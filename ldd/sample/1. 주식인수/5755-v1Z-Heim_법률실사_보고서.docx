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3"/>
        <w:tblW w:w="988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4"/>
      </w:tblGrid>
      <w:tr w:rsidR="00026A7E" w14:paraId="0B60746D" w14:textId="77777777" w:rsidTr="0091358C">
        <w:trPr>
          <w:trHeight w:hRule="exact" w:val="2523"/>
        </w:trPr>
        <w:tc>
          <w:tcPr>
            <w:tcW w:w="9884" w:type="dxa"/>
          </w:tcPr>
          <w:p w14:paraId="5E054622" w14:textId="77777777" w:rsidR="00026A7E" w:rsidRDefault="00026A7E" w:rsidP="0091358C">
            <w:bookmarkStart w:id="0" w:name="_Toc170886388"/>
            <w:bookmarkStart w:id="1" w:name="_Toc235696380"/>
          </w:p>
        </w:tc>
      </w:tr>
      <w:tr w:rsidR="00026A7E" w14:paraId="64F9B37A" w14:textId="77777777" w:rsidTr="0091358C">
        <w:trPr>
          <w:trHeight w:hRule="exact" w:val="4677"/>
        </w:trPr>
        <w:tc>
          <w:tcPr>
            <w:tcW w:w="9884" w:type="dxa"/>
          </w:tcPr>
          <w:p w14:paraId="0E5F268F" w14:textId="77777777" w:rsidR="00026A7E" w:rsidRPr="00CC6B3C" w:rsidRDefault="00026A7E" w:rsidP="0091358C">
            <w:pPr>
              <w:rPr>
                <w:rFonts w:ascii="맑은 고딕" w:eastAsia="맑은 고딕"/>
                <w:color w:val="5D2A2C" w:themeColor="text2"/>
                <w:sz w:val="44"/>
                <w:szCs w:val="44"/>
              </w:rPr>
            </w:pPr>
            <w:r w:rsidRPr="00CC6B3C">
              <w:rPr>
                <w:rFonts w:ascii="맑은 고딕" w:eastAsia="맑은 고딕" w:hint="eastAsia"/>
                <w:color w:val="5D2A2C" w:themeColor="text2"/>
                <w:sz w:val="44"/>
                <w:szCs w:val="44"/>
              </w:rPr>
              <w:t>법률실사보고서</w:t>
            </w:r>
          </w:p>
          <w:p w14:paraId="7356EED3" w14:textId="77777777" w:rsidR="00026A7E" w:rsidRPr="00CC6B3C" w:rsidRDefault="00026A7E" w:rsidP="0091358C">
            <w:pPr>
              <w:rPr>
                <w:rFonts w:ascii="맑은 고딕" w:eastAsia="맑은 고딕"/>
                <w:b/>
                <w:color w:val="5D2A2C" w:themeColor="text2"/>
                <w:sz w:val="80"/>
                <w:szCs w:val="80"/>
              </w:rPr>
            </w:pPr>
            <w:r w:rsidRPr="0086503A">
              <w:rPr>
                <w:rFonts w:ascii="맑은 고딕" w:eastAsia="맑은 고딕"/>
                <w:b/>
                <w:color w:val="5D2A2C" w:themeColor="text2"/>
                <w:sz w:val="80"/>
                <w:szCs w:val="80"/>
              </w:rPr>
              <w:t>PROJECT HEIM</w:t>
            </w:r>
          </w:p>
          <w:p w14:paraId="6914FB4D" w14:textId="77777777" w:rsidR="00026A7E" w:rsidRPr="00C52632" w:rsidRDefault="00026A7E" w:rsidP="0091358C"/>
        </w:tc>
      </w:tr>
      <w:tr w:rsidR="00026A7E" w14:paraId="29283212" w14:textId="77777777" w:rsidTr="0091358C">
        <w:trPr>
          <w:trHeight w:hRule="exact" w:val="4819"/>
        </w:trPr>
        <w:tc>
          <w:tcPr>
            <w:tcW w:w="9884" w:type="dxa"/>
          </w:tcPr>
          <w:p w14:paraId="5A674ED9" w14:textId="77777777" w:rsidR="00026A7E" w:rsidRPr="002B1371" w:rsidRDefault="00026A7E" w:rsidP="0091358C">
            <w:pPr>
              <w:rPr>
                <w:rFonts w:ascii="맑은 고딕" w:eastAsia="맑은 고딕"/>
                <w:b/>
                <w:color w:val="7F7F7F" w:themeColor="text1" w:themeTint="80"/>
                <w:sz w:val="36"/>
                <w:szCs w:val="36"/>
              </w:rPr>
            </w:pPr>
            <w:r w:rsidRPr="002B1371">
              <w:rPr>
                <w:rFonts w:ascii="맑은 고딕" w:eastAsia="맑은 고딕" w:hint="eastAsia"/>
                <w:b/>
                <w:color w:val="7F7F7F" w:themeColor="text1" w:themeTint="80"/>
                <w:sz w:val="36"/>
                <w:szCs w:val="36"/>
              </w:rPr>
              <w:t xml:space="preserve">2021. </w:t>
            </w:r>
            <w:del w:id="2" w:author="junkyo.shim" w:date="2021-08-29T20:45:00Z">
              <w:r w:rsidRPr="002B1371" w:rsidDel="005E211D">
                <w:rPr>
                  <w:rFonts w:ascii="맑은 고딕" w:eastAsia="맑은 고딕" w:hint="eastAsia"/>
                  <w:b/>
                  <w:color w:val="7F7F7F" w:themeColor="text1" w:themeTint="80"/>
                  <w:sz w:val="36"/>
                  <w:szCs w:val="36"/>
                </w:rPr>
                <w:delText>0</w:delText>
              </w:r>
            </w:del>
            <w:r>
              <w:rPr>
                <w:rFonts w:ascii="맑은 고딕" w:eastAsia="맑은 고딕"/>
                <w:b/>
                <w:color w:val="7F7F7F" w:themeColor="text1" w:themeTint="80"/>
                <w:sz w:val="36"/>
                <w:szCs w:val="36"/>
              </w:rPr>
              <w:t>9</w:t>
            </w:r>
            <w:r w:rsidRPr="002B1371">
              <w:rPr>
                <w:rFonts w:ascii="맑은 고딕" w:eastAsia="맑은 고딕" w:hint="eastAsia"/>
                <w:b/>
                <w:color w:val="7F7F7F" w:themeColor="text1" w:themeTint="80"/>
                <w:sz w:val="36"/>
                <w:szCs w:val="36"/>
              </w:rPr>
              <w:t xml:space="preserve">. </w:t>
            </w:r>
            <w:r>
              <w:rPr>
                <w:rFonts w:ascii="맑은 고딕" w:eastAsia="맑은 고딕"/>
                <w:b/>
                <w:color w:val="7F7F7F" w:themeColor="text1" w:themeTint="80"/>
                <w:sz w:val="36"/>
                <w:szCs w:val="36"/>
              </w:rPr>
              <w:t>2</w:t>
            </w:r>
            <w:r w:rsidRPr="002B1371">
              <w:rPr>
                <w:rFonts w:ascii="맑은 고딕" w:eastAsia="맑은 고딕" w:hint="eastAsia"/>
                <w:b/>
                <w:color w:val="7F7F7F" w:themeColor="text1" w:themeTint="80"/>
                <w:sz w:val="36"/>
                <w:szCs w:val="36"/>
              </w:rPr>
              <w:t>.</w:t>
            </w:r>
          </w:p>
          <w:p w14:paraId="4848BA84" w14:textId="77777777" w:rsidR="00026A7E" w:rsidRDefault="00026A7E" w:rsidP="0091358C"/>
        </w:tc>
      </w:tr>
      <w:tr w:rsidR="00026A7E" w14:paraId="07C392C7" w14:textId="77777777" w:rsidTr="0091358C">
        <w:tc>
          <w:tcPr>
            <w:tcW w:w="9884" w:type="dxa"/>
          </w:tcPr>
          <w:p w14:paraId="0615A765" w14:textId="77777777" w:rsidR="00026A7E" w:rsidRPr="006B1DB1" w:rsidRDefault="00026A7E" w:rsidP="0091358C">
            <w:pPr>
              <w:spacing w:line="280" w:lineRule="exact"/>
            </w:pPr>
          </w:p>
        </w:tc>
      </w:tr>
    </w:tbl>
    <w:p w14:paraId="74E2A1E6" w14:textId="77777777" w:rsidR="00026A7E" w:rsidRPr="00CB2B3F" w:rsidRDefault="00026A7E" w:rsidP="00026A7E">
      <w:pPr>
        <w:jc w:val="left"/>
        <w:rPr>
          <w:noProof/>
        </w:rPr>
      </w:pPr>
    </w:p>
    <w:p w14:paraId="62F0A81A" w14:textId="77777777" w:rsidR="00026A7E" w:rsidRPr="00CB2B3F" w:rsidRDefault="00026A7E" w:rsidP="00026A7E">
      <w:pPr>
        <w:jc w:val="center"/>
        <w:rPr>
          <w:b/>
          <w:smallCaps/>
          <w:color w:val="4C1B12"/>
          <w:spacing w:val="-6"/>
          <w:sz w:val="40"/>
          <w:szCs w:val="40"/>
        </w:rPr>
        <w:sectPr w:rsidR="00026A7E" w:rsidRPr="00CB2B3F" w:rsidSect="009737B4">
          <w:headerReference w:type="even" r:id="rId8"/>
          <w:headerReference w:type="default" r:id="rId9"/>
          <w:footerReference w:type="default" r:id="rId10"/>
          <w:footnotePr>
            <w:numRestart w:val="eachSect"/>
          </w:footnotePr>
          <w:pgSz w:w="11906" w:h="16838" w:code="9"/>
          <w:pgMar w:top="1588" w:right="1134" w:bottom="1134" w:left="1134" w:header="851" w:footer="567" w:gutter="0"/>
          <w:pgNumType w:fmt="lowerRoman" w:start="1"/>
          <w:cols w:space="425"/>
          <w:docGrid w:linePitch="360"/>
        </w:sectPr>
      </w:pPr>
    </w:p>
    <w:p w14:paraId="456DE8A1" w14:textId="77777777" w:rsidR="00026A7E" w:rsidRPr="005F2799" w:rsidRDefault="00026A7E" w:rsidP="00026A7E">
      <w:pPr>
        <w:rPr>
          <w:rFonts w:ascii="맑은 고딕" w:eastAsia="맑은 고딕"/>
          <w:b/>
          <w:color w:val="5D2A2C" w:themeColor="text2"/>
          <w:sz w:val="48"/>
          <w:szCs w:val="48"/>
        </w:rPr>
      </w:pPr>
      <w:proofErr w:type="gramStart"/>
      <w:r w:rsidRPr="005F2799">
        <w:rPr>
          <w:rFonts w:ascii="맑은 고딕" w:eastAsia="맑은 고딕" w:hint="eastAsia"/>
          <w:b/>
          <w:color w:val="5D2A2C" w:themeColor="text2"/>
          <w:sz w:val="48"/>
          <w:szCs w:val="48"/>
        </w:rPr>
        <w:lastRenderedPageBreak/>
        <w:t xml:space="preserve">목 </w:t>
      </w:r>
      <w:r w:rsidRPr="005F2799">
        <w:rPr>
          <w:rFonts w:ascii="맑은 고딕" w:eastAsia="맑은 고딕"/>
          <w:b/>
          <w:color w:val="5D2A2C" w:themeColor="text2"/>
          <w:sz w:val="48"/>
          <w:szCs w:val="48"/>
        </w:rPr>
        <w:t xml:space="preserve"> </w:t>
      </w:r>
      <w:r w:rsidRPr="005F2799">
        <w:rPr>
          <w:rFonts w:ascii="맑은 고딕" w:eastAsia="맑은 고딕" w:hint="eastAsia"/>
          <w:b/>
          <w:color w:val="5D2A2C" w:themeColor="text2"/>
          <w:sz w:val="48"/>
          <w:szCs w:val="48"/>
        </w:rPr>
        <w:t>차</w:t>
      </w:r>
      <w:proofErr w:type="gramEnd"/>
    </w:p>
    <w:p w14:paraId="248233A5" w14:textId="77777777" w:rsidR="00026A7E" w:rsidRDefault="00026A7E" w:rsidP="00026A7E">
      <w:pPr>
        <w:rPr>
          <w:szCs w:val="22"/>
        </w:rPr>
      </w:pPr>
    </w:p>
    <w:p w14:paraId="3203FB89" w14:textId="77777777" w:rsidR="00026A7E" w:rsidRPr="00CB2B3F" w:rsidRDefault="00026A7E" w:rsidP="00026A7E">
      <w:pPr>
        <w:rPr>
          <w:szCs w:val="22"/>
        </w:rPr>
      </w:pPr>
    </w:p>
    <w:p w14:paraId="5DD59241" w14:textId="77777777" w:rsidR="00026A7E" w:rsidRDefault="00026A7E" w:rsidP="00026A7E">
      <w:pPr>
        <w:pStyle w:val="13"/>
        <w:rPr>
          <w:rFonts w:asciiTheme="minorHAnsi" w:eastAsiaTheme="minorEastAsia" w:hAnsiTheme="minorHAnsi" w:cstheme="minorBidi"/>
          <w:b w:val="0"/>
          <w:caps w:val="0"/>
          <w:snapToGrid/>
          <w:sz w:val="20"/>
          <w:szCs w:val="22"/>
        </w:rPr>
      </w:pPr>
      <w:r w:rsidRPr="00CB2B3F">
        <w:rPr>
          <w:szCs w:val="22"/>
          <w:highlight w:val="yellow"/>
        </w:rPr>
        <w:fldChar w:fldCharType="begin"/>
      </w:r>
      <w:r w:rsidRPr="00CB2B3F">
        <w:rPr>
          <w:szCs w:val="22"/>
          <w:highlight w:val="yellow"/>
        </w:rPr>
        <w:instrText xml:space="preserve"> TOC \o "1-2" \h \z </w:instrText>
      </w:r>
      <w:r w:rsidRPr="00CB2B3F">
        <w:rPr>
          <w:szCs w:val="22"/>
          <w:highlight w:val="yellow"/>
        </w:rPr>
        <w:fldChar w:fldCharType="separate"/>
      </w:r>
      <w:hyperlink w:anchor="_Toc79769006" w:history="1">
        <w:r w:rsidRPr="000A4AE1">
          <w:rPr>
            <w:rStyle w:val="af0"/>
            <w:rFonts w:ascii="Arial" w:hAnsi="Arial" w:cs="Arial"/>
          </w:rPr>
          <w:t>I.</w:t>
        </w:r>
        <w:r>
          <w:rPr>
            <w:rFonts w:asciiTheme="minorHAnsi" w:eastAsiaTheme="minorEastAsia" w:hAnsiTheme="minorHAnsi" w:cstheme="minorBidi"/>
            <w:b w:val="0"/>
            <w:caps w:val="0"/>
            <w:snapToGrid/>
            <w:sz w:val="20"/>
            <w:szCs w:val="22"/>
          </w:rPr>
          <w:tab/>
        </w:r>
        <w:r w:rsidRPr="000A4AE1">
          <w:rPr>
            <w:rStyle w:val="af0"/>
          </w:rPr>
          <w:t>회사</w:t>
        </w:r>
        <w:r w:rsidRPr="000A4AE1">
          <w:rPr>
            <w:rStyle w:val="af0"/>
          </w:rPr>
          <w:t xml:space="preserve"> </w:t>
        </w:r>
        <w:r w:rsidRPr="000A4AE1">
          <w:rPr>
            <w:rStyle w:val="af0"/>
          </w:rPr>
          <w:t>일반</w:t>
        </w:r>
        <w:r>
          <w:rPr>
            <w:webHidden/>
          </w:rPr>
          <w:tab/>
        </w:r>
        <w:r>
          <w:rPr>
            <w:webHidden/>
          </w:rPr>
          <w:fldChar w:fldCharType="begin"/>
        </w:r>
        <w:r>
          <w:rPr>
            <w:webHidden/>
          </w:rPr>
          <w:instrText xml:space="preserve"> PAGEREF _Toc79769006 \h </w:instrText>
        </w:r>
        <w:r>
          <w:rPr>
            <w:webHidden/>
          </w:rPr>
        </w:r>
        <w:r>
          <w:rPr>
            <w:webHidden/>
          </w:rPr>
          <w:fldChar w:fldCharType="separate"/>
        </w:r>
        <w:r>
          <w:rPr>
            <w:webHidden/>
          </w:rPr>
          <w:t>1</w:t>
        </w:r>
        <w:r>
          <w:rPr>
            <w:webHidden/>
          </w:rPr>
          <w:fldChar w:fldCharType="end"/>
        </w:r>
      </w:hyperlink>
    </w:p>
    <w:p w14:paraId="6558BF7F"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"_Toc79769007" </w:instrText>
      </w:r>
      <w:r>
        <w:fldChar w:fldCharType="separate"/>
      </w:r>
      <w:r w:rsidRPr="000A4AE1">
        <w:rPr>
          <w:rStyle w:val="af0"/>
          <w:rFonts w:ascii="Arial" w:hAnsi="Arial" w:cs="Arial"/>
        </w:rPr>
        <w:t>II.</w:t>
      </w:r>
      <w:r>
        <w:rPr>
          <w:rFonts w:asciiTheme="minorHAnsi" w:eastAsiaTheme="minorEastAsia" w:hAnsiTheme="minorHAnsi" w:cstheme="minorBidi"/>
          <w:b w:val="0"/>
          <w:caps w:val="0"/>
          <w:snapToGrid/>
          <w:sz w:val="20"/>
          <w:szCs w:val="22"/>
        </w:rPr>
        <w:tab/>
      </w:r>
      <w:r w:rsidRPr="000A4AE1">
        <w:rPr>
          <w:rStyle w:val="af0"/>
        </w:rPr>
        <w:t>인허가</w:t>
      </w:r>
      <w:r>
        <w:rPr>
          <w:webHidden/>
        </w:rPr>
        <w:tab/>
      </w:r>
      <w:r>
        <w:rPr>
          <w:webHidden/>
        </w:rPr>
        <w:fldChar w:fldCharType="begin"/>
      </w:r>
      <w:r>
        <w:rPr>
          <w:webHidden/>
        </w:rPr>
        <w:instrText xml:space="preserve"> PAGEREF _Toc79769007 \h </w:instrText>
      </w:r>
      <w:r>
        <w:rPr>
          <w:webHidden/>
        </w:rPr>
      </w:r>
      <w:r>
        <w:rPr>
          <w:webHidden/>
        </w:rPr>
        <w:fldChar w:fldCharType="separate"/>
      </w:r>
      <w:ins w:id="3" w:author="zshkim7 (Sung-Ho Kim)" w:date="2021-08-30T09:55:00Z">
        <w:r>
          <w:rPr>
            <w:webHidden/>
          </w:rPr>
          <w:t>16</w:t>
        </w:r>
      </w:ins>
      <w:del w:id="4" w:author="zshkim7 (Sung-Ho Kim)" w:date="2021-08-30T09:55:00Z">
        <w:r w:rsidDel="00D31344">
          <w:rPr>
            <w:webHidden/>
          </w:rPr>
          <w:delText>14</w:delText>
        </w:r>
      </w:del>
      <w:r>
        <w:rPr>
          <w:webHidden/>
        </w:rPr>
        <w:fldChar w:fldCharType="end"/>
      </w:r>
      <w:r>
        <w:fldChar w:fldCharType="end"/>
      </w:r>
    </w:p>
    <w:p w14:paraId="18B75CF5"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"_Toc79769008" </w:instrText>
      </w:r>
      <w:r>
        <w:fldChar w:fldCharType="separate"/>
      </w:r>
      <w:r w:rsidRPr="000A4AE1">
        <w:rPr>
          <w:rStyle w:val="af0"/>
          <w:rFonts w:ascii="Arial" w:hAnsi="Arial" w:cs="Arial"/>
        </w:rPr>
        <w:t>III.</w:t>
      </w:r>
      <w:r>
        <w:rPr>
          <w:rFonts w:asciiTheme="minorHAnsi" w:eastAsiaTheme="minorEastAsia" w:hAnsiTheme="minorHAnsi" w:cstheme="minorBidi"/>
          <w:b w:val="0"/>
          <w:caps w:val="0"/>
          <w:snapToGrid/>
          <w:sz w:val="20"/>
          <w:szCs w:val="22"/>
        </w:rPr>
        <w:tab/>
      </w:r>
      <w:r w:rsidRPr="000A4AE1">
        <w:rPr>
          <w:rStyle w:val="af0"/>
        </w:rPr>
        <w:t>영업계약</w:t>
      </w:r>
      <w:r>
        <w:rPr>
          <w:webHidden/>
        </w:rPr>
        <w:tab/>
      </w:r>
      <w:r>
        <w:rPr>
          <w:webHidden/>
        </w:rPr>
        <w:fldChar w:fldCharType="begin"/>
      </w:r>
      <w:r>
        <w:rPr>
          <w:webHidden/>
        </w:rPr>
        <w:instrText xml:space="preserve"> PAGEREF _Toc79769008 \h </w:instrText>
      </w:r>
      <w:r>
        <w:rPr>
          <w:webHidden/>
        </w:rPr>
      </w:r>
      <w:r>
        <w:rPr>
          <w:webHidden/>
        </w:rPr>
        <w:fldChar w:fldCharType="separate"/>
      </w:r>
      <w:ins w:id="5" w:author="zshkim7 (Sung-Ho Kim)" w:date="2021-08-30T09:55:00Z">
        <w:r>
          <w:rPr>
            <w:webHidden/>
          </w:rPr>
          <w:t>19</w:t>
        </w:r>
      </w:ins>
      <w:del w:id="6" w:author="zshkim7 (Sung-Ho Kim)" w:date="2021-08-30T09:55:00Z">
        <w:r w:rsidDel="00D31344">
          <w:rPr>
            <w:webHidden/>
          </w:rPr>
          <w:delText>16</w:delText>
        </w:r>
      </w:del>
      <w:r>
        <w:rPr>
          <w:webHidden/>
        </w:rPr>
        <w:fldChar w:fldCharType="end"/>
      </w:r>
      <w:r>
        <w:fldChar w:fldCharType="end"/>
      </w:r>
    </w:p>
    <w:p w14:paraId="4D75D31B"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"_Toc79769009" </w:instrText>
      </w:r>
      <w:r>
        <w:fldChar w:fldCharType="separate"/>
      </w:r>
      <w:r w:rsidRPr="000A4AE1">
        <w:rPr>
          <w:rStyle w:val="af0"/>
          <w:rFonts w:ascii="Arial" w:hAnsi="Arial" w:cs="Arial"/>
          <w:spacing w:val="-6"/>
        </w:rPr>
        <w:t>IV.</w:t>
      </w:r>
      <w:r>
        <w:rPr>
          <w:rFonts w:asciiTheme="minorHAnsi" w:eastAsiaTheme="minorEastAsia" w:hAnsiTheme="minorHAnsi" w:cstheme="minorBidi"/>
          <w:b w:val="0"/>
          <w:caps w:val="0"/>
          <w:snapToGrid/>
          <w:sz w:val="20"/>
          <w:szCs w:val="22"/>
        </w:rPr>
        <w:tab/>
      </w:r>
      <w:r w:rsidRPr="000A4AE1">
        <w:rPr>
          <w:rStyle w:val="af0"/>
        </w:rPr>
        <w:t>금융계약</w:t>
      </w:r>
      <w:r>
        <w:rPr>
          <w:webHidden/>
        </w:rPr>
        <w:tab/>
      </w:r>
      <w:r>
        <w:rPr>
          <w:webHidden/>
        </w:rPr>
        <w:fldChar w:fldCharType="begin"/>
      </w:r>
      <w:r>
        <w:rPr>
          <w:webHidden/>
        </w:rPr>
        <w:instrText xml:space="preserve"> PAGEREF _Toc79769009 \h </w:instrText>
      </w:r>
      <w:r>
        <w:rPr>
          <w:webHidden/>
        </w:rPr>
      </w:r>
      <w:r>
        <w:rPr>
          <w:webHidden/>
        </w:rPr>
        <w:fldChar w:fldCharType="separate"/>
      </w:r>
      <w:ins w:id="7" w:author="zshkim7 (Sung-Ho Kim)" w:date="2021-08-30T09:55:00Z">
        <w:r>
          <w:rPr>
            <w:webHidden/>
          </w:rPr>
          <w:t>30</w:t>
        </w:r>
      </w:ins>
      <w:del w:id="8" w:author="zshkim7 (Sung-Ho Kim)" w:date="2021-08-30T09:55:00Z">
        <w:r w:rsidDel="00D31344">
          <w:rPr>
            <w:webHidden/>
          </w:rPr>
          <w:delText>25</w:delText>
        </w:r>
      </w:del>
      <w:r>
        <w:rPr>
          <w:webHidden/>
        </w:rPr>
        <w:fldChar w:fldCharType="end"/>
      </w:r>
      <w:r>
        <w:fldChar w:fldCharType="end"/>
      </w:r>
    </w:p>
    <w:p w14:paraId="3C30A42D"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"_Toc79769010" </w:instrText>
      </w:r>
      <w:r>
        <w:fldChar w:fldCharType="separate"/>
      </w:r>
      <w:r w:rsidRPr="000A4AE1">
        <w:rPr>
          <w:rStyle w:val="af0"/>
          <w:rFonts w:ascii="Arial" w:hAnsi="Arial" w:cs="Arial"/>
        </w:rPr>
        <w:t>V.</w:t>
      </w:r>
      <w:r>
        <w:rPr>
          <w:rFonts w:asciiTheme="minorHAnsi" w:eastAsiaTheme="minorEastAsia" w:hAnsiTheme="minorHAnsi" w:cstheme="minorBidi"/>
          <w:b w:val="0"/>
          <w:caps w:val="0"/>
          <w:snapToGrid/>
          <w:sz w:val="20"/>
          <w:szCs w:val="22"/>
        </w:rPr>
        <w:tab/>
      </w:r>
      <w:r w:rsidRPr="000A4AE1">
        <w:rPr>
          <w:rStyle w:val="af0"/>
        </w:rPr>
        <w:t>법령</w:t>
      </w:r>
      <w:r w:rsidRPr="000A4AE1">
        <w:rPr>
          <w:rStyle w:val="af0"/>
        </w:rPr>
        <w:t xml:space="preserve"> </w:t>
      </w:r>
      <w:r w:rsidRPr="000A4AE1">
        <w:rPr>
          <w:rStyle w:val="af0"/>
        </w:rPr>
        <w:t>준수</w:t>
      </w:r>
      <w:r>
        <w:rPr>
          <w:webHidden/>
        </w:rPr>
        <w:tab/>
      </w:r>
      <w:r>
        <w:rPr>
          <w:webHidden/>
        </w:rPr>
        <w:fldChar w:fldCharType="begin"/>
      </w:r>
      <w:r>
        <w:rPr>
          <w:webHidden/>
        </w:rPr>
        <w:instrText xml:space="preserve"> PAGEREF _Toc79769010 \h </w:instrText>
      </w:r>
      <w:r>
        <w:rPr>
          <w:webHidden/>
        </w:rPr>
      </w:r>
      <w:r>
        <w:rPr>
          <w:webHidden/>
        </w:rPr>
        <w:fldChar w:fldCharType="separate"/>
      </w:r>
      <w:ins w:id="9" w:author="zshkim7 (Sung-Ho Kim)" w:date="2021-08-30T09:55:00Z">
        <w:r>
          <w:rPr>
            <w:webHidden/>
          </w:rPr>
          <w:t>36</w:t>
        </w:r>
      </w:ins>
      <w:del w:id="10" w:author="zshkim7 (Sung-Ho Kim)" w:date="2021-08-30T09:55:00Z">
        <w:r w:rsidDel="00D31344">
          <w:rPr>
            <w:webHidden/>
          </w:rPr>
          <w:delText>31</w:delText>
        </w:r>
      </w:del>
      <w:r>
        <w:rPr>
          <w:webHidden/>
        </w:rPr>
        <w:fldChar w:fldCharType="end"/>
      </w:r>
      <w:r>
        <w:fldChar w:fldCharType="end"/>
      </w:r>
    </w:p>
    <w:p w14:paraId="3117255F"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"_Toc79769011" </w:instrText>
      </w:r>
      <w:r>
        <w:fldChar w:fldCharType="separate"/>
      </w:r>
      <w:r w:rsidRPr="000A4AE1">
        <w:rPr>
          <w:rStyle w:val="af0"/>
          <w:rFonts w:ascii="Arial" w:hAnsi="Arial" w:cs="Arial"/>
        </w:rPr>
        <w:t>VI.</w:t>
      </w:r>
      <w:r>
        <w:rPr>
          <w:rFonts w:asciiTheme="minorHAnsi" w:eastAsiaTheme="minorEastAsia" w:hAnsiTheme="minorHAnsi" w:cstheme="minorBidi"/>
          <w:b w:val="0"/>
          <w:caps w:val="0"/>
          <w:snapToGrid/>
          <w:sz w:val="20"/>
          <w:szCs w:val="22"/>
        </w:rPr>
        <w:tab/>
      </w:r>
      <w:r w:rsidRPr="000A4AE1">
        <w:rPr>
          <w:rStyle w:val="af0"/>
        </w:rPr>
        <w:t>대리점</w:t>
      </w:r>
      <w:r>
        <w:rPr>
          <w:webHidden/>
        </w:rPr>
        <w:tab/>
      </w:r>
      <w:r>
        <w:rPr>
          <w:webHidden/>
        </w:rPr>
        <w:fldChar w:fldCharType="begin"/>
      </w:r>
      <w:r>
        <w:rPr>
          <w:webHidden/>
        </w:rPr>
        <w:instrText xml:space="preserve"> PAGEREF _Toc79769011 \h </w:instrText>
      </w:r>
      <w:r>
        <w:rPr>
          <w:webHidden/>
        </w:rPr>
      </w:r>
      <w:r>
        <w:rPr>
          <w:webHidden/>
        </w:rPr>
        <w:fldChar w:fldCharType="separate"/>
      </w:r>
      <w:ins w:id="11" w:author="zshkim7 (Sung-Ho Kim)" w:date="2021-08-30T09:55:00Z">
        <w:r>
          <w:rPr>
            <w:rFonts w:hint="eastAsia"/>
            <w:b w:val="0"/>
            <w:bCs/>
            <w:webHidden/>
          </w:rPr>
          <w:t>오류</w:t>
        </w:r>
        <w:r>
          <w:rPr>
            <w:rFonts w:hint="eastAsia"/>
            <w:b w:val="0"/>
            <w:bCs/>
            <w:webHidden/>
          </w:rPr>
          <w:t xml:space="preserve">! </w:t>
        </w:r>
        <w:r>
          <w:rPr>
            <w:rFonts w:hint="eastAsia"/>
            <w:b w:val="0"/>
            <w:bCs/>
            <w:webHidden/>
          </w:rPr>
          <w:t>책갈피가</w:t>
        </w:r>
        <w:r>
          <w:rPr>
            <w:rFonts w:hint="eastAsia"/>
            <w:b w:val="0"/>
            <w:bCs/>
            <w:webHidden/>
          </w:rPr>
          <w:t xml:space="preserve"> </w:t>
        </w:r>
        <w:r>
          <w:rPr>
            <w:rFonts w:hint="eastAsia"/>
            <w:b w:val="0"/>
            <w:bCs/>
            <w:webHidden/>
          </w:rPr>
          <w:t>정의되어</w:t>
        </w:r>
        <w:r>
          <w:rPr>
            <w:rFonts w:hint="eastAsia"/>
            <w:b w:val="0"/>
            <w:bCs/>
            <w:webHidden/>
          </w:rPr>
          <w:t xml:space="preserve"> </w:t>
        </w:r>
        <w:r>
          <w:rPr>
            <w:rFonts w:hint="eastAsia"/>
            <w:b w:val="0"/>
            <w:bCs/>
            <w:webHidden/>
          </w:rPr>
          <w:t>있지</w:t>
        </w:r>
        <w:r>
          <w:rPr>
            <w:rFonts w:hint="eastAsia"/>
            <w:b w:val="0"/>
            <w:bCs/>
            <w:webHidden/>
          </w:rPr>
          <w:t xml:space="preserve"> </w:t>
        </w:r>
        <w:r>
          <w:rPr>
            <w:rFonts w:hint="eastAsia"/>
            <w:b w:val="0"/>
            <w:bCs/>
            <w:webHidden/>
          </w:rPr>
          <w:t>않습니다</w:t>
        </w:r>
        <w:r>
          <w:rPr>
            <w:rFonts w:hint="eastAsia"/>
            <w:b w:val="0"/>
            <w:bCs/>
            <w:webHidden/>
          </w:rPr>
          <w:t>.</w:t>
        </w:r>
      </w:ins>
      <w:del w:id="12" w:author="zshkim7 (Sung-Ho Kim)" w:date="2021-08-30T09:55:00Z">
        <w:r w:rsidDel="00D31344">
          <w:rPr>
            <w:webHidden/>
          </w:rPr>
          <w:delText>40</w:delText>
        </w:r>
      </w:del>
      <w:r>
        <w:rPr>
          <w:webHidden/>
        </w:rPr>
        <w:fldChar w:fldCharType="end"/>
      </w:r>
      <w:r>
        <w:fldChar w:fldCharType="end"/>
      </w:r>
    </w:p>
    <w:p w14:paraId="60016AE0"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"_Toc79769012" </w:instrText>
      </w:r>
      <w:r>
        <w:fldChar w:fldCharType="separate"/>
      </w:r>
      <w:r w:rsidRPr="000A4AE1">
        <w:rPr>
          <w:rStyle w:val="af0"/>
          <w:rFonts w:ascii="Arial" w:hAnsi="Arial" w:cs="Arial"/>
        </w:rPr>
        <w:t>VII.</w:t>
      </w:r>
      <w:r>
        <w:rPr>
          <w:rFonts w:asciiTheme="minorHAnsi" w:eastAsiaTheme="minorEastAsia" w:hAnsiTheme="minorHAnsi" w:cstheme="minorBidi"/>
          <w:b w:val="0"/>
          <w:caps w:val="0"/>
          <w:snapToGrid/>
          <w:sz w:val="20"/>
          <w:szCs w:val="22"/>
        </w:rPr>
        <w:tab/>
      </w:r>
      <w:r w:rsidRPr="000A4AE1">
        <w:rPr>
          <w:rStyle w:val="af0"/>
        </w:rPr>
        <w:t>부동산</w:t>
      </w:r>
      <w:r>
        <w:rPr>
          <w:webHidden/>
        </w:rPr>
        <w:tab/>
      </w:r>
      <w:r>
        <w:rPr>
          <w:webHidden/>
        </w:rPr>
        <w:fldChar w:fldCharType="begin"/>
      </w:r>
      <w:r>
        <w:rPr>
          <w:webHidden/>
        </w:rPr>
        <w:instrText xml:space="preserve"> PAGEREF _Toc79769012 \h </w:instrText>
      </w:r>
      <w:r>
        <w:rPr>
          <w:webHidden/>
        </w:rPr>
      </w:r>
      <w:r>
        <w:rPr>
          <w:webHidden/>
        </w:rPr>
        <w:fldChar w:fldCharType="separate"/>
      </w:r>
      <w:ins w:id="13" w:author="zshkim7 (Sung-Ho Kim)" w:date="2021-08-30T09:55:00Z">
        <w:r>
          <w:rPr>
            <w:webHidden/>
          </w:rPr>
          <w:t>60</w:t>
        </w:r>
      </w:ins>
      <w:del w:id="14" w:author="zshkim7 (Sung-Ho Kim)" w:date="2021-08-30T09:55:00Z">
        <w:r w:rsidDel="00D31344">
          <w:rPr>
            <w:webHidden/>
          </w:rPr>
          <w:delText>48</w:delText>
        </w:r>
      </w:del>
      <w:r>
        <w:rPr>
          <w:webHidden/>
        </w:rPr>
        <w:fldChar w:fldCharType="end"/>
      </w:r>
      <w:r>
        <w:fldChar w:fldCharType="end"/>
      </w:r>
    </w:p>
    <w:p w14:paraId="316E0A83"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"_Toc79769013" </w:instrText>
      </w:r>
      <w:r>
        <w:fldChar w:fldCharType="separate"/>
      </w:r>
      <w:r w:rsidRPr="000A4AE1">
        <w:rPr>
          <w:rStyle w:val="af0"/>
          <w:rFonts w:ascii="Arial" w:hAnsi="Arial" w:cs="Arial"/>
        </w:rPr>
        <w:t>VIII.</w:t>
      </w:r>
      <w:r>
        <w:rPr>
          <w:rFonts w:asciiTheme="minorHAnsi" w:eastAsiaTheme="minorEastAsia" w:hAnsiTheme="minorHAnsi" w:cstheme="minorBidi"/>
          <w:b w:val="0"/>
          <w:caps w:val="0"/>
          <w:snapToGrid/>
          <w:sz w:val="20"/>
          <w:szCs w:val="22"/>
        </w:rPr>
        <w:tab/>
      </w:r>
      <w:r w:rsidRPr="000A4AE1">
        <w:rPr>
          <w:rStyle w:val="af0"/>
        </w:rPr>
        <w:t>환경</w:t>
      </w:r>
      <w:r w:rsidRPr="000A4AE1">
        <w:rPr>
          <w:rStyle w:val="af0"/>
        </w:rPr>
        <w:t xml:space="preserve"> </w:t>
      </w:r>
      <w:r w:rsidRPr="000A4AE1">
        <w:rPr>
          <w:rStyle w:val="af0"/>
        </w:rPr>
        <w:t>및</w:t>
      </w:r>
      <w:r w:rsidRPr="000A4AE1">
        <w:rPr>
          <w:rStyle w:val="af0"/>
        </w:rPr>
        <w:t xml:space="preserve"> </w:t>
      </w:r>
      <w:r w:rsidRPr="000A4AE1">
        <w:rPr>
          <w:rStyle w:val="af0"/>
        </w:rPr>
        <w:t>안전보건</w:t>
      </w:r>
      <w:r w:rsidRPr="000A4AE1">
        <w:rPr>
          <w:rStyle w:val="af0"/>
        </w:rPr>
        <w:t xml:space="preserve"> </w:t>
      </w:r>
      <w:r w:rsidRPr="000A4AE1">
        <w:rPr>
          <w:rStyle w:val="af0"/>
        </w:rPr>
        <w:t>관련</w:t>
      </w:r>
      <w:r w:rsidRPr="000A4AE1">
        <w:rPr>
          <w:rStyle w:val="af0"/>
        </w:rPr>
        <w:t xml:space="preserve"> </w:t>
      </w:r>
      <w:r w:rsidRPr="000A4AE1">
        <w:rPr>
          <w:rStyle w:val="af0"/>
        </w:rPr>
        <w:t>이슈</w:t>
      </w:r>
      <w:r>
        <w:rPr>
          <w:webHidden/>
        </w:rPr>
        <w:tab/>
      </w:r>
      <w:r>
        <w:rPr>
          <w:webHidden/>
        </w:rPr>
        <w:fldChar w:fldCharType="begin"/>
      </w:r>
      <w:r>
        <w:rPr>
          <w:webHidden/>
        </w:rPr>
        <w:instrText xml:space="preserve"> PAGEREF _Toc79769013 \h </w:instrText>
      </w:r>
      <w:r>
        <w:rPr>
          <w:webHidden/>
        </w:rPr>
      </w:r>
      <w:r>
        <w:rPr>
          <w:webHidden/>
        </w:rPr>
        <w:fldChar w:fldCharType="separate"/>
      </w:r>
      <w:ins w:id="15" w:author="zshkim7 (Sung-Ho Kim)" w:date="2021-08-30T09:55:00Z">
        <w:r>
          <w:rPr>
            <w:webHidden/>
          </w:rPr>
          <w:t>76</w:t>
        </w:r>
      </w:ins>
      <w:del w:id="16" w:author="zshkim7 (Sung-Ho Kim)" w:date="2021-08-30T09:55:00Z">
        <w:r w:rsidDel="00D31344">
          <w:rPr>
            <w:webHidden/>
          </w:rPr>
          <w:delText>61</w:delText>
        </w:r>
      </w:del>
      <w:r>
        <w:rPr>
          <w:webHidden/>
        </w:rPr>
        <w:fldChar w:fldCharType="end"/>
      </w:r>
      <w:r>
        <w:fldChar w:fldCharType="end"/>
      </w:r>
    </w:p>
    <w:p w14:paraId="65961615"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"_Toc79769014" </w:instrText>
      </w:r>
      <w:r>
        <w:fldChar w:fldCharType="separate"/>
      </w:r>
      <w:r w:rsidRPr="000A4AE1">
        <w:rPr>
          <w:rStyle w:val="af0"/>
          <w:rFonts w:ascii="Arial" w:hAnsi="Arial" w:cs="Arial"/>
        </w:rPr>
        <w:t>IX.</w:t>
      </w:r>
      <w:r>
        <w:rPr>
          <w:rFonts w:asciiTheme="minorHAnsi" w:eastAsiaTheme="minorEastAsia" w:hAnsiTheme="minorHAnsi" w:cstheme="minorBidi"/>
          <w:b w:val="0"/>
          <w:caps w:val="0"/>
          <w:snapToGrid/>
          <w:sz w:val="20"/>
          <w:szCs w:val="22"/>
        </w:rPr>
        <w:tab/>
      </w:r>
      <w:r w:rsidRPr="000A4AE1">
        <w:rPr>
          <w:rStyle w:val="af0"/>
        </w:rPr>
        <w:t>인사노무</w:t>
      </w:r>
      <w:r>
        <w:rPr>
          <w:webHidden/>
        </w:rPr>
        <w:tab/>
      </w:r>
      <w:r>
        <w:rPr>
          <w:webHidden/>
        </w:rPr>
        <w:fldChar w:fldCharType="begin"/>
      </w:r>
      <w:r>
        <w:rPr>
          <w:webHidden/>
        </w:rPr>
        <w:instrText xml:space="preserve"> PAGEREF _Toc79769014 \h </w:instrText>
      </w:r>
      <w:r>
        <w:rPr>
          <w:webHidden/>
        </w:rPr>
      </w:r>
      <w:r>
        <w:rPr>
          <w:webHidden/>
        </w:rPr>
        <w:fldChar w:fldCharType="separate"/>
      </w:r>
      <w:ins w:id="17" w:author="zshkim7 (Sung-Ho Kim)" w:date="2021-08-30T09:55:00Z">
        <w:r>
          <w:rPr>
            <w:webHidden/>
          </w:rPr>
          <w:t>87</w:t>
        </w:r>
      </w:ins>
      <w:del w:id="18" w:author="zshkim7 (Sung-Ho Kim)" w:date="2021-08-30T09:55:00Z">
        <w:r w:rsidDel="00D31344">
          <w:rPr>
            <w:webHidden/>
          </w:rPr>
          <w:delText>70</w:delText>
        </w:r>
      </w:del>
      <w:r>
        <w:rPr>
          <w:webHidden/>
        </w:rPr>
        <w:fldChar w:fldCharType="end"/>
      </w:r>
      <w:r>
        <w:fldChar w:fldCharType="end"/>
      </w:r>
    </w:p>
    <w:p w14:paraId="49DA234E"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"_Toc79769015" </w:instrText>
      </w:r>
      <w:r>
        <w:fldChar w:fldCharType="separate"/>
      </w:r>
      <w:r w:rsidRPr="000A4AE1">
        <w:rPr>
          <w:rStyle w:val="af0"/>
          <w:rFonts w:ascii="Arial" w:hAnsi="Arial" w:cs="Arial"/>
        </w:rPr>
        <w:t>X.</w:t>
      </w:r>
      <w:r>
        <w:rPr>
          <w:rFonts w:asciiTheme="minorHAnsi" w:eastAsiaTheme="minorEastAsia" w:hAnsiTheme="minorHAnsi" w:cstheme="minorBidi"/>
          <w:b w:val="0"/>
          <w:caps w:val="0"/>
          <w:snapToGrid/>
          <w:sz w:val="20"/>
          <w:szCs w:val="22"/>
        </w:rPr>
        <w:tab/>
      </w:r>
      <w:r w:rsidRPr="000A4AE1">
        <w:rPr>
          <w:rStyle w:val="af0"/>
        </w:rPr>
        <w:t>소송</w:t>
      </w:r>
      <w:r>
        <w:rPr>
          <w:webHidden/>
        </w:rPr>
        <w:tab/>
      </w:r>
      <w:r>
        <w:rPr>
          <w:webHidden/>
        </w:rPr>
        <w:fldChar w:fldCharType="begin"/>
      </w:r>
      <w:r>
        <w:rPr>
          <w:webHidden/>
        </w:rPr>
        <w:instrText xml:space="preserve"> PAGEREF _Toc79769015 \h </w:instrText>
      </w:r>
      <w:r>
        <w:rPr>
          <w:webHidden/>
        </w:rPr>
      </w:r>
      <w:r>
        <w:rPr>
          <w:webHidden/>
        </w:rPr>
        <w:fldChar w:fldCharType="separate"/>
      </w:r>
      <w:ins w:id="19" w:author="zshkim7 (Sung-Ho Kim)" w:date="2021-08-30T09:55:00Z">
        <w:r>
          <w:rPr>
            <w:webHidden/>
          </w:rPr>
          <w:t>113</w:t>
        </w:r>
      </w:ins>
      <w:del w:id="20" w:author="zshkim7 (Sung-Ho Kim)" w:date="2021-08-30T09:55:00Z">
        <w:r w:rsidDel="00D31344">
          <w:rPr>
            <w:webHidden/>
          </w:rPr>
          <w:delText>92</w:delText>
        </w:r>
      </w:del>
      <w:r>
        <w:rPr>
          <w:webHidden/>
        </w:rPr>
        <w:fldChar w:fldCharType="end"/>
      </w:r>
      <w:r>
        <w:fldChar w:fldCharType="end"/>
      </w:r>
    </w:p>
    <w:p w14:paraId="508954F5"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"_Toc79769016" </w:instrText>
      </w:r>
      <w:r>
        <w:fldChar w:fldCharType="separate"/>
      </w:r>
      <w:r w:rsidRPr="000A4AE1">
        <w:rPr>
          <w:rStyle w:val="af0"/>
          <w:rFonts w:ascii="Arial" w:hAnsi="Arial" w:cs="Arial"/>
        </w:rPr>
        <w:t>XI.</w:t>
      </w:r>
      <w:r>
        <w:rPr>
          <w:rFonts w:asciiTheme="minorHAnsi" w:eastAsiaTheme="minorEastAsia" w:hAnsiTheme="minorHAnsi" w:cstheme="minorBidi"/>
          <w:b w:val="0"/>
          <w:caps w:val="0"/>
          <w:snapToGrid/>
          <w:sz w:val="20"/>
          <w:szCs w:val="22"/>
        </w:rPr>
        <w:tab/>
      </w:r>
      <w:r w:rsidRPr="000A4AE1">
        <w:rPr>
          <w:rStyle w:val="af0"/>
        </w:rPr>
        <w:t>지식재산권</w:t>
      </w:r>
      <w:r>
        <w:rPr>
          <w:webHidden/>
        </w:rPr>
        <w:tab/>
      </w:r>
      <w:r>
        <w:rPr>
          <w:webHidden/>
        </w:rPr>
        <w:fldChar w:fldCharType="begin"/>
      </w:r>
      <w:r>
        <w:rPr>
          <w:webHidden/>
        </w:rPr>
        <w:instrText xml:space="preserve"> PAGEREF _Toc79769016 \h </w:instrText>
      </w:r>
      <w:r>
        <w:rPr>
          <w:webHidden/>
        </w:rPr>
      </w:r>
      <w:r>
        <w:rPr>
          <w:webHidden/>
        </w:rPr>
        <w:fldChar w:fldCharType="separate"/>
      </w:r>
      <w:ins w:id="21" w:author="zshkim7 (Sung-Ho Kim)" w:date="2021-08-30T09:55:00Z">
        <w:r>
          <w:rPr>
            <w:webHidden/>
          </w:rPr>
          <w:t>117</w:t>
        </w:r>
      </w:ins>
      <w:del w:id="22" w:author="zshkim7 (Sung-Ho Kim)" w:date="2021-08-30T09:55:00Z">
        <w:r w:rsidDel="00D31344">
          <w:rPr>
            <w:webHidden/>
          </w:rPr>
          <w:delText>94</w:delText>
        </w:r>
      </w:del>
      <w:r>
        <w:rPr>
          <w:webHidden/>
        </w:rPr>
        <w:fldChar w:fldCharType="end"/>
      </w:r>
      <w:r>
        <w:fldChar w:fldCharType="end"/>
      </w:r>
    </w:p>
    <w:p w14:paraId="3F8D0AE1" w14:textId="77777777" w:rsidR="00026A7E" w:rsidRDefault="00026A7E" w:rsidP="00026A7E">
      <w:pPr>
        <w:pStyle w:val="13"/>
        <w:rPr>
          <w:rFonts w:asciiTheme="minorHAnsi" w:eastAsiaTheme="minorEastAsia" w:hAnsiTheme="minorHAnsi" w:cstheme="minorBidi"/>
          <w:b w:val="0"/>
          <w:caps w:val="0"/>
          <w:snapToGrid/>
          <w:sz w:val="20"/>
          <w:szCs w:val="22"/>
        </w:rPr>
      </w:pPr>
      <w:r>
        <w:fldChar w:fldCharType="begin"/>
      </w:r>
      <w:r>
        <w:instrText xml:space="preserve"> HYPERLINK \l "_Toc79769017" </w:instrText>
      </w:r>
      <w:r>
        <w:fldChar w:fldCharType="separate"/>
      </w:r>
      <w:r w:rsidRPr="000A4AE1">
        <w:rPr>
          <w:rStyle w:val="af0"/>
          <w:rFonts w:ascii="Arial" w:hAnsi="Arial" w:cs="Arial"/>
        </w:rPr>
        <w:t>XII.</w:t>
      </w:r>
      <w:r>
        <w:rPr>
          <w:rFonts w:asciiTheme="minorHAnsi" w:eastAsiaTheme="minorEastAsia" w:hAnsiTheme="minorHAnsi" w:cstheme="minorBidi"/>
          <w:b w:val="0"/>
          <w:caps w:val="0"/>
          <w:snapToGrid/>
          <w:sz w:val="20"/>
          <w:szCs w:val="22"/>
        </w:rPr>
        <w:tab/>
      </w:r>
      <w:r w:rsidRPr="000A4AE1">
        <w:rPr>
          <w:rStyle w:val="af0"/>
        </w:rPr>
        <w:t>보험</w:t>
      </w:r>
      <w:r>
        <w:rPr>
          <w:webHidden/>
        </w:rPr>
        <w:tab/>
      </w:r>
      <w:r>
        <w:rPr>
          <w:webHidden/>
        </w:rPr>
        <w:fldChar w:fldCharType="begin"/>
      </w:r>
      <w:r>
        <w:rPr>
          <w:webHidden/>
        </w:rPr>
        <w:instrText xml:space="preserve"> PAGEREF _Toc79769017 \h </w:instrText>
      </w:r>
      <w:r>
        <w:rPr>
          <w:webHidden/>
        </w:rPr>
      </w:r>
      <w:r>
        <w:rPr>
          <w:webHidden/>
        </w:rPr>
        <w:fldChar w:fldCharType="separate"/>
      </w:r>
      <w:ins w:id="23" w:author="zshkim7 (Sung-Ho Kim)" w:date="2021-08-30T09:55:00Z">
        <w:r>
          <w:rPr>
            <w:webHidden/>
          </w:rPr>
          <w:t>120</w:t>
        </w:r>
      </w:ins>
      <w:del w:id="24" w:author="zshkim7 (Sung-Ho Kim)" w:date="2021-08-30T09:55:00Z">
        <w:r w:rsidDel="00D31344">
          <w:rPr>
            <w:webHidden/>
          </w:rPr>
          <w:delText>97</w:delText>
        </w:r>
      </w:del>
      <w:r>
        <w:rPr>
          <w:webHidden/>
        </w:rPr>
        <w:fldChar w:fldCharType="end"/>
      </w:r>
      <w:r>
        <w:fldChar w:fldCharType="end"/>
      </w:r>
    </w:p>
    <w:p w14:paraId="20E72558" w14:textId="77777777" w:rsidR="00026A7E" w:rsidRDefault="00026A7E" w:rsidP="00026A7E">
      <w:pPr>
        <w:spacing w:before="120"/>
        <w:ind w:left="1134"/>
        <w:rPr>
          <w:noProof/>
          <w:snapToGrid w:val="0"/>
        </w:rPr>
      </w:pPr>
      <w:r w:rsidRPr="00CB2B3F">
        <w:rPr>
          <w:noProof/>
          <w:snapToGrid w:val="0"/>
          <w:highlight w:val="yellow"/>
        </w:rPr>
        <w:fldChar w:fldCharType="end"/>
      </w:r>
    </w:p>
    <w:p w14:paraId="5E905F02" w14:textId="77777777" w:rsidR="00026A7E" w:rsidRPr="00F221DB" w:rsidRDefault="00026A7E" w:rsidP="00026A7E">
      <w:pPr>
        <w:spacing w:before="120"/>
        <w:ind w:left="2268" w:hanging="1134"/>
        <w:rPr>
          <w:b/>
          <w:noProof/>
          <w:snapToGrid w:val="0"/>
          <w:sz w:val="24"/>
        </w:rPr>
      </w:pPr>
      <w:r w:rsidRPr="00F221DB">
        <w:rPr>
          <w:rFonts w:hint="eastAsia"/>
          <w:b/>
          <w:noProof/>
          <w:snapToGrid w:val="0"/>
          <w:sz w:val="24"/>
        </w:rPr>
        <w:t>[</w:t>
      </w:r>
      <w:r w:rsidRPr="00F221DB">
        <w:rPr>
          <w:rFonts w:hint="eastAsia"/>
          <w:b/>
          <w:noProof/>
          <w:snapToGrid w:val="0"/>
          <w:sz w:val="24"/>
        </w:rPr>
        <w:t>별첨</w:t>
      </w:r>
      <w:r w:rsidRPr="00F221DB">
        <w:rPr>
          <w:rFonts w:hint="eastAsia"/>
          <w:b/>
          <w:noProof/>
          <w:snapToGrid w:val="0"/>
          <w:sz w:val="24"/>
        </w:rPr>
        <w:t xml:space="preserve"> 1]</w:t>
      </w:r>
      <w:r>
        <w:rPr>
          <w:b/>
          <w:noProof/>
          <w:snapToGrid w:val="0"/>
          <w:sz w:val="24"/>
        </w:rPr>
        <w:tab/>
      </w:r>
      <w:r w:rsidRPr="00F221DB">
        <w:rPr>
          <w:rFonts w:hint="eastAsia"/>
          <w:b/>
          <w:noProof/>
          <w:snapToGrid w:val="0"/>
          <w:sz w:val="24"/>
        </w:rPr>
        <w:t>최근</w:t>
      </w:r>
      <w:r w:rsidRPr="00F221DB">
        <w:rPr>
          <w:rFonts w:hint="eastAsia"/>
          <w:b/>
          <w:noProof/>
          <w:snapToGrid w:val="0"/>
          <w:sz w:val="24"/>
        </w:rPr>
        <w:t xml:space="preserve"> 5</w:t>
      </w:r>
      <w:r w:rsidRPr="00F221DB">
        <w:rPr>
          <w:rFonts w:hint="eastAsia"/>
          <w:b/>
          <w:noProof/>
          <w:snapToGrid w:val="0"/>
          <w:sz w:val="24"/>
        </w:rPr>
        <w:t>년간</w:t>
      </w:r>
      <w:r w:rsidRPr="00F221DB">
        <w:rPr>
          <w:rFonts w:hint="eastAsia"/>
          <w:b/>
          <w:noProof/>
          <w:snapToGrid w:val="0"/>
          <w:sz w:val="24"/>
        </w:rPr>
        <w:t xml:space="preserve"> </w:t>
      </w:r>
      <w:r w:rsidRPr="00F221DB">
        <w:rPr>
          <w:rFonts w:hint="eastAsia"/>
          <w:b/>
          <w:noProof/>
          <w:snapToGrid w:val="0"/>
          <w:sz w:val="24"/>
        </w:rPr>
        <w:t>주주총회</w:t>
      </w:r>
      <w:r w:rsidRPr="00F221DB">
        <w:rPr>
          <w:rFonts w:hint="eastAsia"/>
          <w:b/>
          <w:noProof/>
          <w:snapToGrid w:val="0"/>
          <w:sz w:val="24"/>
        </w:rPr>
        <w:t xml:space="preserve"> </w:t>
      </w:r>
      <w:r w:rsidRPr="00F221DB">
        <w:rPr>
          <w:rFonts w:hint="eastAsia"/>
          <w:b/>
          <w:noProof/>
          <w:snapToGrid w:val="0"/>
          <w:sz w:val="24"/>
        </w:rPr>
        <w:t>의결권</w:t>
      </w:r>
      <w:r w:rsidRPr="00F221DB">
        <w:rPr>
          <w:rFonts w:hint="eastAsia"/>
          <w:b/>
          <w:noProof/>
          <w:snapToGrid w:val="0"/>
          <w:sz w:val="24"/>
        </w:rPr>
        <w:t xml:space="preserve"> </w:t>
      </w:r>
      <w:r w:rsidRPr="00F221DB">
        <w:rPr>
          <w:rFonts w:hint="eastAsia"/>
          <w:b/>
          <w:noProof/>
          <w:snapToGrid w:val="0"/>
          <w:sz w:val="24"/>
        </w:rPr>
        <w:t>행사</w:t>
      </w:r>
      <w:r w:rsidRPr="00F221DB">
        <w:rPr>
          <w:rFonts w:hint="eastAsia"/>
          <w:b/>
          <w:noProof/>
          <w:snapToGrid w:val="0"/>
          <w:sz w:val="24"/>
        </w:rPr>
        <w:t xml:space="preserve"> </w:t>
      </w:r>
      <w:r w:rsidRPr="00F221DB">
        <w:rPr>
          <w:rFonts w:hint="eastAsia"/>
          <w:b/>
          <w:noProof/>
          <w:snapToGrid w:val="0"/>
          <w:sz w:val="24"/>
        </w:rPr>
        <w:t>현황</w:t>
      </w:r>
    </w:p>
    <w:p w14:paraId="6399B8D9" w14:textId="77777777" w:rsidR="00026A7E" w:rsidRPr="00F221DB" w:rsidRDefault="00026A7E" w:rsidP="00026A7E">
      <w:pPr>
        <w:spacing w:before="120"/>
        <w:ind w:left="2268" w:hanging="1134"/>
        <w:rPr>
          <w:b/>
          <w:noProof/>
          <w:snapToGrid w:val="0"/>
          <w:sz w:val="24"/>
        </w:rPr>
      </w:pPr>
      <w:r w:rsidRPr="00F221DB">
        <w:rPr>
          <w:rFonts w:hint="eastAsia"/>
          <w:b/>
          <w:noProof/>
          <w:snapToGrid w:val="0"/>
          <w:sz w:val="24"/>
        </w:rPr>
        <w:t>[</w:t>
      </w:r>
      <w:r w:rsidRPr="00F221DB">
        <w:rPr>
          <w:rFonts w:hint="eastAsia"/>
          <w:b/>
          <w:noProof/>
          <w:snapToGrid w:val="0"/>
          <w:sz w:val="24"/>
        </w:rPr>
        <w:t>별첨</w:t>
      </w:r>
      <w:r w:rsidRPr="00F221DB">
        <w:rPr>
          <w:rFonts w:hint="eastAsia"/>
          <w:b/>
          <w:noProof/>
          <w:snapToGrid w:val="0"/>
          <w:sz w:val="24"/>
        </w:rPr>
        <w:t xml:space="preserve"> 2]</w:t>
      </w:r>
      <w:r>
        <w:rPr>
          <w:b/>
          <w:noProof/>
          <w:snapToGrid w:val="0"/>
          <w:sz w:val="24"/>
        </w:rPr>
        <w:tab/>
      </w:r>
      <w:r w:rsidRPr="00F221DB">
        <w:rPr>
          <w:rFonts w:hint="eastAsia"/>
          <w:b/>
          <w:noProof/>
          <w:snapToGrid w:val="0"/>
          <w:sz w:val="24"/>
        </w:rPr>
        <w:t>산업재해</w:t>
      </w:r>
      <w:r w:rsidRPr="00F221DB">
        <w:rPr>
          <w:rFonts w:hint="eastAsia"/>
          <w:b/>
          <w:noProof/>
          <w:snapToGrid w:val="0"/>
          <w:sz w:val="24"/>
        </w:rPr>
        <w:t xml:space="preserve"> </w:t>
      </w:r>
      <w:r w:rsidRPr="00F221DB">
        <w:rPr>
          <w:rFonts w:hint="eastAsia"/>
          <w:b/>
          <w:noProof/>
          <w:snapToGrid w:val="0"/>
          <w:sz w:val="24"/>
        </w:rPr>
        <w:t>내역</w:t>
      </w:r>
    </w:p>
    <w:p w14:paraId="1B5556F8" w14:textId="77777777" w:rsidR="00026A7E" w:rsidRPr="00F221DB" w:rsidRDefault="00026A7E" w:rsidP="00026A7E">
      <w:pPr>
        <w:spacing w:before="120"/>
        <w:ind w:left="2268" w:hanging="1134"/>
        <w:rPr>
          <w:b/>
          <w:noProof/>
          <w:snapToGrid w:val="0"/>
          <w:sz w:val="24"/>
        </w:rPr>
      </w:pPr>
      <w:r w:rsidRPr="00F221DB">
        <w:rPr>
          <w:rFonts w:hint="eastAsia"/>
          <w:b/>
          <w:noProof/>
          <w:snapToGrid w:val="0"/>
          <w:sz w:val="24"/>
        </w:rPr>
        <w:t>[</w:t>
      </w:r>
      <w:r w:rsidRPr="00F221DB">
        <w:rPr>
          <w:rFonts w:hint="eastAsia"/>
          <w:b/>
          <w:noProof/>
          <w:snapToGrid w:val="0"/>
          <w:sz w:val="24"/>
        </w:rPr>
        <w:t>별첨</w:t>
      </w:r>
      <w:r w:rsidRPr="00F221DB">
        <w:rPr>
          <w:rFonts w:hint="eastAsia"/>
          <w:b/>
          <w:noProof/>
          <w:snapToGrid w:val="0"/>
          <w:sz w:val="24"/>
        </w:rPr>
        <w:t xml:space="preserve"> 3]</w:t>
      </w:r>
      <w:r>
        <w:rPr>
          <w:b/>
          <w:noProof/>
          <w:snapToGrid w:val="0"/>
          <w:sz w:val="24"/>
        </w:rPr>
        <w:tab/>
      </w:r>
      <w:r w:rsidRPr="00F221DB">
        <w:rPr>
          <w:rFonts w:hint="eastAsia"/>
          <w:b/>
          <w:noProof/>
          <w:snapToGrid w:val="0"/>
          <w:sz w:val="24"/>
        </w:rPr>
        <w:t>대상회사가</w:t>
      </w:r>
      <w:r w:rsidRPr="00F221DB">
        <w:rPr>
          <w:rFonts w:hint="eastAsia"/>
          <w:b/>
          <w:noProof/>
          <w:snapToGrid w:val="0"/>
          <w:sz w:val="24"/>
        </w:rPr>
        <w:t xml:space="preserve"> </w:t>
      </w:r>
      <w:r w:rsidRPr="00F221DB">
        <w:rPr>
          <w:rFonts w:hint="eastAsia"/>
          <w:b/>
          <w:noProof/>
          <w:snapToGrid w:val="0"/>
          <w:sz w:val="24"/>
        </w:rPr>
        <w:t>외부</w:t>
      </w:r>
      <w:r w:rsidRPr="00F221DB">
        <w:rPr>
          <w:rFonts w:hint="eastAsia"/>
          <w:b/>
          <w:noProof/>
          <w:snapToGrid w:val="0"/>
          <w:sz w:val="24"/>
        </w:rPr>
        <w:t xml:space="preserve"> </w:t>
      </w:r>
      <w:r w:rsidRPr="00F221DB">
        <w:rPr>
          <w:rFonts w:hint="eastAsia"/>
          <w:b/>
          <w:noProof/>
          <w:snapToGrid w:val="0"/>
          <w:sz w:val="24"/>
        </w:rPr>
        <w:t>업체</w:t>
      </w:r>
      <w:r w:rsidRPr="00F221DB">
        <w:rPr>
          <w:rFonts w:hint="eastAsia"/>
          <w:b/>
          <w:noProof/>
          <w:snapToGrid w:val="0"/>
          <w:sz w:val="24"/>
        </w:rPr>
        <w:t xml:space="preserve"> </w:t>
      </w:r>
      <w:r w:rsidRPr="00F221DB">
        <w:rPr>
          <w:rFonts w:hint="eastAsia"/>
          <w:b/>
          <w:noProof/>
          <w:snapToGrid w:val="0"/>
          <w:sz w:val="24"/>
        </w:rPr>
        <w:t>내지</w:t>
      </w:r>
      <w:r w:rsidRPr="00F221DB">
        <w:rPr>
          <w:rFonts w:hint="eastAsia"/>
          <w:b/>
          <w:noProof/>
          <w:snapToGrid w:val="0"/>
          <w:sz w:val="24"/>
        </w:rPr>
        <w:t xml:space="preserve"> </w:t>
      </w:r>
      <w:r w:rsidRPr="00F221DB">
        <w:rPr>
          <w:rFonts w:hint="eastAsia"/>
          <w:b/>
          <w:noProof/>
          <w:snapToGrid w:val="0"/>
          <w:sz w:val="24"/>
        </w:rPr>
        <w:t>사업자로부터</w:t>
      </w:r>
      <w:r w:rsidRPr="00F221DB">
        <w:rPr>
          <w:rFonts w:hint="eastAsia"/>
          <w:b/>
          <w:noProof/>
          <w:snapToGrid w:val="0"/>
          <w:sz w:val="24"/>
        </w:rPr>
        <w:t xml:space="preserve"> </w:t>
      </w:r>
      <w:r w:rsidRPr="00F221DB">
        <w:rPr>
          <w:rFonts w:hint="eastAsia"/>
          <w:b/>
          <w:noProof/>
          <w:snapToGrid w:val="0"/>
          <w:sz w:val="24"/>
        </w:rPr>
        <w:t>제공받는</w:t>
      </w:r>
      <w:r w:rsidRPr="00F221DB">
        <w:rPr>
          <w:rFonts w:hint="eastAsia"/>
          <w:b/>
          <w:noProof/>
          <w:snapToGrid w:val="0"/>
          <w:sz w:val="24"/>
        </w:rPr>
        <w:t xml:space="preserve"> </w:t>
      </w:r>
      <w:r w:rsidRPr="00F221DB">
        <w:rPr>
          <w:rFonts w:hint="eastAsia"/>
          <w:b/>
          <w:noProof/>
          <w:snapToGrid w:val="0"/>
          <w:sz w:val="24"/>
        </w:rPr>
        <w:t>용역</w:t>
      </w:r>
      <w:r w:rsidRPr="00F221DB">
        <w:rPr>
          <w:rFonts w:hint="eastAsia"/>
          <w:b/>
          <w:noProof/>
          <w:snapToGrid w:val="0"/>
          <w:sz w:val="24"/>
        </w:rPr>
        <w:t xml:space="preserve"> </w:t>
      </w:r>
      <w:r w:rsidRPr="00F221DB">
        <w:rPr>
          <w:rFonts w:hint="eastAsia"/>
          <w:b/>
          <w:noProof/>
          <w:snapToGrid w:val="0"/>
          <w:sz w:val="24"/>
        </w:rPr>
        <w:t>내지</w:t>
      </w:r>
      <w:r w:rsidRPr="00F221DB">
        <w:rPr>
          <w:rFonts w:hint="eastAsia"/>
          <w:b/>
          <w:noProof/>
          <w:snapToGrid w:val="0"/>
          <w:sz w:val="24"/>
        </w:rPr>
        <w:t xml:space="preserve"> </w:t>
      </w:r>
      <w:r>
        <w:rPr>
          <w:b/>
          <w:noProof/>
          <w:snapToGrid w:val="0"/>
          <w:sz w:val="24"/>
        </w:rPr>
        <w:br/>
      </w:r>
      <w:r w:rsidRPr="00F221DB">
        <w:rPr>
          <w:rFonts w:hint="eastAsia"/>
          <w:b/>
          <w:noProof/>
          <w:snapToGrid w:val="0"/>
          <w:sz w:val="24"/>
        </w:rPr>
        <w:t>업무</w:t>
      </w:r>
      <w:r w:rsidRPr="00F221DB">
        <w:rPr>
          <w:rFonts w:hint="eastAsia"/>
          <w:b/>
          <w:noProof/>
          <w:snapToGrid w:val="0"/>
          <w:sz w:val="24"/>
        </w:rPr>
        <w:t xml:space="preserve"> </w:t>
      </w:r>
      <w:r w:rsidRPr="00F221DB">
        <w:rPr>
          <w:rFonts w:hint="eastAsia"/>
          <w:b/>
          <w:noProof/>
          <w:snapToGrid w:val="0"/>
          <w:sz w:val="24"/>
        </w:rPr>
        <w:t>현황</w:t>
      </w:r>
    </w:p>
    <w:p w14:paraId="33F61E6B" w14:textId="77777777" w:rsidR="00026A7E" w:rsidRDefault="00026A7E" w:rsidP="00026A7E">
      <w:pPr>
        <w:spacing w:before="120"/>
        <w:ind w:left="2268" w:hanging="1134"/>
        <w:rPr>
          <w:b/>
          <w:noProof/>
          <w:snapToGrid w:val="0"/>
          <w:sz w:val="24"/>
        </w:rPr>
      </w:pPr>
      <w:r w:rsidRPr="00F221DB">
        <w:rPr>
          <w:rFonts w:hint="eastAsia"/>
          <w:b/>
          <w:noProof/>
          <w:snapToGrid w:val="0"/>
          <w:sz w:val="24"/>
        </w:rPr>
        <w:t>[</w:t>
      </w:r>
      <w:r w:rsidRPr="00F221DB">
        <w:rPr>
          <w:rFonts w:hint="eastAsia"/>
          <w:b/>
          <w:noProof/>
          <w:snapToGrid w:val="0"/>
          <w:sz w:val="24"/>
        </w:rPr>
        <w:t>별첨</w:t>
      </w:r>
      <w:r w:rsidRPr="00F221DB">
        <w:rPr>
          <w:rFonts w:hint="eastAsia"/>
          <w:b/>
          <w:noProof/>
          <w:snapToGrid w:val="0"/>
          <w:sz w:val="24"/>
        </w:rPr>
        <w:t xml:space="preserve"> 4]</w:t>
      </w:r>
      <w:r>
        <w:rPr>
          <w:b/>
          <w:noProof/>
          <w:snapToGrid w:val="0"/>
          <w:sz w:val="24"/>
        </w:rPr>
        <w:tab/>
      </w:r>
      <w:r w:rsidRPr="00F221DB">
        <w:rPr>
          <w:rFonts w:hint="eastAsia"/>
          <w:b/>
          <w:noProof/>
          <w:snapToGrid w:val="0"/>
          <w:sz w:val="24"/>
        </w:rPr>
        <w:t>대상회사</w:t>
      </w:r>
      <w:r w:rsidRPr="00F221DB">
        <w:rPr>
          <w:rFonts w:hint="eastAsia"/>
          <w:b/>
          <w:noProof/>
          <w:snapToGrid w:val="0"/>
          <w:sz w:val="24"/>
        </w:rPr>
        <w:t xml:space="preserve"> </w:t>
      </w:r>
      <w:r w:rsidRPr="00F221DB">
        <w:rPr>
          <w:rFonts w:hint="eastAsia"/>
          <w:b/>
          <w:noProof/>
          <w:snapToGrid w:val="0"/>
          <w:sz w:val="24"/>
        </w:rPr>
        <w:t>지식재산권</w:t>
      </w:r>
      <w:r w:rsidRPr="00F221DB">
        <w:rPr>
          <w:rFonts w:hint="eastAsia"/>
          <w:b/>
          <w:noProof/>
          <w:snapToGrid w:val="0"/>
          <w:sz w:val="24"/>
        </w:rPr>
        <w:t xml:space="preserve"> </w:t>
      </w:r>
      <w:r w:rsidRPr="00F221DB">
        <w:rPr>
          <w:rFonts w:hint="eastAsia"/>
          <w:b/>
          <w:noProof/>
          <w:snapToGrid w:val="0"/>
          <w:sz w:val="24"/>
        </w:rPr>
        <w:t>현황</w:t>
      </w:r>
      <w:r w:rsidRPr="00F221DB">
        <w:rPr>
          <w:rFonts w:hint="eastAsia"/>
          <w:b/>
          <w:noProof/>
          <w:snapToGrid w:val="0"/>
          <w:sz w:val="24"/>
        </w:rPr>
        <w:t xml:space="preserve"> </w:t>
      </w:r>
      <w:r w:rsidRPr="00F221DB">
        <w:rPr>
          <w:rFonts w:hint="eastAsia"/>
          <w:b/>
          <w:noProof/>
          <w:snapToGrid w:val="0"/>
          <w:sz w:val="24"/>
        </w:rPr>
        <w:t>및</w:t>
      </w:r>
      <w:r w:rsidRPr="00F221DB">
        <w:rPr>
          <w:rFonts w:hint="eastAsia"/>
          <w:b/>
          <w:noProof/>
          <w:snapToGrid w:val="0"/>
          <w:sz w:val="24"/>
        </w:rPr>
        <w:t xml:space="preserve"> </w:t>
      </w:r>
      <w:r w:rsidRPr="00F221DB">
        <w:rPr>
          <w:rFonts w:hint="eastAsia"/>
          <w:b/>
          <w:noProof/>
          <w:snapToGrid w:val="0"/>
          <w:sz w:val="24"/>
        </w:rPr>
        <w:t>목록</w:t>
      </w:r>
    </w:p>
    <w:p w14:paraId="03F9BCCD" w14:textId="77777777" w:rsidR="00026A7E" w:rsidRPr="00AE0C2C" w:rsidRDefault="00026A7E" w:rsidP="00026A7E">
      <w:pPr>
        <w:spacing w:before="120"/>
        <w:ind w:left="2268" w:hanging="1134"/>
        <w:rPr>
          <w:b/>
          <w:noProof/>
          <w:snapToGrid w:val="0"/>
          <w:sz w:val="24"/>
        </w:rPr>
      </w:pPr>
      <w:r>
        <w:rPr>
          <w:rFonts w:hint="eastAsia"/>
          <w:b/>
          <w:noProof/>
          <w:snapToGrid w:val="0"/>
          <w:sz w:val="24"/>
        </w:rPr>
        <w:t>[</w:t>
      </w:r>
      <w:r>
        <w:rPr>
          <w:rFonts w:hint="eastAsia"/>
          <w:b/>
          <w:noProof/>
          <w:snapToGrid w:val="0"/>
          <w:sz w:val="24"/>
        </w:rPr>
        <w:t>별첨</w:t>
      </w:r>
      <w:r>
        <w:rPr>
          <w:rFonts w:hint="eastAsia"/>
          <w:b/>
          <w:noProof/>
          <w:snapToGrid w:val="0"/>
          <w:sz w:val="24"/>
        </w:rPr>
        <w:t xml:space="preserve"> </w:t>
      </w:r>
      <w:r>
        <w:rPr>
          <w:b/>
          <w:noProof/>
          <w:snapToGrid w:val="0"/>
          <w:sz w:val="24"/>
        </w:rPr>
        <w:t>5]</w:t>
      </w:r>
      <w:r>
        <w:rPr>
          <w:b/>
          <w:noProof/>
          <w:snapToGrid w:val="0"/>
          <w:sz w:val="24"/>
        </w:rPr>
        <w:tab/>
      </w:r>
      <w:r w:rsidRPr="00AE0C2C">
        <w:rPr>
          <w:rFonts w:hint="eastAsia"/>
          <w:b/>
          <w:noProof/>
          <w:snapToGrid w:val="0"/>
          <w:sz w:val="24"/>
        </w:rPr>
        <w:t>2021</w:t>
      </w:r>
      <w:r w:rsidRPr="00AE0C2C">
        <w:rPr>
          <w:rFonts w:hint="eastAsia"/>
          <w:b/>
          <w:noProof/>
          <w:snapToGrid w:val="0"/>
          <w:sz w:val="24"/>
        </w:rPr>
        <w:t>년</w:t>
      </w:r>
      <w:r w:rsidRPr="00AE0C2C">
        <w:rPr>
          <w:rFonts w:hint="eastAsia"/>
          <w:b/>
          <w:noProof/>
          <w:snapToGrid w:val="0"/>
          <w:sz w:val="24"/>
        </w:rPr>
        <w:t xml:space="preserve"> </w:t>
      </w:r>
      <w:r w:rsidRPr="00AE0C2C">
        <w:rPr>
          <w:rFonts w:hint="eastAsia"/>
          <w:b/>
          <w:noProof/>
          <w:snapToGrid w:val="0"/>
          <w:sz w:val="24"/>
        </w:rPr>
        <w:t>전사</w:t>
      </w:r>
      <w:r w:rsidRPr="00AE0C2C">
        <w:rPr>
          <w:rFonts w:hint="eastAsia"/>
          <w:b/>
          <w:noProof/>
          <w:snapToGrid w:val="0"/>
          <w:sz w:val="24"/>
        </w:rPr>
        <w:t xml:space="preserve"> </w:t>
      </w:r>
      <w:r w:rsidRPr="00AE0C2C">
        <w:rPr>
          <w:rFonts w:hint="eastAsia"/>
          <w:b/>
          <w:noProof/>
          <w:snapToGrid w:val="0"/>
          <w:sz w:val="24"/>
        </w:rPr>
        <w:t>재산종합보험</w:t>
      </w:r>
      <w:r w:rsidRPr="00AE0C2C">
        <w:rPr>
          <w:rFonts w:hint="eastAsia"/>
          <w:b/>
          <w:noProof/>
          <w:snapToGrid w:val="0"/>
          <w:sz w:val="24"/>
        </w:rPr>
        <w:t xml:space="preserve"> </w:t>
      </w:r>
      <w:r w:rsidRPr="00AE0C2C">
        <w:rPr>
          <w:rFonts w:hint="eastAsia"/>
          <w:b/>
          <w:noProof/>
          <w:snapToGrid w:val="0"/>
          <w:sz w:val="24"/>
        </w:rPr>
        <w:t>물건지</w:t>
      </w:r>
      <w:r w:rsidRPr="00AE0C2C">
        <w:rPr>
          <w:rFonts w:hint="eastAsia"/>
          <w:b/>
          <w:noProof/>
          <w:snapToGrid w:val="0"/>
          <w:sz w:val="24"/>
        </w:rPr>
        <w:t xml:space="preserve"> </w:t>
      </w:r>
      <w:r w:rsidRPr="00AE0C2C">
        <w:rPr>
          <w:rFonts w:hint="eastAsia"/>
          <w:b/>
          <w:noProof/>
          <w:snapToGrid w:val="0"/>
          <w:sz w:val="24"/>
        </w:rPr>
        <w:t>리스트</w:t>
      </w:r>
      <w:r w:rsidRPr="00AE0C2C">
        <w:rPr>
          <w:rFonts w:hint="eastAsia"/>
          <w:b/>
          <w:noProof/>
          <w:snapToGrid w:val="0"/>
          <w:sz w:val="24"/>
        </w:rPr>
        <w:t xml:space="preserve"> </w:t>
      </w:r>
      <w:r w:rsidRPr="00AE0C2C">
        <w:rPr>
          <w:rFonts w:hint="eastAsia"/>
          <w:b/>
          <w:noProof/>
          <w:snapToGrid w:val="0"/>
          <w:sz w:val="24"/>
        </w:rPr>
        <w:t>및</w:t>
      </w:r>
      <w:r w:rsidRPr="00AE0C2C">
        <w:rPr>
          <w:rFonts w:hint="eastAsia"/>
          <w:b/>
          <w:noProof/>
          <w:snapToGrid w:val="0"/>
          <w:sz w:val="24"/>
        </w:rPr>
        <w:t xml:space="preserve"> </w:t>
      </w:r>
      <w:r w:rsidRPr="00AE0C2C">
        <w:rPr>
          <w:rFonts w:hint="eastAsia"/>
          <w:b/>
          <w:noProof/>
          <w:snapToGrid w:val="0"/>
          <w:sz w:val="24"/>
        </w:rPr>
        <w:t>보험가액</w:t>
      </w:r>
      <w:r w:rsidRPr="00AE0C2C">
        <w:rPr>
          <w:rFonts w:hint="eastAsia"/>
          <w:b/>
          <w:noProof/>
          <w:snapToGrid w:val="0"/>
          <w:sz w:val="24"/>
        </w:rPr>
        <w:t xml:space="preserve"> </w:t>
      </w:r>
      <w:r w:rsidRPr="00AE0C2C">
        <w:rPr>
          <w:rFonts w:hint="eastAsia"/>
          <w:b/>
          <w:noProof/>
          <w:snapToGrid w:val="0"/>
          <w:sz w:val="24"/>
        </w:rPr>
        <w:t>상세내역</w:t>
      </w:r>
    </w:p>
    <w:p w14:paraId="1ECCB45B" w14:textId="77777777" w:rsidR="00026A7E" w:rsidRPr="0095669C" w:rsidRDefault="00026A7E" w:rsidP="00026A7E">
      <w:pPr>
        <w:spacing w:before="120"/>
        <w:ind w:left="2268" w:hanging="1134"/>
        <w:rPr>
          <w:b/>
          <w:noProof/>
          <w:snapToGrid w:val="0"/>
          <w:sz w:val="24"/>
        </w:rPr>
      </w:pPr>
    </w:p>
    <w:p w14:paraId="2E2FBD29" w14:textId="77777777" w:rsidR="00026A7E" w:rsidRPr="00CB2B3F" w:rsidRDefault="00026A7E" w:rsidP="00026A7E"/>
    <w:p w14:paraId="24A16790" w14:textId="77777777" w:rsidR="00026A7E" w:rsidRPr="00CB2B3F" w:rsidRDefault="00026A7E" w:rsidP="00026A7E">
      <w:pPr>
        <w:rPr>
          <w:b/>
          <w:szCs w:val="22"/>
        </w:rPr>
        <w:sectPr w:rsidR="00026A7E" w:rsidRPr="00CB2B3F" w:rsidSect="009737B4">
          <w:headerReference w:type="default" r:id="rId11"/>
          <w:footerReference w:type="default" r:id="rId12"/>
          <w:footnotePr>
            <w:numRestart w:val="eachSect"/>
          </w:footnotePr>
          <w:pgSz w:w="11906" w:h="16838" w:code="9"/>
          <w:pgMar w:top="1588" w:right="1134" w:bottom="1134" w:left="1134" w:header="851" w:footer="567" w:gutter="0"/>
          <w:pgNumType w:fmt="lowerRoman" w:start="1"/>
          <w:cols w:space="425"/>
          <w:docGrid w:linePitch="360"/>
        </w:sectPr>
      </w:pPr>
    </w:p>
    <w:p w14:paraId="5F0ED507" w14:textId="77777777" w:rsidR="00026A7E" w:rsidRPr="00BD5818" w:rsidRDefault="00026A7E" w:rsidP="00026A7E">
      <w:pPr>
        <w:spacing w:after="480"/>
        <w:rPr>
          <w:rFonts w:ascii="Arial" w:eastAsia="맑은 고딕" w:hAnsi="Arial" w:cs="Arial"/>
          <w:b/>
          <w:color w:val="404040" w:themeColor="text1" w:themeTint="BF"/>
          <w:sz w:val="40"/>
          <w:szCs w:val="40"/>
        </w:rPr>
      </w:pPr>
      <w:bookmarkStart w:id="25" w:name="_Toc466622645"/>
      <w:bookmarkStart w:id="26" w:name="_Toc466623274"/>
      <w:bookmarkStart w:id="27" w:name="_Toc466669829"/>
      <w:r w:rsidRPr="00BD5818">
        <w:rPr>
          <w:rFonts w:ascii="Arial" w:eastAsia="맑은 고딕" w:hAnsi="Arial" w:cs="Arial"/>
          <w:b/>
          <w:color w:val="404040" w:themeColor="text1" w:themeTint="BF"/>
          <w:sz w:val="40"/>
          <w:szCs w:val="40"/>
        </w:rPr>
        <w:lastRenderedPageBreak/>
        <w:t>서</w:t>
      </w:r>
      <w:r w:rsidRPr="00BD5818">
        <w:rPr>
          <w:rFonts w:ascii="Arial" w:eastAsia="맑은 고딕" w:hAnsi="Arial" w:cs="Arial"/>
          <w:b/>
          <w:color w:val="404040" w:themeColor="text1" w:themeTint="BF"/>
          <w:sz w:val="40"/>
          <w:szCs w:val="40"/>
        </w:rPr>
        <w:t xml:space="preserve">    </w:t>
      </w:r>
      <w:r w:rsidRPr="00BD5818">
        <w:rPr>
          <w:rFonts w:ascii="Arial" w:eastAsia="맑은 고딕" w:hAnsi="Arial" w:cs="Arial"/>
          <w:b/>
          <w:color w:val="404040" w:themeColor="text1" w:themeTint="BF"/>
          <w:sz w:val="40"/>
          <w:szCs w:val="40"/>
        </w:rPr>
        <w:t>문</w:t>
      </w:r>
      <w:bookmarkEnd w:id="25"/>
      <w:bookmarkEnd w:id="26"/>
      <w:bookmarkEnd w:id="27"/>
    </w:p>
    <w:p w14:paraId="570F65F4" w14:textId="77777777" w:rsidR="00026A7E" w:rsidRDefault="00026A7E" w:rsidP="00026A7E">
      <w:pPr>
        <w:rPr>
          <w:spacing w:val="3"/>
          <w:szCs w:val="22"/>
        </w:rPr>
      </w:pPr>
      <w:r>
        <w:rPr>
          <w:noProof/>
        </w:rPr>
        <w:drawing>
          <wp:anchor distT="0" distB="0" distL="114300" distR="114300" simplePos="0" relativeHeight="251660288" behindDoc="1" locked="1" layoutInCell="1" allowOverlap="0" wp14:anchorId="68A38C60" wp14:editId="0054527B">
            <wp:simplePos x="0" y="0"/>
            <wp:positionH relativeFrom="column">
              <wp:posOffset>-36195</wp:posOffset>
            </wp:positionH>
            <wp:positionV relativeFrom="margin">
              <wp:align>top</wp:align>
            </wp:positionV>
            <wp:extent cx="6174000" cy="806400"/>
            <wp:effectExtent l="0" t="0" r="0" b="0"/>
            <wp:wrapNone/>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71783" w14:textId="77777777" w:rsidR="00026A7E" w:rsidRPr="00CB2B3F" w:rsidRDefault="00026A7E" w:rsidP="00026A7E">
      <w:pPr>
        <w:rPr>
          <w:spacing w:val="3"/>
          <w:szCs w:val="22"/>
        </w:rPr>
      </w:pPr>
    </w:p>
    <w:p w14:paraId="64DDB635" w14:textId="77777777" w:rsidR="00026A7E" w:rsidRPr="00CB2B3F" w:rsidRDefault="00026A7E" w:rsidP="00026A7E">
      <w:pPr>
        <w:spacing w:after="240"/>
        <w:rPr>
          <w:spacing w:val="3"/>
          <w:szCs w:val="22"/>
        </w:rPr>
      </w:pPr>
      <w:proofErr w:type="spellStart"/>
      <w:r w:rsidRPr="00CB2B3F">
        <w:rPr>
          <w:spacing w:val="3"/>
          <w:szCs w:val="22"/>
        </w:rPr>
        <w:t>아이엠엠프라이빗에쿼티</w:t>
      </w:r>
      <w:proofErr w:type="spellEnd"/>
      <w:r w:rsidRPr="00CB2B3F">
        <w:rPr>
          <w:spacing w:val="3"/>
          <w:szCs w:val="22"/>
        </w:rPr>
        <w:t xml:space="preserve"> </w:t>
      </w:r>
      <w:r w:rsidRPr="00CB2B3F">
        <w:rPr>
          <w:spacing w:val="3"/>
          <w:szCs w:val="22"/>
        </w:rPr>
        <w:t>주식회사</w:t>
      </w:r>
      <w:r w:rsidRPr="00CB2B3F">
        <w:rPr>
          <w:spacing w:val="3"/>
          <w:szCs w:val="22"/>
        </w:rPr>
        <w:t>(“</w:t>
      </w:r>
      <w:r w:rsidRPr="00CB2B3F">
        <w:rPr>
          <w:spacing w:val="3"/>
          <w:szCs w:val="22"/>
          <w:u w:val="single"/>
        </w:rPr>
        <w:t>투자자</w:t>
      </w:r>
      <w:r w:rsidRPr="00CB2B3F">
        <w:rPr>
          <w:spacing w:val="3"/>
          <w:szCs w:val="22"/>
        </w:rPr>
        <w:t>”)</w:t>
      </w:r>
      <w:r w:rsidRPr="00CB2B3F">
        <w:rPr>
          <w:spacing w:val="3"/>
          <w:szCs w:val="22"/>
        </w:rPr>
        <w:t>가</w:t>
      </w:r>
      <w:r>
        <w:rPr>
          <w:rFonts w:hint="eastAsia"/>
          <w:spacing w:val="3"/>
          <w:szCs w:val="22"/>
        </w:rPr>
        <w:t xml:space="preserve"> </w:t>
      </w:r>
      <w:r>
        <w:rPr>
          <w:rFonts w:hint="eastAsia"/>
          <w:spacing w:val="3"/>
          <w:szCs w:val="22"/>
        </w:rPr>
        <w:t>자신이</w:t>
      </w:r>
      <w:r>
        <w:rPr>
          <w:rFonts w:hint="eastAsia"/>
          <w:spacing w:val="3"/>
          <w:szCs w:val="22"/>
        </w:rPr>
        <w:t xml:space="preserve"> </w:t>
      </w:r>
      <w:r>
        <w:rPr>
          <w:rFonts w:hint="eastAsia"/>
          <w:spacing w:val="3"/>
          <w:szCs w:val="22"/>
        </w:rPr>
        <w:t>운용하는</w:t>
      </w:r>
      <w:r>
        <w:rPr>
          <w:rFonts w:hint="eastAsia"/>
          <w:spacing w:val="3"/>
          <w:szCs w:val="22"/>
        </w:rPr>
        <w:t xml:space="preserve"> </w:t>
      </w:r>
      <w:r>
        <w:rPr>
          <w:rFonts w:hint="eastAsia"/>
          <w:spacing w:val="3"/>
          <w:szCs w:val="22"/>
        </w:rPr>
        <w:t>경영참여형</w:t>
      </w:r>
      <w:r>
        <w:rPr>
          <w:rFonts w:hint="eastAsia"/>
          <w:spacing w:val="3"/>
          <w:szCs w:val="22"/>
        </w:rPr>
        <w:t xml:space="preserve"> </w:t>
      </w:r>
      <w:r>
        <w:rPr>
          <w:rFonts w:hint="eastAsia"/>
          <w:spacing w:val="3"/>
          <w:szCs w:val="22"/>
        </w:rPr>
        <w:t>사모집합투자기구를</w:t>
      </w:r>
      <w:r>
        <w:rPr>
          <w:rFonts w:hint="eastAsia"/>
          <w:spacing w:val="3"/>
          <w:szCs w:val="22"/>
        </w:rPr>
        <w:t xml:space="preserve"> </w:t>
      </w:r>
      <w:r>
        <w:rPr>
          <w:rFonts w:hint="eastAsia"/>
          <w:spacing w:val="3"/>
          <w:szCs w:val="22"/>
        </w:rPr>
        <w:t>통해</w:t>
      </w:r>
      <w:r>
        <w:rPr>
          <w:rFonts w:hint="eastAsia"/>
          <w:spacing w:val="3"/>
          <w:szCs w:val="22"/>
        </w:rPr>
        <w:t xml:space="preserve"> </w:t>
      </w:r>
      <w:r>
        <w:rPr>
          <w:rFonts w:hint="eastAsia"/>
          <w:spacing w:val="3"/>
          <w:szCs w:val="22"/>
        </w:rPr>
        <w:t>검토하고</w:t>
      </w:r>
      <w:r>
        <w:rPr>
          <w:rFonts w:hint="eastAsia"/>
          <w:spacing w:val="3"/>
          <w:szCs w:val="22"/>
        </w:rPr>
        <w:t xml:space="preserve"> </w:t>
      </w:r>
      <w:r>
        <w:rPr>
          <w:rFonts w:hint="eastAsia"/>
          <w:spacing w:val="3"/>
          <w:szCs w:val="22"/>
        </w:rPr>
        <w:t>있는</w:t>
      </w:r>
      <w:r>
        <w:rPr>
          <w:rFonts w:hint="eastAsia"/>
          <w:spacing w:val="3"/>
          <w:szCs w:val="22"/>
        </w:rPr>
        <w:t xml:space="preserve"> </w:t>
      </w:r>
      <w:r w:rsidRPr="00CB2B3F">
        <w:rPr>
          <w:spacing w:val="3"/>
          <w:szCs w:val="22"/>
        </w:rPr>
        <w:t>주식회사</w:t>
      </w:r>
      <w:r w:rsidRPr="00CB2B3F">
        <w:rPr>
          <w:spacing w:val="3"/>
          <w:szCs w:val="22"/>
        </w:rPr>
        <w:t xml:space="preserve"> </w:t>
      </w:r>
      <w:r w:rsidRPr="00CB2B3F">
        <w:rPr>
          <w:spacing w:val="3"/>
          <w:szCs w:val="22"/>
        </w:rPr>
        <w:t>한샘</w:t>
      </w:r>
      <w:r w:rsidRPr="00CB2B3F">
        <w:rPr>
          <w:spacing w:val="3"/>
          <w:szCs w:val="22"/>
        </w:rPr>
        <w:t>(“</w:t>
      </w:r>
      <w:r w:rsidRPr="00CB2B3F">
        <w:rPr>
          <w:spacing w:val="3"/>
          <w:szCs w:val="22"/>
          <w:u w:val="single"/>
        </w:rPr>
        <w:t>대상회사</w:t>
      </w:r>
      <w:r w:rsidRPr="00CB2B3F">
        <w:rPr>
          <w:spacing w:val="3"/>
          <w:szCs w:val="22"/>
        </w:rPr>
        <w:t>”)</w:t>
      </w:r>
      <w:r w:rsidRPr="00CB2B3F">
        <w:rPr>
          <w:spacing w:val="3"/>
          <w:szCs w:val="22"/>
        </w:rPr>
        <w:t>의</w:t>
      </w:r>
      <w:r w:rsidRPr="00CB2B3F">
        <w:rPr>
          <w:spacing w:val="3"/>
          <w:szCs w:val="22"/>
        </w:rPr>
        <w:t xml:space="preserve"> </w:t>
      </w:r>
      <w:r>
        <w:rPr>
          <w:rFonts w:hint="eastAsia"/>
          <w:spacing w:val="3"/>
          <w:szCs w:val="22"/>
        </w:rPr>
        <w:t>경영권</w:t>
      </w:r>
      <w:r>
        <w:rPr>
          <w:rFonts w:hint="eastAsia"/>
          <w:spacing w:val="3"/>
          <w:szCs w:val="22"/>
        </w:rPr>
        <w:t xml:space="preserve"> </w:t>
      </w:r>
      <w:r>
        <w:rPr>
          <w:rFonts w:hint="eastAsia"/>
          <w:spacing w:val="3"/>
          <w:szCs w:val="22"/>
        </w:rPr>
        <w:t>지분</w:t>
      </w:r>
      <w:r>
        <w:rPr>
          <w:rFonts w:hint="eastAsia"/>
          <w:spacing w:val="3"/>
          <w:szCs w:val="22"/>
        </w:rPr>
        <w:t xml:space="preserve"> </w:t>
      </w:r>
      <w:r>
        <w:rPr>
          <w:rFonts w:hint="eastAsia"/>
          <w:spacing w:val="3"/>
          <w:szCs w:val="22"/>
        </w:rPr>
        <w:t>매수</w:t>
      </w:r>
      <w:r w:rsidRPr="00CB2B3F">
        <w:rPr>
          <w:spacing w:val="3"/>
          <w:szCs w:val="22"/>
        </w:rPr>
        <w:t>거래와</w:t>
      </w:r>
      <w:r w:rsidRPr="00CB2B3F">
        <w:rPr>
          <w:spacing w:val="3"/>
          <w:szCs w:val="22"/>
        </w:rPr>
        <w:t xml:space="preserve"> </w:t>
      </w:r>
      <w:r w:rsidRPr="00CB2B3F">
        <w:rPr>
          <w:spacing w:val="3"/>
          <w:szCs w:val="22"/>
        </w:rPr>
        <w:t>관련하여</w:t>
      </w:r>
      <w:r w:rsidRPr="00CB2B3F">
        <w:rPr>
          <w:spacing w:val="3"/>
          <w:szCs w:val="22"/>
        </w:rPr>
        <w:t xml:space="preserve">, </w:t>
      </w:r>
      <w:r w:rsidRPr="00CB2B3F">
        <w:rPr>
          <w:spacing w:val="3"/>
          <w:szCs w:val="22"/>
        </w:rPr>
        <w:t>저희</w:t>
      </w:r>
      <w:r w:rsidRPr="00CB2B3F">
        <w:rPr>
          <w:spacing w:val="3"/>
          <w:szCs w:val="22"/>
        </w:rPr>
        <w:t xml:space="preserve"> </w:t>
      </w:r>
      <w:r w:rsidRPr="00CB2B3F">
        <w:rPr>
          <w:spacing w:val="3"/>
          <w:szCs w:val="22"/>
        </w:rPr>
        <w:t>사무소는</w:t>
      </w:r>
      <w:r w:rsidRPr="00CB2B3F">
        <w:rPr>
          <w:spacing w:val="3"/>
          <w:szCs w:val="22"/>
        </w:rPr>
        <w:t xml:space="preserve"> 2021</w:t>
      </w:r>
      <w:r w:rsidRPr="00CB2B3F">
        <w:rPr>
          <w:spacing w:val="3"/>
          <w:szCs w:val="22"/>
        </w:rPr>
        <w:t>년</w:t>
      </w:r>
      <w:r w:rsidRPr="00CB2B3F">
        <w:rPr>
          <w:spacing w:val="3"/>
          <w:szCs w:val="22"/>
        </w:rPr>
        <w:t xml:space="preserve"> 7</w:t>
      </w:r>
      <w:r w:rsidRPr="00CB2B3F">
        <w:rPr>
          <w:spacing w:val="3"/>
          <w:szCs w:val="22"/>
        </w:rPr>
        <w:t>월</w:t>
      </w:r>
      <w:r w:rsidRPr="00CB2B3F">
        <w:rPr>
          <w:spacing w:val="3"/>
          <w:szCs w:val="22"/>
        </w:rPr>
        <w:t xml:space="preserve"> 26</w:t>
      </w:r>
      <w:r w:rsidRPr="00CB2B3F">
        <w:rPr>
          <w:spacing w:val="3"/>
          <w:szCs w:val="22"/>
        </w:rPr>
        <w:t>일부터</w:t>
      </w:r>
      <w:r w:rsidRPr="00CB2B3F">
        <w:rPr>
          <w:spacing w:val="3"/>
          <w:szCs w:val="22"/>
        </w:rPr>
        <w:t xml:space="preserve"> </w:t>
      </w:r>
      <w:r>
        <w:rPr>
          <w:spacing w:val="3"/>
          <w:szCs w:val="22"/>
        </w:rPr>
        <w:t>2021</w:t>
      </w:r>
      <w:r>
        <w:rPr>
          <w:rFonts w:hint="eastAsia"/>
          <w:spacing w:val="3"/>
          <w:szCs w:val="22"/>
        </w:rPr>
        <w:t>년</w:t>
      </w:r>
      <w:r>
        <w:rPr>
          <w:rFonts w:hint="eastAsia"/>
          <w:spacing w:val="3"/>
          <w:szCs w:val="22"/>
        </w:rPr>
        <w:t xml:space="preserve"> </w:t>
      </w:r>
      <w:r>
        <w:rPr>
          <w:spacing w:val="3"/>
          <w:szCs w:val="22"/>
        </w:rPr>
        <w:t>9</w:t>
      </w:r>
      <w:r>
        <w:rPr>
          <w:rFonts w:hint="eastAsia"/>
          <w:spacing w:val="3"/>
          <w:szCs w:val="22"/>
        </w:rPr>
        <w:t>월</w:t>
      </w:r>
      <w:r>
        <w:rPr>
          <w:rFonts w:hint="eastAsia"/>
          <w:spacing w:val="3"/>
          <w:szCs w:val="22"/>
        </w:rPr>
        <w:t xml:space="preserve"> </w:t>
      </w:r>
      <w:ins w:id="28" w:author="junkyo.shim" w:date="2021-08-29T18:32:00Z">
        <w:r>
          <w:rPr>
            <w:spacing w:val="3"/>
            <w:szCs w:val="22"/>
          </w:rPr>
          <w:t>1</w:t>
        </w:r>
      </w:ins>
      <w:del w:id="29" w:author="junkyo.shim" w:date="2021-08-29T18:32:00Z">
        <w:r w:rsidDel="00556A35">
          <w:rPr>
            <w:spacing w:val="3"/>
            <w:szCs w:val="22"/>
          </w:rPr>
          <w:delText>[</w:delText>
        </w:r>
        <w:r w:rsidRPr="007B6D6F" w:rsidDel="00556A35">
          <w:rPr>
            <w:spacing w:val="3"/>
            <w:szCs w:val="22"/>
            <w:highlight w:val="yellow"/>
          </w:rPr>
          <w:delText>*</w:delText>
        </w:r>
        <w:r w:rsidDel="00556A35">
          <w:rPr>
            <w:spacing w:val="3"/>
            <w:szCs w:val="22"/>
          </w:rPr>
          <w:delText>]</w:delText>
        </w:r>
      </w:del>
      <w:r>
        <w:rPr>
          <w:rFonts w:hint="eastAsia"/>
          <w:spacing w:val="3"/>
          <w:szCs w:val="22"/>
        </w:rPr>
        <w:t>일</w:t>
      </w:r>
      <w:r w:rsidRPr="00CB2B3F">
        <w:rPr>
          <w:spacing w:val="3"/>
          <w:szCs w:val="22"/>
        </w:rPr>
        <w:t>까지</w:t>
      </w:r>
      <w:r w:rsidRPr="00CB2B3F">
        <w:rPr>
          <w:spacing w:val="3"/>
          <w:szCs w:val="22"/>
        </w:rPr>
        <w:t xml:space="preserve"> </w:t>
      </w:r>
      <w:r w:rsidRPr="00CB2B3F">
        <w:rPr>
          <w:rFonts w:ascii="바탕" w:eastAsia="바탕" w:hAnsi="바탕" w:cs="바탕" w:hint="eastAsia"/>
          <w:spacing w:val="3"/>
          <w:szCs w:val="22"/>
        </w:rPr>
        <w:t>①</w:t>
      </w:r>
      <w:r w:rsidRPr="00CB2B3F">
        <w:rPr>
          <w:spacing w:val="3"/>
          <w:szCs w:val="22"/>
        </w:rPr>
        <w:t xml:space="preserve"> </w:t>
      </w:r>
      <w:r w:rsidRPr="00CB2B3F">
        <w:rPr>
          <w:spacing w:val="3"/>
          <w:szCs w:val="22"/>
        </w:rPr>
        <w:t>이메일</w:t>
      </w:r>
      <w:r w:rsidRPr="00CB2B3F">
        <w:rPr>
          <w:spacing w:val="3"/>
          <w:szCs w:val="22"/>
        </w:rPr>
        <w:t xml:space="preserve">, Virtual Data Room </w:t>
      </w:r>
      <w:r w:rsidRPr="00CB2B3F">
        <w:rPr>
          <w:spacing w:val="3"/>
          <w:szCs w:val="22"/>
        </w:rPr>
        <w:t>등으로</w:t>
      </w:r>
      <w:r w:rsidRPr="00CB2B3F">
        <w:rPr>
          <w:spacing w:val="3"/>
          <w:szCs w:val="22"/>
        </w:rPr>
        <w:t xml:space="preserve"> </w:t>
      </w:r>
      <w:r w:rsidRPr="00CB2B3F">
        <w:rPr>
          <w:spacing w:val="3"/>
          <w:szCs w:val="22"/>
        </w:rPr>
        <w:t>제공된</w:t>
      </w:r>
      <w:r w:rsidRPr="00CB2B3F">
        <w:rPr>
          <w:spacing w:val="3"/>
          <w:szCs w:val="22"/>
        </w:rPr>
        <w:t xml:space="preserve"> </w:t>
      </w:r>
      <w:r>
        <w:rPr>
          <w:rFonts w:hint="eastAsia"/>
          <w:spacing w:val="3"/>
          <w:szCs w:val="22"/>
        </w:rPr>
        <w:t>자료</w:t>
      </w:r>
      <w:r w:rsidRPr="00CB2B3F">
        <w:rPr>
          <w:spacing w:val="3"/>
          <w:szCs w:val="22"/>
        </w:rPr>
        <w:t>의</w:t>
      </w:r>
      <w:r w:rsidRPr="00CB2B3F">
        <w:rPr>
          <w:spacing w:val="3"/>
          <w:szCs w:val="22"/>
        </w:rPr>
        <w:t xml:space="preserve"> </w:t>
      </w:r>
      <w:r w:rsidRPr="00CB2B3F">
        <w:rPr>
          <w:spacing w:val="3"/>
          <w:szCs w:val="22"/>
        </w:rPr>
        <w:t>검토</w:t>
      </w:r>
      <w:r w:rsidRPr="00CB2B3F">
        <w:rPr>
          <w:spacing w:val="3"/>
          <w:szCs w:val="22"/>
        </w:rPr>
        <w:t xml:space="preserve">, </w:t>
      </w:r>
      <w:r w:rsidRPr="00CB2B3F">
        <w:rPr>
          <w:rFonts w:ascii="바탕" w:eastAsia="바탕" w:hAnsi="바탕" w:cs="바탕" w:hint="eastAsia"/>
          <w:spacing w:val="3"/>
          <w:szCs w:val="22"/>
        </w:rPr>
        <w:t>②</w:t>
      </w:r>
      <w:r w:rsidRPr="00CB2B3F">
        <w:rPr>
          <w:spacing w:val="3"/>
          <w:szCs w:val="22"/>
        </w:rPr>
        <w:t xml:space="preserve"> </w:t>
      </w:r>
      <w:r w:rsidRPr="00CB2B3F">
        <w:rPr>
          <w:spacing w:val="3"/>
          <w:szCs w:val="22"/>
        </w:rPr>
        <w:t>대상회사의</w:t>
      </w:r>
      <w:r w:rsidRPr="00CB2B3F">
        <w:rPr>
          <w:spacing w:val="3"/>
          <w:szCs w:val="22"/>
        </w:rPr>
        <w:t xml:space="preserve"> </w:t>
      </w:r>
      <w:r>
        <w:rPr>
          <w:rFonts w:hint="eastAsia"/>
          <w:spacing w:val="3"/>
          <w:szCs w:val="22"/>
        </w:rPr>
        <w:t>임직원</w:t>
      </w:r>
      <w:r w:rsidRPr="00CB2B3F">
        <w:rPr>
          <w:spacing w:val="3"/>
          <w:szCs w:val="22"/>
        </w:rPr>
        <w:t xml:space="preserve"> </w:t>
      </w:r>
      <w:r w:rsidRPr="00CB2B3F">
        <w:rPr>
          <w:spacing w:val="3"/>
          <w:szCs w:val="22"/>
        </w:rPr>
        <w:t>면담</w:t>
      </w:r>
      <w:r w:rsidRPr="00CB2B3F">
        <w:rPr>
          <w:spacing w:val="3"/>
          <w:szCs w:val="22"/>
        </w:rPr>
        <w:t xml:space="preserve">, </w:t>
      </w:r>
      <w:r w:rsidRPr="00CB2B3F">
        <w:rPr>
          <w:rFonts w:ascii="바탕" w:eastAsia="바탕" w:hAnsi="바탕" w:cs="바탕" w:hint="eastAsia"/>
          <w:spacing w:val="3"/>
          <w:szCs w:val="22"/>
        </w:rPr>
        <w:t>③</w:t>
      </w:r>
      <w:r w:rsidRPr="00CB2B3F">
        <w:rPr>
          <w:spacing w:val="3"/>
          <w:szCs w:val="22"/>
        </w:rPr>
        <w:t xml:space="preserve"> </w:t>
      </w:r>
      <w:r w:rsidRPr="00CB2B3F">
        <w:rPr>
          <w:spacing w:val="3"/>
          <w:szCs w:val="22"/>
        </w:rPr>
        <w:t>서면</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구두</w:t>
      </w:r>
      <w:r w:rsidRPr="00CB2B3F">
        <w:rPr>
          <w:spacing w:val="3"/>
          <w:szCs w:val="22"/>
        </w:rPr>
        <w:t xml:space="preserve"> </w:t>
      </w:r>
      <w:r w:rsidRPr="00CB2B3F">
        <w:rPr>
          <w:spacing w:val="3"/>
          <w:szCs w:val="22"/>
        </w:rPr>
        <w:t>추가</w:t>
      </w:r>
      <w:r w:rsidRPr="00CB2B3F">
        <w:rPr>
          <w:spacing w:val="3"/>
          <w:szCs w:val="22"/>
        </w:rPr>
        <w:t xml:space="preserve"> </w:t>
      </w:r>
      <w:r w:rsidRPr="00CB2B3F">
        <w:rPr>
          <w:spacing w:val="3"/>
          <w:szCs w:val="22"/>
        </w:rPr>
        <w:t>질의</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그에</w:t>
      </w:r>
      <w:r w:rsidRPr="00CB2B3F">
        <w:rPr>
          <w:spacing w:val="3"/>
          <w:szCs w:val="22"/>
        </w:rPr>
        <w:t xml:space="preserve"> </w:t>
      </w:r>
      <w:r w:rsidRPr="00CB2B3F">
        <w:rPr>
          <w:spacing w:val="3"/>
          <w:szCs w:val="22"/>
        </w:rPr>
        <w:t>대한</w:t>
      </w:r>
      <w:r w:rsidRPr="00CB2B3F">
        <w:rPr>
          <w:spacing w:val="3"/>
          <w:szCs w:val="22"/>
        </w:rPr>
        <w:t xml:space="preserve"> </w:t>
      </w:r>
      <w:r w:rsidRPr="00CB2B3F">
        <w:rPr>
          <w:spacing w:val="3"/>
          <w:szCs w:val="22"/>
        </w:rPr>
        <w:t>답변</w:t>
      </w:r>
      <w:r w:rsidRPr="00CB2B3F">
        <w:rPr>
          <w:spacing w:val="3"/>
          <w:szCs w:val="22"/>
        </w:rPr>
        <w:t xml:space="preserve"> </w:t>
      </w:r>
      <w:r w:rsidRPr="00CB2B3F">
        <w:rPr>
          <w:spacing w:val="3"/>
          <w:szCs w:val="22"/>
        </w:rPr>
        <w:t>수령</w:t>
      </w:r>
      <w:r w:rsidRPr="00CB2B3F">
        <w:rPr>
          <w:spacing w:val="3"/>
          <w:szCs w:val="22"/>
        </w:rPr>
        <w:t xml:space="preserve"> </w:t>
      </w:r>
      <w:r w:rsidRPr="00CB2B3F">
        <w:rPr>
          <w:spacing w:val="3"/>
          <w:szCs w:val="22"/>
        </w:rPr>
        <w:t>절차를</w:t>
      </w:r>
      <w:r w:rsidRPr="00CB2B3F">
        <w:rPr>
          <w:spacing w:val="3"/>
          <w:szCs w:val="22"/>
        </w:rPr>
        <w:t xml:space="preserve"> </w:t>
      </w:r>
      <w:r w:rsidRPr="00CB2B3F">
        <w:rPr>
          <w:spacing w:val="3"/>
          <w:szCs w:val="22"/>
        </w:rPr>
        <w:t>통하여</w:t>
      </w:r>
      <w:r w:rsidRPr="00CB2B3F">
        <w:rPr>
          <w:spacing w:val="3"/>
          <w:szCs w:val="22"/>
        </w:rPr>
        <w:t xml:space="preserve"> </w:t>
      </w:r>
      <w:r w:rsidRPr="00CB2B3F">
        <w:rPr>
          <w:spacing w:val="3"/>
          <w:szCs w:val="22"/>
        </w:rPr>
        <w:t>대상회사</w:t>
      </w:r>
      <w:ins w:id="30" w:author="junkyo.shim" w:date="2021-08-29T18:33:00Z">
        <w:r>
          <w:rPr>
            <w:spacing w:val="3"/>
            <w:szCs w:val="22"/>
          </w:rPr>
          <w:t xml:space="preserve">, </w:t>
        </w:r>
        <w:proofErr w:type="spellStart"/>
        <w:r>
          <w:rPr>
            <w:rFonts w:hint="eastAsia"/>
            <w:spacing w:val="3"/>
            <w:szCs w:val="22"/>
          </w:rPr>
          <w:t>한샘넥서스</w:t>
        </w:r>
        <w:proofErr w:type="spellEnd"/>
        <w:r>
          <w:rPr>
            <w:rFonts w:hint="eastAsia"/>
            <w:spacing w:val="3"/>
            <w:szCs w:val="22"/>
          </w:rPr>
          <w:t>,</w:t>
        </w:r>
        <w:r>
          <w:rPr>
            <w:spacing w:val="3"/>
            <w:szCs w:val="22"/>
          </w:rPr>
          <w:t xml:space="preserve"> </w:t>
        </w:r>
        <w:proofErr w:type="spellStart"/>
        <w:r>
          <w:rPr>
            <w:rFonts w:hint="eastAsia"/>
            <w:spacing w:val="3"/>
            <w:szCs w:val="22"/>
          </w:rPr>
          <w:t>한샘도무스</w:t>
        </w:r>
        <w:proofErr w:type="spellEnd"/>
        <w:r>
          <w:rPr>
            <w:rFonts w:hint="eastAsia"/>
            <w:spacing w:val="3"/>
            <w:szCs w:val="22"/>
          </w:rPr>
          <w:t xml:space="preserve">, </w:t>
        </w:r>
        <w:r>
          <w:rPr>
            <w:rFonts w:hint="eastAsia"/>
            <w:spacing w:val="3"/>
            <w:szCs w:val="22"/>
          </w:rPr>
          <w:t>한샘개발</w:t>
        </w:r>
        <w:r>
          <w:rPr>
            <w:rFonts w:hint="eastAsia"/>
            <w:spacing w:val="3"/>
            <w:szCs w:val="22"/>
          </w:rPr>
          <w:t xml:space="preserve">, </w:t>
        </w:r>
        <w:r>
          <w:rPr>
            <w:rFonts w:hint="eastAsia"/>
            <w:spacing w:val="3"/>
            <w:szCs w:val="22"/>
          </w:rPr>
          <w:t>한샘서비스</w:t>
        </w:r>
        <w:r>
          <w:rPr>
            <w:rFonts w:hint="eastAsia"/>
            <w:spacing w:val="3"/>
            <w:szCs w:val="22"/>
          </w:rPr>
          <w:t xml:space="preserve"> </w:t>
        </w:r>
        <w:r>
          <w:rPr>
            <w:rFonts w:hint="eastAsia"/>
            <w:spacing w:val="3"/>
            <w:szCs w:val="22"/>
          </w:rPr>
          <w:t>및</w:t>
        </w:r>
        <w:r>
          <w:rPr>
            <w:rFonts w:hint="eastAsia"/>
            <w:spacing w:val="3"/>
            <w:szCs w:val="22"/>
          </w:rPr>
          <w:t xml:space="preserve"> </w:t>
        </w:r>
        <w:del w:id="31" w:author="heesung.ahn" w:date="2021-08-30T22:26:00Z">
          <w:r w:rsidDel="008F7B31">
            <w:rPr>
              <w:rFonts w:hint="eastAsia"/>
              <w:spacing w:val="3"/>
              <w:szCs w:val="22"/>
            </w:rPr>
            <w:delText>미국법인을</w:delText>
          </w:r>
          <w:r w:rsidDel="008F7B31">
            <w:rPr>
              <w:rFonts w:hint="eastAsia"/>
              <w:spacing w:val="3"/>
              <w:szCs w:val="22"/>
            </w:rPr>
            <w:delText xml:space="preserve"> </w:delText>
          </w:r>
          <w:r w:rsidDel="008F7B31">
            <w:rPr>
              <w:rFonts w:hint="eastAsia"/>
              <w:spacing w:val="3"/>
              <w:szCs w:val="22"/>
            </w:rPr>
            <w:delText>제외한</w:delText>
          </w:r>
          <w:r w:rsidDel="008F7B31">
            <w:rPr>
              <w:rFonts w:hint="eastAsia"/>
              <w:spacing w:val="3"/>
              <w:szCs w:val="22"/>
            </w:rPr>
            <w:delText xml:space="preserve"> </w:delText>
          </w:r>
        </w:del>
        <w:r>
          <w:rPr>
            <w:rFonts w:hint="eastAsia"/>
            <w:spacing w:val="3"/>
            <w:szCs w:val="22"/>
          </w:rPr>
          <w:t>해외</w:t>
        </w:r>
        <w:r>
          <w:rPr>
            <w:rFonts w:hint="eastAsia"/>
            <w:spacing w:val="3"/>
            <w:szCs w:val="22"/>
          </w:rPr>
          <w:t xml:space="preserve"> </w:t>
        </w:r>
        <w:r>
          <w:rPr>
            <w:rFonts w:hint="eastAsia"/>
            <w:spacing w:val="3"/>
            <w:szCs w:val="22"/>
          </w:rPr>
          <w:t>자회사</w:t>
        </w:r>
      </w:ins>
      <w:ins w:id="32" w:author="heesung.ahn" w:date="2021-08-30T22:26:00Z">
        <w:r w:rsidR="008F7B31">
          <w:rPr>
            <w:rFonts w:hint="eastAsia"/>
            <w:spacing w:val="3"/>
            <w:szCs w:val="22"/>
          </w:rPr>
          <w:t>(</w:t>
        </w:r>
        <w:r w:rsidR="008F7B31">
          <w:rPr>
            <w:rFonts w:hint="eastAsia"/>
            <w:spacing w:val="3"/>
            <w:szCs w:val="22"/>
          </w:rPr>
          <w:t>미국법인</w:t>
        </w:r>
        <w:r w:rsidR="008F7B31">
          <w:rPr>
            <w:rFonts w:hint="eastAsia"/>
            <w:spacing w:val="3"/>
            <w:szCs w:val="22"/>
          </w:rPr>
          <w:t xml:space="preserve"> </w:t>
        </w:r>
        <w:r w:rsidR="008F7B31">
          <w:rPr>
            <w:rFonts w:hint="eastAsia"/>
            <w:spacing w:val="3"/>
            <w:szCs w:val="22"/>
          </w:rPr>
          <w:t>제외</w:t>
        </w:r>
        <w:r w:rsidR="008F7B31">
          <w:rPr>
            <w:rFonts w:hint="eastAsia"/>
            <w:spacing w:val="3"/>
            <w:szCs w:val="22"/>
          </w:rPr>
          <w:t>)</w:t>
        </w:r>
      </w:ins>
      <w:del w:id="33" w:author="junkyo.shim" w:date="2021-08-29T18:32:00Z">
        <w:r w:rsidRPr="00CB2B3F" w:rsidDel="00556A35">
          <w:rPr>
            <w:spacing w:val="3"/>
            <w:szCs w:val="22"/>
          </w:rPr>
          <w:delText xml:space="preserve"> </w:delText>
        </w:r>
        <w:r w:rsidRPr="00CB2B3F" w:rsidDel="00556A35">
          <w:rPr>
            <w:spacing w:val="3"/>
            <w:szCs w:val="22"/>
          </w:rPr>
          <w:delText>및</w:delText>
        </w:r>
        <w:r w:rsidRPr="00CB2B3F" w:rsidDel="00556A35">
          <w:rPr>
            <w:spacing w:val="3"/>
            <w:szCs w:val="22"/>
          </w:rPr>
          <w:delText xml:space="preserve"> </w:delText>
        </w:r>
        <w:r w:rsidRPr="00CB2B3F" w:rsidDel="00556A35">
          <w:rPr>
            <w:spacing w:val="3"/>
            <w:szCs w:val="22"/>
          </w:rPr>
          <w:delText>주요</w:delText>
        </w:r>
        <w:r w:rsidRPr="00CB2B3F" w:rsidDel="00556A35">
          <w:rPr>
            <w:spacing w:val="3"/>
            <w:szCs w:val="22"/>
          </w:rPr>
          <w:delText xml:space="preserve"> </w:delText>
        </w:r>
        <w:r w:rsidRPr="00CB2B3F" w:rsidDel="00556A35">
          <w:rPr>
            <w:spacing w:val="3"/>
            <w:szCs w:val="22"/>
          </w:rPr>
          <w:delText>자회사</w:delText>
        </w:r>
      </w:del>
      <w:r w:rsidRPr="00CB2B3F">
        <w:rPr>
          <w:spacing w:val="3"/>
          <w:szCs w:val="22"/>
        </w:rPr>
        <w:t>에</w:t>
      </w:r>
      <w:r w:rsidRPr="00CB2B3F">
        <w:rPr>
          <w:spacing w:val="3"/>
          <w:szCs w:val="22"/>
        </w:rPr>
        <w:t xml:space="preserve"> </w:t>
      </w:r>
      <w:r w:rsidRPr="00CB2B3F">
        <w:rPr>
          <w:spacing w:val="3"/>
          <w:szCs w:val="22"/>
        </w:rPr>
        <w:t>대한</w:t>
      </w:r>
      <w:r w:rsidRPr="00CB2B3F">
        <w:rPr>
          <w:spacing w:val="3"/>
          <w:szCs w:val="22"/>
        </w:rPr>
        <w:t xml:space="preserve"> </w:t>
      </w:r>
      <w:r w:rsidRPr="00CB2B3F">
        <w:rPr>
          <w:spacing w:val="3"/>
          <w:szCs w:val="22"/>
        </w:rPr>
        <w:t>법률실사</w:t>
      </w:r>
      <w:r w:rsidRPr="00CB2B3F">
        <w:rPr>
          <w:spacing w:val="3"/>
          <w:szCs w:val="22"/>
        </w:rPr>
        <w:t>(“</w:t>
      </w:r>
      <w:r w:rsidRPr="00CB2B3F">
        <w:rPr>
          <w:spacing w:val="3"/>
          <w:szCs w:val="22"/>
          <w:u w:val="single"/>
        </w:rPr>
        <w:t>본건</w:t>
      </w:r>
      <w:r w:rsidRPr="00CB2B3F">
        <w:rPr>
          <w:spacing w:val="3"/>
          <w:szCs w:val="22"/>
          <w:u w:val="single"/>
        </w:rPr>
        <w:t xml:space="preserve"> </w:t>
      </w:r>
      <w:r w:rsidRPr="00CB2B3F">
        <w:rPr>
          <w:spacing w:val="3"/>
          <w:szCs w:val="22"/>
          <w:u w:val="single"/>
        </w:rPr>
        <w:t>실사</w:t>
      </w:r>
      <w:r w:rsidRPr="00CB2B3F">
        <w:rPr>
          <w:spacing w:val="3"/>
          <w:szCs w:val="22"/>
        </w:rPr>
        <w:t>”)</w:t>
      </w:r>
      <w:r w:rsidRPr="00CB2B3F">
        <w:rPr>
          <w:spacing w:val="3"/>
          <w:szCs w:val="22"/>
        </w:rPr>
        <w:t>를</w:t>
      </w:r>
      <w:r w:rsidRPr="00CB2B3F">
        <w:rPr>
          <w:spacing w:val="3"/>
          <w:szCs w:val="22"/>
        </w:rPr>
        <w:t xml:space="preserve"> </w:t>
      </w:r>
      <w:r w:rsidRPr="00CB2B3F">
        <w:rPr>
          <w:spacing w:val="3"/>
          <w:szCs w:val="22"/>
        </w:rPr>
        <w:t>실시하였습니다</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실사의</w:t>
      </w:r>
      <w:r w:rsidRPr="00CB2B3F">
        <w:rPr>
          <w:spacing w:val="3"/>
          <w:szCs w:val="22"/>
        </w:rPr>
        <w:t xml:space="preserve"> </w:t>
      </w:r>
      <w:r w:rsidRPr="00CB2B3F">
        <w:rPr>
          <w:spacing w:val="3"/>
          <w:szCs w:val="22"/>
        </w:rPr>
        <w:t>목적은</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거래와</w:t>
      </w:r>
      <w:r w:rsidRPr="00CB2B3F">
        <w:rPr>
          <w:spacing w:val="3"/>
          <w:szCs w:val="22"/>
        </w:rPr>
        <w:t xml:space="preserve"> </w:t>
      </w:r>
      <w:r w:rsidRPr="00CB2B3F">
        <w:rPr>
          <w:spacing w:val="3"/>
          <w:szCs w:val="22"/>
        </w:rPr>
        <w:t>관련하여</w:t>
      </w:r>
      <w:r w:rsidRPr="00CB2B3F">
        <w:rPr>
          <w:spacing w:val="3"/>
          <w:szCs w:val="22"/>
        </w:rPr>
        <w:t xml:space="preserve"> </w:t>
      </w:r>
      <w:r>
        <w:rPr>
          <w:rFonts w:hint="eastAsia"/>
          <w:spacing w:val="3"/>
          <w:szCs w:val="22"/>
        </w:rPr>
        <w:t>중요한</w:t>
      </w:r>
      <w:r>
        <w:rPr>
          <w:rFonts w:hint="eastAsia"/>
          <w:spacing w:val="3"/>
          <w:szCs w:val="22"/>
        </w:rPr>
        <w:t xml:space="preserve"> </w:t>
      </w:r>
      <w:r w:rsidRPr="00CB2B3F">
        <w:rPr>
          <w:spacing w:val="3"/>
          <w:szCs w:val="22"/>
        </w:rPr>
        <w:t>법률적</w:t>
      </w:r>
      <w:r w:rsidRPr="00CB2B3F">
        <w:rPr>
          <w:spacing w:val="3"/>
          <w:szCs w:val="22"/>
        </w:rPr>
        <w:t xml:space="preserve"> </w:t>
      </w:r>
      <w:r w:rsidRPr="00CB2B3F">
        <w:rPr>
          <w:spacing w:val="3"/>
          <w:szCs w:val="22"/>
        </w:rPr>
        <w:t>영향을</w:t>
      </w:r>
      <w:r w:rsidRPr="00CB2B3F">
        <w:rPr>
          <w:spacing w:val="3"/>
          <w:szCs w:val="22"/>
        </w:rPr>
        <w:t xml:space="preserve"> </w:t>
      </w:r>
      <w:r w:rsidRPr="00CB2B3F">
        <w:rPr>
          <w:spacing w:val="3"/>
          <w:szCs w:val="22"/>
        </w:rPr>
        <w:t>가질</w:t>
      </w:r>
      <w:r w:rsidRPr="00CB2B3F">
        <w:rPr>
          <w:spacing w:val="3"/>
          <w:szCs w:val="22"/>
        </w:rPr>
        <w:t xml:space="preserve"> </w:t>
      </w:r>
      <w:r w:rsidRPr="00CB2B3F">
        <w:rPr>
          <w:spacing w:val="3"/>
          <w:szCs w:val="22"/>
        </w:rPr>
        <w:t>수</w:t>
      </w:r>
      <w:r w:rsidRPr="00CB2B3F">
        <w:rPr>
          <w:spacing w:val="3"/>
          <w:szCs w:val="22"/>
        </w:rPr>
        <w:t xml:space="preserve"> </w:t>
      </w:r>
      <w:r w:rsidRPr="00CB2B3F">
        <w:rPr>
          <w:spacing w:val="3"/>
          <w:szCs w:val="22"/>
        </w:rPr>
        <w:t>있는</w:t>
      </w:r>
      <w:r w:rsidRPr="00CB2B3F">
        <w:rPr>
          <w:spacing w:val="3"/>
          <w:szCs w:val="22"/>
        </w:rPr>
        <w:t xml:space="preserve"> </w:t>
      </w:r>
      <w:r w:rsidRPr="00CB2B3F">
        <w:rPr>
          <w:spacing w:val="3"/>
          <w:szCs w:val="22"/>
        </w:rPr>
        <w:t>사항</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거래를</w:t>
      </w:r>
      <w:r w:rsidRPr="00CB2B3F">
        <w:rPr>
          <w:spacing w:val="3"/>
          <w:szCs w:val="22"/>
        </w:rPr>
        <w:t xml:space="preserve"> </w:t>
      </w:r>
      <w:r w:rsidRPr="00CB2B3F">
        <w:rPr>
          <w:spacing w:val="3"/>
          <w:szCs w:val="22"/>
        </w:rPr>
        <w:t>완결하기</w:t>
      </w:r>
      <w:r w:rsidRPr="00CB2B3F">
        <w:rPr>
          <w:spacing w:val="3"/>
          <w:szCs w:val="22"/>
        </w:rPr>
        <w:t xml:space="preserve"> </w:t>
      </w:r>
      <w:r w:rsidRPr="00CB2B3F">
        <w:rPr>
          <w:spacing w:val="3"/>
          <w:szCs w:val="22"/>
        </w:rPr>
        <w:t>위하여</w:t>
      </w:r>
      <w:r w:rsidRPr="00CB2B3F">
        <w:rPr>
          <w:spacing w:val="3"/>
          <w:szCs w:val="22"/>
        </w:rPr>
        <w:t xml:space="preserve"> </w:t>
      </w:r>
      <w:r w:rsidRPr="00CB2B3F">
        <w:rPr>
          <w:spacing w:val="3"/>
          <w:szCs w:val="22"/>
        </w:rPr>
        <w:t>취하여야</w:t>
      </w:r>
      <w:r w:rsidRPr="00CB2B3F">
        <w:rPr>
          <w:spacing w:val="3"/>
          <w:szCs w:val="22"/>
        </w:rPr>
        <w:t xml:space="preserve"> </w:t>
      </w:r>
      <w:r w:rsidRPr="00CB2B3F">
        <w:rPr>
          <w:spacing w:val="3"/>
          <w:szCs w:val="22"/>
        </w:rPr>
        <w:t>할</w:t>
      </w:r>
      <w:r w:rsidRPr="00CB2B3F">
        <w:rPr>
          <w:spacing w:val="3"/>
          <w:szCs w:val="22"/>
        </w:rPr>
        <w:t xml:space="preserve"> </w:t>
      </w:r>
      <w:r w:rsidRPr="00CB2B3F">
        <w:rPr>
          <w:spacing w:val="3"/>
          <w:szCs w:val="22"/>
        </w:rPr>
        <w:t>법률적</w:t>
      </w:r>
      <w:r w:rsidRPr="00CB2B3F">
        <w:rPr>
          <w:spacing w:val="3"/>
          <w:szCs w:val="22"/>
        </w:rPr>
        <w:t xml:space="preserve"> </w:t>
      </w:r>
      <w:r w:rsidRPr="00CB2B3F">
        <w:rPr>
          <w:spacing w:val="3"/>
          <w:szCs w:val="22"/>
        </w:rPr>
        <w:t>조치로서</w:t>
      </w:r>
      <w:r w:rsidRPr="00CB2B3F">
        <w:rPr>
          <w:spacing w:val="3"/>
          <w:szCs w:val="22"/>
        </w:rPr>
        <w:t xml:space="preserve"> </w:t>
      </w:r>
      <w:r w:rsidRPr="00CB2B3F">
        <w:rPr>
          <w:spacing w:val="3"/>
          <w:szCs w:val="22"/>
        </w:rPr>
        <w:t>고려할</w:t>
      </w:r>
      <w:r w:rsidRPr="00CB2B3F">
        <w:rPr>
          <w:spacing w:val="3"/>
          <w:szCs w:val="22"/>
        </w:rPr>
        <w:t xml:space="preserve"> </w:t>
      </w:r>
      <w:r w:rsidRPr="00CB2B3F">
        <w:rPr>
          <w:spacing w:val="3"/>
          <w:szCs w:val="22"/>
        </w:rPr>
        <w:t>필요가</w:t>
      </w:r>
      <w:r w:rsidRPr="00CB2B3F">
        <w:rPr>
          <w:spacing w:val="3"/>
          <w:szCs w:val="22"/>
        </w:rPr>
        <w:t xml:space="preserve"> </w:t>
      </w:r>
      <w:r w:rsidRPr="00CB2B3F">
        <w:rPr>
          <w:spacing w:val="3"/>
          <w:szCs w:val="22"/>
        </w:rPr>
        <w:t>있는</w:t>
      </w:r>
      <w:r w:rsidRPr="00CB2B3F">
        <w:rPr>
          <w:spacing w:val="3"/>
          <w:szCs w:val="22"/>
        </w:rPr>
        <w:t xml:space="preserve"> </w:t>
      </w:r>
      <w:r w:rsidRPr="00CB2B3F">
        <w:rPr>
          <w:spacing w:val="3"/>
          <w:szCs w:val="22"/>
        </w:rPr>
        <w:t>사항들을</w:t>
      </w:r>
      <w:r w:rsidRPr="00CB2B3F">
        <w:rPr>
          <w:spacing w:val="3"/>
          <w:szCs w:val="22"/>
        </w:rPr>
        <w:t xml:space="preserve"> </w:t>
      </w:r>
      <w:r w:rsidRPr="00CB2B3F">
        <w:rPr>
          <w:spacing w:val="3"/>
          <w:szCs w:val="22"/>
        </w:rPr>
        <w:t>파악</w:t>
      </w:r>
      <w:r w:rsidRPr="00CB2B3F">
        <w:rPr>
          <w:spacing w:val="3"/>
          <w:szCs w:val="22"/>
        </w:rPr>
        <w:t xml:space="preserve">, </w:t>
      </w:r>
      <w:r w:rsidRPr="00CB2B3F">
        <w:rPr>
          <w:spacing w:val="3"/>
          <w:szCs w:val="22"/>
        </w:rPr>
        <w:t>확인</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분석하는</w:t>
      </w:r>
      <w:r w:rsidRPr="00CB2B3F">
        <w:rPr>
          <w:spacing w:val="3"/>
          <w:szCs w:val="22"/>
        </w:rPr>
        <w:t xml:space="preserve"> </w:t>
      </w:r>
      <w:r w:rsidRPr="00CB2B3F">
        <w:rPr>
          <w:spacing w:val="3"/>
          <w:szCs w:val="22"/>
        </w:rPr>
        <w:t>것이었으며</w:t>
      </w:r>
      <w:r w:rsidRPr="00CB2B3F">
        <w:rPr>
          <w:spacing w:val="3"/>
          <w:szCs w:val="22"/>
        </w:rPr>
        <w:t xml:space="preserve">, </w:t>
      </w:r>
      <w:r w:rsidRPr="00CB2B3F">
        <w:rPr>
          <w:spacing w:val="3"/>
          <w:szCs w:val="22"/>
        </w:rPr>
        <w:t>저희는</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실사</w:t>
      </w:r>
      <w:r w:rsidRPr="00CB2B3F">
        <w:rPr>
          <w:spacing w:val="3"/>
          <w:szCs w:val="22"/>
        </w:rPr>
        <w:t xml:space="preserve"> </w:t>
      </w:r>
      <w:r w:rsidRPr="00CB2B3F">
        <w:rPr>
          <w:spacing w:val="3"/>
          <w:szCs w:val="22"/>
        </w:rPr>
        <w:t>과정에서</w:t>
      </w:r>
      <w:r w:rsidRPr="00CB2B3F">
        <w:rPr>
          <w:spacing w:val="3"/>
          <w:szCs w:val="22"/>
        </w:rPr>
        <w:t xml:space="preserve"> </w:t>
      </w:r>
      <w:r w:rsidRPr="00CB2B3F">
        <w:rPr>
          <w:spacing w:val="3"/>
          <w:szCs w:val="22"/>
        </w:rPr>
        <w:t>모든</w:t>
      </w:r>
      <w:r w:rsidRPr="00CB2B3F">
        <w:rPr>
          <w:spacing w:val="3"/>
          <w:szCs w:val="22"/>
        </w:rPr>
        <w:t xml:space="preserve"> </w:t>
      </w:r>
      <w:r w:rsidRPr="00CB2B3F">
        <w:rPr>
          <w:spacing w:val="3"/>
          <w:szCs w:val="22"/>
        </w:rPr>
        <w:t>문제점을</w:t>
      </w:r>
      <w:r w:rsidRPr="00CB2B3F">
        <w:rPr>
          <w:spacing w:val="3"/>
          <w:szCs w:val="22"/>
        </w:rPr>
        <w:t xml:space="preserve"> </w:t>
      </w:r>
      <w:r w:rsidRPr="00CB2B3F">
        <w:rPr>
          <w:spacing w:val="3"/>
          <w:szCs w:val="22"/>
        </w:rPr>
        <w:t>망라적으로</w:t>
      </w:r>
      <w:r w:rsidRPr="00CB2B3F">
        <w:rPr>
          <w:spacing w:val="3"/>
          <w:szCs w:val="22"/>
        </w:rPr>
        <w:t xml:space="preserve"> </w:t>
      </w:r>
      <w:r w:rsidRPr="00CB2B3F">
        <w:rPr>
          <w:spacing w:val="3"/>
          <w:szCs w:val="22"/>
        </w:rPr>
        <w:t>검토하기보다는</w:t>
      </w:r>
      <w:r w:rsidRPr="00CB2B3F">
        <w:rPr>
          <w:spacing w:val="3"/>
          <w:szCs w:val="22"/>
        </w:rPr>
        <w:t xml:space="preserve"> </w:t>
      </w:r>
      <w:r w:rsidRPr="00CB2B3F">
        <w:rPr>
          <w:spacing w:val="3"/>
          <w:szCs w:val="22"/>
        </w:rPr>
        <w:t>중요한</w:t>
      </w:r>
      <w:r w:rsidRPr="00CB2B3F">
        <w:rPr>
          <w:spacing w:val="3"/>
          <w:szCs w:val="22"/>
        </w:rPr>
        <w:t xml:space="preserve"> </w:t>
      </w:r>
      <w:r w:rsidRPr="00CB2B3F">
        <w:rPr>
          <w:spacing w:val="3"/>
          <w:szCs w:val="22"/>
        </w:rPr>
        <w:t>이슈</w:t>
      </w:r>
      <w:r w:rsidRPr="00CB2B3F">
        <w:rPr>
          <w:spacing w:val="3"/>
          <w:szCs w:val="22"/>
        </w:rPr>
        <w:t xml:space="preserve"> </w:t>
      </w:r>
      <w:r w:rsidRPr="00CB2B3F">
        <w:rPr>
          <w:spacing w:val="3"/>
          <w:szCs w:val="22"/>
        </w:rPr>
        <w:t>위주로</w:t>
      </w:r>
      <w:r w:rsidRPr="00CB2B3F">
        <w:rPr>
          <w:spacing w:val="3"/>
          <w:szCs w:val="22"/>
        </w:rPr>
        <w:t xml:space="preserve"> </w:t>
      </w:r>
      <w:r w:rsidRPr="00CB2B3F">
        <w:rPr>
          <w:spacing w:val="3"/>
          <w:szCs w:val="22"/>
        </w:rPr>
        <w:t>제한된</w:t>
      </w:r>
      <w:r w:rsidRPr="00CB2B3F">
        <w:rPr>
          <w:spacing w:val="3"/>
          <w:szCs w:val="22"/>
        </w:rPr>
        <w:t xml:space="preserve"> </w:t>
      </w:r>
      <w:r w:rsidRPr="00CB2B3F">
        <w:rPr>
          <w:spacing w:val="3"/>
          <w:szCs w:val="22"/>
        </w:rPr>
        <w:t>범위</w:t>
      </w:r>
      <w:r w:rsidRPr="00CB2B3F">
        <w:rPr>
          <w:spacing w:val="3"/>
          <w:szCs w:val="22"/>
        </w:rPr>
        <w:t xml:space="preserve"> </w:t>
      </w:r>
      <w:r w:rsidRPr="00CB2B3F">
        <w:rPr>
          <w:spacing w:val="3"/>
          <w:szCs w:val="22"/>
        </w:rPr>
        <w:t>내에서</w:t>
      </w:r>
      <w:r w:rsidRPr="00CB2B3F">
        <w:rPr>
          <w:spacing w:val="3"/>
          <w:szCs w:val="22"/>
        </w:rPr>
        <w:t xml:space="preserve"> </w:t>
      </w:r>
      <w:r w:rsidRPr="00CB2B3F">
        <w:rPr>
          <w:spacing w:val="3"/>
          <w:szCs w:val="22"/>
        </w:rPr>
        <w:t>검토를</w:t>
      </w:r>
      <w:r w:rsidRPr="00CB2B3F">
        <w:rPr>
          <w:spacing w:val="3"/>
          <w:szCs w:val="22"/>
        </w:rPr>
        <w:t xml:space="preserve"> </w:t>
      </w:r>
      <w:r w:rsidRPr="00CB2B3F">
        <w:rPr>
          <w:spacing w:val="3"/>
          <w:szCs w:val="22"/>
        </w:rPr>
        <w:t>실시하였고</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실사보고서에도</w:t>
      </w:r>
      <w:r w:rsidRPr="00CB2B3F">
        <w:rPr>
          <w:spacing w:val="3"/>
          <w:szCs w:val="22"/>
        </w:rPr>
        <w:t xml:space="preserve"> </w:t>
      </w:r>
      <w:r w:rsidRPr="00CB2B3F">
        <w:rPr>
          <w:spacing w:val="3"/>
          <w:szCs w:val="22"/>
        </w:rPr>
        <w:t>그러한</w:t>
      </w:r>
      <w:r w:rsidRPr="00CB2B3F">
        <w:rPr>
          <w:spacing w:val="3"/>
          <w:szCs w:val="22"/>
        </w:rPr>
        <w:t xml:space="preserve"> </w:t>
      </w:r>
      <w:r w:rsidRPr="00CB2B3F">
        <w:rPr>
          <w:spacing w:val="3"/>
          <w:szCs w:val="22"/>
        </w:rPr>
        <w:t>주요</w:t>
      </w:r>
      <w:r w:rsidRPr="00CB2B3F">
        <w:rPr>
          <w:spacing w:val="3"/>
          <w:szCs w:val="22"/>
        </w:rPr>
        <w:t xml:space="preserve"> </w:t>
      </w:r>
      <w:r w:rsidRPr="00CB2B3F">
        <w:rPr>
          <w:spacing w:val="3"/>
          <w:szCs w:val="22"/>
        </w:rPr>
        <w:t>이슈만이</w:t>
      </w:r>
      <w:r w:rsidRPr="00CB2B3F">
        <w:rPr>
          <w:spacing w:val="3"/>
          <w:szCs w:val="22"/>
        </w:rPr>
        <w:t xml:space="preserve"> </w:t>
      </w:r>
      <w:r w:rsidRPr="00CB2B3F">
        <w:rPr>
          <w:spacing w:val="3"/>
          <w:szCs w:val="22"/>
        </w:rPr>
        <w:t>반영되어</w:t>
      </w:r>
      <w:r w:rsidRPr="00CB2B3F">
        <w:rPr>
          <w:spacing w:val="3"/>
          <w:szCs w:val="22"/>
        </w:rPr>
        <w:t xml:space="preserve"> </w:t>
      </w:r>
      <w:r w:rsidRPr="00CB2B3F">
        <w:rPr>
          <w:spacing w:val="3"/>
          <w:szCs w:val="22"/>
        </w:rPr>
        <w:t>있습니다</w:t>
      </w:r>
      <w:r w:rsidRPr="00CB2B3F">
        <w:rPr>
          <w:spacing w:val="3"/>
          <w:szCs w:val="22"/>
        </w:rPr>
        <w:t xml:space="preserve">. </w:t>
      </w:r>
      <w:r w:rsidRPr="00CB2B3F">
        <w:rPr>
          <w:spacing w:val="3"/>
          <w:szCs w:val="22"/>
        </w:rPr>
        <w:t>또한</w:t>
      </w:r>
      <w:r w:rsidRPr="00CB2B3F">
        <w:rPr>
          <w:spacing w:val="3"/>
          <w:szCs w:val="22"/>
        </w:rPr>
        <w:t xml:space="preserve"> </w:t>
      </w:r>
      <w:r w:rsidRPr="00CB2B3F">
        <w:rPr>
          <w:spacing w:val="3"/>
          <w:szCs w:val="22"/>
        </w:rPr>
        <w:t>저희는</w:t>
      </w:r>
      <w:r w:rsidRPr="00CB2B3F">
        <w:rPr>
          <w:spacing w:val="3"/>
          <w:szCs w:val="22"/>
        </w:rPr>
        <w:t xml:space="preserve"> </w:t>
      </w:r>
      <w:r w:rsidRPr="00CB2B3F">
        <w:rPr>
          <w:spacing w:val="3"/>
          <w:szCs w:val="22"/>
        </w:rPr>
        <w:t>가정적인</w:t>
      </w:r>
      <w:r w:rsidRPr="00CB2B3F">
        <w:rPr>
          <w:spacing w:val="3"/>
          <w:szCs w:val="22"/>
        </w:rPr>
        <w:t xml:space="preserve"> </w:t>
      </w:r>
      <w:r w:rsidRPr="00CB2B3F">
        <w:rPr>
          <w:spacing w:val="3"/>
          <w:szCs w:val="22"/>
        </w:rPr>
        <w:t>상황에</w:t>
      </w:r>
      <w:r w:rsidRPr="00CB2B3F">
        <w:rPr>
          <w:spacing w:val="3"/>
          <w:szCs w:val="22"/>
        </w:rPr>
        <w:t xml:space="preserve"> </w:t>
      </w:r>
      <w:r w:rsidRPr="00CB2B3F">
        <w:rPr>
          <w:spacing w:val="3"/>
          <w:szCs w:val="22"/>
        </w:rPr>
        <w:t>기초하여</w:t>
      </w:r>
      <w:r w:rsidRPr="00CB2B3F">
        <w:rPr>
          <w:spacing w:val="3"/>
          <w:szCs w:val="22"/>
        </w:rPr>
        <w:t xml:space="preserve"> </w:t>
      </w:r>
      <w:r w:rsidRPr="00CB2B3F">
        <w:rPr>
          <w:spacing w:val="3"/>
          <w:szCs w:val="22"/>
        </w:rPr>
        <w:t>관련된</w:t>
      </w:r>
      <w:r w:rsidRPr="00CB2B3F">
        <w:rPr>
          <w:spacing w:val="3"/>
          <w:szCs w:val="22"/>
        </w:rPr>
        <w:t xml:space="preserve"> </w:t>
      </w:r>
      <w:r w:rsidRPr="00CB2B3F">
        <w:rPr>
          <w:spacing w:val="3"/>
          <w:szCs w:val="22"/>
        </w:rPr>
        <w:t>위험요소를</w:t>
      </w:r>
      <w:r w:rsidRPr="00CB2B3F">
        <w:rPr>
          <w:spacing w:val="3"/>
          <w:szCs w:val="22"/>
        </w:rPr>
        <w:t xml:space="preserve"> </w:t>
      </w:r>
      <w:r w:rsidRPr="00CB2B3F">
        <w:rPr>
          <w:spacing w:val="3"/>
          <w:szCs w:val="22"/>
        </w:rPr>
        <w:t>파악하려고</w:t>
      </w:r>
      <w:r w:rsidRPr="00CB2B3F">
        <w:rPr>
          <w:spacing w:val="3"/>
          <w:szCs w:val="22"/>
        </w:rPr>
        <w:t xml:space="preserve"> </w:t>
      </w:r>
      <w:r w:rsidRPr="00CB2B3F">
        <w:rPr>
          <w:spacing w:val="3"/>
          <w:szCs w:val="22"/>
        </w:rPr>
        <w:t>의도하지는</w:t>
      </w:r>
      <w:r w:rsidRPr="00CB2B3F">
        <w:rPr>
          <w:spacing w:val="3"/>
          <w:szCs w:val="22"/>
        </w:rPr>
        <w:t xml:space="preserve"> </w:t>
      </w:r>
      <w:r w:rsidRPr="00CB2B3F">
        <w:rPr>
          <w:spacing w:val="3"/>
          <w:szCs w:val="22"/>
        </w:rPr>
        <w:t>아니하였습니다</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실사보고서는</w:t>
      </w:r>
      <w:r w:rsidRPr="00CB2B3F">
        <w:rPr>
          <w:spacing w:val="3"/>
          <w:szCs w:val="22"/>
        </w:rPr>
        <w:t xml:space="preserve"> </w:t>
      </w:r>
      <w:r>
        <w:rPr>
          <w:rFonts w:hint="eastAsia"/>
          <w:spacing w:val="3"/>
          <w:szCs w:val="22"/>
        </w:rPr>
        <w:t>대상회사</w:t>
      </w:r>
      <w:r>
        <w:rPr>
          <w:rFonts w:hint="eastAsia"/>
          <w:spacing w:val="3"/>
          <w:szCs w:val="22"/>
        </w:rPr>
        <w:t xml:space="preserve"> </w:t>
      </w:r>
      <w:r>
        <w:rPr>
          <w:rFonts w:hint="eastAsia"/>
          <w:spacing w:val="3"/>
          <w:szCs w:val="22"/>
        </w:rPr>
        <w:t>및</w:t>
      </w:r>
      <w:r>
        <w:rPr>
          <w:rFonts w:hint="eastAsia"/>
          <w:spacing w:val="3"/>
          <w:szCs w:val="22"/>
        </w:rPr>
        <w:t xml:space="preserve"> </w:t>
      </w:r>
      <w:r>
        <w:rPr>
          <w:rFonts w:hint="eastAsia"/>
          <w:spacing w:val="3"/>
          <w:szCs w:val="22"/>
        </w:rPr>
        <w:t>주요</w:t>
      </w:r>
      <w:r>
        <w:rPr>
          <w:rFonts w:hint="eastAsia"/>
          <w:spacing w:val="3"/>
          <w:szCs w:val="22"/>
        </w:rPr>
        <w:t xml:space="preserve"> </w:t>
      </w:r>
      <w:r>
        <w:rPr>
          <w:rFonts w:hint="eastAsia"/>
          <w:spacing w:val="3"/>
          <w:szCs w:val="22"/>
        </w:rPr>
        <w:t>자회사의</w:t>
      </w:r>
      <w:r>
        <w:rPr>
          <w:rFonts w:hint="eastAsia"/>
          <w:spacing w:val="3"/>
          <w:szCs w:val="22"/>
        </w:rPr>
        <w:t xml:space="preserve"> </w:t>
      </w:r>
      <w:r>
        <w:rPr>
          <w:rFonts w:hint="eastAsia"/>
          <w:spacing w:val="3"/>
          <w:szCs w:val="22"/>
        </w:rPr>
        <w:t>일반</w:t>
      </w:r>
      <w:r>
        <w:rPr>
          <w:rFonts w:hint="eastAsia"/>
          <w:spacing w:val="3"/>
          <w:szCs w:val="22"/>
        </w:rPr>
        <w:t xml:space="preserve"> </w:t>
      </w:r>
      <w:r>
        <w:rPr>
          <w:rFonts w:hint="eastAsia"/>
          <w:spacing w:val="3"/>
          <w:szCs w:val="22"/>
        </w:rPr>
        <w:t>사항</w:t>
      </w:r>
      <w:r w:rsidRPr="00CB2B3F">
        <w:rPr>
          <w:spacing w:val="3"/>
          <w:szCs w:val="22"/>
        </w:rPr>
        <w:t xml:space="preserve">, </w:t>
      </w:r>
      <w:r w:rsidRPr="00CB2B3F">
        <w:rPr>
          <w:spacing w:val="3"/>
          <w:szCs w:val="22"/>
        </w:rPr>
        <w:t>인허가</w:t>
      </w:r>
      <w:r w:rsidRPr="00CB2B3F">
        <w:rPr>
          <w:spacing w:val="3"/>
          <w:szCs w:val="22"/>
        </w:rPr>
        <w:t xml:space="preserve">, </w:t>
      </w:r>
      <w:r w:rsidRPr="00CB2B3F">
        <w:rPr>
          <w:spacing w:val="3"/>
          <w:szCs w:val="22"/>
        </w:rPr>
        <w:t>영업계약</w:t>
      </w:r>
      <w:r w:rsidRPr="00CB2B3F">
        <w:rPr>
          <w:spacing w:val="3"/>
          <w:szCs w:val="22"/>
        </w:rPr>
        <w:t xml:space="preserve">, </w:t>
      </w:r>
      <w:r w:rsidRPr="00CB2B3F">
        <w:rPr>
          <w:spacing w:val="3"/>
          <w:szCs w:val="22"/>
        </w:rPr>
        <w:t>금융계약</w:t>
      </w:r>
      <w:r w:rsidRPr="00CB2B3F">
        <w:rPr>
          <w:spacing w:val="3"/>
          <w:szCs w:val="22"/>
        </w:rPr>
        <w:t xml:space="preserve">, </w:t>
      </w:r>
      <w:r w:rsidRPr="00CB2B3F">
        <w:rPr>
          <w:spacing w:val="3"/>
          <w:szCs w:val="22"/>
        </w:rPr>
        <w:t>공정거래</w:t>
      </w:r>
      <w:r w:rsidRPr="00CB2B3F">
        <w:rPr>
          <w:spacing w:val="3"/>
          <w:szCs w:val="22"/>
        </w:rPr>
        <w:t xml:space="preserve"> </w:t>
      </w:r>
      <w:r w:rsidRPr="00CB2B3F">
        <w:rPr>
          <w:spacing w:val="3"/>
          <w:szCs w:val="22"/>
        </w:rPr>
        <w:t>등</w:t>
      </w:r>
      <w:r w:rsidRPr="00CB2B3F">
        <w:rPr>
          <w:spacing w:val="3"/>
          <w:szCs w:val="22"/>
        </w:rPr>
        <w:t xml:space="preserve"> </w:t>
      </w:r>
      <w:r w:rsidRPr="00CB2B3F">
        <w:rPr>
          <w:spacing w:val="3"/>
          <w:szCs w:val="22"/>
        </w:rPr>
        <w:t>법령</w:t>
      </w:r>
      <w:r w:rsidRPr="00CB2B3F">
        <w:rPr>
          <w:spacing w:val="3"/>
          <w:szCs w:val="22"/>
        </w:rPr>
        <w:t xml:space="preserve"> </w:t>
      </w:r>
      <w:r w:rsidRPr="00CB2B3F">
        <w:rPr>
          <w:spacing w:val="3"/>
          <w:szCs w:val="22"/>
        </w:rPr>
        <w:t>준수</w:t>
      </w:r>
      <w:r w:rsidRPr="00CB2B3F">
        <w:rPr>
          <w:spacing w:val="3"/>
          <w:szCs w:val="22"/>
        </w:rPr>
        <w:t xml:space="preserve">, </w:t>
      </w:r>
      <w:r w:rsidRPr="00CB2B3F">
        <w:rPr>
          <w:spacing w:val="3"/>
          <w:szCs w:val="22"/>
        </w:rPr>
        <w:t>부동산</w:t>
      </w:r>
      <w:r w:rsidRPr="00CB2B3F">
        <w:rPr>
          <w:spacing w:val="3"/>
          <w:szCs w:val="22"/>
        </w:rPr>
        <w:t xml:space="preserve">, </w:t>
      </w:r>
      <w:r w:rsidRPr="00CB2B3F">
        <w:rPr>
          <w:spacing w:val="3"/>
          <w:szCs w:val="22"/>
        </w:rPr>
        <w:t>환경</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안전보건</w:t>
      </w:r>
      <w:r w:rsidRPr="00CB2B3F">
        <w:rPr>
          <w:spacing w:val="3"/>
          <w:szCs w:val="22"/>
        </w:rPr>
        <w:t xml:space="preserve">, </w:t>
      </w:r>
      <w:r w:rsidRPr="00CB2B3F">
        <w:rPr>
          <w:spacing w:val="3"/>
          <w:szCs w:val="22"/>
        </w:rPr>
        <w:t>인사노무</w:t>
      </w:r>
      <w:r w:rsidRPr="00CB2B3F">
        <w:rPr>
          <w:spacing w:val="3"/>
          <w:szCs w:val="22"/>
        </w:rPr>
        <w:t xml:space="preserve">, </w:t>
      </w:r>
      <w:r w:rsidRPr="00CB2B3F">
        <w:rPr>
          <w:spacing w:val="3"/>
          <w:szCs w:val="22"/>
        </w:rPr>
        <w:t>소송</w:t>
      </w:r>
      <w:r w:rsidRPr="00CB2B3F">
        <w:rPr>
          <w:spacing w:val="3"/>
          <w:szCs w:val="22"/>
        </w:rPr>
        <w:t xml:space="preserve">, </w:t>
      </w:r>
      <w:r w:rsidRPr="00CB2B3F">
        <w:rPr>
          <w:spacing w:val="3"/>
          <w:szCs w:val="22"/>
        </w:rPr>
        <w:t>지식재산권</w:t>
      </w:r>
      <w:r w:rsidRPr="00CB2B3F">
        <w:rPr>
          <w:spacing w:val="3"/>
          <w:szCs w:val="22"/>
        </w:rPr>
        <w:t xml:space="preserve">, </w:t>
      </w:r>
      <w:r w:rsidRPr="00CB2B3F">
        <w:rPr>
          <w:spacing w:val="3"/>
          <w:szCs w:val="22"/>
        </w:rPr>
        <w:t>보험에</w:t>
      </w:r>
      <w:r w:rsidRPr="00CB2B3F">
        <w:rPr>
          <w:spacing w:val="3"/>
          <w:szCs w:val="22"/>
        </w:rPr>
        <w:t xml:space="preserve"> </w:t>
      </w:r>
      <w:r w:rsidRPr="00CB2B3F">
        <w:rPr>
          <w:spacing w:val="3"/>
          <w:szCs w:val="22"/>
        </w:rPr>
        <w:t>관한</w:t>
      </w:r>
      <w:r w:rsidRPr="00CB2B3F">
        <w:rPr>
          <w:spacing w:val="3"/>
          <w:szCs w:val="22"/>
        </w:rPr>
        <w:t xml:space="preserve"> </w:t>
      </w:r>
      <w:r w:rsidRPr="00CB2B3F">
        <w:rPr>
          <w:spacing w:val="3"/>
          <w:szCs w:val="22"/>
        </w:rPr>
        <w:t>법률적</w:t>
      </w:r>
      <w:r w:rsidRPr="00CB2B3F">
        <w:rPr>
          <w:spacing w:val="3"/>
          <w:szCs w:val="22"/>
        </w:rPr>
        <w:t xml:space="preserve"> </w:t>
      </w:r>
      <w:proofErr w:type="spellStart"/>
      <w:r w:rsidRPr="00CB2B3F">
        <w:rPr>
          <w:spacing w:val="3"/>
          <w:szCs w:val="22"/>
        </w:rPr>
        <w:t>사항들만을</w:t>
      </w:r>
      <w:proofErr w:type="spellEnd"/>
      <w:r w:rsidRPr="00CB2B3F">
        <w:rPr>
          <w:spacing w:val="3"/>
          <w:szCs w:val="22"/>
        </w:rPr>
        <w:t xml:space="preserve"> </w:t>
      </w:r>
      <w:r w:rsidRPr="00CB2B3F">
        <w:rPr>
          <w:spacing w:val="3"/>
          <w:szCs w:val="22"/>
        </w:rPr>
        <w:t>그</w:t>
      </w:r>
      <w:r w:rsidRPr="00CB2B3F">
        <w:rPr>
          <w:spacing w:val="3"/>
          <w:szCs w:val="22"/>
        </w:rPr>
        <w:t xml:space="preserve"> </w:t>
      </w:r>
      <w:r>
        <w:rPr>
          <w:rFonts w:hint="eastAsia"/>
          <w:spacing w:val="3"/>
          <w:szCs w:val="22"/>
        </w:rPr>
        <w:t>검토</w:t>
      </w:r>
      <w:r>
        <w:rPr>
          <w:rFonts w:hint="eastAsia"/>
          <w:spacing w:val="3"/>
          <w:szCs w:val="22"/>
        </w:rPr>
        <w:t xml:space="preserve"> </w:t>
      </w:r>
      <w:r w:rsidRPr="00CB2B3F">
        <w:rPr>
          <w:spacing w:val="3"/>
          <w:szCs w:val="22"/>
        </w:rPr>
        <w:t>대상으로</w:t>
      </w:r>
      <w:r w:rsidRPr="00CB2B3F">
        <w:rPr>
          <w:spacing w:val="3"/>
          <w:szCs w:val="22"/>
        </w:rPr>
        <w:t xml:space="preserve"> </w:t>
      </w:r>
      <w:r w:rsidRPr="00CB2B3F">
        <w:rPr>
          <w:spacing w:val="3"/>
          <w:szCs w:val="22"/>
        </w:rPr>
        <w:t>하였으며</w:t>
      </w:r>
      <w:r w:rsidRPr="00CB2B3F">
        <w:rPr>
          <w:spacing w:val="3"/>
          <w:szCs w:val="22"/>
        </w:rPr>
        <w:t xml:space="preserve">, </w:t>
      </w:r>
      <w:r w:rsidRPr="00CB2B3F">
        <w:rPr>
          <w:spacing w:val="3"/>
          <w:szCs w:val="22"/>
        </w:rPr>
        <w:t>수익성</w:t>
      </w:r>
      <w:r w:rsidRPr="00CB2B3F">
        <w:rPr>
          <w:spacing w:val="3"/>
          <w:szCs w:val="22"/>
        </w:rPr>
        <w:t xml:space="preserve">, </w:t>
      </w:r>
      <w:r w:rsidRPr="00CB2B3F">
        <w:rPr>
          <w:spacing w:val="3"/>
          <w:szCs w:val="22"/>
        </w:rPr>
        <w:t>사업계획</w:t>
      </w:r>
      <w:r w:rsidRPr="00CB2B3F">
        <w:rPr>
          <w:spacing w:val="3"/>
          <w:szCs w:val="22"/>
        </w:rPr>
        <w:t xml:space="preserve">, </w:t>
      </w:r>
      <w:r w:rsidRPr="00CB2B3F">
        <w:rPr>
          <w:spacing w:val="3"/>
          <w:szCs w:val="22"/>
        </w:rPr>
        <w:t>마케팅</w:t>
      </w:r>
      <w:r w:rsidRPr="00CB2B3F">
        <w:rPr>
          <w:spacing w:val="3"/>
          <w:szCs w:val="22"/>
        </w:rPr>
        <w:t xml:space="preserve">, </w:t>
      </w:r>
      <w:r w:rsidRPr="00CB2B3F">
        <w:rPr>
          <w:spacing w:val="3"/>
          <w:szCs w:val="22"/>
        </w:rPr>
        <w:t>연구개발</w:t>
      </w:r>
      <w:r w:rsidRPr="00CB2B3F">
        <w:rPr>
          <w:spacing w:val="3"/>
          <w:szCs w:val="22"/>
        </w:rPr>
        <w:t xml:space="preserve">, </w:t>
      </w:r>
      <w:r w:rsidRPr="00CB2B3F">
        <w:rPr>
          <w:spacing w:val="3"/>
          <w:szCs w:val="22"/>
        </w:rPr>
        <w:t>회계</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세무</w:t>
      </w:r>
      <w:r w:rsidRPr="00CB2B3F">
        <w:rPr>
          <w:spacing w:val="3"/>
          <w:szCs w:val="22"/>
        </w:rPr>
        <w:t xml:space="preserve">, </w:t>
      </w:r>
      <w:r w:rsidRPr="00CB2B3F">
        <w:rPr>
          <w:spacing w:val="3"/>
          <w:szCs w:val="22"/>
        </w:rPr>
        <w:t>기업문화</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관행</w:t>
      </w:r>
      <w:r w:rsidRPr="00CB2B3F">
        <w:rPr>
          <w:spacing w:val="3"/>
          <w:szCs w:val="22"/>
        </w:rPr>
        <w:t xml:space="preserve"> </w:t>
      </w:r>
      <w:r w:rsidRPr="00CB2B3F">
        <w:rPr>
          <w:spacing w:val="3"/>
          <w:szCs w:val="22"/>
        </w:rPr>
        <w:t>등은</w:t>
      </w:r>
      <w:r w:rsidRPr="00CB2B3F">
        <w:rPr>
          <w:spacing w:val="3"/>
          <w:szCs w:val="22"/>
        </w:rPr>
        <w:t xml:space="preserve"> </w:t>
      </w:r>
      <w:r w:rsidRPr="00CB2B3F">
        <w:rPr>
          <w:spacing w:val="3"/>
          <w:szCs w:val="22"/>
        </w:rPr>
        <w:t>법률실사의</w:t>
      </w:r>
      <w:r w:rsidRPr="00CB2B3F">
        <w:rPr>
          <w:spacing w:val="3"/>
          <w:szCs w:val="22"/>
        </w:rPr>
        <w:t xml:space="preserve"> </w:t>
      </w:r>
      <w:r w:rsidRPr="00CB2B3F">
        <w:rPr>
          <w:spacing w:val="3"/>
          <w:szCs w:val="22"/>
        </w:rPr>
        <w:t>대상이</w:t>
      </w:r>
      <w:r w:rsidRPr="00CB2B3F">
        <w:rPr>
          <w:spacing w:val="3"/>
          <w:szCs w:val="22"/>
        </w:rPr>
        <w:t xml:space="preserve"> </w:t>
      </w:r>
      <w:r w:rsidRPr="00CB2B3F">
        <w:rPr>
          <w:spacing w:val="3"/>
          <w:szCs w:val="22"/>
        </w:rPr>
        <w:t>되지</w:t>
      </w:r>
      <w:r w:rsidRPr="00CB2B3F">
        <w:rPr>
          <w:spacing w:val="3"/>
          <w:szCs w:val="22"/>
        </w:rPr>
        <w:t xml:space="preserve"> </w:t>
      </w:r>
      <w:r w:rsidRPr="00CB2B3F">
        <w:rPr>
          <w:spacing w:val="3"/>
          <w:szCs w:val="22"/>
        </w:rPr>
        <w:t>아니하였습니다</w:t>
      </w:r>
      <w:r>
        <w:rPr>
          <w:rFonts w:hint="eastAsia"/>
          <w:spacing w:val="3"/>
          <w:szCs w:val="22"/>
        </w:rPr>
        <w:t>.</w:t>
      </w:r>
      <w:r w:rsidRPr="00CB2B3F">
        <w:rPr>
          <w:spacing w:val="3"/>
          <w:szCs w:val="22"/>
        </w:rPr>
        <w:t xml:space="preserve"> </w:t>
      </w:r>
    </w:p>
    <w:p w14:paraId="28A4033F" w14:textId="77777777" w:rsidR="00026A7E" w:rsidRDefault="00026A7E" w:rsidP="00026A7E">
      <w:pPr>
        <w:spacing w:after="240"/>
        <w:rPr>
          <w:spacing w:val="3"/>
          <w:szCs w:val="22"/>
        </w:rPr>
      </w:pPr>
      <w:r w:rsidRPr="00CB2B3F">
        <w:rPr>
          <w:spacing w:val="3"/>
          <w:szCs w:val="22"/>
        </w:rPr>
        <w:t>저희는</w:t>
      </w:r>
      <w:r w:rsidRPr="00CB2B3F">
        <w:rPr>
          <w:spacing w:val="3"/>
          <w:szCs w:val="22"/>
        </w:rPr>
        <w:t xml:space="preserve"> </w:t>
      </w:r>
      <w:r w:rsidRPr="00CB2B3F">
        <w:rPr>
          <w:spacing w:val="3"/>
          <w:szCs w:val="22"/>
        </w:rPr>
        <w:t>위</w:t>
      </w:r>
      <w:r w:rsidRPr="00CB2B3F">
        <w:rPr>
          <w:spacing w:val="3"/>
          <w:szCs w:val="22"/>
        </w:rPr>
        <w:t xml:space="preserve"> </w:t>
      </w:r>
      <w:r w:rsidRPr="00CB2B3F">
        <w:rPr>
          <w:spacing w:val="3"/>
          <w:szCs w:val="22"/>
        </w:rPr>
        <w:t>실사기간</w:t>
      </w:r>
      <w:r w:rsidRPr="00CB2B3F">
        <w:rPr>
          <w:spacing w:val="3"/>
          <w:szCs w:val="22"/>
        </w:rPr>
        <w:t xml:space="preserve"> </w:t>
      </w:r>
      <w:r w:rsidRPr="00CB2B3F">
        <w:rPr>
          <w:spacing w:val="3"/>
          <w:szCs w:val="22"/>
        </w:rPr>
        <w:t>중</w:t>
      </w:r>
      <w:r w:rsidRPr="00CB2B3F">
        <w:rPr>
          <w:spacing w:val="3"/>
          <w:szCs w:val="22"/>
        </w:rPr>
        <w:t xml:space="preserve"> </w:t>
      </w:r>
      <w:r w:rsidRPr="00CB2B3F">
        <w:rPr>
          <w:spacing w:val="3"/>
          <w:szCs w:val="22"/>
        </w:rPr>
        <w:t>대상회사가</w:t>
      </w:r>
      <w:r w:rsidRPr="00CB2B3F">
        <w:rPr>
          <w:spacing w:val="3"/>
          <w:szCs w:val="22"/>
        </w:rPr>
        <w:t xml:space="preserve"> </w:t>
      </w:r>
      <w:r w:rsidRPr="00CB2B3F">
        <w:rPr>
          <w:spacing w:val="3"/>
          <w:szCs w:val="22"/>
        </w:rPr>
        <w:t>제공한</w:t>
      </w:r>
      <w:r w:rsidRPr="00CB2B3F">
        <w:rPr>
          <w:spacing w:val="3"/>
          <w:szCs w:val="22"/>
        </w:rPr>
        <w:t xml:space="preserve"> </w:t>
      </w:r>
      <w:r w:rsidRPr="00CB2B3F">
        <w:rPr>
          <w:spacing w:val="3"/>
          <w:szCs w:val="22"/>
        </w:rPr>
        <w:t>서류</w:t>
      </w:r>
      <w:r w:rsidRPr="00CB2B3F">
        <w:rPr>
          <w:spacing w:val="3"/>
          <w:szCs w:val="22"/>
        </w:rPr>
        <w:t xml:space="preserve">, </w:t>
      </w:r>
      <w:r w:rsidRPr="00CB2B3F">
        <w:rPr>
          <w:spacing w:val="3"/>
          <w:szCs w:val="22"/>
        </w:rPr>
        <w:t>자료</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정보를</w:t>
      </w:r>
      <w:r w:rsidRPr="00CB2B3F">
        <w:rPr>
          <w:spacing w:val="3"/>
          <w:szCs w:val="22"/>
        </w:rPr>
        <w:t xml:space="preserve"> </w:t>
      </w:r>
      <w:r w:rsidRPr="00CB2B3F">
        <w:rPr>
          <w:spacing w:val="3"/>
          <w:szCs w:val="22"/>
        </w:rPr>
        <w:t>검토하였고</w:t>
      </w:r>
      <w:r w:rsidRPr="00CB2B3F">
        <w:rPr>
          <w:spacing w:val="3"/>
          <w:szCs w:val="22"/>
        </w:rPr>
        <w:t xml:space="preserve">, </w:t>
      </w:r>
      <w:r w:rsidRPr="00CB2B3F">
        <w:rPr>
          <w:spacing w:val="3"/>
          <w:szCs w:val="22"/>
        </w:rPr>
        <w:t>추가</w:t>
      </w:r>
      <w:r w:rsidRPr="00CB2B3F">
        <w:rPr>
          <w:spacing w:val="3"/>
          <w:szCs w:val="22"/>
        </w:rPr>
        <w:t xml:space="preserve"> </w:t>
      </w:r>
      <w:r w:rsidRPr="00CB2B3F">
        <w:rPr>
          <w:spacing w:val="3"/>
          <w:szCs w:val="22"/>
        </w:rPr>
        <w:t>질의</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자료요청을</w:t>
      </w:r>
      <w:r w:rsidRPr="00CB2B3F">
        <w:rPr>
          <w:spacing w:val="3"/>
          <w:szCs w:val="22"/>
        </w:rPr>
        <w:t xml:space="preserve"> </w:t>
      </w:r>
      <w:r w:rsidRPr="00CB2B3F">
        <w:rPr>
          <w:spacing w:val="3"/>
          <w:szCs w:val="22"/>
        </w:rPr>
        <w:t>통해</w:t>
      </w:r>
      <w:r w:rsidRPr="00CB2B3F">
        <w:rPr>
          <w:spacing w:val="3"/>
          <w:szCs w:val="22"/>
        </w:rPr>
        <w:t xml:space="preserve"> </w:t>
      </w:r>
      <w:r w:rsidRPr="00CB2B3F">
        <w:rPr>
          <w:spacing w:val="3"/>
          <w:szCs w:val="22"/>
        </w:rPr>
        <w:t>답변</w:t>
      </w:r>
      <w:r w:rsidRPr="00CB2B3F">
        <w:rPr>
          <w:spacing w:val="3"/>
          <w:szCs w:val="22"/>
        </w:rPr>
        <w:t xml:space="preserve"> </w:t>
      </w:r>
      <w:r w:rsidRPr="00CB2B3F">
        <w:rPr>
          <w:spacing w:val="3"/>
          <w:szCs w:val="22"/>
        </w:rPr>
        <w:t>또는</w:t>
      </w:r>
      <w:r w:rsidRPr="00CB2B3F">
        <w:rPr>
          <w:spacing w:val="3"/>
          <w:szCs w:val="22"/>
        </w:rPr>
        <w:t xml:space="preserve"> </w:t>
      </w:r>
      <w:r w:rsidRPr="00CB2B3F">
        <w:rPr>
          <w:spacing w:val="3"/>
          <w:szCs w:val="22"/>
        </w:rPr>
        <w:t>추가</w:t>
      </w:r>
      <w:r w:rsidRPr="00CB2B3F">
        <w:rPr>
          <w:spacing w:val="3"/>
          <w:szCs w:val="22"/>
        </w:rPr>
        <w:t xml:space="preserve"> </w:t>
      </w:r>
      <w:r w:rsidRPr="00CB2B3F">
        <w:rPr>
          <w:spacing w:val="3"/>
          <w:szCs w:val="22"/>
        </w:rPr>
        <w:t>자료를</w:t>
      </w:r>
      <w:r w:rsidRPr="00CB2B3F">
        <w:rPr>
          <w:spacing w:val="3"/>
          <w:szCs w:val="22"/>
        </w:rPr>
        <w:t xml:space="preserve"> </w:t>
      </w:r>
      <w:r w:rsidRPr="00CB2B3F">
        <w:rPr>
          <w:spacing w:val="3"/>
          <w:szCs w:val="22"/>
        </w:rPr>
        <w:t>제공받았습니다</w:t>
      </w:r>
      <w:r w:rsidRPr="00CB2B3F">
        <w:rPr>
          <w:spacing w:val="3"/>
          <w:szCs w:val="22"/>
        </w:rPr>
        <w:t xml:space="preserve">. </w:t>
      </w:r>
      <w:r w:rsidRPr="00CB2B3F">
        <w:rPr>
          <w:spacing w:val="3"/>
          <w:szCs w:val="22"/>
        </w:rPr>
        <w:t>저희는</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실사</w:t>
      </w:r>
      <w:r w:rsidRPr="00CB2B3F">
        <w:rPr>
          <w:spacing w:val="3"/>
          <w:szCs w:val="22"/>
        </w:rPr>
        <w:t xml:space="preserve"> </w:t>
      </w:r>
      <w:r w:rsidRPr="00CB2B3F">
        <w:rPr>
          <w:spacing w:val="3"/>
          <w:szCs w:val="22"/>
        </w:rPr>
        <w:t>과정에서</w:t>
      </w:r>
      <w:r w:rsidRPr="00CB2B3F">
        <w:rPr>
          <w:spacing w:val="3"/>
          <w:szCs w:val="22"/>
        </w:rPr>
        <w:t xml:space="preserve"> </w:t>
      </w:r>
      <w:r w:rsidRPr="00CB2B3F">
        <w:rPr>
          <w:spacing w:val="3"/>
          <w:szCs w:val="22"/>
        </w:rPr>
        <w:t>공시된</w:t>
      </w:r>
      <w:r w:rsidRPr="00CB2B3F">
        <w:rPr>
          <w:spacing w:val="3"/>
          <w:szCs w:val="22"/>
        </w:rPr>
        <w:t xml:space="preserve"> </w:t>
      </w:r>
      <w:r w:rsidRPr="00CB2B3F">
        <w:rPr>
          <w:spacing w:val="3"/>
          <w:szCs w:val="22"/>
        </w:rPr>
        <w:t>자료</w:t>
      </w:r>
      <w:r>
        <w:rPr>
          <w:rFonts w:hint="eastAsia"/>
          <w:spacing w:val="3"/>
          <w:szCs w:val="22"/>
        </w:rPr>
        <w:t>와</w:t>
      </w:r>
      <w:r w:rsidRPr="00CB2B3F">
        <w:rPr>
          <w:spacing w:val="3"/>
          <w:szCs w:val="22"/>
        </w:rPr>
        <w:t xml:space="preserve"> </w:t>
      </w:r>
      <w:r w:rsidRPr="00CB2B3F">
        <w:rPr>
          <w:spacing w:val="3"/>
          <w:szCs w:val="22"/>
        </w:rPr>
        <w:t>각종</w:t>
      </w:r>
      <w:r w:rsidRPr="00CB2B3F">
        <w:rPr>
          <w:spacing w:val="3"/>
          <w:szCs w:val="22"/>
        </w:rPr>
        <w:t xml:space="preserve"> </w:t>
      </w:r>
      <w:r w:rsidRPr="00CB2B3F">
        <w:rPr>
          <w:spacing w:val="3"/>
          <w:szCs w:val="22"/>
        </w:rPr>
        <w:t>등기부</w:t>
      </w:r>
      <w:r>
        <w:rPr>
          <w:rFonts w:hint="eastAsia"/>
          <w:spacing w:val="3"/>
          <w:szCs w:val="22"/>
        </w:rPr>
        <w:t>를</w:t>
      </w:r>
      <w:r>
        <w:rPr>
          <w:rFonts w:hint="eastAsia"/>
          <w:spacing w:val="3"/>
          <w:szCs w:val="22"/>
        </w:rPr>
        <w:t xml:space="preserve"> </w:t>
      </w:r>
      <w:r>
        <w:rPr>
          <w:rFonts w:hint="eastAsia"/>
          <w:spacing w:val="3"/>
          <w:szCs w:val="22"/>
        </w:rPr>
        <w:t>검토하는</w:t>
      </w:r>
      <w:r>
        <w:rPr>
          <w:rFonts w:hint="eastAsia"/>
          <w:spacing w:val="3"/>
          <w:szCs w:val="22"/>
        </w:rPr>
        <w:t xml:space="preserve"> </w:t>
      </w:r>
      <w:r>
        <w:rPr>
          <w:rFonts w:hint="eastAsia"/>
          <w:spacing w:val="3"/>
          <w:szCs w:val="22"/>
        </w:rPr>
        <w:t>등</w:t>
      </w:r>
      <w:r>
        <w:rPr>
          <w:rFonts w:hint="eastAsia"/>
          <w:spacing w:val="3"/>
          <w:szCs w:val="22"/>
        </w:rPr>
        <w:t xml:space="preserve"> </w:t>
      </w:r>
      <w:r>
        <w:rPr>
          <w:rFonts w:hint="eastAsia"/>
          <w:spacing w:val="3"/>
          <w:szCs w:val="22"/>
        </w:rPr>
        <w:t>본</w:t>
      </w:r>
      <w:r>
        <w:rPr>
          <w:rFonts w:hint="eastAsia"/>
          <w:spacing w:val="3"/>
          <w:szCs w:val="22"/>
        </w:rPr>
        <w:t xml:space="preserve"> </w:t>
      </w:r>
      <w:r>
        <w:rPr>
          <w:rFonts w:hint="eastAsia"/>
          <w:spacing w:val="3"/>
          <w:szCs w:val="22"/>
        </w:rPr>
        <w:t>보고서에서</w:t>
      </w:r>
      <w:r>
        <w:rPr>
          <w:rFonts w:hint="eastAsia"/>
          <w:spacing w:val="3"/>
          <w:szCs w:val="22"/>
        </w:rPr>
        <w:t xml:space="preserve"> </w:t>
      </w:r>
      <w:r>
        <w:rPr>
          <w:rFonts w:hint="eastAsia"/>
          <w:spacing w:val="3"/>
          <w:szCs w:val="22"/>
        </w:rPr>
        <w:t>명시된</w:t>
      </w:r>
      <w:r>
        <w:rPr>
          <w:rFonts w:hint="eastAsia"/>
          <w:spacing w:val="3"/>
          <w:szCs w:val="22"/>
        </w:rPr>
        <w:t xml:space="preserve"> </w:t>
      </w:r>
      <w:r>
        <w:rPr>
          <w:rFonts w:hint="eastAsia"/>
          <w:spacing w:val="3"/>
          <w:szCs w:val="22"/>
        </w:rPr>
        <w:t>경우</w:t>
      </w:r>
      <w:r w:rsidRPr="00CB2B3F">
        <w:rPr>
          <w:spacing w:val="3"/>
          <w:szCs w:val="22"/>
        </w:rPr>
        <w:t xml:space="preserve"> </w:t>
      </w:r>
      <w:r w:rsidRPr="00CB2B3F">
        <w:rPr>
          <w:spacing w:val="3"/>
          <w:szCs w:val="22"/>
        </w:rPr>
        <w:t>외에는</w:t>
      </w:r>
      <w:r w:rsidRPr="00CB2B3F">
        <w:rPr>
          <w:spacing w:val="3"/>
          <w:szCs w:val="22"/>
        </w:rPr>
        <w:t xml:space="preserve"> </w:t>
      </w:r>
      <w:r w:rsidRPr="00CB2B3F">
        <w:rPr>
          <w:spacing w:val="3"/>
          <w:szCs w:val="22"/>
        </w:rPr>
        <w:t>독자적이고</w:t>
      </w:r>
      <w:r w:rsidRPr="00CB2B3F">
        <w:rPr>
          <w:spacing w:val="3"/>
          <w:szCs w:val="22"/>
        </w:rPr>
        <w:t xml:space="preserve"> </w:t>
      </w:r>
      <w:r w:rsidRPr="00CB2B3F">
        <w:rPr>
          <w:spacing w:val="3"/>
          <w:szCs w:val="22"/>
        </w:rPr>
        <w:t>자체적인</w:t>
      </w:r>
      <w:r w:rsidRPr="00CB2B3F">
        <w:rPr>
          <w:spacing w:val="3"/>
          <w:szCs w:val="22"/>
        </w:rPr>
        <w:t xml:space="preserve"> </w:t>
      </w:r>
      <w:r w:rsidRPr="00CB2B3F">
        <w:rPr>
          <w:spacing w:val="3"/>
          <w:szCs w:val="22"/>
        </w:rPr>
        <w:t>조사를</w:t>
      </w:r>
      <w:r w:rsidRPr="00CB2B3F">
        <w:rPr>
          <w:spacing w:val="3"/>
          <w:szCs w:val="22"/>
        </w:rPr>
        <w:t xml:space="preserve"> </w:t>
      </w:r>
      <w:r w:rsidRPr="00CB2B3F">
        <w:rPr>
          <w:spacing w:val="3"/>
          <w:szCs w:val="22"/>
        </w:rPr>
        <w:t>실시하지</w:t>
      </w:r>
      <w:r w:rsidRPr="00CB2B3F">
        <w:rPr>
          <w:spacing w:val="3"/>
          <w:szCs w:val="22"/>
        </w:rPr>
        <w:t xml:space="preserve"> </w:t>
      </w:r>
      <w:r w:rsidRPr="00CB2B3F">
        <w:rPr>
          <w:spacing w:val="3"/>
          <w:szCs w:val="22"/>
        </w:rPr>
        <w:t>않았으며</w:t>
      </w:r>
      <w:r w:rsidRPr="00CB2B3F">
        <w:rPr>
          <w:spacing w:val="3"/>
          <w:szCs w:val="22"/>
        </w:rPr>
        <w:t xml:space="preserve">, </w:t>
      </w:r>
      <w:r w:rsidRPr="00CB2B3F">
        <w:rPr>
          <w:spacing w:val="3"/>
          <w:szCs w:val="22"/>
        </w:rPr>
        <w:t>대상회사</w:t>
      </w:r>
      <w:r w:rsidRPr="00CB2B3F">
        <w:rPr>
          <w:spacing w:val="3"/>
          <w:szCs w:val="22"/>
        </w:rPr>
        <w:t xml:space="preserve"> </w:t>
      </w:r>
      <w:r w:rsidRPr="00CB2B3F">
        <w:rPr>
          <w:spacing w:val="3"/>
          <w:szCs w:val="22"/>
        </w:rPr>
        <w:t>측에서</w:t>
      </w:r>
      <w:r w:rsidRPr="00CB2B3F">
        <w:rPr>
          <w:spacing w:val="3"/>
          <w:szCs w:val="22"/>
        </w:rPr>
        <w:t xml:space="preserve"> </w:t>
      </w:r>
      <w:r w:rsidRPr="00CB2B3F">
        <w:rPr>
          <w:spacing w:val="3"/>
          <w:szCs w:val="22"/>
        </w:rPr>
        <w:t>제공한</w:t>
      </w:r>
      <w:r w:rsidRPr="00CB2B3F">
        <w:rPr>
          <w:spacing w:val="3"/>
          <w:szCs w:val="22"/>
        </w:rPr>
        <w:t xml:space="preserve"> </w:t>
      </w:r>
      <w:r w:rsidRPr="00CB2B3F">
        <w:rPr>
          <w:spacing w:val="3"/>
          <w:szCs w:val="22"/>
        </w:rPr>
        <w:t>자료나</w:t>
      </w:r>
      <w:r w:rsidRPr="00CB2B3F">
        <w:rPr>
          <w:spacing w:val="3"/>
          <w:szCs w:val="22"/>
        </w:rPr>
        <w:t xml:space="preserve"> </w:t>
      </w:r>
      <w:r w:rsidRPr="00CB2B3F">
        <w:rPr>
          <w:spacing w:val="3"/>
          <w:szCs w:val="22"/>
        </w:rPr>
        <w:t>정보</w:t>
      </w:r>
      <w:r w:rsidRPr="00CB2B3F">
        <w:rPr>
          <w:spacing w:val="3"/>
          <w:szCs w:val="22"/>
        </w:rPr>
        <w:t xml:space="preserve"> </w:t>
      </w:r>
      <w:r w:rsidRPr="00CB2B3F">
        <w:rPr>
          <w:spacing w:val="3"/>
          <w:szCs w:val="22"/>
        </w:rPr>
        <w:t>외에는</w:t>
      </w:r>
      <w:r w:rsidRPr="00CB2B3F">
        <w:rPr>
          <w:spacing w:val="3"/>
          <w:szCs w:val="22"/>
        </w:rPr>
        <w:t xml:space="preserve"> </w:t>
      </w:r>
      <w:r w:rsidRPr="00CB2B3F">
        <w:rPr>
          <w:spacing w:val="3"/>
          <w:szCs w:val="22"/>
        </w:rPr>
        <w:t>해당</w:t>
      </w:r>
      <w:r w:rsidRPr="00CB2B3F">
        <w:rPr>
          <w:spacing w:val="3"/>
          <w:szCs w:val="22"/>
        </w:rPr>
        <w:t xml:space="preserve"> </w:t>
      </w:r>
      <w:r w:rsidRPr="00CB2B3F">
        <w:rPr>
          <w:spacing w:val="3"/>
          <w:szCs w:val="22"/>
        </w:rPr>
        <w:t>사항에</w:t>
      </w:r>
      <w:r w:rsidRPr="00CB2B3F">
        <w:rPr>
          <w:spacing w:val="3"/>
          <w:szCs w:val="22"/>
        </w:rPr>
        <w:t xml:space="preserve"> </w:t>
      </w:r>
      <w:r w:rsidRPr="00CB2B3F">
        <w:rPr>
          <w:spacing w:val="3"/>
          <w:szCs w:val="22"/>
        </w:rPr>
        <w:t>대하여</w:t>
      </w:r>
      <w:r w:rsidRPr="00CB2B3F">
        <w:rPr>
          <w:spacing w:val="3"/>
          <w:szCs w:val="22"/>
        </w:rPr>
        <w:t xml:space="preserve"> </w:t>
      </w:r>
      <w:r w:rsidRPr="00CB2B3F">
        <w:rPr>
          <w:spacing w:val="3"/>
          <w:szCs w:val="22"/>
        </w:rPr>
        <w:t>검토의</w:t>
      </w:r>
      <w:r w:rsidRPr="00CB2B3F">
        <w:rPr>
          <w:spacing w:val="3"/>
          <w:szCs w:val="22"/>
        </w:rPr>
        <w:t xml:space="preserve"> </w:t>
      </w:r>
      <w:r w:rsidRPr="00CB2B3F">
        <w:rPr>
          <w:spacing w:val="3"/>
          <w:szCs w:val="22"/>
        </w:rPr>
        <w:t>필요가</w:t>
      </w:r>
      <w:r w:rsidRPr="00CB2B3F">
        <w:rPr>
          <w:spacing w:val="3"/>
          <w:szCs w:val="22"/>
        </w:rPr>
        <w:t xml:space="preserve"> </w:t>
      </w:r>
      <w:r w:rsidRPr="00CB2B3F">
        <w:rPr>
          <w:spacing w:val="3"/>
          <w:szCs w:val="22"/>
        </w:rPr>
        <w:t>있는</w:t>
      </w:r>
      <w:r w:rsidRPr="00CB2B3F">
        <w:rPr>
          <w:spacing w:val="3"/>
          <w:szCs w:val="22"/>
        </w:rPr>
        <w:t xml:space="preserve"> </w:t>
      </w:r>
      <w:r w:rsidRPr="00CB2B3F">
        <w:rPr>
          <w:spacing w:val="3"/>
          <w:szCs w:val="22"/>
        </w:rPr>
        <w:t>관련된</w:t>
      </w:r>
      <w:r w:rsidRPr="00CB2B3F">
        <w:rPr>
          <w:spacing w:val="3"/>
          <w:szCs w:val="22"/>
        </w:rPr>
        <w:t xml:space="preserve"> </w:t>
      </w:r>
      <w:r w:rsidRPr="00CB2B3F">
        <w:rPr>
          <w:spacing w:val="3"/>
          <w:szCs w:val="22"/>
        </w:rPr>
        <w:t>자료나</w:t>
      </w:r>
      <w:r w:rsidRPr="00CB2B3F">
        <w:rPr>
          <w:spacing w:val="3"/>
          <w:szCs w:val="22"/>
        </w:rPr>
        <w:t xml:space="preserve"> </w:t>
      </w:r>
      <w:r w:rsidRPr="00CB2B3F">
        <w:rPr>
          <w:spacing w:val="3"/>
          <w:szCs w:val="22"/>
        </w:rPr>
        <w:t>정보가</w:t>
      </w:r>
      <w:r w:rsidRPr="00CB2B3F">
        <w:rPr>
          <w:spacing w:val="3"/>
          <w:szCs w:val="22"/>
        </w:rPr>
        <w:t xml:space="preserve"> </w:t>
      </w:r>
      <w:r w:rsidRPr="00CB2B3F">
        <w:rPr>
          <w:spacing w:val="3"/>
          <w:szCs w:val="22"/>
        </w:rPr>
        <w:t>없는</w:t>
      </w:r>
      <w:r w:rsidRPr="00CB2B3F">
        <w:rPr>
          <w:spacing w:val="3"/>
          <w:szCs w:val="22"/>
        </w:rPr>
        <w:t xml:space="preserve"> </w:t>
      </w:r>
      <w:r w:rsidRPr="00CB2B3F">
        <w:rPr>
          <w:spacing w:val="3"/>
          <w:szCs w:val="22"/>
        </w:rPr>
        <w:t>것으로</w:t>
      </w:r>
      <w:r w:rsidRPr="00CB2B3F">
        <w:rPr>
          <w:spacing w:val="3"/>
          <w:szCs w:val="22"/>
        </w:rPr>
        <w:t xml:space="preserve"> </w:t>
      </w:r>
      <w:r w:rsidRPr="00CB2B3F">
        <w:rPr>
          <w:spacing w:val="3"/>
          <w:szCs w:val="22"/>
        </w:rPr>
        <w:t>전제하였습니다</w:t>
      </w:r>
      <w:r w:rsidRPr="00CB2B3F">
        <w:rPr>
          <w:spacing w:val="3"/>
          <w:szCs w:val="22"/>
        </w:rPr>
        <w:t xml:space="preserve">. </w:t>
      </w:r>
      <w:r w:rsidRPr="00CB2B3F">
        <w:rPr>
          <w:spacing w:val="3"/>
          <w:szCs w:val="22"/>
        </w:rPr>
        <w:t>또한</w:t>
      </w:r>
      <w:r w:rsidRPr="00CB2B3F">
        <w:rPr>
          <w:spacing w:val="3"/>
          <w:szCs w:val="22"/>
        </w:rPr>
        <w:t xml:space="preserve"> </w:t>
      </w:r>
      <w:r w:rsidRPr="00CB2B3F">
        <w:rPr>
          <w:spacing w:val="3"/>
          <w:szCs w:val="22"/>
        </w:rPr>
        <w:t>제공받은</w:t>
      </w:r>
      <w:r w:rsidRPr="00CB2B3F">
        <w:rPr>
          <w:spacing w:val="3"/>
          <w:szCs w:val="22"/>
        </w:rPr>
        <w:t xml:space="preserve"> </w:t>
      </w:r>
      <w:r w:rsidRPr="00CB2B3F">
        <w:rPr>
          <w:spacing w:val="3"/>
          <w:szCs w:val="22"/>
        </w:rPr>
        <w:t>자료</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정보의</w:t>
      </w:r>
      <w:r w:rsidRPr="00CB2B3F">
        <w:rPr>
          <w:spacing w:val="3"/>
          <w:szCs w:val="22"/>
        </w:rPr>
        <w:t xml:space="preserve"> </w:t>
      </w:r>
      <w:r w:rsidRPr="00CB2B3F">
        <w:rPr>
          <w:spacing w:val="3"/>
          <w:szCs w:val="22"/>
        </w:rPr>
        <w:t>미비</w:t>
      </w:r>
      <w:r w:rsidRPr="00CB2B3F">
        <w:rPr>
          <w:spacing w:val="3"/>
          <w:szCs w:val="22"/>
        </w:rPr>
        <w:t xml:space="preserve">, </w:t>
      </w:r>
      <w:r w:rsidRPr="00CB2B3F">
        <w:rPr>
          <w:spacing w:val="3"/>
          <w:szCs w:val="22"/>
        </w:rPr>
        <w:t>시간상의</w:t>
      </w:r>
      <w:r w:rsidRPr="00CB2B3F">
        <w:rPr>
          <w:spacing w:val="3"/>
          <w:szCs w:val="22"/>
        </w:rPr>
        <w:t xml:space="preserve"> </w:t>
      </w:r>
      <w:r w:rsidRPr="00CB2B3F">
        <w:rPr>
          <w:spacing w:val="3"/>
          <w:szCs w:val="22"/>
        </w:rPr>
        <w:t>제약</w:t>
      </w:r>
      <w:r w:rsidRPr="00CB2B3F">
        <w:rPr>
          <w:spacing w:val="3"/>
          <w:szCs w:val="22"/>
        </w:rPr>
        <w:t xml:space="preserve">, </w:t>
      </w:r>
      <w:r w:rsidRPr="00CB2B3F">
        <w:rPr>
          <w:spacing w:val="3"/>
          <w:szCs w:val="22"/>
        </w:rPr>
        <w:t>실사방법의</w:t>
      </w:r>
      <w:r w:rsidRPr="00CB2B3F">
        <w:rPr>
          <w:spacing w:val="3"/>
          <w:szCs w:val="22"/>
        </w:rPr>
        <w:t xml:space="preserve"> </w:t>
      </w:r>
      <w:r w:rsidRPr="00CB2B3F">
        <w:rPr>
          <w:spacing w:val="3"/>
          <w:szCs w:val="22"/>
        </w:rPr>
        <w:t>한계</w:t>
      </w:r>
      <w:r w:rsidRPr="00CB2B3F">
        <w:rPr>
          <w:spacing w:val="3"/>
          <w:szCs w:val="22"/>
        </w:rPr>
        <w:t xml:space="preserve"> </w:t>
      </w:r>
      <w:r w:rsidRPr="00CB2B3F">
        <w:rPr>
          <w:spacing w:val="3"/>
          <w:szCs w:val="22"/>
        </w:rPr>
        <w:t>등의</w:t>
      </w:r>
      <w:r w:rsidRPr="00CB2B3F">
        <w:rPr>
          <w:spacing w:val="3"/>
          <w:szCs w:val="22"/>
        </w:rPr>
        <w:t xml:space="preserve"> </w:t>
      </w:r>
      <w:r w:rsidRPr="00CB2B3F">
        <w:rPr>
          <w:spacing w:val="3"/>
          <w:szCs w:val="22"/>
        </w:rPr>
        <w:t>사유로</w:t>
      </w:r>
      <w:r w:rsidRPr="00CB2B3F">
        <w:rPr>
          <w:spacing w:val="3"/>
          <w:szCs w:val="22"/>
        </w:rPr>
        <w:t xml:space="preserve"> </w:t>
      </w:r>
      <w:r w:rsidRPr="00CB2B3F">
        <w:rPr>
          <w:spacing w:val="3"/>
          <w:szCs w:val="22"/>
        </w:rPr>
        <w:t>인하여</w:t>
      </w:r>
      <w:r w:rsidRPr="00CB2B3F">
        <w:rPr>
          <w:spacing w:val="3"/>
          <w:szCs w:val="22"/>
        </w:rPr>
        <w:t xml:space="preserve"> </w:t>
      </w:r>
      <w:r w:rsidRPr="00CB2B3F">
        <w:rPr>
          <w:spacing w:val="3"/>
          <w:szCs w:val="22"/>
        </w:rPr>
        <w:t>충분한</w:t>
      </w:r>
      <w:r w:rsidRPr="00CB2B3F">
        <w:rPr>
          <w:spacing w:val="3"/>
          <w:szCs w:val="22"/>
        </w:rPr>
        <w:t xml:space="preserve"> </w:t>
      </w:r>
      <w:r w:rsidRPr="00CB2B3F">
        <w:rPr>
          <w:spacing w:val="3"/>
          <w:szCs w:val="22"/>
        </w:rPr>
        <w:t>검토에</w:t>
      </w:r>
      <w:r w:rsidRPr="00CB2B3F">
        <w:rPr>
          <w:spacing w:val="3"/>
          <w:szCs w:val="22"/>
        </w:rPr>
        <w:t xml:space="preserve"> </w:t>
      </w:r>
      <w:r w:rsidRPr="00CB2B3F">
        <w:rPr>
          <w:spacing w:val="3"/>
          <w:szCs w:val="22"/>
        </w:rPr>
        <w:t>이르지</w:t>
      </w:r>
      <w:r w:rsidRPr="00CB2B3F">
        <w:rPr>
          <w:spacing w:val="3"/>
          <w:szCs w:val="22"/>
        </w:rPr>
        <w:t xml:space="preserve"> </w:t>
      </w:r>
      <w:r w:rsidRPr="00CB2B3F">
        <w:rPr>
          <w:spacing w:val="3"/>
          <w:szCs w:val="22"/>
        </w:rPr>
        <w:t>못한</w:t>
      </w:r>
      <w:r w:rsidRPr="00CB2B3F">
        <w:rPr>
          <w:spacing w:val="3"/>
          <w:szCs w:val="22"/>
        </w:rPr>
        <w:t xml:space="preserve"> </w:t>
      </w:r>
      <w:r w:rsidRPr="00CB2B3F">
        <w:rPr>
          <w:spacing w:val="3"/>
          <w:szCs w:val="22"/>
        </w:rPr>
        <w:t>사항들도</w:t>
      </w:r>
      <w:r w:rsidRPr="00CB2B3F">
        <w:rPr>
          <w:spacing w:val="3"/>
          <w:szCs w:val="22"/>
        </w:rPr>
        <w:t xml:space="preserve"> </w:t>
      </w:r>
      <w:proofErr w:type="spellStart"/>
      <w:r w:rsidRPr="00CB2B3F">
        <w:rPr>
          <w:spacing w:val="3"/>
          <w:szCs w:val="22"/>
        </w:rPr>
        <w:t>있었던바</w:t>
      </w:r>
      <w:proofErr w:type="spellEnd"/>
      <w:r w:rsidRPr="00CB2B3F">
        <w:rPr>
          <w:spacing w:val="3"/>
          <w:szCs w:val="22"/>
        </w:rPr>
        <w:t xml:space="preserve">, </w:t>
      </w:r>
      <w:r w:rsidRPr="00CB2B3F">
        <w:rPr>
          <w:spacing w:val="3"/>
          <w:szCs w:val="22"/>
        </w:rPr>
        <w:t>이와</w:t>
      </w:r>
      <w:r w:rsidRPr="00CB2B3F">
        <w:rPr>
          <w:spacing w:val="3"/>
          <w:szCs w:val="22"/>
        </w:rPr>
        <w:t xml:space="preserve"> </w:t>
      </w:r>
      <w:r w:rsidRPr="00CB2B3F">
        <w:rPr>
          <w:spacing w:val="3"/>
          <w:szCs w:val="22"/>
        </w:rPr>
        <w:t>같은</w:t>
      </w:r>
      <w:r w:rsidRPr="00CB2B3F">
        <w:rPr>
          <w:spacing w:val="3"/>
          <w:szCs w:val="22"/>
        </w:rPr>
        <w:t xml:space="preserve"> </w:t>
      </w:r>
      <w:r w:rsidRPr="00CB2B3F">
        <w:rPr>
          <w:spacing w:val="3"/>
          <w:szCs w:val="22"/>
        </w:rPr>
        <w:t>사항들에</w:t>
      </w:r>
      <w:r w:rsidRPr="00CB2B3F">
        <w:rPr>
          <w:spacing w:val="3"/>
          <w:szCs w:val="22"/>
        </w:rPr>
        <w:t xml:space="preserve"> </w:t>
      </w:r>
      <w:r w:rsidRPr="00CB2B3F">
        <w:rPr>
          <w:spacing w:val="3"/>
          <w:szCs w:val="22"/>
        </w:rPr>
        <w:t>대하여는</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실사보고서의</w:t>
      </w:r>
      <w:r w:rsidRPr="00CB2B3F">
        <w:rPr>
          <w:spacing w:val="3"/>
          <w:szCs w:val="22"/>
        </w:rPr>
        <w:t xml:space="preserve"> </w:t>
      </w:r>
      <w:r w:rsidRPr="00CB2B3F">
        <w:rPr>
          <w:spacing w:val="3"/>
          <w:szCs w:val="22"/>
        </w:rPr>
        <w:t>해당</w:t>
      </w:r>
      <w:r w:rsidRPr="00CB2B3F">
        <w:rPr>
          <w:spacing w:val="3"/>
          <w:szCs w:val="22"/>
        </w:rPr>
        <w:t xml:space="preserve"> </w:t>
      </w:r>
      <w:r w:rsidRPr="00CB2B3F">
        <w:rPr>
          <w:spacing w:val="3"/>
          <w:szCs w:val="22"/>
        </w:rPr>
        <w:t>부분에서</w:t>
      </w:r>
      <w:r w:rsidRPr="00CB2B3F">
        <w:rPr>
          <w:spacing w:val="3"/>
          <w:szCs w:val="22"/>
        </w:rPr>
        <w:t xml:space="preserve"> </w:t>
      </w:r>
      <w:r w:rsidRPr="00CB2B3F">
        <w:rPr>
          <w:spacing w:val="3"/>
          <w:szCs w:val="22"/>
        </w:rPr>
        <w:t>이를</w:t>
      </w:r>
      <w:r w:rsidRPr="00CB2B3F">
        <w:rPr>
          <w:spacing w:val="3"/>
          <w:szCs w:val="22"/>
        </w:rPr>
        <w:t xml:space="preserve"> </w:t>
      </w:r>
      <w:r w:rsidRPr="00CB2B3F">
        <w:rPr>
          <w:spacing w:val="3"/>
          <w:szCs w:val="22"/>
        </w:rPr>
        <w:t>기재하고</w:t>
      </w:r>
      <w:r w:rsidRPr="00CB2B3F">
        <w:rPr>
          <w:spacing w:val="3"/>
          <w:szCs w:val="22"/>
        </w:rPr>
        <w:t xml:space="preserve"> </w:t>
      </w:r>
      <w:r w:rsidRPr="00CB2B3F">
        <w:rPr>
          <w:spacing w:val="3"/>
          <w:szCs w:val="22"/>
        </w:rPr>
        <w:t>있는</w:t>
      </w:r>
      <w:r w:rsidRPr="00CB2B3F">
        <w:rPr>
          <w:spacing w:val="3"/>
          <w:szCs w:val="22"/>
        </w:rPr>
        <w:t xml:space="preserve"> </w:t>
      </w:r>
      <w:r w:rsidRPr="00CB2B3F">
        <w:rPr>
          <w:spacing w:val="3"/>
          <w:szCs w:val="22"/>
        </w:rPr>
        <w:t>경우도</w:t>
      </w:r>
      <w:r w:rsidRPr="00CB2B3F">
        <w:rPr>
          <w:spacing w:val="3"/>
          <w:szCs w:val="22"/>
        </w:rPr>
        <w:t xml:space="preserve"> </w:t>
      </w:r>
      <w:r w:rsidRPr="00CB2B3F">
        <w:rPr>
          <w:spacing w:val="3"/>
          <w:szCs w:val="22"/>
        </w:rPr>
        <w:t>있으나</w:t>
      </w:r>
      <w:r w:rsidRPr="00CB2B3F">
        <w:rPr>
          <w:spacing w:val="3"/>
          <w:szCs w:val="22"/>
        </w:rPr>
        <w:t xml:space="preserve"> </w:t>
      </w:r>
      <w:r w:rsidRPr="00CB2B3F">
        <w:rPr>
          <w:spacing w:val="3"/>
          <w:szCs w:val="22"/>
        </w:rPr>
        <w:t>모든</w:t>
      </w:r>
      <w:r w:rsidRPr="00CB2B3F">
        <w:rPr>
          <w:spacing w:val="3"/>
          <w:szCs w:val="22"/>
        </w:rPr>
        <w:t xml:space="preserve"> </w:t>
      </w:r>
      <w:r w:rsidRPr="00CB2B3F">
        <w:rPr>
          <w:spacing w:val="3"/>
          <w:szCs w:val="22"/>
        </w:rPr>
        <w:t>사항들에</w:t>
      </w:r>
      <w:r w:rsidRPr="00CB2B3F">
        <w:rPr>
          <w:spacing w:val="3"/>
          <w:szCs w:val="22"/>
        </w:rPr>
        <w:t xml:space="preserve"> </w:t>
      </w:r>
      <w:r w:rsidRPr="00CB2B3F">
        <w:rPr>
          <w:spacing w:val="3"/>
          <w:szCs w:val="22"/>
        </w:rPr>
        <w:t>대하여</w:t>
      </w:r>
      <w:r w:rsidRPr="00CB2B3F">
        <w:rPr>
          <w:spacing w:val="3"/>
          <w:szCs w:val="22"/>
        </w:rPr>
        <w:t xml:space="preserve"> </w:t>
      </w:r>
      <w:r w:rsidRPr="00CB2B3F">
        <w:rPr>
          <w:spacing w:val="3"/>
          <w:szCs w:val="22"/>
        </w:rPr>
        <w:t>반드시</w:t>
      </w:r>
      <w:r w:rsidRPr="00CB2B3F">
        <w:rPr>
          <w:spacing w:val="3"/>
          <w:szCs w:val="22"/>
        </w:rPr>
        <w:t xml:space="preserve"> </w:t>
      </w:r>
      <w:r w:rsidRPr="00CB2B3F">
        <w:rPr>
          <w:spacing w:val="3"/>
          <w:szCs w:val="22"/>
        </w:rPr>
        <w:t>기재하고</w:t>
      </w:r>
      <w:r w:rsidRPr="00CB2B3F">
        <w:rPr>
          <w:spacing w:val="3"/>
          <w:szCs w:val="22"/>
        </w:rPr>
        <w:t xml:space="preserve"> </w:t>
      </w:r>
      <w:r w:rsidRPr="00CB2B3F">
        <w:rPr>
          <w:spacing w:val="3"/>
          <w:szCs w:val="22"/>
        </w:rPr>
        <w:t>있지는</w:t>
      </w:r>
      <w:r w:rsidRPr="00CB2B3F">
        <w:rPr>
          <w:spacing w:val="3"/>
          <w:szCs w:val="22"/>
        </w:rPr>
        <w:t xml:space="preserve"> </w:t>
      </w:r>
      <w:r w:rsidRPr="00CB2B3F">
        <w:rPr>
          <w:spacing w:val="3"/>
          <w:szCs w:val="22"/>
        </w:rPr>
        <w:t>않습니다</w:t>
      </w:r>
      <w:r w:rsidRPr="00CB2B3F">
        <w:rPr>
          <w:spacing w:val="3"/>
          <w:szCs w:val="22"/>
        </w:rPr>
        <w:t xml:space="preserve">. </w:t>
      </w:r>
      <w:r w:rsidRPr="00CB2B3F">
        <w:rPr>
          <w:spacing w:val="3"/>
          <w:szCs w:val="22"/>
        </w:rPr>
        <w:t>저희는</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실사</w:t>
      </w:r>
      <w:r w:rsidRPr="00CB2B3F">
        <w:rPr>
          <w:spacing w:val="3"/>
          <w:szCs w:val="22"/>
        </w:rPr>
        <w:t xml:space="preserve"> </w:t>
      </w:r>
      <w:r w:rsidRPr="00CB2B3F">
        <w:rPr>
          <w:spacing w:val="3"/>
          <w:szCs w:val="22"/>
        </w:rPr>
        <w:t>과정에서</w:t>
      </w:r>
      <w:r w:rsidRPr="00CB2B3F">
        <w:rPr>
          <w:spacing w:val="3"/>
          <w:szCs w:val="22"/>
        </w:rPr>
        <w:t xml:space="preserve"> </w:t>
      </w:r>
      <w:r w:rsidRPr="00CB2B3F">
        <w:rPr>
          <w:spacing w:val="3"/>
          <w:szCs w:val="22"/>
        </w:rPr>
        <w:t>저희가</w:t>
      </w:r>
      <w:r w:rsidRPr="00CB2B3F">
        <w:rPr>
          <w:spacing w:val="3"/>
          <w:szCs w:val="22"/>
        </w:rPr>
        <w:t xml:space="preserve"> </w:t>
      </w:r>
      <w:r w:rsidRPr="00CB2B3F">
        <w:rPr>
          <w:spacing w:val="3"/>
          <w:szCs w:val="22"/>
        </w:rPr>
        <w:t>제공받은</w:t>
      </w:r>
      <w:r w:rsidRPr="00CB2B3F">
        <w:rPr>
          <w:spacing w:val="3"/>
          <w:szCs w:val="22"/>
        </w:rPr>
        <w:t xml:space="preserve"> </w:t>
      </w:r>
      <w:r w:rsidRPr="00CB2B3F">
        <w:rPr>
          <w:spacing w:val="3"/>
          <w:szCs w:val="22"/>
        </w:rPr>
        <w:t>서류</w:t>
      </w:r>
      <w:r w:rsidRPr="00CB2B3F">
        <w:rPr>
          <w:spacing w:val="3"/>
          <w:szCs w:val="22"/>
        </w:rPr>
        <w:t xml:space="preserve">, </w:t>
      </w:r>
      <w:r w:rsidRPr="00CB2B3F">
        <w:rPr>
          <w:spacing w:val="3"/>
          <w:szCs w:val="22"/>
        </w:rPr>
        <w:t>자료</w:t>
      </w:r>
      <w:r w:rsidRPr="00CB2B3F">
        <w:rPr>
          <w:spacing w:val="3"/>
          <w:szCs w:val="22"/>
        </w:rPr>
        <w:t xml:space="preserve">, </w:t>
      </w:r>
      <w:r w:rsidRPr="00CB2B3F">
        <w:rPr>
          <w:spacing w:val="3"/>
          <w:szCs w:val="22"/>
        </w:rPr>
        <w:t>정보</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진술이</w:t>
      </w:r>
      <w:r w:rsidRPr="00CB2B3F">
        <w:rPr>
          <w:spacing w:val="3"/>
          <w:szCs w:val="22"/>
        </w:rPr>
        <w:t xml:space="preserve"> </w:t>
      </w:r>
      <w:r w:rsidRPr="00CB2B3F">
        <w:rPr>
          <w:spacing w:val="3"/>
          <w:szCs w:val="22"/>
        </w:rPr>
        <w:t>모두</w:t>
      </w:r>
      <w:r w:rsidRPr="00CB2B3F">
        <w:rPr>
          <w:spacing w:val="3"/>
          <w:szCs w:val="22"/>
        </w:rPr>
        <w:t xml:space="preserve"> </w:t>
      </w:r>
      <w:r w:rsidRPr="00CB2B3F">
        <w:rPr>
          <w:spacing w:val="3"/>
          <w:szCs w:val="22"/>
        </w:rPr>
        <w:t>정확하고</w:t>
      </w:r>
      <w:r w:rsidRPr="00CB2B3F">
        <w:rPr>
          <w:spacing w:val="3"/>
          <w:szCs w:val="22"/>
        </w:rPr>
        <w:t xml:space="preserve"> </w:t>
      </w:r>
      <w:r w:rsidRPr="00CB2B3F">
        <w:rPr>
          <w:spacing w:val="3"/>
          <w:szCs w:val="22"/>
        </w:rPr>
        <w:t>진실하며</w:t>
      </w:r>
      <w:r w:rsidRPr="00CB2B3F">
        <w:rPr>
          <w:spacing w:val="3"/>
          <w:szCs w:val="22"/>
        </w:rPr>
        <w:t xml:space="preserve"> </w:t>
      </w:r>
      <w:r w:rsidRPr="00CB2B3F">
        <w:rPr>
          <w:spacing w:val="3"/>
          <w:szCs w:val="22"/>
        </w:rPr>
        <w:t>완결성</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최신성을</w:t>
      </w:r>
      <w:r w:rsidRPr="00CB2B3F">
        <w:rPr>
          <w:spacing w:val="3"/>
          <w:szCs w:val="22"/>
        </w:rPr>
        <w:t xml:space="preserve"> </w:t>
      </w:r>
      <w:r w:rsidRPr="00CB2B3F">
        <w:rPr>
          <w:spacing w:val="3"/>
          <w:szCs w:val="22"/>
        </w:rPr>
        <w:t>갖추고</w:t>
      </w:r>
      <w:r w:rsidRPr="00CB2B3F">
        <w:rPr>
          <w:spacing w:val="3"/>
          <w:szCs w:val="22"/>
        </w:rPr>
        <w:t xml:space="preserve"> </w:t>
      </w:r>
      <w:r w:rsidRPr="00CB2B3F">
        <w:rPr>
          <w:spacing w:val="3"/>
          <w:szCs w:val="22"/>
        </w:rPr>
        <w:t>있다고</w:t>
      </w:r>
      <w:r w:rsidRPr="00CB2B3F">
        <w:rPr>
          <w:spacing w:val="3"/>
          <w:szCs w:val="22"/>
        </w:rPr>
        <w:t xml:space="preserve"> </w:t>
      </w:r>
      <w:r w:rsidRPr="00CB2B3F">
        <w:rPr>
          <w:spacing w:val="3"/>
          <w:szCs w:val="22"/>
        </w:rPr>
        <w:t>가정하였으며</w:t>
      </w:r>
      <w:r w:rsidRPr="00CB2B3F">
        <w:rPr>
          <w:spacing w:val="3"/>
          <w:szCs w:val="22"/>
        </w:rPr>
        <w:t xml:space="preserve">, </w:t>
      </w:r>
      <w:r w:rsidRPr="00CB2B3F">
        <w:rPr>
          <w:spacing w:val="3"/>
          <w:szCs w:val="22"/>
        </w:rPr>
        <w:t>작성권한이</w:t>
      </w:r>
      <w:r w:rsidRPr="00CB2B3F">
        <w:rPr>
          <w:spacing w:val="3"/>
          <w:szCs w:val="22"/>
        </w:rPr>
        <w:t xml:space="preserve"> </w:t>
      </w:r>
      <w:r w:rsidRPr="00CB2B3F">
        <w:rPr>
          <w:spacing w:val="3"/>
          <w:szCs w:val="22"/>
        </w:rPr>
        <w:t>있는</w:t>
      </w:r>
      <w:r w:rsidRPr="00CB2B3F">
        <w:rPr>
          <w:spacing w:val="3"/>
          <w:szCs w:val="22"/>
        </w:rPr>
        <w:t xml:space="preserve"> </w:t>
      </w:r>
      <w:r w:rsidRPr="00CB2B3F">
        <w:rPr>
          <w:spacing w:val="3"/>
          <w:szCs w:val="22"/>
        </w:rPr>
        <w:t>당사자에</w:t>
      </w:r>
      <w:r w:rsidRPr="00CB2B3F">
        <w:rPr>
          <w:spacing w:val="3"/>
          <w:szCs w:val="22"/>
        </w:rPr>
        <w:t xml:space="preserve"> </w:t>
      </w:r>
      <w:r w:rsidRPr="00CB2B3F">
        <w:rPr>
          <w:spacing w:val="3"/>
          <w:szCs w:val="22"/>
        </w:rPr>
        <w:t>의하여</w:t>
      </w:r>
      <w:r w:rsidRPr="00CB2B3F">
        <w:rPr>
          <w:spacing w:val="3"/>
          <w:szCs w:val="22"/>
        </w:rPr>
        <w:t xml:space="preserve"> </w:t>
      </w:r>
      <w:r w:rsidRPr="00CB2B3F">
        <w:rPr>
          <w:spacing w:val="3"/>
          <w:szCs w:val="22"/>
        </w:rPr>
        <w:t>적법하고</w:t>
      </w:r>
      <w:r w:rsidRPr="00CB2B3F">
        <w:rPr>
          <w:spacing w:val="3"/>
          <w:szCs w:val="22"/>
        </w:rPr>
        <w:t xml:space="preserve"> </w:t>
      </w:r>
      <w:r w:rsidRPr="00CB2B3F">
        <w:rPr>
          <w:spacing w:val="3"/>
          <w:szCs w:val="22"/>
        </w:rPr>
        <w:t>유효하게</w:t>
      </w:r>
      <w:r w:rsidRPr="00CB2B3F">
        <w:rPr>
          <w:spacing w:val="3"/>
          <w:szCs w:val="22"/>
        </w:rPr>
        <w:t xml:space="preserve"> </w:t>
      </w:r>
      <w:r w:rsidRPr="00CB2B3F">
        <w:rPr>
          <w:spacing w:val="3"/>
          <w:szCs w:val="22"/>
        </w:rPr>
        <w:t>작성</w:t>
      </w:r>
      <w:r w:rsidRPr="00CB2B3F">
        <w:rPr>
          <w:spacing w:val="3"/>
          <w:szCs w:val="22"/>
        </w:rPr>
        <w:t xml:space="preserve"> </w:t>
      </w:r>
      <w:r w:rsidRPr="00CB2B3F">
        <w:rPr>
          <w:spacing w:val="3"/>
          <w:szCs w:val="22"/>
        </w:rPr>
        <w:t>또는</w:t>
      </w:r>
      <w:r w:rsidRPr="00CB2B3F">
        <w:rPr>
          <w:spacing w:val="3"/>
          <w:szCs w:val="22"/>
        </w:rPr>
        <w:t xml:space="preserve"> </w:t>
      </w:r>
      <w:r w:rsidRPr="00CB2B3F">
        <w:rPr>
          <w:spacing w:val="3"/>
          <w:szCs w:val="22"/>
        </w:rPr>
        <w:t>체결되었고</w:t>
      </w:r>
      <w:r w:rsidRPr="00CB2B3F">
        <w:rPr>
          <w:spacing w:val="3"/>
          <w:szCs w:val="22"/>
        </w:rPr>
        <w:t xml:space="preserve">, </w:t>
      </w:r>
      <w:r w:rsidRPr="00CB2B3F">
        <w:rPr>
          <w:spacing w:val="3"/>
          <w:szCs w:val="22"/>
        </w:rPr>
        <w:t>사본으로</w:t>
      </w:r>
      <w:r w:rsidRPr="00CB2B3F">
        <w:rPr>
          <w:spacing w:val="3"/>
          <w:szCs w:val="22"/>
        </w:rPr>
        <w:t xml:space="preserve"> </w:t>
      </w:r>
      <w:r w:rsidRPr="00CB2B3F">
        <w:rPr>
          <w:spacing w:val="3"/>
          <w:szCs w:val="22"/>
        </w:rPr>
        <w:t>제공된</w:t>
      </w:r>
      <w:r w:rsidRPr="00CB2B3F">
        <w:rPr>
          <w:spacing w:val="3"/>
          <w:szCs w:val="22"/>
        </w:rPr>
        <w:t xml:space="preserve"> </w:t>
      </w:r>
      <w:r w:rsidRPr="00CB2B3F">
        <w:rPr>
          <w:spacing w:val="3"/>
          <w:szCs w:val="22"/>
        </w:rPr>
        <w:t>서류는</w:t>
      </w:r>
      <w:r w:rsidRPr="00CB2B3F">
        <w:rPr>
          <w:spacing w:val="3"/>
          <w:szCs w:val="22"/>
        </w:rPr>
        <w:t xml:space="preserve"> </w:t>
      </w:r>
      <w:r w:rsidRPr="00CB2B3F">
        <w:rPr>
          <w:spacing w:val="3"/>
          <w:szCs w:val="22"/>
        </w:rPr>
        <w:t>그</w:t>
      </w:r>
      <w:r w:rsidRPr="00CB2B3F">
        <w:rPr>
          <w:spacing w:val="3"/>
          <w:szCs w:val="22"/>
        </w:rPr>
        <w:t xml:space="preserve"> </w:t>
      </w:r>
      <w:r w:rsidRPr="00CB2B3F">
        <w:rPr>
          <w:spacing w:val="3"/>
          <w:szCs w:val="22"/>
        </w:rPr>
        <w:t>원본과</w:t>
      </w:r>
      <w:r w:rsidRPr="00CB2B3F">
        <w:rPr>
          <w:spacing w:val="3"/>
          <w:szCs w:val="22"/>
        </w:rPr>
        <w:t xml:space="preserve"> </w:t>
      </w:r>
      <w:r w:rsidRPr="00CB2B3F">
        <w:rPr>
          <w:spacing w:val="3"/>
          <w:szCs w:val="22"/>
        </w:rPr>
        <w:t>동일함을</w:t>
      </w:r>
      <w:r w:rsidRPr="00CB2B3F">
        <w:rPr>
          <w:spacing w:val="3"/>
          <w:szCs w:val="22"/>
        </w:rPr>
        <w:t xml:space="preserve"> </w:t>
      </w:r>
      <w:r w:rsidRPr="00CB2B3F">
        <w:rPr>
          <w:spacing w:val="3"/>
          <w:szCs w:val="22"/>
        </w:rPr>
        <w:t>전제하였습니다</w:t>
      </w:r>
      <w:r w:rsidRPr="00CB2B3F">
        <w:rPr>
          <w:spacing w:val="3"/>
          <w:szCs w:val="22"/>
        </w:rPr>
        <w:t xml:space="preserve">. </w:t>
      </w:r>
      <w:r w:rsidRPr="00CB2B3F">
        <w:rPr>
          <w:spacing w:val="3"/>
          <w:szCs w:val="22"/>
        </w:rPr>
        <w:t>본건</w:t>
      </w:r>
      <w:r w:rsidRPr="00CB2B3F">
        <w:rPr>
          <w:spacing w:val="3"/>
          <w:szCs w:val="22"/>
        </w:rPr>
        <w:t xml:space="preserve"> </w:t>
      </w:r>
      <w:r w:rsidRPr="00CB2B3F">
        <w:rPr>
          <w:spacing w:val="3"/>
          <w:szCs w:val="22"/>
        </w:rPr>
        <w:t>실사</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실사보고서의</w:t>
      </w:r>
      <w:r w:rsidRPr="00CB2B3F">
        <w:rPr>
          <w:spacing w:val="3"/>
          <w:szCs w:val="22"/>
        </w:rPr>
        <w:t xml:space="preserve"> </w:t>
      </w:r>
      <w:r w:rsidRPr="00CB2B3F">
        <w:rPr>
          <w:spacing w:val="3"/>
          <w:szCs w:val="22"/>
        </w:rPr>
        <w:t>작성은</w:t>
      </w:r>
      <w:r w:rsidRPr="00CB2B3F">
        <w:rPr>
          <w:spacing w:val="3"/>
          <w:szCs w:val="22"/>
        </w:rPr>
        <w:t xml:space="preserve"> </w:t>
      </w:r>
      <w:r w:rsidRPr="00CB2B3F">
        <w:rPr>
          <w:spacing w:val="3"/>
          <w:szCs w:val="22"/>
        </w:rPr>
        <w:t>현재</w:t>
      </w:r>
      <w:r w:rsidRPr="00CB2B3F">
        <w:rPr>
          <w:spacing w:val="3"/>
          <w:szCs w:val="22"/>
        </w:rPr>
        <w:t xml:space="preserve"> </w:t>
      </w:r>
      <w:r w:rsidRPr="00CB2B3F">
        <w:rPr>
          <w:spacing w:val="3"/>
          <w:szCs w:val="22"/>
        </w:rPr>
        <w:t>유효한</w:t>
      </w:r>
      <w:r w:rsidRPr="00CB2B3F">
        <w:rPr>
          <w:spacing w:val="3"/>
          <w:szCs w:val="22"/>
        </w:rPr>
        <w:t xml:space="preserve"> </w:t>
      </w:r>
      <w:r w:rsidRPr="00CB2B3F">
        <w:rPr>
          <w:spacing w:val="3"/>
          <w:szCs w:val="22"/>
        </w:rPr>
        <w:t>대한민국</w:t>
      </w:r>
      <w:r w:rsidRPr="00CB2B3F">
        <w:rPr>
          <w:spacing w:val="3"/>
          <w:szCs w:val="22"/>
        </w:rPr>
        <w:t xml:space="preserve"> </w:t>
      </w:r>
      <w:r w:rsidRPr="00CB2B3F">
        <w:rPr>
          <w:spacing w:val="3"/>
          <w:szCs w:val="22"/>
        </w:rPr>
        <w:t>법률의</w:t>
      </w:r>
      <w:r w:rsidRPr="00CB2B3F">
        <w:rPr>
          <w:spacing w:val="3"/>
          <w:szCs w:val="22"/>
        </w:rPr>
        <w:t xml:space="preserve"> </w:t>
      </w:r>
      <w:r w:rsidRPr="00CB2B3F">
        <w:rPr>
          <w:spacing w:val="3"/>
          <w:szCs w:val="22"/>
        </w:rPr>
        <w:t>관점에서</w:t>
      </w:r>
      <w:r w:rsidRPr="00CB2B3F">
        <w:rPr>
          <w:spacing w:val="3"/>
          <w:szCs w:val="22"/>
        </w:rPr>
        <w:t xml:space="preserve"> </w:t>
      </w:r>
      <w:r w:rsidRPr="00CB2B3F">
        <w:rPr>
          <w:spacing w:val="3"/>
          <w:szCs w:val="22"/>
        </w:rPr>
        <w:t>이루어졌으므로</w:t>
      </w:r>
      <w:r w:rsidRPr="00CB2B3F">
        <w:rPr>
          <w:spacing w:val="3"/>
          <w:szCs w:val="22"/>
        </w:rPr>
        <w:t xml:space="preserve">, </w:t>
      </w:r>
      <w:r w:rsidRPr="00CB2B3F">
        <w:rPr>
          <w:spacing w:val="3"/>
          <w:szCs w:val="22"/>
        </w:rPr>
        <w:t>외국</w:t>
      </w:r>
      <w:r w:rsidRPr="00CB2B3F">
        <w:rPr>
          <w:spacing w:val="3"/>
          <w:szCs w:val="22"/>
        </w:rPr>
        <w:t xml:space="preserve"> </w:t>
      </w:r>
      <w:r w:rsidRPr="00CB2B3F">
        <w:rPr>
          <w:spacing w:val="3"/>
          <w:szCs w:val="22"/>
        </w:rPr>
        <w:t>법률의</w:t>
      </w:r>
      <w:r w:rsidRPr="00CB2B3F">
        <w:rPr>
          <w:spacing w:val="3"/>
          <w:szCs w:val="22"/>
        </w:rPr>
        <w:t xml:space="preserve"> </w:t>
      </w:r>
      <w:r w:rsidRPr="00CB2B3F">
        <w:rPr>
          <w:spacing w:val="3"/>
          <w:szCs w:val="22"/>
        </w:rPr>
        <w:t>적용이나</w:t>
      </w:r>
      <w:r w:rsidRPr="00CB2B3F">
        <w:rPr>
          <w:spacing w:val="3"/>
          <w:szCs w:val="22"/>
        </w:rPr>
        <w:t xml:space="preserve"> </w:t>
      </w:r>
      <w:r w:rsidRPr="00CB2B3F">
        <w:rPr>
          <w:spacing w:val="3"/>
          <w:szCs w:val="22"/>
        </w:rPr>
        <w:t>해석으로</w:t>
      </w:r>
      <w:r w:rsidRPr="00CB2B3F">
        <w:rPr>
          <w:spacing w:val="3"/>
          <w:szCs w:val="22"/>
        </w:rPr>
        <w:t xml:space="preserve"> </w:t>
      </w:r>
      <w:r w:rsidRPr="00CB2B3F">
        <w:rPr>
          <w:spacing w:val="3"/>
          <w:szCs w:val="22"/>
        </w:rPr>
        <w:t>인하여</w:t>
      </w:r>
      <w:r w:rsidRPr="00CB2B3F">
        <w:rPr>
          <w:spacing w:val="3"/>
          <w:szCs w:val="22"/>
        </w:rPr>
        <w:t xml:space="preserve"> </w:t>
      </w:r>
      <w:r w:rsidRPr="00CB2B3F">
        <w:rPr>
          <w:spacing w:val="3"/>
          <w:szCs w:val="22"/>
        </w:rPr>
        <w:t>저희의</w:t>
      </w:r>
      <w:r w:rsidRPr="00CB2B3F">
        <w:rPr>
          <w:spacing w:val="3"/>
          <w:szCs w:val="22"/>
        </w:rPr>
        <w:t xml:space="preserve"> </w:t>
      </w:r>
      <w:r w:rsidRPr="00CB2B3F">
        <w:rPr>
          <w:spacing w:val="3"/>
          <w:szCs w:val="22"/>
        </w:rPr>
        <w:t>검토대상이</w:t>
      </w:r>
      <w:r w:rsidRPr="00CB2B3F">
        <w:rPr>
          <w:spacing w:val="3"/>
          <w:szCs w:val="22"/>
        </w:rPr>
        <w:t xml:space="preserve"> </w:t>
      </w:r>
      <w:r w:rsidRPr="00CB2B3F">
        <w:rPr>
          <w:spacing w:val="3"/>
          <w:szCs w:val="22"/>
        </w:rPr>
        <w:t>된</w:t>
      </w:r>
      <w:r w:rsidRPr="00CB2B3F">
        <w:rPr>
          <w:spacing w:val="3"/>
          <w:szCs w:val="22"/>
        </w:rPr>
        <w:t xml:space="preserve"> </w:t>
      </w:r>
      <w:r w:rsidRPr="00CB2B3F">
        <w:rPr>
          <w:spacing w:val="3"/>
          <w:szCs w:val="22"/>
        </w:rPr>
        <w:t>자료나</w:t>
      </w:r>
      <w:r w:rsidRPr="00CB2B3F">
        <w:rPr>
          <w:spacing w:val="3"/>
          <w:szCs w:val="22"/>
        </w:rPr>
        <w:t xml:space="preserve"> </w:t>
      </w:r>
      <w:r w:rsidRPr="00CB2B3F">
        <w:rPr>
          <w:spacing w:val="3"/>
          <w:szCs w:val="22"/>
        </w:rPr>
        <w:t>정보에</w:t>
      </w:r>
      <w:r w:rsidRPr="00CB2B3F">
        <w:rPr>
          <w:spacing w:val="3"/>
          <w:szCs w:val="22"/>
        </w:rPr>
        <w:t xml:space="preserve"> </w:t>
      </w:r>
      <w:r w:rsidRPr="00CB2B3F">
        <w:rPr>
          <w:spacing w:val="3"/>
          <w:szCs w:val="22"/>
        </w:rPr>
        <w:t>명시되지</w:t>
      </w:r>
      <w:r w:rsidRPr="00CB2B3F">
        <w:rPr>
          <w:spacing w:val="3"/>
          <w:szCs w:val="22"/>
        </w:rPr>
        <w:t xml:space="preserve"> </w:t>
      </w:r>
      <w:r w:rsidRPr="00CB2B3F">
        <w:rPr>
          <w:spacing w:val="3"/>
          <w:szCs w:val="22"/>
        </w:rPr>
        <w:t>아니한</w:t>
      </w:r>
      <w:r w:rsidRPr="00CB2B3F">
        <w:rPr>
          <w:spacing w:val="3"/>
          <w:szCs w:val="22"/>
        </w:rPr>
        <w:t xml:space="preserve"> </w:t>
      </w:r>
      <w:r w:rsidRPr="00CB2B3F">
        <w:rPr>
          <w:spacing w:val="3"/>
          <w:szCs w:val="22"/>
        </w:rPr>
        <w:t>영향이</w:t>
      </w:r>
      <w:r w:rsidRPr="00CB2B3F">
        <w:rPr>
          <w:spacing w:val="3"/>
          <w:szCs w:val="22"/>
        </w:rPr>
        <w:t xml:space="preserve"> </w:t>
      </w:r>
      <w:r w:rsidRPr="00CB2B3F">
        <w:rPr>
          <w:spacing w:val="3"/>
          <w:szCs w:val="22"/>
        </w:rPr>
        <w:t>있을</w:t>
      </w:r>
      <w:r w:rsidRPr="00CB2B3F">
        <w:rPr>
          <w:spacing w:val="3"/>
          <w:szCs w:val="22"/>
        </w:rPr>
        <w:t xml:space="preserve"> </w:t>
      </w:r>
      <w:r w:rsidRPr="00CB2B3F">
        <w:rPr>
          <w:spacing w:val="3"/>
          <w:szCs w:val="22"/>
        </w:rPr>
        <w:t>가능성을</w:t>
      </w:r>
      <w:r w:rsidRPr="00CB2B3F">
        <w:rPr>
          <w:spacing w:val="3"/>
          <w:szCs w:val="22"/>
        </w:rPr>
        <w:t xml:space="preserve"> </w:t>
      </w:r>
      <w:r w:rsidRPr="00CB2B3F">
        <w:rPr>
          <w:spacing w:val="3"/>
          <w:szCs w:val="22"/>
        </w:rPr>
        <w:t>배제할</w:t>
      </w:r>
      <w:r w:rsidRPr="00CB2B3F">
        <w:rPr>
          <w:spacing w:val="3"/>
          <w:szCs w:val="22"/>
        </w:rPr>
        <w:t xml:space="preserve"> </w:t>
      </w:r>
      <w:r w:rsidRPr="00CB2B3F">
        <w:rPr>
          <w:spacing w:val="3"/>
          <w:szCs w:val="22"/>
        </w:rPr>
        <w:t>수</w:t>
      </w:r>
      <w:r w:rsidRPr="00CB2B3F">
        <w:rPr>
          <w:spacing w:val="3"/>
          <w:szCs w:val="22"/>
        </w:rPr>
        <w:t xml:space="preserve"> </w:t>
      </w:r>
      <w:r w:rsidRPr="00CB2B3F">
        <w:rPr>
          <w:spacing w:val="3"/>
          <w:szCs w:val="22"/>
        </w:rPr>
        <w:t>없습니다</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실사보고서는</w:t>
      </w:r>
      <w:r w:rsidRPr="00CB2B3F">
        <w:rPr>
          <w:spacing w:val="3"/>
          <w:szCs w:val="22"/>
        </w:rPr>
        <w:t xml:space="preserve"> </w:t>
      </w:r>
      <w:r w:rsidRPr="00CB2B3F">
        <w:rPr>
          <w:spacing w:val="3"/>
          <w:szCs w:val="22"/>
        </w:rPr>
        <w:t>귀사의</w:t>
      </w:r>
      <w:r w:rsidRPr="00CB2B3F">
        <w:rPr>
          <w:spacing w:val="3"/>
          <w:szCs w:val="22"/>
        </w:rPr>
        <w:t xml:space="preserve"> </w:t>
      </w:r>
      <w:r w:rsidRPr="00CB2B3F">
        <w:rPr>
          <w:spacing w:val="3"/>
          <w:szCs w:val="22"/>
        </w:rPr>
        <w:t>의뢰</w:t>
      </w:r>
      <w:r w:rsidRPr="00CB2B3F">
        <w:rPr>
          <w:spacing w:val="3"/>
          <w:szCs w:val="22"/>
        </w:rPr>
        <w:t xml:space="preserve"> </w:t>
      </w:r>
      <w:r w:rsidRPr="00CB2B3F">
        <w:rPr>
          <w:spacing w:val="3"/>
          <w:szCs w:val="22"/>
        </w:rPr>
        <w:t>하에</w:t>
      </w:r>
      <w:r w:rsidRPr="00CB2B3F">
        <w:rPr>
          <w:spacing w:val="3"/>
          <w:szCs w:val="22"/>
        </w:rPr>
        <w:t xml:space="preserve"> </w:t>
      </w:r>
      <w:r w:rsidRPr="00CB2B3F">
        <w:rPr>
          <w:spacing w:val="3"/>
          <w:szCs w:val="22"/>
        </w:rPr>
        <w:t>귀사에</w:t>
      </w:r>
      <w:r w:rsidRPr="00CB2B3F">
        <w:rPr>
          <w:spacing w:val="3"/>
          <w:szCs w:val="22"/>
        </w:rPr>
        <w:t xml:space="preserve"> </w:t>
      </w:r>
      <w:r w:rsidRPr="00CB2B3F">
        <w:rPr>
          <w:spacing w:val="3"/>
          <w:szCs w:val="22"/>
        </w:rPr>
        <w:t>대한</w:t>
      </w:r>
      <w:r w:rsidRPr="00CB2B3F">
        <w:rPr>
          <w:spacing w:val="3"/>
          <w:szCs w:val="22"/>
        </w:rPr>
        <w:t xml:space="preserve"> </w:t>
      </w:r>
      <w:r w:rsidRPr="00CB2B3F">
        <w:rPr>
          <w:spacing w:val="3"/>
          <w:szCs w:val="22"/>
        </w:rPr>
        <w:t>보고</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제출의</w:t>
      </w:r>
      <w:r w:rsidRPr="00CB2B3F">
        <w:rPr>
          <w:spacing w:val="3"/>
          <w:szCs w:val="22"/>
        </w:rPr>
        <w:t xml:space="preserve"> </w:t>
      </w:r>
      <w:r w:rsidRPr="00CB2B3F">
        <w:rPr>
          <w:spacing w:val="3"/>
          <w:szCs w:val="22"/>
        </w:rPr>
        <w:t>목적으로만</w:t>
      </w:r>
      <w:r w:rsidRPr="00CB2B3F">
        <w:rPr>
          <w:spacing w:val="3"/>
          <w:szCs w:val="22"/>
        </w:rPr>
        <w:t xml:space="preserve"> </w:t>
      </w:r>
      <w:r w:rsidRPr="00CB2B3F">
        <w:rPr>
          <w:spacing w:val="3"/>
          <w:szCs w:val="22"/>
        </w:rPr>
        <w:t>작성되었으며</w:t>
      </w:r>
      <w:r w:rsidRPr="00CB2B3F">
        <w:rPr>
          <w:spacing w:val="3"/>
          <w:szCs w:val="22"/>
        </w:rPr>
        <w:t xml:space="preserve">, </w:t>
      </w:r>
      <w:r w:rsidRPr="00CB2B3F">
        <w:rPr>
          <w:spacing w:val="3"/>
          <w:szCs w:val="22"/>
        </w:rPr>
        <w:t>제</w:t>
      </w:r>
      <w:r w:rsidRPr="00CB2B3F">
        <w:rPr>
          <w:spacing w:val="3"/>
          <w:szCs w:val="22"/>
        </w:rPr>
        <w:t>3</w:t>
      </w:r>
      <w:r w:rsidRPr="00CB2B3F">
        <w:rPr>
          <w:spacing w:val="3"/>
          <w:szCs w:val="22"/>
        </w:rPr>
        <w:t>자에</w:t>
      </w:r>
      <w:r w:rsidRPr="00CB2B3F">
        <w:rPr>
          <w:spacing w:val="3"/>
          <w:szCs w:val="22"/>
        </w:rPr>
        <w:t xml:space="preserve"> </w:t>
      </w:r>
      <w:r w:rsidRPr="00CB2B3F">
        <w:rPr>
          <w:spacing w:val="3"/>
          <w:szCs w:val="22"/>
        </w:rPr>
        <w:t>의하여</w:t>
      </w:r>
      <w:r w:rsidRPr="00CB2B3F">
        <w:rPr>
          <w:spacing w:val="3"/>
          <w:szCs w:val="22"/>
        </w:rPr>
        <w:t xml:space="preserve"> </w:t>
      </w:r>
      <w:r w:rsidRPr="00CB2B3F">
        <w:rPr>
          <w:spacing w:val="3"/>
          <w:szCs w:val="22"/>
        </w:rPr>
        <w:t>검토</w:t>
      </w:r>
      <w:r w:rsidRPr="00CB2B3F">
        <w:rPr>
          <w:spacing w:val="3"/>
          <w:szCs w:val="22"/>
        </w:rPr>
        <w:t xml:space="preserve">, </w:t>
      </w:r>
      <w:r w:rsidRPr="00CB2B3F">
        <w:rPr>
          <w:spacing w:val="3"/>
          <w:szCs w:val="22"/>
        </w:rPr>
        <w:t>분석</w:t>
      </w:r>
      <w:r w:rsidRPr="00CB2B3F">
        <w:rPr>
          <w:spacing w:val="3"/>
          <w:szCs w:val="22"/>
        </w:rPr>
        <w:t xml:space="preserve">, </w:t>
      </w:r>
      <w:r w:rsidRPr="00CB2B3F">
        <w:rPr>
          <w:spacing w:val="3"/>
          <w:szCs w:val="22"/>
        </w:rPr>
        <w:t>인용되거나</w:t>
      </w:r>
      <w:r w:rsidRPr="00CB2B3F">
        <w:rPr>
          <w:spacing w:val="3"/>
          <w:szCs w:val="22"/>
        </w:rPr>
        <w:t xml:space="preserve"> </w:t>
      </w:r>
      <w:r w:rsidRPr="00CB2B3F">
        <w:rPr>
          <w:spacing w:val="3"/>
          <w:szCs w:val="22"/>
        </w:rPr>
        <w:t>달리</w:t>
      </w:r>
      <w:r w:rsidRPr="00CB2B3F">
        <w:rPr>
          <w:spacing w:val="3"/>
          <w:szCs w:val="22"/>
        </w:rPr>
        <w:t xml:space="preserve"> </w:t>
      </w:r>
      <w:r w:rsidRPr="00CB2B3F">
        <w:rPr>
          <w:spacing w:val="3"/>
          <w:szCs w:val="22"/>
        </w:rPr>
        <w:t>이용될</w:t>
      </w:r>
      <w:r w:rsidRPr="00CB2B3F">
        <w:rPr>
          <w:spacing w:val="3"/>
          <w:szCs w:val="22"/>
        </w:rPr>
        <w:t xml:space="preserve"> </w:t>
      </w:r>
      <w:r w:rsidRPr="00CB2B3F">
        <w:rPr>
          <w:spacing w:val="3"/>
          <w:szCs w:val="22"/>
        </w:rPr>
        <w:t>수</w:t>
      </w:r>
      <w:r w:rsidRPr="00CB2B3F">
        <w:rPr>
          <w:spacing w:val="3"/>
          <w:szCs w:val="22"/>
        </w:rPr>
        <w:t xml:space="preserve"> </w:t>
      </w:r>
      <w:r w:rsidRPr="00CB2B3F">
        <w:rPr>
          <w:spacing w:val="3"/>
          <w:szCs w:val="22"/>
        </w:rPr>
        <w:t>없습니다</w:t>
      </w:r>
      <w:r w:rsidRPr="00CB2B3F">
        <w:rPr>
          <w:spacing w:val="3"/>
          <w:szCs w:val="22"/>
        </w:rPr>
        <w:t xml:space="preserve">. </w:t>
      </w:r>
      <w:r w:rsidRPr="00CB2B3F">
        <w:rPr>
          <w:spacing w:val="3"/>
          <w:szCs w:val="22"/>
        </w:rPr>
        <w:t>본</w:t>
      </w:r>
      <w:r w:rsidRPr="00CB2B3F">
        <w:rPr>
          <w:spacing w:val="3"/>
          <w:szCs w:val="22"/>
        </w:rPr>
        <w:t xml:space="preserve"> </w:t>
      </w:r>
      <w:r w:rsidRPr="00CB2B3F">
        <w:rPr>
          <w:spacing w:val="3"/>
          <w:szCs w:val="22"/>
        </w:rPr>
        <w:t>실사보고서의</w:t>
      </w:r>
      <w:r w:rsidRPr="00CB2B3F">
        <w:rPr>
          <w:spacing w:val="3"/>
          <w:szCs w:val="22"/>
        </w:rPr>
        <w:t xml:space="preserve"> </w:t>
      </w:r>
      <w:r w:rsidRPr="00CB2B3F">
        <w:rPr>
          <w:spacing w:val="3"/>
          <w:szCs w:val="22"/>
        </w:rPr>
        <w:t>내용</w:t>
      </w:r>
      <w:r w:rsidRPr="00CB2B3F">
        <w:rPr>
          <w:spacing w:val="3"/>
          <w:szCs w:val="22"/>
        </w:rPr>
        <w:t xml:space="preserve"> </w:t>
      </w:r>
      <w:r w:rsidRPr="00CB2B3F">
        <w:rPr>
          <w:spacing w:val="3"/>
          <w:szCs w:val="22"/>
        </w:rPr>
        <w:t>중에서</w:t>
      </w:r>
      <w:r w:rsidRPr="00CB2B3F">
        <w:rPr>
          <w:spacing w:val="3"/>
          <w:szCs w:val="22"/>
        </w:rPr>
        <w:t xml:space="preserve"> </w:t>
      </w:r>
      <w:r w:rsidRPr="00CB2B3F">
        <w:rPr>
          <w:spacing w:val="3"/>
          <w:szCs w:val="22"/>
        </w:rPr>
        <w:t>구체적인</w:t>
      </w:r>
      <w:r w:rsidRPr="00CB2B3F">
        <w:rPr>
          <w:spacing w:val="3"/>
          <w:szCs w:val="22"/>
        </w:rPr>
        <w:t xml:space="preserve"> </w:t>
      </w:r>
      <w:r w:rsidRPr="00CB2B3F">
        <w:rPr>
          <w:spacing w:val="3"/>
          <w:szCs w:val="22"/>
        </w:rPr>
        <w:t>법률적</w:t>
      </w:r>
      <w:r w:rsidRPr="00CB2B3F">
        <w:rPr>
          <w:spacing w:val="3"/>
          <w:szCs w:val="22"/>
        </w:rPr>
        <w:t xml:space="preserve"> </w:t>
      </w:r>
      <w:r w:rsidRPr="00CB2B3F">
        <w:rPr>
          <w:spacing w:val="3"/>
          <w:szCs w:val="22"/>
        </w:rPr>
        <w:t>분석이</w:t>
      </w:r>
      <w:r w:rsidRPr="00CB2B3F">
        <w:rPr>
          <w:spacing w:val="3"/>
          <w:szCs w:val="22"/>
        </w:rPr>
        <w:t xml:space="preserve"> </w:t>
      </w:r>
      <w:r w:rsidRPr="00CB2B3F">
        <w:rPr>
          <w:spacing w:val="3"/>
          <w:szCs w:val="22"/>
        </w:rPr>
        <w:t>요구되는</w:t>
      </w:r>
      <w:r w:rsidRPr="00CB2B3F">
        <w:rPr>
          <w:spacing w:val="3"/>
          <w:szCs w:val="22"/>
        </w:rPr>
        <w:t xml:space="preserve"> </w:t>
      </w:r>
      <w:r w:rsidRPr="00CB2B3F">
        <w:rPr>
          <w:spacing w:val="3"/>
          <w:szCs w:val="22"/>
        </w:rPr>
        <w:t>이슈에</w:t>
      </w:r>
      <w:r w:rsidRPr="00CB2B3F">
        <w:rPr>
          <w:spacing w:val="3"/>
          <w:szCs w:val="22"/>
        </w:rPr>
        <w:t xml:space="preserve"> </w:t>
      </w:r>
      <w:r w:rsidRPr="00CB2B3F">
        <w:rPr>
          <w:spacing w:val="3"/>
          <w:szCs w:val="22"/>
        </w:rPr>
        <w:t>대한</w:t>
      </w:r>
      <w:r w:rsidRPr="00CB2B3F">
        <w:rPr>
          <w:spacing w:val="3"/>
          <w:szCs w:val="22"/>
        </w:rPr>
        <w:t xml:space="preserve"> </w:t>
      </w:r>
      <w:r w:rsidRPr="00CB2B3F">
        <w:rPr>
          <w:spacing w:val="3"/>
          <w:szCs w:val="22"/>
        </w:rPr>
        <w:t>저희의</w:t>
      </w:r>
      <w:r w:rsidRPr="00CB2B3F">
        <w:rPr>
          <w:spacing w:val="3"/>
          <w:szCs w:val="22"/>
        </w:rPr>
        <w:t xml:space="preserve"> </w:t>
      </w:r>
      <w:r w:rsidRPr="00CB2B3F">
        <w:rPr>
          <w:spacing w:val="3"/>
          <w:szCs w:val="22"/>
        </w:rPr>
        <w:t>의견</w:t>
      </w:r>
      <w:r w:rsidRPr="00CB2B3F">
        <w:rPr>
          <w:spacing w:val="3"/>
          <w:szCs w:val="22"/>
        </w:rPr>
        <w:t xml:space="preserve"> </w:t>
      </w:r>
      <w:r w:rsidRPr="00CB2B3F">
        <w:rPr>
          <w:spacing w:val="3"/>
          <w:szCs w:val="22"/>
        </w:rPr>
        <w:t>및</w:t>
      </w:r>
      <w:r w:rsidRPr="00CB2B3F">
        <w:rPr>
          <w:spacing w:val="3"/>
          <w:szCs w:val="22"/>
        </w:rPr>
        <w:t xml:space="preserve"> </w:t>
      </w:r>
      <w:r w:rsidRPr="00CB2B3F">
        <w:rPr>
          <w:spacing w:val="3"/>
          <w:szCs w:val="22"/>
        </w:rPr>
        <w:t>분석은</w:t>
      </w:r>
      <w:r w:rsidRPr="00CB2B3F">
        <w:rPr>
          <w:spacing w:val="3"/>
          <w:szCs w:val="22"/>
        </w:rPr>
        <w:t xml:space="preserve"> </w:t>
      </w:r>
      <w:r w:rsidRPr="00CB2B3F">
        <w:rPr>
          <w:spacing w:val="3"/>
          <w:szCs w:val="22"/>
        </w:rPr>
        <w:t>일반적인</w:t>
      </w:r>
      <w:r w:rsidRPr="00CB2B3F">
        <w:rPr>
          <w:spacing w:val="3"/>
          <w:szCs w:val="22"/>
        </w:rPr>
        <w:t xml:space="preserve"> </w:t>
      </w:r>
      <w:r w:rsidRPr="00CB2B3F">
        <w:rPr>
          <w:spacing w:val="3"/>
          <w:szCs w:val="22"/>
        </w:rPr>
        <w:t>검토의견을</w:t>
      </w:r>
      <w:r w:rsidRPr="00CB2B3F">
        <w:rPr>
          <w:spacing w:val="3"/>
          <w:szCs w:val="22"/>
        </w:rPr>
        <w:t xml:space="preserve"> </w:t>
      </w:r>
      <w:r w:rsidRPr="00CB2B3F">
        <w:rPr>
          <w:spacing w:val="3"/>
          <w:szCs w:val="22"/>
        </w:rPr>
        <w:t>표시</w:t>
      </w:r>
      <w:r w:rsidRPr="00CB2B3F">
        <w:rPr>
          <w:spacing w:val="3"/>
          <w:szCs w:val="22"/>
        </w:rPr>
        <w:lastRenderedPageBreak/>
        <w:t>한</w:t>
      </w:r>
      <w:r w:rsidRPr="00CB2B3F">
        <w:rPr>
          <w:spacing w:val="3"/>
          <w:szCs w:val="22"/>
        </w:rPr>
        <w:t xml:space="preserve"> </w:t>
      </w:r>
      <w:r w:rsidRPr="00CB2B3F">
        <w:rPr>
          <w:spacing w:val="3"/>
          <w:szCs w:val="22"/>
        </w:rPr>
        <w:t>것에</w:t>
      </w:r>
      <w:r w:rsidRPr="00CB2B3F">
        <w:rPr>
          <w:spacing w:val="3"/>
          <w:szCs w:val="22"/>
        </w:rPr>
        <w:t xml:space="preserve"> </w:t>
      </w:r>
      <w:r w:rsidRPr="00CB2B3F">
        <w:rPr>
          <w:spacing w:val="3"/>
          <w:szCs w:val="22"/>
        </w:rPr>
        <w:t>불과하며</w:t>
      </w:r>
      <w:r w:rsidRPr="00CB2B3F">
        <w:rPr>
          <w:spacing w:val="3"/>
          <w:szCs w:val="22"/>
        </w:rPr>
        <w:t xml:space="preserve"> </w:t>
      </w:r>
      <w:r w:rsidRPr="00CB2B3F">
        <w:rPr>
          <w:spacing w:val="3"/>
          <w:szCs w:val="22"/>
        </w:rPr>
        <w:t>당해</w:t>
      </w:r>
      <w:r w:rsidRPr="00CB2B3F">
        <w:rPr>
          <w:spacing w:val="3"/>
          <w:szCs w:val="22"/>
        </w:rPr>
        <w:t xml:space="preserve"> </w:t>
      </w:r>
      <w:r w:rsidRPr="00CB2B3F">
        <w:rPr>
          <w:spacing w:val="3"/>
          <w:szCs w:val="22"/>
        </w:rPr>
        <w:t>사항들에</w:t>
      </w:r>
      <w:r w:rsidRPr="00CB2B3F">
        <w:rPr>
          <w:spacing w:val="3"/>
          <w:szCs w:val="22"/>
        </w:rPr>
        <w:t xml:space="preserve"> </w:t>
      </w:r>
      <w:r w:rsidRPr="00CB2B3F">
        <w:rPr>
          <w:spacing w:val="3"/>
          <w:szCs w:val="22"/>
        </w:rPr>
        <w:t>대한</w:t>
      </w:r>
      <w:r w:rsidRPr="00CB2B3F">
        <w:rPr>
          <w:spacing w:val="3"/>
          <w:szCs w:val="22"/>
        </w:rPr>
        <w:t xml:space="preserve"> </w:t>
      </w:r>
      <w:r w:rsidRPr="00CB2B3F">
        <w:rPr>
          <w:spacing w:val="3"/>
          <w:szCs w:val="22"/>
        </w:rPr>
        <w:t>저희</w:t>
      </w:r>
      <w:r w:rsidRPr="00CB2B3F">
        <w:rPr>
          <w:spacing w:val="3"/>
          <w:szCs w:val="22"/>
        </w:rPr>
        <w:t xml:space="preserve"> </w:t>
      </w:r>
      <w:r w:rsidRPr="00CB2B3F">
        <w:rPr>
          <w:spacing w:val="3"/>
          <w:szCs w:val="22"/>
        </w:rPr>
        <w:t>사무소의</w:t>
      </w:r>
      <w:r w:rsidRPr="00CB2B3F">
        <w:rPr>
          <w:spacing w:val="3"/>
          <w:szCs w:val="22"/>
        </w:rPr>
        <w:t xml:space="preserve"> </w:t>
      </w:r>
      <w:r w:rsidRPr="00CB2B3F">
        <w:rPr>
          <w:spacing w:val="3"/>
          <w:szCs w:val="22"/>
        </w:rPr>
        <w:t>정식</w:t>
      </w:r>
      <w:r w:rsidRPr="00CB2B3F">
        <w:rPr>
          <w:spacing w:val="3"/>
          <w:szCs w:val="22"/>
        </w:rPr>
        <w:t xml:space="preserve"> </w:t>
      </w:r>
      <w:r w:rsidRPr="00CB2B3F">
        <w:rPr>
          <w:spacing w:val="3"/>
          <w:szCs w:val="22"/>
        </w:rPr>
        <w:t>법률의견이</w:t>
      </w:r>
      <w:r w:rsidRPr="00CB2B3F">
        <w:rPr>
          <w:spacing w:val="3"/>
          <w:szCs w:val="22"/>
        </w:rPr>
        <w:t xml:space="preserve"> </w:t>
      </w:r>
      <w:r w:rsidRPr="00CB2B3F">
        <w:rPr>
          <w:spacing w:val="3"/>
          <w:szCs w:val="22"/>
        </w:rPr>
        <w:t>아</w:t>
      </w:r>
      <w:r>
        <w:rPr>
          <w:rFonts w:hint="eastAsia"/>
          <w:spacing w:val="3"/>
          <w:szCs w:val="22"/>
        </w:rPr>
        <w:t>닙</w:t>
      </w:r>
      <w:r w:rsidRPr="00CB2B3F">
        <w:rPr>
          <w:spacing w:val="3"/>
          <w:szCs w:val="22"/>
        </w:rPr>
        <w:t>니다</w:t>
      </w:r>
      <w:r w:rsidRPr="00CB2B3F">
        <w:rPr>
          <w:spacing w:val="3"/>
          <w:szCs w:val="22"/>
        </w:rPr>
        <w:t>.</w:t>
      </w:r>
    </w:p>
    <w:p w14:paraId="371D4242" w14:textId="77777777" w:rsidR="00026A7E" w:rsidRPr="00CB2B3F" w:rsidRDefault="00026A7E" w:rsidP="00026A7E">
      <w:pPr>
        <w:spacing w:after="240"/>
        <w:rPr>
          <w:spacing w:val="3"/>
          <w:sz w:val="23"/>
          <w:szCs w:val="23"/>
        </w:rPr>
      </w:pPr>
    </w:p>
    <w:p w14:paraId="7883A48E" w14:textId="77777777" w:rsidR="00026A7E" w:rsidRDefault="00026A7E" w:rsidP="00026A7E">
      <w:pPr>
        <w:jc w:val="center"/>
        <w:rPr>
          <w:b/>
          <w:bCs/>
          <w:sz w:val="24"/>
          <w:szCs w:val="20"/>
        </w:rPr>
      </w:pPr>
      <w:r w:rsidRPr="00CB2B3F">
        <w:rPr>
          <w:b/>
          <w:bCs/>
          <w:sz w:val="24"/>
          <w:szCs w:val="20"/>
        </w:rPr>
        <w:t>용</w:t>
      </w:r>
      <w:r w:rsidRPr="00CB2B3F">
        <w:rPr>
          <w:b/>
          <w:bCs/>
          <w:sz w:val="24"/>
          <w:szCs w:val="20"/>
        </w:rPr>
        <w:t xml:space="preserve">   </w:t>
      </w:r>
      <w:proofErr w:type="spellStart"/>
      <w:r w:rsidRPr="00CB2B3F">
        <w:rPr>
          <w:b/>
          <w:bCs/>
          <w:sz w:val="24"/>
          <w:szCs w:val="20"/>
        </w:rPr>
        <w:t>례</w:t>
      </w:r>
      <w:proofErr w:type="spellEnd"/>
    </w:p>
    <w:p w14:paraId="6D4CDFD5" w14:textId="77777777" w:rsidR="00026A7E" w:rsidRPr="00CB2B3F" w:rsidRDefault="00026A7E" w:rsidP="00026A7E">
      <w:pPr>
        <w:jc w:val="center"/>
        <w:rPr>
          <w:b/>
          <w:bCs/>
          <w:szCs w:val="20"/>
        </w:rPr>
      </w:pPr>
    </w:p>
    <w:tbl>
      <w:tblPr>
        <w:tblW w:w="9540" w:type="dxa"/>
        <w:tblInd w:w="9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99" w:type="dxa"/>
          <w:bottom w:w="57" w:type="dxa"/>
          <w:right w:w="99" w:type="dxa"/>
        </w:tblCellMar>
        <w:tblLook w:val="04A0" w:firstRow="1" w:lastRow="0" w:firstColumn="1" w:lastColumn="0" w:noHBand="0" w:noVBand="1"/>
      </w:tblPr>
      <w:tblGrid>
        <w:gridCol w:w="2242"/>
        <w:gridCol w:w="7298"/>
      </w:tblGrid>
      <w:tr w:rsidR="00026A7E" w:rsidRPr="00037C2F" w14:paraId="44438B42" w14:textId="77777777" w:rsidTr="0091358C">
        <w:trPr>
          <w:trHeight w:val="270"/>
          <w:tblHeader/>
        </w:trPr>
        <w:tc>
          <w:tcPr>
            <w:tcW w:w="2242" w:type="dxa"/>
            <w:tcBorders>
              <w:top w:val="single" w:sz="18" w:space="0" w:color="404040" w:themeColor="text1" w:themeTint="BF"/>
              <w:bottom w:val="single" w:sz="4" w:space="0" w:color="404040" w:themeColor="text1" w:themeTint="BF"/>
            </w:tcBorders>
            <w:shd w:val="clear" w:color="auto" w:fill="DEEEEE"/>
            <w:noWrap/>
            <w:vAlign w:val="center"/>
            <w:hideMark/>
          </w:tcPr>
          <w:p w14:paraId="3933DF26" w14:textId="77777777" w:rsidR="00026A7E" w:rsidRPr="00037C2F" w:rsidRDefault="00026A7E" w:rsidP="0091358C">
            <w:pPr>
              <w:jc w:val="center"/>
              <w:rPr>
                <w:b/>
                <w:sz w:val="21"/>
                <w:szCs w:val="21"/>
              </w:rPr>
            </w:pPr>
            <w:proofErr w:type="spellStart"/>
            <w:r w:rsidRPr="00037C2F">
              <w:rPr>
                <w:b/>
                <w:sz w:val="21"/>
                <w:szCs w:val="21"/>
              </w:rPr>
              <w:t>축약어</w:t>
            </w:r>
            <w:proofErr w:type="spellEnd"/>
          </w:p>
        </w:tc>
        <w:tc>
          <w:tcPr>
            <w:tcW w:w="7298" w:type="dxa"/>
            <w:tcBorders>
              <w:top w:val="single" w:sz="18" w:space="0" w:color="404040" w:themeColor="text1" w:themeTint="BF"/>
              <w:bottom w:val="single" w:sz="4" w:space="0" w:color="404040" w:themeColor="text1" w:themeTint="BF"/>
            </w:tcBorders>
            <w:shd w:val="clear" w:color="auto" w:fill="DEEEEE"/>
            <w:noWrap/>
            <w:vAlign w:val="center"/>
            <w:hideMark/>
          </w:tcPr>
          <w:p w14:paraId="16047685" w14:textId="77777777" w:rsidR="00026A7E" w:rsidRPr="00037C2F" w:rsidRDefault="00026A7E" w:rsidP="0091358C">
            <w:pPr>
              <w:jc w:val="center"/>
              <w:rPr>
                <w:b/>
                <w:sz w:val="21"/>
                <w:szCs w:val="21"/>
              </w:rPr>
            </w:pPr>
            <w:r w:rsidRPr="00037C2F">
              <w:rPr>
                <w:b/>
                <w:sz w:val="21"/>
                <w:szCs w:val="21"/>
              </w:rPr>
              <w:t>의</w:t>
            </w:r>
            <w:r w:rsidRPr="00037C2F">
              <w:rPr>
                <w:b/>
                <w:sz w:val="21"/>
                <w:szCs w:val="21"/>
              </w:rPr>
              <w:t xml:space="preserve">   </w:t>
            </w:r>
            <w:r w:rsidRPr="00037C2F">
              <w:rPr>
                <w:b/>
                <w:sz w:val="21"/>
                <w:szCs w:val="21"/>
              </w:rPr>
              <w:t>미</w:t>
            </w:r>
          </w:p>
        </w:tc>
      </w:tr>
      <w:tr w:rsidR="00026A7E" w:rsidRPr="00037C2F" w14:paraId="384241BD" w14:textId="77777777" w:rsidTr="0091358C">
        <w:trPr>
          <w:trHeight w:val="270"/>
        </w:trPr>
        <w:tc>
          <w:tcPr>
            <w:tcW w:w="2242" w:type="dxa"/>
            <w:tcBorders>
              <w:top w:val="single" w:sz="4" w:space="0" w:color="404040" w:themeColor="text1" w:themeTint="BF"/>
            </w:tcBorders>
            <w:shd w:val="clear" w:color="auto" w:fill="F2F2F2" w:themeFill="background1" w:themeFillShade="F2"/>
            <w:noWrap/>
          </w:tcPr>
          <w:p w14:paraId="6E422CA1" w14:textId="77777777" w:rsidR="00026A7E" w:rsidRPr="00037C2F" w:rsidRDefault="00026A7E" w:rsidP="0091358C">
            <w:pPr>
              <w:jc w:val="left"/>
              <w:rPr>
                <w:b/>
                <w:sz w:val="21"/>
                <w:szCs w:val="21"/>
              </w:rPr>
            </w:pPr>
            <w:r w:rsidRPr="00037C2F">
              <w:rPr>
                <w:b/>
                <w:sz w:val="21"/>
                <w:szCs w:val="21"/>
              </w:rPr>
              <w:t>가맹사업법</w:t>
            </w:r>
          </w:p>
        </w:tc>
        <w:tc>
          <w:tcPr>
            <w:tcW w:w="7298" w:type="dxa"/>
            <w:tcBorders>
              <w:top w:val="single" w:sz="4" w:space="0" w:color="404040" w:themeColor="text1" w:themeTint="BF"/>
            </w:tcBorders>
            <w:noWrap/>
          </w:tcPr>
          <w:p w14:paraId="7BB70B87" w14:textId="77777777" w:rsidR="00026A7E" w:rsidRPr="00037C2F" w:rsidRDefault="00026A7E" w:rsidP="0091358C">
            <w:pPr>
              <w:rPr>
                <w:sz w:val="21"/>
                <w:szCs w:val="21"/>
              </w:rPr>
            </w:pPr>
            <w:r w:rsidRPr="00037C2F">
              <w:rPr>
                <w:sz w:val="21"/>
                <w:szCs w:val="21"/>
              </w:rPr>
              <w:t>가맹사업거래의</w:t>
            </w:r>
            <w:r w:rsidRPr="00037C2F">
              <w:rPr>
                <w:sz w:val="21"/>
                <w:szCs w:val="21"/>
              </w:rPr>
              <w:t xml:space="preserve"> </w:t>
            </w:r>
            <w:r w:rsidRPr="00037C2F">
              <w:rPr>
                <w:sz w:val="21"/>
                <w:szCs w:val="21"/>
              </w:rPr>
              <w:t>공정화에</w:t>
            </w:r>
            <w:r w:rsidRPr="00037C2F">
              <w:rPr>
                <w:sz w:val="21"/>
                <w:szCs w:val="21"/>
              </w:rPr>
              <w:t xml:space="preserve"> </w:t>
            </w:r>
            <w:r w:rsidRPr="00037C2F">
              <w:rPr>
                <w:sz w:val="21"/>
                <w:szCs w:val="21"/>
              </w:rPr>
              <w:t>관한</w:t>
            </w:r>
            <w:r w:rsidRPr="00037C2F">
              <w:rPr>
                <w:sz w:val="21"/>
                <w:szCs w:val="21"/>
              </w:rPr>
              <w:t xml:space="preserve"> </w:t>
            </w:r>
            <w:r w:rsidRPr="00037C2F">
              <w:rPr>
                <w:sz w:val="21"/>
                <w:szCs w:val="21"/>
              </w:rPr>
              <w:t>법률</w:t>
            </w:r>
          </w:p>
        </w:tc>
      </w:tr>
      <w:tr w:rsidR="00026A7E" w:rsidRPr="00037C2F" w14:paraId="5AFC54FF" w14:textId="77777777" w:rsidTr="0091358C">
        <w:trPr>
          <w:trHeight w:val="270"/>
        </w:trPr>
        <w:tc>
          <w:tcPr>
            <w:tcW w:w="2242" w:type="dxa"/>
            <w:shd w:val="clear" w:color="auto" w:fill="F2F2F2" w:themeFill="background1" w:themeFillShade="F2"/>
            <w:noWrap/>
          </w:tcPr>
          <w:p w14:paraId="60E0C7B3" w14:textId="77777777" w:rsidR="00026A7E" w:rsidRPr="00037C2F" w:rsidRDefault="00026A7E" w:rsidP="0091358C">
            <w:pPr>
              <w:jc w:val="left"/>
              <w:rPr>
                <w:b/>
                <w:sz w:val="21"/>
                <w:szCs w:val="21"/>
              </w:rPr>
            </w:pPr>
            <w:r>
              <w:rPr>
                <w:rFonts w:hint="eastAsia"/>
                <w:b/>
                <w:sz w:val="21"/>
                <w:szCs w:val="21"/>
              </w:rPr>
              <w:t>검토보고서</w:t>
            </w:r>
          </w:p>
        </w:tc>
        <w:tc>
          <w:tcPr>
            <w:tcW w:w="7298" w:type="dxa"/>
            <w:noWrap/>
          </w:tcPr>
          <w:p w14:paraId="2A5A0847" w14:textId="77777777" w:rsidR="00026A7E" w:rsidRPr="00037C2F" w:rsidRDefault="00026A7E" w:rsidP="0091358C">
            <w:pPr>
              <w:rPr>
                <w:sz w:val="21"/>
                <w:szCs w:val="21"/>
              </w:rPr>
            </w:pPr>
            <w:r w:rsidRPr="00B20BC2">
              <w:rPr>
                <w:rFonts w:hint="eastAsia"/>
                <w:sz w:val="21"/>
                <w:szCs w:val="21"/>
              </w:rPr>
              <w:t>대상회사의</w:t>
            </w:r>
            <w:r w:rsidRPr="00B20BC2">
              <w:rPr>
                <w:rFonts w:hint="eastAsia"/>
                <w:sz w:val="21"/>
                <w:szCs w:val="21"/>
              </w:rPr>
              <w:t xml:space="preserve"> 2021</w:t>
            </w:r>
            <w:r>
              <w:rPr>
                <w:rFonts w:hint="eastAsia"/>
                <w:sz w:val="21"/>
                <w:szCs w:val="21"/>
              </w:rPr>
              <w:t>년</w:t>
            </w:r>
            <w:r>
              <w:rPr>
                <w:rFonts w:hint="eastAsia"/>
                <w:sz w:val="21"/>
                <w:szCs w:val="21"/>
              </w:rPr>
              <w:t xml:space="preserve"> 1</w:t>
            </w:r>
            <w:r>
              <w:rPr>
                <w:rFonts w:hint="eastAsia"/>
                <w:sz w:val="21"/>
                <w:szCs w:val="21"/>
              </w:rPr>
              <w:t>분기</w:t>
            </w:r>
            <w:r>
              <w:rPr>
                <w:rFonts w:hint="eastAsia"/>
                <w:sz w:val="21"/>
                <w:szCs w:val="21"/>
              </w:rPr>
              <w:t xml:space="preserve"> </w:t>
            </w:r>
            <w:r>
              <w:rPr>
                <w:rFonts w:hint="eastAsia"/>
                <w:sz w:val="21"/>
                <w:szCs w:val="21"/>
              </w:rPr>
              <w:t>검토</w:t>
            </w:r>
            <w:r w:rsidRPr="00B20BC2">
              <w:rPr>
                <w:rFonts w:hint="eastAsia"/>
                <w:sz w:val="21"/>
                <w:szCs w:val="21"/>
              </w:rPr>
              <w:t>보고서</w:t>
            </w:r>
          </w:p>
        </w:tc>
      </w:tr>
      <w:tr w:rsidR="00026A7E" w:rsidRPr="00037C2F" w14:paraId="4CDA3AC0" w14:textId="77777777" w:rsidTr="0091358C">
        <w:trPr>
          <w:trHeight w:val="270"/>
        </w:trPr>
        <w:tc>
          <w:tcPr>
            <w:tcW w:w="2242" w:type="dxa"/>
            <w:shd w:val="clear" w:color="auto" w:fill="F2F2F2" w:themeFill="background1" w:themeFillShade="F2"/>
            <w:noWrap/>
          </w:tcPr>
          <w:p w14:paraId="1D55A63C" w14:textId="77777777" w:rsidR="00026A7E" w:rsidRPr="00037C2F" w:rsidRDefault="00026A7E" w:rsidP="0091358C">
            <w:pPr>
              <w:jc w:val="left"/>
              <w:rPr>
                <w:b/>
                <w:sz w:val="21"/>
                <w:szCs w:val="21"/>
              </w:rPr>
            </w:pPr>
            <w:r w:rsidRPr="00037C2F">
              <w:rPr>
                <w:b/>
                <w:sz w:val="21"/>
                <w:szCs w:val="21"/>
              </w:rPr>
              <w:t>계열회사</w:t>
            </w:r>
          </w:p>
        </w:tc>
        <w:tc>
          <w:tcPr>
            <w:tcW w:w="7298" w:type="dxa"/>
            <w:noWrap/>
          </w:tcPr>
          <w:p w14:paraId="79D71F57" w14:textId="77777777" w:rsidR="00026A7E" w:rsidRPr="00037C2F" w:rsidRDefault="00026A7E" w:rsidP="0091358C">
            <w:pPr>
              <w:rPr>
                <w:sz w:val="21"/>
                <w:szCs w:val="21"/>
              </w:rPr>
            </w:pPr>
            <w:r w:rsidRPr="00037C2F">
              <w:rPr>
                <w:sz w:val="21"/>
                <w:szCs w:val="21"/>
              </w:rPr>
              <w:t>독점규제</w:t>
            </w:r>
            <w:r w:rsidRPr="00037C2F">
              <w:rPr>
                <w:sz w:val="21"/>
                <w:szCs w:val="21"/>
              </w:rPr>
              <w:t xml:space="preserve"> </w:t>
            </w:r>
            <w:r w:rsidRPr="00037C2F">
              <w:rPr>
                <w:sz w:val="21"/>
                <w:szCs w:val="21"/>
              </w:rPr>
              <w:t>및</w:t>
            </w:r>
            <w:r w:rsidRPr="00037C2F">
              <w:rPr>
                <w:sz w:val="21"/>
                <w:szCs w:val="21"/>
              </w:rPr>
              <w:t xml:space="preserve"> </w:t>
            </w:r>
            <w:r w:rsidRPr="00037C2F">
              <w:rPr>
                <w:sz w:val="21"/>
                <w:szCs w:val="21"/>
              </w:rPr>
              <w:t>공정거래에</w:t>
            </w:r>
            <w:r w:rsidRPr="00037C2F">
              <w:rPr>
                <w:sz w:val="21"/>
                <w:szCs w:val="21"/>
              </w:rPr>
              <w:t xml:space="preserve"> </w:t>
            </w:r>
            <w:r w:rsidRPr="00037C2F">
              <w:rPr>
                <w:sz w:val="21"/>
                <w:szCs w:val="21"/>
              </w:rPr>
              <w:t>관한</w:t>
            </w:r>
            <w:r w:rsidRPr="00037C2F">
              <w:rPr>
                <w:sz w:val="21"/>
                <w:szCs w:val="21"/>
              </w:rPr>
              <w:t xml:space="preserve"> </w:t>
            </w:r>
            <w:r w:rsidRPr="00037C2F">
              <w:rPr>
                <w:sz w:val="21"/>
                <w:szCs w:val="21"/>
              </w:rPr>
              <w:t>법률에</w:t>
            </w:r>
            <w:r w:rsidRPr="00037C2F">
              <w:rPr>
                <w:sz w:val="21"/>
                <w:szCs w:val="21"/>
              </w:rPr>
              <w:t xml:space="preserve"> </w:t>
            </w:r>
            <w:r w:rsidRPr="00037C2F">
              <w:rPr>
                <w:sz w:val="21"/>
                <w:szCs w:val="21"/>
              </w:rPr>
              <w:t>따른</w:t>
            </w:r>
            <w:r w:rsidRPr="00037C2F">
              <w:rPr>
                <w:sz w:val="21"/>
                <w:szCs w:val="21"/>
              </w:rPr>
              <w:t xml:space="preserve"> </w:t>
            </w:r>
            <w:r w:rsidRPr="00037C2F">
              <w:rPr>
                <w:sz w:val="21"/>
                <w:szCs w:val="21"/>
              </w:rPr>
              <w:t>계열회사</w:t>
            </w:r>
          </w:p>
        </w:tc>
      </w:tr>
      <w:tr w:rsidR="00026A7E" w:rsidRPr="00037C2F" w14:paraId="26C4C6B6" w14:textId="77777777" w:rsidTr="0091358C">
        <w:trPr>
          <w:trHeight w:val="270"/>
        </w:trPr>
        <w:tc>
          <w:tcPr>
            <w:tcW w:w="2242" w:type="dxa"/>
            <w:shd w:val="clear" w:color="auto" w:fill="F2F2F2" w:themeFill="background1" w:themeFillShade="F2"/>
            <w:noWrap/>
          </w:tcPr>
          <w:p w14:paraId="6B0CB230" w14:textId="77777777" w:rsidR="00026A7E" w:rsidRPr="00037C2F" w:rsidRDefault="00026A7E" w:rsidP="0091358C">
            <w:pPr>
              <w:jc w:val="left"/>
              <w:rPr>
                <w:b/>
                <w:sz w:val="21"/>
                <w:szCs w:val="21"/>
              </w:rPr>
            </w:pPr>
            <w:r w:rsidRPr="00037C2F">
              <w:rPr>
                <w:b/>
                <w:sz w:val="21"/>
                <w:szCs w:val="21"/>
              </w:rPr>
              <w:t>공정거래법</w:t>
            </w:r>
          </w:p>
        </w:tc>
        <w:tc>
          <w:tcPr>
            <w:tcW w:w="7298" w:type="dxa"/>
            <w:noWrap/>
          </w:tcPr>
          <w:p w14:paraId="611CBE7E" w14:textId="77777777" w:rsidR="00026A7E" w:rsidRPr="00037C2F" w:rsidRDefault="00026A7E" w:rsidP="0091358C">
            <w:pPr>
              <w:rPr>
                <w:sz w:val="21"/>
                <w:szCs w:val="21"/>
              </w:rPr>
            </w:pPr>
            <w:r w:rsidRPr="00037C2F">
              <w:rPr>
                <w:sz w:val="21"/>
                <w:szCs w:val="21"/>
              </w:rPr>
              <w:t>독점규제</w:t>
            </w:r>
            <w:r w:rsidRPr="00037C2F">
              <w:rPr>
                <w:sz w:val="21"/>
                <w:szCs w:val="21"/>
              </w:rPr>
              <w:t xml:space="preserve"> </w:t>
            </w:r>
            <w:r w:rsidRPr="00037C2F">
              <w:rPr>
                <w:sz w:val="21"/>
                <w:szCs w:val="21"/>
              </w:rPr>
              <w:t>및</w:t>
            </w:r>
            <w:r w:rsidRPr="00037C2F">
              <w:rPr>
                <w:sz w:val="21"/>
                <w:szCs w:val="21"/>
              </w:rPr>
              <w:t xml:space="preserve"> </w:t>
            </w:r>
            <w:r w:rsidRPr="00037C2F">
              <w:rPr>
                <w:sz w:val="21"/>
                <w:szCs w:val="21"/>
              </w:rPr>
              <w:t>공정거래에</w:t>
            </w:r>
            <w:r w:rsidRPr="00037C2F">
              <w:rPr>
                <w:sz w:val="21"/>
                <w:szCs w:val="21"/>
              </w:rPr>
              <w:t xml:space="preserve"> </w:t>
            </w:r>
            <w:r w:rsidRPr="00037C2F">
              <w:rPr>
                <w:sz w:val="21"/>
                <w:szCs w:val="21"/>
              </w:rPr>
              <w:t>관한</w:t>
            </w:r>
            <w:r w:rsidRPr="00037C2F">
              <w:rPr>
                <w:sz w:val="21"/>
                <w:szCs w:val="21"/>
              </w:rPr>
              <w:t xml:space="preserve"> </w:t>
            </w:r>
            <w:r w:rsidRPr="00037C2F">
              <w:rPr>
                <w:sz w:val="21"/>
                <w:szCs w:val="21"/>
              </w:rPr>
              <w:t>법률</w:t>
            </w:r>
          </w:p>
        </w:tc>
      </w:tr>
      <w:tr w:rsidR="00026A7E" w:rsidRPr="00037C2F" w14:paraId="1FF3F975" w14:textId="77777777" w:rsidTr="0091358C">
        <w:trPr>
          <w:trHeight w:val="270"/>
        </w:trPr>
        <w:tc>
          <w:tcPr>
            <w:tcW w:w="2242" w:type="dxa"/>
            <w:shd w:val="clear" w:color="auto" w:fill="F2F2F2" w:themeFill="background1" w:themeFillShade="F2"/>
            <w:noWrap/>
          </w:tcPr>
          <w:p w14:paraId="6607ECE9" w14:textId="77777777" w:rsidR="00026A7E" w:rsidRPr="00037C2F" w:rsidRDefault="00026A7E" w:rsidP="0091358C">
            <w:pPr>
              <w:jc w:val="left"/>
              <w:rPr>
                <w:b/>
                <w:sz w:val="21"/>
                <w:szCs w:val="21"/>
              </w:rPr>
            </w:pPr>
            <w:proofErr w:type="spellStart"/>
            <w:r w:rsidRPr="00037C2F">
              <w:rPr>
                <w:b/>
                <w:sz w:val="21"/>
                <w:szCs w:val="21"/>
              </w:rPr>
              <w:t>공정위</w:t>
            </w:r>
            <w:proofErr w:type="spellEnd"/>
          </w:p>
        </w:tc>
        <w:tc>
          <w:tcPr>
            <w:tcW w:w="7298" w:type="dxa"/>
            <w:noWrap/>
          </w:tcPr>
          <w:p w14:paraId="59189AB5" w14:textId="77777777" w:rsidR="00026A7E" w:rsidRPr="00037C2F" w:rsidRDefault="00026A7E" w:rsidP="0091358C">
            <w:pPr>
              <w:rPr>
                <w:sz w:val="21"/>
                <w:szCs w:val="21"/>
              </w:rPr>
            </w:pPr>
            <w:r w:rsidRPr="00037C2F">
              <w:rPr>
                <w:sz w:val="21"/>
                <w:szCs w:val="21"/>
              </w:rPr>
              <w:t>공정거래위원회</w:t>
            </w:r>
          </w:p>
        </w:tc>
      </w:tr>
      <w:tr w:rsidR="00026A7E" w:rsidRPr="00B624E8" w14:paraId="366D8B3B" w14:textId="77777777" w:rsidTr="0091358C">
        <w:trPr>
          <w:trHeight w:val="270"/>
        </w:trPr>
        <w:tc>
          <w:tcPr>
            <w:tcW w:w="2242" w:type="dxa"/>
            <w:shd w:val="clear" w:color="auto" w:fill="F2F2F2" w:themeFill="background1" w:themeFillShade="F2"/>
            <w:noWrap/>
          </w:tcPr>
          <w:p w14:paraId="6DB5BFF6" w14:textId="77777777" w:rsidR="00026A7E" w:rsidRPr="00037C2F" w:rsidRDefault="00026A7E" w:rsidP="0091358C">
            <w:pPr>
              <w:jc w:val="left"/>
              <w:rPr>
                <w:b/>
                <w:sz w:val="21"/>
                <w:szCs w:val="21"/>
              </w:rPr>
            </w:pPr>
            <w:r w:rsidRPr="00037C2F">
              <w:rPr>
                <w:b/>
                <w:sz w:val="21"/>
                <w:szCs w:val="21"/>
              </w:rPr>
              <w:t>답변</w:t>
            </w:r>
          </w:p>
        </w:tc>
        <w:tc>
          <w:tcPr>
            <w:tcW w:w="7298" w:type="dxa"/>
            <w:noWrap/>
          </w:tcPr>
          <w:p w14:paraId="709244FD" w14:textId="77777777" w:rsidR="00026A7E" w:rsidRPr="00037C2F" w:rsidRDefault="00026A7E" w:rsidP="0091358C">
            <w:pPr>
              <w:rPr>
                <w:sz w:val="21"/>
                <w:szCs w:val="21"/>
              </w:rPr>
            </w:pPr>
            <w:r w:rsidRPr="00037C2F">
              <w:rPr>
                <w:sz w:val="21"/>
                <w:szCs w:val="21"/>
              </w:rPr>
              <w:t>실사기간</w:t>
            </w:r>
            <w:r w:rsidRPr="00037C2F">
              <w:rPr>
                <w:sz w:val="21"/>
                <w:szCs w:val="21"/>
              </w:rPr>
              <w:t xml:space="preserve"> </w:t>
            </w:r>
            <w:r w:rsidRPr="00037C2F">
              <w:rPr>
                <w:sz w:val="21"/>
                <w:szCs w:val="21"/>
              </w:rPr>
              <w:t>동안</w:t>
            </w:r>
            <w:r w:rsidRPr="00037C2F">
              <w:rPr>
                <w:sz w:val="21"/>
                <w:szCs w:val="21"/>
              </w:rPr>
              <w:t xml:space="preserve"> </w:t>
            </w:r>
            <w:r w:rsidRPr="00037C2F">
              <w:rPr>
                <w:sz w:val="21"/>
                <w:szCs w:val="21"/>
              </w:rPr>
              <w:t>대상회사가</w:t>
            </w:r>
            <w:r w:rsidRPr="00037C2F">
              <w:rPr>
                <w:sz w:val="21"/>
                <w:szCs w:val="21"/>
              </w:rPr>
              <w:t xml:space="preserve"> </w:t>
            </w:r>
            <w:r w:rsidRPr="00037C2F">
              <w:rPr>
                <w:sz w:val="21"/>
                <w:szCs w:val="21"/>
              </w:rPr>
              <w:t>인터뷰</w:t>
            </w:r>
            <w:r>
              <w:rPr>
                <w:sz w:val="21"/>
                <w:szCs w:val="21"/>
              </w:rPr>
              <w:t xml:space="preserve"> </w:t>
            </w:r>
            <w:r>
              <w:rPr>
                <w:rFonts w:hint="eastAsia"/>
                <w:sz w:val="21"/>
                <w:szCs w:val="21"/>
              </w:rPr>
              <w:t>및</w:t>
            </w:r>
            <w:r>
              <w:rPr>
                <w:rFonts w:hint="eastAsia"/>
                <w:sz w:val="21"/>
                <w:szCs w:val="21"/>
              </w:rPr>
              <w:t xml:space="preserve"> </w:t>
            </w:r>
            <w:r w:rsidRPr="00037C2F">
              <w:rPr>
                <w:sz w:val="21"/>
                <w:szCs w:val="21"/>
              </w:rPr>
              <w:t>MP</w:t>
            </w:r>
            <w:r w:rsidRPr="00037C2F">
              <w:rPr>
                <w:sz w:val="21"/>
                <w:szCs w:val="21"/>
              </w:rPr>
              <w:t>세션</w:t>
            </w:r>
            <w:r>
              <w:rPr>
                <w:rFonts w:hint="eastAsia"/>
                <w:sz w:val="21"/>
                <w:szCs w:val="21"/>
              </w:rPr>
              <w:t>에서</w:t>
            </w:r>
            <w:r>
              <w:rPr>
                <w:rFonts w:hint="eastAsia"/>
                <w:sz w:val="21"/>
                <w:szCs w:val="21"/>
              </w:rPr>
              <w:t xml:space="preserve"> </w:t>
            </w:r>
            <w:r>
              <w:rPr>
                <w:rFonts w:hint="eastAsia"/>
                <w:sz w:val="21"/>
                <w:szCs w:val="21"/>
              </w:rPr>
              <w:t>구두로</w:t>
            </w:r>
            <w:r>
              <w:rPr>
                <w:rFonts w:hint="eastAsia"/>
                <w:sz w:val="21"/>
                <w:szCs w:val="21"/>
              </w:rPr>
              <w:t>,</w:t>
            </w:r>
            <w:r>
              <w:rPr>
                <w:sz w:val="21"/>
                <w:szCs w:val="21"/>
              </w:rPr>
              <w:t xml:space="preserve"> </w:t>
            </w:r>
            <w:r>
              <w:rPr>
                <w:rFonts w:hint="eastAsia"/>
                <w:sz w:val="21"/>
                <w:szCs w:val="21"/>
              </w:rPr>
              <w:t>또는</w:t>
            </w:r>
            <w:r>
              <w:rPr>
                <w:rFonts w:hint="eastAsia"/>
                <w:sz w:val="21"/>
                <w:szCs w:val="21"/>
              </w:rPr>
              <w:t xml:space="preserve"> </w:t>
            </w:r>
            <w:r>
              <w:rPr>
                <w:rFonts w:hint="eastAsia"/>
                <w:sz w:val="21"/>
                <w:szCs w:val="21"/>
              </w:rPr>
              <w:t>서면</w:t>
            </w:r>
            <w:r>
              <w:rPr>
                <w:rFonts w:hint="eastAsia"/>
                <w:sz w:val="21"/>
                <w:szCs w:val="21"/>
              </w:rPr>
              <w:t xml:space="preserve"> </w:t>
            </w:r>
            <w:r>
              <w:rPr>
                <w:rFonts w:hint="eastAsia"/>
                <w:sz w:val="21"/>
                <w:szCs w:val="21"/>
              </w:rPr>
              <w:t>질의에</w:t>
            </w:r>
            <w:r>
              <w:rPr>
                <w:rFonts w:hint="eastAsia"/>
                <w:sz w:val="21"/>
                <w:szCs w:val="21"/>
              </w:rPr>
              <w:t xml:space="preserve"> </w:t>
            </w:r>
            <w:r>
              <w:rPr>
                <w:rFonts w:hint="eastAsia"/>
                <w:sz w:val="21"/>
                <w:szCs w:val="21"/>
              </w:rPr>
              <w:t>대해</w:t>
            </w:r>
            <w:r>
              <w:rPr>
                <w:rFonts w:hint="eastAsia"/>
                <w:sz w:val="21"/>
                <w:szCs w:val="21"/>
              </w:rPr>
              <w:t xml:space="preserve"> </w:t>
            </w:r>
            <w:r w:rsidRPr="00037C2F">
              <w:rPr>
                <w:sz w:val="21"/>
                <w:szCs w:val="21"/>
              </w:rPr>
              <w:t>서면으로</w:t>
            </w:r>
            <w:r w:rsidRPr="00037C2F">
              <w:rPr>
                <w:sz w:val="21"/>
                <w:szCs w:val="21"/>
              </w:rPr>
              <w:t xml:space="preserve"> </w:t>
            </w:r>
            <w:r>
              <w:rPr>
                <w:rFonts w:hint="eastAsia"/>
                <w:sz w:val="21"/>
                <w:szCs w:val="21"/>
              </w:rPr>
              <w:t>각</w:t>
            </w:r>
            <w:r>
              <w:rPr>
                <w:rFonts w:hint="eastAsia"/>
                <w:sz w:val="21"/>
                <w:szCs w:val="21"/>
              </w:rPr>
              <w:t xml:space="preserve"> </w:t>
            </w:r>
            <w:r w:rsidRPr="00037C2F">
              <w:rPr>
                <w:sz w:val="21"/>
                <w:szCs w:val="21"/>
              </w:rPr>
              <w:t>제공한</w:t>
            </w:r>
            <w:r w:rsidRPr="00037C2F">
              <w:rPr>
                <w:sz w:val="21"/>
                <w:szCs w:val="21"/>
              </w:rPr>
              <w:t xml:space="preserve"> </w:t>
            </w:r>
            <w:r w:rsidRPr="00037C2F">
              <w:rPr>
                <w:sz w:val="21"/>
                <w:szCs w:val="21"/>
              </w:rPr>
              <w:t>답변</w:t>
            </w:r>
          </w:p>
        </w:tc>
      </w:tr>
      <w:tr w:rsidR="00026A7E" w:rsidRPr="00037C2F" w14:paraId="57A47CAB" w14:textId="77777777" w:rsidTr="0091358C">
        <w:trPr>
          <w:trHeight w:val="270"/>
        </w:trPr>
        <w:tc>
          <w:tcPr>
            <w:tcW w:w="2242" w:type="dxa"/>
            <w:shd w:val="clear" w:color="auto" w:fill="F2F2F2" w:themeFill="background1" w:themeFillShade="F2"/>
            <w:noWrap/>
          </w:tcPr>
          <w:p w14:paraId="238330E0" w14:textId="77777777" w:rsidR="00026A7E" w:rsidRPr="00037C2F" w:rsidRDefault="00026A7E" w:rsidP="0091358C">
            <w:pPr>
              <w:jc w:val="left"/>
              <w:rPr>
                <w:b/>
                <w:sz w:val="21"/>
                <w:szCs w:val="21"/>
              </w:rPr>
            </w:pPr>
            <w:r w:rsidRPr="00037C2F">
              <w:rPr>
                <w:b/>
                <w:sz w:val="21"/>
                <w:szCs w:val="21"/>
              </w:rPr>
              <w:t>대상회사</w:t>
            </w:r>
          </w:p>
        </w:tc>
        <w:tc>
          <w:tcPr>
            <w:tcW w:w="7298" w:type="dxa"/>
            <w:noWrap/>
          </w:tcPr>
          <w:p w14:paraId="7AF6BE10" w14:textId="77777777" w:rsidR="00026A7E" w:rsidRPr="00037C2F" w:rsidRDefault="00026A7E" w:rsidP="0091358C">
            <w:pPr>
              <w:rPr>
                <w:sz w:val="21"/>
                <w:szCs w:val="21"/>
              </w:rPr>
            </w:pPr>
            <w:r w:rsidRPr="00037C2F">
              <w:rPr>
                <w:sz w:val="21"/>
                <w:szCs w:val="21"/>
              </w:rPr>
              <w:t>주식회사</w:t>
            </w:r>
            <w:r w:rsidRPr="00037C2F">
              <w:rPr>
                <w:sz w:val="21"/>
                <w:szCs w:val="21"/>
              </w:rPr>
              <w:t xml:space="preserve"> </w:t>
            </w:r>
            <w:r w:rsidRPr="00037C2F">
              <w:rPr>
                <w:sz w:val="21"/>
                <w:szCs w:val="21"/>
              </w:rPr>
              <w:t>한샘</w:t>
            </w:r>
            <w:r w:rsidRPr="00037C2F">
              <w:rPr>
                <w:rStyle w:val="ac"/>
                <w:sz w:val="21"/>
                <w:szCs w:val="21"/>
              </w:rPr>
              <w:footnoteReference w:id="1"/>
            </w:r>
          </w:p>
        </w:tc>
      </w:tr>
      <w:tr w:rsidR="00026A7E" w:rsidRPr="00037C2F" w14:paraId="77B6FBE6" w14:textId="77777777" w:rsidTr="0091358C">
        <w:trPr>
          <w:trHeight w:val="270"/>
        </w:trPr>
        <w:tc>
          <w:tcPr>
            <w:tcW w:w="2242" w:type="dxa"/>
            <w:shd w:val="clear" w:color="auto" w:fill="F2F2F2" w:themeFill="background1" w:themeFillShade="F2"/>
            <w:noWrap/>
          </w:tcPr>
          <w:p w14:paraId="5C4F8EF3" w14:textId="77777777" w:rsidR="00026A7E" w:rsidRPr="00037C2F" w:rsidRDefault="00026A7E" w:rsidP="0091358C">
            <w:pPr>
              <w:jc w:val="left"/>
              <w:rPr>
                <w:b/>
                <w:sz w:val="21"/>
                <w:szCs w:val="21"/>
              </w:rPr>
            </w:pPr>
            <w:r w:rsidRPr="00037C2F">
              <w:rPr>
                <w:b/>
                <w:sz w:val="21"/>
                <w:szCs w:val="21"/>
              </w:rPr>
              <w:t>매도인들</w:t>
            </w:r>
          </w:p>
        </w:tc>
        <w:tc>
          <w:tcPr>
            <w:tcW w:w="7298" w:type="dxa"/>
            <w:noWrap/>
          </w:tcPr>
          <w:p w14:paraId="732BF084" w14:textId="77777777" w:rsidR="00026A7E" w:rsidRPr="00037C2F" w:rsidRDefault="00026A7E" w:rsidP="0091358C">
            <w:pPr>
              <w:rPr>
                <w:sz w:val="21"/>
                <w:szCs w:val="21"/>
              </w:rPr>
            </w:pPr>
            <w:proofErr w:type="spellStart"/>
            <w:r w:rsidRPr="00037C2F">
              <w:rPr>
                <w:sz w:val="21"/>
                <w:szCs w:val="21"/>
              </w:rPr>
              <w:t>조창걸</w:t>
            </w:r>
            <w:proofErr w:type="spellEnd"/>
            <w:r w:rsidRPr="00037C2F">
              <w:rPr>
                <w:sz w:val="21"/>
                <w:szCs w:val="21"/>
              </w:rPr>
              <w:t xml:space="preserve">, </w:t>
            </w:r>
            <w:r w:rsidRPr="00037C2F">
              <w:rPr>
                <w:sz w:val="21"/>
                <w:szCs w:val="21"/>
              </w:rPr>
              <w:t>조은영</w:t>
            </w:r>
            <w:r w:rsidRPr="00037C2F">
              <w:rPr>
                <w:sz w:val="21"/>
                <w:szCs w:val="21"/>
              </w:rPr>
              <w:t xml:space="preserve">, </w:t>
            </w:r>
            <w:proofErr w:type="spellStart"/>
            <w:r w:rsidRPr="00037C2F">
              <w:rPr>
                <w:sz w:val="21"/>
                <w:szCs w:val="21"/>
              </w:rPr>
              <w:t>조은진</w:t>
            </w:r>
            <w:proofErr w:type="spellEnd"/>
            <w:r w:rsidRPr="00037C2F">
              <w:rPr>
                <w:sz w:val="21"/>
                <w:szCs w:val="21"/>
              </w:rPr>
              <w:t xml:space="preserve">, </w:t>
            </w:r>
            <w:r w:rsidRPr="00037C2F">
              <w:rPr>
                <w:sz w:val="21"/>
                <w:szCs w:val="21"/>
              </w:rPr>
              <w:t>조은희</w:t>
            </w:r>
            <w:r w:rsidRPr="00037C2F">
              <w:rPr>
                <w:sz w:val="21"/>
                <w:szCs w:val="21"/>
              </w:rPr>
              <w:t xml:space="preserve">, </w:t>
            </w:r>
            <w:proofErr w:type="spellStart"/>
            <w:r w:rsidRPr="00037C2F">
              <w:rPr>
                <w:sz w:val="21"/>
                <w:szCs w:val="21"/>
              </w:rPr>
              <w:t>박정복</w:t>
            </w:r>
            <w:proofErr w:type="spellEnd"/>
            <w:r w:rsidRPr="00037C2F">
              <w:rPr>
                <w:sz w:val="21"/>
                <w:szCs w:val="21"/>
              </w:rPr>
              <w:t xml:space="preserve">, </w:t>
            </w:r>
            <w:proofErr w:type="spellStart"/>
            <w:r w:rsidRPr="00037C2F">
              <w:rPr>
                <w:sz w:val="21"/>
                <w:szCs w:val="21"/>
              </w:rPr>
              <w:t>최양하</w:t>
            </w:r>
            <w:proofErr w:type="spellEnd"/>
            <w:r w:rsidRPr="00037C2F">
              <w:rPr>
                <w:sz w:val="21"/>
                <w:szCs w:val="21"/>
              </w:rPr>
              <w:t xml:space="preserve">, </w:t>
            </w:r>
            <w:r w:rsidRPr="00037C2F">
              <w:rPr>
                <w:sz w:val="21"/>
                <w:szCs w:val="21"/>
              </w:rPr>
              <w:t>재단법인</w:t>
            </w:r>
            <w:r w:rsidRPr="00037C2F">
              <w:rPr>
                <w:sz w:val="21"/>
                <w:szCs w:val="21"/>
              </w:rPr>
              <w:t xml:space="preserve"> </w:t>
            </w:r>
            <w:proofErr w:type="spellStart"/>
            <w:r w:rsidRPr="00037C2F">
              <w:rPr>
                <w:sz w:val="21"/>
                <w:szCs w:val="21"/>
              </w:rPr>
              <w:t>한샘드뷰연구재단</w:t>
            </w:r>
            <w:proofErr w:type="spellEnd"/>
            <w:r w:rsidRPr="00037C2F">
              <w:rPr>
                <w:sz w:val="21"/>
                <w:szCs w:val="21"/>
              </w:rPr>
              <w:t xml:space="preserve">, </w:t>
            </w:r>
            <w:r>
              <w:rPr>
                <w:rFonts w:hint="eastAsia"/>
                <w:sz w:val="21"/>
                <w:szCs w:val="21"/>
              </w:rPr>
              <w:t>일본법인</w:t>
            </w:r>
            <w:r w:rsidRPr="00037C2F">
              <w:rPr>
                <w:sz w:val="21"/>
                <w:szCs w:val="21"/>
              </w:rPr>
              <w:t>(</w:t>
            </w:r>
            <w:r w:rsidRPr="00037C2F">
              <w:rPr>
                <w:sz w:val="21"/>
                <w:szCs w:val="21"/>
              </w:rPr>
              <w:t>개별적으로</w:t>
            </w:r>
            <w:r w:rsidRPr="00037C2F">
              <w:rPr>
                <w:sz w:val="21"/>
                <w:szCs w:val="21"/>
              </w:rPr>
              <w:t xml:space="preserve"> “</w:t>
            </w:r>
            <w:r w:rsidRPr="00037C2F">
              <w:rPr>
                <w:b/>
                <w:sz w:val="21"/>
                <w:szCs w:val="21"/>
              </w:rPr>
              <w:t>매도인</w:t>
            </w:r>
            <w:r w:rsidRPr="00037C2F">
              <w:rPr>
                <w:sz w:val="21"/>
                <w:szCs w:val="21"/>
              </w:rPr>
              <w:t>”)</w:t>
            </w:r>
          </w:p>
        </w:tc>
      </w:tr>
      <w:tr w:rsidR="00026A7E" w:rsidRPr="00037C2F" w14:paraId="1AC84849" w14:textId="77777777" w:rsidTr="0091358C">
        <w:trPr>
          <w:trHeight w:val="270"/>
        </w:trPr>
        <w:tc>
          <w:tcPr>
            <w:tcW w:w="2242" w:type="dxa"/>
            <w:shd w:val="clear" w:color="auto" w:fill="F2F2F2" w:themeFill="background1" w:themeFillShade="F2"/>
            <w:noWrap/>
          </w:tcPr>
          <w:p w14:paraId="41EAA1D0" w14:textId="77777777" w:rsidR="00026A7E" w:rsidRPr="00037C2F" w:rsidRDefault="00026A7E" w:rsidP="0091358C">
            <w:pPr>
              <w:jc w:val="left"/>
              <w:rPr>
                <w:b/>
                <w:sz w:val="21"/>
                <w:szCs w:val="21"/>
              </w:rPr>
            </w:pPr>
            <w:r>
              <w:rPr>
                <w:rFonts w:hint="eastAsia"/>
                <w:b/>
                <w:sz w:val="21"/>
                <w:szCs w:val="21"/>
              </w:rPr>
              <w:t>미국법인</w:t>
            </w:r>
          </w:p>
        </w:tc>
        <w:tc>
          <w:tcPr>
            <w:tcW w:w="7298" w:type="dxa"/>
            <w:noWrap/>
          </w:tcPr>
          <w:p w14:paraId="614E7AC2" w14:textId="77777777" w:rsidR="00026A7E" w:rsidRPr="00037C2F" w:rsidRDefault="00026A7E" w:rsidP="00C56257">
            <w:pPr>
              <w:rPr>
                <w:sz w:val="21"/>
                <w:szCs w:val="21"/>
              </w:rPr>
            </w:pPr>
            <w:del w:id="34" w:author="heesung.ahn" w:date="2021-08-30T22:26:00Z">
              <w:r w:rsidDel="00EF492E">
                <w:rPr>
                  <w:rFonts w:hint="eastAsia"/>
                  <w:sz w:val="21"/>
                  <w:szCs w:val="21"/>
                </w:rPr>
                <w:delText xml:space="preserve"> </w:delText>
              </w:r>
            </w:del>
            <w:ins w:id="35" w:author="heesung.ahn" w:date="2021-08-30T22:26:00Z">
              <w:r w:rsidR="006A67A8" w:rsidRPr="001947BE">
                <w:rPr>
                  <w:sz w:val="21"/>
                  <w:szCs w:val="21"/>
                  <w:highlight w:val="green"/>
                </w:rPr>
                <w:t>[</w:t>
              </w:r>
            </w:ins>
            <w:ins w:id="36" w:author="heesung.ahn" w:date="2021-08-30T22:33:00Z">
              <w:r w:rsidR="00C56257">
                <w:rPr>
                  <w:rFonts w:hint="eastAsia"/>
                  <w:sz w:val="21"/>
                  <w:szCs w:val="21"/>
                  <w:highlight w:val="green"/>
                </w:rPr>
                <w:t>일본법인처럼</w:t>
              </w:r>
              <w:r w:rsidR="00C56257">
                <w:rPr>
                  <w:rFonts w:hint="eastAsia"/>
                  <w:sz w:val="21"/>
                  <w:szCs w:val="21"/>
                  <w:highlight w:val="green"/>
                </w:rPr>
                <w:t xml:space="preserve"> </w:t>
              </w:r>
              <w:r w:rsidR="00C56257">
                <w:rPr>
                  <w:rFonts w:hint="eastAsia"/>
                  <w:sz w:val="21"/>
                  <w:szCs w:val="21"/>
                  <w:highlight w:val="green"/>
                </w:rPr>
                <w:t>설명</w:t>
              </w:r>
            </w:ins>
            <w:ins w:id="37" w:author="heesung.ahn" w:date="2021-08-30T22:26:00Z">
              <w:r w:rsidR="006A67A8" w:rsidRPr="001947BE">
                <w:rPr>
                  <w:rFonts w:hint="eastAsia"/>
                  <w:sz w:val="21"/>
                  <w:szCs w:val="21"/>
                  <w:highlight w:val="green"/>
                </w:rPr>
                <w:t xml:space="preserve"> </w:t>
              </w:r>
              <w:r w:rsidR="006A67A8" w:rsidRPr="001947BE">
                <w:rPr>
                  <w:rFonts w:hint="eastAsia"/>
                  <w:sz w:val="21"/>
                  <w:szCs w:val="21"/>
                  <w:highlight w:val="green"/>
                </w:rPr>
                <w:t>추가</w:t>
              </w:r>
              <w:r w:rsidR="006A67A8" w:rsidRPr="001947BE">
                <w:rPr>
                  <w:rFonts w:hint="eastAsia"/>
                  <w:sz w:val="21"/>
                  <w:szCs w:val="21"/>
                  <w:highlight w:val="green"/>
                </w:rPr>
                <w:t>]</w:t>
              </w:r>
            </w:ins>
          </w:p>
        </w:tc>
      </w:tr>
      <w:tr w:rsidR="00026A7E" w:rsidRPr="00037C2F" w14:paraId="2C2E6627" w14:textId="77777777" w:rsidTr="0091358C">
        <w:trPr>
          <w:trHeight w:val="270"/>
        </w:trPr>
        <w:tc>
          <w:tcPr>
            <w:tcW w:w="2242" w:type="dxa"/>
            <w:shd w:val="clear" w:color="auto" w:fill="F2F2F2" w:themeFill="background1" w:themeFillShade="F2"/>
            <w:noWrap/>
          </w:tcPr>
          <w:p w14:paraId="1089C9E7" w14:textId="77777777" w:rsidR="00026A7E" w:rsidRPr="00037C2F" w:rsidRDefault="00026A7E" w:rsidP="0091358C">
            <w:pPr>
              <w:jc w:val="left"/>
              <w:rPr>
                <w:b/>
                <w:sz w:val="21"/>
                <w:szCs w:val="21"/>
              </w:rPr>
            </w:pPr>
            <w:r w:rsidRPr="00037C2F">
              <w:rPr>
                <w:b/>
                <w:sz w:val="21"/>
                <w:szCs w:val="21"/>
              </w:rPr>
              <w:t>본건</w:t>
            </w:r>
            <w:r w:rsidRPr="00037C2F">
              <w:rPr>
                <w:b/>
                <w:sz w:val="21"/>
                <w:szCs w:val="21"/>
              </w:rPr>
              <w:t xml:space="preserve"> </w:t>
            </w:r>
            <w:r w:rsidRPr="00037C2F">
              <w:rPr>
                <w:b/>
                <w:sz w:val="21"/>
                <w:szCs w:val="21"/>
              </w:rPr>
              <w:t>거래</w:t>
            </w:r>
          </w:p>
        </w:tc>
        <w:tc>
          <w:tcPr>
            <w:tcW w:w="7298" w:type="dxa"/>
            <w:noWrap/>
          </w:tcPr>
          <w:p w14:paraId="11134AEF" w14:textId="77777777" w:rsidR="00026A7E" w:rsidRPr="00037C2F" w:rsidRDefault="00026A7E" w:rsidP="0091358C">
            <w:pPr>
              <w:rPr>
                <w:sz w:val="21"/>
                <w:szCs w:val="21"/>
              </w:rPr>
            </w:pPr>
            <w:r w:rsidRPr="00037C2F">
              <w:rPr>
                <w:sz w:val="21"/>
                <w:szCs w:val="21"/>
              </w:rPr>
              <w:t>투자자가</w:t>
            </w:r>
            <w:r w:rsidRPr="00037C2F">
              <w:rPr>
                <w:sz w:val="21"/>
                <w:szCs w:val="21"/>
              </w:rPr>
              <w:t xml:space="preserve"> </w:t>
            </w:r>
            <w:r w:rsidRPr="00037C2F">
              <w:rPr>
                <w:sz w:val="21"/>
                <w:szCs w:val="21"/>
              </w:rPr>
              <w:t>고려</w:t>
            </w:r>
            <w:r w:rsidRPr="00037C2F">
              <w:rPr>
                <w:sz w:val="21"/>
                <w:szCs w:val="21"/>
              </w:rPr>
              <w:t xml:space="preserve"> </w:t>
            </w:r>
            <w:r w:rsidRPr="00037C2F">
              <w:rPr>
                <w:sz w:val="21"/>
                <w:szCs w:val="21"/>
              </w:rPr>
              <w:t>중인</w:t>
            </w:r>
            <w:r w:rsidRPr="00037C2F">
              <w:rPr>
                <w:sz w:val="21"/>
                <w:szCs w:val="21"/>
              </w:rPr>
              <w:t xml:space="preserve"> </w:t>
            </w:r>
            <w:r w:rsidRPr="00037C2F">
              <w:rPr>
                <w:sz w:val="21"/>
                <w:szCs w:val="21"/>
              </w:rPr>
              <w:t>매도인들로부터</w:t>
            </w:r>
            <w:r w:rsidRPr="00037C2F">
              <w:rPr>
                <w:sz w:val="21"/>
                <w:szCs w:val="21"/>
              </w:rPr>
              <w:t xml:space="preserve"> </w:t>
            </w:r>
            <w:r w:rsidRPr="00037C2F">
              <w:rPr>
                <w:sz w:val="21"/>
                <w:szCs w:val="21"/>
              </w:rPr>
              <w:t>대상회사</w:t>
            </w:r>
            <w:r w:rsidRPr="00037C2F">
              <w:rPr>
                <w:sz w:val="21"/>
                <w:szCs w:val="21"/>
              </w:rPr>
              <w:t xml:space="preserve"> </w:t>
            </w:r>
            <w:r w:rsidRPr="00037C2F">
              <w:rPr>
                <w:sz w:val="21"/>
                <w:szCs w:val="21"/>
              </w:rPr>
              <w:t>발행</w:t>
            </w:r>
            <w:r>
              <w:rPr>
                <w:rFonts w:hint="eastAsia"/>
                <w:sz w:val="21"/>
                <w:szCs w:val="21"/>
              </w:rPr>
              <w:t>의</w:t>
            </w:r>
            <w:r w:rsidRPr="00037C2F">
              <w:rPr>
                <w:sz w:val="21"/>
                <w:szCs w:val="21"/>
              </w:rPr>
              <w:t xml:space="preserve"> </w:t>
            </w:r>
            <w:r w:rsidRPr="00037C2F">
              <w:rPr>
                <w:sz w:val="21"/>
                <w:szCs w:val="21"/>
              </w:rPr>
              <w:t>보통주식</w:t>
            </w:r>
            <w:r w:rsidRPr="00037C2F">
              <w:rPr>
                <w:sz w:val="21"/>
                <w:szCs w:val="21"/>
              </w:rPr>
              <w:t xml:space="preserve"> 6,521,509</w:t>
            </w:r>
            <w:r w:rsidRPr="00037C2F">
              <w:rPr>
                <w:sz w:val="21"/>
                <w:szCs w:val="21"/>
              </w:rPr>
              <w:t>주</w:t>
            </w:r>
            <w:r>
              <w:rPr>
                <w:rFonts w:hint="eastAsia"/>
                <w:sz w:val="21"/>
                <w:szCs w:val="21"/>
              </w:rPr>
              <w:t>를</w:t>
            </w:r>
            <w:r>
              <w:rPr>
                <w:rFonts w:hint="eastAsia"/>
                <w:sz w:val="21"/>
                <w:szCs w:val="21"/>
              </w:rPr>
              <w:t xml:space="preserve"> </w:t>
            </w:r>
            <w:r>
              <w:rPr>
                <w:rFonts w:hint="eastAsia"/>
                <w:sz w:val="21"/>
                <w:szCs w:val="21"/>
              </w:rPr>
              <w:t>매수하는</w:t>
            </w:r>
            <w:r>
              <w:rPr>
                <w:rFonts w:hint="eastAsia"/>
                <w:sz w:val="21"/>
                <w:szCs w:val="21"/>
              </w:rPr>
              <w:t xml:space="preserve"> </w:t>
            </w:r>
            <w:r>
              <w:rPr>
                <w:rFonts w:hint="eastAsia"/>
                <w:sz w:val="21"/>
                <w:szCs w:val="21"/>
              </w:rPr>
              <w:t>거래</w:t>
            </w:r>
          </w:p>
        </w:tc>
      </w:tr>
      <w:tr w:rsidR="00026A7E" w:rsidRPr="00037C2F" w14:paraId="59DFC2B2" w14:textId="77777777" w:rsidTr="0091358C">
        <w:trPr>
          <w:trHeight w:val="270"/>
        </w:trPr>
        <w:tc>
          <w:tcPr>
            <w:tcW w:w="2242" w:type="dxa"/>
            <w:shd w:val="clear" w:color="auto" w:fill="F2F2F2" w:themeFill="background1" w:themeFillShade="F2"/>
            <w:noWrap/>
          </w:tcPr>
          <w:p w14:paraId="0B11A9E8" w14:textId="77777777" w:rsidR="00026A7E" w:rsidRPr="00037C2F" w:rsidRDefault="00026A7E" w:rsidP="0091358C">
            <w:pPr>
              <w:jc w:val="left"/>
              <w:rPr>
                <w:b/>
                <w:sz w:val="21"/>
                <w:szCs w:val="21"/>
              </w:rPr>
            </w:pPr>
            <w:r w:rsidRPr="00037C2F">
              <w:rPr>
                <w:b/>
                <w:sz w:val="21"/>
                <w:szCs w:val="21"/>
              </w:rPr>
              <w:t>본건</w:t>
            </w:r>
            <w:r w:rsidRPr="00037C2F">
              <w:rPr>
                <w:b/>
                <w:sz w:val="21"/>
                <w:szCs w:val="21"/>
              </w:rPr>
              <w:t xml:space="preserve"> </w:t>
            </w:r>
            <w:r w:rsidRPr="00037C2F">
              <w:rPr>
                <w:b/>
                <w:sz w:val="21"/>
                <w:szCs w:val="21"/>
              </w:rPr>
              <w:t>주식</w:t>
            </w:r>
          </w:p>
        </w:tc>
        <w:tc>
          <w:tcPr>
            <w:tcW w:w="7298" w:type="dxa"/>
            <w:shd w:val="clear" w:color="auto" w:fill="auto"/>
            <w:noWrap/>
          </w:tcPr>
          <w:p w14:paraId="3FAFE48D" w14:textId="77777777" w:rsidR="00026A7E" w:rsidRPr="00037C2F" w:rsidRDefault="00026A7E" w:rsidP="0091358C">
            <w:pPr>
              <w:rPr>
                <w:sz w:val="21"/>
                <w:szCs w:val="21"/>
              </w:rPr>
            </w:pPr>
            <w:r w:rsidRPr="00037C2F">
              <w:rPr>
                <w:sz w:val="21"/>
                <w:szCs w:val="21"/>
              </w:rPr>
              <w:t>매도인들이</w:t>
            </w:r>
            <w:r w:rsidRPr="00037C2F">
              <w:rPr>
                <w:sz w:val="21"/>
                <w:szCs w:val="21"/>
              </w:rPr>
              <w:t xml:space="preserve"> </w:t>
            </w:r>
            <w:r w:rsidRPr="00037C2F">
              <w:rPr>
                <w:sz w:val="21"/>
                <w:szCs w:val="21"/>
              </w:rPr>
              <w:t>소유하고</w:t>
            </w:r>
            <w:r w:rsidRPr="00037C2F">
              <w:rPr>
                <w:sz w:val="21"/>
                <w:szCs w:val="21"/>
              </w:rPr>
              <w:t xml:space="preserve"> </w:t>
            </w:r>
            <w:r w:rsidRPr="00037C2F">
              <w:rPr>
                <w:sz w:val="21"/>
                <w:szCs w:val="21"/>
              </w:rPr>
              <w:t>있는</w:t>
            </w:r>
            <w:r w:rsidRPr="00037C2F">
              <w:rPr>
                <w:sz w:val="21"/>
                <w:szCs w:val="21"/>
              </w:rPr>
              <w:t xml:space="preserve"> </w:t>
            </w:r>
            <w:r w:rsidRPr="00037C2F">
              <w:rPr>
                <w:sz w:val="21"/>
                <w:szCs w:val="21"/>
              </w:rPr>
              <w:t>대상회사</w:t>
            </w:r>
            <w:r w:rsidRPr="00037C2F">
              <w:rPr>
                <w:sz w:val="21"/>
                <w:szCs w:val="21"/>
              </w:rPr>
              <w:t xml:space="preserve"> </w:t>
            </w:r>
            <w:r w:rsidRPr="00037C2F">
              <w:rPr>
                <w:sz w:val="21"/>
                <w:szCs w:val="21"/>
              </w:rPr>
              <w:t>발행</w:t>
            </w:r>
            <w:r>
              <w:rPr>
                <w:rFonts w:hint="eastAsia"/>
                <w:sz w:val="21"/>
                <w:szCs w:val="21"/>
              </w:rPr>
              <w:t>의</w:t>
            </w:r>
            <w:r w:rsidRPr="00037C2F">
              <w:rPr>
                <w:sz w:val="21"/>
                <w:szCs w:val="21"/>
              </w:rPr>
              <w:t xml:space="preserve"> </w:t>
            </w:r>
            <w:r w:rsidRPr="00037C2F">
              <w:rPr>
                <w:sz w:val="21"/>
                <w:szCs w:val="21"/>
              </w:rPr>
              <w:t>보통주식</w:t>
            </w:r>
            <w:r w:rsidRPr="00037C2F">
              <w:rPr>
                <w:sz w:val="21"/>
                <w:szCs w:val="21"/>
              </w:rPr>
              <w:t xml:space="preserve"> </w:t>
            </w:r>
            <w:r w:rsidRPr="00037C2F">
              <w:rPr>
                <w:szCs w:val="22"/>
              </w:rPr>
              <w:t>총</w:t>
            </w:r>
            <w:r w:rsidRPr="00037C2F">
              <w:rPr>
                <w:szCs w:val="22"/>
              </w:rPr>
              <w:t xml:space="preserve"> 6,521,509</w:t>
            </w:r>
            <w:r w:rsidRPr="00037C2F">
              <w:rPr>
                <w:szCs w:val="22"/>
              </w:rPr>
              <w:t>주</w:t>
            </w:r>
          </w:p>
        </w:tc>
      </w:tr>
      <w:tr w:rsidR="00026A7E" w:rsidRPr="00037C2F" w14:paraId="3B511575" w14:textId="77777777" w:rsidTr="0091358C">
        <w:trPr>
          <w:trHeight w:val="270"/>
        </w:trPr>
        <w:tc>
          <w:tcPr>
            <w:tcW w:w="2242" w:type="dxa"/>
            <w:shd w:val="clear" w:color="auto" w:fill="F2F2F2" w:themeFill="background1" w:themeFillShade="F2"/>
            <w:noWrap/>
          </w:tcPr>
          <w:p w14:paraId="783D1FD2" w14:textId="77777777" w:rsidR="00026A7E" w:rsidRPr="00037C2F" w:rsidRDefault="00026A7E" w:rsidP="0091358C">
            <w:pPr>
              <w:jc w:val="left"/>
              <w:rPr>
                <w:b/>
                <w:sz w:val="21"/>
                <w:szCs w:val="21"/>
              </w:rPr>
            </w:pPr>
            <w:r w:rsidRPr="00037C2F">
              <w:rPr>
                <w:b/>
                <w:sz w:val="21"/>
                <w:szCs w:val="21"/>
              </w:rPr>
              <w:t>부속</w:t>
            </w:r>
            <w:r w:rsidRPr="00037C2F">
              <w:rPr>
                <w:b/>
                <w:sz w:val="21"/>
                <w:szCs w:val="21"/>
              </w:rPr>
              <w:t xml:space="preserve"> </w:t>
            </w:r>
            <w:r w:rsidRPr="00037C2F">
              <w:rPr>
                <w:b/>
                <w:sz w:val="21"/>
                <w:szCs w:val="21"/>
              </w:rPr>
              <w:t>거래</w:t>
            </w:r>
          </w:p>
        </w:tc>
        <w:tc>
          <w:tcPr>
            <w:tcW w:w="7298" w:type="dxa"/>
            <w:noWrap/>
          </w:tcPr>
          <w:p w14:paraId="5BFAB07A" w14:textId="77777777" w:rsidR="00026A7E" w:rsidRPr="00037C2F" w:rsidRDefault="00026A7E" w:rsidP="0091358C">
            <w:pPr>
              <w:rPr>
                <w:sz w:val="21"/>
                <w:szCs w:val="21"/>
              </w:rPr>
            </w:pPr>
            <w:r w:rsidRPr="00037C2F">
              <w:rPr>
                <w:sz w:val="21"/>
                <w:szCs w:val="21"/>
              </w:rPr>
              <w:t>대상회사가</w:t>
            </w:r>
            <w:r w:rsidRPr="00037C2F">
              <w:rPr>
                <w:sz w:val="21"/>
                <w:szCs w:val="21"/>
              </w:rPr>
              <w:t xml:space="preserve"> </w:t>
            </w:r>
            <w:r w:rsidRPr="00037C2F">
              <w:rPr>
                <w:sz w:val="21"/>
                <w:szCs w:val="21"/>
              </w:rPr>
              <w:t>본건</w:t>
            </w:r>
            <w:r w:rsidRPr="00037C2F">
              <w:rPr>
                <w:sz w:val="21"/>
                <w:szCs w:val="21"/>
              </w:rPr>
              <w:t xml:space="preserve"> </w:t>
            </w:r>
            <w:r w:rsidRPr="00037C2F">
              <w:rPr>
                <w:sz w:val="21"/>
                <w:szCs w:val="21"/>
              </w:rPr>
              <w:t>거래에</w:t>
            </w:r>
            <w:r w:rsidRPr="00037C2F">
              <w:rPr>
                <w:sz w:val="21"/>
                <w:szCs w:val="21"/>
              </w:rPr>
              <w:t xml:space="preserve"> </w:t>
            </w:r>
            <w:r w:rsidRPr="00037C2F">
              <w:rPr>
                <w:sz w:val="21"/>
                <w:szCs w:val="21"/>
              </w:rPr>
              <w:t>수반하여</w:t>
            </w:r>
            <w:r w:rsidRPr="00037C2F">
              <w:rPr>
                <w:sz w:val="21"/>
                <w:szCs w:val="21"/>
              </w:rPr>
              <w:t xml:space="preserve"> (</w:t>
            </w:r>
            <w:proofErr w:type="spellStart"/>
            <w:r w:rsidRPr="00037C2F">
              <w:rPr>
                <w:sz w:val="21"/>
                <w:szCs w:val="21"/>
              </w:rPr>
              <w:t>i</w:t>
            </w:r>
            <w:proofErr w:type="spellEnd"/>
            <w:r w:rsidRPr="00037C2F">
              <w:rPr>
                <w:sz w:val="21"/>
                <w:szCs w:val="21"/>
              </w:rPr>
              <w:t xml:space="preserve">) </w:t>
            </w:r>
            <w:r w:rsidRPr="00037C2F">
              <w:rPr>
                <w:sz w:val="21"/>
                <w:szCs w:val="21"/>
              </w:rPr>
              <w:t>일본법인</w:t>
            </w:r>
            <w:r w:rsidRPr="00037C2F">
              <w:rPr>
                <w:sz w:val="21"/>
                <w:szCs w:val="21"/>
              </w:rPr>
              <w:t xml:space="preserve"> </w:t>
            </w:r>
            <w:r w:rsidRPr="00037C2F">
              <w:rPr>
                <w:sz w:val="21"/>
                <w:szCs w:val="21"/>
              </w:rPr>
              <w:t>발행</w:t>
            </w:r>
            <w:r w:rsidRPr="00037C2F">
              <w:rPr>
                <w:sz w:val="21"/>
                <w:szCs w:val="21"/>
              </w:rPr>
              <w:t xml:space="preserve"> </w:t>
            </w:r>
            <w:r w:rsidRPr="00037C2F">
              <w:rPr>
                <w:sz w:val="21"/>
                <w:szCs w:val="21"/>
              </w:rPr>
              <w:t>주식</w:t>
            </w:r>
            <w:r w:rsidRPr="00037C2F">
              <w:rPr>
                <w:sz w:val="21"/>
                <w:szCs w:val="21"/>
              </w:rPr>
              <w:t xml:space="preserve"> 100%</w:t>
            </w:r>
            <w:r>
              <w:rPr>
                <w:sz w:val="21"/>
                <w:szCs w:val="21"/>
              </w:rPr>
              <w:t xml:space="preserve">, </w:t>
            </w:r>
            <w:proofErr w:type="spellStart"/>
            <w:r w:rsidRPr="00037C2F">
              <w:rPr>
                <w:sz w:val="21"/>
                <w:szCs w:val="21"/>
              </w:rPr>
              <w:t>한샘넥서스</w:t>
            </w:r>
            <w:proofErr w:type="spellEnd"/>
            <w:r w:rsidRPr="00037C2F">
              <w:rPr>
                <w:sz w:val="21"/>
                <w:szCs w:val="21"/>
              </w:rPr>
              <w:t xml:space="preserve"> </w:t>
            </w:r>
            <w:r w:rsidRPr="00037C2F">
              <w:rPr>
                <w:sz w:val="21"/>
                <w:szCs w:val="21"/>
              </w:rPr>
              <w:t>발행</w:t>
            </w:r>
            <w:r w:rsidRPr="00037C2F">
              <w:rPr>
                <w:sz w:val="21"/>
                <w:szCs w:val="21"/>
              </w:rPr>
              <w:t xml:space="preserve"> </w:t>
            </w:r>
            <w:r w:rsidRPr="00037C2F">
              <w:rPr>
                <w:sz w:val="21"/>
                <w:szCs w:val="21"/>
              </w:rPr>
              <w:t>보통주식</w:t>
            </w:r>
            <w:r w:rsidRPr="00037C2F">
              <w:rPr>
                <w:sz w:val="21"/>
                <w:szCs w:val="21"/>
              </w:rPr>
              <w:t xml:space="preserve"> 24,390</w:t>
            </w:r>
            <w:r w:rsidRPr="00037C2F">
              <w:rPr>
                <w:sz w:val="21"/>
                <w:szCs w:val="21"/>
              </w:rPr>
              <w:t>주</w:t>
            </w:r>
            <w:r>
              <w:rPr>
                <w:rFonts w:hint="eastAsia"/>
                <w:sz w:val="21"/>
                <w:szCs w:val="21"/>
              </w:rPr>
              <w:t xml:space="preserve">, </w:t>
            </w:r>
            <w:proofErr w:type="spellStart"/>
            <w:r w:rsidRPr="00037C2F">
              <w:rPr>
                <w:sz w:val="21"/>
                <w:szCs w:val="21"/>
              </w:rPr>
              <w:t>한샘도무스</w:t>
            </w:r>
            <w:proofErr w:type="spellEnd"/>
            <w:r w:rsidRPr="00037C2F">
              <w:rPr>
                <w:sz w:val="21"/>
                <w:szCs w:val="21"/>
              </w:rPr>
              <w:t xml:space="preserve"> </w:t>
            </w:r>
            <w:r w:rsidRPr="00037C2F">
              <w:rPr>
                <w:sz w:val="21"/>
                <w:szCs w:val="21"/>
              </w:rPr>
              <w:t>발행</w:t>
            </w:r>
            <w:r w:rsidRPr="00037C2F">
              <w:rPr>
                <w:sz w:val="21"/>
                <w:szCs w:val="21"/>
              </w:rPr>
              <w:t xml:space="preserve"> </w:t>
            </w:r>
            <w:r w:rsidRPr="00037C2F">
              <w:rPr>
                <w:sz w:val="21"/>
                <w:szCs w:val="21"/>
              </w:rPr>
              <w:t>보통주식</w:t>
            </w:r>
            <w:r w:rsidRPr="00037C2F">
              <w:rPr>
                <w:sz w:val="21"/>
                <w:szCs w:val="21"/>
              </w:rPr>
              <w:t xml:space="preserve"> 130,600</w:t>
            </w:r>
            <w:r w:rsidRPr="00037C2F">
              <w:rPr>
                <w:sz w:val="21"/>
                <w:szCs w:val="21"/>
              </w:rPr>
              <w:t>주를</w:t>
            </w:r>
            <w:r>
              <w:rPr>
                <w:rFonts w:hint="eastAsia"/>
                <w:sz w:val="21"/>
                <w:szCs w:val="21"/>
              </w:rPr>
              <w:t xml:space="preserve"> </w:t>
            </w:r>
            <w:r>
              <w:rPr>
                <w:rFonts w:hint="eastAsia"/>
                <w:sz w:val="21"/>
                <w:szCs w:val="21"/>
              </w:rPr>
              <w:t>각</w:t>
            </w:r>
            <w:r>
              <w:rPr>
                <w:rFonts w:hint="eastAsia"/>
                <w:sz w:val="21"/>
                <w:szCs w:val="21"/>
              </w:rPr>
              <w:t xml:space="preserve"> </w:t>
            </w:r>
            <w:r>
              <w:rPr>
                <w:rFonts w:hint="eastAsia"/>
                <w:sz w:val="21"/>
                <w:szCs w:val="21"/>
              </w:rPr>
              <w:t>취득하는</w:t>
            </w:r>
            <w:r>
              <w:rPr>
                <w:rFonts w:hint="eastAsia"/>
                <w:sz w:val="21"/>
                <w:szCs w:val="21"/>
              </w:rPr>
              <w:t xml:space="preserve"> </w:t>
            </w:r>
            <w:r>
              <w:rPr>
                <w:rFonts w:hint="eastAsia"/>
                <w:sz w:val="21"/>
                <w:szCs w:val="21"/>
              </w:rPr>
              <w:t>거래</w:t>
            </w:r>
            <w:r>
              <w:rPr>
                <w:rFonts w:hint="eastAsia"/>
                <w:sz w:val="21"/>
                <w:szCs w:val="21"/>
              </w:rPr>
              <w:t>,</w:t>
            </w:r>
            <w:r>
              <w:rPr>
                <w:sz w:val="21"/>
                <w:szCs w:val="21"/>
              </w:rPr>
              <w:t xml:space="preserve"> (ii) </w:t>
            </w:r>
            <w:r>
              <w:rPr>
                <w:rFonts w:hint="eastAsia"/>
                <w:sz w:val="21"/>
                <w:szCs w:val="21"/>
              </w:rPr>
              <w:t>미국법인</w:t>
            </w:r>
            <w:r>
              <w:rPr>
                <w:rFonts w:hint="eastAsia"/>
                <w:sz w:val="21"/>
                <w:szCs w:val="21"/>
              </w:rPr>
              <w:t xml:space="preserve"> </w:t>
            </w:r>
            <w:r>
              <w:rPr>
                <w:rFonts w:hint="eastAsia"/>
                <w:sz w:val="21"/>
                <w:szCs w:val="21"/>
              </w:rPr>
              <w:t>발행</w:t>
            </w:r>
            <w:r>
              <w:rPr>
                <w:rFonts w:hint="eastAsia"/>
                <w:sz w:val="21"/>
                <w:szCs w:val="21"/>
              </w:rPr>
              <w:t xml:space="preserve"> </w:t>
            </w:r>
            <w:r>
              <w:rPr>
                <w:rFonts w:hint="eastAsia"/>
                <w:sz w:val="21"/>
                <w:szCs w:val="21"/>
              </w:rPr>
              <w:t>주식</w:t>
            </w:r>
            <w:r>
              <w:rPr>
                <w:rFonts w:hint="eastAsia"/>
                <w:sz w:val="21"/>
                <w:szCs w:val="21"/>
              </w:rPr>
              <w:t xml:space="preserve"> </w:t>
            </w:r>
            <w:r>
              <w:rPr>
                <w:sz w:val="21"/>
                <w:szCs w:val="21"/>
              </w:rPr>
              <w:t>100%</w:t>
            </w:r>
            <w:r>
              <w:rPr>
                <w:rFonts w:hint="eastAsia"/>
                <w:sz w:val="21"/>
                <w:szCs w:val="21"/>
              </w:rPr>
              <w:t>를</w:t>
            </w:r>
            <w:r>
              <w:rPr>
                <w:rFonts w:hint="eastAsia"/>
                <w:sz w:val="21"/>
                <w:szCs w:val="21"/>
              </w:rPr>
              <w:t xml:space="preserve"> </w:t>
            </w:r>
            <w:r>
              <w:rPr>
                <w:rFonts w:hint="eastAsia"/>
                <w:sz w:val="21"/>
                <w:szCs w:val="21"/>
              </w:rPr>
              <w:t>양도하는</w:t>
            </w:r>
            <w:r>
              <w:rPr>
                <w:rFonts w:hint="eastAsia"/>
                <w:sz w:val="21"/>
                <w:szCs w:val="21"/>
              </w:rPr>
              <w:t xml:space="preserve"> </w:t>
            </w:r>
            <w:r>
              <w:rPr>
                <w:rFonts w:hint="eastAsia"/>
                <w:sz w:val="21"/>
                <w:szCs w:val="21"/>
              </w:rPr>
              <w:t>거래</w:t>
            </w:r>
            <w:r>
              <w:rPr>
                <w:rFonts w:hint="eastAsia"/>
                <w:sz w:val="21"/>
                <w:szCs w:val="21"/>
              </w:rPr>
              <w:t xml:space="preserve"> </w:t>
            </w:r>
            <w:r>
              <w:rPr>
                <w:rFonts w:hint="eastAsia"/>
                <w:sz w:val="21"/>
                <w:szCs w:val="21"/>
              </w:rPr>
              <w:t>및</w:t>
            </w:r>
            <w:r>
              <w:rPr>
                <w:rFonts w:hint="eastAsia"/>
                <w:sz w:val="21"/>
                <w:szCs w:val="21"/>
              </w:rPr>
              <w:t xml:space="preserve"> </w:t>
            </w:r>
            <w:r>
              <w:rPr>
                <w:sz w:val="21"/>
                <w:szCs w:val="21"/>
              </w:rPr>
              <w:t xml:space="preserve">(iii) </w:t>
            </w:r>
            <w:r>
              <w:rPr>
                <w:rFonts w:hint="eastAsia"/>
                <w:sz w:val="21"/>
                <w:szCs w:val="21"/>
              </w:rPr>
              <w:t>원서동</w:t>
            </w:r>
            <w:r>
              <w:rPr>
                <w:rFonts w:hint="eastAsia"/>
                <w:sz w:val="21"/>
                <w:szCs w:val="21"/>
              </w:rPr>
              <w:t xml:space="preserve"> </w:t>
            </w:r>
            <w:r>
              <w:rPr>
                <w:rFonts w:hint="eastAsia"/>
                <w:sz w:val="21"/>
                <w:szCs w:val="21"/>
              </w:rPr>
              <w:t>부동산을</w:t>
            </w:r>
            <w:r>
              <w:rPr>
                <w:rFonts w:hint="eastAsia"/>
                <w:sz w:val="21"/>
                <w:szCs w:val="21"/>
              </w:rPr>
              <w:t xml:space="preserve"> </w:t>
            </w:r>
            <w:r>
              <w:rPr>
                <w:rFonts w:hint="eastAsia"/>
                <w:sz w:val="21"/>
                <w:szCs w:val="21"/>
              </w:rPr>
              <w:t>매각하는</w:t>
            </w:r>
            <w:r>
              <w:rPr>
                <w:rFonts w:hint="eastAsia"/>
                <w:sz w:val="21"/>
                <w:szCs w:val="21"/>
              </w:rPr>
              <w:t xml:space="preserve"> </w:t>
            </w:r>
            <w:r>
              <w:rPr>
                <w:rFonts w:hint="eastAsia"/>
                <w:sz w:val="21"/>
                <w:szCs w:val="21"/>
              </w:rPr>
              <w:t>거</w:t>
            </w:r>
            <w:r w:rsidRPr="00037C2F">
              <w:rPr>
                <w:sz w:val="21"/>
                <w:szCs w:val="21"/>
              </w:rPr>
              <w:t>래</w:t>
            </w:r>
          </w:p>
        </w:tc>
      </w:tr>
      <w:tr w:rsidR="00026A7E" w:rsidRPr="00037C2F" w14:paraId="49DB6753" w14:textId="77777777" w:rsidTr="0091358C">
        <w:trPr>
          <w:trHeight w:val="270"/>
        </w:trPr>
        <w:tc>
          <w:tcPr>
            <w:tcW w:w="2242" w:type="dxa"/>
            <w:shd w:val="clear" w:color="auto" w:fill="F2F2F2" w:themeFill="background1" w:themeFillShade="F2"/>
            <w:noWrap/>
          </w:tcPr>
          <w:p w14:paraId="30B0FAE1" w14:textId="77777777" w:rsidR="00026A7E" w:rsidRPr="00037C2F" w:rsidRDefault="00026A7E" w:rsidP="0091358C">
            <w:pPr>
              <w:jc w:val="left"/>
              <w:rPr>
                <w:b/>
                <w:sz w:val="21"/>
                <w:szCs w:val="21"/>
              </w:rPr>
            </w:pPr>
            <w:r>
              <w:rPr>
                <w:rFonts w:hint="eastAsia"/>
                <w:b/>
                <w:sz w:val="21"/>
                <w:szCs w:val="21"/>
              </w:rPr>
              <w:t>사업보고서</w:t>
            </w:r>
          </w:p>
        </w:tc>
        <w:tc>
          <w:tcPr>
            <w:tcW w:w="7298" w:type="dxa"/>
            <w:noWrap/>
          </w:tcPr>
          <w:p w14:paraId="10954742" w14:textId="77777777" w:rsidR="00026A7E" w:rsidRPr="00037C2F" w:rsidRDefault="00026A7E" w:rsidP="0091358C">
            <w:pPr>
              <w:rPr>
                <w:snapToGrid w:val="0"/>
                <w:sz w:val="21"/>
                <w:szCs w:val="21"/>
              </w:rPr>
            </w:pPr>
            <w:r w:rsidRPr="00B20BC2">
              <w:rPr>
                <w:rFonts w:hint="eastAsia"/>
                <w:snapToGrid w:val="0"/>
                <w:sz w:val="21"/>
                <w:szCs w:val="21"/>
              </w:rPr>
              <w:t>대상회사의</w:t>
            </w:r>
            <w:r w:rsidRPr="00B20BC2">
              <w:rPr>
                <w:rFonts w:hint="eastAsia"/>
                <w:snapToGrid w:val="0"/>
                <w:sz w:val="21"/>
                <w:szCs w:val="21"/>
              </w:rPr>
              <w:t xml:space="preserve"> 2020. 12. </w:t>
            </w:r>
            <w:proofErr w:type="gramStart"/>
            <w:r w:rsidRPr="00B20BC2">
              <w:rPr>
                <w:rFonts w:hint="eastAsia"/>
                <w:snapToGrid w:val="0"/>
                <w:sz w:val="21"/>
                <w:szCs w:val="21"/>
              </w:rPr>
              <w:t>31.</w:t>
            </w:r>
            <w:r w:rsidRPr="00B20BC2">
              <w:rPr>
                <w:rFonts w:hint="eastAsia"/>
                <w:snapToGrid w:val="0"/>
                <w:sz w:val="21"/>
                <w:szCs w:val="21"/>
              </w:rPr>
              <w:t>자</w:t>
            </w:r>
            <w:proofErr w:type="gramEnd"/>
            <w:r w:rsidRPr="00B20BC2">
              <w:rPr>
                <w:rFonts w:hint="eastAsia"/>
                <w:snapToGrid w:val="0"/>
                <w:sz w:val="21"/>
                <w:szCs w:val="21"/>
              </w:rPr>
              <w:t xml:space="preserve"> </w:t>
            </w:r>
            <w:r w:rsidRPr="00B20BC2">
              <w:rPr>
                <w:rFonts w:hint="eastAsia"/>
                <w:snapToGrid w:val="0"/>
                <w:sz w:val="21"/>
                <w:szCs w:val="21"/>
              </w:rPr>
              <w:t>사업보고서</w:t>
            </w:r>
            <w:r>
              <w:rPr>
                <w:rFonts w:hint="eastAsia"/>
                <w:snapToGrid w:val="0"/>
                <w:sz w:val="21"/>
                <w:szCs w:val="21"/>
              </w:rPr>
              <w:t xml:space="preserve"> </w:t>
            </w:r>
          </w:p>
        </w:tc>
      </w:tr>
      <w:tr w:rsidR="00026A7E" w:rsidRPr="00037C2F" w14:paraId="185D250D" w14:textId="77777777" w:rsidTr="0091358C">
        <w:trPr>
          <w:trHeight w:val="270"/>
        </w:trPr>
        <w:tc>
          <w:tcPr>
            <w:tcW w:w="2242" w:type="dxa"/>
            <w:shd w:val="clear" w:color="auto" w:fill="F2F2F2" w:themeFill="background1" w:themeFillShade="F2"/>
            <w:noWrap/>
          </w:tcPr>
          <w:p w14:paraId="0117A569" w14:textId="77777777" w:rsidR="00026A7E" w:rsidRPr="00037C2F" w:rsidRDefault="00026A7E" w:rsidP="0091358C">
            <w:pPr>
              <w:jc w:val="left"/>
              <w:rPr>
                <w:b/>
                <w:sz w:val="21"/>
                <w:szCs w:val="21"/>
              </w:rPr>
            </w:pPr>
            <w:r w:rsidRPr="00037C2F">
              <w:rPr>
                <w:b/>
                <w:sz w:val="21"/>
                <w:szCs w:val="21"/>
              </w:rPr>
              <w:t>산업집적법</w:t>
            </w:r>
          </w:p>
        </w:tc>
        <w:tc>
          <w:tcPr>
            <w:tcW w:w="7298" w:type="dxa"/>
            <w:noWrap/>
          </w:tcPr>
          <w:p w14:paraId="033160D9" w14:textId="77777777" w:rsidR="00026A7E" w:rsidRPr="00037C2F" w:rsidRDefault="00026A7E" w:rsidP="0091358C">
            <w:pPr>
              <w:rPr>
                <w:sz w:val="21"/>
                <w:szCs w:val="21"/>
              </w:rPr>
            </w:pPr>
            <w:r w:rsidRPr="00037C2F">
              <w:rPr>
                <w:snapToGrid w:val="0"/>
                <w:sz w:val="21"/>
                <w:szCs w:val="21"/>
              </w:rPr>
              <w:t>산업집적활성화</w:t>
            </w:r>
            <w:r w:rsidRPr="00037C2F">
              <w:rPr>
                <w:snapToGrid w:val="0"/>
                <w:sz w:val="21"/>
                <w:szCs w:val="21"/>
              </w:rPr>
              <w:t xml:space="preserve"> </w:t>
            </w:r>
            <w:r w:rsidRPr="00037C2F">
              <w:rPr>
                <w:snapToGrid w:val="0"/>
                <w:sz w:val="21"/>
                <w:szCs w:val="21"/>
              </w:rPr>
              <w:t>및</w:t>
            </w:r>
            <w:r w:rsidRPr="00037C2F">
              <w:rPr>
                <w:snapToGrid w:val="0"/>
                <w:sz w:val="21"/>
                <w:szCs w:val="21"/>
              </w:rPr>
              <w:t xml:space="preserve"> </w:t>
            </w:r>
            <w:r w:rsidRPr="00037C2F">
              <w:rPr>
                <w:snapToGrid w:val="0"/>
                <w:sz w:val="21"/>
                <w:szCs w:val="21"/>
              </w:rPr>
              <w:t>공장설립에</w:t>
            </w:r>
            <w:r w:rsidRPr="00037C2F">
              <w:rPr>
                <w:snapToGrid w:val="0"/>
                <w:sz w:val="21"/>
                <w:szCs w:val="21"/>
              </w:rPr>
              <w:t xml:space="preserve"> </w:t>
            </w:r>
            <w:r w:rsidRPr="00037C2F">
              <w:rPr>
                <w:snapToGrid w:val="0"/>
                <w:sz w:val="21"/>
                <w:szCs w:val="21"/>
              </w:rPr>
              <w:t>관한</w:t>
            </w:r>
            <w:r w:rsidRPr="00037C2F">
              <w:rPr>
                <w:snapToGrid w:val="0"/>
                <w:sz w:val="21"/>
                <w:szCs w:val="21"/>
              </w:rPr>
              <w:t xml:space="preserve"> </w:t>
            </w:r>
            <w:r w:rsidRPr="00037C2F">
              <w:rPr>
                <w:snapToGrid w:val="0"/>
                <w:sz w:val="21"/>
                <w:szCs w:val="21"/>
              </w:rPr>
              <w:t>법률</w:t>
            </w:r>
          </w:p>
        </w:tc>
      </w:tr>
      <w:tr w:rsidR="00026A7E" w:rsidRPr="00037C2F" w14:paraId="148CB580" w14:textId="77777777" w:rsidTr="0091358C">
        <w:trPr>
          <w:trHeight w:val="270"/>
        </w:trPr>
        <w:tc>
          <w:tcPr>
            <w:tcW w:w="2242" w:type="dxa"/>
            <w:shd w:val="clear" w:color="auto" w:fill="F2F2F2" w:themeFill="background1" w:themeFillShade="F2"/>
            <w:noWrap/>
          </w:tcPr>
          <w:p w14:paraId="486315E2" w14:textId="77777777" w:rsidR="00026A7E" w:rsidRPr="00037C2F" w:rsidRDefault="00026A7E" w:rsidP="0091358C">
            <w:pPr>
              <w:jc w:val="left"/>
              <w:rPr>
                <w:b/>
                <w:sz w:val="21"/>
                <w:szCs w:val="21"/>
              </w:rPr>
            </w:pPr>
            <w:r>
              <w:rPr>
                <w:rFonts w:hint="eastAsia"/>
                <w:b/>
                <w:sz w:val="21"/>
                <w:szCs w:val="21"/>
              </w:rPr>
              <w:t>원서동</w:t>
            </w:r>
            <w:r>
              <w:rPr>
                <w:rFonts w:hint="eastAsia"/>
                <w:b/>
                <w:sz w:val="21"/>
                <w:szCs w:val="21"/>
              </w:rPr>
              <w:t xml:space="preserve"> </w:t>
            </w:r>
            <w:r>
              <w:rPr>
                <w:rFonts w:hint="eastAsia"/>
                <w:b/>
                <w:sz w:val="21"/>
                <w:szCs w:val="21"/>
              </w:rPr>
              <w:t>부동산</w:t>
            </w:r>
          </w:p>
        </w:tc>
        <w:tc>
          <w:tcPr>
            <w:tcW w:w="7298" w:type="dxa"/>
            <w:noWrap/>
          </w:tcPr>
          <w:p w14:paraId="1C4B6C76" w14:textId="77777777" w:rsidR="00026A7E" w:rsidRPr="00037C2F" w:rsidRDefault="00026A7E" w:rsidP="0091358C">
            <w:pPr>
              <w:rPr>
                <w:snapToGrid w:val="0"/>
                <w:sz w:val="21"/>
                <w:szCs w:val="21"/>
              </w:rPr>
            </w:pPr>
            <w:r>
              <w:rPr>
                <w:rFonts w:hint="eastAsia"/>
                <w:snapToGrid w:val="0"/>
                <w:sz w:val="21"/>
                <w:szCs w:val="21"/>
              </w:rPr>
              <w:t>[</w:t>
            </w:r>
            <w:r w:rsidRPr="008F7087">
              <w:rPr>
                <w:rFonts w:hint="eastAsia"/>
                <w:snapToGrid w:val="0"/>
                <w:sz w:val="21"/>
                <w:szCs w:val="21"/>
                <w:highlight w:val="yellow"/>
              </w:rPr>
              <w:t>보충</w:t>
            </w:r>
            <w:r>
              <w:rPr>
                <w:rFonts w:hint="eastAsia"/>
                <w:snapToGrid w:val="0"/>
                <w:sz w:val="21"/>
                <w:szCs w:val="21"/>
              </w:rPr>
              <w:t>]</w:t>
            </w:r>
            <w:ins w:id="38" w:author="junkyo.shim" w:date="2021-08-29T18:31:00Z">
              <w:r>
                <w:rPr>
                  <w:snapToGrid w:val="0"/>
                  <w:sz w:val="21"/>
                  <w:szCs w:val="21"/>
                </w:rPr>
                <w:t>[</w:t>
              </w:r>
              <w:r w:rsidRPr="00556A35">
                <w:rPr>
                  <w:snapToGrid w:val="0"/>
                  <w:sz w:val="21"/>
                  <w:szCs w:val="21"/>
                  <w:highlight w:val="cyan"/>
                </w:rPr>
                <w:t>J</w:t>
              </w:r>
              <w:r w:rsidRPr="00556A35">
                <w:rPr>
                  <w:rFonts w:hint="eastAsia"/>
                  <w:snapToGrid w:val="0"/>
                  <w:sz w:val="21"/>
                  <w:szCs w:val="21"/>
                  <w:highlight w:val="cyan"/>
                </w:rPr>
                <w:t>K:</w:t>
              </w:r>
              <w:r w:rsidRPr="00556A35">
                <w:rPr>
                  <w:snapToGrid w:val="0"/>
                  <w:sz w:val="21"/>
                  <w:szCs w:val="21"/>
                  <w:highlight w:val="cyan"/>
                </w:rPr>
                <w:t xml:space="preserve"> </w:t>
              </w:r>
              <w:r w:rsidRPr="00556A35">
                <w:rPr>
                  <w:rFonts w:hint="eastAsia"/>
                  <w:snapToGrid w:val="0"/>
                  <w:sz w:val="21"/>
                  <w:szCs w:val="21"/>
                  <w:highlight w:val="cyan"/>
                </w:rPr>
                <w:t>장영근</w:t>
              </w:r>
              <w:r w:rsidRPr="00556A35">
                <w:rPr>
                  <w:rFonts w:hint="eastAsia"/>
                  <w:snapToGrid w:val="0"/>
                  <w:sz w:val="21"/>
                  <w:szCs w:val="21"/>
                  <w:highlight w:val="cyan"/>
                </w:rPr>
                <w:t xml:space="preserve"> </w:t>
              </w:r>
              <w:r w:rsidRPr="00556A35">
                <w:rPr>
                  <w:rFonts w:hint="eastAsia"/>
                  <w:snapToGrid w:val="0"/>
                  <w:sz w:val="21"/>
                  <w:szCs w:val="21"/>
                  <w:highlight w:val="cyan"/>
                </w:rPr>
                <w:t>부장님</w:t>
              </w:r>
              <w:r w:rsidRPr="00556A35">
                <w:rPr>
                  <w:rFonts w:hint="eastAsia"/>
                  <w:snapToGrid w:val="0"/>
                  <w:sz w:val="21"/>
                  <w:szCs w:val="21"/>
                  <w:highlight w:val="cyan"/>
                </w:rPr>
                <w:t xml:space="preserve">, </w:t>
              </w:r>
              <w:r w:rsidRPr="00556A35">
                <w:rPr>
                  <w:rFonts w:hint="eastAsia"/>
                  <w:snapToGrid w:val="0"/>
                  <w:sz w:val="21"/>
                  <w:szCs w:val="21"/>
                  <w:highlight w:val="cyan"/>
                </w:rPr>
                <w:t>지번</w:t>
              </w:r>
              <w:r w:rsidRPr="00556A35">
                <w:rPr>
                  <w:rFonts w:hint="eastAsia"/>
                  <w:snapToGrid w:val="0"/>
                  <w:sz w:val="21"/>
                  <w:szCs w:val="21"/>
                  <w:highlight w:val="cyan"/>
                </w:rPr>
                <w:t xml:space="preserve"> </w:t>
              </w:r>
              <w:r w:rsidRPr="00556A35">
                <w:rPr>
                  <w:rFonts w:hint="eastAsia"/>
                  <w:snapToGrid w:val="0"/>
                  <w:sz w:val="21"/>
                  <w:szCs w:val="21"/>
                  <w:highlight w:val="cyan"/>
                </w:rPr>
                <w:t>보충</w:t>
              </w:r>
              <w:r w:rsidRPr="00556A35">
                <w:rPr>
                  <w:rFonts w:hint="eastAsia"/>
                  <w:snapToGrid w:val="0"/>
                  <w:sz w:val="21"/>
                  <w:szCs w:val="21"/>
                  <w:highlight w:val="cyan"/>
                </w:rPr>
                <w:t xml:space="preserve"> </w:t>
              </w:r>
              <w:r w:rsidRPr="00556A35">
                <w:rPr>
                  <w:rFonts w:hint="eastAsia"/>
                  <w:snapToGrid w:val="0"/>
                  <w:sz w:val="21"/>
                  <w:szCs w:val="21"/>
                  <w:highlight w:val="cyan"/>
                </w:rPr>
                <w:t>부탁드립니다</w:t>
              </w:r>
              <w:r w:rsidRPr="00556A35">
                <w:rPr>
                  <w:rFonts w:hint="eastAsia"/>
                  <w:snapToGrid w:val="0"/>
                  <w:sz w:val="21"/>
                  <w:szCs w:val="21"/>
                  <w:highlight w:val="cyan"/>
                </w:rPr>
                <w:t xml:space="preserve">. </w:t>
              </w:r>
              <w:r w:rsidRPr="00556A35">
                <w:rPr>
                  <w:snapToGrid w:val="0"/>
                  <w:sz w:val="21"/>
                  <w:szCs w:val="21"/>
                  <w:highlight w:val="cyan"/>
                </w:rPr>
                <w:t>]</w:t>
              </w:r>
            </w:ins>
          </w:p>
        </w:tc>
      </w:tr>
      <w:tr w:rsidR="00026A7E" w:rsidRPr="00037C2F" w14:paraId="3645E220" w14:textId="77777777" w:rsidTr="0091358C">
        <w:trPr>
          <w:trHeight w:val="270"/>
        </w:trPr>
        <w:tc>
          <w:tcPr>
            <w:tcW w:w="2242" w:type="dxa"/>
            <w:shd w:val="clear" w:color="auto" w:fill="F2F2F2" w:themeFill="background1" w:themeFillShade="F2"/>
            <w:noWrap/>
          </w:tcPr>
          <w:p w14:paraId="751B9FAD" w14:textId="77777777" w:rsidR="00026A7E" w:rsidRPr="00037C2F" w:rsidRDefault="00026A7E" w:rsidP="0091358C">
            <w:pPr>
              <w:jc w:val="left"/>
              <w:rPr>
                <w:b/>
                <w:sz w:val="21"/>
                <w:szCs w:val="21"/>
              </w:rPr>
            </w:pPr>
            <w:r w:rsidRPr="00037C2F">
              <w:rPr>
                <w:b/>
                <w:sz w:val="21"/>
                <w:szCs w:val="21"/>
              </w:rPr>
              <w:t>일본법인</w:t>
            </w:r>
          </w:p>
        </w:tc>
        <w:tc>
          <w:tcPr>
            <w:tcW w:w="7298" w:type="dxa"/>
            <w:noWrap/>
          </w:tcPr>
          <w:p w14:paraId="3FC9A82F" w14:textId="77777777" w:rsidR="00026A7E" w:rsidRPr="00037C2F" w:rsidRDefault="00026A7E" w:rsidP="0091358C">
            <w:pPr>
              <w:rPr>
                <w:snapToGrid w:val="0"/>
                <w:sz w:val="21"/>
                <w:szCs w:val="21"/>
              </w:rPr>
            </w:pPr>
            <w:r w:rsidRPr="00B624E8">
              <w:rPr>
                <w:sz w:val="21"/>
                <w:szCs w:val="21"/>
              </w:rPr>
              <w:t>일본</w:t>
            </w:r>
            <w:r w:rsidRPr="00B624E8">
              <w:rPr>
                <w:sz w:val="21"/>
                <w:szCs w:val="21"/>
              </w:rPr>
              <w:t xml:space="preserve"> </w:t>
            </w:r>
            <w:r w:rsidRPr="00B624E8">
              <w:rPr>
                <w:sz w:val="21"/>
                <w:szCs w:val="21"/>
              </w:rPr>
              <w:t>법령에</w:t>
            </w:r>
            <w:r w:rsidRPr="00B624E8">
              <w:rPr>
                <w:sz w:val="21"/>
                <w:szCs w:val="21"/>
              </w:rPr>
              <w:t xml:space="preserve"> </w:t>
            </w:r>
            <w:r w:rsidRPr="00B624E8">
              <w:rPr>
                <w:sz w:val="21"/>
                <w:szCs w:val="21"/>
              </w:rPr>
              <w:t>따라</w:t>
            </w:r>
            <w:r w:rsidRPr="00B624E8">
              <w:rPr>
                <w:sz w:val="21"/>
                <w:szCs w:val="21"/>
              </w:rPr>
              <w:t xml:space="preserve"> </w:t>
            </w:r>
            <w:r w:rsidRPr="00B624E8">
              <w:rPr>
                <w:sz w:val="21"/>
                <w:szCs w:val="21"/>
              </w:rPr>
              <w:t>설립되어</w:t>
            </w:r>
            <w:r>
              <w:rPr>
                <w:rFonts w:hint="eastAsia"/>
                <w:sz w:val="21"/>
                <w:szCs w:val="21"/>
              </w:rPr>
              <w:t xml:space="preserve"> </w:t>
            </w:r>
            <w:r>
              <w:rPr>
                <w:rFonts w:hint="eastAsia"/>
                <w:sz w:val="21"/>
                <w:szCs w:val="21"/>
              </w:rPr>
              <w:t>존속하는</w:t>
            </w:r>
            <w:r>
              <w:rPr>
                <w:rFonts w:hint="eastAsia"/>
                <w:sz w:val="21"/>
                <w:szCs w:val="21"/>
              </w:rPr>
              <w:t xml:space="preserve"> </w:t>
            </w:r>
            <w:r>
              <w:rPr>
                <w:rFonts w:hint="eastAsia"/>
                <w:sz w:val="21"/>
                <w:szCs w:val="21"/>
              </w:rPr>
              <w:t>주식회사로서</w:t>
            </w:r>
            <w:r w:rsidRPr="00B624E8">
              <w:rPr>
                <w:sz w:val="21"/>
                <w:szCs w:val="21"/>
              </w:rPr>
              <w:t xml:space="preserve"> </w:t>
            </w:r>
            <w:r w:rsidRPr="00B624E8">
              <w:rPr>
                <w:sz w:val="21"/>
                <w:szCs w:val="21"/>
              </w:rPr>
              <w:t>일본</w:t>
            </w:r>
            <w:r w:rsidRPr="00B624E8">
              <w:rPr>
                <w:sz w:val="21"/>
                <w:szCs w:val="21"/>
              </w:rPr>
              <w:t xml:space="preserve"> </w:t>
            </w:r>
            <w:r w:rsidRPr="00B624E8">
              <w:rPr>
                <w:sz w:val="21"/>
                <w:szCs w:val="21"/>
              </w:rPr>
              <w:t>大阪府大阪市</w:t>
            </w:r>
            <w:r w:rsidRPr="00D5037D">
              <w:rPr>
                <w:sz w:val="21"/>
                <w:szCs w:val="21"/>
              </w:rPr>
              <w:t>中央</w:t>
            </w:r>
            <w:r w:rsidRPr="00B624E8">
              <w:rPr>
                <w:rFonts w:ascii="새굴림" w:eastAsia="새굴림" w:hAnsi="새굴림" w:cs="새굴림" w:hint="eastAsia"/>
                <w:sz w:val="21"/>
                <w:szCs w:val="21"/>
              </w:rPr>
              <w:t>区</w:t>
            </w:r>
            <w:r w:rsidRPr="00B624E8">
              <w:rPr>
                <w:sz w:val="21"/>
                <w:szCs w:val="21"/>
              </w:rPr>
              <w:t>高麗橋</w:t>
            </w:r>
            <w:r w:rsidRPr="00B624E8">
              <w:rPr>
                <w:sz w:val="21"/>
                <w:szCs w:val="21"/>
              </w:rPr>
              <w:t>2</w:t>
            </w:r>
            <w:r w:rsidRPr="00B624E8">
              <w:rPr>
                <w:sz w:val="21"/>
                <w:szCs w:val="21"/>
              </w:rPr>
              <w:t>－</w:t>
            </w:r>
            <w:r w:rsidRPr="00B624E8">
              <w:rPr>
                <w:sz w:val="21"/>
                <w:szCs w:val="21"/>
              </w:rPr>
              <w:t>2</w:t>
            </w:r>
            <w:r w:rsidRPr="00B624E8">
              <w:rPr>
                <w:sz w:val="21"/>
                <w:szCs w:val="21"/>
              </w:rPr>
              <w:t>－</w:t>
            </w:r>
            <w:r w:rsidRPr="00B624E8">
              <w:rPr>
                <w:sz w:val="21"/>
                <w:szCs w:val="21"/>
              </w:rPr>
              <w:t xml:space="preserve">7 </w:t>
            </w:r>
            <w:r w:rsidRPr="00B624E8">
              <w:rPr>
                <w:sz w:val="21"/>
                <w:szCs w:val="21"/>
              </w:rPr>
              <w:t>東</w:t>
            </w:r>
            <w:r w:rsidRPr="00B624E8">
              <w:rPr>
                <w:rFonts w:ascii="새굴림" w:eastAsia="새굴림" w:hAnsi="새굴림" w:cs="새굴림" w:hint="eastAsia"/>
                <w:sz w:val="21"/>
                <w:szCs w:val="21"/>
              </w:rPr>
              <w:t>栄</w:t>
            </w:r>
            <w:r w:rsidRPr="00B624E8">
              <w:rPr>
                <w:sz w:val="21"/>
                <w:szCs w:val="21"/>
              </w:rPr>
              <w:t>ビル</w:t>
            </w:r>
            <w:r w:rsidRPr="00B624E8">
              <w:rPr>
                <w:sz w:val="21"/>
                <w:szCs w:val="21"/>
              </w:rPr>
              <w:t>1</w:t>
            </w:r>
            <w:r w:rsidRPr="00B624E8">
              <w:rPr>
                <w:sz w:val="21"/>
                <w:szCs w:val="21"/>
              </w:rPr>
              <w:t>階에</w:t>
            </w:r>
            <w:r w:rsidRPr="00B624E8">
              <w:rPr>
                <w:sz w:val="21"/>
                <w:szCs w:val="21"/>
              </w:rPr>
              <w:t xml:space="preserve"> </w:t>
            </w:r>
            <w:r w:rsidRPr="00B624E8">
              <w:rPr>
                <w:sz w:val="21"/>
                <w:szCs w:val="21"/>
              </w:rPr>
              <w:t>주소를</w:t>
            </w:r>
            <w:r w:rsidRPr="00B624E8">
              <w:rPr>
                <w:sz w:val="21"/>
                <w:szCs w:val="21"/>
              </w:rPr>
              <w:t xml:space="preserve"> </w:t>
            </w:r>
            <w:r w:rsidRPr="00B624E8">
              <w:rPr>
                <w:sz w:val="21"/>
                <w:szCs w:val="21"/>
              </w:rPr>
              <w:t>둔</w:t>
            </w:r>
            <w:r w:rsidRPr="00B624E8">
              <w:rPr>
                <w:sz w:val="21"/>
                <w:szCs w:val="21"/>
              </w:rPr>
              <w:t xml:space="preserve"> </w:t>
            </w:r>
            <w:r w:rsidRPr="00B624E8">
              <w:rPr>
                <w:sz w:val="21"/>
                <w:szCs w:val="21"/>
              </w:rPr>
              <w:t>株式</w:t>
            </w:r>
            <w:r w:rsidRPr="00B624E8">
              <w:rPr>
                <w:rFonts w:ascii="새굴림" w:eastAsia="새굴림" w:hAnsi="새굴림" w:cs="새굴림" w:hint="eastAsia"/>
                <w:sz w:val="21"/>
                <w:szCs w:val="21"/>
              </w:rPr>
              <w:t>会</w:t>
            </w:r>
            <w:r w:rsidRPr="00B624E8">
              <w:rPr>
                <w:sz w:val="21"/>
                <w:szCs w:val="21"/>
              </w:rPr>
              <w:t>社</w:t>
            </w:r>
            <w:r w:rsidRPr="00D5037D">
              <w:rPr>
                <w:sz w:val="21"/>
                <w:szCs w:val="21"/>
              </w:rPr>
              <w:t>ハンセム</w:t>
            </w:r>
          </w:p>
        </w:tc>
      </w:tr>
      <w:tr w:rsidR="00026A7E" w:rsidRPr="00037C2F" w14:paraId="68928EF8" w14:textId="77777777" w:rsidTr="0091358C">
        <w:trPr>
          <w:trHeight w:val="270"/>
        </w:trPr>
        <w:tc>
          <w:tcPr>
            <w:tcW w:w="2242" w:type="dxa"/>
            <w:shd w:val="clear" w:color="auto" w:fill="F2F2F2" w:themeFill="background1" w:themeFillShade="F2"/>
            <w:noWrap/>
          </w:tcPr>
          <w:p w14:paraId="3200B14E" w14:textId="77777777" w:rsidR="00026A7E" w:rsidRPr="00037C2F" w:rsidRDefault="00026A7E" w:rsidP="0091358C">
            <w:pPr>
              <w:jc w:val="left"/>
              <w:rPr>
                <w:b/>
                <w:sz w:val="21"/>
                <w:szCs w:val="21"/>
              </w:rPr>
            </w:pPr>
            <w:r w:rsidRPr="00037C2F">
              <w:rPr>
                <w:b/>
                <w:sz w:val="21"/>
                <w:szCs w:val="21"/>
              </w:rPr>
              <w:t>정관</w:t>
            </w:r>
          </w:p>
        </w:tc>
        <w:tc>
          <w:tcPr>
            <w:tcW w:w="7298" w:type="dxa"/>
            <w:noWrap/>
          </w:tcPr>
          <w:p w14:paraId="5F9EC258" w14:textId="77777777" w:rsidR="00026A7E" w:rsidRPr="00037C2F" w:rsidRDefault="00026A7E" w:rsidP="0091358C">
            <w:pPr>
              <w:rPr>
                <w:sz w:val="21"/>
                <w:szCs w:val="21"/>
              </w:rPr>
            </w:pPr>
            <w:r w:rsidRPr="00037C2F">
              <w:rPr>
                <w:sz w:val="21"/>
                <w:szCs w:val="21"/>
              </w:rPr>
              <w:t>회사의</w:t>
            </w:r>
            <w:r w:rsidRPr="00037C2F">
              <w:rPr>
                <w:sz w:val="21"/>
                <w:szCs w:val="21"/>
              </w:rPr>
              <w:t xml:space="preserve"> </w:t>
            </w:r>
            <w:r w:rsidRPr="00037C2F">
              <w:rPr>
                <w:sz w:val="21"/>
                <w:szCs w:val="21"/>
              </w:rPr>
              <w:t>정관</w:t>
            </w:r>
          </w:p>
        </w:tc>
      </w:tr>
      <w:tr w:rsidR="00026A7E" w:rsidRPr="00037C2F" w14:paraId="1B0B34DC" w14:textId="77777777" w:rsidTr="0091358C">
        <w:trPr>
          <w:trHeight w:val="270"/>
        </w:trPr>
        <w:tc>
          <w:tcPr>
            <w:tcW w:w="2242" w:type="dxa"/>
            <w:shd w:val="clear" w:color="auto" w:fill="F2F2F2" w:themeFill="background1" w:themeFillShade="F2"/>
            <w:noWrap/>
          </w:tcPr>
          <w:p w14:paraId="5983BA9A" w14:textId="77777777" w:rsidR="00026A7E" w:rsidRPr="00037C2F" w:rsidRDefault="00026A7E" w:rsidP="0091358C">
            <w:pPr>
              <w:jc w:val="left"/>
              <w:rPr>
                <w:b/>
                <w:sz w:val="21"/>
                <w:szCs w:val="21"/>
              </w:rPr>
            </w:pPr>
            <w:r w:rsidRPr="00037C2F">
              <w:rPr>
                <w:b/>
                <w:sz w:val="21"/>
                <w:szCs w:val="21"/>
              </w:rPr>
              <w:lastRenderedPageBreak/>
              <w:t>주요</w:t>
            </w:r>
            <w:r w:rsidRPr="00037C2F">
              <w:rPr>
                <w:b/>
                <w:sz w:val="21"/>
                <w:szCs w:val="21"/>
              </w:rPr>
              <w:t xml:space="preserve"> </w:t>
            </w:r>
            <w:r w:rsidRPr="00037C2F">
              <w:rPr>
                <w:b/>
                <w:sz w:val="21"/>
                <w:szCs w:val="21"/>
              </w:rPr>
              <w:t>자회사</w:t>
            </w:r>
          </w:p>
        </w:tc>
        <w:tc>
          <w:tcPr>
            <w:tcW w:w="7298" w:type="dxa"/>
            <w:noWrap/>
          </w:tcPr>
          <w:p w14:paraId="2D9A7F1D" w14:textId="77777777" w:rsidR="00026A7E" w:rsidRPr="00037C2F" w:rsidRDefault="00026A7E" w:rsidP="0091358C">
            <w:pPr>
              <w:rPr>
                <w:sz w:val="21"/>
                <w:szCs w:val="21"/>
              </w:rPr>
            </w:pPr>
            <w:r w:rsidRPr="00037C2F">
              <w:rPr>
                <w:sz w:val="21"/>
                <w:szCs w:val="21"/>
              </w:rPr>
              <w:t>주식회사</w:t>
            </w:r>
            <w:r w:rsidRPr="00037C2F">
              <w:rPr>
                <w:sz w:val="21"/>
                <w:szCs w:val="21"/>
              </w:rPr>
              <w:t xml:space="preserve"> </w:t>
            </w:r>
            <w:proofErr w:type="spellStart"/>
            <w:r w:rsidRPr="00037C2F">
              <w:rPr>
                <w:sz w:val="21"/>
                <w:szCs w:val="21"/>
              </w:rPr>
              <w:t>한샘도무스</w:t>
            </w:r>
            <w:proofErr w:type="spellEnd"/>
            <w:r w:rsidRPr="00037C2F">
              <w:rPr>
                <w:sz w:val="21"/>
                <w:szCs w:val="21"/>
              </w:rPr>
              <w:t xml:space="preserve">, </w:t>
            </w:r>
            <w:r w:rsidRPr="00037C2F">
              <w:rPr>
                <w:sz w:val="21"/>
                <w:szCs w:val="21"/>
              </w:rPr>
              <w:t>주식회사</w:t>
            </w:r>
            <w:r w:rsidRPr="00037C2F">
              <w:rPr>
                <w:sz w:val="21"/>
                <w:szCs w:val="21"/>
              </w:rPr>
              <w:t xml:space="preserve"> </w:t>
            </w:r>
            <w:proofErr w:type="spellStart"/>
            <w:r w:rsidRPr="00037C2F">
              <w:rPr>
                <w:sz w:val="21"/>
                <w:szCs w:val="21"/>
              </w:rPr>
              <w:t>한샘넥서스</w:t>
            </w:r>
            <w:proofErr w:type="spellEnd"/>
            <w:r>
              <w:rPr>
                <w:rFonts w:hint="eastAsia"/>
                <w:sz w:val="21"/>
                <w:szCs w:val="21"/>
              </w:rPr>
              <w:t xml:space="preserve"> </w:t>
            </w:r>
            <w:del w:id="39" w:author="junkyo.shim" w:date="2021-08-29T21:33:00Z">
              <w:r w:rsidRPr="008F7087" w:rsidDel="002E3A09">
                <w:rPr>
                  <w:rFonts w:hint="eastAsia"/>
                  <w:sz w:val="21"/>
                  <w:szCs w:val="21"/>
                  <w:highlight w:val="yellow"/>
                </w:rPr>
                <w:delText>[</w:delText>
              </w:r>
              <w:r w:rsidRPr="008F7087" w:rsidDel="002E3A09">
                <w:rPr>
                  <w:rFonts w:hint="eastAsia"/>
                  <w:sz w:val="21"/>
                  <w:szCs w:val="21"/>
                  <w:highlight w:val="yellow"/>
                </w:rPr>
                <w:delText>앞의</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서문에</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보면</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주요</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자회사만</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실사</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대상으로</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했다고</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나오는데</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해외</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자회사나</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서비스원은</w:delText>
              </w:r>
              <w:r w:rsidRPr="008F7087" w:rsidDel="002E3A09">
                <w:rPr>
                  <w:rFonts w:hint="eastAsia"/>
                  <w:sz w:val="21"/>
                  <w:szCs w:val="21"/>
                  <w:highlight w:val="yellow"/>
                </w:rPr>
                <w:delText xml:space="preserve"> </w:delText>
              </w:r>
              <w:r w:rsidRPr="008F7087" w:rsidDel="002E3A09">
                <w:rPr>
                  <w:rFonts w:hint="eastAsia"/>
                  <w:sz w:val="21"/>
                  <w:szCs w:val="21"/>
                  <w:highlight w:val="yellow"/>
                </w:rPr>
                <w:delText>안</w:delText>
              </w:r>
              <w:r w:rsidDel="002E3A09">
                <w:rPr>
                  <w:rFonts w:hint="eastAsia"/>
                  <w:sz w:val="21"/>
                  <w:szCs w:val="21"/>
                </w:rPr>
                <w:delText xml:space="preserve"> </w:delText>
              </w:r>
              <w:r w:rsidDel="002E3A09">
                <w:rPr>
                  <w:rFonts w:hint="eastAsia"/>
                  <w:sz w:val="21"/>
                  <w:szCs w:val="21"/>
                </w:rPr>
                <w:delText>본</w:delText>
              </w:r>
              <w:r w:rsidDel="002E3A09">
                <w:rPr>
                  <w:rFonts w:hint="eastAsia"/>
                  <w:sz w:val="21"/>
                  <w:szCs w:val="21"/>
                </w:rPr>
                <w:delText xml:space="preserve"> </w:delText>
              </w:r>
              <w:r w:rsidDel="002E3A09">
                <w:rPr>
                  <w:rFonts w:hint="eastAsia"/>
                  <w:sz w:val="21"/>
                  <w:szCs w:val="21"/>
                </w:rPr>
                <w:delText>건가요</w:delText>
              </w:r>
              <w:r w:rsidDel="002E3A09">
                <w:rPr>
                  <w:rFonts w:hint="eastAsia"/>
                  <w:sz w:val="21"/>
                  <w:szCs w:val="21"/>
                </w:rPr>
                <w:delText>?</w:delText>
              </w:r>
              <w:r w:rsidDel="002E3A09">
                <w:rPr>
                  <w:sz w:val="21"/>
                  <w:szCs w:val="21"/>
                </w:rPr>
                <w:delText xml:space="preserve"> </w:delText>
              </w:r>
              <w:r w:rsidDel="002E3A09">
                <w:rPr>
                  <w:rFonts w:hint="eastAsia"/>
                  <w:sz w:val="21"/>
                  <w:szCs w:val="21"/>
                </w:rPr>
                <w:delText>해외도</w:delText>
              </w:r>
              <w:r w:rsidDel="002E3A09">
                <w:rPr>
                  <w:rFonts w:hint="eastAsia"/>
                  <w:sz w:val="21"/>
                  <w:szCs w:val="21"/>
                </w:rPr>
                <w:delText xml:space="preserve"> </w:delText>
              </w:r>
              <w:r w:rsidDel="002E3A09">
                <w:rPr>
                  <w:rFonts w:hint="eastAsia"/>
                  <w:sz w:val="21"/>
                  <w:szCs w:val="21"/>
                </w:rPr>
                <w:delText>검토해</w:delText>
              </w:r>
              <w:r w:rsidDel="002E3A09">
                <w:rPr>
                  <w:rFonts w:hint="eastAsia"/>
                  <w:sz w:val="21"/>
                  <w:szCs w:val="21"/>
                </w:rPr>
                <w:delText xml:space="preserve"> </w:delText>
              </w:r>
              <w:r w:rsidDel="002E3A09">
                <w:rPr>
                  <w:rFonts w:hint="eastAsia"/>
                  <w:sz w:val="21"/>
                  <w:szCs w:val="21"/>
                </w:rPr>
                <w:delText>달라는</w:delText>
              </w:r>
              <w:r w:rsidDel="002E3A09">
                <w:rPr>
                  <w:rFonts w:hint="eastAsia"/>
                  <w:sz w:val="21"/>
                  <w:szCs w:val="21"/>
                </w:rPr>
                <w:delText xml:space="preserve"> </w:delText>
              </w:r>
              <w:r w:rsidDel="002E3A09">
                <w:rPr>
                  <w:rFonts w:hint="eastAsia"/>
                  <w:sz w:val="21"/>
                  <w:szCs w:val="21"/>
                </w:rPr>
                <w:delText>요청이</w:delText>
              </w:r>
              <w:r w:rsidDel="002E3A09">
                <w:rPr>
                  <w:rFonts w:hint="eastAsia"/>
                  <w:sz w:val="21"/>
                  <w:szCs w:val="21"/>
                </w:rPr>
                <w:delText xml:space="preserve"> </w:delText>
              </w:r>
              <w:r w:rsidDel="002E3A09">
                <w:rPr>
                  <w:rFonts w:hint="eastAsia"/>
                  <w:sz w:val="21"/>
                  <w:szCs w:val="21"/>
                </w:rPr>
                <w:delText>있었습니다만</w:delText>
              </w:r>
              <w:r w:rsidDel="002E3A09">
                <w:rPr>
                  <w:rFonts w:hint="eastAsia"/>
                  <w:sz w:val="21"/>
                  <w:szCs w:val="21"/>
                </w:rPr>
                <w:delText>]</w:delText>
              </w:r>
            </w:del>
          </w:p>
        </w:tc>
      </w:tr>
      <w:tr w:rsidR="00026A7E" w:rsidRPr="00037C2F" w14:paraId="7ED8EE79" w14:textId="77777777" w:rsidTr="0091358C">
        <w:trPr>
          <w:trHeight w:val="270"/>
        </w:trPr>
        <w:tc>
          <w:tcPr>
            <w:tcW w:w="2242" w:type="dxa"/>
            <w:tcBorders>
              <w:bottom w:val="single" w:sz="4" w:space="0" w:color="BFBFBF" w:themeColor="background1" w:themeShade="BF"/>
            </w:tcBorders>
            <w:shd w:val="clear" w:color="auto" w:fill="F2F2F2" w:themeFill="background1" w:themeFillShade="F2"/>
            <w:noWrap/>
          </w:tcPr>
          <w:p w14:paraId="17F78DAD" w14:textId="77777777" w:rsidR="00026A7E" w:rsidRPr="00037C2F" w:rsidRDefault="00026A7E" w:rsidP="0091358C">
            <w:pPr>
              <w:jc w:val="left"/>
              <w:rPr>
                <w:b/>
                <w:sz w:val="21"/>
                <w:szCs w:val="21"/>
              </w:rPr>
            </w:pPr>
            <w:r w:rsidRPr="00037C2F">
              <w:rPr>
                <w:b/>
                <w:sz w:val="21"/>
                <w:szCs w:val="21"/>
              </w:rPr>
              <w:t>파견법</w:t>
            </w:r>
          </w:p>
        </w:tc>
        <w:tc>
          <w:tcPr>
            <w:tcW w:w="7298" w:type="dxa"/>
            <w:tcBorders>
              <w:bottom w:val="single" w:sz="4" w:space="0" w:color="BFBFBF" w:themeColor="background1" w:themeShade="BF"/>
            </w:tcBorders>
            <w:noWrap/>
          </w:tcPr>
          <w:p w14:paraId="0F02F0B4" w14:textId="77777777" w:rsidR="00026A7E" w:rsidRPr="00037C2F" w:rsidRDefault="00026A7E" w:rsidP="0091358C">
            <w:pPr>
              <w:rPr>
                <w:sz w:val="21"/>
                <w:szCs w:val="21"/>
              </w:rPr>
            </w:pPr>
            <w:r w:rsidRPr="00037C2F">
              <w:rPr>
                <w:sz w:val="21"/>
                <w:szCs w:val="21"/>
              </w:rPr>
              <w:t>파견근로자보호</w:t>
            </w:r>
            <w:r w:rsidRPr="00037C2F">
              <w:rPr>
                <w:sz w:val="21"/>
                <w:szCs w:val="21"/>
              </w:rPr>
              <w:t xml:space="preserve"> </w:t>
            </w:r>
            <w:r w:rsidRPr="00037C2F">
              <w:rPr>
                <w:sz w:val="21"/>
                <w:szCs w:val="21"/>
              </w:rPr>
              <w:t>등에</w:t>
            </w:r>
            <w:r w:rsidRPr="00037C2F">
              <w:rPr>
                <w:sz w:val="21"/>
                <w:szCs w:val="21"/>
              </w:rPr>
              <w:t xml:space="preserve"> </w:t>
            </w:r>
            <w:r w:rsidRPr="00037C2F">
              <w:rPr>
                <w:sz w:val="21"/>
                <w:szCs w:val="21"/>
              </w:rPr>
              <w:t>관한</w:t>
            </w:r>
            <w:r w:rsidRPr="00037C2F">
              <w:rPr>
                <w:sz w:val="21"/>
                <w:szCs w:val="21"/>
              </w:rPr>
              <w:t xml:space="preserve"> </w:t>
            </w:r>
            <w:r w:rsidRPr="00037C2F">
              <w:rPr>
                <w:sz w:val="21"/>
                <w:szCs w:val="21"/>
              </w:rPr>
              <w:t>법률</w:t>
            </w:r>
          </w:p>
        </w:tc>
      </w:tr>
      <w:tr w:rsidR="00026A7E" w:rsidRPr="00037C2F" w14:paraId="37017B75" w14:textId="77777777" w:rsidTr="0091358C">
        <w:trPr>
          <w:trHeight w:val="270"/>
        </w:trPr>
        <w:tc>
          <w:tcPr>
            <w:tcW w:w="2242" w:type="dxa"/>
            <w:tcBorders>
              <w:bottom w:val="single" w:sz="4" w:space="0" w:color="BFBFBF" w:themeColor="background1" w:themeShade="BF"/>
            </w:tcBorders>
            <w:shd w:val="clear" w:color="auto" w:fill="F2F2F2" w:themeFill="background1" w:themeFillShade="F2"/>
            <w:noWrap/>
          </w:tcPr>
          <w:p w14:paraId="634183ED" w14:textId="77777777" w:rsidR="00026A7E" w:rsidRPr="00037C2F" w:rsidRDefault="00026A7E" w:rsidP="0091358C">
            <w:pPr>
              <w:jc w:val="left"/>
              <w:rPr>
                <w:b/>
                <w:sz w:val="21"/>
                <w:szCs w:val="21"/>
              </w:rPr>
            </w:pPr>
            <w:r>
              <w:rPr>
                <w:rFonts w:hint="eastAsia"/>
                <w:b/>
                <w:sz w:val="21"/>
                <w:szCs w:val="21"/>
              </w:rPr>
              <w:t>현장방문</w:t>
            </w:r>
          </w:p>
        </w:tc>
        <w:tc>
          <w:tcPr>
            <w:tcW w:w="7298" w:type="dxa"/>
            <w:tcBorders>
              <w:bottom w:val="single" w:sz="4" w:space="0" w:color="BFBFBF" w:themeColor="background1" w:themeShade="BF"/>
            </w:tcBorders>
            <w:noWrap/>
          </w:tcPr>
          <w:p w14:paraId="636F118F" w14:textId="77777777" w:rsidR="00026A7E" w:rsidRPr="00037C2F" w:rsidRDefault="00026A7E" w:rsidP="0091358C">
            <w:pPr>
              <w:rPr>
                <w:sz w:val="21"/>
                <w:szCs w:val="21"/>
              </w:rPr>
            </w:pPr>
            <w:r w:rsidRPr="00B35373">
              <w:rPr>
                <w:sz w:val="21"/>
                <w:szCs w:val="21"/>
              </w:rPr>
              <w:t>2021. 8. 5.</w:t>
            </w:r>
            <w:r w:rsidRPr="00B35373">
              <w:rPr>
                <w:rFonts w:hint="eastAsia"/>
                <w:sz w:val="21"/>
                <w:szCs w:val="21"/>
              </w:rPr>
              <w:t>자</w:t>
            </w:r>
            <w:r w:rsidRPr="00B35373">
              <w:rPr>
                <w:rFonts w:hint="eastAsia"/>
                <w:sz w:val="21"/>
                <w:szCs w:val="21"/>
              </w:rPr>
              <w:t xml:space="preserve"> </w:t>
            </w:r>
            <w:r w:rsidRPr="00B35373">
              <w:rPr>
                <w:rFonts w:hint="eastAsia"/>
                <w:sz w:val="21"/>
                <w:szCs w:val="21"/>
              </w:rPr>
              <w:t>대상회사의</w:t>
            </w:r>
            <w:r w:rsidRPr="00B35373">
              <w:rPr>
                <w:rFonts w:hint="eastAsia"/>
                <w:sz w:val="21"/>
                <w:szCs w:val="21"/>
              </w:rPr>
              <w:t xml:space="preserve"> </w:t>
            </w:r>
            <w:r w:rsidRPr="00B35373">
              <w:rPr>
                <w:rFonts w:hint="eastAsia"/>
                <w:sz w:val="21"/>
                <w:szCs w:val="21"/>
              </w:rPr>
              <w:t>상암사옥</w:t>
            </w:r>
            <w:r w:rsidRPr="00B35373">
              <w:rPr>
                <w:rFonts w:hint="eastAsia"/>
                <w:sz w:val="21"/>
                <w:szCs w:val="21"/>
              </w:rPr>
              <w:t>,</w:t>
            </w:r>
            <w:r w:rsidRPr="00B35373">
              <w:rPr>
                <w:sz w:val="21"/>
                <w:szCs w:val="21"/>
              </w:rPr>
              <w:t xml:space="preserve"> </w:t>
            </w:r>
            <w:r w:rsidRPr="00B35373">
              <w:rPr>
                <w:rFonts w:hint="eastAsia"/>
                <w:sz w:val="21"/>
                <w:szCs w:val="21"/>
              </w:rPr>
              <w:t>직매장</w:t>
            </w:r>
            <w:r w:rsidRPr="00B35373">
              <w:rPr>
                <w:rFonts w:hint="eastAsia"/>
                <w:sz w:val="21"/>
                <w:szCs w:val="21"/>
              </w:rPr>
              <w:t xml:space="preserve"> </w:t>
            </w:r>
            <w:r w:rsidRPr="00B35373">
              <w:rPr>
                <w:rFonts w:hint="eastAsia"/>
                <w:sz w:val="21"/>
                <w:szCs w:val="21"/>
              </w:rPr>
              <w:t>및</w:t>
            </w:r>
            <w:r w:rsidRPr="00B35373">
              <w:rPr>
                <w:rFonts w:hint="eastAsia"/>
                <w:sz w:val="21"/>
                <w:szCs w:val="21"/>
              </w:rPr>
              <w:t xml:space="preserve"> </w:t>
            </w:r>
            <w:r w:rsidRPr="00B35373">
              <w:rPr>
                <w:rFonts w:hint="eastAsia"/>
                <w:sz w:val="21"/>
                <w:szCs w:val="21"/>
              </w:rPr>
              <w:t>오이도</w:t>
            </w:r>
            <w:r w:rsidRPr="00B35373">
              <w:rPr>
                <w:rFonts w:hint="eastAsia"/>
                <w:sz w:val="21"/>
                <w:szCs w:val="21"/>
              </w:rPr>
              <w:t xml:space="preserve"> </w:t>
            </w:r>
            <w:r w:rsidRPr="00B35373">
              <w:rPr>
                <w:rFonts w:hint="eastAsia"/>
                <w:sz w:val="21"/>
                <w:szCs w:val="21"/>
              </w:rPr>
              <w:t>물류센터에</w:t>
            </w:r>
            <w:r w:rsidRPr="00B35373">
              <w:rPr>
                <w:rFonts w:hint="eastAsia"/>
                <w:sz w:val="21"/>
                <w:szCs w:val="21"/>
              </w:rPr>
              <w:t xml:space="preserve"> </w:t>
            </w:r>
            <w:r w:rsidRPr="00B35373">
              <w:rPr>
                <w:rFonts w:hint="eastAsia"/>
                <w:sz w:val="21"/>
                <w:szCs w:val="21"/>
              </w:rPr>
              <w:t>대한</w:t>
            </w:r>
            <w:r w:rsidRPr="00B35373">
              <w:rPr>
                <w:sz w:val="21"/>
                <w:szCs w:val="21"/>
              </w:rPr>
              <w:t xml:space="preserve"> </w:t>
            </w:r>
            <w:r w:rsidRPr="00B35373">
              <w:rPr>
                <w:sz w:val="21"/>
                <w:szCs w:val="21"/>
              </w:rPr>
              <w:t>현장방문</w:t>
            </w:r>
          </w:p>
        </w:tc>
      </w:tr>
      <w:tr w:rsidR="00026A7E" w:rsidRPr="00037C2F" w14:paraId="6C783597" w14:textId="77777777" w:rsidTr="0091358C">
        <w:trPr>
          <w:trHeight w:val="270"/>
        </w:trPr>
        <w:tc>
          <w:tcPr>
            <w:tcW w:w="2242" w:type="dxa"/>
            <w:tcBorders>
              <w:bottom w:val="single" w:sz="4" w:space="0" w:color="404040" w:themeColor="text1" w:themeTint="BF"/>
            </w:tcBorders>
            <w:shd w:val="clear" w:color="auto" w:fill="F2F2F2" w:themeFill="background1" w:themeFillShade="F2"/>
            <w:noWrap/>
          </w:tcPr>
          <w:p w14:paraId="4EEA0F8B" w14:textId="77777777" w:rsidR="00026A7E" w:rsidRPr="00037C2F" w:rsidRDefault="00026A7E" w:rsidP="0091358C">
            <w:pPr>
              <w:jc w:val="left"/>
              <w:rPr>
                <w:b/>
                <w:sz w:val="21"/>
                <w:szCs w:val="21"/>
              </w:rPr>
            </w:pPr>
            <w:r w:rsidRPr="00037C2F">
              <w:rPr>
                <w:b/>
                <w:sz w:val="21"/>
                <w:szCs w:val="21"/>
              </w:rPr>
              <w:t xml:space="preserve">CoC </w:t>
            </w:r>
            <w:r w:rsidRPr="00037C2F">
              <w:rPr>
                <w:b/>
                <w:sz w:val="21"/>
                <w:szCs w:val="21"/>
              </w:rPr>
              <w:t>조항</w:t>
            </w:r>
          </w:p>
        </w:tc>
        <w:tc>
          <w:tcPr>
            <w:tcW w:w="7298" w:type="dxa"/>
            <w:tcBorders>
              <w:bottom w:val="single" w:sz="4" w:space="0" w:color="404040" w:themeColor="text1" w:themeTint="BF"/>
            </w:tcBorders>
            <w:noWrap/>
          </w:tcPr>
          <w:p w14:paraId="046331C0" w14:textId="77777777" w:rsidR="00026A7E" w:rsidRPr="00037C2F" w:rsidRDefault="00026A7E" w:rsidP="0091358C">
            <w:pPr>
              <w:rPr>
                <w:sz w:val="21"/>
                <w:szCs w:val="21"/>
              </w:rPr>
            </w:pPr>
            <w:r w:rsidRPr="00037C2F">
              <w:rPr>
                <w:sz w:val="21"/>
                <w:szCs w:val="21"/>
              </w:rPr>
              <w:t>본건</w:t>
            </w:r>
            <w:r w:rsidRPr="00037C2F">
              <w:rPr>
                <w:sz w:val="21"/>
                <w:szCs w:val="21"/>
              </w:rPr>
              <w:t xml:space="preserve"> </w:t>
            </w:r>
            <w:r w:rsidRPr="00037C2F">
              <w:rPr>
                <w:sz w:val="21"/>
                <w:szCs w:val="21"/>
              </w:rPr>
              <w:t>거래에</w:t>
            </w:r>
            <w:r w:rsidRPr="00037C2F">
              <w:rPr>
                <w:sz w:val="21"/>
                <w:szCs w:val="21"/>
              </w:rPr>
              <w:t xml:space="preserve"> </w:t>
            </w:r>
            <w:r w:rsidRPr="00037C2F">
              <w:rPr>
                <w:sz w:val="21"/>
                <w:szCs w:val="21"/>
              </w:rPr>
              <w:t>따라</w:t>
            </w:r>
            <w:r w:rsidRPr="00037C2F">
              <w:rPr>
                <w:sz w:val="21"/>
                <w:szCs w:val="21"/>
              </w:rPr>
              <w:t xml:space="preserve"> </w:t>
            </w:r>
            <w:r w:rsidRPr="00037C2F">
              <w:rPr>
                <w:sz w:val="21"/>
                <w:szCs w:val="21"/>
              </w:rPr>
              <w:t>회사</w:t>
            </w:r>
            <w:r>
              <w:rPr>
                <w:rFonts w:hint="eastAsia"/>
                <w:sz w:val="21"/>
                <w:szCs w:val="21"/>
              </w:rPr>
              <w:t xml:space="preserve"> </w:t>
            </w:r>
            <w:r>
              <w:rPr>
                <w:rFonts w:hint="eastAsia"/>
                <w:sz w:val="21"/>
                <w:szCs w:val="21"/>
              </w:rPr>
              <w:t>또는</w:t>
            </w:r>
            <w:r>
              <w:rPr>
                <w:rFonts w:hint="eastAsia"/>
                <w:sz w:val="21"/>
                <w:szCs w:val="21"/>
              </w:rPr>
              <w:t xml:space="preserve"> </w:t>
            </w:r>
            <w:r>
              <w:rPr>
                <w:rFonts w:hint="eastAsia"/>
                <w:sz w:val="21"/>
                <w:szCs w:val="21"/>
              </w:rPr>
              <w:t>주요</w:t>
            </w:r>
            <w:r>
              <w:rPr>
                <w:rFonts w:hint="eastAsia"/>
                <w:sz w:val="21"/>
                <w:szCs w:val="21"/>
              </w:rPr>
              <w:t xml:space="preserve"> </w:t>
            </w:r>
            <w:r>
              <w:rPr>
                <w:rFonts w:hint="eastAsia"/>
                <w:sz w:val="21"/>
                <w:szCs w:val="21"/>
              </w:rPr>
              <w:t>자회사</w:t>
            </w:r>
            <w:r w:rsidRPr="00037C2F">
              <w:rPr>
                <w:sz w:val="21"/>
                <w:szCs w:val="21"/>
              </w:rPr>
              <w:t>가</w:t>
            </w:r>
            <w:r w:rsidRPr="00037C2F">
              <w:rPr>
                <w:sz w:val="21"/>
                <w:szCs w:val="21"/>
              </w:rPr>
              <w:t xml:space="preserve"> </w:t>
            </w:r>
            <w:r w:rsidRPr="00037C2F">
              <w:rPr>
                <w:sz w:val="21"/>
                <w:szCs w:val="21"/>
              </w:rPr>
              <w:t>체결한</w:t>
            </w:r>
            <w:r w:rsidRPr="00037C2F">
              <w:rPr>
                <w:sz w:val="21"/>
                <w:szCs w:val="21"/>
              </w:rPr>
              <w:t xml:space="preserve"> </w:t>
            </w:r>
            <w:r w:rsidRPr="00037C2F">
              <w:rPr>
                <w:sz w:val="21"/>
                <w:szCs w:val="21"/>
              </w:rPr>
              <w:t>계약의</w:t>
            </w:r>
            <w:r w:rsidRPr="00037C2F">
              <w:rPr>
                <w:sz w:val="21"/>
                <w:szCs w:val="21"/>
              </w:rPr>
              <w:t xml:space="preserve"> </w:t>
            </w:r>
            <w:r w:rsidRPr="00037C2F">
              <w:rPr>
                <w:sz w:val="21"/>
                <w:szCs w:val="21"/>
              </w:rPr>
              <w:t>계약</w:t>
            </w:r>
            <w:r w:rsidRPr="00037C2F">
              <w:rPr>
                <w:sz w:val="21"/>
                <w:szCs w:val="21"/>
              </w:rPr>
              <w:t xml:space="preserve"> </w:t>
            </w:r>
            <w:r w:rsidRPr="00037C2F">
              <w:rPr>
                <w:sz w:val="21"/>
                <w:szCs w:val="21"/>
              </w:rPr>
              <w:t>상대방에게</w:t>
            </w:r>
            <w:r w:rsidRPr="00037C2F">
              <w:rPr>
                <w:sz w:val="21"/>
                <w:szCs w:val="21"/>
              </w:rPr>
              <w:t xml:space="preserve"> </w:t>
            </w:r>
            <w:r w:rsidRPr="00037C2F">
              <w:rPr>
                <w:sz w:val="21"/>
                <w:szCs w:val="21"/>
              </w:rPr>
              <w:t>계약의</w:t>
            </w:r>
            <w:r w:rsidRPr="00037C2F">
              <w:rPr>
                <w:sz w:val="21"/>
                <w:szCs w:val="21"/>
              </w:rPr>
              <w:t xml:space="preserve"> </w:t>
            </w:r>
            <w:r w:rsidRPr="00037C2F">
              <w:rPr>
                <w:sz w:val="21"/>
                <w:szCs w:val="21"/>
              </w:rPr>
              <w:t>해지</w:t>
            </w:r>
            <w:r w:rsidRPr="00037C2F">
              <w:rPr>
                <w:sz w:val="21"/>
                <w:szCs w:val="21"/>
              </w:rPr>
              <w:t xml:space="preserve">, </w:t>
            </w:r>
            <w:r w:rsidRPr="00037C2F">
              <w:rPr>
                <w:sz w:val="21"/>
                <w:szCs w:val="21"/>
              </w:rPr>
              <w:t>해제권</w:t>
            </w:r>
            <w:r>
              <w:rPr>
                <w:rFonts w:hint="eastAsia"/>
                <w:sz w:val="21"/>
                <w:szCs w:val="21"/>
              </w:rPr>
              <w:t xml:space="preserve">, </w:t>
            </w:r>
            <w:r>
              <w:rPr>
                <w:rFonts w:hint="eastAsia"/>
                <w:sz w:val="21"/>
                <w:szCs w:val="21"/>
              </w:rPr>
              <w:t>기한의</w:t>
            </w:r>
            <w:r>
              <w:rPr>
                <w:rFonts w:hint="eastAsia"/>
                <w:sz w:val="21"/>
                <w:szCs w:val="21"/>
              </w:rPr>
              <w:t xml:space="preserve"> </w:t>
            </w:r>
            <w:r>
              <w:rPr>
                <w:rFonts w:hint="eastAsia"/>
                <w:sz w:val="21"/>
                <w:szCs w:val="21"/>
              </w:rPr>
              <w:t>이익</w:t>
            </w:r>
            <w:r>
              <w:rPr>
                <w:rFonts w:hint="eastAsia"/>
                <w:sz w:val="21"/>
                <w:szCs w:val="21"/>
              </w:rPr>
              <w:t xml:space="preserve"> </w:t>
            </w:r>
            <w:r>
              <w:rPr>
                <w:rFonts w:hint="eastAsia"/>
                <w:sz w:val="21"/>
                <w:szCs w:val="21"/>
              </w:rPr>
              <w:t>상실</w:t>
            </w:r>
            <w:r>
              <w:rPr>
                <w:rFonts w:hint="eastAsia"/>
                <w:sz w:val="21"/>
                <w:szCs w:val="21"/>
              </w:rPr>
              <w:t xml:space="preserve"> </w:t>
            </w:r>
            <w:r>
              <w:rPr>
                <w:rFonts w:hint="eastAsia"/>
                <w:sz w:val="21"/>
                <w:szCs w:val="21"/>
              </w:rPr>
              <w:t>선택권</w:t>
            </w:r>
            <w:r>
              <w:rPr>
                <w:rFonts w:hint="eastAsia"/>
                <w:sz w:val="21"/>
                <w:szCs w:val="21"/>
              </w:rPr>
              <w:t>,</w:t>
            </w:r>
            <w:r>
              <w:rPr>
                <w:sz w:val="21"/>
                <w:szCs w:val="21"/>
              </w:rPr>
              <w:t xml:space="preserve"> </w:t>
            </w:r>
            <w:r>
              <w:rPr>
                <w:rFonts w:hint="eastAsia"/>
                <w:sz w:val="21"/>
                <w:szCs w:val="21"/>
              </w:rPr>
              <w:t>손해배상</w:t>
            </w:r>
            <w:r>
              <w:rPr>
                <w:rFonts w:hint="eastAsia"/>
                <w:sz w:val="21"/>
                <w:szCs w:val="21"/>
              </w:rPr>
              <w:t xml:space="preserve"> </w:t>
            </w:r>
            <w:r>
              <w:rPr>
                <w:rFonts w:hint="eastAsia"/>
                <w:sz w:val="21"/>
                <w:szCs w:val="21"/>
              </w:rPr>
              <w:t>청구권</w:t>
            </w:r>
            <w:r>
              <w:rPr>
                <w:rFonts w:hint="eastAsia"/>
                <w:sz w:val="21"/>
                <w:szCs w:val="21"/>
              </w:rPr>
              <w:t xml:space="preserve"> </w:t>
            </w:r>
            <w:r>
              <w:rPr>
                <w:rFonts w:hint="eastAsia"/>
                <w:sz w:val="21"/>
                <w:szCs w:val="21"/>
              </w:rPr>
              <w:t>등</w:t>
            </w:r>
            <w:r>
              <w:rPr>
                <w:rFonts w:hint="eastAsia"/>
                <w:sz w:val="21"/>
                <w:szCs w:val="21"/>
              </w:rPr>
              <w:t xml:space="preserve"> </w:t>
            </w:r>
            <w:proofErr w:type="spellStart"/>
            <w:r>
              <w:rPr>
                <w:rFonts w:hint="eastAsia"/>
                <w:sz w:val="21"/>
                <w:szCs w:val="21"/>
              </w:rPr>
              <w:t>여하한</w:t>
            </w:r>
            <w:proofErr w:type="spellEnd"/>
            <w:r>
              <w:rPr>
                <w:rFonts w:hint="eastAsia"/>
                <w:sz w:val="21"/>
                <w:szCs w:val="21"/>
              </w:rPr>
              <w:t xml:space="preserve"> </w:t>
            </w:r>
            <w:r w:rsidRPr="00037C2F">
              <w:rPr>
                <w:sz w:val="21"/>
                <w:szCs w:val="21"/>
              </w:rPr>
              <w:t>권리가</w:t>
            </w:r>
            <w:r w:rsidRPr="00037C2F">
              <w:rPr>
                <w:sz w:val="21"/>
                <w:szCs w:val="21"/>
              </w:rPr>
              <w:t xml:space="preserve"> </w:t>
            </w:r>
            <w:r w:rsidRPr="00037C2F">
              <w:rPr>
                <w:sz w:val="21"/>
                <w:szCs w:val="21"/>
              </w:rPr>
              <w:t>발생하</w:t>
            </w:r>
            <w:r>
              <w:rPr>
                <w:rFonts w:hint="eastAsia"/>
                <w:sz w:val="21"/>
                <w:szCs w:val="21"/>
              </w:rPr>
              <w:t>도록</w:t>
            </w:r>
            <w:r>
              <w:rPr>
                <w:rFonts w:hint="eastAsia"/>
                <w:sz w:val="21"/>
                <w:szCs w:val="21"/>
              </w:rPr>
              <w:t xml:space="preserve"> </w:t>
            </w:r>
            <w:r>
              <w:rPr>
                <w:rFonts w:hint="eastAsia"/>
                <w:sz w:val="21"/>
                <w:szCs w:val="21"/>
              </w:rPr>
              <w:t>하는</w:t>
            </w:r>
            <w:r>
              <w:rPr>
                <w:rFonts w:hint="eastAsia"/>
                <w:sz w:val="21"/>
                <w:szCs w:val="21"/>
              </w:rPr>
              <w:t xml:space="preserve"> </w:t>
            </w:r>
            <w:r w:rsidRPr="00037C2F">
              <w:rPr>
                <w:sz w:val="21"/>
                <w:szCs w:val="21"/>
              </w:rPr>
              <w:t>계약조항</w:t>
            </w:r>
            <w:r w:rsidRPr="00037C2F">
              <w:rPr>
                <w:sz w:val="21"/>
                <w:szCs w:val="21"/>
              </w:rPr>
              <w:t xml:space="preserve">. </w:t>
            </w:r>
          </w:p>
        </w:tc>
      </w:tr>
    </w:tbl>
    <w:p w14:paraId="5AACCD74" w14:textId="77777777" w:rsidR="00026A7E" w:rsidRPr="00CB2B3F" w:rsidRDefault="00026A7E" w:rsidP="00026A7E">
      <w:pPr>
        <w:rPr>
          <w:szCs w:val="20"/>
        </w:rPr>
      </w:pPr>
    </w:p>
    <w:p w14:paraId="278C3622" w14:textId="77777777" w:rsidR="00026A7E" w:rsidRPr="00CB2B3F" w:rsidRDefault="00026A7E" w:rsidP="00026A7E">
      <w:pPr>
        <w:rPr>
          <w:szCs w:val="20"/>
        </w:rPr>
        <w:sectPr w:rsidR="00026A7E" w:rsidRPr="00CB2B3F" w:rsidSect="009737B4">
          <w:footerReference w:type="default" r:id="rId14"/>
          <w:footnotePr>
            <w:numRestart w:val="eachSect"/>
          </w:footnotePr>
          <w:pgSz w:w="11906" w:h="16838" w:code="9"/>
          <w:pgMar w:top="1588" w:right="1134" w:bottom="1134" w:left="1134" w:header="851" w:footer="567" w:gutter="0"/>
          <w:pgNumType w:fmt="lowerRoman" w:start="1"/>
          <w:cols w:space="720"/>
          <w:docGrid w:linePitch="299"/>
        </w:sectPr>
      </w:pPr>
    </w:p>
    <w:p w14:paraId="49058B78" w14:textId="77777777" w:rsidR="00026A7E" w:rsidRPr="00736BA8" w:rsidRDefault="00026A7E" w:rsidP="00026A7E">
      <w:pPr>
        <w:pStyle w:val="1"/>
        <w:spacing w:after="480"/>
      </w:pPr>
      <w:bookmarkStart w:id="40" w:name="_Toc79769006"/>
      <w:r>
        <w:rPr>
          <w:rFonts w:hint="eastAsia"/>
        </w:rPr>
        <w:lastRenderedPageBreak/>
        <w:t>회사</w:t>
      </w:r>
      <w:r>
        <w:rPr>
          <w:rFonts w:hint="eastAsia"/>
        </w:rPr>
        <w:t xml:space="preserve"> </w:t>
      </w:r>
      <w:r>
        <w:rPr>
          <w:rFonts w:hint="eastAsia"/>
        </w:rPr>
        <w:t>일반</w:t>
      </w:r>
      <w:bookmarkEnd w:id="40"/>
    </w:p>
    <w:p w14:paraId="74C4619E" w14:textId="77777777" w:rsidR="00026A7E" w:rsidRDefault="00026A7E" w:rsidP="00026A7E"/>
    <w:p w14:paraId="2CE1E13C" w14:textId="77777777" w:rsidR="00026A7E" w:rsidRPr="00CB2B3F" w:rsidRDefault="00026A7E" w:rsidP="00026A7E">
      <w:r w:rsidRPr="00BE5CB2">
        <w:rPr>
          <w:noProof/>
          <w:highlight w:val="green"/>
        </w:rPr>
        <w:drawing>
          <wp:anchor distT="0" distB="0" distL="114300" distR="114300" simplePos="0" relativeHeight="251659264" behindDoc="1" locked="1" layoutInCell="1" allowOverlap="0" wp14:anchorId="5AC829FF" wp14:editId="00CE2B00">
            <wp:simplePos x="0" y="0"/>
            <wp:positionH relativeFrom="column">
              <wp:posOffset>-34290</wp:posOffset>
            </wp:positionH>
            <wp:positionV relativeFrom="margin">
              <wp:align>top</wp:align>
            </wp:positionV>
            <wp:extent cx="6172200" cy="80581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220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ins w:id="41" w:author="heesung.ahn" w:date="2021-08-31T00:45:00Z">
        <w:r w:rsidR="00BE5CB2" w:rsidRPr="00BE5CB2">
          <w:rPr>
            <w:rFonts w:hint="eastAsia"/>
            <w:highlight w:val="green"/>
          </w:rPr>
          <w:t>[</w:t>
        </w:r>
        <w:r w:rsidR="00BE5CB2">
          <w:rPr>
            <w:rFonts w:hint="eastAsia"/>
            <w:highlight w:val="green"/>
          </w:rPr>
          <w:t>보고서</w:t>
        </w:r>
        <w:r w:rsidR="00BE5CB2">
          <w:rPr>
            <w:rFonts w:hint="eastAsia"/>
            <w:highlight w:val="green"/>
          </w:rPr>
          <w:t xml:space="preserve"> </w:t>
        </w:r>
        <w:r w:rsidR="00BE5CB2" w:rsidRPr="00BE5CB2">
          <w:rPr>
            <w:rFonts w:hint="eastAsia"/>
            <w:highlight w:val="green"/>
          </w:rPr>
          <w:t>전체적으로</w:t>
        </w:r>
        <w:r w:rsidR="00BE5CB2" w:rsidRPr="00BE5CB2">
          <w:rPr>
            <w:rFonts w:hint="eastAsia"/>
            <w:highlight w:val="green"/>
          </w:rPr>
          <w:t xml:space="preserve"> </w:t>
        </w:r>
        <w:r w:rsidR="00BE5CB2" w:rsidRPr="00BE5CB2">
          <w:rPr>
            <w:rFonts w:hint="eastAsia"/>
            <w:highlight w:val="green"/>
          </w:rPr>
          <w:t>목차의</w:t>
        </w:r>
        <w:r w:rsidR="00BE5CB2" w:rsidRPr="00BE5CB2">
          <w:rPr>
            <w:rFonts w:hint="eastAsia"/>
            <w:highlight w:val="green"/>
          </w:rPr>
          <w:t xml:space="preserve"> </w:t>
        </w:r>
        <w:r w:rsidR="00BE5CB2" w:rsidRPr="00BE5CB2">
          <w:rPr>
            <w:rFonts w:hint="eastAsia"/>
            <w:highlight w:val="green"/>
          </w:rPr>
          <w:t>순서</w:t>
        </w:r>
        <w:r w:rsidR="00BE5CB2" w:rsidRPr="00BE5CB2">
          <w:rPr>
            <w:rFonts w:hint="eastAsia"/>
            <w:highlight w:val="green"/>
          </w:rPr>
          <w:t>(</w:t>
        </w:r>
        <w:proofErr w:type="gramStart"/>
        <w:r w:rsidR="00BE5CB2" w:rsidRPr="00BE5CB2">
          <w:rPr>
            <w:rFonts w:hint="eastAsia"/>
            <w:highlight w:val="green"/>
          </w:rPr>
          <w:t>1.</w:t>
        </w:r>
        <w:proofErr w:type="gramEnd"/>
        <w:r w:rsidR="00BE5CB2" w:rsidRPr="00BE5CB2">
          <w:rPr>
            <w:rFonts w:hint="eastAsia"/>
            <w:highlight w:val="green"/>
          </w:rPr>
          <w:t>가</w:t>
        </w:r>
        <w:r w:rsidR="00BE5CB2" w:rsidRPr="00BE5CB2">
          <w:rPr>
            <w:rFonts w:hint="eastAsia"/>
            <w:highlight w:val="green"/>
          </w:rPr>
          <w:t>.</w:t>
        </w:r>
        <w:r w:rsidR="00BE5CB2" w:rsidRPr="00BE5CB2">
          <w:rPr>
            <w:highlight w:val="green"/>
          </w:rPr>
          <w:t xml:space="preserve">(1) </w:t>
        </w:r>
        <w:r w:rsidR="00BE5CB2" w:rsidRPr="00BE5CB2">
          <w:rPr>
            <w:rFonts w:hint="eastAsia"/>
            <w:highlight w:val="green"/>
          </w:rPr>
          <w:t>등</w:t>
        </w:r>
        <w:r w:rsidR="00BE5CB2" w:rsidRPr="00BE5CB2">
          <w:rPr>
            <w:rFonts w:hint="eastAsia"/>
            <w:highlight w:val="green"/>
          </w:rPr>
          <w:t xml:space="preserve">) </w:t>
        </w:r>
        <w:r w:rsidR="00BE5CB2" w:rsidRPr="00BE5CB2">
          <w:rPr>
            <w:rFonts w:hint="eastAsia"/>
            <w:highlight w:val="green"/>
          </w:rPr>
          <w:t>및</w:t>
        </w:r>
        <w:r w:rsidR="00BE5CB2" w:rsidRPr="00BE5CB2">
          <w:rPr>
            <w:rFonts w:hint="eastAsia"/>
            <w:highlight w:val="green"/>
          </w:rPr>
          <w:t xml:space="preserve"> </w:t>
        </w:r>
        <w:r w:rsidR="00BE5CB2" w:rsidRPr="00BE5CB2">
          <w:rPr>
            <w:rFonts w:hint="eastAsia"/>
            <w:highlight w:val="green"/>
          </w:rPr>
          <w:t>서식</w:t>
        </w:r>
        <w:r w:rsidR="00BE5CB2" w:rsidRPr="00BE5CB2">
          <w:rPr>
            <w:rFonts w:hint="eastAsia"/>
            <w:highlight w:val="green"/>
          </w:rPr>
          <w:t>(</w:t>
        </w:r>
        <w:r w:rsidR="00BE5CB2" w:rsidRPr="00BE5CB2">
          <w:rPr>
            <w:rFonts w:hint="eastAsia"/>
            <w:highlight w:val="green"/>
          </w:rPr>
          <w:t>밑줄</w:t>
        </w:r>
        <w:r w:rsidR="00BE5CB2" w:rsidRPr="00BE5CB2">
          <w:rPr>
            <w:rFonts w:hint="eastAsia"/>
            <w:highlight w:val="green"/>
          </w:rPr>
          <w:t>,</w:t>
        </w:r>
        <w:r w:rsidR="00BE5CB2" w:rsidRPr="00BE5CB2">
          <w:rPr>
            <w:highlight w:val="green"/>
          </w:rPr>
          <w:t xml:space="preserve"> </w:t>
        </w:r>
        <w:r w:rsidR="00BE5CB2" w:rsidRPr="00BE5CB2">
          <w:rPr>
            <w:rFonts w:hint="eastAsia"/>
            <w:highlight w:val="green"/>
          </w:rPr>
          <w:t>볼드</w:t>
        </w:r>
        <w:r w:rsidR="00BE5CB2" w:rsidRPr="00BE5CB2">
          <w:rPr>
            <w:rFonts w:hint="eastAsia"/>
            <w:highlight w:val="green"/>
          </w:rPr>
          <w:t>)</w:t>
        </w:r>
        <w:r w:rsidR="00BE5CB2" w:rsidRPr="00BE5CB2">
          <w:rPr>
            <w:rFonts w:hint="eastAsia"/>
            <w:highlight w:val="green"/>
          </w:rPr>
          <w:t>을</w:t>
        </w:r>
        <w:r w:rsidR="00BE5CB2" w:rsidRPr="00BE5CB2">
          <w:rPr>
            <w:rFonts w:hint="eastAsia"/>
            <w:highlight w:val="green"/>
          </w:rPr>
          <w:t xml:space="preserve"> </w:t>
        </w:r>
        <w:r w:rsidR="00BE5CB2" w:rsidRPr="00BE5CB2">
          <w:rPr>
            <w:rFonts w:hint="eastAsia"/>
            <w:highlight w:val="green"/>
          </w:rPr>
          <w:t>통일해</w:t>
        </w:r>
        <w:r w:rsidR="00BE5CB2" w:rsidRPr="00BE5CB2">
          <w:rPr>
            <w:rFonts w:hint="eastAsia"/>
            <w:highlight w:val="green"/>
          </w:rPr>
          <w:t xml:space="preserve"> </w:t>
        </w:r>
        <w:r w:rsidR="00BE5CB2" w:rsidRPr="00BE5CB2">
          <w:rPr>
            <w:rFonts w:hint="eastAsia"/>
            <w:highlight w:val="green"/>
          </w:rPr>
          <w:t>주세요</w:t>
        </w:r>
        <w:r w:rsidR="00BE5CB2" w:rsidRPr="00BE5CB2">
          <w:rPr>
            <w:rFonts w:hint="eastAsia"/>
            <w:highlight w:val="green"/>
          </w:rPr>
          <w:t>.</w:t>
        </w:r>
        <w:r w:rsidR="00BE5CB2" w:rsidRPr="00BE5CB2">
          <w:rPr>
            <w:highlight w:val="green"/>
          </w:rPr>
          <w:t>]</w:t>
        </w:r>
      </w:ins>
      <w:ins w:id="42" w:author="heesung.ahn" w:date="2021-08-31T01:24:00Z">
        <w:r w:rsidR="008762EF">
          <w:t xml:space="preserve"> </w:t>
        </w:r>
        <w:r w:rsidR="008762EF" w:rsidRPr="008762EF">
          <w:rPr>
            <w:highlight w:val="green"/>
          </w:rPr>
          <w:t>[</w:t>
        </w:r>
        <w:r w:rsidR="008762EF" w:rsidRPr="008762EF">
          <w:rPr>
            <w:rFonts w:hint="eastAsia"/>
            <w:highlight w:val="green"/>
          </w:rPr>
          <w:t>본문에</w:t>
        </w:r>
        <w:r w:rsidR="008762EF" w:rsidRPr="008762EF">
          <w:rPr>
            <w:rFonts w:hint="eastAsia"/>
            <w:highlight w:val="green"/>
          </w:rPr>
          <w:t xml:space="preserve"> </w:t>
        </w:r>
        <w:r w:rsidR="008762EF" w:rsidRPr="008762EF">
          <w:rPr>
            <w:rFonts w:hint="eastAsia"/>
            <w:highlight w:val="green"/>
          </w:rPr>
          <w:t>일부</w:t>
        </w:r>
        <w:r w:rsidR="008762EF" w:rsidRPr="008762EF">
          <w:rPr>
            <w:rFonts w:hint="eastAsia"/>
            <w:highlight w:val="green"/>
          </w:rPr>
          <w:t xml:space="preserve"> </w:t>
        </w:r>
        <w:r w:rsidR="008762EF" w:rsidRPr="008762EF">
          <w:rPr>
            <w:rFonts w:hint="eastAsia"/>
            <w:highlight w:val="green"/>
          </w:rPr>
          <w:t>밑</w:t>
        </w:r>
      </w:ins>
      <w:ins w:id="43" w:author="heesung.ahn" w:date="2021-08-31T01:25:00Z">
        <w:r w:rsidR="008762EF" w:rsidRPr="008762EF">
          <w:rPr>
            <w:rFonts w:hint="eastAsia"/>
            <w:highlight w:val="green"/>
          </w:rPr>
          <w:t>줄이</w:t>
        </w:r>
        <w:r w:rsidR="008762EF" w:rsidRPr="008762EF">
          <w:rPr>
            <w:rFonts w:hint="eastAsia"/>
            <w:highlight w:val="green"/>
          </w:rPr>
          <w:t xml:space="preserve"> </w:t>
        </w:r>
        <w:r w:rsidR="008762EF" w:rsidRPr="008762EF">
          <w:rPr>
            <w:rFonts w:hint="eastAsia"/>
            <w:highlight w:val="green"/>
          </w:rPr>
          <w:t>있는데</w:t>
        </w:r>
        <w:r w:rsidR="008762EF" w:rsidRPr="008762EF">
          <w:rPr>
            <w:rFonts w:hint="eastAsia"/>
            <w:highlight w:val="green"/>
          </w:rPr>
          <w:t xml:space="preserve"> </w:t>
        </w:r>
        <w:r w:rsidR="008762EF" w:rsidRPr="008762EF">
          <w:rPr>
            <w:rFonts w:hint="eastAsia"/>
            <w:highlight w:val="green"/>
          </w:rPr>
          <w:t>모두</w:t>
        </w:r>
        <w:r w:rsidR="008762EF" w:rsidRPr="008762EF">
          <w:rPr>
            <w:rFonts w:hint="eastAsia"/>
            <w:highlight w:val="green"/>
          </w:rPr>
          <w:t xml:space="preserve"> </w:t>
        </w:r>
        <w:r w:rsidR="008762EF" w:rsidRPr="008762EF">
          <w:rPr>
            <w:rFonts w:hint="eastAsia"/>
            <w:highlight w:val="green"/>
          </w:rPr>
          <w:t>밑줄은</w:t>
        </w:r>
        <w:r w:rsidR="008762EF" w:rsidRPr="008762EF">
          <w:rPr>
            <w:rFonts w:hint="eastAsia"/>
            <w:highlight w:val="green"/>
          </w:rPr>
          <w:t xml:space="preserve"> </w:t>
        </w:r>
        <w:r w:rsidR="008762EF" w:rsidRPr="008762EF">
          <w:rPr>
            <w:rFonts w:hint="eastAsia"/>
            <w:highlight w:val="green"/>
          </w:rPr>
          <w:t>없애는</w:t>
        </w:r>
        <w:r w:rsidR="008762EF" w:rsidRPr="008762EF">
          <w:rPr>
            <w:rFonts w:hint="eastAsia"/>
            <w:highlight w:val="green"/>
          </w:rPr>
          <w:t xml:space="preserve"> </w:t>
        </w:r>
        <w:r w:rsidR="008762EF" w:rsidRPr="008762EF">
          <w:rPr>
            <w:rFonts w:hint="eastAsia"/>
            <w:highlight w:val="green"/>
          </w:rPr>
          <w:t>것이</w:t>
        </w:r>
        <w:r w:rsidR="008762EF" w:rsidRPr="008762EF">
          <w:rPr>
            <w:rFonts w:hint="eastAsia"/>
            <w:highlight w:val="green"/>
          </w:rPr>
          <w:t xml:space="preserve"> </w:t>
        </w:r>
        <w:r w:rsidR="008762EF" w:rsidRPr="008762EF">
          <w:rPr>
            <w:rFonts w:hint="eastAsia"/>
            <w:highlight w:val="green"/>
          </w:rPr>
          <w:t>좋겠습니다</w:t>
        </w:r>
        <w:r w:rsidR="008762EF" w:rsidRPr="008762EF">
          <w:rPr>
            <w:rFonts w:hint="eastAsia"/>
            <w:highlight w:val="green"/>
          </w:rPr>
          <w:t>.</w:t>
        </w:r>
        <w:r w:rsidR="008762EF" w:rsidRPr="008762EF">
          <w:rPr>
            <w:highlight w:val="green"/>
          </w:rPr>
          <w:t>]</w:t>
        </w:r>
      </w:ins>
    </w:p>
    <w:p w14:paraId="708A97EE" w14:textId="77777777" w:rsidR="00026A7E" w:rsidRPr="00652AAA" w:rsidRDefault="00026A7E" w:rsidP="00026A7E">
      <w:pPr>
        <w:pStyle w:val="a5"/>
        <w:numPr>
          <w:ilvl w:val="0"/>
          <w:numId w:val="4"/>
        </w:numPr>
        <w:spacing w:before="240" w:after="240"/>
        <w:ind w:leftChars="0"/>
        <w:outlineLvl w:val="1"/>
        <w:rPr>
          <w:b/>
          <w:color w:val="5D2A2C" w:themeColor="text2"/>
          <w:sz w:val="24"/>
        </w:rPr>
      </w:pPr>
      <w:proofErr w:type="gramStart"/>
      <w:r w:rsidRPr="00652AAA">
        <w:rPr>
          <w:b/>
          <w:color w:val="5D2A2C" w:themeColor="text2"/>
          <w:sz w:val="24"/>
        </w:rPr>
        <w:t>주</w:t>
      </w:r>
      <w:r w:rsidRPr="00652AAA">
        <w:rPr>
          <w:b/>
          <w:color w:val="5D2A2C" w:themeColor="text2"/>
          <w:sz w:val="24"/>
        </w:rPr>
        <w:t xml:space="preserve">  </w:t>
      </w:r>
      <w:proofErr w:type="spellStart"/>
      <w:r w:rsidRPr="00652AAA">
        <w:rPr>
          <w:b/>
          <w:color w:val="5D2A2C" w:themeColor="text2"/>
          <w:sz w:val="24"/>
        </w:rPr>
        <w:t>주</w:t>
      </w:r>
      <w:proofErr w:type="spellEnd"/>
      <w:proofErr w:type="gramEnd"/>
    </w:p>
    <w:p w14:paraId="0FF37D33" w14:textId="77777777" w:rsidR="00026A7E" w:rsidRPr="00CB2B3F" w:rsidRDefault="00026A7E" w:rsidP="00026A7E">
      <w:pPr>
        <w:pStyle w:val="a5"/>
        <w:numPr>
          <w:ilvl w:val="1"/>
          <w:numId w:val="4"/>
        </w:numPr>
        <w:spacing w:after="240"/>
        <w:ind w:leftChars="0" w:left="908" w:hanging="454"/>
        <w:rPr>
          <w:b/>
          <w:szCs w:val="22"/>
        </w:rPr>
      </w:pPr>
      <w:r>
        <w:rPr>
          <w:rFonts w:hint="eastAsia"/>
          <w:b/>
          <w:szCs w:val="22"/>
        </w:rPr>
        <w:t>현황</w:t>
      </w:r>
    </w:p>
    <w:p w14:paraId="0B16CB32" w14:textId="77777777" w:rsidR="00026A7E" w:rsidRPr="00CB2B3F" w:rsidRDefault="00026A7E" w:rsidP="00026A7E">
      <w:pPr>
        <w:pStyle w:val="a5"/>
        <w:numPr>
          <w:ilvl w:val="0"/>
          <w:numId w:val="5"/>
        </w:numPr>
        <w:spacing w:after="240"/>
        <w:ind w:leftChars="0"/>
        <w:rPr>
          <w:snapToGrid w:val="0"/>
          <w:szCs w:val="22"/>
          <w:u w:val="single"/>
        </w:rPr>
      </w:pPr>
      <w:r w:rsidRPr="00CB2B3F">
        <w:rPr>
          <w:szCs w:val="22"/>
          <w:u w:val="single"/>
        </w:rPr>
        <w:t>일반</w:t>
      </w:r>
      <w:r w:rsidRPr="00CB2B3F">
        <w:rPr>
          <w:szCs w:val="22"/>
          <w:u w:val="single"/>
        </w:rPr>
        <w:t xml:space="preserve"> </w:t>
      </w:r>
      <w:r w:rsidRPr="00CB2B3F">
        <w:rPr>
          <w:szCs w:val="22"/>
          <w:u w:val="single"/>
        </w:rPr>
        <w:t>현황</w:t>
      </w:r>
    </w:p>
    <w:p w14:paraId="047E0373" w14:textId="77777777" w:rsidR="00026A7E" w:rsidRPr="00CB2B3F" w:rsidRDefault="00026A7E" w:rsidP="00026A7E">
      <w:pPr>
        <w:pStyle w:val="a5"/>
        <w:spacing w:after="240"/>
        <w:ind w:leftChars="0" w:left="1361"/>
        <w:rPr>
          <w:szCs w:val="22"/>
        </w:rPr>
      </w:pPr>
      <w:r w:rsidRPr="00CB2B3F">
        <w:rPr>
          <w:szCs w:val="22"/>
        </w:rPr>
        <w:t>대상회사</w:t>
      </w:r>
      <w:r>
        <w:rPr>
          <w:rFonts w:hint="eastAsia"/>
          <w:szCs w:val="22"/>
        </w:rPr>
        <w:t>의</w:t>
      </w:r>
      <w:r w:rsidRPr="00CB2B3F">
        <w:rPr>
          <w:szCs w:val="22"/>
        </w:rPr>
        <w:t xml:space="preserve"> </w:t>
      </w:r>
      <w:r w:rsidRPr="00CB2B3F">
        <w:rPr>
          <w:szCs w:val="22"/>
        </w:rPr>
        <w:t>발행주식</w:t>
      </w:r>
      <w:r w:rsidRPr="00CB2B3F">
        <w:rPr>
          <w:szCs w:val="22"/>
        </w:rPr>
        <w:t xml:space="preserve"> </w:t>
      </w:r>
      <w:r w:rsidRPr="00CB2B3F">
        <w:rPr>
          <w:szCs w:val="22"/>
        </w:rPr>
        <w:t>총수는</w:t>
      </w:r>
      <w:r w:rsidRPr="00CB2B3F">
        <w:rPr>
          <w:szCs w:val="22"/>
        </w:rPr>
        <w:t xml:space="preserve"> </w:t>
      </w:r>
      <w:r w:rsidRPr="00CB2B3F">
        <w:rPr>
          <w:szCs w:val="22"/>
        </w:rPr>
        <w:t>보통주식</w:t>
      </w:r>
      <w:r w:rsidRPr="00CB2B3F">
        <w:rPr>
          <w:szCs w:val="22"/>
        </w:rPr>
        <w:t xml:space="preserve"> 23,533,928</w:t>
      </w:r>
      <w:r w:rsidRPr="00CB2B3F">
        <w:rPr>
          <w:szCs w:val="22"/>
        </w:rPr>
        <w:t>주이며</w:t>
      </w:r>
      <w:r w:rsidRPr="00CB2B3F">
        <w:rPr>
          <w:szCs w:val="22"/>
        </w:rPr>
        <w:t xml:space="preserve">, </w:t>
      </w:r>
      <w:r w:rsidRPr="00CB2B3F">
        <w:rPr>
          <w:szCs w:val="22"/>
        </w:rPr>
        <w:t>주당</w:t>
      </w:r>
      <w:r w:rsidRPr="00CB2B3F">
        <w:rPr>
          <w:szCs w:val="22"/>
        </w:rPr>
        <w:t xml:space="preserve"> </w:t>
      </w:r>
      <w:r w:rsidRPr="00CB2B3F">
        <w:rPr>
          <w:szCs w:val="22"/>
        </w:rPr>
        <w:t>액면가는</w:t>
      </w:r>
      <w:r w:rsidRPr="00CB2B3F">
        <w:rPr>
          <w:szCs w:val="22"/>
        </w:rPr>
        <w:t xml:space="preserve"> 1,000</w:t>
      </w:r>
      <w:r w:rsidRPr="00CB2B3F">
        <w:rPr>
          <w:szCs w:val="22"/>
        </w:rPr>
        <w:t>원으로</w:t>
      </w:r>
      <w:r w:rsidRPr="00CB2B3F">
        <w:rPr>
          <w:szCs w:val="22"/>
        </w:rPr>
        <w:t xml:space="preserve"> </w:t>
      </w:r>
      <w:r w:rsidRPr="00CB2B3F">
        <w:rPr>
          <w:szCs w:val="22"/>
        </w:rPr>
        <w:t>자본금은</w:t>
      </w:r>
      <w:r w:rsidRPr="00CB2B3F">
        <w:rPr>
          <w:szCs w:val="22"/>
        </w:rPr>
        <w:t xml:space="preserve"> 23,533,928,000</w:t>
      </w:r>
      <w:r w:rsidRPr="00CB2B3F">
        <w:rPr>
          <w:szCs w:val="22"/>
        </w:rPr>
        <w:t>원임</w:t>
      </w:r>
      <w:r w:rsidRPr="00CB2B3F">
        <w:rPr>
          <w:szCs w:val="22"/>
        </w:rPr>
        <w:t xml:space="preserve">. </w:t>
      </w:r>
      <w:r w:rsidRPr="00CB2B3F">
        <w:rPr>
          <w:szCs w:val="22"/>
        </w:rPr>
        <w:t>대상회사는</w:t>
      </w:r>
      <w:r w:rsidRPr="00CB2B3F">
        <w:rPr>
          <w:szCs w:val="22"/>
        </w:rPr>
        <w:t xml:space="preserve"> </w:t>
      </w:r>
      <w:r w:rsidRPr="00CB2B3F">
        <w:rPr>
          <w:szCs w:val="22"/>
        </w:rPr>
        <w:t>보통주식</w:t>
      </w:r>
      <w:r w:rsidRPr="00CB2B3F">
        <w:rPr>
          <w:szCs w:val="22"/>
        </w:rPr>
        <w:t xml:space="preserve"> </w:t>
      </w:r>
      <w:r w:rsidRPr="00CB2B3F">
        <w:rPr>
          <w:szCs w:val="22"/>
        </w:rPr>
        <w:t>이외에</w:t>
      </w:r>
      <w:r w:rsidRPr="00CB2B3F">
        <w:rPr>
          <w:szCs w:val="22"/>
        </w:rPr>
        <w:t xml:space="preserve"> </w:t>
      </w:r>
      <w:r w:rsidRPr="00CB2B3F">
        <w:rPr>
          <w:szCs w:val="22"/>
        </w:rPr>
        <w:t>종류주식을</w:t>
      </w:r>
      <w:r w:rsidRPr="00CB2B3F">
        <w:rPr>
          <w:szCs w:val="22"/>
        </w:rPr>
        <w:t xml:space="preserve"> </w:t>
      </w:r>
      <w:r w:rsidRPr="00CB2B3F">
        <w:rPr>
          <w:szCs w:val="22"/>
        </w:rPr>
        <w:t>발행하고</w:t>
      </w:r>
      <w:r w:rsidRPr="00CB2B3F">
        <w:rPr>
          <w:szCs w:val="22"/>
        </w:rPr>
        <w:t xml:space="preserve"> </w:t>
      </w:r>
      <w:r w:rsidRPr="00CB2B3F">
        <w:rPr>
          <w:szCs w:val="22"/>
        </w:rPr>
        <w:t>있지</w:t>
      </w:r>
      <w:r w:rsidRPr="00CB2B3F">
        <w:rPr>
          <w:szCs w:val="22"/>
        </w:rPr>
        <w:t xml:space="preserve"> </w:t>
      </w:r>
      <w:r w:rsidRPr="00CB2B3F">
        <w:rPr>
          <w:szCs w:val="22"/>
        </w:rPr>
        <w:t>않음</w:t>
      </w:r>
      <w:r w:rsidRPr="00CB2B3F">
        <w:rPr>
          <w:szCs w:val="22"/>
        </w:rPr>
        <w:t xml:space="preserve">. </w:t>
      </w:r>
    </w:p>
    <w:p w14:paraId="715714C9" w14:textId="77777777" w:rsidR="00026A7E" w:rsidRPr="00CB2B3F" w:rsidRDefault="00026A7E" w:rsidP="00026A7E">
      <w:pPr>
        <w:pStyle w:val="a5"/>
        <w:numPr>
          <w:ilvl w:val="0"/>
          <w:numId w:val="5"/>
        </w:numPr>
        <w:spacing w:after="240"/>
        <w:ind w:leftChars="0"/>
        <w:rPr>
          <w:szCs w:val="22"/>
          <w:u w:val="single"/>
        </w:rPr>
      </w:pPr>
      <w:r w:rsidRPr="00CB2B3F">
        <w:rPr>
          <w:szCs w:val="22"/>
          <w:u w:val="single"/>
        </w:rPr>
        <w:t>주요</w:t>
      </w:r>
      <w:r w:rsidRPr="00CB2B3F">
        <w:rPr>
          <w:szCs w:val="22"/>
          <w:u w:val="single"/>
        </w:rPr>
        <w:t xml:space="preserve"> </w:t>
      </w:r>
      <w:r w:rsidRPr="00CB2B3F">
        <w:rPr>
          <w:szCs w:val="22"/>
          <w:u w:val="single"/>
        </w:rPr>
        <w:t>주주</w:t>
      </w:r>
      <w:r w:rsidRPr="00CB2B3F">
        <w:rPr>
          <w:szCs w:val="22"/>
          <w:u w:val="single"/>
        </w:rPr>
        <w:t xml:space="preserve"> </w:t>
      </w:r>
      <w:r w:rsidRPr="00CB2B3F">
        <w:rPr>
          <w:szCs w:val="22"/>
          <w:u w:val="single"/>
        </w:rPr>
        <w:t>현황</w:t>
      </w:r>
    </w:p>
    <w:p w14:paraId="34C56432" w14:textId="77777777" w:rsidR="00026A7E" w:rsidRPr="00CB2B3F" w:rsidRDefault="00026A7E" w:rsidP="00026A7E">
      <w:pPr>
        <w:pStyle w:val="a5"/>
        <w:spacing w:after="240"/>
        <w:ind w:leftChars="0" w:left="1361"/>
        <w:rPr>
          <w:szCs w:val="22"/>
        </w:rPr>
      </w:pPr>
      <w:r w:rsidRPr="00CB2B3F">
        <w:rPr>
          <w:szCs w:val="22"/>
        </w:rPr>
        <w:t>제공된</w:t>
      </w:r>
      <w:r w:rsidRPr="00CB2B3F">
        <w:rPr>
          <w:szCs w:val="22"/>
        </w:rPr>
        <w:t xml:space="preserve"> </w:t>
      </w:r>
      <w:r>
        <w:rPr>
          <w:rFonts w:hint="eastAsia"/>
          <w:szCs w:val="22"/>
        </w:rPr>
        <w:t>2</w:t>
      </w:r>
      <w:r>
        <w:rPr>
          <w:szCs w:val="22"/>
        </w:rPr>
        <w:t xml:space="preserve">020. 12. </w:t>
      </w:r>
      <w:proofErr w:type="gramStart"/>
      <w:r>
        <w:rPr>
          <w:szCs w:val="22"/>
        </w:rPr>
        <w:t>31.</w:t>
      </w:r>
      <w:r>
        <w:rPr>
          <w:rFonts w:hint="eastAsia"/>
          <w:szCs w:val="22"/>
        </w:rPr>
        <w:t>자</w:t>
      </w:r>
      <w:proofErr w:type="gramEnd"/>
      <w:r>
        <w:rPr>
          <w:szCs w:val="22"/>
        </w:rPr>
        <w:t xml:space="preserve"> </w:t>
      </w:r>
      <w:r w:rsidRPr="00CB2B3F">
        <w:rPr>
          <w:szCs w:val="22"/>
        </w:rPr>
        <w:t>주주명부에</w:t>
      </w:r>
      <w:r w:rsidRPr="00CB2B3F">
        <w:rPr>
          <w:szCs w:val="22"/>
        </w:rPr>
        <w:t xml:space="preserve"> </w:t>
      </w:r>
      <w:r w:rsidRPr="00CB2B3F">
        <w:rPr>
          <w:szCs w:val="22"/>
        </w:rPr>
        <w:t>의하면</w:t>
      </w:r>
      <w:ins w:id="44" w:author="junkyo.shim" w:date="2021-08-29T20:46:00Z">
        <w:r>
          <w:rPr>
            <w:szCs w:val="22"/>
          </w:rPr>
          <w:t>,</w:t>
        </w:r>
      </w:ins>
      <w:del w:id="45" w:author="junkyo.shim" w:date="2021-08-29T20:46:00Z">
        <w:r w:rsidRPr="00CB2B3F" w:rsidDel="005E211D">
          <w:rPr>
            <w:szCs w:val="22"/>
          </w:rPr>
          <w:delText>,</w:delText>
        </w:r>
      </w:del>
      <w:r w:rsidRPr="00CB2B3F">
        <w:rPr>
          <w:szCs w:val="22"/>
        </w:rPr>
        <w:t xml:space="preserve"> </w:t>
      </w:r>
      <w:r w:rsidRPr="00CB2B3F">
        <w:rPr>
          <w:szCs w:val="22"/>
        </w:rPr>
        <w:t>대상회사의</w:t>
      </w:r>
      <w:r w:rsidRPr="00CB2B3F">
        <w:rPr>
          <w:szCs w:val="22"/>
        </w:rPr>
        <w:t xml:space="preserve"> </w:t>
      </w:r>
      <w:r w:rsidRPr="00CB2B3F">
        <w:rPr>
          <w:szCs w:val="22"/>
        </w:rPr>
        <w:t>발행주식</w:t>
      </w:r>
      <w:r w:rsidRPr="00CB2B3F">
        <w:rPr>
          <w:szCs w:val="22"/>
        </w:rPr>
        <w:t xml:space="preserve"> </w:t>
      </w:r>
      <w:r>
        <w:rPr>
          <w:szCs w:val="22"/>
        </w:rPr>
        <w:t>0.5</w:t>
      </w:r>
      <w:r w:rsidRPr="00CB2B3F">
        <w:rPr>
          <w:szCs w:val="22"/>
        </w:rPr>
        <w:t xml:space="preserve">% </w:t>
      </w:r>
      <w:r w:rsidRPr="00CB2B3F">
        <w:rPr>
          <w:szCs w:val="22"/>
        </w:rPr>
        <w:t>이상을</w:t>
      </w:r>
      <w:r w:rsidRPr="00CB2B3F">
        <w:rPr>
          <w:szCs w:val="22"/>
        </w:rPr>
        <w:t xml:space="preserve"> </w:t>
      </w:r>
      <w:r w:rsidRPr="00CB2B3F">
        <w:rPr>
          <w:szCs w:val="22"/>
        </w:rPr>
        <w:t>소유하는</w:t>
      </w:r>
      <w:r w:rsidRPr="00CB2B3F">
        <w:rPr>
          <w:szCs w:val="22"/>
        </w:rPr>
        <w:t xml:space="preserve"> </w:t>
      </w:r>
      <w:r w:rsidRPr="00CB2B3F">
        <w:rPr>
          <w:szCs w:val="22"/>
        </w:rPr>
        <w:t>주주</w:t>
      </w:r>
      <w:r>
        <w:rPr>
          <w:rFonts w:hint="eastAsia"/>
          <w:szCs w:val="22"/>
        </w:rPr>
        <w:t xml:space="preserve"> </w:t>
      </w:r>
      <w:r>
        <w:rPr>
          <w:rFonts w:hint="eastAsia"/>
          <w:szCs w:val="22"/>
        </w:rPr>
        <w:t>및</w:t>
      </w:r>
      <w:r>
        <w:rPr>
          <w:rFonts w:hint="eastAsia"/>
          <w:szCs w:val="22"/>
        </w:rPr>
        <w:t xml:space="preserve"> </w:t>
      </w:r>
      <w:r>
        <w:rPr>
          <w:rFonts w:hint="eastAsia"/>
          <w:szCs w:val="22"/>
        </w:rPr>
        <w:t>매도인들의</w:t>
      </w:r>
      <w:r>
        <w:rPr>
          <w:rFonts w:hint="eastAsia"/>
          <w:szCs w:val="22"/>
        </w:rPr>
        <w:t xml:space="preserve"> </w:t>
      </w:r>
      <w:r>
        <w:rPr>
          <w:rFonts w:hint="eastAsia"/>
          <w:szCs w:val="22"/>
        </w:rPr>
        <w:t>내역은</w:t>
      </w:r>
      <w:r>
        <w:rPr>
          <w:rFonts w:hint="eastAsia"/>
          <w:szCs w:val="22"/>
        </w:rPr>
        <w:t xml:space="preserve"> </w:t>
      </w:r>
      <w:r w:rsidRPr="00CB2B3F">
        <w:rPr>
          <w:szCs w:val="22"/>
        </w:rPr>
        <w:t>아래와</w:t>
      </w:r>
      <w:r w:rsidRPr="00CB2B3F">
        <w:rPr>
          <w:szCs w:val="22"/>
        </w:rPr>
        <w:t xml:space="preserve"> </w:t>
      </w:r>
      <w:r w:rsidRPr="00CB2B3F">
        <w:rPr>
          <w:szCs w:val="22"/>
        </w:rPr>
        <w:t>같음</w:t>
      </w:r>
      <w:r w:rsidRPr="00CB2B3F">
        <w:rPr>
          <w:szCs w:val="22"/>
        </w:rPr>
        <w:t xml:space="preserve">. </w:t>
      </w:r>
      <w:r w:rsidRPr="00CB2B3F">
        <w:rPr>
          <w:szCs w:val="22"/>
        </w:rPr>
        <w:t>매도인들</w:t>
      </w:r>
      <w:r>
        <w:rPr>
          <w:rFonts w:hint="eastAsia"/>
          <w:szCs w:val="22"/>
        </w:rPr>
        <w:t>이</w:t>
      </w:r>
      <w:r>
        <w:rPr>
          <w:rFonts w:hint="eastAsia"/>
          <w:szCs w:val="22"/>
        </w:rPr>
        <w:t xml:space="preserve"> </w:t>
      </w:r>
      <w:r>
        <w:rPr>
          <w:rFonts w:hint="eastAsia"/>
          <w:szCs w:val="22"/>
        </w:rPr>
        <w:t>본건</w:t>
      </w:r>
      <w:r>
        <w:rPr>
          <w:rFonts w:hint="eastAsia"/>
          <w:szCs w:val="22"/>
        </w:rPr>
        <w:t xml:space="preserve"> </w:t>
      </w:r>
      <w:r>
        <w:rPr>
          <w:rFonts w:hint="eastAsia"/>
          <w:szCs w:val="22"/>
        </w:rPr>
        <w:t>거래를</w:t>
      </w:r>
      <w:r>
        <w:rPr>
          <w:rFonts w:hint="eastAsia"/>
          <w:szCs w:val="22"/>
        </w:rPr>
        <w:t xml:space="preserve"> </w:t>
      </w:r>
      <w:r>
        <w:rPr>
          <w:rFonts w:hint="eastAsia"/>
          <w:szCs w:val="22"/>
        </w:rPr>
        <w:t>통해</w:t>
      </w:r>
      <w:r>
        <w:rPr>
          <w:rFonts w:hint="eastAsia"/>
          <w:szCs w:val="22"/>
        </w:rPr>
        <w:t xml:space="preserve"> </w:t>
      </w:r>
      <w:r>
        <w:rPr>
          <w:rFonts w:hint="eastAsia"/>
          <w:szCs w:val="22"/>
        </w:rPr>
        <w:t>매도하는</w:t>
      </w:r>
      <w:r>
        <w:rPr>
          <w:rFonts w:hint="eastAsia"/>
          <w:szCs w:val="22"/>
        </w:rPr>
        <w:t xml:space="preserve"> </w:t>
      </w:r>
      <w:r>
        <w:rPr>
          <w:rFonts w:hint="eastAsia"/>
          <w:szCs w:val="22"/>
        </w:rPr>
        <w:t>본건</w:t>
      </w:r>
      <w:r>
        <w:rPr>
          <w:rFonts w:hint="eastAsia"/>
          <w:szCs w:val="22"/>
        </w:rPr>
        <w:t xml:space="preserve"> </w:t>
      </w:r>
      <w:r>
        <w:rPr>
          <w:rFonts w:hint="eastAsia"/>
          <w:szCs w:val="22"/>
        </w:rPr>
        <w:t>주식은</w:t>
      </w:r>
      <w:r>
        <w:rPr>
          <w:rFonts w:hint="eastAsia"/>
          <w:szCs w:val="22"/>
        </w:rPr>
        <w:t xml:space="preserve"> </w:t>
      </w:r>
      <w:r>
        <w:rPr>
          <w:rFonts w:hint="eastAsia"/>
          <w:szCs w:val="22"/>
        </w:rPr>
        <w:t>대상회사</w:t>
      </w:r>
      <w:r>
        <w:rPr>
          <w:rFonts w:hint="eastAsia"/>
          <w:szCs w:val="22"/>
        </w:rPr>
        <w:t xml:space="preserve"> </w:t>
      </w:r>
      <w:r>
        <w:rPr>
          <w:rFonts w:hint="eastAsia"/>
          <w:szCs w:val="22"/>
        </w:rPr>
        <w:t>발행주식</w:t>
      </w:r>
      <w:r>
        <w:rPr>
          <w:rFonts w:hint="eastAsia"/>
          <w:szCs w:val="22"/>
        </w:rPr>
        <w:t xml:space="preserve"> </w:t>
      </w:r>
      <w:r>
        <w:rPr>
          <w:rFonts w:hint="eastAsia"/>
          <w:szCs w:val="22"/>
        </w:rPr>
        <w:t>총수의</w:t>
      </w:r>
      <w:r>
        <w:rPr>
          <w:rFonts w:hint="eastAsia"/>
          <w:szCs w:val="22"/>
        </w:rPr>
        <w:t xml:space="preserve"> </w:t>
      </w:r>
      <w:r>
        <w:rPr>
          <w:rFonts w:hint="eastAsia"/>
          <w:szCs w:val="22"/>
        </w:rPr>
        <w:t>약</w:t>
      </w:r>
      <w:r>
        <w:rPr>
          <w:rFonts w:hint="eastAsia"/>
          <w:szCs w:val="22"/>
        </w:rPr>
        <w:t xml:space="preserve"> </w:t>
      </w:r>
      <w:r>
        <w:rPr>
          <w:szCs w:val="22"/>
        </w:rPr>
        <w:t>27.71%</w:t>
      </w:r>
      <w:r>
        <w:rPr>
          <w:rFonts w:hint="eastAsia"/>
          <w:szCs w:val="22"/>
        </w:rPr>
        <w:t>이고</w:t>
      </w:r>
      <w:r>
        <w:rPr>
          <w:rFonts w:hint="eastAsia"/>
          <w:szCs w:val="22"/>
        </w:rPr>
        <w:t>,</w:t>
      </w:r>
      <w:r>
        <w:rPr>
          <w:szCs w:val="22"/>
        </w:rPr>
        <w:t xml:space="preserve"> </w:t>
      </w:r>
      <w:r>
        <w:rPr>
          <w:rFonts w:hint="eastAsia"/>
          <w:szCs w:val="22"/>
        </w:rPr>
        <w:t>의결권</w:t>
      </w:r>
      <w:r>
        <w:rPr>
          <w:rFonts w:hint="eastAsia"/>
          <w:szCs w:val="22"/>
        </w:rPr>
        <w:t xml:space="preserve"> </w:t>
      </w:r>
      <w:r>
        <w:rPr>
          <w:rFonts w:hint="eastAsia"/>
          <w:szCs w:val="22"/>
        </w:rPr>
        <w:t>기준</w:t>
      </w:r>
      <w:r>
        <w:rPr>
          <w:rFonts w:hint="eastAsia"/>
          <w:szCs w:val="22"/>
        </w:rPr>
        <w:t>(</w:t>
      </w:r>
      <w:r>
        <w:rPr>
          <w:rFonts w:hint="eastAsia"/>
          <w:szCs w:val="22"/>
        </w:rPr>
        <w:t>자기주식을</w:t>
      </w:r>
      <w:r>
        <w:rPr>
          <w:rFonts w:hint="eastAsia"/>
          <w:szCs w:val="22"/>
        </w:rPr>
        <w:t xml:space="preserve"> </w:t>
      </w:r>
      <w:r>
        <w:rPr>
          <w:rFonts w:hint="eastAsia"/>
          <w:szCs w:val="22"/>
        </w:rPr>
        <w:t>제외한</w:t>
      </w:r>
      <w:r>
        <w:rPr>
          <w:rFonts w:hint="eastAsia"/>
          <w:szCs w:val="22"/>
        </w:rPr>
        <w:t xml:space="preserve"> </w:t>
      </w:r>
      <w:r>
        <w:rPr>
          <w:rFonts w:hint="eastAsia"/>
          <w:szCs w:val="22"/>
        </w:rPr>
        <w:t>발행주식</w:t>
      </w:r>
      <w:r>
        <w:rPr>
          <w:rFonts w:hint="eastAsia"/>
          <w:szCs w:val="22"/>
        </w:rPr>
        <w:t xml:space="preserve"> </w:t>
      </w:r>
      <w:r>
        <w:rPr>
          <w:rFonts w:hint="eastAsia"/>
          <w:szCs w:val="22"/>
        </w:rPr>
        <w:t>총수를</w:t>
      </w:r>
      <w:r>
        <w:rPr>
          <w:rFonts w:hint="eastAsia"/>
          <w:szCs w:val="22"/>
        </w:rPr>
        <w:t xml:space="preserve"> </w:t>
      </w:r>
      <w:r>
        <w:rPr>
          <w:rFonts w:hint="eastAsia"/>
          <w:szCs w:val="22"/>
        </w:rPr>
        <w:t>분모로</w:t>
      </w:r>
      <w:r>
        <w:rPr>
          <w:rFonts w:hint="eastAsia"/>
          <w:szCs w:val="22"/>
        </w:rPr>
        <w:t xml:space="preserve"> </w:t>
      </w:r>
      <w:r>
        <w:rPr>
          <w:rFonts w:hint="eastAsia"/>
          <w:szCs w:val="22"/>
        </w:rPr>
        <w:t>산정</w:t>
      </w:r>
      <w:r>
        <w:rPr>
          <w:rFonts w:hint="eastAsia"/>
          <w:szCs w:val="22"/>
        </w:rPr>
        <w:t>)</w:t>
      </w:r>
      <w:r>
        <w:rPr>
          <w:szCs w:val="22"/>
        </w:rPr>
        <w:t xml:space="preserve"> </w:t>
      </w:r>
      <w:r>
        <w:rPr>
          <w:rFonts w:hint="eastAsia"/>
          <w:szCs w:val="22"/>
        </w:rPr>
        <w:t>지분율은</w:t>
      </w:r>
      <w:r>
        <w:rPr>
          <w:rFonts w:hint="eastAsia"/>
          <w:szCs w:val="22"/>
        </w:rPr>
        <w:t xml:space="preserve"> </w:t>
      </w:r>
      <w:r>
        <w:rPr>
          <w:rFonts w:hint="eastAsia"/>
          <w:szCs w:val="22"/>
        </w:rPr>
        <w:t>약</w:t>
      </w:r>
      <w:r>
        <w:rPr>
          <w:rFonts w:hint="eastAsia"/>
          <w:szCs w:val="22"/>
        </w:rPr>
        <w:t xml:space="preserve"> </w:t>
      </w:r>
      <w:r>
        <w:rPr>
          <w:szCs w:val="22"/>
        </w:rPr>
        <w:t>37</w:t>
      </w:r>
      <w:del w:id="46" w:author="junkyo.shim" w:date="2021-08-29T20:47:00Z">
        <w:r w:rsidDel="00BE5817">
          <w:rPr>
            <w:szCs w:val="22"/>
          </w:rPr>
          <w:delText>,</w:delText>
        </w:r>
      </w:del>
      <w:ins w:id="47" w:author="junkyo.shim" w:date="2021-08-29T20:47:00Z">
        <w:r>
          <w:rPr>
            <w:szCs w:val="22"/>
          </w:rPr>
          <w:t>.</w:t>
        </w:r>
      </w:ins>
      <w:r>
        <w:rPr>
          <w:szCs w:val="22"/>
        </w:rPr>
        <w:t>4%</w:t>
      </w:r>
      <w:r>
        <w:rPr>
          <w:rFonts w:hint="eastAsia"/>
          <w:szCs w:val="22"/>
        </w:rPr>
        <w:t>임</w:t>
      </w:r>
      <w:r>
        <w:rPr>
          <w:rFonts w:hint="eastAsia"/>
          <w:szCs w:val="22"/>
        </w:rPr>
        <w:t>.</w:t>
      </w:r>
      <w:r>
        <w:rPr>
          <w:szCs w:val="22"/>
        </w:rPr>
        <w:t xml:space="preserve"> </w:t>
      </w:r>
    </w:p>
    <w:p w14:paraId="13A1B1B3" w14:textId="77777777" w:rsidR="00026A7E" w:rsidRPr="00CB2B3F" w:rsidRDefault="00026A7E" w:rsidP="00026A7E">
      <w:pPr>
        <w:pStyle w:val="a5"/>
        <w:ind w:leftChars="0" w:left="1361"/>
        <w:jc w:val="right"/>
        <w:rPr>
          <w:szCs w:val="22"/>
        </w:rPr>
      </w:pPr>
      <w:r w:rsidRPr="00CB2B3F">
        <w:rPr>
          <w:spacing w:val="3"/>
          <w:sz w:val="20"/>
          <w:szCs w:val="20"/>
        </w:rPr>
        <w:t>(2020</w:t>
      </w:r>
      <w:r w:rsidRPr="00CB2B3F">
        <w:rPr>
          <w:spacing w:val="3"/>
          <w:sz w:val="20"/>
          <w:szCs w:val="20"/>
        </w:rPr>
        <w:t>년</w:t>
      </w:r>
      <w:r w:rsidRPr="00CB2B3F">
        <w:rPr>
          <w:spacing w:val="3"/>
          <w:sz w:val="20"/>
          <w:szCs w:val="20"/>
        </w:rPr>
        <w:t xml:space="preserve"> 12</w:t>
      </w:r>
      <w:r w:rsidRPr="00CB2B3F">
        <w:rPr>
          <w:spacing w:val="3"/>
          <w:sz w:val="20"/>
          <w:szCs w:val="20"/>
        </w:rPr>
        <w:t>월</w:t>
      </w:r>
      <w:r w:rsidRPr="00CB2B3F">
        <w:rPr>
          <w:spacing w:val="3"/>
          <w:sz w:val="20"/>
          <w:szCs w:val="20"/>
        </w:rPr>
        <w:t xml:space="preserve"> 31</w:t>
      </w:r>
      <w:r w:rsidRPr="00CB2B3F">
        <w:rPr>
          <w:spacing w:val="3"/>
          <w:sz w:val="20"/>
          <w:szCs w:val="20"/>
        </w:rPr>
        <w:t>일</w:t>
      </w:r>
      <w:r w:rsidRPr="00CB2B3F">
        <w:rPr>
          <w:spacing w:val="3"/>
          <w:sz w:val="20"/>
          <w:szCs w:val="20"/>
        </w:rPr>
        <w:t xml:space="preserve"> </w:t>
      </w:r>
      <w:r w:rsidRPr="00CB2B3F">
        <w:rPr>
          <w:spacing w:val="3"/>
          <w:sz w:val="20"/>
          <w:szCs w:val="20"/>
        </w:rPr>
        <w:t>기준</w:t>
      </w:r>
      <w:r w:rsidRPr="00CB2B3F">
        <w:rPr>
          <w:spacing w:val="3"/>
          <w:sz w:val="20"/>
          <w:szCs w:val="20"/>
        </w:rPr>
        <w:t>)</w:t>
      </w:r>
    </w:p>
    <w:tbl>
      <w:tblPr>
        <w:tblW w:w="8397" w:type="dxa"/>
        <w:tblInd w:w="1379" w:type="dxa"/>
        <w:tblBorders>
          <w:top w:val="single" w:sz="4" w:space="0" w:color="404040" w:themeColor="text1" w:themeTint="BF"/>
          <w:left w:val="single" w:sz="4" w:space="0" w:color="BFBFBF" w:themeColor="background1" w:themeShade="BF"/>
          <w:bottom w:val="single" w:sz="4" w:space="0" w:color="404040" w:themeColor="text1" w:themeTint="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4A0" w:firstRow="1" w:lastRow="0" w:firstColumn="1" w:lastColumn="0" w:noHBand="0" w:noVBand="1"/>
      </w:tblPr>
      <w:tblGrid>
        <w:gridCol w:w="2444"/>
        <w:gridCol w:w="1134"/>
        <w:gridCol w:w="1134"/>
        <w:gridCol w:w="1134"/>
        <w:gridCol w:w="2551"/>
      </w:tblGrid>
      <w:tr w:rsidR="00026A7E" w:rsidRPr="00545856" w14:paraId="56C8E18F" w14:textId="77777777" w:rsidTr="0091358C">
        <w:trPr>
          <w:trHeight w:val="510"/>
          <w:tblHeader/>
        </w:trPr>
        <w:tc>
          <w:tcPr>
            <w:tcW w:w="2444" w:type="dxa"/>
            <w:tcBorders>
              <w:top w:val="single" w:sz="12" w:space="0" w:color="404040" w:themeColor="text1" w:themeTint="BF"/>
              <w:left w:val="nil"/>
              <w:bottom w:val="single" w:sz="4" w:space="0" w:color="404040" w:themeColor="text1" w:themeTint="BF"/>
            </w:tcBorders>
            <w:shd w:val="clear" w:color="auto" w:fill="DEEEEE"/>
            <w:vAlign w:val="center"/>
          </w:tcPr>
          <w:p w14:paraId="3D2AEA35" w14:textId="77777777" w:rsidR="00026A7E" w:rsidRPr="00545856" w:rsidRDefault="00026A7E" w:rsidP="0091358C">
            <w:pPr>
              <w:spacing w:line="280" w:lineRule="atLeast"/>
              <w:jc w:val="center"/>
              <w:rPr>
                <w:b/>
                <w:sz w:val="20"/>
                <w:szCs w:val="20"/>
              </w:rPr>
            </w:pPr>
          </w:p>
        </w:tc>
        <w:tc>
          <w:tcPr>
            <w:tcW w:w="1134" w:type="dxa"/>
            <w:tcBorders>
              <w:top w:val="single" w:sz="12" w:space="0" w:color="404040" w:themeColor="text1" w:themeTint="BF"/>
              <w:bottom w:val="single" w:sz="4" w:space="0" w:color="404040" w:themeColor="text1" w:themeTint="BF"/>
            </w:tcBorders>
            <w:shd w:val="clear" w:color="auto" w:fill="DEEEEE"/>
            <w:vAlign w:val="center"/>
          </w:tcPr>
          <w:p w14:paraId="3267C65A" w14:textId="77777777" w:rsidR="00026A7E" w:rsidRPr="00545856" w:rsidRDefault="00026A7E" w:rsidP="0091358C">
            <w:pPr>
              <w:spacing w:line="280" w:lineRule="atLeast"/>
              <w:jc w:val="center"/>
              <w:rPr>
                <w:b/>
                <w:sz w:val="20"/>
                <w:szCs w:val="20"/>
              </w:rPr>
            </w:pPr>
            <w:r w:rsidRPr="00545856">
              <w:rPr>
                <w:b/>
                <w:sz w:val="20"/>
                <w:szCs w:val="20"/>
              </w:rPr>
              <w:t>소유주식수</w:t>
            </w:r>
            <w:r w:rsidRPr="00545856">
              <w:rPr>
                <w:b/>
                <w:sz w:val="20"/>
                <w:szCs w:val="20"/>
              </w:rPr>
              <w:t>(</w:t>
            </w:r>
            <w:r w:rsidRPr="00545856">
              <w:rPr>
                <w:b/>
                <w:sz w:val="20"/>
                <w:szCs w:val="20"/>
              </w:rPr>
              <w:t>주</w:t>
            </w:r>
            <w:r w:rsidRPr="00545856">
              <w:rPr>
                <w:b/>
                <w:sz w:val="20"/>
                <w:szCs w:val="20"/>
              </w:rPr>
              <w:t>)</w:t>
            </w:r>
          </w:p>
        </w:tc>
        <w:tc>
          <w:tcPr>
            <w:tcW w:w="1134" w:type="dxa"/>
            <w:tcBorders>
              <w:top w:val="single" w:sz="12" w:space="0" w:color="404040" w:themeColor="text1" w:themeTint="BF"/>
              <w:bottom w:val="single" w:sz="4" w:space="0" w:color="404040" w:themeColor="text1" w:themeTint="BF"/>
            </w:tcBorders>
            <w:shd w:val="clear" w:color="auto" w:fill="DEEEEE"/>
            <w:vAlign w:val="center"/>
          </w:tcPr>
          <w:p w14:paraId="52312F07" w14:textId="77777777" w:rsidR="00026A7E" w:rsidRPr="00545856" w:rsidRDefault="00026A7E" w:rsidP="0091358C">
            <w:pPr>
              <w:spacing w:line="280" w:lineRule="atLeast"/>
              <w:jc w:val="center"/>
              <w:rPr>
                <w:b/>
                <w:sz w:val="20"/>
                <w:szCs w:val="20"/>
              </w:rPr>
            </w:pPr>
            <w:r w:rsidRPr="00545856">
              <w:rPr>
                <w:b/>
                <w:sz w:val="20"/>
                <w:szCs w:val="20"/>
              </w:rPr>
              <w:t>주식소유</w:t>
            </w:r>
          </w:p>
          <w:p w14:paraId="43E6128F" w14:textId="77777777" w:rsidR="00026A7E" w:rsidRPr="00545856" w:rsidRDefault="00026A7E" w:rsidP="0091358C">
            <w:pPr>
              <w:spacing w:line="280" w:lineRule="atLeast"/>
              <w:jc w:val="center"/>
              <w:rPr>
                <w:b/>
                <w:sz w:val="20"/>
                <w:szCs w:val="20"/>
              </w:rPr>
            </w:pPr>
            <w:r w:rsidRPr="00545856">
              <w:rPr>
                <w:b/>
                <w:sz w:val="20"/>
                <w:szCs w:val="20"/>
              </w:rPr>
              <w:t>비율</w:t>
            </w:r>
            <w:r w:rsidRPr="00545856">
              <w:rPr>
                <w:b/>
                <w:sz w:val="20"/>
                <w:szCs w:val="20"/>
              </w:rPr>
              <w:t>(%)</w:t>
            </w:r>
          </w:p>
        </w:tc>
        <w:tc>
          <w:tcPr>
            <w:tcW w:w="1134" w:type="dxa"/>
            <w:tcBorders>
              <w:top w:val="single" w:sz="12" w:space="0" w:color="404040" w:themeColor="text1" w:themeTint="BF"/>
              <w:bottom w:val="single" w:sz="4" w:space="0" w:color="404040" w:themeColor="text1" w:themeTint="BF"/>
            </w:tcBorders>
            <w:shd w:val="clear" w:color="auto" w:fill="DEEEEE"/>
            <w:vAlign w:val="center"/>
          </w:tcPr>
          <w:p w14:paraId="6C62CAD1" w14:textId="77777777" w:rsidR="00026A7E" w:rsidRDefault="00026A7E" w:rsidP="0091358C">
            <w:pPr>
              <w:spacing w:line="280" w:lineRule="atLeast"/>
              <w:jc w:val="center"/>
              <w:rPr>
                <w:b/>
                <w:sz w:val="20"/>
                <w:szCs w:val="20"/>
              </w:rPr>
            </w:pPr>
            <w:r w:rsidRPr="00545856">
              <w:rPr>
                <w:b/>
                <w:sz w:val="20"/>
                <w:szCs w:val="20"/>
              </w:rPr>
              <w:t>의결권</w:t>
            </w:r>
          </w:p>
          <w:p w14:paraId="250BB015" w14:textId="77777777" w:rsidR="00026A7E" w:rsidRPr="00545856" w:rsidRDefault="00026A7E" w:rsidP="0091358C">
            <w:pPr>
              <w:spacing w:line="280" w:lineRule="atLeast"/>
              <w:jc w:val="center"/>
              <w:rPr>
                <w:b/>
                <w:sz w:val="20"/>
                <w:szCs w:val="20"/>
              </w:rPr>
            </w:pPr>
            <w:r w:rsidRPr="00545856">
              <w:rPr>
                <w:b/>
                <w:sz w:val="20"/>
                <w:szCs w:val="20"/>
              </w:rPr>
              <w:t>(%)</w:t>
            </w:r>
          </w:p>
        </w:tc>
        <w:tc>
          <w:tcPr>
            <w:tcW w:w="2551" w:type="dxa"/>
            <w:tcBorders>
              <w:top w:val="single" w:sz="12" w:space="0" w:color="404040" w:themeColor="text1" w:themeTint="BF"/>
              <w:bottom w:val="single" w:sz="4" w:space="0" w:color="404040" w:themeColor="text1" w:themeTint="BF"/>
              <w:right w:val="nil"/>
            </w:tcBorders>
            <w:shd w:val="clear" w:color="auto" w:fill="DEEEEE"/>
            <w:vAlign w:val="center"/>
          </w:tcPr>
          <w:p w14:paraId="4C6EEEB8" w14:textId="77777777" w:rsidR="00026A7E" w:rsidRPr="00545856" w:rsidRDefault="00026A7E" w:rsidP="0091358C">
            <w:pPr>
              <w:spacing w:line="280" w:lineRule="atLeast"/>
              <w:jc w:val="center"/>
              <w:rPr>
                <w:b/>
                <w:sz w:val="20"/>
                <w:szCs w:val="20"/>
              </w:rPr>
            </w:pPr>
            <w:r w:rsidRPr="00545856">
              <w:rPr>
                <w:b/>
                <w:sz w:val="20"/>
                <w:szCs w:val="20"/>
              </w:rPr>
              <w:t>비고</w:t>
            </w:r>
          </w:p>
        </w:tc>
      </w:tr>
      <w:tr w:rsidR="00026A7E" w:rsidRPr="00545856" w14:paraId="66EBB97F" w14:textId="77777777" w:rsidTr="0091358C">
        <w:trPr>
          <w:trHeight w:val="510"/>
        </w:trPr>
        <w:tc>
          <w:tcPr>
            <w:tcW w:w="2444" w:type="dxa"/>
            <w:tcBorders>
              <w:top w:val="single" w:sz="4" w:space="0" w:color="404040" w:themeColor="text1" w:themeTint="BF"/>
              <w:left w:val="nil"/>
              <w:bottom w:val="single" w:sz="4" w:space="0" w:color="BFBFBF" w:themeColor="background1" w:themeShade="BF"/>
            </w:tcBorders>
            <w:shd w:val="clear" w:color="auto" w:fill="auto"/>
            <w:vAlign w:val="center"/>
          </w:tcPr>
          <w:p w14:paraId="7382072F" w14:textId="77777777" w:rsidR="00026A7E" w:rsidRPr="00545856" w:rsidRDefault="00026A7E" w:rsidP="0091358C">
            <w:pPr>
              <w:spacing w:line="280" w:lineRule="atLeast"/>
              <w:jc w:val="left"/>
              <w:rPr>
                <w:sz w:val="20"/>
                <w:szCs w:val="20"/>
              </w:rPr>
            </w:pPr>
            <w:proofErr w:type="spellStart"/>
            <w:r w:rsidRPr="00545856">
              <w:rPr>
                <w:sz w:val="20"/>
                <w:szCs w:val="20"/>
              </w:rPr>
              <w:t>조창걸</w:t>
            </w:r>
            <w:proofErr w:type="spellEnd"/>
          </w:p>
        </w:tc>
        <w:tc>
          <w:tcPr>
            <w:tcW w:w="1134" w:type="dxa"/>
            <w:tcBorders>
              <w:top w:val="single" w:sz="4" w:space="0" w:color="404040" w:themeColor="text1" w:themeTint="BF"/>
              <w:bottom w:val="single" w:sz="4" w:space="0" w:color="BFBFBF" w:themeColor="background1" w:themeShade="BF"/>
            </w:tcBorders>
            <w:shd w:val="clear" w:color="auto" w:fill="auto"/>
            <w:vAlign w:val="center"/>
          </w:tcPr>
          <w:p w14:paraId="5E5A86EA" w14:textId="77777777" w:rsidR="00026A7E" w:rsidRPr="00545856" w:rsidRDefault="00026A7E" w:rsidP="0091358C">
            <w:pPr>
              <w:spacing w:line="280" w:lineRule="atLeast"/>
              <w:jc w:val="right"/>
              <w:rPr>
                <w:sz w:val="20"/>
                <w:szCs w:val="20"/>
              </w:rPr>
            </w:pPr>
            <w:r w:rsidRPr="00545856">
              <w:rPr>
                <w:sz w:val="20"/>
                <w:szCs w:val="20"/>
              </w:rPr>
              <w:t>3,635,180</w:t>
            </w:r>
          </w:p>
        </w:tc>
        <w:tc>
          <w:tcPr>
            <w:tcW w:w="1134" w:type="dxa"/>
            <w:tcBorders>
              <w:top w:val="single" w:sz="4" w:space="0" w:color="404040" w:themeColor="text1" w:themeTint="BF"/>
              <w:bottom w:val="single" w:sz="4" w:space="0" w:color="BFBFBF" w:themeColor="background1" w:themeShade="BF"/>
            </w:tcBorders>
            <w:shd w:val="clear" w:color="auto" w:fill="auto"/>
            <w:vAlign w:val="center"/>
          </w:tcPr>
          <w:p w14:paraId="51F6AE20" w14:textId="77777777" w:rsidR="00026A7E" w:rsidRPr="00545856" w:rsidRDefault="00026A7E" w:rsidP="0091358C">
            <w:pPr>
              <w:spacing w:line="280" w:lineRule="atLeast"/>
              <w:jc w:val="right"/>
              <w:rPr>
                <w:sz w:val="20"/>
                <w:szCs w:val="20"/>
              </w:rPr>
            </w:pPr>
            <w:r w:rsidRPr="00545856">
              <w:rPr>
                <w:sz w:val="20"/>
                <w:szCs w:val="20"/>
              </w:rPr>
              <w:t>15.45</w:t>
            </w:r>
          </w:p>
        </w:tc>
        <w:tc>
          <w:tcPr>
            <w:tcW w:w="1134" w:type="dxa"/>
            <w:tcBorders>
              <w:top w:val="single" w:sz="4" w:space="0" w:color="404040" w:themeColor="text1" w:themeTint="BF"/>
              <w:bottom w:val="single" w:sz="4" w:space="0" w:color="BFBFBF" w:themeColor="background1" w:themeShade="BF"/>
            </w:tcBorders>
            <w:vAlign w:val="center"/>
          </w:tcPr>
          <w:p w14:paraId="7F82E9C6" w14:textId="77777777" w:rsidR="00026A7E" w:rsidRPr="00545856" w:rsidRDefault="00026A7E" w:rsidP="0091358C">
            <w:pPr>
              <w:spacing w:line="280" w:lineRule="atLeast"/>
              <w:jc w:val="right"/>
              <w:rPr>
                <w:sz w:val="20"/>
                <w:szCs w:val="20"/>
              </w:rPr>
            </w:pPr>
            <w:r w:rsidRPr="00545856">
              <w:rPr>
                <w:sz w:val="20"/>
                <w:szCs w:val="20"/>
              </w:rPr>
              <w:t>21.43</w:t>
            </w:r>
          </w:p>
        </w:tc>
        <w:tc>
          <w:tcPr>
            <w:tcW w:w="2551" w:type="dxa"/>
            <w:tcBorders>
              <w:top w:val="single" w:sz="4" w:space="0" w:color="404040" w:themeColor="text1" w:themeTint="BF"/>
              <w:bottom w:val="single" w:sz="4" w:space="0" w:color="BFBFBF" w:themeColor="background1" w:themeShade="BF"/>
              <w:right w:val="nil"/>
            </w:tcBorders>
            <w:shd w:val="clear" w:color="auto" w:fill="auto"/>
            <w:vAlign w:val="center"/>
          </w:tcPr>
          <w:p w14:paraId="5C4F3D33" w14:textId="77777777" w:rsidR="00026A7E" w:rsidRPr="0044436F" w:rsidRDefault="00026A7E" w:rsidP="006E781D">
            <w:pPr>
              <w:spacing w:line="280" w:lineRule="atLeast"/>
              <w:rPr>
                <w:spacing w:val="-8"/>
                <w:sz w:val="20"/>
                <w:szCs w:val="20"/>
              </w:rPr>
            </w:pPr>
            <w:del w:id="48" w:author="heesung.ahn" w:date="2021-08-30T22:47:00Z">
              <w:r w:rsidRPr="0044436F" w:rsidDel="006E781D">
                <w:rPr>
                  <w:spacing w:val="-8"/>
                  <w:sz w:val="20"/>
                  <w:szCs w:val="20"/>
                </w:rPr>
                <w:delText>매도인</w:delText>
              </w:r>
              <w:r w:rsidRPr="0044436F" w:rsidDel="006E781D">
                <w:rPr>
                  <w:spacing w:val="-8"/>
                  <w:sz w:val="20"/>
                  <w:szCs w:val="20"/>
                </w:rPr>
                <w:br/>
              </w:r>
            </w:del>
            <w:del w:id="49" w:author="heesung.ahn" w:date="2021-08-30T22:48:00Z">
              <w:r w:rsidRPr="0044436F" w:rsidDel="006E781D">
                <w:rPr>
                  <w:spacing w:val="-10"/>
                  <w:sz w:val="20"/>
                  <w:szCs w:val="20"/>
                </w:rPr>
                <w:delText>1,071,966</w:delText>
              </w:r>
              <w:r w:rsidRPr="0044436F" w:rsidDel="006E781D">
                <w:rPr>
                  <w:spacing w:val="-10"/>
                  <w:sz w:val="20"/>
                  <w:szCs w:val="20"/>
                </w:rPr>
                <w:delText>주</w:delText>
              </w:r>
            </w:del>
            <w:ins w:id="50" w:author="heesung.ahn" w:date="2021-08-30T22:47:00Z">
              <w:r w:rsidR="006E781D">
                <w:rPr>
                  <w:rFonts w:hint="eastAsia"/>
                  <w:spacing w:val="-10"/>
                  <w:sz w:val="20"/>
                  <w:szCs w:val="20"/>
                </w:rPr>
                <w:t>일본법인</w:t>
              </w:r>
              <w:r w:rsidR="006E781D">
                <w:rPr>
                  <w:rFonts w:hint="eastAsia"/>
                  <w:spacing w:val="-10"/>
                  <w:sz w:val="20"/>
                  <w:szCs w:val="20"/>
                </w:rPr>
                <w:t xml:space="preserve"> </w:t>
              </w:r>
              <w:r w:rsidR="006E781D">
                <w:rPr>
                  <w:rFonts w:hint="eastAsia"/>
                  <w:spacing w:val="-10"/>
                  <w:sz w:val="20"/>
                  <w:szCs w:val="20"/>
                </w:rPr>
                <w:t>채무와</w:t>
              </w:r>
            </w:ins>
            <w:ins w:id="51" w:author="heesung.ahn" w:date="2021-08-30T22:48:00Z">
              <w:r w:rsidR="006E781D">
                <w:rPr>
                  <w:rFonts w:hint="eastAsia"/>
                  <w:spacing w:val="-10"/>
                  <w:sz w:val="20"/>
                  <w:szCs w:val="20"/>
                </w:rPr>
                <w:t xml:space="preserve"> </w:t>
              </w:r>
              <w:r w:rsidR="006E781D">
                <w:rPr>
                  <w:rFonts w:hint="eastAsia"/>
                  <w:spacing w:val="-10"/>
                  <w:sz w:val="20"/>
                  <w:szCs w:val="20"/>
                </w:rPr>
                <w:t>관련하여</w:t>
              </w:r>
              <w:r w:rsidR="006E781D">
                <w:rPr>
                  <w:rFonts w:hint="eastAsia"/>
                  <w:spacing w:val="-10"/>
                  <w:sz w:val="20"/>
                  <w:szCs w:val="20"/>
                </w:rPr>
                <w:t xml:space="preserve"> </w:t>
              </w:r>
              <w:r w:rsidR="006E781D">
                <w:rPr>
                  <w:rFonts w:hint="eastAsia"/>
                  <w:spacing w:val="-10"/>
                  <w:sz w:val="20"/>
                  <w:szCs w:val="20"/>
                </w:rPr>
                <w:t>하나은행</w:t>
              </w:r>
              <w:r w:rsidR="006E781D">
                <w:rPr>
                  <w:rFonts w:hint="eastAsia"/>
                  <w:spacing w:val="-10"/>
                  <w:sz w:val="20"/>
                  <w:szCs w:val="20"/>
                </w:rPr>
                <w:t xml:space="preserve"> </w:t>
              </w:r>
              <w:proofErr w:type="spellStart"/>
              <w:r w:rsidR="006E781D">
                <w:rPr>
                  <w:rFonts w:hint="eastAsia"/>
                  <w:spacing w:val="-10"/>
                  <w:sz w:val="20"/>
                  <w:szCs w:val="20"/>
                </w:rPr>
                <w:t>방</w:t>
              </w:r>
            </w:ins>
            <w:ins w:id="52" w:author="heesung.ahn" w:date="2021-08-30T23:47:00Z">
              <w:r w:rsidR="00184757">
                <w:rPr>
                  <w:rFonts w:hint="eastAsia"/>
                  <w:spacing w:val="-10"/>
                  <w:sz w:val="20"/>
                  <w:szCs w:val="20"/>
                </w:rPr>
                <w:t>한국</w:t>
              </w:r>
            </w:ins>
            <w:ins w:id="53" w:author="heesung.ahn" w:date="2021-08-30T22:48:00Z">
              <w:r w:rsidR="006E781D">
                <w:rPr>
                  <w:rFonts w:hint="eastAsia"/>
                  <w:spacing w:val="-10"/>
                  <w:sz w:val="20"/>
                  <w:szCs w:val="20"/>
                </w:rPr>
                <w:t>배동</w:t>
              </w:r>
            </w:ins>
            <w:proofErr w:type="spellEnd"/>
            <w:ins w:id="54" w:author="heesung.ahn" w:date="2021-08-30T23:46:00Z">
              <w:r w:rsidR="00184757">
                <w:rPr>
                  <w:rFonts w:hint="eastAsia"/>
                  <w:spacing w:val="-10"/>
                  <w:sz w:val="20"/>
                  <w:szCs w:val="20"/>
                </w:rPr>
                <w:t xml:space="preserve"> </w:t>
              </w:r>
            </w:ins>
            <w:ins w:id="55" w:author="heesung.ahn" w:date="2021-08-30T22:48:00Z">
              <w:r w:rsidR="006E781D">
                <w:rPr>
                  <w:rFonts w:hint="eastAsia"/>
                  <w:spacing w:val="-10"/>
                  <w:sz w:val="20"/>
                  <w:szCs w:val="20"/>
                </w:rPr>
                <w:t>지점</w:t>
              </w:r>
              <w:r w:rsidR="006E781D">
                <w:rPr>
                  <w:rFonts w:hint="eastAsia"/>
                  <w:spacing w:val="-10"/>
                  <w:sz w:val="20"/>
                  <w:szCs w:val="20"/>
                </w:rPr>
                <w:t xml:space="preserve"> </w:t>
              </w:r>
              <w:r w:rsidR="006E781D">
                <w:rPr>
                  <w:rFonts w:hint="eastAsia"/>
                  <w:spacing w:val="-10"/>
                  <w:sz w:val="20"/>
                  <w:szCs w:val="20"/>
                </w:rPr>
                <w:t>및</w:t>
              </w:r>
              <w:r w:rsidR="006E781D">
                <w:rPr>
                  <w:rFonts w:hint="eastAsia"/>
                  <w:spacing w:val="-10"/>
                  <w:sz w:val="20"/>
                  <w:szCs w:val="20"/>
                </w:rPr>
                <w:t xml:space="preserve"> </w:t>
              </w:r>
              <w:r w:rsidR="006E781D">
                <w:rPr>
                  <w:rFonts w:hint="eastAsia"/>
                  <w:spacing w:val="-10"/>
                  <w:sz w:val="20"/>
                  <w:szCs w:val="20"/>
                </w:rPr>
                <w:t>오사카</w:t>
              </w:r>
              <w:r w:rsidR="006E781D">
                <w:rPr>
                  <w:rFonts w:hint="eastAsia"/>
                  <w:spacing w:val="-10"/>
                  <w:sz w:val="20"/>
                  <w:szCs w:val="20"/>
                </w:rPr>
                <w:t xml:space="preserve"> </w:t>
              </w:r>
              <w:r w:rsidR="006E781D">
                <w:rPr>
                  <w:rFonts w:hint="eastAsia"/>
                  <w:spacing w:val="-10"/>
                  <w:sz w:val="20"/>
                  <w:szCs w:val="20"/>
                </w:rPr>
                <w:t>지점에</w:t>
              </w:r>
              <w:r w:rsidR="006E781D">
                <w:rPr>
                  <w:rFonts w:hint="eastAsia"/>
                  <w:spacing w:val="-10"/>
                  <w:sz w:val="20"/>
                  <w:szCs w:val="20"/>
                </w:rPr>
                <w:t xml:space="preserve"> </w:t>
              </w:r>
              <w:r w:rsidR="006E781D" w:rsidRPr="0044436F">
                <w:rPr>
                  <w:spacing w:val="-10"/>
                  <w:sz w:val="20"/>
                  <w:szCs w:val="20"/>
                </w:rPr>
                <w:t>1,071,966</w:t>
              </w:r>
              <w:r w:rsidR="006E781D" w:rsidRPr="0044436F">
                <w:rPr>
                  <w:spacing w:val="-10"/>
                  <w:sz w:val="20"/>
                  <w:szCs w:val="20"/>
                </w:rPr>
                <w:t>주</w:t>
              </w:r>
              <w:r w:rsidR="006E781D">
                <w:rPr>
                  <w:rFonts w:hint="eastAsia"/>
                  <w:spacing w:val="-10"/>
                  <w:sz w:val="20"/>
                  <w:szCs w:val="20"/>
                </w:rPr>
                <w:t>를</w:t>
              </w:r>
              <w:r w:rsidR="006E781D">
                <w:rPr>
                  <w:rFonts w:hint="eastAsia"/>
                  <w:spacing w:val="-10"/>
                  <w:sz w:val="20"/>
                  <w:szCs w:val="20"/>
                </w:rPr>
                <w:t xml:space="preserve"> </w:t>
              </w:r>
              <w:r w:rsidR="006E781D">
                <w:rPr>
                  <w:rFonts w:hint="eastAsia"/>
                  <w:spacing w:val="-10"/>
                  <w:sz w:val="20"/>
                  <w:szCs w:val="20"/>
                </w:rPr>
                <w:t>담보</w:t>
              </w:r>
              <w:r w:rsidR="006E781D">
                <w:rPr>
                  <w:rFonts w:hint="eastAsia"/>
                  <w:spacing w:val="-10"/>
                  <w:sz w:val="20"/>
                  <w:szCs w:val="20"/>
                </w:rPr>
                <w:t>(</w:t>
              </w:r>
              <w:r w:rsidR="006E781D">
                <w:rPr>
                  <w:rFonts w:hint="eastAsia"/>
                  <w:spacing w:val="-10"/>
                  <w:sz w:val="20"/>
                  <w:szCs w:val="20"/>
                </w:rPr>
                <w:t>질권</w:t>
              </w:r>
              <w:r w:rsidR="006E781D">
                <w:rPr>
                  <w:rFonts w:hint="eastAsia"/>
                  <w:spacing w:val="-10"/>
                  <w:sz w:val="20"/>
                  <w:szCs w:val="20"/>
                </w:rPr>
                <w:t>)</w:t>
              </w:r>
              <w:r w:rsidR="006E781D">
                <w:rPr>
                  <w:rFonts w:hint="eastAsia"/>
                  <w:spacing w:val="-10"/>
                  <w:sz w:val="20"/>
                  <w:szCs w:val="20"/>
                </w:rPr>
                <w:t>로</w:t>
              </w:r>
              <w:r w:rsidR="006E781D">
                <w:rPr>
                  <w:rFonts w:hint="eastAsia"/>
                  <w:spacing w:val="-10"/>
                  <w:sz w:val="20"/>
                  <w:szCs w:val="20"/>
                </w:rPr>
                <w:t xml:space="preserve"> </w:t>
              </w:r>
              <w:r w:rsidR="006E781D">
                <w:rPr>
                  <w:rFonts w:hint="eastAsia"/>
                  <w:spacing w:val="-10"/>
                  <w:sz w:val="20"/>
                  <w:szCs w:val="20"/>
                </w:rPr>
                <w:t>제공함</w:t>
              </w:r>
            </w:ins>
            <w:del w:id="56" w:author="heesung.ahn" w:date="2021-08-30T22:48:00Z">
              <w:r w:rsidRPr="0044436F" w:rsidDel="006E781D">
                <w:rPr>
                  <w:spacing w:val="-10"/>
                  <w:sz w:val="20"/>
                  <w:szCs w:val="20"/>
                </w:rPr>
                <w:delText>에</w:delText>
              </w:r>
              <w:r w:rsidRPr="0044436F" w:rsidDel="006E781D">
                <w:rPr>
                  <w:spacing w:val="-10"/>
                  <w:sz w:val="20"/>
                  <w:szCs w:val="20"/>
                </w:rPr>
                <w:delText xml:space="preserve"> </w:delText>
              </w:r>
              <w:r w:rsidRPr="0044436F" w:rsidDel="006E781D">
                <w:rPr>
                  <w:spacing w:val="-10"/>
                  <w:sz w:val="20"/>
                  <w:szCs w:val="20"/>
                </w:rPr>
                <w:delText>대한</w:delText>
              </w:r>
              <w:r w:rsidRPr="0044436F" w:rsidDel="006E781D">
                <w:rPr>
                  <w:spacing w:val="-10"/>
                  <w:sz w:val="20"/>
                  <w:szCs w:val="20"/>
                </w:rPr>
                <w:delText xml:space="preserve"> </w:delText>
              </w:r>
              <w:r w:rsidRPr="0044436F" w:rsidDel="006E781D">
                <w:rPr>
                  <w:spacing w:val="-10"/>
                  <w:sz w:val="20"/>
                  <w:szCs w:val="20"/>
                </w:rPr>
                <w:delText>질권</w:delText>
              </w:r>
              <w:r w:rsidRPr="0044436F" w:rsidDel="006E781D">
                <w:rPr>
                  <w:spacing w:val="-10"/>
                  <w:sz w:val="20"/>
                  <w:szCs w:val="20"/>
                </w:rPr>
                <w:delText xml:space="preserve"> </w:delText>
              </w:r>
              <w:r w:rsidRPr="0044436F" w:rsidDel="006E781D">
                <w:rPr>
                  <w:spacing w:val="-10"/>
                  <w:sz w:val="20"/>
                  <w:szCs w:val="20"/>
                </w:rPr>
                <w:delText>설정</w:delText>
              </w:r>
            </w:del>
          </w:p>
        </w:tc>
      </w:tr>
      <w:tr w:rsidR="00026A7E" w:rsidRPr="00545856" w14:paraId="699875BF" w14:textId="77777777" w:rsidTr="0091358C">
        <w:trPr>
          <w:trHeight w:val="510"/>
        </w:trPr>
        <w:tc>
          <w:tcPr>
            <w:tcW w:w="2444" w:type="dxa"/>
            <w:tcBorders>
              <w:top w:val="single" w:sz="4" w:space="0" w:color="BFBFBF" w:themeColor="background1" w:themeShade="BF"/>
              <w:left w:val="nil"/>
            </w:tcBorders>
            <w:shd w:val="clear" w:color="auto" w:fill="auto"/>
            <w:vAlign w:val="center"/>
          </w:tcPr>
          <w:p w14:paraId="7C383385" w14:textId="77777777" w:rsidR="00026A7E" w:rsidRPr="00545856" w:rsidRDefault="00026A7E" w:rsidP="0091358C">
            <w:pPr>
              <w:spacing w:line="280" w:lineRule="atLeast"/>
              <w:jc w:val="left"/>
              <w:rPr>
                <w:sz w:val="20"/>
                <w:szCs w:val="20"/>
              </w:rPr>
            </w:pPr>
            <w:r w:rsidRPr="00545856">
              <w:rPr>
                <w:sz w:val="20"/>
                <w:szCs w:val="20"/>
              </w:rPr>
              <w:t>TETON CAPITAL PARTNERS, L.P.</w:t>
            </w:r>
          </w:p>
        </w:tc>
        <w:tc>
          <w:tcPr>
            <w:tcW w:w="1134" w:type="dxa"/>
            <w:tcBorders>
              <w:top w:val="single" w:sz="4" w:space="0" w:color="BFBFBF" w:themeColor="background1" w:themeShade="BF"/>
            </w:tcBorders>
            <w:shd w:val="clear" w:color="auto" w:fill="auto"/>
            <w:vAlign w:val="center"/>
          </w:tcPr>
          <w:p w14:paraId="131D7539" w14:textId="77777777" w:rsidR="00026A7E" w:rsidRPr="00545856" w:rsidRDefault="00026A7E" w:rsidP="0091358C">
            <w:pPr>
              <w:spacing w:line="280" w:lineRule="atLeast"/>
              <w:jc w:val="right"/>
              <w:rPr>
                <w:sz w:val="20"/>
                <w:szCs w:val="20"/>
              </w:rPr>
            </w:pPr>
            <w:r w:rsidRPr="00545856">
              <w:rPr>
                <w:sz w:val="20"/>
                <w:szCs w:val="20"/>
              </w:rPr>
              <w:t>1,985,072</w:t>
            </w:r>
          </w:p>
        </w:tc>
        <w:tc>
          <w:tcPr>
            <w:tcW w:w="1134" w:type="dxa"/>
            <w:tcBorders>
              <w:top w:val="single" w:sz="4" w:space="0" w:color="BFBFBF" w:themeColor="background1" w:themeShade="BF"/>
            </w:tcBorders>
            <w:shd w:val="clear" w:color="auto" w:fill="auto"/>
            <w:vAlign w:val="center"/>
          </w:tcPr>
          <w:p w14:paraId="6C26C194" w14:textId="77777777" w:rsidR="00026A7E" w:rsidRPr="00545856" w:rsidRDefault="00026A7E" w:rsidP="0091358C">
            <w:pPr>
              <w:spacing w:line="280" w:lineRule="atLeast"/>
              <w:jc w:val="right"/>
              <w:rPr>
                <w:sz w:val="20"/>
                <w:szCs w:val="20"/>
              </w:rPr>
            </w:pPr>
            <w:r w:rsidRPr="00545856">
              <w:rPr>
                <w:sz w:val="20"/>
                <w:szCs w:val="20"/>
              </w:rPr>
              <w:t>8.43</w:t>
            </w:r>
          </w:p>
        </w:tc>
        <w:tc>
          <w:tcPr>
            <w:tcW w:w="1134" w:type="dxa"/>
            <w:tcBorders>
              <w:top w:val="single" w:sz="4" w:space="0" w:color="BFBFBF" w:themeColor="background1" w:themeShade="BF"/>
            </w:tcBorders>
            <w:vAlign w:val="center"/>
          </w:tcPr>
          <w:p w14:paraId="25DD3B9C" w14:textId="77777777" w:rsidR="00026A7E" w:rsidRPr="00545856" w:rsidRDefault="00026A7E" w:rsidP="0091358C">
            <w:pPr>
              <w:spacing w:line="280" w:lineRule="atLeast"/>
              <w:jc w:val="right"/>
              <w:rPr>
                <w:sz w:val="20"/>
                <w:szCs w:val="20"/>
              </w:rPr>
            </w:pPr>
            <w:r w:rsidRPr="00545856">
              <w:rPr>
                <w:sz w:val="20"/>
                <w:szCs w:val="20"/>
              </w:rPr>
              <w:t>11.70</w:t>
            </w:r>
          </w:p>
        </w:tc>
        <w:tc>
          <w:tcPr>
            <w:tcW w:w="2551" w:type="dxa"/>
            <w:tcBorders>
              <w:top w:val="single" w:sz="4" w:space="0" w:color="BFBFBF" w:themeColor="background1" w:themeShade="BF"/>
              <w:right w:val="nil"/>
            </w:tcBorders>
            <w:shd w:val="clear" w:color="auto" w:fill="auto"/>
            <w:vAlign w:val="center"/>
          </w:tcPr>
          <w:p w14:paraId="3344986E" w14:textId="77777777" w:rsidR="00026A7E" w:rsidRPr="00545856" w:rsidRDefault="00026A7E" w:rsidP="0091358C">
            <w:pPr>
              <w:spacing w:line="280" w:lineRule="atLeast"/>
              <w:rPr>
                <w:sz w:val="20"/>
                <w:szCs w:val="20"/>
              </w:rPr>
            </w:pPr>
          </w:p>
        </w:tc>
      </w:tr>
      <w:tr w:rsidR="00026A7E" w:rsidRPr="00545856" w14:paraId="21713F6E" w14:textId="77777777" w:rsidTr="0091358C">
        <w:trPr>
          <w:trHeight w:val="510"/>
        </w:trPr>
        <w:tc>
          <w:tcPr>
            <w:tcW w:w="2444" w:type="dxa"/>
            <w:tcBorders>
              <w:left w:val="nil"/>
            </w:tcBorders>
            <w:shd w:val="clear" w:color="auto" w:fill="auto"/>
            <w:vAlign w:val="center"/>
          </w:tcPr>
          <w:p w14:paraId="18EA0CA9" w14:textId="77777777" w:rsidR="00026A7E" w:rsidRPr="0044436F" w:rsidRDefault="00026A7E" w:rsidP="0091358C">
            <w:pPr>
              <w:spacing w:line="280" w:lineRule="atLeast"/>
              <w:jc w:val="left"/>
              <w:rPr>
                <w:spacing w:val="-8"/>
                <w:sz w:val="20"/>
                <w:szCs w:val="20"/>
              </w:rPr>
            </w:pPr>
            <w:r w:rsidRPr="0044436F">
              <w:rPr>
                <w:spacing w:val="-8"/>
                <w:sz w:val="20"/>
                <w:szCs w:val="20"/>
              </w:rPr>
              <w:t>재단법인</w:t>
            </w:r>
            <w:r w:rsidRPr="0044436F">
              <w:rPr>
                <w:spacing w:val="-8"/>
                <w:sz w:val="20"/>
                <w:szCs w:val="20"/>
              </w:rPr>
              <w:t xml:space="preserve"> </w:t>
            </w:r>
            <w:proofErr w:type="spellStart"/>
            <w:r w:rsidRPr="0044436F">
              <w:rPr>
                <w:spacing w:val="-8"/>
                <w:sz w:val="20"/>
                <w:szCs w:val="20"/>
              </w:rPr>
              <w:t>한샘드뷰연구재단</w:t>
            </w:r>
            <w:proofErr w:type="spellEnd"/>
          </w:p>
        </w:tc>
        <w:tc>
          <w:tcPr>
            <w:tcW w:w="1134" w:type="dxa"/>
            <w:shd w:val="clear" w:color="auto" w:fill="auto"/>
            <w:vAlign w:val="center"/>
          </w:tcPr>
          <w:p w14:paraId="65F474ED" w14:textId="77777777" w:rsidR="00026A7E" w:rsidRPr="00545856" w:rsidRDefault="00026A7E" w:rsidP="0091358C">
            <w:pPr>
              <w:spacing w:line="280" w:lineRule="atLeast"/>
              <w:jc w:val="right"/>
              <w:rPr>
                <w:sz w:val="20"/>
                <w:szCs w:val="20"/>
              </w:rPr>
            </w:pPr>
            <w:r w:rsidRPr="00545856">
              <w:rPr>
                <w:sz w:val="20"/>
                <w:szCs w:val="20"/>
              </w:rPr>
              <w:t>1,300,000</w:t>
            </w:r>
          </w:p>
        </w:tc>
        <w:tc>
          <w:tcPr>
            <w:tcW w:w="1134" w:type="dxa"/>
            <w:shd w:val="clear" w:color="auto" w:fill="auto"/>
            <w:vAlign w:val="center"/>
          </w:tcPr>
          <w:p w14:paraId="6E369783" w14:textId="77777777" w:rsidR="00026A7E" w:rsidRPr="00545856" w:rsidRDefault="00026A7E" w:rsidP="0091358C">
            <w:pPr>
              <w:spacing w:line="280" w:lineRule="atLeast"/>
              <w:jc w:val="right"/>
              <w:rPr>
                <w:sz w:val="20"/>
                <w:szCs w:val="20"/>
              </w:rPr>
            </w:pPr>
            <w:r w:rsidRPr="00545856">
              <w:rPr>
                <w:sz w:val="20"/>
                <w:szCs w:val="20"/>
              </w:rPr>
              <w:t>5.52</w:t>
            </w:r>
          </w:p>
        </w:tc>
        <w:tc>
          <w:tcPr>
            <w:tcW w:w="1134" w:type="dxa"/>
            <w:vAlign w:val="center"/>
          </w:tcPr>
          <w:p w14:paraId="3F5F809D" w14:textId="77777777" w:rsidR="00026A7E" w:rsidRPr="00545856" w:rsidRDefault="00026A7E" w:rsidP="0091358C">
            <w:pPr>
              <w:spacing w:line="280" w:lineRule="atLeast"/>
              <w:jc w:val="right"/>
              <w:rPr>
                <w:sz w:val="20"/>
                <w:szCs w:val="20"/>
              </w:rPr>
            </w:pPr>
            <w:r w:rsidRPr="00545856">
              <w:rPr>
                <w:sz w:val="20"/>
                <w:szCs w:val="20"/>
              </w:rPr>
              <w:t xml:space="preserve"> 7.66</w:t>
            </w:r>
          </w:p>
        </w:tc>
        <w:tc>
          <w:tcPr>
            <w:tcW w:w="2551" w:type="dxa"/>
            <w:tcBorders>
              <w:right w:val="nil"/>
            </w:tcBorders>
            <w:shd w:val="clear" w:color="auto" w:fill="auto"/>
            <w:vAlign w:val="center"/>
          </w:tcPr>
          <w:p w14:paraId="4DD5E2F9" w14:textId="77777777" w:rsidR="00026A7E" w:rsidRPr="00545856" w:rsidRDefault="00026A7E" w:rsidP="0091358C">
            <w:pPr>
              <w:spacing w:line="280" w:lineRule="atLeast"/>
              <w:rPr>
                <w:sz w:val="20"/>
                <w:szCs w:val="20"/>
              </w:rPr>
            </w:pPr>
            <w:r w:rsidRPr="00545856">
              <w:rPr>
                <w:sz w:val="20"/>
                <w:szCs w:val="20"/>
              </w:rPr>
              <w:t>매도인</w:t>
            </w:r>
          </w:p>
        </w:tc>
      </w:tr>
      <w:tr w:rsidR="00026A7E" w:rsidRPr="00545856" w14:paraId="429D695F" w14:textId="77777777" w:rsidTr="0091358C">
        <w:trPr>
          <w:trHeight w:val="510"/>
        </w:trPr>
        <w:tc>
          <w:tcPr>
            <w:tcW w:w="2444" w:type="dxa"/>
            <w:tcBorders>
              <w:left w:val="nil"/>
            </w:tcBorders>
            <w:shd w:val="clear" w:color="auto" w:fill="auto"/>
            <w:vAlign w:val="center"/>
          </w:tcPr>
          <w:p w14:paraId="109B11B1" w14:textId="77777777" w:rsidR="00026A7E" w:rsidRPr="00545856" w:rsidRDefault="00026A7E" w:rsidP="0091358C">
            <w:pPr>
              <w:spacing w:line="280" w:lineRule="atLeast"/>
              <w:jc w:val="left"/>
              <w:rPr>
                <w:sz w:val="20"/>
                <w:szCs w:val="20"/>
              </w:rPr>
            </w:pPr>
            <w:r w:rsidRPr="00545856">
              <w:rPr>
                <w:sz w:val="20"/>
                <w:szCs w:val="20"/>
              </w:rPr>
              <w:t>ARENA HOLDINGS GROUP LP</w:t>
            </w:r>
          </w:p>
        </w:tc>
        <w:tc>
          <w:tcPr>
            <w:tcW w:w="1134" w:type="dxa"/>
            <w:shd w:val="clear" w:color="auto" w:fill="auto"/>
            <w:vAlign w:val="center"/>
          </w:tcPr>
          <w:p w14:paraId="280265A8" w14:textId="77777777" w:rsidR="00026A7E" w:rsidRPr="00545856" w:rsidRDefault="00026A7E" w:rsidP="0091358C">
            <w:pPr>
              <w:spacing w:line="280" w:lineRule="atLeast"/>
              <w:jc w:val="right"/>
              <w:rPr>
                <w:sz w:val="20"/>
                <w:szCs w:val="20"/>
              </w:rPr>
            </w:pPr>
            <w:r w:rsidRPr="00545856">
              <w:rPr>
                <w:sz w:val="20"/>
                <w:szCs w:val="20"/>
              </w:rPr>
              <w:t>1,073,000</w:t>
            </w:r>
          </w:p>
        </w:tc>
        <w:tc>
          <w:tcPr>
            <w:tcW w:w="1134" w:type="dxa"/>
            <w:shd w:val="clear" w:color="auto" w:fill="auto"/>
            <w:vAlign w:val="center"/>
          </w:tcPr>
          <w:p w14:paraId="7F0293E7" w14:textId="77777777" w:rsidR="00026A7E" w:rsidRPr="00545856" w:rsidRDefault="00026A7E" w:rsidP="0091358C">
            <w:pPr>
              <w:spacing w:line="280" w:lineRule="atLeast"/>
              <w:jc w:val="right"/>
              <w:rPr>
                <w:sz w:val="20"/>
                <w:szCs w:val="20"/>
              </w:rPr>
            </w:pPr>
            <w:r w:rsidRPr="00545856">
              <w:rPr>
                <w:sz w:val="20"/>
                <w:szCs w:val="20"/>
              </w:rPr>
              <w:t>4.56</w:t>
            </w:r>
          </w:p>
        </w:tc>
        <w:tc>
          <w:tcPr>
            <w:tcW w:w="1134" w:type="dxa"/>
            <w:vAlign w:val="center"/>
          </w:tcPr>
          <w:p w14:paraId="20F0F5C3" w14:textId="77777777" w:rsidR="00026A7E" w:rsidRPr="00545856" w:rsidRDefault="00026A7E" w:rsidP="0091358C">
            <w:pPr>
              <w:spacing w:line="280" w:lineRule="atLeast"/>
              <w:jc w:val="right"/>
              <w:rPr>
                <w:sz w:val="20"/>
                <w:szCs w:val="20"/>
              </w:rPr>
            </w:pPr>
            <w:r w:rsidRPr="00545856">
              <w:rPr>
                <w:sz w:val="20"/>
                <w:szCs w:val="20"/>
              </w:rPr>
              <w:t>6.33</w:t>
            </w:r>
          </w:p>
        </w:tc>
        <w:tc>
          <w:tcPr>
            <w:tcW w:w="2551" w:type="dxa"/>
            <w:tcBorders>
              <w:right w:val="nil"/>
            </w:tcBorders>
            <w:shd w:val="clear" w:color="auto" w:fill="auto"/>
            <w:vAlign w:val="center"/>
          </w:tcPr>
          <w:p w14:paraId="57110298" w14:textId="77777777" w:rsidR="00026A7E" w:rsidRPr="00545856" w:rsidRDefault="00026A7E" w:rsidP="0091358C">
            <w:pPr>
              <w:spacing w:line="280" w:lineRule="atLeast"/>
              <w:rPr>
                <w:sz w:val="20"/>
                <w:szCs w:val="20"/>
              </w:rPr>
            </w:pPr>
          </w:p>
        </w:tc>
      </w:tr>
      <w:tr w:rsidR="00026A7E" w:rsidRPr="00545856" w14:paraId="1E737A37" w14:textId="77777777" w:rsidTr="0091358C">
        <w:trPr>
          <w:trHeight w:val="510"/>
        </w:trPr>
        <w:tc>
          <w:tcPr>
            <w:tcW w:w="2444" w:type="dxa"/>
            <w:tcBorders>
              <w:left w:val="nil"/>
            </w:tcBorders>
            <w:shd w:val="clear" w:color="auto" w:fill="auto"/>
            <w:vAlign w:val="center"/>
          </w:tcPr>
          <w:p w14:paraId="2BE0276C" w14:textId="77777777" w:rsidR="00026A7E" w:rsidRPr="00545856" w:rsidRDefault="00026A7E" w:rsidP="0091358C">
            <w:pPr>
              <w:spacing w:line="280" w:lineRule="atLeast"/>
              <w:jc w:val="left"/>
              <w:rPr>
                <w:sz w:val="20"/>
                <w:szCs w:val="20"/>
              </w:rPr>
            </w:pPr>
            <w:r w:rsidRPr="00545856">
              <w:rPr>
                <w:sz w:val="20"/>
                <w:szCs w:val="20"/>
              </w:rPr>
              <w:t>우리은행</w:t>
            </w:r>
            <w:r w:rsidRPr="00545856">
              <w:rPr>
                <w:sz w:val="20"/>
                <w:szCs w:val="20"/>
              </w:rPr>
              <w:t>(</w:t>
            </w:r>
            <w:r w:rsidRPr="00545856">
              <w:rPr>
                <w:sz w:val="20"/>
                <w:szCs w:val="20"/>
              </w:rPr>
              <w:t>국민연금고유</w:t>
            </w:r>
            <w:r w:rsidRPr="00545856">
              <w:rPr>
                <w:sz w:val="20"/>
                <w:szCs w:val="20"/>
              </w:rPr>
              <w:t>)</w:t>
            </w:r>
          </w:p>
        </w:tc>
        <w:tc>
          <w:tcPr>
            <w:tcW w:w="1134" w:type="dxa"/>
            <w:shd w:val="clear" w:color="auto" w:fill="auto"/>
            <w:vAlign w:val="center"/>
          </w:tcPr>
          <w:p w14:paraId="51551FC4" w14:textId="77777777" w:rsidR="00026A7E" w:rsidRPr="00545856" w:rsidRDefault="00026A7E" w:rsidP="0091358C">
            <w:pPr>
              <w:spacing w:line="280" w:lineRule="atLeast"/>
              <w:jc w:val="right"/>
              <w:rPr>
                <w:sz w:val="20"/>
                <w:szCs w:val="20"/>
              </w:rPr>
            </w:pPr>
            <w:r w:rsidRPr="00545856">
              <w:rPr>
                <w:sz w:val="20"/>
                <w:szCs w:val="20"/>
              </w:rPr>
              <w:t>780,454</w:t>
            </w:r>
          </w:p>
        </w:tc>
        <w:tc>
          <w:tcPr>
            <w:tcW w:w="1134" w:type="dxa"/>
            <w:shd w:val="clear" w:color="auto" w:fill="auto"/>
            <w:vAlign w:val="center"/>
          </w:tcPr>
          <w:p w14:paraId="49B0919F" w14:textId="77777777" w:rsidR="00026A7E" w:rsidRPr="00545856" w:rsidRDefault="00026A7E" w:rsidP="0091358C">
            <w:pPr>
              <w:spacing w:line="280" w:lineRule="atLeast"/>
              <w:jc w:val="right"/>
              <w:rPr>
                <w:sz w:val="20"/>
                <w:szCs w:val="20"/>
              </w:rPr>
            </w:pPr>
            <w:r w:rsidRPr="00545856">
              <w:rPr>
                <w:sz w:val="20"/>
                <w:szCs w:val="20"/>
              </w:rPr>
              <w:t>3.32</w:t>
            </w:r>
          </w:p>
        </w:tc>
        <w:tc>
          <w:tcPr>
            <w:tcW w:w="1134" w:type="dxa"/>
            <w:vAlign w:val="center"/>
          </w:tcPr>
          <w:p w14:paraId="15CF5E6D" w14:textId="77777777" w:rsidR="00026A7E" w:rsidRPr="00545856" w:rsidRDefault="00026A7E" w:rsidP="0091358C">
            <w:pPr>
              <w:spacing w:line="280" w:lineRule="atLeast"/>
              <w:jc w:val="right"/>
              <w:rPr>
                <w:sz w:val="20"/>
                <w:szCs w:val="20"/>
              </w:rPr>
            </w:pPr>
            <w:r w:rsidRPr="00545856">
              <w:rPr>
                <w:sz w:val="20"/>
                <w:szCs w:val="20"/>
              </w:rPr>
              <w:t>4.60</w:t>
            </w:r>
          </w:p>
        </w:tc>
        <w:tc>
          <w:tcPr>
            <w:tcW w:w="2551" w:type="dxa"/>
            <w:tcBorders>
              <w:right w:val="nil"/>
            </w:tcBorders>
            <w:shd w:val="clear" w:color="auto" w:fill="auto"/>
            <w:vAlign w:val="center"/>
          </w:tcPr>
          <w:p w14:paraId="4F663105" w14:textId="77777777" w:rsidR="00026A7E" w:rsidRPr="008B687E" w:rsidRDefault="00026A7E" w:rsidP="0091358C">
            <w:pPr>
              <w:spacing w:line="280" w:lineRule="atLeast"/>
              <w:rPr>
                <w:sz w:val="20"/>
                <w:szCs w:val="20"/>
              </w:rPr>
            </w:pPr>
            <w:r w:rsidRPr="008B687E">
              <w:rPr>
                <w:rFonts w:hint="eastAsia"/>
                <w:sz w:val="20"/>
                <w:szCs w:val="20"/>
              </w:rPr>
              <w:t>국민연금</w:t>
            </w:r>
            <w:r w:rsidRPr="008B687E">
              <w:rPr>
                <w:rFonts w:hint="eastAsia"/>
                <w:sz w:val="20"/>
                <w:szCs w:val="20"/>
              </w:rPr>
              <w:t xml:space="preserve"> </w:t>
            </w:r>
            <w:r w:rsidRPr="008B687E">
              <w:rPr>
                <w:rFonts w:hint="eastAsia"/>
                <w:sz w:val="20"/>
                <w:szCs w:val="20"/>
              </w:rPr>
              <w:t>전체</w:t>
            </w:r>
            <w:r w:rsidRPr="008B687E">
              <w:rPr>
                <w:rFonts w:hint="eastAsia"/>
                <w:sz w:val="20"/>
                <w:szCs w:val="20"/>
              </w:rPr>
              <w:t xml:space="preserve"> </w:t>
            </w:r>
            <w:r w:rsidRPr="008B687E">
              <w:rPr>
                <w:rFonts w:hint="eastAsia"/>
                <w:sz w:val="20"/>
                <w:szCs w:val="20"/>
              </w:rPr>
              <w:t>보유</w:t>
            </w:r>
            <w:r w:rsidRPr="008B687E">
              <w:rPr>
                <w:rFonts w:hint="eastAsia"/>
                <w:sz w:val="20"/>
                <w:szCs w:val="20"/>
              </w:rPr>
              <w:t xml:space="preserve"> </w:t>
            </w:r>
            <w:r w:rsidRPr="008B687E">
              <w:rPr>
                <w:rFonts w:hint="eastAsia"/>
                <w:sz w:val="20"/>
                <w:szCs w:val="20"/>
              </w:rPr>
              <w:t>주식</w:t>
            </w:r>
            <w:r w:rsidRPr="008B687E">
              <w:rPr>
                <w:rFonts w:hint="eastAsia"/>
                <w:sz w:val="20"/>
                <w:szCs w:val="20"/>
              </w:rPr>
              <w:t xml:space="preserve"> 1,629,446</w:t>
            </w:r>
            <w:r w:rsidRPr="008B687E">
              <w:rPr>
                <w:rFonts w:hint="eastAsia"/>
                <w:sz w:val="20"/>
                <w:szCs w:val="20"/>
              </w:rPr>
              <w:t>주</w:t>
            </w:r>
            <w:r w:rsidRPr="008B687E">
              <w:rPr>
                <w:rFonts w:hint="eastAsia"/>
                <w:sz w:val="20"/>
                <w:szCs w:val="20"/>
              </w:rPr>
              <w:br/>
              <w:t>(</w:t>
            </w:r>
            <w:r>
              <w:rPr>
                <w:rFonts w:hint="eastAsia"/>
                <w:sz w:val="20"/>
                <w:szCs w:val="20"/>
              </w:rPr>
              <w:t>전체</w:t>
            </w:r>
            <w:r>
              <w:rPr>
                <w:rFonts w:hint="eastAsia"/>
                <w:sz w:val="20"/>
                <w:szCs w:val="20"/>
              </w:rPr>
              <w:t xml:space="preserve"> </w:t>
            </w:r>
            <w:r w:rsidRPr="008B687E">
              <w:rPr>
                <w:rFonts w:hint="eastAsia"/>
                <w:sz w:val="20"/>
                <w:szCs w:val="20"/>
              </w:rPr>
              <w:t>의결권</w:t>
            </w:r>
            <w:r>
              <w:rPr>
                <w:rFonts w:hint="eastAsia"/>
                <w:sz w:val="20"/>
                <w:szCs w:val="20"/>
              </w:rPr>
              <w:t xml:space="preserve"> </w:t>
            </w:r>
            <w:r>
              <w:rPr>
                <w:rFonts w:hint="eastAsia"/>
                <w:sz w:val="20"/>
                <w:szCs w:val="20"/>
              </w:rPr>
              <w:t>중</w:t>
            </w:r>
            <w:r w:rsidRPr="008B687E">
              <w:rPr>
                <w:rFonts w:hint="eastAsia"/>
                <w:sz w:val="20"/>
                <w:szCs w:val="20"/>
              </w:rPr>
              <w:t xml:space="preserve"> </w:t>
            </w:r>
            <w:r w:rsidRPr="008B687E">
              <w:rPr>
                <w:rFonts w:hint="eastAsia"/>
                <w:sz w:val="20"/>
                <w:szCs w:val="20"/>
              </w:rPr>
              <w:t>약</w:t>
            </w:r>
            <w:r w:rsidRPr="008B687E">
              <w:rPr>
                <w:rFonts w:hint="eastAsia"/>
                <w:sz w:val="20"/>
                <w:szCs w:val="20"/>
              </w:rPr>
              <w:t xml:space="preserve"> 9.6%)</w:t>
            </w:r>
          </w:p>
        </w:tc>
      </w:tr>
      <w:tr w:rsidR="00026A7E" w:rsidRPr="00545856" w14:paraId="19F076F8" w14:textId="77777777" w:rsidTr="0091358C">
        <w:trPr>
          <w:trHeight w:val="510"/>
        </w:trPr>
        <w:tc>
          <w:tcPr>
            <w:tcW w:w="2444" w:type="dxa"/>
            <w:tcBorders>
              <w:left w:val="nil"/>
            </w:tcBorders>
            <w:shd w:val="clear" w:color="auto" w:fill="auto"/>
            <w:vAlign w:val="center"/>
          </w:tcPr>
          <w:p w14:paraId="4F244AF3" w14:textId="77777777" w:rsidR="00026A7E" w:rsidRPr="00545856" w:rsidRDefault="00026A7E" w:rsidP="0091358C">
            <w:pPr>
              <w:spacing w:line="280" w:lineRule="atLeast"/>
              <w:jc w:val="left"/>
              <w:rPr>
                <w:sz w:val="20"/>
                <w:szCs w:val="20"/>
              </w:rPr>
            </w:pPr>
            <w:proofErr w:type="spellStart"/>
            <w:r w:rsidRPr="00545856">
              <w:rPr>
                <w:sz w:val="20"/>
                <w:szCs w:val="20"/>
              </w:rPr>
              <w:lastRenderedPageBreak/>
              <w:t>최양하</w:t>
            </w:r>
            <w:proofErr w:type="spellEnd"/>
          </w:p>
        </w:tc>
        <w:tc>
          <w:tcPr>
            <w:tcW w:w="1134" w:type="dxa"/>
            <w:shd w:val="clear" w:color="auto" w:fill="auto"/>
            <w:vAlign w:val="center"/>
          </w:tcPr>
          <w:p w14:paraId="3E5C243E" w14:textId="77777777" w:rsidR="00026A7E" w:rsidRPr="00545856" w:rsidRDefault="00026A7E" w:rsidP="0091358C">
            <w:pPr>
              <w:spacing w:line="280" w:lineRule="atLeast"/>
              <w:jc w:val="right"/>
              <w:rPr>
                <w:sz w:val="20"/>
                <w:szCs w:val="20"/>
              </w:rPr>
            </w:pPr>
            <w:r w:rsidRPr="00545856">
              <w:rPr>
                <w:sz w:val="20"/>
                <w:szCs w:val="20"/>
              </w:rPr>
              <w:t>509,730</w:t>
            </w:r>
          </w:p>
        </w:tc>
        <w:tc>
          <w:tcPr>
            <w:tcW w:w="1134" w:type="dxa"/>
            <w:shd w:val="clear" w:color="auto" w:fill="auto"/>
            <w:vAlign w:val="center"/>
          </w:tcPr>
          <w:p w14:paraId="6FE741CD" w14:textId="77777777" w:rsidR="00026A7E" w:rsidRPr="00545856" w:rsidRDefault="00026A7E" w:rsidP="0091358C">
            <w:pPr>
              <w:spacing w:line="280" w:lineRule="atLeast"/>
              <w:jc w:val="right"/>
              <w:rPr>
                <w:sz w:val="20"/>
                <w:szCs w:val="20"/>
              </w:rPr>
            </w:pPr>
            <w:r w:rsidRPr="00545856">
              <w:rPr>
                <w:sz w:val="20"/>
                <w:szCs w:val="20"/>
              </w:rPr>
              <w:t>2.17</w:t>
            </w:r>
          </w:p>
        </w:tc>
        <w:tc>
          <w:tcPr>
            <w:tcW w:w="1134" w:type="dxa"/>
            <w:vAlign w:val="center"/>
          </w:tcPr>
          <w:p w14:paraId="15D4492A" w14:textId="77777777" w:rsidR="00026A7E" w:rsidRPr="00545856" w:rsidRDefault="00026A7E" w:rsidP="0091358C">
            <w:pPr>
              <w:spacing w:line="280" w:lineRule="atLeast"/>
              <w:jc w:val="right"/>
              <w:rPr>
                <w:sz w:val="20"/>
                <w:szCs w:val="20"/>
              </w:rPr>
            </w:pPr>
            <w:r w:rsidRPr="00545856">
              <w:rPr>
                <w:sz w:val="20"/>
                <w:szCs w:val="20"/>
              </w:rPr>
              <w:t>3.00</w:t>
            </w:r>
          </w:p>
        </w:tc>
        <w:tc>
          <w:tcPr>
            <w:tcW w:w="2551" w:type="dxa"/>
            <w:tcBorders>
              <w:right w:val="nil"/>
            </w:tcBorders>
            <w:shd w:val="clear" w:color="auto" w:fill="auto"/>
            <w:vAlign w:val="center"/>
          </w:tcPr>
          <w:p w14:paraId="0C07951F" w14:textId="77777777" w:rsidR="00026A7E" w:rsidRPr="0044436F" w:rsidRDefault="00184757" w:rsidP="00184757">
            <w:pPr>
              <w:spacing w:line="280" w:lineRule="atLeast"/>
              <w:rPr>
                <w:spacing w:val="-8"/>
                <w:sz w:val="20"/>
                <w:szCs w:val="20"/>
              </w:rPr>
            </w:pPr>
            <w:ins w:id="57" w:author="heesung.ahn" w:date="2021-08-30T23:47:00Z">
              <w:r w:rsidRPr="00184757">
                <w:rPr>
                  <w:rFonts w:hint="eastAsia"/>
                  <w:spacing w:val="-8"/>
                  <w:sz w:val="20"/>
                  <w:szCs w:val="20"/>
                </w:rPr>
                <w:t>㈜</w:t>
              </w:r>
              <w:proofErr w:type="spellStart"/>
              <w:r w:rsidRPr="00184757">
                <w:rPr>
                  <w:rFonts w:hint="eastAsia"/>
                  <w:spacing w:val="-10"/>
                  <w:sz w:val="20"/>
                  <w:szCs w:val="20"/>
                </w:rPr>
                <w:t>에스씨앤네트웍스</w:t>
              </w:r>
              <w:proofErr w:type="spellEnd"/>
              <w:r w:rsidRPr="00184757">
                <w:rPr>
                  <w:spacing w:val="-8"/>
                  <w:sz w:val="20"/>
                  <w:szCs w:val="20"/>
                </w:rPr>
                <w:t xml:space="preserve"> </w:t>
              </w:r>
              <w:proofErr w:type="spellStart"/>
              <w:r>
                <w:rPr>
                  <w:rFonts w:hint="eastAsia"/>
                  <w:spacing w:val="-8"/>
                  <w:sz w:val="20"/>
                  <w:szCs w:val="20"/>
                </w:rPr>
                <w:t>채무와관련하여</w:t>
              </w:r>
              <w:proofErr w:type="spellEnd"/>
              <w:r>
                <w:rPr>
                  <w:rFonts w:hint="eastAsia"/>
                  <w:spacing w:val="-8"/>
                  <w:sz w:val="20"/>
                  <w:szCs w:val="20"/>
                </w:rPr>
                <w:t xml:space="preserve"> </w:t>
              </w:r>
              <w:proofErr w:type="spellStart"/>
              <w:r>
                <w:rPr>
                  <w:rFonts w:hint="eastAsia"/>
                  <w:spacing w:val="-8"/>
                  <w:sz w:val="20"/>
                  <w:szCs w:val="20"/>
                </w:rPr>
                <w:t>한국증권금융㈜에</w:t>
              </w:r>
              <w:proofErr w:type="spellEnd"/>
              <w:r>
                <w:rPr>
                  <w:rFonts w:hint="eastAsia"/>
                  <w:spacing w:val="-8"/>
                  <w:sz w:val="20"/>
                  <w:szCs w:val="20"/>
                </w:rPr>
                <w:t xml:space="preserve"> </w:t>
              </w:r>
              <w:r>
                <w:rPr>
                  <w:spacing w:val="-8"/>
                  <w:sz w:val="20"/>
                  <w:szCs w:val="20"/>
                </w:rPr>
                <w:t>400,000</w:t>
              </w:r>
              <w:r>
                <w:rPr>
                  <w:rFonts w:hint="eastAsia"/>
                  <w:spacing w:val="-8"/>
                  <w:sz w:val="20"/>
                  <w:szCs w:val="20"/>
                </w:rPr>
                <w:t>주를</w:t>
              </w:r>
              <w:r>
                <w:rPr>
                  <w:rFonts w:hint="eastAsia"/>
                  <w:spacing w:val="-8"/>
                  <w:sz w:val="20"/>
                  <w:szCs w:val="20"/>
                </w:rPr>
                <w:t xml:space="preserve"> </w:t>
              </w:r>
              <w:r>
                <w:rPr>
                  <w:rFonts w:hint="eastAsia"/>
                  <w:spacing w:val="-8"/>
                  <w:sz w:val="20"/>
                  <w:szCs w:val="20"/>
                </w:rPr>
                <w:t>담보</w:t>
              </w:r>
              <w:r>
                <w:rPr>
                  <w:rFonts w:hint="eastAsia"/>
                  <w:spacing w:val="-8"/>
                  <w:sz w:val="20"/>
                  <w:szCs w:val="20"/>
                </w:rPr>
                <w:t>(</w:t>
              </w:r>
              <w:r>
                <w:rPr>
                  <w:rFonts w:hint="eastAsia"/>
                  <w:spacing w:val="-8"/>
                  <w:sz w:val="20"/>
                  <w:szCs w:val="20"/>
                </w:rPr>
                <w:t>질권</w:t>
              </w:r>
              <w:r>
                <w:rPr>
                  <w:rFonts w:hint="eastAsia"/>
                  <w:spacing w:val="-8"/>
                  <w:sz w:val="20"/>
                  <w:szCs w:val="20"/>
                </w:rPr>
                <w:t>)</w:t>
              </w:r>
              <w:r>
                <w:rPr>
                  <w:rFonts w:hint="eastAsia"/>
                  <w:spacing w:val="-8"/>
                  <w:sz w:val="20"/>
                  <w:szCs w:val="20"/>
                </w:rPr>
                <w:t>로</w:t>
              </w:r>
              <w:r>
                <w:rPr>
                  <w:rFonts w:hint="eastAsia"/>
                  <w:spacing w:val="-8"/>
                  <w:sz w:val="20"/>
                  <w:szCs w:val="20"/>
                </w:rPr>
                <w:t xml:space="preserve"> </w:t>
              </w:r>
              <w:r>
                <w:rPr>
                  <w:rFonts w:hint="eastAsia"/>
                  <w:spacing w:val="-8"/>
                  <w:sz w:val="20"/>
                  <w:szCs w:val="20"/>
                </w:rPr>
                <w:t>제공함</w:t>
              </w:r>
            </w:ins>
            <w:del w:id="58" w:author="heesung.ahn" w:date="2021-08-30T23:47:00Z">
              <w:r w:rsidR="00026A7E" w:rsidRPr="0044436F" w:rsidDel="00184757">
                <w:rPr>
                  <w:spacing w:val="-8"/>
                  <w:sz w:val="20"/>
                  <w:szCs w:val="20"/>
                </w:rPr>
                <w:delText>매도인</w:delText>
              </w:r>
              <w:r w:rsidR="00026A7E" w:rsidRPr="0044436F" w:rsidDel="00184757">
                <w:rPr>
                  <w:spacing w:val="-8"/>
                  <w:sz w:val="20"/>
                  <w:szCs w:val="20"/>
                </w:rPr>
                <w:br/>
                <w:delText xml:space="preserve">400,000 </w:delText>
              </w:r>
              <w:r w:rsidR="00026A7E" w:rsidRPr="0044436F" w:rsidDel="00184757">
                <w:rPr>
                  <w:spacing w:val="-8"/>
                  <w:sz w:val="20"/>
                  <w:szCs w:val="20"/>
                </w:rPr>
                <w:delText>주에</w:delText>
              </w:r>
              <w:r w:rsidR="00026A7E" w:rsidRPr="0044436F" w:rsidDel="00184757">
                <w:rPr>
                  <w:spacing w:val="-8"/>
                  <w:sz w:val="20"/>
                  <w:szCs w:val="20"/>
                </w:rPr>
                <w:delText xml:space="preserve"> </w:delText>
              </w:r>
              <w:r w:rsidR="00026A7E" w:rsidRPr="0044436F" w:rsidDel="00184757">
                <w:rPr>
                  <w:spacing w:val="-8"/>
                  <w:sz w:val="20"/>
                  <w:szCs w:val="20"/>
                </w:rPr>
                <w:delText>대한</w:delText>
              </w:r>
              <w:r w:rsidR="00026A7E" w:rsidRPr="0044436F" w:rsidDel="00184757">
                <w:rPr>
                  <w:spacing w:val="-8"/>
                  <w:sz w:val="20"/>
                  <w:szCs w:val="20"/>
                </w:rPr>
                <w:delText xml:space="preserve"> </w:delText>
              </w:r>
              <w:r w:rsidR="00026A7E" w:rsidRPr="0044436F" w:rsidDel="00184757">
                <w:rPr>
                  <w:spacing w:val="-8"/>
                  <w:sz w:val="20"/>
                  <w:szCs w:val="20"/>
                </w:rPr>
                <w:delText>질권</w:delText>
              </w:r>
              <w:r w:rsidR="00026A7E" w:rsidRPr="0044436F" w:rsidDel="00184757">
                <w:rPr>
                  <w:spacing w:val="-8"/>
                  <w:sz w:val="20"/>
                  <w:szCs w:val="20"/>
                </w:rPr>
                <w:delText xml:space="preserve"> </w:delText>
              </w:r>
              <w:r w:rsidR="00026A7E" w:rsidRPr="0044436F" w:rsidDel="00184757">
                <w:rPr>
                  <w:spacing w:val="-8"/>
                  <w:sz w:val="20"/>
                  <w:szCs w:val="20"/>
                </w:rPr>
                <w:delText>설정</w:delText>
              </w:r>
            </w:del>
          </w:p>
        </w:tc>
      </w:tr>
      <w:tr w:rsidR="00026A7E" w:rsidRPr="00545856" w14:paraId="286F75BB" w14:textId="77777777" w:rsidTr="0091358C">
        <w:trPr>
          <w:trHeight w:val="510"/>
        </w:trPr>
        <w:tc>
          <w:tcPr>
            <w:tcW w:w="2444" w:type="dxa"/>
            <w:tcBorders>
              <w:left w:val="nil"/>
            </w:tcBorders>
            <w:shd w:val="clear" w:color="auto" w:fill="auto"/>
            <w:vAlign w:val="center"/>
          </w:tcPr>
          <w:p w14:paraId="3910BE1E" w14:textId="77777777" w:rsidR="00026A7E" w:rsidRPr="00545856" w:rsidRDefault="00026A7E" w:rsidP="0091358C">
            <w:pPr>
              <w:spacing w:line="280" w:lineRule="atLeast"/>
              <w:jc w:val="left"/>
              <w:rPr>
                <w:sz w:val="20"/>
                <w:szCs w:val="20"/>
              </w:rPr>
            </w:pPr>
            <w:r w:rsidRPr="00545856">
              <w:rPr>
                <w:sz w:val="20"/>
                <w:szCs w:val="20"/>
              </w:rPr>
              <w:t>SNOW LAKE ASIA MASTER FUND LIMITED</w:t>
            </w:r>
          </w:p>
        </w:tc>
        <w:tc>
          <w:tcPr>
            <w:tcW w:w="1134" w:type="dxa"/>
            <w:shd w:val="clear" w:color="auto" w:fill="auto"/>
            <w:vAlign w:val="center"/>
          </w:tcPr>
          <w:p w14:paraId="525A5D50" w14:textId="77777777" w:rsidR="00026A7E" w:rsidRPr="00545856" w:rsidRDefault="00026A7E" w:rsidP="0091358C">
            <w:pPr>
              <w:spacing w:line="280" w:lineRule="atLeast"/>
              <w:jc w:val="right"/>
              <w:rPr>
                <w:sz w:val="20"/>
                <w:szCs w:val="20"/>
              </w:rPr>
            </w:pPr>
            <w:r w:rsidRPr="00545856">
              <w:rPr>
                <w:sz w:val="20"/>
                <w:szCs w:val="20"/>
              </w:rPr>
              <w:t>474,044</w:t>
            </w:r>
          </w:p>
        </w:tc>
        <w:tc>
          <w:tcPr>
            <w:tcW w:w="1134" w:type="dxa"/>
            <w:shd w:val="clear" w:color="auto" w:fill="auto"/>
            <w:vAlign w:val="center"/>
          </w:tcPr>
          <w:p w14:paraId="6FBAACC9" w14:textId="77777777" w:rsidR="00026A7E" w:rsidRPr="00545856" w:rsidRDefault="00026A7E" w:rsidP="0091358C">
            <w:pPr>
              <w:spacing w:line="280" w:lineRule="atLeast"/>
              <w:jc w:val="right"/>
              <w:rPr>
                <w:sz w:val="20"/>
                <w:szCs w:val="20"/>
              </w:rPr>
            </w:pPr>
            <w:r w:rsidRPr="00545856">
              <w:rPr>
                <w:sz w:val="20"/>
                <w:szCs w:val="20"/>
              </w:rPr>
              <w:t>2.01</w:t>
            </w:r>
          </w:p>
        </w:tc>
        <w:tc>
          <w:tcPr>
            <w:tcW w:w="1134" w:type="dxa"/>
            <w:vAlign w:val="center"/>
          </w:tcPr>
          <w:p w14:paraId="67839C58" w14:textId="77777777" w:rsidR="00026A7E" w:rsidRPr="00545856" w:rsidRDefault="00026A7E" w:rsidP="0091358C">
            <w:pPr>
              <w:spacing w:line="280" w:lineRule="atLeast"/>
              <w:jc w:val="right"/>
              <w:rPr>
                <w:sz w:val="20"/>
                <w:szCs w:val="20"/>
              </w:rPr>
            </w:pPr>
            <w:r w:rsidRPr="00545856">
              <w:rPr>
                <w:sz w:val="20"/>
                <w:szCs w:val="20"/>
              </w:rPr>
              <w:t>2.79</w:t>
            </w:r>
          </w:p>
        </w:tc>
        <w:tc>
          <w:tcPr>
            <w:tcW w:w="2551" w:type="dxa"/>
            <w:tcBorders>
              <w:right w:val="nil"/>
            </w:tcBorders>
            <w:shd w:val="clear" w:color="auto" w:fill="auto"/>
            <w:vAlign w:val="center"/>
          </w:tcPr>
          <w:p w14:paraId="3F11C997" w14:textId="77777777" w:rsidR="00026A7E" w:rsidRPr="00545856" w:rsidRDefault="00026A7E" w:rsidP="0091358C">
            <w:pPr>
              <w:spacing w:line="280" w:lineRule="atLeast"/>
              <w:rPr>
                <w:sz w:val="20"/>
                <w:szCs w:val="20"/>
              </w:rPr>
            </w:pPr>
          </w:p>
        </w:tc>
      </w:tr>
      <w:tr w:rsidR="00026A7E" w:rsidRPr="00545856" w14:paraId="74294C15" w14:textId="77777777" w:rsidTr="0091358C">
        <w:trPr>
          <w:trHeight w:val="510"/>
        </w:trPr>
        <w:tc>
          <w:tcPr>
            <w:tcW w:w="2444" w:type="dxa"/>
            <w:tcBorders>
              <w:left w:val="nil"/>
            </w:tcBorders>
            <w:shd w:val="clear" w:color="auto" w:fill="auto"/>
            <w:vAlign w:val="center"/>
          </w:tcPr>
          <w:p w14:paraId="57045289" w14:textId="77777777" w:rsidR="00026A7E" w:rsidRPr="00545856" w:rsidRDefault="00026A7E" w:rsidP="0091358C">
            <w:pPr>
              <w:spacing w:line="280" w:lineRule="atLeast"/>
              <w:jc w:val="left"/>
              <w:rPr>
                <w:sz w:val="20"/>
                <w:szCs w:val="20"/>
              </w:rPr>
            </w:pPr>
            <w:r w:rsidRPr="00545856">
              <w:rPr>
                <w:sz w:val="20"/>
                <w:szCs w:val="20"/>
              </w:rPr>
              <w:t>조은영</w:t>
            </w:r>
          </w:p>
        </w:tc>
        <w:tc>
          <w:tcPr>
            <w:tcW w:w="1134" w:type="dxa"/>
            <w:shd w:val="clear" w:color="auto" w:fill="auto"/>
            <w:vAlign w:val="center"/>
          </w:tcPr>
          <w:p w14:paraId="5BDF362C" w14:textId="77777777" w:rsidR="00026A7E" w:rsidRPr="00545856" w:rsidRDefault="00026A7E" w:rsidP="0091358C">
            <w:pPr>
              <w:spacing w:line="280" w:lineRule="atLeast"/>
              <w:jc w:val="right"/>
              <w:rPr>
                <w:sz w:val="20"/>
                <w:szCs w:val="20"/>
              </w:rPr>
            </w:pPr>
            <w:r w:rsidRPr="00545856">
              <w:rPr>
                <w:sz w:val="20"/>
                <w:szCs w:val="20"/>
              </w:rPr>
              <w:t>311,500</w:t>
            </w:r>
          </w:p>
        </w:tc>
        <w:tc>
          <w:tcPr>
            <w:tcW w:w="1134" w:type="dxa"/>
            <w:shd w:val="clear" w:color="auto" w:fill="auto"/>
            <w:vAlign w:val="center"/>
          </w:tcPr>
          <w:p w14:paraId="1D2E1F1C" w14:textId="77777777" w:rsidR="00026A7E" w:rsidRPr="00545856" w:rsidRDefault="00026A7E" w:rsidP="0091358C">
            <w:pPr>
              <w:spacing w:line="280" w:lineRule="atLeast"/>
              <w:jc w:val="right"/>
              <w:rPr>
                <w:sz w:val="20"/>
                <w:szCs w:val="20"/>
              </w:rPr>
            </w:pPr>
            <w:r w:rsidRPr="00545856">
              <w:rPr>
                <w:sz w:val="20"/>
                <w:szCs w:val="20"/>
              </w:rPr>
              <w:t>1.32</w:t>
            </w:r>
          </w:p>
        </w:tc>
        <w:tc>
          <w:tcPr>
            <w:tcW w:w="1134" w:type="dxa"/>
            <w:vAlign w:val="center"/>
          </w:tcPr>
          <w:p w14:paraId="0D6C48F2" w14:textId="77777777" w:rsidR="00026A7E" w:rsidRPr="00545856" w:rsidRDefault="00026A7E" w:rsidP="0091358C">
            <w:pPr>
              <w:spacing w:line="280" w:lineRule="atLeast"/>
              <w:jc w:val="right"/>
              <w:rPr>
                <w:sz w:val="20"/>
                <w:szCs w:val="20"/>
              </w:rPr>
            </w:pPr>
            <w:r w:rsidRPr="00545856">
              <w:rPr>
                <w:sz w:val="20"/>
                <w:szCs w:val="20"/>
              </w:rPr>
              <w:t>1.84</w:t>
            </w:r>
          </w:p>
        </w:tc>
        <w:tc>
          <w:tcPr>
            <w:tcW w:w="2551" w:type="dxa"/>
            <w:tcBorders>
              <w:right w:val="nil"/>
            </w:tcBorders>
            <w:shd w:val="clear" w:color="auto" w:fill="auto"/>
            <w:vAlign w:val="center"/>
          </w:tcPr>
          <w:p w14:paraId="0E37223E" w14:textId="77777777" w:rsidR="00026A7E" w:rsidRPr="00545856" w:rsidRDefault="00026A7E" w:rsidP="0091358C">
            <w:pPr>
              <w:spacing w:line="280" w:lineRule="atLeast"/>
              <w:rPr>
                <w:sz w:val="20"/>
                <w:szCs w:val="20"/>
              </w:rPr>
            </w:pPr>
            <w:r w:rsidRPr="00545856">
              <w:rPr>
                <w:sz w:val="20"/>
                <w:szCs w:val="20"/>
              </w:rPr>
              <w:t>매도인</w:t>
            </w:r>
          </w:p>
        </w:tc>
      </w:tr>
      <w:tr w:rsidR="00026A7E" w:rsidRPr="00545856" w14:paraId="6B666F42" w14:textId="77777777" w:rsidTr="0091358C">
        <w:trPr>
          <w:trHeight w:val="510"/>
        </w:trPr>
        <w:tc>
          <w:tcPr>
            <w:tcW w:w="2444" w:type="dxa"/>
            <w:tcBorders>
              <w:left w:val="nil"/>
            </w:tcBorders>
            <w:shd w:val="clear" w:color="auto" w:fill="auto"/>
            <w:vAlign w:val="center"/>
          </w:tcPr>
          <w:p w14:paraId="6F58BE3B" w14:textId="77777777" w:rsidR="00026A7E" w:rsidRPr="00545856" w:rsidRDefault="00026A7E" w:rsidP="0091358C">
            <w:pPr>
              <w:spacing w:line="280" w:lineRule="atLeast"/>
              <w:jc w:val="left"/>
              <w:rPr>
                <w:sz w:val="20"/>
                <w:szCs w:val="20"/>
              </w:rPr>
            </w:pPr>
            <w:r w:rsidRPr="00545856">
              <w:rPr>
                <w:sz w:val="20"/>
                <w:szCs w:val="20"/>
              </w:rPr>
              <w:t>하나은행</w:t>
            </w:r>
            <w:r w:rsidRPr="00545856">
              <w:rPr>
                <w:sz w:val="20"/>
                <w:szCs w:val="20"/>
              </w:rPr>
              <w:t>(KB</w:t>
            </w:r>
            <w:r w:rsidRPr="00545856">
              <w:rPr>
                <w:sz w:val="20"/>
                <w:szCs w:val="20"/>
              </w:rPr>
              <w:t>자산운용</w:t>
            </w:r>
            <w:r w:rsidRPr="00545856">
              <w:rPr>
                <w:sz w:val="20"/>
                <w:szCs w:val="20"/>
              </w:rPr>
              <w:t>)</w:t>
            </w:r>
          </w:p>
        </w:tc>
        <w:tc>
          <w:tcPr>
            <w:tcW w:w="1134" w:type="dxa"/>
            <w:shd w:val="clear" w:color="auto" w:fill="auto"/>
            <w:vAlign w:val="center"/>
          </w:tcPr>
          <w:p w14:paraId="3A86E055" w14:textId="77777777" w:rsidR="00026A7E" w:rsidRPr="00545856" w:rsidRDefault="00026A7E" w:rsidP="0091358C">
            <w:pPr>
              <w:spacing w:line="280" w:lineRule="atLeast"/>
              <w:jc w:val="right"/>
              <w:rPr>
                <w:sz w:val="20"/>
                <w:szCs w:val="20"/>
              </w:rPr>
            </w:pPr>
            <w:r w:rsidRPr="00545856">
              <w:rPr>
                <w:sz w:val="20"/>
                <w:szCs w:val="20"/>
              </w:rPr>
              <w:t>216,532</w:t>
            </w:r>
          </w:p>
        </w:tc>
        <w:tc>
          <w:tcPr>
            <w:tcW w:w="1134" w:type="dxa"/>
            <w:shd w:val="clear" w:color="auto" w:fill="auto"/>
            <w:vAlign w:val="center"/>
          </w:tcPr>
          <w:p w14:paraId="6359034E" w14:textId="77777777" w:rsidR="00026A7E" w:rsidRPr="00545856" w:rsidRDefault="00026A7E" w:rsidP="0091358C">
            <w:pPr>
              <w:spacing w:line="280" w:lineRule="atLeast"/>
              <w:jc w:val="right"/>
              <w:rPr>
                <w:sz w:val="20"/>
                <w:szCs w:val="20"/>
              </w:rPr>
            </w:pPr>
            <w:r w:rsidRPr="00545856">
              <w:rPr>
                <w:sz w:val="20"/>
                <w:szCs w:val="20"/>
              </w:rPr>
              <w:t>0.92</w:t>
            </w:r>
          </w:p>
        </w:tc>
        <w:tc>
          <w:tcPr>
            <w:tcW w:w="1134" w:type="dxa"/>
            <w:vAlign w:val="center"/>
          </w:tcPr>
          <w:p w14:paraId="68E0ACC9" w14:textId="77777777" w:rsidR="00026A7E" w:rsidRPr="00545856" w:rsidRDefault="00026A7E" w:rsidP="0091358C">
            <w:pPr>
              <w:spacing w:line="280" w:lineRule="atLeast"/>
              <w:jc w:val="right"/>
              <w:rPr>
                <w:sz w:val="20"/>
                <w:szCs w:val="20"/>
              </w:rPr>
            </w:pPr>
            <w:r w:rsidRPr="00545856">
              <w:rPr>
                <w:sz w:val="20"/>
                <w:szCs w:val="20"/>
              </w:rPr>
              <w:t>1.28</w:t>
            </w:r>
          </w:p>
        </w:tc>
        <w:tc>
          <w:tcPr>
            <w:tcW w:w="2551" w:type="dxa"/>
            <w:tcBorders>
              <w:right w:val="nil"/>
            </w:tcBorders>
            <w:shd w:val="clear" w:color="auto" w:fill="auto"/>
            <w:vAlign w:val="center"/>
          </w:tcPr>
          <w:p w14:paraId="0E5198FA" w14:textId="77777777" w:rsidR="00026A7E" w:rsidRPr="00545856" w:rsidRDefault="00026A7E" w:rsidP="0091358C">
            <w:pPr>
              <w:spacing w:line="280" w:lineRule="atLeast"/>
              <w:rPr>
                <w:sz w:val="20"/>
                <w:szCs w:val="20"/>
              </w:rPr>
            </w:pPr>
          </w:p>
        </w:tc>
      </w:tr>
      <w:tr w:rsidR="00026A7E" w:rsidRPr="00545856" w14:paraId="2DD313C2" w14:textId="77777777" w:rsidTr="0091358C">
        <w:trPr>
          <w:trHeight w:val="510"/>
        </w:trPr>
        <w:tc>
          <w:tcPr>
            <w:tcW w:w="2444" w:type="dxa"/>
            <w:tcBorders>
              <w:left w:val="nil"/>
            </w:tcBorders>
            <w:shd w:val="clear" w:color="auto" w:fill="auto"/>
            <w:vAlign w:val="center"/>
          </w:tcPr>
          <w:p w14:paraId="53C718E8" w14:textId="77777777" w:rsidR="00026A7E" w:rsidRPr="00545856" w:rsidRDefault="00026A7E" w:rsidP="0091358C">
            <w:pPr>
              <w:spacing w:line="280" w:lineRule="atLeast"/>
              <w:jc w:val="left"/>
              <w:rPr>
                <w:sz w:val="20"/>
                <w:szCs w:val="20"/>
              </w:rPr>
            </w:pPr>
            <w:proofErr w:type="spellStart"/>
            <w:r w:rsidRPr="00545856">
              <w:rPr>
                <w:sz w:val="20"/>
                <w:szCs w:val="20"/>
              </w:rPr>
              <w:t>박정복</w:t>
            </w:r>
            <w:proofErr w:type="spellEnd"/>
          </w:p>
        </w:tc>
        <w:tc>
          <w:tcPr>
            <w:tcW w:w="1134" w:type="dxa"/>
            <w:shd w:val="clear" w:color="auto" w:fill="auto"/>
            <w:vAlign w:val="center"/>
          </w:tcPr>
          <w:p w14:paraId="181365B5" w14:textId="77777777" w:rsidR="00026A7E" w:rsidRPr="00545856" w:rsidRDefault="00026A7E" w:rsidP="0091358C">
            <w:pPr>
              <w:spacing w:line="280" w:lineRule="atLeast"/>
              <w:jc w:val="right"/>
              <w:rPr>
                <w:sz w:val="20"/>
                <w:szCs w:val="20"/>
              </w:rPr>
            </w:pPr>
            <w:r w:rsidRPr="00545856">
              <w:rPr>
                <w:sz w:val="20"/>
                <w:szCs w:val="20"/>
              </w:rPr>
              <w:t>214,000</w:t>
            </w:r>
          </w:p>
        </w:tc>
        <w:tc>
          <w:tcPr>
            <w:tcW w:w="1134" w:type="dxa"/>
            <w:shd w:val="clear" w:color="auto" w:fill="auto"/>
            <w:vAlign w:val="center"/>
          </w:tcPr>
          <w:p w14:paraId="3B319A09" w14:textId="77777777" w:rsidR="00026A7E" w:rsidRPr="00545856" w:rsidRDefault="00026A7E" w:rsidP="0091358C">
            <w:pPr>
              <w:spacing w:line="280" w:lineRule="atLeast"/>
              <w:jc w:val="right"/>
              <w:rPr>
                <w:sz w:val="20"/>
                <w:szCs w:val="20"/>
              </w:rPr>
            </w:pPr>
            <w:r w:rsidRPr="00545856">
              <w:rPr>
                <w:sz w:val="20"/>
                <w:szCs w:val="20"/>
              </w:rPr>
              <w:t>0.91</w:t>
            </w:r>
          </w:p>
        </w:tc>
        <w:tc>
          <w:tcPr>
            <w:tcW w:w="1134" w:type="dxa"/>
            <w:vAlign w:val="center"/>
          </w:tcPr>
          <w:p w14:paraId="78EF1778" w14:textId="77777777" w:rsidR="00026A7E" w:rsidRPr="00545856" w:rsidRDefault="00026A7E" w:rsidP="0091358C">
            <w:pPr>
              <w:spacing w:line="280" w:lineRule="atLeast"/>
              <w:jc w:val="right"/>
              <w:rPr>
                <w:sz w:val="20"/>
                <w:szCs w:val="20"/>
              </w:rPr>
            </w:pPr>
            <w:r w:rsidRPr="00545856">
              <w:rPr>
                <w:sz w:val="20"/>
                <w:szCs w:val="20"/>
              </w:rPr>
              <w:t>1.26</w:t>
            </w:r>
          </w:p>
        </w:tc>
        <w:tc>
          <w:tcPr>
            <w:tcW w:w="2551" w:type="dxa"/>
            <w:tcBorders>
              <w:right w:val="nil"/>
            </w:tcBorders>
            <w:shd w:val="clear" w:color="auto" w:fill="auto"/>
            <w:vAlign w:val="center"/>
          </w:tcPr>
          <w:p w14:paraId="07644C63" w14:textId="77777777" w:rsidR="00026A7E" w:rsidRPr="00545856" w:rsidRDefault="00026A7E" w:rsidP="0091358C">
            <w:pPr>
              <w:spacing w:line="280" w:lineRule="atLeast"/>
              <w:rPr>
                <w:sz w:val="20"/>
                <w:szCs w:val="20"/>
              </w:rPr>
            </w:pPr>
            <w:r w:rsidRPr="00545856">
              <w:rPr>
                <w:sz w:val="20"/>
                <w:szCs w:val="20"/>
              </w:rPr>
              <w:t>매도인</w:t>
            </w:r>
          </w:p>
        </w:tc>
      </w:tr>
      <w:tr w:rsidR="00026A7E" w:rsidRPr="00545856" w14:paraId="3C715BD4" w14:textId="77777777" w:rsidTr="0091358C">
        <w:trPr>
          <w:trHeight w:val="510"/>
        </w:trPr>
        <w:tc>
          <w:tcPr>
            <w:tcW w:w="2444" w:type="dxa"/>
            <w:tcBorders>
              <w:left w:val="nil"/>
            </w:tcBorders>
            <w:shd w:val="clear" w:color="auto" w:fill="auto"/>
            <w:vAlign w:val="center"/>
          </w:tcPr>
          <w:p w14:paraId="15A9D03F" w14:textId="77777777" w:rsidR="00026A7E" w:rsidRPr="00545856" w:rsidRDefault="00026A7E" w:rsidP="0091358C">
            <w:pPr>
              <w:spacing w:line="280" w:lineRule="atLeast"/>
              <w:jc w:val="left"/>
              <w:rPr>
                <w:sz w:val="20"/>
                <w:szCs w:val="20"/>
              </w:rPr>
            </w:pPr>
            <w:r w:rsidRPr="00545856">
              <w:rPr>
                <w:sz w:val="20"/>
                <w:szCs w:val="20"/>
              </w:rPr>
              <w:t>조은희</w:t>
            </w:r>
          </w:p>
        </w:tc>
        <w:tc>
          <w:tcPr>
            <w:tcW w:w="1134" w:type="dxa"/>
            <w:shd w:val="clear" w:color="auto" w:fill="auto"/>
            <w:vAlign w:val="center"/>
          </w:tcPr>
          <w:p w14:paraId="2EA6C167" w14:textId="77777777" w:rsidR="00026A7E" w:rsidRPr="00545856" w:rsidRDefault="00026A7E" w:rsidP="0091358C">
            <w:pPr>
              <w:spacing w:line="280" w:lineRule="atLeast"/>
              <w:jc w:val="right"/>
              <w:rPr>
                <w:sz w:val="20"/>
                <w:szCs w:val="20"/>
              </w:rPr>
            </w:pPr>
            <w:r w:rsidRPr="00545856">
              <w:rPr>
                <w:sz w:val="20"/>
                <w:szCs w:val="20"/>
              </w:rPr>
              <w:t>207,400</w:t>
            </w:r>
          </w:p>
        </w:tc>
        <w:tc>
          <w:tcPr>
            <w:tcW w:w="1134" w:type="dxa"/>
            <w:shd w:val="clear" w:color="auto" w:fill="auto"/>
            <w:vAlign w:val="center"/>
          </w:tcPr>
          <w:p w14:paraId="4E564EF4" w14:textId="77777777" w:rsidR="00026A7E" w:rsidRPr="00545856" w:rsidRDefault="00026A7E" w:rsidP="0091358C">
            <w:pPr>
              <w:spacing w:line="280" w:lineRule="atLeast"/>
              <w:jc w:val="right"/>
              <w:rPr>
                <w:sz w:val="20"/>
                <w:szCs w:val="20"/>
              </w:rPr>
            </w:pPr>
            <w:r w:rsidRPr="00545856">
              <w:rPr>
                <w:sz w:val="20"/>
                <w:szCs w:val="20"/>
              </w:rPr>
              <w:t>0.88</w:t>
            </w:r>
          </w:p>
        </w:tc>
        <w:tc>
          <w:tcPr>
            <w:tcW w:w="1134" w:type="dxa"/>
            <w:vAlign w:val="center"/>
          </w:tcPr>
          <w:p w14:paraId="601FCBDE" w14:textId="77777777" w:rsidR="00026A7E" w:rsidRPr="00545856" w:rsidRDefault="00026A7E" w:rsidP="0091358C">
            <w:pPr>
              <w:spacing w:line="280" w:lineRule="atLeast"/>
              <w:jc w:val="right"/>
              <w:rPr>
                <w:sz w:val="20"/>
                <w:szCs w:val="20"/>
              </w:rPr>
            </w:pPr>
            <w:r w:rsidRPr="00545856">
              <w:rPr>
                <w:sz w:val="20"/>
                <w:szCs w:val="20"/>
              </w:rPr>
              <w:t>1.22</w:t>
            </w:r>
          </w:p>
        </w:tc>
        <w:tc>
          <w:tcPr>
            <w:tcW w:w="2551" w:type="dxa"/>
            <w:tcBorders>
              <w:right w:val="nil"/>
            </w:tcBorders>
            <w:shd w:val="clear" w:color="auto" w:fill="auto"/>
            <w:vAlign w:val="center"/>
          </w:tcPr>
          <w:p w14:paraId="3EDCECB3" w14:textId="77777777" w:rsidR="00026A7E" w:rsidRPr="00545856" w:rsidRDefault="00026A7E" w:rsidP="0091358C">
            <w:pPr>
              <w:spacing w:line="280" w:lineRule="atLeast"/>
              <w:rPr>
                <w:sz w:val="20"/>
                <w:szCs w:val="20"/>
              </w:rPr>
            </w:pPr>
            <w:r w:rsidRPr="00545856">
              <w:rPr>
                <w:sz w:val="20"/>
                <w:szCs w:val="20"/>
              </w:rPr>
              <w:t>매도인</w:t>
            </w:r>
          </w:p>
        </w:tc>
      </w:tr>
      <w:tr w:rsidR="00026A7E" w:rsidRPr="00545856" w14:paraId="73560B0C" w14:textId="77777777" w:rsidTr="0091358C">
        <w:trPr>
          <w:trHeight w:val="510"/>
        </w:trPr>
        <w:tc>
          <w:tcPr>
            <w:tcW w:w="2444" w:type="dxa"/>
            <w:tcBorders>
              <w:left w:val="nil"/>
            </w:tcBorders>
            <w:shd w:val="clear" w:color="auto" w:fill="auto"/>
            <w:vAlign w:val="center"/>
          </w:tcPr>
          <w:p w14:paraId="63DCB4D2" w14:textId="77777777" w:rsidR="00026A7E" w:rsidRPr="00545856" w:rsidRDefault="00026A7E" w:rsidP="0091358C">
            <w:pPr>
              <w:spacing w:line="280" w:lineRule="atLeast"/>
              <w:jc w:val="left"/>
              <w:rPr>
                <w:sz w:val="20"/>
                <w:szCs w:val="20"/>
              </w:rPr>
            </w:pPr>
            <w:proofErr w:type="spellStart"/>
            <w:r w:rsidRPr="00545856">
              <w:rPr>
                <w:sz w:val="20"/>
                <w:szCs w:val="20"/>
              </w:rPr>
              <w:t>조은진</w:t>
            </w:r>
            <w:proofErr w:type="spellEnd"/>
          </w:p>
        </w:tc>
        <w:tc>
          <w:tcPr>
            <w:tcW w:w="1134" w:type="dxa"/>
            <w:shd w:val="clear" w:color="auto" w:fill="auto"/>
            <w:vAlign w:val="center"/>
          </w:tcPr>
          <w:p w14:paraId="2511D035" w14:textId="77777777" w:rsidR="00026A7E" w:rsidRPr="00545856" w:rsidRDefault="00026A7E" w:rsidP="0091358C">
            <w:pPr>
              <w:spacing w:line="280" w:lineRule="atLeast"/>
              <w:jc w:val="right"/>
              <w:rPr>
                <w:sz w:val="20"/>
                <w:szCs w:val="20"/>
              </w:rPr>
            </w:pPr>
            <w:r w:rsidRPr="00545856">
              <w:rPr>
                <w:sz w:val="20"/>
                <w:szCs w:val="20"/>
              </w:rPr>
              <w:t>168,750</w:t>
            </w:r>
          </w:p>
        </w:tc>
        <w:tc>
          <w:tcPr>
            <w:tcW w:w="1134" w:type="dxa"/>
            <w:shd w:val="clear" w:color="auto" w:fill="auto"/>
            <w:vAlign w:val="center"/>
          </w:tcPr>
          <w:p w14:paraId="376D34A8" w14:textId="77777777" w:rsidR="00026A7E" w:rsidRPr="00545856" w:rsidRDefault="00026A7E" w:rsidP="0091358C">
            <w:pPr>
              <w:spacing w:line="280" w:lineRule="atLeast"/>
              <w:jc w:val="right"/>
              <w:rPr>
                <w:sz w:val="20"/>
                <w:szCs w:val="20"/>
              </w:rPr>
            </w:pPr>
            <w:r w:rsidRPr="00545856">
              <w:rPr>
                <w:sz w:val="20"/>
                <w:szCs w:val="20"/>
              </w:rPr>
              <w:t>0.72</w:t>
            </w:r>
          </w:p>
        </w:tc>
        <w:tc>
          <w:tcPr>
            <w:tcW w:w="1134" w:type="dxa"/>
            <w:vAlign w:val="center"/>
          </w:tcPr>
          <w:p w14:paraId="7389DBBB" w14:textId="77777777" w:rsidR="00026A7E" w:rsidRPr="00545856" w:rsidRDefault="00026A7E" w:rsidP="0091358C">
            <w:pPr>
              <w:spacing w:line="280" w:lineRule="atLeast"/>
              <w:jc w:val="right"/>
              <w:rPr>
                <w:sz w:val="20"/>
                <w:szCs w:val="20"/>
              </w:rPr>
            </w:pPr>
            <w:r w:rsidRPr="00545856">
              <w:rPr>
                <w:sz w:val="20"/>
                <w:szCs w:val="20"/>
              </w:rPr>
              <w:t>0.99</w:t>
            </w:r>
          </w:p>
        </w:tc>
        <w:tc>
          <w:tcPr>
            <w:tcW w:w="2551" w:type="dxa"/>
            <w:tcBorders>
              <w:right w:val="nil"/>
            </w:tcBorders>
            <w:shd w:val="clear" w:color="auto" w:fill="auto"/>
            <w:vAlign w:val="center"/>
          </w:tcPr>
          <w:p w14:paraId="0ABF98D0" w14:textId="77777777" w:rsidR="00026A7E" w:rsidRPr="00545856" w:rsidRDefault="00026A7E" w:rsidP="0091358C">
            <w:pPr>
              <w:spacing w:line="280" w:lineRule="atLeast"/>
              <w:rPr>
                <w:sz w:val="20"/>
                <w:szCs w:val="20"/>
              </w:rPr>
            </w:pPr>
            <w:r w:rsidRPr="00545856">
              <w:rPr>
                <w:sz w:val="20"/>
                <w:szCs w:val="20"/>
              </w:rPr>
              <w:t>매도인</w:t>
            </w:r>
          </w:p>
        </w:tc>
      </w:tr>
      <w:tr w:rsidR="00026A7E" w:rsidRPr="00545856" w14:paraId="726EFE3F" w14:textId="77777777" w:rsidTr="0091358C">
        <w:trPr>
          <w:trHeight w:val="510"/>
        </w:trPr>
        <w:tc>
          <w:tcPr>
            <w:tcW w:w="2444" w:type="dxa"/>
            <w:tcBorders>
              <w:left w:val="nil"/>
            </w:tcBorders>
            <w:shd w:val="clear" w:color="auto" w:fill="auto"/>
            <w:vAlign w:val="center"/>
          </w:tcPr>
          <w:p w14:paraId="46F2C0FF" w14:textId="77777777" w:rsidR="00026A7E" w:rsidRPr="00545856" w:rsidRDefault="00026A7E" w:rsidP="0091358C">
            <w:pPr>
              <w:spacing w:line="280" w:lineRule="atLeast"/>
              <w:jc w:val="left"/>
              <w:rPr>
                <w:sz w:val="20"/>
                <w:szCs w:val="20"/>
              </w:rPr>
            </w:pPr>
            <w:r w:rsidRPr="00545856">
              <w:rPr>
                <w:sz w:val="20"/>
                <w:szCs w:val="20"/>
              </w:rPr>
              <w:t>우리은행</w:t>
            </w:r>
            <w:r w:rsidRPr="00545856">
              <w:rPr>
                <w:sz w:val="20"/>
                <w:szCs w:val="20"/>
              </w:rPr>
              <w:t>(KB</w:t>
            </w:r>
            <w:r w:rsidRPr="00545856">
              <w:rPr>
                <w:sz w:val="20"/>
                <w:szCs w:val="20"/>
              </w:rPr>
              <w:t>자산운용</w:t>
            </w:r>
            <w:r w:rsidRPr="00545856">
              <w:rPr>
                <w:sz w:val="20"/>
                <w:szCs w:val="20"/>
              </w:rPr>
              <w:t>)</w:t>
            </w:r>
          </w:p>
        </w:tc>
        <w:tc>
          <w:tcPr>
            <w:tcW w:w="1134" w:type="dxa"/>
            <w:shd w:val="clear" w:color="auto" w:fill="auto"/>
            <w:vAlign w:val="center"/>
          </w:tcPr>
          <w:p w14:paraId="69E2D75E" w14:textId="77777777" w:rsidR="00026A7E" w:rsidRPr="00545856" w:rsidRDefault="00026A7E" w:rsidP="0091358C">
            <w:pPr>
              <w:spacing w:line="280" w:lineRule="atLeast"/>
              <w:jc w:val="right"/>
              <w:rPr>
                <w:sz w:val="20"/>
                <w:szCs w:val="20"/>
              </w:rPr>
            </w:pPr>
            <w:r w:rsidRPr="00545856">
              <w:rPr>
                <w:sz w:val="20"/>
                <w:szCs w:val="20"/>
              </w:rPr>
              <w:t>162,038</w:t>
            </w:r>
          </w:p>
        </w:tc>
        <w:tc>
          <w:tcPr>
            <w:tcW w:w="1134" w:type="dxa"/>
            <w:shd w:val="clear" w:color="auto" w:fill="auto"/>
            <w:vAlign w:val="center"/>
          </w:tcPr>
          <w:p w14:paraId="3E6D1E18" w14:textId="77777777" w:rsidR="00026A7E" w:rsidRPr="00545856" w:rsidRDefault="00026A7E" w:rsidP="0091358C">
            <w:pPr>
              <w:spacing w:line="280" w:lineRule="atLeast"/>
              <w:jc w:val="right"/>
              <w:rPr>
                <w:sz w:val="20"/>
                <w:szCs w:val="20"/>
              </w:rPr>
            </w:pPr>
            <w:r w:rsidRPr="00545856">
              <w:rPr>
                <w:sz w:val="20"/>
                <w:szCs w:val="20"/>
              </w:rPr>
              <w:t>0.69</w:t>
            </w:r>
          </w:p>
        </w:tc>
        <w:tc>
          <w:tcPr>
            <w:tcW w:w="1134" w:type="dxa"/>
            <w:vAlign w:val="center"/>
          </w:tcPr>
          <w:p w14:paraId="7B285C9A" w14:textId="77777777" w:rsidR="00026A7E" w:rsidRPr="00545856" w:rsidRDefault="00026A7E" w:rsidP="0091358C">
            <w:pPr>
              <w:spacing w:line="280" w:lineRule="atLeast"/>
              <w:jc w:val="right"/>
              <w:rPr>
                <w:sz w:val="20"/>
                <w:szCs w:val="20"/>
              </w:rPr>
            </w:pPr>
            <w:r w:rsidRPr="00545856">
              <w:rPr>
                <w:sz w:val="20"/>
                <w:szCs w:val="20"/>
              </w:rPr>
              <w:t>0.96</w:t>
            </w:r>
          </w:p>
        </w:tc>
        <w:tc>
          <w:tcPr>
            <w:tcW w:w="2551" w:type="dxa"/>
            <w:tcBorders>
              <w:right w:val="nil"/>
            </w:tcBorders>
            <w:shd w:val="clear" w:color="auto" w:fill="auto"/>
            <w:vAlign w:val="center"/>
          </w:tcPr>
          <w:p w14:paraId="567570A3" w14:textId="77777777" w:rsidR="00026A7E" w:rsidRPr="00545856" w:rsidRDefault="00026A7E" w:rsidP="0091358C">
            <w:pPr>
              <w:spacing w:line="280" w:lineRule="atLeast"/>
              <w:rPr>
                <w:sz w:val="20"/>
                <w:szCs w:val="20"/>
              </w:rPr>
            </w:pPr>
          </w:p>
        </w:tc>
      </w:tr>
      <w:tr w:rsidR="00026A7E" w:rsidRPr="00545856" w14:paraId="38B4462E" w14:textId="77777777" w:rsidTr="0091358C">
        <w:trPr>
          <w:trHeight w:val="510"/>
        </w:trPr>
        <w:tc>
          <w:tcPr>
            <w:tcW w:w="2444" w:type="dxa"/>
            <w:tcBorders>
              <w:left w:val="nil"/>
            </w:tcBorders>
            <w:shd w:val="clear" w:color="auto" w:fill="auto"/>
            <w:vAlign w:val="center"/>
          </w:tcPr>
          <w:p w14:paraId="271C9958" w14:textId="77777777" w:rsidR="00026A7E" w:rsidRPr="00545856" w:rsidRDefault="00026A7E" w:rsidP="0091358C">
            <w:pPr>
              <w:spacing w:line="280" w:lineRule="atLeast"/>
              <w:jc w:val="left"/>
              <w:rPr>
                <w:sz w:val="20"/>
                <w:szCs w:val="20"/>
              </w:rPr>
            </w:pPr>
            <w:r w:rsidRPr="00545856">
              <w:rPr>
                <w:sz w:val="20"/>
                <w:szCs w:val="20"/>
              </w:rPr>
              <w:t>VANGUARD TOTAL INTERNATIONAL STOCK INDEX FUND, A SERIES OF V</w:t>
            </w:r>
          </w:p>
        </w:tc>
        <w:tc>
          <w:tcPr>
            <w:tcW w:w="1134" w:type="dxa"/>
            <w:shd w:val="clear" w:color="auto" w:fill="auto"/>
            <w:vAlign w:val="center"/>
          </w:tcPr>
          <w:p w14:paraId="0F339286" w14:textId="77777777" w:rsidR="00026A7E" w:rsidRPr="00545856" w:rsidRDefault="00026A7E" w:rsidP="0091358C">
            <w:pPr>
              <w:spacing w:line="280" w:lineRule="atLeast"/>
              <w:jc w:val="right"/>
              <w:rPr>
                <w:sz w:val="20"/>
                <w:szCs w:val="20"/>
              </w:rPr>
            </w:pPr>
            <w:r w:rsidRPr="00545856">
              <w:rPr>
                <w:sz w:val="20"/>
                <w:szCs w:val="20"/>
              </w:rPr>
              <w:t>150,452</w:t>
            </w:r>
          </w:p>
        </w:tc>
        <w:tc>
          <w:tcPr>
            <w:tcW w:w="1134" w:type="dxa"/>
            <w:shd w:val="clear" w:color="auto" w:fill="auto"/>
            <w:vAlign w:val="center"/>
          </w:tcPr>
          <w:p w14:paraId="4888D215" w14:textId="77777777" w:rsidR="00026A7E" w:rsidRPr="00545856" w:rsidRDefault="00026A7E" w:rsidP="0091358C">
            <w:pPr>
              <w:spacing w:line="280" w:lineRule="atLeast"/>
              <w:jc w:val="right"/>
              <w:rPr>
                <w:sz w:val="20"/>
                <w:szCs w:val="20"/>
              </w:rPr>
            </w:pPr>
            <w:r w:rsidRPr="00545856">
              <w:rPr>
                <w:sz w:val="20"/>
                <w:szCs w:val="20"/>
              </w:rPr>
              <w:t>0.64</w:t>
            </w:r>
          </w:p>
        </w:tc>
        <w:tc>
          <w:tcPr>
            <w:tcW w:w="1134" w:type="dxa"/>
            <w:vAlign w:val="center"/>
          </w:tcPr>
          <w:p w14:paraId="43F03A55" w14:textId="77777777" w:rsidR="00026A7E" w:rsidRPr="00545856" w:rsidRDefault="00026A7E" w:rsidP="0091358C">
            <w:pPr>
              <w:spacing w:line="280" w:lineRule="atLeast"/>
              <w:jc w:val="right"/>
              <w:rPr>
                <w:sz w:val="20"/>
                <w:szCs w:val="20"/>
              </w:rPr>
            </w:pPr>
            <w:r w:rsidRPr="00545856">
              <w:rPr>
                <w:sz w:val="20"/>
                <w:szCs w:val="20"/>
              </w:rPr>
              <w:t>0.89</w:t>
            </w:r>
          </w:p>
        </w:tc>
        <w:tc>
          <w:tcPr>
            <w:tcW w:w="2551" w:type="dxa"/>
            <w:tcBorders>
              <w:right w:val="nil"/>
            </w:tcBorders>
            <w:shd w:val="clear" w:color="auto" w:fill="auto"/>
            <w:vAlign w:val="center"/>
          </w:tcPr>
          <w:p w14:paraId="71FAAC63" w14:textId="77777777" w:rsidR="00026A7E" w:rsidRPr="00545856" w:rsidRDefault="00026A7E" w:rsidP="0091358C">
            <w:pPr>
              <w:spacing w:line="280" w:lineRule="atLeast"/>
              <w:rPr>
                <w:sz w:val="20"/>
                <w:szCs w:val="20"/>
              </w:rPr>
            </w:pPr>
          </w:p>
        </w:tc>
      </w:tr>
      <w:tr w:rsidR="00026A7E" w:rsidRPr="00545856" w14:paraId="0E9588CA" w14:textId="77777777" w:rsidTr="0091358C">
        <w:trPr>
          <w:trHeight w:val="510"/>
        </w:trPr>
        <w:tc>
          <w:tcPr>
            <w:tcW w:w="2444" w:type="dxa"/>
            <w:tcBorders>
              <w:left w:val="nil"/>
            </w:tcBorders>
            <w:shd w:val="clear" w:color="auto" w:fill="auto"/>
            <w:vAlign w:val="center"/>
          </w:tcPr>
          <w:p w14:paraId="76F5220F" w14:textId="77777777" w:rsidR="00026A7E" w:rsidRPr="00545856" w:rsidRDefault="00026A7E" w:rsidP="0091358C">
            <w:pPr>
              <w:spacing w:line="280" w:lineRule="atLeast"/>
              <w:jc w:val="left"/>
              <w:rPr>
                <w:sz w:val="20"/>
                <w:szCs w:val="20"/>
              </w:rPr>
            </w:pPr>
            <w:r w:rsidRPr="00545856">
              <w:rPr>
                <w:sz w:val="20"/>
                <w:szCs w:val="20"/>
              </w:rPr>
              <w:t>일본법인</w:t>
            </w:r>
          </w:p>
        </w:tc>
        <w:tc>
          <w:tcPr>
            <w:tcW w:w="1134" w:type="dxa"/>
            <w:shd w:val="clear" w:color="auto" w:fill="auto"/>
            <w:vAlign w:val="center"/>
          </w:tcPr>
          <w:p w14:paraId="35288100" w14:textId="77777777" w:rsidR="00026A7E" w:rsidRPr="00545856" w:rsidRDefault="00026A7E" w:rsidP="0091358C">
            <w:pPr>
              <w:spacing w:line="280" w:lineRule="atLeast"/>
              <w:jc w:val="right"/>
              <w:rPr>
                <w:sz w:val="20"/>
                <w:szCs w:val="20"/>
              </w:rPr>
            </w:pPr>
            <w:r w:rsidRPr="00545856">
              <w:rPr>
                <w:sz w:val="20"/>
                <w:szCs w:val="20"/>
              </w:rPr>
              <w:t>174,949</w:t>
            </w:r>
          </w:p>
        </w:tc>
        <w:tc>
          <w:tcPr>
            <w:tcW w:w="1134" w:type="dxa"/>
            <w:shd w:val="clear" w:color="auto" w:fill="auto"/>
            <w:vAlign w:val="center"/>
          </w:tcPr>
          <w:p w14:paraId="6DE9B809" w14:textId="77777777" w:rsidR="00026A7E" w:rsidRPr="00545856" w:rsidRDefault="00026A7E" w:rsidP="0091358C">
            <w:pPr>
              <w:spacing w:line="280" w:lineRule="atLeast"/>
              <w:jc w:val="right"/>
              <w:rPr>
                <w:sz w:val="20"/>
                <w:szCs w:val="20"/>
              </w:rPr>
            </w:pPr>
            <w:r>
              <w:rPr>
                <w:rFonts w:hint="eastAsia"/>
                <w:sz w:val="20"/>
                <w:szCs w:val="20"/>
              </w:rPr>
              <w:t>0.74</w:t>
            </w:r>
          </w:p>
        </w:tc>
        <w:tc>
          <w:tcPr>
            <w:tcW w:w="1134" w:type="dxa"/>
            <w:vAlign w:val="center"/>
          </w:tcPr>
          <w:p w14:paraId="3A4625B5" w14:textId="77777777" w:rsidR="00026A7E" w:rsidRPr="00545856" w:rsidRDefault="00026A7E" w:rsidP="0091358C">
            <w:pPr>
              <w:spacing w:line="280" w:lineRule="atLeast"/>
              <w:jc w:val="right"/>
              <w:rPr>
                <w:sz w:val="20"/>
                <w:szCs w:val="20"/>
              </w:rPr>
            </w:pPr>
            <w:r w:rsidRPr="00545856">
              <w:rPr>
                <w:sz w:val="20"/>
                <w:szCs w:val="20"/>
              </w:rPr>
              <w:t>0</w:t>
            </w:r>
          </w:p>
        </w:tc>
        <w:tc>
          <w:tcPr>
            <w:tcW w:w="2551" w:type="dxa"/>
            <w:tcBorders>
              <w:right w:val="nil"/>
            </w:tcBorders>
            <w:shd w:val="clear" w:color="auto" w:fill="auto"/>
            <w:vAlign w:val="center"/>
          </w:tcPr>
          <w:p w14:paraId="30217516" w14:textId="77777777" w:rsidR="00026A7E" w:rsidRPr="0044436F" w:rsidRDefault="00026A7E" w:rsidP="0091358C">
            <w:pPr>
              <w:spacing w:line="280" w:lineRule="atLeast"/>
              <w:rPr>
                <w:spacing w:val="-4"/>
                <w:sz w:val="20"/>
                <w:szCs w:val="20"/>
              </w:rPr>
            </w:pPr>
            <w:r w:rsidRPr="0044436F">
              <w:rPr>
                <w:spacing w:val="-4"/>
                <w:sz w:val="20"/>
                <w:szCs w:val="20"/>
              </w:rPr>
              <w:t>매도인</w:t>
            </w:r>
            <w:r w:rsidRPr="0044436F">
              <w:rPr>
                <w:spacing w:val="-4"/>
                <w:sz w:val="20"/>
                <w:szCs w:val="20"/>
              </w:rPr>
              <w:br/>
            </w:r>
            <w:r w:rsidRPr="0044436F">
              <w:rPr>
                <w:spacing w:val="-4"/>
                <w:sz w:val="20"/>
                <w:szCs w:val="20"/>
              </w:rPr>
              <w:t>의결권</w:t>
            </w:r>
            <w:r w:rsidRPr="0044436F">
              <w:rPr>
                <w:spacing w:val="-4"/>
                <w:sz w:val="20"/>
                <w:szCs w:val="20"/>
              </w:rPr>
              <w:t xml:space="preserve"> </w:t>
            </w:r>
            <w:r w:rsidRPr="0044436F">
              <w:rPr>
                <w:spacing w:val="-4"/>
                <w:sz w:val="20"/>
                <w:szCs w:val="20"/>
              </w:rPr>
              <w:t>행사</w:t>
            </w:r>
            <w:r w:rsidRPr="0044436F">
              <w:rPr>
                <w:spacing w:val="-4"/>
                <w:sz w:val="20"/>
                <w:szCs w:val="20"/>
              </w:rPr>
              <w:t xml:space="preserve"> </w:t>
            </w:r>
            <w:r w:rsidRPr="0044436F">
              <w:rPr>
                <w:spacing w:val="-4"/>
                <w:sz w:val="20"/>
                <w:szCs w:val="20"/>
              </w:rPr>
              <w:t>제한</w:t>
            </w:r>
            <w:r w:rsidRPr="0044436F">
              <w:rPr>
                <w:spacing w:val="-4"/>
                <w:sz w:val="20"/>
                <w:szCs w:val="20"/>
              </w:rPr>
              <w:t>(</w:t>
            </w:r>
            <w:proofErr w:type="spellStart"/>
            <w:r w:rsidRPr="0044436F">
              <w:rPr>
                <w:spacing w:val="-4"/>
                <w:sz w:val="20"/>
                <w:szCs w:val="20"/>
              </w:rPr>
              <w:t>상호주</w:t>
            </w:r>
            <w:proofErr w:type="spellEnd"/>
            <w:r w:rsidRPr="0044436F">
              <w:rPr>
                <w:spacing w:val="-4"/>
                <w:sz w:val="20"/>
                <w:szCs w:val="20"/>
              </w:rPr>
              <w:t>)</w:t>
            </w:r>
          </w:p>
        </w:tc>
      </w:tr>
      <w:tr w:rsidR="00026A7E" w:rsidRPr="00545856" w14:paraId="4D25651C" w14:textId="77777777" w:rsidTr="0091358C">
        <w:trPr>
          <w:trHeight w:val="510"/>
        </w:trPr>
        <w:tc>
          <w:tcPr>
            <w:tcW w:w="2444" w:type="dxa"/>
            <w:tcBorders>
              <w:left w:val="nil"/>
            </w:tcBorders>
            <w:shd w:val="clear" w:color="auto" w:fill="auto"/>
            <w:vAlign w:val="center"/>
          </w:tcPr>
          <w:p w14:paraId="19AD5EEA" w14:textId="77777777" w:rsidR="00026A7E" w:rsidRPr="00545856" w:rsidRDefault="00026A7E" w:rsidP="0091358C">
            <w:pPr>
              <w:spacing w:line="280" w:lineRule="atLeast"/>
              <w:jc w:val="left"/>
              <w:rPr>
                <w:sz w:val="20"/>
                <w:szCs w:val="20"/>
              </w:rPr>
            </w:pPr>
            <w:proofErr w:type="spellStart"/>
            <w:r w:rsidRPr="00545856">
              <w:rPr>
                <w:sz w:val="20"/>
                <w:szCs w:val="20"/>
              </w:rPr>
              <w:t>한샘넥서스</w:t>
            </w:r>
            <w:proofErr w:type="spellEnd"/>
          </w:p>
        </w:tc>
        <w:tc>
          <w:tcPr>
            <w:tcW w:w="1134" w:type="dxa"/>
            <w:shd w:val="clear" w:color="auto" w:fill="auto"/>
            <w:vAlign w:val="center"/>
          </w:tcPr>
          <w:p w14:paraId="2B1EECF5" w14:textId="77777777" w:rsidR="00026A7E" w:rsidRPr="00545856" w:rsidRDefault="00026A7E" w:rsidP="0091358C">
            <w:pPr>
              <w:spacing w:line="280" w:lineRule="atLeast"/>
              <w:jc w:val="right"/>
              <w:rPr>
                <w:sz w:val="20"/>
                <w:szCs w:val="20"/>
              </w:rPr>
            </w:pPr>
            <w:r w:rsidRPr="00545856">
              <w:rPr>
                <w:sz w:val="20"/>
                <w:szCs w:val="20"/>
              </w:rPr>
              <w:t>121,220</w:t>
            </w:r>
          </w:p>
        </w:tc>
        <w:tc>
          <w:tcPr>
            <w:tcW w:w="1134" w:type="dxa"/>
            <w:shd w:val="clear" w:color="auto" w:fill="auto"/>
            <w:vAlign w:val="center"/>
          </w:tcPr>
          <w:p w14:paraId="5C754473" w14:textId="77777777" w:rsidR="00026A7E" w:rsidRPr="00545856" w:rsidRDefault="00026A7E" w:rsidP="0091358C">
            <w:pPr>
              <w:spacing w:line="280" w:lineRule="atLeast"/>
              <w:jc w:val="right"/>
              <w:rPr>
                <w:sz w:val="20"/>
                <w:szCs w:val="20"/>
              </w:rPr>
            </w:pPr>
            <w:r>
              <w:rPr>
                <w:rFonts w:hint="eastAsia"/>
                <w:sz w:val="20"/>
                <w:szCs w:val="20"/>
              </w:rPr>
              <w:t>0.52</w:t>
            </w:r>
          </w:p>
        </w:tc>
        <w:tc>
          <w:tcPr>
            <w:tcW w:w="1134" w:type="dxa"/>
            <w:vAlign w:val="center"/>
          </w:tcPr>
          <w:p w14:paraId="19CFDAA1" w14:textId="77777777" w:rsidR="00026A7E" w:rsidRPr="00545856" w:rsidRDefault="00026A7E" w:rsidP="0091358C">
            <w:pPr>
              <w:spacing w:line="280" w:lineRule="atLeast"/>
              <w:jc w:val="right"/>
              <w:rPr>
                <w:sz w:val="20"/>
                <w:szCs w:val="20"/>
              </w:rPr>
            </w:pPr>
            <w:r w:rsidRPr="00545856">
              <w:rPr>
                <w:sz w:val="20"/>
                <w:szCs w:val="20"/>
              </w:rPr>
              <w:t>0</w:t>
            </w:r>
          </w:p>
        </w:tc>
        <w:tc>
          <w:tcPr>
            <w:tcW w:w="2551" w:type="dxa"/>
            <w:tcBorders>
              <w:right w:val="nil"/>
            </w:tcBorders>
            <w:shd w:val="clear" w:color="auto" w:fill="auto"/>
            <w:vAlign w:val="center"/>
          </w:tcPr>
          <w:p w14:paraId="560306B6" w14:textId="77777777" w:rsidR="00026A7E" w:rsidRPr="0044436F" w:rsidRDefault="00026A7E" w:rsidP="0091358C">
            <w:pPr>
              <w:spacing w:line="280" w:lineRule="atLeast"/>
              <w:rPr>
                <w:spacing w:val="-4"/>
                <w:sz w:val="20"/>
                <w:szCs w:val="20"/>
              </w:rPr>
            </w:pPr>
            <w:r w:rsidRPr="0044436F">
              <w:rPr>
                <w:spacing w:val="-4"/>
                <w:sz w:val="20"/>
                <w:szCs w:val="20"/>
              </w:rPr>
              <w:t>의결권</w:t>
            </w:r>
            <w:r w:rsidRPr="0044436F">
              <w:rPr>
                <w:spacing w:val="-4"/>
                <w:sz w:val="20"/>
                <w:szCs w:val="20"/>
              </w:rPr>
              <w:t xml:space="preserve"> </w:t>
            </w:r>
            <w:r w:rsidRPr="0044436F">
              <w:rPr>
                <w:spacing w:val="-4"/>
                <w:sz w:val="20"/>
                <w:szCs w:val="20"/>
              </w:rPr>
              <w:t>행사</w:t>
            </w:r>
            <w:r w:rsidRPr="0044436F">
              <w:rPr>
                <w:spacing w:val="-4"/>
                <w:sz w:val="20"/>
                <w:szCs w:val="20"/>
              </w:rPr>
              <w:t xml:space="preserve"> </w:t>
            </w:r>
            <w:r w:rsidRPr="0044436F">
              <w:rPr>
                <w:spacing w:val="-4"/>
                <w:sz w:val="20"/>
                <w:szCs w:val="20"/>
              </w:rPr>
              <w:t>제한</w:t>
            </w:r>
            <w:r w:rsidRPr="0044436F">
              <w:rPr>
                <w:spacing w:val="-4"/>
                <w:sz w:val="20"/>
                <w:szCs w:val="20"/>
              </w:rPr>
              <w:t>(</w:t>
            </w:r>
            <w:proofErr w:type="spellStart"/>
            <w:r w:rsidRPr="0044436F">
              <w:rPr>
                <w:spacing w:val="-4"/>
                <w:sz w:val="20"/>
                <w:szCs w:val="20"/>
              </w:rPr>
              <w:t>상호주</w:t>
            </w:r>
            <w:proofErr w:type="spellEnd"/>
            <w:r w:rsidRPr="0044436F">
              <w:rPr>
                <w:spacing w:val="-4"/>
                <w:sz w:val="20"/>
                <w:szCs w:val="20"/>
              </w:rPr>
              <w:t>)</w:t>
            </w:r>
          </w:p>
        </w:tc>
      </w:tr>
      <w:tr w:rsidR="00026A7E" w:rsidRPr="00545856" w14:paraId="51DCE115" w14:textId="77777777" w:rsidTr="0091358C">
        <w:trPr>
          <w:trHeight w:val="510"/>
        </w:trPr>
        <w:tc>
          <w:tcPr>
            <w:tcW w:w="2444" w:type="dxa"/>
            <w:tcBorders>
              <w:left w:val="nil"/>
            </w:tcBorders>
            <w:shd w:val="clear" w:color="auto" w:fill="auto"/>
            <w:vAlign w:val="center"/>
          </w:tcPr>
          <w:p w14:paraId="2EA4B9B7" w14:textId="77777777" w:rsidR="00026A7E" w:rsidRPr="00545856" w:rsidRDefault="00026A7E" w:rsidP="0091358C">
            <w:pPr>
              <w:spacing w:line="280" w:lineRule="atLeast"/>
              <w:jc w:val="left"/>
              <w:rPr>
                <w:sz w:val="20"/>
                <w:szCs w:val="20"/>
              </w:rPr>
            </w:pPr>
            <w:r w:rsidRPr="00545856">
              <w:rPr>
                <w:sz w:val="20"/>
                <w:szCs w:val="20"/>
              </w:rPr>
              <w:t>자기주식</w:t>
            </w:r>
          </w:p>
        </w:tc>
        <w:tc>
          <w:tcPr>
            <w:tcW w:w="1134" w:type="dxa"/>
            <w:shd w:val="clear" w:color="auto" w:fill="auto"/>
            <w:vAlign w:val="center"/>
          </w:tcPr>
          <w:p w14:paraId="00757375" w14:textId="77777777" w:rsidR="00026A7E" w:rsidRPr="00545856" w:rsidRDefault="00026A7E" w:rsidP="0091358C">
            <w:pPr>
              <w:spacing w:line="280" w:lineRule="atLeast"/>
              <w:jc w:val="right"/>
              <w:rPr>
                <w:sz w:val="20"/>
                <w:szCs w:val="20"/>
              </w:rPr>
            </w:pPr>
            <w:r w:rsidRPr="00545856">
              <w:rPr>
                <w:sz w:val="20"/>
                <w:szCs w:val="20"/>
              </w:rPr>
              <w:t>6,274,504</w:t>
            </w:r>
          </w:p>
        </w:tc>
        <w:tc>
          <w:tcPr>
            <w:tcW w:w="1134" w:type="dxa"/>
            <w:shd w:val="clear" w:color="auto" w:fill="auto"/>
            <w:vAlign w:val="center"/>
          </w:tcPr>
          <w:p w14:paraId="34DAF80B" w14:textId="77777777" w:rsidR="00026A7E" w:rsidRPr="00545856" w:rsidRDefault="00026A7E" w:rsidP="0091358C">
            <w:pPr>
              <w:spacing w:line="280" w:lineRule="atLeast"/>
              <w:jc w:val="right"/>
              <w:rPr>
                <w:sz w:val="20"/>
                <w:szCs w:val="20"/>
              </w:rPr>
            </w:pPr>
            <w:r>
              <w:rPr>
                <w:rFonts w:hint="eastAsia"/>
                <w:sz w:val="20"/>
                <w:szCs w:val="20"/>
              </w:rPr>
              <w:t>26.66</w:t>
            </w:r>
          </w:p>
        </w:tc>
        <w:tc>
          <w:tcPr>
            <w:tcW w:w="1134" w:type="dxa"/>
            <w:vAlign w:val="center"/>
          </w:tcPr>
          <w:p w14:paraId="4F6A7BBD" w14:textId="77777777" w:rsidR="00026A7E" w:rsidRPr="00545856" w:rsidRDefault="00026A7E" w:rsidP="0091358C">
            <w:pPr>
              <w:spacing w:line="280" w:lineRule="atLeast"/>
              <w:jc w:val="right"/>
              <w:rPr>
                <w:sz w:val="20"/>
                <w:szCs w:val="20"/>
              </w:rPr>
            </w:pPr>
            <w:r w:rsidRPr="00545856">
              <w:rPr>
                <w:sz w:val="20"/>
                <w:szCs w:val="20"/>
              </w:rPr>
              <w:t>0</w:t>
            </w:r>
          </w:p>
        </w:tc>
        <w:tc>
          <w:tcPr>
            <w:tcW w:w="2551" w:type="dxa"/>
            <w:tcBorders>
              <w:right w:val="nil"/>
            </w:tcBorders>
            <w:shd w:val="clear" w:color="auto" w:fill="auto"/>
            <w:vAlign w:val="center"/>
          </w:tcPr>
          <w:p w14:paraId="4319DA6A" w14:textId="77777777" w:rsidR="00026A7E" w:rsidRPr="0044436F" w:rsidRDefault="00026A7E" w:rsidP="0091358C">
            <w:pPr>
              <w:spacing w:line="280" w:lineRule="atLeast"/>
              <w:rPr>
                <w:spacing w:val="-4"/>
                <w:sz w:val="20"/>
                <w:szCs w:val="20"/>
              </w:rPr>
            </w:pPr>
            <w:r w:rsidRPr="0044436F">
              <w:rPr>
                <w:spacing w:val="-4"/>
                <w:sz w:val="20"/>
                <w:szCs w:val="20"/>
              </w:rPr>
              <w:t>의결권</w:t>
            </w:r>
            <w:r w:rsidRPr="0044436F">
              <w:rPr>
                <w:spacing w:val="-4"/>
                <w:sz w:val="20"/>
                <w:szCs w:val="20"/>
              </w:rPr>
              <w:t xml:space="preserve"> </w:t>
            </w:r>
            <w:r w:rsidRPr="0044436F">
              <w:rPr>
                <w:spacing w:val="-4"/>
                <w:sz w:val="20"/>
                <w:szCs w:val="20"/>
              </w:rPr>
              <w:t>행사</w:t>
            </w:r>
            <w:r w:rsidRPr="0044436F">
              <w:rPr>
                <w:spacing w:val="-4"/>
                <w:sz w:val="20"/>
                <w:szCs w:val="20"/>
              </w:rPr>
              <w:t xml:space="preserve"> </w:t>
            </w:r>
            <w:r w:rsidRPr="0044436F">
              <w:rPr>
                <w:spacing w:val="-4"/>
                <w:sz w:val="20"/>
                <w:szCs w:val="20"/>
              </w:rPr>
              <w:t>제한</w:t>
            </w:r>
            <w:r w:rsidRPr="0044436F">
              <w:rPr>
                <w:spacing w:val="-4"/>
                <w:sz w:val="20"/>
                <w:szCs w:val="20"/>
              </w:rPr>
              <w:t>(</w:t>
            </w:r>
            <w:r w:rsidRPr="0044436F">
              <w:rPr>
                <w:spacing w:val="-4"/>
                <w:sz w:val="20"/>
                <w:szCs w:val="20"/>
              </w:rPr>
              <w:t>자기주식</w:t>
            </w:r>
            <w:r w:rsidRPr="0044436F">
              <w:rPr>
                <w:spacing w:val="-4"/>
                <w:sz w:val="20"/>
                <w:szCs w:val="20"/>
              </w:rPr>
              <w:t>)</w:t>
            </w:r>
          </w:p>
        </w:tc>
      </w:tr>
      <w:tr w:rsidR="00026A7E" w:rsidRPr="00545856" w14:paraId="52F2C399" w14:textId="77777777" w:rsidTr="0091358C">
        <w:trPr>
          <w:trHeight w:val="510"/>
        </w:trPr>
        <w:tc>
          <w:tcPr>
            <w:tcW w:w="2444" w:type="dxa"/>
            <w:tcBorders>
              <w:left w:val="nil"/>
              <w:bottom w:val="single" w:sz="4" w:space="0" w:color="404040" w:themeColor="text1" w:themeTint="BF"/>
            </w:tcBorders>
            <w:shd w:val="clear" w:color="auto" w:fill="auto"/>
            <w:vAlign w:val="center"/>
          </w:tcPr>
          <w:p w14:paraId="21B3D4E6" w14:textId="77777777" w:rsidR="00026A7E" w:rsidRPr="00545856" w:rsidRDefault="00026A7E" w:rsidP="0091358C">
            <w:pPr>
              <w:spacing w:line="280" w:lineRule="atLeast"/>
              <w:jc w:val="left"/>
              <w:rPr>
                <w:sz w:val="20"/>
                <w:szCs w:val="20"/>
              </w:rPr>
            </w:pPr>
            <w:r w:rsidRPr="00545856">
              <w:rPr>
                <w:sz w:val="20"/>
                <w:szCs w:val="20"/>
              </w:rPr>
              <w:t>기타주주</w:t>
            </w:r>
            <w:r w:rsidRPr="00545856">
              <w:rPr>
                <w:sz w:val="20"/>
                <w:szCs w:val="20"/>
              </w:rPr>
              <w:br/>
              <w:t>(</w:t>
            </w:r>
            <w:r w:rsidRPr="00545856">
              <w:rPr>
                <w:sz w:val="20"/>
                <w:szCs w:val="20"/>
              </w:rPr>
              <w:t>지분율</w:t>
            </w:r>
            <w:r w:rsidRPr="00545856">
              <w:rPr>
                <w:sz w:val="20"/>
                <w:szCs w:val="20"/>
              </w:rPr>
              <w:t xml:space="preserve"> 1% </w:t>
            </w:r>
            <w:r w:rsidRPr="00545856">
              <w:rPr>
                <w:sz w:val="20"/>
                <w:szCs w:val="20"/>
              </w:rPr>
              <w:t>미만</w:t>
            </w:r>
            <w:r w:rsidRPr="00545856">
              <w:rPr>
                <w:sz w:val="20"/>
                <w:szCs w:val="20"/>
              </w:rPr>
              <w:t>)</w:t>
            </w:r>
          </w:p>
        </w:tc>
        <w:tc>
          <w:tcPr>
            <w:tcW w:w="1134" w:type="dxa"/>
            <w:tcBorders>
              <w:bottom w:val="single" w:sz="4" w:space="0" w:color="404040" w:themeColor="text1" w:themeTint="BF"/>
            </w:tcBorders>
            <w:shd w:val="clear" w:color="auto" w:fill="auto"/>
            <w:vAlign w:val="center"/>
          </w:tcPr>
          <w:p w14:paraId="0AFB2F1C" w14:textId="77777777" w:rsidR="00026A7E" w:rsidRPr="00545856" w:rsidRDefault="00026A7E" w:rsidP="0091358C">
            <w:pPr>
              <w:spacing w:line="280" w:lineRule="atLeast"/>
              <w:jc w:val="right"/>
              <w:rPr>
                <w:sz w:val="20"/>
                <w:szCs w:val="20"/>
              </w:rPr>
            </w:pPr>
            <w:r w:rsidRPr="00545856">
              <w:rPr>
                <w:sz w:val="20"/>
                <w:szCs w:val="20"/>
              </w:rPr>
              <w:t>5,896,323</w:t>
            </w:r>
          </w:p>
        </w:tc>
        <w:tc>
          <w:tcPr>
            <w:tcW w:w="1134" w:type="dxa"/>
            <w:tcBorders>
              <w:bottom w:val="single" w:sz="4" w:space="0" w:color="404040" w:themeColor="text1" w:themeTint="BF"/>
            </w:tcBorders>
            <w:shd w:val="clear" w:color="auto" w:fill="auto"/>
            <w:vAlign w:val="center"/>
          </w:tcPr>
          <w:p w14:paraId="614AF772" w14:textId="77777777" w:rsidR="00026A7E" w:rsidRPr="00545856" w:rsidRDefault="00026A7E" w:rsidP="0091358C">
            <w:pPr>
              <w:spacing w:line="280" w:lineRule="atLeast"/>
              <w:jc w:val="right"/>
              <w:rPr>
                <w:sz w:val="20"/>
                <w:szCs w:val="20"/>
              </w:rPr>
            </w:pPr>
            <w:r>
              <w:rPr>
                <w:rFonts w:hint="eastAsia"/>
                <w:sz w:val="20"/>
                <w:szCs w:val="20"/>
              </w:rPr>
              <w:t>25.05</w:t>
            </w:r>
          </w:p>
        </w:tc>
        <w:tc>
          <w:tcPr>
            <w:tcW w:w="1134" w:type="dxa"/>
            <w:tcBorders>
              <w:bottom w:val="single" w:sz="4" w:space="0" w:color="404040" w:themeColor="text1" w:themeTint="BF"/>
            </w:tcBorders>
            <w:vAlign w:val="center"/>
          </w:tcPr>
          <w:p w14:paraId="1403CC0C" w14:textId="77777777" w:rsidR="00026A7E" w:rsidRPr="00545856" w:rsidRDefault="00026A7E" w:rsidP="0091358C">
            <w:pPr>
              <w:spacing w:line="280" w:lineRule="atLeast"/>
              <w:jc w:val="right"/>
              <w:rPr>
                <w:sz w:val="20"/>
                <w:szCs w:val="20"/>
              </w:rPr>
            </w:pPr>
            <w:r w:rsidRPr="00545856">
              <w:rPr>
                <w:sz w:val="20"/>
                <w:szCs w:val="20"/>
              </w:rPr>
              <w:t>34.76</w:t>
            </w:r>
          </w:p>
        </w:tc>
        <w:tc>
          <w:tcPr>
            <w:tcW w:w="2551" w:type="dxa"/>
            <w:tcBorders>
              <w:bottom w:val="single" w:sz="4" w:space="0" w:color="404040" w:themeColor="text1" w:themeTint="BF"/>
              <w:right w:val="nil"/>
            </w:tcBorders>
            <w:shd w:val="clear" w:color="auto" w:fill="auto"/>
            <w:vAlign w:val="center"/>
          </w:tcPr>
          <w:p w14:paraId="70B7B6F5" w14:textId="77777777" w:rsidR="00026A7E" w:rsidRPr="00545856" w:rsidRDefault="00026A7E" w:rsidP="0091358C">
            <w:pPr>
              <w:spacing w:line="280" w:lineRule="atLeast"/>
              <w:rPr>
                <w:sz w:val="20"/>
                <w:szCs w:val="20"/>
              </w:rPr>
            </w:pPr>
          </w:p>
        </w:tc>
      </w:tr>
      <w:tr w:rsidR="00026A7E" w:rsidRPr="00545856" w14:paraId="17418620" w14:textId="77777777" w:rsidTr="0091358C">
        <w:trPr>
          <w:trHeight w:val="510"/>
        </w:trPr>
        <w:tc>
          <w:tcPr>
            <w:tcW w:w="2444" w:type="dxa"/>
            <w:tcBorders>
              <w:top w:val="single" w:sz="4" w:space="0" w:color="404040" w:themeColor="text1" w:themeTint="BF"/>
              <w:left w:val="nil"/>
              <w:bottom w:val="single" w:sz="4" w:space="0" w:color="404040" w:themeColor="text1" w:themeTint="BF"/>
            </w:tcBorders>
            <w:shd w:val="clear" w:color="auto" w:fill="F2F2F2" w:themeFill="background1" w:themeFillShade="F2"/>
            <w:vAlign w:val="center"/>
          </w:tcPr>
          <w:p w14:paraId="4646A251" w14:textId="77777777" w:rsidR="00026A7E" w:rsidRPr="00545856" w:rsidRDefault="00026A7E" w:rsidP="0091358C">
            <w:pPr>
              <w:spacing w:line="280" w:lineRule="atLeast"/>
              <w:jc w:val="center"/>
              <w:rPr>
                <w:b/>
                <w:sz w:val="20"/>
                <w:szCs w:val="20"/>
              </w:rPr>
            </w:pPr>
            <w:r w:rsidRPr="00545856">
              <w:rPr>
                <w:b/>
                <w:sz w:val="20"/>
                <w:szCs w:val="20"/>
              </w:rPr>
              <w:t>합계</w:t>
            </w:r>
          </w:p>
        </w:tc>
        <w:tc>
          <w:tcPr>
            <w:tcW w:w="113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1ECDE02F" w14:textId="77777777" w:rsidR="00026A7E" w:rsidRPr="00545856" w:rsidRDefault="00026A7E" w:rsidP="0091358C">
            <w:pPr>
              <w:spacing w:line="280" w:lineRule="atLeast"/>
              <w:jc w:val="right"/>
              <w:rPr>
                <w:b/>
                <w:sz w:val="20"/>
                <w:szCs w:val="20"/>
              </w:rPr>
            </w:pPr>
            <w:r w:rsidRPr="00545856">
              <w:rPr>
                <w:b/>
                <w:sz w:val="20"/>
                <w:szCs w:val="20"/>
              </w:rPr>
              <w:t>23,533,928</w:t>
            </w:r>
          </w:p>
        </w:tc>
        <w:tc>
          <w:tcPr>
            <w:tcW w:w="113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B1E2DFC" w14:textId="77777777" w:rsidR="00026A7E" w:rsidRPr="00545856" w:rsidRDefault="00026A7E" w:rsidP="0091358C">
            <w:pPr>
              <w:spacing w:line="280" w:lineRule="atLeast"/>
              <w:jc w:val="right"/>
              <w:rPr>
                <w:b/>
                <w:sz w:val="20"/>
                <w:szCs w:val="20"/>
              </w:rPr>
            </w:pPr>
            <w:r w:rsidRPr="00545856">
              <w:rPr>
                <w:b/>
                <w:sz w:val="20"/>
                <w:szCs w:val="20"/>
              </w:rPr>
              <w:t>100</w:t>
            </w:r>
          </w:p>
        </w:tc>
        <w:tc>
          <w:tcPr>
            <w:tcW w:w="113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2FD6FE41" w14:textId="77777777" w:rsidR="00026A7E" w:rsidRPr="00545856" w:rsidRDefault="00026A7E" w:rsidP="0091358C">
            <w:pPr>
              <w:spacing w:line="280" w:lineRule="atLeast"/>
              <w:jc w:val="right"/>
              <w:rPr>
                <w:b/>
                <w:sz w:val="20"/>
                <w:szCs w:val="20"/>
              </w:rPr>
            </w:pPr>
            <w:r w:rsidRPr="00545856">
              <w:rPr>
                <w:b/>
                <w:sz w:val="20"/>
                <w:szCs w:val="20"/>
              </w:rPr>
              <w:t>100</w:t>
            </w:r>
          </w:p>
        </w:tc>
        <w:tc>
          <w:tcPr>
            <w:tcW w:w="2551" w:type="dxa"/>
            <w:tcBorders>
              <w:top w:val="single" w:sz="4" w:space="0" w:color="404040" w:themeColor="text1" w:themeTint="BF"/>
              <w:bottom w:val="single" w:sz="4" w:space="0" w:color="404040" w:themeColor="text1" w:themeTint="BF"/>
              <w:right w:val="nil"/>
            </w:tcBorders>
            <w:shd w:val="clear" w:color="auto" w:fill="F2F2F2" w:themeFill="background1" w:themeFillShade="F2"/>
            <w:vAlign w:val="center"/>
          </w:tcPr>
          <w:p w14:paraId="65E4D80E" w14:textId="77777777" w:rsidR="00026A7E" w:rsidRPr="00545856" w:rsidRDefault="00026A7E" w:rsidP="0091358C">
            <w:pPr>
              <w:spacing w:line="280" w:lineRule="atLeast"/>
              <w:jc w:val="right"/>
              <w:rPr>
                <w:b/>
                <w:sz w:val="20"/>
                <w:szCs w:val="20"/>
              </w:rPr>
            </w:pPr>
          </w:p>
        </w:tc>
      </w:tr>
    </w:tbl>
    <w:p w14:paraId="47C348D3" w14:textId="77777777" w:rsidR="00026A7E" w:rsidRDefault="00026A7E" w:rsidP="00026A7E">
      <w:pPr>
        <w:pStyle w:val="a5"/>
        <w:spacing w:before="240" w:after="240"/>
        <w:ind w:leftChars="0" w:left="1361"/>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대상회사에</w:t>
      </w:r>
      <w:r w:rsidRPr="00CB2B3F">
        <w:rPr>
          <w:szCs w:val="22"/>
        </w:rPr>
        <w:t xml:space="preserve"> </w:t>
      </w:r>
      <w:r w:rsidRPr="00CB2B3F">
        <w:rPr>
          <w:szCs w:val="22"/>
        </w:rPr>
        <w:t>투자한</w:t>
      </w:r>
      <w:r w:rsidRPr="00CB2B3F">
        <w:rPr>
          <w:szCs w:val="22"/>
        </w:rPr>
        <w:t xml:space="preserve"> </w:t>
      </w:r>
      <w:r w:rsidRPr="00CB2B3F">
        <w:rPr>
          <w:szCs w:val="22"/>
        </w:rPr>
        <w:t>기관투자자들은</w:t>
      </w:r>
      <w:r w:rsidRPr="00CB2B3F">
        <w:rPr>
          <w:szCs w:val="22"/>
        </w:rPr>
        <w:t xml:space="preserve"> </w:t>
      </w:r>
      <w:r w:rsidRPr="00CB2B3F">
        <w:rPr>
          <w:szCs w:val="22"/>
        </w:rPr>
        <w:t>모두</w:t>
      </w:r>
      <w:r w:rsidRPr="00CB2B3F">
        <w:rPr>
          <w:szCs w:val="22"/>
        </w:rPr>
        <w:t xml:space="preserve"> </w:t>
      </w:r>
      <w:r w:rsidRPr="00CB2B3F">
        <w:rPr>
          <w:szCs w:val="22"/>
        </w:rPr>
        <w:t>단순</w:t>
      </w:r>
      <w:r w:rsidRPr="00CB2B3F">
        <w:rPr>
          <w:szCs w:val="22"/>
        </w:rPr>
        <w:t xml:space="preserve"> </w:t>
      </w:r>
      <w:r w:rsidRPr="00CB2B3F">
        <w:rPr>
          <w:szCs w:val="22"/>
        </w:rPr>
        <w:t>투자</w:t>
      </w:r>
      <w:r w:rsidRPr="00CB2B3F">
        <w:rPr>
          <w:szCs w:val="22"/>
        </w:rPr>
        <w:t xml:space="preserve"> </w:t>
      </w:r>
      <w:r w:rsidRPr="00CB2B3F">
        <w:rPr>
          <w:szCs w:val="22"/>
        </w:rPr>
        <w:t>목적으로</w:t>
      </w:r>
      <w:r w:rsidRPr="00CB2B3F">
        <w:rPr>
          <w:szCs w:val="22"/>
        </w:rPr>
        <w:t xml:space="preserve"> </w:t>
      </w:r>
      <w:r w:rsidRPr="00CB2B3F">
        <w:rPr>
          <w:szCs w:val="22"/>
        </w:rPr>
        <w:t>투자를</w:t>
      </w:r>
      <w:r w:rsidRPr="00CB2B3F">
        <w:rPr>
          <w:szCs w:val="22"/>
        </w:rPr>
        <w:t xml:space="preserve"> </w:t>
      </w:r>
      <w:r w:rsidRPr="00CB2B3F">
        <w:rPr>
          <w:szCs w:val="22"/>
        </w:rPr>
        <w:t>한</w:t>
      </w:r>
      <w:r w:rsidRPr="00CB2B3F">
        <w:rPr>
          <w:szCs w:val="22"/>
        </w:rPr>
        <w:t xml:space="preserve"> </w:t>
      </w:r>
      <w:r w:rsidRPr="00CB2B3F">
        <w:rPr>
          <w:szCs w:val="22"/>
        </w:rPr>
        <w:t>것이라고</w:t>
      </w:r>
      <w:r w:rsidRPr="00CB2B3F">
        <w:rPr>
          <w:szCs w:val="22"/>
        </w:rPr>
        <w:t xml:space="preserve"> </w:t>
      </w:r>
      <w:r w:rsidRPr="00CB2B3F">
        <w:rPr>
          <w:szCs w:val="22"/>
        </w:rPr>
        <w:t>하며</w:t>
      </w:r>
      <w:r w:rsidRPr="00CB2B3F">
        <w:rPr>
          <w:szCs w:val="22"/>
        </w:rPr>
        <w:t xml:space="preserve">, </w:t>
      </w:r>
      <w:r w:rsidRPr="00CB2B3F">
        <w:rPr>
          <w:szCs w:val="22"/>
        </w:rPr>
        <w:t>최근</w:t>
      </w:r>
      <w:r w:rsidRPr="00CB2B3F">
        <w:rPr>
          <w:szCs w:val="22"/>
        </w:rPr>
        <w:t xml:space="preserve"> 5</w:t>
      </w:r>
      <w:r w:rsidRPr="00CB2B3F">
        <w:rPr>
          <w:szCs w:val="22"/>
        </w:rPr>
        <w:t>년간</w:t>
      </w:r>
      <w:r w:rsidRPr="00CB2B3F">
        <w:rPr>
          <w:szCs w:val="22"/>
        </w:rPr>
        <w:t xml:space="preserve"> </w:t>
      </w:r>
      <w:r w:rsidRPr="00CB2B3F">
        <w:rPr>
          <w:szCs w:val="22"/>
        </w:rPr>
        <w:t>대상회사에</w:t>
      </w:r>
      <w:r w:rsidRPr="00CB2B3F">
        <w:rPr>
          <w:szCs w:val="22"/>
        </w:rPr>
        <w:t xml:space="preserve"> </w:t>
      </w:r>
      <w:r w:rsidRPr="00CB2B3F">
        <w:rPr>
          <w:szCs w:val="22"/>
        </w:rPr>
        <w:t>주주제안권을</w:t>
      </w:r>
      <w:r w:rsidRPr="00CB2B3F">
        <w:rPr>
          <w:szCs w:val="22"/>
        </w:rPr>
        <w:t xml:space="preserve"> </w:t>
      </w:r>
      <w:r w:rsidRPr="00CB2B3F">
        <w:rPr>
          <w:szCs w:val="22"/>
        </w:rPr>
        <w:t>행사한</w:t>
      </w:r>
      <w:r w:rsidRPr="00CB2B3F">
        <w:rPr>
          <w:szCs w:val="22"/>
        </w:rPr>
        <w:t xml:space="preserve"> </w:t>
      </w:r>
      <w:r w:rsidRPr="00CB2B3F">
        <w:rPr>
          <w:szCs w:val="22"/>
        </w:rPr>
        <w:t>사례가</w:t>
      </w:r>
      <w:r w:rsidRPr="00CB2B3F">
        <w:rPr>
          <w:szCs w:val="22"/>
        </w:rPr>
        <w:t xml:space="preserve"> </w:t>
      </w:r>
      <w:r w:rsidRPr="00CB2B3F">
        <w:rPr>
          <w:szCs w:val="22"/>
        </w:rPr>
        <w:t>없음</w:t>
      </w:r>
      <w:r w:rsidRPr="00CB2B3F">
        <w:rPr>
          <w:szCs w:val="22"/>
        </w:rPr>
        <w:t xml:space="preserve">. </w:t>
      </w:r>
      <w:r w:rsidRPr="00CA3551">
        <w:rPr>
          <w:rFonts w:hint="eastAsia"/>
          <w:szCs w:val="22"/>
        </w:rPr>
        <w:t>또한</w:t>
      </w:r>
      <w:r w:rsidRPr="00CA3551">
        <w:rPr>
          <w:rFonts w:hint="eastAsia"/>
          <w:szCs w:val="22"/>
        </w:rPr>
        <w:t xml:space="preserve">, </w:t>
      </w:r>
      <w:r w:rsidRPr="00CA3551">
        <w:rPr>
          <w:rFonts w:hint="eastAsia"/>
          <w:szCs w:val="22"/>
        </w:rPr>
        <w:t>대상회사</w:t>
      </w:r>
      <w:r w:rsidRPr="00CA3551">
        <w:rPr>
          <w:rFonts w:hint="eastAsia"/>
          <w:szCs w:val="22"/>
        </w:rPr>
        <w:t xml:space="preserve"> </w:t>
      </w:r>
      <w:r w:rsidRPr="00CA3551">
        <w:rPr>
          <w:rFonts w:hint="eastAsia"/>
          <w:szCs w:val="22"/>
        </w:rPr>
        <w:t>및</w:t>
      </w:r>
      <w:r w:rsidRPr="00CA3551">
        <w:rPr>
          <w:rFonts w:hint="eastAsia"/>
          <w:szCs w:val="22"/>
        </w:rPr>
        <w:t xml:space="preserve"> </w:t>
      </w:r>
      <w:r w:rsidRPr="00CA3551">
        <w:rPr>
          <w:rFonts w:hint="eastAsia"/>
          <w:szCs w:val="22"/>
        </w:rPr>
        <w:t>주주들</w:t>
      </w:r>
      <w:r w:rsidRPr="00CA3551">
        <w:rPr>
          <w:rFonts w:hint="eastAsia"/>
          <w:szCs w:val="22"/>
        </w:rPr>
        <w:t xml:space="preserve"> </w:t>
      </w:r>
      <w:r w:rsidRPr="00CA3551">
        <w:rPr>
          <w:rFonts w:hint="eastAsia"/>
          <w:szCs w:val="22"/>
        </w:rPr>
        <w:t>사이에</w:t>
      </w:r>
      <w:r w:rsidRPr="00CA3551">
        <w:rPr>
          <w:rFonts w:hint="eastAsia"/>
          <w:szCs w:val="22"/>
        </w:rPr>
        <w:t xml:space="preserve"> </w:t>
      </w:r>
      <w:r w:rsidRPr="00CA3551">
        <w:rPr>
          <w:rFonts w:hint="eastAsia"/>
          <w:szCs w:val="22"/>
        </w:rPr>
        <w:t>체결된</w:t>
      </w:r>
      <w:r w:rsidRPr="00CA3551">
        <w:rPr>
          <w:rFonts w:hint="eastAsia"/>
          <w:szCs w:val="22"/>
        </w:rPr>
        <w:t xml:space="preserve"> </w:t>
      </w:r>
      <w:r w:rsidRPr="00CA3551">
        <w:rPr>
          <w:rFonts w:hint="eastAsia"/>
          <w:szCs w:val="22"/>
        </w:rPr>
        <w:t>주주간계약</w:t>
      </w:r>
      <w:r w:rsidRPr="00CA3551">
        <w:rPr>
          <w:rFonts w:hint="eastAsia"/>
          <w:szCs w:val="22"/>
        </w:rPr>
        <w:t xml:space="preserve"> </w:t>
      </w:r>
      <w:r w:rsidRPr="00CA3551">
        <w:rPr>
          <w:rFonts w:hint="eastAsia"/>
          <w:szCs w:val="22"/>
        </w:rPr>
        <w:t>등은</w:t>
      </w:r>
      <w:r w:rsidRPr="00CA3551">
        <w:rPr>
          <w:rFonts w:hint="eastAsia"/>
          <w:szCs w:val="22"/>
        </w:rPr>
        <w:t xml:space="preserve"> </w:t>
      </w:r>
      <w:r>
        <w:rPr>
          <w:rFonts w:hint="eastAsia"/>
          <w:szCs w:val="22"/>
        </w:rPr>
        <w:t>없다고</w:t>
      </w:r>
      <w:r>
        <w:rPr>
          <w:rFonts w:hint="eastAsia"/>
          <w:szCs w:val="22"/>
        </w:rPr>
        <w:t xml:space="preserve"> </w:t>
      </w:r>
      <w:r w:rsidRPr="00CA3551">
        <w:rPr>
          <w:rFonts w:hint="eastAsia"/>
          <w:szCs w:val="22"/>
        </w:rPr>
        <w:t>함</w:t>
      </w:r>
      <w:r w:rsidRPr="00CA3551">
        <w:rPr>
          <w:rFonts w:hint="eastAsia"/>
          <w:szCs w:val="22"/>
        </w:rPr>
        <w:t>.</w:t>
      </w:r>
    </w:p>
    <w:p w14:paraId="29CDA045" w14:textId="77777777" w:rsidR="00026A7E" w:rsidRPr="005D3695" w:rsidRDefault="00026A7E" w:rsidP="00026A7E">
      <w:pPr>
        <w:pStyle w:val="a5"/>
        <w:numPr>
          <w:ilvl w:val="0"/>
          <w:numId w:val="5"/>
        </w:numPr>
        <w:spacing w:after="240"/>
        <w:ind w:leftChars="0"/>
        <w:rPr>
          <w:szCs w:val="22"/>
          <w:u w:val="single"/>
        </w:rPr>
      </w:pPr>
      <w:r w:rsidRPr="005D3695">
        <w:rPr>
          <w:szCs w:val="22"/>
          <w:u w:val="single"/>
        </w:rPr>
        <w:t>Teton Capital Partners L.P</w:t>
      </w:r>
      <w:r w:rsidRPr="005D3695">
        <w:rPr>
          <w:rFonts w:hint="eastAsia"/>
          <w:szCs w:val="22"/>
          <w:u w:val="single"/>
        </w:rPr>
        <w:t>의</w:t>
      </w:r>
      <w:r w:rsidRPr="005D3695">
        <w:rPr>
          <w:rFonts w:hint="eastAsia"/>
          <w:szCs w:val="22"/>
          <w:u w:val="single"/>
        </w:rPr>
        <w:t xml:space="preserve"> </w:t>
      </w:r>
      <w:r w:rsidRPr="005D3695">
        <w:rPr>
          <w:rFonts w:hint="eastAsia"/>
          <w:szCs w:val="22"/>
          <w:u w:val="single"/>
        </w:rPr>
        <w:t>내용증명</w:t>
      </w:r>
      <w:r w:rsidRPr="005D3695">
        <w:rPr>
          <w:rFonts w:hint="eastAsia"/>
          <w:szCs w:val="22"/>
          <w:u w:val="single"/>
        </w:rPr>
        <w:t xml:space="preserve"> </w:t>
      </w:r>
      <w:r w:rsidRPr="005D3695">
        <w:rPr>
          <w:rFonts w:hint="eastAsia"/>
          <w:szCs w:val="22"/>
          <w:u w:val="single"/>
        </w:rPr>
        <w:t>및</w:t>
      </w:r>
      <w:r w:rsidRPr="005D3695">
        <w:rPr>
          <w:rFonts w:hint="eastAsia"/>
          <w:szCs w:val="22"/>
          <w:u w:val="single"/>
        </w:rPr>
        <w:t xml:space="preserve"> </w:t>
      </w:r>
      <w:r w:rsidRPr="005D3695">
        <w:rPr>
          <w:rFonts w:hint="eastAsia"/>
          <w:szCs w:val="22"/>
          <w:u w:val="single"/>
        </w:rPr>
        <w:t>가처분</w:t>
      </w:r>
      <w:r w:rsidRPr="005D3695">
        <w:rPr>
          <w:rFonts w:hint="eastAsia"/>
          <w:szCs w:val="22"/>
          <w:u w:val="single"/>
        </w:rPr>
        <w:t xml:space="preserve"> </w:t>
      </w:r>
      <w:r w:rsidRPr="005D3695">
        <w:rPr>
          <w:rFonts w:hint="eastAsia"/>
          <w:szCs w:val="22"/>
          <w:u w:val="single"/>
        </w:rPr>
        <w:t>신청</w:t>
      </w:r>
    </w:p>
    <w:p w14:paraId="508A33D5" w14:textId="77777777" w:rsidR="00026A7E" w:rsidRPr="00687C38" w:rsidRDefault="00026A7E" w:rsidP="00026A7E">
      <w:pPr>
        <w:pStyle w:val="a5"/>
        <w:spacing w:before="240" w:after="240"/>
        <w:ind w:leftChars="0" w:left="1361"/>
        <w:rPr>
          <w:szCs w:val="22"/>
        </w:rPr>
      </w:pPr>
      <w:r w:rsidRPr="00CA3551">
        <w:rPr>
          <w:rFonts w:hint="eastAsia"/>
          <w:szCs w:val="22"/>
        </w:rPr>
        <w:t>Teton Capital Partners L.P.</w:t>
      </w:r>
      <w:r w:rsidRPr="00CA3551">
        <w:rPr>
          <w:rFonts w:hint="eastAsia"/>
          <w:szCs w:val="22"/>
        </w:rPr>
        <w:t>는</w:t>
      </w:r>
      <w:r w:rsidRPr="00CA3551">
        <w:rPr>
          <w:rFonts w:hint="eastAsia"/>
          <w:szCs w:val="22"/>
        </w:rPr>
        <w:t xml:space="preserve"> </w:t>
      </w:r>
      <w:r w:rsidRPr="00CA3551">
        <w:rPr>
          <w:rFonts w:hint="eastAsia"/>
          <w:szCs w:val="22"/>
        </w:rPr>
        <w:t>대상회사에</w:t>
      </w:r>
      <w:r w:rsidRPr="00CA3551">
        <w:rPr>
          <w:rFonts w:hint="eastAsia"/>
          <w:szCs w:val="22"/>
        </w:rPr>
        <w:t xml:space="preserve"> </w:t>
      </w:r>
      <w:r w:rsidRPr="00CA3551">
        <w:rPr>
          <w:rFonts w:hint="eastAsia"/>
          <w:szCs w:val="22"/>
        </w:rPr>
        <w:t>본건</w:t>
      </w:r>
      <w:r w:rsidRPr="00CA3551">
        <w:rPr>
          <w:rFonts w:hint="eastAsia"/>
          <w:szCs w:val="22"/>
        </w:rPr>
        <w:t xml:space="preserve"> </w:t>
      </w:r>
      <w:r w:rsidRPr="00CA3551">
        <w:rPr>
          <w:rFonts w:hint="eastAsia"/>
          <w:szCs w:val="22"/>
        </w:rPr>
        <w:t>거래</w:t>
      </w:r>
      <w:r>
        <w:rPr>
          <w:rFonts w:hint="eastAsia"/>
          <w:szCs w:val="22"/>
        </w:rPr>
        <w:t>와</w:t>
      </w:r>
      <w:r>
        <w:rPr>
          <w:rFonts w:hint="eastAsia"/>
          <w:szCs w:val="22"/>
        </w:rPr>
        <w:t xml:space="preserve"> </w:t>
      </w:r>
      <w:r>
        <w:rPr>
          <w:rFonts w:hint="eastAsia"/>
          <w:szCs w:val="22"/>
        </w:rPr>
        <w:t>관련한</w:t>
      </w:r>
      <w:r>
        <w:rPr>
          <w:rFonts w:hint="eastAsia"/>
          <w:szCs w:val="22"/>
        </w:rPr>
        <w:t xml:space="preserve"> </w:t>
      </w:r>
      <w:r w:rsidRPr="00CA3551">
        <w:rPr>
          <w:rFonts w:hint="eastAsia"/>
          <w:szCs w:val="22"/>
        </w:rPr>
        <w:t>동반매각을</w:t>
      </w:r>
      <w:r w:rsidRPr="00CA3551">
        <w:rPr>
          <w:rFonts w:hint="eastAsia"/>
          <w:szCs w:val="22"/>
        </w:rPr>
        <w:t xml:space="preserve"> </w:t>
      </w:r>
      <w:r w:rsidRPr="00CA3551">
        <w:rPr>
          <w:rFonts w:hint="eastAsia"/>
          <w:szCs w:val="22"/>
        </w:rPr>
        <w:t>요청하는</w:t>
      </w:r>
      <w:r w:rsidRPr="00CA3551">
        <w:rPr>
          <w:rFonts w:hint="eastAsia"/>
          <w:szCs w:val="22"/>
        </w:rPr>
        <w:t xml:space="preserve"> </w:t>
      </w:r>
      <w:r w:rsidRPr="00CA3551">
        <w:rPr>
          <w:rFonts w:hint="eastAsia"/>
          <w:szCs w:val="22"/>
        </w:rPr>
        <w:lastRenderedPageBreak/>
        <w:t>내용의</w:t>
      </w:r>
      <w:r w:rsidRPr="00CA3551">
        <w:rPr>
          <w:rFonts w:hint="eastAsia"/>
          <w:szCs w:val="22"/>
        </w:rPr>
        <w:t xml:space="preserve"> </w:t>
      </w:r>
      <w:r w:rsidRPr="00CA3551">
        <w:rPr>
          <w:rFonts w:hint="eastAsia"/>
          <w:szCs w:val="22"/>
        </w:rPr>
        <w:t>내용증명을</w:t>
      </w:r>
      <w:r w:rsidRPr="00CA3551">
        <w:rPr>
          <w:rFonts w:hint="eastAsia"/>
          <w:szCs w:val="22"/>
        </w:rPr>
        <w:t xml:space="preserve"> </w:t>
      </w:r>
      <w:r w:rsidRPr="00CA3551">
        <w:rPr>
          <w:rFonts w:hint="eastAsia"/>
          <w:szCs w:val="22"/>
        </w:rPr>
        <w:t>발송하였고</w:t>
      </w:r>
      <w:r w:rsidRPr="00CA3551">
        <w:rPr>
          <w:rFonts w:hint="eastAsia"/>
          <w:szCs w:val="22"/>
        </w:rPr>
        <w:t xml:space="preserve">, </w:t>
      </w:r>
      <w:r>
        <w:rPr>
          <w:rFonts w:hint="eastAsia"/>
          <w:szCs w:val="22"/>
        </w:rPr>
        <w:t>이후</w:t>
      </w:r>
      <w:r>
        <w:rPr>
          <w:rFonts w:hint="eastAsia"/>
          <w:szCs w:val="22"/>
        </w:rPr>
        <w:t xml:space="preserve"> </w:t>
      </w:r>
      <w:r>
        <w:rPr>
          <w:rFonts w:hint="eastAsia"/>
          <w:szCs w:val="22"/>
        </w:rPr>
        <w:t>가처분</w:t>
      </w:r>
      <w:r>
        <w:rPr>
          <w:rFonts w:hint="eastAsia"/>
          <w:szCs w:val="22"/>
        </w:rPr>
        <w:t xml:space="preserve"> </w:t>
      </w:r>
      <w:r>
        <w:rPr>
          <w:rFonts w:hint="eastAsia"/>
          <w:szCs w:val="22"/>
        </w:rPr>
        <w:t>신청서</w:t>
      </w:r>
      <w:r>
        <w:rPr>
          <w:rFonts w:hint="eastAsia"/>
          <w:szCs w:val="22"/>
        </w:rPr>
        <w:t xml:space="preserve"> </w:t>
      </w:r>
      <w:r>
        <w:rPr>
          <w:rFonts w:hint="eastAsia"/>
          <w:szCs w:val="22"/>
        </w:rPr>
        <w:t>초안을</w:t>
      </w:r>
      <w:r>
        <w:rPr>
          <w:rFonts w:hint="eastAsia"/>
          <w:szCs w:val="22"/>
        </w:rPr>
        <w:t xml:space="preserve"> </w:t>
      </w:r>
      <w:r>
        <w:rPr>
          <w:rFonts w:hint="eastAsia"/>
          <w:szCs w:val="22"/>
        </w:rPr>
        <w:t>발송하면서</w:t>
      </w:r>
      <w:r>
        <w:rPr>
          <w:rFonts w:hint="eastAsia"/>
          <w:szCs w:val="22"/>
        </w:rPr>
        <w:t xml:space="preserve"> </w:t>
      </w:r>
      <w:r>
        <w:rPr>
          <w:rFonts w:hint="eastAsia"/>
          <w:szCs w:val="22"/>
        </w:rPr>
        <w:t>대상회사의</w:t>
      </w:r>
      <w:r>
        <w:rPr>
          <w:rFonts w:hint="eastAsia"/>
          <w:szCs w:val="22"/>
        </w:rPr>
        <w:t xml:space="preserve"> </w:t>
      </w:r>
      <w:r>
        <w:rPr>
          <w:rFonts w:hint="eastAsia"/>
          <w:szCs w:val="22"/>
        </w:rPr>
        <w:t>이사들이</w:t>
      </w:r>
      <w:r>
        <w:rPr>
          <w:rFonts w:hint="eastAsia"/>
          <w:szCs w:val="22"/>
        </w:rPr>
        <w:t xml:space="preserve"> </w:t>
      </w:r>
      <w:r>
        <w:rPr>
          <w:rFonts w:hint="eastAsia"/>
          <w:szCs w:val="22"/>
        </w:rPr>
        <w:t>매각</w:t>
      </w:r>
      <w:r>
        <w:rPr>
          <w:rFonts w:hint="eastAsia"/>
          <w:szCs w:val="22"/>
        </w:rPr>
        <w:t xml:space="preserve"> </w:t>
      </w:r>
      <w:r>
        <w:rPr>
          <w:rFonts w:hint="eastAsia"/>
          <w:szCs w:val="22"/>
        </w:rPr>
        <w:t>실사에</w:t>
      </w:r>
      <w:r>
        <w:rPr>
          <w:rFonts w:hint="eastAsia"/>
          <w:szCs w:val="22"/>
        </w:rPr>
        <w:t xml:space="preserve"> </w:t>
      </w:r>
      <w:r>
        <w:rPr>
          <w:rFonts w:hint="eastAsia"/>
          <w:szCs w:val="22"/>
        </w:rPr>
        <w:t>협력하는</w:t>
      </w:r>
      <w:r>
        <w:rPr>
          <w:rFonts w:hint="eastAsia"/>
          <w:szCs w:val="22"/>
        </w:rPr>
        <w:t xml:space="preserve"> </w:t>
      </w:r>
      <w:r>
        <w:rPr>
          <w:rFonts w:hint="eastAsia"/>
          <w:szCs w:val="22"/>
        </w:rPr>
        <w:t>것은</w:t>
      </w:r>
      <w:r>
        <w:rPr>
          <w:rFonts w:hint="eastAsia"/>
          <w:szCs w:val="22"/>
        </w:rPr>
        <w:t xml:space="preserve"> </w:t>
      </w:r>
      <w:r>
        <w:rPr>
          <w:rFonts w:hint="eastAsia"/>
          <w:szCs w:val="22"/>
        </w:rPr>
        <w:t>회사에</w:t>
      </w:r>
      <w:r>
        <w:rPr>
          <w:rFonts w:hint="eastAsia"/>
          <w:szCs w:val="22"/>
        </w:rPr>
        <w:t xml:space="preserve"> </w:t>
      </w:r>
      <w:r>
        <w:rPr>
          <w:rFonts w:hint="eastAsia"/>
          <w:szCs w:val="22"/>
        </w:rPr>
        <w:t>손해를</w:t>
      </w:r>
      <w:r>
        <w:rPr>
          <w:rFonts w:hint="eastAsia"/>
          <w:szCs w:val="22"/>
        </w:rPr>
        <w:t xml:space="preserve"> </w:t>
      </w:r>
      <w:r>
        <w:rPr>
          <w:rFonts w:hint="eastAsia"/>
          <w:szCs w:val="22"/>
        </w:rPr>
        <w:t>가하는</w:t>
      </w:r>
      <w:r>
        <w:rPr>
          <w:rFonts w:hint="eastAsia"/>
          <w:szCs w:val="22"/>
        </w:rPr>
        <w:t xml:space="preserve"> </w:t>
      </w:r>
      <w:r>
        <w:rPr>
          <w:rFonts w:hint="eastAsia"/>
          <w:szCs w:val="22"/>
        </w:rPr>
        <w:t>위법행위라는</w:t>
      </w:r>
      <w:r>
        <w:rPr>
          <w:rFonts w:hint="eastAsia"/>
          <w:szCs w:val="22"/>
        </w:rPr>
        <w:t xml:space="preserve"> </w:t>
      </w:r>
      <w:r>
        <w:rPr>
          <w:rFonts w:hint="eastAsia"/>
          <w:szCs w:val="22"/>
        </w:rPr>
        <w:t>주장을</w:t>
      </w:r>
      <w:r>
        <w:rPr>
          <w:rFonts w:hint="eastAsia"/>
          <w:szCs w:val="22"/>
        </w:rPr>
        <w:t xml:space="preserve"> </w:t>
      </w:r>
      <w:r>
        <w:rPr>
          <w:rFonts w:hint="eastAsia"/>
          <w:szCs w:val="22"/>
        </w:rPr>
        <w:t>한</w:t>
      </w:r>
      <w:r>
        <w:rPr>
          <w:rFonts w:hint="eastAsia"/>
          <w:szCs w:val="22"/>
        </w:rPr>
        <w:t xml:space="preserve"> </w:t>
      </w:r>
      <w:r>
        <w:rPr>
          <w:rFonts w:hint="eastAsia"/>
          <w:szCs w:val="22"/>
        </w:rPr>
        <w:t>바</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그리고</w:t>
      </w:r>
      <w:r>
        <w:rPr>
          <w:rFonts w:hint="eastAsia"/>
          <w:szCs w:val="22"/>
        </w:rPr>
        <w:t xml:space="preserve"> </w:t>
      </w:r>
      <w:r>
        <w:rPr>
          <w:rFonts w:hint="eastAsia"/>
          <w:szCs w:val="22"/>
        </w:rPr>
        <w:t>당시</w:t>
      </w:r>
      <w:r>
        <w:rPr>
          <w:rFonts w:hint="eastAsia"/>
          <w:szCs w:val="22"/>
        </w:rPr>
        <w:t xml:space="preserve"> </w:t>
      </w:r>
      <w:r>
        <w:rPr>
          <w:rFonts w:hint="eastAsia"/>
          <w:szCs w:val="22"/>
        </w:rPr>
        <w:t>서신에</w:t>
      </w:r>
      <w:r>
        <w:rPr>
          <w:rFonts w:hint="eastAsia"/>
          <w:szCs w:val="22"/>
        </w:rPr>
        <w:t xml:space="preserve"> </w:t>
      </w:r>
      <w:r>
        <w:rPr>
          <w:rFonts w:hint="eastAsia"/>
          <w:szCs w:val="22"/>
        </w:rPr>
        <w:t>의하면</w:t>
      </w:r>
      <w:r>
        <w:rPr>
          <w:rFonts w:hint="eastAsia"/>
          <w:szCs w:val="22"/>
        </w:rPr>
        <w:t xml:space="preserve"> </w:t>
      </w:r>
      <w:r w:rsidRPr="00CA3551">
        <w:rPr>
          <w:rFonts w:hint="eastAsia"/>
          <w:szCs w:val="22"/>
        </w:rPr>
        <w:t>Teton Capital Partners L.P.</w:t>
      </w:r>
      <w:r>
        <w:rPr>
          <w:rFonts w:hint="eastAsia"/>
          <w:szCs w:val="22"/>
        </w:rPr>
        <w:t>가</w:t>
      </w:r>
      <w:r>
        <w:rPr>
          <w:rFonts w:hint="eastAsia"/>
          <w:szCs w:val="22"/>
        </w:rPr>
        <w:t xml:space="preserve"> </w:t>
      </w:r>
      <w:r>
        <w:rPr>
          <w:rFonts w:hint="eastAsia"/>
          <w:szCs w:val="22"/>
        </w:rPr>
        <w:t>소유한</w:t>
      </w:r>
      <w:r>
        <w:rPr>
          <w:rFonts w:hint="eastAsia"/>
          <w:szCs w:val="22"/>
        </w:rPr>
        <w:t xml:space="preserve"> </w:t>
      </w:r>
      <w:r>
        <w:rPr>
          <w:rFonts w:hint="eastAsia"/>
          <w:szCs w:val="22"/>
        </w:rPr>
        <w:t>주식의</w:t>
      </w:r>
      <w:r>
        <w:rPr>
          <w:rFonts w:hint="eastAsia"/>
          <w:szCs w:val="22"/>
        </w:rPr>
        <w:t xml:space="preserve"> </w:t>
      </w:r>
      <w:r>
        <w:rPr>
          <w:rFonts w:hint="eastAsia"/>
          <w:szCs w:val="22"/>
        </w:rPr>
        <w:t>수는</w:t>
      </w:r>
      <w:r>
        <w:rPr>
          <w:rFonts w:hint="eastAsia"/>
          <w:szCs w:val="22"/>
        </w:rPr>
        <w:t xml:space="preserve"> </w:t>
      </w:r>
      <w:r w:rsidRPr="00CA3551">
        <w:rPr>
          <w:rFonts w:hint="eastAsia"/>
          <w:szCs w:val="22"/>
        </w:rPr>
        <w:t>위</w:t>
      </w:r>
      <w:r w:rsidRPr="00CA3551">
        <w:rPr>
          <w:rFonts w:hint="eastAsia"/>
          <w:szCs w:val="22"/>
        </w:rPr>
        <w:t xml:space="preserve"> </w:t>
      </w:r>
      <w:r w:rsidRPr="00687C38">
        <w:rPr>
          <w:szCs w:val="22"/>
        </w:rPr>
        <w:t>1,985,072</w:t>
      </w:r>
      <w:r w:rsidRPr="00687C38">
        <w:rPr>
          <w:rFonts w:hint="eastAsia"/>
          <w:szCs w:val="22"/>
        </w:rPr>
        <w:t>주</w:t>
      </w:r>
      <w:r w:rsidRPr="00687C38">
        <w:rPr>
          <w:rFonts w:hint="eastAsia"/>
          <w:szCs w:val="22"/>
        </w:rPr>
        <w:t>(2020</w:t>
      </w:r>
      <w:r w:rsidRPr="00687C38">
        <w:rPr>
          <w:rFonts w:hint="eastAsia"/>
          <w:szCs w:val="22"/>
        </w:rPr>
        <w:t>년말</w:t>
      </w:r>
      <w:r w:rsidRPr="00687C38">
        <w:rPr>
          <w:rFonts w:hint="eastAsia"/>
          <w:szCs w:val="22"/>
        </w:rPr>
        <w:t xml:space="preserve"> </w:t>
      </w:r>
      <w:r w:rsidRPr="00687C38">
        <w:rPr>
          <w:rFonts w:hint="eastAsia"/>
          <w:szCs w:val="22"/>
        </w:rPr>
        <w:t>현재</w:t>
      </w:r>
      <w:r w:rsidRPr="00687C38">
        <w:rPr>
          <w:rFonts w:hint="eastAsia"/>
          <w:szCs w:val="22"/>
        </w:rPr>
        <w:t>)</w:t>
      </w:r>
      <w:r w:rsidRPr="00687C38">
        <w:rPr>
          <w:rFonts w:hint="eastAsia"/>
          <w:szCs w:val="22"/>
        </w:rPr>
        <w:t>가</w:t>
      </w:r>
      <w:r w:rsidRPr="00687C38">
        <w:rPr>
          <w:rFonts w:hint="eastAsia"/>
          <w:szCs w:val="22"/>
        </w:rPr>
        <w:t xml:space="preserve"> </w:t>
      </w:r>
      <w:r w:rsidRPr="00687C38">
        <w:rPr>
          <w:rFonts w:hint="eastAsia"/>
          <w:szCs w:val="22"/>
        </w:rPr>
        <w:t>아닌</w:t>
      </w:r>
      <w:r w:rsidRPr="00687C38">
        <w:rPr>
          <w:rFonts w:hint="eastAsia"/>
          <w:szCs w:val="22"/>
        </w:rPr>
        <w:t xml:space="preserve"> </w:t>
      </w:r>
      <w:r w:rsidRPr="00687C38">
        <w:rPr>
          <w:szCs w:val="22"/>
        </w:rPr>
        <w:t>2,173,945</w:t>
      </w:r>
      <w:r w:rsidRPr="00687C38">
        <w:rPr>
          <w:rFonts w:hint="eastAsia"/>
          <w:szCs w:val="22"/>
        </w:rPr>
        <w:t>주</w:t>
      </w:r>
      <w:r w:rsidRPr="00687C38">
        <w:rPr>
          <w:rFonts w:hint="eastAsia"/>
          <w:szCs w:val="22"/>
        </w:rPr>
        <w:t>(</w:t>
      </w:r>
      <w:r w:rsidRPr="00687C38">
        <w:rPr>
          <w:rFonts w:hint="eastAsia"/>
          <w:szCs w:val="22"/>
        </w:rPr>
        <w:t>발행주식</w:t>
      </w:r>
      <w:r w:rsidRPr="00687C38">
        <w:rPr>
          <w:rFonts w:hint="eastAsia"/>
          <w:szCs w:val="22"/>
        </w:rPr>
        <w:t xml:space="preserve"> </w:t>
      </w:r>
      <w:r w:rsidRPr="00687C38">
        <w:rPr>
          <w:rFonts w:hint="eastAsia"/>
          <w:szCs w:val="22"/>
        </w:rPr>
        <w:t>총수의</w:t>
      </w:r>
      <w:r w:rsidRPr="00687C38">
        <w:rPr>
          <w:rFonts w:hint="eastAsia"/>
          <w:szCs w:val="22"/>
        </w:rPr>
        <w:t xml:space="preserve"> </w:t>
      </w:r>
      <w:r w:rsidRPr="00687C38">
        <w:rPr>
          <w:rFonts w:hint="eastAsia"/>
          <w:szCs w:val="22"/>
        </w:rPr>
        <w:t>약</w:t>
      </w:r>
      <w:r w:rsidRPr="00687C38">
        <w:rPr>
          <w:rFonts w:hint="eastAsia"/>
          <w:szCs w:val="22"/>
        </w:rPr>
        <w:t xml:space="preserve"> </w:t>
      </w:r>
      <w:r w:rsidRPr="00687C38">
        <w:rPr>
          <w:szCs w:val="22"/>
        </w:rPr>
        <w:t>9.23%)</w:t>
      </w:r>
      <w:r w:rsidRPr="00687C38">
        <w:rPr>
          <w:rFonts w:hint="eastAsia"/>
          <w:szCs w:val="22"/>
        </w:rPr>
        <w:t>라고</w:t>
      </w:r>
      <w:r w:rsidRPr="00687C38">
        <w:rPr>
          <w:rFonts w:hint="eastAsia"/>
          <w:szCs w:val="22"/>
        </w:rPr>
        <w:t xml:space="preserve"> </w:t>
      </w:r>
      <w:r w:rsidRPr="00687C38">
        <w:rPr>
          <w:rFonts w:hint="eastAsia"/>
          <w:szCs w:val="22"/>
        </w:rPr>
        <w:t>함</w:t>
      </w:r>
      <w:r w:rsidRPr="00687C38">
        <w:rPr>
          <w:rFonts w:hint="eastAsia"/>
          <w:szCs w:val="22"/>
        </w:rPr>
        <w:t>.</w:t>
      </w:r>
      <w:r w:rsidRPr="00687C38">
        <w:rPr>
          <w:szCs w:val="22"/>
        </w:rPr>
        <w:t xml:space="preserve"> </w:t>
      </w:r>
    </w:p>
    <w:p w14:paraId="60F35821" w14:textId="77777777" w:rsidR="00026A7E" w:rsidRDefault="00026A7E" w:rsidP="00026A7E">
      <w:pPr>
        <w:pStyle w:val="a5"/>
        <w:spacing w:before="240" w:after="240"/>
        <w:ind w:leftChars="0" w:left="1361"/>
        <w:rPr>
          <w:szCs w:val="22"/>
        </w:rPr>
      </w:pPr>
      <w:r w:rsidRPr="00CA3551">
        <w:rPr>
          <w:rFonts w:hint="eastAsia"/>
          <w:szCs w:val="22"/>
        </w:rPr>
        <w:t>Teton Capital Partners L.P.</w:t>
      </w:r>
      <w:r>
        <w:rPr>
          <w:rFonts w:hint="eastAsia"/>
          <w:szCs w:val="22"/>
        </w:rPr>
        <w:t>는</w:t>
      </w:r>
      <w:r>
        <w:rPr>
          <w:rFonts w:hint="eastAsia"/>
          <w:szCs w:val="22"/>
        </w:rPr>
        <w:t xml:space="preserve"> </w:t>
      </w:r>
      <w:r>
        <w:rPr>
          <w:szCs w:val="22"/>
        </w:rPr>
        <w:t xml:space="preserve">2019. 10. </w:t>
      </w:r>
      <w:proofErr w:type="gramStart"/>
      <w:r>
        <w:rPr>
          <w:szCs w:val="22"/>
        </w:rPr>
        <w:t>1.</w:t>
      </w:r>
      <w:proofErr w:type="spellStart"/>
      <w:r>
        <w:rPr>
          <w:rFonts w:hint="eastAsia"/>
          <w:szCs w:val="22"/>
        </w:rPr>
        <w:t>에</w:t>
      </w:r>
      <w:proofErr w:type="spellEnd"/>
      <w:proofErr w:type="gramEnd"/>
      <w:r>
        <w:rPr>
          <w:rFonts w:hint="eastAsia"/>
          <w:szCs w:val="22"/>
        </w:rPr>
        <w:t xml:space="preserve"> </w:t>
      </w:r>
      <w:r>
        <w:rPr>
          <w:rFonts w:hint="eastAsia"/>
          <w:szCs w:val="22"/>
        </w:rPr>
        <w:t>대상회사의</w:t>
      </w:r>
      <w:r>
        <w:rPr>
          <w:rFonts w:hint="eastAsia"/>
          <w:szCs w:val="22"/>
        </w:rPr>
        <w:t xml:space="preserve"> </w:t>
      </w:r>
      <w:r>
        <w:rPr>
          <w:rFonts w:hint="eastAsia"/>
          <w:szCs w:val="22"/>
        </w:rPr>
        <w:t>주식</w:t>
      </w:r>
      <w:r>
        <w:rPr>
          <w:rFonts w:hint="eastAsia"/>
          <w:szCs w:val="22"/>
        </w:rPr>
        <w:t xml:space="preserve"> </w:t>
      </w:r>
      <w:r>
        <w:rPr>
          <w:szCs w:val="22"/>
        </w:rPr>
        <w:t>2,028,686</w:t>
      </w:r>
      <w:r>
        <w:rPr>
          <w:rFonts w:hint="eastAsia"/>
          <w:szCs w:val="22"/>
        </w:rPr>
        <w:t>주</w:t>
      </w:r>
      <w:r>
        <w:rPr>
          <w:rFonts w:hint="eastAsia"/>
          <w:szCs w:val="22"/>
        </w:rPr>
        <w:t>(</w:t>
      </w:r>
      <w:r>
        <w:rPr>
          <w:rFonts w:hint="eastAsia"/>
          <w:szCs w:val="22"/>
        </w:rPr>
        <w:t>발행주식</w:t>
      </w:r>
      <w:r>
        <w:rPr>
          <w:rFonts w:hint="eastAsia"/>
          <w:szCs w:val="22"/>
        </w:rPr>
        <w:t xml:space="preserve"> </w:t>
      </w:r>
      <w:r>
        <w:rPr>
          <w:rFonts w:hint="eastAsia"/>
          <w:szCs w:val="22"/>
        </w:rPr>
        <w:t>총수의</w:t>
      </w:r>
      <w:r>
        <w:rPr>
          <w:rFonts w:hint="eastAsia"/>
          <w:szCs w:val="22"/>
        </w:rPr>
        <w:t xml:space="preserve"> </w:t>
      </w:r>
      <w:r>
        <w:rPr>
          <w:rFonts w:hint="eastAsia"/>
          <w:szCs w:val="22"/>
        </w:rPr>
        <w:t>약</w:t>
      </w:r>
      <w:r>
        <w:rPr>
          <w:rFonts w:hint="eastAsia"/>
          <w:szCs w:val="22"/>
        </w:rPr>
        <w:t xml:space="preserve"> </w:t>
      </w:r>
      <w:r>
        <w:rPr>
          <w:szCs w:val="22"/>
        </w:rPr>
        <w:t>8.62%)</w:t>
      </w:r>
      <w:r>
        <w:rPr>
          <w:rFonts w:hint="eastAsia"/>
          <w:szCs w:val="22"/>
        </w:rPr>
        <w:t>를</w:t>
      </w:r>
      <w:r>
        <w:rPr>
          <w:rFonts w:hint="eastAsia"/>
          <w:szCs w:val="22"/>
        </w:rPr>
        <w:t xml:space="preserve"> </w:t>
      </w:r>
      <w:r>
        <w:rPr>
          <w:rFonts w:hint="eastAsia"/>
          <w:szCs w:val="22"/>
        </w:rPr>
        <w:t>소유하고</w:t>
      </w:r>
      <w:r>
        <w:rPr>
          <w:rFonts w:hint="eastAsia"/>
          <w:szCs w:val="22"/>
        </w:rPr>
        <w:t xml:space="preserve"> </w:t>
      </w:r>
      <w:r>
        <w:rPr>
          <w:rFonts w:hint="eastAsia"/>
          <w:szCs w:val="22"/>
        </w:rPr>
        <w:t>있다고</w:t>
      </w:r>
      <w:r>
        <w:rPr>
          <w:rFonts w:hint="eastAsia"/>
          <w:szCs w:val="22"/>
        </w:rPr>
        <w:t xml:space="preserve"> </w:t>
      </w:r>
      <w:r>
        <w:rPr>
          <w:szCs w:val="22"/>
        </w:rPr>
        <w:t xml:space="preserve">5% </w:t>
      </w:r>
      <w:r>
        <w:rPr>
          <w:rFonts w:hint="eastAsia"/>
          <w:szCs w:val="22"/>
        </w:rPr>
        <w:t>변경보고서를</w:t>
      </w:r>
      <w:r>
        <w:rPr>
          <w:rFonts w:hint="eastAsia"/>
          <w:szCs w:val="22"/>
        </w:rPr>
        <w:t xml:space="preserve"> </w:t>
      </w:r>
      <w:r>
        <w:rPr>
          <w:rFonts w:hint="eastAsia"/>
          <w:szCs w:val="22"/>
        </w:rPr>
        <w:t>제출하였으며</w:t>
      </w:r>
      <w:r>
        <w:rPr>
          <w:rFonts w:hint="eastAsia"/>
          <w:szCs w:val="22"/>
        </w:rPr>
        <w:t>,</w:t>
      </w:r>
      <w:r>
        <w:rPr>
          <w:szCs w:val="22"/>
        </w:rPr>
        <w:t xml:space="preserve"> </w:t>
      </w:r>
      <w:r>
        <w:rPr>
          <w:rFonts w:hint="eastAsia"/>
          <w:szCs w:val="22"/>
        </w:rPr>
        <w:t>이에</w:t>
      </w:r>
      <w:r>
        <w:rPr>
          <w:rFonts w:hint="eastAsia"/>
          <w:szCs w:val="22"/>
        </w:rPr>
        <w:t xml:space="preserve"> </w:t>
      </w:r>
      <w:r>
        <w:rPr>
          <w:rFonts w:hint="eastAsia"/>
          <w:szCs w:val="22"/>
        </w:rPr>
        <w:t>대해</w:t>
      </w:r>
      <w:r>
        <w:rPr>
          <w:rFonts w:hint="eastAsia"/>
          <w:szCs w:val="22"/>
        </w:rPr>
        <w:t xml:space="preserve"> </w:t>
      </w:r>
      <w:r>
        <w:rPr>
          <w:szCs w:val="22"/>
        </w:rPr>
        <w:t xml:space="preserve">1% </w:t>
      </w:r>
      <w:r>
        <w:rPr>
          <w:rFonts w:hint="eastAsia"/>
          <w:szCs w:val="22"/>
        </w:rPr>
        <w:t>이상의</w:t>
      </w:r>
      <w:r>
        <w:rPr>
          <w:rFonts w:hint="eastAsia"/>
          <w:szCs w:val="22"/>
        </w:rPr>
        <w:t xml:space="preserve"> </w:t>
      </w:r>
      <w:r>
        <w:rPr>
          <w:rFonts w:hint="eastAsia"/>
          <w:szCs w:val="22"/>
        </w:rPr>
        <w:t>변동이</w:t>
      </w:r>
      <w:r>
        <w:rPr>
          <w:rFonts w:hint="eastAsia"/>
          <w:szCs w:val="22"/>
        </w:rPr>
        <w:t xml:space="preserve"> </w:t>
      </w:r>
      <w:r>
        <w:rPr>
          <w:rFonts w:hint="eastAsia"/>
          <w:szCs w:val="22"/>
        </w:rPr>
        <w:t>발생하지</w:t>
      </w:r>
      <w:r>
        <w:rPr>
          <w:rFonts w:hint="eastAsia"/>
          <w:szCs w:val="22"/>
        </w:rPr>
        <w:t xml:space="preserve"> </w:t>
      </w:r>
      <w:r>
        <w:rPr>
          <w:rFonts w:hint="eastAsia"/>
          <w:szCs w:val="22"/>
        </w:rPr>
        <w:t>않는</w:t>
      </w:r>
      <w:r>
        <w:rPr>
          <w:rFonts w:hint="eastAsia"/>
          <w:szCs w:val="22"/>
        </w:rPr>
        <w:t xml:space="preserve"> </w:t>
      </w:r>
      <w:r>
        <w:rPr>
          <w:rFonts w:hint="eastAsia"/>
          <w:szCs w:val="22"/>
        </w:rPr>
        <w:t>한</w:t>
      </w:r>
      <w:r>
        <w:rPr>
          <w:rFonts w:hint="eastAsia"/>
          <w:szCs w:val="22"/>
        </w:rPr>
        <w:t xml:space="preserve"> </w:t>
      </w:r>
      <w:r>
        <w:rPr>
          <w:szCs w:val="22"/>
        </w:rPr>
        <w:t xml:space="preserve">5% </w:t>
      </w:r>
      <w:r>
        <w:rPr>
          <w:rFonts w:hint="eastAsia"/>
          <w:szCs w:val="22"/>
        </w:rPr>
        <w:t>변경보고</w:t>
      </w:r>
      <w:r>
        <w:rPr>
          <w:rFonts w:hint="eastAsia"/>
          <w:szCs w:val="22"/>
        </w:rPr>
        <w:t xml:space="preserve"> </w:t>
      </w:r>
      <w:r>
        <w:rPr>
          <w:rFonts w:hint="eastAsia"/>
          <w:szCs w:val="22"/>
        </w:rPr>
        <w:t>의무는</w:t>
      </w:r>
      <w:r>
        <w:rPr>
          <w:rFonts w:hint="eastAsia"/>
          <w:szCs w:val="22"/>
        </w:rPr>
        <w:t xml:space="preserve"> </w:t>
      </w:r>
      <w:r>
        <w:rPr>
          <w:rFonts w:hint="eastAsia"/>
          <w:szCs w:val="22"/>
        </w:rPr>
        <w:t>발생하지</w:t>
      </w:r>
      <w:r>
        <w:rPr>
          <w:rFonts w:hint="eastAsia"/>
          <w:szCs w:val="22"/>
        </w:rPr>
        <w:t xml:space="preserve"> </w:t>
      </w:r>
      <w:r>
        <w:rPr>
          <w:rFonts w:hint="eastAsia"/>
          <w:szCs w:val="22"/>
        </w:rPr>
        <w:t>않음</w:t>
      </w:r>
      <w:r>
        <w:rPr>
          <w:rFonts w:hint="eastAsia"/>
          <w:szCs w:val="22"/>
        </w:rPr>
        <w:t>.</w:t>
      </w:r>
      <w:r>
        <w:rPr>
          <w:szCs w:val="22"/>
        </w:rPr>
        <w:t xml:space="preserve"> </w:t>
      </w:r>
      <w:r>
        <w:rPr>
          <w:rFonts w:hint="eastAsia"/>
          <w:szCs w:val="22"/>
        </w:rPr>
        <w:t>그리고</w:t>
      </w:r>
      <w:r>
        <w:rPr>
          <w:rFonts w:hint="eastAsia"/>
          <w:szCs w:val="22"/>
        </w:rPr>
        <w:t xml:space="preserve"> </w:t>
      </w:r>
      <w:r w:rsidRPr="00CA3551">
        <w:rPr>
          <w:rFonts w:hint="eastAsia"/>
          <w:szCs w:val="22"/>
        </w:rPr>
        <w:t>Teton Capital Partners L.P.</w:t>
      </w:r>
      <w:r>
        <w:rPr>
          <w:rFonts w:hint="eastAsia"/>
          <w:szCs w:val="22"/>
        </w:rPr>
        <w:t>는</w:t>
      </w:r>
      <w:r>
        <w:rPr>
          <w:rFonts w:hint="eastAsia"/>
          <w:szCs w:val="22"/>
        </w:rPr>
        <w:t xml:space="preserve"> </w:t>
      </w:r>
      <w:r>
        <w:rPr>
          <w:rFonts w:hint="eastAsia"/>
          <w:szCs w:val="22"/>
        </w:rPr>
        <w:t>단순</w:t>
      </w:r>
      <w:r>
        <w:rPr>
          <w:rFonts w:hint="eastAsia"/>
          <w:szCs w:val="22"/>
        </w:rPr>
        <w:t xml:space="preserve"> </w:t>
      </w:r>
      <w:r>
        <w:rPr>
          <w:rFonts w:hint="eastAsia"/>
          <w:szCs w:val="22"/>
        </w:rPr>
        <w:t>투자목적으로</w:t>
      </w:r>
      <w:r>
        <w:rPr>
          <w:rFonts w:hint="eastAsia"/>
          <w:szCs w:val="22"/>
        </w:rPr>
        <w:t xml:space="preserve"> </w:t>
      </w:r>
      <w:r>
        <w:rPr>
          <w:rFonts w:hint="eastAsia"/>
          <w:szCs w:val="22"/>
        </w:rPr>
        <w:t>대상회사의</w:t>
      </w:r>
      <w:r>
        <w:rPr>
          <w:rFonts w:hint="eastAsia"/>
          <w:szCs w:val="22"/>
        </w:rPr>
        <w:t xml:space="preserve"> </w:t>
      </w:r>
      <w:r>
        <w:rPr>
          <w:rFonts w:hint="eastAsia"/>
          <w:szCs w:val="22"/>
        </w:rPr>
        <w:t>주식을</w:t>
      </w:r>
      <w:r>
        <w:rPr>
          <w:rFonts w:hint="eastAsia"/>
          <w:szCs w:val="22"/>
        </w:rPr>
        <w:t xml:space="preserve"> </w:t>
      </w:r>
      <w:r>
        <w:rPr>
          <w:rFonts w:hint="eastAsia"/>
          <w:szCs w:val="22"/>
        </w:rPr>
        <w:t>소유하고</w:t>
      </w:r>
      <w:r>
        <w:rPr>
          <w:rFonts w:hint="eastAsia"/>
          <w:szCs w:val="22"/>
        </w:rPr>
        <w:t xml:space="preserve"> </w:t>
      </w:r>
      <w:r>
        <w:rPr>
          <w:rFonts w:hint="eastAsia"/>
          <w:szCs w:val="22"/>
        </w:rPr>
        <w:t>있다고</w:t>
      </w:r>
      <w:r>
        <w:rPr>
          <w:rFonts w:hint="eastAsia"/>
          <w:szCs w:val="22"/>
        </w:rPr>
        <w:t xml:space="preserve"> </w:t>
      </w:r>
      <w:r>
        <w:rPr>
          <w:rFonts w:hint="eastAsia"/>
          <w:szCs w:val="22"/>
        </w:rPr>
        <w:t>보고하였으므로</w:t>
      </w:r>
      <w:r>
        <w:rPr>
          <w:rFonts w:hint="eastAsia"/>
          <w:szCs w:val="22"/>
        </w:rPr>
        <w:t xml:space="preserve"> </w:t>
      </w:r>
      <w:r>
        <w:rPr>
          <w:rFonts w:hint="eastAsia"/>
          <w:szCs w:val="22"/>
        </w:rPr>
        <w:t>대상회사에</w:t>
      </w:r>
      <w:r>
        <w:rPr>
          <w:rFonts w:hint="eastAsia"/>
          <w:szCs w:val="22"/>
        </w:rPr>
        <w:t xml:space="preserve"> </w:t>
      </w:r>
      <w:r>
        <w:rPr>
          <w:rFonts w:hint="eastAsia"/>
          <w:szCs w:val="22"/>
        </w:rPr>
        <w:t>서신을</w:t>
      </w:r>
      <w:r>
        <w:rPr>
          <w:rFonts w:hint="eastAsia"/>
          <w:szCs w:val="22"/>
        </w:rPr>
        <w:t xml:space="preserve"> </w:t>
      </w:r>
      <w:r>
        <w:rPr>
          <w:rFonts w:hint="eastAsia"/>
          <w:szCs w:val="22"/>
        </w:rPr>
        <w:t>보내어</w:t>
      </w:r>
      <w:r>
        <w:rPr>
          <w:rFonts w:hint="eastAsia"/>
          <w:szCs w:val="22"/>
        </w:rPr>
        <w:t xml:space="preserve"> </w:t>
      </w:r>
      <w:r>
        <w:rPr>
          <w:rFonts w:hint="eastAsia"/>
          <w:szCs w:val="22"/>
        </w:rPr>
        <w:t>실사</w:t>
      </w:r>
      <w:r>
        <w:rPr>
          <w:rFonts w:hint="eastAsia"/>
          <w:szCs w:val="22"/>
        </w:rPr>
        <w:t xml:space="preserve"> </w:t>
      </w:r>
      <w:r>
        <w:rPr>
          <w:rFonts w:hint="eastAsia"/>
          <w:szCs w:val="22"/>
        </w:rPr>
        <w:t>협력</w:t>
      </w:r>
      <w:r>
        <w:rPr>
          <w:rFonts w:hint="eastAsia"/>
          <w:szCs w:val="22"/>
        </w:rPr>
        <w:t xml:space="preserve"> </w:t>
      </w:r>
      <w:r>
        <w:rPr>
          <w:rFonts w:hint="eastAsia"/>
          <w:szCs w:val="22"/>
        </w:rPr>
        <w:t>중지</w:t>
      </w:r>
      <w:r>
        <w:rPr>
          <w:rFonts w:hint="eastAsia"/>
          <w:szCs w:val="22"/>
        </w:rPr>
        <w:t xml:space="preserve"> </w:t>
      </w:r>
      <w:r>
        <w:rPr>
          <w:rFonts w:hint="eastAsia"/>
          <w:szCs w:val="22"/>
        </w:rPr>
        <w:t>등을</w:t>
      </w:r>
      <w:r>
        <w:rPr>
          <w:rFonts w:hint="eastAsia"/>
          <w:szCs w:val="22"/>
        </w:rPr>
        <w:t xml:space="preserve"> </w:t>
      </w:r>
      <w:r>
        <w:rPr>
          <w:rFonts w:hint="eastAsia"/>
          <w:szCs w:val="22"/>
        </w:rPr>
        <w:t>요청한</w:t>
      </w:r>
      <w:r>
        <w:rPr>
          <w:rFonts w:hint="eastAsia"/>
          <w:szCs w:val="22"/>
        </w:rPr>
        <w:t xml:space="preserve"> </w:t>
      </w:r>
      <w:r>
        <w:rPr>
          <w:rFonts w:hint="eastAsia"/>
          <w:szCs w:val="22"/>
        </w:rPr>
        <w:t>것이</w:t>
      </w:r>
      <w:r>
        <w:rPr>
          <w:rFonts w:hint="eastAsia"/>
          <w:szCs w:val="22"/>
        </w:rPr>
        <w:t xml:space="preserve"> </w:t>
      </w:r>
      <w:r>
        <w:rPr>
          <w:rFonts w:hint="eastAsia"/>
          <w:szCs w:val="22"/>
        </w:rPr>
        <w:t>일종의</w:t>
      </w:r>
      <w:r>
        <w:rPr>
          <w:rFonts w:hint="eastAsia"/>
          <w:szCs w:val="22"/>
        </w:rPr>
        <w:t xml:space="preserve"> </w:t>
      </w:r>
      <w:r>
        <w:rPr>
          <w:rFonts w:hint="eastAsia"/>
          <w:szCs w:val="22"/>
        </w:rPr>
        <w:t>경영참여행위에</w:t>
      </w:r>
      <w:r>
        <w:rPr>
          <w:rFonts w:hint="eastAsia"/>
          <w:szCs w:val="22"/>
        </w:rPr>
        <w:t xml:space="preserve"> </w:t>
      </w:r>
      <w:r>
        <w:rPr>
          <w:rFonts w:hint="eastAsia"/>
          <w:szCs w:val="22"/>
        </w:rPr>
        <w:t>해당하는</w:t>
      </w:r>
      <w:r>
        <w:rPr>
          <w:rFonts w:hint="eastAsia"/>
          <w:szCs w:val="22"/>
        </w:rPr>
        <w:t xml:space="preserve"> </w:t>
      </w:r>
      <w:r>
        <w:rPr>
          <w:rFonts w:hint="eastAsia"/>
          <w:szCs w:val="22"/>
        </w:rPr>
        <w:t>것이</w:t>
      </w:r>
      <w:r>
        <w:rPr>
          <w:rFonts w:hint="eastAsia"/>
          <w:szCs w:val="22"/>
        </w:rPr>
        <w:t xml:space="preserve"> </w:t>
      </w:r>
      <w:r>
        <w:rPr>
          <w:rFonts w:hint="eastAsia"/>
          <w:szCs w:val="22"/>
        </w:rPr>
        <w:t>아닌지</w:t>
      </w:r>
      <w:r>
        <w:rPr>
          <w:rFonts w:hint="eastAsia"/>
          <w:szCs w:val="22"/>
        </w:rPr>
        <w:t xml:space="preserve"> </w:t>
      </w:r>
      <w:r>
        <w:rPr>
          <w:rFonts w:hint="eastAsia"/>
          <w:szCs w:val="22"/>
        </w:rPr>
        <w:t>문제되는데</w:t>
      </w:r>
      <w:r>
        <w:rPr>
          <w:rFonts w:hint="eastAsia"/>
          <w:szCs w:val="22"/>
        </w:rPr>
        <w:t>(</w:t>
      </w:r>
      <w:r>
        <w:rPr>
          <w:rFonts w:hint="eastAsia"/>
          <w:szCs w:val="22"/>
        </w:rPr>
        <w:t>이</w:t>
      </w:r>
      <w:r>
        <w:rPr>
          <w:rFonts w:hint="eastAsia"/>
          <w:szCs w:val="22"/>
        </w:rPr>
        <w:t xml:space="preserve"> </w:t>
      </w:r>
      <w:r>
        <w:rPr>
          <w:rFonts w:hint="eastAsia"/>
          <w:szCs w:val="22"/>
        </w:rPr>
        <w:t>경우</w:t>
      </w:r>
      <w:r>
        <w:rPr>
          <w:rFonts w:hint="eastAsia"/>
          <w:szCs w:val="22"/>
        </w:rPr>
        <w:t xml:space="preserve"> </w:t>
      </w:r>
      <w:r>
        <w:rPr>
          <w:szCs w:val="22"/>
        </w:rPr>
        <w:t xml:space="preserve">5% </w:t>
      </w:r>
      <w:r>
        <w:rPr>
          <w:rFonts w:hint="eastAsia"/>
          <w:szCs w:val="22"/>
        </w:rPr>
        <w:t>변경보고를</w:t>
      </w:r>
      <w:r>
        <w:rPr>
          <w:rFonts w:hint="eastAsia"/>
          <w:szCs w:val="22"/>
        </w:rPr>
        <w:t xml:space="preserve"> </w:t>
      </w:r>
      <w:r>
        <w:rPr>
          <w:rFonts w:hint="eastAsia"/>
          <w:szCs w:val="22"/>
        </w:rPr>
        <w:t>해야</w:t>
      </w:r>
      <w:r>
        <w:rPr>
          <w:rFonts w:hint="eastAsia"/>
          <w:szCs w:val="22"/>
        </w:rPr>
        <w:t xml:space="preserve"> </w:t>
      </w:r>
      <w:r>
        <w:rPr>
          <w:rFonts w:hint="eastAsia"/>
          <w:szCs w:val="22"/>
        </w:rPr>
        <w:t>하고</w:t>
      </w:r>
      <w:r>
        <w:rPr>
          <w:rFonts w:hint="eastAsia"/>
          <w:szCs w:val="22"/>
        </w:rPr>
        <w:t xml:space="preserve">, </w:t>
      </w:r>
      <w:r>
        <w:rPr>
          <w:rFonts w:hint="eastAsia"/>
          <w:szCs w:val="22"/>
        </w:rPr>
        <w:t>변경보고</w:t>
      </w:r>
      <w:r>
        <w:rPr>
          <w:rFonts w:hint="eastAsia"/>
          <w:szCs w:val="22"/>
        </w:rPr>
        <w:t xml:space="preserve"> </w:t>
      </w:r>
      <w:r>
        <w:rPr>
          <w:rFonts w:hint="eastAsia"/>
          <w:szCs w:val="22"/>
        </w:rPr>
        <w:t>없이</w:t>
      </w:r>
      <w:r>
        <w:rPr>
          <w:rFonts w:hint="eastAsia"/>
          <w:szCs w:val="22"/>
        </w:rPr>
        <w:t xml:space="preserve"> </w:t>
      </w:r>
      <w:r>
        <w:rPr>
          <w:rFonts w:hint="eastAsia"/>
          <w:szCs w:val="22"/>
        </w:rPr>
        <w:t>경영참여행위를</w:t>
      </w:r>
      <w:r>
        <w:rPr>
          <w:rFonts w:hint="eastAsia"/>
          <w:szCs w:val="22"/>
        </w:rPr>
        <w:t xml:space="preserve"> </w:t>
      </w:r>
      <w:r>
        <w:rPr>
          <w:rFonts w:hint="eastAsia"/>
          <w:szCs w:val="22"/>
        </w:rPr>
        <w:t>할</w:t>
      </w:r>
      <w:r>
        <w:rPr>
          <w:rFonts w:hint="eastAsia"/>
          <w:szCs w:val="22"/>
        </w:rPr>
        <w:t xml:space="preserve"> </w:t>
      </w:r>
      <w:r>
        <w:rPr>
          <w:rFonts w:hint="eastAsia"/>
          <w:szCs w:val="22"/>
        </w:rPr>
        <w:t>경우</w:t>
      </w:r>
      <w:r>
        <w:rPr>
          <w:rFonts w:hint="eastAsia"/>
          <w:szCs w:val="22"/>
        </w:rPr>
        <w:t xml:space="preserve"> </w:t>
      </w:r>
      <w:r>
        <w:rPr>
          <w:rFonts w:hint="eastAsia"/>
          <w:szCs w:val="22"/>
        </w:rPr>
        <w:t>자본시장법</w:t>
      </w:r>
      <w:r>
        <w:rPr>
          <w:rFonts w:hint="eastAsia"/>
          <w:szCs w:val="22"/>
        </w:rPr>
        <w:t xml:space="preserve"> </w:t>
      </w:r>
      <w:r>
        <w:rPr>
          <w:rFonts w:hint="eastAsia"/>
          <w:szCs w:val="22"/>
        </w:rPr>
        <w:t>위반에</w:t>
      </w:r>
      <w:r>
        <w:rPr>
          <w:rFonts w:hint="eastAsia"/>
          <w:szCs w:val="22"/>
        </w:rPr>
        <w:t xml:space="preserve"> </w:t>
      </w:r>
      <w:r>
        <w:rPr>
          <w:rFonts w:hint="eastAsia"/>
          <w:szCs w:val="22"/>
        </w:rPr>
        <w:t>해당하여</w:t>
      </w:r>
      <w:r>
        <w:rPr>
          <w:rFonts w:hint="eastAsia"/>
          <w:szCs w:val="22"/>
        </w:rPr>
        <w:t xml:space="preserve"> </w:t>
      </w:r>
      <w:r>
        <w:rPr>
          <w:rFonts w:hint="eastAsia"/>
          <w:szCs w:val="22"/>
        </w:rPr>
        <w:t>주식</w:t>
      </w:r>
      <w:r>
        <w:rPr>
          <w:rFonts w:hint="eastAsia"/>
          <w:szCs w:val="22"/>
        </w:rPr>
        <w:t xml:space="preserve"> </w:t>
      </w:r>
      <w:r>
        <w:rPr>
          <w:rFonts w:hint="eastAsia"/>
          <w:szCs w:val="22"/>
        </w:rPr>
        <w:t>처분</w:t>
      </w:r>
      <w:r>
        <w:rPr>
          <w:rFonts w:hint="eastAsia"/>
          <w:szCs w:val="22"/>
        </w:rPr>
        <w:t xml:space="preserve">, </w:t>
      </w:r>
      <w:r>
        <w:rPr>
          <w:rFonts w:hint="eastAsia"/>
          <w:szCs w:val="22"/>
        </w:rPr>
        <w:t>의결권</w:t>
      </w:r>
      <w:r>
        <w:rPr>
          <w:rFonts w:hint="eastAsia"/>
          <w:szCs w:val="22"/>
        </w:rPr>
        <w:t xml:space="preserve"> </w:t>
      </w:r>
      <w:r>
        <w:rPr>
          <w:rFonts w:hint="eastAsia"/>
          <w:szCs w:val="22"/>
        </w:rPr>
        <w:t>행사중지</w:t>
      </w:r>
      <w:r>
        <w:rPr>
          <w:rFonts w:hint="eastAsia"/>
          <w:szCs w:val="22"/>
        </w:rPr>
        <w:t xml:space="preserve"> </w:t>
      </w:r>
      <w:r>
        <w:rPr>
          <w:rFonts w:hint="eastAsia"/>
          <w:szCs w:val="22"/>
        </w:rPr>
        <w:t>등</w:t>
      </w:r>
      <w:r>
        <w:rPr>
          <w:rFonts w:hint="eastAsia"/>
          <w:szCs w:val="22"/>
        </w:rPr>
        <w:t xml:space="preserve"> </w:t>
      </w:r>
      <w:r>
        <w:rPr>
          <w:rFonts w:hint="eastAsia"/>
          <w:szCs w:val="22"/>
        </w:rPr>
        <w:t>조치의</w:t>
      </w:r>
      <w:r>
        <w:rPr>
          <w:rFonts w:hint="eastAsia"/>
          <w:szCs w:val="22"/>
        </w:rPr>
        <w:t xml:space="preserve"> </w:t>
      </w:r>
      <w:r>
        <w:rPr>
          <w:rFonts w:hint="eastAsia"/>
          <w:szCs w:val="22"/>
        </w:rPr>
        <w:t>대상이</w:t>
      </w:r>
      <w:r>
        <w:rPr>
          <w:rFonts w:hint="eastAsia"/>
          <w:szCs w:val="22"/>
        </w:rPr>
        <w:t xml:space="preserve"> </w:t>
      </w:r>
      <w:r>
        <w:rPr>
          <w:rFonts w:hint="eastAsia"/>
          <w:szCs w:val="22"/>
        </w:rPr>
        <w:t>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자본시장법은</w:t>
      </w:r>
      <w:r>
        <w:rPr>
          <w:rFonts w:hint="eastAsia"/>
          <w:szCs w:val="22"/>
        </w:rPr>
        <w:t xml:space="preserve"> </w:t>
      </w:r>
      <w:r>
        <w:rPr>
          <w:rFonts w:hint="eastAsia"/>
          <w:szCs w:val="22"/>
        </w:rPr>
        <w:t>이사에</w:t>
      </w:r>
      <w:r>
        <w:rPr>
          <w:rFonts w:hint="eastAsia"/>
          <w:szCs w:val="22"/>
        </w:rPr>
        <w:t xml:space="preserve"> </w:t>
      </w:r>
      <w:r>
        <w:rPr>
          <w:rFonts w:hint="eastAsia"/>
          <w:szCs w:val="22"/>
        </w:rPr>
        <w:t>대한</w:t>
      </w:r>
      <w:r>
        <w:rPr>
          <w:rFonts w:hint="eastAsia"/>
          <w:szCs w:val="22"/>
        </w:rPr>
        <w:t xml:space="preserve"> </w:t>
      </w:r>
      <w:r w:rsidRPr="00AD6F04">
        <w:rPr>
          <w:rFonts w:hint="eastAsia"/>
          <w:szCs w:val="22"/>
        </w:rPr>
        <w:t>위법행위유지청구권</w:t>
      </w:r>
      <w:r w:rsidRPr="00AD6F04">
        <w:rPr>
          <w:rFonts w:hint="eastAsia"/>
          <w:szCs w:val="22"/>
        </w:rPr>
        <w:t xml:space="preserve"> </w:t>
      </w:r>
      <w:r w:rsidRPr="00AD6F04">
        <w:rPr>
          <w:rFonts w:hint="eastAsia"/>
          <w:szCs w:val="22"/>
        </w:rPr>
        <w:t>행사</w:t>
      </w:r>
      <w:r>
        <w:rPr>
          <w:rFonts w:hint="eastAsia"/>
          <w:szCs w:val="22"/>
        </w:rPr>
        <w:t>가</w:t>
      </w:r>
      <w:r w:rsidRPr="00AD6F04">
        <w:rPr>
          <w:rFonts w:hint="eastAsia"/>
          <w:szCs w:val="22"/>
        </w:rPr>
        <w:t xml:space="preserve"> </w:t>
      </w:r>
      <w:r>
        <w:rPr>
          <w:rFonts w:hint="eastAsia"/>
          <w:szCs w:val="22"/>
        </w:rPr>
        <w:t>경영참여행위가</w:t>
      </w:r>
      <w:r>
        <w:rPr>
          <w:rFonts w:hint="eastAsia"/>
          <w:szCs w:val="22"/>
        </w:rPr>
        <w:t xml:space="preserve"> </w:t>
      </w:r>
      <w:r>
        <w:rPr>
          <w:rFonts w:hint="eastAsia"/>
          <w:szCs w:val="22"/>
        </w:rPr>
        <w:t>아니라고</w:t>
      </w:r>
      <w:r>
        <w:rPr>
          <w:rFonts w:hint="eastAsia"/>
          <w:szCs w:val="22"/>
        </w:rPr>
        <w:t xml:space="preserve"> </w:t>
      </w:r>
      <w:r>
        <w:rPr>
          <w:rFonts w:hint="eastAsia"/>
          <w:szCs w:val="22"/>
        </w:rPr>
        <w:t>규정하고</w:t>
      </w:r>
      <w:r>
        <w:rPr>
          <w:rFonts w:hint="eastAsia"/>
          <w:szCs w:val="22"/>
        </w:rPr>
        <w:t xml:space="preserve"> </w:t>
      </w:r>
      <w:r>
        <w:rPr>
          <w:rFonts w:hint="eastAsia"/>
          <w:szCs w:val="22"/>
        </w:rPr>
        <w:t>있으므로</w:t>
      </w:r>
      <w:r>
        <w:rPr>
          <w:rFonts w:hint="eastAsia"/>
          <w:szCs w:val="22"/>
        </w:rPr>
        <w:t xml:space="preserve"> </w:t>
      </w:r>
      <w:r>
        <w:rPr>
          <w:rFonts w:hint="eastAsia"/>
          <w:szCs w:val="22"/>
        </w:rPr>
        <w:t>위</w:t>
      </w:r>
      <w:r>
        <w:rPr>
          <w:rFonts w:hint="eastAsia"/>
          <w:szCs w:val="22"/>
        </w:rPr>
        <w:t xml:space="preserve"> </w:t>
      </w:r>
      <w:r>
        <w:rPr>
          <w:rFonts w:hint="eastAsia"/>
          <w:szCs w:val="22"/>
        </w:rPr>
        <w:t>보고의무</w:t>
      </w:r>
      <w:r>
        <w:rPr>
          <w:rFonts w:hint="eastAsia"/>
          <w:szCs w:val="22"/>
        </w:rPr>
        <w:t xml:space="preserve"> </w:t>
      </w:r>
      <w:r>
        <w:rPr>
          <w:rFonts w:hint="eastAsia"/>
          <w:szCs w:val="22"/>
        </w:rPr>
        <w:t>위반</w:t>
      </w:r>
      <w:r>
        <w:rPr>
          <w:rFonts w:hint="eastAsia"/>
          <w:szCs w:val="22"/>
        </w:rPr>
        <w:t xml:space="preserve"> </w:t>
      </w:r>
      <w:r>
        <w:rPr>
          <w:rFonts w:hint="eastAsia"/>
          <w:szCs w:val="22"/>
        </w:rPr>
        <w:t>문제는</w:t>
      </w:r>
      <w:r>
        <w:rPr>
          <w:rFonts w:hint="eastAsia"/>
          <w:szCs w:val="22"/>
        </w:rPr>
        <w:t xml:space="preserve"> </w:t>
      </w:r>
      <w:r>
        <w:rPr>
          <w:rFonts w:hint="eastAsia"/>
          <w:szCs w:val="22"/>
        </w:rPr>
        <w:t>없어</w:t>
      </w:r>
      <w:r>
        <w:rPr>
          <w:rFonts w:hint="eastAsia"/>
          <w:szCs w:val="22"/>
        </w:rPr>
        <w:t xml:space="preserve"> </w:t>
      </w:r>
      <w:r>
        <w:rPr>
          <w:rFonts w:hint="eastAsia"/>
          <w:szCs w:val="22"/>
        </w:rPr>
        <w:t>보임</w:t>
      </w:r>
      <w:r>
        <w:rPr>
          <w:rFonts w:hint="eastAsia"/>
          <w:szCs w:val="22"/>
        </w:rPr>
        <w:t xml:space="preserve">. </w:t>
      </w:r>
    </w:p>
    <w:p w14:paraId="7288DD73" w14:textId="77777777" w:rsidR="00026A7E" w:rsidRDefault="00026A7E" w:rsidP="00026A7E">
      <w:pPr>
        <w:pStyle w:val="a5"/>
        <w:spacing w:before="240" w:after="240"/>
        <w:ind w:leftChars="0" w:left="1361"/>
        <w:rPr>
          <w:szCs w:val="22"/>
        </w:rPr>
      </w:pPr>
      <w:r>
        <w:rPr>
          <w:rFonts w:hint="eastAsia"/>
          <w:szCs w:val="22"/>
        </w:rPr>
        <w:t>대상회사가</w:t>
      </w:r>
      <w:r>
        <w:rPr>
          <w:rFonts w:hint="eastAsia"/>
          <w:szCs w:val="22"/>
        </w:rPr>
        <w:t xml:space="preserve"> </w:t>
      </w:r>
      <w:r>
        <w:rPr>
          <w:rFonts w:hint="eastAsia"/>
          <w:szCs w:val="22"/>
        </w:rPr>
        <w:t>대주주의</w:t>
      </w:r>
      <w:r>
        <w:rPr>
          <w:rFonts w:hint="eastAsia"/>
          <w:szCs w:val="22"/>
        </w:rPr>
        <w:t xml:space="preserve"> </w:t>
      </w:r>
      <w:r>
        <w:rPr>
          <w:rFonts w:hint="eastAsia"/>
          <w:szCs w:val="22"/>
        </w:rPr>
        <w:t>주식</w:t>
      </w:r>
      <w:r>
        <w:rPr>
          <w:rFonts w:hint="eastAsia"/>
          <w:szCs w:val="22"/>
        </w:rPr>
        <w:t xml:space="preserve"> </w:t>
      </w:r>
      <w:r>
        <w:rPr>
          <w:rFonts w:hint="eastAsia"/>
          <w:szCs w:val="22"/>
        </w:rPr>
        <w:t>매각을</w:t>
      </w:r>
      <w:r>
        <w:rPr>
          <w:rFonts w:hint="eastAsia"/>
          <w:szCs w:val="22"/>
        </w:rPr>
        <w:t xml:space="preserve"> </w:t>
      </w:r>
      <w:r>
        <w:rPr>
          <w:rFonts w:hint="eastAsia"/>
          <w:szCs w:val="22"/>
        </w:rPr>
        <w:t>위해</w:t>
      </w:r>
      <w:r>
        <w:rPr>
          <w:rFonts w:hint="eastAsia"/>
          <w:szCs w:val="22"/>
        </w:rPr>
        <w:t xml:space="preserve"> </w:t>
      </w:r>
      <w:r>
        <w:rPr>
          <w:rFonts w:hint="eastAsia"/>
          <w:szCs w:val="22"/>
        </w:rPr>
        <w:t>실사에</w:t>
      </w:r>
      <w:r>
        <w:rPr>
          <w:rFonts w:hint="eastAsia"/>
          <w:szCs w:val="22"/>
        </w:rPr>
        <w:t xml:space="preserve"> </w:t>
      </w:r>
      <w:r>
        <w:rPr>
          <w:rFonts w:hint="eastAsia"/>
          <w:szCs w:val="22"/>
        </w:rPr>
        <w:t>협력할</w:t>
      </w:r>
      <w:r>
        <w:rPr>
          <w:rFonts w:hint="eastAsia"/>
          <w:szCs w:val="22"/>
        </w:rPr>
        <w:t xml:space="preserve"> </w:t>
      </w:r>
      <w:r>
        <w:rPr>
          <w:rFonts w:hint="eastAsia"/>
          <w:szCs w:val="22"/>
        </w:rPr>
        <w:t>의무를</w:t>
      </w:r>
      <w:r>
        <w:rPr>
          <w:rFonts w:hint="eastAsia"/>
          <w:szCs w:val="22"/>
        </w:rPr>
        <w:t xml:space="preserve"> </w:t>
      </w:r>
      <w:r>
        <w:rPr>
          <w:rFonts w:hint="eastAsia"/>
          <w:szCs w:val="22"/>
        </w:rPr>
        <w:t>부담한다고</w:t>
      </w:r>
      <w:r>
        <w:rPr>
          <w:rFonts w:hint="eastAsia"/>
          <w:szCs w:val="22"/>
        </w:rPr>
        <w:t xml:space="preserve"> </w:t>
      </w:r>
      <w:r>
        <w:rPr>
          <w:rFonts w:hint="eastAsia"/>
          <w:szCs w:val="22"/>
        </w:rPr>
        <w:t>보기는</w:t>
      </w:r>
      <w:r>
        <w:rPr>
          <w:rFonts w:hint="eastAsia"/>
          <w:szCs w:val="22"/>
        </w:rPr>
        <w:t xml:space="preserve"> </w:t>
      </w:r>
      <w:r>
        <w:rPr>
          <w:rFonts w:hint="eastAsia"/>
          <w:szCs w:val="22"/>
        </w:rPr>
        <w:t>어렵더라도</w:t>
      </w:r>
      <w:r>
        <w:rPr>
          <w:rFonts w:hint="eastAsia"/>
          <w:szCs w:val="22"/>
        </w:rPr>
        <w:t>(</w:t>
      </w:r>
      <w:r>
        <w:rPr>
          <w:rFonts w:hint="eastAsia"/>
          <w:szCs w:val="22"/>
        </w:rPr>
        <w:t>즉</w:t>
      </w:r>
      <w:r>
        <w:rPr>
          <w:rFonts w:hint="eastAsia"/>
          <w:szCs w:val="22"/>
        </w:rPr>
        <w:t xml:space="preserve">, </w:t>
      </w:r>
      <w:r>
        <w:rPr>
          <w:rFonts w:hint="eastAsia"/>
          <w:szCs w:val="22"/>
        </w:rPr>
        <w:t>소수주주가</w:t>
      </w:r>
      <w:r>
        <w:rPr>
          <w:rFonts w:hint="eastAsia"/>
          <w:szCs w:val="22"/>
        </w:rPr>
        <w:t xml:space="preserve"> </w:t>
      </w:r>
      <w:r>
        <w:rPr>
          <w:rFonts w:hint="eastAsia"/>
          <w:szCs w:val="22"/>
        </w:rPr>
        <w:t>실사를</w:t>
      </w:r>
      <w:r>
        <w:rPr>
          <w:rFonts w:hint="eastAsia"/>
          <w:szCs w:val="22"/>
        </w:rPr>
        <w:t xml:space="preserve"> </w:t>
      </w:r>
      <w:r>
        <w:rPr>
          <w:rFonts w:hint="eastAsia"/>
          <w:szCs w:val="22"/>
        </w:rPr>
        <w:t>강제할</w:t>
      </w:r>
      <w:r>
        <w:rPr>
          <w:rFonts w:hint="eastAsia"/>
          <w:szCs w:val="22"/>
        </w:rPr>
        <w:t xml:space="preserve"> </w:t>
      </w:r>
      <w:r>
        <w:rPr>
          <w:rFonts w:hint="eastAsia"/>
          <w:szCs w:val="22"/>
        </w:rPr>
        <w:t>수는</w:t>
      </w:r>
      <w:r>
        <w:rPr>
          <w:rFonts w:hint="eastAsia"/>
          <w:szCs w:val="22"/>
        </w:rPr>
        <w:t xml:space="preserve"> </w:t>
      </w:r>
      <w:r>
        <w:rPr>
          <w:rFonts w:hint="eastAsia"/>
          <w:szCs w:val="22"/>
        </w:rPr>
        <w:t>없더라도</w:t>
      </w:r>
      <w:r>
        <w:rPr>
          <w:rFonts w:hint="eastAsia"/>
          <w:szCs w:val="22"/>
        </w:rPr>
        <w:t>),</w:t>
      </w:r>
      <w:r>
        <w:rPr>
          <w:szCs w:val="22"/>
        </w:rPr>
        <w:t xml:space="preserve"> </w:t>
      </w:r>
      <w:r>
        <w:rPr>
          <w:rFonts w:hint="eastAsia"/>
          <w:szCs w:val="22"/>
        </w:rPr>
        <w:t>대주주의</w:t>
      </w:r>
      <w:r>
        <w:rPr>
          <w:rFonts w:hint="eastAsia"/>
          <w:szCs w:val="22"/>
        </w:rPr>
        <w:t xml:space="preserve"> </w:t>
      </w:r>
      <w:r>
        <w:rPr>
          <w:rFonts w:hint="eastAsia"/>
          <w:szCs w:val="22"/>
        </w:rPr>
        <w:t>경영권</w:t>
      </w:r>
      <w:r>
        <w:rPr>
          <w:rFonts w:hint="eastAsia"/>
          <w:szCs w:val="22"/>
        </w:rPr>
        <w:t xml:space="preserve"> </w:t>
      </w:r>
      <w:r>
        <w:rPr>
          <w:rFonts w:hint="eastAsia"/>
          <w:szCs w:val="22"/>
        </w:rPr>
        <w:t>지분</w:t>
      </w:r>
      <w:r>
        <w:rPr>
          <w:rFonts w:hint="eastAsia"/>
          <w:szCs w:val="22"/>
        </w:rPr>
        <w:t xml:space="preserve"> </w:t>
      </w:r>
      <w:r>
        <w:rPr>
          <w:rFonts w:hint="eastAsia"/>
          <w:szCs w:val="22"/>
        </w:rPr>
        <w:t>매각을</w:t>
      </w:r>
      <w:r>
        <w:rPr>
          <w:rFonts w:hint="eastAsia"/>
          <w:szCs w:val="22"/>
        </w:rPr>
        <w:t xml:space="preserve"> </w:t>
      </w:r>
      <w:r>
        <w:rPr>
          <w:rFonts w:hint="eastAsia"/>
          <w:szCs w:val="22"/>
        </w:rPr>
        <w:t>위해</w:t>
      </w:r>
      <w:r>
        <w:rPr>
          <w:rFonts w:hint="eastAsia"/>
          <w:szCs w:val="22"/>
        </w:rPr>
        <w:t xml:space="preserve"> </w:t>
      </w:r>
      <w:r>
        <w:rPr>
          <w:rFonts w:hint="eastAsia"/>
          <w:szCs w:val="22"/>
        </w:rPr>
        <w:t>협력하는</w:t>
      </w:r>
      <w:r>
        <w:rPr>
          <w:rFonts w:hint="eastAsia"/>
          <w:szCs w:val="22"/>
        </w:rPr>
        <w:t xml:space="preserve"> </w:t>
      </w:r>
      <w:r>
        <w:rPr>
          <w:rFonts w:hint="eastAsia"/>
          <w:szCs w:val="22"/>
        </w:rPr>
        <w:t>것이</w:t>
      </w:r>
      <w:r>
        <w:rPr>
          <w:rFonts w:hint="eastAsia"/>
          <w:szCs w:val="22"/>
        </w:rPr>
        <w:t xml:space="preserve"> </w:t>
      </w:r>
      <w:r>
        <w:rPr>
          <w:rFonts w:hint="eastAsia"/>
          <w:szCs w:val="22"/>
        </w:rPr>
        <w:t>위법하다고</w:t>
      </w:r>
      <w:r>
        <w:rPr>
          <w:rFonts w:hint="eastAsia"/>
          <w:szCs w:val="22"/>
        </w:rPr>
        <w:t xml:space="preserve"> </w:t>
      </w:r>
      <w:r>
        <w:rPr>
          <w:rFonts w:hint="eastAsia"/>
          <w:szCs w:val="22"/>
        </w:rPr>
        <w:t>보기는</w:t>
      </w:r>
      <w:r>
        <w:rPr>
          <w:rFonts w:hint="eastAsia"/>
          <w:szCs w:val="22"/>
        </w:rPr>
        <w:t xml:space="preserve"> </w:t>
      </w:r>
      <w:r>
        <w:rPr>
          <w:rFonts w:hint="eastAsia"/>
          <w:szCs w:val="22"/>
        </w:rPr>
        <w:t>어려움</w:t>
      </w:r>
      <w:r>
        <w:rPr>
          <w:rFonts w:hint="eastAsia"/>
          <w:szCs w:val="22"/>
        </w:rPr>
        <w:t>.</w:t>
      </w:r>
      <w:r>
        <w:rPr>
          <w:szCs w:val="22"/>
        </w:rPr>
        <w:t xml:space="preserve"> </w:t>
      </w:r>
      <w:r>
        <w:rPr>
          <w:rFonts w:hint="eastAsia"/>
          <w:szCs w:val="22"/>
        </w:rPr>
        <w:t>서울고등법원</w:t>
      </w:r>
      <w:r>
        <w:rPr>
          <w:rFonts w:hint="eastAsia"/>
          <w:szCs w:val="22"/>
        </w:rPr>
        <w:t xml:space="preserve"> </w:t>
      </w:r>
      <w:r>
        <w:rPr>
          <w:szCs w:val="22"/>
        </w:rPr>
        <w:t xml:space="preserve">2016. 6. 24. </w:t>
      </w:r>
      <w:r>
        <w:rPr>
          <w:rFonts w:hint="eastAsia"/>
          <w:szCs w:val="22"/>
        </w:rPr>
        <w:t>선고</w:t>
      </w:r>
      <w:r>
        <w:rPr>
          <w:rFonts w:hint="eastAsia"/>
          <w:szCs w:val="22"/>
        </w:rPr>
        <w:t xml:space="preserve"> </w:t>
      </w:r>
      <w:r>
        <w:rPr>
          <w:szCs w:val="22"/>
        </w:rPr>
        <w:t>2015</w:t>
      </w:r>
      <w:r>
        <w:rPr>
          <w:rFonts w:hint="eastAsia"/>
          <w:szCs w:val="22"/>
        </w:rPr>
        <w:t>노</w:t>
      </w:r>
      <w:r>
        <w:rPr>
          <w:rFonts w:hint="eastAsia"/>
          <w:szCs w:val="22"/>
        </w:rPr>
        <w:t>4</w:t>
      </w:r>
      <w:r>
        <w:rPr>
          <w:szCs w:val="22"/>
        </w:rPr>
        <w:t xml:space="preserve">78 </w:t>
      </w:r>
      <w:r>
        <w:rPr>
          <w:rFonts w:hint="eastAsia"/>
          <w:szCs w:val="22"/>
        </w:rPr>
        <w:t>판결</w:t>
      </w:r>
      <w:r>
        <w:rPr>
          <w:rFonts w:hint="eastAsia"/>
          <w:szCs w:val="22"/>
        </w:rPr>
        <w:t>(</w:t>
      </w:r>
      <w:r>
        <w:rPr>
          <w:rFonts w:hint="eastAsia"/>
          <w:szCs w:val="22"/>
        </w:rPr>
        <w:t>하이마트</w:t>
      </w:r>
      <w:r>
        <w:rPr>
          <w:rFonts w:hint="eastAsia"/>
          <w:szCs w:val="22"/>
        </w:rPr>
        <w:t xml:space="preserve"> </w:t>
      </w:r>
      <w:r>
        <w:rPr>
          <w:rFonts w:hint="eastAsia"/>
          <w:szCs w:val="22"/>
        </w:rPr>
        <w:t>사건</w:t>
      </w:r>
      <w:r>
        <w:rPr>
          <w:rFonts w:hint="eastAsia"/>
          <w:szCs w:val="22"/>
        </w:rPr>
        <w:t>)</w:t>
      </w:r>
      <w:r>
        <w:rPr>
          <w:rFonts w:hint="eastAsia"/>
          <w:szCs w:val="22"/>
        </w:rPr>
        <w:t>은</w:t>
      </w:r>
      <w:r>
        <w:rPr>
          <w:szCs w:val="22"/>
        </w:rPr>
        <w:t xml:space="preserve"> </w:t>
      </w:r>
      <w:r>
        <w:rPr>
          <w:rFonts w:hint="eastAsia"/>
          <w:szCs w:val="22"/>
        </w:rPr>
        <w:t>주식회사는</w:t>
      </w:r>
      <w:r>
        <w:rPr>
          <w:rFonts w:hint="eastAsia"/>
          <w:szCs w:val="22"/>
        </w:rPr>
        <w:t xml:space="preserve"> </w:t>
      </w:r>
      <w:r>
        <w:rPr>
          <w:rFonts w:hint="eastAsia"/>
          <w:szCs w:val="22"/>
        </w:rPr>
        <w:t>주주가</w:t>
      </w:r>
      <w:r>
        <w:rPr>
          <w:rFonts w:hint="eastAsia"/>
          <w:szCs w:val="22"/>
        </w:rPr>
        <w:t xml:space="preserve"> </w:t>
      </w:r>
      <w:r>
        <w:rPr>
          <w:rFonts w:hint="eastAsia"/>
          <w:szCs w:val="22"/>
        </w:rPr>
        <w:t>주식을</w:t>
      </w:r>
      <w:r>
        <w:rPr>
          <w:rFonts w:hint="eastAsia"/>
          <w:szCs w:val="22"/>
        </w:rPr>
        <w:t xml:space="preserve"> </w:t>
      </w:r>
      <w:r>
        <w:rPr>
          <w:rFonts w:hint="eastAsia"/>
          <w:szCs w:val="22"/>
        </w:rPr>
        <w:t>매각할</w:t>
      </w:r>
      <w:r>
        <w:rPr>
          <w:rFonts w:hint="eastAsia"/>
          <w:szCs w:val="22"/>
        </w:rPr>
        <w:t xml:space="preserve"> </w:t>
      </w:r>
      <w:r>
        <w:rPr>
          <w:rFonts w:hint="eastAsia"/>
          <w:szCs w:val="22"/>
        </w:rPr>
        <w:t>경우</w:t>
      </w:r>
      <w:r>
        <w:rPr>
          <w:rFonts w:hint="eastAsia"/>
          <w:szCs w:val="22"/>
        </w:rPr>
        <w:t xml:space="preserve"> </w:t>
      </w:r>
      <w:r>
        <w:rPr>
          <w:rFonts w:hint="eastAsia"/>
          <w:szCs w:val="22"/>
        </w:rPr>
        <w:t>정당한</w:t>
      </w:r>
      <w:r>
        <w:rPr>
          <w:rFonts w:hint="eastAsia"/>
          <w:szCs w:val="22"/>
        </w:rPr>
        <w:t xml:space="preserve"> </w:t>
      </w:r>
      <w:r>
        <w:rPr>
          <w:rFonts w:hint="eastAsia"/>
          <w:szCs w:val="22"/>
        </w:rPr>
        <w:t>가격에</w:t>
      </w:r>
      <w:r>
        <w:rPr>
          <w:rFonts w:hint="eastAsia"/>
          <w:szCs w:val="22"/>
        </w:rPr>
        <w:t xml:space="preserve"> </w:t>
      </w:r>
      <w:r>
        <w:rPr>
          <w:rFonts w:hint="eastAsia"/>
          <w:szCs w:val="22"/>
        </w:rPr>
        <w:t>주식을</w:t>
      </w:r>
      <w:r>
        <w:rPr>
          <w:rFonts w:hint="eastAsia"/>
          <w:szCs w:val="22"/>
        </w:rPr>
        <w:t xml:space="preserve"> </w:t>
      </w:r>
      <w:r>
        <w:rPr>
          <w:rFonts w:hint="eastAsia"/>
          <w:szCs w:val="22"/>
        </w:rPr>
        <w:t>매각하는</w:t>
      </w:r>
      <w:r>
        <w:rPr>
          <w:rFonts w:hint="eastAsia"/>
          <w:szCs w:val="22"/>
        </w:rPr>
        <w:t xml:space="preserve"> </w:t>
      </w:r>
      <w:r>
        <w:rPr>
          <w:rFonts w:hint="eastAsia"/>
          <w:szCs w:val="22"/>
        </w:rPr>
        <w:t>것을</w:t>
      </w:r>
      <w:r>
        <w:rPr>
          <w:rFonts w:hint="eastAsia"/>
          <w:szCs w:val="22"/>
        </w:rPr>
        <w:t xml:space="preserve"> </w:t>
      </w:r>
      <w:r>
        <w:rPr>
          <w:rFonts w:hint="eastAsia"/>
          <w:szCs w:val="22"/>
        </w:rPr>
        <w:t>방해하지</w:t>
      </w:r>
      <w:r>
        <w:rPr>
          <w:rFonts w:hint="eastAsia"/>
          <w:szCs w:val="22"/>
        </w:rPr>
        <w:t xml:space="preserve"> </w:t>
      </w:r>
      <w:r>
        <w:rPr>
          <w:rFonts w:hint="eastAsia"/>
          <w:szCs w:val="22"/>
        </w:rPr>
        <w:t>않아야</w:t>
      </w:r>
      <w:r>
        <w:rPr>
          <w:rFonts w:hint="eastAsia"/>
          <w:szCs w:val="22"/>
        </w:rPr>
        <w:t xml:space="preserve"> </w:t>
      </w:r>
      <w:r>
        <w:rPr>
          <w:rFonts w:hint="eastAsia"/>
          <w:szCs w:val="22"/>
        </w:rPr>
        <w:t>할</w:t>
      </w:r>
      <w:r>
        <w:rPr>
          <w:rFonts w:hint="eastAsia"/>
          <w:szCs w:val="22"/>
        </w:rPr>
        <w:t xml:space="preserve"> </w:t>
      </w:r>
      <w:r>
        <w:rPr>
          <w:rFonts w:hint="eastAsia"/>
          <w:szCs w:val="22"/>
        </w:rPr>
        <w:t>의무가</w:t>
      </w:r>
      <w:r>
        <w:rPr>
          <w:rFonts w:hint="eastAsia"/>
          <w:szCs w:val="22"/>
        </w:rPr>
        <w:t xml:space="preserve"> </w:t>
      </w:r>
      <w:r>
        <w:rPr>
          <w:rFonts w:hint="eastAsia"/>
          <w:szCs w:val="22"/>
        </w:rPr>
        <w:t>있고</w:t>
      </w:r>
      <w:r>
        <w:rPr>
          <w:rFonts w:hint="eastAsia"/>
          <w:szCs w:val="22"/>
        </w:rPr>
        <w:t>,</w:t>
      </w:r>
      <w:r>
        <w:rPr>
          <w:szCs w:val="22"/>
        </w:rPr>
        <w:t xml:space="preserve"> </w:t>
      </w:r>
      <w:r>
        <w:rPr>
          <w:rFonts w:hint="eastAsia"/>
          <w:szCs w:val="22"/>
        </w:rPr>
        <w:t>실사에</w:t>
      </w:r>
      <w:r>
        <w:rPr>
          <w:rFonts w:hint="eastAsia"/>
          <w:szCs w:val="22"/>
        </w:rPr>
        <w:t xml:space="preserve"> </w:t>
      </w:r>
      <w:r>
        <w:rPr>
          <w:rFonts w:hint="eastAsia"/>
          <w:szCs w:val="22"/>
        </w:rPr>
        <w:t>협조하는</w:t>
      </w:r>
      <w:r>
        <w:rPr>
          <w:rFonts w:hint="eastAsia"/>
          <w:szCs w:val="22"/>
        </w:rPr>
        <w:t xml:space="preserve"> </w:t>
      </w:r>
      <w:r>
        <w:rPr>
          <w:rFonts w:hint="eastAsia"/>
          <w:szCs w:val="22"/>
        </w:rPr>
        <w:t>것은</w:t>
      </w:r>
      <w:r>
        <w:rPr>
          <w:rFonts w:hint="eastAsia"/>
          <w:szCs w:val="22"/>
        </w:rPr>
        <w:t xml:space="preserve"> </w:t>
      </w:r>
      <w:r>
        <w:rPr>
          <w:rFonts w:hint="eastAsia"/>
          <w:szCs w:val="22"/>
        </w:rPr>
        <w:t>주식회사가</w:t>
      </w:r>
      <w:r>
        <w:rPr>
          <w:rFonts w:hint="eastAsia"/>
          <w:szCs w:val="22"/>
        </w:rPr>
        <w:t xml:space="preserve"> </w:t>
      </w:r>
      <w:r>
        <w:rPr>
          <w:rFonts w:hint="eastAsia"/>
          <w:szCs w:val="22"/>
        </w:rPr>
        <w:t>수행해야</w:t>
      </w:r>
      <w:r>
        <w:rPr>
          <w:rFonts w:hint="eastAsia"/>
          <w:szCs w:val="22"/>
        </w:rPr>
        <w:t xml:space="preserve"> </w:t>
      </w:r>
      <w:r>
        <w:rPr>
          <w:rFonts w:hint="eastAsia"/>
          <w:szCs w:val="22"/>
        </w:rPr>
        <w:t>할</w:t>
      </w:r>
      <w:r>
        <w:rPr>
          <w:rFonts w:hint="eastAsia"/>
          <w:szCs w:val="22"/>
        </w:rPr>
        <w:t xml:space="preserve"> </w:t>
      </w:r>
      <w:r>
        <w:rPr>
          <w:rFonts w:hint="eastAsia"/>
          <w:szCs w:val="22"/>
        </w:rPr>
        <w:t>임무라고</w:t>
      </w:r>
      <w:r>
        <w:rPr>
          <w:rFonts w:hint="eastAsia"/>
          <w:szCs w:val="22"/>
        </w:rPr>
        <w:t xml:space="preserve"> </w:t>
      </w:r>
      <w:r>
        <w:rPr>
          <w:rFonts w:hint="eastAsia"/>
          <w:szCs w:val="22"/>
        </w:rPr>
        <w:t>판시한</w:t>
      </w:r>
      <w:r>
        <w:rPr>
          <w:rFonts w:hint="eastAsia"/>
          <w:szCs w:val="22"/>
        </w:rPr>
        <w:t xml:space="preserve"> </w:t>
      </w:r>
      <w:r>
        <w:rPr>
          <w:rFonts w:hint="eastAsia"/>
          <w:szCs w:val="22"/>
        </w:rPr>
        <w:t>바</w:t>
      </w:r>
      <w:r>
        <w:rPr>
          <w:rFonts w:hint="eastAsia"/>
          <w:szCs w:val="22"/>
        </w:rPr>
        <w:t xml:space="preserve"> </w:t>
      </w:r>
      <w:r>
        <w:rPr>
          <w:rFonts w:hint="eastAsia"/>
          <w:szCs w:val="22"/>
        </w:rPr>
        <w:t>있으며</w:t>
      </w:r>
      <w:r>
        <w:rPr>
          <w:rFonts w:hint="eastAsia"/>
          <w:szCs w:val="22"/>
        </w:rPr>
        <w:t xml:space="preserve">, </w:t>
      </w:r>
      <w:r>
        <w:rPr>
          <w:rFonts w:hint="eastAsia"/>
          <w:szCs w:val="22"/>
        </w:rPr>
        <w:t>대법원</w:t>
      </w:r>
      <w:r>
        <w:rPr>
          <w:rFonts w:hint="eastAsia"/>
          <w:szCs w:val="22"/>
        </w:rPr>
        <w:t xml:space="preserve"> </w:t>
      </w:r>
      <w:r>
        <w:rPr>
          <w:szCs w:val="22"/>
        </w:rPr>
        <w:t xml:space="preserve">2021. 1. 14. </w:t>
      </w:r>
      <w:r>
        <w:rPr>
          <w:rFonts w:hint="eastAsia"/>
          <w:szCs w:val="22"/>
        </w:rPr>
        <w:t>선고</w:t>
      </w:r>
      <w:r>
        <w:rPr>
          <w:rFonts w:hint="eastAsia"/>
          <w:szCs w:val="22"/>
        </w:rPr>
        <w:t xml:space="preserve"> </w:t>
      </w:r>
      <w:r>
        <w:rPr>
          <w:szCs w:val="22"/>
        </w:rPr>
        <w:t>2018</w:t>
      </w:r>
      <w:r>
        <w:rPr>
          <w:rFonts w:hint="eastAsia"/>
          <w:szCs w:val="22"/>
        </w:rPr>
        <w:t>다</w:t>
      </w:r>
      <w:r>
        <w:rPr>
          <w:rFonts w:hint="eastAsia"/>
          <w:szCs w:val="22"/>
        </w:rPr>
        <w:t>2</w:t>
      </w:r>
      <w:r>
        <w:rPr>
          <w:szCs w:val="22"/>
        </w:rPr>
        <w:t xml:space="preserve">23054 </w:t>
      </w:r>
      <w:r>
        <w:rPr>
          <w:rFonts w:hint="eastAsia"/>
          <w:szCs w:val="22"/>
        </w:rPr>
        <w:t>판결</w:t>
      </w:r>
      <w:r>
        <w:rPr>
          <w:rFonts w:hint="eastAsia"/>
          <w:szCs w:val="22"/>
        </w:rPr>
        <w:t>(</w:t>
      </w:r>
      <w:r>
        <w:rPr>
          <w:szCs w:val="22"/>
        </w:rPr>
        <w:t xml:space="preserve">DICC </w:t>
      </w:r>
      <w:r>
        <w:rPr>
          <w:rFonts w:hint="eastAsia"/>
          <w:szCs w:val="22"/>
        </w:rPr>
        <w:t>사건</w:t>
      </w:r>
      <w:r>
        <w:rPr>
          <w:rFonts w:hint="eastAsia"/>
          <w:szCs w:val="22"/>
        </w:rPr>
        <w:t>)</w:t>
      </w:r>
      <w:r>
        <w:rPr>
          <w:rFonts w:hint="eastAsia"/>
          <w:szCs w:val="22"/>
        </w:rPr>
        <w:t>은</w:t>
      </w:r>
      <w:r>
        <w:rPr>
          <w:rFonts w:hint="eastAsia"/>
          <w:szCs w:val="22"/>
        </w:rPr>
        <w:t xml:space="preserve"> </w:t>
      </w:r>
      <w:r>
        <w:rPr>
          <w:rFonts w:hint="eastAsia"/>
          <w:szCs w:val="22"/>
        </w:rPr>
        <w:t>대주주의</w:t>
      </w:r>
      <w:r>
        <w:rPr>
          <w:rFonts w:hint="eastAsia"/>
          <w:szCs w:val="22"/>
        </w:rPr>
        <w:t xml:space="preserve"> </w:t>
      </w:r>
      <w:r>
        <w:rPr>
          <w:rFonts w:hint="eastAsia"/>
          <w:szCs w:val="22"/>
        </w:rPr>
        <w:t>실사</w:t>
      </w:r>
      <w:r>
        <w:rPr>
          <w:rFonts w:hint="eastAsia"/>
          <w:szCs w:val="22"/>
        </w:rPr>
        <w:t xml:space="preserve"> </w:t>
      </w:r>
      <w:r>
        <w:rPr>
          <w:rFonts w:hint="eastAsia"/>
          <w:szCs w:val="22"/>
        </w:rPr>
        <w:t>협조의무를</w:t>
      </w:r>
      <w:r>
        <w:rPr>
          <w:rFonts w:hint="eastAsia"/>
          <w:szCs w:val="22"/>
        </w:rPr>
        <w:t xml:space="preserve"> </w:t>
      </w:r>
      <w:proofErr w:type="spellStart"/>
      <w:r>
        <w:rPr>
          <w:rFonts w:hint="eastAsia"/>
          <w:szCs w:val="22"/>
        </w:rPr>
        <w:t>인정하였는바</w:t>
      </w:r>
      <w:proofErr w:type="spellEnd"/>
      <w:r>
        <w:rPr>
          <w:rFonts w:hint="eastAsia"/>
          <w:szCs w:val="22"/>
        </w:rPr>
        <w:t xml:space="preserve">, </w:t>
      </w:r>
      <w:r>
        <w:rPr>
          <w:rFonts w:hint="eastAsia"/>
          <w:szCs w:val="22"/>
        </w:rPr>
        <w:t>실사를</w:t>
      </w:r>
      <w:r>
        <w:rPr>
          <w:rFonts w:hint="eastAsia"/>
          <w:szCs w:val="22"/>
        </w:rPr>
        <w:t xml:space="preserve"> </w:t>
      </w:r>
      <w:r>
        <w:rPr>
          <w:rFonts w:hint="eastAsia"/>
          <w:szCs w:val="22"/>
        </w:rPr>
        <w:t>위해서는</w:t>
      </w:r>
      <w:r>
        <w:rPr>
          <w:rFonts w:hint="eastAsia"/>
          <w:szCs w:val="22"/>
        </w:rPr>
        <w:t xml:space="preserve"> </w:t>
      </w:r>
      <w:r>
        <w:rPr>
          <w:rFonts w:hint="eastAsia"/>
          <w:szCs w:val="22"/>
        </w:rPr>
        <w:t>관련</w:t>
      </w:r>
      <w:r>
        <w:rPr>
          <w:rFonts w:hint="eastAsia"/>
          <w:szCs w:val="22"/>
        </w:rPr>
        <w:t xml:space="preserve"> </w:t>
      </w:r>
      <w:r>
        <w:rPr>
          <w:rFonts w:hint="eastAsia"/>
          <w:szCs w:val="22"/>
        </w:rPr>
        <w:t>회사의</w:t>
      </w:r>
      <w:r>
        <w:rPr>
          <w:rFonts w:hint="eastAsia"/>
          <w:szCs w:val="22"/>
        </w:rPr>
        <w:t xml:space="preserve"> </w:t>
      </w:r>
      <w:r>
        <w:rPr>
          <w:rFonts w:hint="eastAsia"/>
          <w:szCs w:val="22"/>
        </w:rPr>
        <w:t>협조가</w:t>
      </w:r>
      <w:r>
        <w:rPr>
          <w:rFonts w:hint="eastAsia"/>
          <w:szCs w:val="22"/>
        </w:rPr>
        <w:t xml:space="preserve"> </w:t>
      </w:r>
      <w:r>
        <w:rPr>
          <w:rFonts w:hint="eastAsia"/>
          <w:szCs w:val="22"/>
        </w:rPr>
        <w:t>필수적이므로</w:t>
      </w:r>
      <w:r>
        <w:rPr>
          <w:rFonts w:hint="eastAsia"/>
          <w:szCs w:val="22"/>
        </w:rPr>
        <w:t xml:space="preserve"> </w:t>
      </w:r>
      <w:r>
        <w:rPr>
          <w:rFonts w:hint="eastAsia"/>
          <w:szCs w:val="22"/>
        </w:rPr>
        <w:t>이는</w:t>
      </w:r>
      <w:r>
        <w:rPr>
          <w:rFonts w:hint="eastAsia"/>
          <w:szCs w:val="22"/>
        </w:rPr>
        <w:t xml:space="preserve"> </w:t>
      </w:r>
      <w:r>
        <w:rPr>
          <w:rFonts w:hint="eastAsia"/>
          <w:szCs w:val="22"/>
        </w:rPr>
        <w:t>회사가</w:t>
      </w:r>
      <w:r>
        <w:rPr>
          <w:rFonts w:hint="eastAsia"/>
          <w:szCs w:val="22"/>
        </w:rPr>
        <w:t xml:space="preserve"> </w:t>
      </w:r>
      <w:r>
        <w:rPr>
          <w:rFonts w:hint="eastAsia"/>
          <w:szCs w:val="22"/>
        </w:rPr>
        <w:t>대주주의</w:t>
      </w:r>
      <w:r>
        <w:rPr>
          <w:rFonts w:hint="eastAsia"/>
          <w:szCs w:val="22"/>
        </w:rPr>
        <w:t xml:space="preserve"> </w:t>
      </w:r>
      <w:r>
        <w:rPr>
          <w:rFonts w:hint="eastAsia"/>
          <w:szCs w:val="22"/>
        </w:rPr>
        <w:t>실사에</w:t>
      </w:r>
      <w:r>
        <w:rPr>
          <w:rFonts w:hint="eastAsia"/>
          <w:szCs w:val="22"/>
        </w:rPr>
        <w:t xml:space="preserve"> </w:t>
      </w:r>
      <w:r>
        <w:rPr>
          <w:rFonts w:hint="eastAsia"/>
          <w:szCs w:val="22"/>
        </w:rPr>
        <w:t>협조하는</w:t>
      </w:r>
      <w:r>
        <w:rPr>
          <w:rFonts w:hint="eastAsia"/>
          <w:szCs w:val="22"/>
        </w:rPr>
        <w:t xml:space="preserve"> </w:t>
      </w:r>
      <w:r>
        <w:rPr>
          <w:rFonts w:hint="eastAsia"/>
          <w:szCs w:val="22"/>
        </w:rPr>
        <w:t>것이</w:t>
      </w:r>
      <w:r>
        <w:rPr>
          <w:rFonts w:hint="eastAsia"/>
          <w:szCs w:val="22"/>
        </w:rPr>
        <w:t xml:space="preserve"> </w:t>
      </w:r>
      <w:r>
        <w:rPr>
          <w:rFonts w:hint="eastAsia"/>
          <w:szCs w:val="22"/>
        </w:rPr>
        <w:t>위법하지</w:t>
      </w:r>
      <w:r>
        <w:rPr>
          <w:rFonts w:hint="eastAsia"/>
          <w:szCs w:val="22"/>
        </w:rPr>
        <w:t xml:space="preserve"> </w:t>
      </w:r>
      <w:r>
        <w:rPr>
          <w:rFonts w:hint="eastAsia"/>
          <w:szCs w:val="22"/>
        </w:rPr>
        <w:t>않음을</w:t>
      </w:r>
      <w:r>
        <w:rPr>
          <w:rFonts w:hint="eastAsia"/>
          <w:szCs w:val="22"/>
        </w:rPr>
        <w:t xml:space="preserve"> </w:t>
      </w:r>
      <w:r>
        <w:rPr>
          <w:rFonts w:hint="eastAsia"/>
          <w:szCs w:val="22"/>
        </w:rPr>
        <w:t>전제한</w:t>
      </w:r>
      <w:r>
        <w:rPr>
          <w:rFonts w:hint="eastAsia"/>
          <w:szCs w:val="22"/>
        </w:rPr>
        <w:t xml:space="preserve"> </w:t>
      </w:r>
      <w:r>
        <w:rPr>
          <w:rFonts w:hint="eastAsia"/>
          <w:szCs w:val="22"/>
        </w:rPr>
        <w:t>것으로</w:t>
      </w:r>
      <w:r>
        <w:rPr>
          <w:rFonts w:hint="eastAsia"/>
          <w:szCs w:val="22"/>
        </w:rPr>
        <w:t xml:space="preserve"> </w:t>
      </w:r>
      <w:r>
        <w:rPr>
          <w:rFonts w:hint="eastAsia"/>
          <w:szCs w:val="22"/>
        </w:rPr>
        <w:t>해석됨</w:t>
      </w:r>
      <w:r>
        <w:rPr>
          <w:rFonts w:hint="eastAsia"/>
          <w:szCs w:val="22"/>
        </w:rPr>
        <w:t>.</w:t>
      </w:r>
      <w:r>
        <w:rPr>
          <w:szCs w:val="22"/>
        </w:rPr>
        <w:t xml:space="preserve"> </w:t>
      </w:r>
      <w:r>
        <w:rPr>
          <w:rFonts w:hint="eastAsia"/>
          <w:szCs w:val="22"/>
        </w:rPr>
        <w:t>따라서</w:t>
      </w:r>
      <w:r>
        <w:rPr>
          <w:rFonts w:hint="eastAsia"/>
          <w:szCs w:val="22"/>
        </w:rPr>
        <w:t xml:space="preserve"> </w:t>
      </w:r>
      <w:r>
        <w:rPr>
          <w:rFonts w:hint="eastAsia"/>
          <w:szCs w:val="22"/>
        </w:rPr>
        <w:t>대상회사의</w:t>
      </w:r>
      <w:r>
        <w:rPr>
          <w:rFonts w:hint="eastAsia"/>
          <w:szCs w:val="22"/>
        </w:rPr>
        <w:t xml:space="preserve"> </w:t>
      </w:r>
      <w:r>
        <w:rPr>
          <w:rFonts w:hint="eastAsia"/>
          <w:szCs w:val="22"/>
        </w:rPr>
        <w:t>이사들을</w:t>
      </w:r>
      <w:r>
        <w:rPr>
          <w:rFonts w:hint="eastAsia"/>
          <w:szCs w:val="22"/>
        </w:rPr>
        <w:t xml:space="preserve"> </w:t>
      </w:r>
      <w:r>
        <w:rPr>
          <w:rFonts w:hint="eastAsia"/>
          <w:szCs w:val="22"/>
        </w:rPr>
        <w:t>상대로</w:t>
      </w:r>
      <w:r>
        <w:rPr>
          <w:rFonts w:hint="eastAsia"/>
          <w:szCs w:val="22"/>
        </w:rPr>
        <w:t xml:space="preserve"> </w:t>
      </w:r>
      <w:r>
        <w:rPr>
          <w:rFonts w:hint="eastAsia"/>
          <w:szCs w:val="22"/>
        </w:rPr>
        <w:t>실사</w:t>
      </w:r>
      <w:r>
        <w:rPr>
          <w:rFonts w:hint="eastAsia"/>
          <w:szCs w:val="22"/>
        </w:rPr>
        <w:t xml:space="preserve"> </w:t>
      </w:r>
      <w:r>
        <w:rPr>
          <w:rFonts w:hint="eastAsia"/>
          <w:szCs w:val="22"/>
        </w:rPr>
        <w:t>협조</w:t>
      </w:r>
      <w:r>
        <w:rPr>
          <w:rFonts w:hint="eastAsia"/>
          <w:szCs w:val="22"/>
        </w:rPr>
        <w:t xml:space="preserve"> </w:t>
      </w:r>
      <w:r>
        <w:rPr>
          <w:rFonts w:hint="eastAsia"/>
          <w:szCs w:val="22"/>
        </w:rPr>
        <w:t>중지</w:t>
      </w:r>
      <w:r>
        <w:rPr>
          <w:rFonts w:hint="eastAsia"/>
          <w:szCs w:val="22"/>
        </w:rPr>
        <w:t xml:space="preserve"> </w:t>
      </w:r>
      <w:r>
        <w:rPr>
          <w:rFonts w:hint="eastAsia"/>
          <w:szCs w:val="22"/>
        </w:rPr>
        <w:t>가처분이</w:t>
      </w:r>
      <w:r>
        <w:rPr>
          <w:rFonts w:hint="eastAsia"/>
          <w:szCs w:val="22"/>
        </w:rPr>
        <w:t xml:space="preserve"> </w:t>
      </w:r>
      <w:r>
        <w:rPr>
          <w:rFonts w:hint="eastAsia"/>
          <w:szCs w:val="22"/>
        </w:rPr>
        <w:t>제기되더라도</w:t>
      </w:r>
      <w:r>
        <w:rPr>
          <w:rFonts w:hint="eastAsia"/>
          <w:szCs w:val="22"/>
        </w:rPr>
        <w:t xml:space="preserve"> </w:t>
      </w:r>
      <w:r>
        <w:rPr>
          <w:rFonts w:hint="eastAsia"/>
          <w:szCs w:val="22"/>
        </w:rPr>
        <w:t>법원이</w:t>
      </w:r>
      <w:r>
        <w:rPr>
          <w:rFonts w:hint="eastAsia"/>
          <w:szCs w:val="22"/>
        </w:rPr>
        <w:t xml:space="preserve"> </w:t>
      </w:r>
      <w:r>
        <w:rPr>
          <w:rFonts w:hint="eastAsia"/>
          <w:szCs w:val="22"/>
        </w:rPr>
        <w:t>이를</w:t>
      </w:r>
      <w:r>
        <w:rPr>
          <w:rFonts w:hint="eastAsia"/>
          <w:szCs w:val="22"/>
        </w:rPr>
        <w:t xml:space="preserve"> </w:t>
      </w:r>
      <w:r>
        <w:rPr>
          <w:rFonts w:hint="eastAsia"/>
          <w:szCs w:val="22"/>
        </w:rPr>
        <w:t>받아들일</w:t>
      </w:r>
      <w:r>
        <w:rPr>
          <w:rFonts w:hint="eastAsia"/>
          <w:szCs w:val="22"/>
        </w:rPr>
        <w:t xml:space="preserve"> </w:t>
      </w:r>
      <w:r>
        <w:rPr>
          <w:rFonts w:hint="eastAsia"/>
          <w:szCs w:val="22"/>
        </w:rPr>
        <w:t>가능성은</w:t>
      </w:r>
      <w:r>
        <w:rPr>
          <w:rFonts w:hint="eastAsia"/>
          <w:szCs w:val="22"/>
        </w:rPr>
        <w:t xml:space="preserve"> </w:t>
      </w:r>
      <w:r>
        <w:rPr>
          <w:rFonts w:hint="eastAsia"/>
          <w:szCs w:val="22"/>
        </w:rPr>
        <w:t>낮아</w:t>
      </w:r>
      <w:r>
        <w:rPr>
          <w:rFonts w:hint="eastAsia"/>
          <w:szCs w:val="22"/>
        </w:rPr>
        <w:t xml:space="preserve"> </w:t>
      </w:r>
      <w:r>
        <w:rPr>
          <w:rFonts w:hint="eastAsia"/>
          <w:szCs w:val="22"/>
        </w:rPr>
        <w:t>보임</w:t>
      </w:r>
      <w:r>
        <w:rPr>
          <w:rFonts w:hint="eastAsia"/>
          <w:szCs w:val="22"/>
        </w:rPr>
        <w:t xml:space="preserve">. </w:t>
      </w:r>
    </w:p>
    <w:p w14:paraId="07A48176" w14:textId="77777777" w:rsidR="00026A7E" w:rsidRDefault="00026A7E" w:rsidP="00026A7E">
      <w:pPr>
        <w:pStyle w:val="a5"/>
        <w:spacing w:before="240" w:after="240"/>
        <w:ind w:leftChars="0" w:left="1361"/>
        <w:rPr>
          <w:szCs w:val="22"/>
        </w:rPr>
      </w:pPr>
      <w:r>
        <w:rPr>
          <w:rFonts w:hint="eastAsia"/>
          <w:szCs w:val="22"/>
        </w:rPr>
        <w:t>다만</w:t>
      </w:r>
      <w:r>
        <w:rPr>
          <w:rFonts w:hint="eastAsia"/>
          <w:szCs w:val="22"/>
        </w:rPr>
        <w:t xml:space="preserve"> </w:t>
      </w:r>
      <w:r>
        <w:rPr>
          <w:rFonts w:hint="eastAsia"/>
          <w:szCs w:val="22"/>
        </w:rPr>
        <w:t>임직원</w:t>
      </w:r>
      <w:r>
        <w:rPr>
          <w:rFonts w:hint="eastAsia"/>
          <w:szCs w:val="22"/>
        </w:rPr>
        <w:t xml:space="preserve"> </w:t>
      </w:r>
      <w:r>
        <w:rPr>
          <w:rFonts w:hint="eastAsia"/>
          <w:szCs w:val="22"/>
        </w:rPr>
        <w:t>전체에</w:t>
      </w:r>
      <w:r>
        <w:rPr>
          <w:rFonts w:hint="eastAsia"/>
          <w:szCs w:val="22"/>
        </w:rPr>
        <w:t xml:space="preserve"> </w:t>
      </w:r>
      <w:r>
        <w:rPr>
          <w:rFonts w:hint="eastAsia"/>
          <w:szCs w:val="22"/>
        </w:rPr>
        <w:t>대해</w:t>
      </w:r>
      <w:r>
        <w:rPr>
          <w:rFonts w:hint="eastAsia"/>
          <w:szCs w:val="22"/>
        </w:rPr>
        <w:t xml:space="preserve"> </w:t>
      </w:r>
      <w:r>
        <w:rPr>
          <w:rFonts w:hint="eastAsia"/>
          <w:szCs w:val="22"/>
        </w:rPr>
        <w:t>일괄적으로</w:t>
      </w:r>
      <w:r>
        <w:rPr>
          <w:rFonts w:hint="eastAsia"/>
          <w:szCs w:val="22"/>
        </w:rPr>
        <w:t xml:space="preserve"> </w:t>
      </w:r>
      <w:r>
        <w:rPr>
          <w:rFonts w:hint="eastAsia"/>
          <w:szCs w:val="22"/>
        </w:rPr>
        <w:t>지급되는</w:t>
      </w:r>
      <w:r>
        <w:rPr>
          <w:rFonts w:hint="eastAsia"/>
          <w:szCs w:val="22"/>
        </w:rPr>
        <w:t xml:space="preserve"> </w:t>
      </w:r>
      <w:r>
        <w:rPr>
          <w:szCs w:val="22"/>
        </w:rPr>
        <w:t xml:space="preserve">M&amp;A </w:t>
      </w:r>
      <w:r>
        <w:rPr>
          <w:rFonts w:hint="eastAsia"/>
          <w:szCs w:val="22"/>
        </w:rPr>
        <w:t>보너스</w:t>
      </w:r>
      <w:r>
        <w:rPr>
          <w:rFonts w:hint="eastAsia"/>
          <w:szCs w:val="22"/>
        </w:rPr>
        <w:t xml:space="preserve"> </w:t>
      </w:r>
      <w:r>
        <w:rPr>
          <w:rFonts w:hint="eastAsia"/>
          <w:szCs w:val="22"/>
        </w:rPr>
        <w:t>대신</w:t>
      </w:r>
      <w:r>
        <w:rPr>
          <w:rFonts w:hint="eastAsia"/>
          <w:szCs w:val="22"/>
        </w:rPr>
        <w:t xml:space="preserve"> </w:t>
      </w:r>
      <w:r>
        <w:rPr>
          <w:rFonts w:hint="eastAsia"/>
          <w:szCs w:val="22"/>
        </w:rPr>
        <w:t>실사</w:t>
      </w:r>
      <w:r>
        <w:rPr>
          <w:rFonts w:hint="eastAsia"/>
          <w:szCs w:val="22"/>
        </w:rPr>
        <w:t xml:space="preserve"> </w:t>
      </w:r>
      <w:r>
        <w:rPr>
          <w:rFonts w:hint="eastAsia"/>
          <w:szCs w:val="22"/>
        </w:rPr>
        <w:t>업무를</w:t>
      </w:r>
      <w:r>
        <w:rPr>
          <w:rFonts w:hint="eastAsia"/>
          <w:szCs w:val="22"/>
        </w:rPr>
        <w:t xml:space="preserve"> </w:t>
      </w:r>
      <w:r>
        <w:rPr>
          <w:rFonts w:hint="eastAsia"/>
          <w:szCs w:val="22"/>
        </w:rPr>
        <w:t>주도적으로</w:t>
      </w:r>
      <w:r>
        <w:rPr>
          <w:rFonts w:hint="eastAsia"/>
          <w:szCs w:val="22"/>
        </w:rPr>
        <w:t xml:space="preserve"> </w:t>
      </w:r>
      <w:r>
        <w:rPr>
          <w:rFonts w:hint="eastAsia"/>
          <w:szCs w:val="22"/>
        </w:rPr>
        <w:t>수행한</w:t>
      </w:r>
      <w:r>
        <w:rPr>
          <w:rFonts w:hint="eastAsia"/>
          <w:szCs w:val="22"/>
        </w:rPr>
        <w:t xml:space="preserve"> </w:t>
      </w:r>
      <w:r>
        <w:rPr>
          <w:rFonts w:hint="eastAsia"/>
          <w:szCs w:val="22"/>
        </w:rPr>
        <w:t>몇몇</w:t>
      </w:r>
      <w:r>
        <w:rPr>
          <w:rFonts w:hint="eastAsia"/>
          <w:szCs w:val="22"/>
        </w:rPr>
        <w:t xml:space="preserve"> </w:t>
      </w:r>
      <w:r>
        <w:rPr>
          <w:rFonts w:hint="eastAsia"/>
          <w:szCs w:val="22"/>
        </w:rPr>
        <w:t>임직원에</w:t>
      </w:r>
      <w:r>
        <w:rPr>
          <w:rFonts w:hint="eastAsia"/>
          <w:szCs w:val="22"/>
        </w:rPr>
        <w:t xml:space="preserve"> </w:t>
      </w:r>
      <w:r>
        <w:rPr>
          <w:rFonts w:hint="eastAsia"/>
          <w:szCs w:val="22"/>
        </w:rPr>
        <w:t>대해</w:t>
      </w:r>
      <w:r>
        <w:rPr>
          <w:rFonts w:hint="eastAsia"/>
          <w:szCs w:val="22"/>
        </w:rPr>
        <w:t xml:space="preserve"> </w:t>
      </w:r>
      <w:r>
        <w:rPr>
          <w:rFonts w:hint="eastAsia"/>
          <w:szCs w:val="22"/>
        </w:rPr>
        <w:t>대상회사의</w:t>
      </w:r>
      <w:r>
        <w:rPr>
          <w:rFonts w:hint="eastAsia"/>
          <w:szCs w:val="22"/>
        </w:rPr>
        <w:t xml:space="preserve"> </w:t>
      </w:r>
      <w:r>
        <w:rPr>
          <w:rFonts w:hint="eastAsia"/>
          <w:szCs w:val="22"/>
        </w:rPr>
        <w:t>부담으로</w:t>
      </w:r>
      <w:r>
        <w:rPr>
          <w:rFonts w:hint="eastAsia"/>
          <w:szCs w:val="22"/>
        </w:rPr>
        <w:t xml:space="preserve"> </w:t>
      </w:r>
      <w:r>
        <w:rPr>
          <w:rFonts w:hint="eastAsia"/>
          <w:szCs w:val="22"/>
        </w:rPr>
        <w:t>특별</w:t>
      </w:r>
      <w:r>
        <w:rPr>
          <w:rFonts w:hint="eastAsia"/>
          <w:szCs w:val="22"/>
        </w:rPr>
        <w:t xml:space="preserve"> </w:t>
      </w:r>
      <w:r>
        <w:rPr>
          <w:rFonts w:hint="eastAsia"/>
          <w:szCs w:val="22"/>
        </w:rPr>
        <w:t>보너스를</w:t>
      </w:r>
      <w:r>
        <w:rPr>
          <w:rFonts w:hint="eastAsia"/>
          <w:szCs w:val="22"/>
        </w:rPr>
        <w:t xml:space="preserve"> </w:t>
      </w:r>
      <w:r>
        <w:rPr>
          <w:rFonts w:hint="eastAsia"/>
          <w:szCs w:val="22"/>
        </w:rPr>
        <w:t>지급할</w:t>
      </w:r>
      <w:r>
        <w:rPr>
          <w:rFonts w:hint="eastAsia"/>
          <w:szCs w:val="22"/>
        </w:rPr>
        <w:t xml:space="preserve"> </w:t>
      </w:r>
      <w:r>
        <w:rPr>
          <w:rFonts w:hint="eastAsia"/>
          <w:szCs w:val="22"/>
        </w:rPr>
        <w:t>경우</w:t>
      </w:r>
      <w:r>
        <w:rPr>
          <w:rFonts w:hint="eastAsia"/>
          <w:szCs w:val="22"/>
        </w:rPr>
        <w:t xml:space="preserve"> </w:t>
      </w:r>
      <w:r>
        <w:rPr>
          <w:rFonts w:hint="eastAsia"/>
          <w:szCs w:val="22"/>
        </w:rPr>
        <w:t>이는</w:t>
      </w:r>
      <w:r>
        <w:rPr>
          <w:rFonts w:hint="eastAsia"/>
          <w:szCs w:val="22"/>
        </w:rPr>
        <w:t xml:space="preserve"> </w:t>
      </w:r>
      <w:r>
        <w:rPr>
          <w:rFonts w:hint="eastAsia"/>
          <w:szCs w:val="22"/>
        </w:rPr>
        <w:t>이사의</w:t>
      </w:r>
      <w:r>
        <w:rPr>
          <w:rFonts w:hint="eastAsia"/>
          <w:szCs w:val="22"/>
        </w:rPr>
        <w:t xml:space="preserve"> </w:t>
      </w:r>
      <w:r>
        <w:rPr>
          <w:rFonts w:hint="eastAsia"/>
          <w:szCs w:val="22"/>
        </w:rPr>
        <w:t>임무위배에</w:t>
      </w:r>
      <w:r>
        <w:rPr>
          <w:rFonts w:hint="eastAsia"/>
          <w:szCs w:val="22"/>
        </w:rPr>
        <w:t xml:space="preserve"> </w:t>
      </w:r>
      <w:r>
        <w:rPr>
          <w:rFonts w:hint="eastAsia"/>
          <w:szCs w:val="22"/>
        </w:rPr>
        <w:t>해당할</w:t>
      </w:r>
      <w:r>
        <w:rPr>
          <w:rFonts w:hint="eastAsia"/>
          <w:szCs w:val="22"/>
        </w:rPr>
        <w:t xml:space="preserve"> </w:t>
      </w:r>
      <w:r>
        <w:rPr>
          <w:rFonts w:hint="eastAsia"/>
          <w:szCs w:val="22"/>
        </w:rPr>
        <w:t>수</w:t>
      </w:r>
      <w:r>
        <w:rPr>
          <w:rFonts w:hint="eastAsia"/>
          <w:szCs w:val="22"/>
        </w:rPr>
        <w:t xml:space="preserve"> </w:t>
      </w:r>
      <w:r>
        <w:rPr>
          <w:rFonts w:hint="eastAsia"/>
          <w:szCs w:val="22"/>
        </w:rPr>
        <w:t>있고</w:t>
      </w:r>
      <w:r>
        <w:rPr>
          <w:rFonts w:hint="eastAsia"/>
          <w:szCs w:val="22"/>
        </w:rPr>
        <w:t>,</w:t>
      </w:r>
      <w:r>
        <w:rPr>
          <w:szCs w:val="22"/>
        </w:rPr>
        <w:t xml:space="preserve"> </w:t>
      </w:r>
      <w:r w:rsidRPr="00CA3551">
        <w:rPr>
          <w:rFonts w:hint="eastAsia"/>
          <w:szCs w:val="22"/>
        </w:rPr>
        <w:t>Teton Capital Partners L.P.</w:t>
      </w:r>
      <w:r>
        <w:rPr>
          <w:rFonts w:hint="eastAsia"/>
          <w:szCs w:val="22"/>
        </w:rPr>
        <w:t>가</w:t>
      </w:r>
      <w:r>
        <w:rPr>
          <w:rFonts w:hint="eastAsia"/>
          <w:szCs w:val="22"/>
        </w:rPr>
        <w:t xml:space="preserve"> </w:t>
      </w:r>
      <w:r>
        <w:rPr>
          <w:rFonts w:hint="eastAsia"/>
          <w:szCs w:val="22"/>
        </w:rPr>
        <w:t>문제삼을</w:t>
      </w:r>
      <w:r>
        <w:rPr>
          <w:rFonts w:hint="eastAsia"/>
          <w:szCs w:val="22"/>
        </w:rPr>
        <w:t xml:space="preserve"> </w:t>
      </w:r>
      <w:r>
        <w:rPr>
          <w:rFonts w:hint="eastAsia"/>
          <w:szCs w:val="22"/>
        </w:rPr>
        <w:t>가능성이</w:t>
      </w:r>
      <w:r>
        <w:rPr>
          <w:rFonts w:hint="eastAsia"/>
          <w:szCs w:val="22"/>
        </w:rPr>
        <w:t xml:space="preserve"> </w:t>
      </w:r>
      <w:r>
        <w:rPr>
          <w:rFonts w:hint="eastAsia"/>
          <w:szCs w:val="22"/>
        </w:rPr>
        <w:t>있으므로</w:t>
      </w:r>
      <w:r>
        <w:rPr>
          <w:rFonts w:hint="eastAsia"/>
          <w:szCs w:val="22"/>
        </w:rPr>
        <w:t xml:space="preserve"> </w:t>
      </w:r>
      <w:r>
        <w:rPr>
          <w:rFonts w:hint="eastAsia"/>
          <w:szCs w:val="22"/>
        </w:rPr>
        <w:t>유의할</w:t>
      </w:r>
      <w:r>
        <w:rPr>
          <w:rFonts w:hint="eastAsia"/>
          <w:szCs w:val="22"/>
        </w:rPr>
        <w:t xml:space="preserve"> </w:t>
      </w:r>
      <w:r>
        <w:rPr>
          <w:rFonts w:hint="eastAsia"/>
          <w:szCs w:val="22"/>
        </w:rPr>
        <w:t>필요가</w:t>
      </w:r>
      <w:r>
        <w:rPr>
          <w:rFonts w:hint="eastAsia"/>
          <w:szCs w:val="22"/>
        </w:rPr>
        <w:t xml:space="preserve"> </w:t>
      </w:r>
      <w:proofErr w:type="spellStart"/>
      <w:r>
        <w:rPr>
          <w:rFonts w:hint="eastAsia"/>
          <w:szCs w:val="22"/>
        </w:rPr>
        <w:t>있겠으나</w:t>
      </w:r>
      <w:proofErr w:type="spellEnd"/>
      <w:r>
        <w:rPr>
          <w:rFonts w:hint="eastAsia"/>
          <w:szCs w:val="22"/>
        </w:rPr>
        <w:t xml:space="preserve"> </w:t>
      </w:r>
      <w:r>
        <w:rPr>
          <w:rFonts w:hint="eastAsia"/>
          <w:szCs w:val="22"/>
        </w:rPr>
        <w:t>이는</w:t>
      </w:r>
      <w:r>
        <w:rPr>
          <w:rFonts w:hint="eastAsia"/>
          <w:szCs w:val="22"/>
        </w:rPr>
        <w:t xml:space="preserve"> </w:t>
      </w:r>
      <w:r>
        <w:rPr>
          <w:rFonts w:hint="eastAsia"/>
          <w:szCs w:val="22"/>
        </w:rPr>
        <w:t>기본적으로</w:t>
      </w:r>
      <w:r>
        <w:rPr>
          <w:rFonts w:hint="eastAsia"/>
          <w:szCs w:val="22"/>
        </w:rPr>
        <w:t xml:space="preserve"> </w:t>
      </w:r>
      <w:r>
        <w:rPr>
          <w:rFonts w:hint="eastAsia"/>
          <w:szCs w:val="22"/>
        </w:rPr>
        <w:t>매도인측</w:t>
      </w:r>
      <w:r>
        <w:rPr>
          <w:rFonts w:hint="eastAsia"/>
          <w:szCs w:val="22"/>
        </w:rPr>
        <w:t xml:space="preserve"> </w:t>
      </w:r>
      <w:r>
        <w:rPr>
          <w:rFonts w:hint="eastAsia"/>
          <w:szCs w:val="22"/>
        </w:rPr>
        <w:t>이사들의</w:t>
      </w:r>
      <w:r>
        <w:rPr>
          <w:rFonts w:hint="eastAsia"/>
          <w:szCs w:val="22"/>
        </w:rPr>
        <w:t xml:space="preserve"> </w:t>
      </w:r>
      <w:r>
        <w:rPr>
          <w:rFonts w:hint="eastAsia"/>
          <w:szCs w:val="22"/>
        </w:rPr>
        <w:t>문제로</w:t>
      </w:r>
      <w:r>
        <w:rPr>
          <w:rFonts w:hint="eastAsia"/>
          <w:szCs w:val="22"/>
        </w:rPr>
        <w:t xml:space="preserve"> </w:t>
      </w:r>
      <w:r>
        <w:rPr>
          <w:rFonts w:hint="eastAsia"/>
          <w:szCs w:val="22"/>
        </w:rPr>
        <w:t>보이고</w:t>
      </w:r>
      <w:r>
        <w:rPr>
          <w:rFonts w:hint="eastAsia"/>
          <w:szCs w:val="22"/>
        </w:rPr>
        <w:t>,</w:t>
      </w:r>
      <w:r>
        <w:rPr>
          <w:szCs w:val="22"/>
        </w:rPr>
        <w:t xml:space="preserve"> </w:t>
      </w:r>
      <w:r>
        <w:rPr>
          <w:rFonts w:hint="eastAsia"/>
          <w:szCs w:val="22"/>
        </w:rPr>
        <w:t>그에</w:t>
      </w:r>
      <w:r>
        <w:rPr>
          <w:rFonts w:hint="eastAsia"/>
          <w:szCs w:val="22"/>
        </w:rPr>
        <w:t xml:space="preserve"> </w:t>
      </w:r>
      <w:r>
        <w:rPr>
          <w:rFonts w:hint="eastAsia"/>
          <w:szCs w:val="22"/>
        </w:rPr>
        <w:t>대한</w:t>
      </w:r>
      <w:r>
        <w:rPr>
          <w:rFonts w:hint="eastAsia"/>
          <w:szCs w:val="22"/>
        </w:rPr>
        <w:t xml:space="preserve"> </w:t>
      </w:r>
      <w:r>
        <w:rPr>
          <w:rFonts w:hint="eastAsia"/>
          <w:szCs w:val="22"/>
        </w:rPr>
        <w:t>법적</w:t>
      </w:r>
      <w:r>
        <w:rPr>
          <w:rFonts w:hint="eastAsia"/>
          <w:szCs w:val="22"/>
        </w:rPr>
        <w:t xml:space="preserve"> </w:t>
      </w:r>
      <w:r>
        <w:rPr>
          <w:rFonts w:hint="eastAsia"/>
          <w:szCs w:val="22"/>
        </w:rPr>
        <w:t>책임도</w:t>
      </w:r>
      <w:r>
        <w:rPr>
          <w:rFonts w:hint="eastAsia"/>
          <w:szCs w:val="22"/>
        </w:rPr>
        <w:t xml:space="preserve"> </w:t>
      </w:r>
      <w:r>
        <w:rPr>
          <w:rFonts w:hint="eastAsia"/>
          <w:szCs w:val="22"/>
        </w:rPr>
        <w:t>매도인측</w:t>
      </w:r>
      <w:r>
        <w:rPr>
          <w:rFonts w:hint="eastAsia"/>
          <w:szCs w:val="22"/>
        </w:rPr>
        <w:t xml:space="preserve"> </w:t>
      </w:r>
      <w:r>
        <w:rPr>
          <w:rFonts w:hint="eastAsia"/>
          <w:szCs w:val="22"/>
        </w:rPr>
        <w:t>이사들이</w:t>
      </w:r>
      <w:r>
        <w:rPr>
          <w:rFonts w:hint="eastAsia"/>
          <w:szCs w:val="22"/>
        </w:rPr>
        <w:t xml:space="preserve"> </w:t>
      </w:r>
      <w:r>
        <w:rPr>
          <w:rFonts w:hint="eastAsia"/>
          <w:szCs w:val="22"/>
        </w:rPr>
        <w:t>부담할</w:t>
      </w:r>
      <w:r>
        <w:rPr>
          <w:rFonts w:hint="eastAsia"/>
          <w:szCs w:val="22"/>
        </w:rPr>
        <w:t xml:space="preserve"> </w:t>
      </w:r>
      <w:r>
        <w:rPr>
          <w:rFonts w:hint="eastAsia"/>
          <w:szCs w:val="22"/>
        </w:rPr>
        <w:t>것임</w:t>
      </w:r>
      <w:r>
        <w:rPr>
          <w:rFonts w:hint="eastAsia"/>
          <w:szCs w:val="22"/>
        </w:rPr>
        <w:t xml:space="preserve">. </w:t>
      </w:r>
    </w:p>
    <w:p w14:paraId="4D0748EF" w14:textId="77777777" w:rsidR="00026A7E" w:rsidRPr="00CB2B3F" w:rsidRDefault="00026A7E" w:rsidP="00026A7E">
      <w:pPr>
        <w:pStyle w:val="a5"/>
        <w:numPr>
          <w:ilvl w:val="0"/>
          <w:numId w:val="5"/>
        </w:numPr>
        <w:spacing w:after="240"/>
        <w:ind w:leftChars="0"/>
        <w:rPr>
          <w:szCs w:val="22"/>
          <w:u w:val="single"/>
        </w:rPr>
      </w:pPr>
      <w:r w:rsidRPr="00CB2B3F">
        <w:rPr>
          <w:szCs w:val="22"/>
          <w:u w:val="single"/>
        </w:rPr>
        <w:t>본건</w:t>
      </w:r>
      <w:r w:rsidRPr="00CB2B3F">
        <w:rPr>
          <w:szCs w:val="22"/>
          <w:u w:val="single"/>
        </w:rPr>
        <w:t xml:space="preserve"> </w:t>
      </w:r>
      <w:r>
        <w:rPr>
          <w:szCs w:val="22"/>
          <w:u w:val="single"/>
        </w:rPr>
        <w:t>주식</w:t>
      </w:r>
      <w:r>
        <w:rPr>
          <w:rFonts w:hint="eastAsia"/>
          <w:szCs w:val="22"/>
          <w:u w:val="single"/>
        </w:rPr>
        <w:t>에</w:t>
      </w:r>
      <w:r>
        <w:rPr>
          <w:rFonts w:hint="eastAsia"/>
          <w:szCs w:val="22"/>
          <w:u w:val="single"/>
        </w:rPr>
        <w:t xml:space="preserve"> </w:t>
      </w:r>
      <w:r>
        <w:rPr>
          <w:rFonts w:hint="eastAsia"/>
          <w:szCs w:val="22"/>
          <w:u w:val="single"/>
        </w:rPr>
        <w:t>대한</w:t>
      </w:r>
      <w:r>
        <w:rPr>
          <w:rFonts w:hint="eastAsia"/>
          <w:szCs w:val="22"/>
          <w:u w:val="single"/>
        </w:rPr>
        <w:t xml:space="preserve"> </w:t>
      </w:r>
      <w:r>
        <w:rPr>
          <w:rFonts w:hint="eastAsia"/>
          <w:szCs w:val="22"/>
          <w:u w:val="single"/>
        </w:rPr>
        <w:t>질권</w:t>
      </w:r>
      <w:r>
        <w:rPr>
          <w:rFonts w:hint="eastAsia"/>
          <w:szCs w:val="22"/>
          <w:u w:val="single"/>
        </w:rPr>
        <w:t xml:space="preserve"> </w:t>
      </w:r>
      <w:r>
        <w:rPr>
          <w:rFonts w:hint="eastAsia"/>
          <w:szCs w:val="22"/>
          <w:u w:val="single"/>
        </w:rPr>
        <w:t>설정</w:t>
      </w:r>
      <w:r>
        <w:rPr>
          <w:rFonts w:hint="eastAsia"/>
          <w:szCs w:val="22"/>
          <w:u w:val="single"/>
        </w:rPr>
        <w:t xml:space="preserve"> </w:t>
      </w:r>
      <w:r>
        <w:rPr>
          <w:rFonts w:hint="eastAsia"/>
          <w:szCs w:val="22"/>
          <w:u w:val="single"/>
        </w:rPr>
        <w:t>현황</w:t>
      </w:r>
    </w:p>
    <w:p w14:paraId="2B85D417" w14:textId="77777777" w:rsidR="00026A7E" w:rsidRPr="00CB2B3F" w:rsidRDefault="00026A7E" w:rsidP="00026A7E">
      <w:pPr>
        <w:pStyle w:val="a5"/>
        <w:spacing w:after="240"/>
        <w:ind w:leftChars="0" w:left="1361"/>
        <w:rPr>
          <w:szCs w:val="22"/>
        </w:rPr>
      </w:pPr>
      <w:r w:rsidRPr="00CB2B3F">
        <w:rPr>
          <w:szCs w:val="22"/>
        </w:rPr>
        <w:t>제공된</w:t>
      </w:r>
      <w:r w:rsidRPr="00CB2B3F">
        <w:rPr>
          <w:szCs w:val="22"/>
        </w:rPr>
        <w:t xml:space="preserve"> </w:t>
      </w:r>
      <w:r w:rsidRPr="00E6350C">
        <w:rPr>
          <w:rFonts w:hint="eastAsia"/>
          <w:szCs w:val="22"/>
        </w:rPr>
        <w:t>자료</w:t>
      </w:r>
      <w:r w:rsidRPr="00E6350C">
        <w:rPr>
          <w:rFonts w:hint="eastAsia"/>
          <w:szCs w:val="22"/>
        </w:rPr>
        <w:t xml:space="preserve"> </w:t>
      </w:r>
      <w:r w:rsidRPr="00E6350C">
        <w:rPr>
          <w:rFonts w:hint="eastAsia"/>
          <w:szCs w:val="22"/>
        </w:rPr>
        <w:t>및</w:t>
      </w:r>
      <w:r w:rsidRPr="00E6350C">
        <w:rPr>
          <w:rFonts w:hint="eastAsia"/>
          <w:szCs w:val="22"/>
        </w:rPr>
        <w:t xml:space="preserve"> </w:t>
      </w:r>
      <w:r w:rsidRPr="00E6350C">
        <w:rPr>
          <w:rFonts w:hint="eastAsia"/>
          <w:szCs w:val="22"/>
        </w:rPr>
        <w:t>답변에</w:t>
      </w:r>
      <w:r w:rsidRPr="00E6350C">
        <w:rPr>
          <w:rFonts w:hint="eastAsia"/>
          <w:szCs w:val="22"/>
        </w:rPr>
        <w:t xml:space="preserve"> </w:t>
      </w:r>
      <w:r w:rsidRPr="00E6350C">
        <w:rPr>
          <w:rFonts w:hint="eastAsia"/>
          <w:szCs w:val="22"/>
        </w:rPr>
        <w:t>의하면</w:t>
      </w:r>
      <w:r w:rsidRPr="00E6350C">
        <w:rPr>
          <w:rFonts w:hint="eastAsia"/>
          <w:szCs w:val="22"/>
        </w:rPr>
        <w:t xml:space="preserve">, </w:t>
      </w:r>
      <w:r w:rsidRPr="00E6350C">
        <w:rPr>
          <w:rFonts w:hint="eastAsia"/>
          <w:szCs w:val="22"/>
        </w:rPr>
        <w:t>매도인</w:t>
      </w:r>
      <w:r w:rsidRPr="00E6350C">
        <w:rPr>
          <w:rFonts w:hint="eastAsia"/>
          <w:szCs w:val="22"/>
        </w:rPr>
        <w:t xml:space="preserve"> </w:t>
      </w:r>
      <w:proofErr w:type="spellStart"/>
      <w:r w:rsidRPr="00E6350C">
        <w:rPr>
          <w:rFonts w:hint="eastAsia"/>
          <w:szCs w:val="22"/>
        </w:rPr>
        <w:t>조창걸은</w:t>
      </w:r>
      <w:proofErr w:type="spellEnd"/>
      <w:r w:rsidRPr="00E6350C">
        <w:rPr>
          <w:rFonts w:hint="eastAsia"/>
          <w:szCs w:val="22"/>
        </w:rPr>
        <w:t xml:space="preserve"> </w:t>
      </w:r>
      <w:r w:rsidRPr="00E6350C">
        <w:rPr>
          <w:rFonts w:hint="eastAsia"/>
          <w:szCs w:val="22"/>
        </w:rPr>
        <w:t>일본법인이</w:t>
      </w:r>
      <w:r w:rsidRPr="00E6350C">
        <w:rPr>
          <w:rFonts w:hint="eastAsia"/>
          <w:szCs w:val="22"/>
        </w:rPr>
        <w:t xml:space="preserve"> </w:t>
      </w:r>
      <w:r w:rsidRPr="00E6350C">
        <w:rPr>
          <w:rFonts w:hint="eastAsia"/>
          <w:szCs w:val="22"/>
        </w:rPr>
        <w:t>부담하는</w:t>
      </w:r>
      <w:r w:rsidRPr="00E6350C">
        <w:rPr>
          <w:rFonts w:hint="eastAsia"/>
          <w:szCs w:val="22"/>
        </w:rPr>
        <w:t xml:space="preserve"> </w:t>
      </w:r>
      <w:r w:rsidRPr="00E6350C">
        <w:rPr>
          <w:rFonts w:hint="eastAsia"/>
          <w:szCs w:val="22"/>
        </w:rPr>
        <w:t>채무에</w:t>
      </w:r>
      <w:r w:rsidRPr="00E6350C">
        <w:rPr>
          <w:rFonts w:hint="eastAsia"/>
          <w:szCs w:val="22"/>
        </w:rPr>
        <w:t xml:space="preserve"> </w:t>
      </w:r>
      <w:r w:rsidRPr="00E6350C">
        <w:rPr>
          <w:rFonts w:hint="eastAsia"/>
          <w:szCs w:val="22"/>
        </w:rPr>
        <w:t>대하여</w:t>
      </w:r>
      <w:r w:rsidRPr="00E6350C">
        <w:rPr>
          <w:rFonts w:hint="eastAsia"/>
          <w:szCs w:val="22"/>
        </w:rPr>
        <w:t xml:space="preserve"> </w:t>
      </w:r>
      <w:r w:rsidRPr="00E6350C">
        <w:rPr>
          <w:rFonts w:hint="eastAsia"/>
          <w:szCs w:val="22"/>
        </w:rPr>
        <w:t>자신이</w:t>
      </w:r>
      <w:r w:rsidRPr="00E6350C">
        <w:rPr>
          <w:rFonts w:hint="eastAsia"/>
          <w:szCs w:val="22"/>
        </w:rPr>
        <w:t xml:space="preserve"> </w:t>
      </w:r>
      <w:r w:rsidRPr="00E6350C">
        <w:rPr>
          <w:rFonts w:hint="eastAsia"/>
          <w:szCs w:val="22"/>
        </w:rPr>
        <w:t>소유하고</w:t>
      </w:r>
      <w:r w:rsidRPr="00E6350C">
        <w:rPr>
          <w:rFonts w:hint="eastAsia"/>
          <w:szCs w:val="22"/>
        </w:rPr>
        <w:t xml:space="preserve"> </w:t>
      </w:r>
      <w:r w:rsidRPr="00E6350C">
        <w:rPr>
          <w:rFonts w:hint="eastAsia"/>
          <w:szCs w:val="22"/>
        </w:rPr>
        <w:t>있는</w:t>
      </w:r>
      <w:r w:rsidRPr="00E6350C">
        <w:rPr>
          <w:rFonts w:hint="eastAsia"/>
          <w:szCs w:val="22"/>
        </w:rPr>
        <w:t xml:space="preserve"> </w:t>
      </w:r>
      <w:r w:rsidRPr="00E6350C">
        <w:rPr>
          <w:rFonts w:hint="eastAsia"/>
          <w:szCs w:val="22"/>
        </w:rPr>
        <w:t>대상회사</w:t>
      </w:r>
      <w:r w:rsidRPr="00E6350C">
        <w:rPr>
          <w:rFonts w:hint="eastAsia"/>
          <w:szCs w:val="22"/>
        </w:rPr>
        <w:t xml:space="preserve"> </w:t>
      </w:r>
      <w:r w:rsidRPr="00E6350C">
        <w:rPr>
          <w:rFonts w:hint="eastAsia"/>
          <w:szCs w:val="22"/>
        </w:rPr>
        <w:t>주식</w:t>
      </w:r>
      <w:r w:rsidRPr="00E6350C">
        <w:rPr>
          <w:rFonts w:hint="eastAsia"/>
          <w:szCs w:val="22"/>
        </w:rPr>
        <w:t xml:space="preserve"> </w:t>
      </w:r>
      <w:r w:rsidRPr="00E6350C">
        <w:rPr>
          <w:rFonts w:hint="eastAsia"/>
          <w:szCs w:val="22"/>
        </w:rPr>
        <w:t>총</w:t>
      </w:r>
      <w:r w:rsidRPr="00E6350C">
        <w:rPr>
          <w:rFonts w:hint="eastAsia"/>
          <w:szCs w:val="22"/>
        </w:rPr>
        <w:t xml:space="preserve"> 1,071,966</w:t>
      </w:r>
      <w:r w:rsidRPr="00E6350C">
        <w:rPr>
          <w:rFonts w:hint="eastAsia"/>
          <w:szCs w:val="22"/>
        </w:rPr>
        <w:t>주를</w:t>
      </w:r>
      <w:r w:rsidRPr="00E6350C">
        <w:rPr>
          <w:rFonts w:hint="eastAsia"/>
          <w:szCs w:val="22"/>
        </w:rPr>
        <w:t xml:space="preserve"> </w:t>
      </w:r>
      <w:r w:rsidRPr="00E6350C">
        <w:rPr>
          <w:rFonts w:hint="eastAsia"/>
          <w:szCs w:val="22"/>
        </w:rPr>
        <w:t>담보로</w:t>
      </w:r>
      <w:r w:rsidRPr="00E6350C">
        <w:rPr>
          <w:rFonts w:hint="eastAsia"/>
          <w:szCs w:val="22"/>
        </w:rPr>
        <w:t xml:space="preserve"> </w:t>
      </w:r>
      <w:r w:rsidRPr="00E6350C">
        <w:rPr>
          <w:rFonts w:hint="eastAsia"/>
          <w:szCs w:val="22"/>
        </w:rPr>
        <w:t>제공하였으며</w:t>
      </w:r>
      <w:r w:rsidRPr="00E6350C">
        <w:rPr>
          <w:rFonts w:hint="eastAsia"/>
          <w:szCs w:val="22"/>
        </w:rPr>
        <w:t xml:space="preserve">, </w:t>
      </w:r>
      <w:r w:rsidRPr="00E6350C">
        <w:rPr>
          <w:rFonts w:hint="eastAsia"/>
          <w:szCs w:val="22"/>
        </w:rPr>
        <w:t>매도인</w:t>
      </w:r>
      <w:r w:rsidRPr="00E6350C">
        <w:rPr>
          <w:rFonts w:hint="eastAsia"/>
          <w:szCs w:val="22"/>
        </w:rPr>
        <w:t xml:space="preserve"> </w:t>
      </w:r>
      <w:proofErr w:type="spellStart"/>
      <w:r w:rsidRPr="00E6350C">
        <w:rPr>
          <w:rFonts w:hint="eastAsia"/>
          <w:szCs w:val="22"/>
        </w:rPr>
        <w:t>최양하는</w:t>
      </w:r>
      <w:proofErr w:type="spellEnd"/>
      <w:r w:rsidRPr="00E6350C">
        <w:rPr>
          <w:rFonts w:hint="eastAsia"/>
          <w:szCs w:val="22"/>
        </w:rPr>
        <w:t xml:space="preserve"> </w:t>
      </w:r>
      <w:r w:rsidRPr="00E6350C">
        <w:rPr>
          <w:rFonts w:hint="eastAsia"/>
          <w:szCs w:val="22"/>
        </w:rPr>
        <w:t>개인소유</w:t>
      </w:r>
      <w:r w:rsidRPr="00E6350C">
        <w:rPr>
          <w:rFonts w:hint="eastAsia"/>
          <w:szCs w:val="22"/>
        </w:rPr>
        <w:t xml:space="preserve"> </w:t>
      </w:r>
      <w:r w:rsidRPr="00E6350C">
        <w:rPr>
          <w:rFonts w:hint="eastAsia"/>
          <w:szCs w:val="22"/>
        </w:rPr>
        <w:t>회사인</w:t>
      </w:r>
      <w:r w:rsidRPr="00E6350C">
        <w:rPr>
          <w:rFonts w:hint="eastAsia"/>
          <w:szCs w:val="22"/>
        </w:rPr>
        <w:t xml:space="preserve"> </w:t>
      </w:r>
      <w:r w:rsidRPr="00E6350C">
        <w:rPr>
          <w:rFonts w:hint="eastAsia"/>
          <w:szCs w:val="22"/>
        </w:rPr>
        <w:t>㈜</w:t>
      </w:r>
      <w:proofErr w:type="spellStart"/>
      <w:r w:rsidRPr="00E6350C">
        <w:rPr>
          <w:rFonts w:hint="eastAsia"/>
          <w:szCs w:val="22"/>
        </w:rPr>
        <w:t>에스씨앤네트웍스가</w:t>
      </w:r>
      <w:proofErr w:type="spellEnd"/>
      <w:r w:rsidRPr="00E6350C">
        <w:rPr>
          <w:rFonts w:hint="eastAsia"/>
          <w:szCs w:val="22"/>
        </w:rPr>
        <w:t xml:space="preserve"> </w:t>
      </w:r>
      <w:r w:rsidRPr="00E6350C">
        <w:rPr>
          <w:rFonts w:hint="eastAsia"/>
          <w:szCs w:val="22"/>
        </w:rPr>
        <w:t>부담하는</w:t>
      </w:r>
      <w:r w:rsidRPr="00E6350C">
        <w:rPr>
          <w:rFonts w:hint="eastAsia"/>
          <w:szCs w:val="22"/>
        </w:rPr>
        <w:t xml:space="preserve"> </w:t>
      </w:r>
      <w:r w:rsidRPr="00E6350C">
        <w:rPr>
          <w:rFonts w:hint="eastAsia"/>
          <w:szCs w:val="22"/>
        </w:rPr>
        <w:t>채무에</w:t>
      </w:r>
      <w:r w:rsidRPr="00E6350C">
        <w:rPr>
          <w:rFonts w:hint="eastAsia"/>
          <w:szCs w:val="22"/>
        </w:rPr>
        <w:t xml:space="preserve"> </w:t>
      </w:r>
      <w:r w:rsidRPr="00E6350C">
        <w:rPr>
          <w:rFonts w:hint="eastAsia"/>
          <w:szCs w:val="22"/>
        </w:rPr>
        <w:t>대하여</w:t>
      </w:r>
      <w:r w:rsidRPr="00E6350C">
        <w:rPr>
          <w:rFonts w:hint="eastAsia"/>
          <w:szCs w:val="22"/>
        </w:rPr>
        <w:t xml:space="preserve"> </w:t>
      </w:r>
      <w:r w:rsidRPr="00E6350C">
        <w:rPr>
          <w:rFonts w:hint="eastAsia"/>
          <w:szCs w:val="22"/>
        </w:rPr>
        <w:lastRenderedPageBreak/>
        <w:t>자신이</w:t>
      </w:r>
      <w:r w:rsidRPr="00E6350C">
        <w:rPr>
          <w:rFonts w:hint="eastAsia"/>
          <w:szCs w:val="22"/>
        </w:rPr>
        <w:t xml:space="preserve"> </w:t>
      </w:r>
      <w:r w:rsidRPr="00E6350C">
        <w:rPr>
          <w:rFonts w:hint="eastAsia"/>
          <w:szCs w:val="22"/>
        </w:rPr>
        <w:t>소유하고</w:t>
      </w:r>
      <w:r w:rsidRPr="00E6350C">
        <w:rPr>
          <w:rFonts w:hint="eastAsia"/>
          <w:szCs w:val="22"/>
        </w:rPr>
        <w:t xml:space="preserve"> </w:t>
      </w:r>
      <w:r w:rsidRPr="00E6350C">
        <w:rPr>
          <w:rFonts w:hint="eastAsia"/>
          <w:szCs w:val="22"/>
        </w:rPr>
        <w:t>있는</w:t>
      </w:r>
      <w:r w:rsidRPr="00E6350C">
        <w:rPr>
          <w:rFonts w:hint="eastAsia"/>
          <w:szCs w:val="22"/>
        </w:rPr>
        <w:t xml:space="preserve"> </w:t>
      </w:r>
      <w:r w:rsidRPr="00E6350C">
        <w:rPr>
          <w:rFonts w:hint="eastAsia"/>
          <w:szCs w:val="22"/>
        </w:rPr>
        <w:t>대상회사</w:t>
      </w:r>
      <w:r w:rsidRPr="00E6350C">
        <w:rPr>
          <w:rFonts w:hint="eastAsia"/>
          <w:szCs w:val="22"/>
        </w:rPr>
        <w:t xml:space="preserve"> </w:t>
      </w:r>
      <w:r w:rsidRPr="00E6350C">
        <w:rPr>
          <w:rFonts w:hint="eastAsia"/>
          <w:szCs w:val="22"/>
        </w:rPr>
        <w:t>주식</w:t>
      </w:r>
      <w:r w:rsidRPr="00E6350C">
        <w:rPr>
          <w:rFonts w:hint="eastAsia"/>
          <w:szCs w:val="22"/>
        </w:rPr>
        <w:t xml:space="preserve"> 400,000</w:t>
      </w:r>
      <w:r w:rsidRPr="00E6350C">
        <w:rPr>
          <w:rFonts w:hint="eastAsia"/>
          <w:szCs w:val="22"/>
        </w:rPr>
        <w:t>주를</w:t>
      </w:r>
      <w:r w:rsidRPr="00E6350C">
        <w:rPr>
          <w:rFonts w:hint="eastAsia"/>
          <w:szCs w:val="22"/>
        </w:rPr>
        <w:t xml:space="preserve"> </w:t>
      </w:r>
      <w:r w:rsidRPr="00E6350C">
        <w:rPr>
          <w:rFonts w:hint="eastAsia"/>
          <w:szCs w:val="22"/>
        </w:rPr>
        <w:t>담보로</w:t>
      </w:r>
      <w:r w:rsidRPr="00E6350C">
        <w:rPr>
          <w:rFonts w:hint="eastAsia"/>
          <w:szCs w:val="22"/>
        </w:rPr>
        <w:t xml:space="preserve"> </w:t>
      </w:r>
      <w:r w:rsidRPr="00E6350C">
        <w:rPr>
          <w:rFonts w:hint="eastAsia"/>
          <w:szCs w:val="22"/>
        </w:rPr>
        <w:t>제공함</w:t>
      </w:r>
      <w:r w:rsidRPr="00E6350C">
        <w:rPr>
          <w:rFonts w:hint="eastAsia"/>
          <w:szCs w:val="22"/>
        </w:rPr>
        <w:t xml:space="preserve">. </w:t>
      </w:r>
      <w:r w:rsidRPr="00E6350C">
        <w:rPr>
          <w:rFonts w:hint="eastAsia"/>
          <w:szCs w:val="22"/>
        </w:rPr>
        <w:t>이러한</w:t>
      </w:r>
      <w:r w:rsidRPr="00E6350C">
        <w:rPr>
          <w:rFonts w:hint="eastAsia"/>
          <w:szCs w:val="22"/>
        </w:rPr>
        <w:t xml:space="preserve"> </w:t>
      </w:r>
      <w:r w:rsidRPr="00E6350C">
        <w:rPr>
          <w:rFonts w:hint="eastAsia"/>
          <w:szCs w:val="22"/>
        </w:rPr>
        <w:t>담보제공의</w:t>
      </w:r>
      <w:r w:rsidRPr="00E6350C">
        <w:rPr>
          <w:rFonts w:hint="eastAsia"/>
          <w:szCs w:val="22"/>
        </w:rPr>
        <w:t xml:space="preserve"> </w:t>
      </w:r>
      <w:r w:rsidRPr="00E6350C">
        <w:rPr>
          <w:rFonts w:hint="eastAsia"/>
          <w:szCs w:val="22"/>
        </w:rPr>
        <w:t>구체적인</w:t>
      </w:r>
      <w:r w:rsidRPr="00E6350C">
        <w:rPr>
          <w:rFonts w:hint="eastAsia"/>
          <w:szCs w:val="22"/>
        </w:rPr>
        <w:t xml:space="preserve"> </w:t>
      </w:r>
      <w:r w:rsidRPr="00E6350C">
        <w:rPr>
          <w:rFonts w:hint="eastAsia"/>
          <w:szCs w:val="22"/>
        </w:rPr>
        <w:t>내용은</w:t>
      </w:r>
      <w:r w:rsidRPr="00E6350C">
        <w:rPr>
          <w:rFonts w:hint="eastAsia"/>
          <w:szCs w:val="22"/>
        </w:rPr>
        <w:t xml:space="preserve"> </w:t>
      </w:r>
      <w:r w:rsidRPr="00E6350C">
        <w:rPr>
          <w:rFonts w:hint="eastAsia"/>
          <w:szCs w:val="22"/>
        </w:rPr>
        <w:t>아래와</w:t>
      </w:r>
      <w:r w:rsidRPr="00E6350C">
        <w:rPr>
          <w:rFonts w:hint="eastAsia"/>
          <w:szCs w:val="22"/>
        </w:rPr>
        <w:t xml:space="preserve"> </w:t>
      </w:r>
      <w:r w:rsidRPr="00E6350C">
        <w:rPr>
          <w:rFonts w:hint="eastAsia"/>
          <w:szCs w:val="22"/>
        </w:rPr>
        <w:t>같음</w:t>
      </w:r>
      <w:r w:rsidRPr="00CB2B3F">
        <w:rPr>
          <w:szCs w:val="22"/>
        </w:rPr>
        <w:t>.</w:t>
      </w:r>
    </w:p>
    <w:tbl>
      <w:tblPr>
        <w:tblW w:w="8255" w:type="dxa"/>
        <w:tblInd w:w="1379" w:type="dxa"/>
        <w:tblBorders>
          <w:top w:val="single" w:sz="4" w:space="0" w:color="404040" w:themeColor="text1" w:themeTint="BF"/>
          <w:left w:val="single" w:sz="4" w:space="0" w:color="BFBFBF" w:themeColor="background1" w:themeShade="BF"/>
          <w:bottom w:val="single" w:sz="4" w:space="0" w:color="404040" w:themeColor="text1" w:themeTint="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4A0" w:firstRow="1" w:lastRow="0" w:firstColumn="1" w:lastColumn="0" w:noHBand="0" w:noVBand="1"/>
      </w:tblPr>
      <w:tblGrid>
        <w:gridCol w:w="1026"/>
        <w:gridCol w:w="1418"/>
        <w:gridCol w:w="4399"/>
        <w:gridCol w:w="1412"/>
      </w:tblGrid>
      <w:tr w:rsidR="00026A7E" w:rsidRPr="00382C45" w14:paraId="281AAB7B" w14:textId="77777777" w:rsidTr="0091358C">
        <w:trPr>
          <w:trHeight w:val="340"/>
          <w:tblHeader/>
        </w:trPr>
        <w:tc>
          <w:tcPr>
            <w:tcW w:w="1026" w:type="dxa"/>
            <w:tcBorders>
              <w:top w:val="single" w:sz="12" w:space="0" w:color="404040" w:themeColor="text1" w:themeTint="BF"/>
              <w:left w:val="nil"/>
              <w:bottom w:val="single" w:sz="4" w:space="0" w:color="404040" w:themeColor="text1" w:themeTint="BF"/>
            </w:tcBorders>
            <w:shd w:val="clear" w:color="auto" w:fill="DEEEEE"/>
            <w:vAlign w:val="center"/>
          </w:tcPr>
          <w:p w14:paraId="482632F9" w14:textId="77777777" w:rsidR="00026A7E" w:rsidRPr="00382C45" w:rsidRDefault="00026A7E" w:rsidP="0091358C">
            <w:pPr>
              <w:spacing w:line="280" w:lineRule="atLeast"/>
              <w:jc w:val="center"/>
              <w:rPr>
                <w:b/>
                <w:spacing w:val="3"/>
                <w:sz w:val="20"/>
                <w:szCs w:val="20"/>
              </w:rPr>
            </w:pPr>
            <w:r w:rsidRPr="00382C45">
              <w:rPr>
                <w:b/>
                <w:spacing w:val="3"/>
                <w:sz w:val="20"/>
                <w:szCs w:val="20"/>
              </w:rPr>
              <w:t>매도인</w:t>
            </w:r>
          </w:p>
        </w:tc>
        <w:tc>
          <w:tcPr>
            <w:tcW w:w="1418" w:type="dxa"/>
            <w:tcBorders>
              <w:top w:val="single" w:sz="12" w:space="0" w:color="404040" w:themeColor="text1" w:themeTint="BF"/>
              <w:bottom w:val="single" w:sz="4" w:space="0" w:color="404040" w:themeColor="text1" w:themeTint="BF"/>
            </w:tcBorders>
            <w:shd w:val="clear" w:color="auto" w:fill="DEEEEE"/>
            <w:vAlign w:val="center"/>
          </w:tcPr>
          <w:p w14:paraId="7C7E5245" w14:textId="77777777" w:rsidR="00026A7E" w:rsidRPr="00382C45" w:rsidRDefault="00026A7E" w:rsidP="0091358C">
            <w:pPr>
              <w:spacing w:line="280" w:lineRule="atLeast"/>
              <w:jc w:val="center"/>
              <w:rPr>
                <w:b/>
                <w:spacing w:val="3"/>
                <w:sz w:val="20"/>
                <w:szCs w:val="20"/>
              </w:rPr>
            </w:pPr>
            <w:r w:rsidRPr="00382C45">
              <w:rPr>
                <w:b/>
                <w:spacing w:val="3"/>
                <w:sz w:val="20"/>
                <w:szCs w:val="20"/>
              </w:rPr>
              <w:t>주식수</w:t>
            </w:r>
            <w:r w:rsidRPr="00382C45">
              <w:rPr>
                <w:b/>
                <w:spacing w:val="3"/>
                <w:sz w:val="20"/>
                <w:szCs w:val="20"/>
              </w:rPr>
              <w:t>(</w:t>
            </w:r>
            <w:r w:rsidRPr="00382C45">
              <w:rPr>
                <w:b/>
                <w:spacing w:val="3"/>
                <w:sz w:val="20"/>
                <w:szCs w:val="20"/>
              </w:rPr>
              <w:t>주</w:t>
            </w:r>
            <w:r w:rsidRPr="00382C45">
              <w:rPr>
                <w:b/>
                <w:spacing w:val="3"/>
                <w:sz w:val="20"/>
                <w:szCs w:val="20"/>
              </w:rPr>
              <w:t>)</w:t>
            </w:r>
          </w:p>
        </w:tc>
        <w:tc>
          <w:tcPr>
            <w:tcW w:w="4399" w:type="dxa"/>
            <w:tcBorders>
              <w:top w:val="single" w:sz="12" w:space="0" w:color="404040" w:themeColor="text1" w:themeTint="BF"/>
              <w:bottom w:val="single" w:sz="4" w:space="0" w:color="404040" w:themeColor="text1" w:themeTint="BF"/>
            </w:tcBorders>
            <w:shd w:val="clear" w:color="auto" w:fill="DEEEEE"/>
            <w:vAlign w:val="center"/>
          </w:tcPr>
          <w:p w14:paraId="15271CC7" w14:textId="77777777" w:rsidR="00026A7E" w:rsidRPr="00382C45" w:rsidRDefault="00026A7E" w:rsidP="0091358C">
            <w:pPr>
              <w:spacing w:line="280" w:lineRule="atLeast"/>
              <w:jc w:val="center"/>
              <w:rPr>
                <w:b/>
                <w:spacing w:val="3"/>
                <w:sz w:val="20"/>
                <w:szCs w:val="20"/>
              </w:rPr>
            </w:pPr>
            <w:r w:rsidRPr="00382C45">
              <w:rPr>
                <w:b/>
                <w:spacing w:val="3"/>
                <w:sz w:val="20"/>
                <w:szCs w:val="20"/>
              </w:rPr>
              <w:t>피담보채무의</w:t>
            </w:r>
            <w:r w:rsidRPr="00382C45">
              <w:rPr>
                <w:b/>
                <w:spacing w:val="3"/>
                <w:sz w:val="20"/>
                <w:szCs w:val="20"/>
              </w:rPr>
              <w:t xml:space="preserve"> </w:t>
            </w:r>
            <w:r w:rsidRPr="00382C45">
              <w:rPr>
                <w:b/>
                <w:spacing w:val="3"/>
                <w:sz w:val="20"/>
                <w:szCs w:val="20"/>
              </w:rPr>
              <w:t>내용</w:t>
            </w:r>
          </w:p>
        </w:tc>
        <w:tc>
          <w:tcPr>
            <w:tcW w:w="1412" w:type="dxa"/>
            <w:tcBorders>
              <w:top w:val="single" w:sz="12" w:space="0" w:color="404040" w:themeColor="text1" w:themeTint="BF"/>
              <w:bottom w:val="single" w:sz="4" w:space="0" w:color="404040" w:themeColor="text1" w:themeTint="BF"/>
              <w:right w:val="nil"/>
            </w:tcBorders>
            <w:shd w:val="clear" w:color="auto" w:fill="DEEEEE"/>
            <w:vAlign w:val="center"/>
          </w:tcPr>
          <w:p w14:paraId="1887AD93" w14:textId="77777777" w:rsidR="00026A7E" w:rsidRPr="00382C45" w:rsidRDefault="00026A7E" w:rsidP="0091358C">
            <w:pPr>
              <w:spacing w:line="280" w:lineRule="atLeast"/>
              <w:jc w:val="center"/>
              <w:rPr>
                <w:b/>
                <w:spacing w:val="3"/>
                <w:sz w:val="20"/>
                <w:szCs w:val="20"/>
              </w:rPr>
            </w:pPr>
            <w:r w:rsidRPr="00382C45">
              <w:rPr>
                <w:b/>
                <w:spacing w:val="3"/>
                <w:sz w:val="20"/>
                <w:szCs w:val="20"/>
              </w:rPr>
              <w:t>채무자</w:t>
            </w:r>
          </w:p>
        </w:tc>
      </w:tr>
      <w:tr w:rsidR="00026A7E" w:rsidRPr="00382C45" w14:paraId="5821A4CF" w14:textId="77777777" w:rsidTr="0091358C">
        <w:trPr>
          <w:trHeight w:val="340"/>
        </w:trPr>
        <w:tc>
          <w:tcPr>
            <w:tcW w:w="1026" w:type="dxa"/>
            <w:vMerge w:val="restart"/>
            <w:tcBorders>
              <w:top w:val="single" w:sz="4" w:space="0" w:color="404040" w:themeColor="text1" w:themeTint="BF"/>
              <w:left w:val="nil"/>
            </w:tcBorders>
            <w:shd w:val="clear" w:color="auto" w:fill="F2F2F2" w:themeFill="background1" w:themeFillShade="F2"/>
            <w:vAlign w:val="center"/>
          </w:tcPr>
          <w:p w14:paraId="223167AD" w14:textId="77777777" w:rsidR="00026A7E" w:rsidRPr="00382C45" w:rsidRDefault="00026A7E" w:rsidP="0091358C">
            <w:pPr>
              <w:spacing w:line="280" w:lineRule="atLeast"/>
              <w:jc w:val="left"/>
              <w:rPr>
                <w:spacing w:val="3"/>
                <w:sz w:val="20"/>
                <w:szCs w:val="20"/>
              </w:rPr>
            </w:pPr>
            <w:proofErr w:type="spellStart"/>
            <w:r w:rsidRPr="00382C45">
              <w:rPr>
                <w:spacing w:val="3"/>
                <w:sz w:val="20"/>
                <w:szCs w:val="20"/>
              </w:rPr>
              <w:t>조창걸</w:t>
            </w:r>
            <w:proofErr w:type="spellEnd"/>
          </w:p>
        </w:tc>
        <w:tc>
          <w:tcPr>
            <w:tcW w:w="1418" w:type="dxa"/>
            <w:tcBorders>
              <w:top w:val="single" w:sz="4" w:space="0" w:color="404040" w:themeColor="text1" w:themeTint="BF"/>
            </w:tcBorders>
            <w:shd w:val="clear" w:color="auto" w:fill="auto"/>
            <w:vAlign w:val="center"/>
          </w:tcPr>
          <w:p w14:paraId="5C631117" w14:textId="77777777" w:rsidR="00026A7E" w:rsidRPr="00382C45" w:rsidRDefault="00026A7E" w:rsidP="0091358C">
            <w:pPr>
              <w:spacing w:line="280" w:lineRule="atLeast"/>
              <w:jc w:val="right"/>
              <w:rPr>
                <w:sz w:val="20"/>
                <w:szCs w:val="20"/>
              </w:rPr>
            </w:pPr>
            <w:r w:rsidRPr="00382C45">
              <w:rPr>
                <w:sz w:val="20"/>
                <w:szCs w:val="20"/>
              </w:rPr>
              <w:t>806,966</w:t>
            </w:r>
          </w:p>
        </w:tc>
        <w:tc>
          <w:tcPr>
            <w:tcW w:w="4399" w:type="dxa"/>
            <w:tcBorders>
              <w:top w:val="single" w:sz="4" w:space="0" w:color="404040" w:themeColor="text1" w:themeTint="BF"/>
            </w:tcBorders>
            <w:shd w:val="clear" w:color="auto" w:fill="auto"/>
            <w:vAlign w:val="center"/>
          </w:tcPr>
          <w:p w14:paraId="5F9396DD"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담보권자</w:t>
            </w:r>
            <w:r w:rsidRPr="00382C45">
              <w:rPr>
                <w:sz w:val="20"/>
                <w:szCs w:val="20"/>
              </w:rPr>
              <w:t xml:space="preserve">: </w:t>
            </w:r>
            <w:r w:rsidRPr="00382C45">
              <w:rPr>
                <w:sz w:val="20"/>
                <w:szCs w:val="20"/>
              </w:rPr>
              <w:t>하나은행</w:t>
            </w:r>
            <w:r w:rsidRPr="00382C45">
              <w:rPr>
                <w:sz w:val="20"/>
                <w:szCs w:val="20"/>
              </w:rPr>
              <w:t xml:space="preserve"> </w:t>
            </w:r>
            <w:r w:rsidRPr="00382C45">
              <w:rPr>
                <w:sz w:val="20"/>
                <w:szCs w:val="20"/>
              </w:rPr>
              <w:t>방배동지점</w:t>
            </w:r>
          </w:p>
          <w:p w14:paraId="3C0F91A0"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피담보채무</w:t>
            </w:r>
            <w:r w:rsidRPr="00382C45">
              <w:rPr>
                <w:sz w:val="20"/>
                <w:szCs w:val="20"/>
              </w:rPr>
              <w:t>: 33,453,013,697</w:t>
            </w:r>
            <w:r w:rsidRPr="00382C45">
              <w:rPr>
                <w:sz w:val="20"/>
                <w:szCs w:val="20"/>
              </w:rPr>
              <w:t>원</w:t>
            </w:r>
          </w:p>
          <w:p w14:paraId="3C526BD6"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차입기간</w:t>
            </w:r>
            <w:r w:rsidRPr="00382C45">
              <w:rPr>
                <w:sz w:val="20"/>
                <w:szCs w:val="20"/>
              </w:rPr>
              <w:t>: 1</w:t>
            </w:r>
            <w:r w:rsidRPr="00382C45">
              <w:rPr>
                <w:sz w:val="20"/>
                <w:szCs w:val="20"/>
              </w:rPr>
              <w:t>년</w:t>
            </w:r>
            <w:r w:rsidRPr="00382C45">
              <w:rPr>
                <w:sz w:val="20"/>
                <w:szCs w:val="20"/>
              </w:rPr>
              <w:t>(</w:t>
            </w:r>
            <w:r w:rsidRPr="00382C45">
              <w:rPr>
                <w:sz w:val="20"/>
                <w:szCs w:val="20"/>
              </w:rPr>
              <w:t>차입계약서</w:t>
            </w:r>
            <w:r w:rsidRPr="00382C45">
              <w:rPr>
                <w:sz w:val="20"/>
                <w:szCs w:val="20"/>
              </w:rPr>
              <w:t xml:space="preserve"> </w:t>
            </w:r>
            <w:proofErr w:type="spellStart"/>
            <w:r w:rsidRPr="00382C45">
              <w:rPr>
                <w:sz w:val="20"/>
                <w:szCs w:val="20"/>
              </w:rPr>
              <w:t>미제공</w:t>
            </w:r>
            <w:proofErr w:type="spellEnd"/>
            <w:r w:rsidRPr="00382C45">
              <w:rPr>
                <w:sz w:val="20"/>
                <w:szCs w:val="20"/>
              </w:rPr>
              <w:t>)</w:t>
            </w:r>
          </w:p>
          <w:p w14:paraId="40FFB9DF"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이자율</w:t>
            </w:r>
            <w:r w:rsidRPr="00382C45">
              <w:rPr>
                <w:sz w:val="20"/>
                <w:szCs w:val="20"/>
              </w:rPr>
              <w:t xml:space="preserve">: </w:t>
            </w:r>
            <w:r w:rsidRPr="00382C45">
              <w:rPr>
                <w:sz w:val="20"/>
                <w:szCs w:val="20"/>
              </w:rPr>
              <w:t>연</w:t>
            </w:r>
            <w:r w:rsidRPr="00382C45">
              <w:rPr>
                <w:sz w:val="20"/>
                <w:szCs w:val="20"/>
              </w:rPr>
              <w:t xml:space="preserve"> 1 .5%</w:t>
            </w:r>
          </w:p>
          <w:p w14:paraId="2D8A84A4"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목적</w:t>
            </w:r>
            <w:r w:rsidRPr="00382C45">
              <w:rPr>
                <w:sz w:val="20"/>
                <w:szCs w:val="20"/>
              </w:rPr>
              <w:t xml:space="preserve">: </w:t>
            </w:r>
            <w:r w:rsidRPr="00382C45">
              <w:rPr>
                <w:sz w:val="20"/>
                <w:szCs w:val="20"/>
              </w:rPr>
              <w:t>운영자금</w:t>
            </w:r>
            <w:r w:rsidRPr="00382C45">
              <w:rPr>
                <w:sz w:val="20"/>
                <w:szCs w:val="20"/>
              </w:rPr>
              <w:t xml:space="preserve"> </w:t>
            </w:r>
            <w:r w:rsidRPr="00382C45">
              <w:rPr>
                <w:sz w:val="20"/>
                <w:szCs w:val="20"/>
              </w:rPr>
              <w:t>조달</w:t>
            </w:r>
          </w:p>
          <w:p w14:paraId="360F5F3F"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본건</w:t>
            </w:r>
            <w:r w:rsidRPr="00382C45">
              <w:rPr>
                <w:sz w:val="20"/>
                <w:szCs w:val="20"/>
              </w:rPr>
              <w:t xml:space="preserve"> </w:t>
            </w:r>
            <w:r w:rsidRPr="00382C45">
              <w:rPr>
                <w:sz w:val="20"/>
                <w:szCs w:val="20"/>
              </w:rPr>
              <w:t>거래와</w:t>
            </w:r>
            <w:r w:rsidRPr="00382C45">
              <w:rPr>
                <w:sz w:val="20"/>
                <w:szCs w:val="20"/>
              </w:rPr>
              <w:t xml:space="preserve"> </w:t>
            </w:r>
            <w:r w:rsidRPr="00382C45">
              <w:rPr>
                <w:sz w:val="20"/>
                <w:szCs w:val="20"/>
              </w:rPr>
              <w:t>관련된</w:t>
            </w:r>
            <w:r w:rsidRPr="00382C45">
              <w:rPr>
                <w:sz w:val="20"/>
                <w:szCs w:val="20"/>
              </w:rPr>
              <w:t xml:space="preserve"> </w:t>
            </w: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사유</w:t>
            </w:r>
            <w:r w:rsidRPr="00382C45">
              <w:rPr>
                <w:sz w:val="20"/>
                <w:szCs w:val="20"/>
              </w:rPr>
              <w:t xml:space="preserve"> </w:t>
            </w:r>
            <w:r w:rsidRPr="00382C45">
              <w:rPr>
                <w:sz w:val="20"/>
                <w:szCs w:val="20"/>
              </w:rPr>
              <w:t>없음</w:t>
            </w:r>
          </w:p>
          <w:p w14:paraId="06C5BB4C"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 xml:space="preserve">CoC: </w:t>
            </w:r>
            <w:r w:rsidRPr="00382C45">
              <w:rPr>
                <w:sz w:val="20"/>
                <w:szCs w:val="20"/>
              </w:rPr>
              <w:t>없음</w:t>
            </w:r>
          </w:p>
        </w:tc>
        <w:tc>
          <w:tcPr>
            <w:tcW w:w="1412" w:type="dxa"/>
            <w:tcBorders>
              <w:top w:val="single" w:sz="4" w:space="0" w:color="404040" w:themeColor="text1" w:themeTint="BF"/>
              <w:right w:val="nil"/>
            </w:tcBorders>
            <w:shd w:val="clear" w:color="auto" w:fill="auto"/>
            <w:vAlign w:val="center"/>
          </w:tcPr>
          <w:p w14:paraId="6AAF0A0E" w14:textId="77777777" w:rsidR="00026A7E" w:rsidRPr="00382C45" w:rsidRDefault="00026A7E" w:rsidP="0091358C">
            <w:pPr>
              <w:spacing w:line="280" w:lineRule="atLeast"/>
              <w:rPr>
                <w:spacing w:val="3"/>
                <w:sz w:val="20"/>
                <w:szCs w:val="20"/>
              </w:rPr>
            </w:pPr>
            <w:r w:rsidRPr="00382C45">
              <w:rPr>
                <w:spacing w:val="3"/>
                <w:sz w:val="20"/>
                <w:szCs w:val="20"/>
              </w:rPr>
              <w:t>일본법인</w:t>
            </w:r>
          </w:p>
        </w:tc>
      </w:tr>
      <w:tr w:rsidR="00026A7E" w:rsidRPr="00382C45" w14:paraId="09FB4F3D" w14:textId="77777777" w:rsidTr="0091358C">
        <w:trPr>
          <w:trHeight w:val="340"/>
        </w:trPr>
        <w:tc>
          <w:tcPr>
            <w:tcW w:w="1026" w:type="dxa"/>
            <w:vMerge/>
            <w:tcBorders>
              <w:left w:val="nil"/>
            </w:tcBorders>
            <w:shd w:val="clear" w:color="auto" w:fill="F2F2F2" w:themeFill="background1" w:themeFillShade="F2"/>
            <w:vAlign w:val="center"/>
          </w:tcPr>
          <w:p w14:paraId="1DBC7E5B" w14:textId="77777777" w:rsidR="00026A7E" w:rsidRPr="00382C45" w:rsidRDefault="00026A7E" w:rsidP="0091358C">
            <w:pPr>
              <w:spacing w:line="280" w:lineRule="atLeast"/>
              <w:jc w:val="left"/>
              <w:rPr>
                <w:spacing w:val="3"/>
                <w:sz w:val="20"/>
                <w:szCs w:val="20"/>
              </w:rPr>
            </w:pPr>
          </w:p>
        </w:tc>
        <w:tc>
          <w:tcPr>
            <w:tcW w:w="1418" w:type="dxa"/>
            <w:shd w:val="clear" w:color="auto" w:fill="auto"/>
            <w:vAlign w:val="center"/>
          </w:tcPr>
          <w:p w14:paraId="634824C6" w14:textId="77777777" w:rsidR="00026A7E" w:rsidRPr="00382C45" w:rsidRDefault="00026A7E" w:rsidP="0091358C">
            <w:pPr>
              <w:spacing w:line="280" w:lineRule="atLeast"/>
              <w:jc w:val="right"/>
              <w:rPr>
                <w:sz w:val="20"/>
                <w:szCs w:val="20"/>
              </w:rPr>
            </w:pPr>
            <w:r w:rsidRPr="00382C45">
              <w:rPr>
                <w:sz w:val="20"/>
                <w:szCs w:val="20"/>
              </w:rPr>
              <w:t>265,000</w:t>
            </w:r>
          </w:p>
        </w:tc>
        <w:tc>
          <w:tcPr>
            <w:tcW w:w="4399" w:type="dxa"/>
            <w:shd w:val="clear" w:color="auto" w:fill="auto"/>
            <w:vAlign w:val="center"/>
          </w:tcPr>
          <w:p w14:paraId="61B7B737"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담보권자</w:t>
            </w:r>
            <w:r w:rsidRPr="00382C45">
              <w:rPr>
                <w:sz w:val="20"/>
                <w:szCs w:val="20"/>
              </w:rPr>
              <w:t xml:space="preserve">: </w:t>
            </w:r>
            <w:r w:rsidRPr="00382C45">
              <w:rPr>
                <w:sz w:val="20"/>
                <w:szCs w:val="20"/>
              </w:rPr>
              <w:t>하나은행</w:t>
            </w:r>
            <w:r w:rsidRPr="00382C45">
              <w:rPr>
                <w:sz w:val="20"/>
                <w:szCs w:val="20"/>
              </w:rPr>
              <w:t xml:space="preserve"> </w:t>
            </w:r>
            <w:r w:rsidRPr="00382C45">
              <w:rPr>
                <w:sz w:val="20"/>
                <w:szCs w:val="20"/>
              </w:rPr>
              <w:t>오사카</w:t>
            </w:r>
            <w:r w:rsidRPr="00382C45">
              <w:rPr>
                <w:sz w:val="20"/>
                <w:szCs w:val="20"/>
              </w:rPr>
              <w:t xml:space="preserve"> </w:t>
            </w:r>
            <w:r w:rsidRPr="00382C45">
              <w:rPr>
                <w:sz w:val="20"/>
                <w:szCs w:val="20"/>
              </w:rPr>
              <w:t>지점</w:t>
            </w:r>
          </w:p>
          <w:p w14:paraId="5FFC9969"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피담보채무</w:t>
            </w:r>
            <w:r w:rsidRPr="00382C45">
              <w:rPr>
                <w:sz w:val="20"/>
                <w:szCs w:val="20"/>
              </w:rPr>
              <w:t>: 1,135,000,000</w:t>
            </w:r>
            <w:r w:rsidRPr="00382C45">
              <w:rPr>
                <w:sz w:val="20"/>
                <w:szCs w:val="20"/>
              </w:rPr>
              <w:t>엔</w:t>
            </w:r>
            <w:r w:rsidRPr="00382C45">
              <w:rPr>
                <w:sz w:val="20"/>
                <w:szCs w:val="20"/>
              </w:rPr>
              <w:t xml:space="preserve"> </w:t>
            </w:r>
          </w:p>
          <w:p w14:paraId="78964894"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차입기간</w:t>
            </w:r>
            <w:r w:rsidRPr="00382C45">
              <w:rPr>
                <w:sz w:val="20"/>
                <w:szCs w:val="20"/>
              </w:rPr>
              <w:t>: 1</w:t>
            </w:r>
            <w:r w:rsidRPr="00382C45">
              <w:rPr>
                <w:sz w:val="20"/>
                <w:szCs w:val="20"/>
              </w:rPr>
              <w:t>년</w:t>
            </w:r>
            <w:r w:rsidRPr="00382C45">
              <w:rPr>
                <w:sz w:val="20"/>
                <w:szCs w:val="20"/>
              </w:rPr>
              <w:t xml:space="preserve"> (2021. 3. 24.</w:t>
            </w:r>
            <w:r>
              <w:rPr>
                <w:sz w:val="20"/>
                <w:szCs w:val="20"/>
              </w:rPr>
              <w:t xml:space="preserve"> </w:t>
            </w:r>
            <w:r w:rsidRPr="00382C45">
              <w:rPr>
                <w:sz w:val="20"/>
                <w:szCs w:val="20"/>
              </w:rPr>
              <w:t>~</w:t>
            </w:r>
            <w:r>
              <w:rPr>
                <w:sz w:val="20"/>
                <w:szCs w:val="20"/>
              </w:rPr>
              <w:t xml:space="preserve"> </w:t>
            </w:r>
            <w:r w:rsidRPr="00382C45">
              <w:rPr>
                <w:sz w:val="20"/>
                <w:szCs w:val="20"/>
              </w:rPr>
              <w:t>2022. 3. 25.)</w:t>
            </w:r>
          </w:p>
          <w:p w14:paraId="386B4423"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이자율</w:t>
            </w:r>
            <w:r w:rsidRPr="00382C45">
              <w:rPr>
                <w:sz w:val="20"/>
                <w:szCs w:val="20"/>
              </w:rPr>
              <w:t xml:space="preserve">: </w:t>
            </w:r>
            <w:r w:rsidRPr="00382C45">
              <w:rPr>
                <w:sz w:val="20"/>
                <w:szCs w:val="20"/>
              </w:rPr>
              <w:t>연</w:t>
            </w:r>
            <w:r w:rsidRPr="00382C45">
              <w:rPr>
                <w:sz w:val="20"/>
                <w:szCs w:val="20"/>
              </w:rPr>
              <w:t xml:space="preserve"> 1.5%</w:t>
            </w:r>
          </w:p>
          <w:p w14:paraId="0621BBA0"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목적</w:t>
            </w:r>
            <w:r w:rsidRPr="00382C45">
              <w:rPr>
                <w:sz w:val="20"/>
                <w:szCs w:val="20"/>
              </w:rPr>
              <w:t xml:space="preserve">: </w:t>
            </w:r>
            <w:r w:rsidRPr="00382C45">
              <w:rPr>
                <w:sz w:val="20"/>
                <w:szCs w:val="20"/>
              </w:rPr>
              <w:t>운영자금</w:t>
            </w:r>
            <w:r w:rsidRPr="00382C45">
              <w:rPr>
                <w:sz w:val="20"/>
                <w:szCs w:val="20"/>
              </w:rPr>
              <w:t xml:space="preserve"> </w:t>
            </w:r>
            <w:r w:rsidRPr="00382C45">
              <w:rPr>
                <w:sz w:val="20"/>
                <w:szCs w:val="20"/>
              </w:rPr>
              <w:t>조달</w:t>
            </w:r>
          </w:p>
          <w:p w14:paraId="5727927C"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본건</w:t>
            </w:r>
            <w:r w:rsidRPr="00382C45">
              <w:rPr>
                <w:sz w:val="20"/>
                <w:szCs w:val="20"/>
              </w:rPr>
              <w:t xml:space="preserve"> </w:t>
            </w:r>
            <w:r w:rsidRPr="00382C45">
              <w:rPr>
                <w:sz w:val="20"/>
                <w:szCs w:val="20"/>
              </w:rPr>
              <w:t>거래와</w:t>
            </w:r>
            <w:r w:rsidRPr="00382C45">
              <w:rPr>
                <w:sz w:val="20"/>
                <w:szCs w:val="20"/>
              </w:rPr>
              <w:t xml:space="preserve"> </w:t>
            </w:r>
            <w:r w:rsidRPr="00382C45">
              <w:rPr>
                <w:sz w:val="20"/>
                <w:szCs w:val="20"/>
              </w:rPr>
              <w:t>관련된</w:t>
            </w:r>
            <w:r w:rsidRPr="00382C45">
              <w:rPr>
                <w:sz w:val="20"/>
                <w:szCs w:val="20"/>
              </w:rPr>
              <w:t xml:space="preserve"> </w:t>
            </w: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사유</w:t>
            </w:r>
            <w:r w:rsidRPr="00382C45">
              <w:rPr>
                <w:sz w:val="20"/>
                <w:szCs w:val="20"/>
              </w:rPr>
              <w:t xml:space="preserve"> </w:t>
            </w:r>
            <w:r w:rsidRPr="00382C45">
              <w:rPr>
                <w:sz w:val="20"/>
                <w:szCs w:val="20"/>
              </w:rPr>
              <w:t>없음</w:t>
            </w:r>
          </w:p>
          <w:p w14:paraId="242B8314"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 xml:space="preserve">CoC: </w:t>
            </w:r>
            <w:r w:rsidRPr="00382C45">
              <w:rPr>
                <w:sz w:val="20"/>
                <w:szCs w:val="20"/>
              </w:rPr>
              <w:t>없음</w:t>
            </w:r>
          </w:p>
        </w:tc>
        <w:tc>
          <w:tcPr>
            <w:tcW w:w="1412" w:type="dxa"/>
            <w:tcBorders>
              <w:right w:val="nil"/>
            </w:tcBorders>
            <w:shd w:val="clear" w:color="auto" w:fill="auto"/>
            <w:vAlign w:val="center"/>
          </w:tcPr>
          <w:p w14:paraId="34505C8D" w14:textId="77777777" w:rsidR="00026A7E" w:rsidRPr="00382C45" w:rsidRDefault="00026A7E" w:rsidP="0091358C">
            <w:pPr>
              <w:spacing w:line="280" w:lineRule="atLeast"/>
              <w:rPr>
                <w:spacing w:val="3"/>
                <w:sz w:val="20"/>
                <w:szCs w:val="20"/>
              </w:rPr>
            </w:pPr>
            <w:r w:rsidRPr="00382C45">
              <w:rPr>
                <w:spacing w:val="3"/>
                <w:sz w:val="20"/>
                <w:szCs w:val="20"/>
              </w:rPr>
              <w:t>일본법인</w:t>
            </w:r>
            <w:r>
              <w:rPr>
                <w:rFonts w:hint="eastAsia"/>
                <w:spacing w:val="3"/>
                <w:sz w:val="20"/>
                <w:szCs w:val="20"/>
              </w:rPr>
              <w:t xml:space="preserve"> [</w:t>
            </w:r>
            <w:r w:rsidRPr="00E82B79">
              <w:rPr>
                <w:rFonts w:hint="eastAsia"/>
                <w:spacing w:val="3"/>
                <w:sz w:val="20"/>
                <w:szCs w:val="20"/>
                <w:highlight w:val="yellow"/>
              </w:rPr>
              <w:t>같은</w:t>
            </w:r>
            <w:r w:rsidRPr="00E82B79">
              <w:rPr>
                <w:rFonts w:hint="eastAsia"/>
                <w:spacing w:val="3"/>
                <w:sz w:val="20"/>
                <w:szCs w:val="20"/>
                <w:highlight w:val="yellow"/>
              </w:rPr>
              <w:t xml:space="preserve"> </w:t>
            </w:r>
            <w:r w:rsidRPr="00E82B79">
              <w:rPr>
                <w:rFonts w:hint="eastAsia"/>
                <w:spacing w:val="3"/>
                <w:sz w:val="20"/>
                <w:szCs w:val="20"/>
                <w:highlight w:val="yellow"/>
              </w:rPr>
              <w:t>주식이</w:t>
            </w:r>
            <w:r w:rsidRPr="00E82B79">
              <w:rPr>
                <w:rFonts w:hint="eastAsia"/>
                <w:spacing w:val="3"/>
                <w:sz w:val="20"/>
                <w:szCs w:val="20"/>
                <w:highlight w:val="yellow"/>
              </w:rPr>
              <w:t xml:space="preserve"> </w:t>
            </w:r>
            <w:r w:rsidRPr="00E82B79">
              <w:rPr>
                <w:rFonts w:hint="eastAsia"/>
                <w:spacing w:val="3"/>
                <w:sz w:val="20"/>
                <w:szCs w:val="20"/>
                <w:highlight w:val="yellow"/>
              </w:rPr>
              <w:t>두</w:t>
            </w:r>
            <w:r w:rsidRPr="00E82B79">
              <w:rPr>
                <w:rFonts w:hint="eastAsia"/>
                <w:spacing w:val="3"/>
                <w:sz w:val="20"/>
                <w:szCs w:val="20"/>
                <w:highlight w:val="yellow"/>
              </w:rPr>
              <w:t xml:space="preserve"> </w:t>
            </w:r>
            <w:r w:rsidRPr="00E82B79">
              <w:rPr>
                <w:rFonts w:hint="eastAsia"/>
                <w:spacing w:val="3"/>
                <w:sz w:val="20"/>
                <w:szCs w:val="20"/>
                <w:highlight w:val="yellow"/>
              </w:rPr>
              <w:t>번</w:t>
            </w:r>
            <w:r w:rsidRPr="00E82B79">
              <w:rPr>
                <w:rFonts w:hint="eastAsia"/>
                <w:spacing w:val="3"/>
                <w:sz w:val="20"/>
                <w:szCs w:val="20"/>
                <w:highlight w:val="yellow"/>
              </w:rPr>
              <w:t xml:space="preserve"> </w:t>
            </w:r>
            <w:r w:rsidRPr="00E82B79">
              <w:rPr>
                <w:rFonts w:hint="eastAsia"/>
                <w:spacing w:val="3"/>
                <w:sz w:val="20"/>
                <w:szCs w:val="20"/>
                <w:highlight w:val="yellow"/>
              </w:rPr>
              <w:t>담보로</w:t>
            </w:r>
            <w:r w:rsidRPr="00E82B79">
              <w:rPr>
                <w:rFonts w:hint="eastAsia"/>
                <w:spacing w:val="3"/>
                <w:sz w:val="20"/>
                <w:szCs w:val="20"/>
                <w:highlight w:val="yellow"/>
              </w:rPr>
              <w:t xml:space="preserve"> </w:t>
            </w:r>
            <w:r w:rsidRPr="00E82B79">
              <w:rPr>
                <w:rFonts w:hint="eastAsia"/>
                <w:spacing w:val="3"/>
                <w:sz w:val="20"/>
                <w:szCs w:val="20"/>
                <w:highlight w:val="yellow"/>
              </w:rPr>
              <w:t>제공되었나요</w:t>
            </w:r>
            <w:r w:rsidRPr="00E82B79">
              <w:rPr>
                <w:rFonts w:hint="eastAsia"/>
                <w:spacing w:val="3"/>
                <w:sz w:val="20"/>
                <w:szCs w:val="20"/>
                <w:highlight w:val="yellow"/>
              </w:rPr>
              <w:t>?</w:t>
            </w:r>
            <w:r w:rsidRPr="00E82B79">
              <w:rPr>
                <w:spacing w:val="3"/>
                <w:sz w:val="20"/>
                <w:szCs w:val="20"/>
                <w:highlight w:val="yellow"/>
              </w:rPr>
              <w:t xml:space="preserve"> </w:t>
            </w:r>
            <w:r w:rsidRPr="00E82B79">
              <w:rPr>
                <w:rFonts w:hint="eastAsia"/>
                <w:spacing w:val="3"/>
                <w:sz w:val="20"/>
                <w:szCs w:val="20"/>
                <w:highlight w:val="yellow"/>
              </w:rPr>
              <w:t>좀</w:t>
            </w:r>
            <w:r w:rsidRPr="00E82B79">
              <w:rPr>
                <w:rFonts w:hint="eastAsia"/>
                <w:spacing w:val="3"/>
                <w:sz w:val="20"/>
                <w:szCs w:val="20"/>
                <w:highlight w:val="yellow"/>
              </w:rPr>
              <w:t xml:space="preserve"> </w:t>
            </w:r>
            <w:proofErr w:type="gramStart"/>
            <w:r w:rsidRPr="00E82B79">
              <w:rPr>
                <w:rFonts w:hint="eastAsia"/>
                <w:spacing w:val="3"/>
                <w:sz w:val="20"/>
                <w:szCs w:val="20"/>
                <w:highlight w:val="yellow"/>
              </w:rPr>
              <w:t>이상하네</w:t>
            </w:r>
            <w:r w:rsidRPr="00E82B79">
              <w:rPr>
                <w:rFonts w:hint="eastAsia"/>
                <w:spacing w:val="3"/>
                <w:sz w:val="20"/>
                <w:szCs w:val="20"/>
                <w:highlight w:val="yellow"/>
              </w:rPr>
              <w:t>.</w:t>
            </w:r>
            <w:r w:rsidRPr="00E82B79">
              <w:rPr>
                <w:spacing w:val="3"/>
                <w:sz w:val="20"/>
                <w:szCs w:val="20"/>
                <w:highlight w:val="yellow"/>
              </w:rPr>
              <w:t>.</w:t>
            </w:r>
            <w:proofErr w:type="gramEnd"/>
            <w:r>
              <w:rPr>
                <w:spacing w:val="3"/>
                <w:sz w:val="20"/>
                <w:szCs w:val="20"/>
                <w:highlight w:val="yellow"/>
              </w:rPr>
              <w:t xml:space="preserve"> 5% </w:t>
            </w:r>
            <w:r>
              <w:rPr>
                <w:rFonts w:hint="eastAsia"/>
                <w:spacing w:val="3"/>
                <w:sz w:val="20"/>
                <w:szCs w:val="20"/>
                <w:highlight w:val="yellow"/>
              </w:rPr>
              <w:t>보고서상</w:t>
            </w:r>
            <w:r>
              <w:rPr>
                <w:rFonts w:hint="eastAsia"/>
                <w:spacing w:val="3"/>
                <w:sz w:val="20"/>
                <w:szCs w:val="20"/>
                <w:highlight w:val="yellow"/>
              </w:rPr>
              <w:t xml:space="preserve"> </w:t>
            </w:r>
            <w:r>
              <w:rPr>
                <w:rFonts w:hint="eastAsia"/>
                <w:spacing w:val="3"/>
                <w:sz w:val="20"/>
                <w:szCs w:val="20"/>
                <w:highlight w:val="yellow"/>
              </w:rPr>
              <w:t>담보내역과도</w:t>
            </w:r>
            <w:r>
              <w:rPr>
                <w:rFonts w:hint="eastAsia"/>
                <w:spacing w:val="3"/>
                <w:sz w:val="20"/>
                <w:szCs w:val="20"/>
                <w:highlight w:val="yellow"/>
              </w:rPr>
              <w:t xml:space="preserve"> </w:t>
            </w:r>
            <w:r>
              <w:rPr>
                <w:rFonts w:hint="eastAsia"/>
                <w:spacing w:val="3"/>
                <w:sz w:val="20"/>
                <w:szCs w:val="20"/>
                <w:highlight w:val="yellow"/>
              </w:rPr>
              <w:t>맞춰</w:t>
            </w:r>
            <w:r>
              <w:rPr>
                <w:rFonts w:hint="eastAsia"/>
                <w:spacing w:val="3"/>
                <w:sz w:val="20"/>
                <w:szCs w:val="20"/>
                <w:highlight w:val="yellow"/>
              </w:rPr>
              <w:t xml:space="preserve"> </w:t>
            </w:r>
            <w:r>
              <w:rPr>
                <w:rFonts w:hint="eastAsia"/>
                <w:spacing w:val="3"/>
                <w:sz w:val="20"/>
                <w:szCs w:val="20"/>
                <w:highlight w:val="yellow"/>
              </w:rPr>
              <w:t>보세요</w:t>
            </w:r>
            <w:r>
              <w:rPr>
                <w:rFonts w:hint="eastAsia"/>
                <w:spacing w:val="3"/>
                <w:sz w:val="20"/>
                <w:szCs w:val="20"/>
                <w:highlight w:val="yellow"/>
              </w:rPr>
              <w:t>.</w:t>
            </w:r>
            <w:r w:rsidRPr="00E82B79">
              <w:rPr>
                <w:spacing w:val="3"/>
                <w:sz w:val="20"/>
                <w:szCs w:val="20"/>
                <w:highlight w:val="yellow"/>
              </w:rPr>
              <w:t>]</w:t>
            </w:r>
            <w:r>
              <w:rPr>
                <w:spacing w:val="3"/>
                <w:sz w:val="20"/>
                <w:szCs w:val="20"/>
              </w:rPr>
              <w:br/>
              <w:t>[</w:t>
            </w:r>
            <w:r w:rsidRPr="00056B6C">
              <w:rPr>
                <w:spacing w:val="3"/>
                <w:sz w:val="20"/>
                <w:szCs w:val="20"/>
                <w:highlight w:val="cyan"/>
              </w:rPr>
              <w:t xml:space="preserve">JK: </w:t>
            </w:r>
            <w:r w:rsidRPr="00056B6C">
              <w:rPr>
                <w:rFonts w:hint="eastAsia"/>
                <w:spacing w:val="3"/>
                <w:sz w:val="20"/>
                <w:szCs w:val="20"/>
                <w:highlight w:val="cyan"/>
              </w:rPr>
              <w:t>변호사님</w:t>
            </w:r>
            <w:r w:rsidRPr="00056B6C">
              <w:rPr>
                <w:rFonts w:hint="eastAsia"/>
                <w:spacing w:val="3"/>
                <w:sz w:val="20"/>
                <w:szCs w:val="20"/>
                <w:highlight w:val="cyan"/>
              </w:rPr>
              <w:t>,</w:t>
            </w:r>
            <w:r w:rsidRPr="00056B6C">
              <w:rPr>
                <w:spacing w:val="3"/>
                <w:sz w:val="20"/>
                <w:szCs w:val="20"/>
                <w:highlight w:val="cyan"/>
              </w:rPr>
              <w:t xml:space="preserve"> </w:t>
            </w:r>
            <w:ins w:id="59" w:author="junkyo.shim" w:date="2021-08-29T20:47:00Z">
              <w:r>
                <w:rPr>
                  <w:rFonts w:hint="eastAsia"/>
                  <w:spacing w:val="3"/>
                  <w:sz w:val="20"/>
                  <w:szCs w:val="20"/>
                  <w:highlight w:val="cyan"/>
                </w:rPr>
                <w:t>일본어</w:t>
              </w:r>
              <w:r>
                <w:rPr>
                  <w:rFonts w:hint="eastAsia"/>
                  <w:spacing w:val="3"/>
                  <w:sz w:val="20"/>
                  <w:szCs w:val="20"/>
                  <w:highlight w:val="cyan"/>
                </w:rPr>
                <w:t xml:space="preserve"> </w:t>
              </w:r>
              <w:r>
                <w:rPr>
                  <w:rFonts w:hint="eastAsia"/>
                  <w:spacing w:val="3"/>
                  <w:sz w:val="20"/>
                  <w:szCs w:val="20"/>
                  <w:highlight w:val="cyan"/>
                </w:rPr>
                <w:t>계약서여서</w:t>
              </w:r>
              <w:r>
                <w:rPr>
                  <w:rFonts w:hint="eastAsia"/>
                  <w:spacing w:val="3"/>
                  <w:sz w:val="20"/>
                  <w:szCs w:val="20"/>
                  <w:highlight w:val="cyan"/>
                </w:rPr>
                <w:t xml:space="preserve"> </w:t>
              </w:r>
              <w:r>
                <w:rPr>
                  <w:rFonts w:hint="eastAsia"/>
                  <w:spacing w:val="3"/>
                  <w:sz w:val="20"/>
                  <w:szCs w:val="20"/>
                  <w:highlight w:val="cyan"/>
                </w:rPr>
                <w:t>일본팀에서</w:t>
              </w:r>
              <w:r>
                <w:rPr>
                  <w:rFonts w:hint="eastAsia"/>
                  <w:spacing w:val="3"/>
                  <w:sz w:val="20"/>
                  <w:szCs w:val="20"/>
                  <w:highlight w:val="cyan"/>
                </w:rPr>
                <w:t xml:space="preserve"> </w:t>
              </w:r>
              <w:proofErr w:type="gramStart"/>
              <w:r>
                <w:rPr>
                  <w:rFonts w:hint="eastAsia"/>
                  <w:spacing w:val="3"/>
                  <w:sz w:val="20"/>
                  <w:szCs w:val="20"/>
                  <w:highlight w:val="cyan"/>
                </w:rPr>
                <w:t>검토</w:t>
              </w:r>
              <w:r>
                <w:rPr>
                  <w:rFonts w:hint="eastAsia"/>
                  <w:spacing w:val="3"/>
                  <w:sz w:val="20"/>
                  <w:szCs w:val="20"/>
                  <w:highlight w:val="cyan"/>
                </w:rPr>
                <w:t xml:space="preserve"> </w:t>
              </w:r>
              <w:r>
                <w:rPr>
                  <w:rFonts w:hint="eastAsia"/>
                  <w:spacing w:val="3"/>
                  <w:sz w:val="20"/>
                  <w:szCs w:val="20"/>
                  <w:highlight w:val="cyan"/>
                </w:rPr>
                <w:t>해</w:t>
              </w:r>
              <w:proofErr w:type="gramEnd"/>
              <w:r>
                <w:rPr>
                  <w:rFonts w:hint="eastAsia"/>
                  <w:spacing w:val="3"/>
                  <w:sz w:val="20"/>
                  <w:szCs w:val="20"/>
                  <w:highlight w:val="cyan"/>
                </w:rPr>
                <w:t xml:space="preserve"> </w:t>
              </w:r>
              <w:proofErr w:type="spellStart"/>
              <w:r>
                <w:rPr>
                  <w:rFonts w:hint="eastAsia"/>
                  <w:spacing w:val="3"/>
                  <w:sz w:val="20"/>
                  <w:szCs w:val="20"/>
                  <w:highlight w:val="cyan"/>
                </w:rPr>
                <w:t>주셔서확인하였고</w:t>
              </w:r>
              <w:proofErr w:type="spellEnd"/>
              <w:r>
                <w:rPr>
                  <w:rFonts w:hint="eastAsia"/>
                  <w:spacing w:val="3"/>
                  <w:sz w:val="20"/>
                  <w:szCs w:val="20"/>
                  <w:highlight w:val="cyan"/>
                </w:rPr>
                <w:t>,</w:t>
              </w:r>
              <w:r>
                <w:rPr>
                  <w:spacing w:val="3"/>
                  <w:sz w:val="20"/>
                  <w:szCs w:val="20"/>
                  <w:highlight w:val="cyan"/>
                </w:rPr>
                <w:t xml:space="preserve"> </w:t>
              </w:r>
            </w:ins>
            <w:proofErr w:type="spellStart"/>
            <w:r w:rsidRPr="00056B6C">
              <w:rPr>
                <w:rFonts w:hint="eastAsia"/>
                <w:spacing w:val="3"/>
                <w:sz w:val="20"/>
                <w:szCs w:val="20"/>
                <w:highlight w:val="cyan"/>
              </w:rPr>
              <w:t>공동질권</w:t>
            </w:r>
            <w:proofErr w:type="spellEnd"/>
            <w:r w:rsidRPr="00056B6C">
              <w:rPr>
                <w:rFonts w:hint="eastAsia"/>
                <w:spacing w:val="3"/>
                <w:sz w:val="20"/>
                <w:szCs w:val="20"/>
                <w:highlight w:val="cyan"/>
              </w:rPr>
              <w:t xml:space="preserve"> </w:t>
            </w:r>
            <w:r w:rsidRPr="00056B6C">
              <w:rPr>
                <w:rFonts w:hint="eastAsia"/>
                <w:spacing w:val="3"/>
                <w:sz w:val="20"/>
                <w:szCs w:val="20"/>
                <w:highlight w:val="cyan"/>
              </w:rPr>
              <w:t>설정되어</w:t>
            </w:r>
            <w:r w:rsidRPr="00056B6C">
              <w:rPr>
                <w:rFonts w:hint="eastAsia"/>
                <w:spacing w:val="3"/>
                <w:sz w:val="20"/>
                <w:szCs w:val="20"/>
                <w:highlight w:val="cyan"/>
              </w:rPr>
              <w:t xml:space="preserve"> </w:t>
            </w:r>
            <w:r w:rsidRPr="00056B6C">
              <w:rPr>
                <w:rFonts w:hint="eastAsia"/>
                <w:spacing w:val="3"/>
                <w:sz w:val="20"/>
                <w:szCs w:val="20"/>
                <w:highlight w:val="cyan"/>
              </w:rPr>
              <w:t>있는</w:t>
            </w:r>
            <w:r w:rsidRPr="00056B6C">
              <w:rPr>
                <w:rFonts w:hint="eastAsia"/>
                <w:spacing w:val="3"/>
                <w:sz w:val="20"/>
                <w:szCs w:val="20"/>
                <w:highlight w:val="cyan"/>
              </w:rPr>
              <w:t xml:space="preserve"> </w:t>
            </w:r>
            <w:r w:rsidRPr="00056B6C">
              <w:rPr>
                <w:rFonts w:hint="eastAsia"/>
                <w:spacing w:val="3"/>
                <w:sz w:val="20"/>
                <w:szCs w:val="20"/>
                <w:highlight w:val="cyan"/>
              </w:rPr>
              <w:t>것으로</w:t>
            </w:r>
            <w:r w:rsidRPr="00056B6C">
              <w:rPr>
                <w:rFonts w:hint="eastAsia"/>
                <w:spacing w:val="3"/>
                <w:sz w:val="20"/>
                <w:szCs w:val="20"/>
                <w:highlight w:val="cyan"/>
              </w:rPr>
              <w:t xml:space="preserve"> </w:t>
            </w:r>
            <w:r w:rsidRPr="00056B6C">
              <w:rPr>
                <w:rFonts w:hint="eastAsia"/>
                <w:spacing w:val="3"/>
                <w:sz w:val="20"/>
                <w:szCs w:val="20"/>
                <w:highlight w:val="cyan"/>
              </w:rPr>
              <w:t>공시자료로</w:t>
            </w:r>
            <w:r w:rsidRPr="00056B6C">
              <w:rPr>
                <w:rFonts w:hint="eastAsia"/>
                <w:spacing w:val="3"/>
                <w:sz w:val="20"/>
                <w:szCs w:val="20"/>
                <w:highlight w:val="cyan"/>
              </w:rPr>
              <w:t xml:space="preserve"> </w:t>
            </w:r>
            <w:r w:rsidRPr="00056B6C">
              <w:rPr>
                <w:rFonts w:hint="eastAsia"/>
                <w:spacing w:val="3"/>
                <w:sz w:val="20"/>
                <w:szCs w:val="20"/>
                <w:highlight w:val="cyan"/>
              </w:rPr>
              <w:t>확인하였습니다</w:t>
            </w:r>
            <w:r w:rsidRPr="00056B6C">
              <w:rPr>
                <w:rFonts w:hint="eastAsia"/>
                <w:spacing w:val="3"/>
                <w:sz w:val="20"/>
                <w:szCs w:val="20"/>
                <w:highlight w:val="cyan"/>
              </w:rPr>
              <w:t>.</w:t>
            </w:r>
            <w:r w:rsidRPr="00056B6C">
              <w:rPr>
                <w:spacing w:val="3"/>
                <w:sz w:val="20"/>
                <w:szCs w:val="20"/>
                <w:highlight w:val="cyan"/>
              </w:rPr>
              <w:t>]</w:t>
            </w:r>
          </w:p>
        </w:tc>
      </w:tr>
      <w:tr w:rsidR="00026A7E" w:rsidRPr="00382C45" w14:paraId="612D092A" w14:textId="77777777" w:rsidTr="0091358C">
        <w:trPr>
          <w:trHeight w:val="340"/>
        </w:trPr>
        <w:tc>
          <w:tcPr>
            <w:tcW w:w="1026" w:type="dxa"/>
            <w:vMerge/>
            <w:tcBorders>
              <w:left w:val="nil"/>
            </w:tcBorders>
            <w:shd w:val="clear" w:color="auto" w:fill="F2F2F2" w:themeFill="background1" w:themeFillShade="F2"/>
            <w:vAlign w:val="center"/>
          </w:tcPr>
          <w:p w14:paraId="091B8B9D" w14:textId="77777777" w:rsidR="00026A7E" w:rsidRPr="00382C45" w:rsidRDefault="00026A7E" w:rsidP="0091358C">
            <w:pPr>
              <w:spacing w:line="280" w:lineRule="atLeast"/>
              <w:jc w:val="left"/>
              <w:rPr>
                <w:spacing w:val="3"/>
                <w:sz w:val="20"/>
                <w:szCs w:val="20"/>
              </w:rPr>
            </w:pPr>
          </w:p>
        </w:tc>
        <w:tc>
          <w:tcPr>
            <w:tcW w:w="1418" w:type="dxa"/>
            <w:shd w:val="clear" w:color="auto" w:fill="auto"/>
            <w:vAlign w:val="center"/>
          </w:tcPr>
          <w:p w14:paraId="00C7BF36" w14:textId="77777777" w:rsidR="00026A7E" w:rsidRPr="00382C45" w:rsidRDefault="00026A7E" w:rsidP="0091358C">
            <w:pPr>
              <w:spacing w:line="280" w:lineRule="atLeast"/>
              <w:jc w:val="right"/>
              <w:rPr>
                <w:sz w:val="20"/>
                <w:szCs w:val="20"/>
              </w:rPr>
            </w:pPr>
            <w:r w:rsidRPr="00382C45">
              <w:rPr>
                <w:sz w:val="20"/>
                <w:szCs w:val="20"/>
              </w:rPr>
              <w:t>265,000</w:t>
            </w:r>
          </w:p>
        </w:tc>
        <w:tc>
          <w:tcPr>
            <w:tcW w:w="4399" w:type="dxa"/>
            <w:shd w:val="clear" w:color="auto" w:fill="auto"/>
            <w:vAlign w:val="center"/>
          </w:tcPr>
          <w:p w14:paraId="09FF1E70"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담보권자</w:t>
            </w:r>
            <w:r w:rsidRPr="00382C45">
              <w:rPr>
                <w:sz w:val="20"/>
                <w:szCs w:val="20"/>
              </w:rPr>
              <w:t xml:space="preserve">: </w:t>
            </w:r>
            <w:r w:rsidRPr="00382C45">
              <w:rPr>
                <w:sz w:val="20"/>
                <w:szCs w:val="20"/>
              </w:rPr>
              <w:t>하나은행</w:t>
            </w:r>
            <w:r w:rsidRPr="00382C45">
              <w:rPr>
                <w:sz w:val="20"/>
                <w:szCs w:val="20"/>
              </w:rPr>
              <w:t xml:space="preserve"> </w:t>
            </w:r>
            <w:r w:rsidRPr="00382C45">
              <w:rPr>
                <w:sz w:val="20"/>
                <w:szCs w:val="20"/>
              </w:rPr>
              <w:t>오사카</w:t>
            </w:r>
            <w:r w:rsidRPr="00382C45">
              <w:rPr>
                <w:sz w:val="20"/>
                <w:szCs w:val="20"/>
              </w:rPr>
              <w:t xml:space="preserve"> </w:t>
            </w:r>
            <w:r w:rsidRPr="00382C45">
              <w:rPr>
                <w:sz w:val="20"/>
                <w:szCs w:val="20"/>
              </w:rPr>
              <w:t>지점</w:t>
            </w:r>
          </w:p>
          <w:p w14:paraId="1B3F5B6C"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피담보채무</w:t>
            </w:r>
            <w:r w:rsidRPr="00382C45">
              <w:rPr>
                <w:sz w:val="20"/>
                <w:szCs w:val="20"/>
              </w:rPr>
              <w:t>: 100,000,000</w:t>
            </w:r>
            <w:r w:rsidRPr="00382C45">
              <w:rPr>
                <w:sz w:val="20"/>
                <w:szCs w:val="20"/>
              </w:rPr>
              <w:t>엔</w:t>
            </w:r>
          </w:p>
          <w:p w14:paraId="68A30E11"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차입기간</w:t>
            </w:r>
            <w:r w:rsidRPr="00382C45">
              <w:rPr>
                <w:sz w:val="20"/>
                <w:szCs w:val="20"/>
              </w:rPr>
              <w:t>: 1</w:t>
            </w:r>
            <w:r w:rsidRPr="00382C45">
              <w:rPr>
                <w:sz w:val="20"/>
                <w:szCs w:val="20"/>
              </w:rPr>
              <w:t>년</w:t>
            </w:r>
            <w:r w:rsidRPr="00382C45">
              <w:rPr>
                <w:sz w:val="20"/>
                <w:szCs w:val="20"/>
              </w:rPr>
              <w:t xml:space="preserve"> (2021. 3. 24.</w:t>
            </w:r>
            <w:r>
              <w:rPr>
                <w:sz w:val="20"/>
                <w:szCs w:val="20"/>
              </w:rPr>
              <w:t xml:space="preserve"> </w:t>
            </w:r>
            <w:r w:rsidRPr="00382C45">
              <w:rPr>
                <w:sz w:val="20"/>
                <w:szCs w:val="20"/>
              </w:rPr>
              <w:t>~</w:t>
            </w:r>
            <w:r>
              <w:rPr>
                <w:sz w:val="20"/>
                <w:szCs w:val="20"/>
              </w:rPr>
              <w:t xml:space="preserve"> </w:t>
            </w:r>
            <w:r w:rsidRPr="00382C45">
              <w:rPr>
                <w:sz w:val="20"/>
                <w:szCs w:val="20"/>
              </w:rPr>
              <w:t>2022. 3. 25.)</w:t>
            </w:r>
          </w:p>
          <w:p w14:paraId="525FA3D7"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이자율</w:t>
            </w:r>
            <w:r w:rsidRPr="00382C45">
              <w:rPr>
                <w:sz w:val="20"/>
                <w:szCs w:val="20"/>
              </w:rPr>
              <w:t xml:space="preserve">: </w:t>
            </w:r>
            <w:r w:rsidRPr="00382C45">
              <w:rPr>
                <w:sz w:val="20"/>
                <w:szCs w:val="20"/>
              </w:rPr>
              <w:t>연</w:t>
            </w:r>
            <w:r w:rsidRPr="00382C45">
              <w:rPr>
                <w:sz w:val="20"/>
                <w:szCs w:val="20"/>
              </w:rPr>
              <w:t xml:space="preserve"> 1.65%</w:t>
            </w:r>
          </w:p>
          <w:p w14:paraId="3A1D426D"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목적</w:t>
            </w:r>
            <w:r w:rsidRPr="00382C45">
              <w:rPr>
                <w:sz w:val="20"/>
                <w:szCs w:val="20"/>
              </w:rPr>
              <w:t xml:space="preserve">: </w:t>
            </w:r>
            <w:r w:rsidRPr="00382C45">
              <w:rPr>
                <w:sz w:val="20"/>
                <w:szCs w:val="20"/>
              </w:rPr>
              <w:t>운영자금</w:t>
            </w:r>
            <w:r w:rsidRPr="00382C45">
              <w:rPr>
                <w:sz w:val="20"/>
                <w:szCs w:val="20"/>
              </w:rPr>
              <w:t xml:space="preserve"> </w:t>
            </w:r>
            <w:r w:rsidRPr="00382C45">
              <w:rPr>
                <w:sz w:val="20"/>
                <w:szCs w:val="20"/>
              </w:rPr>
              <w:t>조달</w:t>
            </w:r>
          </w:p>
          <w:p w14:paraId="0F8A28D7"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본건</w:t>
            </w:r>
            <w:r w:rsidRPr="00382C45">
              <w:rPr>
                <w:sz w:val="20"/>
                <w:szCs w:val="20"/>
              </w:rPr>
              <w:t xml:space="preserve"> </w:t>
            </w:r>
            <w:r w:rsidRPr="00382C45">
              <w:rPr>
                <w:sz w:val="20"/>
                <w:szCs w:val="20"/>
              </w:rPr>
              <w:t>거래에</w:t>
            </w:r>
            <w:r w:rsidRPr="00382C45">
              <w:rPr>
                <w:sz w:val="20"/>
                <w:szCs w:val="20"/>
              </w:rPr>
              <w:t xml:space="preserve"> </w:t>
            </w:r>
            <w:r w:rsidRPr="00382C45">
              <w:rPr>
                <w:sz w:val="20"/>
                <w:szCs w:val="20"/>
              </w:rPr>
              <w:t>대한</w:t>
            </w:r>
            <w:r w:rsidRPr="00382C45">
              <w:rPr>
                <w:sz w:val="20"/>
                <w:szCs w:val="20"/>
              </w:rPr>
              <w:t xml:space="preserve"> </w:t>
            </w:r>
            <w:r w:rsidRPr="00382C45">
              <w:rPr>
                <w:sz w:val="20"/>
                <w:szCs w:val="20"/>
              </w:rPr>
              <w:t>기한의</w:t>
            </w:r>
            <w:r w:rsidRPr="00382C45">
              <w:rPr>
                <w:sz w:val="20"/>
                <w:szCs w:val="20"/>
              </w:rPr>
              <w:t xml:space="preserve"> </w:t>
            </w:r>
            <w:r w:rsidRPr="00382C45">
              <w:rPr>
                <w:sz w:val="20"/>
                <w:szCs w:val="20"/>
              </w:rPr>
              <w:t>이익</w:t>
            </w:r>
            <w:r w:rsidRPr="00382C45">
              <w:rPr>
                <w:sz w:val="20"/>
                <w:szCs w:val="20"/>
              </w:rPr>
              <w:t xml:space="preserve"> </w:t>
            </w:r>
            <w:r w:rsidRPr="00382C45">
              <w:rPr>
                <w:sz w:val="20"/>
                <w:szCs w:val="20"/>
              </w:rPr>
              <w:t>상실</w:t>
            </w:r>
            <w:r w:rsidRPr="00382C45">
              <w:rPr>
                <w:sz w:val="20"/>
                <w:szCs w:val="20"/>
              </w:rPr>
              <w:t xml:space="preserve"> </w:t>
            </w:r>
            <w:r w:rsidRPr="00382C45">
              <w:rPr>
                <w:sz w:val="20"/>
                <w:szCs w:val="20"/>
              </w:rPr>
              <w:t>사유</w:t>
            </w:r>
            <w:r w:rsidRPr="00382C45">
              <w:rPr>
                <w:sz w:val="20"/>
                <w:szCs w:val="20"/>
              </w:rPr>
              <w:t xml:space="preserve"> </w:t>
            </w:r>
            <w:r w:rsidRPr="00382C45">
              <w:rPr>
                <w:sz w:val="20"/>
                <w:szCs w:val="20"/>
              </w:rPr>
              <w:t>없음</w:t>
            </w:r>
          </w:p>
          <w:p w14:paraId="424D8065" w14:textId="77777777" w:rsidR="00026A7E" w:rsidRPr="00382C45" w:rsidRDefault="00026A7E" w:rsidP="0091358C">
            <w:pPr>
              <w:pStyle w:val="a5"/>
              <w:numPr>
                <w:ilvl w:val="0"/>
                <w:numId w:val="45"/>
              </w:numPr>
              <w:spacing w:line="280" w:lineRule="atLeast"/>
              <w:ind w:leftChars="0" w:left="227" w:hanging="227"/>
              <w:rPr>
                <w:sz w:val="20"/>
                <w:szCs w:val="20"/>
              </w:rPr>
            </w:pPr>
            <w:r w:rsidRPr="00382C45">
              <w:rPr>
                <w:sz w:val="20"/>
                <w:szCs w:val="20"/>
              </w:rPr>
              <w:t xml:space="preserve">CoC: </w:t>
            </w:r>
            <w:r w:rsidRPr="00382C45">
              <w:rPr>
                <w:sz w:val="20"/>
                <w:szCs w:val="20"/>
              </w:rPr>
              <w:t>없음</w:t>
            </w:r>
          </w:p>
        </w:tc>
        <w:tc>
          <w:tcPr>
            <w:tcW w:w="1412" w:type="dxa"/>
            <w:tcBorders>
              <w:right w:val="nil"/>
            </w:tcBorders>
            <w:shd w:val="clear" w:color="auto" w:fill="auto"/>
            <w:vAlign w:val="center"/>
          </w:tcPr>
          <w:p w14:paraId="324376B0" w14:textId="77777777" w:rsidR="00026A7E" w:rsidRPr="00382C45" w:rsidRDefault="00026A7E" w:rsidP="0091358C">
            <w:pPr>
              <w:spacing w:line="280" w:lineRule="atLeast"/>
              <w:rPr>
                <w:spacing w:val="3"/>
                <w:sz w:val="20"/>
                <w:szCs w:val="20"/>
              </w:rPr>
            </w:pPr>
            <w:r w:rsidRPr="00382C45">
              <w:rPr>
                <w:spacing w:val="3"/>
                <w:sz w:val="20"/>
                <w:szCs w:val="20"/>
              </w:rPr>
              <w:t>일본법인</w:t>
            </w:r>
          </w:p>
        </w:tc>
      </w:tr>
      <w:tr w:rsidR="009D31DB" w:rsidRPr="00382C45" w14:paraId="386CE630" w14:textId="77777777" w:rsidTr="0091358C">
        <w:trPr>
          <w:trHeight w:val="340"/>
        </w:trPr>
        <w:tc>
          <w:tcPr>
            <w:tcW w:w="1026" w:type="dxa"/>
            <w:vMerge w:val="restart"/>
            <w:tcBorders>
              <w:left w:val="nil"/>
            </w:tcBorders>
            <w:shd w:val="clear" w:color="auto" w:fill="F2F2F2" w:themeFill="background1" w:themeFillShade="F2"/>
            <w:vAlign w:val="center"/>
          </w:tcPr>
          <w:p w14:paraId="17C57830" w14:textId="77777777" w:rsidR="009D31DB" w:rsidRPr="00382C45" w:rsidRDefault="009D31DB" w:rsidP="0091358C">
            <w:pPr>
              <w:spacing w:line="280" w:lineRule="atLeast"/>
              <w:jc w:val="left"/>
              <w:rPr>
                <w:spacing w:val="3"/>
                <w:sz w:val="20"/>
                <w:szCs w:val="20"/>
              </w:rPr>
            </w:pPr>
            <w:proofErr w:type="spellStart"/>
            <w:r w:rsidRPr="00382C45">
              <w:rPr>
                <w:spacing w:val="3"/>
                <w:sz w:val="20"/>
                <w:szCs w:val="20"/>
              </w:rPr>
              <w:t>최양하</w:t>
            </w:r>
            <w:proofErr w:type="spellEnd"/>
          </w:p>
        </w:tc>
        <w:tc>
          <w:tcPr>
            <w:tcW w:w="1418" w:type="dxa"/>
            <w:vMerge w:val="restart"/>
            <w:shd w:val="clear" w:color="auto" w:fill="auto"/>
            <w:vAlign w:val="center"/>
          </w:tcPr>
          <w:p w14:paraId="0DA07A72" w14:textId="77777777" w:rsidR="009D31DB" w:rsidRPr="00382C45" w:rsidRDefault="009D31DB" w:rsidP="0091358C">
            <w:pPr>
              <w:spacing w:line="280" w:lineRule="atLeast"/>
              <w:jc w:val="right"/>
              <w:rPr>
                <w:sz w:val="20"/>
                <w:szCs w:val="20"/>
              </w:rPr>
            </w:pPr>
            <w:r w:rsidRPr="00382C45">
              <w:rPr>
                <w:sz w:val="20"/>
                <w:szCs w:val="20"/>
              </w:rPr>
              <w:t>400,000</w:t>
            </w:r>
            <w:ins w:id="60" w:author="junkyo.shim" w:date="2021-08-31T15:06:00Z">
              <w:r>
                <w:rPr>
                  <w:sz w:val="20"/>
                  <w:szCs w:val="20"/>
                </w:rPr>
                <w:br/>
                <w:t>(</w:t>
              </w:r>
              <w:proofErr w:type="spellStart"/>
              <w:r>
                <w:rPr>
                  <w:rFonts w:hint="eastAsia"/>
                  <w:sz w:val="20"/>
                  <w:szCs w:val="20"/>
                </w:rPr>
                <w:t>공동질권</w:t>
              </w:r>
              <w:proofErr w:type="spellEnd"/>
              <w:r>
                <w:rPr>
                  <w:rFonts w:hint="eastAsia"/>
                  <w:sz w:val="20"/>
                  <w:szCs w:val="20"/>
                </w:rPr>
                <w:t>)</w:t>
              </w:r>
            </w:ins>
          </w:p>
          <w:p w14:paraId="608612F2" w14:textId="77777777" w:rsidR="009D31DB" w:rsidRPr="00382C45" w:rsidRDefault="009D31DB" w:rsidP="0091358C">
            <w:pPr>
              <w:spacing w:line="280" w:lineRule="atLeast"/>
              <w:jc w:val="right"/>
              <w:rPr>
                <w:sz w:val="20"/>
                <w:szCs w:val="20"/>
              </w:rPr>
            </w:pPr>
            <w:del w:id="61" w:author="junkyo.shim" w:date="2021-08-31T15:05:00Z">
              <w:r w:rsidRPr="00382C45" w:rsidDel="009D31DB">
                <w:rPr>
                  <w:sz w:val="20"/>
                  <w:szCs w:val="20"/>
                </w:rPr>
                <w:delText>400,000</w:delText>
              </w:r>
            </w:del>
          </w:p>
        </w:tc>
        <w:tc>
          <w:tcPr>
            <w:tcW w:w="4399" w:type="dxa"/>
            <w:shd w:val="clear" w:color="auto" w:fill="auto"/>
            <w:vAlign w:val="center"/>
          </w:tcPr>
          <w:p w14:paraId="1291BC36"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담보권자</w:t>
            </w:r>
            <w:r w:rsidRPr="00382C45">
              <w:rPr>
                <w:sz w:val="20"/>
                <w:szCs w:val="20"/>
              </w:rPr>
              <w:t xml:space="preserve">: </w:t>
            </w:r>
            <w:r w:rsidRPr="00382C45">
              <w:rPr>
                <w:sz w:val="20"/>
                <w:szCs w:val="20"/>
              </w:rPr>
              <w:t>한국증권금융㈜</w:t>
            </w:r>
          </w:p>
          <w:p w14:paraId="7BEE257A" w14:textId="77777777" w:rsidR="009D31DB" w:rsidRDefault="009D31DB" w:rsidP="0091358C">
            <w:pPr>
              <w:pStyle w:val="a5"/>
              <w:numPr>
                <w:ilvl w:val="0"/>
                <w:numId w:val="45"/>
              </w:numPr>
              <w:spacing w:line="280" w:lineRule="atLeast"/>
              <w:ind w:leftChars="0" w:left="227" w:hanging="227"/>
              <w:rPr>
                <w:sz w:val="20"/>
                <w:szCs w:val="20"/>
              </w:rPr>
            </w:pPr>
            <w:r w:rsidRPr="00382C45">
              <w:rPr>
                <w:sz w:val="20"/>
                <w:szCs w:val="20"/>
              </w:rPr>
              <w:t>피담보채무</w:t>
            </w:r>
            <w:r w:rsidRPr="00382C45">
              <w:rPr>
                <w:sz w:val="20"/>
                <w:szCs w:val="20"/>
              </w:rPr>
              <w:t>: 10,000,000,000</w:t>
            </w:r>
            <w:r w:rsidRPr="00382C45">
              <w:rPr>
                <w:sz w:val="20"/>
                <w:szCs w:val="20"/>
              </w:rPr>
              <w:t>원</w:t>
            </w:r>
          </w:p>
          <w:p w14:paraId="7A20AC8F" w14:textId="77777777" w:rsidR="009D31DB" w:rsidRPr="00382C45" w:rsidRDefault="009D31DB" w:rsidP="0091358C">
            <w:pPr>
              <w:pStyle w:val="a5"/>
              <w:numPr>
                <w:ilvl w:val="0"/>
                <w:numId w:val="45"/>
              </w:numPr>
              <w:spacing w:line="280" w:lineRule="atLeast"/>
              <w:ind w:leftChars="0" w:left="227" w:hanging="227"/>
              <w:rPr>
                <w:sz w:val="20"/>
                <w:szCs w:val="20"/>
              </w:rPr>
            </w:pPr>
            <w:r>
              <w:rPr>
                <w:rFonts w:hint="eastAsia"/>
                <w:sz w:val="20"/>
                <w:szCs w:val="20"/>
              </w:rPr>
              <w:t>잔액</w:t>
            </w:r>
            <w:r>
              <w:rPr>
                <w:rFonts w:hint="eastAsia"/>
                <w:sz w:val="20"/>
                <w:szCs w:val="20"/>
              </w:rPr>
              <w:t>:</w:t>
            </w:r>
            <w:r>
              <w:rPr>
                <w:sz w:val="20"/>
                <w:szCs w:val="20"/>
              </w:rPr>
              <w:t xml:space="preserve"> 10,000,000,000(2021. 8. 12. </w:t>
            </w:r>
            <w:r>
              <w:rPr>
                <w:rFonts w:hint="eastAsia"/>
                <w:sz w:val="20"/>
                <w:szCs w:val="20"/>
              </w:rPr>
              <w:t>기준</w:t>
            </w:r>
            <w:r>
              <w:rPr>
                <w:rFonts w:hint="eastAsia"/>
                <w:sz w:val="20"/>
                <w:szCs w:val="20"/>
              </w:rPr>
              <w:t>)</w:t>
            </w:r>
          </w:p>
          <w:p w14:paraId="5288D1E0"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차입기간</w:t>
            </w:r>
            <w:r w:rsidRPr="00382C45">
              <w:rPr>
                <w:sz w:val="20"/>
                <w:szCs w:val="20"/>
              </w:rPr>
              <w:t>: 2020. 3. 15. ~ 2022. 3. 15.</w:t>
            </w:r>
          </w:p>
          <w:p w14:paraId="65E855D0"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이자율</w:t>
            </w:r>
            <w:r w:rsidRPr="00382C45">
              <w:rPr>
                <w:sz w:val="20"/>
                <w:szCs w:val="20"/>
              </w:rPr>
              <w:t xml:space="preserve">: </w:t>
            </w:r>
            <w:r w:rsidRPr="00382C45">
              <w:rPr>
                <w:sz w:val="20"/>
                <w:szCs w:val="20"/>
              </w:rPr>
              <w:t>차입계약서</w:t>
            </w:r>
            <w:r w:rsidRPr="00382C45">
              <w:rPr>
                <w:sz w:val="20"/>
                <w:szCs w:val="20"/>
              </w:rPr>
              <w:t xml:space="preserve"> </w:t>
            </w:r>
            <w:proofErr w:type="spellStart"/>
            <w:r w:rsidRPr="00382C45">
              <w:rPr>
                <w:sz w:val="20"/>
                <w:szCs w:val="20"/>
              </w:rPr>
              <w:t>미제공</w:t>
            </w:r>
            <w:proofErr w:type="spellEnd"/>
          </w:p>
          <w:p w14:paraId="1D310BCB"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목적</w:t>
            </w:r>
            <w:r w:rsidRPr="00382C45">
              <w:rPr>
                <w:sz w:val="20"/>
                <w:szCs w:val="20"/>
              </w:rPr>
              <w:t xml:space="preserve">: </w:t>
            </w:r>
            <w:r w:rsidRPr="00382C45">
              <w:rPr>
                <w:sz w:val="20"/>
                <w:szCs w:val="20"/>
              </w:rPr>
              <w:t>운영자금</w:t>
            </w:r>
            <w:r w:rsidRPr="00382C45">
              <w:rPr>
                <w:sz w:val="20"/>
                <w:szCs w:val="20"/>
              </w:rPr>
              <w:t xml:space="preserve"> </w:t>
            </w:r>
            <w:r w:rsidRPr="00382C45">
              <w:rPr>
                <w:sz w:val="20"/>
                <w:szCs w:val="20"/>
              </w:rPr>
              <w:t>조달</w:t>
            </w:r>
          </w:p>
        </w:tc>
        <w:tc>
          <w:tcPr>
            <w:tcW w:w="1412" w:type="dxa"/>
            <w:tcBorders>
              <w:right w:val="nil"/>
            </w:tcBorders>
            <w:shd w:val="clear" w:color="auto" w:fill="auto"/>
            <w:vAlign w:val="center"/>
          </w:tcPr>
          <w:p w14:paraId="7D9E2E8E" w14:textId="77777777" w:rsidR="009D31DB" w:rsidRPr="00382C45" w:rsidRDefault="009D31DB" w:rsidP="0091358C">
            <w:pPr>
              <w:spacing w:line="280" w:lineRule="atLeast"/>
              <w:rPr>
                <w:spacing w:val="3"/>
                <w:sz w:val="20"/>
                <w:szCs w:val="20"/>
              </w:rPr>
            </w:pPr>
            <w:r w:rsidRPr="00382C45">
              <w:rPr>
                <w:spacing w:val="3"/>
                <w:sz w:val="20"/>
                <w:szCs w:val="20"/>
              </w:rPr>
              <w:t>㈜</w:t>
            </w:r>
            <w:proofErr w:type="spellStart"/>
            <w:r w:rsidRPr="00382C45">
              <w:rPr>
                <w:spacing w:val="3"/>
                <w:sz w:val="20"/>
                <w:szCs w:val="20"/>
              </w:rPr>
              <w:t>에스씨앤</w:t>
            </w:r>
            <w:proofErr w:type="spellEnd"/>
            <w:r>
              <w:rPr>
                <w:spacing w:val="3"/>
                <w:sz w:val="20"/>
                <w:szCs w:val="20"/>
              </w:rPr>
              <w:br/>
            </w:r>
            <w:proofErr w:type="spellStart"/>
            <w:r w:rsidRPr="00382C45">
              <w:rPr>
                <w:spacing w:val="3"/>
                <w:sz w:val="20"/>
                <w:szCs w:val="20"/>
              </w:rPr>
              <w:t>네트웍스</w:t>
            </w:r>
            <w:proofErr w:type="spellEnd"/>
          </w:p>
        </w:tc>
      </w:tr>
      <w:tr w:rsidR="009D31DB" w:rsidRPr="00382C45" w14:paraId="52B3BD67" w14:textId="77777777" w:rsidTr="0091358C">
        <w:trPr>
          <w:trHeight w:val="340"/>
        </w:trPr>
        <w:tc>
          <w:tcPr>
            <w:tcW w:w="1026" w:type="dxa"/>
            <w:vMerge/>
            <w:tcBorders>
              <w:left w:val="nil"/>
              <w:bottom w:val="single" w:sz="4" w:space="0" w:color="404040" w:themeColor="text1" w:themeTint="BF"/>
            </w:tcBorders>
            <w:shd w:val="clear" w:color="auto" w:fill="F2F2F2" w:themeFill="background1" w:themeFillShade="F2"/>
            <w:vAlign w:val="center"/>
          </w:tcPr>
          <w:p w14:paraId="44C788CB" w14:textId="77777777" w:rsidR="009D31DB" w:rsidRPr="00382C45" w:rsidRDefault="009D31DB" w:rsidP="0091358C">
            <w:pPr>
              <w:spacing w:line="280" w:lineRule="atLeast"/>
              <w:jc w:val="left"/>
              <w:rPr>
                <w:spacing w:val="3"/>
                <w:sz w:val="20"/>
                <w:szCs w:val="20"/>
              </w:rPr>
            </w:pPr>
          </w:p>
        </w:tc>
        <w:tc>
          <w:tcPr>
            <w:tcW w:w="1418" w:type="dxa"/>
            <w:vMerge/>
            <w:tcBorders>
              <w:bottom w:val="single" w:sz="4" w:space="0" w:color="404040" w:themeColor="text1" w:themeTint="BF"/>
            </w:tcBorders>
            <w:shd w:val="clear" w:color="auto" w:fill="auto"/>
            <w:vAlign w:val="center"/>
          </w:tcPr>
          <w:p w14:paraId="35D7A6EB" w14:textId="77777777" w:rsidR="009D31DB" w:rsidRPr="00382C45" w:rsidRDefault="009D31DB" w:rsidP="0091358C">
            <w:pPr>
              <w:spacing w:line="280" w:lineRule="atLeast"/>
              <w:jc w:val="right"/>
              <w:rPr>
                <w:sz w:val="20"/>
                <w:szCs w:val="20"/>
              </w:rPr>
            </w:pPr>
          </w:p>
        </w:tc>
        <w:tc>
          <w:tcPr>
            <w:tcW w:w="4399" w:type="dxa"/>
            <w:tcBorders>
              <w:bottom w:val="single" w:sz="4" w:space="0" w:color="404040" w:themeColor="text1" w:themeTint="BF"/>
            </w:tcBorders>
            <w:shd w:val="clear" w:color="auto" w:fill="auto"/>
            <w:vAlign w:val="center"/>
          </w:tcPr>
          <w:p w14:paraId="2D2B50AD"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담보권자</w:t>
            </w:r>
            <w:r w:rsidRPr="00382C45">
              <w:rPr>
                <w:sz w:val="20"/>
                <w:szCs w:val="20"/>
              </w:rPr>
              <w:t xml:space="preserve">: </w:t>
            </w:r>
            <w:r w:rsidRPr="00382C45">
              <w:rPr>
                <w:sz w:val="20"/>
                <w:szCs w:val="20"/>
              </w:rPr>
              <w:t>한국증권금융㈜</w:t>
            </w:r>
          </w:p>
          <w:p w14:paraId="71C2C560" w14:textId="77777777" w:rsidR="009D31DB" w:rsidRDefault="009D31DB" w:rsidP="0091358C">
            <w:pPr>
              <w:pStyle w:val="a5"/>
              <w:numPr>
                <w:ilvl w:val="0"/>
                <w:numId w:val="45"/>
              </w:numPr>
              <w:spacing w:line="280" w:lineRule="atLeast"/>
              <w:ind w:leftChars="0" w:left="227" w:hanging="227"/>
              <w:rPr>
                <w:sz w:val="20"/>
                <w:szCs w:val="20"/>
              </w:rPr>
            </w:pPr>
            <w:r w:rsidRPr="00382C45">
              <w:rPr>
                <w:sz w:val="20"/>
                <w:szCs w:val="20"/>
              </w:rPr>
              <w:t>피담보채무</w:t>
            </w:r>
            <w:r w:rsidRPr="00382C45">
              <w:rPr>
                <w:sz w:val="20"/>
                <w:szCs w:val="20"/>
              </w:rPr>
              <w:t>: 10,000,000,000</w:t>
            </w:r>
            <w:r w:rsidRPr="00382C45">
              <w:rPr>
                <w:sz w:val="20"/>
                <w:szCs w:val="20"/>
              </w:rPr>
              <w:t>원</w:t>
            </w:r>
          </w:p>
          <w:p w14:paraId="581AED7C" w14:textId="77777777" w:rsidR="009D31DB" w:rsidRPr="00382C45" w:rsidRDefault="009D31DB" w:rsidP="0091358C">
            <w:pPr>
              <w:pStyle w:val="a5"/>
              <w:numPr>
                <w:ilvl w:val="0"/>
                <w:numId w:val="45"/>
              </w:numPr>
              <w:spacing w:line="280" w:lineRule="atLeast"/>
              <w:ind w:leftChars="0" w:left="227" w:hanging="227"/>
              <w:rPr>
                <w:sz w:val="20"/>
                <w:szCs w:val="20"/>
              </w:rPr>
            </w:pPr>
            <w:r>
              <w:rPr>
                <w:rFonts w:hint="eastAsia"/>
                <w:sz w:val="20"/>
                <w:szCs w:val="20"/>
              </w:rPr>
              <w:lastRenderedPageBreak/>
              <w:t>잔액</w:t>
            </w:r>
            <w:r>
              <w:rPr>
                <w:rFonts w:hint="eastAsia"/>
                <w:sz w:val="20"/>
                <w:szCs w:val="20"/>
              </w:rPr>
              <w:t>:</w:t>
            </w:r>
            <w:r>
              <w:rPr>
                <w:sz w:val="20"/>
                <w:szCs w:val="20"/>
              </w:rPr>
              <w:t xml:space="preserve"> 5,000,000,000</w:t>
            </w:r>
            <w:r>
              <w:rPr>
                <w:rFonts w:hint="eastAsia"/>
                <w:sz w:val="20"/>
                <w:szCs w:val="20"/>
              </w:rPr>
              <w:t>원</w:t>
            </w:r>
            <w:r>
              <w:rPr>
                <w:sz w:val="20"/>
                <w:szCs w:val="20"/>
              </w:rPr>
              <w:t xml:space="preserve">(2021. 8. 12. </w:t>
            </w:r>
            <w:r>
              <w:rPr>
                <w:rFonts w:hint="eastAsia"/>
                <w:sz w:val="20"/>
                <w:szCs w:val="20"/>
              </w:rPr>
              <w:t>기준</w:t>
            </w:r>
            <w:r>
              <w:rPr>
                <w:rFonts w:hint="eastAsia"/>
                <w:sz w:val="20"/>
                <w:szCs w:val="20"/>
              </w:rPr>
              <w:t>)</w:t>
            </w:r>
          </w:p>
          <w:p w14:paraId="1C158065"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차입기간</w:t>
            </w:r>
            <w:r w:rsidRPr="00382C45">
              <w:rPr>
                <w:sz w:val="20"/>
                <w:szCs w:val="20"/>
              </w:rPr>
              <w:t>: 2020. 3. 14. ~ 2022. 3. 14.</w:t>
            </w:r>
          </w:p>
          <w:p w14:paraId="7FEB6E11" w14:textId="77777777" w:rsidR="009D31DB" w:rsidRPr="00382C45" w:rsidRDefault="009D31DB" w:rsidP="0091358C">
            <w:pPr>
              <w:pStyle w:val="a5"/>
              <w:numPr>
                <w:ilvl w:val="0"/>
                <w:numId w:val="45"/>
              </w:numPr>
              <w:spacing w:line="280" w:lineRule="atLeast"/>
              <w:ind w:leftChars="0" w:left="227" w:hanging="227"/>
              <w:rPr>
                <w:sz w:val="20"/>
                <w:szCs w:val="20"/>
              </w:rPr>
            </w:pPr>
            <w:r w:rsidRPr="00382C45">
              <w:rPr>
                <w:sz w:val="20"/>
                <w:szCs w:val="20"/>
              </w:rPr>
              <w:t>이자율</w:t>
            </w:r>
            <w:r w:rsidRPr="00382C45">
              <w:rPr>
                <w:sz w:val="20"/>
                <w:szCs w:val="20"/>
              </w:rPr>
              <w:t xml:space="preserve">: </w:t>
            </w:r>
            <w:r w:rsidRPr="00382C45">
              <w:rPr>
                <w:sz w:val="20"/>
                <w:szCs w:val="20"/>
              </w:rPr>
              <w:t>차입계약서</w:t>
            </w:r>
            <w:r w:rsidRPr="00382C45">
              <w:rPr>
                <w:sz w:val="20"/>
                <w:szCs w:val="20"/>
              </w:rPr>
              <w:t xml:space="preserve"> </w:t>
            </w:r>
            <w:proofErr w:type="spellStart"/>
            <w:r w:rsidRPr="00382C45">
              <w:rPr>
                <w:sz w:val="20"/>
                <w:szCs w:val="20"/>
              </w:rPr>
              <w:t>미제공</w:t>
            </w:r>
            <w:proofErr w:type="spellEnd"/>
          </w:p>
          <w:p w14:paraId="05EA780B" w14:textId="77777777" w:rsidR="009D31DB" w:rsidRDefault="009D31DB" w:rsidP="0091358C">
            <w:pPr>
              <w:pStyle w:val="a5"/>
              <w:numPr>
                <w:ilvl w:val="0"/>
                <w:numId w:val="45"/>
              </w:numPr>
              <w:spacing w:line="280" w:lineRule="atLeast"/>
              <w:ind w:leftChars="0" w:left="227" w:hanging="227"/>
              <w:rPr>
                <w:sz w:val="20"/>
                <w:szCs w:val="20"/>
              </w:rPr>
            </w:pPr>
            <w:r w:rsidRPr="00382C45">
              <w:rPr>
                <w:sz w:val="20"/>
                <w:szCs w:val="20"/>
              </w:rPr>
              <w:t>목적</w:t>
            </w:r>
            <w:r w:rsidRPr="00382C45">
              <w:rPr>
                <w:sz w:val="20"/>
                <w:szCs w:val="20"/>
              </w:rPr>
              <w:t xml:space="preserve">: </w:t>
            </w:r>
            <w:r w:rsidRPr="00382C45">
              <w:rPr>
                <w:sz w:val="20"/>
                <w:szCs w:val="20"/>
              </w:rPr>
              <w:t>운영자금</w:t>
            </w:r>
            <w:r w:rsidRPr="00382C45">
              <w:rPr>
                <w:sz w:val="20"/>
                <w:szCs w:val="20"/>
              </w:rPr>
              <w:t xml:space="preserve"> </w:t>
            </w:r>
            <w:r w:rsidRPr="00382C45">
              <w:rPr>
                <w:sz w:val="20"/>
                <w:szCs w:val="20"/>
              </w:rPr>
              <w:t>조달</w:t>
            </w:r>
          </w:p>
          <w:p w14:paraId="0F0BE6D6" w14:textId="77777777" w:rsidR="009D31DB" w:rsidRPr="00C437F6" w:rsidRDefault="009D31DB" w:rsidP="0091358C">
            <w:pPr>
              <w:spacing w:line="280" w:lineRule="atLeast"/>
              <w:rPr>
                <w:sz w:val="20"/>
                <w:szCs w:val="20"/>
              </w:rPr>
            </w:pPr>
            <w:del w:id="62" w:author="junkyo.shim" w:date="2021-08-31T15:06:00Z">
              <w:r w:rsidRPr="00C437F6" w:rsidDel="0055364A">
                <w:rPr>
                  <w:rFonts w:hint="eastAsia"/>
                  <w:sz w:val="20"/>
                  <w:szCs w:val="20"/>
                  <w:highlight w:val="yellow"/>
                </w:rPr>
                <w:delText xml:space="preserve">[HSA: </w:delText>
              </w:r>
              <w:r w:rsidRPr="00C437F6" w:rsidDel="0055364A">
                <w:rPr>
                  <w:rFonts w:hint="eastAsia"/>
                  <w:sz w:val="20"/>
                  <w:szCs w:val="20"/>
                  <w:highlight w:val="yellow"/>
                </w:rPr>
                <w:delText>위에</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것과</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차입기간</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하루</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차이만</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나는데</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같은</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것</w:delText>
              </w:r>
              <w:r w:rsidRPr="00C437F6" w:rsidDel="0055364A">
                <w:rPr>
                  <w:rFonts w:hint="eastAsia"/>
                  <w:sz w:val="20"/>
                  <w:szCs w:val="20"/>
                  <w:highlight w:val="yellow"/>
                </w:rPr>
                <w:delText xml:space="preserve"> </w:delText>
              </w:r>
              <w:r w:rsidRPr="00C437F6" w:rsidDel="0055364A">
                <w:rPr>
                  <w:rFonts w:hint="eastAsia"/>
                  <w:sz w:val="20"/>
                  <w:szCs w:val="20"/>
                  <w:highlight w:val="yellow"/>
                </w:rPr>
                <w:delText>아닌지</w:delText>
              </w:r>
              <w:r w:rsidRPr="00C437F6" w:rsidDel="0055364A">
                <w:rPr>
                  <w:rFonts w:hint="eastAsia"/>
                  <w:sz w:val="20"/>
                  <w:szCs w:val="20"/>
                  <w:highlight w:val="yellow"/>
                </w:rPr>
                <w:delText>?]</w:delText>
              </w:r>
              <w:r w:rsidRPr="00166088" w:rsidDel="0055364A">
                <w:rPr>
                  <w:sz w:val="20"/>
                  <w:szCs w:val="20"/>
                  <w:highlight w:val="cyan"/>
                </w:rPr>
                <w:delText xml:space="preserve">[JK: </w:delText>
              </w:r>
              <w:r w:rsidDel="0055364A">
                <w:rPr>
                  <w:rFonts w:hint="eastAsia"/>
                  <w:sz w:val="20"/>
                  <w:szCs w:val="20"/>
                  <w:highlight w:val="cyan"/>
                </w:rPr>
                <w:delText>네</w:delText>
              </w:r>
              <w:r w:rsidDel="0055364A">
                <w:rPr>
                  <w:rFonts w:hint="eastAsia"/>
                  <w:sz w:val="20"/>
                  <w:szCs w:val="20"/>
                  <w:highlight w:val="cyan"/>
                </w:rPr>
                <w:delText xml:space="preserve"> </w:delText>
              </w:r>
              <w:r w:rsidDel="0055364A">
                <w:rPr>
                  <w:rFonts w:hint="eastAsia"/>
                  <w:sz w:val="20"/>
                  <w:szCs w:val="20"/>
                  <w:highlight w:val="cyan"/>
                </w:rPr>
                <w:delText>각각</w:delText>
              </w:r>
              <w:r w:rsidDel="0055364A">
                <w:rPr>
                  <w:rFonts w:hint="eastAsia"/>
                  <w:sz w:val="20"/>
                  <w:szCs w:val="20"/>
                  <w:highlight w:val="cyan"/>
                </w:rPr>
                <w:delText xml:space="preserve"> </w:delText>
              </w:r>
              <w:r w:rsidDel="0055364A">
                <w:rPr>
                  <w:rFonts w:hint="eastAsia"/>
                  <w:sz w:val="20"/>
                  <w:szCs w:val="20"/>
                  <w:highlight w:val="cyan"/>
                </w:rPr>
                <w:delText>다른</w:delText>
              </w:r>
              <w:r w:rsidDel="0055364A">
                <w:rPr>
                  <w:rFonts w:hint="eastAsia"/>
                  <w:sz w:val="20"/>
                  <w:szCs w:val="20"/>
                  <w:highlight w:val="cyan"/>
                </w:rPr>
                <w:delText xml:space="preserve"> </w:delText>
              </w:r>
              <w:r w:rsidDel="0055364A">
                <w:rPr>
                  <w:rFonts w:hint="eastAsia"/>
                  <w:sz w:val="20"/>
                  <w:szCs w:val="20"/>
                  <w:highlight w:val="cyan"/>
                </w:rPr>
                <w:delText>계약으로</w:delText>
              </w:r>
              <w:r w:rsidDel="0055364A">
                <w:rPr>
                  <w:rFonts w:hint="eastAsia"/>
                  <w:sz w:val="20"/>
                  <w:szCs w:val="20"/>
                  <w:highlight w:val="cyan"/>
                </w:rPr>
                <w:delText xml:space="preserve"> </w:delText>
              </w:r>
              <w:r w:rsidDel="0055364A">
                <w:rPr>
                  <w:rFonts w:hint="eastAsia"/>
                  <w:sz w:val="20"/>
                  <w:szCs w:val="20"/>
                  <w:highlight w:val="cyan"/>
                </w:rPr>
                <w:delText>체결하고</w:delText>
              </w:r>
              <w:r w:rsidDel="0055364A">
                <w:rPr>
                  <w:rFonts w:hint="eastAsia"/>
                  <w:sz w:val="20"/>
                  <w:szCs w:val="20"/>
                  <w:highlight w:val="cyan"/>
                </w:rPr>
                <w:delText xml:space="preserve"> </w:delText>
              </w:r>
              <w:r w:rsidDel="0055364A">
                <w:rPr>
                  <w:rFonts w:hint="eastAsia"/>
                  <w:sz w:val="20"/>
                  <w:szCs w:val="20"/>
                  <w:highlight w:val="cyan"/>
                </w:rPr>
                <w:delText>있습</w:delText>
              </w:r>
              <w:r w:rsidRPr="00166088" w:rsidDel="0055364A">
                <w:rPr>
                  <w:rFonts w:hint="eastAsia"/>
                  <w:sz w:val="20"/>
                  <w:szCs w:val="20"/>
                  <w:highlight w:val="cyan"/>
                </w:rPr>
                <w:delText>니다</w:delText>
              </w:r>
              <w:r w:rsidRPr="00166088" w:rsidDel="0055364A">
                <w:rPr>
                  <w:rFonts w:hint="eastAsia"/>
                  <w:sz w:val="20"/>
                  <w:szCs w:val="20"/>
                  <w:highlight w:val="cyan"/>
                </w:rPr>
                <w:delText>.</w:delText>
              </w:r>
              <w:r w:rsidRPr="00166088" w:rsidDel="0055364A">
                <w:rPr>
                  <w:sz w:val="20"/>
                  <w:szCs w:val="20"/>
                  <w:highlight w:val="cyan"/>
                </w:rPr>
                <w:delText>]</w:delText>
              </w:r>
            </w:del>
            <w:ins w:id="63" w:author="heesung.ahn" w:date="2021-08-30T22:46:00Z">
              <w:del w:id="64" w:author="junkyo.shim" w:date="2021-08-31T15:06:00Z">
                <w:r w:rsidRPr="006E781D" w:rsidDel="0055364A">
                  <w:rPr>
                    <w:sz w:val="20"/>
                    <w:szCs w:val="20"/>
                    <w:highlight w:val="green"/>
                  </w:rPr>
                  <w:delText>[</w:delText>
                </w:r>
                <w:r w:rsidRPr="006E781D" w:rsidDel="0055364A">
                  <w:rPr>
                    <w:rFonts w:hint="eastAsia"/>
                    <w:sz w:val="20"/>
                    <w:szCs w:val="20"/>
                    <w:highlight w:val="green"/>
                  </w:rPr>
                  <w:delText>그러면</w:delText>
                </w:r>
                <w:r w:rsidRPr="006E781D" w:rsidDel="0055364A">
                  <w:rPr>
                    <w:sz w:val="20"/>
                    <w:szCs w:val="20"/>
                    <w:highlight w:val="green"/>
                  </w:rPr>
                  <w:delText xml:space="preserve"> 80</w:delText>
                </w:r>
              </w:del>
            </w:ins>
            <w:ins w:id="65" w:author="heesung.ahn" w:date="2021-08-30T22:47:00Z">
              <w:del w:id="66" w:author="junkyo.shim" w:date="2021-08-31T15:06:00Z">
                <w:r w:rsidRPr="006E781D" w:rsidDel="0055364A">
                  <w:rPr>
                    <w:rFonts w:hint="eastAsia"/>
                    <w:sz w:val="20"/>
                    <w:szCs w:val="20"/>
                    <w:highlight w:val="green"/>
                  </w:rPr>
                  <w:delText>만주에</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대해</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담보</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질권</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설정된</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것으로</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읽혀서</w:delText>
                </w:r>
                <w:r w:rsidRPr="006E781D" w:rsidDel="0055364A">
                  <w:rPr>
                    <w:rFonts w:hint="eastAsia"/>
                    <w:sz w:val="20"/>
                    <w:szCs w:val="20"/>
                    <w:highlight w:val="green"/>
                  </w:rPr>
                  <w:delText xml:space="preserve"> </w:delText>
                </w:r>
                <w:r w:rsidRPr="006E781D" w:rsidDel="0055364A">
                  <w:rPr>
                    <w:rFonts w:hint="eastAsia"/>
                    <w:sz w:val="20"/>
                    <w:szCs w:val="20"/>
                    <w:highlight w:val="green"/>
                  </w:rPr>
                  <w:delText>이상한데요</w:delText>
                </w:r>
              </w:del>
            </w:ins>
            <w:ins w:id="67" w:author="heesung.ahn" w:date="2021-08-30T23:46:00Z">
              <w:del w:id="68" w:author="junkyo.shim" w:date="2021-08-31T15:06:00Z">
                <w:r w:rsidDel="0055364A">
                  <w:rPr>
                    <w:rFonts w:hint="eastAsia"/>
                    <w:sz w:val="20"/>
                    <w:szCs w:val="20"/>
                    <w:highlight w:val="green"/>
                  </w:rPr>
                  <w:delText xml:space="preserve">. </w:delText>
                </w:r>
                <w:r w:rsidDel="0055364A">
                  <w:rPr>
                    <w:rFonts w:hint="eastAsia"/>
                    <w:sz w:val="20"/>
                    <w:szCs w:val="20"/>
                    <w:highlight w:val="green"/>
                  </w:rPr>
                  <w:delText>확인</w:delText>
                </w:r>
                <w:r w:rsidDel="0055364A">
                  <w:rPr>
                    <w:rFonts w:hint="eastAsia"/>
                    <w:sz w:val="20"/>
                    <w:szCs w:val="20"/>
                    <w:highlight w:val="green"/>
                  </w:rPr>
                  <w:delText xml:space="preserve"> </w:delText>
                </w:r>
                <w:r w:rsidDel="0055364A">
                  <w:rPr>
                    <w:rFonts w:hint="eastAsia"/>
                    <w:sz w:val="20"/>
                    <w:szCs w:val="20"/>
                    <w:highlight w:val="green"/>
                  </w:rPr>
                  <w:delText>후</w:delText>
                </w:r>
                <w:r w:rsidDel="0055364A">
                  <w:rPr>
                    <w:rFonts w:hint="eastAsia"/>
                    <w:sz w:val="20"/>
                    <w:szCs w:val="20"/>
                    <w:highlight w:val="green"/>
                  </w:rPr>
                  <w:delText xml:space="preserve"> </w:delText>
                </w:r>
                <w:r w:rsidDel="0055364A">
                  <w:rPr>
                    <w:rFonts w:hint="eastAsia"/>
                    <w:sz w:val="20"/>
                    <w:szCs w:val="20"/>
                    <w:highlight w:val="green"/>
                  </w:rPr>
                  <w:delText>어느</w:delText>
                </w:r>
                <w:r w:rsidDel="0055364A">
                  <w:rPr>
                    <w:rFonts w:hint="eastAsia"/>
                    <w:sz w:val="20"/>
                    <w:szCs w:val="20"/>
                    <w:highlight w:val="green"/>
                  </w:rPr>
                  <w:delText xml:space="preserve"> </w:delText>
                </w:r>
                <w:r w:rsidDel="0055364A">
                  <w:rPr>
                    <w:rFonts w:hint="eastAsia"/>
                    <w:sz w:val="20"/>
                    <w:szCs w:val="20"/>
                    <w:highlight w:val="green"/>
                  </w:rPr>
                  <w:delText>하나는</w:delText>
                </w:r>
                <w:r w:rsidDel="0055364A">
                  <w:rPr>
                    <w:rFonts w:hint="eastAsia"/>
                    <w:sz w:val="20"/>
                    <w:szCs w:val="20"/>
                    <w:highlight w:val="green"/>
                  </w:rPr>
                  <w:delText xml:space="preserve"> </w:delText>
                </w:r>
                <w:r w:rsidDel="0055364A">
                  <w:rPr>
                    <w:rFonts w:hint="eastAsia"/>
                    <w:sz w:val="20"/>
                    <w:szCs w:val="20"/>
                    <w:highlight w:val="green"/>
                  </w:rPr>
                  <w:delText>삭제하는</w:delText>
                </w:r>
                <w:r w:rsidDel="0055364A">
                  <w:rPr>
                    <w:rFonts w:hint="eastAsia"/>
                    <w:sz w:val="20"/>
                    <w:szCs w:val="20"/>
                    <w:highlight w:val="green"/>
                  </w:rPr>
                  <w:delText xml:space="preserve"> </w:delText>
                </w:r>
                <w:r w:rsidDel="0055364A">
                  <w:rPr>
                    <w:rFonts w:hint="eastAsia"/>
                    <w:sz w:val="20"/>
                    <w:szCs w:val="20"/>
                    <w:highlight w:val="green"/>
                  </w:rPr>
                  <w:delText>것이</w:delText>
                </w:r>
                <w:r w:rsidDel="0055364A">
                  <w:rPr>
                    <w:rFonts w:hint="eastAsia"/>
                    <w:sz w:val="20"/>
                    <w:szCs w:val="20"/>
                    <w:highlight w:val="green"/>
                  </w:rPr>
                  <w:delText xml:space="preserve"> </w:delText>
                </w:r>
                <w:r w:rsidDel="0055364A">
                  <w:rPr>
                    <w:rFonts w:hint="eastAsia"/>
                    <w:sz w:val="20"/>
                    <w:szCs w:val="20"/>
                    <w:highlight w:val="green"/>
                  </w:rPr>
                  <w:delText>맞을</w:delText>
                </w:r>
                <w:r w:rsidDel="0055364A">
                  <w:rPr>
                    <w:rFonts w:hint="eastAsia"/>
                    <w:sz w:val="20"/>
                    <w:szCs w:val="20"/>
                    <w:highlight w:val="green"/>
                  </w:rPr>
                  <w:delText xml:space="preserve"> </w:delText>
                </w:r>
                <w:r w:rsidDel="0055364A">
                  <w:rPr>
                    <w:rFonts w:hint="eastAsia"/>
                    <w:sz w:val="20"/>
                    <w:szCs w:val="20"/>
                    <w:highlight w:val="green"/>
                  </w:rPr>
                  <w:delText>것</w:delText>
                </w:r>
                <w:r w:rsidDel="0055364A">
                  <w:rPr>
                    <w:rFonts w:hint="eastAsia"/>
                    <w:sz w:val="20"/>
                    <w:szCs w:val="20"/>
                    <w:highlight w:val="green"/>
                  </w:rPr>
                  <w:delText xml:space="preserve"> </w:delText>
                </w:r>
                <w:r w:rsidDel="0055364A">
                  <w:rPr>
                    <w:rFonts w:hint="eastAsia"/>
                    <w:sz w:val="20"/>
                    <w:szCs w:val="20"/>
                    <w:highlight w:val="green"/>
                  </w:rPr>
                  <w:delText>같습니다</w:delText>
                </w:r>
                <w:r w:rsidDel="0055364A">
                  <w:rPr>
                    <w:rFonts w:hint="eastAsia"/>
                    <w:sz w:val="20"/>
                    <w:szCs w:val="20"/>
                    <w:highlight w:val="green"/>
                  </w:rPr>
                  <w:delText>.</w:delText>
                </w:r>
              </w:del>
            </w:ins>
            <w:ins w:id="69" w:author="heesung.ahn" w:date="2021-08-30T22:47:00Z">
              <w:del w:id="70" w:author="junkyo.shim" w:date="2021-08-31T15:06:00Z">
                <w:r w:rsidRPr="006E781D" w:rsidDel="0055364A">
                  <w:rPr>
                    <w:rFonts w:hint="eastAsia"/>
                    <w:sz w:val="20"/>
                    <w:szCs w:val="20"/>
                    <w:highlight w:val="green"/>
                  </w:rPr>
                  <w:delText>]</w:delText>
                </w:r>
              </w:del>
            </w:ins>
          </w:p>
        </w:tc>
        <w:tc>
          <w:tcPr>
            <w:tcW w:w="1412" w:type="dxa"/>
            <w:tcBorders>
              <w:bottom w:val="single" w:sz="4" w:space="0" w:color="404040" w:themeColor="text1" w:themeTint="BF"/>
              <w:right w:val="nil"/>
            </w:tcBorders>
            <w:shd w:val="clear" w:color="auto" w:fill="auto"/>
            <w:vAlign w:val="center"/>
          </w:tcPr>
          <w:p w14:paraId="56A352FE" w14:textId="77777777" w:rsidR="009D31DB" w:rsidRPr="00382C45" w:rsidRDefault="009D31DB" w:rsidP="0091358C">
            <w:pPr>
              <w:spacing w:line="280" w:lineRule="atLeast"/>
              <w:rPr>
                <w:spacing w:val="3"/>
                <w:sz w:val="20"/>
                <w:szCs w:val="20"/>
              </w:rPr>
            </w:pPr>
            <w:r w:rsidRPr="00382C45">
              <w:rPr>
                <w:spacing w:val="3"/>
                <w:sz w:val="20"/>
                <w:szCs w:val="20"/>
              </w:rPr>
              <w:lastRenderedPageBreak/>
              <w:t>㈜</w:t>
            </w:r>
            <w:proofErr w:type="spellStart"/>
            <w:r w:rsidRPr="00382C45">
              <w:rPr>
                <w:spacing w:val="3"/>
                <w:sz w:val="20"/>
                <w:szCs w:val="20"/>
              </w:rPr>
              <w:t>에스씨앤</w:t>
            </w:r>
            <w:proofErr w:type="spellEnd"/>
            <w:r>
              <w:rPr>
                <w:spacing w:val="3"/>
                <w:sz w:val="20"/>
                <w:szCs w:val="20"/>
              </w:rPr>
              <w:br/>
            </w:r>
            <w:proofErr w:type="spellStart"/>
            <w:r w:rsidRPr="00382C45">
              <w:rPr>
                <w:spacing w:val="3"/>
                <w:sz w:val="20"/>
                <w:szCs w:val="20"/>
              </w:rPr>
              <w:t>네트웍스</w:t>
            </w:r>
            <w:proofErr w:type="spellEnd"/>
          </w:p>
        </w:tc>
      </w:tr>
    </w:tbl>
    <w:p w14:paraId="5475FE2B" w14:textId="77777777" w:rsidR="00026A7E" w:rsidRPr="00CB2B3F" w:rsidRDefault="00026A7E" w:rsidP="00026A7E">
      <w:pPr>
        <w:pStyle w:val="a5"/>
        <w:spacing w:after="120"/>
        <w:ind w:leftChars="0" w:left="1361"/>
        <w:rPr>
          <w:szCs w:val="22"/>
        </w:rPr>
      </w:pPr>
    </w:p>
    <w:p w14:paraId="4DA4AB16" w14:textId="77777777" w:rsidR="00026A7E" w:rsidRPr="00CB2B3F" w:rsidRDefault="00026A7E" w:rsidP="00026A7E">
      <w:pPr>
        <w:pStyle w:val="a5"/>
        <w:numPr>
          <w:ilvl w:val="0"/>
          <w:numId w:val="5"/>
        </w:numPr>
        <w:spacing w:after="240"/>
        <w:ind w:leftChars="0"/>
        <w:rPr>
          <w:szCs w:val="22"/>
          <w:u w:val="single"/>
        </w:rPr>
      </w:pPr>
      <w:r w:rsidRPr="00CB2B3F">
        <w:rPr>
          <w:szCs w:val="22"/>
          <w:u w:val="single"/>
        </w:rPr>
        <w:t>주주</w:t>
      </w:r>
      <w:r w:rsidRPr="00CB2B3F">
        <w:rPr>
          <w:szCs w:val="22"/>
          <w:u w:val="single"/>
        </w:rPr>
        <w:t xml:space="preserve"> </w:t>
      </w:r>
      <w:r w:rsidRPr="00CB2B3F">
        <w:rPr>
          <w:szCs w:val="22"/>
          <w:u w:val="single"/>
        </w:rPr>
        <w:t>의결권</w:t>
      </w:r>
      <w:r w:rsidRPr="00CB2B3F">
        <w:rPr>
          <w:szCs w:val="22"/>
          <w:u w:val="single"/>
        </w:rPr>
        <w:t xml:space="preserve"> </w:t>
      </w:r>
      <w:r w:rsidRPr="00CB2B3F">
        <w:rPr>
          <w:szCs w:val="22"/>
          <w:u w:val="single"/>
        </w:rPr>
        <w:t>행사</w:t>
      </w:r>
      <w:r w:rsidRPr="00CB2B3F">
        <w:rPr>
          <w:szCs w:val="22"/>
          <w:u w:val="single"/>
        </w:rPr>
        <w:t xml:space="preserve"> </w:t>
      </w:r>
      <w:r w:rsidRPr="00CB2B3F">
        <w:rPr>
          <w:szCs w:val="22"/>
          <w:u w:val="single"/>
        </w:rPr>
        <w:t>현황</w:t>
      </w:r>
      <w:r w:rsidRPr="00CB2B3F">
        <w:rPr>
          <w:szCs w:val="22"/>
          <w:u w:val="single"/>
        </w:rPr>
        <w:t>.</w:t>
      </w:r>
    </w:p>
    <w:p w14:paraId="4144414F" w14:textId="77777777" w:rsidR="00026A7E" w:rsidRPr="00CB2B3F" w:rsidRDefault="00026A7E" w:rsidP="00026A7E">
      <w:pPr>
        <w:pStyle w:val="a5"/>
        <w:spacing w:after="240"/>
        <w:ind w:leftChars="0" w:left="1361"/>
        <w:rPr>
          <w:szCs w:val="22"/>
        </w:rPr>
      </w:pPr>
      <w:r w:rsidRPr="00CB2B3F">
        <w:rPr>
          <w:szCs w:val="22"/>
        </w:rPr>
        <w:t>대상회사의</w:t>
      </w:r>
      <w:r w:rsidRPr="00CB2B3F">
        <w:rPr>
          <w:szCs w:val="22"/>
        </w:rPr>
        <w:t xml:space="preserve"> </w:t>
      </w:r>
      <w:r w:rsidRPr="00CB2B3F">
        <w:rPr>
          <w:szCs w:val="22"/>
        </w:rPr>
        <w:t>최근</w:t>
      </w:r>
      <w:r w:rsidRPr="00CB2B3F">
        <w:rPr>
          <w:szCs w:val="22"/>
        </w:rPr>
        <w:t xml:space="preserve"> 5</w:t>
      </w:r>
      <w:r w:rsidRPr="00CB2B3F">
        <w:rPr>
          <w:szCs w:val="22"/>
        </w:rPr>
        <w:t>개년</w:t>
      </w:r>
      <w:r w:rsidRPr="00CB2B3F">
        <w:rPr>
          <w:szCs w:val="22"/>
        </w:rPr>
        <w:t xml:space="preserve"> </w:t>
      </w:r>
      <w:r w:rsidRPr="00CB2B3F">
        <w:rPr>
          <w:szCs w:val="22"/>
        </w:rPr>
        <w:t>주주총회</w:t>
      </w:r>
      <w:r w:rsidRPr="00CB2B3F">
        <w:rPr>
          <w:szCs w:val="22"/>
        </w:rPr>
        <w:t xml:space="preserve"> </w:t>
      </w:r>
      <w:r w:rsidRPr="00CB2B3F">
        <w:rPr>
          <w:szCs w:val="22"/>
        </w:rPr>
        <w:t>의사록에</w:t>
      </w:r>
      <w:r w:rsidRPr="00CB2B3F">
        <w:rPr>
          <w:szCs w:val="22"/>
        </w:rPr>
        <w:t xml:space="preserve"> </w:t>
      </w:r>
      <w:r w:rsidRPr="00CB2B3F">
        <w:rPr>
          <w:szCs w:val="22"/>
        </w:rPr>
        <w:t>의하면</w:t>
      </w:r>
      <w:r w:rsidRPr="00CB2B3F">
        <w:rPr>
          <w:szCs w:val="22"/>
        </w:rPr>
        <w:t xml:space="preserve">, </w:t>
      </w:r>
      <w:r w:rsidRPr="00CB2B3F">
        <w:rPr>
          <w:szCs w:val="22"/>
        </w:rPr>
        <w:t>주주총회</w:t>
      </w:r>
      <w:r w:rsidRPr="00CB2B3F">
        <w:rPr>
          <w:szCs w:val="22"/>
        </w:rPr>
        <w:t xml:space="preserve"> </w:t>
      </w:r>
      <w:r w:rsidRPr="00CB2B3F">
        <w:rPr>
          <w:szCs w:val="22"/>
        </w:rPr>
        <w:t>의안은</w:t>
      </w:r>
      <w:r w:rsidRPr="00CB2B3F">
        <w:rPr>
          <w:szCs w:val="22"/>
        </w:rPr>
        <w:t xml:space="preserve"> </w:t>
      </w:r>
      <w:r w:rsidRPr="00CB2B3F">
        <w:rPr>
          <w:szCs w:val="22"/>
        </w:rPr>
        <w:t>모두</w:t>
      </w:r>
      <w:r w:rsidRPr="00CB2B3F">
        <w:rPr>
          <w:szCs w:val="22"/>
        </w:rPr>
        <w:t xml:space="preserve"> </w:t>
      </w:r>
      <w:r w:rsidRPr="00CB2B3F">
        <w:rPr>
          <w:szCs w:val="22"/>
        </w:rPr>
        <w:t>가결되었으며</w:t>
      </w:r>
      <w:r w:rsidRPr="00CB2B3F">
        <w:rPr>
          <w:szCs w:val="22"/>
        </w:rPr>
        <w:t xml:space="preserve">, </w:t>
      </w:r>
      <w:r w:rsidRPr="00CB2B3F">
        <w:rPr>
          <w:szCs w:val="22"/>
        </w:rPr>
        <w:t>각</w:t>
      </w:r>
      <w:r w:rsidRPr="00CB2B3F">
        <w:rPr>
          <w:szCs w:val="22"/>
        </w:rPr>
        <w:t xml:space="preserve"> </w:t>
      </w:r>
      <w:r w:rsidRPr="00CB2B3F">
        <w:rPr>
          <w:szCs w:val="22"/>
        </w:rPr>
        <w:t>주주총회시</w:t>
      </w:r>
      <w:r w:rsidRPr="00CB2B3F">
        <w:rPr>
          <w:szCs w:val="22"/>
        </w:rPr>
        <w:t xml:space="preserve"> </w:t>
      </w:r>
      <w:r w:rsidRPr="00CB2B3F">
        <w:rPr>
          <w:szCs w:val="22"/>
        </w:rPr>
        <w:t>의결권</w:t>
      </w:r>
      <w:r w:rsidRPr="00CB2B3F">
        <w:rPr>
          <w:szCs w:val="22"/>
        </w:rPr>
        <w:t xml:space="preserve"> </w:t>
      </w:r>
      <w:r w:rsidRPr="00CB2B3F">
        <w:rPr>
          <w:szCs w:val="22"/>
        </w:rPr>
        <w:t>행사</w:t>
      </w:r>
      <w:r w:rsidRPr="00CB2B3F">
        <w:rPr>
          <w:szCs w:val="22"/>
        </w:rPr>
        <w:t xml:space="preserve"> </w:t>
      </w:r>
      <w:r w:rsidRPr="00CB2B3F">
        <w:rPr>
          <w:szCs w:val="22"/>
        </w:rPr>
        <w:t>수량</w:t>
      </w:r>
      <w:r w:rsidRPr="00CB2B3F">
        <w:rPr>
          <w:szCs w:val="22"/>
        </w:rPr>
        <w:t xml:space="preserve"> </w:t>
      </w:r>
      <w:r w:rsidRPr="00CB2B3F">
        <w:rPr>
          <w:szCs w:val="22"/>
        </w:rPr>
        <w:t>및</w:t>
      </w:r>
      <w:r w:rsidRPr="00CB2B3F">
        <w:rPr>
          <w:szCs w:val="22"/>
        </w:rPr>
        <w:t xml:space="preserve"> </w:t>
      </w:r>
      <w:r w:rsidRPr="00CB2B3F">
        <w:rPr>
          <w:szCs w:val="22"/>
        </w:rPr>
        <w:t>동의</w:t>
      </w:r>
      <w:r w:rsidRPr="00CB2B3F">
        <w:rPr>
          <w:szCs w:val="22"/>
        </w:rPr>
        <w:t xml:space="preserve"> </w:t>
      </w:r>
      <w:r w:rsidRPr="00CB2B3F">
        <w:rPr>
          <w:szCs w:val="22"/>
        </w:rPr>
        <w:t>의결권의</w:t>
      </w:r>
      <w:r w:rsidRPr="00CB2B3F">
        <w:rPr>
          <w:szCs w:val="22"/>
        </w:rPr>
        <w:t xml:space="preserve"> </w:t>
      </w:r>
      <w:r w:rsidRPr="00CB2B3F">
        <w:rPr>
          <w:szCs w:val="22"/>
        </w:rPr>
        <w:t>비율은</w:t>
      </w:r>
      <w:r w:rsidRPr="00CB2B3F">
        <w:rPr>
          <w:szCs w:val="22"/>
        </w:rPr>
        <w:t xml:space="preserve"> [</w:t>
      </w:r>
      <w:r w:rsidRPr="00CB2B3F">
        <w:rPr>
          <w:b/>
          <w:szCs w:val="22"/>
          <w:u w:val="single"/>
        </w:rPr>
        <w:t>별첨</w:t>
      </w:r>
      <w:r w:rsidRPr="00CB2B3F">
        <w:rPr>
          <w:b/>
          <w:szCs w:val="22"/>
          <w:u w:val="single"/>
        </w:rPr>
        <w:t xml:space="preserve"> 1. </w:t>
      </w:r>
      <w:r w:rsidRPr="00CB2B3F">
        <w:rPr>
          <w:b/>
          <w:szCs w:val="22"/>
          <w:u w:val="single"/>
        </w:rPr>
        <w:t>주주주총회</w:t>
      </w:r>
      <w:r w:rsidRPr="00CB2B3F">
        <w:rPr>
          <w:b/>
          <w:szCs w:val="22"/>
          <w:u w:val="single"/>
        </w:rPr>
        <w:t xml:space="preserve"> </w:t>
      </w:r>
      <w:r w:rsidRPr="00CB2B3F">
        <w:rPr>
          <w:b/>
          <w:szCs w:val="22"/>
          <w:u w:val="single"/>
        </w:rPr>
        <w:t>의결권</w:t>
      </w:r>
      <w:r w:rsidRPr="00CB2B3F">
        <w:rPr>
          <w:b/>
          <w:szCs w:val="22"/>
          <w:u w:val="single"/>
        </w:rPr>
        <w:t xml:space="preserve"> </w:t>
      </w:r>
      <w:r w:rsidRPr="00CB2B3F">
        <w:rPr>
          <w:b/>
          <w:szCs w:val="22"/>
          <w:u w:val="single"/>
        </w:rPr>
        <w:t>행사</w:t>
      </w:r>
      <w:r w:rsidRPr="00CB2B3F">
        <w:rPr>
          <w:b/>
          <w:szCs w:val="22"/>
          <w:u w:val="single"/>
        </w:rPr>
        <w:t xml:space="preserve"> </w:t>
      </w:r>
      <w:r w:rsidRPr="00CB2B3F">
        <w:rPr>
          <w:b/>
          <w:szCs w:val="22"/>
          <w:u w:val="single"/>
        </w:rPr>
        <w:t>현황</w:t>
      </w:r>
      <w:r w:rsidRPr="00CB2B3F">
        <w:rPr>
          <w:szCs w:val="22"/>
        </w:rPr>
        <w:t xml:space="preserve">] </w:t>
      </w:r>
      <w:r w:rsidRPr="00CB2B3F">
        <w:rPr>
          <w:szCs w:val="22"/>
        </w:rPr>
        <w:t>참조</w:t>
      </w:r>
      <w:r w:rsidRPr="00CB2B3F">
        <w:rPr>
          <w:szCs w:val="22"/>
        </w:rPr>
        <w:t xml:space="preserve">. </w:t>
      </w:r>
      <w:r w:rsidRPr="00CB2B3F">
        <w:rPr>
          <w:szCs w:val="22"/>
        </w:rPr>
        <w:t>한편</w:t>
      </w:r>
      <w:r w:rsidRPr="00CB2B3F">
        <w:rPr>
          <w:szCs w:val="22"/>
        </w:rPr>
        <w:t xml:space="preserve">, </w:t>
      </w:r>
      <w:r w:rsidRPr="00CB2B3F">
        <w:rPr>
          <w:szCs w:val="22"/>
        </w:rPr>
        <w:t>연기금</w:t>
      </w:r>
      <w:r w:rsidRPr="00CB2B3F">
        <w:rPr>
          <w:szCs w:val="22"/>
        </w:rPr>
        <w:t xml:space="preserve"> </w:t>
      </w:r>
      <w:r w:rsidRPr="00CB2B3F">
        <w:rPr>
          <w:szCs w:val="22"/>
        </w:rPr>
        <w:t>및</w:t>
      </w:r>
      <w:r w:rsidRPr="00CB2B3F">
        <w:rPr>
          <w:szCs w:val="22"/>
        </w:rPr>
        <w:t xml:space="preserve"> </w:t>
      </w:r>
      <w:r w:rsidRPr="00CB2B3F">
        <w:rPr>
          <w:szCs w:val="22"/>
        </w:rPr>
        <w:t>기타</w:t>
      </w:r>
      <w:r w:rsidRPr="00CB2B3F">
        <w:rPr>
          <w:szCs w:val="22"/>
        </w:rPr>
        <w:t xml:space="preserve"> </w:t>
      </w:r>
      <w:r w:rsidRPr="00CB2B3F">
        <w:rPr>
          <w:szCs w:val="22"/>
        </w:rPr>
        <w:t>기관</w:t>
      </w:r>
      <w:r w:rsidRPr="00CB2B3F">
        <w:rPr>
          <w:szCs w:val="22"/>
        </w:rPr>
        <w:t xml:space="preserve"> </w:t>
      </w:r>
      <w:r w:rsidRPr="00CB2B3F">
        <w:rPr>
          <w:szCs w:val="22"/>
        </w:rPr>
        <w:t>투자자들의</w:t>
      </w:r>
      <w:r w:rsidRPr="00CB2B3F">
        <w:rPr>
          <w:szCs w:val="22"/>
        </w:rPr>
        <w:t xml:space="preserve"> </w:t>
      </w:r>
      <w:r w:rsidRPr="00CB2B3F">
        <w:rPr>
          <w:szCs w:val="22"/>
        </w:rPr>
        <w:t>주주총회</w:t>
      </w:r>
      <w:r w:rsidRPr="00CB2B3F">
        <w:rPr>
          <w:szCs w:val="22"/>
        </w:rPr>
        <w:t xml:space="preserve"> </w:t>
      </w:r>
      <w:r w:rsidRPr="00CB2B3F">
        <w:rPr>
          <w:szCs w:val="22"/>
        </w:rPr>
        <w:t>의결권</w:t>
      </w:r>
      <w:r w:rsidRPr="00CB2B3F">
        <w:rPr>
          <w:szCs w:val="22"/>
        </w:rPr>
        <w:t xml:space="preserve"> </w:t>
      </w:r>
      <w:r w:rsidRPr="00CB2B3F">
        <w:rPr>
          <w:szCs w:val="22"/>
        </w:rPr>
        <w:t>행사</w:t>
      </w:r>
      <w:r w:rsidRPr="00CB2B3F">
        <w:rPr>
          <w:szCs w:val="22"/>
        </w:rPr>
        <w:t xml:space="preserve"> </w:t>
      </w:r>
      <w:r w:rsidRPr="00CB2B3F">
        <w:rPr>
          <w:szCs w:val="22"/>
        </w:rPr>
        <w:t>현황을</w:t>
      </w:r>
      <w:r w:rsidRPr="00CB2B3F">
        <w:rPr>
          <w:szCs w:val="22"/>
        </w:rPr>
        <w:t xml:space="preserve"> </w:t>
      </w:r>
      <w:r w:rsidRPr="00CB2B3F">
        <w:rPr>
          <w:szCs w:val="22"/>
        </w:rPr>
        <w:t>확인할</w:t>
      </w:r>
      <w:r w:rsidRPr="00CB2B3F">
        <w:rPr>
          <w:szCs w:val="22"/>
        </w:rPr>
        <w:t xml:space="preserve"> </w:t>
      </w:r>
      <w:r w:rsidRPr="00CB2B3F">
        <w:rPr>
          <w:szCs w:val="22"/>
        </w:rPr>
        <w:t>수</w:t>
      </w:r>
      <w:r w:rsidRPr="00CB2B3F">
        <w:rPr>
          <w:szCs w:val="22"/>
        </w:rPr>
        <w:t xml:space="preserve"> </w:t>
      </w:r>
      <w:r w:rsidRPr="00CB2B3F">
        <w:rPr>
          <w:szCs w:val="22"/>
        </w:rPr>
        <w:t>있는</w:t>
      </w:r>
      <w:r w:rsidRPr="00CB2B3F">
        <w:rPr>
          <w:szCs w:val="22"/>
        </w:rPr>
        <w:t xml:space="preserve"> </w:t>
      </w:r>
      <w:r w:rsidRPr="00CB2B3F">
        <w:rPr>
          <w:szCs w:val="22"/>
        </w:rPr>
        <w:t>자료의</w:t>
      </w:r>
      <w:r w:rsidRPr="00CB2B3F">
        <w:rPr>
          <w:szCs w:val="22"/>
        </w:rPr>
        <w:t xml:space="preserve"> </w:t>
      </w:r>
      <w:r w:rsidRPr="00CB2B3F">
        <w:rPr>
          <w:szCs w:val="22"/>
        </w:rPr>
        <w:t>제공을</w:t>
      </w:r>
      <w:r w:rsidRPr="00CB2B3F">
        <w:rPr>
          <w:szCs w:val="22"/>
        </w:rPr>
        <w:t xml:space="preserve"> </w:t>
      </w:r>
      <w:r w:rsidRPr="00CB2B3F">
        <w:rPr>
          <w:szCs w:val="22"/>
        </w:rPr>
        <w:t>요청하였으나</w:t>
      </w:r>
      <w:r w:rsidRPr="00CB2B3F">
        <w:rPr>
          <w:szCs w:val="22"/>
        </w:rPr>
        <w:t xml:space="preserve"> </w:t>
      </w:r>
      <w:r w:rsidRPr="00CB2B3F">
        <w:rPr>
          <w:szCs w:val="22"/>
        </w:rPr>
        <w:t>제공되지</w:t>
      </w:r>
      <w:r w:rsidRPr="00CB2B3F">
        <w:rPr>
          <w:szCs w:val="22"/>
        </w:rPr>
        <w:t xml:space="preserve"> </w:t>
      </w:r>
      <w:r w:rsidRPr="00CB2B3F">
        <w:rPr>
          <w:szCs w:val="22"/>
        </w:rPr>
        <w:t>아니함</w:t>
      </w:r>
      <w:r w:rsidRPr="00CB2B3F">
        <w:rPr>
          <w:szCs w:val="22"/>
        </w:rPr>
        <w:t xml:space="preserve">. </w:t>
      </w:r>
    </w:p>
    <w:p w14:paraId="728A5720" w14:textId="77777777" w:rsidR="00026A7E" w:rsidRDefault="00026A7E" w:rsidP="00026A7E">
      <w:pPr>
        <w:pStyle w:val="a5"/>
        <w:spacing w:after="240"/>
        <w:ind w:leftChars="0" w:left="1361"/>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주주들이</w:t>
      </w:r>
      <w:r w:rsidRPr="00CB2B3F">
        <w:rPr>
          <w:szCs w:val="22"/>
        </w:rPr>
        <w:t xml:space="preserve"> </w:t>
      </w:r>
      <w:r w:rsidRPr="00CB2B3F">
        <w:rPr>
          <w:szCs w:val="22"/>
        </w:rPr>
        <w:t>최근</w:t>
      </w:r>
      <w:r w:rsidRPr="00CB2B3F">
        <w:rPr>
          <w:szCs w:val="22"/>
        </w:rPr>
        <w:t xml:space="preserve"> 5</w:t>
      </w:r>
      <w:r w:rsidRPr="00CB2B3F">
        <w:rPr>
          <w:szCs w:val="22"/>
        </w:rPr>
        <w:t>년간</w:t>
      </w:r>
      <w:r w:rsidRPr="00CB2B3F">
        <w:rPr>
          <w:szCs w:val="22"/>
        </w:rPr>
        <w:t xml:space="preserve"> </w:t>
      </w:r>
      <w:r w:rsidRPr="00CB2B3F">
        <w:rPr>
          <w:szCs w:val="22"/>
        </w:rPr>
        <w:t>주주제안권을</w:t>
      </w:r>
      <w:r w:rsidRPr="00CB2B3F">
        <w:rPr>
          <w:szCs w:val="22"/>
        </w:rPr>
        <w:t xml:space="preserve"> </w:t>
      </w:r>
      <w:r w:rsidRPr="00CB2B3F">
        <w:rPr>
          <w:szCs w:val="22"/>
        </w:rPr>
        <w:t>행사한</w:t>
      </w:r>
      <w:r w:rsidRPr="00CB2B3F">
        <w:rPr>
          <w:szCs w:val="22"/>
        </w:rPr>
        <w:t xml:space="preserve"> </w:t>
      </w:r>
      <w:r w:rsidRPr="00CB2B3F">
        <w:rPr>
          <w:szCs w:val="22"/>
        </w:rPr>
        <w:t>사례는</w:t>
      </w:r>
      <w:r w:rsidRPr="00CB2B3F">
        <w:rPr>
          <w:szCs w:val="22"/>
        </w:rPr>
        <w:t xml:space="preserve"> </w:t>
      </w:r>
      <w:r w:rsidRPr="00CB2B3F">
        <w:rPr>
          <w:szCs w:val="22"/>
        </w:rPr>
        <w:t>없으며</w:t>
      </w:r>
      <w:r w:rsidRPr="00CB2B3F">
        <w:rPr>
          <w:szCs w:val="22"/>
        </w:rPr>
        <w:t xml:space="preserve">, </w:t>
      </w:r>
      <w:r w:rsidRPr="00CB2B3F">
        <w:rPr>
          <w:szCs w:val="22"/>
        </w:rPr>
        <w:t>제공된</w:t>
      </w:r>
      <w:r w:rsidRPr="00CB2B3F">
        <w:rPr>
          <w:szCs w:val="22"/>
        </w:rPr>
        <w:t xml:space="preserve"> </w:t>
      </w:r>
      <w:r w:rsidRPr="00CB2B3F">
        <w:rPr>
          <w:szCs w:val="22"/>
        </w:rPr>
        <w:t>최근</w:t>
      </w:r>
      <w:r w:rsidRPr="00CB2B3F">
        <w:rPr>
          <w:szCs w:val="22"/>
        </w:rPr>
        <w:t xml:space="preserve"> 3</w:t>
      </w:r>
      <w:r w:rsidRPr="00CB2B3F">
        <w:rPr>
          <w:szCs w:val="22"/>
        </w:rPr>
        <w:t>개년</w:t>
      </w:r>
      <w:r w:rsidRPr="00CB2B3F">
        <w:rPr>
          <w:szCs w:val="22"/>
        </w:rPr>
        <w:t>(2018</w:t>
      </w:r>
      <w:r w:rsidRPr="00CB2B3F">
        <w:rPr>
          <w:szCs w:val="22"/>
        </w:rPr>
        <w:t>년부터</w:t>
      </w:r>
      <w:r w:rsidRPr="00CB2B3F">
        <w:rPr>
          <w:szCs w:val="22"/>
        </w:rPr>
        <w:t xml:space="preserve"> 2021</w:t>
      </w:r>
      <w:r w:rsidRPr="00CB2B3F">
        <w:rPr>
          <w:szCs w:val="22"/>
        </w:rPr>
        <w:t>년</w:t>
      </w:r>
      <w:r w:rsidRPr="00CB2B3F">
        <w:rPr>
          <w:szCs w:val="22"/>
        </w:rPr>
        <w:t xml:space="preserve">) </w:t>
      </w:r>
      <w:r w:rsidRPr="00CB2B3F">
        <w:rPr>
          <w:szCs w:val="22"/>
        </w:rPr>
        <w:t>이사회</w:t>
      </w:r>
      <w:r w:rsidRPr="00CB2B3F">
        <w:rPr>
          <w:szCs w:val="22"/>
        </w:rPr>
        <w:t xml:space="preserve"> </w:t>
      </w:r>
      <w:r w:rsidRPr="00CB2B3F">
        <w:rPr>
          <w:szCs w:val="22"/>
        </w:rPr>
        <w:t>의사록에</w:t>
      </w:r>
      <w:r w:rsidRPr="00CB2B3F">
        <w:rPr>
          <w:szCs w:val="22"/>
        </w:rPr>
        <w:t xml:space="preserve"> </w:t>
      </w:r>
      <w:r w:rsidRPr="00CB2B3F">
        <w:rPr>
          <w:szCs w:val="22"/>
        </w:rPr>
        <w:t>의하면</w:t>
      </w:r>
      <w:r w:rsidRPr="00CB2B3F">
        <w:rPr>
          <w:szCs w:val="22"/>
        </w:rPr>
        <w:t xml:space="preserve">, </w:t>
      </w:r>
      <w:r w:rsidRPr="00CB2B3F">
        <w:rPr>
          <w:szCs w:val="22"/>
        </w:rPr>
        <w:t>주주제안권이</w:t>
      </w:r>
      <w:r w:rsidRPr="00CB2B3F">
        <w:rPr>
          <w:szCs w:val="22"/>
        </w:rPr>
        <w:t xml:space="preserve"> </w:t>
      </w:r>
      <w:r w:rsidRPr="00CB2B3F">
        <w:rPr>
          <w:szCs w:val="22"/>
        </w:rPr>
        <w:t>행사되어</w:t>
      </w:r>
      <w:r w:rsidRPr="00CB2B3F">
        <w:rPr>
          <w:szCs w:val="22"/>
        </w:rPr>
        <w:t xml:space="preserve"> </w:t>
      </w:r>
      <w:r w:rsidRPr="00CB2B3F">
        <w:rPr>
          <w:szCs w:val="22"/>
        </w:rPr>
        <w:t>이사회에</w:t>
      </w:r>
      <w:r w:rsidRPr="00CB2B3F">
        <w:rPr>
          <w:szCs w:val="22"/>
        </w:rPr>
        <w:t xml:space="preserve"> </w:t>
      </w:r>
      <w:r w:rsidRPr="00CB2B3F">
        <w:rPr>
          <w:szCs w:val="22"/>
        </w:rPr>
        <w:t>보고된</w:t>
      </w:r>
      <w:r w:rsidRPr="00CB2B3F">
        <w:rPr>
          <w:szCs w:val="22"/>
        </w:rPr>
        <w:t xml:space="preserve"> </w:t>
      </w:r>
      <w:r>
        <w:rPr>
          <w:rFonts w:hint="eastAsia"/>
          <w:szCs w:val="22"/>
        </w:rPr>
        <w:t>경우도</w:t>
      </w:r>
      <w:r>
        <w:rPr>
          <w:rFonts w:hint="eastAsia"/>
          <w:szCs w:val="22"/>
        </w:rPr>
        <w:t xml:space="preserve"> </w:t>
      </w:r>
      <w:r w:rsidRPr="00CB2B3F">
        <w:rPr>
          <w:szCs w:val="22"/>
        </w:rPr>
        <w:t>확인되지</w:t>
      </w:r>
      <w:r w:rsidRPr="00CB2B3F">
        <w:rPr>
          <w:szCs w:val="22"/>
        </w:rPr>
        <w:t xml:space="preserve"> </w:t>
      </w:r>
      <w:r w:rsidRPr="00CB2B3F">
        <w:rPr>
          <w:szCs w:val="22"/>
        </w:rPr>
        <w:t>아니함</w:t>
      </w:r>
      <w:r w:rsidRPr="00CB2B3F">
        <w:rPr>
          <w:szCs w:val="22"/>
        </w:rPr>
        <w:t>.</w:t>
      </w:r>
    </w:p>
    <w:p w14:paraId="403D6840" w14:textId="77777777" w:rsidR="00026A7E" w:rsidRDefault="00026A7E" w:rsidP="00026A7E">
      <w:pPr>
        <w:spacing w:after="240"/>
      </w:pPr>
    </w:p>
    <w:p w14:paraId="0ED54262" w14:textId="77777777" w:rsidR="00026A7E" w:rsidRPr="00652AAA" w:rsidRDefault="00026A7E" w:rsidP="00026A7E">
      <w:pPr>
        <w:pStyle w:val="a5"/>
        <w:numPr>
          <w:ilvl w:val="0"/>
          <w:numId w:val="4"/>
        </w:numPr>
        <w:spacing w:before="240" w:after="240"/>
        <w:ind w:leftChars="0"/>
        <w:outlineLvl w:val="1"/>
        <w:rPr>
          <w:b/>
          <w:color w:val="5D2A2C" w:themeColor="text2"/>
          <w:sz w:val="24"/>
        </w:rPr>
      </w:pPr>
      <w:r w:rsidRPr="00652AAA">
        <w:rPr>
          <w:b/>
          <w:color w:val="5D2A2C" w:themeColor="text2"/>
          <w:sz w:val="24"/>
        </w:rPr>
        <w:t>이사회</w:t>
      </w:r>
      <w:r w:rsidRPr="00652AAA">
        <w:rPr>
          <w:b/>
          <w:color w:val="5D2A2C" w:themeColor="text2"/>
          <w:sz w:val="24"/>
        </w:rPr>
        <w:t xml:space="preserve"> </w:t>
      </w:r>
      <w:r w:rsidRPr="00652AAA">
        <w:rPr>
          <w:b/>
          <w:color w:val="5D2A2C" w:themeColor="text2"/>
          <w:sz w:val="24"/>
        </w:rPr>
        <w:t>및</w:t>
      </w:r>
      <w:r w:rsidRPr="00652AAA">
        <w:rPr>
          <w:b/>
          <w:color w:val="5D2A2C" w:themeColor="text2"/>
          <w:sz w:val="24"/>
        </w:rPr>
        <w:t xml:space="preserve"> </w:t>
      </w:r>
      <w:r w:rsidRPr="00652AAA">
        <w:rPr>
          <w:b/>
          <w:color w:val="5D2A2C" w:themeColor="text2"/>
          <w:sz w:val="24"/>
        </w:rPr>
        <w:t>감사위원회</w:t>
      </w:r>
    </w:p>
    <w:p w14:paraId="266068FE" w14:textId="77777777" w:rsidR="00026A7E" w:rsidRPr="00CB2B3F" w:rsidRDefault="00026A7E" w:rsidP="00026A7E">
      <w:pPr>
        <w:pStyle w:val="a5"/>
        <w:numPr>
          <w:ilvl w:val="1"/>
          <w:numId w:val="4"/>
        </w:numPr>
        <w:spacing w:after="240"/>
        <w:ind w:leftChars="0" w:left="908" w:hanging="454"/>
        <w:rPr>
          <w:b/>
          <w:szCs w:val="22"/>
        </w:rPr>
      </w:pPr>
      <w:r w:rsidRPr="00CB2B3F">
        <w:rPr>
          <w:b/>
          <w:szCs w:val="22"/>
        </w:rPr>
        <w:t>현황</w:t>
      </w:r>
    </w:p>
    <w:p w14:paraId="5BA8A560" w14:textId="77777777" w:rsidR="00026A7E" w:rsidRPr="00CB2B3F" w:rsidRDefault="00026A7E" w:rsidP="00026A7E">
      <w:pPr>
        <w:pStyle w:val="a5"/>
        <w:spacing w:after="240"/>
        <w:ind w:left="880"/>
        <w:rPr>
          <w:szCs w:val="22"/>
        </w:rPr>
      </w:pPr>
      <w:r w:rsidRPr="00CB2B3F">
        <w:rPr>
          <w:szCs w:val="22"/>
        </w:rPr>
        <w:t>대상회사의</w:t>
      </w:r>
      <w:r w:rsidRPr="00CB2B3F">
        <w:rPr>
          <w:szCs w:val="22"/>
        </w:rPr>
        <w:t xml:space="preserve"> </w:t>
      </w:r>
      <w:r w:rsidRPr="00CB2B3F">
        <w:rPr>
          <w:szCs w:val="22"/>
        </w:rPr>
        <w:t>정관상</w:t>
      </w:r>
      <w:r w:rsidRPr="00CB2B3F">
        <w:rPr>
          <w:szCs w:val="22"/>
        </w:rPr>
        <w:t xml:space="preserve"> </w:t>
      </w:r>
      <w:r w:rsidRPr="00CB2B3F">
        <w:rPr>
          <w:szCs w:val="22"/>
        </w:rPr>
        <w:t>이사의</w:t>
      </w:r>
      <w:r w:rsidRPr="00CB2B3F">
        <w:rPr>
          <w:szCs w:val="22"/>
        </w:rPr>
        <w:t xml:space="preserve"> </w:t>
      </w:r>
      <w:r w:rsidRPr="00CB2B3F">
        <w:rPr>
          <w:szCs w:val="22"/>
        </w:rPr>
        <w:t>수는</w:t>
      </w:r>
      <w:r w:rsidRPr="00CB2B3F">
        <w:rPr>
          <w:szCs w:val="22"/>
        </w:rPr>
        <w:t xml:space="preserve"> 3</w:t>
      </w:r>
      <w:r w:rsidRPr="00CB2B3F">
        <w:rPr>
          <w:szCs w:val="22"/>
        </w:rPr>
        <w:t>인</w:t>
      </w:r>
      <w:r w:rsidRPr="00CB2B3F">
        <w:rPr>
          <w:szCs w:val="22"/>
        </w:rPr>
        <w:t xml:space="preserve"> </w:t>
      </w:r>
      <w:r w:rsidRPr="00CB2B3F">
        <w:rPr>
          <w:szCs w:val="22"/>
        </w:rPr>
        <w:t>이상</w:t>
      </w:r>
      <w:r w:rsidRPr="00CB2B3F">
        <w:rPr>
          <w:szCs w:val="22"/>
        </w:rPr>
        <w:t xml:space="preserve"> 9</w:t>
      </w:r>
      <w:r w:rsidRPr="00CB2B3F">
        <w:rPr>
          <w:szCs w:val="22"/>
        </w:rPr>
        <w:t>인</w:t>
      </w:r>
      <w:r w:rsidRPr="00CB2B3F">
        <w:rPr>
          <w:szCs w:val="22"/>
        </w:rPr>
        <w:t xml:space="preserve"> </w:t>
      </w:r>
      <w:r w:rsidRPr="00CB2B3F">
        <w:rPr>
          <w:szCs w:val="22"/>
        </w:rPr>
        <w:t>이하</w:t>
      </w:r>
      <w:r w:rsidRPr="00CB2B3F">
        <w:rPr>
          <w:szCs w:val="22"/>
        </w:rPr>
        <w:t xml:space="preserve">, </w:t>
      </w:r>
      <w:r w:rsidRPr="00CB2B3F">
        <w:rPr>
          <w:szCs w:val="22"/>
        </w:rPr>
        <w:t>사외이사는</w:t>
      </w:r>
      <w:r w:rsidRPr="00CB2B3F">
        <w:rPr>
          <w:szCs w:val="22"/>
        </w:rPr>
        <w:t xml:space="preserve"> </w:t>
      </w:r>
      <w:r w:rsidRPr="00CB2B3F">
        <w:rPr>
          <w:szCs w:val="22"/>
        </w:rPr>
        <w:t>이사</w:t>
      </w:r>
      <w:r w:rsidRPr="00CB2B3F">
        <w:rPr>
          <w:szCs w:val="22"/>
        </w:rPr>
        <w:t xml:space="preserve"> </w:t>
      </w:r>
      <w:r w:rsidRPr="00CB2B3F">
        <w:rPr>
          <w:szCs w:val="22"/>
        </w:rPr>
        <w:t>총수의</w:t>
      </w:r>
      <w:r w:rsidRPr="00CB2B3F">
        <w:rPr>
          <w:szCs w:val="22"/>
        </w:rPr>
        <w:t xml:space="preserve"> </w:t>
      </w:r>
      <w:ins w:id="71" w:author="heesung.ahn" w:date="2021-08-30T23:48:00Z">
        <w:r w:rsidR="001609AA">
          <w:rPr>
            <w:szCs w:val="22"/>
          </w:rPr>
          <w:t>4</w:t>
        </w:r>
        <w:r w:rsidR="001609AA">
          <w:rPr>
            <w:rFonts w:hint="eastAsia"/>
            <w:szCs w:val="22"/>
          </w:rPr>
          <w:t>분의</w:t>
        </w:r>
        <w:r w:rsidR="001609AA">
          <w:rPr>
            <w:rFonts w:hint="eastAsia"/>
            <w:szCs w:val="22"/>
          </w:rPr>
          <w:t xml:space="preserve"> 1</w:t>
        </w:r>
      </w:ins>
      <w:del w:id="72" w:author="heesung.ahn" w:date="2021-08-30T23:48:00Z">
        <w:r w:rsidRPr="00CB2B3F" w:rsidDel="001609AA">
          <w:rPr>
            <w:szCs w:val="22"/>
          </w:rPr>
          <w:delText>1/4</w:delText>
        </w:r>
      </w:del>
      <w:r w:rsidRPr="00CB2B3F">
        <w:rPr>
          <w:szCs w:val="22"/>
        </w:rPr>
        <w:t xml:space="preserve"> </w:t>
      </w:r>
      <w:r w:rsidRPr="00CB2B3F">
        <w:rPr>
          <w:szCs w:val="22"/>
        </w:rPr>
        <w:t>이상으로</w:t>
      </w:r>
      <w:r w:rsidRPr="00CB2B3F">
        <w:rPr>
          <w:szCs w:val="22"/>
        </w:rPr>
        <w:t xml:space="preserve"> </w:t>
      </w:r>
      <w:r w:rsidRPr="00CB2B3F">
        <w:rPr>
          <w:szCs w:val="22"/>
        </w:rPr>
        <w:t>규정되어</w:t>
      </w:r>
      <w:r w:rsidRPr="00CB2B3F">
        <w:rPr>
          <w:szCs w:val="22"/>
        </w:rPr>
        <w:t xml:space="preserve"> </w:t>
      </w:r>
      <w:r>
        <w:rPr>
          <w:szCs w:val="22"/>
        </w:rPr>
        <w:t>있</w:t>
      </w:r>
      <w:r w:rsidRPr="00CB2B3F">
        <w:rPr>
          <w:szCs w:val="22"/>
        </w:rPr>
        <w:t>음</w:t>
      </w:r>
      <w:r w:rsidRPr="00CB2B3F">
        <w:rPr>
          <w:szCs w:val="22"/>
        </w:rPr>
        <w:t xml:space="preserve">. </w:t>
      </w:r>
      <w:r w:rsidRPr="00CB2B3F">
        <w:rPr>
          <w:szCs w:val="22"/>
        </w:rPr>
        <w:t>이사의</w:t>
      </w:r>
      <w:r w:rsidRPr="00CB2B3F">
        <w:rPr>
          <w:szCs w:val="22"/>
        </w:rPr>
        <w:t xml:space="preserve"> </w:t>
      </w:r>
      <w:r w:rsidRPr="00CB2B3F">
        <w:rPr>
          <w:szCs w:val="22"/>
        </w:rPr>
        <w:t>임기는</w:t>
      </w:r>
      <w:r w:rsidRPr="00CB2B3F">
        <w:rPr>
          <w:szCs w:val="22"/>
        </w:rPr>
        <w:t xml:space="preserve"> </w:t>
      </w:r>
      <w:r w:rsidRPr="00CB2B3F">
        <w:rPr>
          <w:szCs w:val="22"/>
        </w:rPr>
        <w:t>정관상</w:t>
      </w:r>
      <w:r w:rsidRPr="00CB2B3F">
        <w:rPr>
          <w:szCs w:val="22"/>
        </w:rPr>
        <w:t xml:space="preserve"> 3</w:t>
      </w:r>
      <w:r w:rsidRPr="00CB2B3F">
        <w:rPr>
          <w:szCs w:val="22"/>
        </w:rPr>
        <w:t>년으로</w:t>
      </w:r>
      <w:r w:rsidRPr="00CB2B3F">
        <w:rPr>
          <w:szCs w:val="22"/>
        </w:rPr>
        <w:t xml:space="preserve"> </w:t>
      </w:r>
      <w:r w:rsidRPr="00CB2B3F">
        <w:rPr>
          <w:szCs w:val="22"/>
        </w:rPr>
        <w:t>고정되어</w:t>
      </w:r>
      <w:r w:rsidRPr="00CB2B3F">
        <w:rPr>
          <w:szCs w:val="22"/>
        </w:rPr>
        <w:t xml:space="preserve"> </w:t>
      </w:r>
      <w:r w:rsidRPr="00CB2B3F">
        <w:rPr>
          <w:szCs w:val="22"/>
        </w:rPr>
        <w:t>있음</w:t>
      </w:r>
      <w:r w:rsidRPr="00CB2B3F">
        <w:rPr>
          <w:szCs w:val="22"/>
        </w:rPr>
        <w:t>.</w:t>
      </w:r>
    </w:p>
    <w:p w14:paraId="6FDD2A31" w14:textId="77777777" w:rsidR="00026A7E" w:rsidRPr="00CB2B3F" w:rsidRDefault="00026A7E" w:rsidP="00026A7E">
      <w:pPr>
        <w:pStyle w:val="a5"/>
        <w:spacing w:after="240"/>
        <w:ind w:leftChars="0" w:left="907"/>
        <w:rPr>
          <w:szCs w:val="22"/>
        </w:rPr>
      </w:pPr>
      <w:r w:rsidRPr="00CB2B3F">
        <w:rPr>
          <w:szCs w:val="22"/>
        </w:rPr>
        <w:t>대상회사의</w:t>
      </w:r>
      <w:r w:rsidRPr="00CB2B3F">
        <w:rPr>
          <w:szCs w:val="22"/>
        </w:rPr>
        <w:t xml:space="preserve"> </w:t>
      </w:r>
      <w:r w:rsidRPr="00CB2B3F">
        <w:rPr>
          <w:szCs w:val="22"/>
        </w:rPr>
        <w:t>이사회는</w:t>
      </w:r>
      <w:r w:rsidRPr="00CB2B3F">
        <w:rPr>
          <w:szCs w:val="22"/>
        </w:rPr>
        <w:t xml:space="preserve"> </w:t>
      </w:r>
      <w:r w:rsidRPr="00CB2B3F">
        <w:rPr>
          <w:szCs w:val="22"/>
        </w:rPr>
        <w:t>현재</w:t>
      </w:r>
      <w:r w:rsidRPr="00CB2B3F">
        <w:rPr>
          <w:szCs w:val="22"/>
        </w:rPr>
        <w:t xml:space="preserve"> 7</w:t>
      </w:r>
      <w:r w:rsidRPr="00CB2B3F">
        <w:rPr>
          <w:szCs w:val="22"/>
        </w:rPr>
        <w:t>인의</w:t>
      </w:r>
      <w:r w:rsidRPr="00CB2B3F">
        <w:rPr>
          <w:szCs w:val="22"/>
        </w:rPr>
        <w:t xml:space="preserve"> </w:t>
      </w:r>
      <w:r w:rsidRPr="00CB2B3F">
        <w:rPr>
          <w:szCs w:val="22"/>
        </w:rPr>
        <w:t>등기이사</w:t>
      </w:r>
      <w:r w:rsidRPr="00CB2B3F">
        <w:rPr>
          <w:szCs w:val="22"/>
        </w:rPr>
        <w:t>(</w:t>
      </w:r>
      <w:r w:rsidRPr="00CB2B3F">
        <w:rPr>
          <w:szCs w:val="22"/>
        </w:rPr>
        <w:t>사내이사</w:t>
      </w:r>
      <w:r w:rsidRPr="00CB2B3F">
        <w:rPr>
          <w:szCs w:val="22"/>
        </w:rPr>
        <w:t xml:space="preserve"> 4</w:t>
      </w:r>
      <w:r w:rsidRPr="00CB2B3F">
        <w:rPr>
          <w:szCs w:val="22"/>
        </w:rPr>
        <w:t>인과</w:t>
      </w:r>
      <w:r w:rsidRPr="00CB2B3F">
        <w:rPr>
          <w:szCs w:val="22"/>
        </w:rPr>
        <w:t xml:space="preserve"> </w:t>
      </w:r>
      <w:r w:rsidRPr="00CB2B3F">
        <w:rPr>
          <w:szCs w:val="22"/>
        </w:rPr>
        <w:t>사외이사</w:t>
      </w:r>
      <w:r w:rsidRPr="00CB2B3F">
        <w:rPr>
          <w:szCs w:val="22"/>
        </w:rPr>
        <w:t xml:space="preserve"> 3</w:t>
      </w:r>
      <w:r w:rsidRPr="00CB2B3F">
        <w:rPr>
          <w:szCs w:val="22"/>
        </w:rPr>
        <w:t>인</w:t>
      </w:r>
      <w:r w:rsidRPr="00CB2B3F">
        <w:rPr>
          <w:szCs w:val="22"/>
        </w:rPr>
        <w:t xml:space="preserve">; </w:t>
      </w:r>
      <w:r w:rsidRPr="00CB2B3F">
        <w:rPr>
          <w:szCs w:val="22"/>
        </w:rPr>
        <w:t>사내이사</w:t>
      </w:r>
      <w:r w:rsidRPr="00CB2B3F">
        <w:rPr>
          <w:szCs w:val="22"/>
        </w:rPr>
        <w:t xml:space="preserve"> </w:t>
      </w:r>
      <w:r w:rsidRPr="00CB2B3F">
        <w:rPr>
          <w:szCs w:val="22"/>
        </w:rPr>
        <w:t>중</w:t>
      </w:r>
      <w:r w:rsidRPr="00CB2B3F">
        <w:rPr>
          <w:szCs w:val="22"/>
        </w:rPr>
        <w:t xml:space="preserve"> 2</w:t>
      </w:r>
      <w:r w:rsidRPr="00CB2B3F">
        <w:rPr>
          <w:szCs w:val="22"/>
        </w:rPr>
        <w:t>인은</w:t>
      </w:r>
      <w:r w:rsidRPr="00CB2B3F">
        <w:rPr>
          <w:szCs w:val="22"/>
        </w:rPr>
        <w:t xml:space="preserve"> </w:t>
      </w:r>
      <w:r w:rsidRPr="00CB2B3F">
        <w:rPr>
          <w:szCs w:val="22"/>
        </w:rPr>
        <w:t>대표이사</w:t>
      </w:r>
      <w:r w:rsidRPr="00CB2B3F">
        <w:rPr>
          <w:szCs w:val="22"/>
        </w:rPr>
        <w:t>)</w:t>
      </w:r>
      <w:r w:rsidRPr="00CB2B3F">
        <w:rPr>
          <w:szCs w:val="22"/>
        </w:rPr>
        <w:t>로</w:t>
      </w:r>
      <w:r w:rsidRPr="00CB2B3F">
        <w:rPr>
          <w:szCs w:val="22"/>
        </w:rPr>
        <w:t xml:space="preserve"> </w:t>
      </w:r>
      <w:r w:rsidRPr="00CB2B3F">
        <w:rPr>
          <w:szCs w:val="22"/>
        </w:rPr>
        <w:t>구성되어</w:t>
      </w:r>
      <w:r w:rsidRPr="00CB2B3F">
        <w:rPr>
          <w:szCs w:val="22"/>
        </w:rPr>
        <w:t xml:space="preserve"> </w:t>
      </w:r>
      <w:r w:rsidRPr="00CB2B3F">
        <w:rPr>
          <w:szCs w:val="22"/>
        </w:rPr>
        <w:t>있고</w:t>
      </w:r>
      <w:r w:rsidRPr="00CB2B3F">
        <w:rPr>
          <w:szCs w:val="22"/>
        </w:rPr>
        <w:t xml:space="preserve">, </w:t>
      </w:r>
      <w:r w:rsidRPr="00CB2B3F">
        <w:rPr>
          <w:szCs w:val="22"/>
        </w:rPr>
        <w:t>감사위원회는</w:t>
      </w:r>
      <w:r w:rsidRPr="00CB2B3F">
        <w:rPr>
          <w:szCs w:val="22"/>
        </w:rPr>
        <w:t xml:space="preserve"> </w:t>
      </w:r>
      <w:r w:rsidRPr="00CB2B3F">
        <w:rPr>
          <w:szCs w:val="22"/>
        </w:rPr>
        <w:t>감사위원</w:t>
      </w:r>
      <w:r w:rsidRPr="00CB2B3F">
        <w:rPr>
          <w:szCs w:val="22"/>
        </w:rPr>
        <w:t xml:space="preserve"> 3</w:t>
      </w:r>
      <w:r w:rsidRPr="00CB2B3F">
        <w:rPr>
          <w:szCs w:val="22"/>
        </w:rPr>
        <w:t>인</w:t>
      </w:r>
      <w:r w:rsidRPr="00CB2B3F">
        <w:rPr>
          <w:szCs w:val="22"/>
        </w:rPr>
        <w:t>(</w:t>
      </w:r>
      <w:r w:rsidRPr="00CB2B3F">
        <w:rPr>
          <w:szCs w:val="22"/>
        </w:rPr>
        <w:t>사외이사</w:t>
      </w:r>
      <w:r w:rsidRPr="00CB2B3F">
        <w:rPr>
          <w:szCs w:val="22"/>
        </w:rPr>
        <w:t>2</w:t>
      </w:r>
      <w:r w:rsidRPr="00CB2B3F">
        <w:rPr>
          <w:szCs w:val="22"/>
        </w:rPr>
        <w:t>인</w:t>
      </w:r>
      <w:r w:rsidRPr="00CB2B3F">
        <w:rPr>
          <w:szCs w:val="22"/>
        </w:rPr>
        <w:t xml:space="preserve">, </w:t>
      </w:r>
      <w:r w:rsidRPr="00CB2B3F">
        <w:rPr>
          <w:szCs w:val="22"/>
        </w:rPr>
        <w:t>사내이사</w:t>
      </w:r>
      <w:r w:rsidRPr="00CB2B3F">
        <w:rPr>
          <w:szCs w:val="22"/>
        </w:rPr>
        <w:t xml:space="preserve"> 1</w:t>
      </w:r>
      <w:r w:rsidRPr="00CB2B3F">
        <w:rPr>
          <w:szCs w:val="22"/>
        </w:rPr>
        <w:t>인</w:t>
      </w:r>
      <w:r w:rsidRPr="00CB2B3F">
        <w:rPr>
          <w:szCs w:val="22"/>
        </w:rPr>
        <w:t>)</w:t>
      </w:r>
      <w:r w:rsidRPr="00CB2B3F">
        <w:rPr>
          <w:szCs w:val="22"/>
        </w:rPr>
        <w:t>으로</w:t>
      </w:r>
      <w:r w:rsidRPr="00CB2B3F">
        <w:rPr>
          <w:szCs w:val="22"/>
        </w:rPr>
        <w:t xml:space="preserve"> </w:t>
      </w:r>
      <w:r w:rsidRPr="00CB2B3F">
        <w:rPr>
          <w:szCs w:val="22"/>
        </w:rPr>
        <w:t>구성되어</w:t>
      </w:r>
      <w:r w:rsidRPr="00CB2B3F">
        <w:rPr>
          <w:szCs w:val="22"/>
        </w:rPr>
        <w:t xml:space="preserve"> </w:t>
      </w:r>
      <w:r w:rsidRPr="00CB2B3F">
        <w:rPr>
          <w:szCs w:val="22"/>
        </w:rPr>
        <w:t>있음</w:t>
      </w:r>
      <w:r w:rsidRPr="00CB2B3F">
        <w:rPr>
          <w:szCs w:val="22"/>
        </w:rPr>
        <w:t xml:space="preserve">. </w:t>
      </w:r>
      <w:r w:rsidRPr="00CB2B3F">
        <w:rPr>
          <w:szCs w:val="22"/>
        </w:rPr>
        <w:t>구체적인</w:t>
      </w:r>
      <w:r w:rsidRPr="00CB2B3F">
        <w:rPr>
          <w:szCs w:val="22"/>
        </w:rPr>
        <w:t xml:space="preserve"> </w:t>
      </w:r>
      <w:r w:rsidRPr="00CB2B3F">
        <w:rPr>
          <w:szCs w:val="22"/>
        </w:rPr>
        <w:t>현황은</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1179"/>
        <w:gridCol w:w="1179"/>
        <w:gridCol w:w="2061"/>
        <w:gridCol w:w="2794"/>
        <w:gridCol w:w="1519"/>
      </w:tblGrid>
      <w:tr w:rsidR="00026A7E" w:rsidRPr="00C33AED" w14:paraId="4F789F19" w14:textId="77777777" w:rsidTr="0091358C">
        <w:trPr>
          <w:trHeight w:val="283"/>
          <w:tblHeader/>
        </w:trPr>
        <w:tc>
          <w:tcPr>
            <w:tcW w:w="675" w:type="pct"/>
            <w:tcBorders>
              <w:top w:val="single" w:sz="12" w:space="0" w:color="404040" w:themeColor="text1" w:themeTint="BF"/>
              <w:bottom w:val="single" w:sz="4" w:space="0" w:color="404040" w:themeColor="text1" w:themeTint="BF"/>
            </w:tcBorders>
            <w:shd w:val="clear" w:color="auto" w:fill="DEEEEE"/>
            <w:vAlign w:val="center"/>
          </w:tcPr>
          <w:p w14:paraId="12A87D3C"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직위</w:t>
            </w:r>
          </w:p>
        </w:tc>
        <w:tc>
          <w:tcPr>
            <w:tcW w:w="675" w:type="pct"/>
            <w:tcBorders>
              <w:top w:val="single" w:sz="12" w:space="0" w:color="404040" w:themeColor="text1" w:themeTint="BF"/>
              <w:bottom w:val="single" w:sz="4" w:space="0" w:color="404040" w:themeColor="text1" w:themeTint="BF"/>
            </w:tcBorders>
            <w:shd w:val="clear" w:color="auto" w:fill="DEEEEE"/>
            <w:vAlign w:val="center"/>
          </w:tcPr>
          <w:p w14:paraId="64D91BC5"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성명</w:t>
            </w:r>
          </w:p>
        </w:tc>
        <w:tc>
          <w:tcPr>
            <w:tcW w:w="1180" w:type="pct"/>
            <w:tcBorders>
              <w:top w:val="single" w:sz="12" w:space="0" w:color="404040" w:themeColor="text1" w:themeTint="BF"/>
              <w:bottom w:val="single" w:sz="4" w:space="0" w:color="404040" w:themeColor="text1" w:themeTint="BF"/>
            </w:tcBorders>
            <w:shd w:val="clear" w:color="auto" w:fill="DEEEEE"/>
            <w:vAlign w:val="center"/>
          </w:tcPr>
          <w:p w14:paraId="780B3E83"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최근</w:t>
            </w:r>
            <w:r w:rsidRPr="00C33AED">
              <w:rPr>
                <w:b/>
                <w:sz w:val="20"/>
                <w:szCs w:val="20"/>
              </w:rPr>
              <w:t xml:space="preserve"> </w:t>
            </w:r>
            <w:r w:rsidRPr="00C33AED">
              <w:rPr>
                <w:b/>
                <w:sz w:val="20"/>
                <w:szCs w:val="20"/>
              </w:rPr>
              <w:t>선임일</w:t>
            </w:r>
          </w:p>
        </w:tc>
        <w:tc>
          <w:tcPr>
            <w:tcW w:w="1600" w:type="pct"/>
            <w:tcBorders>
              <w:top w:val="single" w:sz="12" w:space="0" w:color="404040" w:themeColor="text1" w:themeTint="BF"/>
              <w:bottom w:val="single" w:sz="4" w:space="0" w:color="404040" w:themeColor="text1" w:themeTint="BF"/>
            </w:tcBorders>
            <w:shd w:val="clear" w:color="auto" w:fill="DEEEEE"/>
            <w:vAlign w:val="center"/>
          </w:tcPr>
          <w:p w14:paraId="626A21A5"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임기</w:t>
            </w:r>
            <w:r w:rsidRPr="00C33AED">
              <w:rPr>
                <w:b/>
                <w:sz w:val="20"/>
                <w:szCs w:val="20"/>
              </w:rPr>
              <w:t xml:space="preserve"> </w:t>
            </w:r>
            <w:r w:rsidRPr="00C33AED">
              <w:rPr>
                <w:b/>
                <w:sz w:val="20"/>
                <w:szCs w:val="20"/>
              </w:rPr>
              <w:t>만료일</w:t>
            </w:r>
          </w:p>
        </w:tc>
        <w:tc>
          <w:tcPr>
            <w:tcW w:w="870" w:type="pct"/>
            <w:tcBorders>
              <w:top w:val="single" w:sz="12" w:space="0" w:color="404040" w:themeColor="text1" w:themeTint="BF"/>
              <w:bottom w:val="single" w:sz="4" w:space="0" w:color="404040" w:themeColor="text1" w:themeTint="BF"/>
            </w:tcBorders>
            <w:shd w:val="clear" w:color="auto" w:fill="DEEEEE"/>
            <w:vAlign w:val="center"/>
          </w:tcPr>
          <w:p w14:paraId="1C99B31A"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비고</w:t>
            </w:r>
          </w:p>
        </w:tc>
      </w:tr>
      <w:tr w:rsidR="00026A7E" w:rsidRPr="00C33AED" w14:paraId="23CF01D1" w14:textId="77777777" w:rsidTr="0091358C">
        <w:trPr>
          <w:trHeight w:val="340"/>
        </w:trPr>
        <w:tc>
          <w:tcPr>
            <w:tcW w:w="675" w:type="pct"/>
            <w:tcBorders>
              <w:top w:val="single" w:sz="4" w:space="0" w:color="404040" w:themeColor="text1" w:themeTint="BF"/>
              <w:bottom w:val="single" w:sz="4" w:space="0" w:color="BFBFBF" w:themeColor="background1" w:themeShade="BF"/>
            </w:tcBorders>
            <w:shd w:val="clear" w:color="auto" w:fill="F2F2F2" w:themeFill="background1" w:themeFillShade="F2"/>
            <w:vAlign w:val="center"/>
          </w:tcPr>
          <w:p w14:paraId="617C53D4" w14:textId="77777777" w:rsidR="00026A7E" w:rsidRPr="00C33AED" w:rsidRDefault="00026A7E" w:rsidP="0091358C">
            <w:pPr>
              <w:pStyle w:val="a5"/>
              <w:spacing w:line="280" w:lineRule="atLeast"/>
              <w:ind w:leftChars="0" w:left="0"/>
              <w:jc w:val="center"/>
              <w:rPr>
                <w:sz w:val="20"/>
                <w:szCs w:val="20"/>
              </w:rPr>
            </w:pPr>
            <w:r w:rsidRPr="00C33AED">
              <w:rPr>
                <w:sz w:val="20"/>
                <w:szCs w:val="20"/>
              </w:rPr>
              <w:t>대표이사</w:t>
            </w:r>
          </w:p>
          <w:p w14:paraId="79A8CC5F"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r w:rsidRPr="00C33AED">
              <w:rPr>
                <w:sz w:val="20"/>
                <w:szCs w:val="20"/>
              </w:rPr>
              <w:t>사내이사</w:t>
            </w:r>
            <w:r w:rsidRPr="00C33AED">
              <w:rPr>
                <w:sz w:val="20"/>
                <w:szCs w:val="20"/>
              </w:rPr>
              <w:t>)</w:t>
            </w:r>
          </w:p>
        </w:tc>
        <w:tc>
          <w:tcPr>
            <w:tcW w:w="675" w:type="pct"/>
            <w:tcBorders>
              <w:top w:val="single" w:sz="4" w:space="0" w:color="404040" w:themeColor="text1" w:themeTint="BF"/>
              <w:bottom w:val="single" w:sz="4" w:space="0" w:color="BFBFBF" w:themeColor="background1" w:themeShade="BF"/>
            </w:tcBorders>
            <w:shd w:val="clear" w:color="auto" w:fill="auto"/>
            <w:vAlign w:val="center"/>
          </w:tcPr>
          <w:p w14:paraId="5BB548FA" w14:textId="77777777" w:rsidR="00026A7E" w:rsidRPr="00C33AED" w:rsidRDefault="00026A7E" w:rsidP="0091358C">
            <w:pPr>
              <w:pStyle w:val="a5"/>
              <w:spacing w:line="280" w:lineRule="atLeast"/>
              <w:ind w:leftChars="0" w:left="0"/>
              <w:jc w:val="center"/>
              <w:rPr>
                <w:sz w:val="20"/>
                <w:szCs w:val="20"/>
              </w:rPr>
            </w:pPr>
            <w:proofErr w:type="spellStart"/>
            <w:r w:rsidRPr="00C33AED">
              <w:rPr>
                <w:sz w:val="20"/>
                <w:szCs w:val="20"/>
              </w:rPr>
              <w:t>조창걸</w:t>
            </w:r>
            <w:proofErr w:type="spellEnd"/>
          </w:p>
        </w:tc>
        <w:tc>
          <w:tcPr>
            <w:tcW w:w="1180" w:type="pct"/>
            <w:tcBorders>
              <w:top w:val="single" w:sz="4" w:space="0" w:color="404040" w:themeColor="text1" w:themeTint="BF"/>
              <w:bottom w:val="single" w:sz="4" w:space="0" w:color="BFBFBF" w:themeColor="background1" w:themeShade="BF"/>
            </w:tcBorders>
            <w:shd w:val="clear" w:color="auto" w:fill="auto"/>
            <w:vAlign w:val="center"/>
          </w:tcPr>
          <w:p w14:paraId="54BD9162"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24</w:t>
            </w:r>
            <w:r w:rsidRPr="00C33AED">
              <w:rPr>
                <w:sz w:val="20"/>
                <w:szCs w:val="20"/>
              </w:rPr>
              <w:t>일</w:t>
            </w:r>
          </w:p>
        </w:tc>
        <w:tc>
          <w:tcPr>
            <w:tcW w:w="1600" w:type="pct"/>
            <w:tcBorders>
              <w:top w:val="single" w:sz="4" w:space="0" w:color="404040" w:themeColor="text1" w:themeTint="BF"/>
              <w:bottom w:val="single" w:sz="4" w:space="0" w:color="BFBFBF" w:themeColor="background1" w:themeShade="BF"/>
            </w:tcBorders>
            <w:shd w:val="clear" w:color="auto" w:fill="auto"/>
            <w:vAlign w:val="center"/>
          </w:tcPr>
          <w:p w14:paraId="077F5265"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2023</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tcBorders>
              <w:top w:val="single" w:sz="4" w:space="0" w:color="404040" w:themeColor="text1" w:themeTint="BF"/>
              <w:bottom w:val="single" w:sz="4" w:space="0" w:color="BFBFBF" w:themeColor="background1" w:themeShade="BF"/>
            </w:tcBorders>
            <w:shd w:val="clear" w:color="auto" w:fill="auto"/>
            <w:vAlign w:val="center"/>
          </w:tcPr>
          <w:p w14:paraId="3A888E7C" w14:textId="77777777" w:rsidR="00026A7E" w:rsidRPr="00C33AED" w:rsidRDefault="00026A7E" w:rsidP="0091358C">
            <w:pPr>
              <w:pStyle w:val="a5"/>
              <w:spacing w:line="280" w:lineRule="atLeast"/>
              <w:ind w:leftChars="0" w:left="0"/>
              <w:jc w:val="center"/>
              <w:rPr>
                <w:sz w:val="20"/>
                <w:szCs w:val="20"/>
              </w:rPr>
            </w:pPr>
            <w:r w:rsidRPr="00C33AED">
              <w:rPr>
                <w:sz w:val="20"/>
                <w:szCs w:val="20"/>
              </w:rPr>
              <w:t>매도인</w:t>
            </w:r>
          </w:p>
        </w:tc>
      </w:tr>
      <w:tr w:rsidR="00026A7E" w:rsidRPr="00C33AED" w14:paraId="736DCF0C" w14:textId="77777777" w:rsidTr="0091358C">
        <w:trPr>
          <w:trHeight w:val="340"/>
        </w:trPr>
        <w:tc>
          <w:tcPr>
            <w:tcW w:w="675" w:type="pct"/>
            <w:tcBorders>
              <w:top w:val="single" w:sz="4" w:space="0" w:color="BFBFBF" w:themeColor="background1" w:themeShade="BF"/>
            </w:tcBorders>
            <w:shd w:val="clear" w:color="auto" w:fill="F2F2F2" w:themeFill="background1" w:themeFillShade="F2"/>
            <w:vAlign w:val="center"/>
          </w:tcPr>
          <w:p w14:paraId="57856F70" w14:textId="77777777" w:rsidR="00026A7E" w:rsidRPr="00C33AED" w:rsidRDefault="00026A7E" w:rsidP="0091358C">
            <w:pPr>
              <w:pStyle w:val="a5"/>
              <w:spacing w:line="280" w:lineRule="atLeast"/>
              <w:ind w:leftChars="0" w:left="0"/>
              <w:jc w:val="center"/>
              <w:rPr>
                <w:sz w:val="20"/>
                <w:szCs w:val="20"/>
              </w:rPr>
            </w:pPr>
            <w:r w:rsidRPr="00C33AED">
              <w:rPr>
                <w:sz w:val="20"/>
                <w:szCs w:val="20"/>
              </w:rPr>
              <w:t>대표이사</w:t>
            </w:r>
          </w:p>
          <w:p w14:paraId="35110497"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r w:rsidRPr="00C33AED">
              <w:rPr>
                <w:sz w:val="20"/>
                <w:szCs w:val="20"/>
              </w:rPr>
              <w:t>사내이사</w:t>
            </w:r>
            <w:r w:rsidRPr="00C33AED">
              <w:rPr>
                <w:sz w:val="20"/>
                <w:szCs w:val="20"/>
              </w:rPr>
              <w:t>)</w:t>
            </w:r>
          </w:p>
        </w:tc>
        <w:tc>
          <w:tcPr>
            <w:tcW w:w="675" w:type="pct"/>
            <w:tcBorders>
              <w:top w:val="single" w:sz="4" w:space="0" w:color="BFBFBF" w:themeColor="background1" w:themeShade="BF"/>
            </w:tcBorders>
            <w:shd w:val="clear" w:color="auto" w:fill="auto"/>
            <w:vAlign w:val="center"/>
          </w:tcPr>
          <w:p w14:paraId="68E9D3B8" w14:textId="77777777" w:rsidR="00026A7E" w:rsidRPr="00C33AED" w:rsidRDefault="00026A7E" w:rsidP="0091358C">
            <w:pPr>
              <w:pStyle w:val="a5"/>
              <w:spacing w:line="280" w:lineRule="atLeast"/>
              <w:ind w:leftChars="0" w:left="0"/>
              <w:jc w:val="center"/>
              <w:rPr>
                <w:sz w:val="20"/>
                <w:szCs w:val="20"/>
              </w:rPr>
            </w:pPr>
            <w:r w:rsidRPr="00C33AED">
              <w:rPr>
                <w:sz w:val="20"/>
                <w:szCs w:val="20"/>
              </w:rPr>
              <w:t>강승수</w:t>
            </w:r>
          </w:p>
        </w:tc>
        <w:tc>
          <w:tcPr>
            <w:tcW w:w="1180" w:type="pct"/>
            <w:tcBorders>
              <w:top w:val="single" w:sz="4" w:space="0" w:color="BFBFBF" w:themeColor="background1" w:themeShade="BF"/>
            </w:tcBorders>
            <w:shd w:val="clear" w:color="auto" w:fill="auto"/>
            <w:vAlign w:val="center"/>
          </w:tcPr>
          <w:p w14:paraId="6D6C22E4" w14:textId="77777777" w:rsidR="00026A7E" w:rsidRPr="00C33AED" w:rsidRDefault="00026A7E" w:rsidP="0091358C">
            <w:pPr>
              <w:pStyle w:val="a5"/>
              <w:spacing w:line="280" w:lineRule="atLeast"/>
              <w:ind w:leftChars="0" w:left="0"/>
              <w:jc w:val="center"/>
              <w:rPr>
                <w:sz w:val="20"/>
                <w:szCs w:val="20"/>
              </w:rPr>
            </w:pPr>
            <w:r w:rsidRPr="00C33AED">
              <w:rPr>
                <w:sz w:val="20"/>
                <w:szCs w:val="20"/>
              </w:rPr>
              <w:t>2019</w:t>
            </w:r>
            <w:r w:rsidRPr="00C33AED">
              <w:rPr>
                <w:sz w:val="20"/>
                <w:szCs w:val="20"/>
              </w:rPr>
              <w:t>년</w:t>
            </w:r>
            <w:r w:rsidRPr="00C33AED">
              <w:rPr>
                <w:sz w:val="20"/>
                <w:szCs w:val="20"/>
              </w:rPr>
              <w:t xml:space="preserve"> 11</w:t>
            </w:r>
            <w:r w:rsidRPr="00C33AED">
              <w:rPr>
                <w:sz w:val="20"/>
                <w:szCs w:val="20"/>
              </w:rPr>
              <w:t>월</w:t>
            </w:r>
            <w:r w:rsidRPr="00C33AED">
              <w:rPr>
                <w:sz w:val="20"/>
                <w:szCs w:val="20"/>
              </w:rPr>
              <w:t xml:space="preserve"> 4</w:t>
            </w:r>
            <w:r w:rsidRPr="00C33AED">
              <w:rPr>
                <w:sz w:val="20"/>
                <w:szCs w:val="20"/>
              </w:rPr>
              <w:t>일</w:t>
            </w:r>
          </w:p>
        </w:tc>
        <w:tc>
          <w:tcPr>
            <w:tcW w:w="1600" w:type="pct"/>
            <w:tcBorders>
              <w:top w:val="single" w:sz="4" w:space="0" w:color="BFBFBF" w:themeColor="background1" w:themeShade="BF"/>
            </w:tcBorders>
            <w:shd w:val="clear" w:color="auto" w:fill="auto"/>
            <w:vAlign w:val="center"/>
          </w:tcPr>
          <w:p w14:paraId="688377FE"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2022</w:t>
            </w:r>
            <w:r w:rsidRPr="00C33AED">
              <w:rPr>
                <w:sz w:val="20"/>
                <w:szCs w:val="20"/>
              </w:rPr>
              <w:t>년</w:t>
            </w:r>
            <w:r w:rsidRPr="00C33AED">
              <w:rPr>
                <w:sz w:val="20"/>
                <w:szCs w:val="20"/>
              </w:rPr>
              <w:t xml:space="preserve"> 11</w:t>
            </w:r>
            <w:r w:rsidRPr="00C33AED">
              <w:rPr>
                <w:sz w:val="20"/>
                <w:szCs w:val="20"/>
              </w:rPr>
              <w:t>월</w:t>
            </w:r>
            <w:r w:rsidRPr="00C33AED">
              <w:rPr>
                <w:sz w:val="20"/>
                <w:szCs w:val="20"/>
              </w:rPr>
              <w:t xml:space="preserve"> 4</w:t>
            </w:r>
            <w:r w:rsidRPr="00C33AED">
              <w:rPr>
                <w:sz w:val="20"/>
                <w:szCs w:val="20"/>
              </w:rPr>
              <w:t>일</w:t>
            </w:r>
          </w:p>
        </w:tc>
        <w:tc>
          <w:tcPr>
            <w:tcW w:w="870" w:type="pct"/>
            <w:tcBorders>
              <w:top w:val="single" w:sz="4" w:space="0" w:color="BFBFBF" w:themeColor="background1" w:themeShade="BF"/>
            </w:tcBorders>
            <w:shd w:val="clear" w:color="auto" w:fill="auto"/>
            <w:vAlign w:val="center"/>
          </w:tcPr>
          <w:p w14:paraId="169F2C29"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33AED" w14:paraId="1B5761CC" w14:textId="77777777" w:rsidTr="0091358C">
        <w:trPr>
          <w:trHeight w:val="340"/>
        </w:trPr>
        <w:tc>
          <w:tcPr>
            <w:tcW w:w="675" w:type="pct"/>
            <w:shd w:val="clear" w:color="auto" w:fill="F2F2F2" w:themeFill="background1" w:themeFillShade="F2"/>
            <w:vAlign w:val="center"/>
          </w:tcPr>
          <w:p w14:paraId="56ACFB5D" w14:textId="77777777" w:rsidR="00026A7E" w:rsidRPr="00C33AED" w:rsidRDefault="00026A7E" w:rsidP="0091358C">
            <w:pPr>
              <w:pStyle w:val="a5"/>
              <w:spacing w:line="280" w:lineRule="atLeast"/>
              <w:ind w:leftChars="0" w:left="0"/>
              <w:jc w:val="center"/>
              <w:rPr>
                <w:sz w:val="20"/>
                <w:szCs w:val="20"/>
              </w:rPr>
            </w:pPr>
            <w:r w:rsidRPr="00C33AED">
              <w:rPr>
                <w:sz w:val="20"/>
                <w:szCs w:val="20"/>
              </w:rPr>
              <w:lastRenderedPageBreak/>
              <w:t>사내이사</w:t>
            </w:r>
          </w:p>
        </w:tc>
        <w:tc>
          <w:tcPr>
            <w:tcW w:w="675" w:type="pct"/>
            <w:shd w:val="clear" w:color="auto" w:fill="auto"/>
            <w:vAlign w:val="center"/>
          </w:tcPr>
          <w:p w14:paraId="4534104D" w14:textId="77777777" w:rsidR="00026A7E" w:rsidRPr="00C33AED" w:rsidRDefault="00026A7E" w:rsidP="0091358C">
            <w:pPr>
              <w:pStyle w:val="a5"/>
              <w:spacing w:line="280" w:lineRule="atLeast"/>
              <w:ind w:leftChars="0" w:left="0"/>
              <w:jc w:val="center"/>
              <w:rPr>
                <w:sz w:val="20"/>
                <w:szCs w:val="20"/>
              </w:rPr>
            </w:pPr>
            <w:r w:rsidRPr="00C33AED">
              <w:rPr>
                <w:sz w:val="20"/>
                <w:szCs w:val="20"/>
              </w:rPr>
              <w:t>이영식</w:t>
            </w:r>
          </w:p>
        </w:tc>
        <w:tc>
          <w:tcPr>
            <w:tcW w:w="1180" w:type="pct"/>
            <w:shd w:val="clear" w:color="auto" w:fill="auto"/>
            <w:vAlign w:val="center"/>
          </w:tcPr>
          <w:p w14:paraId="79623AED" w14:textId="77777777" w:rsidR="00026A7E" w:rsidRPr="00C33AED" w:rsidRDefault="00026A7E" w:rsidP="0091358C">
            <w:pPr>
              <w:pStyle w:val="a5"/>
              <w:spacing w:line="280" w:lineRule="atLeast"/>
              <w:ind w:leftChars="0" w:left="0"/>
              <w:jc w:val="center"/>
              <w:rPr>
                <w:sz w:val="20"/>
                <w:szCs w:val="20"/>
              </w:rPr>
            </w:pPr>
            <w:r w:rsidRPr="00C33AED">
              <w:rPr>
                <w:sz w:val="20"/>
                <w:szCs w:val="20"/>
              </w:rPr>
              <w:t>2019</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26</w:t>
            </w:r>
            <w:r w:rsidRPr="00C33AED">
              <w:rPr>
                <w:sz w:val="20"/>
                <w:szCs w:val="20"/>
              </w:rPr>
              <w:t>일</w:t>
            </w:r>
          </w:p>
        </w:tc>
        <w:tc>
          <w:tcPr>
            <w:tcW w:w="1600" w:type="pct"/>
            <w:shd w:val="clear" w:color="auto" w:fill="auto"/>
            <w:vAlign w:val="center"/>
          </w:tcPr>
          <w:p w14:paraId="487B97F3"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2022</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shd w:val="clear" w:color="auto" w:fill="auto"/>
            <w:vAlign w:val="center"/>
          </w:tcPr>
          <w:p w14:paraId="488116E0" w14:textId="77777777" w:rsidR="00026A7E" w:rsidRPr="00C33AED" w:rsidRDefault="00026A7E" w:rsidP="0091358C">
            <w:pPr>
              <w:pStyle w:val="a5"/>
              <w:spacing w:line="280" w:lineRule="atLeast"/>
              <w:ind w:leftChars="0" w:left="0"/>
              <w:jc w:val="center"/>
              <w:rPr>
                <w:sz w:val="20"/>
                <w:szCs w:val="20"/>
              </w:rPr>
            </w:pPr>
            <w:r w:rsidRPr="00C33AED">
              <w:rPr>
                <w:sz w:val="20"/>
                <w:szCs w:val="20"/>
              </w:rPr>
              <w:t>매도인의</w:t>
            </w:r>
            <w:r w:rsidRPr="00C33AED">
              <w:rPr>
                <w:sz w:val="20"/>
                <w:szCs w:val="20"/>
              </w:rPr>
              <w:t xml:space="preserve"> </w:t>
            </w:r>
            <w:r>
              <w:rPr>
                <w:sz w:val="20"/>
                <w:szCs w:val="20"/>
              </w:rPr>
              <w:br/>
            </w:r>
            <w:r w:rsidRPr="00FE49FF">
              <w:rPr>
                <w:spacing w:val="-12"/>
                <w:sz w:val="20"/>
                <w:szCs w:val="20"/>
              </w:rPr>
              <w:t>특수관계인</w:t>
            </w:r>
            <w:r w:rsidRPr="00FE49FF">
              <w:rPr>
                <w:spacing w:val="-12"/>
                <w:sz w:val="20"/>
                <w:szCs w:val="20"/>
              </w:rPr>
              <w:t>(</w:t>
            </w:r>
            <w:r w:rsidRPr="00FE49FF">
              <w:rPr>
                <w:spacing w:val="-12"/>
                <w:sz w:val="20"/>
                <w:szCs w:val="20"/>
              </w:rPr>
              <w:t>사위</w:t>
            </w:r>
            <w:r w:rsidRPr="00FE49FF">
              <w:rPr>
                <w:spacing w:val="-12"/>
                <w:sz w:val="20"/>
                <w:szCs w:val="20"/>
              </w:rPr>
              <w:t>)</w:t>
            </w:r>
          </w:p>
        </w:tc>
      </w:tr>
      <w:tr w:rsidR="00026A7E" w:rsidRPr="00C33AED" w14:paraId="7FD6ABE8" w14:textId="77777777" w:rsidTr="0091358C">
        <w:trPr>
          <w:trHeight w:val="340"/>
        </w:trPr>
        <w:tc>
          <w:tcPr>
            <w:tcW w:w="675" w:type="pct"/>
            <w:shd w:val="clear" w:color="auto" w:fill="F2F2F2" w:themeFill="background1" w:themeFillShade="F2"/>
            <w:vAlign w:val="center"/>
          </w:tcPr>
          <w:p w14:paraId="024FA176"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사외이사</w:t>
            </w:r>
          </w:p>
        </w:tc>
        <w:tc>
          <w:tcPr>
            <w:tcW w:w="675" w:type="pct"/>
            <w:shd w:val="clear" w:color="auto" w:fill="auto"/>
            <w:vAlign w:val="center"/>
          </w:tcPr>
          <w:p w14:paraId="43F1D0E2" w14:textId="77777777" w:rsidR="00026A7E" w:rsidRPr="00C33AED" w:rsidRDefault="00026A7E" w:rsidP="0091358C">
            <w:pPr>
              <w:pStyle w:val="a5"/>
              <w:spacing w:line="280" w:lineRule="atLeast"/>
              <w:ind w:leftChars="0" w:left="0"/>
              <w:jc w:val="center"/>
              <w:rPr>
                <w:sz w:val="20"/>
                <w:szCs w:val="20"/>
              </w:rPr>
            </w:pPr>
            <w:proofErr w:type="spellStart"/>
            <w:r w:rsidRPr="00C33AED">
              <w:rPr>
                <w:sz w:val="20"/>
                <w:szCs w:val="20"/>
              </w:rPr>
              <w:t>신태균</w:t>
            </w:r>
            <w:proofErr w:type="spellEnd"/>
          </w:p>
        </w:tc>
        <w:tc>
          <w:tcPr>
            <w:tcW w:w="1180" w:type="pct"/>
            <w:shd w:val="clear" w:color="auto" w:fill="auto"/>
            <w:vAlign w:val="center"/>
          </w:tcPr>
          <w:p w14:paraId="2EE73D9B"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2020</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20</w:t>
            </w:r>
            <w:r w:rsidRPr="00C33AED">
              <w:rPr>
                <w:sz w:val="20"/>
                <w:szCs w:val="20"/>
              </w:rPr>
              <w:t>일</w:t>
            </w:r>
          </w:p>
        </w:tc>
        <w:tc>
          <w:tcPr>
            <w:tcW w:w="1600" w:type="pct"/>
            <w:shd w:val="clear" w:color="auto" w:fill="auto"/>
            <w:vAlign w:val="center"/>
          </w:tcPr>
          <w:p w14:paraId="78332312"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2023</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shd w:val="clear" w:color="auto" w:fill="auto"/>
            <w:vAlign w:val="center"/>
          </w:tcPr>
          <w:p w14:paraId="5CD5597B"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33AED" w14:paraId="04EE52E1" w14:textId="77777777" w:rsidTr="0091358C">
        <w:trPr>
          <w:trHeight w:val="340"/>
        </w:trPr>
        <w:tc>
          <w:tcPr>
            <w:tcW w:w="675" w:type="pct"/>
            <w:shd w:val="clear" w:color="auto" w:fill="F2F2F2" w:themeFill="background1" w:themeFillShade="F2"/>
            <w:vAlign w:val="center"/>
          </w:tcPr>
          <w:p w14:paraId="698DD685"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사외이사</w:t>
            </w:r>
          </w:p>
        </w:tc>
        <w:tc>
          <w:tcPr>
            <w:tcW w:w="675" w:type="pct"/>
            <w:shd w:val="clear" w:color="auto" w:fill="auto"/>
            <w:vAlign w:val="center"/>
          </w:tcPr>
          <w:p w14:paraId="016B943F" w14:textId="77777777" w:rsidR="00026A7E" w:rsidRPr="00C33AED" w:rsidRDefault="00026A7E" w:rsidP="0091358C">
            <w:pPr>
              <w:pStyle w:val="a5"/>
              <w:spacing w:line="280" w:lineRule="atLeast"/>
              <w:ind w:leftChars="0" w:left="0"/>
              <w:jc w:val="center"/>
              <w:rPr>
                <w:sz w:val="20"/>
                <w:szCs w:val="20"/>
              </w:rPr>
            </w:pPr>
            <w:r w:rsidRPr="00C33AED">
              <w:rPr>
                <w:sz w:val="20"/>
                <w:szCs w:val="20"/>
              </w:rPr>
              <w:t>전재훈</w:t>
            </w:r>
          </w:p>
        </w:tc>
        <w:tc>
          <w:tcPr>
            <w:tcW w:w="1180" w:type="pct"/>
            <w:shd w:val="clear" w:color="auto" w:fill="auto"/>
            <w:vAlign w:val="center"/>
          </w:tcPr>
          <w:p w14:paraId="1722E5E5"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600" w:type="pct"/>
            <w:shd w:val="clear" w:color="auto" w:fill="auto"/>
            <w:vAlign w:val="center"/>
          </w:tcPr>
          <w:p w14:paraId="30DA2DBA"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shd w:val="clear" w:color="auto" w:fill="auto"/>
            <w:vAlign w:val="center"/>
          </w:tcPr>
          <w:p w14:paraId="3D190C01" w14:textId="77777777" w:rsidR="00026A7E" w:rsidRPr="00C33AED" w:rsidRDefault="00026A7E" w:rsidP="0091358C">
            <w:pPr>
              <w:pStyle w:val="a5"/>
              <w:spacing w:line="280" w:lineRule="atLeast"/>
              <w:ind w:leftChars="0" w:left="0"/>
              <w:jc w:val="center"/>
              <w:rPr>
                <w:sz w:val="20"/>
                <w:szCs w:val="20"/>
              </w:rPr>
            </w:pPr>
            <w:r w:rsidRPr="00C33AED">
              <w:rPr>
                <w:sz w:val="20"/>
                <w:szCs w:val="20"/>
              </w:rPr>
              <w:t>감사위원</w:t>
            </w:r>
          </w:p>
        </w:tc>
      </w:tr>
      <w:tr w:rsidR="00026A7E" w:rsidRPr="00C33AED" w14:paraId="71A6D76A" w14:textId="77777777" w:rsidTr="0091358C">
        <w:trPr>
          <w:trHeight w:val="340"/>
        </w:trPr>
        <w:tc>
          <w:tcPr>
            <w:tcW w:w="675" w:type="pct"/>
            <w:shd w:val="clear" w:color="auto" w:fill="F2F2F2" w:themeFill="background1" w:themeFillShade="F2"/>
            <w:vAlign w:val="center"/>
          </w:tcPr>
          <w:p w14:paraId="45EE28B3"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사외이사</w:t>
            </w:r>
          </w:p>
        </w:tc>
        <w:tc>
          <w:tcPr>
            <w:tcW w:w="675" w:type="pct"/>
            <w:shd w:val="clear" w:color="auto" w:fill="auto"/>
            <w:vAlign w:val="center"/>
          </w:tcPr>
          <w:p w14:paraId="5C9C4640" w14:textId="77777777" w:rsidR="00026A7E" w:rsidRPr="00C33AED" w:rsidRDefault="00026A7E" w:rsidP="0091358C">
            <w:pPr>
              <w:pStyle w:val="a5"/>
              <w:spacing w:line="280" w:lineRule="atLeast"/>
              <w:ind w:leftChars="0" w:left="0"/>
              <w:jc w:val="center"/>
              <w:rPr>
                <w:sz w:val="20"/>
                <w:szCs w:val="20"/>
              </w:rPr>
            </w:pPr>
            <w:r w:rsidRPr="00C33AED">
              <w:rPr>
                <w:sz w:val="20"/>
                <w:szCs w:val="20"/>
              </w:rPr>
              <w:t>박종헌</w:t>
            </w:r>
          </w:p>
        </w:tc>
        <w:tc>
          <w:tcPr>
            <w:tcW w:w="1180" w:type="pct"/>
            <w:shd w:val="clear" w:color="auto" w:fill="auto"/>
            <w:vAlign w:val="center"/>
          </w:tcPr>
          <w:p w14:paraId="723FDC50"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600" w:type="pct"/>
            <w:shd w:val="clear" w:color="auto" w:fill="auto"/>
            <w:vAlign w:val="center"/>
          </w:tcPr>
          <w:p w14:paraId="16F3EBD1"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shd w:val="clear" w:color="auto" w:fill="auto"/>
            <w:vAlign w:val="center"/>
          </w:tcPr>
          <w:p w14:paraId="26AA630E" w14:textId="77777777" w:rsidR="00026A7E" w:rsidRPr="00C33AED" w:rsidRDefault="00026A7E" w:rsidP="0091358C">
            <w:pPr>
              <w:pStyle w:val="a5"/>
              <w:spacing w:line="280" w:lineRule="atLeast"/>
              <w:ind w:leftChars="0" w:left="0"/>
              <w:jc w:val="center"/>
              <w:rPr>
                <w:sz w:val="20"/>
                <w:szCs w:val="20"/>
              </w:rPr>
            </w:pPr>
            <w:r w:rsidRPr="00C33AED">
              <w:rPr>
                <w:sz w:val="20"/>
                <w:szCs w:val="20"/>
              </w:rPr>
              <w:t>감사위원</w:t>
            </w:r>
          </w:p>
        </w:tc>
      </w:tr>
      <w:tr w:rsidR="00026A7E" w:rsidRPr="00C33AED" w14:paraId="0CECE19D" w14:textId="77777777" w:rsidTr="0091358C">
        <w:trPr>
          <w:trHeight w:val="340"/>
        </w:trPr>
        <w:tc>
          <w:tcPr>
            <w:tcW w:w="675" w:type="pct"/>
            <w:shd w:val="clear" w:color="auto" w:fill="F2F2F2" w:themeFill="background1" w:themeFillShade="F2"/>
            <w:vAlign w:val="center"/>
          </w:tcPr>
          <w:p w14:paraId="28A2FAB7"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사내이사</w:t>
            </w:r>
          </w:p>
        </w:tc>
        <w:tc>
          <w:tcPr>
            <w:tcW w:w="675" w:type="pct"/>
            <w:shd w:val="clear" w:color="auto" w:fill="auto"/>
            <w:vAlign w:val="center"/>
          </w:tcPr>
          <w:p w14:paraId="0F79060A" w14:textId="77777777" w:rsidR="00026A7E" w:rsidRPr="00C33AED" w:rsidRDefault="00026A7E" w:rsidP="0091358C">
            <w:pPr>
              <w:pStyle w:val="a5"/>
              <w:spacing w:line="280" w:lineRule="atLeast"/>
              <w:ind w:leftChars="0" w:left="0"/>
              <w:jc w:val="center"/>
              <w:rPr>
                <w:sz w:val="20"/>
                <w:szCs w:val="20"/>
              </w:rPr>
            </w:pPr>
            <w:proofErr w:type="spellStart"/>
            <w:r w:rsidRPr="00C33AED">
              <w:rPr>
                <w:sz w:val="20"/>
                <w:szCs w:val="20"/>
              </w:rPr>
              <w:t>최철진</w:t>
            </w:r>
            <w:proofErr w:type="spellEnd"/>
          </w:p>
        </w:tc>
        <w:tc>
          <w:tcPr>
            <w:tcW w:w="1180" w:type="pct"/>
            <w:shd w:val="clear" w:color="auto" w:fill="auto"/>
            <w:vAlign w:val="center"/>
          </w:tcPr>
          <w:p w14:paraId="30E97305"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2020</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20</w:t>
            </w:r>
            <w:r w:rsidRPr="00C33AED">
              <w:rPr>
                <w:sz w:val="20"/>
                <w:szCs w:val="20"/>
              </w:rPr>
              <w:t>일</w:t>
            </w:r>
          </w:p>
        </w:tc>
        <w:tc>
          <w:tcPr>
            <w:tcW w:w="1600" w:type="pct"/>
            <w:shd w:val="clear" w:color="auto" w:fill="auto"/>
            <w:vAlign w:val="center"/>
          </w:tcPr>
          <w:p w14:paraId="06EE41F0"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r w:rsidRPr="00C33AED">
              <w:rPr>
                <w:sz w:val="20"/>
                <w:szCs w:val="20"/>
              </w:rPr>
              <w:t>정기주주총회일</w:t>
            </w:r>
          </w:p>
        </w:tc>
        <w:tc>
          <w:tcPr>
            <w:tcW w:w="870" w:type="pct"/>
            <w:shd w:val="clear" w:color="auto" w:fill="auto"/>
            <w:vAlign w:val="center"/>
          </w:tcPr>
          <w:p w14:paraId="7D6453B9" w14:textId="77777777" w:rsidR="00026A7E" w:rsidRPr="00C33AED" w:rsidRDefault="00026A7E" w:rsidP="0091358C">
            <w:pPr>
              <w:pStyle w:val="a5"/>
              <w:spacing w:line="280" w:lineRule="atLeast"/>
              <w:ind w:leftChars="0" w:left="0"/>
              <w:jc w:val="center"/>
              <w:rPr>
                <w:sz w:val="20"/>
                <w:szCs w:val="20"/>
              </w:rPr>
            </w:pPr>
            <w:r w:rsidRPr="00C33AED">
              <w:rPr>
                <w:sz w:val="20"/>
                <w:szCs w:val="20"/>
              </w:rPr>
              <w:t>감사위원</w:t>
            </w:r>
          </w:p>
        </w:tc>
      </w:tr>
    </w:tbl>
    <w:p w14:paraId="7697EBD2" w14:textId="77777777" w:rsidR="00026A7E" w:rsidRPr="00CB2B3F" w:rsidRDefault="00026A7E" w:rsidP="00026A7E">
      <w:pPr>
        <w:pStyle w:val="a5"/>
        <w:ind w:leftChars="0" w:left="454"/>
        <w:rPr>
          <w:b/>
          <w:szCs w:val="22"/>
        </w:rPr>
      </w:pPr>
    </w:p>
    <w:p w14:paraId="3D3EC270" w14:textId="77777777" w:rsidR="00026A7E" w:rsidRPr="00CB2B3F" w:rsidRDefault="00026A7E" w:rsidP="00026A7E">
      <w:pPr>
        <w:pStyle w:val="a5"/>
        <w:numPr>
          <w:ilvl w:val="1"/>
          <w:numId w:val="4"/>
        </w:numPr>
        <w:spacing w:after="240"/>
        <w:ind w:leftChars="0"/>
        <w:rPr>
          <w:b/>
          <w:szCs w:val="22"/>
        </w:rPr>
      </w:pPr>
      <w:r w:rsidRPr="00CB2B3F">
        <w:rPr>
          <w:b/>
          <w:szCs w:val="22"/>
        </w:rPr>
        <w:t>감사위원회</w:t>
      </w:r>
      <w:r w:rsidRPr="00CB2B3F">
        <w:rPr>
          <w:b/>
          <w:szCs w:val="22"/>
        </w:rPr>
        <w:t xml:space="preserve"> </w:t>
      </w:r>
      <w:r w:rsidRPr="00CB2B3F">
        <w:rPr>
          <w:b/>
          <w:szCs w:val="22"/>
        </w:rPr>
        <w:t>위원</w:t>
      </w:r>
      <w:r w:rsidRPr="00CB2B3F">
        <w:rPr>
          <w:b/>
          <w:szCs w:val="22"/>
        </w:rPr>
        <w:t xml:space="preserve"> </w:t>
      </w:r>
      <w:r w:rsidRPr="00CB2B3F">
        <w:rPr>
          <w:b/>
          <w:szCs w:val="22"/>
        </w:rPr>
        <w:t>선임</w:t>
      </w:r>
    </w:p>
    <w:p w14:paraId="2BB612F0" w14:textId="77777777" w:rsidR="00026A7E" w:rsidRPr="00CB2B3F" w:rsidRDefault="00026A7E" w:rsidP="00026A7E">
      <w:pPr>
        <w:pStyle w:val="a5"/>
        <w:numPr>
          <w:ilvl w:val="0"/>
          <w:numId w:val="20"/>
        </w:numPr>
        <w:spacing w:after="240"/>
        <w:ind w:leftChars="0"/>
        <w:rPr>
          <w:szCs w:val="22"/>
          <w:u w:val="single"/>
        </w:rPr>
      </w:pPr>
      <w:r w:rsidRPr="00CB2B3F">
        <w:rPr>
          <w:szCs w:val="22"/>
          <w:u w:val="single"/>
        </w:rPr>
        <w:t>사실관계</w:t>
      </w:r>
    </w:p>
    <w:p w14:paraId="03014946" w14:textId="77777777" w:rsidR="008D539E" w:rsidRDefault="00026A7E" w:rsidP="00026A7E">
      <w:pPr>
        <w:pStyle w:val="a5"/>
        <w:spacing w:after="240"/>
        <w:ind w:leftChars="0" w:left="1361"/>
        <w:rPr>
          <w:ins w:id="73" w:author="heesung.ahn" w:date="2021-08-30T23:49:00Z"/>
          <w:szCs w:val="22"/>
        </w:rPr>
      </w:pPr>
      <w:r>
        <w:rPr>
          <w:rFonts w:hint="eastAsia"/>
          <w:szCs w:val="22"/>
        </w:rPr>
        <w:t>대상회사는</w:t>
      </w:r>
      <w:r>
        <w:rPr>
          <w:rFonts w:hint="eastAsia"/>
          <w:szCs w:val="22"/>
        </w:rPr>
        <w:t xml:space="preserve"> </w:t>
      </w:r>
      <w:r>
        <w:rPr>
          <w:rFonts w:hint="eastAsia"/>
          <w:szCs w:val="22"/>
        </w:rPr>
        <w:t>최근까지</w:t>
      </w:r>
      <w:r>
        <w:rPr>
          <w:rFonts w:hint="eastAsia"/>
          <w:szCs w:val="22"/>
        </w:rPr>
        <w:t xml:space="preserve"> </w:t>
      </w:r>
      <w:r>
        <w:rPr>
          <w:rFonts w:hint="eastAsia"/>
          <w:szCs w:val="22"/>
        </w:rPr>
        <w:t>감사위원회</w:t>
      </w:r>
      <w:r>
        <w:rPr>
          <w:rFonts w:hint="eastAsia"/>
          <w:szCs w:val="22"/>
        </w:rPr>
        <w:t xml:space="preserve"> </w:t>
      </w:r>
      <w:r>
        <w:rPr>
          <w:rFonts w:hint="eastAsia"/>
          <w:szCs w:val="22"/>
        </w:rPr>
        <w:t>대신</w:t>
      </w:r>
      <w:r>
        <w:rPr>
          <w:rFonts w:hint="eastAsia"/>
          <w:szCs w:val="22"/>
        </w:rPr>
        <w:t xml:space="preserve"> </w:t>
      </w:r>
      <w:r>
        <w:rPr>
          <w:rFonts w:hint="eastAsia"/>
          <w:szCs w:val="22"/>
        </w:rPr>
        <w:t>상근감사를</w:t>
      </w:r>
      <w:r>
        <w:rPr>
          <w:rFonts w:hint="eastAsia"/>
          <w:szCs w:val="22"/>
        </w:rPr>
        <w:t xml:space="preserve"> </w:t>
      </w:r>
      <w:r>
        <w:rPr>
          <w:rFonts w:hint="eastAsia"/>
          <w:szCs w:val="22"/>
        </w:rPr>
        <w:t>두고</w:t>
      </w:r>
      <w:r>
        <w:rPr>
          <w:rFonts w:hint="eastAsia"/>
          <w:szCs w:val="22"/>
        </w:rPr>
        <w:t xml:space="preserve"> </w:t>
      </w:r>
      <w:r>
        <w:rPr>
          <w:rFonts w:hint="eastAsia"/>
          <w:szCs w:val="22"/>
        </w:rPr>
        <w:t>있었으나</w:t>
      </w:r>
      <w:r>
        <w:rPr>
          <w:rFonts w:hint="eastAsia"/>
          <w:szCs w:val="22"/>
        </w:rPr>
        <w:t>,</w:t>
      </w:r>
      <w:r>
        <w:rPr>
          <w:szCs w:val="22"/>
        </w:rPr>
        <w:t xml:space="preserve"> 2021. 3. </w:t>
      </w:r>
      <w:proofErr w:type="gramStart"/>
      <w:r>
        <w:rPr>
          <w:szCs w:val="22"/>
        </w:rPr>
        <w:t>19.</w:t>
      </w:r>
      <w:proofErr w:type="spellStart"/>
      <w:r>
        <w:rPr>
          <w:rFonts w:hint="eastAsia"/>
          <w:szCs w:val="22"/>
        </w:rPr>
        <w:t>에</w:t>
      </w:r>
      <w:proofErr w:type="spellEnd"/>
      <w:proofErr w:type="gramEnd"/>
      <w:r>
        <w:rPr>
          <w:rFonts w:hint="eastAsia"/>
          <w:szCs w:val="22"/>
        </w:rPr>
        <w:t xml:space="preserve"> </w:t>
      </w:r>
      <w:r>
        <w:rPr>
          <w:rFonts w:hint="eastAsia"/>
          <w:szCs w:val="22"/>
        </w:rPr>
        <w:t>개최된</w:t>
      </w:r>
      <w:r>
        <w:rPr>
          <w:rFonts w:hint="eastAsia"/>
          <w:szCs w:val="22"/>
        </w:rPr>
        <w:t xml:space="preserve"> </w:t>
      </w:r>
      <w:r>
        <w:rPr>
          <w:rFonts w:hint="eastAsia"/>
          <w:szCs w:val="22"/>
        </w:rPr>
        <w:t>정기주주총회에서</w:t>
      </w:r>
      <w:r>
        <w:rPr>
          <w:rFonts w:hint="eastAsia"/>
          <w:szCs w:val="22"/>
        </w:rPr>
        <w:t xml:space="preserve"> </w:t>
      </w:r>
      <w:r>
        <w:rPr>
          <w:rFonts w:hint="eastAsia"/>
          <w:szCs w:val="22"/>
        </w:rPr>
        <w:t>정관을</w:t>
      </w:r>
      <w:r>
        <w:rPr>
          <w:rFonts w:hint="eastAsia"/>
          <w:szCs w:val="22"/>
        </w:rPr>
        <w:t xml:space="preserve"> </w:t>
      </w:r>
      <w:r>
        <w:rPr>
          <w:rFonts w:hint="eastAsia"/>
          <w:szCs w:val="22"/>
        </w:rPr>
        <w:t>개정하여</w:t>
      </w:r>
      <w:r>
        <w:rPr>
          <w:rFonts w:hint="eastAsia"/>
          <w:szCs w:val="22"/>
        </w:rPr>
        <w:t xml:space="preserve"> </w:t>
      </w:r>
      <w:r>
        <w:rPr>
          <w:rFonts w:hint="eastAsia"/>
          <w:szCs w:val="22"/>
        </w:rPr>
        <w:t>감사위원회를</w:t>
      </w:r>
      <w:r>
        <w:rPr>
          <w:rFonts w:hint="eastAsia"/>
          <w:szCs w:val="22"/>
        </w:rPr>
        <w:t xml:space="preserve"> </w:t>
      </w:r>
      <w:r>
        <w:rPr>
          <w:rFonts w:hint="eastAsia"/>
          <w:szCs w:val="22"/>
        </w:rPr>
        <w:t>도입하였음</w:t>
      </w:r>
      <w:r>
        <w:rPr>
          <w:rFonts w:hint="eastAsia"/>
          <w:szCs w:val="22"/>
        </w:rPr>
        <w:t>.</w:t>
      </w:r>
      <w:r>
        <w:rPr>
          <w:szCs w:val="22"/>
        </w:rPr>
        <w:t xml:space="preserve"> </w:t>
      </w:r>
      <w:r>
        <w:rPr>
          <w:rFonts w:hint="eastAsia"/>
          <w:szCs w:val="22"/>
        </w:rPr>
        <w:t>참고로</w:t>
      </w:r>
      <w:r>
        <w:rPr>
          <w:rFonts w:hint="eastAsia"/>
          <w:szCs w:val="22"/>
        </w:rPr>
        <w:t xml:space="preserve"> </w:t>
      </w:r>
      <w:r w:rsidRPr="00CB2B3F">
        <w:rPr>
          <w:szCs w:val="22"/>
        </w:rPr>
        <w:t>대상회사는</w:t>
      </w:r>
      <w:r w:rsidRPr="00CB2B3F">
        <w:rPr>
          <w:szCs w:val="22"/>
        </w:rPr>
        <w:t xml:space="preserve"> </w:t>
      </w:r>
      <w:r w:rsidRPr="00CB2B3F">
        <w:rPr>
          <w:szCs w:val="22"/>
        </w:rPr>
        <w:t>최근</w:t>
      </w:r>
      <w:r w:rsidRPr="00CB2B3F">
        <w:rPr>
          <w:szCs w:val="22"/>
        </w:rPr>
        <w:t xml:space="preserve"> </w:t>
      </w:r>
      <w:r w:rsidRPr="00CB2B3F">
        <w:rPr>
          <w:szCs w:val="22"/>
        </w:rPr>
        <w:t>사업연도말</w:t>
      </w:r>
      <w:r w:rsidRPr="00CB2B3F">
        <w:rPr>
          <w:szCs w:val="22"/>
        </w:rPr>
        <w:t xml:space="preserve"> </w:t>
      </w:r>
      <w:r w:rsidRPr="00CB2B3F">
        <w:rPr>
          <w:szCs w:val="22"/>
        </w:rPr>
        <w:t>자산총액</w:t>
      </w:r>
      <w:r w:rsidRPr="00CB2B3F">
        <w:rPr>
          <w:szCs w:val="22"/>
        </w:rPr>
        <w:t xml:space="preserve"> 1,000</w:t>
      </w:r>
      <w:r w:rsidRPr="00CB2B3F">
        <w:rPr>
          <w:szCs w:val="22"/>
        </w:rPr>
        <w:t>억원</w:t>
      </w:r>
      <w:r w:rsidRPr="00CB2B3F">
        <w:rPr>
          <w:szCs w:val="22"/>
        </w:rPr>
        <w:t xml:space="preserve"> </w:t>
      </w:r>
      <w:r w:rsidRPr="00CB2B3F">
        <w:rPr>
          <w:szCs w:val="22"/>
        </w:rPr>
        <w:t>이상</w:t>
      </w:r>
      <w:r w:rsidRPr="00CB2B3F">
        <w:rPr>
          <w:szCs w:val="22"/>
        </w:rPr>
        <w:t xml:space="preserve"> 2</w:t>
      </w:r>
      <w:r w:rsidRPr="00CB2B3F">
        <w:rPr>
          <w:szCs w:val="22"/>
        </w:rPr>
        <w:t>조원</w:t>
      </w:r>
      <w:r w:rsidRPr="00CB2B3F">
        <w:rPr>
          <w:szCs w:val="22"/>
        </w:rPr>
        <w:t xml:space="preserve"> </w:t>
      </w:r>
      <w:r w:rsidRPr="00CB2B3F">
        <w:rPr>
          <w:szCs w:val="22"/>
        </w:rPr>
        <w:t>미만인</w:t>
      </w:r>
      <w:r w:rsidRPr="00CB2B3F">
        <w:rPr>
          <w:szCs w:val="22"/>
        </w:rPr>
        <w:t xml:space="preserve"> </w:t>
      </w:r>
      <w:r w:rsidRPr="00CB2B3F">
        <w:rPr>
          <w:szCs w:val="22"/>
        </w:rPr>
        <w:t>상장회사로</w:t>
      </w:r>
      <w:r>
        <w:rPr>
          <w:rFonts w:hint="eastAsia"/>
          <w:szCs w:val="22"/>
        </w:rPr>
        <w:t>서</w:t>
      </w:r>
      <w:r w:rsidRPr="00CB2B3F">
        <w:rPr>
          <w:szCs w:val="22"/>
        </w:rPr>
        <w:t xml:space="preserve">, </w:t>
      </w:r>
      <w:r w:rsidRPr="00CB2B3F">
        <w:rPr>
          <w:szCs w:val="22"/>
        </w:rPr>
        <w:t>상근감</w:t>
      </w:r>
      <w:r>
        <w:rPr>
          <w:rFonts w:hint="eastAsia"/>
          <w:szCs w:val="22"/>
        </w:rPr>
        <w:t>사</w:t>
      </w:r>
      <w:r>
        <w:rPr>
          <w:rFonts w:hint="eastAsia"/>
          <w:szCs w:val="22"/>
        </w:rPr>
        <w:t xml:space="preserve"> </w:t>
      </w:r>
      <w:r>
        <w:rPr>
          <w:rFonts w:hint="eastAsia"/>
          <w:szCs w:val="22"/>
        </w:rPr>
        <w:t>또는</w:t>
      </w:r>
      <w:r>
        <w:rPr>
          <w:rFonts w:hint="eastAsia"/>
          <w:szCs w:val="22"/>
        </w:rPr>
        <w:t xml:space="preserve"> </w:t>
      </w:r>
      <w:r>
        <w:rPr>
          <w:rFonts w:hint="eastAsia"/>
          <w:szCs w:val="22"/>
        </w:rPr>
        <w:t>감사위원회를</w:t>
      </w:r>
      <w:r>
        <w:rPr>
          <w:rFonts w:hint="eastAsia"/>
          <w:szCs w:val="22"/>
        </w:rPr>
        <w:t xml:space="preserve"> </w:t>
      </w:r>
      <w:r>
        <w:rPr>
          <w:rFonts w:hint="eastAsia"/>
          <w:szCs w:val="22"/>
        </w:rPr>
        <w:t>두어야</w:t>
      </w:r>
      <w:r>
        <w:rPr>
          <w:rFonts w:hint="eastAsia"/>
          <w:szCs w:val="22"/>
        </w:rPr>
        <w:t xml:space="preserve"> </w:t>
      </w:r>
      <w:r>
        <w:rPr>
          <w:rFonts w:hint="eastAsia"/>
          <w:szCs w:val="22"/>
        </w:rPr>
        <w:t>함</w:t>
      </w:r>
      <w:r w:rsidRPr="00CB2B3F">
        <w:rPr>
          <w:szCs w:val="22"/>
        </w:rPr>
        <w:t>(</w:t>
      </w:r>
      <w:r w:rsidRPr="00CB2B3F">
        <w:rPr>
          <w:szCs w:val="22"/>
        </w:rPr>
        <w:t>상법</w:t>
      </w:r>
      <w:r w:rsidRPr="00CB2B3F">
        <w:rPr>
          <w:szCs w:val="22"/>
        </w:rPr>
        <w:t xml:space="preserve"> </w:t>
      </w:r>
      <w:r w:rsidRPr="00CB2B3F">
        <w:rPr>
          <w:szCs w:val="22"/>
        </w:rPr>
        <w:t>제</w:t>
      </w:r>
      <w:r w:rsidRPr="00CB2B3F">
        <w:rPr>
          <w:szCs w:val="22"/>
        </w:rPr>
        <w:t>542</w:t>
      </w:r>
      <w:r w:rsidRPr="00CB2B3F">
        <w:rPr>
          <w:szCs w:val="22"/>
        </w:rPr>
        <w:t>조의</w:t>
      </w:r>
      <w:r w:rsidRPr="00CB2B3F">
        <w:rPr>
          <w:szCs w:val="22"/>
        </w:rPr>
        <w:t xml:space="preserve">10 </w:t>
      </w:r>
      <w:r w:rsidRPr="00CB2B3F">
        <w:rPr>
          <w:szCs w:val="22"/>
        </w:rPr>
        <w:t>제</w:t>
      </w:r>
      <w:r w:rsidRPr="00CB2B3F">
        <w:rPr>
          <w:szCs w:val="22"/>
        </w:rPr>
        <w:t>1</w:t>
      </w:r>
      <w:r w:rsidRPr="00CB2B3F">
        <w:rPr>
          <w:szCs w:val="22"/>
        </w:rPr>
        <w:t>항</w:t>
      </w:r>
      <w:r w:rsidRPr="00CB2B3F">
        <w:rPr>
          <w:szCs w:val="22"/>
        </w:rPr>
        <w:t>).</w:t>
      </w:r>
      <w:r>
        <w:rPr>
          <w:rStyle w:val="ac"/>
          <w:szCs w:val="22"/>
        </w:rPr>
        <w:footnoteReference w:id="2"/>
      </w:r>
      <w:r w:rsidRPr="00CB2B3F">
        <w:rPr>
          <w:szCs w:val="22"/>
        </w:rPr>
        <w:t xml:space="preserve"> </w:t>
      </w:r>
      <w:ins w:id="74" w:author="heesung.ahn" w:date="2021-08-30T23:49:00Z">
        <w:r w:rsidR="008D539E">
          <w:rPr>
            <w:rFonts w:hint="eastAsia"/>
            <w:szCs w:val="22"/>
          </w:rPr>
          <w:t>답변에</w:t>
        </w:r>
        <w:r w:rsidR="008D539E">
          <w:rPr>
            <w:rFonts w:hint="eastAsia"/>
            <w:szCs w:val="22"/>
          </w:rPr>
          <w:t xml:space="preserve"> </w:t>
        </w:r>
        <w:r w:rsidR="008D539E">
          <w:rPr>
            <w:rFonts w:hint="eastAsia"/>
            <w:szCs w:val="22"/>
          </w:rPr>
          <w:t>의하면</w:t>
        </w:r>
        <w:r w:rsidR="008D539E">
          <w:rPr>
            <w:rFonts w:hint="eastAsia"/>
            <w:szCs w:val="22"/>
          </w:rPr>
          <w:t xml:space="preserve">, </w:t>
        </w:r>
        <w:r w:rsidR="008D539E">
          <w:rPr>
            <w:rFonts w:hint="eastAsia"/>
            <w:szCs w:val="22"/>
          </w:rPr>
          <w:t>대상회사는</w:t>
        </w:r>
        <w:r w:rsidR="008D539E">
          <w:rPr>
            <w:rFonts w:hint="eastAsia"/>
            <w:szCs w:val="22"/>
          </w:rPr>
          <w:t xml:space="preserve"> </w:t>
        </w:r>
        <w:r w:rsidR="008D539E">
          <w:rPr>
            <w:szCs w:val="22"/>
          </w:rPr>
          <w:t xml:space="preserve">ESG </w:t>
        </w:r>
        <w:r w:rsidR="008D539E">
          <w:rPr>
            <w:rFonts w:hint="eastAsia"/>
            <w:szCs w:val="22"/>
          </w:rPr>
          <w:t>준수</w:t>
        </w:r>
        <w:r w:rsidR="008D539E">
          <w:rPr>
            <w:rFonts w:hint="eastAsia"/>
            <w:szCs w:val="22"/>
          </w:rPr>
          <w:t xml:space="preserve"> </w:t>
        </w:r>
        <w:r w:rsidR="008D539E">
          <w:rPr>
            <w:rFonts w:hint="eastAsia"/>
            <w:szCs w:val="22"/>
          </w:rPr>
          <w:t>경영</w:t>
        </w:r>
        <w:r w:rsidR="008D539E">
          <w:rPr>
            <w:rFonts w:hint="eastAsia"/>
            <w:szCs w:val="22"/>
          </w:rPr>
          <w:t xml:space="preserve"> </w:t>
        </w:r>
        <w:r w:rsidR="008D539E">
          <w:rPr>
            <w:rFonts w:hint="eastAsia"/>
            <w:szCs w:val="22"/>
          </w:rPr>
          <w:t>차원에서</w:t>
        </w:r>
        <w:r w:rsidR="008D539E">
          <w:rPr>
            <w:rFonts w:hint="eastAsia"/>
            <w:szCs w:val="22"/>
          </w:rPr>
          <w:t xml:space="preserve"> </w:t>
        </w:r>
        <w:r w:rsidR="008D539E">
          <w:rPr>
            <w:rFonts w:hint="eastAsia"/>
            <w:szCs w:val="22"/>
          </w:rPr>
          <w:t>감사위원회</w:t>
        </w:r>
        <w:r w:rsidR="008D539E">
          <w:rPr>
            <w:rFonts w:hint="eastAsia"/>
            <w:szCs w:val="22"/>
          </w:rPr>
          <w:t xml:space="preserve"> </w:t>
        </w:r>
        <w:r w:rsidR="008D539E">
          <w:rPr>
            <w:rFonts w:hint="eastAsia"/>
            <w:szCs w:val="22"/>
          </w:rPr>
          <w:t>제도를</w:t>
        </w:r>
        <w:r w:rsidR="008D539E">
          <w:rPr>
            <w:rFonts w:hint="eastAsia"/>
            <w:szCs w:val="22"/>
          </w:rPr>
          <w:t xml:space="preserve"> </w:t>
        </w:r>
        <w:r w:rsidR="008D539E">
          <w:rPr>
            <w:rFonts w:hint="eastAsia"/>
            <w:szCs w:val="22"/>
          </w:rPr>
          <w:t>선제적으로</w:t>
        </w:r>
        <w:r w:rsidR="008D539E">
          <w:rPr>
            <w:rFonts w:hint="eastAsia"/>
            <w:szCs w:val="22"/>
          </w:rPr>
          <w:t xml:space="preserve"> </w:t>
        </w:r>
        <w:r w:rsidR="008D539E">
          <w:rPr>
            <w:rFonts w:hint="eastAsia"/>
            <w:szCs w:val="22"/>
          </w:rPr>
          <w:t>도입했다고</w:t>
        </w:r>
        <w:r w:rsidR="008D539E">
          <w:rPr>
            <w:rFonts w:hint="eastAsia"/>
            <w:szCs w:val="22"/>
          </w:rPr>
          <w:t xml:space="preserve"> </w:t>
        </w:r>
        <w:r w:rsidR="008D539E">
          <w:rPr>
            <w:rFonts w:hint="eastAsia"/>
            <w:szCs w:val="22"/>
          </w:rPr>
          <w:t>함</w:t>
        </w:r>
        <w:r w:rsidR="008D539E">
          <w:rPr>
            <w:rFonts w:hint="eastAsia"/>
            <w:szCs w:val="22"/>
          </w:rPr>
          <w:t>.</w:t>
        </w:r>
      </w:ins>
    </w:p>
    <w:p w14:paraId="28222849" w14:textId="77777777" w:rsidR="00026A7E" w:rsidRPr="00CB2B3F" w:rsidRDefault="00026A7E" w:rsidP="00026A7E">
      <w:pPr>
        <w:pStyle w:val="a5"/>
        <w:spacing w:after="240"/>
        <w:ind w:leftChars="0" w:left="1361"/>
        <w:rPr>
          <w:szCs w:val="22"/>
        </w:rPr>
      </w:pPr>
      <w:r>
        <w:rPr>
          <w:rFonts w:hint="eastAsia"/>
          <w:szCs w:val="22"/>
        </w:rPr>
        <w:t>대상회사의</w:t>
      </w:r>
      <w:r>
        <w:rPr>
          <w:rFonts w:hint="eastAsia"/>
          <w:szCs w:val="22"/>
        </w:rPr>
        <w:t xml:space="preserve"> </w:t>
      </w:r>
      <w:r>
        <w:rPr>
          <w:rFonts w:hint="eastAsia"/>
          <w:szCs w:val="22"/>
        </w:rPr>
        <w:t>정관에</w:t>
      </w:r>
      <w:r>
        <w:rPr>
          <w:rFonts w:hint="eastAsia"/>
          <w:szCs w:val="22"/>
        </w:rPr>
        <w:t xml:space="preserve"> </w:t>
      </w:r>
      <w:r>
        <w:rPr>
          <w:rFonts w:hint="eastAsia"/>
          <w:szCs w:val="22"/>
        </w:rPr>
        <w:t>따르면</w:t>
      </w:r>
      <w:r>
        <w:rPr>
          <w:rFonts w:hint="eastAsia"/>
          <w:szCs w:val="22"/>
        </w:rPr>
        <w:t>,</w:t>
      </w:r>
      <w:r>
        <w:rPr>
          <w:szCs w:val="22"/>
        </w:rPr>
        <w:t xml:space="preserve"> </w:t>
      </w:r>
      <w:r w:rsidRPr="00CB2B3F">
        <w:rPr>
          <w:szCs w:val="22"/>
        </w:rPr>
        <w:t>감사위원회</w:t>
      </w:r>
      <w:r>
        <w:rPr>
          <w:rFonts w:hint="eastAsia"/>
          <w:szCs w:val="22"/>
        </w:rPr>
        <w:t>는</w:t>
      </w:r>
      <w:r>
        <w:rPr>
          <w:rFonts w:hint="eastAsia"/>
          <w:szCs w:val="22"/>
        </w:rPr>
        <w:t xml:space="preserve"> </w:t>
      </w:r>
      <w:r w:rsidRPr="00CB2B3F">
        <w:rPr>
          <w:szCs w:val="22"/>
        </w:rPr>
        <w:t>3</w:t>
      </w:r>
      <w:r w:rsidRPr="00CB2B3F">
        <w:rPr>
          <w:szCs w:val="22"/>
        </w:rPr>
        <w:t>인</w:t>
      </w:r>
      <w:r w:rsidRPr="00CB2B3F">
        <w:rPr>
          <w:szCs w:val="22"/>
        </w:rPr>
        <w:t xml:space="preserve"> </w:t>
      </w:r>
      <w:r w:rsidRPr="00CB2B3F">
        <w:rPr>
          <w:szCs w:val="22"/>
        </w:rPr>
        <w:t>이상의</w:t>
      </w:r>
      <w:r w:rsidRPr="00CB2B3F">
        <w:rPr>
          <w:szCs w:val="22"/>
        </w:rPr>
        <w:t xml:space="preserve"> </w:t>
      </w:r>
      <w:r w:rsidRPr="00CB2B3F">
        <w:rPr>
          <w:szCs w:val="22"/>
        </w:rPr>
        <w:t>이사</w:t>
      </w:r>
      <w:r>
        <w:rPr>
          <w:rFonts w:hint="eastAsia"/>
          <w:szCs w:val="22"/>
        </w:rPr>
        <w:t>로</w:t>
      </w:r>
      <w:r>
        <w:rPr>
          <w:rFonts w:hint="eastAsia"/>
          <w:szCs w:val="22"/>
        </w:rPr>
        <w:t xml:space="preserve"> </w:t>
      </w:r>
      <w:r>
        <w:rPr>
          <w:rFonts w:hint="eastAsia"/>
          <w:szCs w:val="22"/>
        </w:rPr>
        <w:t>구성하고</w:t>
      </w:r>
      <w:r w:rsidRPr="00CB2B3F">
        <w:rPr>
          <w:szCs w:val="22"/>
        </w:rPr>
        <w:t xml:space="preserve">, </w:t>
      </w:r>
      <w:r w:rsidRPr="00CB2B3F">
        <w:rPr>
          <w:szCs w:val="22"/>
        </w:rPr>
        <w:t>사외이사인</w:t>
      </w:r>
      <w:r w:rsidRPr="00CB2B3F">
        <w:rPr>
          <w:szCs w:val="22"/>
        </w:rPr>
        <w:t xml:space="preserve"> </w:t>
      </w:r>
      <w:r w:rsidRPr="00CB2B3F">
        <w:rPr>
          <w:szCs w:val="22"/>
        </w:rPr>
        <w:t>감사위원</w:t>
      </w:r>
      <w:r>
        <w:rPr>
          <w:rFonts w:hint="eastAsia"/>
          <w:szCs w:val="22"/>
        </w:rPr>
        <w:t>이</w:t>
      </w:r>
      <w:r w:rsidRPr="00CB2B3F">
        <w:rPr>
          <w:szCs w:val="22"/>
        </w:rPr>
        <w:t xml:space="preserve"> </w:t>
      </w:r>
      <w:r w:rsidRPr="00CB2B3F">
        <w:rPr>
          <w:szCs w:val="22"/>
        </w:rPr>
        <w:t>총</w:t>
      </w:r>
      <w:r w:rsidRPr="00CB2B3F">
        <w:rPr>
          <w:szCs w:val="22"/>
        </w:rPr>
        <w:t xml:space="preserve"> </w:t>
      </w:r>
      <w:r w:rsidRPr="00CB2B3F">
        <w:rPr>
          <w:szCs w:val="22"/>
        </w:rPr>
        <w:t>위원의</w:t>
      </w:r>
      <w:r w:rsidRPr="00CB2B3F">
        <w:rPr>
          <w:szCs w:val="22"/>
        </w:rPr>
        <w:t xml:space="preserve"> 2/3 </w:t>
      </w:r>
      <w:r w:rsidRPr="00CB2B3F">
        <w:rPr>
          <w:szCs w:val="22"/>
        </w:rPr>
        <w:t>이상</w:t>
      </w:r>
      <w:r>
        <w:rPr>
          <w:rFonts w:hint="eastAsia"/>
          <w:szCs w:val="22"/>
        </w:rPr>
        <w:t>이어야</w:t>
      </w:r>
      <w:r>
        <w:rPr>
          <w:rFonts w:hint="eastAsia"/>
          <w:szCs w:val="22"/>
        </w:rPr>
        <w:t xml:space="preserve"> </w:t>
      </w:r>
      <w:r>
        <w:rPr>
          <w:rFonts w:hint="eastAsia"/>
          <w:szCs w:val="22"/>
        </w:rPr>
        <w:t>하며</w:t>
      </w:r>
      <w:r>
        <w:rPr>
          <w:rFonts w:hint="eastAsia"/>
          <w:szCs w:val="22"/>
        </w:rPr>
        <w:t xml:space="preserve">, </w:t>
      </w:r>
      <w:r w:rsidRPr="00CB2B3F">
        <w:rPr>
          <w:szCs w:val="22"/>
        </w:rPr>
        <w:t>위원</w:t>
      </w:r>
      <w:r w:rsidRPr="00CB2B3F">
        <w:rPr>
          <w:szCs w:val="22"/>
        </w:rPr>
        <w:t xml:space="preserve"> </w:t>
      </w:r>
      <w:r w:rsidRPr="00CB2B3F">
        <w:rPr>
          <w:szCs w:val="22"/>
        </w:rPr>
        <w:t>중</w:t>
      </w:r>
      <w:r w:rsidRPr="00CB2B3F">
        <w:rPr>
          <w:szCs w:val="22"/>
        </w:rPr>
        <w:t xml:space="preserve"> 1</w:t>
      </w:r>
      <w:r w:rsidRPr="00CB2B3F">
        <w:rPr>
          <w:szCs w:val="22"/>
        </w:rPr>
        <w:t>명은</w:t>
      </w:r>
      <w:r w:rsidRPr="00CB2B3F">
        <w:rPr>
          <w:szCs w:val="22"/>
        </w:rPr>
        <w:t xml:space="preserve"> </w:t>
      </w:r>
      <w:r w:rsidRPr="00CB2B3F">
        <w:rPr>
          <w:szCs w:val="22"/>
        </w:rPr>
        <w:t>다른</w:t>
      </w:r>
      <w:r w:rsidRPr="00CB2B3F">
        <w:rPr>
          <w:szCs w:val="22"/>
        </w:rPr>
        <w:t xml:space="preserve"> </w:t>
      </w:r>
      <w:r w:rsidRPr="00CB2B3F">
        <w:rPr>
          <w:szCs w:val="22"/>
        </w:rPr>
        <w:t>이사들과</w:t>
      </w:r>
      <w:r w:rsidRPr="00CB2B3F">
        <w:rPr>
          <w:szCs w:val="22"/>
        </w:rPr>
        <w:t xml:space="preserve"> </w:t>
      </w:r>
      <w:r w:rsidRPr="00CB2B3F">
        <w:rPr>
          <w:szCs w:val="22"/>
        </w:rPr>
        <w:t>분리하여</w:t>
      </w:r>
      <w:r w:rsidRPr="00CB2B3F">
        <w:rPr>
          <w:szCs w:val="22"/>
        </w:rPr>
        <w:t xml:space="preserve"> </w:t>
      </w:r>
      <w:r w:rsidRPr="00CB2B3F">
        <w:rPr>
          <w:szCs w:val="22"/>
        </w:rPr>
        <w:t>선임</w:t>
      </w:r>
      <w:r>
        <w:rPr>
          <w:rFonts w:hint="eastAsia"/>
          <w:szCs w:val="22"/>
        </w:rPr>
        <w:t>하여야</w:t>
      </w:r>
      <w:r>
        <w:rPr>
          <w:rFonts w:hint="eastAsia"/>
          <w:szCs w:val="22"/>
        </w:rPr>
        <w:t xml:space="preserve"> </w:t>
      </w:r>
      <w:r>
        <w:rPr>
          <w:rFonts w:hint="eastAsia"/>
          <w:szCs w:val="22"/>
        </w:rPr>
        <w:t>함</w:t>
      </w:r>
      <w:r w:rsidRPr="00CB2B3F">
        <w:rPr>
          <w:szCs w:val="22"/>
        </w:rPr>
        <w:t>.</w:t>
      </w:r>
    </w:p>
    <w:p w14:paraId="417051AF" w14:textId="77777777" w:rsidR="00026A7E" w:rsidRPr="00CB2B3F" w:rsidRDefault="00026A7E" w:rsidP="00026A7E">
      <w:pPr>
        <w:pStyle w:val="a5"/>
        <w:spacing w:after="240"/>
        <w:ind w:leftChars="0" w:left="1361"/>
        <w:rPr>
          <w:szCs w:val="22"/>
        </w:rPr>
      </w:pPr>
      <w:r w:rsidRPr="00CB2B3F">
        <w:rPr>
          <w:szCs w:val="22"/>
        </w:rPr>
        <w:t>투자자는</w:t>
      </w:r>
      <w:r w:rsidRPr="00CB2B3F">
        <w:rPr>
          <w:szCs w:val="22"/>
        </w:rPr>
        <w:t xml:space="preserve"> </w:t>
      </w:r>
      <w:r w:rsidRPr="00CB2B3F">
        <w:rPr>
          <w:szCs w:val="22"/>
        </w:rPr>
        <w:t>본건</w:t>
      </w:r>
      <w:r w:rsidRPr="00CB2B3F">
        <w:rPr>
          <w:szCs w:val="22"/>
        </w:rPr>
        <w:t xml:space="preserve"> </w:t>
      </w:r>
      <w:r w:rsidRPr="00CB2B3F">
        <w:rPr>
          <w:szCs w:val="22"/>
        </w:rPr>
        <w:t>거래의</w:t>
      </w:r>
      <w:r w:rsidRPr="00CB2B3F">
        <w:rPr>
          <w:szCs w:val="22"/>
        </w:rPr>
        <w:t xml:space="preserve"> </w:t>
      </w:r>
      <w:r w:rsidRPr="00CB2B3F">
        <w:rPr>
          <w:szCs w:val="22"/>
        </w:rPr>
        <w:t>종결</w:t>
      </w:r>
      <w:r>
        <w:rPr>
          <w:rFonts w:hint="eastAsia"/>
          <w:szCs w:val="22"/>
        </w:rPr>
        <w:t xml:space="preserve"> </w:t>
      </w:r>
      <w:r>
        <w:rPr>
          <w:rFonts w:hint="eastAsia"/>
          <w:szCs w:val="22"/>
        </w:rPr>
        <w:t>전에</w:t>
      </w:r>
      <w:r>
        <w:rPr>
          <w:rFonts w:hint="eastAsia"/>
          <w:szCs w:val="22"/>
        </w:rPr>
        <w:t xml:space="preserve"> </w:t>
      </w:r>
      <w:r>
        <w:rPr>
          <w:rFonts w:hint="eastAsia"/>
          <w:szCs w:val="22"/>
        </w:rPr>
        <w:t>개최되는</w:t>
      </w:r>
      <w:r>
        <w:rPr>
          <w:rFonts w:hint="eastAsia"/>
          <w:szCs w:val="22"/>
        </w:rPr>
        <w:t xml:space="preserve"> </w:t>
      </w:r>
      <w:r>
        <w:rPr>
          <w:rFonts w:hint="eastAsia"/>
          <w:szCs w:val="22"/>
        </w:rPr>
        <w:t>대상회사의</w:t>
      </w:r>
      <w:r>
        <w:rPr>
          <w:rFonts w:hint="eastAsia"/>
          <w:szCs w:val="22"/>
        </w:rPr>
        <w:t xml:space="preserve"> </w:t>
      </w:r>
      <w:r>
        <w:rPr>
          <w:rFonts w:hint="eastAsia"/>
          <w:szCs w:val="22"/>
        </w:rPr>
        <w:t>임시주주총회에서</w:t>
      </w:r>
      <w:r>
        <w:rPr>
          <w:rFonts w:hint="eastAsia"/>
          <w:szCs w:val="22"/>
        </w:rPr>
        <w:t xml:space="preserve"> </w:t>
      </w:r>
      <w:r>
        <w:rPr>
          <w:rFonts w:hint="eastAsia"/>
          <w:szCs w:val="22"/>
        </w:rPr>
        <w:t>투자자가</w:t>
      </w:r>
      <w:r>
        <w:rPr>
          <w:rFonts w:hint="eastAsia"/>
          <w:szCs w:val="22"/>
        </w:rPr>
        <w:t xml:space="preserve"> </w:t>
      </w:r>
      <w:r>
        <w:rPr>
          <w:rFonts w:hint="eastAsia"/>
          <w:szCs w:val="22"/>
        </w:rPr>
        <w:t>지명한</w:t>
      </w:r>
      <w:r>
        <w:rPr>
          <w:rFonts w:hint="eastAsia"/>
          <w:szCs w:val="22"/>
        </w:rPr>
        <w:t xml:space="preserve"> </w:t>
      </w:r>
      <w:r>
        <w:rPr>
          <w:rFonts w:hint="eastAsia"/>
          <w:szCs w:val="22"/>
        </w:rPr>
        <w:t>후보자들이</w:t>
      </w:r>
      <w:r>
        <w:rPr>
          <w:rFonts w:hint="eastAsia"/>
          <w:szCs w:val="22"/>
        </w:rPr>
        <w:t xml:space="preserve"> </w:t>
      </w:r>
      <w:r>
        <w:rPr>
          <w:rFonts w:hint="eastAsia"/>
          <w:szCs w:val="22"/>
        </w:rPr>
        <w:t>대상회사의</w:t>
      </w:r>
      <w:r>
        <w:rPr>
          <w:rFonts w:hint="eastAsia"/>
          <w:szCs w:val="22"/>
        </w:rPr>
        <w:t xml:space="preserve"> </w:t>
      </w:r>
      <w:r>
        <w:rPr>
          <w:rFonts w:hint="eastAsia"/>
          <w:szCs w:val="22"/>
        </w:rPr>
        <w:t>이사</w:t>
      </w:r>
      <w:r>
        <w:rPr>
          <w:rFonts w:hint="eastAsia"/>
          <w:szCs w:val="22"/>
        </w:rPr>
        <w:t>,</w:t>
      </w:r>
      <w:r>
        <w:rPr>
          <w:szCs w:val="22"/>
        </w:rPr>
        <w:t xml:space="preserve"> </w:t>
      </w:r>
      <w:r>
        <w:rPr>
          <w:rFonts w:hint="eastAsia"/>
          <w:szCs w:val="22"/>
        </w:rPr>
        <w:t>감사위원으로</w:t>
      </w:r>
      <w:r>
        <w:rPr>
          <w:rFonts w:hint="eastAsia"/>
          <w:szCs w:val="22"/>
        </w:rPr>
        <w:t xml:space="preserve"> </w:t>
      </w:r>
      <w:r>
        <w:rPr>
          <w:rFonts w:hint="eastAsia"/>
          <w:szCs w:val="22"/>
        </w:rPr>
        <w:t>선임되도록</w:t>
      </w:r>
      <w:r>
        <w:rPr>
          <w:rFonts w:hint="eastAsia"/>
          <w:szCs w:val="22"/>
        </w:rPr>
        <w:t xml:space="preserve"> </w:t>
      </w:r>
      <w:r>
        <w:rPr>
          <w:rFonts w:hint="eastAsia"/>
          <w:szCs w:val="22"/>
        </w:rPr>
        <w:t>할</w:t>
      </w:r>
      <w:r>
        <w:rPr>
          <w:rFonts w:hint="eastAsia"/>
          <w:szCs w:val="22"/>
        </w:rPr>
        <w:t xml:space="preserve"> </w:t>
      </w:r>
      <w:r>
        <w:rPr>
          <w:rFonts w:hint="eastAsia"/>
          <w:szCs w:val="22"/>
        </w:rPr>
        <w:t>예정이며</w:t>
      </w:r>
      <w:r>
        <w:rPr>
          <w:rFonts w:hint="eastAsia"/>
          <w:szCs w:val="22"/>
        </w:rPr>
        <w:t>,</w:t>
      </w:r>
      <w:r>
        <w:rPr>
          <w:szCs w:val="22"/>
        </w:rPr>
        <w:t xml:space="preserve"> </w:t>
      </w:r>
      <w:r>
        <w:rPr>
          <w:rFonts w:hint="eastAsia"/>
          <w:szCs w:val="22"/>
        </w:rPr>
        <w:t>감사위원회는</w:t>
      </w:r>
      <w:r>
        <w:rPr>
          <w:rFonts w:hint="eastAsia"/>
          <w:szCs w:val="22"/>
        </w:rPr>
        <w:t xml:space="preserve"> </w:t>
      </w:r>
      <w:r w:rsidRPr="00CB2B3F">
        <w:rPr>
          <w:szCs w:val="22"/>
        </w:rPr>
        <w:t>사외이사</w:t>
      </w:r>
      <w:r w:rsidRPr="00CB2B3F">
        <w:rPr>
          <w:szCs w:val="22"/>
        </w:rPr>
        <w:t xml:space="preserve"> 2</w:t>
      </w:r>
      <w:r w:rsidRPr="00CB2B3F">
        <w:rPr>
          <w:szCs w:val="22"/>
        </w:rPr>
        <w:t>인</w:t>
      </w:r>
      <w:r w:rsidRPr="00CB2B3F">
        <w:rPr>
          <w:szCs w:val="22"/>
        </w:rPr>
        <w:t xml:space="preserve"> </w:t>
      </w:r>
      <w:r w:rsidRPr="00CB2B3F">
        <w:rPr>
          <w:szCs w:val="22"/>
        </w:rPr>
        <w:t>및</w:t>
      </w:r>
      <w:r w:rsidRPr="00CB2B3F">
        <w:rPr>
          <w:szCs w:val="22"/>
        </w:rPr>
        <w:t xml:space="preserve"> </w:t>
      </w:r>
      <w:proofErr w:type="spellStart"/>
      <w:r w:rsidRPr="00CB2B3F">
        <w:rPr>
          <w:szCs w:val="22"/>
        </w:rPr>
        <w:t>기타비상무이사</w:t>
      </w:r>
      <w:proofErr w:type="spellEnd"/>
      <w:r w:rsidRPr="00CB2B3F">
        <w:rPr>
          <w:szCs w:val="22"/>
        </w:rPr>
        <w:t xml:space="preserve"> 1</w:t>
      </w:r>
      <w:r w:rsidRPr="00CB2B3F">
        <w:rPr>
          <w:szCs w:val="22"/>
        </w:rPr>
        <w:t>인</w:t>
      </w:r>
      <w:r>
        <w:rPr>
          <w:rFonts w:hint="eastAsia"/>
          <w:szCs w:val="22"/>
        </w:rPr>
        <w:t>으로</w:t>
      </w:r>
      <w:r>
        <w:rPr>
          <w:rFonts w:hint="eastAsia"/>
          <w:szCs w:val="22"/>
        </w:rPr>
        <w:t xml:space="preserve"> </w:t>
      </w:r>
      <w:r>
        <w:rPr>
          <w:rFonts w:hint="eastAsia"/>
          <w:szCs w:val="22"/>
        </w:rPr>
        <w:t>구성할</w:t>
      </w:r>
      <w:r>
        <w:rPr>
          <w:rFonts w:hint="eastAsia"/>
          <w:szCs w:val="22"/>
        </w:rPr>
        <w:t xml:space="preserve"> </w:t>
      </w:r>
      <w:r>
        <w:rPr>
          <w:rFonts w:hint="eastAsia"/>
          <w:szCs w:val="22"/>
        </w:rPr>
        <w:t>계획임</w:t>
      </w:r>
      <w:r>
        <w:rPr>
          <w:rFonts w:hint="eastAsia"/>
          <w:szCs w:val="22"/>
        </w:rPr>
        <w:t xml:space="preserve">. </w:t>
      </w:r>
    </w:p>
    <w:p w14:paraId="0CFA8643" w14:textId="77777777" w:rsidR="00026A7E" w:rsidRPr="00CB2B3F" w:rsidRDefault="00026A7E" w:rsidP="00026A7E">
      <w:pPr>
        <w:pStyle w:val="a5"/>
        <w:numPr>
          <w:ilvl w:val="0"/>
          <w:numId w:val="20"/>
        </w:numPr>
        <w:spacing w:after="240"/>
        <w:ind w:leftChars="0"/>
        <w:rPr>
          <w:szCs w:val="22"/>
          <w:u w:val="single"/>
        </w:rPr>
      </w:pPr>
      <w:r w:rsidRPr="00CB2B3F">
        <w:rPr>
          <w:szCs w:val="22"/>
          <w:u w:val="single"/>
        </w:rPr>
        <w:t>법령</w:t>
      </w:r>
      <w:r>
        <w:rPr>
          <w:rFonts w:hint="eastAsia"/>
          <w:szCs w:val="22"/>
          <w:u w:val="single"/>
        </w:rPr>
        <w:t>상</w:t>
      </w:r>
      <w:r>
        <w:rPr>
          <w:rFonts w:hint="eastAsia"/>
          <w:szCs w:val="22"/>
          <w:u w:val="single"/>
        </w:rPr>
        <w:t xml:space="preserve"> </w:t>
      </w:r>
      <w:r>
        <w:rPr>
          <w:rFonts w:hint="eastAsia"/>
          <w:szCs w:val="22"/>
          <w:u w:val="single"/>
        </w:rPr>
        <w:t>의결권</w:t>
      </w:r>
      <w:r>
        <w:rPr>
          <w:rFonts w:hint="eastAsia"/>
          <w:szCs w:val="22"/>
          <w:u w:val="single"/>
        </w:rPr>
        <w:t xml:space="preserve"> </w:t>
      </w:r>
      <w:r>
        <w:rPr>
          <w:rFonts w:hint="eastAsia"/>
          <w:szCs w:val="22"/>
          <w:u w:val="single"/>
        </w:rPr>
        <w:t>제한</w:t>
      </w:r>
    </w:p>
    <w:p w14:paraId="01FD6A19" w14:textId="77777777" w:rsidR="00026A7E" w:rsidRPr="00CB2B3F" w:rsidRDefault="00026A7E" w:rsidP="00026A7E">
      <w:pPr>
        <w:pStyle w:val="a5"/>
        <w:spacing w:after="240"/>
        <w:ind w:leftChars="0" w:left="1361"/>
        <w:rPr>
          <w:szCs w:val="22"/>
        </w:rPr>
      </w:pPr>
      <w:r w:rsidRPr="00CB2B3F">
        <w:rPr>
          <w:szCs w:val="22"/>
        </w:rPr>
        <w:t>상법상</w:t>
      </w:r>
      <w:r w:rsidRPr="00CB2B3F">
        <w:rPr>
          <w:szCs w:val="22"/>
        </w:rPr>
        <w:t xml:space="preserve"> </w:t>
      </w:r>
      <w:r w:rsidRPr="00CB2B3F">
        <w:rPr>
          <w:szCs w:val="22"/>
        </w:rPr>
        <w:t>감사위원</w:t>
      </w:r>
      <w:r w:rsidRPr="00CB2B3F">
        <w:rPr>
          <w:szCs w:val="22"/>
        </w:rPr>
        <w:t xml:space="preserve"> </w:t>
      </w:r>
      <w:proofErr w:type="spellStart"/>
      <w:r w:rsidRPr="00CB2B3F">
        <w:rPr>
          <w:szCs w:val="22"/>
        </w:rPr>
        <w:t>선임시</w:t>
      </w:r>
      <w:proofErr w:type="spellEnd"/>
      <w:r w:rsidRPr="00CB2B3F">
        <w:rPr>
          <w:szCs w:val="22"/>
        </w:rPr>
        <w:t xml:space="preserve"> (</w:t>
      </w:r>
      <w:proofErr w:type="spellStart"/>
      <w:r w:rsidRPr="00CB2B3F">
        <w:rPr>
          <w:szCs w:val="22"/>
        </w:rPr>
        <w:t>i</w:t>
      </w:r>
      <w:proofErr w:type="spellEnd"/>
      <w:r w:rsidRPr="00CB2B3F">
        <w:rPr>
          <w:szCs w:val="22"/>
        </w:rPr>
        <w:t xml:space="preserve">) </w:t>
      </w:r>
      <w:r w:rsidRPr="00CB2B3F">
        <w:rPr>
          <w:szCs w:val="22"/>
        </w:rPr>
        <w:t>주주총회</w:t>
      </w:r>
      <w:r w:rsidRPr="00CB2B3F">
        <w:rPr>
          <w:szCs w:val="22"/>
        </w:rPr>
        <w:t xml:space="preserve"> </w:t>
      </w:r>
      <w:r w:rsidRPr="00CB2B3F">
        <w:rPr>
          <w:szCs w:val="22"/>
        </w:rPr>
        <w:t>결의</w:t>
      </w:r>
      <w:r w:rsidRPr="00CB2B3F">
        <w:rPr>
          <w:szCs w:val="22"/>
        </w:rPr>
        <w:t>(</w:t>
      </w:r>
      <w:r w:rsidRPr="00CB2B3F">
        <w:rPr>
          <w:szCs w:val="22"/>
        </w:rPr>
        <w:t>출석</w:t>
      </w:r>
      <w:r w:rsidRPr="00CB2B3F">
        <w:rPr>
          <w:szCs w:val="22"/>
        </w:rPr>
        <w:t xml:space="preserve"> </w:t>
      </w:r>
      <w:r w:rsidRPr="00CB2B3F">
        <w:rPr>
          <w:szCs w:val="22"/>
        </w:rPr>
        <w:t>의결권의</w:t>
      </w:r>
      <w:r w:rsidRPr="00CB2B3F">
        <w:rPr>
          <w:szCs w:val="22"/>
        </w:rPr>
        <w:t xml:space="preserve"> </w:t>
      </w:r>
      <w:r w:rsidRPr="00CB2B3F">
        <w:rPr>
          <w:szCs w:val="22"/>
        </w:rPr>
        <w:t>과반수</w:t>
      </w:r>
      <w:r w:rsidRPr="00CB2B3F">
        <w:rPr>
          <w:szCs w:val="22"/>
        </w:rPr>
        <w:t xml:space="preserve"> </w:t>
      </w:r>
      <w:r w:rsidRPr="00CB2B3F">
        <w:rPr>
          <w:szCs w:val="22"/>
        </w:rPr>
        <w:t>및</w:t>
      </w:r>
      <w:r w:rsidRPr="00CB2B3F">
        <w:rPr>
          <w:szCs w:val="22"/>
        </w:rPr>
        <w:t xml:space="preserve"> </w:t>
      </w:r>
      <w:r w:rsidRPr="00CB2B3F">
        <w:rPr>
          <w:szCs w:val="22"/>
        </w:rPr>
        <w:t>발행주식</w:t>
      </w:r>
      <w:r w:rsidRPr="00CB2B3F">
        <w:rPr>
          <w:szCs w:val="22"/>
        </w:rPr>
        <w:t xml:space="preserve"> </w:t>
      </w:r>
      <w:r w:rsidRPr="00CB2B3F">
        <w:rPr>
          <w:szCs w:val="22"/>
        </w:rPr>
        <w:t>총수의</w:t>
      </w:r>
      <w:r w:rsidRPr="00CB2B3F">
        <w:rPr>
          <w:szCs w:val="22"/>
        </w:rPr>
        <w:t xml:space="preserve"> </w:t>
      </w:r>
      <w:ins w:id="75" w:author="heesung.ahn" w:date="2021-08-30T23:50:00Z">
        <w:r w:rsidR="00050ADF">
          <w:rPr>
            <w:szCs w:val="22"/>
          </w:rPr>
          <w:t>4</w:t>
        </w:r>
        <w:r w:rsidR="00050ADF">
          <w:rPr>
            <w:rFonts w:hint="eastAsia"/>
            <w:szCs w:val="22"/>
          </w:rPr>
          <w:t>분의</w:t>
        </w:r>
        <w:r w:rsidR="00050ADF">
          <w:rPr>
            <w:rFonts w:hint="eastAsia"/>
            <w:szCs w:val="22"/>
          </w:rPr>
          <w:t xml:space="preserve"> </w:t>
        </w:r>
        <w:r w:rsidR="00050ADF">
          <w:rPr>
            <w:szCs w:val="22"/>
          </w:rPr>
          <w:t>1</w:t>
        </w:r>
      </w:ins>
      <w:del w:id="76" w:author="heesung.ahn" w:date="2021-08-30T23:50:00Z">
        <w:r w:rsidRPr="00CB2B3F" w:rsidDel="00050ADF">
          <w:rPr>
            <w:szCs w:val="22"/>
          </w:rPr>
          <w:delText>1/4</w:delText>
        </w:r>
      </w:del>
      <w:r w:rsidRPr="00CB2B3F">
        <w:rPr>
          <w:szCs w:val="22"/>
        </w:rPr>
        <w:t xml:space="preserve"> </w:t>
      </w:r>
      <w:r w:rsidRPr="00CB2B3F">
        <w:rPr>
          <w:szCs w:val="22"/>
        </w:rPr>
        <w:t>이상의</w:t>
      </w:r>
      <w:r w:rsidRPr="00CB2B3F">
        <w:rPr>
          <w:szCs w:val="22"/>
        </w:rPr>
        <w:t xml:space="preserve"> </w:t>
      </w:r>
      <w:r w:rsidRPr="00CB2B3F">
        <w:rPr>
          <w:szCs w:val="22"/>
        </w:rPr>
        <w:t>동의</w:t>
      </w:r>
      <w:r w:rsidRPr="00CB2B3F">
        <w:rPr>
          <w:szCs w:val="22"/>
        </w:rPr>
        <w:t>)</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이사를</w:t>
      </w:r>
      <w:r w:rsidRPr="00CB2B3F">
        <w:rPr>
          <w:szCs w:val="22"/>
        </w:rPr>
        <w:t xml:space="preserve"> </w:t>
      </w:r>
      <w:r w:rsidRPr="00CB2B3F">
        <w:rPr>
          <w:szCs w:val="22"/>
        </w:rPr>
        <w:t>선임하고</w:t>
      </w:r>
      <w:r w:rsidRPr="00CB2B3F">
        <w:rPr>
          <w:szCs w:val="22"/>
        </w:rPr>
        <w:t xml:space="preserve">, (ii) </w:t>
      </w:r>
      <w:r w:rsidRPr="00CB2B3F">
        <w:rPr>
          <w:szCs w:val="22"/>
        </w:rPr>
        <w:t>선임된</w:t>
      </w:r>
      <w:r w:rsidRPr="00CB2B3F">
        <w:rPr>
          <w:szCs w:val="22"/>
        </w:rPr>
        <w:t xml:space="preserve"> </w:t>
      </w:r>
      <w:r w:rsidRPr="00CB2B3F">
        <w:rPr>
          <w:szCs w:val="22"/>
        </w:rPr>
        <w:t>이사</w:t>
      </w:r>
      <w:r w:rsidRPr="00CB2B3F">
        <w:rPr>
          <w:szCs w:val="22"/>
        </w:rPr>
        <w:t xml:space="preserve"> </w:t>
      </w:r>
      <w:r w:rsidRPr="00CB2B3F">
        <w:rPr>
          <w:szCs w:val="22"/>
        </w:rPr>
        <w:t>중</w:t>
      </w:r>
      <w:r w:rsidRPr="00CB2B3F">
        <w:rPr>
          <w:szCs w:val="22"/>
        </w:rPr>
        <w:t xml:space="preserve"> </w:t>
      </w:r>
      <w:r w:rsidRPr="00CB2B3F">
        <w:rPr>
          <w:szCs w:val="22"/>
        </w:rPr>
        <w:t>별도</w:t>
      </w:r>
      <w:r w:rsidRPr="00CB2B3F">
        <w:rPr>
          <w:szCs w:val="22"/>
        </w:rPr>
        <w:t xml:space="preserve"> </w:t>
      </w:r>
      <w:r w:rsidRPr="00CB2B3F">
        <w:rPr>
          <w:szCs w:val="22"/>
        </w:rPr>
        <w:t>주주총회</w:t>
      </w:r>
      <w:r w:rsidRPr="00CB2B3F">
        <w:rPr>
          <w:szCs w:val="22"/>
        </w:rPr>
        <w:t xml:space="preserve"> </w:t>
      </w:r>
      <w:r w:rsidRPr="00CB2B3F">
        <w:rPr>
          <w:szCs w:val="22"/>
        </w:rPr>
        <w:t>의안으로</w:t>
      </w:r>
      <w:r w:rsidRPr="00CB2B3F">
        <w:rPr>
          <w:szCs w:val="22"/>
        </w:rPr>
        <w:t xml:space="preserve"> </w:t>
      </w:r>
      <w:r w:rsidRPr="00CB2B3F">
        <w:rPr>
          <w:szCs w:val="22"/>
        </w:rPr>
        <w:t>감사위원을</w:t>
      </w:r>
      <w:r w:rsidRPr="00CB2B3F">
        <w:rPr>
          <w:szCs w:val="22"/>
        </w:rPr>
        <w:t xml:space="preserve"> </w:t>
      </w:r>
      <w:r w:rsidRPr="00CB2B3F">
        <w:rPr>
          <w:szCs w:val="22"/>
        </w:rPr>
        <w:t>선임함</w:t>
      </w:r>
      <w:r w:rsidRPr="00CB2B3F">
        <w:rPr>
          <w:szCs w:val="22"/>
        </w:rPr>
        <w:t>(</w:t>
      </w:r>
      <w:r w:rsidRPr="00CB2B3F">
        <w:rPr>
          <w:szCs w:val="22"/>
        </w:rPr>
        <w:t>출석</w:t>
      </w:r>
      <w:r w:rsidRPr="00CB2B3F">
        <w:rPr>
          <w:szCs w:val="22"/>
        </w:rPr>
        <w:t xml:space="preserve"> </w:t>
      </w:r>
      <w:r w:rsidRPr="00CB2B3F">
        <w:rPr>
          <w:szCs w:val="22"/>
        </w:rPr>
        <w:t>의결권의</w:t>
      </w:r>
      <w:r w:rsidRPr="00CB2B3F">
        <w:rPr>
          <w:szCs w:val="22"/>
        </w:rPr>
        <w:t xml:space="preserve"> </w:t>
      </w:r>
      <w:r w:rsidRPr="00CB2B3F">
        <w:rPr>
          <w:szCs w:val="22"/>
        </w:rPr>
        <w:t>과반수</w:t>
      </w:r>
      <w:r w:rsidRPr="00CB2B3F">
        <w:rPr>
          <w:szCs w:val="22"/>
        </w:rPr>
        <w:t xml:space="preserve"> </w:t>
      </w:r>
      <w:r w:rsidRPr="00CB2B3F">
        <w:rPr>
          <w:szCs w:val="22"/>
        </w:rPr>
        <w:t>및</w:t>
      </w:r>
      <w:r w:rsidRPr="00CB2B3F">
        <w:rPr>
          <w:szCs w:val="22"/>
        </w:rPr>
        <w:t xml:space="preserve"> </w:t>
      </w:r>
      <w:r w:rsidRPr="00CB2B3F">
        <w:rPr>
          <w:szCs w:val="22"/>
        </w:rPr>
        <w:t>발행주식</w:t>
      </w:r>
      <w:r w:rsidRPr="00CB2B3F">
        <w:rPr>
          <w:szCs w:val="22"/>
        </w:rPr>
        <w:t xml:space="preserve"> </w:t>
      </w:r>
      <w:r w:rsidRPr="00CB2B3F">
        <w:rPr>
          <w:szCs w:val="22"/>
        </w:rPr>
        <w:t>총수의</w:t>
      </w:r>
      <w:r w:rsidRPr="00CB2B3F">
        <w:rPr>
          <w:szCs w:val="22"/>
        </w:rPr>
        <w:t xml:space="preserve"> </w:t>
      </w:r>
      <w:ins w:id="77" w:author="heesung.ahn" w:date="2021-08-30T23:50:00Z">
        <w:r w:rsidR="00050ADF">
          <w:rPr>
            <w:szCs w:val="22"/>
          </w:rPr>
          <w:t>4</w:t>
        </w:r>
        <w:r w:rsidR="00050ADF">
          <w:rPr>
            <w:rFonts w:hint="eastAsia"/>
            <w:szCs w:val="22"/>
          </w:rPr>
          <w:t>분의</w:t>
        </w:r>
        <w:r w:rsidR="00050ADF">
          <w:rPr>
            <w:rFonts w:hint="eastAsia"/>
            <w:szCs w:val="22"/>
          </w:rPr>
          <w:t xml:space="preserve"> </w:t>
        </w:r>
        <w:r w:rsidR="00050ADF">
          <w:rPr>
            <w:szCs w:val="22"/>
          </w:rPr>
          <w:t>1</w:t>
        </w:r>
      </w:ins>
      <w:del w:id="78" w:author="heesung.ahn" w:date="2021-08-30T23:50:00Z">
        <w:r w:rsidRPr="00CB2B3F" w:rsidDel="00050ADF">
          <w:rPr>
            <w:szCs w:val="22"/>
          </w:rPr>
          <w:delText>1/4</w:delText>
        </w:r>
      </w:del>
      <w:r w:rsidRPr="00CB2B3F">
        <w:rPr>
          <w:szCs w:val="22"/>
        </w:rPr>
        <w:t xml:space="preserve"> </w:t>
      </w:r>
      <w:r w:rsidRPr="00CB2B3F">
        <w:rPr>
          <w:szCs w:val="22"/>
        </w:rPr>
        <w:t>이상의</w:t>
      </w:r>
      <w:r w:rsidRPr="00CB2B3F">
        <w:rPr>
          <w:szCs w:val="22"/>
        </w:rPr>
        <w:t xml:space="preserve"> </w:t>
      </w:r>
      <w:r w:rsidRPr="00CB2B3F">
        <w:rPr>
          <w:szCs w:val="22"/>
        </w:rPr>
        <w:t>동의</w:t>
      </w:r>
      <w:r w:rsidRPr="00CB2B3F">
        <w:rPr>
          <w:szCs w:val="22"/>
        </w:rPr>
        <w:t xml:space="preserve">). </w:t>
      </w:r>
    </w:p>
    <w:p w14:paraId="71DBE592" w14:textId="77777777" w:rsidR="00026A7E" w:rsidRPr="00552C3D" w:rsidRDefault="00026A7E" w:rsidP="00026A7E">
      <w:pPr>
        <w:pStyle w:val="a5"/>
        <w:spacing w:after="240"/>
        <w:ind w:leftChars="0" w:left="1361"/>
        <w:rPr>
          <w:szCs w:val="22"/>
        </w:rPr>
      </w:pPr>
      <w:r>
        <w:rPr>
          <w:rFonts w:hint="eastAsia"/>
          <w:szCs w:val="22"/>
        </w:rPr>
        <w:t>위</w:t>
      </w:r>
      <w:r>
        <w:rPr>
          <w:rFonts w:hint="eastAsia"/>
          <w:szCs w:val="22"/>
        </w:rPr>
        <w:t xml:space="preserve"> </w:t>
      </w:r>
      <w:r>
        <w:rPr>
          <w:rFonts w:hint="eastAsia"/>
          <w:szCs w:val="22"/>
        </w:rPr>
        <w:t>두</w:t>
      </w:r>
      <w:r>
        <w:rPr>
          <w:rFonts w:hint="eastAsia"/>
          <w:szCs w:val="22"/>
        </w:rPr>
        <w:t xml:space="preserve"> </w:t>
      </w:r>
      <w:r>
        <w:rPr>
          <w:rFonts w:hint="eastAsia"/>
          <w:szCs w:val="22"/>
        </w:rPr>
        <w:t>단계</w:t>
      </w:r>
      <w:r>
        <w:rPr>
          <w:rFonts w:hint="eastAsia"/>
          <w:szCs w:val="22"/>
        </w:rPr>
        <w:t xml:space="preserve"> </w:t>
      </w:r>
      <w:r>
        <w:rPr>
          <w:rFonts w:hint="eastAsia"/>
          <w:szCs w:val="22"/>
        </w:rPr>
        <w:t>결의</w:t>
      </w:r>
      <w:r>
        <w:rPr>
          <w:rFonts w:hint="eastAsia"/>
          <w:szCs w:val="22"/>
        </w:rPr>
        <w:t xml:space="preserve"> </w:t>
      </w:r>
      <w:r>
        <w:rPr>
          <w:rFonts w:hint="eastAsia"/>
          <w:szCs w:val="22"/>
        </w:rPr>
        <w:t>중에서</w:t>
      </w:r>
      <w:r>
        <w:rPr>
          <w:rFonts w:hint="eastAsia"/>
          <w:szCs w:val="22"/>
        </w:rPr>
        <w:t xml:space="preserve"> </w:t>
      </w:r>
      <w:r>
        <w:rPr>
          <w:rFonts w:hint="eastAsia"/>
          <w:szCs w:val="22"/>
        </w:rPr>
        <w:t>두번째</w:t>
      </w:r>
      <w:r>
        <w:rPr>
          <w:rFonts w:hint="eastAsia"/>
          <w:szCs w:val="22"/>
        </w:rPr>
        <w:t xml:space="preserve"> </w:t>
      </w:r>
      <w:r>
        <w:rPr>
          <w:szCs w:val="22"/>
        </w:rPr>
        <w:t>(ii)</w:t>
      </w:r>
      <w:r>
        <w:rPr>
          <w:rFonts w:hint="eastAsia"/>
          <w:szCs w:val="22"/>
        </w:rPr>
        <w:t>의</w:t>
      </w:r>
      <w:r>
        <w:rPr>
          <w:rFonts w:hint="eastAsia"/>
          <w:szCs w:val="22"/>
        </w:rPr>
        <w:t xml:space="preserve"> </w:t>
      </w:r>
      <w:r w:rsidRPr="00CB2B3F">
        <w:rPr>
          <w:szCs w:val="22"/>
        </w:rPr>
        <w:t>감사위원</w:t>
      </w:r>
      <w:r w:rsidRPr="00CB2B3F">
        <w:rPr>
          <w:szCs w:val="22"/>
        </w:rPr>
        <w:t xml:space="preserve"> </w:t>
      </w:r>
      <w:r w:rsidRPr="00CB2B3F">
        <w:rPr>
          <w:szCs w:val="22"/>
        </w:rPr>
        <w:t>선임</w:t>
      </w:r>
      <w:r>
        <w:rPr>
          <w:rFonts w:hint="eastAsia"/>
          <w:szCs w:val="22"/>
        </w:rPr>
        <w:t xml:space="preserve"> </w:t>
      </w:r>
      <w:proofErr w:type="spellStart"/>
      <w:r>
        <w:rPr>
          <w:rFonts w:hint="eastAsia"/>
          <w:szCs w:val="22"/>
        </w:rPr>
        <w:t>결의</w:t>
      </w:r>
      <w:r w:rsidRPr="00CB2B3F">
        <w:rPr>
          <w:szCs w:val="22"/>
        </w:rPr>
        <w:t>시</w:t>
      </w:r>
      <w:proofErr w:type="spellEnd"/>
      <w:r>
        <w:rPr>
          <w:rFonts w:hint="eastAsia"/>
          <w:szCs w:val="22"/>
        </w:rPr>
        <w:t>,</w:t>
      </w:r>
      <w:r w:rsidRPr="00CB2B3F">
        <w:rPr>
          <w:szCs w:val="22"/>
        </w:rPr>
        <w:t xml:space="preserve"> </w:t>
      </w:r>
      <w:r w:rsidRPr="00CB2B3F">
        <w:rPr>
          <w:szCs w:val="22"/>
        </w:rPr>
        <w:t>주주별로</w:t>
      </w:r>
      <w:r w:rsidRPr="00CB2B3F">
        <w:rPr>
          <w:szCs w:val="22"/>
        </w:rPr>
        <w:t xml:space="preserve"> </w:t>
      </w:r>
      <w:r w:rsidRPr="00CB2B3F">
        <w:rPr>
          <w:szCs w:val="22"/>
        </w:rPr>
        <w:t>의결권</w:t>
      </w:r>
      <w:r w:rsidRPr="00CB2B3F">
        <w:rPr>
          <w:szCs w:val="22"/>
        </w:rPr>
        <w:t xml:space="preserve"> </w:t>
      </w:r>
      <w:r w:rsidRPr="00CB2B3F">
        <w:rPr>
          <w:szCs w:val="22"/>
        </w:rPr>
        <w:t>없는</w:t>
      </w:r>
      <w:r w:rsidRPr="00CB2B3F">
        <w:rPr>
          <w:szCs w:val="22"/>
        </w:rPr>
        <w:t xml:space="preserve"> </w:t>
      </w:r>
      <w:r w:rsidRPr="00CB2B3F">
        <w:rPr>
          <w:szCs w:val="22"/>
        </w:rPr>
        <w:t>주식을</w:t>
      </w:r>
      <w:r w:rsidRPr="00CB2B3F">
        <w:rPr>
          <w:szCs w:val="22"/>
        </w:rPr>
        <w:t xml:space="preserve"> </w:t>
      </w:r>
      <w:r w:rsidRPr="00CB2B3F">
        <w:rPr>
          <w:szCs w:val="22"/>
        </w:rPr>
        <w:t>제외한</w:t>
      </w:r>
      <w:r w:rsidRPr="00CB2B3F">
        <w:rPr>
          <w:szCs w:val="22"/>
        </w:rPr>
        <w:t xml:space="preserve"> </w:t>
      </w:r>
      <w:r w:rsidRPr="00CB2B3F">
        <w:rPr>
          <w:szCs w:val="22"/>
        </w:rPr>
        <w:t>발행주식</w:t>
      </w:r>
      <w:r>
        <w:rPr>
          <w:rFonts w:hint="eastAsia"/>
          <w:szCs w:val="22"/>
        </w:rPr>
        <w:t xml:space="preserve"> </w:t>
      </w:r>
      <w:r w:rsidRPr="00CB2B3F">
        <w:rPr>
          <w:szCs w:val="22"/>
        </w:rPr>
        <w:t>총수의</w:t>
      </w:r>
      <w:r w:rsidRPr="00CB2B3F">
        <w:rPr>
          <w:szCs w:val="22"/>
        </w:rPr>
        <w:t xml:space="preserve"> 3%</w:t>
      </w:r>
      <w:r>
        <w:rPr>
          <w:rFonts w:hint="eastAsia"/>
          <w:szCs w:val="22"/>
        </w:rPr>
        <w:t>를</w:t>
      </w:r>
      <w:r w:rsidRPr="00CB2B3F">
        <w:rPr>
          <w:szCs w:val="22"/>
        </w:rPr>
        <w:t xml:space="preserve"> </w:t>
      </w:r>
      <w:r w:rsidRPr="00CB2B3F">
        <w:rPr>
          <w:szCs w:val="22"/>
        </w:rPr>
        <w:t>초과하는</w:t>
      </w:r>
      <w:r w:rsidRPr="00CB2B3F">
        <w:rPr>
          <w:szCs w:val="22"/>
        </w:rPr>
        <w:t xml:space="preserve"> </w:t>
      </w:r>
      <w:r w:rsidRPr="00CB2B3F">
        <w:rPr>
          <w:szCs w:val="22"/>
        </w:rPr>
        <w:t>주식에</w:t>
      </w:r>
      <w:r w:rsidRPr="00CB2B3F">
        <w:rPr>
          <w:szCs w:val="22"/>
        </w:rPr>
        <w:t xml:space="preserve"> </w:t>
      </w:r>
      <w:r w:rsidRPr="00CB2B3F">
        <w:rPr>
          <w:szCs w:val="22"/>
        </w:rPr>
        <w:t>대하여</w:t>
      </w:r>
      <w:r w:rsidRPr="00CB2B3F">
        <w:rPr>
          <w:szCs w:val="22"/>
        </w:rPr>
        <w:t xml:space="preserve"> </w:t>
      </w:r>
      <w:r w:rsidRPr="00CB2B3F">
        <w:rPr>
          <w:szCs w:val="22"/>
        </w:rPr>
        <w:t>의결권</w:t>
      </w:r>
      <w:r w:rsidRPr="00CB2B3F">
        <w:rPr>
          <w:szCs w:val="22"/>
        </w:rPr>
        <w:t xml:space="preserve"> </w:t>
      </w:r>
      <w:r w:rsidRPr="00CB2B3F">
        <w:rPr>
          <w:szCs w:val="22"/>
        </w:rPr>
        <w:t>행사가</w:t>
      </w:r>
      <w:r w:rsidRPr="00CB2B3F">
        <w:rPr>
          <w:szCs w:val="22"/>
        </w:rPr>
        <w:t xml:space="preserve"> </w:t>
      </w:r>
      <w:r w:rsidRPr="00CB2B3F">
        <w:rPr>
          <w:szCs w:val="22"/>
        </w:rPr>
        <w:t>제한됨</w:t>
      </w:r>
      <w:r w:rsidRPr="00CB2B3F">
        <w:rPr>
          <w:szCs w:val="22"/>
        </w:rPr>
        <w:t xml:space="preserve">. </w:t>
      </w:r>
      <w:r w:rsidRPr="00CB2B3F">
        <w:rPr>
          <w:szCs w:val="22"/>
        </w:rPr>
        <w:t>특히</w:t>
      </w:r>
      <w:r w:rsidRPr="00CB2B3F">
        <w:rPr>
          <w:szCs w:val="22"/>
        </w:rPr>
        <w:t xml:space="preserve">, </w:t>
      </w:r>
      <w:r w:rsidRPr="00CB2B3F">
        <w:rPr>
          <w:szCs w:val="22"/>
        </w:rPr>
        <w:t>사외이사가</w:t>
      </w:r>
      <w:r w:rsidRPr="00CB2B3F">
        <w:rPr>
          <w:szCs w:val="22"/>
        </w:rPr>
        <w:t xml:space="preserve"> </w:t>
      </w:r>
      <w:r w:rsidRPr="00CB2B3F">
        <w:rPr>
          <w:szCs w:val="22"/>
        </w:rPr>
        <w:t>아닌</w:t>
      </w:r>
      <w:r w:rsidRPr="00CB2B3F">
        <w:rPr>
          <w:szCs w:val="22"/>
        </w:rPr>
        <w:t xml:space="preserve"> </w:t>
      </w:r>
      <w:r w:rsidRPr="00CB2B3F">
        <w:rPr>
          <w:szCs w:val="22"/>
        </w:rPr>
        <w:t>감사위원을</w:t>
      </w:r>
      <w:r w:rsidRPr="00CB2B3F">
        <w:rPr>
          <w:szCs w:val="22"/>
        </w:rPr>
        <w:t xml:space="preserve"> </w:t>
      </w:r>
      <w:r w:rsidRPr="00CB2B3F">
        <w:rPr>
          <w:szCs w:val="22"/>
        </w:rPr>
        <w:t>선임할</w:t>
      </w:r>
      <w:r w:rsidRPr="00CB2B3F">
        <w:rPr>
          <w:szCs w:val="22"/>
        </w:rPr>
        <w:t xml:space="preserve"> </w:t>
      </w:r>
      <w:r>
        <w:rPr>
          <w:rFonts w:hint="eastAsia"/>
          <w:szCs w:val="22"/>
        </w:rPr>
        <w:t>경우</w:t>
      </w:r>
      <w:r>
        <w:rPr>
          <w:rFonts w:hint="eastAsia"/>
          <w:szCs w:val="22"/>
        </w:rPr>
        <w:t xml:space="preserve"> </w:t>
      </w:r>
      <w:r w:rsidRPr="00CB2B3F">
        <w:rPr>
          <w:szCs w:val="22"/>
        </w:rPr>
        <w:t>최대주주는</w:t>
      </w:r>
      <w:r w:rsidRPr="00CB2B3F">
        <w:rPr>
          <w:szCs w:val="22"/>
        </w:rPr>
        <w:t xml:space="preserve"> (</w:t>
      </w:r>
      <w:proofErr w:type="spellStart"/>
      <w:r w:rsidRPr="00CB2B3F">
        <w:rPr>
          <w:szCs w:val="22"/>
        </w:rPr>
        <w:t>i</w:t>
      </w:r>
      <w:proofErr w:type="spellEnd"/>
      <w:r w:rsidRPr="00CB2B3F">
        <w:rPr>
          <w:szCs w:val="22"/>
        </w:rPr>
        <w:t xml:space="preserve">) </w:t>
      </w:r>
      <w:r w:rsidRPr="00CB2B3F">
        <w:rPr>
          <w:szCs w:val="22"/>
        </w:rPr>
        <w:t>최대주주</w:t>
      </w:r>
      <w:r w:rsidRPr="00CB2B3F">
        <w:rPr>
          <w:szCs w:val="22"/>
        </w:rPr>
        <w:lastRenderedPageBreak/>
        <w:t>의</w:t>
      </w:r>
      <w:r w:rsidRPr="00CB2B3F">
        <w:rPr>
          <w:szCs w:val="22"/>
        </w:rPr>
        <w:t xml:space="preserve"> </w:t>
      </w:r>
      <w:r w:rsidRPr="00CB2B3F">
        <w:rPr>
          <w:szCs w:val="22"/>
        </w:rPr>
        <w:t>특수관계인</w:t>
      </w:r>
      <w:r w:rsidRPr="00CB2B3F">
        <w:rPr>
          <w:rStyle w:val="ac"/>
          <w:szCs w:val="22"/>
        </w:rPr>
        <w:footnoteReference w:id="3"/>
      </w:r>
      <w:r w:rsidRPr="00CB2B3F">
        <w:rPr>
          <w:szCs w:val="22"/>
        </w:rPr>
        <w:t xml:space="preserve">, (ii) </w:t>
      </w:r>
      <w:r w:rsidRPr="00CB2B3F">
        <w:rPr>
          <w:szCs w:val="22"/>
        </w:rPr>
        <w:t>최대주주</w:t>
      </w:r>
      <w:r w:rsidRPr="00CB2B3F">
        <w:rPr>
          <w:szCs w:val="22"/>
        </w:rPr>
        <w:t xml:space="preserve"> </w:t>
      </w:r>
      <w:r w:rsidRPr="00CB2B3F">
        <w:rPr>
          <w:szCs w:val="22"/>
        </w:rPr>
        <w:t>또는</w:t>
      </w:r>
      <w:r w:rsidRPr="00CB2B3F">
        <w:rPr>
          <w:szCs w:val="22"/>
        </w:rPr>
        <w:t xml:space="preserve"> </w:t>
      </w:r>
      <w:r w:rsidRPr="00CB2B3F">
        <w:rPr>
          <w:szCs w:val="22"/>
        </w:rPr>
        <w:t>그</w:t>
      </w:r>
      <w:r w:rsidRPr="00CB2B3F">
        <w:rPr>
          <w:szCs w:val="22"/>
        </w:rPr>
        <w:t xml:space="preserve"> </w:t>
      </w:r>
      <w:r w:rsidRPr="00CB2B3F">
        <w:rPr>
          <w:szCs w:val="22"/>
        </w:rPr>
        <w:t>특수관계인의</w:t>
      </w:r>
      <w:r w:rsidRPr="00CB2B3F">
        <w:rPr>
          <w:szCs w:val="22"/>
        </w:rPr>
        <w:t xml:space="preserve"> </w:t>
      </w:r>
      <w:r w:rsidRPr="00CB2B3F">
        <w:rPr>
          <w:szCs w:val="22"/>
        </w:rPr>
        <w:t>계산으로</w:t>
      </w:r>
      <w:r w:rsidRPr="00CB2B3F">
        <w:rPr>
          <w:szCs w:val="22"/>
        </w:rPr>
        <w:t xml:space="preserve"> </w:t>
      </w:r>
      <w:r w:rsidRPr="00CB2B3F">
        <w:rPr>
          <w:szCs w:val="22"/>
        </w:rPr>
        <w:t>주식을</w:t>
      </w:r>
      <w:r w:rsidRPr="00CB2B3F">
        <w:rPr>
          <w:szCs w:val="22"/>
        </w:rPr>
        <w:t xml:space="preserve"> </w:t>
      </w:r>
      <w:r w:rsidRPr="00CB2B3F">
        <w:rPr>
          <w:szCs w:val="22"/>
        </w:rPr>
        <w:t>보유하는</w:t>
      </w:r>
      <w:r w:rsidRPr="00CB2B3F">
        <w:rPr>
          <w:szCs w:val="22"/>
        </w:rPr>
        <w:t xml:space="preserve"> </w:t>
      </w:r>
      <w:r w:rsidRPr="00CB2B3F">
        <w:rPr>
          <w:szCs w:val="22"/>
        </w:rPr>
        <w:t>자</w:t>
      </w:r>
      <w:r w:rsidRPr="00CB2B3F">
        <w:rPr>
          <w:szCs w:val="22"/>
        </w:rPr>
        <w:t xml:space="preserve"> </w:t>
      </w:r>
      <w:r w:rsidRPr="00CB2B3F">
        <w:rPr>
          <w:szCs w:val="22"/>
        </w:rPr>
        <w:t>및</w:t>
      </w:r>
      <w:r w:rsidRPr="00CB2B3F">
        <w:rPr>
          <w:szCs w:val="22"/>
        </w:rPr>
        <w:t xml:space="preserve"> (iii)</w:t>
      </w:r>
      <w:r w:rsidRPr="00CB2B3F">
        <w:t xml:space="preserve"> </w:t>
      </w:r>
      <w:r w:rsidRPr="00CB2B3F">
        <w:rPr>
          <w:szCs w:val="22"/>
        </w:rPr>
        <w:t>최대주주</w:t>
      </w:r>
      <w:r w:rsidRPr="00CB2B3F">
        <w:rPr>
          <w:szCs w:val="22"/>
        </w:rPr>
        <w:t xml:space="preserve"> </w:t>
      </w:r>
      <w:r w:rsidRPr="00CB2B3F">
        <w:rPr>
          <w:szCs w:val="22"/>
        </w:rPr>
        <w:t>또는</w:t>
      </w:r>
      <w:r w:rsidRPr="00CB2B3F">
        <w:rPr>
          <w:szCs w:val="22"/>
        </w:rPr>
        <w:t xml:space="preserve"> </w:t>
      </w:r>
      <w:r w:rsidRPr="00CB2B3F">
        <w:rPr>
          <w:szCs w:val="22"/>
        </w:rPr>
        <w:t>그</w:t>
      </w:r>
      <w:r w:rsidRPr="00CB2B3F">
        <w:rPr>
          <w:szCs w:val="22"/>
        </w:rPr>
        <w:t xml:space="preserve"> </w:t>
      </w:r>
      <w:r w:rsidRPr="00CB2B3F">
        <w:rPr>
          <w:szCs w:val="22"/>
        </w:rPr>
        <w:t>특수관계인에게</w:t>
      </w:r>
      <w:r w:rsidRPr="00CB2B3F">
        <w:rPr>
          <w:szCs w:val="22"/>
        </w:rPr>
        <w:t xml:space="preserve"> </w:t>
      </w:r>
      <w:r w:rsidRPr="00CB2B3F">
        <w:rPr>
          <w:szCs w:val="22"/>
        </w:rPr>
        <w:t>의결권</w:t>
      </w:r>
      <w:r w:rsidRPr="00CB2B3F">
        <w:rPr>
          <w:szCs w:val="22"/>
        </w:rPr>
        <w:t>(</w:t>
      </w:r>
      <w:r w:rsidRPr="00552C3D">
        <w:rPr>
          <w:szCs w:val="22"/>
        </w:rPr>
        <w:t>의결권의</w:t>
      </w:r>
      <w:r w:rsidRPr="00552C3D">
        <w:rPr>
          <w:szCs w:val="22"/>
        </w:rPr>
        <w:t xml:space="preserve"> </w:t>
      </w:r>
      <w:r w:rsidRPr="00552C3D">
        <w:rPr>
          <w:szCs w:val="22"/>
        </w:rPr>
        <w:t>행사를</w:t>
      </w:r>
      <w:r w:rsidRPr="00552C3D">
        <w:rPr>
          <w:szCs w:val="22"/>
        </w:rPr>
        <w:t xml:space="preserve"> </w:t>
      </w:r>
      <w:r w:rsidRPr="00552C3D">
        <w:rPr>
          <w:szCs w:val="22"/>
        </w:rPr>
        <w:t>지시할</w:t>
      </w:r>
      <w:r w:rsidRPr="00552C3D">
        <w:rPr>
          <w:szCs w:val="22"/>
        </w:rPr>
        <w:t xml:space="preserve"> </w:t>
      </w:r>
      <w:r w:rsidRPr="00552C3D">
        <w:rPr>
          <w:szCs w:val="22"/>
        </w:rPr>
        <w:t>수</w:t>
      </w:r>
      <w:r w:rsidRPr="00552C3D">
        <w:rPr>
          <w:szCs w:val="22"/>
        </w:rPr>
        <w:t xml:space="preserve"> </w:t>
      </w:r>
      <w:r w:rsidRPr="00552C3D">
        <w:rPr>
          <w:szCs w:val="22"/>
        </w:rPr>
        <w:t>있는</w:t>
      </w:r>
      <w:r w:rsidRPr="00552C3D">
        <w:rPr>
          <w:szCs w:val="22"/>
        </w:rPr>
        <w:t xml:space="preserve"> </w:t>
      </w:r>
      <w:r w:rsidRPr="00552C3D">
        <w:rPr>
          <w:szCs w:val="22"/>
        </w:rPr>
        <w:t>권한을</w:t>
      </w:r>
      <w:r w:rsidRPr="00552C3D">
        <w:rPr>
          <w:szCs w:val="22"/>
        </w:rPr>
        <w:t xml:space="preserve"> </w:t>
      </w:r>
      <w:r w:rsidRPr="00552C3D">
        <w:rPr>
          <w:szCs w:val="22"/>
        </w:rPr>
        <w:t>포함한다</w:t>
      </w:r>
      <w:r w:rsidRPr="00552C3D">
        <w:rPr>
          <w:szCs w:val="22"/>
        </w:rPr>
        <w:t>)</w:t>
      </w:r>
      <w:r w:rsidRPr="00552C3D">
        <w:rPr>
          <w:szCs w:val="22"/>
        </w:rPr>
        <w:t>을</w:t>
      </w:r>
      <w:r w:rsidRPr="00552C3D">
        <w:rPr>
          <w:szCs w:val="22"/>
        </w:rPr>
        <w:t xml:space="preserve"> </w:t>
      </w:r>
      <w:r w:rsidRPr="00552C3D">
        <w:rPr>
          <w:szCs w:val="22"/>
        </w:rPr>
        <w:t>위임한</w:t>
      </w:r>
      <w:r w:rsidRPr="00552C3D">
        <w:rPr>
          <w:szCs w:val="22"/>
        </w:rPr>
        <w:t xml:space="preserve"> </w:t>
      </w:r>
      <w:r w:rsidRPr="00552C3D">
        <w:rPr>
          <w:szCs w:val="22"/>
        </w:rPr>
        <w:t>자</w:t>
      </w:r>
      <w:r w:rsidRPr="00552C3D">
        <w:rPr>
          <w:szCs w:val="22"/>
        </w:rPr>
        <w:t>(</w:t>
      </w:r>
      <w:r w:rsidRPr="00552C3D">
        <w:rPr>
          <w:szCs w:val="22"/>
        </w:rPr>
        <w:t>해당</w:t>
      </w:r>
      <w:r w:rsidRPr="00552C3D">
        <w:rPr>
          <w:szCs w:val="22"/>
        </w:rPr>
        <w:t xml:space="preserve"> </w:t>
      </w:r>
      <w:r w:rsidRPr="00552C3D">
        <w:rPr>
          <w:szCs w:val="22"/>
        </w:rPr>
        <w:t>위임분만</w:t>
      </w:r>
      <w:r w:rsidRPr="00552C3D">
        <w:rPr>
          <w:szCs w:val="22"/>
        </w:rPr>
        <w:t xml:space="preserve"> </w:t>
      </w:r>
      <w:r w:rsidRPr="00552C3D">
        <w:rPr>
          <w:szCs w:val="22"/>
        </w:rPr>
        <w:t>해당한다</w:t>
      </w:r>
      <w:r w:rsidRPr="00552C3D">
        <w:rPr>
          <w:szCs w:val="22"/>
        </w:rPr>
        <w:t>)(</w:t>
      </w:r>
      <w:r w:rsidRPr="00552C3D">
        <w:rPr>
          <w:szCs w:val="22"/>
        </w:rPr>
        <w:t>이하</w:t>
      </w:r>
      <w:r w:rsidRPr="00552C3D">
        <w:rPr>
          <w:szCs w:val="22"/>
        </w:rPr>
        <w:t xml:space="preserve"> </w:t>
      </w:r>
      <w:r w:rsidRPr="00552C3D">
        <w:rPr>
          <w:szCs w:val="22"/>
        </w:rPr>
        <w:t>총칭하여</w:t>
      </w:r>
      <w:r w:rsidRPr="00552C3D">
        <w:rPr>
          <w:szCs w:val="22"/>
        </w:rPr>
        <w:t xml:space="preserve"> “</w:t>
      </w:r>
      <w:r w:rsidRPr="00552C3D">
        <w:rPr>
          <w:b/>
          <w:szCs w:val="22"/>
        </w:rPr>
        <w:t>특수관계인</w:t>
      </w:r>
      <w:r w:rsidRPr="00552C3D">
        <w:rPr>
          <w:b/>
          <w:szCs w:val="22"/>
        </w:rPr>
        <w:t xml:space="preserve"> </w:t>
      </w:r>
      <w:r w:rsidRPr="00552C3D">
        <w:rPr>
          <w:b/>
          <w:szCs w:val="22"/>
        </w:rPr>
        <w:t>등</w:t>
      </w:r>
      <w:r w:rsidRPr="00552C3D">
        <w:rPr>
          <w:szCs w:val="22"/>
        </w:rPr>
        <w:t>”)</w:t>
      </w:r>
      <w:r w:rsidRPr="00552C3D">
        <w:rPr>
          <w:szCs w:val="22"/>
        </w:rPr>
        <w:t>가</w:t>
      </w:r>
      <w:r w:rsidRPr="00552C3D">
        <w:rPr>
          <w:szCs w:val="22"/>
        </w:rPr>
        <w:t xml:space="preserve"> </w:t>
      </w:r>
      <w:r w:rsidRPr="00552C3D">
        <w:rPr>
          <w:szCs w:val="22"/>
        </w:rPr>
        <w:t>소유하는</w:t>
      </w:r>
      <w:r w:rsidRPr="00552C3D">
        <w:rPr>
          <w:szCs w:val="22"/>
        </w:rPr>
        <w:t xml:space="preserve"> </w:t>
      </w:r>
      <w:r w:rsidRPr="00552C3D">
        <w:rPr>
          <w:szCs w:val="22"/>
        </w:rPr>
        <w:t>주식을</w:t>
      </w:r>
      <w:r w:rsidRPr="00552C3D">
        <w:rPr>
          <w:szCs w:val="22"/>
        </w:rPr>
        <w:t xml:space="preserve"> </w:t>
      </w:r>
      <w:r w:rsidRPr="00552C3D">
        <w:rPr>
          <w:szCs w:val="22"/>
        </w:rPr>
        <w:t>합산하여</w:t>
      </w:r>
      <w:r w:rsidRPr="00552C3D">
        <w:rPr>
          <w:szCs w:val="22"/>
        </w:rPr>
        <w:t xml:space="preserve"> 3%</w:t>
      </w:r>
      <w:r w:rsidRPr="00552C3D">
        <w:rPr>
          <w:szCs w:val="22"/>
        </w:rPr>
        <w:t>를</w:t>
      </w:r>
      <w:r w:rsidRPr="00552C3D">
        <w:rPr>
          <w:szCs w:val="22"/>
        </w:rPr>
        <w:t xml:space="preserve"> </w:t>
      </w:r>
      <w:r w:rsidRPr="00552C3D">
        <w:rPr>
          <w:szCs w:val="22"/>
        </w:rPr>
        <w:t>초과하는</w:t>
      </w:r>
      <w:r w:rsidRPr="00552C3D">
        <w:rPr>
          <w:szCs w:val="22"/>
        </w:rPr>
        <w:t xml:space="preserve"> </w:t>
      </w:r>
      <w:r w:rsidRPr="00552C3D">
        <w:rPr>
          <w:szCs w:val="22"/>
        </w:rPr>
        <w:t>주식에</w:t>
      </w:r>
      <w:r w:rsidRPr="00552C3D">
        <w:rPr>
          <w:szCs w:val="22"/>
        </w:rPr>
        <w:t xml:space="preserve"> </w:t>
      </w:r>
      <w:r w:rsidRPr="00552C3D">
        <w:rPr>
          <w:szCs w:val="22"/>
        </w:rPr>
        <w:t>대한</w:t>
      </w:r>
      <w:r w:rsidRPr="00552C3D">
        <w:rPr>
          <w:szCs w:val="22"/>
        </w:rPr>
        <w:t xml:space="preserve"> </w:t>
      </w:r>
      <w:r w:rsidRPr="00552C3D">
        <w:rPr>
          <w:szCs w:val="22"/>
        </w:rPr>
        <w:t>의결권을</w:t>
      </w:r>
      <w:r w:rsidRPr="00552C3D">
        <w:rPr>
          <w:szCs w:val="22"/>
        </w:rPr>
        <w:t xml:space="preserve"> </w:t>
      </w:r>
      <w:r w:rsidRPr="00552C3D">
        <w:rPr>
          <w:szCs w:val="22"/>
        </w:rPr>
        <w:t>행사할</w:t>
      </w:r>
      <w:r w:rsidRPr="00552C3D">
        <w:rPr>
          <w:szCs w:val="22"/>
        </w:rPr>
        <w:t xml:space="preserve"> </w:t>
      </w:r>
      <w:r w:rsidRPr="00552C3D">
        <w:rPr>
          <w:szCs w:val="22"/>
        </w:rPr>
        <w:t>수</w:t>
      </w:r>
      <w:r w:rsidRPr="00552C3D">
        <w:rPr>
          <w:szCs w:val="22"/>
        </w:rPr>
        <w:t xml:space="preserve"> </w:t>
      </w:r>
      <w:r w:rsidRPr="00552C3D">
        <w:rPr>
          <w:szCs w:val="22"/>
        </w:rPr>
        <w:t>없음</w:t>
      </w:r>
      <w:r w:rsidRPr="00552C3D">
        <w:rPr>
          <w:szCs w:val="22"/>
        </w:rPr>
        <w:t>(</w:t>
      </w:r>
      <w:r w:rsidRPr="00552C3D">
        <w:rPr>
          <w:szCs w:val="22"/>
        </w:rPr>
        <w:t>상법</w:t>
      </w:r>
      <w:r w:rsidRPr="00552C3D">
        <w:rPr>
          <w:szCs w:val="22"/>
        </w:rPr>
        <w:t xml:space="preserve"> </w:t>
      </w:r>
      <w:r w:rsidRPr="00552C3D">
        <w:rPr>
          <w:szCs w:val="22"/>
        </w:rPr>
        <w:t>제</w:t>
      </w:r>
      <w:r w:rsidRPr="00552C3D">
        <w:rPr>
          <w:szCs w:val="22"/>
        </w:rPr>
        <w:t>542</w:t>
      </w:r>
      <w:r w:rsidRPr="00552C3D">
        <w:rPr>
          <w:szCs w:val="22"/>
        </w:rPr>
        <w:t>조의</w:t>
      </w:r>
      <w:r w:rsidRPr="00552C3D">
        <w:rPr>
          <w:szCs w:val="22"/>
        </w:rPr>
        <w:t>12).</w:t>
      </w:r>
      <w:r>
        <w:rPr>
          <w:rStyle w:val="ac"/>
          <w:szCs w:val="22"/>
        </w:rPr>
        <w:footnoteReference w:id="4"/>
      </w:r>
    </w:p>
    <w:p w14:paraId="1C3C6A03" w14:textId="77777777" w:rsidR="00026A7E" w:rsidRDefault="00026A7E" w:rsidP="00026A7E">
      <w:pPr>
        <w:pStyle w:val="a5"/>
        <w:spacing w:after="240"/>
        <w:ind w:leftChars="0" w:left="1361"/>
        <w:rPr>
          <w:szCs w:val="22"/>
        </w:rPr>
      </w:pPr>
      <w:r w:rsidRPr="00552C3D">
        <w:rPr>
          <w:szCs w:val="22"/>
        </w:rPr>
        <w:t>또한</w:t>
      </w:r>
      <w:r w:rsidRPr="00552C3D">
        <w:rPr>
          <w:szCs w:val="22"/>
        </w:rPr>
        <w:t xml:space="preserve"> </w:t>
      </w:r>
      <w:r w:rsidRPr="00552C3D">
        <w:rPr>
          <w:szCs w:val="22"/>
        </w:rPr>
        <w:t>감사위원</w:t>
      </w:r>
      <w:r w:rsidRPr="00552C3D">
        <w:rPr>
          <w:szCs w:val="22"/>
        </w:rPr>
        <w:t xml:space="preserve"> </w:t>
      </w:r>
      <w:r w:rsidRPr="00552C3D">
        <w:rPr>
          <w:szCs w:val="22"/>
        </w:rPr>
        <w:t>중</w:t>
      </w:r>
      <w:r w:rsidRPr="00552C3D">
        <w:rPr>
          <w:szCs w:val="22"/>
        </w:rPr>
        <w:t xml:space="preserve"> 1</w:t>
      </w:r>
      <w:r w:rsidRPr="00552C3D">
        <w:rPr>
          <w:szCs w:val="22"/>
        </w:rPr>
        <w:t>인은</w:t>
      </w:r>
      <w:r w:rsidRPr="00552C3D">
        <w:rPr>
          <w:szCs w:val="22"/>
        </w:rPr>
        <w:t xml:space="preserve"> </w:t>
      </w:r>
      <w:r w:rsidRPr="00552C3D">
        <w:rPr>
          <w:szCs w:val="22"/>
        </w:rPr>
        <w:t>이사로</w:t>
      </w:r>
      <w:r w:rsidRPr="00552C3D">
        <w:rPr>
          <w:szCs w:val="22"/>
        </w:rPr>
        <w:t xml:space="preserve"> </w:t>
      </w:r>
      <w:r w:rsidRPr="00552C3D">
        <w:rPr>
          <w:szCs w:val="22"/>
        </w:rPr>
        <w:t>선임될</w:t>
      </w:r>
      <w:r w:rsidRPr="00552C3D">
        <w:rPr>
          <w:szCs w:val="22"/>
        </w:rPr>
        <w:t xml:space="preserve"> </w:t>
      </w:r>
      <w:r w:rsidRPr="00552C3D">
        <w:rPr>
          <w:szCs w:val="22"/>
        </w:rPr>
        <w:t>때부터</w:t>
      </w:r>
      <w:r w:rsidRPr="00552C3D">
        <w:rPr>
          <w:szCs w:val="22"/>
        </w:rPr>
        <w:t xml:space="preserve"> </w:t>
      </w:r>
      <w:r w:rsidRPr="00552C3D">
        <w:rPr>
          <w:szCs w:val="22"/>
        </w:rPr>
        <w:t>다른</w:t>
      </w:r>
      <w:r w:rsidRPr="00552C3D">
        <w:rPr>
          <w:szCs w:val="22"/>
        </w:rPr>
        <w:t xml:space="preserve"> </w:t>
      </w:r>
      <w:r w:rsidRPr="00552C3D">
        <w:rPr>
          <w:szCs w:val="22"/>
        </w:rPr>
        <w:t>이사들과</w:t>
      </w:r>
      <w:r w:rsidRPr="00552C3D">
        <w:rPr>
          <w:szCs w:val="22"/>
        </w:rPr>
        <w:t xml:space="preserve"> </w:t>
      </w:r>
      <w:r w:rsidRPr="00552C3D">
        <w:rPr>
          <w:szCs w:val="22"/>
        </w:rPr>
        <w:t>분리하여</w:t>
      </w:r>
      <w:r w:rsidRPr="00552C3D">
        <w:rPr>
          <w:szCs w:val="22"/>
        </w:rPr>
        <w:t xml:space="preserve"> </w:t>
      </w:r>
      <w:r w:rsidRPr="00552C3D">
        <w:rPr>
          <w:szCs w:val="22"/>
        </w:rPr>
        <w:t>선출</w:t>
      </w:r>
      <w:r w:rsidRPr="00552C3D">
        <w:rPr>
          <w:rFonts w:hint="eastAsia"/>
          <w:szCs w:val="22"/>
        </w:rPr>
        <w:t>해야</w:t>
      </w:r>
      <w:r w:rsidRPr="00552C3D">
        <w:rPr>
          <w:rFonts w:hint="eastAsia"/>
          <w:szCs w:val="22"/>
        </w:rPr>
        <w:t xml:space="preserve"> </w:t>
      </w:r>
      <w:r w:rsidRPr="00552C3D">
        <w:rPr>
          <w:rFonts w:hint="eastAsia"/>
          <w:szCs w:val="22"/>
        </w:rPr>
        <w:t>하고</w:t>
      </w:r>
      <w:r w:rsidRPr="00552C3D">
        <w:rPr>
          <w:szCs w:val="22"/>
        </w:rPr>
        <w:t xml:space="preserve">, </w:t>
      </w:r>
      <w:r w:rsidRPr="00552C3D">
        <w:rPr>
          <w:szCs w:val="22"/>
        </w:rPr>
        <w:t>이사</w:t>
      </w:r>
      <w:r w:rsidRPr="00552C3D">
        <w:rPr>
          <w:szCs w:val="22"/>
        </w:rPr>
        <w:t xml:space="preserve"> </w:t>
      </w:r>
      <w:r w:rsidRPr="00552C3D">
        <w:rPr>
          <w:szCs w:val="22"/>
        </w:rPr>
        <w:t>선임시부터</w:t>
      </w:r>
      <w:r w:rsidRPr="00552C3D">
        <w:rPr>
          <w:szCs w:val="22"/>
        </w:rPr>
        <w:t xml:space="preserve"> 3%</w:t>
      </w:r>
      <w:r w:rsidRPr="00552C3D">
        <w:rPr>
          <w:szCs w:val="22"/>
        </w:rPr>
        <w:t>를</w:t>
      </w:r>
      <w:r w:rsidRPr="00552C3D">
        <w:rPr>
          <w:szCs w:val="22"/>
        </w:rPr>
        <w:t xml:space="preserve"> </w:t>
      </w:r>
      <w:r w:rsidRPr="00552C3D">
        <w:rPr>
          <w:szCs w:val="22"/>
        </w:rPr>
        <w:t>초과하는</w:t>
      </w:r>
      <w:r w:rsidRPr="00552C3D">
        <w:rPr>
          <w:szCs w:val="22"/>
        </w:rPr>
        <w:t xml:space="preserve"> </w:t>
      </w:r>
      <w:r w:rsidRPr="00552C3D">
        <w:rPr>
          <w:szCs w:val="22"/>
        </w:rPr>
        <w:t>지분의</w:t>
      </w:r>
      <w:r w:rsidRPr="00552C3D">
        <w:rPr>
          <w:szCs w:val="22"/>
        </w:rPr>
        <w:t xml:space="preserve"> </w:t>
      </w:r>
      <w:r w:rsidRPr="00552C3D">
        <w:rPr>
          <w:szCs w:val="22"/>
        </w:rPr>
        <w:t>의결권</w:t>
      </w:r>
      <w:r w:rsidRPr="00552C3D">
        <w:rPr>
          <w:szCs w:val="22"/>
        </w:rPr>
        <w:t xml:space="preserve"> </w:t>
      </w:r>
      <w:r w:rsidRPr="00552C3D">
        <w:rPr>
          <w:szCs w:val="22"/>
        </w:rPr>
        <w:t>행사가</w:t>
      </w:r>
      <w:r w:rsidRPr="00552C3D">
        <w:rPr>
          <w:szCs w:val="22"/>
        </w:rPr>
        <w:t xml:space="preserve"> </w:t>
      </w:r>
      <w:r w:rsidRPr="00552C3D">
        <w:rPr>
          <w:szCs w:val="22"/>
        </w:rPr>
        <w:t>제한됨</w:t>
      </w:r>
      <w:r w:rsidRPr="00552C3D">
        <w:rPr>
          <w:szCs w:val="22"/>
        </w:rPr>
        <w:t xml:space="preserve">. </w:t>
      </w:r>
      <w:r w:rsidRPr="00552C3D">
        <w:rPr>
          <w:szCs w:val="22"/>
        </w:rPr>
        <w:t>즉</w:t>
      </w:r>
      <w:r w:rsidRPr="00552C3D">
        <w:rPr>
          <w:szCs w:val="22"/>
        </w:rPr>
        <w:t xml:space="preserve">, </w:t>
      </w:r>
      <w:r w:rsidRPr="00552C3D">
        <w:rPr>
          <w:szCs w:val="22"/>
        </w:rPr>
        <w:t>이</w:t>
      </w:r>
      <w:r w:rsidRPr="00552C3D">
        <w:rPr>
          <w:szCs w:val="22"/>
        </w:rPr>
        <w:t xml:space="preserve"> </w:t>
      </w:r>
      <w:r w:rsidRPr="00552C3D">
        <w:rPr>
          <w:szCs w:val="22"/>
        </w:rPr>
        <w:t>경우</w:t>
      </w:r>
      <w:r w:rsidRPr="00552C3D">
        <w:rPr>
          <w:szCs w:val="22"/>
        </w:rPr>
        <w:t xml:space="preserve"> </w:t>
      </w:r>
      <w:r w:rsidRPr="00552C3D">
        <w:rPr>
          <w:rFonts w:hint="eastAsia"/>
          <w:szCs w:val="22"/>
        </w:rPr>
        <w:t>위와</w:t>
      </w:r>
      <w:r w:rsidRPr="00552C3D">
        <w:rPr>
          <w:rFonts w:hint="eastAsia"/>
          <w:szCs w:val="22"/>
        </w:rPr>
        <w:t xml:space="preserve"> </w:t>
      </w:r>
      <w:r w:rsidRPr="00552C3D">
        <w:rPr>
          <w:rFonts w:hint="eastAsia"/>
          <w:szCs w:val="22"/>
        </w:rPr>
        <w:t>같이</w:t>
      </w:r>
      <w:r w:rsidRPr="00552C3D">
        <w:rPr>
          <w:rFonts w:hint="eastAsia"/>
          <w:szCs w:val="22"/>
        </w:rPr>
        <w:t xml:space="preserve"> </w:t>
      </w:r>
      <w:r w:rsidRPr="00552C3D">
        <w:rPr>
          <w:szCs w:val="22"/>
        </w:rPr>
        <w:t>(</w:t>
      </w:r>
      <w:proofErr w:type="spellStart"/>
      <w:r w:rsidRPr="00552C3D">
        <w:rPr>
          <w:rFonts w:hint="eastAsia"/>
          <w:szCs w:val="22"/>
        </w:rPr>
        <w:t>i</w:t>
      </w:r>
      <w:proofErr w:type="spellEnd"/>
      <w:r w:rsidRPr="00552C3D">
        <w:rPr>
          <w:rFonts w:hint="eastAsia"/>
          <w:szCs w:val="22"/>
        </w:rPr>
        <w:t>), (ii)</w:t>
      </w:r>
      <w:r w:rsidRPr="00552C3D">
        <w:rPr>
          <w:szCs w:val="22"/>
        </w:rPr>
        <w:t xml:space="preserve"> </w:t>
      </w:r>
      <w:r w:rsidRPr="00552C3D">
        <w:rPr>
          <w:rFonts w:hint="eastAsia"/>
          <w:szCs w:val="22"/>
        </w:rPr>
        <w:t>두</w:t>
      </w:r>
      <w:r w:rsidRPr="00552C3D">
        <w:rPr>
          <w:rFonts w:hint="eastAsia"/>
          <w:szCs w:val="22"/>
        </w:rPr>
        <w:t xml:space="preserve"> </w:t>
      </w:r>
      <w:r w:rsidRPr="00552C3D">
        <w:rPr>
          <w:rFonts w:hint="eastAsia"/>
          <w:szCs w:val="22"/>
        </w:rPr>
        <w:t>단계로</w:t>
      </w:r>
      <w:r w:rsidRPr="00552C3D">
        <w:rPr>
          <w:rFonts w:hint="eastAsia"/>
          <w:szCs w:val="22"/>
        </w:rPr>
        <w:t xml:space="preserve"> </w:t>
      </w:r>
      <w:r w:rsidRPr="00552C3D">
        <w:rPr>
          <w:rFonts w:hint="eastAsia"/>
          <w:szCs w:val="22"/>
        </w:rPr>
        <w:t>선임되지</w:t>
      </w:r>
      <w:r w:rsidRPr="00552C3D">
        <w:rPr>
          <w:rFonts w:hint="eastAsia"/>
          <w:szCs w:val="22"/>
        </w:rPr>
        <w:t xml:space="preserve"> </w:t>
      </w:r>
      <w:r w:rsidRPr="00552C3D">
        <w:rPr>
          <w:rFonts w:hint="eastAsia"/>
          <w:szCs w:val="22"/>
        </w:rPr>
        <w:t>않고</w:t>
      </w:r>
      <w:r w:rsidRPr="00552C3D">
        <w:rPr>
          <w:rFonts w:hint="eastAsia"/>
          <w:szCs w:val="22"/>
        </w:rPr>
        <w:t>,</w:t>
      </w:r>
      <w:r w:rsidRPr="00552C3D">
        <w:rPr>
          <w:szCs w:val="22"/>
        </w:rPr>
        <w:t xml:space="preserve"> </w:t>
      </w:r>
      <w:r w:rsidRPr="00552C3D">
        <w:rPr>
          <w:rFonts w:hint="eastAsia"/>
          <w:szCs w:val="22"/>
        </w:rPr>
        <w:t>이사</w:t>
      </w:r>
      <w:r w:rsidRPr="00552C3D">
        <w:rPr>
          <w:rFonts w:hint="eastAsia"/>
          <w:szCs w:val="22"/>
        </w:rPr>
        <w:t xml:space="preserve"> </w:t>
      </w:r>
      <w:r w:rsidRPr="00552C3D">
        <w:rPr>
          <w:rFonts w:hint="eastAsia"/>
          <w:szCs w:val="22"/>
        </w:rPr>
        <w:t>및</w:t>
      </w:r>
      <w:r w:rsidRPr="00552C3D">
        <w:rPr>
          <w:rFonts w:hint="eastAsia"/>
          <w:szCs w:val="22"/>
        </w:rPr>
        <w:t xml:space="preserve"> </w:t>
      </w:r>
      <w:r w:rsidRPr="00552C3D">
        <w:rPr>
          <w:rFonts w:hint="eastAsia"/>
          <w:szCs w:val="22"/>
        </w:rPr>
        <w:t>감사위원</w:t>
      </w:r>
      <w:r w:rsidRPr="00552C3D">
        <w:rPr>
          <w:rFonts w:hint="eastAsia"/>
          <w:szCs w:val="22"/>
        </w:rPr>
        <w:t xml:space="preserve"> </w:t>
      </w:r>
      <w:r w:rsidRPr="00552C3D">
        <w:rPr>
          <w:rFonts w:hint="eastAsia"/>
          <w:szCs w:val="22"/>
        </w:rPr>
        <w:t>선임이라는</w:t>
      </w:r>
      <w:r w:rsidRPr="00552C3D">
        <w:rPr>
          <w:rFonts w:hint="eastAsia"/>
          <w:szCs w:val="22"/>
        </w:rPr>
        <w:t xml:space="preserve"> </w:t>
      </w:r>
      <w:r w:rsidRPr="00552C3D">
        <w:rPr>
          <w:rFonts w:hint="eastAsia"/>
          <w:szCs w:val="22"/>
        </w:rPr>
        <w:t>하나의</w:t>
      </w:r>
      <w:r w:rsidRPr="00552C3D">
        <w:rPr>
          <w:rFonts w:hint="eastAsia"/>
          <w:szCs w:val="22"/>
        </w:rPr>
        <w:t xml:space="preserve"> </w:t>
      </w:r>
      <w:r w:rsidRPr="00552C3D">
        <w:rPr>
          <w:rFonts w:hint="eastAsia"/>
          <w:szCs w:val="22"/>
        </w:rPr>
        <w:t>결의로</w:t>
      </w:r>
      <w:r w:rsidRPr="00552C3D">
        <w:rPr>
          <w:rFonts w:hint="eastAsia"/>
          <w:szCs w:val="22"/>
        </w:rPr>
        <w:t xml:space="preserve"> </w:t>
      </w:r>
      <w:r w:rsidRPr="00552C3D">
        <w:rPr>
          <w:rFonts w:hint="eastAsia"/>
          <w:szCs w:val="22"/>
        </w:rPr>
        <w:t>선임되며</w:t>
      </w:r>
      <w:r w:rsidRPr="00552C3D">
        <w:rPr>
          <w:rFonts w:hint="eastAsia"/>
          <w:szCs w:val="22"/>
        </w:rPr>
        <w:t>,</w:t>
      </w:r>
      <w:r w:rsidRPr="00552C3D">
        <w:rPr>
          <w:szCs w:val="22"/>
        </w:rPr>
        <w:t xml:space="preserve"> </w:t>
      </w:r>
      <w:r w:rsidRPr="00552C3D">
        <w:rPr>
          <w:rFonts w:hint="eastAsia"/>
          <w:szCs w:val="22"/>
        </w:rPr>
        <w:t>이러한</w:t>
      </w:r>
      <w:r w:rsidRPr="00552C3D">
        <w:rPr>
          <w:rFonts w:hint="eastAsia"/>
          <w:szCs w:val="22"/>
        </w:rPr>
        <w:t xml:space="preserve"> </w:t>
      </w:r>
      <w:r w:rsidRPr="00552C3D">
        <w:rPr>
          <w:rFonts w:hint="eastAsia"/>
          <w:szCs w:val="22"/>
        </w:rPr>
        <w:t>결의에</w:t>
      </w:r>
      <w:r w:rsidRPr="00552C3D">
        <w:rPr>
          <w:rFonts w:hint="eastAsia"/>
          <w:szCs w:val="22"/>
        </w:rPr>
        <w:t xml:space="preserve"> </w:t>
      </w:r>
      <w:r w:rsidRPr="00552C3D">
        <w:rPr>
          <w:rFonts w:hint="eastAsia"/>
          <w:szCs w:val="22"/>
        </w:rPr>
        <w:t>대해</w:t>
      </w:r>
      <w:r w:rsidRPr="00552C3D">
        <w:rPr>
          <w:rFonts w:hint="eastAsia"/>
          <w:szCs w:val="22"/>
        </w:rPr>
        <w:t xml:space="preserve"> 3% </w:t>
      </w:r>
      <w:r w:rsidRPr="00552C3D">
        <w:rPr>
          <w:rFonts w:hint="eastAsia"/>
          <w:szCs w:val="22"/>
        </w:rPr>
        <w:t>의결권</w:t>
      </w:r>
      <w:r w:rsidRPr="00552C3D">
        <w:rPr>
          <w:rFonts w:hint="eastAsia"/>
          <w:szCs w:val="22"/>
        </w:rPr>
        <w:t xml:space="preserve"> </w:t>
      </w:r>
      <w:r w:rsidRPr="00552C3D">
        <w:rPr>
          <w:rFonts w:hint="eastAsia"/>
          <w:szCs w:val="22"/>
        </w:rPr>
        <w:t>제한이</w:t>
      </w:r>
      <w:r w:rsidRPr="00552C3D">
        <w:rPr>
          <w:rFonts w:hint="eastAsia"/>
          <w:szCs w:val="22"/>
        </w:rPr>
        <w:t xml:space="preserve"> </w:t>
      </w:r>
      <w:r w:rsidRPr="00552C3D">
        <w:rPr>
          <w:rFonts w:hint="eastAsia"/>
          <w:szCs w:val="22"/>
        </w:rPr>
        <w:t>적용됨</w:t>
      </w:r>
      <w:r w:rsidRPr="00552C3D">
        <w:rPr>
          <w:szCs w:val="22"/>
        </w:rPr>
        <w:t>.</w:t>
      </w:r>
    </w:p>
    <w:p w14:paraId="54BBA4F8" w14:textId="77777777" w:rsidR="00690911" w:rsidRDefault="00690911" w:rsidP="00690911">
      <w:pPr>
        <w:pStyle w:val="a5"/>
        <w:spacing w:after="240" w:line="350" w:lineRule="atLeast"/>
        <w:ind w:leftChars="0" w:left="1361"/>
        <w:rPr>
          <w:ins w:id="79" w:author="junkyo.shim" w:date="2021-08-30T16:42:00Z"/>
          <w:szCs w:val="22"/>
        </w:rPr>
      </w:pPr>
      <w:r w:rsidRPr="00CB2B3F">
        <w:rPr>
          <w:rFonts w:hint="eastAsia"/>
          <w:szCs w:val="22"/>
        </w:rPr>
        <w:t>구체적인</w:t>
      </w:r>
      <w:r w:rsidRPr="00CB2B3F">
        <w:rPr>
          <w:rFonts w:hint="eastAsia"/>
          <w:szCs w:val="22"/>
        </w:rPr>
        <w:t xml:space="preserve"> </w:t>
      </w:r>
      <w:r>
        <w:rPr>
          <w:rFonts w:hint="eastAsia"/>
          <w:szCs w:val="22"/>
        </w:rPr>
        <w:t>의결권</w:t>
      </w:r>
      <w:r>
        <w:rPr>
          <w:rFonts w:hint="eastAsia"/>
          <w:szCs w:val="22"/>
        </w:rPr>
        <w:t xml:space="preserve"> </w:t>
      </w:r>
      <w:r>
        <w:rPr>
          <w:rFonts w:hint="eastAsia"/>
          <w:szCs w:val="22"/>
        </w:rPr>
        <w:t>제한의</w:t>
      </w:r>
      <w:r>
        <w:rPr>
          <w:rFonts w:hint="eastAsia"/>
          <w:szCs w:val="22"/>
        </w:rPr>
        <w:t xml:space="preserve"> </w:t>
      </w:r>
      <w:r>
        <w:rPr>
          <w:rFonts w:hint="eastAsia"/>
          <w:szCs w:val="22"/>
        </w:rPr>
        <w:t>적용</w:t>
      </w:r>
      <w:r>
        <w:rPr>
          <w:rFonts w:hint="eastAsia"/>
          <w:szCs w:val="22"/>
        </w:rPr>
        <w:t xml:space="preserve"> </w:t>
      </w:r>
      <w:r>
        <w:rPr>
          <w:rFonts w:hint="eastAsia"/>
          <w:szCs w:val="22"/>
        </w:rPr>
        <w:t>결과를</w:t>
      </w:r>
      <w:r>
        <w:rPr>
          <w:rFonts w:hint="eastAsia"/>
          <w:szCs w:val="22"/>
        </w:rPr>
        <w:t xml:space="preserve"> </w:t>
      </w:r>
      <w:r>
        <w:rPr>
          <w:rFonts w:hint="eastAsia"/>
          <w:szCs w:val="22"/>
        </w:rPr>
        <w:t>분석하기</w:t>
      </w:r>
      <w:r>
        <w:rPr>
          <w:rFonts w:hint="eastAsia"/>
          <w:szCs w:val="22"/>
        </w:rPr>
        <w:t xml:space="preserve"> </w:t>
      </w:r>
      <w:r>
        <w:rPr>
          <w:rFonts w:hint="eastAsia"/>
          <w:szCs w:val="22"/>
        </w:rPr>
        <w:t>위해</w:t>
      </w:r>
      <w:r>
        <w:rPr>
          <w:rFonts w:hint="eastAsia"/>
          <w:szCs w:val="22"/>
        </w:rPr>
        <w:t xml:space="preserve"> </w:t>
      </w:r>
      <w:r>
        <w:rPr>
          <w:rFonts w:hint="eastAsia"/>
          <w:szCs w:val="22"/>
        </w:rPr>
        <w:t>대상회사에</w:t>
      </w:r>
      <w:r>
        <w:rPr>
          <w:rFonts w:hint="eastAsia"/>
          <w:szCs w:val="22"/>
        </w:rPr>
        <w:t xml:space="preserve"> </w:t>
      </w:r>
      <w:r>
        <w:rPr>
          <w:rFonts w:hint="eastAsia"/>
          <w:szCs w:val="22"/>
        </w:rPr>
        <w:t>관련</w:t>
      </w:r>
      <w:r>
        <w:rPr>
          <w:rFonts w:hint="eastAsia"/>
          <w:szCs w:val="22"/>
        </w:rPr>
        <w:t xml:space="preserve"> </w:t>
      </w:r>
      <w:r>
        <w:rPr>
          <w:rFonts w:hint="eastAsia"/>
          <w:szCs w:val="22"/>
        </w:rPr>
        <w:t>자료</w:t>
      </w:r>
      <w:r>
        <w:rPr>
          <w:rFonts w:hint="eastAsia"/>
          <w:szCs w:val="22"/>
        </w:rPr>
        <w:t xml:space="preserve"> </w:t>
      </w:r>
      <w:r>
        <w:rPr>
          <w:rFonts w:hint="eastAsia"/>
          <w:szCs w:val="22"/>
        </w:rPr>
        <w:t>제공을</w:t>
      </w:r>
      <w:r>
        <w:rPr>
          <w:rFonts w:hint="eastAsia"/>
          <w:szCs w:val="22"/>
        </w:rPr>
        <w:t xml:space="preserve"> </w:t>
      </w:r>
      <w:r>
        <w:rPr>
          <w:rFonts w:hint="eastAsia"/>
          <w:szCs w:val="22"/>
        </w:rPr>
        <w:t>요청하였으나</w:t>
      </w:r>
      <w:r>
        <w:rPr>
          <w:rFonts w:hint="eastAsia"/>
          <w:szCs w:val="22"/>
        </w:rPr>
        <w:t xml:space="preserve">, </w:t>
      </w:r>
      <w:r>
        <w:rPr>
          <w:rFonts w:hint="eastAsia"/>
          <w:szCs w:val="22"/>
        </w:rPr>
        <w:t>대상회사</w:t>
      </w:r>
      <w:ins w:id="80" w:author="junkyo.shim" w:date="2021-08-30T16:36:00Z">
        <w:r>
          <w:rPr>
            <w:rFonts w:hint="eastAsia"/>
            <w:szCs w:val="22"/>
          </w:rPr>
          <w:t>는</w:t>
        </w:r>
        <w:r>
          <w:rPr>
            <w:rFonts w:hint="eastAsia"/>
            <w:szCs w:val="22"/>
          </w:rPr>
          <w:t xml:space="preserve"> </w:t>
        </w:r>
        <w:r>
          <w:rPr>
            <w:rFonts w:hint="eastAsia"/>
            <w:szCs w:val="22"/>
          </w:rPr>
          <w:t>과거</w:t>
        </w:r>
        <w:r>
          <w:rPr>
            <w:rFonts w:hint="eastAsia"/>
            <w:szCs w:val="22"/>
          </w:rPr>
          <w:t xml:space="preserve"> </w:t>
        </w:r>
        <w:r>
          <w:rPr>
            <w:rFonts w:hint="eastAsia"/>
            <w:szCs w:val="22"/>
          </w:rPr>
          <w:t>감사위원을</w:t>
        </w:r>
        <w:r>
          <w:rPr>
            <w:rFonts w:hint="eastAsia"/>
            <w:szCs w:val="22"/>
          </w:rPr>
          <w:t xml:space="preserve"> </w:t>
        </w:r>
        <w:r>
          <w:rPr>
            <w:rFonts w:hint="eastAsia"/>
            <w:szCs w:val="22"/>
          </w:rPr>
          <w:t>선임한</w:t>
        </w:r>
        <w:r>
          <w:rPr>
            <w:rFonts w:hint="eastAsia"/>
            <w:szCs w:val="22"/>
          </w:rPr>
          <w:t xml:space="preserve"> </w:t>
        </w:r>
        <w:r>
          <w:rPr>
            <w:szCs w:val="22"/>
          </w:rPr>
          <w:t>48</w:t>
        </w:r>
        <w:r>
          <w:rPr>
            <w:rFonts w:hint="eastAsia"/>
            <w:szCs w:val="22"/>
          </w:rPr>
          <w:t>기</w:t>
        </w:r>
      </w:ins>
      <w:ins w:id="81" w:author="heesung.ahn" w:date="2021-08-30T23:51:00Z">
        <w:r w:rsidR="001622C7">
          <w:rPr>
            <w:rFonts w:hint="eastAsia"/>
            <w:szCs w:val="22"/>
          </w:rPr>
          <w:t>(</w:t>
        </w:r>
        <w:r w:rsidR="001622C7">
          <w:rPr>
            <w:szCs w:val="22"/>
          </w:rPr>
          <w:t xml:space="preserve">2020. 1. 1. ~ </w:t>
        </w:r>
        <w:r w:rsidR="001622C7">
          <w:rPr>
            <w:rFonts w:hint="eastAsia"/>
            <w:szCs w:val="22"/>
          </w:rPr>
          <w:t xml:space="preserve">2020. </w:t>
        </w:r>
        <w:r w:rsidR="001622C7">
          <w:rPr>
            <w:szCs w:val="22"/>
          </w:rPr>
          <w:t>12. 31.)</w:t>
        </w:r>
      </w:ins>
      <w:ins w:id="82" w:author="junkyo.shim" w:date="2021-08-30T16:36:00Z">
        <w:r>
          <w:rPr>
            <w:rFonts w:hint="eastAsia"/>
            <w:szCs w:val="22"/>
          </w:rPr>
          <w:t xml:space="preserve"> </w:t>
        </w:r>
        <w:r>
          <w:rPr>
            <w:rFonts w:hint="eastAsia"/>
            <w:szCs w:val="22"/>
          </w:rPr>
          <w:t>주주총회</w:t>
        </w:r>
        <w:r>
          <w:rPr>
            <w:rFonts w:hint="eastAsia"/>
            <w:szCs w:val="22"/>
          </w:rPr>
          <w:t xml:space="preserve"> </w:t>
        </w:r>
        <w:proofErr w:type="spellStart"/>
        <w:r>
          <w:rPr>
            <w:rFonts w:hint="eastAsia"/>
            <w:szCs w:val="22"/>
          </w:rPr>
          <w:t>결의시</w:t>
        </w:r>
        <w:proofErr w:type="spellEnd"/>
        <w:r>
          <w:rPr>
            <w:rFonts w:hint="eastAsia"/>
            <w:szCs w:val="22"/>
          </w:rPr>
          <w:t xml:space="preserve"> </w:t>
        </w:r>
        <w:r>
          <w:rPr>
            <w:rFonts w:hint="eastAsia"/>
            <w:szCs w:val="22"/>
          </w:rPr>
          <w:t>상법상</w:t>
        </w:r>
        <w:r>
          <w:rPr>
            <w:rFonts w:hint="eastAsia"/>
            <w:szCs w:val="22"/>
          </w:rPr>
          <w:t xml:space="preserve"> </w:t>
        </w:r>
        <w:r>
          <w:rPr>
            <w:rFonts w:hint="eastAsia"/>
            <w:szCs w:val="22"/>
          </w:rPr>
          <w:t>특수관계인이</w:t>
        </w:r>
        <w:r>
          <w:rPr>
            <w:rFonts w:hint="eastAsia"/>
            <w:szCs w:val="22"/>
          </w:rPr>
          <w:t xml:space="preserve"> </w:t>
        </w:r>
        <w:r>
          <w:rPr>
            <w:rFonts w:hint="eastAsia"/>
            <w:szCs w:val="22"/>
          </w:rPr>
          <w:t>아닌</w:t>
        </w:r>
        <w:r>
          <w:rPr>
            <w:rFonts w:hint="eastAsia"/>
            <w:szCs w:val="22"/>
          </w:rPr>
          <w:t>,</w:t>
        </w:r>
        <w:r>
          <w:rPr>
            <w:szCs w:val="22"/>
          </w:rPr>
          <w:t xml:space="preserve"> </w:t>
        </w:r>
        <w:r>
          <w:rPr>
            <w:rFonts w:hint="eastAsia"/>
            <w:szCs w:val="22"/>
          </w:rPr>
          <w:t>공정거래법상</w:t>
        </w:r>
        <w:r>
          <w:rPr>
            <w:rFonts w:hint="eastAsia"/>
            <w:szCs w:val="22"/>
          </w:rPr>
          <w:t xml:space="preserve"> </w:t>
        </w:r>
        <w:r>
          <w:rPr>
            <w:rFonts w:hint="eastAsia"/>
            <w:szCs w:val="22"/>
          </w:rPr>
          <w:t>특수관계인을</w:t>
        </w:r>
        <w:r>
          <w:rPr>
            <w:rFonts w:hint="eastAsia"/>
            <w:szCs w:val="22"/>
          </w:rPr>
          <w:t xml:space="preserve"> </w:t>
        </w:r>
        <w:r>
          <w:rPr>
            <w:rFonts w:hint="eastAsia"/>
            <w:szCs w:val="22"/>
          </w:rPr>
          <w:t>기준으로</w:t>
        </w:r>
        <w:r>
          <w:rPr>
            <w:rFonts w:hint="eastAsia"/>
            <w:szCs w:val="22"/>
          </w:rPr>
          <w:t xml:space="preserve"> </w:t>
        </w:r>
        <w:r>
          <w:rPr>
            <w:rFonts w:hint="eastAsia"/>
            <w:szCs w:val="22"/>
          </w:rPr>
          <w:t>최대주주와</w:t>
        </w:r>
        <w:r>
          <w:rPr>
            <w:rFonts w:hint="eastAsia"/>
            <w:szCs w:val="22"/>
          </w:rPr>
          <w:t xml:space="preserve"> </w:t>
        </w:r>
        <w:r>
          <w:rPr>
            <w:rFonts w:hint="eastAsia"/>
            <w:szCs w:val="22"/>
          </w:rPr>
          <w:t>합산하여</w:t>
        </w:r>
        <w:r>
          <w:rPr>
            <w:rFonts w:hint="eastAsia"/>
            <w:szCs w:val="22"/>
          </w:rPr>
          <w:t xml:space="preserve"> </w:t>
        </w:r>
        <w:r>
          <w:rPr>
            <w:rFonts w:hint="eastAsia"/>
            <w:szCs w:val="22"/>
          </w:rPr>
          <w:t>의결권이</w:t>
        </w:r>
        <w:r>
          <w:rPr>
            <w:rFonts w:hint="eastAsia"/>
            <w:szCs w:val="22"/>
          </w:rPr>
          <w:t xml:space="preserve"> </w:t>
        </w:r>
        <w:r>
          <w:rPr>
            <w:rFonts w:hint="eastAsia"/>
            <w:szCs w:val="22"/>
          </w:rPr>
          <w:t>제한되는</w:t>
        </w:r>
        <w:r>
          <w:rPr>
            <w:rFonts w:hint="eastAsia"/>
            <w:szCs w:val="22"/>
          </w:rPr>
          <w:t xml:space="preserve"> </w:t>
        </w:r>
        <w:r>
          <w:rPr>
            <w:rFonts w:hint="eastAsia"/>
            <w:szCs w:val="22"/>
          </w:rPr>
          <w:t>주주</w:t>
        </w:r>
      </w:ins>
      <w:ins w:id="83" w:author="junkyo.shim" w:date="2021-08-30T16:37:00Z">
        <w:r>
          <w:rPr>
            <w:rFonts w:hint="eastAsia"/>
            <w:szCs w:val="22"/>
          </w:rPr>
          <w:t>를</w:t>
        </w:r>
        <w:r>
          <w:rPr>
            <w:rFonts w:hint="eastAsia"/>
            <w:szCs w:val="22"/>
          </w:rPr>
          <w:t xml:space="preserve"> </w:t>
        </w:r>
        <w:r>
          <w:rPr>
            <w:rFonts w:hint="eastAsia"/>
            <w:szCs w:val="22"/>
          </w:rPr>
          <w:t>파악하고</w:t>
        </w:r>
        <w:r>
          <w:rPr>
            <w:rFonts w:hint="eastAsia"/>
            <w:szCs w:val="22"/>
          </w:rPr>
          <w:t xml:space="preserve"> </w:t>
        </w:r>
        <w:r>
          <w:rPr>
            <w:rFonts w:hint="eastAsia"/>
            <w:szCs w:val="22"/>
          </w:rPr>
          <w:t>있으며</w:t>
        </w:r>
        <w:r>
          <w:rPr>
            <w:rFonts w:hint="eastAsia"/>
            <w:szCs w:val="22"/>
          </w:rPr>
          <w:t>,</w:t>
        </w:r>
        <w:r>
          <w:rPr>
            <w:szCs w:val="22"/>
          </w:rPr>
          <w:t xml:space="preserve"> </w:t>
        </w:r>
        <w:r>
          <w:rPr>
            <w:rFonts w:hint="eastAsia"/>
            <w:szCs w:val="22"/>
          </w:rPr>
          <w:t>상법을</w:t>
        </w:r>
        <w:r>
          <w:rPr>
            <w:rFonts w:hint="eastAsia"/>
            <w:szCs w:val="22"/>
          </w:rPr>
          <w:t xml:space="preserve"> </w:t>
        </w:r>
        <w:r>
          <w:rPr>
            <w:rFonts w:hint="eastAsia"/>
            <w:szCs w:val="22"/>
          </w:rPr>
          <w:t>기준으로</w:t>
        </w:r>
      </w:ins>
      <w:ins w:id="84" w:author="junkyo.shim" w:date="2021-08-30T16:42:00Z">
        <w:r>
          <w:rPr>
            <w:rFonts w:hint="eastAsia"/>
            <w:szCs w:val="22"/>
          </w:rPr>
          <w:t xml:space="preserve"> </w:t>
        </w:r>
        <w:r>
          <w:rPr>
            <w:rFonts w:hint="eastAsia"/>
            <w:szCs w:val="22"/>
          </w:rPr>
          <w:t>파악한</w:t>
        </w:r>
        <w:r>
          <w:rPr>
            <w:rFonts w:hint="eastAsia"/>
            <w:szCs w:val="22"/>
          </w:rPr>
          <w:t xml:space="preserve"> </w:t>
        </w:r>
        <w:r>
          <w:rPr>
            <w:rFonts w:hint="eastAsia"/>
            <w:szCs w:val="22"/>
          </w:rPr>
          <w:t>주주</w:t>
        </w:r>
        <w:r>
          <w:rPr>
            <w:rFonts w:hint="eastAsia"/>
            <w:szCs w:val="22"/>
          </w:rPr>
          <w:t xml:space="preserve"> </w:t>
        </w:r>
        <w:r>
          <w:rPr>
            <w:rFonts w:hint="eastAsia"/>
            <w:szCs w:val="22"/>
          </w:rPr>
          <w:t>명단은</w:t>
        </w:r>
        <w:r>
          <w:rPr>
            <w:rFonts w:hint="eastAsia"/>
            <w:szCs w:val="22"/>
          </w:rPr>
          <w:t xml:space="preserve"> </w:t>
        </w:r>
        <w:r>
          <w:rPr>
            <w:rFonts w:hint="eastAsia"/>
            <w:szCs w:val="22"/>
          </w:rPr>
          <w:t>없음</w:t>
        </w:r>
        <w:r>
          <w:rPr>
            <w:rFonts w:hint="eastAsia"/>
            <w:szCs w:val="22"/>
          </w:rPr>
          <w:t>.</w:t>
        </w:r>
      </w:ins>
    </w:p>
    <w:p w14:paraId="3DB49A8E" w14:textId="77777777" w:rsidR="00690911" w:rsidRPr="00690911" w:rsidRDefault="00690911" w:rsidP="00FA1AE6">
      <w:pPr>
        <w:pStyle w:val="a5"/>
        <w:spacing w:after="240" w:line="350" w:lineRule="atLeast"/>
        <w:ind w:leftChars="0" w:left="1361"/>
        <w:rPr>
          <w:szCs w:val="22"/>
        </w:rPr>
      </w:pPr>
      <w:ins w:id="85" w:author="junkyo.shim" w:date="2021-08-30T16:37:00Z">
        <w:r>
          <w:rPr>
            <w:rFonts w:hint="eastAsia"/>
            <w:szCs w:val="22"/>
          </w:rPr>
          <w:t>제공된</w:t>
        </w:r>
        <w:r>
          <w:rPr>
            <w:rFonts w:hint="eastAsia"/>
            <w:szCs w:val="22"/>
          </w:rPr>
          <w:t xml:space="preserve"> </w:t>
        </w:r>
        <w:r>
          <w:rPr>
            <w:rFonts w:hint="eastAsia"/>
            <w:szCs w:val="22"/>
          </w:rPr>
          <w:t>자료</w:t>
        </w:r>
      </w:ins>
      <w:ins w:id="86" w:author="junkyo.shim" w:date="2021-08-30T16:38:00Z">
        <w:r>
          <w:rPr>
            <w:rFonts w:hint="eastAsia"/>
            <w:szCs w:val="22"/>
          </w:rPr>
          <w:t>상</w:t>
        </w:r>
      </w:ins>
      <w:ins w:id="87" w:author="junkyo.shim" w:date="2021-08-30T16:37:00Z">
        <w:r>
          <w:rPr>
            <w:rFonts w:hint="eastAsia"/>
            <w:szCs w:val="22"/>
          </w:rPr>
          <w:t xml:space="preserve"> </w:t>
        </w:r>
      </w:ins>
      <w:ins w:id="88" w:author="junkyo.shim" w:date="2021-08-30T16:38:00Z">
        <w:r>
          <w:rPr>
            <w:rFonts w:hint="eastAsia"/>
            <w:szCs w:val="22"/>
          </w:rPr>
          <w:t>최대주주</w:t>
        </w:r>
        <w:r>
          <w:rPr>
            <w:rFonts w:hint="eastAsia"/>
            <w:szCs w:val="22"/>
          </w:rPr>
          <w:t xml:space="preserve"> </w:t>
        </w:r>
        <w:r>
          <w:rPr>
            <w:rFonts w:hint="eastAsia"/>
            <w:szCs w:val="22"/>
          </w:rPr>
          <w:t>소유</w:t>
        </w:r>
        <w:r>
          <w:rPr>
            <w:rFonts w:hint="eastAsia"/>
            <w:szCs w:val="22"/>
          </w:rPr>
          <w:t xml:space="preserve"> </w:t>
        </w:r>
        <w:r>
          <w:rPr>
            <w:rFonts w:hint="eastAsia"/>
            <w:szCs w:val="22"/>
          </w:rPr>
          <w:t>주식과</w:t>
        </w:r>
        <w:r>
          <w:rPr>
            <w:rFonts w:hint="eastAsia"/>
            <w:szCs w:val="22"/>
          </w:rPr>
          <w:t xml:space="preserve"> </w:t>
        </w:r>
        <w:r>
          <w:rPr>
            <w:rFonts w:hint="eastAsia"/>
            <w:szCs w:val="22"/>
          </w:rPr>
          <w:t>함께</w:t>
        </w:r>
        <w:r>
          <w:rPr>
            <w:rFonts w:hint="eastAsia"/>
            <w:szCs w:val="22"/>
          </w:rPr>
          <w:t xml:space="preserve"> </w:t>
        </w:r>
        <w:r>
          <w:rPr>
            <w:rFonts w:hint="eastAsia"/>
            <w:szCs w:val="22"/>
          </w:rPr>
          <w:t>합산하여</w:t>
        </w:r>
        <w:r>
          <w:rPr>
            <w:rFonts w:hint="eastAsia"/>
            <w:szCs w:val="22"/>
          </w:rPr>
          <w:t xml:space="preserve"> </w:t>
        </w:r>
        <w:r>
          <w:rPr>
            <w:rFonts w:hint="eastAsia"/>
            <w:szCs w:val="22"/>
          </w:rPr>
          <w:t>의결권이</w:t>
        </w:r>
        <w:r>
          <w:rPr>
            <w:rFonts w:hint="eastAsia"/>
            <w:szCs w:val="22"/>
          </w:rPr>
          <w:t xml:space="preserve"> </w:t>
        </w:r>
        <w:r>
          <w:rPr>
            <w:rFonts w:hint="eastAsia"/>
            <w:szCs w:val="22"/>
          </w:rPr>
          <w:t>제한되는</w:t>
        </w:r>
        <w:r>
          <w:rPr>
            <w:rFonts w:hint="eastAsia"/>
            <w:szCs w:val="22"/>
          </w:rPr>
          <w:t xml:space="preserve"> </w:t>
        </w:r>
        <w:r>
          <w:rPr>
            <w:rFonts w:hint="eastAsia"/>
            <w:szCs w:val="22"/>
          </w:rPr>
          <w:t>주식은</w:t>
        </w:r>
        <w:r>
          <w:rPr>
            <w:rFonts w:hint="eastAsia"/>
            <w:szCs w:val="22"/>
          </w:rPr>
          <w:t xml:space="preserve"> </w:t>
        </w:r>
        <w:r>
          <w:rPr>
            <w:rFonts w:hint="eastAsia"/>
            <w:szCs w:val="22"/>
          </w:rPr>
          <w:t>총</w:t>
        </w:r>
        <w:r>
          <w:rPr>
            <w:rFonts w:hint="eastAsia"/>
            <w:szCs w:val="22"/>
          </w:rPr>
          <w:t xml:space="preserve"> </w:t>
        </w:r>
      </w:ins>
      <w:ins w:id="89" w:author="junkyo.shim" w:date="2021-08-30T16:39:00Z">
        <w:r w:rsidRPr="00022E35">
          <w:rPr>
            <w:szCs w:val="22"/>
          </w:rPr>
          <w:t>6,163,469</w:t>
        </w:r>
        <w:r>
          <w:rPr>
            <w:rFonts w:hint="eastAsia"/>
            <w:szCs w:val="22"/>
          </w:rPr>
          <w:t>주임</w:t>
        </w:r>
        <w:r>
          <w:rPr>
            <w:rFonts w:hint="eastAsia"/>
            <w:szCs w:val="22"/>
          </w:rPr>
          <w:t>.</w:t>
        </w:r>
        <w:r>
          <w:rPr>
            <w:rStyle w:val="ac"/>
            <w:szCs w:val="22"/>
          </w:rPr>
          <w:footnoteReference w:id="5"/>
        </w:r>
        <w:r>
          <w:rPr>
            <w:szCs w:val="22"/>
          </w:rPr>
          <w:t xml:space="preserve"> </w:t>
        </w:r>
      </w:ins>
      <w:ins w:id="95" w:author="heesung.ahn" w:date="2021-08-30T23:53:00Z">
        <w:r w:rsidR="00F615A1">
          <w:rPr>
            <w:rFonts w:hint="eastAsia"/>
            <w:szCs w:val="22"/>
          </w:rPr>
          <w:t>유의미한</w:t>
        </w:r>
        <w:r w:rsidR="00F615A1">
          <w:rPr>
            <w:rFonts w:hint="eastAsia"/>
            <w:szCs w:val="22"/>
          </w:rPr>
          <w:t xml:space="preserve"> </w:t>
        </w:r>
        <w:r w:rsidR="00F615A1">
          <w:rPr>
            <w:rFonts w:hint="eastAsia"/>
            <w:szCs w:val="22"/>
          </w:rPr>
          <w:t>차이는</w:t>
        </w:r>
        <w:r w:rsidR="00F615A1">
          <w:rPr>
            <w:rFonts w:hint="eastAsia"/>
            <w:szCs w:val="22"/>
          </w:rPr>
          <w:t xml:space="preserve"> </w:t>
        </w:r>
        <w:r w:rsidR="00F615A1">
          <w:rPr>
            <w:rFonts w:hint="eastAsia"/>
            <w:szCs w:val="22"/>
          </w:rPr>
          <w:t>없을</w:t>
        </w:r>
        <w:r w:rsidR="00F615A1">
          <w:rPr>
            <w:rFonts w:hint="eastAsia"/>
            <w:szCs w:val="22"/>
          </w:rPr>
          <w:t xml:space="preserve"> </w:t>
        </w:r>
        <w:r w:rsidR="00F615A1">
          <w:rPr>
            <w:rFonts w:hint="eastAsia"/>
            <w:szCs w:val="22"/>
          </w:rPr>
          <w:t>것으로</w:t>
        </w:r>
        <w:r w:rsidR="00F615A1">
          <w:rPr>
            <w:rFonts w:hint="eastAsia"/>
            <w:szCs w:val="22"/>
          </w:rPr>
          <w:t xml:space="preserve"> </w:t>
        </w:r>
        <w:r w:rsidR="00F615A1">
          <w:rPr>
            <w:rFonts w:hint="eastAsia"/>
            <w:szCs w:val="22"/>
          </w:rPr>
          <w:t>보이나</w:t>
        </w:r>
      </w:ins>
      <w:ins w:id="96" w:author="junkyo.shim" w:date="2021-08-30T16:42:00Z">
        <w:del w:id="97" w:author="heesung.ahn" w:date="2021-08-30T23:53:00Z">
          <w:r w:rsidDel="00F615A1">
            <w:rPr>
              <w:rFonts w:hint="eastAsia"/>
              <w:szCs w:val="22"/>
            </w:rPr>
            <w:delText>그러나</w:delText>
          </w:r>
        </w:del>
        <w:r>
          <w:rPr>
            <w:rFonts w:hint="eastAsia"/>
            <w:szCs w:val="22"/>
          </w:rPr>
          <w:t xml:space="preserve">, </w:t>
        </w:r>
        <w:r>
          <w:rPr>
            <w:rFonts w:hint="eastAsia"/>
            <w:szCs w:val="22"/>
          </w:rPr>
          <w:t>이를</w:t>
        </w:r>
        <w:r>
          <w:rPr>
            <w:rFonts w:hint="eastAsia"/>
            <w:szCs w:val="22"/>
          </w:rPr>
          <w:t xml:space="preserve"> </w:t>
        </w:r>
        <w:r>
          <w:rPr>
            <w:rFonts w:hint="eastAsia"/>
            <w:szCs w:val="22"/>
          </w:rPr>
          <w:t>정확하게</w:t>
        </w:r>
        <w:r>
          <w:rPr>
            <w:rFonts w:hint="eastAsia"/>
            <w:szCs w:val="22"/>
          </w:rPr>
          <w:t xml:space="preserve"> </w:t>
        </w:r>
        <w:r>
          <w:rPr>
            <w:rFonts w:hint="eastAsia"/>
            <w:szCs w:val="22"/>
          </w:rPr>
          <w:t>산정하기</w:t>
        </w:r>
        <w:r>
          <w:rPr>
            <w:rFonts w:hint="eastAsia"/>
            <w:szCs w:val="22"/>
          </w:rPr>
          <w:t xml:space="preserve"> </w:t>
        </w:r>
        <w:r>
          <w:rPr>
            <w:rFonts w:hint="eastAsia"/>
            <w:szCs w:val="22"/>
          </w:rPr>
          <w:t>위하여</w:t>
        </w:r>
        <w:r>
          <w:rPr>
            <w:rFonts w:hint="eastAsia"/>
            <w:szCs w:val="22"/>
          </w:rPr>
          <w:t xml:space="preserve"> </w:t>
        </w:r>
      </w:ins>
      <w:r w:rsidR="00FA1AE6">
        <w:rPr>
          <w:rFonts w:hint="eastAsia"/>
          <w:szCs w:val="22"/>
        </w:rPr>
        <w:t>공정거래법</w:t>
      </w:r>
      <w:r w:rsidR="00FA1AE6">
        <w:rPr>
          <w:rFonts w:hint="eastAsia"/>
          <w:szCs w:val="22"/>
        </w:rPr>
        <w:t xml:space="preserve"> </w:t>
      </w:r>
      <w:r w:rsidR="00FA1AE6">
        <w:rPr>
          <w:rFonts w:hint="eastAsia"/>
          <w:szCs w:val="22"/>
        </w:rPr>
        <w:t>아닌</w:t>
      </w:r>
      <w:r w:rsidR="00FA1AE6">
        <w:rPr>
          <w:rFonts w:hint="eastAsia"/>
          <w:szCs w:val="22"/>
        </w:rPr>
        <w:t xml:space="preserve"> </w:t>
      </w:r>
      <w:ins w:id="98" w:author="junkyo.shim" w:date="2021-08-30T16:42:00Z">
        <w:r>
          <w:rPr>
            <w:rFonts w:hint="eastAsia"/>
            <w:szCs w:val="22"/>
          </w:rPr>
          <w:t>상법상</w:t>
        </w:r>
        <w:r>
          <w:rPr>
            <w:rFonts w:hint="eastAsia"/>
            <w:szCs w:val="22"/>
          </w:rPr>
          <w:t xml:space="preserve"> </w:t>
        </w:r>
        <w:r>
          <w:rPr>
            <w:rFonts w:hint="eastAsia"/>
            <w:szCs w:val="22"/>
          </w:rPr>
          <w:t>특수관계인으로</w:t>
        </w:r>
        <w:r>
          <w:rPr>
            <w:rFonts w:hint="eastAsia"/>
            <w:szCs w:val="22"/>
          </w:rPr>
          <w:t xml:space="preserve"> </w:t>
        </w:r>
        <w:r>
          <w:rPr>
            <w:rFonts w:hint="eastAsia"/>
            <w:szCs w:val="22"/>
          </w:rPr>
          <w:t>분</w:t>
        </w:r>
      </w:ins>
      <w:ins w:id="99" w:author="junkyo.shim" w:date="2021-08-30T16:43:00Z">
        <w:r>
          <w:rPr>
            <w:rFonts w:hint="eastAsia"/>
            <w:szCs w:val="22"/>
          </w:rPr>
          <w:t>류되는</w:t>
        </w:r>
        <w:r>
          <w:rPr>
            <w:rFonts w:hint="eastAsia"/>
            <w:szCs w:val="22"/>
          </w:rPr>
          <w:t xml:space="preserve"> </w:t>
        </w:r>
      </w:ins>
      <w:ins w:id="100" w:author="junkyo.shim" w:date="2021-08-30T16:45:00Z">
        <w:r>
          <w:rPr>
            <w:rFonts w:hint="eastAsia"/>
            <w:szCs w:val="22"/>
          </w:rPr>
          <w:t>주주현황을</w:t>
        </w:r>
        <w:r>
          <w:rPr>
            <w:rFonts w:hint="eastAsia"/>
            <w:szCs w:val="22"/>
          </w:rPr>
          <w:t xml:space="preserve"> </w:t>
        </w:r>
        <w:r>
          <w:rPr>
            <w:rFonts w:hint="eastAsia"/>
            <w:szCs w:val="22"/>
          </w:rPr>
          <w:t>파악할</w:t>
        </w:r>
        <w:r>
          <w:rPr>
            <w:rFonts w:hint="eastAsia"/>
            <w:szCs w:val="22"/>
          </w:rPr>
          <w:t xml:space="preserve"> </w:t>
        </w:r>
        <w:r>
          <w:rPr>
            <w:rFonts w:hint="eastAsia"/>
            <w:szCs w:val="22"/>
          </w:rPr>
          <w:t>필</w:t>
        </w:r>
      </w:ins>
      <w:ins w:id="101" w:author="junkyo.shim" w:date="2021-08-30T16:46:00Z">
        <w:r>
          <w:rPr>
            <w:rFonts w:hint="eastAsia"/>
            <w:szCs w:val="22"/>
          </w:rPr>
          <w:t>요가</w:t>
        </w:r>
        <w:r>
          <w:rPr>
            <w:rFonts w:hint="eastAsia"/>
            <w:szCs w:val="22"/>
          </w:rPr>
          <w:t xml:space="preserve"> </w:t>
        </w:r>
        <w:r>
          <w:rPr>
            <w:rFonts w:hint="eastAsia"/>
            <w:szCs w:val="22"/>
          </w:rPr>
          <w:t>있</w:t>
        </w:r>
      </w:ins>
      <w:ins w:id="102" w:author="heesung.ahn" w:date="2021-08-30T23:52:00Z">
        <w:r w:rsidR="00221F0E">
          <w:rPr>
            <w:rFonts w:hint="eastAsia"/>
            <w:szCs w:val="22"/>
          </w:rPr>
          <w:t>으며</w:t>
        </w:r>
        <w:r w:rsidR="00221F0E">
          <w:rPr>
            <w:rFonts w:hint="eastAsia"/>
            <w:szCs w:val="22"/>
          </w:rPr>
          <w:t>,</w:t>
        </w:r>
        <w:r w:rsidR="00221F0E">
          <w:rPr>
            <w:szCs w:val="22"/>
          </w:rPr>
          <w:t xml:space="preserve"> </w:t>
        </w:r>
        <w:r w:rsidR="00221F0E">
          <w:rPr>
            <w:rFonts w:hint="eastAsia"/>
            <w:szCs w:val="22"/>
          </w:rPr>
          <w:t>이에</w:t>
        </w:r>
        <w:r w:rsidR="00221F0E">
          <w:rPr>
            <w:rFonts w:hint="eastAsia"/>
            <w:szCs w:val="22"/>
          </w:rPr>
          <w:t xml:space="preserve"> </w:t>
        </w:r>
        <w:r w:rsidR="00221F0E">
          <w:rPr>
            <w:rFonts w:hint="eastAsia"/>
            <w:szCs w:val="22"/>
          </w:rPr>
          <w:t>대한</w:t>
        </w:r>
        <w:r w:rsidR="00221F0E">
          <w:rPr>
            <w:rFonts w:hint="eastAsia"/>
            <w:szCs w:val="22"/>
          </w:rPr>
          <w:t xml:space="preserve"> </w:t>
        </w:r>
        <w:r w:rsidR="00221F0E">
          <w:rPr>
            <w:rFonts w:hint="eastAsia"/>
            <w:szCs w:val="22"/>
          </w:rPr>
          <w:t>자료를</w:t>
        </w:r>
        <w:r w:rsidR="00221F0E">
          <w:rPr>
            <w:rFonts w:hint="eastAsia"/>
            <w:szCs w:val="22"/>
          </w:rPr>
          <w:t xml:space="preserve"> </w:t>
        </w:r>
        <w:r w:rsidR="00221F0E">
          <w:rPr>
            <w:rFonts w:hint="eastAsia"/>
            <w:szCs w:val="22"/>
          </w:rPr>
          <w:t>요청하였으나</w:t>
        </w:r>
        <w:r w:rsidR="00221F0E">
          <w:rPr>
            <w:rFonts w:hint="eastAsia"/>
            <w:szCs w:val="22"/>
          </w:rPr>
          <w:t xml:space="preserve">, </w:t>
        </w:r>
        <w:r w:rsidR="00221F0E">
          <w:rPr>
            <w:rFonts w:hint="eastAsia"/>
            <w:szCs w:val="22"/>
          </w:rPr>
          <w:t>제공되지</w:t>
        </w:r>
        <w:r w:rsidR="00221F0E">
          <w:rPr>
            <w:rFonts w:hint="eastAsia"/>
            <w:szCs w:val="22"/>
          </w:rPr>
          <w:t xml:space="preserve"> </w:t>
        </w:r>
        <w:r w:rsidR="00221F0E">
          <w:rPr>
            <w:rFonts w:hint="eastAsia"/>
            <w:szCs w:val="22"/>
          </w:rPr>
          <w:t>아니함</w:t>
        </w:r>
      </w:ins>
      <w:ins w:id="103" w:author="junkyo.shim" w:date="2021-08-30T16:46:00Z">
        <w:del w:id="104" w:author="heesung.ahn" w:date="2021-08-30T23:52:00Z">
          <w:r w:rsidDel="00221F0E">
            <w:rPr>
              <w:rFonts w:hint="eastAsia"/>
              <w:szCs w:val="22"/>
            </w:rPr>
            <w:delText>음</w:delText>
          </w:r>
        </w:del>
      </w:ins>
      <w:ins w:id="105" w:author="junkyo.shim" w:date="2021-08-30T16:42:00Z">
        <w:r>
          <w:rPr>
            <w:rFonts w:hint="eastAsia"/>
            <w:szCs w:val="22"/>
          </w:rPr>
          <w:t>.</w:t>
        </w:r>
      </w:ins>
      <w:ins w:id="106" w:author="junkyo.shim" w:date="2021-08-30T16:37:00Z">
        <w:r>
          <w:rPr>
            <w:szCs w:val="22"/>
          </w:rPr>
          <w:t xml:space="preserve"> </w:t>
        </w:r>
      </w:ins>
      <w:del w:id="107" w:author="junkyo.shim" w:date="2021-08-30T16:36:00Z">
        <w:r w:rsidDel="00322DCC">
          <w:rPr>
            <w:rFonts w:hint="eastAsia"/>
            <w:szCs w:val="22"/>
          </w:rPr>
          <w:delText>가</w:delText>
        </w:r>
      </w:del>
      <w:del w:id="108" w:author="junkyo.shim" w:date="2021-08-30T16:38:00Z">
        <w:r w:rsidDel="00022E35">
          <w:rPr>
            <w:rFonts w:hint="eastAsia"/>
            <w:szCs w:val="22"/>
          </w:rPr>
          <w:delText xml:space="preserve"> </w:delText>
        </w:r>
      </w:del>
    </w:p>
    <w:p w14:paraId="36BCC4B3" w14:textId="77777777" w:rsidR="00026A7E" w:rsidRPr="00CB2B3F" w:rsidDel="00ED6460" w:rsidRDefault="00026A7E" w:rsidP="00026A7E">
      <w:pPr>
        <w:pStyle w:val="a5"/>
        <w:spacing w:after="240" w:line="350" w:lineRule="atLeast"/>
        <w:ind w:leftChars="0" w:left="1361"/>
        <w:rPr>
          <w:del w:id="109" w:author="junkyo.shim" w:date="2021-08-29T21:40:00Z"/>
          <w:szCs w:val="22"/>
        </w:rPr>
      </w:pPr>
      <w:del w:id="110" w:author="junkyo.shim" w:date="2021-08-29T20:48:00Z">
        <w:r w:rsidRPr="00CB2B3F" w:rsidDel="005C230C">
          <w:rPr>
            <w:rFonts w:hint="eastAsia"/>
            <w:szCs w:val="22"/>
          </w:rPr>
          <w:delText>구체적인</w:delText>
        </w:r>
        <w:r w:rsidRPr="00CB2B3F" w:rsidDel="005C230C">
          <w:rPr>
            <w:rFonts w:hint="eastAsia"/>
            <w:szCs w:val="22"/>
          </w:rPr>
          <w:delText xml:space="preserve"> </w:delText>
        </w:r>
        <w:r w:rsidDel="005C230C">
          <w:rPr>
            <w:rFonts w:hint="eastAsia"/>
            <w:szCs w:val="22"/>
          </w:rPr>
          <w:delText>의결권</w:delText>
        </w:r>
        <w:r w:rsidDel="005C230C">
          <w:rPr>
            <w:rFonts w:hint="eastAsia"/>
            <w:szCs w:val="22"/>
          </w:rPr>
          <w:delText xml:space="preserve"> </w:delText>
        </w:r>
        <w:r w:rsidDel="005C230C">
          <w:rPr>
            <w:rFonts w:hint="eastAsia"/>
            <w:szCs w:val="22"/>
          </w:rPr>
          <w:delText>제한의</w:delText>
        </w:r>
        <w:r w:rsidDel="005C230C">
          <w:rPr>
            <w:rFonts w:hint="eastAsia"/>
            <w:szCs w:val="22"/>
          </w:rPr>
          <w:delText xml:space="preserve"> </w:delText>
        </w:r>
        <w:r w:rsidDel="005C230C">
          <w:rPr>
            <w:rFonts w:hint="eastAsia"/>
            <w:szCs w:val="22"/>
          </w:rPr>
          <w:delText>적용</w:delText>
        </w:r>
        <w:r w:rsidDel="005C230C">
          <w:rPr>
            <w:rFonts w:hint="eastAsia"/>
            <w:szCs w:val="22"/>
          </w:rPr>
          <w:delText xml:space="preserve"> </w:delText>
        </w:r>
        <w:r w:rsidDel="005C230C">
          <w:rPr>
            <w:rFonts w:hint="eastAsia"/>
            <w:szCs w:val="22"/>
          </w:rPr>
          <w:delText>결과를</w:delText>
        </w:r>
        <w:r w:rsidDel="005C230C">
          <w:rPr>
            <w:rFonts w:hint="eastAsia"/>
            <w:szCs w:val="22"/>
          </w:rPr>
          <w:delText xml:space="preserve"> </w:delText>
        </w:r>
        <w:r w:rsidDel="005C230C">
          <w:rPr>
            <w:rFonts w:hint="eastAsia"/>
            <w:szCs w:val="22"/>
          </w:rPr>
          <w:delText>분석하기</w:delText>
        </w:r>
        <w:r w:rsidDel="005C230C">
          <w:rPr>
            <w:rFonts w:hint="eastAsia"/>
            <w:szCs w:val="22"/>
          </w:rPr>
          <w:delText xml:space="preserve"> </w:delText>
        </w:r>
        <w:r w:rsidDel="005C230C">
          <w:rPr>
            <w:rFonts w:hint="eastAsia"/>
            <w:szCs w:val="22"/>
          </w:rPr>
          <w:delText>위해</w:delText>
        </w:r>
        <w:r w:rsidDel="005C230C">
          <w:rPr>
            <w:rFonts w:hint="eastAsia"/>
            <w:szCs w:val="22"/>
          </w:rPr>
          <w:delText xml:space="preserve"> </w:delText>
        </w:r>
        <w:r w:rsidDel="005C230C">
          <w:rPr>
            <w:rFonts w:hint="eastAsia"/>
            <w:szCs w:val="22"/>
          </w:rPr>
          <w:delText>대상회사에</w:delText>
        </w:r>
        <w:r w:rsidDel="005C230C">
          <w:rPr>
            <w:rFonts w:hint="eastAsia"/>
            <w:szCs w:val="22"/>
          </w:rPr>
          <w:delText xml:space="preserve"> </w:delText>
        </w:r>
        <w:r w:rsidDel="005C230C">
          <w:rPr>
            <w:rFonts w:hint="eastAsia"/>
            <w:szCs w:val="22"/>
          </w:rPr>
          <w:delText>관련</w:delText>
        </w:r>
        <w:r w:rsidDel="005C230C">
          <w:rPr>
            <w:rFonts w:hint="eastAsia"/>
            <w:szCs w:val="22"/>
          </w:rPr>
          <w:delText xml:space="preserve"> </w:delText>
        </w:r>
        <w:r w:rsidDel="005C230C">
          <w:rPr>
            <w:rFonts w:hint="eastAsia"/>
            <w:szCs w:val="22"/>
          </w:rPr>
          <w:delText>자료</w:delText>
        </w:r>
        <w:r w:rsidDel="005C230C">
          <w:rPr>
            <w:rFonts w:hint="eastAsia"/>
            <w:szCs w:val="22"/>
          </w:rPr>
          <w:delText xml:space="preserve"> </w:delText>
        </w:r>
        <w:r w:rsidDel="005C230C">
          <w:rPr>
            <w:rFonts w:hint="eastAsia"/>
            <w:szCs w:val="22"/>
          </w:rPr>
          <w:delText>제공을</w:delText>
        </w:r>
        <w:r w:rsidDel="005C230C">
          <w:rPr>
            <w:rFonts w:hint="eastAsia"/>
            <w:szCs w:val="22"/>
          </w:rPr>
          <w:delText xml:space="preserve"> </w:delText>
        </w:r>
        <w:r w:rsidDel="005C230C">
          <w:rPr>
            <w:rFonts w:hint="eastAsia"/>
            <w:szCs w:val="22"/>
          </w:rPr>
          <w:delText>요청하였으나</w:delText>
        </w:r>
        <w:r w:rsidDel="005C230C">
          <w:rPr>
            <w:rFonts w:hint="eastAsia"/>
            <w:szCs w:val="22"/>
          </w:rPr>
          <w:delText xml:space="preserve">, </w:delText>
        </w:r>
        <w:r w:rsidRPr="00CB2B3F" w:rsidDel="005C230C">
          <w:rPr>
            <w:rFonts w:hint="eastAsia"/>
            <w:szCs w:val="22"/>
          </w:rPr>
          <w:delText>제공되지</w:delText>
        </w:r>
        <w:r w:rsidRPr="00CB2B3F" w:rsidDel="005C230C">
          <w:rPr>
            <w:rFonts w:hint="eastAsia"/>
            <w:szCs w:val="22"/>
          </w:rPr>
          <w:delText xml:space="preserve"> </w:delText>
        </w:r>
        <w:r w:rsidRPr="00CB2B3F" w:rsidDel="005C230C">
          <w:rPr>
            <w:rFonts w:hint="eastAsia"/>
            <w:szCs w:val="22"/>
          </w:rPr>
          <w:delText>아니함</w:delText>
        </w:r>
        <w:r w:rsidRPr="00CB2B3F" w:rsidDel="005C230C">
          <w:rPr>
            <w:rFonts w:hint="eastAsia"/>
            <w:szCs w:val="22"/>
          </w:rPr>
          <w:delText xml:space="preserve">. </w:delText>
        </w:r>
      </w:del>
    </w:p>
    <w:p w14:paraId="02D2E25E" w14:textId="77777777" w:rsidR="00026A7E" w:rsidRPr="00CB2B3F" w:rsidRDefault="00026A7E" w:rsidP="00026A7E">
      <w:pPr>
        <w:pStyle w:val="a5"/>
        <w:numPr>
          <w:ilvl w:val="0"/>
          <w:numId w:val="20"/>
        </w:numPr>
        <w:spacing w:after="240" w:line="350" w:lineRule="atLeast"/>
        <w:ind w:leftChars="0"/>
        <w:rPr>
          <w:szCs w:val="22"/>
          <w:u w:val="single"/>
        </w:rPr>
      </w:pPr>
      <w:r w:rsidRPr="00CB2B3F">
        <w:rPr>
          <w:szCs w:val="22"/>
          <w:u w:val="single"/>
        </w:rPr>
        <w:t>감사위원</w:t>
      </w:r>
      <w:r w:rsidRPr="00CB2B3F">
        <w:rPr>
          <w:szCs w:val="22"/>
          <w:u w:val="single"/>
        </w:rPr>
        <w:t xml:space="preserve"> </w:t>
      </w:r>
      <w:r w:rsidRPr="00CB2B3F">
        <w:rPr>
          <w:szCs w:val="22"/>
          <w:u w:val="single"/>
        </w:rPr>
        <w:t>선임</w:t>
      </w:r>
      <w:r w:rsidRPr="00CB2B3F">
        <w:rPr>
          <w:szCs w:val="22"/>
          <w:u w:val="single"/>
        </w:rPr>
        <w:t xml:space="preserve"> </w:t>
      </w:r>
      <w:r w:rsidRPr="00CB2B3F">
        <w:rPr>
          <w:szCs w:val="22"/>
          <w:u w:val="single"/>
        </w:rPr>
        <w:t>결의</w:t>
      </w:r>
      <w:r w:rsidRPr="00CB2B3F">
        <w:rPr>
          <w:szCs w:val="22"/>
          <w:u w:val="single"/>
        </w:rPr>
        <w:t xml:space="preserve"> </w:t>
      </w:r>
      <w:proofErr w:type="spellStart"/>
      <w:r w:rsidRPr="00CB2B3F">
        <w:rPr>
          <w:szCs w:val="22"/>
          <w:u w:val="single"/>
        </w:rPr>
        <w:t>부결시</w:t>
      </w:r>
      <w:proofErr w:type="spellEnd"/>
      <w:r w:rsidRPr="00CB2B3F">
        <w:rPr>
          <w:szCs w:val="22"/>
          <w:u w:val="single"/>
        </w:rPr>
        <w:t xml:space="preserve"> </w:t>
      </w:r>
      <w:r w:rsidRPr="00CB2B3F">
        <w:rPr>
          <w:szCs w:val="22"/>
          <w:u w:val="single"/>
        </w:rPr>
        <w:t>효과</w:t>
      </w:r>
    </w:p>
    <w:p w14:paraId="6F42F3BB" w14:textId="77777777" w:rsidR="00026A7E" w:rsidRPr="00CB2B3F" w:rsidRDefault="00026A7E" w:rsidP="00026A7E">
      <w:pPr>
        <w:pStyle w:val="a5"/>
        <w:numPr>
          <w:ilvl w:val="0"/>
          <w:numId w:val="46"/>
        </w:numPr>
        <w:spacing w:after="240" w:line="350" w:lineRule="atLeast"/>
        <w:ind w:leftChars="0" w:left="1815" w:hanging="454"/>
        <w:rPr>
          <w:szCs w:val="22"/>
          <w:u w:val="single"/>
        </w:rPr>
      </w:pPr>
      <w:r w:rsidRPr="00CB2B3F">
        <w:rPr>
          <w:szCs w:val="22"/>
        </w:rPr>
        <w:t>사외이사</w:t>
      </w:r>
      <w:r w:rsidRPr="00CB2B3F">
        <w:rPr>
          <w:szCs w:val="22"/>
        </w:rPr>
        <w:t xml:space="preserve"> </w:t>
      </w:r>
      <w:r w:rsidRPr="00CB2B3F">
        <w:rPr>
          <w:szCs w:val="22"/>
        </w:rPr>
        <w:t>및</w:t>
      </w:r>
      <w:r w:rsidRPr="00CB2B3F">
        <w:rPr>
          <w:szCs w:val="22"/>
        </w:rPr>
        <w:t xml:space="preserve"> </w:t>
      </w:r>
      <w:r w:rsidRPr="00CB2B3F">
        <w:rPr>
          <w:szCs w:val="22"/>
        </w:rPr>
        <w:t>감사위원</w:t>
      </w:r>
      <w:r w:rsidRPr="00CB2B3F">
        <w:rPr>
          <w:szCs w:val="22"/>
        </w:rPr>
        <w:t xml:space="preserve"> </w:t>
      </w:r>
      <w:r w:rsidRPr="00CB2B3F">
        <w:rPr>
          <w:szCs w:val="22"/>
        </w:rPr>
        <w:t>결원</w:t>
      </w:r>
      <w:r w:rsidRPr="00CB2B3F">
        <w:rPr>
          <w:szCs w:val="22"/>
        </w:rPr>
        <w:t xml:space="preserve"> </w:t>
      </w:r>
      <w:r>
        <w:rPr>
          <w:rFonts w:hint="eastAsia"/>
          <w:szCs w:val="22"/>
        </w:rPr>
        <w:t>발생시</w:t>
      </w:r>
      <w:r>
        <w:rPr>
          <w:rFonts w:hint="eastAsia"/>
          <w:szCs w:val="22"/>
        </w:rPr>
        <w:t xml:space="preserve"> </w:t>
      </w:r>
      <w:r>
        <w:rPr>
          <w:rFonts w:hint="eastAsia"/>
          <w:szCs w:val="22"/>
        </w:rPr>
        <w:t>처리</w:t>
      </w:r>
    </w:p>
    <w:p w14:paraId="768D46FE" w14:textId="77777777" w:rsidR="00026A7E" w:rsidRPr="00CB2B3F" w:rsidRDefault="00026A7E" w:rsidP="00026A7E">
      <w:pPr>
        <w:pStyle w:val="a5"/>
        <w:spacing w:after="240" w:line="350" w:lineRule="atLeast"/>
        <w:ind w:leftChars="0" w:left="1814"/>
        <w:rPr>
          <w:szCs w:val="22"/>
        </w:rPr>
      </w:pPr>
      <w:r>
        <w:rPr>
          <w:rFonts w:hint="eastAsia"/>
          <w:szCs w:val="22"/>
        </w:rPr>
        <w:t>상법에</w:t>
      </w:r>
      <w:r>
        <w:rPr>
          <w:rFonts w:hint="eastAsia"/>
          <w:szCs w:val="22"/>
        </w:rPr>
        <w:t xml:space="preserve"> </w:t>
      </w:r>
      <w:r>
        <w:rPr>
          <w:rFonts w:hint="eastAsia"/>
          <w:szCs w:val="22"/>
        </w:rPr>
        <w:t>따르면</w:t>
      </w:r>
      <w:r>
        <w:rPr>
          <w:rFonts w:hint="eastAsia"/>
          <w:szCs w:val="22"/>
        </w:rPr>
        <w:t xml:space="preserve"> </w:t>
      </w:r>
      <w:r w:rsidRPr="00CB2B3F">
        <w:rPr>
          <w:szCs w:val="22"/>
        </w:rPr>
        <w:t>법률</w:t>
      </w:r>
      <w:r w:rsidRPr="00CB2B3F">
        <w:rPr>
          <w:szCs w:val="22"/>
        </w:rPr>
        <w:t xml:space="preserve"> </w:t>
      </w:r>
      <w:r w:rsidRPr="00CB2B3F">
        <w:rPr>
          <w:szCs w:val="22"/>
        </w:rPr>
        <w:t>또는</w:t>
      </w:r>
      <w:r w:rsidRPr="00CB2B3F">
        <w:rPr>
          <w:szCs w:val="22"/>
        </w:rPr>
        <w:t xml:space="preserve"> </w:t>
      </w:r>
      <w:r w:rsidRPr="00CB2B3F">
        <w:rPr>
          <w:szCs w:val="22"/>
        </w:rPr>
        <w:t>정관에서</w:t>
      </w:r>
      <w:r w:rsidRPr="00CB2B3F">
        <w:rPr>
          <w:szCs w:val="22"/>
        </w:rPr>
        <w:t xml:space="preserve"> </w:t>
      </w:r>
      <w:r w:rsidRPr="00CB2B3F">
        <w:rPr>
          <w:szCs w:val="22"/>
        </w:rPr>
        <w:t>정한</w:t>
      </w:r>
      <w:r w:rsidRPr="00CB2B3F">
        <w:rPr>
          <w:szCs w:val="22"/>
        </w:rPr>
        <w:t xml:space="preserve"> </w:t>
      </w:r>
      <w:r w:rsidRPr="00CB2B3F">
        <w:rPr>
          <w:szCs w:val="22"/>
        </w:rPr>
        <w:t>이사의</w:t>
      </w:r>
      <w:r w:rsidRPr="00CB2B3F">
        <w:rPr>
          <w:szCs w:val="22"/>
        </w:rPr>
        <w:t xml:space="preserve"> </w:t>
      </w:r>
      <w:r w:rsidRPr="00CB2B3F">
        <w:rPr>
          <w:szCs w:val="22"/>
        </w:rPr>
        <w:t>원수</w:t>
      </w:r>
      <w:r>
        <w:rPr>
          <w:rFonts w:hint="eastAsia"/>
          <w:szCs w:val="22"/>
        </w:rPr>
        <w:t>에</w:t>
      </w:r>
      <w:r>
        <w:rPr>
          <w:rFonts w:hint="eastAsia"/>
          <w:szCs w:val="22"/>
        </w:rPr>
        <w:t xml:space="preserve"> </w:t>
      </w:r>
      <w:r>
        <w:rPr>
          <w:rFonts w:hint="eastAsia"/>
          <w:szCs w:val="22"/>
        </w:rPr>
        <w:t>대해</w:t>
      </w:r>
      <w:r>
        <w:rPr>
          <w:rFonts w:hint="eastAsia"/>
          <w:szCs w:val="22"/>
        </w:rPr>
        <w:t xml:space="preserve"> </w:t>
      </w:r>
      <w:r>
        <w:rPr>
          <w:rFonts w:hint="eastAsia"/>
          <w:szCs w:val="22"/>
        </w:rPr>
        <w:t>결원이</w:t>
      </w:r>
      <w:r>
        <w:rPr>
          <w:rFonts w:hint="eastAsia"/>
          <w:szCs w:val="22"/>
        </w:rPr>
        <w:t xml:space="preserve"> </w:t>
      </w:r>
      <w:r>
        <w:rPr>
          <w:rFonts w:hint="eastAsia"/>
          <w:szCs w:val="22"/>
        </w:rPr>
        <w:t>발생하는</w:t>
      </w:r>
      <w:r>
        <w:rPr>
          <w:rFonts w:hint="eastAsia"/>
          <w:szCs w:val="22"/>
        </w:rPr>
        <w:t xml:space="preserve"> </w:t>
      </w:r>
      <w:r>
        <w:rPr>
          <w:rFonts w:hint="eastAsia"/>
          <w:szCs w:val="22"/>
        </w:rPr>
        <w:t>경우</w:t>
      </w:r>
      <w:r>
        <w:rPr>
          <w:rFonts w:hint="eastAsia"/>
          <w:szCs w:val="22"/>
        </w:rPr>
        <w:t xml:space="preserve">, </w:t>
      </w:r>
      <w:r w:rsidRPr="00CB2B3F">
        <w:rPr>
          <w:szCs w:val="22"/>
        </w:rPr>
        <w:t>사임으로</w:t>
      </w:r>
      <w:r w:rsidRPr="00CB2B3F">
        <w:rPr>
          <w:szCs w:val="22"/>
        </w:rPr>
        <w:t xml:space="preserve"> </w:t>
      </w:r>
      <w:r w:rsidRPr="00CB2B3F">
        <w:rPr>
          <w:szCs w:val="22"/>
        </w:rPr>
        <w:t>인하여</w:t>
      </w:r>
      <w:r w:rsidRPr="00CB2B3F">
        <w:rPr>
          <w:szCs w:val="22"/>
        </w:rPr>
        <w:t xml:space="preserve"> </w:t>
      </w:r>
      <w:r w:rsidRPr="00CB2B3F">
        <w:rPr>
          <w:szCs w:val="22"/>
        </w:rPr>
        <w:t>퇴임한</w:t>
      </w:r>
      <w:r w:rsidRPr="00CB2B3F">
        <w:rPr>
          <w:szCs w:val="22"/>
        </w:rPr>
        <w:t xml:space="preserve"> </w:t>
      </w:r>
      <w:r w:rsidRPr="00CB2B3F">
        <w:rPr>
          <w:szCs w:val="22"/>
        </w:rPr>
        <w:t>이사는</w:t>
      </w:r>
      <w:r w:rsidRPr="00CB2B3F">
        <w:rPr>
          <w:szCs w:val="22"/>
        </w:rPr>
        <w:t xml:space="preserve"> </w:t>
      </w:r>
      <w:r w:rsidRPr="00CB2B3F">
        <w:rPr>
          <w:szCs w:val="22"/>
        </w:rPr>
        <w:t>새로</w:t>
      </w:r>
      <w:r w:rsidRPr="00CB2B3F">
        <w:rPr>
          <w:szCs w:val="22"/>
        </w:rPr>
        <w:t xml:space="preserve"> </w:t>
      </w:r>
      <w:r w:rsidRPr="00CB2B3F">
        <w:rPr>
          <w:szCs w:val="22"/>
        </w:rPr>
        <w:t>선임된</w:t>
      </w:r>
      <w:r w:rsidRPr="00CB2B3F">
        <w:rPr>
          <w:szCs w:val="22"/>
        </w:rPr>
        <w:t xml:space="preserve"> </w:t>
      </w:r>
      <w:r w:rsidRPr="00CB2B3F">
        <w:rPr>
          <w:szCs w:val="22"/>
        </w:rPr>
        <w:t>이사가</w:t>
      </w:r>
      <w:r w:rsidRPr="00CB2B3F">
        <w:rPr>
          <w:szCs w:val="22"/>
        </w:rPr>
        <w:t xml:space="preserve"> </w:t>
      </w:r>
      <w:r w:rsidRPr="00CB2B3F">
        <w:rPr>
          <w:szCs w:val="22"/>
        </w:rPr>
        <w:t>취임할</w:t>
      </w:r>
      <w:r w:rsidRPr="00CB2B3F">
        <w:rPr>
          <w:szCs w:val="22"/>
        </w:rPr>
        <w:t xml:space="preserve"> </w:t>
      </w:r>
      <w:r w:rsidRPr="00CB2B3F">
        <w:rPr>
          <w:szCs w:val="22"/>
        </w:rPr>
        <w:t>때까지</w:t>
      </w:r>
      <w:r w:rsidRPr="00CB2B3F">
        <w:rPr>
          <w:szCs w:val="22"/>
        </w:rPr>
        <w:t xml:space="preserve"> </w:t>
      </w:r>
      <w:r w:rsidRPr="00CB2B3F">
        <w:rPr>
          <w:szCs w:val="22"/>
        </w:rPr>
        <w:t>이사의</w:t>
      </w:r>
      <w:r w:rsidRPr="00CB2B3F">
        <w:rPr>
          <w:szCs w:val="22"/>
        </w:rPr>
        <w:t xml:space="preserve"> </w:t>
      </w:r>
      <w:r w:rsidRPr="00CB2B3F">
        <w:rPr>
          <w:szCs w:val="22"/>
        </w:rPr>
        <w:t>권리의무를</w:t>
      </w:r>
      <w:r w:rsidRPr="00CB2B3F">
        <w:rPr>
          <w:szCs w:val="22"/>
        </w:rPr>
        <w:t xml:space="preserve"> </w:t>
      </w:r>
      <w:r w:rsidRPr="00CB2B3F">
        <w:rPr>
          <w:szCs w:val="22"/>
        </w:rPr>
        <w:t>유지함</w:t>
      </w:r>
      <w:r w:rsidRPr="00CB2B3F">
        <w:rPr>
          <w:szCs w:val="22"/>
        </w:rPr>
        <w:t>(</w:t>
      </w:r>
      <w:r w:rsidRPr="00CB2B3F">
        <w:rPr>
          <w:szCs w:val="22"/>
        </w:rPr>
        <w:t>상법</w:t>
      </w:r>
      <w:r w:rsidRPr="00CB2B3F">
        <w:rPr>
          <w:szCs w:val="22"/>
        </w:rPr>
        <w:t xml:space="preserve"> </w:t>
      </w:r>
      <w:r w:rsidRPr="00CB2B3F">
        <w:rPr>
          <w:szCs w:val="22"/>
        </w:rPr>
        <w:t>제</w:t>
      </w:r>
      <w:r w:rsidRPr="00CB2B3F">
        <w:rPr>
          <w:szCs w:val="22"/>
        </w:rPr>
        <w:t>386</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이는</w:t>
      </w:r>
      <w:r w:rsidRPr="00CB2B3F">
        <w:rPr>
          <w:szCs w:val="22"/>
        </w:rPr>
        <w:t xml:space="preserve"> </w:t>
      </w:r>
      <w:r w:rsidRPr="00CB2B3F">
        <w:rPr>
          <w:szCs w:val="22"/>
        </w:rPr>
        <w:t>감사</w:t>
      </w:r>
      <w:r w:rsidRPr="00CB2B3F">
        <w:rPr>
          <w:szCs w:val="22"/>
        </w:rPr>
        <w:t xml:space="preserve"> </w:t>
      </w:r>
      <w:r w:rsidRPr="00CB2B3F">
        <w:rPr>
          <w:szCs w:val="22"/>
        </w:rPr>
        <w:t>또는</w:t>
      </w:r>
      <w:r w:rsidRPr="00CB2B3F">
        <w:rPr>
          <w:szCs w:val="22"/>
        </w:rPr>
        <w:t xml:space="preserve"> </w:t>
      </w:r>
      <w:r w:rsidRPr="00CB2B3F">
        <w:rPr>
          <w:szCs w:val="22"/>
        </w:rPr>
        <w:t>감사위원의</w:t>
      </w:r>
      <w:r w:rsidRPr="00CB2B3F">
        <w:rPr>
          <w:szCs w:val="22"/>
        </w:rPr>
        <w:t xml:space="preserve"> </w:t>
      </w:r>
      <w:r w:rsidRPr="00CB2B3F">
        <w:rPr>
          <w:szCs w:val="22"/>
        </w:rPr>
        <w:lastRenderedPageBreak/>
        <w:t>결원에도</w:t>
      </w:r>
      <w:r w:rsidRPr="00CB2B3F">
        <w:rPr>
          <w:szCs w:val="22"/>
        </w:rPr>
        <w:t xml:space="preserve"> </w:t>
      </w:r>
      <w:r w:rsidRPr="00CB2B3F">
        <w:rPr>
          <w:szCs w:val="22"/>
        </w:rPr>
        <w:t>준용됨</w:t>
      </w:r>
      <w:r w:rsidRPr="00CB2B3F">
        <w:rPr>
          <w:szCs w:val="22"/>
        </w:rPr>
        <w:t>(</w:t>
      </w:r>
      <w:r w:rsidRPr="00CB2B3F">
        <w:rPr>
          <w:szCs w:val="22"/>
        </w:rPr>
        <w:t>상법</w:t>
      </w:r>
      <w:r w:rsidRPr="00CB2B3F">
        <w:rPr>
          <w:szCs w:val="22"/>
        </w:rPr>
        <w:t xml:space="preserve"> </w:t>
      </w:r>
      <w:proofErr w:type="gramStart"/>
      <w:r w:rsidRPr="00CB2B3F">
        <w:rPr>
          <w:szCs w:val="22"/>
        </w:rPr>
        <w:t>제</w:t>
      </w:r>
      <w:r w:rsidRPr="00CB2B3F">
        <w:rPr>
          <w:szCs w:val="22"/>
        </w:rPr>
        <w:t xml:space="preserve"> 415</w:t>
      </w:r>
      <w:proofErr w:type="gramEnd"/>
      <w:r w:rsidRPr="00CB2B3F">
        <w:rPr>
          <w:szCs w:val="22"/>
        </w:rPr>
        <w:t>조</w:t>
      </w:r>
      <w:r w:rsidRPr="00CB2B3F">
        <w:rPr>
          <w:szCs w:val="22"/>
        </w:rPr>
        <w:t xml:space="preserve">, </w:t>
      </w:r>
      <w:r w:rsidRPr="00CB2B3F">
        <w:rPr>
          <w:szCs w:val="22"/>
        </w:rPr>
        <w:t>상법</w:t>
      </w:r>
      <w:r w:rsidRPr="00CB2B3F">
        <w:rPr>
          <w:szCs w:val="22"/>
        </w:rPr>
        <w:t xml:space="preserve"> </w:t>
      </w:r>
      <w:r w:rsidRPr="00CB2B3F">
        <w:rPr>
          <w:szCs w:val="22"/>
        </w:rPr>
        <w:t>제</w:t>
      </w:r>
      <w:r w:rsidRPr="00CB2B3F">
        <w:rPr>
          <w:szCs w:val="22"/>
        </w:rPr>
        <w:t>386</w:t>
      </w:r>
      <w:r w:rsidRPr="00CB2B3F">
        <w:rPr>
          <w:szCs w:val="22"/>
        </w:rPr>
        <w:t>조</w:t>
      </w:r>
      <w:r w:rsidRPr="00CB2B3F">
        <w:rPr>
          <w:szCs w:val="22"/>
        </w:rPr>
        <w:t xml:space="preserve">). </w:t>
      </w:r>
    </w:p>
    <w:p w14:paraId="24E96AFF" w14:textId="77777777" w:rsidR="00026A7E" w:rsidRDefault="00026A7E" w:rsidP="00026A7E">
      <w:pPr>
        <w:pStyle w:val="a5"/>
        <w:spacing w:after="240" w:line="350" w:lineRule="atLeast"/>
        <w:ind w:leftChars="0" w:left="1814"/>
        <w:rPr>
          <w:szCs w:val="22"/>
        </w:rPr>
      </w:pPr>
      <w:r w:rsidRPr="00CB2B3F">
        <w:rPr>
          <w:szCs w:val="22"/>
        </w:rPr>
        <w:t>본건</w:t>
      </w:r>
      <w:r w:rsidRPr="00CB2B3F">
        <w:rPr>
          <w:szCs w:val="22"/>
        </w:rPr>
        <w:t xml:space="preserve"> </w:t>
      </w:r>
      <w:r w:rsidRPr="00CB2B3F">
        <w:rPr>
          <w:szCs w:val="22"/>
        </w:rPr>
        <w:t>거래의</w:t>
      </w:r>
      <w:r w:rsidRPr="00CB2B3F">
        <w:rPr>
          <w:szCs w:val="22"/>
        </w:rPr>
        <w:t xml:space="preserve"> </w:t>
      </w:r>
      <w:r w:rsidRPr="00CB2B3F">
        <w:rPr>
          <w:szCs w:val="22"/>
        </w:rPr>
        <w:t>종결</w:t>
      </w:r>
      <w:r>
        <w:rPr>
          <w:rFonts w:hint="eastAsia"/>
          <w:szCs w:val="22"/>
        </w:rPr>
        <w:t xml:space="preserve"> </w:t>
      </w:r>
      <w:r>
        <w:rPr>
          <w:rFonts w:hint="eastAsia"/>
          <w:szCs w:val="22"/>
        </w:rPr>
        <w:t>전에</w:t>
      </w:r>
      <w:r>
        <w:rPr>
          <w:rFonts w:hint="eastAsia"/>
          <w:szCs w:val="22"/>
        </w:rPr>
        <w:t xml:space="preserve"> </w:t>
      </w:r>
      <w:r>
        <w:rPr>
          <w:rFonts w:hint="eastAsia"/>
          <w:szCs w:val="22"/>
        </w:rPr>
        <w:t>개최되는</w:t>
      </w:r>
      <w:r>
        <w:rPr>
          <w:rFonts w:hint="eastAsia"/>
          <w:szCs w:val="22"/>
        </w:rPr>
        <w:t xml:space="preserve"> </w:t>
      </w:r>
      <w:r>
        <w:rPr>
          <w:rFonts w:hint="eastAsia"/>
          <w:szCs w:val="22"/>
        </w:rPr>
        <w:t>대상회사의</w:t>
      </w:r>
      <w:r>
        <w:rPr>
          <w:rFonts w:hint="eastAsia"/>
          <w:szCs w:val="22"/>
        </w:rPr>
        <w:t xml:space="preserve"> </w:t>
      </w:r>
      <w:r>
        <w:rPr>
          <w:rFonts w:hint="eastAsia"/>
          <w:szCs w:val="22"/>
        </w:rPr>
        <w:t>임시주주총회에서</w:t>
      </w:r>
      <w:r>
        <w:rPr>
          <w:rFonts w:hint="eastAsia"/>
          <w:szCs w:val="22"/>
        </w:rPr>
        <w:t xml:space="preserve"> </w:t>
      </w:r>
      <w:r>
        <w:rPr>
          <w:rFonts w:hint="eastAsia"/>
          <w:szCs w:val="22"/>
        </w:rPr>
        <w:t>새로운</w:t>
      </w:r>
      <w:r>
        <w:rPr>
          <w:rFonts w:hint="eastAsia"/>
          <w:szCs w:val="22"/>
        </w:rPr>
        <w:t xml:space="preserve"> </w:t>
      </w:r>
      <w:r>
        <w:rPr>
          <w:rFonts w:hint="eastAsia"/>
          <w:szCs w:val="22"/>
        </w:rPr>
        <w:t>감사위원</w:t>
      </w:r>
      <w:r>
        <w:rPr>
          <w:rFonts w:hint="eastAsia"/>
          <w:szCs w:val="22"/>
        </w:rPr>
        <w:t xml:space="preserve"> </w:t>
      </w:r>
      <w:r>
        <w:rPr>
          <w:rFonts w:hint="eastAsia"/>
          <w:szCs w:val="22"/>
        </w:rPr>
        <w:t>선임</w:t>
      </w:r>
      <w:r>
        <w:rPr>
          <w:rFonts w:hint="eastAsia"/>
          <w:szCs w:val="22"/>
        </w:rPr>
        <w:t xml:space="preserve"> </w:t>
      </w:r>
      <w:r>
        <w:rPr>
          <w:rFonts w:hint="eastAsia"/>
          <w:szCs w:val="22"/>
        </w:rPr>
        <w:t>의안이</w:t>
      </w:r>
      <w:r>
        <w:rPr>
          <w:rFonts w:hint="eastAsia"/>
          <w:szCs w:val="22"/>
        </w:rPr>
        <w:t xml:space="preserve"> </w:t>
      </w:r>
      <w:r>
        <w:rPr>
          <w:rFonts w:hint="eastAsia"/>
          <w:szCs w:val="22"/>
        </w:rPr>
        <w:t>전부</w:t>
      </w:r>
      <w:r>
        <w:rPr>
          <w:rFonts w:hint="eastAsia"/>
          <w:szCs w:val="22"/>
        </w:rPr>
        <w:t xml:space="preserve"> </w:t>
      </w:r>
      <w:r>
        <w:rPr>
          <w:rFonts w:hint="eastAsia"/>
          <w:szCs w:val="22"/>
        </w:rPr>
        <w:t>또는</w:t>
      </w:r>
      <w:r>
        <w:rPr>
          <w:rFonts w:hint="eastAsia"/>
          <w:szCs w:val="22"/>
        </w:rPr>
        <w:t xml:space="preserve"> </w:t>
      </w:r>
      <w:r>
        <w:rPr>
          <w:rFonts w:hint="eastAsia"/>
          <w:szCs w:val="22"/>
        </w:rPr>
        <w:t>일부</w:t>
      </w:r>
      <w:r>
        <w:rPr>
          <w:rFonts w:hint="eastAsia"/>
          <w:szCs w:val="22"/>
        </w:rPr>
        <w:t xml:space="preserve"> </w:t>
      </w:r>
      <w:r>
        <w:rPr>
          <w:rFonts w:hint="eastAsia"/>
          <w:szCs w:val="22"/>
        </w:rPr>
        <w:t>부결되는</w:t>
      </w:r>
      <w:r>
        <w:rPr>
          <w:rFonts w:hint="eastAsia"/>
          <w:szCs w:val="22"/>
        </w:rPr>
        <w:t xml:space="preserve"> </w:t>
      </w:r>
      <w:r>
        <w:rPr>
          <w:rFonts w:hint="eastAsia"/>
          <w:szCs w:val="22"/>
        </w:rPr>
        <w:t>경우</w:t>
      </w:r>
      <w:r w:rsidRPr="00CB2B3F">
        <w:rPr>
          <w:szCs w:val="22"/>
        </w:rPr>
        <w:t xml:space="preserve">, </w:t>
      </w:r>
      <w:r w:rsidRPr="00CB2B3F">
        <w:rPr>
          <w:szCs w:val="22"/>
        </w:rPr>
        <w:t>사임한</w:t>
      </w:r>
      <w:r w:rsidRPr="00CB2B3F">
        <w:rPr>
          <w:szCs w:val="22"/>
        </w:rPr>
        <w:t xml:space="preserve"> </w:t>
      </w:r>
      <w:r w:rsidRPr="00CB2B3F">
        <w:rPr>
          <w:szCs w:val="22"/>
        </w:rPr>
        <w:t>각</w:t>
      </w:r>
      <w:r w:rsidRPr="00CB2B3F">
        <w:rPr>
          <w:szCs w:val="22"/>
        </w:rPr>
        <w:t xml:space="preserve"> </w:t>
      </w:r>
      <w:r>
        <w:rPr>
          <w:rFonts w:hint="eastAsia"/>
          <w:szCs w:val="22"/>
        </w:rPr>
        <w:t>감사위원은</w:t>
      </w:r>
      <w:r>
        <w:rPr>
          <w:rFonts w:hint="eastAsia"/>
          <w:szCs w:val="22"/>
        </w:rPr>
        <w:t xml:space="preserve"> </w:t>
      </w:r>
      <w:r>
        <w:rPr>
          <w:rFonts w:hint="eastAsia"/>
          <w:szCs w:val="22"/>
        </w:rPr>
        <w:t>후임</w:t>
      </w:r>
      <w:r>
        <w:rPr>
          <w:rFonts w:hint="eastAsia"/>
          <w:szCs w:val="22"/>
        </w:rPr>
        <w:t xml:space="preserve"> </w:t>
      </w:r>
      <w:r>
        <w:rPr>
          <w:rFonts w:hint="eastAsia"/>
          <w:szCs w:val="22"/>
        </w:rPr>
        <w:t>이사가</w:t>
      </w:r>
      <w:r>
        <w:rPr>
          <w:rFonts w:hint="eastAsia"/>
          <w:szCs w:val="22"/>
        </w:rPr>
        <w:t xml:space="preserve"> </w:t>
      </w:r>
      <w:r>
        <w:rPr>
          <w:rFonts w:hint="eastAsia"/>
          <w:szCs w:val="22"/>
        </w:rPr>
        <w:t>선임될</w:t>
      </w:r>
      <w:r>
        <w:rPr>
          <w:rFonts w:hint="eastAsia"/>
          <w:szCs w:val="22"/>
        </w:rPr>
        <w:t xml:space="preserve"> </w:t>
      </w:r>
      <w:r w:rsidRPr="00CB2B3F">
        <w:rPr>
          <w:szCs w:val="22"/>
        </w:rPr>
        <w:t>때까지</w:t>
      </w:r>
      <w:r w:rsidRPr="00CB2B3F">
        <w:rPr>
          <w:szCs w:val="22"/>
        </w:rPr>
        <w:t xml:space="preserve"> </w:t>
      </w:r>
      <w:r w:rsidRPr="00CB2B3F">
        <w:rPr>
          <w:szCs w:val="22"/>
        </w:rPr>
        <w:t>이사</w:t>
      </w:r>
      <w:r w:rsidRPr="00CB2B3F">
        <w:rPr>
          <w:szCs w:val="22"/>
        </w:rPr>
        <w:t xml:space="preserve"> </w:t>
      </w:r>
      <w:r w:rsidRPr="00CB2B3F">
        <w:rPr>
          <w:szCs w:val="22"/>
        </w:rPr>
        <w:t>및</w:t>
      </w:r>
      <w:r w:rsidRPr="00CB2B3F">
        <w:rPr>
          <w:szCs w:val="22"/>
        </w:rPr>
        <w:t xml:space="preserve"> </w:t>
      </w:r>
      <w:r w:rsidRPr="00CB2B3F">
        <w:rPr>
          <w:szCs w:val="22"/>
        </w:rPr>
        <w:t>감사위원으로서</w:t>
      </w:r>
      <w:r w:rsidRPr="00CB2B3F">
        <w:rPr>
          <w:szCs w:val="22"/>
        </w:rPr>
        <w:t xml:space="preserve"> </w:t>
      </w:r>
      <w:r w:rsidRPr="00CB2B3F">
        <w:rPr>
          <w:szCs w:val="22"/>
        </w:rPr>
        <w:t>권리의무를</w:t>
      </w:r>
      <w:r w:rsidRPr="00CB2B3F">
        <w:rPr>
          <w:szCs w:val="22"/>
        </w:rPr>
        <w:t xml:space="preserve"> </w:t>
      </w:r>
      <w:r w:rsidRPr="00CB2B3F">
        <w:rPr>
          <w:szCs w:val="22"/>
        </w:rPr>
        <w:t>유지하</w:t>
      </w:r>
      <w:r>
        <w:rPr>
          <w:rFonts w:hint="eastAsia"/>
          <w:szCs w:val="22"/>
        </w:rPr>
        <w:t>게</w:t>
      </w:r>
      <w:r>
        <w:rPr>
          <w:rFonts w:hint="eastAsia"/>
          <w:szCs w:val="22"/>
        </w:rPr>
        <w:t xml:space="preserve"> </w:t>
      </w:r>
      <w:r>
        <w:rPr>
          <w:rFonts w:hint="eastAsia"/>
          <w:szCs w:val="22"/>
        </w:rPr>
        <w:t>됨</w:t>
      </w:r>
      <w:r>
        <w:rPr>
          <w:rFonts w:hint="eastAsia"/>
          <w:szCs w:val="22"/>
        </w:rPr>
        <w:t>.</w:t>
      </w:r>
      <w:r>
        <w:rPr>
          <w:szCs w:val="22"/>
        </w:rPr>
        <w:t xml:space="preserve"> </w:t>
      </w:r>
    </w:p>
    <w:p w14:paraId="29BA81B2" w14:textId="77777777" w:rsidR="00026A7E" w:rsidRDefault="00026A7E" w:rsidP="00026A7E">
      <w:pPr>
        <w:pStyle w:val="a5"/>
        <w:spacing w:after="240" w:line="350" w:lineRule="atLeast"/>
        <w:ind w:leftChars="0" w:left="1814"/>
        <w:rPr>
          <w:szCs w:val="22"/>
        </w:rPr>
      </w:pPr>
      <w:r>
        <w:rPr>
          <w:rFonts w:hint="eastAsia"/>
          <w:szCs w:val="22"/>
        </w:rPr>
        <w:t>특히</w:t>
      </w:r>
      <w:r>
        <w:rPr>
          <w:rFonts w:hint="eastAsia"/>
          <w:szCs w:val="22"/>
        </w:rPr>
        <w:t xml:space="preserve"> </w:t>
      </w:r>
      <w:r>
        <w:rPr>
          <w:rFonts w:hint="eastAsia"/>
          <w:szCs w:val="22"/>
        </w:rPr>
        <w:t>감사위원</w:t>
      </w:r>
      <w:r>
        <w:rPr>
          <w:rFonts w:hint="eastAsia"/>
          <w:szCs w:val="22"/>
        </w:rPr>
        <w:t xml:space="preserve"> 1</w:t>
      </w:r>
      <w:r>
        <w:rPr>
          <w:rFonts w:hint="eastAsia"/>
          <w:szCs w:val="22"/>
        </w:rPr>
        <w:t>인</w:t>
      </w:r>
      <w:r>
        <w:rPr>
          <w:rFonts w:hint="eastAsia"/>
          <w:szCs w:val="22"/>
        </w:rPr>
        <w:t xml:space="preserve"> </w:t>
      </w:r>
      <w:r>
        <w:rPr>
          <w:rFonts w:hint="eastAsia"/>
          <w:szCs w:val="22"/>
        </w:rPr>
        <w:t>또는</w:t>
      </w:r>
      <w:r>
        <w:rPr>
          <w:rFonts w:hint="eastAsia"/>
          <w:szCs w:val="22"/>
        </w:rPr>
        <w:t xml:space="preserve"> </w:t>
      </w:r>
      <w:r>
        <w:rPr>
          <w:szCs w:val="22"/>
        </w:rPr>
        <w:t>2</w:t>
      </w:r>
      <w:r>
        <w:rPr>
          <w:rFonts w:hint="eastAsia"/>
          <w:szCs w:val="22"/>
        </w:rPr>
        <w:t>인의</w:t>
      </w:r>
      <w:r>
        <w:rPr>
          <w:rFonts w:hint="eastAsia"/>
          <w:szCs w:val="22"/>
        </w:rPr>
        <w:t xml:space="preserve"> </w:t>
      </w:r>
      <w:r>
        <w:rPr>
          <w:rFonts w:hint="eastAsia"/>
          <w:szCs w:val="22"/>
        </w:rPr>
        <w:t>선임이</w:t>
      </w:r>
      <w:r>
        <w:rPr>
          <w:rFonts w:hint="eastAsia"/>
          <w:szCs w:val="22"/>
        </w:rPr>
        <w:t xml:space="preserve"> </w:t>
      </w:r>
      <w:r>
        <w:rPr>
          <w:rFonts w:hint="eastAsia"/>
          <w:szCs w:val="22"/>
        </w:rPr>
        <w:t>부결되어</w:t>
      </w:r>
      <w:r>
        <w:rPr>
          <w:rFonts w:hint="eastAsia"/>
          <w:szCs w:val="22"/>
        </w:rPr>
        <w:t xml:space="preserve"> </w:t>
      </w:r>
      <w:r>
        <w:rPr>
          <w:rFonts w:hint="eastAsia"/>
          <w:szCs w:val="22"/>
        </w:rPr>
        <w:t>결원이</w:t>
      </w:r>
      <w:r>
        <w:rPr>
          <w:rFonts w:hint="eastAsia"/>
          <w:szCs w:val="22"/>
        </w:rPr>
        <w:t xml:space="preserve"> 1</w:t>
      </w:r>
      <w:r>
        <w:rPr>
          <w:rFonts w:hint="eastAsia"/>
          <w:szCs w:val="22"/>
        </w:rPr>
        <w:t>인</w:t>
      </w:r>
      <w:r>
        <w:rPr>
          <w:rFonts w:hint="eastAsia"/>
          <w:szCs w:val="22"/>
        </w:rPr>
        <w:t xml:space="preserve"> </w:t>
      </w:r>
      <w:r>
        <w:rPr>
          <w:rFonts w:hint="eastAsia"/>
          <w:szCs w:val="22"/>
        </w:rPr>
        <w:t>또는</w:t>
      </w:r>
      <w:r>
        <w:rPr>
          <w:rFonts w:hint="eastAsia"/>
          <w:szCs w:val="22"/>
        </w:rPr>
        <w:t xml:space="preserve"> 2</w:t>
      </w:r>
      <w:r>
        <w:rPr>
          <w:rFonts w:hint="eastAsia"/>
          <w:szCs w:val="22"/>
        </w:rPr>
        <w:t>인에</w:t>
      </w:r>
      <w:r>
        <w:rPr>
          <w:rFonts w:hint="eastAsia"/>
          <w:szCs w:val="22"/>
        </w:rPr>
        <w:t xml:space="preserve"> </w:t>
      </w:r>
      <w:r>
        <w:rPr>
          <w:rFonts w:hint="eastAsia"/>
          <w:szCs w:val="22"/>
        </w:rPr>
        <w:t>대해</w:t>
      </w:r>
      <w:r>
        <w:rPr>
          <w:rFonts w:hint="eastAsia"/>
          <w:szCs w:val="22"/>
        </w:rPr>
        <w:t xml:space="preserve"> </w:t>
      </w:r>
      <w:r>
        <w:rPr>
          <w:rFonts w:hint="eastAsia"/>
          <w:szCs w:val="22"/>
        </w:rPr>
        <w:t>발생하는</w:t>
      </w:r>
      <w:r>
        <w:rPr>
          <w:rFonts w:hint="eastAsia"/>
          <w:szCs w:val="22"/>
        </w:rPr>
        <w:t xml:space="preserve"> </w:t>
      </w:r>
      <w:r>
        <w:rPr>
          <w:rFonts w:hint="eastAsia"/>
          <w:szCs w:val="22"/>
        </w:rPr>
        <w:t>경우에도</w:t>
      </w:r>
      <w:r>
        <w:rPr>
          <w:rFonts w:hint="eastAsia"/>
          <w:szCs w:val="22"/>
        </w:rPr>
        <w:t xml:space="preserve"> </w:t>
      </w:r>
      <w:r>
        <w:rPr>
          <w:rFonts w:hint="eastAsia"/>
          <w:szCs w:val="22"/>
        </w:rPr>
        <w:t>기존</w:t>
      </w:r>
      <w:r>
        <w:rPr>
          <w:rFonts w:hint="eastAsia"/>
          <w:szCs w:val="22"/>
        </w:rPr>
        <w:t xml:space="preserve"> </w:t>
      </w:r>
      <w:r>
        <w:rPr>
          <w:rFonts w:hint="eastAsia"/>
          <w:szCs w:val="22"/>
        </w:rPr>
        <w:t>감사위원</w:t>
      </w:r>
      <w:r>
        <w:rPr>
          <w:rFonts w:hint="eastAsia"/>
          <w:szCs w:val="22"/>
        </w:rPr>
        <w:t xml:space="preserve"> </w:t>
      </w:r>
      <w:r>
        <w:rPr>
          <w:szCs w:val="22"/>
        </w:rPr>
        <w:t>3</w:t>
      </w:r>
      <w:r>
        <w:rPr>
          <w:rFonts w:hint="eastAsia"/>
          <w:szCs w:val="22"/>
        </w:rPr>
        <w:t>인의</w:t>
      </w:r>
      <w:r>
        <w:rPr>
          <w:rFonts w:hint="eastAsia"/>
          <w:szCs w:val="22"/>
        </w:rPr>
        <w:t xml:space="preserve"> </w:t>
      </w:r>
      <w:r>
        <w:rPr>
          <w:rFonts w:hint="eastAsia"/>
          <w:szCs w:val="22"/>
        </w:rPr>
        <w:t>사임</w:t>
      </w:r>
      <w:r>
        <w:rPr>
          <w:rFonts w:hint="eastAsia"/>
          <w:szCs w:val="22"/>
        </w:rPr>
        <w:t xml:space="preserve"> </w:t>
      </w:r>
      <w:r>
        <w:rPr>
          <w:rFonts w:hint="eastAsia"/>
          <w:szCs w:val="22"/>
        </w:rPr>
        <w:t>시점이</w:t>
      </w:r>
      <w:r>
        <w:rPr>
          <w:rFonts w:hint="eastAsia"/>
          <w:szCs w:val="22"/>
        </w:rPr>
        <w:t xml:space="preserve"> </w:t>
      </w:r>
      <w:r>
        <w:rPr>
          <w:rFonts w:hint="eastAsia"/>
          <w:szCs w:val="22"/>
        </w:rPr>
        <w:t>다르지</w:t>
      </w:r>
      <w:r>
        <w:rPr>
          <w:rFonts w:hint="eastAsia"/>
          <w:szCs w:val="22"/>
        </w:rPr>
        <w:t xml:space="preserve"> </w:t>
      </w:r>
      <w:r>
        <w:rPr>
          <w:rFonts w:hint="eastAsia"/>
          <w:szCs w:val="22"/>
        </w:rPr>
        <w:t>않다면</w:t>
      </w:r>
      <w:r>
        <w:rPr>
          <w:rFonts w:hint="eastAsia"/>
          <w:szCs w:val="22"/>
        </w:rPr>
        <w:t xml:space="preserve"> </w:t>
      </w:r>
      <w:r>
        <w:rPr>
          <w:rFonts w:hint="eastAsia"/>
          <w:szCs w:val="22"/>
        </w:rPr>
        <w:t>전원이</w:t>
      </w:r>
      <w:r>
        <w:rPr>
          <w:rFonts w:hint="eastAsia"/>
          <w:szCs w:val="22"/>
        </w:rPr>
        <w:t xml:space="preserve"> </w:t>
      </w:r>
      <w:r>
        <w:rPr>
          <w:rFonts w:hint="eastAsia"/>
          <w:szCs w:val="22"/>
        </w:rPr>
        <w:t>유임되는</w:t>
      </w:r>
      <w:r>
        <w:rPr>
          <w:rFonts w:hint="eastAsia"/>
          <w:szCs w:val="22"/>
        </w:rPr>
        <w:t xml:space="preserve"> </w:t>
      </w:r>
      <w:r>
        <w:rPr>
          <w:rFonts w:hint="eastAsia"/>
          <w:szCs w:val="22"/>
        </w:rPr>
        <w:t>효과가</w:t>
      </w:r>
      <w:r>
        <w:rPr>
          <w:rFonts w:hint="eastAsia"/>
          <w:szCs w:val="22"/>
        </w:rPr>
        <w:t xml:space="preserve"> </w:t>
      </w:r>
      <w:r>
        <w:rPr>
          <w:rFonts w:hint="eastAsia"/>
          <w:szCs w:val="22"/>
        </w:rPr>
        <w:t>발생함</w:t>
      </w:r>
      <w:r>
        <w:rPr>
          <w:rFonts w:hint="eastAsia"/>
          <w:szCs w:val="22"/>
        </w:rPr>
        <w:t>.</w:t>
      </w:r>
      <w:r>
        <w:rPr>
          <w:rStyle w:val="ac"/>
          <w:szCs w:val="22"/>
        </w:rPr>
        <w:footnoteReference w:id="6"/>
      </w:r>
      <w:r>
        <w:rPr>
          <w:rFonts w:hint="eastAsia"/>
          <w:szCs w:val="22"/>
        </w:rPr>
        <w:t xml:space="preserve"> </w:t>
      </w:r>
    </w:p>
    <w:p w14:paraId="04DEF929" w14:textId="77777777" w:rsidR="00026A7E" w:rsidRPr="00391E14" w:rsidRDefault="00026A7E" w:rsidP="00026A7E">
      <w:pPr>
        <w:pStyle w:val="a5"/>
        <w:spacing w:after="240" w:line="350" w:lineRule="atLeast"/>
        <w:ind w:leftChars="0" w:left="1814"/>
        <w:rPr>
          <w:szCs w:val="22"/>
        </w:rPr>
      </w:pPr>
      <w:r>
        <w:rPr>
          <w:rFonts w:hint="eastAsia"/>
          <w:szCs w:val="22"/>
        </w:rPr>
        <w:t>그리고</w:t>
      </w:r>
      <w:r>
        <w:rPr>
          <w:rFonts w:hint="eastAsia"/>
          <w:szCs w:val="22"/>
        </w:rPr>
        <w:t xml:space="preserve"> </w:t>
      </w:r>
      <w:r>
        <w:rPr>
          <w:rFonts w:hint="eastAsia"/>
          <w:szCs w:val="22"/>
        </w:rPr>
        <w:t>선임이</w:t>
      </w:r>
      <w:r>
        <w:rPr>
          <w:rFonts w:hint="eastAsia"/>
          <w:szCs w:val="22"/>
        </w:rPr>
        <w:t xml:space="preserve"> </w:t>
      </w:r>
      <w:r>
        <w:rPr>
          <w:rFonts w:hint="eastAsia"/>
          <w:szCs w:val="22"/>
        </w:rPr>
        <w:t>부결된</w:t>
      </w:r>
      <w:r>
        <w:rPr>
          <w:rFonts w:hint="eastAsia"/>
          <w:szCs w:val="22"/>
        </w:rPr>
        <w:t xml:space="preserve"> </w:t>
      </w:r>
      <w:r>
        <w:rPr>
          <w:rFonts w:hint="eastAsia"/>
          <w:szCs w:val="22"/>
        </w:rPr>
        <w:t>후보자의</w:t>
      </w:r>
      <w:r>
        <w:rPr>
          <w:rFonts w:hint="eastAsia"/>
          <w:szCs w:val="22"/>
        </w:rPr>
        <w:t xml:space="preserve"> </w:t>
      </w:r>
      <w:r>
        <w:rPr>
          <w:rFonts w:hint="eastAsia"/>
          <w:szCs w:val="22"/>
        </w:rPr>
        <w:t>경우</w:t>
      </w:r>
      <w:r>
        <w:rPr>
          <w:rFonts w:hint="eastAsia"/>
          <w:szCs w:val="22"/>
        </w:rPr>
        <w:t>,</w:t>
      </w:r>
      <w:r>
        <w:rPr>
          <w:szCs w:val="22"/>
        </w:rPr>
        <w:t xml:space="preserve"> </w:t>
      </w:r>
      <w:r>
        <w:rPr>
          <w:rFonts w:hint="eastAsia"/>
          <w:szCs w:val="22"/>
        </w:rPr>
        <w:t>이사로는</w:t>
      </w:r>
      <w:r>
        <w:rPr>
          <w:rFonts w:hint="eastAsia"/>
          <w:szCs w:val="22"/>
        </w:rPr>
        <w:t xml:space="preserve"> </w:t>
      </w:r>
      <w:r>
        <w:rPr>
          <w:rFonts w:hint="eastAsia"/>
          <w:szCs w:val="22"/>
        </w:rPr>
        <w:t>선임되었으나</w:t>
      </w:r>
      <w:r>
        <w:rPr>
          <w:rFonts w:hint="eastAsia"/>
          <w:szCs w:val="22"/>
        </w:rPr>
        <w:t xml:space="preserve"> </w:t>
      </w:r>
      <w:r>
        <w:rPr>
          <w:rFonts w:hint="eastAsia"/>
          <w:szCs w:val="22"/>
        </w:rPr>
        <w:t>감사위원으로만</w:t>
      </w:r>
      <w:r>
        <w:rPr>
          <w:rFonts w:hint="eastAsia"/>
          <w:szCs w:val="22"/>
        </w:rPr>
        <w:t xml:space="preserve"> </w:t>
      </w:r>
      <w:r>
        <w:rPr>
          <w:rFonts w:hint="eastAsia"/>
          <w:szCs w:val="22"/>
        </w:rPr>
        <w:t>선임되지</w:t>
      </w:r>
      <w:r>
        <w:rPr>
          <w:rFonts w:hint="eastAsia"/>
          <w:szCs w:val="22"/>
        </w:rPr>
        <w:t xml:space="preserve"> </w:t>
      </w:r>
      <w:r>
        <w:rPr>
          <w:rFonts w:hint="eastAsia"/>
          <w:szCs w:val="22"/>
        </w:rPr>
        <w:t>않은</w:t>
      </w:r>
      <w:r>
        <w:rPr>
          <w:rFonts w:hint="eastAsia"/>
          <w:szCs w:val="22"/>
        </w:rPr>
        <w:t xml:space="preserve"> </w:t>
      </w:r>
      <w:r>
        <w:rPr>
          <w:rFonts w:hint="eastAsia"/>
          <w:szCs w:val="22"/>
        </w:rPr>
        <w:t>경우이면</w:t>
      </w:r>
      <w:r>
        <w:rPr>
          <w:rFonts w:hint="eastAsia"/>
          <w:szCs w:val="22"/>
        </w:rPr>
        <w:t xml:space="preserve"> </w:t>
      </w:r>
      <w:proofErr w:type="spellStart"/>
      <w:r>
        <w:rPr>
          <w:rFonts w:hint="eastAsia"/>
          <w:szCs w:val="22"/>
        </w:rPr>
        <w:t>이사로서의</w:t>
      </w:r>
      <w:proofErr w:type="spellEnd"/>
      <w:r>
        <w:rPr>
          <w:rFonts w:hint="eastAsia"/>
          <w:szCs w:val="22"/>
        </w:rPr>
        <w:t xml:space="preserve"> </w:t>
      </w:r>
      <w:r>
        <w:rPr>
          <w:rFonts w:hint="eastAsia"/>
          <w:szCs w:val="22"/>
        </w:rPr>
        <w:t>지위는</w:t>
      </w:r>
      <w:r>
        <w:rPr>
          <w:rFonts w:hint="eastAsia"/>
          <w:szCs w:val="22"/>
        </w:rPr>
        <w:t xml:space="preserve"> </w:t>
      </w:r>
      <w:r>
        <w:rPr>
          <w:rFonts w:hint="eastAsia"/>
          <w:szCs w:val="22"/>
        </w:rPr>
        <w:t>보유하게</w:t>
      </w:r>
      <w:r>
        <w:rPr>
          <w:rFonts w:hint="eastAsia"/>
          <w:szCs w:val="22"/>
        </w:rPr>
        <w:t xml:space="preserve"> </w:t>
      </w:r>
      <w:r>
        <w:rPr>
          <w:rFonts w:hint="eastAsia"/>
          <w:szCs w:val="22"/>
        </w:rPr>
        <w:t>되며</w:t>
      </w:r>
      <w:r>
        <w:rPr>
          <w:rFonts w:hint="eastAsia"/>
          <w:szCs w:val="22"/>
        </w:rPr>
        <w:t>,</w:t>
      </w:r>
      <w:r>
        <w:rPr>
          <w:szCs w:val="22"/>
        </w:rPr>
        <w:t xml:space="preserve"> </w:t>
      </w:r>
      <w:r>
        <w:rPr>
          <w:rFonts w:hint="eastAsia"/>
          <w:szCs w:val="22"/>
        </w:rPr>
        <w:t>분리선출</w:t>
      </w:r>
      <w:r>
        <w:rPr>
          <w:rFonts w:hint="eastAsia"/>
          <w:szCs w:val="22"/>
        </w:rPr>
        <w:t xml:space="preserve"> </w:t>
      </w:r>
      <w:r>
        <w:rPr>
          <w:rFonts w:hint="eastAsia"/>
          <w:szCs w:val="22"/>
        </w:rPr>
        <w:t>후보자가</w:t>
      </w:r>
      <w:r>
        <w:rPr>
          <w:rFonts w:hint="eastAsia"/>
          <w:szCs w:val="22"/>
        </w:rPr>
        <w:t xml:space="preserve"> </w:t>
      </w:r>
      <w:r>
        <w:rPr>
          <w:rFonts w:hint="eastAsia"/>
          <w:szCs w:val="22"/>
        </w:rPr>
        <w:t>부결된</w:t>
      </w:r>
      <w:r>
        <w:rPr>
          <w:rFonts w:hint="eastAsia"/>
          <w:szCs w:val="22"/>
        </w:rPr>
        <w:t xml:space="preserve"> </w:t>
      </w:r>
      <w:r>
        <w:rPr>
          <w:rFonts w:hint="eastAsia"/>
          <w:szCs w:val="22"/>
        </w:rPr>
        <w:t>경우에만</w:t>
      </w:r>
      <w:r>
        <w:rPr>
          <w:rFonts w:hint="eastAsia"/>
          <w:szCs w:val="22"/>
        </w:rPr>
        <w:t xml:space="preserve"> </w:t>
      </w:r>
      <w:proofErr w:type="spellStart"/>
      <w:r>
        <w:rPr>
          <w:rFonts w:hint="eastAsia"/>
          <w:szCs w:val="22"/>
        </w:rPr>
        <w:t>이사로서도</w:t>
      </w:r>
      <w:proofErr w:type="spellEnd"/>
      <w:r>
        <w:rPr>
          <w:rFonts w:hint="eastAsia"/>
          <w:szCs w:val="22"/>
        </w:rPr>
        <w:t xml:space="preserve"> </w:t>
      </w:r>
      <w:r>
        <w:rPr>
          <w:rFonts w:hint="eastAsia"/>
          <w:szCs w:val="22"/>
        </w:rPr>
        <w:t>지위를</w:t>
      </w:r>
      <w:r>
        <w:rPr>
          <w:rFonts w:hint="eastAsia"/>
          <w:szCs w:val="22"/>
        </w:rPr>
        <w:t xml:space="preserve"> </w:t>
      </w:r>
      <w:r>
        <w:rPr>
          <w:rFonts w:hint="eastAsia"/>
          <w:szCs w:val="22"/>
        </w:rPr>
        <w:t>갖지</w:t>
      </w:r>
      <w:r>
        <w:rPr>
          <w:rFonts w:hint="eastAsia"/>
          <w:szCs w:val="22"/>
        </w:rPr>
        <w:t xml:space="preserve"> </w:t>
      </w:r>
      <w:r>
        <w:rPr>
          <w:rFonts w:hint="eastAsia"/>
          <w:szCs w:val="22"/>
        </w:rPr>
        <w:t>못하게</w:t>
      </w:r>
      <w:r>
        <w:rPr>
          <w:rFonts w:hint="eastAsia"/>
          <w:szCs w:val="22"/>
        </w:rPr>
        <w:t xml:space="preserve"> </w:t>
      </w:r>
      <w:r>
        <w:rPr>
          <w:rFonts w:hint="eastAsia"/>
          <w:szCs w:val="22"/>
        </w:rPr>
        <w:t>됨</w:t>
      </w:r>
      <w:r>
        <w:rPr>
          <w:rFonts w:hint="eastAsia"/>
          <w:szCs w:val="22"/>
        </w:rPr>
        <w:t>.</w:t>
      </w:r>
      <w:r>
        <w:rPr>
          <w:szCs w:val="22"/>
        </w:rPr>
        <w:t xml:space="preserve"> </w:t>
      </w:r>
    </w:p>
    <w:p w14:paraId="79093AA3" w14:textId="77777777" w:rsidR="00026A7E" w:rsidRPr="00CB2B3F" w:rsidRDefault="00026A7E" w:rsidP="00026A7E">
      <w:pPr>
        <w:pStyle w:val="a5"/>
        <w:numPr>
          <w:ilvl w:val="0"/>
          <w:numId w:val="46"/>
        </w:numPr>
        <w:spacing w:after="240" w:line="350" w:lineRule="atLeast"/>
        <w:ind w:leftChars="0" w:left="1815" w:hanging="454"/>
        <w:rPr>
          <w:szCs w:val="22"/>
        </w:rPr>
      </w:pPr>
      <w:r>
        <w:rPr>
          <w:rFonts w:hint="eastAsia"/>
          <w:szCs w:val="22"/>
        </w:rPr>
        <w:t>거래종결</w:t>
      </w:r>
      <w:r>
        <w:rPr>
          <w:rFonts w:hint="eastAsia"/>
          <w:szCs w:val="22"/>
        </w:rPr>
        <w:t xml:space="preserve"> </w:t>
      </w:r>
      <w:r>
        <w:rPr>
          <w:rFonts w:hint="eastAsia"/>
          <w:szCs w:val="22"/>
        </w:rPr>
        <w:t>이후</w:t>
      </w:r>
    </w:p>
    <w:p w14:paraId="721B6783" w14:textId="77777777" w:rsidR="00026A7E" w:rsidRDefault="00026A7E" w:rsidP="00026A7E">
      <w:pPr>
        <w:pStyle w:val="a5"/>
        <w:spacing w:after="240"/>
        <w:ind w:leftChars="0" w:left="1814"/>
        <w:rPr>
          <w:szCs w:val="22"/>
        </w:rPr>
      </w:pPr>
      <w:r>
        <w:rPr>
          <w:rFonts w:hint="eastAsia"/>
          <w:szCs w:val="22"/>
        </w:rPr>
        <w:t>지금까지는</w:t>
      </w:r>
      <w:r>
        <w:rPr>
          <w:rFonts w:hint="eastAsia"/>
          <w:szCs w:val="22"/>
        </w:rPr>
        <w:t xml:space="preserve"> </w:t>
      </w:r>
      <w:r>
        <w:rPr>
          <w:rFonts w:hint="eastAsia"/>
          <w:szCs w:val="22"/>
        </w:rPr>
        <w:t>최대주주</w:t>
      </w:r>
      <w:r>
        <w:rPr>
          <w:rFonts w:hint="eastAsia"/>
          <w:szCs w:val="22"/>
        </w:rPr>
        <w:t xml:space="preserve"> </w:t>
      </w:r>
      <w:r>
        <w:rPr>
          <w:rFonts w:hint="eastAsia"/>
          <w:szCs w:val="22"/>
        </w:rPr>
        <w:t>외에</w:t>
      </w:r>
      <w:r>
        <w:rPr>
          <w:rFonts w:hint="eastAsia"/>
          <w:szCs w:val="22"/>
        </w:rPr>
        <w:t xml:space="preserve"> </w:t>
      </w:r>
      <w:r>
        <w:rPr>
          <w:rFonts w:hint="eastAsia"/>
          <w:szCs w:val="22"/>
        </w:rPr>
        <w:t>여러</w:t>
      </w:r>
      <w:r>
        <w:rPr>
          <w:rFonts w:hint="eastAsia"/>
          <w:szCs w:val="22"/>
        </w:rPr>
        <w:t xml:space="preserve"> </w:t>
      </w:r>
      <w:r>
        <w:rPr>
          <w:rFonts w:hint="eastAsia"/>
          <w:szCs w:val="22"/>
        </w:rPr>
        <w:t>특수관계인들이</w:t>
      </w:r>
      <w:r>
        <w:rPr>
          <w:rFonts w:hint="eastAsia"/>
          <w:szCs w:val="22"/>
        </w:rPr>
        <w:t xml:space="preserve"> </w:t>
      </w:r>
      <w:r>
        <w:rPr>
          <w:rFonts w:hint="eastAsia"/>
          <w:szCs w:val="22"/>
        </w:rPr>
        <w:t>주식을</w:t>
      </w:r>
      <w:r>
        <w:rPr>
          <w:rFonts w:hint="eastAsia"/>
          <w:szCs w:val="22"/>
        </w:rPr>
        <w:t xml:space="preserve"> </w:t>
      </w:r>
      <w:r>
        <w:rPr>
          <w:rFonts w:hint="eastAsia"/>
          <w:szCs w:val="22"/>
        </w:rPr>
        <w:t>나누어</w:t>
      </w:r>
      <w:r>
        <w:rPr>
          <w:rFonts w:hint="eastAsia"/>
          <w:szCs w:val="22"/>
        </w:rPr>
        <w:t xml:space="preserve"> </w:t>
      </w:r>
      <w:r>
        <w:rPr>
          <w:rFonts w:hint="eastAsia"/>
          <w:szCs w:val="22"/>
        </w:rPr>
        <w:t>소유하고</w:t>
      </w:r>
      <w:r>
        <w:rPr>
          <w:rFonts w:hint="eastAsia"/>
          <w:szCs w:val="22"/>
        </w:rPr>
        <w:t xml:space="preserve"> </w:t>
      </w:r>
      <w:r>
        <w:rPr>
          <w:rFonts w:hint="eastAsia"/>
          <w:szCs w:val="22"/>
        </w:rPr>
        <w:t>있었으므로</w:t>
      </w:r>
      <w:r>
        <w:rPr>
          <w:rFonts w:hint="eastAsia"/>
          <w:szCs w:val="22"/>
        </w:rPr>
        <w:t xml:space="preserve"> </w:t>
      </w:r>
      <w:r>
        <w:rPr>
          <w:rFonts w:hint="eastAsia"/>
          <w:szCs w:val="22"/>
        </w:rPr>
        <w:t>사외이사인</w:t>
      </w:r>
      <w:r>
        <w:rPr>
          <w:rFonts w:hint="eastAsia"/>
          <w:szCs w:val="22"/>
        </w:rPr>
        <w:t xml:space="preserve"> </w:t>
      </w:r>
      <w:r>
        <w:rPr>
          <w:rFonts w:hint="eastAsia"/>
          <w:szCs w:val="22"/>
        </w:rPr>
        <w:t>감사위원을</w:t>
      </w:r>
      <w:r>
        <w:rPr>
          <w:rFonts w:hint="eastAsia"/>
          <w:szCs w:val="22"/>
        </w:rPr>
        <w:t xml:space="preserve"> </w:t>
      </w:r>
      <w:r>
        <w:rPr>
          <w:rFonts w:hint="eastAsia"/>
          <w:szCs w:val="22"/>
        </w:rPr>
        <w:t>선임할</w:t>
      </w:r>
      <w:r>
        <w:rPr>
          <w:rFonts w:hint="eastAsia"/>
          <w:szCs w:val="22"/>
        </w:rPr>
        <w:t xml:space="preserve"> </w:t>
      </w:r>
      <w:r>
        <w:rPr>
          <w:rFonts w:hint="eastAsia"/>
          <w:szCs w:val="22"/>
        </w:rPr>
        <w:t>경우</w:t>
      </w:r>
      <w:r>
        <w:rPr>
          <w:rFonts w:hint="eastAsia"/>
          <w:szCs w:val="22"/>
        </w:rPr>
        <w:t xml:space="preserve"> </w:t>
      </w:r>
      <w:r>
        <w:rPr>
          <w:rFonts w:hint="eastAsia"/>
          <w:szCs w:val="22"/>
        </w:rPr>
        <w:t>각자</w:t>
      </w:r>
      <w:r>
        <w:rPr>
          <w:rFonts w:hint="eastAsia"/>
          <w:szCs w:val="22"/>
        </w:rPr>
        <w:t xml:space="preserve"> </w:t>
      </w:r>
      <w:r>
        <w:rPr>
          <w:szCs w:val="22"/>
        </w:rPr>
        <w:t xml:space="preserve">3% </w:t>
      </w:r>
      <w:r>
        <w:rPr>
          <w:rFonts w:hint="eastAsia"/>
          <w:szCs w:val="22"/>
        </w:rPr>
        <w:t>이내에서</w:t>
      </w:r>
      <w:r>
        <w:rPr>
          <w:rFonts w:hint="eastAsia"/>
          <w:szCs w:val="22"/>
        </w:rPr>
        <w:t xml:space="preserve"> </w:t>
      </w:r>
      <w:r>
        <w:rPr>
          <w:rFonts w:hint="eastAsia"/>
          <w:szCs w:val="22"/>
        </w:rPr>
        <w:t>의결권을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있어서</w:t>
      </w:r>
      <w:r>
        <w:rPr>
          <w:rFonts w:hint="eastAsia"/>
          <w:szCs w:val="22"/>
        </w:rPr>
        <w:t xml:space="preserve"> </w:t>
      </w:r>
      <w:r>
        <w:rPr>
          <w:rFonts w:hint="eastAsia"/>
          <w:szCs w:val="22"/>
        </w:rPr>
        <w:t>큰</w:t>
      </w:r>
      <w:r>
        <w:rPr>
          <w:rFonts w:hint="eastAsia"/>
          <w:szCs w:val="22"/>
        </w:rPr>
        <w:t xml:space="preserve"> </w:t>
      </w:r>
      <w:r>
        <w:rPr>
          <w:rFonts w:hint="eastAsia"/>
          <w:szCs w:val="22"/>
        </w:rPr>
        <w:t>어려움이</w:t>
      </w:r>
      <w:r>
        <w:rPr>
          <w:rFonts w:hint="eastAsia"/>
          <w:szCs w:val="22"/>
        </w:rPr>
        <w:t xml:space="preserve"> </w:t>
      </w:r>
      <w:r>
        <w:rPr>
          <w:rFonts w:hint="eastAsia"/>
          <w:szCs w:val="22"/>
        </w:rPr>
        <w:t>없을</w:t>
      </w:r>
      <w:r>
        <w:rPr>
          <w:rFonts w:hint="eastAsia"/>
          <w:szCs w:val="22"/>
        </w:rPr>
        <w:t xml:space="preserve"> </w:t>
      </w:r>
      <w:r>
        <w:rPr>
          <w:rFonts w:hint="eastAsia"/>
          <w:szCs w:val="22"/>
        </w:rPr>
        <w:t>수</w:t>
      </w:r>
      <w:r>
        <w:rPr>
          <w:rFonts w:hint="eastAsia"/>
          <w:szCs w:val="22"/>
        </w:rPr>
        <w:t xml:space="preserve"> </w:t>
      </w:r>
      <w:r>
        <w:rPr>
          <w:rFonts w:hint="eastAsia"/>
          <w:szCs w:val="22"/>
        </w:rPr>
        <w:t>있었으나</w:t>
      </w:r>
      <w:r>
        <w:rPr>
          <w:rFonts w:hint="eastAsia"/>
          <w:szCs w:val="22"/>
        </w:rPr>
        <w:t xml:space="preserve">, </w:t>
      </w:r>
      <w:r>
        <w:rPr>
          <w:rFonts w:hint="eastAsia"/>
          <w:szCs w:val="22"/>
        </w:rPr>
        <w:t>거래종결</w:t>
      </w:r>
      <w:r>
        <w:rPr>
          <w:rFonts w:hint="eastAsia"/>
          <w:szCs w:val="22"/>
        </w:rPr>
        <w:t xml:space="preserve"> </w:t>
      </w:r>
      <w:r>
        <w:rPr>
          <w:rFonts w:hint="eastAsia"/>
          <w:szCs w:val="22"/>
        </w:rPr>
        <w:t>이후에는</w:t>
      </w:r>
      <w:r>
        <w:rPr>
          <w:rFonts w:hint="eastAsia"/>
          <w:szCs w:val="22"/>
        </w:rPr>
        <w:t xml:space="preserve"> </w:t>
      </w:r>
      <w:r>
        <w:rPr>
          <w:rFonts w:hint="eastAsia"/>
          <w:szCs w:val="22"/>
        </w:rPr>
        <w:t>투자자가</w:t>
      </w:r>
      <w:r>
        <w:rPr>
          <w:rFonts w:hint="eastAsia"/>
          <w:szCs w:val="22"/>
        </w:rPr>
        <w:t xml:space="preserve"> </w:t>
      </w:r>
      <w:r>
        <w:rPr>
          <w:rFonts w:hint="eastAsia"/>
          <w:szCs w:val="22"/>
        </w:rPr>
        <w:t>단독으로</w:t>
      </w:r>
      <w:r>
        <w:rPr>
          <w:rFonts w:hint="eastAsia"/>
          <w:szCs w:val="22"/>
        </w:rPr>
        <w:t xml:space="preserve"> </w:t>
      </w:r>
      <w:r>
        <w:rPr>
          <w:rFonts w:hint="eastAsia"/>
          <w:szCs w:val="22"/>
        </w:rPr>
        <w:t>주식을</w:t>
      </w:r>
      <w:r>
        <w:rPr>
          <w:rFonts w:hint="eastAsia"/>
          <w:szCs w:val="22"/>
        </w:rPr>
        <w:t xml:space="preserve"> </w:t>
      </w:r>
      <w:r>
        <w:rPr>
          <w:rFonts w:hint="eastAsia"/>
          <w:szCs w:val="22"/>
        </w:rPr>
        <w:t>소유할</w:t>
      </w:r>
      <w:r>
        <w:rPr>
          <w:rFonts w:hint="eastAsia"/>
          <w:szCs w:val="22"/>
        </w:rPr>
        <w:t xml:space="preserve"> </w:t>
      </w:r>
      <w:r>
        <w:rPr>
          <w:rFonts w:hint="eastAsia"/>
          <w:szCs w:val="22"/>
        </w:rPr>
        <w:t>것이어서</w:t>
      </w:r>
      <w:r>
        <w:rPr>
          <w:rFonts w:hint="eastAsia"/>
          <w:szCs w:val="22"/>
        </w:rPr>
        <w:t xml:space="preserve"> </w:t>
      </w:r>
      <w:r>
        <w:rPr>
          <w:szCs w:val="22"/>
        </w:rPr>
        <w:t xml:space="preserve">3% </w:t>
      </w:r>
      <w:r>
        <w:rPr>
          <w:rFonts w:hint="eastAsia"/>
          <w:szCs w:val="22"/>
        </w:rPr>
        <w:t>제한의</w:t>
      </w:r>
      <w:r>
        <w:rPr>
          <w:rFonts w:hint="eastAsia"/>
          <w:szCs w:val="22"/>
        </w:rPr>
        <w:t xml:space="preserve"> </w:t>
      </w:r>
      <w:r>
        <w:rPr>
          <w:rFonts w:hint="eastAsia"/>
          <w:szCs w:val="22"/>
        </w:rPr>
        <w:t>영향이</w:t>
      </w:r>
      <w:r>
        <w:rPr>
          <w:rFonts w:hint="eastAsia"/>
          <w:szCs w:val="22"/>
        </w:rPr>
        <w:t xml:space="preserve"> </w:t>
      </w:r>
      <w:r>
        <w:rPr>
          <w:rFonts w:hint="eastAsia"/>
          <w:szCs w:val="22"/>
        </w:rPr>
        <w:t>클</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205F06CD" w14:textId="77777777" w:rsidR="00026A7E" w:rsidRPr="00CB2B3F" w:rsidRDefault="00026A7E" w:rsidP="00026A7E">
      <w:pPr>
        <w:pStyle w:val="a5"/>
        <w:spacing w:after="240"/>
        <w:ind w:leftChars="0" w:left="1814"/>
        <w:rPr>
          <w:szCs w:val="22"/>
        </w:rPr>
      </w:pPr>
      <w:r>
        <w:rPr>
          <w:rFonts w:hint="eastAsia"/>
          <w:szCs w:val="22"/>
        </w:rPr>
        <w:t>이와</w:t>
      </w:r>
      <w:r>
        <w:rPr>
          <w:rFonts w:hint="eastAsia"/>
          <w:szCs w:val="22"/>
        </w:rPr>
        <w:t xml:space="preserve"> </w:t>
      </w:r>
      <w:r>
        <w:rPr>
          <w:rFonts w:hint="eastAsia"/>
          <w:szCs w:val="22"/>
        </w:rPr>
        <w:t>관련하여</w:t>
      </w:r>
      <w:r>
        <w:rPr>
          <w:rFonts w:hint="eastAsia"/>
          <w:szCs w:val="22"/>
        </w:rPr>
        <w:t xml:space="preserve"> </w:t>
      </w:r>
      <w:r w:rsidRPr="00CA3551">
        <w:rPr>
          <w:rFonts w:hint="eastAsia"/>
          <w:szCs w:val="22"/>
        </w:rPr>
        <w:t>Teton Capital Partners L.P.</w:t>
      </w:r>
      <w:r>
        <w:rPr>
          <w:rFonts w:hint="eastAsia"/>
          <w:szCs w:val="22"/>
        </w:rPr>
        <w:t>과의</w:t>
      </w:r>
      <w:r>
        <w:rPr>
          <w:rFonts w:hint="eastAsia"/>
          <w:szCs w:val="22"/>
        </w:rPr>
        <w:t xml:space="preserve"> </w:t>
      </w:r>
      <w:r>
        <w:rPr>
          <w:rFonts w:hint="eastAsia"/>
          <w:szCs w:val="22"/>
        </w:rPr>
        <w:t>관계가</w:t>
      </w:r>
      <w:r>
        <w:rPr>
          <w:rFonts w:hint="eastAsia"/>
          <w:szCs w:val="22"/>
        </w:rPr>
        <w:t xml:space="preserve"> </w:t>
      </w:r>
      <w:r>
        <w:rPr>
          <w:rFonts w:hint="eastAsia"/>
          <w:szCs w:val="22"/>
        </w:rPr>
        <w:t>우호적으로</w:t>
      </w:r>
      <w:r>
        <w:rPr>
          <w:rFonts w:hint="eastAsia"/>
          <w:szCs w:val="22"/>
        </w:rPr>
        <w:t xml:space="preserve"> </w:t>
      </w:r>
      <w:r>
        <w:rPr>
          <w:rFonts w:hint="eastAsia"/>
          <w:szCs w:val="22"/>
        </w:rPr>
        <w:t>형성되지</w:t>
      </w:r>
      <w:r>
        <w:rPr>
          <w:rFonts w:hint="eastAsia"/>
          <w:szCs w:val="22"/>
        </w:rPr>
        <w:t xml:space="preserve"> </w:t>
      </w:r>
      <w:r>
        <w:rPr>
          <w:rFonts w:hint="eastAsia"/>
          <w:szCs w:val="22"/>
        </w:rPr>
        <w:t>못할</w:t>
      </w:r>
      <w:r>
        <w:rPr>
          <w:rFonts w:hint="eastAsia"/>
          <w:szCs w:val="22"/>
        </w:rPr>
        <w:t xml:space="preserve"> </w:t>
      </w:r>
      <w:r>
        <w:rPr>
          <w:rFonts w:hint="eastAsia"/>
          <w:szCs w:val="22"/>
        </w:rPr>
        <w:t>경우</w:t>
      </w:r>
      <w:r>
        <w:rPr>
          <w:rFonts w:hint="eastAsia"/>
          <w:szCs w:val="22"/>
        </w:rPr>
        <w:t xml:space="preserve"> </w:t>
      </w:r>
      <w:r w:rsidRPr="00CA3551">
        <w:rPr>
          <w:rFonts w:hint="eastAsia"/>
          <w:szCs w:val="22"/>
        </w:rPr>
        <w:t>Teton Capital Partners L.P.</w:t>
      </w:r>
      <w:r>
        <w:rPr>
          <w:rFonts w:hint="eastAsia"/>
          <w:szCs w:val="22"/>
        </w:rPr>
        <w:t>의</w:t>
      </w:r>
      <w:r>
        <w:rPr>
          <w:rFonts w:hint="eastAsia"/>
          <w:szCs w:val="22"/>
        </w:rPr>
        <w:t xml:space="preserve"> </w:t>
      </w:r>
      <w:r>
        <w:rPr>
          <w:rFonts w:hint="eastAsia"/>
          <w:szCs w:val="22"/>
        </w:rPr>
        <w:t>반대로</w:t>
      </w:r>
      <w:r>
        <w:rPr>
          <w:rFonts w:hint="eastAsia"/>
          <w:szCs w:val="22"/>
        </w:rPr>
        <w:t xml:space="preserve"> </w:t>
      </w:r>
      <w:r>
        <w:rPr>
          <w:rFonts w:hint="eastAsia"/>
          <w:szCs w:val="22"/>
        </w:rPr>
        <w:t>감사위원</w:t>
      </w:r>
      <w:r>
        <w:rPr>
          <w:rFonts w:hint="eastAsia"/>
          <w:szCs w:val="22"/>
        </w:rPr>
        <w:t xml:space="preserve"> </w:t>
      </w:r>
      <w:r>
        <w:rPr>
          <w:rFonts w:hint="eastAsia"/>
          <w:szCs w:val="22"/>
        </w:rPr>
        <w:t>선임에</w:t>
      </w:r>
      <w:r>
        <w:rPr>
          <w:rFonts w:hint="eastAsia"/>
          <w:szCs w:val="22"/>
        </w:rPr>
        <w:t xml:space="preserve"> </w:t>
      </w:r>
      <w:r>
        <w:rPr>
          <w:rFonts w:hint="eastAsia"/>
          <w:szCs w:val="22"/>
        </w:rPr>
        <w:t>어려움이</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있을</w:t>
      </w:r>
      <w:r>
        <w:rPr>
          <w:rFonts w:hint="eastAsia"/>
          <w:szCs w:val="22"/>
        </w:rPr>
        <w:t xml:space="preserve"> </w:t>
      </w:r>
      <w:r>
        <w:rPr>
          <w:rFonts w:hint="eastAsia"/>
          <w:szCs w:val="22"/>
        </w:rPr>
        <w:t>것임</w:t>
      </w:r>
      <w:r>
        <w:rPr>
          <w:szCs w:val="22"/>
        </w:rPr>
        <w:t xml:space="preserve">. </w:t>
      </w:r>
    </w:p>
    <w:p w14:paraId="7894A3D6" w14:textId="77777777" w:rsidR="00026A7E" w:rsidRPr="00CB2B3F" w:rsidRDefault="00026A7E" w:rsidP="00026A7E">
      <w:pPr>
        <w:pStyle w:val="a5"/>
        <w:spacing w:after="240" w:line="340" w:lineRule="atLeast"/>
        <w:ind w:leftChars="0" w:left="1361"/>
        <w:rPr>
          <w:szCs w:val="22"/>
          <w:u w:val="single"/>
        </w:rPr>
      </w:pPr>
    </w:p>
    <w:p w14:paraId="795E3FE0" w14:textId="77777777" w:rsidR="00026A7E" w:rsidRPr="00652AAA" w:rsidRDefault="00026A7E" w:rsidP="00026A7E">
      <w:pPr>
        <w:pStyle w:val="a5"/>
        <w:numPr>
          <w:ilvl w:val="0"/>
          <w:numId w:val="4"/>
        </w:numPr>
        <w:spacing w:before="240" w:after="240" w:line="340" w:lineRule="atLeast"/>
        <w:ind w:leftChars="0"/>
        <w:outlineLvl w:val="1"/>
        <w:rPr>
          <w:b/>
          <w:color w:val="5D2A2C" w:themeColor="text2"/>
          <w:sz w:val="24"/>
        </w:rPr>
      </w:pPr>
      <w:r w:rsidRPr="00652AAA">
        <w:rPr>
          <w:b/>
          <w:color w:val="5D2A2C" w:themeColor="text2"/>
          <w:sz w:val="24"/>
        </w:rPr>
        <w:t>계열회사</w:t>
      </w:r>
    </w:p>
    <w:p w14:paraId="2FC56D63" w14:textId="77777777" w:rsidR="00026A7E" w:rsidRPr="00CB2B3F" w:rsidRDefault="00026A7E" w:rsidP="00026A7E">
      <w:pPr>
        <w:pStyle w:val="a5"/>
        <w:numPr>
          <w:ilvl w:val="1"/>
          <w:numId w:val="4"/>
        </w:numPr>
        <w:spacing w:after="240" w:line="340" w:lineRule="atLeast"/>
        <w:ind w:leftChars="0"/>
        <w:rPr>
          <w:b/>
          <w:szCs w:val="22"/>
        </w:rPr>
      </w:pPr>
      <w:r w:rsidRPr="00CB2B3F">
        <w:rPr>
          <w:b/>
          <w:szCs w:val="22"/>
        </w:rPr>
        <w:t>현황</w:t>
      </w:r>
    </w:p>
    <w:p w14:paraId="44022FEE" w14:textId="77777777" w:rsidR="00026A7E" w:rsidRPr="00CB2B3F" w:rsidRDefault="00026A7E" w:rsidP="00026A7E">
      <w:pPr>
        <w:pStyle w:val="a5"/>
        <w:numPr>
          <w:ilvl w:val="0"/>
          <w:numId w:val="43"/>
        </w:numPr>
        <w:spacing w:after="240" w:line="340" w:lineRule="atLeast"/>
        <w:ind w:leftChars="0"/>
        <w:rPr>
          <w:szCs w:val="22"/>
        </w:rPr>
      </w:pPr>
      <w:r w:rsidRPr="00CB2B3F">
        <w:rPr>
          <w:szCs w:val="22"/>
        </w:rPr>
        <w:t>자회사</w:t>
      </w:r>
      <w:r>
        <w:rPr>
          <w:rFonts w:hint="eastAsia"/>
          <w:szCs w:val="22"/>
        </w:rPr>
        <w:t xml:space="preserve"> </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3318"/>
        <w:gridCol w:w="1470"/>
        <w:gridCol w:w="3490"/>
      </w:tblGrid>
      <w:tr w:rsidR="00026A7E" w:rsidRPr="00CB2B3F" w14:paraId="49A5525F" w14:textId="77777777" w:rsidTr="0091358C">
        <w:trPr>
          <w:trHeight w:val="283"/>
          <w:tblHeader/>
        </w:trPr>
        <w:tc>
          <w:tcPr>
            <w:tcW w:w="2004" w:type="pct"/>
            <w:tcBorders>
              <w:top w:val="single" w:sz="12" w:space="0" w:color="404040" w:themeColor="text1" w:themeTint="BF"/>
              <w:bottom w:val="single" w:sz="4" w:space="0" w:color="404040" w:themeColor="text1" w:themeTint="BF"/>
            </w:tcBorders>
            <w:shd w:val="clear" w:color="auto" w:fill="DEEEEE"/>
            <w:vAlign w:val="center"/>
          </w:tcPr>
          <w:p w14:paraId="22F58372"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회사명</w:t>
            </w:r>
          </w:p>
        </w:tc>
        <w:tc>
          <w:tcPr>
            <w:tcW w:w="888" w:type="pct"/>
            <w:tcBorders>
              <w:top w:val="single" w:sz="12" w:space="0" w:color="404040" w:themeColor="text1" w:themeTint="BF"/>
              <w:bottom w:val="single" w:sz="4" w:space="0" w:color="404040" w:themeColor="text1" w:themeTint="BF"/>
            </w:tcBorders>
            <w:shd w:val="clear" w:color="auto" w:fill="DEEEEE"/>
            <w:vAlign w:val="center"/>
          </w:tcPr>
          <w:p w14:paraId="3FC078EB" w14:textId="77777777" w:rsidR="00026A7E" w:rsidRPr="00C33AED" w:rsidRDefault="008B2D34" w:rsidP="0091358C">
            <w:pPr>
              <w:pStyle w:val="a5"/>
              <w:spacing w:line="280" w:lineRule="atLeast"/>
              <w:ind w:leftChars="0" w:left="0"/>
              <w:jc w:val="center"/>
              <w:rPr>
                <w:b/>
                <w:sz w:val="20"/>
                <w:szCs w:val="20"/>
              </w:rPr>
            </w:pPr>
            <w:ins w:id="111" w:author="heesung.ahn" w:date="2021-08-30T23:53:00Z">
              <w:r>
                <w:rPr>
                  <w:rFonts w:hint="eastAsia"/>
                  <w:b/>
                  <w:sz w:val="20"/>
                  <w:szCs w:val="20"/>
                </w:rPr>
                <w:t>대상</w:t>
              </w:r>
            </w:ins>
            <w:ins w:id="112" w:author="heesung.ahn" w:date="2021-08-30T23:54:00Z">
              <w:r>
                <w:rPr>
                  <w:rFonts w:hint="eastAsia"/>
                  <w:b/>
                  <w:sz w:val="20"/>
                  <w:szCs w:val="20"/>
                </w:rPr>
                <w:t>회사의</w:t>
              </w:r>
              <w:r>
                <w:rPr>
                  <w:rFonts w:hint="eastAsia"/>
                  <w:b/>
                  <w:sz w:val="20"/>
                  <w:szCs w:val="20"/>
                </w:rPr>
                <w:t xml:space="preserve"> </w:t>
              </w:r>
            </w:ins>
            <w:r w:rsidR="00026A7E" w:rsidRPr="00C33AED">
              <w:rPr>
                <w:b/>
                <w:sz w:val="20"/>
                <w:szCs w:val="20"/>
              </w:rPr>
              <w:t>지분율</w:t>
            </w:r>
            <w:r w:rsidR="00026A7E" w:rsidRPr="00C33AED">
              <w:rPr>
                <w:b/>
                <w:sz w:val="20"/>
                <w:szCs w:val="20"/>
              </w:rPr>
              <w:t>(%)</w:t>
            </w:r>
          </w:p>
        </w:tc>
        <w:tc>
          <w:tcPr>
            <w:tcW w:w="2108" w:type="pct"/>
            <w:tcBorders>
              <w:top w:val="single" w:sz="12" w:space="0" w:color="404040" w:themeColor="text1" w:themeTint="BF"/>
              <w:bottom w:val="single" w:sz="4" w:space="0" w:color="404040" w:themeColor="text1" w:themeTint="BF"/>
            </w:tcBorders>
            <w:shd w:val="clear" w:color="auto" w:fill="DEEEEE"/>
            <w:vAlign w:val="center"/>
          </w:tcPr>
          <w:p w14:paraId="55EB944E"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비고</w:t>
            </w:r>
          </w:p>
        </w:tc>
      </w:tr>
      <w:tr w:rsidR="00026A7E" w:rsidRPr="00CB2B3F" w14:paraId="4A0C5919" w14:textId="77777777" w:rsidTr="0091358C">
        <w:trPr>
          <w:trHeight w:val="283"/>
        </w:trPr>
        <w:tc>
          <w:tcPr>
            <w:tcW w:w="2004" w:type="pct"/>
            <w:tcBorders>
              <w:top w:val="single" w:sz="4" w:space="0" w:color="404040" w:themeColor="text1" w:themeTint="BF"/>
            </w:tcBorders>
            <w:shd w:val="clear" w:color="auto" w:fill="auto"/>
            <w:vAlign w:val="center"/>
          </w:tcPr>
          <w:p w14:paraId="6655DEC6" w14:textId="77777777" w:rsidR="00026A7E" w:rsidRPr="00C33AED" w:rsidRDefault="00026A7E" w:rsidP="0091358C">
            <w:pPr>
              <w:pStyle w:val="a5"/>
              <w:spacing w:line="280" w:lineRule="atLeast"/>
              <w:ind w:leftChars="0" w:left="0"/>
              <w:rPr>
                <w:sz w:val="20"/>
                <w:szCs w:val="20"/>
              </w:rPr>
            </w:pPr>
            <w:r w:rsidRPr="00C33AED">
              <w:rPr>
                <w:sz w:val="20"/>
                <w:szCs w:val="20"/>
              </w:rPr>
              <w:t>한샘서비스</w:t>
            </w:r>
          </w:p>
        </w:tc>
        <w:tc>
          <w:tcPr>
            <w:tcW w:w="888" w:type="pct"/>
            <w:tcBorders>
              <w:top w:val="single" w:sz="4" w:space="0" w:color="404040" w:themeColor="text1" w:themeTint="BF"/>
            </w:tcBorders>
            <w:shd w:val="clear" w:color="auto" w:fill="auto"/>
            <w:vAlign w:val="center"/>
          </w:tcPr>
          <w:p w14:paraId="07505116" w14:textId="77777777" w:rsidR="00026A7E" w:rsidRPr="00C33AED" w:rsidRDefault="00026A7E" w:rsidP="0091358C">
            <w:pPr>
              <w:pStyle w:val="a5"/>
              <w:spacing w:line="280" w:lineRule="atLeast"/>
              <w:ind w:leftChars="0" w:left="0"/>
              <w:jc w:val="right"/>
              <w:rPr>
                <w:sz w:val="20"/>
                <w:szCs w:val="20"/>
              </w:rPr>
            </w:pPr>
            <w:r w:rsidRPr="00C33AED">
              <w:rPr>
                <w:sz w:val="20"/>
                <w:szCs w:val="20"/>
              </w:rPr>
              <w:t>100</w:t>
            </w:r>
          </w:p>
        </w:tc>
        <w:tc>
          <w:tcPr>
            <w:tcW w:w="2108" w:type="pct"/>
            <w:tcBorders>
              <w:top w:val="single" w:sz="4" w:space="0" w:color="404040" w:themeColor="text1" w:themeTint="BF"/>
            </w:tcBorders>
            <w:shd w:val="clear" w:color="auto" w:fill="auto"/>
            <w:vAlign w:val="center"/>
          </w:tcPr>
          <w:p w14:paraId="2F4375D6" w14:textId="77777777" w:rsidR="00026A7E" w:rsidRPr="00EF3F4A" w:rsidRDefault="00026A7E" w:rsidP="0091358C">
            <w:pPr>
              <w:pStyle w:val="a5"/>
              <w:spacing w:line="280" w:lineRule="atLeast"/>
              <w:ind w:leftChars="0" w:left="0"/>
              <w:rPr>
                <w:sz w:val="20"/>
                <w:szCs w:val="20"/>
              </w:rPr>
            </w:pPr>
            <w:r>
              <w:rPr>
                <w:rFonts w:hint="eastAsia"/>
                <w:sz w:val="20"/>
                <w:szCs w:val="20"/>
              </w:rPr>
              <w:t>물류창고</w:t>
            </w:r>
            <w:r>
              <w:rPr>
                <w:rFonts w:hint="eastAsia"/>
                <w:sz w:val="20"/>
                <w:szCs w:val="20"/>
              </w:rPr>
              <w:t xml:space="preserve"> </w:t>
            </w:r>
            <w:r>
              <w:rPr>
                <w:rFonts w:hint="eastAsia"/>
                <w:sz w:val="20"/>
                <w:szCs w:val="20"/>
              </w:rPr>
              <w:t>물류유통업</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실내건축</w:t>
            </w:r>
            <w:r>
              <w:rPr>
                <w:rFonts w:hint="eastAsia"/>
                <w:sz w:val="20"/>
                <w:szCs w:val="20"/>
              </w:rPr>
              <w:t xml:space="preserve"> </w:t>
            </w:r>
            <w:r>
              <w:rPr>
                <w:rFonts w:hint="eastAsia"/>
                <w:sz w:val="20"/>
                <w:szCs w:val="20"/>
              </w:rPr>
              <w:t>공사의</w:t>
            </w:r>
            <w:r>
              <w:rPr>
                <w:rFonts w:hint="eastAsia"/>
                <w:sz w:val="20"/>
                <w:szCs w:val="20"/>
              </w:rPr>
              <w:t xml:space="preserve"> </w:t>
            </w:r>
            <w:r>
              <w:rPr>
                <w:rFonts w:hint="eastAsia"/>
                <w:sz w:val="20"/>
                <w:szCs w:val="20"/>
              </w:rPr>
              <w:t>감독</w:t>
            </w:r>
          </w:p>
        </w:tc>
      </w:tr>
      <w:tr w:rsidR="00026A7E" w:rsidRPr="00CB2B3F" w14:paraId="2DEE2B68" w14:textId="77777777" w:rsidTr="0091358C">
        <w:trPr>
          <w:trHeight w:val="283"/>
        </w:trPr>
        <w:tc>
          <w:tcPr>
            <w:tcW w:w="2004" w:type="pct"/>
            <w:shd w:val="clear" w:color="auto" w:fill="auto"/>
            <w:vAlign w:val="center"/>
          </w:tcPr>
          <w:p w14:paraId="56C3036D" w14:textId="77777777" w:rsidR="00026A7E" w:rsidRPr="00C33AED" w:rsidRDefault="00026A7E" w:rsidP="0091358C">
            <w:pPr>
              <w:pStyle w:val="a5"/>
              <w:spacing w:line="280" w:lineRule="atLeast"/>
              <w:ind w:leftChars="0" w:left="0"/>
              <w:rPr>
                <w:sz w:val="20"/>
                <w:szCs w:val="20"/>
              </w:rPr>
            </w:pPr>
            <w:r w:rsidRPr="00C33AED">
              <w:rPr>
                <w:sz w:val="20"/>
                <w:szCs w:val="20"/>
              </w:rPr>
              <w:t>한샘개발</w:t>
            </w:r>
          </w:p>
        </w:tc>
        <w:tc>
          <w:tcPr>
            <w:tcW w:w="888" w:type="pct"/>
            <w:shd w:val="clear" w:color="auto" w:fill="auto"/>
            <w:vAlign w:val="center"/>
          </w:tcPr>
          <w:p w14:paraId="1267434B" w14:textId="77777777" w:rsidR="00026A7E" w:rsidRPr="00C33AED" w:rsidRDefault="00026A7E" w:rsidP="0091358C">
            <w:pPr>
              <w:spacing w:line="280" w:lineRule="atLeast"/>
              <w:jc w:val="right"/>
              <w:rPr>
                <w:sz w:val="20"/>
                <w:szCs w:val="20"/>
              </w:rPr>
            </w:pPr>
            <w:r w:rsidRPr="00C33AED">
              <w:rPr>
                <w:sz w:val="20"/>
                <w:szCs w:val="20"/>
              </w:rPr>
              <w:t>100</w:t>
            </w:r>
          </w:p>
        </w:tc>
        <w:tc>
          <w:tcPr>
            <w:tcW w:w="2108" w:type="pct"/>
            <w:shd w:val="clear" w:color="auto" w:fill="auto"/>
            <w:vAlign w:val="center"/>
          </w:tcPr>
          <w:p w14:paraId="1E8D4DCB" w14:textId="77777777" w:rsidR="00026A7E" w:rsidRPr="00C33AED" w:rsidRDefault="00026A7E" w:rsidP="0091358C">
            <w:pPr>
              <w:pStyle w:val="a5"/>
              <w:spacing w:line="280" w:lineRule="atLeast"/>
              <w:ind w:leftChars="0" w:left="0"/>
              <w:rPr>
                <w:sz w:val="20"/>
                <w:szCs w:val="20"/>
              </w:rPr>
            </w:pPr>
            <w:r w:rsidRPr="008E6509">
              <w:rPr>
                <w:rFonts w:hint="eastAsia"/>
                <w:sz w:val="20"/>
                <w:szCs w:val="20"/>
              </w:rPr>
              <w:t>콜센터</w:t>
            </w:r>
            <w:r>
              <w:rPr>
                <w:rFonts w:hint="eastAsia"/>
                <w:sz w:val="20"/>
                <w:szCs w:val="20"/>
              </w:rPr>
              <w:t xml:space="preserve"> </w:t>
            </w:r>
            <w:r>
              <w:rPr>
                <w:rFonts w:hint="eastAsia"/>
                <w:sz w:val="20"/>
                <w:szCs w:val="20"/>
              </w:rPr>
              <w:t>및</w:t>
            </w:r>
            <w:r w:rsidRPr="008E6509">
              <w:rPr>
                <w:rFonts w:hint="eastAsia"/>
                <w:sz w:val="20"/>
                <w:szCs w:val="20"/>
              </w:rPr>
              <w:t xml:space="preserve"> </w:t>
            </w:r>
            <w:r w:rsidRPr="008E6509">
              <w:rPr>
                <w:rFonts w:hint="eastAsia"/>
                <w:sz w:val="20"/>
                <w:szCs w:val="20"/>
              </w:rPr>
              <w:t>건물관리</w:t>
            </w:r>
            <w:r>
              <w:rPr>
                <w:sz w:val="20"/>
                <w:szCs w:val="20"/>
              </w:rPr>
              <w:t xml:space="preserve"> </w:t>
            </w:r>
            <w:r w:rsidRPr="008E6509">
              <w:rPr>
                <w:rFonts w:hint="eastAsia"/>
                <w:sz w:val="20"/>
                <w:szCs w:val="20"/>
              </w:rPr>
              <w:t>용역</w:t>
            </w:r>
            <w:r w:rsidRPr="008E6509">
              <w:rPr>
                <w:rFonts w:hint="eastAsia"/>
                <w:sz w:val="20"/>
                <w:szCs w:val="20"/>
              </w:rPr>
              <w:t xml:space="preserve"> </w:t>
            </w:r>
            <w:r w:rsidRPr="008E6509">
              <w:rPr>
                <w:rFonts w:hint="eastAsia"/>
                <w:sz w:val="20"/>
                <w:szCs w:val="20"/>
              </w:rPr>
              <w:t>및</w:t>
            </w:r>
            <w:r w:rsidRPr="008E6509">
              <w:rPr>
                <w:rFonts w:hint="eastAsia"/>
                <w:sz w:val="20"/>
                <w:szCs w:val="20"/>
              </w:rPr>
              <w:t xml:space="preserve"> </w:t>
            </w:r>
            <w:r w:rsidRPr="008E6509">
              <w:rPr>
                <w:rFonts w:hint="eastAsia"/>
                <w:sz w:val="20"/>
                <w:szCs w:val="20"/>
              </w:rPr>
              <w:t>부동산</w:t>
            </w:r>
            <w:r w:rsidRPr="008E6509">
              <w:rPr>
                <w:rFonts w:hint="eastAsia"/>
                <w:sz w:val="20"/>
                <w:szCs w:val="20"/>
              </w:rPr>
              <w:t xml:space="preserve"> </w:t>
            </w:r>
            <w:r w:rsidRPr="008E6509">
              <w:rPr>
                <w:rFonts w:hint="eastAsia"/>
                <w:sz w:val="20"/>
                <w:szCs w:val="20"/>
              </w:rPr>
              <w:t>개발</w:t>
            </w:r>
          </w:p>
        </w:tc>
      </w:tr>
      <w:tr w:rsidR="00026A7E" w:rsidRPr="00CB2B3F" w14:paraId="07EC62B3" w14:textId="77777777" w:rsidTr="0091358C">
        <w:trPr>
          <w:trHeight w:val="283"/>
        </w:trPr>
        <w:tc>
          <w:tcPr>
            <w:tcW w:w="2004" w:type="pct"/>
            <w:shd w:val="clear" w:color="auto" w:fill="auto"/>
            <w:vAlign w:val="center"/>
          </w:tcPr>
          <w:p w14:paraId="2503F346" w14:textId="77777777" w:rsidR="00026A7E" w:rsidRPr="00C33AED" w:rsidRDefault="00026A7E" w:rsidP="0091358C">
            <w:pPr>
              <w:pStyle w:val="a5"/>
              <w:spacing w:line="280" w:lineRule="atLeast"/>
              <w:ind w:leftChars="0" w:left="0"/>
              <w:rPr>
                <w:sz w:val="20"/>
                <w:szCs w:val="20"/>
              </w:rPr>
            </w:pPr>
            <w:r>
              <w:rPr>
                <w:rFonts w:hint="eastAsia"/>
                <w:sz w:val="20"/>
                <w:szCs w:val="20"/>
              </w:rPr>
              <w:t>미국법인</w:t>
            </w:r>
            <w:r>
              <w:rPr>
                <w:sz w:val="20"/>
                <w:szCs w:val="20"/>
              </w:rPr>
              <w:t xml:space="preserve"> </w:t>
            </w:r>
          </w:p>
        </w:tc>
        <w:tc>
          <w:tcPr>
            <w:tcW w:w="888" w:type="pct"/>
            <w:shd w:val="clear" w:color="auto" w:fill="auto"/>
            <w:vAlign w:val="center"/>
          </w:tcPr>
          <w:p w14:paraId="23988AA4" w14:textId="77777777" w:rsidR="00026A7E" w:rsidRPr="00C33AED" w:rsidRDefault="00026A7E" w:rsidP="0091358C">
            <w:pPr>
              <w:spacing w:line="280" w:lineRule="atLeast"/>
              <w:jc w:val="right"/>
              <w:rPr>
                <w:sz w:val="20"/>
                <w:szCs w:val="20"/>
              </w:rPr>
            </w:pPr>
            <w:r w:rsidRPr="00C33AED">
              <w:rPr>
                <w:sz w:val="20"/>
                <w:szCs w:val="20"/>
              </w:rPr>
              <w:t>100</w:t>
            </w:r>
          </w:p>
        </w:tc>
        <w:tc>
          <w:tcPr>
            <w:tcW w:w="2108" w:type="pct"/>
            <w:shd w:val="clear" w:color="auto" w:fill="auto"/>
            <w:vAlign w:val="center"/>
          </w:tcPr>
          <w:p w14:paraId="2E0B709F" w14:textId="77777777" w:rsidR="00026A7E" w:rsidRPr="00C33AED" w:rsidRDefault="00026A7E" w:rsidP="0091358C">
            <w:pPr>
              <w:pStyle w:val="a5"/>
              <w:spacing w:line="280" w:lineRule="atLeast"/>
              <w:ind w:leftChars="0" w:left="0"/>
              <w:rPr>
                <w:sz w:val="20"/>
                <w:szCs w:val="20"/>
              </w:rPr>
            </w:pPr>
            <w:r>
              <w:rPr>
                <w:rFonts w:hint="eastAsia"/>
                <w:sz w:val="20"/>
                <w:szCs w:val="20"/>
              </w:rPr>
              <w:t>부속</w:t>
            </w:r>
            <w:r>
              <w:rPr>
                <w:rFonts w:hint="eastAsia"/>
                <w:sz w:val="20"/>
                <w:szCs w:val="20"/>
              </w:rPr>
              <w:t xml:space="preserve"> </w:t>
            </w:r>
            <w:r>
              <w:rPr>
                <w:rFonts w:hint="eastAsia"/>
                <w:sz w:val="20"/>
                <w:szCs w:val="20"/>
              </w:rPr>
              <w:t>거래에</w:t>
            </w:r>
            <w:r>
              <w:rPr>
                <w:rFonts w:hint="eastAsia"/>
                <w:sz w:val="20"/>
                <w:szCs w:val="20"/>
              </w:rPr>
              <w:t xml:space="preserve"> </w:t>
            </w:r>
            <w:r>
              <w:rPr>
                <w:rFonts w:hint="eastAsia"/>
                <w:sz w:val="20"/>
                <w:szCs w:val="20"/>
              </w:rPr>
              <w:t>따른</w:t>
            </w:r>
            <w:r>
              <w:rPr>
                <w:rFonts w:hint="eastAsia"/>
                <w:sz w:val="20"/>
                <w:szCs w:val="20"/>
              </w:rPr>
              <w:t xml:space="preserve"> </w:t>
            </w:r>
            <w:r>
              <w:rPr>
                <w:rFonts w:hint="eastAsia"/>
                <w:sz w:val="20"/>
                <w:szCs w:val="20"/>
              </w:rPr>
              <w:t>매각</w:t>
            </w:r>
            <w:r>
              <w:rPr>
                <w:rFonts w:hint="eastAsia"/>
                <w:sz w:val="20"/>
                <w:szCs w:val="20"/>
              </w:rPr>
              <w:t xml:space="preserve"> </w:t>
            </w:r>
            <w:r>
              <w:rPr>
                <w:rFonts w:hint="eastAsia"/>
                <w:sz w:val="20"/>
                <w:szCs w:val="20"/>
              </w:rPr>
              <w:t>대상</w:t>
            </w:r>
          </w:p>
        </w:tc>
      </w:tr>
      <w:tr w:rsidR="00026A7E" w:rsidRPr="00CB2B3F" w14:paraId="64EEE484" w14:textId="77777777" w:rsidTr="0091358C">
        <w:trPr>
          <w:trHeight w:val="283"/>
        </w:trPr>
        <w:tc>
          <w:tcPr>
            <w:tcW w:w="2004" w:type="pct"/>
            <w:shd w:val="clear" w:color="auto" w:fill="auto"/>
            <w:vAlign w:val="center"/>
          </w:tcPr>
          <w:p w14:paraId="129325D3" w14:textId="77777777" w:rsidR="00026A7E" w:rsidRPr="00C33AED" w:rsidRDefault="00026A7E" w:rsidP="0091358C">
            <w:pPr>
              <w:pStyle w:val="a5"/>
              <w:spacing w:line="280" w:lineRule="atLeast"/>
              <w:ind w:leftChars="0" w:left="0"/>
              <w:rPr>
                <w:sz w:val="20"/>
                <w:szCs w:val="20"/>
              </w:rPr>
            </w:pPr>
            <w:del w:id="113" w:author="junkyo.shim" w:date="2021-08-29T21:39:00Z">
              <w:r w:rsidRPr="00C33AED" w:rsidDel="00ED6460">
                <w:rPr>
                  <w:sz w:val="20"/>
                  <w:szCs w:val="20"/>
                </w:rPr>
                <w:lastRenderedPageBreak/>
                <w:delText>㈜</w:delText>
              </w:r>
            </w:del>
            <w:r w:rsidRPr="00C33AED">
              <w:rPr>
                <w:sz w:val="20"/>
                <w:szCs w:val="20"/>
              </w:rPr>
              <w:t>한마음</w:t>
            </w:r>
          </w:p>
        </w:tc>
        <w:tc>
          <w:tcPr>
            <w:tcW w:w="888" w:type="pct"/>
            <w:shd w:val="clear" w:color="auto" w:fill="auto"/>
            <w:vAlign w:val="center"/>
          </w:tcPr>
          <w:p w14:paraId="321EDD5B" w14:textId="77777777" w:rsidR="00026A7E" w:rsidRPr="00C33AED" w:rsidRDefault="00026A7E" w:rsidP="0091358C">
            <w:pPr>
              <w:spacing w:line="280" w:lineRule="atLeast"/>
              <w:jc w:val="right"/>
              <w:rPr>
                <w:sz w:val="20"/>
                <w:szCs w:val="20"/>
              </w:rPr>
            </w:pPr>
            <w:r w:rsidRPr="00C33AED">
              <w:rPr>
                <w:sz w:val="20"/>
                <w:szCs w:val="20"/>
              </w:rPr>
              <w:t>100</w:t>
            </w:r>
          </w:p>
        </w:tc>
        <w:tc>
          <w:tcPr>
            <w:tcW w:w="2108" w:type="pct"/>
            <w:shd w:val="clear" w:color="auto" w:fill="auto"/>
            <w:vAlign w:val="center"/>
          </w:tcPr>
          <w:p w14:paraId="651EAD65" w14:textId="77777777" w:rsidR="00026A7E" w:rsidRPr="00433D71" w:rsidRDefault="00026A7E" w:rsidP="0091358C">
            <w:pPr>
              <w:pStyle w:val="a5"/>
              <w:spacing w:line="280" w:lineRule="atLeast"/>
              <w:ind w:leftChars="0" w:left="0"/>
              <w:rPr>
                <w:sz w:val="20"/>
                <w:szCs w:val="20"/>
              </w:rPr>
            </w:pPr>
            <w:r w:rsidRPr="00433D71">
              <w:rPr>
                <w:sz w:val="20"/>
                <w:szCs w:val="20"/>
              </w:rPr>
              <w:t>장애인</w:t>
            </w:r>
            <w:r w:rsidRPr="00433D71">
              <w:rPr>
                <w:sz w:val="20"/>
                <w:szCs w:val="20"/>
              </w:rPr>
              <w:t xml:space="preserve"> </w:t>
            </w:r>
            <w:r w:rsidRPr="00433D71">
              <w:rPr>
                <w:sz w:val="20"/>
                <w:szCs w:val="20"/>
              </w:rPr>
              <w:t>표준사업장</w:t>
            </w:r>
            <w:r>
              <w:rPr>
                <w:sz w:val="20"/>
                <w:szCs w:val="20"/>
              </w:rPr>
              <w:t xml:space="preserve"> </w:t>
            </w:r>
            <w:r>
              <w:rPr>
                <w:rFonts w:hint="eastAsia"/>
                <w:sz w:val="20"/>
                <w:szCs w:val="20"/>
              </w:rPr>
              <w:t>및</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조직인</w:t>
            </w:r>
            <w:r w:rsidRPr="00433D71">
              <w:rPr>
                <w:sz w:val="20"/>
                <w:szCs w:val="20"/>
              </w:rPr>
              <w:t xml:space="preserve"> </w:t>
            </w:r>
            <w:r w:rsidRPr="00433D71">
              <w:rPr>
                <w:sz w:val="20"/>
                <w:szCs w:val="20"/>
              </w:rPr>
              <w:t>장애인</w:t>
            </w:r>
            <w:r w:rsidRPr="00433D71">
              <w:rPr>
                <w:sz w:val="20"/>
                <w:szCs w:val="20"/>
              </w:rPr>
              <w:t xml:space="preserve"> </w:t>
            </w:r>
            <w:r w:rsidRPr="00433D71">
              <w:rPr>
                <w:sz w:val="20"/>
                <w:szCs w:val="20"/>
              </w:rPr>
              <w:t>스포츠단</w:t>
            </w:r>
            <w:r w:rsidRPr="00433D71">
              <w:rPr>
                <w:sz w:val="20"/>
                <w:szCs w:val="20"/>
              </w:rPr>
              <w:t xml:space="preserve"> </w:t>
            </w:r>
            <w:r w:rsidRPr="00433D71">
              <w:rPr>
                <w:sz w:val="20"/>
                <w:szCs w:val="20"/>
              </w:rPr>
              <w:t>지원</w:t>
            </w:r>
          </w:p>
        </w:tc>
      </w:tr>
      <w:tr w:rsidR="00026A7E" w:rsidRPr="00CB2B3F" w14:paraId="01E29C88" w14:textId="77777777" w:rsidTr="0091358C">
        <w:trPr>
          <w:trHeight w:val="283"/>
        </w:trPr>
        <w:tc>
          <w:tcPr>
            <w:tcW w:w="2004" w:type="pct"/>
            <w:shd w:val="clear" w:color="auto" w:fill="auto"/>
            <w:vAlign w:val="center"/>
          </w:tcPr>
          <w:p w14:paraId="3BC17A37" w14:textId="77777777" w:rsidR="00026A7E" w:rsidRPr="00C33AED" w:rsidRDefault="00026A7E" w:rsidP="0091358C">
            <w:pPr>
              <w:pStyle w:val="a5"/>
              <w:spacing w:line="280" w:lineRule="atLeast"/>
              <w:ind w:leftChars="0" w:left="0"/>
              <w:rPr>
                <w:sz w:val="20"/>
                <w:szCs w:val="20"/>
              </w:rPr>
            </w:pPr>
            <w:del w:id="114" w:author="junkyo.shim" w:date="2021-08-29T21:39:00Z">
              <w:r w:rsidRPr="00C33AED" w:rsidDel="00ED6460">
                <w:rPr>
                  <w:sz w:val="20"/>
                  <w:szCs w:val="20"/>
                </w:rPr>
                <w:delText>㈜</w:delText>
              </w:r>
            </w:del>
            <w:proofErr w:type="spellStart"/>
            <w:r w:rsidRPr="00C33AED">
              <w:rPr>
                <w:sz w:val="20"/>
                <w:szCs w:val="20"/>
              </w:rPr>
              <w:t>인스테리어</w:t>
            </w:r>
            <w:proofErr w:type="spellEnd"/>
          </w:p>
        </w:tc>
        <w:tc>
          <w:tcPr>
            <w:tcW w:w="888" w:type="pct"/>
            <w:shd w:val="clear" w:color="auto" w:fill="auto"/>
            <w:vAlign w:val="center"/>
          </w:tcPr>
          <w:p w14:paraId="087A56CB" w14:textId="77777777" w:rsidR="00026A7E" w:rsidRPr="00C33AED" w:rsidRDefault="00026A7E" w:rsidP="0091358C">
            <w:pPr>
              <w:spacing w:line="280" w:lineRule="atLeast"/>
              <w:jc w:val="right"/>
              <w:rPr>
                <w:sz w:val="20"/>
                <w:szCs w:val="20"/>
              </w:rPr>
            </w:pPr>
            <w:r w:rsidRPr="00C33AED">
              <w:rPr>
                <w:sz w:val="20"/>
                <w:szCs w:val="20"/>
              </w:rPr>
              <w:t>100</w:t>
            </w:r>
          </w:p>
        </w:tc>
        <w:tc>
          <w:tcPr>
            <w:tcW w:w="2108" w:type="pct"/>
            <w:shd w:val="clear" w:color="auto" w:fill="auto"/>
            <w:vAlign w:val="center"/>
          </w:tcPr>
          <w:p w14:paraId="58604FCF" w14:textId="77777777" w:rsidR="00026A7E" w:rsidRPr="00C33AED" w:rsidRDefault="00026A7E" w:rsidP="0091358C">
            <w:pPr>
              <w:pStyle w:val="a5"/>
              <w:spacing w:line="280" w:lineRule="atLeast"/>
              <w:ind w:leftChars="0" w:left="0"/>
              <w:rPr>
                <w:sz w:val="20"/>
                <w:szCs w:val="20"/>
              </w:rPr>
            </w:pPr>
            <w:r w:rsidRPr="003D6018">
              <w:rPr>
                <w:rFonts w:hint="eastAsia"/>
                <w:sz w:val="20"/>
                <w:szCs w:val="20"/>
              </w:rPr>
              <w:t>온라인</w:t>
            </w:r>
            <w:r w:rsidRPr="003D6018">
              <w:rPr>
                <w:rFonts w:hint="eastAsia"/>
                <w:sz w:val="20"/>
                <w:szCs w:val="20"/>
              </w:rPr>
              <w:t xml:space="preserve"> </w:t>
            </w:r>
            <w:r w:rsidRPr="003D6018">
              <w:rPr>
                <w:rFonts w:hint="eastAsia"/>
                <w:sz w:val="20"/>
                <w:szCs w:val="20"/>
              </w:rPr>
              <w:t>인테리어</w:t>
            </w:r>
            <w:r w:rsidRPr="003D6018">
              <w:rPr>
                <w:rFonts w:hint="eastAsia"/>
                <w:sz w:val="20"/>
                <w:szCs w:val="20"/>
              </w:rPr>
              <w:t xml:space="preserve"> </w:t>
            </w:r>
            <w:r w:rsidRPr="003D6018">
              <w:rPr>
                <w:rFonts w:hint="eastAsia"/>
                <w:sz w:val="20"/>
                <w:szCs w:val="20"/>
              </w:rPr>
              <w:t>중개</w:t>
            </w:r>
            <w:r w:rsidRPr="003D6018">
              <w:rPr>
                <w:rFonts w:hint="eastAsia"/>
                <w:sz w:val="20"/>
                <w:szCs w:val="20"/>
              </w:rPr>
              <w:t xml:space="preserve"> </w:t>
            </w:r>
            <w:r w:rsidRPr="003D6018">
              <w:rPr>
                <w:rFonts w:hint="eastAsia"/>
                <w:sz w:val="20"/>
                <w:szCs w:val="20"/>
              </w:rPr>
              <w:t>플랫폼</w:t>
            </w:r>
            <w:r>
              <w:rPr>
                <w:rFonts w:hint="eastAsia"/>
                <w:sz w:val="20"/>
                <w:szCs w:val="20"/>
              </w:rPr>
              <w:t xml:space="preserve"> </w:t>
            </w:r>
            <w:r>
              <w:rPr>
                <w:rFonts w:hint="eastAsia"/>
                <w:sz w:val="20"/>
                <w:szCs w:val="20"/>
              </w:rPr>
              <w:t>사업</w:t>
            </w:r>
          </w:p>
        </w:tc>
      </w:tr>
      <w:tr w:rsidR="00026A7E" w:rsidRPr="00CB2B3F" w14:paraId="2CB7CED2" w14:textId="77777777" w:rsidTr="0091358C">
        <w:trPr>
          <w:trHeight w:val="283"/>
        </w:trPr>
        <w:tc>
          <w:tcPr>
            <w:tcW w:w="2004" w:type="pct"/>
            <w:shd w:val="clear" w:color="auto" w:fill="auto"/>
            <w:vAlign w:val="center"/>
          </w:tcPr>
          <w:p w14:paraId="6D9BC932" w14:textId="77777777" w:rsidR="00026A7E" w:rsidRPr="00C33AED" w:rsidRDefault="00026A7E" w:rsidP="0091358C">
            <w:pPr>
              <w:pStyle w:val="a5"/>
              <w:spacing w:line="280" w:lineRule="atLeast"/>
              <w:ind w:leftChars="0" w:left="0"/>
              <w:rPr>
                <w:sz w:val="20"/>
                <w:szCs w:val="20"/>
              </w:rPr>
            </w:pPr>
            <w:proofErr w:type="spellStart"/>
            <w:r w:rsidRPr="00C33AED">
              <w:rPr>
                <w:sz w:val="20"/>
                <w:szCs w:val="20"/>
              </w:rPr>
              <w:t>Hanssem</w:t>
            </w:r>
            <w:proofErr w:type="spellEnd"/>
            <w:r w:rsidRPr="00C33AED">
              <w:rPr>
                <w:sz w:val="20"/>
                <w:szCs w:val="20"/>
              </w:rPr>
              <w:t xml:space="preserve"> (China) Investment Holding Co., Ltd.</w:t>
            </w:r>
          </w:p>
        </w:tc>
        <w:tc>
          <w:tcPr>
            <w:tcW w:w="888" w:type="pct"/>
            <w:shd w:val="clear" w:color="auto" w:fill="auto"/>
            <w:vAlign w:val="center"/>
          </w:tcPr>
          <w:p w14:paraId="0C82816D" w14:textId="77777777" w:rsidR="00026A7E" w:rsidRPr="00C33AED" w:rsidRDefault="00026A7E" w:rsidP="0091358C">
            <w:pPr>
              <w:spacing w:line="280" w:lineRule="atLeast"/>
              <w:jc w:val="right"/>
              <w:rPr>
                <w:sz w:val="20"/>
                <w:szCs w:val="20"/>
              </w:rPr>
            </w:pPr>
            <w:r w:rsidRPr="00C33AED">
              <w:rPr>
                <w:sz w:val="20"/>
                <w:szCs w:val="20"/>
              </w:rPr>
              <w:t>100</w:t>
            </w:r>
          </w:p>
        </w:tc>
        <w:tc>
          <w:tcPr>
            <w:tcW w:w="2108" w:type="pct"/>
            <w:shd w:val="clear" w:color="auto" w:fill="auto"/>
            <w:vAlign w:val="center"/>
          </w:tcPr>
          <w:p w14:paraId="05ABD931" w14:textId="77777777" w:rsidR="00026A7E" w:rsidRPr="00C33AED" w:rsidRDefault="00026A7E" w:rsidP="0091358C">
            <w:pPr>
              <w:pStyle w:val="a5"/>
              <w:spacing w:line="280" w:lineRule="atLeast"/>
              <w:ind w:leftChars="0" w:left="0"/>
              <w:rPr>
                <w:sz w:val="20"/>
                <w:szCs w:val="20"/>
              </w:rPr>
            </w:pPr>
            <w:r w:rsidRPr="00C33AED">
              <w:rPr>
                <w:sz w:val="20"/>
                <w:szCs w:val="20"/>
              </w:rPr>
              <w:t>중국</w:t>
            </w:r>
            <w:r w:rsidRPr="00C33AED">
              <w:rPr>
                <w:sz w:val="20"/>
                <w:szCs w:val="20"/>
              </w:rPr>
              <w:t xml:space="preserve"> </w:t>
            </w:r>
            <w:r w:rsidRPr="00C33AED">
              <w:rPr>
                <w:sz w:val="20"/>
                <w:szCs w:val="20"/>
              </w:rPr>
              <w:t>자회사</w:t>
            </w:r>
          </w:p>
        </w:tc>
      </w:tr>
      <w:tr w:rsidR="00026A7E" w:rsidRPr="00CB2B3F" w14:paraId="69AAF4AF" w14:textId="77777777" w:rsidTr="0091358C">
        <w:trPr>
          <w:trHeight w:val="283"/>
        </w:trPr>
        <w:tc>
          <w:tcPr>
            <w:tcW w:w="2004" w:type="pct"/>
            <w:shd w:val="clear" w:color="auto" w:fill="auto"/>
            <w:vAlign w:val="center"/>
          </w:tcPr>
          <w:p w14:paraId="2286139A" w14:textId="77777777" w:rsidR="00026A7E" w:rsidRPr="00C33AED" w:rsidRDefault="00026A7E" w:rsidP="0091358C">
            <w:pPr>
              <w:pStyle w:val="a5"/>
              <w:spacing w:line="280" w:lineRule="atLeast"/>
              <w:ind w:leftChars="0" w:left="0"/>
              <w:rPr>
                <w:sz w:val="20"/>
                <w:szCs w:val="20"/>
              </w:rPr>
            </w:pPr>
            <w:r w:rsidRPr="00C33AED">
              <w:rPr>
                <w:sz w:val="20"/>
                <w:szCs w:val="20"/>
              </w:rPr>
              <w:t>농업회사법인</w:t>
            </w:r>
            <w:r w:rsidRPr="00C33AED">
              <w:rPr>
                <w:sz w:val="20"/>
                <w:szCs w:val="20"/>
              </w:rPr>
              <w:t xml:space="preserve"> </w:t>
            </w:r>
            <w:r w:rsidRPr="00C33AED">
              <w:rPr>
                <w:sz w:val="20"/>
                <w:szCs w:val="20"/>
              </w:rPr>
              <w:t>향촌개발</w:t>
            </w:r>
          </w:p>
        </w:tc>
        <w:tc>
          <w:tcPr>
            <w:tcW w:w="888" w:type="pct"/>
            <w:shd w:val="clear" w:color="auto" w:fill="auto"/>
            <w:vAlign w:val="center"/>
          </w:tcPr>
          <w:p w14:paraId="0CAAAF19" w14:textId="77777777" w:rsidR="00026A7E" w:rsidRPr="00C33AED" w:rsidRDefault="00026A7E" w:rsidP="0091358C">
            <w:pPr>
              <w:spacing w:line="280" w:lineRule="atLeast"/>
              <w:jc w:val="right"/>
              <w:rPr>
                <w:sz w:val="20"/>
                <w:szCs w:val="20"/>
              </w:rPr>
            </w:pPr>
            <w:r w:rsidRPr="00C33AED">
              <w:rPr>
                <w:sz w:val="20"/>
                <w:szCs w:val="20"/>
              </w:rPr>
              <w:t>90</w:t>
            </w:r>
          </w:p>
        </w:tc>
        <w:tc>
          <w:tcPr>
            <w:tcW w:w="2108" w:type="pct"/>
            <w:shd w:val="clear" w:color="auto" w:fill="auto"/>
            <w:vAlign w:val="center"/>
          </w:tcPr>
          <w:p w14:paraId="0B0C15BF" w14:textId="77777777" w:rsidR="00026A7E" w:rsidRPr="00550A75" w:rsidRDefault="00026A7E" w:rsidP="0091358C">
            <w:pPr>
              <w:pStyle w:val="a5"/>
              <w:spacing w:line="280" w:lineRule="atLeast"/>
              <w:ind w:leftChars="0" w:left="0"/>
              <w:rPr>
                <w:sz w:val="20"/>
                <w:szCs w:val="20"/>
              </w:rPr>
            </w:pPr>
            <w:r w:rsidRPr="00550A75">
              <w:rPr>
                <w:rFonts w:hint="eastAsia"/>
                <w:sz w:val="20"/>
                <w:szCs w:val="20"/>
              </w:rPr>
              <w:t>화훼</w:t>
            </w:r>
            <w:r>
              <w:rPr>
                <w:sz w:val="20"/>
                <w:szCs w:val="20"/>
              </w:rPr>
              <w:t xml:space="preserve">, </w:t>
            </w:r>
            <w:r>
              <w:rPr>
                <w:rFonts w:hint="eastAsia"/>
                <w:sz w:val="20"/>
                <w:szCs w:val="20"/>
              </w:rPr>
              <w:t>농산물</w:t>
            </w:r>
            <w:r>
              <w:rPr>
                <w:rFonts w:hint="eastAsia"/>
                <w:sz w:val="20"/>
                <w:szCs w:val="20"/>
              </w:rPr>
              <w:t xml:space="preserve"> </w:t>
            </w:r>
            <w:r>
              <w:rPr>
                <w:rFonts w:hint="eastAsia"/>
                <w:sz w:val="20"/>
                <w:szCs w:val="20"/>
              </w:rPr>
              <w:t>및</w:t>
            </w:r>
            <w:r w:rsidRPr="00550A75">
              <w:rPr>
                <w:rFonts w:hint="eastAsia"/>
                <w:sz w:val="20"/>
                <w:szCs w:val="20"/>
              </w:rPr>
              <w:t xml:space="preserve"> </w:t>
            </w:r>
            <w:r w:rsidRPr="00550A75">
              <w:rPr>
                <w:rFonts w:hint="eastAsia"/>
                <w:sz w:val="20"/>
                <w:szCs w:val="20"/>
              </w:rPr>
              <w:t>식재</w:t>
            </w:r>
            <w:r>
              <w:rPr>
                <w:sz w:val="20"/>
                <w:szCs w:val="20"/>
              </w:rPr>
              <w:t xml:space="preserve"> </w:t>
            </w:r>
            <w:r>
              <w:rPr>
                <w:rFonts w:hint="eastAsia"/>
                <w:sz w:val="20"/>
                <w:szCs w:val="20"/>
              </w:rPr>
              <w:t>유통</w:t>
            </w:r>
          </w:p>
        </w:tc>
      </w:tr>
      <w:tr w:rsidR="00026A7E" w:rsidRPr="00CB2B3F" w14:paraId="180C9230" w14:textId="77777777" w:rsidTr="0091358C">
        <w:trPr>
          <w:trHeight w:val="283"/>
        </w:trPr>
        <w:tc>
          <w:tcPr>
            <w:tcW w:w="2004" w:type="pct"/>
            <w:shd w:val="clear" w:color="auto" w:fill="auto"/>
            <w:vAlign w:val="center"/>
          </w:tcPr>
          <w:p w14:paraId="5E79D588" w14:textId="77777777" w:rsidR="00026A7E" w:rsidRPr="00C33AED" w:rsidRDefault="00026A7E" w:rsidP="0091358C">
            <w:pPr>
              <w:pStyle w:val="a5"/>
              <w:spacing w:line="280" w:lineRule="atLeast"/>
              <w:ind w:leftChars="0" w:left="0"/>
              <w:rPr>
                <w:sz w:val="20"/>
                <w:szCs w:val="20"/>
              </w:rPr>
            </w:pPr>
            <w:proofErr w:type="spellStart"/>
            <w:r w:rsidRPr="00C33AED">
              <w:rPr>
                <w:sz w:val="20"/>
                <w:szCs w:val="20"/>
              </w:rPr>
              <w:t>한샘도무스</w:t>
            </w:r>
            <w:proofErr w:type="spellEnd"/>
          </w:p>
        </w:tc>
        <w:tc>
          <w:tcPr>
            <w:tcW w:w="888" w:type="pct"/>
            <w:shd w:val="clear" w:color="auto" w:fill="auto"/>
            <w:vAlign w:val="center"/>
          </w:tcPr>
          <w:p w14:paraId="0301BB32" w14:textId="77777777" w:rsidR="00026A7E" w:rsidRPr="00C33AED" w:rsidRDefault="00026A7E" w:rsidP="0091358C">
            <w:pPr>
              <w:pStyle w:val="a5"/>
              <w:spacing w:line="280" w:lineRule="atLeast"/>
              <w:ind w:leftChars="0" w:left="0"/>
              <w:jc w:val="right"/>
              <w:rPr>
                <w:sz w:val="20"/>
                <w:szCs w:val="20"/>
              </w:rPr>
            </w:pPr>
            <w:r w:rsidRPr="00C33AED">
              <w:rPr>
                <w:sz w:val="20"/>
                <w:szCs w:val="20"/>
              </w:rPr>
              <w:t>57.2</w:t>
            </w:r>
          </w:p>
        </w:tc>
        <w:tc>
          <w:tcPr>
            <w:tcW w:w="2108" w:type="pct"/>
            <w:shd w:val="clear" w:color="auto" w:fill="auto"/>
            <w:vAlign w:val="center"/>
          </w:tcPr>
          <w:p w14:paraId="74771925" w14:textId="77777777" w:rsidR="00026A7E" w:rsidRPr="00C33AED" w:rsidRDefault="00026A7E" w:rsidP="0091358C">
            <w:pPr>
              <w:pStyle w:val="a5"/>
              <w:spacing w:line="280" w:lineRule="atLeast"/>
              <w:ind w:leftChars="0" w:left="0"/>
              <w:rPr>
                <w:sz w:val="20"/>
                <w:szCs w:val="20"/>
              </w:rPr>
            </w:pPr>
            <w:r w:rsidRPr="00C33AED">
              <w:rPr>
                <w:sz w:val="20"/>
                <w:szCs w:val="20"/>
              </w:rPr>
              <w:t>부속</w:t>
            </w:r>
            <w:r w:rsidRPr="00C33AED">
              <w:rPr>
                <w:sz w:val="20"/>
                <w:szCs w:val="20"/>
              </w:rPr>
              <w:t xml:space="preserve"> </w:t>
            </w:r>
            <w:r w:rsidRPr="00C33AED">
              <w:rPr>
                <w:sz w:val="20"/>
                <w:szCs w:val="20"/>
              </w:rPr>
              <w:t>거래</w:t>
            </w:r>
            <w:r>
              <w:rPr>
                <w:rFonts w:hint="eastAsia"/>
                <w:sz w:val="20"/>
                <w:szCs w:val="20"/>
              </w:rPr>
              <w:t>를</w:t>
            </w:r>
            <w:r>
              <w:rPr>
                <w:rFonts w:hint="eastAsia"/>
                <w:sz w:val="20"/>
                <w:szCs w:val="20"/>
              </w:rPr>
              <w:t xml:space="preserve"> </w:t>
            </w:r>
            <w:r>
              <w:rPr>
                <w:rFonts w:hint="eastAsia"/>
                <w:sz w:val="20"/>
                <w:szCs w:val="20"/>
              </w:rPr>
              <w:t>통해</w:t>
            </w:r>
            <w:r>
              <w:rPr>
                <w:rFonts w:hint="eastAsia"/>
                <w:sz w:val="20"/>
                <w:szCs w:val="20"/>
              </w:rPr>
              <w:t xml:space="preserve"> </w:t>
            </w:r>
            <w:r>
              <w:rPr>
                <w:sz w:val="20"/>
                <w:szCs w:val="20"/>
              </w:rPr>
              <w:t xml:space="preserve">100% </w:t>
            </w:r>
            <w:r>
              <w:rPr>
                <w:rFonts w:hint="eastAsia"/>
                <w:sz w:val="20"/>
                <w:szCs w:val="20"/>
              </w:rPr>
              <w:t>자회사화</w:t>
            </w:r>
            <w:r>
              <w:rPr>
                <w:rFonts w:hint="eastAsia"/>
                <w:sz w:val="20"/>
                <w:szCs w:val="20"/>
              </w:rPr>
              <w:t xml:space="preserve"> </w:t>
            </w:r>
            <w:r>
              <w:rPr>
                <w:rFonts w:hint="eastAsia"/>
                <w:sz w:val="20"/>
                <w:szCs w:val="20"/>
              </w:rPr>
              <w:t>예정</w:t>
            </w:r>
            <w:r>
              <w:rPr>
                <w:sz w:val="20"/>
                <w:szCs w:val="20"/>
              </w:rPr>
              <w:br/>
            </w:r>
            <w:r w:rsidRPr="00262902">
              <w:rPr>
                <w:rFonts w:hint="eastAsia"/>
                <w:sz w:val="20"/>
                <w:szCs w:val="20"/>
              </w:rPr>
              <w:t>중고가</w:t>
            </w:r>
            <w:r w:rsidRPr="00262902">
              <w:rPr>
                <w:rFonts w:hint="eastAsia"/>
                <w:sz w:val="20"/>
                <w:szCs w:val="20"/>
              </w:rPr>
              <w:t xml:space="preserve"> </w:t>
            </w:r>
            <w:r w:rsidRPr="00262902">
              <w:rPr>
                <w:rFonts w:hint="eastAsia"/>
                <w:sz w:val="20"/>
                <w:szCs w:val="20"/>
              </w:rPr>
              <w:t>가구</w:t>
            </w:r>
            <w:r w:rsidRPr="00262902">
              <w:rPr>
                <w:rFonts w:hint="eastAsia"/>
                <w:sz w:val="20"/>
                <w:szCs w:val="20"/>
              </w:rPr>
              <w:t xml:space="preserve"> </w:t>
            </w:r>
            <w:r w:rsidRPr="00262902">
              <w:rPr>
                <w:rFonts w:hint="eastAsia"/>
                <w:sz w:val="20"/>
                <w:szCs w:val="20"/>
              </w:rPr>
              <w:t>판매</w:t>
            </w:r>
            <w:ins w:id="115" w:author="junkyo.shim" w:date="2021-08-29T21:16:00Z">
              <w:r>
                <w:rPr>
                  <w:rFonts w:hint="eastAsia"/>
                  <w:sz w:val="20"/>
                  <w:szCs w:val="20"/>
                </w:rPr>
                <w:t xml:space="preserve"> </w:t>
              </w:r>
              <w:r>
                <w:rPr>
                  <w:rFonts w:hint="eastAsia"/>
                  <w:sz w:val="20"/>
                  <w:szCs w:val="20"/>
                </w:rPr>
                <w:t>사업</w:t>
              </w:r>
            </w:ins>
            <w:del w:id="116" w:author="junkyo.shim" w:date="2021-08-29T21:16:00Z">
              <w:r w:rsidRPr="00262902" w:rsidDel="00E163A2">
                <w:rPr>
                  <w:rFonts w:hint="eastAsia"/>
                  <w:sz w:val="20"/>
                  <w:szCs w:val="20"/>
                </w:rPr>
                <w:delText xml:space="preserve"> </w:delText>
              </w:r>
              <w:r w:rsidRPr="00262902" w:rsidDel="00E163A2">
                <w:rPr>
                  <w:rFonts w:hint="eastAsia"/>
                  <w:sz w:val="20"/>
                  <w:szCs w:val="20"/>
                </w:rPr>
                <w:delText>사</w:delText>
              </w:r>
            </w:del>
          </w:p>
        </w:tc>
      </w:tr>
    </w:tbl>
    <w:p w14:paraId="3550FBA7" w14:textId="77777777" w:rsidR="00026A7E" w:rsidRPr="00CB2B3F" w:rsidRDefault="00026A7E" w:rsidP="00026A7E">
      <w:pPr>
        <w:pStyle w:val="a5"/>
        <w:numPr>
          <w:ilvl w:val="0"/>
          <w:numId w:val="43"/>
        </w:numPr>
        <w:spacing w:before="240" w:after="240"/>
        <w:ind w:leftChars="0"/>
        <w:rPr>
          <w:szCs w:val="22"/>
        </w:rPr>
      </w:pPr>
      <w:r w:rsidRPr="00CB2B3F">
        <w:rPr>
          <w:szCs w:val="22"/>
        </w:rPr>
        <w:t>기타</w:t>
      </w:r>
      <w:r w:rsidRPr="00CB2B3F">
        <w:rPr>
          <w:szCs w:val="22"/>
        </w:rPr>
        <w:t xml:space="preserve"> </w:t>
      </w:r>
      <w:r w:rsidRPr="00CB2B3F">
        <w:rPr>
          <w:szCs w:val="22"/>
        </w:rPr>
        <w:t>계열회사</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3318"/>
        <w:gridCol w:w="1470"/>
        <w:gridCol w:w="3490"/>
      </w:tblGrid>
      <w:tr w:rsidR="00026A7E" w:rsidRPr="00CB2B3F" w14:paraId="60996656" w14:textId="77777777" w:rsidTr="0091358C">
        <w:trPr>
          <w:tblHeader/>
        </w:trPr>
        <w:tc>
          <w:tcPr>
            <w:tcW w:w="2004" w:type="pct"/>
            <w:tcBorders>
              <w:top w:val="single" w:sz="12" w:space="0" w:color="404040" w:themeColor="text1" w:themeTint="BF"/>
              <w:bottom w:val="single" w:sz="4" w:space="0" w:color="404040" w:themeColor="text1" w:themeTint="BF"/>
            </w:tcBorders>
            <w:shd w:val="clear" w:color="auto" w:fill="DEEEEE"/>
            <w:vAlign w:val="center"/>
          </w:tcPr>
          <w:p w14:paraId="7ED302B1"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회사명</w:t>
            </w:r>
          </w:p>
        </w:tc>
        <w:tc>
          <w:tcPr>
            <w:tcW w:w="888" w:type="pct"/>
            <w:tcBorders>
              <w:top w:val="single" w:sz="12" w:space="0" w:color="404040" w:themeColor="text1" w:themeTint="BF"/>
              <w:bottom w:val="single" w:sz="4" w:space="0" w:color="404040" w:themeColor="text1" w:themeTint="BF"/>
            </w:tcBorders>
            <w:shd w:val="clear" w:color="auto" w:fill="DEEEEE"/>
            <w:vAlign w:val="center"/>
          </w:tcPr>
          <w:p w14:paraId="001B3604"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지분율</w:t>
            </w:r>
            <w:r w:rsidRPr="00C33AED">
              <w:rPr>
                <w:b/>
                <w:sz w:val="20"/>
                <w:szCs w:val="20"/>
              </w:rPr>
              <w:t>(%)</w:t>
            </w:r>
          </w:p>
        </w:tc>
        <w:tc>
          <w:tcPr>
            <w:tcW w:w="2108" w:type="pct"/>
            <w:tcBorders>
              <w:top w:val="single" w:sz="12" w:space="0" w:color="404040" w:themeColor="text1" w:themeTint="BF"/>
              <w:bottom w:val="single" w:sz="4" w:space="0" w:color="404040" w:themeColor="text1" w:themeTint="BF"/>
            </w:tcBorders>
            <w:shd w:val="clear" w:color="auto" w:fill="DEEEEE"/>
            <w:vAlign w:val="center"/>
          </w:tcPr>
          <w:p w14:paraId="2EF3F8B8"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비고</w:t>
            </w:r>
          </w:p>
        </w:tc>
      </w:tr>
      <w:tr w:rsidR="00026A7E" w:rsidRPr="00CB2B3F" w14:paraId="14337922" w14:textId="77777777" w:rsidTr="0091358C">
        <w:tc>
          <w:tcPr>
            <w:tcW w:w="2004" w:type="pct"/>
            <w:tcBorders>
              <w:top w:val="single" w:sz="4" w:space="0" w:color="404040" w:themeColor="text1" w:themeTint="BF"/>
            </w:tcBorders>
            <w:shd w:val="clear" w:color="auto" w:fill="auto"/>
            <w:vAlign w:val="center"/>
          </w:tcPr>
          <w:p w14:paraId="77F7E202" w14:textId="77777777" w:rsidR="00026A7E" w:rsidRPr="00C33AED" w:rsidRDefault="00026A7E" w:rsidP="0091358C">
            <w:pPr>
              <w:pStyle w:val="a5"/>
              <w:spacing w:line="280" w:lineRule="atLeast"/>
              <w:ind w:leftChars="0" w:left="0"/>
              <w:rPr>
                <w:sz w:val="20"/>
                <w:szCs w:val="20"/>
              </w:rPr>
            </w:pPr>
            <w:proofErr w:type="spellStart"/>
            <w:r w:rsidRPr="00C33AED">
              <w:rPr>
                <w:sz w:val="20"/>
                <w:szCs w:val="20"/>
              </w:rPr>
              <w:t>한샘넥서스</w:t>
            </w:r>
            <w:proofErr w:type="spellEnd"/>
          </w:p>
        </w:tc>
        <w:tc>
          <w:tcPr>
            <w:tcW w:w="888" w:type="pct"/>
            <w:tcBorders>
              <w:top w:val="single" w:sz="4" w:space="0" w:color="404040" w:themeColor="text1" w:themeTint="BF"/>
            </w:tcBorders>
            <w:shd w:val="clear" w:color="auto" w:fill="auto"/>
            <w:vAlign w:val="center"/>
          </w:tcPr>
          <w:p w14:paraId="7BA64EB9" w14:textId="77777777" w:rsidR="00026A7E" w:rsidRPr="00C33AED" w:rsidRDefault="00026A7E" w:rsidP="0091358C">
            <w:pPr>
              <w:pStyle w:val="a5"/>
              <w:spacing w:line="280" w:lineRule="atLeast"/>
              <w:ind w:leftChars="0" w:left="0"/>
              <w:jc w:val="right"/>
              <w:rPr>
                <w:sz w:val="20"/>
                <w:szCs w:val="20"/>
              </w:rPr>
            </w:pPr>
            <w:r w:rsidRPr="00C33AED">
              <w:rPr>
                <w:sz w:val="20"/>
                <w:szCs w:val="20"/>
              </w:rPr>
              <w:t>49.9</w:t>
            </w:r>
          </w:p>
        </w:tc>
        <w:tc>
          <w:tcPr>
            <w:tcW w:w="2108" w:type="pct"/>
            <w:tcBorders>
              <w:top w:val="single" w:sz="4" w:space="0" w:color="404040" w:themeColor="text1" w:themeTint="BF"/>
            </w:tcBorders>
            <w:shd w:val="clear" w:color="auto" w:fill="auto"/>
            <w:vAlign w:val="center"/>
          </w:tcPr>
          <w:p w14:paraId="362713E8" w14:textId="77777777" w:rsidR="00026A7E" w:rsidRPr="00C33AED" w:rsidRDefault="00026A7E" w:rsidP="008B2D34">
            <w:pPr>
              <w:pStyle w:val="a5"/>
              <w:spacing w:line="280" w:lineRule="atLeast"/>
              <w:ind w:leftChars="0" w:left="0"/>
              <w:rPr>
                <w:sz w:val="20"/>
                <w:szCs w:val="20"/>
              </w:rPr>
            </w:pPr>
            <w:r w:rsidRPr="00C33AED">
              <w:rPr>
                <w:sz w:val="20"/>
                <w:szCs w:val="20"/>
              </w:rPr>
              <w:t>부속</w:t>
            </w:r>
            <w:r w:rsidRPr="00C33AED">
              <w:rPr>
                <w:sz w:val="20"/>
                <w:szCs w:val="20"/>
              </w:rPr>
              <w:t xml:space="preserve"> </w:t>
            </w:r>
            <w:r w:rsidRPr="00C33AED">
              <w:rPr>
                <w:sz w:val="20"/>
                <w:szCs w:val="20"/>
              </w:rPr>
              <w:t>거래</w:t>
            </w:r>
            <w:r>
              <w:rPr>
                <w:rFonts w:hint="eastAsia"/>
                <w:sz w:val="20"/>
                <w:szCs w:val="20"/>
              </w:rPr>
              <w:t>를</w:t>
            </w:r>
            <w:r>
              <w:rPr>
                <w:rFonts w:hint="eastAsia"/>
                <w:sz w:val="20"/>
                <w:szCs w:val="20"/>
              </w:rPr>
              <w:t xml:space="preserve"> </w:t>
            </w:r>
            <w:r>
              <w:rPr>
                <w:rFonts w:hint="eastAsia"/>
                <w:sz w:val="20"/>
                <w:szCs w:val="20"/>
              </w:rPr>
              <w:t>통해</w:t>
            </w:r>
            <w:r>
              <w:rPr>
                <w:rFonts w:hint="eastAsia"/>
                <w:sz w:val="20"/>
                <w:szCs w:val="20"/>
              </w:rPr>
              <w:t xml:space="preserve"> </w:t>
            </w:r>
            <w:r>
              <w:rPr>
                <w:sz w:val="20"/>
                <w:szCs w:val="20"/>
              </w:rPr>
              <w:t xml:space="preserve">100% </w:t>
            </w:r>
            <w:r>
              <w:rPr>
                <w:rFonts w:hint="eastAsia"/>
                <w:sz w:val="20"/>
                <w:szCs w:val="20"/>
              </w:rPr>
              <w:t>자회사</w:t>
            </w:r>
            <w:ins w:id="117" w:author="heesung.ahn" w:date="2021-08-30T23:54:00Z">
              <w:r w:rsidR="008B2D34">
                <w:rPr>
                  <w:rFonts w:hint="eastAsia"/>
                  <w:sz w:val="20"/>
                  <w:szCs w:val="20"/>
                </w:rPr>
                <w:t>가</w:t>
              </w:r>
              <w:r w:rsidR="008B2D34">
                <w:rPr>
                  <w:rFonts w:hint="eastAsia"/>
                  <w:sz w:val="20"/>
                  <w:szCs w:val="20"/>
                </w:rPr>
                <w:t xml:space="preserve"> </w:t>
              </w:r>
              <w:r w:rsidR="008B2D34">
                <w:rPr>
                  <w:rFonts w:hint="eastAsia"/>
                  <w:sz w:val="20"/>
                  <w:szCs w:val="20"/>
                </w:rPr>
                <w:t>될</w:t>
              </w:r>
            </w:ins>
            <w:del w:id="118" w:author="heesung.ahn" w:date="2021-08-30T23:54:00Z">
              <w:r w:rsidDel="008B2D34">
                <w:rPr>
                  <w:rFonts w:hint="eastAsia"/>
                  <w:sz w:val="20"/>
                  <w:szCs w:val="20"/>
                </w:rPr>
                <w:delText>화</w:delText>
              </w:r>
            </w:del>
            <w:r>
              <w:rPr>
                <w:rFonts w:hint="eastAsia"/>
                <w:sz w:val="20"/>
                <w:szCs w:val="20"/>
              </w:rPr>
              <w:t xml:space="preserve"> </w:t>
            </w:r>
            <w:r>
              <w:rPr>
                <w:rFonts w:hint="eastAsia"/>
                <w:sz w:val="20"/>
                <w:szCs w:val="20"/>
              </w:rPr>
              <w:t>예정</w:t>
            </w:r>
            <w:r>
              <w:rPr>
                <w:sz w:val="20"/>
                <w:szCs w:val="20"/>
              </w:rPr>
              <w:br/>
            </w:r>
            <w:r w:rsidRPr="00262902">
              <w:rPr>
                <w:rFonts w:hint="eastAsia"/>
                <w:sz w:val="20"/>
                <w:szCs w:val="20"/>
              </w:rPr>
              <w:t>고가</w:t>
            </w:r>
            <w:r w:rsidRPr="00262902">
              <w:rPr>
                <w:rFonts w:hint="eastAsia"/>
                <w:sz w:val="20"/>
                <w:szCs w:val="20"/>
              </w:rPr>
              <w:t xml:space="preserve"> </w:t>
            </w:r>
            <w:r>
              <w:rPr>
                <w:rFonts w:hint="eastAsia"/>
                <w:sz w:val="20"/>
                <w:szCs w:val="20"/>
              </w:rPr>
              <w:t>수입가구</w:t>
            </w:r>
            <w:r>
              <w:rPr>
                <w:rFonts w:hint="eastAsia"/>
                <w:sz w:val="20"/>
                <w:szCs w:val="20"/>
              </w:rPr>
              <w:t xml:space="preserve"> </w:t>
            </w:r>
            <w:r>
              <w:rPr>
                <w:rFonts w:hint="eastAsia"/>
                <w:sz w:val="20"/>
                <w:szCs w:val="20"/>
              </w:rPr>
              <w:t>판매</w:t>
            </w:r>
          </w:p>
        </w:tc>
      </w:tr>
      <w:tr w:rsidR="00026A7E" w:rsidRPr="00CB2B3F" w14:paraId="4FCCDAF7" w14:textId="77777777" w:rsidTr="0091358C">
        <w:tc>
          <w:tcPr>
            <w:tcW w:w="2004" w:type="pct"/>
            <w:shd w:val="clear" w:color="auto" w:fill="auto"/>
            <w:vAlign w:val="center"/>
          </w:tcPr>
          <w:p w14:paraId="15BADCA1" w14:textId="77777777" w:rsidR="00026A7E" w:rsidRPr="00C33AED" w:rsidRDefault="00026A7E" w:rsidP="0091358C">
            <w:pPr>
              <w:pStyle w:val="a5"/>
              <w:spacing w:line="280" w:lineRule="atLeast"/>
              <w:ind w:leftChars="0" w:left="0"/>
              <w:rPr>
                <w:sz w:val="20"/>
                <w:szCs w:val="20"/>
              </w:rPr>
            </w:pPr>
            <w:del w:id="119" w:author="junkyo.shim" w:date="2021-08-29T21:39:00Z">
              <w:r w:rsidRPr="00C33AED" w:rsidDel="00ED6460">
                <w:rPr>
                  <w:sz w:val="20"/>
                  <w:szCs w:val="20"/>
                </w:rPr>
                <w:delText>㈜</w:delText>
              </w:r>
            </w:del>
            <w:proofErr w:type="spellStart"/>
            <w:r w:rsidRPr="00C33AED">
              <w:rPr>
                <w:sz w:val="20"/>
                <w:szCs w:val="20"/>
              </w:rPr>
              <w:t>한샘이펙스</w:t>
            </w:r>
            <w:proofErr w:type="spellEnd"/>
          </w:p>
        </w:tc>
        <w:tc>
          <w:tcPr>
            <w:tcW w:w="888" w:type="pct"/>
            <w:shd w:val="clear" w:color="auto" w:fill="auto"/>
            <w:vAlign w:val="center"/>
          </w:tcPr>
          <w:p w14:paraId="3CAEC6B5" w14:textId="77777777" w:rsidR="00026A7E" w:rsidRPr="00C33AED" w:rsidRDefault="00026A7E" w:rsidP="0091358C">
            <w:pPr>
              <w:pStyle w:val="a5"/>
              <w:spacing w:line="280" w:lineRule="atLeast"/>
              <w:ind w:leftChars="0" w:left="0"/>
              <w:jc w:val="right"/>
              <w:rPr>
                <w:sz w:val="20"/>
                <w:szCs w:val="20"/>
              </w:rPr>
            </w:pPr>
            <w:r w:rsidRPr="00C33AED">
              <w:rPr>
                <w:sz w:val="20"/>
                <w:szCs w:val="20"/>
              </w:rPr>
              <w:t>10</w:t>
            </w:r>
          </w:p>
        </w:tc>
        <w:tc>
          <w:tcPr>
            <w:tcW w:w="2108" w:type="pct"/>
            <w:shd w:val="clear" w:color="auto" w:fill="auto"/>
            <w:vAlign w:val="center"/>
          </w:tcPr>
          <w:p w14:paraId="1809ECC4" w14:textId="77777777" w:rsidR="00026A7E" w:rsidRPr="00B22540" w:rsidRDefault="00026A7E" w:rsidP="0091358C">
            <w:pPr>
              <w:pStyle w:val="a5"/>
              <w:spacing w:line="280" w:lineRule="atLeast"/>
              <w:ind w:leftChars="0" w:left="0"/>
              <w:rPr>
                <w:sz w:val="20"/>
                <w:szCs w:val="20"/>
              </w:rPr>
            </w:pPr>
            <w:r>
              <w:rPr>
                <w:rFonts w:hint="eastAsia"/>
                <w:sz w:val="20"/>
                <w:szCs w:val="20"/>
              </w:rPr>
              <w:t>부엌가구에</w:t>
            </w:r>
            <w:r>
              <w:rPr>
                <w:rFonts w:hint="eastAsia"/>
                <w:sz w:val="20"/>
                <w:szCs w:val="20"/>
              </w:rPr>
              <w:t xml:space="preserve"> </w:t>
            </w:r>
            <w:r>
              <w:rPr>
                <w:rFonts w:hint="eastAsia"/>
                <w:sz w:val="20"/>
                <w:szCs w:val="20"/>
              </w:rPr>
              <w:t>사용되는</w:t>
            </w:r>
            <w:r>
              <w:rPr>
                <w:rFonts w:hint="eastAsia"/>
                <w:sz w:val="20"/>
                <w:szCs w:val="20"/>
              </w:rPr>
              <w:t xml:space="preserve"> </w:t>
            </w:r>
            <w:r w:rsidRPr="00B22540">
              <w:rPr>
                <w:sz w:val="20"/>
                <w:szCs w:val="20"/>
              </w:rPr>
              <w:t>인조대리석</w:t>
            </w:r>
            <w:r>
              <w:rPr>
                <w:rFonts w:hint="eastAsia"/>
                <w:sz w:val="20"/>
                <w:szCs w:val="20"/>
              </w:rPr>
              <w:t>을</w:t>
            </w:r>
            <w:r w:rsidRPr="00B22540">
              <w:rPr>
                <w:sz w:val="20"/>
                <w:szCs w:val="20"/>
              </w:rPr>
              <w:t xml:space="preserve"> </w:t>
            </w:r>
            <w:r w:rsidRPr="00B22540">
              <w:rPr>
                <w:sz w:val="20"/>
                <w:szCs w:val="20"/>
              </w:rPr>
              <w:t>생산</w:t>
            </w:r>
            <w:r w:rsidRPr="00B22540">
              <w:rPr>
                <w:sz w:val="20"/>
                <w:szCs w:val="20"/>
              </w:rPr>
              <w:t xml:space="preserve"> </w:t>
            </w:r>
            <w:r w:rsidRPr="00B22540">
              <w:rPr>
                <w:sz w:val="20"/>
                <w:szCs w:val="20"/>
              </w:rPr>
              <w:t>및</w:t>
            </w:r>
            <w:r w:rsidRPr="00B22540">
              <w:rPr>
                <w:sz w:val="20"/>
                <w:szCs w:val="20"/>
              </w:rPr>
              <w:t xml:space="preserve"> </w:t>
            </w:r>
            <w:r w:rsidRPr="00B22540">
              <w:rPr>
                <w:sz w:val="20"/>
                <w:szCs w:val="20"/>
              </w:rPr>
              <w:t>판매</w:t>
            </w:r>
          </w:p>
        </w:tc>
      </w:tr>
      <w:tr w:rsidR="00026A7E" w:rsidRPr="00CB2B3F" w14:paraId="697B10CE" w14:textId="77777777" w:rsidTr="0091358C">
        <w:tc>
          <w:tcPr>
            <w:tcW w:w="2004" w:type="pct"/>
            <w:shd w:val="clear" w:color="auto" w:fill="auto"/>
            <w:vAlign w:val="center"/>
          </w:tcPr>
          <w:p w14:paraId="00F925AD" w14:textId="77777777" w:rsidR="00026A7E" w:rsidRPr="00C33AED" w:rsidRDefault="00026A7E" w:rsidP="0091358C">
            <w:pPr>
              <w:pStyle w:val="a5"/>
              <w:spacing w:line="280" w:lineRule="atLeast"/>
              <w:ind w:leftChars="0" w:left="0"/>
              <w:rPr>
                <w:sz w:val="20"/>
                <w:szCs w:val="20"/>
              </w:rPr>
            </w:pPr>
            <w:proofErr w:type="spellStart"/>
            <w:r>
              <w:rPr>
                <w:rFonts w:hint="eastAsia"/>
                <w:sz w:val="20"/>
                <w:szCs w:val="20"/>
              </w:rPr>
              <w:t>퍼니스템</w:t>
            </w:r>
            <w:proofErr w:type="spellEnd"/>
          </w:p>
        </w:tc>
        <w:tc>
          <w:tcPr>
            <w:tcW w:w="888" w:type="pct"/>
            <w:shd w:val="clear" w:color="auto" w:fill="auto"/>
            <w:vAlign w:val="center"/>
          </w:tcPr>
          <w:p w14:paraId="71271F8F" w14:textId="77777777" w:rsidR="00026A7E" w:rsidRPr="00C33AED" w:rsidRDefault="00026A7E" w:rsidP="0091358C">
            <w:pPr>
              <w:pStyle w:val="a5"/>
              <w:spacing w:line="280" w:lineRule="atLeast"/>
              <w:ind w:leftChars="0" w:left="0"/>
              <w:jc w:val="right"/>
              <w:rPr>
                <w:sz w:val="20"/>
                <w:szCs w:val="20"/>
              </w:rPr>
            </w:pPr>
          </w:p>
        </w:tc>
        <w:tc>
          <w:tcPr>
            <w:tcW w:w="2108" w:type="pct"/>
            <w:shd w:val="clear" w:color="auto" w:fill="auto"/>
            <w:vAlign w:val="center"/>
          </w:tcPr>
          <w:p w14:paraId="04F29642" w14:textId="77777777" w:rsidR="00026A7E" w:rsidRPr="00C33AED" w:rsidRDefault="00026A7E" w:rsidP="0091358C">
            <w:pPr>
              <w:pStyle w:val="a5"/>
              <w:spacing w:line="280" w:lineRule="atLeast"/>
              <w:ind w:leftChars="0" w:left="0"/>
              <w:rPr>
                <w:sz w:val="20"/>
                <w:szCs w:val="20"/>
              </w:rPr>
            </w:pPr>
            <w:proofErr w:type="spellStart"/>
            <w:r>
              <w:rPr>
                <w:rFonts w:hint="eastAsia"/>
                <w:sz w:val="20"/>
                <w:szCs w:val="20"/>
              </w:rPr>
              <w:t>한샘이펙스의</w:t>
            </w:r>
            <w:proofErr w:type="spellEnd"/>
            <w:r>
              <w:rPr>
                <w:rFonts w:hint="eastAsia"/>
                <w:sz w:val="20"/>
                <w:szCs w:val="20"/>
              </w:rPr>
              <w:t xml:space="preserve"> 100% </w:t>
            </w:r>
            <w:r>
              <w:rPr>
                <w:rFonts w:hint="eastAsia"/>
                <w:sz w:val="20"/>
                <w:szCs w:val="20"/>
              </w:rPr>
              <w:t>자회사</w:t>
            </w:r>
            <w:r>
              <w:rPr>
                <w:sz w:val="20"/>
                <w:szCs w:val="20"/>
              </w:rPr>
              <w:br/>
            </w:r>
            <w:r>
              <w:rPr>
                <w:rFonts w:hint="eastAsia"/>
                <w:sz w:val="20"/>
                <w:szCs w:val="20"/>
              </w:rPr>
              <w:t>대상회사에</w:t>
            </w:r>
            <w:r>
              <w:rPr>
                <w:rFonts w:hint="eastAsia"/>
                <w:sz w:val="20"/>
                <w:szCs w:val="20"/>
              </w:rPr>
              <w:t xml:space="preserve"> </w:t>
            </w:r>
            <w:r>
              <w:rPr>
                <w:rFonts w:hint="eastAsia"/>
                <w:sz w:val="20"/>
                <w:szCs w:val="20"/>
              </w:rPr>
              <w:t>매트리스를</w:t>
            </w:r>
            <w:r>
              <w:rPr>
                <w:rFonts w:hint="eastAsia"/>
                <w:sz w:val="20"/>
                <w:szCs w:val="20"/>
              </w:rPr>
              <w:t xml:space="preserve"> </w:t>
            </w:r>
            <w:r>
              <w:rPr>
                <w:rFonts w:hint="eastAsia"/>
                <w:sz w:val="20"/>
                <w:szCs w:val="20"/>
              </w:rPr>
              <w:t>공급</w:t>
            </w:r>
          </w:p>
        </w:tc>
      </w:tr>
      <w:tr w:rsidR="00026A7E" w:rsidRPr="00CB2B3F" w14:paraId="70FE5585" w14:textId="77777777" w:rsidTr="0091358C">
        <w:tc>
          <w:tcPr>
            <w:tcW w:w="2004" w:type="pct"/>
            <w:shd w:val="clear" w:color="auto" w:fill="auto"/>
            <w:vAlign w:val="center"/>
          </w:tcPr>
          <w:p w14:paraId="31409CD5" w14:textId="77777777" w:rsidR="00026A7E" w:rsidRPr="00C33AED" w:rsidRDefault="00026A7E" w:rsidP="0091358C">
            <w:pPr>
              <w:pStyle w:val="a5"/>
              <w:spacing w:line="280" w:lineRule="atLeast"/>
              <w:ind w:leftChars="0" w:left="0"/>
              <w:rPr>
                <w:sz w:val="20"/>
                <w:szCs w:val="20"/>
              </w:rPr>
            </w:pPr>
            <w:proofErr w:type="spellStart"/>
            <w:r>
              <w:rPr>
                <w:rFonts w:hint="eastAsia"/>
                <w:sz w:val="20"/>
                <w:szCs w:val="20"/>
              </w:rPr>
              <w:t>휘찬산업</w:t>
            </w:r>
            <w:proofErr w:type="spellEnd"/>
          </w:p>
        </w:tc>
        <w:tc>
          <w:tcPr>
            <w:tcW w:w="888" w:type="pct"/>
            <w:shd w:val="clear" w:color="auto" w:fill="auto"/>
            <w:vAlign w:val="center"/>
          </w:tcPr>
          <w:p w14:paraId="16CD63BC" w14:textId="77777777" w:rsidR="00026A7E" w:rsidRPr="00C33AED" w:rsidRDefault="00026A7E" w:rsidP="0091358C">
            <w:pPr>
              <w:pStyle w:val="a5"/>
              <w:spacing w:line="280" w:lineRule="atLeast"/>
              <w:ind w:leftChars="0" w:left="0"/>
              <w:jc w:val="right"/>
              <w:rPr>
                <w:sz w:val="20"/>
                <w:szCs w:val="20"/>
              </w:rPr>
            </w:pPr>
          </w:p>
        </w:tc>
        <w:tc>
          <w:tcPr>
            <w:tcW w:w="2108" w:type="pct"/>
            <w:shd w:val="clear" w:color="auto" w:fill="auto"/>
            <w:vAlign w:val="center"/>
          </w:tcPr>
          <w:p w14:paraId="6077DA4B" w14:textId="77777777" w:rsidR="00026A7E" w:rsidRPr="00C33AED" w:rsidRDefault="00026A7E" w:rsidP="0091358C">
            <w:pPr>
              <w:pStyle w:val="a5"/>
              <w:spacing w:line="280" w:lineRule="atLeast"/>
              <w:ind w:leftChars="0" w:left="0"/>
              <w:rPr>
                <w:sz w:val="20"/>
                <w:szCs w:val="20"/>
              </w:rPr>
            </w:pPr>
            <w:proofErr w:type="spellStart"/>
            <w:r>
              <w:rPr>
                <w:rFonts w:hint="eastAsia"/>
                <w:sz w:val="20"/>
                <w:szCs w:val="20"/>
              </w:rPr>
              <w:t>조창걸이</w:t>
            </w:r>
            <w:proofErr w:type="spellEnd"/>
            <w:r w:rsidRPr="0044536D">
              <w:rPr>
                <w:rFonts w:hint="eastAsia"/>
                <w:sz w:val="20"/>
                <w:szCs w:val="20"/>
              </w:rPr>
              <w:t xml:space="preserve"> </w:t>
            </w:r>
            <w:r>
              <w:rPr>
                <w:rFonts w:hint="eastAsia"/>
                <w:sz w:val="20"/>
                <w:szCs w:val="20"/>
              </w:rPr>
              <w:t>공동</w:t>
            </w:r>
            <w:r w:rsidRPr="0044536D">
              <w:rPr>
                <w:rFonts w:hint="eastAsia"/>
                <w:sz w:val="20"/>
                <w:szCs w:val="20"/>
              </w:rPr>
              <w:t>대표이사로</w:t>
            </w:r>
            <w:r w:rsidRPr="0044536D">
              <w:rPr>
                <w:rFonts w:hint="eastAsia"/>
                <w:sz w:val="20"/>
                <w:szCs w:val="20"/>
              </w:rPr>
              <w:t xml:space="preserve"> </w:t>
            </w:r>
            <w:r>
              <w:rPr>
                <w:rFonts w:hint="eastAsia"/>
                <w:sz w:val="20"/>
                <w:szCs w:val="20"/>
              </w:rPr>
              <w:t>재직</w:t>
            </w:r>
            <w:r>
              <w:rPr>
                <w:sz w:val="20"/>
                <w:szCs w:val="20"/>
              </w:rPr>
              <w:br/>
            </w:r>
            <w:proofErr w:type="spellStart"/>
            <w:r w:rsidRPr="0044536D">
              <w:rPr>
                <w:rFonts w:hint="eastAsia"/>
                <w:sz w:val="20"/>
                <w:szCs w:val="20"/>
              </w:rPr>
              <w:t>휴양콘도운영</w:t>
            </w:r>
            <w:proofErr w:type="spellEnd"/>
            <w:ins w:id="120" w:author="junkyo.shim" w:date="2021-08-29T21:16:00Z">
              <w:r>
                <w:rPr>
                  <w:rFonts w:hint="eastAsia"/>
                  <w:sz w:val="20"/>
                  <w:szCs w:val="20"/>
                </w:rPr>
                <w:t xml:space="preserve"> </w:t>
              </w:r>
              <w:r>
                <w:rPr>
                  <w:rFonts w:hint="eastAsia"/>
                  <w:sz w:val="20"/>
                  <w:szCs w:val="20"/>
                </w:rPr>
                <w:t>사</w:t>
              </w:r>
            </w:ins>
            <w:r w:rsidRPr="0044536D">
              <w:rPr>
                <w:rFonts w:hint="eastAsia"/>
                <w:sz w:val="20"/>
                <w:szCs w:val="20"/>
              </w:rPr>
              <w:t>업</w:t>
            </w:r>
            <w:del w:id="121" w:author="junkyo.shim" w:date="2021-08-29T21:16:00Z">
              <w:r w:rsidRPr="0044536D" w:rsidDel="00C034AF">
                <w:rPr>
                  <w:rFonts w:hint="eastAsia"/>
                  <w:sz w:val="20"/>
                  <w:szCs w:val="20"/>
                </w:rPr>
                <w:delText>을</w:delText>
              </w:r>
              <w:r w:rsidRPr="0044536D" w:rsidDel="00C034AF">
                <w:rPr>
                  <w:rFonts w:hint="eastAsia"/>
                  <w:sz w:val="20"/>
                  <w:szCs w:val="20"/>
                </w:rPr>
                <w:delText xml:space="preserve"> </w:delText>
              </w:r>
              <w:r w:rsidRPr="0044536D" w:rsidDel="00C034AF">
                <w:rPr>
                  <w:rFonts w:hint="eastAsia"/>
                  <w:sz w:val="20"/>
                  <w:szCs w:val="20"/>
                </w:rPr>
                <w:delText>영위</w:delText>
              </w:r>
            </w:del>
            <w:r w:rsidRPr="0044536D">
              <w:rPr>
                <w:rFonts w:hint="eastAsia"/>
                <w:sz w:val="20"/>
                <w:szCs w:val="20"/>
              </w:rPr>
              <w:t>(</w:t>
            </w:r>
            <w:proofErr w:type="spellStart"/>
            <w:r w:rsidRPr="0044536D">
              <w:rPr>
                <w:rFonts w:hint="eastAsia"/>
                <w:sz w:val="20"/>
                <w:szCs w:val="20"/>
              </w:rPr>
              <w:t>낙산비치호텔</w:t>
            </w:r>
            <w:proofErr w:type="spellEnd"/>
            <w:r w:rsidRPr="0044536D">
              <w:rPr>
                <w:rFonts w:hint="eastAsia"/>
                <w:sz w:val="20"/>
                <w:szCs w:val="20"/>
              </w:rPr>
              <w:t>)</w:t>
            </w:r>
          </w:p>
        </w:tc>
      </w:tr>
      <w:tr w:rsidR="00026A7E" w:rsidRPr="00CB2B3F" w14:paraId="4083D6FF" w14:textId="77777777" w:rsidTr="0091358C">
        <w:tc>
          <w:tcPr>
            <w:tcW w:w="5000" w:type="pct"/>
            <w:gridSpan w:val="3"/>
            <w:shd w:val="clear" w:color="auto" w:fill="F2F2F2" w:themeFill="background1" w:themeFillShade="F2"/>
            <w:vAlign w:val="center"/>
          </w:tcPr>
          <w:p w14:paraId="6823CD32"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손자회사</w:t>
            </w:r>
          </w:p>
        </w:tc>
      </w:tr>
      <w:tr w:rsidR="00026A7E" w:rsidRPr="00CB2B3F" w14:paraId="1FECA509" w14:textId="77777777" w:rsidTr="0091358C">
        <w:tc>
          <w:tcPr>
            <w:tcW w:w="2004" w:type="pct"/>
            <w:shd w:val="clear" w:color="auto" w:fill="auto"/>
            <w:vAlign w:val="center"/>
          </w:tcPr>
          <w:p w14:paraId="1CDBDAB1" w14:textId="77777777" w:rsidR="00026A7E" w:rsidRPr="00C33AED" w:rsidRDefault="00026A7E" w:rsidP="0091358C">
            <w:pPr>
              <w:pStyle w:val="a5"/>
              <w:spacing w:line="280" w:lineRule="atLeast"/>
              <w:ind w:leftChars="0" w:left="0"/>
              <w:rPr>
                <w:sz w:val="20"/>
                <w:szCs w:val="20"/>
              </w:rPr>
            </w:pPr>
            <w:del w:id="122" w:author="junkyo.shim" w:date="2021-08-29T21:39:00Z">
              <w:r w:rsidRPr="00C33AED" w:rsidDel="00ED6460">
                <w:rPr>
                  <w:sz w:val="20"/>
                  <w:szCs w:val="20"/>
                </w:rPr>
                <w:delText>㈜</w:delText>
              </w:r>
            </w:del>
            <w:r w:rsidRPr="00C33AED">
              <w:rPr>
                <w:sz w:val="20"/>
                <w:szCs w:val="20"/>
              </w:rPr>
              <w:t>한샘서비스</w:t>
            </w:r>
            <w:r w:rsidRPr="00C33AED">
              <w:rPr>
                <w:sz w:val="20"/>
                <w:szCs w:val="20"/>
              </w:rPr>
              <w:t>1</w:t>
            </w:r>
          </w:p>
        </w:tc>
        <w:tc>
          <w:tcPr>
            <w:tcW w:w="888" w:type="pct"/>
            <w:shd w:val="clear" w:color="auto" w:fill="auto"/>
            <w:vAlign w:val="center"/>
          </w:tcPr>
          <w:p w14:paraId="39617AEA"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6BB528D7" w14:textId="77777777" w:rsidR="00026A7E" w:rsidRPr="00C33AED" w:rsidRDefault="00026A7E" w:rsidP="0091358C">
            <w:pPr>
              <w:spacing w:line="280" w:lineRule="atLeast"/>
              <w:rPr>
                <w:sz w:val="20"/>
                <w:szCs w:val="20"/>
              </w:rPr>
            </w:pPr>
            <w:del w:id="123" w:author="junkyo.shim" w:date="2021-08-29T21:39:00Z">
              <w:r w:rsidRPr="00C33AED" w:rsidDel="00BE2F2D">
                <w:rPr>
                  <w:sz w:val="20"/>
                  <w:szCs w:val="20"/>
                </w:rPr>
                <w:delText>㈜</w:delText>
              </w:r>
            </w:del>
            <w:r w:rsidRPr="00C33AED">
              <w:rPr>
                <w:sz w:val="20"/>
                <w:szCs w:val="20"/>
              </w:rPr>
              <w:t>한샘서비스의</w:t>
            </w:r>
            <w:r w:rsidRPr="00C33AED">
              <w:rPr>
                <w:sz w:val="20"/>
                <w:szCs w:val="20"/>
              </w:rPr>
              <w:t xml:space="preserve"> </w:t>
            </w:r>
            <w:r>
              <w:rPr>
                <w:rFonts w:hint="eastAsia"/>
                <w:sz w:val="20"/>
                <w:szCs w:val="20"/>
              </w:rPr>
              <w:t>100%</w:t>
            </w:r>
            <w:r>
              <w:rPr>
                <w:sz w:val="20"/>
                <w:szCs w:val="20"/>
              </w:rPr>
              <w:t xml:space="preserve"> </w:t>
            </w:r>
            <w:r w:rsidRPr="00C33AED">
              <w:rPr>
                <w:sz w:val="20"/>
                <w:szCs w:val="20"/>
              </w:rPr>
              <w:t>자회사</w:t>
            </w:r>
          </w:p>
        </w:tc>
      </w:tr>
      <w:tr w:rsidR="00026A7E" w:rsidRPr="00CB2B3F" w14:paraId="21F72E16" w14:textId="77777777" w:rsidTr="0091358C">
        <w:tc>
          <w:tcPr>
            <w:tcW w:w="2004" w:type="pct"/>
            <w:shd w:val="clear" w:color="auto" w:fill="auto"/>
            <w:vAlign w:val="center"/>
          </w:tcPr>
          <w:p w14:paraId="54841785" w14:textId="77777777" w:rsidR="00026A7E" w:rsidRPr="00C33AED" w:rsidRDefault="00026A7E" w:rsidP="0091358C">
            <w:pPr>
              <w:pStyle w:val="a5"/>
              <w:spacing w:line="280" w:lineRule="atLeast"/>
              <w:ind w:leftChars="0" w:left="0"/>
              <w:rPr>
                <w:sz w:val="20"/>
                <w:szCs w:val="20"/>
              </w:rPr>
            </w:pPr>
            <w:del w:id="124" w:author="junkyo.shim" w:date="2021-08-29T21:39:00Z">
              <w:r w:rsidRPr="00C33AED" w:rsidDel="00ED6460">
                <w:rPr>
                  <w:sz w:val="20"/>
                  <w:szCs w:val="20"/>
                </w:rPr>
                <w:delText>㈜</w:delText>
              </w:r>
            </w:del>
            <w:r w:rsidRPr="00C33AED">
              <w:rPr>
                <w:sz w:val="20"/>
                <w:szCs w:val="20"/>
              </w:rPr>
              <w:t>한샘서비스</w:t>
            </w:r>
            <w:r w:rsidRPr="00C33AED">
              <w:rPr>
                <w:sz w:val="20"/>
                <w:szCs w:val="20"/>
              </w:rPr>
              <w:t>2</w:t>
            </w:r>
          </w:p>
        </w:tc>
        <w:tc>
          <w:tcPr>
            <w:tcW w:w="888" w:type="pct"/>
            <w:shd w:val="clear" w:color="auto" w:fill="auto"/>
            <w:vAlign w:val="center"/>
          </w:tcPr>
          <w:p w14:paraId="6A872D91"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5EEC153A" w14:textId="77777777" w:rsidR="00026A7E" w:rsidRPr="00C33AED" w:rsidRDefault="00026A7E" w:rsidP="0091358C">
            <w:pPr>
              <w:spacing w:line="280" w:lineRule="atLeast"/>
              <w:rPr>
                <w:sz w:val="20"/>
                <w:szCs w:val="20"/>
              </w:rPr>
            </w:pPr>
            <w:del w:id="125" w:author="junkyo.shim" w:date="2021-08-29T21:39:00Z">
              <w:r w:rsidRPr="00C33AED" w:rsidDel="00BE2F2D">
                <w:rPr>
                  <w:sz w:val="20"/>
                  <w:szCs w:val="20"/>
                </w:rPr>
                <w:delText>㈜</w:delText>
              </w:r>
            </w:del>
            <w:r w:rsidRPr="00C33AED">
              <w:rPr>
                <w:sz w:val="20"/>
                <w:szCs w:val="20"/>
              </w:rPr>
              <w:t>한샘서비스의</w:t>
            </w:r>
            <w:r w:rsidRPr="00C33AED">
              <w:rPr>
                <w:sz w:val="20"/>
                <w:szCs w:val="20"/>
              </w:rPr>
              <w:t xml:space="preserve"> </w:t>
            </w:r>
            <w:r>
              <w:rPr>
                <w:rFonts w:hint="eastAsia"/>
                <w:sz w:val="20"/>
                <w:szCs w:val="20"/>
              </w:rPr>
              <w:t xml:space="preserve">100% </w:t>
            </w:r>
            <w:r w:rsidRPr="00C33AED">
              <w:rPr>
                <w:sz w:val="20"/>
                <w:szCs w:val="20"/>
              </w:rPr>
              <w:t>자회사</w:t>
            </w:r>
          </w:p>
        </w:tc>
      </w:tr>
      <w:tr w:rsidR="00026A7E" w:rsidRPr="00CB2B3F" w14:paraId="57A24C9F" w14:textId="77777777" w:rsidTr="0091358C">
        <w:tc>
          <w:tcPr>
            <w:tcW w:w="2004" w:type="pct"/>
            <w:shd w:val="clear" w:color="auto" w:fill="auto"/>
            <w:vAlign w:val="center"/>
          </w:tcPr>
          <w:p w14:paraId="22AFB791" w14:textId="77777777" w:rsidR="00026A7E" w:rsidRPr="00C33AED" w:rsidRDefault="00026A7E" w:rsidP="0091358C">
            <w:pPr>
              <w:pStyle w:val="a5"/>
              <w:spacing w:line="280" w:lineRule="atLeast"/>
              <w:ind w:leftChars="0" w:left="0"/>
              <w:rPr>
                <w:sz w:val="20"/>
                <w:szCs w:val="20"/>
              </w:rPr>
            </w:pPr>
            <w:del w:id="126" w:author="junkyo.shim" w:date="2021-08-29T21:39:00Z">
              <w:r w:rsidRPr="00C33AED" w:rsidDel="00ED6460">
                <w:rPr>
                  <w:sz w:val="20"/>
                  <w:szCs w:val="20"/>
                </w:rPr>
                <w:delText>㈜</w:delText>
              </w:r>
            </w:del>
            <w:r w:rsidRPr="00C33AED">
              <w:rPr>
                <w:sz w:val="20"/>
                <w:szCs w:val="20"/>
              </w:rPr>
              <w:t>한샘서비스</w:t>
            </w:r>
            <w:r w:rsidRPr="00C33AED">
              <w:rPr>
                <w:sz w:val="20"/>
                <w:szCs w:val="20"/>
              </w:rPr>
              <w:t>3</w:t>
            </w:r>
          </w:p>
        </w:tc>
        <w:tc>
          <w:tcPr>
            <w:tcW w:w="888" w:type="pct"/>
            <w:shd w:val="clear" w:color="auto" w:fill="auto"/>
            <w:vAlign w:val="center"/>
          </w:tcPr>
          <w:p w14:paraId="4A220AA5"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16FF3509" w14:textId="77777777" w:rsidR="00026A7E" w:rsidRPr="00C33AED" w:rsidRDefault="00026A7E" w:rsidP="0091358C">
            <w:pPr>
              <w:spacing w:line="280" w:lineRule="atLeast"/>
              <w:rPr>
                <w:sz w:val="20"/>
                <w:szCs w:val="20"/>
              </w:rPr>
            </w:pPr>
            <w:del w:id="127" w:author="junkyo.shim" w:date="2021-08-29T21:39:00Z">
              <w:r w:rsidRPr="00C33AED" w:rsidDel="00BE2F2D">
                <w:rPr>
                  <w:sz w:val="20"/>
                  <w:szCs w:val="20"/>
                </w:rPr>
                <w:delText>㈜</w:delText>
              </w:r>
            </w:del>
            <w:r w:rsidRPr="00C33AED">
              <w:rPr>
                <w:sz w:val="20"/>
                <w:szCs w:val="20"/>
              </w:rPr>
              <w:t>한샘서비스의</w:t>
            </w:r>
            <w:r w:rsidRPr="00C33AED">
              <w:rPr>
                <w:sz w:val="20"/>
                <w:szCs w:val="20"/>
              </w:rPr>
              <w:t xml:space="preserve"> </w:t>
            </w:r>
            <w:r>
              <w:rPr>
                <w:rFonts w:hint="eastAsia"/>
                <w:sz w:val="20"/>
                <w:szCs w:val="20"/>
              </w:rPr>
              <w:t xml:space="preserve">100% </w:t>
            </w:r>
            <w:r w:rsidRPr="00C33AED">
              <w:rPr>
                <w:sz w:val="20"/>
                <w:szCs w:val="20"/>
              </w:rPr>
              <w:t>자회사</w:t>
            </w:r>
          </w:p>
        </w:tc>
      </w:tr>
      <w:tr w:rsidR="00026A7E" w:rsidRPr="00CB2B3F" w14:paraId="15110219" w14:textId="77777777" w:rsidTr="0091358C">
        <w:tc>
          <w:tcPr>
            <w:tcW w:w="2004" w:type="pct"/>
            <w:shd w:val="clear" w:color="auto" w:fill="auto"/>
            <w:vAlign w:val="center"/>
          </w:tcPr>
          <w:p w14:paraId="08624C01" w14:textId="77777777" w:rsidR="00026A7E" w:rsidRPr="00C33AED" w:rsidRDefault="00026A7E" w:rsidP="0091358C">
            <w:pPr>
              <w:pStyle w:val="a5"/>
              <w:spacing w:line="280" w:lineRule="atLeast"/>
              <w:ind w:leftChars="0" w:left="0"/>
              <w:jc w:val="left"/>
              <w:rPr>
                <w:sz w:val="20"/>
                <w:szCs w:val="20"/>
              </w:rPr>
            </w:pPr>
            <w:proofErr w:type="spellStart"/>
            <w:proofErr w:type="gramStart"/>
            <w:r w:rsidRPr="00C33AED">
              <w:rPr>
                <w:sz w:val="20"/>
                <w:szCs w:val="20"/>
              </w:rPr>
              <w:t>Hanssem</w:t>
            </w:r>
            <w:proofErr w:type="spellEnd"/>
            <w:r w:rsidRPr="00C33AED">
              <w:rPr>
                <w:sz w:val="20"/>
                <w:szCs w:val="20"/>
              </w:rPr>
              <w:t>(</w:t>
            </w:r>
            <w:proofErr w:type="gramEnd"/>
            <w:r w:rsidRPr="00C33AED">
              <w:rPr>
                <w:sz w:val="20"/>
                <w:szCs w:val="20"/>
              </w:rPr>
              <w:t xml:space="preserve">China) Interior Co., Ltd. </w:t>
            </w:r>
          </w:p>
        </w:tc>
        <w:tc>
          <w:tcPr>
            <w:tcW w:w="888" w:type="pct"/>
            <w:shd w:val="clear" w:color="auto" w:fill="auto"/>
            <w:vAlign w:val="center"/>
          </w:tcPr>
          <w:p w14:paraId="3E0A667B"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300A454A" w14:textId="77777777" w:rsidR="00026A7E" w:rsidRPr="00C33AED" w:rsidRDefault="00026A7E" w:rsidP="0091358C">
            <w:pPr>
              <w:pStyle w:val="a5"/>
              <w:spacing w:line="280" w:lineRule="atLeast"/>
              <w:ind w:leftChars="0" w:left="0"/>
              <w:rPr>
                <w:sz w:val="20"/>
                <w:szCs w:val="20"/>
              </w:rPr>
            </w:pPr>
            <w:proofErr w:type="spellStart"/>
            <w:r w:rsidRPr="00C33AED">
              <w:rPr>
                <w:sz w:val="20"/>
                <w:szCs w:val="20"/>
              </w:rPr>
              <w:t>Hanssem</w:t>
            </w:r>
            <w:proofErr w:type="spellEnd"/>
            <w:r w:rsidRPr="00C33AED">
              <w:rPr>
                <w:sz w:val="20"/>
                <w:szCs w:val="20"/>
              </w:rPr>
              <w:t xml:space="preserve"> (China) Investment Holding Co., Ltd. </w:t>
            </w:r>
            <w:r w:rsidRPr="00C33AED">
              <w:rPr>
                <w:sz w:val="20"/>
                <w:szCs w:val="20"/>
              </w:rPr>
              <w:t>의</w:t>
            </w:r>
            <w:r w:rsidRPr="00C33AED">
              <w:rPr>
                <w:sz w:val="20"/>
                <w:szCs w:val="20"/>
              </w:rPr>
              <w:t xml:space="preserve"> </w:t>
            </w:r>
            <w:r w:rsidRPr="00C33AED">
              <w:rPr>
                <w:sz w:val="20"/>
                <w:szCs w:val="20"/>
              </w:rPr>
              <w:t>완전자회사</w:t>
            </w:r>
          </w:p>
        </w:tc>
      </w:tr>
      <w:tr w:rsidR="00026A7E" w:rsidRPr="00CB2B3F" w14:paraId="37AC5AA7" w14:textId="77777777" w:rsidTr="0091358C">
        <w:tc>
          <w:tcPr>
            <w:tcW w:w="2004" w:type="pct"/>
            <w:shd w:val="clear" w:color="auto" w:fill="auto"/>
            <w:vAlign w:val="center"/>
          </w:tcPr>
          <w:p w14:paraId="488A473B" w14:textId="77777777" w:rsidR="00026A7E" w:rsidRPr="00C33AED" w:rsidRDefault="00026A7E" w:rsidP="0091358C">
            <w:pPr>
              <w:pStyle w:val="a5"/>
              <w:spacing w:line="280" w:lineRule="atLeast"/>
              <w:ind w:leftChars="0" w:left="0"/>
              <w:jc w:val="left"/>
              <w:rPr>
                <w:sz w:val="20"/>
                <w:szCs w:val="20"/>
              </w:rPr>
            </w:pPr>
            <w:proofErr w:type="spellStart"/>
            <w:proofErr w:type="gramStart"/>
            <w:r w:rsidRPr="00C33AED">
              <w:rPr>
                <w:sz w:val="20"/>
                <w:szCs w:val="20"/>
              </w:rPr>
              <w:t>Hanssem</w:t>
            </w:r>
            <w:proofErr w:type="spellEnd"/>
            <w:r w:rsidRPr="00C33AED">
              <w:rPr>
                <w:sz w:val="20"/>
                <w:szCs w:val="20"/>
              </w:rPr>
              <w:t>(</w:t>
            </w:r>
            <w:proofErr w:type="gramEnd"/>
            <w:r w:rsidRPr="00C33AED">
              <w:rPr>
                <w:sz w:val="20"/>
                <w:szCs w:val="20"/>
              </w:rPr>
              <w:t>Shanghai) Home Furnishings Co., Ltd.</w:t>
            </w:r>
          </w:p>
        </w:tc>
        <w:tc>
          <w:tcPr>
            <w:tcW w:w="888" w:type="pct"/>
            <w:shd w:val="clear" w:color="auto" w:fill="auto"/>
            <w:vAlign w:val="center"/>
          </w:tcPr>
          <w:p w14:paraId="7BDB8D94"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30D35D3A" w14:textId="77777777" w:rsidR="00026A7E" w:rsidRPr="00C33AED" w:rsidRDefault="00026A7E" w:rsidP="0091358C">
            <w:pPr>
              <w:spacing w:line="280" w:lineRule="atLeast"/>
              <w:rPr>
                <w:sz w:val="20"/>
                <w:szCs w:val="20"/>
              </w:rPr>
            </w:pPr>
            <w:proofErr w:type="spellStart"/>
            <w:r w:rsidRPr="00C33AED">
              <w:rPr>
                <w:sz w:val="20"/>
                <w:szCs w:val="20"/>
              </w:rPr>
              <w:t>Hanssem</w:t>
            </w:r>
            <w:proofErr w:type="spellEnd"/>
            <w:r w:rsidRPr="00C33AED">
              <w:rPr>
                <w:sz w:val="20"/>
                <w:szCs w:val="20"/>
              </w:rPr>
              <w:t xml:space="preserve"> (China) Investment Holding Co., Ltd.</w:t>
            </w:r>
            <w:r w:rsidRPr="00C33AED">
              <w:rPr>
                <w:sz w:val="20"/>
                <w:szCs w:val="20"/>
              </w:rPr>
              <w:t>의</w:t>
            </w:r>
            <w:r w:rsidRPr="00C33AED">
              <w:rPr>
                <w:sz w:val="20"/>
                <w:szCs w:val="20"/>
              </w:rPr>
              <w:t xml:space="preserve"> </w:t>
            </w:r>
            <w:r w:rsidRPr="00C33AED">
              <w:rPr>
                <w:sz w:val="20"/>
                <w:szCs w:val="20"/>
              </w:rPr>
              <w:t>완전자회사</w:t>
            </w:r>
          </w:p>
        </w:tc>
      </w:tr>
      <w:tr w:rsidR="00026A7E" w:rsidRPr="00CB2B3F" w14:paraId="07F34622" w14:textId="77777777" w:rsidTr="0091358C">
        <w:tc>
          <w:tcPr>
            <w:tcW w:w="2004" w:type="pct"/>
            <w:shd w:val="clear" w:color="auto" w:fill="auto"/>
            <w:vAlign w:val="center"/>
          </w:tcPr>
          <w:p w14:paraId="6A1E97AD" w14:textId="77777777" w:rsidR="00026A7E" w:rsidRPr="00C33AED" w:rsidRDefault="00026A7E" w:rsidP="0091358C">
            <w:pPr>
              <w:pStyle w:val="a5"/>
              <w:spacing w:line="280" w:lineRule="atLeast"/>
              <w:ind w:leftChars="0" w:left="0"/>
              <w:jc w:val="left"/>
              <w:rPr>
                <w:sz w:val="20"/>
                <w:szCs w:val="20"/>
              </w:rPr>
            </w:pPr>
            <w:r w:rsidRPr="00C33AED">
              <w:rPr>
                <w:sz w:val="20"/>
                <w:szCs w:val="20"/>
              </w:rPr>
              <w:t xml:space="preserve">Beijing </w:t>
            </w:r>
            <w:proofErr w:type="spellStart"/>
            <w:r w:rsidRPr="00C33AED">
              <w:rPr>
                <w:sz w:val="20"/>
                <w:szCs w:val="20"/>
              </w:rPr>
              <w:t>Hanssem</w:t>
            </w:r>
            <w:proofErr w:type="spellEnd"/>
            <w:r w:rsidRPr="00C33AED">
              <w:rPr>
                <w:sz w:val="20"/>
                <w:szCs w:val="20"/>
              </w:rPr>
              <w:t xml:space="preserve"> Interior Co., Ltd.</w:t>
            </w:r>
          </w:p>
        </w:tc>
        <w:tc>
          <w:tcPr>
            <w:tcW w:w="888" w:type="pct"/>
            <w:shd w:val="clear" w:color="auto" w:fill="auto"/>
            <w:vAlign w:val="center"/>
          </w:tcPr>
          <w:p w14:paraId="32ADADFA"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4BF81966" w14:textId="77777777" w:rsidR="00026A7E" w:rsidRPr="00C33AED" w:rsidRDefault="00026A7E" w:rsidP="0091358C">
            <w:pPr>
              <w:spacing w:line="280" w:lineRule="atLeast"/>
              <w:rPr>
                <w:sz w:val="20"/>
                <w:szCs w:val="20"/>
              </w:rPr>
            </w:pPr>
            <w:proofErr w:type="spellStart"/>
            <w:r w:rsidRPr="00C33AED">
              <w:rPr>
                <w:sz w:val="20"/>
                <w:szCs w:val="20"/>
              </w:rPr>
              <w:t>Hanssem</w:t>
            </w:r>
            <w:proofErr w:type="spellEnd"/>
            <w:r w:rsidRPr="00C33AED">
              <w:rPr>
                <w:sz w:val="20"/>
                <w:szCs w:val="20"/>
              </w:rPr>
              <w:t xml:space="preserve"> (China) Investment Holding Co., Ltd.</w:t>
            </w:r>
            <w:r w:rsidRPr="00C33AED">
              <w:rPr>
                <w:sz w:val="20"/>
                <w:szCs w:val="20"/>
              </w:rPr>
              <w:t>의</w:t>
            </w:r>
            <w:r w:rsidRPr="00C33AED">
              <w:rPr>
                <w:sz w:val="20"/>
                <w:szCs w:val="20"/>
              </w:rPr>
              <w:t xml:space="preserve"> </w:t>
            </w:r>
            <w:r w:rsidRPr="00C33AED">
              <w:rPr>
                <w:sz w:val="20"/>
                <w:szCs w:val="20"/>
              </w:rPr>
              <w:t>완전자회사</w:t>
            </w:r>
          </w:p>
        </w:tc>
      </w:tr>
      <w:tr w:rsidR="00026A7E" w:rsidRPr="00CB2B3F" w14:paraId="4BE1EBC3" w14:textId="77777777" w:rsidTr="0091358C">
        <w:tc>
          <w:tcPr>
            <w:tcW w:w="2004" w:type="pct"/>
            <w:shd w:val="clear" w:color="auto" w:fill="auto"/>
            <w:vAlign w:val="center"/>
          </w:tcPr>
          <w:p w14:paraId="1AD6454B" w14:textId="77777777" w:rsidR="00026A7E" w:rsidRPr="00C33AED" w:rsidRDefault="00026A7E" w:rsidP="0091358C">
            <w:pPr>
              <w:pStyle w:val="a5"/>
              <w:spacing w:line="280" w:lineRule="atLeast"/>
              <w:ind w:leftChars="0" w:left="0"/>
              <w:rPr>
                <w:sz w:val="20"/>
                <w:szCs w:val="20"/>
              </w:rPr>
            </w:pPr>
            <w:proofErr w:type="spellStart"/>
            <w:proofErr w:type="gramStart"/>
            <w:r w:rsidRPr="00C33AED">
              <w:rPr>
                <w:sz w:val="20"/>
                <w:szCs w:val="20"/>
              </w:rPr>
              <w:t>Hanssem</w:t>
            </w:r>
            <w:proofErr w:type="spellEnd"/>
            <w:r w:rsidRPr="00C33AED">
              <w:rPr>
                <w:sz w:val="20"/>
                <w:szCs w:val="20"/>
              </w:rPr>
              <w:t>(</w:t>
            </w:r>
            <w:proofErr w:type="gramEnd"/>
            <w:r w:rsidRPr="00C33AED">
              <w:rPr>
                <w:sz w:val="20"/>
                <w:szCs w:val="20"/>
              </w:rPr>
              <w:t>Shanghai) Decoration Co, Ltd.</w:t>
            </w:r>
          </w:p>
        </w:tc>
        <w:tc>
          <w:tcPr>
            <w:tcW w:w="888" w:type="pct"/>
            <w:shd w:val="clear" w:color="auto" w:fill="auto"/>
            <w:vAlign w:val="center"/>
          </w:tcPr>
          <w:p w14:paraId="292D17E7" w14:textId="77777777" w:rsidR="00026A7E" w:rsidRPr="00C33AED" w:rsidRDefault="00026A7E" w:rsidP="0091358C">
            <w:pPr>
              <w:spacing w:line="280" w:lineRule="atLeast"/>
              <w:jc w:val="right"/>
              <w:rPr>
                <w:sz w:val="20"/>
                <w:szCs w:val="20"/>
              </w:rPr>
            </w:pPr>
            <w:r w:rsidRPr="00C33AED">
              <w:rPr>
                <w:sz w:val="20"/>
                <w:szCs w:val="20"/>
              </w:rPr>
              <w:t>-</w:t>
            </w:r>
          </w:p>
        </w:tc>
        <w:tc>
          <w:tcPr>
            <w:tcW w:w="2108" w:type="pct"/>
            <w:shd w:val="clear" w:color="auto" w:fill="auto"/>
            <w:vAlign w:val="center"/>
          </w:tcPr>
          <w:p w14:paraId="41FAC199" w14:textId="77777777" w:rsidR="00026A7E" w:rsidRPr="00C33AED" w:rsidRDefault="00026A7E" w:rsidP="0091358C">
            <w:pPr>
              <w:spacing w:line="280" w:lineRule="atLeast"/>
              <w:rPr>
                <w:sz w:val="20"/>
                <w:szCs w:val="20"/>
              </w:rPr>
            </w:pPr>
            <w:proofErr w:type="spellStart"/>
            <w:r w:rsidRPr="00C33AED">
              <w:rPr>
                <w:sz w:val="20"/>
                <w:szCs w:val="20"/>
              </w:rPr>
              <w:t>Hanssem</w:t>
            </w:r>
            <w:proofErr w:type="spellEnd"/>
            <w:r w:rsidRPr="00C33AED">
              <w:rPr>
                <w:sz w:val="20"/>
                <w:szCs w:val="20"/>
              </w:rPr>
              <w:t xml:space="preserve"> (China) Investment Holding Co., Ltd.</w:t>
            </w:r>
            <w:r w:rsidRPr="00C33AED">
              <w:rPr>
                <w:sz w:val="20"/>
                <w:szCs w:val="20"/>
              </w:rPr>
              <w:t>의</w:t>
            </w:r>
            <w:r w:rsidRPr="00C33AED">
              <w:rPr>
                <w:sz w:val="20"/>
                <w:szCs w:val="20"/>
              </w:rPr>
              <w:t xml:space="preserve"> </w:t>
            </w:r>
            <w:r w:rsidRPr="00C33AED">
              <w:rPr>
                <w:sz w:val="20"/>
                <w:szCs w:val="20"/>
              </w:rPr>
              <w:t>완전자회사</w:t>
            </w:r>
          </w:p>
        </w:tc>
      </w:tr>
    </w:tbl>
    <w:p w14:paraId="351E883C" w14:textId="77777777" w:rsidR="00026A7E" w:rsidRDefault="00026A7E" w:rsidP="00026A7E">
      <w:pPr>
        <w:pStyle w:val="a5"/>
        <w:ind w:leftChars="0" w:left="454"/>
        <w:rPr>
          <w:szCs w:val="22"/>
        </w:rPr>
      </w:pPr>
    </w:p>
    <w:p w14:paraId="6F5D2AF4" w14:textId="77777777" w:rsidR="00026A7E" w:rsidRPr="00CB2B3F" w:rsidDel="00BE3790" w:rsidRDefault="00026A7E" w:rsidP="00026A7E">
      <w:pPr>
        <w:pStyle w:val="a5"/>
        <w:ind w:leftChars="0" w:left="454"/>
        <w:rPr>
          <w:del w:id="128" w:author="zygchang (Young-Gun Chang)" w:date="2021-08-31T12:10:00Z"/>
          <w:szCs w:val="22"/>
        </w:rPr>
      </w:pPr>
    </w:p>
    <w:p w14:paraId="6445C594" w14:textId="77777777" w:rsidR="00026A7E" w:rsidRPr="00CB2B3F" w:rsidRDefault="00026A7E" w:rsidP="00026A7E">
      <w:pPr>
        <w:pStyle w:val="a5"/>
        <w:numPr>
          <w:ilvl w:val="1"/>
          <w:numId w:val="4"/>
        </w:numPr>
        <w:spacing w:after="240"/>
        <w:ind w:leftChars="0" w:left="806" w:hanging="403"/>
        <w:rPr>
          <w:b/>
          <w:szCs w:val="22"/>
        </w:rPr>
      </w:pPr>
      <w:r w:rsidRPr="00CB2B3F">
        <w:rPr>
          <w:b/>
          <w:szCs w:val="22"/>
        </w:rPr>
        <w:t>특수관계자</w:t>
      </w:r>
      <w:r w:rsidRPr="00CB2B3F">
        <w:rPr>
          <w:b/>
          <w:szCs w:val="22"/>
        </w:rPr>
        <w:t xml:space="preserve"> </w:t>
      </w:r>
      <w:r w:rsidRPr="00CB2B3F">
        <w:rPr>
          <w:b/>
          <w:szCs w:val="22"/>
        </w:rPr>
        <w:t>거래</w:t>
      </w:r>
    </w:p>
    <w:p w14:paraId="63B9B12E" w14:textId="77777777" w:rsidR="00026A7E" w:rsidRPr="00CB2B3F" w:rsidRDefault="00026A7E" w:rsidP="00026A7E">
      <w:pPr>
        <w:pStyle w:val="a5"/>
        <w:numPr>
          <w:ilvl w:val="0"/>
          <w:numId w:val="21"/>
        </w:numPr>
        <w:spacing w:after="240"/>
        <w:ind w:leftChars="0"/>
        <w:rPr>
          <w:szCs w:val="22"/>
          <w:u w:val="single"/>
        </w:rPr>
      </w:pPr>
      <w:r w:rsidRPr="00CB2B3F">
        <w:rPr>
          <w:szCs w:val="22"/>
          <w:u w:val="single"/>
        </w:rPr>
        <w:lastRenderedPageBreak/>
        <w:t>계열회사와의</w:t>
      </w:r>
      <w:r w:rsidRPr="00CB2B3F">
        <w:rPr>
          <w:szCs w:val="22"/>
          <w:u w:val="single"/>
        </w:rPr>
        <w:t xml:space="preserve"> </w:t>
      </w:r>
      <w:r w:rsidRPr="00CB2B3F">
        <w:rPr>
          <w:szCs w:val="22"/>
          <w:u w:val="single"/>
        </w:rPr>
        <w:t>매출거래</w:t>
      </w:r>
    </w:p>
    <w:p w14:paraId="65CF198F" w14:textId="77777777" w:rsidR="00026A7E" w:rsidRPr="00CB2B3F" w:rsidRDefault="00026A7E" w:rsidP="00026A7E">
      <w:pPr>
        <w:pStyle w:val="a5"/>
        <w:ind w:leftChars="0" w:left="1361"/>
        <w:rPr>
          <w:szCs w:val="22"/>
        </w:rPr>
      </w:pPr>
      <w:r>
        <w:rPr>
          <w:rFonts w:hint="eastAsia"/>
          <w:szCs w:val="22"/>
        </w:rPr>
        <w:t>검토</w:t>
      </w:r>
      <w:r w:rsidRPr="00CB2B3F">
        <w:rPr>
          <w:szCs w:val="22"/>
        </w:rPr>
        <w:t>보고서</w:t>
      </w:r>
      <w:r w:rsidRPr="00CB2B3F">
        <w:rPr>
          <w:szCs w:val="22"/>
        </w:rPr>
        <w:t xml:space="preserve"> </w:t>
      </w:r>
      <w:r w:rsidRPr="00CB2B3F">
        <w:rPr>
          <w:szCs w:val="22"/>
        </w:rPr>
        <w:t>및</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2021</w:t>
      </w:r>
      <w:r w:rsidRPr="00CB2B3F">
        <w:rPr>
          <w:szCs w:val="22"/>
        </w:rPr>
        <w:t>년</w:t>
      </w:r>
      <w:r w:rsidRPr="00CB2B3F">
        <w:rPr>
          <w:szCs w:val="22"/>
        </w:rPr>
        <w:t xml:space="preserve"> 1</w:t>
      </w:r>
      <w:r w:rsidRPr="00CB2B3F">
        <w:rPr>
          <w:szCs w:val="22"/>
        </w:rPr>
        <w:t>분기</w:t>
      </w:r>
      <w:r w:rsidRPr="00CB2B3F">
        <w:rPr>
          <w:szCs w:val="22"/>
        </w:rPr>
        <w:t xml:space="preserve"> </w:t>
      </w:r>
      <w:r w:rsidRPr="00CB2B3F">
        <w:rPr>
          <w:szCs w:val="22"/>
        </w:rPr>
        <w:t>계열회사에</w:t>
      </w:r>
      <w:r w:rsidRPr="00CB2B3F">
        <w:rPr>
          <w:szCs w:val="22"/>
        </w:rPr>
        <w:t xml:space="preserve"> </w:t>
      </w:r>
      <w:r w:rsidRPr="00CB2B3F">
        <w:rPr>
          <w:szCs w:val="22"/>
        </w:rPr>
        <w:t>대한</w:t>
      </w:r>
      <w:r w:rsidRPr="00CB2B3F">
        <w:rPr>
          <w:szCs w:val="22"/>
        </w:rPr>
        <w:t xml:space="preserve"> </w:t>
      </w:r>
      <w:r w:rsidRPr="00CB2B3F">
        <w:rPr>
          <w:szCs w:val="22"/>
        </w:rPr>
        <w:t>매출거래</w:t>
      </w:r>
      <w:ins w:id="129" w:author="heesung.ahn" w:date="2021-08-30T23:56:00Z">
        <w:r w:rsidR="00261F54">
          <w:rPr>
            <w:rFonts w:hint="eastAsia"/>
            <w:szCs w:val="22"/>
          </w:rPr>
          <w:t xml:space="preserve"> </w:t>
        </w:r>
        <w:r w:rsidR="00261F54">
          <w:rPr>
            <w:rFonts w:hint="eastAsia"/>
            <w:szCs w:val="22"/>
          </w:rPr>
          <w:t>규모</w:t>
        </w:r>
      </w:ins>
      <w:r w:rsidRPr="00CB2B3F">
        <w:rPr>
          <w:szCs w:val="22"/>
        </w:rPr>
        <w:t>는</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 xml:space="preserve">. </w:t>
      </w:r>
    </w:p>
    <w:p w14:paraId="551479B6" w14:textId="77777777" w:rsidR="00026A7E" w:rsidRPr="00CB2B3F" w:rsidRDefault="00026A7E" w:rsidP="00026A7E">
      <w:pPr>
        <w:pStyle w:val="a5"/>
        <w:ind w:leftChars="0" w:left="1361"/>
        <w:jc w:val="right"/>
        <w:rPr>
          <w:sz w:val="20"/>
          <w:szCs w:val="20"/>
        </w:rPr>
      </w:pPr>
      <w:r w:rsidRPr="00CB2B3F">
        <w:rPr>
          <w:sz w:val="20"/>
          <w:szCs w:val="20"/>
        </w:rPr>
        <w:t>(</w:t>
      </w:r>
      <w:r w:rsidRPr="00CB2B3F">
        <w:rPr>
          <w:sz w:val="20"/>
          <w:szCs w:val="20"/>
        </w:rPr>
        <w:t>단위</w:t>
      </w:r>
      <w:r w:rsidRPr="00CB2B3F">
        <w:rPr>
          <w:sz w:val="20"/>
          <w:szCs w:val="20"/>
        </w:rPr>
        <w:t xml:space="preserve">: </w:t>
      </w:r>
      <w:r w:rsidRPr="00CB2B3F">
        <w:rPr>
          <w:sz w:val="20"/>
          <w:szCs w:val="20"/>
        </w:rPr>
        <w:t>천원</w:t>
      </w:r>
      <w:r w:rsidRPr="00CB2B3F">
        <w:rPr>
          <w:sz w:val="20"/>
          <w:szCs w:val="20"/>
        </w:rPr>
        <w:t>)</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3034"/>
        <w:gridCol w:w="5244"/>
      </w:tblGrid>
      <w:tr w:rsidR="00026A7E" w:rsidRPr="00CB2B3F" w14:paraId="539FC9D0" w14:textId="77777777" w:rsidTr="0091358C">
        <w:trPr>
          <w:tblHeader/>
        </w:trPr>
        <w:tc>
          <w:tcPr>
            <w:tcW w:w="3034" w:type="dxa"/>
            <w:tcBorders>
              <w:top w:val="single" w:sz="12" w:space="0" w:color="404040" w:themeColor="text1" w:themeTint="BF"/>
              <w:bottom w:val="single" w:sz="4" w:space="0" w:color="404040" w:themeColor="text1" w:themeTint="BF"/>
            </w:tcBorders>
            <w:shd w:val="clear" w:color="auto" w:fill="DEEEEE"/>
            <w:vAlign w:val="center"/>
          </w:tcPr>
          <w:p w14:paraId="0D8E1123"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회사명</w:t>
            </w:r>
          </w:p>
        </w:tc>
        <w:tc>
          <w:tcPr>
            <w:tcW w:w="5244" w:type="dxa"/>
            <w:tcBorders>
              <w:top w:val="single" w:sz="12" w:space="0" w:color="404040" w:themeColor="text1" w:themeTint="BF"/>
              <w:bottom w:val="single" w:sz="4" w:space="0" w:color="404040" w:themeColor="text1" w:themeTint="BF"/>
            </w:tcBorders>
            <w:shd w:val="clear" w:color="auto" w:fill="DEEEEE"/>
            <w:vAlign w:val="center"/>
          </w:tcPr>
          <w:p w14:paraId="1E343346"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매출액</w:t>
            </w:r>
          </w:p>
        </w:tc>
      </w:tr>
      <w:tr w:rsidR="00026A7E" w:rsidRPr="00CB2B3F" w14:paraId="486FF398" w14:textId="77777777" w:rsidTr="0091358C">
        <w:tc>
          <w:tcPr>
            <w:tcW w:w="3034" w:type="dxa"/>
            <w:tcBorders>
              <w:top w:val="single" w:sz="4" w:space="0" w:color="404040" w:themeColor="text1" w:themeTint="BF"/>
            </w:tcBorders>
            <w:shd w:val="clear" w:color="auto" w:fill="auto"/>
            <w:vAlign w:val="center"/>
          </w:tcPr>
          <w:p w14:paraId="340E120C" w14:textId="77777777" w:rsidR="00026A7E" w:rsidRPr="00C33AED" w:rsidRDefault="00026A7E" w:rsidP="0091358C">
            <w:pPr>
              <w:spacing w:line="280" w:lineRule="atLeast"/>
              <w:rPr>
                <w:sz w:val="20"/>
                <w:szCs w:val="20"/>
              </w:rPr>
            </w:pPr>
            <w:proofErr w:type="spellStart"/>
            <w:r w:rsidRPr="00C33AED">
              <w:rPr>
                <w:sz w:val="20"/>
                <w:szCs w:val="20"/>
              </w:rPr>
              <w:t>한샘넥서스</w:t>
            </w:r>
            <w:proofErr w:type="spellEnd"/>
          </w:p>
        </w:tc>
        <w:tc>
          <w:tcPr>
            <w:tcW w:w="5244" w:type="dxa"/>
            <w:tcBorders>
              <w:top w:val="single" w:sz="4" w:space="0" w:color="404040" w:themeColor="text1" w:themeTint="BF"/>
            </w:tcBorders>
            <w:vAlign w:val="center"/>
          </w:tcPr>
          <w:p w14:paraId="1AD715E7" w14:textId="77777777" w:rsidR="00026A7E" w:rsidRPr="00C33AED" w:rsidRDefault="00026A7E" w:rsidP="0091358C">
            <w:pPr>
              <w:spacing w:line="280" w:lineRule="atLeast"/>
              <w:ind w:right="113"/>
              <w:jc w:val="right"/>
              <w:rPr>
                <w:sz w:val="20"/>
                <w:szCs w:val="20"/>
              </w:rPr>
            </w:pPr>
            <w:r w:rsidRPr="00C33AED">
              <w:rPr>
                <w:sz w:val="20"/>
                <w:szCs w:val="20"/>
              </w:rPr>
              <w:t>6,237,160</w:t>
            </w:r>
          </w:p>
        </w:tc>
      </w:tr>
      <w:tr w:rsidR="00026A7E" w:rsidRPr="00CB2B3F" w14:paraId="6FBFE2D1" w14:textId="77777777" w:rsidTr="0091358C">
        <w:tc>
          <w:tcPr>
            <w:tcW w:w="3034" w:type="dxa"/>
            <w:shd w:val="clear" w:color="auto" w:fill="auto"/>
            <w:vAlign w:val="center"/>
          </w:tcPr>
          <w:p w14:paraId="09E0DC4C" w14:textId="77777777" w:rsidR="00026A7E" w:rsidRPr="00C33AED" w:rsidRDefault="00026A7E" w:rsidP="0091358C">
            <w:pPr>
              <w:spacing w:line="280" w:lineRule="atLeast"/>
              <w:rPr>
                <w:sz w:val="20"/>
                <w:szCs w:val="20"/>
              </w:rPr>
            </w:pPr>
            <w:proofErr w:type="spellStart"/>
            <w:r w:rsidRPr="00C33AED">
              <w:rPr>
                <w:sz w:val="20"/>
                <w:szCs w:val="20"/>
              </w:rPr>
              <w:t>한샘도무스</w:t>
            </w:r>
            <w:proofErr w:type="spellEnd"/>
          </w:p>
        </w:tc>
        <w:tc>
          <w:tcPr>
            <w:tcW w:w="5244" w:type="dxa"/>
            <w:vAlign w:val="center"/>
          </w:tcPr>
          <w:p w14:paraId="12700D6E" w14:textId="77777777" w:rsidR="00026A7E" w:rsidRPr="00C33AED" w:rsidRDefault="00026A7E" w:rsidP="0091358C">
            <w:pPr>
              <w:spacing w:line="280" w:lineRule="atLeast"/>
              <w:ind w:right="113"/>
              <w:jc w:val="right"/>
              <w:rPr>
                <w:sz w:val="20"/>
                <w:szCs w:val="20"/>
              </w:rPr>
            </w:pPr>
            <w:r w:rsidRPr="00C33AED">
              <w:rPr>
                <w:sz w:val="20"/>
                <w:szCs w:val="20"/>
              </w:rPr>
              <w:t>5,281,789</w:t>
            </w:r>
          </w:p>
        </w:tc>
      </w:tr>
      <w:tr w:rsidR="00026A7E" w:rsidRPr="00CB2B3F" w14:paraId="4F7BA673" w14:textId="77777777" w:rsidTr="0091358C">
        <w:tc>
          <w:tcPr>
            <w:tcW w:w="3034" w:type="dxa"/>
            <w:shd w:val="clear" w:color="auto" w:fill="auto"/>
            <w:vAlign w:val="center"/>
          </w:tcPr>
          <w:p w14:paraId="2F6D4C0F" w14:textId="77777777" w:rsidR="00026A7E" w:rsidRPr="00C33AED" w:rsidRDefault="00026A7E" w:rsidP="0091358C">
            <w:pPr>
              <w:spacing w:line="280" w:lineRule="atLeast"/>
              <w:rPr>
                <w:sz w:val="20"/>
                <w:szCs w:val="20"/>
              </w:rPr>
            </w:pPr>
            <w:r>
              <w:rPr>
                <w:rFonts w:hint="eastAsia"/>
                <w:sz w:val="20"/>
                <w:szCs w:val="20"/>
              </w:rPr>
              <w:t>일본법인</w:t>
            </w:r>
          </w:p>
        </w:tc>
        <w:tc>
          <w:tcPr>
            <w:tcW w:w="5244" w:type="dxa"/>
            <w:vAlign w:val="center"/>
          </w:tcPr>
          <w:p w14:paraId="0F0BB717" w14:textId="77777777" w:rsidR="00026A7E" w:rsidRPr="00C33AED" w:rsidRDefault="00026A7E" w:rsidP="0091358C">
            <w:pPr>
              <w:spacing w:line="280" w:lineRule="atLeast"/>
              <w:ind w:right="113"/>
              <w:jc w:val="right"/>
              <w:rPr>
                <w:sz w:val="20"/>
                <w:szCs w:val="20"/>
              </w:rPr>
            </w:pPr>
            <w:r w:rsidRPr="00C33AED">
              <w:rPr>
                <w:sz w:val="20"/>
                <w:szCs w:val="20"/>
              </w:rPr>
              <w:t>3,493,649</w:t>
            </w:r>
          </w:p>
        </w:tc>
      </w:tr>
      <w:tr w:rsidR="00026A7E" w:rsidRPr="00CB2B3F" w14:paraId="7C2846F7" w14:textId="77777777" w:rsidTr="0091358C">
        <w:tc>
          <w:tcPr>
            <w:tcW w:w="3034" w:type="dxa"/>
            <w:shd w:val="clear" w:color="auto" w:fill="auto"/>
            <w:vAlign w:val="center"/>
          </w:tcPr>
          <w:p w14:paraId="55AD735A" w14:textId="77777777" w:rsidR="00026A7E" w:rsidRPr="00C33AED" w:rsidRDefault="00026A7E" w:rsidP="0091358C">
            <w:pPr>
              <w:spacing w:line="280" w:lineRule="atLeast"/>
              <w:rPr>
                <w:sz w:val="20"/>
                <w:szCs w:val="20"/>
              </w:rPr>
            </w:pPr>
            <w:r w:rsidRPr="00C33AED">
              <w:rPr>
                <w:sz w:val="20"/>
                <w:szCs w:val="20"/>
              </w:rPr>
              <w:t>한샘서비스</w:t>
            </w:r>
          </w:p>
        </w:tc>
        <w:tc>
          <w:tcPr>
            <w:tcW w:w="5244" w:type="dxa"/>
            <w:vAlign w:val="center"/>
          </w:tcPr>
          <w:p w14:paraId="7A2F1AE9" w14:textId="77777777" w:rsidR="00026A7E" w:rsidRPr="00C33AED" w:rsidRDefault="00026A7E" w:rsidP="0091358C">
            <w:pPr>
              <w:spacing w:line="280" w:lineRule="atLeast"/>
              <w:ind w:right="113"/>
              <w:jc w:val="right"/>
              <w:rPr>
                <w:sz w:val="20"/>
                <w:szCs w:val="20"/>
              </w:rPr>
            </w:pPr>
            <w:r w:rsidRPr="00C33AED">
              <w:rPr>
                <w:sz w:val="20"/>
                <w:szCs w:val="20"/>
              </w:rPr>
              <w:t>2,478,327</w:t>
            </w:r>
          </w:p>
        </w:tc>
      </w:tr>
      <w:tr w:rsidR="00026A7E" w:rsidRPr="00CB2B3F" w14:paraId="29996265" w14:textId="77777777" w:rsidTr="0091358C">
        <w:tc>
          <w:tcPr>
            <w:tcW w:w="3034" w:type="dxa"/>
            <w:shd w:val="clear" w:color="auto" w:fill="auto"/>
            <w:vAlign w:val="center"/>
          </w:tcPr>
          <w:p w14:paraId="30376858" w14:textId="77777777" w:rsidR="00026A7E" w:rsidRPr="00C33AED" w:rsidRDefault="00026A7E" w:rsidP="0091358C">
            <w:pPr>
              <w:spacing w:line="280" w:lineRule="atLeast"/>
              <w:rPr>
                <w:sz w:val="20"/>
                <w:szCs w:val="20"/>
              </w:rPr>
            </w:pPr>
            <w:r>
              <w:rPr>
                <w:rFonts w:hint="eastAsia"/>
                <w:sz w:val="20"/>
                <w:szCs w:val="20"/>
              </w:rPr>
              <w:t>미국법인</w:t>
            </w:r>
          </w:p>
        </w:tc>
        <w:tc>
          <w:tcPr>
            <w:tcW w:w="5244" w:type="dxa"/>
            <w:vAlign w:val="center"/>
          </w:tcPr>
          <w:p w14:paraId="58AAC020" w14:textId="77777777" w:rsidR="00026A7E" w:rsidRPr="00C33AED" w:rsidRDefault="00026A7E" w:rsidP="0091358C">
            <w:pPr>
              <w:spacing w:line="280" w:lineRule="atLeast"/>
              <w:ind w:right="113"/>
              <w:jc w:val="right"/>
              <w:rPr>
                <w:sz w:val="20"/>
                <w:szCs w:val="20"/>
              </w:rPr>
            </w:pPr>
            <w:r w:rsidRPr="00C33AED">
              <w:rPr>
                <w:sz w:val="20"/>
                <w:szCs w:val="20"/>
              </w:rPr>
              <w:t>483,504</w:t>
            </w:r>
          </w:p>
        </w:tc>
      </w:tr>
      <w:tr w:rsidR="00026A7E" w:rsidRPr="00CB2B3F" w14:paraId="2B4D569D" w14:textId="77777777" w:rsidTr="0091358C">
        <w:tc>
          <w:tcPr>
            <w:tcW w:w="3034" w:type="dxa"/>
            <w:shd w:val="clear" w:color="auto" w:fill="auto"/>
            <w:vAlign w:val="center"/>
          </w:tcPr>
          <w:p w14:paraId="7C607D34" w14:textId="77777777" w:rsidR="00026A7E" w:rsidRPr="00C33AED" w:rsidRDefault="00026A7E" w:rsidP="0091358C">
            <w:pPr>
              <w:spacing w:line="280" w:lineRule="atLeast"/>
              <w:rPr>
                <w:sz w:val="20"/>
                <w:szCs w:val="20"/>
              </w:rPr>
            </w:pPr>
            <w:r w:rsidRPr="00C33AED">
              <w:rPr>
                <w:sz w:val="20"/>
                <w:szCs w:val="20"/>
              </w:rPr>
              <w:t xml:space="preserve">Beijing </w:t>
            </w:r>
            <w:proofErr w:type="spellStart"/>
            <w:r w:rsidRPr="00C33AED">
              <w:rPr>
                <w:sz w:val="20"/>
                <w:szCs w:val="20"/>
              </w:rPr>
              <w:t>Hanssem</w:t>
            </w:r>
            <w:proofErr w:type="spellEnd"/>
            <w:r w:rsidRPr="00C33AED">
              <w:rPr>
                <w:sz w:val="20"/>
                <w:szCs w:val="20"/>
              </w:rPr>
              <w:t xml:space="preserve"> Interior </w:t>
            </w:r>
            <w:proofErr w:type="spellStart"/>
            <w:proofErr w:type="gramStart"/>
            <w:r w:rsidRPr="00C33AED">
              <w:rPr>
                <w:sz w:val="20"/>
                <w:szCs w:val="20"/>
              </w:rPr>
              <w:t>Co.,Ltd</w:t>
            </w:r>
            <w:proofErr w:type="spellEnd"/>
            <w:proofErr w:type="gramEnd"/>
          </w:p>
        </w:tc>
        <w:tc>
          <w:tcPr>
            <w:tcW w:w="5244" w:type="dxa"/>
            <w:vAlign w:val="center"/>
          </w:tcPr>
          <w:p w14:paraId="1CB01CCB" w14:textId="77777777" w:rsidR="00026A7E" w:rsidRPr="00C33AED" w:rsidRDefault="00026A7E" w:rsidP="0091358C">
            <w:pPr>
              <w:spacing w:line="280" w:lineRule="atLeast"/>
              <w:ind w:right="113"/>
              <w:jc w:val="right"/>
              <w:rPr>
                <w:sz w:val="20"/>
                <w:szCs w:val="20"/>
              </w:rPr>
            </w:pPr>
            <w:r w:rsidRPr="00C33AED">
              <w:rPr>
                <w:sz w:val="20"/>
                <w:szCs w:val="20"/>
              </w:rPr>
              <w:t>108,774</w:t>
            </w:r>
          </w:p>
        </w:tc>
      </w:tr>
      <w:tr w:rsidR="00026A7E" w:rsidRPr="00CB2B3F" w14:paraId="32BEDA89" w14:textId="77777777" w:rsidTr="0091358C">
        <w:tc>
          <w:tcPr>
            <w:tcW w:w="3034" w:type="dxa"/>
            <w:shd w:val="clear" w:color="auto" w:fill="auto"/>
            <w:vAlign w:val="center"/>
          </w:tcPr>
          <w:p w14:paraId="510087B8" w14:textId="77777777" w:rsidR="00026A7E" w:rsidRPr="00C33AED" w:rsidRDefault="00026A7E" w:rsidP="0091358C">
            <w:pPr>
              <w:spacing w:line="280" w:lineRule="atLeast"/>
              <w:rPr>
                <w:sz w:val="20"/>
                <w:szCs w:val="20"/>
              </w:rPr>
            </w:pPr>
            <w:proofErr w:type="spellStart"/>
            <w:proofErr w:type="gramStart"/>
            <w:r w:rsidRPr="00C33AED">
              <w:rPr>
                <w:sz w:val="20"/>
                <w:szCs w:val="20"/>
              </w:rPr>
              <w:t>Hanssem</w:t>
            </w:r>
            <w:proofErr w:type="spellEnd"/>
            <w:r w:rsidRPr="00C33AED">
              <w:rPr>
                <w:sz w:val="20"/>
                <w:szCs w:val="20"/>
              </w:rPr>
              <w:t>(</w:t>
            </w:r>
            <w:proofErr w:type="gramEnd"/>
            <w:r w:rsidRPr="00C33AED">
              <w:rPr>
                <w:sz w:val="20"/>
                <w:szCs w:val="20"/>
              </w:rPr>
              <w:t>China) Interior Co., Ltd</w:t>
            </w:r>
          </w:p>
        </w:tc>
        <w:tc>
          <w:tcPr>
            <w:tcW w:w="5244" w:type="dxa"/>
            <w:vAlign w:val="center"/>
          </w:tcPr>
          <w:p w14:paraId="1C639103" w14:textId="77777777" w:rsidR="00026A7E" w:rsidRPr="00C33AED" w:rsidRDefault="00026A7E" w:rsidP="0091358C">
            <w:pPr>
              <w:spacing w:line="280" w:lineRule="atLeast"/>
              <w:ind w:right="113"/>
              <w:jc w:val="right"/>
              <w:rPr>
                <w:sz w:val="20"/>
                <w:szCs w:val="20"/>
              </w:rPr>
            </w:pPr>
            <w:r w:rsidRPr="00C33AED">
              <w:rPr>
                <w:sz w:val="20"/>
                <w:szCs w:val="20"/>
              </w:rPr>
              <w:t>63,450</w:t>
            </w:r>
          </w:p>
        </w:tc>
      </w:tr>
      <w:tr w:rsidR="00026A7E" w:rsidRPr="00CB2B3F" w14:paraId="486CC84A" w14:textId="77777777" w:rsidTr="0091358C">
        <w:tc>
          <w:tcPr>
            <w:tcW w:w="3034" w:type="dxa"/>
            <w:shd w:val="clear" w:color="auto" w:fill="auto"/>
            <w:vAlign w:val="center"/>
          </w:tcPr>
          <w:p w14:paraId="5ED28752" w14:textId="77777777" w:rsidR="00026A7E" w:rsidRPr="00C33AED" w:rsidRDefault="00026A7E" w:rsidP="0091358C">
            <w:pPr>
              <w:spacing w:line="280" w:lineRule="atLeast"/>
              <w:rPr>
                <w:sz w:val="20"/>
                <w:szCs w:val="20"/>
              </w:rPr>
            </w:pPr>
            <w:r w:rsidRPr="00C33AED">
              <w:rPr>
                <w:sz w:val="20"/>
                <w:szCs w:val="20"/>
              </w:rPr>
              <w:t>한샘개발</w:t>
            </w:r>
          </w:p>
        </w:tc>
        <w:tc>
          <w:tcPr>
            <w:tcW w:w="5244" w:type="dxa"/>
            <w:vAlign w:val="center"/>
          </w:tcPr>
          <w:p w14:paraId="4D9E2E8D" w14:textId="77777777" w:rsidR="00026A7E" w:rsidRPr="00C33AED" w:rsidRDefault="00026A7E" w:rsidP="0091358C">
            <w:pPr>
              <w:spacing w:line="280" w:lineRule="atLeast"/>
              <w:ind w:right="113"/>
              <w:jc w:val="right"/>
              <w:rPr>
                <w:sz w:val="20"/>
                <w:szCs w:val="20"/>
              </w:rPr>
            </w:pPr>
            <w:r w:rsidRPr="00C33AED">
              <w:rPr>
                <w:sz w:val="20"/>
                <w:szCs w:val="20"/>
              </w:rPr>
              <w:t>59,528</w:t>
            </w:r>
          </w:p>
        </w:tc>
      </w:tr>
      <w:tr w:rsidR="00026A7E" w:rsidRPr="00CB2B3F" w14:paraId="593A4FC5" w14:textId="77777777" w:rsidTr="0091358C">
        <w:tc>
          <w:tcPr>
            <w:tcW w:w="3034" w:type="dxa"/>
            <w:shd w:val="clear" w:color="auto" w:fill="auto"/>
            <w:vAlign w:val="center"/>
          </w:tcPr>
          <w:p w14:paraId="104C9C66" w14:textId="77777777" w:rsidR="00026A7E" w:rsidRPr="00C33AED" w:rsidRDefault="00026A7E" w:rsidP="0091358C">
            <w:pPr>
              <w:spacing w:line="280" w:lineRule="atLeast"/>
              <w:rPr>
                <w:sz w:val="20"/>
                <w:szCs w:val="20"/>
              </w:rPr>
            </w:pPr>
            <w:proofErr w:type="spellStart"/>
            <w:r w:rsidRPr="00C33AED">
              <w:rPr>
                <w:sz w:val="20"/>
                <w:szCs w:val="20"/>
              </w:rPr>
              <w:t>Hanssem</w:t>
            </w:r>
            <w:proofErr w:type="spellEnd"/>
            <w:r w:rsidRPr="00C33AED">
              <w:rPr>
                <w:sz w:val="20"/>
                <w:szCs w:val="20"/>
              </w:rPr>
              <w:t xml:space="preserve"> (Shanghai) Home Furnishings Co.,</w:t>
            </w:r>
          </w:p>
        </w:tc>
        <w:tc>
          <w:tcPr>
            <w:tcW w:w="5244" w:type="dxa"/>
            <w:vAlign w:val="center"/>
          </w:tcPr>
          <w:p w14:paraId="66189C8A" w14:textId="77777777" w:rsidR="00026A7E" w:rsidRPr="00C33AED" w:rsidRDefault="00026A7E" w:rsidP="0091358C">
            <w:pPr>
              <w:spacing w:line="280" w:lineRule="atLeast"/>
              <w:ind w:right="113"/>
              <w:jc w:val="right"/>
              <w:rPr>
                <w:sz w:val="20"/>
                <w:szCs w:val="20"/>
              </w:rPr>
            </w:pPr>
            <w:r w:rsidRPr="00C33AED">
              <w:rPr>
                <w:sz w:val="20"/>
                <w:szCs w:val="20"/>
              </w:rPr>
              <w:t>32,462</w:t>
            </w:r>
          </w:p>
        </w:tc>
      </w:tr>
      <w:tr w:rsidR="00026A7E" w:rsidRPr="00CB2B3F" w14:paraId="56BE02B0" w14:textId="77777777" w:rsidTr="0091358C">
        <w:tc>
          <w:tcPr>
            <w:tcW w:w="3034" w:type="dxa"/>
            <w:shd w:val="clear" w:color="auto" w:fill="auto"/>
            <w:vAlign w:val="center"/>
          </w:tcPr>
          <w:p w14:paraId="2D131927" w14:textId="77777777" w:rsidR="00026A7E" w:rsidRPr="00C33AED" w:rsidRDefault="00026A7E" w:rsidP="0091358C">
            <w:pPr>
              <w:spacing w:line="280" w:lineRule="atLeast"/>
              <w:rPr>
                <w:sz w:val="20"/>
                <w:szCs w:val="20"/>
              </w:rPr>
            </w:pPr>
            <w:proofErr w:type="spellStart"/>
            <w:r w:rsidRPr="00C33AED">
              <w:rPr>
                <w:sz w:val="20"/>
                <w:szCs w:val="20"/>
              </w:rPr>
              <w:t>휘찬산업</w:t>
            </w:r>
            <w:proofErr w:type="spellEnd"/>
          </w:p>
        </w:tc>
        <w:tc>
          <w:tcPr>
            <w:tcW w:w="5244" w:type="dxa"/>
            <w:vAlign w:val="center"/>
          </w:tcPr>
          <w:p w14:paraId="50B8A5D0" w14:textId="77777777" w:rsidR="00026A7E" w:rsidRPr="00C33AED" w:rsidRDefault="00026A7E" w:rsidP="0091358C">
            <w:pPr>
              <w:spacing w:line="280" w:lineRule="atLeast"/>
              <w:ind w:right="113"/>
              <w:jc w:val="right"/>
              <w:rPr>
                <w:sz w:val="20"/>
                <w:szCs w:val="20"/>
              </w:rPr>
            </w:pPr>
            <w:r w:rsidRPr="00C33AED">
              <w:rPr>
                <w:sz w:val="20"/>
                <w:szCs w:val="20"/>
              </w:rPr>
              <w:t>6,270</w:t>
            </w:r>
          </w:p>
        </w:tc>
      </w:tr>
      <w:tr w:rsidR="00026A7E" w:rsidRPr="00CB2B3F" w14:paraId="782BE4DD" w14:textId="77777777" w:rsidTr="0091358C">
        <w:tc>
          <w:tcPr>
            <w:tcW w:w="3034" w:type="dxa"/>
            <w:shd w:val="clear" w:color="auto" w:fill="auto"/>
            <w:vAlign w:val="center"/>
          </w:tcPr>
          <w:p w14:paraId="527A09E1" w14:textId="77777777" w:rsidR="00026A7E" w:rsidRPr="00C33AED" w:rsidRDefault="00026A7E" w:rsidP="0091358C">
            <w:pPr>
              <w:spacing w:line="280" w:lineRule="atLeast"/>
              <w:jc w:val="left"/>
              <w:rPr>
                <w:color w:val="000000"/>
                <w:kern w:val="0"/>
                <w:sz w:val="20"/>
                <w:szCs w:val="20"/>
              </w:rPr>
            </w:pPr>
            <w:r w:rsidRPr="00C33AED">
              <w:rPr>
                <w:color w:val="000000"/>
                <w:sz w:val="20"/>
                <w:szCs w:val="20"/>
              </w:rPr>
              <w:t>농업회사법인</w:t>
            </w:r>
            <w:r w:rsidRPr="00C33AED">
              <w:rPr>
                <w:color w:val="000000"/>
                <w:sz w:val="20"/>
                <w:szCs w:val="20"/>
              </w:rPr>
              <w:t xml:space="preserve"> </w:t>
            </w:r>
            <w:r w:rsidRPr="00C33AED">
              <w:rPr>
                <w:color w:val="000000"/>
                <w:sz w:val="20"/>
                <w:szCs w:val="20"/>
              </w:rPr>
              <w:t>향촌개발</w:t>
            </w:r>
          </w:p>
        </w:tc>
        <w:tc>
          <w:tcPr>
            <w:tcW w:w="5244" w:type="dxa"/>
            <w:vAlign w:val="center"/>
          </w:tcPr>
          <w:p w14:paraId="2ED9E4D1" w14:textId="77777777" w:rsidR="00026A7E" w:rsidRPr="00C33AED" w:rsidRDefault="00026A7E" w:rsidP="0091358C">
            <w:pPr>
              <w:spacing w:line="280" w:lineRule="atLeast"/>
              <w:ind w:right="113"/>
              <w:jc w:val="right"/>
              <w:rPr>
                <w:color w:val="000000"/>
                <w:sz w:val="20"/>
                <w:szCs w:val="20"/>
              </w:rPr>
            </w:pPr>
            <w:r w:rsidRPr="00C33AED">
              <w:rPr>
                <w:color w:val="000000"/>
                <w:sz w:val="20"/>
                <w:szCs w:val="20"/>
              </w:rPr>
              <w:t>1,320</w:t>
            </w:r>
          </w:p>
        </w:tc>
      </w:tr>
      <w:tr w:rsidR="00026A7E" w:rsidRPr="00CB2B3F" w14:paraId="6D64C181" w14:textId="77777777" w:rsidTr="0091358C">
        <w:tc>
          <w:tcPr>
            <w:tcW w:w="3034" w:type="dxa"/>
            <w:shd w:val="clear" w:color="auto" w:fill="auto"/>
            <w:vAlign w:val="center"/>
          </w:tcPr>
          <w:p w14:paraId="46F7E24E" w14:textId="77777777" w:rsidR="00026A7E" w:rsidRPr="00C33AED" w:rsidRDefault="00026A7E" w:rsidP="0091358C">
            <w:pPr>
              <w:spacing w:line="280" w:lineRule="atLeast"/>
              <w:jc w:val="left"/>
              <w:rPr>
                <w:color w:val="000000"/>
                <w:sz w:val="20"/>
                <w:szCs w:val="20"/>
              </w:rPr>
            </w:pPr>
            <w:r w:rsidRPr="00C33AED">
              <w:rPr>
                <w:color w:val="000000"/>
                <w:sz w:val="20"/>
                <w:szCs w:val="20"/>
              </w:rPr>
              <w:t>한마음</w:t>
            </w:r>
          </w:p>
        </w:tc>
        <w:tc>
          <w:tcPr>
            <w:tcW w:w="5244" w:type="dxa"/>
            <w:vAlign w:val="center"/>
          </w:tcPr>
          <w:p w14:paraId="2EB19318" w14:textId="77777777" w:rsidR="00026A7E" w:rsidRPr="00C33AED" w:rsidRDefault="00026A7E" w:rsidP="0091358C">
            <w:pPr>
              <w:spacing w:line="280" w:lineRule="atLeast"/>
              <w:ind w:right="113"/>
              <w:jc w:val="right"/>
              <w:rPr>
                <w:color w:val="000000"/>
                <w:sz w:val="20"/>
                <w:szCs w:val="20"/>
              </w:rPr>
            </w:pPr>
            <w:r w:rsidRPr="00C33AED">
              <w:rPr>
                <w:color w:val="000000"/>
                <w:sz w:val="20"/>
                <w:szCs w:val="20"/>
              </w:rPr>
              <w:t>300</w:t>
            </w:r>
          </w:p>
        </w:tc>
      </w:tr>
      <w:tr w:rsidR="00026A7E" w:rsidRPr="00CB2B3F" w14:paraId="254C822D" w14:textId="77777777" w:rsidTr="0091358C">
        <w:tc>
          <w:tcPr>
            <w:tcW w:w="3034" w:type="dxa"/>
            <w:shd w:val="clear" w:color="auto" w:fill="auto"/>
            <w:vAlign w:val="center"/>
          </w:tcPr>
          <w:p w14:paraId="4D605E22" w14:textId="77777777" w:rsidR="00026A7E" w:rsidRPr="00C33AED" w:rsidRDefault="00026A7E" w:rsidP="0091358C">
            <w:pPr>
              <w:spacing w:line="280" w:lineRule="atLeast"/>
              <w:jc w:val="left"/>
              <w:rPr>
                <w:color w:val="000000"/>
                <w:sz w:val="20"/>
                <w:szCs w:val="20"/>
              </w:rPr>
            </w:pPr>
            <w:proofErr w:type="spellStart"/>
            <w:r w:rsidRPr="00C33AED">
              <w:rPr>
                <w:color w:val="000000"/>
                <w:sz w:val="20"/>
                <w:szCs w:val="20"/>
              </w:rPr>
              <w:t>인스타워즈</w:t>
            </w:r>
            <w:proofErr w:type="spellEnd"/>
          </w:p>
        </w:tc>
        <w:tc>
          <w:tcPr>
            <w:tcW w:w="5244" w:type="dxa"/>
            <w:vAlign w:val="center"/>
          </w:tcPr>
          <w:p w14:paraId="05082A54" w14:textId="77777777" w:rsidR="00026A7E" w:rsidRPr="00C33AED" w:rsidRDefault="00B530E1" w:rsidP="00B530E1">
            <w:pPr>
              <w:spacing w:line="280" w:lineRule="atLeast"/>
              <w:ind w:right="113"/>
              <w:jc w:val="right"/>
              <w:rPr>
                <w:color w:val="000000"/>
                <w:sz w:val="20"/>
                <w:szCs w:val="20"/>
              </w:rPr>
            </w:pPr>
            <w:ins w:id="130" w:author="junkyo.shim" w:date="2021-08-31T15:10:00Z">
              <w:r>
                <w:rPr>
                  <w:rFonts w:hint="eastAsia"/>
                  <w:color w:val="000000"/>
                  <w:sz w:val="20"/>
                  <w:szCs w:val="20"/>
                </w:rPr>
                <w:t>-</w:t>
              </w:r>
            </w:ins>
          </w:p>
        </w:tc>
      </w:tr>
      <w:tr w:rsidR="00026A7E" w:rsidRPr="00CB2B3F" w14:paraId="78575CFF" w14:textId="77777777" w:rsidTr="0091358C">
        <w:trPr>
          <w:trHeight w:val="21"/>
        </w:trPr>
        <w:tc>
          <w:tcPr>
            <w:tcW w:w="3034" w:type="dxa"/>
            <w:shd w:val="clear" w:color="auto" w:fill="auto"/>
            <w:vAlign w:val="center"/>
          </w:tcPr>
          <w:p w14:paraId="032AD1E4" w14:textId="77777777" w:rsidR="00026A7E" w:rsidRPr="00C33AED" w:rsidRDefault="00026A7E" w:rsidP="0091358C">
            <w:pPr>
              <w:spacing w:line="280" w:lineRule="atLeast"/>
              <w:rPr>
                <w:color w:val="000000"/>
                <w:sz w:val="20"/>
                <w:szCs w:val="20"/>
              </w:rPr>
            </w:pPr>
            <w:proofErr w:type="spellStart"/>
            <w:r w:rsidRPr="00C33AED">
              <w:rPr>
                <w:color w:val="000000"/>
                <w:sz w:val="20"/>
                <w:szCs w:val="20"/>
              </w:rPr>
              <w:t>퍼니스템</w:t>
            </w:r>
            <w:proofErr w:type="spellEnd"/>
          </w:p>
        </w:tc>
        <w:tc>
          <w:tcPr>
            <w:tcW w:w="5244" w:type="dxa"/>
            <w:vAlign w:val="center"/>
          </w:tcPr>
          <w:p w14:paraId="1CC2CDA1" w14:textId="77777777" w:rsidR="00026A7E" w:rsidRPr="00C33AED" w:rsidRDefault="00B530E1" w:rsidP="00B530E1">
            <w:pPr>
              <w:spacing w:line="280" w:lineRule="atLeast"/>
              <w:ind w:right="113"/>
              <w:jc w:val="right"/>
              <w:rPr>
                <w:color w:val="000000"/>
                <w:sz w:val="20"/>
                <w:szCs w:val="20"/>
              </w:rPr>
            </w:pPr>
            <w:ins w:id="131" w:author="junkyo.shim" w:date="2021-08-31T15:10:00Z">
              <w:r>
                <w:rPr>
                  <w:rFonts w:hint="eastAsia"/>
                  <w:color w:val="000000"/>
                  <w:sz w:val="20"/>
                  <w:szCs w:val="20"/>
                </w:rPr>
                <w:t>-</w:t>
              </w:r>
            </w:ins>
          </w:p>
        </w:tc>
      </w:tr>
    </w:tbl>
    <w:p w14:paraId="4A97ACBB" w14:textId="77777777" w:rsidR="00026A7E" w:rsidRPr="00CB2B3F" w:rsidRDefault="00026A7E" w:rsidP="00026A7E">
      <w:pPr>
        <w:pStyle w:val="a5"/>
        <w:spacing w:after="240"/>
        <w:ind w:leftChars="0" w:left="1361"/>
        <w:rPr>
          <w:szCs w:val="22"/>
          <w:u w:val="single"/>
        </w:rPr>
      </w:pPr>
    </w:p>
    <w:p w14:paraId="37CA52C8" w14:textId="77777777" w:rsidR="00026A7E" w:rsidRPr="00CB2B3F" w:rsidRDefault="00026A7E" w:rsidP="00026A7E">
      <w:pPr>
        <w:pStyle w:val="a5"/>
        <w:numPr>
          <w:ilvl w:val="0"/>
          <w:numId w:val="21"/>
        </w:numPr>
        <w:spacing w:after="240"/>
        <w:ind w:leftChars="0"/>
        <w:rPr>
          <w:szCs w:val="22"/>
          <w:u w:val="single"/>
        </w:rPr>
      </w:pPr>
      <w:r w:rsidRPr="00CB2B3F">
        <w:rPr>
          <w:szCs w:val="22"/>
          <w:u w:val="single"/>
        </w:rPr>
        <w:t>계열회사와의</w:t>
      </w:r>
      <w:r w:rsidRPr="00CB2B3F">
        <w:rPr>
          <w:szCs w:val="22"/>
          <w:u w:val="single"/>
        </w:rPr>
        <w:t xml:space="preserve"> </w:t>
      </w:r>
      <w:r w:rsidRPr="00CB2B3F">
        <w:rPr>
          <w:szCs w:val="22"/>
          <w:u w:val="single"/>
        </w:rPr>
        <w:t>매입거래</w:t>
      </w:r>
    </w:p>
    <w:p w14:paraId="67D69C1E" w14:textId="77777777" w:rsidR="00026A7E" w:rsidRPr="00CB2B3F" w:rsidRDefault="00026A7E" w:rsidP="00026A7E">
      <w:pPr>
        <w:pStyle w:val="a5"/>
        <w:ind w:leftChars="0" w:left="1361"/>
        <w:rPr>
          <w:szCs w:val="22"/>
          <w:u w:val="single"/>
        </w:rPr>
      </w:pPr>
      <w:r>
        <w:rPr>
          <w:rFonts w:hint="eastAsia"/>
          <w:szCs w:val="22"/>
        </w:rPr>
        <w:t>검토보고서</w:t>
      </w:r>
      <w:del w:id="132" w:author="heesung.ahn" w:date="2021-08-30T23:55:00Z">
        <w:r w:rsidDel="00261F54">
          <w:rPr>
            <w:rFonts w:hint="eastAsia"/>
            <w:szCs w:val="22"/>
          </w:rPr>
          <w:delText>검토보고서</w:delText>
        </w:r>
      </w:del>
      <w:r w:rsidRPr="00CB2B3F">
        <w:rPr>
          <w:szCs w:val="22"/>
        </w:rPr>
        <w:t xml:space="preserve"> </w:t>
      </w:r>
      <w:r w:rsidRPr="00CB2B3F">
        <w:rPr>
          <w:szCs w:val="22"/>
        </w:rPr>
        <w:t>및</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2021</w:t>
      </w:r>
      <w:r w:rsidRPr="00CB2B3F">
        <w:rPr>
          <w:szCs w:val="22"/>
        </w:rPr>
        <w:t>년</w:t>
      </w:r>
      <w:r w:rsidRPr="00CB2B3F">
        <w:rPr>
          <w:szCs w:val="22"/>
        </w:rPr>
        <w:t xml:space="preserve"> 1</w:t>
      </w:r>
      <w:r w:rsidRPr="00CB2B3F">
        <w:rPr>
          <w:szCs w:val="22"/>
        </w:rPr>
        <w:t>분기</w:t>
      </w:r>
      <w:r w:rsidRPr="00CB2B3F">
        <w:rPr>
          <w:szCs w:val="22"/>
        </w:rPr>
        <w:t xml:space="preserve"> </w:t>
      </w:r>
      <w:r w:rsidRPr="00CB2B3F">
        <w:rPr>
          <w:szCs w:val="22"/>
        </w:rPr>
        <w:t>계열회사</w:t>
      </w:r>
      <w:r>
        <w:rPr>
          <w:rFonts w:hint="eastAsia"/>
          <w:szCs w:val="22"/>
        </w:rPr>
        <w:t>로부터의</w:t>
      </w:r>
      <w:r>
        <w:rPr>
          <w:rFonts w:hint="eastAsia"/>
          <w:szCs w:val="22"/>
        </w:rPr>
        <w:t xml:space="preserve"> </w:t>
      </w:r>
      <w:r>
        <w:rPr>
          <w:rFonts w:hint="eastAsia"/>
          <w:szCs w:val="22"/>
        </w:rPr>
        <w:t>매입</w:t>
      </w:r>
      <w:r w:rsidRPr="00CB2B3F">
        <w:rPr>
          <w:szCs w:val="22"/>
        </w:rPr>
        <w:t>거래</w:t>
      </w:r>
      <w:ins w:id="133" w:author="heesung.ahn" w:date="2021-08-30T23:56:00Z">
        <w:r w:rsidR="00261F54">
          <w:rPr>
            <w:rFonts w:hint="eastAsia"/>
            <w:szCs w:val="22"/>
          </w:rPr>
          <w:t xml:space="preserve"> </w:t>
        </w:r>
        <w:r w:rsidR="00261F54">
          <w:rPr>
            <w:rFonts w:hint="eastAsia"/>
            <w:szCs w:val="22"/>
          </w:rPr>
          <w:t>규모</w:t>
        </w:r>
      </w:ins>
      <w:r w:rsidRPr="00CB2B3F">
        <w:rPr>
          <w:szCs w:val="22"/>
        </w:rPr>
        <w:t>는</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 xml:space="preserve">. </w:t>
      </w:r>
    </w:p>
    <w:p w14:paraId="2F302675" w14:textId="77777777" w:rsidR="00026A7E" w:rsidRPr="00CB2B3F" w:rsidRDefault="00026A7E" w:rsidP="00026A7E">
      <w:pPr>
        <w:pStyle w:val="a5"/>
        <w:ind w:leftChars="0" w:left="1361"/>
        <w:jc w:val="right"/>
        <w:rPr>
          <w:sz w:val="20"/>
          <w:szCs w:val="20"/>
        </w:rPr>
      </w:pPr>
      <w:r w:rsidRPr="00CB2B3F">
        <w:rPr>
          <w:sz w:val="20"/>
          <w:szCs w:val="20"/>
        </w:rPr>
        <w:t>(</w:t>
      </w:r>
      <w:r w:rsidRPr="00CB2B3F">
        <w:rPr>
          <w:sz w:val="20"/>
          <w:szCs w:val="20"/>
        </w:rPr>
        <w:t>단위</w:t>
      </w:r>
      <w:r w:rsidRPr="00CB2B3F">
        <w:rPr>
          <w:sz w:val="20"/>
          <w:szCs w:val="20"/>
        </w:rPr>
        <w:t xml:space="preserve">: </w:t>
      </w:r>
      <w:r w:rsidRPr="00CB2B3F">
        <w:rPr>
          <w:sz w:val="20"/>
          <w:szCs w:val="20"/>
        </w:rPr>
        <w:t>천원</w:t>
      </w:r>
      <w:r w:rsidRPr="00CB2B3F">
        <w:rPr>
          <w:sz w:val="20"/>
          <w:szCs w:val="20"/>
        </w:rPr>
        <w:t>)</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3034"/>
        <w:gridCol w:w="5244"/>
      </w:tblGrid>
      <w:tr w:rsidR="00026A7E" w:rsidRPr="00CB2B3F" w14:paraId="55BCF689" w14:textId="77777777" w:rsidTr="0091358C">
        <w:trPr>
          <w:tblHeader/>
        </w:trPr>
        <w:tc>
          <w:tcPr>
            <w:tcW w:w="3034" w:type="dxa"/>
            <w:tcBorders>
              <w:top w:val="single" w:sz="12" w:space="0" w:color="404040" w:themeColor="text1" w:themeTint="BF"/>
              <w:bottom w:val="single" w:sz="4" w:space="0" w:color="404040" w:themeColor="text1" w:themeTint="BF"/>
            </w:tcBorders>
            <w:shd w:val="clear" w:color="auto" w:fill="DEEEEE"/>
            <w:vAlign w:val="center"/>
          </w:tcPr>
          <w:p w14:paraId="65401E22"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회사명</w:t>
            </w:r>
          </w:p>
        </w:tc>
        <w:tc>
          <w:tcPr>
            <w:tcW w:w="5244" w:type="dxa"/>
            <w:tcBorders>
              <w:top w:val="single" w:sz="12" w:space="0" w:color="404040" w:themeColor="text1" w:themeTint="BF"/>
              <w:bottom w:val="single" w:sz="4" w:space="0" w:color="404040" w:themeColor="text1" w:themeTint="BF"/>
            </w:tcBorders>
            <w:shd w:val="clear" w:color="auto" w:fill="DEEEEE"/>
            <w:vAlign w:val="center"/>
          </w:tcPr>
          <w:p w14:paraId="67D0F111"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매입액</w:t>
            </w:r>
          </w:p>
        </w:tc>
      </w:tr>
      <w:tr w:rsidR="00026A7E" w:rsidRPr="00CB2B3F" w14:paraId="3807D436" w14:textId="77777777" w:rsidTr="0091358C">
        <w:trPr>
          <w:trHeight w:val="438"/>
        </w:trPr>
        <w:tc>
          <w:tcPr>
            <w:tcW w:w="3034" w:type="dxa"/>
            <w:tcBorders>
              <w:top w:val="single" w:sz="4" w:space="0" w:color="404040" w:themeColor="text1" w:themeTint="BF"/>
            </w:tcBorders>
            <w:shd w:val="clear" w:color="auto" w:fill="auto"/>
            <w:vAlign w:val="center"/>
          </w:tcPr>
          <w:p w14:paraId="4D4ACC0C" w14:textId="77777777" w:rsidR="00026A7E" w:rsidRPr="00C33AED" w:rsidRDefault="00026A7E" w:rsidP="0091358C">
            <w:pPr>
              <w:spacing w:line="280" w:lineRule="atLeast"/>
              <w:rPr>
                <w:sz w:val="20"/>
                <w:szCs w:val="20"/>
              </w:rPr>
            </w:pPr>
            <w:r w:rsidRPr="00C33AED">
              <w:rPr>
                <w:sz w:val="20"/>
                <w:szCs w:val="20"/>
              </w:rPr>
              <w:t>한샘서비스</w:t>
            </w:r>
          </w:p>
        </w:tc>
        <w:tc>
          <w:tcPr>
            <w:tcW w:w="5244" w:type="dxa"/>
            <w:tcBorders>
              <w:top w:val="single" w:sz="4" w:space="0" w:color="404040" w:themeColor="text1" w:themeTint="BF"/>
            </w:tcBorders>
            <w:vAlign w:val="center"/>
          </w:tcPr>
          <w:p w14:paraId="4982BFE0" w14:textId="77777777" w:rsidR="00026A7E" w:rsidRPr="00C33AED" w:rsidRDefault="00026A7E" w:rsidP="0091358C">
            <w:pPr>
              <w:spacing w:line="280" w:lineRule="atLeast"/>
              <w:ind w:right="113"/>
              <w:jc w:val="right"/>
              <w:rPr>
                <w:sz w:val="20"/>
                <w:szCs w:val="20"/>
              </w:rPr>
            </w:pPr>
            <w:r w:rsidRPr="00C33AED">
              <w:rPr>
                <w:sz w:val="20"/>
                <w:szCs w:val="20"/>
              </w:rPr>
              <w:t>117,876,105</w:t>
            </w:r>
          </w:p>
        </w:tc>
      </w:tr>
      <w:tr w:rsidR="00026A7E" w:rsidRPr="00CB2B3F" w14:paraId="1A9D4AE6" w14:textId="77777777" w:rsidTr="0091358C">
        <w:tc>
          <w:tcPr>
            <w:tcW w:w="3034" w:type="dxa"/>
            <w:shd w:val="clear" w:color="auto" w:fill="auto"/>
            <w:vAlign w:val="center"/>
          </w:tcPr>
          <w:p w14:paraId="1F64DB4F" w14:textId="77777777" w:rsidR="00026A7E" w:rsidRPr="00C33AED" w:rsidRDefault="00026A7E" w:rsidP="0091358C">
            <w:pPr>
              <w:spacing w:line="280" w:lineRule="atLeast"/>
              <w:rPr>
                <w:sz w:val="20"/>
                <w:szCs w:val="20"/>
              </w:rPr>
            </w:pPr>
            <w:r w:rsidRPr="00C33AED">
              <w:rPr>
                <w:sz w:val="20"/>
                <w:szCs w:val="20"/>
              </w:rPr>
              <w:t>한샘개발</w:t>
            </w:r>
          </w:p>
        </w:tc>
        <w:tc>
          <w:tcPr>
            <w:tcW w:w="5244" w:type="dxa"/>
            <w:vAlign w:val="center"/>
          </w:tcPr>
          <w:p w14:paraId="7B3E284F" w14:textId="77777777" w:rsidR="00026A7E" w:rsidRPr="00C33AED" w:rsidRDefault="00026A7E" w:rsidP="0091358C">
            <w:pPr>
              <w:spacing w:line="280" w:lineRule="atLeast"/>
              <w:ind w:right="113"/>
              <w:jc w:val="right"/>
              <w:rPr>
                <w:sz w:val="20"/>
                <w:szCs w:val="20"/>
              </w:rPr>
            </w:pPr>
            <w:r w:rsidRPr="00C33AED">
              <w:rPr>
                <w:sz w:val="20"/>
                <w:szCs w:val="20"/>
              </w:rPr>
              <w:t>14,364,284</w:t>
            </w:r>
          </w:p>
        </w:tc>
      </w:tr>
      <w:tr w:rsidR="00026A7E" w:rsidRPr="00CB2B3F" w14:paraId="6931E7F9" w14:textId="77777777" w:rsidTr="0091358C">
        <w:tc>
          <w:tcPr>
            <w:tcW w:w="3034" w:type="dxa"/>
            <w:shd w:val="clear" w:color="auto" w:fill="auto"/>
            <w:vAlign w:val="center"/>
          </w:tcPr>
          <w:p w14:paraId="1F4F181F" w14:textId="77777777" w:rsidR="00026A7E" w:rsidRPr="00C33AED" w:rsidRDefault="00026A7E" w:rsidP="0091358C">
            <w:pPr>
              <w:spacing w:line="280" w:lineRule="atLeast"/>
              <w:rPr>
                <w:sz w:val="20"/>
                <w:szCs w:val="20"/>
              </w:rPr>
            </w:pPr>
            <w:proofErr w:type="spellStart"/>
            <w:proofErr w:type="gramStart"/>
            <w:r w:rsidRPr="00C33AED">
              <w:rPr>
                <w:sz w:val="20"/>
                <w:szCs w:val="20"/>
              </w:rPr>
              <w:t>Hanssem</w:t>
            </w:r>
            <w:proofErr w:type="spellEnd"/>
            <w:r w:rsidRPr="00C33AED">
              <w:rPr>
                <w:sz w:val="20"/>
                <w:szCs w:val="20"/>
              </w:rPr>
              <w:t>(</w:t>
            </w:r>
            <w:proofErr w:type="gramEnd"/>
            <w:r w:rsidRPr="00C33AED">
              <w:rPr>
                <w:sz w:val="20"/>
                <w:szCs w:val="20"/>
              </w:rPr>
              <w:t>China) Interior Co., Ltd</w:t>
            </w:r>
          </w:p>
        </w:tc>
        <w:tc>
          <w:tcPr>
            <w:tcW w:w="5244" w:type="dxa"/>
            <w:vAlign w:val="center"/>
          </w:tcPr>
          <w:p w14:paraId="385D2A70" w14:textId="77777777" w:rsidR="00026A7E" w:rsidRPr="00C33AED" w:rsidRDefault="00026A7E" w:rsidP="0091358C">
            <w:pPr>
              <w:spacing w:line="280" w:lineRule="atLeast"/>
              <w:ind w:right="113"/>
              <w:jc w:val="right"/>
              <w:rPr>
                <w:sz w:val="20"/>
                <w:szCs w:val="20"/>
              </w:rPr>
            </w:pPr>
            <w:r w:rsidRPr="00C33AED">
              <w:rPr>
                <w:sz w:val="20"/>
                <w:szCs w:val="20"/>
              </w:rPr>
              <w:t>6,171,452</w:t>
            </w:r>
          </w:p>
        </w:tc>
      </w:tr>
      <w:tr w:rsidR="00026A7E" w:rsidRPr="00CB2B3F" w14:paraId="25AB9391" w14:textId="77777777" w:rsidTr="0091358C">
        <w:tc>
          <w:tcPr>
            <w:tcW w:w="3034" w:type="dxa"/>
            <w:shd w:val="clear" w:color="auto" w:fill="auto"/>
            <w:vAlign w:val="center"/>
          </w:tcPr>
          <w:p w14:paraId="3A9D1AC4" w14:textId="77777777" w:rsidR="00026A7E" w:rsidRPr="00C33AED" w:rsidRDefault="00026A7E" w:rsidP="0091358C">
            <w:pPr>
              <w:spacing w:line="280" w:lineRule="atLeast"/>
              <w:rPr>
                <w:sz w:val="20"/>
                <w:szCs w:val="20"/>
              </w:rPr>
            </w:pPr>
            <w:proofErr w:type="spellStart"/>
            <w:r w:rsidRPr="00C33AED">
              <w:rPr>
                <w:sz w:val="20"/>
                <w:szCs w:val="20"/>
              </w:rPr>
              <w:t>한샘도무스</w:t>
            </w:r>
            <w:proofErr w:type="spellEnd"/>
          </w:p>
        </w:tc>
        <w:tc>
          <w:tcPr>
            <w:tcW w:w="5244" w:type="dxa"/>
            <w:vAlign w:val="center"/>
          </w:tcPr>
          <w:p w14:paraId="3818ACD7" w14:textId="77777777" w:rsidR="00026A7E" w:rsidRPr="00C33AED" w:rsidRDefault="00026A7E" w:rsidP="0091358C">
            <w:pPr>
              <w:spacing w:line="280" w:lineRule="atLeast"/>
              <w:ind w:right="113"/>
              <w:jc w:val="right"/>
              <w:rPr>
                <w:sz w:val="20"/>
                <w:szCs w:val="20"/>
              </w:rPr>
            </w:pPr>
            <w:r w:rsidRPr="00C33AED">
              <w:rPr>
                <w:sz w:val="20"/>
                <w:szCs w:val="20"/>
              </w:rPr>
              <w:t>3,650,371</w:t>
            </w:r>
          </w:p>
        </w:tc>
      </w:tr>
      <w:tr w:rsidR="00026A7E" w:rsidRPr="00CB2B3F" w14:paraId="673D9088" w14:textId="77777777" w:rsidTr="0091358C">
        <w:tc>
          <w:tcPr>
            <w:tcW w:w="3034" w:type="dxa"/>
            <w:shd w:val="clear" w:color="auto" w:fill="auto"/>
            <w:vAlign w:val="center"/>
          </w:tcPr>
          <w:p w14:paraId="4248E4E3" w14:textId="77777777" w:rsidR="00026A7E" w:rsidRPr="00C33AED" w:rsidRDefault="00026A7E" w:rsidP="0091358C">
            <w:pPr>
              <w:spacing w:line="280" w:lineRule="atLeast"/>
              <w:rPr>
                <w:sz w:val="20"/>
                <w:szCs w:val="20"/>
              </w:rPr>
            </w:pPr>
            <w:proofErr w:type="spellStart"/>
            <w:r w:rsidRPr="00C33AED">
              <w:rPr>
                <w:sz w:val="20"/>
                <w:szCs w:val="20"/>
              </w:rPr>
              <w:t>한샘넥서스</w:t>
            </w:r>
            <w:proofErr w:type="spellEnd"/>
          </w:p>
        </w:tc>
        <w:tc>
          <w:tcPr>
            <w:tcW w:w="5244" w:type="dxa"/>
            <w:vAlign w:val="center"/>
          </w:tcPr>
          <w:p w14:paraId="0181AFAF" w14:textId="77777777" w:rsidR="00026A7E" w:rsidRPr="00C33AED" w:rsidRDefault="00026A7E" w:rsidP="0091358C">
            <w:pPr>
              <w:spacing w:line="280" w:lineRule="atLeast"/>
              <w:ind w:right="113"/>
              <w:jc w:val="right"/>
              <w:rPr>
                <w:sz w:val="20"/>
                <w:szCs w:val="20"/>
              </w:rPr>
            </w:pPr>
            <w:r w:rsidRPr="00C33AED">
              <w:rPr>
                <w:sz w:val="20"/>
                <w:szCs w:val="20"/>
              </w:rPr>
              <w:t>3,251,220</w:t>
            </w:r>
          </w:p>
        </w:tc>
      </w:tr>
      <w:tr w:rsidR="00026A7E" w:rsidRPr="00CB2B3F" w14:paraId="646E9CAD" w14:textId="77777777" w:rsidTr="0091358C">
        <w:tc>
          <w:tcPr>
            <w:tcW w:w="3034" w:type="dxa"/>
            <w:shd w:val="clear" w:color="auto" w:fill="auto"/>
            <w:vAlign w:val="center"/>
          </w:tcPr>
          <w:p w14:paraId="3FDEA7F2" w14:textId="77777777" w:rsidR="00026A7E" w:rsidRPr="00C33AED" w:rsidRDefault="00026A7E" w:rsidP="0091358C">
            <w:pPr>
              <w:spacing w:line="280" w:lineRule="atLeast"/>
              <w:rPr>
                <w:sz w:val="20"/>
                <w:szCs w:val="20"/>
              </w:rPr>
            </w:pPr>
            <w:proofErr w:type="spellStart"/>
            <w:r w:rsidRPr="00C33AED">
              <w:rPr>
                <w:sz w:val="20"/>
                <w:szCs w:val="20"/>
              </w:rPr>
              <w:t>인스타워즈</w:t>
            </w:r>
            <w:proofErr w:type="spellEnd"/>
          </w:p>
        </w:tc>
        <w:tc>
          <w:tcPr>
            <w:tcW w:w="5244" w:type="dxa"/>
            <w:vAlign w:val="center"/>
          </w:tcPr>
          <w:p w14:paraId="5BDDBB7D" w14:textId="77777777" w:rsidR="00026A7E" w:rsidRPr="00C33AED" w:rsidRDefault="00026A7E" w:rsidP="0091358C">
            <w:pPr>
              <w:spacing w:line="280" w:lineRule="atLeast"/>
              <w:ind w:right="113"/>
              <w:jc w:val="right"/>
              <w:rPr>
                <w:sz w:val="20"/>
                <w:szCs w:val="20"/>
              </w:rPr>
            </w:pPr>
            <w:r w:rsidRPr="00C33AED">
              <w:rPr>
                <w:sz w:val="20"/>
                <w:szCs w:val="20"/>
              </w:rPr>
              <w:t>2,160,631</w:t>
            </w:r>
          </w:p>
        </w:tc>
      </w:tr>
      <w:tr w:rsidR="00026A7E" w:rsidRPr="00CB2B3F" w14:paraId="5795F2F4" w14:textId="77777777" w:rsidTr="0091358C">
        <w:tc>
          <w:tcPr>
            <w:tcW w:w="3034" w:type="dxa"/>
            <w:shd w:val="clear" w:color="auto" w:fill="auto"/>
            <w:vAlign w:val="center"/>
          </w:tcPr>
          <w:p w14:paraId="027D72C4" w14:textId="77777777" w:rsidR="00026A7E" w:rsidRPr="00C33AED" w:rsidRDefault="00026A7E" w:rsidP="0091358C">
            <w:pPr>
              <w:spacing w:line="280" w:lineRule="atLeast"/>
              <w:rPr>
                <w:sz w:val="20"/>
                <w:szCs w:val="20"/>
              </w:rPr>
            </w:pPr>
            <w:r>
              <w:rPr>
                <w:rFonts w:hint="eastAsia"/>
                <w:sz w:val="20"/>
                <w:szCs w:val="20"/>
              </w:rPr>
              <w:t>일본법인</w:t>
            </w:r>
          </w:p>
        </w:tc>
        <w:tc>
          <w:tcPr>
            <w:tcW w:w="5244" w:type="dxa"/>
            <w:vAlign w:val="center"/>
          </w:tcPr>
          <w:p w14:paraId="21A87B7B" w14:textId="77777777" w:rsidR="00026A7E" w:rsidRPr="00C33AED" w:rsidRDefault="00026A7E" w:rsidP="0091358C">
            <w:pPr>
              <w:spacing w:line="280" w:lineRule="atLeast"/>
              <w:ind w:right="113"/>
              <w:jc w:val="right"/>
              <w:rPr>
                <w:sz w:val="20"/>
                <w:szCs w:val="20"/>
              </w:rPr>
            </w:pPr>
            <w:r w:rsidRPr="00C33AED">
              <w:rPr>
                <w:sz w:val="20"/>
                <w:szCs w:val="20"/>
              </w:rPr>
              <w:t>1,008,675</w:t>
            </w:r>
          </w:p>
        </w:tc>
      </w:tr>
      <w:tr w:rsidR="00026A7E" w:rsidRPr="00CB2B3F" w14:paraId="762FA147" w14:textId="77777777" w:rsidTr="0091358C">
        <w:tc>
          <w:tcPr>
            <w:tcW w:w="3034" w:type="dxa"/>
            <w:shd w:val="clear" w:color="auto" w:fill="auto"/>
            <w:vAlign w:val="center"/>
          </w:tcPr>
          <w:p w14:paraId="2E96603F" w14:textId="77777777" w:rsidR="00026A7E" w:rsidRPr="00C33AED" w:rsidRDefault="00026A7E" w:rsidP="0091358C">
            <w:pPr>
              <w:spacing w:line="280" w:lineRule="atLeast"/>
              <w:rPr>
                <w:sz w:val="20"/>
                <w:szCs w:val="20"/>
              </w:rPr>
            </w:pPr>
            <w:r w:rsidRPr="00C33AED">
              <w:rPr>
                <w:sz w:val="20"/>
                <w:szCs w:val="20"/>
              </w:rPr>
              <w:lastRenderedPageBreak/>
              <w:t>한마음</w:t>
            </w:r>
          </w:p>
        </w:tc>
        <w:tc>
          <w:tcPr>
            <w:tcW w:w="5244" w:type="dxa"/>
            <w:vAlign w:val="center"/>
          </w:tcPr>
          <w:p w14:paraId="59F7100D" w14:textId="77777777" w:rsidR="00026A7E" w:rsidRPr="00C33AED" w:rsidRDefault="00026A7E" w:rsidP="0091358C">
            <w:pPr>
              <w:spacing w:line="280" w:lineRule="atLeast"/>
              <w:ind w:right="113"/>
              <w:jc w:val="right"/>
              <w:rPr>
                <w:sz w:val="20"/>
                <w:szCs w:val="20"/>
              </w:rPr>
            </w:pPr>
            <w:r w:rsidRPr="00C33AED">
              <w:rPr>
                <w:sz w:val="20"/>
                <w:szCs w:val="20"/>
              </w:rPr>
              <w:t>367,168</w:t>
            </w:r>
          </w:p>
        </w:tc>
      </w:tr>
      <w:tr w:rsidR="00026A7E" w:rsidRPr="00CB2B3F" w14:paraId="71E6670E" w14:textId="77777777" w:rsidTr="0091358C">
        <w:tc>
          <w:tcPr>
            <w:tcW w:w="3034" w:type="dxa"/>
            <w:shd w:val="clear" w:color="auto" w:fill="auto"/>
            <w:vAlign w:val="center"/>
          </w:tcPr>
          <w:p w14:paraId="1C4B29D7" w14:textId="77777777" w:rsidR="00026A7E" w:rsidRPr="00C33AED" w:rsidRDefault="00026A7E" w:rsidP="0091358C">
            <w:pPr>
              <w:spacing w:line="280" w:lineRule="atLeast"/>
              <w:rPr>
                <w:sz w:val="20"/>
                <w:szCs w:val="20"/>
              </w:rPr>
            </w:pPr>
            <w:proofErr w:type="spellStart"/>
            <w:r w:rsidRPr="00C33AED">
              <w:rPr>
                <w:sz w:val="20"/>
                <w:szCs w:val="20"/>
              </w:rPr>
              <w:t>Hanssem</w:t>
            </w:r>
            <w:proofErr w:type="spellEnd"/>
            <w:r w:rsidRPr="00C33AED">
              <w:rPr>
                <w:sz w:val="20"/>
                <w:szCs w:val="20"/>
              </w:rPr>
              <w:t xml:space="preserve"> (Shanghai) Home Furnishings Co.,</w:t>
            </w:r>
          </w:p>
        </w:tc>
        <w:tc>
          <w:tcPr>
            <w:tcW w:w="5244" w:type="dxa"/>
            <w:vAlign w:val="center"/>
          </w:tcPr>
          <w:p w14:paraId="0A90D920" w14:textId="77777777" w:rsidR="00026A7E" w:rsidRPr="00C33AED" w:rsidRDefault="00026A7E" w:rsidP="0091358C">
            <w:pPr>
              <w:spacing w:line="280" w:lineRule="atLeast"/>
              <w:ind w:right="113"/>
              <w:jc w:val="right"/>
              <w:rPr>
                <w:sz w:val="20"/>
                <w:szCs w:val="20"/>
              </w:rPr>
            </w:pPr>
            <w:r w:rsidRPr="00C33AED">
              <w:rPr>
                <w:sz w:val="20"/>
                <w:szCs w:val="20"/>
              </w:rPr>
              <w:t>97,525</w:t>
            </w:r>
          </w:p>
        </w:tc>
      </w:tr>
      <w:tr w:rsidR="00026A7E" w:rsidRPr="00CB2B3F" w14:paraId="4D3D5347" w14:textId="77777777" w:rsidTr="0091358C">
        <w:tc>
          <w:tcPr>
            <w:tcW w:w="3034" w:type="dxa"/>
            <w:shd w:val="clear" w:color="auto" w:fill="auto"/>
            <w:vAlign w:val="center"/>
          </w:tcPr>
          <w:p w14:paraId="2F0C7A66" w14:textId="77777777" w:rsidR="00026A7E" w:rsidRPr="00C33AED" w:rsidRDefault="00026A7E" w:rsidP="0091358C">
            <w:pPr>
              <w:spacing w:line="280" w:lineRule="atLeast"/>
              <w:rPr>
                <w:sz w:val="20"/>
                <w:szCs w:val="20"/>
              </w:rPr>
            </w:pPr>
            <w:r w:rsidRPr="00C33AED">
              <w:rPr>
                <w:sz w:val="20"/>
                <w:szCs w:val="20"/>
              </w:rPr>
              <w:t>농업회사법인</w:t>
            </w:r>
            <w:r w:rsidRPr="00C33AED">
              <w:rPr>
                <w:sz w:val="20"/>
                <w:szCs w:val="20"/>
              </w:rPr>
              <w:t xml:space="preserve"> </w:t>
            </w:r>
            <w:r w:rsidRPr="00C33AED">
              <w:rPr>
                <w:sz w:val="20"/>
                <w:szCs w:val="20"/>
              </w:rPr>
              <w:t>향촌개발</w:t>
            </w:r>
          </w:p>
        </w:tc>
        <w:tc>
          <w:tcPr>
            <w:tcW w:w="5244" w:type="dxa"/>
            <w:vAlign w:val="center"/>
          </w:tcPr>
          <w:p w14:paraId="0CC06DB4" w14:textId="77777777" w:rsidR="00026A7E" w:rsidRPr="00C33AED" w:rsidRDefault="00026A7E" w:rsidP="0091358C">
            <w:pPr>
              <w:spacing w:line="280" w:lineRule="atLeast"/>
              <w:ind w:right="113"/>
              <w:jc w:val="right"/>
              <w:rPr>
                <w:sz w:val="20"/>
                <w:szCs w:val="20"/>
              </w:rPr>
            </w:pPr>
            <w:r w:rsidRPr="00C33AED">
              <w:rPr>
                <w:sz w:val="20"/>
                <w:szCs w:val="20"/>
              </w:rPr>
              <w:t>73,367</w:t>
            </w:r>
          </w:p>
        </w:tc>
      </w:tr>
      <w:tr w:rsidR="00026A7E" w:rsidRPr="00CB2B3F" w14:paraId="034B1D3C" w14:textId="77777777" w:rsidTr="0091358C">
        <w:tc>
          <w:tcPr>
            <w:tcW w:w="3034" w:type="dxa"/>
            <w:shd w:val="clear" w:color="auto" w:fill="auto"/>
            <w:vAlign w:val="center"/>
          </w:tcPr>
          <w:p w14:paraId="44B0B02C" w14:textId="77777777" w:rsidR="00026A7E" w:rsidRPr="00C33AED" w:rsidRDefault="00026A7E" w:rsidP="0091358C">
            <w:pPr>
              <w:spacing w:line="280" w:lineRule="atLeast"/>
              <w:rPr>
                <w:sz w:val="20"/>
                <w:szCs w:val="20"/>
              </w:rPr>
            </w:pPr>
            <w:proofErr w:type="spellStart"/>
            <w:r w:rsidRPr="00C33AED">
              <w:rPr>
                <w:sz w:val="20"/>
                <w:szCs w:val="20"/>
              </w:rPr>
              <w:t>휘찬산업</w:t>
            </w:r>
            <w:proofErr w:type="spellEnd"/>
          </w:p>
        </w:tc>
        <w:tc>
          <w:tcPr>
            <w:tcW w:w="5244" w:type="dxa"/>
            <w:vAlign w:val="center"/>
          </w:tcPr>
          <w:p w14:paraId="4963589B" w14:textId="77777777" w:rsidR="00026A7E" w:rsidRPr="00C33AED" w:rsidRDefault="00026A7E" w:rsidP="0091358C">
            <w:pPr>
              <w:spacing w:line="280" w:lineRule="atLeast"/>
              <w:ind w:right="113"/>
              <w:jc w:val="right"/>
              <w:rPr>
                <w:sz w:val="20"/>
                <w:szCs w:val="20"/>
              </w:rPr>
            </w:pPr>
            <w:r w:rsidRPr="00C33AED">
              <w:rPr>
                <w:sz w:val="20"/>
                <w:szCs w:val="20"/>
              </w:rPr>
              <w:t>68,105</w:t>
            </w:r>
          </w:p>
        </w:tc>
      </w:tr>
      <w:tr w:rsidR="00026A7E" w:rsidRPr="00CB2B3F" w14:paraId="436BAD93" w14:textId="77777777" w:rsidTr="0091358C">
        <w:tc>
          <w:tcPr>
            <w:tcW w:w="3034" w:type="dxa"/>
            <w:shd w:val="clear" w:color="auto" w:fill="auto"/>
            <w:vAlign w:val="center"/>
          </w:tcPr>
          <w:p w14:paraId="73AD41FD" w14:textId="77777777" w:rsidR="00026A7E" w:rsidRPr="00C33AED" w:rsidDel="00B62B21" w:rsidRDefault="00026A7E" w:rsidP="0091358C">
            <w:pPr>
              <w:spacing w:line="280" w:lineRule="atLeast"/>
              <w:rPr>
                <w:sz w:val="20"/>
                <w:szCs w:val="20"/>
              </w:rPr>
            </w:pPr>
            <w:proofErr w:type="spellStart"/>
            <w:r>
              <w:rPr>
                <w:rFonts w:hint="eastAsia"/>
                <w:sz w:val="20"/>
                <w:szCs w:val="20"/>
              </w:rPr>
              <w:t>인스테리어</w:t>
            </w:r>
            <w:proofErr w:type="spellEnd"/>
          </w:p>
        </w:tc>
        <w:tc>
          <w:tcPr>
            <w:tcW w:w="5244" w:type="dxa"/>
            <w:vAlign w:val="center"/>
          </w:tcPr>
          <w:p w14:paraId="58C973C8" w14:textId="77777777" w:rsidR="00026A7E" w:rsidRPr="00C33AED" w:rsidRDefault="00026A7E" w:rsidP="0091358C">
            <w:pPr>
              <w:spacing w:line="280" w:lineRule="atLeast"/>
              <w:ind w:right="113"/>
              <w:jc w:val="right"/>
              <w:rPr>
                <w:sz w:val="20"/>
                <w:szCs w:val="20"/>
              </w:rPr>
            </w:pPr>
            <w:r>
              <w:rPr>
                <w:rFonts w:hint="eastAsia"/>
                <w:sz w:val="20"/>
                <w:szCs w:val="20"/>
              </w:rPr>
              <w:t>-</w:t>
            </w:r>
          </w:p>
        </w:tc>
      </w:tr>
      <w:tr w:rsidR="00026A7E" w:rsidRPr="00CB2B3F" w14:paraId="22C3696D" w14:textId="77777777" w:rsidTr="0091358C">
        <w:tc>
          <w:tcPr>
            <w:tcW w:w="3034" w:type="dxa"/>
            <w:shd w:val="clear" w:color="auto" w:fill="auto"/>
            <w:vAlign w:val="center"/>
          </w:tcPr>
          <w:p w14:paraId="14EECC27" w14:textId="77777777" w:rsidR="00026A7E" w:rsidRPr="00C33AED" w:rsidRDefault="00026A7E" w:rsidP="0091358C">
            <w:pPr>
              <w:spacing w:line="280" w:lineRule="atLeast"/>
              <w:rPr>
                <w:sz w:val="20"/>
                <w:szCs w:val="20"/>
              </w:rPr>
            </w:pPr>
            <w:r>
              <w:rPr>
                <w:rFonts w:hint="eastAsia"/>
                <w:sz w:val="20"/>
                <w:szCs w:val="20"/>
              </w:rPr>
              <w:t>미국법인</w:t>
            </w:r>
          </w:p>
        </w:tc>
        <w:tc>
          <w:tcPr>
            <w:tcW w:w="5244" w:type="dxa"/>
            <w:vAlign w:val="center"/>
          </w:tcPr>
          <w:p w14:paraId="281AAF4A" w14:textId="77777777" w:rsidR="00026A7E" w:rsidRPr="00C33AED" w:rsidRDefault="00026A7E" w:rsidP="0091358C">
            <w:pPr>
              <w:spacing w:line="280" w:lineRule="atLeast"/>
              <w:ind w:right="113"/>
              <w:jc w:val="right"/>
              <w:rPr>
                <w:sz w:val="20"/>
                <w:szCs w:val="20"/>
              </w:rPr>
            </w:pPr>
            <w:r w:rsidRPr="00C33AED">
              <w:rPr>
                <w:sz w:val="20"/>
                <w:szCs w:val="20"/>
              </w:rPr>
              <w:t>-</w:t>
            </w:r>
          </w:p>
        </w:tc>
      </w:tr>
      <w:tr w:rsidR="00026A7E" w:rsidRPr="00CB2B3F" w14:paraId="7AC05F0A" w14:textId="77777777" w:rsidTr="0091358C">
        <w:tc>
          <w:tcPr>
            <w:tcW w:w="3034" w:type="dxa"/>
            <w:shd w:val="clear" w:color="auto" w:fill="auto"/>
            <w:vAlign w:val="center"/>
          </w:tcPr>
          <w:p w14:paraId="3DB02F46" w14:textId="77777777" w:rsidR="00026A7E" w:rsidRPr="00C33AED" w:rsidRDefault="00026A7E" w:rsidP="0091358C">
            <w:pPr>
              <w:spacing w:line="280" w:lineRule="atLeast"/>
              <w:rPr>
                <w:sz w:val="20"/>
                <w:szCs w:val="20"/>
              </w:rPr>
            </w:pPr>
            <w:r w:rsidRPr="00C33AED">
              <w:rPr>
                <w:sz w:val="20"/>
                <w:szCs w:val="20"/>
              </w:rPr>
              <w:t xml:space="preserve">Beijing </w:t>
            </w:r>
            <w:proofErr w:type="spellStart"/>
            <w:r w:rsidRPr="00C33AED">
              <w:rPr>
                <w:sz w:val="20"/>
                <w:szCs w:val="20"/>
              </w:rPr>
              <w:t>Hanssem</w:t>
            </w:r>
            <w:proofErr w:type="spellEnd"/>
            <w:r w:rsidRPr="00C33AED">
              <w:rPr>
                <w:sz w:val="20"/>
                <w:szCs w:val="20"/>
              </w:rPr>
              <w:t xml:space="preserve"> Interior </w:t>
            </w:r>
            <w:proofErr w:type="spellStart"/>
            <w:proofErr w:type="gramStart"/>
            <w:r w:rsidRPr="00C33AED">
              <w:rPr>
                <w:sz w:val="20"/>
                <w:szCs w:val="20"/>
              </w:rPr>
              <w:t>Co.,Ltd</w:t>
            </w:r>
            <w:proofErr w:type="spellEnd"/>
            <w:proofErr w:type="gramEnd"/>
          </w:p>
        </w:tc>
        <w:tc>
          <w:tcPr>
            <w:tcW w:w="5244" w:type="dxa"/>
            <w:vAlign w:val="center"/>
          </w:tcPr>
          <w:p w14:paraId="2B125E82" w14:textId="77777777" w:rsidR="00026A7E" w:rsidRPr="00C33AED" w:rsidRDefault="00026A7E" w:rsidP="0091358C">
            <w:pPr>
              <w:spacing w:line="280" w:lineRule="atLeast"/>
              <w:ind w:right="113"/>
              <w:jc w:val="right"/>
              <w:rPr>
                <w:sz w:val="20"/>
                <w:szCs w:val="20"/>
              </w:rPr>
            </w:pPr>
            <w:r w:rsidRPr="00C33AED">
              <w:rPr>
                <w:sz w:val="20"/>
                <w:szCs w:val="20"/>
              </w:rPr>
              <w:t>-</w:t>
            </w:r>
          </w:p>
        </w:tc>
      </w:tr>
      <w:tr w:rsidR="00026A7E" w:rsidRPr="00CB2B3F" w14:paraId="059ABF1A" w14:textId="77777777" w:rsidTr="0091358C">
        <w:trPr>
          <w:trHeight w:val="203"/>
        </w:trPr>
        <w:tc>
          <w:tcPr>
            <w:tcW w:w="3034" w:type="dxa"/>
            <w:shd w:val="clear" w:color="auto" w:fill="auto"/>
            <w:vAlign w:val="center"/>
          </w:tcPr>
          <w:p w14:paraId="410AFD37" w14:textId="77777777" w:rsidR="00026A7E" w:rsidRPr="00C33AED" w:rsidRDefault="00026A7E" w:rsidP="0091358C">
            <w:pPr>
              <w:spacing w:line="280" w:lineRule="atLeast"/>
              <w:rPr>
                <w:sz w:val="20"/>
                <w:szCs w:val="20"/>
              </w:rPr>
            </w:pPr>
            <w:proofErr w:type="spellStart"/>
            <w:r w:rsidRPr="00C33AED">
              <w:rPr>
                <w:sz w:val="20"/>
                <w:szCs w:val="20"/>
              </w:rPr>
              <w:t>퍼니스템</w:t>
            </w:r>
            <w:proofErr w:type="spellEnd"/>
          </w:p>
        </w:tc>
        <w:tc>
          <w:tcPr>
            <w:tcW w:w="5244" w:type="dxa"/>
            <w:vAlign w:val="center"/>
          </w:tcPr>
          <w:p w14:paraId="5DA1071D" w14:textId="77777777" w:rsidR="00026A7E" w:rsidRPr="00C33AED" w:rsidRDefault="00026A7E" w:rsidP="0091358C">
            <w:pPr>
              <w:spacing w:line="280" w:lineRule="atLeast"/>
              <w:ind w:right="113"/>
              <w:jc w:val="right"/>
              <w:rPr>
                <w:sz w:val="20"/>
                <w:szCs w:val="20"/>
              </w:rPr>
            </w:pPr>
            <w:r>
              <w:rPr>
                <w:rFonts w:hint="eastAsia"/>
                <w:sz w:val="20"/>
                <w:szCs w:val="20"/>
              </w:rPr>
              <w:t>-</w:t>
            </w:r>
          </w:p>
        </w:tc>
      </w:tr>
    </w:tbl>
    <w:p w14:paraId="1CA1FA93" w14:textId="77777777" w:rsidR="00026A7E" w:rsidRPr="00CB2B3F" w:rsidRDefault="00026A7E" w:rsidP="00026A7E">
      <w:pPr>
        <w:pStyle w:val="a5"/>
        <w:spacing w:after="240"/>
        <w:ind w:leftChars="0" w:left="1361"/>
        <w:rPr>
          <w:szCs w:val="22"/>
          <w:u w:val="single"/>
        </w:rPr>
      </w:pPr>
    </w:p>
    <w:p w14:paraId="0D16A0BD" w14:textId="77777777" w:rsidR="00026A7E" w:rsidRPr="00CB2B3F" w:rsidRDefault="00026A7E" w:rsidP="00026A7E">
      <w:pPr>
        <w:pStyle w:val="a5"/>
        <w:numPr>
          <w:ilvl w:val="0"/>
          <w:numId w:val="21"/>
        </w:numPr>
        <w:spacing w:after="240"/>
        <w:ind w:leftChars="0"/>
        <w:rPr>
          <w:szCs w:val="22"/>
          <w:u w:val="single"/>
        </w:rPr>
      </w:pPr>
      <w:r w:rsidRPr="00CB2B3F">
        <w:rPr>
          <w:szCs w:val="22"/>
          <w:u w:val="single"/>
        </w:rPr>
        <w:t>임원과의</w:t>
      </w:r>
      <w:r w:rsidRPr="00CB2B3F">
        <w:rPr>
          <w:szCs w:val="22"/>
          <w:u w:val="single"/>
        </w:rPr>
        <w:t xml:space="preserve"> </w:t>
      </w:r>
      <w:r w:rsidRPr="00CB2B3F">
        <w:rPr>
          <w:szCs w:val="22"/>
          <w:u w:val="single"/>
        </w:rPr>
        <w:t>거래</w:t>
      </w:r>
    </w:p>
    <w:p w14:paraId="38212324" w14:textId="77777777" w:rsidR="00026A7E" w:rsidRPr="00CB2B3F" w:rsidRDefault="00026A7E" w:rsidP="00026A7E">
      <w:pPr>
        <w:pStyle w:val="a5"/>
        <w:spacing w:after="240"/>
        <w:ind w:leftChars="0" w:left="1361"/>
        <w:rPr>
          <w:szCs w:val="22"/>
        </w:rPr>
      </w:pPr>
      <w:r w:rsidRPr="00CB2B3F">
        <w:rPr>
          <w:szCs w:val="22"/>
        </w:rPr>
        <w:t>사업보고서에</w:t>
      </w:r>
      <w:r w:rsidRPr="00CB2B3F">
        <w:rPr>
          <w:szCs w:val="22"/>
        </w:rPr>
        <w:t xml:space="preserve"> </w:t>
      </w:r>
      <w:r w:rsidRPr="00CB2B3F">
        <w:rPr>
          <w:szCs w:val="22"/>
        </w:rPr>
        <w:t>의하면</w:t>
      </w:r>
      <w:r w:rsidRPr="00CB2B3F">
        <w:rPr>
          <w:szCs w:val="22"/>
        </w:rPr>
        <w:t xml:space="preserve"> 2020. 12. 31. </w:t>
      </w:r>
      <w:r w:rsidRPr="00CB2B3F">
        <w:rPr>
          <w:szCs w:val="22"/>
        </w:rPr>
        <w:t>현재</w:t>
      </w:r>
      <w:r w:rsidRPr="00CB2B3F">
        <w:rPr>
          <w:szCs w:val="22"/>
        </w:rPr>
        <w:t xml:space="preserve"> </w:t>
      </w:r>
      <w:r w:rsidRPr="00CB2B3F">
        <w:rPr>
          <w:szCs w:val="22"/>
        </w:rPr>
        <w:t>대상회사의</w:t>
      </w:r>
      <w:r w:rsidRPr="00CB2B3F">
        <w:rPr>
          <w:szCs w:val="22"/>
        </w:rPr>
        <w:t xml:space="preserve"> </w:t>
      </w:r>
      <w:r w:rsidRPr="00CB2B3F">
        <w:rPr>
          <w:szCs w:val="22"/>
        </w:rPr>
        <w:t>임원과의</w:t>
      </w:r>
      <w:r w:rsidRPr="00CB2B3F">
        <w:rPr>
          <w:szCs w:val="22"/>
        </w:rPr>
        <w:t xml:space="preserve"> </w:t>
      </w:r>
      <w:r w:rsidRPr="00CB2B3F">
        <w:rPr>
          <w:szCs w:val="22"/>
        </w:rPr>
        <w:t>거래는</w:t>
      </w:r>
      <w:r w:rsidRPr="00CB2B3F">
        <w:rPr>
          <w:szCs w:val="22"/>
        </w:rPr>
        <w:t xml:space="preserve"> </w:t>
      </w:r>
      <w:r w:rsidRPr="00CB2B3F">
        <w:rPr>
          <w:szCs w:val="22"/>
        </w:rPr>
        <w:t>없음</w:t>
      </w:r>
      <w:r w:rsidRPr="00CB2B3F">
        <w:rPr>
          <w:szCs w:val="22"/>
        </w:rPr>
        <w:t>.</w:t>
      </w:r>
    </w:p>
    <w:p w14:paraId="6A4DE38F" w14:textId="77777777" w:rsidR="00026A7E" w:rsidRDefault="00026A7E" w:rsidP="00026A7E">
      <w:pPr>
        <w:pStyle w:val="a5"/>
        <w:numPr>
          <w:ilvl w:val="0"/>
          <w:numId w:val="21"/>
        </w:numPr>
        <w:spacing w:after="240"/>
        <w:ind w:leftChars="0"/>
        <w:rPr>
          <w:szCs w:val="22"/>
          <w:u w:val="single"/>
        </w:rPr>
      </w:pPr>
      <w:r w:rsidRPr="00CB2B3F">
        <w:rPr>
          <w:szCs w:val="22"/>
          <w:u w:val="single"/>
        </w:rPr>
        <w:t>매도인들</w:t>
      </w:r>
      <w:r w:rsidRPr="00CB2B3F">
        <w:rPr>
          <w:szCs w:val="22"/>
          <w:u w:val="single"/>
        </w:rPr>
        <w:t xml:space="preserve"> </w:t>
      </w:r>
      <w:r w:rsidRPr="00CB2B3F">
        <w:rPr>
          <w:szCs w:val="22"/>
          <w:u w:val="single"/>
        </w:rPr>
        <w:t>및</w:t>
      </w:r>
      <w:r w:rsidRPr="00CB2B3F">
        <w:rPr>
          <w:szCs w:val="22"/>
          <w:u w:val="single"/>
        </w:rPr>
        <w:t xml:space="preserve"> </w:t>
      </w:r>
      <w:r w:rsidRPr="00CB2B3F">
        <w:rPr>
          <w:szCs w:val="22"/>
          <w:u w:val="single"/>
        </w:rPr>
        <w:t>그</w:t>
      </w:r>
      <w:r w:rsidRPr="00CB2B3F">
        <w:rPr>
          <w:szCs w:val="22"/>
          <w:u w:val="single"/>
        </w:rPr>
        <w:t xml:space="preserve"> </w:t>
      </w:r>
      <w:r w:rsidRPr="00CB2B3F">
        <w:rPr>
          <w:szCs w:val="22"/>
          <w:u w:val="single"/>
        </w:rPr>
        <w:t>특수관계자와의</w:t>
      </w:r>
      <w:r w:rsidRPr="00CB2B3F">
        <w:rPr>
          <w:szCs w:val="22"/>
          <w:u w:val="single"/>
        </w:rPr>
        <w:t xml:space="preserve"> </w:t>
      </w:r>
      <w:r w:rsidRPr="00CB2B3F">
        <w:rPr>
          <w:szCs w:val="22"/>
          <w:u w:val="single"/>
        </w:rPr>
        <w:t>거래</w:t>
      </w:r>
    </w:p>
    <w:p w14:paraId="491FC9BA" w14:textId="77777777" w:rsidR="00026A7E" w:rsidRDefault="00026A7E" w:rsidP="00026A7E">
      <w:pPr>
        <w:pStyle w:val="a5"/>
        <w:spacing w:after="240"/>
        <w:ind w:leftChars="0" w:left="1361"/>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대상회사와</w:t>
      </w:r>
      <w:r>
        <w:rPr>
          <w:rFonts w:hint="eastAsia"/>
          <w:szCs w:val="22"/>
        </w:rPr>
        <w:t xml:space="preserve"> </w:t>
      </w:r>
      <w:proofErr w:type="spellStart"/>
      <w:r>
        <w:rPr>
          <w:rFonts w:hint="eastAsia"/>
          <w:szCs w:val="22"/>
        </w:rPr>
        <w:t>매도인들과의</w:t>
      </w:r>
      <w:proofErr w:type="spellEnd"/>
      <w:r>
        <w:rPr>
          <w:rFonts w:hint="eastAsia"/>
          <w:szCs w:val="22"/>
        </w:rPr>
        <w:t xml:space="preserve"> </w:t>
      </w:r>
      <w:r>
        <w:rPr>
          <w:rFonts w:hint="eastAsia"/>
          <w:szCs w:val="22"/>
        </w:rPr>
        <w:t>거래는</w:t>
      </w:r>
      <w:r>
        <w:rPr>
          <w:rFonts w:hint="eastAsia"/>
          <w:szCs w:val="22"/>
        </w:rPr>
        <w:t xml:space="preserve"> </w:t>
      </w:r>
      <w:r>
        <w:rPr>
          <w:rFonts w:hint="eastAsia"/>
          <w:szCs w:val="22"/>
        </w:rPr>
        <w:t>없음</w:t>
      </w:r>
      <w:r>
        <w:rPr>
          <w:rFonts w:hint="eastAsia"/>
          <w:szCs w:val="22"/>
        </w:rPr>
        <w:t>.</w:t>
      </w:r>
    </w:p>
    <w:p w14:paraId="638ACA2C" w14:textId="77777777" w:rsidR="00026A7E" w:rsidRPr="00AB00A7" w:rsidRDefault="00026A7E" w:rsidP="00026A7E">
      <w:pPr>
        <w:pStyle w:val="a5"/>
        <w:spacing w:after="240"/>
        <w:ind w:leftChars="0" w:left="1361"/>
        <w:rPr>
          <w:szCs w:val="22"/>
        </w:rPr>
      </w:pPr>
      <w:r>
        <w:rPr>
          <w:rFonts w:hint="eastAsia"/>
          <w:szCs w:val="22"/>
        </w:rPr>
        <w:t>또한</w:t>
      </w:r>
      <w:r>
        <w:rPr>
          <w:rFonts w:hint="eastAsia"/>
          <w:szCs w:val="22"/>
        </w:rPr>
        <w:t>,</w:t>
      </w:r>
      <w:r>
        <w:rPr>
          <w:szCs w:val="22"/>
        </w:rPr>
        <w:t xml:space="preserve"> </w:t>
      </w:r>
      <w:r>
        <w:rPr>
          <w:rFonts w:hint="eastAsia"/>
          <w:szCs w:val="22"/>
        </w:rPr>
        <w:t>대상회사는</w:t>
      </w:r>
      <w:r>
        <w:rPr>
          <w:rFonts w:hint="eastAsia"/>
          <w:szCs w:val="22"/>
        </w:rPr>
        <w:t xml:space="preserve"> </w:t>
      </w:r>
      <w:r>
        <w:rPr>
          <w:szCs w:val="22"/>
        </w:rPr>
        <w:t>(</w:t>
      </w:r>
      <w:proofErr w:type="spellStart"/>
      <w:r>
        <w:rPr>
          <w:szCs w:val="22"/>
        </w:rPr>
        <w:t>i</w:t>
      </w:r>
      <w:proofErr w:type="spellEnd"/>
      <w:r>
        <w:rPr>
          <w:szCs w:val="22"/>
        </w:rPr>
        <w:t xml:space="preserve">) </w:t>
      </w:r>
      <w:r>
        <w:rPr>
          <w:rFonts w:hint="eastAsia"/>
          <w:szCs w:val="22"/>
        </w:rPr>
        <w:t>미국법인에</w:t>
      </w:r>
      <w:r>
        <w:rPr>
          <w:rFonts w:hint="eastAsia"/>
          <w:szCs w:val="22"/>
        </w:rPr>
        <w:t xml:space="preserve"> </w:t>
      </w:r>
      <w:r>
        <w:rPr>
          <w:rFonts w:hint="eastAsia"/>
          <w:szCs w:val="22"/>
        </w:rPr>
        <w:t>목재를</w:t>
      </w:r>
      <w:r>
        <w:rPr>
          <w:rFonts w:hint="eastAsia"/>
          <w:szCs w:val="22"/>
        </w:rPr>
        <w:t xml:space="preserve"> </w:t>
      </w:r>
      <w:r>
        <w:rPr>
          <w:rFonts w:hint="eastAsia"/>
          <w:szCs w:val="22"/>
        </w:rPr>
        <w:t>판매하고</w:t>
      </w:r>
      <w:r>
        <w:rPr>
          <w:rFonts w:hint="eastAsia"/>
          <w:szCs w:val="22"/>
        </w:rPr>
        <w:t xml:space="preserve"> </w:t>
      </w:r>
      <w:r>
        <w:rPr>
          <w:rFonts w:hint="eastAsia"/>
          <w:szCs w:val="22"/>
        </w:rPr>
        <w:t>있으나</w:t>
      </w:r>
      <w:r>
        <w:rPr>
          <w:rFonts w:hint="eastAsia"/>
          <w:szCs w:val="22"/>
        </w:rPr>
        <w:t xml:space="preserve"> </w:t>
      </w:r>
      <w:r>
        <w:rPr>
          <w:rFonts w:hint="eastAsia"/>
          <w:szCs w:val="22"/>
        </w:rPr>
        <w:t>계약서를</w:t>
      </w:r>
      <w:r>
        <w:rPr>
          <w:rFonts w:hint="eastAsia"/>
          <w:szCs w:val="22"/>
        </w:rPr>
        <w:t xml:space="preserve"> </w:t>
      </w:r>
      <w:r>
        <w:rPr>
          <w:rFonts w:hint="eastAsia"/>
          <w:szCs w:val="22"/>
        </w:rPr>
        <w:t>작성하지</w:t>
      </w:r>
      <w:r>
        <w:rPr>
          <w:rFonts w:hint="eastAsia"/>
          <w:szCs w:val="22"/>
        </w:rPr>
        <w:t xml:space="preserve"> </w:t>
      </w:r>
      <w:r>
        <w:rPr>
          <w:rFonts w:hint="eastAsia"/>
          <w:szCs w:val="22"/>
        </w:rPr>
        <w:t>않고</w:t>
      </w:r>
      <w:r>
        <w:rPr>
          <w:rFonts w:hint="eastAsia"/>
          <w:szCs w:val="22"/>
        </w:rPr>
        <w:t xml:space="preserve"> </w:t>
      </w:r>
      <w:r>
        <w:rPr>
          <w:rFonts w:hint="eastAsia"/>
          <w:szCs w:val="22"/>
        </w:rPr>
        <w:t>미국법인이</w:t>
      </w:r>
      <w:r>
        <w:rPr>
          <w:rFonts w:hint="eastAsia"/>
          <w:szCs w:val="22"/>
        </w:rPr>
        <w:t xml:space="preserve"> </w:t>
      </w:r>
      <w:r>
        <w:rPr>
          <w:rFonts w:hint="eastAsia"/>
          <w:szCs w:val="22"/>
        </w:rPr>
        <w:t>개별</w:t>
      </w:r>
      <w:r>
        <w:rPr>
          <w:rFonts w:hint="eastAsia"/>
          <w:szCs w:val="22"/>
        </w:rPr>
        <w:t xml:space="preserve"> </w:t>
      </w:r>
      <w:proofErr w:type="spellStart"/>
      <w:r>
        <w:rPr>
          <w:rFonts w:hint="eastAsia"/>
          <w:szCs w:val="22"/>
        </w:rPr>
        <w:t>주문시</w:t>
      </w:r>
      <w:proofErr w:type="spellEnd"/>
      <w:r>
        <w:rPr>
          <w:rFonts w:hint="eastAsia"/>
          <w:szCs w:val="22"/>
        </w:rPr>
        <w:t xml:space="preserve"> </w:t>
      </w:r>
      <w:r>
        <w:rPr>
          <w:rFonts w:hint="eastAsia"/>
          <w:szCs w:val="22"/>
        </w:rPr>
        <w:t>발주서를</w:t>
      </w:r>
      <w:r>
        <w:rPr>
          <w:rFonts w:hint="eastAsia"/>
          <w:szCs w:val="22"/>
        </w:rPr>
        <w:t xml:space="preserve"> </w:t>
      </w:r>
      <w:r>
        <w:rPr>
          <w:rFonts w:hint="eastAsia"/>
          <w:szCs w:val="22"/>
        </w:rPr>
        <w:t>작성하여</w:t>
      </w:r>
      <w:r>
        <w:rPr>
          <w:rFonts w:hint="eastAsia"/>
          <w:szCs w:val="22"/>
        </w:rPr>
        <w:t xml:space="preserve"> </w:t>
      </w:r>
      <w:r>
        <w:rPr>
          <w:rFonts w:hint="eastAsia"/>
          <w:szCs w:val="22"/>
        </w:rPr>
        <w:t>거래하고</w:t>
      </w:r>
      <w:r>
        <w:rPr>
          <w:rFonts w:hint="eastAsia"/>
          <w:szCs w:val="22"/>
        </w:rPr>
        <w:t xml:space="preserve"> </w:t>
      </w:r>
      <w:r>
        <w:rPr>
          <w:rFonts w:hint="eastAsia"/>
          <w:szCs w:val="22"/>
        </w:rPr>
        <w:t>있으며</w:t>
      </w:r>
      <w:r>
        <w:rPr>
          <w:rFonts w:hint="eastAsia"/>
          <w:szCs w:val="22"/>
        </w:rPr>
        <w:t>,</w:t>
      </w:r>
      <w:r>
        <w:rPr>
          <w:szCs w:val="22"/>
        </w:rPr>
        <w:t xml:space="preserve"> (ii) </w:t>
      </w:r>
      <w:proofErr w:type="spellStart"/>
      <w:r>
        <w:rPr>
          <w:rFonts w:hint="eastAsia"/>
          <w:szCs w:val="22"/>
        </w:rPr>
        <w:t>한샘이펙스로부터</w:t>
      </w:r>
      <w:proofErr w:type="spellEnd"/>
      <w:r>
        <w:rPr>
          <w:rFonts w:hint="eastAsia"/>
          <w:szCs w:val="22"/>
        </w:rPr>
        <w:t xml:space="preserve"> </w:t>
      </w:r>
      <w:r>
        <w:rPr>
          <w:rFonts w:hint="eastAsia"/>
          <w:szCs w:val="22"/>
        </w:rPr>
        <w:t>인조</w:t>
      </w:r>
      <w:r>
        <w:rPr>
          <w:rFonts w:hint="eastAsia"/>
          <w:szCs w:val="22"/>
        </w:rPr>
        <w:t xml:space="preserve"> </w:t>
      </w:r>
      <w:r>
        <w:rPr>
          <w:rFonts w:hint="eastAsia"/>
          <w:szCs w:val="22"/>
        </w:rPr>
        <w:t>대리석을</w:t>
      </w:r>
      <w:r>
        <w:rPr>
          <w:rFonts w:hint="eastAsia"/>
          <w:szCs w:val="22"/>
        </w:rPr>
        <w:t xml:space="preserve"> </w:t>
      </w:r>
      <w:r>
        <w:rPr>
          <w:rFonts w:hint="eastAsia"/>
          <w:szCs w:val="22"/>
        </w:rPr>
        <w:t>구매하고</w:t>
      </w:r>
      <w:r>
        <w:rPr>
          <w:rFonts w:hint="eastAsia"/>
          <w:szCs w:val="22"/>
        </w:rPr>
        <w:t>, (</w:t>
      </w:r>
      <w:r>
        <w:rPr>
          <w:szCs w:val="22"/>
        </w:rPr>
        <w:t xml:space="preserve">iii) </w:t>
      </w:r>
      <w:proofErr w:type="spellStart"/>
      <w:r>
        <w:rPr>
          <w:rFonts w:hint="eastAsia"/>
          <w:szCs w:val="22"/>
        </w:rPr>
        <w:t>퍼니스템으로부터</w:t>
      </w:r>
      <w:proofErr w:type="spellEnd"/>
      <w:r>
        <w:rPr>
          <w:rFonts w:hint="eastAsia"/>
          <w:szCs w:val="22"/>
        </w:rPr>
        <w:t xml:space="preserve"> </w:t>
      </w:r>
      <w:r>
        <w:rPr>
          <w:rFonts w:hint="eastAsia"/>
          <w:szCs w:val="22"/>
        </w:rPr>
        <w:t>매트리스를</w:t>
      </w:r>
      <w:r>
        <w:rPr>
          <w:rFonts w:hint="eastAsia"/>
          <w:szCs w:val="22"/>
        </w:rPr>
        <w:t xml:space="preserve"> </w:t>
      </w:r>
      <w:r>
        <w:rPr>
          <w:rFonts w:hint="eastAsia"/>
          <w:szCs w:val="22"/>
        </w:rPr>
        <w:t>구매함</w:t>
      </w:r>
      <w:r>
        <w:rPr>
          <w:rFonts w:hint="eastAsia"/>
          <w:szCs w:val="22"/>
        </w:rPr>
        <w:t>.</w:t>
      </w:r>
      <w:r>
        <w:rPr>
          <w:szCs w:val="22"/>
        </w:rPr>
        <w:t xml:space="preserve"> </w:t>
      </w:r>
      <w:r>
        <w:rPr>
          <w:rFonts w:hint="eastAsia"/>
          <w:szCs w:val="22"/>
        </w:rPr>
        <w:t>또한</w:t>
      </w:r>
      <w:r>
        <w:rPr>
          <w:rFonts w:hint="eastAsia"/>
          <w:szCs w:val="22"/>
        </w:rPr>
        <w:t>,</w:t>
      </w:r>
      <w:r>
        <w:rPr>
          <w:szCs w:val="22"/>
        </w:rPr>
        <w:t xml:space="preserve"> (iv) </w:t>
      </w:r>
      <w:r>
        <w:rPr>
          <w:rFonts w:hint="eastAsia"/>
          <w:szCs w:val="22"/>
        </w:rPr>
        <w:t>대상회사는</w:t>
      </w:r>
      <w:r>
        <w:rPr>
          <w:rFonts w:hint="eastAsia"/>
          <w:szCs w:val="22"/>
        </w:rPr>
        <w:t xml:space="preserve"> </w:t>
      </w:r>
      <w:proofErr w:type="spellStart"/>
      <w:r>
        <w:rPr>
          <w:rFonts w:hint="eastAsia"/>
          <w:szCs w:val="22"/>
        </w:rPr>
        <w:t>휘찬산업에</w:t>
      </w:r>
      <w:proofErr w:type="spellEnd"/>
      <w:r>
        <w:rPr>
          <w:rFonts w:hint="eastAsia"/>
          <w:szCs w:val="22"/>
        </w:rPr>
        <w:t xml:space="preserve"> </w:t>
      </w:r>
      <w:r>
        <w:rPr>
          <w:rFonts w:hint="eastAsia"/>
          <w:szCs w:val="22"/>
        </w:rPr>
        <w:t>서울</w:t>
      </w:r>
      <w:r>
        <w:rPr>
          <w:rFonts w:hint="eastAsia"/>
          <w:szCs w:val="22"/>
        </w:rPr>
        <w:t xml:space="preserve"> </w:t>
      </w:r>
      <w:r>
        <w:rPr>
          <w:rFonts w:hint="eastAsia"/>
          <w:szCs w:val="22"/>
        </w:rPr>
        <w:t>종로구</w:t>
      </w:r>
      <w:r>
        <w:rPr>
          <w:rFonts w:hint="eastAsia"/>
          <w:szCs w:val="22"/>
        </w:rPr>
        <w:t xml:space="preserve"> </w:t>
      </w:r>
      <w:r>
        <w:rPr>
          <w:rFonts w:hint="eastAsia"/>
          <w:szCs w:val="22"/>
        </w:rPr>
        <w:t>창덕궁</w:t>
      </w:r>
      <w:r>
        <w:rPr>
          <w:rFonts w:hint="eastAsia"/>
          <w:szCs w:val="22"/>
        </w:rPr>
        <w:t xml:space="preserve"> </w:t>
      </w:r>
      <w:r>
        <w:rPr>
          <w:szCs w:val="22"/>
        </w:rPr>
        <w:t>5</w:t>
      </w:r>
      <w:r>
        <w:rPr>
          <w:rFonts w:hint="eastAsia"/>
          <w:szCs w:val="22"/>
        </w:rPr>
        <w:t>길</w:t>
      </w:r>
      <w:r>
        <w:rPr>
          <w:rFonts w:hint="eastAsia"/>
          <w:szCs w:val="22"/>
        </w:rPr>
        <w:t xml:space="preserve"> </w:t>
      </w:r>
      <w:r>
        <w:rPr>
          <w:szCs w:val="22"/>
        </w:rPr>
        <w:t xml:space="preserve">22-8 </w:t>
      </w:r>
      <w:r>
        <w:rPr>
          <w:rFonts w:hint="eastAsia"/>
          <w:szCs w:val="22"/>
        </w:rPr>
        <w:t>한샘디자인연구소</w:t>
      </w:r>
      <w:r>
        <w:rPr>
          <w:rFonts w:hint="eastAsia"/>
          <w:szCs w:val="22"/>
        </w:rPr>
        <w:t xml:space="preserve"> </w:t>
      </w:r>
      <w:r>
        <w:rPr>
          <w:rFonts w:hint="eastAsia"/>
          <w:szCs w:val="22"/>
        </w:rPr>
        <w:t>지상</w:t>
      </w:r>
      <w:r>
        <w:rPr>
          <w:rFonts w:hint="eastAsia"/>
          <w:szCs w:val="22"/>
        </w:rPr>
        <w:t xml:space="preserve"> 1</w:t>
      </w:r>
      <w:r>
        <w:rPr>
          <w:rFonts w:hint="eastAsia"/>
          <w:szCs w:val="22"/>
        </w:rPr>
        <w:t>층</w:t>
      </w:r>
      <w:r>
        <w:rPr>
          <w:rFonts w:hint="eastAsia"/>
          <w:szCs w:val="22"/>
        </w:rPr>
        <w:t xml:space="preserve"> </w:t>
      </w:r>
      <w:r>
        <w:rPr>
          <w:rFonts w:hint="eastAsia"/>
          <w:szCs w:val="22"/>
        </w:rPr>
        <w:t>일부를</w:t>
      </w:r>
      <w:r>
        <w:rPr>
          <w:rFonts w:hint="eastAsia"/>
          <w:szCs w:val="22"/>
        </w:rPr>
        <w:t xml:space="preserve"> </w:t>
      </w:r>
      <w:r>
        <w:rPr>
          <w:rFonts w:hint="eastAsia"/>
          <w:szCs w:val="22"/>
        </w:rPr>
        <w:t>임대하고</w:t>
      </w:r>
      <w:r>
        <w:rPr>
          <w:rFonts w:hint="eastAsia"/>
          <w:szCs w:val="22"/>
        </w:rPr>
        <w:t xml:space="preserve"> </w:t>
      </w:r>
      <w:r>
        <w:rPr>
          <w:rFonts w:hint="eastAsia"/>
          <w:szCs w:val="22"/>
        </w:rPr>
        <w:t>있으며</w:t>
      </w:r>
      <w:r>
        <w:rPr>
          <w:rFonts w:hint="eastAsia"/>
          <w:szCs w:val="22"/>
        </w:rPr>
        <w:t xml:space="preserve">, </w:t>
      </w:r>
      <w:r>
        <w:rPr>
          <w:rFonts w:hint="eastAsia"/>
          <w:szCs w:val="22"/>
        </w:rPr>
        <w:t>대상회사</w:t>
      </w:r>
      <w:r>
        <w:rPr>
          <w:rFonts w:hint="eastAsia"/>
          <w:szCs w:val="22"/>
        </w:rPr>
        <w:t xml:space="preserve"> </w:t>
      </w:r>
      <w:r>
        <w:rPr>
          <w:rFonts w:hint="eastAsia"/>
          <w:szCs w:val="22"/>
        </w:rPr>
        <w:t>임직원이</w:t>
      </w:r>
      <w:r>
        <w:rPr>
          <w:rFonts w:hint="eastAsia"/>
          <w:szCs w:val="22"/>
        </w:rPr>
        <w:t xml:space="preserve"> </w:t>
      </w:r>
      <w:proofErr w:type="spellStart"/>
      <w:r>
        <w:rPr>
          <w:rFonts w:hint="eastAsia"/>
          <w:szCs w:val="22"/>
        </w:rPr>
        <w:t>휘찬산업</w:t>
      </w:r>
      <w:proofErr w:type="spellEnd"/>
      <w:r>
        <w:rPr>
          <w:rFonts w:hint="eastAsia"/>
          <w:szCs w:val="22"/>
        </w:rPr>
        <w:t xml:space="preserve"> </w:t>
      </w:r>
      <w:r>
        <w:rPr>
          <w:rFonts w:hint="eastAsia"/>
          <w:szCs w:val="22"/>
        </w:rPr>
        <w:t>소유의</w:t>
      </w:r>
      <w:r>
        <w:rPr>
          <w:rFonts w:hint="eastAsia"/>
          <w:szCs w:val="22"/>
        </w:rPr>
        <w:t xml:space="preserve"> </w:t>
      </w:r>
      <w:proofErr w:type="spellStart"/>
      <w:r>
        <w:rPr>
          <w:rFonts w:hint="eastAsia"/>
          <w:szCs w:val="22"/>
        </w:rPr>
        <w:t>낙산비치호텔을</w:t>
      </w:r>
      <w:proofErr w:type="spellEnd"/>
      <w:r>
        <w:rPr>
          <w:rFonts w:hint="eastAsia"/>
          <w:szCs w:val="22"/>
        </w:rPr>
        <w:t xml:space="preserve"> </w:t>
      </w:r>
      <w:r>
        <w:rPr>
          <w:rFonts w:hint="eastAsia"/>
          <w:szCs w:val="22"/>
        </w:rPr>
        <w:t>이용하고</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대상회사가</w:t>
      </w:r>
      <w:r>
        <w:rPr>
          <w:rFonts w:hint="eastAsia"/>
          <w:szCs w:val="22"/>
        </w:rPr>
        <w:t xml:space="preserve"> </w:t>
      </w:r>
      <w:proofErr w:type="spellStart"/>
      <w:r>
        <w:rPr>
          <w:rFonts w:hint="eastAsia"/>
          <w:szCs w:val="22"/>
        </w:rPr>
        <w:t>퍼니스템과</w:t>
      </w:r>
      <w:proofErr w:type="spellEnd"/>
      <w:r>
        <w:rPr>
          <w:rFonts w:hint="eastAsia"/>
          <w:szCs w:val="22"/>
        </w:rPr>
        <w:t xml:space="preserve"> </w:t>
      </w:r>
      <w:r>
        <w:rPr>
          <w:rFonts w:hint="eastAsia"/>
          <w:szCs w:val="22"/>
        </w:rPr>
        <w:t>체결한</w:t>
      </w:r>
      <w:r>
        <w:rPr>
          <w:rFonts w:hint="eastAsia"/>
          <w:szCs w:val="22"/>
        </w:rPr>
        <w:t xml:space="preserve"> </w:t>
      </w:r>
      <w:r>
        <w:rPr>
          <w:rFonts w:hint="eastAsia"/>
          <w:szCs w:val="22"/>
        </w:rPr>
        <w:t>임대차계약서</w:t>
      </w:r>
      <w:r>
        <w:rPr>
          <w:rFonts w:hint="eastAsia"/>
          <w:szCs w:val="22"/>
        </w:rPr>
        <w:t xml:space="preserve"> </w:t>
      </w:r>
      <w:r>
        <w:rPr>
          <w:rFonts w:hint="eastAsia"/>
          <w:szCs w:val="22"/>
        </w:rPr>
        <w:t>이외에</w:t>
      </w:r>
      <w:r>
        <w:rPr>
          <w:rFonts w:hint="eastAsia"/>
          <w:szCs w:val="22"/>
        </w:rPr>
        <w:t xml:space="preserve"> </w:t>
      </w:r>
      <w:r>
        <w:rPr>
          <w:rFonts w:hint="eastAsia"/>
          <w:szCs w:val="22"/>
        </w:rPr>
        <w:t>각</w:t>
      </w:r>
      <w:r>
        <w:rPr>
          <w:rFonts w:hint="eastAsia"/>
          <w:szCs w:val="22"/>
        </w:rPr>
        <w:t xml:space="preserve"> </w:t>
      </w:r>
      <w:r>
        <w:rPr>
          <w:rFonts w:hint="eastAsia"/>
          <w:szCs w:val="22"/>
        </w:rPr>
        <w:t>거래에</w:t>
      </w:r>
      <w:r>
        <w:rPr>
          <w:rFonts w:hint="eastAsia"/>
          <w:szCs w:val="22"/>
        </w:rPr>
        <w:t xml:space="preserve"> </w:t>
      </w:r>
      <w:r>
        <w:rPr>
          <w:rFonts w:hint="eastAsia"/>
          <w:szCs w:val="22"/>
        </w:rPr>
        <w:t>대한</w:t>
      </w:r>
      <w:r>
        <w:rPr>
          <w:rFonts w:hint="eastAsia"/>
          <w:szCs w:val="22"/>
        </w:rPr>
        <w:t xml:space="preserve"> </w:t>
      </w:r>
      <w:r>
        <w:rPr>
          <w:rFonts w:hint="eastAsia"/>
          <w:szCs w:val="22"/>
        </w:rPr>
        <w:t>계약서는</w:t>
      </w:r>
      <w:r>
        <w:rPr>
          <w:rFonts w:hint="eastAsia"/>
          <w:szCs w:val="22"/>
        </w:rPr>
        <w:t xml:space="preserve"> </w:t>
      </w:r>
      <w:r>
        <w:rPr>
          <w:rFonts w:hint="eastAsia"/>
          <w:szCs w:val="22"/>
        </w:rPr>
        <w:t>제공되지</w:t>
      </w:r>
      <w:r>
        <w:rPr>
          <w:rFonts w:hint="eastAsia"/>
          <w:szCs w:val="22"/>
        </w:rPr>
        <w:t xml:space="preserve"> </w:t>
      </w:r>
      <w:r>
        <w:rPr>
          <w:rFonts w:hint="eastAsia"/>
          <w:szCs w:val="22"/>
        </w:rPr>
        <w:t>아니함</w:t>
      </w:r>
      <w:r>
        <w:rPr>
          <w:rFonts w:hint="eastAsia"/>
          <w:szCs w:val="22"/>
        </w:rPr>
        <w:t>.</w:t>
      </w:r>
    </w:p>
    <w:p w14:paraId="5E7ADF83" w14:textId="77777777" w:rsidR="00026A7E" w:rsidRPr="00931038" w:rsidRDefault="00026A7E" w:rsidP="00026A7E">
      <w:pPr>
        <w:pStyle w:val="a5"/>
        <w:spacing w:after="240"/>
        <w:ind w:leftChars="0" w:left="1361"/>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proofErr w:type="spellStart"/>
      <w:r w:rsidRPr="00CB2B3F">
        <w:rPr>
          <w:szCs w:val="22"/>
        </w:rPr>
        <w:t>한샘이펙스에게</w:t>
      </w:r>
      <w:proofErr w:type="spellEnd"/>
      <w:r w:rsidRPr="00CB2B3F">
        <w:rPr>
          <w:szCs w:val="22"/>
        </w:rPr>
        <w:t xml:space="preserve"> </w:t>
      </w:r>
      <w:r w:rsidRPr="00CB2B3F">
        <w:rPr>
          <w:szCs w:val="22"/>
        </w:rPr>
        <w:t>한샘</w:t>
      </w:r>
      <w:r w:rsidRPr="00CB2B3F">
        <w:rPr>
          <w:szCs w:val="22"/>
        </w:rPr>
        <w:t xml:space="preserve"> </w:t>
      </w:r>
      <w:r w:rsidRPr="00CB2B3F">
        <w:rPr>
          <w:szCs w:val="22"/>
        </w:rPr>
        <w:t>상표권</w:t>
      </w:r>
      <w:r w:rsidRPr="00CB2B3F">
        <w:rPr>
          <w:szCs w:val="22"/>
        </w:rPr>
        <w:t xml:space="preserve"> </w:t>
      </w:r>
      <w:r w:rsidRPr="00CB2B3F">
        <w:rPr>
          <w:szCs w:val="22"/>
        </w:rPr>
        <w:t>및</w:t>
      </w:r>
      <w:r w:rsidRPr="00CB2B3F">
        <w:rPr>
          <w:szCs w:val="22"/>
        </w:rPr>
        <w:t xml:space="preserve"> </w:t>
      </w:r>
      <w:r w:rsidRPr="00CB2B3F">
        <w:rPr>
          <w:szCs w:val="22"/>
        </w:rPr>
        <w:t>브랜드를</w:t>
      </w:r>
      <w:r w:rsidRPr="00CB2B3F">
        <w:rPr>
          <w:szCs w:val="22"/>
        </w:rPr>
        <w:t xml:space="preserve"> </w:t>
      </w:r>
      <w:r w:rsidRPr="00CB2B3F">
        <w:rPr>
          <w:szCs w:val="22"/>
        </w:rPr>
        <w:t>무상으로</w:t>
      </w:r>
      <w:r w:rsidRPr="00CB2B3F">
        <w:rPr>
          <w:szCs w:val="22"/>
        </w:rPr>
        <w:t xml:space="preserve"> </w:t>
      </w:r>
      <w:r w:rsidRPr="00CB2B3F">
        <w:rPr>
          <w:szCs w:val="22"/>
        </w:rPr>
        <w:t>사용하도록</w:t>
      </w:r>
      <w:r w:rsidRPr="00CB2B3F">
        <w:rPr>
          <w:szCs w:val="22"/>
        </w:rPr>
        <w:t xml:space="preserve"> </w:t>
      </w:r>
      <w:r w:rsidRPr="00CB2B3F">
        <w:rPr>
          <w:szCs w:val="22"/>
        </w:rPr>
        <w:t>허여하고</w:t>
      </w:r>
      <w:r w:rsidRPr="00CB2B3F">
        <w:rPr>
          <w:szCs w:val="22"/>
        </w:rPr>
        <w:t xml:space="preserve"> </w:t>
      </w:r>
      <w:r w:rsidRPr="00CB2B3F">
        <w:rPr>
          <w:szCs w:val="22"/>
        </w:rPr>
        <w:t>있으며</w:t>
      </w:r>
      <w:r w:rsidRPr="00CB2B3F">
        <w:rPr>
          <w:szCs w:val="22"/>
        </w:rPr>
        <w:t xml:space="preserve">, </w:t>
      </w:r>
      <w:proofErr w:type="spellStart"/>
      <w:r w:rsidRPr="00CB2B3F">
        <w:rPr>
          <w:szCs w:val="22"/>
        </w:rPr>
        <w:t>한샘이펙스는</w:t>
      </w:r>
      <w:proofErr w:type="spellEnd"/>
      <w:r w:rsidRPr="00CB2B3F">
        <w:rPr>
          <w:szCs w:val="22"/>
        </w:rPr>
        <w:t xml:space="preserve"> </w:t>
      </w:r>
      <w:r w:rsidRPr="00CB2B3F">
        <w:rPr>
          <w:szCs w:val="22"/>
        </w:rPr>
        <w:t>대상회사가</w:t>
      </w:r>
      <w:r w:rsidRPr="00CB2B3F">
        <w:rPr>
          <w:szCs w:val="22"/>
        </w:rPr>
        <w:t xml:space="preserve"> </w:t>
      </w:r>
      <w:r w:rsidRPr="00CB2B3F">
        <w:rPr>
          <w:szCs w:val="22"/>
        </w:rPr>
        <w:t>등록한</w:t>
      </w:r>
      <w:r w:rsidRPr="00CB2B3F">
        <w:rPr>
          <w:szCs w:val="22"/>
        </w:rPr>
        <w:t xml:space="preserve"> </w:t>
      </w:r>
      <w:proofErr w:type="spellStart"/>
      <w:r w:rsidRPr="00CB2B3F">
        <w:rPr>
          <w:szCs w:val="22"/>
        </w:rPr>
        <w:t>Hanssem</w:t>
      </w:r>
      <w:proofErr w:type="spellEnd"/>
      <w:r w:rsidRPr="00CB2B3F">
        <w:rPr>
          <w:szCs w:val="22"/>
        </w:rPr>
        <w:t xml:space="preserve"> </w:t>
      </w:r>
      <w:r w:rsidRPr="00CB2B3F">
        <w:rPr>
          <w:szCs w:val="22"/>
        </w:rPr>
        <w:t>상표를</w:t>
      </w:r>
      <w:r w:rsidRPr="00CB2B3F">
        <w:rPr>
          <w:szCs w:val="22"/>
        </w:rPr>
        <w:t xml:space="preserve"> </w:t>
      </w:r>
      <w:r w:rsidRPr="00CB2B3F">
        <w:rPr>
          <w:szCs w:val="22"/>
        </w:rPr>
        <w:t>제품의</w:t>
      </w:r>
      <w:r w:rsidRPr="00CB2B3F">
        <w:rPr>
          <w:szCs w:val="22"/>
        </w:rPr>
        <w:t xml:space="preserve"> </w:t>
      </w:r>
      <w:r w:rsidRPr="00CB2B3F">
        <w:rPr>
          <w:szCs w:val="22"/>
        </w:rPr>
        <w:t>포장</w:t>
      </w:r>
      <w:r w:rsidRPr="00CB2B3F">
        <w:rPr>
          <w:szCs w:val="22"/>
        </w:rPr>
        <w:t xml:space="preserve"> </w:t>
      </w:r>
      <w:r w:rsidRPr="00CB2B3F">
        <w:rPr>
          <w:szCs w:val="22"/>
        </w:rPr>
        <w:t>박스</w:t>
      </w:r>
      <w:r w:rsidRPr="00CB2B3F">
        <w:rPr>
          <w:szCs w:val="22"/>
        </w:rPr>
        <w:t xml:space="preserve"> </w:t>
      </w:r>
      <w:r w:rsidRPr="00CB2B3F">
        <w:rPr>
          <w:szCs w:val="22"/>
        </w:rPr>
        <w:t>및</w:t>
      </w:r>
      <w:r w:rsidRPr="00CB2B3F">
        <w:rPr>
          <w:szCs w:val="22"/>
        </w:rPr>
        <w:t xml:space="preserve"> </w:t>
      </w:r>
      <w:r w:rsidRPr="00CB2B3F">
        <w:rPr>
          <w:szCs w:val="22"/>
        </w:rPr>
        <w:t>제품에</w:t>
      </w:r>
      <w:r w:rsidRPr="00CB2B3F">
        <w:rPr>
          <w:szCs w:val="22"/>
        </w:rPr>
        <w:t xml:space="preserve"> </w:t>
      </w:r>
      <w:r w:rsidRPr="00CB2B3F">
        <w:rPr>
          <w:szCs w:val="22"/>
        </w:rPr>
        <w:t>사용하</w:t>
      </w:r>
      <w:r>
        <w:rPr>
          <w:rFonts w:hint="eastAsia"/>
          <w:szCs w:val="22"/>
        </w:rPr>
        <w:t>였음</w:t>
      </w:r>
      <w:r w:rsidRPr="00CB2B3F">
        <w:rPr>
          <w:szCs w:val="22"/>
        </w:rPr>
        <w:t xml:space="preserve">. </w:t>
      </w:r>
      <w:r w:rsidRPr="00CB2B3F">
        <w:rPr>
          <w:szCs w:val="22"/>
        </w:rPr>
        <w:t>또한</w:t>
      </w:r>
      <w:r w:rsidRPr="00CB2B3F">
        <w:rPr>
          <w:szCs w:val="22"/>
        </w:rPr>
        <w:t xml:space="preserve">, </w:t>
      </w:r>
      <w:r w:rsidRPr="00CB2B3F">
        <w:rPr>
          <w:szCs w:val="22"/>
        </w:rPr>
        <w:t>대상회사는</w:t>
      </w:r>
      <w:r w:rsidRPr="00CB2B3F">
        <w:rPr>
          <w:szCs w:val="22"/>
        </w:rPr>
        <w:t xml:space="preserve"> ‘EFFEX’ </w:t>
      </w:r>
      <w:r w:rsidRPr="00CB2B3F">
        <w:rPr>
          <w:szCs w:val="22"/>
        </w:rPr>
        <w:t>상표권의</w:t>
      </w:r>
      <w:r w:rsidRPr="00CB2B3F">
        <w:rPr>
          <w:szCs w:val="22"/>
        </w:rPr>
        <w:t xml:space="preserve"> </w:t>
      </w:r>
      <w:proofErr w:type="spellStart"/>
      <w:r w:rsidRPr="00CB2B3F">
        <w:rPr>
          <w:szCs w:val="22"/>
        </w:rPr>
        <w:t>등록권자임</w:t>
      </w:r>
      <w:proofErr w:type="spellEnd"/>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proofErr w:type="spellStart"/>
      <w:r w:rsidRPr="00CB2B3F">
        <w:rPr>
          <w:szCs w:val="22"/>
        </w:rPr>
        <w:t>한샘이펙스와</w:t>
      </w:r>
      <w:proofErr w:type="spellEnd"/>
      <w:r w:rsidRPr="00CB2B3F">
        <w:rPr>
          <w:szCs w:val="22"/>
        </w:rPr>
        <w:t xml:space="preserve"> </w:t>
      </w:r>
      <w:r w:rsidRPr="00CB2B3F">
        <w:rPr>
          <w:szCs w:val="22"/>
        </w:rPr>
        <w:t>상표권</w:t>
      </w:r>
      <w:r w:rsidRPr="00CB2B3F">
        <w:rPr>
          <w:szCs w:val="22"/>
        </w:rPr>
        <w:t xml:space="preserve"> </w:t>
      </w:r>
      <w:r w:rsidRPr="00CB2B3F">
        <w:rPr>
          <w:szCs w:val="22"/>
        </w:rPr>
        <w:t>및</w:t>
      </w:r>
      <w:r w:rsidRPr="00CB2B3F">
        <w:rPr>
          <w:szCs w:val="22"/>
        </w:rPr>
        <w:t xml:space="preserve"> </w:t>
      </w:r>
      <w:r w:rsidRPr="00CB2B3F">
        <w:rPr>
          <w:szCs w:val="22"/>
        </w:rPr>
        <w:t>브랜드</w:t>
      </w:r>
      <w:r w:rsidRPr="00CB2B3F">
        <w:rPr>
          <w:szCs w:val="22"/>
        </w:rPr>
        <w:t xml:space="preserve"> </w:t>
      </w:r>
      <w:r w:rsidRPr="00CB2B3F">
        <w:rPr>
          <w:szCs w:val="22"/>
        </w:rPr>
        <w:t>사용</w:t>
      </w:r>
      <w:r w:rsidRPr="00CB2B3F">
        <w:rPr>
          <w:szCs w:val="22"/>
        </w:rPr>
        <w:t xml:space="preserve"> </w:t>
      </w:r>
      <w:r w:rsidRPr="00CB2B3F">
        <w:rPr>
          <w:szCs w:val="22"/>
        </w:rPr>
        <w:t>계약을</w:t>
      </w:r>
      <w:r w:rsidRPr="00CB2B3F">
        <w:rPr>
          <w:szCs w:val="22"/>
        </w:rPr>
        <w:t xml:space="preserve"> </w:t>
      </w:r>
      <w:r w:rsidRPr="00CB2B3F">
        <w:rPr>
          <w:szCs w:val="22"/>
        </w:rPr>
        <w:t>체결하지</w:t>
      </w:r>
      <w:r w:rsidRPr="00CB2B3F">
        <w:rPr>
          <w:szCs w:val="22"/>
        </w:rPr>
        <w:t xml:space="preserve"> </w:t>
      </w:r>
      <w:r w:rsidRPr="00CB2B3F">
        <w:rPr>
          <w:szCs w:val="22"/>
        </w:rPr>
        <w:t>않</w:t>
      </w:r>
      <w:r>
        <w:rPr>
          <w:rFonts w:hint="eastAsia"/>
          <w:szCs w:val="22"/>
        </w:rPr>
        <w:t>았음</w:t>
      </w:r>
      <w:r w:rsidRPr="00CB2B3F">
        <w:rPr>
          <w:szCs w:val="22"/>
        </w:rPr>
        <w:t>.</w:t>
      </w:r>
      <w:r>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proofErr w:type="spellStart"/>
      <w:r>
        <w:rPr>
          <w:rFonts w:hint="eastAsia"/>
          <w:szCs w:val="22"/>
        </w:rPr>
        <w:t>한샘이펙스에</w:t>
      </w:r>
      <w:proofErr w:type="spellEnd"/>
      <w:r>
        <w:rPr>
          <w:rFonts w:hint="eastAsia"/>
          <w:szCs w:val="22"/>
        </w:rPr>
        <w:t xml:space="preserve"> </w:t>
      </w:r>
      <w:r>
        <w:rPr>
          <w:rFonts w:hint="eastAsia"/>
          <w:szCs w:val="22"/>
        </w:rPr>
        <w:t>대한</w:t>
      </w:r>
      <w:r>
        <w:rPr>
          <w:rFonts w:hint="eastAsia"/>
          <w:szCs w:val="22"/>
        </w:rPr>
        <w:t xml:space="preserve"> </w:t>
      </w:r>
      <w:r>
        <w:rPr>
          <w:szCs w:val="22"/>
        </w:rPr>
        <w:t>‘</w:t>
      </w:r>
      <w:r>
        <w:rPr>
          <w:rFonts w:hint="eastAsia"/>
          <w:szCs w:val="22"/>
        </w:rPr>
        <w:t>한샘</w:t>
      </w:r>
      <w:r>
        <w:rPr>
          <w:rFonts w:hint="eastAsia"/>
          <w:szCs w:val="22"/>
        </w:rPr>
        <w:t>,</w:t>
      </w:r>
      <w:r>
        <w:rPr>
          <w:szCs w:val="22"/>
        </w:rPr>
        <w:t xml:space="preserve"> </w:t>
      </w:r>
      <w:proofErr w:type="spellStart"/>
      <w:r>
        <w:rPr>
          <w:szCs w:val="22"/>
        </w:rPr>
        <w:t>Hanssem</w:t>
      </w:r>
      <w:proofErr w:type="spellEnd"/>
      <w:r>
        <w:rPr>
          <w:szCs w:val="22"/>
        </w:rPr>
        <w:t>’</w:t>
      </w:r>
      <w:r>
        <w:rPr>
          <w:rFonts w:hint="eastAsia"/>
          <w:szCs w:val="22"/>
        </w:rPr>
        <w:t>의</w:t>
      </w:r>
      <w:r>
        <w:rPr>
          <w:rFonts w:hint="eastAsia"/>
          <w:szCs w:val="22"/>
        </w:rPr>
        <w:t xml:space="preserve"> </w:t>
      </w:r>
      <w:r>
        <w:rPr>
          <w:rFonts w:hint="eastAsia"/>
          <w:szCs w:val="22"/>
        </w:rPr>
        <w:t>상표권의</w:t>
      </w:r>
      <w:r>
        <w:rPr>
          <w:rFonts w:hint="eastAsia"/>
          <w:szCs w:val="22"/>
        </w:rPr>
        <w:t xml:space="preserve"> </w:t>
      </w:r>
      <w:r>
        <w:rPr>
          <w:rFonts w:hint="eastAsia"/>
          <w:szCs w:val="22"/>
        </w:rPr>
        <w:t>사용을</w:t>
      </w:r>
      <w:r>
        <w:rPr>
          <w:rFonts w:hint="eastAsia"/>
          <w:szCs w:val="22"/>
        </w:rPr>
        <w:t xml:space="preserve"> </w:t>
      </w:r>
      <w:r>
        <w:rPr>
          <w:rFonts w:hint="eastAsia"/>
          <w:szCs w:val="22"/>
        </w:rPr>
        <w:t>허용하지</w:t>
      </w:r>
      <w:r>
        <w:rPr>
          <w:rFonts w:hint="eastAsia"/>
          <w:szCs w:val="22"/>
        </w:rPr>
        <w:t xml:space="preserve"> </w:t>
      </w:r>
      <w:r>
        <w:rPr>
          <w:rFonts w:hint="eastAsia"/>
          <w:szCs w:val="22"/>
        </w:rPr>
        <w:t>않는</w:t>
      </w:r>
      <w:r>
        <w:rPr>
          <w:rFonts w:hint="eastAsia"/>
          <w:szCs w:val="22"/>
        </w:rPr>
        <w:t xml:space="preserve"> </w:t>
      </w:r>
      <w:r>
        <w:rPr>
          <w:rFonts w:hint="eastAsia"/>
          <w:szCs w:val="22"/>
        </w:rPr>
        <w:t>것으로</w:t>
      </w:r>
      <w:r>
        <w:rPr>
          <w:rFonts w:hint="eastAsia"/>
          <w:szCs w:val="22"/>
        </w:rPr>
        <w:t xml:space="preserve"> </w:t>
      </w:r>
      <w:r>
        <w:rPr>
          <w:rFonts w:hint="eastAsia"/>
          <w:szCs w:val="22"/>
        </w:rPr>
        <w:t>결정하였으며</w:t>
      </w:r>
      <w:r>
        <w:rPr>
          <w:rFonts w:hint="eastAsia"/>
          <w:szCs w:val="22"/>
        </w:rPr>
        <w:t xml:space="preserve"> </w:t>
      </w:r>
      <w:r>
        <w:rPr>
          <w:rFonts w:hint="eastAsia"/>
          <w:szCs w:val="22"/>
        </w:rPr>
        <w:t>별도의</w:t>
      </w:r>
      <w:r>
        <w:rPr>
          <w:rFonts w:hint="eastAsia"/>
          <w:szCs w:val="22"/>
        </w:rPr>
        <w:t xml:space="preserve"> </w:t>
      </w:r>
      <w:r>
        <w:rPr>
          <w:rFonts w:hint="eastAsia"/>
          <w:szCs w:val="22"/>
        </w:rPr>
        <w:t>계약은</w:t>
      </w:r>
      <w:r>
        <w:rPr>
          <w:rFonts w:hint="eastAsia"/>
          <w:szCs w:val="22"/>
        </w:rPr>
        <w:t xml:space="preserve"> </w:t>
      </w:r>
      <w:r>
        <w:rPr>
          <w:rFonts w:hint="eastAsia"/>
          <w:szCs w:val="22"/>
        </w:rPr>
        <w:t>체결하지</w:t>
      </w:r>
      <w:r>
        <w:rPr>
          <w:rFonts w:hint="eastAsia"/>
          <w:szCs w:val="22"/>
        </w:rPr>
        <w:t xml:space="preserve"> </w:t>
      </w:r>
      <w:r>
        <w:rPr>
          <w:rFonts w:hint="eastAsia"/>
          <w:szCs w:val="22"/>
        </w:rPr>
        <w:t>아니함</w:t>
      </w:r>
      <w:r>
        <w:rPr>
          <w:rFonts w:hint="eastAsia"/>
          <w:szCs w:val="22"/>
        </w:rPr>
        <w:t>.</w:t>
      </w:r>
      <w:r>
        <w:rPr>
          <w:szCs w:val="22"/>
        </w:rPr>
        <w:t xml:space="preserve"> </w:t>
      </w:r>
    </w:p>
    <w:p w14:paraId="2ADD8327" w14:textId="77777777" w:rsidR="00026A7E" w:rsidRPr="00CB2B3F" w:rsidRDefault="00026A7E" w:rsidP="00026A7E">
      <w:pPr>
        <w:pStyle w:val="a5"/>
        <w:spacing w:after="240"/>
        <w:ind w:leftChars="0" w:left="1361"/>
        <w:rPr>
          <w:szCs w:val="22"/>
        </w:rPr>
      </w:pPr>
      <w:r w:rsidRPr="00CB2B3F">
        <w:rPr>
          <w:szCs w:val="22"/>
        </w:rPr>
        <w:t>공정거래법</w:t>
      </w:r>
      <w:r w:rsidRPr="00CB2B3F">
        <w:rPr>
          <w:szCs w:val="22"/>
        </w:rPr>
        <w:t xml:space="preserve"> </w:t>
      </w:r>
      <w:r w:rsidRPr="00CB2B3F">
        <w:rPr>
          <w:szCs w:val="22"/>
        </w:rPr>
        <w:t>제</w:t>
      </w:r>
      <w:r w:rsidRPr="00CB2B3F">
        <w:rPr>
          <w:szCs w:val="22"/>
        </w:rPr>
        <w:t>23</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7</w:t>
      </w:r>
      <w:r w:rsidRPr="00CB2B3F">
        <w:rPr>
          <w:szCs w:val="22"/>
        </w:rPr>
        <w:t>호는</w:t>
      </w:r>
      <w:r w:rsidRPr="00CB2B3F">
        <w:rPr>
          <w:szCs w:val="22"/>
        </w:rPr>
        <w:t xml:space="preserve"> </w:t>
      </w:r>
      <w:r w:rsidRPr="00CB2B3F">
        <w:rPr>
          <w:szCs w:val="22"/>
        </w:rPr>
        <w:t>부당하게</w:t>
      </w:r>
      <w:r w:rsidRPr="00CB2B3F">
        <w:rPr>
          <w:szCs w:val="22"/>
        </w:rPr>
        <w:t xml:space="preserve"> </w:t>
      </w:r>
      <w:r w:rsidRPr="00CB2B3F">
        <w:rPr>
          <w:szCs w:val="22"/>
        </w:rPr>
        <w:t>특수관계인</w:t>
      </w:r>
      <w:r w:rsidRPr="00CB2B3F">
        <w:rPr>
          <w:szCs w:val="22"/>
        </w:rPr>
        <w:t xml:space="preserve"> </w:t>
      </w:r>
      <w:r w:rsidRPr="00CB2B3F">
        <w:rPr>
          <w:szCs w:val="22"/>
        </w:rPr>
        <w:t>또는</w:t>
      </w:r>
      <w:r w:rsidRPr="00CB2B3F">
        <w:rPr>
          <w:szCs w:val="22"/>
        </w:rPr>
        <w:t xml:space="preserve"> </w:t>
      </w:r>
      <w:r w:rsidRPr="00CB2B3F">
        <w:rPr>
          <w:szCs w:val="22"/>
        </w:rPr>
        <w:t>다른</w:t>
      </w:r>
      <w:r w:rsidRPr="00CB2B3F">
        <w:rPr>
          <w:szCs w:val="22"/>
        </w:rPr>
        <w:t xml:space="preserve"> </w:t>
      </w:r>
      <w:r w:rsidRPr="00CB2B3F">
        <w:rPr>
          <w:szCs w:val="22"/>
        </w:rPr>
        <w:t>회사에</w:t>
      </w:r>
      <w:r w:rsidRPr="00CB2B3F">
        <w:rPr>
          <w:szCs w:val="22"/>
        </w:rPr>
        <w:t xml:space="preserve"> </w:t>
      </w:r>
      <w:r w:rsidRPr="00CB2B3F">
        <w:rPr>
          <w:szCs w:val="22"/>
        </w:rPr>
        <w:t>대하여</w:t>
      </w:r>
      <w:r w:rsidRPr="00CB2B3F">
        <w:rPr>
          <w:szCs w:val="22"/>
        </w:rPr>
        <w:t xml:space="preserve"> </w:t>
      </w:r>
      <w:r w:rsidRPr="00CB2B3F">
        <w:rPr>
          <w:szCs w:val="22"/>
        </w:rPr>
        <w:t>가지급금</w:t>
      </w:r>
      <w:r w:rsidRPr="00CB2B3F">
        <w:rPr>
          <w:szCs w:val="22"/>
        </w:rPr>
        <w:t>∙</w:t>
      </w:r>
      <w:r w:rsidRPr="00CB2B3F">
        <w:rPr>
          <w:szCs w:val="22"/>
        </w:rPr>
        <w:t>대여금</w:t>
      </w:r>
      <w:r w:rsidRPr="00CB2B3F">
        <w:rPr>
          <w:szCs w:val="22"/>
        </w:rPr>
        <w:t>∙</w:t>
      </w:r>
      <w:r w:rsidRPr="00CB2B3F">
        <w:rPr>
          <w:szCs w:val="22"/>
        </w:rPr>
        <w:t>인력</w:t>
      </w:r>
      <w:r w:rsidRPr="00CB2B3F">
        <w:rPr>
          <w:szCs w:val="22"/>
        </w:rPr>
        <w:t>∙</w:t>
      </w:r>
      <w:r w:rsidRPr="00CB2B3F">
        <w:rPr>
          <w:szCs w:val="22"/>
        </w:rPr>
        <w:t>부동산</w:t>
      </w:r>
      <w:r w:rsidRPr="00CB2B3F">
        <w:rPr>
          <w:szCs w:val="22"/>
        </w:rPr>
        <w:t>∙</w:t>
      </w:r>
      <w:r w:rsidRPr="00CB2B3F">
        <w:rPr>
          <w:szCs w:val="22"/>
        </w:rPr>
        <w:t>유가증권</w:t>
      </w:r>
      <w:r w:rsidRPr="00CB2B3F">
        <w:rPr>
          <w:szCs w:val="22"/>
        </w:rPr>
        <w:t>∙</w:t>
      </w:r>
      <w:r w:rsidRPr="00CB2B3F">
        <w:rPr>
          <w:szCs w:val="22"/>
        </w:rPr>
        <w:t>상품</w:t>
      </w:r>
      <w:r w:rsidRPr="00CB2B3F">
        <w:rPr>
          <w:szCs w:val="22"/>
        </w:rPr>
        <w:t>∙</w:t>
      </w:r>
      <w:r w:rsidRPr="00CB2B3F">
        <w:rPr>
          <w:szCs w:val="22"/>
        </w:rPr>
        <w:t>용역</w:t>
      </w:r>
      <w:r w:rsidRPr="00CB2B3F">
        <w:rPr>
          <w:szCs w:val="22"/>
        </w:rPr>
        <w:t>∙</w:t>
      </w:r>
      <w:r w:rsidRPr="00CB2B3F">
        <w:rPr>
          <w:szCs w:val="22"/>
        </w:rPr>
        <w:t>무체재산권</w:t>
      </w:r>
      <w:r w:rsidRPr="00CB2B3F">
        <w:rPr>
          <w:szCs w:val="22"/>
        </w:rPr>
        <w:t xml:space="preserve"> </w:t>
      </w:r>
      <w:r w:rsidRPr="00CB2B3F">
        <w:rPr>
          <w:szCs w:val="22"/>
        </w:rPr>
        <w:t>등을</w:t>
      </w:r>
      <w:r w:rsidRPr="00CB2B3F">
        <w:rPr>
          <w:szCs w:val="22"/>
        </w:rPr>
        <w:t xml:space="preserve"> </w:t>
      </w:r>
      <w:r w:rsidRPr="00CB2B3F">
        <w:rPr>
          <w:szCs w:val="22"/>
        </w:rPr>
        <w:t>제공하거나</w:t>
      </w:r>
      <w:r w:rsidRPr="00CB2B3F">
        <w:rPr>
          <w:szCs w:val="22"/>
        </w:rPr>
        <w:t xml:space="preserve"> </w:t>
      </w:r>
      <w:r w:rsidRPr="00CB2B3F">
        <w:rPr>
          <w:szCs w:val="22"/>
        </w:rPr>
        <w:t>상당히</w:t>
      </w:r>
      <w:r w:rsidRPr="00CB2B3F">
        <w:rPr>
          <w:szCs w:val="22"/>
        </w:rPr>
        <w:t xml:space="preserve"> </w:t>
      </w:r>
      <w:r w:rsidRPr="00CB2B3F">
        <w:rPr>
          <w:szCs w:val="22"/>
        </w:rPr>
        <w:t>유리한</w:t>
      </w:r>
      <w:r w:rsidRPr="00CB2B3F">
        <w:rPr>
          <w:szCs w:val="22"/>
        </w:rPr>
        <w:t xml:space="preserve"> </w:t>
      </w:r>
      <w:r w:rsidRPr="00CB2B3F">
        <w:rPr>
          <w:szCs w:val="22"/>
        </w:rPr>
        <w:t>조건으로</w:t>
      </w:r>
      <w:r w:rsidRPr="00CB2B3F">
        <w:rPr>
          <w:szCs w:val="22"/>
        </w:rPr>
        <w:t xml:space="preserve"> </w:t>
      </w:r>
      <w:r w:rsidRPr="00CB2B3F">
        <w:rPr>
          <w:szCs w:val="22"/>
        </w:rPr>
        <w:t>거래하여</w:t>
      </w:r>
      <w:r w:rsidRPr="00CB2B3F">
        <w:rPr>
          <w:szCs w:val="22"/>
        </w:rPr>
        <w:t xml:space="preserve"> </w:t>
      </w:r>
      <w:r w:rsidRPr="00CB2B3F">
        <w:rPr>
          <w:szCs w:val="22"/>
        </w:rPr>
        <w:t>특수관계인</w:t>
      </w:r>
      <w:r w:rsidRPr="00CB2B3F">
        <w:rPr>
          <w:szCs w:val="22"/>
        </w:rPr>
        <w:t xml:space="preserve"> </w:t>
      </w:r>
      <w:r w:rsidRPr="00CB2B3F">
        <w:rPr>
          <w:szCs w:val="22"/>
        </w:rPr>
        <w:t>또는</w:t>
      </w:r>
      <w:r w:rsidRPr="00CB2B3F">
        <w:rPr>
          <w:szCs w:val="22"/>
        </w:rPr>
        <w:t xml:space="preserve"> </w:t>
      </w:r>
      <w:r w:rsidRPr="00CB2B3F">
        <w:rPr>
          <w:szCs w:val="22"/>
        </w:rPr>
        <w:t>다른</w:t>
      </w:r>
      <w:r w:rsidRPr="00CB2B3F">
        <w:rPr>
          <w:szCs w:val="22"/>
        </w:rPr>
        <w:t xml:space="preserve"> </w:t>
      </w:r>
      <w:r w:rsidRPr="00CB2B3F">
        <w:rPr>
          <w:szCs w:val="22"/>
        </w:rPr>
        <w:t>회사를</w:t>
      </w:r>
      <w:r w:rsidRPr="00CB2B3F">
        <w:rPr>
          <w:szCs w:val="22"/>
        </w:rPr>
        <w:t xml:space="preserve"> </w:t>
      </w:r>
      <w:r w:rsidRPr="00CB2B3F">
        <w:rPr>
          <w:szCs w:val="22"/>
        </w:rPr>
        <w:t>지원하는</w:t>
      </w:r>
      <w:r w:rsidRPr="00CB2B3F">
        <w:rPr>
          <w:szCs w:val="22"/>
        </w:rPr>
        <w:t xml:space="preserve"> </w:t>
      </w:r>
      <w:r w:rsidRPr="00CB2B3F">
        <w:rPr>
          <w:szCs w:val="22"/>
        </w:rPr>
        <w:t>행위를</w:t>
      </w:r>
      <w:r w:rsidRPr="00CB2B3F">
        <w:rPr>
          <w:szCs w:val="22"/>
        </w:rPr>
        <w:t xml:space="preserve"> </w:t>
      </w:r>
      <w:r w:rsidRPr="00CB2B3F">
        <w:rPr>
          <w:szCs w:val="22"/>
        </w:rPr>
        <w:t>부당지원행위로</w:t>
      </w:r>
      <w:r w:rsidRPr="00CB2B3F">
        <w:rPr>
          <w:szCs w:val="22"/>
        </w:rPr>
        <w:t xml:space="preserve"> </w:t>
      </w:r>
      <w:r w:rsidRPr="00CB2B3F">
        <w:rPr>
          <w:szCs w:val="22"/>
        </w:rPr>
        <w:t>금지함</w:t>
      </w:r>
      <w:r w:rsidRPr="00CB2B3F">
        <w:rPr>
          <w:szCs w:val="22"/>
        </w:rPr>
        <w:t>(</w:t>
      </w:r>
      <w:r w:rsidRPr="00CB2B3F">
        <w:rPr>
          <w:szCs w:val="22"/>
        </w:rPr>
        <w:t>공정거래법</w:t>
      </w:r>
      <w:r w:rsidRPr="00CB2B3F">
        <w:rPr>
          <w:szCs w:val="22"/>
        </w:rPr>
        <w:t xml:space="preserve"> </w:t>
      </w:r>
      <w:r w:rsidRPr="00CB2B3F">
        <w:rPr>
          <w:szCs w:val="22"/>
        </w:rPr>
        <w:t>제</w:t>
      </w:r>
      <w:r w:rsidRPr="00CB2B3F">
        <w:rPr>
          <w:szCs w:val="22"/>
        </w:rPr>
        <w:t>23</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7</w:t>
      </w:r>
      <w:r w:rsidRPr="00CB2B3F">
        <w:rPr>
          <w:szCs w:val="22"/>
        </w:rPr>
        <w:t>호</w:t>
      </w:r>
      <w:r w:rsidRPr="00CB2B3F">
        <w:rPr>
          <w:szCs w:val="22"/>
        </w:rPr>
        <w:t xml:space="preserve"> </w:t>
      </w:r>
      <w:proofErr w:type="spellStart"/>
      <w:r w:rsidRPr="00CB2B3F">
        <w:rPr>
          <w:szCs w:val="22"/>
        </w:rPr>
        <w:t>가목</w:t>
      </w:r>
      <w:proofErr w:type="spellEnd"/>
      <w:r w:rsidRPr="00CB2B3F">
        <w:rPr>
          <w:szCs w:val="22"/>
        </w:rPr>
        <w:t xml:space="preserve">). </w:t>
      </w:r>
      <w:r w:rsidRPr="00CB2B3F">
        <w:rPr>
          <w:szCs w:val="22"/>
        </w:rPr>
        <w:t>부당지원행위에</w:t>
      </w:r>
      <w:r w:rsidRPr="00CB2B3F">
        <w:rPr>
          <w:szCs w:val="22"/>
        </w:rPr>
        <w:t xml:space="preserve"> </w:t>
      </w:r>
      <w:r w:rsidRPr="00CB2B3F">
        <w:rPr>
          <w:szCs w:val="22"/>
        </w:rPr>
        <w:t>해당</w:t>
      </w:r>
      <w:r w:rsidRPr="00CB2B3F">
        <w:rPr>
          <w:szCs w:val="22"/>
        </w:rPr>
        <w:lastRenderedPageBreak/>
        <w:t>되기</w:t>
      </w:r>
      <w:r w:rsidRPr="00CB2B3F">
        <w:rPr>
          <w:szCs w:val="22"/>
        </w:rPr>
        <w:t xml:space="preserve"> </w:t>
      </w:r>
      <w:r w:rsidRPr="00CB2B3F">
        <w:rPr>
          <w:szCs w:val="22"/>
        </w:rPr>
        <w:t>위해서는</w:t>
      </w:r>
      <w:r w:rsidRPr="00CB2B3F">
        <w:rPr>
          <w:szCs w:val="22"/>
        </w:rPr>
        <w:t xml:space="preserve"> (</w:t>
      </w:r>
      <w:proofErr w:type="spellStart"/>
      <w:r w:rsidRPr="00CB2B3F">
        <w:rPr>
          <w:szCs w:val="22"/>
        </w:rPr>
        <w:t>i</w:t>
      </w:r>
      <w:proofErr w:type="spellEnd"/>
      <w:r w:rsidRPr="00CB2B3F">
        <w:rPr>
          <w:szCs w:val="22"/>
        </w:rPr>
        <w:t>) “</w:t>
      </w:r>
      <w:r w:rsidRPr="00CB2B3F">
        <w:rPr>
          <w:szCs w:val="22"/>
        </w:rPr>
        <w:t>지원행위의</w:t>
      </w:r>
      <w:r w:rsidRPr="00CB2B3F">
        <w:rPr>
          <w:szCs w:val="22"/>
        </w:rPr>
        <w:t xml:space="preserve"> </w:t>
      </w:r>
      <w:r w:rsidRPr="00CB2B3F">
        <w:rPr>
          <w:szCs w:val="22"/>
        </w:rPr>
        <w:t>존재</w:t>
      </w:r>
      <w:r w:rsidRPr="00CB2B3F">
        <w:rPr>
          <w:szCs w:val="22"/>
        </w:rPr>
        <w:t xml:space="preserve">” </w:t>
      </w:r>
      <w:r w:rsidRPr="00CB2B3F">
        <w:rPr>
          <w:szCs w:val="22"/>
        </w:rPr>
        <w:t>및</w:t>
      </w:r>
      <w:r w:rsidRPr="00CB2B3F">
        <w:rPr>
          <w:szCs w:val="22"/>
        </w:rPr>
        <w:t xml:space="preserve"> </w:t>
      </w:r>
      <w:r w:rsidRPr="00CB2B3F">
        <w:rPr>
          <w:szCs w:val="22"/>
        </w:rPr>
        <w:t>지원행위의</w:t>
      </w:r>
      <w:r w:rsidRPr="00CB2B3F">
        <w:rPr>
          <w:szCs w:val="22"/>
        </w:rPr>
        <w:t xml:space="preserve"> (ii) “</w:t>
      </w:r>
      <w:r w:rsidRPr="00CB2B3F">
        <w:rPr>
          <w:szCs w:val="22"/>
        </w:rPr>
        <w:t>부당성</w:t>
      </w:r>
      <w:r w:rsidRPr="00CB2B3F">
        <w:rPr>
          <w:szCs w:val="22"/>
        </w:rPr>
        <w:t>”</w:t>
      </w:r>
      <w:r w:rsidRPr="00CB2B3F">
        <w:rPr>
          <w:szCs w:val="22"/>
        </w:rPr>
        <w:t>이라는</w:t>
      </w:r>
      <w:r w:rsidRPr="00CB2B3F">
        <w:rPr>
          <w:szCs w:val="22"/>
        </w:rPr>
        <w:t xml:space="preserve"> </w:t>
      </w:r>
      <w:r w:rsidRPr="00CB2B3F">
        <w:rPr>
          <w:szCs w:val="22"/>
        </w:rPr>
        <w:t>두</w:t>
      </w:r>
      <w:r w:rsidRPr="00CB2B3F">
        <w:rPr>
          <w:szCs w:val="22"/>
        </w:rPr>
        <w:t xml:space="preserve"> </w:t>
      </w:r>
      <w:r w:rsidRPr="00CB2B3F">
        <w:rPr>
          <w:szCs w:val="22"/>
        </w:rPr>
        <w:t>가지</w:t>
      </w:r>
      <w:r w:rsidRPr="00CB2B3F">
        <w:rPr>
          <w:szCs w:val="22"/>
        </w:rPr>
        <w:t xml:space="preserve"> </w:t>
      </w:r>
      <w:r w:rsidRPr="00CB2B3F">
        <w:rPr>
          <w:szCs w:val="22"/>
        </w:rPr>
        <w:t>요건이</w:t>
      </w:r>
      <w:r w:rsidRPr="00CB2B3F">
        <w:rPr>
          <w:szCs w:val="22"/>
        </w:rPr>
        <w:t xml:space="preserve"> </w:t>
      </w:r>
      <w:r w:rsidRPr="00CB2B3F">
        <w:rPr>
          <w:szCs w:val="22"/>
        </w:rPr>
        <w:t>충족되어야</w:t>
      </w:r>
      <w:r w:rsidRPr="00CB2B3F">
        <w:rPr>
          <w:szCs w:val="22"/>
        </w:rPr>
        <w:t xml:space="preserve"> </w:t>
      </w:r>
      <w:r w:rsidRPr="00CB2B3F">
        <w:rPr>
          <w:szCs w:val="22"/>
        </w:rPr>
        <w:t>함</w:t>
      </w:r>
      <w:r w:rsidRPr="00CB2B3F">
        <w:rPr>
          <w:szCs w:val="22"/>
        </w:rPr>
        <w:t xml:space="preserve">. </w:t>
      </w:r>
      <w:r w:rsidRPr="00CB2B3F">
        <w:rPr>
          <w:szCs w:val="22"/>
        </w:rPr>
        <w:t>공정위는</w:t>
      </w:r>
      <w:r w:rsidRPr="00CB2B3F">
        <w:rPr>
          <w:szCs w:val="22"/>
        </w:rPr>
        <w:t xml:space="preserve"> </w:t>
      </w:r>
      <w:r>
        <w:rPr>
          <w:szCs w:val="22"/>
        </w:rPr>
        <w:t>부</w:t>
      </w:r>
      <w:r>
        <w:rPr>
          <w:rFonts w:hint="eastAsia"/>
          <w:szCs w:val="22"/>
        </w:rPr>
        <w:t>당지원행위</w:t>
      </w:r>
      <w:r w:rsidRPr="00CB2B3F">
        <w:rPr>
          <w:szCs w:val="22"/>
        </w:rPr>
        <w:t xml:space="preserve"> </w:t>
      </w:r>
      <w:r w:rsidRPr="00CB2B3F">
        <w:rPr>
          <w:szCs w:val="22"/>
        </w:rPr>
        <w:t>심사지침에</w:t>
      </w:r>
      <w:r w:rsidRPr="00CB2B3F">
        <w:rPr>
          <w:szCs w:val="22"/>
        </w:rPr>
        <w:t xml:space="preserve"> </w:t>
      </w:r>
      <w:r w:rsidRPr="00CB2B3F">
        <w:rPr>
          <w:szCs w:val="22"/>
        </w:rPr>
        <w:t>따라</w:t>
      </w:r>
      <w:r w:rsidRPr="00CB2B3F">
        <w:rPr>
          <w:szCs w:val="22"/>
        </w:rPr>
        <w:t xml:space="preserve"> </w:t>
      </w:r>
      <w:r w:rsidRPr="00B62B21">
        <w:rPr>
          <w:szCs w:val="22"/>
        </w:rPr>
        <w:t>무체재산권</w:t>
      </w:r>
      <w:r w:rsidRPr="00B62B21">
        <w:rPr>
          <w:rFonts w:hint="eastAsia"/>
          <w:szCs w:val="22"/>
        </w:rPr>
        <w:t>을</w:t>
      </w:r>
      <w:r w:rsidRPr="00B62B21">
        <w:rPr>
          <w:szCs w:val="22"/>
        </w:rPr>
        <w:t xml:space="preserve"> </w:t>
      </w:r>
      <w:r w:rsidRPr="00B62B21">
        <w:rPr>
          <w:szCs w:val="22"/>
        </w:rPr>
        <w:t>정상적인</w:t>
      </w:r>
      <w:r w:rsidRPr="00B62B21">
        <w:rPr>
          <w:szCs w:val="22"/>
        </w:rPr>
        <w:t xml:space="preserve"> </w:t>
      </w:r>
      <w:r w:rsidRPr="00B62B21">
        <w:rPr>
          <w:szCs w:val="22"/>
        </w:rPr>
        <w:t>거래에서</w:t>
      </w:r>
      <w:r w:rsidRPr="00B62B21">
        <w:rPr>
          <w:szCs w:val="22"/>
        </w:rPr>
        <w:t xml:space="preserve"> </w:t>
      </w:r>
      <w:r w:rsidRPr="00B62B21">
        <w:rPr>
          <w:szCs w:val="22"/>
        </w:rPr>
        <w:t>적용되는</w:t>
      </w:r>
      <w:r w:rsidRPr="00B62B21">
        <w:rPr>
          <w:szCs w:val="22"/>
        </w:rPr>
        <w:t xml:space="preserve"> </w:t>
      </w:r>
      <w:r>
        <w:rPr>
          <w:rFonts w:hint="eastAsia"/>
          <w:szCs w:val="22"/>
        </w:rPr>
        <w:t>것</w:t>
      </w:r>
      <w:r w:rsidRPr="00B62B21">
        <w:rPr>
          <w:szCs w:val="22"/>
        </w:rPr>
        <w:t>보다</w:t>
      </w:r>
      <w:r w:rsidRPr="00B62B21">
        <w:rPr>
          <w:szCs w:val="22"/>
        </w:rPr>
        <w:t xml:space="preserve"> </w:t>
      </w:r>
      <w:r w:rsidRPr="00B62B21">
        <w:rPr>
          <w:szCs w:val="22"/>
        </w:rPr>
        <w:t>상당히</w:t>
      </w:r>
      <w:r w:rsidRPr="00B62B21">
        <w:rPr>
          <w:szCs w:val="22"/>
        </w:rPr>
        <w:t xml:space="preserve"> </w:t>
      </w:r>
      <w:r w:rsidRPr="00B62B21">
        <w:rPr>
          <w:szCs w:val="22"/>
        </w:rPr>
        <w:t>낮거나</w:t>
      </w:r>
      <w:r w:rsidRPr="00B62B21">
        <w:rPr>
          <w:szCs w:val="22"/>
        </w:rPr>
        <w:t xml:space="preserve"> </w:t>
      </w:r>
      <w:r w:rsidRPr="00B62B21">
        <w:rPr>
          <w:szCs w:val="22"/>
        </w:rPr>
        <w:t>높은</w:t>
      </w:r>
      <w:r w:rsidRPr="00B62B21">
        <w:rPr>
          <w:szCs w:val="22"/>
        </w:rPr>
        <w:t xml:space="preserve"> </w:t>
      </w:r>
      <w:r w:rsidRPr="00B62B21">
        <w:rPr>
          <w:szCs w:val="22"/>
        </w:rPr>
        <w:t>대가로</w:t>
      </w:r>
      <w:r w:rsidRPr="00B62B21">
        <w:rPr>
          <w:szCs w:val="22"/>
        </w:rPr>
        <w:t xml:space="preserve"> </w:t>
      </w:r>
      <w:r w:rsidRPr="00B62B21">
        <w:rPr>
          <w:szCs w:val="22"/>
        </w:rPr>
        <w:t>제공</w:t>
      </w:r>
      <w:r w:rsidRPr="00B62B21">
        <w:rPr>
          <w:szCs w:val="22"/>
        </w:rPr>
        <w:t xml:space="preserve"> </w:t>
      </w:r>
      <w:r w:rsidRPr="00B62B21">
        <w:rPr>
          <w:szCs w:val="22"/>
        </w:rPr>
        <w:t>또는</w:t>
      </w:r>
      <w:r w:rsidRPr="00B62B21">
        <w:rPr>
          <w:szCs w:val="22"/>
        </w:rPr>
        <w:t xml:space="preserve"> </w:t>
      </w:r>
      <w:r w:rsidRPr="00B62B21">
        <w:rPr>
          <w:szCs w:val="22"/>
        </w:rPr>
        <w:t>거래</w:t>
      </w:r>
      <w:r>
        <w:rPr>
          <w:rFonts w:hint="eastAsia"/>
          <w:szCs w:val="22"/>
        </w:rPr>
        <w:t>하여</w:t>
      </w:r>
      <w:r>
        <w:rPr>
          <w:rFonts w:hint="eastAsia"/>
          <w:szCs w:val="22"/>
        </w:rPr>
        <w:t xml:space="preserve"> </w:t>
      </w:r>
      <w:r w:rsidRPr="00CB2B3F">
        <w:rPr>
          <w:szCs w:val="22"/>
        </w:rPr>
        <w:t>과다한</w:t>
      </w:r>
      <w:r w:rsidRPr="00CB2B3F">
        <w:rPr>
          <w:szCs w:val="22"/>
        </w:rPr>
        <w:t xml:space="preserve"> </w:t>
      </w:r>
      <w:r w:rsidRPr="00CB2B3F">
        <w:rPr>
          <w:szCs w:val="22"/>
        </w:rPr>
        <w:t>경제상</w:t>
      </w:r>
      <w:r w:rsidRPr="00CB2B3F">
        <w:rPr>
          <w:szCs w:val="22"/>
        </w:rPr>
        <w:t xml:space="preserve"> </w:t>
      </w:r>
      <w:r w:rsidRPr="00CB2B3F">
        <w:rPr>
          <w:szCs w:val="22"/>
        </w:rPr>
        <w:t>이익을</w:t>
      </w:r>
      <w:r w:rsidRPr="00CB2B3F">
        <w:rPr>
          <w:szCs w:val="22"/>
        </w:rPr>
        <w:t xml:space="preserve"> </w:t>
      </w:r>
      <w:r w:rsidRPr="00CB2B3F">
        <w:rPr>
          <w:szCs w:val="22"/>
        </w:rPr>
        <w:t>제공하는</w:t>
      </w:r>
      <w:r w:rsidRPr="00CB2B3F">
        <w:rPr>
          <w:szCs w:val="22"/>
        </w:rPr>
        <w:t xml:space="preserve"> </w:t>
      </w:r>
      <w:r>
        <w:rPr>
          <w:rFonts w:hint="eastAsia"/>
          <w:szCs w:val="22"/>
        </w:rPr>
        <w:t>행위를</w:t>
      </w:r>
      <w:r w:rsidRPr="00CB2B3F">
        <w:rPr>
          <w:szCs w:val="22"/>
        </w:rPr>
        <w:t xml:space="preserve"> </w:t>
      </w:r>
      <w:r w:rsidRPr="00CB2B3F">
        <w:rPr>
          <w:szCs w:val="22"/>
        </w:rPr>
        <w:t>위</w:t>
      </w:r>
      <w:r w:rsidRPr="00CB2B3F">
        <w:rPr>
          <w:szCs w:val="22"/>
        </w:rPr>
        <w:t xml:space="preserve"> </w:t>
      </w:r>
      <w:r w:rsidRPr="00CB2B3F">
        <w:rPr>
          <w:szCs w:val="22"/>
        </w:rPr>
        <w:t>지원행위에</w:t>
      </w:r>
      <w:r w:rsidRPr="00CB2B3F">
        <w:rPr>
          <w:szCs w:val="22"/>
        </w:rPr>
        <w:t xml:space="preserve"> </w:t>
      </w:r>
      <w:r w:rsidRPr="00CB2B3F">
        <w:rPr>
          <w:szCs w:val="22"/>
        </w:rPr>
        <w:t>해당하는</w:t>
      </w:r>
      <w:r w:rsidRPr="00CB2B3F">
        <w:rPr>
          <w:szCs w:val="22"/>
        </w:rPr>
        <w:t xml:space="preserve"> </w:t>
      </w:r>
      <w:r w:rsidRPr="00CB2B3F">
        <w:rPr>
          <w:szCs w:val="22"/>
        </w:rPr>
        <w:t>것으로</w:t>
      </w:r>
      <w:r w:rsidRPr="00CB2B3F">
        <w:rPr>
          <w:szCs w:val="22"/>
        </w:rPr>
        <w:t xml:space="preserve"> </w:t>
      </w:r>
      <w:r w:rsidRPr="00CB2B3F">
        <w:rPr>
          <w:szCs w:val="22"/>
        </w:rPr>
        <w:t>보고</w:t>
      </w:r>
      <w:r w:rsidRPr="00CB2B3F">
        <w:rPr>
          <w:szCs w:val="22"/>
        </w:rPr>
        <w:t xml:space="preserve"> </w:t>
      </w:r>
      <w:r w:rsidRPr="00CB2B3F">
        <w:rPr>
          <w:szCs w:val="22"/>
        </w:rPr>
        <w:t>있음</w:t>
      </w:r>
      <w:r w:rsidRPr="00CB2B3F">
        <w:rPr>
          <w:szCs w:val="22"/>
        </w:rPr>
        <w:t>(</w:t>
      </w:r>
      <w:r w:rsidRPr="00CB2B3F">
        <w:rPr>
          <w:szCs w:val="22"/>
        </w:rPr>
        <w:t>심사지침</w:t>
      </w:r>
      <w:r w:rsidRPr="00CB2B3F">
        <w:rPr>
          <w:szCs w:val="22"/>
        </w:rPr>
        <w:t xml:space="preserve"> Ⅲ. 2.).</w:t>
      </w:r>
    </w:p>
    <w:p w14:paraId="0EFD2B7D" w14:textId="77777777" w:rsidR="00026A7E" w:rsidRPr="00CB2B3F" w:rsidRDefault="00026A7E" w:rsidP="00026A7E">
      <w:pPr>
        <w:pStyle w:val="a5"/>
        <w:spacing w:after="240"/>
        <w:ind w:leftChars="0" w:left="1361"/>
        <w:rPr>
          <w:szCs w:val="22"/>
        </w:rPr>
      </w:pPr>
      <w:r w:rsidRPr="00CB2B3F">
        <w:rPr>
          <w:szCs w:val="22"/>
        </w:rPr>
        <w:t>대상회사는</w:t>
      </w:r>
      <w:r w:rsidRPr="00CB2B3F">
        <w:rPr>
          <w:szCs w:val="22"/>
        </w:rPr>
        <w:t xml:space="preserve"> </w:t>
      </w:r>
      <w:r w:rsidRPr="00CB2B3F">
        <w:rPr>
          <w:szCs w:val="22"/>
        </w:rPr>
        <w:t>특수관계인</w:t>
      </w:r>
      <w:r w:rsidRPr="00CB2B3F">
        <w:rPr>
          <w:szCs w:val="22"/>
        </w:rPr>
        <w:t xml:space="preserve"> </w:t>
      </w:r>
      <w:proofErr w:type="spellStart"/>
      <w:r w:rsidRPr="00CB2B3F">
        <w:rPr>
          <w:szCs w:val="22"/>
        </w:rPr>
        <w:t>한샘이펙스에</w:t>
      </w:r>
      <w:proofErr w:type="spellEnd"/>
      <w:r w:rsidRPr="00CB2B3F">
        <w:rPr>
          <w:szCs w:val="22"/>
        </w:rPr>
        <w:t xml:space="preserve"> </w:t>
      </w:r>
      <w:r w:rsidRPr="00CB2B3F">
        <w:rPr>
          <w:szCs w:val="22"/>
        </w:rPr>
        <w:t>한샘</w:t>
      </w:r>
      <w:r w:rsidRPr="00CB2B3F">
        <w:rPr>
          <w:szCs w:val="22"/>
        </w:rPr>
        <w:t xml:space="preserve"> </w:t>
      </w:r>
      <w:r w:rsidRPr="00CB2B3F">
        <w:rPr>
          <w:szCs w:val="22"/>
        </w:rPr>
        <w:t>브랜드</w:t>
      </w:r>
      <w:r w:rsidRPr="00CB2B3F">
        <w:rPr>
          <w:szCs w:val="22"/>
        </w:rPr>
        <w:t xml:space="preserve"> </w:t>
      </w:r>
      <w:r w:rsidRPr="00CB2B3F">
        <w:rPr>
          <w:szCs w:val="22"/>
        </w:rPr>
        <w:t>및</w:t>
      </w:r>
      <w:r w:rsidRPr="00CB2B3F">
        <w:rPr>
          <w:szCs w:val="22"/>
        </w:rPr>
        <w:t xml:space="preserve"> </w:t>
      </w:r>
      <w:r w:rsidRPr="00CB2B3F">
        <w:rPr>
          <w:szCs w:val="22"/>
        </w:rPr>
        <w:t>상표권을</w:t>
      </w:r>
      <w:r w:rsidRPr="00CB2B3F">
        <w:rPr>
          <w:szCs w:val="22"/>
        </w:rPr>
        <w:t xml:space="preserve"> </w:t>
      </w:r>
      <w:r w:rsidRPr="00CB2B3F">
        <w:rPr>
          <w:szCs w:val="22"/>
        </w:rPr>
        <w:t>무상으로</w:t>
      </w:r>
      <w:r w:rsidRPr="00CB2B3F">
        <w:rPr>
          <w:szCs w:val="22"/>
        </w:rPr>
        <w:t xml:space="preserve"> </w:t>
      </w:r>
      <w:proofErr w:type="spellStart"/>
      <w:r w:rsidRPr="00CB2B3F">
        <w:rPr>
          <w:szCs w:val="22"/>
        </w:rPr>
        <w:t>제공하</w:t>
      </w:r>
      <w:del w:id="134" w:author="junkyo.shim" w:date="2021-08-29T21:39:00Z">
        <w:r w:rsidRPr="00CB2B3F" w:rsidDel="004E18EA">
          <w:rPr>
            <w:rFonts w:hint="eastAsia"/>
            <w:szCs w:val="22"/>
          </w:rPr>
          <w:delText>고</w:delText>
        </w:r>
        <w:r w:rsidRPr="00CB2B3F" w:rsidDel="004E18EA">
          <w:rPr>
            <w:rFonts w:hint="eastAsia"/>
            <w:szCs w:val="22"/>
          </w:rPr>
          <w:delText xml:space="preserve"> </w:delText>
        </w:r>
        <w:r w:rsidRPr="00CB2B3F" w:rsidDel="004E18EA">
          <w:rPr>
            <w:rFonts w:hint="eastAsia"/>
            <w:szCs w:val="22"/>
          </w:rPr>
          <w:delText>있는바</w:delText>
        </w:r>
      </w:del>
      <w:ins w:id="135" w:author="junkyo.shim" w:date="2021-08-29T21:39:00Z">
        <w:r>
          <w:rPr>
            <w:rFonts w:hint="eastAsia"/>
            <w:szCs w:val="22"/>
          </w:rPr>
          <w:t>였는</w:t>
        </w:r>
        <w:proofErr w:type="spellEnd"/>
        <w:r>
          <w:rPr>
            <w:rFonts w:hint="eastAsia"/>
            <w:szCs w:val="22"/>
          </w:rPr>
          <w:t xml:space="preserve"> </w:t>
        </w:r>
        <w:r>
          <w:rPr>
            <w:rFonts w:hint="eastAsia"/>
            <w:szCs w:val="22"/>
          </w:rPr>
          <w:t>바</w:t>
        </w:r>
      </w:ins>
      <w:r w:rsidRPr="00CB2B3F">
        <w:rPr>
          <w:szCs w:val="22"/>
        </w:rPr>
        <w:t xml:space="preserve">, </w:t>
      </w:r>
      <w:r w:rsidRPr="00CB2B3F">
        <w:rPr>
          <w:szCs w:val="22"/>
        </w:rPr>
        <w:t>이는</w:t>
      </w:r>
      <w:r w:rsidRPr="00CB2B3F">
        <w:rPr>
          <w:szCs w:val="22"/>
        </w:rPr>
        <w:t xml:space="preserve"> </w:t>
      </w:r>
      <w:r w:rsidRPr="00CB2B3F">
        <w:rPr>
          <w:szCs w:val="22"/>
        </w:rPr>
        <w:t>부당지원행위에</w:t>
      </w:r>
      <w:r w:rsidRPr="00CB2B3F">
        <w:rPr>
          <w:szCs w:val="22"/>
        </w:rPr>
        <w:t xml:space="preserve"> </w:t>
      </w:r>
      <w:r w:rsidRPr="00CB2B3F">
        <w:rPr>
          <w:szCs w:val="22"/>
        </w:rPr>
        <w:t>해당할</w:t>
      </w:r>
      <w:r w:rsidRPr="00CB2B3F">
        <w:rPr>
          <w:szCs w:val="22"/>
        </w:rPr>
        <w:t xml:space="preserve"> </w:t>
      </w:r>
      <w:ins w:id="136" w:author="heesung.ahn" w:date="2021-08-30T23:57:00Z">
        <w:r w:rsidR="00DA316A">
          <w:rPr>
            <w:rFonts w:hint="eastAsia"/>
            <w:szCs w:val="22"/>
          </w:rPr>
          <w:t>가능성을</w:t>
        </w:r>
        <w:r w:rsidR="00DA316A">
          <w:rPr>
            <w:rFonts w:hint="eastAsia"/>
            <w:szCs w:val="22"/>
          </w:rPr>
          <w:t xml:space="preserve"> </w:t>
        </w:r>
        <w:r w:rsidR="00DA316A">
          <w:rPr>
            <w:rFonts w:hint="eastAsia"/>
            <w:szCs w:val="22"/>
          </w:rPr>
          <w:t>배제하기</w:t>
        </w:r>
        <w:r w:rsidR="00DA316A">
          <w:rPr>
            <w:rFonts w:hint="eastAsia"/>
            <w:szCs w:val="22"/>
          </w:rPr>
          <w:t xml:space="preserve"> </w:t>
        </w:r>
        <w:r w:rsidR="00DA316A">
          <w:rPr>
            <w:rFonts w:hint="eastAsia"/>
            <w:szCs w:val="22"/>
          </w:rPr>
          <w:t>어려움</w:t>
        </w:r>
      </w:ins>
      <w:del w:id="137" w:author="heesung.ahn" w:date="2021-08-30T23:57:00Z">
        <w:r w:rsidRPr="00CB2B3F" w:rsidDel="00DA316A">
          <w:rPr>
            <w:szCs w:val="22"/>
          </w:rPr>
          <w:delText>수</w:delText>
        </w:r>
        <w:r w:rsidRPr="00CB2B3F" w:rsidDel="00DA316A">
          <w:rPr>
            <w:szCs w:val="22"/>
          </w:rPr>
          <w:delText xml:space="preserve"> </w:delText>
        </w:r>
        <w:r w:rsidRPr="00CB2B3F" w:rsidDel="00DA316A">
          <w:rPr>
            <w:szCs w:val="22"/>
          </w:rPr>
          <w:delText>있음</w:delText>
        </w:r>
      </w:del>
      <w:r w:rsidRPr="00CB2B3F">
        <w:rPr>
          <w:szCs w:val="22"/>
        </w:rPr>
        <w:t>.</w:t>
      </w:r>
      <w:ins w:id="138" w:author="heesung.ahn" w:date="2021-08-31T00:02:00Z">
        <w:r w:rsidR="00F021FB">
          <w:rPr>
            <w:szCs w:val="22"/>
          </w:rPr>
          <w:t xml:space="preserve"> </w:t>
        </w:r>
        <w:r w:rsidR="00F021FB" w:rsidRPr="00F021FB">
          <w:rPr>
            <w:rFonts w:hint="eastAsia"/>
            <w:szCs w:val="22"/>
          </w:rPr>
          <w:t>이는</w:t>
        </w:r>
        <w:r w:rsidR="00F021FB" w:rsidRPr="00F021FB">
          <w:rPr>
            <w:rFonts w:hint="eastAsia"/>
            <w:szCs w:val="22"/>
          </w:rPr>
          <w:t xml:space="preserve"> </w:t>
        </w:r>
        <w:r w:rsidR="00F021FB" w:rsidRPr="00F021FB">
          <w:rPr>
            <w:rFonts w:hint="eastAsia"/>
            <w:szCs w:val="22"/>
          </w:rPr>
          <w:t>관련</w:t>
        </w:r>
        <w:r w:rsidR="00F021FB" w:rsidRPr="00F021FB">
          <w:rPr>
            <w:rFonts w:hint="eastAsia"/>
            <w:szCs w:val="22"/>
          </w:rPr>
          <w:t xml:space="preserve"> </w:t>
        </w:r>
        <w:r w:rsidR="00F021FB" w:rsidRPr="00F021FB">
          <w:rPr>
            <w:rFonts w:hint="eastAsia"/>
            <w:szCs w:val="22"/>
          </w:rPr>
          <w:t>시장에서의</w:t>
        </w:r>
        <w:r w:rsidR="00F021FB" w:rsidRPr="00F021FB">
          <w:rPr>
            <w:rFonts w:hint="eastAsia"/>
            <w:szCs w:val="22"/>
          </w:rPr>
          <w:t xml:space="preserve"> </w:t>
        </w:r>
        <w:r w:rsidR="00F021FB" w:rsidRPr="00F021FB">
          <w:rPr>
            <w:rFonts w:hint="eastAsia"/>
            <w:szCs w:val="22"/>
          </w:rPr>
          <w:t>경쟁이</w:t>
        </w:r>
        <w:r w:rsidR="00F021FB" w:rsidRPr="00F021FB">
          <w:rPr>
            <w:rFonts w:hint="eastAsia"/>
            <w:szCs w:val="22"/>
          </w:rPr>
          <w:t xml:space="preserve"> </w:t>
        </w:r>
        <w:r w:rsidR="00F021FB" w:rsidRPr="00F021FB">
          <w:rPr>
            <w:rFonts w:hint="eastAsia"/>
            <w:szCs w:val="22"/>
          </w:rPr>
          <w:t>저해되거나</w:t>
        </w:r>
        <w:r w:rsidR="00F021FB" w:rsidRPr="00F021FB">
          <w:rPr>
            <w:rFonts w:hint="eastAsia"/>
            <w:szCs w:val="22"/>
          </w:rPr>
          <w:t xml:space="preserve"> </w:t>
        </w:r>
        <w:r w:rsidR="00F021FB" w:rsidRPr="00F021FB">
          <w:rPr>
            <w:rFonts w:hint="eastAsia"/>
            <w:szCs w:val="22"/>
          </w:rPr>
          <w:t>경제력</w:t>
        </w:r>
        <w:r w:rsidR="00F021FB" w:rsidRPr="00F021FB">
          <w:rPr>
            <w:rFonts w:hint="eastAsia"/>
            <w:szCs w:val="22"/>
          </w:rPr>
          <w:t xml:space="preserve"> </w:t>
        </w:r>
        <w:r w:rsidR="00F021FB" w:rsidRPr="00F021FB">
          <w:rPr>
            <w:rFonts w:hint="eastAsia"/>
            <w:szCs w:val="22"/>
          </w:rPr>
          <w:t>집중이</w:t>
        </w:r>
        <w:r w:rsidR="00F021FB" w:rsidRPr="00F021FB">
          <w:rPr>
            <w:rFonts w:hint="eastAsia"/>
            <w:szCs w:val="22"/>
          </w:rPr>
          <w:t xml:space="preserve"> </w:t>
        </w:r>
        <w:r w:rsidR="00F021FB" w:rsidRPr="00F021FB">
          <w:rPr>
            <w:rFonts w:hint="eastAsia"/>
            <w:szCs w:val="22"/>
          </w:rPr>
          <w:t>야기되는</w:t>
        </w:r>
        <w:r w:rsidR="00F021FB" w:rsidRPr="00F021FB">
          <w:rPr>
            <w:rFonts w:hint="eastAsia"/>
            <w:szCs w:val="22"/>
          </w:rPr>
          <w:t xml:space="preserve"> </w:t>
        </w:r>
        <w:r w:rsidR="00F021FB" w:rsidRPr="00F021FB">
          <w:rPr>
            <w:rFonts w:hint="eastAsia"/>
            <w:szCs w:val="22"/>
          </w:rPr>
          <w:t>등으로</w:t>
        </w:r>
        <w:r w:rsidR="00F021FB" w:rsidRPr="00F021FB">
          <w:rPr>
            <w:rFonts w:hint="eastAsia"/>
            <w:szCs w:val="22"/>
          </w:rPr>
          <w:t xml:space="preserve"> </w:t>
        </w:r>
        <w:r w:rsidR="00F021FB" w:rsidRPr="00F021FB">
          <w:rPr>
            <w:rFonts w:hint="eastAsia"/>
            <w:szCs w:val="22"/>
          </w:rPr>
          <w:t>공정한</w:t>
        </w:r>
        <w:r w:rsidR="00F021FB" w:rsidRPr="00F021FB">
          <w:rPr>
            <w:rFonts w:hint="eastAsia"/>
            <w:szCs w:val="22"/>
          </w:rPr>
          <w:t xml:space="preserve"> </w:t>
        </w:r>
        <w:r w:rsidR="00F021FB" w:rsidRPr="00F021FB">
          <w:rPr>
            <w:rFonts w:hint="eastAsia"/>
            <w:szCs w:val="22"/>
          </w:rPr>
          <w:t>거래를</w:t>
        </w:r>
        <w:r w:rsidR="00F021FB" w:rsidRPr="00F021FB">
          <w:rPr>
            <w:rFonts w:hint="eastAsia"/>
            <w:szCs w:val="22"/>
          </w:rPr>
          <w:t xml:space="preserve"> </w:t>
        </w:r>
        <w:r w:rsidR="00F021FB" w:rsidRPr="00F021FB">
          <w:rPr>
            <w:rFonts w:hint="eastAsia"/>
            <w:szCs w:val="22"/>
          </w:rPr>
          <w:t>저해할</w:t>
        </w:r>
        <w:r w:rsidR="00F021FB" w:rsidRPr="00F021FB">
          <w:rPr>
            <w:rFonts w:hint="eastAsia"/>
            <w:szCs w:val="22"/>
          </w:rPr>
          <w:t xml:space="preserve"> </w:t>
        </w:r>
        <w:r w:rsidR="00F021FB" w:rsidRPr="00F021FB">
          <w:rPr>
            <w:rFonts w:hint="eastAsia"/>
            <w:szCs w:val="22"/>
          </w:rPr>
          <w:t>우려가</w:t>
        </w:r>
        <w:r w:rsidR="00F021FB" w:rsidRPr="00F021FB">
          <w:rPr>
            <w:rFonts w:hint="eastAsia"/>
            <w:szCs w:val="22"/>
          </w:rPr>
          <w:t xml:space="preserve"> </w:t>
        </w:r>
        <w:r w:rsidR="00F021FB" w:rsidRPr="00F021FB">
          <w:rPr>
            <w:rFonts w:hint="eastAsia"/>
            <w:szCs w:val="22"/>
          </w:rPr>
          <w:t>있는</w:t>
        </w:r>
        <w:r w:rsidR="00F021FB" w:rsidRPr="00F021FB">
          <w:rPr>
            <w:rFonts w:hint="eastAsia"/>
            <w:szCs w:val="22"/>
          </w:rPr>
          <w:t xml:space="preserve"> </w:t>
        </w:r>
        <w:r w:rsidR="00F021FB" w:rsidRPr="00F021FB">
          <w:rPr>
            <w:rFonts w:hint="eastAsia"/>
            <w:szCs w:val="22"/>
          </w:rPr>
          <w:t>거래에</w:t>
        </w:r>
        <w:r w:rsidR="00F021FB" w:rsidRPr="00F021FB">
          <w:rPr>
            <w:rFonts w:hint="eastAsia"/>
            <w:szCs w:val="22"/>
          </w:rPr>
          <w:t xml:space="preserve"> </w:t>
        </w:r>
        <w:r w:rsidR="00F021FB" w:rsidRPr="00F021FB">
          <w:rPr>
            <w:rFonts w:hint="eastAsia"/>
            <w:szCs w:val="22"/>
          </w:rPr>
          <w:t>대한</w:t>
        </w:r>
        <w:r w:rsidR="00F021FB" w:rsidRPr="00F021FB">
          <w:rPr>
            <w:rFonts w:hint="eastAsia"/>
            <w:szCs w:val="22"/>
          </w:rPr>
          <w:t xml:space="preserve"> </w:t>
        </w:r>
        <w:r w:rsidR="00F021FB" w:rsidRPr="00F021FB">
          <w:rPr>
            <w:rFonts w:hint="eastAsia"/>
            <w:szCs w:val="22"/>
          </w:rPr>
          <w:t>규제인</w:t>
        </w:r>
        <w:r w:rsidR="00F021FB" w:rsidRPr="00F021FB">
          <w:rPr>
            <w:rFonts w:hint="eastAsia"/>
            <w:szCs w:val="22"/>
          </w:rPr>
          <w:t xml:space="preserve"> </w:t>
        </w:r>
        <w:r w:rsidR="00F021FB" w:rsidRPr="00F021FB">
          <w:rPr>
            <w:rFonts w:hint="eastAsia"/>
            <w:szCs w:val="22"/>
          </w:rPr>
          <w:t>바</w:t>
        </w:r>
        <w:r w:rsidR="00F021FB" w:rsidRPr="00F021FB">
          <w:rPr>
            <w:rFonts w:hint="eastAsia"/>
            <w:szCs w:val="22"/>
          </w:rPr>
          <w:t xml:space="preserve">, </w:t>
        </w:r>
        <w:r w:rsidR="00F021FB" w:rsidRPr="00F021FB">
          <w:rPr>
            <w:rFonts w:hint="eastAsia"/>
            <w:szCs w:val="22"/>
          </w:rPr>
          <w:t>상표권</w:t>
        </w:r>
        <w:r w:rsidR="00F021FB" w:rsidRPr="00F021FB">
          <w:rPr>
            <w:rFonts w:hint="eastAsia"/>
            <w:szCs w:val="22"/>
          </w:rPr>
          <w:t xml:space="preserve"> </w:t>
        </w:r>
        <w:r w:rsidR="00F021FB" w:rsidRPr="00F021FB">
          <w:rPr>
            <w:rFonts w:hint="eastAsia"/>
            <w:szCs w:val="22"/>
          </w:rPr>
          <w:t>무상</w:t>
        </w:r>
        <w:r w:rsidR="00F021FB" w:rsidRPr="00F021FB">
          <w:rPr>
            <w:rFonts w:hint="eastAsia"/>
            <w:szCs w:val="22"/>
          </w:rPr>
          <w:t xml:space="preserve"> </w:t>
        </w:r>
        <w:r w:rsidR="00F021FB" w:rsidRPr="00F021FB">
          <w:rPr>
            <w:rFonts w:hint="eastAsia"/>
            <w:szCs w:val="22"/>
          </w:rPr>
          <w:t>사용</w:t>
        </w:r>
        <w:r w:rsidR="00F021FB" w:rsidRPr="00F021FB">
          <w:rPr>
            <w:rFonts w:hint="eastAsia"/>
            <w:szCs w:val="22"/>
          </w:rPr>
          <w:t xml:space="preserve"> </w:t>
        </w:r>
        <w:r w:rsidR="00F021FB" w:rsidRPr="00F021FB">
          <w:rPr>
            <w:rFonts w:hint="eastAsia"/>
            <w:szCs w:val="22"/>
          </w:rPr>
          <w:t>행위</w:t>
        </w:r>
        <w:r w:rsidR="00F021FB" w:rsidRPr="00F021FB">
          <w:rPr>
            <w:rFonts w:hint="eastAsia"/>
            <w:szCs w:val="22"/>
          </w:rPr>
          <w:t xml:space="preserve"> </w:t>
        </w:r>
        <w:r w:rsidR="00F021FB" w:rsidRPr="00F021FB">
          <w:rPr>
            <w:rFonts w:hint="eastAsia"/>
            <w:szCs w:val="22"/>
          </w:rPr>
          <w:t>그</w:t>
        </w:r>
        <w:r w:rsidR="00F021FB" w:rsidRPr="00F021FB">
          <w:rPr>
            <w:rFonts w:hint="eastAsia"/>
            <w:szCs w:val="22"/>
          </w:rPr>
          <w:t xml:space="preserve"> </w:t>
        </w:r>
        <w:r w:rsidR="00F021FB" w:rsidRPr="00F021FB">
          <w:rPr>
            <w:rFonts w:hint="eastAsia"/>
            <w:szCs w:val="22"/>
          </w:rPr>
          <w:t>자체로</w:t>
        </w:r>
        <w:r w:rsidR="00F021FB" w:rsidRPr="00F021FB">
          <w:rPr>
            <w:rFonts w:hint="eastAsia"/>
            <w:szCs w:val="22"/>
          </w:rPr>
          <w:t xml:space="preserve"> </w:t>
        </w:r>
        <w:r w:rsidR="00F021FB" w:rsidRPr="00F021FB">
          <w:rPr>
            <w:rFonts w:hint="eastAsia"/>
            <w:szCs w:val="22"/>
          </w:rPr>
          <w:t>부당지원행위로</w:t>
        </w:r>
        <w:r w:rsidR="00F021FB" w:rsidRPr="00F021FB">
          <w:rPr>
            <w:rFonts w:hint="eastAsia"/>
            <w:szCs w:val="22"/>
          </w:rPr>
          <w:t xml:space="preserve"> </w:t>
        </w:r>
        <w:r w:rsidR="00F021FB" w:rsidRPr="00F021FB">
          <w:rPr>
            <w:rFonts w:hint="eastAsia"/>
            <w:szCs w:val="22"/>
          </w:rPr>
          <w:t>판단될</w:t>
        </w:r>
        <w:r w:rsidR="00F021FB" w:rsidRPr="00F021FB">
          <w:rPr>
            <w:rFonts w:hint="eastAsia"/>
            <w:szCs w:val="22"/>
          </w:rPr>
          <w:t xml:space="preserve"> </w:t>
        </w:r>
        <w:r w:rsidR="00F021FB" w:rsidRPr="00F021FB">
          <w:rPr>
            <w:rFonts w:hint="eastAsia"/>
            <w:szCs w:val="22"/>
          </w:rPr>
          <w:t>리스크</w:t>
        </w:r>
        <w:r w:rsidR="00015CED">
          <w:rPr>
            <w:rFonts w:hint="eastAsia"/>
            <w:szCs w:val="22"/>
          </w:rPr>
          <w:t>가</w:t>
        </w:r>
        <w:r w:rsidR="00015CED">
          <w:rPr>
            <w:rFonts w:hint="eastAsia"/>
            <w:szCs w:val="22"/>
          </w:rPr>
          <w:t xml:space="preserve"> </w:t>
        </w:r>
        <w:r w:rsidR="00015CED">
          <w:rPr>
            <w:rFonts w:hint="eastAsia"/>
            <w:szCs w:val="22"/>
          </w:rPr>
          <w:t>아주</w:t>
        </w:r>
        <w:r w:rsidR="00F021FB" w:rsidRPr="00F021FB">
          <w:rPr>
            <w:rFonts w:hint="eastAsia"/>
            <w:szCs w:val="22"/>
          </w:rPr>
          <w:t xml:space="preserve"> </w:t>
        </w:r>
        <w:r w:rsidR="00F021FB" w:rsidRPr="00F021FB">
          <w:rPr>
            <w:rFonts w:hint="eastAsia"/>
            <w:szCs w:val="22"/>
          </w:rPr>
          <w:t>높지</w:t>
        </w:r>
        <w:r w:rsidR="00015CED">
          <w:rPr>
            <w:rFonts w:hint="eastAsia"/>
            <w:szCs w:val="22"/>
          </w:rPr>
          <w:t>는</w:t>
        </w:r>
        <w:r w:rsidR="00F021FB" w:rsidRPr="00F021FB">
          <w:rPr>
            <w:rFonts w:hint="eastAsia"/>
            <w:szCs w:val="22"/>
          </w:rPr>
          <w:t xml:space="preserve"> </w:t>
        </w:r>
        <w:r w:rsidR="00F021FB" w:rsidRPr="00F021FB">
          <w:rPr>
            <w:rFonts w:hint="eastAsia"/>
            <w:szCs w:val="22"/>
          </w:rPr>
          <w:t>않을</w:t>
        </w:r>
        <w:r w:rsidR="00F021FB" w:rsidRPr="00F021FB">
          <w:rPr>
            <w:rFonts w:hint="eastAsia"/>
            <w:szCs w:val="22"/>
          </w:rPr>
          <w:t xml:space="preserve"> </w:t>
        </w:r>
        <w:r w:rsidR="00F021FB" w:rsidRPr="00F021FB">
          <w:rPr>
            <w:rFonts w:hint="eastAsia"/>
            <w:szCs w:val="22"/>
          </w:rPr>
          <w:t>것으로</w:t>
        </w:r>
        <w:r w:rsidR="00F021FB" w:rsidRPr="00F021FB">
          <w:rPr>
            <w:rFonts w:hint="eastAsia"/>
            <w:szCs w:val="22"/>
          </w:rPr>
          <w:t xml:space="preserve"> </w:t>
        </w:r>
        <w:r w:rsidR="00F021FB" w:rsidRPr="00F021FB">
          <w:rPr>
            <w:rFonts w:hint="eastAsia"/>
            <w:szCs w:val="22"/>
          </w:rPr>
          <w:t>보임</w:t>
        </w:r>
        <w:r w:rsidR="00F021FB">
          <w:rPr>
            <w:rFonts w:hint="eastAsia"/>
            <w:szCs w:val="22"/>
          </w:rPr>
          <w:t>.</w:t>
        </w:r>
      </w:ins>
    </w:p>
    <w:p w14:paraId="217A165B" w14:textId="77777777" w:rsidR="00026A7E" w:rsidRPr="00015CED" w:rsidDel="007104D3" w:rsidRDefault="00026A7E" w:rsidP="00026A7E">
      <w:pPr>
        <w:pStyle w:val="a5"/>
        <w:ind w:leftChars="0" w:left="454"/>
        <w:rPr>
          <w:del w:id="139" w:author="heesung.ahn" w:date="2021-08-31T00:02:00Z"/>
          <w:szCs w:val="22"/>
        </w:rPr>
      </w:pPr>
    </w:p>
    <w:p w14:paraId="63B86085" w14:textId="77777777" w:rsidR="006B70A7" w:rsidRDefault="006B70A7" w:rsidP="006B70A7">
      <w:pPr>
        <w:pStyle w:val="a5"/>
        <w:numPr>
          <w:ilvl w:val="0"/>
          <w:numId w:val="21"/>
        </w:numPr>
        <w:spacing w:after="240"/>
        <w:ind w:leftChars="0"/>
        <w:rPr>
          <w:szCs w:val="22"/>
        </w:rPr>
      </w:pPr>
      <w:r>
        <w:rPr>
          <w:rFonts w:hint="eastAsia"/>
          <w:szCs w:val="22"/>
        </w:rPr>
        <w:t>기타</w:t>
      </w:r>
      <w:r>
        <w:rPr>
          <w:rFonts w:hint="eastAsia"/>
          <w:szCs w:val="22"/>
        </w:rPr>
        <w:t xml:space="preserve"> </w:t>
      </w:r>
      <w:r w:rsidR="002F7C9F">
        <w:rPr>
          <w:rFonts w:hint="eastAsia"/>
          <w:szCs w:val="22"/>
        </w:rPr>
        <w:t>매도인들</w:t>
      </w:r>
      <w:r w:rsidR="002F7C9F">
        <w:rPr>
          <w:rFonts w:hint="eastAsia"/>
          <w:szCs w:val="22"/>
        </w:rPr>
        <w:t>(</w:t>
      </w:r>
      <w:r w:rsidR="002F7C9F">
        <w:rPr>
          <w:rFonts w:hint="eastAsia"/>
          <w:szCs w:val="22"/>
        </w:rPr>
        <w:t>일본법인</w:t>
      </w:r>
      <w:r w:rsidR="002F7C9F">
        <w:rPr>
          <w:rFonts w:hint="eastAsia"/>
          <w:szCs w:val="22"/>
        </w:rPr>
        <w:t xml:space="preserve"> </w:t>
      </w:r>
      <w:r w:rsidR="002F7C9F">
        <w:rPr>
          <w:rFonts w:hint="eastAsia"/>
          <w:szCs w:val="22"/>
        </w:rPr>
        <w:t>제외</w:t>
      </w:r>
      <w:r w:rsidR="002F7C9F">
        <w:rPr>
          <w:rFonts w:hint="eastAsia"/>
          <w:szCs w:val="22"/>
        </w:rPr>
        <w:t>)</w:t>
      </w:r>
      <w:r w:rsidR="002F7C9F">
        <w:rPr>
          <w:rFonts w:hint="eastAsia"/>
          <w:szCs w:val="22"/>
        </w:rPr>
        <w:t>과의</w:t>
      </w:r>
      <w:r w:rsidR="002F7C9F">
        <w:rPr>
          <w:rFonts w:hint="eastAsia"/>
          <w:szCs w:val="22"/>
        </w:rPr>
        <w:t xml:space="preserve"> </w:t>
      </w:r>
      <w:r w:rsidR="002F7C9F">
        <w:rPr>
          <w:rFonts w:hint="eastAsia"/>
          <w:szCs w:val="22"/>
        </w:rPr>
        <w:t>관계</w:t>
      </w:r>
    </w:p>
    <w:p w14:paraId="335BC8C0" w14:textId="77777777" w:rsidR="0032175C" w:rsidRDefault="0032175C" w:rsidP="006B70A7">
      <w:pPr>
        <w:pStyle w:val="a5"/>
        <w:spacing w:after="240"/>
        <w:ind w:leftChars="0" w:left="1361"/>
        <w:rPr>
          <w:szCs w:val="22"/>
        </w:rPr>
      </w:pPr>
      <w:r>
        <w:rPr>
          <w:rFonts w:hint="eastAsia"/>
          <w:szCs w:val="22"/>
        </w:rPr>
        <w:t>일본법인을</w:t>
      </w:r>
      <w:r>
        <w:rPr>
          <w:rFonts w:hint="eastAsia"/>
          <w:szCs w:val="22"/>
        </w:rPr>
        <w:t xml:space="preserve"> </w:t>
      </w:r>
      <w:r>
        <w:rPr>
          <w:rFonts w:hint="eastAsia"/>
          <w:szCs w:val="22"/>
        </w:rPr>
        <w:t>제외한</w:t>
      </w:r>
      <w:r>
        <w:rPr>
          <w:rFonts w:hint="eastAsia"/>
          <w:szCs w:val="22"/>
        </w:rPr>
        <w:t xml:space="preserve"> </w:t>
      </w:r>
      <w:r w:rsidR="00696445">
        <w:rPr>
          <w:rFonts w:hint="eastAsia"/>
          <w:szCs w:val="22"/>
        </w:rPr>
        <w:t>매도인들은</w:t>
      </w:r>
      <w:r w:rsidR="00696445">
        <w:rPr>
          <w:rFonts w:hint="eastAsia"/>
          <w:szCs w:val="22"/>
        </w:rPr>
        <w:t xml:space="preserve"> </w:t>
      </w:r>
      <w:r w:rsidR="00696445">
        <w:rPr>
          <w:rFonts w:hint="eastAsia"/>
          <w:szCs w:val="22"/>
        </w:rPr>
        <w:t>본건</w:t>
      </w:r>
      <w:r w:rsidR="00696445">
        <w:rPr>
          <w:rFonts w:hint="eastAsia"/>
          <w:szCs w:val="22"/>
        </w:rPr>
        <w:t xml:space="preserve"> </w:t>
      </w:r>
      <w:r w:rsidR="00696445">
        <w:rPr>
          <w:rFonts w:hint="eastAsia"/>
          <w:szCs w:val="22"/>
        </w:rPr>
        <w:t>거래에</w:t>
      </w:r>
      <w:r w:rsidR="00696445">
        <w:rPr>
          <w:rFonts w:hint="eastAsia"/>
          <w:szCs w:val="22"/>
        </w:rPr>
        <w:t xml:space="preserve"> </w:t>
      </w:r>
      <w:r w:rsidR="00696445">
        <w:rPr>
          <w:rFonts w:hint="eastAsia"/>
          <w:szCs w:val="22"/>
        </w:rPr>
        <w:t>따라서</w:t>
      </w:r>
      <w:r w:rsidR="00696445">
        <w:rPr>
          <w:rFonts w:hint="eastAsia"/>
          <w:szCs w:val="22"/>
        </w:rPr>
        <w:t xml:space="preserve"> </w:t>
      </w:r>
      <w:r>
        <w:rPr>
          <w:rFonts w:hint="eastAsia"/>
          <w:szCs w:val="22"/>
        </w:rPr>
        <w:t>대상회사와</w:t>
      </w:r>
      <w:r>
        <w:rPr>
          <w:rFonts w:hint="eastAsia"/>
          <w:szCs w:val="22"/>
        </w:rPr>
        <w:t xml:space="preserve"> </w:t>
      </w:r>
      <w:r>
        <w:rPr>
          <w:rFonts w:hint="eastAsia"/>
          <w:szCs w:val="22"/>
        </w:rPr>
        <w:t>지분관계가</w:t>
      </w:r>
      <w:r>
        <w:rPr>
          <w:rFonts w:hint="eastAsia"/>
          <w:szCs w:val="22"/>
        </w:rPr>
        <w:t xml:space="preserve"> </w:t>
      </w:r>
      <w:r>
        <w:rPr>
          <w:rFonts w:hint="eastAsia"/>
          <w:szCs w:val="22"/>
        </w:rPr>
        <w:t>해소될</w:t>
      </w:r>
      <w:r>
        <w:rPr>
          <w:rFonts w:hint="eastAsia"/>
          <w:szCs w:val="22"/>
        </w:rPr>
        <w:t xml:space="preserve"> </w:t>
      </w:r>
      <w:r>
        <w:rPr>
          <w:rFonts w:hint="eastAsia"/>
          <w:szCs w:val="22"/>
        </w:rPr>
        <w:t>예정임</w:t>
      </w:r>
      <w:r>
        <w:rPr>
          <w:rFonts w:hint="eastAsia"/>
          <w:szCs w:val="22"/>
        </w:rPr>
        <w:t>.</w:t>
      </w:r>
    </w:p>
    <w:p w14:paraId="63313FF2" w14:textId="77777777" w:rsidR="006B70A7" w:rsidRDefault="006B70A7" w:rsidP="006B70A7">
      <w:pPr>
        <w:pStyle w:val="a5"/>
        <w:spacing w:after="240"/>
        <w:ind w:leftChars="0" w:left="1361"/>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sidR="002F7C9F">
        <w:rPr>
          <w:szCs w:val="22"/>
        </w:rPr>
        <w:t>(</w:t>
      </w:r>
      <w:proofErr w:type="spellStart"/>
      <w:r w:rsidR="002F7C9F">
        <w:rPr>
          <w:szCs w:val="22"/>
        </w:rPr>
        <w:t>i</w:t>
      </w:r>
      <w:proofErr w:type="spellEnd"/>
      <w:r w:rsidR="002F7C9F">
        <w:rPr>
          <w:szCs w:val="22"/>
        </w:rPr>
        <w:t xml:space="preserve">) </w:t>
      </w:r>
      <w:r>
        <w:rPr>
          <w:rFonts w:hint="eastAsia"/>
          <w:szCs w:val="22"/>
        </w:rPr>
        <w:t>매도인</w:t>
      </w:r>
      <w:r>
        <w:rPr>
          <w:rFonts w:hint="eastAsia"/>
          <w:szCs w:val="22"/>
        </w:rPr>
        <w:t xml:space="preserve"> </w:t>
      </w:r>
      <w:proofErr w:type="spellStart"/>
      <w:r>
        <w:rPr>
          <w:rFonts w:hint="eastAsia"/>
          <w:szCs w:val="22"/>
        </w:rPr>
        <w:t>조창걸이</w:t>
      </w:r>
      <w:proofErr w:type="spellEnd"/>
      <w:r>
        <w:rPr>
          <w:rFonts w:hint="eastAsia"/>
          <w:szCs w:val="22"/>
        </w:rPr>
        <w:t xml:space="preserve"> </w:t>
      </w:r>
      <w:r>
        <w:rPr>
          <w:rFonts w:hint="eastAsia"/>
          <w:szCs w:val="22"/>
        </w:rPr>
        <w:t>소유하는</w:t>
      </w:r>
      <w:r>
        <w:rPr>
          <w:rFonts w:hint="eastAsia"/>
          <w:szCs w:val="22"/>
        </w:rPr>
        <w:t xml:space="preserve"> </w:t>
      </w:r>
      <w:r>
        <w:rPr>
          <w:rFonts w:hint="eastAsia"/>
          <w:szCs w:val="22"/>
        </w:rPr>
        <w:t>대상회사</w:t>
      </w:r>
      <w:r>
        <w:rPr>
          <w:rFonts w:hint="eastAsia"/>
          <w:szCs w:val="22"/>
        </w:rPr>
        <w:t xml:space="preserve"> </w:t>
      </w:r>
      <w:r>
        <w:rPr>
          <w:rFonts w:hint="eastAsia"/>
          <w:szCs w:val="22"/>
        </w:rPr>
        <w:t>주식으로</w:t>
      </w:r>
      <w:r>
        <w:rPr>
          <w:rFonts w:hint="eastAsia"/>
          <w:szCs w:val="22"/>
        </w:rPr>
        <w:t xml:space="preserve"> </w:t>
      </w:r>
      <w:r>
        <w:rPr>
          <w:rFonts w:hint="eastAsia"/>
          <w:szCs w:val="22"/>
        </w:rPr>
        <w:t>일본법인의</w:t>
      </w:r>
      <w:r>
        <w:rPr>
          <w:rFonts w:hint="eastAsia"/>
          <w:szCs w:val="22"/>
        </w:rPr>
        <w:t xml:space="preserve"> </w:t>
      </w:r>
      <w:r>
        <w:rPr>
          <w:rFonts w:hint="eastAsia"/>
          <w:szCs w:val="22"/>
        </w:rPr>
        <w:t>채무에</w:t>
      </w:r>
      <w:r>
        <w:rPr>
          <w:rFonts w:hint="eastAsia"/>
          <w:szCs w:val="22"/>
        </w:rPr>
        <w:t xml:space="preserve"> </w:t>
      </w:r>
      <w:r>
        <w:rPr>
          <w:rFonts w:hint="eastAsia"/>
          <w:szCs w:val="22"/>
        </w:rPr>
        <w:t>대한</w:t>
      </w:r>
      <w:r>
        <w:rPr>
          <w:rFonts w:hint="eastAsia"/>
          <w:szCs w:val="22"/>
        </w:rPr>
        <w:t xml:space="preserve"> </w:t>
      </w:r>
      <w:r>
        <w:rPr>
          <w:rFonts w:hint="eastAsia"/>
          <w:szCs w:val="22"/>
        </w:rPr>
        <w:t>담보를</w:t>
      </w:r>
      <w:r>
        <w:rPr>
          <w:rFonts w:hint="eastAsia"/>
          <w:szCs w:val="22"/>
        </w:rPr>
        <w:t xml:space="preserve"> </w:t>
      </w:r>
      <w:r>
        <w:rPr>
          <w:rFonts w:hint="eastAsia"/>
          <w:szCs w:val="22"/>
        </w:rPr>
        <w:t>제공하는</w:t>
      </w:r>
      <w:r>
        <w:rPr>
          <w:rFonts w:hint="eastAsia"/>
          <w:szCs w:val="22"/>
        </w:rPr>
        <w:t xml:space="preserve"> </w:t>
      </w:r>
      <w:r>
        <w:rPr>
          <w:rFonts w:hint="eastAsia"/>
          <w:szCs w:val="22"/>
        </w:rPr>
        <w:t>것</w:t>
      </w:r>
      <w:r>
        <w:rPr>
          <w:rFonts w:hint="eastAsia"/>
          <w:szCs w:val="22"/>
        </w:rPr>
        <w:t xml:space="preserve"> </w:t>
      </w:r>
      <w:r>
        <w:rPr>
          <w:rFonts w:hint="eastAsia"/>
          <w:szCs w:val="22"/>
        </w:rPr>
        <w:t>이외</w:t>
      </w:r>
      <w:r w:rsidR="002F7C9F">
        <w:rPr>
          <w:rFonts w:hint="eastAsia"/>
          <w:szCs w:val="22"/>
        </w:rPr>
        <w:t>에</w:t>
      </w:r>
      <w:r w:rsidR="008A5B2C">
        <w:rPr>
          <w:rFonts w:hint="eastAsia"/>
          <w:szCs w:val="22"/>
        </w:rPr>
        <w:t xml:space="preserve">, </w:t>
      </w:r>
      <w:r w:rsidR="008A5B2C">
        <w:rPr>
          <w:rFonts w:hint="eastAsia"/>
          <w:szCs w:val="22"/>
        </w:rPr>
        <w:t>매도인들의</w:t>
      </w:r>
      <w:r w:rsidR="002F7C9F">
        <w:rPr>
          <w:rFonts w:hint="eastAsia"/>
          <w:szCs w:val="22"/>
        </w:rPr>
        <w:t xml:space="preserve"> </w:t>
      </w:r>
      <w:r w:rsidR="002F7C9F">
        <w:rPr>
          <w:rFonts w:hint="eastAsia"/>
          <w:szCs w:val="22"/>
        </w:rPr>
        <w:t>대상회사에</w:t>
      </w:r>
      <w:r w:rsidR="002F7C9F">
        <w:rPr>
          <w:rFonts w:hint="eastAsia"/>
          <w:szCs w:val="22"/>
        </w:rPr>
        <w:t xml:space="preserve"> </w:t>
      </w:r>
      <w:r w:rsidR="002F7C9F">
        <w:rPr>
          <w:rFonts w:hint="eastAsia"/>
          <w:szCs w:val="22"/>
        </w:rPr>
        <w:t>대한</w:t>
      </w:r>
      <w:r>
        <w:rPr>
          <w:rFonts w:hint="eastAsia"/>
          <w:szCs w:val="22"/>
        </w:rPr>
        <w:t xml:space="preserve"> </w:t>
      </w:r>
      <w:proofErr w:type="spellStart"/>
      <w:r>
        <w:rPr>
          <w:rFonts w:hint="eastAsia"/>
          <w:szCs w:val="22"/>
        </w:rPr>
        <w:t>여하한</w:t>
      </w:r>
      <w:proofErr w:type="spellEnd"/>
      <w:r>
        <w:rPr>
          <w:rFonts w:hint="eastAsia"/>
          <w:szCs w:val="22"/>
        </w:rPr>
        <w:t xml:space="preserve"> </w:t>
      </w:r>
      <w:r>
        <w:rPr>
          <w:rFonts w:hint="eastAsia"/>
          <w:szCs w:val="22"/>
        </w:rPr>
        <w:t>채무</w:t>
      </w:r>
      <w:r>
        <w:rPr>
          <w:rFonts w:hint="eastAsia"/>
          <w:szCs w:val="22"/>
        </w:rPr>
        <w:t xml:space="preserve"> </w:t>
      </w:r>
      <w:r>
        <w:rPr>
          <w:rFonts w:hint="eastAsia"/>
          <w:szCs w:val="22"/>
        </w:rPr>
        <w:t>및</w:t>
      </w:r>
      <w:r>
        <w:rPr>
          <w:rFonts w:hint="eastAsia"/>
          <w:szCs w:val="22"/>
        </w:rPr>
        <w:t xml:space="preserve"> </w:t>
      </w:r>
      <w:r>
        <w:rPr>
          <w:rFonts w:hint="eastAsia"/>
          <w:szCs w:val="22"/>
        </w:rPr>
        <w:t>보증은</w:t>
      </w:r>
      <w:r>
        <w:rPr>
          <w:rFonts w:hint="eastAsia"/>
          <w:szCs w:val="22"/>
        </w:rPr>
        <w:t xml:space="preserve"> </w:t>
      </w:r>
      <w:r>
        <w:rPr>
          <w:rFonts w:hint="eastAsia"/>
          <w:szCs w:val="22"/>
        </w:rPr>
        <w:t>없다고</w:t>
      </w:r>
      <w:r>
        <w:rPr>
          <w:rFonts w:hint="eastAsia"/>
          <w:szCs w:val="22"/>
        </w:rPr>
        <w:t xml:space="preserve"> </w:t>
      </w:r>
      <w:r>
        <w:rPr>
          <w:rFonts w:hint="eastAsia"/>
          <w:szCs w:val="22"/>
        </w:rPr>
        <w:t>함</w:t>
      </w:r>
      <w:r>
        <w:rPr>
          <w:rFonts w:hint="eastAsia"/>
          <w:szCs w:val="22"/>
        </w:rPr>
        <w:t>.</w:t>
      </w:r>
      <w:r w:rsidR="001E002C">
        <w:rPr>
          <w:szCs w:val="22"/>
        </w:rPr>
        <w:t xml:space="preserve"> (ii) </w:t>
      </w:r>
      <w:r w:rsidR="001E002C" w:rsidRPr="001E002C">
        <w:rPr>
          <w:rFonts w:hint="eastAsia"/>
          <w:szCs w:val="22"/>
        </w:rPr>
        <w:t>매도인</w:t>
      </w:r>
      <w:r w:rsidR="001E002C">
        <w:rPr>
          <w:rFonts w:hint="eastAsia"/>
          <w:szCs w:val="22"/>
        </w:rPr>
        <w:t>들</w:t>
      </w:r>
      <w:r w:rsidR="001E002C" w:rsidRPr="001E002C">
        <w:rPr>
          <w:rFonts w:hint="eastAsia"/>
          <w:szCs w:val="22"/>
        </w:rPr>
        <w:t>에</w:t>
      </w:r>
      <w:r w:rsidR="008A5B2C">
        <w:rPr>
          <w:rFonts w:hint="eastAsia"/>
          <w:szCs w:val="22"/>
        </w:rPr>
        <w:t>게</w:t>
      </w:r>
      <w:r w:rsidR="001E002C" w:rsidRPr="001E002C">
        <w:rPr>
          <w:rFonts w:hint="eastAsia"/>
          <w:szCs w:val="22"/>
        </w:rPr>
        <w:t xml:space="preserve"> </w:t>
      </w:r>
      <w:r w:rsidR="001E002C">
        <w:rPr>
          <w:rFonts w:hint="eastAsia"/>
          <w:szCs w:val="22"/>
        </w:rPr>
        <w:t>대상</w:t>
      </w:r>
      <w:r w:rsidR="001E002C" w:rsidRPr="001E002C">
        <w:rPr>
          <w:rFonts w:hint="eastAsia"/>
          <w:szCs w:val="22"/>
        </w:rPr>
        <w:t>회사</w:t>
      </w:r>
      <w:r w:rsidR="001E002C">
        <w:rPr>
          <w:rFonts w:hint="eastAsia"/>
          <w:szCs w:val="22"/>
        </w:rPr>
        <w:t>가</w:t>
      </w:r>
      <w:r w:rsidR="001E002C">
        <w:rPr>
          <w:rFonts w:hint="eastAsia"/>
          <w:szCs w:val="22"/>
        </w:rPr>
        <w:t xml:space="preserve"> </w:t>
      </w:r>
      <w:r w:rsidR="001E002C" w:rsidRPr="001E002C">
        <w:rPr>
          <w:rFonts w:hint="eastAsia"/>
          <w:szCs w:val="22"/>
        </w:rPr>
        <w:t>부담</w:t>
      </w:r>
      <w:r w:rsidR="001E002C">
        <w:rPr>
          <w:rFonts w:hint="eastAsia"/>
          <w:szCs w:val="22"/>
        </w:rPr>
        <w:t>하는</w:t>
      </w:r>
      <w:r w:rsidR="001E002C">
        <w:rPr>
          <w:rFonts w:hint="eastAsia"/>
          <w:szCs w:val="22"/>
        </w:rPr>
        <w:t xml:space="preserve"> </w:t>
      </w:r>
      <w:r w:rsidR="001E002C" w:rsidRPr="001E002C">
        <w:rPr>
          <w:rFonts w:hint="eastAsia"/>
          <w:szCs w:val="22"/>
        </w:rPr>
        <w:t>채무</w:t>
      </w:r>
      <w:r w:rsidR="001E002C" w:rsidRPr="001E002C">
        <w:rPr>
          <w:rFonts w:hint="eastAsia"/>
          <w:szCs w:val="22"/>
        </w:rPr>
        <w:t xml:space="preserve"> </w:t>
      </w:r>
      <w:r w:rsidR="001E002C" w:rsidRPr="001E002C">
        <w:rPr>
          <w:rFonts w:hint="eastAsia"/>
          <w:szCs w:val="22"/>
        </w:rPr>
        <w:t>및</w:t>
      </w:r>
      <w:r w:rsidR="001E002C" w:rsidRPr="001E002C">
        <w:rPr>
          <w:rFonts w:hint="eastAsia"/>
          <w:szCs w:val="22"/>
        </w:rPr>
        <w:t xml:space="preserve"> </w:t>
      </w:r>
      <w:r w:rsidR="001E002C" w:rsidRPr="001E002C">
        <w:rPr>
          <w:rFonts w:hint="eastAsia"/>
          <w:szCs w:val="22"/>
        </w:rPr>
        <w:t>제공하는</w:t>
      </w:r>
      <w:r w:rsidR="001E002C" w:rsidRPr="001E002C">
        <w:rPr>
          <w:rFonts w:hint="eastAsia"/>
          <w:szCs w:val="22"/>
        </w:rPr>
        <w:t xml:space="preserve"> </w:t>
      </w:r>
      <w:r w:rsidR="001E002C" w:rsidRPr="001E002C">
        <w:rPr>
          <w:rFonts w:hint="eastAsia"/>
          <w:szCs w:val="22"/>
        </w:rPr>
        <w:t>보증</w:t>
      </w:r>
      <w:r w:rsidR="001E002C">
        <w:rPr>
          <w:rFonts w:hint="eastAsia"/>
          <w:szCs w:val="22"/>
        </w:rPr>
        <w:t>도</w:t>
      </w:r>
      <w:r w:rsidR="001E002C">
        <w:rPr>
          <w:rFonts w:hint="eastAsia"/>
          <w:szCs w:val="22"/>
        </w:rPr>
        <w:t xml:space="preserve"> </w:t>
      </w:r>
      <w:r w:rsidR="001E002C">
        <w:rPr>
          <w:rFonts w:hint="eastAsia"/>
          <w:szCs w:val="22"/>
        </w:rPr>
        <w:t>없다고</w:t>
      </w:r>
      <w:r w:rsidR="001E002C">
        <w:rPr>
          <w:rFonts w:hint="eastAsia"/>
          <w:szCs w:val="22"/>
        </w:rPr>
        <w:t xml:space="preserve"> </w:t>
      </w:r>
      <w:r w:rsidR="001E002C">
        <w:rPr>
          <w:rFonts w:hint="eastAsia"/>
          <w:szCs w:val="22"/>
        </w:rPr>
        <w:t>함</w:t>
      </w:r>
      <w:r w:rsidR="001E002C">
        <w:rPr>
          <w:rFonts w:hint="eastAsia"/>
          <w:szCs w:val="22"/>
        </w:rPr>
        <w:t>.</w:t>
      </w:r>
      <w:r w:rsidR="008A5B2C">
        <w:rPr>
          <w:szCs w:val="22"/>
        </w:rPr>
        <w:t xml:space="preserve"> </w:t>
      </w:r>
      <w:r w:rsidR="008A5B2C">
        <w:rPr>
          <w:rFonts w:hint="eastAsia"/>
          <w:szCs w:val="22"/>
        </w:rPr>
        <w:t>또한</w:t>
      </w:r>
      <w:r w:rsidR="008A5B2C">
        <w:rPr>
          <w:rFonts w:hint="eastAsia"/>
          <w:szCs w:val="22"/>
        </w:rPr>
        <w:t>,</w:t>
      </w:r>
      <w:r w:rsidR="008A5B2C">
        <w:rPr>
          <w:szCs w:val="22"/>
        </w:rPr>
        <w:t xml:space="preserve"> (iii) </w:t>
      </w:r>
      <w:r w:rsidR="008A5B2C">
        <w:rPr>
          <w:rFonts w:hint="eastAsia"/>
          <w:szCs w:val="22"/>
        </w:rPr>
        <w:t>매도인들이</w:t>
      </w:r>
      <w:r w:rsidR="008A5B2C">
        <w:rPr>
          <w:rFonts w:hint="eastAsia"/>
          <w:szCs w:val="22"/>
        </w:rPr>
        <w:t xml:space="preserve"> </w:t>
      </w:r>
      <w:r w:rsidR="008A5B2C">
        <w:rPr>
          <w:rFonts w:hint="eastAsia"/>
          <w:szCs w:val="22"/>
        </w:rPr>
        <w:t>소유하는</w:t>
      </w:r>
      <w:r w:rsidR="008A5B2C">
        <w:rPr>
          <w:rFonts w:hint="eastAsia"/>
          <w:szCs w:val="22"/>
        </w:rPr>
        <w:t xml:space="preserve"> </w:t>
      </w:r>
      <w:r w:rsidR="008A5B2C">
        <w:rPr>
          <w:rFonts w:hint="eastAsia"/>
          <w:szCs w:val="22"/>
        </w:rPr>
        <w:t>자산을</w:t>
      </w:r>
      <w:r w:rsidR="008A5B2C">
        <w:rPr>
          <w:rFonts w:hint="eastAsia"/>
          <w:szCs w:val="22"/>
        </w:rPr>
        <w:t xml:space="preserve"> </w:t>
      </w:r>
      <w:r w:rsidR="008A5B2C">
        <w:rPr>
          <w:rFonts w:hint="eastAsia"/>
          <w:szCs w:val="22"/>
        </w:rPr>
        <w:t>대상회사</w:t>
      </w:r>
      <w:r w:rsidR="008A5B2C">
        <w:rPr>
          <w:rFonts w:hint="eastAsia"/>
          <w:szCs w:val="22"/>
        </w:rPr>
        <w:t xml:space="preserve"> </w:t>
      </w:r>
      <w:r w:rsidR="008A5B2C">
        <w:rPr>
          <w:rFonts w:hint="eastAsia"/>
          <w:szCs w:val="22"/>
        </w:rPr>
        <w:t>및</w:t>
      </w:r>
      <w:r w:rsidR="008A5B2C">
        <w:rPr>
          <w:rFonts w:hint="eastAsia"/>
          <w:szCs w:val="22"/>
        </w:rPr>
        <w:t xml:space="preserve"> </w:t>
      </w:r>
      <w:r w:rsidR="008A5B2C">
        <w:rPr>
          <w:rFonts w:hint="eastAsia"/>
          <w:szCs w:val="22"/>
        </w:rPr>
        <w:t>자회사가</w:t>
      </w:r>
      <w:r w:rsidR="008A5B2C">
        <w:rPr>
          <w:rFonts w:hint="eastAsia"/>
          <w:szCs w:val="22"/>
        </w:rPr>
        <w:t xml:space="preserve"> </w:t>
      </w:r>
      <w:r w:rsidR="008A5B2C">
        <w:rPr>
          <w:rFonts w:hint="eastAsia"/>
          <w:szCs w:val="22"/>
        </w:rPr>
        <w:t>사용하고</w:t>
      </w:r>
      <w:r w:rsidR="008A5B2C">
        <w:rPr>
          <w:rFonts w:hint="eastAsia"/>
          <w:szCs w:val="22"/>
        </w:rPr>
        <w:t xml:space="preserve"> </w:t>
      </w:r>
      <w:r w:rsidR="008A5B2C">
        <w:rPr>
          <w:rFonts w:hint="eastAsia"/>
          <w:szCs w:val="22"/>
        </w:rPr>
        <w:t>있지</w:t>
      </w:r>
      <w:r w:rsidR="008A5B2C">
        <w:rPr>
          <w:rFonts w:hint="eastAsia"/>
          <w:szCs w:val="22"/>
        </w:rPr>
        <w:t xml:space="preserve"> </w:t>
      </w:r>
      <w:r w:rsidR="008A5B2C">
        <w:rPr>
          <w:rFonts w:hint="eastAsia"/>
          <w:szCs w:val="22"/>
        </w:rPr>
        <w:t>않다고</w:t>
      </w:r>
      <w:r w:rsidR="008A5B2C">
        <w:rPr>
          <w:rFonts w:hint="eastAsia"/>
          <w:szCs w:val="22"/>
        </w:rPr>
        <w:t xml:space="preserve"> </w:t>
      </w:r>
      <w:r w:rsidR="008A5B2C">
        <w:rPr>
          <w:rFonts w:hint="eastAsia"/>
          <w:szCs w:val="22"/>
        </w:rPr>
        <w:t>함</w:t>
      </w:r>
      <w:r w:rsidR="008A5B2C">
        <w:rPr>
          <w:rFonts w:hint="eastAsia"/>
          <w:szCs w:val="22"/>
        </w:rPr>
        <w:t>.</w:t>
      </w:r>
    </w:p>
    <w:p w14:paraId="736F0AB7" w14:textId="77777777" w:rsidR="006B70A7" w:rsidRPr="00CB2B3F" w:rsidRDefault="006B70A7" w:rsidP="00026A7E">
      <w:pPr>
        <w:pStyle w:val="a5"/>
        <w:ind w:leftChars="0" w:left="454"/>
        <w:rPr>
          <w:szCs w:val="22"/>
        </w:rPr>
      </w:pPr>
    </w:p>
    <w:p w14:paraId="05FB0C97" w14:textId="77777777" w:rsidR="00026A7E" w:rsidRPr="00CB2B3F" w:rsidRDefault="00026A7E" w:rsidP="00026A7E">
      <w:pPr>
        <w:pStyle w:val="a5"/>
        <w:numPr>
          <w:ilvl w:val="1"/>
          <w:numId w:val="4"/>
        </w:numPr>
        <w:spacing w:after="240"/>
        <w:ind w:leftChars="0"/>
        <w:rPr>
          <w:szCs w:val="22"/>
        </w:rPr>
      </w:pPr>
      <w:r w:rsidRPr="00CB2B3F">
        <w:rPr>
          <w:b/>
          <w:snapToGrid w:val="0"/>
          <w:szCs w:val="22"/>
        </w:rPr>
        <w:t>분석</w:t>
      </w:r>
    </w:p>
    <w:p w14:paraId="0B1EA4F2" w14:textId="77777777" w:rsidR="00026A7E" w:rsidRPr="00CB2B3F"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Pr>
          <w:rFonts w:hint="eastAsia"/>
          <w:szCs w:val="22"/>
        </w:rPr>
        <w:t>특수관계자</w:t>
      </w:r>
      <w:r>
        <w:rPr>
          <w:rFonts w:hint="eastAsia"/>
          <w:szCs w:val="22"/>
        </w:rPr>
        <w:t xml:space="preserve"> </w:t>
      </w:r>
      <w:proofErr w:type="spellStart"/>
      <w:r>
        <w:rPr>
          <w:rFonts w:hint="eastAsia"/>
          <w:szCs w:val="22"/>
        </w:rPr>
        <w:t>거래시</w:t>
      </w:r>
      <w:proofErr w:type="spellEnd"/>
      <w:r>
        <w:rPr>
          <w:rFonts w:hint="eastAsia"/>
          <w:szCs w:val="22"/>
        </w:rPr>
        <w:t xml:space="preserve"> </w:t>
      </w:r>
      <w:r>
        <w:rPr>
          <w:rFonts w:hint="eastAsia"/>
          <w:szCs w:val="22"/>
        </w:rPr>
        <w:t>제</w:t>
      </w:r>
      <w:r>
        <w:rPr>
          <w:rFonts w:hint="eastAsia"/>
          <w:szCs w:val="22"/>
        </w:rPr>
        <w:t>3</w:t>
      </w:r>
      <w:r>
        <w:rPr>
          <w:rFonts w:hint="eastAsia"/>
          <w:szCs w:val="22"/>
        </w:rPr>
        <w:t>자와의</w:t>
      </w:r>
      <w:r>
        <w:rPr>
          <w:rFonts w:hint="eastAsia"/>
          <w:szCs w:val="22"/>
        </w:rPr>
        <w:t xml:space="preserve"> </w:t>
      </w:r>
      <w:r>
        <w:rPr>
          <w:rFonts w:hint="eastAsia"/>
          <w:szCs w:val="22"/>
        </w:rPr>
        <w:t>거래와</w:t>
      </w:r>
      <w:r>
        <w:rPr>
          <w:rFonts w:hint="eastAsia"/>
          <w:szCs w:val="22"/>
        </w:rPr>
        <w:t xml:space="preserve"> </w:t>
      </w:r>
      <w:r>
        <w:rPr>
          <w:rFonts w:hint="eastAsia"/>
          <w:szCs w:val="22"/>
        </w:rPr>
        <w:t>동일하거나</w:t>
      </w:r>
      <w:r>
        <w:rPr>
          <w:rFonts w:hint="eastAsia"/>
          <w:szCs w:val="22"/>
        </w:rPr>
        <w:t xml:space="preserve"> </w:t>
      </w:r>
      <w:r>
        <w:rPr>
          <w:rFonts w:hint="eastAsia"/>
          <w:szCs w:val="22"/>
        </w:rPr>
        <w:t>유사한</w:t>
      </w:r>
      <w:r>
        <w:rPr>
          <w:rFonts w:hint="eastAsia"/>
          <w:szCs w:val="22"/>
        </w:rPr>
        <w:t xml:space="preserve"> </w:t>
      </w:r>
      <w:r>
        <w:rPr>
          <w:rFonts w:hint="eastAsia"/>
          <w:szCs w:val="22"/>
        </w:rPr>
        <w:t>조건으로</w:t>
      </w:r>
      <w:r>
        <w:rPr>
          <w:rFonts w:hint="eastAsia"/>
          <w:szCs w:val="22"/>
        </w:rPr>
        <w:t xml:space="preserve"> </w:t>
      </w:r>
      <w:r>
        <w:rPr>
          <w:rFonts w:hint="eastAsia"/>
          <w:szCs w:val="22"/>
        </w:rPr>
        <w:t>거래를</w:t>
      </w:r>
      <w:r>
        <w:rPr>
          <w:rFonts w:hint="eastAsia"/>
          <w:szCs w:val="22"/>
        </w:rPr>
        <w:t xml:space="preserve"> </w:t>
      </w:r>
      <w:r>
        <w:rPr>
          <w:rFonts w:hint="eastAsia"/>
          <w:szCs w:val="22"/>
        </w:rPr>
        <w:t>진행함</w:t>
      </w:r>
      <w:r>
        <w:rPr>
          <w:rFonts w:hint="eastAsia"/>
          <w:szCs w:val="22"/>
        </w:rPr>
        <w:t>.</w:t>
      </w:r>
      <w:r>
        <w:rPr>
          <w:szCs w:val="22"/>
        </w:rPr>
        <w:t xml:space="preserve"> </w:t>
      </w:r>
      <w:r>
        <w:rPr>
          <w:rFonts w:hint="eastAsia"/>
          <w:szCs w:val="22"/>
        </w:rPr>
        <w:t>또한</w:t>
      </w:r>
      <w:r>
        <w:rPr>
          <w:rFonts w:hint="eastAsia"/>
          <w:szCs w:val="22"/>
        </w:rPr>
        <w:t>,</w:t>
      </w:r>
      <w:r>
        <w:rPr>
          <w:szCs w:val="22"/>
        </w:rPr>
        <w:t xml:space="preserve"> </w:t>
      </w:r>
      <w:r>
        <w:rPr>
          <w:rFonts w:hint="eastAsia"/>
          <w:szCs w:val="22"/>
        </w:rPr>
        <w:t>제공된</w:t>
      </w:r>
      <w:r>
        <w:rPr>
          <w:rFonts w:hint="eastAsia"/>
          <w:szCs w:val="22"/>
        </w:rPr>
        <w:t xml:space="preserve"> </w:t>
      </w:r>
      <w:r>
        <w:rPr>
          <w:rFonts w:hint="eastAsia"/>
          <w:szCs w:val="22"/>
        </w:rPr>
        <w:t>특수관계자</w:t>
      </w:r>
      <w:r>
        <w:rPr>
          <w:rFonts w:hint="eastAsia"/>
          <w:szCs w:val="22"/>
        </w:rPr>
        <w:t xml:space="preserve"> </w:t>
      </w:r>
      <w:r>
        <w:rPr>
          <w:rFonts w:hint="eastAsia"/>
          <w:szCs w:val="22"/>
        </w:rPr>
        <w:t>거래</w:t>
      </w:r>
      <w:r>
        <w:rPr>
          <w:rFonts w:hint="eastAsia"/>
          <w:szCs w:val="22"/>
        </w:rPr>
        <w:t xml:space="preserve"> </w:t>
      </w:r>
      <w:r>
        <w:rPr>
          <w:rFonts w:hint="eastAsia"/>
          <w:szCs w:val="22"/>
        </w:rPr>
        <w:t>계약서</w:t>
      </w:r>
      <w:r>
        <w:rPr>
          <w:szCs w:val="22"/>
        </w:rPr>
        <w:t xml:space="preserve"> </w:t>
      </w:r>
      <w:r>
        <w:rPr>
          <w:rFonts w:hint="eastAsia"/>
          <w:szCs w:val="22"/>
        </w:rPr>
        <w:t>중</w:t>
      </w:r>
      <w:r>
        <w:rPr>
          <w:rFonts w:hint="eastAsia"/>
          <w:szCs w:val="22"/>
        </w:rPr>
        <w:t xml:space="preserve"> </w:t>
      </w:r>
      <w:r w:rsidRPr="00852FF8">
        <w:rPr>
          <w:rFonts w:hint="eastAsia"/>
          <w:szCs w:val="22"/>
        </w:rPr>
        <w:t>계열회사간</w:t>
      </w:r>
      <w:r w:rsidRPr="00852FF8">
        <w:rPr>
          <w:rFonts w:hint="eastAsia"/>
          <w:szCs w:val="22"/>
        </w:rPr>
        <w:t xml:space="preserve"> </w:t>
      </w:r>
      <w:r w:rsidRPr="00852FF8">
        <w:rPr>
          <w:rFonts w:hint="eastAsia"/>
          <w:szCs w:val="22"/>
        </w:rPr>
        <w:t>거래</w:t>
      </w:r>
      <w:r w:rsidRPr="00852FF8">
        <w:rPr>
          <w:rFonts w:hint="eastAsia"/>
          <w:szCs w:val="22"/>
        </w:rPr>
        <w:t xml:space="preserve"> </w:t>
      </w:r>
      <w:r w:rsidRPr="00852FF8">
        <w:rPr>
          <w:rFonts w:hint="eastAsia"/>
          <w:szCs w:val="22"/>
        </w:rPr>
        <w:t>중</w:t>
      </w:r>
      <w:r w:rsidRPr="00852FF8">
        <w:rPr>
          <w:rFonts w:hint="eastAsia"/>
          <w:szCs w:val="22"/>
        </w:rPr>
        <w:t xml:space="preserve"> </w:t>
      </w:r>
      <w:r w:rsidRPr="00852FF8">
        <w:rPr>
          <w:rFonts w:hint="eastAsia"/>
          <w:szCs w:val="22"/>
        </w:rPr>
        <w:t>제공된</w:t>
      </w:r>
      <w:r w:rsidRPr="00852FF8">
        <w:rPr>
          <w:rFonts w:hint="eastAsia"/>
          <w:szCs w:val="22"/>
        </w:rPr>
        <w:t xml:space="preserve"> </w:t>
      </w:r>
      <w:r w:rsidRPr="00852FF8">
        <w:rPr>
          <w:rFonts w:hint="eastAsia"/>
          <w:szCs w:val="22"/>
        </w:rPr>
        <w:t>계약서에</w:t>
      </w:r>
      <w:r w:rsidRPr="00852FF8">
        <w:rPr>
          <w:rFonts w:hint="eastAsia"/>
          <w:szCs w:val="22"/>
        </w:rPr>
        <w:t xml:space="preserve"> </w:t>
      </w:r>
      <w:r w:rsidRPr="00852FF8">
        <w:rPr>
          <w:rFonts w:hint="eastAsia"/>
          <w:szCs w:val="22"/>
        </w:rPr>
        <w:t>의하면</w:t>
      </w:r>
      <w:r w:rsidRPr="00852FF8">
        <w:rPr>
          <w:rFonts w:hint="eastAsia"/>
          <w:szCs w:val="22"/>
        </w:rPr>
        <w:t xml:space="preserve"> </w:t>
      </w:r>
      <w:r w:rsidRPr="00852FF8">
        <w:rPr>
          <w:rFonts w:hint="eastAsia"/>
          <w:szCs w:val="22"/>
        </w:rPr>
        <w:t>특정회사에게</w:t>
      </w:r>
      <w:r w:rsidRPr="00852FF8">
        <w:rPr>
          <w:rFonts w:hint="eastAsia"/>
          <w:szCs w:val="22"/>
        </w:rPr>
        <w:t xml:space="preserve"> </w:t>
      </w:r>
      <w:r w:rsidRPr="00852FF8">
        <w:rPr>
          <w:rFonts w:hint="eastAsia"/>
          <w:szCs w:val="22"/>
        </w:rPr>
        <w:t>특별히</w:t>
      </w:r>
      <w:r w:rsidRPr="00852FF8">
        <w:rPr>
          <w:rFonts w:hint="eastAsia"/>
          <w:szCs w:val="22"/>
        </w:rPr>
        <w:t xml:space="preserve"> </w:t>
      </w:r>
      <w:r w:rsidRPr="00852FF8">
        <w:rPr>
          <w:rFonts w:hint="eastAsia"/>
          <w:szCs w:val="22"/>
        </w:rPr>
        <w:t>유리하거나</w:t>
      </w:r>
      <w:r w:rsidRPr="00852FF8">
        <w:rPr>
          <w:rFonts w:hint="eastAsia"/>
          <w:szCs w:val="22"/>
        </w:rPr>
        <w:t xml:space="preserve"> </w:t>
      </w:r>
      <w:r w:rsidRPr="00852FF8">
        <w:rPr>
          <w:rFonts w:hint="eastAsia"/>
          <w:szCs w:val="22"/>
        </w:rPr>
        <w:t>불리한</w:t>
      </w:r>
      <w:r w:rsidRPr="00852FF8">
        <w:rPr>
          <w:rFonts w:hint="eastAsia"/>
          <w:szCs w:val="22"/>
        </w:rPr>
        <w:t xml:space="preserve"> </w:t>
      </w:r>
      <w:r w:rsidRPr="00852FF8">
        <w:rPr>
          <w:rFonts w:hint="eastAsia"/>
          <w:szCs w:val="22"/>
        </w:rPr>
        <w:t>조건은</w:t>
      </w:r>
      <w:r w:rsidRPr="00852FF8">
        <w:rPr>
          <w:rFonts w:hint="eastAsia"/>
          <w:szCs w:val="22"/>
        </w:rPr>
        <w:t xml:space="preserve"> </w:t>
      </w:r>
      <w:r w:rsidRPr="00852FF8">
        <w:rPr>
          <w:rFonts w:hint="eastAsia"/>
          <w:szCs w:val="22"/>
        </w:rPr>
        <w:t>확인되지</w:t>
      </w:r>
      <w:r w:rsidRPr="00852FF8">
        <w:rPr>
          <w:rFonts w:hint="eastAsia"/>
          <w:szCs w:val="22"/>
        </w:rPr>
        <w:t xml:space="preserve"> </w:t>
      </w:r>
      <w:r w:rsidRPr="00852FF8">
        <w:rPr>
          <w:rFonts w:hint="eastAsia"/>
          <w:szCs w:val="22"/>
        </w:rPr>
        <w:t>아니함</w:t>
      </w:r>
      <w:r w:rsidRPr="00852FF8">
        <w:rPr>
          <w:rFonts w:hint="eastAsia"/>
          <w:szCs w:val="22"/>
        </w:rPr>
        <w:t>.</w:t>
      </w:r>
      <w:r>
        <w:rPr>
          <w:rFonts w:hint="eastAsia"/>
          <w:szCs w:val="22"/>
        </w:rPr>
        <w:t xml:space="preserve"> </w:t>
      </w:r>
    </w:p>
    <w:p w14:paraId="31AA9236" w14:textId="77777777" w:rsidR="00026A7E" w:rsidRPr="00CB2B3F" w:rsidRDefault="00026A7E" w:rsidP="00026A7E">
      <w:pPr>
        <w:pStyle w:val="a5"/>
        <w:spacing w:after="240"/>
        <w:ind w:leftChars="0" w:left="907"/>
        <w:rPr>
          <w:szCs w:val="22"/>
        </w:rPr>
      </w:pPr>
    </w:p>
    <w:p w14:paraId="77B7E13A" w14:textId="77777777" w:rsidR="00026A7E" w:rsidRPr="00652AAA" w:rsidRDefault="00026A7E" w:rsidP="00026A7E">
      <w:pPr>
        <w:pStyle w:val="a5"/>
        <w:numPr>
          <w:ilvl w:val="0"/>
          <w:numId w:val="4"/>
        </w:numPr>
        <w:spacing w:before="240" w:after="240"/>
        <w:ind w:leftChars="0"/>
        <w:outlineLvl w:val="1"/>
        <w:rPr>
          <w:b/>
          <w:color w:val="5D2A2C" w:themeColor="text2"/>
          <w:sz w:val="24"/>
        </w:rPr>
      </w:pPr>
      <w:r w:rsidRPr="00652AAA">
        <w:rPr>
          <w:b/>
          <w:color w:val="5D2A2C" w:themeColor="text2"/>
          <w:sz w:val="24"/>
        </w:rPr>
        <w:t>대상회사</w:t>
      </w:r>
      <w:r w:rsidRPr="00652AAA">
        <w:rPr>
          <w:b/>
          <w:color w:val="5D2A2C" w:themeColor="text2"/>
          <w:sz w:val="24"/>
        </w:rPr>
        <w:t xml:space="preserve"> </w:t>
      </w:r>
      <w:r w:rsidRPr="00652AAA">
        <w:rPr>
          <w:b/>
          <w:color w:val="5D2A2C" w:themeColor="text2"/>
          <w:sz w:val="24"/>
        </w:rPr>
        <w:t>및</w:t>
      </w:r>
      <w:r w:rsidRPr="00652AAA">
        <w:rPr>
          <w:b/>
          <w:color w:val="5D2A2C" w:themeColor="text2"/>
          <w:sz w:val="24"/>
        </w:rPr>
        <w:t xml:space="preserve"> </w:t>
      </w:r>
      <w:r w:rsidRPr="00652AAA">
        <w:rPr>
          <w:b/>
          <w:color w:val="5D2A2C" w:themeColor="text2"/>
          <w:sz w:val="24"/>
        </w:rPr>
        <w:t>주요</w:t>
      </w:r>
      <w:r w:rsidRPr="00652AAA">
        <w:rPr>
          <w:b/>
          <w:color w:val="5D2A2C" w:themeColor="text2"/>
          <w:sz w:val="24"/>
        </w:rPr>
        <w:t xml:space="preserve"> </w:t>
      </w:r>
      <w:r w:rsidRPr="00652AAA">
        <w:rPr>
          <w:b/>
          <w:color w:val="5D2A2C" w:themeColor="text2"/>
          <w:sz w:val="24"/>
        </w:rPr>
        <w:t>자회사의</w:t>
      </w:r>
      <w:r w:rsidRPr="00652AAA">
        <w:rPr>
          <w:b/>
          <w:color w:val="5D2A2C" w:themeColor="text2"/>
          <w:sz w:val="24"/>
        </w:rPr>
        <w:t xml:space="preserve"> </w:t>
      </w:r>
      <w:r w:rsidRPr="00652AAA">
        <w:rPr>
          <w:b/>
          <w:color w:val="5D2A2C" w:themeColor="text2"/>
          <w:sz w:val="24"/>
        </w:rPr>
        <w:t>지분</w:t>
      </w:r>
      <w:r w:rsidRPr="00652AAA">
        <w:rPr>
          <w:b/>
          <w:color w:val="5D2A2C" w:themeColor="text2"/>
          <w:sz w:val="24"/>
        </w:rPr>
        <w:t xml:space="preserve"> </w:t>
      </w:r>
      <w:r w:rsidRPr="00652AAA">
        <w:rPr>
          <w:b/>
          <w:color w:val="5D2A2C" w:themeColor="text2"/>
          <w:sz w:val="24"/>
        </w:rPr>
        <w:t>희석</w:t>
      </w:r>
      <w:r w:rsidRPr="00652AAA">
        <w:rPr>
          <w:b/>
          <w:color w:val="5D2A2C" w:themeColor="text2"/>
          <w:sz w:val="24"/>
        </w:rPr>
        <w:t xml:space="preserve"> </w:t>
      </w:r>
      <w:r w:rsidRPr="00652AAA">
        <w:rPr>
          <w:b/>
          <w:color w:val="5D2A2C" w:themeColor="text2"/>
          <w:sz w:val="24"/>
        </w:rPr>
        <w:t>가능성</w:t>
      </w:r>
    </w:p>
    <w:p w14:paraId="64487670" w14:textId="77777777" w:rsidR="00026A7E" w:rsidRPr="00CB2B3F" w:rsidRDefault="00026A7E" w:rsidP="00026A7E">
      <w:pPr>
        <w:pStyle w:val="a5"/>
        <w:numPr>
          <w:ilvl w:val="1"/>
          <w:numId w:val="4"/>
        </w:numPr>
        <w:spacing w:after="240"/>
        <w:ind w:leftChars="0"/>
        <w:rPr>
          <w:b/>
          <w:snapToGrid w:val="0"/>
          <w:szCs w:val="22"/>
        </w:rPr>
      </w:pPr>
      <w:r w:rsidRPr="00CB2B3F">
        <w:rPr>
          <w:b/>
          <w:snapToGrid w:val="0"/>
          <w:szCs w:val="22"/>
        </w:rPr>
        <w:t>대상회사의</w:t>
      </w:r>
      <w:r w:rsidRPr="00CB2B3F">
        <w:rPr>
          <w:b/>
          <w:snapToGrid w:val="0"/>
          <w:szCs w:val="22"/>
        </w:rPr>
        <w:t xml:space="preserve"> </w:t>
      </w:r>
      <w:r w:rsidRPr="00CB2B3F">
        <w:rPr>
          <w:b/>
          <w:snapToGrid w:val="0"/>
          <w:szCs w:val="22"/>
        </w:rPr>
        <w:t>지분</w:t>
      </w:r>
      <w:r w:rsidRPr="00CB2B3F">
        <w:rPr>
          <w:b/>
          <w:snapToGrid w:val="0"/>
          <w:szCs w:val="22"/>
        </w:rPr>
        <w:t xml:space="preserve"> </w:t>
      </w:r>
      <w:r w:rsidRPr="00CB2B3F">
        <w:rPr>
          <w:b/>
          <w:snapToGrid w:val="0"/>
          <w:szCs w:val="22"/>
        </w:rPr>
        <w:t>희석</w:t>
      </w:r>
      <w:r w:rsidRPr="00CB2B3F">
        <w:rPr>
          <w:b/>
          <w:snapToGrid w:val="0"/>
          <w:szCs w:val="22"/>
        </w:rPr>
        <w:t xml:space="preserve"> </w:t>
      </w:r>
      <w:r w:rsidRPr="00CB2B3F">
        <w:rPr>
          <w:b/>
          <w:snapToGrid w:val="0"/>
          <w:szCs w:val="22"/>
        </w:rPr>
        <w:t>가능성</w:t>
      </w:r>
    </w:p>
    <w:p w14:paraId="4AF49701" w14:textId="77777777" w:rsidR="00026A7E" w:rsidRPr="00CB2B3F" w:rsidRDefault="00026A7E" w:rsidP="00067F45">
      <w:pPr>
        <w:pStyle w:val="a5"/>
        <w:spacing w:after="240"/>
        <w:ind w:leftChars="0" w:left="907"/>
        <w:rPr>
          <w:snapToGrid w:val="0"/>
          <w:szCs w:val="22"/>
        </w:rPr>
      </w:pPr>
      <w:r w:rsidRPr="00CB2B3F">
        <w:rPr>
          <w:snapToGrid w:val="0"/>
          <w:szCs w:val="22"/>
        </w:rPr>
        <w:t>대상회사의</w:t>
      </w:r>
      <w:r w:rsidRPr="00CB2B3F">
        <w:rPr>
          <w:snapToGrid w:val="0"/>
          <w:szCs w:val="22"/>
        </w:rPr>
        <w:t xml:space="preserve"> </w:t>
      </w:r>
      <w:r w:rsidRPr="00CB2B3F">
        <w:rPr>
          <w:snapToGrid w:val="0"/>
          <w:szCs w:val="22"/>
        </w:rPr>
        <w:t>법인등기부등본에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대상회사는</w:t>
      </w:r>
      <w:r w:rsidRPr="00CB2B3F">
        <w:rPr>
          <w:snapToGrid w:val="0"/>
          <w:szCs w:val="22"/>
        </w:rPr>
        <w:t xml:space="preserve"> </w:t>
      </w:r>
      <w:r w:rsidRPr="00CB2B3F">
        <w:rPr>
          <w:snapToGrid w:val="0"/>
          <w:szCs w:val="22"/>
        </w:rPr>
        <w:t>전환사채</w:t>
      </w:r>
      <w:r w:rsidRPr="00CB2B3F">
        <w:rPr>
          <w:snapToGrid w:val="0"/>
          <w:szCs w:val="22"/>
        </w:rPr>
        <w:t xml:space="preserve"> </w:t>
      </w:r>
      <w:r w:rsidRPr="00CB2B3F">
        <w:rPr>
          <w:snapToGrid w:val="0"/>
          <w:szCs w:val="22"/>
        </w:rPr>
        <w:t>및</w:t>
      </w:r>
      <w:r w:rsidRPr="00CB2B3F">
        <w:rPr>
          <w:snapToGrid w:val="0"/>
          <w:szCs w:val="22"/>
        </w:rPr>
        <w:t xml:space="preserve"> </w:t>
      </w:r>
      <w:proofErr w:type="spellStart"/>
      <w:r w:rsidRPr="00CB2B3F">
        <w:rPr>
          <w:snapToGrid w:val="0"/>
          <w:szCs w:val="22"/>
        </w:rPr>
        <w:t>신주인수권부사채를</w:t>
      </w:r>
      <w:proofErr w:type="spellEnd"/>
      <w:r w:rsidRPr="00CB2B3F">
        <w:rPr>
          <w:snapToGrid w:val="0"/>
          <w:szCs w:val="22"/>
        </w:rPr>
        <w:t xml:space="preserve"> </w:t>
      </w:r>
      <w:r w:rsidRPr="00CB2B3F">
        <w:rPr>
          <w:snapToGrid w:val="0"/>
          <w:szCs w:val="22"/>
        </w:rPr>
        <w:t>발행하고</w:t>
      </w:r>
      <w:r w:rsidRPr="00CB2B3F">
        <w:rPr>
          <w:snapToGrid w:val="0"/>
          <w:szCs w:val="22"/>
        </w:rPr>
        <w:t xml:space="preserve"> </w:t>
      </w:r>
      <w:r w:rsidRPr="00CB2B3F">
        <w:rPr>
          <w:snapToGrid w:val="0"/>
          <w:szCs w:val="22"/>
        </w:rPr>
        <w:t>있지</w:t>
      </w:r>
      <w:r w:rsidRPr="00CB2B3F">
        <w:rPr>
          <w:snapToGrid w:val="0"/>
          <w:szCs w:val="22"/>
        </w:rPr>
        <w:t xml:space="preserve"> </w:t>
      </w:r>
      <w:r w:rsidRPr="00CB2B3F">
        <w:rPr>
          <w:snapToGrid w:val="0"/>
          <w:szCs w:val="22"/>
        </w:rPr>
        <w:t>아니함</w:t>
      </w:r>
      <w:r w:rsidRPr="00CB2B3F">
        <w:rPr>
          <w:snapToGrid w:val="0"/>
          <w:szCs w:val="22"/>
        </w:rPr>
        <w:t xml:space="preserve">. </w:t>
      </w:r>
      <w:r w:rsidRPr="00CB2B3F">
        <w:rPr>
          <w:snapToGrid w:val="0"/>
          <w:szCs w:val="22"/>
        </w:rPr>
        <w:t>답변에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대상회사는</w:t>
      </w:r>
      <w:r w:rsidRPr="00CB2B3F">
        <w:rPr>
          <w:snapToGrid w:val="0"/>
          <w:szCs w:val="22"/>
        </w:rPr>
        <w:t xml:space="preserve"> </w:t>
      </w:r>
      <w:r w:rsidRPr="00CB2B3F">
        <w:rPr>
          <w:snapToGrid w:val="0"/>
          <w:szCs w:val="22"/>
        </w:rPr>
        <w:t>주식매수선택권</w:t>
      </w:r>
      <w:r w:rsidRPr="00CB2B3F">
        <w:rPr>
          <w:snapToGrid w:val="0"/>
          <w:szCs w:val="22"/>
        </w:rPr>
        <w:t xml:space="preserve"> </w:t>
      </w:r>
      <w:r w:rsidRPr="00CB2B3F">
        <w:rPr>
          <w:snapToGrid w:val="0"/>
          <w:szCs w:val="22"/>
        </w:rPr>
        <w:t>기타</w:t>
      </w:r>
      <w:r w:rsidRPr="00CB2B3F">
        <w:rPr>
          <w:snapToGrid w:val="0"/>
          <w:szCs w:val="22"/>
        </w:rPr>
        <w:t xml:space="preserve"> </w:t>
      </w:r>
      <w:r w:rsidRPr="00CB2B3F">
        <w:rPr>
          <w:snapToGrid w:val="0"/>
          <w:szCs w:val="22"/>
        </w:rPr>
        <w:t>대상회사의</w:t>
      </w:r>
      <w:r w:rsidRPr="00CB2B3F">
        <w:rPr>
          <w:snapToGrid w:val="0"/>
          <w:szCs w:val="22"/>
        </w:rPr>
        <w:t xml:space="preserve"> </w:t>
      </w:r>
      <w:proofErr w:type="spellStart"/>
      <w:r w:rsidRPr="00CB2B3F">
        <w:rPr>
          <w:snapToGrid w:val="0"/>
          <w:szCs w:val="22"/>
        </w:rPr>
        <w:t>지분희석을</w:t>
      </w:r>
      <w:proofErr w:type="spellEnd"/>
      <w:r w:rsidRPr="00CB2B3F">
        <w:rPr>
          <w:snapToGrid w:val="0"/>
          <w:szCs w:val="22"/>
        </w:rPr>
        <w:t xml:space="preserve"> </w:t>
      </w:r>
      <w:r w:rsidRPr="00CB2B3F">
        <w:rPr>
          <w:snapToGrid w:val="0"/>
          <w:szCs w:val="22"/>
        </w:rPr>
        <w:t>초래할</w:t>
      </w:r>
      <w:r w:rsidRPr="00CB2B3F">
        <w:rPr>
          <w:snapToGrid w:val="0"/>
          <w:szCs w:val="22"/>
        </w:rPr>
        <w:t xml:space="preserve"> </w:t>
      </w:r>
      <w:r w:rsidRPr="00CB2B3F">
        <w:rPr>
          <w:snapToGrid w:val="0"/>
          <w:szCs w:val="22"/>
        </w:rPr>
        <w:t>수</w:t>
      </w:r>
      <w:r w:rsidRPr="00CB2B3F">
        <w:rPr>
          <w:snapToGrid w:val="0"/>
          <w:szCs w:val="22"/>
        </w:rPr>
        <w:t xml:space="preserve"> </w:t>
      </w:r>
      <w:r w:rsidRPr="00CB2B3F">
        <w:rPr>
          <w:snapToGrid w:val="0"/>
          <w:szCs w:val="22"/>
        </w:rPr>
        <w:t>있는</w:t>
      </w:r>
      <w:r w:rsidRPr="00CB2B3F">
        <w:rPr>
          <w:snapToGrid w:val="0"/>
          <w:szCs w:val="22"/>
        </w:rPr>
        <w:t xml:space="preserve"> </w:t>
      </w:r>
      <w:r>
        <w:rPr>
          <w:rFonts w:hint="eastAsia"/>
          <w:snapToGrid w:val="0"/>
          <w:szCs w:val="22"/>
        </w:rPr>
        <w:t>권리를</w:t>
      </w:r>
      <w:r>
        <w:rPr>
          <w:rFonts w:hint="eastAsia"/>
          <w:snapToGrid w:val="0"/>
          <w:szCs w:val="22"/>
        </w:rPr>
        <w:t xml:space="preserve"> </w:t>
      </w:r>
      <w:r>
        <w:rPr>
          <w:rFonts w:hint="eastAsia"/>
          <w:snapToGrid w:val="0"/>
          <w:szCs w:val="22"/>
        </w:rPr>
        <w:t>부여하거나</w:t>
      </w:r>
      <w:r>
        <w:rPr>
          <w:rFonts w:hint="eastAsia"/>
          <w:snapToGrid w:val="0"/>
          <w:szCs w:val="22"/>
        </w:rPr>
        <w:t xml:space="preserve"> </w:t>
      </w:r>
      <w:r>
        <w:rPr>
          <w:rFonts w:hint="eastAsia"/>
          <w:snapToGrid w:val="0"/>
          <w:szCs w:val="22"/>
        </w:rPr>
        <w:t>관련</w:t>
      </w:r>
      <w:r>
        <w:rPr>
          <w:rFonts w:hint="eastAsia"/>
          <w:snapToGrid w:val="0"/>
          <w:szCs w:val="22"/>
        </w:rPr>
        <w:t xml:space="preserve"> </w:t>
      </w:r>
      <w:r w:rsidRPr="00CB2B3F">
        <w:rPr>
          <w:snapToGrid w:val="0"/>
          <w:szCs w:val="22"/>
        </w:rPr>
        <w:t>약정을</w:t>
      </w:r>
      <w:r w:rsidRPr="00CB2B3F">
        <w:rPr>
          <w:snapToGrid w:val="0"/>
          <w:szCs w:val="22"/>
        </w:rPr>
        <w:t xml:space="preserve"> </w:t>
      </w:r>
      <w:r w:rsidRPr="00CB2B3F">
        <w:rPr>
          <w:snapToGrid w:val="0"/>
          <w:szCs w:val="22"/>
        </w:rPr>
        <w:t>체결</w:t>
      </w:r>
      <w:r>
        <w:rPr>
          <w:rFonts w:hint="eastAsia"/>
          <w:snapToGrid w:val="0"/>
          <w:szCs w:val="22"/>
        </w:rPr>
        <w:t>한</w:t>
      </w:r>
      <w:r>
        <w:rPr>
          <w:rFonts w:hint="eastAsia"/>
          <w:snapToGrid w:val="0"/>
          <w:szCs w:val="22"/>
        </w:rPr>
        <w:t xml:space="preserve"> </w:t>
      </w:r>
      <w:r>
        <w:rPr>
          <w:rFonts w:hint="eastAsia"/>
          <w:snapToGrid w:val="0"/>
          <w:szCs w:val="22"/>
        </w:rPr>
        <w:t>것이</w:t>
      </w:r>
      <w:r>
        <w:rPr>
          <w:rFonts w:hint="eastAsia"/>
          <w:snapToGrid w:val="0"/>
          <w:szCs w:val="22"/>
        </w:rPr>
        <w:t xml:space="preserve"> </w:t>
      </w:r>
      <w:r>
        <w:rPr>
          <w:rFonts w:hint="eastAsia"/>
          <w:snapToGrid w:val="0"/>
          <w:szCs w:val="22"/>
        </w:rPr>
        <w:t>없음</w:t>
      </w:r>
      <w:r w:rsidRPr="00CB2B3F">
        <w:rPr>
          <w:snapToGrid w:val="0"/>
          <w:szCs w:val="22"/>
        </w:rPr>
        <w:t xml:space="preserve">. </w:t>
      </w:r>
    </w:p>
    <w:p w14:paraId="2451E5EB" w14:textId="77777777" w:rsidR="00026A7E" w:rsidRPr="00CB2B3F" w:rsidRDefault="00026A7E" w:rsidP="00026A7E">
      <w:pPr>
        <w:pStyle w:val="a5"/>
        <w:ind w:leftChars="0" w:left="454"/>
        <w:rPr>
          <w:snapToGrid w:val="0"/>
          <w:szCs w:val="22"/>
        </w:rPr>
      </w:pPr>
    </w:p>
    <w:p w14:paraId="74EE3911" w14:textId="77777777" w:rsidR="00026A7E" w:rsidRPr="00CB2B3F" w:rsidRDefault="00026A7E" w:rsidP="00026A7E">
      <w:pPr>
        <w:pStyle w:val="a5"/>
        <w:numPr>
          <w:ilvl w:val="1"/>
          <w:numId w:val="4"/>
        </w:numPr>
        <w:spacing w:after="240"/>
        <w:ind w:leftChars="0"/>
        <w:rPr>
          <w:b/>
          <w:snapToGrid w:val="0"/>
          <w:szCs w:val="22"/>
        </w:rPr>
      </w:pPr>
      <w:r w:rsidRPr="00CB2B3F">
        <w:rPr>
          <w:b/>
          <w:snapToGrid w:val="0"/>
          <w:szCs w:val="22"/>
        </w:rPr>
        <w:t>자회사의</w:t>
      </w:r>
      <w:r w:rsidRPr="00CB2B3F">
        <w:rPr>
          <w:b/>
          <w:snapToGrid w:val="0"/>
          <w:szCs w:val="22"/>
        </w:rPr>
        <w:t xml:space="preserve"> </w:t>
      </w:r>
      <w:r w:rsidRPr="00CB2B3F">
        <w:rPr>
          <w:b/>
          <w:snapToGrid w:val="0"/>
          <w:szCs w:val="22"/>
        </w:rPr>
        <w:t>지분</w:t>
      </w:r>
      <w:r w:rsidRPr="00CB2B3F">
        <w:rPr>
          <w:b/>
          <w:snapToGrid w:val="0"/>
          <w:szCs w:val="22"/>
        </w:rPr>
        <w:t xml:space="preserve"> </w:t>
      </w:r>
      <w:r w:rsidRPr="00CB2B3F">
        <w:rPr>
          <w:b/>
          <w:snapToGrid w:val="0"/>
          <w:szCs w:val="22"/>
        </w:rPr>
        <w:t>희석</w:t>
      </w:r>
      <w:r w:rsidRPr="00CB2B3F">
        <w:rPr>
          <w:b/>
          <w:snapToGrid w:val="0"/>
          <w:szCs w:val="22"/>
        </w:rPr>
        <w:t xml:space="preserve"> </w:t>
      </w:r>
      <w:r w:rsidRPr="00CB2B3F">
        <w:rPr>
          <w:b/>
          <w:snapToGrid w:val="0"/>
          <w:szCs w:val="22"/>
        </w:rPr>
        <w:t>가능성</w:t>
      </w:r>
    </w:p>
    <w:p w14:paraId="72103310" w14:textId="77777777" w:rsidR="00026A7E" w:rsidRDefault="00026A7E" w:rsidP="00067F45">
      <w:pPr>
        <w:pStyle w:val="a5"/>
        <w:spacing w:after="240"/>
        <w:ind w:leftChars="0" w:left="907"/>
        <w:rPr>
          <w:snapToGrid w:val="0"/>
          <w:szCs w:val="22"/>
        </w:rPr>
      </w:pPr>
      <w:r>
        <w:rPr>
          <w:rFonts w:hint="eastAsia"/>
          <w:snapToGrid w:val="0"/>
          <w:szCs w:val="22"/>
        </w:rPr>
        <w:t>각</w:t>
      </w:r>
      <w:r>
        <w:rPr>
          <w:rFonts w:hint="eastAsia"/>
          <w:snapToGrid w:val="0"/>
          <w:szCs w:val="22"/>
        </w:rPr>
        <w:t xml:space="preserve"> </w:t>
      </w:r>
      <w:r>
        <w:rPr>
          <w:rFonts w:hint="eastAsia"/>
          <w:snapToGrid w:val="0"/>
          <w:szCs w:val="22"/>
        </w:rPr>
        <w:t>자회사의</w:t>
      </w:r>
      <w:r>
        <w:rPr>
          <w:rFonts w:hint="eastAsia"/>
          <w:snapToGrid w:val="0"/>
          <w:szCs w:val="22"/>
        </w:rPr>
        <w:t xml:space="preserve"> </w:t>
      </w:r>
      <w:r w:rsidRPr="00067F45">
        <w:rPr>
          <w:szCs w:val="22"/>
        </w:rPr>
        <w:t>법인등기부등본에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각</w:t>
      </w:r>
      <w:r w:rsidRPr="00CB2B3F">
        <w:rPr>
          <w:snapToGrid w:val="0"/>
          <w:szCs w:val="22"/>
        </w:rPr>
        <w:t xml:space="preserve"> </w:t>
      </w:r>
      <w:r>
        <w:rPr>
          <w:rFonts w:hint="eastAsia"/>
          <w:snapToGrid w:val="0"/>
          <w:szCs w:val="22"/>
        </w:rPr>
        <w:t>자</w:t>
      </w:r>
      <w:r w:rsidRPr="00CB2B3F">
        <w:rPr>
          <w:snapToGrid w:val="0"/>
          <w:szCs w:val="22"/>
        </w:rPr>
        <w:t>회사는</w:t>
      </w:r>
      <w:r w:rsidRPr="00CB2B3F">
        <w:rPr>
          <w:snapToGrid w:val="0"/>
          <w:szCs w:val="22"/>
        </w:rPr>
        <w:t xml:space="preserve"> </w:t>
      </w:r>
      <w:r w:rsidRPr="00CB2B3F">
        <w:rPr>
          <w:snapToGrid w:val="0"/>
          <w:szCs w:val="22"/>
        </w:rPr>
        <w:t>종류주식</w:t>
      </w:r>
      <w:r w:rsidRPr="00CB2B3F">
        <w:rPr>
          <w:snapToGrid w:val="0"/>
          <w:szCs w:val="22"/>
        </w:rPr>
        <w:t xml:space="preserve">, </w:t>
      </w:r>
      <w:r w:rsidRPr="00CB2B3F">
        <w:rPr>
          <w:snapToGrid w:val="0"/>
          <w:szCs w:val="22"/>
        </w:rPr>
        <w:t>전환사채</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신주인수권부</w:t>
      </w:r>
      <w:r w:rsidRPr="00CB2B3F">
        <w:rPr>
          <w:snapToGrid w:val="0"/>
          <w:szCs w:val="22"/>
        </w:rPr>
        <w:t xml:space="preserve"> </w:t>
      </w:r>
      <w:r w:rsidRPr="00CB2B3F">
        <w:rPr>
          <w:snapToGrid w:val="0"/>
          <w:szCs w:val="22"/>
        </w:rPr>
        <w:t>사채를</w:t>
      </w:r>
      <w:r w:rsidRPr="00CB2B3F">
        <w:rPr>
          <w:snapToGrid w:val="0"/>
          <w:szCs w:val="22"/>
        </w:rPr>
        <w:t xml:space="preserve"> </w:t>
      </w:r>
      <w:r w:rsidRPr="00CB2B3F">
        <w:rPr>
          <w:snapToGrid w:val="0"/>
          <w:szCs w:val="22"/>
        </w:rPr>
        <w:t>발행하고</w:t>
      </w:r>
      <w:r w:rsidRPr="00CB2B3F">
        <w:rPr>
          <w:snapToGrid w:val="0"/>
          <w:szCs w:val="22"/>
        </w:rPr>
        <w:t xml:space="preserve"> </w:t>
      </w:r>
      <w:r w:rsidRPr="00CB2B3F">
        <w:rPr>
          <w:snapToGrid w:val="0"/>
          <w:szCs w:val="22"/>
        </w:rPr>
        <w:t>있지</w:t>
      </w:r>
      <w:r w:rsidRPr="00CB2B3F">
        <w:rPr>
          <w:snapToGrid w:val="0"/>
          <w:szCs w:val="22"/>
        </w:rPr>
        <w:t xml:space="preserve"> </w:t>
      </w:r>
      <w:r w:rsidRPr="00CB2B3F">
        <w:rPr>
          <w:snapToGrid w:val="0"/>
          <w:szCs w:val="22"/>
        </w:rPr>
        <w:t>않음</w:t>
      </w:r>
      <w:r w:rsidRPr="00CB2B3F">
        <w:rPr>
          <w:snapToGrid w:val="0"/>
          <w:szCs w:val="22"/>
        </w:rPr>
        <w:t xml:space="preserve">. </w:t>
      </w:r>
    </w:p>
    <w:p w14:paraId="7283F09C" w14:textId="77777777" w:rsidR="00026A7E" w:rsidRPr="00CB2B3F" w:rsidRDefault="00026A7E" w:rsidP="00067F45">
      <w:pPr>
        <w:pStyle w:val="a5"/>
        <w:spacing w:after="240"/>
        <w:ind w:leftChars="0" w:left="907"/>
        <w:rPr>
          <w:snapToGrid w:val="0"/>
          <w:szCs w:val="22"/>
        </w:rPr>
      </w:pPr>
      <w:r w:rsidRPr="00CB2B3F">
        <w:rPr>
          <w:snapToGrid w:val="0"/>
          <w:szCs w:val="22"/>
        </w:rPr>
        <w:t>또한</w:t>
      </w:r>
      <w:r w:rsidRPr="00CB2B3F">
        <w:rPr>
          <w:snapToGrid w:val="0"/>
          <w:szCs w:val="22"/>
        </w:rPr>
        <w:t xml:space="preserve">, </w:t>
      </w:r>
      <w:r w:rsidRPr="00CB2B3F">
        <w:rPr>
          <w:snapToGrid w:val="0"/>
          <w:szCs w:val="22"/>
        </w:rPr>
        <w:t>답변에</w:t>
      </w:r>
      <w:r w:rsidRPr="00CB2B3F">
        <w:rPr>
          <w:snapToGrid w:val="0"/>
          <w:szCs w:val="22"/>
        </w:rPr>
        <w:t xml:space="preserve"> </w:t>
      </w:r>
      <w:r w:rsidRPr="00CB2B3F">
        <w:rPr>
          <w:snapToGrid w:val="0"/>
          <w:szCs w:val="22"/>
        </w:rPr>
        <w:t>의하면</w:t>
      </w:r>
      <w:r w:rsidRPr="00CB2B3F">
        <w:rPr>
          <w:snapToGrid w:val="0"/>
          <w:szCs w:val="22"/>
        </w:rPr>
        <w:t xml:space="preserve"> </w:t>
      </w:r>
      <w:proofErr w:type="spellStart"/>
      <w:r>
        <w:rPr>
          <w:rFonts w:hint="eastAsia"/>
          <w:snapToGrid w:val="0"/>
          <w:szCs w:val="22"/>
        </w:rPr>
        <w:t>인스테리어는</w:t>
      </w:r>
      <w:proofErr w:type="spellEnd"/>
      <w:r>
        <w:rPr>
          <w:rFonts w:hint="eastAsia"/>
          <w:snapToGrid w:val="0"/>
          <w:szCs w:val="22"/>
        </w:rPr>
        <w:t xml:space="preserve"> </w:t>
      </w:r>
      <w:r>
        <w:rPr>
          <w:rFonts w:hint="eastAsia"/>
          <w:snapToGrid w:val="0"/>
          <w:szCs w:val="22"/>
        </w:rPr>
        <w:t>임직원</w:t>
      </w:r>
      <w:r>
        <w:rPr>
          <w:rFonts w:hint="eastAsia"/>
          <w:snapToGrid w:val="0"/>
          <w:szCs w:val="22"/>
        </w:rPr>
        <w:t xml:space="preserve"> 69</w:t>
      </w:r>
      <w:r>
        <w:rPr>
          <w:rFonts w:hint="eastAsia"/>
          <w:snapToGrid w:val="0"/>
          <w:szCs w:val="22"/>
        </w:rPr>
        <w:t>명에게</w:t>
      </w:r>
      <w:r>
        <w:rPr>
          <w:rFonts w:hint="eastAsia"/>
          <w:snapToGrid w:val="0"/>
          <w:szCs w:val="22"/>
        </w:rPr>
        <w:t xml:space="preserve"> </w:t>
      </w:r>
      <w:r>
        <w:rPr>
          <w:rFonts w:hint="eastAsia"/>
          <w:snapToGrid w:val="0"/>
          <w:szCs w:val="22"/>
        </w:rPr>
        <w:t>주식매수선택권</w:t>
      </w:r>
      <w:r>
        <w:rPr>
          <w:rStyle w:val="ac"/>
          <w:snapToGrid w:val="0"/>
          <w:szCs w:val="22"/>
        </w:rPr>
        <w:footnoteReference w:id="7"/>
      </w:r>
      <w:r>
        <w:rPr>
          <w:rFonts w:hint="eastAsia"/>
          <w:snapToGrid w:val="0"/>
          <w:szCs w:val="22"/>
        </w:rPr>
        <w:t>을</w:t>
      </w:r>
      <w:r>
        <w:rPr>
          <w:rFonts w:hint="eastAsia"/>
          <w:snapToGrid w:val="0"/>
          <w:szCs w:val="22"/>
        </w:rPr>
        <w:t xml:space="preserve"> </w:t>
      </w:r>
      <w:r>
        <w:rPr>
          <w:rFonts w:hint="eastAsia"/>
          <w:snapToGrid w:val="0"/>
          <w:szCs w:val="22"/>
        </w:rPr>
        <w:t>부여하고</w:t>
      </w:r>
      <w:r>
        <w:rPr>
          <w:rFonts w:hint="eastAsia"/>
          <w:snapToGrid w:val="0"/>
          <w:szCs w:val="22"/>
        </w:rPr>
        <w:t xml:space="preserve"> </w:t>
      </w:r>
      <w:r>
        <w:rPr>
          <w:rFonts w:hint="eastAsia"/>
          <w:snapToGrid w:val="0"/>
          <w:szCs w:val="22"/>
        </w:rPr>
        <w:t>있으며</w:t>
      </w:r>
      <w:r>
        <w:rPr>
          <w:rFonts w:hint="eastAsia"/>
          <w:snapToGrid w:val="0"/>
          <w:szCs w:val="22"/>
        </w:rPr>
        <w:t>,</w:t>
      </w:r>
      <w:r>
        <w:rPr>
          <w:snapToGrid w:val="0"/>
          <w:szCs w:val="22"/>
        </w:rPr>
        <w:t xml:space="preserve"> </w:t>
      </w:r>
      <w:proofErr w:type="spellStart"/>
      <w:r>
        <w:rPr>
          <w:rFonts w:hint="eastAsia"/>
          <w:snapToGrid w:val="0"/>
          <w:szCs w:val="22"/>
        </w:rPr>
        <w:t>인스테리어를</w:t>
      </w:r>
      <w:proofErr w:type="spellEnd"/>
      <w:r>
        <w:rPr>
          <w:rFonts w:hint="eastAsia"/>
          <w:snapToGrid w:val="0"/>
          <w:szCs w:val="22"/>
        </w:rPr>
        <w:t xml:space="preserve"> </w:t>
      </w:r>
      <w:r>
        <w:rPr>
          <w:rFonts w:hint="eastAsia"/>
          <w:snapToGrid w:val="0"/>
          <w:szCs w:val="22"/>
        </w:rPr>
        <w:t>제외한</w:t>
      </w:r>
      <w:r>
        <w:rPr>
          <w:rFonts w:hint="eastAsia"/>
          <w:snapToGrid w:val="0"/>
          <w:szCs w:val="22"/>
        </w:rPr>
        <w:t xml:space="preserve"> </w:t>
      </w:r>
      <w:r>
        <w:rPr>
          <w:rFonts w:hint="eastAsia"/>
          <w:snapToGrid w:val="0"/>
          <w:szCs w:val="22"/>
        </w:rPr>
        <w:t>자회사</w:t>
      </w:r>
      <w:r w:rsidRPr="00CB2B3F">
        <w:rPr>
          <w:snapToGrid w:val="0"/>
          <w:szCs w:val="22"/>
        </w:rPr>
        <w:t>는</w:t>
      </w:r>
      <w:r w:rsidRPr="00CB2B3F">
        <w:rPr>
          <w:snapToGrid w:val="0"/>
          <w:szCs w:val="22"/>
        </w:rPr>
        <w:t xml:space="preserve"> </w:t>
      </w:r>
      <w:r w:rsidRPr="00CB2B3F">
        <w:rPr>
          <w:snapToGrid w:val="0"/>
          <w:szCs w:val="22"/>
        </w:rPr>
        <w:t>주식매수선택권을</w:t>
      </w:r>
      <w:r w:rsidRPr="00CB2B3F">
        <w:rPr>
          <w:snapToGrid w:val="0"/>
          <w:szCs w:val="22"/>
        </w:rPr>
        <w:t xml:space="preserve"> </w:t>
      </w:r>
      <w:r w:rsidRPr="00CB2B3F">
        <w:rPr>
          <w:snapToGrid w:val="0"/>
          <w:szCs w:val="22"/>
        </w:rPr>
        <w:t>발행하지</w:t>
      </w:r>
      <w:r w:rsidRPr="00CB2B3F">
        <w:rPr>
          <w:snapToGrid w:val="0"/>
          <w:szCs w:val="22"/>
        </w:rPr>
        <w:t xml:space="preserve"> </w:t>
      </w:r>
      <w:r w:rsidRPr="00CB2B3F">
        <w:rPr>
          <w:snapToGrid w:val="0"/>
          <w:szCs w:val="22"/>
        </w:rPr>
        <w:t>않고</w:t>
      </w:r>
      <w:r w:rsidRPr="00CB2B3F">
        <w:rPr>
          <w:snapToGrid w:val="0"/>
          <w:szCs w:val="22"/>
        </w:rPr>
        <w:t xml:space="preserve"> </w:t>
      </w:r>
      <w:r w:rsidRPr="00CB2B3F">
        <w:rPr>
          <w:snapToGrid w:val="0"/>
          <w:szCs w:val="22"/>
        </w:rPr>
        <w:t>기타</w:t>
      </w:r>
      <w:r w:rsidRPr="00CB2B3F">
        <w:rPr>
          <w:snapToGrid w:val="0"/>
          <w:szCs w:val="22"/>
        </w:rPr>
        <w:t xml:space="preserve"> </w:t>
      </w:r>
      <w:r w:rsidRPr="00CB2B3F">
        <w:rPr>
          <w:snapToGrid w:val="0"/>
          <w:szCs w:val="22"/>
        </w:rPr>
        <w:t>지분</w:t>
      </w:r>
      <w:r w:rsidRPr="00CB2B3F">
        <w:rPr>
          <w:snapToGrid w:val="0"/>
          <w:szCs w:val="22"/>
        </w:rPr>
        <w:t xml:space="preserve"> </w:t>
      </w:r>
      <w:r w:rsidRPr="00CB2B3F">
        <w:rPr>
          <w:snapToGrid w:val="0"/>
          <w:szCs w:val="22"/>
        </w:rPr>
        <w:t>희석화</w:t>
      </w:r>
      <w:r w:rsidRPr="00CB2B3F">
        <w:rPr>
          <w:snapToGrid w:val="0"/>
          <w:szCs w:val="22"/>
        </w:rPr>
        <w:t xml:space="preserve"> </w:t>
      </w:r>
      <w:r w:rsidRPr="00CB2B3F">
        <w:rPr>
          <w:snapToGrid w:val="0"/>
          <w:szCs w:val="22"/>
        </w:rPr>
        <w:t>사유는</w:t>
      </w:r>
      <w:r w:rsidRPr="00CB2B3F">
        <w:rPr>
          <w:snapToGrid w:val="0"/>
          <w:szCs w:val="22"/>
        </w:rPr>
        <w:t xml:space="preserve"> </w:t>
      </w:r>
      <w:r w:rsidRPr="00CB2B3F">
        <w:rPr>
          <w:snapToGrid w:val="0"/>
          <w:szCs w:val="22"/>
        </w:rPr>
        <w:t>존재하지</w:t>
      </w:r>
      <w:r w:rsidRPr="00CB2B3F">
        <w:rPr>
          <w:snapToGrid w:val="0"/>
          <w:szCs w:val="22"/>
        </w:rPr>
        <w:t xml:space="preserve"> </w:t>
      </w:r>
      <w:r w:rsidRPr="00CB2B3F">
        <w:rPr>
          <w:snapToGrid w:val="0"/>
          <w:szCs w:val="22"/>
        </w:rPr>
        <w:t>아니함</w:t>
      </w:r>
      <w:r w:rsidRPr="00CB2B3F">
        <w:rPr>
          <w:snapToGrid w:val="0"/>
          <w:szCs w:val="22"/>
        </w:rPr>
        <w:t>.</w:t>
      </w:r>
      <w:r>
        <w:rPr>
          <w:snapToGrid w:val="0"/>
          <w:szCs w:val="22"/>
        </w:rPr>
        <w:t xml:space="preserve"> </w:t>
      </w:r>
    </w:p>
    <w:p w14:paraId="3C9853B6" w14:textId="77777777" w:rsidR="00026A7E" w:rsidRPr="00CB2B3F" w:rsidRDefault="00026A7E" w:rsidP="00026A7E">
      <w:pPr>
        <w:pStyle w:val="a5"/>
        <w:spacing w:after="240"/>
        <w:ind w:leftChars="0" w:left="907"/>
        <w:rPr>
          <w:snapToGrid w:val="0"/>
          <w:szCs w:val="22"/>
        </w:rPr>
      </w:pPr>
    </w:p>
    <w:p w14:paraId="3AD0502C" w14:textId="77777777" w:rsidR="00026A7E" w:rsidRPr="00652AAA" w:rsidRDefault="00026A7E" w:rsidP="00026A7E">
      <w:pPr>
        <w:pStyle w:val="a5"/>
        <w:numPr>
          <w:ilvl w:val="0"/>
          <w:numId w:val="4"/>
        </w:numPr>
        <w:spacing w:before="240" w:after="240"/>
        <w:ind w:leftChars="0"/>
        <w:outlineLvl w:val="1"/>
        <w:rPr>
          <w:b/>
          <w:color w:val="5D2A2C" w:themeColor="text2"/>
          <w:sz w:val="24"/>
        </w:rPr>
      </w:pPr>
      <w:r w:rsidRPr="00652AAA">
        <w:rPr>
          <w:b/>
          <w:color w:val="5D2A2C" w:themeColor="text2"/>
          <w:sz w:val="24"/>
        </w:rPr>
        <w:t>주요</w:t>
      </w:r>
      <w:r w:rsidRPr="00652AAA">
        <w:rPr>
          <w:b/>
          <w:color w:val="5D2A2C" w:themeColor="text2"/>
          <w:sz w:val="24"/>
        </w:rPr>
        <w:t xml:space="preserve"> </w:t>
      </w:r>
      <w:r w:rsidRPr="00652AAA">
        <w:rPr>
          <w:b/>
          <w:color w:val="5D2A2C" w:themeColor="text2"/>
          <w:sz w:val="24"/>
        </w:rPr>
        <w:t>자회사의</w:t>
      </w:r>
      <w:r w:rsidRPr="00652AAA">
        <w:rPr>
          <w:b/>
          <w:color w:val="5D2A2C" w:themeColor="text2"/>
          <w:sz w:val="24"/>
        </w:rPr>
        <w:t xml:space="preserve"> </w:t>
      </w:r>
      <w:r>
        <w:rPr>
          <w:rFonts w:hint="eastAsia"/>
          <w:b/>
          <w:color w:val="5D2A2C" w:themeColor="text2"/>
          <w:sz w:val="24"/>
        </w:rPr>
        <w:t>지분구조</w:t>
      </w:r>
    </w:p>
    <w:p w14:paraId="64A086C4" w14:textId="77777777" w:rsidR="00026A7E" w:rsidRPr="00CB2B3F" w:rsidRDefault="00026A7E" w:rsidP="00026A7E">
      <w:pPr>
        <w:pStyle w:val="a5"/>
        <w:numPr>
          <w:ilvl w:val="1"/>
          <w:numId w:val="4"/>
        </w:numPr>
        <w:spacing w:after="240"/>
        <w:ind w:leftChars="0"/>
        <w:rPr>
          <w:b/>
          <w:snapToGrid w:val="0"/>
          <w:szCs w:val="22"/>
        </w:rPr>
      </w:pPr>
      <w:proofErr w:type="spellStart"/>
      <w:r w:rsidRPr="00CB2B3F">
        <w:rPr>
          <w:b/>
          <w:snapToGrid w:val="0"/>
          <w:szCs w:val="22"/>
        </w:rPr>
        <w:t>한샘넥서스</w:t>
      </w:r>
      <w:proofErr w:type="spellEnd"/>
    </w:p>
    <w:p w14:paraId="7D5F04C9" w14:textId="77777777" w:rsidR="00026A7E" w:rsidRPr="00CB2B3F" w:rsidRDefault="00026A7E" w:rsidP="00026A7E">
      <w:pPr>
        <w:pStyle w:val="a5"/>
        <w:numPr>
          <w:ilvl w:val="0"/>
          <w:numId w:val="22"/>
        </w:numPr>
        <w:spacing w:after="240"/>
        <w:ind w:leftChars="0"/>
        <w:rPr>
          <w:szCs w:val="22"/>
          <w:u w:val="single"/>
        </w:rPr>
      </w:pPr>
      <w:r w:rsidRPr="00CB2B3F">
        <w:rPr>
          <w:szCs w:val="22"/>
          <w:u w:val="single"/>
        </w:rPr>
        <w:t>주주</w:t>
      </w:r>
      <w:r w:rsidRPr="00CB2B3F">
        <w:rPr>
          <w:szCs w:val="22"/>
          <w:u w:val="single"/>
        </w:rPr>
        <w:t xml:space="preserve"> </w:t>
      </w:r>
      <w:r w:rsidRPr="00CB2B3F">
        <w:rPr>
          <w:szCs w:val="22"/>
          <w:u w:val="single"/>
        </w:rPr>
        <w:t>현황</w:t>
      </w:r>
    </w:p>
    <w:p w14:paraId="41478F53" w14:textId="77777777" w:rsidR="00026A7E" w:rsidRPr="00CB2B3F" w:rsidRDefault="00026A7E" w:rsidP="00026A7E">
      <w:pPr>
        <w:pStyle w:val="a5"/>
        <w:ind w:leftChars="0" w:left="1361"/>
        <w:rPr>
          <w:szCs w:val="22"/>
        </w:rPr>
      </w:pPr>
      <w:r w:rsidRPr="00CB2B3F">
        <w:rPr>
          <w:szCs w:val="22"/>
        </w:rPr>
        <w:t>대상회사는</w:t>
      </w:r>
      <w:r w:rsidRPr="00CB2B3F">
        <w:rPr>
          <w:szCs w:val="22"/>
        </w:rPr>
        <w:t xml:space="preserve"> </w:t>
      </w:r>
      <w:r w:rsidRPr="00CB2B3F">
        <w:rPr>
          <w:szCs w:val="22"/>
        </w:rPr>
        <w:t>부속거래를</w:t>
      </w:r>
      <w:r w:rsidRPr="00CB2B3F">
        <w:rPr>
          <w:szCs w:val="22"/>
        </w:rPr>
        <w:t xml:space="preserve"> </w:t>
      </w:r>
      <w:r w:rsidRPr="00CB2B3F">
        <w:rPr>
          <w:szCs w:val="22"/>
        </w:rPr>
        <w:t>통해</w:t>
      </w:r>
      <w:r w:rsidRPr="00CB2B3F">
        <w:rPr>
          <w:szCs w:val="22"/>
        </w:rPr>
        <w:t xml:space="preserve"> </w:t>
      </w:r>
      <w:proofErr w:type="spellStart"/>
      <w:r w:rsidRPr="00CB2B3F">
        <w:rPr>
          <w:szCs w:val="22"/>
        </w:rPr>
        <w:t>한샘넥서스의</w:t>
      </w:r>
      <w:proofErr w:type="spellEnd"/>
      <w:r w:rsidRPr="00CB2B3F">
        <w:rPr>
          <w:szCs w:val="22"/>
        </w:rPr>
        <w:t xml:space="preserve"> </w:t>
      </w:r>
      <w:r w:rsidRPr="00CB2B3F">
        <w:rPr>
          <w:szCs w:val="22"/>
        </w:rPr>
        <w:t>의결권</w:t>
      </w:r>
      <w:r w:rsidRPr="00CB2B3F">
        <w:rPr>
          <w:szCs w:val="22"/>
        </w:rPr>
        <w:t xml:space="preserve"> </w:t>
      </w:r>
      <w:r w:rsidRPr="00CB2B3F">
        <w:rPr>
          <w:szCs w:val="22"/>
        </w:rPr>
        <w:t>있는</w:t>
      </w:r>
      <w:r w:rsidRPr="00CB2B3F">
        <w:rPr>
          <w:szCs w:val="22"/>
        </w:rPr>
        <w:t xml:space="preserve"> </w:t>
      </w:r>
      <w:r w:rsidRPr="00CB2B3F">
        <w:rPr>
          <w:szCs w:val="22"/>
        </w:rPr>
        <w:t>주식을</w:t>
      </w:r>
      <w:r w:rsidRPr="00CB2B3F">
        <w:rPr>
          <w:szCs w:val="22"/>
        </w:rPr>
        <w:t xml:space="preserve"> </w:t>
      </w:r>
      <w:r w:rsidRPr="00CB2B3F">
        <w:rPr>
          <w:szCs w:val="22"/>
        </w:rPr>
        <w:t>전부</w:t>
      </w:r>
      <w:r w:rsidRPr="00CB2B3F">
        <w:rPr>
          <w:szCs w:val="22"/>
        </w:rPr>
        <w:t xml:space="preserve"> </w:t>
      </w:r>
      <w:r w:rsidRPr="00CB2B3F">
        <w:rPr>
          <w:szCs w:val="22"/>
        </w:rPr>
        <w:t>취득할</w:t>
      </w:r>
      <w:r w:rsidRPr="00CB2B3F">
        <w:rPr>
          <w:szCs w:val="22"/>
        </w:rPr>
        <w:t xml:space="preserve"> </w:t>
      </w:r>
      <w:r w:rsidRPr="00CB2B3F">
        <w:rPr>
          <w:szCs w:val="22"/>
        </w:rPr>
        <w:t>예정임</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proofErr w:type="spellStart"/>
      <w:r w:rsidRPr="00CB2B3F">
        <w:rPr>
          <w:szCs w:val="22"/>
        </w:rPr>
        <w:t>한샘넥서스</w:t>
      </w:r>
      <w:proofErr w:type="spellEnd"/>
      <w:r w:rsidRPr="00CB2B3F">
        <w:rPr>
          <w:szCs w:val="22"/>
        </w:rPr>
        <w:t xml:space="preserve"> </w:t>
      </w:r>
      <w:r w:rsidRPr="00CB2B3F">
        <w:rPr>
          <w:szCs w:val="22"/>
        </w:rPr>
        <w:t>발행</w:t>
      </w:r>
      <w:r w:rsidRPr="00CB2B3F">
        <w:rPr>
          <w:szCs w:val="22"/>
        </w:rPr>
        <w:t xml:space="preserve"> </w:t>
      </w:r>
      <w:r w:rsidRPr="00CB2B3F">
        <w:rPr>
          <w:szCs w:val="22"/>
        </w:rPr>
        <w:t>부속거래</w:t>
      </w:r>
      <w:r w:rsidRPr="00CB2B3F">
        <w:rPr>
          <w:szCs w:val="22"/>
        </w:rPr>
        <w:t xml:space="preserve"> </w:t>
      </w:r>
      <w:r w:rsidRPr="00CB2B3F">
        <w:rPr>
          <w:szCs w:val="22"/>
        </w:rPr>
        <w:t>대상</w:t>
      </w:r>
      <w:r w:rsidRPr="00CB2B3F">
        <w:rPr>
          <w:szCs w:val="22"/>
        </w:rPr>
        <w:t xml:space="preserve"> </w:t>
      </w:r>
      <w:r w:rsidRPr="00CB2B3F">
        <w:rPr>
          <w:szCs w:val="22"/>
        </w:rPr>
        <w:t>주식에</w:t>
      </w:r>
      <w:r w:rsidRPr="00CB2B3F">
        <w:rPr>
          <w:szCs w:val="22"/>
        </w:rPr>
        <w:t xml:space="preserve"> </w:t>
      </w:r>
      <w:r w:rsidRPr="00CB2B3F">
        <w:rPr>
          <w:szCs w:val="22"/>
        </w:rPr>
        <w:t>대하여</w:t>
      </w:r>
      <w:r w:rsidRPr="00CB2B3F">
        <w:rPr>
          <w:szCs w:val="22"/>
        </w:rPr>
        <w:t xml:space="preserve"> </w:t>
      </w:r>
      <w:r w:rsidRPr="00CB2B3F">
        <w:rPr>
          <w:szCs w:val="22"/>
        </w:rPr>
        <w:t>담보권이</w:t>
      </w:r>
      <w:r w:rsidRPr="00CB2B3F">
        <w:rPr>
          <w:szCs w:val="22"/>
        </w:rPr>
        <w:t xml:space="preserve"> </w:t>
      </w:r>
      <w:r w:rsidRPr="00CB2B3F">
        <w:rPr>
          <w:szCs w:val="22"/>
        </w:rPr>
        <w:t>설정되</w:t>
      </w:r>
      <w:r>
        <w:rPr>
          <w:rFonts w:hint="eastAsia"/>
          <w:szCs w:val="22"/>
        </w:rPr>
        <w:t>어</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sidRPr="00CB2B3F">
        <w:rPr>
          <w:szCs w:val="22"/>
        </w:rPr>
        <w:t>.</w:t>
      </w:r>
    </w:p>
    <w:p w14:paraId="71524A2D" w14:textId="77777777" w:rsidR="00026A7E" w:rsidRPr="00CB2B3F" w:rsidRDefault="00026A7E" w:rsidP="00026A7E">
      <w:pPr>
        <w:pStyle w:val="a5"/>
        <w:ind w:leftChars="0" w:left="1361"/>
        <w:jc w:val="right"/>
        <w:rPr>
          <w:szCs w:val="22"/>
        </w:rPr>
      </w:pPr>
      <w:r w:rsidRPr="00CB2B3F">
        <w:rPr>
          <w:spacing w:val="3"/>
          <w:sz w:val="20"/>
          <w:szCs w:val="20"/>
        </w:rPr>
        <w:t>(2021</w:t>
      </w:r>
      <w:r w:rsidRPr="00CB2B3F">
        <w:rPr>
          <w:spacing w:val="3"/>
          <w:sz w:val="20"/>
          <w:szCs w:val="20"/>
        </w:rPr>
        <w:t>년</w:t>
      </w:r>
      <w:r w:rsidRPr="00CB2B3F">
        <w:rPr>
          <w:spacing w:val="3"/>
          <w:sz w:val="20"/>
          <w:szCs w:val="20"/>
        </w:rPr>
        <w:t xml:space="preserve"> 6</w:t>
      </w:r>
      <w:r w:rsidRPr="00CB2B3F">
        <w:rPr>
          <w:spacing w:val="3"/>
          <w:sz w:val="20"/>
          <w:szCs w:val="20"/>
        </w:rPr>
        <w:t>월</w:t>
      </w:r>
      <w:r w:rsidRPr="00CB2B3F">
        <w:rPr>
          <w:spacing w:val="3"/>
          <w:sz w:val="20"/>
          <w:szCs w:val="20"/>
        </w:rPr>
        <w:t xml:space="preserve"> 30</w:t>
      </w:r>
      <w:r w:rsidRPr="00CB2B3F">
        <w:rPr>
          <w:spacing w:val="3"/>
          <w:sz w:val="20"/>
          <w:szCs w:val="20"/>
        </w:rPr>
        <w:t>일</w:t>
      </w:r>
      <w:r w:rsidRPr="00CB2B3F">
        <w:rPr>
          <w:spacing w:val="3"/>
          <w:sz w:val="20"/>
          <w:szCs w:val="20"/>
        </w:rPr>
        <w:t xml:space="preserve"> </w:t>
      </w:r>
      <w:r w:rsidRPr="00CB2B3F">
        <w:rPr>
          <w:spacing w:val="3"/>
          <w:sz w:val="20"/>
          <w:szCs w:val="20"/>
        </w:rPr>
        <w:t>기준</w:t>
      </w:r>
      <w:r w:rsidRPr="00CB2B3F">
        <w:rPr>
          <w:spacing w:val="3"/>
          <w:sz w:val="20"/>
          <w:szCs w:val="20"/>
        </w:rPr>
        <w:t>)</w:t>
      </w:r>
    </w:p>
    <w:tbl>
      <w:tblPr>
        <w:tblW w:w="8260" w:type="dxa"/>
        <w:tblInd w:w="1379"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2359"/>
        <w:gridCol w:w="1954"/>
        <w:gridCol w:w="1954"/>
        <w:gridCol w:w="1993"/>
      </w:tblGrid>
      <w:tr w:rsidR="00026A7E" w:rsidRPr="00CB2B3F" w14:paraId="5919FDFB" w14:textId="77777777" w:rsidTr="0091358C">
        <w:trPr>
          <w:trHeight w:val="340"/>
          <w:tblHeader/>
        </w:trPr>
        <w:tc>
          <w:tcPr>
            <w:tcW w:w="2359" w:type="dxa"/>
            <w:tcBorders>
              <w:top w:val="single" w:sz="12" w:space="0" w:color="404040" w:themeColor="text1" w:themeTint="BF"/>
              <w:bottom w:val="single" w:sz="4" w:space="0" w:color="404040" w:themeColor="text1" w:themeTint="BF"/>
            </w:tcBorders>
            <w:shd w:val="clear" w:color="auto" w:fill="DEEEEE"/>
            <w:vAlign w:val="center"/>
          </w:tcPr>
          <w:p w14:paraId="7CF4972E" w14:textId="77777777" w:rsidR="00026A7E" w:rsidRPr="00C33AED" w:rsidRDefault="00026A7E" w:rsidP="0091358C">
            <w:pPr>
              <w:spacing w:line="280" w:lineRule="atLeast"/>
              <w:jc w:val="center"/>
              <w:rPr>
                <w:b/>
                <w:sz w:val="20"/>
                <w:szCs w:val="20"/>
              </w:rPr>
            </w:pPr>
            <w:r w:rsidRPr="00C33AED">
              <w:rPr>
                <w:b/>
                <w:sz w:val="20"/>
                <w:szCs w:val="20"/>
              </w:rPr>
              <w:t>회사명</w:t>
            </w:r>
          </w:p>
        </w:tc>
        <w:tc>
          <w:tcPr>
            <w:tcW w:w="1954" w:type="dxa"/>
            <w:tcBorders>
              <w:top w:val="single" w:sz="12" w:space="0" w:color="404040" w:themeColor="text1" w:themeTint="BF"/>
              <w:bottom w:val="single" w:sz="4" w:space="0" w:color="404040" w:themeColor="text1" w:themeTint="BF"/>
            </w:tcBorders>
            <w:shd w:val="clear" w:color="auto" w:fill="DEEEEE"/>
            <w:vAlign w:val="center"/>
          </w:tcPr>
          <w:p w14:paraId="4E58C336" w14:textId="77777777" w:rsidR="00026A7E" w:rsidRPr="00C33AED" w:rsidRDefault="00026A7E" w:rsidP="0091358C">
            <w:pPr>
              <w:spacing w:line="280" w:lineRule="atLeast"/>
              <w:jc w:val="center"/>
              <w:rPr>
                <w:b/>
                <w:sz w:val="20"/>
                <w:szCs w:val="20"/>
              </w:rPr>
            </w:pPr>
            <w:r w:rsidRPr="00C33AED">
              <w:rPr>
                <w:b/>
                <w:sz w:val="20"/>
                <w:szCs w:val="20"/>
              </w:rPr>
              <w:t>소유주식수</w:t>
            </w:r>
            <w:r w:rsidRPr="00C33AED">
              <w:rPr>
                <w:b/>
                <w:sz w:val="20"/>
                <w:szCs w:val="20"/>
              </w:rPr>
              <w:t>(</w:t>
            </w:r>
            <w:r w:rsidRPr="00C33AED">
              <w:rPr>
                <w:b/>
                <w:sz w:val="20"/>
                <w:szCs w:val="20"/>
              </w:rPr>
              <w:t>주</w:t>
            </w:r>
            <w:r w:rsidRPr="00C33AED">
              <w:rPr>
                <w:b/>
                <w:sz w:val="20"/>
                <w:szCs w:val="20"/>
              </w:rPr>
              <w:t>)</w:t>
            </w:r>
          </w:p>
        </w:tc>
        <w:tc>
          <w:tcPr>
            <w:tcW w:w="1954" w:type="dxa"/>
            <w:tcBorders>
              <w:top w:val="single" w:sz="12" w:space="0" w:color="404040" w:themeColor="text1" w:themeTint="BF"/>
              <w:bottom w:val="single" w:sz="4" w:space="0" w:color="404040" w:themeColor="text1" w:themeTint="BF"/>
            </w:tcBorders>
            <w:shd w:val="clear" w:color="auto" w:fill="DEEEEE"/>
            <w:vAlign w:val="center"/>
          </w:tcPr>
          <w:p w14:paraId="3E45C011" w14:textId="77777777" w:rsidR="00026A7E" w:rsidRPr="00C33AED" w:rsidRDefault="00026A7E" w:rsidP="0091358C">
            <w:pPr>
              <w:spacing w:line="280" w:lineRule="atLeast"/>
              <w:jc w:val="center"/>
              <w:rPr>
                <w:b/>
                <w:sz w:val="20"/>
                <w:szCs w:val="20"/>
              </w:rPr>
            </w:pPr>
            <w:r w:rsidRPr="00C33AED">
              <w:rPr>
                <w:b/>
                <w:sz w:val="20"/>
                <w:szCs w:val="20"/>
              </w:rPr>
              <w:t>주식소유비율</w:t>
            </w:r>
            <w:r w:rsidRPr="00C33AED">
              <w:rPr>
                <w:b/>
                <w:sz w:val="20"/>
                <w:szCs w:val="20"/>
              </w:rPr>
              <w:t>(%)</w:t>
            </w:r>
          </w:p>
        </w:tc>
        <w:tc>
          <w:tcPr>
            <w:tcW w:w="1993" w:type="dxa"/>
            <w:tcBorders>
              <w:top w:val="single" w:sz="12" w:space="0" w:color="404040" w:themeColor="text1" w:themeTint="BF"/>
              <w:bottom w:val="single" w:sz="4" w:space="0" w:color="404040" w:themeColor="text1" w:themeTint="BF"/>
            </w:tcBorders>
            <w:shd w:val="clear" w:color="auto" w:fill="DEEEEE"/>
            <w:vAlign w:val="center"/>
          </w:tcPr>
          <w:p w14:paraId="14E610AA" w14:textId="77777777" w:rsidR="00026A7E" w:rsidRPr="00C33AED" w:rsidRDefault="00026A7E" w:rsidP="0091358C">
            <w:pPr>
              <w:spacing w:line="280" w:lineRule="atLeast"/>
              <w:jc w:val="center"/>
              <w:rPr>
                <w:b/>
                <w:sz w:val="20"/>
                <w:szCs w:val="20"/>
              </w:rPr>
            </w:pPr>
            <w:r w:rsidRPr="00C33AED">
              <w:rPr>
                <w:b/>
                <w:sz w:val="20"/>
                <w:szCs w:val="20"/>
              </w:rPr>
              <w:t>비고</w:t>
            </w:r>
          </w:p>
        </w:tc>
      </w:tr>
      <w:tr w:rsidR="00026A7E" w:rsidRPr="00CB2B3F" w14:paraId="1F2A129E" w14:textId="77777777" w:rsidTr="0091358C">
        <w:trPr>
          <w:trHeight w:val="340"/>
        </w:trPr>
        <w:tc>
          <w:tcPr>
            <w:tcW w:w="2359" w:type="dxa"/>
            <w:tcBorders>
              <w:top w:val="single" w:sz="4" w:space="0" w:color="404040" w:themeColor="text1" w:themeTint="BF"/>
            </w:tcBorders>
            <w:shd w:val="clear" w:color="auto" w:fill="auto"/>
            <w:vAlign w:val="center"/>
          </w:tcPr>
          <w:p w14:paraId="5531772D" w14:textId="77777777" w:rsidR="00026A7E" w:rsidRPr="00C33AED" w:rsidRDefault="00026A7E" w:rsidP="0091358C">
            <w:pPr>
              <w:spacing w:line="280" w:lineRule="atLeast"/>
              <w:jc w:val="left"/>
              <w:rPr>
                <w:sz w:val="20"/>
                <w:szCs w:val="20"/>
              </w:rPr>
            </w:pPr>
            <w:r w:rsidRPr="00C33AED">
              <w:rPr>
                <w:sz w:val="20"/>
                <w:szCs w:val="20"/>
              </w:rPr>
              <w:t>대상회사</w:t>
            </w:r>
          </w:p>
        </w:tc>
        <w:tc>
          <w:tcPr>
            <w:tcW w:w="1954" w:type="dxa"/>
            <w:tcBorders>
              <w:top w:val="single" w:sz="4" w:space="0" w:color="404040" w:themeColor="text1" w:themeTint="BF"/>
            </w:tcBorders>
            <w:shd w:val="clear" w:color="auto" w:fill="auto"/>
            <w:vAlign w:val="center"/>
          </w:tcPr>
          <w:p w14:paraId="65B5CFE3" w14:textId="77777777" w:rsidR="00026A7E" w:rsidRPr="00C33AED" w:rsidRDefault="00026A7E" w:rsidP="0091358C">
            <w:pPr>
              <w:spacing w:line="280" w:lineRule="atLeast"/>
              <w:jc w:val="right"/>
              <w:rPr>
                <w:sz w:val="20"/>
                <w:szCs w:val="20"/>
              </w:rPr>
            </w:pPr>
            <w:r w:rsidRPr="00C33AED">
              <w:rPr>
                <w:sz w:val="20"/>
                <w:szCs w:val="20"/>
              </w:rPr>
              <w:t>31,450</w:t>
            </w:r>
          </w:p>
        </w:tc>
        <w:tc>
          <w:tcPr>
            <w:tcW w:w="1954" w:type="dxa"/>
            <w:tcBorders>
              <w:top w:val="single" w:sz="4" w:space="0" w:color="404040" w:themeColor="text1" w:themeTint="BF"/>
            </w:tcBorders>
            <w:shd w:val="clear" w:color="auto" w:fill="auto"/>
            <w:vAlign w:val="center"/>
          </w:tcPr>
          <w:p w14:paraId="0AF52FCE" w14:textId="77777777" w:rsidR="00026A7E" w:rsidRPr="00C33AED" w:rsidRDefault="00026A7E" w:rsidP="0091358C">
            <w:pPr>
              <w:spacing w:line="280" w:lineRule="atLeast"/>
              <w:jc w:val="right"/>
              <w:rPr>
                <w:sz w:val="20"/>
                <w:szCs w:val="20"/>
              </w:rPr>
            </w:pPr>
            <w:r w:rsidRPr="00C33AED">
              <w:rPr>
                <w:sz w:val="20"/>
                <w:szCs w:val="20"/>
              </w:rPr>
              <w:t>49.9</w:t>
            </w:r>
          </w:p>
        </w:tc>
        <w:tc>
          <w:tcPr>
            <w:tcW w:w="1993" w:type="dxa"/>
            <w:tcBorders>
              <w:top w:val="single" w:sz="4" w:space="0" w:color="404040" w:themeColor="text1" w:themeTint="BF"/>
            </w:tcBorders>
            <w:shd w:val="clear" w:color="auto" w:fill="auto"/>
            <w:vAlign w:val="center"/>
          </w:tcPr>
          <w:p w14:paraId="7B379A5E" w14:textId="77777777" w:rsidR="00026A7E" w:rsidRPr="00C33AED" w:rsidRDefault="00026A7E" w:rsidP="0091358C">
            <w:pPr>
              <w:spacing w:line="280" w:lineRule="atLeast"/>
              <w:rPr>
                <w:sz w:val="20"/>
                <w:szCs w:val="20"/>
              </w:rPr>
            </w:pPr>
          </w:p>
        </w:tc>
      </w:tr>
      <w:tr w:rsidR="00026A7E" w:rsidRPr="00CB2B3F" w14:paraId="5B4D9682" w14:textId="77777777" w:rsidTr="0091358C">
        <w:trPr>
          <w:trHeight w:val="340"/>
        </w:trPr>
        <w:tc>
          <w:tcPr>
            <w:tcW w:w="2359" w:type="dxa"/>
            <w:shd w:val="clear" w:color="auto" w:fill="auto"/>
            <w:vAlign w:val="center"/>
          </w:tcPr>
          <w:p w14:paraId="2C1904A7" w14:textId="77777777" w:rsidR="00026A7E" w:rsidRPr="00C33AED" w:rsidRDefault="00026A7E" w:rsidP="0091358C">
            <w:pPr>
              <w:spacing w:line="280" w:lineRule="atLeast"/>
              <w:jc w:val="left"/>
              <w:rPr>
                <w:sz w:val="20"/>
                <w:szCs w:val="20"/>
              </w:rPr>
            </w:pPr>
            <w:proofErr w:type="spellStart"/>
            <w:r w:rsidRPr="00C33AED">
              <w:rPr>
                <w:sz w:val="20"/>
                <w:szCs w:val="20"/>
              </w:rPr>
              <w:t>조은진</w:t>
            </w:r>
            <w:proofErr w:type="spellEnd"/>
          </w:p>
        </w:tc>
        <w:tc>
          <w:tcPr>
            <w:tcW w:w="1954" w:type="dxa"/>
            <w:shd w:val="clear" w:color="auto" w:fill="auto"/>
            <w:vAlign w:val="center"/>
          </w:tcPr>
          <w:p w14:paraId="56D4388F" w14:textId="77777777" w:rsidR="00026A7E" w:rsidRPr="00C33AED" w:rsidRDefault="00026A7E" w:rsidP="0091358C">
            <w:pPr>
              <w:spacing w:line="280" w:lineRule="atLeast"/>
              <w:jc w:val="right"/>
              <w:rPr>
                <w:sz w:val="20"/>
                <w:szCs w:val="20"/>
              </w:rPr>
            </w:pPr>
            <w:r w:rsidRPr="00C33AED">
              <w:rPr>
                <w:sz w:val="20"/>
                <w:szCs w:val="20"/>
              </w:rPr>
              <w:t>18,000</w:t>
            </w:r>
          </w:p>
        </w:tc>
        <w:tc>
          <w:tcPr>
            <w:tcW w:w="1954" w:type="dxa"/>
            <w:shd w:val="clear" w:color="auto" w:fill="auto"/>
            <w:vAlign w:val="center"/>
          </w:tcPr>
          <w:p w14:paraId="268AA124" w14:textId="77777777" w:rsidR="00026A7E" w:rsidRPr="00C33AED" w:rsidRDefault="00026A7E" w:rsidP="0091358C">
            <w:pPr>
              <w:spacing w:line="280" w:lineRule="atLeast"/>
              <w:jc w:val="right"/>
              <w:rPr>
                <w:sz w:val="20"/>
                <w:szCs w:val="20"/>
              </w:rPr>
            </w:pPr>
            <w:r w:rsidRPr="00C33AED">
              <w:rPr>
                <w:sz w:val="20"/>
                <w:szCs w:val="20"/>
              </w:rPr>
              <w:t>28.6</w:t>
            </w:r>
          </w:p>
        </w:tc>
        <w:tc>
          <w:tcPr>
            <w:tcW w:w="1993" w:type="dxa"/>
            <w:shd w:val="clear" w:color="auto" w:fill="auto"/>
            <w:vAlign w:val="center"/>
          </w:tcPr>
          <w:p w14:paraId="2F5497BA"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50B8C797" w14:textId="77777777" w:rsidTr="0091358C">
        <w:trPr>
          <w:trHeight w:val="340"/>
        </w:trPr>
        <w:tc>
          <w:tcPr>
            <w:tcW w:w="2359" w:type="dxa"/>
            <w:shd w:val="clear" w:color="auto" w:fill="auto"/>
            <w:vAlign w:val="center"/>
          </w:tcPr>
          <w:p w14:paraId="4A93CE32" w14:textId="77777777" w:rsidR="00026A7E" w:rsidRPr="00C33AED" w:rsidRDefault="00026A7E" w:rsidP="0091358C">
            <w:pPr>
              <w:spacing w:line="280" w:lineRule="atLeast"/>
              <w:jc w:val="left"/>
              <w:rPr>
                <w:sz w:val="20"/>
                <w:szCs w:val="20"/>
              </w:rPr>
            </w:pPr>
            <w:proofErr w:type="spellStart"/>
            <w:r w:rsidRPr="00C33AED">
              <w:rPr>
                <w:sz w:val="20"/>
                <w:szCs w:val="20"/>
              </w:rPr>
              <w:t>한샘넥서스</w:t>
            </w:r>
            <w:proofErr w:type="spellEnd"/>
          </w:p>
        </w:tc>
        <w:tc>
          <w:tcPr>
            <w:tcW w:w="1954" w:type="dxa"/>
            <w:shd w:val="clear" w:color="auto" w:fill="auto"/>
            <w:vAlign w:val="center"/>
          </w:tcPr>
          <w:p w14:paraId="235A2D42" w14:textId="77777777" w:rsidR="00026A7E" w:rsidRPr="00C33AED" w:rsidRDefault="00026A7E" w:rsidP="0091358C">
            <w:pPr>
              <w:spacing w:line="280" w:lineRule="atLeast"/>
              <w:jc w:val="right"/>
              <w:rPr>
                <w:sz w:val="20"/>
                <w:szCs w:val="20"/>
              </w:rPr>
            </w:pPr>
            <w:r w:rsidRPr="00C33AED">
              <w:rPr>
                <w:sz w:val="20"/>
                <w:szCs w:val="20"/>
              </w:rPr>
              <w:t>7,160</w:t>
            </w:r>
          </w:p>
        </w:tc>
        <w:tc>
          <w:tcPr>
            <w:tcW w:w="1954" w:type="dxa"/>
            <w:shd w:val="clear" w:color="auto" w:fill="auto"/>
            <w:vAlign w:val="center"/>
          </w:tcPr>
          <w:p w14:paraId="5586EF54" w14:textId="77777777" w:rsidR="00026A7E" w:rsidRPr="00C33AED" w:rsidRDefault="00026A7E" w:rsidP="0091358C">
            <w:pPr>
              <w:spacing w:line="280" w:lineRule="atLeast"/>
              <w:jc w:val="right"/>
              <w:rPr>
                <w:sz w:val="20"/>
                <w:szCs w:val="20"/>
              </w:rPr>
            </w:pPr>
            <w:r w:rsidRPr="00C33AED">
              <w:rPr>
                <w:sz w:val="20"/>
                <w:szCs w:val="20"/>
              </w:rPr>
              <w:t>11.4</w:t>
            </w:r>
          </w:p>
        </w:tc>
        <w:tc>
          <w:tcPr>
            <w:tcW w:w="1993" w:type="dxa"/>
            <w:shd w:val="clear" w:color="auto" w:fill="auto"/>
            <w:vAlign w:val="center"/>
          </w:tcPr>
          <w:p w14:paraId="349845C1" w14:textId="77777777" w:rsidR="00026A7E" w:rsidRPr="00C33AED" w:rsidRDefault="00026A7E" w:rsidP="0091358C">
            <w:pPr>
              <w:spacing w:line="280" w:lineRule="atLeast"/>
              <w:rPr>
                <w:sz w:val="20"/>
                <w:szCs w:val="20"/>
              </w:rPr>
            </w:pPr>
          </w:p>
        </w:tc>
      </w:tr>
      <w:tr w:rsidR="00026A7E" w:rsidRPr="00CB2B3F" w14:paraId="6A4AA813" w14:textId="77777777" w:rsidTr="0091358C">
        <w:trPr>
          <w:trHeight w:val="340"/>
        </w:trPr>
        <w:tc>
          <w:tcPr>
            <w:tcW w:w="2359" w:type="dxa"/>
            <w:shd w:val="clear" w:color="auto" w:fill="auto"/>
            <w:vAlign w:val="center"/>
          </w:tcPr>
          <w:p w14:paraId="5BCDDAD3" w14:textId="77777777" w:rsidR="00026A7E" w:rsidRPr="00C33AED" w:rsidRDefault="00026A7E" w:rsidP="0091358C">
            <w:pPr>
              <w:spacing w:line="280" w:lineRule="atLeast"/>
              <w:jc w:val="left"/>
              <w:rPr>
                <w:sz w:val="20"/>
                <w:szCs w:val="20"/>
              </w:rPr>
            </w:pPr>
            <w:r w:rsidRPr="00C33AED">
              <w:rPr>
                <w:sz w:val="20"/>
                <w:szCs w:val="20"/>
              </w:rPr>
              <w:t>이영식</w:t>
            </w:r>
          </w:p>
        </w:tc>
        <w:tc>
          <w:tcPr>
            <w:tcW w:w="1954" w:type="dxa"/>
            <w:shd w:val="clear" w:color="auto" w:fill="auto"/>
            <w:vAlign w:val="center"/>
          </w:tcPr>
          <w:p w14:paraId="0350AADF" w14:textId="77777777" w:rsidR="00026A7E" w:rsidRPr="00C33AED" w:rsidRDefault="00026A7E" w:rsidP="0091358C">
            <w:pPr>
              <w:spacing w:line="280" w:lineRule="atLeast"/>
              <w:jc w:val="right"/>
              <w:rPr>
                <w:sz w:val="20"/>
                <w:szCs w:val="20"/>
              </w:rPr>
            </w:pPr>
            <w:r w:rsidRPr="00C33AED">
              <w:rPr>
                <w:sz w:val="20"/>
                <w:szCs w:val="20"/>
              </w:rPr>
              <w:t>3,160</w:t>
            </w:r>
          </w:p>
        </w:tc>
        <w:tc>
          <w:tcPr>
            <w:tcW w:w="1954" w:type="dxa"/>
            <w:shd w:val="clear" w:color="auto" w:fill="auto"/>
            <w:vAlign w:val="center"/>
          </w:tcPr>
          <w:p w14:paraId="48B7D4CC" w14:textId="77777777" w:rsidR="00026A7E" w:rsidRPr="00C33AED" w:rsidRDefault="00026A7E" w:rsidP="0091358C">
            <w:pPr>
              <w:spacing w:line="280" w:lineRule="atLeast"/>
              <w:jc w:val="right"/>
              <w:rPr>
                <w:sz w:val="20"/>
                <w:szCs w:val="20"/>
              </w:rPr>
            </w:pPr>
            <w:r w:rsidRPr="00C33AED">
              <w:rPr>
                <w:sz w:val="20"/>
                <w:szCs w:val="20"/>
              </w:rPr>
              <w:t>5.0</w:t>
            </w:r>
          </w:p>
        </w:tc>
        <w:tc>
          <w:tcPr>
            <w:tcW w:w="1993" w:type="dxa"/>
            <w:shd w:val="clear" w:color="auto" w:fill="auto"/>
            <w:vAlign w:val="center"/>
          </w:tcPr>
          <w:p w14:paraId="4F6B8142"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67E106EE" w14:textId="77777777" w:rsidTr="0091358C">
        <w:trPr>
          <w:trHeight w:val="340"/>
        </w:trPr>
        <w:tc>
          <w:tcPr>
            <w:tcW w:w="2359" w:type="dxa"/>
            <w:shd w:val="clear" w:color="auto" w:fill="auto"/>
            <w:vAlign w:val="center"/>
          </w:tcPr>
          <w:p w14:paraId="4D1EDEB5" w14:textId="77777777" w:rsidR="00026A7E" w:rsidRPr="00C33AED" w:rsidRDefault="00026A7E" w:rsidP="0091358C">
            <w:pPr>
              <w:spacing w:line="280" w:lineRule="atLeast"/>
              <w:jc w:val="left"/>
              <w:rPr>
                <w:sz w:val="20"/>
                <w:szCs w:val="20"/>
              </w:rPr>
            </w:pPr>
            <w:proofErr w:type="spellStart"/>
            <w:r w:rsidRPr="00C33AED">
              <w:rPr>
                <w:sz w:val="20"/>
                <w:szCs w:val="20"/>
              </w:rPr>
              <w:t>조창걸</w:t>
            </w:r>
            <w:proofErr w:type="spellEnd"/>
          </w:p>
        </w:tc>
        <w:tc>
          <w:tcPr>
            <w:tcW w:w="1954" w:type="dxa"/>
            <w:shd w:val="clear" w:color="auto" w:fill="auto"/>
            <w:vAlign w:val="center"/>
          </w:tcPr>
          <w:p w14:paraId="34529E9F" w14:textId="77777777" w:rsidR="00026A7E" w:rsidRPr="00C33AED" w:rsidRDefault="00026A7E" w:rsidP="0091358C">
            <w:pPr>
              <w:spacing w:line="280" w:lineRule="atLeast"/>
              <w:jc w:val="right"/>
              <w:rPr>
                <w:sz w:val="20"/>
                <w:szCs w:val="20"/>
              </w:rPr>
            </w:pPr>
            <w:r w:rsidRPr="00C33AED">
              <w:rPr>
                <w:sz w:val="20"/>
                <w:szCs w:val="20"/>
              </w:rPr>
              <w:t>1,650</w:t>
            </w:r>
          </w:p>
        </w:tc>
        <w:tc>
          <w:tcPr>
            <w:tcW w:w="1954" w:type="dxa"/>
            <w:shd w:val="clear" w:color="auto" w:fill="auto"/>
            <w:vAlign w:val="center"/>
          </w:tcPr>
          <w:p w14:paraId="609BFD92" w14:textId="77777777" w:rsidR="00026A7E" w:rsidRPr="00C33AED" w:rsidRDefault="00026A7E" w:rsidP="0091358C">
            <w:pPr>
              <w:spacing w:line="280" w:lineRule="atLeast"/>
              <w:jc w:val="right"/>
              <w:rPr>
                <w:sz w:val="20"/>
                <w:szCs w:val="20"/>
              </w:rPr>
            </w:pPr>
            <w:r w:rsidRPr="00C33AED">
              <w:rPr>
                <w:sz w:val="20"/>
                <w:szCs w:val="20"/>
              </w:rPr>
              <w:t>2.6</w:t>
            </w:r>
          </w:p>
        </w:tc>
        <w:tc>
          <w:tcPr>
            <w:tcW w:w="1993" w:type="dxa"/>
            <w:shd w:val="clear" w:color="auto" w:fill="auto"/>
            <w:vAlign w:val="center"/>
          </w:tcPr>
          <w:p w14:paraId="5B5BB2A3"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33C9B7A6" w14:textId="77777777" w:rsidTr="0091358C">
        <w:trPr>
          <w:trHeight w:val="340"/>
        </w:trPr>
        <w:tc>
          <w:tcPr>
            <w:tcW w:w="2359" w:type="dxa"/>
            <w:tcBorders>
              <w:bottom w:val="single" w:sz="4" w:space="0" w:color="404040" w:themeColor="text1" w:themeTint="BF"/>
            </w:tcBorders>
            <w:shd w:val="clear" w:color="auto" w:fill="auto"/>
            <w:vAlign w:val="center"/>
          </w:tcPr>
          <w:p w14:paraId="3ED3D1FF" w14:textId="77777777" w:rsidR="00026A7E" w:rsidRPr="00C33AED" w:rsidRDefault="00026A7E" w:rsidP="0091358C">
            <w:pPr>
              <w:spacing w:line="280" w:lineRule="atLeast"/>
              <w:jc w:val="left"/>
              <w:rPr>
                <w:sz w:val="20"/>
                <w:szCs w:val="20"/>
              </w:rPr>
            </w:pPr>
            <w:r w:rsidRPr="00C33AED">
              <w:rPr>
                <w:sz w:val="20"/>
                <w:szCs w:val="20"/>
              </w:rPr>
              <w:t>강승수</w:t>
            </w:r>
          </w:p>
        </w:tc>
        <w:tc>
          <w:tcPr>
            <w:tcW w:w="1954" w:type="dxa"/>
            <w:tcBorders>
              <w:bottom w:val="single" w:sz="4" w:space="0" w:color="404040" w:themeColor="text1" w:themeTint="BF"/>
            </w:tcBorders>
            <w:shd w:val="clear" w:color="auto" w:fill="auto"/>
            <w:vAlign w:val="center"/>
          </w:tcPr>
          <w:p w14:paraId="5F2BEEF0" w14:textId="77777777" w:rsidR="00026A7E" w:rsidRPr="00C33AED" w:rsidRDefault="00026A7E" w:rsidP="0091358C">
            <w:pPr>
              <w:spacing w:line="280" w:lineRule="atLeast"/>
              <w:jc w:val="right"/>
              <w:rPr>
                <w:sz w:val="20"/>
                <w:szCs w:val="20"/>
              </w:rPr>
            </w:pPr>
            <w:r w:rsidRPr="00C33AED">
              <w:rPr>
                <w:sz w:val="20"/>
                <w:szCs w:val="20"/>
              </w:rPr>
              <w:t>1,580</w:t>
            </w:r>
          </w:p>
        </w:tc>
        <w:tc>
          <w:tcPr>
            <w:tcW w:w="1954" w:type="dxa"/>
            <w:tcBorders>
              <w:bottom w:val="single" w:sz="4" w:space="0" w:color="404040" w:themeColor="text1" w:themeTint="BF"/>
            </w:tcBorders>
            <w:shd w:val="clear" w:color="auto" w:fill="auto"/>
            <w:vAlign w:val="center"/>
          </w:tcPr>
          <w:p w14:paraId="337A5C15" w14:textId="77777777" w:rsidR="00026A7E" w:rsidRPr="00C33AED" w:rsidRDefault="00026A7E" w:rsidP="0091358C">
            <w:pPr>
              <w:spacing w:line="280" w:lineRule="atLeast"/>
              <w:jc w:val="right"/>
              <w:rPr>
                <w:sz w:val="20"/>
                <w:szCs w:val="20"/>
              </w:rPr>
            </w:pPr>
            <w:r w:rsidRPr="00C33AED">
              <w:rPr>
                <w:sz w:val="20"/>
                <w:szCs w:val="20"/>
              </w:rPr>
              <w:t>2.5</w:t>
            </w:r>
          </w:p>
        </w:tc>
        <w:tc>
          <w:tcPr>
            <w:tcW w:w="1993" w:type="dxa"/>
            <w:tcBorders>
              <w:bottom w:val="single" w:sz="4" w:space="0" w:color="404040" w:themeColor="text1" w:themeTint="BF"/>
            </w:tcBorders>
            <w:shd w:val="clear" w:color="auto" w:fill="auto"/>
            <w:vAlign w:val="center"/>
          </w:tcPr>
          <w:p w14:paraId="782B64DF"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62D9A81C" w14:textId="77777777" w:rsidTr="0091358C">
        <w:trPr>
          <w:trHeight w:val="340"/>
        </w:trPr>
        <w:tc>
          <w:tcPr>
            <w:tcW w:w="2359"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C971FDD" w14:textId="77777777" w:rsidR="00026A7E" w:rsidRPr="00C33AED" w:rsidRDefault="00026A7E" w:rsidP="0091358C">
            <w:pPr>
              <w:spacing w:line="280" w:lineRule="atLeast"/>
              <w:jc w:val="center"/>
              <w:rPr>
                <w:b/>
                <w:sz w:val="20"/>
                <w:szCs w:val="20"/>
              </w:rPr>
            </w:pPr>
            <w:r w:rsidRPr="00C33AED">
              <w:rPr>
                <w:b/>
                <w:sz w:val="20"/>
                <w:szCs w:val="20"/>
              </w:rPr>
              <w:t>합계</w:t>
            </w:r>
          </w:p>
        </w:tc>
        <w:tc>
          <w:tcPr>
            <w:tcW w:w="195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2CAE42D8" w14:textId="77777777" w:rsidR="00026A7E" w:rsidRPr="00C33AED" w:rsidRDefault="00026A7E" w:rsidP="0091358C">
            <w:pPr>
              <w:spacing w:line="280" w:lineRule="atLeast"/>
              <w:jc w:val="right"/>
              <w:rPr>
                <w:b/>
                <w:sz w:val="20"/>
                <w:szCs w:val="20"/>
              </w:rPr>
            </w:pPr>
            <w:r w:rsidRPr="00C33AED">
              <w:rPr>
                <w:b/>
                <w:sz w:val="20"/>
                <w:szCs w:val="20"/>
              </w:rPr>
              <w:t>305,000</w:t>
            </w:r>
          </w:p>
        </w:tc>
        <w:tc>
          <w:tcPr>
            <w:tcW w:w="195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34471EFA" w14:textId="77777777" w:rsidR="00026A7E" w:rsidRPr="00C33AED" w:rsidRDefault="00026A7E" w:rsidP="0091358C">
            <w:pPr>
              <w:spacing w:line="280" w:lineRule="atLeast"/>
              <w:jc w:val="right"/>
              <w:rPr>
                <w:b/>
                <w:sz w:val="20"/>
                <w:szCs w:val="20"/>
              </w:rPr>
            </w:pPr>
            <w:r w:rsidRPr="00C33AED">
              <w:rPr>
                <w:b/>
                <w:sz w:val="20"/>
                <w:szCs w:val="20"/>
              </w:rPr>
              <w:t>100</w:t>
            </w:r>
          </w:p>
        </w:tc>
        <w:tc>
          <w:tcPr>
            <w:tcW w:w="1993"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277C33BD" w14:textId="77777777" w:rsidR="00026A7E" w:rsidRPr="00C33AED" w:rsidRDefault="00026A7E" w:rsidP="0091358C">
            <w:pPr>
              <w:spacing w:line="280" w:lineRule="atLeast"/>
              <w:jc w:val="right"/>
              <w:rPr>
                <w:b/>
                <w:sz w:val="20"/>
                <w:szCs w:val="20"/>
              </w:rPr>
            </w:pPr>
          </w:p>
        </w:tc>
      </w:tr>
    </w:tbl>
    <w:p w14:paraId="53131AD4" w14:textId="77777777" w:rsidR="00026A7E" w:rsidRPr="00CB2B3F" w:rsidRDefault="00026A7E" w:rsidP="00026A7E">
      <w:pPr>
        <w:pStyle w:val="a5"/>
        <w:ind w:leftChars="0" w:left="1361"/>
        <w:rPr>
          <w:szCs w:val="22"/>
          <w:u w:val="single"/>
        </w:rPr>
      </w:pPr>
    </w:p>
    <w:p w14:paraId="1EF91CFF" w14:textId="77777777" w:rsidR="00026A7E" w:rsidRPr="00CB2B3F" w:rsidRDefault="00026A7E" w:rsidP="00026A7E">
      <w:pPr>
        <w:pStyle w:val="a5"/>
        <w:numPr>
          <w:ilvl w:val="0"/>
          <w:numId w:val="22"/>
        </w:numPr>
        <w:spacing w:after="240"/>
        <w:ind w:leftChars="0"/>
        <w:rPr>
          <w:szCs w:val="22"/>
          <w:u w:val="single"/>
        </w:rPr>
      </w:pPr>
      <w:r w:rsidRPr="00CB2B3F">
        <w:rPr>
          <w:szCs w:val="22"/>
          <w:u w:val="single"/>
        </w:rPr>
        <w:t>이사회</w:t>
      </w:r>
    </w:p>
    <w:tbl>
      <w:tblPr>
        <w:tblW w:w="4294" w:type="pct"/>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1191"/>
        <w:gridCol w:w="1277"/>
        <w:gridCol w:w="2262"/>
        <w:gridCol w:w="2261"/>
        <w:gridCol w:w="1286"/>
      </w:tblGrid>
      <w:tr w:rsidR="00026A7E" w:rsidRPr="00CB2B3F" w14:paraId="38C036A8" w14:textId="77777777" w:rsidTr="0091358C">
        <w:trPr>
          <w:trHeight w:val="340"/>
          <w:tblHeader/>
        </w:trPr>
        <w:tc>
          <w:tcPr>
            <w:tcW w:w="719" w:type="pct"/>
            <w:tcBorders>
              <w:top w:val="single" w:sz="12" w:space="0" w:color="404040" w:themeColor="text1" w:themeTint="BF"/>
              <w:bottom w:val="single" w:sz="4" w:space="0" w:color="404040" w:themeColor="text1" w:themeTint="BF"/>
            </w:tcBorders>
            <w:shd w:val="clear" w:color="auto" w:fill="DEEEEE"/>
            <w:vAlign w:val="center"/>
          </w:tcPr>
          <w:p w14:paraId="55DA1E47"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직위</w:t>
            </w:r>
          </w:p>
        </w:tc>
        <w:tc>
          <w:tcPr>
            <w:tcW w:w="771" w:type="pct"/>
            <w:tcBorders>
              <w:top w:val="single" w:sz="12" w:space="0" w:color="404040" w:themeColor="text1" w:themeTint="BF"/>
              <w:bottom w:val="single" w:sz="4" w:space="0" w:color="404040" w:themeColor="text1" w:themeTint="BF"/>
            </w:tcBorders>
            <w:shd w:val="clear" w:color="auto" w:fill="DEEEEE"/>
            <w:vAlign w:val="center"/>
          </w:tcPr>
          <w:p w14:paraId="2BC87A1D"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성명</w:t>
            </w:r>
          </w:p>
        </w:tc>
        <w:tc>
          <w:tcPr>
            <w:tcW w:w="1366" w:type="pct"/>
            <w:tcBorders>
              <w:top w:val="single" w:sz="12" w:space="0" w:color="404040" w:themeColor="text1" w:themeTint="BF"/>
              <w:bottom w:val="single" w:sz="4" w:space="0" w:color="404040" w:themeColor="text1" w:themeTint="BF"/>
            </w:tcBorders>
            <w:shd w:val="clear" w:color="auto" w:fill="DEEEEE"/>
            <w:vAlign w:val="center"/>
          </w:tcPr>
          <w:p w14:paraId="450168BA"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최근</w:t>
            </w:r>
            <w:r w:rsidRPr="00C33AED">
              <w:rPr>
                <w:b/>
                <w:sz w:val="20"/>
                <w:szCs w:val="20"/>
              </w:rPr>
              <w:t xml:space="preserve"> </w:t>
            </w:r>
            <w:r w:rsidRPr="00C33AED">
              <w:rPr>
                <w:b/>
                <w:sz w:val="20"/>
                <w:szCs w:val="20"/>
              </w:rPr>
              <w:t>선임일</w:t>
            </w:r>
          </w:p>
        </w:tc>
        <w:tc>
          <w:tcPr>
            <w:tcW w:w="1366" w:type="pct"/>
            <w:tcBorders>
              <w:top w:val="single" w:sz="12" w:space="0" w:color="404040" w:themeColor="text1" w:themeTint="BF"/>
              <w:bottom w:val="single" w:sz="4" w:space="0" w:color="404040" w:themeColor="text1" w:themeTint="BF"/>
            </w:tcBorders>
            <w:shd w:val="clear" w:color="auto" w:fill="DEEEEE"/>
            <w:vAlign w:val="center"/>
          </w:tcPr>
          <w:p w14:paraId="621B7844"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임기</w:t>
            </w:r>
            <w:r w:rsidRPr="00C33AED">
              <w:rPr>
                <w:b/>
                <w:sz w:val="20"/>
                <w:szCs w:val="20"/>
              </w:rPr>
              <w:t xml:space="preserve"> </w:t>
            </w:r>
            <w:r w:rsidRPr="00C33AED">
              <w:rPr>
                <w:b/>
                <w:sz w:val="20"/>
                <w:szCs w:val="20"/>
              </w:rPr>
              <w:t>만료일</w:t>
            </w:r>
          </w:p>
        </w:tc>
        <w:tc>
          <w:tcPr>
            <w:tcW w:w="777" w:type="pct"/>
            <w:tcBorders>
              <w:top w:val="single" w:sz="12" w:space="0" w:color="404040" w:themeColor="text1" w:themeTint="BF"/>
              <w:bottom w:val="single" w:sz="4" w:space="0" w:color="404040" w:themeColor="text1" w:themeTint="BF"/>
            </w:tcBorders>
            <w:shd w:val="clear" w:color="auto" w:fill="DEEEEE"/>
            <w:vAlign w:val="center"/>
          </w:tcPr>
          <w:p w14:paraId="52E1BA98"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비고</w:t>
            </w:r>
          </w:p>
        </w:tc>
      </w:tr>
      <w:tr w:rsidR="00026A7E" w:rsidRPr="00CB2B3F" w14:paraId="549E3728" w14:textId="77777777" w:rsidTr="0091358C">
        <w:trPr>
          <w:trHeight w:val="397"/>
        </w:trPr>
        <w:tc>
          <w:tcPr>
            <w:tcW w:w="719" w:type="pct"/>
            <w:tcBorders>
              <w:top w:val="single" w:sz="4" w:space="0" w:color="404040" w:themeColor="text1" w:themeTint="BF"/>
            </w:tcBorders>
            <w:shd w:val="clear" w:color="auto" w:fill="F2F2F2" w:themeFill="background1" w:themeFillShade="F2"/>
            <w:vAlign w:val="center"/>
          </w:tcPr>
          <w:p w14:paraId="40FD91EA" w14:textId="77777777" w:rsidR="00026A7E" w:rsidRPr="00C33AED" w:rsidRDefault="00026A7E" w:rsidP="0091358C">
            <w:pPr>
              <w:pStyle w:val="a5"/>
              <w:spacing w:line="280" w:lineRule="atLeast"/>
              <w:ind w:leftChars="0" w:left="0"/>
              <w:jc w:val="center"/>
              <w:rPr>
                <w:sz w:val="20"/>
                <w:szCs w:val="20"/>
              </w:rPr>
            </w:pPr>
            <w:r w:rsidRPr="00C33AED">
              <w:rPr>
                <w:sz w:val="20"/>
                <w:szCs w:val="20"/>
              </w:rPr>
              <w:t>대표이사</w:t>
            </w:r>
          </w:p>
        </w:tc>
        <w:tc>
          <w:tcPr>
            <w:tcW w:w="771" w:type="pct"/>
            <w:tcBorders>
              <w:top w:val="single" w:sz="4" w:space="0" w:color="404040" w:themeColor="text1" w:themeTint="BF"/>
            </w:tcBorders>
            <w:shd w:val="clear" w:color="auto" w:fill="auto"/>
            <w:vAlign w:val="center"/>
          </w:tcPr>
          <w:p w14:paraId="5AD39167" w14:textId="77777777" w:rsidR="00026A7E" w:rsidRPr="00C33AED" w:rsidRDefault="00026A7E" w:rsidP="0091358C">
            <w:pPr>
              <w:pStyle w:val="a5"/>
              <w:spacing w:line="280" w:lineRule="atLeast"/>
              <w:ind w:leftChars="0" w:left="0"/>
              <w:jc w:val="center"/>
              <w:rPr>
                <w:sz w:val="20"/>
                <w:szCs w:val="20"/>
              </w:rPr>
            </w:pPr>
            <w:r w:rsidRPr="00C33AED">
              <w:rPr>
                <w:sz w:val="20"/>
                <w:szCs w:val="20"/>
              </w:rPr>
              <w:t>이영식</w:t>
            </w:r>
          </w:p>
        </w:tc>
        <w:tc>
          <w:tcPr>
            <w:tcW w:w="1366" w:type="pct"/>
            <w:tcBorders>
              <w:top w:val="single" w:sz="4" w:space="0" w:color="404040" w:themeColor="text1" w:themeTint="BF"/>
            </w:tcBorders>
            <w:shd w:val="clear" w:color="auto" w:fill="auto"/>
            <w:vAlign w:val="center"/>
          </w:tcPr>
          <w:p w14:paraId="017DFCA1"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2020</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20</w:t>
            </w:r>
            <w:r w:rsidRPr="00C33AED">
              <w:rPr>
                <w:sz w:val="20"/>
                <w:szCs w:val="20"/>
              </w:rPr>
              <w:t>일</w:t>
            </w:r>
          </w:p>
        </w:tc>
        <w:tc>
          <w:tcPr>
            <w:tcW w:w="1366" w:type="pct"/>
            <w:tcBorders>
              <w:top w:val="single" w:sz="4" w:space="0" w:color="404040" w:themeColor="text1" w:themeTint="BF"/>
            </w:tcBorders>
            <w:shd w:val="clear" w:color="auto" w:fill="auto"/>
            <w:vAlign w:val="center"/>
          </w:tcPr>
          <w:p w14:paraId="595168A8" w14:textId="77777777" w:rsidR="00026A7E" w:rsidRDefault="00026A7E" w:rsidP="0091358C">
            <w:pPr>
              <w:pStyle w:val="a5"/>
              <w:spacing w:line="280" w:lineRule="atLeast"/>
              <w:ind w:leftChars="0" w:left="0"/>
              <w:jc w:val="center"/>
              <w:rPr>
                <w:sz w:val="20"/>
                <w:szCs w:val="20"/>
              </w:rPr>
            </w:pPr>
            <w:r w:rsidRPr="00C33AED">
              <w:rPr>
                <w:sz w:val="20"/>
                <w:szCs w:val="20"/>
              </w:rPr>
              <w:t>2023</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p>
          <w:p w14:paraId="2328C967"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7" w:type="pct"/>
            <w:tcBorders>
              <w:top w:val="single" w:sz="4" w:space="0" w:color="404040" w:themeColor="text1" w:themeTint="BF"/>
            </w:tcBorders>
            <w:shd w:val="clear" w:color="auto" w:fill="auto"/>
            <w:vAlign w:val="center"/>
          </w:tcPr>
          <w:p w14:paraId="6EC34796"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180F1B93" w14:textId="77777777" w:rsidTr="0091358C">
        <w:trPr>
          <w:trHeight w:val="397"/>
        </w:trPr>
        <w:tc>
          <w:tcPr>
            <w:tcW w:w="719" w:type="pct"/>
            <w:shd w:val="clear" w:color="auto" w:fill="F2F2F2" w:themeFill="background1" w:themeFillShade="F2"/>
            <w:vAlign w:val="center"/>
          </w:tcPr>
          <w:p w14:paraId="54B6E880" w14:textId="77777777" w:rsidR="00026A7E" w:rsidRPr="00C33AED" w:rsidRDefault="00026A7E" w:rsidP="0091358C">
            <w:pPr>
              <w:pStyle w:val="a5"/>
              <w:spacing w:line="280" w:lineRule="atLeast"/>
              <w:ind w:leftChars="0" w:left="0"/>
              <w:jc w:val="center"/>
              <w:rPr>
                <w:sz w:val="20"/>
                <w:szCs w:val="20"/>
              </w:rPr>
            </w:pPr>
            <w:r w:rsidRPr="00C33AED">
              <w:rPr>
                <w:sz w:val="20"/>
                <w:szCs w:val="20"/>
              </w:rPr>
              <w:lastRenderedPageBreak/>
              <w:t>사내이사</w:t>
            </w:r>
          </w:p>
        </w:tc>
        <w:tc>
          <w:tcPr>
            <w:tcW w:w="771" w:type="pct"/>
            <w:shd w:val="clear" w:color="auto" w:fill="auto"/>
            <w:vAlign w:val="center"/>
          </w:tcPr>
          <w:p w14:paraId="080250B8" w14:textId="77777777" w:rsidR="00026A7E" w:rsidRPr="00C33AED" w:rsidRDefault="00026A7E" w:rsidP="0091358C">
            <w:pPr>
              <w:pStyle w:val="a5"/>
              <w:spacing w:line="280" w:lineRule="atLeast"/>
              <w:ind w:leftChars="0" w:left="0"/>
              <w:jc w:val="center"/>
              <w:rPr>
                <w:sz w:val="20"/>
                <w:szCs w:val="20"/>
              </w:rPr>
            </w:pPr>
            <w:r w:rsidRPr="00C33AED">
              <w:rPr>
                <w:sz w:val="20"/>
                <w:szCs w:val="20"/>
              </w:rPr>
              <w:t>김주선</w:t>
            </w:r>
          </w:p>
        </w:tc>
        <w:tc>
          <w:tcPr>
            <w:tcW w:w="1366" w:type="pct"/>
            <w:shd w:val="clear" w:color="auto" w:fill="auto"/>
            <w:vAlign w:val="center"/>
          </w:tcPr>
          <w:p w14:paraId="5BDF4AA1" w14:textId="77777777" w:rsidR="00026A7E" w:rsidRPr="00C33AED" w:rsidRDefault="00026A7E" w:rsidP="0091358C">
            <w:pPr>
              <w:pStyle w:val="a5"/>
              <w:spacing w:line="280" w:lineRule="atLeast"/>
              <w:ind w:leftChars="0" w:left="0"/>
              <w:jc w:val="center"/>
              <w:rPr>
                <w:sz w:val="20"/>
                <w:szCs w:val="20"/>
              </w:rPr>
            </w:pPr>
            <w:r w:rsidRPr="00C33AED">
              <w:rPr>
                <w:sz w:val="20"/>
                <w:szCs w:val="20"/>
              </w:rPr>
              <w:t>2019</w:t>
            </w:r>
            <w:r w:rsidRPr="00C33AED">
              <w:rPr>
                <w:sz w:val="20"/>
                <w:szCs w:val="20"/>
              </w:rPr>
              <w:t>년</w:t>
            </w:r>
            <w:r w:rsidRPr="00C33AED">
              <w:rPr>
                <w:sz w:val="20"/>
                <w:szCs w:val="20"/>
              </w:rPr>
              <w:t xml:space="preserve"> 11</w:t>
            </w:r>
            <w:r w:rsidRPr="00C33AED">
              <w:rPr>
                <w:sz w:val="20"/>
                <w:szCs w:val="20"/>
              </w:rPr>
              <w:t>월</w:t>
            </w:r>
            <w:r w:rsidRPr="00C33AED">
              <w:rPr>
                <w:sz w:val="20"/>
                <w:szCs w:val="20"/>
              </w:rPr>
              <w:t xml:space="preserve"> 25</w:t>
            </w:r>
            <w:r w:rsidRPr="00C33AED">
              <w:rPr>
                <w:sz w:val="20"/>
                <w:szCs w:val="20"/>
              </w:rPr>
              <w:t>일</w:t>
            </w:r>
          </w:p>
        </w:tc>
        <w:tc>
          <w:tcPr>
            <w:tcW w:w="1366" w:type="pct"/>
            <w:shd w:val="clear" w:color="auto" w:fill="auto"/>
            <w:vAlign w:val="center"/>
          </w:tcPr>
          <w:p w14:paraId="203EEDA3"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2022</w:t>
            </w:r>
            <w:r w:rsidRPr="00C33AED">
              <w:rPr>
                <w:sz w:val="20"/>
                <w:szCs w:val="20"/>
              </w:rPr>
              <w:t>년</w:t>
            </w:r>
            <w:r w:rsidRPr="00C33AED">
              <w:rPr>
                <w:sz w:val="20"/>
                <w:szCs w:val="20"/>
              </w:rPr>
              <w:t xml:space="preserve"> 11</w:t>
            </w:r>
            <w:r w:rsidRPr="00C33AED">
              <w:rPr>
                <w:sz w:val="20"/>
                <w:szCs w:val="20"/>
              </w:rPr>
              <w:t>월</w:t>
            </w:r>
            <w:r w:rsidRPr="00C33AED">
              <w:rPr>
                <w:sz w:val="20"/>
                <w:szCs w:val="20"/>
              </w:rPr>
              <w:t xml:space="preserve"> 25</w:t>
            </w:r>
            <w:r w:rsidRPr="00C33AED">
              <w:rPr>
                <w:sz w:val="20"/>
                <w:szCs w:val="20"/>
              </w:rPr>
              <w:t>일</w:t>
            </w:r>
          </w:p>
        </w:tc>
        <w:tc>
          <w:tcPr>
            <w:tcW w:w="777" w:type="pct"/>
            <w:shd w:val="clear" w:color="auto" w:fill="auto"/>
            <w:vAlign w:val="center"/>
          </w:tcPr>
          <w:p w14:paraId="292F5651"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05934B84" w14:textId="77777777" w:rsidTr="0091358C">
        <w:trPr>
          <w:trHeight w:val="397"/>
        </w:trPr>
        <w:tc>
          <w:tcPr>
            <w:tcW w:w="719" w:type="pct"/>
            <w:shd w:val="clear" w:color="auto" w:fill="F2F2F2" w:themeFill="background1" w:themeFillShade="F2"/>
            <w:vAlign w:val="center"/>
          </w:tcPr>
          <w:p w14:paraId="16A18815"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사내이사</w:t>
            </w:r>
          </w:p>
        </w:tc>
        <w:tc>
          <w:tcPr>
            <w:tcW w:w="771" w:type="pct"/>
            <w:shd w:val="clear" w:color="auto" w:fill="auto"/>
            <w:vAlign w:val="center"/>
          </w:tcPr>
          <w:p w14:paraId="4DEE5183" w14:textId="77777777" w:rsidR="00026A7E" w:rsidRPr="00C33AED" w:rsidRDefault="00026A7E" w:rsidP="0091358C">
            <w:pPr>
              <w:pStyle w:val="a5"/>
              <w:spacing w:line="280" w:lineRule="atLeast"/>
              <w:ind w:leftChars="0" w:left="0"/>
              <w:jc w:val="center"/>
              <w:rPr>
                <w:sz w:val="20"/>
                <w:szCs w:val="20"/>
              </w:rPr>
            </w:pPr>
            <w:r w:rsidRPr="00C33AED">
              <w:rPr>
                <w:sz w:val="20"/>
                <w:szCs w:val="20"/>
              </w:rPr>
              <w:t>이민경</w:t>
            </w:r>
          </w:p>
        </w:tc>
        <w:tc>
          <w:tcPr>
            <w:tcW w:w="1366" w:type="pct"/>
            <w:shd w:val="clear" w:color="auto" w:fill="auto"/>
            <w:vAlign w:val="center"/>
          </w:tcPr>
          <w:p w14:paraId="4AB9FE28"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366" w:type="pct"/>
            <w:shd w:val="clear" w:color="auto" w:fill="auto"/>
            <w:vAlign w:val="center"/>
          </w:tcPr>
          <w:p w14:paraId="5C583020"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p>
          <w:p w14:paraId="3E3B3589"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7" w:type="pct"/>
            <w:shd w:val="clear" w:color="auto" w:fill="auto"/>
            <w:vAlign w:val="center"/>
          </w:tcPr>
          <w:p w14:paraId="0081908E"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2B0B27E3" w14:textId="77777777" w:rsidTr="0091358C">
        <w:trPr>
          <w:trHeight w:val="397"/>
        </w:trPr>
        <w:tc>
          <w:tcPr>
            <w:tcW w:w="719" w:type="pct"/>
            <w:shd w:val="clear" w:color="auto" w:fill="F2F2F2" w:themeFill="background1" w:themeFillShade="F2"/>
            <w:vAlign w:val="center"/>
          </w:tcPr>
          <w:p w14:paraId="7EC4B5B5" w14:textId="77777777" w:rsidR="00026A7E" w:rsidRPr="00C33AED" w:rsidRDefault="00026A7E" w:rsidP="0091358C">
            <w:pPr>
              <w:pStyle w:val="a5"/>
              <w:spacing w:line="280" w:lineRule="atLeast"/>
              <w:ind w:leftChars="0" w:left="0"/>
              <w:jc w:val="center"/>
              <w:rPr>
                <w:sz w:val="20"/>
                <w:szCs w:val="20"/>
              </w:rPr>
            </w:pPr>
            <w:r w:rsidRPr="00C33AED">
              <w:rPr>
                <w:sz w:val="20"/>
                <w:szCs w:val="20"/>
              </w:rPr>
              <w:t>감사</w:t>
            </w:r>
          </w:p>
        </w:tc>
        <w:tc>
          <w:tcPr>
            <w:tcW w:w="771" w:type="pct"/>
            <w:shd w:val="clear" w:color="auto" w:fill="auto"/>
            <w:vAlign w:val="center"/>
          </w:tcPr>
          <w:p w14:paraId="5B7BD347" w14:textId="77777777" w:rsidR="00026A7E" w:rsidRPr="00C33AED" w:rsidRDefault="00026A7E" w:rsidP="0091358C">
            <w:pPr>
              <w:pStyle w:val="a5"/>
              <w:spacing w:line="280" w:lineRule="atLeast"/>
              <w:ind w:leftChars="0" w:left="0"/>
              <w:jc w:val="center"/>
              <w:rPr>
                <w:sz w:val="20"/>
                <w:szCs w:val="20"/>
              </w:rPr>
            </w:pPr>
            <w:r w:rsidRPr="00C33AED">
              <w:rPr>
                <w:sz w:val="20"/>
                <w:szCs w:val="20"/>
              </w:rPr>
              <w:t>임창훈</w:t>
            </w:r>
          </w:p>
        </w:tc>
        <w:tc>
          <w:tcPr>
            <w:tcW w:w="1366" w:type="pct"/>
            <w:shd w:val="clear" w:color="auto" w:fill="auto"/>
            <w:vAlign w:val="center"/>
          </w:tcPr>
          <w:p w14:paraId="38652263"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366" w:type="pct"/>
            <w:shd w:val="clear" w:color="auto" w:fill="auto"/>
            <w:vAlign w:val="center"/>
          </w:tcPr>
          <w:p w14:paraId="1AE4F068"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w:t>
            </w:r>
          </w:p>
          <w:p w14:paraId="5BE78159"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7" w:type="pct"/>
            <w:shd w:val="clear" w:color="auto" w:fill="auto"/>
            <w:vAlign w:val="center"/>
          </w:tcPr>
          <w:p w14:paraId="5B5A1CAE"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bl>
    <w:p w14:paraId="6605FFC9" w14:textId="77777777" w:rsidR="00026A7E" w:rsidRPr="00CB2B3F" w:rsidRDefault="00026A7E" w:rsidP="00026A7E">
      <w:pPr>
        <w:pStyle w:val="a5"/>
        <w:spacing w:after="240"/>
        <w:ind w:leftChars="0" w:left="907"/>
        <w:rPr>
          <w:b/>
          <w:snapToGrid w:val="0"/>
          <w:szCs w:val="22"/>
        </w:rPr>
      </w:pPr>
    </w:p>
    <w:p w14:paraId="0F32B76F" w14:textId="77777777" w:rsidR="00026A7E" w:rsidRPr="00CB2B3F" w:rsidRDefault="00026A7E" w:rsidP="00026A7E">
      <w:pPr>
        <w:pStyle w:val="a5"/>
        <w:numPr>
          <w:ilvl w:val="1"/>
          <w:numId w:val="4"/>
        </w:numPr>
        <w:spacing w:after="240"/>
        <w:ind w:leftChars="0"/>
        <w:rPr>
          <w:b/>
          <w:snapToGrid w:val="0"/>
          <w:szCs w:val="22"/>
        </w:rPr>
      </w:pPr>
      <w:proofErr w:type="spellStart"/>
      <w:r w:rsidRPr="00CB2B3F">
        <w:rPr>
          <w:b/>
          <w:snapToGrid w:val="0"/>
          <w:szCs w:val="22"/>
        </w:rPr>
        <w:t>한샘도무스</w:t>
      </w:r>
      <w:proofErr w:type="spellEnd"/>
    </w:p>
    <w:p w14:paraId="27B3E901" w14:textId="77777777" w:rsidR="00026A7E" w:rsidRPr="00CB2B3F" w:rsidRDefault="00026A7E" w:rsidP="00026A7E">
      <w:pPr>
        <w:pStyle w:val="a5"/>
        <w:numPr>
          <w:ilvl w:val="0"/>
          <w:numId w:val="23"/>
        </w:numPr>
        <w:spacing w:after="240"/>
        <w:ind w:leftChars="0"/>
        <w:rPr>
          <w:snapToGrid w:val="0"/>
          <w:szCs w:val="22"/>
          <w:u w:val="single"/>
        </w:rPr>
      </w:pPr>
      <w:r w:rsidRPr="00CB2B3F">
        <w:rPr>
          <w:snapToGrid w:val="0"/>
          <w:szCs w:val="22"/>
          <w:u w:val="single"/>
        </w:rPr>
        <w:t>주주현황</w:t>
      </w:r>
    </w:p>
    <w:p w14:paraId="3BFE905F" w14:textId="77777777" w:rsidR="00026A7E" w:rsidRPr="00CB2B3F" w:rsidRDefault="00026A7E" w:rsidP="00026A7E">
      <w:pPr>
        <w:pStyle w:val="a5"/>
        <w:ind w:leftChars="0" w:left="1361"/>
        <w:rPr>
          <w:szCs w:val="22"/>
        </w:rPr>
      </w:pPr>
      <w:r w:rsidRPr="00CB2B3F">
        <w:rPr>
          <w:szCs w:val="22"/>
        </w:rPr>
        <w:t>대상회사는</w:t>
      </w:r>
      <w:r w:rsidRPr="00CB2B3F">
        <w:rPr>
          <w:szCs w:val="22"/>
        </w:rPr>
        <w:t xml:space="preserve"> </w:t>
      </w:r>
      <w:r w:rsidRPr="00CB2B3F">
        <w:rPr>
          <w:szCs w:val="22"/>
        </w:rPr>
        <w:t>부속거래를</w:t>
      </w:r>
      <w:r w:rsidRPr="00CB2B3F">
        <w:rPr>
          <w:szCs w:val="22"/>
        </w:rPr>
        <w:t xml:space="preserve"> </w:t>
      </w:r>
      <w:r w:rsidRPr="00CB2B3F">
        <w:rPr>
          <w:szCs w:val="22"/>
        </w:rPr>
        <w:t>통해</w:t>
      </w:r>
      <w:r w:rsidRPr="00CB2B3F">
        <w:rPr>
          <w:szCs w:val="22"/>
        </w:rPr>
        <w:t xml:space="preserve"> </w:t>
      </w:r>
      <w:proofErr w:type="spellStart"/>
      <w:r w:rsidRPr="00CB2B3F">
        <w:rPr>
          <w:szCs w:val="22"/>
        </w:rPr>
        <w:t>한샘도무스의</w:t>
      </w:r>
      <w:proofErr w:type="spellEnd"/>
      <w:r w:rsidRPr="00CB2B3F">
        <w:rPr>
          <w:szCs w:val="22"/>
        </w:rPr>
        <w:t xml:space="preserve"> </w:t>
      </w:r>
      <w:r w:rsidRPr="00CB2B3F">
        <w:rPr>
          <w:szCs w:val="22"/>
        </w:rPr>
        <w:t>의결권</w:t>
      </w:r>
      <w:r w:rsidRPr="00CB2B3F">
        <w:rPr>
          <w:szCs w:val="22"/>
        </w:rPr>
        <w:t xml:space="preserve"> </w:t>
      </w:r>
      <w:r w:rsidRPr="00CB2B3F">
        <w:rPr>
          <w:szCs w:val="22"/>
        </w:rPr>
        <w:t>있는</w:t>
      </w:r>
      <w:r w:rsidRPr="00CB2B3F">
        <w:rPr>
          <w:szCs w:val="22"/>
        </w:rPr>
        <w:t xml:space="preserve"> </w:t>
      </w:r>
      <w:r w:rsidRPr="00CB2B3F">
        <w:rPr>
          <w:szCs w:val="22"/>
        </w:rPr>
        <w:t>주식을</w:t>
      </w:r>
      <w:r w:rsidRPr="00CB2B3F">
        <w:rPr>
          <w:szCs w:val="22"/>
        </w:rPr>
        <w:t xml:space="preserve"> </w:t>
      </w:r>
      <w:r w:rsidRPr="00CB2B3F">
        <w:rPr>
          <w:szCs w:val="22"/>
        </w:rPr>
        <w:t>전부</w:t>
      </w:r>
      <w:r w:rsidRPr="00CB2B3F">
        <w:rPr>
          <w:szCs w:val="22"/>
        </w:rPr>
        <w:t xml:space="preserve"> </w:t>
      </w:r>
      <w:r w:rsidRPr="00CB2B3F">
        <w:rPr>
          <w:szCs w:val="22"/>
        </w:rPr>
        <w:t>취득할</w:t>
      </w:r>
      <w:r w:rsidRPr="00CB2B3F">
        <w:rPr>
          <w:szCs w:val="22"/>
        </w:rPr>
        <w:t xml:space="preserve"> </w:t>
      </w:r>
      <w:r w:rsidRPr="00CB2B3F">
        <w:rPr>
          <w:szCs w:val="22"/>
        </w:rPr>
        <w:t>예정임</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proofErr w:type="spellStart"/>
      <w:r w:rsidRPr="00CB2B3F">
        <w:rPr>
          <w:szCs w:val="22"/>
        </w:rPr>
        <w:t>한샘도무스</w:t>
      </w:r>
      <w:proofErr w:type="spellEnd"/>
      <w:r w:rsidRPr="00CB2B3F">
        <w:rPr>
          <w:szCs w:val="22"/>
        </w:rPr>
        <w:t xml:space="preserve"> </w:t>
      </w:r>
      <w:r w:rsidRPr="00CB2B3F">
        <w:rPr>
          <w:szCs w:val="22"/>
        </w:rPr>
        <w:t>발행</w:t>
      </w:r>
      <w:r w:rsidRPr="00CB2B3F">
        <w:rPr>
          <w:szCs w:val="22"/>
        </w:rPr>
        <w:t xml:space="preserve"> </w:t>
      </w:r>
      <w:r w:rsidRPr="00CB2B3F">
        <w:rPr>
          <w:szCs w:val="22"/>
        </w:rPr>
        <w:t>부속거래</w:t>
      </w:r>
      <w:r w:rsidRPr="00CB2B3F">
        <w:rPr>
          <w:szCs w:val="22"/>
        </w:rPr>
        <w:t xml:space="preserve"> </w:t>
      </w:r>
      <w:r w:rsidRPr="00CB2B3F">
        <w:rPr>
          <w:szCs w:val="22"/>
        </w:rPr>
        <w:t>대상</w:t>
      </w:r>
      <w:r w:rsidRPr="00CB2B3F">
        <w:rPr>
          <w:szCs w:val="22"/>
        </w:rPr>
        <w:t xml:space="preserve"> </w:t>
      </w:r>
      <w:r w:rsidRPr="00CB2B3F">
        <w:rPr>
          <w:szCs w:val="22"/>
        </w:rPr>
        <w:t>주식에</w:t>
      </w:r>
      <w:r w:rsidRPr="00CB2B3F">
        <w:rPr>
          <w:szCs w:val="22"/>
        </w:rPr>
        <w:t xml:space="preserve"> </w:t>
      </w:r>
      <w:r w:rsidRPr="00CB2B3F">
        <w:rPr>
          <w:szCs w:val="22"/>
        </w:rPr>
        <w:t>대하여</w:t>
      </w:r>
      <w:r w:rsidRPr="00CB2B3F">
        <w:rPr>
          <w:szCs w:val="22"/>
        </w:rPr>
        <w:t xml:space="preserve"> </w:t>
      </w:r>
      <w:r w:rsidRPr="00CB2B3F">
        <w:rPr>
          <w:szCs w:val="22"/>
        </w:rPr>
        <w:t>담보권이</w:t>
      </w:r>
      <w:r w:rsidRPr="00CB2B3F">
        <w:rPr>
          <w:szCs w:val="22"/>
        </w:rPr>
        <w:t xml:space="preserve"> </w:t>
      </w:r>
      <w:r w:rsidRPr="00CB2B3F">
        <w:rPr>
          <w:szCs w:val="22"/>
        </w:rPr>
        <w:t>설정</w:t>
      </w:r>
      <w:r>
        <w:rPr>
          <w:rFonts w:hint="eastAsia"/>
          <w:szCs w:val="22"/>
        </w:rPr>
        <w:t>되어</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sidRPr="00CB2B3F">
        <w:rPr>
          <w:szCs w:val="22"/>
        </w:rPr>
        <w:t>.</w:t>
      </w:r>
    </w:p>
    <w:p w14:paraId="2FF57184" w14:textId="77777777" w:rsidR="00026A7E" w:rsidRPr="00CB2B3F" w:rsidRDefault="00026A7E" w:rsidP="00026A7E">
      <w:pPr>
        <w:pStyle w:val="a5"/>
        <w:ind w:leftChars="0" w:left="1361"/>
        <w:jc w:val="right"/>
        <w:rPr>
          <w:szCs w:val="22"/>
        </w:rPr>
      </w:pPr>
      <w:r w:rsidRPr="00CB2B3F">
        <w:rPr>
          <w:spacing w:val="3"/>
          <w:sz w:val="20"/>
          <w:szCs w:val="20"/>
        </w:rPr>
        <w:t>(2021</w:t>
      </w:r>
      <w:r w:rsidRPr="00CB2B3F">
        <w:rPr>
          <w:spacing w:val="3"/>
          <w:sz w:val="20"/>
          <w:szCs w:val="20"/>
        </w:rPr>
        <w:t>년</w:t>
      </w:r>
      <w:r w:rsidRPr="00CB2B3F">
        <w:rPr>
          <w:spacing w:val="3"/>
          <w:sz w:val="20"/>
          <w:szCs w:val="20"/>
        </w:rPr>
        <w:t xml:space="preserve"> 6</w:t>
      </w:r>
      <w:r w:rsidRPr="00CB2B3F">
        <w:rPr>
          <w:spacing w:val="3"/>
          <w:sz w:val="20"/>
          <w:szCs w:val="20"/>
        </w:rPr>
        <w:t>월</w:t>
      </w:r>
      <w:r w:rsidRPr="00CB2B3F">
        <w:rPr>
          <w:spacing w:val="3"/>
          <w:sz w:val="20"/>
          <w:szCs w:val="20"/>
        </w:rPr>
        <w:t xml:space="preserve"> 30</w:t>
      </w:r>
      <w:r w:rsidRPr="00CB2B3F">
        <w:rPr>
          <w:spacing w:val="3"/>
          <w:sz w:val="20"/>
          <w:szCs w:val="20"/>
        </w:rPr>
        <w:t>일</w:t>
      </w:r>
      <w:r w:rsidRPr="00CB2B3F">
        <w:rPr>
          <w:spacing w:val="3"/>
          <w:sz w:val="20"/>
          <w:szCs w:val="20"/>
        </w:rPr>
        <w:t xml:space="preserve"> </w:t>
      </w:r>
      <w:r w:rsidRPr="00CB2B3F">
        <w:rPr>
          <w:spacing w:val="3"/>
          <w:sz w:val="20"/>
          <w:szCs w:val="20"/>
        </w:rPr>
        <w:t>기준</w:t>
      </w:r>
      <w:r w:rsidRPr="00CB2B3F">
        <w:rPr>
          <w:spacing w:val="3"/>
          <w:sz w:val="20"/>
          <w:szCs w:val="20"/>
        </w:rPr>
        <w:t>)</w:t>
      </w:r>
    </w:p>
    <w:tbl>
      <w:tblPr>
        <w:tblW w:w="8260" w:type="dxa"/>
        <w:tblInd w:w="1379"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2359"/>
        <w:gridCol w:w="1954"/>
        <w:gridCol w:w="1954"/>
        <w:gridCol w:w="1993"/>
      </w:tblGrid>
      <w:tr w:rsidR="00026A7E" w:rsidRPr="00CB2B3F" w14:paraId="65F6731C" w14:textId="77777777" w:rsidTr="0091358C">
        <w:trPr>
          <w:trHeight w:val="340"/>
          <w:tblHeader/>
        </w:trPr>
        <w:tc>
          <w:tcPr>
            <w:tcW w:w="2359" w:type="dxa"/>
            <w:tcBorders>
              <w:top w:val="single" w:sz="12" w:space="0" w:color="404040" w:themeColor="text1" w:themeTint="BF"/>
              <w:bottom w:val="single" w:sz="4" w:space="0" w:color="404040" w:themeColor="text1" w:themeTint="BF"/>
            </w:tcBorders>
            <w:shd w:val="clear" w:color="auto" w:fill="DEEEEE"/>
            <w:vAlign w:val="center"/>
          </w:tcPr>
          <w:p w14:paraId="7610A918" w14:textId="77777777" w:rsidR="00026A7E" w:rsidRPr="00C33AED" w:rsidRDefault="00026A7E" w:rsidP="0091358C">
            <w:pPr>
              <w:spacing w:line="280" w:lineRule="atLeast"/>
              <w:jc w:val="center"/>
              <w:rPr>
                <w:b/>
                <w:sz w:val="20"/>
                <w:szCs w:val="20"/>
              </w:rPr>
            </w:pPr>
          </w:p>
        </w:tc>
        <w:tc>
          <w:tcPr>
            <w:tcW w:w="1954" w:type="dxa"/>
            <w:tcBorders>
              <w:top w:val="single" w:sz="12" w:space="0" w:color="404040" w:themeColor="text1" w:themeTint="BF"/>
              <w:bottom w:val="single" w:sz="4" w:space="0" w:color="404040" w:themeColor="text1" w:themeTint="BF"/>
            </w:tcBorders>
            <w:shd w:val="clear" w:color="auto" w:fill="DEEEEE"/>
            <w:vAlign w:val="center"/>
          </w:tcPr>
          <w:p w14:paraId="7833FD3E" w14:textId="77777777" w:rsidR="00026A7E" w:rsidRPr="00C33AED" w:rsidRDefault="00026A7E" w:rsidP="0091358C">
            <w:pPr>
              <w:spacing w:line="280" w:lineRule="atLeast"/>
              <w:jc w:val="center"/>
              <w:rPr>
                <w:b/>
                <w:sz w:val="20"/>
                <w:szCs w:val="20"/>
              </w:rPr>
            </w:pPr>
            <w:r w:rsidRPr="00C33AED">
              <w:rPr>
                <w:b/>
                <w:sz w:val="20"/>
                <w:szCs w:val="20"/>
              </w:rPr>
              <w:t>소유주식수</w:t>
            </w:r>
            <w:r w:rsidRPr="00C33AED">
              <w:rPr>
                <w:b/>
                <w:sz w:val="20"/>
                <w:szCs w:val="20"/>
              </w:rPr>
              <w:t>(</w:t>
            </w:r>
            <w:r w:rsidRPr="00C33AED">
              <w:rPr>
                <w:b/>
                <w:sz w:val="20"/>
                <w:szCs w:val="20"/>
              </w:rPr>
              <w:t>주</w:t>
            </w:r>
            <w:r w:rsidRPr="00C33AED">
              <w:rPr>
                <w:b/>
                <w:sz w:val="20"/>
                <w:szCs w:val="20"/>
              </w:rPr>
              <w:t>)</w:t>
            </w:r>
          </w:p>
        </w:tc>
        <w:tc>
          <w:tcPr>
            <w:tcW w:w="1954" w:type="dxa"/>
            <w:tcBorders>
              <w:top w:val="single" w:sz="12" w:space="0" w:color="404040" w:themeColor="text1" w:themeTint="BF"/>
              <w:bottom w:val="single" w:sz="4" w:space="0" w:color="404040" w:themeColor="text1" w:themeTint="BF"/>
            </w:tcBorders>
            <w:shd w:val="clear" w:color="auto" w:fill="DEEEEE"/>
            <w:vAlign w:val="center"/>
          </w:tcPr>
          <w:p w14:paraId="7D8739B7" w14:textId="77777777" w:rsidR="00026A7E" w:rsidRPr="00C33AED" w:rsidRDefault="00026A7E" w:rsidP="0091358C">
            <w:pPr>
              <w:spacing w:line="280" w:lineRule="atLeast"/>
              <w:jc w:val="center"/>
              <w:rPr>
                <w:b/>
                <w:sz w:val="20"/>
                <w:szCs w:val="20"/>
              </w:rPr>
            </w:pPr>
            <w:r w:rsidRPr="00C33AED">
              <w:rPr>
                <w:b/>
                <w:sz w:val="20"/>
                <w:szCs w:val="20"/>
              </w:rPr>
              <w:t>주식소유비율</w:t>
            </w:r>
            <w:r w:rsidRPr="00C33AED">
              <w:rPr>
                <w:b/>
                <w:sz w:val="20"/>
                <w:szCs w:val="20"/>
              </w:rPr>
              <w:t>(%)</w:t>
            </w:r>
          </w:p>
        </w:tc>
        <w:tc>
          <w:tcPr>
            <w:tcW w:w="1993" w:type="dxa"/>
            <w:tcBorders>
              <w:top w:val="single" w:sz="12" w:space="0" w:color="404040" w:themeColor="text1" w:themeTint="BF"/>
              <w:bottom w:val="single" w:sz="4" w:space="0" w:color="404040" w:themeColor="text1" w:themeTint="BF"/>
            </w:tcBorders>
            <w:shd w:val="clear" w:color="auto" w:fill="DEEEEE"/>
            <w:vAlign w:val="center"/>
          </w:tcPr>
          <w:p w14:paraId="47BE2DF9" w14:textId="77777777" w:rsidR="00026A7E" w:rsidRPr="00C33AED" w:rsidRDefault="00026A7E" w:rsidP="0091358C">
            <w:pPr>
              <w:spacing w:line="280" w:lineRule="atLeast"/>
              <w:jc w:val="center"/>
              <w:rPr>
                <w:b/>
                <w:sz w:val="20"/>
                <w:szCs w:val="20"/>
              </w:rPr>
            </w:pPr>
            <w:r w:rsidRPr="00C33AED">
              <w:rPr>
                <w:b/>
                <w:sz w:val="20"/>
                <w:szCs w:val="20"/>
              </w:rPr>
              <w:t>비고</w:t>
            </w:r>
          </w:p>
        </w:tc>
      </w:tr>
      <w:tr w:rsidR="00026A7E" w:rsidRPr="00CB2B3F" w14:paraId="3E5EDE93" w14:textId="77777777" w:rsidTr="0091358C">
        <w:trPr>
          <w:trHeight w:val="397"/>
        </w:trPr>
        <w:tc>
          <w:tcPr>
            <w:tcW w:w="2359" w:type="dxa"/>
            <w:tcBorders>
              <w:top w:val="single" w:sz="4" w:space="0" w:color="404040" w:themeColor="text1" w:themeTint="BF"/>
            </w:tcBorders>
            <w:shd w:val="clear" w:color="auto" w:fill="auto"/>
            <w:vAlign w:val="center"/>
          </w:tcPr>
          <w:p w14:paraId="3AAAE837" w14:textId="77777777" w:rsidR="00026A7E" w:rsidRPr="00C33AED" w:rsidRDefault="00026A7E" w:rsidP="0091358C">
            <w:pPr>
              <w:spacing w:line="280" w:lineRule="atLeast"/>
              <w:jc w:val="center"/>
              <w:rPr>
                <w:sz w:val="20"/>
                <w:szCs w:val="20"/>
              </w:rPr>
            </w:pPr>
            <w:r w:rsidRPr="00C33AED">
              <w:rPr>
                <w:sz w:val="20"/>
                <w:szCs w:val="20"/>
              </w:rPr>
              <w:t>대상회사</w:t>
            </w:r>
          </w:p>
        </w:tc>
        <w:tc>
          <w:tcPr>
            <w:tcW w:w="1954" w:type="dxa"/>
            <w:tcBorders>
              <w:top w:val="single" w:sz="4" w:space="0" w:color="404040" w:themeColor="text1" w:themeTint="BF"/>
            </w:tcBorders>
            <w:shd w:val="clear" w:color="auto" w:fill="auto"/>
            <w:vAlign w:val="center"/>
          </w:tcPr>
          <w:p w14:paraId="499B672A" w14:textId="77777777" w:rsidR="00026A7E" w:rsidRPr="00C33AED" w:rsidRDefault="00026A7E" w:rsidP="0091358C">
            <w:pPr>
              <w:spacing w:line="280" w:lineRule="atLeast"/>
              <w:jc w:val="right"/>
              <w:rPr>
                <w:sz w:val="20"/>
                <w:szCs w:val="20"/>
              </w:rPr>
            </w:pPr>
            <w:r w:rsidRPr="00C33AED">
              <w:rPr>
                <w:sz w:val="20"/>
                <w:szCs w:val="20"/>
              </w:rPr>
              <w:t>174,400</w:t>
            </w:r>
          </w:p>
        </w:tc>
        <w:tc>
          <w:tcPr>
            <w:tcW w:w="1954" w:type="dxa"/>
            <w:tcBorders>
              <w:top w:val="single" w:sz="4" w:space="0" w:color="404040" w:themeColor="text1" w:themeTint="BF"/>
            </w:tcBorders>
            <w:shd w:val="clear" w:color="auto" w:fill="auto"/>
            <w:vAlign w:val="center"/>
          </w:tcPr>
          <w:p w14:paraId="69D18049" w14:textId="77777777" w:rsidR="00026A7E" w:rsidRPr="00C33AED" w:rsidRDefault="00026A7E" w:rsidP="0091358C">
            <w:pPr>
              <w:spacing w:line="280" w:lineRule="atLeast"/>
              <w:jc w:val="right"/>
              <w:rPr>
                <w:sz w:val="20"/>
                <w:szCs w:val="20"/>
              </w:rPr>
            </w:pPr>
            <w:r w:rsidRPr="00C33AED">
              <w:rPr>
                <w:sz w:val="20"/>
                <w:szCs w:val="20"/>
              </w:rPr>
              <w:t>57.2</w:t>
            </w:r>
          </w:p>
        </w:tc>
        <w:tc>
          <w:tcPr>
            <w:tcW w:w="1993" w:type="dxa"/>
            <w:tcBorders>
              <w:top w:val="single" w:sz="4" w:space="0" w:color="404040" w:themeColor="text1" w:themeTint="BF"/>
            </w:tcBorders>
            <w:shd w:val="clear" w:color="auto" w:fill="auto"/>
            <w:vAlign w:val="center"/>
          </w:tcPr>
          <w:p w14:paraId="25335C0B" w14:textId="77777777" w:rsidR="00026A7E" w:rsidRPr="00C33AED" w:rsidRDefault="00026A7E" w:rsidP="0091358C">
            <w:pPr>
              <w:spacing w:line="280" w:lineRule="atLeast"/>
              <w:rPr>
                <w:sz w:val="20"/>
                <w:szCs w:val="20"/>
              </w:rPr>
            </w:pPr>
          </w:p>
        </w:tc>
      </w:tr>
      <w:tr w:rsidR="00026A7E" w:rsidRPr="00CB2B3F" w14:paraId="632D2FAE" w14:textId="77777777" w:rsidTr="0091358C">
        <w:trPr>
          <w:trHeight w:val="397"/>
        </w:trPr>
        <w:tc>
          <w:tcPr>
            <w:tcW w:w="2359" w:type="dxa"/>
            <w:shd w:val="clear" w:color="auto" w:fill="auto"/>
            <w:vAlign w:val="center"/>
          </w:tcPr>
          <w:p w14:paraId="588D794E" w14:textId="77777777" w:rsidR="00026A7E" w:rsidRPr="00C33AED" w:rsidRDefault="00026A7E" w:rsidP="0091358C">
            <w:pPr>
              <w:spacing w:line="280" w:lineRule="atLeast"/>
              <w:jc w:val="center"/>
              <w:rPr>
                <w:sz w:val="20"/>
                <w:szCs w:val="20"/>
              </w:rPr>
            </w:pPr>
            <w:r w:rsidRPr="00C33AED">
              <w:rPr>
                <w:sz w:val="20"/>
                <w:szCs w:val="20"/>
              </w:rPr>
              <w:t>조은희</w:t>
            </w:r>
          </w:p>
        </w:tc>
        <w:tc>
          <w:tcPr>
            <w:tcW w:w="1954" w:type="dxa"/>
            <w:shd w:val="clear" w:color="auto" w:fill="auto"/>
            <w:vAlign w:val="center"/>
          </w:tcPr>
          <w:p w14:paraId="46737F40" w14:textId="77777777" w:rsidR="00026A7E" w:rsidRPr="00C33AED" w:rsidRDefault="00026A7E" w:rsidP="0091358C">
            <w:pPr>
              <w:spacing w:line="280" w:lineRule="atLeast"/>
              <w:jc w:val="right"/>
              <w:rPr>
                <w:sz w:val="20"/>
                <w:szCs w:val="20"/>
              </w:rPr>
            </w:pPr>
            <w:r w:rsidRPr="00C33AED">
              <w:rPr>
                <w:sz w:val="20"/>
                <w:szCs w:val="20"/>
              </w:rPr>
              <w:t>75,500</w:t>
            </w:r>
          </w:p>
        </w:tc>
        <w:tc>
          <w:tcPr>
            <w:tcW w:w="1954" w:type="dxa"/>
            <w:shd w:val="clear" w:color="auto" w:fill="auto"/>
            <w:vAlign w:val="center"/>
          </w:tcPr>
          <w:p w14:paraId="57E592E4" w14:textId="77777777" w:rsidR="00026A7E" w:rsidRPr="00C33AED" w:rsidRDefault="00026A7E" w:rsidP="0091358C">
            <w:pPr>
              <w:spacing w:line="280" w:lineRule="atLeast"/>
              <w:jc w:val="right"/>
              <w:rPr>
                <w:sz w:val="20"/>
                <w:szCs w:val="20"/>
              </w:rPr>
            </w:pPr>
            <w:r w:rsidRPr="00C33AED">
              <w:rPr>
                <w:sz w:val="20"/>
                <w:szCs w:val="20"/>
              </w:rPr>
              <w:t>24.8</w:t>
            </w:r>
          </w:p>
        </w:tc>
        <w:tc>
          <w:tcPr>
            <w:tcW w:w="1993" w:type="dxa"/>
            <w:shd w:val="clear" w:color="auto" w:fill="auto"/>
            <w:vAlign w:val="center"/>
          </w:tcPr>
          <w:p w14:paraId="1D410A19"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71FD9D85" w14:textId="77777777" w:rsidTr="0091358C">
        <w:trPr>
          <w:trHeight w:val="397"/>
        </w:trPr>
        <w:tc>
          <w:tcPr>
            <w:tcW w:w="2359" w:type="dxa"/>
            <w:shd w:val="clear" w:color="auto" w:fill="auto"/>
            <w:vAlign w:val="center"/>
          </w:tcPr>
          <w:p w14:paraId="578B14CE" w14:textId="77777777" w:rsidR="00026A7E" w:rsidRPr="00C33AED" w:rsidRDefault="00026A7E" w:rsidP="0091358C">
            <w:pPr>
              <w:spacing w:line="280" w:lineRule="atLeast"/>
              <w:jc w:val="center"/>
              <w:rPr>
                <w:sz w:val="20"/>
                <w:szCs w:val="20"/>
              </w:rPr>
            </w:pPr>
            <w:r w:rsidRPr="00C33AED">
              <w:rPr>
                <w:sz w:val="20"/>
                <w:szCs w:val="20"/>
              </w:rPr>
              <w:t>강승수</w:t>
            </w:r>
          </w:p>
        </w:tc>
        <w:tc>
          <w:tcPr>
            <w:tcW w:w="1954" w:type="dxa"/>
            <w:shd w:val="clear" w:color="auto" w:fill="auto"/>
            <w:vAlign w:val="center"/>
          </w:tcPr>
          <w:p w14:paraId="0DAA0093" w14:textId="77777777" w:rsidR="00026A7E" w:rsidRPr="00C33AED" w:rsidRDefault="00026A7E" w:rsidP="0091358C">
            <w:pPr>
              <w:spacing w:line="280" w:lineRule="atLeast"/>
              <w:jc w:val="right"/>
              <w:rPr>
                <w:sz w:val="20"/>
                <w:szCs w:val="20"/>
              </w:rPr>
            </w:pPr>
            <w:r w:rsidRPr="00C33AED">
              <w:rPr>
                <w:sz w:val="20"/>
                <w:szCs w:val="20"/>
              </w:rPr>
              <w:t>50,000</w:t>
            </w:r>
          </w:p>
        </w:tc>
        <w:tc>
          <w:tcPr>
            <w:tcW w:w="1954" w:type="dxa"/>
            <w:shd w:val="clear" w:color="auto" w:fill="auto"/>
            <w:vAlign w:val="center"/>
          </w:tcPr>
          <w:p w14:paraId="4DE4C3CB" w14:textId="77777777" w:rsidR="00026A7E" w:rsidRPr="00C33AED" w:rsidRDefault="00026A7E" w:rsidP="0091358C">
            <w:pPr>
              <w:spacing w:line="280" w:lineRule="atLeast"/>
              <w:jc w:val="right"/>
              <w:rPr>
                <w:sz w:val="20"/>
                <w:szCs w:val="20"/>
              </w:rPr>
            </w:pPr>
            <w:r w:rsidRPr="00C33AED">
              <w:rPr>
                <w:sz w:val="20"/>
                <w:szCs w:val="20"/>
              </w:rPr>
              <w:t>16.4</w:t>
            </w:r>
          </w:p>
        </w:tc>
        <w:tc>
          <w:tcPr>
            <w:tcW w:w="1993" w:type="dxa"/>
            <w:shd w:val="clear" w:color="auto" w:fill="auto"/>
            <w:vAlign w:val="center"/>
          </w:tcPr>
          <w:p w14:paraId="5C382C05"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3474A2EA" w14:textId="77777777" w:rsidTr="0091358C">
        <w:trPr>
          <w:trHeight w:val="397"/>
        </w:trPr>
        <w:tc>
          <w:tcPr>
            <w:tcW w:w="2359" w:type="dxa"/>
            <w:tcBorders>
              <w:bottom w:val="single" w:sz="4" w:space="0" w:color="404040" w:themeColor="text1" w:themeTint="BF"/>
            </w:tcBorders>
            <w:shd w:val="clear" w:color="auto" w:fill="auto"/>
            <w:vAlign w:val="center"/>
          </w:tcPr>
          <w:p w14:paraId="2990F220" w14:textId="77777777" w:rsidR="00026A7E" w:rsidRPr="00C33AED" w:rsidRDefault="00026A7E" w:rsidP="0091358C">
            <w:pPr>
              <w:spacing w:line="280" w:lineRule="atLeast"/>
              <w:jc w:val="center"/>
              <w:rPr>
                <w:sz w:val="20"/>
                <w:szCs w:val="20"/>
              </w:rPr>
            </w:pPr>
            <w:proofErr w:type="spellStart"/>
            <w:r w:rsidRPr="00C33AED">
              <w:rPr>
                <w:sz w:val="20"/>
                <w:szCs w:val="20"/>
              </w:rPr>
              <w:t>조창걸</w:t>
            </w:r>
            <w:proofErr w:type="spellEnd"/>
          </w:p>
        </w:tc>
        <w:tc>
          <w:tcPr>
            <w:tcW w:w="1954" w:type="dxa"/>
            <w:tcBorders>
              <w:bottom w:val="single" w:sz="4" w:space="0" w:color="404040" w:themeColor="text1" w:themeTint="BF"/>
            </w:tcBorders>
            <w:shd w:val="clear" w:color="auto" w:fill="auto"/>
            <w:vAlign w:val="center"/>
          </w:tcPr>
          <w:p w14:paraId="38A58460" w14:textId="77777777" w:rsidR="00026A7E" w:rsidRPr="00C33AED" w:rsidRDefault="00026A7E" w:rsidP="0091358C">
            <w:pPr>
              <w:spacing w:line="280" w:lineRule="atLeast"/>
              <w:jc w:val="right"/>
              <w:rPr>
                <w:sz w:val="20"/>
                <w:szCs w:val="20"/>
              </w:rPr>
            </w:pPr>
            <w:r w:rsidRPr="00C33AED">
              <w:rPr>
                <w:sz w:val="20"/>
                <w:szCs w:val="20"/>
              </w:rPr>
              <w:t>5,100</w:t>
            </w:r>
          </w:p>
        </w:tc>
        <w:tc>
          <w:tcPr>
            <w:tcW w:w="1954" w:type="dxa"/>
            <w:tcBorders>
              <w:bottom w:val="single" w:sz="4" w:space="0" w:color="404040" w:themeColor="text1" w:themeTint="BF"/>
            </w:tcBorders>
            <w:shd w:val="clear" w:color="auto" w:fill="auto"/>
            <w:vAlign w:val="center"/>
          </w:tcPr>
          <w:p w14:paraId="40D42D0B" w14:textId="77777777" w:rsidR="00026A7E" w:rsidRPr="00C33AED" w:rsidRDefault="00026A7E" w:rsidP="0091358C">
            <w:pPr>
              <w:spacing w:line="280" w:lineRule="atLeast"/>
              <w:jc w:val="right"/>
              <w:rPr>
                <w:sz w:val="20"/>
                <w:szCs w:val="20"/>
              </w:rPr>
            </w:pPr>
            <w:r w:rsidRPr="00C33AED">
              <w:rPr>
                <w:sz w:val="20"/>
                <w:szCs w:val="20"/>
              </w:rPr>
              <w:t>1.7</w:t>
            </w:r>
          </w:p>
        </w:tc>
        <w:tc>
          <w:tcPr>
            <w:tcW w:w="1993" w:type="dxa"/>
            <w:tcBorders>
              <w:bottom w:val="single" w:sz="4" w:space="0" w:color="404040" w:themeColor="text1" w:themeTint="BF"/>
            </w:tcBorders>
            <w:shd w:val="clear" w:color="auto" w:fill="auto"/>
            <w:vAlign w:val="center"/>
          </w:tcPr>
          <w:p w14:paraId="26D0D47E" w14:textId="77777777" w:rsidR="00026A7E" w:rsidRPr="00C33AED" w:rsidRDefault="00026A7E" w:rsidP="0091358C">
            <w:pPr>
              <w:spacing w:line="280" w:lineRule="atLeast"/>
              <w:rPr>
                <w:sz w:val="20"/>
                <w:szCs w:val="20"/>
              </w:rPr>
            </w:pPr>
            <w:r w:rsidRPr="00C33AED">
              <w:rPr>
                <w:sz w:val="20"/>
                <w:szCs w:val="20"/>
              </w:rPr>
              <w:t>부속거래</w:t>
            </w:r>
            <w:r w:rsidRPr="00C33AED">
              <w:rPr>
                <w:sz w:val="20"/>
                <w:szCs w:val="20"/>
              </w:rPr>
              <w:t xml:space="preserve"> </w:t>
            </w:r>
            <w:r w:rsidRPr="00C33AED">
              <w:rPr>
                <w:sz w:val="20"/>
                <w:szCs w:val="20"/>
              </w:rPr>
              <w:t>대상</w:t>
            </w:r>
          </w:p>
        </w:tc>
      </w:tr>
      <w:tr w:rsidR="00026A7E" w:rsidRPr="00CB2B3F" w14:paraId="4F6D601E" w14:textId="77777777" w:rsidTr="0091358C">
        <w:trPr>
          <w:trHeight w:val="397"/>
        </w:trPr>
        <w:tc>
          <w:tcPr>
            <w:tcW w:w="2359"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799ACD3C" w14:textId="77777777" w:rsidR="00026A7E" w:rsidRPr="00C33AED" w:rsidRDefault="00026A7E" w:rsidP="0091358C">
            <w:pPr>
              <w:spacing w:line="280" w:lineRule="atLeast"/>
              <w:jc w:val="center"/>
              <w:rPr>
                <w:b/>
                <w:sz w:val="20"/>
                <w:szCs w:val="20"/>
              </w:rPr>
            </w:pPr>
            <w:r w:rsidRPr="00C33AED">
              <w:rPr>
                <w:b/>
                <w:sz w:val="20"/>
                <w:szCs w:val="20"/>
              </w:rPr>
              <w:t>합계</w:t>
            </w:r>
          </w:p>
        </w:tc>
        <w:tc>
          <w:tcPr>
            <w:tcW w:w="195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42C07C05" w14:textId="77777777" w:rsidR="00026A7E" w:rsidRPr="00C33AED" w:rsidRDefault="00026A7E" w:rsidP="0091358C">
            <w:pPr>
              <w:spacing w:line="280" w:lineRule="atLeast"/>
              <w:jc w:val="right"/>
              <w:rPr>
                <w:b/>
                <w:sz w:val="20"/>
                <w:szCs w:val="20"/>
              </w:rPr>
            </w:pPr>
            <w:r w:rsidRPr="00C33AED">
              <w:rPr>
                <w:b/>
                <w:sz w:val="20"/>
                <w:szCs w:val="20"/>
              </w:rPr>
              <w:t>305,000</w:t>
            </w:r>
          </w:p>
        </w:tc>
        <w:tc>
          <w:tcPr>
            <w:tcW w:w="195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6D62A428" w14:textId="77777777" w:rsidR="00026A7E" w:rsidRPr="00C33AED" w:rsidRDefault="00026A7E" w:rsidP="0091358C">
            <w:pPr>
              <w:spacing w:line="280" w:lineRule="atLeast"/>
              <w:jc w:val="right"/>
              <w:rPr>
                <w:b/>
                <w:sz w:val="20"/>
                <w:szCs w:val="20"/>
              </w:rPr>
            </w:pPr>
            <w:r w:rsidRPr="00C33AED">
              <w:rPr>
                <w:b/>
                <w:sz w:val="20"/>
                <w:szCs w:val="20"/>
              </w:rPr>
              <w:t>100</w:t>
            </w:r>
          </w:p>
        </w:tc>
        <w:tc>
          <w:tcPr>
            <w:tcW w:w="1993"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7C407249" w14:textId="77777777" w:rsidR="00026A7E" w:rsidRPr="00C33AED" w:rsidRDefault="00026A7E" w:rsidP="0091358C">
            <w:pPr>
              <w:spacing w:line="280" w:lineRule="atLeast"/>
              <w:jc w:val="right"/>
              <w:rPr>
                <w:b/>
                <w:sz w:val="20"/>
                <w:szCs w:val="20"/>
              </w:rPr>
            </w:pPr>
          </w:p>
        </w:tc>
      </w:tr>
    </w:tbl>
    <w:p w14:paraId="320D33A5" w14:textId="77777777" w:rsidR="00026A7E" w:rsidRPr="00CB2B3F" w:rsidRDefault="00026A7E" w:rsidP="00026A7E">
      <w:pPr>
        <w:pStyle w:val="a5"/>
        <w:spacing w:after="240"/>
        <w:ind w:leftChars="0" w:left="1361"/>
        <w:rPr>
          <w:snapToGrid w:val="0"/>
          <w:szCs w:val="22"/>
          <w:u w:val="single"/>
        </w:rPr>
      </w:pPr>
    </w:p>
    <w:p w14:paraId="3F830520" w14:textId="77777777" w:rsidR="00026A7E" w:rsidRPr="00CB2B3F" w:rsidRDefault="00026A7E" w:rsidP="00026A7E">
      <w:pPr>
        <w:pStyle w:val="a5"/>
        <w:numPr>
          <w:ilvl w:val="0"/>
          <w:numId w:val="23"/>
        </w:numPr>
        <w:spacing w:after="240"/>
        <w:ind w:leftChars="0"/>
        <w:rPr>
          <w:snapToGrid w:val="0"/>
          <w:szCs w:val="22"/>
          <w:u w:val="single"/>
        </w:rPr>
      </w:pPr>
      <w:r w:rsidRPr="00CB2B3F">
        <w:rPr>
          <w:snapToGrid w:val="0"/>
          <w:szCs w:val="22"/>
          <w:u w:val="single"/>
        </w:rPr>
        <w:t>이사회</w:t>
      </w:r>
    </w:p>
    <w:tbl>
      <w:tblPr>
        <w:tblW w:w="4294" w:type="pct"/>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1191"/>
        <w:gridCol w:w="1280"/>
        <w:gridCol w:w="2265"/>
        <w:gridCol w:w="2266"/>
        <w:gridCol w:w="1275"/>
      </w:tblGrid>
      <w:tr w:rsidR="00026A7E" w:rsidRPr="00CB2B3F" w14:paraId="3CDE3924" w14:textId="77777777" w:rsidTr="0091358C">
        <w:trPr>
          <w:trHeight w:val="340"/>
        </w:trPr>
        <w:tc>
          <w:tcPr>
            <w:tcW w:w="719" w:type="pct"/>
            <w:tcBorders>
              <w:top w:val="single" w:sz="12" w:space="0" w:color="404040" w:themeColor="text1" w:themeTint="BF"/>
              <w:bottom w:val="single" w:sz="4" w:space="0" w:color="404040" w:themeColor="text1" w:themeTint="BF"/>
            </w:tcBorders>
            <w:shd w:val="clear" w:color="auto" w:fill="DEEEEE"/>
            <w:vAlign w:val="center"/>
          </w:tcPr>
          <w:p w14:paraId="206881B5"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직위</w:t>
            </w:r>
          </w:p>
        </w:tc>
        <w:tc>
          <w:tcPr>
            <w:tcW w:w="773" w:type="pct"/>
            <w:tcBorders>
              <w:top w:val="single" w:sz="12" w:space="0" w:color="404040" w:themeColor="text1" w:themeTint="BF"/>
              <w:bottom w:val="single" w:sz="4" w:space="0" w:color="404040" w:themeColor="text1" w:themeTint="BF"/>
            </w:tcBorders>
            <w:shd w:val="clear" w:color="auto" w:fill="DEEEEE"/>
            <w:vAlign w:val="center"/>
          </w:tcPr>
          <w:p w14:paraId="6444B180"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성명</w:t>
            </w:r>
          </w:p>
        </w:tc>
        <w:tc>
          <w:tcPr>
            <w:tcW w:w="1368" w:type="pct"/>
            <w:tcBorders>
              <w:top w:val="single" w:sz="12" w:space="0" w:color="404040" w:themeColor="text1" w:themeTint="BF"/>
              <w:bottom w:val="single" w:sz="4" w:space="0" w:color="404040" w:themeColor="text1" w:themeTint="BF"/>
            </w:tcBorders>
            <w:shd w:val="clear" w:color="auto" w:fill="DEEEEE"/>
            <w:vAlign w:val="center"/>
          </w:tcPr>
          <w:p w14:paraId="3A5A76E8"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최근</w:t>
            </w:r>
            <w:r w:rsidRPr="00C33AED">
              <w:rPr>
                <w:b/>
                <w:sz w:val="20"/>
                <w:szCs w:val="20"/>
              </w:rPr>
              <w:t xml:space="preserve"> </w:t>
            </w:r>
            <w:r w:rsidRPr="00C33AED">
              <w:rPr>
                <w:b/>
                <w:sz w:val="20"/>
                <w:szCs w:val="20"/>
              </w:rPr>
              <w:t>선임일</w:t>
            </w:r>
          </w:p>
        </w:tc>
        <w:tc>
          <w:tcPr>
            <w:tcW w:w="1369" w:type="pct"/>
            <w:tcBorders>
              <w:top w:val="single" w:sz="12" w:space="0" w:color="404040" w:themeColor="text1" w:themeTint="BF"/>
              <w:bottom w:val="single" w:sz="4" w:space="0" w:color="404040" w:themeColor="text1" w:themeTint="BF"/>
            </w:tcBorders>
            <w:shd w:val="clear" w:color="auto" w:fill="DEEEEE"/>
            <w:vAlign w:val="center"/>
          </w:tcPr>
          <w:p w14:paraId="3B908257"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임기</w:t>
            </w:r>
            <w:r w:rsidRPr="00C33AED">
              <w:rPr>
                <w:b/>
                <w:sz w:val="20"/>
                <w:szCs w:val="20"/>
              </w:rPr>
              <w:t xml:space="preserve"> </w:t>
            </w:r>
            <w:r w:rsidRPr="00C33AED">
              <w:rPr>
                <w:b/>
                <w:sz w:val="20"/>
                <w:szCs w:val="20"/>
              </w:rPr>
              <w:t>만료일</w:t>
            </w:r>
          </w:p>
        </w:tc>
        <w:tc>
          <w:tcPr>
            <w:tcW w:w="770" w:type="pct"/>
            <w:tcBorders>
              <w:top w:val="single" w:sz="12" w:space="0" w:color="404040" w:themeColor="text1" w:themeTint="BF"/>
              <w:bottom w:val="single" w:sz="4" w:space="0" w:color="404040" w:themeColor="text1" w:themeTint="BF"/>
            </w:tcBorders>
            <w:shd w:val="clear" w:color="auto" w:fill="DEEEEE"/>
            <w:vAlign w:val="center"/>
          </w:tcPr>
          <w:p w14:paraId="31E51833"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비고</w:t>
            </w:r>
          </w:p>
        </w:tc>
      </w:tr>
      <w:tr w:rsidR="00026A7E" w:rsidRPr="00CB2B3F" w14:paraId="01388325" w14:textId="77777777" w:rsidTr="0091358C">
        <w:trPr>
          <w:trHeight w:val="340"/>
        </w:trPr>
        <w:tc>
          <w:tcPr>
            <w:tcW w:w="719" w:type="pct"/>
            <w:tcBorders>
              <w:top w:val="single" w:sz="4" w:space="0" w:color="404040" w:themeColor="text1" w:themeTint="BF"/>
            </w:tcBorders>
            <w:shd w:val="clear" w:color="auto" w:fill="F2F2F2" w:themeFill="background1" w:themeFillShade="F2"/>
            <w:vAlign w:val="center"/>
          </w:tcPr>
          <w:p w14:paraId="3442E109" w14:textId="77777777" w:rsidR="00026A7E" w:rsidRPr="00C33AED" w:rsidRDefault="00026A7E" w:rsidP="0091358C">
            <w:pPr>
              <w:pStyle w:val="a5"/>
              <w:spacing w:line="280" w:lineRule="atLeast"/>
              <w:ind w:leftChars="0" w:left="0"/>
              <w:jc w:val="center"/>
              <w:rPr>
                <w:sz w:val="20"/>
                <w:szCs w:val="20"/>
              </w:rPr>
            </w:pPr>
            <w:r w:rsidRPr="00C33AED">
              <w:rPr>
                <w:sz w:val="20"/>
                <w:szCs w:val="20"/>
              </w:rPr>
              <w:t>대표이사</w:t>
            </w:r>
          </w:p>
        </w:tc>
        <w:tc>
          <w:tcPr>
            <w:tcW w:w="773" w:type="pct"/>
            <w:tcBorders>
              <w:top w:val="single" w:sz="4" w:space="0" w:color="404040" w:themeColor="text1" w:themeTint="BF"/>
            </w:tcBorders>
            <w:shd w:val="clear" w:color="auto" w:fill="auto"/>
            <w:vAlign w:val="center"/>
          </w:tcPr>
          <w:p w14:paraId="04BFF0A3" w14:textId="77777777" w:rsidR="00026A7E" w:rsidRPr="00C33AED" w:rsidRDefault="00026A7E" w:rsidP="0091358C">
            <w:pPr>
              <w:pStyle w:val="a5"/>
              <w:spacing w:line="280" w:lineRule="atLeast"/>
              <w:ind w:leftChars="0" w:left="0"/>
              <w:jc w:val="center"/>
              <w:rPr>
                <w:sz w:val="20"/>
                <w:szCs w:val="20"/>
              </w:rPr>
            </w:pPr>
            <w:r w:rsidRPr="00C33AED">
              <w:rPr>
                <w:sz w:val="20"/>
                <w:szCs w:val="20"/>
              </w:rPr>
              <w:t>김용하</w:t>
            </w:r>
          </w:p>
        </w:tc>
        <w:tc>
          <w:tcPr>
            <w:tcW w:w="1368" w:type="pct"/>
            <w:tcBorders>
              <w:top w:val="single" w:sz="4" w:space="0" w:color="404040" w:themeColor="text1" w:themeTint="BF"/>
            </w:tcBorders>
            <w:shd w:val="clear" w:color="auto" w:fill="auto"/>
            <w:vAlign w:val="center"/>
          </w:tcPr>
          <w:p w14:paraId="527F52F0"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29</w:t>
            </w:r>
            <w:r w:rsidRPr="00C33AED">
              <w:rPr>
                <w:sz w:val="20"/>
                <w:szCs w:val="20"/>
              </w:rPr>
              <w:t>일</w:t>
            </w:r>
          </w:p>
        </w:tc>
        <w:tc>
          <w:tcPr>
            <w:tcW w:w="1369" w:type="pct"/>
            <w:tcBorders>
              <w:top w:val="single" w:sz="4" w:space="0" w:color="404040" w:themeColor="text1" w:themeTint="BF"/>
            </w:tcBorders>
            <w:shd w:val="clear" w:color="auto" w:fill="auto"/>
            <w:vAlign w:val="center"/>
          </w:tcPr>
          <w:p w14:paraId="799DA417"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w:t>
            </w:r>
          </w:p>
          <w:p w14:paraId="2FACFD91"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0" w:type="pct"/>
            <w:tcBorders>
              <w:top w:val="single" w:sz="4" w:space="0" w:color="404040" w:themeColor="text1" w:themeTint="BF"/>
            </w:tcBorders>
            <w:shd w:val="clear" w:color="auto" w:fill="auto"/>
            <w:vAlign w:val="center"/>
          </w:tcPr>
          <w:p w14:paraId="1A887D38"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01FB0C3A" w14:textId="77777777" w:rsidTr="0091358C">
        <w:trPr>
          <w:trHeight w:val="340"/>
        </w:trPr>
        <w:tc>
          <w:tcPr>
            <w:tcW w:w="719" w:type="pct"/>
            <w:shd w:val="clear" w:color="auto" w:fill="F2F2F2" w:themeFill="background1" w:themeFillShade="F2"/>
            <w:vAlign w:val="center"/>
          </w:tcPr>
          <w:p w14:paraId="700BE5F3"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사내이사</w:t>
            </w:r>
          </w:p>
        </w:tc>
        <w:tc>
          <w:tcPr>
            <w:tcW w:w="773" w:type="pct"/>
            <w:shd w:val="clear" w:color="auto" w:fill="auto"/>
            <w:vAlign w:val="center"/>
          </w:tcPr>
          <w:p w14:paraId="13818E5F" w14:textId="77777777" w:rsidR="00026A7E" w:rsidRPr="00C33AED" w:rsidRDefault="00026A7E" w:rsidP="0091358C">
            <w:pPr>
              <w:pStyle w:val="a5"/>
              <w:spacing w:line="280" w:lineRule="atLeast"/>
              <w:ind w:leftChars="0" w:left="0"/>
              <w:jc w:val="center"/>
              <w:rPr>
                <w:sz w:val="20"/>
                <w:szCs w:val="20"/>
              </w:rPr>
            </w:pPr>
            <w:proofErr w:type="spellStart"/>
            <w:r w:rsidRPr="00C33AED">
              <w:rPr>
                <w:sz w:val="20"/>
                <w:szCs w:val="20"/>
              </w:rPr>
              <w:t>김덕신</w:t>
            </w:r>
            <w:proofErr w:type="spellEnd"/>
          </w:p>
        </w:tc>
        <w:tc>
          <w:tcPr>
            <w:tcW w:w="1368" w:type="pct"/>
            <w:shd w:val="clear" w:color="auto" w:fill="auto"/>
            <w:vAlign w:val="center"/>
          </w:tcPr>
          <w:p w14:paraId="6C3F9186"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369" w:type="pct"/>
            <w:shd w:val="clear" w:color="auto" w:fill="auto"/>
            <w:vAlign w:val="center"/>
          </w:tcPr>
          <w:p w14:paraId="5DBEB8AA"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w:t>
            </w:r>
          </w:p>
          <w:p w14:paraId="78BF3CAD"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0" w:type="pct"/>
            <w:shd w:val="clear" w:color="auto" w:fill="auto"/>
            <w:vAlign w:val="center"/>
          </w:tcPr>
          <w:p w14:paraId="5B87C0C4"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44BC831B" w14:textId="77777777" w:rsidTr="0091358C">
        <w:trPr>
          <w:trHeight w:val="340"/>
        </w:trPr>
        <w:tc>
          <w:tcPr>
            <w:tcW w:w="719" w:type="pct"/>
            <w:shd w:val="clear" w:color="auto" w:fill="F2F2F2" w:themeFill="background1" w:themeFillShade="F2"/>
            <w:vAlign w:val="center"/>
          </w:tcPr>
          <w:p w14:paraId="1710CB90" w14:textId="77777777" w:rsidR="00026A7E" w:rsidRPr="00C33AED" w:rsidRDefault="00026A7E" w:rsidP="0091358C">
            <w:pPr>
              <w:pStyle w:val="a5"/>
              <w:spacing w:line="280" w:lineRule="atLeast"/>
              <w:ind w:leftChars="0" w:left="0"/>
              <w:jc w:val="center"/>
              <w:rPr>
                <w:sz w:val="20"/>
                <w:szCs w:val="20"/>
              </w:rPr>
            </w:pPr>
            <w:r w:rsidRPr="00C33AED">
              <w:rPr>
                <w:sz w:val="20"/>
                <w:szCs w:val="20"/>
              </w:rPr>
              <w:t>사내이사</w:t>
            </w:r>
          </w:p>
        </w:tc>
        <w:tc>
          <w:tcPr>
            <w:tcW w:w="773" w:type="pct"/>
            <w:shd w:val="clear" w:color="auto" w:fill="auto"/>
            <w:vAlign w:val="center"/>
          </w:tcPr>
          <w:p w14:paraId="7A5E1985" w14:textId="77777777" w:rsidR="00026A7E" w:rsidRPr="00C33AED" w:rsidRDefault="00026A7E" w:rsidP="0091358C">
            <w:pPr>
              <w:pStyle w:val="a5"/>
              <w:spacing w:line="280" w:lineRule="atLeast"/>
              <w:ind w:leftChars="0" w:left="0"/>
              <w:jc w:val="center"/>
              <w:rPr>
                <w:sz w:val="20"/>
                <w:szCs w:val="20"/>
              </w:rPr>
            </w:pPr>
            <w:proofErr w:type="spellStart"/>
            <w:r w:rsidRPr="00C33AED">
              <w:rPr>
                <w:sz w:val="20"/>
                <w:szCs w:val="20"/>
              </w:rPr>
              <w:t>손성주</w:t>
            </w:r>
            <w:proofErr w:type="spellEnd"/>
          </w:p>
        </w:tc>
        <w:tc>
          <w:tcPr>
            <w:tcW w:w="1368" w:type="pct"/>
            <w:shd w:val="clear" w:color="auto" w:fill="auto"/>
            <w:vAlign w:val="center"/>
          </w:tcPr>
          <w:p w14:paraId="0705FBBB"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369" w:type="pct"/>
            <w:shd w:val="clear" w:color="auto" w:fill="auto"/>
            <w:vAlign w:val="center"/>
          </w:tcPr>
          <w:p w14:paraId="0B96E484"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w:t>
            </w:r>
          </w:p>
          <w:p w14:paraId="36C95C8B"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0" w:type="pct"/>
            <w:shd w:val="clear" w:color="auto" w:fill="auto"/>
            <w:vAlign w:val="center"/>
          </w:tcPr>
          <w:p w14:paraId="65F00A00"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r w:rsidR="00026A7E" w:rsidRPr="00CB2B3F" w14:paraId="730E3495" w14:textId="77777777" w:rsidTr="0091358C">
        <w:trPr>
          <w:trHeight w:val="340"/>
        </w:trPr>
        <w:tc>
          <w:tcPr>
            <w:tcW w:w="719" w:type="pct"/>
            <w:shd w:val="clear" w:color="auto" w:fill="F2F2F2" w:themeFill="background1" w:themeFillShade="F2"/>
            <w:vAlign w:val="center"/>
          </w:tcPr>
          <w:p w14:paraId="0EFE8C3C" w14:textId="77777777" w:rsidR="00026A7E" w:rsidRPr="00C33AED" w:rsidRDefault="00026A7E" w:rsidP="0091358C">
            <w:pPr>
              <w:pStyle w:val="a5"/>
              <w:spacing w:line="280" w:lineRule="atLeast"/>
              <w:ind w:leftChars="0" w:left="0"/>
              <w:jc w:val="center"/>
              <w:rPr>
                <w:sz w:val="20"/>
                <w:szCs w:val="20"/>
              </w:rPr>
            </w:pPr>
            <w:r w:rsidRPr="00C33AED">
              <w:rPr>
                <w:sz w:val="20"/>
                <w:szCs w:val="20"/>
              </w:rPr>
              <w:t>감사</w:t>
            </w:r>
          </w:p>
        </w:tc>
        <w:tc>
          <w:tcPr>
            <w:tcW w:w="773" w:type="pct"/>
            <w:shd w:val="clear" w:color="auto" w:fill="auto"/>
            <w:vAlign w:val="center"/>
          </w:tcPr>
          <w:p w14:paraId="5656A313" w14:textId="77777777" w:rsidR="00026A7E" w:rsidRPr="00C33AED" w:rsidRDefault="00026A7E" w:rsidP="0091358C">
            <w:pPr>
              <w:pStyle w:val="a5"/>
              <w:spacing w:line="280" w:lineRule="atLeast"/>
              <w:ind w:leftChars="0" w:left="0"/>
              <w:jc w:val="center"/>
              <w:rPr>
                <w:sz w:val="20"/>
                <w:szCs w:val="20"/>
              </w:rPr>
            </w:pPr>
            <w:r w:rsidRPr="00C33AED">
              <w:rPr>
                <w:sz w:val="20"/>
                <w:szCs w:val="20"/>
              </w:rPr>
              <w:t>임창훈</w:t>
            </w:r>
          </w:p>
        </w:tc>
        <w:tc>
          <w:tcPr>
            <w:tcW w:w="1368" w:type="pct"/>
            <w:shd w:val="clear" w:color="auto" w:fill="auto"/>
            <w:vAlign w:val="center"/>
          </w:tcPr>
          <w:p w14:paraId="54BB0277" w14:textId="77777777" w:rsidR="00026A7E" w:rsidRPr="00C33AED" w:rsidRDefault="00026A7E" w:rsidP="0091358C">
            <w:pPr>
              <w:pStyle w:val="a5"/>
              <w:spacing w:line="280" w:lineRule="atLeast"/>
              <w:ind w:leftChars="0" w:left="0"/>
              <w:jc w:val="center"/>
              <w:rPr>
                <w:sz w:val="20"/>
                <w:szCs w:val="20"/>
              </w:rPr>
            </w:pPr>
            <w:r w:rsidRPr="00C33AED">
              <w:rPr>
                <w:sz w:val="20"/>
                <w:szCs w:val="20"/>
              </w:rPr>
              <w:t>2021</w:t>
            </w:r>
            <w:r w:rsidRPr="00C33AED">
              <w:rPr>
                <w:sz w:val="20"/>
                <w:szCs w:val="20"/>
              </w:rPr>
              <w:t>년</w:t>
            </w:r>
            <w:r w:rsidRPr="00C33AED">
              <w:rPr>
                <w:sz w:val="20"/>
                <w:szCs w:val="20"/>
              </w:rPr>
              <w:t xml:space="preserve"> 3</w:t>
            </w:r>
            <w:r w:rsidRPr="00C33AED">
              <w:rPr>
                <w:sz w:val="20"/>
                <w:szCs w:val="20"/>
              </w:rPr>
              <w:t>월</w:t>
            </w:r>
            <w:r w:rsidRPr="00C33AED">
              <w:rPr>
                <w:sz w:val="20"/>
                <w:szCs w:val="20"/>
              </w:rPr>
              <w:t xml:space="preserve"> 19</w:t>
            </w:r>
            <w:r w:rsidRPr="00C33AED">
              <w:rPr>
                <w:sz w:val="20"/>
                <w:szCs w:val="20"/>
              </w:rPr>
              <w:t>일</w:t>
            </w:r>
          </w:p>
        </w:tc>
        <w:tc>
          <w:tcPr>
            <w:tcW w:w="1369" w:type="pct"/>
            <w:shd w:val="clear" w:color="auto" w:fill="auto"/>
            <w:vAlign w:val="center"/>
          </w:tcPr>
          <w:p w14:paraId="255A8505" w14:textId="77777777" w:rsidR="00026A7E" w:rsidRDefault="00026A7E" w:rsidP="0091358C">
            <w:pPr>
              <w:pStyle w:val="a5"/>
              <w:spacing w:line="280" w:lineRule="atLeast"/>
              <w:ind w:leftChars="0" w:left="0"/>
              <w:jc w:val="center"/>
              <w:rPr>
                <w:sz w:val="20"/>
                <w:szCs w:val="20"/>
              </w:rPr>
            </w:pPr>
            <w:r w:rsidRPr="00C33AED">
              <w:rPr>
                <w:sz w:val="20"/>
                <w:szCs w:val="20"/>
              </w:rPr>
              <w:t>2024</w:t>
            </w:r>
            <w:r w:rsidRPr="00C33AED">
              <w:rPr>
                <w:sz w:val="20"/>
                <w:szCs w:val="20"/>
              </w:rPr>
              <w:t>년</w:t>
            </w:r>
            <w:r w:rsidRPr="00C33AED">
              <w:rPr>
                <w:sz w:val="20"/>
                <w:szCs w:val="20"/>
              </w:rPr>
              <w:t xml:space="preserve"> </w:t>
            </w:r>
          </w:p>
          <w:p w14:paraId="1CADD8FA" w14:textId="77777777" w:rsidR="00026A7E" w:rsidRPr="00C33AED" w:rsidRDefault="00026A7E" w:rsidP="0091358C">
            <w:pPr>
              <w:pStyle w:val="a5"/>
              <w:spacing w:line="280" w:lineRule="atLeast"/>
              <w:ind w:leftChars="0" w:left="0"/>
              <w:jc w:val="center"/>
              <w:rPr>
                <w:sz w:val="20"/>
                <w:szCs w:val="20"/>
              </w:rPr>
            </w:pPr>
            <w:r w:rsidRPr="00C33AED">
              <w:rPr>
                <w:sz w:val="20"/>
                <w:szCs w:val="20"/>
              </w:rPr>
              <w:t>정기주주총회일</w:t>
            </w:r>
          </w:p>
        </w:tc>
        <w:tc>
          <w:tcPr>
            <w:tcW w:w="770" w:type="pct"/>
            <w:shd w:val="clear" w:color="auto" w:fill="auto"/>
            <w:vAlign w:val="center"/>
          </w:tcPr>
          <w:p w14:paraId="54699F39" w14:textId="77777777" w:rsidR="00026A7E" w:rsidRPr="00C33AED" w:rsidRDefault="00026A7E" w:rsidP="0091358C">
            <w:pPr>
              <w:pStyle w:val="a5"/>
              <w:spacing w:line="280" w:lineRule="atLeast"/>
              <w:ind w:leftChars="0" w:left="0"/>
              <w:jc w:val="center"/>
              <w:rPr>
                <w:sz w:val="20"/>
                <w:szCs w:val="20"/>
              </w:rPr>
            </w:pPr>
            <w:r w:rsidRPr="00C33AED">
              <w:rPr>
                <w:sz w:val="20"/>
                <w:szCs w:val="20"/>
              </w:rPr>
              <w:t>-</w:t>
            </w:r>
          </w:p>
        </w:tc>
      </w:tr>
    </w:tbl>
    <w:p w14:paraId="03042108" w14:textId="77777777" w:rsidR="00026A7E" w:rsidRDefault="00026A7E" w:rsidP="00026A7E">
      <w:pPr>
        <w:pStyle w:val="a5"/>
        <w:spacing w:before="240" w:after="240"/>
        <w:ind w:leftChars="0" w:left="1361"/>
        <w:rPr>
          <w:snapToGrid w:val="0"/>
          <w:szCs w:val="22"/>
          <w:u w:val="single"/>
        </w:rPr>
      </w:pPr>
    </w:p>
    <w:p w14:paraId="5073EEC5" w14:textId="77777777" w:rsidR="002F270B" w:rsidRPr="00DF5A18" w:rsidRDefault="002F270B" w:rsidP="002F270B">
      <w:pPr>
        <w:pStyle w:val="a5"/>
        <w:numPr>
          <w:ilvl w:val="1"/>
          <w:numId w:val="4"/>
        </w:numPr>
        <w:spacing w:after="240"/>
        <w:ind w:leftChars="0"/>
        <w:rPr>
          <w:b/>
          <w:snapToGrid w:val="0"/>
          <w:szCs w:val="22"/>
        </w:rPr>
      </w:pPr>
      <w:r w:rsidRPr="00DF5A18">
        <w:rPr>
          <w:rFonts w:hint="eastAsia"/>
          <w:b/>
          <w:snapToGrid w:val="0"/>
          <w:szCs w:val="22"/>
        </w:rPr>
        <w:lastRenderedPageBreak/>
        <w:t>기타</w:t>
      </w:r>
      <w:r w:rsidRPr="00DF5A18">
        <w:rPr>
          <w:rFonts w:hint="eastAsia"/>
          <w:b/>
          <w:snapToGrid w:val="0"/>
          <w:szCs w:val="22"/>
        </w:rPr>
        <w:t xml:space="preserve"> </w:t>
      </w:r>
      <w:r w:rsidRPr="00DF5A18">
        <w:rPr>
          <w:rFonts w:hint="eastAsia"/>
          <w:b/>
          <w:snapToGrid w:val="0"/>
          <w:szCs w:val="22"/>
        </w:rPr>
        <w:t>자회사</w:t>
      </w:r>
    </w:p>
    <w:p w14:paraId="0A9BE49F" w14:textId="77777777" w:rsidR="002F270B" w:rsidRDefault="002F270B" w:rsidP="002F270B">
      <w:pPr>
        <w:pStyle w:val="a5"/>
        <w:spacing w:after="240"/>
        <w:ind w:leftChars="0" w:left="907"/>
        <w:rPr>
          <w:snapToGrid w:val="0"/>
          <w:szCs w:val="22"/>
        </w:rPr>
      </w:pPr>
      <w:r w:rsidRPr="00DF5A18">
        <w:rPr>
          <w:rFonts w:hint="eastAsia"/>
          <w:snapToGrid w:val="0"/>
          <w:szCs w:val="22"/>
        </w:rPr>
        <w:t>제공된</w:t>
      </w:r>
      <w:r w:rsidRPr="00DF5A18">
        <w:rPr>
          <w:rFonts w:hint="eastAsia"/>
          <w:snapToGrid w:val="0"/>
          <w:szCs w:val="22"/>
        </w:rPr>
        <w:t xml:space="preserve"> </w:t>
      </w:r>
      <w:r w:rsidRPr="00DF5A18">
        <w:rPr>
          <w:rFonts w:hint="eastAsia"/>
          <w:snapToGrid w:val="0"/>
          <w:szCs w:val="22"/>
        </w:rPr>
        <w:t>자료에</w:t>
      </w:r>
      <w:r w:rsidRPr="00DF5A18">
        <w:rPr>
          <w:rFonts w:hint="eastAsia"/>
          <w:snapToGrid w:val="0"/>
          <w:szCs w:val="22"/>
        </w:rPr>
        <w:t xml:space="preserve"> </w:t>
      </w:r>
      <w:r w:rsidRPr="00DF5A18">
        <w:rPr>
          <w:rFonts w:hint="eastAsia"/>
          <w:snapToGrid w:val="0"/>
          <w:szCs w:val="22"/>
        </w:rPr>
        <w:t>의하면</w:t>
      </w:r>
      <w:r w:rsidRPr="00DF5A18">
        <w:rPr>
          <w:rFonts w:hint="eastAsia"/>
          <w:snapToGrid w:val="0"/>
          <w:szCs w:val="22"/>
        </w:rPr>
        <w:t>,</w:t>
      </w:r>
      <w:r w:rsidRPr="00DF5A18">
        <w:rPr>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국내</w:t>
      </w:r>
      <w:r>
        <w:rPr>
          <w:rFonts w:hint="eastAsia"/>
          <w:snapToGrid w:val="0"/>
          <w:szCs w:val="22"/>
        </w:rPr>
        <w:t xml:space="preserve"> </w:t>
      </w:r>
      <w:r>
        <w:rPr>
          <w:rFonts w:hint="eastAsia"/>
          <w:snapToGrid w:val="0"/>
          <w:szCs w:val="22"/>
        </w:rPr>
        <w:t>자회사인</w:t>
      </w:r>
      <w:r>
        <w:rPr>
          <w:rFonts w:hint="eastAsia"/>
          <w:snapToGrid w:val="0"/>
          <w:szCs w:val="22"/>
        </w:rPr>
        <w:t xml:space="preserve"> </w:t>
      </w:r>
      <w:r w:rsidRPr="00DF5A18">
        <w:rPr>
          <w:rFonts w:hint="eastAsia"/>
          <w:snapToGrid w:val="0"/>
          <w:szCs w:val="22"/>
        </w:rPr>
        <w:t>한샘개발</w:t>
      </w:r>
      <w:r w:rsidRPr="00DF5A18">
        <w:rPr>
          <w:rFonts w:hint="eastAsia"/>
          <w:snapToGrid w:val="0"/>
          <w:szCs w:val="22"/>
        </w:rPr>
        <w:t>,</w:t>
      </w:r>
      <w:r w:rsidRPr="00DF5A18">
        <w:rPr>
          <w:snapToGrid w:val="0"/>
          <w:szCs w:val="22"/>
        </w:rPr>
        <w:t xml:space="preserve"> </w:t>
      </w:r>
      <w:r w:rsidRPr="00DF5A18">
        <w:rPr>
          <w:rFonts w:hint="eastAsia"/>
          <w:snapToGrid w:val="0"/>
          <w:szCs w:val="22"/>
        </w:rPr>
        <w:t>한샘서비스</w:t>
      </w:r>
      <w:r w:rsidRPr="00DF5A18">
        <w:rPr>
          <w:rFonts w:hint="eastAsia"/>
          <w:snapToGrid w:val="0"/>
          <w:szCs w:val="22"/>
        </w:rPr>
        <w:t>,</w:t>
      </w:r>
      <w:r w:rsidRPr="00DF5A18">
        <w:rPr>
          <w:snapToGrid w:val="0"/>
          <w:szCs w:val="22"/>
        </w:rPr>
        <w:t xml:space="preserve"> </w:t>
      </w:r>
      <w:proofErr w:type="spellStart"/>
      <w:r w:rsidRPr="00DF5A18">
        <w:rPr>
          <w:rFonts w:hint="eastAsia"/>
          <w:snapToGrid w:val="0"/>
          <w:szCs w:val="22"/>
        </w:rPr>
        <w:t>인스테리어</w:t>
      </w:r>
      <w:proofErr w:type="spellEnd"/>
      <w:r>
        <w:rPr>
          <w:rFonts w:hint="eastAsia"/>
          <w:snapToGrid w:val="0"/>
          <w:szCs w:val="22"/>
        </w:rPr>
        <w:t xml:space="preserve"> </w:t>
      </w:r>
      <w:r>
        <w:rPr>
          <w:rFonts w:hint="eastAsia"/>
          <w:snapToGrid w:val="0"/>
          <w:szCs w:val="22"/>
        </w:rPr>
        <w:t>및</w:t>
      </w:r>
      <w:r w:rsidRPr="00DF5A18">
        <w:rPr>
          <w:rFonts w:hint="eastAsia"/>
          <w:snapToGrid w:val="0"/>
          <w:szCs w:val="22"/>
        </w:rPr>
        <w:t xml:space="preserve"> </w:t>
      </w:r>
      <w:r w:rsidRPr="00DF5A18">
        <w:rPr>
          <w:rFonts w:hint="eastAsia"/>
          <w:snapToGrid w:val="0"/>
          <w:szCs w:val="22"/>
        </w:rPr>
        <w:t>한마음</w:t>
      </w:r>
      <w:r>
        <w:rPr>
          <w:rFonts w:hint="eastAsia"/>
          <w:snapToGrid w:val="0"/>
          <w:szCs w:val="22"/>
        </w:rPr>
        <w:t>과</w:t>
      </w:r>
      <w:r>
        <w:rPr>
          <w:rFonts w:hint="eastAsia"/>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해외</w:t>
      </w:r>
      <w:r>
        <w:rPr>
          <w:rFonts w:hint="eastAsia"/>
          <w:snapToGrid w:val="0"/>
          <w:szCs w:val="22"/>
        </w:rPr>
        <w:t xml:space="preserve"> </w:t>
      </w:r>
      <w:r>
        <w:rPr>
          <w:rFonts w:hint="eastAsia"/>
          <w:snapToGrid w:val="0"/>
          <w:szCs w:val="22"/>
        </w:rPr>
        <w:t>자회사인</w:t>
      </w:r>
      <w:r>
        <w:rPr>
          <w:rFonts w:hint="eastAsia"/>
          <w:snapToGrid w:val="0"/>
          <w:szCs w:val="22"/>
        </w:rPr>
        <w:t xml:space="preserve"> </w:t>
      </w:r>
      <w:r>
        <w:rPr>
          <w:rFonts w:hint="eastAsia"/>
          <w:snapToGrid w:val="0"/>
          <w:szCs w:val="22"/>
        </w:rPr>
        <w:t>미국법인</w:t>
      </w:r>
      <w:ins w:id="140" w:author="heesung.ahn" w:date="2021-08-31T00:04:00Z">
        <w:r w:rsidR="00C8730E">
          <w:rPr>
            <w:rFonts w:hint="eastAsia"/>
            <w:snapToGrid w:val="0"/>
            <w:szCs w:val="22"/>
          </w:rPr>
          <w:t>은</w:t>
        </w:r>
      </w:ins>
      <w:del w:id="141" w:author="heesung.ahn" w:date="2021-08-31T00:04:00Z">
        <w:r w:rsidDel="00C8730E">
          <w:rPr>
            <w:rFonts w:hint="eastAsia"/>
            <w:snapToGrid w:val="0"/>
            <w:szCs w:val="22"/>
          </w:rPr>
          <w:delText xml:space="preserve"> </w:delText>
        </w:r>
        <w:r w:rsidDel="00C8730E">
          <w:rPr>
            <w:snapToGrid w:val="0"/>
            <w:szCs w:val="22"/>
          </w:rPr>
          <w:delText>Hanssem China Investment Holdings Co., Ltd</w:delText>
        </w:r>
        <w:r w:rsidDel="00C8730E">
          <w:rPr>
            <w:rFonts w:hint="eastAsia"/>
            <w:snapToGrid w:val="0"/>
            <w:szCs w:val="22"/>
          </w:rPr>
          <w:delText>.</w:delText>
        </w:r>
        <w:r w:rsidDel="00C8730E">
          <w:rPr>
            <w:rFonts w:hint="eastAsia"/>
            <w:snapToGrid w:val="0"/>
            <w:szCs w:val="22"/>
          </w:rPr>
          <w:delText>는</w:delText>
        </w:r>
      </w:del>
      <w:r w:rsidRPr="00DF5A18">
        <w:rPr>
          <w:rFonts w:hint="eastAsia"/>
          <w:snapToGrid w:val="0"/>
          <w:szCs w:val="22"/>
        </w:rPr>
        <w:t xml:space="preserve"> </w:t>
      </w:r>
      <w:r w:rsidRPr="00DF5A18">
        <w:rPr>
          <w:rFonts w:hint="eastAsia"/>
          <w:snapToGrid w:val="0"/>
          <w:szCs w:val="22"/>
        </w:rPr>
        <w:t>각각</w:t>
      </w:r>
      <w:r w:rsidRPr="00DF5A18">
        <w:rPr>
          <w:rFonts w:hint="eastAsia"/>
          <w:snapToGrid w:val="0"/>
          <w:szCs w:val="22"/>
        </w:rPr>
        <w:t xml:space="preserve"> </w:t>
      </w:r>
      <w:r w:rsidRPr="00DF5A18">
        <w:rPr>
          <w:rFonts w:hint="eastAsia"/>
          <w:snapToGrid w:val="0"/>
          <w:szCs w:val="22"/>
        </w:rPr>
        <w:t>대상회사가</w:t>
      </w:r>
      <w:r w:rsidRPr="00DF5A18">
        <w:rPr>
          <w:rFonts w:hint="eastAsia"/>
          <w:snapToGrid w:val="0"/>
          <w:szCs w:val="22"/>
        </w:rPr>
        <w:t xml:space="preserve"> </w:t>
      </w:r>
      <w:r w:rsidRPr="00DF5A18">
        <w:rPr>
          <w:snapToGrid w:val="0"/>
          <w:szCs w:val="22"/>
        </w:rPr>
        <w:t xml:space="preserve">100% </w:t>
      </w:r>
      <w:r w:rsidRPr="00DF5A18">
        <w:rPr>
          <w:rFonts w:hint="eastAsia"/>
          <w:snapToGrid w:val="0"/>
          <w:szCs w:val="22"/>
        </w:rPr>
        <w:t>주식을</w:t>
      </w:r>
      <w:r w:rsidRPr="00DF5A18">
        <w:rPr>
          <w:rFonts w:hint="eastAsia"/>
          <w:snapToGrid w:val="0"/>
          <w:szCs w:val="22"/>
        </w:rPr>
        <w:t xml:space="preserve"> </w:t>
      </w:r>
      <w:r w:rsidRPr="00DF5A18">
        <w:rPr>
          <w:rFonts w:hint="eastAsia"/>
          <w:snapToGrid w:val="0"/>
          <w:szCs w:val="22"/>
        </w:rPr>
        <w:t>소유하고</w:t>
      </w:r>
      <w:r w:rsidRPr="00DF5A18">
        <w:rPr>
          <w:rFonts w:hint="eastAsia"/>
          <w:snapToGrid w:val="0"/>
          <w:szCs w:val="22"/>
        </w:rPr>
        <w:t xml:space="preserve"> </w:t>
      </w:r>
      <w:r w:rsidRPr="00DF5A18">
        <w:rPr>
          <w:rFonts w:hint="eastAsia"/>
          <w:snapToGrid w:val="0"/>
          <w:szCs w:val="22"/>
        </w:rPr>
        <w:t>있는</w:t>
      </w:r>
      <w:r w:rsidRPr="00DF5A18">
        <w:rPr>
          <w:rFonts w:hint="eastAsia"/>
          <w:snapToGrid w:val="0"/>
          <w:szCs w:val="22"/>
        </w:rPr>
        <w:t xml:space="preserve"> </w:t>
      </w:r>
      <w:r w:rsidRPr="00DF5A18">
        <w:rPr>
          <w:rFonts w:hint="eastAsia"/>
          <w:snapToGrid w:val="0"/>
          <w:szCs w:val="22"/>
        </w:rPr>
        <w:t>회사로써</w:t>
      </w:r>
      <w:r w:rsidRPr="00DF5A18">
        <w:rPr>
          <w:rFonts w:hint="eastAsia"/>
          <w:snapToGrid w:val="0"/>
          <w:szCs w:val="22"/>
        </w:rPr>
        <w:t xml:space="preserve"> </w:t>
      </w:r>
      <w:r w:rsidRPr="00DF5A18">
        <w:rPr>
          <w:rFonts w:hint="eastAsia"/>
          <w:snapToGrid w:val="0"/>
          <w:szCs w:val="22"/>
        </w:rPr>
        <w:t>대상회사의</w:t>
      </w:r>
      <w:r w:rsidRPr="00DF5A18">
        <w:rPr>
          <w:rFonts w:hint="eastAsia"/>
          <w:snapToGrid w:val="0"/>
          <w:szCs w:val="22"/>
        </w:rPr>
        <w:t xml:space="preserve"> </w:t>
      </w:r>
      <w:r w:rsidRPr="00DF5A18">
        <w:rPr>
          <w:rFonts w:hint="eastAsia"/>
          <w:snapToGrid w:val="0"/>
          <w:szCs w:val="22"/>
        </w:rPr>
        <w:t>완전자회사임</w:t>
      </w:r>
      <w:r w:rsidRPr="00DF5A18">
        <w:rPr>
          <w:rFonts w:hint="eastAsia"/>
          <w:snapToGrid w:val="0"/>
          <w:szCs w:val="22"/>
        </w:rPr>
        <w:t>.</w:t>
      </w:r>
      <w:r>
        <w:rPr>
          <w:snapToGrid w:val="0"/>
          <w:szCs w:val="22"/>
        </w:rPr>
        <w:t xml:space="preserve"> </w:t>
      </w:r>
    </w:p>
    <w:p w14:paraId="199E6535" w14:textId="77777777" w:rsidR="002F270B" w:rsidRPr="00DF5A18" w:rsidRDefault="002F270B" w:rsidP="002F270B">
      <w:pPr>
        <w:pStyle w:val="a5"/>
        <w:spacing w:after="240"/>
        <w:ind w:leftChars="0" w:left="907"/>
        <w:rPr>
          <w:snapToGrid w:val="0"/>
          <w:szCs w:val="22"/>
        </w:rPr>
      </w:pPr>
      <w:r>
        <w:rPr>
          <w:rFonts w:hint="eastAsia"/>
          <w:snapToGrid w:val="0"/>
          <w:szCs w:val="22"/>
        </w:rPr>
        <w:t>농업회사법인</w:t>
      </w:r>
      <w:r>
        <w:rPr>
          <w:rFonts w:hint="eastAsia"/>
          <w:snapToGrid w:val="0"/>
          <w:szCs w:val="22"/>
        </w:rPr>
        <w:t xml:space="preserve"> </w:t>
      </w:r>
      <w:r>
        <w:rPr>
          <w:rFonts w:hint="eastAsia"/>
          <w:snapToGrid w:val="0"/>
          <w:szCs w:val="22"/>
        </w:rPr>
        <w:t>향촌개발의</w:t>
      </w:r>
      <w:r>
        <w:rPr>
          <w:rFonts w:hint="eastAsia"/>
          <w:snapToGrid w:val="0"/>
          <w:szCs w:val="22"/>
        </w:rPr>
        <w:t xml:space="preserve"> </w:t>
      </w:r>
      <w:r>
        <w:rPr>
          <w:rFonts w:hint="eastAsia"/>
          <w:snapToGrid w:val="0"/>
          <w:szCs w:val="22"/>
        </w:rPr>
        <w:t>경우</w:t>
      </w:r>
      <w:r>
        <w:rPr>
          <w:rFonts w:hint="eastAsia"/>
          <w:snapToGrid w:val="0"/>
          <w:szCs w:val="22"/>
        </w:rPr>
        <w:t xml:space="preserve"> </w:t>
      </w:r>
      <w:r>
        <w:rPr>
          <w:rFonts w:hint="eastAsia"/>
          <w:snapToGrid w:val="0"/>
          <w:szCs w:val="22"/>
        </w:rPr>
        <w:t>대상회사가</w:t>
      </w:r>
      <w:r>
        <w:rPr>
          <w:rFonts w:hint="eastAsia"/>
          <w:snapToGrid w:val="0"/>
          <w:szCs w:val="22"/>
        </w:rPr>
        <w:t xml:space="preserve"> </w:t>
      </w:r>
      <w:r>
        <w:rPr>
          <w:rFonts w:hint="eastAsia"/>
          <w:snapToGrid w:val="0"/>
          <w:szCs w:val="22"/>
        </w:rPr>
        <w:t>발행주식</w:t>
      </w:r>
      <w:r>
        <w:rPr>
          <w:rFonts w:hint="eastAsia"/>
          <w:snapToGrid w:val="0"/>
          <w:szCs w:val="22"/>
        </w:rPr>
        <w:t xml:space="preserve"> </w:t>
      </w:r>
      <w:r>
        <w:rPr>
          <w:rFonts w:hint="eastAsia"/>
          <w:snapToGrid w:val="0"/>
          <w:szCs w:val="22"/>
        </w:rPr>
        <w:t>총수의</w:t>
      </w:r>
      <w:r>
        <w:rPr>
          <w:rFonts w:hint="eastAsia"/>
          <w:snapToGrid w:val="0"/>
          <w:szCs w:val="22"/>
        </w:rPr>
        <w:t xml:space="preserve"> </w:t>
      </w:r>
      <w:r>
        <w:rPr>
          <w:snapToGrid w:val="0"/>
          <w:szCs w:val="22"/>
        </w:rPr>
        <w:t>90%</w:t>
      </w:r>
      <w:r>
        <w:rPr>
          <w:rFonts w:hint="eastAsia"/>
          <w:snapToGrid w:val="0"/>
          <w:szCs w:val="22"/>
        </w:rPr>
        <w:t>를</w:t>
      </w:r>
      <w:r>
        <w:rPr>
          <w:rFonts w:hint="eastAsia"/>
          <w:snapToGrid w:val="0"/>
          <w:szCs w:val="22"/>
        </w:rPr>
        <w:t xml:space="preserve"> </w:t>
      </w:r>
      <w:r>
        <w:rPr>
          <w:rFonts w:hint="eastAsia"/>
          <w:snapToGrid w:val="0"/>
          <w:szCs w:val="22"/>
        </w:rPr>
        <w:t>소유하고</w:t>
      </w:r>
      <w:r>
        <w:rPr>
          <w:rFonts w:hint="eastAsia"/>
          <w:snapToGrid w:val="0"/>
          <w:szCs w:val="22"/>
        </w:rPr>
        <w:t>,</w:t>
      </w:r>
      <w:r>
        <w:rPr>
          <w:snapToGrid w:val="0"/>
          <w:szCs w:val="22"/>
        </w:rPr>
        <w:t xml:space="preserve"> </w:t>
      </w:r>
      <w:proofErr w:type="spellStart"/>
      <w:r>
        <w:rPr>
          <w:rFonts w:hint="eastAsia"/>
          <w:snapToGrid w:val="0"/>
          <w:szCs w:val="22"/>
        </w:rPr>
        <w:t>대성축산영농조합법인이</w:t>
      </w:r>
      <w:proofErr w:type="spellEnd"/>
      <w:r>
        <w:rPr>
          <w:rFonts w:hint="eastAsia"/>
          <w:snapToGrid w:val="0"/>
          <w:szCs w:val="22"/>
        </w:rPr>
        <w:t xml:space="preserve"> </w:t>
      </w:r>
      <w:r>
        <w:rPr>
          <w:rFonts w:hint="eastAsia"/>
          <w:snapToGrid w:val="0"/>
          <w:szCs w:val="22"/>
        </w:rPr>
        <w:t>나머지</w:t>
      </w:r>
      <w:r>
        <w:rPr>
          <w:rFonts w:hint="eastAsia"/>
          <w:snapToGrid w:val="0"/>
          <w:szCs w:val="22"/>
        </w:rPr>
        <w:t xml:space="preserve"> 1</w:t>
      </w:r>
      <w:r>
        <w:rPr>
          <w:snapToGrid w:val="0"/>
          <w:szCs w:val="22"/>
        </w:rPr>
        <w:t>0%</w:t>
      </w:r>
      <w:r>
        <w:rPr>
          <w:rFonts w:hint="eastAsia"/>
          <w:snapToGrid w:val="0"/>
          <w:szCs w:val="22"/>
        </w:rPr>
        <w:t>를</w:t>
      </w:r>
      <w:r>
        <w:rPr>
          <w:rFonts w:hint="eastAsia"/>
          <w:snapToGrid w:val="0"/>
          <w:szCs w:val="22"/>
        </w:rPr>
        <w:t xml:space="preserve"> </w:t>
      </w:r>
      <w:r>
        <w:rPr>
          <w:rFonts w:hint="eastAsia"/>
          <w:snapToGrid w:val="0"/>
          <w:szCs w:val="22"/>
        </w:rPr>
        <w:t>소유하고</w:t>
      </w:r>
      <w:r>
        <w:rPr>
          <w:rFonts w:hint="eastAsia"/>
          <w:snapToGrid w:val="0"/>
          <w:szCs w:val="22"/>
        </w:rPr>
        <w:t xml:space="preserve"> </w:t>
      </w:r>
      <w:r>
        <w:rPr>
          <w:rFonts w:hint="eastAsia"/>
          <w:snapToGrid w:val="0"/>
          <w:szCs w:val="22"/>
        </w:rPr>
        <w:t>있음</w:t>
      </w:r>
      <w:r>
        <w:rPr>
          <w:rFonts w:hint="eastAsia"/>
          <w:snapToGrid w:val="0"/>
          <w:szCs w:val="22"/>
        </w:rPr>
        <w:t>.</w:t>
      </w:r>
    </w:p>
    <w:p w14:paraId="6C9D53A1" w14:textId="77777777" w:rsidR="002F270B" w:rsidRPr="002F270B" w:rsidDel="002611C1" w:rsidRDefault="002F270B" w:rsidP="00026A7E">
      <w:pPr>
        <w:pStyle w:val="a5"/>
        <w:spacing w:before="240" w:after="240"/>
        <w:ind w:leftChars="0" w:left="1361"/>
        <w:rPr>
          <w:del w:id="142" w:author="heesung.ahn" w:date="2021-08-30T23:57:00Z"/>
          <w:snapToGrid w:val="0"/>
          <w:szCs w:val="22"/>
          <w:u w:val="single"/>
        </w:rPr>
      </w:pPr>
    </w:p>
    <w:p w14:paraId="6A9E3C39" w14:textId="77777777" w:rsidR="002F270B" w:rsidRPr="00CB2B3F" w:rsidRDefault="002F270B" w:rsidP="00026A7E">
      <w:pPr>
        <w:pStyle w:val="a5"/>
        <w:spacing w:before="240" w:after="240"/>
        <w:ind w:leftChars="0" w:left="1361"/>
        <w:rPr>
          <w:snapToGrid w:val="0"/>
          <w:szCs w:val="22"/>
          <w:u w:val="single"/>
        </w:rPr>
      </w:pPr>
    </w:p>
    <w:p w14:paraId="537956E9" w14:textId="77777777" w:rsidR="00026A7E" w:rsidRPr="00652AAA" w:rsidRDefault="00026A7E" w:rsidP="006B70A7">
      <w:pPr>
        <w:pStyle w:val="a5"/>
        <w:numPr>
          <w:ilvl w:val="0"/>
          <w:numId w:val="4"/>
        </w:numPr>
        <w:spacing w:before="240" w:after="240"/>
        <w:ind w:leftChars="0"/>
        <w:outlineLvl w:val="1"/>
        <w:rPr>
          <w:b/>
          <w:color w:val="5D2A2C" w:themeColor="text2"/>
          <w:sz w:val="24"/>
        </w:rPr>
      </w:pPr>
      <w:proofErr w:type="spellStart"/>
      <w:r w:rsidRPr="00652AAA">
        <w:rPr>
          <w:b/>
          <w:color w:val="5D2A2C" w:themeColor="text2"/>
          <w:sz w:val="24"/>
        </w:rPr>
        <w:t>해외기업결합신고의무</w:t>
      </w:r>
      <w:proofErr w:type="spellEnd"/>
    </w:p>
    <w:p w14:paraId="7107FA50" w14:textId="77777777" w:rsidR="00026A7E" w:rsidRPr="00CB2B3F" w:rsidRDefault="00026A7E" w:rsidP="002F270B">
      <w:pPr>
        <w:pStyle w:val="a5"/>
        <w:numPr>
          <w:ilvl w:val="1"/>
          <w:numId w:val="126"/>
        </w:numPr>
        <w:spacing w:after="240" w:line="380" w:lineRule="atLeast"/>
        <w:ind w:leftChars="0"/>
        <w:rPr>
          <w:b/>
          <w:szCs w:val="22"/>
        </w:rPr>
      </w:pPr>
      <w:r w:rsidRPr="00CB2B3F">
        <w:rPr>
          <w:b/>
          <w:szCs w:val="22"/>
        </w:rPr>
        <w:t>사실관계</w:t>
      </w:r>
    </w:p>
    <w:p w14:paraId="5A1ACED0" w14:textId="77777777" w:rsidR="00026A7E" w:rsidRPr="00CB2B3F" w:rsidRDefault="00026A7E" w:rsidP="00026A7E">
      <w:pPr>
        <w:pStyle w:val="a5"/>
        <w:spacing w:after="240" w:line="380" w:lineRule="atLeast"/>
        <w:ind w:leftChars="0" w:left="907"/>
        <w:rPr>
          <w:b/>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투자자의</w:t>
      </w:r>
      <w:r w:rsidRPr="00CB2B3F">
        <w:rPr>
          <w:szCs w:val="22"/>
        </w:rPr>
        <w:t xml:space="preserve"> </w:t>
      </w:r>
      <w:r w:rsidRPr="00CB2B3F">
        <w:rPr>
          <w:szCs w:val="22"/>
        </w:rPr>
        <w:t>계열회사</w:t>
      </w:r>
      <w:r w:rsidRPr="00CB2B3F">
        <w:rPr>
          <w:szCs w:val="22"/>
        </w:rPr>
        <w:t xml:space="preserve"> </w:t>
      </w:r>
      <w:r w:rsidRPr="00CB2B3F">
        <w:rPr>
          <w:szCs w:val="22"/>
        </w:rPr>
        <w:t>및</w:t>
      </w:r>
      <w:r w:rsidRPr="00CB2B3F">
        <w:rPr>
          <w:szCs w:val="22"/>
        </w:rPr>
        <w:t xml:space="preserve"> </w:t>
      </w:r>
      <w:r w:rsidRPr="00CB2B3F">
        <w:rPr>
          <w:szCs w:val="22"/>
        </w:rPr>
        <w:t>대상회사의</w:t>
      </w:r>
      <w:r w:rsidRPr="00CB2B3F">
        <w:rPr>
          <w:szCs w:val="22"/>
        </w:rPr>
        <w:t xml:space="preserve"> </w:t>
      </w:r>
      <w:r w:rsidRPr="00CB2B3F">
        <w:rPr>
          <w:szCs w:val="22"/>
        </w:rPr>
        <w:t>해외</w:t>
      </w:r>
      <w:r w:rsidRPr="00CB2B3F">
        <w:rPr>
          <w:szCs w:val="22"/>
        </w:rPr>
        <w:t xml:space="preserve"> </w:t>
      </w:r>
      <w:r w:rsidRPr="00CB2B3F">
        <w:rPr>
          <w:szCs w:val="22"/>
        </w:rPr>
        <w:t>매출</w:t>
      </w:r>
      <w:r>
        <w:rPr>
          <w:rFonts w:hint="eastAsia"/>
          <w:szCs w:val="22"/>
        </w:rPr>
        <w:t xml:space="preserve"> </w:t>
      </w:r>
      <w:r>
        <w:rPr>
          <w:rFonts w:hint="eastAsia"/>
          <w:szCs w:val="22"/>
        </w:rPr>
        <w:t>규모는</w:t>
      </w:r>
      <w:r>
        <w:rPr>
          <w:rFonts w:hint="eastAsia"/>
          <w:szCs w:val="22"/>
        </w:rPr>
        <w:t xml:space="preserve"> </w:t>
      </w:r>
      <w:r w:rsidRPr="00CB2B3F">
        <w:rPr>
          <w:szCs w:val="22"/>
        </w:rPr>
        <w:t>다음과</w:t>
      </w:r>
      <w:r w:rsidRPr="00CB2B3F">
        <w:rPr>
          <w:szCs w:val="22"/>
        </w:rPr>
        <w:t xml:space="preserve"> </w:t>
      </w:r>
      <w:r w:rsidRPr="00CB2B3F">
        <w:rPr>
          <w:szCs w:val="22"/>
        </w:rPr>
        <w:t>같음</w:t>
      </w:r>
      <w:r w:rsidRPr="00CB2B3F">
        <w:rPr>
          <w:szCs w:val="22"/>
        </w:rPr>
        <w:t xml:space="preserve">. </w:t>
      </w:r>
    </w:p>
    <w:p w14:paraId="517CF63A" w14:textId="77777777" w:rsidR="00026A7E" w:rsidRPr="00CB2B3F" w:rsidRDefault="00026A7E" w:rsidP="00026A7E">
      <w:pPr>
        <w:pStyle w:val="a5"/>
        <w:numPr>
          <w:ilvl w:val="0"/>
          <w:numId w:val="48"/>
        </w:numPr>
        <w:spacing w:after="240" w:line="380" w:lineRule="atLeast"/>
        <w:ind w:leftChars="0"/>
        <w:rPr>
          <w:szCs w:val="22"/>
          <w:u w:val="single"/>
        </w:rPr>
      </w:pPr>
      <w:r w:rsidRPr="00CB2B3F">
        <w:rPr>
          <w:szCs w:val="22"/>
          <w:u w:val="single"/>
        </w:rPr>
        <w:t>투자자의</w:t>
      </w:r>
      <w:r w:rsidRPr="00CB2B3F">
        <w:rPr>
          <w:szCs w:val="22"/>
          <w:u w:val="single"/>
        </w:rPr>
        <w:t xml:space="preserve"> </w:t>
      </w:r>
      <w:r w:rsidRPr="00CB2B3F">
        <w:rPr>
          <w:szCs w:val="22"/>
          <w:u w:val="single"/>
        </w:rPr>
        <w:t>매출액</w:t>
      </w:r>
      <w:r w:rsidRPr="00CB2B3F">
        <w:rPr>
          <w:szCs w:val="22"/>
          <w:u w:val="single"/>
        </w:rPr>
        <w:t xml:space="preserve"> </w:t>
      </w:r>
      <w:r w:rsidRPr="00CB2B3F">
        <w:rPr>
          <w:szCs w:val="22"/>
          <w:u w:val="single"/>
        </w:rPr>
        <w:t>정보</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1668"/>
        <w:gridCol w:w="1652"/>
        <w:gridCol w:w="1653"/>
        <w:gridCol w:w="1652"/>
        <w:gridCol w:w="1653"/>
      </w:tblGrid>
      <w:tr w:rsidR="00026A7E" w:rsidRPr="00C33AED" w14:paraId="3FA32534" w14:textId="77777777" w:rsidTr="0091358C">
        <w:trPr>
          <w:trHeight w:val="340"/>
        </w:trPr>
        <w:tc>
          <w:tcPr>
            <w:tcW w:w="1668" w:type="dxa"/>
            <w:vMerge w:val="restart"/>
            <w:tcBorders>
              <w:top w:val="single" w:sz="12" w:space="0" w:color="404040" w:themeColor="text1" w:themeTint="BF"/>
              <w:bottom w:val="single" w:sz="4" w:space="0" w:color="BFBFBF" w:themeColor="background1" w:themeShade="BF"/>
            </w:tcBorders>
            <w:shd w:val="clear" w:color="auto" w:fill="DEEEEE"/>
            <w:vAlign w:val="center"/>
          </w:tcPr>
          <w:p w14:paraId="41FEE1CB" w14:textId="77777777" w:rsidR="00026A7E" w:rsidRPr="00C33AED" w:rsidRDefault="00026A7E" w:rsidP="0091358C">
            <w:pPr>
              <w:spacing w:line="280" w:lineRule="atLeast"/>
              <w:jc w:val="center"/>
              <w:rPr>
                <w:b/>
                <w:sz w:val="20"/>
                <w:szCs w:val="20"/>
              </w:rPr>
            </w:pPr>
            <w:r w:rsidRPr="00C33AED">
              <w:rPr>
                <w:b/>
                <w:sz w:val="20"/>
                <w:szCs w:val="20"/>
              </w:rPr>
              <w:t>국가</w:t>
            </w:r>
          </w:p>
        </w:tc>
        <w:tc>
          <w:tcPr>
            <w:tcW w:w="6610" w:type="dxa"/>
            <w:gridSpan w:val="4"/>
            <w:tcBorders>
              <w:top w:val="single" w:sz="12" w:space="0" w:color="404040" w:themeColor="text1" w:themeTint="BF"/>
              <w:bottom w:val="single" w:sz="4" w:space="0" w:color="BFBFBF" w:themeColor="background1" w:themeShade="BF"/>
            </w:tcBorders>
            <w:shd w:val="clear" w:color="auto" w:fill="DEEEEE"/>
            <w:vAlign w:val="center"/>
          </w:tcPr>
          <w:p w14:paraId="6A28F09A" w14:textId="77777777" w:rsidR="00026A7E" w:rsidRPr="00C33AED" w:rsidRDefault="00026A7E" w:rsidP="0091358C">
            <w:pPr>
              <w:spacing w:line="280" w:lineRule="atLeast"/>
              <w:jc w:val="center"/>
              <w:rPr>
                <w:b/>
                <w:sz w:val="20"/>
                <w:szCs w:val="20"/>
              </w:rPr>
            </w:pPr>
            <w:r w:rsidRPr="00C33AED">
              <w:rPr>
                <w:b/>
                <w:sz w:val="20"/>
                <w:szCs w:val="20"/>
              </w:rPr>
              <w:t>매출액</w:t>
            </w:r>
          </w:p>
        </w:tc>
      </w:tr>
      <w:tr w:rsidR="00026A7E" w:rsidRPr="00C33AED" w14:paraId="2967902B" w14:textId="77777777" w:rsidTr="0091358C">
        <w:trPr>
          <w:trHeight w:val="340"/>
        </w:trPr>
        <w:tc>
          <w:tcPr>
            <w:tcW w:w="1668" w:type="dxa"/>
            <w:vMerge/>
            <w:tcBorders>
              <w:top w:val="single" w:sz="4" w:space="0" w:color="BFBFBF" w:themeColor="background1" w:themeShade="BF"/>
              <w:bottom w:val="single" w:sz="4" w:space="0" w:color="404040" w:themeColor="text1" w:themeTint="BF"/>
            </w:tcBorders>
            <w:shd w:val="clear" w:color="auto" w:fill="DEEEEE"/>
            <w:vAlign w:val="center"/>
          </w:tcPr>
          <w:p w14:paraId="70D70CE3" w14:textId="77777777" w:rsidR="00026A7E" w:rsidRPr="00C33AED" w:rsidRDefault="00026A7E" w:rsidP="0091358C">
            <w:pPr>
              <w:spacing w:line="280" w:lineRule="atLeast"/>
              <w:jc w:val="center"/>
              <w:rPr>
                <w:b/>
                <w:sz w:val="20"/>
                <w:szCs w:val="20"/>
              </w:rPr>
            </w:pPr>
          </w:p>
        </w:tc>
        <w:tc>
          <w:tcPr>
            <w:tcW w:w="1652" w:type="dxa"/>
            <w:tcBorders>
              <w:top w:val="single" w:sz="4" w:space="0" w:color="BFBFBF" w:themeColor="background1" w:themeShade="BF"/>
              <w:bottom w:val="single" w:sz="4" w:space="0" w:color="404040" w:themeColor="text1" w:themeTint="BF"/>
            </w:tcBorders>
            <w:shd w:val="clear" w:color="auto" w:fill="DEEEEE"/>
            <w:vAlign w:val="center"/>
          </w:tcPr>
          <w:p w14:paraId="051647DF" w14:textId="77777777" w:rsidR="00026A7E" w:rsidRPr="00C33AED" w:rsidRDefault="00026A7E" w:rsidP="0091358C">
            <w:pPr>
              <w:spacing w:line="280" w:lineRule="atLeast"/>
              <w:jc w:val="center"/>
              <w:rPr>
                <w:b/>
                <w:sz w:val="20"/>
                <w:szCs w:val="20"/>
              </w:rPr>
            </w:pPr>
            <w:r w:rsidRPr="00C33AED">
              <w:rPr>
                <w:b/>
                <w:sz w:val="20"/>
                <w:szCs w:val="20"/>
              </w:rPr>
              <w:t>대한전선</w:t>
            </w:r>
          </w:p>
        </w:tc>
        <w:tc>
          <w:tcPr>
            <w:tcW w:w="1653" w:type="dxa"/>
            <w:tcBorders>
              <w:top w:val="single" w:sz="4" w:space="0" w:color="BFBFBF" w:themeColor="background1" w:themeShade="BF"/>
              <w:bottom w:val="single" w:sz="4" w:space="0" w:color="404040" w:themeColor="text1" w:themeTint="BF"/>
            </w:tcBorders>
            <w:shd w:val="clear" w:color="auto" w:fill="DEEEEE"/>
            <w:vAlign w:val="center"/>
          </w:tcPr>
          <w:p w14:paraId="42CFDC9A" w14:textId="77777777" w:rsidR="00026A7E" w:rsidRPr="00C33AED" w:rsidRDefault="00026A7E" w:rsidP="0091358C">
            <w:pPr>
              <w:spacing w:line="280" w:lineRule="atLeast"/>
              <w:jc w:val="center"/>
              <w:rPr>
                <w:b/>
                <w:sz w:val="20"/>
                <w:szCs w:val="20"/>
              </w:rPr>
            </w:pPr>
            <w:r w:rsidRPr="00C33AED">
              <w:rPr>
                <w:b/>
                <w:sz w:val="20"/>
                <w:szCs w:val="20"/>
              </w:rPr>
              <w:t>Able C&amp;C</w:t>
            </w:r>
          </w:p>
        </w:tc>
        <w:tc>
          <w:tcPr>
            <w:tcW w:w="1652" w:type="dxa"/>
            <w:tcBorders>
              <w:top w:val="single" w:sz="4" w:space="0" w:color="BFBFBF" w:themeColor="background1" w:themeShade="BF"/>
              <w:bottom w:val="single" w:sz="4" w:space="0" w:color="404040" w:themeColor="text1" w:themeTint="BF"/>
            </w:tcBorders>
            <w:shd w:val="clear" w:color="auto" w:fill="DEEEEE"/>
            <w:vAlign w:val="center"/>
          </w:tcPr>
          <w:p w14:paraId="3B4EC854" w14:textId="77777777" w:rsidR="00026A7E" w:rsidRPr="00C33AED" w:rsidRDefault="00026A7E" w:rsidP="0091358C">
            <w:pPr>
              <w:spacing w:line="280" w:lineRule="atLeast"/>
              <w:jc w:val="center"/>
              <w:rPr>
                <w:b/>
                <w:sz w:val="20"/>
                <w:szCs w:val="20"/>
              </w:rPr>
            </w:pPr>
            <w:r w:rsidRPr="00C33AED">
              <w:rPr>
                <w:b/>
                <w:sz w:val="20"/>
                <w:szCs w:val="20"/>
              </w:rPr>
              <w:t>하나투어</w:t>
            </w:r>
          </w:p>
        </w:tc>
        <w:tc>
          <w:tcPr>
            <w:tcW w:w="1653" w:type="dxa"/>
            <w:tcBorders>
              <w:top w:val="single" w:sz="4" w:space="0" w:color="BFBFBF" w:themeColor="background1" w:themeShade="BF"/>
              <w:bottom w:val="single" w:sz="4" w:space="0" w:color="404040" w:themeColor="text1" w:themeTint="BF"/>
            </w:tcBorders>
            <w:shd w:val="clear" w:color="auto" w:fill="DEEEEE"/>
            <w:vAlign w:val="center"/>
          </w:tcPr>
          <w:p w14:paraId="586803D3" w14:textId="77777777" w:rsidR="00026A7E" w:rsidRPr="00C33AED" w:rsidRDefault="00026A7E" w:rsidP="0091358C">
            <w:pPr>
              <w:spacing w:line="280" w:lineRule="atLeast"/>
              <w:jc w:val="center"/>
              <w:rPr>
                <w:b/>
                <w:sz w:val="20"/>
                <w:szCs w:val="20"/>
              </w:rPr>
            </w:pPr>
            <w:r w:rsidRPr="00C33AED">
              <w:rPr>
                <w:b/>
                <w:sz w:val="20"/>
                <w:szCs w:val="20"/>
              </w:rPr>
              <w:t>합계</w:t>
            </w:r>
          </w:p>
        </w:tc>
      </w:tr>
      <w:tr w:rsidR="00026A7E" w:rsidRPr="00C33AED" w14:paraId="23B72CF1" w14:textId="77777777" w:rsidTr="0091358C">
        <w:trPr>
          <w:trHeight w:val="397"/>
        </w:trPr>
        <w:tc>
          <w:tcPr>
            <w:tcW w:w="1668" w:type="dxa"/>
            <w:tcBorders>
              <w:top w:val="single" w:sz="4" w:space="0" w:color="404040" w:themeColor="text1" w:themeTint="BF"/>
            </w:tcBorders>
            <w:shd w:val="clear" w:color="auto" w:fill="F2F2F2" w:themeFill="background1" w:themeFillShade="F2"/>
            <w:vAlign w:val="center"/>
          </w:tcPr>
          <w:p w14:paraId="05128549" w14:textId="77777777" w:rsidR="00026A7E" w:rsidRPr="00C33AED" w:rsidRDefault="00026A7E" w:rsidP="0091358C">
            <w:pPr>
              <w:spacing w:line="280" w:lineRule="atLeast"/>
              <w:jc w:val="center"/>
              <w:rPr>
                <w:b/>
                <w:sz w:val="20"/>
                <w:szCs w:val="20"/>
              </w:rPr>
            </w:pPr>
            <w:r w:rsidRPr="00C33AED">
              <w:rPr>
                <w:b/>
                <w:sz w:val="20"/>
                <w:szCs w:val="20"/>
              </w:rPr>
              <w:t>일본</w:t>
            </w:r>
          </w:p>
        </w:tc>
        <w:tc>
          <w:tcPr>
            <w:tcW w:w="1652" w:type="dxa"/>
            <w:tcBorders>
              <w:top w:val="single" w:sz="4" w:space="0" w:color="404040" w:themeColor="text1" w:themeTint="BF"/>
            </w:tcBorders>
            <w:shd w:val="clear" w:color="auto" w:fill="FFFFFF"/>
            <w:vAlign w:val="center"/>
          </w:tcPr>
          <w:p w14:paraId="328FF5D2" w14:textId="77777777" w:rsidR="00026A7E" w:rsidRPr="00C33AED" w:rsidRDefault="00026A7E" w:rsidP="0091358C">
            <w:pPr>
              <w:spacing w:line="280" w:lineRule="atLeast"/>
              <w:jc w:val="center"/>
              <w:rPr>
                <w:sz w:val="20"/>
                <w:szCs w:val="20"/>
              </w:rPr>
            </w:pPr>
            <w:r w:rsidRPr="00C33AED">
              <w:rPr>
                <w:sz w:val="20"/>
                <w:szCs w:val="20"/>
              </w:rPr>
              <w:t>-</w:t>
            </w:r>
          </w:p>
        </w:tc>
        <w:tc>
          <w:tcPr>
            <w:tcW w:w="1653" w:type="dxa"/>
            <w:tcBorders>
              <w:top w:val="single" w:sz="4" w:space="0" w:color="404040" w:themeColor="text1" w:themeTint="BF"/>
            </w:tcBorders>
            <w:shd w:val="clear" w:color="auto" w:fill="FFFFFF"/>
            <w:vAlign w:val="center"/>
          </w:tcPr>
          <w:p w14:paraId="57D64AE3" w14:textId="77777777" w:rsidR="00026A7E" w:rsidRPr="00C33AED" w:rsidRDefault="00026A7E" w:rsidP="0091358C">
            <w:pPr>
              <w:spacing w:line="280" w:lineRule="atLeast"/>
              <w:jc w:val="right"/>
              <w:rPr>
                <w:sz w:val="20"/>
                <w:szCs w:val="20"/>
              </w:rPr>
            </w:pPr>
            <w:r w:rsidRPr="00C33AED">
              <w:rPr>
                <w:sz w:val="20"/>
                <w:szCs w:val="20"/>
              </w:rPr>
              <w:t>약</w:t>
            </w:r>
            <w:r w:rsidRPr="00C33AED">
              <w:rPr>
                <w:sz w:val="20"/>
                <w:szCs w:val="20"/>
              </w:rPr>
              <w:t xml:space="preserve"> 388</w:t>
            </w:r>
            <w:r w:rsidRPr="00C33AED">
              <w:rPr>
                <w:sz w:val="20"/>
                <w:szCs w:val="20"/>
              </w:rPr>
              <w:t>억원</w:t>
            </w:r>
          </w:p>
        </w:tc>
        <w:tc>
          <w:tcPr>
            <w:tcW w:w="1652" w:type="dxa"/>
            <w:tcBorders>
              <w:top w:val="single" w:sz="4" w:space="0" w:color="404040" w:themeColor="text1" w:themeTint="BF"/>
            </w:tcBorders>
            <w:shd w:val="clear" w:color="auto" w:fill="FFFFFF"/>
            <w:vAlign w:val="center"/>
          </w:tcPr>
          <w:p w14:paraId="5303B8E3" w14:textId="77777777" w:rsidR="00026A7E" w:rsidRPr="00C33AED" w:rsidRDefault="00026A7E" w:rsidP="0091358C">
            <w:pPr>
              <w:spacing w:line="280" w:lineRule="atLeast"/>
              <w:jc w:val="right"/>
              <w:rPr>
                <w:sz w:val="20"/>
                <w:szCs w:val="20"/>
              </w:rPr>
            </w:pPr>
            <w:r w:rsidRPr="00C33AED">
              <w:rPr>
                <w:sz w:val="20"/>
                <w:szCs w:val="20"/>
              </w:rPr>
              <w:t>약</w:t>
            </w:r>
            <w:r w:rsidRPr="00C33AED">
              <w:rPr>
                <w:sz w:val="20"/>
                <w:szCs w:val="20"/>
              </w:rPr>
              <w:t xml:space="preserve"> 115</w:t>
            </w:r>
            <w:r w:rsidRPr="00C33AED">
              <w:rPr>
                <w:sz w:val="20"/>
                <w:szCs w:val="20"/>
              </w:rPr>
              <w:t>억원</w:t>
            </w:r>
          </w:p>
        </w:tc>
        <w:tc>
          <w:tcPr>
            <w:tcW w:w="1653" w:type="dxa"/>
            <w:tcBorders>
              <w:top w:val="single" w:sz="4" w:space="0" w:color="404040" w:themeColor="text1" w:themeTint="BF"/>
            </w:tcBorders>
            <w:shd w:val="clear" w:color="auto" w:fill="FFFFFF"/>
            <w:vAlign w:val="center"/>
          </w:tcPr>
          <w:p w14:paraId="50D8AECF" w14:textId="77777777" w:rsidR="00026A7E" w:rsidRPr="00C33AED" w:rsidRDefault="00026A7E" w:rsidP="0091358C">
            <w:pPr>
              <w:spacing w:line="280" w:lineRule="atLeast"/>
              <w:jc w:val="right"/>
              <w:rPr>
                <w:b/>
                <w:sz w:val="20"/>
                <w:szCs w:val="20"/>
              </w:rPr>
            </w:pPr>
            <w:r w:rsidRPr="00C33AED">
              <w:rPr>
                <w:b/>
                <w:sz w:val="20"/>
                <w:szCs w:val="20"/>
              </w:rPr>
              <w:t>약</w:t>
            </w:r>
            <w:r w:rsidRPr="00C33AED">
              <w:rPr>
                <w:b/>
                <w:sz w:val="20"/>
                <w:szCs w:val="20"/>
              </w:rPr>
              <w:t xml:space="preserve"> 503</w:t>
            </w:r>
            <w:r w:rsidRPr="00C33AED">
              <w:rPr>
                <w:b/>
                <w:sz w:val="20"/>
                <w:szCs w:val="20"/>
              </w:rPr>
              <w:t>억원</w:t>
            </w:r>
          </w:p>
        </w:tc>
      </w:tr>
      <w:tr w:rsidR="00026A7E" w:rsidRPr="00C33AED" w14:paraId="2EDF673D" w14:textId="77777777" w:rsidTr="0091358C">
        <w:trPr>
          <w:trHeight w:val="397"/>
        </w:trPr>
        <w:tc>
          <w:tcPr>
            <w:tcW w:w="1668" w:type="dxa"/>
            <w:shd w:val="clear" w:color="auto" w:fill="F2F2F2" w:themeFill="background1" w:themeFillShade="F2"/>
            <w:vAlign w:val="center"/>
          </w:tcPr>
          <w:p w14:paraId="4543E90D" w14:textId="77777777" w:rsidR="00026A7E" w:rsidRPr="00C33AED" w:rsidRDefault="00026A7E" w:rsidP="0091358C">
            <w:pPr>
              <w:spacing w:line="280" w:lineRule="atLeast"/>
              <w:jc w:val="center"/>
              <w:rPr>
                <w:b/>
                <w:sz w:val="20"/>
                <w:szCs w:val="20"/>
              </w:rPr>
            </w:pPr>
            <w:r w:rsidRPr="00C33AED">
              <w:rPr>
                <w:b/>
                <w:sz w:val="20"/>
                <w:szCs w:val="20"/>
              </w:rPr>
              <w:t>중국</w:t>
            </w:r>
          </w:p>
        </w:tc>
        <w:tc>
          <w:tcPr>
            <w:tcW w:w="1652" w:type="dxa"/>
            <w:shd w:val="clear" w:color="auto" w:fill="FFFFFF"/>
            <w:vAlign w:val="center"/>
          </w:tcPr>
          <w:p w14:paraId="595066D9" w14:textId="77777777" w:rsidR="00026A7E" w:rsidRPr="00C33AED" w:rsidRDefault="00026A7E" w:rsidP="0091358C">
            <w:pPr>
              <w:spacing w:line="280" w:lineRule="atLeast"/>
              <w:jc w:val="center"/>
              <w:rPr>
                <w:sz w:val="20"/>
                <w:szCs w:val="20"/>
              </w:rPr>
            </w:pPr>
            <w:r w:rsidRPr="00C33AED">
              <w:rPr>
                <w:sz w:val="20"/>
                <w:szCs w:val="20"/>
              </w:rPr>
              <w:t>-</w:t>
            </w:r>
          </w:p>
        </w:tc>
        <w:tc>
          <w:tcPr>
            <w:tcW w:w="1653" w:type="dxa"/>
            <w:shd w:val="clear" w:color="auto" w:fill="FFFFFF"/>
            <w:vAlign w:val="center"/>
          </w:tcPr>
          <w:p w14:paraId="7C866579" w14:textId="77777777" w:rsidR="00026A7E" w:rsidRPr="00C33AED" w:rsidRDefault="00026A7E" w:rsidP="0091358C">
            <w:pPr>
              <w:spacing w:line="280" w:lineRule="atLeast"/>
              <w:jc w:val="right"/>
              <w:rPr>
                <w:sz w:val="20"/>
                <w:szCs w:val="20"/>
              </w:rPr>
            </w:pPr>
            <w:r w:rsidRPr="00C33AED">
              <w:rPr>
                <w:sz w:val="20"/>
                <w:szCs w:val="20"/>
              </w:rPr>
              <w:t>약</w:t>
            </w:r>
            <w:r w:rsidRPr="00C33AED">
              <w:rPr>
                <w:sz w:val="20"/>
                <w:szCs w:val="20"/>
              </w:rPr>
              <w:t xml:space="preserve"> 211</w:t>
            </w:r>
            <w:r w:rsidRPr="00C33AED">
              <w:rPr>
                <w:sz w:val="20"/>
                <w:szCs w:val="20"/>
              </w:rPr>
              <w:t>억원</w:t>
            </w:r>
          </w:p>
        </w:tc>
        <w:tc>
          <w:tcPr>
            <w:tcW w:w="1652" w:type="dxa"/>
            <w:shd w:val="clear" w:color="auto" w:fill="FFFFFF"/>
            <w:vAlign w:val="center"/>
          </w:tcPr>
          <w:p w14:paraId="4AEFE092" w14:textId="77777777" w:rsidR="00026A7E" w:rsidRPr="00C33AED" w:rsidRDefault="00026A7E" w:rsidP="0091358C">
            <w:pPr>
              <w:spacing w:line="280" w:lineRule="atLeast"/>
              <w:jc w:val="right"/>
              <w:rPr>
                <w:sz w:val="20"/>
                <w:szCs w:val="20"/>
              </w:rPr>
            </w:pPr>
            <w:r w:rsidRPr="00C33AED">
              <w:rPr>
                <w:sz w:val="20"/>
                <w:szCs w:val="20"/>
              </w:rPr>
              <w:t>약</w:t>
            </w:r>
            <w:r w:rsidRPr="00C33AED">
              <w:rPr>
                <w:sz w:val="20"/>
                <w:szCs w:val="20"/>
              </w:rPr>
              <w:t xml:space="preserve"> 8</w:t>
            </w:r>
            <w:r w:rsidRPr="00C33AED">
              <w:rPr>
                <w:sz w:val="20"/>
                <w:szCs w:val="20"/>
              </w:rPr>
              <w:t>억원</w:t>
            </w:r>
          </w:p>
        </w:tc>
        <w:tc>
          <w:tcPr>
            <w:tcW w:w="1653" w:type="dxa"/>
            <w:shd w:val="clear" w:color="auto" w:fill="FFFFFF"/>
            <w:vAlign w:val="center"/>
          </w:tcPr>
          <w:p w14:paraId="6F872690" w14:textId="77777777" w:rsidR="00026A7E" w:rsidRPr="00C33AED" w:rsidRDefault="00026A7E" w:rsidP="0091358C">
            <w:pPr>
              <w:spacing w:line="280" w:lineRule="atLeast"/>
              <w:jc w:val="right"/>
              <w:rPr>
                <w:b/>
                <w:sz w:val="20"/>
                <w:szCs w:val="20"/>
              </w:rPr>
            </w:pPr>
            <w:r w:rsidRPr="00C33AED">
              <w:rPr>
                <w:b/>
                <w:sz w:val="20"/>
                <w:szCs w:val="20"/>
              </w:rPr>
              <w:t>약</w:t>
            </w:r>
            <w:r w:rsidRPr="00C33AED">
              <w:rPr>
                <w:b/>
                <w:sz w:val="20"/>
                <w:szCs w:val="20"/>
              </w:rPr>
              <w:t xml:space="preserve"> 219</w:t>
            </w:r>
            <w:r w:rsidRPr="00C33AED">
              <w:rPr>
                <w:b/>
                <w:sz w:val="20"/>
                <w:szCs w:val="20"/>
              </w:rPr>
              <w:t>억원</w:t>
            </w:r>
          </w:p>
        </w:tc>
      </w:tr>
    </w:tbl>
    <w:p w14:paraId="4B884BA0" w14:textId="77777777" w:rsidR="00026A7E" w:rsidRPr="00CB2B3F" w:rsidRDefault="00026A7E" w:rsidP="00026A7E">
      <w:pPr>
        <w:pStyle w:val="a5"/>
        <w:ind w:leftChars="0" w:left="1361"/>
        <w:rPr>
          <w:szCs w:val="22"/>
          <w:u w:val="single"/>
        </w:rPr>
      </w:pPr>
    </w:p>
    <w:p w14:paraId="46CA295E" w14:textId="77777777" w:rsidR="00026A7E" w:rsidRPr="00CB2B3F" w:rsidRDefault="00026A7E" w:rsidP="00026A7E">
      <w:pPr>
        <w:pStyle w:val="a5"/>
        <w:numPr>
          <w:ilvl w:val="0"/>
          <w:numId w:val="48"/>
        </w:numPr>
        <w:spacing w:after="240"/>
        <w:ind w:leftChars="0"/>
        <w:rPr>
          <w:szCs w:val="22"/>
          <w:u w:val="single"/>
        </w:rPr>
      </w:pPr>
      <w:r w:rsidRPr="00CB2B3F">
        <w:rPr>
          <w:szCs w:val="22"/>
          <w:u w:val="single"/>
        </w:rPr>
        <w:t>대상회사의</w:t>
      </w:r>
      <w:r w:rsidRPr="00CB2B3F">
        <w:rPr>
          <w:szCs w:val="22"/>
          <w:u w:val="single"/>
        </w:rPr>
        <w:t xml:space="preserve"> </w:t>
      </w:r>
      <w:r w:rsidRPr="00CB2B3F">
        <w:rPr>
          <w:szCs w:val="22"/>
          <w:u w:val="single"/>
        </w:rPr>
        <w:t>매출액</w:t>
      </w:r>
      <w:r w:rsidRPr="00CB2B3F">
        <w:rPr>
          <w:szCs w:val="22"/>
          <w:u w:val="single"/>
        </w:rPr>
        <w:t xml:space="preserve"> </w:t>
      </w:r>
      <w:r w:rsidRPr="00CB2B3F">
        <w:rPr>
          <w:szCs w:val="22"/>
          <w:u w:val="single"/>
        </w:rPr>
        <w:t>정보</w:t>
      </w:r>
    </w:p>
    <w:tbl>
      <w:tblPr>
        <w:tblW w:w="8278" w:type="dxa"/>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Look w:val="04A0" w:firstRow="1" w:lastRow="0" w:firstColumn="1" w:lastColumn="0" w:noHBand="0" w:noVBand="1"/>
      </w:tblPr>
      <w:tblGrid>
        <w:gridCol w:w="2750"/>
        <w:gridCol w:w="5528"/>
      </w:tblGrid>
      <w:tr w:rsidR="00026A7E" w:rsidRPr="00CB2B3F" w14:paraId="26A73F0E" w14:textId="77777777" w:rsidTr="0091358C">
        <w:trPr>
          <w:trHeight w:val="340"/>
        </w:trPr>
        <w:tc>
          <w:tcPr>
            <w:tcW w:w="2750" w:type="dxa"/>
            <w:tcBorders>
              <w:top w:val="single" w:sz="12" w:space="0" w:color="404040" w:themeColor="text1" w:themeTint="BF"/>
              <w:bottom w:val="single" w:sz="4" w:space="0" w:color="404040" w:themeColor="text1" w:themeTint="BF"/>
            </w:tcBorders>
            <w:shd w:val="clear" w:color="auto" w:fill="DEEEEE"/>
            <w:vAlign w:val="center"/>
          </w:tcPr>
          <w:p w14:paraId="54A1D8BC" w14:textId="77777777" w:rsidR="00026A7E" w:rsidRPr="00C33AED" w:rsidRDefault="00026A7E" w:rsidP="0091358C">
            <w:pPr>
              <w:spacing w:line="280" w:lineRule="atLeast"/>
              <w:jc w:val="center"/>
              <w:rPr>
                <w:b/>
                <w:sz w:val="20"/>
                <w:szCs w:val="20"/>
              </w:rPr>
            </w:pPr>
            <w:r w:rsidRPr="00C33AED">
              <w:rPr>
                <w:b/>
                <w:sz w:val="20"/>
                <w:szCs w:val="20"/>
              </w:rPr>
              <w:t>국가</w:t>
            </w:r>
          </w:p>
        </w:tc>
        <w:tc>
          <w:tcPr>
            <w:tcW w:w="5528" w:type="dxa"/>
            <w:tcBorders>
              <w:top w:val="single" w:sz="12" w:space="0" w:color="404040" w:themeColor="text1" w:themeTint="BF"/>
              <w:bottom w:val="single" w:sz="4" w:space="0" w:color="404040" w:themeColor="text1" w:themeTint="BF"/>
            </w:tcBorders>
            <w:shd w:val="clear" w:color="auto" w:fill="DEEEEE"/>
            <w:vAlign w:val="center"/>
          </w:tcPr>
          <w:p w14:paraId="6004791D" w14:textId="77777777" w:rsidR="00026A7E" w:rsidRPr="00C33AED" w:rsidRDefault="00026A7E" w:rsidP="0091358C">
            <w:pPr>
              <w:spacing w:line="280" w:lineRule="atLeast"/>
              <w:jc w:val="center"/>
              <w:rPr>
                <w:b/>
                <w:sz w:val="20"/>
                <w:szCs w:val="20"/>
              </w:rPr>
            </w:pPr>
            <w:r w:rsidRPr="00C33AED">
              <w:rPr>
                <w:b/>
                <w:sz w:val="20"/>
                <w:szCs w:val="20"/>
              </w:rPr>
              <w:t>매출액</w:t>
            </w:r>
          </w:p>
        </w:tc>
      </w:tr>
      <w:tr w:rsidR="00026A7E" w:rsidRPr="00CB2B3F" w14:paraId="348700A0" w14:textId="77777777" w:rsidTr="0091358C">
        <w:trPr>
          <w:trHeight w:val="340"/>
        </w:trPr>
        <w:tc>
          <w:tcPr>
            <w:tcW w:w="2750" w:type="dxa"/>
            <w:tcBorders>
              <w:top w:val="single" w:sz="4" w:space="0" w:color="404040" w:themeColor="text1" w:themeTint="BF"/>
            </w:tcBorders>
            <w:shd w:val="clear" w:color="auto" w:fill="F2F2F2" w:themeFill="background1" w:themeFillShade="F2"/>
            <w:vAlign w:val="center"/>
          </w:tcPr>
          <w:p w14:paraId="792AB6AD" w14:textId="77777777" w:rsidR="00026A7E" w:rsidRPr="00C33AED" w:rsidRDefault="00026A7E" w:rsidP="0091358C">
            <w:pPr>
              <w:spacing w:line="280" w:lineRule="atLeast"/>
              <w:jc w:val="center"/>
              <w:rPr>
                <w:b/>
                <w:sz w:val="20"/>
                <w:szCs w:val="20"/>
              </w:rPr>
            </w:pPr>
            <w:r w:rsidRPr="00C33AED">
              <w:rPr>
                <w:b/>
                <w:sz w:val="20"/>
                <w:szCs w:val="20"/>
              </w:rPr>
              <w:t>일본</w:t>
            </w:r>
          </w:p>
        </w:tc>
        <w:tc>
          <w:tcPr>
            <w:tcW w:w="5528" w:type="dxa"/>
            <w:tcBorders>
              <w:top w:val="single" w:sz="4" w:space="0" w:color="404040" w:themeColor="text1" w:themeTint="BF"/>
            </w:tcBorders>
            <w:shd w:val="clear" w:color="auto" w:fill="FFFFFF"/>
            <w:vAlign w:val="center"/>
          </w:tcPr>
          <w:p w14:paraId="76AF0CB2" w14:textId="77777777" w:rsidR="00026A7E" w:rsidRPr="00C33AED" w:rsidRDefault="00026A7E" w:rsidP="0091358C">
            <w:pPr>
              <w:spacing w:line="280" w:lineRule="atLeast"/>
              <w:ind w:right="113"/>
              <w:jc w:val="right"/>
              <w:rPr>
                <w:b/>
                <w:sz w:val="20"/>
                <w:szCs w:val="20"/>
              </w:rPr>
            </w:pPr>
            <w:r w:rsidRPr="00C33AED">
              <w:rPr>
                <w:b/>
                <w:sz w:val="20"/>
                <w:szCs w:val="20"/>
              </w:rPr>
              <w:t>약</w:t>
            </w:r>
            <w:r w:rsidRPr="00C33AED">
              <w:rPr>
                <w:b/>
                <w:sz w:val="20"/>
                <w:szCs w:val="20"/>
              </w:rPr>
              <w:t xml:space="preserve"> 248</w:t>
            </w:r>
            <w:r w:rsidRPr="00C33AED">
              <w:rPr>
                <w:b/>
                <w:sz w:val="20"/>
                <w:szCs w:val="20"/>
              </w:rPr>
              <w:t>억원</w:t>
            </w:r>
          </w:p>
        </w:tc>
      </w:tr>
      <w:tr w:rsidR="00026A7E" w:rsidRPr="00CB2B3F" w14:paraId="5C13A38D" w14:textId="77777777" w:rsidTr="0091358C">
        <w:trPr>
          <w:trHeight w:val="340"/>
        </w:trPr>
        <w:tc>
          <w:tcPr>
            <w:tcW w:w="2750" w:type="dxa"/>
            <w:shd w:val="clear" w:color="auto" w:fill="F2F2F2" w:themeFill="background1" w:themeFillShade="F2"/>
            <w:vAlign w:val="center"/>
          </w:tcPr>
          <w:p w14:paraId="3A2FCC9F" w14:textId="77777777" w:rsidR="00026A7E" w:rsidRPr="00C33AED" w:rsidRDefault="00026A7E" w:rsidP="0091358C">
            <w:pPr>
              <w:spacing w:line="280" w:lineRule="atLeast"/>
              <w:jc w:val="center"/>
              <w:rPr>
                <w:b/>
                <w:sz w:val="20"/>
                <w:szCs w:val="20"/>
              </w:rPr>
            </w:pPr>
            <w:r w:rsidRPr="00C33AED">
              <w:rPr>
                <w:b/>
                <w:sz w:val="20"/>
                <w:szCs w:val="20"/>
              </w:rPr>
              <w:t>중국</w:t>
            </w:r>
          </w:p>
        </w:tc>
        <w:tc>
          <w:tcPr>
            <w:tcW w:w="5528" w:type="dxa"/>
            <w:shd w:val="clear" w:color="auto" w:fill="FFFFFF"/>
            <w:vAlign w:val="center"/>
          </w:tcPr>
          <w:p w14:paraId="56C9C913" w14:textId="77777777" w:rsidR="00026A7E" w:rsidRPr="00C33AED" w:rsidRDefault="00026A7E" w:rsidP="0091358C">
            <w:pPr>
              <w:spacing w:line="280" w:lineRule="atLeast"/>
              <w:ind w:right="113"/>
              <w:jc w:val="right"/>
              <w:rPr>
                <w:b/>
                <w:sz w:val="20"/>
                <w:szCs w:val="20"/>
              </w:rPr>
            </w:pPr>
            <w:r w:rsidRPr="00C33AED">
              <w:rPr>
                <w:b/>
                <w:sz w:val="20"/>
                <w:szCs w:val="20"/>
              </w:rPr>
              <w:t>약</w:t>
            </w:r>
            <w:r w:rsidRPr="00C33AED">
              <w:rPr>
                <w:b/>
                <w:sz w:val="20"/>
                <w:szCs w:val="20"/>
              </w:rPr>
              <w:t xml:space="preserve"> 162</w:t>
            </w:r>
            <w:r w:rsidRPr="00C33AED">
              <w:rPr>
                <w:b/>
                <w:sz w:val="20"/>
                <w:szCs w:val="20"/>
              </w:rPr>
              <w:t>억원</w:t>
            </w:r>
            <w:r w:rsidRPr="00C33AED">
              <w:rPr>
                <w:rStyle w:val="ac"/>
                <w:b/>
                <w:sz w:val="20"/>
                <w:szCs w:val="20"/>
              </w:rPr>
              <w:footnoteReference w:id="8"/>
            </w:r>
          </w:p>
        </w:tc>
      </w:tr>
      <w:tr w:rsidR="00026A7E" w:rsidRPr="00CB2B3F" w14:paraId="0C18DC3C" w14:textId="77777777" w:rsidTr="0091358C">
        <w:trPr>
          <w:trHeight w:val="340"/>
        </w:trPr>
        <w:tc>
          <w:tcPr>
            <w:tcW w:w="2750" w:type="dxa"/>
            <w:shd w:val="clear" w:color="auto" w:fill="F2F2F2" w:themeFill="background1" w:themeFillShade="F2"/>
            <w:vAlign w:val="center"/>
          </w:tcPr>
          <w:p w14:paraId="78764A2F" w14:textId="77777777" w:rsidR="00026A7E" w:rsidRPr="00C33AED" w:rsidRDefault="00026A7E" w:rsidP="0091358C">
            <w:pPr>
              <w:spacing w:line="280" w:lineRule="atLeast"/>
              <w:jc w:val="center"/>
              <w:rPr>
                <w:b/>
                <w:sz w:val="20"/>
                <w:szCs w:val="20"/>
              </w:rPr>
            </w:pPr>
            <w:r w:rsidRPr="00C33AED">
              <w:rPr>
                <w:b/>
                <w:sz w:val="20"/>
                <w:szCs w:val="20"/>
              </w:rPr>
              <w:t>미국</w:t>
            </w:r>
          </w:p>
        </w:tc>
        <w:tc>
          <w:tcPr>
            <w:tcW w:w="5528" w:type="dxa"/>
            <w:shd w:val="clear" w:color="auto" w:fill="FFFFFF"/>
            <w:vAlign w:val="center"/>
          </w:tcPr>
          <w:p w14:paraId="6D08F7D7" w14:textId="77777777" w:rsidR="00026A7E" w:rsidRPr="00C33AED" w:rsidRDefault="00026A7E" w:rsidP="0091358C">
            <w:pPr>
              <w:spacing w:line="280" w:lineRule="atLeast"/>
              <w:ind w:right="113"/>
              <w:jc w:val="right"/>
              <w:rPr>
                <w:b/>
                <w:sz w:val="20"/>
                <w:szCs w:val="20"/>
              </w:rPr>
            </w:pPr>
            <w:r w:rsidRPr="00C33AED">
              <w:rPr>
                <w:b/>
                <w:sz w:val="20"/>
                <w:szCs w:val="20"/>
              </w:rPr>
              <w:t>약</w:t>
            </w:r>
            <w:r w:rsidRPr="00C33AED">
              <w:rPr>
                <w:b/>
                <w:sz w:val="20"/>
                <w:szCs w:val="20"/>
              </w:rPr>
              <w:t xml:space="preserve"> 239</w:t>
            </w:r>
            <w:r w:rsidRPr="00C33AED">
              <w:rPr>
                <w:b/>
                <w:sz w:val="20"/>
                <w:szCs w:val="20"/>
              </w:rPr>
              <w:t>억원</w:t>
            </w:r>
          </w:p>
        </w:tc>
      </w:tr>
      <w:tr w:rsidR="00026A7E" w:rsidRPr="00CB2B3F" w14:paraId="45529F95" w14:textId="77777777" w:rsidTr="0091358C">
        <w:trPr>
          <w:trHeight w:val="340"/>
        </w:trPr>
        <w:tc>
          <w:tcPr>
            <w:tcW w:w="2750" w:type="dxa"/>
            <w:shd w:val="clear" w:color="auto" w:fill="F2F2F2" w:themeFill="background1" w:themeFillShade="F2"/>
            <w:vAlign w:val="center"/>
          </w:tcPr>
          <w:p w14:paraId="30C59748" w14:textId="77777777" w:rsidR="00026A7E" w:rsidRPr="00C33AED" w:rsidRDefault="00026A7E" w:rsidP="0091358C">
            <w:pPr>
              <w:spacing w:line="280" w:lineRule="atLeast"/>
              <w:jc w:val="center"/>
              <w:rPr>
                <w:b/>
                <w:sz w:val="20"/>
                <w:szCs w:val="20"/>
              </w:rPr>
            </w:pPr>
            <w:r w:rsidRPr="00C33AED">
              <w:rPr>
                <w:b/>
                <w:sz w:val="20"/>
                <w:szCs w:val="20"/>
              </w:rPr>
              <w:t>베트남</w:t>
            </w:r>
          </w:p>
        </w:tc>
        <w:tc>
          <w:tcPr>
            <w:tcW w:w="5528" w:type="dxa"/>
            <w:shd w:val="clear" w:color="auto" w:fill="FFFFFF"/>
            <w:vAlign w:val="center"/>
          </w:tcPr>
          <w:p w14:paraId="27496273" w14:textId="77777777" w:rsidR="00026A7E" w:rsidRPr="00C33AED" w:rsidRDefault="00026A7E" w:rsidP="0091358C">
            <w:pPr>
              <w:spacing w:line="280" w:lineRule="atLeast"/>
              <w:ind w:right="113"/>
              <w:jc w:val="right"/>
              <w:rPr>
                <w:b/>
                <w:sz w:val="20"/>
                <w:szCs w:val="20"/>
              </w:rPr>
            </w:pPr>
            <w:r w:rsidRPr="00C33AED">
              <w:rPr>
                <w:b/>
                <w:sz w:val="20"/>
                <w:szCs w:val="20"/>
              </w:rPr>
              <w:t>약</w:t>
            </w:r>
            <w:r w:rsidRPr="00C33AED">
              <w:rPr>
                <w:b/>
                <w:sz w:val="20"/>
                <w:szCs w:val="20"/>
              </w:rPr>
              <w:t xml:space="preserve"> 89</w:t>
            </w:r>
            <w:r w:rsidRPr="00C33AED">
              <w:rPr>
                <w:b/>
                <w:sz w:val="20"/>
                <w:szCs w:val="20"/>
              </w:rPr>
              <w:t>백만원</w:t>
            </w:r>
          </w:p>
        </w:tc>
      </w:tr>
      <w:tr w:rsidR="00026A7E" w:rsidRPr="00CB2B3F" w14:paraId="2F6D0E4C" w14:textId="77777777" w:rsidTr="0091358C">
        <w:trPr>
          <w:trHeight w:val="340"/>
        </w:trPr>
        <w:tc>
          <w:tcPr>
            <w:tcW w:w="2750" w:type="dxa"/>
            <w:shd w:val="clear" w:color="auto" w:fill="F2F2F2" w:themeFill="background1" w:themeFillShade="F2"/>
            <w:vAlign w:val="center"/>
          </w:tcPr>
          <w:p w14:paraId="0DC0EDC0" w14:textId="77777777" w:rsidR="00026A7E" w:rsidRPr="00C33AED" w:rsidRDefault="00026A7E" w:rsidP="0091358C">
            <w:pPr>
              <w:spacing w:line="280" w:lineRule="atLeast"/>
              <w:jc w:val="center"/>
              <w:rPr>
                <w:b/>
                <w:sz w:val="20"/>
                <w:szCs w:val="20"/>
              </w:rPr>
            </w:pPr>
            <w:r w:rsidRPr="00C33AED">
              <w:rPr>
                <w:b/>
                <w:sz w:val="20"/>
                <w:szCs w:val="20"/>
              </w:rPr>
              <w:t>태국</w:t>
            </w:r>
          </w:p>
        </w:tc>
        <w:tc>
          <w:tcPr>
            <w:tcW w:w="5528" w:type="dxa"/>
            <w:shd w:val="clear" w:color="auto" w:fill="FFFFFF"/>
            <w:vAlign w:val="center"/>
          </w:tcPr>
          <w:p w14:paraId="3D6D9154" w14:textId="77777777" w:rsidR="00026A7E" w:rsidRPr="00C33AED" w:rsidRDefault="00026A7E" w:rsidP="0091358C">
            <w:pPr>
              <w:spacing w:line="280" w:lineRule="atLeast"/>
              <w:ind w:right="113"/>
              <w:jc w:val="right"/>
              <w:rPr>
                <w:b/>
                <w:sz w:val="20"/>
                <w:szCs w:val="20"/>
              </w:rPr>
            </w:pPr>
            <w:r w:rsidRPr="00C33AED">
              <w:rPr>
                <w:b/>
                <w:sz w:val="20"/>
                <w:szCs w:val="20"/>
              </w:rPr>
              <w:t>약</w:t>
            </w:r>
            <w:r w:rsidRPr="00C33AED">
              <w:rPr>
                <w:b/>
                <w:sz w:val="20"/>
                <w:szCs w:val="20"/>
              </w:rPr>
              <w:t xml:space="preserve"> 22</w:t>
            </w:r>
            <w:r w:rsidRPr="00C33AED">
              <w:rPr>
                <w:b/>
                <w:sz w:val="20"/>
                <w:szCs w:val="20"/>
              </w:rPr>
              <w:t>백만원</w:t>
            </w:r>
          </w:p>
        </w:tc>
      </w:tr>
    </w:tbl>
    <w:p w14:paraId="05CA37BB" w14:textId="77777777" w:rsidR="00026A7E" w:rsidRPr="00CB2B3F" w:rsidRDefault="00026A7E" w:rsidP="00026A7E">
      <w:pPr>
        <w:pStyle w:val="a5"/>
        <w:ind w:leftChars="0" w:left="454"/>
        <w:rPr>
          <w:b/>
          <w:szCs w:val="22"/>
        </w:rPr>
      </w:pPr>
    </w:p>
    <w:p w14:paraId="39C8A44D" w14:textId="77777777" w:rsidR="00026A7E" w:rsidRPr="00CB2B3F" w:rsidRDefault="00026A7E" w:rsidP="002F270B">
      <w:pPr>
        <w:pStyle w:val="a5"/>
        <w:numPr>
          <w:ilvl w:val="1"/>
          <w:numId w:val="126"/>
        </w:numPr>
        <w:spacing w:after="240"/>
        <w:ind w:leftChars="0"/>
        <w:rPr>
          <w:b/>
          <w:szCs w:val="22"/>
        </w:rPr>
      </w:pPr>
      <w:r w:rsidRPr="00CB2B3F">
        <w:rPr>
          <w:b/>
          <w:szCs w:val="22"/>
        </w:rPr>
        <w:lastRenderedPageBreak/>
        <w:t>분석</w:t>
      </w:r>
    </w:p>
    <w:p w14:paraId="6153ED9F" w14:textId="77777777" w:rsidR="00026A7E" w:rsidRPr="00CB2B3F" w:rsidRDefault="00026A7E" w:rsidP="00026A7E">
      <w:pPr>
        <w:pStyle w:val="a5"/>
        <w:spacing w:after="240"/>
        <w:ind w:leftChars="0" w:left="907"/>
        <w:rPr>
          <w:szCs w:val="22"/>
        </w:rPr>
      </w:pPr>
      <w:r w:rsidRPr="00CB2B3F">
        <w:rPr>
          <w:szCs w:val="22"/>
        </w:rPr>
        <w:t>제공된</w:t>
      </w:r>
      <w:r w:rsidRPr="00CB2B3F">
        <w:rPr>
          <w:szCs w:val="22"/>
        </w:rPr>
        <w:t xml:space="preserve"> </w:t>
      </w:r>
      <w:r w:rsidRPr="00CB2B3F">
        <w:rPr>
          <w:szCs w:val="22"/>
        </w:rPr>
        <w:t>매출액</w:t>
      </w:r>
      <w:r w:rsidRPr="00CB2B3F">
        <w:rPr>
          <w:szCs w:val="22"/>
        </w:rPr>
        <w:t xml:space="preserve"> </w:t>
      </w:r>
      <w:r w:rsidRPr="00CB2B3F">
        <w:rPr>
          <w:szCs w:val="22"/>
        </w:rPr>
        <w:t>정보를</w:t>
      </w:r>
      <w:r w:rsidRPr="00CB2B3F">
        <w:rPr>
          <w:szCs w:val="22"/>
        </w:rPr>
        <w:t xml:space="preserve"> </w:t>
      </w:r>
      <w:r w:rsidRPr="00CB2B3F">
        <w:rPr>
          <w:szCs w:val="22"/>
        </w:rPr>
        <w:t>토대로</w:t>
      </w:r>
      <w:r w:rsidRPr="00CB2B3F">
        <w:rPr>
          <w:szCs w:val="22"/>
        </w:rPr>
        <w:t xml:space="preserve"> </w:t>
      </w:r>
      <w:r w:rsidRPr="00CB2B3F">
        <w:rPr>
          <w:szCs w:val="22"/>
        </w:rPr>
        <w:t>일본</w:t>
      </w:r>
      <w:r w:rsidRPr="00CB2B3F">
        <w:rPr>
          <w:szCs w:val="22"/>
        </w:rPr>
        <w:t xml:space="preserve">, </w:t>
      </w:r>
      <w:r w:rsidRPr="00CB2B3F">
        <w:rPr>
          <w:szCs w:val="22"/>
        </w:rPr>
        <w:t>중국</w:t>
      </w:r>
      <w:r w:rsidRPr="00CB2B3F">
        <w:rPr>
          <w:szCs w:val="22"/>
        </w:rPr>
        <w:t xml:space="preserve">, </w:t>
      </w:r>
      <w:r w:rsidRPr="00CB2B3F">
        <w:rPr>
          <w:szCs w:val="22"/>
        </w:rPr>
        <w:t>미국</w:t>
      </w:r>
      <w:r w:rsidRPr="00CB2B3F">
        <w:rPr>
          <w:szCs w:val="22"/>
        </w:rPr>
        <w:t xml:space="preserve">, </w:t>
      </w:r>
      <w:r w:rsidRPr="00CB2B3F">
        <w:rPr>
          <w:szCs w:val="22"/>
        </w:rPr>
        <w:t>베트남</w:t>
      </w:r>
      <w:r w:rsidRPr="00CB2B3F">
        <w:rPr>
          <w:szCs w:val="22"/>
        </w:rPr>
        <w:t xml:space="preserve"> </w:t>
      </w:r>
      <w:r w:rsidRPr="00CB2B3F">
        <w:rPr>
          <w:szCs w:val="22"/>
        </w:rPr>
        <w:t>및</w:t>
      </w:r>
      <w:r w:rsidRPr="00CB2B3F">
        <w:rPr>
          <w:szCs w:val="22"/>
        </w:rPr>
        <w:t xml:space="preserve"> </w:t>
      </w:r>
      <w:r w:rsidRPr="00CB2B3F">
        <w:rPr>
          <w:szCs w:val="22"/>
        </w:rPr>
        <w:t>태국</w:t>
      </w:r>
      <w:r w:rsidRPr="00CB2B3F">
        <w:rPr>
          <w:szCs w:val="22"/>
        </w:rPr>
        <w:t xml:space="preserve"> </w:t>
      </w:r>
      <w:r w:rsidRPr="00CB2B3F">
        <w:rPr>
          <w:szCs w:val="22"/>
        </w:rPr>
        <w:t>국가의</w:t>
      </w:r>
      <w:r w:rsidRPr="00CB2B3F">
        <w:rPr>
          <w:szCs w:val="22"/>
        </w:rPr>
        <w:t xml:space="preserve"> </w:t>
      </w:r>
      <w:r w:rsidRPr="00CB2B3F">
        <w:rPr>
          <w:szCs w:val="22"/>
        </w:rPr>
        <w:t>기업결합신고</w:t>
      </w:r>
      <w:r w:rsidRPr="00CB2B3F">
        <w:rPr>
          <w:szCs w:val="22"/>
        </w:rPr>
        <w:t xml:space="preserve"> </w:t>
      </w:r>
      <w:r w:rsidRPr="00CB2B3F">
        <w:rPr>
          <w:szCs w:val="22"/>
        </w:rPr>
        <w:t>의무에</w:t>
      </w:r>
      <w:r w:rsidRPr="00CB2B3F">
        <w:rPr>
          <w:szCs w:val="22"/>
        </w:rPr>
        <w:t xml:space="preserve"> </w:t>
      </w:r>
      <w:r w:rsidRPr="00CB2B3F">
        <w:rPr>
          <w:szCs w:val="22"/>
        </w:rPr>
        <w:t>대하여</w:t>
      </w:r>
      <w:r w:rsidRPr="00CB2B3F">
        <w:rPr>
          <w:szCs w:val="22"/>
        </w:rPr>
        <w:t xml:space="preserve"> </w:t>
      </w:r>
      <w:r w:rsidRPr="00CB2B3F">
        <w:rPr>
          <w:szCs w:val="22"/>
        </w:rPr>
        <w:t>검토한</w:t>
      </w:r>
      <w:r w:rsidRPr="00CB2B3F">
        <w:rPr>
          <w:szCs w:val="22"/>
        </w:rPr>
        <w:t xml:space="preserve"> </w:t>
      </w:r>
      <w:r w:rsidRPr="00CB2B3F">
        <w:rPr>
          <w:szCs w:val="22"/>
        </w:rPr>
        <w:t>결과</w:t>
      </w:r>
      <w:r w:rsidRPr="00CB2B3F">
        <w:rPr>
          <w:szCs w:val="22"/>
        </w:rPr>
        <w:t xml:space="preserve">, </w:t>
      </w:r>
      <w:r w:rsidRPr="00CB2B3F">
        <w:rPr>
          <w:szCs w:val="22"/>
        </w:rPr>
        <w:t>본건</w:t>
      </w:r>
      <w:r w:rsidRPr="00CB2B3F">
        <w:rPr>
          <w:szCs w:val="22"/>
        </w:rPr>
        <w:t xml:space="preserve"> </w:t>
      </w:r>
      <w:r w:rsidRPr="00CB2B3F">
        <w:rPr>
          <w:szCs w:val="22"/>
        </w:rPr>
        <w:t>거래는</w:t>
      </w:r>
      <w:r w:rsidRPr="00CB2B3F">
        <w:rPr>
          <w:szCs w:val="22"/>
        </w:rPr>
        <w:t xml:space="preserve"> </w:t>
      </w:r>
      <w:r w:rsidRPr="00CB2B3F">
        <w:rPr>
          <w:szCs w:val="22"/>
        </w:rPr>
        <w:t>위</w:t>
      </w:r>
      <w:r w:rsidRPr="00CB2B3F">
        <w:rPr>
          <w:szCs w:val="22"/>
        </w:rPr>
        <w:t xml:space="preserve"> </w:t>
      </w:r>
      <w:r w:rsidRPr="00CB2B3F">
        <w:rPr>
          <w:szCs w:val="22"/>
        </w:rPr>
        <w:t>각</w:t>
      </w:r>
      <w:r w:rsidRPr="00CB2B3F">
        <w:rPr>
          <w:szCs w:val="22"/>
        </w:rPr>
        <w:t xml:space="preserve"> </w:t>
      </w:r>
      <w:r w:rsidRPr="00CB2B3F">
        <w:rPr>
          <w:szCs w:val="22"/>
        </w:rPr>
        <w:t>국가</w:t>
      </w:r>
      <w:r>
        <w:rPr>
          <w:rFonts w:hint="eastAsia"/>
          <w:szCs w:val="22"/>
        </w:rPr>
        <w:t>에서</w:t>
      </w:r>
      <w:r w:rsidRPr="00CB2B3F">
        <w:rPr>
          <w:szCs w:val="22"/>
        </w:rPr>
        <w:t>의</w:t>
      </w:r>
      <w:r w:rsidRPr="00CB2B3F">
        <w:rPr>
          <w:szCs w:val="22"/>
        </w:rPr>
        <w:t xml:space="preserve"> </w:t>
      </w:r>
      <w:r w:rsidRPr="00CB2B3F">
        <w:rPr>
          <w:szCs w:val="22"/>
        </w:rPr>
        <w:t>기업결합신고</w:t>
      </w:r>
      <w:r w:rsidRPr="00CB2B3F">
        <w:rPr>
          <w:szCs w:val="22"/>
        </w:rPr>
        <w:t xml:space="preserve"> </w:t>
      </w:r>
      <w:r w:rsidRPr="00CB2B3F">
        <w:rPr>
          <w:szCs w:val="22"/>
        </w:rPr>
        <w:t>대상에</w:t>
      </w:r>
      <w:r w:rsidRPr="00CB2B3F">
        <w:rPr>
          <w:szCs w:val="22"/>
        </w:rPr>
        <w:t xml:space="preserve"> </w:t>
      </w:r>
      <w:r w:rsidRPr="00CB2B3F">
        <w:rPr>
          <w:szCs w:val="22"/>
        </w:rPr>
        <w:t>해당하지</w:t>
      </w:r>
      <w:r w:rsidRPr="00CB2B3F">
        <w:rPr>
          <w:szCs w:val="22"/>
        </w:rPr>
        <w:t xml:space="preserve"> </w:t>
      </w:r>
      <w:r>
        <w:rPr>
          <w:rFonts w:hint="eastAsia"/>
          <w:szCs w:val="22"/>
        </w:rPr>
        <w:t>않을</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r>
        <w:rPr>
          <w:rFonts w:hint="eastAsia"/>
          <w:szCs w:val="22"/>
        </w:rPr>
        <w:t>한국에서는</w:t>
      </w:r>
      <w:r>
        <w:rPr>
          <w:rFonts w:hint="eastAsia"/>
          <w:szCs w:val="22"/>
        </w:rPr>
        <w:t xml:space="preserve"> </w:t>
      </w:r>
      <w:r>
        <w:rPr>
          <w:rFonts w:hint="eastAsia"/>
          <w:szCs w:val="22"/>
        </w:rPr>
        <w:t>공정거래법에</w:t>
      </w:r>
      <w:r>
        <w:rPr>
          <w:rFonts w:hint="eastAsia"/>
          <w:szCs w:val="22"/>
        </w:rPr>
        <w:t xml:space="preserve"> </w:t>
      </w:r>
      <w:r>
        <w:rPr>
          <w:rFonts w:hint="eastAsia"/>
          <w:szCs w:val="22"/>
        </w:rPr>
        <w:t>따라</w:t>
      </w:r>
      <w:r>
        <w:rPr>
          <w:rFonts w:hint="eastAsia"/>
          <w:szCs w:val="22"/>
        </w:rPr>
        <w:t xml:space="preserve"> </w:t>
      </w:r>
      <w:r>
        <w:rPr>
          <w:rFonts w:hint="eastAsia"/>
          <w:szCs w:val="22"/>
        </w:rPr>
        <w:t>기업결합신고를</w:t>
      </w:r>
      <w:r>
        <w:rPr>
          <w:rFonts w:hint="eastAsia"/>
          <w:szCs w:val="22"/>
        </w:rPr>
        <w:t xml:space="preserve"> </w:t>
      </w:r>
      <w:r>
        <w:rPr>
          <w:rFonts w:hint="eastAsia"/>
          <w:szCs w:val="22"/>
        </w:rPr>
        <w:t>해야</w:t>
      </w:r>
      <w:r>
        <w:rPr>
          <w:rFonts w:hint="eastAsia"/>
          <w:szCs w:val="22"/>
        </w:rPr>
        <w:t xml:space="preserve"> </w:t>
      </w:r>
      <w:r>
        <w:rPr>
          <w:rFonts w:hint="eastAsia"/>
          <w:szCs w:val="22"/>
        </w:rPr>
        <w:t>하고</w:t>
      </w:r>
      <w:r>
        <w:rPr>
          <w:rFonts w:hint="eastAsia"/>
          <w:szCs w:val="22"/>
        </w:rPr>
        <w:t>,</w:t>
      </w:r>
      <w:r>
        <w:rPr>
          <w:szCs w:val="22"/>
        </w:rPr>
        <w:t xml:space="preserve"> </w:t>
      </w:r>
      <w:r>
        <w:rPr>
          <w:rFonts w:hint="eastAsia"/>
          <w:szCs w:val="22"/>
        </w:rPr>
        <w:t>거래종결</w:t>
      </w:r>
      <w:r>
        <w:rPr>
          <w:rFonts w:hint="eastAsia"/>
          <w:szCs w:val="22"/>
        </w:rPr>
        <w:t xml:space="preserve"> </w:t>
      </w:r>
      <w:r>
        <w:rPr>
          <w:rFonts w:hint="eastAsia"/>
          <w:szCs w:val="22"/>
        </w:rPr>
        <w:t>전에</w:t>
      </w:r>
      <w:r>
        <w:rPr>
          <w:rFonts w:hint="eastAsia"/>
          <w:szCs w:val="22"/>
        </w:rPr>
        <w:t xml:space="preserve"> </w:t>
      </w:r>
      <w:r>
        <w:rPr>
          <w:rFonts w:hint="eastAsia"/>
          <w:szCs w:val="22"/>
        </w:rPr>
        <w:t>공정위의</w:t>
      </w:r>
      <w:r>
        <w:rPr>
          <w:rFonts w:hint="eastAsia"/>
          <w:szCs w:val="22"/>
        </w:rPr>
        <w:t xml:space="preserve"> </w:t>
      </w:r>
      <w:r>
        <w:rPr>
          <w:rFonts w:hint="eastAsia"/>
          <w:szCs w:val="22"/>
        </w:rPr>
        <w:t>승인을</w:t>
      </w:r>
      <w:r>
        <w:rPr>
          <w:rFonts w:hint="eastAsia"/>
          <w:szCs w:val="22"/>
        </w:rPr>
        <w:t xml:space="preserve"> </w:t>
      </w:r>
      <w:r>
        <w:rPr>
          <w:rFonts w:hint="eastAsia"/>
          <w:szCs w:val="22"/>
        </w:rPr>
        <w:t>받을</w:t>
      </w:r>
      <w:r>
        <w:rPr>
          <w:rFonts w:hint="eastAsia"/>
          <w:szCs w:val="22"/>
        </w:rPr>
        <w:t xml:space="preserve"> </w:t>
      </w:r>
      <w:r>
        <w:rPr>
          <w:rFonts w:hint="eastAsia"/>
          <w:szCs w:val="22"/>
        </w:rPr>
        <w:t>것이</w:t>
      </w:r>
      <w:r>
        <w:rPr>
          <w:rFonts w:hint="eastAsia"/>
          <w:szCs w:val="22"/>
        </w:rPr>
        <w:t xml:space="preserve"> </w:t>
      </w:r>
      <w:r>
        <w:rPr>
          <w:rFonts w:hint="eastAsia"/>
          <w:szCs w:val="22"/>
        </w:rPr>
        <w:t>요구됨</w:t>
      </w:r>
      <w:r>
        <w:rPr>
          <w:rFonts w:hint="eastAsia"/>
          <w:szCs w:val="22"/>
        </w:rPr>
        <w:t>.</w:t>
      </w:r>
      <w:r>
        <w:rPr>
          <w:szCs w:val="22"/>
        </w:rPr>
        <w:t xml:space="preserve"> </w:t>
      </w:r>
    </w:p>
    <w:tbl>
      <w:tblPr>
        <w:tblW w:w="8732" w:type="dxa"/>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1645"/>
        <w:gridCol w:w="7087"/>
      </w:tblGrid>
      <w:tr w:rsidR="00026A7E" w:rsidRPr="00CB2B3F" w14:paraId="1650F72A" w14:textId="77777777" w:rsidTr="0091358C">
        <w:trPr>
          <w:trHeight w:val="340"/>
          <w:tblHeader/>
        </w:trPr>
        <w:tc>
          <w:tcPr>
            <w:tcW w:w="1645" w:type="dxa"/>
            <w:tcBorders>
              <w:top w:val="single" w:sz="12" w:space="0" w:color="404040" w:themeColor="text1" w:themeTint="BF"/>
              <w:bottom w:val="single" w:sz="4" w:space="0" w:color="404040" w:themeColor="text1" w:themeTint="BF"/>
            </w:tcBorders>
            <w:shd w:val="clear" w:color="auto" w:fill="DEEEEE"/>
            <w:vAlign w:val="center"/>
          </w:tcPr>
          <w:p w14:paraId="6BCFC9D2"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국가</w:t>
            </w:r>
          </w:p>
        </w:tc>
        <w:tc>
          <w:tcPr>
            <w:tcW w:w="7087" w:type="dxa"/>
            <w:tcBorders>
              <w:top w:val="single" w:sz="12" w:space="0" w:color="404040" w:themeColor="text1" w:themeTint="BF"/>
              <w:bottom w:val="single" w:sz="4" w:space="0" w:color="404040" w:themeColor="text1" w:themeTint="BF"/>
            </w:tcBorders>
            <w:shd w:val="clear" w:color="auto" w:fill="DEEEEE"/>
            <w:vAlign w:val="center"/>
          </w:tcPr>
          <w:p w14:paraId="1D7E6E0F" w14:textId="77777777" w:rsidR="00026A7E" w:rsidRPr="00C33AED" w:rsidRDefault="00026A7E" w:rsidP="0091358C">
            <w:pPr>
              <w:pStyle w:val="a5"/>
              <w:spacing w:line="280" w:lineRule="atLeast"/>
              <w:ind w:leftChars="0" w:left="0"/>
              <w:jc w:val="center"/>
              <w:rPr>
                <w:b/>
                <w:sz w:val="20"/>
                <w:szCs w:val="20"/>
              </w:rPr>
            </w:pPr>
            <w:r w:rsidRPr="00C33AED">
              <w:rPr>
                <w:b/>
                <w:sz w:val="20"/>
                <w:szCs w:val="20"/>
              </w:rPr>
              <w:t>신고의무</w:t>
            </w:r>
            <w:r w:rsidRPr="00C33AED">
              <w:rPr>
                <w:b/>
                <w:sz w:val="20"/>
                <w:szCs w:val="20"/>
              </w:rPr>
              <w:t xml:space="preserve"> </w:t>
            </w:r>
            <w:r w:rsidRPr="00C33AED">
              <w:rPr>
                <w:b/>
                <w:sz w:val="20"/>
                <w:szCs w:val="20"/>
              </w:rPr>
              <w:t>발생</w:t>
            </w:r>
            <w:r w:rsidRPr="00C33AED">
              <w:rPr>
                <w:b/>
                <w:sz w:val="20"/>
                <w:szCs w:val="20"/>
              </w:rPr>
              <w:t xml:space="preserve"> </w:t>
            </w:r>
            <w:r w:rsidRPr="00C33AED">
              <w:rPr>
                <w:b/>
                <w:sz w:val="20"/>
                <w:szCs w:val="20"/>
              </w:rPr>
              <w:t>여부</w:t>
            </w:r>
          </w:p>
        </w:tc>
      </w:tr>
      <w:tr w:rsidR="00026A7E" w:rsidRPr="00CB2B3F" w14:paraId="1D99AB4C" w14:textId="77777777" w:rsidTr="0091358C">
        <w:trPr>
          <w:trHeight w:val="340"/>
        </w:trPr>
        <w:tc>
          <w:tcPr>
            <w:tcW w:w="1645" w:type="dxa"/>
            <w:tcBorders>
              <w:top w:val="single" w:sz="4" w:space="0" w:color="404040" w:themeColor="text1" w:themeTint="BF"/>
            </w:tcBorders>
            <w:shd w:val="clear" w:color="auto" w:fill="F2F2F2" w:themeFill="background1" w:themeFillShade="F2"/>
            <w:vAlign w:val="center"/>
          </w:tcPr>
          <w:p w14:paraId="3B26C533" w14:textId="77777777" w:rsidR="00026A7E" w:rsidRPr="00E83379" w:rsidRDefault="00026A7E" w:rsidP="0091358C">
            <w:pPr>
              <w:pStyle w:val="a5"/>
              <w:spacing w:line="280" w:lineRule="atLeast"/>
              <w:ind w:leftChars="0" w:left="0"/>
              <w:jc w:val="center"/>
              <w:rPr>
                <w:b/>
                <w:sz w:val="20"/>
                <w:szCs w:val="20"/>
              </w:rPr>
            </w:pPr>
            <w:r w:rsidRPr="00E83379">
              <w:rPr>
                <w:b/>
                <w:sz w:val="20"/>
                <w:szCs w:val="20"/>
              </w:rPr>
              <w:t>일본</w:t>
            </w:r>
          </w:p>
        </w:tc>
        <w:tc>
          <w:tcPr>
            <w:tcW w:w="7087" w:type="dxa"/>
            <w:tcBorders>
              <w:top w:val="single" w:sz="4" w:space="0" w:color="404040" w:themeColor="text1" w:themeTint="BF"/>
            </w:tcBorders>
            <w:shd w:val="clear" w:color="auto" w:fill="auto"/>
            <w:vAlign w:val="center"/>
          </w:tcPr>
          <w:p w14:paraId="5967FF2E"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기준</w:t>
            </w:r>
            <w:r w:rsidRPr="00C33AED">
              <w:rPr>
                <w:sz w:val="20"/>
                <w:szCs w:val="20"/>
              </w:rPr>
              <w:t xml:space="preserve">: </w:t>
            </w:r>
            <w:r w:rsidRPr="00C33AED">
              <w:rPr>
                <w:sz w:val="20"/>
                <w:szCs w:val="20"/>
              </w:rPr>
              <w:t>투자자</w:t>
            </w:r>
            <w:r w:rsidRPr="00C33AED">
              <w:rPr>
                <w:sz w:val="20"/>
                <w:szCs w:val="20"/>
              </w:rPr>
              <w:t xml:space="preserve"> </w:t>
            </w:r>
            <w:r w:rsidRPr="00C33AED">
              <w:rPr>
                <w:sz w:val="20"/>
                <w:szCs w:val="20"/>
              </w:rPr>
              <w:t>및</w:t>
            </w:r>
            <w:r w:rsidRPr="00C33AED">
              <w:rPr>
                <w:sz w:val="20"/>
                <w:szCs w:val="20"/>
              </w:rPr>
              <w:t xml:space="preserve"> </w:t>
            </w:r>
            <w:r w:rsidRPr="00C33AED">
              <w:rPr>
                <w:sz w:val="20"/>
                <w:szCs w:val="20"/>
              </w:rPr>
              <w:t>투자자의</w:t>
            </w:r>
            <w:r w:rsidRPr="00C33AED">
              <w:rPr>
                <w:sz w:val="20"/>
                <w:szCs w:val="20"/>
              </w:rPr>
              <w:t xml:space="preserve"> </w:t>
            </w:r>
            <w:r w:rsidRPr="00C33AED">
              <w:rPr>
                <w:sz w:val="20"/>
                <w:szCs w:val="20"/>
              </w:rPr>
              <w:t>계열회사들</w:t>
            </w:r>
            <w:r w:rsidRPr="00C33AED">
              <w:rPr>
                <w:sz w:val="20"/>
                <w:szCs w:val="20"/>
              </w:rPr>
              <w:t>(“</w:t>
            </w:r>
            <w:r w:rsidRPr="00C33AED">
              <w:rPr>
                <w:b/>
                <w:sz w:val="20"/>
                <w:szCs w:val="20"/>
              </w:rPr>
              <w:t>매수인</w:t>
            </w:r>
            <w:r w:rsidRPr="00C33AED">
              <w:rPr>
                <w:b/>
                <w:sz w:val="20"/>
                <w:szCs w:val="20"/>
              </w:rPr>
              <w:t xml:space="preserve"> </w:t>
            </w:r>
            <w:r w:rsidRPr="00C33AED">
              <w:rPr>
                <w:b/>
                <w:sz w:val="20"/>
                <w:szCs w:val="20"/>
              </w:rPr>
              <w:t>그룹</w:t>
            </w:r>
            <w:r w:rsidRPr="00C33AED">
              <w:rPr>
                <w:sz w:val="20"/>
                <w:szCs w:val="20"/>
              </w:rPr>
              <w:t>”)</w:t>
            </w:r>
            <w:r w:rsidRPr="00C33AED">
              <w:rPr>
                <w:sz w:val="20"/>
                <w:szCs w:val="20"/>
              </w:rPr>
              <w:t>의</w:t>
            </w:r>
            <w:r w:rsidRPr="00C33AED">
              <w:rPr>
                <w:sz w:val="20"/>
                <w:szCs w:val="20"/>
              </w:rPr>
              <w:t xml:space="preserve"> </w:t>
            </w:r>
            <w:r w:rsidRPr="00C33AED">
              <w:rPr>
                <w:sz w:val="20"/>
                <w:szCs w:val="20"/>
              </w:rPr>
              <w:t>일본</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합계가</w:t>
            </w:r>
            <w:r w:rsidRPr="00C33AED">
              <w:rPr>
                <w:sz w:val="20"/>
                <w:szCs w:val="20"/>
              </w:rPr>
              <w:t xml:space="preserve"> 200</w:t>
            </w:r>
            <w:r w:rsidRPr="00C33AED">
              <w:rPr>
                <w:sz w:val="20"/>
                <w:szCs w:val="20"/>
              </w:rPr>
              <w:t>억엔</w:t>
            </w:r>
            <w:r w:rsidRPr="00C33AED">
              <w:rPr>
                <w:sz w:val="20"/>
                <w:szCs w:val="20"/>
              </w:rPr>
              <w:t>(</w:t>
            </w:r>
            <w:r w:rsidRPr="00C33AED">
              <w:rPr>
                <w:sz w:val="20"/>
                <w:szCs w:val="20"/>
              </w:rPr>
              <w:t>약</w:t>
            </w:r>
            <w:r w:rsidRPr="00C33AED">
              <w:rPr>
                <w:sz w:val="20"/>
                <w:szCs w:val="20"/>
              </w:rPr>
              <w:t xml:space="preserve"> 2,210</w:t>
            </w:r>
            <w:r w:rsidRPr="00C33AED">
              <w:rPr>
                <w:sz w:val="20"/>
                <w:szCs w:val="20"/>
              </w:rPr>
              <w:t>억원</w:t>
            </w:r>
            <w:r w:rsidRPr="00C33AED">
              <w:rPr>
                <w:sz w:val="20"/>
                <w:szCs w:val="20"/>
              </w:rPr>
              <w:t>)</w:t>
            </w:r>
            <w:r w:rsidRPr="00C33AED" w:rsidDel="004C660E">
              <w:rPr>
                <w:sz w:val="20"/>
                <w:szCs w:val="20"/>
              </w:rPr>
              <w:t xml:space="preserve"> </w:t>
            </w:r>
            <w:r w:rsidRPr="00C33AED">
              <w:rPr>
                <w:sz w:val="20"/>
                <w:szCs w:val="20"/>
              </w:rPr>
              <w:t>이상이어야</w:t>
            </w:r>
            <w:r w:rsidRPr="00C33AED">
              <w:rPr>
                <w:sz w:val="20"/>
                <w:szCs w:val="20"/>
              </w:rPr>
              <w:t xml:space="preserve"> </w:t>
            </w:r>
            <w:r w:rsidRPr="00C33AED">
              <w:rPr>
                <w:sz w:val="20"/>
                <w:szCs w:val="20"/>
              </w:rPr>
              <w:t>하고</w:t>
            </w:r>
            <w:r w:rsidRPr="00C33AED">
              <w:rPr>
                <w:sz w:val="20"/>
                <w:szCs w:val="20"/>
              </w:rPr>
              <w:t xml:space="preserve"> </w:t>
            </w:r>
            <w:r w:rsidRPr="00C33AED">
              <w:rPr>
                <w:sz w:val="20"/>
                <w:szCs w:val="20"/>
              </w:rPr>
              <w:t>대상회사</w:t>
            </w:r>
            <w:r w:rsidRPr="00C33AED">
              <w:rPr>
                <w:sz w:val="20"/>
                <w:szCs w:val="20"/>
              </w:rPr>
              <w:t>(</w:t>
            </w:r>
            <w:r w:rsidRPr="00C33AED">
              <w:rPr>
                <w:sz w:val="20"/>
                <w:szCs w:val="20"/>
              </w:rPr>
              <w:t>이전대상</w:t>
            </w:r>
            <w:r w:rsidRPr="00C33AED">
              <w:rPr>
                <w:sz w:val="20"/>
                <w:szCs w:val="20"/>
              </w:rPr>
              <w:t xml:space="preserve"> </w:t>
            </w:r>
            <w:r w:rsidRPr="00C33AED">
              <w:rPr>
                <w:sz w:val="20"/>
                <w:szCs w:val="20"/>
              </w:rPr>
              <w:t>계열사들</w:t>
            </w:r>
            <w:r w:rsidRPr="00C33AED">
              <w:rPr>
                <w:sz w:val="20"/>
                <w:szCs w:val="20"/>
              </w:rPr>
              <w:t xml:space="preserve"> </w:t>
            </w:r>
            <w:r w:rsidRPr="00C33AED">
              <w:rPr>
                <w:sz w:val="20"/>
                <w:szCs w:val="20"/>
              </w:rPr>
              <w:t>포함</w:t>
            </w:r>
            <w:r w:rsidRPr="00C33AED">
              <w:rPr>
                <w:sz w:val="20"/>
                <w:szCs w:val="20"/>
              </w:rPr>
              <w:t xml:space="preserve">, </w:t>
            </w:r>
            <w:r w:rsidRPr="00C33AED">
              <w:rPr>
                <w:sz w:val="20"/>
                <w:szCs w:val="20"/>
              </w:rPr>
              <w:t>이하</w:t>
            </w:r>
            <w:r w:rsidRPr="00C33AED">
              <w:rPr>
                <w:sz w:val="20"/>
                <w:szCs w:val="20"/>
              </w:rPr>
              <w:t xml:space="preserve"> </w:t>
            </w:r>
            <w:r w:rsidRPr="00C33AED">
              <w:rPr>
                <w:sz w:val="20"/>
                <w:szCs w:val="20"/>
              </w:rPr>
              <w:t>동일</w:t>
            </w:r>
            <w:r w:rsidRPr="00C33AED">
              <w:rPr>
                <w:sz w:val="20"/>
                <w:szCs w:val="20"/>
              </w:rPr>
              <w:t>)</w:t>
            </w:r>
            <w:r w:rsidRPr="00C33AED">
              <w:rPr>
                <w:sz w:val="20"/>
                <w:szCs w:val="20"/>
              </w:rPr>
              <w:t>의</w:t>
            </w:r>
            <w:r w:rsidRPr="00C33AED">
              <w:rPr>
                <w:sz w:val="20"/>
                <w:szCs w:val="20"/>
              </w:rPr>
              <w:t xml:space="preserve"> </w:t>
            </w:r>
            <w:r w:rsidRPr="00C33AED">
              <w:rPr>
                <w:sz w:val="20"/>
                <w:szCs w:val="20"/>
              </w:rPr>
              <w:t>일본</w:t>
            </w:r>
            <w:r w:rsidRPr="00C33AED">
              <w:rPr>
                <w:sz w:val="20"/>
                <w:szCs w:val="20"/>
              </w:rPr>
              <w:t xml:space="preserve"> </w:t>
            </w:r>
            <w:r w:rsidRPr="00C33AED">
              <w:rPr>
                <w:sz w:val="20"/>
                <w:szCs w:val="20"/>
              </w:rPr>
              <w:t>매출액이</w:t>
            </w:r>
            <w:r w:rsidRPr="00C33AED">
              <w:rPr>
                <w:sz w:val="20"/>
                <w:szCs w:val="20"/>
              </w:rPr>
              <w:t xml:space="preserve"> 50</w:t>
            </w:r>
            <w:r w:rsidRPr="00C33AED">
              <w:rPr>
                <w:sz w:val="20"/>
                <w:szCs w:val="20"/>
              </w:rPr>
              <w:t>억엔</w:t>
            </w:r>
            <w:r w:rsidRPr="00C33AED">
              <w:rPr>
                <w:sz w:val="20"/>
                <w:szCs w:val="20"/>
              </w:rPr>
              <w:t>(</w:t>
            </w:r>
            <w:r w:rsidRPr="00C33AED">
              <w:rPr>
                <w:sz w:val="20"/>
                <w:szCs w:val="20"/>
              </w:rPr>
              <w:t>약</w:t>
            </w:r>
            <w:r w:rsidRPr="00C33AED">
              <w:rPr>
                <w:sz w:val="20"/>
                <w:szCs w:val="20"/>
              </w:rPr>
              <w:t xml:space="preserve"> 553</w:t>
            </w:r>
            <w:r w:rsidRPr="00C33AED">
              <w:rPr>
                <w:sz w:val="20"/>
                <w:szCs w:val="20"/>
              </w:rPr>
              <w:t>억원</w:t>
            </w:r>
            <w:r w:rsidRPr="00C33AED">
              <w:rPr>
                <w:sz w:val="20"/>
                <w:szCs w:val="20"/>
              </w:rPr>
              <w:t xml:space="preserve">) </w:t>
            </w:r>
            <w:r w:rsidRPr="00C33AED">
              <w:rPr>
                <w:sz w:val="20"/>
                <w:szCs w:val="20"/>
              </w:rPr>
              <w:t>이상이어야</w:t>
            </w:r>
            <w:r w:rsidRPr="00C33AED">
              <w:rPr>
                <w:sz w:val="20"/>
                <w:szCs w:val="20"/>
              </w:rPr>
              <w:t xml:space="preserve"> </w:t>
            </w:r>
            <w:r w:rsidRPr="00C33AED">
              <w:rPr>
                <w:sz w:val="20"/>
                <w:szCs w:val="20"/>
              </w:rPr>
              <w:t>함</w:t>
            </w:r>
            <w:r w:rsidRPr="00C33AED">
              <w:rPr>
                <w:sz w:val="20"/>
                <w:szCs w:val="20"/>
              </w:rPr>
              <w:t xml:space="preserve">. </w:t>
            </w:r>
          </w:p>
          <w:p w14:paraId="05B576C2"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검토</w:t>
            </w:r>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그룹의</w:t>
            </w:r>
            <w:r w:rsidRPr="00C33AED">
              <w:rPr>
                <w:sz w:val="20"/>
                <w:szCs w:val="20"/>
              </w:rPr>
              <w:t xml:space="preserve"> </w:t>
            </w:r>
            <w:r w:rsidRPr="00C33AED">
              <w:rPr>
                <w:sz w:val="20"/>
                <w:szCs w:val="20"/>
              </w:rPr>
              <w:t>일본</w:t>
            </w:r>
            <w:r w:rsidRPr="00C33AED">
              <w:rPr>
                <w:sz w:val="20"/>
                <w:szCs w:val="20"/>
              </w:rPr>
              <w:t xml:space="preserve"> </w:t>
            </w:r>
            <w:r w:rsidRPr="00C33AED">
              <w:rPr>
                <w:sz w:val="20"/>
                <w:szCs w:val="20"/>
              </w:rPr>
              <w:t>매출액은</w:t>
            </w:r>
            <w:r w:rsidRPr="00C33AED">
              <w:rPr>
                <w:sz w:val="20"/>
                <w:szCs w:val="20"/>
              </w:rPr>
              <w:t xml:space="preserve"> </w:t>
            </w:r>
            <w:r w:rsidRPr="00C33AED">
              <w:rPr>
                <w:sz w:val="20"/>
                <w:szCs w:val="20"/>
              </w:rPr>
              <w:t>약</w:t>
            </w:r>
            <w:r w:rsidRPr="00C33AED">
              <w:rPr>
                <w:sz w:val="20"/>
                <w:szCs w:val="20"/>
              </w:rPr>
              <w:t xml:space="preserve"> 503</w:t>
            </w:r>
            <w:r w:rsidRPr="00C33AED">
              <w:rPr>
                <w:sz w:val="20"/>
                <w:szCs w:val="20"/>
              </w:rPr>
              <w:t>억원에</w:t>
            </w:r>
            <w:r w:rsidRPr="00C33AED">
              <w:rPr>
                <w:sz w:val="20"/>
                <w:szCs w:val="20"/>
              </w:rPr>
              <w:t xml:space="preserve"> </w:t>
            </w:r>
            <w:r w:rsidRPr="00C33AED">
              <w:rPr>
                <w:sz w:val="20"/>
                <w:szCs w:val="20"/>
              </w:rPr>
              <w:t>불과하여</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요건</w:t>
            </w:r>
            <w:r w:rsidRPr="00C33AED">
              <w:rPr>
                <w:sz w:val="20"/>
                <w:szCs w:val="20"/>
              </w:rPr>
              <w:t>(</w:t>
            </w:r>
            <w:r w:rsidRPr="00C33AED">
              <w:rPr>
                <w:sz w:val="20"/>
                <w:szCs w:val="20"/>
              </w:rPr>
              <w:t>약</w:t>
            </w:r>
            <w:r w:rsidRPr="00C33AED">
              <w:rPr>
                <w:sz w:val="20"/>
                <w:szCs w:val="20"/>
              </w:rPr>
              <w:t xml:space="preserve"> 2,210</w:t>
            </w:r>
            <w:r w:rsidRPr="00C33AED">
              <w:rPr>
                <w:sz w:val="20"/>
                <w:szCs w:val="20"/>
              </w:rPr>
              <w:t>억원</w:t>
            </w:r>
            <w:r w:rsidRPr="00C33AED">
              <w:rPr>
                <w:sz w:val="20"/>
                <w:szCs w:val="20"/>
              </w:rPr>
              <w:t>)</w:t>
            </w:r>
            <w:r w:rsidRPr="00C33AED">
              <w:rPr>
                <w:sz w:val="20"/>
                <w:szCs w:val="20"/>
              </w:rPr>
              <w:t>을</w:t>
            </w:r>
            <w:r w:rsidRPr="00C33AED">
              <w:rPr>
                <w:sz w:val="20"/>
                <w:szCs w:val="20"/>
              </w:rPr>
              <w:t xml:space="preserve"> </w:t>
            </w:r>
            <w:r w:rsidRPr="00C33AED">
              <w:rPr>
                <w:sz w:val="20"/>
                <w:szCs w:val="20"/>
              </w:rPr>
              <w:t>충족하지</w:t>
            </w:r>
            <w:r w:rsidRPr="00C33AED">
              <w:rPr>
                <w:sz w:val="20"/>
                <w:szCs w:val="20"/>
              </w:rPr>
              <w:t xml:space="preserve"> </w:t>
            </w:r>
            <w:r w:rsidRPr="00C33AED">
              <w:rPr>
                <w:sz w:val="20"/>
                <w:szCs w:val="20"/>
              </w:rPr>
              <w:t>못할</w:t>
            </w:r>
            <w:r w:rsidRPr="00C33AED">
              <w:rPr>
                <w:sz w:val="20"/>
                <w:szCs w:val="20"/>
              </w:rPr>
              <w:t xml:space="preserve"> </w:t>
            </w:r>
            <w:r w:rsidRPr="00C33AED">
              <w:rPr>
                <w:sz w:val="20"/>
                <w:szCs w:val="20"/>
              </w:rPr>
              <w:t>뿐만</w:t>
            </w:r>
            <w:r w:rsidRPr="00C33AED">
              <w:rPr>
                <w:sz w:val="20"/>
                <w:szCs w:val="20"/>
              </w:rPr>
              <w:t xml:space="preserve"> </w:t>
            </w:r>
            <w:r w:rsidRPr="00C33AED">
              <w:rPr>
                <w:sz w:val="20"/>
                <w:szCs w:val="20"/>
              </w:rPr>
              <w:t>아니라</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일본</w:t>
            </w:r>
            <w:r w:rsidRPr="00C33AED">
              <w:rPr>
                <w:sz w:val="20"/>
                <w:szCs w:val="20"/>
              </w:rPr>
              <w:t xml:space="preserve"> </w:t>
            </w:r>
            <w:r w:rsidRPr="00C33AED">
              <w:rPr>
                <w:sz w:val="20"/>
                <w:szCs w:val="20"/>
              </w:rPr>
              <w:t>매출액도</w:t>
            </w:r>
            <w:r w:rsidRPr="00C33AED">
              <w:rPr>
                <w:sz w:val="20"/>
                <w:szCs w:val="20"/>
              </w:rPr>
              <w:t xml:space="preserve"> </w:t>
            </w:r>
            <w:r w:rsidRPr="00C33AED">
              <w:rPr>
                <w:sz w:val="20"/>
                <w:szCs w:val="20"/>
              </w:rPr>
              <w:t>약</w:t>
            </w:r>
            <w:r w:rsidRPr="00C33AED">
              <w:rPr>
                <w:sz w:val="20"/>
                <w:szCs w:val="20"/>
              </w:rPr>
              <w:t xml:space="preserve"> 248</w:t>
            </w:r>
            <w:r w:rsidRPr="00C33AED">
              <w:rPr>
                <w:sz w:val="20"/>
                <w:szCs w:val="20"/>
              </w:rPr>
              <w:t>억원으로</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요건</w:t>
            </w:r>
            <w:r w:rsidRPr="00C33AED">
              <w:rPr>
                <w:sz w:val="20"/>
                <w:szCs w:val="20"/>
              </w:rPr>
              <w:t>(</w:t>
            </w:r>
            <w:r w:rsidRPr="00C33AED">
              <w:rPr>
                <w:sz w:val="20"/>
                <w:szCs w:val="20"/>
              </w:rPr>
              <w:t>약</w:t>
            </w:r>
            <w:r w:rsidRPr="00C33AED">
              <w:rPr>
                <w:sz w:val="20"/>
                <w:szCs w:val="20"/>
              </w:rPr>
              <w:t xml:space="preserve"> 553</w:t>
            </w:r>
            <w:r w:rsidRPr="00C33AED">
              <w:rPr>
                <w:sz w:val="20"/>
                <w:szCs w:val="20"/>
              </w:rPr>
              <w:t>억원</w:t>
            </w:r>
            <w:r w:rsidRPr="00C33AED">
              <w:rPr>
                <w:sz w:val="20"/>
                <w:szCs w:val="20"/>
              </w:rPr>
              <w:t>)</w:t>
            </w:r>
            <w:r w:rsidRPr="00C33AED">
              <w:rPr>
                <w:sz w:val="20"/>
                <w:szCs w:val="20"/>
              </w:rPr>
              <w:t>을</w:t>
            </w:r>
            <w:r w:rsidRPr="00C33AED">
              <w:rPr>
                <w:sz w:val="20"/>
                <w:szCs w:val="20"/>
              </w:rPr>
              <w:t xml:space="preserve"> </w:t>
            </w:r>
            <w:r w:rsidRPr="00C33AED">
              <w:rPr>
                <w:sz w:val="20"/>
                <w:szCs w:val="20"/>
              </w:rPr>
              <w:t>충족하지</w:t>
            </w:r>
            <w:r w:rsidRPr="00C33AED">
              <w:rPr>
                <w:sz w:val="20"/>
                <w:szCs w:val="20"/>
              </w:rPr>
              <w:t xml:space="preserve"> </w:t>
            </w:r>
            <w:r w:rsidRPr="00C33AED">
              <w:rPr>
                <w:sz w:val="20"/>
                <w:szCs w:val="20"/>
              </w:rPr>
              <w:t>못해</w:t>
            </w:r>
            <w:r w:rsidRPr="00C33AED">
              <w:rPr>
                <w:sz w:val="20"/>
                <w:szCs w:val="20"/>
              </w:rPr>
              <w:t xml:space="preserve"> </w:t>
            </w:r>
            <w:r w:rsidRPr="00C33AED">
              <w:rPr>
                <w:sz w:val="20"/>
                <w:szCs w:val="20"/>
              </w:rPr>
              <w:t>신고의무</w:t>
            </w:r>
            <w:r w:rsidRPr="00C33AED">
              <w:rPr>
                <w:sz w:val="20"/>
                <w:szCs w:val="20"/>
              </w:rPr>
              <w:t xml:space="preserve"> </w:t>
            </w:r>
            <w:r w:rsidRPr="00C33AED">
              <w:rPr>
                <w:sz w:val="20"/>
                <w:szCs w:val="20"/>
              </w:rPr>
              <w:t>없음</w:t>
            </w:r>
            <w:r w:rsidRPr="00C33AED">
              <w:rPr>
                <w:sz w:val="20"/>
                <w:szCs w:val="20"/>
              </w:rPr>
              <w:t>.</w:t>
            </w:r>
          </w:p>
        </w:tc>
      </w:tr>
      <w:tr w:rsidR="00026A7E" w:rsidRPr="00CB2B3F" w14:paraId="7DCCC70F" w14:textId="77777777" w:rsidTr="0091358C">
        <w:trPr>
          <w:trHeight w:val="340"/>
        </w:trPr>
        <w:tc>
          <w:tcPr>
            <w:tcW w:w="1645" w:type="dxa"/>
            <w:shd w:val="clear" w:color="auto" w:fill="F2F2F2" w:themeFill="background1" w:themeFillShade="F2"/>
            <w:vAlign w:val="center"/>
          </w:tcPr>
          <w:p w14:paraId="2B4D4CA4" w14:textId="77777777" w:rsidR="00026A7E" w:rsidRPr="00E83379" w:rsidRDefault="00026A7E" w:rsidP="0091358C">
            <w:pPr>
              <w:pStyle w:val="a5"/>
              <w:spacing w:line="280" w:lineRule="atLeast"/>
              <w:ind w:leftChars="0" w:left="0"/>
              <w:jc w:val="center"/>
              <w:rPr>
                <w:b/>
                <w:sz w:val="20"/>
                <w:szCs w:val="20"/>
              </w:rPr>
            </w:pPr>
            <w:r w:rsidRPr="00E83379">
              <w:rPr>
                <w:b/>
                <w:sz w:val="20"/>
                <w:szCs w:val="20"/>
              </w:rPr>
              <w:t>중국</w:t>
            </w:r>
          </w:p>
        </w:tc>
        <w:tc>
          <w:tcPr>
            <w:tcW w:w="7087" w:type="dxa"/>
            <w:shd w:val="clear" w:color="auto" w:fill="auto"/>
            <w:vAlign w:val="center"/>
          </w:tcPr>
          <w:p w14:paraId="4F81F4BC"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기준</w:t>
            </w:r>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w:t>
            </w:r>
            <w:r w:rsidRPr="00C33AED">
              <w:rPr>
                <w:sz w:val="20"/>
                <w:szCs w:val="20"/>
              </w:rPr>
              <w:t xml:space="preserve"> </w:t>
            </w:r>
            <w:r w:rsidRPr="00C33AED">
              <w:rPr>
                <w:sz w:val="20"/>
                <w:szCs w:val="20"/>
              </w:rPr>
              <w:t>및</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중국</w:t>
            </w:r>
            <w:r w:rsidRPr="00C33AED">
              <w:rPr>
                <w:sz w:val="20"/>
                <w:szCs w:val="20"/>
              </w:rPr>
              <w:t xml:space="preserve"> </w:t>
            </w:r>
            <w:r w:rsidRPr="00C33AED">
              <w:rPr>
                <w:sz w:val="20"/>
                <w:szCs w:val="20"/>
              </w:rPr>
              <w:t>매출액이</w:t>
            </w:r>
            <w:r w:rsidRPr="00C33AED">
              <w:rPr>
                <w:sz w:val="20"/>
                <w:szCs w:val="20"/>
              </w:rPr>
              <w:t xml:space="preserve"> </w:t>
            </w:r>
            <w:r w:rsidRPr="00C33AED">
              <w:rPr>
                <w:sz w:val="20"/>
                <w:szCs w:val="20"/>
              </w:rPr>
              <w:t>각</w:t>
            </w:r>
            <w:r w:rsidRPr="00C33AED">
              <w:rPr>
                <w:sz w:val="20"/>
                <w:szCs w:val="20"/>
              </w:rPr>
              <w:t xml:space="preserve"> 4</w:t>
            </w:r>
            <w:r w:rsidRPr="00C33AED">
              <w:rPr>
                <w:sz w:val="20"/>
                <w:szCs w:val="20"/>
              </w:rPr>
              <w:t>억</w:t>
            </w:r>
            <w:r w:rsidRPr="00C33AED">
              <w:rPr>
                <w:sz w:val="20"/>
                <w:szCs w:val="20"/>
              </w:rPr>
              <w:t xml:space="preserve"> </w:t>
            </w:r>
            <w:r w:rsidRPr="00C33AED">
              <w:rPr>
                <w:sz w:val="20"/>
                <w:szCs w:val="20"/>
              </w:rPr>
              <w:t>위안</w:t>
            </w:r>
            <w:r w:rsidRPr="00C33AED">
              <w:rPr>
                <w:sz w:val="20"/>
                <w:szCs w:val="20"/>
              </w:rPr>
              <w:t>(</w:t>
            </w:r>
            <w:r w:rsidRPr="00C33AED">
              <w:rPr>
                <w:sz w:val="20"/>
                <w:szCs w:val="20"/>
              </w:rPr>
              <w:t>약</w:t>
            </w:r>
            <w:r w:rsidRPr="00C33AED">
              <w:rPr>
                <w:sz w:val="20"/>
                <w:szCs w:val="20"/>
              </w:rPr>
              <w:t xml:space="preserve"> 684</w:t>
            </w:r>
            <w:r w:rsidRPr="00C33AED">
              <w:rPr>
                <w:sz w:val="20"/>
                <w:szCs w:val="20"/>
              </w:rPr>
              <w:t>억원</w:t>
            </w:r>
            <w:r w:rsidRPr="00C33AED">
              <w:rPr>
                <w:sz w:val="20"/>
                <w:szCs w:val="20"/>
              </w:rPr>
              <w:t xml:space="preserve">) </w:t>
            </w:r>
            <w:r w:rsidRPr="00C33AED">
              <w:rPr>
                <w:sz w:val="20"/>
                <w:szCs w:val="20"/>
              </w:rPr>
              <w:t>이상이어야</w:t>
            </w:r>
            <w:r w:rsidRPr="00C33AED">
              <w:rPr>
                <w:sz w:val="20"/>
                <w:szCs w:val="20"/>
              </w:rPr>
              <w:t xml:space="preserve"> </w:t>
            </w:r>
            <w:r w:rsidRPr="00C33AED">
              <w:rPr>
                <w:sz w:val="20"/>
                <w:szCs w:val="20"/>
              </w:rPr>
              <w:t>함</w:t>
            </w:r>
            <w:r w:rsidRPr="00C33AED">
              <w:rPr>
                <w:sz w:val="20"/>
                <w:szCs w:val="20"/>
              </w:rPr>
              <w:t>.</w:t>
            </w:r>
          </w:p>
          <w:p w14:paraId="4796C33D"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검토</w:t>
            </w:r>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그룹과</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중국</w:t>
            </w:r>
            <w:r w:rsidRPr="00C33AED">
              <w:rPr>
                <w:sz w:val="20"/>
                <w:szCs w:val="20"/>
              </w:rPr>
              <w:t xml:space="preserve"> </w:t>
            </w:r>
            <w:r w:rsidRPr="00C33AED">
              <w:rPr>
                <w:sz w:val="20"/>
                <w:szCs w:val="20"/>
              </w:rPr>
              <w:t>매출액이</w:t>
            </w:r>
            <w:r w:rsidRPr="00C33AED">
              <w:rPr>
                <w:sz w:val="20"/>
                <w:szCs w:val="20"/>
              </w:rPr>
              <w:t xml:space="preserve"> </w:t>
            </w:r>
            <w:r w:rsidRPr="00C33AED">
              <w:rPr>
                <w:sz w:val="20"/>
                <w:szCs w:val="20"/>
              </w:rPr>
              <w:t>각</w:t>
            </w:r>
            <w:r w:rsidRPr="00C33AED">
              <w:rPr>
                <w:sz w:val="20"/>
                <w:szCs w:val="20"/>
              </w:rPr>
              <w:t xml:space="preserve"> </w:t>
            </w:r>
            <w:r w:rsidRPr="00C33AED">
              <w:rPr>
                <w:sz w:val="20"/>
                <w:szCs w:val="20"/>
              </w:rPr>
              <w:t>약</w:t>
            </w:r>
            <w:r w:rsidRPr="00C33AED">
              <w:rPr>
                <w:sz w:val="20"/>
                <w:szCs w:val="20"/>
              </w:rPr>
              <w:t xml:space="preserve"> 219</w:t>
            </w:r>
            <w:r w:rsidRPr="00C33AED">
              <w:rPr>
                <w:sz w:val="20"/>
                <w:szCs w:val="20"/>
              </w:rPr>
              <w:t>억원</w:t>
            </w:r>
            <w:r w:rsidRPr="00C33AED">
              <w:rPr>
                <w:sz w:val="20"/>
                <w:szCs w:val="20"/>
              </w:rPr>
              <w:t xml:space="preserve">, </w:t>
            </w:r>
            <w:r w:rsidRPr="00C33AED">
              <w:rPr>
                <w:sz w:val="20"/>
                <w:szCs w:val="20"/>
              </w:rPr>
              <w:t>약</w:t>
            </w:r>
            <w:r w:rsidRPr="00C33AED">
              <w:rPr>
                <w:sz w:val="20"/>
                <w:szCs w:val="20"/>
              </w:rPr>
              <w:t xml:space="preserve"> 162</w:t>
            </w:r>
            <w:r w:rsidRPr="00C33AED">
              <w:rPr>
                <w:sz w:val="20"/>
                <w:szCs w:val="20"/>
              </w:rPr>
              <w:t>억원으로</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요건</w:t>
            </w:r>
            <w:r w:rsidRPr="00C33AED">
              <w:rPr>
                <w:sz w:val="20"/>
                <w:szCs w:val="20"/>
              </w:rPr>
              <w:t>(</w:t>
            </w:r>
            <w:r w:rsidRPr="00C33AED">
              <w:rPr>
                <w:sz w:val="20"/>
                <w:szCs w:val="20"/>
              </w:rPr>
              <w:t>약</w:t>
            </w:r>
            <w:r w:rsidRPr="00C33AED">
              <w:rPr>
                <w:sz w:val="20"/>
                <w:szCs w:val="20"/>
              </w:rPr>
              <w:t xml:space="preserve"> 684</w:t>
            </w:r>
            <w:r w:rsidRPr="00C33AED">
              <w:rPr>
                <w:sz w:val="20"/>
                <w:szCs w:val="20"/>
              </w:rPr>
              <w:t>억원</w:t>
            </w:r>
            <w:r w:rsidRPr="00C33AED">
              <w:rPr>
                <w:sz w:val="20"/>
                <w:szCs w:val="20"/>
              </w:rPr>
              <w:t>)</w:t>
            </w:r>
            <w:r w:rsidRPr="00C33AED">
              <w:rPr>
                <w:sz w:val="20"/>
                <w:szCs w:val="20"/>
              </w:rPr>
              <w:t>을</w:t>
            </w:r>
            <w:r w:rsidRPr="00C33AED">
              <w:rPr>
                <w:sz w:val="20"/>
                <w:szCs w:val="20"/>
              </w:rPr>
              <w:t xml:space="preserve"> </w:t>
            </w:r>
            <w:r w:rsidRPr="00C33AED">
              <w:rPr>
                <w:sz w:val="20"/>
                <w:szCs w:val="20"/>
              </w:rPr>
              <w:t>충족하지</w:t>
            </w:r>
            <w:r w:rsidRPr="00C33AED">
              <w:rPr>
                <w:sz w:val="20"/>
                <w:szCs w:val="20"/>
              </w:rPr>
              <w:t xml:space="preserve"> </w:t>
            </w:r>
            <w:r w:rsidRPr="00C33AED">
              <w:rPr>
                <w:sz w:val="20"/>
                <w:szCs w:val="20"/>
              </w:rPr>
              <w:t>못해</w:t>
            </w:r>
            <w:r w:rsidRPr="00C33AED">
              <w:rPr>
                <w:sz w:val="20"/>
                <w:szCs w:val="20"/>
              </w:rPr>
              <w:t xml:space="preserve"> </w:t>
            </w:r>
            <w:r w:rsidRPr="00C33AED">
              <w:rPr>
                <w:sz w:val="20"/>
                <w:szCs w:val="20"/>
              </w:rPr>
              <w:t>신고의무</w:t>
            </w:r>
            <w:r w:rsidRPr="00C33AED">
              <w:rPr>
                <w:sz w:val="20"/>
                <w:szCs w:val="20"/>
              </w:rPr>
              <w:t xml:space="preserve"> </w:t>
            </w:r>
            <w:r w:rsidRPr="00C33AED">
              <w:rPr>
                <w:sz w:val="20"/>
                <w:szCs w:val="20"/>
              </w:rPr>
              <w:t>없음</w:t>
            </w:r>
            <w:r w:rsidRPr="00C33AED">
              <w:rPr>
                <w:sz w:val="20"/>
                <w:szCs w:val="20"/>
              </w:rPr>
              <w:t>.</w:t>
            </w:r>
          </w:p>
        </w:tc>
      </w:tr>
      <w:tr w:rsidR="00026A7E" w:rsidRPr="00CB2B3F" w14:paraId="0D64B911" w14:textId="77777777" w:rsidTr="0091358C">
        <w:trPr>
          <w:trHeight w:val="340"/>
        </w:trPr>
        <w:tc>
          <w:tcPr>
            <w:tcW w:w="1645" w:type="dxa"/>
            <w:shd w:val="clear" w:color="auto" w:fill="F2F2F2" w:themeFill="background1" w:themeFillShade="F2"/>
            <w:vAlign w:val="center"/>
          </w:tcPr>
          <w:p w14:paraId="33FD8ABA" w14:textId="77777777" w:rsidR="00026A7E" w:rsidRPr="00E83379" w:rsidRDefault="00026A7E" w:rsidP="0091358C">
            <w:pPr>
              <w:pStyle w:val="a5"/>
              <w:spacing w:line="280" w:lineRule="atLeast"/>
              <w:ind w:leftChars="0" w:left="0"/>
              <w:jc w:val="center"/>
              <w:rPr>
                <w:b/>
                <w:sz w:val="20"/>
                <w:szCs w:val="20"/>
              </w:rPr>
            </w:pPr>
            <w:r w:rsidRPr="00E83379">
              <w:rPr>
                <w:b/>
                <w:sz w:val="20"/>
                <w:szCs w:val="20"/>
              </w:rPr>
              <w:t>미국</w:t>
            </w:r>
          </w:p>
        </w:tc>
        <w:tc>
          <w:tcPr>
            <w:tcW w:w="7087" w:type="dxa"/>
            <w:shd w:val="clear" w:color="auto" w:fill="auto"/>
            <w:vAlign w:val="center"/>
          </w:tcPr>
          <w:p w14:paraId="20BFDA36"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기준</w:t>
            </w:r>
            <w:r w:rsidRPr="00C33AED">
              <w:rPr>
                <w:sz w:val="20"/>
                <w:szCs w:val="20"/>
              </w:rPr>
              <w:t xml:space="preserve">: </w:t>
            </w:r>
            <w:r w:rsidRPr="00C33AED">
              <w:rPr>
                <w:sz w:val="20"/>
                <w:szCs w:val="20"/>
              </w:rPr>
              <w:t>외국회사들간</w:t>
            </w:r>
            <w:r w:rsidRPr="00C33AED">
              <w:rPr>
                <w:sz w:val="20"/>
                <w:szCs w:val="20"/>
              </w:rPr>
              <w:t xml:space="preserve"> </w:t>
            </w:r>
            <w:r w:rsidRPr="00C33AED">
              <w:rPr>
                <w:sz w:val="20"/>
                <w:szCs w:val="20"/>
              </w:rPr>
              <w:t>거래의</w:t>
            </w:r>
            <w:r w:rsidRPr="00C33AED">
              <w:rPr>
                <w:sz w:val="20"/>
                <w:szCs w:val="20"/>
              </w:rPr>
              <w:t xml:space="preserve"> </w:t>
            </w:r>
            <w:r w:rsidRPr="00C33AED">
              <w:rPr>
                <w:sz w:val="20"/>
                <w:szCs w:val="20"/>
              </w:rPr>
              <w:t>경우</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지분</w:t>
            </w:r>
            <w:r w:rsidRPr="00C33AED">
              <w:rPr>
                <w:sz w:val="20"/>
                <w:szCs w:val="20"/>
              </w:rPr>
              <w:t xml:space="preserve"> 50% </w:t>
            </w:r>
            <w:r w:rsidRPr="00C33AED">
              <w:rPr>
                <w:sz w:val="20"/>
                <w:szCs w:val="20"/>
              </w:rPr>
              <w:t>이상을</w:t>
            </w:r>
            <w:r w:rsidRPr="00C33AED">
              <w:rPr>
                <w:sz w:val="20"/>
                <w:szCs w:val="20"/>
              </w:rPr>
              <w:t xml:space="preserve"> </w:t>
            </w:r>
            <w:r w:rsidRPr="00C33AED">
              <w:rPr>
                <w:sz w:val="20"/>
                <w:szCs w:val="20"/>
              </w:rPr>
              <w:t>취득해야</w:t>
            </w:r>
            <w:r w:rsidRPr="00C33AED">
              <w:rPr>
                <w:sz w:val="20"/>
                <w:szCs w:val="20"/>
              </w:rPr>
              <w:t xml:space="preserve"> </w:t>
            </w:r>
            <w:r w:rsidRPr="00C33AED">
              <w:rPr>
                <w:sz w:val="20"/>
                <w:szCs w:val="20"/>
              </w:rPr>
              <w:t>신고대상</w:t>
            </w:r>
            <w:r w:rsidRPr="00C33AED">
              <w:rPr>
                <w:sz w:val="20"/>
                <w:szCs w:val="20"/>
              </w:rPr>
              <w:t xml:space="preserve"> </w:t>
            </w:r>
            <w:r w:rsidRPr="00C33AED">
              <w:rPr>
                <w:sz w:val="20"/>
                <w:szCs w:val="20"/>
              </w:rPr>
              <w:t>거래에</w:t>
            </w:r>
            <w:r w:rsidRPr="00C33AED">
              <w:rPr>
                <w:sz w:val="20"/>
                <w:szCs w:val="20"/>
              </w:rPr>
              <w:t xml:space="preserve"> </w:t>
            </w:r>
            <w:r w:rsidRPr="00C33AED">
              <w:rPr>
                <w:sz w:val="20"/>
                <w:szCs w:val="20"/>
              </w:rPr>
              <w:t>해당함</w:t>
            </w:r>
            <w:r w:rsidRPr="00C33AED">
              <w:rPr>
                <w:sz w:val="20"/>
                <w:szCs w:val="20"/>
              </w:rPr>
              <w:t xml:space="preserve">. </w:t>
            </w:r>
          </w:p>
          <w:p w14:paraId="7B231EE2"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검토</w:t>
            </w:r>
            <w:r w:rsidRPr="00C33AED">
              <w:rPr>
                <w:sz w:val="20"/>
                <w:szCs w:val="20"/>
              </w:rPr>
              <w:t xml:space="preserve">: </w:t>
            </w:r>
            <w:r w:rsidRPr="00C33AED">
              <w:rPr>
                <w:sz w:val="20"/>
                <w:szCs w:val="20"/>
              </w:rPr>
              <w:t>미국법인은</w:t>
            </w:r>
            <w:r w:rsidRPr="00C33AED">
              <w:rPr>
                <w:sz w:val="20"/>
                <w:szCs w:val="20"/>
              </w:rPr>
              <w:t xml:space="preserve"> </w:t>
            </w:r>
            <w:r w:rsidRPr="00C33AED">
              <w:rPr>
                <w:sz w:val="20"/>
                <w:szCs w:val="20"/>
              </w:rPr>
              <w:t>부속거래에</w:t>
            </w:r>
            <w:r w:rsidRPr="00C33AED">
              <w:rPr>
                <w:sz w:val="20"/>
                <w:szCs w:val="20"/>
              </w:rPr>
              <w:t xml:space="preserve"> </w:t>
            </w:r>
            <w:r w:rsidRPr="00C33AED">
              <w:rPr>
                <w:sz w:val="20"/>
                <w:szCs w:val="20"/>
              </w:rPr>
              <w:t>따라</w:t>
            </w:r>
            <w:r w:rsidRPr="00C33AED">
              <w:rPr>
                <w:sz w:val="20"/>
                <w:szCs w:val="20"/>
              </w:rPr>
              <w:t xml:space="preserve"> </w:t>
            </w:r>
            <w:r w:rsidRPr="00C33AED">
              <w:rPr>
                <w:sz w:val="20"/>
                <w:szCs w:val="20"/>
              </w:rPr>
              <w:t>본건</w:t>
            </w:r>
            <w:r w:rsidRPr="00C33AED">
              <w:rPr>
                <w:sz w:val="20"/>
                <w:szCs w:val="20"/>
              </w:rPr>
              <w:t xml:space="preserve"> </w:t>
            </w:r>
            <w:r w:rsidRPr="00C33AED">
              <w:rPr>
                <w:sz w:val="20"/>
                <w:szCs w:val="20"/>
              </w:rPr>
              <w:t>거래</w:t>
            </w:r>
            <w:r w:rsidRPr="00C33AED">
              <w:rPr>
                <w:sz w:val="20"/>
                <w:szCs w:val="20"/>
              </w:rPr>
              <w:t xml:space="preserve"> </w:t>
            </w:r>
            <w:r w:rsidRPr="00C33AED">
              <w:rPr>
                <w:sz w:val="20"/>
                <w:szCs w:val="20"/>
              </w:rPr>
              <w:t>대상에서</w:t>
            </w:r>
            <w:r w:rsidRPr="00C33AED">
              <w:rPr>
                <w:sz w:val="20"/>
                <w:szCs w:val="20"/>
              </w:rPr>
              <w:t xml:space="preserve"> </w:t>
            </w:r>
            <w:r w:rsidRPr="00C33AED">
              <w:rPr>
                <w:sz w:val="20"/>
                <w:szCs w:val="20"/>
              </w:rPr>
              <w:t>제외될</w:t>
            </w:r>
            <w:r w:rsidRPr="00C33AED">
              <w:rPr>
                <w:sz w:val="20"/>
                <w:szCs w:val="20"/>
              </w:rPr>
              <w:t xml:space="preserve"> </w:t>
            </w:r>
            <w:r w:rsidRPr="00C33AED">
              <w:rPr>
                <w:sz w:val="20"/>
                <w:szCs w:val="20"/>
              </w:rPr>
              <w:t>뿐만</w:t>
            </w:r>
            <w:r w:rsidRPr="00C33AED">
              <w:rPr>
                <w:sz w:val="20"/>
                <w:szCs w:val="20"/>
              </w:rPr>
              <w:t xml:space="preserve"> </w:t>
            </w:r>
            <w:r w:rsidRPr="00C33AED">
              <w:rPr>
                <w:sz w:val="20"/>
                <w:szCs w:val="20"/>
              </w:rPr>
              <w:t>아니라</w:t>
            </w:r>
            <w:r w:rsidRPr="00C33AED">
              <w:rPr>
                <w:sz w:val="20"/>
                <w:szCs w:val="20"/>
              </w:rPr>
              <w:t xml:space="preserve">, </w:t>
            </w:r>
            <w:r w:rsidRPr="00C33AED">
              <w:rPr>
                <w:sz w:val="20"/>
                <w:szCs w:val="20"/>
              </w:rPr>
              <w:t>본건</w:t>
            </w:r>
            <w:r w:rsidRPr="00C33AED">
              <w:rPr>
                <w:sz w:val="20"/>
                <w:szCs w:val="20"/>
              </w:rPr>
              <w:t xml:space="preserve"> </w:t>
            </w:r>
            <w:r w:rsidRPr="00C33AED">
              <w:rPr>
                <w:sz w:val="20"/>
                <w:szCs w:val="20"/>
              </w:rPr>
              <w:t>거래는</w:t>
            </w:r>
            <w:r w:rsidRPr="00C33AED">
              <w:rPr>
                <w:sz w:val="20"/>
                <w:szCs w:val="20"/>
              </w:rPr>
              <w:t xml:space="preserve"> </w:t>
            </w:r>
            <w:r w:rsidRPr="00C33AED">
              <w:rPr>
                <w:sz w:val="20"/>
                <w:szCs w:val="20"/>
              </w:rPr>
              <w:t>외국회사들간</w:t>
            </w:r>
            <w:r w:rsidRPr="00C33AED">
              <w:rPr>
                <w:sz w:val="20"/>
                <w:szCs w:val="20"/>
              </w:rPr>
              <w:t xml:space="preserve"> </w:t>
            </w:r>
            <w:proofErr w:type="spellStart"/>
            <w:r w:rsidRPr="00C33AED">
              <w:rPr>
                <w:sz w:val="20"/>
                <w:szCs w:val="20"/>
              </w:rPr>
              <w:t>거래로써</w:t>
            </w:r>
            <w:proofErr w:type="spellEnd"/>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지분</w:t>
            </w:r>
            <w:r w:rsidRPr="00C33AED">
              <w:rPr>
                <w:sz w:val="20"/>
                <w:szCs w:val="20"/>
              </w:rPr>
              <w:t xml:space="preserve"> 50% </w:t>
            </w:r>
            <w:r w:rsidRPr="00C33AED">
              <w:rPr>
                <w:sz w:val="20"/>
                <w:szCs w:val="20"/>
              </w:rPr>
              <w:t>미만이</w:t>
            </w:r>
            <w:r w:rsidRPr="00C33AED">
              <w:rPr>
                <w:sz w:val="20"/>
                <w:szCs w:val="20"/>
              </w:rPr>
              <w:t xml:space="preserve"> </w:t>
            </w:r>
            <w:r w:rsidRPr="00C33AED">
              <w:rPr>
                <w:sz w:val="20"/>
                <w:szCs w:val="20"/>
              </w:rPr>
              <w:t>거래대상으로</w:t>
            </w:r>
            <w:r w:rsidRPr="00C33AED">
              <w:rPr>
                <w:sz w:val="20"/>
                <w:szCs w:val="20"/>
              </w:rPr>
              <w:t xml:space="preserve"> </w:t>
            </w:r>
            <w:r w:rsidRPr="00C33AED">
              <w:rPr>
                <w:sz w:val="20"/>
                <w:szCs w:val="20"/>
              </w:rPr>
              <w:t>신고의무</w:t>
            </w:r>
            <w:r w:rsidRPr="00C33AED">
              <w:rPr>
                <w:sz w:val="20"/>
                <w:szCs w:val="20"/>
              </w:rPr>
              <w:t xml:space="preserve"> </w:t>
            </w:r>
            <w:r w:rsidRPr="00C33AED">
              <w:rPr>
                <w:sz w:val="20"/>
                <w:szCs w:val="20"/>
              </w:rPr>
              <w:t>없음</w:t>
            </w:r>
            <w:r w:rsidRPr="00C33AED">
              <w:rPr>
                <w:sz w:val="20"/>
                <w:szCs w:val="20"/>
              </w:rPr>
              <w:t>.</w:t>
            </w:r>
          </w:p>
        </w:tc>
      </w:tr>
      <w:tr w:rsidR="00026A7E" w:rsidRPr="00CB2B3F" w14:paraId="3C62133B" w14:textId="77777777" w:rsidTr="0091358C">
        <w:trPr>
          <w:trHeight w:val="340"/>
        </w:trPr>
        <w:tc>
          <w:tcPr>
            <w:tcW w:w="1645" w:type="dxa"/>
            <w:shd w:val="clear" w:color="auto" w:fill="F2F2F2" w:themeFill="background1" w:themeFillShade="F2"/>
            <w:vAlign w:val="center"/>
          </w:tcPr>
          <w:p w14:paraId="6C1C897B" w14:textId="77777777" w:rsidR="00026A7E" w:rsidRPr="00E83379" w:rsidRDefault="00026A7E" w:rsidP="0091358C">
            <w:pPr>
              <w:pStyle w:val="a5"/>
              <w:spacing w:line="280" w:lineRule="atLeast"/>
              <w:ind w:leftChars="0" w:left="0"/>
              <w:jc w:val="center"/>
              <w:rPr>
                <w:b/>
                <w:sz w:val="20"/>
                <w:szCs w:val="20"/>
              </w:rPr>
            </w:pPr>
            <w:r w:rsidRPr="00E83379">
              <w:rPr>
                <w:b/>
                <w:sz w:val="20"/>
                <w:szCs w:val="20"/>
              </w:rPr>
              <w:t>베트남</w:t>
            </w:r>
          </w:p>
        </w:tc>
        <w:tc>
          <w:tcPr>
            <w:tcW w:w="7087" w:type="dxa"/>
            <w:shd w:val="clear" w:color="auto" w:fill="auto"/>
            <w:vAlign w:val="center"/>
          </w:tcPr>
          <w:p w14:paraId="1DD31864"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기준</w:t>
            </w:r>
            <w:r w:rsidRPr="00C33AED">
              <w:rPr>
                <w:sz w:val="20"/>
                <w:szCs w:val="20"/>
              </w:rPr>
              <w:t>: (</w:t>
            </w:r>
            <w:proofErr w:type="spellStart"/>
            <w:r w:rsidRPr="00C33AED">
              <w:rPr>
                <w:sz w:val="20"/>
                <w:szCs w:val="20"/>
              </w:rPr>
              <w:t>i</w:t>
            </w:r>
            <w:proofErr w:type="spellEnd"/>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w:t>
            </w:r>
            <w:r w:rsidRPr="00C33AED">
              <w:rPr>
                <w:sz w:val="20"/>
                <w:szCs w:val="20"/>
              </w:rPr>
              <w:t xml:space="preserve"> </w:t>
            </w:r>
            <w:r w:rsidRPr="00C33AED">
              <w:rPr>
                <w:sz w:val="20"/>
                <w:szCs w:val="20"/>
              </w:rPr>
              <w:t>및</w:t>
            </w:r>
            <w:r w:rsidRPr="00C33AED">
              <w:rPr>
                <w:sz w:val="20"/>
                <w:szCs w:val="20"/>
              </w:rPr>
              <w:t xml:space="preserve"> </w:t>
            </w:r>
            <w:r w:rsidRPr="00C33AED">
              <w:rPr>
                <w:sz w:val="20"/>
                <w:szCs w:val="20"/>
              </w:rPr>
              <w:t>대상회사</w:t>
            </w:r>
            <w:r w:rsidRPr="00C33AED">
              <w:rPr>
                <w:sz w:val="20"/>
                <w:szCs w:val="20"/>
              </w:rPr>
              <w:t>(</w:t>
            </w:r>
            <w:r w:rsidRPr="00C33AED">
              <w:rPr>
                <w:sz w:val="20"/>
                <w:szCs w:val="20"/>
              </w:rPr>
              <w:t>이하</w:t>
            </w:r>
            <w:r w:rsidRPr="00C33AED">
              <w:rPr>
                <w:sz w:val="20"/>
                <w:szCs w:val="20"/>
              </w:rPr>
              <w:t xml:space="preserve"> “</w:t>
            </w:r>
            <w:r w:rsidRPr="00C33AED">
              <w:rPr>
                <w:sz w:val="20"/>
                <w:szCs w:val="20"/>
              </w:rPr>
              <w:t>당사회사</w:t>
            </w:r>
            <w:r w:rsidRPr="00C33AED">
              <w:rPr>
                <w:sz w:val="20"/>
                <w:szCs w:val="20"/>
              </w:rPr>
              <w:t xml:space="preserve">”) </w:t>
            </w:r>
            <w:r w:rsidRPr="00C33AED">
              <w:rPr>
                <w:sz w:val="20"/>
                <w:szCs w:val="20"/>
              </w:rPr>
              <w:t>중</w:t>
            </w:r>
            <w:r w:rsidRPr="00C33AED">
              <w:rPr>
                <w:sz w:val="20"/>
                <w:szCs w:val="20"/>
              </w:rPr>
              <w:t xml:space="preserve"> </w:t>
            </w:r>
            <w:r w:rsidRPr="00C33AED">
              <w:rPr>
                <w:sz w:val="20"/>
                <w:szCs w:val="20"/>
              </w:rPr>
              <w:t>일방의</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매출액이</w:t>
            </w:r>
            <w:r w:rsidRPr="00C33AED">
              <w:rPr>
                <w:sz w:val="20"/>
                <w:szCs w:val="20"/>
              </w:rPr>
              <w:t xml:space="preserve"> 3</w:t>
            </w:r>
            <w:r w:rsidRPr="00C33AED">
              <w:rPr>
                <w:sz w:val="20"/>
                <w:szCs w:val="20"/>
              </w:rPr>
              <w:t>천억동</w:t>
            </w:r>
            <w:r w:rsidRPr="00C33AED">
              <w:rPr>
                <w:sz w:val="20"/>
                <w:szCs w:val="20"/>
              </w:rPr>
              <w:t>(</w:t>
            </w:r>
            <w:r w:rsidRPr="00C33AED">
              <w:rPr>
                <w:sz w:val="20"/>
                <w:szCs w:val="20"/>
              </w:rPr>
              <w:t>약</w:t>
            </w:r>
            <w:r w:rsidRPr="00C33AED">
              <w:rPr>
                <w:sz w:val="20"/>
                <w:szCs w:val="20"/>
              </w:rPr>
              <w:t xml:space="preserve"> 152</w:t>
            </w:r>
            <w:r w:rsidRPr="00C33AED">
              <w:rPr>
                <w:sz w:val="20"/>
                <w:szCs w:val="20"/>
              </w:rPr>
              <w:t>억원</w:t>
            </w:r>
            <w:r w:rsidRPr="00C33AED">
              <w:rPr>
                <w:sz w:val="20"/>
                <w:szCs w:val="20"/>
              </w:rPr>
              <w:t xml:space="preserve">) </w:t>
            </w:r>
            <w:r w:rsidRPr="00C33AED">
              <w:rPr>
                <w:sz w:val="20"/>
                <w:szCs w:val="20"/>
              </w:rPr>
              <w:t>이상이거나</w:t>
            </w:r>
            <w:r w:rsidRPr="00C33AED">
              <w:rPr>
                <w:sz w:val="20"/>
                <w:szCs w:val="20"/>
              </w:rPr>
              <w:t xml:space="preserve">, (ii) </w:t>
            </w:r>
            <w:r w:rsidRPr="00C33AED">
              <w:rPr>
                <w:sz w:val="20"/>
                <w:szCs w:val="20"/>
              </w:rPr>
              <w:t>결합</w:t>
            </w:r>
            <w:r w:rsidRPr="00C33AED">
              <w:rPr>
                <w:sz w:val="20"/>
                <w:szCs w:val="20"/>
              </w:rPr>
              <w:t xml:space="preserve"> </w:t>
            </w:r>
            <w:r w:rsidRPr="00C33AED">
              <w:rPr>
                <w:sz w:val="20"/>
                <w:szCs w:val="20"/>
              </w:rPr>
              <w:t>후</w:t>
            </w:r>
            <w:r w:rsidRPr="00C33AED">
              <w:rPr>
                <w:sz w:val="20"/>
                <w:szCs w:val="20"/>
              </w:rPr>
              <w:t xml:space="preserve"> </w:t>
            </w:r>
            <w:r w:rsidRPr="00C33AED">
              <w:rPr>
                <w:sz w:val="20"/>
                <w:szCs w:val="20"/>
              </w:rPr>
              <w:t>당사회사의</w:t>
            </w:r>
            <w:r w:rsidRPr="00C33AED">
              <w:rPr>
                <w:sz w:val="20"/>
                <w:szCs w:val="20"/>
              </w:rPr>
              <w:t xml:space="preserve"> </w:t>
            </w:r>
            <w:r w:rsidRPr="00C33AED">
              <w:rPr>
                <w:sz w:val="20"/>
                <w:szCs w:val="20"/>
              </w:rPr>
              <w:t>관련</w:t>
            </w:r>
            <w:r w:rsidRPr="00C33AED">
              <w:rPr>
                <w:sz w:val="20"/>
                <w:szCs w:val="20"/>
              </w:rPr>
              <w:t xml:space="preserve"> </w:t>
            </w:r>
            <w:r w:rsidRPr="00C33AED">
              <w:rPr>
                <w:sz w:val="20"/>
                <w:szCs w:val="20"/>
              </w:rPr>
              <w:t>시장</w:t>
            </w:r>
            <w:r w:rsidRPr="00C33AED">
              <w:rPr>
                <w:sz w:val="20"/>
                <w:szCs w:val="20"/>
              </w:rPr>
              <w:t xml:space="preserve"> </w:t>
            </w:r>
            <w:r w:rsidRPr="00C33AED">
              <w:rPr>
                <w:sz w:val="20"/>
                <w:szCs w:val="20"/>
              </w:rPr>
              <w:t>내</w:t>
            </w:r>
            <w:r w:rsidRPr="00C33AED">
              <w:rPr>
                <w:sz w:val="20"/>
                <w:szCs w:val="20"/>
              </w:rPr>
              <w:t xml:space="preserve"> </w:t>
            </w:r>
            <w:r w:rsidRPr="00C33AED">
              <w:rPr>
                <w:sz w:val="20"/>
                <w:szCs w:val="20"/>
              </w:rPr>
              <w:t>합산</w:t>
            </w:r>
            <w:r w:rsidRPr="00C33AED">
              <w:rPr>
                <w:sz w:val="20"/>
                <w:szCs w:val="20"/>
              </w:rPr>
              <w:t xml:space="preserve"> </w:t>
            </w:r>
            <w:r w:rsidRPr="00C33AED">
              <w:rPr>
                <w:sz w:val="20"/>
                <w:szCs w:val="20"/>
              </w:rPr>
              <w:t>점유율이</w:t>
            </w:r>
            <w:r w:rsidRPr="00C33AED">
              <w:rPr>
                <w:sz w:val="20"/>
                <w:szCs w:val="20"/>
              </w:rPr>
              <w:t xml:space="preserve"> 20% </w:t>
            </w:r>
            <w:r w:rsidRPr="00C33AED">
              <w:rPr>
                <w:sz w:val="20"/>
                <w:szCs w:val="20"/>
              </w:rPr>
              <w:t>이상이거나</w:t>
            </w:r>
            <w:r w:rsidRPr="00C33AED">
              <w:rPr>
                <w:sz w:val="20"/>
                <w:szCs w:val="20"/>
              </w:rPr>
              <w:t xml:space="preserve">, (ii) </w:t>
            </w:r>
            <w:r w:rsidRPr="00C33AED">
              <w:rPr>
                <w:sz w:val="20"/>
                <w:szCs w:val="20"/>
              </w:rPr>
              <w:t>당사회사</w:t>
            </w:r>
            <w:r w:rsidRPr="00C33AED">
              <w:rPr>
                <w:sz w:val="20"/>
                <w:szCs w:val="20"/>
              </w:rPr>
              <w:t xml:space="preserve"> </w:t>
            </w:r>
            <w:r w:rsidRPr="00C33AED">
              <w:rPr>
                <w:sz w:val="20"/>
                <w:szCs w:val="20"/>
              </w:rPr>
              <w:t>중</w:t>
            </w:r>
            <w:r w:rsidRPr="00C33AED">
              <w:rPr>
                <w:sz w:val="20"/>
                <w:szCs w:val="20"/>
              </w:rPr>
              <w:t xml:space="preserve"> </w:t>
            </w:r>
            <w:r w:rsidRPr="00C33AED">
              <w:rPr>
                <w:sz w:val="20"/>
                <w:szCs w:val="20"/>
              </w:rPr>
              <w:t>일방의</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자산총액이</w:t>
            </w:r>
            <w:r w:rsidRPr="00C33AED">
              <w:rPr>
                <w:sz w:val="20"/>
                <w:szCs w:val="20"/>
              </w:rPr>
              <w:t xml:space="preserve"> 3</w:t>
            </w:r>
            <w:r w:rsidRPr="00C33AED">
              <w:rPr>
                <w:sz w:val="20"/>
                <w:szCs w:val="20"/>
              </w:rPr>
              <w:t>천억동</w:t>
            </w:r>
            <w:r w:rsidRPr="00C33AED">
              <w:rPr>
                <w:sz w:val="20"/>
                <w:szCs w:val="20"/>
              </w:rPr>
              <w:t>(</w:t>
            </w:r>
            <w:r w:rsidRPr="00C33AED">
              <w:rPr>
                <w:sz w:val="20"/>
                <w:szCs w:val="20"/>
              </w:rPr>
              <w:t>약</w:t>
            </w:r>
            <w:r w:rsidRPr="00C33AED">
              <w:rPr>
                <w:sz w:val="20"/>
                <w:szCs w:val="20"/>
              </w:rPr>
              <w:t xml:space="preserve"> 141</w:t>
            </w:r>
            <w:r w:rsidRPr="00C33AED">
              <w:rPr>
                <w:sz w:val="20"/>
                <w:szCs w:val="20"/>
              </w:rPr>
              <w:t>억원</w:t>
            </w:r>
            <w:r w:rsidRPr="00C33AED">
              <w:rPr>
                <w:sz w:val="20"/>
                <w:szCs w:val="20"/>
              </w:rPr>
              <w:t>)</w:t>
            </w:r>
            <w:r w:rsidRPr="00C33AED">
              <w:rPr>
                <w:sz w:val="20"/>
                <w:szCs w:val="20"/>
              </w:rPr>
              <w:t>이상이어야</w:t>
            </w:r>
            <w:r w:rsidRPr="00C33AED">
              <w:rPr>
                <w:sz w:val="20"/>
                <w:szCs w:val="20"/>
              </w:rPr>
              <w:t xml:space="preserve"> </w:t>
            </w:r>
            <w:r w:rsidRPr="00C33AED">
              <w:rPr>
                <w:sz w:val="20"/>
                <w:szCs w:val="20"/>
              </w:rPr>
              <w:t>신고의무가</w:t>
            </w:r>
            <w:r w:rsidRPr="00C33AED">
              <w:rPr>
                <w:sz w:val="20"/>
                <w:szCs w:val="20"/>
              </w:rPr>
              <w:t xml:space="preserve"> </w:t>
            </w:r>
            <w:r w:rsidRPr="00C33AED">
              <w:rPr>
                <w:sz w:val="20"/>
                <w:szCs w:val="20"/>
              </w:rPr>
              <w:t>발생함</w:t>
            </w:r>
            <w:r w:rsidRPr="00C33AED">
              <w:rPr>
                <w:sz w:val="20"/>
                <w:szCs w:val="20"/>
              </w:rPr>
              <w:t>.</w:t>
            </w:r>
          </w:p>
          <w:p w14:paraId="465B6C99"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검토</w:t>
            </w:r>
            <w:r w:rsidRPr="00C33AED">
              <w:rPr>
                <w:sz w:val="20"/>
                <w:szCs w:val="20"/>
              </w:rPr>
              <w:t>: (</w:t>
            </w:r>
            <w:proofErr w:type="spellStart"/>
            <w:r w:rsidRPr="00C33AED">
              <w:rPr>
                <w:sz w:val="20"/>
                <w:szCs w:val="20"/>
              </w:rPr>
              <w:t>i</w:t>
            </w:r>
            <w:proofErr w:type="spellEnd"/>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그룹은</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매출액이</w:t>
            </w:r>
            <w:r w:rsidRPr="00C33AED">
              <w:rPr>
                <w:sz w:val="20"/>
                <w:szCs w:val="20"/>
              </w:rPr>
              <w:t xml:space="preserve"> </w:t>
            </w:r>
            <w:r w:rsidRPr="00C33AED">
              <w:rPr>
                <w:sz w:val="20"/>
                <w:szCs w:val="20"/>
              </w:rPr>
              <w:t>없고</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매출액도</w:t>
            </w:r>
            <w:r w:rsidRPr="00C33AED">
              <w:rPr>
                <w:sz w:val="20"/>
                <w:szCs w:val="20"/>
              </w:rPr>
              <w:t xml:space="preserve"> </w:t>
            </w:r>
            <w:r w:rsidRPr="00C33AED">
              <w:rPr>
                <w:sz w:val="20"/>
                <w:szCs w:val="20"/>
              </w:rPr>
              <w:t>약</w:t>
            </w:r>
            <w:r w:rsidRPr="00C33AED">
              <w:rPr>
                <w:sz w:val="20"/>
                <w:szCs w:val="20"/>
              </w:rPr>
              <w:t xml:space="preserve"> 89</w:t>
            </w:r>
            <w:r w:rsidRPr="00C33AED">
              <w:rPr>
                <w:sz w:val="20"/>
                <w:szCs w:val="20"/>
              </w:rPr>
              <w:t>백만원으로</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요건</w:t>
            </w:r>
            <w:r w:rsidRPr="00C33AED">
              <w:rPr>
                <w:sz w:val="20"/>
                <w:szCs w:val="20"/>
              </w:rPr>
              <w:t>(</w:t>
            </w:r>
            <w:r w:rsidRPr="00C33AED">
              <w:rPr>
                <w:sz w:val="20"/>
                <w:szCs w:val="20"/>
              </w:rPr>
              <w:t>약</w:t>
            </w:r>
            <w:r w:rsidRPr="00C33AED">
              <w:rPr>
                <w:sz w:val="20"/>
                <w:szCs w:val="20"/>
              </w:rPr>
              <w:t xml:space="preserve"> 152</w:t>
            </w:r>
            <w:r w:rsidRPr="00C33AED">
              <w:rPr>
                <w:sz w:val="20"/>
                <w:szCs w:val="20"/>
              </w:rPr>
              <w:t>억원</w:t>
            </w:r>
            <w:r w:rsidRPr="00C33AED">
              <w:rPr>
                <w:sz w:val="20"/>
                <w:szCs w:val="20"/>
              </w:rPr>
              <w:t>)</w:t>
            </w:r>
            <w:r w:rsidRPr="00C33AED">
              <w:rPr>
                <w:sz w:val="20"/>
                <w:szCs w:val="20"/>
              </w:rPr>
              <w:t>을</w:t>
            </w:r>
            <w:r w:rsidRPr="00C33AED">
              <w:rPr>
                <w:sz w:val="20"/>
                <w:szCs w:val="20"/>
              </w:rPr>
              <w:t xml:space="preserve"> </w:t>
            </w:r>
            <w:r w:rsidRPr="00C33AED">
              <w:rPr>
                <w:sz w:val="20"/>
                <w:szCs w:val="20"/>
              </w:rPr>
              <w:t>충족하지</w:t>
            </w:r>
            <w:r w:rsidRPr="00C33AED">
              <w:rPr>
                <w:sz w:val="20"/>
                <w:szCs w:val="20"/>
              </w:rPr>
              <w:t xml:space="preserve"> </w:t>
            </w:r>
            <w:r w:rsidRPr="00C33AED">
              <w:rPr>
                <w:sz w:val="20"/>
                <w:szCs w:val="20"/>
              </w:rPr>
              <w:t>못하고</w:t>
            </w:r>
            <w:r w:rsidRPr="00C33AED">
              <w:rPr>
                <w:sz w:val="20"/>
                <w:szCs w:val="20"/>
              </w:rPr>
              <w:t xml:space="preserve">, (ii) </w:t>
            </w:r>
            <w:r w:rsidRPr="00C33AED">
              <w:rPr>
                <w:sz w:val="20"/>
                <w:szCs w:val="20"/>
              </w:rPr>
              <w:t>위</w:t>
            </w:r>
            <w:r w:rsidRPr="00C33AED">
              <w:rPr>
                <w:sz w:val="20"/>
                <w:szCs w:val="20"/>
              </w:rPr>
              <w:t xml:space="preserve"> </w:t>
            </w:r>
            <w:r w:rsidRPr="00C33AED">
              <w:rPr>
                <w:sz w:val="20"/>
                <w:szCs w:val="20"/>
              </w:rPr>
              <w:t>매출액을</w:t>
            </w:r>
            <w:r w:rsidRPr="00C33AED">
              <w:rPr>
                <w:sz w:val="20"/>
                <w:szCs w:val="20"/>
              </w:rPr>
              <w:t xml:space="preserve"> </w:t>
            </w:r>
            <w:r w:rsidRPr="00C33AED">
              <w:rPr>
                <w:sz w:val="20"/>
                <w:szCs w:val="20"/>
              </w:rPr>
              <w:t>고려할</w:t>
            </w:r>
            <w:r w:rsidRPr="00C33AED">
              <w:rPr>
                <w:sz w:val="20"/>
                <w:szCs w:val="20"/>
              </w:rPr>
              <w:t xml:space="preserve"> </w:t>
            </w:r>
            <w:r w:rsidRPr="00C33AED">
              <w:rPr>
                <w:sz w:val="20"/>
                <w:szCs w:val="20"/>
              </w:rPr>
              <w:t>때</w:t>
            </w:r>
            <w:r w:rsidRPr="00C33AED">
              <w:rPr>
                <w:sz w:val="20"/>
                <w:szCs w:val="20"/>
              </w:rPr>
              <w:t xml:space="preserve"> </w:t>
            </w:r>
            <w:r w:rsidRPr="00C33AED">
              <w:rPr>
                <w:sz w:val="20"/>
                <w:szCs w:val="20"/>
              </w:rPr>
              <w:t>결합</w:t>
            </w:r>
            <w:r w:rsidRPr="00C33AED">
              <w:rPr>
                <w:sz w:val="20"/>
                <w:szCs w:val="20"/>
              </w:rPr>
              <w:t xml:space="preserve"> </w:t>
            </w:r>
            <w:r w:rsidRPr="00C33AED">
              <w:rPr>
                <w:sz w:val="20"/>
                <w:szCs w:val="20"/>
              </w:rPr>
              <w:t>후</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시장</w:t>
            </w:r>
            <w:r w:rsidRPr="00C33AED">
              <w:rPr>
                <w:sz w:val="20"/>
                <w:szCs w:val="20"/>
              </w:rPr>
              <w:t xml:space="preserve"> </w:t>
            </w:r>
            <w:r w:rsidRPr="00C33AED">
              <w:rPr>
                <w:sz w:val="20"/>
                <w:szCs w:val="20"/>
              </w:rPr>
              <w:t>내</w:t>
            </w:r>
            <w:r w:rsidRPr="00C33AED">
              <w:rPr>
                <w:sz w:val="20"/>
                <w:szCs w:val="20"/>
              </w:rPr>
              <w:t xml:space="preserve"> </w:t>
            </w:r>
            <w:r w:rsidRPr="00C33AED">
              <w:rPr>
                <w:sz w:val="20"/>
                <w:szCs w:val="20"/>
              </w:rPr>
              <w:t>합산</w:t>
            </w:r>
            <w:r w:rsidRPr="00C33AED">
              <w:rPr>
                <w:sz w:val="20"/>
                <w:szCs w:val="20"/>
              </w:rPr>
              <w:t xml:space="preserve"> </w:t>
            </w:r>
            <w:r w:rsidRPr="00C33AED">
              <w:rPr>
                <w:sz w:val="20"/>
                <w:szCs w:val="20"/>
              </w:rPr>
              <w:t>점유율이</w:t>
            </w:r>
            <w:r w:rsidRPr="00C33AED">
              <w:rPr>
                <w:sz w:val="20"/>
                <w:szCs w:val="20"/>
              </w:rPr>
              <w:t xml:space="preserve"> 20% </w:t>
            </w:r>
            <w:r w:rsidRPr="00C33AED">
              <w:rPr>
                <w:sz w:val="20"/>
                <w:szCs w:val="20"/>
              </w:rPr>
              <w:t>이상일</w:t>
            </w:r>
            <w:r w:rsidRPr="00C33AED">
              <w:rPr>
                <w:sz w:val="20"/>
                <w:szCs w:val="20"/>
              </w:rPr>
              <w:t xml:space="preserve"> </w:t>
            </w:r>
            <w:r w:rsidRPr="00C33AED">
              <w:rPr>
                <w:sz w:val="20"/>
                <w:szCs w:val="20"/>
              </w:rPr>
              <w:t>가능성은</w:t>
            </w:r>
            <w:r w:rsidRPr="00C33AED">
              <w:rPr>
                <w:sz w:val="20"/>
                <w:szCs w:val="20"/>
              </w:rPr>
              <w:t xml:space="preserve"> </w:t>
            </w:r>
            <w:r w:rsidRPr="00C33AED">
              <w:rPr>
                <w:sz w:val="20"/>
                <w:szCs w:val="20"/>
              </w:rPr>
              <w:t>거의</w:t>
            </w:r>
            <w:r w:rsidRPr="00C33AED">
              <w:rPr>
                <w:sz w:val="20"/>
                <w:szCs w:val="20"/>
              </w:rPr>
              <w:t xml:space="preserve"> </w:t>
            </w:r>
            <w:r w:rsidRPr="00C33AED">
              <w:rPr>
                <w:sz w:val="20"/>
                <w:szCs w:val="20"/>
              </w:rPr>
              <w:t>없을</w:t>
            </w:r>
            <w:r w:rsidRPr="00C33AED">
              <w:rPr>
                <w:sz w:val="20"/>
                <w:szCs w:val="20"/>
              </w:rPr>
              <w:t xml:space="preserve"> </w:t>
            </w:r>
            <w:r w:rsidRPr="00C33AED">
              <w:rPr>
                <w:sz w:val="20"/>
                <w:szCs w:val="20"/>
              </w:rPr>
              <w:t>것으로</w:t>
            </w:r>
            <w:r w:rsidRPr="00C33AED">
              <w:rPr>
                <w:sz w:val="20"/>
                <w:szCs w:val="20"/>
              </w:rPr>
              <w:t xml:space="preserve"> </w:t>
            </w:r>
            <w:r w:rsidRPr="00C33AED">
              <w:rPr>
                <w:sz w:val="20"/>
                <w:szCs w:val="20"/>
              </w:rPr>
              <w:t>보이며</w:t>
            </w:r>
            <w:r w:rsidRPr="00C33AED">
              <w:rPr>
                <w:sz w:val="20"/>
                <w:szCs w:val="20"/>
              </w:rPr>
              <w:t xml:space="preserve">, (iii) </w:t>
            </w:r>
            <w:r w:rsidRPr="00C33AED">
              <w:rPr>
                <w:sz w:val="20"/>
                <w:szCs w:val="20"/>
              </w:rPr>
              <w:t>대상회사는</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내</w:t>
            </w:r>
            <w:r w:rsidRPr="00C33AED">
              <w:rPr>
                <w:sz w:val="20"/>
                <w:szCs w:val="20"/>
              </w:rPr>
              <w:t xml:space="preserve"> </w:t>
            </w:r>
            <w:r w:rsidRPr="00C33AED">
              <w:rPr>
                <w:sz w:val="20"/>
                <w:szCs w:val="20"/>
              </w:rPr>
              <w:t>별도</w:t>
            </w:r>
            <w:r w:rsidRPr="00C33AED">
              <w:rPr>
                <w:sz w:val="20"/>
                <w:szCs w:val="20"/>
              </w:rPr>
              <w:t xml:space="preserve"> </w:t>
            </w:r>
            <w:r w:rsidRPr="00C33AED">
              <w:rPr>
                <w:sz w:val="20"/>
                <w:szCs w:val="20"/>
              </w:rPr>
              <w:t>자산을</w:t>
            </w:r>
            <w:r w:rsidRPr="00C33AED">
              <w:rPr>
                <w:sz w:val="20"/>
                <w:szCs w:val="20"/>
              </w:rPr>
              <w:t xml:space="preserve"> </w:t>
            </w:r>
            <w:r w:rsidRPr="00C33AED">
              <w:rPr>
                <w:sz w:val="20"/>
                <w:szCs w:val="20"/>
              </w:rPr>
              <w:t>보유하고</w:t>
            </w:r>
            <w:r w:rsidRPr="00C33AED">
              <w:rPr>
                <w:sz w:val="20"/>
                <w:szCs w:val="20"/>
              </w:rPr>
              <w:t xml:space="preserve"> </w:t>
            </w:r>
            <w:r w:rsidRPr="00C33AED">
              <w:rPr>
                <w:sz w:val="20"/>
                <w:szCs w:val="20"/>
              </w:rPr>
              <w:t>있지</w:t>
            </w:r>
            <w:r w:rsidRPr="00C33AED">
              <w:rPr>
                <w:sz w:val="20"/>
                <w:szCs w:val="20"/>
              </w:rPr>
              <w:t xml:space="preserve"> </w:t>
            </w:r>
            <w:r w:rsidRPr="00C33AED">
              <w:rPr>
                <w:sz w:val="20"/>
                <w:szCs w:val="20"/>
              </w:rPr>
              <w:t>않으므로</w:t>
            </w:r>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그룹의</w:t>
            </w:r>
            <w:r w:rsidRPr="00C33AED">
              <w:rPr>
                <w:sz w:val="20"/>
                <w:szCs w:val="20"/>
              </w:rPr>
              <w:t xml:space="preserve"> </w:t>
            </w:r>
            <w:r w:rsidRPr="00C33AED">
              <w:rPr>
                <w:sz w:val="20"/>
                <w:szCs w:val="20"/>
              </w:rPr>
              <w:t>베트남</w:t>
            </w:r>
            <w:r w:rsidRPr="00C33AED">
              <w:rPr>
                <w:sz w:val="20"/>
                <w:szCs w:val="20"/>
              </w:rPr>
              <w:t xml:space="preserve"> </w:t>
            </w:r>
            <w:r w:rsidRPr="00C33AED">
              <w:rPr>
                <w:sz w:val="20"/>
                <w:szCs w:val="20"/>
              </w:rPr>
              <w:t>자산총액이</w:t>
            </w:r>
            <w:r w:rsidRPr="00C33AED">
              <w:rPr>
                <w:sz w:val="20"/>
                <w:szCs w:val="20"/>
              </w:rPr>
              <w:t xml:space="preserve"> </w:t>
            </w:r>
            <w:r w:rsidRPr="00C33AED">
              <w:rPr>
                <w:sz w:val="20"/>
                <w:szCs w:val="20"/>
              </w:rPr>
              <w:t>약</w:t>
            </w:r>
            <w:r w:rsidRPr="00C33AED">
              <w:rPr>
                <w:sz w:val="20"/>
                <w:szCs w:val="20"/>
              </w:rPr>
              <w:t xml:space="preserve"> 141</w:t>
            </w:r>
            <w:r w:rsidRPr="00C33AED">
              <w:rPr>
                <w:sz w:val="20"/>
                <w:szCs w:val="20"/>
              </w:rPr>
              <w:t>억원</w:t>
            </w:r>
            <w:r w:rsidRPr="00C33AED">
              <w:rPr>
                <w:sz w:val="20"/>
                <w:szCs w:val="20"/>
              </w:rPr>
              <w:t xml:space="preserve"> </w:t>
            </w:r>
            <w:r w:rsidRPr="00C33AED">
              <w:rPr>
                <w:sz w:val="20"/>
                <w:szCs w:val="20"/>
              </w:rPr>
              <w:t>이상이</w:t>
            </w:r>
            <w:r w:rsidRPr="00C33AED">
              <w:rPr>
                <w:sz w:val="20"/>
                <w:szCs w:val="20"/>
              </w:rPr>
              <w:t xml:space="preserve"> </w:t>
            </w:r>
            <w:r w:rsidRPr="00C33AED">
              <w:rPr>
                <w:sz w:val="20"/>
                <w:szCs w:val="20"/>
              </w:rPr>
              <w:t>아니라면</w:t>
            </w:r>
            <w:r w:rsidRPr="00C33AED">
              <w:rPr>
                <w:sz w:val="20"/>
                <w:szCs w:val="20"/>
              </w:rPr>
              <w:t xml:space="preserve"> </w:t>
            </w:r>
            <w:r w:rsidRPr="00C33AED">
              <w:rPr>
                <w:sz w:val="20"/>
                <w:szCs w:val="20"/>
              </w:rPr>
              <w:t>신고의무</w:t>
            </w:r>
            <w:r w:rsidRPr="00C33AED">
              <w:rPr>
                <w:sz w:val="20"/>
                <w:szCs w:val="20"/>
              </w:rPr>
              <w:t xml:space="preserve"> </w:t>
            </w:r>
            <w:r w:rsidRPr="00C33AED">
              <w:rPr>
                <w:sz w:val="20"/>
                <w:szCs w:val="20"/>
              </w:rPr>
              <w:t>없음</w:t>
            </w:r>
            <w:r w:rsidRPr="00C33AED">
              <w:rPr>
                <w:sz w:val="20"/>
                <w:szCs w:val="20"/>
              </w:rPr>
              <w:t>.</w:t>
            </w:r>
          </w:p>
        </w:tc>
      </w:tr>
      <w:tr w:rsidR="00026A7E" w:rsidRPr="00CB2B3F" w14:paraId="15CB10BB" w14:textId="77777777" w:rsidTr="0091358C">
        <w:trPr>
          <w:trHeight w:val="340"/>
        </w:trPr>
        <w:tc>
          <w:tcPr>
            <w:tcW w:w="1645" w:type="dxa"/>
            <w:shd w:val="clear" w:color="auto" w:fill="F2F2F2" w:themeFill="background1" w:themeFillShade="F2"/>
            <w:vAlign w:val="center"/>
          </w:tcPr>
          <w:p w14:paraId="19889C9F" w14:textId="77777777" w:rsidR="00026A7E" w:rsidRPr="00E83379" w:rsidRDefault="00026A7E" w:rsidP="0091358C">
            <w:pPr>
              <w:spacing w:line="280" w:lineRule="atLeast"/>
              <w:jc w:val="center"/>
              <w:rPr>
                <w:b/>
                <w:sz w:val="20"/>
                <w:szCs w:val="20"/>
              </w:rPr>
            </w:pPr>
            <w:r w:rsidRPr="00E83379">
              <w:rPr>
                <w:b/>
                <w:sz w:val="20"/>
                <w:szCs w:val="20"/>
              </w:rPr>
              <w:t>태국</w:t>
            </w:r>
          </w:p>
        </w:tc>
        <w:tc>
          <w:tcPr>
            <w:tcW w:w="7087" w:type="dxa"/>
            <w:shd w:val="clear" w:color="auto" w:fill="auto"/>
            <w:vAlign w:val="center"/>
          </w:tcPr>
          <w:p w14:paraId="28ED3F9A"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기준</w:t>
            </w:r>
            <w:r w:rsidRPr="00C33AED">
              <w:rPr>
                <w:sz w:val="20"/>
                <w:szCs w:val="20"/>
              </w:rPr>
              <w:t xml:space="preserve">: </w:t>
            </w:r>
            <w:r w:rsidRPr="00C33AED">
              <w:rPr>
                <w:sz w:val="20"/>
                <w:szCs w:val="20"/>
              </w:rPr>
              <w:t>당사회사가</w:t>
            </w:r>
            <w:r w:rsidRPr="00C33AED">
              <w:rPr>
                <w:sz w:val="20"/>
                <w:szCs w:val="20"/>
              </w:rPr>
              <w:t xml:space="preserve"> </w:t>
            </w:r>
            <w:r w:rsidRPr="00C33AED">
              <w:rPr>
                <w:sz w:val="20"/>
                <w:szCs w:val="20"/>
              </w:rPr>
              <w:t>태국</w:t>
            </w:r>
            <w:r w:rsidRPr="00C33AED">
              <w:rPr>
                <w:sz w:val="20"/>
                <w:szCs w:val="20"/>
              </w:rPr>
              <w:t xml:space="preserve"> </w:t>
            </w:r>
            <w:r w:rsidRPr="00C33AED">
              <w:rPr>
                <w:sz w:val="20"/>
                <w:szCs w:val="20"/>
              </w:rPr>
              <w:t>시장</w:t>
            </w:r>
            <w:r w:rsidRPr="00C33AED">
              <w:rPr>
                <w:sz w:val="20"/>
                <w:szCs w:val="20"/>
              </w:rPr>
              <w:t xml:space="preserve"> </w:t>
            </w:r>
            <w:r w:rsidRPr="00C33AED">
              <w:rPr>
                <w:sz w:val="20"/>
                <w:szCs w:val="20"/>
              </w:rPr>
              <w:t>내</w:t>
            </w:r>
            <w:r w:rsidRPr="00C33AED">
              <w:rPr>
                <w:sz w:val="20"/>
                <w:szCs w:val="20"/>
              </w:rPr>
              <w:t xml:space="preserve"> </w:t>
            </w:r>
            <w:r w:rsidRPr="00C33AED">
              <w:rPr>
                <w:sz w:val="20"/>
                <w:szCs w:val="20"/>
              </w:rPr>
              <w:t>독점이거나</w:t>
            </w:r>
            <w:r w:rsidRPr="00C33AED">
              <w:rPr>
                <w:sz w:val="20"/>
                <w:szCs w:val="20"/>
              </w:rPr>
              <w:t xml:space="preserve"> </w:t>
            </w:r>
            <w:r w:rsidRPr="00C33AED">
              <w:rPr>
                <w:sz w:val="20"/>
                <w:szCs w:val="20"/>
              </w:rPr>
              <w:t>시장지배력을</w:t>
            </w:r>
            <w:r w:rsidRPr="00C33AED">
              <w:rPr>
                <w:sz w:val="20"/>
                <w:szCs w:val="20"/>
              </w:rPr>
              <w:t xml:space="preserve"> </w:t>
            </w:r>
            <w:r w:rsidRPr="00C33AED">
              <w:rPr>
                <w:sz w:val="20"/>
                <w:szCs w:val="20"/>
              </w:rPr>
              <w:t>가진</w:t>
            </w:r>
            <w:r w:rsidRPr="00C33AED">
              <w:rPr>
                <w:sz w:val="20"/>
                <w:szCs w:val="20"/>
              </w:rPr>
              <w:t xml:space="preserve"> </w:t>
            </w:r>
            <w:r w:rsidRPr="00C33AED">
              <w:rPr>
                <w:sz w:val="20"/>
                <w:szCs w:val="20"/>
              </w:rPr>
              <w:t>사업자가</w:t>
            </w:r>
            <w:r w:rsidRPr="00C33AED">
              <w:rPr>
                <w:sz w:val="20"/>
                <w:szCs w:val="20"/>
              </w:rPr>
              <w:t xml:space="preserve"> </w:t>
            </w:r>
            <w:r w:rsidRPr="00C33AED">
              <w:rPr>
                <w:sz w:val="20"/>
                <w:szCs w:val="20"/>
              </w:rPr>
              <w:t>아닌</w:t>
            </w:r>
            <w:r w:rsidRPr="00C33AED">
              <w:rPr>
                <w:sz w:val="20"/>
                <w:szCs w:val="20"/>
              </w:rPr>
              <w:t xml:space="preserve"> </w:t>
            </w:r>
            <w:r w:rsidRPr="00C33AED">
              <w:rPr>
                <w:sz w:val="20"/>
                <w:szCs w:val="20"/>
              </w:rPr>
              <w:t>경우</w:t>
            </w:r>
            <w:r w:rsidRPr="00C33AED">
              <w:rPr>
                <w:sz w:val="20"/>
                <w:szCs w:val="20"/>
              </w:rPr>
              <w:t xml:space="preserve">) </w:t>
            </w:r>
            <w:r w:rsidRPr="00C33AED">
              <w:rPr>
                <w:sz w:val="20"/>
                <w:szCs w:val="20"/>
              </w:rPr>
              <w:t>당사회사</w:t>
            </w:r>
            <w:r w:rsidRPr="00C33AED">
              <w:rPr>
                <w:sz w:val="20"/>
                <w:szCs w:val="20"/>
              </w:rPr>
              <w:t xml:space="preserve"> </w:t>
            </w:r>
            <w:r w:rsidRPr="00C33AED">
              <w:rPr>
                <w:sz w:val="20"/>
                <w:szCs w:val="20"/>
              </w:rPr>
              <w:t>중</w:t>
            </w:r>
            <w:r w:rsidRPr="00C33AED">
              <w:rPr>
                <w:sz w:val="20"/>
                <w:szCs w:val="20"/>
              </w:rPr>
              <w:t xml:space="preserve"> </w:t>
            </w:r>
            <w:r w:rsidRPr="00C33AED">
              <w:rPr>
                <w:sz w:val="20"/>
                <w:szCs w:val="20"/>
              </w:rPr>
              <w:t>일방의</w:t>
            </w:r>
            <w:r w:rsidRPr="00C33AED">
              <w:rPr>
                <w:sz w:val="20"/>
                <w:szCs w:val="20"/>
              </w:rPr>
              <w:t xml:space="preserve"> </w:t>
            </w:r>
            <w:r w:rsidRPr="00C33AED">
              <w:rPr>
                <w:sz w:val="20"/>
                <w:szCs w:val="20"/>
              </w:rPr>
              <w:t>태국</w:t>
            </w:r>
            <w:r w:rsidRPr="00C33AED">
              <w:rPr>
                <w:sz w:val="20"/>
                <w:szCs w:val="20"/>
              </w:rPr>
              <w:t xml:space="preserve"> </w:t>
            </w:r>
            <w:r w:rsidRPr="00C33AED">
              <w:rPr>
                <w:sz w:val="20"/>
                <w:szCs w:val="20"/>
              </w:rPr>
              <w:t>매출액이</w:t>
            </w:r>
            <w:r w:rsidRPr="00C33AED">
              <w:rPr>
                <w:sz w:val="20"/>
                <w:szCs w:val="20"/>
              </w:rPr>
              <w:t xml:space="preserve"> 10</w:t>
            </w:r>
            <w:r w:rsidRPr="00C33AED">
              <w:rPr>
                <w:sz w:val="20"/>
                <w:szCs w:val="20"/>
              </w:rPr>
              <w:t>억</w:t>
            </w:r>
            <w:r w:rsidRPr="00C33AED">
              <w:rPr>
                <w:sz w:val="20"/>
                <w:szCs w:val="20"/>
              </w:rPr>
              <w:t xml:space="preserve"> </w:t>
            </w:r>
            <w:r w:rsidRPr="00C33AED">
              <w:rPr>
                <w:sz w:val="20"/>
                <w:szCs w:val="20"/>
              </w:rPr>
              <w:t>바트</w:t>
            </w:r>
            <w:r w:rsidRPr="00C33AED">
              <w:rPr>
                <w:sz w:val="20"/>
                <w:szCs w:val="20"/>
              </w:rPr>
              <w:t>(</w:t>
            </w:r>
            <w:r w:rsidRPr="00C33AED">
              <w:rPr>
                <w:sz w:val="20"/>
                <w:szCs w:val="20"/>
              </w:rPr>
              <w:t>약</w:t>
            </w:r>
            <w:r w:rsidRPr="00C33AED">
              <w:rPr>
                <w:sz w:val="20"/>
                <w:szCs w:val="20"/>
              </w:rPr>
              <w:t xml:space="preserve"> 377</w:t>
            </w:r>
            <w:r w:rsidRPr="00C33AED">
              <w:rPr>
                <w:sz w:val="20"/>
                <w:szCs w:val="20"/>
              </w:rPr>
              <w:t>억원</w:t>
            </w:r>
            <w:r w:rsidRPr="00C33AED">
              <w:rPr>
                <w:sz w:val="20"/>
                <w:szCs w:val="20"/>
              </w:rPr>
              <w:t xml:space="preserve">) </w:t>
            </w:r>
            <w:r w:rsidRPr="00C33AED">
              <w:rPr>
                <w:sz w:val="20"/>
                <w:szCs w:val="20"/>
              </w:rPr>
              <w:t>이상이어야</w:t>
            </w:r>
            <w:r w:rsidRPr="00C33AED">
              <w:rPr>
                <w:sz w:val="20"/>
                <w:szCs w:val="20"/>
              </w:rPr>
              <w:t xml:space="preserve"> </w:t>
            </w:r>
            <w:r w:rsidRPr="00C33AED">
              <w:rPr>
                <w:sz w:val="20"/>
                <w:szCs w:val="20"/>
              </w:rPr>
              <w:t>함</w:t>
            </w:r>
            <w:r w:rsidRPr="00C33AED">
              <w:rPr>
                <w:sz w:val="20"/>
                <w:szCs w:val="20"/>
              </w:rPr>
              <w:t>.</w:t>
            </w:r>
          </w:p>
          <w:p w14:paraId="30ADC77F" w14:textId="77777777" w:rsidR="00026A7E" w:rsidRPr="00C33AED" w:rsidRDefault="00026A7E" w:rsidP="0091358C">
            <w:pPr>
              <w:pStyle w:val="a5"/>
              <w:numPr>
                <w:ilvl w:val="0"/>
                <w:numId w:val="47"/>
              </w:numPr>
              <w:spacing w:before="60" w:after="60" w:line="280" w:lineRule="atLeast"/>
              <w:ind w:leftChars="0" w:left="227" w:hanging="227"/>
              <w:rPr>
                <w:sz w:val="20"/>
                <w:szCs w:val="20"/>
              </w:rPr>
            </w:pPr>
            <w:r w:rsidRPr="00C33AED">
              <w:rPr>
                <w:sz w:val="20"/>
                <w:szCs w:val="20"/>
              </w:rPr>
              <w:t>검토</w:t>
            </w:r>
            <w:r w:rsidRPr="00C33AED">
              <w:rPr>
                <w:sz w:val="20"/>
                <w:szCs w:val="20"/>
              </w:rPr>
              <w:t xml:space="preserve">: </w:t>
            </w:r>
            <w:r w:rsidRPr="00C33AED">
              <w:rPr>
                <w:sz w:val="20"/>
                <w:szCs w:val="20"/>
              </w:rPr>
              <w:t>매수인</w:t>
            </w:r>
            <w:r w:rsidRPr="00C33AED">
              <w:rPr>
                <w:sz w:val="20"/>
                <w:szCs w:val="20"/>
              </w:rPr>
              <w:t xml:space="preserve"> </w:t>
            </w:r>
            <w:r w:rsidRPr="00C33AED">
              <w:rPr>
                <w:sz w:val="20"/>
                <w:szCs w:val="20"/>
              </w:rPr>
              <w:t>그룹은</w:t>
            </w:r>
            <w:r w:rsidRPr="00C33AED">
              <w:rPr>
                <w:sz w:val="20"/>
                <w:szCs w:val="20"/>
              </w:rPr>
              <w:t xml:space="preserve"> </w:t>
            </w:r>
            <w:r w:rsidRPr="00C33AED">
              <w:rPr>
                <w:sz w:val="20"/>
                <w:szCs w:val="20"/>
              </w:rPr>
              <w:t>태국</w:t>
            </w:r>
            <w:r w:rsidRPr="00C33AED">
              <w:rPr>
                <w:sz w:val="20"/>
                <w:szCs w:val="20"/>
              </w:rPr>
              <w:t xml:space="preserve"> </w:t>
            </w:r>
            <w:r w:rsidRPr="00C33AED">
              <w:rPr>
                <w:sz w:val="20"/>
                <w:szCs w:val="20"/>
              </w:rPr>
              <w:t>매출액이</w:t>
            </w:r>
            <w:r w:rsidRPr="00C33AED">
              <w:rPr>
                <w:sz w:val="20"/>
                <w:szCs w:val="20"/>
              </w:rPr>
              <w:t xml:space="preserve"> </w:t>
            </w:r>
            <w:r w:rsidRPr="00C33AED">
              <w:rPr>
                <w:sz w:val="20"/>
                <w:szCs w:val="20"/>
              </w:rPr>
              <w:t>없고</w:t>
            </w:r>
            <w:r w:rsidRPr="00C33AED">
              <w:rPr>
                <w:sz w:val="20"/>
                <w:szCs w:val="20"/>
              </w:rPr>
              <w:t xml:space="preserve"> </w:t>
            </w:r>
            <w:r w:rsidRPr="00C33AED">
              <w:rPr>
                <w:sz w:val="20"/>
                <w:szCs w:val="20"/>
              </w:rPr>
              <w:t>대상회사의</w:t>
            </w:r>
            <w:r w:rsidRPr="00C33AED">
              <w:rPr>
                <w:sz w:val="20"/>
                <w:szCs w:val="20"/>
              </w:rPr>
              <w:t xml:space="preserve"> </w:t>
            </w:r>
            <w:r w:rsidRPr="00C33AED">
              <w:rPr>
                <w:sz w:val="20"/>
                <w:szCs w:val="20"/>
              </w:rPr>
              <w:t>태국</w:t>
            </w:r>
            <w:r w:rsidRPr="00C33AED">
              <w:rPr>
                <w:sz w:val="20"/>
                <w:szCs w:val="20"/>
              </w:rPr>
              <w:t xml:space="preserve"> </w:t>
            </w:r>
            <w:r w:rsidRPr="00C33AED">
              <w:rPr>
                <w:sz w:val="20"/>
                <w:szCs w:val="20"/>
              </w:rPr>
              <w:t>매출액도</w:t>
            </w:r>
            <w:r w:rsidRPr="00C33AED">
              <w:rPr>
                <w:sz w:val="20"/>
                <w:szCs w:val="20"/>
              </w:rPr>
              <w:t xml:space="preserve"> </w:t>
            </w:r>
            <w:r w:rsidRPr="00C33AED">
              <w:rPr>
                <w:sz w:val="20"/>
                <w:szCs w:val="20"/>
              </w:rPr>
              <w:t>약</w:t>
            </w:r>
            <w:r w:rsidRPr="00C33AED">
              <w:rPr>
                <w:sz w:val="20"/>
                <w:szCs w:val="20"/>
              </w:rPr>
              <w:t xml:space="preserve"> 22</w:t>
            </w:r>
            <w:r w:rsidRPr="00C33AED">
              <w:rPr>
                <w:sz w:val="20"/>
                <w:szCs w:val="20"/>
              </w:rPr>
              <w:t>백만원으로</w:t>
            </w:r>
            <w:r w:rsidRPr="00C33AED">
              <w:rPr>
                <w:sz w:val="20"/>
                <w:szCs w:val="20"/>
              </w:rPr>
              <w:t xml:space="preserve"> </w:t>
            </w:r>
            <w:r w:rsidRPr="00C33AED">
              <w:rPr>
                <w:sz w:val="20"/>
                <w:szCs w:val="20"/>
              </w:rPr>
              <w:t>매출액</w:t>
            </w:r>
            <w:r w:rsidRPr="00C33AED">
              <w:rPr>
                <w:sz w:val="20"/>
                <w:szCs w:val="20"/>
              </w:rPr>
              <w:t xml:space="preserve"> </w:t>
            </w:r>
            <w:r w:rsidRPr="00C33AED">
              <w:rPr>
                <w:sz w:val="20"/>
                <w:szCs w:val="20"/>
              </w:rPr>
              <w:t>요건</w:t>
            </w:r>
            <w:r w:rsidRPr="00C33AED">
              <w:rPr>
                <w:sz w:val="20"/>
                <w:szCs w:val="20"/>
              </w:rPr>
              <w:t>(</w:t>
            </w:r>
            <w:r w:rsidRPr="00C33AED">
              <w:rPr>
                <w:sz w:val="20"/>
                <w:szCs w:val="20"/>
              </w:rPr>
              <w:t>약</w:t>
            </w:r>
            <w:r w:rsidRPr="00C33AED">
              <w:rPr>
                <w:sz w:val="20"/>
                <w:szCs w:val="20"/>
              </w:rPr>
              <w:t xml:space="preserve"> 377</w:t>
            </w:r>
            <w:r w:rsidRPr="00C33AED">
              <w:rPr>
                <w:sz w:val="20"/>
                <w:szCs w:val="20"/>
              </w:rPr>
              <w:t>억원</w:t>
            </w:r>
            <w:r w:rsidRPr="00C33AED">
              <w:rPr>
                <w:sz w:val="20"/>
                <w:szCs w:val="20"/>
              </w:rPr>
              <w:t>)</w:t>
            </w:r>
            <w:r w:rsidRPr="00C33AED">
              <w:rPr>
                <w:sz w:val="20"/>
                <w:szCs w:val="20"/>
              </w:rPr>
              <w:t>을</w:t>
            </w:r>
            <w:r w:rsidRPr="00C33AED">
              <w:rPr>
                <w:sz w:val="20"/>
                <w:szCs w:val="20"/>
              </w:rPr>
              <w:t xml:space="preserve"> </w:t>
            </w:r>
            <w:r w:rsidRPr="00C33AED">
              <w:rPr>
                <w:sz w:val="20"/>
                <w:szCs w:val="20"/>
              </w:rPr>
              <w:t>충족하지</w:t>
            </w:r>
            <w:r w:rsidRPr="00C33AED">
              <w:rPr>
                <w:sz w:val="20"/>
                <w:szCs w:val="20"/>
              </w:rPr>
              <w:t xml:space="preserve"> </w:t>
            </w:r>
            <w:r w:rsidRPr="00C33AED">
              <w:rPr>
                <w:sz w:val="20"/>
                <w:szCs w:val="20"/>
              </w:rPr>
              <w:t>못해</w:t>
            </w:r>
            <w:r w:rsidRPr="00C33AED">
              <w:rPr>
                <w:sz w:val="20"/>
                <w:szCs w:val="20"/>
              </w:rPr>
              <w:t xml:space="preserve"> </w:t>
            </w:r>
            <w:r w:rsidRPr="00C33AED">
              <w:rPr>
                <w:sz w:val="20"/>
                <w:szCs w:val="20"/>
              </w:rPr>
              <w:t>신고의무</w:t>
            </w:r>
            <w:r w:rsidRPr="00C33AED">
              <w:rPr>
                <w:sz w:val="20"/>
                <w:szCs w:val="20"/>
              </w:rPr>
              <w:t xml:space="preserve"> </w:t>
            </w:r>
            <w:r w:rsidRPr="00C33AED">
              <w:rPr>
                <w:sz w:val="20"/>
                <w:szCs w:val="20"/>
              </w:rPr>
              <w:t>없음</w:t>
            </w:r>
            <w:r w:rsidRPr="00C33AED">
              <w:rPr>
                <w:sz w:val="20"/>
                <w:szCs w:val="20"/>
              </w:rPr>
              <w:t>.</w:t>
            </w:r>
          </w:p>
        </w:tc>
      </w:tr>
    </w:tbl>
    <w:p w14:paraId="2A4D9540" w14:textId="77777777" w:rsidR="00026A7E" w:rsidRPr="00CB2B3F" w:rsidRDefault="00026A7E" w:rsidP="00026A7E">
      <w:pPr>
        <w:pStyle w:val="a5"/>
        <w:ind w:leftChars="0" w:left="454"/>
        <w:rPr>
          <w:b/>
          <w:sz w:val="24"/>
        </w:rPr>
      </w:pPr>
    </w:p>
    <w:p w14:paraId="7D637E61" w14:textId="77777777" w:rsidR="00026A7E" w:rsidRPr="00CB2B3F" w:rsidRDefault="00026A7E" w:rsidP="00026A7E">
      <w:pPr>
        <w:spacing w:line="240" w:lineRule="auto"/>
        <w:jc w:val="left"/>
        <w:rPr>
          <w:snapToGrid w:val="0"/>
        </w:rPr>
      </w:pPr>
      <w:r w:rsidRPr="00CB2B3F">
        <w:rPr>
          <w:snapToGrid w:val="0"/>
        </w:rPr>
        <w:br w:type="page"/>
      </w:r>
    </w:p>
    <w:p w14:paraId="6CF4500A" w14:textId="77777777" w:rsidR="00026A7E" w:rsidRDefault="00026A7E" w:rsidP="00026A7E">
      <w:pPr>
        <w:pStyle w:val="1"/>
        <w:spacing w:after="480"/>
      </w:pPr>
      <w:bookmarkStart w:id="143" w:name="_Toc79769007"/>
      <w:r w:rsidRPr="00CB2B3F">
        <w:lastRenderedPageBreak/>
        <w:t>인허가</w:t>
      </w:r>
      <w:bookmarkEnd w:id="143"/>
    </w:p>
    <w:p w14:paraId="73AF72C3" w14:textId="77777777" w:rsidR="00026A7E" w:rsidRDefault="00026A7E" w:rsidP="00026A7E">
      <w:pPr>
        <w:rPr>
          <w:color w:val="4C1B12"/>
        </w:rPr>
      </w:pPr>
    </w:p>
    <w:p w14:paraId="2CD288AB" w14:textId="77777777" w:rsidR="00026A7E" w:rsidRPr="00CB2B3F" w:rsidRDefault="00026A7E" w:rsidP="00026A7E">
      <w:pPr>
        <w:rPr>
          <w:color w:val="4C1B12"/>
        </w:rPr>
      </w:pPr>
      <w:r>
        <w:rPr>
          <w:noProof/>
        </w:rPr>
        <w:drawing>
          <wp:anchor distT="0" distB="0" distL="114300" distR="114300" simplePos="0" relativeHeight="251661312" behindDoc="1" locked="1" layoutInCell="1" allowOverlap="0" wp14:anchorId="34D8223C" wp14:editId="0A15C90A">
            <wp:simplePos x="0" y="0"/>
            <wp:positionH relativeFrom="column">
              <wp:posOffset>-36195</wp:posOffset>
            </wp:positionH>
            <wp:positionV relativeFrom="margin">
              <wp:posOffset>-635</wp:posOffset>
            </wp:positionV>
            <wp:extent cx="6174000" cy="806400"/>
            <wp:effectExtent l="0" t="0" r="0" b="0"/>
            <wp:wrapNone/>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1DC45" w14:textId="77777777" w:rsidR="00026A7E" w:rsidRPr="00652AAA" w:rsidRDefault="00026A7E" w:rsidP="00026A7E">
      <w:pPr>
        <w:pStyle w:val="a5"/>
        <w:numPr>
          <w:ilvl w:val="0"/>
          <w:numId w:val="19"/>
        </w:numPr>
        <w:spacing w:before="240" w:after="240"/>
        <w:ind w:leftChars="0"/>
        <w:outlineLvl w:val="1"/>
        <w:rPr>
          <w:b/>
          <w:color w:val="5D2A2C" w:themeColor="text2"/>
          <w:sz w:val="24"/>
        </w:rPr>
      </w:pPr>
      <w:r w:rsidRPr="00652AAA">
        <w:rPr>
          <w:b/>
          <w:color w:val="5D2A2C" w:themeColor="text2"/>
          <w:sz w:val="24"/>
        </w:rPr>
        <w:t>대상회사</w:t>
      </w:r>
      <w:r w:rsidRPr="00652AAA">
        <w:rPr>
          <w:b/>
          <w:color w:val="5D2A2C" w:themeColor="text2"/>
          <w:sz w:val="24"/>
        </w:rPr>
        <w:t xml:space="preserve"> </w:t>
      </w:r>
      <w:r w:rsidRPr="00652AAA">
        <w:rPr>
          <w:b/>
          <w:color w:val="5D2A2C" w:themeColor="text2"/>
          <w:sz w:val="24"/>
        </w:rPr>
        <w:t>인허가</w:t>
      </w:r>
    </w:p>
    <w:p w14:paraId="44FBF5DE" w14:textId="77777777" w:rsidR="00026A7E" w:rsidRPr="00CB2B3F" w:rsidRDefault="00026A7E" w:rsidP="00026A7E">
      <w:pPr>
        <w:pStyle w:val="a5"/>
        <w:numPr>
          <w:ilvl w:val="0"/>
          <w:numId w:val="6"/>
        </w:numPr>
        <w:spacing w:after="240"/>
        <w:ind w:leftChars="0"/>
        <w:rPr>
          <w:b/>
          <w:snapToGrid w:val="0"/>
          <w:szCs w:val="22"/>
        </w:rPr>
      </w:pPr>
      <w:r w:rsidRPr="00CB2B3F">
        <w:rPr>
          <w:b/>
          <w:szCs w:val="22"/>
        </w:rPr>
        <w:t>인허가</w:t>
      </w:r>
      <w:r w:rsidRPr="00CB2B3F">
        <w:rPr>
          <w:b/>
          <w:szCs w:val="22"/>
        </w:rPr>
        <w:t xml:space="preserve"> </w:t>
      </w:r>
      <w:r w:rsidRPr="00CB2B3F">
        <w:rPr>
          <w:b/>
          <w:szCs w:val="22"/>
        </w:rPr>
        <w:t>현황</w:t>
      </w:r>
    </w:p>
    <w:p w14:paraId="11142556" w14:textId="77777777" w:rsidR="00026A7E" w:rsidRPr="00CB2B3F" w:rsidRDefault="00026A7E" w:rsidP="00026A7E">
      <w:pPr>
        <w:pStyle w:val="a5"/>
        <w:spacing w:after="240"/>
        <w:ind w:leftChars="0" w:left="907"/>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w:t>
      </w:r>
      <w:r w:rsidRPr="00CB2B3F">
        <w:rPr>
          <w:szCs w:val="22"/>
        </w:rPr>
        <w:t>대상회사는</w:t>
      </w:r>
      <w:r w:rsidRPr="00CB2B3F">
        <w:rPr>
          <w:szCs w:val="22"/>
        </w:rPr>
        <w:t xml:space="preserve"> </w:t>
      </w:r>
      <w:r w:rsidRPr="00CB2B3F">
        <w:rPr>
          <w:szCs w:val="22"/>
        </w:rPr>
        <w:t>다음의</w:t>
      </w:r>
      <w:r w:rsidRPr="00CB2B3F">
        <w:rPr>
          <w:szCs w:val="22"/>
        </w:rPr>
        <w:t xml:space="preserve"> </w:t>
      </w:r>
      <w:r w:rsidRPr="00CB2B3F">
        <w:rPr>
          <w:szCs w:val="22"/>
        </w:rPr>
        <w:t>인허가를</w:t>
      </w:r>
      <w:r w:rsidRPr="00CB2B3F">
        <w:rPr>
          <w:szCs w:val="22"/>
        </w:rPr>
        <w:t xml:space="preserve"> </w:t>
      </w:r>
      <w:r w:rsidRPr="00CB2B3F">
        <w:rPr>
          <w:szCs w:val="22"/>
        </w:rPr>
        <w:t>취득하여</w:t>
      </w:r>
      <w:r w:rsidRPr="00CB2B3F">
        <w:rPr>
          <w:szCs w:val="22"/>
        </w:rPr>
        <w:t xml:space="preserve"> </w:t>
      </w:r>
      <w:r w:rsidRPr="00CB2B3F">
        <w:rPr>
          <w:szCs w:val="22"/>
        </w:rPr>
        <w:t>보유하고</w:t>
      </w:r>
      <w:r w:rsidRPr="00CB2B3F">
        <w:rPr>
          <w:szCs w:val="22"/>
        </w:rPr>
        <w:t xml:space="preserve"> </w:t>
      </w:r>
      <w:r w:rsidRPr="00CB2B3F">
        <w:rPr>
          <w:szCs w:val="22"/>
        </w:rPr>
        <w:t>있으며</w:t>
      </w:r>
      <w:r w:rsidRPr="00CB2B3F">
        <w:rPr>
          <w:szCs w:val="22"/>
        </w:rPr>
        <w:t xml:space="preserve">, </w:t>
      </w:r>
      <w:r w:rsidRPr="00CB2B3F">
        <w:rPr>
          <w:szCs w:val="22"/>
        </w:rPr>
        <w:t>각</w:t>
      </w:r>
      <w:r w:rsidRPr="00CB2B3F">
        <w:rPr>
          <w:szCs w:val="22"/>
        </w:rPr>
        <w:t xml:space="preserve"> </w:t>
      </w:r>
      <w:r w:rsidRPr="00CB2B3F">
        <w:rPr>
          <w:szCs w:val="22"/>
        </w:rPr>
        <w:t>인허가에</w:t>
      </w:r>
      <w:r w:rsidRPr="00CB2B3F">
        <w:rPr>
          <w:szCs w:val="22"/>
        </w:rPr>
        <w:t xml:space="preserve"> </w:t>
      </w:r>
      <w:r w:rsidRPr="00CB2B3F">
        <w:rPr>
          <w:szCs w:val="22"/>
        </w:rPr>
        <w:t>대한</w:t>
      </w:r>
      <w:r w:rsidRPr="00CB2B3F">
        <w:rPr>
          <w:szCs w:val="22"/>
        </w:rPr>
        <w:t xml:space="preserve"> </w:t>
      </w:r>
      <w:r w:rsidRPr="00CB2B3F">
        <w:rPr>
          <w:szCs w:val="22"/>
        </w:rPr>
        <w:t>등록증</w:t>
      </w:r>
      <w:r w:rsidRPr="00CB2B3F">
        <w:rPr>
          <w:szCs w:val="22"/>
        </w:rPr>
        <w:t xml:space="preserve"> </w:t>
      </w:r>
      <w:r w:rsidRPr="00CB2B3F">
        <w:rPr>
          <w:szCs w:val="22"/>
        </w:rPr>
        <w:t>및</w:t>
      </w:r>
      <w:r w:rsidRPr="00CB2B3F">
        <w:rPr>
          <w:szCs w:val="22"/>
        </w:rPr>
        <w:t xml:space="preserve"> </w:t>
      </w:r>
      <w:r w:rsidRPr="00CB2B3F">
        <w:rPr>
          <w:szCs w:val="22"/>
        </w:rPr>
        <w:t>신고등이</w:t>
      </w:r>
      <w:r w:rsidRPr="00CB2B3F">
        <w:rPr>
          <w:szCs w:val="22"/>
        </w:rPr>
        <w:t xml:space="preserve"> </w:t>
      </w:r>
      <w:r w:rsidRPr="00CB2B3F">
        <w:rPr>
          <w:szCs w:val="22"/>
        </w:rPr>
        <w:t>제공됨</w:t>
      </w:r>
      <w:r w:rsidRPr="00CB2B3F">
        <w:rPr>
          <w:szCs w:val="22"/>
        </w:rPr>
        <w:t xml:space="preserve">. </w:t>
      </w:r>
      <w:r w:rsidRPr="00CB2B3F">
        <w:rPr>
          <w:szCs w:val="22"/>
        </w:rPr>
        <w:t>답변에</w:t>
      </w:r>
      <w:r w:rsidRPr="00CB2B3F">
        <w:rPr>
          <w:szCs w:val="22"/>
        </w:rPr>
        <w:t xml:space="preserve"> </w:t>
      </w:r>
      <w:r w:rsidRPr="00CB2B3F">
        <w:rPr>
          <w:szCs w:val="22"/>
        </w:rPr>
        <w:t>따르면</w:t>
      </w:r>
      <w:r w:rsidRPr="00CB2B3F">
        <w:rPr>
          <w:szCs w:val="22"/>
        </w:rPr>
        <w:t xml:space="preserve"> </w:t>
      </w:r>
      <w:r w:rsidRPr="00CB2B3F">
        <w:rPr>
          <w:szCs w:val="22"/>
        </w:rPr>
        <w:t>대상회사는</w:t>
      </w:r>
      <w:r w:rsidRPr="00CB2B3F">
        <w:rPr>
          <w:szCs w:val="22"/>
        </w:rPr>
        <w:t xml:space="preserve"> </w:t>
      </w:r>
      <w:r w:rsidRPr="00CB2B3F">
        <w:rPr>
          <w:szCs w:val="22"/>
        </w:rPr>
        <w:t>사업을</w:t>
      </w:r>
      <w:r w:rsidRPr="00CB2B3F">
        <w:rPr>
          <w:szCs w:val="22"/>
        </w:rPr>
        <w:t xml:space="preserve"> </w:t>
      </w:r>
      <w:r w:rsidRPr="00CB2B3F">
        <w:rPr>
          <w:szCs w:val="22"/>
        </w:rPr>
        <w:t>영위하는데</w:t>
      </w:r>
      <w:r w:rsidRPr="00CB2B3F">
        <w:rPr>
          <w:szCs w:val="22"/>
        </w:rPr>
        <w:t xml:space="preserve"> </w:t>
      </w:r>
      <w:r w:rsidRPr="00CB2B3F">
        <w:rPr>
          <w:szCs w:val="22"/>
        </w:rPr>
        <w:t>필요한</w:t>
      </w:r>
      <w:r w:rsidRPr="00CB2B3F">
        <w:rPr>
          <w:szCs w:val="22"/>
        </w:rPr>
        <w:t xml:space="preserve"> </w:t>
      </w:r>
      <w:r w:rsidRPr="00CB2B3F">
        <w:rPr>
          <w:szCs w:val="22"/>
        </w:rPr>
        <w:t>모든</w:t>
      </w:r>
      <w:r w:rsidRPr="00CB2B3F">
        <w:rPr>
          <w:szCs w:val="22"/>
        </w:rPr>
        <w:t xml:space="preserve"> </w:t>
      </w:r>
      <w:r w:rsidRPr="00CB2B3F">
        <w:rPr>
          <w:szCs w:val="22"/>
        </w:rPr>
        <w:t>인허가를</w:t>
      </w:r>
      <w:r w:rsidRPr="00CB2B3F">
        <w:rPr>
          <w:szCs w:val="22"/>
        </w:rPr>
        <w:t xml:space="preserve"> </w:t>
      </w:r>
      <w:r w:rsidRPr="00CB2B3F">
        <w:rPr>
          <w:szCs w:val="22"/>
        </w:rPr>
        <w:t>구비하고</w:t>
      </w:r>
      <w:r w:rsidRPr="00CB2B3F">
        <w:rPr>
          <w:szCs w:val="22"/>
        </w:rPr>
        <w:t xml:space="preserve"> </w:t>
      </w:r>
      <w:r w:rsidRPr="00CB2B3F">
        <w:rPr>
          <w:szCs w:val="22"/>
        </w:rPr>
        <w:t>있다고</w:t>
      </w:r>
      <w:r w:rsidRPr="00CB2B3F">
        <w:rPr>
          <w:szCs w:val="22"/>
        </w:rPr>
        <w:t xml:space="preserve"> </w:t>
      </w:r>
      <w:r w:rsidRPr="00CB2B3F">
        <w:rPr>
          <w:szCs w:val="22"/>
        </w:rPr>
        <w:t>함</w:t>
      </w:r>
      <w:r w:rsidRPr="00CB2B3F">
        <w:rPr>
          <w:szCs w:val="22"/>
        </w:rPr>
        <w:t xml:space="preserve">. </w:t>
      </w:r>
      <w:r w:rsidRPr="00CB2B3F">
        <w:rPr>
          <w:szCs w:val="22"/>
        </w:rPr>
        <w:t>대상회사가</w:t>
      </w:r>
      <w:r w:rsidRPr="00CB2B3F">
        <w:rPr>
          <w:szCs w:val="22"/>
        </w:rPr>
        <w:t xml:space="preserve"> </w:t>
      </w:r>
      <w:r w:rsidRPr="00CB2B3F">
        <w:rPr>
          <w:szCs w:val="22"/>
        </w:rPr>
        <w:t>현재</w:t>
      </w:r>
      <w:r w:rsidRPr="00CB2B3F">
        <w:rPr>
          <w:szCs w:val="22"/>
        </w:rPr>
        <w:t xml:space="preserve"> </w:t>
      </w:r>
      <w:r w:rsidRPr="00CB2B3F">
        <w:rPr>
          <w:szCs w:val="22"/>
        </w:rPr>
        <w:t>보유하고</w:t>
      </w:r>
      <w:r w:rsidRPr="00CB2B3F">
        <w:rPr>
          <w:szCs w:val="22"/>
        </w:rPr>
        <w:t xml:space="preserve"> </w:t>
      </w:r>
      <w:r w:rsidRPr="00CB2B3F">
        <w:rPr>
          <w:szCs w:val="22"/>
        </w:rPr>
        <w:t>있는</w:t>
      </w:r>
      <w:r w:rsidRPr="00CB2B3F">
        <w:rPr>
          <w:szCs w:val="22"/>
        </w:rPr>
        <w:t xml:space="preserve"> </w:t>
      </w:r>
      <w:r w:rsidRPr="00CB2B3F">
        <w:rPr>
          <w:szCs w:val="22"/>
        </w:rPr>
        <w:t>인허가</w:t>
      </w:r>
      <w:r w:rsidRPr="00CB2B3F">
        <w:rPr>
          <w:szCs w:val="22"/>
        </w:rPr>
        <w:t xml:space="preserve"> </w:t>
      </w:r>
      <w:r w:rsidRPr="00CB2B3F">
        <w:rPr>
          <w:szCs w:val="22"/>
        </w:rPr>
        <w:t>현황은</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w:t>
      </w:r>
      <w:r>
        <w:rPr>
          <w:szCs w:val="22"/>
        </w:rPr>
        <w:t xml:space="preserve"> </w:t>
      </w:r>
    </w:p>
    <w:tbl>
      <w:tblPr>
        <w:tblW w:w="8732" w:type="dxa"/>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886"/>
        <w:gridCol w:w="2923"/>
        <w:gridCol w:w="2923"/>
      </w:tblGrid>
      <w:tr w:rsidR="00026A7E" w:rsidRPr="00CB2B3F" w14:paraId="158EED88" w14:textId="77777777" w:rsidTr="0091358C">
        <w:trPr>
          <w:trHeight w:val="454"/>
          <w:tblHeader/>
        </w:trPr>
        <w:tc>
          <w:tcPr>
            <w:tcW w:w="2886" w:type="dxa"/>
            <w:tcBorders>
              <w:top w:val="single" w:sz="12" w:space="0" w:color="404040" w:themeColor="text1" w:themeTint="BF"/>
              <w:bottom w:val="single" w:sz="4" w:space="0" w:color="404040" w:themeColor="text1" w:themeTint="BF"/>
            </w:tcBorders>
            <w:shd w:val="clear" w:color="auto" w:fill="DEEEEE"/>
            <w:vAlign w:val="center"/>
          </w:tcPr>
          <w:p w14:paraId="4CE905FE"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인허가명</w:t>
            </w:r>
          </w:p>
        </w:tc>
        <w:tc>
          <w:tcPr>
            <w:tcW w:w="2923" w:type="dxa"/>
            <w:tcBorders>
              <w:top w:val="single" w:sz="12" w:space="0" w:color="404040" w:themeColor="text1" w:themeTint="BF"/>
              <w:bottom w:val="single" w:sz="4" w:space="0" w:color="404040" w:themeColor="text1" w:themeTint="BF"/>
            </w:tcBorders>
            <w:shd w:val="clear" w:color="auto" w:fill="DEEEEE"/>
            <w:vAlign w:val="center"/>
          </w:tcPr>
          <w:p w14:paraId="2297D27E"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발급기관</w:t>
            </w:r>
          </w:p>
        </w:tc>
        <w:tc>
          <w:tcPr>
            <w:tcW w:w="2923" w:type="dxa"/>
            <w:tcBorders>
              <w:top w:val="single" w:sz="12" w:space="0" w:color="404040" w:themeColor="text1" w:themeTint="BF"/>
              <w:bottom w:val="single" w:sz="4" w:space="0" w:color="404040" w:themeColor="text1" w:themeTint="BF"/>
            </w:tcBorders>
            <w:shd w:val="clear" w:color="auto" w:fill="DEEEEE"/>
            <w:vAlign w:val="center"/>
          </w:tcPr>
          <w:p w14:paraId="3572F0DC" w14:textId="77777777" w:rsidR="00026A7E" w:rsidRPr="00CB2B3F" w:rsidRDefault="00026A7E" w:rsidP="0091358C">
            <w:pPr>
              <w:pStyle w:val="a5"/>
              <w:spacing w:line="280" w:lineRule="atLeast"/>
              <w:ind w:leftChars="0" w:left="0"/>
              <w:jc w:val="center"/>
              <w:rPr>
                <w:b/>
                <w:sz w:val="20"/>
                <w:szCs w:val="20"/>
              </w:rPr>
            </w:pPr>
            <w:r>
              <w:rPr>
                <w:rFonts w:hint="eastAsia"/>
                <w:b/>
                <w:sz w:val="20"/>
                <w:szCs w:val="20"/>
              </w:rPr>
              <w:t>본건</w:t>
            </w:r>
            <w:r>
              <w:rPr>
                <w:rFonts w:hint="eastAsia"/>
                <w:b/>
                <w:sz w:val="20"/>
                <w:szCs w:val="20"/>
              </w:rPr>
              <w:t xml:space="preserve"> </w:t>
            </w:r>
            <w:r>
              <w:rPr>
                <w:rFonts w:hint="eastAsia"/>
                <w:b/>
                <w:sz w:val="20"/>
                <w:szCs w:val="20"/>
              </w:rPr>
              <w:t>거래</w:t>
            </w:r>
            <w:r>
              <w:rPr>
                <w:rFonts w:hint="eastAsia"/>
                <w:b/>
                <w:sz w:val="20"/>
                <w:szCs w:val="20"/>
              </w:rPr>
              <w:t xml:space="preserve"> </w:t>
            </w:r>
            <w:r>
              <w:rPr>
                <w:rFonts w:hint="eastAsia"/>
                <w:b/>
                <w:sz w:val="20"/>
                <w:szCs w:val="20"/>
              </w:rPr>
              <w:t>관련</w:t>
            </w:r>
            <w:r>
              <w:rPr>
                <w:rFonts w:hint="eastAsia"/>
                <w:b/>
                <w:sz w:val="20"/>
                <w:szCs w:val="20"/>
              </w:rPr>
              <w:t xml:space="preserve"> </w:t>
            </w:r>
            <w:r>
              <w:rPr>
                <w:rFonts w:hint="eastAsia"/>
                <w:b/>
                <w:sz w:val="20"/>
                <w:szCs w:val="20"/>
              </w:rPr>
              <w:t>필요한</w:t>
            </w:r>
            <w:r>
              <w:rPr>
                <w:rFonts w:hint="eastAsia"/>
                <w:b/>
                <w:sz w:val="20"/>
                <w:szCs w:val="20"/>
              </w:rPr>
              <w:t xml:space="preserve"> </w:t>
            </w:r>
            <w:r>
              <w:rPr>
                <w:rFonts w:hint="eastAsia"/>
                <w:b/>
                <w:sz w:val="20"/>
                <w:szCs w:val="20"/>
              </w:rPr>
              <w:t>조치</w:t>
            </w:r>
          </w:p>
        </w:tc>
      </w:tr>
      <w:tr w:rsidR="00026A7E" w:rsidRPr="00CB2B3F" w14:paraId="31BB39CB" w14:textId="77777777" w:rsidTr="0091358C">
        <w:trPr>
          <w:trHeight w:val="454"/>
        </w:trPr>
        <w:tc>
          <w:tcPr>
            <w:tcW w:w="4338" w:type="dxa"/>
            <w:tcBorders>
              <w:top w:val="single" w:sz="4" w:space="0" w:color="404040" w:themeColor="text1" w:themeTint="BF"/>
            </w:tcBorders>
            <w:shd w:val="clear" w:color="auto" w:fill="auto"/>
            <w:vAlign w:val="center"/>
          </w:tcPr>
          <w:p w14:paraId="273B4A6E" w14:textId="77777777" w:rsidR="00026A7E" w:rsidRPr="00CB2B3F" w:rsidDel="00CE1190" w:rsidRDefault="00026A7E" w:rsidP="0091358C">
            <w:pPr>
              <w:pStyle w:val="a5"/>
              <w:spacing w:line="280" w:lineRule="atLeast"/>
              <w:ind w:leftChars="0" w:left="0"/>
              <w:rPr>
                <w:sz w:val="20"/>
                <w:szCs w:val="20"/>
              </w:rPr>
            </w:pPr>
            <w:r w:rsidRPr="00CB2B3F">
              <w:rPr>
                <w:sz w:val="20"/>
                <w:szCs w:val="20"/>
              </w:rPr>
              <w:t>건설업등록증</w:t>
            </w:r>
            <w:r w:rsidRPr="00CB2B3F">
              <w:rPr>
                <w:sz w:val="20"/>
                <w:szCs w:val="20"/>
              </w:rPr>
              <w:t>(</w:t>
            </w:r>
            <w:r w:rsidRPr="00CB2B3F">
              <w:rPr>
                <w:sz w:val="20"/>
                <w:szCs w:val="20"/>
              </w:rPr>
              <w:t>금속구조물</w:t>
            </w:r>
            <w:r w:rsidRPr="00CB2B3F">
              <w:rPr>
                <w:sz w:val="20"/>
                <w:szCs w:val="20"/>
              </w:rPr>
              <w:t>·</w:t>
            </w:r>
            <w:r w:rsidRPr="00CB2B3F">
              <w:rPr>
                <w:sz w:val="20"/>
                <w:szCs w:val="20"/>
              </w:rPr>
              <w:t>창호</w:t>
            </w:r>
            <w:r w:rsidRPr="00CB2B3F">
              <w:rPr>
                <w:sz w:val="20"/>
                <w:szCs w:val="20"/>
              </w:rPr>
              <w:t>·</w:t>
            </w:r>
            <w:r w:rsidRPr="00CB2B3F">
              <w:rPr>
                <w:sz w:val="20"/>
                <w:szCs w:val="20"/>
              </w:rPr>
              <w:t>온실공사업</w:t>
            </w:r>
            <w:r w:rsidRPr="00CB2B3F">
              <w:rPr>
                <w:sz w:val="20"/>
                <w:szCs w:val="20"/>
              </w:rPr>
              <w:t>)</w:t>
            </w:r>
          </w:p>
        </w:tc>
        <w:tc>
          <w:tcPr>
            <w:tcW w:w="4394" w:type="dxa"/>
            <w:tcBorders>
              <w:top w:val="single" w:sz="4" w:space="0" w:color="404040" w:themeColor="text1" w:themeTint="BF"/>
            </w:tcBorders>
            <w:shd w:val="clear" w:color="auto" w:fill="auto"/>
            <w:vAlign w:val="center"/>
          </w:tcPr>
          <w:p w14:paraId="28A33781" w14:textId="77777777" w:rsidR="00026A7E" w:rsidRPr="00CB2B3F" w:rsidDel="00CE1190" w:rsidRDefault="00026A7E" w:rsidP="0091358C">
            <w:pPr>
              <w:pStyle w:val="a5"/>
              <w:spacing w:line="280" w:lineRule="atLeast"/>
              <w:ind w:leftChars="0" w:left="0"/>
              <w:rPr>
                <w:sz w:val="20"/>
                <w:szCs w:val="20"/>
              </w:rPr>
            </w:pPr>
            <w:r w:rsidRPr="00CB2B3F">
              <w:rPr>
                <w:sz w:val="20"/>
                <w:szCs w:val="20"/>
              </w:rPr>
              <w:t>안산시장</w:t>
            </w:r>
          </w:p>
        </w:tc>
        <w:tc>
          <w:tcPr>
            <w:tcW w:w="4394" w:type="dxa"/>
            <w:vMerge w:val="restart"/>
            <w:tcBorders>
              <w:top w:val="single" w:sz="4" w:space="0" w:color="404040" w:themeColor="text1" w:themeTint="BF"/>
            </w:tcBorders>
            <w:vAlign w:val="center"/>
          </w:tcPr>
          <w:p w14:paraId="189505AA" w14:textId="77777777" w:rsidR="00026A7E" w:rsidRDefault="00026A7E" w:rsidP="0091358C">
            <w:pPr>
              <w:pStyle w:val="a5"/>
              <w:spacing w:line="280" w:lineRule="atLeast"/>
              <w:ind w:leftChars="0" w:left="0"/>
              <w:rPr>
                <w:sz w:val="20"/>
                <w:szCs w:val="20"/>
              </w:rPr>
            </w:pPr>
            <w:r>
              <w:rPr>
                <w:rFonts w:hint="eastAsia"/>
                <w:sz w:val="20"/>
                <w:szCs w:val="20"/>
              </w:rPr>
              <w:t>최대주주</w:t>
            </w:r>
            <w:r>
              <w:rPr>
                <w:rFonts w:hint="eastAsia"/>
                <w:sz w:val="20"/>
                <w:szCs w:val="20"/>
              </w:rPr>
              <w:t xml:space="preserve"> </w:t>
            </w:r>
            <w:r>
              <w:rPr>
                <w:rFonts w:hint="eastAsia"/>
                <w:sz w:val="20"/>
                <w:szCs w:val="20"/>
              </w:rPr>
              <w:t>변경에</w:t>
            </w:r>
            <w:r>
              <w:rPr>
                <w:rFonts w:hint="eastAsia"/>
                <w:sz w:val="20"/>
                <w:szCs w:val="20"/>
              </w:rPr>
              <w:t xml:space="preserve"> </w:t>
            </w:r>
            <w:r>
              <w:rPr>
                <w:rFonts w:hint="eastAsia"/>
                <w:sz w:val="20"/>
                <w:szCs w:val="20"/>
              </w:rPr>
              <w:t>따라서</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절차</w:t>
            </w:r>
            <w:r>
              <w:rPr>
                <w:rFonts w:hint="eastAsia"/>
                <w:sz w:val="20"/>
                <w:szCs w:val="20"/>
              </w:rPr>
              <w:t xml:space="preserve"> </w:t>
            </w:r>
            <w:r>
              <w:rPr>
                <w:rFonts w:hint="eastAsia"/>
                <w:sz w:val="20"/>
                <w:szCs w:val="20"/>
              </w:rPr>
              <w:t>없음</w:t>
            </w:r>
            <w:r>
              <w:rPr>
                <w:rFonts w:hint="eastAsia"/>
                <w:sz w:val="20"/>
                <w:szCs w:val="20"/>
              </w:rPr>
              <w:t>.</w:t>
            </w:r>
            <w:r>
              <w:rPr>
                <w:sz w:val="20"/>
                <w:szCs w:val="20"/>
              </w:rPr>
              <w:br/>
            </w:r>
          </w:p>
          <w:p w14:paraId="28070E45" w14:textId="77777777" w:rsidR="00026A7E" w:rsidRPr="00CB2B3F" w:rsidRDefault="00026A7E" w:rsidP="0091358C">
            <w:pPr>
              <w:pStyle w:val="a5"/>
              <w:spacing w:line="280" w:lineRule="atLeast"/>
              <w:ind w:leftChars="0" w:left="0"/>
              <w:rPr>
                <w:sz w:val="20"/>
                <w:szCs w:val="20"/>
              </w:rPr>
            </w:pPr>
            <w:r>
              <w:rPr>
                <w:rFonts w:hint="eastAsia"/>
                <w:sz w:val="20"/>
                <w:szCs w:val="20"/>
              </w:rPr>
              <w:t>사후신청</w:t>
            </w:r>
            <w:r>
              <w:rPr>
                <w:rFonts w:hint="eastAsia"/>
                <w:sz w:val="20"/>
                <w:szCs w:val="20"/>
              </w:rPr>
              <w:t>:</w:t>
            </w:r>
            <w:r>
              <w:rPr>
                <w:sz w:val="20"/>
                <w:szCs w:val="20"/>
              </w:rPr>
              <w:t xml:space="preserve"> </w:t>
            </w:r>
            <w:r>
              <w:rPr>
                <w:rFonts w:hint="eastAsia"/>
                <w:sz w:val="20"/>
                <w:szCs w:val="20"/>
              </w:rPr>
              <w:t>대표자</w:t>
            </w:r>
            <w:r>
              <w:rPr>
                <w:rFonts w:hint="eastAsia"/>
                <w:sz w:val="20"/>
                <w:szCs w:val="20"/>
              </w:rPr>
              <w:t xml:space="preserve"> </w:t>
            </w:r>
            <w:proofErr w:type="spellStart"/>
            <w:r>
              <w:rPr>
                <w:rFonts w:hint="eastAsia"/>
                <w:sz w:val="20"/>
                <w:szCs w:val="20"/>
              </w:rPr>
              <w:t>변경시</w:t>
            </w:r>
            <w:proofErr w:type="spellEnd"/>
            <w:r>
              <w:rPr>
                <w:rFonts w:hint="eastAsia"/>
                <w:sz w:val="20"/>
                <w:szCs w:val="20"/>
              </w:rPr>
              <w:t xml:space="preserve"> </w:t>
            </w:r>
            <w:r>
              <w:rPr>
                <w:sz w:val="20"/>
                <w:szCs w:val="20"/>
              </w:rPr>
              <w:t>30</w:t>
            </w:r>
            <w:r>
              <w:rPr>
                <w:rFonts w:hint="eastAsia"/>
                <w:sz w:val="20"/>
                <w:szCs w:val="20"/>
              </w:rPr>
              <w:t>일</w:t>
            </w:r>
            <w:r>
              <w:rPr>
                <w:rFonts w:hint="eastAsia"/>
                <w:sz w:val="20"/>
                <w:szCs w:val="20"/>
              </w:rPr>
              <w:t xml:space="preserve"> </w:t>
            </w:r>
            <w:r>
              <w:rPr>
                <w:rFonts w:hint="eastAsia"/>
                <w:sz w:val="20"/>
                <w:szCs w:val="20"/>
              </w:rPr>
              <w:t>이내에</w:t>
            </w:r>
            <w:r>
              <w:rPr>
                <w:rFonts w:hint="eastAsia"/>
                <w:sz w:val="20"/>
                <w:szCs w:val="20"/>
              </w:rPr>
              <w:t xml:space="preserve"> </w:t>
            </w:r>
            <w:proofErr w:type="spellStart"/>
            <w:r>
              <w:rPr>
                <w:rFonts w:hint="eastAsia"/>
                <w:sz w:val="20"/>
                <w:szCs w:val="20"/>
              </w:rPr>
              <w:t>국토교통부장관에게</w:t>
            </w:r>
            <w:proofErr w:type="spellEnd"/>
            <w:r>
              <w:rPr>
                <w:rFonts w:hint="eastAsia"/>
                <w:sz w:val="20"/>
                <w:szCs w:val="20"/>
              </w:rPr>
              <w:t xml:space="preserve"> </w:t>
            </w:r>
            <w:r>
              <w:rPr>
                <w:rFonts w:hint="eastAsia"/>
                <w:sz w:val="20"/>
                <w:szCs w:val="20"/>
              </w:rPr>
              <w:t>기재</w:t>
            </w:r>
            <w:r>
              <w:rPr>
                <w:rFonts w:hint="eastAsia"/>
                <w:sz w:val="20"/>
                <w:szCs w:val="20"/>
              </w:rPr>
              <w:t xml:space="preserve"> </w:t>
            </w:r>
            <w:r>
              <w:rPr>
                <w:rFonts w:hint="eastAsia"/>
                <w:sz w:val="20"/>
                <w:szCs w:val="20"/>
              </w:rPr>
              <w:t>사항의</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신청</w:t>
            </w:r>
            <w:r>
              <w:rPr>
                <w:rFonts w:hint="eastAsia"/>
                <w:sz w:val="20"/>
                <w:szCs w:val="20"/>
              </w:rPr>
              <w:t>(</w:t>
            </w:r>
            <w:r>
              <w:rPr>
                <w:rFonts w:hint="eastAsia"/>
                <w:sz w:val="20"/>
                <w:szCs w:val="20"/>
              </w:rPr>
              <w:t>건설산업기본법</w:t>
            </w:r>
            <w:r>
              <w:rPr>
                <w:rFonts w:hint="eastAsia"/>
                <w:sz w:val="20"/>
                <w:szCs w:val="20"/>
              </w:rPr>
              <w:t xml:space="preserve"> </w:t>
            </w:r>
            <w:r>
              <w:rPr>
                <w:rFonts w:hint="eastAsia"/>
                <w:sz w:val="20"/>
                <w:szCs w:val="20"/>
              </w:rPr>
              <w:t>제</w:t>
            </w:r>
            <w:r>
              <w:rPr>
                <w:rFonts w:hint="eastAsia"/>
                <w:sz w:val="20"/>
                <w:szCs w:val="20"/>
              </w:rPr>
              <w:t>9</w:t>
            </w:r>
            <w:r>
              <w:rPr>
                <w:rFonts w:hint="eastAsia"/>
                <w:sz w:val="20"/>
                <w:szCs w:val="20"/>
              </w:rPr>
              <w:t>조의</w:t>
            </w:r>
            <w:r>
              <w:rPr>
                <w:rFonts w:hint="eastAsia"/>
                <w:sz w:val="20"/>
                <w:szCs w:val="20"/>
              </w:rPr>
              <w:t>2</w:t>
            </w:r>
            <w:r>
              <w:rPr>
                <w:sz w:val="20"/>
                <w:szCs w:val="20"/>
              </w:rPr>
              <w:t>).</w:t>
            </w:r>
          </w:p>
        </w:tc>
      </w:tr>
      <w:tr w:rsidR="00026A7E" w:rsidRPr="00CB2B3F" w14:paraId="1CD31046" w14:textId="77777777" w:rsidTr="0091358C">
        <w:trPr>
          <w:trHeight w:val="454"/>
        </w:trPr>
        <w:tc>
          <w:tcPr>
            <w:tcW w:w="2886" w:type="dxa"/>
            <w:shd w:val="clear" w:color="auto" w:fill="auto"/>
            <w:vAlign w:val="center"/>
          </w:tcPr>
          <w:p w14:paraId="76A4FA95" w14:textId="77777777" w:rsidR="00026A7E" w:rsidRPr="00CB2B3F" w:rsidDel="00CE1190" w:rsidRDefault="00026A7E" w:rsidP="0091358C">
            <w:pPr>
              <w:pStyle w:val="a5"/>
              <w:spacing w:line="280" w:lineRule="atLeast"/>
              <w:ind w:leftChars="0" w:left="0"/>
              <w:rPr>
                <w:sz w:val="20"/>
                <w:szCs w:val="20"/>
              </w:rPr>
            </w:pPr>
            <w:r w:rsidRPr="00CB2B3F">
              <w:rPr>
                <w:sz w:val="20"/>
                <w:szCs w:val="20"/>
              </w:rPr>
              <w:t>건설업등록증</w:t>
            </w:r>
            <w:r w:rsidRPr="00CB2B3F">
              <w:rPr>
                <w:sz w:val="20"/>
                <w:szCs w:val="20"/>
              </w:rPr>
              <w:t>(</w:t>
            </w:r>
            <w:r w:rsidRPr="00CB2B3F">
              <w:rPr>
                <w:sz w:val="20"/>
                <w:szCs w:val="20"/>
              </w:rPr>
              <w:t>기계설비공사업</w:t>
            </w:r>
            <w:r w:rsidRPr="00CB2B3F">
              <w:rPr>
                <w:sz w:val="20"/>
                <w:szCs w:val="20"/>
              </w:rPr>
              <w:t>)</w:t>
            </w:r>
          </w:p>
        </w:tc>
        <w:tc>
          <w:tcPr>
            <w:tcW w:w="2923" w:type="dxa"/>
            <w:shd w:val="clear" w:color="auto" w:fill="auto"/>
            <w:vAlign w:val="center"/>
          </w:tcPr>
          <w:p w14:paraId="322E1E2A" w14:textId="77777777" w:rsidR="00026A7E" w:rsidRPr="00CB2B3F" w:rsidDel="00CE1190" w:rsidRDefault="00026A7E" w:rsidP="0091358C">
            <w:pPr>
              <w:pStyle w:val="a5"/>
              <w:spacing w:line="280" w:lineRule="atLeast"/>
              <w:ind w:leftChars="0" w:left="0"/>
              <w:rPr>
                <w:sz w:val="20"/>
                <w:szCs w:val="20"/>
              </w:rPr>
            </w:pPr>
            <w:r w:rsidRPr="00CB2B3F">
              <w:rPr>
                <w:sz w:val="20"/>
                <w:szCs w:val="20"/>
              </w:rPr>
              <w:t>안산시장</w:t>
            </w:r>
          </w:p>
        </w:tc>
        <w:tc>
          <w:tcPr>
            <w:tcW w:w="2923" w:type="dxa"/>
            <w:vMerge/>
          </w:tcPr>
          <w:p w14:paraId="2E480ACC" w14:textId="77777777" w:rsidR="00026A7E" w:rsidRPr="00CB2B3F" w:rsidRDefault="00026A7E" w:rsidP="0091358C">
            <w:pPr>
              <w:pStyle w:val="a5"/>
              <w:spacing w:line="280" w:lineRule="atLeast"/>
              <w:ind w:leftChars="0" w:left="0"/>
              <w:rPr>
                <w:sz w:val="20"/>
                <w:szCs w:val="20"/>
              </w:rPr>
            </w:pPr>
          </w:p>
        </w:tc>
      </w:tr>
      <w:tr w:rsidR="00026A7E" w:rsidRPr="00CB2B3F" w14:paraId="60998B86" w14:textId="77777777" w:rsidTr="0091358C">
        <w:trPr>
          <w:trHeight w:val="454"/>
        </w:trPr>
        <w:tc>
          <w:tcPr>
            <w:tcW w:w="2886" w:type="dxa"/>
            <w:shd w:val="clear" w:color="auto" w:fill="auto"/>
            <w:vAlign w:val="center"/>
          </w:tcPr>
          <w:p w14:paraId="682410F0" w14:textId="77777777" w:rsidR="00026A7E" w:rsidRPr="00CB2B3F" w:rsidDel="00CE1190" w:rsidRDefault="00026A7E" w:rsidP="0091358C">
            <w:pPr>
              <w:pStyle w:val="a5"/>
              <w:spacing w:line="280" w:lineRule="atLeast"/>
              <w:ind w:leftChars="0" w:left="0"/>
              <w:rPr>
                <w:sz w:val="20"/>
                <w:szCs w:val="20"/>
              </w:rPr>
            </w:pPr>
            <w:r w:rsidRPr="00CB2B3F">
              <w:rPr>
                <w:sz w:val="20"/>
                <w:szCs w:val="20"/>
              </w:rPr>
              <w:t>건설업등록증</w:t>
            </w:r>
            <w:r w:rsidRPr="00CB2B3F">
              <w:rPr>
                <w:sz w:val="20"/>
                <w:szCs w:val="20"/>
              </w:rPr>
              <w:t>(</w:t>
            </w:r>
            <w:r w:rsidRPr="00CB2B3F">
              <w:rPr>
                <w:sz w:val="20"/>
                <w:szCs w:val="20"/>
              </w:rPr>
              <w:t>실내건축공사업</w:t>
            </w:r>
            <w:r w:rsidRPr="00CB2B3F">
              <w:rPr>
                <w:sz w:val="20"/>
                <w:szCs w:val="20"/>
              </w:rPr>
              <w:t>)</w:t>
            </w:r>
          </w:p>
        </w:tc>
        <w:tc>
          <w:tcPr>
            <w:tcW w:w="2923" w:type="dxa"/>
            <w:shd w:val="clear" w:color="auto" w:fill="auto"/>
            <w:vAlign w:val="center"/>
          </w:tcPr>
          <w:p w14:paraId="4AAABA47" w14:textId="77777777" w:rsidR="00026A7E" w:rsidRPr="00CB2B3F" w:rsidDel="00CE1190" w:rsidRDefault="00026A7E" w:rsidP="0091358C">
            <w:pPr>
              <w:pStyle w:val="a5"/>
              <w:spacing w:line="280" w:lineRule="atLeast"/>
              <w:ind w:leftChars="0" w:left="0"/>
              <w:rPr>
                <w:sz w:val="20"/>
                <w:szCs w:val="20"/>
              </w:rPr>
            </w:pPr>
            <w:r w:rsidRPr="00CB2B3F">
              <w:rPr>
                <w:sz w:val="20"/>
                <w:szCs w:val="20"/>
              </w:rPr>
              <w:t>안산시장</w:t>
            </w:r>
          </w:p>
        </w:tc>
        <w:tc>
          <w:tcPr>
            <w:tcW w:w="2923" w:type="dxa"/>
            <w:vMerge/>
          </w:tcPr>
          <w:p w14:paraId="12B90FA3" w14:textId="77777777" w:rsidR="00026A7E" w:rsidRPr="00CB2B3F" w:rsidRDefault="00026A7E" w:rsidP="0091358C">
            <w:pPr>
              <w:pStyle w:val="a5"/>
              <w:spacing w:line="280" w:lineRule="atLeast"/>
              <w:ind w:leftChars="0" w:left="0"/>
              <w:rPr>
                <w:sz w:val="20"/>
                <w:szCs w:val="20"/>
              </w:rPr>
            </w:pPr>
          </w:p>
        </w:tc>
      </w:tr>
      <w:tr w:rsidR="00026A7E" w:rsidRPr="00CB2B3F" w14:paraId="5C4665FB" w14:textId="77777777" w:rsidTr="0091358C">
        <w:trPr>
          <w:trHeight w:val="454"/>
        </w:trPr>
        <w:tc>
          <w:tcPr>
            <w:tcW w:w="2886" w:type="dxa"/>
            <w:shd w:val="clear" w:color="auto" w:fill="auto"/>
            <w:vAlign w:val="center"/>
          </w:tcPr>
          <w:p w14:paraId="7D8A6D11" w14:textId="77777777" w:rsidR="00026A7E" w:rsidRPr="00CB2B3F" w:rsidDel="00CE1190" w:rsidRDefault="00026A7E" w:rsidP="0091358C">
            <w:pPr>
              <w:pStyle w:val="a5"/>
              <w:spacing w:line="280" w:lineRule="atLeast"/>
              <w:ind w:leftChars="0" w:left="0"/>
              <w:rPr>
                <w:sz w:val="20"/>
                <w:szCs w:val="20"/>
              </w:rPr>
            </w:pPr>
            <w:r w:rsidRPr="00CB2B3F">
              <w:rPr>
                <w:sz w:val="20"/>
                <w:szCs w:val="20"/>
              </w:rPr>
              <w:t>건설업등록증</w:t>
            </w:r>
            <w:r w:rsidRPr="00CB2B3F">
              <w:rPr>
                <w:sz w:val="20"/>
                <w:szCs w:val="20"/>
              </w:rPr>
              <w:t>(</w:t>
            </w:r>
            <w:r w:rsidRPr="00CB2B3F">
              <w:rPr>
                <w:sz w:val="20"/>
                <w:szCs w:val="20"/>
              </w:rPr>
              <w:t>건축공사업</w:t>
            </w:r>
            <w:r w:rsidRPr="00CB2B3F">
              <w:rPr>
                <w:sz w:val="20"/>
                <w:szCs w:val="20"/>
              </w:rPr>
              <w:t>)</w:t>
            </w:r>
          </w:p>
        </w:tc>
        <w:tc>
          <w:tcPr>
            <w:tcW w:w="2923" w:type="dxa"/>
            <w:shd w:val="clear" w:color="auto" w:fill="auto"/>
            <w:vAlign w:val="center"/>
          </w:tcPr>
          <w:p w14:paraId="428719C4" w14:textId="77777777" w:rsidR="00026A7E" w:rsidRPr="00CB2B3F" w:rsidDel="00CE1190" w:rsidRDefault="00026A7E" w:rsidP="0091358C">
            <w:pPr>
              <w:pStyle w:val="a5"/>
              <w:spacing w:line="280" w:lineRule="atLeast"/>
              <w:ind w:leftChars="0" w:left="0"/>
              <w:rPr>
                <w:sz w:val="20"/>
                <w:szCs w:val="20"/>
              </w:rPr>
            </w:pPr>
            <w:r w:rsidRPr="00CB2B3F">
              <w:rPr>
                <w:sz w:val="20"/>
                <w:szCs w:val="20"/>
              </w:rPr>
              <w:t>경기도지사</w:t>
            </w:r>
          </w:p>
        </w:tc>
        <w:tc>
          <w:tcPr>
            <w:tcW w:w="2923" w:type="dxa"/>
            <w:vMerge/>
          </w:tcPr>
          <w:p w14:paraId="53F43FF4" w14:textId="77777777" w:rsidR="00026A7E" w:rsidRPr="00CB2B3F" w:rsidRDefault="00026A7E" w:rsidP="0091358C">
            <w:pPr>
              <w:pStyle w:val="a5"/>
              <w:spacing w:line="280" w:lineRule="atLeast"/>
              <w:ind w:leftChars="0" w:left="0"/>
              <w:rPr>
                <w:sz w:val="20"/>
                <w:szCs w:val="20"/>
              </w:rPr>
            </w:pPr>
          </w:p>
        </w:tc>
      </w:tr>
      <w:tr w:rsidR="00026A7E" w:rsidRPr="00CB2B3F" w14:paraId="2B3926C7" w14:textId="77777777" w:rsidTr="0091358C">
        <w:trPr>
          <w:trHeight w:val="454"/>
        </w:trPr>
        <w:tc>
          <w:tcPr>
            <w:tcW w:w="2886" w:type="dxa"/>
            <w:shd w:val="clear" w:color="auto" w:fill="auto"/>
            <w:vAlign w:val="center"/>
          </w:tcPr>
          <w:p w14:paraId="13C32F12" w14:textId="77777777" w:rsidR="00026A7E" w:rsidRPr="00CB2B3F" w:rsidRDefault="00026A7E" w:rsidP="0091358C">
            <w:pPr>
              <w:pStyle w:val="a5"/>
              <w:spacing w:line="280" w:lineRule="atLeast"/>
              <w:ind w:leftChars="0" w:left="0"/>
              <w:rPr>
                <w:sz w:val="20"/>
                <w:szCs w:val="20"/>
              </w:rPr>
            </w:pPr>
            <w:proofErr w:type="spellStart"/>
            <w:r w:rsidRPr="00CB2B3F">
              <w:rPr>
                <w:sz w:val="20"/>
                <w:szCs w:val="20"/>
              </w:rPr>
              <w:t>그린리모델링</w:t>
            </w:r>
            <w:proofErr w:type="spellEnd"/>
            <w:r w:rsidRPr="00CB2B3F">
              <w:rPr>
                <w:sz w:val="20"/>
                <w:szCs w:val="20"/>
              </w:rPr>
              <w:t xml:space="preserve"> </w:t>
            </w:r>
            <w:r w:rsidRPr="00CB2B3F">
              <w:rPr>
                <w:sz w:val="20"/>
                <w:szCs w:val="20"/>
              </w:rPr>
              <w:t>사업자등록증</w:t>
            </w:r>
          </w:p>
        </w:tc>
        <w:tc>
          <w:tcPr>
            <w:tcW w:w="2923" w:type="dxa"/>
            <w:shd w:val="clear" w:color="auto" w:fill="auto"/>
            <w:vAlign w:val="center"/>
          </w:tcPr>
          <w:p w14:paraId="41F173B2" w14:textId="77777777" w:rsidR="00026A7E" w:rsidRPr="00767EF3" w:rsidRDefault="00026A7E" w:rsidP="0091358C">
            <w:pPr>
              <w:pStyle w:val="a5"/>
              <w:spacing w:line="280" w:lineRule="atLeast"/>
              <w:ind w:leftChars="0" w:left="0"/>
              <w:rPr>
                <w:spacing w:val="-2"/>
                <w:sz w:val="20"/>
                <w:szCs w:val="20"/>
              </w:rPr>
            </w:pPr>
            <w:r w:rsidRPr="00767EF3">
              <w:rPr>
                <w:spacing w:val="-2"/>
                <w:sz w:val="20"/>
                <w:szCs w:val="20"/>
              </w:rPr>
              <w:t>한국토지주택공사</w:t>
            </w:r>
            <w:r w:rsidRPr="00767EF3">
              <w:rPr>
                <w:spacing w:val="-2"/>
                <w:sz w:val="20"/>
                <w:szCs w:val="20"/>
              </w:rPr>
              <w:t xml:space="preserve"> </w:t>
            </w:r>
            <w:proofErr w:type="spellStart"/>
            <w:r w:rsidRPr="00767EF3">
              <w:rPr>
                <w:spacing w:val="-2"/>
                <w:sz w:val="20"/>
                <w:szCs w:val="20"/>
              </w:rPr>
              <w:t>그린리모델링</w:t>
            </w:r>
            <w:proofErr w:type="spellEnd"/>
            <w:r w:rsidRPr="00767EF3">
              <w:rPr>
                <w:spacing w:val="-2"/>
                <w:sz w:val="20"/>
                <w:szCs w:val="20"/>
              </w:rPr>
              <w:t xml:space="preserve"> </w:t>
            </w:r>
            <w:r w:rsidRPr="00767EF3">
              <w:rPr>
                <w:spacing w:val="-2"/>
                <w:sz w:val="20"/>
                <w:szCs w:val="20"/>
              </w:rPr>
              <w:t>창조센터장</w:t>
            </w:r>
          </w:p>
        </w:tc>
        <w:tc>
          <w:tcPr>
            <w:tcW w:w="2923" w:type="dxa"/>
          </w:tcPr>
          <w:p w14:paraId="66F0494E" w14:textId="77777777" w:rsidR="00026A7E" w:rsidRPr="00767EF3" w:rsidRDefault="00026A7E" w:rsidP="0091358C">
            <w:pPr>
              <w:pStyle w:val="a5"/>
              <w:spacing w:line="280" w:lineRule="atLeast"/>
              <w:ind w:leftChars="0" w:left="0"/>
              <w:rPr>
                <w:spacing w:val="-2"/>
                <w:sz w:val="20"/>
                <w:szCs w:val="20"/>
              </w:rPr>
            </w:pPr>
            <w:r>
              <w:rPr>
                <w:rFonts w:hint="eastAsia"/>
                <w:spacing w:val="-2"/>
                <w:sz w:val="20"/>
                <w:szCs w:val="20"/>
              </w:rPr>
              <w:t>최대주주</w:t>
            </w:r>
            <w:r>
              <w:rPr>
                <w:rFonts w:hint="eastAsia"/>
                <w:spacing w:val="-2"/>
                <w:sz w:val="20"/>
                <w:szCs w:val="20"/>
              </w:rPr>
              <w:t xml:space="preserve"> </w:t>
            </w:r>
            <w:r>
              <w:rPr>
                <w:rFonts w:hint="eastAsia"/>
                <w:spacing w:val="-2"/>
                <w:sz w:val="20"/>
                <w:szCs w:val="20"/>
              </w:rPr>
              <w:t>변경에</w:t>
            </w:r>
            <w:r>
              <w:rPr>
                <w:rFonts w:hint="eastAsia"/>
                <w:spacing w:val="-2"/>
                <w:sz w:val="20"/>
                <w:szCs w:val="20"/>
              </w:rPr>
              <w:t xml:space="preserve"> </w:t>
            </w:r>
            <w:r>
              <w:rPr>
                <w:rFonts w:hint="eastAsia"/>
                <w:spacing w:val="-2"/>
                <w:sz w:val="20"/>
                <w:szCs w:val="20"/>
              </w:rPr>
              <w:t>따라서</w:t>
            </w:r>
            <w:r>
              <w:rPr>
                <w:rFonts w:hint="eastAsia"/>
                <w:spacing w:val="-2"/>
                <w:sz w:val="20"/>
                <w:szCs w:val="20"/>
              </w:rPr>
              <w:t xml:space="preserve"> </w:t>
            </w:r>
            <w:r>
              <w:rPr>
                <w:rFonts w:hint="eastAsia"/>
                <w:spacing w:val="-2"/>
                <w:sz w:val="20"/>
                <w:szCs w:val="20"/>
              </w:rPr>
              <w:t>필요한</w:t>
            </w:r>
            <w:r>
              <w:rPr>
                <w:rFonts w:hint="eastAsia"/>
                <w:spacing w:val="-2"/>
                <w:sz w:val="20"/>
                <w:szCs w:val="20"/>
              </w:rPr>
              <w:t xml:space="preserve"> </w:t>
            </w:r>
            <w:r>
              <w:rPr>
                <w:rFonts w:hint="eastAsia"/>
                <w:spacing w:val="-2"/>
                <w:sz w:val="20"/>
                <w:szCs w:val="20"/>
              </w:rPr>
              <w:t>절차</w:t>
            </w:r>
            <w:r>
              <w:rPr>
                <w:rFonts w:hint="eastAsia"/>
                <w:spacing w:val="-2"/>
                <w:sz w:val="20"/>
                <w:szCs w:val="20"/>
              </w:rPr>
              <w:t xml:space="preserve"> </w:t>
            </w:r>
            <w:r>
              <w:rPr>
                <w:rFonts w:hint="eastAsia"/>
                <w:spacing w:val="-2"/>
                <w:sz w:val="20"/>
                <w:szCs w:val="20"/>
              </w:rPr>
              <w:t>없음</w:t>
            </w:r>
            <w:r>
              <w:rPr>
                <w:rFonts w:hint="eastAsia"/>
                <w:spacing w:val="-2"/>
                <w:sz w:val="20"/>
                <w:szCs w:val="20"/>
              </w:rPr>
              <w:t>(</w:t>
            </w:r>
            <w:r>
              <w:rPr>
                <w:rFonts w:hint="eastAsia"/>
                <w:spacing w:val="-2"/>
                <w:sz w:val="20"/>
                <w:szCs w:val="20"/>
              </w:rPr>
              <w:t>녹색건축물</w:t>
            </w:r>
            <w:r>
              <w:rPr>
                <w:rFonts w:hint="eastAsia"/>
                <w:spacing w:val="-2"/>
                <w:sz w:val="20"/>
                <w:szCs w:val="20"/>
              </w:rPr>
              <w:t xml:space="preserve"> </w:t>
            </w:r>
            <w:r>
              <w:rPr>
                <w:rFonts w:hint="eastAsia"/>
                <w:spacing w:val="-2"/>
                <w:sz w:val="20"/>
                <w:szCs w:val="20"/>
              </w:rPr>
              <w:t>조성</w:t>
            </w:r>
            <w:r>
              <w:rPr>
                <w:rFonts w:hint="eastAsia"/>
                <w:spacing w:val="-2"/>
                <w:sz w:val="20"/>
                <w:szCs w:val="20"/>
              </w:rPr>
              <w:t xml:space="preserve"> </w:t>
            </w:r>
            <w:proofErr w:type="spellStart"/>
            <w:r>
              <w:rPr>
                <w:rFonts w:hint="eastAsia"/>
                <w:spacing w:val="-2"/>
                <w:sz w:val="20"/>
                <w:szCs w:val="20"/>
              </w:rPr>
              <w:t>지원법</w:t>
            </w:r>
            <w:proofErr w:type="spellEnd"/>
            <w:r>
              <w:rPr>
                <w:rFonts w:hint="eastAsia"/>
                <w:spacing w:val="-2"/>
                <w:sz w:val="20"/>
                <w:szCs w:val="20"/>
              </w:rPr>
              <w:t>)</w:t>
            </w:r>
            <w:r>
              <w:rPr>
                <w:spacing w:val="-2"/>
                <w:sz w:val="20"/>
                <w:szCs w:val="20"/>
              </w:rPr>
              <w:t>.</w:t>
            </w:r>
          </w:p>
        </w:tc>
      </w:tr>
      <w:tr w:rsidR="00026A7E" w:rsidRPr="00CB2B3F" w14:paraId="3B0DCEAC" w14:textId="77777777" w:rsidTr="0091358C">
        <w:trPr>
          <w:trHeight w:val="454"/>
        </w:trPr>
        <w:tc>
          <w:tcPr>
            <w:tcW w:w="2886" w:type="dxa"/>
            <w:shd w:val="clear" w:color="auto" w:fill="auto"/>
            <w:vAlign w:val="center"/>
          </w:tcPr>
          <w:p w14:paraId="4A917A48" w14:textId="77777777" w:rsidR="00026A7E" w:rsidRPr="00CB2B3F" w:rsidDel="00CE1190" w:rsidRDefault="00026A7E" w:rsidP="0091358C">
            <w:pPr>
              <w:pStyle w:val="a5"/>
              <w:spacing w:line="280" w:lineRule="atLeast"/>
              <w:ind w:leftChars="0" w:left="0"/>
              <w:rPr>
                <w:sz w:val="20"/>
                <w:szCs w:val="20"/>
              </w:rPr>
            </w:pPr>
            <w:r w:rsidRPr="00CB2B3F">
              <w:rPr>
                <w:sz w:val="20"/>
                <w:szCs w:val="20"/>
              </w:rPr>
              <w:t>의료기기판매업</w:t>
            </w:r>
            <w:r w:rsidRPr="00CB2B3F">
              <w:rPr>
                <w:sz w:val="20"/>
                <w:szCs w:val="20"/>
              </w:rPr>
              <w:t xml:space="preserve"> </w:t>
            </w:r>
            <w:proofErr w:type="spellStart"/>
            <w:r w:rsidRPr="00CB2B3F">
              <w:rPr>
                <w:sz w:val="20"/>
                <w:szCs w:val="20"/>
              </w:rPr>
              <w:t>신고증</w:t>
            </w:r>
            <w:proofErr w:type="spellEnd"/>
          </w:p>
        </w:tc>
        <w:tc>
          <w:tcPr>
            <w:tcW w:w="2923" w:type="dxa"/>
            <w:shd w:val="clear" w:color="auto" w:fill="auto"/>
            <w:vAlign w:val="center"/>
          </w:tcPr>
          <w:p w14:paraId="4A0CFBC4" w14:textId="77777777" w:rsidR="00026A7E" w:rsidRPr="00CB2B3F" w:rsidDel="00CE1190" w:rsidRDefault="00026A7E" w:rsidP="0091358C">
            <w:pPr>
              <w:pStyle w:val="a5"/>
              <w:spacing w:line="280" w:lineRule="atLeast"/>
              <w:ind w:leftChars="0" w:left="0"/>
              <w:rPr>
                <w:sz w:val="20"/>
                <w:szCs w:val="20"/>
              </w:rPr>
            </w:pPr>
            <w:r w:rsidRPr="00CB2B3F">
              <w:rPr>
                <w:sz w:val="20"/>
                <w:szCs w:val="20"/>
              </w:rPr>
              <w:t>마포구보건소장</w:t>
            </w:r>
          </w:p>
        </w:tc>
        <w:tc>
          <w:tcPr>
            <w:tcW w:w="2923" w:type="dxa"/>
          </w:tcPr>
          <w:p w14:paraId="6F235F59" w14:textId="77777777" w:rsidR="00026A7E" w:rsidRPr="00CB2B3F" w:rsidRDefault="00026A7E" w:rsidP="0091358C">
            <w:pPr>
              <w:pStyle w:val="a5"/>
              <w:spacing w:line="280" w:lineRule="atLeast"/>
              <w:ind w:leftChars="0" w:left="0"/>
              <w:rPr>
                <w:sz w:val="20"/>
                <w:szCs w:val="20"/>
              </w:rPr>
            </w:pPr>
            <w:r>
              <w:rPr>
                <w:rFonts w:hint="eastAsia"/>
                <w:sz w:val="20"/>
                <w:szCs w:val="20"/>
              </w:rPr>
              <w:t>최대주주</w:t>
            </w:r>
            <w:r>
              <w:rPr>
                <w:rFonts w:hint="eastAsia"/>
                <w:sz w:val="20"/>
                <w:szCs w:val="20"/>
              </w:rPr>
              <w:t xml:space="preserve"> </w:t>
            </w:r>
            <w:r>
              <w:rPr>
                <w:rFonts w:hint="eastAsia"/>
                <w:sz w:val="20"/>
                <w:szCs w:val="20"/>
              </w:rPr>
              <w:t>변경에</w:t>
            </w:r>
            <w:r>
              <w:rPr>
                <w:rFonts w:hint="eastAsia"/>
                <w:sz w:val="20"/>
                <w:szCs w:val="20"/>
              </w:rPr>
              <w:t xml:space="preserve"> </w:t>
            </w:r>
            <w:r>
              <w:rPr>
                <w:rFonts w:hint="eastAsia"/>
                <w:sz w:val="20"/>
                <w:szCs w:val="20"/>
              </w:rPr>
              <w:t>따라서</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절차</w:t>
            </w:r>
            <w:r>
              <w:rPr>
                <w:rFonts w:hint="eastAsia"/>
                <w:sz w:val="20"/>
                <w:szCs w:val="20"/>
              </w:rPr>
              <w:t xml:space="preserve"> </w:t>
            </w:r>
            <w:r>
              <w:rPr>
                <w:rFonts w:hint="eastAsia"/>
                <w:sz w:val="20"/>
                <w:szCs w:val="20"/>
              </w:rPr>
              <w:t>없음</w:t>
            </w:r>
            <w:r>
              <w:rPr>
                <w:rFonts w:hint="eastAsia"/>
                <w:sz w:val="20"/>
                <w:szCs w:val="20"/>
              </w:rPr>
              <w:t>(</w:t>
            </w:r>
            <w:r>
              <w:rPr>
                <w:rFonts w:hint="eastAsia"/>
                <w:sz w:val="20"/>
                <w:szCs w:val="20"/>
              </w:rPr>
              <w:t>의료기기법</w:t>
            </w:r>
            <w:r>
              <w:rPr>
                <w:rFonts w:hint="eastAsia"/>
                <w:sz w:val="20"/>
                <w:szCs w:val="20"/>
              </w:rPr>
              <w:t>)</w:t>
            </w:r>
            <w:r>
              <w:rPr>
                <w:sz w:val="20"/>
                <w:szCs w:val="20"/>
              </w:rPr>
              <w:t>.</w:t>
            </w:r>
          </w:p>
        </w:tc>
      </w:tr>
      <w:tr w:rsidR="00026A7E" w:rsidRPr="00CB2B3F" w14:paraId="64659E02" w14:textId="77777777" w:rsidTr="0091358C">
        <w:trPr>
          <w:trHeight w:val="454"/>
        </w:trPr>
        <w:tc>
          <w:tcPr>
            <w:tcW w:w="2886" w:type="dxa"/>
            <w:shd w:val="clear" w:color="auto" w:fill="auto"/>
            <w:vAlign w:val="center"/>
          </w:tcPr>
          <w:p w14:paraId="1BBE6159" w14:textId="77777777" w:rsidR="00026A7E" w:rsidRPr="00CB2B3F" w:rsidDel="00CE1190" w:rsidRDefault="00026A7E" w:rsidP="0091358C">
            <w:pPr>
              <w:pStyle w:val="a5"/>
              <w:spacing w:line="280" w:lineRule="atLeast"/>
              <w:ind w:leftChars="0" w:left="0"/>
              <w:rPr>
                <w:sz w:val="20"/>
                <w:szCs w:val="20"/>
              </w:rPr>
            </w:pPr>
            <w:r w:rsidRPr="00CB2B3F">
              <w:rPr>
                <w:sz w:val="20"/>
                <w:szCs w:val="20"/>
              </w:rPr>
              <w:t>통신판매업신고증</w:t>
            </w:r>
          </w:p>
        </w:tc>
        <w:tc>
          <w:tcPr>
            <w:tcW w:w="2923" w:type="dxa"/>
            <w:shd w:val="clear" w:color="auto" w:fill="auto"/>
            <w:vAlign w:val="center"/>
          </w:tcPr>
          <w:p w14:paraId="71A94408" w14:textId="77777777" w:rsidR="00026A7E" w:rsidRPr="00CB2B3F" w:rsidDel="00CE1190" w:rsidRDefault="00026A7E" w:rsidP="0091358C">
            <w:pPr>
              <w:pStyle w:val="a5"/>
              <w:spacing w:line="280" w:lineRule="atLeast"/>
              <w:ind w:leftChars="0" w:left="0"/>
              <w:rPr>
                <w:sz w:val="20"/>
                <w:szCs w:val="20"/>
              </w:rPr>
            </w:pPr>
            <w:r w:rsidRPr="00CB2B3F">
              <w:rPr>
                <w:sz w:val="20"/>
                <w:szCs w:val="20"/>
              </w:rPr>
              <w:t>안산시장</w:t>
            </w:r>
          </w:p>
        </w:tc>
        <w:tc>
          <w:tcPr>
            <w:tcW w:w="2923" w:type="dxa"/>
          </w:tcPr>
          <w:p w14:paraId="05A3E9A9" w14:textId="77777777" w:rsidR="00026A7E" w:rsidRDefault="00026A7E" w:rsidP="0091358C">
            <w:pPr>
              <w:pStyle w:val="a5"/>
              <w:spacing w:line="280" w:lineRule="atLeast"/>
              <w:ind w:leftChars="0" w:left="0"/>
              <w:rPr>
                <w:sz w:val="20"/>
                <w:szCs w:val="20"/>
              </w:rPr>
            </w:pPr>
            <w:r>
              <w:rPr>
                <w:rFonts w:hint="eastAsia"/>
                <w:sz w:val="20"/>
                <w:szCs w:val="20"/>
              </w:rPr>
              <w:t>최대주주</w:t>
            </w:r>
            <w:r>
              <w:rPr>
                <w:rFonts w:hint="eastAsia"/>
                <w:sz w:val="20"/>
                <w:szCs w:val="20"/>
              </w:rPr>
              <w:t xml:space="preserve"> </w:t>
            </w:r>
            <w:r>
              <w:rPr>
                <w:rFonts w:hint="eastAsia"/>
                <w:sz w:val="20"/>
                <w:szCs w:val="20"/>
              </w:rPr>
              <w:t>변경에</w:t>
            </w:r>
            <w:r>
              <w:rPr>
                <w:rFonts w:hint="eastAsia"/>
                <w:sz w:val="20"/>
                <w:szCs w:val="20"/>
              </w:rPr>
              <w:t xml:space="preserve"> </w:t>
            </w:r>
            <w:r>
              <w:rPr>
                <w:rFonts w:hint="eastAsia"/>
                <w:sz w:val="20"/>
                <w:szCs w:val="20"/>
              </w:rPr>
              <w:t>따라서</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절차</w:t>
            </w:r>
            <w:r>
              <w:rPr>
                <w:rFonts w:hint="eastAsia"/>
                <w:sz w:val="20"/>
                <w:szCs w:val="20"/>
              </w:rPr>
              <w:t xml:space="preserve"> </w:t>
            </w:r>
            <w:r>
              <w:rPr>
                <w:rFonts w:hint="eastAsia"/>
                <w:sz w:val="20"/>
                <w:szCs w:val="20"/>
              </w:rPr>
              <w:t>없음</w:t>
            </w:r>
            <w:r>
              <w:rPr>
                <w:rFonts w:hint="eastAsia"/>
                <w:sz w:val="20"/>
                <w:szCs w:val="20"/>
              </w:rPr>
              <w:t>.</w:t>
            </w:r>
            <w:r>
              <w:rPr>
                <w:sz w:val="20"/>
                <w:szCs w:val="20"/>
              </w:rPr>
              <w:br/>
            </w:r>
          </w:p>
          <w:p w14:paraId="7C47AA85" w14:textId="77777777" w:rsidR="00026A7E" w:rsidRPr="00CB2B3F" w:rsidRDefault="00026A7E" w:rsidP="0091358C">
            <w:pPr>
              <w:pStyle w:val="a5"/>
              <w:spacing w:line="280" w:lineRule="atLeast"/>
              <w:ind w:leftChars="0" w:left="0"/>
              <w:rPr>
                <w:sz w:val="20"/>
                <w:szCs w:val="20"/>
              </w:rPr>
            </w:pPr>
            <w:r>
              <w:rPr>
                <w:rFonts w:hint="eastAsia"/>
                <w:sz w:val="20"/>
                <w:szCs w:val="20"/>
              </w:rPr>
              <w:t>사후신고</w:t>
            </w:r>
            <w:r>
              <w:rPr>
                <w:rFonts w:hint="eastAsia"/>
                <w:sz w:val="20"/>
                <w:szCs w:val="20"/>
              </w:rPr>
              <w:t>:</w:t>
            </w:r>
            <w:r>
              <w:rPr>
                <w:sz w:val="20"/>
                <w:szCs w:val="20"/>
              </w:rPr>
              <w:t xml:space="preserve"> </w:t>
            </w:r>
            <w:r>
              <w:rPr>
                <w:rFonts w:hint="eastAsia"/>
                <w:sz w:val="20"/>
                <w:szCs w:val="20"/>
              </w:rPr>
              <w:t>대표자</w:t>
            </w:r>
            <w:r>
              <w:rPr>
                <w:rFonts w:hint="eastAsia"/>
                <w:sz w:val="20"/>
                <w:szCs w:val="20"/>
              </w:rPr>
              <w:t xml:space="preserve"> </w:t>
            </w:r>
            <w:proofErr w:type="spellStart"/>
            <w:r>
              <w:rPr>
                <w:rFonts w:hint="eastAsia"/>
                <w:sz w:val="20"/>
                <w:szCs w:val="20"/>
              </w:rPr>
              <w:t>변경시</w:t>
            </w:r>
            <w:proofErr w:type="spellEnd"/>
            <w:r>
              <w:rPr>
                <w:rFonts w:hint="eastAsia"/>
                <w:sz w:val="20"/>
                <w:szCs w:val="20"/>
              </w:rPr>
              <w:t xml:space="preserve"> </w:t>
            </w:r>
            <w:r>
              <w:rPr>
                <w:sz w:val="20"/>
                <w:szCs w:val="20"/>
              </w:rPr>
              <w:t>15</w:t>
            </w:r>
            <w:r>
              <w:rPr>
                <w:rFonts w:hint="eastAsia"/>
                <w:sz w:val="20"/>
                <w:szCs w:val="20"/>
              </w:rPr>
              <w:t>일</w:t>
            </w:r>
            <w:r>
              <w:rPr>
                <w:rFonts w:hint="eastAsia"/>
                <w:sz w:val="20"/>
                <w:szCs w:val="20"/>
              </w:rPr>
              <w:t xml:space="preserve"> </w:t>
            </w:r>
            <w:r>
              <w:rPr>
                <w:rFonts w:hint="eastAsia"/>
                <w:sz w:val="20"/>
                <w:szCs w:val="20"/>
              </w:rPr>
              <w:t>이내에</w:t>
            </w:r>
            <w:r>
              <w:rPr>
                <w:rFonts w:hint="eastAsia"/>
                <w:sz w:val="20"/>
                <w:szCs w:val="20"/>
              </w:rPr>
              <w:t xml:space="preserve"> </w:t>
            </w:r>
            <w:r>
              <w:rPr>
                <w:rFonts w:hint="eastAsia"/>
                <w:sz w:val="20"/>
                <w:szCs w:val="20"/>
              </w:rPr>
              <w:t>관할관청에</w:t>
            </w:r>
            <w:r>
              <w:rPr>
                <w:rFonts w:hint="eastAsia"/>
                <w:sz w:val="20"/>
                <w:szCs w:val="20"/>
              </w:rPr>
              <w:t xml:space="preserve"> </w:t>
            </w:r>
            <w:r>
              <w:rPr>
                <w:rFonts w:hint="eastAsia"/>
                <w:sz w:val="20"/>
                <w:szCs w:val="20"/>
              </w:rPr>
              <w:t>변경신고</w:t>
            </w:r>
            <w:r>
              <w:rPr>
                <w:rFonts w:hint="eastAsia"/>
                <w:sz w:val="20"/>
                <w:szCs w:val="20"/>
              </w:rPr>
              <w:t xml:space="preserve"> </w:t>
            </w:r>
            <w:r>
              <w:rPr>
                <w:rFonts w:hint="eastAsia"/>
                <w:sz w:val="20"/>
                <w:szCs w:val="20"/>
              </w:rPr>
              <w:t>필요</w:t>
            </w:r>
            <w:r>
              <w:rPr>
                <w:rFonts w:hint="eastAsia"/>
                <w:sz w:val="20"/>
                <w:szCs w:val="20"/>
              </w:rPr>
              <w:t>(</w:t>
            </w:r>
            <w:r>
              <w:rPr>
                <w:rFonts w:hint="eastAsia"/>
                <w:sz w:val="20"/>
                <w:szCs w:val="20"/>
              </w:rPr>
              <w:t>전자상거래법</w:t>
            </w:r>
            <w:r>
              <w:rPr>
                <w:rFonts w:hint="eastAsia"/>
                <w:sz w:val="20"/>
                <w:szCs w:val="20"/>
              </w:rPr>
              <w:t xml:space="preserve"> </w:t>
            </w:r>
            <w:r>
              <w:rPr>
                <w:rFonts w:hint="eastAsia"/>
                <w:sz w:val="20"/>
                <w:szCs w:val="20"/>
              </w:rPr>
              <w:t>제</w:t>
            </w:r>
            <w:r>
              <w:rPr>
                <w:rFonts w:hint="eastAsia"/>
                <w:sz w:val="20"/>
                <w:szCs w:val="20"/>
              </w:rPr>
              <w:t>1</w:t>
            </w:r>
            <w:r>
              <w:rPr>
                <w:sz w:val="20"/>
                <w:szCs w:val="20"/>
              </w:rPr>
              <w:t>2</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r>
      <w:tr w:rsidR="00026A7E" w:rsidRPr="00CB2B3F" w14:paraId="674F2223" w14:textId="77777777" w:rsidTr="0091358C">
        <w:trPr>
          <w:trHeight w:val="454"/>
        </w:trPr>
        <w:tc>
          <w:tcPr>
            <w:tcW w:w="2886" w:type="dxa"/>
            <w:shd w:val="clear" w:color="auto" w:fill="auto"/>
            <w:vAlign w:val="center"/>
          </w:tcPr>
          <w:p w14:paraId="296BAFEF" w14:textId="77777777" w:rsidR="00026A7E" w:rsidRPr="00CB2B3F" w:rsidRDefault="00026A7E" w:rsidP="0091358C">
            <w:pPr>
              <w:pStyle w:val="a5"/>
              <w:spacing w:line="280" w:lineRule="atLeast"/>
              <w:ind w:leftChars="0" w:left="0"/>
              <w:rPr>
                <w:sz w:val="20"/>
                <w:szCs w:val="20"/>
              </w:rPr>
            </w:pPr>
            <w:r w:rsidRPr="00CB2B3F">
              <w:rPr>
                <w:sz w:val="20"/>
                <w:szCs w:val="20"/>
              </w:rPr>
              <w:t>직업소개사업</w:t>
            </w:r>
            <w:r w:rsidRPr="00CB2B3F">
              <w:rPr>
                <w:sz w:val="20"/>
                <w:szCs w:val="20"/>
              </w:rPr>
              <w:t xml:space="preserve"> </w:t>
            </w:r>
            <w:r w:rsidRPr="00CB2B3F">
              <w:rPr>
                <w:sz w:val="20"/>
                <w:szCs w:val="20"/>
              </w:rPr>
              <w:t>등록증</w:t>
            </w:r>
          </w:p>
        </w:tc>
        <w:tc>
          <w:tcPr>
            <w:tcW w:w="2923" w:type="dxa"/>
            <w:shd w:val="clear" w:color="auto" w:fill="auto"/>
            <w:vAlign w:val="center"/>
          </w:tcPr>
          <w:p w14:paraId="23492B4F" w14:textId="77777777" w:rsidR="00026A7E" w:rsidRPr="00CB2B3F" w:rsidRDefault="00026A7E" w:rsidP="0091358C">
            <w:pPr>
              <w:pStyle w:val="a5"/>
              <w:spacing w:line="280" w:lineRule="atLeast"/>
              <w:ind w:leftChars="0" w:left="0"/>
              <w:rPr>
                <w:sz w:val="20"/>
                <w:szCs w:val="20"/>
              </w:rPr>
            </w:pPr>
            <w:r w:rsidRPr="00CB2B3F">
              <w:rPr>
                <w:sz w:val="20"/>
                <w:szCs w:val="20"/>
              </w:rPr>
              <w:t>마포구청장</w:t>
            </w:r>
          </w:p>
        </w:tc>
        <w:tc>
          <w:tcPr>
            <w:tcW w:w="2923" w:type="dxa"/>
          </w:tcPr>
          <w:p w14:paraId="490F341D" w14:textId="77777777" w:rsidR="00026A7E" w:rsidRPr="00BB60ED" w:rsidRDefault="00026A7E" w:rsidP="0091358C">
            <w:pPr>
              <w:pStyle w:val="a5"/>
              <w:spacing w:line="280" w:lineRule="atLeast"/>
              <w:ind w:leftChars="0" w:left="0"/>
              <w:rPr>
                <w:sz w:val="20"/>
                <w:szCs w:val="20"/>
              </w:rPr>
            </w:pPr>
            <w:r>
              <w:rPr>
                <w:rFonts w:hint="eastAsia"/>
                <w:sz w:val="20"/>
                <w:szCs w:val="20"/>
              </w:rPr>
              <w:t>최대주주</w:t>
            </w:r>
            <w:r>
              <w:rPr>
                <w:rFonts w:hint="eastAsia"/>
                <w:sz w:val="20"/>
                <w:szCs w:val="20"/>
              </w:rPr>
              <w:t xml:space="preserve"> </w:t>
            </w:r>
            <w:r>
              <w:rPr>
                <w:rFonts w:hint="eastAsia"/>
                <w:sz w:val="20"/>
                <w:szCs w:val="20"/>
              </w:rPr>
              <w:t>변경에</w:t>
            </w:r>
            <w:r>
              <w:rPr>
                <w:rFonts w:hint="eastAsia"/>
                <w:sz w:val="20"/>
                <w:szCs w:val="20"/>
              </w:rPr>
              <w:t xml:space="preserve"> </w:t>
            </w:r>
            <w:r>
              <w:rPr>
                <w:rFonts w:hint="eastAsia"/>
                <w:sz w:val="20"/>
                <w:szCs w:val="20"/>
              </w:rPr>
              <w:t>따라서</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절차</w:t>
            </w:r>
            <w:r>
              <w:rPr>
                <w:rFonts w:hint="eastAsia"/>
                <w:sz w:val="20"/>
                <w:szCs w:val="20"/>
              </w:rPr>
              <w:t xml:space="preserve"> </w:t>
            </w:r>
            <w:r>
              <w:rPr>
                <w:rFonts w:hint="eastAsia"/>
                <w:sz w:val="20"/>
                <w:szCs w:val="20"/>
              </w:rPr>
              <w:t>없음</w:t>
            </w:r>
            <w:r>
              <w:rPr>
                <w:rFonts w:hint="eastAsia"/>
                <w:sz w:val="20"/>
                <w:szCs w:val="20"/>
              </w:rPr>
              <w:t>(</w:t>
            </w:r>
            <w:r>
              <w:rPr>
                <w:rFonts w:hint="eastAsia"/>
                <w:sz w:val="20"/>
                <w:szCs w:val="20"/>
              </w:rPr>
              <w:t>직업안정법</w:t>
            </w:r>
            <w:r>
              <w:rPr>
                <w:rFonts w:hint="eastAsia"/>
                <w:sz w:val="20"/>
                <w:szCs w:val="20"/>
              </w:rPr>
              <w:t>)</w:t>
            </w:r>
            <w:r>
              <w:rPr>
                <w:sz w:val="20"/>
                <w:szCs w:val="20"/>
              </w:rPr>
              <w:t>.</w:t>
            </w:r>
          </w:p>
        </w:tc>
      </w:tr>
    </w:tbl>
    <w:p w14:paraId="61DD7E3E" w14:textId="77777777" w:rsidR="00026A7E" w:rsidRPr="00CB2B3F" w:rsidRDefault="00026A7E" w:rsidP="00026A7E">
      <w:pPr>
        <w:pStyle w:val="a5"/>
        <w:spacing w:before="240" w:after="240"/>
        <w:ind w:leftChars="0" w:left="907"/>
        <w:rPr>
          <w:b/>
          <w:szCs w:val="22"/>
        </w:rPr>
      </w:pPr>
    </w:p>
    <w:p w14:paraId="0940EF16" w14:textId="77777777" w:rsidR="00026A7E" w:rsidRPr="00767EF3" w:rsidRDefault="00026A7E" w:rsidP="00026A7E">
      <w:pPr>
        <w:pStyle w:val="a5"/>
        <w:numPr>
          <w:ilvl w:val="0"/>
          <w:numId w:val="19"/>
        </w:numPr>
        <w:spacing w:before="240" w:after="240"/>
        <w:ind w:leftChars="0"/>
        <w:outlineLvl w:val="1"/>
        <w:rPr>
          <w:b/>
          <w:color w:val="5D2A2C" w:themeColor="text2"/>
          <w:sz w:val="24"/>
        </w:rPr>
      </w:pPr>
      <w:r w:rsidRPr="00767EF3">
        <w:rPr>
          <w:b/>
          <w:color w:val="5D2A2C" w:themeColor="text2"/>
          <w:sz w:val="24"/>
        </w:rPr>
        <w:t>주요</w:t>
      </w:r>
      <w:r w:rsidRPr="00767EF3">
        <w:rPr>
          <w:b/>
          <w:color w:val="5D2A2C" w:themeColor="text2"/>
          <w:sz w:val="24"/>
        </w:rPr>
        <w:t xml:space="preserve"> </w:t>
      </w:r>
      <w:r w:rsidRPr="00767EF3">
        <w:rPr>
          <w:b/>
          <w:color w:val="5D2A2C" w:themeColor="text2"/>
          <w:sz w:val="24"/>
        </w:rPr>
        <w:t>자회사</w:t>
      </w:r>
      <w:r w:rsidRPr="00767EF3">
        <w:rPr>
          <w:b/>
          <w:color w:val="5D2A2C" w:themeColor="text2"/>
          <w:sz w:val="24"/>
        </w:rPr>
        <w:t xml:space="preserve"> </w:t>
      </w:r>
      <w:r w:rsidRPr="00767EF3">
        <w:rPr>
          <w:b/>
          <w:color w:val="5D2A2C" w:themeColor="text2"/>
          <w:sz w:val="24"/>
        </w:rPr>
        <w:t>인허가</w:t>
      </w:r>
    </w:p>
    <w:p w14:paraId="1B20DB50" w14:textId="77777777" w:rsidR="00026A7E" w:rsidRPr="00CB2B3F" w:rsidRDefault="00026A7E" w:rsidP="00026A7E">
      <w:pPr>
        <w:pStyle w:val="a5"/>
        <w:numPr>
          <w:ilvl w:val="0"/>
          <w:numId w:val="24"/>
        </w:numPr>
        <w:spacing w:after="240"/>
        <w:ind w:leftChars="0"/>
        <w:rPr>
          <w:b/>
          <w:szCs w:val="22"/>
        </w:rPr>
      </w:pPr>
      <w:r>
        <w:rPr>
          <w:rFonts w:hint="eastAsia"/>
          <w:b/>
          <w:szCs w:val="22"/>
        </w:rPr>
        <w:lastRenderedPageBreak/>
        <w:t>주요</w:t>
      </w:r>
      <w:r>
        <w:rPr>
          <w:rFonts w:hint="eastAsia"/>
          <w:b/>
          <w:szCs w:val="22"/>
        </w:rPr>
        <w:t xml:space="preserve"> </w:t>
      </w:r>
      <w:r>
        <w:rPr>
          <w:rFonts w:hint="eastAsia"/>
          <w:b/>
          <w:szCs w:val="22"/>
        </w:rPr>
        <w:t>인허가</w:t>
      </w:r>
      <w:r>
        <w:rPr>
          <w:rFonts w:hint="eastAsia"/>
          <w:b/>
          <w:szCs w:val="22"/>
        </w:rPr>
        <w:t xml:space="preserve"> </w:t>
      </w:r>
      <w:r>
        <w:rPr>
          <w:rFonts w:hint="eastAsia"/>
          <w:b/>
          <w:szCs w:val="22"/>
        </w:rPr>
        <w:t>현황</w:t>
      </w:r>
    </w:p>
    <w:p w14:paraId="568A4801" w14:textId="77777777" w:rsidR="00026A7E" w:rsidRPr="00CD3A0B" w:rsidRDefault="00026A7E" w:rsidP="00026A7E">
      <w:pPr>
        <w:pStyle w:val="a5"/>
        <w:numPr>
          <w:ilvl w:val="0"/>
          <w:numId w:val="95"/>
        </w:numPr>
        <w:spacing w:after="240"/>
        <w:ind w:leftChars="0"/>
        <w:rPr>
          <w:szCs w:val="22"/>
        </w:rPr>
      </w:pPr>
      <w:proofErr w:type="spellStart"/>
      <w:r w:rsidRPr="00CB2B3F">
        <w:rPr>
          <w:szCs w:val="22"/>
          <w:u w:val="single"/>
        </w:rPr>
        <w:t>한샘도무스</w:t>
      </w:r>
      <w:proofErr w:type="spellEnd"/>
    </w:p>
    <w:p w14:paraId="11F93432" w14:textId="77777777" w:rsidR="00026A7E" w:rsidRDefault="00026A7E" w:rsidP="00026A7E">
      <w:pPr>
        <w:pStyle w:val="a5"/>
        <w:spacing w:after="240"/>
        <w:ind w:leftChars="0" w:left="1361"/>
        <w:rPr>
          <w:szCs w:val="22"/>
        </w:rPr>
      </w:pPr>
      <w:r w:rsidRPr="00CB2B3F">
        <w:rPr>
          <w:szCs w:val="22"/>
        </w:rPr>
        <w:t>답변에</w:t>
      </w:r>
      <w:r w:rsidRPr="00CB2B3F">
        <w:rPr>
          <w:szCs w:val="22"/>
        </w:rPr>
        <w:t xml:space="preserve"> </w:t>
      </w:r>
      <w:r>
        <w:rPr>
          <w:rFonts w:hint="eastAsia"/>
          <w:szCs w:val="22"/>
        </w:rPr>
        <w:t>의</w:t>
      </w:r>
      <w:r w:rsidRPr="00CB2B3F">
        <w:rPr>
          <w:szCs w:val="22"/>
        </w:rPr>
        <w:t>면</w:t>
      </w:r>
      <w:r w:rsidRPr="00CB2B3F">
        <w:rPr>
          <w:szCs w:val="22"/>
        </w:rPr>
        <w:t xml:space="preserve">, </w:t>
      </w:r>
      <w:proofErr w:type="spellStart"/>
      <w:r w:rsidRPr="00CB2B3F">
        <w:rPr>
          <w:szCs w:val="22"/>
        </w:rPr>
        <w:t>한샘도무스는</w:t>
      </w:r>
      <w:proofErr w:type="spellEnd"/>
      <w:r w:rsidRPr="00CB2B3F">
        <w:rPr>
          <w:szCs w:val="22"/>
        </w:rPr>
        <w:t xml:space="preserve"> </w:t>
      </w:r>
      <w:r w:rsidRPr="00CB2B3F">
        <w:rPr>
          <w:szCs w:val="22"/>
        </w:rPr>
        <w:t>가구를</w:t>
      </w:r>
      <w:r w:rsidRPr="00CB2B3F">
        <w:rPr>
          <w:szCs w:val="22"/>
        </w:rPr>
        <w:t xml:space="preserve"> </w:t>
      </w:r>
      <w:r w:rsidRPr="00CB2B3F">
        <w:rPr>
          <w:szCs w:val="22"/>
        </w:rPr>
        <w:t>수입하여</w:t>
      </w:r>
      <w:r w:rsidRPr="00CB2B3F">
        <w:rPr>
          <w:szCs w:val="22"/>
        </w:rPr>
        <w:t xml:space="preserve"> </w:t>
      </w:r>
      <w:r w:rsidRPr="00CB2B3F">
        <w:rPr>
          <w:szCs w:val="22"/>
        </w:rPr>
        <w:t>판매하는</w:t>
      </w:r>
      <w:r w:rsidRPr="00CB2B3F">
        <w:rPr>
          <w:szCs w:val="22"/>
        </w:rPr>
        <w:t xml:space="preserve"> </w:t>
      </w:r>
      <w:proofErr w:type="spellStart"/>
      <w:r w:rsidRPr="00CB2B3F">
        <w:rPr>
          <w:szCs w:val="22"/>
        </w:rPr>
        <w:t>업만을</w:t>
      </w:r>
      <w:proofErr w:type="spellEnd"/>
      <w:r w:rsidRPr="00CB2B3F">
        <w:rPr>
          <w:szCs w:val="22"/>
        </w:rPr>
        <w:t xml:space="preserve"> </w:t>
      </w:r>
      <w:r w:rsidRPr="00CB2B3F">
        <w:rPr>
          <w:szCs w:val="22"/>
        </w:rPr>
        <w:t>주로</w:t>
      </w:r>
      <w:r w:rsidRPr="00CB2B3F">
        <w:rPr>
          <w:szCs w:val="22"/>
        </w:rPr>
        <w:t xml:space="preserve"> </w:t>
      </w:r>
      <w:r w:rsidRPr="00CB2B3F">
        <w:rPr>
          <w:szCs w:val="22"/>
        </w:rPr>
        <w:t>영위하고</w:t>
      </w:r>
      <w:r w:rsidRPr="00CB2B3F">
        <w:rPr>
          <w:szCs w:val="22"/>
        </w:rPr>
        <w:t xml:space="preserve"> </w:t>
      </w:r>
      <w:r w:rsidRPr="00CB2B3F">
        <w:rPr>
          <w:szCs w:val="22"/>
        </w:rPr>
        <w:t>있음</w:t>
      </w:r>
      <w:r w:rsidRPr="00CB2B3F">
        <w:rPr>
          <w:szCs w:val="22"/>
        </w:rPr>
        <w:t xml:space="preserve">. </w:t>
      </w:r>
      <w:r w:rsidRPr="00CB2B3F">
        <w:rPr>
          <w:szCs w:val="22"/>
        </w:rPr>
        <w:t>자사</w:t>
      </w:r>
      <w:r w:rsidRPr="00CB2B3F">
        <w:rPr>
          <w:szCs w:val="22"/>
        </w:rPr>
        <w:t xml:space="preserve"> </w:t>
      </w:r>
      <w:r w:rsidRPr="00CB2B3F">
        <w:rPr>
          <w:szCs w:val="22"/>
        </w:rPr>
        <w:t>온라인</w:t>
      </w:r>
      <w:r w:rsidRPr="00CB2B3F">
        <w:rPr>
          <w:szCs w:val="22"/>
        </w:rPr>
        <w:t xml:space="preserve"> </w:t>
      </w:r>
      <w:r w:rsidRPr="00CB2B3F">
        <w:rPr>
          <w:szCs w:val="22"/>
        </w:rPr>
        <w:t>홈페이지를</w:t>
      </w:r>
      <w:r w:rsidRPr="00CB2B3F">
        <w:rPr>
          <w:szCs w:val="22"/>
        </w:rPr>
        <w:t xml:space="preserve"> </w:t>
      </w:r>
      <w:r w:rsidRPr="00CB2B3F">
        <w:rPr>
          <w:szCs w:val="22"/>
        </w:rPr>
        <w:t>통해</w:t>
      </w:r>
      <w:r w:rsidRPr="00CB2B3F">
        <w:rPr>
          <w:szCs w:val="22"/>
        </w:rPr>
        <w:t xml:space="preserve"> </w:t>
      </w:r>
      <w:r w:rsidRPr="00CB2B3F">
        <w:rPr>
          <w:szCs w:val="22"/>
        </w:rPr>
        <w:t>가구를</w:t>
      </w:r>
      <w:r w:rsidRPr="00CB2B3F">
        <w:rPr>
          <w:szCs w:val="22"/>
        </w:rPr>
        <w:t xml:space="preserve"> </w:t>
      </w:r>
      <w:r w:rsidRPr="00CB2B3F">
        <w:rPr>
          <w:szCs w:val="22"/>
        </w:rPr>
        <w:t>판매하기도</w:t>
      </w:r>
      <w:r w:rsidRPr="00CB2B3F">
        <w:rPr>
          <w:szCs w:val="22"/>
        </w:rPr>
        <w:t xml:space="preserve"> </w:t>
      </w:r>
      <w:r w:rsidRPr="00CB2B3F">
        <w:rPr>
          <w:szCs w:val="22"/>
        </w:rPr>
        <w:t>하므로</w:t>
      </w:r>
      <w:r w:rsidRPr="00CB2B3F">
        <w:rPr>
          <w:szCs w:val="22"/>
        </w:rPr>
        <w:t xml:space="preserve">, </w:t>
      </w:r>
      <w:r w:rsidRPr="00CB2B3F">
        <w:rPr>
          <w:szCs w:val="22"/>
        </w:rPr>
        <w:t>통신판매업신고를</w:t>
      </w:r>
      <w:r w:rsidRPr="00CB2B3F">
        <w:rPr>
          <w:szCs w:val="22"/>
        </w:rPr>
        <w:t xml:space="preserve"> </w:t>
      </w:r>
      <w:proofErr w:type="spellStart"/>
      <w:r w:rsidRPr="00CB2B3F">
        <w:rPr>
          <w:szCs w:val="22"/>
        </w:rPr>
        <w:t>경료하였다고</w:t>
      </w:r>
      <w:proofErr w:type="spellEnd"/>
      <w:r w:rsidRPr="00CB2B3F">
        <w:rPr>
          <w:szCs w:val="22"/>
        </w:rPr>
        <w:t xml:space="preserve"> </w:t>
      </w:r>
      <w:r w:rsidRPr="00CB2B3F">
        <w:rPr>
          <w:szCs w:val="22"/>
        </w:rPr>
        <w:t>함</w:t>
      </w:r>
      <w:r w:rsidRPr="00CB2B3F">
        <w:rPr>
          <w:szCs w:val="22"/>
        </w:rPr>
        <w:t>.</w:t>
      </w:r>
      <w:r>
        <w:rPr>
          <w:szCs w:val="22"/>
        </w:rPr>
        <w:t xml:space="preserve"> </w:t>
      </w:r>
    </w:p>
    <w:p w14:paraId="20540FDF" w14:textId="77777777" w:rsidR="00026A7E" w:rsidRPr="00CD3A0B" w:rsidRDefault="00026A7E" w:rsidP="00026A7E">
      <w:pPr>
        <w:pStyle w:val="a5"/>
        <w:spacing w:after="240"/>
        <w:ind w:leftChars="0" w:left="1361"/>
        <w:rPr>
          <w:szCs w:val="22"/>
        </w:rPr>
      </w:pPr>
      <w:r>
        <w:rPr>
          <w:rFonts w:hint="eastAsia"/>
          <w:szCs w:val="22"/>
        </w:rPr>
        <w:t>또한</w:t>
      </w:r>
      <w:r>
        <w:rPr>
          <w:rFonts w:hint="eastAsia"/>
          <w:szCs w:val="22"/>
        </w:rPr>
        <w:t>,</w:t>
      </w:r>
      <w:r>
        <w:rPr>
          <w:szCs w:val="22"/>
        </w:rPr>
        <w:t xml:space="preserve"> </w:t>
      </w:r>
      <w:proofErr w:type="spellStart"/>
      <w:r>
        <w:rPr>
          <w:rFonts w:hint="eastAsia"/>
          <w:szCs w:val="22"/>
        </w:rPr>
        <w:t>한샘도무스는</w:t>
      </w:r>
      <w:proofErr w:type="spellEnd"/>
      <w:r>
        <w:rPr>
          <w:rFonts w:hint="eastAsia"/>
          <w:szCs w:val="22"/>
        </w:rPr>
        <w:t xml:space="preserve"> </w:t>
      </w:r>
      <w:r>
        <w:rPr>
          <w:rFonts w:hint="eastAsia"/>
          <w:szCs w:val="22"/>
        </w:rPr>
        <w:t>가구</w:t>
      </w:r>
      <w:r>
        <w:rPr>
          <w:rFonts w:hint="eastAsia"/>
          <w:szCs w:val="22"/>
        </w:rPr>
        <w:t xml:space="preserve"> </w:t>
      </w:r>
      <w:r>
        <w:rPr>
          <w:rFonts w:hint="eastAsia"/>
          <w:szCs w:val="22"/>
        </w:rPr>
        <w:t>판매업</w:t>
      </w:r>
      <w:r>
        <w:rPr>
          <w:rFonts w:hint="eastAsia"/>
          <w:szCs w:val="22"/>
        </w:rPr>
        <w:t xml:space="preserve"> </w:t>
      </w:r>
      <w:r>
        <w:rPr>
          <w:rFonts w:hint="eastAsia"/>
          <w:szCs w:val="22"/>
        </w:rPr>
        <w:t>이외에</w:t>
      </w:r>
      <w:r>
        <w:rPr>
          <w:rFonts w:hint="eastAsia"/>
          <w:szCs w:val="22"/>
        </w:rPr>
        <w:t xml:space="preserve"> </w:t>
      </w:r>
      <w:r>
        <w:rPr>
          <w:rFonts w:hint="eastAsia"/>
          <w:szCs w:val="22"/>
        </w:rPr>
        <w:t>건설공사의</w:t>
      </w:r>
      <w:r>
        <w:rPr>
          <w:rFonts w:hint="eastAsia"/>
          <w:szCs w:val="22"/>
        </w:rPr>
        <w:t xml:space="preserve"> </w:t>
      </w:r>
      <w:r>
        <w:rPr>
          <w:rFonts w:hint="eastAsia"/>
          <w:szCs w:val="22"/>
        </w:rPr>
        <w:t>시공업을</w:t>
      </w:r>
      <w:r>
        <w:rPr>
          <w:rFonts w:hint="eastAsia"/>
          <w:szCs w:val="22"/>
        </w:rPr>
        <w:t xml:space="preserve"> </w:t>
      </w:r>
      <w:r>
        <w:rPr>
          <w:rFonts w:hint="eastAsia"/>
          <w:szCs w:val="22"/>
        </w:rPr>
        <w:t>영위하고</w:t>
      </w:r>
      <w:r>
        <w:rPr>
          <w:rFonts w:hint="eastAsia"/>
          <w:szCs w:val="22"/>
        </w:rPr>
        <w:t xml:space="preserve"> </w:t>
      </w:r>
      <w:r>
        <w:rPr>
          <w:rFonts w:hint="eastAsia"/>
          <w:szCs w:val="22"/>
        </w:rPr>
        <w:t>있지</w:t>
      </w:r>
      <w:r>
        <w:rPr>
          <w:rFonts w:hint="eastAsia"/>
          <w:szCs w:val="22"/>
        </w:rPr>
        <w:t xml:space="preserve"> </w:t>
      </w:r>
      <w:r>
        <w:rPr>
          <w:rFonts w:hint="eastAsia"/>
          <w:szCs w:val="22"/>
        </w:rPr>
        <w:t>않아</w:t>
      </w:r>
      <w:r>
        <w:rPr>
          <w:rFonts w:hint="eastAsia"/>
          <w:szCs w:val="22"/>
        </w:rPr>
        <w:t xml:space="preserve"> </w:t>
      </w:r>
      <w:r>
        <w:rPr>
          <w:rFonts w:hint="eastAsia"/>
          <w:szCs w:val="22"/>
        </w:rPr>
        <w:t>건설업등록이</w:t>
      </w:r>
      <w:r>
        <w:rPr>
          <w:rFonts w:hint="eastAsia"/>
          <w:szCs w:val="22"/>
        </w:rPr>
        <w:t xml:space="preserve"> </w:t>
      </w:r>
      <w:r>
        <w:rPr>
          <w:rFonts w:hint="eastAsia"/>
          <w:szCs w:val="22"/>
        </w:rPr>
        <w:t>필요하지</w:t>
      </w:r>
      <w:r>
        <w:rPr>
          <w:rFonts w:hint="eastAsia"/>
          <w:szCs w:val="22"/>
        </w:rPr>
        <w:t xml:space="preserve"> </w:t>
      </w:r>
      <w:r>
        <w:rPr>
          <w:rFonts w:hint="eastAsia"/>
          <w:szCs w:val="22"/>
        </w:rPr>
        <w:t>않다고</w:t>
      </w:r>
      <w:r>
        <w:rPr>
          <w:rFonts w:hint="eastAsia"/>
          <w:szCs w:val="22"/>
        </w:rPr>
        <w:t xml:space="preserve"> </w:t>
      </w:r>
      <w:r>
        <w:rPr>
          <w:rFonts w:hint="eastAsia"/>
          <w:szCs w:val="22"/>
        </w:rPr>
        <w:t>함</w:t>
      </w:r>
      <w:r>
        <w:rPr>
          <w:rFonts w:hint="eastAsia"/>
          <w:szCs w:val="22"/>
        </w:rPr>
        <w:t>.</w:t>
      </w:r>
    </w:p>
    <w:tbl>
      <w:tblPr>
        <w:tblW w:w="8732" w:type="dxa"/>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4366"/>
        <w:gridCol w:w="4366"/>
      </w:tblGrid>
      <w:tr w:rsidR="00026A7E" w:rsidRPr="00CB2B3F" w14:paraId="30F1A831" w14:textId="77777777" w:rsidTr="0091358C">
        <w:trPr>
          <w:trHeight w:val="454"/>
          <w:tblHeader/>
        </w:trPr>
        <w:tc>
          <w:tcPr>
            <w:tcW w:w="4366" w:type="dxa"/>
            <w:tcBorders>
              <w:top w:val="single" w:sz="12" w:space="0" w:color="404040" w:themeColor="text1" w:themeTint="BF"/>
              <w:bottom w:val="single" w:sz="4" w:space="0" w:color="404040" w:themeColor="text1" w:themeTint="BF"/>
            </w:tcBorders>
            <w:shd w:val="clear" w:color="auto" w:fill="DEEEEE"/>
            <w:vAlign w:val="center"/>
          </w:tcPr>
          <w:p w14:paraId="53F1B035"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인허가명</w:t>
            </w:r>
          </w:p>
        </w:tc>
        <w:tc>
          <w:tcPr>
            <w:tcW w:w="4366" w:type="dxa"/>
            <w:tcBorders>
              <w:top w:val="single" w:sz="12" w:space="0" w:color="404040" w:themeColor="text1" w:themeTint="BF"/>
              <w:bottom w:val="single" w:sz="4" w:space="0" w:color="404040" w:themeColor="text1" w:themeTint="BF"/>
            </w:tcBorders>
            <w:shd w:val="clear" w:color="auto" w:fill="DEEEEE"/>
            <w:vAlign w:val="center"/>
          </w:tcPr>
          <w:p w14:paraId="7A01C50E"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발급기관</w:t>
            </w:r>
          </w:p>
        </w:tc>
      </w:tr>
      <w:tr w:rsidR="00026A7E" w:rsidRPr="00CB2B3F" w:rsidDel="00CE1190" w14:paraId="7CDB0341" w14:textId="77777777" w:rsidTr="0091358C">
        <w:trPr>
          <w:trHeight w:val="454"/>
        </w:trPr>
        <w:tc>
          <w:tcPr>
            <w:tcW w:w="4366" w:type="dxa"/>
            <w:tcBorders>
              <w:top w:val="single" w:sz="4" w:space="0" w:color="404040" w:themeColor="text1" w:themeTint="BF"/>
            </w:tcBorders>
            <w:shd w:val="clear" w:color="auto" w:fill="auto"/>
            <w:vAlign w:val="center"/>
          </w:tcPr>
          <w:p w14:paraId="41CE2E40" w14:textId="77777777" w:rsidR="00026A7E" w:rsidRPr="00CB2B3F" w:rsidDel="00CE1190" w:rsidRDefault="00026A7E" w:rsidP="0091358C">
            <w:pPr>
              <w:pStyle w:val="a5"/>
              <w:spacing w:line="280" w:lineRule="atLeast"/>
              <w:ind w:leftChars="0" w:left="0"/>
              <w:jc w:val="center"/>
              <w:rPr>
                <w:sz w:val="20"/>
                <w:szCs w:val="20"/>
              </w:rPr>
            </w:pPr>
            <w:r w:rsidRPr="00CB2B3F">
              <w:rPr>
                <w:sz w:val="20"/>
                <w:szCs w:val="20"/>
              </w:rPr>
              <w:t>통신판매업신고증</w:t>
            </w:r>
          </w:p>
        </w:tc>
        <w:tc>
          <w:tcPr>
            <w:tcW w:w="4366" w:type="dxa"/>
            <w:tcBorders>
              <w:top w:val="single" w:sz="4" w:space="0" w:color="404040" w:themeColor="text1" w:themeTint="BF"/>
            </w:tcBorders>
            <w:shd w:val="clear" w:color="auto" w:fill="auto"/>
            <w:vAlign w:val="center"/>
          </w:tcPr>
          <w:p w14:paraId="1DD12DE9" w14:textId="77777777" w:rsidR="00026A7E" w:rsidRPr="00CB2B3F" w:rsidDel="00CE1190" w:rsidRDefault="00026A7E" w:rsidP="0091358C">
            <w:pPr>
              <w:pStyle w:val="a5"/>
              <w:spacing w:line="280" w:lineRule="atLeast"/>
              <w:ind w:leftChars="0" w:left="0"/>
              <w:jc w:val="center"/>
              <w:rPr>
                <w:sz w:val="20"/>
                <w:szCs w:val="20"/>
              </w:rPr>
            </w:pPr>
            <w:r w:rsidRPr="00CB2B3F">
              <w:rPr>
                <w:sz w:val="20"/>
                <w:szCs w:val="20"/>
              </w:rPr>
              <w:t>안산시장</w:t>
            </w:r>
          </w:p>
        </w:tc>
      </w:tr>
    </w:tbl>
    <w:p w14:paraId="7918DCFB" w14:textId="77777777" w:rsidR="00026A7E" w:rsidRPr="00CB2B3F" w:rsidRDefault="00026A7E" w:rsidP="00026A7E">
      <w:pPr>
        <w:pStyle w:val="a5"/>
        <w:spacing w:after="240"/>
        <w:ind w:leftChars="0" w:left="907"/>
        <w:rPr>
          <w:szCs w:val="22"/>
        </w:rPr>
      </w:pPr>
    </w:p>
    <w:p w14:paraId="49E27980" w14:textId="77777777" w:rsidR="00026A7E" w:rsidRPr="0027515B" w:rsidRDefault="00026A7E" w:rsidP="00026A7E">
      <w:pPr>
        <w:pStyle w:val="a5"/>
        <w:numPr>
          <w:ilvl w:val="0"/>
          <w:numId w:val="95"/>
        </w:numPr>
        <w:spacing w:after="240"/>
        <w:ind w:leftChars="0"/>
        <w:rPr>
          <w:szCs w:val="22"/>
          <w:u w:val="single"/>
        </w:rPr>
      </w:pPr>
      <w:proofErr w:type="spellStart"/>
      <w:r w:rsidRPr="00CB2B3F">
        <w:rPr>
          <w:szCs w:val="22"/>
          <w:u w:val="single"/>
        </w:rPr>
        <w:t>한샘넥서스</w:t>
      </w:r>
      <w:proofErr w:type="spellEnd"/>
    </w:p>
    <w:tbl>
      <w:tblPr>
        <w:tblW w:w="8732" w:type="dxa"/>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4366"/>
        <w:gridCol w:w="4366"/>
      </w:tblGrid>
      <w:tr w:rsidR="00026A7E" w:rsidRPr="00CB2B3F" w14:paraId="569C4170" w14:textId="77777777" w:rsidTr="0091358C">
        <w:trPr>
          <w:trHeight w:val="454"/>
          <w:tblHeader/>
        </w:trPr>
        <w:tc>
          <w:tcPr>
            <w:tcW w:w="4366" w:type="dxa"/>
            <w:tcBorders>
              <w:top w:val="single" w:sz="4" w:space="0" w:color="404040" w:themeColor="text1" w:themeTint="BF"/>
              <w:bottom w:val="single" w:sz="4" w:space="0" w:color="404040" w:themeColor="text1" w:themeTint="BF"/>
            </w:tcBorders>
            <w:shd w:val="clear" w:color="auto" w:fill="DEEEEE"/>
            <w:vAlign w:val="center"/>
          </w:tcPr>
          <w:p w14:paraId="105C0822"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인허가명</w:t>
            </w:r>
          </w:p>
        </w:tc>
        <w:tc>
          <w:tcPr>
            <w:tcW w:w="4366" w:type="dxa"/>
            <w:tcBorders>
              <w:top w:val="single" w:sz="4" w:space="0" w:color="404040" w:themeColor="text1" w:themeTint="BF"/>
              <w:bottom w:val="single" w:sz="4" w:space="0" w:color="404040" w:themeColor="text1" w:themeTint="BF"/>
            </w:tcBorders>
            <w:shd w:val="clear" w:color="auto" w:fill="DEEEEE"/>
            <w:vAlign w:val="center"/>
          </w:tcPr>
          <w:p w14:paraId="35B0B1A8"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발급기관</w:t>
            </w:r>
          </w:p>
        </w:tc>
      </w:tr>
      <w:tr w:rsidR="00026A7E" w:rsidRPr="00CB2B3F" w:rsidDel="00CE1190" w14:paraId="12390514" w14:textId="77777777" w:rsidTr="0091358C">
        <w:trPr>
          <w:trHeight w:val="454"/>
        </w:trPr>
        <w:tc>
          <w:tcPr>
            <w:tcW w:w="4366" w:type="dxa"/>
            <w:tcBorders>
              <w:top w:val="single" w:sz="4" w:space="0" w:color="404040" w:themeColor="text1" w:themeTint="BF"/>
            </w:tcBorders>
            <w:shd w:val="clear" w:color="auto" w:fill="auto"/>
            <w:vAlign w:val="center"/>
          </w:tcPr>
          <w:p w14:paraId="4387437F" w14:textId="77777777" w:rsidR="00026A7E" w:rsidRPr="00CB2B3F" w:rsidDel="00CE1190" w:rsidRDefault="00026A7E" w:rsidP="0091358C">
            <w:pPr>
              <w:pStyle w:val="a5"/>
              <w:spacing w:line="280" w:lineRule="atLeast"/>
              <w:ind w:leftChars="0" w:left="0"/>
              <w:jc w:val="center"/>
              <w:rPr>
                <w:sz w:val="20"/>
                <w:szCs w:val="20"/>
              </w:rPr>
            </w:pPr>
            <w:r w:rsidRPr="00CB2B3F">
              <w:rPr>
                <w:sz w:val="20"/>
                <w:szCs w:val="20"/>
              </w:rPr>
              <w:t>건설업등록증</w:t>
            </w:r>
            <w:r w:rsidRPr="00CB2B3F">
              <w:rPr>
                <w:sz w:val="20"/>
                <w:szCs w:val="20"/>
              </w:rPr>
              <w:t>(</w:t>
            </w:r>
            <w:r w:rsidRPr="00CB2B3F">
              <w:rPr>
                <w:sz w:val="20"/>
                <w:szCs w:val="20"/>
              </w:rPr>
              <w:t>실내건축공사업</w:t>
            </w:r>
            <w:r w:rsidRPr="00CB2B3F">
              <w:rPr>
                <w:sz w:val="20"/>
                <w:szCs w:val="20"/>
              </w:rPr>
              <w:t>)</w:t>
            </w:r>
          </w:p>
        </w:tc>
        <w:tc>
          <w:tcPr>
            <w:tcW w:w="4366" w:type="dxa"/>
            <w:tcBorders>
              <w:top w:val="single" w:sz="4" w:space="0" w:color="404040" w:themeColor="text1" w:themeTint="BF"/>
            </w:tcBorders>
            <w:shd w:val="clear" w:color="auto" w:fill="auto"/>
            <w:vAlign w:val="center"/>
          </w:tcPr>
          <w:p w14:paraId="373548DD" w14:textId="77777777" w:rsidR="00026A7E" w:rsidRPr="00CB2B3F" w:rsidDel="00CE1190" w:rsidRDefault="00026A7E" w:rsidP="0091358C">
            <w:pPr>
              <w:pStyle w:val="a5"/>
              <w:spacing w:line="280" w:lineRule="atLeast"/>
              <w:ind w:leftChars="0" w:left="0"/>
              <w:jc w:val="center"/>
              <w:rPr>
                <w:sz w:val="20"/>
                <w:szCs w:val="20"/>
              </w:rPr>
            </w:pPr>
            <w:r w:rsidRPr="00CB2B3F">
              <w:rPr>
                <w:sz w:val="20"/>
                <w:szCs w:val="20"/>
              </w:rPr>
              <w:t>서초구청장</w:t>
            </w:r>
          </w:p>
        </w:tc>
      </w:tr>
    </w:tbl>
    <w:p w14:paraId="30848BFC" w14:textId="77777777" w:rsidR="00026A7E" w:rsidRDefault="00026A7E" w:rsidP="00026A7E">
      <w:pPr>
        <w:pStyle w:val="a5"/>
        <w:spacing w:after="240"/>
        <w:ind w:leftChars="0" w:left="907"/>
        <w:rPr>
          <w:b/>
          <w:szCs w:val="22"/>
        </w:rPr>
      </w:pPr>
    </w:p>
    <w:p w14:paraId="67FB1378" w14:textId="77777777" w:rsidR="00026A7E" w:rsidRDefault="00026A7E" w:rsidP="00026A7E">
      <w:pPr>
        <w:pStyle w:val="a5"/>
        <w:numPr>
          <w:ilvl w:val="0"/>
          <w:numId w:val="95"/>
        </w:numPr>
        <w:spacing w:after="240"/>
        <w:ind w:leftChars="0"/>
        <w:rPr>
          <w:szCs w:val="22"/>
          <w:u w:val="single"/>
        </w:rPr>
      </w:pPr>
      <w:r>
        <w:rPr>
          <w:szCs w:val="22"/>
          <w:u w:val="single"/>
        </w:rPr>
        <w:t>한샘</w:t>
      </w:r>
      <w:r>
        <w:rPr>
          <w:rFonts w:hint="eastAsia"/>
          <w:szCs w:val="22"/>
          <w:u w:val="single"/>
        </w:rPr>
        <w:t>서비스</w:t>
      </w:r>
    </w:p>
    <w:p w14:paraId="2626C307" w14:textId="77777777" w:rsidR="00026A7E" w:rsidRDefault="00026A7E" w:rsidP="00026A7E">
      <w:pPr>
        <w:pStyle w:val="a5"/>
        <w:spacing w:after="240"/>
        <w:ind w:leftChars="0" w:left="1361"/>
        <w:rPr>
          <w:szCs w:val="22"/>
        </w:rPr>
      </w:pPr>
      <w:r w:rsidRPr="00694F41">
        <w:rPr>
          <w:rFonts w:hint="eastAsia"/>
          <w:szCs w:val="22"/>
        </w:rPr>
        <w:t>답변에</w:t>
      </w:r>
      <w:r w:rsidRPr="00694F41">
        <w:rPr>
          <w:rFonts w:hint="eastAsia"/>
          <w:szCs w:val="22"/>
        </w:rPr>
        <w:t xml:space="preserve"> </w:t>
      </w:r>
      <w:r w:rsidRPr="00694F41">
        <w:rPr>
          <w:rFonts w:hint="eastAsia"/>
          <w:szCs w:val="22"/>
        </w:rPr>
        <w:t>의하면</w:t>
      </w:r>
      <w:r w:rsidRPr="00694F41">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스타일공사</w:t>
      </w:r>
      <w:r>
        <w:rPr>
          <w:rFonts w:hint="eastAsia"/>
          <w:szCs w:val="22"/>
        </w:rPr>
        <w:t>(</w:t>
      </w:r>
      <w:r>
        <w:rPr>
          <w:rFonts w:hint="eastAsia"/>
          <w:szCs w:val="22"/>
        </w:rPr>
        <w:t>창호</w:t>
      </w:r>
      <w:r>
        <w:rPr>
          <w:rFonts w:hint="eastAsia"/>
          <w:szCs w:val="22"/>
        </w:rPr>
        <w:t xml:space="preserve"> </w:t>
      </w:r>
      <w:r>
        <w:rPr>
          <w:rFonts w:hint="eastAsia"/>
          <w:szCs w:val="22"/>
        </w:rPr>
        <w:t>시공</w:t>
      </w:r>
      <w:r>
        <w:rPr>
          <w:rFonts w:hint="eastAsia"/>
          <w:szCs w:val="22"/>
        </w:rPr>
        <w:t>)</w:t>
      </w:r>
      <w:r>
        <w:rPr>
          <w:szCs w:val="22"/>
        </w:rPr>
        <w:t xml:space="preserve"> </w:t>
      </w:r>
      <w:r>
        <w:rPr>
          <w:rFonts w:hint="eastAsia"/>
          <w:szCs w:val="22"/>
        </w:rPr>
        <w:t>및</w:t>
      </w:r>
      <w:r>
        <w:rPr>
          <w:rFonts w:hint="eastAsia"/>
          <w:szCs w:val="22"/>
        </w:rPr>
        <w:t xml:space="preserve"> </w:t>
      </w:r>
      <w:r>
        <w:rPr>
          <w:rFonts w:hint="eastAsia"/>
          <w:szCs w:val="22"/>
        </w:rPr>
        <w:t>인테리어</w:t>
      </w:r>
      <w:r>
        <w:rPr>
          <w:rFonts w:hint="eastAsia"/>
          <w:szCs w:val="22"/>
        </w:rPr>
        <w:t xml:space="preserve"> </w:t>
      </w:r>
      <w:r>
        <w:rPr>
          <w:rFonts w:hint="eastAsia"/>
          <w:szCs w:val="22"/>
        </w:rPr>
        <w:t>공사</w:t>
      </w:r>
      <w:r>
        <w:rPr>
          <w:rFonts w:hint="eastAsia"/>
          <w:szCs w:val="22"/>
        </w:rPr>
        <w:t>(</w:t>
      </w:r>
      <w:r>
        <w:rPr>
          <w:rFonts w:hint="eastAsia"/>
          <w:szCs w:val="22"/>
        </w:rPr>
        <w:t>실내건축공사</w:t>
      </w:r>
      <w:r>
        <w:rPr>
          <w:rFonts w:hint="eastAsia"/>
          <w:szCs w:val="22"/>
        </w:rPr>
        <w:t>)</w:t>
      </w:r>
      <w:r>
        <w:rPr>
          <w:rFonts w:hint="eastAsia"/>
          <w:szCs w:val="22"/>
        </w:rPr>
        <w:t>를</w:t>
      </w:r>
      <w:r>
        <w:rPr>
          <w:rFonts w:hint="eastAsia"/>
          <w:szCs w:val="22"/>
        </w:rPr>
        <w:t xml:space="preserve"> </w:t>
      </w:r>
      <w:r>
        <w:rPr>
          <w:rFonts w:hint="eastAsia"/>
          <w:szCs w:val="22"/>
        </w:rPr>
        <w:t>위하여</w:t>
      </w:r>
      <w:r>
        <w:rPr>
          <w:rFonts w:hint="eastAsia"/>
          <w:szCs w:val="22"/>
        </w:rPr>
        <w:t xml:space="preserve"> </w:t>
      </w:r>
      <w:r>
        <w:rPr>
          <w:rFonts w:hint="eastAsia"/>
          <w:szCs w:val="22"/>
        </w:rPr>
        <w:t>건설업등록을</w:t>
      </w:r>
      <w:r>
        <w:rPr>
          <w:rFonts w:hint="eastAsia"/>
          <w:szCs w:val="22"/>
        </w:rPr>
        <w:t xml:space="preserve"> </w:t>
      </w:r>
      <w:r>
        <w:rPr>
          <w:rFonts w:hint="eastAsia"/>
          <w:szCs w:val="22"/>
        </w:rPr>
        <w:t>완료하였음</w:t>
      </w:r>
      <w:r>
        <w:rPr>
          <w:rFonts w:hint="eastAsia"/>
          <w:szCs w:val="22"/>
        </w:rPr>
        <w:t>.</w:t>
      </w:r>
      <w:r>
        <w:rPr>
          <w:szCs w:val="22"/>
        </w:rPr>
        <w:t xml:space="preserve"> </w:t>
      </w:r>
    </w:p>
    <w:p w14:paraId="3814B49E" w14:textId="77777777" w:rsidR="00026A7E" w:rsidRPr="00694F41" w:rsidRDefault="00026A7E" w:rsidP="00026A7E">
      <w:pPr>
        <w:pStyle w:val="a5"/>
        <w:spacing w:after="240"/>
        <w:ind w:leftChars="0" w:left="1361"/>
        <w:rPr>
          <w:szCs w:val="22"/>
        </w:rPr>
      </w:pPr>
      <w:r>
        <w:rPr>
          <w:rFonts w:hint="eastAsia"/>
          <w:szCs w:val="22"/>
        </w:rPr>
        <w:t>또한</w:t>
      </w:r>
      <w:r>
        <w:rPr>
          <w:rFonts w:hint="eastAsia"/>
          <w:szCs w:val="22"/>
        </w:rPr>
        <w:t>,</w:t>
      </w:r>
      <w:r>
        <w:rPr>
          <w:szCs w:val="22"/>
        </w:rPr>
        <w:t xml:space="preserve"> </w:t>
      </w:r>
      <w:r>
        <w:rPr>
          <w:rFonts w:hint="eastAsia"/>
          <w:szCs w:val="22"/>
        </w:rPr>
        <w:t>인테리어</w:t>
      </w:r>
      <w:r>
        <w:rPr>
          <w:rFonts w:hint="eastAsia"/>
          <w:szCs w:val="22"/>
        </w:rPr>
        <w:t xml:space="preserve"> </w:t>
      </w:r>
      <w:r>
        <w:rPr>
          <w:rFonts w:hint="eastAsia"/>
          <w:szCs w:val="22"/>
        </w:rPr>
        <w:t>시공기사들이</w:t>
      </w:r>
      <w:r>
        <w:rPr>
          <w:rFonts w:hint="eastAsia"/>
          <w:szCs w:val="22"/>
        </w:rPr>
        <w:t xml:space="preserve"> </w:t>
      </w:r>
      <w:r>
        <w:rPr>
          <w:rFonts w:hint="eastAsia"/>
          <w:szCs w:val="22"/>
        </w:rPr>
        <w:t>인테리어</w:t>
      </w:r>
      <w:r>
        <w:rPr>
          <w:rFonts w:hint="eastAsia"/>
          <w:szCs w:val="22"/>
        </w:rPr>
        <w:t xml:space="preserve"> </w:t>
      </w:r>
      <w:r>
        <w:rPr>
          <w:rFonts w:hint="eastAsia"/>
          <w:szCs w:val="22"/>
        </w:rPr>
        <w:t>공사</w:t>
      </w:r>
      <w:r>
        <w:rPr>
          <w:rFonts w:hint="eastAsia"/>
          <w:szCs w:val="22"/>
        </w:rPr>
        <w:t xml:space="preserve"> </w:t>
      </w:r>
      <w:r>
        <w:rPr>
          <w:rFonts w:hint="eastAsia"/>
          <w:szCs w:val="22"/>
        </w:rPr>
        <w:t>현장으로</w:t>
      </w:r>
      <w:r>
        <w:rPr>
          <w:rFonts w:hint="eastAsia"/>
          <w:szCs w:val="22"/>
        </w:rPr>
        <w:t xml:space="preserve"> </w:t>
      </w:r>
      <w:r>
        <w:rPr>
          <w:rFonts w:hint="eastAsia"/>
          <w:szCs w:val="22"/>
        </w:rPr>
        <w:t>대상회사의</w:t>
      </w:r>
      <w:r>
        <w:rPr>
          <w:rFonts w:hint="eastAsia"/>
          <w:szCs w:val="22"/>
        </w:rPr>
        <w:t xml:space="preserve"> </w:t>
      </w:r>
      <w:r>
        <w:rPr>
          <w:rFonts w:hint="eastAsia"/>
          <w:szCs w:val="22"/>
        </w:rPr>
        <w:t>물품을</w:t>
      </w:r>
      <w:r>
        <w:rPr>
          <w:rFonts w:hint="eastAsia"/>
          <w:szCs w:val="22"/>
        </w:rPr>
        <w:t xml:space="preserve"> </w:t>
      </w:r>
      <w:r>
        <w:rPr>
          <w:rFonts w:hint="eastAsia"/>
          <w:szCs w:val="22"/>
        </w:rPr>
        <w:t>운송하기</w:t>
      </w:r>
      <w:r>
        <w:rPr>
          <w:rFonts w:hint="eastAsia"/>
          <w:szCs w:val="22"/>
        </w:rPr>
        <w:t xml:space="preserve"> </w:t>
      </w:r>
      <w:r>
        <w:rPr>
          <w:rFonts w:hint="eastAsia"/>
          <w:szCs w:val="22"/>
        </w:rPr>
        <w:t>때문에</w:t>
      </w:r>
      <w:r>
        <w:rPr>
          <w:rFonts w:hint="eastAsia"/>
          <w:szCs w:val="22"/>
        </w:rPr>
        <w:t xml:space="preserve"> </w:t>
      </w:r>
      <w:r>
        <w:rPr>
          <w:rFonts w:hint="eastAsia"/>
          <w:szCs w:val="22"/>
        </w:rPr>
        <w:t>화물자동차</w:t>
      </w:r>
      <w:r>
        <w:rPr>
          <w:rFonts w:hint="eastAsia"/>
          <w:szCs w:val="22"/>
        </w:rPr>
        <w:t xml:space="preserve"> </w:t>
      </w:r>
      <w:r>
        <w:rPr>
          <w:rFonts w:hint="eastAsia"/>
          <w:szCs w:val="22"/>
        </w:rPr>
        <w:t>운송주선사업</w:t>
      </w:r>
      <w:r>
        <w:rPr>
          <w:rFonts w:hint="eastAsia"/>
          <w:szCs w:val="22"/>
        </w:rPr>
        <w:t xml:space="preserve"> </w:t>
      </w:r>
      <w:r>
        <w:rPr>
          <w:rFonts w:hint="eastAsia"/>
          <w:szCs w:val="22"/>
        </w:rPr>
        <w:t>허가를</w:t>
      </w:r>
      <w:r>
        <w:rPr>
          <w:rFonts w:hint="eastAsia"/>
          <w:szCs w:val="22"/>
        </w:rPr>
        <w:t xml:space="preserve"> </w:t>
      </w:r>
      <w:r>
        <w:rPr>
          <w:rFonts w:hint="eastAsia"/>
          <w:szCs w:val="22"/>
        </w:rPr>
        <w:t>완료하였음</w:t>
      </w:r>
      <w:r>
        <w:rPr>
          <w:rFonts w:hint="eastAsia"/>
          <w:szCs w:val="22"/>
        </w:rPr>
        <w:t>.</w:t>
      </w:r>
    </w:p>
    <w:tbl>
      <w:tblPr>
        <w:tblW w:w="8732" w:type="dxa"/>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4366"/>
        <w:gridCol w:w="4366"/>
      </w:tblGrid>
      <w:tr w:rsidR="00026A7E" w:rsidRPr="00CB2B3F" w14:paraId="506ED6CA" w14:textId="77777777" w:rsidTr="0091358C">
        <w:trPr>
          <w:trHeight w:val="454"/>
          <w:tblHeader/>
        </w:trPr>
        <w:tc>
          <w:tcPr>
            <w:tcW w:w="4366" w:type="dxa"/>
            <w:tcBorders>
              <w:top w:val="single" w:sz="4" w:space="0" w:color="404040" w:themeColor="text1" w:themeTint="BF"/>
              <w:bottom w:val="single" w:sz="4" w:space="0" w:color="404040" w:themeColor="text1" w:themeTint="BF"/>
            </w:tcBorders>
            <w:shd w:val="clear" w:color="auto" w:fill="DEEEEE"/>
            <w:vAlign w:val="center"/>
          </w:tcPr>
          <w:p w14:paraId="0D61D968"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인허가명</w:t>
            </w:r>
          </w:p>
        </w:tc>
        <w:tc>
          <w:tcPr>
            <w:tcW w:w="4366" w:type="dxa"/>
            <w:tcBorders>
              <w:top w:val="single" w:sz="4" w:space="0" w:color="404040" w:themeColor="text1" w:themeTint="BF"/>
              <w:bottom w:val="single" w:sz="4" w:space="0" w:color="404040" w:themeColor="text1" w:themeTint="BF"/>
            </w:tcBorders>
            <w:shd w:val="clear" w:color="auto" w:fill="DEEEEE"/>
            <w:vAlign w:val="center"/>
          </w:tcPr>
          <w:p w14:paraId="7DDE339C"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발급기관</w:t>
            </w:r>
          </w:p>
        </w:tc>
      </w:tr>
      <w:tr w:rsidR="00026A7E" w:rsidRPr="00CB2B3F" w:rsidDel="00CE1190" w14:paraId="296DBEA3"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4732EB9C" w14:textId="77777777" w:rsidR="00026A7E" w:rsidRPr="00CB2B3F" w:rsidDel="00CE1190" w:rsidRDefault="00026A7E" w:rsidP="0091358C">
            <w:pPr>
              <w:pStyle w:val="a5"/>
              <w:spacing w:line="280" w:lineRule="atLeast"/>
              <w:ind w:leftChars="0" w:left="0"/>
              <w:jc w:val="center"/>
              <w:rPr>
                <w:sz w:val="20"/>
                <w:szCs w:val="20"/>
              </w:rPr>
            </w:pPr>
            <w:r w:rsidRPr="00CB2B3F">
              <w:rPr>
                <w:sz w:val="20"/>
                <w:szCs w:val="20"/>
              </w:rPr>
              <w:t>건설업등록증</w:t>
            </w:r>
            <w:r w:rsidRPr="00CB2B3F">
              <w:rPr>
                <w:sz w:val="20"/>
                <w:szCs w:val="20"/>
              </w:rPr>
              <w:t>(</w:t>
            </w:r>
            <w:r>
              <w:rPr>
                <w:rFonts w:hint="eastAsia"/>
                <w:sz w:val="20"/>
                <w:szCs w:val="20"/>
              </w:rPr>
              <w:t>금속구조물</w:t>
            </w:r>
            <w:r>
              <w:rPr>
                <w:rFonts w:hint="eastAsia"/>
                <w:sz w:val="20"/>
                <w:szCs w:val="20"/>
              </w:rPr>
              <w:sym w:font="Wingdings" w:char="F0A0"/>
            </w:r>
            <w:r>
              <w:rPr>
                <w:rFonts w:hint="eastAsia"/>
                <w:sz w:val="20"/>
                <w:szCs w:val="20"/>
              </w:rPr>
              <w:t>창호</w:t>
            </w:r>
            <w:r>
              <w:rPr>
                <w:rFonts w:hint="eastAsia"/>
                <w:sz w:val="20"/>
                <w:szCs w:val="20"/>
              </w:rPr>
              <w:sym w:font="Wingdings" w:char="F0A0"/>
            </w:r>
            <w:r>
              <w:rPr>
                <w:rFonts w:hint="eastAsia"/>
                <w:sz w:val="20"/>
                <w:szCs w:val="20"/>
              </w:rPr>
              <w:t>온실공사업</w:t>
            </w:r>
            <w:r w:rsidRPr="00CB2B3F">
              <w:rPr>
                <w:sz w:val="20"/>
                <w:szCs w:val="20"/>
              </w:rPr>
              <w:t>)</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07858C8D" w14:textId="77777777" w:rsidR="00026A7E" w:rsidRPr="00CB2B3F" w:rsidDel="00CE1190" w:rsidRDefault="00026A7E" w:rsidP="0091358C">
            <w:pPr>
              <w:pStyle w:val="a5"/>
              <w:spacing w:line="280" w:lineRule="atLeast"/>
              <w:ind w:leftChars="0" w:left="0"/>
              <w:jc w:val="center"/>
              <w:rPr>
                <w:sz w:val="20"/>
                <w:szCs w:val="20"/>
              </w:rPr>
            </w:pPr>
            <w:r>
              <w:rPr>
                <w:rFonts w:hint="eastAsia"/>
                <w:sz w:val="20"/>
                <w:szCs w:val="20"/>
              </w:rPr>
              <w:t>안산시장</w:t>
            </w:r>
          </w:p>
        </w:tc>
      </w:tr>
      <w:tr w:rsidR="00026A7E" w:rsidRPr="00CB2B3F" w:rsidDel="00CE1190" w14:paraId="4458CCE3"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72373CA4" w14:textId="77777777" w:rsidR="00026A7E" w:rsidRPr="00CB2B3F" w:rsidRDefault="00026A7E" w:rsidP="0091358C">
            <w:pPr>
              <w:pStyle w:val="a5"/>
              <w:spacing w:line="280" w:lineRule="atLeast"/>
              <w:ind w:leftChars="0" w:left="0"/>
              <w:jc w:val="center"/>
              <w:rPr>
                <w:sz w:val="20"/>
                <w:szCs w:val="20"/>
              </w:rPr>
            </w:pPr>
            <w:r>
              <w:rPr>
                <w:rFonts w:hint="eastAsia"/>
                <w:sz w:val="20"/>
                <w:szCs w:val="20"/>
              </w:rPr>
              <w:t>건설업등록증</w:t>
            </w:r>
            <w:r>
              <w:rPr>
                <w:rFonts w:hint="eastAsia"/>
                <w:sz w:val="20"/>
                <w:szCs w:val="20"/>
              </w:rPr>
              <w:t>(</w:t>
            </w:r>
            <w:r>
              <w:rPr>
                <w:rFonts w:hint="eastAsia"/>
                <w:sz w:val="20"/>
                <w:szCs w:val="20"/>
              </w:rPr>
              <w:t>기계설비공사업</w:t>
            </w:r>
            <w:r>
              <w:rPr>
                <w:rFonts w:hint="eastAsia"/>
                <w:sz w:val="20"/>
                <w:szCs w:val="20"/>
              </w:rPr>
              <w:t>)</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4C1E6014" w14:textId="77777777" w:rsidR="00026A7E" w:rsidRDefault="00026A7E" w:rsidP="0091358C">
            <w:pPr>
              <w:pStyle w:val="a5"/>
              <w:spacing w:line="280" w:lineRule="atLeast"/>
              <w:ind w:leftChars="0" w:left="0"/>
              <w:jc w:val="center"/>
              <w:rPr>
                <w:sz w:val="20"/>
                <w:szCs w:val="20"/>
              </w:rPr>
            </w:pPr>
            <w:r>
              <w:rPr>
                <w:rFonts w:hint="eastAsia"/>
                <w:sz w:val="20"/>
                <w:szCs w:val="20"/>
              </w:rPr>
              <w:t>안산시장</w:t>
            </w:r>
          </w:p>
        </w:tc>
      </w:tr>
      <w:tr w:rsidR="00026A7E" w:rsidRPr="00CB2B3F" w:rsidDel="00CE1190" w14:paraId="3879A6A9"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1DB8F057" w14:textId="77777777" w:rsidR="00026A7E" w:rsidRPr="00CB2B3F" w:rsidRDefault="00026A7E" w:rsidP="0091358C">
            <w:pPr>
              <w:pStyle w:val="a5"/>
              <w:spacing w:line="280" w:lineRule="atLeast"/>
              <w:ind w:leftChars="0" w:left="0"/>
              <w:jc w:val="center"/>
              <w:rPr>
                <w:sz w:val="20"/>
                <w:szCs w:val="20"/>
              </w:rPr>
            </w:pPr>
            <w:r>
              <w:rPr>
                <w:rFonts w:hint="eastAsia"/>
                <w:sz w:val="20"/>
                <w:szCs w:val="20"/>
              </w:rPr>
              <w:t>건설업등록증</w:t>
            </w:r>
            <w:r>
              <w:rPr>
                <w:rFonts w:hint="eastAsia"/>
                <w:sz w:val="20"/>
                <w:szCs w:val="20"/>
              </w:rPr>
              <w:t>(</w:t>
            </w:r>
            <w:r>
              <w:rPr>
                <w:rFonts w:hint="eastAsia"/>
                <w:sz w:val="20"/>
                <w:szCs w:val="20"/>
              </w:rPr>
              <w:t>실내건축공사업</w:t>
            </w:r>
            <w:r>
              <w:rPr>
                <w:rFonts w:hint="eastAsia"/>
                <w:sz w:val="20"/>
                <w:szCs w:val="20"/>
              </w:rPr>
              <w:t>)</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5AE90535" w14:textId="77777777" w:rsidR="00026A7E" w:rsidRDefault="00026A7E" w:rsidP="0091358C">
            <w:pPr>
              <w:pStyle w:val="a5"/>
              <w:spacing w:line="280" w:lineRule="atLeast"/>
              <w:ind w:leftChars="0" w:left="0"/>
              <w:jc w:val="center"/>
              <w:rPr>
                <w:sz w:val="20"/>
                <w:szCs w:val="20"/>
              </w:rPr>
            </w:pPr>
            <w:r>
              <w:rPr>
                <w:rFonts w:hint="eastAsia"/>
                <w:sz w:val="20"/>
                <w:szCs w:val="20"/>
              </w:rPr>
              <w:t>안산시장</w:t>
            </w:r>
          </w:p>
        </w:tc>
      </w:tr>
      <w:tr w:rsidR="00026A7E" w:rsidRPr="00CB2B3F" w:rsidDel="00CE1190" w14:paraId="0B5034AA"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2DFB6428" w14:textId="77777777" w:rsidR="00026A7E" w:rsidRPr="00CB2B3F" w:rsidRDefault="00026A7E" w:rsidP="0091358C">
            <w:pPr>
              <w:pStyle w:val="a5"/>
              <w:spacing w:line="280" w:lineRule="atLeast"/>
              <w:ind w:leftChars="0" w:left="0"/>
              <w:jc w:val="center"/>
              <w:rPr>
                <w:sz w:val="20"/>
                <w:szCs w:val="20"/>
              </w:rPr>
            </w:pPr>
            <w:r>
              <w:rPr>
                <w:rFonts w:hint="eastAsia"/>
                <w:sz w:val="20"/>
                <w:szCs w:val="20"/>
              </w:rPr>
              <w:t>전기공사업등록증</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203E264E" w14:textId="77777777" w:rsidR="00026A7E" w:rsidRDefault="00026A7E" w:rsidP="0091358C">
            <w:pPr>
              <w:pStyle w:val="a5"/>
              <w:spacing w:line="280" w:lineRule="atLeast"/>
              <w:ind w:leftChars="0" w:left="0"/>
              <w:jc w:val="center"/>
              <w:rPr>
                <w:sz w:val="20"/>
                <w:szCs w:val="20"/>
              </w:rPr>
            </w:pPr>
            <w:r>
              <w:rPr>
                <w:rFonts w:hint="eastAsia"/>
                <w:sz w:val="20"/>
                <w:szCs w:val="20"/>
              </w:rPr>
              <w:t>경기도지사</w:t>
            </w:r>
          </w:p>
        </w:tc>
      </w:tr>
      <w:tr w:rsidR="00026A7E" w:rsidRPr="00CB2B3F" w:rsidDel="00CE1190" w14:paraId="016C9C5F"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1F010553" w14:textId="77777777" w:rsidR="00026A7E" w:rsidRDefault="00026A7E" w:rsidP="0091358C">
            <w:pPr>
              <w:pStyle w:val="a5"/>
              <w:spacing w:line="280" w:lineRule="atLeast"/>
              <w:ind w:leftChars="0" w:left="0"/>
              <w:jc w:val="center"/>
              <w:rPr>
                <w:sz w:val="20"/>
                <w:szCs w:val="20"/>
              </w:rPr>
            </w:pPr>
            <w:r>
              <w:rPr>
                <w:rFonts w:hint="eastAsia"/>
                <w:sz w:val="20"/>
                <w:szCs w:val="20"/>
              </w:rPr>
              <w:t>화물자동차</w:t>
            </w:r>
            <w:r>
              <w:rPr>
                <w:rFonts w:hint="eastAsia"/>
                <w:sz w:val="20"/>
                <w:szCs w:val="20"/>
              </w:rPr>
              <w:t xml:space="preserve"> </w:t>
            </w:r>
            <w:r>
              <w:rPr>
                <w:rFonts w:hint="eastAsia"/>
                <w:sz w:val="20"/>
                <w:szCs w:val="20"/>
              </w:rPr>
              <w:t>운송사업</w:t>
            </w:r>
            <w:r>
              <w:rPr>
                <w:rFonts w:hint="eastAsia"/>
                <w:sz w:val="20"/>
                <w:szCs w:val="20"/>
              </w:rPr>
              <w:t xml:space="preserve"> </w:t>
            </w:r>
            <w:r>
              <w:rPr>
                <w:rFonts w:hint="eastAsia"/>
                <w:sz w:val="20"/>
                <w:szCs w:val="20"/>
              </w:rPr>
              <w:t>허가</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0535F109" w14:textId="77777777" w:rsidR="00026A7E" w:rsidRPr="00274F10" w:rsidRDefault="00026A7E" w:rsidP="0091358C">
            <w:pPr>
              <w:pStyle w:val="a5"/>
              <w:spacing w:line="280" w:lineRule="atLeast"/>
              <w:ind w:leftChars="0" w:left="0"/>
              <w:jc w:val="center"/>
              <w:rPr>
                <w:sz w:val="20"/>
                <w:szCs w:val="20"/>
              </w:rPr>
            </w:pPr>
            <w:r>
              <w:rPr>
                <w:rFonts w:hint="eastAsia"/>
                <w:sz w:val="20"/>
                <w:szCs w:val="20"/>
              </w:rPr>
              <w:t>안산시장</w:t>
            </w:r>
          </w:p>
        </w:tc>
      </w:tr>
      <w:tr w:rsidR="00026A7E" w:rsidRPr="00CB2B3F" w:rsidDel="00CE1190" w14:paraId="554576E4" w14:textId="77777777" w:rsidTr="0091358C">
        <w:trPr>
          <w:trHeight w:val="454"/>
        </w:trPr>
        <w:tc>
          <w:tcPr>
            <w:tcW w:w="4366" w:type="dxa"/>
            <w:tcBorders>
              <w:top w:val="single" w:sz="4" w:space="0" w:color="404040" w:themeColor="text1" w:themeTint="BF"/>
              <w:bottom w:val="single" w:sz="4" w:space="0" w:color="404040" w:themeColor="text1" w:themeTint="BF"/>
            </w:tcBorders>
            <w:shd w:val="clear" w:color="auto" w:fill="auto"/>
            <w:vAlign w:val="center"/>
          </w:tcPr>
          <w:p w14:paraId="3EB7A188" w14:textId="77777777" w:rsidR="00026A7E" w:rsidRDefault="00026A7E" w:rsidP="0091358C">
            <w:pPr>
              <w:pStyle w:val="a5"/>
              <w:spacing w:line="280" w:lineRule="atLeast"/>
              <w:ind w:leftChars="0" w:left="0"/>
              <w:jc w:val="center"/>
              <w:rPr>
                <w:sz w:val="20"/>
                <w:szCs w:val="20"/>
              </w:rPr>
            </w:pPr>
            <w:r>
              <w:rPr>
                <w:rFonts w:hint="eastAsia"/>
                <w:sz w:val="20"/>
                <w:szCs w:val="20"/>
              </w:rPr>
              <w:lastRenderedPageBreak/>
              <w:t>화물자동차</w:t>
            </w:r>
            <w:r>
              <w:rPr>
                <w:rFonts w:hint="eastAsia"/>
                <w:sz w:val="20"/>
                <w:szCs w:val="20"/>
              </w:rPr>
              <w:t xml:space="preserve"> </w:t>
            </w:r>
            <w:r>
              <w:rPr>
                <w:rFonts w:hint="eastAsia"/>
                <w:sz w:val="20"/>
                <w:szCs w:val="20"/>
              </w:rPr>
              <w:t>운송주선사업</w:t>
            </w:r>
            <w:r>
              <w:rPr>
                <w:rFonts w:hint="eastAsia"/>
                <w:sz w:val="20"/>
                <w:szCs w:val="20"/>
              </w:rPr>
              <w:t xml:space="preserve"> </w:t>
            </w:r>
            <w:r>
              <w:rPr>
                <w:rFonts w:hint="eastAsia"/>
                <w:sz w:val="20"/>
                <w:szCs w:val="20"/>
              </w:rPr>
              <w:t>허가</w:t>
            </w:r>
          </w:p>
        </w:tc>
        <w:tc>
          <w:tcPr>
            <w:tcW w:w="4366" w:type="dxa"/>
            <w:tcBorders>
              <w:top w:val="single" w:sz="4" w:space="0" w:color="404040" w:themeColor="text1" w:themeTint="BF"/>
              <w:bottom w:val="single" w:sz="4" w:space="0" w:color="404040" w:themeColor="text1" w:themeTint="BF"/>
            </w:tcBorders>
            <w:shd w:val="clear" w:color="auto" w:fill="auto"/>
            <w:vAlign w:val="center"/>
          </w:tcPr>
          <w:p w14:paraId="25BCC104" w14:textId="77777777" w:rsidR="00026A7E" w:rsidRDefault="00026A7E" w:rsidP="0091358C">
            <w:pPr>
              <w:pStyle w:val="a5"/>
              <w:spacing w:line="280" w:lineRule="atLeast"/>
              <w:ind w:leftChars="0" w:left="0"/>
              <w:jc w:val="center"/>
              <w:rPr>
                <w:sz w:val="20"/>
                <w:szCs w:val="20"/>
              </w:rPr>
            </w:pPr>
            <w:r>
              <w:rPr>
                <w:rFonts w:hint="eastAsia"/>
                <w:sz w:val="20"/>
                <w:szCs w:val="20"/>
              </w:rPr>
              <w:t>안산시장</w:t>
            </w:r>
          </w:p>
        </w:tc>
      </w:tr>
    </w:tbl>
    <w:p w14:paraId="64EEEAC2" w14:textId="77777777" w:rsidR="00026A7E" w:rsidRPr="00CB2B3F" w:rsidRDefault="00026A7E" w:rsidP="00026A7E">
      <w:pPr>
        <w:pStyle w:val="a5"/>
        <w:spacing w:after="240"/>
        <w:ind w:leftChars="0" w:left="907"/>
        <w:rPr>
          <w:b/>
          <w:szCs w:val="22"/>
        </w:rPr>
      </w:pPr>
    </w:p>
    <w:p w14:paraId="3CB0FDD4" w14:textId="77777777" w:rsidR="00026A7E" w:rsidRPr="00CB2B3F" w:rsidRDefault="00026A7E" w:rsidP="00026A7E">
      <w:pPr>
        <w:pStyle w:val="a5"/>
        <w:numPr>
          <w:ilvl w:val="0"/>
          <w:numId w:val="24"/>
        </w:numPr>
        <w:spacing w:after="240"/>
        <w:ind w:leftChars="0"/>
        <w:rPr>
          <w:b/>
          <w:szCs w:val="22"/>
        </w:rPr>
      </w:pPr>
      <w:r w:rsidRPr="00CB2B3F">
        <w:rPr>
          <w:b/>
          <w:szCs w:val="22"/>
        </w:rPr>
        <w:t>분석</w:t>
      </w:r>
    </w:p>
    <w:p w14:paraId="6D067053" w14:textId="77777777" w:rsidR="00026A7E" w:rsidRPr="00CB2B3F" w:rsidRDefault="00026A7E" w:rsidP="00026A7E">
      <w:pPr>
        <w:pStyle w:val="a5"/>
        <w:spacing w:after="240"/>
        <w:ind w:leftChars="0" w:left="907"/>
        <w:rPr>
          <w:szCs w:val="22"/>
        </w:rPr>
      </w:pPr>
      <w:proofErr w:type="spellStart"/>
      <w:r w:rsidRPr="00CB2B3F">
        <w:rPr>
          <w:szCs w:val="22"/>
        </w:rPr>
        <w:t>한샘도무스의</w:t>
      </w:r>
      <w:proofErr w:type="spellEnd"/>
      <w:r w:rsidRPr="00CB2B3F">
        <w:rPr>
          <w:szCs w:val="22"/>
        </w:rPr>
        <w:t xml:space="preserve"> </w:t>
      </w:r>
      <w:r w:rsidRPr="00CB2B3F">
        <w:rPr>
          <w:szCs w:val="22"/>
        </w:rPr>
        <w:t>경우</w:t>
      </w:r>
      <w:r w:rsidRPr="00CB2B3F">
        <w:rPr>
          <w:szCs w:val="22"/>
        </w:rPr>
        <w:t xml:space="preserve"> </w:t>
      </w:r>
      <w:r w:rsidRPr="00CB2B3F">
        <w:rPr>
          <w:szCs w:val="22"/>
        </w:rPr>
        <w:t>수입가구를</w:t>
      </w:r>
      <w:r w:rsidRPr="00CB2B3F">
        <w:rPr>
          <w:szCs w:val="22"/>
        </w:rPr>
        <w:t xml:space="preserve"> </w:t>
      </w:r>
      <w:r w:rsidRPr="00CB2B3F">
        <w:rPr>
          <w:szCs w:val="22"/>
        </w:rPr>
        <w:t>판매하고</w:t>
      </w:r>
      <w:r w:rsidRPr="00CB2B3F">
        <w:rPr>
          <w:szCs w:val="22"/>
        </w:rPr>
        <w:t xml:space="preserve"> </w:t>
      </w:r>
      <w:r w:rsidRPr="00CB2B3F">
        <w:rPr>
          <w:szCs w:val="22"/>
        </w:rPr>
        <w:t>있으며</w:t>
      </w:r>
      <w:r w:rsidRPr="00CB2B3F">
        <w:rPr>
          <w:szCs w:val="22"/>
        </w:rPr>
        <w:t xml:space="preserve">, </w:t>
      </w:r>
      <w:proofErr w:type="spellStart"/>
      <w:r w:rsidRPr="00CB2B3F">
        <w:rPr>
          <w:szCs w:val="22"/>
        </w:rPr>
        <w:t>한샘넥서스의</w:t>
      </w:r>
      <w:proofErr w:type="spellEnd"/>
      <w:r w:rsidRPr="00CB2B3F">
        <w:rPr>
          <w:szCs w:val="22"/>
        </w:rPr>
        <w:t xml:space="preserve"> </w:t>
      </w:r>
      <w:r w:rsidRPr="00CB2B3F">
        <w:rPr>
          <w:szCs w:val="22"/>
        </w:rPr>
        <w:t>경우</w:t>
      </w:r>
      <w:r w:rsidRPr="00CB2B3F">
        <w:rPr>
          <w:szCs w:val="22"/>
        </w:rPr>
        <w:t xml:space="preserve"> </w:t>
      </w:r>
      <w:r w:rsidRPr="00CB2B3F">
        <w:rPr>
          <w:szCs w:val="22"/>
        </w:rPr>
        <w:t>수입가구</w:t>
      </w:r>
      <w:r w:rsidRPr="00CB2B3F">
        <w:rPr>
          <w:szCs w:val="22"/>
        </w:rPr>
        <w:t xml:space="preserve"> </w:t>
      </w:r>
      <w:r w:rsidRPr="00CB2B3F">
        <w:rPr>
          <w:szCs w:val="22"/>
        </w:rPr>
        <w:t>판매업</w:t>
      </w:r>
      <w:r w:rsidRPr="00CB2B3F">
        <w:rPr>
          <w:szCs w:val="22"/>
        </w:rPr>
        <w:t xml:space="preserve"> </w:t>
      </w:r>
      <w:r w:rsidRPr="00CB2B3F">
        <w:rPr>
          <w:szCs w:val="22"/>
        </w:rPr>
        <w:t>외에</w:t>
      </w:r>
      <w:r w:rsidRPr="00CB2B3F">
        <w:rPr>
          <w:szCs w:val="22"/>
        </w:rPr>
        <w:t xml:space="preserve"> </w:t>
      </w:r>
      <w:r w:rsidRPr="00CB2B3F">
        <w:rPr>
          <w:szCs w:val="22"/>
        </w:rPr>
        <w:t>건설사</w:t>
      </w:r>
      <w:r w:rsidRPr="00CB2B3F">
        <w:rPr>
          <w:szCs w:val="22"/>
        </w:rPr>
        <w:t xml:space="preserve"> </w:t>
      </w:r>
      <w:r w:rsidRPr="00CB2B3F">
        <w:rPr>
          <w:szCs w:val="22"/>
        </w:rPr>
        <w:t>특판</w:t>
      </w:r>
      <w:r w:rsidRPr="00CB2B3F">
        <w:rPr>
          <w:szCs w:val="22"/>
        </w:rPr>
        <w:t xml:space="preserve"> </w:t>
      </w:r>
      <w:r w:rsidRPr="00CB2B3F">
        <w:rPr>
          <w:szCs w:val="22"/>
        </w:rPr>
        <w:t>영업도</w:t>
      </w:r>
      <w:r w:rsidRPr="00CB2B3F">
        <w:rPr>
          <w:szCs w:val="22"/>
        </w:rPr>
        <w:t xml:space="preserve"> </w:t>
      </w:r>
      <w:r w:rsidRPr="00CB2B3F">
        <w:rPr>
          <w:szCs w:val="22"/>
        </w:rPr>
        <w:t>하므로</w:t>
      </w:r>
      <w:r w:rsidRPr="00CB2B3F">
        <w:rPr>
          <w:szCs w:val="22"/>
        </w:rPr>
        <w:t xml:space="preserve">, </w:t>
      </w:r>
      <w:r w:rsidRPr="00CB2B3F">
        <w:rPr>
          <w:szCs w:val="22"/>
        </w:rPr>
        <w:t>시공</w:t>
      </w:r>
      <w:r w:rsidRPr="00CB2B3F">
        <w:rPr>
          <w:szCs w:val="22"/>
        </w:rPr>
        <w:t xml:space="preserve"> </w:t>
      </w:r>
      <w:r w:rsidRPr="00CB2B3F">
        <w:rPr>
          <w:szCs w:val="22"/>
        </w:rPr>
        <w:t>등</w:t>
      </w:r>
      <w:r w:rsidRPr="00CB2B3F">
        <w:rPr>
          <w:szCs w:val="22"/>
        </w:rPr>
        <w:t xml:space="preserve"> </w:t>
      </w:r>
      <w:r w:rsidRPr="00CB2B3F">
        <w:rPr>
          <w:szCs w:val="22"/>
        </w:rPr>
        <w:t>관련하여</w:t>
      </w:r>
      <w:r w:rsidRPr="00CB2B3F">
        <w:rPr>
          <w:szCs w:val="22"/>
        </w:rPr>
        <w:t xml:space="preserve"> </w:t>
      </w:r>
      <w:r w:rsidRPr="00CB2B3F">
        <w:rPr>
          <w:szCs w:val="22"/>
        </w:rPr>
        <w:t>건설업등록을</w:t>
      </w:r>
      <w:r w:rsidRPr="00CB2B3F">
        <w:rPr>
          <w:szCs w:val="22"/>
        </w:rPr>
        <w:t xml:space="preserve"> </w:t>
      </w:r>
      <w:proofErr w:type="spellStart"/>
      <w:r w:rsidRPr="00CB2B3F">
        <w:rPr>
          <w:szCs w:val="22"/>
        </w:rPr>
        <w:t>경료하였음</w:t>
      </w:r>
      <w:proofErr w:type="spellEnd"/>
      <w:r w:rsidRPr="00CB2B3F">
        <w:rPr>
          <w:szCs w:val="22"/>
        </w:rPr>
        <w:t xml:space="preserve">. </w:t>
      </w:r>
      <w:proofErr w:type="spellStart"/>
      <w:r w:rsidRPr="00CB2B3F">
        <w:rPr>
          <w:szCs w:val="22"/>
        </w:rPr>
        <w:t>한샘넥서스의</w:t>
      </w:r>
      <w:proofErr w:type="spellEnd"/>
      <w:r w:rsidRPr="00CB2B3F">
        <w:rPr>
          <w:szCs w:val="22"/>
        </w:rPr>
        <w:t xml:space="preserve"> </w:t>
      </w:r>
      <w:r w:rsidRPr="00CB2B3F">
        <w:rPr>
          <w:szCs w:val="22"/>
        </w:rPr>
        <w:t>경우</w:t>
      </w:r>
      <w:r w:rsidRPr="00CB2B3F">
        <w:rPr>
          <w:szCs w:val="22"/>
        </w:rPr>
        <w:t xml:space="preserve"> </w:t>
      </w:r>
      <w:r w:rsidRPr="00CB2B3F">
        <w:rPr>
          <w:szCs w:val="22"/>
        </w:rPr>
        <w:t>온라인</w:t>
      </w:r>
      <w:r w:rsidRPr="00CB2B3F">
        <w:rPr>
          <w:szCs w:val="22"/>
        </w:rPr>
        <w:t xml:space="preserve"> </w:t>
      </w:r>
      <w:r w:rsidRPr="00CB2B3F">
        <w:rPr>
          <w:szCs w:val="22"/>
        </w:rPr>
        <w:t>판매는</w:t>
      </w:r>
      <w:r w:rsidRPr="00CB2B3F">
        <w:rPr>
          <w:szCs w:val="22"/>
        </w:rPr>
        <w:t xml:space="preserve"> </w:t>
      </w:r>
      <w:r w:rsidRPr="00CB2B3F">
        <w:rPr>
          <w:szCs w:val="22"/>
        </w:rPr>
        <w:t>하고</w:t>
      </w:r>
      <w:r w:rsidRPr="00CB2B3F">
        <w:rPr>
          <w:szCs w:val="22"/>
        </w:rPr>
        <w:t xml:space="preserve"> </w:t>
      </w:r>
      <w:r w:rsidRPr="00CB2B3F">
        <w:rPr>
          <w:szCs w:val="22"/>
        </w:rPr>
        <w:t>있지</w:t>
      </w:r>
      <w:r w:rsidRPr="00CB2B3F">
        <w:rPr>
          <w:szCs w:val="22"/>
        </w:rPr>
        <w:t xml:space="preserve"> </w:t>
      </w:r>
      <w:r w:rsidRPr="00CB2B3F">
        <w:rPr>
          <w:szCs w:val="22"/>
        </w:rPr>
        <w:t>않다고</w:t>
      </w:r>
      <w:r w:rsidRPr="00CB2B3F">
        <w:rPr>
          <w:szCs w:val="22"/>
        </w:rPr>
        <w:t xml:space="preserve"> </w:t>
      </w:r>
      <w:r w:rsidRPr="00CB2B3F">
        <w:rPr>
          <w:szCs w:val="22"/>
        </w:rPr>
        <w:t>함</w:t>
      </w:r>
      <w:r w:rsidRPr="00CB2B3F">
        <w:rPr>
          <w:szCs w:val="22"/>
        </w:rPr>
        <w:t>.</w:t>
      </w:r>
    </w:p>
    <w:p w14:paraId="2B1016D7" w14:textId="77777777" w:rsidR="00026A7E" w:rsidRPr="00CB2B3F" w:rsidRDefault="00026A7E" w:rsidP="00026A7E">
      <w:pPr>
        <w:pStyle w:val="a5"/>
        <w:spacing w:after="240"/>
        <w:ind w:leftChars="0" w:left="907"/>
        <w:rPr>
          <w:szCs w:val="22"/>
        </w:rPr>
      </w:pPr>
      <w:r w:rsidRPr="00CB2B3F">
        <w:rPr>
          <w:szCs w:val="22"/>
        </w:rPr>
        <w:t>한편</w:t>
      </w:r>
      <w:r w:rsidRPr="00CB2B3F">
        <w:rPr>
          <w:szCs w:val="22"/>
        </w:rPr>
        <w:t xml:space="preserve">, </w:t>
      </w:r>
      <w:proofErr w:type="spellStart"/>
      <w:r w:rsidRPr="00CB2B3F">
        <w:rPr>
          <w:szCs w:val="22"/>
        </w:rPr>
        <w:t>한샘도무스는</w:t>
      </w:r>
      <w:proofErr w:type="spellEnd"/>
      <w:r w:rsidRPr="00CB2B3F">
        <w:rPr>
          <w:szCs w:val="22"/>
        </w:rPr>
        <w:t xml:space="preserve"> </w:t>
      </w:r>
      <w:r w:rsidRPr="00CB2B3F">
        <w:rPr>
          <w:szCs w:val="22"/>
        </w:rPr>
        <w:t>전기통신사업법에</w:t>
      </w:r>
      <w:r w:rsidRPr="00CB2B3F">
        <w:rPr>
          <w:szCs w:val="22"/>
        </w:rPr>
        <w:t xml:space="preserve"> </w:t>
      </w:r>
      <w:r w:rsidRPr="00CB2B3F">
        <w:rPr>
          <w:szCs w:val="22"/>
        </w:rPr>
        <w:t>따른</w:t>
      </w:r>
      <w:r w:rsidRPr="00CB2B3F">
        <w:rPr>
          <w:szCs w:val="22"/>
        </w:rPr>
        <w:t xml:space="preserve"> </w:t>
      </w:r>
      <w:r w:rsidRPr="00CB2B3F">
        <w:rPr>
          <w:szCs w:val="22"/>
        </w:rPr>
        <w:t>부가통신사업자</w:t>
      </w:r>
      <w:r w:rsidRPr="00CB2B3F">
        <w:rPr>
          <w:szCs w:val="22"/>
        </w:rPr>
        <w:t xml:space="preserve"> </w:t>
      </w:r>
      <w:r w:rsidRPr="00CB2B3F">
        <w:rPr>
          <w:szCs w:val="22"/>
        </w:rPr>
        <w:t>신고</w:t>
      </w:r>
      <w:ins w:id="144" w:author="heesung.ahn" w:date="2021-08-31T00:08:00Z">
        <w:r w:rsidR="009A5492" w:rsidRPr="00CB2B3F">
          <w:rPr>
            <w:szCs w:val="22"/>
          </w:rPr>
          <w:t>(</w:t>
        </w:r>
        <w:r w:rsidR="009A5492" w:rsidRPr="00CB2B3F">
          <w:rPr>
            <w:szCs w:val="22"/>
          </w:rPr>
          <w:t>전기통신사업법</w:t>
        </w:r>
        <w:r w:rsidR="009A5492" w:rsidRPr="00CB2B3F">
          <w:rPr>
            <w:szCs w:val="22"/>
          </w:rPr>
          <w:t xml:space="preserve"> </w:t>
        </w:r>
        <w:r w:rsidR="009A5492" w:rsidRPr="00CB2B3F">
          <w:rPr>
            <w:szCs w:val="22"/>
          </w:rPr>
          <w:t>제</w:t>
        </w:r>
        <w:r w:rsidR="009A5492" w:rsidRPr="00CB2B3F">
          <w:rPr>
            <w:szCs w:val="22"/>
          </w:rPr>
          <w:t>22</w:t>
        </w:r>
        <w:r w:rsidR="009A5492" w:rsidRPr="00CB2B3F">
          <w:rPr>
            <w:szCs w:val="22"/>
          </w:rPr>
          <w:t>조</w:t>
        </w:r>
        <w:proofErr w:type="gramStart"/>
        <w:r w:rsidR="009A5492" w:rsidRPr="00CB2B3F">
          <w:rPr>
            <w:szCs w:val="22"/>
          </w:rPr>
          <w:t>).</w:t>
        </w:r>
      </w:ins>
      <w:proofErr w:type="spellStart"/>
      <w:r w:rsidRPr="00CB2B3F">
        <w:rPr>
          <w:szCs w:val="22"/>
        </w:rPr>
        <w:t>를</w:t>
      </w:r>
      <w:proofErr w:type="spellEnd"/>
      <w:proofErr w:type="gramEnd"/>
      <w:r w:rsidRPr="00CB2B3F">
        <w:rPr>
          <w:szCs w:val="22"/>
        </w:rPr>
        <w:t xml:space="preserve"> </w:t>
      </w:r>
      <w:r w:rsidRPr="00CB2B3F">
        <w:rPr>
          <w:szCs w:val="22"/>
        </w:rPr>
        <w:t>하지</w:t>
      </w:r>
      <w:r w:rsidRPr="00CB2B3F">
        <w:rPr>
          <w:szCs w:val="22"/>
        </w:rPr>
        <w:t xml:space="preserve"> </w:t>
      </w:r>
      <w:r w:rsidRPr="00CB2B3F">
        <w:rPr>
          <w:szCs w:val="22"/>
        </w:rPr>
        <w:t>않</w:t>
      </w:r>
      <w:ins w:id="145" w:author="heesung.ahn" w:date="2021-08-31T00:08:00Z">
        <w:r w:rsidR="009A5492">
          <w:rPr>
            <w:rFonts w:hint="eastAsia"/>
            <w:szCs w:val="22"/>
          </w:rPr>
          <w:t>고</w:t>
        </w:r>
        <w:r w:rsidR="009A5492">
          <w:rPr>
            <w:rFonts w:hint="eastAsia"/>
            <w:szCs w:val="22"/>
          </w:rPr>
          <w:t xml:space="preserve"> </w:t>
        </w:r>
        <w:r w:rsidR="00DF17D5">
          <w:rPr>
            <w:rFonts w:hint="eastAsia"/>
            <w:szCs w:val="22"/>
          </w:rPr>
          <w:t>웹사이트를</w:t>
        </w:r>
        <w:r w:rsidR="009A5492">
          <w:rPr>
            <w:rFonts w:hint="eastAsia"/>
            <w:szCs w:val="22"/>
          </w:rPr>
          <w:t xml:space="preserve"> </w:t>
        </w:r>
        <w:r w:rsidR="009A5492">
          <w:rPr>
            <w:rFonts w:hint="eastAsia"/>
            <w:szCs w:val="22"/>
          </w:rPr>
          <w:t>통한</w:t>
        </w:r>
        <w:r w:rsidR="009A5492">
          <w:rPr>
            <w:rFonts w:hint="eastAsia"/>
            <w:szCs w:val="22"/>
          </w:rPr>
          <w:t xml:space="preserve"> </w:t>
        </w:r>
        <w:r w:rsidR="009A5492">
          <w:rPr>
            <w:rFonts w:hint="eastAsia"/>
            <w:szCs w:val="22"/>
          </w:rPr>
          <w:t>전자상거래를</w:t>
        </w:r>
        <w:r w:rsidR="009A5492">
          <w:rPr>
            <w:rFonts w:hint="eastAsia"/>
            <w:szCs w:val="22"/>
          </w:rPr>
          <w:t xml:space="preserve"> </w:t>
        </w:r>
        <w:r w:rsidR="009A5492">
          <w:rPr>
            <w:rFonts w:hint="eastAsia"/>
            <w:szCs w:val="22"/>
          </w:rPr>
          <w:t>수행하고</w:t>
        </w:r>
        <w:r w:rsidR="009A5492">
          <w:rPr>
            <w:rFonts w:hint="eastAsia"/>
            <w:szCs w:val="22"/>
          </w:rPr>
          <w:t xml:space="preserve"> </w:t>
        </w:r>
        <w:r w:rsidR="009A5492">
          <w:rPr>
            <w:rFonts w:hint="eastAsia"/>
            <w:szCs w:val="22"/>
          </w:rPr>
          <w:t>있</w:t>
        </w:r>
      </w:ins>
      <w:r w:rsidRPr="00CB2B3F">
        <w:rPr>
          <w:szCs w:val="22"/>
        </w:rPr>
        <w:t>음</w:t>
      </w:r>
      <w:del w:id="146" w:author="heesung.ahn" w:date="2021-08-31T00:08:00Z">
        <w:r w:rsidRPr="00CB2B3F" w:rsidDel="009A5492">
          <w:rPr>
            <w:szCs w:val="22"/>
          </w:rPr>
          <w:delText>(</w:delText>
        </w:r>
        <w:r w:rsidRPr="00CB2B3F" w:rsidDel="009A5492">
          <w:rPr>
            <w:szCs w:val="22"/>
          </w:rPr>
          <w:delText>전기통신사업법</w:delText>
        </w:r>
        <w:r w:rsidRPr="00CB2B3F" w:rsidDel="009A5492">
          <w:rPr>
            <w:szCs w:val="22"/>
          </w:rPr>
          <w:delText xml:space="preserve"> </w:delText>
        </w:r>
        <w:r w:rsidRPr="00CB2B3F" w:rsidDel="009A5492">
          <w:rPr>
            <w:szCs w:val="22"/>
          </w:rPr>
          <w:delText>제</w:delText>
        </w:r>
        <w:r w:rsidRPr="00CB2B3F" w:rsidDel="009A5492">
          <w:rPr>
            <w:szCs w:val="22"/>
          </w:rPr>
          <w:delText>22</w:delText>
        </w:r>
        <w:r w:rsidRPr="00CB2B3F" w:rsidDel="009A5492">
          <w:rPr>
            <w:szCs w:val="22"/>
          </w:rPr>
          <w:delText>조</w:delText>
        </w:r>
        <w:r w:rsidRPr="00CB2B3F" w:rsidDel="009A5492">
          <w:rPr>
            <w:szCs w:val="22"/>
          </w:rPr>
          <w:delText>).</w:delText>
        </w:r>
      </w:del>
      <w:r w:rsidRPr="00CB2B3F">
        <w:rPr>
          <w:szCs w:val="22"/>
        </w:rPr>
        <w:t xml:space="preserve"> </w:t>
      </w:r>
      <w:r w:rsidRPr="00CB2B3F">
        <w:rPr>
          <w:szCs w:val="22"/>
        </w:rPr>
        <w:t>전기통신사업법상</w:t>
      </w:r>
      <w:r w:rsidRPr="00CB2B3F">
        <w:rPr>
          <w:szCs w:val="22"/>
        </w:rPr>
        <w:t xml:space="preserve"> </w:t>
      </w:r>
      <w:r w:rsidRPr="00CB2B3F">
        <w:rPr>
          <w:szCs w:val="22"/>
        </w:rPr>
        <w:t>기간통신사업</w:t>
      </w:r>
      <w:r w:rsidRPr="00CB2B3F">
        <w:rPr>
          <w:rStyle w:val="ac"/>
          <w:szCs w:val="22"/>
        </w:rPr>
        <w:footnoteReference w:id="9"/>
      </w:r>
      <w:r w:rsidRPr="00CB2B3F">
        <w:rPr>
          <w:szCs w:val="22"/>
        </w:rPr>
        <w:t>을</w:t>
      </w:r>
      <w:r w:rsidRPr="00CB2B3F">
        <w:rPr>
          <w:szCs w:val="22"/>
        </w:rPr>
        <w:t xml:space="preserve"> </w:t>
      </w:r>
      <w:r w:rsidRPr="00CB2B3F">
        <w:rPr>
          <w:szCs w:val="22"/>
        </w:rPr>
        <w:t>제외한</w:t>
      </w:r>
      <w:r w:rsidRPr="00CB2B3F">
        <w:rPr>
          <w:szCs w:val="22"/>
        </w:rPr>
        <w:t xml:space="preserve"> </w:t>
      </w:r>
      <w:r w:rsidRPr="00CB2B3F">
        <w:rPr>
          <w:szCs w:val="22"/>
        </w:rPr>
        <w:t>나머지</w:t>
      </w:r>
      <w:r w:rsidRPr="00CB2B3F">
        <w:rPr>
          <w:szCs w:val="22"/>
        </w:rPr>
        <w:t xml:space="preserve"> </w:t>
      </w:r>
      <w:r w:rsidRPr="00CB2B3F">
        <w:rPr>
          <w:szCs w:val="22"/>
        </w:rPr>
        <w:t>전기통신사업</w:t>
      </w:r>
      <w:r w:rsidRPr="00CB2B3F">
        <w:rPr>
          <w:szCs w:val="22"/>
        </w:rPr>
        <w:t>(</w:t>
      </w:r>
      <w:r w:rsidRPr="00CB2B3F">
        <w:rPr>
          <w:szCs w:val="22"/>
        </w:rPr>
        <w:t>전기통신설비를</w:t>
      </w:r>
      <w:r w:rsidRPr="00CB2B3F">
        <w:rPr>
          <w:szCs w:val="22"/>
        </w:rPr>
        <w:t xml:space="preserve"> </w:t>
      </w:r>
      <w:r w:rsidRPr="00CB2B3F">
        <w:rPr>
          <w:szCs w:val="22"/>
        </w:rPr>
        <w:t>이용하여</w:t>
      </w:r>
      <w:r w:rsidRPr="00CB2B3F">
        <w:rPr>
          <w:szCs w:val="22"/>
        </w:rPr>
        <w:t xml:space="preserve"> </w:t>
      </w:r>
      <w:r w:rsidRPr="00CB2B3F">
        <w:rPr>
          <w:szCs w:val="22"/>
        </w:rPr>
        <w:t>타인의</w:t>
      </w:r>
      <w:r w:rsidRPr="00CB2B3F">
        <w:rPr>
          <w:szCs w:val="22"/>
        </w:rPr>
        <w:t xml:space="preserve"> </w:t>
      </w:r>
      <w:r w:rsidRPr="00CB2B3F">
        <w:rPr>
          <w:szCs w:val="22"/>
        </w:rPr>
        <w:t>통신을</w:t>
      </w:r>
      <w:r w:rsidRPr="00CB2B3F">
        <w:rPr>
          <w:szCs w:val="22"/>
        </w:rPr>
        <w:t xml:space="preserve"> </w:t>
      </w:r>
      <w:r w:rsidRPr="00CB2B3F">
        <w:rPr>
          <w:szCs w:val="22"/>
        </w:rPr>
        <w:t>매개하거나</w:t>
      </w:r>
      <w:r w:rsidRPr="00CB2B3F">
        <w:rPr>
          <w:szCs w:val="22"/>
        </w:rPr>
        <w:t xml:space="preserve"> </w:t>
      </w:r>
      <w:r w:rsidRPr="00CB2B3F">
        <w:rPr>
          <w:szCs w:val="22"/>
        </w:rPr>
        <w:t>전기통신설비를</w:t>
      </w:r>
      <w:r w:rsidRPr="00CB2B3F">
        <w:rPr>
          <w:szCs w:val="22"/>
        </w:rPr>
        <w:t xml:space="preserve"> </w:t>
      </w:r>
      <w:r w:rsidRPr="00CB2B3F">
        <w:rPr>
          <w:szCs w:val="22"/>
        </w:rPr>
        <w:t>타인의</w:t>
      </w:r>
      <w:r w:rsidRPr="00CB2B3F">
        <w:rPr>
          <w:szCs w:val="22"/>
        </w:rPr>
        <w:t xml:space="preserve"> </w:t>
      </w:r>
      <w:r w:rsidRPr="00CB2B3F">
        <w:rPr>
          <w:szCs w:val="22"/>
        </w:rPr>
        <w:t>통신용으로</w:t>
      </w:r>
      <w:r w:rsidRPr="00CB2B3F">
        <w:rPr>
          <w:szCs w:val="22"/>
        </w:rPr>
        <w:t xml:space="preserve"> </w:t>
      </w:r>
      <w:r w:rsidRPr="00CB2B3F">
        <w:rPr>
          <w:szCs w:val="22"/>
        </w:rPr>
        <w:t>제공하는</w:t>
      </w:r>
      <w:r w:rsidRPr="00CB2B3F">
        <w:rPr>
          <w:szCs w:val="22"/>
        </w:rPr>
        <w:t xml:space="preserve"> </w:t>
      </w:r>
      <w:r w:rsidRPr="00CB2B3F">
        <w:rPr>
          <w:szCs w:val="22"/>
        </w:rPr>
        <w:t>사업</w:t>
      </w:r>
      <w:r w:rsidRPr="00CB2B3F">
        <w:rPr>
          <w:szCs w:val="22"/>
        </w:rPr>
        <w:t>)</w:t>
      </w:r>
      <w:r w:rsidRPr="00CB2B3F">
        <w:rPr>
          <w:szCs w:val="22"/>
        </w:rPr>
        <w:t>은</w:t>
      </w:r>
      <w:r w:rsidRPr="00CB2B3F">
        <w:rPr>
          <w:szCs w:val="22"/>
        </w:rPr>
        <w:t xml:space="preserve"> </w:t>
      </w:r>
      <w:r w:rsidRPr="00CB2B3F">
        <w:rPr>
          <w:szCs w:val="22"/>
        </w:rPr>
        <w:t>전부</w:t>
      </w:r>
      <w:r w:rsidRPr="00CB2B3F">
        <w:rPr>
          <w:szCs w:val="22"/>
        </w:rPr>
        <w:t xml:space="preserve"> </w:t>
      </w:r>
      <w:r w:rsidRPr="00CB2B3F">
        <w:rPr>
          <w:szCs w:val="22"/>
        </w:rPr>
        <w:t>부가통신사업으로</w:t>
      </w:r>
      <w:r w:rsidRPr="00CB2B3F">
        <w:rPr>
          <w:szCs w:val="22"/>
        </w:rPr>
        <w:t xml:space="preserve"> </w:t>
      </w:r>
      <w:r w:rsidRPr="00CB2B3F">
        <w:rPr>
          <w:szCs w:val="22"/>
        </w:rPr>
        <w:t>분류됨</w:t>
      </w:r>
      <w:r w:rsidRPr="00CB2B3F">
        <w:rPr>
          <w:szCs w:val="22"/>
        </w:rPr>
        <w:t>(</w:t>
      </w:r>
      <w:r w:rsidRPr="00CB2B3F">
        <w:rPr>
          <w:szCs w:val="22"/>
        </w:rPr>
        <w:t>전기통신사업법</w:t>
      </w:r>
      <w:r w:rsidRPr="00CB2B3F">
        <w:rPr>
          <w:szCs w:val="22"/>
        </w:rPr>
        <w:t xml:space="preserve"> </w:t>
      </w:r>
      <w:r w:rsidRPr="00CB2B3F">
        <w:rPr>
          <w:szCs w:val="22"/>
        </w:rPr>
        <w:t>제</w:t>
      </w:r>
      <w:r w:rsidRPr="00CB2B3F">
        <w:rPr>
          <w:szCs w:val="22"/>
        </w:rPr>
        <w:t>2</w:t>
      </w:r>
      <w:r w:rsidRPr="00CB2B3F">
        <w:rPr>
          <w:szCs w:val="22"/>
        </w:rPr>
        <w:t>조</w:t>
      </w:r>
      <w:r w:rsidRPr="00CB2B3F">
        <w:rPr>
          <w:szCs w:val="22"/>
        </w:rPr>
        <w:t xml:space="preserve"> </w:t>
      </w:r>
      <w:r w:rsidRPr="00CB2B3F">
        <w:rPr>
          <w:szCs w:val="22"/>
        </w:rPr>
        <w:t>제</w:t>
      </w:r>
      <w:r w:rsidRPr="00CB2B3F">
        <w:rPr>
          <w:szCs w:val="22"/>
        </w:rPr>
        <w:t>12</w:t>
      </w:r>
      <w:r w:rsidRPr="00CB2B3F">
        <w:rPr>
          <w:szCs w:val="22"/>
        </w:rPr>
        <w:t>호</w:t>
      </w:r>
      <w:r w:rsidRPr="00CB2B3F">
        <w:rPr>
          <w:szCs w:val="22"/>
        </w:rPr>
        <w:t xml:space="preserve">). </w:t>
      </w:r>
      <w:r w:rsidRPr="00CB2B3F">
        <w:rPr>
          <w:szCs w:val="22"/>
        </w:rPr>
        <w:t>이에</w:t>
      </w:r>
      <w:r w:rsidRPr="00CB2B3F">
        <w:rPr>
          <w:szCs w:val="22"/>
        </w:rPr>
        <w:t xml:space="preserve"> </w:t>
      </w:r>
      <w:r w:rsidRPr="00CB2B3F">
        <w:rPr>
          <w:szCs w:val="22"/>
        </w:rPr>
        <w:t>따라서</w:t>
      </w:r>
      <w:r w:rsidRPr="00CB2B3F">
        <w:rPr>
          <w:szCs w:val="22"/>
        </w:rPr>
        <w:t xml:space="preserve"> </w:t>
      </w:r>
      <w:r w:rsidRPr="00CB2B3F">
        <w:rPr>
          <w:szCs w:val="22"/>
        </w:rPr>
        <w:t>일반적으로</w:t>
      </w:r>
      <w:r w:rsidRPr="00CB2B3F">
        <w:rPr>
          <w:szCs w:val="22"/>
        </w:rPr>
        <w:t xml:space="preserve"> </w:t>
      </w:r>
      <w:r w:rsidRPr="00CB2B3F">
        <w:rPr>
          <w:szCs w:val="22"/>
        </w:rPr>
        <w:t>전자상거래</w:t>
      </w:r>
      <w:r w:rsidRPr="00CB2B3F">
        <w:rPr>
          <w:szCs w:val="22"/>
        </w:rPr>
        <w:t xml:space="preserve"> </w:t>
      </w:r>
      <w:r w:rsidRPr="00CB2B3F">
        <w:rPr>
          <w:szCs w:val="22"/>
        </w:rPr>
        <w:t>기능을</w:t>
      </w:r>
      <w:r w:rsidRPr="00CB2B3F">
        <w:rPr>
          <w:szCs w:val="22"/>
        </w:rPr>
        <w:t xml:space="preserve"> </w:t>
      </w:r>
      <w:r w:rsidRPr="00CB2B3F">
        <w:rPr>
          <w:szCs w:val="22"/>
        </w:rPr>
        <w:t>가진</w:t>
      </w:r>
      <w:r w:rsidRPr="00CB2B3F">
        <w:rPr>
          <w:szCs w:val="22"/>
        </w:rPr>
        <w:t xml:space="preserve"> </w:t>
      </w:r>
      <w:r w:rsidRPr="00CB2B3F">
        <w:rPr>
          <w:szCs w:val="22"/>
        </w:rPr>
        <w:t>웹사이트를</w:t>
      </w:r>
      <w:r w:rsidRPr="00CB2B3F">
        <w:rPr>
          <w:szCs w:val="22"/>
        </w:rPr>
        <w:t xml:space="preserve"> </w:t>
      </w:r>
      <w:r w:rsidRPr="00CB2B3F">
        <w:rPr>
          <w:szCs w:val="22"/>
        </w:rPr>
        <w:t>운영하는</w:t>
      </w:r>
      <w:r w:rsidRPr="00CB2B3F">
        <w:rPr>
          <w:szCs w:val="22"/>
        </w:rPr>
        <w:t xml:space="preserve"> </w:t>
      </w:r>
      <w:r w:rsidRPr="00CB2B3F">
        <w:rPr>
          <w:szCs w:val="22"/>
        </w:rPr>
        <w:t>경우에는</w:t>
      </w:r>
      <w:r w:rsidRPr="00CB2B3F">
        <w:rPr>
          <w:szCs w:val="22"/>
        </w:rPr>
        <w:t xml:space="preserve"> </w:t>
      </w:r>
      <w:r w:rsidRPr="00CB2B3F">
        <w:rPr>
          <w:szCs w:val="22"/>
        </w:rPr>
        <w:t>전기통신사업법상</w:t>
      </w:r>
      <w:r w:rsidRPr="00CB2B3F">
        <w:rPr>
          <w:szCs w:val="22"/>
        </w:rPr>
        <w:t xml:space="preserve"> </w:t>
      </w:r>
      <w:r w:rsidRPr="00CB2B3F">
        <w:rPr>
          <w:szCs w:val="22"/>
        </w:rPr>
        <w:t>부가통신사업자로</w:t>
      </w:r>
      <w:r w:rsidRPr="00CB2B3F">
        <w:rPr>
          <w:szCs w:val="22"/>
        </w:rPr>
        <w:t xml:space="preserve"> </w:t>
      </w:r>
      <w:r w:rsidRPr="00CB2B3F">
        <w:rPr>
          <w:szCs w:val="22"/>
        </w:rPr>
        <w:t>해석</w:t>
      </w:r>
      <w:ins w:id="147" w:author="heesung.ahn" w:date="2021-08-31T00:09:00Z">
        <w:r w:rsidR="007C6560">
          <w:rPr>
            <w:rFonts w:hint="eastAsia"/>
            <w:szCs w:val="22"/>
          </w:rPr>
          <w:t>되며</w:t>
        </w:r>
        <w:r w:rsidR="007C6560">
          <w:rPr>
            <w:rFonts w:hint="eastAsia"/>
            <w:szCs w:val="22"/>
          </w:rPr>
          <w:t xml:space="preserve">, </w:t>
        </w:r>
        <w:proofErr w:type="spellStart"/>
        <w:r w:rsidR="007C6560">
          <w:rPr>
            <w:rFonts w:hint="eastAsia"/>
            <w:szCs w:val="22"/>
          </w:rPr>
          <w:t>한샘도부스도</w:t>
        </w:r>
        <w:proofErr w:type="spellEnd"/>
        <w:r w:rsidR="007C6560">
          <w:rPr>
            <w:rFonts w:hint="eastAsia"/>
            <w:szCs w:val="22"/>
          </w:rPr>
          <w:t xml:space="preserve"> </w:t>
        </w:r>
        <w:r w:rsidR="007C6560">
          <w:rPr>
            <w:rFonts w:hint="eastAsia"/>
            <w:szCs w:val="22"/>
          </w:rPr>
          <w:t>부가통신사업</w:t>
        </w:r>
      </w:ins>
      <w:ins w:id="148" w:author="heesung.ahn" w:date="2021-08-31T00:11:00Z">
        <w:r w:rsidR="007C6560">
          <w:rPr>
            <w:rFonts w:hint="eastAsia"/>
            <w:szCs w:val="22"/>
          </w:rPr>
          <w:t>자</w:t>
        </w:r>
        <w:r w:rsidR="007C6560">
          <w:rPr>
            <w:rFonts w:hint="eastAsia"/>
            <w:szCs w:val="22"/>
          </w:rPr>
          <w:t xml:space="preserve"> </w:t>
        </w:r>
        <w:r w:rsidR="007C6560">
          <w:rPr>
            <w:rFonts w:hint="eastAsia"/>
            <w:szCs w:val="22"/>
          </w:rPr>
          <w:t>신고</w:t>
        </w:r>
        <w:r w:rsidR="007C6560">
          <w:rPr>
            <w:rFonts w:hint="eastAsia"/>
            <w:szCs w:val="22"/>
          </w:rPr>
          <w:t xml:space="preserve"> </w:t>
        </w:r>
        <w:r w:rsidR="007C6560">
          <w:rPr>
            <w:rFonts w:hint="eastAsia"/>
            <w:szCs w:val="22"/>
          </w:rPr>
          <w:t>의무가</w:t>
        </w:r>
        <w:r w:rsidR="007C6560">
          <w:rPr>
            <w:rFonts w:hint="eastAsia"/>
            <w:szCs w:val="22"/>
          </w:rPr>
          <w:t xml:space="preserve"> </w:t>
        </w:r>
        <w:r w:rsidR="007C6560">
          <w:rPr>
            <w:rFonts w:hint="eastAsia"/>
            <w:szCs w:val="22"/>
          </w:rPr>
          <w:t>있는</w:t>
        </w:r>
        <w:r w:rsidR="007C6560">
          <w:rPr>
            <w:rFonts w:hint="eastAsia"/>
            <w:szCs w:val="22"/>
          </w:rPr>
          <w:t xml:space="preserve"> </w:t>
        </w:r>
        <w:r w:rsidR="007C6560">
          <w:rPr>
            <w:rFonts w:hint="eastAsia"/>
            <w:szCs w:val="22"/>
          </w:rPr>
          <w:t>것으로</w:t>
        </w:r>
        <w:r w:rsidR="007C6560">
          <w:rPr>
            <w:rFonts w:hint="eastAsia"/>
            <w:szCs w:val="22"/>
          </w:rPr>
          <w:t xml:space="preserve"> </w:t>
        </w:r>
        <w:r w:rsidR="007C6560">
          <w:rPr>
            <w:rFonts w:hint="eastAsia"/>
            <w:szCs w:val="22"/>
          </w:rPr>
          <w:t>보임</w:t>
        </w:r>
      </w:ins>
      <w:del w:id="149" w:author="heesung.ahn" w:date="2021-08-31T00:11:00Z">
        <w:r w:rsidRPr="00CB2B3F" w:rsidDel="007C6560">
          <w:rPr>
            <w:szCs w:val="22"/>
          </w:rPr>
          <w:delText>됨</w:delText>
        </w:r>
      </w:del>
      <w:r w:rsidRPr="00CB2B3F">
        <w:rPr>
          <w:szCs w:val="22"/>
        </w:rPr>
        <w:t>.</w:t>
      </w:r>
    </w:p>
    <w:p w14:paraId="43579B35" w14:textId="77777777" w:rsidR="00026A7E" w:rsidRDefault="00026A7E" w:rsidP="00026A7E">
      <w:pPr>
        <w:pStyle w:val="a5"/>
        <w:spacing w:after="240"/>
        <w:ind w:leftChars="0" w:left="907"/>
        <w:rPr>
          <w:szCs w:val="22"/>
        </w:rPr>
      </w:pPr>
      <w:r w:rsidRPr="00CB2B3F">
        <w:rPr>
          <w:szCs w:val="22"/>
        </w:rPr>
        <w:t>부가통신사업</w:t>
      </w:r>
      <w:r w:rsidRPr="00CB2B3F">
        <w:rPr>
          <w:szCs w:val="22"/>
        </w:rPr>
        <w:t xml:space="preserve"> </w:t>
      </w:r>
      <w:r w:rsidRPr="00CB2B3F">
        <w:rPr>
          <w:szCs w:val="22"/>
        </w:rPr>
        <w:t>신고를</w:t>
      </w:r>
      <w:r w:rsidRPr="00CB2B3F">
        <w:rPr>
          <w:szCs w:val="22"/>
        </w:rPr>
        <w:t xml:space="preserve"> </w:t>
      </w:r>
      <w:r w:rsidRPr="00CB2B3F">
        <w:rPr>
          <w:szCs w:val="22"/>
        </w:rPr>
        <w:t>하지</w:t>
      </w:r>
      <w:r w:rsidRPr="00CB2B3F">
        <w:rPr>
          <w:szCs w:val="22"/>
        </w:rPr>
        <w:t xml:space="preserve"> </w:t>
      </w:r>
      <w:r w:rsidRPr="00CB2B3F">
        <w:rPr>
          <w:szCs w:val="22"/>
        </w:rPr>
        <w:t>아니하고</w:t>
      </w:r>
      <w:r w:rsidRPr="00CB2B3F">
        <w:rPr>
          <w:szCs w:val="22"/>
        </w:rPr>
        <w:t xml:space="preserve"> </w:t>
      </w:r>
      <w:r w:rsidRPr="00CB2B3F">
        <w:rPr>
          <w:szCs w:val="22"/>
        </w:rPr>
        <w:t>부가통신사업을</w:t>
      </w:r>
      <w:r w:rsidRPr="00CB2B3F">
        <w:rPr>
          <w:szCs w:val="22"/>
        </w:rPr>
        <w:t xml:space="preserve"> </w:t>
      </w:r>
      <w:r w:rsidRPr="00CB2B3F">
        <w:rPr>
          <w:szCs w:val="22"/>
        </w:rPr>
        <w:t>경영한</w:t>
      </w:r>
      <w:r w:rsidRPr="00CB2B3F">
        <w:rPr>
          <w:szCs w:val="22"/>
        </w:rPr>
        <w:t xml:space="preserve"> </w:t>
      </w:r>
      <w:r w:rsidRPr="00CB2B3F">
        <w:rPr>
          <w:szCs w:val="22"/>
        </w:rPr>
        <w:t>자는</w:t>
      </w:r>
      <w:r w:rsidRPr="00CB2B3F">
        <w:rPr>
          <w:szCs w:val="22"/>
        </w:rPr>
        <w:t xml:space="preserve"> </w:t>
      </w:r>
      <w:proofErr w:type="spellStart"/>
      <w:r w:rsidRPr="00CB2B3F">
        <w:rPr>
          <w:szCs w:val="22"/>
        </w:rPr>
        <w:t>전기통신역무</w:t>
      </w:r>
      <w:proofErr w:type="spellEnd"/>
      <w:r w:rsidRPr="00CB2B3F">
        <w:rPr>
          <w:szCs w:val="22"/>
        </w:rPr>
        <w:t xml:space="preserve"> </w:t>
      </w:r>
      <w:r w:rsidRPr="00CB2B3F">
        <w:rPr>
          <w:szCs w:val="22"/>
        </w:rPr>
        <w:t>제공</w:t>
      </w:r>
      <w:r w:rsidRPr="00CB2B3F">
        <w:rPr>
          <w:szCs w:val="22"/>
        </w:rPr>
        <w:t xml:space="preserve"> </w:t>
      </w:r>
      <w:r w:rsidRPr="00CB2B3F">
        <w:rPr>
          <w:szCs w:val="22"/>
        </w:rPr>
        <w:t>행위의</w:t>
      </w:r>
      <w:r w:rsidRPr="00CB2B3F">
        <w:rPr>
          <w:szCs w:val="22"/>
        </w:rPr>
        <w:t xml:space="preserve"> </w:t>
      </w:r>
      <w:r w:rsidRPr="00CB2B3F">
        <w:rPr>
          <w:szCs w:val="22"/>
        </w:rPr>
        <w:t>중지</w:t>
      </w:r>
      <w:r w:rsidRPr="00CB2B3F">
        <w:rPr>
          <w:szCs w:val="22"/>
        </w:rPr>
        <w:t xml:space="preserve"> </w:t>
      </w:r>
      <w:r w:rsidRPr="00CB2B3F">
        <w:rPr>
          <w:szCs w:val="22"/>
        </w:rPr>
        <w:t>또는</w:t>
      </w:r>
      <w:r w:rsidRPr="00CB2B3F">
        <w:rPr>
          <w:szCs w:val="22"/>
        </w:rPr>
        <w:t xml:space="preserve"> </w:t>
      </w:r>
      <w:r w:rsidRPr="00CB2B3F">
        <w:rPr>
          <w:szCs w:val="22"/>
        </w:rPr>
        <w:t>전기통신설비의</w:t>
      </w:r>
      <w:r w:rsidRPr="00CB2B3F">
        <w:rPr>
          <w:szCs w:val="22"/>
        </w:rPr>
        <w:t xml:space="preserve"> </w:t>
      </w:r>
      <w:r w:rsidRPr="00CB2B3F">
        <w:rPr>
          <w:szCs w:val="22"/>
        </w:rPr>
        <w:t>철거</w:t>
      </w:r>
      <w:r w:rsidRPr="00CB2B3F">
        <w:rPr>
          <w:szCs w:val="22"/>
        </w:rPr>
        <w:t xml:space="preserve"> </w:t>
      </w:r>
      <w:r w:rsidRPr="00CB2B3F">
        <w:rPr>
          <w:szCs w:val="22"/>
        </w:rPr>
        <w:t>등의</w:t>
      </w:r>
      <w:r w:rsidRPr="00CB2B3F">
        <w:rPr>
          <w:szCs w:val="22"/>
        </w:rPr>
        <w:t xml:space="preserve"> </w:t>
      </w:r>
      <w:r w:rsidRPr="00CB2B3F">
        <w:rPr>
          <w:szCs w:val="22"/>
        </w:rPr>
        <w:t>시정명령을</w:t>
      </w:r>
      <w:r w:rsidRPr="00CB2B3F">
        <w:rPr>
          <w:szCs w:val="22"/>
        </w:rPr>
        <w:t xml:space="preserve"> </w:t>
      </w:r>
      <w:r w:rsidRPr="00CB2B3F">
        <w:rPr>
          <w:szCs w:val="22"/>
        </w:rPr>
        <w:t>받을</w:t>
      </w:r>
      <w:r w:rsidRPr="00CB2B3F">
        <w:rPr>
          <w:szCs w:val="22"/>
        </w:rPr>
        <w:t xml:space="preserve"> </w:t>
      </w:r>
      <w:r w:rsidRPr="00CB2B3F">
        <w:rPr>
          <w:szCs w:val="22"/>
        </w:rPr>
        <w:t>수</w:t>
      </w:r>
      <w:r w:rsidRPr="00CB2B3F">
        <w:rPr>
          <w:szCs w:val="22"/>
        </w:rPr>
        <w:t xml:space="preserve"> </w:t>
      </w:r>
      <w:r w:rsidRPr="00CB2B3F">
        <w:rPr>
          <w:szCs w:val="22"/>
        </w:rPr>
        <w:t>있고</w:t>
      </w:r>
      <w:r w:rsidRPr="00CB2B3F">
        <w:rPr>
          <w:szCs w:val="22"/>
        </w:rPr>
        <w:t>(</w:t>
      </w:r>
      <w:r w:rsidRPr="00CB2B3F">
        <w:rPr>
          <w:szCs w:val="22"/>
        </w:rPr>
        <w:t>전기통신사업법</w:t>
      </w:r>
      <w:r w:rsidRPr="00CB2B3F">
        <w:rPr>
          <w:szCs w:val="22"/>
        </w:rPr>
        <w:t xml:space="preserve"> </w:t>
      </w:r>
      <w:r w:rsidRPr="00CB2B3F">
        <w:rPr>
          <w:szCs w:val="22"/>
        </w:rPr>
        <w:t>제</w:t>
      </w:r>
      <w:r w:rsidRPr="00CB2B3F">
        <w:rPr>
          <w:szCs w:val="22"/>
        </w:rPr>
        <w:t>92</w:t>
      </w:r>
      <w:r w:rsidRPr="00CB2B3F">
        <w:rPr>
          <w:szCs w:val="22"/>
        </w:rPr>
        <w:t>조</w:t>
      </w:r>
      <w:r w:rsidRPr="00CB2B3F">
        <w:rPr>
          <w:szCs w:val="22"/>
        </w:rPr>
        <w:t xml:space="preserve"> </w:t>
      </w:r>
      <w:r w:rsidRPr="00CB2B3F">
        <w:rPr>
          <w:szCs w:val="22"/>
        </w:rPr>
        <w:t>제</w:t>
      </w:r>
      <w:r w:rsidRPr="00CB2B3F">
        <w:rPr>
          <w:szCs w:val="22"/>
        </w:rPr>
        <w:t>3</w:t>
      </w:r>
      <w:r w:rsidRPr="00CB2B3F">
        <w:rPr>
          <w:szCs w:val="22"/>
        </w:rPr>
        <w:t>항</w:t>
      </w:r>
      <w:r w:rsidRPr="00CB2B3F">
        <w:rPr>
          <w:szCs w:val="22"/>
        </w:rPr>
        <w:t xml:space="preserve"> </w:t>
      </w:r>
      <w:r w:rsidRPr="00CB2B3F">
        <w:rPr>
          <w:szCs w:val="22"/>
        </w:rPr>
        <w:t>제</w:t>
      </w:r>
      <w:r w:rsidRPr="00CB2B3F">
        <w:rPr>
          <w:szCs w:val="22"/>
        </w:rPr>
        <w:t>3</w:t>
      </w:r>
      <w:r w:rsidRPr="00CB2B3F">
        <w:rPr>
          <w:szCs w:val="22"/>
        </w:rPr>
        <w:t>호</w:t>
      </w:r>
      <w:r w:rsidRPr="00CB2B3F">
        <w:rPr>
          <w:szCs w:val="22"/>
        </w:rPr>
        <w:t>), 2</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w:t>
      </w:r>
      <w:r w:rsidRPr="00CB2B3F">
        <w:rPr>
          <w:szCs w:val="22"/>
        </w:rPr>
        <w:t>억원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r w:rsidRPr="00CB2B3F">
        <w:rPr>
          <w:szCs w:val="22"/>
        </w:rPr>
        <w:t>전기통신사업법</w:t>
      </w:r>
      <w:r w:rsidRPr="00CB2B3F">
        <w:rPr>
          <w:szCs w:val="22"/>
        </w:rPr>
        <w:t xml:space="preserve"> </w:t>
      </w:r>
      <w:r w:rsidRPr="00CB2B3F">
        <w:rPr>
          <w:szCs w:val="22"/>
        </w:rPr>
        <w:t>제</w:t>
      </w:r>
      <w:r w:rsidRPr="00CB2B3F">
        <w:rPr>
          <w:szCs w:val="22"/>
        </w:rPr>
        <w:t>96</w:t>
      </w:r>
      <w:r w:rsidRPr="00CB2B3F">
        <w:rPr>
          <w:szCs w:val="22"/>
        </w:rPr>
        <w:t>조</w:t>
      </w:r>
      <w:r w:rsidRPr="00CB2B3F">
        <w:rPr>
          <w:szCs w:val="22"/>
        </w:rPr>
        <w:t xml:space="preserve"> </w:t>
      </w:r>
      <w:r w:rsidRPr="00CB2B3F">
        <w:rPr>
          <w:szCs w:val="22"/>
        </w:rPr>
        <w:t>제</w:t>
      </w:r>
      <w:r w:rsidRPr="00CB2B3F">
        <w:rPr>
          <w:szCs w:val="22"/>
        </w:rPr>
        <w:t>5</w:t>
      </w:r>
      <w:r w:rsidRPr="00CB2B3F">
        <w:rPr>
          <w:szCs w:val="22"/>
        </w:rPr>
        <w:t>호</w:t>
      </w:r>
      <w:r w:rsidRPr="00CB2B3F">
        <w:rPr>
          <w:szCs w:val="22"/>
        </w:rPr>
        <w:t xml:space="preserve">, </w:t>
      </w:r>
      <w:r w:rsidRPr="00CB2B3F">
        <w:rPr>
          <w:szCs w:val="22"/>
        </w:rPr>
        <w:t>제</w:t>
      </w:r>
      <w:r w:rsidRPr="00CB2B3F">
        <w:rPr>
          <w:szCs w:val="22"/>
        </w:rPr>
        <w:t>103</w:t>
      </w:r>
      <w:r w:rsidRPr="00CB2B3F">
        <w:rPr>
          <w:szCs w:val="22"/>
        </w:rPr>
        <w:t>조</w:t>
      </w:r>
      <w:r w:rsidRPr="00CB2B3F">
        <w:rPr>
          <w:szCs w:val="22"/>
        </w:rPr>
        <w:t xml:space="preserve">). </w:t>
      </w:r>
      <w:r w:rsidRPr="00CB2B3F">
        <w:rPr>
          <w:szCs w:val="22"/>
        </w:rPr>
        <w:t>참고로</w:t>
      </w:r>
      <w:r w:rsidRPr="00CB2B3F">
        <w:rPr>
          <w:szCs w:val="22"/>
        </w:rPr>
        <w:t xml:space="preserve"> </w:t>
      </w:r>
      <w:r w:rsidRPr="00CB2B3F">
        <w:rPr>
          <w:szCs w:val="22"/>
        </w:rPr>
        <w:t>부가통신사업신고는</w:t>
      </w:r>
      <w:r w:rsidRPr="00CB2B3F">
        <w:rPr>
          <w:szCs w:val="22"/>
        </w:rPr>
        <w:t xml:space="preserve"> </w:t>
      </w:r>
      <w:r w:rsidRPr="00CB2B3F">
        <w:rPr>
          <w:szCs w:val="22"/>
        </w:rPr>
        <w:t>관련</w:t>
      </w:r>
      <w:r w:rsidRPr="00CB2B3F">
        <w:rPr>
          <w:szCs w:val="22"/>
        </w:rPr>
        <w:t xml:space="preserve"> </w:t>
      </w:r>
      <w:r w:rsidRPr="00CB2B3F">
        <w:rPr>
          <w:szCs w:val="22"/>
        </w:rPr>
        <w:t>서류</w:t>
      </w:r>
      <w:r>
        <w:rPr>
          <w:rFonts w:hint="eastAsia"/>
          <w:szCs w:val="22"/>
        </w:rPr>
        <w:t>를</w:t>
      </w:r>
      <w:r>
        <w:rPr>
          <w:rFonts w:hint="eastAsia"/>
          <w:szCs w:val="22"/>
        </w:rPr>
        <w:t xml:space="preserve"> </w:t>
      </w:r>
      <w:r>
        <w:rPr>
          <w:rFonts w:hint="eastAsia"/>
          <w:szCs w:val="22"/>
        </w:rPr>
        <w:t>구비할</w:t>
      </w:r>
      <w:r>
        <w:rPr>
          <w:rFonts w:hint="eastAsia"/>
          <w:szCs w:val="22"/>
        </w:rPr>
        <w:t xml:space="preserve"> </w:t>
      </w:r>
      <w:r>
        <w:rPr>
          <w:rFonts w:hint="eastAsia"/>
          <w:szCs w:val="22"/>
        </w:rPr>
        <w:t>경우</w:t>
      </w:r>
      <w:r w:rsidRPr="00CB2B3F">
        <w:rPr>
          <w:szCs w:val="22"/>
        </w:rPr>
        <w:t xml:space="preserve"> </w:t>
      </w:r>
      <w:r w:rsidRPr="00CB2B3F">
        <w:rPr>
          <w:szCs w:val="22"/>
        </w:rPr>
        <w:t>통상</w:t>
      </w:r>
      <w:r w:rsidRPr="00CB2B3F">
        <w:rPr>
          <w:szCs w:val="22"/>
        </w:rPr>
        <w:t xml:space="preserve"> 2</w:t>
      </w:r>
      <w:r w:rsidRPr="00CB2B3F">
        <w:rPr>
          <w:szCs w:val="22"/>
        </w:rPr>
        <w:t>영업일</w:t>
      </w:r>
      <w:r w:rsidRPr="00CB2B3F">
        <w:rPr>
          <w:szCs w:val="22"/>
        </w:rPr>
        <w:t xml:space="preserve"> </w:t>
      </w:r>
      <w:r w:rsidRPr="00CB2B3F">
        <w:rPr>
          <w:szCs w:val="22"/>
        </w:rPr>
        <w:t>이내</w:t>
      </w:r>
      <w:r w:rsidRPr="00CB2B3F">
        <w:rPr>
          <w:szCs w:val="22"/>
        </w:rPr>
        <w:t xml:space="preserve"> </w:t>
      </w:r>
      <w:r w:rsidRPr="00CB2B3F">
        <w:rPr>
          <w:szCs w:val="22"/>
        </w:rPr>
        <w:t>신고가</w:t>
      </w:r>
      <w:r w:rsidRPr="00CB2B3F">
        <w:rPr>
          <w:szCs w:val="22"/>
        </w:rPr>
        <w:t xml:space="preserve"> </w:t>
      </w:r>
      <w:r w:rsidRPr="00CB2B3F">
        <w:rPr>
          <w:szCs w:val="22"/>
        </w:rPr>
        <w:t>완료됨</w:t>
      </w:r>
      <w:r w:rsidRPr="00CB2B3F">
        <w:rPr>
          <w:szCs w:val="22"/>
        </w:rPr>
        <w:t>.</w:t>
      </w:r>
    </w:p>
    <w:p w14:paraId="12EA2BA1" w14:textId="77777777" w:rsidR="00026A7E" w:rsidRDefault="00026A7E" w:rsidP="00026A7E">
      <w:pPr>
        <w:widowControl/>
        <w:wordWrap/>
        <w:autoSpaceDN/>
        <w:adjustRightInd/>
        <w:snapToGrid/>
        <w:spacing w:line="240" w:lineRule="auto"/>
        <w:jc w:val="left"/>
      </w:pPr>
      <w:r>
        <w:br w:type="page"/>
      </w:r>
    </w:p>
    <w:p w14:paraId="3C987E21" w14:textId="77777777" w:rsidR="00026A7E" w:rsidRDefault="00026A7E" w:rsidP="00026A7E">
      <w:pPr>
        <w:pStyle w:val="1"/>
        <w:spacing w:after="480"/>
      </w:pPr>
      <w:bookmarkStart w:id="150" w:name="_Toc79769008"/>
      <w:r w:rsidRPr="00CB2B3F">
        <w:lastRenderedPageBreak/>
        <w:t>영</w:t>
      </w:r>
      <w:r>
        <w:rPr>
          <w:noProof/>
        </w:rPr>
        <w:drawing>
          <wp:anchor distT="0" distB="0" distL="114300" distR="114300" simplePos="0" relativeHeight="251662336" behindDoc="1" locked="1" layoutInCell="1" allowOverlap="0" wp14:anchorId="1CD0CBA1" wp14:editId="5A2CF73D">
            <wp:simplePos x="0" y="0"/>
            <wp:positionH relativeFrom="column">
              <wp:posOffset>-36195</wp:posOffset>
            </wp:positionH>
            <wp:positionV relativeFrom="margin">
              <wp:posOffset>-635</wp:posOffset>
            </wp:positionV>
            <wp:extent cx="6174000" cy="806400"/>
            <wp:effectExtent l="0" t="0" r="0" b="0"/>
            <wp:wrapNone/>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업계약</w:t>
      </w:r>
      <w:bookmarkEnd w:id="150"/>
    </w:p>
    <w:p w14:paraId="412B8C22" w14:textId="77777777" w:rsidR="00026A7E" w:rsidRDefault="00026A7E" w:rsidP="00026A7E"/>
    <w:p w14:paraId="3EABCD84" w14:textId="77777777" w:rsidR="00026A7E" w:rsidRPr="00CB2B3F" w:rsidRDefault="00026A7E" w:rsidP="00026A7E"/>
    <w:p w14:paraId="5FF820A3" w14:textId="77777777" w:rsidR="00026A7E" w:rsidRPr="003D07A0" w:rsidRDefault="00026A7E" w:rsidP="00026A7E">
      <w:pPr>
        <w:pStyle w:val="a5"/>
        <w:numPr>
          <w:ilvl w:val="0"/>
          <w:numId w:val="53"/>
        </w:numPr>
        <w:spacing w:before="240" w:after="240"/>
        <w:ind w:leftChars="0"/>
        <w:outlineLvl w:val="1"/>
        <w:rPr>
          <w:b/>
          <w:color w:val="5D2A2C" w:themeColor="text2"/>
          <w:sz w:val="24"/>
        </w:rPr>
      </w:pPr>
      <w:r w:rsidRPr="003D07A0">
        <w:rPr>
          <w:b/>
          <w:color w:val="5D2A2C" w:themeColor="text2"/>
          <w:sz w:val="24"/>
        </w:rPr>
        <w:t>대상회사</w:t>
      </w:r>
      <w:r w:rsidRPr="003D07A0">
        <w:rPr>
          <w:b/>
          <w:color w:val="5D2A2C" w:themeColor="text2"/>
          <w:sz w:val="24"/>
        </w:rPr>
        <w:t xml:space="preserve"> </w:t>
      </w:r>
      <w:r w:rsidRPr="003D07A0">
        <w:rPr>
          <w:b/>
          <w:color w:val="5D2A2C" w:themeColor="text2"/>
          <w:sz w:val="24"/>
        </w:rPr>
        <w:t>영업계약</w:t>
      </w:r>
      <w:r>
        <w:rPr>
          <w:rFonts w:hint="eastAsia"/>
          <w:b/>
          <w:color w:val="5D2A2C" w:themeColor="text2"/>
          <w:sz w:val="24"/>
        </w:rPr>
        <w:t xml:space="preserve"> </w:t>
      </w:r>
      <w:r>
        <w:rPr>
          <w:rFonts w:hint="eastAsia"/>
          <w:b/>
          <w:color w:val="5D2A2C" w:themeColor="text2"/>
          <w:sz w:val="24"/>
        </w:rPr>
        <w:t>개요</w:t>
      </w:r>
    </w:p>
    <w:p w14:paraId="4D08E554" w14:textId="77777777" w:rsidR="00026A7E" w:rsidRPr="00CB2B3F" w:rsidRDefault="00026A7E" w:rsidP="00026A7E">
      <w:pPr>
        <w:pStyle w:val="a5"/>
        <w:numPr>
          <w:ilvl w:val="0"/>
          <w:numId w:val="54"/>
        </w:numPr>
        <w:spacing w:after="240"/>
        <w:ind w:leftChars="0"/>
        <w:rPr>
          <w:b/>
          <w:szCs w:val="22"/>
        </w:rPr>
      </w:pPr>
      <w:r w:rsidRPr="00CB2B3F">
        <w:rPr>
          <w:b/>
          <w:szCs w:val="22"/>
        </w:rPr>
        <w:t>개관</w:t>
      </w:r>
    </w:p>
    <w:p w14:paraId="6952B8BB" w14:textId="77777777" w:rsidR="00026A7E" w:rsidRPr="00CB2B3F" w:rsidRDefault="00026A7E" w:rsidP="00026A7E">
      <w:pPr>
        <w:pStyle w:val="a5"/>
        <w:spacing w:after="240"/>
        <w:ind w:leftChars="0" w:left="907"/>
        <w:rPr>
          <w:szCs w:val="22"/>
        </w:rPr>
      </w:pPr>
      <w:r w:rsidRPr="00CB2B3F">
        <w:rPr>
          <w:szCs w:val="22"/>
        </w:rPr>
        <w:t>대상회사의</w:t>
      </w:r>
      <w:r w:rsidRPr="00CB2B3F">
        <w:rPr>
          <w:szCs w:val="22"/>
        </w:rPr>
        <w:t xml:space="preserve"> </w:t>
      </w:r>
      <w:r w:rsidRPr="00CB2B3F">
        <w:rPr>
          <w:szCs w:val="22"/>
        </w:rPr>
        <w:t>영업상</w:t>
      </w:r>
      <w:r w:rsidRPr="00CB2B3F">
        <w:rPr>
          <w:szCs w:val="22"/>
        </w:rPr>
        <w:t xml:space="preserve"> </w:t>
      </w:r>
      <w:r w:rsidRPr="00CB2B3F">
        <w:rPr>
          <w:szCs w:val="22"/>
        </w:rPr>
        <w:t>주된</w:t>
      </w:r>
      <w:r w:rsidRPr="00CB2B3F">
        <w:rPr>
          <w:szCs w:val="22"/>
        </w:rPr>
        <w:t xml:space="preserve"> </w:t>
      </w:r>
      <w:r w:rsidRPr="00CB2B3F">
        <w:rPr>
          <w:szCs w:val="22"/>
        </w:rPr>
        <w:t>매출이</w:t>
      </w:r>
      <w:r w:rsidRPr="00CB2B3F">
        <w:rPr>
          <w:szCs w:val="22"/>
        </w:rPr>
        <w:t xml:space="preserve"> </w:t>
      </w:r>
      <w:r w:rsidRPr="00CB2B3F">
        <w:rPr>
          <w:szCs w:val="22"/>
        </w:rPr>
        <w:t>발생하는</w:t>
      </w:r>
      <w:r w:rsidRPr="00CB2B3F">
        <w:rPr>
          <w:szCs w:val="22"/>
        </w:rPr>
        <w:t xml:space="preserve"> </w:t>
      </w:r>
      <w:r w:rsidRPr="00CB2B3F">
        <w:rPr>
          <w:szCs w:val="22"/>
        </w:rPr>
        <w:t>사업</w:t>
      </w:r>
      <w:ins w:id="151" w:author="heesung.ahn" w:date="2021-08-31T00:12:00Z">
        <w:r w:rsidR="006A69A3">
          <w:rPr>
            <w:rFonts w:hint="eastAsia"/>
            <w:szCs w:val="22"/>
          </w:rPr>
          <w:t>부문</w:t>
        </w:r>
      </w:ins>
      <w:r w:rsidRPr="00CB2B3F">
        <w:rPr>
          <w:szCs w:val="22"/>
        </w:rPr>
        <w:t>은</w:t>
      </w:r>
      <w:r w:rsidRPr="00CB2B3F">
        <w:rPr>
          <w:szCs w:val="22"/>
        </w:rPr>
        <w:t xml:space="preserve"> </w:t>
      </w:r>
      <w:ins w:id="152" w:author="heesung.ahn" w:date="2021-08-31T00:12:00Z">
        <w:r w:rsidR="006A69A3">
          <w:rPr>
            <w:szCs w:val="22"/>
          </w:rPr>
          <w:t>(</w:t>
        </w:r>
        <w:proofErr w:type="spellStart"/>
        <w:r w:rsidR="006A69A3">
          <w:rPr>
            <w:szCs w:val="22"/>
          </w:rPr>
          <w:t>i</w:t>
        </w:r>
        <w:proofErr w:type="spellEnd"/>
        <w:r w:rsidR="006A69A3">
          <w:rPr>
            <w:szCs w:val="22"/>
          </w:rPr>
          <w:t xml:space="preserve">) </w:t>
        </w:r>
      </w:ins>
      <w:r w:rsidRPr="00CB2B3F">
        <w:rPr>
          <w:szCs w:val="22"/>
        </w:rPr>
        <w:t>부엌가구</w:t>
      </w:r>
      <w:r w:rsidRPr="00CB2B3F">
        <w:rPr>
          <w:szCs w:val="22"/>
        </w:rPr>
        <w:t xml:space="preserve"> </w:t>
      </w:r>
      <w:r w:rsidRPr="00CB2B3F">
        <w:rPr>
          <w:szCs w:val="22"/>
        </w:rPr>
        <w:t>사업부문</w:t>
      </w:r>
      <w:r w:rsidRPr="00CB2B3F">
        <w:rPr>
          <w:szCs w:val="22"/>
        </w:rPr>
        <w:t xml:space="preserve">, </w:t>
      </w:r>
      <w:ins w:id="153" w:author="heesung.ahn" w:date="2021-08-31T00:12:00Z">
        <w:r w:rsidR="006A69A3">
          <w:rPr>
            <w:szCs w:val="22"/>
          </w:rPr>
          <w:t xml:space="preserve">(ii) </w:t>
        </w:r>
      </w:ins>
      <w:r w:rsidRPr="00CB2B3F">
        <w:rPr>
          <w:szCs w:val="22"/>
        </w:rPr>
        <w:t>인테리어</w:t>
      </w:r>
      <w:r w:rsidRPr="00CB2B3F">
        <w:rPr>
          <w:szCs w:val="22"/>
        </w:rPr>
        <w:t xml:space="preserve"> </w:t>
      </w:r>
      <w:r w:rsidRPr="00CB2B3F">
        <w:rPr>
          <w:szCs w:val="22"/>
        </w:rPr>
        <w:t>사업부문</w:t>
      </w:r>
      <w:r>
        <w:rPr>
          <w:szCs w:val="22"/>
        </w:rPr>
        <w:t xml:space="preserve"> </w:t>
      </w:r>
      <w:r>
        <w:rPr>
          <w:rFonts w:hint="eastAsia"/>
          <w:szCs w:val="22"/>
        </w:rPr>
        <w:t>및</w:t>
      </w:r>
      <w:r w:rsidRPr="00CB2B3F">
        <w:rPr>
          <w:szCs w:val="22"/>
        </w:rPr>
        <w:t xml:space="preserve"> </w:t>
      </w:r>
      <w:ins w:id="154" w:author="heesung.ahn" w:date="2021-08-31T00:12:00Z">
        <w:r w:rsidR="006A69A3">
          <w:rPr>
            <w:szCs w:val="22"/>
          </w:rPr>
          <w:t xml:space="preserve">(iii) </w:t>
        </w:r>
      </w:ins>
      <w:r w:rsidRPr="00CB2B3F">
        <w:rPr>
          <w:szCs w:val="22"/>
        </w:rPr>
        <w:t>특판</w:t>
      </w:r>
      <w:r w:rsidRPr="00CB2B3F">
        <w:rPr>
          <w:szCs w:val="22"/>
        </w:rPr>
        <w:t xml:space="preserve"> </w:t>
      </w:r>
      <w:r w:rsidRPr="00CB2B3F">
        <w:rPr>
          <w:szCs w:val="22"/>
        </w:rPr>
        <w:t>사업부문</w:t>
      </w:r>
      <w:r>
        <w:rPr>
          <w:rFonts w:hint="eastAsia"/>
          <w:szCs w:val="22"/>
        </w:rPr>
        <w:t>임</w:t>
      </w:r>
      <w:r w:rsidRPr="00CB2B3F">
        <w:rPr>
          <w:szCs w:val="22"/>
        </w:rPr>
        <w:t xml:space="preserve">. </w:t>
      </w:r>
    </w:p>
    <w:p w14:paraId="2585C962" w14:textId="77777777" w:rsidR="00026A7E" w:rsidRPr="00CB2B3F" w:rsidRDefault="00026A7E" w:rsidP="00026A7E">
      <w:pPr>
        <w:pStyle w:val="a5"/>
        <w:spacing w:after="240"/>
        <w:ind w:leftChars="0" w:left="907"/>
        <w:rPr>
          <w:szCs w:val="22"/>
        </w:rPr>
      </w:pPr>
      <w:r w:rsidRPr="00CB2B3F">
        <w:rPr>
          <w:szCs w:val="22"/>
        </w:rPr>
        <w:t>부엌가구</w:t>
      </w:r>
      <w:r w:rsidRPr="00CB2B3F">
        <w:rPr>
          <w:szCs w:val="22"/>
        </w:rPr>
        <w:t xml:space="preserve"> </w:t>
      </w:r>
      <w:r w:rsidRPr="00CB2B3F">
        <w:rPr>
          <w:szCs w:val="22"/>
        </w:rPr>
        <w:t>사업부문은</w:t>
      </w:r>
      <w:r w:rsidRPr="00CB2B3F">
        <w:rPr>
          <w:szCs w:val="22"/>
        </w:rPr>
        <w:t xml:space="preserve"> </w:t>
      </w:r>
      <w:r w:rsidRPr="00CB2B3F">
        <w:rPr>
          <w:szCs w:val="22"/>
        </w:rPr>
        <w:t>리모델링</w:t>
      </w:r>
      <w:r w:rsidRPr="00CB2B3F">
        <w:rPr>
          <w:szCs w:val="22"/>
        </w:rPr>
        <w:t xml:space="preserve"> </w:t>
      </w:r>
      <w:r w:rsidRPr="00CB2B3F">
        <w:rPr>
          <w:szCs w:val="22"/>
        </w:rPr>
        <w:t>사업을</w:t>
      </w:r>
      <w:r w:rsidRPr="00CB2B3F">
        <w:rPr>
          <w:szCs w:val="22"/>
        </w:rPr>
        <w:t xml:space="preserve"> </w:t>
      </w:r>
      <w:r w:rsidRPr="00CB2B3F">
        <w:rPr>
          <w:szCs w:val="22"/>
        </w:rPr>
        <w:t>시행하는</w:t>
      </w:r>
      <w:r w:rsidRPr="00CB2B3F">
        <w:rPr>
          <w:szCs w:val="22"/>
        </w:rPr>
        <w:t xml:space="preserve"> </w:t>
      </w:r>
      <w:r w:rsidRPr="00CB2B3F">
        <w:rPr>
          <w:szCs w:val="22"/>
        </w:rPr>
        <w:t>리하우스</w:t>
      </w:r>
      <w:r w:rsidRPr="00CB2B3F">
        <w:rPr>
          <w:szCs w:val="22"/>
        </w:rPr>
        <w:t>(</w:t>
      </w:r>
      <w:r>
        <w:rPr>
          <w:rFonts w:hint="eastAsia"/>
          <w:szCs w:val="22"/>
        </w:rPr>
        <w:t>이하</w:t>
      </w:r>
      <w:r>
        <w:rPr>
          <w:rFonts w:hint="eastAsia"/>
          <w:szCs w:val="22"/>
        </w:rPr>
        <w:t xml:space="preserve"> </w:t>
      </w:r>
      <w:r w:rsidRPr="00CB2B3F">
        <w:rPr>
          <w:szCs w:val="22"/>
        </w:rPr>
        <w:t>“</w:t>
      </w:r>
      <w:r w:rsidRPr="00CB2B3F">
        <w:rPr>
          <w:b/>
          <w:szCs w:val="22"/>
        </w:rPr>
        <w:t>RH</w:t>
      </w:r>
      <w:r w:rsidRPr="00CB2B3F">
        <w:rPr>
          <w:szCs w:val="22"/>
        </w:rPr>
        <w:t xml:space="preserve">”) </w:t>
      </w:r>
      <w:r w:rsidRPr="00CB2B3F">
        <w:rPr>
          <w:szCs w:val="22"/>
        </w:rPr>
        <w:t>사업과</w:t>
      </w:r>
      <w:r w:rsidRPr="00CB2B3F">
        <w:rPr>
          <w:szCs w:val="22"/>
        </w:rPr>
        <w:t xml:space="preserve"> </w:t>
      </w:r>
      <w:r w:rsidRPr="00CB2B3F">
        <w:rPr>
          <w:szCs w:val="22"/>
        </w:rPr>
        <w:t>부엌</w:t>
      </w:r>
      <w:r w:rsidRPr="00CB2B3F">
        <w:rPr>
          <w:szCs w:val="22"/>
        </w:rPr>
        <w:t xml:space="preserve">, </w:t>
      </w:r>
      <w:r w:rsidRPr="00CB2B3F">
        <w:rPr>
          <w:szCs w:val="22"/>
        </w:rPr>
        <w:t>욕실가구를</w:t>
      </w:r>
      <w:r w:rsidRPr="00CB2B3F">
        <w:rPr>
          <w:szCs w:val="22"/>
        </w:rPr>
        <w:t xml:space="preserve"> </w:t>
      </w:r>
      <w:r w:rsidRPr="00CB2B3F">
        <w:rPr>
          <w:szCs w:val="22"/>
        </w:rPr>
        <w:t>판매하는</w:t>
      </w:r>
      <w:r w:rsidRPr="00CB2B3F">
        <w:rPr>
          <w:szCs w:val="22"/>
        </w:rPr>
        <w:t xml:space="preserve"> </w:t>
      </w:r>
      <w:proofErr w:type="spellStart"/>
      <w:r w:rsidRPr="00CB2B3F">
        <w:rPr>
          <w:szCs w:val="22"/>
        </w:rPr>
        <w:t>키친바흐</w:t>
      </w:r>
      <w:proofErr w:type="spellEnd"/>
      <w:r w:rsidRPr="00CB2B3F">
        <w:rPr>
          <w:szCs w:val="22"/>
        </w:rPr>
        <w:t>(</w:t>
      </w:r>
      <w:r>
        <w:rPr>
          <w:rFonts w:hint="eastAsia"/>
          <w:szCs w:val="22"/>
        </w:rPr>
        <w:t>이하</w:t>
      </w:r>
      <w:r>
        <w:rPr>
          <w:rFonts w:hint="eastAsia"/>
          <w:szCs w:val="22"/>
        </w:rPr>
        <w:t xml:space="preserve"> </w:t>
      </w:r>
      <w:r w:rsidRPr="00CB2B3F">
        <w:rPr>
          <w:szCs w:val="22"/>
        </w:rPr>
        <w:t>“</w:t>
      </w:r>
      <w:r w:rsidRPr="00CB2B3F">
        <w:rPr>
          <w:b/>
          <w:szCs w:val="22"/>
        </w:rPr>
        <w:t>KB</w:t>
      </w:r>
      <w:r w:rsidRPr="00CB2B3F">
        <w:rPr>
          <w:szCs w:val="22"/>
        </w:rPr>
        <w:t xml:space="preserve">”) </w:t>
      </w:r>
      <w:r w:rsidRPr="00CB2B3F">
        <w:rPr>
          <w:szCs w:val="22"/>
        </w:rPr>
        <w:t>사업부문으로</w:t>
      </w:r>
      <w:r w:rsidRPr="00CB2B3F">
        <w:rPr>
          <w:szCs w:val="22"/>
        </w:rPr>
        <w:t xml:space="preserve"> </w:t>
      </w:r>
      <w:r w:rsidRPr="00CB2B3F">
        <w:rPr>
          <w:szCs w:val="22"/>
        </w:rPr>
        <w:t>구분</w:t>
      </w:r>
      <w:r>
        <w:rPr>
          <w:rFonts w:hint="eastAsia"/>
          <w:szCs w:val="22"/>
        </w:rPr>
        <w:t>됨</w:t>
      </w:r>
      <w:r>
        <w:rPr>
          <w:rFonts w:hint="eastAsia"/>
          <w:szCs w:val="22"/>
        </w:rPr>
        <w:t>.</w:t>
      </w:r>
      <w:r>
        <w:rPr>
          <w:szCs w:val="22"/>
        </w:rPr>
        <w:t xml:space="preserve"> </w:t>
      </w:r>
      <w:moveToRangeStart w:id="155" w:author="heesung.ahn" w:date="2021-08-31T00:13:00Z" w:name="move81261230"/>
      <w:moveTo w:id="156" w:author="heesung.ahn" w:date="2021-08-31T00:13:00Z">
        <w:r w:rsidR="006A69A3">
          <w:rPr>
            <w:szCs w:val="22"/>
          </w:rPr>
          <w:t xml:space="preserve">RH </w:t>
        </w:r>
        <w:r w:rsidR="006A69A3">
          <w:rPr>
            <w:rFonts w:hint="eastAsia"/>
            <w:szCs w:val="22"/>
          </w:rPr>
          <w:t>사업부의</w:t>
        </w:r>
        <w:r w:rsidR="006A69A3">
          <w:rPr>
            <w:rFonts w:hint="eastAsia"/>
            <w:szCs w:val="22"/>
          </w:rPr>
          <w:t xml:space="preserve"> </w:t>
        </w:r>
        <w:r w:rsidR="006A69A3">
          <w:rPr>
            <w:rFonts w:hint="eastAsia"/>
            <w:szCs w:val="22"/>
          </w:rPr>
          <w:t>공사</w:t>
        </w:r>
        <w:r w:rsidR="006A69A3">
          <w:rPr>
            <w:rFonts w:hint="eastAsia"/>
            <w:szCs w:val="22"/>
          </w:rPr>
          <w:t xml:space="preserve"> </w:t>
        </w:r>
        <w:r w:rsidR="006A69A3">
          <w:rPr>
            <w:rFonts w:hint="eastAsia"/>
            <w:szCs w:val="22"/>
          </w:rPr>
          <w:t>및</w:t>
        </w:r>
        <w:r w:rsidR="006A69A3">
          <w:rPr>
            <w:rFonts w:hint="eastAsia"/>
            <w:szCs w:val="22"/>
          </w:rPr>
          <w:t xml:space="preserve"> </w:t>
        </w:r>
        <w:r w:rsidR="006A69A3" w:rsidRPr="00CB2B3F">
          <w:rPr>
            <w:szCs w:val="22"/>
          </w:rPr>
          <w:t>인테리어의</w:t>
        </w:r>
        <w:r w:rsidR="006A69A3" w:rsidRPr="00CB2B3F">
          <w:rPr>
            <w:szCs w:val="22"/>
          </w:rPr>
          <w:t xml:space="preserve"> </w:t>
        </w:r>
        <w:r w:rsidR="006A69A3" w:rsidRPr="00CB2B3F">
          <w:rPr>
            <w:szCs w:val="22"/>
          </w:rPr>
          <w:t>시공은</w:t>
        </w:r>
        <w:r w:rsidR="006A69A3" w:rsidRPr="00CB2B3F">
          <w:rPr>
            <w:szCs w:val="22"/>
          </w:rPr>
          <w:t xml:space="preserve"> </w:t>
        </w:r>
        <w:r w:rsidR="006A69A3" w:rsidRPr="00CB2B3F">
          <w:rPr>
            <w:szCs w:val="22"/>
          </w:rPr>
          <w:t>한샘서비스가</w:t>
        </w:r>
        <w:r w:rsidR="006A69A3" w:rsidRPr="00CB2B3F">
          <w:rPr>
            <w:szCs w:val="22"/>
          </w:rPr>
          <w:t xml:space="preserve"> </w:t>
        </w:r>
        <w:r w:rsidR="006A69A3" w:rsidRPr="00CB2B3F">
          <w:rPr>
            <w:szCs w:val="22"/>
          </w:rPr>
          <w:t>수급</w:t>
        </w:r>
        <w:r w:rsidR="006A69A3" w:rsidRPr="00CB2B3F">
          <w:rPr>
            <w:szCs w:val="22"/>
          </w:rPr>
          <w:t xml:space="preserve"> </w:t>
        </w:r>
        <w:r w:rsidR="006A69A3">
          <w:rPr>
            <w:rFonts w:hint="eastAsia"/>
            <w:szCs w:val="22"/>
          </w:rPr>
          <w:t>협력사</w:t>
        </w:r>
        <w:r w:rsidR="006A69A3" w:rsidRPr="00CB2B3F">
          <w:rPr>
            <w:szCs w:val="22"/>
          </w:rPr>
          <w:t>(</w:t>
        </w:r>
        <w:r w:rsidR="006A69A3">
          <w:rPr>
            <w:rFonts w:hint="eastAsia"/>
            <w:szCs w:val="22"/>
          </w:rPr>
          <w:t>이하</w:t>
        </w:r>
        <w:r w:rsidR="006A69A3">
          <w:rPr>
            <w:rFonts w:hint="eastAsia"/>
            <w:szCs w:val="22"/>
          </w:rPr>
          <w:t xml:space="preserve"> </w:t>
        </w:r>
        <w:r w:rsidR="006A69A3" w:rsidRPr="00CB2B3F">
          <w:rPr>
            <w:szCs w:val="22"/>
          </w:rPr>
          <w:t>“</w:t>
        </w:r>
        <w:proofErr w:type="spellStart"/>
        <w:r w:rsidR="006A69A3" w:rsidRPr="00CB2B3F">
          <w:rPr>
            <w:b/>
            <w:szCs w:val="22"/>
          </w:rPr>
          <w:t>테크사</w:t>
        </w:r>
        <w:proofErr w:type="spellEnd"/>
        <w:r w:rsidR="006A69A3" w:rsidRPr="00CB2B3F">
          <w:rPr>
            <w:szCs w:val="22"/>
          </w:rPr>
          <w:t>”)</w:t>
        </w:r>
        <w:r w:rsidR="006A69A3" w:rsidRPr="00CB2B3F">
          <w:rPr>
            <w:szCs w:val="22"/>
          </w:rPr>
          <w:t>에</w:t>
        </w:r>
        <w:r w:rsidR="006A69A3" w:rsidRPr="00CB2B3F">
          <w:rPr>
            <w:szCs w:val="22"/>
          </w:rPr>
          <w:t xml:space="preserve"> </w:t>
        </w:r>
        <w:r w:rsidR="006A69A3" w:rsidRPr="00CB2B3F">
          <w:rPr>
            <w:szCs w:val="22"/>
          </w:rPr>
          <w:t>시공</w:t>
        </w:r>
        <w:r w:rsidR="006A69A3" w:rsidRPr="00CB2B3F">
          <w:rPr>
            <w:szCs w:val="22"/>
          </w:rPr>
          <w:t xml:space="preserve"> </w:t>
        </w:r>
        <w:r w:rsidR="006A69A3" w:rsidRPr="00CB2B3F">
          <w:rPr>
            <w:szCs w:val="22"/>
          </w:rPr>
          <w:t>용역을</w:t>
        </w:r>
        <w:r w:rsidR="006A69A3" w:rsidRPr="00CB2B3F">
          <w:rPr>
            <w:szCs w:val="22"/>
          </w:rPr>
          <w:t xml:space="preserve"> </w:t>
        </w:r>
        <w:r w:rsidR="006A69A3" w:rsidRPr="00CB2B3F">
          <w:rPr>
            <w:szCs w:val="22"/>
          </w:rPr>
          <w:t>위탁하고</w:t>
        </w:r>
        <w:r w:rsidR="006A69A3" w:rsidRPr="00CB2B3F">
          <w:rPr>
            <w:szCs w:val="22"/>
          </w:rPr>
          <w:t xml:space="preserve">, </w:t>
        </w:r>
        <w:proofErr w:type="spellStart"/>
        <w:r w:rsidR="006A69A3" w:rsidRPr="00CB2B3F">
          <w:rPr>
            <w:szCs w:val="22"/>
          </w:rPr>
          <w:t>테크사는</w:t>
        </w:r>
        <w:proofErr w:type="spellEnd"/>
        <w:r w:rsidR="006A69A3" w:rsidRPr="00CB2B3F">
          <w:rPr>
            <w:szCs w:val="22"/>
          </w:rPr>
          <w:t xml:space="preserve"> </w:t>
        </w:r>
        <w:r w:rsidR="006A69A3" w:rsidRPr="00CB2B3F">
          <w:rPr>
            <w:szCs w:val="22"/>
          </w:rPr>
          <w:t>시공기사에게</w:t>
        </w:r>
        <w:r w:rsidR="006A69A3" w:rsidRPr="00CB2B3F">
          <w:rPr>
            <w:szCs w:val="22"/>
          </w:rPr>
          <w:t xml:space="preserve"> </w:t>
        </w:r>
        <w:r w:rsidR="006A69A3" w:rsidRPr="00CB2B3F">
          <w:rPr>
            <w:szCs w:val="22"/>
          </w:rPr>
          <w:t>해당</w:t>
        </w:r>
        <w:r w:rsidR="006A69A3" w:rsidRPr="00CB2B3F">
          <w:rPr>
            <w:szCs w:val="22"/>
          </w:rPr>
          <w:t xml:space="preserve"> </w:t>
        </w:r>
        <w:r w:rsidR="006A69A3" w:rsidRPr="00CB2B3F">
          <w:rPr>
            <w:szCs w:val="22"/>
          </w:rPr>
          <w:t>용역을</w:t>
        </w:r>
        <w:r w:rsidR="006A69A3" w:rsidRPr="00CB2B3F">
          <w:rPr>
            <w:szCs w:val="22"/>
          </w:rPr>
          <w:t xml:space="preserve"> </w:t>
        </w:r>
        <w:proofErr w:type="spellStart"/>
        <w:r w:rsidR="006A69A3" w:rsidRPr="00CB2B3F">
          <w:rPr>
            <w:szCs w:val="22"/>
          </w:rPr>
          <w:t>재위탁함</w:t>
        </w:r>
        <w:proofErr w:type="spellEnd"/>
        <w:r w:rsidR="006A69A3" w:rsidRPr="00CB2B3F">
          <w:rPr>
            <w:szCs w:val="22"/>
          </w:rPr>
          <w:t>.</w:t>
        </w:r>
      </w:moveTo>
      <w:moveToRangeEnd w:id="155"/>
      <w:ins w:id="157" w:author="heesung.ahn" w:date="2021-08-31T00:13:00Z">
        <w:r w:rsidR="006A69A3">
          <w:rPr>
            <w:szCs w:val="22"/>
          </w:rPr>
          <w:t xml:space="preserve"> </w:t>
        </w:r>
      </w:ins>
      <w:r>
        <w:rPr>
          <w:rFonts w:hint="eastAsia"/>
          <w:szCs w:val="22"/>
        </w:rPr>
        <w:t>부엌가구</w:t>
      </w:r>
      <w:r>
        <w:rPr>
          <w:rFonts w:hint="eastAsia"/>
          <w:szCs w:val="22"/>
        </w:rPr>
        <w:t xml:space="preserve"> </w:t>
      </w:r>
      <w:r>
        <w:rPr>
          <w:rFonts w:hint="eastAsia"/>
          <w:szCs w:val="22"/>
        </w:rPr>
        <w:t>사업부문은</w:t>
      </w:r>
      <w:r w:rsidRPr="00CB2B3F">
        <w:rPr>
          <w:szCs w:val="22"/>
        </w:rPr>
        <w:t xml:space="preserve"> </w:t>
      </w:r>
      <w:r w:rsidRPr="00CB2B3F">
        <w:rPr>
          <w:szCs w:val="22"/>
        </w:rPr>
        <w:t>대리점</w:t>
      </w:r>
      <w:r w:rsidRPr="00CB2B3F">
        <w:rPr>
          <w:szCs w:val="22"/>
        </w:rPr>
        <w:t xml:space="preserve">, </w:t>
      </w:r>
      <w:r w:rsidRPr="00CB2B3F">
        <w:rPr>
          <w:szCs w:val="22"/>
        </w:rPr>
        <w:t>표준매장</w:t>
      </w:r>
      <w:r>
        <w:rPr>
          <w:rFonts w:hint="eastAsia"/>
          <w:szCs w:val="22"/>
        </w:rPr>
        <w:t>,</w:t>
      </w:r>
      <w:ins w:id="158" w:author="heesung.ahn" w:date="2021-08-31T00:12:00Z">
        <w:r w:rsidR="006A69A3">
          <w:rPr>
            <w:szCs w:val="22"/>
          </w:rPr>
          <w:t xml:space="preserve"> </w:t>
        </w:r>
      </w:ins>
      <w:r w:rsidRPr="00CB2B3F">
        <w:rPr>
          <w:szCs w:val="22"/>
        </w:rPr>
        <w:t>홈쇼핑</w:t>
      </w:r>
      <w:r w:rsidRPr="00CB2B3F">
        <w:rPr>
          <w:szCs w:val="22"/>
        </w:rPr>
        <w:t xml:space="preserve"> </w:t>
      </w:r>
      <w:r w:rsidRPr="00CB2B3F">
        <w:rPr>
          <w:szCs w:val="22"/>
        </w:rPr>
        <w:t>및</w:t>
      </w:r>
      <w:r w:rsidRPr="00CB2B3F">
        <w:rPr>
          <w:szCs w:val="22"/>
        </w:rPr>
        <w:t xml:space="preserve"> </w:t>
      </w:r>
      <w:r w:rsidRPr="00CB2B3F">
        <w:rPr>
          <w:szCs w:val="22"/>
        </w:rPr>
        <w:t>온라인</w:t>
      </w:r>
      <w:r w:rsidRPr="00CB2B3F">
        <w:rPr>
          <w:szCs w:val="22"/>
        </w:rPr>
        <w:t xml:space="preserve"> </w:t>
      </w:r>
      <w:r w:rsidRPr="00CB2B3F">
        <w:rPr>
          <w:szCs w:val="22"/>
        </w:rPr>
        <w:t>판매채널을</w:t>
      </w:r>
      <w:r w:rsidRPr="00CB2B3F">
        <w:rPr>
          <w:szCs w:val="22"/>
        </w:rPr>
        <w:t xml:space="preserve"> </w:t>
      </w:r>
      <w:r>
        <w:rPr>
          <w:rFonts w:hint="eastAsia"/>
          <w:szCs w:val="22"/>
        </w:rPr>
        <w:t>주된</w:t>
      </w:r>
      <w:r>
        <w:rPr>
          <w:rFonts w:hint="eastAsia"/>
          <w:szCs w:val="22"/>
        </w:rPr>
        <w:t xml:space="preserve"> </w:t>
      </w:r>
      <w:r w:rsidRPr="00CB2B3F">
        <w:rPr>
          <w:szCs w:val="22"/>
        </w:rPr>
        <w:t>유통채널로</w:t>
      </w:r>
      <w:r w:rsidRPr="00CB2B3F">
        <w:rPr>
          <w:szCs w:val="22"/>
        </w:rPr>
        <w:t xml:space="preserve"> </w:t>
      </w:r>
      <w:r w:rsidRPr="00CB2B3F">
        <w:rPr>
          <w:szCs w:val="22"/>
        </w:rPr>
        <w:t>두고</w:t>
      </w:r>
      <w:r w:rsidRPr="00CB2B3F">
        <w:rPr>
          <w:szCs w:val="22"/>
        </w:rPr>
        <w:t xml:space="preserve"> </w:t>
      </w:r>
      <w:r w:rsidRPr="00CB2B3F">
        <w:rPr>
          <w:szCs w:val="22"/>
        </w:rPr>
        <w:t>있음</w:t>
      </w:r>
      <w:r w:rsidRPr="00CB2B3F">
        <w:rPr>
          <w:szCs w:val="22"/>
        </w:rPr>
        <w:t xml:space="preserve">. </w:t>
      </w:r>
    </w:p>
    <w:p w14:paraId="188B7A36" w14:textId="77777777" w:rsidR="00026A7E" w:rsidRPr="00CB2B3F" w:rsidRDefault="00026A7E" w:rsidP="00026A7E">
      <w:pPr>
        <w:pStyle w:val="a5"/>
        <w:spacing w:after="240"/>
        <w:ind w:leftChars="0" w:left="907"/>
        <w:rPr>
          <w:szCs w:val="22"/>
        </w:rPr>
      </w:pPr>
      <w:r w:rsidRPr="00CB2B3F">
        <w:rPr>
          <w:szCs w:val="22"/>
        </w:rPr>
        <w:t>인테리어</w:t>
      </w:r>
      <w:r w:rsidRPr="00CB2B3F">
        <w:rPr>
          <w:szCs w:val="22"/>
        </w:rPr>
        <w:t xml:space="preserve"> </w:t>
      </w:r>
      <w:r w:rsidRPr="00CB2B3F">
        <w:rPr>
          <w:szCs w:val="22"/>
        </w:rPr>
        <w:t>사업부문은</w:t>
      </w:r>
      <w:r w:rsidRPr="00CB2B3F">
        <w:rPr>
          <w:szCs w:val="22"/>
        </w:rPr>
        <w:t xml:space="preserve"> </w:t>
      </w:r>
      <w:r w:rsidRPr="00CB2B3F">
        <w:rPr>
          <w:szCs w:val="22"/>
        </w:rPr>
        <w:t>부엌</w:t>
      </w:r>
      <w:r w:rsidRPr="00CB2B3F">
        <w:rPr>
          <w:szCs w:val="22"/>
        </w:rPr>
        <w:t xml:space="preserve">, </w:t>
      </w:r>
      <w:r w:rsidRPr="00CB2B3F">
        <w:rPr>
          <w:szCs w:val="22"/>
        </w:rPr>
        <w:t>욕실</w:t>
      </w:r>
      <w:r w:rsidRPr="00CB2B3F">
        <w:rPr>
          <w:szCs w:val="22"/>
        </w:rPr>
        <w:t xml:space="preserve"> </w:t>
      </w:r>
      <w:r w:rsidRPr="00CB2B3F">
        <w:rPr>
          <w:szCs w:val="22"/>
        </w:rPr>
        <w:t>가구를</w:t>
      </w:r>
      <w:r w:rsidRPr="00CB2B3F">
        <w:rPr>
          <w:szCs w:val="22"/>
        </w:rPr>
        <w:t xml:space="preserve"> </w:t>
      </w:r>
      <w:r w:rsidRPr="00CB2B3F">
        <w:rPr>
          <w:szCs w:val="22"/>
        </w:rPr>
        <w:t>제외한</w:t>
      </w:r>
      <w:r w:rsidRPr="00CB2B3F">
        <w:rPr>
          <w:szCs w:val="22"/>
        </w:rPr>
        <w:t xml:space="preserve"> </w:t>
      </w:r>
      <w:r w:rsidRPr="00CB2B3F">
        <w:rPr>
          <w:szCs w:val="22"/>
        </w:rPr>
        <w:t>일반가구를</w:t>
      </w:r>
      <w:r w:rsidRPr="00CB2B3F">
        <w:rPr>
          <w:szCs w:val="22"/>
        </w:rPr>
        <w:t xml:space="preserve"> </w:t>
      </w:r>
      <w:r w:rsidRPr="00CB2B3F">
        <w:rPr>
          <w:szCs w:val="22"/>
        </w:rPr>
        <w:t>판매하</w:t>
      </w:r>
      <w:r>
        <w:rPr>
          <w:rFonts w:hint="eastAsia"/>
          <w:szCs w:val="22"/>
        </w:rPr>
        <w:t>며</w:t>
      </w:r>
      <w:r>
        <w:rPr>
          <w:rFonts w:hint="eastAsia"/>
          <w:szCs w:val="22"/>
        </w:rPr>
        <w:t xml:space="preserve"> </w:t>
      </w:r>
      <w:r w:rsidRPr="00CB2B3F">
        <w:rPr>
          <w:szCs w:val="22"/>
        </w:rPr>
        <w:t>온라인</w:t>
      </w:r>
      <w:r w:rsidRPr="00CB2B3F">
        <w:rPr>
          <w:szCs w:val="22"/>
        </w:rPr>
        <w:t xml:space="preserve">, </w:t>
      </w:r>
      <w:r w:rsidRPr="00CB2B3F">
        <w:rPr>
          <w:szCs w:val="22"/>
        </w:rPr>
        <w:t>직매장</w:t>
      </w:r>
      <w:r>
        <w:rPr>
          <w:rFonts w:hint="eastAsia"/>
          <w:szCs w:val="22"/>
        </w:rPr>
        <w:t xml:space="preserve"> </w:t>
      </w:r>
      <w:r>
        <w:rPr>
          <w:rFonts w:hint="eastAsia"/>
          <w:szCs w:val="22"/>
        </w:rPr>
        <w:t>및</w:t>
      </w:r>
      <w:r>
        <w:rPr>
          <w:rFonts w:hint="eastAsia"/>
          <w:szCs w:val="22"/>
        </w:rPr>
        <w:t xml:space="preserve"> </w:t>
      </w:r>
      <w:r w:rsidRPr="00CB2B3F">
        <w:rPr>
          <w:szCs w:val="22"/>
        </w:rPr>
        <w:t>대리점을</w:t>
      </w:r>
      <w:r w:rsidRPr="00CB2B3F">
        <w:rPr>
          <w:szCs w:val="22"/>
        </w:rPr>
        <w:t xml:space="preserve"> </w:t>
      </w:r>
      <w:r w:rsidRPr="00CB2B3F">
        <w:rPr>
          <w:szCs w:val="22"/>
        </w:rPr>
        <w:t>유통채널로</w:t>
      </w:r>
      <w:r w:rsidRPr="00CB2B3F">
        <w:rPr>
          <w:szCs w:val="22"/>
        </w:rPr>
        <w:t xml:space="preserve"> </w:t>
      </w:r>
      <w:r w:rsidRPr="00CB2B3F">
        <w:rPr>
          <w:szCs w:val="22"/>
        </w:rPr>
        <w:t>두고</w:t>
      </w:r>
      <w:r w:rsidRPr="00CB2B3F">
        <w:rPr>
          <w:szCs w:val="22"/>
        </w:rPr>
        <w:t xml:space="preserve"> </w:t>
      </w:r>
      <w:r w:rsidRPr="00CB2B3F">
        <w:rPr>
          <w:szCs w:val="22"/>
        </w:rPr>
        <w:t>있음</w:t>
      </w:r>
      <w:r w:rsidRPr="00CB2B3F">
        <w:rPr>
          <w:szCs w:val="22"/>
        </w:rPr>
        <w:t xml:space="preserve">. </w:t>
      </w:r>
      <w:moveFromRangeStart w:id="159" w:author="heesung.ahn" w:date="2021-08-31T00:13:00Z" w:name="move81261230"/>
      <w:moveFrom w:id="160" w:author="heesung.ahn" w:date="2021-08-31T00:13:00Z">
        <w:r w:rsidDel="006A69A3">
          <w:rPr>
            <w:szCs w:val="22"/>
          </w:rPr>
          <w:t xml:space="preserve">RH </w:t>
        </w:r>
        <w:r w:rsidDel="006A69A3">
          <w:rPr>
            <w:rFonts w:hint="eastAsia"/>
            <w:szCs w:val="22"/>
          </w:rPr>
          <w:t>사업부의</w:t>
        </w:r>
        <w:r w:rsidDel="006A69A3">
          <w:rPr>
            <w:rFonts w:hint="eastAsia"/>
            <w:szCs w:val="22"/>
          </w:rPr>
          <w:t xml:space="preserve"> </w:t>
        </w:r>
        <w:r w:rsidDel="006A69A3">
          <w:rPr>
            <w:rFonts w:hint="eastAsia"/>
            <w:szCs w:val="22"/>
          </w:rPr>
          <w:t>공사</w:t>
        </w:r>
        <w:r w:rsidDel="006A69A3">
          <w:rPr>
            <w:rFonts w:hint="eastAsia"/>
            <w:szCs w:val="22"/>
          </w:rPr>
          <w:t xml:space="preserve"> </w:t>
        </w:r>
        <w:r w:rsidDel="006A69A3">
          <w:rPr>
            <w:rFonts w:hint="eastAsia"/>
            <w:szCs w:val="22"/>
          </w:rPr>
          <w:t>및</w:t>
        </w:r>
        <w:r w:rsidDel="006A69A3">
          <w:rPr>
            <w:rFonts w:hint="eastAsia"/>
            <w:szCs w:val="22"/>
          </w:rPr>
          <w:t xml:space="preserve"> </w:t>
        </w:r>
        <w:r w:rsidRPr="00CB2B3F" w:rsidDel="006A69A3">
          <w:rPr>
            <w:szCs w:val="22"/>
          </w:rPr>
          <w:t>인테리어의</w:t>
        </w:r>
        <w:r w:rsidRPr="00CB2B3F" w:rsidDel="006A69A3">
          <w:rPr>
            <w:szCs w:val="22"/>
          </w:rPr>
          <w:t xml:space="preserve"> </w:t>
        </w:r>
        <w:r w:rsidRPr="00CB2B3F" w:rsidDel="006A69A3">
          <w:rPr>
            <w:szCs w:val="22"/>
          </w:rPr>
          <w:t>시공은</w:t>
        </w:r>
        <w:r w:rsidRPr="00CB2B3F" w:rsidDel="006A69A3">
          <w:rPr>
            <w:szCs w:val="22"/>
          </w:rPr>
          <w:t xml:space="preserve"> </w:t>
        </w:r>
        <w:r w:rsidRPr="00CB2B3F" w:rsidDel="006A69A3">
          <w:rPr>
            <w:szCs w:val="22"/>
          </w:rPr>
          <w:t>한샘서비스가</w:t>
        </w:r>
        <w:r w:rsidRPr="00CB2B3F" w:rsidDel="006A69A3">
          <w:rPr>
            <w:szCs w:val="22"/>
          </w:rPr>
          <w:t xml:space="preserve"> </w:t>
        </w:r>
        <w:r w:rsidRPr="00CB2B3F" w:rsidDel="006A69A3">
          <w:rPr>
            <w:szCs w:val="22"/>
          </w:rPr>
          <w:t>수급</w:t>
        </w:r>
        <w:r w:rsidRPr="00CB2B3F" w:rsidDel="006A69A3">
          <w:rPr>
            <w:szCs w:val="22"/>
          </w:rPr>
          <w:t xml:space="preserve"> </w:t>
        </w:r>
        <w:r w:rsidDel="006A69A3">
          <w:rPr>
            <w:rFonts w:hint="eastAsia"/>
            <w:szCs w:val="22"/>
          </w:rPr>
          <w:t>협력사</w:t>
        </w:r>
        <w:r w:rsidRPr="00CB2B3F" w:rsidDel="006A69A3">
          <w:rPr>
            <w:szCs w:val="22"/>
          </w:rPr>
          <w:t>(</w:t>
        </w:r>
        <w:r w:rsidDel="006A69A3">
          <w:rPr>
            <w:rFonts w:hint="eastAsia"/>
            <w:szCs w:val="22"/>
          </w:rPr>
          <w:t>이하</w:t>
        </w:r>
        <w:r w:rsidDel="006A69A3">
          <w:rPr>
            <w:rFonts w:hint="eastAsia"/>
            <w:szCs w:val="22"/>
          </w:rPr>
          <w:t xml:space="preserve"> </w:t>
        </w:r>
        <w:r w:rsidRPr="00CB2B3F" w:rsidDel="006A69A3">
          <w:rPr>
            <w:szCs w:val="22"/>
          </w:rPr>
          <w:t>“</w:t>
        </w:r>
        <w:r w:rsidRPr="00CB2B3F" w:rsidDel="006A69A3">
          <w:rPr>
            <w:b/>
            <w:szCs w:val="22"/>
          </w:rPr>
          <w:t>테크사</w:t>
        </w:r>
        <w:r w:rsidRPr="00CB2B3F" w:rsidDel="006A69A3">
          <w:rPr>
            <w:szCs w:val="22"/>
          </w:rPr>
          <w:t>”)</w:t>
        </w:r>
        <w:r w:rsidRPr="00CB2B3F" w:rsidDel="006A69A3">
          <w:rPr>
            <w:szCs w:val="22"/>
          </w:rPr>
          <w:t>에</w:t>
        </w:r>
        <w:r w:rsidRPr="00CB2B3F" w:rsidDel="006A69A3">
          <w:rPr>
            <w:szCs w:val="22"/>
          </w:rPr>
          <w:t xml:space="preserve"> </w:t>
        </w:r>
        <w:r w:rsidRPr="00CB2B3F" w:rsidDel="006A69A3">
          <w:rPr>
            <w:szCs w:val="22"/>
          </w:rPr>
          <w:t>시공</w:t>
        </w:r>
        <w:r w:rsidRPr="00CB2B3F" w:rsidDel="006A69A3">
          <w:rPr>
            <w:szCs w:val="22"/>
          </w:rPr>
          <w:t xml:space="preserve"> </w:t>
        </w:r>
        <w:r w:rsidRPr="00CB2B3F" w:rsidDel="006A69A3">
          <w:rPr>
            <w:szCs w:val="22"/>
          </w:rPr>
          <w:t>용역을</w:t>
        </w:r>
        <w:r w:rsidRPr="00CB2B3F" w:rsidDel="006A69A3">
          <w:rPr>
            <w:szCs w:val="22"/>
          </w:rPr>
          <w:t xml:space="preserve"> </w:t>
        </w:r>
        <w:r w:rsidRPr="00CB2B3F" w:rsidDel="006A69A3">
          <w:rPr>
            <w:szCs w:val="22"/>
          </w:rPr>
          <w:t>위탁하고</w:t>
        </w:r>
        <w:r w:rsidRPr="00CB2B3F" w:rsidDel="006A69A3">
          <w:rPr>
            <w:szCs w:val="22"/>
          </w:rPr>
          <w:t xml:space="preserve">, </w:t>
        </w:r>
        <w:r w:rsidRPr="00CB2B3F" w:rsidDel="006A69A3">
          <w:rPr>
            <w:szCs w:val="22"/>
          </w:rPr>
          <w:t>테크사는</w:t>
        </w:r>
        <w:r w:rsidRPr="00CB2B3F" w:rsidDel="006A69A3">
          <w:rPr>
            <w:szCs w:val="22"/>
          </w:rPr>
          <w:t xml:space="preserve"> </w:t>
        </w:r>
        <w:r w:rsidRPr="00CB2B3F" w:rsidDel="006A69A3">
          <w:rPr>
            <w:szCs w:val="22"/>
          </w:rPr>
          <w:t>시공기사에게</w:t>
        </w:r>
        <w:r w:rsidRPr="00CB2B3F" w:rsidDel="006A69A3">
          <w:rPr>
            <w:szCs w:val="22"/>
          </w:rPr>
          <w:t xml:space="preserve"> </w:t>
        </w:r>
        <w:r w:rsidRPr="00CB2B3F" w:rsidDel="006A69A3">
          <w:rPr>
            <w:szCs w:val="22"/>
          </w:rPr>
          <w:t>해당</w:t>
        </w:r>
        <w:r w:rsidRPr="00CB2B3F" w:rsidDel="006A69A3">
          <w:rPr>
            <w:szCs w:val="22"/>
          </w:rPr>
          <w:t xml:space="preserve"> </w:t>
        </w:r>
        <w:r w:rsidRPr="00CB2B3F" w:rsidDel="006A69A3">
          <w:rPr>
            <w:szCs w:val="22"/>
          </w:rPr>
          <w:t>용역을</w:t>
        </w:r>
        <w:r w:rsidRPr="00CB2B3F" w:rsidDel="006A69A3">
          <w:rPr>
            <w:szCs w:val="22"/>
          </w:rPr>
          <w:t xml:space="preserve"> </w:t>
        </w:r>
        <w:r w:rsidRPr="00CB2B3F" w:rsidDel="006A69A3">
          <w:rPr>
            <w:szCs w:val="22"/>
          </w:rPr>
          <w:t>재위탁함</w:t>
        </w:r>
        <w:r w:rsidRPr="00CB2B3F" w:rsidDel="006A69A3">
          <w:rPr>
            <w:szCs w:val="22"/>
          </w:rPr>
          <w:t>.</w:t>
        </w:r>
      </w:moveFrom>
      <w:moveFromRangeEnd w:id="159"/>
    </w:p>
    <w:p w14:paraId="39DC39A4" w14:textId="77777777" w:rsidR="00026A7E" w:rsidRPr="00CB2B3F" w:rsidRDefault="00026A7E" w:rsidP="00026A7E">
      <w:pPr>
        <w:pStyle w:val="a5"/>
        <w:spacing w:after="240"/>
        <w:ind w:leftChars="0" w:left="907"/>
        <w:rPr>
          <w:b/>
          <w:szCs w:val="22"/>
        </w:rPr>
      </w:pPr>
      <w:r w:rsidRPr="00CB2B3F">
        <w:rPr>
          <w:szCs w:val="22"/>
        </w:rPr>
        <w:t>특판</w:t>
      </w:r>
      <w:r w:rsidRPr="00CB2B3F">
        <w:rPr>
          <w:szCs w:val="22"/>
        </w:rPr>
        <w:t xml:space="preserve"> </w:t>
      </w:r>
      <w:r w:rsidRPr="00CB2B3F">
        <w:rPr>
          <w:szCs w:val="22"/>
        </w:rPr>
        <w:t>사업부문은</w:t>
      </w:r>
      <w:r w:rsidRPr="00CB2B3F">
        <w:rPr>
          <w:szCs w:val="22"/>
        </w:rPr>
        <w:t xml:space="preserve"> </w:t>
      </w:r>
      <w:r w:rsidRPr="00CB2B3F">
        <w:rPr>
          <w:szCs w:val="22"/>
        </w:rPr>
        <w:t>건설사</w:t>
      </w:r>
      <w:r w:rsidRPr="00CB2B3F">
        <w:rPr>
          <w:szCs w:val="22"/>
        </w:rPr>
        <w:t xml:space="preserve"> </w:t>
      </w:r>
      <w:r w:rsidRPr="00CB2B3F">
        <w:rPr>
          <w:szCs w:val="22"/>
        </w:rPr>
        <w:t>등에</w:t>
      </w:r>
      <w:r w:rsidRPr="00CB2B3F">
        <w:rPr>
          <w:szCs w:val="22"/>
        </w:rPr>
        <w:t xml:space="preserve"> </w:t>
      </w:r>
      <w:r w:rsidRPr="00CB2B3F">
        <w:rPr>
          <w:szCs w:val="22"/>
        </w:rPr>
        <w:t>대단위</w:t>
      </w:r>
      <w:r w:rsidRPr="00CB2B3F">
        <w:rPr>
          <w:szCs w:val="22"/>
        </w:rPr>
        <w:t xml:space="preserve"> </w:t>
      </w:r>
      <w:r w:rsidRPr="00CB2B3F">
        <w:rPr>
          <w:szCs w:val="22"/>
        </w:rPr>
        <w:t>공동주택의</w:t>
      </w:r>
      <w:r w:rsidRPr="00CB2B3F">
        <w:rPr>
          <w:szCs w:val="22"/>
        </w:rPr>
        <w:t xml:space="preserve"> </w:t>
      </w:r>
      <w:r w:rsidRPr="00CB2B3F">
        <w:rPr>
          <w:szCs w:val="22"/>
        </w:rPr>
        <w:t>신축과</w:t>
      </w:r>
      <w:r w:rsidRPr="00CB2B3F">
        <w:rPr>
          <w:szCs w:val="22"/>
        </w:rPr>
        <w:t xml:space="preserve"> </w:t>
      </w:r>
      <w:r w:rsidRPr="00CB2B3F">
        <w:rPr>
          <w:szCs w:val="22"/>
        </w:rPr>
        <w:t>재건축</w:t>
      </w:r>
      <w:r w:rsidRPr="00CB2B3F">
        <w:rPr>
          <w:szCs w:val="22"/>
        </w:rPr>
        <w:t xml:space="preserve">, </w:t>
      </w:r>
      <w:r w:rsidRPr="00CB2B3F">
        <w:rPr>
          <w:szCs w:val="22"/>
        </w:rPr>
        <w:t>리모델링</w:t>
      </w:r>
      <w:r w:rsidRPr="00CB2B3F">
        <w:rPr>
          <w:szCs w:val="22"/>
        </w:rPr>
        <w:t xml:space="preserve"> </w:t>
      </w:r>
      <w:r w:rsidRPr="00CB2B3F">
        <w:rPr>
          <w:szCs w:val="22"/>
        </w:rPr>
        <w:t>시장에서</w:t>
      </w:r>
      <w:r w:rsidRPr="00CB2B3F">
        <w:rPr>
          <w:szCs w:val="22"/>
        </w:rPr>
        <w:t xml:space="preserve"> </w:t>
      </w:r>
      <w:r w:rsidRPr="00CB2B3F">
        <w:rPr>
          <w:szCs w:val="22"/>
        </w:rPr>
        <w:t>건설사와</w:t>
      </w:r>
      <w:r w:rsidRPr="00CB2B3F">
        <w:rPr>
          <w:szCs w:val="22"/>
        </w:rPr>
        <w:t xml:space="preserve"> B2B </w:t>
      </w:r>
      <w:r w:rsidRPr="00CB2B3F">
        <w:rPr>
          <w:szCs w:val="22"/>
        </w:rPr>
        <w:t>사업을</w:t>
      </w:r>
      <w:r w:rsidRPr="00CB2B3F">
        <w:rPr>
          <w:szCs w:val="22"/>
        </w:rPr>
        <w:t xml:space="preserve"> </w:t>
      </w:r>
      <w:r w:rsidRPr="00CB2B3F">
        <w:rPr>
          <w:szCs w:val="22"/>
        </w:rPr>
        <w:t>통해</w:t>
      </w:r>
      <w:r w:rsidRPr="00CB2B3F">
        <w:rPr>
          <w:szCs w:val="22"/>
        </w:rPr>
        <w:t xml:space="preserve"> </w:t>
      </w:r>
      <w:r w:rsidRPr="00CB2B3F">
        <w:rPr>
          <w:szCs w:val="22"/>
        </w:rPr>
        <w:t>부엌</w:t>
      </w:r>
      <w:r w:rsidRPr="00CB2B3F">
        <w:rPr>
          <w:szCs w:val="22"/>
        </w:rPr>
        <w:t xml:space="preserve"> </w:t>
      </w:r>
      <w:r w:rsidRPr="00CB2B3F">
        <w:rPr>
          <w:szCs w:val="22"/>
        </w:rPr>
        <w:t>및</w:t>
      </w:r>
      <w:r w:rsidRPr="00CB2B3F">
        <w:rPr>
          <w:szCs w:val="22"/>
        </w:rPr>
        <w:t xml:space="preserve"> </w:t>
      </w:r>
      <w:r w:rsidRPr="00CB2B3F">
        <w:rPr>
          <w:szCs w:val="22"/>
        </w:rPr>
        <w:t>수납가구와</w:t>
      </w:r>
      <w:r w:rsidRPr="00CB2B3F">
        <w:rPr>
          <w:szCs w:val="22"/>
        </w:rPr>
        <w:t xml:space="preserve"> </w:t>
      </w:r>
      <w:r w:rsidRPr="00CB2B3F">
        <w:rPr>
          <w:szCs w:val="22"/>
        </w:rPr>
        <w:t>관련</w:t>
      </w:r>
      <w:r w:rsidRPr="00CB2B3F">
        <w:rPr>
          <w:szCs w:val="22"/>
        </w:rPr>
        <w:t xml:space="preserve"> </w:t>
      </w:r>
      <w:r w:rsidRPr="00CB2B3F">
        <w:rPr>
          <w:szCs w:val="22"/>
        </w:rPr>
        <w:t>상품</w:t>
      </w:r>
      <w:r w:rsidRPr="00CB2B3F">
        <w:rPr>
          <w:szCs w:val="22"/>
        </w:rPr>
        <w:t xml:space="preserve">, </w:t>
      </w:r>
      <w:r w:rsidRPr="00CB2B3F">
        <w:rPr>
          <w:szCs w:val="22"/>
        </w:rPr>
        <w:t>기기</w:t>
      </w:r>
      <w:r w:rsidRPr="00CB2B3F">
        <w:rPr>
          <w:szCs w:val="22"/>
        </w:rPr>
        <w:t xml:space="preserve"> </w:t>
      </w:r>
      <w:r w:rsidRPr="00CB2B3F">
        <w:rPr>
          <w:szCs w:val="22"/>
        </w:rPr>
        <w:t>등을</w:t>
      </w:r>
      <w:r w:rsidRPr="00CB2B3F">
        <w:rPr>
          <w:szCs w:val="22"/>
        </w:rPr>
        <w:t xml:space="preserve"> </w:t>
      </w:r>
      <w:r w:rsidRPr="00CB2B3F">
        <w:rPr>
          <w:szCs w:val="22"/>
        </w:rPr>
        <w:t>공급</w:t>
      </w:r>
      <w:r>
        <w:rPr>
          <w:rFonts w:hint="eastAsia"/>
          <w:szCs w:val="22"/>
        </w:rPr>
        <w:t>함</w:t>
      </w:r>
      <w:r w:rsidRPr="00CB2B3F">
        <w:rPr>
          <w:szCs w:val="22"/>
        </w:rPr>
        <w:t xml:space="preserve">. </w:t>
      </w:r>
    </w:p>
    <w:p w14:paraId="509C221E" w14:textId="77777777" w:rsidR="00026A7E" w:rsidRDefault="00026A7E" w:rsidP="00026A7E">
      <w:pPr>
        <w:pStyle w:val="a5"/>
        <w:numPr>
          <w:ilvl w:val="0"/>
          <w:numId w:val="36"/>
        </w:numPr>
        <w:spacing w:after="240"/>
        <w:ind w:leftChars="0"/>
        <w:rPr>
          <w:szCs w:val="22"/>
          <w:u w:val="single"/>
        </w:rPr>
      </w:pPr>
      <w:r>
        <w:rPr>
          <w:rFonts w:hint="eastAsia"/>
          <w:noProof/>
          <w:szCs w:val="22"/>
          <w:u w:val="single"/>
        </w:rPr>
        <w:drawing>
          <wp:anchor distT="0" distB="0" distL="114300" distR="114300" simplePos="0" relativeHeight="251671552" behindDoc="0" locked="0" layoutInCell="1" allowOverlap="1" wp14:anchorId="2E252C31" wp14:editId="631D1882">
            <wp:simplePos x="0" y="0"/>
            <wp:positionH relativeFrom="column">
              <wp:posOffset>848360</wp:posOffset>
            </wp:positionH>
            <wp:positionV relativeFrom="paragraph">
              <wp:posOffset>374650</wp:posOffset>
            </wp:positionV>
            <wp:extent cx="5273040" cy="2832735"/>
            <wp:effectExtent l="19050" t="19050" r="22860" b="24765"/>
            <wp:wrapTopAndBottom/>
            <wp:docPr id="192" name="그림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28327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B2B3F">
        <w:rPr>
          <w:szCs w:val="22"/>
          <w:u w:val="single"/>
        </w:rPr>
        <w:t>계열회사</w:t>
      </w:r>
      <w:r w:rsidRPr="00CB2B3F">
        <w:rPr>
          <w:szCs w:val="22"/>
          <w:u w:val="single"/>
        </w:rPr>
        <w:t xml:space="preserve"> </w:t>
      </w:r>
      <w:r w:rsidRPr="00CB2B3F">
        <w:rPr>
          <w:szCs w:val="22"/>
          <w:u w:val="single"/>
        </w:rPr>
        <w:t>거래현황</w:t>
      </w:r>
    </w:p>
    <w:p w14:paraId="10D5B510" w14:textId="77777777" w:rsidR="00026A7E" w:rsidRPr="00CB2B3F" w:rsidRDefault="00026A7E" w:rsidP="00026A7E">
      <w:pPr>
        <w:widowControl/>
        <w:wordWrap/>
        <w:autoSpaceDN/>
        <w:adjustRightInd/>
        <w:snapToGrid/>
        <w:spacing w:line="240" w:lineRule="auto"/>
        <w:jc w:val="left"/>
        <w:rPr>
          <w:szCs w:val="22"/>
          <w:u w:val="single"/>
        </w:rPr>
      </w:pPr>
      <w:r>
        <w:rPr>
          <w:szCs w:val="22"/>
          <w:u w:val="single"/>
        </w:rPr>
        <w:lastRenderedPageBreak/>
        <w:br w:type="page"/>
      </w:r>
    </w:p>
    <w:p w14:paraId="718FEA52" w14:textId="77777777" w:rsidR="00026A7E" w:rsidRPr="00CB2B3F" w:rsidRDefault="00026A7E" w:rsidP="00026A7E">
      <w:pPr>
        <w:pStyle w:val="a5"/>
        <w:spacing w:before="240" w:after="240"/>
        <w:ind w:leftChars="0" w:left="1361"/>
        <w:rPr>
          <w:szCs w:val="22"/>
        </w:rPr>
      </w:pPr>
      <w:r w:rsidRPr="00CB2B3F">
        <w:rPr>
          <w:szCs w:val="22"/>
        </w:rPr>
        <w:lastRenderedPageBreak/>
        <w:t>답변에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계열회사</w:t>
      </w:r>
      <w:r w:rsidRPr="00CB2B3F">
        <w:rPr>
          <w:szCs w:val="22"/>
        </w:rPr>
        <w:t xml:space="preserve"> </w:t>
      </w:r>
      <w:r w:rsidRPr="00CB2B3F">
        <w:rPr>
          <w:szCs w:val="22"/>
        </w:rPr>
        <w:t>중</w:t>
      </w:r>
      <w:r w:rsidRPr="00CB2B3F">
        <w:rPr>
          <w:szCs w:val="22"/>
        </w:rPr>
        <w:t xml:space="preserve"> </w:t>
      </w:r>
      <w:r w:rsidRPr="00CB2B3F">
        <w:rPr>
          <w:szCs w:val="22"/>
        </w:rPr>
        <w:t>한샘개발</w:t>
      </w:r>
      <w:r w:rsidRPr="00CB2B3F">
        <w:rPr>
          <w:szCs w:val="22"/>
        </w:rPr>
        <w:t xml:space="preserve">, </w:t>
      </w:r>
      <w:r w:rsidRPr="00CB2B3F">
        <w:rPr>
          <w:szCs w:val="22"/>
        </w:rPr>
        <w:t>한샘서비스</w:t>
      </w:r>
      <w:r>
        <w:rPr>
          <w:rFonts w:hint="eastAsia"/>
          <w:szCs w:val="22"/>
        </w:rPr>
        <w:t xml:space="preserve">, </w:t>
      </w:r>
      <w:proofErr w:type="spellStart"/>
      <w:r>
        <w:rPr>
          <w:rFonts w:hint="eastAsia"/>
          <w:szCs w:val="22"/>
        </w:rPr>
        <w:t>한샘이펙스</w:t>
      </w:r>
      <w:proofErr w:type="spellEnd"/>
      <w:r w:rsidRPr="00CB2B3F">
        <w:rPr>
          <w:szCs w:val="22"/>
        </w:rPr>
        <w:t xml:space="preserve"> </w:t>
      </w:r>
      <w:r w:rsidRPr="00CB2B3F">
        <w:rPr>
          <w:szCs w:val="22"/>
        </w:rPr>
        <w:t>및</w:t>
      </w:r>
      <w:r w:rsidRPr="00CB2B3F">
        <w:rPr>
          <w:szCs w:val="22"/>
        </w:rPr>
        <w:t xml:space="preserve"> </w:t>
      </w:r>
      <w:proofErr w:type="spellStart"/>
      <w:r w:rsidRPr="00CB2B3F">
        <w:rPr>
          <w:szCs w:val="22"/>
        </w:rPr>
        <w:t>퍼니스템은</w:t>
      </w:r>
      <w:proofErr w:type="spellEnd"/>
      <w:r w:rsidRPr="00CB2B3F">
        <w:rPr>
          <w:szCs w:val="22"/>
        </w:rPr>
        <w:t xml:space="preserve"> </w:t>
      </w:r>
      <w:r w:rsidRPr="00CB2B3F">
        <w:rPr>
          <w:szCs w:val="22"/>
        </w:rPr>
        <w:t>대상회사의</w:t>
      </w:r>
      <w:r w:rsidRPr="00CB2B3F">
        <w:rPr>
          <w:szCs w:val="22"/>
        </w:rPr>
        <w:t xml:space="preserve"> </w:t>
      </w:r>
      <w:ins w:id="161" w:author="heesung.ahn" w:date="2021-08-31T00:15:00Z">
        <w:r w:rsidR="006A69A3">
          <w:rPr>
            <w:rFonts w:hint="eastAsia"/>
            <w:szCs w:val="22"/>
          </w:rPr>
          <w:t>주요</w:t>
        </w:r>
        <w:r w:rsidR="006A69A3">
          <w:rPr>
            <w:rFonts w:hint="eastAsia"/>
            <w:szCs w:val="22"/>
          </w:rPr>
          <w:t xml:space="preserve"> </w:t>
        </w:r>
        <w:r w:rsidR="006A69A3">
          <w:rPr>
            <w:rFonts w:hint="eastAsia"/>
            <w:szCs w:val="22"/>
          </w:rPr>
          <w:t>사업부문인</w:t>
        </w:r>
        <w:r w:rsidR="006A69A3">
          <w:rPr>
            <w:rFonts w:hint="eastAsia"/>
            <w:szCs w:val="22"/>
          </w:rPr>
          <w:t xml:space="preserve"> </w:t>
        </w:r>
      </w:ins>
      <w:r w:rsidRPr="00CB2B3F">
        <w:rPr>
          <w:szCs w:val="22"/>
        </w:rPr>
        <w:t>부엌가구</w:t>
      </w:r>
      <w:r w:rsidRPr="00CB2B3F">
        <w:rPr>
          <w:szCs w:val="22"/>
        </w:rPr>
        <w:t xml:space="preserve">, </w:t>
      </w:r>
      <w:r w:rsidRPr="00CB2B3F">
        <w:rPr>
          <w:szCs w:val="22"/>
        </w:rPr>
        <w:t>인테리어</w:t>
      </w:r>
      <w:r w:rsidRPr="00CB2B3F">
        <w:rPr>
          <w:szCs w:val="22"/>
        </w:rPr>
        <w:t xml:space="preserve"> </w:t>
      </w:r>
      <w:r w:rsidRPr="00CB2B3F">
        <w:rPr>
          <w:szCs w:val="22"/>
        </w:rPr>
        <w:t>및</w:t>
      </w:r>
      <w:r w:rsidRPr="00CB2B3F">
        <w:rPr>
          <w:szCs w:val="22"/>
        </w:rPr>
        <w:t xml:space="preserve"> </w:t>
      </w:r>
      <w:proofErr w:type="spellStart"/>
      <w:r w:rsidRPr="00CB2B3F">
        <w:rPr>
          <w:szCs w:val="22"/>
        </w:rPr>
        <w:t>특판사업</w:t>
      </w:r>
      <w:ins w:id="162" w:author="heesung.ahn" w:date="2021-08-31T00:15:00Z">
        <w:r w:rsidR="006A69A3">
          <w:rPr>
            <w:rFonts w:hint="eastAsia"/>
            <w:szCs w:val="22"/>
          </w:rPr>
          <w:t>과</w:t>
        </w:r>
        <w:proofErr w:type="spellEnd"/>
        <w:r w:rsidR="006A69A3">
          <w:rPr>
            <w:rFonts w:hint="eastAsia"/>
            <w:szCs w:val="22"/>
          </w:rPr>
          <w:t xml:space="preserve"> </w:t>
        </w:r>
        <w:r w:rsidR="006A69A3">
          <w:rPr>
            <w:rFonts w:hint="eastAsia"/>
            <w:szCs w:val="22"/>
          </w:rPr>
          <w:t>모두</w:t>
        </w:r>
      </w:ins>
      <w:del w:id="163" w:author="heesung.ahn" w:date="2021-08-31T00:15:00Z">
        <w:r w:rsidRPr="00CB2B3F" w:rsidDel="006A69A3">
          <w:rPr>
            <w:szCs w:val="22"/>
          </w:rPr>
          <w:delText>에</w:delText>
        </w:r>
      </w:del>
      <w:r w:rsidRPr="00CB2B3F">
        <w:rPr>
          <w:szCs w:val="22"/>
        </w:rPr>
        <w:t xml:space="preserve"> </w:t>
      </w:r>
      <w:r w:rsidRPr="00CB2B3F">
        <w:rPr>
          <w:szCs w:val="22"/>
        </w:rPr>
        <w:t>밀접한</w:t>
      </w:r>
      <w:r w:rsidRPr="00CB2B3F">
        <w:rPr>
          <w:szCs w:val="22"/>
        </w:rPr>
        <w:t xml:space="preserve"> </w:t>
      </w:r>
      <w:r w:rsidRPr="00CB2B3F">
        <w:rPr>
          <w:szCs w:val="22"/>
        </w:rPr>
        <w:t>관련</w:t>
      </w:r>
      <w:ins w:id="164" w:author="heesung.ahn" w:date="2021-08-31T00:16:00Z">
        <w:r w:rsidR="00B91146">
          <w:rPr>
            <w:rFonts w:hint="eastAsia"/>
            <w:szCs w:val="22"/>
          </w:rPr>
          <w:t>을</w:t>
        </w:r>
        <w:r w:rsidR="00B91146">
          <w:rPr>
            <w:rFonts w:hint="eastAsia"/>
            <w:szCs w:val="22"/>
          </w:rPr>
          <w:t xml:space="preserve"> </w:t>
        </w:r>
        <w:r w:rsidR="00B91146">
          <w:rPr>
            <w:rFonts w:hint="eastAsia"/>
            <w:szCs w:val="22"/>
          </w:rPr>
          <w:t>가지고</w:t>
        </w:r>
        <w:r w:rsidR="00B91146">
          <w:rPr>
            <w:rFonts w:hint="eastAsia"/>
            <w:szCs w:val="22"/>
          </w:rPr>
          <w:t xml:space="preserve"> </w:t>
        </w:r>
        <w:r w:rsidR="00B91146">
          <w:rPr>
            <w:rFonts w:hint="eastAsia"/>
            <w:szCs w:val="22"/>
          </w:rPr>
          <w:t>주요</w:t>
        </w:r>
        <w:r w:rsidR="00B91146">
          <w:rPr>
            <w:rFonts w:hint="eastAsia"/>
            <w:szCs w:val="22"/>
          </w:rPr>
          <w:t xml:space="preserve"> </w:t>
        </w:r>
        <w:r w:rsidR="00B91146">
          <w:rPr>
            <w:rFonts w:hint="eastAsia"/>
            <w:szCs w:val="22"/>
          </w:rPr>
          <w:t>매출</w:t>
        </w:r>
        <w:r w:rsidR="00B91146">
          <w:rPr>
            <w:rFonts w:hint="eastAsia"/>
            <w:szCs w:val="22"/>
          </w:rPr>
          <w:t xml:space="preserve"> </w:t>
        </w:r>
        <w:r w:rsidR="00B91146">
          <w:rPr>
            <w:rFonts w:hint="eastAsia"/>
            <w:szCs w:val="22"/>
          </w:rPr>
          <w:t>및</w:t>
        </w:r>
        <w:r w:rsidR="00B91146">
          <w:rPr>
            <w:rFonts w:hint="eastAsia"/>
            <w:szCs w:val="22"/>
          </w:rPr>
          <w:t xml:space="preserve"> </w:t>
        </w:r>
        <w:r w:rsidR="00B91146">
          <w:rPr>
            <w:rFonts w:hint="eastAsia"/>
            <w:szCs w:val="22"/>
          </w:rPr>
          <w:t>매입</w:t>
        </w:r>
        <w:r w:rsidR="00B91146">
          <w:rPr>
            <w:rFonts w:hint="eastAsia"/>
            <w:szCs w:val="22"/>
          </w:rPr>
          <w:t xml:space="preserve"> </w:t>
        </w:r>
        <w:r w:rsidR="00B91146">
          <w:rPr>
            <w:rFonts w:hint="eastAsia"/>
            <w:szCs w:val="22"/>
          </w:rPr>
          <w:t>거래를</w:t>
        </w:r>
        <w:r w:rsidR="00B91146">
          <w:rPr>
            <w:rFonts w:hint="eastAsia"/>
            <w:szCs w:val="22"/>
          </w:rPr>
          <w:t xml:space="preserve"> </w:t>
        </w:r>
        <w:r w:rsidR="00B91146">
          <w:rPr>
            <w:rFonts w:hint="eastAsia"/>
            <w:szCs w:val="22"/>
          </w:rPr>
          <w:t>하고</w:t>
        </w:r>
      </w:ins>
      <w:del w:id="165" w:author="heesung.ahn" w:date="2021-08-31T00:16:00Z">
        <w:r w:rsidRPr="00CB2B3F" w:rsidDel="00B91146">
          <w:rPr>
            <w:szCs w:val="22"/>
          </w:rPr>
          <w:delText>이</w:delText>
        </w:r>
      </w:del>
      <w:r w:rsidRPr="00CB2B3F">
        <w:rPr>
          <w:szCs w:val="22"/>
        </w:rPr>
        <w:t xml:space="preserve"> </w:t>
      </w:r>
      <w:r w:rsidRPr="00CB2B3F">
        <w:rPr>
          <w:szCs w:val="22"/>
        </w:rPr>
        <w:t>있음</w:t>
      </w:r>
      <w:r w:rsidRPr="00CB2B3F">
        <w:rPr>
          <w:szCs w:val="22"/>
        </w:rPr>
        <w:t>.</w:t>
      </w:r>
    </w:p>
    <w:p w14:paraId="391D3EE1" w14:textId="77777777" w:rsidR="00026A7E" w:rsidRPr="00CB2B3F" w:rsidRDefault="00026A7E" w:rsidP="00026A7E">
      <w:pPr>
        <w:pStyle w:val="a5"/>
        <w:spacing w:after="240"/>
        <w:ind w:leftChars="0" w:left="1361"/>
        <w:rPr>
          <w:szCs w:val="22"/>
        </w:rPr>
      </w:pPr>
      <w:r w:rsidRPr="00CB2B3F">
        <w:rPr>
          <w:szCs w:val="22"/>
        </w:rPr>
        <w:t>대상회사는</w:t>
      </w:r>
      <w:r w:rsidRPr="00CB2B3F">
        <w:rPr>
          <w:szCs w:val="22"/>
        </w:rPr>
        <w:t xml:space="preserve"> </w:t>
      </w:r>
      <w:r w:rsidRPr="00CB2B3F">
        <w:rPr>
          <w:szCs w:val="22"/>
        </w:rPr>
        <w:t>콜센터</w:t>
      </w:r>
      <w:r w:rsidRPr="00CB2B3F">
        <w:rPr>
          <w:szCs w:val="22"/>
        </w:rPr>
        <w:t xml:space="preserve"> </w:t>
      </w:r>
      <w:r w:rsidRPr="00CB2B3F">
        <w:rPr>
          <w:szCs w:val="22"/>
        </w:rPr>
        <w:t>사원</w:t>
      </w:r>
      <w:r w:rsidRPr="00CB2B3F">
        <w:rPr>
          <w:szCs w:val="22"/>
        </w:rPr>
        <w:t xml:space="preserve"> </w:t>
      </w:r>
      <w:r w:rsidRPr="00CB2B3F">
        <w:rPr>
          <w:szCs w:val="22"/>
        </w:rPr>
        <w:t>및</w:t>
      </w:r>
      <w:r w:rsidRPr="00CB2B3F">
        <w:rPr>
          <w:szCs w:val="22"/>
        </w:rPr>
        <w:t xml:space="preserve"> </w:t>
      </w:r>
      <w:r w:rsidRPr="00CB2B3F">
        <w:rPr>
          <w:szCs w:val="22"/>
        </w:rPr>
        <w:t>건물</w:t>
      </w:r>
      <w:r w:rsidRPr="00CB2B3F">
        <w:rPr>
          <w:szCs w:val="22"/>
        </w:rPr>
        <w:t xml:space="preserve"> </w:t>
      </w:r>
      <w:r w:rsidRPr="00CB2B3F">
        <w:rPr>
          <w:szCs w:val="22"/>
        </w:rPr>
        <w:t>관리</w:t>
      </w:r>
      <w:r w:rsidRPr="00CB2B3F">
        <w:rPr>
          <w:szCs w:val="22"/>
        </w:rPr>
        <w:t xml:space="preserve"> </w:t>
      </w:r>
      <w:r w:rsidRPr="00CB2B3F">
        <w:rPr>
          <w:szCs w:val="22"/>
        </w:rPr>
        <w:t>사원을</w:t>
      </w:r>
      <w:r w:rsidRPr="00CB2B3F">
        <w:rPr>
          <w:szCs w:val="22"/>
        </w:rPr>
        <w:t xml:space="preserve"> </w:t>
      </w:r>
      <w:proofErr w:type="spellStart"/>
      <w:r w:rsidRPr="00CB2B3F">
        <w:rPr>
          <w:szCs w:val="22"/>
        </w:rPr>
        <w:t>직고용하지</w:t>
      </w:r>
      <w:proofErr w:type="spellEnd"/>
      <w:r w:rsidRPr="00CB2B3F">
        <w:rPr>
          <w:szCs w:val="22"/>
        </w:rPr>
        <w:t xml:space="preserve"> </w:t>
      </w:r>
      <w:r w:rsidRPr="00CB2B3F">
        <w:rPr>
          <w:szCs w:val="22"/>
        </w:rPr>
        <w:t>않고</w:t>
      </w:r>
      <w:r w:rsidRPr="00CB2B3F">
        <w:rPr>
          <w:szCs w:val="22"/>
        </w:rPr>
        <w:t xml:space="preserve"> </w:t>
      </w:r>
      <w:r w:rsidRPr="00CB2B3F">
        <w:rPr>
          <w:szCs w:val="22"/>
        </w:rPr>
        <w:t>한샘개발</w:t>
      </w:r>
      <w:r w:rsidRPr="00CB2B3F">
        <w:rPr>
          <w:szCs w:val="22"/>
        </w:rPr>
        <w:t xml:space="preserve"> </w:t>
      </w:r>
      <w:r w:rsidRPr="00CB2B3F">
        <w:rPr>
          <w:szCs w:val="22"/>
        </w:rPr>
        <w:t>소속</w:t>
      </w:r>
      <w:r w:rsidRPr="00CB2B3F">
        <w:rPr>
          <w:szCs w:val="22"/>
        </w:rPr>
        <w:t xml:space="preserve"> </w:t>
      </w:r>
      <w:r w:rsidRPr="00CB2B3F">
        <w:rPr>
          <w:szCs w:val="22"/>
        </w:rPr>
        <w:t>근로자로부터</w:t>
      </w:r>
      <w:r w:rsidRPr="00CB2B3F">
        <w:rPr>
          <w:szCs w:val="22"/>
        </w:rPr>
        <w:t xml:space="preserve"> </w:t>
      </w:r>
      <w:r>
        <w:rPr>
          <w:rFonts w:hint="eastAsia"/>
          <w:szCs w:val="22"/>
        </w:rPr>
        <w:t>파견</w:t>
      </w:r>
      <w:r w:rsidRPr="00CB2B3F">
        <w:rPr>
          <w:szCs w:val="22"/>
        </w:rPr>
        <w:t>을</w:t>
      </w:r>
      <w:r w:rsidRPr="00CB2B3F">
        <w:rPr>
          <w:szCs w:val="22"/>
        </w:rPr>
        <w:t xml:space="preserve"> </w:t>
      </w:r>
      <w:r w:rsidRPr="00CB2B3F">
        <w:rPr>
          <w:szCs w:val="22"/>
        </w:rPr>
        <w:t>받고</w:t>
      </w:r>
      <w:r w:rsidRPr="00CB2B3F">
        <w:rPr>
          <w:szCs w:val="22"/>
        </w:rPr>
        <w:t xml:space="preserve"> </w:t>
      </w:r>
      <w:r w:rsidRPr="00CB2B3F">
        <w:rPr>
          <w:szCs w:val="22"/>
        </w:rPr>
        <w:t>있음</w:t>
      </w:r>
      <w:r w:rsidRPr="00CB2B3F">
        <w:rPr>
          <w:szCs w:val="22"/>
        </w:rPr>
        <w:t xml:space="preserve">. </w:t>
      </w:r>
    </w:p>
    <w:p w14:paraId="32021794" w14:textId="77777777" w:rsidR="004E0177" w:rsidRDefault="00026A7E" w:rsidP="00026A7E">
      <w:pPr>
        <w:pStyle w:val="a5"/>
        <w:spacing w:after="240"/>
        <w:ind w:leftChars="0" w:left="1361"/>
        <w:rPr>
          <w:ins w:id="166" w:author="heesung.ahn" w:date="2021-08-31T00:17:00Z"/>
          <w:szCs w:val="22"/>
        </w:rPr>
      </w:pPr>
      <w:r w:rsidRPr="00CB2B3F">
        <w:rPr>
          <w:szCs w:val="22"/>
        </w:rPr>
        <w:t>한샘서비스는</w:t>
      </w:r>
      <w:r w:rsidRPr="00CB2B3F">
        <w:rPr>
          <w:szCs w:val="22"/>
        </w:rPr>
        <w:t xml:space="preserve"> </w:t>
      </w:r>
      <w:r w:rsidRPr="00CB2B3F">
        <w:rPr>
          <w:szCs w:val="22"/>
        </w:rPr>
        <w:t>소비자</w:t>
      </w:r>
      <w:r w:rsidRPr="00CB2B3F">
        <w:rPr>
          <w:szCs w:val="22"/>
        </w:rPr>
        <w:t xml:space="preserve"> </w:t>
      </w:r>
      <w:r w:rsidRPr="00CB2B3F">
        <w:rPr>
          <w:szCs w:val="22"/>
        </w:rPr>
        <w:t>및</w:t>
      </w:r>
      <w:r w:rsidRPr="00CB2B3F">
        <w:rPr>
          <w:szCs w:val="22"/>
        </w:rPr>
        <w:t xml:space="preserve"> </w:t>
      </w:r>
      <w:r w:rsidRPr="00CB2B3F">
        <w:rPr>
          <w:szCs w:val="22"/>
        </w:rPr>
        <w:t>대리점과</w:t>
      </w:r>
      <w:r w:rsidRPr="00CB2B3F">
        <w:rPr>
          <w:szCs w:val="22"/>
        </w:rPr>
        <w:t xml:space="preserve"> 3</w:t>
      </w:r>
      <w:r w:rsidRPr="00CB2B3F">
        <w:rPr>
          <w:szCs w:val="22"/>
        </w:rPr>
        <w:t>자간</w:t>
      </w:r>
      <w:r w:rsidRPr="00CB2B3F">
        <w:rPr>
          <w:szCs w:val="22"/>
        </w:rPr>
        <w:t xml:space="preserve"> </w:t>
      </w:r>
      <w:r w:rsidRPr="00CB2B3F">
        <w:rPr>
          <w:szCs w:val="22"/>
        </w:rPr>
        <w:t>계약을</w:t>
      </w:r>
      <w:r w:rsidRPr="00CB2B3F">
        <w:rPr>
          <w:szCs w:val="22"/>
        </w:rPr>
        <w:t xml:space="preserve"> </w:t>
      </w:r>
      <w:r w:rsidRPr="00CB2B3F">
        <w:rPr>
          <w:szCs w:val="22"/>
        </w:rPr>
        <w:t>체결하여</w:t>
      </w:r>
      <w:r w:rsidRPr="00CB2B3F">
        <w:rPr>
          <w:szCs w:val="22"/>
        </w:rPr>
        <w:t xml:space="preserve"> </w:t>
      </w:r>
      <w:r w:rsidRPr="00CB2B3F">
        <w:rPr>
          <w:szCs w:val="22"/>
        </w:rPr>
        <w:t>대리점을</w:t>
      </w:r>
      <w:r w:rsidRPr="00CB2B3F">
        <w:rPr>
          <w:szCs w:val="22"/>
        </w:rPr>
        <w:t xml:space="preserve"> </w:t>
      </w:r>
      <w:r w:rsidRPr="00CB2B3F">
        <w:rPr>
          <w:szCs w:val="22"/>
        </w:rPr>
        <w:t>방문하는</w:t>
      </w:r>
      <w:r w:rsidRPr="00CB2B3F">
        <w:rPr>
          <w:szCs w:val="22"/>
        </w:rPr>
        <w:t xml:space="preserve"> </w:t>
      </w:r>
      <w:r w:rsidRPr="00CB2B3F">
        <w:rPr>
          <w:szCs w:val="22"/>
        </w:rPr>
        <w:t>소비자로부터</w:t>
      </w:r>
      <w:r w:rsidRPr="00CB2B3F">
        <w:rPr>
          <w:szCs w:val="22"/>
        </w:rPr>
        <w:t xml:space="preserve"> </w:t>
      </w:r>
      <w:r w:rsidRPr="00CB2B3F">
        <w:rPr>
          <w:szCs w:val="22"/>
        </w:rPr>
        <w:t>직접</w:t>
      </w:r>
      <w:r w:rsidRPr="00CB2B3F">
        <w:rPr>
          <w:szCs w:val="22"/>
        </w:rPr>
        <w:t xml:space="preserve"> </w:t>
      </w:r>
      <w:r w:rsidRPr="00CB2B3F">
        <w:rPr>
          <w:szCs w:val="22"/>
        </w:rPr>
        <w:t>인테리어</w:t>
      </w:r>
      <w:r w:rsidRPr="00CB2B3F">
        <w:rPr>
          <w:szCs w:val="22"/>
        </w:rPr>
        <w:t xml:space="preserve"> </w:t>
      </w:r>
      <w:r w:rsidRPr="00CB2B3F">
        <w:rPr>
          <w:szCs w:val="22"/>
        </w:rPr>
        <w:t>시공을</w:t>
      </w:r>
      <w:r w:rsidRPr="00CB2B3F">
        <w:rPr>
          <w:szCs w:val="22"/>
        </w:rPr>
        <w:t xml:space="preserve"> </w:t>
      </w:r>
      <w:proofErr w:type="spellStart"/>
      <w:r w:rsidRPr="00CB2B3F">
        <w:rPr>
          <w:szCs w:val="22"/>
        </w:rPr>
        <w:t>위탁받고</w:t>
      </w:r>
      <w:proofErr w:type="spellEnd"/>
      <w:r w:rsidRPr="00CB2B3F">
        <w:rPr>
          <w:szCs w:val="22"/>
        </w:rPr>
        <w:t xml:space="preserve">, </w:t>
      </w:r>
      <w:proofErr w:type="spellStart"/>
      <w:r w:rsidRPr="00CB2B3F">
        <w:rPr>
          <w:szCs w:val="22"/>
        </w:rPr>
        <w:t>테크사를</w:t>
      </w:r>
      <w:proofErr w:type="spellEnd"/>
      <w:r w:rsidRPr="00CB2B3F">
        <w:rPr>
          <w:szCs w:val="22"/>
        </w:rPr>
        <w:t xml:space="preserve"> </w:t>
      </w:r>
      <w:r w:rsidRPr="00CB2B3F">
        <w:rPr>
          <w:szCs w:val="22"/>
        </w:rPr>
        <w:t>통해</w:t>
      </w:r>
      <w:r w:rsidRPr="00CB2B3F">
        <w:rPr>
          <w:szCs w:val="22"/>
        </w:rPr>
        <w:t xml:space="preserve"> </w:t>
      </w:r>
      <w:r w:rsidRPr="00CB2B3F">
        <w:rPr>
          <w:szCs w:val="22"/>
        </w:rPr>
        <w:t>시공</w:t>
      </w:r>
      <w:r w:rsidRPr="00CB2B3F">
        <w:rPr>
          <w:szCs w:val="22"/>
        </w:rPr>
        <w:t xml:space="preserve"> </w:t>
      </w:r>
      <w:r w:rsidRPr="00CB2B3F">
        <w:rPr>
          <w:szCs w:val="22"/>
        </w:rPr>
        <w:t>용역을</w:t>
      </w:r>
      <w:r w:rsidRPr="00CB2B3F">
        <w:rPr>
          <w:szCs w:val="22"/>
        </w:rPr>
        <w:t xml:space="preserve"> </w:t>
      </w:r>
      <w:r w:rsidRPr="00CB2B3F">
        <w:rPr>
          <w:szCs w:val="22"/>
        </w:rPr>
        <w:t>수행함</w:t>
      </w:r>
      <w:r w:rsidRPr="00CB2B3F">
        <w:rPr>
          <w:szCs w:val="22"/>
        </w:rPr>
        <w:t>.</w:t>
      </w:r>
      <w:ins w:id="167" w:author="heesung.ahn" w:date="2021-08-31T00:17:00Z">
        <w:r w:rsidR="004E0177">
          <w:rPr>
            <w:szCs w:val="22"/>
          </w:rPr>
          <w:t xml:space="preserve"> </w:t>
        </w:r>
        <w:r w:rsidR="004E0177">
          <w:rPr>
            <w:rFonts w:hint="eastAsia"/>
            <w:szCs w:val="22"/>
          </w:rPr>
          <w:t>이와</w:t>
        </w:r>
        <w:r w:rsidR="004E0177">
          <w:rPr>
            <w:rFonts w:hint="eastAsia"/>
            <w:szCs w:val="22"/>
          </w:rPr>
          <w:t xml:space="preserve"> </w:t>
        </w:r>
        <w:r w:rsidR="004E0177">
          <w:rPr>
            <w:rFonts w:hint="eastAsia"/>
            <w:szCs w:val="22"/>
          </w:rPr>
          <w:t>관련해서는</w:t>
        </w:r>
        <w:r w:rsidR="004E0177">
          <w:rPr>
            <w:rFonts w:hint="eastAsia"/>
            <w:szCs w:val="22"/>
          </w:rPr>
          <w:t xml:space="preserve"> </w:t>
        </w:r>
        <w:r w:rsidR="004E0177">
          <w:rPr>
            <w:rFonts w:hint="eastAsia"/>
            <w:szCs w:val="22"/>
          </w:rPr>
          <w:t>아래</w:t>
        </w:r>
        <w:r w:rsidR="004E0177">
          <w:rPr>
            <w:rFonts w:hint="eastAsia"/>
            <w:szCs w:val="22"/>
          </w:rPr>
          <w:t xml:space="preserve"> </w:t>
        </w:r>
        <w:r w:rsidR="004E0177">
          <w:rPr>
            <w:szCs w:val="22"/>
          </w:rPr>
          <w:t xml:space="preserve">V. 1. </w:t>
        </w:r>
        <w:r w:rsidR="004E0177">
          <w:rPr>
            <w:rFonts w:hint="eastAsia"/>
            <w:szCs w:val="22"/>
          </w:rPr>
          <w:t>에서</w:t>
        </w:r>
        <w:r w:rsidR="004E0177">
          <w:rPr>
            <w:szCs w:val="22"/>
          </w:rPr>
          <w:t xml:space="preserve"> </w:t>
        </w:r>
        <w:r w:rsidR="004E0177">
          <w:rPr>
            <w:rFonts w:hint="eastAsia"/>
            <w:szCs w:val="22"/>
          </w:rPr>
          <w:t>자세히</w:t>
        </w:r>
        <w:r w:rsidR="004E0177">
          <w:rPr>
            <w:rFonts w:hint="eastAsia"/>
            <w:szCs w:val="22"/>
          </w:rPr>
          <w:t xml:space="preserve"> </w:t>
        </w:r>
        <w:r w:rsidR="004E0177">
          <w:rPr>
            <w:rFonts w:hint="eastAsia"/>
            <w:szCs w:val="22"/>
          </w:rPr>
          <w:t>검토함</w:t>
        </w:r>
        <w:r w:rsidR="004E0177">
          <w:rPr>
            <w:rFonts w:hint="eastAsia"/>
            <w:szCs w:val="22"/>
          </w:rPr>
          <w:t>.</w:t>
        </w:r>
      </w:ins>
    </w:p>
    <w:p w14:paraId="154F5A71" w14:textId="77777777" w:rsidR="00026A7E" w:rsidRDefault="00026A7E" w:rsidP="00026A7E">
      <w:pPr>
        <w:pStyle w:val="a5"/>
        <w:spacing w:after="240"/>
        <w:ind w:leftChars="0" w:left="1361"/>
        <w:rPr>
          <w:szCs w:val="22"/>
        </w:rPr>
      </w:pPr>
      <w:del w:id="168" w:author="heesung.ahn" w:date="2021-08-31T00:17:00Z">
        <w:r w:rsidRPr="00CB2B3F" w:rsidDel="004E0177">
          <w:rPr>
            <w:szCs w:val="22"/>
          </w:rPr>
          <w:delText xml:space="preserve"> </w:delText>
        </w:r>
      </w:del>
      <w:r w:rsidRPr="00CB2B3F">
        <w:rPr>
          <w:szCs w:val="22"/>
        </w:rPr>
        <w:t>또한</w:t>
      </w:r>
      <w:r w:rsidRPr="00CB2B3F">
        <w:rPr>
          <w:szCs w:val="22"/>
        </w:rPr>
        <w:t xml:space="preserve">, </w:t>
      </w:r>
      <w:del w:id="169" w:author="heesung.ahn" w:date="2021-08-31T00:17:00Z">
        <w:r w:rsidDel="004E0177">
          <w:rPr>
            <w:rFonts w:hint="eastAsia"/>
            <w:szCs w:val="22"/>
          </w:rPr>
          <w:delText>한샘서비스는</w:delText>
        </w:r>
        <w:r w:rsidDel="004E0177">
          <w:rPr>
            <w:rFonts w:hint="eastAsia"/>
            <w:szCs w:val="22"/>
          </w:rPr>
          <w:delText xml:space="preserve"> </w:delText>
        </w:r>
      </w:del>
      <w:proofErr w:type="spellStart"/>
      <w:r w:rsidRPr="00CB2B3F">
        <w:rPr>
          <w:szCs w:val="22"/>
        </w:rPr>
        <w:t>테크사를</w:t>
      </w:r>
      <w:proofErr w:type="spellEnd"/>
      <w:r w:rsidRPr="00CB2B3F">
        <w:rPr>
          <w:szCs w:val="22"/>
        </w:rPr>
        <w:t xml:space="preserve"> </w:t>
      </w:r>
      <w:r w:rsidRPr="00CB2B3F">
        <w:rPr>
          <w:szCs w:val="22"/>
        </w:rPr>
        <w:t>통해</w:t>
      </w:r>
      <w:r w:rsidRPr="00CB2B3F">
        <w:rPr>
          <w:szCs w:val="22"/>
        </w:rPr>
        <w:t xml:space="preserve"> </w:t>
      </w:r>
      <w:r w:rsidRPr="00CB2B3F">
        <w:rPr>
          <w:szCs w:val="22"/>
        </w:rPr>
        <w:t>용역을</w:t>
      </w:r>
      <w:r w:rsidRPr="00CB2B3F">
        <w:rPr>
          <w:szCs w:val="22"/>
        </w:rPr>
        <w:t xml:space="preserve"> </w:t>
      </w:r>
      <w:r w:rsidRPr="00CB2B3F">
        <w:rPr>
          <w:szCs w:val="22"/>
        </w:rPr>
        <w:t>수행하는</w:t>
      </w:r>
      <w:r w:rsidRPr="00CB2B3F">
        <w:rPr>
          <w:szCs w:val="22"/>
        </w:rPr>
        <w:t xml:space="preserve"> </w:t>
      </w:r>
      <w:r w:rsidRPr="00CB2B3F">
        <w:rPr>
          <w:szCs w:val="22"/>
        </w:rPr>
        <w:t>시공</w:t>
      </w:r>
      <w:r w:rsidRPr="00CB2B3F">
        <w:rPr>
          <w:szCs w:val="22"/>
        </w:rPr>
        <w:t xml:space="preserve"> </w:t>
      </w:r>
      <w:r w:rsidRPr="00CB2B3F">
        <w:rPr>
          <w:szCs w:val="22"/>
        </w:rPr>
        <w:t>기사들은</w:t>
      </w:r>
      <w:r w:rsidRPr="00CB2B3F">
        <w:rPr>
          <w:szCs w:val="22"/>
        </w:rPr>
        <w:t xml:space="preserve"> </w:t>
      </w:r>
      <w:r w:rsidRPr="00CB2B3F">
        <w:rPr>
          <w:szCs w:val="22"/>
        </w:rPr>
        <w:t>대상회사의</w:t>
      </w:r>
      <w:r w:rsidRPr="00CB2B3F">
        <w:rPr>
          <w:szCs w:val="22"/>
        </w:rPr>
        <w:t xml:space="preserve"> </w:t>
      </w:r>
      <w:r w:rsidRPr="00CB2B3F">
        <w:rPr>
          <w:szCs w:val="22"/>
        </w:rPr>
        <w:t>물류창고에서</w:t>
      </w:r>
      <w:r w:rsidRPr="00CB2B3F">
        <w:rPr>
          <w:szCs w:val="22"/>
        </w:rPr>
        <w:t xml:space="preserve"> </w:t>
      </w:r>
      <w:r w:rsidRPr="00CB2B3F">
        <w:rPr>
          <w:szCs w:val="22"/>
        </w:rPr>
        <w:t>인테리어</w:t>
      </w:r>
      <w:r w:rsidRPr="00CB2B3F">
        <w:rPr>
          <w:szCs w:val="22"/>
        </w:rPr>
        <w:t xml:space="preserve"> </w:t>
      </w:r>
      <w:r w:rsidRPr="00CB2B3F">
        <w:rPr>
          <w:szCs w:val="22"/>
        </w:rPr>
        <w:t>제품을</w:t>
      </w:r>
      <w:r w:rsidRPr="00CB2B3F">
        <w:rPr>
          <w:szCs w:val="22"/>
        </w:rPr>
        <w:t xml:space="preserve"> </w:t>
      </w:r>
      <w:r w:rsidRPr="00CB2B3F">
        <w:rPr>
          <w:szCs w:val="22"/>
        </w:rPr>
        <w:t>운반하여</w:t>
      </w:r>
      <w:r w:rsidRPr="00CB2B3F">
        <w:rPr>
          <w:szCs w:val="22"/>
        </w:rPr>
        <w:t xml:space="preserve"> </w:t>
      </w:r>
      <w:r w:rsidRPr="00CB2B3F">
        <w:rPr>
          <w:szCs w:val="22"/>
        </w:rPr>
        <w:t>소비자에게</w:t>
      </w:r>
      <w:r w:rsidRPr="00CB2B3F">
        <w:rPr>
          <w:szCs w:val="22"/>
        </w:rPr>
        <w:t xml:space="preserve"> </w:t>
      </w:r>
      <w:r w:rsidRPr="00CB2B3F">
        <w:rPr>
          <w:szCs w:val="22"/>
        </w:rPr>
        <w:t>배송하는</w:t>
      </w:r>
      <w:r w:rsidRPr="00CB2B3F">
        <w:rPr>
          <w:szCs w:val="22"/>
        </w:rPr>
        <w:t xml:space="preserve"> </w:t>
      </w:r>
      <w:r w:rsidRPr="00CB2B3F">
        <w:rPr>
          <w:szCs w:val="22"/>
        </w:rPr>
        <w:t>역할을</w:t>
      </w:r>
      <w:r w:rsidRPr="00CB2B3F">
        <w:rPr>
          <w:szCs w:val="22"/>
        </w:rPr>
        <w:t xml:space="preserve"> </w:t>
      </w:r>
      <w:r w:rsidRPr="00CB2B3F">
        <w:rPr>
          <w:szCs w:val="22"/>
        </w:rPr>
        <w:t>수행함</w:t>
      </w:r>
      <w:r w:rsidRPr="00CB2B3F">
        <w:rPr>
          <w:szCs w:val="22"/>
        </w:rPr>
        <w:t>.</w:t>
      </w:r>
    </w:p>
    <w:p w14:paraId="204D5414" w14:textId="77777777" w:rsidR="00026A7E" w:rsidRPr="00CB2B3F" w:rsidRDefault="00026A7E" w:rsidP="00026A7E">
      <w:pPr>
        <w:pStyle w:val="a5"/>
        <w:spacing w:after="240"/>
        <w:ind w:leftChars="0" w:left="1361"/>
        <w:rPr>
          <w:szCs w:val="22"/>
        </w:rPr>
      </w:pPr>
      <w:proofErr w:type="spellStart"/>
      <w:r>
        <w:rPr>
          <w:rFonts w:hint="eastAsia"/>
          <w:szCs w:val="22"/>
        </w:rPr>
        <w:t>한샘이펙스는</w:t>
      </w:r>
      <w:proofErr w:type="spellEnd"/>
      <w:r>
        <w:rPr>
          <w:rFonts w:hint="eastAsia"/>
          <w:szCs w:val="22"/>
        </w:rPr>
        <w:t xml:space="preserve"> </w:t>
      </w:r>
      <w:r>
        <w:rPr>
          <w:rFonts w:hint="eastAsia"/>
          <w:szCs w:val="22"/>
        </w:rPr>
        <w:t>대상회사의</w:t>
      </w:r>
      <w:r>
        <w:rPr>
          <w:rFonts w:hint="eastAsia"/>
          <w:szCs w:val="22"/>
        </w:rPr>
        <w:t xml:space="preserve"> </w:t>
      </w:r>
      <w:r>
        <w:rPr>
          <w:rFonts w:hint="eastAsia"/>
          <w:szCs w:val="22"/>
        </w:rPr>
        <w:t>부엌가구에</w:t>
      </w:r>
      <w:r>
        <w:rPr>
          <w:rFonts w:hint="eastAsia"/>
          <w:szCs w:val="22"/>
        </w:rPr>
        <w:t xml:space="preserve"> </w:t>
      </w:r>
      <w:r>
        <w:rPr>
          <w:rFonts w:hint="eastAsia"/>
          <w:szCs w:val="22"/>
        </w:rPr>
        <w:t>사용되는</w:t>
      </w:r>
      <w:r>
        <w:rPr>
          <w:rFonts w:hint="eastAsia"/>
          <w:szCs w:val="22"/>
        </w:rPr>
        <w:t xml:space="preserve"> </w:t>
      </w:r>
      <w:r>
        <w:rPr>
          <w:rFonts w:hint="eastAsia"/>
          <w:szCs w:val="22"/>
        </w:rPr>
        <w:t>인조</w:t>
      </w:r>
      <w:r>
        <w:rPr>
          <w:rFonts w:hint="eastAsia"/>
          <w:szCs w:val="22"/>
        </w:rPr>
        <w:t xml:space="preserve"> </w:t>
      </w:r>
      <w:r>
        <w:rPr>
          <w:rFonts w:hint="eastAsia"/>
          <w:szCs w:val="22"/>
        </w:rPr>
        <w:t>대리석을</w:t>
      </w:r>
      <w:r>
        <w:rPr>
          <w:rFonts w:hint="eastAsia"/>
          <w:szCs w:val="22"/>
        </w:rPr>
        <w:t xml:space="preserve"> </w:t>
      </w:r>
      <w:r>
        <w:rPr>
          <w:rFonts w:hint="eastAsia"/>
          <w:szCs w:val="22"/>
        </w:rPr>
        <w:t>공급함</w:t>
      </w:r>
      <w:r>
        <w:rPr>
          <w:rFonts w:hint="eastAsia"/>
          <w:szCs w:val="22"/>
        </w:rPr>
        <w:t>.</w:t>
      </w:r>
    </w:p>
    <w:p w14:paraId="519F517D" w14:textId="77777777" w:rsidR="00026A7E" w:rsidRPr="00A84CB3" w:rsidRDefault="00026A7E" w:rsidP="00026A7E">
      <w:pPr>
        <w:pStyle w:val="a5"/>
        <w:spacing w:after="240"/>
        <w:ind w:leftChars="0" w:left="1361"/>
        <w:rPr>
          <w:szCs w:val="22"/>
          <w:u w:val="single"/>
        </w:rPr>
      </w:pPr>
      <w:proofErr w:type="spellStart"/>
      <w:r w:rsidRPr="00CB2B3F">
        <w:rPr>
          <w:szCs w:val="22"/>
        </w:rPr>
        <w:t>퍼니스템은</w:t>
      </w:r>
      <w:proofErr w:type="spellEnd"/>
      <w:r w:rsidRPr="00CB2B3F">
        <w:rPr>
          <w:szCs w:val="22"/>
        </w:rPr>
        <w:t xml:space="preserve"> </w:t>
      </w:r>
      <w:r w:rsidRPr="00CB2B3F">
        <w:rPr>
          <w:szCs w:val="22"/>
        </w:rPr>
        <w:t>대상회사에</w:t>
      </w:r>
      <w:r w:rsidRPr="00CB2B3F">
        <w:rPr>
          <w:szCs w:val="22"/>
        </w:rPr>
        <w:t xml:space="preserve"> </w:t>
      </w:r>
      <w:r w:rsidRPr="00CB2B3F">
        <w:rPr>
          <w:szCs w:val="22"/>
        </w:rPr>
        <w:t>매트리스</w:t>
      </w:r>
      <w:r>
        <w:rPr>
          <w:rFonts w:hint="eastAsia"/>
          <w:szCs w:val="22"/>
        </w:rPr>
        <w:t>를</w:t>
      </w:r>
      <w:r w:rsidRPr="00CB2B3F">
        <w:rPr>
          <w:szCs w:val="22"/>
        </w:rPr>
        <w:t xml:space="preserve"> </w:t>
      </w:r>
      <w:r w:rsidRPr="00CB2B3F">
        <w:rPr>
          <w:szCs w:val="22"/>
        </w:rPr>
        <w:t>공급</w:t>
      </w:r>
      <w:r>
        <w:rPr>
          <w:rFonts w:hint="eastAsia"/>
          <w:szCs w:val="22"/>
        </w:rPr>
        <w:t>함</w:t>
      </w:r>
      <w:r>
        <w:rPr>
          <w:rFonts w:hint="eastAsia"/>
          <w:szCs w:val="22"/>
        </w:rPr>
        <w:t>.</w:t>
      </w:r>
    </w:p>
    <w:p w14:paraId="68061A86" w14:textId="77777777" w:rsidR="00026A7E" w:rsidRPr="00CB2B3F" w:rsidRDefault="00026A7E" w:rsidP="00026A7E">
      <w:pPr>
        <w:pStyle w:val="a5"/>
        <w:numPr>
          <w:ilvl w:val="0"/>
          <w:numId w:val="36"/>
        </w:numPr>
        <w:spacing w:after="240"/>
        <w:ind w:leftChars="0"/>
        <w:rPr>
          <w:b/>
          <w:szCs w:val="22"/>
          <w:u w:val="single"/>
        </w:rPr>
      </w:pPr>
      <w:r w:rsidRPr="00CB2B3F">
        <w:rPr>
          <w:szCs w:val="22"/>
          <w:u w:val="single"/>
        </w:rPr>
        <w:t>사업부별</w:t>
      </w:r>
      <w:r w:rsidRPr="00CB2B3F">
        <w:rPr>
          <w:szCs w:val="22"/>
          <w:u w:val="single"/>
        </w:rPr>
        <w:t xml:space="preserve"> </w:t>
      </w:r>
      <w:r w:rsidRPr="00CB2B3F">
        <w:rPr>
          <w:szCs w:val="22"/>
          <w:u w:val="single"/>
        </w:rPr>
        <w:t>판매채널</w:t>
      </w:r>
    </w:p>
    <w:tbl>
      <w:tblPr>
        <w:tblStyle w:val="af3"/>
        <w:tblW w:w="8273" w:type="dxa"/>
        <w:tblInd w:w="1361" w:type="dxa"/>
        <w:tblLook w:val="04A0" w:firstRow="1" w:lastRow="0" w:firstColumn="1" w:lastColumn="0" w:noHBand="0" w:noVBand="1"/>
      </w:tblPr>
      <w:tblGrid>
        <w:gridCol w:w="8273"/>
      </w:tblGrid>
      <w:tr w:rsidR="00026A7E" w:rsidRPr="00CB2B3F" w14:paraId="7185ED47" w14:textId="77777777" w:rsidTr="0091358C">
        <w:trPr>
          <w:trHeight w:val="20"/>
        </w:trPr>
        <w:tc>
          <w:tcPr>
            <w:tcW w:w="8273" w:type="dxa"/>
          </w:tcPr>
          <w:p w14:paraId="4D347905" w14:textId="77777777" w:rsidR="00026A7E" w:rsidRPr="00CB2B3F" w:rsidRDefault="00026A7E" w:rsidP="0091358C">
            <w:pPr>
              <w:pStyle w:val="a5"/>
              <w:spacing w:after="240"/>
              <w:ind w:leftChars="0" w:left="0"/>
              <w:jc w:val="center"/>
              <w:rPr>
                <w:b/>
                <w:szCs w:val="22"/>
                <w:u w:val="single"/>
              </w:rPr>
            </w:pPr>
            <w:r w:rsidRPr="005C70D0">
              <w:object w:dxaOrig="13530" w:dyaOrig="9255" w14:anchorId="498DE5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35pt;height:255.95pt" o:ole="">
                  <v:imagedata r:id="rId16" o:title=""/>
                </v:shape>
                <o:OLEObject Type="Embed" ProgID="PBrush" ShapeID="_x0000_i1025" DrawAspect="Content" ObjectID="_1776582379" r:id="rId17"/>
              </w:object>
            </w:r>
          </w:p>
        </w:tc>
      </w:tr>
    </w:tbl>
    <w:p w14:paraId="39ECA8C4" w14:textId="77777777" w:rsidR="00026A7E" w:rsidRPr="00CB2B3F" w:rsidRDefault="00026A7E" w:rsidP="00026A7E">
      <w:pPr>
        <w:pStyle w:val="a5"/>
        <w:ind w:leftChars="0" w:left="1361"/>
        <w:rPr>
          <w:b/>
          <w:szCs w:val="22"/>
          <w:u w:val="single"/>
        </w:rPr>
      </w:pPr>
    </w:p>
    <w:p w14:paraId="4713374D" w14:textId="77777777" w:rsidR="00026A7E" w:rsidRPr="00CB2B3F" w:rsidRDefault="00026A7E" w:rsidP="00026A7E">
      <w:pPr>
        <w:pStyle w:val="a5"/>
        <w:numPr>
          <w:ilvl w:val="0"/>
          <w:numId w:val="36"/>
        </w:numPr>
        <w:spacing w:after="240"/>
        <w:ind w:leftChars="0"/>
        <w:rPr>
          <w:szCs w:val="22"/>
          <w:u w:val="single"/>
        </w:rPr>
      </w:pPr>
      <w:r w:rsidRPr="00CB2B3F">
        <w:rPr>
          <w:szCs w:val="22"/>
          <w:u w:val="single"/>
        </w:rPr>
        <w:t>부엌가구</w:t>
      </w:r>
      <w:r w:rsidRPr="00CB2B3F">
        <w:rPr>
          <w:szCs w:val="22"/>
          <w:u w:val="single"/>
        </w:rPr>
        <w:t xml:space="preserve"> </w:t>
      </w:r>
      <w:r w:rsidRPr="00CB2B3F">
        <w:rPr>
          <w:szCs w:val="22"/>
          <w:u w:val="single"/>
        </w:rPr>
        <w:t>사업</w:t>
      </w:r>
    </w:p>
    <w:p w14:paraId="473D657B" w14:textId="77777777" w:rsidR="00026A7E" w:rsidRPr="00CB2B3F" w:rsidRDefault="00026A7E" w:rsidP="00026A7E">
      <w:pPr>
        <w:pStyle w:val="a5"/>
        <w:spacing w:after="240"/>
        <w:ind w:leftChars="0" w:left="1361"/>
        <w:rPr>
          <w:szCs w:val="22"/>
        </w:rPr>
      </w:pPr>
      <w:r w:rsidRPr="00CB2B3F">
        <w:rPr>
          <w:szCs w:val="22"/>
        </w:rPr>
        <w:t>KB</w:t>
      </w:r>
      <w:r w:rsidRPr="00CB2B3F">
        <w:rPr>
          <w:szCs w:val="22"/>
        </w:rPr>
        <w:t>사업부는</w:t>
      </w:r>
      <w:r w:rsidRPr="00CB2B3F">
        <w:rPr>
          <w:szCs w:val="22"/>
        </w:rPr>
        <w:t xml:space="preserve"> </w:t>
      </w:r>
      <w:r w:rsidRPr="00CB2B3F">
        <w:rPr>
          <w:szCs w:val="22"/>
        </w:rPr>
        <w:t>대리점을</w:t>
      </w:r>
      <w:r w:rsidRPr="00CB2B3F">
        <w:rPr>
          <w:szCs w:val="22"/>
        </w:rPr>
        <w:t xml:space="preserve"> </w:t>
      </w:r>
      <w:r w:rsidRPr="00CB2B3F">
        <w:rPr>
          <w:szCs w:val="22"/>
        </w:rPr>
        <w:t>통해</w:t>
      </w:r>
      <w:r w:rsidRPr="00CB2B3F">
        <w:rPr>
          <w:szCs w:val="22"/>
        </w:rPr>
        <w:t xml:space="preserve"> </w:t>
      </w:r>
      <w:r w:rsidRPr="00CB2B3F">
        <w:rPr>
          <w:szCs w:val="22"/>
        </w:rPr>
        <w:t>부엌가구를</w:t>
      </w:r>
      <w:r w:rsidRPr="00CB2B3F">
        <w:rPr>
          <w:szCs w:val="22"/>
        </w:rPr>
        <w:t xml:space="preserve"> </w:t>
      </w:r>
      <w:ins w:id="170" w:author="heesung.ahn" w:date="2021-08-31T00:18:00Z">
        <w:r w:rsidR="004E0177">
          <w:rPr>
            <w:rFonts w:hint="eastAsia"/>
            <w:szCs w:val="22"/>
          </w:rPr>
          <w:t>소비자에게</w:t>
        </w:r>
        <w:r w:rsidR="004E0177">
          <w:rPr>
            <w:rFonts w:hint="eastAsia"/>
            <w:szCs w:val="22"/>
          </w:rPr>
          <w:t xml:space="preserve"> </w:t>
        </w:r>
      </w:ins>
      <w:r w:rsidRPr="00CB2B3F">
        <w:rPr>
          <w:szCs w:val="22"/>
        </w:rPr>
        <w:t>판매하고</w:t>
      </w:r>
      <w:r w:rsidRPr="00CB2B3F">
        <w:rPr>
          <w:szCs w:val="22"/>
        </w:rPr>
        <w:t xml:space="preserve"> </w:t>
      </w:r>
      <w:r w:rsidRPr="00CB2B3F">
        <w:rPr>
          <w:szCs w:val="22"/>
        </w:rPr>
        <w:t>있</w:t>
      </w:r>
      <w:ins w:id="171" w:author="heesung.ahn" w:date="2021-08-31T00:18:00Z">
        <w:r w:rsidR="004E0177">
          <w:rPr>
            <w:rFonts w:hint="eastAsia"/>
            <w:szCs w:val="22"/>
          </w:rPr>
          <w:t>으며</w:t>
        </w:r>
      </w:ins>
      <w:del w:id="172" w:author="heesung.ahn" w:date="2021-08-31T00:18:00Z">
        <w:r w:rsidRPr="00CB2B3F" w:rsidDel="004E0177">
          <w:rPr>
            <w:szCs w:val="22"/>
          </w:rPr>
          <w:delText>는</w:delText>
        </w:r>
        <w:r w:rsidRPr="00CB2B3F" w:rsidDel="004E0177">
          <w:rPr>
            <w:szCs w:val="22"/>
          </w:rPr>
          <w:delText xml:space="preserve"> </w:delText>
        </w:r>
        <w:r w:rsidRPr="00CB2B3F" w:rsidDel="004E0177">
          <w:rPr>
            <w:szCs w:val="22"/>
          </w:rPr>
          <w:delText>바</w:delText>
        </w:r>
      </w:del>
      <w:r w:rsidRPr="00CB2B3F">
        <w:rPr>
          <w:szCs w:val="22"/>
        </w:rPr>
        <w:t xml:space="preserve">, </w:t>
      </w:r>
      <w:r w:rsidRPr="00CB2B3F">
        <w:rPr>
          <w:szCs w:val="22"/>
        </w:rPr>
        <w:t>대리점계약이</w:t>
      </w:r>
      <w:r w:rsidRPr="00CB2B3F">
        <w:rPr>
          <w:szCs w:val="22"/>
        </w:rPr>
        <w:t xml:space="preserve"> </w:t>
      </w:r>
      <w:r w:rsidRPr="00CB2B3F">
        <w:rPr>
          <w:szCs w:val="22"/>
        </w:rPr>
        <w:t>주된</w:t>
      </w:r>
      <w:r w:rsidRPr="00CB2B3F">
        <w:rPr>
          <w:szCs w:val="22"/>
        </w:rPr>
        <w:t xml:space="preserve"> </w:t>
      </w:r>
      <w:r w:rsidRPr="00CB2B3F">
        <w:rPr>
          <w:szCs w:val="22"/>
        </w:rPr>
        <w:t>매출계약임</w:t>
      </w:r>
      <w:r w:rsidRPr="00CB2B3F">
        <w:rPr>
          <w:szCs w:val="22"/>
        </w:rPr>
        <w:t xml:space="preserve">. </w:t>
      </w:r>
    </w:p>
    <w:p w14:paraId="196AF7BA" w14:textId="77777777" w:rsidR="00026A7E" w:rsidRPr="00CB2B3F" w:rsidRDefault="00026A7E" w:rsidP="00026A7E">
      <w:pPr>
        <w:pStyle w:val="a5"/>
        <w:spacing w:after="240"/>
        <w:ind w:leftChars="0" w:left="1361"/>
        <w:rPr>
          <w:szCs w:val="22"/>
        </w:rPr>
      </w:pPr>
      <w:r w:rsidRPr="00CB2B3F">
        <w:rPr>
          <w:szCs w:val="22"/>
        </w:rPr>
        <w:t>RH</w:t>
      </w:r>
      <w:r w:rsidRPr="00CB2B3F">
        <w:rPr>
          <w:szCs w:val="22"/>
        </w:rPr>
        <w:t>사업부는</w:t>
      </w:r>
      <w:r w:rsidRPr="00CB2B3F">
        <w:rPr>
          <w:szCs w:val="22"/>
        </w:rPr>
        <w:t xml:space="preserve"> (1) </w:t>
      </w:r>
      <w:r w:rsidRPr="00CB2B3F">
        <w:rPr>
          <w:szCs w:val="22"/>
        </w:rPr>
        <w:t>대리점과</w:t>
      </w:r>
      <w:ins w:id="173" w:author="heesung.ahn" w:date="2021-08-31T00:18:00Z">
        <w:r w:rsidR="004E0177">
          <w:rPr>
            <w:rFonts w:hint="eastAsia"/>
            <w:szCs w:val="22"/>
          </w:rPr>
          <w:t>의</w:t>
        </w:r>
        <w:r w:rsidR="004E0177">
          <w:rPr>
            <w:rFonts w:hint="eastAsia"/>
            <w:szCs w:val="22"/>
          </w:rPr>
          <w:t xml:space="preserve"> </w:t>
        </w:r>
        <w:r w:rsidR="004E0177">
          <w:rPr>
            <w:rFonts w:hint="eastAsia"/>
            <w:szCs w:val="22"/>
          </w:rPr>
          <w:t>계약을</w:t>
        </w:r>
        <w:r w:rsidR="004E0177">
          <w:rPr>
            <w:rFonts w:hint="eastAsia"/>
            <w:szCs w:val="22"/>
          </w:rPr>
          <w:t xml:space="preserve"> </w:t>
        </w:r>
        <w:r w:rsidR="004E0177">
          <w:rPr>
            <w:rFonts w:hint="eastAsia"/>
            <w:szCs w:val="22"/>
          </w:rPr>
          <w:t>통해</w:t>
        </w:r>
      </w:ins>
      <w:del w:id="174" w:author="heesung.ahn" w:date="2021-08-31T00:18:00Z">
        <w:r w:rsidRPr="00CB2B3F" w:rsidDel="004E0177">
          <w:rPr>
            <w:szCs w:val="22"/>
          </w:rPr>
          <w:delText xml:space="preserve"> </w:delText>
        </w:r>
        <w:r w:rsidRPr="00CB2B3F" w:rsidDel="004E0177">
          <w:rPr>
            <w:szCs w:val="22"/>
          </w:rPr>
          <w:delText>대리점계약을</w:delText>
        </w:r>
        <w:r w:rsidRPr="00CB2B3F" w:rsidDel="004E0177">
          <w:rPr>
            <w:szCs w:val="22"/>
          </w:rPr>
          <w:delText xml:space="preserve"> </w:delText>
        </w:r>
        <w:r w:rsidRPr="00CB2B3F" w:rsidDel="004E0177">
          <w:rPr>
            <w:szCs w:val="22"/>
          </w:rPr>
          <w:delText>체결하여</w:delText>
        </w:r>
      </w:del>
      <w:r w:rsidRPr="00CB2B3F">
        <w:rPr>
          <w:szCs w:val="22"/>
        </w:rPr>
        <w:t xml:space="preserve"> </w:t>
      </w:r>
      <w:r w:rsidRPr="00CB2B3F">
        <w:rPr>
          <w:szCs w:val="22"/>
        </w:rPr>
        <w:t>대상회사의</w:t>
      </w:r>
      <w:r w:rsidRPr="00CB2B3F">
        <w:rPr>
          <w:szCs w:val="22"/>
        </w:rPr>
        <w:t xml:space="preserve"> </w:t>
      </w:r>
      <w:r w:rsidRPr="00CB2B3F">
        <w:rPr>
          <w:szCs w:val="22"/>
        </w:rPr>
        <w:t>제</w:t>
      </w:r>
      <w:r w:rsidRPr="00CB2B3F">
        <w:rPr>
          <w:szCs w:val="22"/>
        </w:rPr>
        <w:lastRenderedPageBreak/>
        <w:t>품을</w:t>
      </w:r>
      <w:r w:rsidRPr="00CB2B3F">
        <w:rPr>
          <w:szCs w:val="22"/>
        </w:rPr>
        <w:t xml:space="preserve"> </w:t>
      </w:r>
      <w:r w:rsidRPr="00CB2B3F">
        <w:rPr>
          <w:szCs w:val="22"/>
        </w:rPr>
        <w:t>공급하거나</w:t>
      </w:r>
      <w:r w:rsidRPr="00CB2B3F">
        <w:rPr>
          <w:szCs w:val="22"/>
        </w:rPr>
        <w:t xml:space="preserve"> (2) </w:t>
      </w:r>
      <w:r w:rsidRPr="00CB2B3F">
        <w:rPr>
          <w:szCs w:val="22"/>
        </w:rPr>
        <w:t>타사</w:t>
      </w:r>
      <w:r w:rsidRPr="00CB2B3F">
        <w:rPr>
          <w:szCs w:val="22"/>
        </w:rPr>
        <w:t xml:space="preserve"> </w:t>
      </w:r>
      <w:r w:rsidRPr="00CB2B3F">
        <w:rPr>
          <w:szCs w:val="22"/>
        </w:rPr>
        <w:t>쇼핑몰에</w:t>
      </w:r>
      <w:r w:rsidRPr="00CB2B3F">
        <w:rPr>
          <w:szCs w:val="22"/>
        </w:rPr>
        <w:t xml:space="preserve"> </w:t>
      </w:r>
      <w:r w:rsidRPr="00CB2B3F">
        <w:rPr>
          <w:szCs w:val="22"/>
        </w:rPr>
        <w:t>입점하는</w:t>
      </w:r>
      <w:r w:rsidRPr="00CB2B3F">
        <w:rPr>
          <w:szCs w:val="22"/>
        </w:rPr>
        <w:t xml:space="preserve"> </w:t>
      </w:r>
      <w:r w:rsidRPr="00CB2B3F">
        <w:rPr>
          <w:szCs w:val="22"/>
        </w:rPr>
        <w:t>온라인</w:t>
      </w:r>
      <w:r w:rsidRPr="00CB2B3F">
        <w:rPr>
          <w:szCs w:val="22"/>
        </w:rPr>
        <w:t xml:space="preserve"> </w:t>
      </w:r>
      <w:r w:rsidRPr="00CB2B3F">
        <w:rPr>
          <w:szCs w:val="22"/>
        </w:rPr>
        <w:t>참가</w:t>
      </w:r>
      <w:r w:rsidRPr="00CB2B3F">
        <w:rPr>
          <w:szCs w:val="22"/>
        </w:rPr>
        <w:t xml:space="preserve"> </w:t>
      </w:r>
      <w:r w:rsidRPr="00CB2B3F">
        <w:rPr>
          <w:szCs w:val="22"/>
        </w:rPr>
        <w:t>계약</w:t>
      </w:r>
      <w:r w:rsidRPr="00CB2B3F">
        <w:rPr>
          <w:szCs w:val="22"/>
        </w:rPr>
        <w:t>(</w:t>
      </w:r>
      <w:r w:rsidRPr="00CB2B3F">
        <w:rPr>
          <w:szCs w:val="22"/>
        </w:rPr>
        <w:t>또는</w:t>
      </w:r>
      <w:r w:rsidRPr="00CB2B3F">
        <w:rPr>
          <w:szCs w:val="22"/>
        </w:rPr>
        <w:t xml:space="preserve"> </w:t>
      </w:r>
      <w:proofErr w:type="spellStart"/>
      <w:r w:rsidRPr="00CB2B3F">
        <w:rPr>
          <w:szCs w:val="22"/>
        </w:rPr>
        <w:t>비즈몰계약</w:t>
      </w:r>
      <w:proofErr w:type="spellEnd"/>
      <w:r w:rsidRPr="00CB2B3F">
        <w:rPr>
          <w:szCs w:val="22"/>
        </w:rPr>
        <w:t>)</w:t>
      </w:r>
      <w:ins w:id="175" w:author="heesung.ahn" w:date="2021-08-31T00:19:00Z">
        <w:r w:rsidR="004E0177">
          <w:rPr>
            <w:rFonts w:hint="eastAsia"/>
            <w:szCs w:val="22"/>
          </w:rPr>
          <w:t>을</w:t>
        </w:r>
        <w:r w:rsidR="004E0177">
          <w:rPr>
            <w:rFonts w:hint="eastAsia"/>
            <w:szCs w:val="22"/>
          </w:rPr>
          <w:t xml:space="preserve"> </w:t>
        </w:r>
        <w:r w:rsidR="004E0177">
          <w:rPr>
            <w:rFonts w:hint="eastAsia"/>
            <w:szCs w:val="22"/>
          </w:rPr>
          <w:t>통해</w:t>
        </w:r>
        <w:r w:rsidR="004E0177">
          <w:rPr>
            <w:rFonts w:hint="eastAsia"/>
            <w:szCs w:val="22"/>
          </w:rPr>
          <w:t xml:space="preserve"> </w:t>
        </w:r>
        <w:r w:rsidR="004E0177">
          <w:rPr>
            <w:rFonts w:hint="eastAsia"/>
            <w:szCs w:val="22"/>
          </w:rPr>
          <w:t>물품을</w:t>
        </w:r>
        <w:r w:rsidR="004E0177">
          <w:rPr>
            <w:rFonts w:hint="eastAsia"/>
            <w:szCs w:val="22"/>
          </w:rPr>
          <w:t xml:space="preserve"> </w:t>
        </w:r>
        <w:r w:rsidR="004E0177">
          <w:rPr>
            <w:rFonts w:hint="eastAsia"/>
            <w:szCs w:val="22"/>
          </w:rPr>
          <w:t>공급하거나</w:t>
        </w:r>
      </w:ins>
      <w:r w:rsidRPr="00CB2B3F">
        <w:rPr>
          <w:szCs w:val="22"/>
        </w:rPr>
        <w:t xml:space="preserve">, (3) </w:t>
      </w:r>
      <w:r w:rsidRPr="00CB2B3F">
        <w:rPr>
          <w:szCs w:val="22"/>
        </w:rPr>
        <w:t>대상회사로부터</w:t>
      </w:r>
      <w:r w:rsidRPr="00CB2B3F">
        <w:rPr>
          <w:szCs w:val="22"/>
        </w:rPr>
        <w:t xml:space="preserve"> </w:t>
      </w:r>
      <w:r w:rsidRPr="00CB2B3F">
        <w:rPr>
          <w:szCs w:val="22"/>
        </w:rPr>
        <w:t>물품을</w:t>
      </w:r>
      <w:r w:rsidRPr="00CB2B3F">
        <w:rPr>
          <w:szCs w:val="22"/>
        </w:rPr>
        <w:t xml:space="preserve"> </w:t>
      </w:r>
      <w:r w:rsidRPr="00CB2B3F">
        <w:rPr>
          <w:szCs w:val="22"/>
        </w:rPr>
        <w:t>공급받아</w:t>
      </w:r>
      <w:r w:rsidRPr="00CB2B3F">
        <w:rPr>
          <w:szCs w:val="22"/>
        </w:rPr>
        <w:t xml:space="preserve"> </w:t>
      </w:r>
      <w:r w:rsidRPr="00CB2B3F">
        <w:rPr>
          <w:szCs w:val="22"/>
        </w:rPr>
        <w:t>오프라인에서</w:t>
      </w:r>
      <w:r w:rsidRPr="00CB2B3F">
        <w:rPr>
          <w:szCs w:val="22"/>
        </w:rPr>
        <w:t xml:space="preserve"> </w:t>
      </w:r>
      <w:r w:rsidRPr="00CB2B3F">
        <w:rPr>
          <w:szCs w:val="22"/>
        </w:rPr>
        <w:t>판매하는</w:t>
      </w:r>
      <w:r w:rsidRPr="00CB2B3F">
        <w:rPr>
          <w:szCs w:val="22"/>
        </w:rPr>
        <w:t xml:space="preserve"> </w:t>
      </w:r>
      <w:r w:rsidRPr="00CB2B3F">
        <w:rPr>
          <w:szCs w:val="22"/>
        </w:rPr>
        <w:t>것을</w:t>
      </w:r>
      <w:r w:rsidRPr="00CB2B3F">
        <w:rPr>
          <w:szCs w:val="22"/>
        </w:rPr>
        <w:t xml:space="preserve"> </w:t>
      </w:r>
      <w:r w:rsidRPr="00CB2B3F">
        <w:rPr>
          <w:szCs w:val="22"/>
        </w:rPr>
        <w:t>주된</w:t>
      </w:r>
      <w:r w:rsidRPr="00CB2B3F">
        <w:rPr>
          <w:szCs w:val="22"/>
        </w:rPr>
        <w:t xml:space="preserve"> </w:t>
      </w:r>
      <w:r w:rsidRPr="00CB2B3F">
        <w:rPr>
          <w:szCs w:val="22"/>
        </w:rPr>
        <w:t>영업으로</w:t>
      </w:r>
      <w:r w:rsidRPr="00CB2B3F">
        <w:rPr>
          <w:szCs w:val="22"/>
        </w:rPr>
        <w:t xml:space="preserve"> </w:t>
      </w:r>
      <w:r w:rsidRPr="00CB2B3F">
        <w:rPr>
          <w:szCs w:val="22"/>
        </w:rPr>
        <w:t>하는</w:t>
      </w:r>
      <w:r w:rsidRPr="00CB2B3F">
        <w:rPr>
          <w:szCs w:val="22"/>
        </w:rPr>
        <w:t xml:space="preserve"> </w:t>
      </w:r>
      <w:r w:rsidRPr="00CB2B3F">
        <w:rPr>
          <w:szCs w:val="22"/>
        </w:rPr>
        <w:t>사업자와</w:t>
      </w:r>
      <w:r w:rsidRPr="00CB2B3F">
        <w:rPr>
          <w:szCs w:val="22"/>
        </w:rPr>
        <w:t xml:space="preserve"> </w:t>
      </w:r>
      <w:r w:rsidRPr="00CB2B3F">
        <w:rPr>
          <w:szCs w:val="22"/>
        </w:rPr>
        <w:t>체결하는</w:t>
      </w:r>
      <w:r w:rsidRPr="00CB2B3F">
        <w:rPr>
          <w:szCs w:val="22"/>
        </w:rPr>
        <w:t xml:space="preserve"> </w:t>
      </w:r>
      <w:r w:rsidRPr="00CB2B3F">
        <w:rPr>
          <w:szCs w:val="22"/>
        </w:rPr>
        <w:t>제휴계약을</w:t>
      </w:r>
      <w:r w:rsidRPr="00CB2B3F">
        <w:rPr>
          <w:szCs w:val="22"/>
        </w:rPr>
        <w:t xml:space="preserve"> </w:t>
      </w:r>
      <w:r w:rsidRPr="00CB2B3F">
        <w:rPr>
          <w:szCs w:val="22"/>
        </w:rPr>
        <w:t>각</w:t>
      </w:r>
      <w:r w:rsidRPr="00CB2B3F">
        <w:rPr>
          <w:szCs w:val="22"/>
        </w:rPr>
        <w:t xml:space="preserve"> </w:t>
      </w:r>
      <w:r w:rsidRPr="00CB2B3F">
        <w:rPr>
          <w:szCs w:val="22"/>
        </w:rPr>
        <w:t>체결하여</w:t>
      </w:r>
      <w:r w:rsidRPr="00CB2B3F">
        <w:rPr>
          <w:szCs w:val="22"/>
        </w:rPr>
        <w:t xml:space="preserve"> </w:t>
      </w:r>
      <w:r w:rsidRPr="00CB2B3F">
        <w:rPr>
          <w:szCs w:val="22"/>
        </w:rPr>
        <w:t>판매채널을</w:t>
      </w:r>
      <w:r w:rsidRPr="00CB2B3F">
        <w:rPr>
          <w:szCs w:val="22"/>
        </w:rPr>
        <w:t xml:space="preserve"> </w:t>
      </w:r>
      <w:r w:rsidRPr="00CB2B3F">
        <w:rPr>
          <w:szCs w:val="22"/>
        </w:rPr>
        <w:t>확보하고</w:t>
      </w:r>
      <w:r w:rsidRPr="00CB2B3F">
        <w:rPr>
          <w:szCs w:val="22"/>
        </w:rPr>
        <w:t xml:space="preserve"> </w:t>
      </w:r>
      <w:r w:rsidRPr="00CB2B3F">
        <w:rPr>
          <w:szCs w:val="22"/>
        </w:rPr>
        <w:t>있음</w:t>
      </w:r>
      <w:r w:rsidRPr="00CB2B3F">
        <w:rPr>
          <w:szCs w:val="22"/>
        </w:rPr>
        <w:t xml:space="preserve">. </w:t>
      </w:r>
    </w:p>
    <w:p w14:paraId="37AE5E75" w14:textId="77777777" w:rsidR="00026A7E" w:rsidRPr="00891AA7" w:rsidRDefault="00026A7E" w:rsidP="00026A7E">
      <w:pPr>
        <w:pStyle w:val="a5"/>
        <w:spacing w:after="240" w:line="380" w:lineRule="atLeast"/>
        <w:ind w:leftChars="0" w:left="1361"/>
        <w:rPr>
          <w:spacing w:val="3"/>
          <w:szCs w:val="22"/>
        </w:rPr>
      </w:pPr>
      <w:r w:rsidRPr="00891AA7">
        <w:rPr>
          <w:spacing w:val="3"/>
          <w:szCs w:val="22"/>
        </w:rPr>
        <w:t>한편</w:t>
      </w:r>
      <w:r w:rsidRPr="00891AA7">
        <w:rPr>
          <w:spacing w:val="3"/>
          <w:szCs w:val="22"/>
        </w:rPr>
        <w:t xml:space="preserve">, </w:t>
      </w:r>
      <w:r w:rsidRPr="00891AA7">
        <w:rPr>
          <w:spacing w:val="3"/>
          <w:szCs w:val="22"/>
        </w:rPr>
        <w:t>대상회사는</w:t>
      </w:r>
      <w:r w:rsidRPr="00891AA7">
        <w:rPr>
          <w:spacing w:val="3"/>
          <w:szCs w:val="22"/>
        </w:rPr>
        <w:t xml:space="preserve"> </w:t>
      </w:r>
      <w:r w:rsidRPr="00891AA7">
        <w:rPr>
          <w:spacing w:val="3"/>
          <w:szCs w:val="22"/>
        </w:rPr>
        <w:t>제품의</w:t>
      </w:r>
      <w:r w:rsidRPr="00891AA7">
        <w:rPr>
          <w:spacing w:val="3"/>
          <w:szCs w:val="22"/>
        </w:rPr>
        <w:t xml:space="preserve"> </w:t>
      </w:r>
      <w:r w:rsidRPr="00891AA7">
        <w:rPr>
          <w:spacing w:val="3"/>
          <w:szCs w:val="22"/>
        </w:rPr>
        <w:t>원재료를</w:t>
      </w:r>
      <w:r w:rsidRPr="00891AA7">
        <w:rPr>
          <w:spacing w:val="3"/>
          <w:szCs w:val="22"/>
        </w:rPr>
        <w:t xml:space="preserve"> </w:t>
      </w:r>
      <w:r w:rsidRPr="00891AA7">
        <w:rPr>
          <w:spacing w:val="3"/>
          <w:szCs w:val="22"/>
        </w:rPr>
        <w:t>구매하</w:t>
      </w:r>
      <w:ins w:id="176" w:author="heesung.ahn" w:date="2021-08-31T00:19:00Z">
        <w:r w:rsidR="006F48BC">
          <w:rPr>
            <w:rFonts w:hint="eastAsia"/>
            <w:spacing w:val="3"/>
            <w:szCs w:val="22"/>
          </w:rPr>
          <w:t>한</w:t>
        </w:r>
        <w:r w:rsidR="006F48BC">
          <w:rPr>
            <w:rFonts w:hint="eastAsia"/>
            <w:spacing w:val="3"/>
            <w:szCs w:val="22"/>
          </w:rPr>
          <w:t xml:space="preserve"> </w:t>
        </w:r>
        <w:r w:rsidR="006F48BC">
          <w:rPr>
            <w:rFonts w:hint="eastAsia"/>
            <w:spacing w:val="3"/>
            <w:szCs w:val="22"/>
          </w:rPr>
          <w:t>후에</w:t>
        </w:r>
      </w:ins>
      <w:ins w:id="177" w:author="heesung.ahn" w:date="2021-08-31T00:20:00Z">
        <w:r w:rsidR="006F48BC">
          <w:rPr>
            <w:rFonts w:hint="eastAsia"/>
            <w:spacing w:val="3"/>
            <w:szCs w:val="22"/>
          </w:rPr>
          <w:t>,</w:t>
        </w:r>
      </w:ins>
      <w:del w:id="178" w:author="heesung.ahn" w:date="2021-08-31T00:19:00Z">
        <w:r w:rsidRPr="00891AA7" w:rsidDel="006F48BC">
          <w:rPr>
            <w:spacing w:val="3"/>
            <w:szCs w:val="22"/>
          </w:rPr>
          <w:delText>고</w:delText>
        </w:r>
        <w:r w:rsidRPr="00891AA7" w:rsidDel="006F48BC">
          <w:rPr>
            <w:spacing w:val="3"/>
            <w:szCs w:val="22"/>
          </w:rPr>
          <w:delText>,</w:delText>
        </w:r>
      </w:del>
      <w:r w:rsidRPr="00891AA7">
        <w:rPr>
          <w:spacing w:val="3"/>
          <w:szCs w:val="22"/>
        </w:rPr>
        <w:t xml:space="preserve"> </w:t>
      </w:r>
      <w:r w:rsidRPr="00891AA7">
        <w:rPr>
          <w:spacing w:val="3"/>
          <w:szCs w:val="22"/>
        </w:rPr>
        <w:t>제품을</w:t>
      </w:r>
      <w:r w:rsidRPr="00891AA7">
        <w:rPr>
          <w:spacing w:val="3"/>
          <w:szCs w:val="22"/>
        </w:rPr>
        <w:t xml:space="preserve"> </w:t>
      </w:r>
      <w:r w:rsidRPr="00891AA7">
        <w:rPr>
          <w:spacing w:val="3"/>
          <w:szCs w:val="22"/>
        </w:rPr>
        <w:t>직접</w:t>
      </w:r>
      <w:r w:rsidRPr="00891AA7">
        <w:rPr>
          <w:spacing w:val="3"/>
          <w:szCs w:val="22"/>
        </w:rPr>
        <w:t xml:space="preserve"> </w:t>
      </w:r>
      <w:r w:rsidRPr="00891AA7">
        <w:rPr>
          <w:spacing w:val="3"/>
          <w:szCs w:val="22"/>
        </w:rPr>
        <w:t>생산하지</w:t>
      </w:r>
      <w:r w:rsidRPr="00891AA7">
        <w:rPr>
          <w:spacing w:val="3"/>
          <w:szCs w:val="22"/>
        </w:rPr>
        <w:t xml:space="preserve"> </w:t>
      </w:r>
      <w:r w:rsidRPr="00891AA7">
        <w:rPr>
          <w:spacing w:val="3"/>
          <w:szCs w:val="22"/>
        </w:rPr>
        <w:t>않고</w:t>
      </w:r>
      <w:r w:rsidRPr="00891AA7">
        <w:rPr>
          <w:spacing w:val="3"/>
          <w:szCs w:val="22"/>
        </w:rPr>
        <w:t xml:space="preserve"> </w:t>
      </w:r>
      <w:r w:rsidRPr="00891AA7">
        <w:rPr>
          <w:spacing w:val="3"/>
          <w:szCs w:val="22"/>
        </w:rPr>
        <w:t>제</w:t>
      </w:r>
      <w:r w:rsidRPr="00891AA7">
        <w:rPr>
          <w:spacing w:val="3"/>
          <w:szCs w:val="22"/>
        </w:rPr>
        <w:t>3</w:t>
      </w:r>
      <w:r w:rsidRPr="00891AA7">
        <w:rPr>
          <w:spacing w:val="3"/>
          <w:szCs w:val="22"/>
        </w:rPr>
        <w:t>자에게</w:t>
      </w:r>
      <w:r w:rsidRPr="00891AA7">
        <w:rPr>
          <w:spacing w:val="3"/>
          <w:szCs w:val="22"/>
        </w:rPr>
        <w:t xml:space="preserve"> </w:t>
      </w:r>
      <w:r w:rsidRPr="00891AA7">
        <w:rPr>
          <w:spacing w:val="3"/>
          <w:szCs w:val="22"/>
        </w:rPr>
        <w:t>제조</w:t>
      </w:r>
      <w:r w:rsidRPr="00891AA7">
        <w:rPr>
          <w:spacing w:val="3"/>
          <w:szCs w:val="22"/>
        </w:rPr>
        <w:t xml:space="preserve"> </w:t>
      </w:r>
      <w:r w:rsidRPr="00891AA7">
        <w:rPr>
          <w:spacing w:val="3"/>
          <w:szCs w:val="22"/>
        </w:rPr>
        <w:t>업무를</w:t>
      </w:r>
      <w:r w:rsidRPr="00891AA7">
        <w:rPr>
          <w:spacing w:val="3"/>
          <w:szCs w:val="22"/>
        </w:rPr>
        <w:t xml:space="preserve"> </w:t>
      </w:r>
      <w:r w:rsidRPr="00891AA7">
        <w:rPr>
          <w:spacing w:val="3"/>
          <w:szCs w:val="22"/>
        </w:rPr>
        <w:t>위탁</w:t>
      </w:r>
      <w:ins w:id="179" w:author="heesung.ahn" w:date="2021-08-31T00:19:00Z">
        <w:r w:rsidR="006F48BC">
          <w:rPr>
            <w:rFonts w:hint="eastAsia"/>
            <w:spacing w:val="3"/>
            <w:szCs w:val="22"/>
          </w:rPr>
          <w:t>하고</w:t>
        </w:r>
        <w:r w:rsidR="006F48BC">
          <w:rPr>
            <w:rFonts w:hint="eastAsia"/>
            <w:spacing w:val="3"/>
            <w:szCs w:val="22"/>
          </w:rPr>
          <w:t xml:space="preserve"> </w:t>
        </w:r>
        <w:r w:rsidR="006F48BC">
          <w:rPr>
            <w:rFonts w:hint="eastAsia"/>
            <w:spacing w:val="3"/>
            <w:szCs w:val="22"/>
          </w:rPr>
          <w:t>있음</w:t>
        </w:r>
      </w:ins>
      <w:del w:id="180" w:author="heesung.ahn" w:date="2021-08-31T00:19:00Z">
        <w:r w:rsidRPr="00891AA7" w:rsidDel="006F48BC">
          <w:rPr>
            <w:spacing w:val="3"/>
            <w:szCs w:val="22"/>
          </w:rPr>
          <w:delText>함</w:delText>
        </w:r>
      </w:del>
      <w:r w:rsidRPr="00891AA7">
        <w:rPr>
          <w:spacing w:val="3"/>
          <w:szCs w:val="22"/>
        </w:rPr>
        <w:t xml:space="preserve">. </w:t>
      </w:r>
      <w:ins w:id="181" w:author="heesung.ahn" w:date="2021-08-31T00:19:00Z">
        <w:r w:rsidR="006F48BC">
          <w:rPr>
            <w:rFonts w:hint="eastAsia"/>
            <w:spacing w:val="3"/>
            <w:szCs w:val="22"/>
          </w:rPr>
          <w:t>이와</w:t>
        </w:r>
        <w:r w:rsidR="006F48BC">
          <w:rPr>
            <w:rFonts w:hint="eastAsia"/>
            <w:spacing w:val="3"/>
            <w:szCs w:val="22"/>
          </w:rPr>
          <w:t xml:space="preserve"> </w:t>
        </w:r>
      </w:ins>
      <w:r w:rsidRPr="00891AA7">
        <w:rPr>
          <w:spacing w:val="3"/>
          <w:szCs w:val="22"/>
        </w:rPr>
        <w:t>관련하여</w:t>
      </w:r>
      <w:r w:rsidRPr="00891AA7">
        <w:rPr>
          <w:spacing w:val="3"/>
          <w:szCs w:val="22"/>
        </w:rPr>
        <w:t xml:space="preserve"> </w:t>
      </w:r>
      <w:r w:rsidRPr="00891AA7">
        <w:rPr>
          <w:spacing w:val="3"/>
          <w:szCs w:val="22"/>
        </w:rPr>
        <w:t>대상회사는</w:t>
      </w:r>
      <w:r w:rsidRPr="00891AA7">
        <w:rPr>
          <w:spacing w:val="3"/>
          <w:szCs w:val="22"/>
        </w:rPr>
        <w:t xml:space="preserve"> (1) </w:t>
      </w:r>
      <w:r w:rsidRPr="00891AA7">
        <w:rPr>
          <w:spacing w:val="3"/>
          <w:szCs w:val="22"/>
        </w:rPr>
        <w:t>제품의</w:t>
      </w:r>
      <w:r w:rsidRPr="00891AA7">
        <w:rPr>
          <w:spacing w:val="3"/>
          <w:szCs w:val="22"/>
        </w:rPr>
        <w:t xml:space="preserve"> </w:t>
      </w:r>
      <w:r w:rsidRPr="00891AA7">
        <w:rPr>
          <w:spacing w:val="3"/>
          <w:szCs w:val="22"/>
        </w:rPr>
        <w:t>원재료</w:t>
      </w:r>
      <w:r w:rsidRPr="00891AA7">
        <w:rPr>
          <w:spacing w:val="3"/>
          <w:szCs w:val="22"/>
        </w:rPr>
        <w:t>(PB, MDF)</w:t>
      </w:r>
      <w:ins w:id="182" w:author="heesung.ahn" w:date="2021-08-31T00:20:00Z">
        <w:r w:rsidR="006F48BC">
          <w:rPr>
            <w:spacing w:val="3"/>
            <w:szCs w:val="22"/>
          </w:rPr>
          <w:t xml:space="preserve"> </w:t>
        </w:r>
      </w:ins>
      <w:r w:rsidRPr="00891AA7">
        <w:rPr>
          <w:spacing w:val="3"/>
          <w:szCs w:val="22"/>
        </w:rPr>
        <w:t>매입계약</w:t>
      </w:r>
      <w:r w:rsidRPr="00891AA7">
        <w:rPr>
          <w:spacing w:val="3"/>
          <w:szCs w:val="22"/>
        </w:rPr>
        <w:t xml:space="preserve">, (2) </w:t>
      </w:r>
      <w:r w:rsidRPr="00891AA7">
        <w:rPr>
          <w:spacing w:val="3"/>
          <w:szCs w:val="22"/>
        </w:rPr>
        <w:t>판매하는</w:t>
      </w:r>
      <w:r w:rsidRPr="00891AA7">
        <w:rPr>
          <w:spacing w:val="3"/>
          <w:szCs w:val="22"/>
        </w:rPr>
        <w:t xml:space="preserve"> </w:t>
      </w:r>
      <w:r w:rsidRPr="00891AA7">
        <w:rPr>
          <w:spacing w:val="3"/>
          <w:szCs w:val="22"/>
        </w:rPr>
        <w:t>가구</w:t>
      </w:r>
      <w:r w:rsidRPr="00891AA7">
        <w:rPr>
          <w:spacing w:val="3"/>
          <w:szCs w:val="22"/>
        </w:rPr>
        <w:t xml:space="preserve"> </w:t>
      </w:r>
      <w:r w:rsidRPr="00891AA7">
        <w:rPr>
          <w:spacing w:val="3"/>
          <w:szCs w:val="22"/>
        </w:rPr>
        <w:t>제품의</w:t>
      </w:r>
      <w:r w:rsidRPr="00891AA7">
        <w:rPr>
          <w:spacing w:val="3"/>
          <w:szCs w:val="22"/>
        </w:rPr>
        <w:t xml:space="preserve"> </w:t>
      </w:r>
      <w:r w:rsidRPr="00891AA7">
        <w:rPr>
          <w:spacing w:val="3"/>
          <w:szCs w:val="22"/>
        </w:rPr>
        <w:t>제조</w:t>
      </w:r>
      <w:r w:rsidRPr="00891AA7">
        <w:rPr>
          <w:spacing w:val="3"/>
          <w:szCs w:val="22"/>
        </w:rPr>
        <w:t xml:space="preserve"> </w:t>
      </w:r>
      <w:r w:rsidRPr="00891AA7">
        <w:rPr>
          <w:spacing w:val="3"/>
          <w:szCs w:val="22"/>
        </w:rPr>
        <w:t>위수탁계약을</w:t>
      </w:r>
      <w:r w:rsidRPr="00891AA7">
        <w:rPr>
          <w:spacing w:val="3"/>
          <w:szCs w:val="22"/>
        </w:rPr>
        <w:t xml:space="preserve"> </w:t>
      </w:r>
      <w:r w:rsidRPr="00891AA7">
        <w:rPr>
          <w:spacing w:val="3"/>
          <w:szCs w:val="22"/>
        </w:rPr>
        <w:t>각</w:t>
      </w:r>
      <w:r w:rsidRPr="00891AA7">
        <w:rPr>
          <w:spacing w:val="3"/>
          <w:szCs w:val="22"/>
        </w:rPr>
        <w:t xml:space="preserve"> </w:t>
      </w:r>
      <w:r w:rsidRPr="00891AA7">
        <w:rPr>
          <w:spacing w:val="3"/>
          <w:szCs w:val="22"/>
        </w:rPr>
        <w:t>체결하여</w:t>
      </w:r>
      <w:r w:rsidRPr="00891AA7">
        <w:rPr>
          <w:spacing w:val="3"/>
          <w:szCs w:val="22"/>
        </w:rPr>
        <w:t xml:space="preserve"> </w:t>
      </w:r>
      <w:ins w:id="183" w:author="heesung.ahn" w:date="2021-08-31T00:20:00Z">
        <w:r w:rsidR="006F48BC">
          <w:rPr>
            <w:rFonts w:hint="eastAsia"/>
            <w:spacing w:val="3"/>
            <w:szCs w:val="22"/>
          </w:rPr>
          <w:t>가구</w:t>
        </w:r>
        <w:r w:rsidR="006F48BC">
          <w:rPr>
            <w:rFonts w:hint="eastAsia"/>
            <w:spacing w:val="3"/>
            <w:szCs w:val="22"/>
          </w:rPr>
          <w:t xml:space="preserve"> </w:t>
        </w:r>
        <w:r w:rsidR="006F48BC">
          <w:rPr>
            <w:rFonts w:hint="eastAsia"/>
            <w:spacing w:val="3"/>
            <w:szCs w:val="22"/>
          </w:rPr>
          <w:t>제조</w:t>
        </w:r>
        <w:r w:rsidR="006F48BC">
          <w:rPr>
            <w:rFonts w:hint="eastAsia"/>
            <w:spacing w:val="3"/>
            <w:szCs w:val="22"/>
          </w:rPr>
          <w:t xml:space="preserve"> </w:t>
        </w:r>
        <w:r w:rsidR="006F48BC">
          <w:rPr>
            <w:rFonts w:hint="eastAsia"/>
            <w:spacing w:val="3"/>
            <w:szCs w:val="22"/>
          </w:rPr>
          <w:t>업무를</w:t>
        </w:r>
        <w:r w:rsidR="006F48BC">
          <w:rPr>
            <w:rFonts w:hint="eastAsia"/>
            <w:spacing w:val="3"/>
            <w:szCs w:val="22"/>
          </w:rPr>
          <w:t xml:space="preserve"> </w:t>
        </w:r>
        <w:r w:rsidR="006F48BC">
          <w:rPr>
            <w:rFonts w:hint="eastAsia"/>
            <w:spacing w:val="3"/>
            <w:szCs w:val="22"/>
          </w:rPr>
          <w:t>수행하고</w:t>
        </w:r>
      </w:ins>
      <w:del w:id="184" w:author="heesung.ahn" w:date="2021-08-31T00:20:00Z">
        <w:r w:rsidRPr="00891AA7" w:rsidDel="006F48BC">
          <w:rPr>
            <w:spacing w:val="3"/>
            <w:szCs w:val="22"/>
          </w:rPr>
          <w:delText>공급받고</w:delText>
        </w:r>
      </w:del>
      <w:r w:rsidRPr="00891AA7">
        <w:rPr>
          <w:spacing w:val="3"/>
          <w:szCs w:val="22"/>
        </w:rPr>
        <w:t xml:space="preserve"> </w:t>
      </w:r>
      <w:r w:rsidRPr="00891AA7">
        <w:rPr>
          <w:spacing w:val="3"/>
          <w:szCs w:val="22"/>
        </w:rPr>
        <w:t>있음</w:t>
      </w:r>
      <w:r w:rsidRPr="00891AA7">
        <w:rPr>
          <w:spacing w:val="3"/>
          <w:szCs w:val="22"/>
        </w:rPr>
        <w:t xml:space="preserve">. </w:t>
      </w:r>
    </w:p>
    <w:p w14:paraId="376A77B6" w14:textId="77777777" w:rsidR="00026A7E" w:rsidRPr="00CB2B3F" w:rsidRDefault="00026A7E" w:rsidP="00026A7E">
      <w:pPr>
        <w:pStyle w:val="a5"/>
        <w:numPr>
          <w:ilvl w:val="0"/>
          <w:numId w:val="36"/>
        </w:numPr>
        <w:spacing w:after="240" w:line="380" w:lineRule="atLeast"/>
        <w:ind w:leftChars="0"/>
        <w:rPr>
          <w:szCs w:val="22"/>
          <w:u w:val="single"/>
        </w:rPr>
      </w:pPr>
      <w:r w:rsidRPr="00CB2B3F">
        <w:rPr>
          <w:szCs w:val="22"/>
          <w:u w:val="single"/>
        </w:rPr>
        <w:t>인테리어</w:t>
      </w:r>
      <w:r w:rsidRPr="00CB2B3F">
        <w:rPr>
          <w:szCs w:val="22"/>
          <w:u w:val="single"/>
        </w:rPr>
        <w:t xml:space="preserve"> </w:t>
      </w:r>
      <w:r w:rsidRPr="00CB2B3F">
        <w:rPr>
          <w:szCs w:val="22"/>
          <w:u w:val="single"/>
        </w:rPr>
        <w:t>사업</w:t>
      </w:r>
    </w:p>
    <w:p w14:paraId="0A7F465B" w14:textId="77777777" w:rsidR="00026A7E" w:rsidRPr="00CB2B3F" w:rsidRDefault="00026A7E" w:rsidP="00026A7E">
      <w:pPr>
        <w:pStyle w:val="a5"/>
        <w:spacing w:after="240" w:line="380" w:lineRule="atLeast"/>
        <w:ind w:leftChars="0" w:left="1361"/>
        <w:rPr>
          <w:szCs w:val="22"/>
        </w:rPr>
      </w:pPr>
      <w:r w:rsidRPr="00CB2B3F">
        <w:rPr>
          <w:szCs w:val="22"/>
        </w:rPr>
        <w:t>인테리어</w:t>
      </w:r>
      <w:r w:rsidRPr="00CB2B3F">
        <w:rPr>
          <w:szCs w:val="22"/>
        </w:rPr>
        <w:t xml:space="preserve"> </w:t>
      </w:r>
      <w:r w:rsidRPr="00CB2B3F">
        <w:rPr>
          <w:szCs w:val="22"/>
        </w:rPr>
        <w:t>사업부문</w:t>
      </w:r>
      <w:ins w:id="185" w:author="heesung.ahn" w:date="2021-08-31T00:20:00Z">
        <w:r w:rsidR="00B57886">
          <w:rPr>
            <w:rFonts w:hint="eastAsia"/>
            <w:szCs w:val="22"/>
          </w:rPr>
          <w:t>도</w:t>
        </w:r>
        <w:r w:rsidR="00B57886">
          <w:rPr>
            <w:rFonts w:hint="eastAsia"/>
            <w:szCs w:val="22"/>
          </w:rPr>
          <w:t xml:space="preserve"> </w:t>
        </w:r>
        <w:r w:rsidR="00B57886">
          <w:rPr>
            <w:rFonts w:hint="eastAsia"/>
            <w:szCs w:val="22"/>
          </w:rPr>
          <w:t>부엌가구</w:t>
        </w:r>
        <w:r w:rsidR="00B57886">
          <w:rPr>
            <w:rFonts w:hint="eastAsia"/>
            <w:szCs w:val="22"/>
          </w:rPr>
          <w:t xml:space="preserve"> </w:t>
        </w:r>
        <w:r w:rsidR="00B57886">
          <w:rPr>
            <w:rFonts w:hint="eastAsia"/>
            <w:szCs w:val="22"/>
          </w:rPr>
          <w:t>사업부문과</w:t>
        </w:r>
        <w:r w:rsidR="00B57886">
          <w:rPr>
            <w:rFonts w:hint="eastAsia"/>
            <w:szCs w:val="22"/>
          </w:rPr>
          <w:t xml:space="preserve"> </w:t>
        </w:r>
        <w:r w:rsidR="00B57886">
          <w:rPr>
            <w:rFonts w:hint="eastAsia"/>
            <w:szCs w:val="22"/>
          </w:rPr>
          <w:t>마찬가지로</w:t>
        </w:r>
      </w:ins>
      <w:del w:id="186" w:author="heesung.ahn" w:date="2021-08-31T00:20:00Z">
        <w:r w:rsidRPr="00CB2B3F" w:rsidDel="007369C5">
          <w:rPr>
            <w:szCs w:val="22"/>
          </w:rPr>
          <w:delText>도</w:delText>
        </w:r>
      </w:del>
      <w:r w:rsidRPr="00CB2B3F">
        <w:rPr>
          <w:szCs w:val="22"/>
        </w:rPr>
        <w:t xml:space="preserve"> (1) </w:t>
      </w:r>
      <w:r w:rsidRPr="00CB2B3F">
        <w:rPr>
          <w:szCs w:val="22"/>
        </w:rPr>
        <w:t>대리점계약</w:t>
      </w:r>
      <w:r w:rsidRPr="00CB2B3F">
        <w:rPr>
          <w:szCs w:val="22"/>
        </w:rPr>
        <w:t xml:space="preserve">, (2) </w:t>
      </w:r>
      <w:r w:rsidRPr="00CB2B3F">
        <w:rPr>
          <w:szCs w:val="22"/>
        </w:rPr>
        <w:t>온라인참가</w:t>
      </w:r>
      <w:r w:rsidRPr="00CB2B3F">
        <w:rPr>
          <w:szCs w:val="22"/>
        </w:rPr>
        <w:t xml:space="preserve"> </w:t>
      </w:r>
      <w:r w:rsidRPr="00CB2B3F">
        <w:rPr>
          <w:szCs w:val="22"/>
        </w:rPr>
        <w:t>또는</w:t>
      </w:r>
      <w:r w:rsidRPr="00CB2B3F">
        <w:rPr>
          <w:szCs w:val="22"/>
        </w:rPr>
        <w:t xml:space="preserve"> </w:t>
      </w:r>
      <w:proofErr w:type="spellStart"/>
      <w:r w:rsidRPr="00CB2B3F">
        <w:rPr>
          <w:szCs w:val="22"/>
        </w:rPr>
        <w:t>비즈몰</w:t>
      </w:r>
      <w:proofErr w:type="spellEnd"/>
      <w:r w:rsidRPr="00CB2B3F">
        <w:rPr>
          <w:szCs w:val="22"/>
        </w:rPr>
        <w:t xml:space="preserve"> </w:t>
      </w:r>
      <w:r w:rsidRPr="00CB2B3F">
        <w:rPr>
          <w:szCs w:val="22"/>
        </w:rPr>
        <w:t>계약</w:t>
      </w:r>
      <w:r w:rsidRPr="00CB2B3F">
        <w:rPr>
          <w:szCs w:val="22"/>
        </w:rPr>
        <w:t xml:space="preserve">, (3) </w:t>
      </w:r>
      <w:proofErr w:type="spellStart"/>
      <w:r w:rsidRPr="00CB2B3F">
        <w:rPr>
          <w:szCs w:val="22"/>
        </w:rPr>
        <w:t>제휴점</w:t>
      </w:r>
      <w:proofErr w:type="spellEnd"/>
      <w:r w:rsidRPr="00CB2B3F">
        <w:rPr>
          <w:szCs w:val="22"/>
        </w:rPr>
        <w:t xml:space="preserve"> </w:t>
      </w:r>
      <w:r w:rsidRPr="00CB2B3F">
        <w:rPr>
          <w:szCs w:val="22"/>
        </w:rPr>
        <w:t>계약을</w:t>
      </w:r>
      <w:r w:rsidRPr="00CB2B3F">
        <w:rPr>
          <w:szCs w:val="22"/>
        </w:rPr>
        <w:t xml:space="preserve"> </w:t>
      </w:r>
      <w:r w:rsidRPr="00CB2B3F">
        <w:rPr>
          <w:szCs w:val="22"/>
        </w:rPr>
        <w:t>체결하여</w:t>
      </w:r>
      <w:r w:rsidRPr="00CB2B3F">
        <w:rPr>
          <w:szCs w:val="22"/>
        </w:rPr>
        <w:t xml:space="preserve"> </w:t>
      </w:r>
      <w:r w:rsidRPr="00CB2B3F">
        <w:rPr>
          <w:szCs w:val="22"/>
        </w:rPr>
        <w:t>판매채널을</w:t>
      </w:r>
      <w:r w:rsidRPr="00CB2B3F">
        <w:rPr>
          <w:szCs w:val="22"/>
        </w:rPr>
        <w:t xml:space="preserve"> </w:t>
      </w:r>
      <w:r w:rsidRPr="00CB2B3F">
        <w:rPr>
          <w:szCs w:val="22"/>
        </w:rPr>
        <w:t>확보하고</w:t>
      </w:r>
      <w:r w:rsidRPr="00CB2B3F">
        <w:rPr>
          <w:szCs w:val="22"/>
        </w:rPr>
        <w:t xml:space="preserve"> </w:t>
      </w:r>
      <w:r w:rsidRPr="00CB2B3F">
        <w:rPr>
          <w:szCs w:val="22"/>
        </w:rPr>
        <w:t>있음</w:t>
      </w:r>
      <w:r w:rsidRPr="00CB2B3F">
        <w:rPr>
          <w:szCs w:val="22"/>
        </w:rPr>
        <w:t xml:space="preserve">. </w:t>
      </w:r>
    </w:p>
    <w:p w14:paraId="4FBABE3D" w14:textId="77777777" w:rsidR="00026A7E" w:rsidRPr="00CB2B3F" w:rsidRDefault="00C21CA0" w:rsidP="00026A7E">
      <w:pPr>
        <w:pStyle w:val="a5"/>
        <w:spacing w:after="240" w:line="380" w:lineRule="atLeast"/>
        <w:ind w:leftChars="0" w:left="1361"/>
        <w:rPr>
          <w:szCs w:val="22"/>
        </w:rPr>
      </w:pPr>
      <w:ins w:id="187" w:author="heesung.ahn" w:date="2021-08-31T00:23:00Z">
        <w:del w:id="188" w:author="junkyo.shim" w:date="2021-08-31T15:11:00Z">
          <w:r w:rsidRPr="00B41A12" w:rsidDel="00B41A12">
            <w:rPr>
              <w:rFonts w:hint="eastAsia"/>
              <w:szCs w:val="22"/>
            </w:rPr>
            <w:delText>인테리어</w:delText>
          </w:r>
          <w:r w:rsidRPr="00B41A12" w:rsidDel="00B41A12">
            <w:rPr>
              <w:rFonts w:hint="eastAsia"/>
              <w:szCs w:val="22"/>
            </w:rPr>
            <w:delText xml:space="preserve"> </w:delText>
          </w:r>
          <w:r w:rsidRPr="00B41A12" w:rsidDel="00B41A12">
            <w:rPr>
              <w:rFonts w:hint="eastAsia"/>
              <w:szCs w:val="22"/>
            </w:rPr>
            <w:delText>사업과</w:delText>
          </w:r>
          <w:r w:rsidRPr="00B41A12" w:rsidDel="00B41A12">
            <w:rPr>
              <w:rFonts w:hint="eastAsia"/>
              <w:szCs w:val="22"/>
            </w:rPr>
            <w:delText xml:space="preserve"> </w:delText>
          </w:r>
          <w:r w:rsidRPr="00B41A12" w:rsidDel="00B41A12">
            <w:rPr>
              <w:rFonts w:hint="eastAsia"/>
              <w:szCs w:val="22"/>
            </w:rPr>
            <w:delText>관련하여</w:delText>
          </w:r>
          <w:r w:rsidRPr="00B41A12" w:rsidDel="00B41A12">
            <w:rPr>
              <w:rFonts w:hint="eastAsia"/>
              <w:szCs w:val="22"/>
            </w:rPr>
            <w:delText xml:space="preserve"> </w:delText>
          </w:r>
          <w:r w:rsidRPr="00B41A12" w:rsidDel="00B41A12">
            <w:rPr>
              <w:rFonts w:hint="eastAsia"/>
              <w:szCs w:val="22"/>
            </w:rPr>
            <w:delText>대상회사는</w:delText>
          </w:r>
          <w:r w:rsidRPr="00B41A12" w:rsidDel="00B41A12">
            <w:rPr>
              <w:rFonts w:hint="eastAsia"/>
              <w:szCs w:val="22"/>
            </w:rPr>
            <w:delText xml:space="preserve"> </w:delText>
          </w:r>
          <w:r w:rsidRPr="00B41A12" w:rsidDel="00B41A12">
            <w:rPr>
              <w:rFonts w:hint="eastAsia"/>
              <w:szCs w:val="22"/>
            </w:rPr>
            <w:delText>…</w:delText>
          </w:r>
          <w:r w:rsidRPr="00B41A12" w:rsidDel="00B41A12">
            <w:rPr>
              <w:rFonts w:hint="eastAsia"/>
              <w:szCs w:val="22"/>
            </w:rPr>
            <w:delText>.</w:delText>
          </w:r>
        </w:del>
      </w:ins>
      <w:del w:id="189" w:author="junkyo.shim" w:date="2021-08-31T15:11:00Z">
        <w:r w:rsidR="00026A7E" w:rsidRPr="00B41A12" w:rsidDel="00B41A12">
          <w:rPr>
            <w:rFonts w:hint="eastAsia"/>
            <w:szCs w:val="22"/>
          </w:rPr>
          <w:delText>매입계약으로는</w:delText>
        </w:r>
        <w:r w:rsidR="00026A7E" w:rsidRPr="00B41A12" w:rsidDel="00B41A12">
          <w:rPr>
            <w:rFonts w:hint="eastAsia"/>
            <w:szCs w:val="22"/>
          </w:rPr>
          <w:delText xml:space="preserve"> </w:delText>
        </w:r>
        <w:r w:rsidR="00026A7E" w:rsidRPr="00B41A12" w:rsidDel="00B41A12">
          <w:rPr>
            <w:rFonts w:hint="eastAsia"/>
            <w:szCs w:val="22"/>
          </w:rPr>
          <w:delText>판매하는</w:delText>
        </w:r>
        <w:r w:rsidR="00026A7E" w:rsidRPr="00B41A12" w:rsidDel="00B41A12">
          <w:rPr>
            <w:rFonts w:hint="eastAsia"/>
            <w:szCs w:val="22"/>
          </w:rPr>
          <w:delText xml:space="preserve"> </w:delText>
        </w:r>
        <w:r w:rsidR="00026A7E" w:rsidRPr="00B41A12" w:rsidDel="00B41A12">
          <w:rPr>
            <w:rFonts w:hint="eastAsia"/>
            <w:szCs w:val="22"/>
          </w:rPr>
          <w:delText>인테리어</w:delText>
        </w:r>
        <w:r w:rsidR="00026A7E" w:rsidRPr="00B41A12" w:rsidDel="00B41A12">
          <w:rPr>
            <w:rFonts w:hint="eastAsia"/>
            <w:szCs w:val="22"/>
          </w:rPr>
          <w:delText xml:space="preserve"> </w:delText>
        </w:r>
        <w:r w:rsidR="00026A7E" w:rsidRPr="00B41A12" w:rsidDel="00B41A12">
          <w:rPr>
            <w:rFonts w:hint="eastAsia"/>
            <w:szCs w:val="22"/>
          </w:rPr>
          <w:delText>제품의</w:delText>
        </w:r>
        <w:r w:rsidR="00026A7E" w:rsidRPr="00B41A12" w:rsidDel="00B41A12">
          <w:rPr>
            <w:rFonts w:hint="eastAsia"/>
            <w:szCs w:val="22"/>
          </w:rPr>
          <w:delText xml:space="preserve"> </w:delText>
        </w:r>
        <w:r w:rsidR="00026A7E" w:rsidRPr="00B41A12" w:rsidDel="00B41A12">
          <w:rPr>
            <w:rFonts w:hint="eastAsia"/>
            <w:szCs w:val="22"/>
          </w:rPr>
          <w:delText>제조</w:delText>
        </w:r>
        <w:r w:rsidR="00026A7E" w:rsidRPr="00B41A12" w:rsidDel="00B41A12">
          <w:rPr>
            <w:rFonts w:hint="eastAsia"/>
            <w:szCs w:val="22"/>
          </w:rPr>
          <w:delText xml:space="preserve"> </w:delText>
        </w:r>
        <w:r w:rsidR="00026A7E" w:rsidRPr="00B41A12" w:rsidDel="00B41A12">
          <w:rPr>
            <w:rFonts w:hint="eastAsia"/>
            <w:szCs w:val="22"/>
          </w:rPr>
          <w:delText>위수탁계약을</w:delText>
        </w:r>
        <w:r w:rsidR="00026A7E" w:rsidRPr="00B41A12" w:rsidDel="00B41A12">
          <w:rPr>
            <w:rFonts w:hint="eastAsia"/>
            <w:szCs w:val="22"/>
          </w:rPr>
          <w:delText xml:space="preserve"> </w:delText>
        </w:r>
        <w:r w:rsidR="00026A7E" w:rsidRPr="00B41A12" w:rsidDel="00B41A12">
          <w:rPr>
            <w:rFonts w:hint="eastAsia"/>
            <w:szCs w:val="22"/>
          </w:rPr>
          <w:delText>체결하여</w:delText>
        </w:r>
        <w:r w:rsidR="00026A7E" w:rsidRPr="00B41A12" w:rsidDel="00B41A12">
          <w:rPr>
            <w:rFonts w:hint="eastAsia"/>
            <w:szCs w:val="22"/>
          </w:rPr>
          <w:delText xml:space="preserve"> </w:delText>
        </w:r>
        <w:r w:rsidR="00026A7E" w:rsidRPr="00B41A12" w:rsidDel="00B41A12">
          <w:rPr>
            <w:rFonts w:hint="eastAsia"/>
            <w:szCs w:val="22"/>
          </w:rPr>
          <w:delText>공급받고</w:delText>
        </w:r>
        <w:r w:rsidR="00026A7E" w:rsidRPr="00B41A12" w:rsidDel="00B41A12">
          <w:rPr>
            <w:rFonts w:hint="eastAsia"/>
            <w:szCs w:val="22"/>
          </w:rPr>
          <w:delText xml:space="preserve"> </w:delText>
        </w:r>
        <w:r w:rsidR="00026A7E" w:rsidRPr="00B41A12" w:rsidDel="00B41A12">
          <w:rPr>
            <w:rFonts w:hint="eastAsia"/>
            <w:szCs w:val="22"/>
          </w:rPr>
          <w:delText>있고</w:delText>
        </w:r>
        <w:r w:rsidR="00026A7E" w:rsidRPr="00B41A12" w:rsidDel="00B41A12">
          <w:rPr>
            <w:rFonts w:hint="eastAsia"/>
            <w:szCs w:val="22"/>
          </w:rPr>
          <w:delText xml:space="preserve">, </w:delText>
        </w:r>
        <w:r w:rsidR="00026A7E" w:rsidRPr="00B41A12" w:rsidDel="00B41A12">
          <w:rPr>
            <w:rFonts w:hint="eastAsia"/>
            <w:szCs w:val="22"/>
          </w:rPr>
          <w:delText>그</w:delText>
        </w:r>
        <w:r w:rsidR="00026A7E" w:rsidRPr="00B41A12" w:rsidDel="00B41A12">
          <w:rPr>
            <w:rFonts w:hint="eastAsia"/>
            <w:szCs w:val="22"/>
          </w:rPr>
          <w:delText xml:space="preserve"> </w:delText>
        </w:r>
        <w:r w:rsidR="00026A7E" w:rsidRPr="00B41A12" w:rsidDel="00B41A12">
          <w:rPr>
            <w:rFonts w:hint="eastAsia"/>
            <w:szCs w:val="22"/>
          </w:rPr>
          <w:delText>외의</w:delText>
        </w:r>
        <w:r w:rsidR="00026A7E" w:rsidRPr="00B41A12" w:rsidDel="00B41A12">
          <w:rPr>
            <w:rFonts w:hint="eastAsia"/>
            <w:szCs w:val="22"/>
          </w:rPr>
          <w:delText xml:space="preserve"> </w:delText>
        </w:r>
        <w:r w:rsidR="00026A7E" w:rsidRPr="00B41A12" w:rsidDel="00B41A12">
          <w:rPr>
            <w:rFonts w:hint="eastAsia"/>
            <w:szCs w:val="22"/>
          </w:rPr>
          <w:delText>매입계약은</w:delText>
        </w:r>
        <w:r w:rsidR="00026A7E" w:rsidRPr="00B41A12" w:rsidDel="00B41A12">
          <w:rPr>
            <w:rFonts w:hint="eastAsia"/>
            <w:szCs w:val="22"/>
          </w:rPr>
          <w:delText xml:space="preserve"> </w:delText>
        </w:r>
        <w:r w:rsidR="00026A7E" w:rsidRPr="00B41A12" w:rsidDel="00B41A12">
          <w:rPr>
            <w:rFonts w:hint="eastAsia"/>
            <w:szCs w:val="22"/>
          </w:rPr>
          <w:delText>없는</w:delText>
        </w:r>
        <w:r w:rsidR="00026A7E" w:rsidRPr="00B41A12" w:rsidDel="00B41A12">
          <w:rPr>
            <w:rFonts w:hint="eastAsia"/>
            <w:szCs w:val="22"/>
          </w:rPr>
          <w:delText xml:space="preserve"> </w:delText>
        </w:r>
        <w:r w:rsidR="00026A7E" w:rsidRPr="00B41A12" w:rsidDel="00B41A12">
          <w:rPr>
            <w:rFonts w:hint="eastAsia"/>
            <w:szCs w:val="22"/>
          </w:rPr>
          <w:delText>것으로</w:delText>
        </w:r>
        <w:r w:rsidR="00026A7E" w:rsidRPr="00B41A12" w:rsidDel="00B41A12">
          <w:rPr>
            <w:rFonts w:hint="eastAsia"/>
            <w:szCs w:val="22"/>
          </w:rPr>
          <w:delText xml:space="preserve"> </w:delText>
        </w:r>
        <w:r w:rsidR="00026A7E" w:rsidRPr="00B41A12" w:rsidDel="00B41A12">
          <w:rPr>
            <w:rFonts w:hint="eastAsia"/>
            <w:szCs w:val="22"/>
          </w:rPr>
          <w:delText>확인됨</w:delText>
        </w:r>
        <w:r w:rsidR="00026A7E" w:rsidRPr="00B41A12" w:rsidDel="00B41A12">
          <w:rPr>
            <w:rFonts w:hint="eastAsia"/>
            <w:szCs w:val="22"/>
          </w:rPr>
          <w:delText xml:space="preserve">. </w:delText>
        </w:r>
        <w:r w:rsidR="00026A7E" w:rsidRPr="00B41A12" w:rsidDel="00B41A12">
          <w:rPr>
            <w:rFonts w:hint="eastAsia"/>
            <w:szCs w:val="22"/>
          </w:rPr>
          <w:delText>한편</w:delText>
        </w:r>
        <w:r w:rsidR="00026A7E" w:rsidRPr="00B41A12" w:rsidDel="00B41A12">
          <w:rPr>
            <w:rFonts w:hint="eastAsia"/>
            <w:szCs w:val="22"/>
          </w:rPr>
          <w:delText xml:space="preserve">, </w:delText>
        </w:r>
        <w:r w:rsidR="00026A7E" w:rsidRPr="00B41A12" w:rsidDel="00B41A12">
          <w:rPr>
            <w:rFonts w:hint="eastAsia"/>
            <w:szCs w:val="22"/>
          </w:rPr>
          <w:delText>인테리어</w:delText>
        </w:r>
        <w:r w:rsidR="00026A7E" w:rsidRPr="00B41A12" w:rsidDel="00B41A12">
          <w:rPr>
            <w:rFonts w:hint="eastAsia"/>
            <w:szCs w:val="22"/>
          </w:rPr>
          <w:delText xml:space="preserve"> </w:delText>
        </w:r>
        <w:r w:rsidR="00026A7E" w:rsidRPr="00B41A12" w:rsidDel="00B41A12">
          <w:rPr>
            <w:rFonts w:hint="eastAsia"/>
            <w:szCs w:val="22"/>
          </w:rPr>
          <w:delText>시공과</w:delText>
        </w:r>
        <w:r w:rsidR="00026A7E" w:rsidRPr="00B41A12" w:rsidDel="00B41A12">
          <w:rPr>
            <w:rFonts w:hint="eastAsia"/>
            <w:szCs w:val="22"/>
          </w:rPr>
          <w:delText xml:space="preserve"> </w:delText>
        </w:r>
        <w:r w:rsidR="00026A7E" w:rsidRPr="00B41A12" w:rsidDel="00B41A12">
          <w:rPr>
            <w:rFonts w:hint="eastAsia"/>
            <w:szCs w:val="22"/>
          </w:rPr>
          <w:delText>관련한</w:delText>
        </w:r>
        <w:r w:rsidR="00026A7E" w:rsidRPr="00B41A12" w:rsidDel="00B41A12">
          <w:rPr>
            <w:rFonts w:hint="eastAsia"/>
            <w:szCs w:val="22"/>
          </w:rPr>
          <w:delText xml:space="preserve"> </w:delText>
        </w:r>
        <w:r w:rsidR="00026A7E" w:rsidRPr="00B41A12" w:rsidDel="00B41A12">
          <w:rPr>
            <w:rFonts w:hint="eastAsia"/>
            <w:szCs w:val="22"/>
          </w:rPr>
          <w:delText>구체적인</w:delText>
        </w:r>
        <w:r w:rsidR="00026A7E" w:rsidRPr="00B41A12" w:rsidDel="00B41A12">
          <w:rPr>
            <w:rFonts w:hint="eastAsia"/>
            <w:szCs w:val="22"/>
          </w:rPr>
          <w:delText xml:space="preserve"> </w:delText>
        </w:r>
        <w:r w:rsidR="00026A7E" w:rsidRPr="00B41A12" w:rsidDel="00B41A12">
          <w:rPr>
            <w:rFonts w:hint="eastAsia"/>
            <w:szCs w:val="22"/>
          </w:rPr>
          <w:delText>사항은</w:delText>
        </w:r>
        <w:r w:rsidR="00026A7E" w:rsidRPr="00B41A12" w:rsidDel="00B41A12">
          <w:rPr>
            <w:rFonts w:hint="eastAsia"/>
            <w:szCs w:val="22"/>
          </w:rPr>
          <w:delText xml:space="preserve"> [</w:delText>
        </w:r>
        <w:r w:rsidR="00026A7E" w:rsidRPr="00B41A12" w:rsidDel="00B41A12">
          <w:rPr>
            <w:rFonts w:hint="eastAsia"/>
            <w:b/>
            <w:szCs w:val="22"/>
            <w:u w:val="single"/>
          </w:rPr>
          <w:delText xml:space="preserve">V.1. </w:delText>
        </w:r>
        <w:r w:rsidR="00026A7E" w:rsidRPr="00B41A12" w:rsidDel="00B41A12">
          <w:rPr>
            <w:rFonts w:hint="eastAsia"/>
            <w:b/>
            <w:szCs w:val="22"/>
            <w:u w:val="single"/>
          </w:rPr>
          <w:delText>건설산업기본법</w:delText>
        </w:r>
        <w:r w:rsidR="00026A7E" w:rsidRPr="00B41A12" w:rsidDel="00B41A12">
          <w:rPr>
            <w:rFonts w:hint="eastAsia"/>
            <w:szCs w:val="22"/>
          </w:rPr>
          <w:delText>]</w:delText>
        </w:r>
        <w:r w:rsidR="00026A7E" w:rsidRPr="00B41A12" w:rsidDel="00B41A12">
          <w:rPr>
            <w:rFonts w:hint="eastAsia"/>
            <w:b/>
            <w:szCs w:val="22"/>
          </w:rPr>
          <w:delText xml:space="preserve"> </w:delText>
        </w:r>
        <w:r w:rsidR="00026A7E" w:rsidRPr="00B41A12" w:rsidDel="00B41A12">
          <w:rPr>
            <w:rFonts w:hint="eastAsia"/>
            <w:szCs w:val="22"/>
          </w:rPr>
          <w:delText>참조</w:delText>
        </w:r>
        <w:r w:rsidR="00026A7E" w:rsidRPr="00B41A12" w:rsidDel="00B41A12">
          <w:rPr>
            <w:rFonts w:hint="eastAsia"/>
            <w:szCs w:val="22"/>
          </w:rPr>
          <w:delText xml:space="preserve">. </w:delText>
        </w:r>
      </w:del>
      <w:ins w:id="190" w:author="heesung.ahn" w:date="2021-08-31T00:21:00Z">
        <w:del w:id="191" w:author="junkyo.shim" w:date="2021-08-31T15:11:00Z">
          <w:r w:rsidR="00901921" w:rsidRPr="00B41A12" w:rsidDel="00B41A12">
            <w:rPr>
              <w:rFonts w:hint="eastAsia"/>
              <w:szCs w:val="22"/>
            </w:rPr>
            <w:delText xml:space="preserve"> [</w:delText>
          </w:r>
          <w:r w:rsidR="00901921" w:rsidRPr="00B41A12" w:rsidDel="00B41A12">
            <w:rPr>
              <w:rFonts w:hint="eastAsia"/>
              <w:szCs w:val="22"/>
            </w:rPr>
            <w:delText>여기는</w:delText>
          </w:r>
          <w:r w:rsidR="00901921" w:rsidRPr="00B41A12" w:rsidDel="00B41A12">
            <w:rPr>
              <w:rFonts w:hint="eastAsia"/>
              <w:szCs w:val="22"/>
            </w:rPr>
            <w:delText xml:space="preserve"> </w:delText>
          </w:r>
        </w:del>
      </w:ins>
      <w:ins w:id="192" w:author="heesung.ahn" w:date="2021-08-31T00:23:00Z">
        <w:del w:id="193" w:author="junkyo.shim" w:date="2021-08-31T15:11:00Z">
          <w:r w:rsidR="00DB4D8F" w:rsidRPr="00B41A12" w:rsidDel="00B41A12">
            <w:rPr>
              <w:rFonts w:hint="eastAsia"/>
              <w:szCs w:val="22"/>
            </w:rPr>
            <w:delText>원재료는</w:delText>
          </w:r>
          <w:r w:rsidR="00DB4D8F" w:rsidRPr="00B41A12" w:rsidDel="00B41A12">
            <w:rPr>
              <w:rFonts w:hint="eastAsia"/>
              <w:szCs w:val="22"/>
            </w:rPr>
            <w:delText xml:space="preserve"> </w:delText>
          </w:r>
          <w:r w:rsidR="00DB4D8F" w:rsidRPr="00B41A12" w:rsidDel="00B41A12">
            <w:rPr>
              <w:rFonts w:hint="eastAsia"/>
              <w:szCs w:val="22"/>
            </w:rPr>
            <w:delText>따로</w:delText>
          </w:r>
          <w:r w:rsidR="00DB4D8F" w:rsidRPr="00B41A12" w:rsidDel="00B41A12">
            <w:rPr>
              <w:rFonts w:hint="eastAsia"/>
              <w:szCs w:val="22"/>
            </w:rPr>
            <w:delText xml:space="preserve"> </w:delText>
          </w:r>
          <w:r w:rsidR="00DB4D8F" w:rsidRPr="00B41A12" w:rsidDel="00B41A12">
            <w:rPr>
              <w:rFonts w:hint="eastAsia"/>
              <w:szCs w:val="22"/>
            </w:rPr>
            <w:delText>없나요</w:delText>
          </w:r>
          <w:r w:rsidR="00DB4D8F" w:rsidRPr="00B41A12" w:rsidDel="00B41A12">
            <w:rPr>
              <w:rFonts w:hint="eastAsia"/>
              <w:szCs w:val="22"/>
            </w:rPr>
            <w:delText xml:space="preserve">? </w:delText>
          </w:r>
          <w:r w:rsidR="00DB4D8F" w:rsidRPr="00B41A12" w:rsidDel="00B41A12">
            <w:rPr>
              <w:rFonts w:hint="eastAsia"/>
              <w:szCs w:val="22"/>
            </w:rPr>
            <w:delText>제조</w:delText>
          </w:r>
          <w:r w:rsidR="00DB4D8F" w:rsidRPr="00B41A12" w:rsidDel="00B41A12">
            <w:rPr>
              <w:rFonts w:hint="eastAsia"/>
              <w:szCs w:val="22"/>
            </w:rPr>
            <w:delText xml:space="preserve"> </w:delText>
          </w:r>
          <w:r w:rsidR="00DB4D8F" w:rsidRPr="00B41A12" w:rsidDel="00B41A12">
            <w:rPr>
              <w:rFonts w:hint="eastAsia"/>
              <w:szCs w:val="22"/>
            </w:rPr>
            <w:delText>위수탁계약이</w:delText>
          </w:r>
          <w:r w:rsidR="00DB4D8F" w:rsidRPr="00B41A12" w:rsidDel="00B41A12">
            <w:rPr>
              <w:rFonts w:hint="eastAsia"/>
              <w:szCs w:val="22"/>
            </w:rPr>
            <w:delText xml:space="preserve"> </w:delText>
          </w:r>
          <w:r w:rsidR="00DB4D8F" w:rsidRPr="00B41A12" w:rsidDel="00B41A12">
            <w:rPr>
              <w:rFonts w:hint="eastAsia"/>
              <w:szCs w:val="22"/>
            </w:rPr>
            <w:delText>있는</w:delText>
          </w:r>
          <w:r w:rsidR="00DB4D8F" w:rsidRPr="00B41A12" w:rsidDel="00B41A12">
            <w:rPr>
              <w:rFonts w:hint="eastAsia"/>
              <w:szCs w:val="22"/>
            </w:rPr>
            <w:delText xml:space="preserve"> </w:delText>
          </w:r>
          <w:r w:rsidR="00DB4D8F" w:rsidRPr="00B41A12" w:rsidDel="00B41A12">
            <w:rPr>
              <w:rFonts w:hint="eastAsia"/>
              <w:szCs w:val="22"/>
            </w:rPr>
            <w:delText>것으로</w:delText>
          </w:r>
          <w:r w:rsidR="00DB4D8F" w:rsidRPr="00B41A12" w:rsidDel="00B41A12">
            <w:rPr>
              <w:rFonts w:hint="eastAsia"/>
              <w:szCs w:val="22"/>
            </w:rPr>
            <w:delText xml:space="preserve"> </w:delText>
          </w:r>
          <w:r w:rsidR="00DB4D8F" w:rsidRPr="00B41A12" w:rsidDel="00B41A12">
            <w:rPr>
              <w:rFonts w:hint="eastAsia"/>
              <w:szCs w:val="22"/>
            </w:rPr>
            <w:delText>보아서</w:delText>
          </w:r>
          <w:r w:rsidR="00DB4D8F" w:rsidRPr="00B41A12" w:rsidDel="00B41A12">
            <w:rPr>
              <w:rFonts w:hint="eastAsia"/>
              <w:szCs w:val="22"/>
            </w:rPr>
            <w:delText xml:space="preserve"> </w:delText>
          </w:r>
          <w:r w:rsidR="00DB4D8F" w:rsidRPr="00B41A12" w:rsidDel="00B41A12">
            <w:rPr>
              <w:rFonts w:hint="eastAsia"/>
              <w:szCs w:val="22"/>
            </w:rPr>
            <w:delText>다른</w:delText>
          </w:r>
          <w:r w:rsidR="00DB4D8F" w:rsidRPr="00B41A12" w:rsidDel="00B41A12">
            <w:rPr>
              <w:rFonts w:hint="eastAsia"/>
              <w:szCs w:val="22"/>
            </w:rPr>
            <w:delText xml:space="preserve"> </w:delText>
          </w:r>
          <w:r w:rsidR="00DB4D8F" w:rsidRPr="00B41A12" w:rsidDel="00B41A12">
            <w:rPr>
              <w:rFonts w:hint="eastAsia"/>
              <w:szCs w:val="22"/>
            </w:rPr>
            <w:delText>사업</w:delText>
          </w:r>
          <w:r w:rsidR="00DB4D8F" w:rsidRPr="00B41A12" w:rsidDel="00B41A12">
            <w:rPr>
              <w:rFonts w:hint="eastAsia"/>
              <w:szCs w:val="22"/>
            </w:rPr>
            <w:delText xml:space="preserve"> </w:delText>
          </w:r>
          <w:r w:rsidR="00DB4D8F" w:rsidRPr="00B41A12" w:rsidDel="00B41A12">
            <w:rPr>
              <w:rFonts w:hint="eastAsia"/>
              <w:szCs w:val="22"/>
            </w:rPr>
            <w:delText>부문과</w:delText>
          </w:r>
          <w:r w:rsidR="00DB4D8F" w:rsidRPr="00B41A12" w:rsidDel="00B41A12">
            <w:rPr>
              <w:rFonts w:hint="eastAsia"/>
              <w:szCs w:val="22"/>
            </w:rPr>
            <w:delText xml:space="preserve"> </w:delText>
          </w:r>
          <w:r w:rsidR="00DB4D8F" w:rsidRPr="00B41A12" w:rsidDel="00B41A12">
            <w:rPr>
              <w:rFonts w:hint="eastAsia"/>
              <w:szCs w:val="22"/>
            </w:rPr>
            <w:delText>동일할</w:delText>
          </w:r>
          <w:r w:rsidR="00DB4D8F" w:rsidRPr="00B41A12" w:rsidDel="00B41A12">
            <w:rPr>
              <w:rFonts w:hint="eastAsia"/>
              <w:szCs w:val="22"/>
            </w:rPr>
            <w:delText xml:space="preserve"> </w:delText>
          </w:r>
          <w:r w:rsidR="00DB4D8F" w:rsidRPr="00B41A12" w:rsidDel="00B41A12">
            <w:rPr>
              <w:rFonts w:hint="eastAsia"/>
              <w:szCs w:val="22"/>
            </w:rPr>
            <w:delText>것</w:delText>
          </w:r>
          <w:r w:rsidR="00DB4D8F" w:rsidRPr="00B41A12" w:rsidDel="00B41A12">
            <w:rPr>
              <w:rFonts w:hint="eastAsia"/>
              <w:szCs w:val="22"/>
            </w:rPr>
            <w:delText xml:space="preserve"> </w:delText>
          </w:r>
          <w:r w:rsidR="00DB4D8F" w:rsidRPr="00B41A12" w:rsidDel="00B41A12">
            <w:rPr>
              <w:rFonts w:hint="eastAsia"/>
              <w:szCs w:val="22"/>
            </w:rPr>
            <w:delText>같은데요</w:delText>
          </w:r>
          <w:r w:rsidR="00DB4D8F" w:rsidRPr="00B41A12" w:rsidDel="00B41A12">
            <w:rPr>
              <w:rFonts w:hint="eastAsia"/>
              <w:szCs w:val="22"/>
            </w:rPr>
            <w:delText>.]</w:delText>
          </w:r>
        </w:del>
      </w:ins>
      <w:ins w:id="194" w:author="junkyo.shim" w:date="2021-08-31T15:11:00Z">
        <w:r w:rsidR="00B41A12" w:rsidRPr="00B41A12">
          <w:rPr>
            <w:rFonts w:hint="eastAsia"/>
            <w:szCs w:val="22"/>
          </w:rPr>
          <w:t>답변에</w:t>
        </w:r>
        <w:r w:rsidR="00B41A12" w:rsidRPr="00B41A12">
          <w:rPr>
            <w:rFonts w:hint="eastAsia"/>
            <w:szCs w:val="22"/>
          </w:rPr>
          <w:t xml:space="preserve"> </w:t>
        </w:r>
        <w:r w:rsidR="00B41A12" w:rsidRPr="00B41A12">
          <w:rPr>
            <w:rFonts w:hint="eastAsia"/>
            <w:szCs w:val="22"/>
          </w:rPr>
          <w:t>의하면</w:t>
        </w:r>
        <w:r w:rsidR="00B41A12" w:rsidRPr="00B41A12">
          <w:rPr>
            <w:rFonts w:hint="eastAsia"/>
            <w:szCs w:val="22"/>
          </w:rPr>
          <w:t>,</w:t>
        </w:r>
        <w:r w:rsidR="00B41A12" w:rsidRPr="00B41A12">
          <w:rPr>
            <w:szCs w:val="22"/>
          </w:rPr>
          <w:t xml:space="preserve"> </w:t>
        </w:r>
        <w:r w:rsidR="00B41A12" w:rsidRPr="00B41A12">
          <w:rPr>
            <w:rFonts w:hint="eastAsia"/>
            <w:szCs w:val="22"/>
          </w:rPr>
          <w:t>인테리어</w:t>
        </w:r>
        <w:r w:rsidR="00B41A12" w:rsidRPr="00B41A12">
          <w:rPr>
            <w:rFonts w:hint="eastAsia"/>
            <w:szCs w:val="22"/>
          </w:rPr>
          <w:t xml:space="preserve"> </w:t>
        </w:r>
        <w:r w:rsidR="00B41A12" w:rsidRPr="00B41A12">
          <w:rPr>
            <w:rFonts w:hint="eastAsia"/>
            <w:szCs w:val="22"/>
          </w:rPr>
          <w:t>사업부의</w:t>
        </w:r>
        <w:r w:rsidR="00B41A12" w:rsidRPr="00B41A12">
          <w:rPr>
            <w:rFonts w:hint="eastAsia"/>
            <w:szCs w:val="22"/>
          </w:rPr>
          <w:t xml:space="preserve"> </w:t>
        </w:r>
        <w:r w:rsidR="00B41A12" w:rsidRPr="00B41A12">
          <w:rPr>
            <w:rFonts w:hint="eastAsia"/>
            <w:szCs w:val="22"/>
          </w:rPr>
          <w:t>매입거래는</w:t>
        </w:r>
        <w:r w:rsidR="00B41A12" w:rsidRPr="00B41A12">
          <w:rPr>
            <w:rFonts w:hint="eastAsia"/>
            <w:szCs w:val="22"/>
          </w:rPr>
          <w:t xml:space="preserve"> </w:t>
        </w:r>
        <w:r w:rsidR="00B41A12" w:rsidRPr="00B41A12">
          <w:rPr>
            <w:rFonts w:hint="eastAsia"/>
            <w:szCs w:val="22"/>
          </w:rPr>
          <w:t>부엌가구</w:t>
        </w:r>
        <w:r w:rsidR="00B41A12">
          <w:rPr>
            <w:rFonts w:hint="eastAsia"/>
            <w:szCs w:val="22"/>
          </w:rPr>
          <w:t xml:space="preserve"> </w:t>
        </w:r>
        <w:r w:rsidR="00B41A12">
          <w:rPr>
            <w:rFonts w:hint="eastAsia"/>
            <w:szCs w:val="22"/>
          </w:rPr>
          <w:t>사업</w:t>
        </w:r>
      </w:ins>
      <w:ins w:id="195" w:author="junkyo.shim" w:date="2021-08-31T15:12:00Z">
        <w:r w:rsidR="00B41A12">
          <w:rPr>
            <w:rFonts w:hint="eastAsia"/>
            <w:szCs w:val="22"/>
          </w:rPr>
          <w:t>부와</w:t>
        </w:r>
        <w:r w:rsidR="00B41A12">
          <w:rPr>
            <w:rFonts w:hint="eastAsia"/>
            <w:szCs w:val="22"/>
          </w:rPr>
          <w:t xml:space="preserve"> </w:t>
        </w:r>
        <w:r w:rsidR="00B41A12">
          <w:rPr>
            <w:rFonts w:hint="eastAsia"/>
            <w:szCs w:val="22"/>
          </w:rPr>
          <w:t>동일하다고</w:t>
        </w:r>
        <w:r w:rsidR="00B41A12">
          <w:rPr>
            <w:rFonts w:hint="eastAsia"/>
            <w:szCs w:val="22"/>
          </w:rPr>
          <w:t xml:space="preserve"> </w:t>
        </w:r>
        <w:r w:rsidR="00B41A12">
          <w:rPr>
            <w:rFonts w:hint="eastAsia"/>
            <w:szCs w:val="22"/>
          </w:rPr>
          <w:t>함</w:t>
        </w:r>
        <w:r w:rsidR="00B41A12">
          <w:rPr>
            <w:rFonts w:hint="eastAsia"/>
            <w:szCs w:val="22"/>
          </w:rPr>
          <w:t>.</w:t>
        </w:r>
      </w:ins>
    </w:p>
    <w:p w14:paraId="4A21184E" w14:textId="77777777" w:rsidR="00026A7E" w:rsidRPr="00CB2B3F" w:rsidRDefault="00026A7E" w:rsidP="00026A7E">
      <w:pPr>
        <w:pStyle w:val="a5"/>
        <w:numPr>
          <w:ilvl w:val="0"/>
          <w:numId w:val="36"/>
        </w:numPr>
        <w:spacing w:after="240" w:line="380" w:lineRule="atLeast"/>
        <w:ind w:leftChars="0"/>
        <w:rPr>
          <w:szCs w:val="22"/>
          <w:u w:val="single"/>
        </w:rPr>
      </w:pPr>
      <w:r w:rsidRPr="00CB2B3F">
        <w:rPr>
          <w:szCs w:val="22"/>
          <w:u w:val="single"/>
        </w:rPr>
        <w:t>특판</w:t>
      </w:r>
      <w:r w:rsidRPr="00CB2B3F">
        <w:rPr>
          <w:szCs w:val="22"/>
          <w:u w:val="single"/>
        </w:rPr>
        <w:t xml:space="preserve"> </w:t>
      </w:r>
      <w:r w:rsidRPr="00CB2B3F">
        <w:rPr>
          <w:szCs w:val="22"/>
          <w:u w:val="single"/>
        </w:rPr>
        <w:t>사업</w:t>
      </w:r>
    </w:p>
    <w:p w14:paraId="72AE429F" w14:textId="77777777" w:rsidR="00026A7E" w:rsidRPr="00CB2B3F" w:rsidRDefault="00026A7E" w:rsidP="00026A7E">
      <w:pPr>
        <w:pStyle w:val="a5"/>
        <w:spacing w:after="240" w:line="380" w:lineRule="atLeast"/>
        <w:ind w:leftChars="0" w:left="1361"/>
        <w:rPr>
          <w:szCs w:val="22"/>
        </w:rPr>
      </w:pPr>
      <w:r w:rsidRPr="00CB2B3F">
        <w:rPr>
          <w:szCs w:val="22"/>
        </w:rPr>
        <w:t>대상회사는</w:t>
      </w:r>
      <w:r w:rsidRPr="00CB2B3F">
        <w:rPr>
          <w:szCs w:val="22"/>
        </w:rPr>
        <w:t xml:space="preserve"> </w:t>
      </w:r>
      <w:proofErr w:type="spellStart"/>
      <w:r w:rsidRPr="00CB2B3F">
        <w:rPr>
          <w:szCs w:val="22"/>
        </w:rPr>
        <w:t>특판대리점과</w:t>
      </w:r>
      <w:proofErr w:type="spellEnd"/>
      <w:r w:rsidRPr="00CB2B3F">
        <w:rPr>
          <w:szCs w:val="22"/>
        </w:rPr>
        <w:t xml:space="preserve"> </w:t>
      </w:r>
      <w:r w:rsidRPr="00CB2B3F">
        <w:rPr>
          <w:szCs w:val="22"/>
        </w:rPr>
        <w:t>대리점</w:t>
      </w:r>
      <w:r w:rsidRPr="00CB2B3F">
        <w:rPr>
          <w:szCs w:val="22"/>
        </w:rPr>
        <w:t xml:space="preserve"> </w:t>
      </w:r>
      <w:r w:rsidRPr="00CB2B3F">
        <w:rPr>
          <w:szCs w:val="22"/>
        </w:rPr>
        <w:t>계약을</w:t>
      </w:r>
      <w:r w:rsidRPr="00CB2B3F">
        <w:rPr>
          <w:szCs w:val="22"/>
        </w:rPr>
        <w:t xml:space="preserve"> </w:t>
      </w:r>
      <w:r w:rsidRPr="00CB2B3F">
        <w:rPr>
          <w:szCs w:val="22"/>
        </w:rPr>
        <w:t>체결하여</w:t>
      </w:r>
      <w:r w:rsidRPr="00CB2B3F">
        <w:rPr>
          <w:szCs w:val="22"/>
        </w:rPr>
        <w:t xml:space="preserve"> </w:t>
      </w:r>
      <w:r w:rsidRPr="00CB2B3F">
        <w:rPr>
          <w:szCs w:val="22"/>
        </w:rPr>
        <w:t>제품을</w:t>
      </w:r>
      <w:r w:rsidRPr="00CB2B3F">
        <w:rPr>
          <w:szCs w:val="22"/>
        </w:rPr>
        <w:t xml:space="preserve"> </w:t>
      </w:r>
      <w:r w:rsidRPr="00CB2B3F">
        <w:rPr>
          <w:szCs w:val="22"/>
        </w:rPr>
        <w:t>공급하고</w:t>
      </w:r>
      <w:r w:rsidRPr="00CB2B3F">
        <w:rPr>
          <w:szCs w:val="22"/>
        </w:rPr>
        <w:t xml:space="preserve"> </w:t>
      </w:r>
      <w:r w:rsidRPr="00CB2B3F">
        <w:rPr>
          <w:szCs w:val="22"/>
        </w:rPr>
        <w:t>해당</w:t>
      </w:r>
      <w:r w:rsidRPr="00CB2B3F">
        <w:rPr>
          <w:szCs w:val="22"/>
        </w:rPr>
        <w:t xml:space="preserve"> </w:t>
      </w:r>
      <w:r w:rsidRPr="00CB2B3F">
        <w:rPr>
          <w:szCs w:val="22"/>
        </w:rPr>
        <w:t>대리점이</w:t>
      </w:r>
      <w:r w:rsidRPr="00CB2B3F">
        <w:rPr>
          <w:szCs w:val="22"/>
        </w:rPr>
        <w:t xml:space="preserve"> </w:t>
      </w:r>
      <w:r w:rsidRPr="00CB2B3F">
        <w:rPr>
          <w:szCs w:val="22"/>
        </w:rPr>
        <w:t>대상회사의</w:t>
      </w:r>
      <w:r w:rsidRPr="00CB2B3F">
        <w:rPr>
          <w:szCs w:val="22"/>
        </w:rPr>
        <w:t xml:space="preserve"> </w:t>
      </w:r>
      <w:r w:rsidRPr="00CB2B3F">
        <w:rPr>
          <w:szCs w:val="22"/>
        </w:rPr>
        <w:t>제품을</w:t>
      </w:r>
      <w:r w:rsidRPr="00CB2B3F">
        <w:rPr>
          <w:szCs w:val="22"/>
        </w:rPr>
        <w:t xml:space="preserve"> </w:t>
      </w:r>
      <w:r w:rsidRPr="00CB2B3F">
        <w:rPr>
          <w:szCs w:val="22"/>
        </w:rPr>
        <w:t>건설사</w:t>
      </w:r>
      <w:r w:rsidRPr="00CB2B3F">
        <w:rPr>
          <w:szCs w:val="22"/>
        </w:rPr>
        <w:t xml:space="preserve"> </w:t>
      </w:r>
      <w:r w:rsidRPr="00CB2B3F">
        <w:rPr>
          <w:szCs w:val="22"/>
        </w:rPr>
        <w:t>등과</w:t>
      </w:r>
      <w:r w:rsidRPr="00CB2B3F">
        <w:rPr>
          <w:szCs w:val="22"/>
        </w:rPr>
        <w:t xml:space="preserve"> </w:t>
      </w:r>
      <w:r w:rsidRPr="00CB2B3F">
        <w:rPr>
          <w:szCs w:val="22"/>
        </w:rPr>
        <w:t>공급계약을</w:t>
      </w:r>
      <w:r w:rsidRPr="00CB2B3F">
        <w:rPr>
          <w:szCs w:val="22"/>
        </w:rPr>
        <w:t xml:space="preserve"> </w:t>
      </w:r>
      <w:r w:rsidRPr="00CB2B3F">
        <w:rPr>
          <w:szCs w:val="22"/>
        </w:rPr>
        <w:t>체결하여</w:t>
      </w:r>
      <w:r w:rsidRPr="00CB2B3F">
        <w:rPr>
          <w:szCs w:val="22"/>
        </w:rPr>
        <w:t xml:space="preserve"> </w:t>
      </w:r>
      <w:r w:rsidRPr="00CB2B3F">
        <w:rPr>
          <w:szCs w:val="22"/>
        </w:rPr>
        <w:t>건설현장에</w:t>
      </w:r>
      <w:r w:rsidRPr="00CB2B3F">
        <w:rPr>
          <w:szCs w:val="22"/>
        </w:rPr>
        <w:t xml:space="preserve"> </w:t>
      </w:r>
      <w:r w:rsidRPr="00CB2B3F">
        <w:rPr>
          <w:szCs w:val="22"/>
        </w:rPr>
        <w:t>제품을</w:t>
      </w:r>
      <w:r w:rsidRPr="00CB2B3F">
        <w:rPr>
          <w:szCs w:val="22"/>
        </w:rPr>
        <w:t xml:space="preserve"> </w:t>
      </w:r>
      <w:r w:rsidRPr="00CB2B3F">
        <w:rPr>
          <w:szCs w:val="22"/>
        </w:rPr>
        <w:t>판매하고</w:t>
      </w:r>
      <w:r w:rsidRPr="00CB2B3F">
        <w:rPr>
          <w:szCs w:val="22"/>
        </w:rPr>
        <w:t xml:space="preserve"> </w:t>
      </w:r>
      <w:r w:rsidRPr="00CB2B3F">
        <w:rPr>
          <w:szCs w:val="22"/>
        </w:rPr>
        <w:t>있음</w:t>
      </w:r>
      <w:r w:rsidRPr="00CB2B3F">
        <w:rPr>
          <w:szCs w:val="22"/>
        </w:rPr>
        <w:t xml:space="preserve">. </w:t>
      </w:r>
    </w:p>
    <w:p w14:paraId="223EC93F" w14:textId="77777777" w:rsidR="00026A7E" w:rsidRPr="00CB2B3F" w:rsidRDefault="00901921" w:rsidP="00026A7E">
      <w:pPr>
        <w:pStyle w:val="a5"/>
        <w:spacing w:after="240" w:line="380" w:lineRule="atLeast"/>
        <w:ind w:leftChars="0" w:left="1361"/>
        <w:rPr>
          <w:szCs w:val="22"/>
          <w:u w:val="single"/>
        </w:rPr>
      </w:pPr>
      <w:ins w:id="196" w:author="heesung.ahn" w:date="2021-08-31T00:22:00Z">
        <w:r>
          <w:rPr>
            <w:rFonts w:hint="eastAsia"/>
            <w:szCs w:val="22"/>
          </w:rPr>
          <w:t>특산</w:t>
        </w:r>
        <w:r>
          <w:rPr>
            <w:rFonts w:hint="eastAsia"/>
            <w:szCs w:val="22"/>
          </w:rPr>
          <w:t xml:space="preserve"> </w:t>
        </w:r>
        <w:r>
          <w:rPr>
            <w:rFonts w:hint="eastAsia"/>
            <w:szCs w:val="22"/>
          </w:rPr>
          <w:t>사업과</w:t>
        </w:r>
        <w:r>
          <w:rPr>
            <w:rFonts w:hint="eastAsia"/>
            <w:szCs w:val="22"/>
          </w:rPr>
          <w:t xml:space="preserve"> </w:t>
        </w:r>
        <w:r>
          <w:rPr>
            <w:rFonts w:hint="eastAsia"/>
            <w:szCs w:val="22"/>
          </w:rPr>
          <w:t>관련하여</w:t>
        </w:r>
        <w:r>
          <w:rPr>
            <w:rFonts w:hint="eastAsia"/>
            <w:szCs w:val="22"/>
          </w:rPr>
          <w:t xml:space="preserve"> </w:t>
        </w:r>
        <w:r>
          <w:rPr>
            <w:rFonts w:hint="eastAsia"/>
            <w:szCs w:val="22"/>
          </w:rPr>
          <w:t>대상회사는</w:t>
        </w:r>
      </w:ins>
      <w:del w:id="197" w:author="heesung.ahn" w:date="2021-08-31T00:22:00Z">
        <w:r w:rsidR="00026A7E" w:rsidRPr="00CB2B3F" w:rsidDel="00901921">
          <w:rPr>
            <w:szCs w:val="22"/>
          </w:rPr>
          <w:delText>매입계약으로는</w:delText>
        </w:r>
      </w:del>
      <w:r w:rsidR="00026A7E" w:rsidRPr="00CB2B3F">
        <w:rPr>
          <w:szCs w:val="22"/>
        </w:rPr>
        <w:t xml:space="preserve"> (1) </w:t>
      </w:r>
      <w:r w:rsidR="00026A7E" w:rsidRPr="00CB2B3F">
        <w:rPr>
          <w:szCs w:val="22"/>
        </w:rPr>
        <w:t>제품의</w:t>
      </w:r>
      <w:r w:rsidR="00026A7E" w:rsidRPr="00CB2B3F">
        <w:rPr>
          <w:szCs w:val="22"/>
        </w:rPr>
        <w:t xml:space="preserve"> </w:t>
      </w:r>
      <w:r w:rsidR="00026A7E" w:rsidRPr="00CB2B3F">
        <w:rPr>
          <w:szCs w:val="22"/>
        </w:rPr>
        <w:t>원재료</w:t>
      </w:r>
      <w:r w:rsidR="00026A7E" w:rsidRPr="00CB2B3F">
        <w:rPr>
          <w:szCs w:val="22"/>
        </w:rPr>
        <w:t>(PB, MDF</w:t>
      </w:r>
      <w:del w:id="198" w:author="heesung.ahn" w:date="2021-08-31T00:21:00Z">
        <w:r w:rsidR="00026A7E" w:rsidRPr="00CB2B3F" w:rsidDel="00901921">
          <w:rPr>
            <w:szCs w:val="22"/>
          </w:rPr>
          <w:delText xml:space="preserve"> </w:delText>
        </w:r>
      </w:del>
      <w:r w:rsidR="00026A7E" w:rsidRPr="00CB2B3F">
        <w:rPr>
          <w:szCs w:val="22"/>
        </w:rPr>
        <w:t>)</w:t>
      </w:r>
      <w:r w:rsidR="00026A7E">
        <w:rPr>
          <w:szCs w:val="22"/>
        </w:rPr>
        <w:t xml:space="preserve"> </w:t>
      </w:r>
      <w:r w:rsidR="00026A7E" w:rsidRPr="00CB2B3F">
        <w:rPr>
          <w:szCs w:val="22"/>
        </w:rPr>
        <w:t>매입계약</w:t>
      </w:r>
      <w:r w:rsidR="00026A7E" w:rsidRPr="00CB2B3F">
        <w:rPr>
          <w:szCs w:val="22"/>
        </w:rPr>
        <w:t xml:space="preserve">, (2) </w:t>
      </w:r>
      <w:r w:rsidR="00026A7E" w:rsidRPr="00CB2B3F">
        <w:rPr>
          <w:szCs w:val="22"/>
        </w:rPr>
        <w:t>판매하는</w:t>
      </w:r>
      <w:r w:rsidR="00026A7E" w:rsidRPr="00CB2B3F">
        <w:rPr>
          <w:szCs w:val="22"/>
        </w:rPr>
        <w:t xml:space="preserve"> </w:t>
      </w:r>
      <w:r w:rsidR="00026A7E" w:rsidRPr="00CB2B3F">
        <w:rPr>
          <w:szCs w:val="22"/>
        </w:rPr>
        <w:t>가구</w:t>
      </w:r>
      <w:r w:rsidR="00026A7E" w:rsidRPr="00CB2B3F">
        <w:rPr>
          <w:szCs w:val="22"/>
        </w:rPr>
        <w:t xml:space="preserve"> </w:t>
      </w:r>
      <w:r w:rsidR="00026A7E" w:rsidRPr="00CB2B3F">
        <w:rPr>
          <w:szCs w:val="22"/>
        </w:rPr>
        <w:t>제품의</w:t>
      </w:r>
      <w:r w:rsidR="00026A7E" w:rsidRPr="00CB2B3F">
        <w:rPr>
          <w:szCs w:val="22"/>
        </w:rPr>
        <w:t xml:space="preserve"> </w:t>
      </w:r>
      <w:r w:rsidR="00026A7E" w:rsidRPr="00CB2B3F">
        <w:rPr>
          <w:szCs w:val="22"/>
        </w:rPr>
        <w:t>제조</w:t>
      </w:r>
      <w:r w:rsidR="00026A7E" w:rsidRPr="00CB2B3F">
        <w:rPr>
          <w:szCs w:val="22"/>
        </w:rPr>
        <w:t xml:space="preserve"> </w:t>
      </w:r>
      <w:r w:rsidR="00026A7E" w:rsidRPr="00CB2B3F">
        <w:rPr>
          <w:szCs w:val="22"/>
        </w:rPr>
        <w:t>위수탁계약을</w:t>
      </w:r>
      <w:r w:rsidR="00026A7E" w:rsidRPr="00CB2B3F">
        <w:rPr>
          <w:szCs w:val="22"/>
        </w:rPr>
        <w:t xml:space="preserve"> </w:t>
      </w:r>
      <w:r w:rsidR="00026A7E" w:rsidRPr="00CB2B3F">
        <w:rPr>
          <w:szCs w:val="22"/>
        </w:rPr>
        <w:t>각</w:t>
      </w:r>
      <w:r w:rsidR="00026A7E" w:rsidRPr="00CB2B3F">
        <w:rPr>
          <w:szCs w:val="22"/>
        </w:rPr>
        <w:t xml:space="preserve"> </w:t>
      </w:r>
      <w:r w:rsidR="00026A7E" w:rsidRPr="00CB2B3F">
        <w:rPr>
          <w:szCs w:val="22"/>
        </w:rPr>
        <w:t>체결하여</w:t>
      </w:r>
      <w:ins w:id="199" w:author="heesung.ahn" w:date="2021-08-31T00:22:00Z">
        <w:r>
          <w:rPr>
            <w:rFonts w:hint="eastAsia"/>
            <w:szCs w:val="22"/>
          </w:rPr>
          <w:t xml:space="preserve">, </w:t>
        </w:r>
        <w:r>
          <w:rPr>
            <w:rFonts w:hint="eastAsia"/>
            <w:szCs w:val="22"/>
          </w:rPr>
          <w:t>공급받은</w:t>
        </w:r>
        <w:r>
          <w:rPr>
            <w:rFonts w:hint="eastAsia"/>
            <w:szCs w:val="22"/>
          </w:rPr>
          <w:t xml:space="preserve"> </w:t>
        </w:r>
        <w:r>
          <w:rPr>
            <w:rFonts w:hint="eastAsia"/>
            <w:szCs w:val="22"/>
          </w:rPr>
          <w:t>원재료를</w:t>
        </w:r>
        <w:r>
          <w:rPr>
            <w:rFonts w:hint="eastAsia"/>
            <w:szCs w:val="22"/>
          </w:rPr>
          <w:t xml:space="preserve"> </w:t>
        </w:r>
        <w:r>
          <w:rPr>
            <w:rFonts w:hint="eastAsia"/>
            <w:szCs w:val="22"/>
          </w:rPr>
          <w:t>제</w:t>
        </w:r>
        <w:r>
          <w:rPr>
            <w:rFonts w:hint="eastAsia"/>
            <w:szCs w:val="22"/>
          </w:rPr>
          <w:t>3</w:t>
        </w:r>
        <w:r>
          <w:rPr>
            <w:rFonts w:hint="eastAsia"/>
            <w:szCs w:val="22"/>
          </w:rPr>
          <w:t>자가</w:t>
        </w:r>
        <w:r>
          <w:rPr>
            <w:rFonts w:hint="eastAsia"/>
            <w:szCs w:val="22"/>
          </w:rPr>
          <w:t xml:space="preserve"> </w:t>
        </w:r>
        <w:r>
          <w:rPr>
            <w:rFonts w:hint="eastAsia"/>
            <w:szCs w:val="22"/>
          </w:rPr>
          <w:t>제조하도록</w:t>
        </w:r>
        <w:r>
          <w:rPr>
            <w:rFonts w:hint="eastAsia"/>
            <w:szCs w:val="22"/>
          </w:rPr>
          <w:t xml:space="preserve"> </w:t>
        </w:r>
        <w:r>
          <w:rPr>
            <w:rFonts w:hint="eastAsia"/>
            <w:szCs w:val="22"/>
          </w:rPr>
          <w:t>하여</w:t>
        </w:r>
        <w:r>
          <w:rPr>
            <w:rFonts w:hint="eastAsia"/>
            <w:szCs w:val="22"/>
          </w:rPr>
          <w:t xml:space="preserve"> </w:t>
        </w:r>
        <w:r>
          <w:rPr>
            <w:rFonts w:hint="eastAsia"/>
            <w:szCs w:val="22"/>
          </w:rPr>
          <w:t>제품을</w:t>
        </w:r>
      </w:ins>
      <w:r w:rsidR="00026A7E" w:rsidRPr="00CB2B3F">
        <w:rPr>
          <w:szCs w:val="22"/>
        </w:rPr>
        <w:t xml:space="preserve"> </w:t>
      </w:r>
      <w:r w:rsidR="00026A7E" w:rsidRPr="00CB2B3F">
        <w:rPr>
          <w:szCs w:val="22"/>
        </w:rPr>
        <w:t>공급받고</w:t>
      </w:r>
      <w:r w:rsidR="00026A7E" w:rsidRPr="00CB2B3F">
        <w:rPr>
          <w:szCs w:val="22"/>
        </w:rPr>
        <w:t xml:space="preserve"> </w:t>
      </w:r>
      <w:r w:rsidR="00026A7E" w:rsidRPr="00CB2B3F">
        <w:rPr>
          <w:szCs w:val="22"/>
        </w:rPr>
        <w:t>있음</w:t>
      </w:r>
      <w:r w:rsidR="00026A7E" w:rsidRPr="00CB2B3F">
        <w:rPr>
          <w:szCs w:val="22"/>
        </w:rPr>
        <w:t xml:space="preserve">. </w:t>
      </w:r>
    </w:p>
    <w:p w14:paraId="5DBB368C" w14:textId="77777777" w:rsidR="00026A7E" w:rsidRPr="00CB2B3F" w:rsidRDefault="00026A7E" w:rsidP="00026A7E">
      <w:pPr>
        <w:pStyle w:val="a5"/>
        <w:spacing w:line="380" w:lineRule="atLeast"/>
        <w:ind w:leftChars="0" w:left="454"/>
        <w:rPr>
          <w:b/>
          <w:szCs w:val="22"/>
        </w:rPr>
      </w:pPr>
    </w:p>
    <w:p w14:paraId="72288FB1" w14:textId="77777777" w:rsidR="00026A7E" w:rsidRPr="00CB2B3F" w:rsidRDefault="00026A7E" w:rsidP="00026A7E">
      <w:pPr>
        <w:pStyle w:val="a5"/>
        <w:numPr>
          <w:ilvl w:val="0"/>
          <w:numId w:val="53"/>
        </w:numPr>
        <w:spacing w:before="240" w:after="240"/>
        <w:ind w:leftChars="0"/>
        <w:outlineLvl w:val="1"/>
        <w:rPr>
          <w:b/>
          <w:szCs w:val="22"/>
        </w:rPr>
      </w:pPr>
      <w:r w:rsidRPr="00CB2B3F">
        <w:rPr>
          <w:b/>
          <w:szCs w:val="22"/>
        </w:rPr>
        <w:t>판매</w:t>
      </w:r>
      <w:r w:rsidRPr="00CB2B3F">
        <w:rPr>
          <w:b/>
          <w:szCs w:val="22"/>
        </w:rPr>
        <w:t xml:space="preserve"> </w:t>
      </w:r>
      <w:r w:rsidRPr="00CB2B3F">
        <w:rPr>
          <w:b/>
          <w:szCs w:val="22"/>
        </w:rPr>
        <w:t>대리점</w:t>
      </w:r>
      <w:r w:rsidRPr="00CB2B3F">
        <w:rPr>
          <w:b/>
          <w:szCs w:val="22"/>
        </w:rPr>
        <w:t xml:space="preserve"> </w:t>
      </w:r>
      <w:r w:rsidRPr="00CB2B3F">
        <w:rPr>
          <w:b/>
          <w:szCs w:val="22"/>
        </w:rPr>
        <w:t>계약</w:t>
      </w:r>
    </w:p>
    <w:p w14:paraId="191D7CA7" w14:textId="77777777" w:rsidR="00026A7E" w:rsidRDefault="00026A7E" w:rsidP="00026A7E">
      <w:pPr>
        <w:pStyle w:val="a5"/>
        <w:numPr>
          <w:ilvl w:val="0"/>
          <w:numId w:val="117"/>
        </w:numPr>
        <w:spacing w:after="240"/>
        <w:ind w:leftChars="0"/>
        <w:rPr>
          <w:b/>
          <w:szCs w:val="22"/>
        </w:rPr>
      </w:pPr>
      <w:r w:rsidRPr="006F1F16">
        <w:rPr>
          <w:b/>
          <w:szCs w:val="22"/>
        </w:rPr>
        <w:t>개요</w:t>
      </w:r>
    </w:p>
    <w:p w14:paraId="1B43D62E" w14:textId="77777777" w:rsidR="00026A7E" w:rsidRPr="006F1F16" w:rsidRDefault="00026A7E" w:rsidP="00026A7E">
      <w:pPr>
        <w:pStyle w:val="a5"/>
        <w:spacing w:after="240"/>
        <w:ind w:leftChars="0" w:left="907"/>
        <w:rPr>
          <w:b/>
          <w:szCs w:val="22"/>
        </w:rPr>
      </w:pPr>
      <w:r w:rsidRPr="006F1F16">
        <w:rPr>
          <w:spacing w:val="2"/>
          <w:szCs w:val="22"/>
        </w:rPr>
        <w:t>제공된</w:t>
      </w:r>
      <w:r w:rsidRPr="006F1F16">
        <w:rPr>
          <w:spacing w:val="2"/>
          <w:szCs w:val="22"/>
        </w:rPr>
        <w:t xml:space="preserve"> </w:t>
      </w:r>
      <w:r w:rsidRPr="006F1F16">
        <w:rPr>
          <w:spacing w:val="2"/>
          <w:szCs w:val="22"/>
        </w:rPr>
        <w:t>자료에</w:t>
      </w:r>
      <w:r w:rsidRPr="006F1F16">
        <w:rPr>
          <w:spacing w:val="2"/>
          <w:szCs w:val="22"/>
        </w:rPr>
        <w:t xml:space="preserve"> </w:t>
      </w:r>
      <w:r w:rsidRPr="006F1F16">
        <w:rPr>
          <w:spacing w:val="2"/>
          <w:szCs w:val="22"/>
        </w:rPr>
        <w:t>의하면</w:t>
      </w:r>
      <w:r w:rsidRPr="006F1F16">
        <w:rPr>
          <w:spacing w:val="2"/>
          <w:szCs w:val="22"/>
        </w:rPr>
        <w:t xml:space="preserve">, </w:t>
      </w:r>
      <w:r w:rsidRPr="006F1F16">
        <w:rPr>
          <w:spacing w:val="2"/>
          <w:szCs w:val="22"/>
        </w:rPr>
        <w:t>대상회사는</w:t>
      </w:r>
      <w:r w:rsidRPr="006F1F16">
        <w:rPr>
          <w:spacing w:val="2"/>
          <w:szCs w:val="22"/>
        </w:rPr>
        <w:t xml:space="preserve"> </w:t>
      </w:r>
      <w:r w:rsidRPr="006F1F16">
        <w:rPr>
          <w:spacing w:val="2"/>
          <w:szCs w:val="22"/>
        </w:rPr>
        <w:t>부엌가구</w:t>
      </w:r>
      <w:r w:rsidRPr="006F1F16">
        <w:rPr>
          <w:spacing w:val="2"/>
          <w:szCs w:val="22"/>
        </w:rPr>
        <w:t xml:space="preserve">, </w:t>
      </w:r>
      <w:r w:rsidRPr="006F1F16">
        <w:rPr>
          <w:spacing w:val="2"/>
          <w:szCs w:val="22"/>
        </w:rPr>
        <w:t>인테리어</w:t>
      </w:r>
      <w:r w:rsidRPr="006F1F16">
        <w:rPr>
          <w:spacing w:val="2"/>
          <w:szCs w:val="22"/>
        </w:rPr>
        <w:t xml:space="preserve"> </w:t>
      </w:r>
      <w:r w:rsidRPr="006F1F16">
        <w:rPr>
          <w:spacing w:val="2"/>
          <w:szCs w:val="22"/>
        </w:rPr>
        <w:t>및</w:t>
      </w:r>
      <w:r w:rsidRPr="006F1F16">
        <w:rPr>
          <w:spacing w:val="2"/>
          <w:szCs w:val="22"/>
        </w:rPr>
        <w:t xml:space="preserve"> </w:t>
      </w:r>
      <w:r w:rsidRPr="006F1F16">
        <w:rPr>
          <w:spacing w:val="2"/>
          <w:szCs w:val="22"/>
        </w:rPr>
        <w:t>특판</w:t>
      </w:r>
      <w:r w:rsidRPr="006F1F16">
        <w:rPr>
          <w:spacing w:val="2"/>
          <w:szCs w:val="22"/>
        </w:rPr>
        <w:t xml:space="preserve"> </w:t>
      </w:r>
      <w:r w:rsidRPr="006F1F16">
        <w:rPr>
          <w:spacing w:val="2"/>
          <w:szCs w:val="22"/>
        </w:rPr>
        <w:t>사업</w:t>
      </w:r>
      <w:r w:rsidRPr="006F1F16">
        <w:rPr>
          <w:spacing w:val="2"/>
          <w:szCs w:val="22"/>
        </w:rPr>
        <w:t xml:space="preserve"> </w:t>
      </w:r>
      <w:r w:rsidRPr="006F1F16">
        <w:rPr>
          <w:spacing w:val="2"/>
          <w:szCs w:val="22"/>
        </w:rPr>
        <w:t>시</w:t>
      </w:r>
      <w:r w:rsidRPr="006F1F16">
        <w:rPr>
          <w:spacing w:val="2"/>
          <w:szCs w:val="22"/>
        </w:rPr>
        <w:t xml:space="preserve"> </w:t>
      </w:r>
      <w:r w:rsidRPr="006F1F16">
        <w:rPr>
          <w:spacing w:val="2"/>
          <w:szCs w:val="22"/>
        </w:rPr>
        <w:t>전국에</w:t>
      </w:r>
      <w:r w:rsidRPr="006F1F16">
        <w:rPr>
          <w:spacing w:val="2"/>
          <w:szCs w:val="22"/>
        </w:rPr>
        <w:t xml:space="preserve"> </w:t>
      </w:r>
      <w:r w:rsidRPr="006F1F16">
        <w:rPr>
          <w:spacing w:val="2"/>
          <w:szCs w:val="22"/>
        </w:rPr>
        <w:t>대리점을</w:t>
      </w:r>
      <w:r w:rsidRPr="006F1F16">
        <w:rPr>
          <w:spacing w:val="2"/>
          <w:szCs w:val="22"/>
        </w:rPr>
        <w:t xml:space="preserve"> </w:t>
      </w:r>
      <w:r w:rsidRPr="006F1F16">
        <w:rPr>
          <w:spacing w:val="2"/>
          <w:szCs w:val="22"/>
        </w:rPr>
        <w:t>두고</w:t>
      </w:r>
      <w:r w:rsidRPr="006F1F16">
        <w:rPr>
          <w:spacing w:val="2"/>
          <w:szCs w:val="22"/>
        </w:rPr>
        <w:t xml:space="preserve"> </w:t>
      </w:r>
      <w:ins w:id="200" w:author="heesung.ahn" w:date="2021-08-31T00:24:00Z">
        <w:r w:rsidR="00C21CA0">
          <w:rPr>
            <w:rFonts w:hint="eastAsia"/>
            <w:spacing w:val="2"/>
            <w:szCs w:val="22"/>
          </w:rPr>
          <w:t>각</w:t>
        </w:r>
        <w:r w:rsidR="00C21CA0">
          <w:rPr>
            <w:rFonts w:hint="eastAsia"/>
            <w:spacing w:val="2"/>
            <w:szCs w:val="22"/>
          </w:rPr>
          <w:t xml:space="preserve"> </w:t>
        </w:r>
      </w:ins>
      <w:r w:rsidRPr="006F1F16">
        <w:rPr>
          <w:spacing w:val="2"/>
          <w:szCs w:val="22"/>
        </w:rPr>
        <w:t>대리점에</w:t>
      </w:r>
      <w:r w:rsidRPr="006F1F16">
        <w:rPr>
          <w:spacing w:val="2"/>
          <w:szCs w:val="22"/>
        </w:rPr>
        <w:t xml:space="preserve"> </w:t>
      </w:r>
      <w:r w:rsidRPr="006F1F16">
        <w:rPr>
          <w:spacing w:val="2"/>
          <w:szCs w:val="22"/>
        </w:rPr>
        <w:t>제품을</w:t>
      </w:r>
      <w:r w:rsidRPr="006F1F16">
        <w:rPr>
          <w:spacing w:val="2"/>
          <w:szCs w:val="22"/>
        </w:rPr>
        <w:t xml:space="preserve"> </w:t>
      </w:r>
      <w:r w:rsidRPr="006F1F16">
        <w:rPr>
          <w:spacing w:val="2"/>
          <w:szCs w:val="22"/>
        </w:rPr>
        <w:t>판매하고</w:t>
      </w:r>
      <w:r w:rsidRPr="006F1F16">
        <w:rPr>
          <w:spacing w:val="2"/>
          <w:szCs w:val="22"/>
        </w:rPr>
        <w:t xml:space="preserve"> </w:t>
      </w:r>
      <w:r w:rsidRPr="006F1F16">
        <w:rPr>
          <w:spacing w:val="2"/>
          <w:szCs w:val="22"/>
        </w:rPr>
        <w:t>있음</w:t>
      </w:r>
      <w:r w:rsidRPr="006F1F16">
        <w:rPr>
          <w:spacing w:val="2"/>
          <w:szCs w:val="22"/>
        </w:rPr>
        <w:t xml:space="preserve">. </w:t>
      </w:r>
      <w:del w:id="201" w:author="heesung.ahn" w:date="2021-08-31T00:25:00Z">
        <w:r w:rsidRPr="006F1F16" w:rsidDel="00C77770">
          <w:rPr>
            <w:spacing w:val="2"/>
            <w:szCs w:val="22"/>
          </w:rPr>
          <w:delText>각</w:delText>
        </w:r>
        <w:r w:rsidRPr="006F1F16" w:rsidDel="00C77770">
          <w:rPr>
            <w:spacing w:val="2"/>
            <w:szCs w:val="22"/>
          </w:rPr>
          <w:delText xml:space="preserve"> </w:delText>
        </w:r>
        <w:r w:rsidRPr="006F1F16" w:rsidDel="00C77770">
          <w:rPr>
            <w:spacing w:val="2"/>
            <w:szCs w:val="22"/>
          </w:rPr>
          <w:delText>사업부가</w:delText>
        </w:r>
        <w:r w:rsidRPr="006F1F16" w:rsidDel="00C77770">
          <w:rPr>
            <w:spacing w:val="2"/>
            <w:szCs w:val="22"/>
          </w:rPr>
          <w:delText xml:space="preserve"> </w:delText>
        </w:r>
        <w:r w:rsidRPr="006F1F16" w:rsidDel="00C77770">
          <w:rPr>
            <w:spacing w:val="2"/>
            <w:szCs w:val="22"/>
          </w:rPr>
          <w:delText>체결하는</w:delText>
        </w:r>
        <w:r w:rsidRPr="006F1F16" w:rsidDel="00C77770">
          <w:rPr>
            <w:spacing w:val="2"/>
            <w:szCs w:val="22"/>
          </w:rPr>
          <w:delText xml:space="preserve"> </w:delText>
        </w:r>
        <w:r w:rsidRPr="006F1F16" w:rsidDel="00C77770">
          <w:rPr>
            <w:spacing w:val="2"/>
            <w:szCs w:val="22"/>
          </w:rPr>
          <w:delText>대리점</w:delText>
        </w:r>
        <w:r w:rsidRPr="006F1F16" w:rsidDel="00C77770">
          <w:rPr>
            <w:spacing w:val="2"/>
            <w:szCs w:val="22"/>
          </w:rPr>
          <w:delText xml:space="preserve"> </w:delText>
        </w:r>
        <w:r w:rsidRPr="006F1F16" w:rsidDel="00C77770">
          <w:rPr>
            <w:spacing w:val="2"/>
            <w:szCs w:val="22"/>
          </w:rPr>
          <w:delText>계약은</w:delText>
        </w:r>
        <w:r w:rsidRPr="006F1F16" w:rsidDel="00C77770">
          <w:rPr>
            <w:spacing w:val="2"/>
            <w:szCs w:val="22"/>
          </w:rPr>
          <w:delText xml:space="preserve"> </w:delText>
        </w:r>
      </w:del>
      <w:del w:id="202" w:author="heesung.ahn" w:date="2021-08-31T00:24:00Z">
        <w:r w:rsidRPr="006F1F16" w:rsidDel="00C21CA0">
          <w:rPr>
            <w:spacing w:val="2"/>
            <w:szCs w:val="22"/>
          </w:rPr>
          <w:delText>각각</w:delText>
        </w:r>
        <w:r w:rsidRPr="006F1F16" w:rsidDel="00C21CA0">
          <w:rPr>
            <w:spacing w:val="2"/>
            <w:szCs w:val="22"/>
          </w:rPr>
          <w:delText xml:space="preserve"> </w:delText>
        </w:r>
      </w:del>
      <w:del w:id="203" w:author="heesung.ahn" w:date="2021-08-31T00:25:00Z">
        <w:r w:rsidRPr="006F1F16" w:rsidDel="00C77770">
          <w:rPr>
            <w:spacing w:val="2"/>
            <w:szCs w:val="22"/>
          </w:rPr>
          <w:delText>별도의</w:delText>
        </w:r>
        <w:r w:rsidRPr="006F1F16" w:rsidDel="00C77770">
          <w:rPr>
            <w:spacing w:val="2"/>
            <w:szCs w:val="22"/>
          </w:rPr>
          <w:delText xml:space="preserve"> </w:delText>
        </w:r>
        <w:r w:rsidRPr="006F1F16" w:rsidDel="00C77770">
          <w:rPr>
            <w:spacing w:val="2"/>
            <w:szCs w:val="22"/>
          </w:rPr>
          <w:delText>표준</w:delText>
        </w:r>
        <w:r w:rsidRPr="006F1F16" w:rsidDel="00C77770">
          <w:rPr>
            <w:spacing w:val="2"/>
            <w:szCs w:val="22"/>
          </w:rPr>
          <w:delText xml:space="preserve"> </w:delText>
        </w:r>
        <w:r w:rsidRPr="006F1F16" w:rsidDel="00C77770">
          <w:rPr>
            <w:spacing w:val="2"/>
            <w:szCs w:val="22"/>
          </w:rPr>
          <w:delText>계약서로</w:delText>
        </w:r>
        <w:r w:rsidRPr="006F1F16" w:rsidDel="00C77770">
          <w:rPr>
            <w:spacing w:val="2"/>
            <w:szCs w:val="22"/>
          </w:rPr>
          <w:delText xml:space="preserve"> </w:delText>
        </w:r>
        <w:r w:rsidRPr="006F1F16" w:rsidDel="00C77770">
          <w:rPr>
            <w:spacing w:val="2"/>
            <w:szCs w:val="22"/>
          </w:rPr>
          <w:delText>체결되고</w:delText>
        </w:r>
        <w:r w:rsidRPr="006F1F16" w:rsidDel="00C77770">
          <w:rPr>
            <w:spacing w:val="2"/>
            <w:szCs w:val="22"/>
          </w:rPr>
          <w:delText xml:space="preserve"> </w:delText>
        </w:r>
        <w:r w:rsidRPr="006F1F16" w:rsidDel="00C77770">
          <w:rPr>
            <w:spacing w:val="2"/>
            <w:szCs w:val="22"/>
          </w:rPr>
          <w:delText>있으며</w:delText>
        </w:r>
        <w:r w:rsidRPr="006F1F16" w:rsidDel="00C77770">
          <w:rPr>
            <w:spacing w:val="2"/>
            <w:szCs w:val="22"/>
          </w:rPr>
          <w:delText xml:space="preserve">, </w:delText>
        </w:r>
        <w:r w:rsidRPr="006F1F16" w:rsidDel="00C77770">
          <w:rPr>
            <w:spacing w:val="2"/>
            <w:szCs w:val="22"/>
          </w:rPr>
          <w:delText>해당</w:delText>
        </w:r>
        <w:r w:rsidRPr="006F1F16" w:rsidDel="00C77770">
          <w:rPr>
            <w:spacing w:val="2"/>
            <w:szCs w:val="22"/>
          </w:rPr>
          <w:delText xml:space="preserve"> </w:delText>
        </w:r>
        <w:r w:rsidRPr="006F1F16" w:rsidDel="00C77770">
          <w:rPr>
            <w:spacing w:val="2"/>
            <w:szCs w:val="22"/>
          </w:rPr>
          <w:delText>표준계약서가</w:delText>
        </w:r>
        <w:r w:rsidRPr="006F1F16" w:rsidDel="00C77770">
          <w:rPr>
            <w:spacing w:val="2"/>
            <w:szCs w:val="22"/>
          </w:rPr>
          <w:delText xml:space="preserve"> </w:delText>
        </w:r>
        <w:r w:rsidRPr="006F1F16" w:rsidDel="00C77770">
          <w:rPr>
            <w:spacing w:val="2"/>
            <w:szCs w:val="22"/>
          </w:rPr>
          <w:delText>제공되었음</w:delText>
        </w:r>
        <w:r w:rsidRPr="006F1F16" w:rsidDel="00C77770">
          <w:rPr>
            <w:spacing w:val="2"/>
            <w:szCs w:val="22"/>
          </w:rPr>
          <w:delText xml:space="preserve">. </w:delText>
        </w:r>
      </w:del>
    </w:p>
    <w:p w14:paraId="147C6F71" w14:textId="77777777" w:rsidR="00026A7E" w:rsidRPr="006F1F16" w:rsidRDefault="00026A7E" w:rsidP="00026A7E">
      <w:pPr>
        <w:pStyle w:val="a5"/>
        <w:spacing w:after="240"/>
        <w:ind w:leftChars="0" w:left="907"/>
        <w:rPr>
          <w:spacing w:val="2"/>
          <w:szCs w:val="22"/>
        </w:rPr>
      </w:pPr>
      <w:r w:rsidRPr="006F1F16">
        <w:rPr>
          <w:spacing w:val="2"/>
          <w:szCs w:val="22"/>
        </w:rPr>
        <w:lastRenderedPageBreak/>
        <w:t>대상회사는</w:t>
      </w:r>
      <w:r w:rsidRPr="006F1F16">
        <w:rPr>
          <w:spacing w:val="2"/>
          <w:szCs w:val="22"/>
        </w:rPr>
        <w:t xml:space="preserve"> </w:t>
      </w:r>
      <w:r w:rsidRPr="006F1F16">
        <w:rPr>
          <w:spacing w:val="2"/>
          <w:szCs w:val="22"/>
        </w:rPr>
        <w:t>부엌가구</w:t>
      </w:r>
      <w:ins w:id="204" w:author="heesung.ahn" w:date="2021-08-31T00:25:00Z">
        <w:r w:rsidR="00C77770">
          <w:rPr>
            <w:rFonts w:hint="eastAsia"/>
            <w:spacing w:val="2"/>
            <w:szCs w:val="22"/>
          </w:rPr>
          <w:t xml:space="preserve"> </w:t>
        </w:r>
        <w:r w:rsidR="00C77770">
          <w:rPr>
            <w:rFonts w:hint="eastAsia"/>
            <w:spacing w:val="2"/>
            <w:szCs w:val="22"/>
          </w:rPr>
          <w:t>및</w:t>
        </w:r>
      </w:ins>
      <w:del w:id="205" w:author="heesung.ahn" w:date="2021-08-31T00:25:00Z">
        <w:r w:rsidRPr="006F1F16" w:rsidDel="00C77770">
          <w:rPr>
            <w:spacing w:val="2"/>
            <w:szCs w:val="22"/>
          </w:rPr>
          <w:delText>,</w:delText>
        </w:r>
      </w:del>
      <w:r w:rsidRPr="006F1F16">
        <w:rPr>
          <w:spacing w:val="2"/>
          <w:szCs w:val="22"/>
        </w:rPr>
        <w:t xml:space="preserve"> </w:t>
      </w:r>
      <w:r w:rsidRPr="006F1F16">
        <w:rPr>
          <w:spacing w:val="2"/>
          <w:szCs w:val="22"/>
        </w:rPr>
        <w:t>인테리어</w:t>
      </w:r>
      <w:ins w:id="206" w:author="heesung.ahn" w:date="2021-08-31T00:25:00Z">
        <w:r w:rsidR="00C77770">
          <w:rPr>
            <w:rFonts w:hint="eastAsia"/>
            <w:spacing w:val="2"/>
            <w:szCs w:val="22"/>
          </w:rPr>
          <w:t xml:space="preserve"> </w:t>
        </w:r>
        <w:r w:rsidR="00C77770">
          <w:rPr>
            <w:rFonts w:hint="eastAsia"/>
            <w:spacing w:val="2"/>
            <w:szCs w:val="22"/>
          </w:rPr>
          <w:t>사업부문과</w:t>
        </w:r>
        <w:r w:rsidR="00C77770">
          <w:rPr>
            <w:rFonts w:hint="eastAsia"/>
            <w:spacing w:val="2"/>
            <w:szCs w:val="22"/>
          </w:rPr>
          <w:t xml:space="preserve"> </w:t>
        </w:r>
        <w:r w:rsidR="00C77770">
          <w:rPr>
            <w:rFonts w:hint="eastAsia"/>
            <w:spacing w:val="2"/>
            <w:szCs w:val="22"/>
          </w:rPr>
          <w:t>관련해서는</w:t>
        </w:r>
      </w:ins>
      <w:del w:id="207" w:author="heesung.ahn" w:date="2021-08-31T00:25:00Z">
        <w:r w:rsidRPr="006F1F16" w:rsidDel="00C77770">
          <w:rPr>
            <w:spacing w:val="2"/>
            <w:szCs w:val="22"/>
          </w:rPr>
          <w:delText xml:space="preserve"> </w:delText>
        </w:r>
        <w:r w:rsidRPr="006F1F16" w:rsidDel="00C77770">
          <w:rPr>
            <w:spacing w:val="2"/>
            <w:szCs w:val="22"/>
          </w:rPr>
          <w:delText>대리점</w:delText>
        </w:r>
        <w:r w:rsidRPr="006F1F16" w:rsidDel="00C77770">
          <w:rPr>
            <w:spacing w:val="2"/>
            <w:szCs w:val="22"/>
          </w:rPr>
          <w:delText xml:space="preserve"> </w:delText>
        </w:r>
        <w:r w:rsidRPr="006F1F16" w:rsidDel="00C77770">
          <w:rPr>
            <w:spacing w:val="2"/>
            <w:szCs w:val="22"/>
          </w:rPr>
          <w:delText>계약은</w:delText>
        </w:r>
      </w:del>
      <w:r w:rsidRPr="006F1F16">
        <w:rPr>
          <w:spacing w:val="2"/>
          <w:szCs w:val="22"/>
        </w:rPr>
        <w:t xml:space="preserve"> </w:t>
      </w:r>
      <w:r w:rsidRPr="006F1F16">
        <w:rPr>
          <w:spacing w:val="2"/>
          <w:szCs w:val="22"/>
        </w:rPr>
        <w:t>동일한</w:t>
      </w:r>
      <w:r w:rsidRPr="006F1F16">
        <w:rPr>
          <w:spacing w:val="2"/>
          <w:szCs w:val="22"/>
        </w:rPr>
        <w:t xml:space="preserve"> </w:t>
      </w:r>
      <w:r w:rsidRPr="006F1F16">
        <w:rPr>
          <w:spacing w:val="2"/>
          <w:szCs w:val="22"/>
        </w:rPr>
        <w:t>표준</w:t>
      </w:r>
      <w:r w:rsidRPr="006F1F16">
        <w:rPr>
          <w:spacing w:val="2"/>
          <w:szCs w:val="22"/>
        </w:rPr>
        <w:t xml:space="preserve"> </w:t>
      </w:r>
      <w:r w:rsidRPr="006F1F16">
        <w:rPr>
          <w:spacing w:val="2"/>
          <w:szCs w:val="22"/>
        </w:rPr>
        <w:t>계약서</w:t>
      </w:r>
      <w:ins w:id="208" w:author="heesung.ahn" w:date="2021-08-31T00:30:00Z">
        <w:r w:rsidR="000E7F6F">
          <w:rPr>
            <w:rFonts w:hint="eastAsia"/>
            <w:spacing w:val="2"/>
            <w:szCs w:val="22"/>
          </w:rPr>
          <w:t>(</w:t>
        </w:r>
      </w:ins>
      <w:ins w:id="209" w:author="heesung.ahn" w:date="2021-08-31T00:36:00Z">
        <w:r w:rsidR="005D1497">
          <w:rPr>
            <w:rFonts w:hint="eastAsia"/>
            <w:spacing w:val="2"/>
            <w:szCs w:val="22"/>
          </w:rPr>
          <w:t>재</w:t>
        </w:r>
      </w:ins>
      <w:ins w:id="210" w:author="heesung.ahn" w:date="2021-08-31T00:30:00Z">
        <w:r w:rsidR="000E7F6F">
          <w:rPr>
            <w:rFonts w:hint="eastAsia"/>
            <w:spacing w:val="2"/>
            <w:szCs w:val="22"/>
          </w:rPr>
          <w:t>판매대리점</w:t>
        </w:r>
        <w:r w:rsidR="000E7F6F">
          <w:rPr>
            <w:spacing w:val="2"/>
            <w:szCs w:val="22"/>
          </w:rPr>
          <w:t xml:space="preserve"> </w:t>
        </w:r>
        <w:r w:rsidR="000E7F6F">
          <w:rPr>
            <w:rFonts w:hint="eastAsia"/>
            <w:spacing w:val="2"/>
            <w:szCs w:val="22"/>
          </w:rPr>
          <w:t>계약과</w:t>
        </w:r>
        <w:r w:rsidR="000E7F6F">
          <w:rPr>
            <w:rFonts w:hint="eastAsia"/>
            <w:spacing w:val="2"/>
            <w:szCs w:val="22"/>
          </w:rPr>
          <w:t>,</w:t>
        </w:r>
        <w:r w:rsidR="000E7F6F">
          <w:rPr>
            <w:spacing w:val="2"/>
            <w:szCs w:val="22"/>
          </w:rPr>
          <w:t xml:space="preserve"> </w:t>
        </w:r>
        <w:r w:rsidR="000E7F6F">
          <w:rPr>
            <w:rFonts w:hint="eastAsia"/>
            <w:spacing w:val="2"/>
            <w:szCs w:val="22"/>
          </w:rPr>
          <w:t>위탁판매대리점</w:t>
        </w:r>
        <w:r w:rsidR="000E7F6F">
          <w:rPr>
            <w:rFonts w:hint="eastAsia"/>
            <w:spacing w:val="2"/>
            <w:szCs w:val="22"/>
          </w:rPr>
          <w:t xml:space="preserve"> </w:t>
        </w:r>
        <w:r w:rsidR="000E7F6F">
          <w:rPr>
            <w:rFonts w:hint="eastAsia"/>
            <w:spacing w:val="2"/>
            <w:szCs w:val="22"/>
          </w:rPr>
          <w:t>계약으로</w:t>
        </w:r>
        <w:r w:rsidR="000E7F6F">
          <w:rPr>
            <w:rFonts w:hint="eastAsia"/>
            <w:spacing w:val="2"/>
            <w:szCs w:val="22"/>
          </w:rPr>
          <w:t xml:space="preserve"> </w:t>
        </w:r>
        <w:r w:rsidR="000E7F6F">
          <w:rPr>
            <w:rFonts w:hint="eastAsia"/>
            <w:spacing w:val="2"/>
            <w:szCs w:val="22"/>
          </w:rPr>
          <w:t>구분됨</w:t>
        </w:r>
        <w:r w:rsidR="000E7F6F">
          <w:rPr>
            <w:rFonts w:hint="eastAsia"/>
            <w:spacing w:val="2"/>
            <w:szCs w:val="22"/>
          </w:rPr>
          <w:t>)</w:t>
        </w:r>
      </w:ins>
      <w:r w:rsidRPr="006F1F16">
        <w:rPr>
          <w:spacing w:val="2"/>
          <w:szCs w:val="22"/>
        </w:rPr>
        <w:t>를</w:t>
      </w:r>
      <w:r w:rsidRPr="006F1F16">
        <w:rPr>
          <w:spacing w:val="2"/>
          <w:szCs w:val="22"/>
        </w:rPr>
        <w:t xml:space="preserve"> </w:t>
      </w:r>
      <w:ins w:id="211" w:author="heesung.ahn" w:date="2021-08-31T00:25:00Z">
        <w:r w:rsidR="00C77770">
          <w:rPr>
            <w:rFonts w:hint="eastAsia"/>
            <w:spacing w:val="2"/>
            <w:szCs w:val="22"/>
          </w:rPr>
          <w:t>대리점과</w:t>
        </w:r>
        <w:r w:rsidR="00C77770">
          <w:rPr>
            <w:rFonts w:hint="eastAsia"/>
            <w:spacing w:val="2"/>
            <w:szCs w:val="22"/>
          </w:rPr>
          <w:t xml:space="preserve"> </w:t>
        </w:r>
        <w:r w:rsidR="00C77770">
          <w:rPr>
            <w:rFonts w:hint="eastAsia"/>
            <w:spacing w:val="2"/>
            <w:szCs w:val="22"/>
          </w:rPr>
          <w:t>체결</w:t>
        </w:r>
      </w:ins>
      <w:del w:id="212" w:author="heesung.ahn" w:date="2021-08-31T00:25:00Z">
        <w:r w:rsidRPr="006F1F16" w:rsidDel="00C77770">
          <w:rPr>
            <w:spacing w:val="2"/>
            <w:szCs w:val="22"/>
          </w:rPr>
          <w:delText>작성</w:delText>
        </w:r>
      </w:del>
      <w:r w:rsidRPr="006F1F16">
        <w:rPr>
          <w:spacing w:val="2"/>
          <w:szCs w:val="22"/>
        </w:rPr>
        <w:t>하고</w:t>
      </w:r>
      <w:r w:rsidRPr="006F1F16">
        <w:rPr>
          <w:spacing w:val="2"/>
          <w:szCs w:val="22"/>
        </w:rPr>
        <w:t xml:space="preserve"> </w:t>
      </w:r>
      <w:r w:rsidRPr="006F1F16">
        <w:rPr>
          <w:spacing w:val="2"/>
          <w:szCs w:val="22"/>
        </w:rPr>
        <w:t>있으며</w:t>
      </w:r>
      <w:r w:rsidRPr="006F1F16">
        <w:rPr>
          <w:spacing w:val="2"/>
          <w:szCs w:val="22"/>
        </w:rPr>
        <w:t xml:space="preserve">, </w:t>
      </w:r>
      <w:r w:rsidRPr="006F1F16">
        <w:rPr>
          <w:spacing w:val="2"/>
          <w:szCs w:val="22"/>
        </w:rPr>
        <w:t>특판</w:t>
      </w:r>
      <w:r w:rsidRPr="006F1F16">
        <w:rPr>
          <w:spacing w:val="2"/>
          <w:szCs w:val="22"/>
        </w:rPr>
        <w:t xml:space="preserve"> </w:t>
      </w:r>
      <w:r w:rsidRPr="006F1F16">
        <w:rPr>
          <w:spacing w:val="2"/>
          <w:szCs w:val="22"/>
        </w:rPr>
        <w:t>사업</w:t>
      </w:r>
      <w:r w:rsidRPr="006F1F16">
        <w:rPr>
          <w:spacing w:val="2"/>
          <w:szCs w:val="22"/>
        </w:rPr>
        <w:t xml:space="preserve"> </w:t>
      </w:r>
      <w:r w:rsidRPr="006F1F16">
        <w:rPr>
          <w:spacing w:val="2"/>
          <w:szCs w:val="22"/>
        </w:rPr>
        <w:t>대리점</w:t>
      </w:r>
      <w:ins w:id="213" w:author="heesung.ahn" w:date="2021-08-31T00:25:00Z">
        <w:r w:rsidR="00E339A3">
          <w:rPr>
            <w:rFonts w:hint="eastAsia"/>
            <w:spacing w:val="2"/>
            <w:szCs w:val="22"/>
          </w:rPr>
          <w:t>과</w:t>
        </w:r>
      </w:ins>
      <w:ins w:id="214" w:author="heesung.ahn" w:date="2021-08-31T00:26:00Z">
        <w:r w:rsidR="00E339A3">
          <w:rPr>
            <w:rFonts w:hint="eastAsia"/>
            <w:spacing w:val="2"/>
            <w:szCs w:val="22"/>
          </w:rPr>
          <w:t>는</w:t>
        </w:r>
      </w:ins>
      <w:del w:id="215" w:author="heesung.ahn" w:date="2021-08-31T00:25:00Z">
        <w:r w:rsidRPr="006F1F16" w:rsidDel="00C77770">
          <w:rPr>
            <w:spacing w:val="2"/>
            <w:szCs w:val="22"/>
          </w:rPr>
          <w:delText xml:space="preserve"> </w:delText>
        </w:r>
        <w:r w:rsidRPr="006F1F16" w:rsidDel="00C77770">
          <w:rPr>
            <w:spacing w:val="2"/>
            <w:szCs w:val="22"/>
          </w:rPr>
          <w:delText>계약에</w:delText>
        </w:r>
        <w:r w:rsidRPr="006F1F16" w:rsidDel="00C77770">
          <w:rPr>
            <w:spacing w:val="2"/>
            <w:szCs w:val="22"/>
          </w:rPr>
          <w:delText xml:space="preserve"> </w:delText>
        </w:r>
        <w:r w:rsidRPr="006F1F16" w:rsidDel="00C77770">
          <w:rPr>
            <w:spacing w:val="2"/>
            <w:szCs w:val="22"/>
          </w:rPr>
          <w:delText>한하여</w:delText>
        </w:r>
      </w:del>
      <w:r w:rsidRPr="006F1F16">
        <w:rPr>
          <w:spacing w:val="2"/>
          <w:szCs w:val="22"/>
        </w:rPr>
        <w:t xml:space="preserve"> </w:t>
      </w:r>
      <w:r w:rsidRPr="006F1F16">
        <w:rPr>
          <w:spacing w:val="2"/>
          <w:szCs w:val="22"/>
        </w:rPr>
        <w:t>별도의</w:t>
      </w:r>
      <w:r w:rsidRPr="006F1F16">
        <w:rPr>
          <w:spacing w:val="2"/>
          <w:szCs w:val="22"/>
        </w:rPr>
        <w:t xml:space="preserve"> </w:t>
      </w:r>
      <w:r w:rsidRPr="006F1F16">
        <w:rPr>
          <w:spacing w:val="2"/>
          <w:szCs w:val="22"/>
        </w:rPr>
        <w:t>표준</w:t>
      </w:r>
      <w:r w:rsidRPr="006F1F16">
        <w:rPr>
          <w:spacing w:val="2"/>
          <w:szCs w:val="22"/>
        </w:rPr>
        <w:t xml:space="preserve"> </w:t>
      </w:r>
      <w:r w:rsidRPr="006F1F16">
        <w:rPr>
          <w:spacing w:val="2"/>
          <w:szCs w:val="22"/>
        </w:rPr>
        <w:t>계약서를</w:t>
      </w:r>
      <w:r w:rsidRPr="006F1F16">
        <w:rPr>
          <w:spacing w:val="2"/>
          <w:szCs w:val="22"/>
        </w:rPr>
        <w:t xml:space="preserve"> </w:t>
      </w:r>
      <w:ins w:id="216" w:author="heesung.ahn" w:date="2021-08-31T00:26:00Z">
        <w:r w:rsidR="00E339A3">
          <w:rPr>
            <w:rFonts w:hint="eastAsia"/>
            <w:spacing w:val="2"/>
            <w:szCs w:val="22"/>
          </w:rPr>
          <w:t>체결</w:t>
        </w:r>
      </w:ins>
      <w:del w:id="217" w:author="heesung.ahn" w:date="2021-08-31T00:26:00Z">
        <w:r w:rsidRPr="006F1F16" w:rsidDel="00E339A3">
          <w:rPr>
            <w:spacing w:val="2"/>
            <w:szCs w:val="22"/>
          </w:rPr>
          <w:delText>작성</w:delText>
        </w:r>
      </w:del>
      <w:r w:rsidRPr="006F1F16">
        <w:rPr>
          <w:spacing w:val="2"/>
          <w:szCs w:val="22"/>
        </w:rPr>
        <w:t>하고</w:t>
      </w:r>
      <w:r w:rsidRPr="006F1F16">
        <w:rPr>
          <w:spacing w:val="2"/>
          <w:szCs w:val="22"/>
        </w:rPr>
        <w:t xml:space="preserve"> </w:t>
      </w:r>
      <w:r w:rsidRPr="006F1F16">
        <w:rPr>
          <w:spacing w:val="2"/>
          <w:szCs w:val="22"/>
        </w:rPr>
        <w:t>있음</w:t>
      </w:r>
      <w:r w:rsidRPr="006F1F16">
        <w:rPr>
          <w:spacing w:val="2"/>
          <w:szCs w:val="22"/>
        </w:rPr>
        <w:t xml:space="preserve">. </w:t>
      </w:r>
    </w:p>
    <w:p w14:paraId="04CBF588" w14:textId="77777777" w:rsidR="00026A7E" w:rsidRPr="00CB2B3F" w:rsidRDefault="00BB2644" w:rsidP="00026A7E">
      <w:pPr>
        <w:pStyle w:val="a5"/>
        <w:spacing w:after="240"/>
        <w:ind w:leftChars="0" w:left="907"/>
        <w:rPr>
          <w:szCs w:val="22"/>
        </w:rPr>
      </w:pPr>
      <w:ins w:id="218" w:author="heesung.ahn" w:date="2021-08-31T00:26:00Z">
        <w:r>
          <w:rPr>
            <w:rFonts w:hint="eastAsia"/>
            <w:spacing w:val="2"/>
            <w:szCs w:val="22"/>
          </w:rPr>
          <w:t>그</w:t>
        </w:r>
        <w:r>
          <w:rPr>
            <w:rFonts w:hint="eastAsia"/>
            <w:spacing w:val="2"/>
            <w:szCs w:val="22"/>
          </w:rPr>
          <w:t xml:space="preserve"> </w:t>
        </w:r>
        <w:r>
          <w:rPr>
            <w:rFonts w:hint="eastAsia"/>
            <w:spacing w:val="2"/>
            <w:szCs w:val="22"/>
          </w:rPr>
          <w:t>외에</w:t>
        </w:r>
        <w:r>
          <w:rPr>
            <w:rFonts w:hint="eastAsia"/>
            <w:spacing w:val="2"/>
            <w:szCs w:val="22"/>
          </w:rPr>
          <w:t xml:space="preserve">, </w:t>
        </w:r>
      </w:ins>
      <w:r w:rsidR="00026A7E" w:rsidRPr="006F1F16">
        <w:rPr>
          <w:spacing w:val="2"/>
          <w:szCs w:val="22"/>
        </w:rPr>
        <w:t>대상회사는</w:t>
      </w:r>
      <w:r w:rsidR="00026A7E" w:rsidRPr="00CB2B3F">
        <w:rPr>
          <w:szCs w:val="22"/>
        </w:rPr>
        <w:t xml:space="preserve"> </w:t>
      </w:r>
      <w:r w:rsidR="00026A7E" w:rsidRPr="00CB2B3F">
        <w:rPr>
          <w:szCs w:val="22"/>
        </w:rPr>
        <w:t>대상회사의</w:t>
      </w:r>
      <w:r w:rsidR="00026A7E" w:rsidRPr="00CB2B3F">
        <w:rPr>
          <w:szCs w:val="22"/>
        </w:rPr>
        <w:t xml:space="preserve"> </w:t>
      </w:r>
      <w:r w:rsidR="00026A7E" w:rsidRPr="00CB2B3F">
        <w:rPr>
          <w:szCs w:val="22"/>
        </w:rPr>
        <w:t>전시매장에</w:t>
      </w:r>
      <w:r w:rsidR="00026A7E" w:rsidRPr="00CB2B3F">
        <w:rPr>
          <w:szCs w:val="22"/>
        </w:rPr>
        <w:t xml:space="preserve"> </w:t>
      </w:r>
      <w:r w:rsidR="00026A7E" w:rsidRPr="00CB2B3F">
        <w:rPr>
          <w:szCs w:val="22"/>
        </w:rPr>
        <w:t>여러</w:t>
      </w:r>
      <w:r w:rsidR="00026A7E" w:rsidRPr="00CB2B3F">
        <w:rPr>
          <w:szCs w:val="22"/>
        </w:rPr>
        <w:t xml:space="preserve"> </w:t>
      </w:r>
      <w:r w:rsidR="00026A7E" w:rsidRPr="00CB2B3F">
        <w:rPr>
          <w:szCs w:val="22"/>
        </w:rPr>
        <w:t>대리점을</w:t>
      </w:r>
      <w:r w:rsidR="00026A7E" w:rsidRPr="00CB2B3F">
        <w:rPr>
          <w:szCs w:val="22"/>
        </w:rPr>
        <w:t xml:space="preserve"> </w:t>
      </w:r>
      <w:r w:rsidR="00026A7E" w:rsidRPr="00CB2B3F">
        <w:rPr>
          <w:szCs w:val="22"/>
        </w:rPr>
        <w:t>입점하게</w:t>
      </w:r>
      <w:r w:rsidR="00026A7E" w:rsidRPr="00CB2B3F">
        <w:rPr>
          <w:szCs w:val="22"/>
        </w:rPr>
        <w:t xml:space="preserve"> </w:t>
      </w:r>
      <w:r w:rsidR="00026A7E" w:rsidRPr="00CB2B3F">
        <w:rPr>
          <w:szCs w:val="22"/>
        </w:rPr>
        <w:t>하여</w:t>
      </w:r>
      <w:r w:rsidR="00026A7E" w:rsidRPr="00CB2B3F">
        <w:rPr>
          <w:szCs w:val="22"/>
        </w:rPr>
        <w:t xml:space="preserve"> </w:t>
      </w:r>
      <w:r w:rsidR="00026A7E" w:rsidRPr="00CB2B3F">
        <w:rPr>
          <w:szCs w:val="22"/>
        </w:rPr>
        <w:t>영업의</w:t>
      </w:r>
      <w:r w:rsidR="00026A7E" w:rsidRPr="00CB2B3F">
        <w:rPr>
          <w:szCs w:val="22"/>
        </w:rPr>
        <w:t xml:space="preserve"> </w:t>
      </w:r>
      <w:r w:rsidR="00026A7E" w:rsidRPr="00CB2B3F">
        <w:rPr>
          <w:szCs w:val="22"/>
        </w:rPr>
        <w:t>기회를</w:t>
      </w:r>
      <w:r w:rsidR="00026A7E" w:rsidRPr="00CB2B3F">
        <w:rPr>
          <w:szCs w:val="22"/>
        </w:rPr>
        <w:t xml:space="preserve"> </w:t>
      </w:r>
      <w:r w:rsidR="00026A7E" w:rsidRPr="00CB2B3F">
        <w:rPr>
          <w:szCs w:val="22"/>
        </w:rPr>
        <w:t>제공하고</w:t>
      </w:r>
      <w:r w:rsidR="00026A7E" w:rsidRPr="00CB2B3F">
        <w:rPr>
          <w:szCs w:val="22"/>
        </w:rPr>
        <w:t xml:space="preserve">, </w:t>
      </w:r>
      <w:ins w:id="219" w:author="heesung.ahn" w:date="2021-08-31T00:26:00Z">
        <w:r>
          <w:rPr>
            <w:rFonts w:hint="eastAsia"/>
            <w:szCs w:val="22"/>
          </w:rPr>
          <w:t>이와</w:t>
        </w:r>
        <w:r>
          <w:rPr>
            <w:rFonts w:hint="eastAsia"/>
            <w:szCs w:val="22"/>
          </w:rPr>
          <w:t xml:space="preserve"> </w:t>
        </w:r>
        <w:r>
          <w:rPr>
            <w:rFonts w:hint="eastAsia"/>
            <w:szCs w:val="22"/>
          </w:rPr>
          <w:t>관련하여</w:t>
        </w:r>
        <w:r>
          <w:rPr>
            <w:rFonts w:hint="eastAsia"/>
            <w:szCs w:val="22"/>
          </w:rPr>
          <w:t xml:space="preserve"> </w:t>
        </w:r>
        <w:r w:rsidR="000B4FB7">
          <w:rPr>
            <w:rFonts w:hint="eastAsia"/>
            <w:szCs w:val="22"/>
          </w:rPr>
          <w:t>입점하는</w:t>
        </w:r>
      </w:ins>
      <w:del w:id="220" w:author="heesung.ahn" w:date="2021-08-31T00:26:00Z">
        <w:r w:rsidR="00026A7E" w:rsidRPr="00CB2B3F" w:rsidDel="000B4FB7">
          <w:rPr>
            <w:szCs w:val="22"/>
          </w:rPr>
          <w:delText>각</w:delText>
        </w:r>
      </w:del>
      <w:r w:rsidR="00026A7E" w:rsidRPr="00CB2B3F">
        <w:rPr>
          <w:szCs w:val="22"/>
        </w:rPr>
        <w:t xml:space="preserve"> </w:t>
      </w:r>
      <w:r w:rsidR="00026A7E" w:rsidRPr="00CB2B3F">
        <w:rPr>
          <w:szCs w:val="22"/>
        </w:rPr>
        <w:t>대리점과</w:t>
      </w:r>
      <w:r w:rsidR="00026A7E" w:rsidRPr="00CB2B3F">
        <w:rPr>
          <w:szCs w:val="22"/>
        </w:rPr>
        <w:t xml:space="preserve"> </w:t>
      </w:r>
      <w:r w:rsidR="00026A7E" w:rsidRPr="00CB2B3F">
        <w:rPr>
          <w:szCs w:val="22"/>
        </w:rPr>
        <w:t>전시매장</w:t>
      </w:r>
      <w:r w:rsidR="00026A7E" w:rsidRPr="00CB2B3F">
        <w:rPr>
          <w:szCs w:val="22"/>
        </w:rPr>
        <w:t xml:space="preserve"> </w:t>
      </w:r>
      <w:r w:rsidR="00026A7E" w:rsidRPr="00CB2B3F">
        <w:rPr>
          <w:szCs w:val="22"/>
        </w:rPr>
        <w:t>사용계약을</w:t>
      </w:r>
      <w:r w:rsidR="00026A7E" w:rsidRPr="00CB2B3F">
        <w:rPr>
          <w:szCs w:val="22"/>
        </w:rPr>
        <w:t xml:space="preserve"> </w:t>
      </w:r>
      <w:r w:rsidR="00026A7E" w:rsidRPr="00CB2B3F">
        <w:rPr>
          <w:szCs w:val="22"/>
        </w:rPr>
        <w:t>체결하고</w:t>
      </w:r>
      <w:r w:rsidR="00026A7E" w:rsidRPr="00CB2B3F">
        <w:rPr>
          <w:szCs w:val="22"/>
        </w:rPr>
        <w:t xml:space="preserve"> </w:t>
      </w:r>
      <w:r w:rsidR="00026A7E" w:rsidRPr="00CB2B3F">
        <w:rPr>
          <w:szCs w:val="22"/>
        </w:rPr>
        <w:t>있음</w:t>
      </w:r>
      <w:r w:rsidR="00026A7E" w:rsidRPr="00CB2B3F">
        <w:rPr>
          <w:szCs w:val="22"/>
        </w:rPr>
        <w:t xml:space="preserve">. </w:t>
      </w:r>
      <w:ins w:id="221" w:author="heesung.ahn" w:date="2021-08-31T00:28:00Z">
        <w:r w:rsidR="000E7F6F">
          <w:rPr>
            <w:szCs w:val="22"/>
          </w:rPr>
          <w:t>[</w:t>
        </w:r>
        <w:r w:rsidR="000E7F6F">
          <w:rPr>
            <w:rFonts w:hint="eastAsia"/>
            <w:szCs w:val="22"/>
          </w:rPr>
          <w:t>아래</w:t>
        </w:r>
        <w:r w:rsidR="000E7F6F">
          <w:rPr>
            <w:rFonts w:hint="eastAsia"/>
            <w:szCs w:val="22"/>
          </w:rPr>
          <w:t xml:space="preserve"> </w:t>
        </w:r>
        <w:r w:rsidR="000E7F6F">
          <w:rPr>
            <w:szCs w:val="22"/>
          </w:rPr>
          <w:t>(1)</w:t>
        </w:r>
        <w:r w:rsidR="000E7F6F">
          <w:rPr>
            <w:rFonts w:hint="eastAsia"/>
            <w:szCs w:val="22"/>
          </w:rPr>
          <w:t>과</w:t>
        </w:r>
        <w:r w:rsidR="000E7F6F">
          <w:rPr>
            <w:rFonts w:hint="eastAsia"/>
            <w:szCs w:val="22"/>
          </w:rPr>
          <w:t xml:space="preserve"> </w:t>
        </w:r>
        <w:r w:rsidR="000E7F6F">
          <w:rPr>
            <w:rFonts w:hint="eastAsia"/>
            <w:szCs w:val="22"/>
          </w:rPr>
          <w:t>나의</w:t>
        </w:r>
        <w:r w:rsidR="000E7F6F">
          <w:rPr>
            <w:rFonts w:hint="eastAsia"/>
            <w:szCs w:val="22"/>
          </w:rPr>
          <w:t xml:space="preserve"> </w:t>
        </w:r>
        <w:r w:rsidR="000E7F6F">
          <w:rPr>
            <w:rFonts w:hint="eastAsia"/>
            <w:szCs w:val="22"/>
          </w:rPr>
          <w:t>관계는</w:t>
        </w:r>
        <w:r w:rsidR="000E7F6F">
          <w:rPr>
            <w:rFonts w:hint="eastAsia"/>
            <w:szCs w:val="22"/>
          </w:rPr>
          <w:t xml:space="preserve"> </w:t>
        </w:r>
        <w:r w:rsidR="000E7F6F">
          <w:rPr>
            <w:rFonts w:hint="eastAsia"/>
            <w:szCs w:val="22"/>
          </w:rPr>
          <w:t>어떻게</w:t>
        </w:r>
        <w:r w:rsidR="000E7F6F">
          <w:rPr>
            <w:rFonts w:hint="eastAsia"/>
            <w:szCs w:val="22"/>
          </w:rPr>
          <w:t xml:space="preserve"> </w:t>
        </w:r>
        <w:r w:rsidR="000E7F6F">
          <w:rPr>
            <w:rFonts w:hint="eastAsia"/>
            <w:szCs w:val="22"/>
          </w:rPr>
          <w:t>되나요</w:t>
        </w:r>
        <w:r w:rsidR="000E7F6F">
          <w:rPr>
            <w:rFonts w:hint="eastAsia"/>
            <w:szCs w:val="22"/>
          </w:rPr>
          <w:t>?</w:t>
        </w:r>
        <w:r w:rsidR="000E7F6F">
          <w:rPr>
            <w:szCs w:val="22"/>
          </w:rPr>
          <w:t xml:space="preserve"> </w:t>
        </w:r>
      </w:ins>
    </w:p>
    <w:p w14:paraId="1F970DB8" w14:textId="77777777" w:rsidR="00026A7E" w:rsidRPr="000E7F6F" w:rsidRDefault="00026A7E" w:rsidP="000E7F6F">
      <w:pPr>
        <w:pStyle w:val="a5"/>
        <w:numPr>
          <w:ilvl w:val="0"/>
          <w:numId w:val="117"/>
        </w:numPr>
        <w:spacing w:after="240"/>
        <w:ind w:leftChars="0"/>
        <w:rPr>
          <w:b/>
          <w:szCs w:val="22"/>
        </w:rPr>
      </w:pPr>
      <w:r w:rsidRPr="000E7F6F">
        <w:rPr>
          <w:b/>
          <w:szCs w:val="22"/>
        </w:rPr>
        <w:t>부엌가구</w:t>
      </w:r>
      <w:r w:rsidRPr="000E7F6F">
        <w:rPr>
          <w:b/>
          <w:szCs w:val="22"/>
        </w:rPr>
        <w:t xml:space="preserve"> </w:t>
      </w:r>
      <w:r w:rsidRPr="000E7F6F">
        <w:rPr>
          <w:b/>
          <w:szCs w:val="22"/>
        </w:rPr>
        <w:t>및</w:t>
      </w:r>
      <w:r w:rsidRPr="000E7F6F">
        <w:rPr>
          <w:b/>
          <w:szCs w:val="22"/>
        </w:rPr>
        <w:t xml:space="preserve"> </w:t>
      </w:r>
      <w:r w:rsidRPr="000E7F6F">
        <w:rPr>
          <w:b/>
          <w:szCs w:val="22"/>
        </w:rPr>
        <w:t>인테리어</w:t>
      </w:r>
      <w:r w:rsidRPr="000E7F6F">
        <w:rPr>
          <w:b/>
          <w:szCs w:val="22"/>
        </w:rPr>
        <w:t xml:space="preserve"> </w:t>
      </w:r>
      <w:ins w:id="222" w:author="heesung.ahn" w:date="2021-08-31T00:31:00Z">
        <w:r w:rsidR="00384ACF">
          <w:rPr>
            <w:b/>
            <w:szCs w:val="22"/>
          </w:rPr>
          <w:t xml:space="preserve">- </w:t>
        </w:r>
      </w:ins>
      <w:ins w:id="223" w:author="heesung.ahn" w:date="2021-08-31T00:36:00Z">
        <w:r w:rsidR="005D1497">
          <w:rPr>
            <w:rFonts w:hint="eastAsia"/>
            <w:b/>
            <w:szCs w:val="22"/>
          </w:rPr>
          <w:t>재</w:t>
        </w:r>
      </w:ins>
      <w:r w:rsidRPr="000E7F6F">
        <w:rPr>
          <w:b/>
          <w:szCs w:val="22"/>
        </w:rPr>
        <w:t>판매대리점</w:t>
      </w:r>
      <w:r w:rsidRPr="000E7F6F">
        <w:rPr>
          <w:b/>
          <w:szCs w:val="22"/>
        </w:rPr>
        <w:t xml:space="preserve"> </w:t>
      </w:r>
      <w:r w:rsidRPr="000E7F6F">
        <w:rPr>
          <w:b/>
          <w:szCs w:val="22"/>
        </w:rPr>
        <w:t>계약서</w:t>
      </w:r>
    </w:p>
    <w:p w14:paraId="00F5FEE0" w14:textId="77777777" w:rsidR="00026A7E" w:rsidRPr="000E7F6F" w:rsidRDefault="00026A7E" w:rsidP="000E7F6F">
      <w:pPr>
        <w:pStyle w:val="a5"/>
        <w:numPr>
          <w:ilvl w:val="4"/>
          <w:numId w:val="7"/>
        </w:numPr>
        <w:spacing w:after="240"/>
        <w:ind w:leftChars="0" w:left="1418" w:hanging="454"/>
        <w:rPr>
          <w:b/>
          <w:szCs w:val="22"/>
        </w:rPr>
      </w:pPr>
      <w:r w:rsidRPr="000E7F6F">
        <w:rPr>
          <w:b/>
          <w:szCs w:val="22"/>
        </w:rPr>
        <w:t>주요내용</w:t>
      </w:r>
    </w:p>
    <w:tbl>
      <w:tblPr>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00"/>
        <w:gridCol w:w="6746"/>
      </w:tblGrid>
      <w:tr w:rsidR="00026A7E" w:rsidRPr="00891AA7" w14:paraId="3F3F7299" w14:textId="77777777" w:rsidTr="000E7F6F">
        <w:trPr>
          <w:trHeight w:val="340"/>
          <w:tblHeader/>
        </w:trPr>
        <w:tc>
          <w:tcPr>
            <w:tcW w:w="1900" w:type="dxa"/>
            <w:tcBorders>
              <w:top w:val="single" w:sz="12" w:space="0" w:color="404040" w:themeColor="text1" w:themeTint="BF"/>
              <w:bottom w:val="single" w:sz="4" w:space="0" w:color="404040" w:themeColor="text1" w:themeTint="BF"/>
            </w:tcBorders>
            <w:shd w:val="clear" w:color="auto" w:fill="DEEEEE"/>
            <w:vAlign w:val="center"/>
          </w:tcPr>
          <w:p w14:paraId="783F7F3C"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항목</w:t>
            </w:r>
          </w:p>
        </w:tc>
        <w:tc>
          <w:tcPr>
            <w:tcW w:w="6746" w:type="dxa"/>
            <w:tcBorders>
              <w:top w:val="single" w:sz="12" w:space="0" w:color="404040" w:themeColor="text1" w:themeTint="BF"/>
              <w:bottom w:val="single" w:sz="4" w:space="0" w:color="404040" w:themeColor="text1" w:themeTint="BF"/>
            </w:tcBorders>
            <w:shd w:val="clear" w:color="auto" w:fill="DEEEEE"/>
            <w:vAlign w:val="center"/>
          </w:tcPr>
          <w:p w14:paraId="370112EA"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내용</w:t>
            </w:r>
          </w:p>
        </w:tc>
      </w:tr>
      <w:tr w:rsidR="00026A7E" w:rsidRPr="00891AA7" w14:paraId="63ECD42C" w14:textId="77777777" w:rsidTr="000E7F6F">
        <w:trPr>
          <w:trHeight w:val="397"/>
        </w:trPr>
        <w:tc>
          <w:tcPr>
            <w:tcW w:w="1900" w:type="dxa"/>
            <w:tcBorders>
              <w:top w:val="single" w:sz="4" w:space="0" w:color="404040" w:themeColor="text1" w:themeTint="BF"/>
            </w:tcBorders>
            <w:shd w:val="clear" w:color="auto" w:fill="F2F2F2" w:themeFill="background1" w:themeFillShade="F2"/>
            <w:vAlign w:val="center"/>
          </w:tcPr>
          <w:p w14:paraId="001C3E63" w14:textId="77777777" w:rsidR="00026A7E" w:rsidRPr="00891AA7" w:rsidRDefault="00026A7E" w:rsidP="0091358C">
            <w:pPr>
              <w:pStyle w:val="a5"/>
              <w:spacing w:line="280" w:lineRule="atLeast"/>
              <w:ind w:leftChars="0" w:left="0"/>
              <w:jc w:val="center"/>
              <w:rPr>
                <w:sz w:val="20"/>
                <w:szCs w:val="20"/>
              </w:rPr>
            </w:pPr>
            <w:r w:rsidRPr="00891AA7">
              <w:rPr>
                <w:sz w:val="20"/>
                <w:szCs w:val="20"/>
              </w:rPr>
              <w:t>발주</w:t>
            </w:r>
          </w:p>
        </w:tc>
        <w:tc>
          <w:tcPr>
            <w:tcW w:w="6746" w:type="dxa"/>
            <w:tcBorders>
              <w:top w:val="single" w:sz="4" w:space="0" w:color="404040" w:themeColor="text1" w:themeTint="BF"/>
            </w:tcBorders>
            <w:shd w:val="clear" w:color="auto" w:fill="auto"/>
            <w:vAlign w:val="center"/>
          </w:tcPr>
          <w:p w14:paraId="56921788" w14:textId="77777777" w:rsidR="00026A7E" w:rsidRPr="000568FA" w:rsidRDefault="00026A7E" w:rsidP="0091358C">
            <w:pPr>
              <w:pStyle w:val="a5"/>
              <w:numPr>
                <w:ilvl w:val="0"/>
                <w:numId w:val="56"/>
              </w:numPr>
              <w:spacing w:line="280" w:lineRule="atLeast"/>
              <w:ind w:leftChars="0" w:left="227" w:hanging="227"/>
              <w:rPr>
                <w:sz w:val="20"/>
                <w:szCs w:val="20"/>
              </w:rPr>
            </w:pPr>
            <w:r w:rsidRPr="00985B99">
              <w:rPr>
                <w:sz w:val="20"/>
                <w:szCs w:val="20"/>
              </w:rPr>
              <w:t>대리점은</w:t>
            </w:r>
            <w:r w:rsidRPr="00985B99">
              <w:rPr>
                <w:sz w:val="20"/>
                <w:szCs w:val="20"/>
              </w:rPr>
              <w:t xml:space="preserve"> </w:t>
            </w:r>
            <w:r w:rsidRPr="00985B99">
              <w:rPr>
                <w:sz w:val="20"/>
                <w:szCs w:val="20"/>
              </w:rPr>
              <w:t>물품의</w:t>
            </w:r>
            <w:r w:rsidRPr="00985B99">
              <w:rPr>
                <w:sz w:val="20"/>
                <w:szCs w:val="20"/>
              </w:rPr>
              <w:t xml:space="preserve"> </w:t>
            </w:r>
            <w:r w:rsidRPr="00985B99">
              <w:rPr>
                <w:sz w:val="20"/>
                <w:szCs w:val="20"/>
              </w:rPr>
              <w:t>공급기일</w:t>
            </w:r>
            <w:r w:rsidRPr="00985B99">
              <w:rPr>
                <w:sz w:val="20"/>
                <w:szCs w:val="20"/>
              </w:rPr>
              <w:t xml:space="preserve"> </w:t>
            </w:r>
            <w:r w:rsidRPr="00985B99">
              <w:rPr>
                <w:sz w:val="20"/>
                <w:szCs w:val="20"/>
              </w:rPr>
              <w:t>및</w:t>
            </w:r>
            <w:r w:rsidRPr="00985B99">
              <w:rPr>
                <w:sz w:val="20"/>
                <w:szCs w:val="20"/>
              </w:rPr>
              <w:t xml:space="preserve"> </w:t>
            </w:r>
            <w:r w:rsidRPr="00985B99">
              <w:rPr>
                <w:sz w:val="20"/>
                <w:szCs w:val="20"/>
              </w:rPr>
              <w:t>수량을</w:t>
            </w:r>
            <w:r w:rsidRPr="00985B99">
              <w:rPr>
                <w:sz w:val="20"/>
                <w:szCs w:val="20"/>
              </w:rPr>
              <w:t xml:space="preserve"> </w:t>
            </w:r>
            <w:r w:rsidRPr="00985B99">
              <w:rPr>
                <w:sz w:val="20"/>
                <w:szCs w:val="20"/>
              </w:rPr>
              <w:t>대상회사와</w:t>
            </w:r>
            <w:r w:rsidRPr="00985B99">
              <w:rPr>
                <w:sz w:val="20"/>
                <w:szCs w:val="20"/>
              </w:rPr>
              <w:t xml:space="preserve"> </w:t>
            </w:r>
            <w:r w:rsidRPr="00985B99">
              <w:rPr>
                <w:sz w:val="20"/>
                <w:szCs w:val="20"/>
              </w:rPr>
              <w:t>협의한</w:t>
            </w:r>
            <w:r w:rsidRPr="00985B99">
              <w:rPr>
                <w:sz w:val="20"/>
                <w:szCs w:val="20"/>
              </w:rPr>
              <w:t xml:space="preserve"> </w:t>
            </w:r>
            <w:r w:rsidRPr="00985B99">
              <w:rPr>
                <w:sz w:val="20"/>
                <w:szCs w:val="20"/>
              </w:rPr>
              <w:t>후</w:t>
            </w:r>
            <w:r w:rsidRPr="00985B99">
              <w:rPr>
                <w:sz w:val="20"/>
                <w:szCs w:val="20"/>
              </w:rPr>
              <w:t xml:space="preserve"> </w:t>
            </w:r>
            <w:r w:rsidRPr="00985B99">
              <w:rPr>
                <w:sz w:val="20"/>
                <w:szCs w:val="20"/>
              </w:rPr>
              <w:t>물품을</w:t>
            </w:r>
            <w:r w:rsidRPr="00985B99">
              <w:rPr>
                <w:sz w:val="20"/>
                <w:szCs w:val="20"/>
              </w:rPr>
              <w:t xml:space="preserve"> </w:t>
            </w:r>
            <w:r w:rsidRPr="00985B99">
              <w:rPr>
                <w:sz w:val="20"/>
                <w:szCs w:val="20"/>
              </w:rPr>
              <w:t>발주함</w:t>
            </w:r>
            <w:del w:id="224" w:author="heesung.ahn" w:date="2021-08-31T00:26:00Z">
              <w:r w:rsidRPr="00985B99" w:rsidDel="00106749">
                <w:rPr>
                  <w:sz w:val="20"/>
                  <w:szCs w:val="20"/>
                </w:rPr>
                <w:delText>.</w:delText>
              </w:r>
            </w:del>
          </w:p>
          <w:p w14:paraId="3D9DA5C2"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답변에</w:t>
            </w:r>
            <w:r w:rsidRPr="00985B99">
              <w:rPr>
                <w:sz w:val="20"/>
                <w:szCs w:val="20"/>
              </w:rPr>
              <w:t xml:space="preserve"> </w:t>
            </w:r>
            <w:r w:rsidRPr="00985B99">
              <w:rPr>
                <w:sz w:val="20"/>
                <w:szCs w:val="20"/>
              </w:rPr>
              <w:t>의하면</w:t>
            </w:r>
            <w:r w:rsidRPr="00985B99">
              <w:rPr>
                <w:sz w:val="20"/>
                <w:szCs w:val="20"/>
              </w:rPr>
              <w:t xml:space="preserve">, </w:t>
            </w:r>
            <w:r w:rsidRPr="00985B99">
              <w:rPr>
                <w:sz w:val="20"/>
                <w:szCs w:val="20"/>
              </w:rPr>
              <w:t>발주서는</w:t>
            </w:r>
            <w:r w:rsidRPr="00985B99">
              <w:rPr>
                <w:sz w:val="20"/>
                <w:szCs w:val="20"/>
              </w:rPr>
              <w:t xml:space="preserve"> </w:t>
            </w:r>
            <w:r w:rsidRPr="00985B99">
              <w:rPr>
                <w:sz w:val="20"/>
                <w:szCs w:val="20"/>
              </w:rPr>
              <w:t>표준</w:t>
            </w:r>
            <w:r w:rsidRPr="00985B99">
              <w:rPr>
                <w:sz w:val="20"/>
                <w:szCs w:val="20"/>
              </w:rPr>
              <w:t xml:space="preserve"> </w:t>
            </w:r>
            <w:r w:rsidRPr="00985B99">
              <w:rPr>
                <w:sz w:val="20"/>
                <w:szCs w:val="20"/>
              </w:rPr>
              <w:t>양식으로</w:t>
            </w:r>
            <w:r w:rsidRPr="00985B99">
              <w:rPr>
                <w:sz w:val="20"/>
                <w:szCs w:val="20"/>
              </w:rPr>
              <w:t xml:space="preserve"> </w:t>
            </w:r>
            <w:r w:rsidRPr="00985B99">
              <w:rPr>
                <w:sz w:val="20"/>
                <w:szCs w:val="20"/>
              </w:rPr>
              <w:t>작성되고</w:t>
            </w:r>
            <w:r w:rsidRPr="00985B99">
              <w:rPr>
                <w:sz w:val="20"/>
                <w:szCs w:val="20"/>
              </w:rPr>
              <w:t xml:space="preserve"> </w:t>
            </w:r>
            <w:r w:rsidRPr="00985B99">
              <w:rPr>
                <w:sz w:val="20"/>
                <w:szCs w:val="20"/>
              </w:rPr>
              <w:t>있</w:t>
            </w:r>
            <w:r>
              <w:rPr>
                <w:rFonts w:hint="eastAsia"/>
                <w:sz w:val="20"/>
                <w:szCs w:val="20"/>
              </w:rPr>
              <w:t>음</w:t>
            </w:r>
            <w:r>
              <w:rPr>
                <w:rFonts w:hint="eastAsia"/>
                <w:sz w:val="20"/>
                <w:szCs w:val="20"/>
              </w:rPr>
              <w:t>.</w:t>
            </w:r>
            <w:r>
              <w:rPr>
                <w:sz w:val="20"/>
                <w:szCs w:val="20"/>
              </w:rPr>
              <w:t xml:space="preserve"> </w:t>
            </w:r>
            <w:r>
              <w:rPr>
                <w:rFonts w:hint="eastAsia"/>
                <w:sz w:val="20"/>
                <w:szCs w:val="20"/>
              </w:rPr>
              <w:t>제공된</w:t>
            </w:r>
            <w:r>
              <w:rPr>
                <w:rFonts w:hint="eastAsia"/>
                <w:sz w:val="20"/>
                <w:szCs w:val="20"/>
              </w:rPr>
              <w:t xml:space="preserve"> </w:t>
            </w:r>
            <w:r>
              <w:rPr>
                <w:rFonts w:hint="eastAsia"/>
                <w:sz w:val="20"/>
                <w:szCs w:val="20"/>
              </w:rPr>
              <w:t>표준</w:t>
            </w:r>
            <w:r>
              <w:rPr>
                <w:rFonts w:hint="eastAsia"/>
                <w:sz w:val="20"/>
                <w:szCs w:val="20"/>
              </w:rPr>
              <w:t xml:space="preserve"> </w:t>
            </w:r>
            <w:r>
              <w:rPr>
                <w:rFonts w:hint="eastAsia"/>
                <w:sz w:val="20"/>
                <w:szCs w:val="20"/>
              </w:rPr>
              <w:t>발주서에</w:t>
            </w:r>
            <w:r>
              <w:rPr>
                <w:rFonts w:hint="eastAsia"/>
                <w:sz w:val="20"/>
                <w:szCs w:val="20"/>
              </w:rPr>
              <w:t xml:space="preserve"> </w:t>
            </w:r>
            <w:r>
              <w:rPr>
                <w:rFonts w:hint="eastAsia"/>
                <w:sz w:val="20"/>
                <w:szCs w:val="20"/>
              </w:rPr>
              <w:t>의하면</w:t>
            </w:r>
            <w:r>
              <w:rPr>
                <w:rFonts w:hint="eastAsia"/>
                <w:sz w:val="20"/>
                <w:szCs w:val="20"/>
              </w:rPr>
              <w:t>,</w:t>
            </w:r>
            <w:r w:rsidRPr="00985B99">
              <w:rPr>
                <w:sz w:val="20"/>
                <w:szCs w:val="20"/>
              </w:rPr>
              <w:t xml:space="preserve"> </w:t>
            </w:r>
            <w:r>
              <w:rPr>
                <w:rFonts w:hint="eastAsia"/>
                <w:sz w:val="20"/>
                <w:szCs w:val="20"/>
              </w:rPr>
              <w:t>발주서는</w:t>
            </w:r>
            <w:r>
              <w:rPr>
                <w:rFonts w:hint="eastAsia"/>
                <w:sz w:val="20"/>
                <w:szCs w:val="20"/>
              </w:rPr>
              <w:t xml:space="preserve"> </w:t>
            </w:r>
            <w:r w:rsidRPr="00985B99">
              <w:rPr>
                <w:sz w:val="20"/>
                <w:szCs w:val="20"/>
              </w:rPr>
              <w:t>물품</w:t>
            </w:r>
            <w:r w:rsidRPr="00985B99">
              <w:rPr>
                <w:sz w:val="20"/>
                <w:szCs w:val="20"/>
              </w:rPr>
              <w:t xml:space="preserve"> </w:t>
            </w:r>
            <w:r w:rsidRPr="00985B99">
              <w:rPr>
                <w:sz w:val="20"/>
                <w:szCs w:val="20"/>
              </w:rPr>
              <w:t>공급의</w:t>
            </w:r>
            <w:r w:rsidRPr="00985B99">
              <w:rPr>
                <w:sz w:val="20"/>
                <w:szCs w:val="20"/>
              </w:rPr>
              <w:t xml:space="preserve"> </w:t>
            </w:r>
            <w:r w:rsidRPr="00985B99">
              <w:rPr>
                <w:sz w:val="20"/>
                <w:szCs w:val="20"/>
              </w:rPr>
              <w:t>구체적인</w:t>
            </w:r>
            <w:r w:rsidRPr="00985B99">
              <w:rPr>
                <w:sz w:val="20"/>
                <w:szCs w:val="20"/>
              </w:rPr>
              <w:t xml:space="preserve"> </w:t>
            </w:r>
            <w:r w:rsidRPr="00985B99">
              <w:rPr>
                <w:sz w:val="20"/>
                <w:szCs w:val="20"/>
              </w:rPr>
              <w:t>내용</w:t>
            </w:r>
            <w:r w:rsidRPr="00985B99">
              <w:rPr>
                <w:sz w:val="20"/>
                <w:szCs w:val="20"/>
              </w:rPr>
              <w:t>(</w:t>
            </w:r>
            <w:r w:rsidRPr="00985B99">
              <w:rPr>
                <w:sz w:val="20"/>
                <w:szCs w:val="20"/>
              </w:rPr>
              <w:t>가격</w:t>
            </w:r>
            <w:r w:rsidRPr="00985B99">
              <w:rPr>
                <w:sz w:val="20"/>
                <w:szCs w:val="20"/>
              </w:rPr>
              <w:t xml:space="preserve">, </w:t>
            </w:r>
            <w:r w:rsidRPr="00985B99">
              <w:rPr>
                <w:sz w:val="20"/>
                <w:szCs w:val="20"/>
              </w:rPr>
              <w:t>납기</w:t>
            </w:r>
            <w:r w:rsidRPr="00985B99">
              <w:rPr>
                <w:sz w:val="20"/>
                <w:szCs w:val="20"/>
              </w:rPr>
              <w:t>)</w:t>
            </w:r>
            <w:r w:rsidRPr="00985B99">
              <w:rPr>
                <w:sz w:val="20"/>
                <w:szCs w:val="20"/>
              </w:rPr>
              <w:t>를</w:t>
            </w:r>
            <w:r w:rsidRPr="00985B99">
              <w:rPr>
                <w:sz w:val="20"/>
                <w:szCs w:val="20"/>
              </w:rPr>
              <w:t xml:space="preserve"> </w:t>
            </w:r>
            <w:r w:rsidRPr="00985B99">
              <w:rPr>
                <w:sz w:val="20"/>
                <w:szCs w:val="20"/>
              </w:rPr>
              <w:t>규정하는</w:t>
            </w:r>
            <w:r w:rsidRPr="00985B99">
              <w:rPr>
                <w:sz w:val="20"/>
                <w:szCs w:val="20"/>
              </w:rPr>
              <w:t xml:space="preserve"> </w:t>
            </w:r>
            <w:r w:rsidRPr="00985B99">
              <w:rPr>
                <w:sz w:val="20"/>
                <w:szCs w:val="20"/>
              </w:rPr>
              <w:t>것</w:t>
            </w:r>
            <w:r w:rsidRPr="00985B99">
              <w:rPr>
                <w:sz w:val="20"/>
                <w:szCs w:val="20"/>
              </w:rPr>
              <w:t xml:space="preserve"> </w:t>
            </w:r>
            <w:r w:rsidRPr="00985B99">
              <w:rPr>
                <w:sz w:val="20"/>
                <w:szCs w:val="20"/>
              </w:rPr>
              <w:t>이외에</w:t>
            </w:r>
            <w:r w:rsidRPr="00985B99">
              <w:rPr>
                <w:sz w:val="20"/>
                <w:szCs w:val="20"/>
              </w:rPr>
              <w:t xml:space="preserve"> </w:t>
            </w:r>
            <w:r w:rsidRPr="00985B99">
              <w:rPr>
                <w:sz w:val="20"/>
                <w:szCs w:val="20"/>
              </w:rPr>
              <w:t>특별한</w:t>
            </w:r>
            <w:r w:rsidRPr="00985B99">
              <w:rPr>
                <w:sz w:val="20"/>
                <w:szCs w:val="20"/>
              </w:rPr>
              <w:t xml:space="preserve"> </w:t>
            </w:r>
            <w:r w:rsidRPr="00985B99">
              <w:rPr>
                <w:sz w:val="20"/>
                <w:szCs w:val="20"/>
              </w:rPr>
              <w:t>사항을</w:t>
            </w:r>
            <w:r w:rsidRPr="00985B99">
              <w:rPr>
                <w:sz w:val="20"/>
                <w:szCs w:val="20"/>
              </w:rPr>
              <w:t xml:space="preserve"> </w:t>
            </w:r>
            <w:r w:rsidRPr="00985B99">
              <w:rPr>
                <w:sz w:val="20"/>
                <w:szCs w:val="20"/>
              </w:rPr>
              <w:t>규정하지</w:t>
            </w:r>
            <w:r w:rsidRPr="00985B99">
              <w:rPr>
                <w:sz w:val="20"/>
                <w:szCs w:val="20"/>
              </w:rPr>
              <w:t xml:space="preserve"> </w:t>
            </w:r>
            <w:r w:rsidRPr="00985B99">
              <w:rPr>
                <w:sz w:val="20"/>
                <w:szCs w:val="20"/>
              </w:rPr>
              <w:t>않</w:t>
            </w:r>
            <w:r>
              <w:rPr>
                <w:rFonts w:hint="eastAsia"/>
                <w:sz w:val="20"/>
                <w:szCs w:val="20"/>
              </w:rPr>
              <w:t>음</w:t>
            </w:r>
            <w:del w:id="225" w:author="heesung.ahn" w:date="2021-08-31T00:26:00Z">
              <w:r w:rsidDel="00106749">
                <w:rPr>
                  <w:rFonts w:hint="eastAsia"/>
                  <w:sz w:val="20"/>
                  <w:szCs w:val="20"/>
                </w:rPr>
                <w:delText>.</w:delText>
              </w:r>
            </w:del>
          </w:p>
        </w:tc>
      </w:tr>
      <w:tr w:rsidR="00026A7E" w:rsidRPr="00891AA7" w14:paraId="4F7E727B" w14:textId="77777777" w:rsidTr="000E7F6F">
        <w:trPr>
          <w:trHeight w:val="397"/>
        </w:trPr>
        <w:tc>
          <w:tcPr>
            <w:tcW w:w="1900" w:type="dxa"/>
            <w:shd w:val="clear" w:color="auto" w:fill="F2F2F2" w:themeFill="background1" w:themeFillShade="F2"/>
            <w:vAlign w:val="center"/>
          </w:tcPr>
          <w:p w14:paraId="0F948DE1" w14:textId="77777777" w:rsidR="00026A7E" w:rsidRPr="00891AA7" w:rsidRDefault="00026A7E" w:rsidP="0091358C">
            <w:pPr>
              <w:pStyle w:val="a5"/>
              <w:spacing w:line="280" w:lineRule="atLeast"/>
              <w:ind w:leftChars="0" w:left="0"/>
              <w:jc w:val="center"/>
              <w:rPr>
                <w:sz w:val="20"/>
                <w:szCs w:val="20"/>
              </w:rPr>
            </w:pPr>
            <w:r w:rsidRPr="00891AA7">
              <w:rPr>
                <w:sz w:val="20"/>
                <w:szCs w:val="20"/>
              </w:rPr>
              <w:t>시공</w:t>
            </w:r>
            <w:r w:rsidRPr="00891AA7">
              <w:rPr>
                <w:sz w:val="20"/>
                <w:szCs w:val="20"/>
              </w:rPr>
              <w:t xml:space="preserve"> </w:t>
            </w:r>
            <w:r w:rsidRPr="00891AA7">
              <w:rPr>
                <w:sz w:val="20"/>
                <w:szCs w:val="20"/>
              </w:rPr>
              <w:t>및</w:t>
            </w:r>
            <w:r w:rsidRPr="00891AA7">
              <w:rPr>
                <w:sz w:val="20"/>
                <w:szCs w:val="20"/>
              </w:rPr>
              <w:t xml:space="preserve"> </w:t>
            </w:r>
            <w:r w:rsidRPr="00891AA7">
              <w:rPr>
                <w:sz w:val="20"/>
                <w:szCs w:val="20"/>
              </w:rPr>
              <w:t>하자</w:t>
            </w:r>
          </w:p>
        </w:tc>
        <w:tc>
          <w:tcPr>
            <w:tcW w:w="6746" w:type="dxa"/>
            <w:shd w:val="clear" w:color="auto" w:fill="auto"/>
            <w:vAlign w:val="center"/>
          </w:tcPr>
          <w:p w14:paraId="5113A7CF"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원칙적으로</w:t>
            </w:r>
            <w:r w:rsidRPr="00985B99">
              <w:rPr>
                <w:sz w:val="20"/>
                <w:szCs w:val="20"/>
              </w:rPr>
              <w:t xml:space="preserve"> </w:t>
            </w:r>
            <w:r w:rsidRPr="00985B99">
              <w:rPr>
                <w:sz w:val="20"/>
                <w:szCs w:val="20"/>
              </w:rPr>
              <w:t>대상회사</w:t>
            </w:r>
            <w:r w:rsidRPr="00985B99">
              <w:rPr>
                <w:sz w:val="20"/>
                <w:szCs w:val="20"/>
              </w:rPr>
              <w:t xml:space="preserve"> </w:t>
            </w:r>
            <w:r w:rsidRPr="00985B99">
              <w:rPr>
                <w:sz w:val="20"/>
                <w:szCs w:val="20"/>
              </w:rPr>
              <w:t>또는</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지정한</w:t>
            </w:r>
            <w:r w:rsidRPr="00985B99">
              <w:rPr>
                <w:sz w:val="20"/>
                <w:szCs w:val="20"/>
              </w:rPr>
              <w:t xml:space="preserve"> </w:t>
            </w:r>
            <w:r w:rsidRPr="00985B99">
              <w:rPr>
                <w:sz w:val="20"/>
                <w:szCs w:val="20"/>
              </w:rPr>
              <w:t>업체가</w:t>
            </w:r>
            <w:r w:rsidRPr="00985B99">
              <w:rPr>
                <w:sz w:val="20"/>
                <w:szCs w:val="20"/>
              </w:rPr>
              <w:t xml:space="preserve"> </w:t>
            </w:r>
            <w:r w:rsidRPr="00985B99">
              <w:rPr>
                <w:sz w:val="20"/>
                <w:szCs w:val="20"/>
              </w:rPr>
              <w:t>시공</w:t>
            </w:r>
          </w:p>
          <w:p w14:paraId="7A199D71"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대리점이</w:t>
            </w:r>
            <w:r w:rsidRPr="00985B99">
              <w:rPr>
                <w:sz w:val="20"/>
                <w:szCs w:val="20"/>
              </w:rPr>
              <w:t xml:space="preserve"> </w:t>
            </w:r>
            <w:proofErr w:type="spellStart"/>
            <w:r w:rsidRPr="00985B99">
              <w:rPr>
                <w:sz w:val="20"/>
                <w:szCs w:val="20"/>
              </w:rPr>
              <w:t>자체시공하고자</w:t>
            </w:r>
            <w:proofErr w:type="spellEnd"/>
            <w:r w:rsidRPr="00985B99">
              <w:rPr>
                <w:sz w:val="20"/>
                <w:szCs w:val="20"/>
              </w:rPr>
              <w:t xml:space="preserve"> </w:t>
            </w:r>
            <w:r w:rsidRPr="00985B99">
              <w:rPr>
                <w:sz w:val="20"/>
                <w:szCs w:val="20"/>
              </w:rPr>
              <w:t>하는</w:t>
            </w:r>
            <w:r w:rsidRPr="00985B99">
              <w:rPr>
                <w:sz w:val="20"/>
                <w:szCs w:val="20"/>
              </w:rPr>
              <w:t xml:space="preserve"> </w:t>
            </w:r>
            <w:r w:rsidRPr="00985B99">
              <w:rPr>
                <w:sz w:val="20"/>
                <w:szCs w:val="20"/>
              </w:rPr>
              <w:t>경우에는</w:t>
            </w:r>
            <w:r w:rsidRPr="00985B99">
              <w:rPr>
                <w:sz w:val="20"/>
                <w:szCs w:val="20"/>
              </w:rPr>
              <w:t xml:space="preserve"> </w:t>
            </w:r>
            <w:r w:rsidRPr="00985B99">
              <w:rPr>
                <w:sz w:val="20"/>
                <w:szCs w:val="20"/>
              </w:rPr>
              <w:t>사전에</w:t>
            </w:r>
            <w:r w:rsidRPr="00985B99">
              <w:rPr>
                <w:sz w:val="20"/>
                <w:szCs w:val="20"/>
              </w:rPr>
              <w:t xml:space="preserve"> </w:t>
            </w:r>
            <w:r w:rsidRPr="00985B99">
              <w:rPr>
                <w:sz w:val="20"/>
                <w:szCs w:val="20"/>
              </w:rPr>
              <w:t>대상회사와</w:t>
            </w:r>
            <w:r w:rsidRPr="00985B99">
              <w:rPr>
                <w:sz w:val="20"/>
                <w:szCs w:val="20"/>
              </w:rPr>
              <w:t xml:space="preserve"> </w:t>
            </w:r>
            <w:r w:rsidRPr="00985B99">
              <w:rPr>
                <w:sz w:val="20"/>
                <w:szCs w:val="20"/>
              </w:rPr>
              <w:t>협의</w:t>
            </w:r>
          </w:p>
          <w:p w14:paraId="43B9F1CF"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시공상</w:t>
            </w:r>
            <w:r w:rsidRPr="00985B99">
              <w:rPr>
                <w:sz w:val="20"/>
                <w:szCs w:val="20"/>
              </w:rPr>
              <w:t xml:space="preserve"> </w:t>
            </w:r>
            <w:r w:rsidRPr="00985B99">
              <w:rPr>
                <w:sz w:val="20"/>
                <w:szCs w:val="20"/>
              </w:rPr>
              <w:t>하자로</w:t>
            </w:r>
            <w:r w:rsidRPr="00985B99">
              <w:rPr>
                <w:sz w:val="20"/>
                <w:szCs w:val="20"/>
              </w:rPr>
              <w:t xml:space="preserve"> </w:t>
            </w:r>
            <w:r w:rsidRPr="00985B99">
              <w:rPr>
                <w:sz w:val="20"/>
                <w:szCs w:val="20"/>
              </w:rPr>
              <w:t>인한</w:t>
            </w:r>
            <w:r w:rsidRPr="00985B99">
              <w:rPr>
                <w:sz w:val="20"/>
                <w:szCs w:val="20"/>
              </w:rPr>
              <w:t xml:space="preserve"> </w:t>
            </w:r>
            <w:r w:rsidRPr="00985B99">
              <w:rPr>
                <w:sz w:val="20"/>
                <w:szCs w:val="20"/>
              </w:rPr>
              <w:t>배상</w:t>
            </w:r>
            <w:r w:rsidRPr="00985B99">
              <w:rPr>
                <w:sz w:val="20"/>
                <w:szCs w:val="20"/>
              </w:rPr>
              <w:t>: 1</w:t>
            </w:r>
            <w:r w:rsidRPr="00985B99">
              <w:rPr>
                <w:sz w:val="20"/>
                <w:szCs w:val="20"/>
              </w:rPr>
              <w:t>차적으로</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부담</w:t>
            </w:r>
            <w:r w:rsidRPr="00985B99">
              <w:rPr>
                <w:sz w:val="20"/>
                <w:szCs w:val="20"/>
              </w:rPr>
              <w:t xml:space="preserve">, </w:t>
            </w:r>
            <w:r w:rsidRPr="00985B99">
              <w:rPr>
                <w:sz w:val="20"/>
                <w:szCs w:val="20"/>
              </w:rPr>
              <w:t>대리점</w:t>
            </w:r>
            <w:r>
              <w:rPr>
                <w:rFonts w:hint="eastAsia"/>
                <w:sz w:val="20"/>
                <w:szCs w:val="20"/>
              </w:rPr>
              <w:t>이</w:t>
            </w:r>
            <w:r w:rsidRPr="00985B99">
              <w:rPr>
                <w:sz w:val="20"/>
                <w:szCs w:val="20"/>
              </w:rPr>
              <w:t xml:space="preserve"> </w:t>
            </w:r>
            <w:r w:rsidRPr="00985B99">
              <w:rPr>
                <w:sz w:val="20"/>
                <w:szCs w:val="20"/>
              </w:rPr>
              <w:t>자체시공</w:t>
            </w:r>
            <w:r>
              <w:rPr>
                <w:rFonts w:hint="eastAsia"/>
                <w:sz w:val="20"/>
                <w:szCs w:val="20"/>
              </w:rPr>
              <w:t>한</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대리점이</w:t>
            </w:r>
            <w:r w:rsidRPr="00985B99">
              <w:rPr>
                <w:sz w:val="20"/>
                <w:szCs w:val="20"/>
              </w:rPr>
              <w:t xml:space="preserve"> </w:t>
            </w:r>
            <w:r w:rsidRPr="00985B99">
              <w:rPr>
                <w:sz w:val="20"/>
                <w:szCs w:val="20"/>
              </w:rPr>
              <w:t>부담함</w:t>
            </w:r>
            <w:r w:rsidRPr="00985B99">
              <w:rPr>
                <w:sz w:val="20"/>
                <w:szCs w:val="20"/>
              </w:rPr>
              <w:t>(</w:t>
            </w:r>
            <w:r w:rsidRPr="00985B99">
              <w:rPr>
                <w:sz w:val="20"/>
                <w:szCs w:val="20"/>
              </w:rPr>
              <w:t>단</w:t>
            </w:r>
            <w:r w:rsidRPr="00985B99">
              <w:rPr>
                <w:sz w:val="20"/>
                <w:szCs w:val="20"/>
              </w:rPr>
              <w:t xml:space="preserve">, </w:t>
            </w:r>
            <w:r w:rsidRPr="00985B99">
              <w:rPr>
                <w:sz w:val="20"/>
                <w:szCs w:val="20"/>
              </w:rPr>
              <w:t>대상회사는</w:t>
            </w:r>
            <w:r w:rsidRPr="00985B99">
              <w:rPr>
                <w:sz w:val="20"/>
                <w:szCs w:val="20"/>
              </w:rPr>
              <w:t xml:space="preserve"> </w:t>
            </w:r>
            <w:r w:rsidRPr="00985B99">
              <w:rPr>
                <w:sz w:val="20"/>
                <w:szCs w:val="20"/>
              </w:rPr>
              <w:t>손해를</w:t>
            </w:r>
            <w:r w:rsidRPr="00985B99">
              <w:rPr>
                <w:sz w:val="20"/>
                <w:szCs w:val="20"/>
              </w:rPr>
              <w:t xml:space="preserve"> </w:t>
            </w:r>
            <w:r w:rsidRPr="00985B99">
              <w:rPr>
                <w:sz w:val="20"/>
                <w:szCs w:val="20"/>
              </w:rPr>
              <w:t>우선</w:t>
            </w:r>
            <w:r w:rsidRPr="00985B99">
              <w:rPr>
                <w:sz w:val="20"/>
                <w:szCs w:val="20"/>
              </w:rPr>
              <w:t xml:space="preserve"> </w:t>
            </w:r>
            <w:r w:rsidRPr="00985B99">
              <w:rPr>
                <w:sz w:val="20"/>
                <w:szCs w:val="20"/>
              </w:rPr>
              <w:t>배상한</w:t>
            </w:r>
            <w:r w:rsidRPr="00985B99">
              <w:rPr>
                <w:sz w:val="20"/>
                <w:szCs w:val="20"/>
              </w:rPr>
              <w:t xml:space="preserve"> </w:t>
            </w:r>
            <w:r w:rsidRPr="00985B99">
              <w:rPr>
                <w:sz w:val="20"/>
                <w:szCs w:val="20"/>
              </w:rPr>
              <w:t>후</w:t>
            </w:r>
            <w:r w:rsidRPr="00985B99">
              <w:rPr>
                <w:sz w:val="20"/>
                <w:szCs w:val="20"/>
              </w:rPr>
              <w:t xml:space="preserve"> </w:t>
            </w:r>
            <w:r w:rsidRPr="00985B99">
              <w:rPr>
                <w:sz w:val="20"/>
                <w:szCs w:val="20"/>
              </w:rPr>
              <w:t>대리점에게</w:t>
            </w:r>
            <w:r w:rsidRPr="00985B99">
              <w:rPr>
                <w:sz w:val="20"/>
                <w:szCs w:val="20"/>
              </w:rPr>
              <w:t xml:space="preserve"> </w:t>
            </w:r>
            <w:r w:rsidRPr="00985B99">
              <w:rPr>
                <w:sz w:val="20"/>
                <w:szCs w:val="20"/>
              </w:rPr>
              <w:t>구상</w:t>
            </w:r>
            <w:r w:rsidRPr="00985B99">
              <w:rPr>
                <w:sz w:val="20"/>
                <w:szCs w:val="20"/>
              </w:rPr>
              <w:t xml:space="preserve"> </w:t>
            </w:r>
            <w:r w:rsidRPr="00985B99">
              <w:rPr>
                <w:sz w:val="20"/>
                <w:szCs w:val="20"/>
              </w:rPr>
              <w:t>청구할</w:t>
            </w:r>
            <w:r w:rsidRPr="00985B99">
              <w:rPr>
                <w:sz w:val="20"/>
                <w:szCs w:val="20"/>
              </w:rPr>
              <w:t xml:space="preserve"> </w:t>
            </w:r>
            <w:r w:rsidRPr="00985B99">
              <w:rPr>
                <w:sz w:val="20"/>
                <w:szCs w:val="20"/>
              </w:rPr>
              <w:t>수</w:t>
            </w:r>
            <w:r w:rsidRPr="00985B99">
              <w:rPr>
                <w:sz w:val="20"/>
                <w:szCs w:val="20"/>
              </w:rPr>
              <w:t xml:space="preserve"> </w:t>
            </w:r>
            <w:r w:rsidRPr="00985B99">
              <w:rPr>
                <w:sz w:val="20"/>
                <w:szCs w:val="20"/>
              </w:rPr>
              <w:t>있음</w:t>
            </w:r>
            <w:r w:rsidRPr="00985B99">
              <w:rPr>
                <w:sz w:val="20"/>
                <w:szCs w:val="20"/>
              </w:rPr>
              <w:t>)</w:t>
            </w:r>
          </w:p>
        </w:tc>
      </w:tr>
      <w:tr w:rsidR="00026A7E" w:rsidRPr="00891AA7" w14:paraId="75AB1649" w14:textId="77777777" w:rsidTr="000E7F6F">
        <w:trPr>
          <w:trHeight w:val="397"/>
        </w:trPr>
        <w:tc>
          <w:tcPr>
            <w:tcW w:w="1900" w:type="dxa"/>
            <w:shd w:val="clear" w:color="auto" w:fill="F2F2F2" w:themeFill="background1" w:themeFillShade="F2"/>
            <w:vAlign w:val="center"/>
          </w:tcPr>
          <w:p w14:paraId="40FAC22F" w14:textId="77777777" w:rsidR="00026A7E" w:rsidRPr="00891AA7" w:rsidRDefault="00026A7E" w:rsidP="0091358C">
            <w:pPr>
              <w:pStyle w:val="a5"/>
              <w:spacing w:line="280" w:lineRule="atLeast"/>
              <w:ind w:leftChars="0" w:left="0"/>
              <w:jc w:val="center"/>
              <w:rPr>
                <w:sz w:val="20"/>
                <w:szCs w:val="20"/>
              </w:rPr>
            </w:pPr>
            <w:r w:rsidRPr="00891AA7">
              <w:rPr>
                <w:sz w:val="20"/>
                <w:szCs w:val="20"/>
              </w:rPr>
              <w:t>사후관리</w:t>
            </w:r>
          </w:p>
        </w:tc>
        <w:tc>
          <w:tcPr>
            <w:tcW w:w="6746" w:type="dxa"/>
            <w:shd w:val="clear" w:color="auto" w:fill="auto"/>
            <w:vAlign w:val="center"/>
          </w:tcPr>
          <w:p w14:paraId="6EF85552"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대리점이</w:t>
            </w:r>
            <w:r w:rsidRPr="00985B99">
              <w:rPr>
                <w:sz w:val="20"/>
                <w:szCs w:val="20"/>
              </w:rPr>
              <w:t xml:space="preserve"> 1</w:t>
            </w:r>
            <w:r w:rsidRPr="00985B99">
              <w:rPr>
                <w:sz w:val="20"/>
                <w:szCs w:val="20"/>
              </w:rPr>
              <w:t>차적인</w:t>
            </w:r>
            <w:r w:rsidRPr="00985B99">
              <w:rPr>
                <w:sz w:val="20"/>
                <w:szCs w:val="20"/>
              </w:rPr>
              <w:t xml:space="preserve"> </w:t>
            </w:r>
            <w:r w:rsidRPr="00985B99">
              <w:rPr>
                <w:sz w:val="20"/>
                <w:szCs w:val="20"/>
              </w:rPr>
              <w:t>사후관리</w:t>
            </w:r>
            <w:r w:rsidRPr="00985B99">
              <w:rPr>
                <w:sz w:val="20"/>
                <w:szCs w:val="20"/>
              </w:rPr>
              <w:t xml:space="preserve"> </w:t>
            </w:r>
            <w:r w:rsidRPr="00985B99">
              <w:rPr>
                <w:sz w:val="20"/>
                <w:szCs w:val="20"/>
              </w:rPr>
              <w:t>책임을</w:t>
            </w:r>
            <w:r w:rsidRPr="00985B99">
              <w:rPr>
                <w:sz w:val="20"/>
                <w:szCs w:val="20"/>
              </w:rPr>
              <w:t xml:space="preserve"> </w:t>
            </w:r>
            <w:r w:rsidRPr="00985B99">
              <w:rPr>
                <w:sz w:val="20"/>
                <w:szCs w:val="20"/>
              </w:rPr>
              <w:t>부담함</w:t>
            </w:r>
          </w:p>
          <w:p w14:paraId="47EE193C"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사후관리</w:t>
            </w:r>
            <w:r w:rsidRPr="00985B99">
              <w:rPr>
                <w:sz w:val="20"/>
                <w:szCs w:val="20"/>
              </w:rPr>
              <w:t xml:space="preserve"> </w:t>
            </w:r>
            <w:r w:rsidRPr="00985B99">
              <w:rPr>
                <w:sz w:val="20"/>
                <w:szCs w:val="20"/>
              </w:rPr>
              <w:t>시</w:t>
            </w:r>
            <w:r w:rsidRPr="00985B99">
              <w:rPr>
                <w:sz w:val="20"/>
                <w:szCs w:val="20"/>
              </w:rPr>
              <w:t xml:space="preserve"> </w:t>
            </w:r>
            <w:r w:rsidRPr="00985B99">
              <w:rPr>
                <w:sz w:val="20"/>
                <w:szCs w:val="20"/>
              </w:rPr>
              <w:t>비용청구</w:t>
            </w:r>
          </w:p>
          <w:p w14:paraId="144AE2C0" w14:textId="77777777" w:rsidR="00026A7E" w:rsidRPr="00985B99" w:rsidRDefault="00026A7E" w:rsidP="0091358C">
            <w:pPr>
              <w:pStyle w:val="a5"/>
              <w:numPr>
                <w:ilvl w:val="3"/>
                <w:numId w:val="7"/>
              </w:numPr>
              <w:spacing w:line="280" w:lineRule="atLeast"/>
              <w:ind w:leftChars="0" w:left="454" w:hanging="227"/>
              <w:rPr>
                <w:sz w:val="20"/>
                <w:szCs w:val="20"/>
              </w:rPr>
            </w:pPr>
            <w:r w:rsidRPr="00985B99">
              <w:rPr>
                <w:sz w:val="20"/>
                <w:szCs w:val="20"/>
              </w:rPr>
              <w:t>유상</w:t>
            </w:r>
            <w:r w:rsidRPr="00985B99">
              <w:rPr>
                <w:sz w:val="20"/>
                <w:szCs w:val="20"/>
              </w:rPr>
              <w:t xml:space="preserve"> </w:t>
            </w:r>
            <w:r>
              <w:rPr>
                <w:sz w:val="20"/>
                <w:szCs w:val="20"/>
              </w:rPr>
              <w:t>AS</w:t>
            </w:r>
            <w:r w:rsidRPr="00985B99">
              <w:rPr>
                <w:sz w:val="20"/>
                <w:szCs w:val="20"/>
              </w:rPr>
              <w:t xml:space="preserve">: </w:t>
            </w:r>
            <w:r w:rsidRPr="00985B99">
              <w:rPr>
                <w:sz w:val="20"/>
                <w:szCs w:val="20"/>
              </w:rPr>
              <w:t>소비자</w:t>
            </w:r>
            <w:r w:rsidRPr="00985B99">
              <w:rPr>
                <w:sz w:val="20"/>
                <w:szCs w:val="20"/>
              </w:rPr>
              <w:t xml:space="preserve"> </w:t>
            </w:r>
          </w:p>
          <w:p w14:paraId="17E98BF6" w14:textId="77777777" w:rsidR="00026A7E" w:rsidRPr="00985B99" w:rsidRDefault="00026A7E" w:rsidP="0091358C">
            <w:pPr>
              <w:pStyle w:val="a5"/>
              <w:numPr>
                <w:ilvl w:val="3"/>
                <w:numId w:val="7"/>
              </w:numPr>
              <w:spacing w:line="280" w:lineRule="atLeast"/>
              <w:ind w:leftChars="0" w:left="454" w:hanging="227"/>
              <w:rPr>
                <w:sz w:val="20"/>
                <w:szCs w:val="20"/>
              </w:rPr>
            </w:pPr>
            <w:r w:rsidRPr="00985B99">
              <w:rPr>
                <w:sz w:val="20"/>
                <w:szCs w:val="20"/>
              </w:rPr>
              <w:t>무상</w:t>
            </w:r>
            <w:r w:rsidRPr="00985B99">
              <w:rPr>
                <w:sz w:val="20"/>
                <w:szCs w:val="20"/>
              </w:rPr>
              <w:t xml:space="preserve"> </w:t>
            </w:r>
            <w:r>
              <w:rPr>
                <w:rFonts w:hint="eastAsia"/>
                <w:sz w:val="20"/>
                <w:szCs w:val="20"/>
              </w:rPr>
              <w:t>AS</w:t>
            </w:r>
            <w:r w:rsidRPr="00985B99">
              <w:rPr>
                <w:sz w:val="20"/>
                <w:szCs w:val="20"/>
              </w:rPr>
              <w:t xml:space="preserve">: </w:t>
            </w:r>
            <w:r w:rsidRPr="00985B99">
              <w:rPr>
                <w:sz w:val="20"/>
                <w:szCs w:val="20"/>
              </w:rPr>
              <w:t>대리점이</w:t>
            </w:r>
            <w:r w:rsidRPr="00985B99">
              <w:rPr>
                <w:sz w:val="20"/>
                <w:szCs w:val="20"/>
              </w:rPr>
              <w:t xml:space="preserve"> </w:t>
            </w:r>
            <w:r w:rsidRPr="00985B99">
              <w:rPr>
                <w:sz w:val="20"/>
                <w:szCs w:val="20"/>
              </w:rPr>
              <w:t>대상회사에게</w:t>
            </w:r>
            <w:r w:rsidRPr="00985B99">
              <w:rPr>
                <w:sz w:val="20"/>
                <w:szCs w:val="20"/>
              </w:rPr>
              <w:t xml:space="preserve"> </w:t>
            </w:r>
            <w:r w:rsidRPr="00985B99">
              <w:rPr>
                <w:sz w:val="20"/>
                <w:szCs w:val="20"/>
              </w:rPr>
              <w:t>청구</w:t>
            </w:r>
            <w:r w:rsidRPr="00985B99">
              <w:rPr>
                <w:sz w:val="20"/>
                <w:szCs w:val="20"/>
              </w:rPr>
              <w:t xml:space="preserve">. </w:t>
            </w:r>
            <w:r w:rsidRPr="00985B99">
              <w:rPr>
                <w:sz w:val="20"/>
                <w:szCs w:val="20"/>
              </w:rPr>
              <w:t>단</w:t>
            </w:r>
            <w:r w:rsidRPr="00985B99">
              <w:rPr>
                <w:sz w:val="20"/>
                <w:szCs w:val="20"/>
              </w:rPr>
              <w:t xml:space="preserve">, </w:t>
            </w:r>
            <w:r w:rsidRPr="00985B99">
              <w:rPr>
                <w:sz w:val="20"/>
                <w:szCs w:val="20"/>
              </w:rPr>
              <w:t>대리점의</w:t>
            </w:r>
            <w:r w:rsidRPr="00985B99">
              <w:rPr>
                <w:sz w:val="20"/>
                <w:szCs w:val="20"/>
              </w:rPr>
              <w:t xml:space="preserve"> </w:t>
            </w:r>
            <w:r w:rsidRPr="00985B99">
              <w:rPr>
                <w:sz w:val="20"/>
                <w:szCs w:val="20"/>
              </w:rPr>
              <w:t>귀책사유인</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대리점이</w:t>
            </w:r>
            <w:r w:rsidRPr="00985B99">
              <w:rPr>
                <w:sz w:val="20"/>
                <w:szCs w:val="20"/>
              </w:rPr>
              <w:t xml:space="preserve"> </w:t>
            </w:r>
            <w:r w:rsidRPr="00985B99">
              <w:rPr>
                <w:sz w:val="20"/>
                <w:szCs w:val="20"/>
              </w:rPr>
              <w:t>부담</w:t>
            </w:r>
          </w:p>
        </w:tc>
      </w:tr>
      <w:tr w:rsidR="00026A7E" w:rsidRPr="00891AA7" w14:paraId="11903C43" w14:textId="77777777" w:rsidTr="000E7F6F">
        <w:trPr>
          <w:trHeight w:val="397"/>
        </w:trPr>
        <w:tc>
          <w:tcPr>
            <w:tcW w:w="1900" w:type="dxa"/>
            <w:shd w:val="clear" w:color="auto" w:fill="F2F2F2" w:themeFill="background1" w:themeFillShade="F2"/>
            <w:vAlign w:val="center"/>
          </w:tcPr>
          <w:p w14:paraId="3F82D805" w14:textId="77777777" w:rsidR="00026A7E" w:rsidRPr="00891AA7" w:rsidRDefault="00026A7E" w:rsidP="0091358C">
            <w:pPr>
              <w:pStyle w:val="a5"/>
              <w:spacing w:line="280" w:lineRule="atLeast"/>
              <w:ind w:leftChars="0" w:left="0"/>
              <w:jc w:val="center"/>
              <w:rPr>
                <w:sz w:val="20"/>
                <w:szCs w:val="20"/>
              </w:rPr>
            </w:pPr>
            <w:r w:rsidRPr="00891AA7">
              <w:rPr>
                <w:sz w:val="20"/>
                <w:szCs w:val="20"/>
              </w:rPr>
              <w:t>담보의</w:t>
            </w:r>
            <w:r w:rsidRPr="00891AA7">
              <w:rPr>
                <w:sz w:val="20"/>
                <w:szCs w:val="20"/>
              </w:rPr>
              <w:t xml:space="preserve"> </w:t>
            </w:r>
            <w:r w:rsidRPr="00891AA7">
              <w:rPr>
                <w:sz w:val="20"/>
                <w:szCs w:val="20"/>
              </w:rPr>
              <w:t>제공</w:t>
            </w:r>
            <w:r w:rsidRPr="00891AA7">
              <w:rPr>
                <w:sz w:val="20"/>
                <w:szCs w:val="20"/>
              </w:rPr>
              <w:t xml:space="preserve"> </w:t>
            </w:r>
            <w:r w:rsidRPr="00891AA7">
              <w:rPr>
                <w:sz w:val="20"/>
                <w:szCs w:val="20"/>
              </w:rPr>
              <w:t>및</w:t>
            </w:r>
            <w:r w:rsidRPr="00891AA7">
              <w:rPr>
                <w:sz w:val="20"/>
                <w:szCs w:val="20"/>
              </w:rPr>
              <w:t xml:space="preserve"> </w:t>
            </w:r>
            <w:r w:rsidRPr="00891AA7">
              <w:rPr>
                <w:sz w:val="20"/>
                <w:szCs w:val="20"/>
              </w:rPr>
              <w:t>연대보증인</w:t>
            </w:r>
          </w:p>
        </w:tc>
        <w:tc>
          <w:tcPr>
            <w:tcW w:w="6746" w:type="dxa"/>
            <w:shd w:val="clear" w:color="auto" w:fill="auto"/>
            <w:vAlign w:val="center"/>
          </w:tcPr>
          <w:p w14:paraId="19A60811"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대리점은</w:t>
            </w:r>
            <w:r w:rsidRPr="00985B99">
              <w:rPr>
                <w:sz w:val="20"/>
                <w:szCs w:val="20"/>
              </w:rPr>
              <w:t xml:space="preserve"> </w:t>
            </w:r>
            <w:r w:rsidRPr="00985B99">
              <w:rPr>
                <w:sz w:val="20"/>
                <w:szCs w:val="20"/>
              </w:rPr>
              <w:t>결제대금</w:t>
            </w:r>
            <w:r w:rsidRPr="00985B99">
              <w:rPr>
                <w:sz w:val="20"/>
                <w:szCs w:val="20"/>
              </w:rPr>
              <w:t xml:space="preserve">, </w:t>
            </w:r>
            <w:proofErr w:type="spellStart"/>
            <w:r w:rsidRPr="00985B99">
              <w:rPr>
                <w:sz w:val="20"/>
                <w:szCs w:val="20"/>
              </w:rPr>
              <w:t>위약벌금</w:t>
            </w:r>
            <w:proofErr w:type="spellEnd"/>
            <w:r w:rsidRPr="00985B99">
              <w:rPr>
                <w:sz w:val="20"/>
                <w:szCs w:val="20"/>
              </w:rPr>
              <w:t xml:space="preserve">, </w:t>
            </w:r>
            <w:r w:rsidRPr="00985B99">
              <w:rPr>
                <w:sz w:val="20"/>
                <w:szCs w:val="20"/>
              </w:rPr>
              <w:t>대상회사의</w:t>
            </w:r>
            <w:r w:rsidRPr="00985B99">
              <w:rPr>
                <w:sz w:val="20"/>
                <w:szCs w:val="20"/>
              </w:rPr>
              <w:t xml:space="preserve"> </w:t>
            </w:r>
            <w:r w:rsidRPr="00985B99">
              <w:rPr>
                <w:sz w:val="20"/>
                <w:szCs w:val="20"/>
              </w:rPr>
              <w:t>손해액</w:t>
            </w:r>
            <w:r w:rsidRPr="00985B99">
              <w:rPr>
                <w:sz w:val="20"/>
                <w:szCs w:val="20"/>
              </w:rPr>
              <w:t xml:space="preserve"> </w:t>
            </w:r>
            <w:r w:rsidRPr="00985B99">
              <w:rPr>
                <w:sz w:val="20"/>
                <w:szCs w:val="20"/>
              </w:rPr>
              <w:t>기타</w:t>
            </w:r>
            <w:r w:rsidRPr="00985B99">
              <w:rPr>
                <w:sz w:val="20"/>
                <w:szCs w:val="20"/>
              </w:rPr>
              <w:t xml:space="preserve"> </w:t>
            </w:r>
            <w:r w:rsidRPr="00985B99">
              <w:rPr>
                <w:sz w:val="20"/>
                <w:szCs w:val="20"/>
              </w:rPr>
              <w:t>본</w:t>
            </w:r>
            <w:r w:rsidRPr="00985B99">
              <w:rPr>
                <w:sz w:val="20"/>
                <w:szCs w:val="20"/>
              </w:rPr>
              <w:t xml:space="preserve"> </w:t>
            </w:r>
            <w:r w:rsidRPr="00985B99">
              <w:rPr>
                <w:sz w:val="20"/>
                <w:szCs w:val="20"/>
              </w:rPr>
              <w:t>계약과</w:t>
            </w:r>
            <w:r w:rsidRPr="00985B99">
              <w:rPr>
                <w:sz w:val="20"/>
                <w:szCs w:val="20"/>
              </w:rPr>
              <w:t xml:space="preserve"> </w:t>
            </w:r>
            <w:r w:rsidRPr="00985B99">
              <w:rPr>
                <w:sz w:val="20"/>
                <w:szCs w:val="20"/>
              </w:rPr>
              <w:t>관련된</w:t>
            </w:r>
            <w:r w:rsidRPr="00985B99">
              <w:rPr>
                <w:sz w:val="20"/>
                <w:szCs w:val="20"/>
              </w:rPr>
              <w:t xml:space="preserve"> </w:t>
            </w:r>
            <w:r w:rsidRPr="00985B99">
              <w:rPr>
                <w:sz w:val="20"/>
                <w:szCs w:val="20"/>
              </w:rPr>
              <w:t>대리점의</w:t>
            </w:r>
            <w:r w:rsidRPr="00985B99">
              <w:rPr>
                <w:sz w:val="20"/>
                <w:szCs w:val="20"/>
              </w:rPr>
              <w:t xml:space="preserve"> </w:t>
            </w:r>
            <w:r w:rsidRPr="00985B99">
              <w:rPr>
                <w:sz w:val="20"/>
                <w:szCs w:val="20"/>
              </w:rPr>
              <w:t>대상회사에</w:t>
            </w:r>
            <w:r w:rsidRPr="00985B99">
              <w:rPr>
                <w:sz w:val="20"/>
                <w:szCs w:val="20"/>
              </w:rPr>
              <w:t xml:space="preserve"> </w:t>
            </w:r>
            <w:r w:rsidRPr="00985B99">
              <w:rPr>
                <w:sz w:val="20"/>
                <w:szCs w:val="20"/>
              </w:rPr>
              <w:t>대한</w:t>
            </w:r>
            <w:r w:rsidRPr="00985B99">
              <w:rPr>
                <w:sz w:val="20"/>
                <w:szCs w:val="20"/>
              </w:rPr>
              <w:t xml:space="preserve"> </w:t>
            </w:r>
            <w:r w:rsidRPr="00985B99">
              <w:rPr>
                <w:sz w:val="20"/>
                <w:szCs w:val="20"/>
              </w:rPr>
              <w:t>일체의</w:t>
            </w:r>
            <w:r w:rsidRPr="00985B99">
              <w:rPr>
                <w:sz w:val="20"/>
                <w:szCs w:val="20"/>
              </w:rPr>
              <w:t xml:space="preserve"> </w:t>
            </w:r>
            <w:r w:rsidRPr="00985B99">
              <w:rPr>
                <w:sz w:val="20"/>
                <w:szCs w:val="20"/>
              </w:rPr>
              <w:t>채무를</w:t>
            </w:r>
            <w:r w:rsidRPr="00985B99">
              <w:rPr>
                <w:sz w:val="20"/>
                <w:szCs w:val="20"/>
              </w:rPr>
              <w:t xml:space="preserve"> </w:t>
            </w:r>
            <w:r w:rsidRPr="00985B99">
              <w:rPr>
                <w:sz w:val="20"/>
                <w:szCs w:val="20"/>
              </w:rPr>
              <w:t>담보하기</w:t>
            </w:r>
            <w:r w:rsidRPr="00985B99">
              <w:rPr>
                <w:sz w:val="20"/>
                <w:szCs w:val="20"/>
              </w:rPr>
              <w:t xml:space="preserve"> </w:t>
            </w:r>
            <w:r w:rsidRPr="00985B99">
              <w:rPr>
                <w:sz w:val="20"/>
                <w:szCs w:val="20"/>
              </w:rPr>
              <w:t>위한</w:t>
            </w:r>
            <w:r w:rsidRPr="00985B99">
              <w:rPr>
                <w:sz w:val="20"/>
                <w:szCs w:val="20"/>
              </w:rPr>
              <w:t xml:space="preserve"> </w:t>
            </w:r>
            <w:r w:rsidRPr="00985B99">
              <w:rPr>
                <w:sz w:val="20"/>
                <w:szCs w:val="20"/>
              </w:rPr>
              <w:t>담보</w:t>
            </w:r>
            <w:r w:rsidRPr="00985B99">
              <w:rPr>
                <w:sz w:val="20"/>
                <w:szCs w:val="20"/>
              </w:rPr>
              <w:t xml:space="preserve"> </w:t>
            </w:r>
            <w:r w:rsidRPr="00985B99">
              <w:rPr>
                <w:sz w:val="20"/>
                <w:szCs w:val="20"/>
              </w:rPr>
              <w:t>및</w:t>
            </w:r>
            <w:r w:rsidRPr="00985B99">
              <w:rPr>
                <w:sz w:val="20"/>
                <w:szCs w:val="20"/>
              </w:rPr>
              <w:t xml:space="preserve"> </w:t>
            </w:r>
            <w:r w:rsidRPr="00985B99">
              <w:rPr>
                <w:sz w:val="20"/>
                <w:szCs w:val="20"/>
              </w:rPr>
              <w:t>연대보증인을</w:t>
            </w:r>
            <w:r w:rsidRPr="00985B99">
              <w:rPr>
                <w:sz w:val="20"/>
                <w:szCs w:val="20"/>
              </w:rPr>
              <w:t xml:space="preserve"> </w:t>
            </w:r>
            <w:r w:rsidRPr="00985B99">
              <w:rPr>
                <w:sz w:val="20"/>
                <w:szCs w:val="20"/>
              </w:rPr>
              <w:t>정해야</w:t>
            </w:r>
            <w:r w:rsidRPr="00985B99">
              <w:rPr>
                <w:sz w:val="20"/>
                <w:szCs w:val="20"/>
              </w:rPr>
              <w:t xml:space="preserve"> </w:t>
            </w:r>
            <w:r w:rsidRPr="00985B99">
              <w:rPr>
                <w:sz w:val="20"/>
                <w:szCs w:val="20"/>
              </w:rPr>
              <w:t>함</w:t>
            </w:r>
            <w:del w:id="226" w:author="heesung.ahn" w:date="2021-08-31T00:27:00Z">
              <w:r w:rsidRPr="00985B99" w:rsidDel="000B48F4">
                <w:rPr>
                  <w:sz w:val="20"/>
                  <w:szCs w:val="20"/>
                </w:rPr>
                <w:delText>.</w:delText>
              </w:r>
            </w:del>
          </w:p>
        </w:tc>
      </w:tr>
      <w:tr w:rsidR="00026A7E" w:rsidRPr="00891AA7" w14:paraId="5A97A19F" w14:textId="77777777" w:rsidTr="000E7F6F">
        <w:trPr>
          <w:trHeight w:val="397"/>
        </w:trPr>
        <w:tc>
          <w:tcPr>
            <w:tcW w:w="1900" w:type="dxa"/>
            <w:shd w:val="clear" w:color="auto" w:fill="F2F2F2" w:themeFill="background1" w:themeFillShade="F2"/>
            <w:vAlign w:val="center"/>
          </w:tcPr>
          <w:p w14:paraId="65647FC6" w14:textId="77777777" w:rsidR="00026A7E" w:rsidRPr="00891AA7" w:rsidRDefault="00026A7E" w:rsidP="0091358C">
            <w:pPr>
              <w:pStyle w:val="a5"/>
              <w:spacing w:line="280" w:lineRule="atLeast"/>
              <w:ind w:leftChars="0" w:left="0"/>
              <w:jc w:val="center"/>
              <w:rPr>
                <w:sz w:val="20"/>
                <w:szCs w:val="20"/>
              </w:rPr>
            </w:pPr>
            <w:r w:rsidRPr="00891AA7">
              <w:rPr>
                <w:sz w:val="20"/>
                <w:szCs w:val="20"/>
              </w:rPr>
              <w:t xml:space="preserve">CoC, </w:t>
            </w:r>
            <w:r w:rsidRPr="00891AA7">
              <w:rPr>
                <w:sz w:val="20"/>
                <w:szCs w:val="20"/>
              </w:rPr>
              <w:t>임의해지권</w:t>
            </w:r>
          </w:p>
        </w:tc>
        <w:tc>
          <w:tcPr>
            <w:tcW w:w="6746" w:type="dxa"/>
            <w:shd w:val="clear" w:color="auto" w:fill="auto"/>
            <w:vAlign w:val="center"/>
          </w:tcPr>
          <w:p w14:paraId="5B86B9ED"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없음</w:t>
            </w:r>
          </w:p>
        </w:tc>
      </w:tr>
      <w:tr w:rsidR="00026A7E" w:rsidRPr="00891AA7" w14:paraId="682C0207" w14:textId="77777777" w:rsidTr="000E7F6F">
        <w:trPr>
          <w:trHeight w:val="397"/>
        </w:trPr>
        <w:tc>
          <w:tcPr>
            <w:tcW w:w="1900" w:type="dxa"/>
            <w:shd w:val="clear" w:color="auto" w:fill="F2F2F2" w:themeFill="background1" w:themeFillShade="F2"/>
            <w:vAlign w:val="center"/>
          </w:tcPr>
          <w:p w14:paraId="06203984" w14:textId="77777777" w:rsidR="00026A7E" w:rsidRPr="00891AA7" w:rsidRDefault="00026A7E" w:rsidP="0091358C">
            <w:pPr>
              <w:pStyle w:val="a5"/>
              <w:spacing w:line="280" w:lineRule="atLeast"/>
              <w:ind w:leftChars="0" w:left="0"/>
              <w:jc w:val="center"/>
              <w:rPr>
                <w:sz w:val="20"/>
                <w:szCs w:val="20"/>
              </w:rPr>
            </w:pPr>
            <w:proofErr w:type="spellStart"/>
            <w:r w:rsidRPr="00891AA7">
              <w:rPr>
                <w:sz w:val="20"/>
                <w:szCs w:val="20"/>
              </w:rPr>
              <w:t>자동갱신조항</w:t>
            </w:r>
            <w:proofErr w:type="spellEnd"/>
          </w:p>
        </w:tc>
        <w:tc>
          <w:tcPr>
            <w:tcW w:w="6746" w:type="dxa"/>
            <w:shd w:val="clear" w:color="auto" w:fill="auto"/>
            <w:vAlign w:val="center"/>
          </w:tcPr>
          <w:p w14:paraId="1D4B2DE2"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계약기간</w:t>
            </w:r>
            <w:r w:rsidRPr="00985B99">
              <w:rPr>
                <w:sz w:val="20"/>
                <w:szCs w:val="20"/>
              </w:rPr>
              <w:t xml:space="preserve"> </w:t>
            </w:r>
            <w:r w:rsidRPr="00985B99">
              <w:rPr>
                <w:sz w:val="20"/>
                <w:szCs w:val="20"/>
              </w:rPr>
              <w:t>만료된</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종료하고</w:t>
            </w:r>
            <w:r w:rsidRPr="00985B99">
              <w:rPr>
                <w:sz w:val="20"/>
                <w:szCs w:val="20"/>
              </w:rPr>
              <w:t xml:space="preserve">, </w:t>
            </w:r>
            <w:r w:rsidRPr="00985B99">
              <w:rPr>
                <w:sz w:val="20"/>
                <w:szCs w:val="20"/>
              </w:rPr>
              <w:t>자동연장조항</w:t>
            </w:r>
            <w:r w:rsidRPr="00985B99">
              <w:rPr>
                <w:sz w:val="20"/>
                <w:szCs w:val="20"/>
              </w:rPr>
              <w:t xml:space="preserve"> </w:t>
            </w:r>
            <w:r w:rsidRPr="00985B99">
              <w:rPr>
                <w:sz w:val="20"/>
                <w:szCs w:val="20"/>
              </w:rPr>
              <w:t>없음</w:t>
            </w:r>
          </w:p>
        </w:tc>
      </w:tr>
      <w:tr w:rsidR="00026A7E" w:rsidRPr="00891AA7" w14:paraId="7E96801A" w14:textId="77777777" w:rsidTr="000E7F6F">
        <w:trPr>
          <w:trHeight w:val="397"/>
        </w:trPr>
        <w:tc>
          <w:tcPr>
            <w:tcW w:w="1900" w:type="dxa"/>
            <w:shd w:val="clear" w:color="auto" w:fill="F2F2F2" w:themeFill="background1" w:themeFillShade="F2"/>
            <w:vAlign w:val="center"/>
          </w:tcPr>
          <w:p w14:paraId="7B56B8F5" w14:textId="77777777" w:rsidR="00026A7E" w:rsidRPr="00891AA7" w:rsidRDefault="00026A7E" w:rsidP="0091358C">
            <w:pPr>
              <w:pStyle w:val="a5"/>
              <w:spacing w:line="280" w:lineRule="atLeast"/>
              <w:ind w:leftChars="0" w:left="0"/>
              <w:jc w:val="center"/>
              <w:rPr>
                <w:sz w:val="20"/>
                <w:szCs w:val="20"/>
              </w:rPr>
            </w:pPr>
            <w:r w:rsidRPr="00891AA7">
              <w:rPr>
                <w:sz w:val="20"/>
                <w:szCs w:val="20"/>
              </w:rPr>
              <w:t>해제</w:t>
            </w:r>
            <w:r w:rsidRPr="00891AA7">
              <w:rPr>
                <w:sz w:val="20"/>
                <w:szCs w:val="20"/>
              </w:rPr>
              <w:t xml:space="preserve">, </w:t>
            </w:r>
            <w:r w:rsidRPr="00891AA7">
              <w:rPr>
                <w:sz w:val="20"/>
                <w:szCs w:val="20"/>
              </w:rPr>
              <w:t>해지</w:t>
            </w:r>
          </w:p>
        </w:tc>
        <w:tc>
          <w:tcPr>
            <w:tcW w:w="6746" w:type="dxa"/>
            <w:shd w:val="clear" w:color="auto" w:fill="auto"/>
            <w:vAlign w:val="center"/>
          </w:tcPr>
          <w:p w14:paraId="490276DB"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파산</w:t>
            </w:r>
            <w:r w:rsidRPr="00985B99">
              <w:rPr>
                <w:sz w:val="20"/>
                <w:szCs w:val="20"/>
              </w:rPr>
              <w:sym w:font="Wingdings" w:char="F09E"/>
            </w:r>
            <w:r w:rsidRPr="00985B99">
              <w:rPr>
                <w:sz w:val="20"/>
                <w:szCs w:val="20"/>
              </w:rPr>
              <w:t>회생</w:t>
            </w:r>
            <w:r w:rsidRPr="00985B99">
              <w:rPr>
                <w:sz w:val="20"/>
                <w:szCs w:val="20"/>
              </w:rPr>
              <w:t xml:space="preserve"> </w:t>
            </w:r>
            <w:r w:rsidRPr="00985B99">
              <w:rPr>
                <w:sz w:val="20"/>
                <w:szCs w:val="20"/>
              </w:rPr>
              <w:t>절차</w:t>
            </w:r>
            <w:r w:rsidRPr="00985B99">
              <w:rPr>
                <w:sz w:val="20"/>
                <w:szCs w:val="20"/>
              </w:rPr>
              <w:t xml:space="preserve"> </w:t>
            </w:r>
            <w:r w:rsidRPr="00985B99">
              <w:rPr>
                <w:sz w:val="20"/>
                <w:szCs w:val="20"/>
              </w:rPr>
              <w:t>개시신청</w:t>
            </w:r>
            <w:r w:rsidRPr="00985B99">
              <w:rPr>
                <w:sz w:val="20"/>
                <w:szCs w:val="20"/>
              </w:rPr>
              <w:t xml:space="preserve">, </w:t>
            </w:r>
            <w:r w:rsidRPr="00985B99">
              <w:rPr>
                <w:sz w:val="20"/>
                <w:szCs w:val="20"/>
              </w:rPr>
              <w:t>가압류</w:t>
            </w:r>
            <w:r w:rsidRPr="00985B99">
              <w:rPr>
                <w:sz w:val="20"/>
                <w:szCs w:val="20"/>
              </w:rPr>
              <w:sym w:font="Wingdings" w:char="F09E"/>
            </w:r>
            <w:r w:rsidRPr="00985B99">
              <w:rPr>
                <w:sz w:val="20"/>
                <w:szCs w:val="20"/>
              </w:rPr>
              <w:t>가처분</w:t>
            </w:r>
            <w:r w:rsidRPr="00985B99">
              <w:rPr>
                <w:sz w:val="20"/>
                <w:szCs w:val="20"/>
              </w:rPr>
              <w:sym w:font="Wingdings" w:char="F09E"/>
            </w:r>
            <w:r w:rsidRPr="00985B99">
              <w:rPr>
                <w:sz w:val="20"/>
                <w:szCs w:val="20"/>
              </w:rPr>
              <w:t>강제집행</w:t>
            </w:r>
            <w:r w:rsidRPr="00985B99">
              <w:rPr>
                <w:sz w:val="20"/>
                <w:szCs w:val="20"/>
              </w:rPr>
              <w:sym w:font="Wingdings" w:char="F09E"/>
            </w:r>
            <w:r w:rsidRPr="00985B99">
              <w:rPr>
                <w:sz w:val="20"/>
                <w:szCs w:val="20"/>
              </w:rPr>
              <w:t>체납처분</w:t>
            </w:r>
            <w:r w:rsidRPr="00985B99">
              <w:rPr>
                <w:sz w:val="20"/>
                <w:szCs w:val="20"/>
              </w:rPr>
              <w:t xml:space="preserve"> </w:t>
            </w:r>
            <w:r w:rsidRPr="00985B99">
              <w:rPr>
                <w:sz w:val="20"/>
                <w:szCs w:val="20"/>
              </w:rPr>
              <w:t>등으로</w:t>
            </w:r>
            <w:r w:rsidRPr="00985B99">
              <w:rPr>
                <w:sz w:val="20"/>
                <w:szCs w:val="20"/>
              </w:rPr>
              <w:t xml:space="preserve"> </w:t>
            </w:r>
            <w:r w:rsidRPr="00985B99">
              <w:rPr>
                <w:sz w:val="20"/>
                <w:szCs w:val="20"/>
              </w:rPr>
              <w:t>인해</w:t>
            </w:r>
            <w:r w:rsidRPr="00985B99">
              <w:rPr>
                <w:sz w:val="20"/>
                <w:szCs w:val="20"/>
              </w:rPr>
              <w:t xml:space="preserve"> </w:t>
            </w:r>
            <w:r w:rsidRPr="00985B99">
              <w:rPr>
                <w:sz w:val="20"/>
                <w:szCs w:val="20"/>
              </w:rPr>
              <w:t>재정적</w:t>
            </w:r>
            <w:r w:rsidRPr="00985B99">
              <w:rPr>
                <w:sz w:val="20"/>
                <w:szCs w:val="20"/>
              </w:rPr>
              <w:t xml:space="preserve"> </w:t>
            </w:r>
            <w:r w:rsidRPr="00985B99">
              <w:rPr>
                <w:sz w:val="20"/>
                <w:szCs w:val="20"/>
              </w:rPr>
              <w:t>상태</w:t>
            </w:r>
            <w:r w:rsidRPr="00985B99">
              <w:rPr>
                <w:sz w:val="20"/>
                <w:szCs w:val="20"/>
              </w:rPr>
              <w:t xml:space="preserve"> </w:t>
            </w:r>
            <w:r w:rsidRPr="00985B99">
              <w:rPr>
                <w:sz w:val="20"/>
                <w:szCs w:val="20"/>
              </w:rPr>
              <w:t>악화</w:t>
            </w:r>
            <w:r w:rsidRPr="00985B99">
              <w:rPr>
                <w:sz w:val="20"/>
                <w:szCs w:val="20"/>
              </w:rPr>
              <w:t xml:space="preserve">, </w:t>
            </w:r>
            <w:r w:rsidRPr="00985B99">
              <w:rPr>
                <w:sz w:val="20"/>
                <w:szCs w:val="20"/>
              </w:rPr>
              <w:t>브랜드</w:t>
            </w:r>
            <w:r w:rsidRPr="00985B99">
              <w:rPr>
                <w:sz w:val="20"/>
                <w:szCs w:val="20"/>
              </w:rPr>
              <w:t xml:space="preserve"> </w:t>
            </w:r>
            <w:r w:rsidRPr="00985B99">
              <w:rPr>
                <w:sz w:val="20"/>
                <w:szCs w:val="20"/>
              </w:rPr>
              <w:t>가치</w:t>
            </w:r>
            <w:r w:rsidRPr="00985B99">
              <w:rPr>
                <w:sz w:val="20"/>
                <w:szCs w:val="20"/>
              </w:rPr>
              <w:t xml:space="preserve"> </w:t>
            </w:r>
            <w:proofErr w:type="spellStart"/>
            <w:r w:rsidRPr="00985B99">
              <w:rPr>
                <w:sz w:val="20"/>
                <w:szCs w:val="20"/>
              </w:rPr>
              <w:t>하락시키는</w:t>
            </w:r>
            <w:proofErr w:type="spellEnd"/>
            <w:r w:rsidRPr="00985B99">
              <w:rPr>
                <w:sz w:val="20"/>
                <w:szCs w:val="20"/>
              </w:rPr>
              <w:t xml:space="preserve"> </w:t>
            </w:r>
            <w:r w:rsidRPr="00985B99">
              <w:rPr>
                <w:sz w:val="20"/>
                <w:szCs w:val="20"/>
              </w:rPr>
              <w:t>행위</w:t>
            </w:r>
            <w:r w:rsidRPr="00985B99">
              <w:rPr>
                <w:sz w:val="20"/>
                <w:szCs w:val="20"/>
              </w:rPr>
              <w:t xml:space="preserve">, </w:t>
            </w:r>
            <w:r w:rsidRPr="00985B99">
              <w:rPr>
                <w:sz w:val="20"/>
                <w:szCs w:val="20"/>
              </w:rPr>
              <w:t>분쟁에</w:t>
            </w:r>
            <w:r w:rsidRPr="00985B99">
              <w:rPr>
                <w:sz w:val="20"/>
                <w:szCs w:val="20"/>
              </w:rPr>
              <w:t xml:space="preserve"> </w:t>
            </w:r>
            <w:r w:rsidRPr="00985B99">
              <w:rPr>
                <w:sz w:val="20"/>
                <w:szCs w:val="20"/>
              </w:rPr>
              <w:t>따른</w:t>
            </w:r>
            <w:r w:rsidRPr="00985B99">
              <w:rPr>
                <w:sz w:val="20"/>
                <w:szCs w:val="20"/>
              </w:rPr>
              <w:t xml:space="preserve"> </w:t>
            </w:r>
            <w:r w:rsidRPr="00985B99">
              <w:rPr>
                <w:sz w:val="20"/>
                <w:szCs w:val="20"/>
              </w:rPr>
              <w:t>시정요구</w:t>
            </w:r>
            <w:r w:rsidRPr="00985B99">
              <w:rPr>
                <w:sz w:val="20"/>
                <w:szCs w:val="20"/>
              </w:rPr>
              <w:t xml:space="preserve"> 2</w:t>
            </w:r>
            <w:r w:rsidRPr="00985B99">
              <w:rPr>
                <w:sz w:val="20"/>
                <w:szCs w:val="20"/>
              </w:rPr>
              <w:t>회</w:t>
            </w:r>
            <w:r w:rsidRPr="00985B99">
              <w:rPr>
                <w:sz w:val="20"/>
                <w:szCs w:val="20"/>
              </w:rPr>
              <w:t xml:space="preserve"> </w:t>
            </w:r>
            <w:r w:rsidRPr="00985B99">
              <w:rPr>
                <w:sz w:val="20"/>
                <w:szCs w:val="20"/>
              </w:rPr>
              <w:t>이상</w:t>
            </w:r>
            <w:r w:rsidRPr="00985B99">
              <w:rPr>
                <w:sz w:val="20"/>
                <w:szCs w:val="20"/>
              </w:rPr>
              <w:t xml:space="preserve"> </w:t>
            </w:r>
            <w:r w:rsidRPr="00985B99">
              <w:rPr>
                <w:sz w:val="20"/>
                <w:szCs w:val="20"/>
              </w:rPr>
              <w:t>불이행</w:t>
            </w:r>
            <w:r w:rsidRPr="00985B99">
              <w:rPr>
                <w:sz w:val="20"/>
                <w:szCs w:val="20"/>
              </w:rPr>
              <w:t xml:space="preserve">, </w:t>
            </w:r>
            <w:r w:rsidRPr="00985B99">
              <w:rPr>
                <w:sz w:val="20"/>
                <w:szCs w:val="20"/>
              </w:rPr>
              <w:t>결제일에</w:t>
            </w:r>
            <w:r w:rsidRPr="00985B99">
              <w:rPr>
                <w:sz w:val="20"/>
                <w:szCs w:val="20"/>
              </w:rPr>
              <w:t xml:space="preserve"> </w:t>
            </w:r>
            <w:r w:rsidRPr="00985B99">
              <w:rPr>
                <w:sz w:val="20"/>
                <w:szCs w:val="20"/>
              </w:rPr>
              <w:t>결제대금을</w:t>
            </w:r>
            <w:r w:rsidRPr="00985B99">
              <w:rPr>
                <w:sz w:val="20"/>
                <w:szCs w:val="20"/>
              </w:rPr>
              <w:t xml:space="preserve"> 2</w:t>
            </w:r>
            <w:r w:rsidRPr="00985B99">
              <w:rPr>
                <w:sz w:val="20"/>
                <w:szCs w:val="20"/>
              </w:rPr>
              <w:t>회이상</w:t>
            </w:r>
            <w:r w:rsidRPr="00985B99">
              <w:rPr>
                <w:sz w:val="20"/>
                <w:szCs w:val="20"/>
              </w:rPr>
              <w:t xml:space="preserve"> </w:t>
            </w:r>
            <w:r w:rsidRPr="00985B99">
              <w:rPr>
                <w:sz w:val="20"/>
                <w:szCs w:val="20"/>
              </w:rPr>
              <w:t>미지급하거나</w:t>
            </w:r>
            <w:r w:rsidRPr="00985B99">
              <w:rPr>
                <w:sz w:val="20"/>
                <w:szCs w:val="20"/>
              </w:rPr>
              <w:t xml:space="preserve"> </w:t>
            </w:r>
            <w:r w:rsidRPr="00985B99">
              <w:rPr>
                <w:sz w:val="20"/>
                <w:szCs w:val="20"/>
              </w:rPr>
              <w:t>부족</w:t>
            </w:r>
            <w:r w:rsidRPr="00985B99">
              <w:rPr>
                <w:sz w:val="20"/>
                <w:szCs w:val="20"/>
              </w:rPr>
              <w:t xml:space="preserve"> </w:t>
            </w:r>
            <w:r w:rsidRPr="00985B99">
              <w:rPr>
                <w:sz w:val="20"/>
                <w:szCs w:val="20"/>
              </w:rPr>
              <w:t>지급</w:t>
            </w:r>
            <w:r w:rsidRPr="00985B99">
              <w:rPr>
                <w:sz w:val="20"/>
                <w:szCs w:val="20"/>
              </w:rPr>
              <w:t xml:space="preserve"> </w:t>
            </w:r>
            <w:r w:rsidRPr="00985B99">
              <w:rPr>
                <w:sz w:val="20"/>
                <w:szCs w:val="20"/>
              </w:rPr>
              <w:t>등</w:t>
            </w:r>
            <w:r w:rsidRPr="00985B99">
              <w:rPr>
                <w:sz w:val="20"/>
                <w:szCs w:val="20"/>
              </w:rPr>
              <w:t xml:space="preserve"> </w:t>
            </w:r>
            <w:r w:rsidRPr="00985B99">
              <w:rPr>
                <w:sz w:val="20"/>
                <w:szCs w:val="20"/>
              </w:rPr>
              <w:t>이에</w:t>
            </w:r>
            <w:r w:rsidRPr="00985B99">
              <w:rPr>
                <w:sz w:val="20"/>
                <w:szCs w:val="20"/>
              </w:rPr>
              <w:t xml:space="preserve"> </w:t>
            </w:r>
            <w:r w:rsidRPr="00985B99">
              <w:rPr>
                <w:sz w:val="20"/>
                <w:szCs w:val="20"/>
              </w:rPr>
              <w:t>준하여</w:t>
            </w:r>
            <w:r w:rsidRPr="00985B99">
              <w:rPr>
                <w:sz w:val="20"/>
                <w:szCs w:val="20"/>
              </w:rPr>
              <w:t xml:space="preserve"> </w:t>
            </w:r>
            <w:r w:rsidRPr="00985B99">
              <w:rPr>
                <w:sz w:val="20"/>
                <w:szCs w:val="20"/>
              </w:rPr>
              <w:t>더</w:t>
            </w:r>
            <w:r w:rsidRPr="00985B99">
              <w:rPr>
                <w:sz w:val="20"/>
                <w:szCs w:val="20"/>
              </w:rPr>
              <w:t xml:space="preserve"> </w:t>
            </w:r>
            <w:r w:rsidRPr="00985B99">
              <w:rPr>
                <w:sz w:val="20"/>
                <w:szCs w:val="20"/>
              </w:rPr>
              <w:t>이상</w:t>
            </w:r>
            <w:r w:rsidRPr="00985B99">
              <w:rPr>
                <w:sz w:val="20"/>
                <w:szCs w:val="20"/>
              </w:rPr>
              <w:t xml:space="preserve"> </w:t>
            </w:r>
            <w:r w:rsidRPr="00985B99">
              <w:rPr>
                <w:sz w:val="20"/>
                <w:szCs w:val="20"/>
              </w:rPr>
              <w:t>대리점과의</w:t>
            </w:r>
            <w:r w:rsidRPr="00985B99">
              <w:rPr>
                <w:sz w:val="20"/>
                <w:szCs w:val="20"/>
              </w:rPr>
              <w:t xml:space="preserve"> </w:t>
            </w:r>
            <w:r w:rsidRPr="00985B99">
              <w:rPr>
                <w:sz w:val="20"/>
                <w:szCs w:val="20"/>
              </w:rPr>
              <w:t>거래를</w:t>
            </w:r>
            <w:r w:rsidRPr="00985B99">
              <w:rPr>
                <w:sz w:val="20"/>
                <w:szCs w:val="20"/>
              </w:rPr>
              <w:t xml:space="preserve"> </w:t>
            </w:r>
            <w:r w:rsidRPr="00985B99">
              <w:rPr>
                <w:sz w:val="20"/>
                <w:szCs w:val="20"/>
              </w:rPr>
              <w:t>지속할</w:t>
            </w:r>
            <w:r w:rsidRPr="00985B99">
              <w:rPr>
                <w:sz w:val="20"/>
                <w:szCs w:val="20"/>
              </w:rPr>
              <w:t xml:space="preserve"> </w:t>
            </w:r>
            <w:r w:rsidRPr="00985B99">
              <w:rPr>
                <w:sz w:val="20"/>
                <w:szCs w:val="20"/>
              </w:rPr>
              <w:t>수</w:t>
            </w:r>
            <w:r w:rsidRPr="00985B99">
              <w:rPr>
                <w:sz w:val="20"/>
                <w:szCs w:val="20"/>
              </w:rPr>
              <w:t xml:space="preserve"> </w:t>
            </w:r>
            <w:r w:rsidRPr="00985B99">
              <w:rPr>
                <w:sz w:val="20"/>
                <w:szCs w:val="20"/>
              </w:rPr>
              <w:t>없다고</w:t>
            </w:r>
            <w:r w:rsidRPr="00985B99">
              <w:rPr>
                <w:sz w:val="20"/>
                <w:szCs w:val="20"/>
              </w:rPr>
              <w:t xml:space="preserve"> </w:t>
            </w:r>
            <w:r w:rsidRPr="00985B99">
              <w:rPr>
                <w:sz w:val="20"/>
                <w:szCs w:val="20"/>
              </w:rPr>
              <w:t>판단하는</w:t>
            </w:r>
            <w:r w:rsidRPr="00985B99">
              <w:rPr>
                <w:sz w:val="20"/>
                <w:szCs w:val="20"/>
              </w:rPr>
              <w:t xml:space="preserve"> </w:t>
            </w:r>
            <w:r w:rsidRPr="00985B99">
              <w:rPr>
                <w:sz w:val="20"/>
                <w:szCs w:val="20"/>
              </w:rPr>
              <w:t>경우</w:t>
            </w:r>
          </w:p>
        </w:tc>
      </w:tr>
      <w:tr w:rsidR="00026A7E" w:rsidRPr="00891AA7" w14:paraId="58968144" w14:textId="77777777" w:rsidTr="000E7F6F">
        <w:trPr>
          <w:trHeight w:val="397"/>
        </w:trPr>
        <w:tc>
          <w:tcPr>
            <w:tcW w:w="1900" w:type="dxa"/>
            <w:shd w:val="clear" w:color="auto" w:fill="F2F2F2" w:themeFill="background1" w:themeFillShade="F2"/>
            <w:vAlign w:val="center"/>
          </w:tcPr>
          <w:p w14:paraId="6EBD6FC3" w14:textId="77777777" w:rsidR="00026A7E" w:rsidRPr="00891AA7" w:rsidRDefault="00026A7E" w:rsidP="0091358C">
            <w:pPr>
              <w:pStyle w:val="a5"/>
              <w:spacing w:line="280" w:lineRule="atLeast"/>
              <w:ind w:leftChars="0" w:left="0"/>
              <w:jc w:val="center"/>
              <w:rPr>
                <w:sz w:val="20"/>
                <w:szCs w:val="20"/>
              </w:rPr>
            </w:pPr>
            <w:r w:rsidRPr="00891AA7">
              <w:rPr>
                <w:sz w:val="20"/>
                <w:szCs w:val="20"/>
              </w:rPr>
              <w:t>손해배상</w:t>
            </w:r>
          </w:p>
        </w:tc>
        <w:tc>
          <w:tcPr>
            <w:tcW w:w="6746" w:type="dxa"/>
            <w:shd w:val="clear" w:color="auto" w:fill="auto"/>
            <w:vAlign w:val="center"/>
          </w:tcPr>
          <w:p w14:paraId="747571AA"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계약위반에</w:t>
            </w:r>
            <w:r w:rsidRPr="00985B99">
              <w:rPr>
                <w:sz w:val="20"/>
                <w:szCs w:val="20"/>
              </w:rPr>
              <w:t xml:space="preserve"> </w:t>
            </w:r>
            <w:r w:rsidRPr="00985B99">
              <w:rPr>
                <w:sz w:val="20"/>
                <w:szCs w:val="20"/>
              </w:rPr>
              <w:t>관해</w:t>
            </w:r>
            <w:r w:rsidRPr="00985B99">
              <w:rPr>
                <w:sz w:val="20"/>
                <w:szCs w:val="20"/>
              </w:rPr>
              <w:t xml:space="preserve"> </w:t>
            </w:r>
            <w:r w:rsidRPr="00985B99">
              <w:rPr>
                <w:sz w:val="20"/>
                <w:szCs w:val="20"/>
              </w:rPr>
              <w:t>귀책사유</w:t>
            </w:r>
            <w:r w:rsidRPr="00985B99">
              <w:rPr>
                <w:sz w:val="20"/>
                <w:szCs w:val="20"/>
              </w:rPr>
              <w:t xml:space="preserve"> </w:t>
            </w:r>
            <w:r w:rsidRPr="00985B99">
              <w:rPr>
                <w:sz w:val="20"/>
                <w:szCs w:val="20"/>
              </w:rPr>
              <w:t>있는</w:t>
            </w:r>
            <w:r w:rsidRPr="00985B99">
              <w:rPr>
                <w:sz w:val="20"/>
                <w:szCs w:val="20"/>
              </w:rPr>
              <w:t xml:space="preserve"> </w:t>
            </w:r>
            <w:r w:rsidRPr="00985B99">
              <w:rPr>
                <w:sz w:val="20"/>
                <w:szCs w:val="20"/>
              </w:rPr>
              <w:t>당사자는</w:t>
            </w:r>
            <w:r w:rsidRPr="00985B99">
              <w:rPr>
                <w:sz w:val="20"/>
                <w:szCs w:val="20"/>
              </w:rPr>
              <w:t xml:space="preserve"> </w:t>
            </w:r>
            <w:r w:rsidRPr="00985B99">
              <w:rPr>
                <w:sz w:val="20"/>
                <w:szCs w:val="20"/>
              </w:rPr>
              <w:t>직</w:t>
            </w:r>
            <w:r w:rsidRPr="00985B99">
              <w:rPr>
                <w:sz w:val="20"/>
                <w:szCs w:val="20"/>
              </w:rPr>
              <w:sym w:font="Wingdings" w:char="F09E"/>
            </w:r>
            <w:r w:rsidRPr="00985B99">
              <w:rPr>
                <w:sz w:val="20"/>
                <w:szCs w:val="20"/>
              </w:rPr>
              <w:t>간접적인</w:t>
            </w:r>
            <w:r w:rsidRPr="00985B99">
              <w:rPr>
                <w:sz w:val="20"/>
                <w:szCs w:val="20"/>
              </w:rPr>
              <w:t xml:space="preserve"> </w:t>
            </w:r>
            <w:r w:rsidRPr="00985B99">
              <w:rPr>
                <w:sz w:val="20"/>
                <w:szCs w:val="20"/>
              </w:rPr>
              <w:t>모든</w:t>
            </w:r>
            <w:r w:rsidRPr="00985B99">
              <w:rPr>
                <w:sz w:val="20"/>
                <w:szCs w:val="20"/>
              </w:rPr>
              <w:t xml:space="preserve"> </w:t>
            </w:r>
            <w:r w:rsidRPr="00985B99">
              <w:rPr>
                <w:sz w:val="20"/>
                <w:szCs w:val="20"/>
              </w:rPr>
              <w:t>손해</w:t>
            </w:r>
            <w:r w:rsidRPr="00985B99">
              <w:rPr>
                <w:sz w:val="20"/>
                <w:szCs w:val="20"/>
              </w:rPr>
              <w:t xml:space="preserve"> </w:t>
            </w:r>
            <w:r w:rsidRPr="00985B99">
              <w:rPr>
                <w:sz w:val="20"/>
                <w:szCs w:val="20"/>
              </w:rPr>
              <w:t>배상할</w:t>
            </w:r>
            <w:r w:rsidRPr="00985B99">
              <w:rPr>
                <w:sz w:val="20"/>
                <w:szCs w:val="20"/>
              </w:rPr>
              <w:t xml:space="preserve"> </w:t>
            </w:r>
            <w:r w:rsidRPr="00985B99">
              <w:rPr>
                <w:sz w:val="20"/>
                <w:szCs w:val="20"/>
              </w:rPr>
              <w:t>의무</w:t>
            </w:r>
            <w:r w:rsidRPr="00985B99">
              <w:rPr>
                <w:sz w:val="20"/>
                <w:szCs w:val="20"/>
              </w:rPr>
              <w:t xml:space="preserve"> </w:t>
            </w:r>
            <w:r w:rsidRPr="00985B99">
              <w:rPr>
                <w:sz w:val="20"/>
                <w:szCs w:val="20"/>
              </w:rPr>
              <w:t>부담</w:t>
            </w:r>
          </w:p>
        </w:tc>
      </w:tr>
    </w:tbl>
    <w:p w14:paraId="20E9E6F2" w14:textId="77777777" w:rsidR="00026A7E" w:rsidRPr="000E7F6F" w:rsidRDefault="00026A7E" w:rsidP="00384ACF">
      <w:pPr>
        <w:pStyle w:val="a5"/>
        <w:numPr>
          <w:ilvl w:val="4"/>
          <w:numId w:val="103"/>
        </w:numPr>
        <w:spacing w:before="240" w:after="240"/>
        <w:ind w:leftChars="0" w:left="1418" w:hanging="454"/>
        <w:rPr>
          <w:b/>
          <w:szCs w:val="22"/>
        </w:rPr>
      </w:pPr>
      <w:r w:rsidRPr="000E7F6F">
        <w:rPr>
          <w:b/>
          <w:szCs w:val="22"/>
        </w:rPr>
        <w:t>분석</w:t>
      </w:r>
    </w:p>
    <w:p w14:paraId="484D9234" w14:textId="77777777" w:rsidR="00026A7E" w:rsidRPr="00CB2B3F" w:rsidRDefault="00026A7E" w:rsidP="00384ACF">
      <w:pPr>
        <w:pStyle w:val="a5"/>
        <w:spacing w:before="240" w:after="240"/>
        <w:ind w:leftChars="0" w:left="851"/>
        <w:rPr>
          <w:szCs w:val="22"/>
        </w:rPr>
      </w:pPr>
      <w:del w:id="227" w:author="heesung.ahn" w:date="2021-08-31T00:32:00Z">
        <w:r w:rsidRPr="00CB2B3F" w:rsidDel="00384ACF">
          <w:rPr>
            <w:szCs w:val="22"/>
          </w:rPr>
          <w:lastRenderedPageBreak/>
          <w:delText>제공된</w:delText>
        </w:r>
        <w:r w:rsidRPr="00CB2B3F" w:rsidDel="00384ACF">
          <w:rPr>
            <w:szCs w:val="22"/>
          </w:rPr>
          <w:delText xml:space="preserve"> </w:delText>
        </w:r>
        <w:r w:rsidRPr="00CB2B3F" w:rsidDel="00384ACF">
          <w:rPr>
            <w:szCs w:val="22"/>
          </w:rPr>
          <w:delText>자료에</w:delText>
        </w:r>
        <w:r w:rsidRPr="00CB2B3F" w:rsidDel="00384ACF">
          <w:rPr>
            <w:szCs w:val="22"/>
          </w:rPr>
          <w:delText xml:space="preserve"> </w:delText>
        </w:r>
        <w:r w:rsidRPr="00CB2B3F" w:rsidDel="00384ACF">
          <w:rPr>
            <w:szCs w:val="22"/>
          </w:rPr>
          <w:delText>따르면</w:delText>
        </w:r>
        <w:r w:rsidRPr="00CB2B3F" w:rsidDel="00384ACF">
          <w:rPr>
            <w:szCs w:val="22"/>
          </w:rPr>
          <w:delText xml:space="preserve">, </w:delText>
        </w:r>
      </w:del>
      <w:r w:rsidRPr="00CB2B3F">
        <w:rPr>
          <w:szCs w:val="22"/>
        </w:rPr>
        <w:t>판매대리점</w:t>
      </w:r>
      <w:r w:rsidRPr="00CB2B3F">
        <w:rPr>
          <w:szCs w:val="22"/>
        </w:rPr>
        <w:t xml:space="preserve"> </w:t>
      </w:r>
      <w:r w:rsidRPr="00CB2B3F">
        <w:rPr>
          <w:szCs w:val="22"/>
        </w:rPr>
        <w:t>계약은</w:t>
      </w:r>
      <w:r w:rsidRPr="00CB2B3F">
        <w:rPr>
          <w:szCs w:val="22"/>
        </w:rPr>
        <w:t xml:space="preserve"> </w:t>
      </w:r>
      <w:r w:rsidRPr="00CB2B3F">
        <w:rPr>
          <w:szCs w:val="22"/>
        </w:rPr>
        <w:t>공정위에서</w:t>
      </w:r>
      <w:r w:rsidRPr="00CB2B3F">
        <w:rPr>
          <w:szCs w:val="22"/>
        </w:rPr>
        <w:t xml:space="preserve"> </w:t>
      </w:r>
      <w:r w:rsidRPr="00CB2B3F">
        <w:rPr>
          <w:szCs w:val="22"/>
        </w:rPr>
        <w:t>고시하고</w:t>
      </w:r>
      <w:r w:rsidRPr="00CB2B3F">
        <w:rPr>
          <w:szCs w:val="22"/>
        </w:rPr>
        <w:t xml:space="preserve"> </w:t>
      </w:r>
      <w:r w:rsidRPr="00CB2B3F">
        <w:rPr>
          <w:szCs w:val="22"/>
        </w:rPr>
        <w:t>있는</w:t>
      </w:r>
      <w:r w:rsidRPr="00CB2B3F">
        <w:rPr>
          <w:szCs w:val="22"/>
        </w:rPr>
        <w:t xml:space="preserve"> </w:t>
      </w:r>
      <w:r w:rsidRPr="00CB2B3F">
        <w:rPr>
          <w:szCs w:val="22"/>
        </w:rPr>
        <w:t>가구업종</w:t>
      </w:r>
      <w:r w:rsidRPr="00CB2B3F">
        <w:rPr>
          <w:szCs w:val="22"/>
        </w:rPr>
        <w:t xml:space="preserve"> </w:t>
      </w:r>
      <w:r w:rsidRPr="00CB2B3F">
        <w:rPr>
          <w:szCs w:val="22"/>
        </w:rPr>
        <w:t>표준대리점</w:t>
      </w:r>
      <w:r w:rsidRPr="00CB2B3F">
        <w:rPr>
          <w:szCs w:val="22"/>
        </w:rPr>
        <w:t xml:space="preserve"> </w:t>
      </w:r>
      <w:r w:rsidRPr="00CB2B3F">
        <w:rPr>
          <w:szCs w:val="22"/>
        </w:rPr>
        <w:t>계약을</w:t>
      </w:r>
      <w:r w:rsidRPr="00CB2B3F">
        <w:rPr>
          <w:szCs w:val="22"/>
        </w:rPr>
        <w:t xml:space="preserve"> </w:t>
      </w:r>
      <w:r w:rsidRPr="00CB2B3F">
        <w:rPr>
          <w:szCs w:val="22"/>
        </w:rPr>
        <w:t>기반으로</w:t>
      </w:r>
      <w:r w:rsidRPr="00CB2B3F">
        <w:rPr>
          <w:szCs w:val="22"/>
        </w:rPr>
        <w:t xml:space="preserve"> </w:t>
      </w:r>
      <w:r w:rsidRPr="00CB2B3F">
        <w:rPr>
          <w:szCs w:val="22"/>
        </w:rPr>
        <w:t>작성되었음</w:t>
      </w:r>
      <w:r w:rsidRPr="00CB2B3F">
        <w:rPr>
          <w:szCs w:val="22"/>
        </w:rPr>
        <w:t xml:space="preserve">. </w:t>
      </w:r>
    </w:p>
    <w:p w14:paraId="62EEA8E2" w14:textId="77777777" w:rsidR="00026A7E" w:rsidRPr="00CB2B3F" w:rsidRDefault="00026A7E" w:rsidP="00384ACF">
      <w:pPr>
        <w:pStyle w:val="a5"/>
        <w:spacing w:before="240" w:after="240"/>
        <w:ind w:leftChars="0" w:left="851"/>
        <w:rPr>
          <w:szCs w:val="22"/>
        </w:rPr>
      </w:pPr>
      <w:r w:rsidRPr="00CB2B3F">
        <w:rPr>
          <w:szCs w:val="22"/>
        </w:rPr>
        <w:t>대상회사가</w:t>
      </w:r>
      <w:r w:rsidRPr="00CB2B3F">
        <w:rPr>
          <w:szCs w:val="22"/>
        </w:rPr>
        <w:t xml:space="preserve"> </w:t>
      </w:r>
      <w:r w:rsidRPr="00CB2B3F">
        <w:rPr>
          <w:szCs w:val="22"/>
        </w:rPr>
        <w:t>영위하는</w:t>
      </w:r>
      <w:r w:rsidRPr="00CB2B3F">
        <w:rPr>
          <w:szCs w:val="22"/>
        </w:rPr>
        <w:t xml:space="preserve"> </w:t>
      </w:r>
      <w:r w:rsidRPr="00CB2B3F">
        <w:rPr>
          <w:szCs w:val="22"/>
        </w:rPr>
        <w:t>사업의</w:t>
      </w:r>
      <w:r w:rsidRPr="00CB2B3F">
        <w:rPr>
          <w:szCs w:val="22"/>
        </w:rPr>
        <w:t xml:space="preserve"> </w:t>
      </w:r>
      <w:r w:rsidRPr="00CB2B3F">
        <w:rPr>
          <w:szCs w:val="22"/>
        </w:rPr>
        <w:t>특수성</w:t>
      </w:r>
      <w:r w:rsidRPr="00CB2B3F">
        <w:rPr>
          <w:szCs w:val="22"/>
        </w:rPr>
        <w:t>(</w:t>
      </w:r>
      <w:r w:rsidRPr="00CB2B3F">
        <w:rPr>
          <w:szCs w:val="22"/>
        </w:rPr>
        <w:t>사후관리가</w:t>
      </w:r>
      <w:r w:rsidRPr="00CB2B3F">
        <w:rPr>
          <w:szCs w:val="22"/>
        </w:rPr>
        <w:t xml:space="preserve"> </w:t>
      </w:r>
      <w:r w:rsidRPr="00CB2B3F">
        <w:rPr>
          <w:szCs w:val="22"/>
        </w:rPr>
        <w:t>필요한</w:t>
      </w:r>
      <w:r w:rsidRPr="00CB2B3F">
        <w:rPr>
          <w:szCs w:val="22"/>
        </w:rPr>
        <w:t xml:space="preserve"> </w:t>
      </w:r>
      <w:r w:rsidRPr="00CB2B3F">
        <w:rPr>
          <w:szCs w:val="22"/>
        </w:rPr>
        <w:t>점</w:t>
      </w:r>
      <w:r w:rsidRPr="00CB2B3F">
        <w:rPr>
          <w:szCs w:val="22"/>
        </w:rPr>
        <w:t>)</w:t>
      </w:r>
      <w:r w:rsidRPr="00CB2B3F">
        <w:rPr>
          <w:szCs w:val="22"/>
        </w:rPr>
        <w:t>에</w:t>
      </w:r>
      <w:r w:rsidRPr="00CB2B3F">
        <w:rPr>
          <w:szCs w:val="22"/>
        </w:rPr>
        <w:t xml:space="preserve"> </w:t>
      </w:r>
      <w:r w:rsidRPr="00CB2B3F">
        <w:rPr>
          <w:szCs w:val="22"/>
        </w:rPr>
        <w:t>따른</w:t>
      </w:r>
      <w:r w:rsidRPr="00CB2B3F">
        <w:rPr>
          <w:szCs w:val="22"/>
        </w:rPr>
        <w:t xml:space="preserve"> </w:t>
      </w:r>
      <w:r w:rsidRPr="00CB2B3F">
        <w:rPr>
          <w:szCs w:val="22"/>
        </w:rPr>
        <w:t>사후관리</w:t>
      </w:r>
      <w:r w:rsidRPr="00CB2B3F">
        <w:rPr>
          <w:szCs w:val="22"/>
        </w:rPr>
        <w:t xml:space="preserve"> </w:t>
      </w:r>
      <w:r w:rsidRPr="00CB2B3F">
        <w:rPr>
          <w:szCs w:val="22"/>
        </w:rPr>
        <w:t>책임의</w:t>
      </w:r>
      <w:r w:rsidRPr="00CB2B3F">
        <w:rPr>
          <w:szCs w:val="22"/>
        </w:rPr>
        <w:t xml:space="preserve"> </w:t>
      </w:r>
      <w:r w:rsidRPr="00CB2B3F">
        <w:rPr>
          <w:szCs w:val="22"/>
        </w:rPr>
        <w:t>소재</w:t>
      </w:r>
      <w:r w:rsidRPr="00CB2B3F">
        <w:rPr>
          <w:szCs w:val="22"/>
        </w:rPr>
        <w:t xml:space="preserve">, </w:t>
      </w:r>
      <w:del w:id="228" w:author="heesung.ahn" w:date="2021-08-31T00:32:00Z">
        <w:r w:rsidRPr="00CB2B3F" w:rsidDel="00384ACF">
          <w:rPr>
            <w:szCs w:val="22"/>
          </w:rPr>
          <w:delText>일부</w:delText>
        </w:r>
        <w:r w:rsidRPr="00CB2B3F" w:rsidDel="00384ACF">
          <w:rPr>
            <w:szCs w:val="22"/>
          </w:rPr>
          <w:delText xml:space="preserve"> </w:delText>
        </w:r>
      </w:del>
      <w:r w:rsidRPr="00CB2B3F">
        <w:rPr>
          <w:szCs w:val="22"/>
        </w:rPr>
        <w:t>계약</w:t>
      </w:r>
      <w:r w:rsidRPr="00CB2B3F">
        <w:rPr>
          <w:szCs w:val="22"/>
        </w:rPr>
        <w:t xml:space="preserve"> </w:t>
      </w:r>
      <w:r w:rsidRPr="00CB2B3F">
        <w:rPr>
          <w:szCs w:val="22"/>
        </w:rPr>
        <w:t>해지사유</w:t>
      </w:r>
      <w:r w:rsidRPr="00CB2B3F">
        <w:rPr>
          <w:szCs w:val="22"/>
        </w:rPr>
        <w:t>(</w:t>
      </w:r>
      <w:r w:rsidRPr="00CB2B3F">
        <w:rPr>
          <w:szCs w:val="22"/>
        </w:rPr>
        <w:t>브랜드</w:t>
      </w:r>
      <w:r w:rsidRPr="00CB2B3F">
        <w:rPr>
          <w:szCs w:val="22"/>
        </w:rPr>
        <w:t xml:space="preserve"> </w:t>
      </w:r>
      <w:r w:rsidRPr="00CB2B3F">
        <w:rPr>
          <w:szCs w:val="22"/>
        </w:rPr>
        <w:t>이미지</w:t>
      </w:r>
      <w:r w:rsidRPr="00CB2B3F">
        <w:rPr>
          <w:szCs w:val="22"/>
        </w:rPr>
        <w:t xml:space="preserve"> </w:t>
      </w:r>
      <w:r w:rsidRPr="00CB2B3F">
        <w:rPr>
          <w:szCs w:val="22"/>
        </w:rPr>
        <w:t>손상</w:t>
      </w:r>
      <w:r w:rsidRPr="00CB2B3F">
        <w:rPr>
          <w:szCs w:val="22"/>
        </w:rPr>
        <w:t xml:space="preserve">), </w:t>
      </w:r>
      <w:r w:rsidRPr="00CB2B3F">
        <w:rPr>
          <w:szCs w:val="22"/>
        </w:rPr>
        <w:t>시공업체</w:t>
      </w:r>
      <w:r w:rsidRPr="00CB2B3F">
        <w:rPr>
          <w:szCs w:val="22"/>
        </w:rPr>
        <w:t xml:space="preserve"> </w:t>
      </w:r>
      <w:r w:rsidRPr="00CB2B3F">
        <w:rPr>
          <w:szCs w:val="22"/>
        </w:rPr>
        <w:t>선정</w:t>
      </w:r>
      <w:r w:rsidRPr="00CB2B3F">
        <w:rPr>
          <w:szCs w:val="22"/>
        </w:rPr>
        <w:t xml:space="preserve"> </w:t>
      </w:r>
      <w:r w:rsidRPr="00CB2B3F">
        <w:rPr>
          <w:szCs w:val="22"/>
        </w:rPr>
        <w:t>방법</w:t>
      </w:r>
      <w:r w:rsidRPr="00CB2B3F">
        <w:rPr>
          <w:szCs w:val="22"/>
        </w:rPr>
        <w:t xml:space="preserve"> </w:t>
      </w:r>
      <w:r w:rsidRPr="00CB2B3F">
        <w:rPr>
          <w:szCs w:val="22"/>
        </w:rPr>
        <w:t>등</w:t>
      </w:r>
      <w:r w:rsidRPr="00CB2B3F">
        <w:rPr>
          <w:szCs w:val="22"/>
        </w:rPr>
        <w:t xml:space="preserve"> </w:t>
      </w:r>
      <w:r w:rsidRPr="00CB2B3F">
        <w:rPr>
          <w:szCs w:val="22"/>
        </w:rPr>
        <w:t>일부</w:t>
      </w:r>
      <w:r w:rsidRPr="00CB2B3F">
        <w:rPr>
          <w:szCs w:val="22"/>
        </w:rPr>
        <w:t xml:space="preserve"> </w:t>
      </w:r>
      <w:proofErr w:type="spellStart"/>
      <w:r w:rsidRPr="00CB2B3F">
        <w:rPr>
          <w:szCs w:val="22"/>
        </w:rPr>
        <w:t>공정위</w:t>
      </w:r>
      <w:proofErr w:type="spellEnd"/>
      <w:r w:rsidRPr="00CB2B3F">
        <w:rPr>
          <w:szCs w:val="22"/>
        </w:rPr>
        <w:t xml:space="preserve"> </w:t>
      </w:r>
      <w:r w:rsidRPr="00CB2B3F">
        <w:rPr>
          <w:szCs w:val="22"/>
        </w:rPr>
        <w:t>표준대리점</w:t>
      </w:r>
      <w:r w:rsidRPr="00CB2B3F">
        <w:rPr>
          <w:szCs w:val="22"/>
        </w:rPr>
        <w:t xml:space="preserve"> </w:t>
      </w:r>
      <w:r w:rsidRPr="00CB2B3F">
        <w:rPr>
          <w:szCs w:val="22"/>
        </w:rPr>
        <w:t>계약과</w:t>
      </w:r>
      <w:r w:rsidRPr="00CB2B3F">
        <w:rPr>
          <w:szCs w:val="22"/>
        </w:rPr>
        <w:t xml:space="preserve"> </w:t>
      </w:r>
      <w:r w:rsidRPr="00CB2B3F">
        <w:rPr>
          <w:szCs w:val="22"/>
        </w:rPr>
        <w:t>상이한</w:t>
      </w:r>
      <w:r w:rsidRPr="00CB2B3F">
        <w:rPr>
          <w:szCs w:val="22"/>
        </w:rPr>
        <w:t xml:space="preserve"> </w:t>
      </w:r>
      <w:r w:rsidRPr="00CB2B3F">
        <w:rPr>
          <w:szCs w:val="22"/>
        </w:rPr>
        <w:t>조항이</w:t>
      </w:r>
      <w:r w:rsidRPr="00CB2B3F">
        <w:rPr>
          <w:szCs w:val="22"/>
        </w:rPr>
        <w:t xml:space="preserve"> </w:t>
      </w:r>
      <w:r w:rsidRPr="00CB2B3F">
        <w:rPr>
          <w:szCs w:val="22"/>
        </w:rPr>
        <w:t>있으나</w:t>
      </w:r>
      <w:r w:rsidRPr="00CB2B3F">
        <w:rPr>
          <w:szCs w:val="22"/>
        </w:rPr>
        <w:t xml:space="preserve">, </w:t>
      </w:r>
      <w:r w:rsidRPr="00CB2B3F">
        <w:rPr>
          <w:szCs w:val="22"/>
        </w:rPr>
        <w:t>대체로</w:t>
      </w:r>
      <w:r w:rsidRPr="00CB2B3F">
        <w:rPr>
          <w:szCs w:val="22"/>
        </w:rPr>
        <w:t xml:space="preserve"> </w:t>
      </w:r>
      <w:r w:rsidRPr="00CB2B3F">
        <w:rPr>
          <w:szCs w:val="22"/>
        </w:rPr>
        <w:t>표준계약서에서</w:t>
      </w:r>
      <w:r w:rsidRPr="00CB2B3F">
        <w:rPr>
          <w:szCs w:val="22"/>
        </w:rPr>
        <w:t xml:space="preserve"> </w:t>
      </w:r>
      <w:r w:rsidRPr="00CB2B3F">
        <w:rPr>
          <w:szCs w:val="22"/>
        </w:rPr>
        <w:t>정하고</w:t>
      </w:r>
      <w:r w:rsidRPr="00CB2B3F">
        <w:rPr>
          <w:szCs w:val="22"/>
        </w:rPr>
        <w:t xml:space="preserve"> </w:t>
      </w:r>
      <w:r w:rsidRPr="00CB2B3F">
        <w:rPr>
          <w:szCs w:val="22"/>
        </w:rPr>
        <w:t>있는</w:t>
      </w:r>
      <w:r w:rsidRPr="00CB2B3F">
        <w:rPr>
          <w:szCs w:val="22"/>
        </w:rPr>
        <w:t xml:space="preserve"> </w:t>
      </w:r>
      <w:r w:rsidRPr="00CB2B3F">
        <w:rPr>
          <w:szCs w:val="22"/>
        </w:rPr>
        <w:t>조항을</w:t>
      </w:r>
      <w:r w:rsidRPr="00CB2B3F">
        <w:rPr>
          <w:szCs w:val="22"/>
        </w:rPr>
        <w:t xml:space="preserve"> </w:t>
      </w:r>
      <w:r w:rsidRPr="00CB2B3F">
        <w:rPr>
          <w:szCs w:val="22"/>
        </w:rPr>
        <w:t>그대로</w:t>
      </w:r>
      <w:r w:rsidRPr="00CB2B3F">
        <w:rPr>
          <w:szCs w:val="22"/>
        </w:rPr>
        <w:t xml:space="preserve"> </w:t>
      </w:r>
      <w:r w:rsidRPr="00CB2B3F">
        <w:rPr>
          <w:szCs w:val="22"/>
        </w:rPr>
        <w:t>유지하고</w:t>
      </w:r>
      <w:r w:rsidRPr="00CB2B3F">
        <w:rPr>
          <w:szCs w:val="22"/>
        </w:rPr>
        <w:t xml:space="preserve"> </w:t>
      </w:r>
      <w:r w:rsidRPr="00CB2B3F">
        <w:rPr>
          <w:szCs w:val="22"/>
        </w:rPr>
        <w:t>있다는</w:t>
      </w:r>
      <w:r w:rsidRPr="00CB2B3F">
        <w:rPr>
          <w:szCs w:val="22"/>
        </w:rPr>
        <w:t xml:space="preserve"> </w:t>
      </w:r>
      <w:r w:rsidRPr="00CB2B3F">
        <w:rPr>
          <w:szCs w:val="22"/>
        </w:rPr>
        <w:t>점에서</w:t>
      </w:r>
      <w:r w:rsidRPr="00CB2B3F">
        <w:rPr>
          <w:szCs w:val="22"/>
        </w:rPr>
        <w:t xml:space="preserve"> </w:t>
      </w:r>
      <w:r w:rsidRPr="00CB2B3F">
        <w:rPr>
          <w:szCs w:val="22"/>
        </w:rPr>
        <w:t>계약서상으로</w:t>
      </w:r>
      <w:r w:rsidRPr="00CB2B3F">
        <w:rPr>
          <w:szCs w:val="22"/>
        </w:rPr>
        <w:t xml:space="preserve"> </w:t>
      </w:r>
      <w:r w:rsidRPr="00CB2B3F">
        <w:rPr>
          <w:szCs w:val="22"/>
        </w:rPr>
        <w:t>확인될</w:t>
      </w:r>
      <w:r w:rsidRPr="00CB2B3F">
        <w:rPr>
          <w:szCs w:val="22"/>
        </w:rPr>
        <w:t xml:space="preserve"> </w:t>
      </w:r>
      <w:r w:rsidRPr="00CB2B3F">
        <w:rPr>
          <w:szCs w:val="22"/>
        </w:rPr>
        <w:t>수</w:t>
      </w:r>
      <w:r w:rsidRPr="00CB2B3F">
        <w:rPr>
          <w:szCs w:val="22"/>
        </w:rPr>
        <w:t xml:space="preserve"> </w:t>
      </w:r>
      <w:r w:rsidRPr="00CB2B3F">
        <w:rPr>
          <w:szCs w:val="22"/>
        </w:rPr>
        <w:t>있는</w:t>
      </w:r>
      <w:r w:rsidRPr="00CB2B3F">
        <w:rPr>
          <w:szCs w:val="22"/>
        </w:rPr>
        <w:t xml:space="preserve"> </w:t>
      </w:r>
      <w:r w:rsidRPr="00CB2B3F">
        <w:rPr>
          <w:szCs w:val="22"/>
        </w:rPr>
        <w:t>대리점법</w:t>
      </w:r>
      <w:r w:rsidRPr="00CB2B3F">
        <w:rPr>
          <w:szCs w:val="22"/>
        </w:rPr>
        <w:t xml:space="preserve"> </w:t>
      </w:r>
      <w:r w:rsidRPr="00CB2B3F">
        <w:rPr>
          <w:szCs w:val="22"/>
        </w:rPr>
        <w:t>위반의</w:t>
      </w:r>
      <w:r w:rsidRPr="00CB2B3F">
        <w:rPr>
          <w:szCs w:val="22"/>
        </w:rPr>
        <w:t xml:space="preserve"> </w:t>
      </w:r>
      <w:r w:rsidRPr="00CB2B3F">
        <w:rPr>
          <w:szCs w:val="22"/>
        </w:rPr>
        <w:t>리스크는</w:t>
      </w:r>
      <w:r w:rsidRPr="00CB2B3F">
        <w:rPr>
          <w:szCs w:val="22"/>
        </w:rPr>
        <w:t xml:space="preserve"> </w:t>
      </w:r>
      <w:r w:rsidRPr="00CB2B3F">
        <w:rPr>
          <w:szCs w:val="22"/>
        </w:rPr>
        <w:t>낮음</w:t>
      </w:r>
      <w:r w:rsidRPr="00CB2B3F">
        <w:rPr>
          <w:szCs w:val="22"/>
        </w:rPr>
        <w:t xml:space="preserve">.  </w:t>
      </w:r>
    </w:p>
    <w:p w14:paraId="78D1D7B1" w14:textId="77777777" w:rsidR="00026A7E" w:rsidRPr="00FE49FF" w:rsidRDefault="00384ACF" w:rsidP="00384ACF">
      <w:pPr>
        <w:pStyle w:val="a5"/>
        <w:spacing w:before="240" w:after="240"/>
        <w:ind w:leftChars="0" w:left="851"/>
        <w:rPr>
          <w:spacing w:val="-2"/>
          <w:szCs w:val="22"/>
        </w:rPr>
      </w:pPr>
      <w:ins w:id="229" w:author="heesung.ahn" w:date="2021-08-31T00:33:00Z">
        <w:r>
          <w:rPr>
            <w:rFonts w:hint="eastAsia"/>
            <w:spacing w:val="-2"/>
            <w:szCs w:val="22"/>
          </w:rPr>
          <w:t>판매</w:t>
        </w:r>
      </w:ins>
      <w:r w:rsidR="00026A7E" w:rsidRPr="00FE49FF">
        <w:rPr>
          <w:spacing w:val="-2"/>
          <w:szCs w:val="22"/>
        </w:rPr>
        <w:t>대리점계약서는</w:t>
      </w:r>
      <w:r w:rsidR="00026A7E" w:rsidRPr="00FE49FF">
        <w:rPr>
          <w:spacing w:val="-2"/>
          <w:szCs w:val="22"/>
        </w:rPr>
        <w:t xml:space="preserve"> </w:t>
      </w:r>
      <w:r w:rsidR="00026A7E" w:rsidRPr="00FE49FF">
        <w:rPr>
          <w:spacing w:val="-2"/>
          <w:szCs w:val="22"/>
        </w:rPr>
        <w:t>거래</w:t>
      </w:r>
      <w:r w:rsidR="00026A7E" w:rsidRPr="00FE49FF">
        <w:rPr>
          <w:spacing w:val="-2"/>
          <w:szCs w:val="22"/>
        </w:rPr>
        <w:t xml:space="preserve"> </w:t>
      </w:r>
      <w:r w:rsidR="00026A7E" w:rsidRPr="00FE49FF">
        <w:rPr>
          <w:spacing w:val="-2"/>
          <w:szCs w:val="22"/>
        </w:rPr>
        <w:t>조건의</w:t>
      </w:r>
      <w:r w:rsidR="00026A7E" w:rsidRPr="00FE49FF">
        <w:rPr>
          <w:spacing w:val="-2"/>
          <w:szCs w:val="22"/>
        </w:rPr>
        <w:t xml:space="preserve"> </w:t>
      </w:r>
      <w:r w:rsidR="00026A7E" w:rsidRPr="00FE49FF">
        <w:rPr>
          <w:spacing w:val="-2"/>
          <w:szCs w:val="22"/>
        </w:rPr>
        <w:t>기본</w:t>
      </w:r>
      <w:r w:rsidR="00026A7E" w:rsidRPr="00FE49FF">
        <w:rPr>
          <w:spacing w:val="-2"/>
          <w:szCs w:val="22"/>
        </w:rPr>
        <w:t xml:space="preserve"> </w:t>
      </w:r>
      <w:r w:rsidR="00026A7E" w:rsidRPr="00FE49FF">
        <w:rPr>
          <w:spacing w:val="-2"/>
          <w:szCs w:val="22"/>
        </w:rPr>
        <w:t>사항을</w:t>
      </w:r>
      <w:r w:rsidR="00026A7E" w:rsidRPr="00FE49FF">
        <w:rPr>
          <w:spacing w:val="-2"/>
          <w:szCs w:val="22"/>
        </w:rPr>
        <w:t xml:space="preserve"> </w:t>
      </w:r>
      <w:r w:rsidR="00026A7E" w:rsidRPr="00FE49FF">
        <w:rPr>
          <w:spacing w:val="-2"/>
          <w:szCs w:val="22"/>
        </w:rPr>
        <w:t>규정하는</w:t>
      </w:r>
      <w:r w:rsidR="00026A7E" w:rsidRPr="00FE49FF">
        <w:rPr>
          <w:spacing w:val="-2"/>
          <w:szCs w:val="22"/>
        </w:rPr>
        <w:t xml:space="preserve"> </w:t>
      </w:r>
      <w:r w:rsidR="00026A7E" w:rsidRPr="00FE49FF">
        <w:rPr>
          <w:spacing w:val="-2"/>
          <w:szCs w:val="22"/>
        </w:rPr>
        <w:t>기본</w:t>
      </w:r>
      <w:r w:rsidR="00026A7E" w:rsidRPr="00FE49FF">
        <w:rPr>
          <w:spacing w:val="-2"/>
          <w:szCs w:val="22"/>
        </w:rPr>
        <w:t xml:space="preserve"> </w:t>
      </w:r>
      <w:r w:rsidR="00026A7E" w:rsidRPr="00FE49FF">
        <w:rPr>
          <w:spacing w:val="-2"/>
          <w:szCs w:val="22"/>
        </w:rPr>
        <w:t>계약서로써</w:t>
      </w:r>
      <w:r w:rsidR="00026A7E" w:rsidRPr="00FE49FF">
        <w:rPr>
          <w:spacing w:val="-2"/>
          <w:szCs w:val="22"/>
        </w:rPr>
        <w:t xml:space="preserve"> </w:t>
      </w:r>
      <w:r w:rsidR="00026A7E" w:rsidRPr="00FE49FF">
        <w:rPr>
          <w:spacing w:val="-2"/>
          <w:szCs w:val="22"/>
        </w:rPr>
        <w:t>대리점이</w:t>
      </w:r>
      <w:r w:rsidR="00026A7E" w:rsidRPr="00FE49FF">
        <w:rPr>
          <w:spacing w:val="-2"/>
          <w:szCs w:val="22"/>
        </w:rPr>
        <w:t xml:space="preserve"> </w:t>
      </w:r>
      <w:r w:rsidR="00026A7E" w:rsidRPr="00FE49FF">
        <w:rPr>
          <w:spacing w:val="-2"/>
          <w:szCs w:val="22"/>
        </w:rPr>
        <w:t>대상회사에</w:t>
      </w:r>
      <w:r w:rsidR="00026A7E" w:rsidRPr="00FE49FF">
        <w:rPr>
          <w:spacing w:val="-2"/>
          <w:szCs w:val="22"/>
        </w:rPr>
        <w:t xml:space="preserve"> </w:t>
      </w:r>
      <w:r w:rsidR="00026A7E" w:rsidRPr="00FE49FF">
        <w:rPr>
          <w:spacing w:val="-2"/>
          <w:szCs w:val="22"/>
        </w:rPr>
        <w:t>발주를</w:t>
      </w:r>
      <w:r w:rsidR="00026A7E" w:rsidRPr="00FE49FF">
        <w:rPr>
          <w:spacing w:val="-2"/>
          <w:szCs w:val="22"/>
        </w:rPr>
        <w:t xml:space="preserve"> </w:t>
      </w:r>
      <w:r w:rsidR="00026A7E" w:rsidRPr="00FE49FF">
        <w:rPr>
          <w:spacing w:val="-2"/>
          <w:szCs w:val="22"/>
        </w:rPr>
        <w:t>할</w:t>
      </w:r>
      <w:r w:rsidR="00026A7E" w:rsidRPr="00FE49FF">
        <w:rPr>
          <w:spacing w:val="-2"/>
          <w:szCs w:val="22"/>
        </w:rPr>
        <w:t xml:space="preserve"> </w:t>
      </w:r>
      <w:r w:rsidR="00026A7E" w:rsidRPr="00FE49FF">
        <w:rPr>
          <w:spacing w:val="-2"/>
          <w:szCs w:val="22"/>
        </w:rPr>
        <w:t>때</w:t>
      </w:r>
      <w:r w:rsidR="00026A7E" w:rsidRPr="00FE49FF">
        <w:rPr>
          <w:spacing w:val="-2"/>
          <w:szCs w:val="22"/>
        </w:rPr>
        <w:t xml:space="preserve"> </w:t>
      </w:r>
      <w:r w:rsidR="00026A7E" w:rsidRPr="00FE49FF">
        <w:rPr>
          <w:spacing w:val="-2"/>
          <w:szCs w:val="22"/>
        </w:rPr>
        <w:t>물품</w:t>
      </w:r>
      <w:r w:rsidR="00026A7E" w:rsidRPr="00FE49FF">
        <w:rPr>
          <w:spacing w:val="-2"/>
          <w:szCs w:val="22"/>
        </w:rPr>
        <w:t xml:space="preserve"> </w:t>
      </w:r>
      <w:r w:rsidR="00026A7E" w:rsidRPr="00FE49FF">
        <w:rPr>
          <w:spacing w:val="-2"/>
          <w:szCs w:val="22"/>
        </w:rPr>
        <w:t>거래에</w:t>
      </w:r>
      <w:r w:rsidR="00026A7E" w:rsidRPr="00FE49FF">
        <w:rPr>
          <w:spacing w:val="-2"/>
          <w:szCs w:val="22"/>
        </w:rPr>
        <w:t xml:space="preserve"> </w:t>
      </w:r>
      <w:r w:rsidR="00026A7E" w:rsidRPr="00FE49FF">
        <w:rPr>
          <w:spacing w:val="-2"/>
          <w:szCs w:val="22"/>
        </w:rPr>
        <w:t>대한</w:t>
      </w:r>
      <w:r w:rsidR="00026A7E" w:rsidRPr="00FE49FF">
        <w:rPr>
          <w:spacing w:val="-2"/>
          <w:szCs w:val="22"/>
        </w:rPr>
        <w:t xml:space="preserve"> </w:t>
      </w:r>
      <w:r w:rsidR="00026A7E" w:rsidRPr="00FE49FF">
        <w:rPr>
          <w:spacing w:val="-2"/>
          <w:szCs w:val="22"/>
        </w:rPr>
        <w:t>구체적인</w:t>
      </w:r>
      <w:r w:rsidR="00026A7E" w:rsidRPr="00FE49FF">
        <w:rPr>
          <w:spacing w:val="-2"/>
          <w:szCs w:val="22"/>
        </w:rPr>
        <w:t xml:space="preserve"> </w:t>
      </w:r>
      <w:del w:id="230" w:author="heesung.ahn" w:date="2021-08-31T00:33:00Z">
        <w:r w:rsidR="00026A7E" w:rsidRPr="00FE49FF" w:rsidDel="00082EA1">
          <w:rPr>
            <w:spacing w:val="-2"/>
            <w:szCs w:val="22"/>
          </w:rPr>
          <w:delText>개발</w:delText>
        </w:r>
      </w:del>
      <w:ins w:id="231" w:author="heesung.ahn" w:date="2021-08-31T00:33:00Z">
        <w:r w:rsidR="00082EA1">
          <w:rPr>
            <w:rFonts w:hint="eastAsia"/>
            <w:spacing w:val="-2"/>
            <w:szCs w:val="22"/>
          </w:rPr>
          <w:t>공급</w:t>
        </w:r>
      </w:ins>
      <w:r w:rsidR="00026A7E" w:rsidRPr="00FE49FF">
        <w:rPr>
          <w:spacing w:val="-2"/>
          <w:szCs w:val="22"/>
        </w:rPr>
        <w:t xml:space="preserve"> </w:t>
      </w:r>
      <w:r w:rsidR="00026A7E" w:rsidRPr="00FE49FF">
        <w:rPr>
          <w:spacing w:val="-2"/>
          <w:szCs w:val="22"/>
        </w:rPr>
        <w:t>계약이</w:t>
      </w:r>
      <w:r w:rsidR="00026A7E" w:rsidRPr="00FE49FF">
        <w:rPr>
          <w:spacing w:val="-2"/>
          <w:szCs w:val="22"/>
        </w:rPr>
        <w:t xml:space="preserve"> </w:t>
      </w:r>
      <w:r w:rsidR="00026A7E" w:rsidRPr="00FE49FF">
        <w:rPr>
          <w:spacing w:val="-2"/>
          <w:szCs w:val="22"/>
        </w:rPr>
        <w:t>성립하는</w:t>
      </w:r>
      <w:r w:rsidR="00026A7E" w:rsidRPr="00FE49FF">
        <w:rPr>
          <w:spacing w:val="-2"/>
          <w:szCs w:val="22"/>
        </w:rPr>
        <w:t xml:space="preserve"> </w:t>
      </w:r>
      <w:r w:rsidR="00026A7E" w:rsidRPr="00FE49FF">
        <w:rPr>
          <w:spacing w:val="-2"/>
          <w:szCs w:val="22"/>
        </w:rPr>
        <w:t>구조로</w:t>
      </w:r>
      <w:r w:rsidR="00026A7E" w:rsidRPr="00FE49FF">
        <w:rPr>
          <w:spacing w:val="-2"/>
          <w:szCs w:val="22"/>
        </w:rPr>
        <w:t xml:space="preserve"> </w:t>
      </w:r>
      <w:r w:rsidR="00026A7E" w:rsidRPr="00FE49FF">
        <w:rPr>
          <w:spacing w:val="-2"/>
          <w:szCs w:val="22"/>
        </w:rPr>
        <w:t>거래가</w:t>
      </w:r>
      <w:r w:rsidR="00026A7E" w:rsidRPr="00FE49FF">
        <w:rPr>
          <w:spacing w:val="-2"/>
          <w:szCs w:val="22"/>
        </w:rPr>
        <w:t xml:space="preserve"> </w:t>
      </w:r>
      <w:r w:rsidR="00026A7E" w:rsidRPr="00FE49FF">
        <w:rPr>
          <w:spacing w:val="-2"/>
          <w:szCs w:val="22"/>
        </w:rPr>
        <w:t>이루어짐</w:t>
      </w:r>
      <w:r w:rsidR="00026A7E" w:rsidRPr="00FE49FF">
        <w:rPr>
          <w:spacing w:val="-2"/>
          <w:szCs w:val="22"/>
        </w:rPr>
        <w:t xml:space="preserve">. </w:t>
      </w:r>
      <w:r w:rsidR="00026A7E" w:rsidRPr="00FE49FF">
        <w:rPr>
          <w:spacing w:val="-2"/>
          <w:szCs w:val="22"/>
        </w:rPr>
        <w:t>대리점은</w:t>
      </w:r>
      <w:r w:rsidR="00026A7E" w:rsidRPr="00FE49FF">
        <w:rPr>
          <w:spacing w:val="-2"/>
          <w:szCs w:val="22"/>
        </w:rPr>
        <w:t xml:space="preserve"> </w:t>
      </w:r>
      <w:r w:rsidR="00026A7E" w:rsidRPr="00FE49FF">
        <w:rPr>
          <w:spacing w:val="-2"/>
          <w:szCs w:val="22"/>
        </w:rPr>
        <w:t>대상회사로부터</w:t>
      </w:r>
      <w:r w:rsidR="00026A7E" w:rsidRPr="00FE49FF">
        <w:rPr>
          <w:spacing w:val="-2"/>
          <w:szCs w:val="22"/>
        </w:rPr>
        <w:t xml:space="preserve"> </w:t>
      </w:r>
      <w:r w:rsidR="00026A7E" w:rsidRPr="00FE49FF">
        <w:rPr>
          <w:spacing w:val="-2"/>
          <w:szCs w:val="22"/>
        </w:rPr>
        <w:t>일정</w:t>
      </w:r>
      <w:r w:rsidR="00026A7E" w:rsidRPr="00FE49FF">
        <w:rPr>
          <w:spacing w:val="-2"/>
          <w:szCs w:val="22"/>
        </w:rPr>
        <w:t xml:space="preserve"> </w:t>
      </w:r>
      <w:r w:rsidR="00026A7E" w:rsidRPr="00FE49FF">
        <w:rPr>
          <w:spacing w:val="-2"/>
          <w:szCs w:val="22"/>
        </w:rPr>
        <w:t>수량</w:t>
      </w:r>
      <w:r w:rsidR="00026A7E" w:rsidRPr="00FE49FF">
        <w:rPr>
          <w:spacing w:val="-2"/>
          <w:szCs w:val="22"/>
        </w:rPr>
        <w:t xml:space="preserve"> </w:t>
      </w:r>
      <w:r w:rsidR="00026A7E" w:rsidRPr="00FE49FF">
        <w:rPr>
          <w:spacing w:val="-2"/>
          <w:szCs w:val="22"/>
        </w:rPr>
        <w:t>이상의</w:t>
      </w:r>
      <w:r w:rsidR="00026A7E" w:rsidRPr="00FE49FF">
        <w:rPr>
          <w:spacing w:val="-2"/>
          <w:szCs w:val="22"/>
        </w:rPr>
        <w:t xml:space="preserve"> </w:t>
      </w:r>
      <w:r w:rsidR="00026A7E" w:rsidRPr="00FE49FF">
        <w:rPr>
          <w:spacing w:val="-2"/>
          <w:szCs w:val="22"/>
        </w:rPr>
        <w:t>물품을</w:t>
      </w:r>
      <w:r w:rsidR="00026A7E" w:rsidRPr="00FE49FF">
        <w:rPr>
          <w:spacing w:val="-2"/>
          <w:szCs w:val="22"/>
        </w:rPr>
        <w:t xml:space="preserve"> </w:t>
      </w:r>
      <w:r w:rsidR="00026A7E" w:rsidRPr="00FE49FF">
        <w:rPr>
          <w:spacing w:val="-2"/>
          <w:szCs w:val="22"/>
        </w:rPr>
        <w:t>구매할</w:t>
      </w:r>
      <w:r w:rsidR="00026A7E" w:rsidRPr="00FE49FF">
        <w:rPr>
          <w:spacing w:val="-2"/>
          <w:szCs w:val="22"/>
        </w:rPr>
        <w:t xml:space="preserve"> </w:t>
      </w:r>
      <w:r w:rsidR="00026A7E" w:rsidRPr="00FE49FF">
        <w:rPr>
          <w:spacing w:val="-2"/>
          <w:szCs w:val="22"/>
        </w:rPr>
        <w:t>의무를</w:t>
      </w:r>
      <w:r w:rsidR="00026A7E" w:rsidRPr="00FE49FF">
        <w:rPr>
          <w:spacing w:val="-2"/>
          <w:szCs w:val="22"/>
        </w:rPr>
        <w:t xml:space="preserve"> </w:t>
      </w:r>
      <w:r w:rsidR="00026A7E" w:rsidRPr="00FE49FF">
        <w:rPr>
          <w:spacing w:val="-2"/>
          <w:szCs w:val="22"/>
        </w:rPr>
        <w:t>부담하지</w:t>
      </w:r>
      <w:r w:rsidR="00026A7E" w:rsidRPr="00FE49FF">
        <w:rPr>
          <w:spacing w:val="-2"/>
          <w:szCs w:val="22"/>
        </w:rPr>
        <w:t xml:space="preserve"> </w:t>
      </w:r>
      <w:r w:rsidR="00026A7E" w:rsidRPr="00FE49FF">
        <w:rPr>
          <w:spacing w:val="-2"/>
          <w:szCs w:val="22"/>
        </w:rPr>
        <w:t>않는</w:t>
      </w:r>
      <w:r w:rsidR="00026A7E" w:rsidRPr="00FE49FF">
        <w:rPr>
          <w:spacing w:val="-2"/>
          <w:szCs w:val="22"/>
        </w:rPr>
        <w:t xml:space="preserve"> </w:t>
      </w:r>
      <w:r w:rsidR="00026A7E" w:rsidRPr="00FE49FF">
        <w:rPr>
          <w:spacing w:val="-2"/>
          <w:szCs w:val="22"/>
        </w:rPr>
        <w:t>바</w:t>
      </w:r>
      <w:r w:rsidR="00026A7E" w:rsidRPr="00FE49FF">
        <w:rPr>
          <w:spacing w:val="-2"/>
          <w:szCs w:val="22"/>
        </w:rPr>
        <w:t xml:space="preserve">, </w:t>
      </w:r>
      <w:r w:rsidR="00026A7E" w:rsidRPr="00FE49FF">
        <w:rPr>
          <w:spacing w:val="-2"/>
          <w:szCs w:val="22"/>
        </w:rPr>
        <w:t>대상회사에</w:t>
      </w:r>
      <w:r w:rsidR="00026A7E" w:rsidRPr="00FE49FF">
        <w:rPr>
          <w:spacing w:val="-2"/>
          <w:szCs w:val="22"/>
        </w:rPr>
        <w:t xml:space="preserve"> </w:t>
      </w:r>
      <w:r w:rsidR="00026A7E" w:rsidRPr="00FE49FF">
        <w:rPr>
          <w:spacing w:val="-2"/>
          <w:szCs w:val="22"/>
        </w:rPr>
        <w:t>매출이</w:t>
      </w:r>
      <w:r w:rsidR="00026A7E" w:rsidRPr="00FE49FF">
        <w:rPr>
          <w:spacing w:val="-2"/>
          <w:szCs w:val="22"/>
        </w:rPr>
        <w:t xml:space="preserve"> </w:t>
      </w:r>
      <w:r w:rsidR="00026A7E" w:rsidRPr="00FE49FF">
        <w:rPr>
          <w:spacing w:val="-2"/>
          <w:szCs w:val="22"/>
        </w:rPr>
        <w:t>보장되는</w:t>
      </w:r>
      <w:r w:rsidR="00026A7E" w:rsidRPr="00FE49FF">
        <w:rPr>
          <w:spacing w:val="-2"/>
          <w:szCs w:val="22"/>
        </w:rPr>
        <w:t xml:space="preserve"> </w:t>
      </w:r>
      <w:r w:rsidR="00026A7E" w:rsidRPr="00FE49FF">
        <w:rPr>
          <w:spacing w:val="-2"/>
          <w:szCs w:val="22"/>
        </w:rPr>
        <w:t>구조는</w:t>
      </w:r>
      <w:r w:rsidR="00026A7E" w:rsidRPr="00FE49FF">
        <w:rPr>
          <w:spacing w:val="-2"/>
          <w:szCs w:val="22"/>
        </w:rPr>
        <w:t xml:space="preserve"> </w:t>
      </w:r>
      <w:r w:rsidR="00026A7E" w:rsidRPr="00FE49FF">
        <w:rPr>
          <w:spacing w:val="-2"/>
          <w:szCs w:val="22"/>
        </w:rPr>
        <w:t>아님</w:t>
      </w:r>
      <w:r w:rsidR="00026A7E" w:rsidRPr="00FE49FF">
        <w:rPr>
          <w:spacing w:val="-2"/>
          <w:szCs w:val="22"/>
        </w:rPr>
        <w:t>.</w:t>
      </w:r>
      <w:r w:rsidR="00026A7E" w:rsidRPr="00FE49FF">
        <w:rPr>
          <w:spacing w:val="-2"/>
        </w:rPr>
        <w:t xml:space="preserve"> </w:t>
      </w:r>
    </w:p>
    <w:p w14:paraId="254C893A" w14:textId="77777777" w:rsidR="00026A7E" w:rsidRPr="00CB2B3F" w:rsidRDefault="00026A7E" w:rsidP="00384ACF">
      <w:pPr>
        <w:pStyle w:val="a5"/>
        <w:spacing w:before="240" w:after="240"/>
        <w:ind w:leftChars="0" w:left="851"/>
        <w:rPr>
          <w:szCs w:val="22"/>
        </w:rPr>
      </w:pPr>
      <w:del w:id="232" w:author="heesung.ahn" w:date="2021-08-31T00:35:00Z">
        <w:r w:rsidRPr="00CB2B3F" w:rsidDel="00FE785E">
          <w:rPr>
            <w:szCs w:val="22"/>
          </w:rPr>
          <w:delText>대리점계약상</w:delText>
        </w:r>
        <w:r w:rsidRPr="00CB2B3F" w:rsidDel="00FE785E">
          <w:rPr>
            <w:szCs w:val="22"/>
          </w:rPr>
          <w:delText xml:space="preserve"> </w:delText>
        </w:r>
      </w:del>
      <w:r w:rsidRPr="00CB2B3F">
        <w:rPr>
          <w:szCs w:val="22"/>
        </w:rPr>
        <w:t xml:space="preserve">CoC </w:t>
      </w:r>
      <w:r w:rsidRPr="00CB2B3F">
        <w:rPr>
          <w:szCs w:val="22"/>
        </w:rPr>
        <w:t>및</w:t>
      </w:r>
      <w:r w:rsidRPr="00CB2B3F">
        <w:rPr>
          <w:szCs w:val="22"/>
        </w:rPr>
        <w:t xml:space="preserve"> </w:t>
      </w:r>
      <w:r w:rsidRPr="00CB2B3F">
        <w:rPr>
          <w:szCs w:val="22"/>
        </w:rPr>
        <w:t>계약의</w:t>
      </w:r>
      <w:r w:rsidRPr="00CB2B3F">
        <w:rPr>
          <w:szCs w:val="22"/>
        </w:rPr>
        <w:t xml:space="preserve"> </w:t>
      </w:r>
      <w:r w:rsidRPr="00CB2B3F">
        <w:rPr>
          <w:szCs w:val="22"/>
        </w:rPr>
        <w:t>임의해지권을</w:t>
      </w:r>
      <w:r w:rsidRPr="00CB2B3F">
        <w:rPr>
          <w:szCs w:val="22"/>
        </w:rPr>
        <w:t xml:space="preserve"> </w:t>
      </w:r>
      <w:r w:rsidRPr="00CB2B3F">
        <w:rPr>
          <w:szCs w:val="22"/>
        </w:rPr>
        <w:t>정하고</w:t>
      </w:r>
      <w:r w:rsidRPr="00CB2B3F">
        <w:rPr>
          <w:szCs w:val="22"/>
        </w:rPr>
        <w:t xml:space="preserve"> </w:t>
      </w:r>
      <w:r w:rsidRPr="00CB2B3F">
        <w:rPr>
          <w:szCs w:val="22"/>
        </w:rPr>
        <w:t>조항</w:t>
      </w:r>
      <w:r w:rsidRPr="00CB2B3F">
        <w:rPr>
          <w:szCs w:val="22"/>
        </w:rPr>
        <w:t xml:space="preserve">, </w:t>
      </w:r>
      <w:r w:rsidRPr="00CB2B3F">
        <w:rPr>
          <w:szCs w:val="22"/>
        </w:rPr>
        <w:t>그리고</w:t>
      </w:r>
      <w:r w:rsidRPr="00CB2B3F">
        <w:rPr>
          <w:szCs w:val="22"/>
        </w:rPr>
        <w:t xml:space="preserve"> </w:t>
      </w:r>
      <w:r w:rsidRPr="00CB2B3F">
        <w:rPr>
          <w:szCs w:val="22"/>
        </w:rPr>
        <w:t>자동갱신</w:t>
      </w:r>
      <w:r w:rsidRPr="00CB2B3F">
        <w:rPr>
          <w:szCs w:val="22"/>
        </w:rPr>
        <w:t xml:space="preserve"> </w:t>
      </w:r>
      <w:r w:rsidRPr="00CB2B3F">
        <w:rPr>
          <w:szCs w:val="22"/>
        </w:rPr>
        <w:t>조항은</w:t>
      </w:r>
      <w:r w:rsidRPr="00CB2B3F">
        <w:rPr>
          <w:szCs w:val="22"/>
        </w:rPr>
        <w:t xml:space="preserve"> </w:t>
      </w:r>
      <w:r w:rsidRPr="00CB2B3F">
        <w:rPr>
          <w:szCs w:val="22"/>
        </w:rPr>
        <w:t>없음</w:t>
      </w:r>
      <w:r w:rsidRPr="00CB2B3F">
        <w:rPr>
          <w:szCs w:val="22"/>
        </w:rPr>
        <w:t xml:space="preserve">. </w:t>
      </w:r>
    </w:p>
    <w:p w14:paraId="04394D84" w14:textId="77777777" w:rsidR="00026A7E" w:rsidRPr="006F1F16" w:rsidRDefault="00384ACF" w:rsidP="00026A7E">
      <w:pPr>
        <w:pStyle w:val="a5"/>
        <w:numPr>
          <w:ilvl w:val="0"/>
          <w:numId w:val="117"/>
        </w:numPr>
        <w:spacing w:after="240"/>
        <w:ind w:leftChars="0"/>
        <w:rPr>
          <w:b/>
          <w:szCs w:val="22"/>
        </w:rPr>
      </w:pPr>
      <w:ins w:id="233" w:author="heesung.ahn" w:date="2021-08-31T00:32:00Z">
        <w:r>
          <w:rPr>
            <w:rFonts w:hint="eastAsia"/>
            <w:b/>
            <w:szCs w:val="22"/>
          </w:rPr>
          <w:t>부엌가구</w:t>
        </w:r>
        <w:r>
          <w:rPr>
            <w:rFonts w:hint="eastAsia"/>
            <w:b/>
            <w:szCs w:val="22"/>
          </w:rPr>
          <w:t xml:space="preserve"> </w:t>
        </w:r>
        <w:r>
          <w:rPr>
            <w:rFonts w:hint="eastAsia"/>
            <w:b/>
            <w:szCs w:val="22"/>
          </w:rPr>
          <w:t>및</w:t>
        </w:r>
        <w:r>
          <w:rPr>
            <w:rFonts w:hint="eastAsia"/>
            <w:b/>
            <w:szCs w:val="22"/>
          </w:rPr>
          <w:t xml:space="preserve"> </w:t>
        </w:r>
        <w:r>
          <w:rPr>
            <w:rFonts w:hint="eastAsia"/>
            <w:b/>
            <w:szCs w:val="22"/>
          </w:rPr>
          <w:t>인테리어</w:t>
        </w:r>
        <w:r>
          <w:rPr>
            <w:rFonts w:hint="eastAsia"/>
            <w:b/>
            <w:szCs w:val="22"/>
          </w:rPr>
          <w:t xml:space="preserve"> </w:t>
        </w:r>
        <w:r>
          <w:rPr>
            <w:b/>
            <w:szCs w:val="22"/>
          </w:rPr>
          <w:t xml:space="preserve">- </w:t>
        </w:r>
      </w:ins>
      <w:r w:rsidR="00026A7E" w:rsidRPr="006F1F16">
        <w:rPr>
          <w:b/>
          <w:szCs w:val="22"/>
        </w:rPr>
        <w:t>위탁판매대리점</w:t>
      </w:r>
      <w:r w:rsidR="00026A7E" w:rsidRPr="006F1F16">
        <w:rPr>
          <w:b/>
          <w:szCs w:val="22"/>
        </w:rPr>
        <w:t xml:space="preserve"> </w:t>
      </w:r>
      <w:r w:rsidR="00026A7E" w:rsidRPr="006F1F16">
        <w:rPr>
          <w:b/>
          <w:szCs w:val="22"/>
        </w:rPr>
        <w:t>계약서</w:t>
      </w:r>
    </w:p>
    <w:p w14:paraId="255F7375" w14:textId="77777777" w:rsidR="00026A7E" w:rsidRPr="00384ACF" w:rsidRDefault="00026A7E" w:rsidP="00384ACF">
      <w:pPr>
        <w:pStyle w:val="a5"/>
        <w:numPr>
          <w:ilvl w:val="0"/>
          <w:numId w:val="37"/>
        </w:numPr>
        <w:spacing w:after="240"/>
        <w:ind w:leftChars="0" w:left="1276"/>
        <w:rPr>
          <w:b/>
          <w:szCs w:val="22"/>
        </w:rPr>
      </w:pPr>
      <w:r w:rsidRPr="00384ACF">
        <w:rPr>
          <w:b/>
          <w:szCs w:val="22"/>
        </w:rPr>
        <w:t>주요내용</w:t>
      </w:r>
    </w:p>
    <w:tbl>
      <w:tblPr>
        <w:tblW w:w="8647" w:type="dxa"/>
        <w:tblInd w:w="85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00"/>
        <w:gridCol w:w="6747"/>
      </w:tblGrid>
      <w:tr w:rsidR="00026A7E" w:rsidRPr="00CB2B3F" w14:paraId="17CA5F1E" w14:textId="77777777" w:rsidTr="00384ACF">
        <w:trPr>
          <w:trHeight w:val="340"/>
          <w:tblHeader/>
        </w:trPr>
        <w:tc>
          <w:tcPr>
            <w:tcW w:w="1900" w:type="dxa"/>
            <w:tcBorders>
              <w:top w:val="single" w:sz="12" w:space="0" w:color="404040" w:themeColor="text1" w:themeTint="BF"/>
              <w:bottom w:val="single" w:sz="4" w:space="0" w:color="404040" w:themeColor="text1" w:themeTint="BF"/>
            </w:tcBorders>
            <w:shd w:val="clear" w:color="auto" w:fill="DEEEEE"/>
            <w:vAlign w:val="center"/>
          </w:tcPr>
          <w:p w14:paraId="59DD1350"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항목</w:t>
            </w:r>
          </w:p>
        </w:tc>
        <w:tc>
          <w:tcPr>
            <w:tcW w:w="6747" w:type="dxa"/>
            <w:tcBorders>
              <w:top w:val="single" w:sz="12" w:space="0" w:color="404040" w:themeColor="text1" w:themeTint="BF"/>
              <w:bottom w:val="single" w:sz="4" w:space="0" w:color="404040" w:themeColor="text1" w:themeTint="BF"/>
            </w:tcBorders>
            <w:shd w:val="clear" w:color="auto" w:fill="DEEEEE"/>
            <w:vAlign w:val="center"/>
          </w:tcPr>
          <w:p w14:paraId="113ACCAA"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내용</w:t>
            </w:r>
          </w:p>
        </w:tc>
      </w:tr>
      <w:tr w:rsidR="00026A7E" w:rsidRPr="00CB2B3F" w14:paraId="64E6E46D" w14:textId="77777777" w:rsidTr="00384ACF">
        <w:trPr>
          <w:trHeight w:val="397"/>
        </w:trPr>
        <w:tc>
          <w:tcPr>
            <w:tcW w:w="1900" w:type="dxa"/>
            <w:tcBorders>
              <w:top w:val="single" w:sz="4" w:space="0" w:color="404040" w:themeColor="text1" w:themeTint="BF"/>
            </w:tcBorders>
            <w:shd w:val="clear" w:color="auto" w:fill="F2F2F2" w:themeFill="background1" w:themeFillShade="F2"/>
            <w:vAlign w:val="center"/>
          </w:tcPr>
          <w:p w14:paraId="49AFAEB5" w14:textId="77777777" w:rsidR="00026A7E" w:rsidRPr="00891AA7" w:rsidRDefault="00026A7E" w:rsidP="0091358C">
            <w:pPr>
              <w:pStyle w:val="a5"/>
              <w:spacing w:line="280" w:lineRule="atLeast"/>
              <w:ind w:leftChars="0" w:left="0"/>
              <w:jc w:val="center"/>
              <w:rPr>
                <w:sz w:val="20"/>
                <w:szCs w:val="20"/>
              </w:rPr>
            </w:pPr>
            <w:r w:rsidRPr="00891AA7">
              <w:rPr>
                <w:sz w:val="20"/>
                <w:szCs w:val="20"/>
              </w:rPr>
              <w:t>위탁판매대리점</w:t>
            </w:r>
          </w:p>
        </w:tc>
        <w:tc>
          <w:tcPr>
            <w:tcW w:w="6747" w:type="dxa"/>
            <w:tcBorders>
              <w:top w:val="single" w:sz="4" w:space="0" w:color="404040" w:themeColor="text1" w:themeTint="BF"/>
            </w:tcBorders>
            <w:shd w:val="clear" w:color="auto" w:fill="auto"/>
            <w:vAlign w:val="center"/>
          </w:tcPr>
          <w:p w14:paraId="73CE210E"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고객과</w:t>
            </w:r>
            <w:r>
              <w:rPr>
                <w:rFonts w:hint="eastAsia"/>
                <w:sz w:val="20"/>
                <w:szCs w:val="20"/>
              </w:rPr>
              <w:t xml:space="preserve"> </w:t>
            </w:r>
            <w:r>
              <w:rPr>
                <w:rFonts w:hint="eastAsia"/>
                <w:sz w:val="20"/>
                <w:szCs w:val="20"/>
              </w:rPr>
              <w:t>체결하는</w:t>
            </w:r>
            <w:r>
              <w:rPr>
                <w:rFonts w:hint="eastAsia"/>
                <w:sz w:val="20"/>
                <w:szCs w:val="20"/>
              </w:rPr>
              <w:t xml:space="preserve"> </w:t>
            </w:r>
            <w:r>
              <w:rPr>
                <w:rFonts w:hint="eastAsia"/>
                <w:sz w:val="20"/>
                <w:szCs w:val="20"/>
              </w:rPr>
              <w:t>계약의</w:t>
            </w:r>
            <w:r>
              <w:rPr>
                <w:rFonts w:hint="eastAsia"/>
                <w:sz w:val="20"/>
                <w:szCs w:val="20"/>
              </w:rPr>
              <w:t xml:space="preserve"> </w:t>
            </w:r>
            <w:r>
              <w:rPr>
                <w:rFonts w:hint="eastAsia"/>
                <w:sz w:val="20"/>
                <w:szCs w:val="20"/>
              </w:rPr>
              <w:t>당사자는</w:t>
            </w:r>
            <w:r>
              <w:rPr>
                <w:rFonts w:hint="eastAsia"/>
                <w:sz w:val="20"/>
                <w:szCs w:val="20"/>
              </w:rPr>
              <w:t xml:space="preserve"> </w:t>
            </w:r>
            <w:r>
              <w:rPr>
                <w:rFonts w:hint="eastAsia"/>
                <w:sz w:val="20"/>
                <w:szCs w:val="20"/>
              </w:rPr>
              <w:t>대상회사임</w:t>
            </w:r>
          </w:p>
          <w:p w14:paraId="45D704FB" w14:textId="77777777" w:rsidR="00026A7E" w:rsidRPr="00985B99" w:rsidRDefault="00026A7E" w:rsidP="0091358C">
            <w:pPr>
              <w:pStyle w:val="a5"/>
              <w:numPr>
                <w:ilvl w:val="0"/>
                <w:numId w:val="56"/>
              </w:numPr>
              <w:spacing w:line="280" w:lineRule="atLeast"/>
              <w:ind w:leftChars="0" w:left="227" w:hanging="227"/>
              <w:rPr>
                <w:sz w:val="20"/>
                <w:szCs w:val="20"/>
              </w:rPr>
            </w:pPr>
            <w:r>
              <w:rPr>
                <w:rFonts w:hint="eastAsia"/>
                <w:sz w:val="20"/>
                <w:szCs w:val="20"/>
              </w:rPr>
              <w:t>대리점은</w:t>
            </w:r>
            <w:r>
              <w:rPr>
                <w:rFonts w:hint="eastAsia"/>
                <w:sz w:val="20"/>
                <w:szCs w:val="20"/>
              </w:rPr>
              <w:t xml:space="preserve"> </w:t>
            </w:r>
            <w:r w:rsidRPr="00985B99">
              <w:rPr>
                <w:sz w:val="20"/>
                <w:szCs w:val="20"/>
              </w:rPr>
              <w:t>물품</w:t>
            </w:r>
            <w:r w:rsidRPr="00985B99">
              <w:rPr>
                <w:sz w:val="20"/>
                <w:szCs w:val="20"/>
              </w:rPr>
              <w:t xml:space="preserve"> </w:t>
            </w:r>
            <w:r w:rsidRPr="00985B99">
              <w:rPr>
                <w:sz w:val="20"/>
                <w:szCs w:val="20"/>
              </w:rPr>
              <w:t>판매를</w:t>
            </w:r>
            <w:r w:rsidRPr="00985B99">
              <w:rPr>
                <w:sz w:val="20"/>
                <w:szCs w:val="20"/>
              </w:rPr>
              <w:t xml:space="preserve"> </w:t>
            </w:r>
            <w:proofErr w:type="spellStart"/>
            <w:r w:rsidRPr="00985B99">
              <w:rPr>
                <w:sz w:val="20"/>
                <w:szCs w:val="20"/>
              </w:rPr>
              <w:t>위탁받아</w:t>
            </w:r>
            <w:proofErr w:type="spellEnd"/>
            <w:r w:rsidRPr="00985B99">
              <w:rPr>
                <w:sz w:val="20"/>
                <w:szCs w:val="20"/>
              </w:rPr>
              <w:t xml:space="preserve"> </w:t>
            </w:r>
            <w:r>
              <w:rPr>
                <w:rFonts w:hint="eastAsia"/>
                <w:sz w:val="20"/>
                <w:szCs w:val="20"/>
              </w:rPr>
              <w:t>고객</w:t>
            </w:r>
            <w:r>
              <w:rPr>
                <w:rFonts w:hint="eastAsia"/>
                <w:sz w:val="20"/>
                <w:szCs w:val="20"/>
              </w:rPr>
              <w:t xml:space="preserve"> </w:t>
            </w:r>
            <w:r>
              <w:rPr>
                <w:rFonts w:hint="eastAsia"/>
                <w:sz w:val="20"/>
                <w:szCs w:val="20"/>
              </w:rPr>
              <w:t>상담</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업무를</w:t>
            </w:r>
            <w:r>
              <w:rPr>
                <w:rFonts w:hint="eastAsia"/>
                <w:sz w:val="20"/>
                <w:szCs w:val="20"/>
              </w:rPr>
              <w:t xml:space="preserve"> </w:t>
            </w:r>
            <w:r>
              <w:rPr>
                <w:rFonts w:hint="eastAsia"/>
                <w:sz w:val="20"/>
                <w:szCs w:val="20"/>
              </w:rPr>
              <w:t>수행하고</w:t>
            </w:r>
            <w:r>
              <w:rPr>
                <w:rFonts w:hint="eastAsia"/>
                <w:sz w:val="20"/>
                <w:szCs w:val="20"/>
              </w:rPr>
              <w:t xml:space="preserve">, </w:t>
            </w:r>
            <w:r w:rsidRPr="00985B99">
              <w:rPr>
                <w:sz w:val="20"/>
                <w:szCs w:val="20"/>
              </w:rPr>
              <w:t>대상회사로부터</w:t>
            </w:r>
            <w:r w:rsidRPr="00985B99">
              <w:rPr>
                <w:sz w:val="20"/>
                <w:szCs w:val="20"/>
              </w:rPr>
              <w:t xml:space="preserve"> </w:t>
            </w:r>
            <w:r w:rsidRPr="00985B99">
              <w:rPr>
                <w:sz w:val="20"/>
                <w:szCs w:val="20"/>
              </w:rPr>
              <w:t>수수료를</w:t>
            </w:r>
            <w:r w:rsidRPr="00985B99">
              <w:rPr>
                <w:sz w:val="20"/>
                <w:szCs w:val="20"/>
              </w:rPr>
              <w:t xml:space="preserve"> </w:t>
            </w:r>
            <w:r w:rsidRPr="00985B99">
              <w:rPr>
                <w:sz w:val="20"/>
                <w:szCs w:val="20"/>
              </w:rPr>
              <w:t>지급받</w:t>
            </w:r>
            <w:r>
              <w:rPr>
                <w:rFonts w:hint="eastAsia"/>
                <w:sz w:val="20"/>
                <w:szCs w:val="20"/>
              </w:rPr>
              <w:t>음</w:t>
            </w:r>
          </w:p>
        </w:tc>
      </w:tr>
      <w:tr w:rsidR="00026A7E" w:rsidRPr="00CB2B3F" w14:paraId="1202F0E1" w14:textId="77777777" w:rsidTr="00384ACF">
        <w:trPr>
          <w:trHeight w:val="397"/>
        </w:trPr>
        <w:tc>
          <w:tcPr>
            <w:tcW w:w="1900" w:type="dxa"/>
            <w:shd w:val="clear" w:color="auto" w:fill="F2F2F2" w:themeFill="background1" w:themeFillShade="F2"/>
            <w:vAlign w:val="center"/>
          </w:tcPr>
          <w:p w14:paraId="08D6223C" w14:textId="77777777" w:rsidR="00026A7E" w:rsidRPr="00891AA7" w:rsidRDefault="00026A7E" w:rsidP="0091358C">
            <w:pPr>
              <w:pStyle w:val="a5"/>
              <w:spacing w:line="280" w:lineRule="atLeast"/>
              <w:ind w:leftChars="0" w:left="0"/>
              <w:jc w:val="center"/>
              <w:rPr>
                <w:sz w:val="20"/>
                <w:szCs w:val="20"/>
              </w:rPr>
            </w:pPr>
            <w:r w:rsidRPr="00891AA7">
              <w:rPr>
                <w:sz w:val="20"/>
                <w:szCs w:val="20"/>
              </w:rPr>
              <w:t>판매</w:t>
            </w:r>
          </w:p>
        </w:tc>
        <w:tc>
          <w:tcPr>
            <w:tcW w:w="6747" w:type="dxa"/>
            <w:shd w:val="clear" w:color="auto" w:fill="auto"/>
            <w:vAlign w:val="center"/>
          </w:tcPr>
          <w:p w14:paraId="19EC1C36"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대리점은</w:t>
            </w:r>
            <w:r w:rsidRPr="00985B99">
              <w:rPr>
                <w:sz w:val="20"/>
                <w:szCs w:val="20"/>
              </w:rPr>
              <w:t xml:space="preserve"> </w:t>
            </w:r>
            <w:r w:rsidRPr="00985B99">
              <w:rPr>
                <w:sz w:val="20"/>
                <w:szCs w:val="20"/>
              </w:rPr>
              <w:t>물품의</w:t>
            </w:r>
            <w:r w:rsidRPr="00985B99">
              <w:rPr>
                <w:sz w:val="20"/>
                <w:szCs w:val="20"/>
              </w:rPr>
              <w:t xml:space="preserve"> </w:t>
            </w:r>
            <w:r w:rsidRPr="00985B99">
              <w:rPr>
                <w:sz w:val="20"/>
                <w:szCs w:val="20"/>
              </w:rPr>
              <w:t>공급기일</w:t>
            </w:r>
            <w:r w:rsidRPr="00985B99">
              <w:rPr>
                <w:sz w:val="20"/>
                <w:szCs w:val="20"/>
              </w:rPr>
              <w:t xml:space="preserve"> </w:t>
            </w:r>
            <w:r w:rsidRPr="00985B99">
              <w:rPr>
                <w:sz w:val="20"/>
                <w:szCs w:val="20"/>
              </w:rPr>
              <w:t>및</w:t>
            </w:r>
            <w:r w:rsidRPr="00985B99">
              <w:rPr>
                <w:sz w:val="20"/>
                <w:szCs w:val="20"/>
              </w:rPr>
              <w:t xml:space="preserve"> </w:t>
            </w:r>
            <w:r w:rsidRPr="00985B99">
              <w:rPr>
                <w:sz w:val="20"/>
                <w:szCs w:val="20"/>
              </w:rPr>
              <w:t>수량을</w:t>
            </w:r>
            <w:r w:rsidRPr="00985B99">
              <w:rPr>
                <w:sz w:val="20"/>
                <w:szCs w:val="20"/>
              </w:rPr>
              <w:t xml:space="preserve"> </w:t>
            </w:r>
            <w:r w:rsidRPr="00985B99">
              <w:rPr>
                <w:sz w:val="20"/>
                <w:szCs w:val="20"/>
              </w:rPr>
              <w:t>대상회사와</w:t>
            </w:r>
            <w:r w:rsidRPr="00985B99">
              <w:rPr>
                <w:sz w:val="20"/>
                <w:szCs w:val="20"/>
              </w:rPr>
              <w:t xml:space="preserve"> </w:t>
            </w:r>
            <w:r w:rsidRPr="00985B99">
              <w:rPr>
                <w:sz w:val="20"/>
                <w:szCs w:val="20"/>
              </w:rPr>
              <w:t>협의한</w:t>
            </w:r>
            <w:r w:rsidRPr="00985B99">
              <w:rPr>
                <w:sz w:val="20"/>
                <w:szCs w:val="20"/>
              </w:rPr>
              <w:t xml:space="preserve"> </w:t>
            </w:r>
            <w:r w:rsidRPr="00985B99">
              <w:rPr>
                <w:sz w:val="20"/>
                <w:szCs w:val="20"/>
              </w:rPr>
              <w:t>후</w:t>
            </w:r>
            <w:r w:rsidRPr="00985B99">
              <w:rPr>
                <w:sz w:val="20"/>
                <w:szCs w:val="20"/>
              </w:rPr>
              <w:t xml:space="preserve"> </w:t>
            </w:r>
            <w:r w:rsidRPr="00985B99">
              <w:rPr>
                <w:sz w:val="20"/>
                <w:szCs w:val="20"/>
              </w:rPr>
              <w:t>물품을</w:t>
            </w:r>
            <w:r w:rsidRPr="00985B99">
              <w:rPr>
                <w:sz w:val="20"/>
                <w:szCs w:val="20"/>
              </w:rPr>
              <w:t xml:space="preserve"> </w:t>
            </w:r>
            <w:r w:rsidRPr="00985B99">
              <w:rPr>
                <w:sz w:val="20"/>
                <w:szCs w:val="20"/>
              </w:rPr>
              <w:t>판매해야</w:t>
            </w:r>
            <w:r w:rsidRPr="00985B99">
              <w:rPr>
                <w:sz w:val="20"/>
                <w:szCs w:val="20"/>
              </w:rPr>
              <w:t xml:space="preserve"> </w:t>
            </w:r>
            <w:r w:rsidRPr="00985B99">
              <w:rPr>
                <w:sz w:val="20"/>
                <w:szCs w:val="20"/>
              </w:rPr>
              <w:t>함</w:t>
            </w:r>
          </w:p>
        </w:tc>
      </w:tr>
      <w:tr w:rsidR="00026A7E" w:rsidRPr="00CB2B3F" w14:paraId="0F04DDAB" w14:textId="77777777" w:rsidTr="00384ACF">
        <w:trPr>
          <w:trHeight w:val="397"/>
        </w:trPr>
        <w:tc>
          <w:tcPr>
            <w:tcW w:w="1900" w:type="dxa"/>
            <w:shd w:val="clear" w:color="auto" w:fill="F2F2F2" w:themeFill="background1" w:themeFillShade="F2"/>
            <w:vAlign w:val="center"/>
          </w:tcPr>
          <w:p w14:paraId="15DF9021" w14:textId="77777777" w:rsidR="00026A7E" w:rsidRPr="00891AA7" w:rsidRDefault="00026A7E" w:rsidP="0091358C">
            <w:pPr>
              <w:pStyle w:val="a5"/>
              <w:spacing w:line="280" w:lineRule="atLeast"/>
              <w:ind w:leftChars="0" w:left="0"/>
              <w:jc w:val="center"/>
              <w:rPr>
                <w:sz w:val="20"/>
                <w:szCs w:val="20"/>
              </w:rPr>
            </w:pPr>
            <w:r w:rsidRPr="00891AA7">
              <w:rPr>
                <w:sz w:val="20"/>
                <w:szCs w:val="20"/>
              </w:rPr>
              <w:t>시공</w:t>
            </w:r>
          </w:p>
        </w:tc>
        <w:tc>
          <w:tcPr>
            <w:tcW w:w="6747" w:type="dxa"/>
            <w:shd w:val="clear" w:color="auto" w:fill="auto"/>
            <w:vAlign w:val="center"/>
          </w:tcPr>
          <w:p w14:paraId="3CA8F1CB"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원칙적으로</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시공하되</w:t>
            </w:r>
            <w:r w:rsidRPr="00985B99">
              <w:rPr>
                <w:sz w:val="20"/>
                <w:szCs w:val="20"/>
              </w:rPr>
              <w:t xml:space="preserve">, </w:t>
            </w:r>
            <w:r w:rsidRPr="00985B99">
              <w:rPr>
                <w:sz w:val="20"/>
                <w:szCs w:val="20"/>
              </w:rPr>
              <w:t>대리점이</w:t>
            </w:r>
            <w:r w:rsidRPr="00985B99">
              <w:rPr>
                <w:sz w:val="20"/>
                <w:szCs w:val="20"/>
              </w:rPr>
              <w:t xml:space="preserve"> </w:t>
            </w:r>
            <w:proofErr w:type="spellStart"/>
            <w:r w:rsidRPr="00985B99">
              <w:rPr>
                <w:sz w:val="20"/>
                <w:szCs w:val="20"/>
              </w:rPr>
              <w:t>자체시공하고자</w:t>
            </w:r>
            <w:proofErr w:type="spellEnd"/>
            <w:r w:rsidRPr="00985B99">
              <w:rPr>
                <w:sz w:val="20"/>
                <w:szCs w:val="20"/>
              </w:rPr>
              <w:t xml:space="preserve"> </w:t>
            </w:r>
            <w:r w:rsidRPr="00985B99">
              <w:rPr>
                <w:sz w:val="20"/>
                <w:szCs w:val="20"/>
              </w:rPr>
              <w:t>하는</w:t>
            </w:r>
            <w:r w:rsidRPr="00985B99">
              <w:rPr>
                <w:sz w:val="20"/>
                <w:szCs w:val="20"/>
              </w:rPr>
              <w:t xml:space="preserve"> </w:t>
            </w:r>
            <w:r w:rsidRPr="00985B99">
              <w:rPr>
                <w:sz w:val="20"/>
                <w:szCs w:val="20"/>
              </w:rPr>
              <w:t>경우에는</w:t>
            </w:r>
            <w:r w:rsidRPr="00985B99">
              <w:rPr>
                <w:sz w:val="20"/>
                <w:szCs w:val="20"/>
              </w:rPr>
              <w:t xml:space="preserve"> </w:t>
            </w:r>
            <w:r w:rsidRPr="00985B99">
              <w:rPr>
                <w:sz w:val="20"/>
                <w:szCs w:val="20"/>
              </w:rPr>
              <w:t>사전에</w:t>
            </w:r>
            <w:r w:rsidRPr="00985B99">
              <w:rPr>
                <w:sz w:val="20"/>
                <w:szCs w:val="20"/>
              </w:rPr>
              <w:t xml:space="preserve"> </w:t>
            </w:r>
            <w:r w:rsidRPr="00985B99">
              <w:rPr>
                <w:sz w:val="20"/>
                <w:szCs w:val="20"/>
              </w:rPr>
              <w:t>대상회사와</w:t>
            </w:r>
            <w:r w:rsidRPr="00985B99">
              <w:rPr>
                <w:sz w:val="20"/>
                <w:szCs w:val="20"/>
              </w:rPr>
              <w:t xml:space="preserve"> </w:t>
            </w:r>
            <w:r w:rsidRPr="00985B99">
              <w:rPr>
                <w:sz w:val="20"/>
                <w:szCs w:val="20"/>
              </w:rPr>
              <w:t>협의해야</w:t>
            </w:r>
            <w:r w:rsidRPr="00985B99">
              <w:rPr>
                <w:sz w:val="20"/>
                <w:szCs w:val="20"/>
              </w:rPr>
              <w:t xml:space="preserve"> </w:t>
            </w:r>
            <w:r w:rsidRPr="00985B99">
              <w:rPr>
                <w:sz w:val="20"/>
                <w:szCs w:val="20"/>
              </w:rPr>
              <w:t>함</w:t>
            </w:r>
          </w:p>
          <w:p w14:paraId="3850CE3D"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시공상</w:t>
            </w:r>
            <w:r w:rsidRPr="00985B99">
              <w:rPr>
                <w:sz w:val="20"/>
                <w:szCs w:val="20"/>
              </w:rPr>
              <w:t xml:space="preserve"> </w:t>
            </w:r>
            <w:r w:rsidRPr="00985B99">
              <w:rPr>
                <w:sz w:val="20"/>
                <w:szCs w:val="20"/>
              </w:rPr>
              <w:t>하자로</w:t>
            </w:r>
            <w:r w:rsidRPr="00985B99">
              <w:rPr>
                <w:sz w:val="20"/>
                <w:szCs w:val="20"/>
              </w:rPr>
              <w:t xml:space="preserve"> </w:t>
            </w:r>
            <w:r w:rsidRPr="00985B99">
              <w:rPr>
                <w:sz w:val="20"/>
                <w:szCs w:val="20"/>
              </w:rPr>
              <w:t>인한</w:t>
            </w:r>
            <w:r w:rsidRPr="00985B99">
              <w:rPr>
                <w:sz w:val="20"/>
                <w:szCs w:val="20"/>
              </w:rPr>
              <w:t xml:space="preserve"> </w:t>
            </w:r>
            <w:r w:rsidRPr="00985B99">
              <w:rPr>
                <w:sz w:val="20"/>
                <w:szCs w:val="20"/>
              </w:rPr>
              <w:t>배상책임은</w:t>
            </w:r>
            <w:r w:rsidRPr="00985B99">
              <w:rPr>
                <w:sz w:val="20"/>
                <w:szCs w:val="20"/>
              </w:rPr>
              <w:t xml:space="preserve"> 1</w:t>
            </w:r>
            <w:r w:rsidRPr="00985B99">
              <w:rPr>
                <w:sz w:val="20"/>
                <w:szCs w:val="20"/>
              </w:rPr>
              <w:t>차적으로</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부담하나</w:t>
            </w:r>
            <w:r w:rsidRPr="00985B99">
              <w:rPr>
                <w:sz w:val="20"/>
                <w:szCs w:val="20"/>
              </w:rPr>
              <w:t xml:space="preserve"> </w:t>
            </w:r>
            <w:r w:rsidRPr="00985B99">
              <w:rPr>
                <w:sz w:val="20"/>
                <w:szCs w:val="20"/>
              </w:rPr>
              <w:t>자체시공은</w:t>
            </w:r>
            <w:r w:rsidRPr="00985B99">
              <w:rPr>
                <w:sz w:val="20"/>
                <w:szCs w:val="20"/>
              </w:rPr>
              <w:t xml:space="preserve"> </w:t>
            </w:r>
            <w:r w:rsidRPr="00985B99">
              <w:rPr>
                <w:sz w:val="20"/>
                <w:szCs w:val="20"/>
              </w:rPr>
              <w:t>대리점이</w:t>
            </w:r>
            <w:r w:rsidRPr="00985B99">
              <w:rPr>
                <w:sz w:val="20"/>
                <w:szCs w:val="20"/>
              </w:rPr>
              <w:t xml:space="preserve"> </w:t>
            </w:r>
            <w:r w:rsidRPr="00985B99">
              <w:rPr>
                <w:sz w:val="20"/>
                <w:szCs w:val="20"/>
              </w:rPr>
              <w:t>부담함</w:t>
            </w:r>
            <w:r w:rsidRPr="00985B99">
              <w:rPr>
                <w:sz w:val="20"/>
                <w:szCs w:val="20"/>
              </w:rPr>
              <w:t>(</w:t>
            </w:r>
            <w:r w:rsidRPr="00985B99">
              <w:rPr>
                <w:sz w:val="20"/>
                <w:szCs w:val="20"/>
              </w:rPr>
              <w:t>자체시공의</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대상회사는</w:t>
            </w:r>
            <w:r w:rsidRPr="00985B99">
              <w:rPr>
                <w:sz w:val="20"/>
                <w:szCs w:val="20"/>
              </w:rPr>
              <w:t xml:space="preserve"> </w:t>
            </w:r>
            <w:r w:rsidRPr="00985B99">
              <w:rPr>
                <w:sz w:val="20"/>
                <w:szCs w:val="20"/>
              </w:rPr>
              <w:t>손해를</w:t>
            </w:r>
            <w:r w:rsidRPr="00985B99">
              <w:rPr>
                <w:sz w:val="20"/>
                <w:szCs w:val="20"/>
              </w:rPr>
              <w:t xml:space="preserve"> </w:t>
            </w:r>
            <w:r w:rsidRPr="00985B99">
              <w:rPr>
                <w:sz w:val="20"/>
                <w:szCs w:val="20"/>
              </w:rPr>
              <w:t>우선</w:t>
            </w:r>
            <w:r w:rsidRPr="00985B99">
              <w:rPr>
                <w:sz w:val="20"/>
                <w:szCs w:val="20"/>
              </w:rPr>
              <w:t xml:space="preserve"> </w:t>
            </w:r>
            <w:r w:rsidRPr="00985B99">
              <w:rPr>
                <w:sz w:val="20"/>
                <w:szCs w:val="20"/>
              </w:rPr>
              <w:t>배상한</w:t>
            </w:r>
            <w:r w:rsidRPr="00985B99">
              <w:rPr>
                <w:sz w:val="20"/>
                <w:szCs w:val="20"/>
              </w:rPr>
              <w:t xml:space="preserve"> </w:t>
            </w:r>
            <w:r w:rsidRPr="00985B99">
              <w:rPr>
                <w:sz w:val="20"/>
                <w:szCs w:val="20"/>
              </w:rPr>
              <w:t>후</w:t>
            </w:r>
            <w:r w:rsidRPr="00985B99">
              <w:rPr>
                <w:sz w:val="20"/>
                <w:szCs w:val="20"/>
              </w:rPr>
              <w:t xml:space="preserve"> </w:t>
            </w:r>
            <w:r w:rsidRPr="00985B99">
              <w:rPr>
                <w:sz w:val="20"/>
                <w:szCs w:val="20"/>
              </w:rPr>
              <w:t>대리점에게</w:t>
            </w:r>
            <w:r w:rsidRPr="00985B99">
              <w:rPr>
                <w:sz w:val="20"/>
                <w:szCs w:val="20"/>
              </w:rPr>
              <w:t xml:space="preserve"> </w:t>
            </w:r>
            <w:r w:rsidRPr="00985B99">
              <w:rPr>
                <w:sz w:val="20"/>
                <w:szCs w:val="20"/>
              </w:rPr>
              <w:t>구상</w:t>
            </w:r>
            <w:r w:rsidRPr="00985B99">
              <w:rPr>
                <w:sz w:val="20"/>
                <w:szCs w:val="20"/>
              </w:rPr>
              <w:t xml:space="preserve"> </w:t>
            </w:r>
            <w:r w:rsidRPr="00985B99">
              <w:rPr>
                <w:sz w:val="20"/>
                <w:szCs w:val="20"/>
              </w:rPr>
              <w:t>청구할</w:t>
            </w:r>
            <w:r w:rsidRPr="00985B99">
              <w:rPr>
                <w:sz w:val="20"/>
                <w:szCs w:val="20"/>
              </w:rPr>
              <w:t xml:space="preserve"> </w:t>
            </w:r>
            <w:r w:rsidRPr="00985B99">
              <w:rPr>
                <w:sz w:val="20"/>
                <w:szCs w:val="20"/>
              </w:rPr>
              <w:t>수</w:t>
            </w:r>
            <w:r w:rsidRPr="00985B99">
              <w:rPr>
                <w:sz w:val="20"/>
                <w:szCs w:val="20"/>
              </w:rPr>
              <w:t xml:space="preserve"> </w:t>
            </w:r>
            <w:r w:rsidRPr="00985B99">
              <w:rPr>
                <w:sz w:val="20"/>
                <w:szCs w:val="20"/>
              </w:rPr>
              <w:t>있음</w:t>
            </w:r>
            <w:r w:rsidRPr="00985B99">
              <w:rPr>
                <w:sz w:val="20"/>
                <w:szCs w:val="20"/>
              </w:rPr>
              <w:t>)</w:t>
            </w:r>
          </w:p>
        </w:tc>
      </w:tr>
      <w:tr w:rsidR="00026A7E" w:rsidRPr="00CB2B3F" w14:paraId="640ECFCE" w14:textId="77777777" w:rsidTr="00384ACF">
        <w:trPr>
          <w:trHeight w:val="397"/>
        </w:trPr>
        <w:tc>
          <w:tcPr>
            <w:tcW w:w="1900" w:type="dxa"/>
            <w:shd w:val="clear" w:color="auto" w:fill="F2F2F2" w:themeFill="background1" w:themeFillShade="F2"/>
            <w:vAlign w:val="center"/>
          </w:tcPr>
          <w:p w14:paraId="48B8A4FD" w14:textId="77777777" w:rsidR="00026A7E" w:rsidRPr="00891AA7" w:rsidRDefault="00026A7E" w:rsidP="0091358C">
            <w:pPr>
              <w:pStyle w:val="a5"/>
              <w:spacing w:line="280" w:lineRule="atLeast"/>
              <w:ind w:leftChars="0" w:left="0"/>
              <w:jc w:val="center"/>
              <w:rPr>
                <w:sz w:val="20"/>
                <w:szCs w:val="20"/>
              </w:rPr>
            </w:pPr>
            <w:r w:rsidRPr="00891AA7">
              <w:rPr>
                <w:sz w:val="20"/>
                <w:szCs w:val="20"/>
              </w:rPr>
              <w:t>하자보증</w:t>
            </w:r>
            <w:r w:rsidRPr="00891AA7">
              <w:rPr>
                <w:sz w:val="20"/>
                <w:szCs w:val="20"/>
              </w:rPr>
              <w:t xml:space="preserve"> </w:t>
            </w:r>
          </w:p>
        </w:tc>
        <w:tc>
          <w:tcPr>
            <w:tcW w:w="6747" w:type="dxa"/>
            <w:shd w:val="clear" w:color="auto" w:fill="auto"/>
            <w:vAlign w:val="center"/>
          </w:tcPr>
          <w:p w14:paraId="6E9E5CC4"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하자보증기간은</w:t>
            </w:r>
            <w:r w:rsidRPr="00985B99">
              <w:rPr>
                <w:sz w:val="20"/>
                <w:szCs w:val="20"/>
              </w:rPr>
              <w:t xml:space="preserve"> </w:t>
            </w:r>
            <w:r w:rsidRPr="00985B99">
              <w:rPr>
                <w:sz w:val="20"/>
                <w:szCs w:val="20"/>
              </w:rPr>
              <w:t>물품시공일부터</w:t>
            </w:r>
            <w:r w:rsidRPr="00985B99">
              <w:rPr>
                <w:sz w:val="20"/>
                <w:szCs w:val="20"/>
              </w:rPr>
              <w:t xml:space="preserve"> </w:t>
            </w:r>
            <w:r w:rsidRPr="00985B99">
              <w:rPr>
                <w:sz w:val="20"/>
                <w:szCs w:val="20"/>
              </w:rPr>
              <w:t>산정함</w:t>
            </w:r>
          </w:p>
          <w:p w14:paraId="4C59C9C2"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하자보증기간</w:t>
            </w:r>
            <w:r w:rsidRPr="00985B99">
              <w:rPr>
                <w:sz w:val="20"/>
                <w:szCs w:val="20"/>
              </w:rPr>
              <w:t xml:space="preserve"> </w:t>
            </w:r>
            <w:r w:rsidRPr="00985B99">
              <w:rPr>
                <w:sz w:val="20"/>
                <w:szCs w:val="20"/>
              </w:rPr>
              <w:t>내</w:t>
            </w:r>
            <w:r w:rsidRPr="00985B99">
              <w:rPr>
                <w:sz w:val="20"/>
                <w:szCs w:val="20"/>
              </w:rPr>
              <w:t xml:space="preserve"> </w:t>
            </w:r>
            <w:r w:rsidRPr="00985B99">
              <w:rPr>
                <w:sz w:val="20"/>
                <w:szCs w:val="20"/>
              </w:rPr>
              <w:t>사후관리는</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실시하는</w:t>
            </w:r>
            <w:r w:rsidRPr="00985B99">
              <w:rPr>
                <w:sz w:val="20"/>
                <w:szCs w:val="20"/>
              </w:rPr>
              <w:t xml:space="preserve"> </w:t>
            </w:r>
            <w:r w:rsidRPr="00985B99">
              <w:rPr>
                <w:sz w:val="20"/>
                <w:szCs w:val="20"/>
              </w:rPr>
              <w:t>것을</w:t>
            </w:r>
            <w:r w:rsidRPr="00985B99">
              <w:rPr>
                <w:sz w:val="20"/>
                <w:szCs w:val="20"/>
              </w:rPr>
              <w:t xml:space="preserve"> </w:t>
            </w:r>
            <w:r w:rsidRPr="00985B99">
              <w:rPr>
                <w:sz w:val="20"/>
                <w:szCs w:val="20"/>
              </w:rPr>
              <w:t>원칙으로</w:t>
            </w:r>
            <w:r w:rsidRPr="00985B99">
              <w:rPr>
                <w:sz w:val="20"/>
                <w:szCs w:val="20"/>
              </w:rPr>
              <w:t xml:space="preserve"> </w:t>
            </w:r>
            <w:r w:rsidRPr="00985B99">
              <w:rPr>
                <w:sz w:val="20"/>
                <w:szCs w:val="20"/>
              </w:rPr>
              <w:t>함</w:t>
            </w:r>
            <w:r w:rsidRPr="00985B99">
              <w:rPr>
                <w:sz w:val="20"/>
                <w:szCs w:val="20"/>
              </w:rPr>
              <w:t xml:space="preserve">. </w:t>
            </w:r>
          </w:p>
          <w:p w14:paraId="2B9DE960"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단</w:t>
            </w:r>
            <w:r w:rsidRPr="00985B99">
              <w:rPr>
                <w:sz w:val="20"/>
                <w:szCs w:val="20"/>
              </w:rPr>
              <w:t xml:space="preserve">, </w:t>
            </w:r>
            <w:r w:rsidRPr="00985B99">
              <w:rPr>
                <w:sz w:val="20"/>
                <w:szCs w:val="20"/>
              </w:rPr>
              <w:t>물품</w:t>
            </w:r>
            <w:r w:rsidRPr="00985B99">
              <w:rPr>
                <w:sz w:val="20"/>
                <w:szCs w:val="20"/>
              </w:rPr>
              <w:t xml:space="preserve"> </w:t>
            </w:r>
            <w:r w:rsidRPr="00985B99">
              <w:rPr>
                <w:sz w:val="20"/>
                <w:szCs w:val="20"/>
              </w:rPr>
              <w:t>자체의</w:t>
            </w:r>
            <w:r w:rsidRPr="00985B99">
              <w:rPr>
                <w:sz w:val="20"/>
                <w:szCs w:val="20"/>
              </w:rPr>
              <w:t xml:space="preserve"> </w:t>
            </w:r>
            <w:r w:rsidRPr="00985B99">
              <w:rPr>
                <w:sz w:val="20"/>
                <w:szCs w:val="20"/>
              </w:rPr>
              <w:t>하자가</w:t>
            </w:r>
            <w:r w:rsidRPr="00985B99">
              <w:rPr>
                <w:sz w:val="20"/>
                <w:szCs w:val="20"/>
              </w:rPr>
              <w:t xml:space="preserve"> </w:t>
            </w:r>
            <w:r w:rsidRPr="00985B99">
              <w:rPr>
                <w:sz w:val="20"/>
                <w:szCs w:val="20"/>
              </w:rPr>
              <w:t>아닌</w:t>
            </w:r>
            <w:r w:rsidRPr="00985B99">
              <w:rPr>
                <w:sz w:val="20"/>
                <w:szCs w:val="20"/>
              </w:rPr>
              <w:t xml:space="preserve"> ‘</w:t>
            </w:r>
            <w:r w:rsidRPr="00985B99">
              <w:rPr>
                <w:sz w:val="20"/>
                <w:szCs w:val="20"/>
              </w:rPr>
              <w:t>대리점</w:t>
            </w:r>
            <w:r w:rsidRPr="00985B99">
              <w:rPr>
                <w:sz w:val="20"/>
                <w:szCs w:val="20"/>
              </w:rPr>
              <w:t xml:space="preserve">’ </w:t>
            </w:r>
            <w:r w:rsidRPr="00985B99">
              <w:rPr>
                <w:sz w:val="20"/>
                <w:szCs w:val="20"/>
              </w:rPr>
              <w:t>또는</w:t>
            </w:r>
            <w:r w:rsidRPr="00985B99">
              <w:rPr>
                <w:sz w:val="20"/>
                <w:szCs w:val="20"/>
              </w:rPr>
              <w:t xml:space="preserve"> </w:t>
            </w:r>
            <w:r w:rsidRPr="00985B99">
              <w:rPr>
                <w:sz w:val="20"/>
                <w:szCs w:val="20"/>
              </w:rPr>
              <w:t>제</w:t>
            </w:r>
            <w:r w:rsidRPr="00985B99">
              <w:rPr>
                <w:sz w:val="20"/>
                <w:szCs w:val="20"/>
              </w:rPr>
              <w:t>3</w:t>
            </w:r>
            <w:r w:rsidRPr="00985B99">
              <w:rPr>
                <w:sz w:val="20"/>
                <w:szCs w:val="20"/>
              </w:rPr>
              <w:t>자의</w:t>
            </w:r>
            <w:r w:rsidRPr="00985B99">
              <w:rPr>
                <w:sz w:val="20"/>
                <w:szCs w:val="20"/>
              </w:rPr>
              <w:t xml:space="preserve"> </w:t>
            </w:r>
            <w:r w:rsidRPr="00985B99">
              <w:rPr>
                <w:sz w:val="20"/>
                <w:szCs w:val="20"/>
              </w:rPr>
              <w:t>과실로</w:t>
            </w:r>
            <w:r w:rsidRPr="00985B99">
              <w:rPr>
                <w:sz w:val="20"/>
                <w:szCs w:val="20"/>
              </w:rPr>
              <w:t xml:space="preserve"> </w:t>
            </w:r>
            <w:r w:rsidRPr="00985B99">
              <w:rPr>
                <w:sz w:val="20"/>
                <w:szCs w:val="20"/>
              </w:rPr>
              <w:t>인해</w:t>
            </w:r>
            <w:r w:rsidRPr="00985B99">
              <w:rPr>
                <w:sz w:val="20"/>
                <w:szCs w:val="20"/>
              </w:rPr>
              <w:t xml:space="preserve"> </w:t>
            </w:r>
            <w:r w:rsidRPr="00985B99">
              <w:rPr>
                <w:sz w:val="20"/>
                <w:szCs w:val="20"/>
              </w:rPr>
              <w:t>발생한</w:t>
            </w:r>
            <w:r w:rsidRPr="00985B99">
              <w:rPr>
                <w:sz w:val="20"/>
                <w:szCs w:val="20"/>
              </w:rPr>
              <w:t xml:space="preserve"> </w:t>
            </w:r>
            <w:r w:rsidRPr="00985B99">
              <w:rPr>
                <w:sz w:val="20"/>
                <w:szCs w:val="20"/>
              </w:rPr>
              <w:t>하자에</w:t>
            </w:r>
            <w:r w:rsidRPr="00985B99">
              <w:rPr>
                <w:sz w:val="20"/>
                <w:szCs w:val="20"/>
              </w:rPr>
              <w:t xml:space="preserve"> </w:t>
            </w:r>
            <w:r w:rsidRPr="00985B99">
              <w:rPr>
                <w:sz w:val="20"/>
                <w:szCs w:val="20"/>
              </w:rPr>
              <w:t>대해서는</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책임지지</w:t>
            </w:r>
            <w:r w:rsidRPr="00985B99">
              <w:rPr>
                <w:sz w:val="20"/>
                <w:szCs w:val="20"/>
              </w:rPr>
              <w:t xml:space="preserve"> </w:t>
            </w:r>
            <w:r w:rsidRPr="00985B99">
              <w:rPr>
                <w:sz w:val="20"/>
                <w:szCs w:val="20"/>
              </w:rPr>
              <w:t>않을</w:t>
            </w:r>
            <w:r w:rsidRPr="00985B99">
              <w:rPr>
                <w:sz w:val="20"/>
                <w:szCs w:val="20"/>
              </w:rPr>
              <w:t xml:space="preserve"> </w:t>
            </w:r>
            <w:r w:rsidRPr="00985B99">
              <w:rPr>
                <w:sz w:val="20"/>
                <w:szCs w:val="20"/>
              </w:rPr>
              <w:t>수</w:t>
            </w:r>
            <w:r w:rsidRPr="00985B99">
              <w:rPr>
                <w:sz w:val="20"/>
                <w:szCs w:val="20"/>
              </w:rPr>
              <w:t xml:space="preserve"> </w:t>
            </w:r>
            <w:r w:rsidRPr="00985B99">
              <w:rPr>
                <w:sz w:val="20"/>
                <w:szCs w:val="20"/>
              </w:rPr>
              <w:t>있음</w:t>
            </w:r>
          </w:p>
        </w:tc>
      </w:tr>
      <w:tr w:rsidR="00026A7E" w:rsidRPr="00CB2B3F" w14:paraId="578224E9" w14:textId="77777777" w:rsidTr="00384ACF">
        <w:trPr>
          <w:trHeight w:val="397"/>
        </w:trPr>
        <w:tc>
          <w:tcPr>
            <w:tcW w:w="1900" w:type="dxa"/>
            <w:shd w:val="clear" w:color="auto" w:fill="F2F2F2" w:themeFill="background1" w:themeFillShade="F2"/>
            <w:vAlign w:val="center"/>
          </w:tcPr>
          <w:p w14:paraId="2746FA10" w14:textId="77777777" w:rsidR="00026A7E" w:rsidRPr="00891AA7" w:rsidRDefault="00026A7E" w:rsidP="0091358C">
            <w:pPr>
              <w:pStyle w:val="a5"/>
              <w:spacing w:line="280" w:lineRule="atLeast"/>
              <w:ind w:leftChars="0" w:left="0"/>
              <w:jc w:val="center"/>
              <w:rPr>
                <w:sz w:val="20"/>
                <w:szCs w:val="20"/>
              </w:rPr>
            </w:pPr>
            <w:r w:rsidRPr="00891AA7">
              <w:rPr>
                <w:sz w:val="20"/>
                <w:szCs w:val="20"/>
              </w:rPr>
              <w:t>사후관리</w:t>
            </w:r>
          </w:p>
        </w:tc>
        <w:tc>
          <w:tcPr>
            <w:tcW w:w="6747" w:type="dxa"/>
            <w:shd w:val="clear" w:color="auto" w:fill="auto"/>
            <w:vAlign w:val="center"/>
          </w:tcPr>
          <w:p w14:paraId="68F404B0"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물품의</w:t>
            </w:r>
            <w:r w:rsidRPr="00985B99">
              <w:rPr>
                <w:sz w:val="20"/>
                <w:szCs w:val="20"/>
              </w:rPr>
              <w:t xml:space="preserve"> </w:t>
            </w:r>
            <w:r w:rsidRPr="00985B99">
              <w:rPr>
                <w:sz w:val="20"/>
                <w:szCs w:val="20"/>
              </w:rPr>
              <w:t>사후관리</w:t>
            </w:r>
            <w:r w:rsidRPr="00985B99">
              <w:rPr>
                <w:sz w:val="20"/>
                <w:szCs w:val="20"/>
              </w:rPr>
              <w:t>(A/S)</w:t>
            </w:r>
            <w:r w:rsidRPr="00985B99">
              <w:rPr>
                <w:sz w:val="20"/>
                <w:szCs w:val="20"/>
              </w:rPr>
              <w:t>는</w:t>
            </w:r>
            <w:r w:rsidRPr="00985B99">
              <w:rPr>
                <w:sz w:val="20"/>
                <w:szCs w:val="20"/>
              </w:rPr>
              <w:t xml:space="preserve"> </w:t>
            </w:r>
            <w:r w:rsidRPr="00985B99">
              <w:rPr>
                <w:sz w:val="20"/>
                <w:szCs w:val="20"/>
              </w:rPr>
              <w:t>대상회사가</w:t>
            </w:r>
            <w:r w:rsidRPr="00985B99">
              <w:rPr>
                <w:sz w:val="20"/>
                <w:szCs w:val="20"/>
              </w:rPr>
              <w:t xml:space="preserve"> </w:t>
            </w:r>
            <w:r w:rsidRPr="00985B99">
              <w:rPr>
                <w:sz w:val="20"/>
                <w:szCs w:val="20"/>
              </w:rPr>
              <w:t>담당</w:t>
            </w:r>
          </w:p>
          <w:p w14:paraId="7464BBB6"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유상</w:t>
            </w:r>
            <w:r w:rsidRPr="00985B99">
              <w:rPr>
                <w:sz w:val="20"/>
                <w:szCs w:val="20"/>
              </w:rPr>
              <w:t xml:space="preserve"> </w:t>
            </w:r>
            <w:r w:rsidRPr="00985B99">
              <w:rPr>
                <w:sz w:val="20"/>
                <w:szCs w:val="20"/>
              </w:rPr>
              <w:t>사후관리의</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대상회사는</w:t>
            </w:r>
            <w:r w:rsidRPr="00985B99">
              <w:rPr>
                <w:sz w:val="20"/>
                <w:szCs w:val="20"/>
              </w:rPr>
              <w:t xml:space="preserve"> ‘</w:t>
            </w:r>
            <w:r w:rsidRPr="00985B99">
              <w:rPr>
                <w:sz w:val="20"/>
                <w:szCs w:val="20"/>
              </w:rPr>
              <w:t>소비자</w:t>
            </w:r>
            <w:r w:rsidRPr="00985B99">
              <w:rPr>
                <w:sz w:val="20"/>
                <w:szCs w:val="20"/>
              </w:rPr>
              <w:t>’</w:t>
            </w:r>
            <w:r w:rsidRPr="00985B99">
              <w:rPr>
                <w:sz w:val="20"/>
                <w:szCs w:val="20"/>
              </w:rPr>
              <w:t>에게</w:t>
            </w:r>
            <w:r w:rsidRPr="00985B99">
              <w:rPr>
                <w:sz w:val="20"/>
                <w:szCs w:val="20"/>
              </w:rPr>
              <w:t xml:space="preserve"> </w:t>
            </w:r>
            <w:r w:rsidRPr="00985B99">
              <w:rPr>
                <w:sz w:val="20"/>
                <w:szCs w:val="20"/>
              </w:rPr>
              <w:t>그</w:t>
            </w:r>
            <w:r w:rsidRPr="00985B99">
              <w:rPr>
                <w:sz w:val="20"/>
                <w:szCs w:val="20"/>
              </w:rPr>
              <w:t xml:space="preserve"> </w:t>
            </w:r>
            <w:r w:rsidRPr="00985B99">
              <w:rPr>
                <w:sz w:val="20"/>
                <w:szCs w:val="20"/>
              </w:rPr>
              <w:t>비용을</w:t>
            </w:r>
            <w:r w:rsidRPr="00985B99">
              <w:rPr>
                <w:sz w:val="20"/>
                <w:szCs w:val="20"/>
              </w:rPr>
              <w:t xml:space="preserve"> </w:t>
            </w:r>
            <w:r w:rsidRPr="00985B99">
              <w:rPr>
                <w:sz w:val="20"/>
                <w:szCs w:val="20"/>
              </w:rPr>
              <w:t>청구함</w:t>
            </w:r>
            <w:r w:rsidRPr="00985B99">
              <w:rPr>
                <w:sz w:val="20"/>
                <w:szCs w:val="20"/>
              </w:rPr>
              <w:t xml:space="preserve">. </w:t>
            </w:r>
            <w:r w:rsidRPr="00985B99">
              <w:rPr>
                <w:sz w:val="20"/>
                <w:szCs w:val="20"/>
              </w:rPr>
              <w:t>단</w:t>
            </w:r>
            <w:r w:rsidRPr="00985B99">
              <w:rPr>
                <w:sz w:val="20"/>
                <w:szCs w:val="20"/>
              </w:rPr>
              <w:t xml:space="preserve">, </w:t>
            </w:r>
            <w:r w:rsidRPr="00985B99">
              <w:rPr>
                <w:sz w:val="20"/>
                <w:szCs w:val="20"/>
              </w:rPr>
              <w:t>대리점의</w:t>
            </w:r>
            <w:r w:rsidRPr="00985B99">
              <w:rPr>
                <w:sz w:val="20"/>
                <w:szCs w:val="20"/>
              </w:rPr>
              <w:t xml:space="preserve"> </w:t>
            </w:r>
            <w:r w:rsidRPr="00985B99">
              <w:rPr>
                <w:sz w:val="20"/>
                <w:szCs w:val="20"/>
              </w:rPr>
              <w:t>귀책인</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대리점이</w:t>
            </w:r>
            <w:r w:rsidRPr="00985B99">
              <w:rPr>
                <w:sz w:val="20"/>
                <w:szCs w:val="20"/>
              </w:rPr>
              <w:t xml:space="preserve"> </w:t>
            </w:r>
            <w:r w:rsidRPr="00985B99">
              <w:rPr>
                <w:sz w:val="20"/>
                <w:szCs w:val="20"/>
              </w:rPr>
              <w:t>비용부담</w:t>
            </w:r>
          </w:p>
        </w:tc>
      </w:tr>
      <w:tr w:rsidR="00026A7E" w:rsidRPr="00CB2B3F" w14:paraId="4CBD96D5" w14:textId="77777777" w:rsidTr="00384ACF">
        <w:trPr>
          <w:trHeight w:val="397"/>
        </w:trPr>
        <w:tc>
          <w:tcPr>
            <w:tcW w:w="1900" w:type="dxa"/>
            <w:shd w:val="clear" w:color="auto" w:fill="F2F2F2" w:themeFill="background1" w:themeFillShade="F2"/>
            <w:vAlign w:val="center"/>
          </w:tcPr>
          <w:p w14:paraId="36CED8C9" w14:textId="77777777" w:rsidR="00026A7E" w:rsidRPr="00891AA7" w:rsidRDefault="00026A7E" w:rsidP="0091358C">
            <w:pPr>
              <w:pStyle w:val="a5"/>
              <w:spacing w:line="280" w:lineRule="atLeast"/>
              <w:ind w:leftChars="0" w:left="0"/>
              <w:jc w:val="center"/>
              <w:rPr>
                <w:sz w:val="20"/>
                <w:szCs w:val="20"/>
              </w:rPr>
            </w:pPr>
            <w:r w:rsidRPr="00891AA7">
              <w:rPr>
                <w:sz w:val="20"/>
                <w:szCs w:val="20"/>
              </w:rPr>
              <w:t>영업장소</w:t>
            </w:r>
          </w:p>
        </w:tc>
        <w:tc>
          <w:tcPr>
            <w:tcW w:w="6747" w:type="dxa"/>
            <w:shd w:val="clear" w:color="auto" w:fill="auto"/>
            <w:vAlign w:val="center"/>
          </w:tcPr>
          <w:p w14:paraId="385F5E34"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대상회사의</w:t>
            </w:r>
            <w:r w:rsidRPr="00985B99">
              <w:rPr>
                <w:sz w:val="20"/>
                <w:szCs w:val="20"/>
              </w:rPr>
              <w:t xml:space="preserve"> </w:t>
            </w:r>
            <w:r w:rsidRPr="00985B99">
              <w:rPr>
                <w:sz w:val="20"/>
                <w:szCs w:val="20"/>
              </w:rPr>
              <w:t>전시매장을</w:t>
            </w:r>
            <w:r w:rsidRPr="00985B99">
              <w:rPr>
                <w:sz w:val="20"/>
                <w:szCs w:val="20"/>
              </w:rPr>
              <w:t xml:space="preserve"> </w:t>
            </w:r>
            <w:r w:rsidRPr="00985B99">
              <w:rPr>
                <w:sz w:val="20"/>
                <w:szCs w:val="20"/>
              </w:rPr>
              <w:t>사용</w:t>
            </w:r>
            <w:r w:rsidRPr="00985B99">
              <w:rPr>
                <w:sz w:val="20"/>
                <w:szCs w:val="20"/>
              </w:rPr>
              <w:t xml:space="preserve"> </w:t>
            </w:r>
          </w:p>
          <w:p w14:paraId="3DADB9CC"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사용조건은</w:t>
            </w:r>
            <w:r w:rsidRPr="00985B99">
              <w:rPr>
                <w:sz w:val="20"/>
                <w:szCs w:val="20"/>
              </w:rPr>
              <w:t xml:space="preserve"> </w:t>
            </w:r>
            <w:r w:rsidRPr="00985B99">
              <w:rPr>
                <w:sz w:val="20"/>
                <w:szCs w:val="20"/>
              </w:rPr>
              <w:t>전시매장</w:t>
            </w:r>
            <w:r w:rsidRPr="00985B99">
              <w:rPr>
                <w:sz w:val="20"/>
                <w:szCs w:val="20"/>
              </w:rPr>
              <w:t xml:space="preserve"> </w:t>
            </w:r>
            <w:r w:rsidRPr="00985B99">
              <w:rPr>
                <w:sz w:val="20"/>
                <w:szCs w:val="20"/>
              </w:rPr>
              <w:t>사용계약에</w:t>
            </w:r>
            <w:r w:rsidRPr="00985B99">
              <w:rPr>
                <w:sz w:val="20"/>
                <w:szCs w:val="20"/>
              </w:rPr>
              <w:t xml:space="preserve"> </w:t>
            </w:r>
            <w:r w:rsidRPr="00985B99">
              <w:rPr>
                <w:sz w:val="20"/>
                <w:szCs w:val="20"/>
              </w:rPr>
              <w:t>의함</w:t>
            </w:r>
          </w:p>
        </w:tc>
      </w:tr>
      <w:tr w:rsidR="00026A7E" w:rsidRPr="00CB2B3F" w14:paraId="73F4E744" w14:textId="77777777" w:rsidTr="00384ACF">
        <w:trPr>
          <w:trHeight w:val="397"/>
        </w:trPr>
        <w:tc>
          <w:tcPr>
            <w:tcW w:w="1900" w:type="dxa"/>
            <w:shd w:val="clear" w:color="auto" w:fill="F2F2F2" w:themeFill="background1" w:themeFillShade="F2"/>
            <w:vAlign w:val="center"/>
          </w:tcPr>
          <w:p w14:paraId="20504D69" w14:textId="77777777" w:rsidR="00026A7E" w:rsidRPr="00891AA7" w:rsidRDefault="00026A7E" w:rsidP="0091358C">
            <w:pPr>
              <w:pStyle w:val="a5"/>
              <w:spacing w:line="280" w:lineRule="atLeast"/>
              <w:ind w:leftChars="0" w:left="0"/>
              <w:jc w:val="center"/>
              <w:rPr>
                <w:sz w:val="20"/>
                <w:szCs w:val="20"/>
              </w:rPr>
            </w:pPr>
            <w:r w:rsidRPr="00891AA7">
              <w:rPr>
                <w:sz w:val="20"/>
                <w:szCs w:val="20"/>
              </w:rPr>
              <w:lastRenderedPageBreak/>
              <w:t>물품</w:t>
            </w:r>
            <w:r w:rsidRPr="00891AA7">
              <w:rPr>
                <w:sz w:val="20"/>
                <w:szCs w:val="20"/>
              </w:rPr>
              <w:t xml:space="preserve"> </w:t>
            </w:r>
            <w:r w:rsidRPr="00891AA7">
              <w:rPr>
                <w:sz w:val="20"/>
                <w:szCs w:val="20"/>
              </w:rPr>
              <w:t>판매</w:t>
            </w:r>
            <w:r w:rsidRPr="00891AA7">
              <w:rPr>
                <w:sz w:val="20"/>
                <w:szCs w:val="20"/>
              </w:rPr>
              <w:t xml:space="preserve"> </w:t>
            </w:r>
            <w:r w:rsidRPr="00891AA7">
              <w:rPr>
                <w:sz w:val="20"/>
                <w:szCs w:val="20"/>
              </w:rPr>
              <w:t>원칙</w:t>
            </w:r>
            <w:r w:rsidRPr="00891AA7">
              <w:rPr>
                <w:sz w:val="20"/>
                <w:szCs w:val="20"/>
              </w:rPr>
              <w:t xml:space="preserve"> </w:t>
            </w:r>
            <w:r w:rsidRPr="00891AA7">
              <w:rPr>
                <w:sz w:val="20"/>
                <w:szCs w:val="20"/>
              </w:rPr>
              <w:t>및</w:t>
            </w:r>
            <w:r w:rsidRPr="00891AA7">
              <w:rPr>
                <w:sz w:val="20"/>
                <w:szCs w:val="20"/>
              </w:rPr>
              <w:t xml:space="preserve"> </w:t>
            </w:r>
            <w:r w:rsidRPr="00891AA7">
              <w:rPr>
                <w:sz w:val="20"/>
                <w:szCs w:val="20"/>
              </w:rPr>
              <w:t>판매가격</w:t>
            </w:r>
          </w:p>
        </w:tc>
        <w:tc>
          <w:tcPr>
            <w:tcW w:w="6747" w:type="dxa"/>
            <w:shd w:val="clear" w:color="auto" w:fill="auto"/>
            <w:vAlign w:val="center"/>
          </w:tcPr>
          <w:p w14:paraId="43B67B6D" w14:textId="77777777" w:rsidR="00026A7E" w:rsidRPr="00985B99" w:rsidRDefault="00026A7E" w:rsidP="0091358C">
            <w:pPr>
              <w:pStyle w:val="a5"/>
              <w:numPr>
                <w:ilvl w:val="0"/>
                <w:numId w:val="56"/>
              </w:numPr>
              <w:spacing w:line="280" w:lineRule="atLeast"/>
              <w:ind w:leftChars="0" w:left="227" w:hanging="227"/>
              <w:rPr>
                <w:spacing w:val="-4"/>
                <w:sz w:val="20"/>
                <w:szCs w:val="20"/>
              </w:rPr>
            </w:pPr>
            <w:r w:rsidRPr="00985B99">
              <w:rPr>
                <w:spacing w:val="-4"/>
                <w:sz w:val="20"/>
                <w:szCs w:val="20"/>
              </w:rPr>
              <w:t>대리점은</w:t>
            </w:r>
            <w:r w:rsidRPr="00985B99">
              <w:rPr>
                <w:spacing w:val="-4"/>
                <w:sz w:val="20"/>
                <w:szCs w:val="20"/>
              </w:rPr>
              <w:t xml:space="preserve"> </w:t>
            </w:r>
            <w:r w:rsidRPr="000568FA">
              <w:rPr>
                <w:sz w:val="20"/>
                <w:szCs w:val="20"/>
              </w:rPr>
              <w:t>위탁판매대리점</w:t>
            </w:r>
            <w:r w:rsidRPr="00985B99">
              <w:rPr>
                <w:spacing w:val="-4"/>
                <w:sz w:val="20"/>
                <w:szCs w:val="20"/>
              </w:rPr>
              <w:t xml:space="preserve"> </w:t>
            </w:r>
            <w:r w:rsidRPr="00985B99">
              <w:rPr>
                <w:spacing w:val="-4"/>
                <w:sz w:val="20"/>
                <w:szCs w:val="20"/>
              </w:rPr>
              <w:t>계약</w:t>
            </w:r>
            <w:r w:rsidRPr="00985B99">
              <w:rPr>
                <w:spacing w:val="-4"/>
                <w:sz w:val="20"/>
                <w:szCs w:val="20"/>
              </w:rPr>
              <w:t xml:space="preserve"> </w:t>
            </w:r>
            <w:r w:rsidRPr="00985B99">
              <w:rPr>
                <w:spacing w:val="-4"/>
                <w:sz w:val="20"/>
                <w:szCs w:val="20"/>
              </w:rPr>
              <w:t>제</w:t>
            </w:r>
            <w:r w:rsidRPr="00985B99">
              <w:rPr>
                <w:spacing w:val="-4"/>
                <w:sz w:val="20"/>
                <w:szCs w:val="20"/>
              </w:rPr>
              <w:t>16</w:t>
            </w:r>
            <w:r w:rsidRPr="00985B99">
              <w:rPr>
                <w:spacing w:val="-4"/>
                <w:sz w:val="20"/>
                <w:szCs w:val="20"/>
              </w:rPr>
              <w:t>조의</w:t>
            </w:r>
            <w:r w:rsidRPr="00985B99">
              <w:rPr>
                <w:spacing w:val="-4"/>
                <w:sz w:val="20"/>
                <w:szCs w:val="20"/>
              </w:rPr>
              <w:t xml:space="preserve"> </w:t>
            </w:r>
            <w:r w:rsidRPr="00985B99">
              <w:rPr>
                <w:spacing w:val="-4"/>
                <w:sz w:val="20"/>
                <w:szCs w:val="20"/>
              </w:rPr>
              <w:t>판매가격을</w:t>
            </w:r>
            <w:r w:rsidRPr="00985B99">
              <w:rPr>
                <w:spacing w:val="-4"/>
                <w:sz w:val="20"/>
                <w:szCs w:val="20"/>
              </w:rPr>
              <w:t xml:space="preserve"> </w:t>
            </w:r>
            <w:proofErr w:type="spellStart"/>
            <w:r w:rsidRPr="00985B99">
              <w:rPr>
                <w:spacing w:val="-4"/>
                <w:sz w:val="20"/>
                <w:szCs w:val="20"/>
              </w:rPr>
              <w:t>준수해야함</w:t>
            </w:r>
            <w:proofErr w:type="spellEnd"/>
          </w:p>
          <w:p w14:paraId="4AA9ECF9"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대리점이</w:t>
            </w:r>
            <w:r w:rsidRPr="00985B99">
              <w:rPr>
                <w:sz w:val="20"/>
                <w:szCs w:val="20"/>
              </w:rPr>
              <w:t xml:space="preserve"> </w:t>
            </w:r>
            <w:proofErr w:type="spellStart"/>
            <w:r w:rsidRPr="00985B99">
              <w:rPr>
                <w:sz w:val="20"/>
                <w:szCs w:val="20"/>
              </w:rPr>
              <w:t>다른가격으로</w:t>
            </w:r>
            <w:proofErr w:type="spellEnd"/>
            <w:r w:rsidRPr="00985B99">
              <w:rPr>
                <w:sz w:val="20"/>
                <w:szCs w:val="20"/>
              </w:rPr>
              <w:t xml:space="preserve"> </w:t>
            </w:r>
            <w:r w:rsidRPr="00985B99">
              <w:rPr>
                <w:sz w:val="20"/>
                <w:szCs w:val="20"/>
              </w:rPr>
              <w:t>판매하려면</w:t>
            </w:r>
            <w:r w:rsidRPr="00985B99">
              <w:rPr>
                <w:sz w:val="20"/>
                <w:szCs w:val="20"/>
              </w:rPr>
              <w:t xml:space="preserve"> </w:t>
            </w:r>
            <w:r w:rsidRPr="00985B99">
              <w:rPr>
                <w:sz w:val="20"/>
                <w:szCs w:val="20"/>
              </w:rPr>
              <w:t>사전에</w:t>
            </w:r>
            <w:r w:rsidRPr="00985B99">
              <w:rPr>
                <w:sz w:val="20"/>
                <w:szCs w:val="20"/>
              </w:rPr>
              <w:t xml:space="preserve"> </w:t>
            </w:r>
            <w:r w:rsidRPr="00985B99">
              <w:rPr>
                <w:sz w:val="20"/>
                <w:szCs w:val="20"/>
              </w:rPr>
              <w:t>대상회사와</w:t>
            </w:r>
            <w:r w:rsidRPr="00985B99">
              <w:rPr>
                <w:sz w:val="20"/>
                <w:szCs w:val="20"/>
              </w:rPr>
              <w:t xml:space="preserve"> </w:t>
            </w:r>
            <w:r w:rsidRPr="00985B99">
              <w:rPr>
                <w:sz w:val="20"/>
                <w:szCs w:val="20"/>
              </w:rPr>
              <w:t>협의해야</w:t>
            </w:r>
            <w:r w:rsidRPr="00985B99">
              <w:rPr>
                <w:sz w:val="20"/>
                <w:szCs w:val="20"/>
              </w:rPr>
              <w:t xml:space="preserve"> </w:t>
            </w:r>
            <w:r w:rsidRPr="00985B99">
              <w:rPr>
                <w:sz w:val="20"/>
                <w:szCs w:val="20"/>
              </w:rPr>
              <w:t>함</w:t>
            </w:r>
          </w:p>
        </w:tc>
      </w:tr>
      <w:tr w:rsidR="00026A7E" w:rsidRPr="00CB2B3F" w14:paraId="79680D97" w14:textId="77777777" w:rsidTr="00384ACF">
        <w:trPr>
          <w:trHeight w:val="397"/>
        </w:trPr>
        <w:tc>
          <w:tcPr>
            <w:tcW w:w="1900" w:type="dxa"/>
            <w:shd w:val="clear" w:color="auto" w:fill="F2F2F2" w:themeFill="background1" w:themeFillShade="F2"/>
            <w:vAlign w:val="center"/>
          </w:tcPr>
          <w:p w14:paraId="1559219A" w14:textId="77777777" w:rsidR="00026A7E" w:rsidRPr="00891AA7" w:rsidRDefault="00026A7E" w:rsidP="0091358C">
            <w:pPr>
              <w:pStyle w:val="a5"/>
              <w:spacing w:line="280" w:lineRule="atLeast"/>
              <w:ind w:leftChars="0" w:left="0"/>
              <w:jc w:val="center"/>
              <w:rPr>
                <w:sz w:val="20"/>
                <w:szCs w:val="20"/>
              </w:rPr>
            </w:pPr>
            <w:r w:rsidRPr="00891AA7">
              <w:rPr>
                <w:sz w:val="20"/>
                <w:szCs w:val="20"/>
              </w:rPr>
              <w:t>이행담보책임</w:t>
            </w:r>
          </w:p>
        </w:tc>
        <w:tc>
          <w:tcPr>
            <w:tcW w:w="6747" w:type="dxa"/>
            <w:shd w:val="clear" w:color="auto" w:fill="auto"/>
            <w:vAlign w:val="center"/>
          </w:tcPr>
          <w:p w14:paraId="176ADB34"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대리점은</w:t>
            </w:r>
            <w:r w:rsidRPr="00985B99">
              <w:rPr>
                <w:sz w:val="20"/>
                <w:szCs w:val="20"/>
              </w:rPr>
              <w:t xml:space="preserve"> </w:t>
            </w:r>
            <w:r w:rsidRPr="00985B99">
              <w:rPr>
                <w:sz w:val="20"/>
                <w:szCs w:val="20"/>
              </w:rPr>
              <w:t>소비자가</w:t>
            </w:r>
            <w:r w:rsidRPr="00985B99">
              <w:rPr>
                <w:sz w:val="20"/>
                <w:szCs w:val="20"/>
              </w:rPr>
              <w:t xml:space="preserve"> </w:t>
            </w:r>
            <w:r w:rsidRPr="00985B99">
              <w:rPr>
                <w:sz w:val="20"/>
                <w:szCs w:val="20"/>
              </w:rPr>
              <w:t>물품의</w:t>
            </w:r>
            <w:r w:rsidRPr="00985B99">
              <w:rPr>
                <w:sz w:val="20"/>
                <w:szCs w:val="20"/>
              </w:rPr>
              <w:t xml:space="preserve"> </w:t>
            </w:r>
            <w:r w:rsidRPr="00985B99">
              <w:rPr>
                <w:sz w:val="20"/>
                <w:szCs w:val="20"/>
              </w:rPr>
              <w:t>대금을</w:t>
            </w:r>
            <w:r w:rsidRPr="00985B99">
              <w:rPr>
                <w:sz w:val="20"/>
                <w:szCs w:val="20"/>
              </w:rPr>
              <w:t xml:space="preserve"> </w:t>
            </w:r>
            <w:r w:rsidRPr="00985B99">
              <w:rPr>
                <w:sz w:val="20"/>
                <w:szCs w:val="20"/>
              </w:rPr>
              <w:t>지급하지</w:t>
            </w:r>
            <w:r w:rsidRPr="00985B99">
              <w:rPr>
                <w:sz w:val="20"/>
                <w:szCs w:val="20"/>
              </w:rPr>
              <w:t xml:space="preserve"> </w:t>
            </w:r>
            <w:r w:rsidRPr="00985B99">
              <w:rPr>
                <w:sz w:val="20"/>
                <w:szCs w:val="20"/>
              </w:rPr>
              <w:t>아니할</w:t>
            </w:r>
            <w:r w:rsidRPr="00985B99">
              <w:rPr>
                <w:sz w:val="20"/>
                <w:szCs w:val="20"/>
              </w:rPr>
              <w:t xml:space="preserve"> </w:t>
            </w:r>
            <w:r w:rsidRPr="00985B99">
              <w:rPr>
                <w:sz w:val="20"/>
                <w:szCs w:val="20"/>
              </w:rPr>
              <w:t>경우</w:t>
            </w:r>
            <w:r w:rsidRPr="00985B99">
              <w:rPr>
                <w:sz w:val="20"/>
                <w:szCs w:val="20"/>
              </w:rPr>
              <w:t xml:space="preserve"> </w:t>
            </w:r>
            <w:r w:rsidRPr="00985B99">
              <w:rPr>
                <w:sz w:val="20"/>
                <w:szCs w:val="20"/>
              </w:rPr>
              <w:t>대상회사에</w:t>
            </w:r>
            <w:r w:rsidRPr="00985B99">
              <w:rPr>
                <w:sz w:val="20"/>
                <w:szCs w:val="20"/>
              </w:rPr>
              <w:t xml:space="preserve"> </w:t>
            </w:r>
            <w:r w:rsidRPr="00985B99">
              <w:rPr>
                <w:sz w:val="20"/>
                <w:szCs w:val="20"/>
              </w:rPr>
              <w:t>대하여</w:t>
            </w:r>
            <w:r w:rsidRPr="00985B99">
              <w:rPr>
                <w:sz w:val="20"/>
                <w:szCs w:val="20"/>
              </w:rPr>
              <w:t xml:space="preserve"> </w:t>
            </w:r>
            <w:r w:rsidRPr="00985B99">
              <w:rPr>
                <w:sz w:val="20"/>
                <w:szCs w:val="20"/>
              </w:rPr>
              <w:t>물품</w:t>
            </w:r>
            <w:r w:rsidRPr="00985B99">
              <w:rPr>
                <w:sz w:val="20"/>
                <w:szCs w:val="20"/>
              </w:rPr>
              <w:t xml:space="preserve"> </w:t>
            </w:r>
            <w:r w:rsidRPr="00985B99">
              <w:rPr>
                <w:sz w:val="20"/>
                <w:szCs w:val="20"/>
              </w:rPr>
              <w:t>대금</w:t>
            </w:r>
            <w:r w:rsidRPr="00985B99">
              <w:rPr>
                <w:sz w:val="20"/>
                <w:szCs w:val="20"/>
              </w:rPr>
              <w:t xml:space="preserve"> </w:t>
            </w:r>
            <w:r w:rsidRPr="00985B99">
              <w:rPr>
                <w:sz w:val="20"/>
                <w:szCs w:val="20"/>
              </w:rPr>
              <w:t>지급의무를</w:t>
            </w:r>
            <w:r w:rsidRPr="00985B99">
              <w:rPr>
                <w:sz w:val="20"/>
                <w:szCs w:val="20"/>
              </w:rPr>
              <w:t xml:space="preserve"> </w:t>
            </w:r>
            <w:r w:rsidRPr="00985B99">
              <w:rPr>
                <w:sz w:val="20"/>
                <w:szCs w:val="20"/>
              </w:rPr>
              <w:t>이행할</w:t>
            </w:r>
            <w:r w:rsidRPr="00985B99">
              <w:rPr>
                <w:sz w:val="20"/>
                <w:szCs w:val="20"/>
              </w:rPr>
              <w:t xml:space="preserve"> </w:t>
            </w:r>
            <w:r w:rsidRPr="00985B99">
              <w:rPr>
                <w:sz w:val="20"/>
                <w:szCs w:val="20"/>
              </w:rPr>
              <w:t>책임을</w:t>
            </w:r>
            <w:r w:rsidRPr="00985B99">
              <w:rPr>
                <w:sz w:val="20"/>
                <w:szCs w:val="20"/>
              </w:rPr>
              <w:t xml:space="preserve"> </w:t>
            </w:r>
            <w:r w:rsidRPr="00985B99">
              <w:rPr>
                <w:sz w:val="20"/>
                <w:szCs w:val="20"/>
              </w:rPr>
              <w:t>부담함</w:t>
            </w:r>
          </w:p>
        </w:tc>
      </w:tr>
      <w:tr w:rsidR="00026A7E" w:rsidRPr="00CB2B3F" w14:paraId="7608BEE9" w14:textId="77777777" w:rsidTr="00384ACF">
        <w:trPr>
          <w:trHeight w:val="397"/>
        </w:trPr>
        <w:tc>
          <w:tcPr>
            <w:tcW w:w="1900" w:type="dxa"/>
            <w:shd w:val="clear" w:color="auto" w:fill="F2F2F2" w:themeFill="background1" w:themeFillShade="F2"/>
            <w:vAlign w:val="center"/>
          </w:tcPr>
          <w:p w14:paraId="27DE406F" w14:textId="77777777" w:rsidR="00026A7E" w:rsidRPr="00891AA7" w:rsidRDefault="00026A7E" w:rsidP="0091358C">
            <w:pPr>
              <w:pStyle w:val="a5"/>
              <w:spacing w:line="280" w:lineRule="atLeast"/>
              <w:ind w:leftChars="0" w:left="0"/>
              <w:jc w:val="center"/>
              <w:rPr>
                <w:sz w:val="20"/>
                <w:szCs w:val="20"/>
              </w:rPr>
            </w:pPr>
            <w:r w:rsidRPr="00891AA7">
              <w:rPr>
                <w:sz w:val="20"/>
                <w:szCs w:val="20"/>
              </w:rPr>
              <w:t>위탁판매수수료</w:t>
            </w:r>
          </w:p>
        </w:tc>
        <w:tc>
          <w:tcPr>
            <w:tcW w:w="6747" w:type="dxa"/>
            <w:shd w:val="clear" w:color="auto" w:fill="auto"/>
            <w:vAlign w:val="center"/>
          </w:tcPr>
          <w:p w14:paraId="145AAF6E"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대상회사는</w:t>
            </w:r>
            <w:r w:rsidRPr="00985B99">
              <w:rPr>
                <w:sz w:val="20"/>
                <w:szCs w:val="20"/>
              </w:rPr>
              <w:t xml:space="preserve"> </w:t>
            </w:r>
            <w:r w:rsidRPr="00985B99">
              <w:rPr>
                <w:sz w:val="20"/>
                <w:szCs w:val="20"/>
              </w:rPr>
              <w:t>판매금액을</w:t>
            </w:r>
            <w:r w:rsidRPr="00985B99">
              <w:rPr>
                <w:sz w:val="20"/>
                <w:szCs w:val="20"/>
              </w:rPr>
              <w:t xml:space="preserve"> </w:t>
            </w:r>
            <w:r w:rsidRPr="00985B99">
              <w:rPr>
                <w:sz w:val="20"/>
                <w:szCs w:val="20"/>
              </w:rPr>
              <w:t>기준으로</w:t>
            </w:r>
            <w:r w:rsidRPr="00985B99">
              <w:rPr>
                <w:sz w:val="20"/>
                <w:szCs w:val="20"/>
              </w:rPr>
              <w:t xml:space="preserve"> </w:t>
            </w:r>
            <w:r w:rsidRPr="00985B99">
              <w:rPr>
                <w:sz w:val="20"/>
                <w:szCs w:val="20"/>
              </w:rPr>
              <w:t>위탁판매수수료를</w:t>
            </w:r>
            <w:r w:rsidRPr="00985B99">
              <w:rPr>
                <w:sz w:val="20"/>
                <w:szCs w:val="20"/>
              </w:rPr>
              <w:t xml:space="preserve"> </w:t>
            </w:r>
            <w:r w:rsidRPr="00985B99">
              <w:rPr>
                <w:sz w:val="20"/>
                <w:szCs w:val="20"/>
              </w:rPr>
              <w:t>대리점에게</w:t>
            </w:r>
            <w:r w:rsidRPr="00985B99">
              <w:rPr>
                <w:sz w:val="20"/>
                <w:szCs w:val="20"/>
              </w:rPr>
              <w:t xml:space="preserve"> </w:t>
            </w:r>
            <w:r w:rsidRPr="00985B99">
              <w:rPr>
                <w:sz w:val="20"/>
                <w:szCs w:val="20"/>
              </w:rPr>
              <w:t>지급함</w:t>
            </w:r>
          </w:p>
        </w:tc>
      </w:tr>
      <w:tr w:rsidR="00026A7E" w:rsidRPr="00CB2B3F" w14:paraId="6390AE20" w14:textId="77777777" w:rsidTr="00384ACF">
        <w:trPr>
          <w:trHeight w:val="397"/>
        </w:trPr>
        <w:tc>
          <w:tcPr>
            <w:tcW w:w="1900" w:type="dxa"/>
            <w:shd w:val="clear" w:color="auto" w:fill="F2F2F2" w:themeFill="background1" w:themeFillShade="F2"/>
            <w:vAlign w:val="center"/>
          </w:tcPr>
          <w:p w14:paraId="4890FA70" w14:textId="77777777" w:rsidR="00026A7E" w:rsidRPr="00891AA7" w:rsidRDefault="00026A7E" w:rsidP="0091358C">
            <w:pPr>
              <w:pStyle w:val="a5"/>
              <w:spacing w:line="280" w:lineRule="atLeast"/>
              <w:ind w:leftChars="0" w:left="0"/>
              <w:jc w:val="center"/>
              <w:rPr>
                <w:sz w:val="20"/>
                <w:szCs w:val="20"/>
              </w:rPr>
            </w:pPr>
            <w:r w:rsidRPr="00891AA7">
              <w:rPr>
                <w:sz w:val="20"/>
                <w:szCs w:val="20"/>
              </w:rPr>
              <w:t xml:space="preserve">CoC, </w:t>
            </w:r>
            <w:r w:rsidRPr="00891AA7">
              <w:rPr>
                <w:sz w:val="20"/>
                <w:szCs w:val="20"/>
              </w:rPr>
              <w:t>임의해지권</w:t>
            </w:r>
          </w:p>
        </w:tc>
        <w:tc>
          <w:tcPr>
            <w:tcW w:w="6747" w:type="dxa"/>
            <w:shd w:val="clear" w:color="auto" w:fill="auto"/>
            <w:vAlign w:val="center"/>
          </w:tcPr>
          <w:p w14:paraId="7CE47606"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없음</w:t>
            </w:r>
          </w:p>
        </w:tc>
      </w:tr>
      <w:tr w:rsidR="00026A7E" w:rsidRPr="00CB2B3F" w14:paraId="5F376913" w14:textId="77777777" w:rsidTr="00384ACF">
        <w:trPr>
          <w:trHeight w:val="397"/>
        </w:trPr>
        <w:tc>
          <w:tcPr>
            <w:tcW w:w="1900" w:type="dxa"/>
            <w:shd w:val="clear" w:color="auto" w:fill="F2F2F2" w:themeFill="background1" w:themeFillShade="F2"/>
            <w:vAlign w:val="center"/>
          </w:tcPr>
          <w:p w14:paraId="4074FBD5" w14:textId="77777777" w:rsidR="00026A7E" w:rsidRPr="00891AA7" w:rsidRDefault="00026A7E" w:rsidP="0091358C">
            <w:pPr>
              <w:pStyle w:val="a5"/>
              <w:spacing w:line="280" w:lineRule="atLeast"/>
              <w:ind w:leftChars="0" w:left="0"/>
              <w:jc w:val="center"/>
              <w:rPr>
                <w:sz w:val="20"/>
                <w:szCs w:val="20"/>
              </w:rPr>
            </w:pPr>
            <w:proofErr w:type="spellStart"/>
            <w:r w:rsidRPr="00891AA7">
              <w:rPr>
                <w:sz w:val="20"/>
                <w:szCs w:val="20"/>
              </w:rPr>
              <w:t>자동갱신조항</w:t>
            </w:r>
            <w:proofErr w:type="spellEnd"/>
          </w:p>
        </w:tc>
        <w:tc>
          <w:tcPr>
            <w:tcW w:w="6747" w:type="dxa"/>
            <w:shd w:val="clear" w:color="auto" w:fill="auto"/>
            <w:vAlign w:val="center"/>
          </w:tcPr>
          <w:p w14:paraId="62EDFE08"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없음</w:t>
            </w:r>
          </w:p>
        </w:tc>
      </w:tr>
      <w:tr w:rsidR="00026A7E" w:rsidRPr="00CB2B3F" w14:paraId="69296DD4" w14:textId="77777777" w:rsidTr="00384ACF">
        <w:trPr>
          <w:trHeight w:val="397"/>
        </w:trPr>
        <w:tc>
          <w:tcPr>
            <w:tcW w:w="1900" w:type="dxa"/>
            <w:shd w:val="clear" w:color="auto" w:fill="F2F2F2" w:themeFill="background1" w:themeFillShade="F2"/>
            <w:vAlign w:val="center"/>
          </w:tcPr>
          <w:p w14:paraId="6BC6D484" w14:textId="77777777" w:rsidR="00026A7E" w:rsidRPr="00891AA7" w:rsidRDefault="00026A7E" w:rsidP="0091358C">
            <w:pPr>
              <w:pStyle w:val="a5"/>
              <w:spacing w:line="280" w:lineRule="atLeast"/>
              <w:ind w:leftChars="0" w:left="0"/>
              <w:jc w:val="center"/>
              <w:rPr>
                <w:sz w:val="20"/>
                <w:szCs w:val="20"/>
              </w:rPr>
            </w:pPr>
            <w:r w:rsidRPr="00891AA7">
              <w:rPr>
                <w:sz w:val="20"/>
                <w:szCs w:val="20"/>
              </w:rPr>
              <w:t>해제</w:t>
            </w:r>
            <w:r w:rsidRPr="00891AA7">
              <w:rPr>
                <w:sz w:val="20"/>
                <w:szCs w:val="20"/>
              </w:rPr>
              <w:t xml:space="preserve">, </w:t>
            </w:r>
            <w:r w:rsidRPr="00891AA7">
              <w:rPr>
                <w:sz w:val="20"/>
                <w:szCs w:val="20"/>
              </w:rPr>
              <w:t>해지</w:t>
            </w:r>
          </w:p>
        </w:tc>
        <w:tc>
          <w:tcPr>
            <w:tcW w:w="6747" w:type="dxa"/>
            <w:shd w:val="clear" w:color="auto" w:fill="auto"/>
            <w:vAlign w:val="center"/>
          </w:tcPr>
          <w:p w14:paraId="45D3CB42" w14:textId="77777777" w:rsidR="00026A7E" w:rsidRPr="00985B99" w:rsidRDefault="00026A7E" w:rsidP="0091358C">
            <w:pPr>
              <w:pStyle w:val="a5"/>
              <w:numPr>
                <w:ilvl w:val="0"/>
                <w:numId w:val="56"/>
              </w:numPr>
              <w:spacing w:line="280" w:lineRule="atLeast"/>
              <w:ind w:leftChars="0" w:left="227" w:hanging="227"/>
              <w:rPr>
                <w:sz w:val="20"/>
                <w:szCs w:val="20"/>
              </w:rPr>
            </w:pPr>
            <w:r w:rsidRPr="00985B99">
              <w:rPr>
                <w:sz w:val="20"/>
                <w:szCs w:val="20"/>
              </w:rPr>
              <w:t>판매대리점</w:t>
            </w:r>
            <w:r w:rsidRPr="00985B99">
              <w:rPr>
                <w:sz w:val="20"/>
                <w:szCs w:val="20"/>
              </w:rPr>
              <w:t xml:space="preserve"> </w:t>
            </w:r>
            <w:r w:rsidRPr="00985B99">
              <w:rPr>
                <w:sz w:val="20"/>
                <w:szCs w:val="20"/>
              </w:rPr>
              <w:t>계약과</w:t>
            </w:r>
            <w:r w:rsidRPr="00985B99">
              <w:rPr>
                <w:sz w:val="20"/>
                <w:szCs w:val="20"/>
              </w:rPr>
              <w:t xml:space="preserve"> </w:t>
            </w:r>
            <w:r w:rsidRPr="00985B99">
              <w:rPr>
                <w:sz w:val="20"/>
                <w:szCs w:val="20"/>
              </w:rPr>
              <w:t>동일</w:t>
            </w:r>
          </w:p>
        </w:tc>
      </w:tr>
    </w:tbl>
    <w:p w14:paraId="75674976" w14:textId="77777777" w:rsidR="00026A7E" w:rsidRPr="00384ACF" w:rsidRDefault="00026A7E" w:rsidP="00384ACF">
      <w:pPr>
        <w:pStyle w:val="a5"/>
        <w:numPr>
          <w:ilvl w:val="0"/>
          <w:numId w:val="37"/>
        </w:numPr>
        <w:spacing w:before="240" w:after="240"/>
        <w:ind w:leftChars="0" w:left="1276" w:hanging="454"/>
        <w:rPr>
          <w:b/>
          <w:szCs w:val="22"/>
        </w:rPr>
      </w:pPr>
      <w:r w:rsidRPr="00384ACF">
        <w:rPr>
          <w:b/>
          <w:szCs w:val="22"/>
        </w:rPr>
        <w:t>분석</w:t>
      </w:r>
    </w:p>
    <w:p w14:paraId="167A1FD7" w14:textId="77777777" w:rsidR="00026A7E" w:rsidRPr="00CB2B3F" w:rsidRDefault="00026A7E" w:rsidP="00384ACF">
      <w:pPr>
        <w:pStyle w:val="a5"/>
        <w:spacing w:before="240" w:after="240"/>
        <w:ind w:leftChars="0" w:left="851"/>
        <w:rPr>
          <w:szCs w:val="22"/>
          <w:highlight w:val="yellow"/>
        </w:rPr>
      </w:pPr>
      <w:del w:id="234" w:author="heesung.ahn" w:date="2021-08-31T00:34:00Z">
        <w:r w:rsidRPr="00CB2B3F" w:rsidDel="00082EA1">
          <w:rPr>
            <w:szCs w:val="22"/>
          </w:rPr>
          <w:delText>제공된</w:delText>
        </w:r>
        <w:r w:rsidRPr="00CB2B3F" w:rsidDel="00082EA1">
          <w:rPr>
            <w:szCs w:val="22"/>
          </w:rPr>
          <w:delText xml:space="preserve"> </w:delText>
        </w:r>
        <w:r w:rsidRPr="00CB2B3F" w:rsidDel="00082EA1">
          <w:rPr>
            <w:szCs w:val="22"/>
          </w:rPr>
          <w:delText>자료에</w:delText>
        </w:r>
        <w:r w:rsidRPr="00CB2B3F" w:rsidDel="00082EA1">
          <w:rPr>
            <w:szCs w:val="22"/>
          </w:rPr>
          <w:delText xml:space="preserve"> </w:delText>
        </w:r>
        <w:r w:rsidRPr="00CB2B3F" w:rsidDel="00082EA1">
          <w:rPr>
            <w:szCs w:val="22"/>
          </w:rPr>
          <w:delText>따르면</w:delText>
        </w:r>
        <w:r w:rsidRPr="00CB2B3F" w:rsidDel="00082EA1">
          <w:rPr>
            <w:szCs w:val="22"/>
          </w:rPr>
          <w:delText xml:space="preserve">, </w:delText>
        </w:r>
      </w:del>
      <w:r w:rsidRPr="00CB2B3F">
        <w:rPr>
          <w:szCs w:val="22"/>
        </w:rPr>
        <w:t>위탁판매대리점</w:t>
      </w:r>
      <w:r w:rsidRPr="00CB2B3F">
        <w:rPr>
          <w:szCs w:val="22"/>
        </w:rPr>
        <w:t xml:space="preserve"> </w:t>
      </w:r>
      <w:r w:rsidRPr="00CB2B3F">
        <w:rPr>
          <w:szCs w:val="22"/>
        </w:rPr>
        <w:t>계약도</w:t>
      </w:r>
      <w:r w:rsidRPr="00CB2B3F">
        <w:rPr>
          <w:szCs w:val="22"/>
        </w:rPr>
        <w:t xml:space="preserve"> </w:t>
      </w:r>
      <w:r w:rsidRPr="00CB2B3F">
        <w:rPr>
          <w:szCs w:val="22"/>
        </w:rPr>
        <w:t>상기</w:t>
      </w:r>
      <w:r w:rsidRPr="00CB2B3F">
        <w:rPr>
          <w:szCs w:val="22"/>
        </w:rPr>
        <w:t xml:space="preserve"> </w:t>
      </w:r>
      <w:ins w:id="235" w:author="heesung.ahn" w:date="2021-08-31T00:36:00Z">
        <w:r w:rsidR="005D1497">
          <w:rPr>
            <w:rFonts w:hint="eastAsia"/>
            <w:szCs w:val="22"/>
          </w:rPr>
          <w:t>재</w:t>
        </w:r>
      </w:ins>
      <w:r w:rsidRPr="00CB2B3F">
        <w:rPr>
          <w:szCs w:val="22"/>
        </w:rPr>
        <w:t>판매대리점</w:t>
      </w:r>
      <w:r w:rsidRPr="00CB2B3F">
        <w:rPr>
          <w:szCs w:val="22"/>
        </w:rPr>
        <w:t xml:space="preserve"> </w:t>
      </w:r>
      <w:r w:rsidRPr="00CB2B3F">
        <w:rPr>
          <w:szCs w:val="22"/>
        </w:rPr>
        <w:t>계약과</w:t>
      </w:r>
      <w:r w:rsidRPr="00CB2B3F">
        <w:rPr>
          <w:szCs w:val="22"/>
        </w:rPr>
        <w:t xml:space="preserve"> </w:t>
      </w:r>
      <w:r w:rsidRPr="00CB2B3F">
        <w:rPr>
          <w:szCs w:val="22"/>
        </w:rPr>
        <w:t>마찬가지로</w:t>
      </w:r>
      <w:r w:rsidRPr="00CB2B3F">
        <w:rPr>
          <w:szCs w:val="22"/>
        </w:rPr>
        <w:t xml:space="preserve"> </w:t>
      </w:r>
      <w:r w:rsidRPr="00CB2B3F">
        <w:rPr>
          <w:szCs w:val="22"/>
        </w:rPr>
        <w:t>가구업종</w:t>
      </w:r>
      <w:r w:rsidRPr="00CB2B3F">
        <w:rPr>
          <w:szCs w:val="22"/>
        </w:rPr>
        <w:t xml:space="preserve"> </w:t>
      </w:r>
      <w:r w:rsidRPr="00CB2B3F">
        <w:rPr>
          <w:szCs w:val="22"/>
        </w:rPr>
        <w:t>표준대리점</w:t>
      </w:r>
      <w:r w:rsidRPr="00CB2B3F">
        <w:rPr>
          <w:szCs w:val="22"/>
        </w:rPr>
        <w:t xml:space="preserve"> </w:t>
      </w:r>
      <w:r w:rsidRPr="00CB2B3F">
        <w:rPr>
          <w:szCs w:val="22"/>
        </w:rPr>
        <w:t>계약을</w:t>
      </w:r>
      <w:r w:rsidRPr="00CB2B3F">
        <w:rPr>
          <w:szCs w:val="22"/>
        </w:rPr>
        <w:t xml:space="preserve"> </w:t>
      </w:r>
      <w:r w:rsidRPr="00CB2B3F">
        <w:rPr>
          <w:szCs w:val="22"/>
        </w:rPr>
        <w:t>기반으로</w:t>
      </w:r>
      <w:r w:rsidRPr="00CB2B3F">
        <w:rPr>
          <w:szCs w:val="22"/>
        </w:rPr>
        <w:t xml:space="preserve"> </w:t>
      </w:r>
      <w:r w:rsidRPr="00CB2B3F">
        <w:rPr>
          <w:szCs w:val="22"/>
        </w:rPr>
        <w:t>작성되었음</w:t>
      </w:r>
      <w:r w:rsidRPr="00CB2B3F">
        <w:rPr>
          <w:szCs w:val="22"/>
        </w:rPr>
        <w:t xml:space="preserve">. </w:t>
      </w:r>
      <w:r w:rsidRPr="00CB2B3F">
        <w:rPr>
          <w:szCs w:val="22"/>
        </w:rPr>
        <w:t>대체로</w:t>
      </w:r>
      <w:r w:rsidRPr="00CB2B3F">
        <w:rPr>
          <w:szCs w:val="22"/>
        </w:rPr>
        <w:t xml:space="preserve"> </w:t>
      </w:r>
      <w:r w:rsidRPr="00CB2B3F">
        <w:rPr>
          <w:szCs w:val="22"/>
        </w:rPr>
        <w:t>표준계약서에서</w:t>
      </w:r>
      <w:r w:rsidRPr="00CB2B3F">
        <w:rPr>
          <w:szCs w:val="22"/>
        </w:rPr>
        <w:t xml:space="preserve"> </w:t>
      </w:r>
      <w:r w:rsidRPr="00CB2B3F">
        <w:rPr>
          <w:szCs w:val="22"/>
        </w:rPr>
        <w:t>정하고</w:t>
      </w:r>
      <w:r w:rsidRPr="00CB2B3F">
        <w:rPr>
          <w:szCs w:val="22"/>
        </w:rPr>
        <w:t xml:space="preserve"> </w:t>
      </w:r>
      <w:r w:rsidRPr="00CB2B3F">
        <w:rPr>
          <w:szCs w:val="22"/>
        </w:rPr>
        <w:t>있는</w:t>
      </w:r>
      <w:r w:rsidRPr="00CB2B3F">
        <w:rPr>
          <w:szCs w:val="22"/>
        </w:rPr>
        <w:t xml:space="preserve"> </w:t>
      </w:r>
      <w:r w:rsidRPr="00CB2B3F">
        <w:rPr>
          <w:szCs w:val="22"/>
        </w:rPr>
        <w:t>조항을</w:t>
      </w:r>
      <w:r w:rsidRPr="00CB2B3F">
        <w:rPr>
          <w:szCs w:val="22"/>
        </w:rPr>
        <w:t xml:space="preserve"> </w:t>
      </w:r>
      <w:r w:rsidRPr="00CB2B3F">
        <w:rPr>
          <w:szCs w:val="22"/>
        </w:rPr>
        <w:t>그대로</w:t>
      </w:r>
      <w:r w:rsidRPr="00CB2B3F">
        <w:rPr>
          <w:szCs w:val="22"/>
        </w:rPr>
        <w:t xml:space="preserve"> </w:t>
      </w:r>
      <w:r w:rsidRPr="00CB2B3F">
        <w:rPr>
          <w:szCs w:val="22"/>
        </w:rPr>
        <w:t>유지하고</w:t>
      </w:r>
      <w:r w:rsidRPr="00CB2B3F">
        <w:rPr>
          <w:szCs w:val="22"/>
        </w:rPr>
        <w:t xml:space="preserve"> </w:t>
      </w:r>
      <w:r w:rsidRPr="00CB2B3F">
        <w:rPr>
          <w:szCs w:val="22"/>
        </w:rPr>
        <w:t>있으나</w:t>
      </w:r>
      <w:r w:rsidRPr="00CB2B3F">
        <w:rPr>
          <w:szCs w:val="22"/>
        </w:rPr>
        <w:t xml:space="preserve">, </w:t>
      </w:r>
      <w:r w:rsidRPr="00CB2B3F">
        <w:rPr>
          <w:szCs w:val="22"/>
        </w:rPr>
        <w:t>대리점은</w:t>
      </w:r>
      <w:r w:rsidRPr="00CB2B3F">
        <w:rPr>
          <w:szCs w:val="22"/>
        </w:rPr>
        <w:t xml:space="preserve"> </w:t>
      </w:r>
      <w:r w:rsidRPr="00CB2B3F">
        <w:rPr>
          <w:szCs w:val="22"/>
        </w:rPr>
        <w:t>대상회사가</w:t>
      </w:r>
      <w:r w:rsidRPr="00CB2B3F">
        <w:rPr>
          <w:szCs w:val="22"/>
        </w:rPr>
        <w:t xml:space="preserve"> </w:t>
      </w:r>
      <w:r w:rsidRPr="00CB2B3F">
        <w:rPr>
          <w:szCs w:val="22"/>
        </w:rPr>
        <w:t>정하는</w:t>
      </w:r>
      <w:r w:rsidRPr="00CB2B3F">
        <w:rPr>
          <w:szCs w:val="22"/>
        </w:rPr>
        <w:t xml:space="preserve"> </w:t>
      </w:r>
      <w:r w:rsidRPr="00CB2B3F">
        <w:rPr>
          <w:szCs w:val="22"/>
        </w:rPr>
        <w:t>판매가격을</w:t>
      </w:r>
      <w:r w:rsidRPr="00CB2B3F">
        <w:rPr>
          <w:szCs w:val="22"/>
        </w:rPr>
        <w:t xml:space="preserve"> </w:t>
      </w:r>
      <w:r w:rsidRPr="00CB2B3F">
        <w:rPr>
          <w:szCs w:val="22"/>
        </w:rPr>
        <w:t>준수하여</w:t>
      </w:r>
      <w:r w:rsidRPr="00CB2B3F">
        <w:rPr>
          <w:szCs w:val="22"/>
        </w:rPr>
        <w:t xml:space="preserve"> </w:t>
      </w:r>
      <w:r w:rsidRPr="00CB2B3F">
        <w:rPr>
          <w:szCs w:val="22"/>
        </w:rPr>
        <w:t>판매를</w:t>
      </w:r>
      <w:r w:rsidRPr="00CB2B3F">
        <w:rPr>
          <w:szCs w:val="22"/>
        </w:rPr>
        <w:t xml:space="preserve"> </w:t>
      </w:r>
      <w:r w:rsidRPr="00CB2B3F">
        <w:rPr>
          <w:szCs w:val="22"/>
        </w:rPr>
        <w:t>하도록</w:t>
      </w:r>
      <w:r w:rsidRPr="00CB2B3F">
        <w:rPr>
          <w:szCs w:val="22"/>
        </w:rPr>
        <w:t xml:space="preserve"> </w:t>
      </w:r>
      <w:r w:rsidRPr="00CB2B3F">
        <w:rPr>
          <w:szCs w:val="22"/>
        </w:rPr>
        <w:t>정하고</w:t>
      </w:r>
      <w:r w:rsidRPr="00CB2B3F">
        <w:rPr>
          <w:szCs w:val="22"/>
        </w:rPr>
        <w:t xml:space="preserve"> </w:t>
      </w:r>
      <w:r w:rsidRPr="00CB2B3F">
        <w:rPr>
          <w:szCs w:val="22"/>
        </w:rPr>
        <w:t>있고</w:t>
      </w:r>
      <w:r w:rsidRPr="00CB2B3F">
        <w:rPr>
          <w:szCs w:val="22"/>
        </w:rPr>
        <w:t xml:space="preserve">, </w:t>
      </w:r>
      <w:r w:rsidRPr="00CB2B3F">
        <w:rPr>
          <w:szCs w:val="22"/>
        </w:rPr>
        <w:t>사후관리의</w:t>
      </w:r>
      <w:r w:rsidRPr="00CB2B3F">
        <w:rPr>
          <w:szCs w:val="22"/>
        </w:rPr>
        <w:t xml:space="preserve"> </w:t>
      </w:r>
      <w:r w:rsidRPr="00CB2B3F">
        <w:rPr>
          <w:szCs w:val="22"/>
        </w:rPr>
        <w:t>책임</w:t>
      </w:r>
      <w:r w:rsidRPr="00CB2B3F">
        <w:rPr>
          <w:szCs w:val="22"/>
        </w:rPr>
        <w:t xml:space="preserve"> </w:t>
      </w:r>
      <w:r w:rsidRPr="00CB2B3F">
        <w:rPr>
          <w:szCs w:val="22"/>
        </w:rPr>
        <w:t>역시</w:t>
      </w:r>
      <w:r w:rsidRPr="00CB2B3F">
        <w:rPr>
          <w:szCs w:val="22"/>
        </w:rPr>
        <w:t xml:space="preserve"> </w:t>
      </w:r>
      <w:r w:rsidRPr="00CB2B3F">
        <w:rPr>
          <w:szCs w:val="22"/>
        </w:rPr>
        <w:t>판매대리점</w:t>
      </w:r>
      <w:r w:rsidRPr="00CB2B3F">
        <w:rPr>
          <w:szCs w:val="22"/>
        </w:rPr>
        <w:t xml:space="preserve"> </w:t>
      </w:r>
      <w:r w:rsidRPr="00CB2B3F">
        <w:rPr>
          <w:szCs w:val="22"/>
        </w:rPr>
        <w:t>계약과는</w:t>
      </w:r>
      <w:r w:rsidRPr="00CB2B3F">
        <w:rPr>
          <w:szCs w:val="22"/>
        </w:rPr>
        <w:t xml:space="preserve"> </w:t>
      </w:r>
      <w:r w:rsidRPr="00CB2B3F">
        <w:rPr>
          <w:szCs w:val="22"/>
        </w:rPr>
        <w:t>달리</w:t>
      </w:r>
      <w:r w:rsidRPr="00CB2B3F">
        <w:rPr>
          <w:szCs w:val="22"/>
        </w:rPr>
        <w:t xml:space="preserve"> </w:t>
      </w:r>
      <w:r w:rsidRPr="00CB2B3F">
        <w:rPr>
          <w:szCs w:val="22"/>
        </w:rPr>
        <w:t>대상회사가</w:t>
      </w:r>
      <w:r w:rsidRPr="00CB2B3F">
        <w:rPr>
          <w:szCs w:val="22"/>
        </w:rPr>
        <w:t xml:space="preserve"> </w:t>
      </w:r>
      <w:r w:rsidRPr="00CB2B3F">
        <w:rPr>
          <w:szCs w:val="22"/>
        </w:rPr>
        <w:t>부담하는</w:t>
      </w:r>
      <w:r w:rsidRPr="00CB2B3F">
        <w:rPr>
          <w:szCs w:val="22"/>
        </w:rPr>
        <w:t xml:space="preserve"> </w:t>
      </w:r>
      <w:r w:rsidRPr="00CB2B3F">
        <w:rPr>
          <w:szCs w:val="22"/>
        </w:rPr>
        <w:t>것으로</w:t>
      </w:r>
      <w:r w:rsidRPr="00CB2B3F">
        <w:rPr>
          <w:szCs w:val="22"/>
        </w:rPr>
        <w:t xml:space="preserve"> </w:t>
      </w:r>
      <w:r w:rsidRPr="00CB2B3F">
        <w:rPr>
          <w:szCs w:val="22"/>
        </w:rPr>
        <w:t>정하고</w:t>
      </w:r>
      <w:r w:rsidRPr="00CB2B3F">
        <w:rPr>
          <w:szCs w:val="22"/>
        </w:rPr>
        <w:t xml:space="preserve"> </w:t>
      </w:r>
      <w:r w:rsidRPr="00CB2B3F">
        <w:rPr>
          <w:szCs w:val="22"/>
        </w:rPr>
        <w:t>있음</w:t>
      </w:r>
      <w:r w:rsidRPr="00CB2B3F">
        <w:rPr>
          <w:szCs w:val="22"/>
        </w:rPr>
        <w:t xml:space="preserve">. </w:t>
      </w:r>
    </w:p>
    <w:p w14:paraId="66244B34" w14:textId="77777777" w:rsidR="00026A7E" w:rsidRDefault="00026A7E" w:rsidP="00384ACF">
      <w:pPr>
        <w:pStyle w:val="a5"/>
        <w:spacing w:before="240" w:after="240"/>
        <w:ind w:leftChars="0" w:left="851"/>
        <w:rPr>
          <w:szCs w:val="22"/>
        </w:rPr>
      </w:pPr>
      <w:r w:rsidRPr="00CB2B3F">
        <w:rPr>
          <w:szCs w:val="22"/>
        </w:rPr>
        <w:t>답변에</w:t>
      </w:r>
      <w:r w:rsidRPr="00CB2B3F">
        <w:rPr>
          <w:szCs w:val="22"/>
        </w:rPr>
        <w:t xml:space="preserve"> </w:t>
      </w:r>
      <w:r>
        <w:rPr>
          <w:rFonts w:hint="eastAsia"/>
          <w:szCs w:val="22"/>
        </w:rPr>
        <w:t>의하면</w:t>
      </w:r>
      <w:r w:rsidRPr="00CB2B3F">
        <w:rPr>
          <w:szCs w:val="22"/>
        </w:rPr>
        <w:t xml:space="preserve">, </w:t>
      </w:r>
      <w:r>
        <w:rPr>
          <w:rFonts w:hint="eastAsia"/>
          <w:szCs w:val="22"/>
        </w:rPr>
        <w:t>대리점</w:t>
      </w:r>
      <w:r>
        <w:rPr>
          <w:rFonts w:hint="eastAsia"/>
          <w:szCs w:val="22"/>
        </w:rPr>
        <w:t xml:space="preserve"> </w:t>
      </w:r>
      <w:r>
        <w:rPr>
          <w:rFonts w:hint="eastAsia"/>
          <w:szCs w:val="22"/>
        </w:rPr>
        <w:t>가격</w:t>
      </w:r>
      <w:r>
        <w:rPr>
          <w:rFonts w:hint="eastAsia"/>
          <w:szCs w:val="22"/>
        </w:rPr>
        <w:t xml:space="preserve"> </w:t>
      </w:r>
      <w:r>
        <w:rPr>
          <w:rFonts w:hint="eastAsia"/>
          <w:szCs w:val="22"/>
        </w:rPr>
        <w:t>일원화</w:t>
      </w:r>
      <w:r>
        <w:rPr>
          <w:rFonts w:hint="eastAsia"/>
          <w:szCs w:val="22"/>
        </w:rPr>
        <w:t xml:space="preserve"> </w:t>
      </w:r>
      <w:r>
        <w:rPr>
          <w:rFonts w:hint="eastAsia"/>
          <w:szCs w:val="22"/>
        </w:rPr>
        <w:t>정책을</w:t>
      </w:r>
      <w:r w:rsidRPr="00CB2B3F">
        <w:rPr>
          <w:szCs w:val="22"/>
        </w:rPr>
        <w:t xml:space="preserve"> </w:t>
      </w:r>
      <w:r w:rsidRPr="00CB2B3F">
        <w:rPr>
          <w:szCs w:val="22"/>
        </w:rPr>
        <w:t>시행하기</w:t>
      </w:r>
      <w:r w:rsidRPr="00CB2B3F">
        <w:rPr>
          <w:szCs w:val="22"/>
        </w:rPr>
        <w:t xml:space="preserve"> </w:t>
      </w:r>
      <w:r w:rsidRPr="00CB2B3F">
        <w:rPr>
          <w:szCs w:val="22"/>
        </w:rPr>
        <w:t>위해</w:t>
      </w:r>
      <w:r w:rsidRPr="00CB2B3F">
        <w:rPr>
          <w:szCs w:val="22"/>
        </w:rPr>
        <w:t xml:space="preserve"> 2020</w:t>
      </w:r>
      <w:r w:rsidRPr="00CB2B3F">
        <w:rPr>
          <w:szCs w:val="22"/>
        </w:rPr>
        <w:t>년부터</w:t>
      </w:r>
      <w:r w:rsidRPr="00CB2B3F">
        <w:rPr>
          <w:szCs w:val="22"/>
        </w:rPr>
        <w:t xml:space="preserve"> </w:t>
      </w:r>
      <w:r>
        <w:rPr>
          <w:rFonts w:hint="eastAsia"/>
          <w:szCs w:val="22"/>
        </w:rPr>
        <w:t>재판매</w:t>
      </w:r>
      <w:del w:id="236" w:author="heesung.ahn" w:date="2021-08-31T00:37:00Z">
        <w:r w:rsidDel="005D1497">
          <w:rPr>
            <w:rFonts w:hint="eastAsia"/>
            <w:szCs w:val="22"/>
          </w:rPr>
          <w:delText>형</w:delText>
        </w:r>
        <w:r w:rsidDel="005D1497">
          <w:rPr>
            <w:rFonts w:hint="eastAsia"/>
            <w:szCs w:val="22"/>
          </w:rPr>
          <w:delText xml:space="preserve"> </w:delText>
        </w:r>
      </w:del>
      <w:r w:rsidRPr="00CB2B3F">
        <w:rPr>
          <w:szCs w:val="22"/>
        </w:rPr>
        <w:t>대리점을</w:t>
      </w:r>
      <w:r w:rsidRPr="00CB2B3F">
        <w:rPr>
          <w:szCs w:val="22"/>
        </w:rPr>
        <w:t xml:space="preserve"> </w:t>
      </w:r>
      <w:r w:rsidRPr="00CB2B3F">
        <w:rPr>
          <w:szCs w:val="22"/>
        </w:rPr>
        <w:t>위탁</w:t>
      </w:r>
      <w:r>
        <w:rPr>
          <w:rFonts w:hint="eastAsia"/>
          <w:szCs w:val="22"/>
        </w:rPr>
        <w:t>판매</w:t>
      </w:r>
      <w:r w:rsidRPr="00CB2B3F">
        <w:rPr>
          <w:szCs w:val="22"/>
        </w:rPr>
        <w:t>대리점으로</w:t>
      </w:r>
      <w:r w:rsidRPr="00CB2B3F">
        <w:rPr>
          <w:szCs w:val="22"/>
        </w:rPr>
        <w:t xml:space="preserve"> </w:t>
      </w:r>
      <w:r w:rsidRPr="00CB2B3F">
        <w:rPr>
          <w:szCs w:val="22"/>
        </w:rPr>
        <w:t>전환</w:t>
      </w:r>
      <w:r w:rsidRPr="00CB2B3F">
        <w:rPr>
          <w:szCs w:val="22"/>
        </w:rPr>
        <w:t xml:space="preserve"> </w:t>
      </w:r>
      <w:r w:rsidRPr="00CB2B3F">
        <w:rPr>
          <w:szCs w:val="22"/>
        </w:rPr>
        <w:t>중</w:t>
      </w:r>
      <w:r>
        <w:rPr>
          <w:rFonts w:hint="eastAsia"/>
          <w:szCs w:val="22"/>
        </w:rPr>
        <w:t>임</w:t>
      </w:r>
      <w:r w:rsidRPr="00CB2B3F">
        <w:rPr>
          <w:szCs w:val="22"/>
        </w:rPr>
        <w:t xml:space="preserve">. </w:t>
      </w:r>
      <w:r>
        <w:rPr>
          <w:rFonts w:hint="eastAsia"/>
          <w:szCs w:val="22"/>
        </w:rPr>
        <w:t>대리점이</w:t>
      </w:r>
      <w:r>
        <w:rPr>
          <w:rFonts w:hint="eastAsia"/>
          <w:szCs w:val="22"/>
        </w:rPr>
        <w:t xml:space="preserve"> </w:t>
      </w:r>
      <w:r>
        <w:rPr>
          <w:rFonts w:hint="eastAsia"/>
          <w:szCs w:val="22"/>
        </w:rPr>
        <w:t>고객에게</w:t>
      </w:r>
      <w:r>
        <w:rPr>
          <w:rFonts w:hint="eastAsia"/>
          <w:szCs w:val="22"/>
        </w:rPr>
        <w:t xml:space="preserve"> </w:t>
      </w:r>
      <w:r>
        <w:rPr>
          <w:rFonts w:hint="eastAsia"/>
          <w:szCs w:val="22"/>
        </w:rPr>
        <w:t>판매하는</w:t>
      </w:r>
      <w:r>
        <w:rPr>
          <w:rFonts w:hint="eastAsia"/>
          <w:szCs w:val="22"/>
        </w:rPr>
        <w:t xml:space="preserve"> </w:t>
      </w:r>
      <w:r>
        <w:rPr>
          <w:rFonts w:hint="eastAsia"/>
          <w:szCs w:val="22"/>
        </w:rPr>
        <w:t>물품의</w:t>
      </w:r>
      <w:r>
        <w:rPr>
          <w:rFonts w:hint="eastAsia"/>
          <w:szCs w:val="22"/>
        </w:rPr>
        <w:t xml:space="preserve"> </w:t>
      </w:r>
      <w:r>
        <w:rPr>
          <w:rFonts w:hint="eastAsia"/>
          <w:szCs w:val="22"/>
        </w:rPr>
        <w:t>가격을</w:t>
      </w:r>
      <w:r>
        <w:rPr>
          <w:rFonts w:hint="eastAsia"/>
          <w:szCs w:val="22"/>
        </w:rPr>
        <w:t xml:space="preserve"> </w:t>
      </w:r>
      <w:r>
        <w:rPr>
          <w:rFonts w:hint="eastAsia"/>
          <w:szCs w:val="22"/>
        </w:rPr>
        <w:t>정할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재판매</w:t>
      </w:r>
      <w:del w:id="237" w:author="heesung.ahn" w:date="2021-08-31T00:37:00Z">
        <w:r w:rsidDel="005D1497">
          <w:rPr>
            <w:rFonts w:hint="eastAsia"/>
            <w:szCs w:val="22"/>
          </w:rPr>
          <w:delText>형</w:delText>
        </w:r>
        <w:r w:rsidDel="005D1497">
          <w:rPr>
            <w:rFonts w:hint="eastAsia"/>
            <w:szCs w:val="22"/>
          </w:rPr>
          <w:delText xml:space="preserve"> </w:delText>
        </w:r>
      </w:del>
      <w:r>
        <w:rPr>
          <w:rFonts w:hint="eastAsia"/>
          <w:szCs w:val="22"/>
        </w:rPr>
        <w:t>대리점과</w:t>
      </w:r>
      <w:r>
        <w:rPr>
          <w:rFonts w:hint="eastAsia"/>
          <w:szCs w:val="22"/>
        </w:rPr>
        <w:t xml:space="preserve"> </w:t>
      </w:r>
      <w:r>
        <w:rPr>
          <w:rFonts w:hint="eastAsia"/>
          <w:szCs w:val="22"/>
        </w:rPr>
        <w:t>달리</w:t>
      </w:r>
      <w:r>
        <w:rPr>
          <w:rFonts w:hint="eastAsia"/>
          <w:szCs w:val="22"/>
        </w:rPr>
        <w:t>,</w:t>
      </w:r>
      <w:r>
        <w:rPr>
          <w:szCs w:val="22"/>
        </w:rPr>
        <w:t xml:space="preserve"> </w:t>
      </w:r>
      <w:r w:rsidRPr="00CB2B3F">
        <w:rPr>
          <w:szCs w:val="22"/>
        </w:rPr>
        <w:t>위탁</w:t>
      </w:r>
      <w:r>
        <w:rPr>
          <w:rFonts w:hint="eastAsia"/>
          <w:szCs w:val="22"/>
        </w:rPr>
        <w:t>판매</w:t>
      </w:r>
      <w:r w:rsidRPr="00CB2B3F">
        <w:rPr>
          <w:szCs w:val="22"/>
        </w:rPr>
        <w:t>대리점</w:t>
      </w:r>
      <w:r>
        <w:rPr>
          <w:rFonts w:hint="eastAsia"/>
          <w:szCs w:val="22"/>
        </w:rPr>
        <w:t>은</w:t>
      </w:r>
      <w:r w:rsidRPr="00CB2B3F">
        <w:rPr>
          <w:szCs w:val="22"/>
        </w:rPr>
        <w:t xml:space="preserve"> </w:t>
      </w:r>
      <w:r w:rsidRPr="00CB2B3F">
        <w:rPr>
          <w:szCs w:val="22"/>
        </w:rPr>
        <w:t>대리점계약에</w:t>
      </w:r>
      <w:r w:rsidRPr="00CB2B3F">
        <w:rPr>
          <w:szCs w:val="22"/>
        </w:rPr>
        <w:t xml:space="preserve"> </w:t>
      </w:r>
      <w:r w:rsidRPr="00CB2B3F">
        <w:rPr>
          <w:szCs w:val="22"/>
        </w:rPr>
        <w:t>따라</w:t>
      </w:r>
      <w:r w:rsidRPr="00CB2B3F">
        <w:rPr>
          <w:szCs w:val="22"/>
        </w:rPr>
        <w:t xml:space="preserve"> </w:t>
      </w:r>
      <w:r w:rsidRPr="00CB2B3F">
        <w:rPr>
          <w:szCs w:val="22"/>
        </w:rPr>
        <w:t>대상회사</w:t>
      </w:r>
      <w:r>
        <w:rPr>
          <w:rFonts w:hint="eastAsia"/>
          <w:szCs w:val="22"/>
        </w:rPr>
        <w:t>와</w:t>
      </w:r>
      <w:r>
        <w:rPr>
          <w:rFonts w:hint="eastAsia"/>
          <w:szCs w:val="22"/>
        </w:rPr>
        <w:t xml:space="preserve"> </w:t>
      </w:r>
      <w:r>
        <w:rPr>
          <w:rFonts w:hint="eastAsia"/>
          <w:szCs w:val="22"/>
        </w:rPr>
        <w:t>협의한</w:t>
      </w:r>
      <w:r w:rsidRPr="00CB2B3F">
        <w:rPr>
          <w:szCs w:val="22"/>
        </w:rPr>
        <w:t xml:space="preserve"> </w:t>
      </w:r>
      <w:r w:rsidRPr="00CB2B3F">
        <w:rPr>
          <w:szCs w:val="22"/>
        </w:rPr>
        <w:t>판매가격으로</w:t>
      </w:r>
      <w:r w:rsidRPr="00CB2B3F">
        <w:rPr>
          <w:szCs w:val="22"/>
        </w:rPr>
        <w:t xml:space="preserve"> </w:t>
      </w:r>
      <w:r w:rsidRPr="00CB2B3F">
        <w:rPr>
          <w:szCs w:val="22"/>
        </w:rPr>
        <w:t>물품을</w:t>
      </w:r>
      <w:r w:rsidRPr="00CB2B3F">
        <w:rPr>
          <w:szCs w:val="22"/>
        </w:rPr>
        <w:t xml:space="preserve"> </w:t>
      </w:r>
      <w:r w:rsidRPr="00CB2B3F">
        <w:rPr>
          <w:szCs w:val="22"/>
        </w:rPr>
        <w:t>판매해야</w:t>
      </w:r>
      <w:r>
        <w:rPr>
          <w:szCs w:val="22"/>
        </w:rPr>
        <w:t xml:space="preserve"> </w:t>
      </w:r>
      <w:r>
        <w:rPr>
          <w:rFonts w:hint="eastAsia"/>
          <w:szCs w:val="22"/>
        </w:rPr>
        <w:t>하고</w:t>
      </w:r>
      <w:r>
        <w:rPr>
          <w:rFonts w:hint="eastAsia"/>
          <w:szCs w:val="22"/>
        </w:rPr>
        <w:t>,</w:t>
      </w:r>
      <w:r>
        <w:rPr>
          <w:szCs w:val="22"/>
        </w:rPr>
        <w:t xml:space="preserve"> </w:t>
      </w:r>
      <w:r>
        <w:rPr>
          <w:rFonts w:hint="eastAsia"/>
          <w:szCs w:val="22"/>
        </w:rPr>
        <w:t>고객과의</w:t>
      </w:r>
      <w:r>
        <w:rPr>
          <w:rFonts w:hint="eastAsia"/>
          <w:szCs w:val="22"/>
        </w:rPr>
        <w:t xml:space="preserve"> </w:t>
      </w:r>
      <w:r>
        <w:rPr>
          <w:rFonts w:hint="eastAsia"/>
          <w:szCs w:val="22"/>
        </w:rPr>
        <w:t>계약</w:t>
      </w:r>
      <w:r>
        <w:rPr>
          <w:rFonts w:hint="eastAsia"/>
          <w:szCs w:val="22"/>
        </w:rPr>
        <w:t xml:space="preserve"> </w:t>
      </w:r>
      <w:r>
        <w:rPr>
          <w:rFonts w:hint="eastAsia"/>
          <w:szCs w:val="22"/>
        </w:rPr>
        <w:t>당사자는</w:t>
      </w:r>
      <w:r>
        <w:rPr>
          <w:rFonts w:hint="eastAsia"/>
          <w:szCs w:val="22"/>
        </w:rPr>
        <w:t xml:space="preserve"> </w:t>
      </w:r>
      <w:r>
        <w:rPr>
          <w:rFonts w:hint="eastAsia"/>
          <w:szCs w:val="22"/>
        </w:rPr>
        <w:t>대상회사</w:t>
      </w:r>
      <w:ins w:id="238" w:author="heesung.ahn" w:date="2021-08-31T00:37:00Z">
        <w:r w:rsidR="005D1497">
          <w:rPr>
            <w:rFonts w:hint="eastAsia"/>
            <w:szCs w:val="22"/>
          </w:rPr>
          <w:t>임</w:t>
        </w:r>
      </w:ins>
      <w:del w:id="239" w:author="heesung.ahn" w:date="2021-08-31T00:37:00Z">
        <w:r w:rsidDel="005D1497">
          <w:rPr>
            <w:rFonts w:hint="eastAsia"/>
            <w:szCs w:val="22"/>
          </w:rPr>
          <w:delText>인</w:delText>
        </w:r>
        <w:r w:rsidDel="005D1497">
          <w:rPr>
            <w:rFonts w:hint="eastAsia"/>
            <w:szCs w:val="22"/>
          </w:rPr>
          <w:delText xml:space="preserve"> </w:delText>
        </w:r>
        <w:r w:rsidDel="005D1497">
          <w:rPr>
            <w:rFonts w:hint="eastAsia"/>
            <w:szCs w:val="22"/>
          </w:rPr>
          <w:delText>바</w:delText>
        </w:r>
        <w:r w:rsidDel="005D1497">
          <w:rPr>
            <w:rFonts w:hint="eastAsia"/>
            <w:szCs w:val="22"/>
          </w:rPr>
          <w:delText>,</w:delText>
        </w:r>
        <w:r w:rsidDel="005D1497">
          <w:rPr>
            <w:szCs w:val="22"/>
          </w:rPr>
          <w:delText xml:space="preserve"> </w:delText>
        </w:r>
        <w:r w:rsidDel="005D1497">
          <w:rPr>
            <w:rFonts w:hint="eastAsia"/>
            <w:szCs w:val="22"/>
          </w:rPr>
          <w:delText>대리점</w:delText>
        </w:r>
        <w:r w:rsidDel="005D1497">
          <w:rPr>
            <w:rFonts w:hint="eastAsia"/>
            <w:szCs w:val="22"/>
          </w:rPr>
          <w:delText xml:space="preserve"> </w:delText>
        </w:r>
        <w:r w:rsidDel="005D1497">
          <w:rPr>
            <w:rFonts w:hint="eastAsia"/>
            <w:szCs w:val="22"/>
          </w:rPr>
          <w:delText>가격</w:delText>
        </w:r>
        <w:r w:rsidDel="005D1497">
          <w:rPr>
            <w:rFonts w:hint="eastAsia"/>
            <w:szCs w:val="22"/>
          </w:rPr>
          <w:delText xml:space="preserve"> </w:delText>
        </w:r>
        <w:r w:rsidDel="005D1497">
          <w:rPr>
            <w:rFonts w:hint="eastAsia"/>
            <w:szCs w:val="22"/>
          </w:rPr>
          <w:delText>일원화</w:delText>
        </w:r>
        <w:r w:rsidDel="005D1497">
          <w:rPr>
            <w:rFonts w:hint="eastAsia"/>
            <w:szCs w:val="22"/>
          </w:rPr>
          <w:delText xml:space="preserve"> </w:delText>
        </w:r>
        <w:r w:rsidDel="005D1497">
          <w:rPr>
            <w:rFonts w:hint="eastAsia"/>
            <w:szCs w:val="22"/>
          </w:rPr>
          <w:delText>정책을</w:delText>
        </w:r>
        <w:r w:rsidDel="005D1497">
          <w:rPr>
            <w:rFonts w:hint="eastAsia"/>
            <w:szCs w:val="22"/>
          </w:rPr>
          <w:delText xml:space="preserve"> </w:delText>
        </w:r>
        <w:r w:rsidDel="005D1497">
          <w:rPr>
            <w:rFonts w:hint="eastAsia"/>
            <w:szCs w:val="22"/>
          </w:rPr>
          <w:delText>시행할</w:delText>
        </w:r>
        <w:r w:rsidDel="005D1497">
          <w:rPr>
            <w:rFonts w:hint="eastAsia"/>
            <w:szCs w:val="22"/>
          </w:rPr>
          <w:delText xml:space="preserve"> </w:delText>
        </w:r>
        <w:r w:rsidDel="005D1497">
          <w:rPr>
            <w:rFonts w:hint="eastAsia"/>
            <w:szCs w:val="22"/>
          </w:rPr>
          <w:delText>수</w:delText>
        </w:r>
        <w:r w:rsidDel="005D1497">
          <w:rPr>
            <w:rFonts w:hint="eastAsia"/>
            <w:szCs w:val="22"/>
          </w:rPr>
          <w:delText xml:space="preserve"> </w:delText>
        </w:r>
        <w:r w:rsidDel="005D1497">
          <w:rPr>
            <w:rFonts w:hint="eastAsia"/>
            <w:szCs w:val="22"/>
          </w:rPr>
          <w:delText>있을</w:delText>
        </w:r>
        <w:r w:rsidDel="005D1497">
          <w:rPr>
            <w:rFonts w:hint="eastAsia"/>
            <w:szCs w:val="22"/>
          </w:rPr>
          <w:delText xml:space="preserve"> </w:delText>
        </w:r>
        <w:r w:rsidDel="005D1497">
          <w:rPr>
            <w:rFonts w:hint="eastAsia"/>
            <w:szCs w:val="22"/>
          </w:rPr>
          <w:delText>것으로</w:delText>
        </w:r>
        <w:r w:rsidDel="005D1497">
          <w:rPr>
            <w:rFonts w:hint="eastAsia"/>
            <w:szCs w:val="22"/>
          </w:rPr>
          <w:delText xml:space="preserve"> </w:delText>
        </w:r>
        <w:r w:rsidDel="005D1497">
          <w:rPr>
            <w:rFonts w:hint="eastAsia"/>
            <w:szCs w:val="22"/>
          </w:rPr>
          <w:delText>보임</w:delText>
        </w:r>
      </w:del>
      <w:r>
        <w:rPr>
          <w:rFonts w:hint="eastAsia"/>
          <w:szCs w:val="22"/>
        </w:rPr>
        <w:t>.</w:t>
      </w:r>
      <w:r w:rsidRPr="00CB2B3F">
        <w:rPr>
          <w:szCs w:val="22"/>
        </w:rPr>
        <w:t xml:space="preserve"> </w:t>
      </w:r>
    </w:p>
    <w:p w14:paraId="1965EA67" w14:textId="77777777" w:rsidR="00026A7E" w:rsidRPr="008C0522" w:rsidRDefault="00026A7E" w:rsidP="00384ACF">
      <w:pPr>
        <w:pStyle w:val="a5"/>
        <w:spacing w:before="240" w:after="240"/>
        <w:ind w:leftChars="0" w:left="851"/>
        <w:rPr>
          <w:szCs w:val="22"/>
        </w:rPr>
      </w:pPr>
      <w:r w:rsidRPr="00CB2B3F">
        <w:rPr>
          <w:szCs w:val="22"/>
        </w:rPr>
        <w:t>대상회사가</w:t>
      </w:r>
      <w:r w:rsidRPr="00CB2B3F">
        <w:rPr>
          <w:szCs w:val="22"/>
        </w:rPr>
        <w:t xml:space="preserve"> </w:t>
      </w:r>
      <w:r w:rsidRPr="00CB2B3F">
        <w:rPr>
          <w:szCs w:val="22"/>
        </w:rPr>
        <w:t>계약을</w:t>
      </w:r>
      <w:r w:rsidRPr="00CB2B3F">
        <w:rPr>
          <w:szCs w:val="22"/>
        </w:rPr>
        <w:t xml:space="preserve"> </w:t>
      </w:r>
      <w:r w:rsidRPr="00CB2B3F">
        <w:rPr>
          <w:szCs w:val="22"/>
        </w:rPr>
        <w:t>통해</w:t>
      </w:r>
      <w:r w:rsidRPr="00CB2B3F">
        <w:rPr>
          <w:szCs w:val="22"/>
        </w:rPr>
        <w:t xml:space="preserve"> </w:t>
      </w:r>
      <w:r w:rsidRPr="00CB2B3F">
        <w:rPr>
          <w:szCs w:val="22"/>
        </w:rPr>
        <w:t>위탁판매대리점을</w:t>
      </w:r>
      <w:r w:rsidRPr="00CB2B3F">
        <w:rPr>
          <w:szCs w:val="22"/>
        </w:rPr>
        <w:t xml:space="preserve"> </w:t>
      </w:r>
      <w:r w:rsidRPr="00CB2B3F">
        <w:rPr>
          <w:szCs w:val="22"/>
        </w:rPr>
        <w:t>대상으로</w:t>
      </w:r>
      <w:r w:rsidRPr="00CB2B3F">
        <w:rPr>
          <w:szCs w:val="22"/>
        </w:rPr>
        <w:t xml:space="preserve"> </w:t>
      </w:r>
      <w:r w:rsidRPr="00CB2B3F">
        <w:rPr>
          <w:szCs w:val="22"/>
        </w:rPr>
        <w:t>판매가격을</w:t>
      </w:r>
      <w:r w:rsidRPr="00CB2B3F">
        <w:rPr>
          <w:szCs w:val="22"/>
        </w:rPr>
        <w:t xml:space="preserve"> </w:t>
      </w:r>
      <w:r w:rsidRPr="00CB2B3F">
        <w:rPr>
          <w:szCs w:val="22"/>
        </w:rPr>
        <w:t>일률적으로</w:t>
      </w:r>
      <w:r w:rsidRPr="00CB2B3F">
        <w:rPr>
          <w:szCs w:val="22"/>
        </w:rPr>
        <w:t xml:space="preserve"> </w:t>
      </w:r>
      <w:r w:rsidRPr="00CB2B3F">
        <w:rPr>
          <w:szCs w:val="22"/>
        </w:rPr>
        <w:t>정하고</w:t>
      </w:r>
      <w:r w:rsidRPr="00CB2B3F">
        <w:rPr>
          <w:szCs w:val="22"/>
        </w:rPr>
        <w:t xml:space="preserve"> </w:t>
      </w:r>
      <w:r w:rsidRPr="00CB2B3F">
        <w:rPr>
          <w:szCs w:val="22"/>
        </w:rPr>
        <w:t>있고</w:t>
      </w:r>
      <w:r w:rsidRPr="00CB2B3F">
        <w:rPr>
          <w:szCs w:val="22"/>
        </w:rPr>
        <w:t xml:space="preserve">, </w:t>
      </w:r>
      <w:r w:rsidRPr="00CB2B3F">
        <w:rPr>
          <w:szCs w:val="22"/>
        </w:rPr>
        <w:t>사후관리의</w:t>
      </w:r>
      <w:r w:rsidRPr="00CB2B3F">
        <w:rPr>
          <w:szCs w:val="22"/>
        </w:rPr>
        <w:t xml:space="preserve"> </w:t>
      </w:r>
      <w:r w:rsidRPr="00CB2B3F">
        <w:rPr>
          <w:szCs w:val="22"/>
        </w:rPr>
        <w:t>책임</w:t>
      </w:r>
      <w:r w:rsidRPr="00CB2B3F">
        <w:rPr>
          <w:szCs w:val="22"/>
        </w:rPr>
        <w:t xml:space="preserve"> </w:t>
      </w:r>
      <w:r w:rsidRPr="00CB2B3F">
        <w:rPr>
          <w:szCs w:val="22"/>
        </w:rPr>
        <w:t>역시</w:t>
      </w:r>
      <w:r w:rsidRPr="00CB2B3F">
        <w:rPr>
          <w:szCs w:val="22"/>
        </w:rPr>
        <w:t xml:space="preserve"> </w:t>
      </w:r>
      <w:r w:rsidRPr="00CB2B3F">
        <w:rPr>
          <w:szCs w:val="22"/>
        </w:rPr>
        <w:t>대상회사가</w:t>
      </w:r>
      <w:r w:rsidRPr="00CB2B3F">
        <w:rPr>
          <w:szCs w:val="22"/>
        </w:rPr>
        <w:t xml:space="preserve"> </w:t>
      </w:r>
      <w:r w:rsidRPr="00CB2B3F">
        <w:rPr>
          <w:szCs w:val="22"/>
        </w:rPr>
        <w:t>지도록</w:t>
      </w:r>
      <w:r w:rsidRPr="00CB2B3F">
        <w:rPr>
          <w:szCs w:val="22"/>
        </w:rPr>
        <w:t xml:space="preserve"> </w:t>
      </w:r>
      <w:r w:rsidRPr="00CB2B3F">
        <w:rPr>
          <w:szCs w:val="22"/>
        </w:rPr>
        <w:t>한</w:t>
      </w:r>
      <w:r w:rsidRPr="00CB2B3F">
        <w:rPr>
          <w:szCs w:val="22"/>
        </w:rPr>
        <w:t xml:space="preserve"> </w:t>
      </w:r>
      <w:r w:rsidRPr="00CB2B3F">
        <w:rPr>
          <w:szCs w:val="22"/>
        </w:rPr>
        <w:t>점</w:t>
      </w:r>
      <w:ins w:id="240" w:author="heesung.ahn" w:date="2021-08-31T00:37:00Z">
        <w:r w:rsidR="005D1497">
          <w:rPr>
            <w:rFonts w:hint="eastAsia"/>
            <w:szCs w:val="22"/>
          </w:rPr>
          <w:t>에</w:t>
        </w:r>
        <w:r w:rsidR="005D1497">
          <w:rPr>
            <w:rFonts w:hint="eastAsia"/>
            <w:szCs w:val="22"/>
          </w:rPr>
          <w:t xml:space="preserve"> </w:t>
        </w:r>
        <w:r w:rsidR="005D1497">
          <w:rPr>
            <w:rFonts w:hint="eastAsia"/>
            <w:szCs w:val="22"/>
          </w:rPr>
          <w:t>비추어</w:t>
        </w:r>
        <w:r w:rsidR="005D1497">
          <w:rPr>
            <w:rFonts w:hint="eastAsia"/>
            <w:szCs w:val="22"/>
          </w:rPr>
          <w:t xml:space="preserve"> </w:t>
        </w:r>
        <w:r w:rsidR="005D1497">
          <w:rPr>
            <w:rFonts w:hint="eastAsia"/>
            <w:szCs w:val="22"/>
          </w:rPr>
          <w:t>보면</w:t>
        </w:r>
        <w:r w:rsidR="005D1497">
          <w:rPr>
            <w:rFonts w:hint="eastAsia"/>
            <w:szCs w:val="22"/>
          </w:rPr>
          <w:t xml:space="preserve">, </w:t>
        </w:r>
      </w:ins>
      <w:del w:id="241" w:author="heesung.ahn" w:date="2021-08-31T00:37:00Z">
        <w:r w:rsidRPr="00CB2B3F" w:rsidDel="005D1497">
          <w:rPr>
            <w:szCs w:val="22"/>
          </w:rPr>
          <w:delText>은</w:delText>
        </w:r>
        <w:r w:rsidRPr="00CB2B3F" w:rsidDel="005D1497">
          <w:rPr>
            <w:szCs w:val="22"/>
          </w:rPr>
          <w:delText xml:space="preserve"> </w:delText>
        </w:r>
      </w:del>
      <w:r w:rsidRPr="00CB2B3F">
        <w:rPr>
          <w:szCs w:val="22"/>
        </w:rPr>
        <w:t>위탁판매대리점이</w:t>
      </w:r>
      <w:r w:rsidRPr="00CB2B3F">
        <w:rPr>
          <w:szCs w:val="22"/>
        </w:rPr>
        <w:t xml:space="preserve"> </w:t>
      </w:r>
      <w:r w:rsidRPr="00CB2B3F">
        <w:rPr>
          <w:szCs w:val="22"/>
        </w:rPr>
        <w:t>대상회사의</w:t>
      </w:r>
      <w:r w:rsidRPr="00CB2B3F">
        <w:rPr>
          <w:szCs w:val="22"/>
        </w:rPr>
        <w:t xml:space="preserve"> </w:t>
      </w:r>
      <w:r w:rsidRPr="00CB2B3F">
        <w:rPr>
          <w:szCs w:val="22"/>
        </w:rPr>
        <w:t>판매조직으로서</w:t>
      </w:r>
      <w:r w:rsidRPr="00CB2B3F">
        <w:rPr>
          <w:szCs w:val="22"/>
        </w:rPr>
        <w:t xml:space="preserve"> </w:t>
      </w:r>
      <w:r w:rsidRPr="00CB2B3F">
        <w:rPr>
          <w:szCs w:val="22"/>
        </w:rPr>
        <w:t>상법상</w:t>
      </w:r>
      <w:r w:rsidRPr="00CB2B3F">
        <w:rPr>
          <w:szCs w:val="22"/>
        </w:rPr>
        <w:t xml:space="preserve"> </w:t>
      </w:r>
      <w:r w:rsidRPr="00CB2B3F">
        <w:rPr>
          <w:szCs w:val="22"/>
        </w:rPr>
        <w:t>대리상에</w:t>
      </w:r>
      <w:r w:rsidRPr="00CB2B3F">
        <w:rPr>
          <w:szCs w:val="22"/>
        </w:rPr>
        <w:t xml:space="preserve"> </w:t>
      </w:r>
      <w:r w:rsidRPr="00CB2B3F">
        <w:rPr>
          <w:szCs w:val="22"/>
        </w:rPr>
        <w:t>해당할</w:t>
      </w:r>
      <w:r w:rsidRPr="00CB2B3F">
        <w:rPr>
          <w:szCs w:val="22"/>
        </w:rPr>
        <w:t xml:space="preserve"> </w:t>
      </w:r>
      <w:r w:rsidRPr="00CB2B3F">
        <w:rPr>
          <w:szCs w:val="22"/>
        </w:rPr>
        <w:t>가능성이</w:t>
      </w:r>
      <w:r w:rsidRPr="00CB2B3F">
        <w:rPr>
          <w:szCs w:val="22"/>
        </w:rPr>
        <w:t xml:space="preserve"> </w:t>
      </w:r>
      <w:r>
        <w:rPr>
          <w:rFonts w:hint="eastAsia"/>
          <w:szCs w:val="22"/>
        </w:rPr>
        <w:t>비교적</w:t>
      </w:r>
      <w:r>
        <w:rPr>
          <w:rFonts w:hint="eastAsia"/>
          <w:szCs w:val="22"/>
        </w:rPr>
        <w:t xml:space="preserve"> </w:t>
      </w:r>
      <w:r w:rsidRPr="00CB2B3F">
        <w:rPr>
          <w:szCs w:val="22"/>
        </w:rPr>
        <w:t>높음</w:t>
      </w:r>
      <w:r w:rsidRPr="00CB2B3F">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현재까지</w:t>
      </w:r>
      <w:r w:rsidRPr="00CB2B3F">
        <w:rPr>
          <w:szCs w:val="22"/>
        </w:rPr>
        <w:t xml:space="preserve"> </w:t>
      </w:r>
      <w:r w:rsidRPr="00CB2B3F">
        <w:rPr>
          <w:szCs w:val="22"/>
        </w:rPr>
        <w:t>대상회사에</w:t>
      </w:r>
      <w:r w:rsidRPr="00CB2B3F">
        <w:rPr>
          <w:szCs w:val="22"/>
        </w:rPr>
        <w:t xml:space="preserve"> </w:t>
      </w:r>
      <w:r w:rsidRPr="00CB2B3F">
        <w:rPr>
          <w:szCs w:val="22"/>
        </w:rPr>
        <w:t>대리상</w:t>
      </w:r>
      <w:r>
        <w:rPr>
          <w:rFonts w:hint="eastAsia"/>
          <w:szCs w:val="22"/>
        </w:rPr>
        <w:t>의</w:t>
      </w:r>
      <w:r w:rsidRPr="00CB2B3F">
        <w:rPr>
          <w:szCs w:val="22"/>
        </w:rPr>
        <w:t xml:space="preserve"> </w:t>
      </w:r>
      <w:r w:rsidRPr="00CB2B3F">
        <w:rPr>
          <w:szCs w:val="22"/>
        </w:rPr>
        <w:t>보상청구권이</w:t>
      </w:r>
      <w:r w:rsidRPr="00CB2B3F">
        <w:rPr>
          <w:szCs w:val="22"/>
        </w:rPr>
        <w:t xml:space="preserve"> </w:t>
      </w:r>
      <w:r w:rsidRPr="00CB2B3F">
        <w:rPr>
          <w:szCs w:val="22"/>
        </w:rPr>
        <w:t>행사된</w:t>
      </w:r>
      <w:r w:rsidRPr="00CB2B3F">
        <w:rPr>
          <w:szCs w:val="22"/>
        </w:rPr>
        <w:t xml:space="preserve"> </w:t>
      </w:r>
      <w:r w:rsidRPr="00CB2B3F">
        <w:rPr>
          <w:szCs w:val="22"/>
        </w:rPr>
        <w:t>사례는</w:t>
      </w:r>
      <w:r w:rsidRPr="00CB2B3F">
        <w:rPr>
          <w:szCs w:val="22"/>
        </w:rPr>
        <w:t xml:space="preserve"> </w:t>
      </w:r>
      <w:r w:rsidRPr="00CB2B3F">
        <w:rPr>
          <w:szCs w:val="22"/>
        </w:rPr>
        <w:t>없으나</w:t>
      </w:r>
      <w:r w:rsidRPr="00CB2B3F">
        <w:rPr>
          <w:szCs w:val="22"/>
        </w:rPr>
        <w:t xml:space="preserve"> </w:t>
      </w:r>
      <w:r w:rsidRPr="00CB2B3F">
        <w:rPr>
          <w:szCs w:val="22"/>
        </w:rPr>
        <w:t>향후</w:t>
      </w:r>
      <w:r w:rsidRPr="00CB2B3F">
        <w:rPr>
          <w:szCs w:val="22"/>
        </w:rPr>
        <w:t xml:space="preserve"> </w:t>
      </w:r>
      <w:r w:rsidRPr="00CB2B3F">
        <w:rPr>
          <w:szCs w:val="22"/>
        </w:rPr>
        <w:t>대리점들의</w:t>
      </w:r>
      <w:r w:rsidRPr="00CB2B3F">
        <w:rPr>
          <w:szCs w:val="22"/>
        </w:rPr>
        <w:t xml:space="preserve"> </w:t>
      </w:r>
      <w:r w:rsidRPr="00CB2B3F">
        <w:rPr>
          <w:szCs w:val="22"/>
        </w:rPr>
        <w:t>보상청구권</w:t>
      </w:r>
      <w:r>
        <w:rPr>
          <w:rFonts w:hint="eastAsia"/>
          <w:szCs w:val="22"/>
        </w:rPr>
        <w:t>의</w:t>
      </w:r>
      <w:r>
        <w:rPr>
          <w:rFonts w:hint="eastAsia"/>
          <w:szCs w:val="22"/>
        </w:rPr>
        <w:t xml:space="preserve"> </w:t>
      </w:r>
      <w:r>
        <w:rPr>
          <w:rFonts w:hint="eastAsia"/>
          <w:szCs w:val="22"/>
        </w:rPr>
        <w:t>지급을</w:t>
      </w:r>
      <w:r>
        <w:rPr>
          <w:rFonts w:hint="eastAsia"/>
          <w:szCs w:val="22"/>
        </w:rPr>
        <w:t xml:space="preserve"> </w:t>
      </w:r>
      <w:r>
        <w:rPr>
          <w:rFonts w:hint="eastAsia"/>
          <w:szCs w:val="22"/>
        </w:rPr>
        <w:t>청구할</w:t>
      </w:r>
      <w:r>
        <w:rPr>
          <w:rFonts w:hint="eastAsia"/>
          <w:szCs w:val="22"/>
        </w:rPr>
        <w:t xml:space="preserve"> </w:t>
      </w:r>
      <w:r>
        <w:rPr>
          <w:rFonts w:hint="eastAsia"/>
          <w:szCs w:val="22"/>
        </w:rPr>
        <w:t>가능성을</w:t>
      </w:r>
      <w:r>
        <w:rPr>
          <w:rFonts w:hint="eastAsia"/>
          <w:szCs w:val="22"/>
        </w:rPr>
        <w:t xml:space="preserve"> </w:t>
      </w:r>
      <w:ins w:id="242" w:author="heesung.ahn" w:date="2021-08-31T00:37:00Z">
        <w:r w:rsidR="0096059E">
          <w:rPr>
            <w:rFonts w:hint="eastAsia"/>
            <w:szCs w:val="22"/>
          </w:rPr>
          <w:t>완전히</w:t>
        </w:r>
        <w:r w:rsidR="0096059E">
          <w:rPr>
            <w:rFonts w:hint="eastAsia"/>
            <w:szCs w:val="22"/>
          </w:rPr>
          <w:t xml:space="preserve"> </w:t>
        </w:r>
      </w:ins>
      <w:r>
        <w:rPr>
          <w:rFonts w:hint="eastAsia"/>
          <w:szCs w:val="22"/>
        </w:rPr>
        <w:t>배제하기</w:t>
      </w:r>
      <w:ins w:id="243" w:author="heesung.ahn" w:date="2021-08-31T00:37:00Z">
        <w:r w:rsidR="0096059E">
          <w:rPr>
            <w:rFonts w:hint="eastAsia"/>
            <w:szCs w:val="22"/>
          </w:rPr>
          <w:t>는</w:t>
        </w:r>
      </w:ins>
      <w:r>
        <w:rPr>
          <w:rFonts w:hint="eastAsia"/>
          <w:szCs w:val="22"/>
        </w:rPr>
        <w:t xml:space="preserve"> </w:t>
      </w:r>
      <w:r>
        <w:rPr>
          <w:rFonts w:hint="eastAsia"/>
          <w:szCs w:val="22"/>
        </w:rPr>
        <w:t>어려울</w:t>
      </w:r>
      <w:r>
        <w:rPr>
          <w:rFonts w:hint="eastAsia"/>
          <w:szCs w:val="22"/>
        </w:rPr>
        <w:t xml:space="preserve"> </w:t>
      </w:r>
      <w:r>
        <w:rPr>
          <w:rFonts w:hint="eastAsia"/>
          <w:szCs w:val="22"/>
        </w:rPr>
        <w:t>것으로</w:t>
      </w:r>
      <w:r>
        <w:rPr>
          <w:rFonts w:hint="eastAsia"/>
          <w:szCs w:val="22"/>
        </w:rPr>
        <w:t xml:space="preserve"> </w:t>
      </w:r>
      <w:r>
        <w:rPr>
          <w:rFonts w:hint="eastAsia"/>
          <w:szCs w:val="22"/>
        </w:rPr>
        <w:t>보</w:t>
      </w:r>
      <w:ins w:id="244" w:author="heesung.ahn" w:date="2021-08-31T00:41:00Z">
        <w:r w:rsidR="00A925E8">
          <w:rPr>
            <w:rFonts w:hint="eastAsia"/>
            <w:szCs w:val="22"/>
          </w:rPr>
          <w:t>이며</w:t>
        </w:r>
        <w:r w:rsidR="00A925E8">
          <w:rPr>
            <w:rFonts w:hint="eastAsia"/>
            <w:szCs w:val="22"/>
          </w:rPr>
          <w:t>,</w:t>
        </w:r>
        <w:r w:rsidR="00A925E8">
          <w:rPr>
            <w:szCs w:val="22"/>
          </w:rPr>
          <w:t xml:space="preserve"> </w:t>
        </w:r>
        <w:r w:rsidR="00A925E8">
          <w:rPr>
            <w:rFonts w:hint="eastAsia"/>
            <w:szCs w:val="22"/>
          </w:rPr>
          <w:t>아래에서</w:t>
        </w:r>
        <w:r w:rsidR="00A925E8">
          <w:rPr>
            <w:rFonts w:hint="eastAsia"/>
            <w:szCs w:val="22"/>
          </w:rPr>
          <w:t xml:space="preserve"> </w:t>
        </w:r>
        <w:r w:rsidR="00A925E8">
          <w:rPr>
            <w:rFonts w:hint="eastAsia"/>
            <w:szCs w:val="22"/>
          </w:rPr>
          <w:t>구체적으로</w:t>
        </w:r>
        <w:r w:rsidR="00A925E8">
          <w:rPr>
            <w:rFonts w:hint="eastAsia"/>
            <w:szCs w:val="22"/>
          </w:rPr>
          <w:t xml:space="preserve"> </w:t>
        </w:r>
        <w:r w:rsidR="00A925E8">
          <w:rPr>
            <w:rFonts w:hint="eastAsia"/>
            <w:szCs w:val="22"/>
          </w:rPr>
          <w:t>검토함</w:t>
        </w:r>
      </w:ins>
      <w:del w:id="245" w:author="heesung.ahn" w:date="2021-08-31T00:41:00Z">
        <w:r w:rsidDel="00A925E8">
          <w:rPr>
            <w:rFonts w:hint="eastAsia"/>
            <w:szCs w:val="22"/>
          </w:rPr>
          <w:delText>임</w:delText>
        </w:r>
      </w:del>
      <w:r>
        <w:rPr>
          <w:rFonts w:hint="eastAsia"/>
          <w:szCs w:val="22"/>
        </w:rPr>
        <w:t>.</w:t>
      </w:r>
    </w:p>
    <w:p w14:paraId="75DE2318" w14:textId="77777777" w:rsidR="00026A7E" w:rsidRPr="0060297A" w:rsidRDefault="00026A7E" w:rsidP="00384ACF">
      <w:pPr>
        <w:pStyle w:val="a5"/>
        <w:spacing w:before="240" w:after="240"/>
        <w:ind w:leftChars="0" w:left="851"/>
        <w:rPr>
          <w:szCs w:val="22"/>
        </w:rPr>
      </w:pPr>
      <w:del w:id="246" w:author="heesung.ahn" w:date="2021-08-31T00:38:00Z">
        <w:r w:rsidRPr="00CB2B3F" w:rsidDel="00411DBB">
          <w:rPr>
            <w:szCs w:val="22"/>
          </w:rPr>
          <w:delText>기타</w:delText>
        </w:r>
        <w:r w:rsidRPr="00CB2B3F" w:rsidDel="00411DBB">
          <w:rPr>
            <w:szCs w:val="22"/>
          </w:rPr>
          <w:delText xml:space="preserve"> </w:delText>
        </w:r>
      </w:del>
      <w:r w:rsidRPr="00CB2B3F">
        <w:rPr>
          <w:szCs w:val="22"/>
        </w:rPr>
        <w:t xml:space="preserve">CoC </w:t>
      </w:r>
      <w:r w:rsidRPr="00CB2B3F">
        <w:rPr>
          <w:szCs w:val="22"/>
        </w:rPr>
        <w:t>및</w:t>
      </w:r>
      <w:r w:rsidRPr="00CB2B3F">
        <w:rPr>
          <w:szCs w:val="22"/>
        </w:rPr>
        <w:t xml:space="preserve"> </w:t>
      </w:r>
      <w:r w:rsidRPr="00CB2B3F">
        <w:rPr>
          <w:szCs w:val="22"/>
        </w:rPr>
        <w:t>계약의</w:t>
      </w:r>
      <w:r w:rsidRPr="00CB2B3F">
        <w:rPr>
          <w:szCs w:val="22"/>
        </w:rPr>
        <w:t xml:space="preserve"> </w:t>
      </w:r>
      <w:r w:rsidRPr="00CB2B3F">
        <w:rPr>
          <w:szCs w:val="22"/>
        </w:rPr>
        <w:t>임의해지권을</w:t>
      </w:r>
      <w:r w:rsidRPr="00CB2B3F">
        <w:rPr>
          <w:szCs w:val="22"/>
        </w:rPr>
        <w:t xml:space="preserve"> </w:t>
      </w:r>
      <w:r w:rsidRPr="00CB2B3F">
        <w:rPr>
          <w:szCs w:val="22"/>
        </w:rPr>
        <w:t>정하고</w:t>
      </w:r>
      <w:r w:rsidRPr="00CB2B3F">
        <w:rPr>
          <w:szCs w:val="22"/>
        </w:rPr>
        <w:t xml:space="preserve"> </w:t>
      </w:r>
      <w:r w:rsidRPr="00CB2B3F">
        <w:rPr>
          <w:szCs w:val="22"/>
        </w:rPr>
        <w:t>조항</w:t>
      </w:r>
      <w:r w:rsidRPr="00CB2B3F">
        <w:rPr>
          <w:szCs w:val="22"/>
        </w:rPr>
        <w:t xml:space="preserve">, </w:t>
      </w:r>
      <w:r w:rsidRPr="00CB2B3F">
        <w:rPr>
          <w:szCs w:val="22"/>
        </w:rPr>
        <w:t>그리고</w:t>
      </w:r>
      <w:r w:rsidRPr="00CB2B3F">
        <w:rPr>
          <w:szCs w:val="22"/>
        </w:rPr>
        <w:t xml:space="preserve"> </w:t>
      </w:r>
      <w:r w:rsidRPr="00CB2B3F">
        <w:rPr>
          <w:szCs w:val="22"/>
        </w:rPr>
        <w:t>자동갱신</w:t>
      </w:r>
      <w:r w:rsidRPr="00CB2B3F">
        <w:rPr>
          <w:szCs w:val="22"/>
        </w:rPr>
        <w:t xml:space="preserve"> </w:t>
      </w:r>
      <w:r w:rsidRPr="00CB2B3F">
        <w:rPr>
          <w:szCs w:val="22"/>
        </w:rPr>
        <w:t>조항은</w:t>
      </w:r>
      <w:r w:rsidRPr="00CB2B3F">
        <w:rPr>
          <w:szCs w:val="22"/>
        </w:rPr>
        <w:t xml:space="preserve"> </w:t>
      </w:r>
      <w:r w:rsidRPr="00CB2B3F">
        <w:rPr>
          <w:szCs w:val="22"/>
        </w:rPr>
        <w:t>없음</w:t>
      </w:r>
      <w:r w:rsidRPr="00CB2B3F">
        <w:rPr>
          <w:szCs w:val="22"/>
        </w:rPr>
        <w:t xml:space="preserve">. </w:t>
      </w:r>
      <w:del w:id="247" w:author="heesung.ahn" w:date="2021-08-31T00:39:00Z">
        <w:r w:rsidRPr="00CB2B3F" w:rsidDel="00411DBB">
          <w:rPr>
            <w:szCs w:val="22"/>
          </w:rPr>
          <w:delText>그</w:delText>
        </w:r>
        <w:r w:rsidRPr="00CB2B3F" w:rsidDel="00411DBB">
          <w:rPr>
            <w:szCs w:val="22"/>
          </w:rPr>
          <w:delText xml:space="preserve"> </w:delText>
        </w:r>
        <w:r w:rsidRPr="00CB2B3F" w:rsidDel="00411DBB">
          <w:rPr>
            <w:szCs w:val="22"/>
          </w:rPr>
          <w:delText>밖에</w:delText>
        </w:r>
        <w:r w:rsidRPr="00CB2B3F" w:rsidDel="00411DBB">
          <w:rPr>
            <w:szCs w:val="22"/>
          </w:rPr>
          <w:delText xml:space="preserve"> </w:delText>
        </w:r>
        <w:r w:rsidRPr="00CB2B3F" w:rsidDel="00411DBB">
          <w:rPr>
            <w:szCs w:val="22"/>
          </w:rPr>
          <w:delText>대리점</w:delText>
        </w:r>
        <w:r w:rsidRPr="00CB2B3F" w:rsidDel="00411DBB">
          <w:rPr>
            <w:szCs w:val="22"/>
          </w:rPr>
          <w:delText xml:space="preserve"> </w:delText>
        </w:r>
        <w:r w:rsidRPr="00CB2B3F" w:rsidDel="00411DBB">
          <w:rPr>
            <w:szCs w:val="22"/>
          </w:rPr>
          <w:delText>계약상</w:delText>
        </w:r>
        <w:r w:rsidRPr="00CB2B3F" w:rsidDel="00411DBB">
          <w:rPr>
            <w:szCs w:val="22"/>
          </w:rPr>
          <w:delText xml:space="preserve"> </w:delText>
        </w:r>
        <w:r w:rsidRPr="00CB2B3F" w:rsidDel="00411DBB">
          <w:rPr>
            <w:szCs w:val="22"/>
          </w:rPr>
          <w:delText>특기할만한</w:delText>
        </w:r>
        <w:r w:rsidRPr="00CB2B3F" w:rsidDel="00411DBB">
          <w:rPr>
            <w:szCs w:val="22"/>
          </w:rPr>
          <w:delText xml:space="preserve"> </w:delText>
        </w:r>
        <w:r w:rsidRPr="00CB2B3F" w:rsidDel="00411DBB">
          <w:rPr>
            <w:szCs w:val="22"/>
          </w:rPr>
          <w:delText>사항은</w:delText>
        </w:r>
        <w:r w:rsidRPr="00CB2B3F" w:rsidDel="00411DBB">
          <w:rPr>
            <w:szCs w:val="22"/>
          </w:rPr>
          <w:delText xml:space="preserve"> </w:delText>
        </w:r>
        <w:r w:rsidRPr="00CB2B3F" w:rsidDel="00411DBB">
          <w:rPr>
            <w:szCs w:val="22"/>
          </w:rPr>
          <w:delText>없음</w:delText>
        </w:r>
        <w:r w:rsidRPr="00CB2B3F" w:rsidDel="00411DBB">
          <w:rPr>
            <w:szCs w:val="22"/>
          </w:rPr>
          <w:delText xml:space="preserve">. </w:delText>
        </w:r>
      </w:del>
    </w:p>
    <w:p w14:paraId="65F539F7" w14:textId="77777777" w:rsidR="00026A7E" w:rsidRPr="006F1F16" w:rsidRDefault="00026A7E" w:rsidP="00384ACF">
      <w:pPr>
        <w:pStyle w:val="a5"/>
        <w:numPr>
          <w:ilvl w:val="0"/>
          <w:numId w:val="117"/>
        </w:numPr>
        <w:spacing w:after="240"/>
        <w:ind w:leftChars="0"/>
        <w:rPr>
          <w:b/>
          <w:szCs w:val="22"/>
        </w:rPr>
      </w:pPr>
      <w:r w:rsidRPr="006F1F16">
        <w:rPr>
          <w:b/>
          <w:szCs w:val="22"/>
        </w:rPr>
        <w:t>특판</w:t>
      </w:r>
      <w:r w:rsidRPr="006F1F16">
        <w:rPr>
          <w:b/>
          <w:szCs w:val="22"/>
        </w:rPr>
        <w:t xml:space="preserve"> </w:t>
      </w:r>
      <w:ins w:id="248" w:author="heesung.ahn" w:date="2021-08-31T00:35:00Z">
        <w:r w:rsidR="00082EA1">
          <w:rPr>
            <w:b/>
            <w:szCs w:val="22"/>
          </w:rPr>
          <w:t xml:space="preserve">- </w:t>
        </w:r>
      </w:ins>
      <w:r w:rsidRPr="006F1F16">
        <w:rPr>
          <w:b/>
          <w:szCs w:val="22"/>
        </w:rPr>
        <w:t>판매대리점</w:t>
      </w:r>
      <w:r w:rsidRPr="006F1F16">
        <w:rPr>
          <w:b/>
          <w:szCs w:val="22"/>
        </w:rPr>
        <w:t xml:space="preserve"> </w:t>
      </w:r>
      <w:r w:rsidRPr="006F1F16">
        <w:rPr>
          <w:b/>
          <w:szCs w:val="22"/>
        </w:rPr>
        <w:t>계약서</w:t>
      </w:r>
    </w:p>
    <w:p w14:paraId="0BBDA874" w14:textId="77777777" w:rsidR="00026A7E" w:rsidRPr="00384ACF" w:rsidRDefault="00026A7E" w:rsidP="00384ACF">
      <w:pPr>
        <w:pStyle w:val="a5"/>
        <w:numPr>
          <w:ilvl w:val="0"/>
          <w:numId w:val="57"/>
        </w:numPr>
        <w:spacing w:after="240"/>
        <w:ind w:leftChars="0" w:left="1276"/>
        <w:rPr>
          <w:b/>
          <w:szCs w:val="22"/>
        </w:rPr>
      </w:pPr>
      <w:r w:rsidRPr="00384ACF">
        <w:rPr>
          <w:b/>
          <w:szCs w:val="22"/>
        </w:rPr>
        <w:t>주요내용</w:t>
      </w:r>
    </w:p>
    <w:tbl>
      <w:tblPr>
        <w:tblW w:w="8788" w:type="dxa"/>
        <w:tblInd w:w="85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00"/>
        <w:gridCol w:w="6888"/>
      </w:tblGrid>
      <w:tr w:rsidR="00026A7E" w:rsidRPr="00CB2B3F" w14:paraId="14C4A3AA" w14:textId="77777777" w:rsidTr="00384ACF">
        <w:trPr>
          <w:trHeight w:val="340"/>
          <w:tblHeader/>
        </w:trPr>
        <w:tc>
          <w:tcPr>
            <w:tcW w:w="1900" w:type="dxa"/>
            <w:tcBorders>
              <w:top w:val="single" w:sz="12" w:space="0" w:color="404040" w:themeColor="text1" w:themeTint="BF"/>
              <w:bottom w:val="single" w:sz="4" w:space="0" w:color="404040" w:themeColor="text1" w:themeTint="BF"/>
            </w:tcBorders>
            <w:shd w:val="clear" w:color="auto" w:fill="DEEEEE"/>
            <w:vAlign w:val="center"/>
          </w:tcPr>
          <w:p w14:paraId="05F416F4"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lastRenderedPageBreak/>
              <w:t>항목</w:t>
            </w:r>
          </w:p>
        </w:tc>
        <w:tc>
          <w:tcPr>
            <w:tcW w:w="6888" w:type="dxa"/>
            <w:tcBorders>
              <w:top w:val="single" w:sz="12" w:space="0" w:color="404040" w:themeColor="text1" w:themeTint="BF"/>
              <w:bottom w:val="single" w:sz="4" w:space="0" w:color="404040" w:themeColor="text1" w:themeTint="BF"/>
            </w:tcBorders>
            <w:shd w:val="clear" w:color="auto" w:fill="DEEEEE"/>
            <w:vAlign w:val="center"/>
          </w:tcPr>
          <w:p w14:paraId="00213396"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내용</w:t>
            </w:r>
          </w:p>
        </w:tc>
      </w:tr>
      <w:tr w:rsidR="00026A7E" w:rsidRPr="00CB2B3F" w14:paraId="3C1954D3" w14:textId="77777777" w:rsidTr="00384ACF">
        <w:trPr>
          <w:trHeight w:val="340"/>
        </w:trPr>
        <w:tc>
          <w:tcPr>
            <w:tcW w:w="1900" w:type="dxa"/>
            <w:tcBorders>
              <w:top w:val="single" w:sz="4" w:space="0" w:color="404040" w:themeColor="text1" w:themeTint="BF"/>
            </w:tcBorders>
            <w:shd w:val="clear" w:color="auto" w:fill="F2F2F2" w:themeFill="background1" w:themeFillShade="F2"/>
            <w:vAlign w:val="center"/>
          </w:tcPr>
          <w:p w14:paraId="56C75DA4" w14:textId="77777777" w:rsidR="00026A7E" w:rsidRPr="00891AA7" w:rsidRDefault="00026A7E" w:rsidP="0091358C">
            <w:pPr>
              <w:pStyle w:val="a5"/>
              <w:spacing w:line="280" w:lineRule="atLeast"/>
              <w:ind w:leftChars="0" w:left="0"/>
              <w:jc w:val="center"/>
              <w:rPr>
                <w:sz w:val="20"/>
                <w:szCs w:val="20"/>
              </w:rPr>
            </w:pPr>
            <w:r w:rsidRPr="00891AA7">
              <w:rPr>
                <w:sz w:val="20"/>
                <w:szCs w:val="20"/>
              </w:rPr>
              <w:t>담보제공</w:t>
            </w:r>
          </w:p>
        </w:tc>
        <w:tc>
          <w:tcPr>
            <w:tcW w:w="6888" w:type="dxa"/>
            <w:tcBorders>
              <w:top w:val="single" w:sz="4" w:space="0" w:color="404040" w:themeColor="text1" w:themeTint="BF"/>
            </w:tcBorders>
            <w:shd w:val="clear" w:color="auto" w:fill="auto"/>
            <w:vAlign w:val="center"/>
          </w:tcPr>
          <w:p w14:paraId="39603D38"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대리점은</w:t>
            </w:r>
            <w:r w:rsidRPr="00891AA7">
              <w:rPr>
                <w:sz w:val="20"/>
                <w:szCs w:val="20"/>
              </w:rPr>
              <w:t xml:space="preserve"> </w:t>
            </w:r>
            <w:proofErr w:type="spellStart"/>
            <w:r w:rsidRPr="00891AA7">
              <w:rPr>
                <w:sz w:val="20"/>
                <w:szCs w:val="20"/>
              </w:rPr>
              <w:t>특판대리점</w:t>
            </w:r>
            <w:proofErr w:type="spellEnd"/>
            <w:r w:rsidRPr="00891AA7">
              <w:rPr>
                <w:sz w:val="20"/>
                <w:szCs w:val="20"/>
              </w:rPr>
              <w:t xml:space="preserve"> </w:t>
            </w:r>
            <w:proofErr w:type="spellStart"/>
            <w:r w:rsidRPr="00891AA7">
              <w:rPr>
                <w:sz w:val="20"/>
                <w:szCs w:val="20"/>
              </w:rPr>
              <w:t>계약시</w:t>
            </w:r>
            <w:proofErr w:type="spellEnd"/>
            <w:r w:rsidRPr="00891AA7">
              <w:rPr>
                <w:sz w:val="20"/>
                <w:szCs w:val="20"/>
              </w:rPr>
              <w:t xml:space="preserve"> </w:t>
            </w:r>
            <w:r w:rsidRPr="00891AA7">
              <w:rPr>
                <w:sz w:val="20"/>
                <w:szCs w:val="20"/>
              </w:rPr>
              <w:t>대상회사에게</w:t>
            </w:r>
            <w:r w:rsidRPr="00891AA7">
              <w:rPr>
                <w:sz w:val="20"/>
                <w:szCs w:val="20"/>
              </w:rPr>
              <w:t xml:space="preserve"> 1</w:t>
            </w:r>
            <w:r w:rsidRPr="00891AA7">
              <w:rPr>
                <w:sz w:val="20"/>
                <w:szCs w:val="20"/>
              </w:rPr>
              <w:t>억원</w:t>
            </w:r>
            <w:r w:rsidRPr="00891AA7">
              <w:rPr>
                <w:sz w:val="20"/>
                <w:szCs w:val="20"/>
              </w:rPr>
              <w:t xml:space="preserve"> </w:t>
            </w:r>
            <w:r w:rsidRPr="00891AA7">
              <w:rPr>
                <w:sz w:val="20"/>
                <w:szCs w:val="20"/>
              </w:rPr>
              <w:t>이상의</w:t>
            </w:r>
            <w:r w:rsidRPr="00891AA7">
              <w:rPr>
                <w:sz w:val="20"/>
                <w:szCs w:val="20"/>
              </w:rPr>
              <w:t xml:space="preserve"> </w:t>
            </w:r>
            <w:r w:rsidRPr="00891AA7">
              <w:rPr>
                <w:sz w:val="20"/>
                <w:szCs w:val="20"/>
              </w:rPr>
              <w:t>상당한</w:t>
            </w:r>
            <w:r w:rsidRPr="00891AA7">
              <w:rPr>
                <w:sz w:val="20"/>
                <w:szCs w:val="20"/>
              </w:rPr>
              <w:t xml:space="preserve"> </w:t>
            </w:r>
            <w:r w:rsidRPr="00891AA7">
              <w:rPr>
                <w:sz w:val="20"/>
                <w:szCs w:val="20"/>
              </w:rPr>
              <w:t>담보를</w:t>
            </w:r>
            <w:r w:rsidRPr="00891AA7">
              <w:rPr>
                <w:sz w:val="20"/>
                <w:szCs w:val="20"/>
              </w:rPr>
              <w:t xml:space="preserve"> </w:t>
            </w:r>
            <w:r w:rsidRPr="00891AA7">
              <w:rPr>
                <w:sz w:val="20"/>
                <w:szCs w:val="20"/>
              </w:rPr>
              <w:t>제공해야</w:t>
            </w:r>
            <w:r w:rsidRPr="00891AA7">
              <w:rPr>
                <w:sz w:val="20"/>
                <w:szCs w:val="20"/>
              </w:rPr>
              <w:t xml:space="preserve"> </w:t>
            </w:r>
            <w:r w:rsidRPr="00891AA7">
              <w:rPr>
                <w:sz w:val="20"/>
                <w:szCs w:val="20"/>
              </w:rPr>
              <w:t>함</w:t>
            </w:r>
          </w:p>
        </w:tc>
      </w:tr>
      <w:tr w:rsidR="00026A7E" w:rsidRPr="00CB2B3F" w14:paraId="72FD35D6" w14:textId="77777777" w:rsidTr="00384ACF">
        <w:trPr>
          <w:trHeight w:val="340"/>
        </w:trPr>
        <w:tc>
          <w:tcPr>
            <w:tcW w:w="1900" w:type="dxa"/>
            <w:shd w:val="clear" w:color="auto" w:fill="F2F2F2" w:themeFill="background1" w:themeFillShade="F2"/>
            <w:vAlign w:val="center"/>
          </w:tcPr>
          <w:p w14:paraId="32D8076F" w14:textId="77777777" w:rsidR="00026A7E" w:rsidRPr="00891AA7" w:rsidRDefault="00026A7E" w:rsidP="0091358C">
            <w:pPr>
              <w:pStyle w:val="a5"/>
              <w:spacing w:line="280" w:lineRule="atLeast"/>
              <w:ind w:leftChars="0" w:left="0"/>
              <w:jc w:val="center"/>
              <w:rPr>
                <w:sz w:val="20"/>
                <w:szCs w:val="20"/>
              </w:rPr>
            </w:pPr>
            <w:r w:rsidRPr="00891AA7">
              <w:rPr>
                <w:sz w:val="20"/>
                <w:szCs w:val="20"/>
              </w:rPr>
              <w:t>계약</w:t>
            </w:r>
            <w:r w:rsidRPr="00891AA7">
              <w:rPr>
                <w:sz w:val="20"/>
                <w:szCs w:val="20"/>
              </w:rPr>
              <w:t xml:space="preserve"> </w:t>
            </w:r>
            <w:r w:rsidRPr="00891AA7">
              <w:rPr>
                <w:sz w:val="20"/>
                <w:szCs w:val="20"/>
              </w:rPr>
              <w:t>해제</w:t>
            </w:r>
            <w:r w:rsidRPr="00891AA7">
              <w:rPr>
                <w:sz w:val="20"/>
                <w:szCs w:val="20"/>
              </w:rPr>
              <w:t xml:space="preserve">, </w:t>
            </w:r>
            <w:r w:rsidRPr="00891AA7">
              <w:rPr>
                <w:sz w:val="20"/>
                <w:szCs w:val="20"/>
              </w:rPr>
              <w:t>해지</w:t>
            </w:r>
          </w:p>
        </w:tc>
        <w:tc>
          <w:tcPr>
            <w:tcW w:w="6888" w:type="dxa"/>
            <w:shd w:val="clear" w:color="auto" w:fill="auto"/>
            <w:vAlign w:val="center"/>
          </w:tcPr>
          <w:p w14:paraId="24A1EC91"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대상회사의</w:t>
            </w:r>
            <w:r w:rsidRPr="00891AA7">
              <w:rPr>
                <w:sz w:val="20"/>
                <w:szCs w:val="20"/>
              </w:rPr>
              <w:t xml:space="preserve"> </w:t>
            </w:r>
            <w:r w:rsidRPr="00891AA7">
              <w:rPr>
                <w:sz w:val="20"/>
                <w:szCs w:val="20"/>
              </w:rPr>
              <w:t>외주처와</w:t>
            </w:r>
            <w:r w:rsidRPr="00891AA7">
              <w:rPr>
                <w:sz w:val="20"/>
                <w:szCs w:val="20"/>
              </w:rPr>
              <w:t xml:space="preserve"> </w:t>
            </w:r>
            <w:r w:rsidRPr="00891AA7">
              <w:rPr>
                <w:sz w:val="20"/>
                <w:szCs w:val="20"/>
              </w:rPr>
              <w:t>직접</w:t>
            </w:r>
            <w:r w:rsidRPr="00891AA7">
              <w:rPr>
                <w:sz w:val="20"/>
                <w:szCs w:val="20"/>
              </w:rPr>
              <w:t xml:space="preserve"> </w:t>
            </w:r>
            <w:r w:rsidRPr="00891AA7">
              <w:rPr>
                <w:sz w:val="20"/>
                <w:szCs w:val="20"/>
              </w:rPr>
              <w:t>거래하거나</w:t>
            </w:r>
            <w:r w:rsidRPr="00891AA7">
              <w:rPr>
                <w:sz w:val="20"/>
                <w:szCs w:val="20"/>
              </w:rPr>
              <w:t xml:space="preserve"> </w:t>
            </w:r>
            <w:r w:rsidRPr="00891AA7">
              <w:rPr>
                <w:sz w:val="20"/>
                <w:szCs w:val="20"/>
              </w:rPr>
              <w:t>당사자가</w:t>
            </w:r>
            <w:r w:rsidRPr="00891AA7">
              <w:rPr>
                <w:sz w:val="20"/>
                <w:szCs w:val="20"/>
              </w:rPr>
              <w:t xml:space="preserve"> </w:t>
            </w:r>
            <w:r w:rsidRPr="00891AA7">
              <w:rPr>
                <w:sz w:val="20"/>
                <w:szCs w:val="20"/>
              </w:rPr>
              <w:t>파산선고</w:t>
            </w:r>
            <w:r w:rsidRPr="00891AA7">
              <w:rPr>
                <w:sz w:val="20"/>
                <w:szCs w:val="20"/>
              </w:rPr>
              <w:t xml:space="preserve">, </w:t>
            </w:r>
            <w:r w:rsidRPr="00891AA7">
              <w:rPr>
                <w:sz w:val="20"/>
                <w:szCs w:val="20"/>
              </w:rPr>
              <w:t>경매</w:t>
            </w:r>
            <w:r w:rsidRPr="00891AA7">
              <w:rPr>
                <w:sz w:val="20"/>
                <w:szCs w:val="20"/>
              </w:rPr>
              <w:t xml:space="preserve"> </w:t>
            </w:r>
            <w:r w:rsidRPr="00891AA7">
              <w:rPr>
                <w:sz w:val="20"/>
                <w:szCs w:val="20"/>
              </w:rPr>
              <w:t>등의</w:t>
            </w:r>
            <w:r w:rsidRPr="00891AA7">
              <w:rPr>
                <w:sz w:val="20"/>
                <w:szCs w:val="20"/>
              </w:rPr>
              <w:t xml:space="preserve"> </w:t>
            </w:r>
            <w:r w:rsidRPr="00891AA7">
              <w:rPr>
                <w:sz w:val="20"/>
                <w:szCs w:val="20"/>
              </w:rPr>
              <w:t>처분을</w:t>
            </w:r>
            <w:r w:rsidRPr="00891AA7">
              <w:rPr>
                <w:sz w:val="20"/>
                <w:szCs w:val="20"/>
              </w:rPr>
              <w:t xml:space="preserve"> </w:t>
            </w:r>
            <w:r w:rsidRPr="00891AA7">
              <w:rPr>
                <w:sz w:val="20"/>
                <w:szCs w:val="20"/>
              </w:rPr>
              <w:t>받은</w:t>
            </w:r>
            <w:r w:rsidRPr="00891AA7">
              <w:rPr>
                <w:sz w:val="20"/>
                <w:szCs w:val="20"/>
              </w:rPr>
              <w:t xml:space="preserve"> </w:t>
            </w:r>
            <w:r w:rsidRPr="00891AA7">
              <w:rPr>
                <w:sz w:val="20"/>
                <w:szCs w:val="20"/>
              </w:rPr>
              <w:t>경우</w:t>
            </w:r>
            <w:r w:rsidRPr="00891AA7">
              <w:rPr>
                <w:sz w:val="20"/>
                <w:szCs w:val="20"/>
              </w:rPr>
              <w:t xml:space="preserve">, </w:t>
            </w:r>
            <w:r w:rsidRPr="00891AA7">
              <w:rPr>
                <w:sz w:val="20"/>
                <w:szCs w:val="20"/>
              </w:rPr>
              <w:t>동의</w:t>
            </w:r>
            <w:r w:rsidRPr="00891AA7">
              <w:rPr>
                <w:sz w:val="20"/>
                <w:szCs w:val="20"/>
              </w:rPr>
              <w:t xml:space="preserve"> </w:t>
            </w:r>
            <w:r w:rsidRPr="00891AA7">
              <w:rPr>
                <w:sz w:val="20"/>
                <w:szCs w:val="20"/>
              </w:rPr>
              <w:t>없이</w:t>
            </w:r>
            <w:r w:rsidRPr="00891AA7">
              <w:rPr>
                <w:sz w:val="20"/>
                <w:szCs w:val="20"/>
              </w:rPr>
              <w:t xml:space="preserve"> </w:t>
            </w:r>
            <w:r w:rsidRPr="00891AA7">
              <w:rPr>
                <w:sz w:val="20"/>
                <w:szCs w:val="20"/>
              </w:rPr>
              <w:t>내부정보를</w:t>
            </w:r>
            <w:r w:rsidRPr="00891AA7">
              <w:rPr>
                <w:sz w:val="20"/>
                <w:szCs w:val="20"/>
              </w:rPr>
              <w:t xml:space="preserve"> </w:t>
            </w:r>
            <w:r w:rsidRPr="00891AA7">
              <w:rPr>
                <w:sz w:val="20"/>
                <w:szCs w:val="20"/>
              </w:rPr>
              <w:t>유출한</w:t>
            </w:r>
            <w:r w:rsidRPr="00891AA7">
              <w:rPr>
                <w:sz w:val="20"/>
                <w:szCs w:val="20"/>
              </w:rPr>
              <w:t xml:space="preserve"> </w:t>
            </w:r>
            <w:r w:rsidRPr="00891AA7">
              <w:rPr>
                <w:sz w:val="20"/>
                <w:szCs w:val="20"/>
              </w:rPr>
              <w:t>경우</w:t>
            </w:r>
            <w:r w:rsidRPr="00891AA7">
              <w:rPr>
                <w:sz w:val="20"/>
                <w:szCs w:val="20"/>
              </w:rPr>
              <w:t xml:space="preserve">, </w:t>
            </w:r>
            <w:r w:rsidRPr="00891AA7">
              <w:rPr>
                <w:sz w:val="20"/>
                <w:szCs w:val="20"/>
              </w:rPr>
              <w:t>신용을</w:t>
            </w:r>
            <w:r w:rsidRPr="00891AA7">
              <w:rPr>
                <w:sz w:val="20"/>
                <w:szCs w:val="20"/>
              </w:rPr>
              <w:t xml:space="preserve"> </w:t>
            </w:r>
            <w:r w:rsidRPr="00891AA7">
              <w:rPr>
                <w:sz w:val="20"/>
                <w:szCs w:val="20"/>
              </w:rPr>
              <w:t>훼손하여</w:t>
            </w:r>
            <w:r w:rsidRPr="00891AA7">
              <w:rPr>
                <w:sz w:val="20"/>
                <w:szCs w:val="20"/>
              </w:rPr>
              <w:t xml:space="preserve"> </w:t>
            </w:r>
            <w:r w:rsidRPr="00891AA7">
              <w:rPr>
                <w:sz w:val="20"/>
                <w:szCs w:val="20"/>
              </w:rPr>
              <w:t>대상회사에게</w:t>
            </w:r>
            <w:r w:rsidRPr="00891AA7">
              <w:rPr>
                <w:sz w:val="20"/>
                <w:szCs w:val="20"/>
              </w:rPr>
              <w:t xml:space="preserve"> </w:t>
            </w:r>
            <w:r w:rsidRPr="00891AA7">
              <w:rPr>
                <w:sz w:val="20"/>
                <w:szCs w:val="20"/>
              </w:rPr>
              <w:t>손해를</w:t>
            </w:r>
            <w:r w:rsidRPr="00891AA7">
              <w:rPr>
                <w:sz w:val="20"/>
                <w:szCs w:val="20"/>
              </w:rPr>
              <w:t xml:space="preserve"> </w:t>
            </w:r>
            <w:r w:rsidRPr="00891AA7">
              <w:rPr>
                <w:sz w:val="20"/>
                <w:szCs w:val="20"/>
              </w:rPr>
              <w:t>끼친</w:t>
            </w:r>
            <w:r w:rsidRPr="00891AA7">
              <w:rPr>
                <w:sz w:val="20"/>
                <w:szCs w:val="20"/>
              </w:rPr>
              <w:t xml:space="preserve"> </w:t>
            </w:r>
            <w:r w:rsidRPr="00891AA7">
              <w:rPr>
                <w:sz w:val="20"/>
                <w:szCs w:val="20"/>
              </w:rPr>
              <w:t>경우</w:t>
            </w:r>
            <w:r w:rsidRPr="00891AA7">
              <w:rPr>
                <w:sz w:val="20"/>
                <w:szCs w:val="20"/>
              </w:rPr>
              <w:t xml:space="preserve"> </w:t>
            </w:r>
            <w:r w:rsidRPr="00891AA7">
              <w:rPr>
                <w:sz w:val="20"/>
                <w:szCs w:val="20"/>
              </w:rPr>
              <w:t>등</w:t>
            </w:r>
          </w:p>
        </w:tc>
      </w:tr>
      <w:tr w:rsidR="00026A7E" w:rsidRPr="00CB2B3F" w14:paraId="72B925CF" w14:textId="77777777" w:rsidTr="00384ACF">
        <w:trPr>
          <w:trHeight w:val="340"/>
        </w:trPr>
        <w:tc>
          <w:tcPr>
            <w:tcW w:w="1900" w:type="dxa"/>
            <w:shd w:val="clear" w:color="auto" w:fill="F2F2F2" w:themeFill="background1" w:themeFillShade="F2"/>
            <w:vAlign w:val="center"/>
          </w:tcPr>
          <w:p w14:paraId="770757A9" w14:textId="77777777" w:rsidR="00026A7E" w:rsidRPr="00891AA7" w:rsidRDefault="00026A7E" w:rsidP="0091358C">
            <w:pPr>
              <w:pStyle w:val="a5"/>
              <w:spacing w:line="280" w:lineRule="atLeast"/>
              <w:ind w:leftChars="0" w:left="0"/>
              <w:jc w:val="center"/>
              <w:rPr>
                <w:sz w:val="20"/>
                <w:szCs w:val="20"/>
              </w:rPr>
            </w:pPr>
            <w:r w:rsidRPr="00891AA7">
              <w:rPr>
                <w:sz w:val="20"/>
                <w:szCs w:val="20"/>
              </w:rPr>
              <w:t>계약기간</w:t>
            </w:r>
          </w:p>
        </w:tc>
        <w:tc>
          <w:tcPr>
            <w:tcW w:w="6888" w:type="dxa"/>
            <w:shd w:val="clear" w:color="auto" w:fill="auto"/>
            <w:vAlign w:val="center"/>
          </w:tcPr>
          <w:p w14:paraId="6FBAF796" w14:textId="77777777" w:rsidR="00026A7E" w:rsidRPr="00891AA7" w:rsidRDefault="00026A7E" w:rsidP="00B41A12">
            <w:pPr>
              <w:pStyle w:val="a5"/>
              <w:numPr>
                <w:ilvl w:val="0"/>
                <w:numId w:val="56"/>
              </w:numPr>
              <w:spacing w:line="280" w:lineRule="atLeast"/>
              <w:ind w:leftChars="0" w:left="227" w:hanging="227"/>
              <w:rPr>
                <w:sz w:val="20"/>
                <w:szCs w:val="20"/>
              </w:rPr>
            </w:pPr>
            <w:r>
              <w:rPr>
                <w:rFonts w:hint="eastAsia"/>
                <w:sz w:val="20"/>
                <w:szCs w:val="20"/>
              </w:rPr>
              <w:t>1</w:t>
            </w:r>
            <w:r>
              <w:rPr>
                <w:rFonts w:hint="eastAsia"/>
                <w:sz w:val="20"/>
                <w:szCs w:val="20"/>
              </w:rPr>
              <w:t>년</w:t>
            </w:r>
          </w:p>
        </w:tc>
      </w:tr>
      <w:tr w:rsidR="00026A7E" w:rsidRPr="00CB2B3F" w14:paraId="01C422E3" w14:textId="77777777" w:rsidTr="00384ACF">
        <w:trPr>
          <w:trHeight w:val="340"/>
        </w:trPr>
        <w:tc>
          <w:tcPr>
            <w:tcW w:w="1900" w:type="dxa"/>
            <w:shd w:val="clear" w:color="auto" w:fill="F2F2F2" w:themeFill="background1" w:themeFillShade="F2"/>
            <w:vAlign w:val="center"/>
          </w:tcPr>
          <w:p w14:paraId="43EC5AD4" w14:textId="77777777" w:rsidR="00026A7E" w:rsidRPr="00891AA7" w:rsidRDefault="00026A7E" w:rsidP="0091358C">
            <w:pPr>
              <w:pStyle w:val="a5"/>
              <w:spacing w:line="280" w:lineRule="atLeast"/>
              <w:ind w:leftChars="0" w:left="0"/>
              <w:jc w:val="center"/>
              <w:rPr>
                <w:sz w:val="20"/>
                <w:szCs w:val="20"/>
              </w:rPr>
            </w:pPr>
            <w:r w:rsidRPr="00891AA7">
              <w:rPr>
                <w:sz w:val="20"/>
                <w:szCs w:val="20"/>
              </w:rPr>
              <w:t>자동갱신</w:t>
            </w:r>
            <w:r w:rsidRPr="00891AA7">
              <w:rPr>
                <w:sz w:val="20"/>
                <w:szCs w:val="20"/>
              </w:rPr>
              <w:t xml:space="preserve"> </w:t>
            </w:r>
            <w:r w:rsidRPr="00891AA7">
              <w:rPr>
                <w:sz w:val="20"/>
                <w:szCs w:val="20"/>
              </w:rPr>
              <w:t>조항</w:t>
            </w:r>
          </w:p>
          <w:p w14:paraId="5D654EC1" w14:textId="77777777" w:rsidR="00026A7E" w:rsidRPr="00891AA7" w:rsidRDefault="00026A7E" w:rsidP="0091358C">
            <w:pPr>
              <w:pStyle w:val="a5"/>
              <w:spacing w:line="280" w:lineRule="atLeast"/>
              <w:ind w:leftChars="0" w:left="0"/>
              <w:jc w:val="center"/>
              <w:rPr>
                <w:sz w:val="20"/>
                <w:szCs w:val="20"/>
              </w:rPr>
            </w:pPr>
            <w:r w:rsidRPr="00891AA7">
              <w:rPr>
                <w:sz w:val="20"/>
                <w:szCs w:val="20"/>
              </w:rPr>
              <w:t>임의해지권</w:t>
            </w:r>
          </w:p>
        </w:tc>
        <w:tc>
          <w:tcPr>
            <w:tcW w:w="6888" w:type="dxa"/>
            <w:shd w:val="clear" w:color="auto" w:fill="auto"/>
            <w:vAlign w:val="center"/>
          </w:tcPr>
          <w:p w14:paraId="128B36DB"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없음</w:t>
            </w:r>
          </w:p>
        </w:tc>
      </w:tr>
      <w:tr w:rsidR="00026A7E" w:rsidRPr="00CB2B3F" w14:paraId="6033695F" w14:textId="77777777" w:rsidTr="00384ACF">
        <w:trPr>
          <w:trHeight w:val="340"/>
        </w:trPr>
        <w:tc>
          <w:tcPr>
            <w:tcW w:w="1900" w:type="dxa"/>
            <w:shd w:val="clear" w:color="auto" w:fill="F2F2F2" w:themeFill="background1" w:themeFillShade="F2"/>
            <w:vAlign w:val="center"/>
          </w:tcPr>
          <w:p w14:paraId="5C7B2233" w14:textId="77777777" w:rsidR="00026A7E" w:rsidRPr="00891AA7" w:rsidRDefault="00026A7E" w:rsidP="0091358C">
            <w:pPr>
              <w:pStyle w:val="a5"/>
              <w:spacing w:line="280" w:lineRule="atLeast"/>
              <w:ind w:leftChars="0" w:left="0"/>
              <w:jc w:val="center"/>
              <w:rPr>
                <w:sz w:val="20"/>
                <w:szCs w:val="20"/>
              </w:rPr>
            </w:pPr>
            <w:r w:rsidRPr="00891AA7">
              <w:rPr>
                <w:sz w:val="20"/>
                <w:szCs w:val="20"/>
              </w:rPr>
              <w:t>CoC</w:t>
            </w:r>
          </w:p>
        </w:tc>
        <w:tc>
          <w:tcPr>
            <w:tcW w:w="6888" w:type="dxa"/>
            <w:shd w:val="clear" w:color="auto" w:fill="auto"/>
            <w:vAlign w:val="center"/>
          </w:tcPr>
          <w:p w14:paraId="7ADBE028"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없음</w:t>
            </w:r>
          </w:p>
        </w:tc>
      </w:tr>
    </w:tbl>
    <w:p w14:paraId="2F5E51AE" w14:textId="77777777" w:rsidR="00026A7E" w:rsidRPr="00384ACF" w:rsidRDefault="00026A7E" w:rsidP="00384ACF">
      <w:pPr>
        <w:pStyle w:val="a5"/>
        <w:numPr>
          <w:ilvl w:val="0"/>
          <w:numId w:val="57"/>
        </w:numPr>
        <w:spacing w:before="240" w:after="240"/>
        <w:ind w:leftChars="0" w:left="1276" w:hanging="454"/>
        <w:rPr>
          <w:b/>
          <w:szCs w:val="22"/>
        </w:rPr>
      </w:pPr>
      <w:r w:rsidRPr="00384ACF">
        <w:rPr>
          <w:b/>
          <w:szCs w:val="22"/>
        </w:rPr>
        <w:t>분석</w:t>
      </w:r>
    </w:p>
    <w:p w14:paraId="507056D4" w14:textId="77777777" w:rsidR="00026A7E" w:rsidRPr="00CB2B3F" w:rsidRDefault="00026A7E" w:rsidP="00384ACF">
      <w:pPr>
        <w:pStyle w:val="a5"/>
        <w:spacing w:before="240" w:after="240"/>
        <w:ind w:leftChars="0" w:left="851"/>
        <w:rPr>
          <w:szCs w:val="22"/>
        </w:rPr>
      </w:pPr>
      <w:del w:id="249" w:author="heesung.ahn" w:date="2021-08-31T00:35:00Z">
        <w:r w:rsidRPr="00CB2B3F" w:rsidDel="00FE785E">
          <w:rPr>
            <w:szCs w:val="22"/>
          </w:rPr>
          <w:delText>제공된</w:delText>
        </w:r>
        <w:r w:rsidRPr="00CB2B3F" w:rsidDel="00FE785E">
          <w:rPr>
            <w:szCs w:val="22"/>
          </w:rPr>
          <w:delText xml:space="preserve"> </w:delText>
        </w:r>
        <w:r w:rsidRPr="00CB2B3F" w:rsidDel="00FE785E">
          <w:rPr>
            <w:szCs w:val="22"/>
          </w:rPr>
          <w:delText>자료에</w:delText>
        </w:r>
        <w:r w:rsidRPr="00CB2B3F" w:rsidDel="00FE785E">
          <w:rPr>
            <w:szCs w:val="22"/>
          </w:rPr>
          <w:delText xml:space="preserve"> </w:delText>
        </w:r>
        <w:r w:rsidRPr="00CB2B3F" w:rsidDel="00FE785E">
          <w:rPr>
            <w:szCs w:val="22"/>
          </w:rPr>
          <w:delText>따르면</w:delText>
        </w:r>
        <w:r w:rsidRPr="00CB2B3F" w:rsidDel="00FE785E">
          <w:rPr>
            <w:szCs w:val="22"/>
          </w:rPr>
          <w:delText xml:space="preserve">, </w:delText>
        </w:r>
      </w:del>
      <w:r w:rsidRPr="00CB2B3F">
        <w:rPr>
          <w:szCs w:val="22"/>
        </w:rPr>
        <w:t>대상회사의</w:t>
      </w:r>
      <w:r w:rsidRPr="00CB2B3F">
        <w:rPr>
          <w:szCs w:val="22"/>
        </w:rPr>
        <w:t xml:space="preserve"> </w:t>
      </w:r>
      <w:r w:rsidRPr="00CB2B3F">
        <w:rPr>
          <w:szCs w:val="22"/>
        </w:rPr>
        <w:t>특판</w:t>
      </w:r>
      <w:r w:rsidRPr="00CB2B3F">
        <w:rPr>
          <w:szCs w:val="22"/>
        </w:rPr>
        <w:t xml:space="preserve"> </w:t>
      </w:r>
      <w:r w:rsidRPr="00CB2B3F">
        <w:rPr>
          <w:szCs w:val="22"/>
        </w:rPr>
        <w:t>사업부문이</w:t>
      </w:r>
      <w:r w:rsidRPr="00CB2B3F">
        <w:rPr>
          <w:szCs w:val="22"/>
        </w:rPr>
        <w:t xml:space="preserve"> </w:t>
      </w:r>
      <w:r w:rsidRPr="00CB2B3F">
        <w:rPr>
          <w:szCs w:val="22"/>
        </w:rPr>
        <w:t>체결하는</w:t>
      </w:r>
      <w:r w:rsidRPr="00CB2B3F">
        <w:rPr>
          <w:szCs w:val="22"/>
        </w:rPr>
        <w:t xml:space="preserve"> </w:t>
      </w:r>
      <w:r w:rsidRPr="00CB2B3F">
        <w:rPr>
          <w:szCs w:val="22"/>
        </w:rPr>
        <w:t>대리점계약은</w:t>
      </w:r>
      <w:r w:rsidRPr="00CB2B3F">
        <w:rPr>
          <w:szCs w:val="22"/>
        </w:rPr>
        <w:t xml:space="preserve"> </w:t>
      </w:r>
      <w:r w:rsidRPr="00CB2B3F">
        <w:rPr>
          <w:szCs w:val="22"/>
        </w:rPr>
        <w:t>부엌</w:t>
      </w:r>
      <w:r w:rsidRPr="00CB2B3F">
        <w:rPr>
          <w:szCs w:val="22"/>
        </w:rPr>
        <w:t>/</w:t>
      </w:r>
      <w:r w:rsidRPr="00CB2B3F">
        <w:rPr>
          <w:szCs w:val="22"/>
        </w:rPr>
        <w:t>인테리어</w:t>
      </w:r>
      <w:r w:rsidRPr="00CB2B3F">
        <w:rPr>
          <w:szCs w:val="22"/>
        </w:rPr>
        <w:t xml:space="preserve"> </w:t>
      </w:r>
      <w:r w:rsidRPr="00CB2B3F">
        <w:rPr>
          <w:szCs w:val="22"/>
        </w:rPr>
        <w:t>사업부문의</w:t>
      </w:r>
      <w:r w:rsidRPr="00CB2B3F">
        <w:rPr>
          <w:szCs w:val="22"/>
        </w:rPr>
        <w:t xml:space="preserve"> </w:t>
      </w:r>
      <w:r w:rsidRPr="00CB2B3F">
        <w:rPr>
          <w:szCs w:val="22"/>
        </w:rPr>
        <w:t>대리점계약과</w:t>
      </w:r>
      <w:r w:rsidRPr="00CB2B3F">
        <w:rPr>
          <w:szCs w:val="22"/>
        </w:rPr>
        <w:t xml:space="preserve"> </w:t>
      </w:r>
      <w:r w:rsidRPr="00CB2B3F">
        <w:rPr>
          <w:szCs w:val="22"/>
        </w:rPr>
        <w:t>그</w:t>
      </w:r>
      <w:r w:rsidRPr="00CB2B3F">
        <w:rPr>
          <w:szCs w:val="22"/>
        </w:rPr>
        <w:t xml:space="preserve"> </w:t>
      </w:r>
      <w:r w:rsidRPr="00CB2B3F">
        <w:rPr>
          <w:szCs w:val="22"/>
        </w:rPr>
        <w:t>내용상</w:t>
      </w:r>
      <w:r w:rsidRPr="00CB2B3F">
        <w:rPr>
          <w:szCs w:val="22"/>
        </w:rPr>
        <w:t xml:space="preserve"> </w:t>
      </w:r>
      <w:r w:rsidRPr="00CB2B3F">
        <w:rPr>
          <w:szCs w:val="22"/>
        </w:rPr>
        <w:t>일부</w:t>
      </w:r>
      <w:r w:rsidRPr="00CB2B3F">
        <w:rPr>
          <w:szCs w:val="22"/>
        </w:rPr>
        <w:t xml:space="preserve"> </w:t>
      </w:r>
      <w:r w:rsidRPr="00CB2B3F">
        <w:rPr>
          <w:szCs w:val="22"/>
        </w:rPr>
        <w:t>상이하나</w:t>
      </w:r>
      <w:r w:rsidRPr="00CB2B3F">
        <w:rPr>
          <w:szCs w:val="22"/>
        </w:rPr>
        <w:t xml:space="preserve"> </w:t>
      </w:r>
      <w:r w:rsidRPr="00CB2B3F">
        <w:rPr>
          <w:szCs w:val="22"/>
        </w:rPr>
        <w:t>대체로</w:t>
      </w:r>
      <w:r w:rsidRPr="00CB2B3F">
        <w:rPr>
          <w:szCs w:val="22"/>
        </w:rPr>
        <w:t xml:space="preserve"> </w:t>
      </w:r>
      <w:r w:rsidRPr="00CB2B3F">
        <w:rPr>
          <w:szCs w:val="22"/>
        </w:rPr>
        <w:t>공정위에서</w:t>
      </w:r>
      <w:r w:rsidRPr="00CB2B3F">
        <w:rPr>
          <w:szCs w:val="22"/>
        </w:rPr>
        <w:t xml:space="preserve"> </w:t>
      </w:r>
      <w:r w:rsidRPr="00CB2B3F">
        <w:rPr>
          <w:szCs w:val="22"/>
        </w:rPr>
        <w:t>고시하고</w:t>
      </w:r>
      <w:r w:rsidRPr="00CB2B3F">
        <w:rPr>
          <w:szCs w:val="22"/>
        </w:rPr>
        <w:t xml:space="preserve"> </w:t>
      </w:r>
      <w:r w:rsidRPr="00CB2B3F">
        <w:rPr>
          <w:szCs w:val="22"/>
        </w:rPr>
        <w:t>있는</w:t>
      </w:r>
      <w:r w:rsidRPr="00CB2B3F">
        <w:rPr>
          <w:szCs w:val="22"/>
        </w:rPr>
        <w:t xml:space="preserve"> </w:t>
      </w:r>
      <w:r w:rsidRPr="00CB2B3F">
        <w:rPr>
          <w:szCs w:val="22"/>
        </w:rPr>
        <w:t>가구업종</w:t>
      </w:r>
      <w:r w:rsidRPr="00CB2B3F">
        <w:rPr>
          <w:szCs w:val="22"/>
        </w:rPr>
        <w:t xml:space="preserve"> </w:t>
      </w:r>
      <w:r w:rsidRPr="00CB2B3F">
        <w:rPr>
          <w:szCs w:val="22"/>
        </w:rPr>
        <w:t>표준대리점</w:t>
      </w:r>
      <w:r w:rsidRPr="00CB2B3F">
        <w:rPr>
          <w:szCs w:val="22"/>
        </w:rPr>
        <w:t xml:space="preserve"> </w:t>
      </w:r>
      <w:r w:rsidRPr="00CB2B3F">
        <w:rPr>
          <w:szCs w:val="22"/>
        </w:rPr>
        <w:t>계약을</w:t>
      </w:r>
      <w:r w:rsidRPr="00CB2B3F">
        <w:rPr>
          <w:szCs w:val="22"/>
        </w:rPr>
        <w:t xml:space="preserve"> </w:t>
      </w:r>
      <w:r w:rsidRPr="00CB2B3F">
        <w:rPr>
          <w:szCs w:val="22"/>
        </w:rPr>
        <w:t>기반으로</w:t>
      </w:r>
      <w:r w:rsidRPr="00CB2B3F">
        <w:rPr>
          <w:szCs w:val="22"/>
        </w:rPr>
        <w:t xml:space="preserve"> </w:t>
      </w:r>
      <w:r w:rsidRPr="00CB2B3F">
        <w:rPr>
          <w:szCs w:val="22"/>
        </w:rPr>
        <w:t>작성됨</w:t>
      </w:r>
      <w:r w:rsidRPr="00CB2B3F">
        <w:rPr>
          <w:szCs w:val="22"/>
        </w:rPr>
        <w:t xml:space="preserve">. </w:t>
      </w:r>
    </w:p>
    <w:p w14:paraId="00BFDBF6" w14:textId="77777777" w:rsidR="00026A7E" w:rsidRPr="00CB2B3F" w:rsidRDefault="00026A7E" w:rsidP="00384ACF">
      <w:pPr>
        <w:pStyle w:val="a5"/>
        <w:spacing w:before="240" w:after="240"/>
        <w:ind w:leftChars="0" w:left="851"/>
        <w:rPr>
          <w:szCs w:val="22"/>
        </w:rPr>
      </w:pPr>
      <w:del w:id="250" w:author="heesung.ahn" w:date="2021-08-31T00:38:00Z">
        <w:r w:rsidRPr="00CB2B3F" w:rsidDel="00411DBB">
          <w:rPr>
            <w:szCs w:val="22"/>
          </w:rPr>
          <w:delText>기타</w:delText>
        </w:r>
        <w:r w:rsidRPr="00CB2B3F" w:rsidDel="00411DBB">
          <w:rPr>
            <w:szCs w:val="22"/>
          </w:rPr>
          <w:delText xml:space="preserve"> </w:delText>
        </w:r>
      </w:del>
      <w:r w:rsidRPr="00CB2B3F">
        <w:rPr>
          <w:szCs w:val="22"/>
        </w:rPr>
        <w:t xml:space="preserve">CoC </w:t>
      </w:r>
      <w:r w:rsidRPr="00CB2B3F">
        <w:rPr>
          <w:szCs w:val="22"/>
        </w:rPr>
        <w:t>및</w:t>
      </w:r>
      <w:r w:rsidRPr="00CB2B3F">
        <w:rPr>
          <w:szCs w:val="22"/>
        </w:rPr>
        <w:t xml:space="preserve"> </w:t>
      </w:r>
      <w:r w:rsidRPr="00CB2B3F">
        <w:rPr>
          <w:szCs w:val="22"/>
        </w:rPr>
        <w:t>계약의</w:t>
      </w:r>
      <w:r w:rsidRPr="00CB2B3F">
        <w:rPr>
          <w:szCs w:val="22"/>
        </w:rPr>
        <w:t xml:space="preserve"> </w:t>
      </w:r>
      <w:r w:rsidRPr="00CB2B3F">
        <w:rPr>
          <w:szCs w:val="22"/>
        </w:rPr>
        <w:t>임의해지권을</w:t>
      </w:r>
      <w:r w:rsidRPr="00CB2B3F">
        <w:rPr>
          <w:szCs w:val="22"/>
        </w:rPr>
        <w:t xml:space="preserve"> </w:t>
      </w:r>
      <w:r w:rsidRPr="00CB2B3F">
        <w:rPr>
          <w:szCs w:val="22"/>
        </w:rPr>
        <w:t>정하고</w:t>
      </w:r>
      <w:r w:rsidRPr="00CB2B3F">
        <w:rPr>
          <w:szCs w:val="22"/>
        </w:rPr>
        <w:t xml:space="preserve"> </w:t>
      </w:r>
      <w:r w:rsidRPr="00CB2B3F">
        <w:rPr>
          <w:szCs w:val="22"/>
        </w:rPr>
        <w:t>조항</w:t>
      </w:r>
      <w:r w:rsidRPr="00CB2B3F">
        <w:rPr>
          <w:szCs w:val="22"/>
        </w:rPr>
        <w:t xml:space="preserve">, </w:t>
      </w:r>
      <w:r w:rsidRPr="00CB2B3F">
        <w:rPr>
          <w:szCs w:val="22"/>
        </w:rPr>
        <w:t>그리고</w:t>
      </w:r>
      <w:r w:rsidRPr="00CB2B3F">
        <w:rPr>
          <w:szCs w:val="22"/>
        </w:rPr>
        <w:t xml:space="preserve"> </w:t>
      </w:r>
      <w:r w:rsidRPr="00CB2B3F">
        <w:rPr>
          <w:szCs w:val="22"/>
        </w:rPr>
        <w:t>자동갱신</w:t>
      </w:r>
      <w:r w:rsidRPr="00CB2B3F">
        <w:rPr>
          <w:szCs w:val="22"/>
        </w:rPr>
        <w:t xml:space="preserve"> </w:t>
      </w:r>
      <w:r w:rsidRPr="00CB2B3F">
        <w:rPr>
          <w:szCs w:val="22"/>
        </w:rPr>
        <w:t>조항은</w:t>
      </w:r>
      <w:r w:rsidRPr="00CB2B3F">
        <w:rPr>
          <w:szCs w:val="22"/>
        </w:rPr>
        <w:t xml:space="preserve"> </w:t>
      </w:r>
      <w:r w:rsidRPr="00CB2B3F">
        <w:rPr>
          <w:szCs w:val="22"/>
        </w:rPr>
        <w:t>없음</w:t>
      </w:r>
      <w:r w:rsidRPr="00CB2B3F">
        <w:rPr>
          <w:szCs w:val="22"/>
        </w:rPr>
        <w:t xml:space="preserve">. </w:t>
      </w:r>
      <w:del w:id="251" w:author="heesung.ahn" w:date="2021-08-31T00:39:00Z">
        <w:r w:rsidRPr="00CB2B3F" w:rsidDel="00411DBB">
          <w:rPr>
            <w:szCs w:val="22"/>
          </w:rPr>
          <w:delText>그</w:delText>
        </w:r>
        <w:r w:rsidRPr="00CB2B3F" w:rsidDel="00411DBB">
          <w:rPr>
            <w:szCs w:val="22"/>
          </w:rPr>
          <w:delText xml:space="preserve"> </w:delText>
        </w:r>
        <w:r w:rsidRPr="00CB2B3F" w:rsidDel="00411DBB">
          <w:rPr>
            <w:szCs w:val="22"/>
          </w:rPr>
          <w:delText>밖에</w:delText>
        </w:r>
        <w:r w:rsidRPr="00CB2B3F" w:rsidDel="00411DBB">
          <w:rPr>
            <w:szCs w:val="22"/>
          </w:rPr>
          <w:delText xml:space="preserve"> </w:delText>
        </w:r>
        <w:r w:rsidRPr="00CB2B3F" w:rsidDel="00411DBB">
          <w:rPr>
            <w:szCs w:val="22"/>
          </w:rPr>
          <w:delText>대리점</w:delText>
        </w:r>
        <w:r w:rsidRPr="00CB2B3F" w:rsidDel="00411DBB">
          <w:rPr>
            <w:szCs w:val="22"/>
          </w:rPr>
          <w:delText xml:space="preserve"> </w:delText>
        </w:r>
        <w:r w:rsidRPr="00CB2B3F" w:rsidDel="00411DBB">
          <w:rPr>
            <w:szCs w:val="22"/>
          </w:rPr>
          <w:delText>계약상</w:delText>
        </w:r>
        <w:r w:rsidRPr="00CB2B3F" w:rsidDel="00411DBB">
          <w:rPr>
            <w:szCs w:val="22"/>
          </w:rPr>
          <w:delText xml:space="preserve"> </w:delText>
        </w:r>
        <w:r w:rsidRPr="00CB2B3F" w:rsidDel="00411DBB">
          <w:rPr>
            <w:szCs w:val="22"/>
          </w:rPr>
          <w:delText>특기할만한</w:delText>
        </w:r>
        <w:r w:rsidRPr="00CB2B3F" w:rsidDel="00411DBB">
          <w:rPr>
            <w:szCs w:val="22"/>
          </w:rPr>
          <w:delText xml:space="preserve"> </w:delText>
        </w:r>
        <w:r w:rsidRPr="00CB2B3F" w:rsidDel="00411DBB">
          <w:rPr>
            <w:szCs w:val="22"/>
          </w:rPr>
          <w:delText>사항은</w:delText>
        </w:r>
        <w:r w:rsidRPr="00CB2B3F" w:rsidDel="00411DBB">
          <w:rPr>
            <w:szCs w:val="22"/>
          </w:rPr>
          <w:delText xml:space="preserve"> </w:delText>
        </w:r>
        <w:r w:rsidRPr="00CB2B3F" w:rsidDel="00411DBB">
          <w:rPr>
            <w:szCs w:val="22"/>
          </w:rPr>
          <w:delText>없음</w:delText>
        </w:r>
        <w:r w:rsidRPr="00CB2B3F" w:rsidDel="00411DBB">
          <w:rPr>
            <w:szCs w:val="22"/>
          </w:rPr>
          <w:delText>.</w:delText>
        </w:r>
      </w:del>
    </w:p>
    <w:p w14:paraId="5B6610C8" w14:textId="77777777" w:rsidR="00026A7E" w:rsidRPr="006F1F16" w:rsidRDefault="00026A7E" w:rsidP="00026A7E">
      <w:pPr>
        <w:pStyle w:val="a5"/>
        <w:numPr>
          <w:ilvl w:val="0"/>
          <w:numId w:val="117"/>
        </w:numPr>
        <w:spacing w:after="240"/>
        <w:ind w:leftChars="0"/>
        <w:rPr>
          <w:b/>
          <w:szCs w:val="22"/>
        </w:rPr>
      </w:pPr>
      <w:r w:rsidRPr="006F1F16">
        <w:rPr>
          <w:b/>
          <w:szCs w:val="22"/>
        </w:rPr>
        <w:t>전시매장</w:t>
      </w:r>
      <w:r w:rsidRPr="006F1F16">
        <w:rPr>
          <w:b/>
          <w:szCs w:val="22"/>
        </w:rPr>
        <w:t xml:space="preserve"> </w:t>
      </w:r>
      <w:r>
        <w:rPr>
          <w:b/>
          <w:szCs w:val="22"/>
        </w:rPr>
        <w:t>사용계약</w:t>
      </w:r>
    </w:p>
    <w:p w14:paraId="759EAD22" w14:textId="77777777" w:rsidR="00026A7E" w:rsidRPr="00082EA1" w:rsidDel="005A567D" w:rsidRDefault="00026A7E" w:rsidP="005A567D">
      <w:pPr>
        <w:pStyle w:val="a5"/>
        <w:numPr>
          <w:ilvl w:val="0"/>
          <w:numId w:val="38"/>
        </w:numPr>
        <w:spacing w:before="240" w:after="240"/>
        <w:ind w:leftChars="0" w:left="1276" w:hanging="454"/>
        <w:rPr>
          <w:del w:id="252" w:author="heesung.ahn" w:date="2021-08-31T00:42:00Z"/>
          <w:b/>
          <w:szCs w:val="22"/>
        </w:rPr>
      </w:pPr>
      <w:r w:rsidRPr="005A567D">
        <w:rPr>
          <w:b/>
          <w:szCs w:val="22"/>
        </w:rPr>
        <w:t>주요내용</w:t>
      </w:r>
    </w:p>
    <w:p w14:paraId="6364ECE8" w14:textId="77777777" w:rsidR="00026A7E" w:rsidRPr="005A567D" w:rsidRDefault="00026A7E" w:rsidP="005A567D">
      <w:pPr>
        <w:pStyle w:val="a5"/>
        <w:numPr>
          <w:ilvl w:val="0"/>
          <w:numId w:val="38"/>
        </w:numPr>
        <w:spacing w:before="240" w:after="240"/>
        <w:ind w:leftChars="0" w:left="1276" w:hanging="454"/>
        <w:rPr>
          <w:szCs w:val="22"/>
        </w:rPr>
      </w:pPr>
      <w:del w:id="253" w:author="heesung.ahn" w:date="2021-08-31T00:41:00Z">
        <w:r w:rsidRPr="005A567D" w:rsidDel="005A567D">
          <w:rPr>
            <w:szCs w:val="22"/>
          </w:rPr>
          <w:delText>대상회사는</w:delText>
        </w:r>
        <w:r w:rsidRPr="005A567D" w:rsidDel="005A567D">
          <w:rPr>
            <w:szCs w:val="22"/>
          </w:rPr>
          <w:delText xml:space="preserve"> </w:delText>
        </w:r>
        <w:r w:rsidRPr="005A567D" w:rsidDel="005A567D">
          <w:rPr>
            <w:szCs w:val="22"/>
          </w:rPr>
          <w:delText>대상회사</w:delText>
        </w:r>
        <w:r w:rsidRPr="005A567D" w:rsidDel="005A567D">
          <w:rPr>
            <w:szCs w:val="22"/>
          </w:rPr>
          <w:delText xml:space="preserve"> </w:delText>
        </w:r>
        <w:r w:rsidRPr="005A567D" w:rsidDel="005A567D">
          <w:rPr>
            <w:szCs w:val="22"/>
          </w:rPr>
          <w:delText>소유</w:delText>
        </w:r>
        <w:r w:rsidRPr="005A567D" w:rsidDel="005A567D">
          <w:rPr>
            <w:szCs w:val="22"/>
          </w:rPr>
          <w:delText xml:space="preserve"> </w:delText>
        </w:r>
        <w:r w:rsidRPr="005A567D" w:rsidDel="005A567D">
          <w:rPr>
            <w:szCs w:val="22"/>
          </w:rPr>
          <w:delText>또는</w:delText>
        </w:r>
        <w:r w:rsidRPr="005A567D" w:rsidDel="005A567D">
          <w:rPr>
            <w:szCs w:val="22"/>
          </w:rPr>
          <w:delText xml:space="preserve"> </w:delText>
        </w:r>
        <w:r w:rsidRPr="005A567D" w:rsidDel="005A567D">
          <w:rPr>
            <w:szCs w:val="22"/>
          </w:rPr>
          <w:delText>임차</w:delText>
        </w:r>
        <w:r w:rsidRPr="005A567D" w:rsidDel="005A567D">
          <w:rPr>
            <w:szCs w:val="22"/>
          </w:rPr>
          <w:delText xml:space="preserve"> </w:delText>
        </w:r>
        <w:r w:rsidRPr="005A567D" w:rsidDel="005A567D">
          <w:rPr>
            <w:szCs w:val="22"/>
          </w:rPr>
          <w:delText>건물에</w:delText>
        </w:r>
        <w:r w:rsidRPr="005A567D" w:rsidDel="005A567D">
          <w:rPr>
            <w:szCs w:val="22"/>
          </w:rPr>
          <w:delText xml:space="preserve"> </w:delText>
        </w:r>
        <w:r w:rsidRPr="005A567D" w:rsidDel="005A567D">
          <w:rPr>
            <w:szCs w:val="22"/>
          </w:rPr>
          <w:delText>대상회사</w:delText>
        </w:r>
      </w:del>
      <w:del w:id="254" w:author="heesung.ahn" w:date="2021-08-31T00:39:00Z">
        <w:r w:rsidRPr="005A567D" w:rsidDel="002C1A32">
          <w:rPr>
            <w:szCs w:val="22"/>
          </w:rPr>
          <w:delText>의</w:delText>
        </w:r>
      </w:del>
      <w:del w:id="255" w:author="heesung.ahn" w:date="2021-08-31T00:41:00Z">
        <w:r w:rsidRPr="005A567D" w:rsidDel="005A567D">
          <w:rPr>
            <w:szCs w:val="22"/>
          </w:rPr>
          <w:delText xml:space="preserve"> </w:delText>
        </w:r>
        <w:r w:rsidRPr="005A567D" w:rsidDel="005A567D">
          <w:rPr>
            <w:szCs w:val="22"/>
          </w:rPr>
          <w:delText>제품</w:delText>
        </w:r>
        <w:r w:rsidRPr="005A567D" w:rsidDel="005A567D">
          <w:rPr>
            <w:rFonts w:hint="eastAsia"/>
            <w:szCs w:val="22"/>
          </w:rPr>
          <w:delText>의</w:delText>
        </w:r>
        <w:r w:rsidRPr="005A567D" w:rsidDel="005A567D">
          <w:rPr>
            <w:szCs w:val="22"/>
          </w:rPr>
          <w:delText xml:space="preserve"> </w:delText>
        </w:r>
        <w:r w:rsidRPr="005A567D" w:rsidDel="005A567D">
          <w:rPr>
            <w:szCs w:val="22"/>
          </w:rPr>
          <w:delText>전시매장을</w:delText>
        </w:r>
        <w:r w:rsidRPr="005A567D" w:rsidDel="005A567D">
          <w:rPr>
            <w:szCs w:val="22"/>
          </w:rPr>
          <w:delText xml:space="preserve"> </w:delText>
        </w:r>
        <w:r w:rsidRPr="005A567D" w:rsidDel="005A567D">
          <w:rPr>
            <w:rFonts w:hint="eastAsia"/>
            <w:szCs w:val="22"/>
          </w:rPr>
          <w:delText>두고</w:delText>
        </w:r>
        <w:r w:rsidRPr="005A567D" w:rsidDel="005A567D">
          <w:rPr>
            <w:szCs w:val="22"/>
          </w:rPr>
          <w:delText xml:space="preserve">, </w:delText>
        </w:r>
        <w:r w:rsidRPr="005A567D" w:rsidDel="005A567D">
          <w:rPr>
            <w:szCs w:val="22"/>
          </w:rPr>
          <w:delText>대리점과</w:delText>
        </w:r>
        <w:r w:rsidRPr="005A567D" w:rsidDel="005A567D">
          <w:rPr>
            <w:szCs w:val="22"/>
          </w:rPr>
          <w:delText xml:space="preserve"> </w:delText>
        </w:r>
        <w:r w:rsidRPr="005A567D" w:rsidDel="005A567D">
          <w:rPr>
            <w:szCs w:val="22"/>
          </w:rPr>
          <w:delText>전시매장</w:delText>
        </w:r>
        <w:r w:rsidRPr="005A567D" w:rsidDel="005A567D">
          <w:rPr>
            <w:szCs w:val="22"/>
          </w:rPr>
          <w:delText xml:space="preserve"> </w:delText>
        </w:r>
        <w:r w:rsidRPr="005A567D" w:rsidDel="005A567D">
          <w:rPr>
            <w:szCs w:val="22"/>
          </w:rPr>
          <w:delText>사용계약을</w:delText>
        </w:r>
        <w:r w:rsidRPr="005A567D" w:rsidDel="005A567D">
          <w:rPr>
            <w:szCs w:val="22"/>
          </w:rPr>
          <w:delText xml:space="preserve"> </w:delText>
        </w:r>
        <w:r w:rsidRPr="005A567D" w:rsidDel="005A567D">
          <w:rPr>
            <w:szCs w:val="22"/>
          </w:rPr>
          <w:delText>체결</w:delText>
        </w:r>
        <w:r w:rsidRPr="005A567D" w:rsidDel="005A567D">
          <w:rPr>
            <w:rFonts w:hint="eastAsia"/>
            <w:szCs w:val="22"/>
          </w:rPr>
          <w:delText>하여</w:delText>
        </w:r>
        <w:r w:rsidRPr="005A567D" w:rsidDel="005A567D">
          <w:rPr>
            <w:rFonts w:hint="eastAsia"/>
            <w:szCs w:val="22"/>
          </w:rPr>
          <w:delText xml:space="preserve"> </w:delText>
        </w:r>
        <w:r w:rsidRPr="005A567D" w:rsidDel="005A567D">
          <w:rPr>
            <w:rFonts w:hint="eastAsia"/>
            <w:szCs w:val="22"/>
          </w:rPr>
          <w:delText>대리점으로부터</w:delText>
        </w:r>
        <w:r w:rsidRPr="005A567D" w:rsidDel="005A567D">
          <w:rPr>
            <w:rFonts w:hint="eastAsia"/>
            <w:szCs w:val="22"/>
          </w:rPr>
          <w:delText xml:space="preserve"> </w:delText>
        </w:r>
        <w:r w:rsidRPr="005A567D" w:rsidDel="005A567D">
          <w:rPr>
            <w:rFonts w:hint="eastAsia"/>
            <w:szCs w:val="22"/>
          </w:rPr>
          <w:delText>수수료를</w:delText>
        </w:r>
        <w:r w:rsidRPr="005A567D" w:rsidDel="005A567D">
          <w:rPr>
            <w:rFonts w:hint="eastAsia"/>
            <w:szCs w:val="22"/>
          </w:rPr>
          <w:delText xml:space="preserve"> </w:delText>
        </w:r>
        <w:r w:rsidRPr="005A567D" w:rsidDel="005A567D">
          <w:rPr>
            <w:rFonts w:hint="eastAsia"/>
            <w:szCs w:val="22"/>
          </w:rPr>
          <w:delText>수취함</w:delText>
        </w:r>
        <w:r w:rsidRPr="005A567D" w:rsidDel="005A567D">
          <w:rPr>
            <w:szCs w:val="22"/>
          </w:rPr>
          <w:delText xml:space="preserve">. </w:delText>
        </w:r>
      </w:del>
      <w:del w:id="256" w:author="heesung.ahn" w:date="2021-08-31T00:42:00Z">
        <w:r w:rsidRPr="005A567D" w:rsidDel="005A567D">
          <w:rPr>
            <w:rFonts w:hint="eastAsia"/>
            <w:szCs w:val="22"/>
          </w:rPr>
          <w:delText>전시매장</w:delText>
        </w:r>
        <w:r w:rsidRPr="005A567D" w:rsidDel="005A567D">
          <w:rPr>
            <w:rFonts w:hint="eastAsia"/>
            <w:szCs w:val="22"/>
          </w:rPr>
          <w:delText xml:space="preserve"> </w:delText>
        </w:r>
        <w:r w:rsidRPr="005A567D" w:rsidDel="005A567D">
          <w:rPr>
            <w:rFonts w:hint="eastAsia"/>
            <w:szCs w:val="22"/>
          </w:rPr>
          <w:delText>표준계약의</w:delText>
        </w:r>
        <w:r w:rsidRPr="005A567D" w:rsidDel="005A567D">
          <w:rPr>
            <w:rFonts w:hint="eastAsia"/>
            <w:szCs w:val="22"/>
          </w:rPr>
          <w:delText xml:space="preserve"> </w:delText>
        </w:r>
        <w:r w:rsidRPr="005A567D" w:rsidDel="005A567D">
          <w:rPr>
            <w:rFonts w:hint="eastAsia"/>
            <w:szCs w:val="22"/>
          </w:rPr>
          <w:delText>주요</w:delText>
        </w:r>
        <w:r w:rsidRPr="005A567D" w:rsidDel="005A567D">
          <w:rPr>
            <w:rFonts w:hint="eastAsia"/>
            <w:szCs w:val="22"/>
          </w:rPr>
          <w:delText xml:space="preserve"> </w:delText>
        </w:r>
        <w:r w:rsidRPr="005A567D" w:rsidDel="005A567D">
          <w:rPr>
            <w:rFonts w:hint="eastAsia"/>
            <w:szCs w:val="22"/>
          </w:rPr>
          <w:delText>내용은</w:delText>
        </w:r>
        <w:r w:rsidRPr="005A567D" w:rsidDel="005A567D">
          <w:rPr>
            <w:rFonts w:hint="eastAsia"/>
            <w:szCs w:val="22"/>
          </w:rPr>
          <w:delText xml:space="preserve"> </w:delText>
        </w:r>
        <w:r w:rsidRPr="005A567D" w:rsidDel="005A567D">
          <w:rPr>
            <w:rFonts w:hint="eastAsia"/>
            <w:szCs w:val="22"/>
          </w:rPr>
          <w:delText>다음과</w:delText>
        </w:r>
        <w:r w:rsidRPr="005A567D" w:rsidDel="005A567D">
          <w:rPr>
            <w:rFonts w:hint="eastAsia"/>
            <w:szCs w:val="22"/>
          </w:rPr>
          <w:delText xml:space="preserve"> </w:delText>
        </w:r>
        <w:r w:rsidRPr="005A567D" w:rsidDel="005A567D">
          <w:rPr>
            <w:rFonts w:hint="eastAsia"/>
            <w:szCs w:val="22"/>
          </w:rPr>
          <w:delText>같음</w:delText>
        </w:r>
        <w:r w:rsidRPr="005A567D" w:rsidDel="005A567D">
          <w:rPr>
            <w:rFonts w:hint="eastAsia"/>
            <w:szCs w:val="22"/>
          </w:rPr>
          <w:delText>.</w:delText>
        </w:r>
      </w:del>
    </w:p>
    <w:tbl>
      <w:tblPr>
        <w:tblW w:w="8788" w:type="dxa"/>
        <w:tblInd w:w="85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24"/>
        <w:gridCol w:w="6864"/>
      </w:tblGrid>
      <w:tr w:rsidR="00026A7E" w:rsidRPr="00CB2B3F" w14:paraId="05B1E0B2" w14:textId="77777777" w:rsidTr="005A567D">
        <w:trPr>
          <w:trHeight w:val="340"/>
          <w:tblHeader/>
        </w:trPr>
        <w:tc>
          <w:tcPr>
            <w:tcW w:w="1924" w:type="dxa"/>
            <w:tcBorders>
              <w:top w:val="single" w:sz="12" w:space="0" w:color="404040" w:themeColor="text1" w:themeTint="BF"/>
              <w:bottom w:val="single" w:sz="4" w:space="0" w:color="404040" w:themeColor="text1" w:themeTint="BF"/>
            </w:tcBorders>
            <w:shd w:val="clear" w:color="auto" w:fill="DEEEEE"/>
            <w:vAlign w:val="center"/>
          </w:tcPr>
          <w:p w14:paraId="31E16E5A"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항목</w:t>
            </w:r>
          </w:p>
        </w:tc>
        <w:tc>
          <w:tcPr>
            <w:tcW w:w="6864" w:type="dxa"/>
            <w:tcBorders>
              <w:top w:val="single" w:sz="12" w:space="0" w:color="404040" w:themeColor="text1" w:themeTint="BF"/>
              <w:bottom w:val="single" w:sz="4" w:space="0" w:color="404040" w:themeColor="text1" w:themeTint="BF"/>
            </w:tcBorders>
            <w:shd w:val="clear" w:color="auto" w:fill="DEEEEE"/>
            <w:vAlign w:val="center"/>
          </w:tcPr>
          <w:p w14:paraId="30534604"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내용</w:t>
            </w:r>
          </w:p>
        </w:tc>
      </w:tr>
      <w:tr w:rsidR="00026A7E" w:rsidRPr="00CB2B3F" w14:paraId="7A0BAEF9" w14:textId="77777777" w:rsidTr="005A567D">
        <w:trPr>
          <w:trHeight w:val="340"/>
        </w:trPr>
        <w:tc>
          <w:tcPr>
            <w:tcW w:w="1924" w:type="dxa"/>
            <w:tcBorders>
              <w:top w:val="single" w:sz="4" w:space="0" w:color="404040" w:themeColor="text1" w:themeTint="BF"/>
            </w:tcBorders>
            <w:shd w:val="clear" w:color="auto" w:fill="F2F2F2" w:themeFill="background1" w:themeFillShade="F2"/>
            <w:vAlign w:val="center"/>
          </w:tcPr>
          <w:p w14:paraId="1405CCF5" w14:textId="77777777" w:rsidR="00026A7E" w:rsidRPr="00891AA7" w:rsidRDefault="00026A7E" w:rsidP="0091358C">
            <w:pPr>
              <w:pStyle w:val="a5"/>
              <w:spacing w:line="280" w:lineRule="atLeast"/>
              <w:ind w:leftChars="0" w:left="0"/>
              <w:jc w:val="center"/>
              <w:rPr>
                <w:sz w:val="20"/>
                <w:szCs w:val="20"/>
              </w:rPr>
            </w:pPr>
            <w:r w:rsidRPr="00891AA7">
              <w:rPr>
                <w:sz w:val="20"/>
                <w:szCs w:val="20"/>
              </w:rPr>
              <w:t>기간</w:t>
            </w:r>
            <w:r w:rsidRPr="00891AA7">
              <w:rPr>
                <w:sz w:val="20"/>
                <w:szCs w:val="20"/>
              </w:rPr>
              <w:t xml:space="preserve"> </w:t>
            </w:r>
            <w:r w:rsidRPr="00891AA7">
              <w:rPr>
                <w:sz w:val="20"/>
                <w:szCs w:val="20"/>
              </w:rPr>
              <w:t>및</w:t>
            </w:r>
            <w:r w:rsidRPr="00891AA7">
              <w:rPr>
                <w:sz w:val="20"/>
                <w:szCs w:val="20"/>
              </w:rPr>
              <w:t xml:space="preserve"> </w:t>
            </w:r>
            <w:r w:rsidRPr="00891AA7">
              <w:rPr>
                <w:sz w:val="20"/>
                <w:szCs w:val="20"/>
              </w:rPr>
              <w:t>자동갱신</w:t>
            </w:r>
          </w:p>
        </w:tc>
        <w:tc>
          <w:tcPr>
            <w:tcW w:w="6864" w:type="dxa"/>
            <w:tcBorders>
              <w:top w:val="single" w:sz="4" w:space="0" w:color="404040" w:themeColor="text1" w:themeTint="BF"/>
            </w:tcBorders>
            <w:shd w:val="clear" w:color="auto" w:fill="auto"/>
            <w:vAlign w:val="center"/>
          </w:tcPr>
          <w:p w14:paraId="3D9480A3" w14:textId="77777777" w:rsidR="00026A7E" w:rsidRPr="00891AA7" w:rsidRDefault="00026A7E" w:rsidP="0091358C">
            <w:pPr>
              <w:pStyle w:val="a5"/>
              <w:numPr>
                <w:ilvl w:val="0"/>
                <w:numId w:val="56"/>
              </w:numPr>
              <w:spacing w:line="280" w:lineRule="atLeast"/>
              <w:ind w:leftChars="0" w:left="227" w:hanging="227"/>
              <w:rPr>
                <w:sz w:val="20"/>
                <w:szCs w:val="20"/>
              </w:rPr>
            </w:pPr>
            <w:r>
              <w:rPr>
                <w:rFonts w:hint="eastAsia"/>
                <w:sz w:val="20"/>
                <w:szCs w:val="20"/>
              </w:rPr>
              <w:t>표준계약서가</w:t>
            </w:r>
            <w:r>
              <w:rPr>
                <w:rFonts w:hint="eastAsia"/>
                <w:sz w:val="20"/>
                <w:szCs w:val="20"/>
              </w:rPr>
              <w:t xml:space="preserve"> </w:t>
            </w:r>
            <w:r>
              <w:rPr>
                <w:rFonts w:hint="eastAsia"/>
                <w:sz w:val="20"/>
                <w:szCs w:val="20"/>
              </w:rPr>
              <w:t>제공되어</w:t>
            </w:r>
            <w:r>
              <w:rPr>
                <w:rFonts w:hint="eastAsia"/>
                <w:sz w:val="20"/>
                <w:szCs w:val="20"/>
              </w:rPr>
              <w:t xml:space="preserve"> </w:t>
            </w:r>
            <w:r>
              <w:rPr>
                <w:rFonts w:hint="eastAsia"/>
                <w:sz w:val="20"/>
                <w:szCs w:val="20"/>
              </w:rPr>
              <w:t>계약기간</w:t>
            </w:r>
            <w:r>
              <w:rPr>
                <w:rFonts w:hint="eastAsia"/>
                <w:sz w:val="20"/>
                <w:szCs w:val="20"/>
              </w:rPr>
              <w:t xml:space="preserve"> </w:t>
            </w:r>
            <w:proofErr w:type="spellStart"/>
            <w:r>
              <w:rPr>
                <w:rFonts w:hint="eastAsia"/>
                <w:sz w:val="20"/>
                <w:szCs w:val="20"/>
              </w:rPr>
              <w:t>미기재</w:t>
            </w:r>
            <w:proofErr w:type="spellEnd"/>
          </w:p>
          <w:p w14:paraId="0517B872" w14:textId="77777777" w:rsidR="00026A7E" w:rsidRPr="00891AA7" w:rsidRDefault="00026A7E" w:rsidP="0091358C">
            <w:pPr>
              <w:pStyle w:val="a5"/>
              <w:numPr>
                <w:ilvl w:val="0"/>
                <w:numId w:val="56"/>
              </w:numPr>
              <w:spacing w:line="280" w:lineRule="atLeast"/>
              <w:ind w:leftChars="0" w:left="227" w:hanging="227"/>
              <w:rPr>
                <w:sz w:val="20"/>
                <w:szCs w:val="20"/>
              </w:rPr>
            </w:pPr>
            <w:r>
              <w:rPr>
                <w:rFonts w:hint="eastAsia"/>
                <w:sz w:val="20"/>
                <w:szCs w:val="20"/>
              </w:rPr>
              <w:t>자동연장</w:t>
            </w:r>
            <w:r>
              <w:rPr>
                <w:rFonts w:hint="eastAsia"/>
                <w:sz w:val="20"/>
                <w:szCs w:val="20"/>
              </w:rPr>
              <w:t>:</w:t>
            </w:r>
            <w:r>
              <w:rPr>
                <w:sz w:val="20"/>
                <w:szCs w:val="20"/>
              </w:rPr>
              <w:t xml:space="preserve"> </w:t>
            </w:r>
            <w:r w:rsidRPr="00891AA7">
              <w:rPr>
                <w:sz w:val="20"/>
                <w:szCs w:val="20"/>
              </w:rPr>
              <w:t>사용기간</w:t>
            </w:r>
            <w:r w:rsidRPr="00891AA7">
              <w:rPr>
                <w:sz w:val="20"/>
                <w:szCs w:val="20"/>
              </w:rPr>
              <w:t xml:space="preserve"> </w:t>
            </w:r>
            <w:r w:rsidRPr="00891AA7">
              <w:rPr>
                <w:sz w:val="20"/>
                <w:szCs w:val="20"/>
              </w:rPr>
              <w:t>종료일로부터</w:t>
            </w:r>
            <w:r w:rsidRPr="00891AA7">
              <w:rPr>
                <w:sz w:val="20"/>
                <w:szCs w:val="20"/>
              </w:rPr>
              <w:t xml:space="preserve"> 5</w:t>
            </w:r>
            <w:r w:rsidRPr="00891AA7">
              <w:rPr>
                <w:sz w:val="20"/>
                <w:szCs w:val="20"/>
              </w:rPr>
              <w:t>영업일</w:t>
            </w:r>
            <w:r w:rsidRPr="00891AA7">
              <w:rPr>
                <w:sz w:val="20"/>
                <w:szCs w:val="20"/>
              </w:rPr>
              <w:t xml:space="preserve"> </w:t>
            </w:r>
            <w:r w:rsidRPr="00891AA7">
              <w:rPr>
                <w:sz w:val="20"/>
                <w:szCs w:val="20"/>
              </w:rPr>
              <w:t>이전까지</w:t>
            </w:r>
            <w:r w:rsidRPr="00891AA7">
              <w:rPr>
                <w:sz w:val="20"/>
                <w:szCs w:val="20"/>
              </w:rPr>
              <w:t xml:space="preserve"> </w:t>
            </w:r>
            <w:r w:rsidRPr="00891AA7">
              <w:rPr>
                <w:sz w:val="20"/>
                <w:szCs w:val="20"/>
              </w:rPr>
              <w:t>갱신거절의</w:t>
            </w:r>
            <w:r w:rsidRPr="00891AA7">
              <w:rPr>
                <w:sz w:val="20"/>
                <w:szCs w:val="20"/>
              </w:rPr>
              <w:t xml:space="preserve"> </w:t>
            </w:r>
            <w:r w:rsidRPr="00891AA7">
              <w:rPr>
                <w:sz w:val="20"/>
                <w:szCs w:val="20"/>
              </w:rPr>
              <w:t>통지가</w:t>
            </w:r>
            <w:r w:rsidRPr="00891AA7">
              <w:rPr>
                <w:sz w:val="20"/>
                <w:szCs w:val="20"/>
              </w:rPr>
              <w:t xml:space="preserve"> </w:t>
            </w:r>
            <w:r w:rsidRPr="00891AA7">
              <w:rPr>
                <w:sz w:val="20"/>
                <w:szCs w:val="20"/>
              </w:rPr>
              <w:t>도달하지</w:t>
            </w:r>
            <w:r w:rsidRPr="00891AA7">
              <w:rPr>
                <w:sz w:val="20"/>
                <w:szCs w:val="20"/>
              </w:rPr>
              <w:t xml:space="preserve"> </w:t>
            </w:r>
            <w:r w:rsidRPr="00891AA7">
              <w:rPr>
                <w:sz w:val="20"/>
                <w:szCs w:val="20"/>
              </w:rPr>
              <w:t>않을</w:t>
            </w:r>
            <w:r w:rsidRPr="00891AA7">
              <w:rPr>
                <w:sz w:val="20"/>
                <w:szCs w:val="20"/>
              </w:rPr>
              <w:t xml:space="preserve"> </w:t>
            </w:r>
            <w:r w:rsidRPr="00891AA7">
              <w:rPr>
                <w:sz w:val="20"/>
                <w:szCs w:val="20"/>
              </w:rPr>
              <w:t>경우</w:t>
            </w:r>
            <w:r w:rsidRPr="00891AA7">
              <w:rPr>
                <w:sz w:val="20"/>
                <w:szCs w:val="20"/>
              </w:rPr>
              <w:t xml:space="preserve"> 1</w:t>
            </w:r>
            <w:r w:rsidRPr="00891AA7">
              <w:rPr>
                <w:sz w:val="20"/>
                <w:szCs w:val="20"/>
              </w:rPr>
              <w:t>개월</w:t>
            </w:r>
            <w:r w:rsidRPr="00891AA7">
              <w:rPr>
                <w:sz w:val="20"/>
                <w:szCs w:val="20"/>
              </w:rPr>
              <w:t xml:space="preserve"> </w:t>
            </w:r>
            <w:r w:rsidRPr="00891AA7">
              <w:rPr>
                <w:sz w:val="20"/>
                <w:szCs w:val="20"/>
              </w:rPr>
              <w:t>자동</w:t>
            </w:r>
            <w:r w:rsidRPr="00891AA7">
              <w:rPr>
                <w:sz w:val="20"/>
                <w:szCs w:val="20"/>
              </w:rPr>
              <w:t xml:space="preserve"> </w:t>
            </w:r>
            <w:r w:rsidRPr="00891AA7">
              <w:rPr>
                <w:sz w:val="20"/>
                <w:szCs w:val="20"/>
              </w:rPr>
              <w:t>연장</w:t>
            </w:r>
          </w:p>
        </w:tc>
      </w:tr>
      <w:tr w:rsidR="00026A7E" w:rsidRPr="00CB2B3F" w14:paraId="061625EB" w14:textId="77777777" w:rsidTr="005A567D">
        <w:trPr>
          <w:trHeight w:val="340"/>
        </w:trPr>
        <w:tc>
          <w:tcPr>
            <w:tcW w:w="1924" w:type="dxa"/>
            <w:shd w:val="clear" w:color="auto" w:fill="F2F2F2" w:themeFill="background1" w:themeFillShade="F2"/>
            <w:vAlign w:val="center"/>
          </w:tcPr>
          <w:p w14:paraId="2D448430" w14:textId="77777777" w:rsidR="00026A7E" w:rsidRPr="00891AA7" w:rsidRDefault="00026A7E" w:rsidP="0091358C">
            <w:pPr>
              <w:pStyle w:val="a5"/>
              <w:spacing w:line="280" w:lineRule="atLeast"/>
              <w:ind w:leftChars="0" w:left="0"/>
              <w:jc w:val="center"/>
              <w:rPr>
                <w:sz w:val="20"/>
                <w:szCs w:val="20"/>
              </w:rPr>
            </w:pPr>
            <w:r w:rsidRPr="00891AA7">
              <w:rPr>
                <w:sz w:val="20"/>
                <w:szCs w:val="20"/>
              </w:rPr>
              <w:t>사용수수료</w:t>
            </w:r>
          </w:p>
        </w:tc>
        <w:tc>
          <w:tcPr>
            <w:tcW w:w="6864" w:type="dxa"/>
            <w:shd w:val="clear" w:color="auto" w:fill="auto"/>
            <w:vAlign w:val="center"/>
          </w:tcPr>
          <w:p w14:paraId="388FF77C" w14:textId="77777777" w:rsidR="00026A7E" w:rsidRPr="00891AA7" w:rsidRDefault="00026A7E" w:rsidP="0091358C">
            <w:pPr>
              <w:pStyle w:val="a5"/>
              <w:numPr>
                <w:ilvl w:val="0"/>
                <w:numId w:val="56"/>
              </w:numPr>
              <w:spacing w:line="280" w:lineRule="atLeast"/>
              <w:ind w:leftChars="0" w:left="227" w:hanging="227"/>
              <w:rPr>
                <w:sz w:val="20"/>
                <w:szCs w:val="20"/>
              </w:rPr>
            </w:pPr>
            <w:r w:rsidRPr="00891AA7">
              <w:rPr>
                <w:sz w:val="20"/>
                <w:szCs w:val="20"/>
              </w:rPr>
              <w:t>대리점은</w:t>
            </w:r>
            <w:r w:rsidRPr="00891AA7">
              <w:rPr>
                <w:sz w:val="20"/>
                <w:szCs w:val="20"/>
              </w:rPr>
              <w:t xml:space="preserve"> </w:t>
            </w:r>
            <w:r w:rsidRPr="00891AA7">
              <w:rPr>
                <w:sz w:val="20"/>
                <w:szCs w:val="20"/>
              </w:rPr>
              <w:t>별도</w:t>
            </w:r>
            <w:r w:rsidRPr="00891AA7">
              <w:rPr>
                <w:sz w:val="20"/>
                <w:szCs w:val="20"/>
              </w:rPr>
              <w:t xml:space="preserve"> </w:t>
            </w:r>
            <w:r w:rsidRPr="00891AA7">
              <w:rPr>
                <w:sz w:val="20"/>
                <w:szCs w:val="20"/>
              </w:rPr>
              <w:t>협의한</w:t>
            </w:r>
            <w:r w:rsidRPr="00891AA7">
              <w:rPr>
                <w:sz w:val="20"/>
                <w:szCs w:val="20"/>
              </w:rPr>
              <w:t xml:space="preserve"> </w:t>
            </w:r>
            <w:r w:rsidRPr="00891AA7">
              <w:rPr>
                <w:sz w:val="20"/>
                <w:szCs w:val="20"/>
              </w:rPr>
              <w:t>사용수수료를</w:t>
            </w:r>
            <w:r w:rsidRPr="00891AA7">
              <w:rPr>
                <w:sz w:val="20"/>
                <w:szCs w:val="20"/>
              </w:rPr>
              <w:t xml:space="preserve"> </w:t>
            </w:r>
            <w:r w:rsidRPr="00891AA7">
              <w:rPr>
                <w:sz w:val="20"/>
                <w:szCs w:val="20"/>
              </w:rPr>
              <w:t>대상회사에게</w:t>
            </w:r>
            <w:r w:rsidRPr="00891AA7">
              <w:rPr>
                <w:sz w:val="20"/>
                <w:szCs w:val="20"/>
              </w:rPr>
              <w:t xml:space="preserve"> </w:t>
            </w:r>
            <w:r w:rsidRPr="00891AA7">
              <w:rPr>
                <w:sz w:val="20"/>
                <w:szCs w:val="20"/>
              </w:rPr>
              <w:t>지급</w:t>
            </w:r>
          </w:p>
        </w:tc>
      </w:tr>
      <w:tr w:rsidR="00026A7E" w:rsidRPr="00CB2B3F" w14:paraId="40A1CA4A" w14:textId="77777777" w:rsidTr="005A567D">
        <w:trPr>
          <w:trHeight w:val="340"/>
        </w:trPr>
        <w:tc>
          <w:tcPr>
            <w:tcW w:w="1924" w:type="dxa"/>
            <w:shd w:val="clear" w:color="auto" w:fill="F2F2F2" w:themeFill="background1" w:themeFillShade="F2"/>
            <w:vAlign w:val="center"/>
          </w:tcPr>
          <w:p w14:paraId="1AB961FE" w14:textId="77777777" w:rsidR="00026A7E" w:rsidRPr="00891AA7" w:rsidRDefault="00026A7E" w:rsidP="0091358C">
            <w:pPr>
              <w:pStyle w:val="a5"/>
              <w:spacing w:line="280" w:lineRule="atLeast"/>
              <w:ind w:leftChars="0" w:left="0"/>
              <w:jc w:val="center"/>
              <w:rPr>
                <w:sz w:val="20"/>
                <w:szCs w:val="20"/>
              </w:rPr>
            </w:pPr>
            <w:r w:rsidRPr="00891AA7">
              <w:rPr>
                <w:sz w:val="20"/>
                <w:szCs w:val="20"/>
              </w:rPr>
              <w:t>매장</w:t>
            </w:r>
            <w:r w:rsidRPr="00891AA7">
              <w:rPr>
                <w:sz w:val="20"/>
                <w:szCs w:val="20"/>
              </w:rPr>
              <w:t xml:space="preserve"> </w:t>
            </w:r>
            <w:r w:rsidRPr="00891AA7">
              <w:rPr>
                <w:sz w:val="20"/>
                <w:szCs w:val="20"/>
              </w:rPr>
              <w:t>운영의무</w:t>
            </w:r>
          </w:p>
        </w:tc>
        <w:tc>
          <w:tcPr>
            <w:tcW w:w="6864" w:type="dxa"/>
            <w:shd w:val="clear" w:color="auto" w:fill="auto"/>
            <w:vAlign w:val="center"/>
          </w:tcPr>
          <w:p w14:paraId="54F11AE6"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대상회사는</w:t>
            </w:r>
            <w:r w:rsidRPr="00891AA7">
              <w:rPr>
                <w:sz w:val="20"/>
                <w:szCs w:val="20"/>
              </w:rPr>
              <w:t xml:space="preserve"> </w:t>
            </w:r>
            <w:r w:rsidRPr="00891AA7">
              <w:rPr>
                <w:sz w:val="20"/>
                <w:szCs w:val="20"/>
              </w:rPr>
              <w:t>매장의</w:t>
            </w:r>
            <w:r w:rsidRPr="00891AA7">
              <w:rPr>
                <w:sz w:val="20"/>
                <w:szCs w:val="20"/>
              </w:rPr>
              <w:t xml:space="preserve"> </w:t>
            </w:r>
            <w:r w:rsidRPr="00891AA7">
              <w:rPr>
                <w:sz w:val="20"/>
                <w:szCs w:val="20"/>
              </w:rPr>
              <w:t>소유권</w:t>
            </w:r>
            <w:r w:rsidRPr="00891AA7">
              <w:rPr>
                <w:sz w:val="20"/>
                <w:szCs w:val="20"/>
              </w:rPr>
              <w:t xml:space="preserve"> </w:t>
            </w:r>
            <w:r w:rsidRPr="00891AA7">
              <w:rPr>
                <w:sz w:val="20"/>
                <w:szCs w:val="20"/>
              </w:rPr>
              <w:t>또는</w:t>
            </w:r>
            <w:r w:rsidRPr="00891AA7">
              <w:rPr>
                <w:sz w:val="20"/>
                <w:szCs w:val="20"/>
              </w:rPr>
              <w:t xml:space="preserve"> </w:t>
            </w:r>
            <w:r w:rsidRPr="00891AA7">
              <w:rPr>
                <w:sz w:val="20"/>
                <w:szCs w:val="20"/>
              </w:rPr>
              <w:t>임차권</w:t>
            </w:r>
            <w:r w:rsidRPr="00891AA7">
              <w:rPr>
                <w:sz w:val="20"/>
                <w:szCs w:val="20"/>
              </w:rPr>
              <w:t xml:space="preserve"> </w:t>
            </w:r>
            <w:r w:rsidRPr="00891AA7">
              <w:rPr>
                <w:sz w:val="20"/>
                <w:szCs w:val="20"/>
              </w:rPr>
              <w:t>등을</w:t>
            </w:r>
            <w:r w:rsidRPr="00891AA7">
              <w:rPr>
                <w:sz w:val="20"/>
                <w:szCs w:val="20"/>
              </w:rPr>
              <w:t xml:space="preserve"> </w:t>
            </w:r>
            <w:r w:rsidRPr="00891AA7">
              <w:rPr>
                <w:sz w:val="20"/>
                <w:szCs w:val="20"/>
              </w:rPr>
              <w:t>자신의</w:t>
            </w:r>
            <w:r w:rsidRPr="00891AA7">
              <w:rPr>
                <w:sz w:val="20"/>
                <w:szCs w:val="20"/>
              </w:rPr>
              <w:t xml:space="preserve"> </w:t>
            </w:r>
            <w:r w:rsidRPr="00891AA7">
              <w:rPr>
                <w:sz w:val="20"/>
                <w:szCs w:val="20"/>
              </w:rPr>
              <w:t>부담으로</w:t>
            </w:r>
            <w:r w:rsidRPr="00891AA7">
              <w:rPr>
                <w:sz w:val="20"/>
                <w:szCs w:val="20"/>
              </w:rPr>
              <w:t xml:space="preserve"> </w:t>
            </w:r>
            <w:r w:rsidRPr="00891AA7">
              <w:rPr>
                <w:sz w:val="20"/>
                <w:szCs w:val="20"/>
              </w:rPr>
              <w:t>유지하며</w:t>
            </w:r>
            <w:r w:rsidRPr="00891AA7">
              <w:rPr>
                <w:sz w:val="20"/>
                <w:szCs w:val="20"/>
              </w:rPr>
              <w:t xml:space="preserve">, </w:t>
            </w:r>
            <w:r w:rsidRPr="00891AA7">
              <w:rPr>
                <w:sz w:val="20"/>
                <w:szCs w:val="20"/>
              </w:rPr>
              <w:t>대리점이</w:t>
            </w:r>
            <w:r w:rsidRPr="00891AA7">
              <w:rPr>
                <w:sz w:val="20"/>
                <w:szCs w:val="20"/>
              </w:rPr>
              <w:t xml:space="preserve"> </w:t>
            </w:r>
            <w:r w:rsidRPr="00891AA7">
              <w:rPr>
                <w:sz w:val="20"/>
                <w:szCs w:val="20"/>
              </w:rPr>
              <w:t>사용기간</w:t>
            </w:r>
            <w:r w:rsidRPr="00891AA7">
              <w:rPr>
                <w:sz w:val="20"/>
                <w:szCs w:val="20"/>
              </w:rPr>
              <w:t xml:space="preserve"> </w:t>
            </w:r>
            <w:r w:rsidRPr="00891AA7">
              <w:rPr>
                <w:sz w:val="20"/>
                <w:szCs w:val="20"/>
              </w:rPr>
              <w:t>내에</w:t>
            </w:r>
            <w:r w:rsidRPr="00891AA7">
              <w:rPr>
                <w:sz w:val="20"/>
                <w:szCs w:val="20"/>
              </w:rPr>
              <w:t xml:space="preserve"> </w:t>
            </w:r>
            <w:r w:rsidRPr="00891AA7">
              <w:rPr>
                <w:sz w:val="20"/>
                <w:szCs w:val="20"/>
              </w:rPr>
              <w:t>사용할</w:t>
            </w:r>
            <w:r w:rsidRPr="00891AA7">
              <w:rPr>
                <w:sz w:val="20"/>
                <w:szCs w:val="20"/>
              </w:rPr>
              <w:t xml:space="preserve"> </w:t>
            </w:r>
            <w:r w:rsidRPr="00891AA7">
              <w:rPr>
                <w:sz w:val="20"/>
                <w:szCs w:val="20"/>
              </w:rPr>
              <w:t>수</w:t>
            </w:r>
            <w:r w:rsidRPr="00891AA7">
              <w:rPr>
                <w:sz w:val="20"/>
                <w:szCs w:val="20"/>
              </w:rPr>
              <w:t xml:space="preserve"> </w:t>
            </w:r>
            <w:r w:rsidRPr="00891AA7">
              <w:rPr>
                <w:sz w:val="20"/>
                <w:szCs w:val="20"/>
              </w:rPr>
              <w:t>있도록</w:t>
            </w:r>
            <w:r w:rsidRPr="00891AA7">
              <w:rPr>
                <w:sz w:val="20"/>
                <w:szCs w:val="20"/>
              </w:rPr>
              <w:t xml:space="preserve"> </w:t>
            </w:r>
            <w:r w:rsidRPr="00891AA7">
              <w:rPr>
                <w:sz w:val="20"/>
                <w:szCs w:val="20"/>
              </w:rPr>
              <w:t>유지할</w:t>
            </w:r>
            <w:r w:rsidRPr="00891AA7">
              <w:rPr>
                <w:sz w:val="20"/>
                <w:szCs w:val="20"/>
              </w:rPr>
              <w:t xml:space="preserve"> </w:t>
            </w:r>
            <w:r w:rsidRPr="00891AA7">
              <w:rPr>
                <w:sz w:val="20"/>
                <w:szCs w:val="20"/>
              </w:rPr>
              <w:t>의무</w:t>
            </w:r>
            <w:r w:rsidRPr="00891AA7">
              <w:rPr>
                <w:sz w:val="20"/>
                <w:szCs w:val="20"/>
              </w:rPr>
              <w:t xml:space="preserve"> </w:t>
            </w:r>
            <w:r w:rsidRPr="00891AA7">
              <w:rPr>
                <w:sz w:val="20"/>
                <w:szCs w:val="20"/>
              </w:rPr>
              <w:t>부담</w:t>
            </w:r>
          </w:p>
        </w:tc>
      </w:tr>
      <w:tr w:rsidR="00026A7E" w:rsidRPr="00CB2B3F" w14:paraId="71A8C739" w14:textId="77777777" w:rsidTr="005A567D">
        <w:trPr>
          <w:trHeight w:val="340"/>
        </w:trPr>
        <w:tc>
          <w:tcPr>
            <w:tcW w:w="1924" w:type="dxa"/>
            <w:shd w:val="clear" w:color="auto" w:fill="F2F2F2" w:themeFill="background1" w:themeFillShade="F2"/>
            <w:vAlign w:val="center"/>
          </w:tcPr>
          <w:p w14:paraId="19DA3F78" w14:textId="77777777" w:rsidR="00026A7E" w:rsidRPr="00891AA7" w:rsidRDefault="00026A7E" w:rsidP="0091358C">
            <w:pPr>
              <w:pStyle w:val="a5"/>
              <w:spacing w:line="280" w:lineRule="atLeast"/>
              <w:ind w:leftChars="0" w:left="0"/>
              <w:jc w:val="center"/>
              <w:rPr>
                <w:sz w:val="20"/>
                <w:szCs w:val="20"/>
              </w:rPr>
            </w:pPr>
            <w:r w:rsidRPr="00891AA7">
              <w:rPr>
                <w:sz w:val="20"/>
                <w:szCs w:val="20"/>
              </w:rPr>
              <w:t xml:space="preserve">CoC, </w:t>
            </w:r>
            <w:r w:rsidRPr="00891AA7">
              <w:rPr>
                <w:sz w:val="20"/>
                <w:szCs w:val="20"/>
              </w:rPr>
              <w:t>임의해지권</w:t>
            </w:r>
          </w:p>
        </w:tc>
        <w:tc>
          <w:tcPr>
            <w:tcW w:w="6864" w:type="dxa"/>
            <w:shd w:val="clear" w:color="auto" w:fill="auto"/>
            <w:vAlign w:val="center"/>
          </w:tcPr>
          <w:p w14:paraId="64C1961D"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없음</w:t>
            </w:r>
          </w:p>
        </w:tc>
      </w:tr>
      <w:tr w:rsidR="00026A7E" w:rsidRPr="00CB2B3F" w14:paraId="25521B44" w14:textId="77777777" w:rsidTr="005A567D">
        <w:trPr>
          <w:trHeight w:val="340"/>
        </w:trPr>
        <w:tc>
          <w:tcPr>
            <w:tcW w:w="1924" w:type="dxa"/>
            <w:shd w:val="clear" w:color="auto" w:fill="F2F2F2" w:themeFill="background1" w:themeFillShade="F2"/>
            <w:vAlign w:val="center"/>
          </w:tcPr>
          <w:p w14:paraId="72EFDD1A" w14:textId="77777777" w:rsidR="00026A7E" w:rsidRPr="00891AA7" w:rsidRDefault="00026A7E" w:rsidP="0091358C">
            <w:pPr>
              <w:pStyle w:val="a5"/>
              <w:spacing w:line="280" w:lineRule="atLeast"/>
              <w:ind w:leftChars="0" w:left="0"/>
              <w:jc w:val="center"/>
              <w:rPr>
                <w:sz w:val="20"/>
                <w:szCs w:val="20"/>
              </w:rPr>
            </w:pPr>
            <w:r w:rsidRPr="00891AA7">
              <w:rPr>
                <w:sz w:val="20"/>
                <w:szCs w:val="20"/>
              </w:rPr>
              <w:t>해지사유</w:t>
            </w:r>
          </w:p>
        </w:tc>
        <w:tc>
          <w:tcPr>
            <w:tcW w:w="6864" w:type="dxa"/>
            <w:shd w:val="clear" w:color="auto" w:fill="auto"/>
            <w:vAlign w:val="center"/>
          </w:tcPr>
          <w:p w14:paraId="770210F9" w14:textId="77777777" w:rsidR="00026A7E" w:rsidRPr="00891AA7" w:rsidRDefault="00026A7E" w:rsidP="00B41A12">
            <w:pPr>
              <w:pStyle w:val="a5"/>
              <w:numPr>
                <w:ilvl w:val="0"/>
                <w:numId w:val="56"/>
              </w:numPr>
              <w:spacing w:line="280" w:lineRule="atLeast"/>
              <w:ind w:leftChars="0" w:left="227" w:hanging="227"/>
              <w:rPr>
                <w:sz w:val="20"/>
                <w:szCs w:val="20"/>
              </w:rPr>
            </w:pPr>
            <w:r w:rsidRPr="00891AA7">
              <w:rPr>
                <w:sz w:val="20"/>
                <w:szCs w:val="20"/>
              </w:rPr>
              <w:t>파산</w:t>
            </w:r>
            <w:r w:rsidRPr="00891AA7">
              <w:rPr>
                <w:sz w:val="20"/>
                <w:szCs w:val="20"/>
              </w:rPr>
              <w:t xml:space="preserve">, </w:t>
            </w:r>
            <w:r w:rsidRPr="00891AA7">
              <w:rPr>
                <w:sz w:val="20"/>
                <w:szCs w:val="20"/>
              </w:rPr>
              <w:t>회생신청</w:t>
            </w:r>
            <w:r w:rsidRPr="00891AA7">
              <w:rPr>
                <w:sz w:val="20"/>
                <w:szCs w:val="20"/>
              </w:rPr>
              <w:t xml:space="preserve">, </w:t>
            </w:r>
            <w:r w:rsidRPr="00891AA7">
              <w:rPr>
                <w:sz w:val="20"/>
                <w:szCs w:val="20"/>
              </w:rPr>
              <w:t>제품공급대금의</w:t>
            </w:r>
            <w:r w:rsidRPr="00891AA7">
              <w:rPr>
                <w:sz w:val="20"/>
                <w:szCs w:val="20"/>
              </w:rPr>
              <w:t xml:space="preserve"> </w:t>
            </w:r>
            <w:r w:rsidRPr="00891AA7">
              <w:rPr>
                <w:sz w:val="20"/>
                <w:szCs w:val="20"/>
              </w:rPr>
              <w:t>연체</w:t>
            </w:r>
            <w:r w:rsidRPr="00891AA7">
              <w:rPr>
                <w:sz w:val="20"/>
                <w:szCs w:val="20"/>
              </w:rPr>
              <w:t xml:space="preserve">, </w:t>
            </w:r>
            <w:r w:rsidRPr="00891AA7">
              <w:rPr>
                <w:sz w:val="20"/>
                <w:szCs w:val="20"/>
              </w:rPr>
              <w:t>전시매장</w:t>
            </w:r>
            <w:r w:rsidRPr="00891AA7">
              <w:rPr>
                <w:sz w:val="20"/>
                <w:szCs w:val="20"/>
              </w:rPr>
              <w:t xml:space="preserve"> </w:t>
            </w:r>
            <w:r w:rsidRPr="00891AA7">
              <w:rPr>
                <w:sz w:val="20"/>
                <w:szCs w:val="20"/>
              </w:rPr>
              <w:t>사용</w:t>
            </w:r>
            <w:r w:rsidRPr="00891AA7">
              <w:rPr>
                <w:sz w:val="20"/>
                <w:szCs w:val="20"/>
              </w:rPr>
              <w:t xml:space="preserve"> </w:t>
            </w:r>
            <w:r w:rsidRPr="00891AA7">
              <w:rPr>
                <w:sz w:val="20"/>
                <w:szCs w:val="20"/>
              </w:rPr>
              <w:t>자격</w:t>
            </w:r>
            <w:r w:rsidRPr="00891AA7">
              <w:rPr>
                <w:sz w:val="20"/>
                <w:szCs w:val="20"/>
              </w:rPr>
              <w:t xml:space="preserve"> </w:t>
            </w:r>
            <w:r w:rsidRPr="00891AA7">
              <w:rPr>
                <w:sz w:val="20"/>
                <w:szCs w:val="20"/>
              </w:rPr>
              <w:t>요건</w:t>
            </w:r>
            <w:r w:rsidRPr="00891AA7">
              <w:rPr>
                <w:sz w:val="20"/>
                <w:szCs w:val="20"/>
              </w:rPr>
              <w:t xml:space="preserve"> </w:t>
            </w:r>
            <w:proofErr w:type="spellStart"/>
            <w:r w:rsidRPr="00891AA7">
              <w:rPr>
                <w:sz w:val="20"/>
                <w:szCs w:val="20"/>
              </w:rPr>
              <w:t>미충족</w:t>
            </w:r>
            <w:proofErr w:type="spellEnd"/>
            <w:r w:rsidRPr="00891AA7">
              <w:rPr>
                <w:sz w:val="20"/>
                <w:szCs w:val="20"/>
              </w:rPr>
              <w:t xml:space="preserve">, </w:t>
            </w:r>
            <w:r w:rsidRPr="00891AA7">
              <w:rPr>
                <w:sz w:val="20"/>
                <w:szCs w:val="20"/>
              </w:rPr>
              <w:t>대상회사가</w:t>
            </w:r>
            <w:r w:rsidRPr="00891AA7">
              <w:rPr>
                <w:sz w:val="20"/>
                <w:szCs w:val="20"/>
              </w:rPr>
              <w:t xml:space="preserve"> </w:t>
            </w:r>
            <w:r w:rsidRPr="00891AA7">
              <w:rPr>
                <w:sz w:val="20"/>
                <w:szCs w:val="20"/>
              </w:rPr>
              <w:t>매장에</w:t>
            </w:r>
            <w:r w:rsidRPr="00891AA7">
              <w:rPr>
                <w:sz w:val="20"/>
                <w:szCs w:val="20"/>
              </w:rPr>
              <w:t xml:space="preserve"> </w:t>
            </w:r>
            <w:r w:rsidRPr="00891AA7">
              <w:rPr>
                <w:sz w:val="20"/>
                <w:szCs w:val="20"/>
              </w:rPr>
              <w:t>대한</w:t>
            </w:r>
            <w:r w:rsidRPr="00891AA7">
              <w:rPr>
                <w:sz w:val="20"/>
                <w:szCs w:val="20"/>
              </w:rPr>
              <w:t xml:space="preserve"> </w:t>
            </w:r>
            <w:r w:rsidRPr="00891AA7">
              <w:rPr>
                <w:sz w:val="20"/>
                <w:szCs w:val="20"/>
              </w:rPr>
              <w:t>소유권</w:t>
            </w:r>
            <w:r w:rsidRPr="00891AA7">
              <w:rPr>
                <w:sz w:val="20"/>
                <w:szCs w:val="20"/>
              </w:rPr>
              <w:t xml:space="preserve">, </w:t>
            </w:r>
            <w:r w:rsidRPr="00891AA7">
              <w:rPr>
                <w:sz w:val="20"/>
                <w:szCs w:val="20"/>
              </w:rPr>
              <w:t>임차권을</w:t>
            </w:r>
            <w:r w:rsidRPr="00891AA7">
              <w:rPr>
                <w:sz w:val="20"/>
                <w:szCs w:val="20"/>
              </w:rPr>
              <w:t xml:space="preserve"> </w:t>
            </w:r>
            <w:r w:rsidRPr="00891AA7">
              <w:rPr>
                <w:sz w:val="20"/>
                <w:szCs w:val="20"/>
              </w:rPr>
              <w:t>상실하는</w:t>
            </w:r>
            <w:r w:rsidRPr="00891AA7">
              <w:rPr>
                <w:sz w:val="20"/>
                <w:szCs w:val="20"/>
              </w:rPr>
              <w:t xml:space="preserve"> </w:t>
            </w:r>
            <w:r w:rsidRPr="00891AA7">
              <w:rPr>
                <w:sz w:val="20"/>
                <w:szCs w:val="20"/>
              </w:rPr>
              <w:t>경우</w:t>
            </w:r>
            <w:r w:rsidRPr="00891AA7">
              <w:rPr>
                <w:sz w:val="20"/>
                <w:szCs w:val="20"/>
              </w:rPr>
              <w:t xml:space="preserve"> </w:t>
            </w:r>
            <w:r w:rsidRPr="00891AA7">
              <w:rPr>
                <w:sz w:val="20"/>
                <w:szCs w:val="20"/>
              </w:rPr>
              <w:t>등</w:t>
            </w:r>
          </w:p>
        </w:tc>
      </w:tr>
    </w:tbl>
    <w:p w14:paraId="59ECCE74" w14:textId="77777777" w:rsidR="00026A7E" w:rsidRPr="002C1A32" w:rsidRDefault="00026A7E" w:rsidP="005A567D">
      <w:pPr>
        <w:pStyle w:val="a5"/>
        <w:numPr>
          <w:ilvl w:val="0"/>
          <w:numId w:val="38"/>
        </w:numPr>
        <w:spacing w:before="240" w:after="240"/>
        <w:ind w:leftChars="0" w:left="1276" w:hanging="454"/>
        <w:rPr>
          <w:b/>
          <w:szCs w:val="22"/>
        </w:rPr>
      </w:pPr>
      <w:r w:rsidRPr="002C1A32">
        <w:rPr>
          <w:b/>
          <w:szCs w:val="22"/>
        </w:rPr>
        <w:t>분석</w:t>
      </w:r>
    </w:p>
    <w:p w14:paraId="6CB90E4E" w14:textId="77777777" w:rsidR="005A567D" w:rsidRDefault="00026A7E" w:rsidP="00384ACF">
      <w:pPr>
        <w:pStyle w:val="a5"/>
        <w:spacing w:before="240" w:after="240"/>
        <w:ind w:leftChars="0" w:left="851"/>
        <w:rPr>
          <w:ins w:id="257" w:author="heesung.ahn" w:date="2021-08-31T00:41:00Z"/>
          <w:szCs w:val="22"/>
        </w:rPr>
      </w:pPr>
      <w:del w:id="258" w:author="heesung.ahn" w:date="2021-08-31T00:39:00Z">
        <w:r w:rsidRPr="00CB2B3F" w:rsidDel="002C1A32">
          <w:rPr>
            <w:szCs w:val="22"/>
          </w:rPr>
          <w:lastRenderedPageBreak/>
          <w:delText>기타</w:delText>
        </w:r>
        <w:r w:rsidRPr="00CB2B3F" w:rsidDel="002C1A32">
          <w:rPr>
            <w:szCs w:val="22"/>
          </w:rPr>
          <w:delText xml:space="preserve"> </w:delText>
        </w:r>
      </w:del>
      <w:ins w:id="259" w:author="heesung.ahn" w:date="2021-08-31T00:41:00Z">
        <w:r w:rsidR="005A567D" w:rsidRPr="00CB2B3F">
          <w:rPr>
            <w:szCs w:val="22"/>
          </w:rPr>
          <w:t>대상회사는</w:t>
        </w:r>
        <w:r w:rsidR="005A567D" w:rsidRPr="00CB2B3F">
          <w:rPr>
            <w:szCs w:val="22"/>
          </w:rPr>
          <w:t xml:space="preserve"> </w:t>
        </w:r>
        <w:r w:rsidR="005A567D" w:rsidRPr="00CB2B3F">
          <w:rPr>
            <w:szCs w:val="22"/>
          </w:rPr>
          <w:t>대상회사</w:t>
        </w:r>
        <w:r w:rsidR="005A567D" w:rsidRPr="00CB2B3F">
          <w:rPr>
            <w:szCs w:val="22"/>
          </w:rPr>
          <w:t xml:space="preserve"> </w:t>
        </w:r>
        <w:r w:rsidR="005A567D" w:rsidRPr="00CB2B3F">
          <w:rPr>
            <w:szCs w:val="22"/>
          </w:rPr>
          <w:t>소유</w:t>
        </w:r>
        <w:r w:rsidR="005A567D" w:rsidRPr="00CB2B3F">
          <w:rPr>
            <w:szCs w:val="22"/>
          </w:rPr>
          <w:t xml:space="preserve"> </w:t>
        </w:r>
        <w:r w:rsidR="005A567D" w:rsidRPr="00CB2B3F">
          <w:rPr>
            <w:szCs w:val="22"/>
          </w:rPr>
          <w:t>또는</w:t>
        </w:r>
        <w:r w:rsidR="005A567D" w:rsidRPr="00CB2B3F">
          <w:rPr>
            <w:szCs w:val="22"/>
          </w:rPr>
          <w:t xml:space="preserve"> </w:t>
        </w:r>
        <w:r w:rsidR="005A567D" w:rsidRPr="00CB2B3F">
          <w:rPr>
            <w:szCs w:val="22"/>
          </w:rPr>
          <w:t>임차</w:t>
        </w:r>
        <w:r w:rsidR="005A567D" w:rsidRPr="00CB2B3F">
          <w:rPr>
            <w:szCs w:val="22"/>
          </w:rPr>
          <w:t xml:space="preserve"> </w:t>
        </w:r>
        <w:r w:rsidR="005A567D" w:rsidRPr="00CB2B3F">
          <w:rPr>
            <w:szCs w:val="22"/>
          </w:rPr>
          <w:t>건물에</w:t>
        </w:r>
        <w:r w:rsidR="005A567D" w:rsidRPr="00CB2B3F">
          <w:rPr>
            <w:szCs w:val="22"/>
          </w:rPr>
          <w:t xml:space="preserve"> </w:t>
        </w:r>
        <w:r w:rsidR="005A567D" w:rsidRPr="00CB2B3F">
          <w:rPr>
            <w:szCs w:val="22"/>
          </w:rPr>
          <w:t>대상회사</w:t>
        </w:r>
        <w:r w:rsidR="005A567D" w:rsidRPr="00CB2B3F">
          <w:rPr>
            <w:szCs w:val="22"/>
          </w:rPr>
          <w:t xml:space="preserve"> </w:t>
        </w:r>
        <w:r w:rsidR="005A567D" w:rsidRPr="00CB2B3F">
          <w:rPr>
            <w:szCs w:val="22"/>
          </w:rPr>
          <w:t>제품</w:t>
        </w:r>
        <w:r w:rsidR="005A567D">
          <w:rPr>
            <w:rFonts w:hint="eastAsia"/>
            <w:szCs w:val="22"/>
          </w:rPr>
          <w:t>의</w:t>
        </w:r>
        <w:r w:rsidR="005A567D" w:rsidRPr="00CB2B3F">
          <w:rPr>
            <w:szCs w:val="22"/>
          </w:rPr>
          <w:t xml:space="preserve"> </w:t>
        </w:r>
        <w:r w:rsidR="005A567D" w:rsidRPr="00CB2B3F">
          <w:rPr>
            <w:szCs w:val="22"/>
          </w:rPr>
          <w:t>전시매장을</w:t>
        </w:r>
        <w:r w:rsidR="005A567D" w:rsidRPr="00CB2B3F">
          <w:rPr>
            <w:szCs w:val="22"/>
          </w:rPr>
          <w:t xml:space="preserve"> </w:t>
        </w:r>
        <w:r w:rsidR="005A567D">
          <w:rPr>
            <w:rFonts w:hint="eastAsia"/>
            <w:szCs w:val="22"/>
          </w:rPr>
          <w:t>두고</w:t>
        </w:r>
        <w:r w:rsidR="005A567D" w:rsidRPr="00CB2B3F">
          <w:rPr>
            <w:szCs w:val="22"/>
          </w:rPr>
          <w:t xml:space="preserve">, </w:t>
        </w:r>
        <w:r w:rsidR="005A567D" w:rsidRPr="00CB2B3F">
          <w:rPr>
            <w:szCs w:val="22"/>
          </w:rPr>
          <w:t>대리점과</w:t>
        </w:r>
        <w:r w:rsidR="005A567D" w:rsidRPr="00CB2B3F">
          <w:rPr>
            <w:szCs w:val="22"/>
          </w:rPr>
          <w:t xml:space="preserve"> </w:t>
        </w:r>
        <w:r w:rsidR="005A567D" w:rsidRPr="00CB2B3F">
          <w:rPr>
            <w:szCs w:val="22"/>
          </w:rPr>
          <w:t>전시매장</w:t>
        </w:r>
        <w:r w:rsidR="005A567D" w:rsidRPr="00CB2B3F">
          <w:rPr>
            <w:szCs w:val="22"/>
          </w:rPr>
          <w:t xml:space="preserve"> </w:t>
        </w:r>
        <w:r w:rsidR="005A567D" w:rsidRPr="00CB2B3F">
          <w:rPr>
            <w:szCs w:val="22"/>
          </w:rPr>
          <w:t>사용계약을</w:t>
        </w:r>
        <w:r w:rsidR="005A567D" w:rsidRPr="00CB2B3F">
          <w:rPr>
            <w:szCs w:val="22"/>
          </w:rPr>
          <w:t xml:space="preserve"> </w:t>
        </w:r>
        <w:r w:rsidR="005A567D" w:rsidRPr="00CB2B3F">
          <w:rPr>
            <w:szCs w:val="22"/>
          </w:rPr>
          <w:t>체결</w:t>
        </w:r>
        <w:r w:rsidR="005A567D">
          <w:rPr>
            <w:rFonts w:hint="eastAsia"/>
            <w:szCs w:val="22"/>
          </w:rPr>
          <w:t>하여</w:t>
        </w:r>
        <w:r w:rsidR="005A567D">
          <w:rPr>
            <w:rFonts w:hint="eastAsia"/>
            <w:szCs w:val="22"/>
          </w:rPr>
          <w:t xml:space="preserve"> </w:t>
        </w:r>
        <w:r w:rsidR="005A567D">
          <w:rPr>
            <w:rFonts w:hint="eastAsia"/>
            <w:szCs w:val="22"/>
          </w:rPr>
          <w:t>대리점으로부터</w:t>
        </w:r>
        <w:r w:rsidR="005A567D">
          <w:rPr>
            <w:rFonts w:hint="eastAsia"/>
            <w:szCs w:val="22"/>
          </w:rPr>
          <w:t xml:space="preserve"> </w:t>
        </w:r>
        <w:r w:rsidR="005A567D">
          <w:rPr>
            <w:rFonts w:hint="eastAsia"/>
            <w:szCs w:val="22"/>
          </w:rPr>
          <w:t>수수료를</w:t>
        </w:r>
        <w:r w:rsidR="005A567D">
          <w:rPr>
            <w:rFonts w:hint="eastAsia"/>
            <w:szCs w:val="22"/>
          </w:rPr>
          <w:t xml:space="preserve"> </w:t>
        </w:r>
        <w:r w:rsidR="005A567D">
          <w:rPr>
            <w:rFonts w:hint="eastAsia"/>
            <w:szCs w:val="22"/>
          </w:rPr>
          <w:t>수취함</w:t>
        </w:r>
        <w:r w:rsidR="005A567D" w:rsidRPr="00CB2B3F">
          <w:rPr>
            <w:szCs w:val="22"/>
          </w:rPr>
          <w:t>.</w:t>
        </w:r>
        <w:r w:rsidR="005A567D">
          <w:rPr>
            <w:szCs w:val="22"/>
          </w:rPr>
          <w:t xml:space="preserve"> </w:t>
        </w:r>
      </w:ins>
    </w:p>
    <w:p w14:paraId="1266C232" w14:textId="77777777" w:rsidR="00026A7E" w:rsidRPr="00CB2B3F" w:rsidRDefault="00026A7E" w:rsidP="00384ACF">
      <w:pPr>
        <w:pStyle w:val="a5"/>
        <w:spacing w:before="240" w:after="240"/>
        <w:ind w:leftChars="0" w:left="851"/>
        <w:rPr>
          <w:szCs w:val="22"/>
        </w:rPr>
      </w:pPr>
      <w:r w:rsidRPr="00CB2B3F">
        <w:rPr>
          <w:szCs w:val="22"/>
        </w:rPr>
        <w:t xml:space="preserve">CoC </w:t>
      </w:r>
      <w:r w:rsidRPr="00CB2B3F">
        <w:rPr>
          <w:szCs w:val="22"/>
        </w:rPr>
        <w:t>및</w:t>
      </w:r>
      <w:r w:rsidRPr="00CB2B3F">
        <w:rPr>
          <w:szCs w:val="22"/>
        </w:rPr>
        <w:t xml:space="preserve"> </w:t>
      </w:r>
      <w:r w:rsidRPr="00CB2B3F">
        <w:rPr>
          <w:szCs w:val="22"/>
        </w:rPr>
        <w:t>계약의</w:t>
      </w:r>
      <w:r w:rsidRPr="00CB2B3F">
        <w:rPr>
          <w:szCs w:val="22"/>
        </w:rPr>
        <w:t xml:space="preserve"> </w:t>
      </w:r>
      <w:r w:rsidRPr="00CB2B3F">
        <w:rPr>
          <w:szCs w:val="22"/>
        </w:rPr>
        <w:t>임의해지권을</w:t>
      </w:r>
      <w:r w:rsidRPr="00CB2B3F">
        <w:rPr>
          <w:szCs w:val="22"/>
        </w:rPr>
        <w:t xml:space="preserve"> </w:t>
      </w:r>
      <w:r w:rsidRPr="00CB2B3F">
        <w:rPr>
          <w:szCs w:val="22"/>
        </w:rPr>
        <w:t>정하는</w:t>
      </w:r>
      <w:r w:rsidRPr="00CB2B3F">
        <w:rPr>
          <w:szCs w:val="22"/>
        </w:rPr>
        <w:t xml:space="preserve"> </w:t>
      </w:r>
      <w:r w:rsidRPr="00CB2B3F">
        <w:rPr>
          <w:szCs w:val="22"/>
        </w:rPr>
        <w:t>조항은</w:t>
      </w:r>
      <w:r w:rsidRPr="00CB2B3F">
        <w:rPr>
          <w:szCs w:val="22"/>
        </w:rPr>
        <w:t xml:space="preserve"> </w:t>
      </w:r>
      <w:r w:rsidRPr="00CB2B3F">
        <w:rPr>
          <w:szCs w:val="22"/>
        </w:rPr>
        <w:t>없음</w:t>
      </w:r>
      <w:r w:rsidRPr="00CB2B3F">
        <w:rPr>
          <w:szCs w:val="22"/>
        </w:rPr>
        <w:t xml:space="preserve">. </w:t>
      </w:r>
      <w:r w:rsidRPr="00CB2B3F">
        <w:rPr>
          <w:szCs w:val="22"/>
        </w:rPr>
        <w:t>그</w:t>
      </w:r>
      <w:r w:rsidRPr="00CB2B3F">
        <w:rPr>
          <w:szCs w:val="22"/>
        </w:rPr>
        <w:t xml:space="preserve"> </w:t>
      </w:r>
      <w:r w:rsidRPr="00CB2B3F">
        <w:rPr>
          <w:szCs w:val="22"/>
        </w:rPr>
        <w:t>밖에</w:t>
      </w:r>
      <w:r w:rsidRPr="00CB2B3F">
        <w:rPr>
          <w:szCs w:val="22"/>
        </w:rPr>
        <w:t xml:space="preserve"> </w:t>
      </w:r>
      <w:r w:rsidRPr="00CB2B3F">
        <w:rPr>
          <w:szCs w:val="22"/>
        </w:rPr>
        <w:t>특기할만한</w:t>
      </w:r>
      <w:r w:rsidRPr="00CB2B3F">
        <w:rPr>
          <w:szCs w:val="22"/>
        </w:rPr>
        <w:t xml:space="preserve"> </w:t>
      </w:r>
      <w:r w:rsidRPr="00CB2B3F">
        <w:rPr>
          <w:szCs w:val="22"/>
        </w:rPr>
        <w:t>사항은</w:t>
      </w:r>
      <w:r w:rsidRPr="00CB2B3F">
        <w:rPr>
          <w:szCs w:val="22"/>
        </w:rPr>
        <w:t xml:space="preserve"> </w:t>
      </w:r>
      <w:r w:rsidRPr="00CB2B3F">
        <w:rPr>
          <w:szCs w:val="22"/>
        </w:rPr>
        <w:t>없음</w:t>
      </w:r>
      <w:r w:rsidRPr="00CB2B3F">
        <w:rPr>
          <w:szCs w:val="22"/>
        </w:rPr>
        <w:t>.</w:t>
      </w:r>
    </w:p>
    <w:p w14:paraId="0B34B562" w14:textId="77777777" w:rsidR="00026A7E" w:rsidRPr="006F1F16" w:rsidRDefault="00026A7E" w:rsidP="00026A7E">
      <w:pPr>
        <w:pStyle w:val="a5"/>
        <w:numPr>
          <w:ilvl w:val="0"/>
          <w:numId w:val="117"/>
        </w:numPr>
        <w:spacing w:after="240"/>
        <w:ind w:leftChars="0"/>
        <w:rPr>
          <w:b/>
          <w:szCs w:val="22"/>
        </w:rPr>
      </w:pPr>
      <w:r>
        <w:rPr>
          <w:rFonts w:hint="eastAsia"/>
          <w:b/>
          <w:szCs w:val="22"/>
        </w:rPr>
        <w:t>고객</w:t>
      </w:r>
      <w:r w:rsidRPr="006F1F16">
        <w:rPr>
          <w:rFonts w:hint="eastAsia"/>
          <w:b/>
          <w:szCs w:val="22"/>
        </w:rPr>
        <w:t xml:space="preserve"> </w:t>
      </w:r>
      <w:r w:rsidRPr="006F1F16">
        <w:rPr>
          <w:rFonts w:hint="eastAsia"/>
          <w:b/>
          <w:szCs w:val="22"/>
        </w:rPr>
        <w:t>계약</w:t>
      </w:r>
    </w:p>
    <w:p w14:paraId="001F3371" w14:textId="77777777" w:rsidR="00026A7E" w:rsidRPr="00A7204B" w:rsidRDefault="00026A7E" w:rsidP="00384ACF">
      <w:pPr>
        <w:pStyle w:val="a5"/>
        <w:spacing w:before="240" w:after="240"/>
        <w:ind w:leftChars="0" w:left="851"/>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대상회사가</w:t>
      </w:r>
      <w:r>
        <w:rPr>
          <w:rFonts w:hint="eastAsia"/>
          <w:szCs w:val="22"/>
        </w:rPr>
        <w:t xml:space="preserve"> </w:t>
      </w:r>
      <w:r>
        <w:rPr>
          <w:rFonts w:hint="eastAsia"/>
          <w:szCs w:val="22"/>
        </w:rPr>
        <w:t>현재</w:t>
      </w:r>
      <w:r>
        <w:rPr>
          <w:rFonts w:hint="eastAsia"/>
          <w:szCs w:val="22"/>
        </w:rPr>
        <w:t xml:space="preserve"> </w:t>
      </w:r>
      <w:r>
        <w:rPr>
          <w:rFonts w:hint="eastAsia"/>
          <w:szCs w:val="22"/>
        </w:rPr>
        <w:t>소비자와</w:t>
      </w:r>
      <w:r>
        <w:rPr>
          <w:rFonts w:hint="eastAsia"/>
          <w:szCs w:val="22"/>
        </w:rPr>
        <w:t xml:space="preserve"> </w:t>
      </w:r>
      <w:r>
        <w:rPr>
          <w:rFonts w:hint="eastAsia"/>
          <w:szCs w:val="22"/>
        </w:rPr>
        <w:t>체결하는</w:t>
      </w:r>
      <w:r>
        <w:rPr>
          <w:rFonts w:hint="eastAsia"/>
          <w:szCs w:val="22"/>
        </w:rPr>
        <w:t xml:space="preserve"> </w:t>
      </w:r>
      <w:r>
        <w:rPr>
          <w:rFonts w:hint="eastAsia"/>
          <w:szCs w:val="22"/>
        </w:rPr>
        <w:t>계약의</w:t>
      </w:r>
      <w:r>
        <w:rPr>
          <w:rFonts w:hint="eastAsia"/>
          <w:szCs w:val="22"/>
        </w:rPr>
        <w:t xml:space="preserve"> </w:t>
      </w:r>
      <w:r>
        <w:rPr>
          <w:rFonts w:hint="eastAsia"/>
          <w:szCs w:val="22"/>
        </w:rPr>
        <w:t>당사자는</w:t>
      </w:r>
      <w:r>
        <w:rPr>
          <w:rFonts w:hint="eastAsia"/>
          <w:szCs w:val="22"/>
        </w:rPr>
        <w:t xml:space="preserve"> </w:t>
      </w:r>
      <w:r>
        <w:rPr>
          <w:rFonts w:hint="eastAsia"/>
          <w:szCs w:val="22"/>
        </w:rPr>
        <w:t>고객</w:t>
      </w:r>
      <w:r>
        <w:rPr>
          <w:rFonts w:hint="eastAsia"/>
          <w:szCs w:val="22"/>
        </w:rPr>
        <w:t>(</w:t>
      </w:r>
      <w:r>
        <w:rPr>
          <w:rFonts w:hint="eastAsia"/>
          <w:szCs w:val="22"/>
        </w:rPr>
        <w:t>발주자</w:t>
      </w:r>
      <w:r>
        <w:rPr>
          <w:rFonts w:hint="eastAsia"/>
          <w:szCs w:val="22"/>
        </w:rPr>
        <w:t>)</w:t>
      </w:r>
      <w:r>
        <w:rPr>
          <w:szCs w:val="22"/>
        </w:rPr>
        <w:t xml:space="preserve">, </w:t>
      </w:r>
      <w:r>
        <w:rPr>
          <w:rFonts w:hint="eastAsia"/>
          <w:szCs w:val="22"/>
        </w:rPr>
        <w:t>대리점</w:t>
      </w:r>
      <w:r>
        <w:rPr>
          <w:rFonts w:hint="eastAsia"/>
          <w:szCs w:val="22"/>
        </w:rPr>
        <w:t>(</w:t>
      </w:r>
      <w:r>
        <w:rPr>
          <w:rFonts w:hint="eastAsia"/>
          <w:szCs w:val="22"/>
        </w:rPr>
        <w:t>물품</w:t>
      </w:r>
      <w:r>
        <w:rPr>
          <w:rFonts w:hint="eastAsia"/>
          <w:szCs w:val="22"/>
        </w:rPr>
        <w:t xml:space="preserve"> </w:t>
      </w:r>
      <w:r>
        <w:rPr>
          <w:rFonts w:hint="eastAsia"/>
          <w:szCs w:val="22"/>
        </w:rPr>
        <w:t>공급자</w:t>
      </w:r>
      <w:r>
        <w:rPr>
          <w:rFonts w:hint="eastAsia"/>
          <w:szCs w:val="22"/>
        </w:rPr>
        <w:t>)</w:t>
      </w:r>
      <w:r>
        <w:rPr>
          <w:szCs w:val="22"/>
        </w:rPr>
        <w:t xml:space="preserve"> </w:t>
      </w:r>
      <w:r>
        <w:rPr>
          <w:rFonts w:hint="eastAsia"/>
          <w:szCs w:val="22"/>
        </w:rPr>
        <w:t>및</w:t>
      </w:r>
      <w:r>
        <w:rPr>
          <w:rFonts w:hint="eastAsia"/>
          <w:szCs w:val="22"/>
        </w:rPr>
        <w:t xml:space="preserve"> </w:t>
      </w:r>
      <w:r>
        <w:rPr>
          <w:rFonts w:hint="eastAsia"/>
          <w:szCs w:val="22"/>
        </w:rPr>
        <w:t>한샘서비스</w:t>
      </w:r>
      <w:r>
        <w:rPr>
          <w:rFonts w:hint="eastAsia"/>
          <w:szCs w:val="22"/>
        </w:rPr>
        <w:t>(</w:t>
      </w:r>
      <w:r>
        <w:rPr>
          <w:rFonts w:hint="eastAsia"/>
          <w:szCs w:val="22"/>
        </w:rPr>
        <w:t>시공공사</w:t>
      </w:r>
      <w:r>
        <w:rPr>
          <w:rFonts w:hint="eastAsia"/>
          <w:szCs w:val="22"/>
        </w:rPr>
        <w:t>)</w:t>
      </w:r>
      <w:r>
        <w:rPr>
          <w:rFonts w:hint="eastAsia"/>
          <w:szCs w:val="22"/>
        </w:rPr>
        <w:t>의</w:t>
      </w:r>
      <w:r>
        <w:rPr>
          <w:rFonts w:hint="eastAsia"/>
          <w:szCs w:val="22"/>
        </w:rPr>
        <w:t xml:space="preserve"> </w:t>
      </w:r>
      <w:r>
        <w:rPr>
          <w:szCs w:val="22"/>
        </w:rPr>
        <w:t>3</w:t>
      </w:r>
      <w:r>
        <w:rPr>
          <w:rFonts w:hint="eastAsia"/>
          <w:szCs w:val="22"/>
        </w:rPr>
        <w:t>당자사</w:t>
      </w:r>
      <w:r>
        <w:rPr>
          <w:rFonts w:hint="eastAsia"/>
          <w:szCs w:val="22"/>
        </w:rPr>
        <w:t xml:space="preserve"> </w:t>
      </w:r>
      <w:r>
        <w:rPr>
          <w:rFonts w:hint="eastAsia"/>
          <w:szCs w:val="22"/>
        </w:rPr>
        <w:t>형태로</w:t>
      </w:r>
      <w:r>
        <w:rPr>
          <w:rFonts w:hint="eastAsia"/>
          <w:szCs w:val="22"/>
        </w:rPr>
        <w:t xml:space="preserve"> </w:t>
      </w:r>
      <w:r>
        <w:rPr>
          <w:rFonts w:hint="eastAsia"/>
          <w:szCs w:val="22"/>
        </w:rPr>
        <w:t>계약을</w:t>
      </w:r>
      <w:r>
        <w:rPr>
          <w:rFonts w:hint="eastAsia"/>
          <w:szCs w:val="22"/>
        </w:rPr>
        <w:t xml:space="preserve"> </w:t>
      </w:r>
      <w:r>
        <w:rPr>
          <w:rFonts w:hint="eastAsia"/>
          <w:szCs w:val="22"/>
        </w:rPr>
        <w:t>체결하고</w:t>
      </w:r>
      <w:r>
        <w:rPr>
          <w:rFonts w:hint="eastAsia"/>
          <w:szCs w:val="22"/>
        </w:rPr>
        <w:t xml:space="preserve"> </w:t>
      </w:r>
      <w:r>
        <w:rPr>
          <w:rFonts w:hint="eastAsia"/>
          <w:szCs w:val="22"/>
        </w:rPr>
        <w:t>있음</w:t>
      </w:r>
      <w:r>
        <w:rPr>
          <w:rFonts w:hint="eastAsia"/>
          <w:szCs w:val="22"/>
        </w:rPr>
        <w:t>.</w:t>
      </w:r>
      <w:r>
        <w:rPr>
          <w:szCs w:val="22"/>
        </w:rPr>
        <w:t xml:space="preserve"> </w:t>
      </w:r>
    </w:p>
    <w:tbl>
      <w:tblPr>
        <w:tblW w:w="8788" w:type="dxa"/>
        <w:tblInd w:w="85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924"/>
        <w:gridCol w:w="6864"/>
      </w:tblGrid>
      <w:tr w:rsidR="00026A7E" w:rsidRPr="00CB2B3F" w14:paraId="7B90D7F1" w14:textId="77777777" w:rsidTr="008B5DFE">
        <w:trPr>
          <w:trHeight w:val="340"/>
          <w:tblHeader/>
        </w:trPr>
        <w:tc>
          <w:tcPr>
            <w:tcW w:w="1924" w:type="dxa"/>
            <w:tcBorders>
              <w:top w:val="single" w:sz="12" w:space="0" w:color="404040" w:themeColor="text1" w:themeTint="BF"/>
              <w:bottom w:val="single" w:sz="4" w:space="0" w:color="404040" w:themeColor="text1" w:themeTint="BF"/>
            </w:tcBorders>
            <w:shd w:val="clear" w:color="auto" w:fill="DEEEEE"/>
            <w:vAlign w:val="center"/>
          </w:tcPr>
          <w:p w14:paraId="48052A6D"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항목</w:t>
            </w:r>
          </w:p>
        </w:tc>
        <w:tc>
          <w:tcPr>
            <w:tcW w:w="6864" w:type="dxa"/>
            <w:tcBorders>
              <w:top w:val="single" w:sz="12" w:space="0" w:color="404040" w:themeColor="text1" w:themeTint="BF"/>
              <w:bottom w:val="single" w:sz="4" w:space="0" w:color="404040" w:themeColor="text1" w:themeTint="BF"/>
            </w:tcBorders>
            <w:shd w:val="clear" w:color="auto" w:fill="DEEEEE"/>
            <w:vAlign w:val="center"/>
          </w:tcPr>
          <w:p w14:paraId="0939702B"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내용</w:t>
            </w:r>
          </w:p>
        </w:tc>
      </w:tr>
      <w:tr w:rsidR="00026A7E" w:rsidRPr="00CB2B3F" w14:paraId="7C61F17B" w14:textId="77777777" w:rsidTr="008B5DFE">
        <w:trPr>
          <w:trHeight w:val="340"/>
        </w:trPr>
        <w:tc>
          <w:tcPr>
            <w:tcW w:w="1924" w:type="dxa"/>
            <w:tcBorders>
              <w:top w:val="single" w:sz="4" w:space="0" w:color="404040" w:themeColor="text1" w:themeTint="BF"/>
            </w:tcBorders>
            <w:shd w:val="clear" w:color="auto" w:fill="F2F2F2" w:themeFill="background1" w:themeFillShade="F2"/>
            <w:vAlign w:val="center"/>
          </w:tcPr>
          <w:p w14:paraId="7EB92CD6" w14:textId="77777777" w:rsidR="00026A7E" w:rsidRPr="00891AA7" w:rsidRDefault="00026A7E" w:rsidP="0091358C">
            <w:pPr>
              <w:pStyle w:val="a5"/>
              <w:spacing w:line="280" w:lineRule="atLeast"/>
              <w:ind w:leftChars="0" w:left="0"/>
              <w:jc w:val="center"/>
              <w:rPr>
                <w:sz w:val="20"/>
                <w:szCs w:val="20"/>
              </w:rPr>
            </w:pPr>
            <w:r>
              <w:rPr>
                <w:rFonts w:hint="eastAsia"/>
                <w:sz w:val="20"/>
                <w:szCs w:val="20"/>
              </w:rPr>
              <w:t>당사자</w:t>
            </w:r>
          </w:p>
        </w:tc>
        <w:tc>
          <w:tcPr>
            <w:tcW w:w="6864" w:type="dxa"/>
            <w:tcBorders>
              <w:top w:val="single" w:sz="4" w:space="0" w:color="404040" w:themeColor="text1" w:themeTint="BF"/>
            </w:tcBorders>
            <w:shd w:val="clear" w:color="auto" w:fill="auto"/>
            <w:vAlign w:val="center"/>
          </w:tcPr>
          <w:p w14:paraId="20FA0A5A"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발주자</w:t>
            </w:r>
            <w:r>
              <w:rPr>
                <w:rFonts w:hint="eastAsia"/>
                <w:sz w:val="20"/>
                <w:szCs w:val="20"/>
              </w:rPr>
              <w:t>:</w:t>
            </w:r>
            <w:r>
              <w:rPr>
                <w:sz w:val="20"/>
                <w:szCs w:val="20"/>
              </w:rPr>
              <w:t xml:space="preserve"> </w:t>
            </w:r>
            <w:r>
              <w:rPr>
                <w:rFonts w:hint="eastAsia"/>
                <w:sz w:val="20"/>
                <w:szCs w:val="20"/>
              </w:rPr>
              <w:t>고객</w:t>
            </w:r>
          </w:p>
          <w:p w14:paraId="336BD4DF"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대리점</w:t>
            </w:r>
            <w:r>
              <w:rPr>
                <w:rFonts w:hint="eastAsia"/>
                <w:sz w:val="20"/>
                <w:szCs w:val="20"/>
              </w:rPr>
              <w:t>:</w:t>
            </w:r>
            <w:r>
              <w:rPr>
                <w:sz w:val="20"/>
                <w:szCs w:val="20"/>
              </w:rPr>
              <w:t xml:space="preserve"> </w:t>
            </w:r>
            <w:r>
              <w:rPr>
                <w:rFonts w:hint="eastAsia"/>
                <w:sz w:val="20"/>
                <w:szCs w:val="20"/>
              </w:rPr>
              <w:t>제품</w:t>
            </w:r>
            <w:r>
              <w:rPr>
                <w:rFonts w:hint="eastAsia"/>
                <w:sz w:val="20"/>
                <w:szCs w:val="20"/>
              </w:rPr>
              <w:t xml:space="preserve"> </w:t>
            </w:r>
            <w:r>
              <w:rPr>
                <w:rFonts w:hint="eastAsia"/>
                <w:sz w:val="20"/>
                <w:szCs w:val="20"/>
              </w:rPr>
              <w:t>공급</w:t>
            </w:r>
          </w:p>
          <w:p w14:paraId="4AD22F00" w14:textId="77777777" w:rsidR="00026A7E" w:rsidRPr="00891AA7" w:rsidRDefault="00026A7E" w:rsidP="0091358C">
            <w:pPr>
              <w:pStyle w:val="a5"/>
              <w:numPr>
                <w:ilvl w:val="0"/>
                <w:numId w:val="56"/>
              </w:numPr>
              <w:spacing w:line="280" w:lineRule="atLeast"/>
              <w:ind w:leftChars="0" w:left="227" w:hanging="227"/>
              <w:rPr>
                <w:sz w:val="20"/>
                <w:szCs w:val="20"/>
              </w:rPr>
            </w:pPr>
            <w:r>
              <w:rPr>
                <w:rFonts w:hint="eastAsia"/>
                <w:sz w:val="20"/>
                <w:szCs w:val="20"/>
              </w:rPr>
              <w:t>한샘서비스</w:t>
            </w:r>
            <w:r>
              <w:rPr>
                <w:rFonts w:hint="eastAsia"/>
                <w:sz w:val="20"/>
                <w:szCs w:val="20"/>
              </w:rPr>
              <w:t>:</w:t>
            </w:r>
            <w:r>
              <w:rPr>
                <w:sz w:val="20"/>
                <w:szCs w:val="20"/>
              </w:rPr>
              <w:t xml:space="preserve"> </w:t>
            </w:r>
            <w:r>
              <w:rPr>
                <w:rFonts w:hint="eastAsia"/>
                <w:sz w:val="20"/>
                <w:szCs w:val="20"/>
              </w:rPr>
              <w:t>시공관리자</w:t>
            </w:r>
            <w:r>
              <w:rPr>
                <w:rFonts w:hint="eastAsia"/>
                <w:sz w:val="20"/>
                <w:szCs w:val="20"/>
              </w:rPr>
              <w:t xml:space="preserve"> </w:t>
            </w:r>
            <w:r>
              <w:rPr>
                <w:rFonts w:hint="eastAsia"/>
                <w:sz w:val="20"/>
                <w:szCs w:val="20"/>
              </w:rPr>
              <w:t>관리</w:t>
            </w:r>
            <w:r>
              <w:rPr>
                <w:rFonts w:hint="eastAsia"/>
                <w:sz w:val="20"/>
                <w:szCs w:val="20"/>
              </w:rPr>
              <w:t xml:space="preserve">, </w:t>
            </w:r>
            <w:r>
              <w:rPr>
                <w:rFonts w:hint="eastAsia"/>
                <w:sz w:val="20"/>
                <w:szCs w:val="20"/>
              </w:rPr>
              <w:t>감리</w:t>
            </w:r>
          </w:p>
        </w:tc>
      </w:tr>
      <w:tr w:rsidR="00026A7E" w:rsidRPr="00CB2B3F" w14:paraId="07D85040" w14:textId="77777777" w:rsidTr="008B5DFE">
        <w:trPr>
          <w:trHeight w:val="340"/>
        </w:trPr>
        <w:tc>
          <w:tcPr>
            <w:tcW w:w="1924" w:type="dxa"/>
            <w:shd w:val="clear" w:color="auto" w:fill="F2F2F2" w:themeFill="background1" w:themeFillShade="F2"/>
            <w:vAlign w:val="center"/>
          </w:tcPr>
          <w:p w14:paraId="5479FDC2" w14:textId="77777777" w:rsidR="00026A7E" w:rsidRPr="00891AA7" w:rsidRDefault="00026A7E" w:rsidP="0091358C">
            <w:pPr>
              <w:pStyle w:val="a5"/>
              <w:spacing w:line="280" w:lineRule="atLeast"/>
              <w:ind w:leftChars="0" w:left="0"/>
              <w:jc w:val="center"/>
              <w:rPr>
                <w:sz w:val="20"/>
                <w:szCs w:val="20"/>
              </w:rPr>
            </w:pPr>
            <w:r>
              <w:rPr>
                <w:rFonts w:hint="eastAsia"/>
                <w:sz w:val="20"/>
                <w:szCs w:val="20"/>
              </w:rPr>
              <w:t>거래구조</w:t>
            </w:r>
          </w:p>
        </w:tc>
        <w:tc>
          <w:tcPr>
            <w:tcW w:w="6864" w:type="dxa"/>
            <w:shd w:val="clear" w:color="auto" w:fill="auto"/>
            <w:vAlign w:val="center"/>
          </w:tcPr>
          <w:p w14:paraId="6708E1E7"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물품공급</w:t>
            </w:r>
            <w:r>
              <w:rPr>
                <w:rFonts w:hint="eastAsia"/>
                <w:sz w:val="20"/>
                <w:szCs w:val="20"/>
              </w:rPr>
              <w:t>:</w:t>
            </w:r>
            <w:r>
              <w:rPr>
                <w:sz w:val="20"/>
                <w:szCs w:val="20"/>
              </w:rPr>
              <w:t xml:space="preserve"> </w:t>
            </w:r>
            <w:r>
              <w:rPr>
                <w:rFonts w:hint="eastAsia"/>
                <w:sz w:val="20"/>
                <w:szCs w:val="20"/>
              </w:rPr>
              <w:t>대리점은</w:t>
            </w:r>
            <w:r>
              <w:rPr>
                <w:rFonts w:hint="eastAsia"/>
                <w:sz w:val="20"/>
                <w:szCs w:val="20"/>
              </w:rPr>
              <w:t xml:space="preserve"> </w:t>
            </w:r>
            <w:r>
              <w:rPr>
                <w:rFonts w:hint="eastAsia"/>
                <w:sz w:val="20"/>
                <w:szCs w:val="20"/>
              </w:rPr>
              <w:t>고객이</w:t>
            </w:r>
            <w:r>
              <w:rPr>
                <w:rFonts w:hint="eastAsia"/>
                <w:sz w:val="20"/>
                <w:szCs w:val="20"/>
              </w:rPr>
              <w:t xml:space="preserve"> </w:t>
            </w:r>
            <w:r>
              <w:rPr>
                <w:rFonts w:hint="eastAsia"/>
                <w:sz w:val="20"/>
                <w:szCs w:val="20"/>
              </w:rPr>
              <w:t>발주한</w:t>
            </w:r>
            <w:r>
              <w:rPr>
                <w:rFonts w:hint="eastAsia"/>
                <w:sz w:val="20"/>
                <w:szCs w:val="20"/>
              </w:rPr>
              <w:t xml:space="preserve"> </w:t>
            </w:r>
            <w:r>
              <w:rPr>
                <w:rFonts w:hint="eastAsia"/>
                <w:sz w:val="20"/>
                <w:szCs w:val="20"/>
              </w:rPr>
              <w:t>물품을</w:t>
            </w:r>
            <w:r>
              <w:rPr>
                <w:rFonts w:hint="eastAsia"/>
                <w:sz w:val="20"/>
                <w:szCs w:val="20"/>
              </w:rPr>
              <w:t xml:space="preserve"> </w:t>
            </w:r>
            <w:r>
              <w:rPr>
                <w:rFonts w:hint="eastAsia"/>
                <w:sz w:val="20"/>
                <w:szCs w:val="20"/>
              </w:rPr>
              <w:t>공급</w:t>
            </w:r>
          </w:p>
          <w:p w14:paraId="5ACF405F"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공사시공</w:t>
            </w:r>
            <w:r>
              <w:rPr>
                <w:rFonts w:hint="eastAsia"/>
                <w:sz w:val="20"/>
                <w:szCs w:val="20"/>
              </w:rPr>
              <w:t>:</w:t>
            </w:r>
            <w:r>
              <w:rPr>
                <w:sz w:val="20"/>
                <w:szCs w:val="20"/>
              </w:rPr>
              <w:t xml:space="preserve"> </w:t>
            </w:r>
            <w:r>
              <w:rPr>
                <w:rFonts w:hint="eastAsia"/>
                <w:sz w:val="20"/>
                <w:szCs w:val="20"/>
              </w:rPr>
              <w:t>한샘서비스는</w:t>
            </w:r>
            <w:r>
              <w:rPr>
                <w:rFonts w:hint="eastAsia"/>
                <w:sz w:val="20"/>
                <w:szCs w:val="20"/>
              </w:rPr>
              <w:t xml:space="preserve"> </w:t>
            </w:r>
            <w:r>
              <w:rPr>
                <w:rFonts w:hint="eastAsia"/>
                <w:sz w:val="20"/>
                <w:szCs w:val="20"/>
              </w:rPr>
              <w:t>공사의</w:t>
            </w:r>
            <w:r>
              <w:rPr>
                <w:rFonts w:hint="eastAsia"/>
                <w:sz w:val="20"/>
                <w:szCs w:val="20"/>
              </w:rPr>
              <w:t xml:space="preserve"> </w:t>
            </w:r>
            <w:r>
              <w:rPr>
                <w:rFonts w:hint="eastAsia"/>
                <w:sz w:val="20"/>
                <w:szCs w:val="20"/>
              </w:rPr>
              <w:t>시공관리자로서</w:t>
            </w:r>
            <w:r>
              <w:rPr>
                <w:rFonts w:hint="eastAsia"/>
                <w:sz w:val="20"/>
                <w:szCs w:val="20"/>
              </w:rPr>
              <w:t xml:space="preserve"> </w:t>
            </w:r>
            <w:r>
              <w:rPr>
                <w:rFonts w:hint="eastAsia"/>
                <w:sz w:val="20"/>
                <w:szCs w:val="20"/>
              </w:rPr>
              <w:t>관리</w:t>
            </w:r>
            <w:r>
              <w:rPr>
                <w:rFonts w:hint="eastAsia"/>
                <w:sz w:val="20"/>
                <w:szCs w:val="20"/>
              </w:rPr>
              <w:t>,</w:t>
            </w:r>
            <w:r>
              <w:rPr>
                <w:sz w:val="20"/>
                <w:szCs w:val="20"/>
              </w:rPr>
              <w:t xml:space="preserve"> </w:t>
            </w:r>
            <w:r>
              <w:rPr>
                <w:rFonts w:hint="eastAsia"/>
                <w:sz w:val="20"/>
                <w:szCs w:val="20"/>
              </w:rPr>
              <w:t>감리</w:t>
            </w:r>
            <w:r>
              <w:rPr>
                <w:rFonts w:hint="eastAsia"/>
                <w:sz w:val="20"/>
                <w:szCs w:val="20"/>
              </w:rPr>
              <w:t xml:space="preserve"> </w:t>
            </w:r>
            <w:r>
              <w:rPr>
                <w:rFonts w:hint="eastAsia"/>
                <w:sz w:val="20"/>
                <w:szCs w:val="20"/>
              </w:rPr>
              <w:t>업무를</w:t>
            </w:r>
            <w:r>
              <w:rPr>
                <w:rFonts w:hint="eastAsia"/>
                <w:sz w:val="20"/>
                <w:szCs w:val="20"/>
              </w:rPr>
              <w:t xml:space="preserve"> </w:t>
            </w:r>
            <w:r>
              <w:rPr>
                <w:rFonts w:hint="eastAsia"/>
                <w:sz w:val="20"/>
                <w:szCs w:val="20"/>
              </w:rPr>
              <w:t>수행</w:t>
            </w:r>
          </w:p>
          <w:p w14:paraId="5BE5541A" w14:textId="77777777" w:rsidR="00026A7E" w:rsidRPr="0057600F" w:rsidRDefault="00026A7E" w:rsidP="0091358C">
            <w:pPr>
              <w:pStyle w:val="a5"/>
              <w:numPr>
                <w:ilvl w:val="0"/>
                <w:numId w:val="56"/>
              </w:numPr>
              <w:spacing w:line="280" w:lineRule="atLeast"/>
              <w:ind w:leftChars="0" w:left="227" w:hanging="227"/>
              <w:rPr>
                <w:sz w:val="20"/>
                <w:szCs w:val="20"/>
              </w:rPr>
            </w:pPr>
            <w:r>
              <w:rPr>
                <w:rFonts w:hint="eastAsia"/>
                <w:sz w:val="20"/>
                <w:szCs w:val="20"/>
              </w:rPr>
              <w:t>고객관리</w:t>
            </w:r>
            <w:r>
              <w:rPr>
                <w:rFonts w:hint="eastAsia"/>
                <w:sz w:val="20"/>
                <w:szCs w:val="20"/>
              </w:rPr>
              <w:t>:</w:t>
            </w:r>
            <w:r>
              <w:rPr>
                <w:sz w:val="20"/>
                <w:szCs w:val="20"/>
              </w:rPr>
              <w:t xml:space="preserve"> </w:t>
            </w:r>
            <w:r>
              <w:rPr>
                <w:rFonts w:hint="eastAsia"/>
                <w:sz w:val="20"/>
                <w:szCs w:val="20"/>
              </w:rPr>
              <w:t>고객상담</w:t>
            </w:r>
            <w:r>
              <w:rPr>
                <w:rFonts w:hint="eastAsia"/>
                <w:sz w:val="20"/>
                <w:szCs w:val="20"/>
              </w:rPr>
              <w:t>,</w:t>
            </w:r>
            <w:r>
              <w:rPr>
                <w:sz w:val="20"/>
                <w:szCs w:val="20"/>
              </w:rPr>
              <w:t xml:space="preserve"> </w:t>
            </w:r>
            <w:r>
              <w:rPr>
                <w:rFonts w:hint="eastAsia"/>
                <w:sz w:val="20"/>
                <w:szCs w:val="20"/>
              </w:rPr>
              <w:t>결제</w:t>
            </w:r>
            <w:r>
              <w:rPr>
                <w:rFonts w:hint="eastAsia"/>
                <w:sz w:val="20"/>
                <w:szCs w:val="20"/>
              </w:rPr>
              <w:t>,</w:t>
            </w:r>
            <w:r>
              <w:rPr>
                <w:sz w:val="20"/>
                <w:szCs w:val="20"/>
              </w:rPr>
              <w:t xml:space="preserve"> </w:t>
            </w:r>
            <w:r>
              <w:rPr>
                <w:rFonts w:hint="eastAsia"/>
                <w:sz w:val="20"/>
                <w:szCs w:val="20"/>
              </w:rPr>
              <w:t>수금</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고객관리</w:t>
            </w:r>
            <w:r>
              <w:rPr>
                <w:rFonts w:hint="eastAsia"/>
                <w:sz w:val="20"/>
                <w:szCs w:val="20"/>
              </w:rPr>
              <w:t xml:space="preserve"> </w:t>
            </w:r>
            <w:r>
              <w:rPr>
                <w:rFonts w:hint="eastAsia"/>
                <w:sz w:val="20"/>
                <w:szCs w:val="20"/>
              </w:rPr>
              <w:t>업무는</w:t>
            </w:r>
            <w:r>
              <w:rPr>
                <w:rFonts w:hint="eastAsia"/>
                <w:sz w:val="20"/>
                <w:szCs w:val="20"/>
              </w:rPr>
              <w:t xml:space="preserve"> </w:t>
            </w:r>
            <w:r>
              <w:rPr>
                <w:rFonts w:hint="eastAsia"/>
                <w:sz w:val="20"/>
                <w:szCs w:val="20"/>
              </w:rPr>
              <w:t>대리점이</w:t>
            </w:r>
            <w:r>
              <w:rPr>
                <w:rFonts w:hint="eastAsia"/>
                <w:sz w:val="20"/>
                <w:szCs w:val="20"/>
              </w:rPr>
              <w:t xml:space="preserve"> </w:t>
            </w:r>
            <w:r>
              <w:rPr>
                <w:rFonts w:hint="eastAsia"/>
                <w:sz w:val="20"/>
                <w:szCs w:val="20"/>
              </w:rPr>
              <w:t>수행</w:t>
            </w:r>
          </w:p>
        </w:tc>
      </w:tr>
      <w:tr w:rsidR="00026A7E" w:rsidRPr="00CB2B3F" w14:paraId="23B51267" w14:textId="77777777" w:rsidTr="008B5DFE">
        <w:trPr>
          <w:trHeight w:val="340"/>
        </w:trPr>
        <w:tc>
          <w:tcPr>
            <w:tcW w:w="1924" w:type="dxa"/>
            <w:shd w:val="clear" w:color="auto" w:fill="F2F2F2" w:themeFill="background1" w:themeFillShade="F2"/>
            <w:vAlign w:val="center"/>
          </w:tcPr>
          <w:p w14:paraId="108B62D2" w14:textId="77777777" w:rsidR="00026A7E" w:rsidRPr="00891AA7" w:rsidRDefault="00026A7E" w:rsidP="0091358C">
            <w:pPr>
              <w:pStyle w:val="a5"/>
              <w:spacing w:line="280" w:lineRule="atLeast"/>
              <w:ind w:leftChars="0" w:left="0"/>
              <w:jc w:val="center"/>
              <w:rPr>
                <w:sz w:val="20"/>
                <w:szCs w:val="20"/>
              </w:rPr>
            </w:pPr>
            <w:r>
              <w:rPr>
                <w:rFonts w:hint="eastAsia"/>
                <w:sz w:val="20"/>
                <w:szCs w:val="20"/>
              </w:rPr>
              <w:t>대금지급</w:t>
            </w:r>
          </w:p>
        </w:tc>
        <w:tc>
          <w:tcPr>
            <w:tcW w:w="6864" w:type="dxa"/>
            <w:shd w:val="clear" w:color="auto" w:fill="auto"/>
            <w:vAlign w:val="center"/>
          </w:tcPr>
          <w:p w14:paraId="4E5AD546"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상품가격</w:t>
            </w:r>
            <w:r>
              <w:rPr>
                <w:rFonts w:hint="eastAsia"/>
                <w:sz w:val="20"/>
                <w:szCs w:val="20"/>
              </w:rPr>
              <w:t xml:space="preserve"> </w:t>
            </w:r>
            <w:r>
              <w:rPr>
                <w:rFonts w:hint="eastAsia"/>
                <w:sz w:val="20"/>
                <w:szCs w:val="20"/>
              </w:rPr>
              <w:t>한샘이</w:t>
            </w:r>
            <w:r>
              <w:rPr>
                <w:rFonts w:hint="eastAsia"/>
                <w:sz w:val="20"/>
                <w:szCs w:val="20"/>
              </w:rPr>
              <w:t xml:space="preserve"> </w:t>
            </w:r>
            <w:r>
              <w:rPr>
                <w:rFonts w:hint="eastAsia"/>
                <w:sz w:val="20"/>
                <w:szCs w:val="20"/>
              </w:rPr>
              <w:t>지급받음</w:t>
            </w:r>
          </w:p>
          <w:p w14:paraId="0DB4C71C" w14:textId="77777777" w:rsidR="00026A7E" w:rsidRPr="00D02449" w:rsidRDefault="00026A7E" w:rsidP="0091358C">
            <w:pPr>
              <w:pStyle w:val="a5"/>
              <w:numPr>
                <w:ilvl w:val="0"/>
                <w:numId w:val="56"/>
              </w:numPr>
              <w:spacing w:line="280" w:lineRule="atLeast"/>
              <w:ind w:leftChars="0" w:left="227" w:hanging="227"/>
              <w:rPr>
                <w:sz w:val="20"/>
                <w:szCs w:val="20"/>
              </w:rPr>
            </w:pPr>
            <w:r>
              <w:rPr>
                <w:rFonts w:hint="eastAsia"/>
                <w:sz w:val="20"/>
                <w:szCs w:val="20"/>
              </w:rPr>
              <w:t>설치시공비</w:t>
            </w:r>
            <w:r>
              <w:rPr>
                <w:rFonts w:hint="eastAsia"/>
                <w:sz w:val="20"/>
                <w:szCs w:val="20"/>
              </w:rPr>
              <w:t xml:space="preserve"> </w:t>
            </w:r>
            <w:r>
              <w:rPr>
                <w:rFonts w:hint="eastAsia"/>
                <w:sz w:val="20"/>
                <w:szCs w:val="20"/>
              </w:rPr>
              <w:t>한샘서비스가</w:t>
            </w:r>
            <w:r>
              <w:rPr>
                <w:rFonts w:hint="eastAsia"/>
                <w:sz w:val="20"/>
                <w:szCs w:val="20"/>
              </w:rPr>
              <w:t xml:space="preserve"> </w:t>
            </w:r>
            <w:r>
              <w:rPr>
                <w:rFonts w:hint="eastAsia"/>
                <w:sz w:val="20"/>
                <w:szCs w:val="20"/>
              </w:rPr>
              <w:t>지급받음</w:t>
            </w:r>
          </w:p>
          <w:p w14:paraId="6B472721" w14:textId="77777777" w:rsidR="00026A7E" w:rsidRPr="00891AA7" w:rsidRDefault="00026A7E" w:rsidP="0091358C">
            <w:pPr>
              <w:pStyle w:val="a5"/>
              <w:numPr>
                <w:ilvl w:val="0"/>
                <w:numId w:val="56"/>
              </w:numPr>
              <w:spacing w:line="280" w:lineRule="atLeast"/>
              <w:ind w:leftChars="0" w:left="227" w:hanging="227"/>
              <w:rPr>
                <w:sz w:val="20"/>
                <w:szCs w:val="20"/>
              </w:rPr>
            </w:pPr>
            <w:r>
              <w:rPr>
                <w:rFonts w:hint="eastAsia"/>
                <w:sz w:val="20"/>
                <w:szCs w:val="20"/>
              </w:rPr>
              <w:t>추가시공비</w:t>
            </w:r>
            <w:r>
              <w:rPr>
                <w:rFonts w:hint="eastAsia"/>
                <w:sz w:val="20"/>
                <w:szCs w:val="20"/>
              </w:rPr>
              <w:t xml:space="preserve"> </w:t>
            </w:r>
            <w:r>
              <w:rPr>
                <w:rFonts w:hint="eastAsia"/>
                <w:sz w:val="20"/>
                <w:szCs w:val="20"/>
              </w:rPr>
              <w:t>한샘이</w:t>
            </w:r>
            <w:r>
              <w:rPr>
                <w:rFonts w:hint="eastAsia"/>
                <w:sz w:val="20"/>
                <w:szCs w:val="20"/>
              </w:rPr>
              <w:t xml:space="preserve"> </w:t>
            </w:r>
            <w:r>
              <w:rPr>
                <w:rFonts w:hint="eastAsia"/>
                <w:sz w:val="20"/>
                <w:szCs w:val="20"/>
              </w:rPr>
              <w:t>지급받음</w:t>
            </w:r>
          </w:p>
        </w:tc>
      </w:tr>
      <w:tr w:rsidR="00026A7E" w:rsidRPr="00CB2B3F" w14:paraId="4568C583" w14:textId="77777777" w:rsidTr="008B5DFE">
        <w:trPr>
          <w:trHeight w:val="340"/>
        </w:trPr>
        <w:tc>
          <w:tcPr>
            <w:tcW w:w="1924" w:type="dxa"/>
            <w:shd w:val="clear" w:color="auto" w:fill="F2F2F2" w:themeFill="background1" w:themeFillShade="F2"/>
            <w:vAlign w:val="center"/>
          </w:tcPr>
          <w:p w14:paraId="748FC52B" w14:textId="77777777" w:rsidR="00026A7E" w:rsidRDefault="00026A7E" w:rsidP="0091358C">
            <w:pPr>
              <w:pStyle w:val="a5"/>
              <w:spacing w:line="280" w:lineRule="atLeast"/>
              <w:ind w:leftChars="0" w:left="0"/>
              <w:jc w:val="center"/>
              <w:rPr>
                <w:sz w:val="20"/>
                <w:szCs w:val="20"/>
              </w:rPr>
            </w:pPr>
            <w:r>
              <w:rPr>
                <w:rFonts w:hint="eastAsia"/>
                <w:sz w:val="20"/>
                <w:szCs w:val="20"/>
              </w:rPr>
              <w:t>손해배상</w:t>
            </w:r>
          </w:p>
        </w:tc>
        <w:tc>
          <w:tcPr>
            <w:tcW w:w="6864" w:type="dxa"/>
            <w:shd w:val="clear" w:color="auto" w:fill="auto"/>
            <w:vAlign w:val="center"/>
          </w:tcPr>
          <w:p w14:paraId="4A8BF4F6" w14:textId="77777777" w:rsidR="00026A7E" w:rsidRDefault="00026A7E" w:rsidP="0091358C">
            <w:pPr>
              <w:pStyle w:val="a5"/>
              <w:numPr>
                <w:ilvl w:val="0"/>
                <w:numId w:val="56"/>
              </w:numPr>
              <w:spacing w:line="280" w:lineRule="atLeast"/>
              <w:ind w:leftChars="0" w:left="227" w:hanging="227"/>
              <w:rPr>
                <w:sz w:val="20"/>
                <w:szCs w:val="20"/>
              </w:rPr>
            </w:pPr>
            <w:r>
              <w:rPr>
                <w:rFonts w:hint="eastAsia"/>
                <w:sz w:val="20"/>
                <w:szCs w:val="20"/>
              </w:rPr>
              <w:t>대리점이</w:t>
            </w:r>
            <w:r>
              <w:rPr>
                <w:rFonts w:hint="eastAsia"/>
                <w:sz w:val="20"/>
                <w:szCs w:val="20"/>
              </w:rPr>
              <w:t xml:space="preserve"> </w:t>
            </w:r>
            <w:r>
              <w:rPr>
                <w:rFonts w:hint="eastAsia"/>
                <w:sz w:val="20"/>
                <w:szCs w:val="20"/>
              </w:rPr>
              <w:t>우선</w:t>
            </w:r>
            <w:r>
              <w:rPr>
                <w:rFonts w:hint="eastAsia"/>
                <w:sz w:val="20"/>
                <w:szCs w:val="20"/>
              </w:rPr>
              <w:t xml:space="preserve"> </w:t>
            </w:r>
            <w:r>
              <w:rPr>
                <w:rFonts w:hint="eastAsia"/>
                <w:sz w:val="20"/>
                <w:szCs w:val="20"/>
              </w:rPr>
              <w:t>고객에게</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손해를</w:t>
            </w:r>
            <w:r>
              <w:rPr>
                <w:rFonts w:hint="eastAsia"/>
                <w:sz w:val="20"/>
                <w:szCs w:val="20"/>
              </w:rPr>
              <w:t xml:space="preserve"> </w:t>
            </w:r>
            <w:r>
              <w:rPr>
                <w:rFonts w:hint="eastAsia"/>
                <w:sz w:val="20"/>
                <w:szCs w:val="20"/>
              </w:rPr>
              <w:t>배상하고</w:t>
            </w:r>
            <w:r>
              <w:rPr>
                <w:rFonts w:hint="eastAsia"/>
                <w:sz w:val="20"/>
                <w:szCs w:val="20"/>
              </w:rPr>
              <w:t>,</w:t>
            </w:r>
            <w:r>
              <w:rPr>
                <w:sz w:val="20"/>
                <w:szCs w:val="20"/>
              </w:rPr>
              <w:t xml:space="preserve"> </w:t>
            </w:r>
            <w:r>
              <w:rPr>
                <w:rFonts w:hint="eastAsia"/>
                <w:sz w:val="20"/>
                <w:szCs w:val="20"/>
              </w:rPr>
              <w:t>한샘서비스와</w:t>
            </w:r>
            <w:r>
              <w:rPr>
                <w:rFonts w:hint="eastAsia"/>
                <w:sz w:val="20"/>
                <w:szCs w:val="20"/>
              </w:rPr>
              <w:t xml:space="preserve"> </w:t>
            </w:r>
            <w:r>
              <w:rPr>
                <w:rFonts w:hint="eastAsia"/>
                <w:sz w:val="20"/>
                <w:szCs w:val="20"/>
              </w:rPr>
              <w:t>귀책</w:t>
            </w:r>
            <w:r>
              <w:rPr>
                <w:rFonts w:hint="eastAsia"/>
                <w:sz w:val="20"/>
                <w:szCs w:val="20"/>
              </w:rPr>
              <w:t xml:space="preserve"> </w:t>
            </w:r>
            <w:r>
              <w:rPr>
                <w:rFonts w:hint="eastAsia"/>
                <w:sz w:val="20"/>
                <w:szCs w:val="20"/>
              </w:rPr>
              <w:t>비율에</w:t>
            </w:r>
            <w:r>
              <w:rPr>
                <w:rFonts w:hint="eastAsia"/>
                <w:sz w:val="20"/>
                <w:szCs w:val="20"/>
              </w:rPr>
              <w:t xml:space="preserve"> </w:t>
            </w:r>
            <w:r>
              <w:rPr>
                <w:rFonts w:hint="eastAsia"/>
                <w:sz w:val="20"/>
                <w:szCs w:val="20"/>
              </w:rPr>
              <w:t>따라서</w:t>
            </w:r>
            <w:r>
              <w:rPr>
                <w:rFonts w:hint="eastAsia"/>
                <w:sz w:val="20"/>
                <w:szCs w:val="20"/>
              </w:rPr>
              <w:t xml:space="preserve"> </w:t>
            </w:r>
            <w:r>
              <w:rPr>
                <w:rFonts w:hint="eastAsia"/>
                <w:sz w:val="20"/>
                <w:szCs w:val="20"/>
              </w:rPr>
              <w:t>분담</w:t>
            </w:r>
          </w:p>
          <w:p w14:paraId="76416265" w14:textId="77777777" w:rsidR="00026A7E" w:rsidRPr="00891AA7" w:rsidRDefault="00026A7E" w:rsidP="0091358C">
            <w:pPr>
              <w:pStyle w:val="a5"/>
              <w:numPr>
                <w:ilvl w:val="0"/>
                <w:numId w:val="56"/>
              </w:numPr>
              <w:spacing w:line="280" w:lineRule="atLeast"/>
              <w:ind w:leftChars="0" w:left="227" w:hanging="227"/>
              <w:rPr>
                <w:sz w:val="20"/>
                <w:szCs w:val="20"/>
              </w:rPr>
            </w:pPr>
            <w:r>
              <w:rPr>
                <w:rFonts w:hint="eastAsia"/>
                <w:sz w:val="20"/>
                <w:szCs w:val="20"/>
              </w:rPr>
              <w:t>공사</w:t>
            </w:r>
            <w:r>
              <w:rPr>
                <w:rFonts w:hint="eastAsia"/>
                <w:sz w:val="20"/>
                <w:szCs w:val="20"/>
              </w:rPr>
              <w:t xml:space="preserve"> </w:t>
            </w:r>
            <w:r>
              <w:rPr>
                <w:rFonts w:hint="eastAsia"/>
                <w:sz w:val="20"/>
                <w:szCs w:val="20"/>
              </w:rPr>
              <w:t>지연</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지연</w:t>
            </w:r>
            <w:r>
              <w:rPr>
                <w:rFonts w:hint="eastAsia"/>
                <w:sz w:val="20"/>
                <w:szCs w:val="20"/>
              </w:rPr>
              <w:t xml:space="preserve"> </w:t>
            </w:r>
            <w:proofErr w:type="spellStart"/>
            <w:r>
              <w:rPr>
                <w:rFonts w:hint="eastAsia"/>
                <w:sz w:val="20"/>
                <w:szCs w:val="20"/>
              </w:rPr>
              <w:t>손해금</w:t>
            </w:r>
            <w:proofErr w:type="spellEnd"/>
            <w:r>
              <w:rPr>
                <w:rFonts w:hint="eastAsia"/>
                <w:sz w:val="20"/>
                <w:szCs w:val="20"/>
              </w:rPr>
              <w:t>(</w:t>
            </w:r>
            <w:r>
              <w:rPr>
                <w:rFonts w:hint="eastAsia"/>
                <w:sz w:val="20"/>
                <w:szCs w:val="20"/>
              </w:rPr>
              <w:t>연체이율</w:t>
            </w:r>
            <w:r>
              <w:rPr>
                <w:rFonts w:hint="eastAsia"/>
                <w:sz w:val="20"/>
                <w:szCs w:val="20"/>
              </w:rPr>
              <w:t xml:space="preserve"> </w:t>
            </w:r>
            <w:r>
              <w:rPr>
                <w:rFonts w:hint="eastAsia"/>
                <w:sz w:val="20"/>
                <w:szCs w:val="20"/>
              </w:rPr>
              <w:t>연</w:t>
            </w:r>
            <w:r>
              <w:rPr>
                <w:rFonts w:hint="eastAsia"/>
                <w:sz w:val="20"/>
                <w:szCs w:val="20"/>
              </w:rPr>
              <w:t xml:space="preserve"> </w:t>
            </w:r>
            <w:r>
              <w:rPr>
                <w:sz w:val="20"/>
                <w:szCs w:val="20"/>
              </w:rPr>
              <w:t>12%)</w:t>
            </w:r>
            <w:r>
              <w:rPr>
                <w:rFonts w:hint="eastAsia"/>
                <w:sz w:val="20"/>
                <w:szCs w:val="20"/>
              </w:rPr>
              <w:t>을</w:t>
            </w:r>
            <w:r>
              <w:rPr>
                <w:rFonts w:hint="eastAsia"/>
                <w:sz w:val="20"/>
                <w:szCs w:val="20"/>
              </w:rPr>
              <w:t xml:space="preserve"> </w:t>
            </w:r>
            <w:r>
              <w:rPr>
                <w:rFonts w:hint="eastAsia"/>
                <w:sz w:val="20"/>
                <w:szCs w:val="20"/>
              </w:rPr>
              <w:t>대리점</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한샘서비스가</w:t>
            </w:r>
            <w:r>
              <w:rPr>
                <w:rFonts w:hint="eastAsia"/>
                <w:sz w:val="20"/>
                <w:szCs w:val="20"/>
              </w:rPr>
              <w:t xml:space="preserve"> </w:t>
            </w:r>
            <w:r>
              <w:rPr>
                <w:rFonts w:hint="eastAsia"/>
                <w:sz w:val="20"/>
                <w:szCs w:val="20"/>
              </w:rPr>
              <w:t>부담</w:t>
            </w:r>
          </w:p>
        </w:tc>
      </w:tr>
    </w:tbl>
    <w:p w14:paraId="5F6E0024" w14:textId="77777777" w:rsidR="00026A7E" w:rsidRDefault="00026A7E" w:rsidP="00026A7E">
      <w:pPr>
        <w:pStyle w:val="a5"/>
        <w:spacing w:after="240"/>
        <w:ind w:leftChars="0" w:left="1814"/>
        <w:rPr>
          <w:szCs w:val="22"/>
        </w:rPr>
      </w:pPr>
    </w:p>
    <w:p w14:paraId="1A083ED8" w14:textId="77777777" w:rsidR="00026A7E" w:rsidRPr="006F1F16" w:rsidRDefault="00026A7E" w:rsidP="00026A7E">
      <w:pPr>
        <w:pStyle w:val="a5"/>
        <w:numPr>
          <w:ilvl w:val="0"/>
          <w:numId w:val="53"/>
        </w:numPr>
        <w:spacing w:before="240" w:after="240"/>
        <w:ind w:leftChars="0"/>
        <w:outlineLvl w:val="1"/>
        <w:rPr>
          <w:b/>
          <w:szCs w:val="22"/>
        </w:rPr>
      </w:pPr>
      <w:r w:rsidRPr="006F1F16">
        <w:rPr>
          <w:b/>
          <w:szCs w:val="22"/>
        </w:rPr>
        <w:t>대리상</w:t>
      </w:r>
      <w:r w:rsidRPr="006F1F16">
        <w:rPr>
          <w:b/>
          <w:szCs w:val="22"/>
        </w:rPr>
        <w:t xml:space="preserve"> </w:t>
      </w:r>
      <w:r w:rsidRPr="006F1F16">
        <w:rPr>
          <w:b/>
          <w:szCs w:val="22"/>
        </w:rPr>
        <w:t>보상청구권</w:t>
      </w:r>
    </w:p>
    <w:p w14:paraId="495FAF2C" w14:textId="77777777" w:rsidR="00026A7E" w:rsidRDefault="00026A7E" w:rsidP="00026A7E">
      <w:pPr>
        <w:pStyle w:val="a5"/>
        <w:numPr>
          <w:ilvl w:val="0"/>
          <w:numId w:val="118"/>
        </w:numPr>
        <w:spacing w:after="240"/>
        <w:ind w:leftChars="0"/>
        <w:rPr>
          <w:b/>
          <w:szCs w:val="22"/>
        </w:rPr>
      </w:pPr>
      <w:r w:rsidRPr="006F1F16">
        <w:rPr>
          <w:b/>
          <w:szCs w:val="22"/>
        </w:rPr>
        <w:t>관련</w:t>
      </w:r>
      <w:r w:rsidRPr="006F1F16">
        <w:rPr>
          <w:b/>
          <w:szCs w:val="22"/>
        </w:rPr>
        <w:t xml:space="preserve"> </w:t>
      </w:r>
      <w:r w:rsidRPr="006F1F16">
        <w:rPr>
          <w:b/>
          <w:szCs w:val="22"/>
        </w:rPr>
        <w:t>법령</w:t>
      </w:r>
    </w:p>
    <w:p w14:paraId="76D0087E" w14:textId="77777777" w:rsidR="00026A7E" w:rsidRPr="006F1F16" w:rsidRDefault="00026A7E" w:rsidP="00026A7E">
      <w:pPr>
        <w:pStyle w:val="a5"/>
        <w:spacing w:after="240"/>
        <w:ind w:leftChars="0" w:left="907"/>
        <w:rPr>
          <w:b/>
          <w:szCs w:val="22"/>
        </w:rPr>
      </w:pPr>
      <w:r w:rsidRPr="006F1F16">
        <w:rPr>
          <w:spacing w:val="-2"/>
          <w:szCs w:val="22"/>
        </w:rPr>
        <w:t>상법상</w:t>
      </w:r>
      <w:r w:rsidRPr="006F1F16">
        <w:rPr>
          <w:spacing w:val="-2"/>
          <w:szCs w:val="22"/>
        </w:rPr>
        <w:t xml:space="preserve"> </w:t>
      </w:r>
      <w:r w:rsidRPr="006F1F16">
        <w:rPr>
          <w:spacing w:val="-2"/>
          <w:szCs w:val="22"/>
        </w:rPr>
        <w:t>대리상은</w:t>
      </w:r>
      <w:r w:rsidRPr="006F1F16">
        <w:rPr>
          <w:spacing w:val="-2"/>
          <w:szCs w:val="22"/>
        </w:rPr>
        <w:t xml:space="preserve"> </w:t>
      </w:r>
      <w:r w:rsidRPr="006F1F16">
        <w:rPr>
          <w:spacing w:val="-2"/>
          <w:szCs w:val="22"/>
        </w:rPr>
        <w:t>계약의</w:t>
      </w:r>
      <w:r w:rsidRPr="006F1F16">
        <w:rPr>
          <w:spacing w:val="-2"/>
          <w:szCs w:val="22"/>
        </w:rPr>
        <w:t xml:space="preserve"> </w:t>
      </w:r>
      <w:r w:rsidRPr="006F1F16">
        <w:rPr>
          <w:spacing w:val="-2"/>
          <w:szCs w:val="22"/>
        </w:rPr>
        <w:t>종료가</w:t>
      </w:r>
      <w:r w:rsidRPr="006F1F16">
        <w:rPr>
          <w:spacing w:val="-2"/>
          <w:szCs w:val="22"/>
        </w:rPr>
        <w:t xml:space="preserve"> </w:t>
      </w:r>
      <w:r w:rsidRPr="006F1F16">
        <w:rPr>
          <w:spacing w:val="-2"/>
          <w:szCs w:val="22"/>
        </w:rPr>
        <w:t>대리상의</w:t>
      </w:r>
      <w:r w:rsidRPr="006F1F16">
        <w:rPr>
          <w:spacing w:val="-2"/>
          <w:szCs w:val="22"/>
        </w:rPr>
        <w:t xml:space="preserve"> </w:t>
      </w:r>
      <w:r w:rsidRPr="006F1F16">
        <w:rPr>
          <w:spacing w:val="-2"/>
          <w:szCs w:val="22"/>
        </w:rPr>
        <w:t>책임</w:t>
      </w:r>
      <w:r w:rsidRPr="006F1F16">
        <w:rPr>
          <w:spacing w:val="-2"/>
          <w:szCs w:val="22"/>
        </w:rPr>
        <w:t xml:space="preserve"> </w:t>
      </w:r>
      <w:r w:rsidRPr="006F1F16">
        <w:rPr>
          <w:spacing w:val="-2"/>
          <w:szCs w:val="22"/>
        </w:rPr>
        <w:t>있는</w:t>
      </w:r>
      <w:r w:rsidRPr="006F1F16">
        <w:rPr>
          <w:spacing w:val="-2"/>
          <w:szCs w:val="22"/>
        </w:rPr>
        <w:t xml:space="preserve"> </w:t>
      </w:r>
      <w:r w:rsidRPr="006F1F16">
        <w:rPr>
          <w:spacing w:val="-2"/>
          <w:szCs w:val="22"/>
        </w:rPr>
        <w:t>사유로</w:t>
      </w:r>
      <w:r w:rsidRPr="006F1F16">
        <w:rPr>
          <w:spacing w:val="-2"/>
          <w:szCs w:val="22"/>
        </w:rPr>
        <w:t xml:space="preserve"> </w:t>
      </w:r>
      <w:r w:rsidRPr="006F1F16">
        <w:rPr>
          <w:spacing w:val="-2"/>
          <w:szCs w:val="22"/>
        </w:rPr>
        <w:t>인하지</w:t>
      </w:r>
      <w:r w:rsidRPr="006F1F16">
        <w:rPr>
          <w:spacing w:val="-2"/>
          <w:szCs w:val="22"/>
        </w:rPr>
        <w:t xml:space="preserve"> </w:t>
      </w:r>
      <w:r w:rsidRPr="006F1F16">
        <w:rPr>
          <w:spacing w:val="-2"/>
          <w:szCs w:val="22"/>
        </w:rPr>
        <w:t>않은</w:t>
      </w:r>
      <w:r w:rsidRPr="006F1F16">
        <w:rPr>
          <w:spacing w:val="-2"/>
          <w:szCs w:val="22"/>
        </w:rPr>
        <w:t xml:space="preserve"> </w:t>
      </w:r>
      <w:r w:rsidRPr="006F1F16">
        <w:rPr>
          <w:spacing w:val="-2"/>
          <w:szCs w:val="22"/>
        </w:rPr>
        <w:t>이상</w:t>
      </w:r>
      <w:r w:rsidRPr="006F1F16">
        <w:rPr>
          <w:spacing w:val="-2"/>
          <w:szCs w:val="22"/>
        </w:rPr>
        <w:t xml:space="preserve">, </w:t>
      </w:r>
      <w:r w:rsidRPr="006F1F16">
        <w:rPr>
          <w:spacing w:val="-2"/>
          <w:szCs w:val="22"/>
        </w:rPr>
        <w:t>대리상의</w:t>
      </w:r>
      <w:r w:rsidRPr="006F1F16">
        <w:rPr>
          <w:spacing w:val="-2"/>
          <w:szCs w:val="22"/>
        </w:rPr>
        <w:t xml:space="preserve"> </w:t>
      </w:r>
      <w:r w:rsidRPr="006F1F16">
        <w:rPr>
          <w:spacing w:val="-2"/>
          <w:szCs w:val="22"/>
        </w:rPr>
        <w:t>활동으로</w:t>
      </w:r>
      <w:r w:rsidRPr="006F1F16">
        <w:rPr>
          <w:spacing w:val="-2"/>
          <w:szCs w:val="22"/>
        </w:rPr>
        <w:t xml:space="preserve"> </w:t>
      </w:r>
      <w:r w:rsidRPr="006F1F16">
        <w:rPr>
          <w:spacing w:val="-2"/>
          <w:szCs w:val="22"/>
        </w:rPr>
        <w:t>본인이</w:t>
      </w:r>
      <w:r w:rsidRPr="006F1F16">
        <w:rPr>
          <w:spacing w:val="-2"/>
          <w:szCs w:val="22"/>
        </w:rPr>
        <w:t xml:space="preserve"> </w:t>
      </w:r>
      <w:r w:rsidRPr="006F1F16">
        <w:rPr>
          <w:spacing w:val="-2"/>
          <w:szCs w:val="22"/>
        </w:rPr>
        <w:t>새로운</w:t>
      </w:r>
      <w:r w:rsidRPr="006F1F16">
        <w:rPr>
          <w:spacing w:val="-2"/>
          <w:szCs w:val="22"/>
        </w:rPr>
        <w:t xml:space="preserve"> </w:t>
      </w:r>
      <w:r w:rsidRPr="006F1F16">
        <w:rPr>
          <w:spacing w:val="-2"/>
          <w:szCs w:val="22"/>
        </w:rPr>
        <w:t>고객을</w:t>
      </w:r>
      <w:r w:rsidRPr="006F1F16">
        <w:rPr>
          <w:spacing w:val="-2"/>
          <w:szCs w:val="22"/>
        </w:rPr>
        <w:t xml:space="preserve"> </w:t>
      </w:r>
      <w:r w:rsidRPr="006F1F16">
        <w:rPr>
          <w:spacing w:val="-2"/>
          <w:szCs w:val="22"/>
        </w:rPr>
        <w:t>획득하거나</w:t>
      </w:r>
      <w:r w:rsidRPr="006F1F16">
        <w:rPr>
          <w:spacing w:val="-2"/>
          <w:szCs w:val="22"/>
        </w:rPr>
        <w:t xml:space="preserve"> </w:t>
      </w:r>
      <w:r w:rsidRPr="006F1F16">
        <w:rPr>
          <w:spacing w:val="-2"/>
          <w:szCs w:val="22"/>
        </w:rPr>
        <w:t>영업상의</w:t>
      </w:r>
      <w:r w:rsidRPr="006F1F16">
        <w:rPr>
          <w:spacing w:val="-2"/>
          <w:szCs w:val="22"/>
        </w:rPr>
        <w:t xml:space="preserve"> </w:t>
      </w:r>
      <w:r w:rsidRPr="006F1F16">
        <w:rPr>
          <w:spacing w:val="-2"/>
          <w:szCs w:val="22"/>
        </w:rPr>
        <w:t>거래가</w:t>
      </w:r>
      <w:r w:rsidRPr="006F1F16">
        <w:rPr>
          <w:spacing w:val="-2"/>
          <w:szCs w:val="22"/>
        </w:rPr>
        <w:t xml:space="preserve"> </w:t>
      </w:r>
      <w:r w:rsidRPr="006F1F16">
        <w:rPr>
          <w:spacing w:val="-2"/>
          <w:szCs w:val="22"/>
        </w:rPr>
        <w:t>현저하게</w:t>
      </w:r>
      <w:r w:rsidRPr="006F1F16">
        <w:rPr>
          <w:spacing w:val="-2"/>
          <w:szCs w:val="22"/>
        </w:rPr>
        <w:t xml:space="preserve"> </w:t>
      </w:r>
      <w:r w:rsidRPr="006F1F16">
        <w:rPr>
          <w:spacing w:val="-2"/>
          <w:szCs w:val="22"/>
        </w:rPr>
        <w:t>증가하고</w:t>
      </w:r>
      <w:r w:rsidRPr="006F1F16">
        <w:rPr>
          <w:spacing w:val="-2"/>
          <w:szCs w:val="22"/>
        </w:rPr>
        <w:t xml:space="preserve"> </w:t>
      </w:r>
      <w:r w:rsidRPr="006F1F16">
        <w:rPr>
          <w:spacing w:val="-2"/>
          <w:szCs w:val="22"/>
        </w:rPr>
        <w:t>이로</w:t>
      </w:r>
      <w:r w:rsidRPr="006F1F16">
        <w:rPr>
          <w:spacing w:val="-2"/>
          <w:szCs w:val="22"/>
        </w:rPr>
        <w:t xml:space="preserve"> </w:t>
      </w:r>
      <w:r w:rsidRPr="006F1F16">
        <w:rPr>
          <w:spacing w:val="-2"/>
          <w:szCs w:val="22"/>
        </w:rPr>
        <w:t>인하여</w:t>
      </w:r>
      <w:r w:rsidRPr="006F1F16">
        <w:rPr>
          <w:spacing w:val="-2"/>
          <w:szCs w:val="22"/>
        </w:rPr>
        <w:t xml:space="preserve"> </w:t>
      </w:r>
      <w:r w:rsidRPr="006F1F16">
        <w:rPr>
          <w:spacing w:val="-2"/>
          <w:szCs w:val="22"/>
        </w:rPr>
        <w:t>계약의</w:t>
      </w:r>
      <w:r w:rsidRPr="006F1F16">
        <w:rPr>
          <w:spacing w:val="-2"/>
          <w:szCs w:val="22"/>
        </w:rPr>
        <w:t xml:space="preserve"> </w:t>
      </w:r>
      <w:r w:rsidRPr="006F1F16">
        <w:rPr>
          <w:spacing w:val="-2"/>
          <w:szCs w:val="22"/>
        </w:rPr>
        <w:t>종료</w:t>
      </w:r>
      <w:r w:rsidRPr="006F1F16">
        <w:rPr>
          <w:spacing w:val="-2"/>
          <w:szCs w:val="22"/>
        </w:rPr>
        <w:t xml:space="preserve"> </w:t>
      </w:r>
      <w:r w:rsidRPr="006F1F16">
        <w:rPr>
          <w:spacing w:val="-2"/>
          <w:szCs w:val="22"/>
        </w:rPr>
        <w:t>후에도</w:t>
      </w:r>
      <w:r w:rsidRPr="006F1F16">
        <w:rPr>
          <w:spacing w:val="-2"/>
          <w:szCs w:val="22"/>
        </w:rPr>
        <w:t xml:space="preserve"> </w:t>
      </w:r>
      <w:r w:rsidRPr="006F1F16">
        <w:rPr>
          <w:spacing w:val="-2"/>
          <w:szCs w:val="22"/>
        </w:rPr>
        <w:t>본인이</w:t>
      </w:r>
      <w:r w:rsidRPr="006F1F16">
        <w:rPr>
          <w:spacing w:val="-2"/>
          <w:szCs w:val="22"/>
        </w:rPr>
        <w:t xml:space="preserve"> </w:t>
      </w:r>
      <w:r w:rsidRPr="006F1F16">
        <w:rPr>
          <w:spacing w:val="-2"/>
          <w:szCs w:val="22"/>
        </w:rPr>
        <w:t>이익을</w:t>
      </w:r>
      <w:r w:rsidRPr="006F1F16">
        <w:rPr>
          <w:spacing w:val="-2"/>
          <w:szCs w:val="22"/>
        </w:rPr>
        <w:t xml:space="preserve"> </w:t>
      </w:r>
      <w:r w:rsidRPr="006F1F16">
        <w:rPr>
          <w:spacing w:val="-2"/>
          <w:szCs w:val="22"/>
        </w:rPr>
        <w:t>얻고</w:t>
      </w:r>
      <w:r w:rsidRPr="006F1F16">
        <w:rPr>
          <w:spacing w:val="-2"/>
          <w:szCs w:val="22"/>
        </w:rPr>
        <w:t xml:space="preserve"> </w:t>
      </w:r>
      <w:r w:rsidRPr="006F1F16">
        <w:rPr>
          <w:spacing w:val="-2"/>
          <w:szCs w:val="22"/>
        </w:rPr>
        <w:t>있는</w:t>
      </w:r>
      <w:r w:rsidRPr="006F1F16">
        <w:rPr>
          <w:spacing w:val="-2"/>
          <w:szCs w:val="22"/>
        </w:rPr>
        <w:t xml:space="preserve"> </w:t>
      </w:r>
      <w:r w:rsidRPr="006F1F16">
        <w:rPr>
          <w:spacing w:val="-2"/>
          <w:szCs w:val="22"/>
        </w:rPr>
        <w:t>경우에는</w:t>
      </w:r>
      <w:r w:rsidRPr="006F1F16">
        <w:rPr>
          <w:spacing w:val="-2"/>
          <w:szCs w:val="22"/>
        </w:rPr>
        <w:t xml:space="preserve"> </w:t>
      </w:r>
      <w:r w:rsidRPr="006F1F16">
        <w:rPr>
          <w:spacing w:val="-2"/>
          <w:szCs w:val="22"/>
        </w:rPr>
        <w:t>대리상이</w:t>
      </w:r>
      <w:r w:rsidRPr="006F1F16">
        <w:rPr>
          <w:spacing w:val="-2"/>
          <w:szCs w:val="22"/>
        </w:rPr>
        <w:t xml:space="preserve"> </w:t>
      </w:r>
      <w:r w:rsidRPr="006F1F16">
        <w:rPr>
          <w:spacing w:val="-2"/>
          <w:szCs w:val="22"/>
        </w:rPr>
        <w:t>본인에</w:t>
      </w:r>
      <w:r w:rsidRPr="006F1F16">
        <w:rPr>
          <w:spacing w:val="-2"/>
          <w:szCs w:val="22"/>
        </w:rPr>
        <w:t xml:space="preserve"> </w:t>
      </w:r>
      <w:r w:rsidRPr="006F1F16">
        <w:rPr>
          <w:spacing w:val="-2"/>
          <w:szCs w:val="22"/>
        </w:rPr>
        <w:t>대하여</w:t>
      </w:r>
      <w:r w:rsidRPr="006F1F16">
        <w:rPr>
          <w:spacing w:val="-2"/>
          <w:szCs w:val="22"/>
        </w:rPr>
        <w:t xml:space="preserve"> </w:t>
      </w:r>
      <w:r w:rsidRPr="006F1F16">
        <w:rPr>
          <w:spacing w:val="-2"/>
          <w:szCs w:val="22"/>
        </w:rPr>
        <w:t>보상을</w:t>
      </w:r>
      <w:r w:rsidRPr="006F1F16">
        <w:rPr>
          <w:spacing w:val="-2"/>
          <w:szCs w:val="22"/>
        </w:rPr>
        <w:t xml:space="preserve"> </w:t>
      </w:r>
      <w:r w:rsidRPr="006F1F16">
        <w:rPr>
          <w:spacing w:val="-2"/>
          <w:szCs w:val="22"/>
        </w:rPr>
        <w:t>청구할</w:t>
      </w:r>
      <w:r w:rsidRPr="006F1F16">
        <w:rPr>
          <w:spacing w:val="-2"/>
          <w:szCs w:val="22"/>
        </w:rPr>
        <w:t xml:space="preserve"> </w:t>
      </w:r>
      <w:r w:rsidRPr="006F1F16">
        <w:rPr>
          <w:spacing w:val="-2"/>
          <w:szCs w:val="22"/>
        </w:rPr>
        <w:t>수</w:t>
      </w:r>
      <w:r w:rsidRPr="006F1F16">
        <w:rPr>
          <w:spacing w:val="-2"/>
          <w:szCs w:val="22"/>
        </w:rPr>
        <w:t xml:space="preserve"> </w:t>
      </w:r>
      <w:r w:rsidRPr="006F1F16">
        <w:rPr>
          <w:spacing w:val="-2"/>
          <w:szCs w:val="22"/>
        </w:rPr>
        <w:t>있는</w:t>
      </w:r>
      <w:r w:rsidRPr="006F1F16">
        <w:rPr>
          <w:spacing w:val="-2"/>
          <w:szCs w:val="22"/>
        </w:rPr>
        <w:t xml:space="preserve"> </w:t>
      </w:r>
      <w:r w:rsidRPr="006F1F16">
        <w:rPr>
          <w:spacing w:val="-2"/>
          <w:szCs w:val="22"/>
        </w:rPr>
        <w:t>권리</w:t>
      </w:r>
      <w:r w:rsidRPr="006F1F16">
        <w:rPr>
          <w:spacing w:val="-2"/>
          <w:szCs w:val="22"/>
        </w:rPr>
        <w:t xml:space="preserve"> </w:t>
      </w:r>
      <w:proofErr w:type="spellStart"/>
      <w:r w:rsidRPr="006F1F16">
        <w:rPr>
          <w:spacing w:val="-2"/>
          <w:szCs w:val="22"/>
        </w:rPr>
        <w:t>갖게됨</w:t>
      </w:r>
      <w:proofErr w:type="spellEnd"/>
      <w:r w:rsidRPr="006F1F16">
        <w:rPr>
          <w:spacing w:val="-2"/>
          <w:szCs w:val="22"/>
        </w:rPr>
        <w:t>(</w:t>
      </w:r>
      <w:r w:rsidRPr="006F1F16">
        <w:rPr>
          <w:spacing w:val="-2"/>
          <w:szCs w:val="22"/>
        </w:rPr>
        <w:t>상법</w:t>
      </w:r>
      <w:r w:rsidRPr="006F1F16">
        <w:rPr>
          <w:spacing w:val="-2"/>
          <w:szCs w:val="22"/>
        </w:rPr>
        <w:t xml:space="preserve"> </w:t>
      </w:r>
      <w:r w:rsidRPr="006F1F16">
        <w:rPr>
          <w:spacing w:val="-2"/>
          <w:szCs w:val="22"/>
        </w:rPr>
        <w:t>제</w:t>
      </w:r>
      <w:r w:rsidRPr="006F1F16">
        <w:rPr>
          <w:spacing w:val="-2"/>
          <w:szCs w:val="22"/>
        </w:rPr>
        <w:t>92</w:t>
      </w:r>
      <w:r w:rsidRPr="006F1F16">
        <w:rPr>
          <w:spacing w:val="-2"/>
          <w:szCs w:val="22"/>
        </w:rPr>
        <w:t>조의</w:t>
      </w:r>
      <w:r w:rsidRPr="006F1F16">
        <w:rPr>
          <w:spacing w:val="-2"/>
          <w:szCs w:val="22"/>
        </w:rPr>
        <w:t xml:space="preserve">2). </w:t>
      </w:r>
      <w:r w:rsidRPr="006F1F16">
        <w:rPr>
          <w:spacing w:val="-2"/>
          <w:szCs w:val="22"/>
        </w:rPr>
        <w:t>이</w:t>
      </w:r>
      <w:r w:rsidRPr="006F1F16">
        <w:rPr>
          <w:spacing w:val="-2"/>
          <w:szCs w:val="22"/>
        </w:rPr>
        <w:t xml:space="preserve"> </w:t>
      </w:r>
      <w:r w:rsidRPr="006F1F16">
        <w:rPr>
          <w:spacing w:val="-2"/>
          <w:szCs w:val="22"/>
        </w:rPr>
        <w:t>때</w:t>
      </w:r>
      <w:r w:rsidRPr="006F1F16">
        <w:rPr>
          <w:spacing w:val="-2"/>
          <w:szCs w:val="22"/>
        </w:rPr>
        <w:t xml:space="preserve"> </w:t>
      </w:r>
      <w:r w:rsidRPr="006F1F16">
        <w:rPr>
          <w:spacing w:val="-2"/>
          <w:szCs w:val="22"/>
        </w:rPr>
        <w:t>보상금액은</w:t>
      </w:r>
      <w:r w:rsidRPr="006F1F16">
        <w:rPr>
          <w:spacing w:val="-2"/>
          <w:szCs w:val="22"/>
        </w:rPr>
        <w:t xml:space="preserve"> </w:t>
      </w:r>
      <w:r w:rsidRPr="006F1F16">
        <w:rPr>
          <w:spacing w:val="-2"/>
          <w:szCs w:val="22"/>
        </w:rPr>
        <w:t>계약의</w:t>
      </w:r>
      <w:r w:rsidRPr="006F1F16">
        <w:rPr>
          <w:spacing w:val="-2"/>
          <w:szCs w:val="22"/>
        </w:rPr>
        <w:t xml:space="preserve"> </w:t>
      </w:r>
      <w:r w:rsidRPr="006F1F16">
        <w:rPr>
          <w:spacing w:val="-2"/>
          <w:szCs w:val="22"/>
        </w:rPr>
        <w:t>종료</w:t>
      </w:r>
      <w:r w:rsidRPr="006F1F16">
        <w:rPr>
          <w:spacing w:val="-2"/>
          <w:szCs w:val="22"/>
        </w:rPr>
        <w:t xml:space="preserve"> </w:t>
      </w:r>
      <w:r w:rsidRPr="006F1F16">
        <w:rPr>
          <w:spacing w:val="-2"/>
          <w:szCs w:val="22"/>
        </w:rPr>
        <w:t>전</w:t>
      </w:r>
      <w:r w:rsidRPr="006F1F16">
        <w:rPr>
          <w:spacing w:val="-2"/>
          <w:szCs w:val="22"/>
        </w:rPr>
        <w:t xml:space="preserve"> 5</w:t>
      </w:r>
      <w:r w:rsidRPr="006F1F16">
        <w:rPr>
          <w:spacing w:val="-2"/>
          <w:szCs w:val="22"/>
        </w:rPr>
        <w:t>년간의</w:t>
      </w:r>
      <w:r w:rsidRPr="006F1F16">
        <w:rPr>
          <w:spacing w:val="-2"/>
          <w:szCs w:val="22"/>
        </w:rPr>
        <w:t xml:space="preserve"> </w:t>
      </w:r>
      <w:r w:rsidRPr="006F1F16">
        <w:rPr>
          <w:spacing w:val="-2"/>
          <w:szCs w:val="22"/>
        </w:rPr>
        <w:t>평균연간</w:t>
      </w:r>
      <w:r w:rsidRPr="006F1F16">
        <w:rPr>
          <w:spacing w:val="-2"/>
          <w:szCs w:val="22"/>
        </w:rPr>
        <w:t xml:space="preserve"> </w:t>
      </w:r>
      <w:r w:rsidRPr="006F1F16">
        <w:rPr>
          <w:spacing w:val="-2"/>
          <w:szCs w:val="22"/>
        </w:rPr>
        <w:t>보수액을</w:t>
      </w:r>
      <w:r w:rsidRPr="006F1F16">
        <w:rPr>
          <w:spacing w:val="-2"/>
          <w:szCs w:val="22"/>
        </w:rPr>
        <w:t xml:space="preserve"> </w:t>
      </w:r>
      <w:r w:rsidRPr="006F1F16">
        <w:rPr>
          <w:spacing w:val="-2"/>
          <w:szCs w:val="22"/>
        </w:rPr>
        <w:t>초과할</w:t>
      </w:r>
      <w:r w:rsidRPr="006F1F16">
        <w:rPr>
          <w:spacing w:val="-2"/>
          <w:szCs w:val="22"/>
        </w:rPr>
        <w:t xml:space="preserve"> </w:t>
      </w:r>
      <w:r w:rsidRPr="006F1F16">
        <w:rPr>
          <w:spacing w:val="-2"/>
          <w:szCs w:val="22"/>
        </w:rPr>
        <w:t>수</w:t>
      </w:r>
      <w:r w:rsidRPr="006F1F16">
        <w:rPr>
          <w:spacing w:val="-2"/>
          <w:szCs w:val="22"/>
        </w:rPr>
        <w:t xml:space="preserve"> </w:t>
      </w:r>
      <w:r w:rsidRPr="006F1F16">
        <w:rPr>
          <w:spacing w:val="-2"/>
          <w:szCs w:val="22"/>
        </w:rPr>
        <w:t>없고</w:t>
      </w:r>
      <w:r w:rsidRPr="006F1F16">
        <w:rPr>
          <w:spacing w:val="-2"/>
          <w:szCs w:val="22"/>
        </w:rPr>
        <w:t xml:space="preserve">, </w:t>
      </w:r>
      <w:r w:rsidRPr="006F1F16">
        <w:rPr>
          <w:spacing w:val="-2"/>
          <w:szCs w:val="22"/>
        </w:rPr>
        <w:t>계약의</w:t>
      </w:r>
      <w:r w:rsidRPr="006F1F16">
        <w:rPr>
          <w:spacing w:val="-2"/>
          <w:szCs w:val="22"/>
        </w:rPr>
        <w:t xml:space="preserve"> </w:t>
      </w:r>
      <w:r w:rsidRPr="006F1F16">
        <w:rPr>
          <w:spacing w:val="-2"/>
          <w:szCs w:val="22"/>
        </w:rPr>
        <w:t>존속기간이</w:t>
      </w:r>
      <w:r w:rsidRPr="006F1F16">
        <w:rPr>
          <w:spacing w:val="-2"/>
          <w:szCs w:val="22"/>
        </w:rPr>
        <w:t xml:space="preserve"> 5</w:t>
      </w:r>
      <w:r w:rsidRPr="006F1F16">
        <w:rPr>
          <w:spacing w:val="-2"/>
          <w:szCs w:val="22"/>
        </w:rPr>
        <w:t>년</w:t>
      </w:r>
      <w:r w:rsidRPr="006F1F16">
        <w:rPr>
          <w:spacing w:val="-2"/>
          <w:szCs w:val="22"/>
        </w:rPr>
        <w:t xml:space="preserve"> </w:t>
      </w:r>
      <w:r w:rsidRPr="006F1F16">
        <w:rPr>
          <w:spacing w:val="-2"/>
          <w:szCs w:val="22"/>
        </w:rPr>
        <w:t>미만인</w:t>
      </w:r>
      <w:r w:rsidRPr="006F1F16">
        <w:rPr>
          <w:spacing w:val="-2"/>
          <w:szCs w:val="22"/>
        </w:rPr>
        <w:t xml:space="preserve"> </w:t>
      </w:r>
      <w:r w:rsidRPr="006F1F16">
        <w:rPr>
          <w:spacing w:val="-2"/>
          <w:szCs w:val="22"/>
        </w:rPr>
        <w:t>경우에는</w:t>
      </w:r>
      <w:r w:rsidRPr="006F1F16">
        <w:rPr>
          <w:spacing w:val="-2"/>
          <w:szCs w:val="22"/>
        </w:rPr>
        <w:t xml:space="preserve"> </w:t>
      </w:r>
      <w:r w:rsidRPr="006F1F16">
        <w:rPr>
          <w:spacing w:val="-2"/>
          <w:szCs w:val="22"/>
        </w:rPr>
        <w:t>그</w:t>
      </w:r>
      <w:r w:rsidRPr="006F1F16">
        <w:rPr>
          <w:spacing w:val="-2"/>
          <w:szCs w:val="22"/>
        </w:rPr>
        <w:t xml:space="preserve"> </w:t>
      </w:r>
      <w:r w:rsidRPr="006F1F16">
        <w:rPr>
          <w:spacing w:val="-2"/>
          <w:szCs w:val="22"/>
        </w:rPr>
        <w:t>기간의</w:t>
      </w:r>
      <w:r w:rsidRPr="006F1F16">
        <w:rPr>
          <w:spacing w:val="-2"/>
          <w:szCs w:val="22"/>
        </w:rPr>
        <w:t xml:space="preserve"> </w:t>
      </w:r>
      <w:r w:rsidRPr="006F1F16">
        <w:rPr>
          <w:spacing w:val="-2"/>
          <w:szCs w:val="22"/>
        </w:rPr>
        <w:t>평균연간</w:t>
      </w:r>
      <w:r w:rsidRPr="006F1F16">
        <w:rPr>
          <w:spacing w:val="-2"/>
          <w:szCs w:val="22"/>
        </w:rPr>
        <w:t xml:space="preserve"> </w:t>
      </w:r>
      <w:r w:rsidRPr="006F1F16">
        <w:rPr>
          <w:spacing w:val="-2"/>
          <w:szCs w:val="22"/>
        </w:rPr>
        <w:t>보수액을</w:t>
      </w:r>
      <w:r w:rsidRPr="006F1F16">
        <w:rPr>
          <w:spacing w:val="-2"/>
          <w:szCs w:val="22"/>
        </w:rPr>
        <w:t xml:space="preserve"> </w:t>
      </w:r>
      <w:r w:rsidRPr="006F1F16">
        <w:rPr>
          <w:spacing w:val="-2"/>
          <w:szCs w:val="22"/>
        </w:rPr>
        <w:t>기준으로</w:t>
      </w:r>
      <w:r w:rsidRPr="006F1F16">
        <w:rPr>
          <w:spacing w:val="-2"/>
          <w:szCs w:val="22"/>
        </w:rPr>
        <w:t xml:space="preserve"> </w:t>
      </w:r>
      <w:r w:rsidRPr="006F1F16">
        <w:rPr>
          <w:spacing w:val="-2"/>
          <w:szCs w:val="22"/>
        </w:rPr>
        <w:t>하고</w:t>
      </w:r>
      <w:r w:rsidRPr="006F1F16">
        <w:rPr>
          <w:spacing w:val="-2"/>
          <w:szCs w:val="22"/>
        </w:rPr>
        <w:t xml:space="preserve"> </w:t>
      </w:r>
      <w:r w:rsidRPr="006F1F16">
        <w:rPr>
          <w:spacing w:val="-2"/>
          <w:szCs w:val="22"/>
        </w:rPr>
        <w:t>있음</w:t>
      </w:r>
      <w:r w:rsidRPr="006F1F16">
        <w:rPr>
          <w:spacing w:val="-2"/>
          <w:szCs w:val="22"/>
        </w:rPr>
        <w:t xml:space="preserve">. </w:t>
      </w:r>
    </w:p>
    <w:p w14:paraId="25E2BDFD" w14:textId="77777777" w:rsidR="00026A7E" w:rsidRPr="006F1F16" w:rsidRDefault="00026A7E" w:rsidP="00026A7E">
      <w:pPr>
        <w:pStyle w:val="a5"/>
        <w:numPr>
          <w:ilvl w:val="0"/>
          <w:numId w:val="118"/>
        </w:numPr>
        <w:spacing w:after="240"/>
        <w:ind w:leftChars="0"/>
        <w:rPr>
          <w:b/>
          <w:szCs w:val="22"/>
        </w:rPr>
      </w:pPr>
      <w:r w:rsidRPr="006F1F16">
        <w:rPr>
          <w:b/>
          <w:szCs w:val="22"/>
        </w:rPr>
        <w:t>판례</w:t>
      </w:r>
    </w:p>
    <w:p w14:paraId="069F6243" w14:textId="77777777" w:rsidR="00026A7E" w:rsidRPr="00CB2B3F" w:rsidRDefault="00026A7E" w:rsidP="008B5DFE">
      <w:pPr>
        <w:pStyle w:val="a5"/>
        <w:spacing w:after="240"/>
        <w:ind w:leftChars="0" w:left="907"/>
        <w:rPr>
          <w:szCs w:val="22"/>
        </w:rPr>
      </w:pPr>
      <w:r w:rsidRPr="00CB2B3F">
        <w:rPr>
          <w:szCs w:val="22"/>
        </w:rPr>
        <w:t>상법</w:t>
      </w:r>
      <w:r w:rsidRPr="00CB2B3F">
        <w:rPr>
          <w:szCs w:val="22"/>
        </w:rPr>
        <w:t xml:space="preserve"> </w:t>
      </w:r>
      <w:r w:rsidRPr="00CB2B3F">
        <w:rPr>
          <w:szCs w:val="22"/>
        </w:rPr>
        <w:t>및</w:t>
      </w:r>
      <w:r w:rsidRPr="00CB2B3F">
        <w:rPr>
          <w:szCs w:val="22"/>
        </w:rPr>
        <w:t xml:space="preserve"> </w:t>
      </w:r>
      <w:r w:rsidRPr="00CB2B3F">
        <w:rPr>
          <w:szCs w:val="22"/>
        </w:rPr>
        <w:t>관련</w:t>
      </w:r>
      <w:r w:rsidRPr="00CB2B3F">
        <w:rPr>
          <w:szCs w:val="22"/>
        </w:rPr>
        <w:t xml:space="preserve"> </w:t>
      </w:r>
      <w:r w:rsidRPr="00CB2B3F">
        <w:rPr>
          <w:szCs w:val="22"/>
        </w:rPr>
        <w:t>하급심판례는</w:t>
      </w:r>
      <w:r w:rsidRPr="00CB2B3F">
        <w:rPr>
          <w:szCs w:val="22"/>
        </w:rPr>
        <w:t xml:space="preserve"> </w:t>
      </w:r>
      <w:r w:rsidRPr="00CB2B3F">
        <w:rPr>
          <w:szCs w:val="22"/>
        </w:rPr>
        <w:t>보상청구권</w:t>
      </w:r>
      <w:r w:rsidRPr="00CB2B3F">
        <w:rPr>
          <w:szCs w:val="22"/>
        </w:rPr>
        <w:t xml:space="preserve"> </w:t>
      </w:r>
      <w:r w:rsidRPr="00CB2B3F">
        <w:rPr>
          <w:szCs w:val="22"/>
        </w:rPr>
        <w:t>규정이</w:t>
      </w:r>
      <w:r w:rsidRPr="00CB2B3F">
        <w:rPr>
          <w:szCs w:val="22"/>
        </w:rPr>
        <w:t xml:space="preserve"> </w:t>
      </w:r>
      <w:r w:rsidRPr="00CB2B3F">
        <w:rPr>
          <w:szCs w:val="22"/>
        </w:rPr>
        <w:t>적용되는</w:t>
      </w:r>
      <w:r w:rsidRPr="00CB2B3F">
        <w:rPr>
          <w:szCs w:val="22"/>
        </w:rPr>
        <w:t xml:space="preserve"> </w:t>
      </w:r>
      <w:r w:rsidRPr="00CB2B3F">
        <w:rPr>
          <w:szCs w:val="22"/>
        </w:rPr>
        <w:t>대리상의</w:t>
      </w:r>
      <w:r w:rsidRPr="00CB2B3F">
        <w:rPr>
          <w:szCs w:val="22"/>
        </w:rPr>
        <w:t xml:space="preserve"> </w:t>
      </w:r>
      <w:r w:rsidRPr="00CB2B3F">
        <w:rPr>
          <w:szCs w:val="22"/>
        </w:rPr>
        <w:t>개념을</w:t>
      </w:r>
      <w:r w:rsidRPr="00CB2B3F">
        <w:rPr>
          <w:szCs w:val="22"/>
        </w:rPr>
        <w:t xml:space="preserve"> “</w:t>
      </w:r>
      <w:r w:rsidRPr="00CB2B3F">
        <w:rPr>
          <w:szCs w:val="22"/>
        </w:rPr>
        <w:t>일정한</w:t>
      </w:r>
      <w:r w:rsidRPr="00CB2B3F">
        <w:rPr>
          <w:szCs w:val="22"/>
        </w:rPr>
        <w:t xml:space="preserve"> </w:t>
      </w:r>
      <w:r w:rsidRPr="00CB2B3F">
        <w:rPr>
          <w:szCs w:val="22"/>
        </w:rPr>
        <w:t>상인을</w:t>
      </w:r>
      <w:r w:rsidRPr="00CB2B3F">
        <w:rPr>
          <w:szCs w:val="22"/>
        </w:rPr>
        <w:t xml:space="preserve"> </w:t>
      </w:r>
      <w:r w:rsidRPr="00CB2B3F">
        <w:rPr>
          <w:szCs w:val="22"/>
        </w:rPr>
        <w:t>위하여</w:t>
      </w:r>
      <w:r w:rsidRPr="00CB2B3F">
        <w:rPr>
          <w:szCs w:val="22"/>
        </w:rPr>
        <w:t xml:space="preserve"> </w:t>
      </w:r>
      <w:r w:rsidRPr="00CB2B3F">
        <w:rPr>
          <w:szCs w:val="22"/>
        </w:rPr>
        <w:t>상업사용인이</w:t>
      </w:r>
      <w:r w:rsidRPr="00CB2B3F">
        <w:rPr>
          <w:szCs w:val="22"/>
        </w:rPr>
        <w:t xml:space="preserve"> </w:t>
      </w:r>
      <w:r w:rsidRPr="00CB2B3F">
        <w:rPr>
          <w:szCs w:val="22"/>
        </w:rPr>
        <w:t>아니면서</w:t>
      </w:r>
      <w:r w:rsidRPr="00CB2B3F">
        <w:rPr>
          <w:szCs w:val="22"/>
        </w:rPr>
        <w:t xml:space="preserve"> </w:t>
      </w:r>
      <w:r w:rsidRPr="00CB2B3F">
        <w:rPr>
          <w:szCs w:val="22"/>
        </w:rPr>
        <w:t>상시</w:t>
      </w:r>
      <w:r w:rsidRPr="00CB2B3F">
        <w:rPr>
          <w:szCs w:val="22"/>
        </w:rPr>
        <w:t xml:space="preserve"> </w:t>
      </w:r>
      <w:r w:rsidRPr="00CB2B3F">
        <w:rPr>
          <w:szCs w:val="22"/>
        </w:rPr>
        <w:t>그</w:t>
      </w:r>
      <w:r w:rsidRPr="00CB2B3F">
        <w:rPr>
          <w:szCs w:val="22"/>
        </w:rPr>
        <w:t xml:space="preserve"> </w:t>
      </w:r>
      <w:r w:rsidRPr="00CB2B3F">
        <w:rPr>
          <w:szCs w:val="22"/>
        </w:rPr>
        <w:t>영업부류에</w:t>
      </w:r>
      <w:r w:rsidRPr="00CB2B3F">
        <w:rPr>
          <w:szCs w:val="22"/>
        </w:rPr>
        <w:t xml:space="preserve"> </w:t>
      </w:r>
      <w:r w:rsidRPr="00CB2B3F">
        <w:rPr>
          <w:szCs w:val="22"/>
        </w:rPr>
        <w:t>속하는</w:t>
      </w:r>
      <w:r w:rsidRPr="00CB2B3F">
        <w:rPr>
          <w:szCs w:val="22"/>
        </w:rPr>
        <w:t xml:space="preserve"> </w:t>
      </w:r>
      <w:r w:rsidRPr="00CB2B3F">
        <w:rPr>
          <w:szCs w:val="22"/>
        </w:rPr>
        <w:t>거래의</w:t>
      </w:r>
      <w:r w:rsidRPr="00CB2B3F">
        <w:rPr>
          <w:szCs w:val="22"/>
        </w:rPr>
        <w:t xml:space="preserve"> </w:t>
      </w:r>
      <w:r w:rsidRPr="00CB2B3F">
        <w:rPr>
          <w:szCs w:val="22"/>
        </w:rPr>
        <w:t>대리</w:t>
      </w:r>
      <w:r w:rsidRPr="00CB2B3F">
        <w:rPr>
          <w:szCs w:val="22"/>
        </w:rPr>
        <w:t xml:space="preserve"> </w:t>
      </w:r>
      <w:r w:rsidRPr="00CB2B3F">
        <w:rPr>
          <w:szCs w:val="22"/>
        </w:rPr>
        <w:t>또는</w:t>
      </w:r>
      <w:r w:rsidRPr="00CB2B3F">
        <w:rPr>
          <w:szCs w:val="22"/>
        </w:rPr>
        <w:t xml:space="preserve"> </w:t>
      </w:r>
      <w:r w:rsidRPr="00CB2B3F">
        <w:rPr>
          <w:szCs w:val="22"/>
        </w:rPr>
        <w:t>중개를</w:t>
      </w:r>
      <w:r w:rsidRPr="00CB2B3F">
        <w:rPr>
          <w:szCs w:val="22"/>
        </w:rPr>
        <w:t xml:space="preserve"> </w:t>
      </w:r>
      <w:r w:rsidRPr="00CB2B3F">
        <w:rPr>
          <w:szCs w:val="22"/>
        </w:rPr>
        <w:t>영업으로</w:t>
      </w:r>
      <w:r w:rsidRPr="00CB2B3F">
        <w:rPr>
          <w:szCs w:val="22"/>
        </w:rPr>
        <w:t xml:space="preserve"> </w:t>
      </w:r>
      <w:r w:rsidRPr="008B5DFE">
        <w:rPr>
          <w:spacing w:val="-2"/>
          <w:szCs w:val="22"/>
        </w:rPr>
        <w:t>하며</w:t>
      </w:r>
      <w:r w:rsidRPr="00CB2B3F">
        <w:rPr>
          <w:szCs w:val="22"/>
        </w:rPr>
        <w:t xml:space="preserve">, </w:t>
      </w:r>
      <w:r w:rsidRPr="00CB2B3F">
        <w:rPr>
          <w:rFonts w:ascii="바탕" w:eastAsia="바탕" w:hAnsi="바탕" w:cs="바탕" w:hint="eastAsia"/>
          <w:szCs w:val="22"/>
        </w:rPr>
        <w:t>①</w:t>
      </w:r>
      <w:r w:rsidRPr="00CB2B3F">
        <w:rPr>
          <w:szCs w:val="22"/>
        </w:rPr>
        <w:t xml:space="preserve"> </w:t>
      </w:r>
      <w:r w:rsidRPr="00CB2B3F">
        <w:rPr>
          <w:szCs w:val="22"/>
        </w:rPr>
        <w:t>다른</w:t>
      </w:r>
      <w:r w:rsidRPr="00CB2B3F">
        <w:rPr>
          <w:szCs w:val="22"/>
        </w:rPr>
        <w:t xml:space="preserve"> </w:t>
      </w:r>
      <w:r w:rsidRPr="00CB2B3F">
        <w:rPr>
          <w:szCs w:val="22"/>
        </w:rPr>
        <w:t>상인의</w:t>
      </w:r>
      <w:r w:rsidRPr="00CB2B3F">
        <w:rPr>
          <w:szCs w:val="22"/>
        </w:rPr>
        <w:t xml:space="preserve"> </w:t>
      </w:r>
      <w:r w:rsidRPr="00CB2B3F">
        <w:rPr>
          <w:szCs w:val="22"/>
        </w:rPr>
        <w:t>영업부류에</w:t>
      </w:r>
      <w:r w:rsidRPr="00CB2B3F">
        <w:rPr>
          <w:szCs w:val="22"/>
        </w:rPr>
        <w:t xml:space="preserve"> </w:t>
      </w:r>
      <w:r w:rsidRPr="00CB2B3F">
        <w:rPr>
          <w:szCs w:val="22"/>
        </w:rPr>
        <w:t>속하는</w:t>
      </w:r>
      <w:r w:rsidRPr="00CB2B3F">
        <w:rPr>
          <w:szCs w:val="22"/>
        </w:rPr>
        <w:t xml:space="preserve"> </w:t>
      </w:r>
      <w:r w:rsidRPr="00CB2B3F">
        <w:rPr>
          <w:szCs w:val="22"/>
        </w:rPr>
        <w:t>거래의</w:t>
      </w:r>
      <w:r w:rsidRPr="00CB2B3F">
        <w:rPr>
          <w:szCs w:val="22"/>
        </w:rPr>
        <w:t xml:space="preserve"> </w:t>
      </w:r>
      <w:r w:rsidRPr="00CB2B3F">
        <w:rPr>
          <w:szCs w:val="22"/>
        </w:rPr>
        <w:t>체결을</w:t>
      </w:r>
      <w:r w:rsidRPr="00CB2B3F">
        <w:rPr>
          <w:szCs w:val="22"/>
        </w:rPr>
        <w:t xml:space="preserve"> </w:t>
      </w:r>
      <w:r w:rsidRPr="00CB2B3F">
        <w:rPr>
          <w:szCs w:val="22"/>
        </w:rPr>
        <w:t>그</w:t>
      </w:r>
      <w:r w:rsidRPr="00CB2B3F">
        <w:rPr>
          <w:szCs w:val="22"/>
        </w:rPr>
        <w:t xml:space="preserve"> </w:t>
      </w:r>
      <w:r w:rsidRPr="00CB2B3F">
        <w:rPr>
          <w:szCs w:val="22"/>
        </w:rPr>
        <w:t>상인의</w:t>
      </w:r>
      <w:r w:rsidRPr="00CB2B3F">
        <w:rPr>
          <w:szCs w:val="22"/>
        </w:rPr>
        <w:t xml:space="preserve"> </w:t>
      </w:r>
      <w:r w:rsidRPr="00CB2B3F">
        <w:rPr>
          <w:szCs w:val="22"/>
        </w:rPr>
        <w:t>명</w:t>
      </w:r>
      <w:r w:rsidRPr="00CB2B3F">
        <w:rPr>
          <w:szCs w:val="22"/>
        </w:rPr>
        <w:lastRenderedPageBreak/>
        <w:t>의와</w:t>
      </w:r>
      <w:r w:rsidRPr="00CB2B3F">
        <w:rPr>
          <w:szCs w:val="22"/>
        </w:rPr>
        <w:t xml:space="preserve"> </w:t>
      </w:r>
      <w:r w:rsidRPr="00CB2B3F">
        <w:rPr>
          <w:szCs w:val="22"/>
        </w:rPr>
        <w:t>계산으로</w:t>
      </w:r>
      <w:r w:rsidRPr="00CB2B3F">
        <w:rPr>
          <w:szCs w:val="22"/>
        </w:rPr>
        <w:t xml:space="preserve"> </w:t>
      </w:r>
      <w:r w:rsidRPr="00CB2B3F">
        <w:rPr>
          <w:szCs w:val="22"/>
        </w:rPr>
        <w:t>대리하거나</w:t>
      </w:r>
      <w:r w:rsidRPr="00CB2B3F">
        <w:rPr>
          <w:szCs w:val="22"/>
        </w:rPr>
        <w:t xml:space="preserve"> </w:t>
      </w:r>
      <w:proofErr w:type="gramStart"/>
      <w:r w:rsidRPr="00CB2B3F">
        <w:rPr>
          <w:szCs w:val="22"/>
        </w:rPr>
        <w:t>중개</w:t>
      </w:r>
      <w:r w:rsidRPr="00CB2B3F">
        <w:rPr>
          <w:szCs w:val="22"/>
        </w:rPr>
        <w:t xml:space="preserve"> </w:t>
      </w:r>
      <w:r w:rsidRPr="00CB2B3F">
        <w:rPr>
          <w:szCs w:val="22"/>
        </w:rPr>
        <w:t>하고</w:t>
      </w:r>
      <w:proofErr w:type="gramEnd"/>
      <w:r w:rsidRPr="00CB2B3F">
        <w:rPr>
          <w:szCs w:val="22"/>
        </w:rPr>
        <w:t xml:space="preserve"> </w:t>
      </w:r>
      <w:r w:rsidRPr="00CB2B3F">
        <w:rPr>
          <w:rFonts w:ascii="바탕" w:eastAsia="바탕" w:hAnsi="바탕" w:cs="바탕" w:hint="eastAsia"/>
          <w:szCs w:val="22"/>
        </w:rPr>
        <w:t>②</w:t>
      </w:r>
      <w:r w:rsidRPr="00CB2B3F">
        <w:rPr>
          <w:szCs w:val="22"/>
        </w:rPr>
        <w:t xml:space="preserve"> </w:t>
      </w:r>
      <w:r w:rsidRPr="00CB2B3F">
        <w:rPr>
          <w:szCs w:val="22"/>
        </w:rPr>
        <w:t>그에</w:t>
      </w:r>
      <w:r w:rsidRPr="00CB2B3F">
        <w:rPr>
          <w:szCs w:val="22"/>
        </w:rPr>
        <w:t xml:space="preserve"> </w:t>
      </w:r>
      <w:r w:rsidRPr="00CB2B3F">
        <w:rPr>
          <w:szCs w:val="22"/>
        </w:rPr>
        <w:t>대하여</w:t>
      </w:r>
      <w:r w:rsidRPr="00CB2B3F">
        <w:rPr>
          <w:szCs w:val="22"/>
        </w:rPr>
        <w:t xml:space="preserve"> </w:t>
      </w:r>
      <w:r w:rsidRPr="00CB2B3F">
        <w:rPr>
          <w:szCs w:val="22"/>
        </w:rPr>
        <w:t>그</w:t>
      </w:r>
      <w:r w:rsidRPr="00CB2B3F">
        <w:rPr>
          <w:szCs w:val="22"/>
        </w:rPr>
        <w:t xml:space="preserve"> </w:t>
      </w:r>
      <w:r w:rsidRPr="00CB2B3F">
        <w:rPr>
          <w:szCs w:val="22"/>
        </w:rPr>
        <w:t>상인으로부터</w:t>
      </w:r>
      <w:r w:rsidRPr="00CB2B3F">
        <w:rPr>
          <w:szCs w:val="22"/>
        </w:rPr>
        <w:t xml:space="preserve"> </w:t>
      </w:r>
      <w:r w:rsidRPr="00CB2B3F">
        <w:rPr>
          <w:szCs w:val="22"/>
        </w:rPr>
        <w:t>일정한</w:t>
      </w:r>
      <w:r w:rsidRPr="00CB2B3F">
        <w:rPr>
          <w:szCs w:val="22"/>
        </w:rPr>
        <w:t xml:space="preserve"> </w:t>
      </w:r>
      <w:r w:rsidRPr="00CB2B3F">
        <w:rPr>
          <w:szCs w:val="22"/>
        </w:rPr>
        <w:t>보수</w:t>
      </w:r>
      <w:r w:rsidRPr="00CB2B3F">
        <w:rPr>
          <w:szCs w:val="22"/>
        </w:rPr>
        <w:t xml:space="preserve"> </w:t>
      </w:r>
      <w:r w:rsidRPr="00CB2B3F">
        <w:rPr>
          <w:szCs w:val="22"/>
        </w:rPr>
        <w:t>내지</w:t>
      </w:r>
      <w:r w:rsidRPr="00CB2B3F">
        <w:rPr>
          <w:szCs w:val="22"/>
        </w:rPr>
        <w:t xml:space="preserve"> </w:t>
      </w:r>
      <w:r w:rsidRPr="00CB2B3F">
        <w:rPr>
          <w:szCs w:val="22"/>
        </w:rPr>
        <w:t>수수료를</w:t>
      </w:r>
      <w:r w:rsidRPr="00CB2B3F">
        <w:rPr>
          <w:szCs w:val="22"/>
        </w:rPr>
        <w:t xml:space="preserve"> </w:t>
      </w:r>
      <w:r w:rsidRPr="00CB2B3F">
        <w:rPr>
          <w:szCs w:val="22"/>
        </w:rPr>
        <w:t>받는</w:t>
      </w:r>
      <w:r w:rsidRPr="00CB2B3F">
        <w:rPr>
          <w:szCs w:val="22"/>
        </w:rPr>
        <w:t xml:space="preserve"> </w:t>
      </w:r>
      <w:r w:rsidRPr="00CB2B3F">
        <w:rPr>
          <w:szCs w:val="22"/>
        </w:rPr>
        <w:t>사람</w:t>
      </w:r>
      <w:r w:rsidRPr="00CB2B3F">
        <w:rPr>
          <w:szCs w:val="22"/>
        </w:rPr>
        <w:t>”</w:t>
      </w:r>
      <w:r w:rsidRPr="00CB2B3F">
        <w:rPr>
          <w:szCs w:val="22"/>
        </w:rPr>
        <w:t>이라고</w:t>
      </w:r>
      <w:r w:rsidRPr="00CB2B3F">
        <w:rPr>
          <w:szCs w:val="22"/>
        </w:rPr>
        <w:t xml:space="preserve"> </w:t>
      </w:r>
      <w:r w:rsidRPr="00CB2B3F">
        <w:rPr>
          <w:szCs w:val="22"/>
        </w:rPr>
        <w:t>정의함</w:t>
      </w:r>
      <w:r w:rsidRPr="00CB2B3F">
        <w:rPr>
          <w:szCs w:val="22"/>
        </w:rPr>
        <w:t xml:space="preserve">. </w:t>
      </w:r>
    </w:p>
    <w:p w14:paraId="2B896587" w14:textId="77777777" w:rsidR="00026A7E" w:rsidRPr="00CB2B3F" w:rsidRDefault="00026A7E" w:rsidP="008B5DFE">
      <w:pPr>
        <w:pStyle w:val="a5"/>
        <w:spacing w:after="240"/>
        <w:ind w:leftChars="0" w:left="907"/>
        <w:rPr>
          <w:szCs w:val="22"/>
        </w:rPr>
      </w:pPr>
      <w:r w:rsidRPr="00CB2B3F">
        <w:rPr>
          <w:szCs w:val="22"/>
        </w:rPr>
        <w:t>상법상</w:t>
      </w:r>
      <w:r w:rsidRPr="00CB2B3F">
        <w:rPr>
          <w:szCs w:val="22"/>
        </w:rPr>
        <w:t xml:space="preserve"> </w:t>
      </w:r>
      <w:r w:rsidRPr="00CB2B3F">
        <w:rPr>
          <w:szCs w:val="22"/>
        </w:rPr>
        <w:t>일정한</w:t>
      </w:r>
      <w:r w:rsidRPr="00CB2B3F">
        <w:rPr>
          <w:szCs w:val="22"/>
        </w:rPr>
        <w:t xml:space="preserve"> </w:t>
      </w:r>
      <w:r w:rsidRPr="00CB2B3F">
        <w:rPr>
          <w:szCs w:val="22"/>
        </w:rPr>
        <w:t>보수</w:t>
      </w:r>
      <w:r w:rsidRPr="00CB2B3F">
        <w:rPr>
          <w:szCs w:val="22"/>
        </w:rPr>
        <w:t xml:space="preserve"> </w:t>
      </w:r>
      <w:r w:rsidRPr="00CB2B3F">
        <w:rPr>
          <w:szCs w:val="22"/>
        </w:rPr>
        <w:t>내지</w:t>
      </w:r>
      <w:r w:rsidRPr="00CB2B3F">
        <w:rPr>
          <w:szCs w:val="22"/>
        </w:rPr>
        <w:t xml:space="preserve"> </w:t>
      </w:r>
      <w:r w:rsidRPr="00CB2B3F">
        <w:rPr>
          <w:szCs w:val="22"/>
        </w:rPr>
        <w:t>수수료를</w:t>
      </w:r>
      <w:r w:rsidRPr="00CB2B3F">
        <w:rPr>
          <w:szCs w:val="22"/>
        </w:rPr>
        <w:t xml:space="preserve"> </w:t>
      </w:r>
      <w:r w:rsidRPr="00CB2B3F">
        <w:rPr>
          <w:szCs w:val="22"/>
        </w:rPr>
        <w:t>받는</w:t>
      </w:r>
      <w:r w:rsidRPr="00CB2B3F">
        <w:rPr>
          <w:szCs w:val="22"/>
        </w:rPr>
        <w:t xml:space="preserve"> </w:t>
      </w:r>
      <w:r w:rsidRPr="00CB2B3F">
        <w:rPr>
          <w:szCs w:val="22"/>
        </w:rPr>
        <w:t>대리상이</w:t>
      </w:r>
      <w:r w:rsidRPr="00CB2B3F">
        <w:rPr>
          <w:szCs w:val="22"/>
        </w:rPr>
        <w:t xml:space="preserve"> </w:t>
      </w:r>
      <w:r w:rsidRPr="00CB2B3F">
        <w:rPr>
          <w:szCs w:val="22"/>
        </w:rPr>
        <w:t>아니라고</w:t>
      </w:r>
      <w:r w:rsidRPr="00CB2B3F">
        <w:rPr>
          <w:szCs w:val="22"/>
        </w:rPr>
        <w:t xml:space="preserve"> </w:t>
      </w:r>
      <w:r w:rsidRPr="00CB2B3F">
        <w:rPr>
          <w:szCs w:val="22"/>
        </w:rPr>
        <w:t>하더라도</w:t>
      </w:r>
      <w:r w:rsidRPr="00CB2B3F">
        <w:rPr>
          <w:szCs w:val="22"/>
        </w:rPr>
        <w:t xml:space="preserve">, </w:t>
      </w:r>
      <w:r w:rsidRPr="00CB2B3F">
        <w:rPr>
          <w:szCs w:val="22"/>
        </w:rPr>
        <w:t>대법원은</w:t>
      </w:r>
      <w:r w:rsidRPr="00CB2B3F">
        <w:rPr>
          <w:szCs w:val="22"/>
        </w:rPr>
        <w:t xml:space="preserve"> </w:t>
      </w:r>
      <w:r w:rsidRPr="00CB2B3F">
        <w:rPr>
          <w:rFonts w:ascii="바탕" w:eastAsia="바탕" w:hAnsi="바탕" w:cs="바탕" w:hint="eastAsia"/>
          <w:szCs w:val="22"/>
        </w:rPr>
        <w:t>①</w:t>
      </w:r>
      <w:r w:rsidRPr="00CB2B3F">
        <w:rPr>
          <w:szCs w:val="22"/>
        </w:rPr>
        <w:t xml:space="preserve"> </w:t>
      </w:r>
      <w:r w:rsidRPr="00CB2B3F">
        <w:rPr>
          <w:szCs w:val="22"/>
        </w:rPr>
        <w:t>계약을</w:t>
      </w:r>
      <w:r w:rsidRPr="00CB2B3F">
        <w:rPr>
          <w:szCs w:val="22"/>
        </w:rPr>
        <w:t xml:space="preserve"> </w:t>
      </w:r>
      <w:r w:rsidRPr="00CB2B3F">
        <w:rPr>
          <w:szCs w:val="22"/>
        </w:rPr>
        <w:t>통하여</w:t>
      </w:r>
      <w:r w:rsidRPr="00CB2B3F">
        <w:rPr>
          <w:szCs w:val="22"/>
        </w:rPr>
        <w:t xml:space="preserve"> </w:t>
      </w:r>
      <w:r w:rsidRPr="00CB2B3F">
        <w:rPr>
          <w:szCs w:val="22"/>
        </w:rPr>
        <w:t>사실상</w:t>
      </w:r>
      <w:r w:rsidRPr="00CB2B3F">
        <w:rPr>
          <w:szCs w:val="22"/>
        </w:rPr>
        <w:t xml:space="preserve"> </w:t>
      </w:r>
      <w:r w:rsidRPr="00CB2B3F">
        <w:rPr>
          <w:szCs w:val="22"/>
        </w:rPr>
        <w:t>제조자나</w:t>
      </w:r>
      <w:r w:rsidRPr="00CB2B3F">
        <w:rPr>
          <w:szCs w:val="22"/>
        </w:rPr>
        <w:t xml:space="preserve"> </w:t>
      </w:r>
      <w:r w:rsidRPr="00CB2B3F">
        <w:rPr>
          <w:szCs w:val="22"/>
        </w:rPr>
        <w:t>공급자의</w:t>
      </w:r>
      <w:r w:rsidRPr="00CB2B3F">
        <w:rPr>
          <w:szCs w:val="22"/>
        </w:rPr>
        <w:t xml:space="preserve"> </w:t>
      </w:r>
      <w:r w:rsidRPr="00CB2B3F">
        <w:rPr>
          <w:szCs w:val="22"/>
        </w:rPr>
        <w:t>판매조직에</w:t>
      </w:r>
      <w:r w:rsidRPr="00CB2B3F">
        <w:rPr>
          <w:szCs w:val="22"/>
        </w:rPr>
        <w:t xml:space="preserve"> </w:t>
      </w:r>
      <w:r w:rsidRPr="00CB2B3F">
        <w:rPr>
          <w:szCs w:val="22"/>
        </w:rPr>
        <w:t>편입됨으로써</w:t>
      </w:r>
      <w:r w:rsidRPr="00CB2B3F">
        <w:rPr>
          <w:szCs w:val="22"/>
        </w:rPr>
        <w:t xml:space="preserve"> </w:t>
      </w:r>
      <w:r w:rsidRPr="00CB2B3F">
        <w:rPr>
          <w:szCs w:val="22"/>
        </w:rPr>
        <w:t>대리상과</w:t>
      </w:r>
      <w:r w:rsidRPr="00CB2B3F">
        <w:rPr>
          <w:szCs w:val="22"/>
        </w:rPr>
        <w:t xml:space="preserve"> </w:t>
      </w:r>
      <w:r w:rsidRPr="00CB2B3F">
        <w:rPr>
          <w:szCs w:val="22"/>
        </w:rPr>
        <w:t>동일하거나</w:t>
      </w:r>
      <w:r w:rsidRPr="00CB2B3F">
        <w:rPr>
          <w:szCs w:val="22"/>
        </w:rPr>
        <w:t xml:space="preserve"> </w:t>
      </w:r>
      <w:r w:rsidRPr="00CB2B3F">
        <w:rPr>
          <w:szCs w:val="22"/>
        </w:rPr>
        <w:t>유사한</w:t>
      </w:r>
      <w:r w:rsidRPr="00CB2B3F">
        <w:rPr>
          <w:szCs w:val="22"/>
        </w:rPr>
        <w:t xml:space="preserve"> </w:t>
      </w:r>
      <w:r w:rsidRPr="008B5DFE">
        <w:rPr>
          <w:spacing w:val="-2"/>
          <w:szCs w:val="22"/>
        </w:rPr>
        <w:t>업무를</w:t>
      </w:r>
      <w:r w:rsidRPr="00CB2B3F">
        <w:rPr>
          <w:szCs w:val="22"/>
        </w:rPr>
        <w:t xml:space="preserve"> </w:t>
      </w:r>
      <w:r w:rsidRPr="00CB2B3F">
        <w:rPr>
          <w:szCs w:val="22"/>
        </w:rPr>
        <w:t>수행하였고</w:t>
      </w:r>
      <w:r w:rsidRPr="00CB2B3F">
        <w:rPr>
          <w:szCs w:val="22"/>
        </w:rPr>
        <w:t xml:space="preserve">, </w:t>
      </w:r>
      <w:r w:rsidRPr="00CB2B3F">
        <w:rPr>
          <w:rFonts w:ascii="바탕" w:eastAsia="바탕" w:hAnsi="바탕" w:cs="바탕" w:hint="eastAsia"/>
          <w:szCs w:val="22"/>
        </w:rPr>
        <w:t>②</w:t>
      </w:r>
      <w:r w:rsidRPr="00CB2B3F">
        <w:rPr>
          <w:szCs w:val="22"/>
        </w:rPr>
        <w:t xml:space="preserve"> </w:t>
      </w:r>
      <w:r w:rsidRPr="00CB2B3F">
        <w:rPr>
          <w:szCs w:val="22"/>
        </w:rPr>
        <w:t>고객관계를</w:t>
      </w:r>
      <w:r w:rsidRPr="00CB2B3F">
        <w:rPr>
          <w:szCs w:val="22"/>
        </w:rPr>
        <w:t xml:space="preserve"> </w:t>
      </w:r>
      <w:r w:rsidRPr="00CB2B3F">
        <w:rPr>
          <w:szCs w:val="22"/>
        </w:rPr>
        <w:t>이전하여</w:t>
      </w:r>
      <w:r w:rsidRPr="00CB2B3F">
        <w:rPr>
          <w:szCs w:val="22"/>
        </w:rPr>
        <w:t xml:space="preserve"> </w:t>
      </w:r>
      <w:r w:rsidRPr="00CB2B3F">
        <w:rPr>
          <w:szCs w:val="22"/>
        </w:rPr>
        <w:t>제조자나</w:t>
      </w:r>
      <w:r w:rsidRPr="00CB2B3F">
        <w:rPr>
          <w:szCs w:val="22"/>
        </w:rPr>
        <w:t xml:space="preserve"> </w:t>
      </w:r>
      <w:r w:rsidRPr="00CB2B3F">
        <w:rPr>
          <w:szCs w:val="22"/>
        </w:rPr>
        <w:t>공급자가</w:t>
      </w:r>
      <w:r w:rsidRPr="00CB2B3F">
        <w:rPr>
          <w:szCs w:val="22"/>
        </w:rPr>
        <w:t xml:space="preserve"> </w:t>
      </w:r>
      <w:r w:rsidRPr="00CB2B3F">
        <w:rPr>
          <w:szCs w:val="22"/>
        </w:rPr>
        <w:t>계약</w:t>
      </w:r>
      <w:r w:rsidRPr="00CB2B3F">
        <w:rPr>
          <w:szCs w:val="22"/>
        </w:rPr>
        <w:t xml:space="preserve"> </w:t>
      </w:r>
      <w:r w:rsidRPr="00CB2B3F">
        <w:rPr>
          <w:szCs w:val="22"/>
        </w:rPr>
        <w:t>종료</w:t>
      </w:r>
      <w:r w:rsidRPr="00CB2B3F">
        <w:rPr>
          <w:szCs w:val="22"/>
        </w:rPr>
        <w:t xml:space="preserve"> </w:t>
      </w:r>
      <w:r w:rsidRPr="00CB2B3F">
        <w:rPr>
          <w:szCs w:val="22"/>
        </w:rPr>
        <w:t>후에도</w:t>
      </w:r>
      <w:r w:rsidRPr="00CB2B3F">
        <w:rPr>
          <w:szCs w:val="22"/>
        </w:rPr>
        <w:t xml:space="preserve"> </w:t>
      </w:r>
      <w:r w:rsidRPr="00CB2B3F">
        <w:rPr>
          <w:szCs w:val="22"/>
        </w:rPr>
        <w:t>곧바로</w:t>
      </w:r>
      <w:r w:rsidRPr="00CB2B3F">
        <w:rPr>
          <w:szCs w:val="22"/>
        </w:rPr>
        <w:t xml:space="preserve"> </w:t>
      </w:r>
      <w:r w:rsidRPr="00CB2B3F">
        <w:rPr>
          <w:szCs w:val="22"/>
        </w:rPr>
        <w:t>그러한</w:t>
      </w:r>
      <w:r w:rsidRPr="00CB2B3F">
        <w:rPr>
          <w:szCs w:val="22"/>
        </w:rPr>
        <w:t xml:space="preserve"> </w:t>
      </w:r>
      <w:r w:rsidRPr="00CB2B3F">
        <w:rPr>
          <w:szCs w:val="22"/>
        </w:rPr>
        <w:t>고객관계를</w:t>
      </w:r>
      <w:r w:rsidRPr="00CB2B3F">
        <w:rPr>
          <w:szCs w:val="22"/>
        </w:rPr>
        <w:t xml:space="preserve"> </w:t>
      </w:r>
      <w:r w:rsidRPr="00CB2B3F">
        <w:rPr>
          <w:szCs w:val="22"/>
        </w:rPr>
        <w:t>이용할</w:t>
      </w:r>
      <w:r w:rsidRPr="00CB2B3F">
        <w:rPr>
          <w:szCs w:val="22"/>
        </w:rPr>
        <w:t xml:space="preserve"> </w:t>
      </w:r>
      <w:r w:rsidRPr="00CB2B3F">
        <w:rPr>
          <w:szCs w:val="22"/>
        </w:rPr>
        <w:t>수</w:t>
      </w:r>
      <w:r w:rsidRPr="00CB2B3F">
        <w:rPr>
          <w:szCs w:val="22"/>
        </w:rPr>
        <w:t xml:space="preserve"> </w:t>
      </w:r>
      <w:r w:rsidRPr="00CB2B3F">
        <w:rPr>
          <w:szCs w:val="22"/>
        </w:rPr>
        <w:t>있게</w:t>
      </w:r>
      <w:r w:rsidRPr="00CB2B3F">
        <w:rPr>
          <w:szCs w:val="22"/>
        </w:rPr>
        <w:t xml:space="preserve"> </w:t>
      </w:r>
      <w:r w:rsidRPr="00CB2B3F">
        <w:rPr>
          <w:szCs w:val="22"/>
        </w:rPr>
        <w:t>할</w:t>
      </w:r>
      <w:r w:rsidRPr="00CB2B3F">
        <w:rPr>
          <w:szCs w:val="22"/>
        </w:rPr>
        <w:t xml:space="preserve"> </w:t>
      </w:r>
      <w:r w:rsidRPr="00CB2B3F">
        <w:rPr>
          <w:szCs w:val="22"/>
        </w:rPr>
        <w:t>계약상</w:t>
      </w:r>
      <w:r w:rsidRPr="00CB2B3F">
        <w:rPr>
          <w:szCs w:val="22"/>
        </w:rPr>
        <w:t xml:space="preserve"> </w:t>
      </w:r>
      <w:r w:rsidRPr="00CB2B3F">
        <w:rPr>
          <w:szCs w:val="22"/>
        </w:rPr>
        <w:t>의무를</w:t>
      </w:r>
      <w:r w:rsidRPr="00CB2B3F">
        <w:rPr>
          <w:szCs w:val="22"/>
        </w:rPr>
        <w:t xml:space="preserve"> </w:t>
      </w:r>
      <w:r w:rsidRPr="00CB2B3F">
        <w:rPr>
          <w:szCs w:val="22"/>
        </w:rPr>
        <w:t>부담하였으며</w:t>
      </w:r>
      <w:r w:rsidRPr="00CB2B3F">
        <w:rPr>
          <w:szCs w:val="22"/>
        </w:rPr>
        <w:t xml:space="preserve">, </w:t>
      </w:r>
      <w:r w:rsidRPr="00CB2B3F">
        <w:rPr>
          <w:rFonts w:ascii="바탕" w:eastAsia="바탕" w:hAnsi="바탕" w:cs="바탕" w:hint="eastAsia"/>
          <w:szCs w:val="22"/>
        </w:rPr>
        <w:t>③</w:t>
      </w:r>
      <w:r w:rsidRPr="00CB2B3F">
        <w:rPr>
          <w:szCs w:val="22"/>
        </w:rPr>
        <w:t xml:space="preserve"> </w:t>
      </w:r>
      <w:r w:rsidRPr="00CB2B3F">
        <w:rPr>
          <w:szCs w:val="22"/>
        </w:rPr>
        <w:t>계약체결</w:t>
      </w:r>
      <w:r w:rsidRPr="00CB2B3F">
        <w:rPr>
          <w:szCs w:val="22"/>
        </w:rPr>
        <w:t xml:space="preserve"> </w:t>
      </w:r>
      <w:r w:rsidRPr="00CB2B3F">
        <w:rPr>
          <w:szCs w:val="22"/>
        </w:rPr>
        <w:t>경위</w:t>
      </w:r>
      <w:r w:rsidRPr="00CB2B3F">
        <w:rPr>
          <w:szCs w:val="22"/>
        </w:rPr>
        <w:t xml:space="preserve">, </w:t>
      </w:r>
      <w:r w:rsidRPr="00CB2B3F">
        <w:rPr>
          <w:szCs w:val="22"/>
        </w:rPr>
        <w:t>영업을</w:t>
      </w:r>
      <w:r w:rsidRPr="00CB2B3F">
        <w:rPr>
          <w:szCs w:val="22"/>
        </w:rPr>
        <w:t xml:space="preserve"> </w:t>
      </w:r>
      <w:r w:rsidRPr="00CB2B3F">
        <w:rPr>
          <w:szCs w:val="22"/>
        </w:rPr>
        <w:t>위하여</w:t>
      </w:r>
      <w:r w:rsidRPr="00CB2B3F">
        <w:rPr>
          <w:szCs w:val="22"/>
        </w:rPr>
        <w:t xml:space="preserve"> </w:t>
      </w:r>
      <w:r w:rsidRPr="00CB2B3F">
        <w:rPr>
          <w:szCs w:val="22"/>
        </w:rPr>
        <w:t>투입한</w:t>
      </w:r>
      <w:r w:rsidRPr="00CB2B3F">
        <w:rPr>
          <w:szCs w:val="22"/>
        </w:rPr>
        <w:t xml:space="preserve"> </w:t>
      </w:r>
      <w:r w:rsidRPr="00CB2B3F">
        <w:rPr>
          <w:szCs w:val="22"/>
        </w:rPr>
        <w:t>자본과</w:t>
      </w:r>
      <w:r w:rsidRPr="00CB2B3F">
        <w:rPr>
          <w:szCs w:val="22"/>
        </w:rPr>
        <w:t xml:space="preserve"> </w:t>
      </w:r>
      <w:r w:rsidRPr="00CB2B3F">
        <w:rPr>
          <w:szCs w:val="22"/>
        </w:rPr>
        <w:t>그</w:t>
      </w:r>
      <w:r w:rsidRPr="00CB2B3F">
        <w:rPr>
          <w:szCs w:val="22"/>
        </w:rPr>
        <w:t xml:space="preserve"> </w:t>
      </w:r>
      <w:r w:rsidRPr="00CB2B3F">
        <w:rPr>
          <w:szCs w:val="22"/>
        </w:rPr>
        <w:t>회수</w:t>
      </w:r>
      <w:r w:rsidRPr="00CB2B3F">
        <w:rPr>
          <w:szCs w:val="22"/>
        </w:rPr>
        <w:t xml:space="preserve"> </w:t>
      </w:r>
      <w:r w:rsidRPr="00CB2B3F">
        <w:rPr>
          <w:szCs w:val="22"/>
        </w:rPr>
        <w:t>규모</w:t>
      </w:r>
      <w:r w:rsidRPr="00CB2B3F">
        <w:rPr>
          <w:szCs w:val="22"/>
        </w:rPr>
        <w:t xml:space="preserve"> </w:t>
      </w:r>
      <w:r w:rsidRPr="00CB2B3F">
        <w:rPr>
          <w:szCs w:val="22"/>
        </w:rPr>
        <w:t>및</w:t>
      </w:r>
      <w:r w:rsidRPr="00CB2B3F">
        <w:rPr>
          <w:szCs w:val="22"/>
        </w:rPr>
        <w:t xml:space="preserve"> </w:t>
      </w:r>
      <w:r w:rsidRPr="00CB2B3F">
        <w:rPr>
          <w:szCs w:val="22"/>
        </w:rPr>
        <w:t>영업</w:t>
      </w:r>
      <w:r w:rsidRPr="00CB2B3F">
        <w:rPr>
          <w:szCs w:val="22"/>
        </w:rPr>
        <w:t xml:space="preserve"> </w:t>
      </w:r>
      <w:r w:rsidRPr="00CB2B3F">
        <w:rPr>
          <w:szCs w:val="22"/>
        </w:rPr>
        <w:t>현황</w:t>
      </w:r>
      <w:r w:rsidRPr="00CB2B3F">
        <w:rPr>
          <w:szCs w:val="22"/>
        </w:rPr>
        <w:t xml:space="preserve"> </w:t>
      </w:r>
      <w:r w:rsidRPr="00CB2B3F">
        <w:rPr>
          <w:szCs w:val="22"/>
        </w:rPr>
        <w:t>등</w:t>
      </w:r>
      <w:r w:rsidRPr="00CB2B3F">
        <w:rPr>
          <w:szCs w:val="22"/>
        </w:rPr>
        <w:t xml:space="preserve"> </w:t>
      </w:r>
      <w:r w:rsidRPr="00CB2B3F">
        <w:rPr>
          <w:szCs w:val="22"/>
        </w:rPr>
        <w:t>제반</w:t>
      </w:r>
      <w:r w:rsidRPr="00CB2B3F">
        <w:rPr>
          <w:szCs w:val="22"/>
        </w:rPr>
        <w:t xml:space="preserve"> </w:t>
      </w:r>
      <w:r w:rsidRPr="00CB2B3F">
        <w:rPr>
          <w:szCs w:val="22"/>
        </w:rPr>
        <w:t>사정에</w:t>
      </w:r>
      <w:r w:rsidRPr="00CB2B3F">
        <w:rPr>
          <w:szCs w:val="22"/>
        </w:rPr>
        <w:t xml:space="preserve"> </w:t>
      </w:r>
      <w:r w:rsidRPr="00CB2B3F">
        <w:rPr>
          <w:szCs w:val="22"/>
        </w:rPr>
        <w:t>비추어</w:t>
      </w:r>
      <w:r w:rsidRPr="00CB2B3F">
        <w:rPr>
          <w:szCs w:val="22"/>
        </w:rPr>
        <w:t xml:space="preserve"> </w:t>
      </w:r>
      <w:r w:rsidRPr="00CB2B3F">
        <w:rPr>
          <w:szCs w:val="22"/>
        </w:rPr>
        <w:t>대리상과</w:t>
      </w:r>
      <w:r w:rsidRPr="00CB2B3F">
        <w:rPr>
          <w:szCs w:val="22"/>
        </w:rPr>
        <w:t xml:space="preserve"> </w:t>
      </w:r>
      <w:r w:rsidRPr="00CB2B3F">
        <w:rPr>
          <w:szCs w:val="22"/>
        </w:rPr>
        <w:t>마찬가지의</w:t>
      </w:r>
      <w:r w:rsidRPr="00CB2B3F">
        <w:rPr>
          <w:szCs w:val="22"/>
        </w:rPr>
        <w:t xml:space="preserve"> </w:t>
      </w:r>
      <w:proofErr w:type="spellStart"/>
      <w:r w:rsidRPr="00CB2B3F">
        <w:rPr>
          <w:szCs w:val="22"/>
        </w:rPr>
        <w:t>보호필요성이</w:t>
      </w:r>
      <w:proofErr w:type="spellEnd"/>
      <w:r w:rsidRPr="00CB2B3F">
        <w:rPr>
          <w:szCs w:val="22"/>
        </w:rPr>
        <w:t xml:space="preserve"> </w:t>
      </w:r>
      <w:r w:rsidRPr="00CB2B3F">
        <w:rPr>
          <w:szCs w:val="22"/>
        </w:rPr>
        <w:t>인정된다는</w:t>
      </w:r>
      <w:r w:rsidRPr="00CB2B3F">
        <w:rPr>
          <w:szCs w:val="22"/>
        </w:rPr>
        <w:t xml:space="preserve"> </w:t>
      </w:r>
      <w:r w:rsidRPr="00CB2B3F">
        <w:rPr>
          <w:szCs w:val="22"/>
        </w:rPr>
        <w:t>요건을</w:t>
      </w:r>
      <w:r w:rsidRPr="00CB2B3F">
        <w:rPr>
          <w:szCs w:val="22"/>
        </w:rPr>
        <w:t xml:space="preserve"> </w:t>
      </w:r>
      <w:r w:rsidRPr="00CB2B3F">
        <w:rPr>
          <w:szCs w:val="22"/>
        </w:rPr>
        <w:t>모두</w:t>
      </w:r>
      <w:r w:rsidRPr="00CB2B3F">
        <w:rPr>
          <w:szCs w:val="22"/>
        </w:rPr>
        <w:t xml:space="preserve"> </w:t>
      </w:r>
      <w:r w:rsidRPr="00CB2B3F">
        <w:rPr>
          <w:szCs w:val="22"/>
        </w:rPr>
        <w:t>충족한</w:t>
      </w:r>
      <w:r w:rsidRPr="00CB2B3F">
        <w:rPr>
          <w:szCs w:val="22"/>
        </w:rPr>
        <w:t xml:space="preserve"> </w:t>
      </w:r>
      <w:r w:rsidRPr="00CB2B3F">
        <w:rPr>
          <w:szCs w:val="22"/>
        </w:rPr>
        <w:t>경우</w:t>
      </w:r>
      <w:r w:rsidRPr="00CB2B3F">
        <w:rPr>
          <w:szCs w:val="22"/>
        </w:rPr>
        <w:t xml:space="preserve"> </w:t>
      </w:r>
      <w:r w:rsidRPr="00CB2B3F">
        <w:rPr>
          <w:szCs w:val="22"/>
        </w:rPr>
        <w:t>상법상</w:t>
      </w:r>
      <w:r w:rsidRPr="00CB2B3F">
        <w:rPr>
          <w:szCs w:val="22"/>
        </w:rPr>
        <w:t xml:space="preserve"> </w:t>
      </w:r>
      <w:r w:rsidRPr="00CB2B3F">
        <w:rPr>
          <w:szCs w:val="22"/>
        </w:rPr>
        <w:t>대리상이</w:t>
      </w:r>
      <w:r w:rsidRPr="00CB2B3F">
        <w:rPr>
          <w:szCs w:val="22"/>
        </w:rPr>
        <w:t xml:space="preserve"> </w:t>
      </w:r>
      <w:r w:rsidRPr="00CB2B3F">
        <w:rPr>
          <w:szCs w:val="22"/>
        </w:rPr>
        <w:t>아니더라도</w:t>
      </w:r>
      <w:r w:rsidRPr="00CB2B3F">
        <w:rPr>
          <w:szCs w:val="22"/>
        </w:rPr>
        <w:t xml:space="preserve"> </w:t>
      </w:r>
      <w:r w:rsidRPr="00CB2B3F">
        <w:rPr>
          <w:szCs w:val="22"/>
        </w:rPr>
        <w:t>대리상의</w:t>
      </w:r>
      <w:r w:rsidRPr="00CB2B3F">
        <w:rPr>
          <w:szCs w:val="22"/>
        </w:rPr>
        <w:t xml:space="preserve"> </w:t>
      </w:r>
      <w:r w:rsidRPr="00CB2B3F">
        <w:rPr>
          <w:szCs w:val="22"/>
        </w:rPr>
        <w:t>보상청구권에</w:t>
      </w:r>
      <w:r w:rsidRPr="00CB2B3F">
        <w:rPr>
          <w:szCs w:val="22"/>
        </w:rPr>
        <w:t xml:space="preserve"> </w:t>
      </w:r>
      <w:r w:rsidRPr="00CB2B3F">
        <w:rPr>
          <w:szCs w:val="22"/>
        </w:rPr>
        <w:t>관한</w:t>
      </w:r>
      <w:r w:rsidRPr="00CB2B3F">
        <w:rPr>
          <w:szCs w:val="22"/>
        </w:rPr>
        <w:t xml:space="preserve"> </w:t>
      </w:r>
      <w:r w:rsidRPr="00CB2B3F">
        <w:rPr>
          <w:szCs w:val="22"/>
        </w:rPr>
        <w:t>상법</w:t>
      </w:r>
      <w:r w:rsidRPr="00CB2B3F">
        <w:rPr>
          <w:szCs w:val="22"/>
        </w:rPr>
        <w:t xml:space="preserve"> </w:t>
      </w:r>
      <w:r w:rsidRPr="00CB2B3F">
        <w:rPr>
          <w:szCs w:val="22"/>
        </w:rPr>
        <w:t>제</w:t>
      </w:r>
      <w:r w:rsidRPr="00CB2B3F">
        <w:rPr>
          <w:szCs w:val="22"/>
        </w:rPr>
        <w:t>92</w:t>
      </w:r>
      <w:r w:rsidRPr="00CB2B3F">
        <w:rPr>
          <w:szCs w:val="22"/>
        </w:rPr>
        <w:t>조의</w:t>
      </w:r>
      <w:r w:rsidRPr="00CB2B3F">
        <w:rPr>
          <w:szCs w:val="22"/>
        </w:rPr>
        <w:t>2</w:t>
      </w:r>
      <w:r w:rsidRPr="00CB2B3F">
        <w:rPr>
          <w:szCs w:val="22"/>
        </w:rPr>
        <w:t>를</w:t>
      </w:r>
      <w:r w:rsidRPr="00CB2B3F">
        <w:rPr>
          <w:szCs w:val="22"/>
        </w:rPr>
        <w:t xml:space="preserve"> </w:t>
      </w:r>
      <w:proofErr w:type="spellStart"/>
      <w:r w:rsidRPr="00CB2B3F">
        <w:rPr>
          <w:szCs w:val="22"/>
        </w:rPr>
        <w:t>유추적용할</w:t>
      </w:r>
      <w:proofErr w:type="spellEnd"/>
      <w:r w:rsidRPr="00CB2B3F">
        <w:rPr>
          <w:szCs w:val="22"/>
        </w:rPr>
        <w:t xml:space="preserve"> </w:t>
      </w:r>
      <w:r w:rsidRPr="00CB2B3F">
        <w:rPr>
          <w:szCs w:val="22"/>
        </w:rPr>
        <w:t>수</w:t>
      </w:r>
      <w:r w:rsidRPr="00CB2B3F">
        <w:rPr>
          <w:szCs w:val="22"/>
        </w:rPr>
        <w:t xml:space="preserve"> </w:t>
      </w:r>
      <w:r w:rsidRPr="00CB2B3F">
        <w:rPr>
          <w:szCs w:val="22"/>
        </w:rPr>
        <w:t>있다고</w:t>
      </w:r>
      <w:r w:rsidRPr="00CB2B3F">
        <w:rPr>
          <w:szCs w:val="22"/>
        </w:rPr>
        <w:t xml:space="preserve"> </w:t>
      </w:r>
      <w:r w:rsidRPr="00CB2B3F">
        <w:rPr>
          <w:szCs w:val="22"/>
        </w:rPr>
        <w:t>보아야</w:t>
      </w:r>
      <w:r w:rsidRPr="00CB2B3F">
        <w:rPr>
          <w:szCs w:val="22"/>
        </w:rPr>
        <w:t xml:space="preserve"> </w:t>
      </w:r>
      <w:r w:rsidRPr="00CB2B3F">
        <w:rPr>
          <w:szCs w:val="22"/>
        </w:rPr>
        <w:t>한다</w:t>
      </w:r>
      <w:r w:rsidRPr="00CB2B3F">
        <w:rPr>
          <w:szCs w:val="22"/>
        </w:rPr>
        <w:t>.”</w:t>
      </w:r>
      <w:r w:rsidRPr="00CB2B3F">
        <w:rPr>
          <w:szCs w:val="22"/>
        </w:rPr>
        <w:t>고</w:t>
      </w:r>
      <w:r w:rsidRPr="00CB2B3F">
        <w:rPr>
          <w:szCs w:val="22"/>
        </w:rPr>
        <w:t xml:space="preserve"> </w:t>
      </w:r>
      <w:r w:rsidRPr="00CB2B3F">
        <w:rPr>
          <w:szCs w:val="22"/>
        </w:rPr>
        <w:t>하여</w:t>
      </w:r>
      <w:r w:rsidRPr="00CB2B3F">
        <w:rPr>
          <w:szCs w:val="22"/>
        </w:rPr>
        <w:t xml:space="preserve"> </w:t>
      </w:r>
      <w:r w:rsidRPr="00CB2B3F">
        <w:rPr>
          <w:szCs w:val="22"/>
        </w:rPr>
        <w:t>계약의</w:t>
      </w:r>
      <w:r w:rsidRPr="00CB2B3F">
        <w:rPr>
          <w:szCs w:val="22"/>
        </w:rPr>
        <w:t xml:space="preserve"> </w:t>
      </w:r>
      <w:r w:rsidRPr="00CB2B3F">
        <w:rPr>
          <w:szCs w:val="22"/>
        </w:rPr>
        <w:t>실질적인</w:t>
      </w:r>
      <w:r w:rsidRPr="00CB2B3F">
        <w:rPr>
          <w:szCs w:val="22"/>
        </w:rPr>
        <w:t xml:space="preserve"> </w:t>
      </w:r>
      <w:r w:rsidRPr="00CB2B3F">
        <w:rPr>
          <w:szCs w:val="22"/>
        </w:rPr>
        <w:t>내용에</w:t>
      </w:r>
      <w:r w:rsidRPr="00CB2B3F">
        <w:rPr>
          <w:szCs w:val="22"/>
        </w:rPr>
        <w:t xml:space="preserve"> </w:t>
      </w:r>
      <w:r w:rsidRPr="00CB2B3F">
        <w:rPr>
          <w:szCs w:val="22"/>
        </w:rPr>
        <w:t>따라</w:t>
      </w:r>
      <w:r w:rsidRPr="00CB2B3F">
        <w:rPr>
          <w:szCs w:val="22"/>
        </w:rPr>
        <w:t xml:space="preserve"> </w:t>
      </w:r>
      <w:r w:rsidRPr="00CB2B3F">
        <w:rPr>
          <w:szCs w:val="22"/>
        </w:rPr>
        <w:t>대리상의보상청구권</w:t>
      </w:r>
      <w:r w:rsidRPr="00CB2B3F">
        <w:rPr>
          <w:szCs w:val="22"/>
        </w:rPr>
        <w:t xml:space="preserve"> </w:t>
      </w:r>
      <w:r w:rsidRPr="00CB2B3F">
        <w:rPr>
          <w:szCs w:val="22"/>
        </w:rPr>
        <w:t>인정</w:t>
      </w:r>
      <w:r w:rsidRPr="00CB2B3F">
        <w:rPr>
          <w:szCs w:val="22"/>
        </w:rPr>
        <w:t xml:space="preserve"> </w:t>
      </w:r>
      <w:r w:rsidRPr="00CB2B3F">
        <w:rPr>
          <w:szCs w:val="22"/>
        </w:rPr>
        <w:t>여부를</w:t>
      </w:r>
      <w:r w:rsidRPr="00CB2B3F">
        <w:rPr>
          <w:szCs w:val="22"/>
        </w:rPr>
        <w:t xml:space="preserve"> </w:t>
      </w:r>
      <w:r w:rsidRPr="00CB2B3F">
        <w:rPr>
          <w:szCs w:val="22"/>
        </w:rPr>
        <w:t>판단하고</w:t>
      </w:r>
      <w:r w:rsidRPr="00CB2B3F">
        <w:rPr>
          <w:szCs w:val="22"/>
        </w:rPr>
        <w:t xml:space="preserve"> </w:t>
      </w:r>
      <w:r w:rsidRPr="00CB2B3F">
        <w:rPr>
          <w:szCs w:val="22"/>
        </w:rPr>
        <w:t>있음</w:t>
      </w:r>
      <w:r w:rsidRPr="00CB2B3F">
        <w:rPr>
          <w:szCs w:val="22"/>
        </w:rPr>
        <w:t>(</w:t>
      </w:r>
      <w:r w:rsidRPr="00CB2B3F">
        <w:rPr>
          <w:szCs w:val="22"/>
        </w:rPr>
        <w:t>대법원</w:t>
      </w:r>
      <w:r w:rsidRPr="00CB2B3F">
        <w:rPr>
          <w:szCs w:val="22"/>
        </w:rPr>
        <w:t xml:space="preserve"> 2013. 2. 14. </w:t>
      </w:r>
      <w:r w:rsidRPr="00CB2B3F">
        <w:rPr>
          <w:szCs w:val="22"/>
        </w:rPr>
        <w:t>선고</w:t>
      </w:r>
      <w:r w:rsidRPr="00CB2B3F">
        <w:rPr>
          <w:szCs w:val="22"/>
        </w:rPr>
        <w:t xml:space="preserve"> 2011</w:t>
      </w:r>
      <w:r w:rsidRPr="00CB2B3F">
        <w:rPr>
          <w:szCs w:val="22"/>
        </w:rPr>
        <w:t>다</w:t>
      </w:r>
      <w:r w:rsidRPr="00CB2B3F">
        <w:rPr>
          <w:szCs w:val="22"/>
        </w:rPr>
        <w:t xml:space="preserve">28342 </w:t>
      </w:r>
      <w:r w:rsidRPr="00CB2B3F">
        <w:rPr>
          <w:szCs w:val="22"/>
        </w:rPr>
        <w:t>판결</w:t>
      </w:r>
      <w:r w:rsidRPr="00CB2B3F">
        <w:rPr>
          <w:szCs w:val="22"/>
        </w:rPr>
        <w:t>).</w:t>
      </w:r>
    </w:p>
    <w:p w14:paraId="5108C6EE" w14:textId="77777777" w:rsidR="00026A7E" w:rsidRPr="006F1F16" w:rsidRDefault="00026A7E" w:rsidP="00026A7E">
      <w:pPr>
        <w:pStyle w:val="a5"/>
        <w:numPr>
          <w:ilvl w:val="0"/>
          <w:numId w:val="118"/>
        </w:numPr>
        <w:spacing w:after="240"/>
        <w:ind w:leftChars="0"/>
        <w:rPr>
          <w:b/>
          <w:szCs w:val="22"/>
        </w:rPr>
      </w:pPr>
      <w:r w:rsidRPr="006F1F16">
        <w:rPr>
          <w:b/>
          <w:szCs w:val="22"/>
        </w:rPr>
        <w:t>분석</w:t>
      </w:r>
    </w:p>
    <w:p w14:paraId="58C47EF6" w14:textId="77777777" w:rsidR="00026A7E" w:rsidRPr="00E16CE9" w:rsidRDefault="00026A7E" w:rsidP="008B5DFE">
      <w:pPr>
        <w:pStyle w:val="a5"/>
        <w:spacing w:after="240"/>
        <w:ind w:leftChars="0" w:left="907"/>
        <w:rPr>
          <w:szCs w:val="22"/>
        </w:rPr>
      </w:pPr>
      <w:r w:rsidRPr="00E16CE9">
        <w:rPr>
          <w:szCs w:val="22"/>
        </w:rPr>
        <w:t>답변에</w:t>
      </w:r>
      <w:r w:rsidRPr="00E16CE9">
        <w:rPr>
          <w:szCs w:val="22"/>
        </w:rPr>
        <w:t xml:space="preserve"> </w:t>
      </w:r>
      <w:r w:rsidRPr="00E16CE9">
        <w:rPr>
          <w:szCs w:val="22"/>
        </w:rPr>
        <w:t>의하면</w:t>
      </w:r>
      <w:r w:rsidRPr="00E16CE9">
        <w:rPr>
          <w:szCs w:val="22"/>
        </w:rPr>
        <w:t xml:space="preserve">, </w:t>
      </w:r>
      <w:r w:rsidRPr="00E16CE9">
        <w:rPr>
          <w:szCs w:val="22"/>
        </w:rPr>
        <w:t>대상회사는</w:t>
      </w:r>
      <w:r w:rsidRPr="00E16CE9">
        <w:rPr>
          <w:szCs w:val="22"/>
        </w:rPr>
        <w:t xml:space="preserve"> (</w:t>
      </w:r>
      <w:proofErr w:type="spellStart"/>
      <w:r w:rsidRPr="00E16CE9">
        <w:rPr>
          <w:szCs w:val="22"/>
        </w:rPr>
        <w:t>i</w:t>
      </w:r>
      <w:proofErr w:type="spellEnd"/>
      <w:r w:rsidRPr="00E16CE9">
        <w:rPr>
          <w:szCs w:val="22"/>
        </w:rPr>
        <w:t xml:space="preserve">) </w:t>
      </w:r>
      <w:r w:rsidRPr="00E16CE9">
        <w:rPr>
          <w:szCs w:val="22"/>
        </w:rPr>
        <w:t>대리점에게</w:t>
      </w:r>
      <w:r w:rsidRPr="00E16CE9">
        <w:rPr>
          <w:szCs w:val="22"/>
        </w:rPr>
        <w:t xml:space="preserve"> </w:t>
      </w:r>
      <w:r w:rsidRPr="00E16CE9">
        <w:rPr>
          <w:szCs w:val="22"/>
        </w:rPr>
        <w:t>특정</w:t>
      </w:r>
      <w:r w:rsidRPr="00E16CE9">
        <w:rPr>
          <w:szCs w:val="22"/>
        </w:rPr>
        <w:t xml:space="preserve"> </w:t>
      </w:r>
      <w:r w:rsidRPr="00E16CE9">
        <w:rPr>
          <w:szCs w:val="22"/>
        </w:rPr>
        <w:t>판매구역에서</w:t>
      </w:r>
      <w:r w:rsidRPr="00E16CE9">
        <w:rPr>
          <w:szCs w:val="22"/>
        </w:rPr>
        <w:t xml:space="preserve"> </w:t>
      </w:r>
      <w:r w:rsidRPr="00E16CE9">
        <w:rPr>
          <w:szCs w:val="22"/>
        </w:rPr>
        <w:t>제품에</w:t>
      </w:r>
      <w:r w:rsidRPr="00E16CE9">
        <w:rPr>
          <w:szCs w:val="22"/>
        </w:rPr>
        <w:t xml:space="preserve"> </w:t>
      </w:r>
      <w:r w:rsidRPr="00E16CE9">
        <w:rPr>
          <w:szCs w:val="22"/>
        </w:rPr>
        <w:t>대한</w:t>
      </w:r>
      <w:r w:rsidRPr="00E16CE9">
        <w:rPr>
          <w:szCs w:val="22"/>
        </w:rPr>
        <w:t xml:space="preserve"> </w:t>
      </w:r>
      <w:r w:rsidRPr="00E16CE9">
        <w:rPr>
          <w:szCs w:val="22"/>
        </w:rPr>
        <w:t>독점판매권을</w:t>
      </w:r>
      <w:r w:rsidRPr="00E16CE9">
        <w:rPr>
          <w:szCs w:val="22"/>
        </w:rPr>
        <w:t xml:space="preserve"> </w:t>
      </w:r>
      <w:r w:rsidRPr="00E16CE9">
        <w:rPr>
          <w:szCs w:val="22"/>
        </w:rPr>
        <w:t>부여하고</w:t>
      </w:r>
      <w:r w:rsidRPr="00E16CE9">
        <w:rPr>
          <w:szCs w:val="22"/>
        </w:rPr>
        <w:t xml:space="preserve"> </w:t>
      </w:r>
      <w:r w:rsidRPr="00E16CE9">
        <w:rPr>
          <w:szCs w:val="22"/>
        </w:rPr>
        <w:t>있지</w:t>
      </w:r>
      <w:r w:rsidRPr="00E16CE9">
        <w:rPr>
          <w:szCs w:val="22"/>
        </w:rPr>
        <w:t xml:space="preserve"> </w:t>
      </w:r>
      <w:r w:rsidRPr="00E16CE9">
        <w:rPr>
          <w:szCs w:val="22"/>
        </w:rPr>
        <w:t>않고</w:t>
      </w:r>
      <w:r w:rsidRPr="00E16CE9">
        <w:rPr>
          <w:szCs w:val="22"/>
        </w:rPr>
        <w:t xml:space="preserve">, (ii) </w:t>
      </w:r>
      <w:r w:rsidRPr="00E16CE9">
        <w:rPr>
          <w:szCs w:val="22"/>
        </w:rPr>
        <w:t>대리점의</w:t>
      </w:r>
      <w:r w:rsidRPr="00E16CE9">
        <w:rPr>
          <w:szCs w:val="22"/>
        </w:rPr>
        <w:t xml:space="preserve"> </w:t>
      </w:r>
      <w:r w:rsidRPr="00E16CE9">
        <w:rPr>
          <w:szCs w:val="22"/>
        </w:rPr>
        <w:t>판매활동에</w:t>
      </w:r>
      <w:r w:rsidRPr="00E16CE9">
        <w:rPr>
          <w:szCs w:val="22"/>
        </w:rPr>
        <w:t xml:space="preserve"> </w:t>
      </w:r>
      <w:r w:rsidRPr="00E16CE9">
        <w:rPr>
          <w:szCs w:val="22"/>
        </w:rPr>
        <w:t>관한</w:t>
      </w:r>
      <w:r w:rsidRPr="00E16CE9">
        <w:rPr>
          <w:szCs w:val="22"/>
        </w:rPr>
        <w:t xml:space="preserve"> </w:t>
      </w:r>
      <w:r w:rsidRPr="00E16CE9">
        <w:rPr>
          <w:szCs w:val="22"/>
        </w:rPr>
        <w:t>지침이나</w:t>
      </w:r>
      <w:r w:rsidRPr="00E16CE9">
        <w:rPr>
          <w:szCs w:val="22"/>
        </w:rPr>
        <w:t xml:space="preserve"> </w:t>
      </w:r>
      <w:r w:rsidRPr="00E16CE9">
        <w:rPr>
          <w:szCs w:val="22"/>
        </w:rPr>
        <w:t>지시를</w:t>
      </w:r>
      <w:r w:rsidRPr="00E16CE9">
        <w:rPr>
          <w:szCs w:val="22"/>
        </w:rPr>
        <w:t xml:space="preserve"> </w:t>
      </w:r>
      <w:r w:rsidRPr="00E16CE9">
        <w:rPr>
          <w:szCs w:val="22"/>
        </w:rPr>
        <w:t>하지</w:t>
      </w:r>
      <w:r w:rsidRPr="00E16CE9">
        <w:rPr>
          <w:szCs w:val="22"/>
        </w:rPr>
        <w:t xml:space="preserve"> </w:t>
      </w:r>
      <w:r w:rsidRPr="00E16CE9">
        <w:rPr>
          <w:szCs w:val="22"/>
        </w:rPr>
        <w:t>않으며</w:t>
      </w:r>
      <w:r w:rsidRPr="00E16CE9">
        <w:rPr>
          <w:szCs w:val="22"/>
        </w:rPr>
        <w:t xml:space="preserve">, (iii) </w:t>
      </w:r>
      <w:r w:rsidRPr="00E16CE9">
        <w:rPr>
          <w:szCs w:val="22"/>
        </w:rPr>
        <w:t>대리점이</w:t>
      </w:r>
      <w:r w:rsidRPr="00E16CE9">
        <w:rPr>
          <w:szCs w:val="22"/>
        </w:rPr>
        <w:t xml:space="preserve"> </w:t>
      </w:r>
      <w:r w:rsidRPr="00E16CE9">
        <w:rPr>
          <w:szCs w:val="22"/>
        </w:rPr>
        <w:t>대상회사의</w:t>
      </w:r>
      <w:r w:rsidRPr="00E16CE9">
        <w:rPr>
          <w:szCs w:val="22"/>
        </w:rPr>
        <w:t xml:space="preserve"> </w:t>
      </w:r>
      <w:r w:rsidRPr="00E16CE9">
        <w:rPr>
          <w:szCs w:val="22"/>
        </w:rPr>
        <w:t>판매조직이라고</w:t>
      </w:r>
      <w:r w:rsidRPr="00E16CE9">
        <w:rPr>
          <w:szCs w:val="22"/>
        </w:rPr>
        <w:t xml:space="preserve"> </w:t>
      </w:r>
      <w:r w:rsidRPr="00E16CE9">
        <w:rPr>
          <w:szCs w:val="22"/>
        </w:rPr>
        <w:t>보기는</w:t>
      </w:r>
      <w:r w:rsidRPr="00E16CE9">
        <w:rPr>
          <w:szCs w:val="22"/>
        </w:rPr>
        <w:t xml:space="preserve"> </w:t>
      </w:r>
      <w:r w:rsidRPr="00E16CE9">
        <w:rPr>
          <w:szCs w:val="22"/>
        </w:rPr>
        <w:t>어려울</w:t>
      </w:r>
      <w:r w:rsidRPr="00E16CE9">
        <w:rPr>
          <w:szCs w:val="22"/>
        </w:rPr>
        <w:t xml:space="preserve"> </w:t>
      </w:r>
      <w:r w:rsidRPr="00E16CE9">
        <w:rPr>
          <w:szCs w:val="22"/>
        </w:rPr>
        <w:t>뿐</w:t>
      </w:r>
      <w:r w:rsidRPr="00E16CE9">
        <w:rPr>
          <w:szCs w:val="22"/>
        </w:rPr>
        <w:t xml:space="preserve"> </w:t>
      </w:r>
      <w:r w:rsidRPr="00E16CE9">
        <w:rPr>
          <w:szCs w:val="22"/>
        </w:rPr>
        <w:t>아니라</w:t>
      </w:r>
      <w:r w:rsidRPr="00E16CE9">
        <w:rPr>
          <w:szCs w:val="22"/>
        </w:rPr>
        <w:t xml:space="preserve">, (iv) </w:t>
      </w:r>
      <w:r w:rsidRPr="00E16CE9">
        <w:rPr>
          <w:szCs w:val="22"/>
        </w:rPr>
        <w:t>대리점이</w:t>
      </w:r>
      <w:r w:rsidRPr="00E16CE9">
        <w:rPr>
          <w:szCs w:val="22"/>
        </w:rPr>
        <w:t xml:space="preserve"> </w:t>
      </w:r>
      <w:r w:rsidRPr="00E16CE9">
        <w:rPr>
          <w:szCs w:val="22"/>
        </w:rPr>
        <w:t>획득하거나</w:t>
      </w:r>
      <w:r w:rsidRPr="00E16CE9">
        <w:rPr>
          <w:szCs w:val="22"/>
        </w:rPr>
        <w:t xml:space="preserve"> </w:t>
      </w:r>
      <w:r w:rsidRPr="00E16CE9">
        <w:rPr>
          <w:szCs w:val="22"/>
        </w:rPr>
        <w:t>거래를</w:t>
      </w:r>
      <w:r w:rsidRPr="00E16CE9">
        <w:rPr>
          <w:szCs w:val="22"/>
        </w:rPr>
        <w:t xml:space="preserve"> </w:t>
      </w:r>
      <w:r w:rsidRPr="00E16CE9">
        <w:rPr>
          <w:szCs w:val="22"/>
        </w:rPr>
        <w:t>현저히</w:t>
      </w:r>
      <w:r w:rsidRPr="00E16CE9">
        <w:rPr>
          <w:szCs w:val="22"/>
        </w:rPr>
        <w:t xml:space="preserve"> </w:t>
      </w:r>
      <w:r w:rsidRPr="00E16CE9">
        <w:rPr>
          <w:szCs w:val="22"/>
        </w:rPr>
        <w:t>증가시킨</w:t>
      </w:r>
      <w:r w:rsidRPr="00E16CE9">
        <w:rPr>
          <w:szCs w:val="22"/>
        </w:rPr>
        <w:t xml:space="preserve"> </w:t>
      </w:r>
      <w:r w:rsidRPr="00E16CE9">
        <w:rPr>
          <w:szCs w:val="22"/>
        </w:rPr>
        <w:t>고객에</w:t>
      </w:r>
      <w:r w:rsidRPr="00E16CE9">
        <w:rPr>
          <w:szCs w:val="22"/>
        </w:rPr>
        <w:t xml:space="preserve"> </w:t>
      </w:r>
      <w:r w:rsidRPr="00E16CE9">
        <w:rPr>
          <w:szCs w:val="22"/>
        </w:rPr>
        <w:t>관한</w:t>
      </w:r>
      <w:r w:rsidRPr="00E16CE9">
        <w:rPr>
          <w:szCs w:val="22"/>
        </w:rPr>
        <w:t xml:space="preserve"> </w:t>
      </w:r>
      <w:r w:rsidRPr="00E16CE9">
        <w:rPr>
          <w:szCs w:val="22"/>
        </w:rPr>
        <w:t>정보를</w:t>
      </w:r>
      <w:r w:rsidRPr="00E16CE9">
        <w:rPr>
          <w:szCs w:val="22"/>
        </w:rPr>
        <w:t xml:space="preserve"> </w:t>
      </w:r>
      <w:r w:rsidRPr="00E16CE9">
        <w:rPr>
          <w:szCs w:val="22"/>
        </w:rPr>
        <w:t>대상회사가</w:t>
      </w:r>
      <w:r w:rsidRPr="00E16CE9">
        <w:rPr>
          <w:szCs w:val="22"/>
        </w:rPr>
        <w:t xml:space="preserve"> </w:t>
      </w:r>
      <w:r w:rsidRPr="00E16CE9">
        <w:rPr>
          <w:szCs w:val="22"/>
        </w:rPr>
        <w:t>전혀</w:t>
      </w:r>
      <w:r w:rsidRPr="00E16CE9">
        <w:rPr>
          <w:szCs w:val="22"/>
        </w:rPr>
        <w:t xml:space="preserve"> </w:t>
      </w:r>
      <w:r w:rsidRPr="00E16CE9">
        <w:rPr>
          <w:szCs w:val="22"/>
        </w:rPr>
        <w:t>알지</w:t>
      </w:r>
      <w:r w:rsidRPr="00E16CE9">
        <w:rPr>
          <w:szCs w:val="22"/>
        </w:rPr>
        <w:t xml:space="preserve"> </w:t>
      </w:r>
      <w:r w:rsidRPr="00E16CE9">
        <w:rPr>
          <w:szCs w:val="22"/>
        </w:rPr>
        <w:t>못하기</w:t>
      </w:r>
      <w:r w:rsidRPr="00E16CE9">
        <w:rPr>
          <w:szCs w:val="22"/>
        </w:rPr>
        <w:t xml:space="preserve"> </w:t>
      </w:r>
      <w:r w:rsidRPr="00E16CE9">
        <w:rPr>
          <w:szCs w:val="22"/>
        </w:rPr>
        <w:t>때문에</w:t>
      </w:r>
      <w:r w:rsidRPr="00E16CE9">
        <w:rPr>
          <w:szCs w:val="22"/>
        </w:rPr>
        <w:t xml:space="preserve"> </w:t>
      </w:r>
      <w:r w:rsidRPr="00E16CE9">
        <w:rPr>
          <w:szCs w:val="22"/>
        </w:rPr>
        <w:t>대리점들을</w:t>
      </w:r>
      <w:r w:rsidRPr="00E16CE9">
        <w:rPr>
          <w:szCs w:val="22"/>
        </w:rPr>
        <w:t xml:space="preserve"> </w:t>
      </w:r>
      <w:r w:rsidRPr="00E16CE9">
        <w:rPr>
          <w:szCs w:val="22"/>
        </w:rPr>
        <w:t>상법상</w:t>
      </w:r>
      <w:r w:rsidRPr="00E16CE9">
        <w:rPr>
          <w:szCs w:val="22"/>
        </w:rPr>
        <w:t xml:space="preserve"> </w:t>
      </w:r>
      <w:r w:rsidRPr="00E16CE9">
        <w:rPr>
          <w:szCs w:val="22"/>
        </w:rPr>
        <w:t>대리상으로</w:t>
      </w:r>
      <w:r w:rsidRPr="00E16CE9">
        <w:rPr>
          <w:szCs w:val="22"/>
        </w:rPr>
        <w:t xml:space="preserve"> </w:t>
      </w:r>
      <w:r w:rsidRPr="00E16CE9">
        <w:rPr>
          <w:szCs w:val="22"/>
        </w:rPr>
        <w:t>판단하지</w:t>
      </w:r>
      <w:r w:rsidRPr="00E16CE9">
        <w:rPr>
          <w:szCs w:val="22"/>
        </w:rPr>
        <w:t xml:space="preserve"> </w:t>
      </w:r>
      <w:r w:rsidRPr="00E16CE9">
        <w:rPr>
          <w:szCs w:val="22"/>
        </w:rPr>
        <w:t>않고</w:t>
      </w:r>
      <w:r w:rsidRPr="00E16CE9">
        <w:rPr>
          <w:szCs w:val="22"/>
        </w:rPr>
        <w:t xml:space="preserve"> </w:t>
      </w:r>
      <w:r w:rsidRPr="00E16CE9">
        <w:rPr>
          <w:szCs w:val="22"/>
        </w:rPr>
        <w:t>있음</w:t>
      </w:r>
      <w:r w:rsidRPr="00E16CE9">
        <w:rPr>
          <w:szCs w:val="22"/>
        </w:rPr>
        <w:t>.</w:t>
      </w:r>
    </w:p>
    <w:p w14:paraId="05478FCB" w14:textId="77777777" w:rsidR="00026A7E" w:rsidRPr="00CB2B3F" w:rsidRDefault="00026A7E" w:rsidP="008B5DFE">
      <w:pPr>
        <w:pStyle w:val="a5"/>
        <w:spacing w:after="240"/>
        <w:ind w:leftChars="0" w:left="907"/>
        <w:rPr>
          <w:szCs w:val="22"/>
        </w:rPr>
      </w:pPr>
      <w:r w:rsidRPr="00CB2B3F">
        <w:rPr>
          <w:szCs w:val="22"/>
        </w:rPr>
        <w:t>그러나</w:t>
      </w:r>
      <w:r w:rsidRPr="00CB2B3F">
        <w:rPr>
          <w:szCs w:val="22"/>
        </w:rPr>
        <w:t xml:space="preserve">, </w:t>
      </w:r>
      <w:r w:rsidRPr="00CB2B3F">
        <w:rPr>
          <w:szCs w:val="22"/>
        </w:rPr>
        <w:t>제공된</w:t>
      </w:r>
      <w:r w:rsidRPr="00CB2B3F">
        <w:rPr>
          <w:szCs w:val="22"/>
        </w:rPr>
        <w:t xml:space="preserve"> </w:t>
      </w:r>
      <w:r w:rsidRPr="00CB2B3F">
        <w:rPr>
          <w:szCs w:val="22"/>
        </w:rPr>
        <w:t>대리점계약서에</w:t>
      </w:r>
      <w:r w:rsidRPr="00CB2B3F">
        <w:rPr>
          <w:szCs w:val="22"/>
        </w:rPr>
        <w:t xml:space="preserve"> </w:t>
      </w:r>
      <w:r w:rsidRPr="00CB2B3F">
        <w:rPr>
          <w:szCs w:val="22"/>
        </w:rPr>
        <w:t>의하면</w:t>
      </w:r>
      <w:r w:rsidRPr="00CB2B3F">
        <w:rPr>
          <w:szCs w:val="22"/>
        </w:rPr>
        <w:t xml:space="preserve">, </w:t>
      </w:r>
      <w:r w:rsidRPr="00CB2B3F">
        <w:rPr>
          <w:szCs w:val="22"/>
        </w:rPr>
        <w:t>대리점은</w:t>
      </w:r>
      <w:r w:rsidRPr="00CB2B3F">
        <w:rPr>
          <w:szCs w:val="22"/>
        </w:rPr>
        <w:t xml:space="preserve"> </w:t>
      </w:r>
      <w:r w:rsidRPr="00CB2B3F">
        <w:rPr>
          <w:szCs w:val="22"/>
        </w:rPr>
        <w:t>대리점계약에서</w:t>
      </w:r>
      <w:r w:rsidRPr="00CB2B3F">
        <w:rPr>
          <w:szCs w:val="22"/>
        </w:rPr>
        <w:t xml:space="preserve"> (</w:t>
      </w:r>
      <w:proofErr w:type="spellStart"/>
      <w:r w:rsidRPr="00CB2B3F">
        <w:rPr>
          <w:szCs w:val="22"/>
        </w:rPr>
        <w:t>i</w:t>
      </w:r>
      <w:proofErr w:type="spellEnd"/>
      <w:r w:rsidRPr="00CB2B3F">
        <w:rPr>
          <w:szCs w:val="22"/>
        </w:rPr>
        <w:t xml:space="preserve">) </w:t>
      </w:r>
      <w:r w:rsidRPr="00CB2B3F">
        <w:rPr>
          <w:szCs w:val="22"/>
        </w:rPr>
        <w:t>매장</w:t>
      </w:r>
      <w:r w:rsidRPr="00CB2B3F">
        <w:rPr>
          <w:szCs w:val="22"/>
        </w:rPr>
        <w:t xml:space="preserve"> </w:t>
      </w:r>
      <w:r w:rsidRPr="00CB2B3F">
        <w:rPr>
          <w:szCs w:val="22"/>
        </w:rPr>
        <w:t>전시와</w:t>
      </w:r>
      <w:r w:rsidRPr="00CB2B3F">
        <w:rPr>
          <w:szCs w:val="22"/>
        </w:rPr>
        <w:t xml:space="preserve"> </w:t>
      </w:r>
      <w:r w:rsidRPr="00CB2B3F">
        <w:rPr>
          <w:szCs w:val="22"/>
        </w:rPr>
        <w:t>관리에</w:t>
      </w:r>
      <w:r w:rsidRPr="00CB2B3F">
        <w:rPr>
          <w:szCs w:val="22"/>
        </w:rPr>
        <w:t xml:space="preserve"> </w:t>
      </w:r>
      <w:r w:rsidRPr="00CB2B3F">
        <w:rPr>
          <w:szCs w:val="22"/>
        </w:rPr>
        <w:t>있어서</w:t>
      </w:r>
      <w:r w:rsidRPr="00CB2B3F">
        <w:rPr>
          <w:szCs w:val="22"/>
        </w:rPr>
        <w:t xml:space="preserve"> </w:t>
      </w:r>
      <w:r w:rsidRPr="00CB2B3F">
        <w:rPr>
          <w:szCs w:val="22"/>
        </w:rPr>
        <w:t>대리점이</w:t>
      </w:r>
      <w:r w:rsidRPr="00CB2B3F">
        <w:rPr>
          <w:szCs w:val="22"/>
        </w:rPr>
        <w:t xml:space="preserve"> </w:t>
      </w:r>
      <w:r w:rsidRPr="00CB2B3F">
        <w:rPr>
          <w:szCs w:val="22"/>
        </w:rPr>
        <w:t>대상회사의</w:t>
      </w:r>
      <w:r w:rsidRPr="00CB2B3F">
        <w:rPr>
          <w:szCs w:val="22"/>
        </w:rPr>
        <w:t xml:space="preserve"> </w:t>
      </w:r>
      <w:r w:rsidRPr="00CB2B3F">
        <w:rPr>
          <w:szCs w:val="22"/>
        </w:rPr>
        <w:t>대리점으로서</w:t>
      </w:r>
      <w:r w:rsidRPr="00CB2B3F">
        <w:rPr>
          <w:szCs w:val="22"/>
        </w:rPr>
        <w:t xml:space="preserve"> </w:t>
      </w:r>
      <w:r w:rsidRPr="00CB2B3F">
        <w:rPr>
          <w:szCs w:val="22"/>
        </w:rPr>
        <w:t>명성과</w:t>
      </w:r>
      <w:r w:rsidRPr="00CB2B3F">
        <w:rPr>
          <w:szCs w:val="22"/>
        </w:rPr>
        <w:t xml:space="preserve"> </w:t>
      </w:r>
      <w:r w:rsidRPr="00CB2B3F">
        <w:rPr>
          <w:szCs w:val="22"/>
        </w:rPr>
        <w:t>이미지를</w:t>
      </w:r>
      <w:r w:rsidRPr="00CB2B3F">
        <w:rPr>
          <w:szCs w:val="22"/>
        </w:rPr>
        <w:t xml:space="preserve"> </w:t>
      </w:r>
      <w:r w:rsidRPr="00CB2B3F">
        <w:rPr>
          <w:szCs w:val="22"/>
        </w:rPr>
        <w:t>손상시키지</w:t>
      </w:r>
      <w:r w:rsidRPr="00CB2B3F">
        <w:rPr>
          <w:szCs w:val="22"/>
        </w:rPr>
        <w:t xml:space="preserve"> </w:t>
      </w:r>
      <w:r w:rsidRPr="00CB2B3F">
        <w:rPr>
          <w:szCs w:val="22"/>
        </w:rPr>
        <w:t>않도록</w:t>
      </w:r>
      <w:r w:rsidRPr="00CB2B3F">
        <w:rPr>
          <w:szCs w:val="22"/>
        </w:rPr>
        <w:t xml:space="preserve"> </w:t>
      </w:r>
      <w:r w:rsidRPr="00CB2B3F">
        <w:rPr>
          <w:szCs w:val="22"/>
        </w:rPr>
        <w:t>할</w:t>
      </w:r>
      <w:r w:rsidRPr="00CB2B3F">
        <w:rPr>
          <w:szCs w:val="22"/>
        </w:rPr>
        <w:t xml:space="preserve"> </w:t>
      </w:r>
      <w:r w:rsidRPr="00CB2B3F">
        <w:rPr>
          <w:szCs w:val="22"/>
        </w:rPr>
        <w:t>의무</w:t>
      </w:r>
      <w:r w:rsidRPr="00CB2B3F">
        <w:rPr>
          <w:szCs w:val="22"/>
        </w:rPr>
        <w:t xml:space="preserve">, (ii) </w:t>
      </w:r>
      <w:r w:rsidRPr="00CB2B3F">
        <w:rPr>
          <w:szCs w:val="22"/>
        </w:rPr>
        <w:t>대상회사의</w:t>
      </w:r>
      <w:r w:rsidRPr="00CB2B3F">
        <w:rPr>
          <w:szCs w:val="22"/>
        </w:rPr>
        <w:t xml:space="preserve"> </w:t>
      </w:r>
      <w:r w:rsidRPr="00CB2B3F">
        <w:rPr>
          <w:szCs w:val="22"/>
        </w:rPr>
        <w:t>물품에</w:t>
      </w:r>
      <w:r w:rsidRPr="00CB2B3F">
        <w:rPr>
          <w:szCs w:val="22"/>
        </w:rPr>
        <w:t xml:space="preserve"> </w:t>
      </w:r>
      <w:r w:rsidRPr="00CB2B3F">
        <w:rPr>
          <w:szCs w:val="22"/>
        </w:rPr>
        <w:t>한하여</w:t>
      </w:r>
      <w:r w:rsidRPr="00CB2B3F">
        <w:rPr>
          <w:szCs w:val="22"/>
        </w:rPr>
        <w:t xml:space="preserve"> </w:t>
      </w:r>
      <w:r w:rsidRPr="00CB2B3F">
        <w:rPr>
          <w:szCs w:val="22"/>
        </w:rPr>
        <w:t>판매할</w:t>
      </w:r>
      <w:r w:rsidRPr="00CB2B3F">
        <w:rPr>
          <w:szCs w:val="22"/>
        </w:rPr>
        <w:t xml:space="preserve"> </w:t>
      </w:r>
      <w:r w:rsidRPr="00CB2B3F">
        <w:rPr>
          <w:szCs w:val="22"/>
        </w:rPr>
        <w:t>의무를</w:t>
      </w:r>
      <w:r w:rsidRPr="00CB2B3F">
        <w:rPr>
          <w:szCs w:val="22"/>
        </w:rPr>
        <w:t xml:space="preserve"> </w:t>
      </w:r>
      <w:r w:rsidRPr="00CB2B3F">
        <w:rPr>
          <w:szCs w:val="22"/>
        </w:rPr>
        <w:t>부담함</w:t>
      </w:r>
      <w:r w:rsidRPr="00CB2B3F">
        <w:rPr>
          <w:szCs w:val="22"/>
        </w:rPr>
        <w:t>. (iii)</w:t>
      </w:r>
      <w:r w:rsidRPr="00CB2B3F">
        <w:rPr>
          <w:szCs w:val="22"/>
        </w:rPr>
        <w:t>또한</w:t>
      </w:r>
      <w:r w:rsidRPr="00CB2B3F">
        <w:rPr>
          <w:szCs w:val="22"/>
        </w:rPr>
        <w:t xml:space="preserve">, </w:t>
      </w:r>
      <w:r w:rsidRPr="00CB2B3F">
        <w:rPr>
          <w:szCs w:val="22"/>
        </w:rPr>
        <w:t>답변에</w:t>
      </w:r>
      <w:r w:rsidRPr="00CB2B3F">
        <w:rPr>
          <w:szCs w:val="22"/>
        </w:rPr>
        <w:t xml:space="preserve"> </w:t>
      </w:r>
      <w:r w:rsidRPr="008B5DFE">
        <w:rPr>
          <w:spacing w:val="-2"/>
          <w:szCs w:val="22"/>
        </w:rPr>
        <w:t>의하면</w:t>
      </w:r>
      <w:r w:rsidRPr="00CB2B3F">
        <w:rPr>
          <w:szCs w:val="22"/>
        </w:rPr>
        <w:t xml:space="preserve">, </w:t>
      </w:r>
      <w:r w:rsidRPr="00CB2B3F">
        <w:rPr>
          <w:szCs w:val="22"/>
        </w:rPr>
        <w:t>대상회사는</w:t>
      </w:r>
      <w:r w:rsidRPr="00CB2B3F">
        <w:rPr>
          <w:szCs w:val="22"/>
        </w:rPr>
        <w:t xml:space="preserve"> </w:t>
      </w:r>
      <w:r w:rsidRPr="00CB2B3F">
        <w:rPr>
          <w:szCs w:val="22"/>
        </w:rPr>
        <w:t>각</w:t>
      </w:r>
      <w:r w:rsidRPr="00CB2B3F">
        <w:rPr>
          <w:szCs w:val="22"/>
        </w:rPr>
        <w:t xml:space="preserve"> </w:t>
      </w:r>
      <w:r w:rsidRPr="00CB2B3F">
        <w:rPr>
          <w:szCs w:val="22"/>
        </w:rPr>
        <w:t>대리점의</w:t>
      </w:r>
      <w:r w:rsidRPr="00CB2B3F">
        <w:rPr>
          <w:szCs w:val="22"/>
        </w:rPr>
        <w:t xml:space="preserve"> </w:t>
      </w:r>
      <w:r w:rsidRPr="00CB2B3F">
        <w:rPr>
          <w:szCs w:val="22"/>
        </w:rPr>
        <w:t>판매가격을</w:t>
      </w:r>
      <w:r w:rsidRPr="00CB2B3F">
        <w:rPr>
          <w:szCs w:val="22"/>
        </w:rPr>
        <w:t xml:space="preserve"> </w:t>
      </w:r>
      <w:proofErr w:type="gramStart"/>
      <w:r w:rsidRPr="00CB2B3F">
        <w:rPr>
          <w:szCs w:val="22"/>
        </w:rPr>
        <w:t>일원화</w:t>
      </w:r>
      <w:r w:rsidRPr="00CB2B3F">
        <w:rPr>
          <w:szCs w:val="22"/>
        </w:rPr>
        <w:t xml:space="preserve"> </w:t>
      </w:r>
      <w:r w:rsidRPr="00CB2B3F">
        <w:rPr>
          <w:szCs w:val="22"/>
        </w:rPr>
        <w:t>하기</w:t>
      </w:r>
      <w:proofErr w:type="gramEnd"/>
      <w:r w:rsidRPr="00CB2B3F">
        <w:rPr>
          <w:szCs w:val="22"/>
        </w:rPr>
        <w:t xml:space="preserve"> </w:t>
      </w:r>
      <w:r w:rsidRPr="00CB2B3F">
        <w:rPr>
          <w:szCs w:val="22"/>
        </w:rPr>
        <w:t>위하여</w:t>
      </w:r>
      <w:r w:rsidRPr="00CB2B3F">
        <w:rPr>
          <w:szCs w:val="22"/>
        </w:rPr>
        <w:t xml:space="preserve"> </w:t>
      </w:r>
      <w:r w:rsidRPr="00CB2B3F">
        <w:rPr>
          <w:szCs w:val="22"/>
        </w:rPr>
        <w:t>각</w:t>
      </w:r>
      <w:r w:rsidRPr="00CB2B3F">
        <w:rPr>
          <w:szCs w:val="22"/>
        </w:rPr>
        <w:t xml:space="preserve"> </w:t>
      </w:r>
      <w:r w:rsidRPr="00CB2B3F">
        <w:rPr>
          <w:szCs w:val="22"/>
        </w:rPr>
        <w:t>대리점들이</w:t>
      </w:r>
      <w:r w:rsidRPr="00CB2B3F">
        <w:rPr>
          <w:szCs w:val="22"/>
        </w:rPr>
        <w:t xml:space="preserve"> </w:t>
      </w:r>
      <w:r w:rsidRPr="00CB2B3F">
        <w:rPr>
          <w:szCs w:val="22"/>
        </w:rPr>
        <w:t>판매가격</w:t>
      </w:r>
      <w:r w:rsidRPr="00CB2B3F">
        <w:rPr>
          <w:szCs w:val="22"/>
        </w:rPr>
        <w:t xml:space="preserve"> </w:t>
      </w:r>
      <w:r w:rsidRPr="00CB2B3F">
        <w:rPr>
          <w:szCs w:val="22"/>
        </w:rPr>
        <w:t>정찰제를</w:t>
      </w:r>
      <w:r w:rsidRPr="00CB2B3F">
        <w:rPr>
          <w:szCs w:val="22"/>
        </w:rPr>
        <w:t xml:space="preserve"> </w:t>
      </w:r>
      <w:r w:rsidRPr="00CB2B3F">
        <w:rPr>
          <w:szCs w:val="22"/>
        </w:rPr>
        <w:t>시행하도록</w:t>
      </w:r>
      <w:r w:rsidRPr="00CB2B3F">
        <w:rPr>
          <w:szCs w:val="22"/>
        </w:rPr>
        <w:t xml:space="preserve"> </w:t>
      </w:r>
      <w:r w:rsidRPr="00CB2B3F">
        <w:rPr>
          <w:szCs w:val="22"/>
        </w:rPr>
        <w:t>지시하였다고</w:t>
      </w:r>
      <w:r w:rsidRPr="00CB2B3F">
        <w:rPr>
          <w:szCs w:val="22"/>
        </w:rPr>
        <w:t xml:space="preserve"> </w:t>
      </w:r>
      <w:r w:rsidRPr="00CB2B3F">
        <w:rPr>
          <w:szCs w:val="22"/>
        </w:rPr>
        <w:t>함</w:t>
      </w:r>
      <w:r w:rsidRPr="00CB2B3F">
        <w:rPr>
          <w:szCs w:val="22"/>
        </w:rPr>
        <w:t xml:space="preserve">. </w:t>
      </w:r>
      <w:r w:rsidRPr="00CB2B3F">
        <w:rPr>
          <w:szCs w:val="22"/>
        </w:rPr>
        <w:t>이에</w:t>
      </w:r>
      <w:r w:rsidRPr="00CB2B3F">
        <w:rPr>
          <w:szCs w:val="22"/>
        </w:rPr>
        <w:t xml:space="preserve"> </w:t>
      </w:r>
      <w:r w:rsidRPr="00CB2B3F">
        <w:rPr>
          <w:szCs w:val="22"/>
        </w:rPr>
        <w:t>따라</w:t>
      </w:r>
      <w:r w:rsidRPr="00CB2B3F">
        <w:rPr>
          <w:szCs w:val="22"/>
        </w:rPr>
        <w:t xml:space="preserve"> </w:t>
      </w:r>
      <w:r w:rsidRPr="00CB2B3F">
        <w:rPr>
          <w:szCs w:val="22"/>
        </w:rPr>
        <w:t>대상회사의</w:t>
      </w:r>
      <w:r w:rsidRPr="00CB2B3F">
        <w:rPr>
          <w:szCs w:val="22"/>
        </w:rPr>
        <w:t xml:space="preserve"> </w:t>
      </w:r>
      <w:r w:rsidRPr="00CB2B3F">
        <w:rPr>
          <w:szCs w:val="22"/>
        </w:rPr>
        <w:t>대리점들은</w:t>
      </w:r>
      <w:r w:rsidRPr="00CB2B3F">
        <w:rPr>
          <w:szCs w:val="22"/>
        </w:rPr>
        <w:t xml:space="preserve"> </w:t>
      </w:r>
      <w:r w:rsidRPr="00CB2B3F">
        <w:rPr>
          <w:szCs w:val="22"/>
        </w:rPr>
        <w:t>대상회사의</w:t>
      </w:r>
      <w:r w:rsidRPr="00CB2B3F">
        <w:rPr>
          <w:szCs w:val="22"/>
        </w:rPr>
        <w:t xml:space="preserve"> </w:t>
      </w:r>
      <w:r w:rsidRPr="00CB2B3F">
        <w:rPr>
          <w:szCs w:val="22"/>
        </w:rPr>
        <w:t>판매조직으로</w:t>
      </w:r>
      <w:r w:rsidRPr="00CB2B3F">
        <w:rPr>
          <w:szCs w:val="22"/>
        </w:rPr>
        <w:t xml:space="preserve"> </w:t>
      </w:r>
      <w:r w:rsidRPr="00CB2B3F">
        <w:rPr>
          <w:szCs w:val="22"/>
        </w:rPr>
        <w:t>기능하면서</w:t>
      </w:r>
      <w:r w:rsidRPr="00CB2B3F">
        <w:rPr>
          <w:szCs w:val="22"/>
        </w:rPr>
        <w:t xml:space="preserve"> </w:t>
      </w:r>
      <w:r w:rsidRPr="00CB2B3F">
        <w:rPr>
          <w:szCs w:val="22"/>
        </w:rPr>
        <w:t>상법상</w:t>
      </w:r>
      <w:r w:rsidRPr="00CB2B3F">
        <w:rPr>
          <w:szCs w:val="22"/>
        </w:rPr>
        <w:t xml:space="preserve"> </w:t>
      </w:r>
      <w:r w:rsidRPr="00CB2B3F">
        <w:rPr>
          <w:szCs w:val="22"/>
        </w:rPr>
        <w:t>대리상의</w:t>
      </w:r>
      <w:r w:rsidRPr="00CB2B3F">
        <w:rPr>
          <w:szCs w:val="22"/>
        </w:rPr>
        <w:t xml:space="preserve"> </w:t>
      </w:r>
      <w:r w:rsidRPr="00CB2B3F">
        <w:rPr>
          <w:szCs w:val="22"/>
        </w:rPr>
        <w:t>보상청구권을</w:t>
      </w:r>
      <w:r w:rsidRPr="00CB2B3F">
        <w:rPr>
          <w:szCs w:val="22"/>
        </w:rPr>
        <w:t xml:space="preserve"> </w:t>
      </w:r>
      <w:r w:rsidRPr="00CB2B3F">
        <w:rPr>
          <w:szCs w:val="22"/>
        </w:rPr>
        <w:t>갖는</w:t>
      </w:r>
      <w:r w:rsidRPr="00CB2B3F">
        <w:rPr>
          <w:szCs w:val="22"/>
        </w:rPr>
        <w:t xml:space="preserve"> </w:t>
      </w:r>
      <w:r w:rsidRPr="00CB2B3F">
        <w:rPr>
          <w:szCs w:val="22"/>
        </w:rPr>
        <w:t>것으로</w:t>
      </w:r>
      <w:r w:rsidRPr="00CB2B3F">
        <w:rPr>
          <w:szCs w:val="22"/>
        </w:rPr>
        <w:t xml:space="preserve"> </w:t>
      </w:r>
      <w:r w:rsidRPr="00CB2B3F">
        <w:rPr>
          <w:szCs w:val="22"/>
        </w:rPr>
        <w:t>판단될</w:t>
      </w:r>
      <w:r w:rsidRPr="00CB2B3F">
        <w:rPr>
          <w:szCs w:val="22"/>
        </w:rPr>
        <w:t xml:space="preserve"> </w:t>
      </w:r>
      <w:r w:rsidRPr="00CB2B3F">
        <w:rPr>
          <w:szCs w:val="22"/>
        </w:rPr>
        <w:t>가능성</w:t>
      </w:r>
      <w:ins w:id="260" w:author="heesung.ahn" w:date="2021-08-31T00:42:00Z">
        <w:r w:rsidR="005A567D">
          <w:rPr>
            <w:rFonts w:hint="eastAsia"/>
            <w:szCs w:val="22"/>
          </w:rPr>
          <w:t>을</w:t>
        </w:r>
        <w:r w:rsidR="005A567D">
          <w:rPr>
            <w:rFonts w:hint="eastAsia"/>
            <w:szCs w:val="22"/>
          </w:rPr>
          <w:t xml:space="preserve"> </w:t>
        </w:r>
        <w:r w:rsidR="005A567D">
          <w:rPr>
            <w:rFonts w:hint="eastAsia"/>
            <w:szCs w:val="22"/>
          </w:rPr>
          <w:t>배제하기</w:t>
        </w:r>
        <w:r w:rsidR="005A567D">
          <w:rPr>
            <w:rFonts w:hint="eastAsia"/>
            <w:szCs w:val="22"/>
          </w:rPr>
          <w:t xml:space="preserve"> </w:t>
        </w:r>
        <w:r w:rsidR="005A567D">
          <w:rPr>
            <w:rFonts w:hint="eastAsia"/>
            <w:szCs w:val="22"/>
          </w:rPr>
          <w:t>어려</w:t>
        </w:r>
      </w:ins>
      <w:ins w:id="261" w:author="heesung.ahn" w:date="2021-08-31T00:43:00Z">
        <w:r w:rsidR="005A567D">
          <w:rPr>
            <w:rFonts w:hint="eastAsia"/>
            <w:szCs w:val="22"/>
          </w:rPr>
          <w:t>움</w:t>
        </w:r>
      </w:ins>
      <w:del w:id="262" w:author="heesung.ahn" w:date="2021-08-31T00:43:00Z">
        <w:r w:rsidRPr="00CB2B3F" w:rsidDel="005A567D">
          <w:rPr>
            <w:szCs w:val="22"/>
          </w:rPr>
          <w:delText>이</w:delText>
        </w:r>
        <w:r w:rsidRPr="00CB2B3F" w:rsidDel="005A567D">
          <w:rPr>
            <w:szCs w:val="22"/>
          </w:rPr>
          <w:delText xml:space="preserve"> </w:delText>
        </w:r>
        <w:r w:rsidRPr="00CB2B3F" w:rsidDel="005A567D">
          <w:rPr>
            <w:szCs w:val="22"/>
          </w:rPr>
          <w:delText>존재함</w:delText>
        </w:r>
      </w:del>
      <w:r w:rsidRPr="00CB2B3F">
        <w:rPr>
          <w:szCs w:val="22"/>
        </w:rPr>
        <w:t xml:space="preserve">. </w:t>
      </w:r>
    </w:p>
    <w:p w14:paraId="25640BDB" w14:textId="77777777" w:rsidR="00026A7E" w:rsidRPr="00CB2B3F" w:rsidRDefault="00026A7E" w:rsidP="008B5DFE">
      <w:pPr>
        <w:pStyle w:val="a5"/>
        <w:spacing w:after="240"/>
        <w:ind w:leftChars="0" w:left="907"/>
        <w:rPr>
          <w:szCs w:val="22"/>
        </w:rPr>
      </w:pPr>
      <w:del w:id="263" w:author="heesung.ahn" w:date="2021-08-31T00:43:00Z">
        <w:r w:rsidRPr="00CB2B3F" w:rsidDel="00DE6213">
          <w:rPr>
            <w:szCs w:val="22"/>
          </w:rPr>
          <w:delText>한편</w:delText>
        </w:r>
      </w:del>
      <w:ins w:id="264" w:author="heesung.ahn" w:date="2021-08-31T00:43:00Z">
        <w:r w:rsidR="00DE6213">
          <w:rPr>
            <w:rFonts w:hint="eastAsia"/>
            <w:szCs w:val="22"/>
          </w:rPr>
          <w:t>다만</w:t>
        </w:r>
      </w:ins>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최근</w:t>
      </w:r>
      <w:r w:rsidRPr="00CB2B3F">
        <w:rPr>
          <w:szCs w:val="22"/>
        </w:rPr>
        <w:t xml:space="preserve"> 6</w:t>
      </w:r>
      <w:r w:rsidRPr="00CB2B3F">
        <w:rPr>
          <w:szCs w:val="22"/>
        </w:rPr>
        <w:t>개월간</w:t>
      </w:r>
      <w:r w:rsidRPr="00CB2B3F">
        <w:rPr>
          <w:szCs w:val="22"/>
        </w:rPr>
        <w:t xml:space="preserve"> </w:t>
      </w:r>
      <w:r w:rsidRPr="00CB2B3F">
        <w:rPr>
          <w:szCs w:val="22"/>
        </w:rPr>
        <w:t>대리점계약을</w:t>
      </w:r>
      <w:r w:rsidRPr="00CB2B3F">
        <w:rPr>
          <w:szCs w:val="22"/>
        </w:rPr>
        <w:t xml:space="preserve"> </w:t>
      </w:r>
      <w:r w:rsidRPr="00CB2B3F">
        <w:rPr>
          <w:szCs w:val="22"/>
        </w:rPr>
        <w:t>종료한</w:t>
      </w:r>
      <w:r w:rsidRPr="00CB2B3F">
        <w:rPr>
          <w:szCs w:val="22"/>
        </w:rPr>
        <w:t xml:space="preserve"> </w:t>
      </w:r>
      <w:r w:rsidRPr="00CB2B3F">
        <w:rPr>
          <w:szCs w:val="22"/>
        </w:rPr>
        <w:t>대리점의</w:t>
      </w:r>
      <w:r w:rsidRPr="00CB2B3F">
        <w:rPr>
          <w:szCs w:val="22"/>
        </w:rPr>
        <w:t xml:space="preserve"> </w:t>
      </w:r>
      <w:r w:rsidRPr="00CB2B3F">
        <w:rPr>
          <w:szCs w:val="22"/>
        </w:rPr>
        <w:t>수는</w:t>
      </w:r>
      <w:r w:rsidRPr="00CB2B3F">
        <w:rPr>
          <w:szCs w:val="22"/>
        </w:rPr>
        <w:t xml:space="preserve"> 10</w:t>
      </w:r>
      <w:r w:rsidRPr="00CB2B3F">
        <w:rPr>
          <w:szCs w:val="22"/>
        </w:rPr>
        <w:t>개</w:t>
      </w:r>
      <w:r w:rsidRPr="00CB2B3F">
        <w:rPr>
          <w:szCs w:val="22"/>
        </w:rPr>
        <w:t xml:space="preserve"> </w:t>
      </w:r>
      <w:r w:rsidRPr="00CB2B3F">
        <w:rPr>
          <w:szCs w:val="22"/>
        </w:rPr>
        <w:t>미만이며</w:t>
      </w:r>
      <w:r w:rsidRPr="00CB2B3F">
        <w:rPr>
          <w:szCs w:val="22"/>
        </w:rPr>
        <w:t xml:space="preserve"> </w:t>
      </w:r>
      <w:r w:rsidRPr="00CB2B3F">
        <w:rPr>
          <w:szCs w:val="22"/>
        </w:rPr>
        <w:t>각</w:t>
      </w:r>
      <w:r w:rsidRPr="00CB2B3F">
        <w:rPr>
          <w:szCs w:val="22"/>
        </w:rPr>
        <w:t xml:space="preserve"> </w:t>
      </w:r>
      <w:r w:rsidRPr="00CB2B3F">
        <w:rPr>
          <w:szCs w:val="22"/>
        </w:rPr>
        <w:t>대리점들이</w:t>
      </w:r>
      <w:r w:rsidRPr="00CB2B3F">
        <w:rPr>
          <w:szCs w:val="22"/>
        </w:rPr>
        <w:t xml:space="preserve"> </w:t>
      </w:r>
      <w:r w:rsidRPr="00CB2B3F">
        <w:rPr>
          <w:szCs w:val="22"/>
        </w:rPr>
        <w:t>대상회사를</w:t>
      </w:r>
      <w:r w:rsidRPr="00CB2B3F">
        <w:rPr>
          <w:szCs w:val="22"/>
        </w:rPr>
        <w:t xml:space="preserve"> </w:t>
      </w:r>
      <w:r w:rsidRPr="00CB2B3F">
        <w:rPr>
          <w:szCs w:val="22"/>
        </w:rPr>
        <w:t>상대로</w:t>
      </w:r>
      <w:r w:rsidRPr="00CB2B3F">
        <w:rPr>
          <w:szCs w:val="22"/>
        </w:rPr>
        <w:t xml:space="preserve"> </w:t>
      </w:r>
      <w:r w:rsidRPr="00CB2B3F">
        <w:rPr>
          <w:szCs w:val="22"/>
        </w:rPr>
        <w:t>대리상의</w:t>
      </w:r>
      <w:r w:rsidRPr="00CB2B3F">
        <w:rPr>
          <w:szCs w:val="22"/>
        </w:rPr>
        <w:t xml:space="preserve"> </w:t>
      </w:r>
      <w:r w:rsidRPr="00CB2B3F">
        <w:rPr>
          <w:szCs w:val="22"/>
        </w:rPr>
        <w:t>보상청구권의</w:t>
      </w:r>
      <w:r w:rsidRPr="00CB2B3F">
        <w:rPr>
          <w:szCs w:val="22"/>
        </w:rPr>
        <w:t xml:space="preserve"> </w:t>
      </w:r>
      <w:r w:rsidRPr="00CB2B3F">
        <w:rPr>
          <w:szCs w:val="22"/>
        </w:rPr>
        <w:t>지급</w:t>
      </w:r>
      <w:r w:rsidRPr="00CB2B3F">
        <w:rPr>
          <w:szCs w:val="22"/>
        </w:rPr>
        <w:t xml:space="preserve"> </w:t>
      </w:r>
      <w:r w:rsidRPr="00CB2B3F">
        <w:rPr>
          <w:szCs w:val="22"/>
        </w:rPr>
        <w:t>청구를</w:t>
      </w:r>
      <w:r w:rsidRPr="00CB2B3F">
        <w:rPr>
          <w:szCs w:val="22"/>
        </w:rPr>
        <w:t xml:space="preserve"> </w:t>
      </w:r>
      <w:r w:rsidRPr="00CB2B3F">
        <w:rPr>
          <w:szCs w:val="22"/>
        </w:rPr>
        <w:t>한</w:t>
      </w:r>
      <w:r w:rsidRPr="00CB2B3F">
        <w:rPr>
          <w:szCs w:val="22"/>
        </w:rPr>
        <w:t xml:space="preserve"> </w:t>
      </w:r>
      <w:r w:rsidRPr="00CB2B3F">
        <w:rPr>
          <w:szCs w:val="22"/>
        </w:rPr>
        <w:t>사례가</w:t>
      </w:r>
      <w:r w:rsidRPr="00CB2B3F">
        <w:rPr>
          <w:szCs w:val="22"/>
        </w:rPr>
        <w:t xml:space="preserve"> </w:t>
      </w:r>
      <w:r w:rsidRPr="00CB2B3F">
        <w:rPr>
          <w:szCs w:val="22"/>
        </w:rPr>
        <w:t>전혀</w:t>
      </w:r>
      <w:r w:rsidRPr="00CB2B3F">
        <w:rPr>
          <w:szCs w:val="22"/>
        </w:rPr>
        <w:t xml:space="preserve"> </w:t>
      </w:r>
      <w:r w:rsidRPr="00CB2B3F">
        <w:rPr>
          <w:szCs w:val="22"/>
        </w:rPr>
        <w:t>없다고</w:t>
      </w:r>
      <w:r w:rsidRPr="00CB2B3F">
        <w:rPr>
          <w:szCs w:val="22"/>
        </w:rPr>
        <w:t xml:space="preserve"> </w:t>
      </w:r>
      <w:r w:rsidRPr="00CB2B3F">
        <w:rPr>
          <w:szCs w:val="22"/>
        </w:rPr>
        <w:t>함</w:t>
      </w:r>
      <w:r w:rsidRPr="00CB2B3F">
        <w:rPr>
          <w:szCs w:val="22"/>
        </w:rPr>
        <w:t xml:space="preserve">. </w:t>
      </w:r>
      <w:r w:rsidRPr="00CB2B3F">
        <w:rPr>
          <w:szCs w:val="22"/>
        </w:rPr>
        <w:t>따라서</w:t>
      </w:r>
      <w:r w:rsidRPr="00CB2B3F">
        <w:rPr>
          <w:szCs w:val="22"/>
        </w:rPr>
        <w:t xml:space="preserve">, </w:t>
      </w:r>
      <w:r w:rsidRPr="00CB2B3F">
        <w:rPr>
          <w:szCs w:val="22"/>
        </w:rPr>
        <w:t>대상회사가</w:t>
      </w:r>
      <w:r w:rsidRPr="00CB2B3F">
        <w:rPr>
          <w:szCs w:val="22"/>
        </w:rPr>
        <w:t xml:space="preserve"> </w:t>
      </w:r>
      <w:r w:rsidRPr="00CB2B3F">
        <w:rPr>
          <w:szCs w:val="22"/>
        </w:rPr>
        <w:t>대리상의</w:t>
      </w:r>
      <w:r w:rsidRPr="00CB2B3F">
        <w:rPr>
          <w:szCs w:val="22"/>
        </w:rPr>
        <w:t xml:space="preserve"> </w:t>
      </w:r>
      <w:r w:rsidRPr="00CB2B3F">
        <w:rPr>
          <w:szCs w:val="22"/>
        </w:rPr>
        <w:t>보상청구권으로</w:t>
      </w:r>
      <w:r w:rsidRPr="00CB2B3F">
        <w:rPr>
          <w:szCs w:val="22"/>
        </w:rPr>
        <w:t xml:space="preserve"> </w:t>
      </w:r>
      <w:r w:rsidRPr="00CB2B3F">
        <w:rPr>
          <w:szCs w:val="22"/>
        </w:rPr>
        <w:t>우발</w:t>
      </w:r>
      <w:r w:rsidRPr="00CB2B3F">
        <w:rPr>
          <w:szCs w:val="22"/>
        </w:rPr>
        <w:t xml:space="preserve"> </w:t>
      </w:r>
      <w:r w:rsidRPr="00CB2B3F">
        <w:rPr>
          <w:szCs w:val="22"/>
        </w:rPr>
        <w:t>채무를</w:t>
      </w:r>
      <w:r w:rsidRPr="00CB2B3F">
        <w:rPr>
          <w:szCs w:val="22"/>
        </w:rPr>
        <w:t xml:space="preserve"> </w:t>
      </w:r>
      <w:r w:rsidRPr="00CB2B3F">
        <w:rPr>
          <w:szCs w:val="22"/>
        </w:rPr>
        <w:t>부담할</w:t>
      </w:r>
      <w:r w:rsidRPr="00CB2B3F">
        <w:rPr>
          <w:szCs w:val="22"/>
        </w:rPr>
        <w:t xml:space="preserve"> </w:t>
      </w:r>
      <w:r w:rsidRPr="00CB2B3F">
        <w:rPr>
          <w:szCs w:val="22"/>
        </w:rPr>
        <w:t>가능성은</w:t>
      </w:r>
      <w:r w:rsidRPr="00CB2B3F">
        <w:rPr>
          <w:szCs w:val="22"/>
        </w:rPr>
        <w:t xml:space="preserve"> </w:t>
      </w:r>
      <w:r w:rsidRPr="00CB2B3F">
        <w:rPr>
          <w:szCs w:val="22"/>
        </w:rPr>
        <w:t>제한적일</w:t>
      </w:r>
      <w:r w:rsidRPr="00CB2B3F">
        <w:rPr>
          <w:szCs w:val="22"/>
        </w:rPr>
        <w:t xml:space="preserve"> </w:t>
      </w:r>
      <w:r w:rsidRPr="00CB2B3F">
        <w:rPr>
          <w:szCs w:val="22"/>
        </w:rPr>
        <w:t>것으로</w:t>
      </w:r>
      <w:r w:rsidRPr="00CB2B3F">
        <w:rPr>
          <w:szCs w:val="22"/>
        </w:rPr>
        <w:t xml:space="preserve"> </w:t>
      </w:r>
      <w:r w:rsidRPr="00CB2B3F">
        <w:rPr>
          <w:szCs w:val="22"/>
        </w:rPr>
        <w:t>보임</w:t>
      </w:r>
      <w:r w:rsidRPr="00CB2B3F">
        <w:rPr>
          <w:szCs w:val="22"/>
        </w:rPr>
        <w:t>.</w:t>
      </w:r>
    </w:p>
    <w:p w14:paraId="0A279160" w14:textId="77777777" w:rsidR="00026A7E" w:rsidRPr="00CB2B3F" w:rsidRDefault="00026A7E" w:rsidP="00026A7E">
      <w:pPr>
        <w:pStyle w:val="a5"/>
        <w:ind w:leftChars="0" w:left="454"/>
        <w:rPr>
          <w:szCs w:val="22"/>
        </w:rPr>
      </w:pPr>
    </w:p>
    <w:p w14:paraId="2B00C7EC" w14:textId="77777777" w:rsidR="00026A7E" w:rsidRPr="00CB2B3F" w:rsidRDefault="00026A7E" w:rsidP="00026A7E">
      <w:pPr>
        <w:pStyle w:val="a5"/>
        <w:numPr>
          <w:ilvl w:val="0"/>
          <w:numId w:val="53"/>
        </w:numPr>
        <w:spacing w:before="240" w:after="240"/>
        <w:ind w:leftChars="0"/>
        <w:outlineLvl w:val="1"/>
        <w:rPr>
          <w:b/>
          <w:szCs w:val="22"/>
        </w:rPr>
      </w:pPr>
      <w:r w:rsidRPr="00CB2B3F">
        <w:rPr>
          <w:b/>
          <w:szCs w:val="22"/>
        </w:rPr>
        <w:t>매입</w:t>
      </w:r>
      <w:r w:rsidRPr="00CB2B3F">
        <w:rPr>
          <w:b/>
          <w:szCs w:val="22"/>
        </w:rPr>
        <w:t xml:space="preserve"> </w:t>
      </w:r>
      <w:r w:rsidRPr="00CB2B3F">
        <w:rPr>
          <w:b/>
          <w:szCs w:val="22"/>
        </w:rPr>
        <w:t>계약</w:t>
      </w:r>
    </w:p>
    <w:p w14:paraId="58027D7A" w14:textId="77777777" w:rsidR="00026A7E" w:rsidRDefault="00026A7E" w:rsidP="00026A7E">
      <w:pPr>
        <w:pStyle w:val="a5"/>
        <w:numPr>
          <w:ilvl w:val="0"/>
          <w:numId w:val="119"/>
        </w:numPr>
        <w:spacing w:after="240"/>
        <w:ind w:leftChars="0"/>
        <w:rPr>
          <w:b/>
          <w:szCs w:val="22"/>
        </w:rPr>
      </w:pPr>
      <w:r w:rsidRPr="006F1F16">
        <w:rPr>
          <w:b/>
          <w:szCs w:val="22"/>
        </w:rPr>
        <w:t>매입계약</w:t>
      </w:r>
      <w:r w:rsidRPr="006F1F16">
        <w:rPr>
          <w:b/>
          <w:szCs w:val="22"/>
        </w:rPr>
        <w:t xml:space="preserve"> </w:t>
      </w:r>
      <w:r w:rsidRPr="006F1F16">
        <w:rPr>
          <w:b/>
          <w:szCs w:val="22"/>
        </w:rPr>
        <w:t>주요</w:t>
      </w:r>
      <w:r w:rsidRPr="006F1F16">
        <w:rPr>
          <w:b/>
          <w:szCs w:val="22"/>
        </w:rPr>
        <w:t xml:space="preserve"> </w:t>
      </w:r>
      <w:r w:rsidRPr="006F1F16">
        <w:rPr>
          <w:b/>
          <w:szCs w:val="22"/>
        </w:rPr>
        <w:t>내용</w:t>
      </w:r>
      <w:r w:rsidRPr="006F1F16">
        <w:rPr>
          <w:b/>
          <w:szCs w:val="22"/>
        </w:rPr>
        <w:t xml:space="preserve"> </w:t>
      </w:r>
      <w:r w:rsidRPr="006F1F16">
        <w:rPr>
          <w:b/>
          <w:szCs w:val="22"/>
        </w:rPr>
        <w:t>및</w:t>
      </w:r>
      <w:r w:rsidRPr="006F1F16">
        <w:rPr>
          <w:b/>
          <w:szCs w:val="22"/>
        </w:rPr>
        <w:t xml:space="preserve"> </w:t>
      </w:r>
      <w:r w:rsidRPr="006F1F16">
        <w:rPr>
          <w:b/>
          <w:szCs w:val="22"/>
        </w:rPr>
        <w:t>현황</w:t>
      </w:r>
    </w:p>
    <w:p w14:paraId="72949BDE" w14:textId="77777777" w:rsidR="00026A7E" w:rsidRDefault="00026A7E" w:rsidP="00026A7E">
      <w:pPr>
        <w:pStyle w:val="a5"/>
        <w:spacing w:after="240"/>
        <w:ind w:leftChars="0" w:left="907"/>
        <w:rPr>
          <w:b/>
          <w:szCs w:val="22"/>
        </w:rPr>
      </w:pPr>
      <w:r w:rsidRPr="006F1F16">
        <w:rPr>
          <w:snapToGrid w:val="0"/>
          <w:szCs w:val="22"/>
        </w:rPr>
        <w:t>제공된</w:t>
      </w:r>
      <w:r w:rsidRPr="006F1F16">
        <w:rPr>
          <w:snapToGrid w:val="0"/>
          <w:szCs w:val="22"/>
        </w:rPr>
        <w:t xml:space="preserve"> </w:t>
      </w:r>
      <w:r w:rsidRPr="006F1F16">
        <w:rPr>
          <w:snapToGrid w:val="0"/>
          <w:szCs w:val="22"/>
        </w:rPr>
        <w:t>자료에</w:t>
      </w:r>
      <w:r w:rsidRPr="006F1F16">
        <w:rPr>
          <w:snapToGrid w:val="0"/>
          <w:szCs w:val="22"/>
        </w:rPr>
        <w:t xml:space="preserve"> </w:t>
      </w:r>
      <w:r w:rsidRPr="006F1F16">
        <w:rPr>
          <w:snapToGrid w:val="0"/>
          <w:szCs w:val="22"/>
        </w:rPr>
        <w:t>의하면</w:t>
      </w:r>
      <w:r w:rsidRPr="006F1F16">
        <w:rPr>
          <w:snapToGrid w:val="0"/>
          <w:szCs w:val="22"/>
        </w:rPr>
        <w:t xml:space="preserve">, </w:t>
      </w:r>
      <w:r w:rsidRPr="006F1F16">
        <w:rPr>
          <w:snapToGrid w:val="0"/>
          <w:szCs w:val="22"/>
        </w:rPr>
        <w:t>대상회사는</w:t>
      </w:r>
      <w:r w:rsidRPr="006F1F16">
        <w:rPr>
          <w:snapToGrid w:val="0"/>
          <w:szCs w:val="22"/>
        </w:rPr>
        <w:t xml:space="preserve"> </w:t>
      </w:r>
      <w:r w:rsidRPr="006F1F16">
        <w:rPr>
          <w:snapToGrid w:val="0"/>
          <w:szCs w:val="22"/>
        </w:rPr>
        <w:t>매입계약으로</w:t>
      </w:r>
      <w:r w:rsidRPr="006F1F16">
        <w:rPr>
          <w:snapToGrid w:val="0"/>
          <w:szCs w:val="22"/>
        </w:rPr>
        <w:t xml:space="preserve"> (1) </w:t>
      </w:r>
      <w:r w:rsidRPr="006F1F16">
        <w:rPr>
          <w:snapToGrid w:val="0"/>
          <w:szCs w:val="22"/>
        </w:rPr>
        <w:t>제품의</w:t>
      </w:r>
      <w:r w:rsidRPr="006F1F16">
        <w:rPr>
          <w:snapToGrid w:val="0"/>
          <w:szCs w:val="22"/>
        </w:rPr>
        <w:t xml:space="preserve"> </w:t>
      </w:r>
      <w:r w:rsidRPr="006F1F16">
        <w:rPr>
          <w:snapToGrid w:val="0"/>
          <w:szCs w:val="22"/>
        </w:rPr>
        <w:t>원재료</w:t>
      </w:r>
      <w:r w:rsidRPr="006F1F16">
        <w:rPr>
          <w:snapToGrid w:val="0"/>
          <w:szCs w:val="22"/>
        </w:rPr>
        <w:t>(PB, MDF )</w:t>
      </w:r>
      <w:r w:rsidRPr="006F1F16">
        <w:rPr>
          <w:snapToGrid w:val="0"/>
          <w:szCs w:val="22"/>
        </w:rPr>
        <w:t>매입계약</w:t>
      </w:r>
      <w:r w:rsidRPr="006F1F16">
        <w:rPr>
          <w:snapToGrid w:val="0"/>
          <w:szCs w:val="22"/>
        </w:rPr>
        <w:t xml:space="preserve">, (2) </w:t>
      </w:r>
      <w:r w:rsidRPr="006F1F16">
        <w:rPr>
          <w:snapToGrid w:val="0"/>
          <w:szCs w:val="22"/>
        </w:rPr>
        <w:t>판매하는</w:t>
      </w:r>
      <w:r w:rsidRPr="006F1F16">
        <w:rPr>
          <w:snapToGrid w:val="0"/>
          <w:szCs w:val="22"/>
        </w:rPr>
        <w:t xml:space="preserve"> </w:t>
      </w:r>
      <w:r w:rsidRPr="006F1F16">
        <w:rPr>
          <w:snapToGrid w:val="0"/>
          <w:szCs w:val="22"/>
        </w:rPr>
        <w:t>가구</w:t>
      </w:r>
      <w:r w:rsidRPr="006F1F16">
        <w:rPr>
          <w:snapToGrid w:val="0"/>
          <w:szCs w:val="22"/>
        </w:rPr>
        <w:t xml:space="preserve"> </w:t>
      </w:r>
      <w:r w:rsidRPr="006F1F16">
        <w:rPr>
          <w:snapToGrid w:val="0"/>
          <w:szCs w:val="22"/>
        </w:rPr>
        <w:t>제품의</w:t>
      </w:r>
      <w:r w:rsidRPr="006F1F16">
        <w:rPr>
          <w:snapToGrid w:val="0"/>
          <w:szCs w:val="22"/>
        </w:rPr>
        <w:t xml:space="preserve"> </w:t>
      </w:r>
      <w:r w:rsidRPr="006F1F16">
        <w:rPr>
          <w:snapToGrid w:val="0"/>
          <w:szCs w:val="22"/>
        </w:rPr>
        <w:t>제조</w:t>
      </w:r>
      <w:r w:rsidRPr="006F1F16">
        <w:rPr>
          <w:snapToGrid w:val="0"/>
          <w:szCs w:val="22"/>
        </w:rPr>
        <w:t xml:space="preserve"> </w:t>
      </w:r>
      <w:r w:rsidRPr="006F1F16">
        <w:rPr>
          <w:snapToGrid w:val="0"/>
          <w:szCs w:val="22"/>
        </w:rPr>
        <w:t>위수탁계약을</w:t>
      </w:r>
      <w:r w:rsidRPr="006F1F16">
        <w:rPr>
          <w:snapToGrid w:val="0"/>
          <w:szCs w:val="22"/>
        </w:rPr>
        <w:t xml:space="preserve"> </w:t>
      </w:r>
      <w:r w:rsidRPr="006F1F16">
        <w:rPr>
          <w:snapToGrid w:val="0"/>
          <w:szCs w:val="22"/>
        </w:rPr>
        <w:t>주로</w:t>
      </w:r>
      <w:r w:rsidRPr="006F1F16">
        <w:rPr>
          <w:snapToGrid w:val="0"/>
          <w:szCs w:val="22"/>
        </w:rPr>
        <w:t xml:space="preserve"> </w:t>
      </w:r>
      <w:r w:rsidRPr="006F1F16">
        <w:rPr>
          <w:snapToGrid w:val="0"/>
          <w:szCs w:val="22"/>
        </w:rPr>
        <w:t>체결하고</w:t>
      </w:r>
      <w:r w:rsidRPr="006F1F16">
        <w:rPr>
          <w:snapToGrid w:val="0"/>
          <w:szCs w:val="22"/>
        </w:rPr>
        <w:t xml:space="preserve"> </w:t>
      </w:r>
      <w:r w:rsidRPr="006F1F16">
        <w:rPr>
          <w:snapToGrid w:val="0"/>
          <w:szCs w:val="22"/>
        </w:rPr>
        <w:t>있음</w:t>
      </w:r>
      <w:r w:rsidRPr="006F1F16">
        <w:rPr>
          <w:snapToGrid w:val="0"/>
          <w:szCs w:val="22"/>
        </w:rPr>
        <w:t>.</w:t>
      </w:r>
    </w:p>
    <w:p w14:paraId="4A2C78BA" w14:textId="77777777" w:rsidR="00026A7E" w:rsidRPr="006F1F16" w:rsidRDefault="00026A7E" w:rsidP="00026A7E">
      <w:pPr>
        <w:pStyle w:val="a5"/>
        <w:spacing w:after="240"/>
        <w:ind w:leftChars="0" w:left="907"/>
        <w:rPr>
          <w:b/>
          <w:szCs w:val="22"/>
        </w:rPr>
      </w:pPr>
      <w:r w:rsidRPr="00CB2B3F">
        <w:rPr>
          <w:snapToGrid w:val="0"/>
          <w:szCs w:val="22"/>
        </w:rPr>
        <w:lastRenderedPageBreak/>
        <w:t>제공된</w:t>
      </w:r>
      <w:r w:rsidRPr="00CB2B3F">
        <w:rPr>
          <w:snapToGrid w:val="0"/>
          <w:szCs w:val="22"/>
        </w:rPr>
        <w:t xml:space="preserve"> </w:t>
      </w:r>
      <w:r w:rsidRPr="00CB2B3F">
        <w:rPr>
          <w:snapToGrid w:val="0"/>
          <w:szCs w:val="22"/>
        </w:rPr>
        <w:t>자료에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대상회사의</w:t>
      </w:r>
      <w:r w:rsidRPr="00CB2B3F">
        <w:rPr>
          <w:snapToGrid w:val="0"/>
          <w:szCs w:val="22"/>
        </w:rPr>
        <w:t xml:space="preserve"> 2020</w:t>
      </w:r>
      <w:r w:rsidRPr="00CB2B3F">
        <w:rPr>
          <w:snapToGrid w:val="0"/>
          <w:szCs w:val="22"/>
        </w:rPr>
        <w:t>년</w:t>
      </w:r>
      <w:r w:rsidRPr="00CB2B3F">
        <w:rPr>
          <w:snapToGrid w:val="0"/>
          <w:szCs w:val="22"/>
        </w:rPr>
        <w:t xml:space="preserve"> </w:t>
      </w:r>
      <w:r w:rsidRPr="00CB2B3F">
        <w:rPr>
          <w:snapToGrid w:val="0"/>
          <w:szCs w:val="22"/>
        </w:rPr>
        <w:t>매입액</w:t>
      </w:r>
      <w:r w:rsidRPr="00CB2B3F">
        <w:rPr>
          <w:snapToGrid w:val="0"/>
          <w:szCs w:val="22"/>
        </w:rPr>
        <w:t xml:space="preserve"> </w:t>
      </w:r>
      <w:r w:rsidRPr="00CB2B3F">
        <w:rPr>
          <w:snapToGrid w:val="0"/>
          <w:szCs w:val="22"/>
        </w:rPr>
        <w:t>기준</w:t>
      </w:r>
      <w:r w:rsidRPr="00CB2B3F">
        <w:rPr>
          <w:snapToGrid w:val="0"/>
          <w:szCs w:val="22"/>
        </w:rPr>
        <w:t xml:space="preserve"> </w:t>
      </w:r>
      <w:r w:rsidRPr="00CB2B3F">
        <w:rPr>
          <w:snapToGrid w:val="0"/>
          <w:szCs w:val="22"/>
        </w:rPr>
        <w:t>상위</w:t>
      </w:r>
      <w:r w:rsidRPr="00CB2B3F">
        <w:rPr>
          <w:snapToGrid w:val="0"/>
          <w:szCs w:val="22"/>
        </w:rPr>
        <w:t xml:space="preserve"> 10</w:t>
      </w:r>
      <w:r w:rsidRPr="00CB2B3F">
        <w:rPr>
          <w:snapToGrid w:val="0"/>
          <w:szCs w:val="22"/>
        </w:rPr>
        <w:t>개</w:t>
      </w:r>
      <w:r w:rsidRPr="00CB2B3F">
        <w:rPr>
          <w:snapToGrid w:val="0"/>
          <w:szCs w:val="22"/>
        </w:rPr>
        <w:t xml:space="preserve"> </w:t>
      </w:r>
      <w:r w:rsidRPr="00CB2B3F">
        <w:rPr>
          <w:snapToGrid w:val="0"/>
          <w:szCs w:val="22"/>
        </w:rPr>
        <w:t>매입처는</w:t>
      </w:r>
      <w:r w:rsidRPr="00CB2B3F">
        <w:rPr>
          <w:snapToGrid w:val="0"/>
          <w:szCs w:val="22"/>
        </w:rPr>
        <w:t xml:space="preserve"> </w:t>
      </w:r>
      <w:r w:rsidRPr="00CB2B3F">
        <w:rPr>
          <w:snapToGrid w:val="0"/>
          <w:szCs w:val="22"/>
        </w:rPr>
        <w:t>아래와</w:t>
      </w:r>
      <w:r w:rsidRPr="00CB2B3F">
        <w:rPr>
          <w:snapToGrid w:val="0"/>
          <w:szCs w:val="22"/>
        </w:rPr>
        <w:t xml:space="preserve"> </w:t>
      </w:r>
      <w:r w:rsidRPr="00CB2B3F">
        <w:rPr>
          <w:snapToGrid w:val="0"/>
          <w:szCs w:val="22"/>
        </w:rPr>
        <w:t>같음</w:t>
      </w:r>
      <w:r w:rsidRPr="00CB2B3F">
        <w:rPr>
          <w:snapToGrid w:val="0"/>
          <w:szCs w:val="22"/>
        </w:rPr>
        <w:t>.</w:t>
      </w:r>
    </w:p>
    <w:tbl>
      <w:tblPr>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3742"/>
        <w:gridCol w:w="2255"/>
        <w:gridCol w:w="2649"/>
        <w:tblGridChange w:id="265">
          <w:tblGrid>
            <w:gridCol w:w="3742"/>
            <w:gridCol w:w="2255"/>
            <w:gridCol w:w="2649"/>
          </w:tblGrid>
        </w:tblGridChange>
      </w:tblGrid>
      <w:tr w:rsidR="00026A7E" w:rsidRPr="00891AA7" w14:paraId="1A517E4E" w14:textId="77777777" w:rsidTr="00540BE3">
        <w:trPr>
          <w:trHeight w:val="340"/>
          <w:tblHeader/>
        </w:trPr>
        <w:tc>
          <w:tcPr>
            <w:tcW w:w="3742" w:type="dxa"/>
            <w:tcBorders>
              <w:top w:val="single" w:sz="12" w:space="0" w:color="404040" w:themeColor="text1" w:themeTint="BF"/>
              <w:bottom w:val="single" w:sz="4" w:space="0" w:color="404040" w:themeColor="text1" w:themeTint="BF"/>
            </w:tcBorders>
            <w:shd w:val="clear" w:color="auto" w:fill="DEEEEE"/>
            <w:vAlign w:val="center"/>
          </w:tcPr>
          <w:p w14:paraId="272052C3"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공급업체</w:t>
            </w:r>
          </w:p>
        </w:tc>
        <w:tc>
          <w:tcPr>
            <w:tcW w:w="2255" w:type="dxa"/>
            <w:tcBorders>
              <w:top w:val="single" w:sz="12" w:space="0" w:color="404040" w:themeColor="text1" w:themeTint="BF"/>
              <w:bottom w:val="single" w:sz="4" w:space="0" w:color="404040" w:themeColor="text1" w:themeTint="BF"/>
            </w:tcBorders>
            <w:shd w:val="clear" w:color="auto" w:fill="DEEEEE"/>
            <w:vAlign w:val="center"/>
          </w:tcPr>
          <w:p w14:paraId="1E13B87E"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매입액</w:t>
            </w:r>
            <w:r w:rsidRPr="00891AA7">
              <w:rPr>
                <w:b/>
                <w:sz w:val="20"/>
                <w:szCs w:val="20"/>
              </w:rPr>
              <w:t>(2020</w:t>
            </w:r>
            <w:r w:rsidRPr="00891AA7">
              <w:rPr>
                <w:b/>
                <w:sz w:val="20"/>
                <w:szCs w:val="20"/>
              </w:rPr>
              <w:t>년</w:t>
            </w:r>
            <w:r w:rsidRPr="00891AA7">
              <w:rPr>
                <w:b/>
                <w:sz w:val="20"/>
                <w:szCs w:val="20"/>
              </w:rPr>
              <w:t>)</w:t>
            </w:r>
          </w:p>
        </w:tc>
        <w:tc>
          <w:tcPr>
            <w:tcW w:w="2649" w:type="dxa"/>
            <w:tcBorders>
              <w:top w:val="single" w:sz="12" w:space="0" w:color="404040" w:themeColor="text1" w:themeTint="BF"/>
              <w:bottom w:val="single" w:sz="4" w:space="0" w:color="404040" w:themeColor="text1" w:themeTint="BF"/>
            </w:tcBorders>
            <w:shd w:val="clear" w:color="auto" w:fill="DEEEEE"/>
            <w:vAlign w:val="center"/>
          </w:tcPr>
          <w:p w14:paraId="75996F58" w14:textId="77777777" w:rsidR="00026A7E" w:rsidRPr="00891AA7" w:rsidRDefault="00026A7E" w:rsidP="0091358C">
            <w:pPr>
              <w:pStyle w:val="a5"/>
              <w:spacing w:line="280" w:lineRule="atLeast"/>
              <w:ind w:leftChars="0" w:left="0"/>
              <w:jc w:val="center"/>
              <w:rPr>
                <w:b/>
                <w:sz w:val="20"/>
                <w:szCs w:val="20"/>
              </w:rPr>
            </w:pPr>
            <w:r w:rsidRPr="00891AA7">
              <w:rPr>
                <w:b/>
                <w:sz w:val="20"/>
                <w:szCs w:val="20"/>
              </w:rPr>
              <w:t>계약서</w:t>
            </w:r>
            <w:r w:rsidRPr="00891AA7">
              <w:rPr>
                <w:b/>
                <w:sz w:val="20"/>
                <w:szCs w:val="20"/>
              </w:rPr>
              <w:t xml:space="preserve"> </w:t>
            </w:r>
            <w:r w:rsidRPr="00891AA7">
              <w:rPr>
                <w:b/>
                <w:sz w:val="20"/>
                <w:szCs w:val="20"/>
              </w:rPr>
              <w:t>제공</w:t>
            </w:r>
            <w:r w:rsidRPr="00891AA7">
              <w:rPr>
                <w:b/>
                <w:sz w:val="20"/>
                <w:szCs w:val="20"/>
              </w:rPr>
              <w:t xml:space="preserve"> </w:t>
            </w:r>
            <w:r w:rsidRPr="00891AA7">
              <w:rPr>
                <w:b/>
                <w:sz w:val="20"/>
                <w:szCs w:val="20"/>
              </w:rPr>
              <w:t>여부</w:t>
            </w:r>
          </w:p>
        </w:tc>
      </w:tr>
      <w:tr w:rsidR="00B41A12" w:rsidRPr="00891AA7" w14:paraId="5BE90B0A"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266"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267" w:author="junkyo.shim" w:date="2021-08-31T15:13:00Z">
            <w:trPr>
              <w:trHeight w:val="340"/>
            </w:trPr>
          </w:trPrChange>
        </w:trPr>
        <w:tc>
          <w:tcPr>
            <w:tcW w:w="3742" w:type="dxa"/>
            <w:tcBorders>
              <w:top w:val="single" w:sz="4" w:space="0" w:color="404040" w:themeColor="text1" w:themeTint="BF"/>
            </w:tcBorders>
            <w:shd w:val="clear" w:color="auto" w:fill="F2F2F2" w:themeFill="background1" w:themeFillShade="F2"/>
            <w:vAlign w:val="center"/>
            <w:tcPrChange w:id="268" w:author="junkyo.shim" w:date="2021-08-31T15:13:00Z">
              <w:tcPr>
                <w:tcW w:w="3742" w:type="dxa"/>
                <w:tcBorders>
                  <w:top w:val="single" w:sz="4" w:space="0" w:color="404040" w:themeColor="text1" w:themeTint="BF"/>
                </w:tcBorders>
                <w:shd w:val="clear" w:color="auto" w:fill="F2F2F2" w:themeFill="background1" w:themeFillShade="F2"/>
                <w:vAlign w:val="center"/>
              </w:tcPr>
            </w:tcPrChange>
          </w:tcPr>
          <w:p w14:paraId="43672936" w14:textId="77777777" w:rsidR="00B41A12" w:rsidRPr="00891AA7" w:rsidRDefault="00B41A12" w:rsidP="00B41A12">
            <w:pPr>
              <w:pStyle w:val="a5"/>
              <w:spacing w:line="280" w:lineRule="atLeast"/>
              <w:ind w:leftChars="0" w:left="0"/>
              <w:rPr>
                <w:sz w:val="20"/>
                <w:szCs w:val="20"/>
              </w:rPr>
            </w:pPr>
            <w:r w:rsidRPr="00891AA7">
              <w:rPr>
                <w:sz w:val="20"/>
                <w:szCs w:val="20"/>
              </w:rPr>
              <w:t>㈜</w:t>
            </w:r>
            <w:proofErr w:type="spellStart"/>
            <w:r w:rsidRPr="00891AA7">
              <w:rPr>
                <w:sz w:val="20"/>
                <w:szCs w:val="20"/>
              </w:rPr>
              <w:t>한샘이펙스</w:t>
            </w:r>
            <w:proofErr w:type="spellEnd"/>
          </w:p>
        </w:tc>
        <w:tc>
          <w:tcPr>
            <w:tcW w:w="2255" w:type="dxa"/>
            <w:tcBorders>
              <w:top w:val="single" w:sz="4" w:space="0" w:color="404040" w:themeColor="text1" w:themeTint="BF"/>
            </w:tcBorders>
            <w:shd w:val="clear" w:color="auto" w:fill="auto"/>
            <w:vAlign w:val="center"/>
            <w:tcPrChange w:id="269" w:author="junkyo.shim" w:date="2021-08-31T15:13:00Z">
              <w:tcPr>
                <w:tcW w:w="2255" w:type="dxa"/>
                <w:tcBorders>
                  <w:top w:val="single" w:sz="4" w:space="0" w:color="404040" w:themeColor="text1" w:themeTint="BF"/>
                </w:tcBorders>
                <w:shd w:val="clear" w:color="auto" w:fill="auto"/>
                <w:vAlign w:val="center"/>
              </w:tcPr>
            </w:tcPrChange>
          </w:tcPr>
          <w:p w14:paraId="67A4E344"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36,035,936,848</w:t>
            </w:r>
          </w:p>
        </w:tc>
        <w:tc>
          <w:tcPr>
            <w:tcW w:w="2649" w:type="dxa"/>
            <w:tcBorders>
              <w:top w:val="single" w:sz="4" w:space="0" w:color="404040" w:themeColor="text1" w:themeTint="BF"/>
            </w:tcBorders>
            <w:tcPrChange w:id="270" w:author="junkyo.shim" w:date="2021-08-31T15:13:00Z">
              <w:tcPr>
                <w:tcW w:w="2649" w:type="dxa"/>
                <w:tcBorders>
                  <w:top w:val="single" w:sz="4" w:space="0" w:color="404040" w:themeColor="text1" w:themeTint="BF"/>
                </w:tcBorders>
                <w:vAlign w:val="center"/>
              </w:tcPr>
            </w:tcPrChange>
          </w:tcPr>
          <w:p w14:paraId="3BAFA210" w14:textId="77777777" w:rsidR="00B41A12" w:rsidRPr="00891AA7" w:rsidRDefault="00B41A12" w:rsidP="00B41A12">
            <w:pPr>
              <w:pStyle w:val="a5"/>
              <w:spacing w:line="280" w:lineRule="atLeast"/>
              <w:ind w:leftChars="0" w:left="0"/>
              <w:jc w:val="center"/>
              <w:rPr>
                <w:sz w:val="20"/>
                <w:szCs w:val="20"/>
              </w:rPr>
            </w:pPr>
            <w:ins w:id="271" w:author="junkyo.shim" w:date="2021-08-31T15:13:00Z">
              <w:r w:rsidRPr="007556F8">
                <w:rPr>
                  <w:sz w:val="20"/>
                  <w:szCs w:val="20"/>
                </w:rPr>
                <w:t>X</w:t>
              </w:r>
            </w:ins>
            <w:del w:id="272" w:author="junkyo.shim" w:date="2021-08-31T15:13:00Z">
              <w:r w:rsidRPr="00891AA7" w:rsidDel="00B01A03">
                <w:rPr>
                  <w:sz w:val="20"/>
                  <w:szCs w:val="20"/>
                </w:rPr>
                <w:delText>×</w:delText>
              </w:r>
            </w:del>
          </w:p>
        </w:tc>
      </w:tr>
      <w:tr w:rsidR="00B41A12" w:rsidRPr="00891AA7" w14:paraId="16D06429"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273"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274" w:author="junkyo.shim" w:date="2021-08-31T15:13:00Z">
            <w:trPr>
              <w:trHeight w:val="340"/>
            </w:trPr>
          </w:trPrChange>
        </w:trPr>
        <w:tc>
          <w:tcPr>
            <w:tcW w:w="3742" w:type="dxa"/>
            <w:shd w:val="clear" w:color="auto" w:fill="F2F2F2" w:themeFill="background1" w:themeFillShade="F2"/>
            <w:vAlign w:val="center"/>
            <w:tcPrChange w:id="275" w:author="junkyo.shim" w:date="2021-08-31T15:13:00Z">
              <w:tcPr>
                <w:tcW w:w="3742" w:type="dxa"/>
                <w:shd w:val="clear" w:color="auto" w:fill="F2F2F2" w:themeFill="background1" w:themeFillShade="F2"/>
                <w:vAlign w:val="center"/>
              </w:tcPr>
            </w:tcPrChange>
          </w:tcPr>
          <w:p w14:paraId="16596690" w14:textId="77777777" w:rsidR="00B41A12" w:rsidRPr="00891AA7" w:rsidRDefault="00B41A12" w:rsidP="00B41A12">
            <w:pPr>
              <w:spacing w:line="280" w:lineRule="atLeast"/>
              <w:rPr>
                <w:sz w:val="20"/>
                <w:szCs w:val="20"/>
              </w:rPr>
            </w:pPr>
            <w:r w:rsidRPr="00891AA7">
              <w:rPr>
                <w:color w:val="000000"/>
                <w:sz w:val="20"/>
                <w:szCs w:val="20"/>
              </w:rPr>
              <w:t>(</w:t>
            </w:r>
            <w:r w:rsidRPr="00891AA7">
              <w:rPr>
                <w:color w:val="000000"/>
                <w:sz w:val="20"/>
                <w:szCs w:val="20"/>
              </w:rPr>
              <w:t>주</w:t>
            </w:r>
            <w:r w:rsidRPr="00891AA7">
              <w:rPr>
                <w:color w:val="000000"/>
                <w:sz w:val="20"/>
                <w:szCs w:val="20"/>
              </w:rPr>
              <w:t>)</w:t>
            </w:r>
            <w:proofErr w:type="spellStart"/>
            <w:r w:rsidRPr="00891AA7">
              <w:rPr>
                <w:color w:val="000000"/>
                <w:sz w:val="20"/>
                <w:szCs w:val="20"/>
              </w:rPr>
              <w:t>퍼니스템</w:t>
            </w:r>
            <w:proofErr w:type="spellEnd"/>
          </w:p>
        </w:tc>
        <w:tc>
          <w:tcPr>
            <w:tcW w:w="2255" w:type="dxa"/>
            <w:shd w:val="clear" w:color="auto" w:fill="auto"/>
            <w:vAlign w:val="center"/>
            <w:tcPrChange w:id="276" w:author="junkyo.shim" w:date="2021-08-31T15:13:00Z">
              <w:tcPr>
                <w:tcW w:w="2255" w:type="dxa"/>
                <w:shd w:val="clear" w:color="auto" w:fill="auto"/>
                <w:vAlign w:val="center"/>
              </w:tcPr>
            </w:tcPrChange>
          </w:tcPr>
          <w:p w14:paraId="7EC05350"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26,936,078,161</w:t>
            </w:r>
          </w:p>
        </w:tc>
        <w:tc>
          <w:tcPr>
            <w:tcW w:w="2649" w:type="dxa"/>
            <w:tcPrChange w:id="277" w:author="junkyo.shim" w:date="2021-08-31T15:13:00Z">
              <w:tcPr>
                <w:tcW w:w="2649" w:type="dxa"/>
                <w:vAlign w:val="center"/>
              </w:tcPr>
            </w:tcPrChange>
          </w:tcPr>
          <w:p w14:paraId="33491C53" w14:textId="77777777" w:rsidR="00B41A12" w:rsidRPr="00891AA7" w:rsidRDefault="00B41A12" w:rsidP="00B41A12">
            <w:pPr>
              <w:pStyle w:val="a5"/>
              <w:spacing w:line="280" w:lineRule="atLeast"/>
              <w:ind w:leftChars="0" w:left="0"/>
              <w:jc w:val="center"/>
              <w:rPr>
                <w:sz w:val="20"/>
                <w:szCs w:val="20"/>
              </w:rPr>
            </w:pPr>
            <w:ins w:id="278" w:author="junkyo.shim" w:date="2021-08-31T15:13:00Z">
              <w:r w:rsidRPr="007556F8">
                <w:rPr>
                  <w:sz w:val="20"/>
                  <w:szCs w:val="20"/>
                </w:rPr>
                <w:t>X</w:t>
              </w:r>
            </w:ins>
            <w:del w:id="279" w:author="junkyo.shim" w:date="2021-08-31T15:13:00Z">
              <w:r w:rsidRPr="00891AA7" w:rsidDel="00B01A03">
                <w:rPr>
                  <w:sz w:val="20"/>
                  <w:szCs w:val="20"/>
                </w:rPr>
                <w:delText>×</w:delText>
              </w:r>
            </w:del>
          </w:p>
        </w:tc>
      </w:tr>
      <w:tr w:rsidR="00026A7E" w:rsidRPr="00891AA7" w14:paraId="05359B3F" w14:textId="77777777" w:rsidTr="00540BE3">
        <w:trPr>
          <w:trHeight w:val="340"/>
        </w:trPr>
        <w:tc>
          <w:tcPr>
            <w:tcW w:w="3742" w:type="dxa"/>
            <w:shd w:val="clear" w:color="auto" w:fill="F2F2F2" w:themeFill="background1" w:themeFillShade="F2"/>
            <w:vAlign w:val="center"/>
          </w:tcPr>
          <w:p w14:paraId="539F41B9" w14:textId="77777777" w:rsidR="00026A7E" w:rsidRPr="00891AA7" w:rsidRDefault="00026A7E" w:rsidP="0091358C">
            <w:pPr>
              <w:spacing w:line="280" w:lineRule="atLeast"/>
              <w:rPr>
                <w:color w:val="000000"/>
                <w:sz w:val="20"/>
                <w:szCs w:val="20"/>
              </w:rPr>
            </w:pPr>
            <w:r w:rsidRPr="00891AA7">
              <w:rPr>
                <w:color w:val="000000"/>
                <w:sz w:val="20"/>
                <w:szCs w:val="20"/>
              </w:rPr>
              <w:t>주식회사</w:t>
            </w:r>
            <w:r w:rsidRPr="00891AA7">
              <w:rPr>
                <w:color w:val="000000"/>
                <w:sz w:val="20"/>
                <w:szCs w:val="20"/>
              </w:rPr>
              <w:t xml:space="preserve"> </w:t>
            </w:r>
            <w:r w:rsidRPr="00891AA7">
              <w:rPr>
                <w:color w:val="000000"/>
                <w:sz w:val="20"/>
                <w:szCs w:val="20"/>
              </w:rPr>
              <w:t>신신산업</w:t>
            </w:r>
          </w:p>
        </w:tc>
        <w:tc>
          <w:tcPr>
            <w:tcW w:w="2255" w:type="dxa"/>
            <w:shd w:val="clear" w:color="auto" w:fill="auto"/>
            <w:vAlign w:val="center"/>
          </w:tcPr>
          <w:p w14:paraId="1FA94554" w14:textId="77777777" w:rsidR="00026A7E" w:rsidRPr="00891AA7" w:rsidRDefault="00026A7E" w:rsidP="0091358C">
            <w:pPr>
              <w:pStyle w:val="a5"/>
              <w:spacing w:line="280" w:lineRule="atLeast"/>
              <w:ind w:leftChars="0" w:left="0"/>
              <w:jc w:val="right"/>
              <w:rPr>
                <w:sz w:val="20"/>
                <w:szCs w:val="20"/>
              </w:rPr>
            </w:pPr>
            <w:r w:rsidRPr="00891AA7">
              <w:rPr>
                <w:rFonts w:eastAsia="맑은 고딕"/>
                <w:color w:val="000000"/>
                <w:sz w:val="20"/>
                <w:szCs w:val="20"/>
              </w:rPr>
              <w:t>18,293,594,020</w:t>
            </w:r>
          </w:p>
        </w:tc>
        <w:tc>
          <w:tcPr>
            <w:tcW w:w="2649" w:type="dxa"/>
            <w:vAlign w:val="center"/>
          </w:tcPr>
          <w:p w14:paraId="3BD5694E" w14:textId="77777777" w:rsidR="00026A7E" w:rsidRPr="00891AA7" w:rsidRDefault="00B41A12" w:rsidP="0091358C">
            <w:pPr>
              <w:pStyle w:val="a5"/>
              <w:spacing w:line="280" w:lineRule="atLeast"/>
              <w:ind w:leftChars="0" w:left="0"/>
              <w:jc w:val="center"/>
              <w:rPr>
                <w:sz w:val="20"/>
                <w:szCs w:val="20"/>
              </w:rPr>
            </w:pPr>
            <w:ins w:id="280" w:author="junkyo.shim" w:date="2021-08-31T15:13:00Z">
              <w:r>
                <w:rPr>
                  <w:sz w:val="20"/>
                  <w:szCs w:val="20"/>
                </w:rPr>
                <w:t>X</w:t>
              </w:r>
            </w:ins>
            <w:del w:id="281" w:author="junkyo.shim" w:date="2021-08-31T15:13:00Z">
              <w:r w:rsidR="00026A7E" w:rsidRPr="00891AA7" w:rsidDel="00B41A12">
                <w:rPr>
                  <w:sz w:val="20"/>
                  <w:szCs w:val="20"/>
                </w:rPr>
                <w:delText>×</w:delText>
              </w:r>
            </w:del>
          </w:p>
        </w:tc>
      </w:tr>
      <w:tr w:rsidR="00026A7E" w:rsidRPr="00891AA7" w14:paraId="4BA68527" w14:textId="77777777" w:rsidTr="00540BE3">
        <w:trPr>
          <w:trHeight w:val="340"/>
        </w:trPr>
        <w:tc>
          <w:tcPr>
            <w:tcW w:w="3742" w:type="dxa"/>
            <w:shd w:val="clear" w:color="auto" w:fill="F2F2F2" w:themeFill="background1" w:themeFillShade="F2"/>
            <w:vAlign w:val="center"/>
          </w:tcPr>
          <w:p w14:paraId="7491856B" w14:textId="77777777" w:rsidR="00026A7E" w:rsidRPr="00891AA7" w:rsidRDefault="00026A7E" w:rsidP="0091358C">
            <w:pPr>
              <w:spacing w:line="280" w:lineRule="atLeast"/>
              <w:rPr>
                <w:color w:val="000000"/>
                <w:sz w:val="20"/>
                <w:szCs w:val="20"/>
              </w:rPr>
            </w:pPr>
            <w:r w:rsidRPr="00891AA7">
              <w:rPr>
                <w:color w:val="000000"/>
                <w:sz w:val="20"/>
                <w:szCs w:val="20"/>
              </w:rPr>
              <w:t xml:space="preserve">METRO PARTICLE </w:t>
            </w:r>
            <w:proofErr w:type="gramStart"/>
            <w:r w:rsidRPr="00891AA7">
              <w:rPr>
                <w:color w:val="000000"/>
                <w:sz w:val="20"/>
                <w:szCs w:val="20"/>
              </w:rPr>
              <w:t>CO.,LTD.</w:t>
            </w:r>
            <w:proofErr w:type="gramEnd"/>
          </w:p>
        </w:tc>
        <w:tc>
          <w:tcPr>
            <w:tcW w:w="2255" w:type="dxa"/>
            <w:shd w:val="clear" w:color="auto" w:fill="auto"/>
            <w:vAlign w:val="center"/>
          </w:tcPr>
          <w:p w14:paraId="0DB8494B" w14:textId="77777777" w:rsidR="00026A7E" w:rsidRPr="00891AA7" w:rsidRDefault="00026A7E" w:rsidP="0091358C">
            <w:pPr>
              <w:pStyle w:val="a5"/>
              <w:spacing w:line="280" w:lineRule="atLeast"/>
              <w:ind w:leftChars="0" w:left="0"/>
              <w:jc w:val="right"/>
              <w:rPr>
                <w:sz w:val="20"/>
                <w:szCs w:val="20"/>
              </w:rPr>
            </w:pPr>
            <w:r w:rsidRPr="00891AA7">
              <w:rPr>
                <w:rFonts w:eastAsia="맑은 고딕"/>
                <w:color w:val="000000"/>
                <w:sz w:val="20"/>
                <w:szCs w:val="20"/>
              </w:rPr>
              <w:t>15,193,902,653</w:t>
            </w:r>
          </w:p>
        </w:tc>
        <w:tc>
          <w:tcPr>
            <w:tcW w:w="2649" w:type="dxa"/>
            <w:vAlign w:val="center"/>
          </w:tcPr>
          <w:p w14:paraId="71E0799E" w14:textId="77777777" w:rsidR="00026A7E" w:rsidRPr="00891AA7" w:rsidRDefault="00026A7E" w:rsidP="0091358C">
            <w:pPr>
              <w:pStyle w:val="a5"/>
              <w:spacing w:line="280" w:lineRule="atLeast"/>
              <w:ind w:leftChars="0" w:left="0"/>
              <w:jc w:val="center"/>
              <w:rPr>
                <w:sz w:val="20"/>
                <w:szCs w:val="20"/>
              </w:rPr>
            </w:pPr>
            <w:r w:rsidRPr="00891AA7">
              <w:rPr>
                <w:sz w:val="20"/>
                <w:szCs w:val="20"/>
              </w:rPr>
              <w:t>O</w:t>
            </w:r>
          </w:p>
        </w:tc>
      </w:tr>
      <w:tr w:rsidR="00026A7E" w:rsidRPr="00891AA7" w14:paraId="58B904D0" w14:textId="77777777" w:rsidTr="00540BE3">
        <w:trPr>
          <w:trHeight w:val="340"/>
        </w:trPr>
        <w:tc>
          <w:tcPr>
            <w:tcW w:w="3742" w:type="dxa"/>
            <w:shd w:val="clear" w:color="auto" w:fill="F2F2F2" w:themeFill="background1" w:themeFillShade="F2"/>
            <w:vAlign w:val="center"/>
          </w:tcPr>
          <w:p w14:paraId="4E4F1297" w14:textId="77777777" w:rsidR="00026A7E" w:rsidRPr="00891AA7" w:rsidRDefault="00026A7E" w:rsidP="0091358C">
            <w:pPr>
              <w:spacing w:line="280" w:lineRule="atLeast"/>
              <w:rPr>
                <w:color w:val="000000"/>
                <w:sz w:val="20"/>
                <w:szCs w:val="20"/>
              </w:rPr>
            </w:pPr>
            <w:r w:rsidRPr="00891AA7">
              <w:rPr>
                <w:color w:val="000000"/>
                <w:sz w:val="20"/>
                <w:szCs w:val="20"/>
              </w:rPr>
              <w:t>KUKA (HK) TRADE CO., LIMITED</w:t>
            </w:r>
          </w:p>
        </w:tc>
        <w:tc>
          <w:tcPr>
            <w:tcW w:w="2255" w:type="dxa"/>
            <w:shd w:val="clear" w:color="auto" w:fill="auto"/>
            <w:vAlign w:val="center"/>
          </w:tcPr>
          <w:p w14:paraId="4A891A80" w14:textId="77777777" w:rsidR="00026A7E" w:rsidRPr="00891AA7" w:rsidRDefault="00026A7E" w:rsidP="0091358C">
            <w:pPr>
              <w:pStyle w:val="a5"/>
              <w:spacing w:line="280" w:lineRule="atLeast"/>
              <w:ind w:leftChars="0" w:left="0"/>
              <w:jc w:val="right"/>
              <w:rPr>
                <w:sz w:val="20"/>
                <w:szCs w:val="20"/>
              </w:rPr>
            </w:pPr>
            <w:r w:rsidRPr="00891AA7">
              <w:rPr>
                <w:rFonts w:eastAsia="맑은 고딕"/>
                <w:color w:val="000000"/>
                <w:sz w:val="20"/>
                <w:szCs w:val="20"/>
              </w:rPr>
              <w:t>7,573,186,221</w:t>
            </w:r>
          </w:p>
        </w:tc>
        <w:tc>
          <w:tcPr>
            <w:tcW w:w="2649" w:type="dxa"/>
            <w:vAlign w:val="center"/>
          </w:tcPr>
          <w:p w14:paraId="08CA6CB5" w14:textId="77777777" w:rsidR="00026A7E" w:rsidRPr="00891AA7" w:rsidRDefault="00026A7E" w:rsidP="0091358C">
            <w:pPr>
              <w:pStyle w:val="a5"/>
              <w:spacing w:line="280" w:lineRule="atLeast"/>
              <w:ind w:leftChars="0" w:left="0"/>
              <w:jc w:val="center"/>
              <w:rPr>
                <w:sz w:val="20"/>
                <w:szCs w:val="20"/>
              </w:rPr>
            </w:pPr>
            <w:del w:id="282" w:author="junkyo.shim" w:date="2021-08-31T15:13:00Z">
              <w:r w:rsidRPr="00891AA7" w:rsidDel="00B41A12">
                <w:rPr>
                  <w:rFonts w:hint="eastAsia"/>
                  <w:sz w:val="20"/>
                  <w:szCs w:val="20"/>
                </w:rPr>
                <w:delText>×</w:delText>
              </w:r>
            </w:del>
            <w:ins w:id="283" w:author="junkyo.shim" w:date="2021-08-31T15:13:00Z">
              <w:r w:rsidR="00B41A12">
                <w:rPr>
                  <w:rFonts w:hint="eastAsia"/>
                  <w:sz w:val="20"/>
                  <w:szCs w:val="20"/>
                </w:rPr>
                <w:t>X</w:t>
              </w:r>
            </w:ins>
          </w:p>
        </w:tc>
      </w:tr>
      <w:tr w:rsidR="00026A7E" w:rsidRPr="00891AA7" w14:paraId="78158A93" w14:textId="77777777" w:rsidTr="00540BE3">
        <w:trPr>
          <w:trHeight w:val="340"/>
        </w:trPr>
        <w:tc>
          <w:tcPr>
            <w:tcW w:w="3742" w:type="dxa"/>
            <w:shd w:val="clear" w:color="auto" w:fill="F2F2F2" w:themeFill="background1" w:themeFillShade="F2"/>
            <w:vAlign w:val="center"/>
          </w:tcPr>
          <w:p w14:paraId="4CFA8E15" w14:textId="77777777" w:rsidR="00026A7E" w:rsidRPr="00891AA7" w:rsidRDefault="00026A7E" w:rsidP="0091358C">
            <w:pPr>
              <w:spacing w:line="280" w:lineRule="atLeast"/>
              <w:rPr>
                <w:color w:val="000000"/>
                <w:sz w:val="20"/>
                <w:szCs w:val="20"/>
              </w:rPr>
            </w:pPr>
            <w:r w:rsidRPr="00891AA7">
              <w:rPr>
                <w:color w:val="000000"/>
                <w:sz w:val="20"/>
                <w:szCs w:val="20"/>
              </w:rPr>
              <w:t>(</w:t>
            </w:r>
            <w:r w:rsidRPr="00891AA7">
              <w:rPr>
                <w:color w:val="000000"/>
                <w:sz w:val="20"/>
                <w:szCs w:val="20"/>
              </w:rPr>
              <w:t>주</w:t>
            </w:r>
            <w:r w:rsidRPr="00891AA7">
              <w:rPr>
                <w:color w:val="000000"/>
                <w:sz w:val="20"/>
                <w:szCs w:val="20"/>
              </w:rPr>
              <w:t>)</w:t>
            </w:r>
            <w:r w:rsidRPr="00891AA7">
              <w:rPr>
                <w:color w:val="000000"/>
                <w:sz w:val="20"/>
                <w:szCs w:val="20"/>
              </w:rPr>
              <w:t>해인산업</w:t>
            </w:r>
          </w:p>
        </w:tc>
        <w:tc>
          <w:tcPr>
            <w:tcW w:w="2255" w:type="dxa"/>
            <w:shd w:val="clear" w:color="auto" w:fill="auto"/>
            <w:vAlign w:val="center"/>
          </w:tcPr>
          <w:p w14:paraId="43299265" w14:textId="77777777" w:rsidR="00026A7E" w:rsidRPr="00891AA7" w:rsidRDefault="00026A7E" w:rsidP="0091358C">
            <w:pPr>
              <w:pStyle w:val="a5"/>
              <w:spacing w:line="280" w:lineRule="atLeast"/>
              <w:ind w:leftChars="0" w:left="0"/>
              <w:jc w:val="right"/>
              <w:rPr>
                <w:sz w:val="20"/>
                <w:szCs w:val="20"/>
              </w:rPr>
            </w:pPr>
            <w:r w:rsidRPr="00891AA7">
              <w:rPr>
                <w:rFonts w:eastAsia="맑은 고딕"/>
                <w:color w:val="000000"/>
                <w:sz w:val="20"/>
                <w:szCs w:val="20"/>
              </w:rPr>
              <w:t>13,842,607,263</w:t>
            </w:r>
          </w:p>
        </w:tc>
        <w:tc>
          <w:tcPr>
            <w:tcW w:w="2649" w:type="dxa"/>
            <w:vAlign w:val="center"/>
          </w:tcPr>
          <w:p w14:paraId="2CE21392" w14:textId="77777777" w:rsidR="00026A7E" w:rsidRPr="00891AA7" w:rsidRDefault="00026A7E" w:rsidP="0091358C">
            <w:pPr>
              <w:pStyle w:val="a5"/>
              <w:spacing w:line="280" w:lineRule="atLeast"/>
              <w:ind w:leftChars="0" w:left="0"/>
              <w:jc w:val="center"/>
              <w:rPr>
                <w:sz w:val="20"/>
                <w:szCs w:val="20"/>
              </w:rPr>
            </w:pPr>
            <w:r w:rsidRPr="00891AA7">
              <w:rPr>
                <w:sz w:val="20"/>
                <w:szCs w:val="20"/>
              </w:rPr>
              <w:t>O</w:t>
            </w:r>
          </w:p>
        </w:tc>
      </w:tr>
      <w:tr w:rsidR="00B41A12" w:rsidRPr="00891AA7" w14:paraId="03A2A466"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284"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285" w:author="junkyo.shim" w:date="2021-08-31T15:13:00Z">
            <w:trPr>
              <w:trHeight w:val="340"/>
            </w:trPr>
          </w:trPrChange>
        </w:trPr>
        <w:tc>
          <w:tcPr>
            <w:tcW w:w="3742" w:type="dxa"/>
            <w:shd w:val="clear" w:color="auto" w:fill="F2F2F2" w:themeFill="background1" w:themeFillShade="F2"/>
            <w:vAlign w:val="center"/>
            <w:tcPrChange w:id="286" w:author="junkyo.shim" w:date="2021-08-31T15:13:00Z">
              <w:tcPr>
                <w:tcW w:w="3742" w:type="dxa"/>
                <w:shd w:val="clear" w:color="auto" w:fill="F2F2F2" w:themeFill="background1" w:themeFillShade="F2"/>
                <w:vAlign w:val="center"/>
              </w:tcPr>
            </w:tcPrChange>
          </w:tcPr>
          <w:p w14:paraId="6D720EA1" w14:textId="77777777" w:rsidR="00B41A12" w:rsidRPr="00891AA7" w:rsidRDefault="00B41A12" w:rsidP="00B41A12">
            <w:pPr>
              <w:spacing w:line="280" w:lineRule="atLeast"/>
              <w:rPr>
                <w:color w:val="000000"/>
                <w:sz w:val="20"/>
                <w:szCs w:val="20"/>
              </w:rPr>
            </w:pPr>
            <w:r w:rsidRPr="00891AA7">
              <w:rPr>
                <w:color w:val="000000"/>
                <w:sz w:val="20"/>
                <w:szCs w:val="20"/>
              </w:rPr>
              <w:t>(</w:t>
            </w:r>
            <w:r w:rsidRPr="00891AA7">
              <w:rPr>
                <w:color w:val="000000"/>
                <w:sz w:val="20"/>
                <w:szCs w:val="20"/>
              </w:rPr>
              <w:t>주</w:t>
            </w:r>
            <w:r w:rsidRPr="00891AA7">
              <w:rPr>
                <w:color w:val="000000"/>
                <w:sz w:val="20"/>
                <w:szCs w:val="20"/>
              </w:rPr>
              <w:t>)</w:t>
            </w:r>
            <w:proofErr w:type="spellStart"/>
            <w:r w:rsidRPr="00891AA7">
              <w:rPr>
                <w:color w:val="000000"/>
                <w:sz w:val="20"/>
                <w:szCs w:val="20"/>
              </w:rPr>
              <w:t>윈텍퍼니처</w:t>
            </w:r>
            <w:proofErr w:type="spellEnd"/>
          </w:p>
        </w:tc>
        <w:tc>
          <w:tcPr>
            <w:tcW w:w="2255" w:type="dxa"/>
            <w:shd w:val="clear" w:color="auto" w:fill="auto"/>
            <w:vAlign w:val="center"/>
            <w:tcPrChange w:id="287" w:author="junkyo.shim" w:date="2021-08-31T15:13:00Z">
              <w:tcPr>
                <w:tcW w:w="2255" w:type="dxa"/>
                <w:shd w:val="clear" w:color="auto" w:fill="auto"/>
                <w:vAlign w:val="center"/>
              </w:tcPr>
            </w:tcPrChange>
          </w:tcPr>
          <w:p w14:paraId="4BA81F9D"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14,847,663,483</w:t>
            </w:r>
          </w:p>
        </w:tc>
        <w:tc>
          <w:tcPr>
            <w:tcW w:w="2649" w:type="dxa"/>
            <w:tcPrChange w:id="288" w:author="junkyo.shim" w:date="2021-08-31T15:13:00Z">
              <w:tcPr>
                <w:tcW w:w="2649" w:type="dxa"/>
                <w:vAlign w:val="center"/>
              </w:tcPr>
            </w:tcPrChange>
          </w:tcPr>
          <w:p w14:paraId="0BD19DE2" w14:textId="77777777" w:rsidR="00B41A12" w:rsidRPr="00891AA7" w:rsidRDefault="00B41A12" w:rsidP="00B41A12">
            <w:pPr>
              <w:pStyle w:val="a5"/>
              <w:spacing w:line="280" w:lineRule="atLeast"/>
              <w:ind w:leftChars="0" w:left="0"/>
              <w:jc w:val="center"/>
              <w:rPr>
                <w:sz w:val="20"/>
                <w:szCs w:val="20"/>
              </w:rPr>
            </w:pPr>
            <w:ins w:id="289" w:author="junkyo.shim" w:date="2021-08-31T15:13:00Z">
              <w:r w:rsidRPr="00933FE9">
                <w:rPr>
                  <w:rFonts w:hint="eastAsia"/>
                  <w:sz w:val="20"/>
                  <w:szCs w:val="20"/>
                </w:rPr>
                <w:t>X</w:t>
              </w:r>
            </w:ins>
            <w:del w:id="290" w:author="junkyo.shim" w:date="2021-08-31T15:13:00Z">
              <w:r w:rsidRPr="00891AA7" w:rsidDel="007230A8">
                <w:rPr>
                  <w:sz w:val="20"/>
                  <w:szCs w:val="20"/>
                </w:rPr>
                <w:delText>×</w:delText>
              </w:r>
            </w:del>
          </w:p>
        </w:tc>
      </w:tr>
      <w:tr w:rsidR="00B41A12" w:rsidRPr="00891AA7" w14:paraId="651442DD"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291"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292" w:author="junkyo.shim" w:date="2021-08-31T15:13:00Z">
            <w:trPr>
              <w:trHeight w:val="340"/>
            </w:trPr>
          </w:trPrChange>
        </w:trPr>
        <w:tc>
          <w:tcPr>
            <w:tcW w:w="3742" w:type="dxa"/>
            <w:shd w:val="clear" w:color="auto" w:fill="F2F2F2" w:themeFill="background1" w:themeFillShade="F2"/>
            <w:vAlign w:val="center"/>
            <w:tcPrChange w:id="293" w:author="junkyo.shim" w:date="2021-08-31T15:13:00Z">
              <w:tcPr>
                <w:tcW w:w="3742" w:type="dxa"/>
                <w:shd w:val="clear" w:color="auto" w:fill="F2F2F2" w:themeFill="background1" w:themeFillShade="F2"/>
                <w:vAlign w:val="center"/>
              </w:tcPr>
            </w:tcPrChange>
          </w:tcPr>
          <w:p w14:paraId="11898080" w14:textId="77777777" w:rsidR="00B41A12" w:rsidRPr="00891AA7" w:rsidRDefault="00B41A12" w:rsidP="00B41A12">
            <w:pPr>
              <w:spacing w:line="280" w:lineRule="atLeast"/>
              <w:rPr>
                <w:color w:val="000000"/>
                <w:sz w:val="20"/>
                <w:szCs w:val="20"/>
              </w:rPr>
            </w:pPr>
            <w:r w:rsidRPr="00891AA7">
              <w:rPr>
                <w:color w:val="000000"/>
                <w:sz w:val="20"/>
                <w:szCs w:val="20"/>
              </w:rPr>
              <w:t>주식회사</w:t>
            </w:r>
            <w:r w:rsidRPr="00891AA7">
              <w:rPr>
                <w:color w:val="000000"/>
                <w:sz w:val="20"/>
                <w:szCs w:val="20"/>
              </w:rPr>
              <w:t xml:space="preserve"> </w:t>
            </w:r>
            <w:proofErr w:type="spellStart"/>
            <w:r w:rsidRPr="00891AA7">
              <w:rPr>
                <w:color w:val="000000"/>
                <w:sz w:val="20"/>
                <w:szCs w:val="20"/>
              </w:rPr>
              <w:t>에이치엔씨</w:t>
            </w:r>
            <w:proofErr w:type="spellEnd"/>
          </w:p>
        </w:tc>
        <w:tc>
          <w:tcPr>
            <w:tcW w:w="2255" w:type="dxa"/>
            <w:shd w:val="clear" w:color="auto" w:fill="auto"/>
            <w:vAlign w:val="center"/>
            <w:tcPrChange w:id="294" w:author="junkyo.shim" w:date="2021-08-31T15:13:00Z">
              <w:tcPr>
                <w:tcW w:w="2255" w:type="dxa"/>
                <w:shd w:val="clear" w:color="auto" w:fill="auto"/>
                <w:vAlign w:val="center"/>
              </w:tcPr>
            </w:tcPrChange>
          </w:tcPr>
          <w:p w14:paraId="63135EC1"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13,564,871,276</w:t>
            </w:r>
          </w:p>
        </w:tc>
        <w:tc>
          <w:tcPr>
            <w:tcW w:w="2649" w:type="dxa"/>
            <w:tcPrChange w:id="295" w:author="junkyo.shim" w:date="2021-08-31T15:13:00Z">
              <w:tcPr>
                <w:tcW w:w="2649" w:type="dxa"/>
                <w:vAlign w:val="center"/>
              </w:tcPr>
            </w:tcPrChange>
          </w:tcPr>
          <w:p w14:paraId="7926EB0D" w14:textId="77777777" w:rsidR="00B41A12" w:rsidRPr="00891AA7" w:rsidRDefault="00B41A12" w:rsidP="00B41A12">
            <w:pPr>
              <w:pStyle w:val="a5"/>
              <w:spacing w:line="280" w:lineRule="atLeast"/>
              <w:ind w:leftChars="0" w:left="0"/>
              <w:jc w:val="center"/>
              <w:rPr>
                <w:sz w:val="20"/>
                <w:szCs w:val="20"/>
              </w:rPr>
            </w:pPr>
            <w:ins w:id="296" w:author="junkyo.shim" w:date="2021-08-31T15:13:00Z">
              <w:r w:rsidRPr="00933FE9">
                <w:rPr>
                  <w:rFonts w:hint="eastAsia"/>
                  <w:sz w:val="20"/>
                  <w:szCs w:val="20"/>
                </w:rPr>
                <w:t>X</w:t>
              </w:r>
            </w:ins>
            <w:del w:id="297" w:author="junkyo.shim" w:date="2021-08-31T15:13:00Z">
              <w:r w:rsidRPr="00891AA7" w:rsidDel="007230A8">
                <w:rPr>
                  <w:sz w:val="20"/>
                  <w:szCs w:val="20"/>
                </w:rPr>
                <w:delText>×</w:delText>
              </w:r>
            </w:del>
          </w:p>
        </w:tc>
      </w:tr>
      <w:tr w:rsidR="00B41A12" w:rsidRPr="00891AA7" w14:paraId="1151136D"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298"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299" w:author="junkyo.shim" w:date="2021-08-31T15:13:00Z">
            <w:trPr>
              <w:trHeight w:val="340"/>
            </w:trPr>
          </w:trPrChange>
        </w:trPr>
        <w:tc>
          <w:tcPr>
            <w:tcW w:w="3742" w:type="dxa"/>
            <w:shd w:val="clear" w:color="auto" w:fill="F2F2F2" w:themeFill="background1" w:themeFillShade="F2"/>
            <w:vAlign w:val="center"/>
            <w:tcPrChange w:id="300" w:author="junkyo.shim" w:date="2021-08-31T15:13:00Z">
              <w:tcPr>
                <w:tcW w:w="3742" w:type="dxa"/>
                <w:shd w:val="clear" w:color="auto" w:fill="F2F2F2" w:themeFill="background1" w:themeFillShade="F2"/>
                <w:vAlign w:val="center"/>
              </w:tcPr>
            </w:tcPrChange>
          </w:tcPr>
          <w:p w14:paraId="5555FCEA" w14:textId="77777777" w:rsidR="00B41A12" w:rsidRPr="00891AA7" w:rsidRDefault="00B41A12" w:rsidP="00B41A12">
            <w:pPr>
              <w:spacing w:line="280" w:lineRule="atLeast"/>
              <w:rPr>
                <w:color w:val="000000"/>
                <w:sz w:val="20"/>
                <w:szCs w:val="20"/>
              </w:rPr>
            </w:pPr>
            <w:r w:rsidRPr="00891AA7">
              <w:rPr>
                <w:color w:val="000000"/>
                <w:sz w:val="20"/>
                <w:szCs w:val="20"/>
              </w:rPr>
              <w:t>천일정공사</w:t>
            </w:r>
          </w:p>
        </w:tc>
        <w:tc>
          <w:tcPr>
            <w:tcW w:w="2255" w:type="dxa"/>
            <w:shd w:val="clear" w:color="auto" w:fill="auto"/>
            <w:vAlign w:val="center"/>
            <w:tcPrChange w:id="301" w:author="junkyo.shim" w:date="2021-08-31T15:13:00Z">
              <w:tcPr>
                <w:tcW w:w="2255" w:type="dxa"/>
                <w:shd w:val="clear" w:color="auto" w:fill="auto"/>
                <w:vAlign w:val="center"/>
              </w:tcPr>
            </w:tcPrChange>
          </w:tcPr>
          <w:p w14:paraId="5ED474AC"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11,687,242,846</w:t>
            </w:r>
          </w:p>
        </w:tc>
        <w:tc>
          <w:tcPr>
            <w:tcW w:w="2649" w:type="dxa"/>
            <w:tcPrChange w:id="302" w:author="junkyo.shim" w:date="2021-08-31T15:13:00Z">
              <w:tcPr>
                <w:tcW w:w="2649" w:type="dxa"/>
                <w:vAlign w:val="center"/>
              </w:tcPr>
            </w:tcPrChange>
          </w:tcPr>
          <w:p w14:paraId="178CD842" w14:textId="77777777" w:rsidR="00B41A12" w:rsidRPr="00891AA7" w:rsidRDefault="00B41A12" w:rsidP="00B41A12">
            <w:pPr>
              <w:pStyle w:val="a5"/>
              <w:spacing w:line="280" w:lineRule="atLeast"/>
              <w:ind w:leftChars="0" w:left="0"/>
              <w:jc w:val="center"/>
              <w:rPr>
                <w:sz w:val="20"/>
                <w:szCs w:val="20"/>
              </w:rPr>
            </w:pPr>
            <w:ins w:id="303" w:author="junkyo.shim" w:date="2021-08-31T15:13:00Z">
              <w:r w:rsidRPr="00933FE9">
                <w:rPr>
                  <w:rFonts w:hint="eastAsia"/>
                  <w:sz w:val="20"/>
                  <w:szCs w:val="20"/>
                </w:rPr>
                <w:t>X</w:t>
              </w:r>
            </w:ins>
            <w:del w:id="304" w:author="junkyo.shim" w:date="2021-08-31T15:13:00Z">
              <w:r w:rsidRPr="00891AA7" w:rsidDel="007230A8">
                <w:rPr>
                  <w:sz w:val="20"/>
                  <w:szCs w:val="20"/>
                </w:rPr>
                <w:delText>×</w:delText>
              </w:r>
            </w:del>
          </w:p>
        </w:tc>
      </w:tr>
      <w:tr w:rsidR="00B41A12" w:rsidRPr="00891AA7" w14:paraId="488BEEB3" w14:textId="77777777" w:rsidTr="00A30FCA">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Change w:id="305" w:author="junkyo.shim" w:date="2021-08-31T15:13:00Z">
            <w:tblPrEx>
              <w:tblW w:w="8646" w:type="dxa"/>
              <w:tblInd w:w="993"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PrEx>
          </w:tblPrExChange>
        </w:tblPrEx>
        <w:trPr>
          <w:trHeight w:val="340"/>
          <w:trPrChange w:id="306" w:author="junkyo.shim" w:date="2021-08-31T15:13:00Z">
            <w:trPr>
              <w:trHeight w:val="340"/>
            </w:trPr>
          </w:trPrChange>
        </w:trPr>
        <w:tc>
          <w:tcPr>
            <w:tcW w:w="3742" w:type="dxa"/>
            <w:shd w:val="clear" w:color="auto" w:fill="F2F2F2" w:themeFill="background1" w:themeFillShade="F2"/>
            <w:vAlign w:val="center"/>
            <w:tcPrChange w:id="307" w:author="junkyo.shim" w:date="2021-08-31T15:13:00Z">
              <w:tcPr>
                <w:tcW w:w="3742" w:type="dxa"/>
                <w:shd w:val="clear" w:color="auto" w:fill="F2F2F2" w:themeFill="background1" w:themeFillShade="F2"/>
                <w:vAlign w:val="center"/>
              </w:tcPr>
            </w:tcPrChange>
          </w:tcPr>
          <w:p w14:paraId="6E62FFF5" w14:textId="77777777" w:rsidR="00B41A12" w:rsidRPr="00891AA7" w:rsidRDefault="00B41A12" w:rsidP="00B41A12">
            <w:pPr>
              <w:spacing w:line="280" w:lineRule="atLeast"/>
              <w:rPr>
                <w:color w:val="000000"/>
                <w:sz w:val="20"/>
                <w:szCs w:val="20"/>
              </w:rPr>
            </w:pPr>
            <w:r w:rsidRPr="00891AA7">
              <w:rPr>
                <w:color w:val="000000"/>
                <w:sz w:val="20"/>
                <w:szCs w:val="20"/>
              </w:rPr>
              <w:t>YEO AIK WOOD SDN BHD</w:t>
            </w:r>
          </w:p>
        </w:tc>
        <w:tc>
          <w:tcPr>
            <w:tcW w:w="2255" w:type="dxa"/>
            <w:shd w:val="clear" w:color="auto" w:fill="auto"/>
            <w:vAlign w:val="center"/>
            <w:tcPrChange w:id="308" w:author="junkyo.shim" w:date="2021-08-31T15:13:00Z">
              <w:tcPr>
                <w:tcW w:w="2255" w:type="dxa"/>
                <w:shd w:val="clear" w:color="auto" w:fill="auto"/>
                <w:vAlign w:val="center"/>
              </w:tcPr>
            </w:tcPrChange>
          </w:tcPr>
          <w:p w14:paraId="67023F28" w14:textId="77777777" w:rsidR="00B41A12" w:rsidRPr="00891AA7" w:rsidRDefault="00B41A12" w:rsidP="00B41A12">
            <w:pPr>
              <w:pStyle w:val="a5"/>
              <w:spacing w:line="280" w:lineRule="atLeast"/>
              <w:ind w:leftChars="0" w:left="0"/>
              <w:jc w:val="right"/>
              <w:rPr>
                <w:sz w:val="20"/>
                <w:szCs w:val="20"/>
              </w:rPr>
            </w:pPr>
            <w:r w:rsidRPr="00891AA7">
              <w:rPr>
                <w:rFonts w:eastAsia="맑은 고딕"/>
                <w:color w:val="000000"/>
                <w:sz w:val="20"/>
                <w:szCs w:val="20"/>
              </w:rPr>
              <w:t>8,296,610,592</w:t>
            </w:r>
          </w:p>
        </w:tc>
        <w:tc>
          <w:tcPr>
            <w:tcW w:w="2649" w:type="dxa"/>
            <w:tcPrChange w:id="309" w:author="junkyo.shim" w:date="2021-08-31T15:13:00Z">
              <w:tcPr>
                <w:tcW w:w="2649" w:type="dxa"/>
                <w:vAlign w:val="center"/>
              </w:tcPr>
            </w:tcPrChange>
          </w:tcPr>
          <w:p w14:paraId="5C3DC3C3" w14:textId="77777777" w:rsidR="00B41A12" w:rsidRPr="00891AA7" w:rsidRDefault="00B41A12" w:rsidP="00B41A12">
            <w:pPr>
              <w:pStyle w:val="a5"/>
              <w:spacing w:line="280" w:lineRule="atLeast"/>
              <w:ind w:leftChars="0" w:left="0"/>
              <w:jc w:val="center"/>
              <w:rPr>
                <w:sz w:val="20"/>
                <w:szCs w:val="20"/>
              </w:rPr>
            </w:pPr>
            <w:ins w:id="310" w:author="junkyo.shim" w:date="2021-08-31T15:13:00Z">
              <w:r w:rsidRPr="00933FE9">
                <w:rPr>
                  <w:rFonts w:hint="eastAsia"/>
                  <w:sz w:val="20"/>
                  <w:szCs w:val="20"/>
                </w:rPr>
                <w:t>X</w:t>
              </w:r>
            </w:ins>
            <w:del w:id="311" w:author="junkyo.shim" w:date="2021-08-31T15:13:00Z">
              <w:r w:rsidRPr="00891AA7" w:rsidDel="007230A8">
                <w:rPr>
                  <w:sz w:val="20"/>
                  <w:szCs w:val="20"/>
                </w:rPr>
                <w:delText>×</w:delText>
              </w:r>
            </w:del>
          </w:p>
        </w:tc>
      </w:tr>
    </w:tbl>
    <w:p w14:paraId="3B512138" w14:textId="77777777" w:rsidR="00026A7E" w:rsidRDefault="00026A7E" w:rsidP="00026A7E">
      <w:pPr>
        <w:pStyle w:val="a5"/>
        <w:spacing w:after="240"/>
        <w:ind w:leftChars="0" w:left="907"/>
        <w:rPr>
          <w:b/>
          <w:szCs w:val="22"/>
        </w:rPr>
      </w:pPr>
    </w:p>
    <w:p w14:paraId="3274332B" w14:textId="77777777" w:rsidR="00026A7E" w:rsidRPr="006F1F16" w:rsidRDefault="00026A7E" w:rsidP="00026A7E">
      <w:pPr>
        <w:pStyle w:val="a5"/>
        <w:numPr>
          <w:ilvl w:val="0"/>
          <w:numId w:val="119"/>
        </w:numPr>
        <w:spacing w:after="240"/>
        <w:ind w:leftChars="0"/>
        <w:rPr>
          <w:b/>
          <w:szCs w:val="22"/>
        </w:rPr>
      </w:pPr>
      <w:r w:rsidRPr="006F1F16">
        <w:rPr>
          <w:b/>
          <w:szCs w:val="22"/>
        </w:rPr>
        <w:t>분석</w:t>
      </w:r>
    </w:p>
    <w:p w14:paraId="2EDBB996" w14:textId="77777777" w:rsidR="00026A7E" w:rsidRPr="00CB2B3F" w:rsidRDefault="00026A7E" w:rsidP="00026A7E">
      <w:pPr>
        <w:pStyle w:val="a5"/>
        <w:spacing w:after="240"/>
        <w:ind w:leftChars="0" w:left="907"/>
        <w:rPr>
          <w:snapToGrid w:val="0"/>
          <w:szCs w:val="22"/>
        </w:rPr>
      </w:pPr>
      <w:r w:rsidRPr="00CB2B3F">
        <w:rPr>
          <w:snapToGrid w:val="0"/>
          <w:szCs w:val="22"/>
        </w:rPr>
        <w:t>위</w:t>
      </w:r>
      <w:r w:rsidRPr="00CB2B3F">
        <w:rPr>
          <w:snapToGrid w:val="0"/>
          <w:szCs w:val="22"/>
        </w:rPr>
        <w:t xml:space="preserve"> </w:t>
      </w:r>
      <w:r w:rsidRPr="00CB2B3F">
        <w:rPr>
          <w:snapToGrid w:val="0"/>
          <w:szCs w:val="22"/>
        </w:rPr>
        <w:t>각주요</w:t>
      </w:r>
      <w:r w:rsidRPr="00CB2B3F">
        <w:rPr>
          <w:snapToGrid w:val="0"/>
          <w:szCs w:val="22"/>
        </w:rPr>
        <w:t xml:space="preserve"> </w:t>
      </w:r>
      <w:r w:rsidRPr="00CB2B3F">
        <w:rPr>
          <w:snapToGrid w:val="0"/>
          <w:szCs w:val="22"/>
        </w:rPr>
        <w:t>매입계약</w:t>
      </w:r>
      <w:r w:rsidRPr="00CB2B3F">
        <w:rPr>
          <w:snapToGrid w:val="0"/>
          <w:szCs w:val="22"/>
        </w:rPr>
        <w:t xml:space="preserve"> </w:t>
      </w:r>
      <w:r w:rsidRPr="00CB2B3F">
        <w:rPr>
          <w:snapToGrid w:val="0"/>
          <w:szCs w:val="22"/>
        </w:rPr>
        <w:t>중</w:t>
      </w:r>
      <w:r w:rsidRPr="00CB2B3F">
        <w:rPr>
          <w:snapToGrid w:val="0"/>
          <w:szCs w:val="22"/>
        </w:rPr>
        <w:t xml:space="preserve"> </w:t>
      </w:r>
      <w:r w:rsidRPr="00CB2B3F">
        <w:rPr>
          <w:snapToGrid w:val="0"/>
          <w:szCs w:val="22"/>
        </w:rPr>
        <w:t>대상회사가</w:t>
      </w:r>
      <w:r w:rsidRPr="00CB2B3F">
        <w:rPr>
          <w:snapToGrid w:val="0"/>
          <w:szCs w:val="22"/>
        </w:rPr>
        <w:t xml:space="preserve"> Metro Particle Co., Ltd. </w:t>
      </w:r>
      <w:r w:rsidRPr="00CB2B3F">
        <w:rPr>
          <w:snapToGrid w:val="0"/>
          <w:szCs w:val="22"/>
        </w:rPr>
        <w:t>및</w:t>
      </w:r>
      <w:r w:rsidRPr="00CB2B3F">
        <w:rPr>
          <w:snapToGrid w:val="0"/>
          <w:szCs w:val="22"/>
        </w:rPr>
        <w:t xml:space="preserve"> </w:t>
      </w:r>
      <w:r w:rsidRPr="00CB2B3F">
        <w:rPr>
          <w:snapToGrid w:val="0"/>
          <w:szCs w:val="22"/>
        </w:rPr>
        <w:t>㈜해인산업과</w:t>
      </w:r>
      <w:r w:rsidRPr="00CB2B3F">
        <w:rPr>
          <w:snapToGrid w:val="0"/>
          <w:szCs w:val="22"/>
        </w:rPr>
        <w:t xml:space="preserve"> </w:t>
      </w:r>
      <w:r w:rsidRPr="00CB2B3F">
        <w:rPr>
          <w:snapToGrid w:val="0"/>
          <w:szCs w:val="22"/>
        </w:rPr>
        <w:t>체결한</w:t>
      </w:r>
      <w:r w:rsidRPr="00CB2B3F">
        <w:rPr>
          <w:snapToGrid w:val="0"/>
          <w:szCs w:val="22"/>
        </w:rPr>
        <w:t xml:space="preserve"> </w:t>
      </w:r>
      <w:r w:rsidRPr="00CB2B3F">
        <w:rPr>
          <w:snapToGrid w:val="0"/>
          <w:szCs w:val="22"/>
        </w:rPr>
        <w:t>매입계약</w:t>
      </w:r>
      <w:r w:rsidRPr="00CB2B3F">
        <w:rPr>
          <w:snapToGrid w:val="0"/>
          <w:szCs w:val="22"/>
        </w:rPr>
        <w:t xml:space="preserve"> </w:t>
      </w:r>
      <w:r w:rsidRPr="00CB2B3F">
        <w:rPr>
          <w:snapToGrid w:val="0"/>
          <w:szCs w:val="22"/>
        </w:rPr>
        <w:t>외에</w:t>
      </w:r>
      <w:r w:rsidRPr="00CB2B3F">
        <w:rPr>
          <w:snapToGrid w:val="0"/>
          <w:szCs w:val="22"/>
        </w:rPr>
        <w:t xml:space="preserve"> </w:t>
      </w:r>
      <w:r w:rsidRPr="00CB2B3F">
        <w:rPr>
          <w:snapToGrid w:val="0"/>
          <w:szCs w:val="22"/>
        </w:rPr>
        <w:t>매입계약서가</w:t>
      </w:r>
      <w:r w:rsidRPr="00CB2B3F">
        <w:rPr>
          <w:snapToGrid w:val="0"/>
          <w:szCs w:val="22"/>
        </w:rPr>
        <w:t xml:space="preserve"> </w:t>
      </w:r>
      <w:r w:rsidRPr="00CB2B3F">
        <w:rPr>
          <w:snapToGrid w:val="0"/>
          <w:szCs w:val="22"/>
        </w:rPr>
        <w:t>제공되지</w:t>
      </w:r>
      <w:r w:rsidRPr="00CB2B3F">
        <w:rPr>
          <w:snapToGrid w:val="0"/>
          <w:szCs w:val="22"/>
        </w:rPr>
        <w:t xml:space="preserve"> </w:t>
      </w:r>
      <w:r w:rsidRPr="00CB2B3F">
        <w:rPr>
          <w:snapToGrid w:val="0"/>
          <w:szCs w:val="22"/>
        </w:rPr>
        <w:t>않음</w:t>
      </w:r>
      <w:r w:rsidRPr="00CB2B3F">
        <w:rPr>
          <w:snapToGrid w:val="0"/>
          <w:szCs w:val="22"/>
        </w:rPr>
        <w:t xml:space="preserve">. </w:t>
      </w:r>
    </w:p>
    <w:p w14:paraId="3E6B757A" w14:textId="77777777" w:rsidR="00026A7E" w:rsidRPr="00CB2B3F" w:rsidRDefault="00026A7E" w:rsidP="00026A7E">
      <w:pPr>
        <w:pStyle w:val="a5"/>
        <w:spacing w:after="240"/>
        <w:ind w:leftChars="0" w:left="907"/>
        <w:rPr>
          <w:snapToGrid w:val="0"/>
          <w:szCs w:val="22"/>
        </w:rPr>
      </w:pPr>
      <w:r w:rsidRPr="00CB2B3F">
        <w:rPr>
          <w:snapToGrid w:val="0"/>
          <w:szCs w:val="22"/>
        </w:rPr>
        <w:t>제공된</w:t>
      </w:r>
      <w:r w:rsidRPr="00CB2B3F">
        <w:rPr>
          <w:snapToGrid w:val="0"/>
          <w:szCs w:val="22"/>
        </w:rPr>
        <w:t xml:space="preserve"> </w:t>
      </w:r>
      <w:r w:rsidRPr="00CB2B3F">
        <w:rPr>
          <w:snapToGrid w:val="0"/>
          <w:szCs w:val="22"/>
        </w:rPr>
        <w:t>자료에</w:t>
      </w:r>
      <w:r w:rsidRPr="00CB2B3F">
        <w:rPr>
          <w:snapToGrid w:val="0"/>
          <w:szCs w:val="22"/>
        </w:rPr>
        <w:t xml:space="preserve"> </w:t>
      </w:r>
      <w:r w:rsidRPr="00CB2B3F">
        <w:rPr>
          <w:snapToGrid w:val="0"/>
          <w:szCs w:val="22"/>
        </w:rPr>
        <w:t>따르면</w:t>
      </w:r>
      <w:r w:rsidRPr="00CB2B3F">
        <w:rPr>
          <w:snapToGrid w:val="0"/>
          <w:szCs w:val="22"/>
        </w:rPr>
        <w:t xml:space="preserve">, </w:t>
      </w:r>
      <w:r w:rsidRPr="00CB2B3F">
        <w:rPr>
          <w:snapToGrid w:val="0"/>
          <w:szCs w:val="22"/>
        </w:rPr>
        <w:t>대상회사에게</w:t>
      </w:r>
      <w:r w:rsidRPr="00CB2B3F">
        <w:rPr>
          <w:snapToGrid w:val="0"/>
          <w:szCs w:val="22"/>
        </w:rPr>
        <w:t xml:space="preserve"> </w:t>
      </w:r>
      <w:r w:rsidRPr="00CB2B3F">
        <w:rPr>
          <w:snapToGrid w:val="0"/>
          <w:szCs w:val="22"/>
        </w:rPr>
        <w:t>물품의</w:t>
      </w:r>
      <w:r w:rsidRPr="00CB2B3F">
        <w:rPr>
          <w:snapToGrid w:val="0"/>
          <w:szCs w:val="22"/>
        </w:rPr>
        <w:t xml:space="preserve"> </w:t>
      </w:r>
      <w:r w:rsidRPr="00CB2B3F">
        <w:rPr>
          <w:snapToGrid w:val="0"/>
          <w:szCs w:val="22"/>
        </w:rPr>
        <w:t>최소구매의무를</w:t>
      </w:r>
      <w:r w:rsidRPr="00CB2B3F">
        <w:rPr>
          <w:snapToGrid w:val="0"/>
          <w:szCs w:val="22"/>
        </w:rPr>
        <w:t xml:space="preserve"> </w:t>
      </w:r>
      <w:r w:rsidRPr="00CB2B3F">
        <w:rPr>
          <w:snapToGrid w:val="0"/>
          <w:szCs w:val="22"/>
        </w:rPr>
        <w:t>정하고</w:t>
      </w:r>
      <w:r w:rsidRPr="00CB2B3F">
        <w:rPr>
          <w:snapToGrid w:val="0"/>
          <w:szCs w:val="22"/>
        </w:rPr>
        <w:t xml:space="preserve"> </w:t>
      </w:r>
      <w:r w:rsidRPr="00CB2B3F">
        <w:rPr>
          <w:snapToGrid w:val="0"/>
          <w:szCs w:val="22"/>
        </w:rPr>
        <w:t>있는</w:t>
      </w:r>
      <w:r w:rsidRPr="00CB2B3F">
        <w:rPr>
          <w:snapToGrid w:val="0"/>
          <w:szCs w:val="22"/>
        </w:rPr>
        <w:t xml:space="preserve"> </w:t>
      </w:r>
      <w:r w:rsidRPr="00CB2B3F">
        <w:rPr>
          <w:snapToGrid w:val="0"/>
          <w:szCs w:val="22"/>
        </w:rPr>
        <w:t>조항은</w:t>
      </w:r>
      <w:r w:rsidRPr="00CB2B3F">
        <w:rPr>
          <w:snapToGrid w:val="0"/>
          <w:szCs w:val="22"/>
        </w:rPr>
        <w:t xml:space="preserve"> </w:t>
      </w:r>
      <w:r w:rsidRPr="00CB2B3F">
        <w:rPr>
          <w:snapToGrid w:val="0"/>
          <w:szCs w:val="22"/>
        </w:rPr>
        <w:t>없음</w:t>
      </w:r>
      <w:r w:rsidRPr="00CB2B3F">
        <w:rPr>
          <w:snapToGrid w:val="0"/>
          <w:szCs w:val="22"/>
        </w:rPr>
        <w:t xml:space="preserve">. </w:t>
      </w:r>
      <w:r w:rsidRPr="00CB2B3F">
        <w:rPr>
          <w:snapToGrid w:val="0"/>
          <w:szCs w:val="22"/>
        </w:rPr>
        <w:t>기타</w:t>
      </w:r>
      <w:r w:rsidRPr="00CB2B3F">
        <w:rPr>
          <w:snapToGrid w:val="0"/>
          <w:szCs w:val="22"/>
        </w:rPr>
        <w:t xml:space="preserve"> </w:t>
      </w:r>
      <w:r w:rsidRPr="00CB2B3F">
        <w:rPr>
          <w:snapToGrid w:val="0"/>
          <w:szCs w:val="22"/>
        </w:rPr>
        <w:t>제공된</w:t>
      </w:r>
      <w:r w:rsidRPr="00CB2B3F">
        <w:rPr>
          <w:snapToGrid w:val="0"/>
          <w:szCs w:val="22"/>
        </w:rPr>
        <w:t xml:space="preserve"> </w:t>
      </w:r>
      <w:r w:rsidRPr="00CB2B3F">
        <w:rPr>
          <w:snapToGrid w:val="0"/>
          <w:szCs w:val="22"/>
        </w:rPr>
        <w:t>매입계약상</w:t>
      </w:r>
      <w:r w:rsidRPr="00CB2B3F">
        <w:rPr>
          <w:snapToGrid w:val="0"/>
          <w:szCs w:val="22"/>
        </w:rPr>
        <w:t xml:space="preserve">CoC </w:t>
      </w:r>
      <w:r w:rsidRPr="00CB2B3F">
        <w:rPr>
          <w:snapToGrid w:val="0"/>
          <w:szCs w:val="22"/>
        </w:rPr>
        <w:t>및</w:t>
      </w:r>
      <w:r w:rsidRPr="00CB2B3F">
        <w:rPr>
          <w:snapToGrid w:val="0"/>
          <w:szCs w:val="22"/>
        </w:rPr>
        <w:t xml:space="preserve"> </w:t>
      </w:r>
      <w:r w:rsidRPr="00CB2B3F">
        <w:rPr>
          <w:snapToGrid w:val="0"/>
          <w:szCs w:val="22"/>
        </w:rPr>
        <w:t>계약의</w:t>
      </w:r>
      <w:r w:rsidRPr="00CB2B3F">
        <w:rPr>
          <w:snapToGrid w:val="0"/>
          <w:szCs w:val="22"/>
        </w:rPr>
        <w:t xml:space="preserve"> </w:t>
      </w:r>
      <w:r w:rsidRPr="00CB2B3F">
        <w:rPr>
          <w:snapToGrid w:val="0"/>
          <w:szCs w:val="22"/>
        </w:rPr>
        <w:t>임의해지권을</w:t>
      </w:r>
      <w:r w:rsidRPr="00CB2B3F">
        <w:rPr>
          <w:snapToGrid w:val="0"/>
          <w:szCs w:val="22"/>
        </w:rPr>
        <w:t xml:space="preserve"> </w:t>
      </w:r>
      <w:r w:rsidRPr="00CB2B3F">
        <w:rPr>
          <w:snapToGrid w:val="0"/>
          <w:szCs w:val="22"/>
        </w:rPr>
        <w:t>정하고</w:t>
      </w:r>
      <w:r w:rsidRPr="00CB2B3F">
        <w:rPr>
          <w:snapToGrid w:val="0"/>
          <w:szCs w:val="22"/>
        </w:rPr>
        <w:t xml:space="preserve"> </w:t>
      </w:r>
      <w:r w:rsidRPr="00CB2B3F">
        <w:rPr>
          <w:snapToGrid w:val="0"/>
          <w:szCs w:val="22"/>
        </w:rPr>
        <w:t>있는</w:t>
      </w:r>
      <w:r w:rsidRPr="00CB2B3F">
        <w:rPr>
          <w:snapToGrid w:val="0"/>
          <w:szCs w:val="22"/>
        </w:rPr>
        <w:t xml:space="preserve"> </w:t>
      </w:r>
      <w:r w:rsidRPr="00CB2B3F">
        <w:rPr>
          <w:snapToGrid w:val="0"/>
          <w:szCs w:val="22"/>
        </w:rPr>
        <w:t>조항은</w:t>
      </w:r>
      <w:r w:rsidRPr="00CB2B3F">
        <w:rPr>
          <w:snapToGrid w:val="0"/>
          <w:szCs w:val="22"/>
        </w:rPr>
        <w:t xml:space="preserve"> </w:t>
      </w:r>
      <w:r w:rsidRPr="00CB2B3F">
        <w:rPr>
          <w:snapToGrid w:val="0"/>
          <w:szCs w:val="22"/>
        </w:rPr>
        <w:t>없고</w:t>
      </w:r>
      <w:r w:rsidRPr="00CB2B3F">
        <w:rPr>
          <w:snapToGrid w:val="0"/>
          <w:szCs w:val="22"/>
        </w:rPr>
        <w:t xml:space="preserve">, </w:t>
      </w:r>
      <w:r w:rsidRPr="00CB2B3F">
        <w:rPr>
          <w:snapToGrid w:val="0"/>
          <w:szCs w:val="22"/>
        </w:rPr>
        <w:t>계약기간은</w:t>
      </w:r>
      <w:r w:rsidRPr="00CB2B3F">
        <w:rPr>
          <w:snapToGrid w:val="0"/>
          <w:szCs w:val="22"/>
        </w:rPr>
        <w:t xml:space="preserve"> </w:t>
      </w:r>
      <w:r w:rsidRPr="00CB2B3F">
        <w:rPr>
          <w:snapToGrid w:val="0"/>
          <w:szCs w:val="22"/>
        </w:rPr>
        <w:t>당사자가</w:t>
      </w:r>
      <w:r w:rsidRPr="00CB2B3F">
        <w:rPr>
          <w:snapToGrid w:val="0"/>
          <w:szCs w:val="22"/>
        </w:rPr>
        <w:t xml:space="preserve"> </w:t>
      </w:r>
      <w:r w:rsidRPr="00CB2B3F">
        <w:rPr>
          <w:snapToGrid w:val="0"/>
          <w:szCs w:val="22"/>
        </w:rPr>
        <w:t>협의한</w:t>
      </w:r>
      <w:r w:rsidRPr="00CB2B3F">
        <w:rPr>
          <w:snapToGrid w:val="0"/>
          <w:szCs w:val="22"/>
        </w:rPr>
        <w:t xml:space="preserve"> </w:t>
      </w:r>
      <w:r w:rsidRPr="00CB2B3F">
        <w:rPr>
          <w:snapToGrid w:val="0"/>
          <w:szCs w:val="22"/>
        </w:rPr>
        <w:t>납기에</w:t>
      </w:r>
      <w:r w:rsidRPr="00CB2B3F">
        <w:rPr>
          <w:snapToGrid w:val="0"/>
          <w:szCs w:val="22"/>
        </w:rPr>
        <w:t xml:space="preserve"> </w:t>
      </w:r>
      <w:r w:rsidRPr="00CB2B3F">
        <w:rPr>
          <w:snapToGrid w:val="0"/>
          <w:szCs w:val="22"/>
        </w:rPr>
        <w:t>물품을</w:t>
      </w:r>
      <w:r w:rsidRPr="00CB2B3F">
        <w:rPr>
          <w:snapToGrid w:val="0"/>
          <w:szCs w:val="22"/>
        </w:rPr>
        <w:t xml:space="preserve"> </w:t>
      </w:r>
      <w:r w:rsidRPr="00CB2B3F">
        <w:rPr>
          <w:snapToGrid w:val="0"/>
          <w:szCs w:val="22"/>
        </w:rPr>
        <w:t>납품해야</w:t>
      </w:r>
      <w:r w:rsidRPr="00CB2B3F">
        <w:rPr>
          <w:snapToGrid w:val="0"/>
          <w:szCs w:val="22"/>
        </w:rPr>
        <w:t xml:space="preserve"> </w:t>
      </w:r>
      <w:r w:rsidRPr="00CB2B3F">
        <w:rPr>
          <w:snapToGrid w:val="0"/>
          <w:szCs w:val="22"/>
        </w:rPr>
        <w:t>하며</w:t>
      </w:r>
      <w:r w:rsidRPr="00CB2B3F">
        <w:rPr>
          <w:snapToGrid w:val="0"/>
          <w:szCs w:val="22"/>
        </w:rPr>
        <w:t xml:space="preserve"> </w:t>
      </w:r>
      <w:r w:rsidRPr="00CB2B3F">
        <w:rPr>
          <w:snapToGrid w:val="0"/>
          <w:szCs w:val="22"/>
        </w:rPr>
        <w:t>자동갱신</w:t>
      </w:r>
      <w:r w:rsidRPr="00CB2B3F">
        <w:rPr>
          <w:snapToGrid w:val="0"/>
          <w:szCs w:val="22"/>
        </w:rPr>
        <w:t xml:space="preserve"> </w:t>
      </w:r>
      <w:r w:rsidRPr="00CB2B3F">
        <w:rPr>
          <w:snapToGrid w:val="0"/>
          <w:szCs w:val="22"/>
        </w:rPr>
        <w:t>조항은</w:t>
      </w:r>
      <w:r w:rsidRPr="00CB2B3F">
        <w:rPr>
          <w:snapToGrid w:val="0"/>
          <w:szCs w:val="22"/>
        </w:rPr>
        <w:t xml:space="preserve"> </w:t>
      </w:r>
      <w:r w:rsidRPr="00CB2B3F">
        <w:rPr>
          <w:snapToGrid w:val="0"/>
          <w:szCs w:val="22"/>
        </w:rPr>
        <w:t>없음</w:t>
      </w:r>
      <w:r w:rsidRPr="00CB2B3F">
        <w:rPr>
          <w:snapToGrid w:val="0"/>
          <w:szCs w:val="22"/>
        </w:rPr>
        <w:t>.</w:t>
      </w:r>
    </w:p>
    <w:p w14:paraId="3B8695D3" w14:textId="77777777" w:rsidR="00026A7E" w:rsidRPr="00CB2B3F" w:rsidRDefault="00026A7E" w:rsidP="00026A7E">
      <w:pPr>
        <w:pStyle w:val="a5"/>
        <w:ind w:leftChars="0" w:left="454"/>
        <w:rPr>
          <w:snapToGrid w:val="0"/>
          <w:szCs w:val="22"/>
        </w:rPr>
      </w:pPr>
    </w:p>
    <w:p w14:paraId="352E8496" w14:textId="77777777" w:rsidR="00026A7E" w:rsidRDefault="00026A7E" w:rsidP="00026A7E">
      <w:pPr>
        <w:pStyle w:val="a5"/>
        <w:numPr>
          <w:ilvl w:val="0"/>
          <w:numId w:val="53"/>
        </w:numPr>
        <w:spacing w:before="240" w:after="240"/>
        <w:ind w:leftChars="0"/>
        <w:outlineLvl w:val="1"/>
        <w:rPr>
          <w:b/>
          <w:szCs w:val="22"/>
        </w:rPr>
      </w:pPr>
      <w:r>
        <w:rPr>
          <w:rFonts w:hint="eastAsia"/>
          <w:b/>
          <w:szCs w:val="22"/>
        </w:rPr>
        <w:t>기타</w:t>
      </w:r>
      <w:r>
        <w:rPr>
          <w:rFonts w:hint="eastAsia"/>
          <w:b/>
          <w:szCs w:val="22"/>
        </w:rPr>
        <w:t xml:space="preserve"> </w:t>
      </w:r>
      <w:r>
        <w:rPr>
          <w:rFonts w:hint="eastAsia"/>
          <w:b/>
          <w:szCs w:val="22"/>
        </w:rPr>
        <w:t>계약</w:t>
      </w:r>
    </w:p>
    <w:p w14:paraId="54A14C87" w14:textId="77777777" w:rsidR="00026A7E" w:rsidRPr="00605A6D" w:rsidRDefault="00026A7E" w:rsidP="00026A7E">
      <w:pPr>
        <w:pStyle w:val="a5"/>
        <w:numPr>
          <w:ilvl w:val="0"/>
          <w:numId w:val="120"/>
        </w:numPr>
        <w:spacing w:after="240"/>
        <w:ind w:leftChars="0"/>
        <w:rPr>
          <w:b/>
          <w:szCs w:val="22"/>
        </w:rPr>
      </w:pPr>
      <w:r w:rsidRPr="00605A6D">
        <w:rPr>
          <w:b/>
          <w:szCs w:val="22"/>
        </w:rPr>
        <w:t>삼성전자</w:t>
      </w:r>
      <w:r w:rsidRPr="00605A6D">
        <w:rPr>
          <w:b/>
          <w:szCs w:val="22"/>
        </w:rPr>
        <w:t xml:space="preserve"> </w:t>
      </w:r>
      <w:r w:rsidRPr="00605A6D">
        <w:rPr>
          <w:b/>
          <w:szCs w:val="22"/>
        </w:rPr>
        <w:t>주식회사</w:t>
      </w:r>
      <w:r w:rsidRPr="00605A6D">
        <w:rPr>
          <w:b/>
          <w:szCs w:val="22"/>
        </w:rPr>
        <w:t>(</w:t>
      </w:r>
      <w:r w:rsidRPr="00605A6D">
        <w:rPr>
          <w:b/>
          <w:szCs w:val="22"/>
        </w:rPr>
        <w:t>이하</w:t>
      </w:r>
      <w:r w:rsidRPr="00605A6D">
        <w:rPr>
          <w:b/>
          <w:szCs w:val="22"/>
        </w:rPr>
        <w:t xml:space="preserve"> “</w:t>
      </w:r>
      <w:r w:rsidRPr="00605A6D">
        <w:rPr>
          <w:b/>
          <w:szCs w:val="22"/>
        </w:rPr>
        <w:t>삼성전자</w:t>
      </w:r>
      <w:r w:rsidRPr="00605A6D">
        <w:rPr>
          <w:b/>
          <w:szCs w:val="22"/>
        </w:rPr>
        <w:t>”)</w:t>
      </w:r>
      <w:r w:rsidRPr="00605A6D">
        <w:rPr>
          <w:b/>
          <w:szCs w:val="22"/>
        </w:rPr>
        <w:t>와의</w:t>
      </w:r>
      <w:r w:rsidRPr="00605A6D">
        <w:rPr>
          <w:b/>
          <w:szCs w:val="22"/>
        </w:rPr>
        <w:t xml:space="preserve"> </w:t>
      </w:r>
      <w:r w:rsidRPr="00605A6D">
        <w:rPr>
          <w:b/>
          <w:szCs w:val="22"/>
        </w:rPr>
        <w:t>양해각서</w:t>
      </w:r>
      <w:r w:rsidRPr="00605A6D">
        <w:rPr>
          <w:b/>
          <w:szCs w:val="22"/>
        </w:rPr>
        <w:t xml:space="preserve"> </w:t>
      </w:r>
      <w:r w:rsidRPr="00605A6D">
        <w:rPr>
          <w:b/>
          <w:szCs w:val="22"/>
        </w:rPr>
        <w:t>및</w:t>
      </w:r>
      <w:r w:rsidRPr="00605A6D">
        <w:rPr>
          <w:b/>
          <w:szCs w:val="22"/>
        </w:rPr>
        <w:t xml:space="preserve"> </w:t>
      </w:r>
      <w:r w:rsidRPr="00605A6D">
        <w:rPr>
          <w:b/>
          <w:szCs w:val="22"/>
        </w:rPr>
        <w:t>마케팅</w:t>
      </w:r>
      <w:r w:rsidRPr="00605A6D">
        <w:rPr>
          <w:b/>
          <w:szCs w:val="22"/>
        </w:rPr>
        <w:t xml:space="preserve"> </w:t>
      </w:r>
      <w:r w:rsidRPr="00605A6D">
        <w:rPr>
          <w:b/>
          <w:szCs w:val="22"/>
        </w:rPr>
        <w:t>합의서</w:t>
      </w:r>
    </w:p>
    <w:p w14:paraId="4B01AF4F" w14:textId="77777777" w:rsidR="00026A7E" w:rsidRPr="00540BE3" w:rsidRDefault="00026A7E" w:rsidP="00026A7E">
      <w:pPr>
        <w:pStyle w:val="a5"/>
        <w:numPr>
          <w:ilvl w:val="0"/>
          <w:numId w:val="112"/>
        </w:numPr>
        <w:spacing w:after="240"/>
        <w:ind w:leftChars="0"/>
        <w:rPr>
          <w:b/>
          <w:szCs w:val="22"/>
        </w:rPr>
      </w:pPr>
      <w:r w:rsidRPr="00540BE3">
        <w:rPr>
          <w:b/>
          <w:szCs w:val="22"/>
        </w:rPr>
        <w:t>주요내용</w:t>
      </w:r>
    </w:p>
    <w:p w14:paraId="1AAF427E" w14:textId="77777777" w:rsidR="00026A7E" w:rsidRPr="00605A6D" w:rsidRDefault="00026A7E" w:rsidP="00026A7E">
      <w:pPr>
        <w:pStyle w:val="a5"/>
        <w:spacing w:after="240"/>
        <w:ind w:leftChars="0" w:left="1361"/>
        <w:rPr>
          <w:szCs w:val="22"/>
        </w:rPr>
      </w:pPr>
      <w:r w:rsidRPr="00605A6D">
        <w:rPr>
          <w:szCs w:val="22"/>
        </w:rPr>
        <w:t>2020</w:t>
      </w:r>
      <w:r w:rsidRPr="00605A6D">
        <w:rPr>
          <w:szCs w:val="22"/>
        </w:rPr>
        <w:t>년</w:t>
      </w:r>
      <w:r w:rsidRPr="00605A6D">
        <w:rPr>
          <w:szCs w:val="22"/>
        </w:rPr>
        <w:t xml:space="preserve"> 9</w:t>
      </w:r>
      <w:r w:rsidRPr="00605A6D">
        <w:rPr>
          <w:szCs w:val="22"/>
        </w:rPr>
        <w:t>월</w:t>
      </w:r>
      <w:r w:rsidRPr="00605A6D">
        <w:rPr>
          <w:szCs w:val="22"/>
        </w:rPr>
        <w:t xml:space="preserve"> 4</w:t>
      </w:r>
      <w:r w:rsidRPr="00605A6D">
        <w:rPr>
          <w:szCs w:val="22"/>
        </w:rPr>
        <w:t>일</w:t>
      </w:r>
      <w:r w:rsidRPr="00605A6D">
        <w:rPr>
          <w:szCs w:val="22"/>
        </w:rPr>
        <w:t xml:space="preserve"> </w:t>
      </w:r>
      <w:r w:rsidRPr="00605A6D">
        <w:rPr>
          <w:szCs w:val="22"/>
        </w:rPr>
        <w:t>대상회사와</w:t>
      </w:r>
      <w:r w:rsidRPr="00605A6D">
        <w:rPr>
          <w:szCs w:val="22"/>
        </w:rPr>
        <w:t xml:space="preserve"> </w:t>
      </w:r>
      <w:r w:rsidRPr="00605A6D">
        <w:rPr>
          <w:szCs w:val="22"/>
        </w:rPr>
        <w:t>삼성전자는</w:t>
      </w:r>
      <w:r w:rsidRPr="00605A6D">
        <w:rPr>
          <w:szCs w:val="22"/>
        </w:rPr>
        <w:t xml:space="preserve"> </w:t>
      </w:r>
      <w:r w:rsidRPr="00605A6D">
        <w:rPr>
          <w:szCs w:val="22"/>
        </w:rPr>
        <w:t>업종간</w:t>
      </w:r>
      <w:r w:rsidRPr="00605A6D">
        <w:rPr>
          <w:szCs w:val="22"/>
        </w:rPr>
        <w:t xml:space="preserve"> </w:t>
      </w:r>
      <w:r w:rsidRPr="00605A6D">
        <w:rPr>
          <w:szCs w:val="22"/>
        </w:rPr>
        <w:t>제휴를</w:t>
      </w:r>
      <w:r w:rsidRPr="00605A6D">
        <w:rPr>
          <w:szCs w:val="22"/>
        </w:rPr>
        <w:t xml:space="preserve"> </w:t>
      </w:r>
      <w:r w:rsidRPr="00605A6D">
        <w:rPr>
          <w:szCs w:val="22"/>
        </w:rPr>
        <w:t>위해</w:t>
      </w:r>
      <w:r w:rsidRPr="00605A6D">
        <w:rPr>
          <w:szCs w:val="22"/>
        </w:rPr>
        <w:t xml:space="preserve"> </w:t>
      </w:r>
      <w:r w:rsidRPr="00605A6D">
        <w:rPr>
          <w:rFonts w:hint="eastAsia"/>
          <w:szCs w:val="22"/>
        </w:rPr>
        <w:t>양해각서</w:t>
      </w:r>
      <w:r w:rsidRPr="00605A6D">
        <w:rPr>
          <w:rFonts w:hint="eastAsia"/>
          <w:szCs w:val="22"/>
        </w:rPr>
        <w:t xml:space="preserve"> </w:t>
      </w:r>
      <w:r w:rsidRPr="00605A6D">
        <w:rPr>
          <w:rFonts w:hint="eastAsia"/>
          <w:szCs w:val="22"/>
        </w:rPr>
        <w:t>및</w:t>
      </w:r>
      <w:r w:rsidRPr="00605A6D">
        <w:rPr>
          <w:rFonts w:hint="eastAsia"/>
          <w:szCs w:val="22"/>
        </w:rPr>
        <w:t xml:space="preserve"> </w:t>
      </w:r>
      <w:r w:rsidRPr="00605A6D">
        <w:rPr>
          <w:rFonts w:hint="eastAsia"/>
          <w:szCs w:val="22"/>
        </w:rPr>
        <w:t>마케팅</w:t>
      </w:r>
      <w:r w:rsidRPr="00605A6D">
        <w:rPr>
          <w:rFonts w:hint="eastAsia"/>
          <w:szCs w:val="22"/>
        </w:rPr>
        <w:t xml:space="preserve"> </w:t>
      </w:r>
      <w:r w:rsidRPr="00605A6D">
        <w:rPr>
          <w:rFonts w:hint="eastAsia"/>
          <w:szCs w:val="22"/>
        </w:rPr>
        <w:t>합의서를</w:t>
      </w:r>
      <w:r w:rsidRPr="00605A6D">
        <w:rPr>
          <w:rFonts w:hint="eastAsia"/>
          <w:szCs w:val="22"/>
        </w:rPr>
        <w:t xml:space="preserve"> </w:t>
      </w:r>
      <w:r w:rsidRPr="00605A6D">
        <w:rPr>
          <w:rFonts w:hint="eastAsia"/>
          <w:szCs w:val="22"/>
        </w:rPr>
        <w:t>체결함</w:t>
      </w:r>
      <w:r w:rsidRPr="00605A6D">
        <w:rPr>
          <w:rFonts w:hint="eastAsia"/>
          <w:szCs w:val="22"/>
        </w:rPr>
        <w:t>.</w:t>
      </w:r>
      <w:r w:rsidRPr="00605A6D">
        <w:rPr>
          <w:szCs w:val="22"/>
        </w:rPr>
        <w:t xml:space="preserve"> </w:t>
      </w:r>
      <w:r w:rsidRPr="00605A6D">
        <w:rPr>
          <w:rFonts w:hint="eastAsia"/>
          <w:szCs w:val="22"/>
        </w:rPr>
        <w:t xml:space="preserve"> </w:t>
      </w:r>
      <w:r w:rsidRPr="00605A6D">
        <w:rPr>
          <w:szCs w:val="22"/>
        </w:rPr>
        <w:t xml:space="preserve"> </w:t>
      </w:r>
    </w:p>
    <w:p w14:paraId="5096989D" w14:textId="77777777" w:rsidR="00026A7E" w:rsidRPr="00CB2B3F" w:rsidRDefault="00026A7E" w:rsidP="00026A7E">
      <w:pPr>
        <w:pStyle w:val="a5"/>
        <w:spacing w:after="240"/>
        <w:ind w:leftChars="0" w:left="1361"/>
        <w:rPr>
          <w:szCs w:val="22"/>
        </w:rPr>
      </w:pPr>
      <w:r w:rsidRPr="00CB2B3F">
        <w:rPr>
          <w:szCs w:val="22"/>
        </w:rPr>
        <w:t>BESPOKE</w:t>
      </w:r>
      <w:r w:rsidRPr="00CB2B3F">
        <w:rPr>
          <w:szCs w:val="22"/>
        </w:rPr>
        <w:t>는</w:t>
      </w:r>
      <w:r w:rsidRPr="00CB2B3F">
        <w:rPr>
          <w:szCs w:val="22"/>
        </w:rPr>
        <w:t xml:space="preserve"> </w:t>
      </w:r>
      <w:r w:rsidRPr="00CB2B3F">
        <w:rPr>
          <w:szCs w:val="22"/>
        </w:rPr>
        <w:t>소비자</w:t>
      </w:r>
      <w:r w:rsidRPr="00CB2B3F">
        <w:rPr>
          <w:szCs w:val="22"/>
        </w:rPr>
        <w:t xml:space="preserve"> </w:t>
      </w:r>
      <w:r w:rsidRPr="00CB2B3F">
        <w:rPr>
          <w:szCs w:val="22"/>
        </w:rPr>
        <w:t>맞춤형</w:t>
      </w:r>
      <w:r w:rsidRPr="00CB2B3F">
        <w:rPr>
          <w:szCs w:val="22"/>
        </w:rPr>
        <w:t xml:space="preserve"> </w:t>
      </w:r>
      <w:r w:rsidRPr="00CB2B3F">
        <w:rPr>
          <w:szCs w:val="22"/>
        </w:rPr>
        <w:t>가전을</w:t>
      </w:r>
      <w:r w:rsidRPr="00CB2B3F">
        <w:rPr>
          <w:szCs w:val="22"/>
        </w:rPr>
        <w:t xml:space="preserve"> </w:t>
      </w:r>
      <w:r w:rsidRPr="00CB2B3F">
        <w:rPr>
          <w:szCs w:val="22"/>
        </w:rPr>
        <w:t>제공하는</w:t>
      </w:r>
      <w:r w:rsidRPr="00CB2B3F">
        <w:rPr>
          <w:szCs w:val="22"/>
        </w:rPr>
        <w:t xml:space="preserve"> </w:t>
      </w:r>
      <w:r w:rsidRPr="00CB2B3F">
        <w:rPr>
          <w:szCs w:val="22"/>
        </w:rPr>
        <w:t>것을</w:t>
      </w:r>
      <w:r w:rsidRPr="00CB2B3F">
        <w:rPr>
          <w:szCs w:val="22"/>
        </w:rPr>
        <w:t xml:space="preserve"> </w:t>
      </w:r>
      <w:r w:rsidRPr="00CB2B3F">
        <w:rPr>
          <w:szCs w:val="22"/>
        </w:rPr>
        <w:t>사업전략으로</w:t>
      </w:r>
      <w:r w:rsidRPr="00CB2B3F">
        <w:rPr>
          <w:szCs w:val="22"/>
        </w:rPr>
        <w:t xml:space="preserve"> </w:t>
      </w:r>
      <w:r w:rsidRPr="00CB2B3F">
        <w:rPr>
          <w:szCs w:val="22"/>
        </w:rPr>
        <w:t>하는</w:t>
      </w:r>
      <w:r w:rsidRPr="00CB2B3F">
        <w:rPr>
          <w:szCs w:val="22"/>
        </w:rPr>
        <w:t xml:space="preserve"> </w:t>
      </w:r>
      <w:r w:rsidRPr="00CB2B3F">
        <w:rPr>
          <w:szCs w:val="22"/>
        </w:rPr>
        <w:t>삼성전자의</w:t>
      </w:r>
      <w:r w:rsidRPr="00CB2B3F">
        <w:rPr>
          <w:szCs w:val="22"/>
        </w:rPr>
        <w:t xml:space="preserve"> </w:t>
      </w:r>
      <w:r w:rsidRPr="00CB2B3F">
        <w:rPr>
          <w:szCs w:val="22"/>
        </w:rPr>
        <w:t>가전</w:t>
      </w:r>
      <w:r w:rsidRPr="00CB2B3F">
        <w:rPr>
          <w:szCs w:val="22"/>
        </w:rPr>
        <w:t xml:space="preserve"> </w:t>
      </w:r>
      <w:r w:rsidRPr="00CB2B3F">
        <w:rPr>
          <w:szCs w:val="22"/>
        </w:rPr>
        <w:t>브랜드로</w:t>
      </w:r>
      <w:r w:rsidRPr="00CB2B3F">
        <w:rPr>
          <w:szCs w:val="22"/>
        </w:rPr>
        <w:t xml:space="preserve">, </w:t>
      </w:r>
      <w:r w:rsidRPr="00CB2B3F">
        <w:rPr>
          <w:szCs w:val="22"/>
        </w:rPr>
        <w:t>상기</w:t>
      </w:r>
      <w:r w:rsidRPr="00CB2B3F">
        <w:rPr>
          <w:szCs w:val="22"/>
        </w:rPr>
        <w:t xml:space="preserve"> </w:t>
      </w:r>
      <w:r w:rsidRPr="00CB2B3F">
        <w:rPr>
          <w:szCs w:val="22"/>
        </w:rPr>
        <w:t>제휴계약을</w:t>
      </w:r>
      <w:r w:rsidRPr="00CB2B3F">
        <w:rPr>
          <w:szCs w:val="22"/>
        </w:rPr>
        <w:t xml:space="preserve"> </w:t>
      </w:r>
      <w:r w:rsidRPr="00CB2B3F">
        <w:rPr>
          <w:szCs w:val="22"/>
        </w:rPr>
        <w:t>통해</w:t>
      </w:r>
      <w:r w:rsidRPr="00CB2B3F">
        <w:rPr>
          <w:szCs w:val="22"/>
        </w:rPr>
        <w:t xml:space="preserve"> </w:t>
      </w:r>
      <w:r w:rsidRPr="00CB2B3F">
        <w:rPr>
          <w:szCs w:val="22"/>
        </w:rPr>
        <w:t>대상회사는</w:t>
      </w:r>
      <w:r w:rsidRPr="00CB2B3F">
        <w:rPr>
          <w:szCs w:val="22"/>
        </w:rPr>
        <w:t xml:space="preserve"> </w:t>
      </w:r>
      <w:r w:rsidRPr="00CB2B3F">
        <w:rPr>
          <w:szCs w:val="22"/>
        </w:rPr>
        <w:t>주방가구</w:t>
      </w:r>
      <w:r w:rsidRPr="00CB2B3F">
        <w:rPr>
          <w:szCs w:val="22"/>
        </w:rPr>
        <w:t xml:space="preserve"> </w:t>
      </w:r>
      <w:r w:rsidRPr="00CB2B3F">
        <w:rPr>
          <w:szCs w:val="22"/>
        </w:rPr>
        <w:t>리모델링</w:t>
      </w:r>
      <w:r w:rsidRPr="00CB2B3F">
        <w:rPr>
          <w:szCs w:val="22"/>
        </w:rPr>
        <w:t xml:space="preserve"> </w:t>
      </w:r>
      <w:r w:rsidRPr="00CB2B3F">
        <w:rPr>
          <w:szCs w:val="22"/>
        </w:rPr>
        <w:t>시</w:t>
      </w:r>
      <w:r w:rsidRPr="00CB2B3F">
        <w:rPr>
          <w:szCs w:val="22"/>
        </w:rPr>
        <w:t xml:space="preserve"> </w:t>
      </w:r>
      <w:proofErr w:type="spellStart"/>
      <w:r w:rsidRPr="00CB2B3F">
        <w:rPr>
          <w:szCs w:val="22"/>
        </w:rPr>
        <w:t>비스포크</w:t>
      </w:r>
      <w:proofErr w:type="spellEnd"/>
      <w:r w:rsidRPr="00CB2B3F">
        <w:rPr>
          <w:szCs w:val="22"/>
        </w:rPr>
        <w:t xml:space="preserve"> </w:t>
      </w:r>
      <w:r w:rsidRPr="00CB2B3F">
        <w:rPr>
          <w:szCs w:val="22"/>
        </w:rPr>
        <w:t>냉장고로</w:t>
      </w:r>
      <w:r w:rsidRPr="00CB2B3F">
        <w:rPr>
          <w:szCs w:val="22"/>
        </w:rPr>
        <w:t xml:space="preserve"> </w:t>
      </w:r>
      <w:r w:rsidRPr="00CB2B3F">
        <w:rPr>
          <w:szCs w:val="22"/>
        </w:rPr>
        <w:t>맞춤</w:t>
      </w:r>
      <w:r w:rsidRPr="00CB2B3F">
        <w:rPr>
          <w:szCs w:val="22"/>
        </w:rPr>
        <w:t xml:space="preserve"> </w:t>
      </w:r>
      <w:r w:rsidRPr="00CB2B3F">
        <w:rPr>
          <w:szCs w:val="22"/>
        </w:rPr>
        <w:t>설계</w:t>
      </w:r>
      <w:r w:rsidRPr="00CB2B3F">
        <w:rPr>
          <w:szCs w:val="22"/>
        </w:rPr>
        <w:t xml:space="preserve"> </w:t>
      </w:r>
      <w:r w:rsidRPr="00CB2B3F">
        <w:rPr>
          <w:szCs w:val="22"/>
        </w:rPr>
        <w:t>서비스를</w:t>
      </w:r>
      <w:r w:rsidRPr="00CB2B3F">
        <w:rPr>
          <w:szCs w:val="22"/>
        </w:rPr>
        <w:t xml:space="preserve"> </w:t>
      </w:r>
      <w:r w:rsidRPr="00CB2B3F">
        <w:rPr>
          <w:szCs w:val="22"/>
        </w:rPr>
        <w:t>제공하는</w:t>
      </w:r>
      <w:r w:rsidRPr="00CB2B3F">
        <w:rPr>
          <w:szCs w:val="22"/>
        </w:rPr>
        <w:t xml:space="preserve"> </w:t>
      </w:r>
      <w:r w:rsidRPr="00CB2B3F">
        <w:rPr>
          <w:szCs w:val="22"/>
        </w:rPr>
        <w:t>역할을</w:t>
      </w:r>
      <w:r w:rsidRPr="00CB2B3F">
        <w:rPr>
          <w:szCs w:val="22"/>
        </w:rPr>
        <w:t xml:space="preserve"> </w:t>
      </w:r>
      <w:r w:rsidRPr="00CB2B3F">
        <w:rPr>
          <w:szCs w:val="22"/>
        </w:rPr>
        <w:t>수행함</w:t>
      </w:r>
      <w:r w:rsidRPr="00CB2B3F">
        <w:rPr>
          <w:szCs w:val="22"/>
        </w:rPr>
        <w:t xml:space="preserve">. </w:t>
      </w:r>
    </w:p>
    <w:p w14:paraId="3C69ABC2" w14:textId="77777777" w:rsidR="00026A7E" w:rsidRPr="00540BE3" w:rsidRDefault="00026A7E" w:rsidP="00026A7E">
      <w:pPr>
        <w:pStyle w:val="a5"/>
        <w:numPr>
          <w:ilvl w:val="0"/>
          <w:numId w:val="112"/>
        </w:numPr>
        <w:spacing w:after="240"/>
        <w:ind w:leftChars="0"/>
        <w:rPr>
          <w:b/>
          <w:szCs w:val="22"/>
        </w:rPr>
      </w:pPr>
      <w:r w:rsidRPr="00540BE3">
        <w:rPr>
          <w:b/>
          <w:szCs w:val="22"/>
        </w:rPr>
        <w:lastRenderedPageBreak/>
        <w:t>분석</w:t>
      </w:r>
    </w:p>
    <w:p w14:paraId="3CEEFA75" w14:textId="77777777" w:rsidR="00026A7E" w:rsidRPr="00CB2B3F" w:rsidRDefault="00026A7E" w:rsidP="00026A7E">
      <w:pPr>
        <w:pStyle w:val="a5"/>
        <w:spacing w:after="240"/>
        <w:ind w:leftChars="0" w:left="1361"/>
        <w:rPr>
          <w:szCs w:val="22"/>
        </w:rPr>
      </w:pPr>
      <w:r w:rsidRPr="00CB2B3F">
        <w:rPr>
          <w:szCs w:val="22"/>
        </w:rPr>
        <w:t>삼성전자와</w:t>
      </w:r>
      <w:r w:rsidRPr="00CB2B3F">
        <w:rPr>
          <w:szCs w:val="22"/>
        </w:rPr>
        <w:t xml:space="preserve"> </w:t>
      </w:r>
      <w:r w:rsidRPr="00CB2B3F">
        <w:rPr>
          <w:szCs w:val="22"/>
        </w:rPr>
        <w:t>체결한</w:t>
      </w:r>
      <w:r w:rsidRPr="00CB2B3F">
        <w:rPr>
          <w:szCs w:val="22"/>
        </w:rPr>
        <w:t xml:space="preserve"> </w:t>
      </w:r>
      <w:r w:rsidRPr="00CB2B3F">
        <w:rPr>
          <w:szCs w:val="22"/>
        </w:rPr>
        <w:t>양해각서는</w:t>
      </w:r>
      <w:r w:rsidRPr="00CB2B3F">
        <w:rPr>
          <w:szCs w:val="22"/>
        </w:rPr>
        <w:t xml:space="preserve"> </w:t>
      </w:r>
      <w:r w:rsidRPr="00CB2B3F">
        <w:rPr>
          <w:szCs w:val="22"/>
        </w:rPr>
        <w:t>구속력이</w:t>
      </w:r>
      <w:r w:rsidRPr="00CB2B3F">
        <w:rPr>
          <w:szCs w:val="22"/>
        </w:rPr>
        <w:t xml:space="preserve"> </w:t>
      </w:r>
      <w:r w:rsidRPr="00CB2B3F">
        <w:rPr>
          <w:szCs w:val="22"/>
        </w:rPr>
        <w:t>없는</w:t>
      </w:r>
      <w:r w:rsidRPr="00CB2B3F">
        <w:rPr>
          <w:szCs w:val="22"/>
        </w:rPr>
        <w:t xml:space="preserve"> </w:t>
      </w:r>
      <w:r w:rsidRPr="00CB2B3F">
        <w:rPr>
          <w:szCs w:val="22"/>
        </w:rPr>
        <w:t>양해각서임</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그</w:t>
      </w:r>
      <w:r w:rsidRPr="00CB2B3F">
        <w:rPr>
          <w:szCs w:val="22"/>
        </w:rPr>
        <w:t xml:space="preserve"> </w:t>
      </w:r>
      <w:r w:rsidRPr="00CB2B3F">
        <w:rPr>
          <w:szCs w:val="22"/>
        </w:rPr>
        <w:t>외에</w:t>
      </w:r>
      <w:r w:rsidRPr="00CB2B3F">
        <w:rPr>
          <w:szCs w:val="22"/>
        </w:rPr>
        <w:t xml:space="preserve"> </w:t>
      </w:r>
      <w:r w:rsidRPr="00CB2B3F">
        <w:rPr>
          <w:szCs w:val="22"/>
        </w:rPr>
        <w:t>삼성전자와</w:t>
      </w:r>
      <w:r w:rsidRPr="00CB2B3F">
        <w:rPr>
          <w:szCs w:val="22"/>
        </w:rPr>
        <w:t xml:space="preserve"> </w:t>
      </w:r>
      <w:r w:rsidRPr="00CB2B3F">
        <w:rPr>
          <w:szCs w:val="22"/>
        </w:rPr>
        <w:t>체결한</w:t>
      </w:r>
      <w:r w:rsidRPr="00CB2B3F">
        <w:rPr>
          <w:szCs w:val="22"/>
        </w:rPr>
        <w:t xml:space="preserve"> </w:t>
      </w:r>
      <w:r w:rsidRPr="00CB2B3F">
        <w:rPr>
          <w:szCs w:val="22"/>
        </w:rPr>
        <w:t>계약은</w:t>
      </w:r>
      <w:r w:rsidRPr="00CB2B3F">
        <w:rPr>
          <w:szCs w:val="22"/>
        </w:rPr>
        <w:t xml:space="preserve"> </w:t>
      </w:r>
      <w:r w:rsidRPr="00CB2B3F">
        <w:rPr>
          <w:szCs w:val="22"/>
        </w:rPr>
        <w:t>없다고</w:t>
      </w:r>
      <w:r w:rsidRPr="00CB2B3F">
        <w:rPr>
          <w:szCs w:val="22"/>
        </w:rPr>
        <w:t xml:space="preserve"> </w:t>
      </w:r>
      <w:r w:rsidRPr="00CB2B3F">
        <w:rPr>
          <w:szCs w:val="22"/>
        </w:rPr>
        <w:t>함</w:t>
      </w:r>
      <w:r w:rsidRPr="00CB2B3F">
        <w:rPr>
          <w:szCs w:val="22"/>
        </w:rPr>
        <w:t>.</w:t>
      </w:r>
    </w:p>
    <w:p w14:paraId="370B3132" w14:textId="77777777" w:rsidR="00026A7E" w:rsidRDefault="00026A7E" w:rsidP="00026A7E">
      <w:pPr>
        <w:pStyle w:val="a5"/>
        <w:numPr>
          <w:ilvl w:val="0"/>
          <w:numId w:val="120"/>
        </w:numPr>
        <w:spacing w:after="240"/>
        <w:ind w:leftChars="0"/>
        <w:rPr>
          <w:b/>
          <w:szCs w:val="22"/>
        </w:rPr>
      </w:pPr>
      <w:r w:rsidRPr="00605A6D">
        <w:rPr>
          <w:b/>
          <w:szCs w:val="22"/>
        </w:rPr>
        <w:t>기타계약서</w:t>
      </w:r>
      <w:r w:rsidRPr="00605A6D">
        <w:rPr>
          <w:b/>
          <w:szCs w:val="22"/>
        </w:rPr>
        <w:t>(</w:t>
      </w:r>
      <w:proofErr w:type="spellStart"/>
      <w:r w:rsidRPr="00605A6D">
        <w:rPr>
          <w:b/>
          <w:szCs w:val="22"/>
        </w:rPr>
        <w:t>제휴점</w:t>
      </w:r>
      <w:proofErr w:type="spellEnd"/>
      <w:r w:rsidRPr="00605A6D">
        <w:rPr>
          <w:b/>
          <w:szCs w:val="22"/>
        </w:rPr>
        <w:t xml:space="preserve">, </w:t>
      </w:r>
      <w:proofErr w:type="spellStart"/>
      <w:r w:rsidRPr="00605A6D">
        <w:rPr>
          <w:b/>
          <w:szCs w:val="22"/>
        </w:rPr>
        <w:t>비즈몰</w:t>
      </w:r>
      <w:proofErr w:type="spellEnd"/>
      <w:r w:rsidRPr="00605A6D">
        <w:rPr>
          <w:b/>
          <w:szCs w:val="22"/>
        </w:rPr>
        <w:t xml:space="preserve">, </w:t>
      </w:r>
      <w:r w:rsidRPr="00605A6D">
        <w:rPr>
          <w:b/>
          <w:szCs w:val="22"/>
        </w:rPr>
        <w:t>온라인판매</w:t>
      </w:r>
      <w:r w:rsidRPr="00605A6D">
        <w:rPr>
          <w:b/>
          <w:szCs w:val="22"/>
        </w:rPr>
        <w:t xml:space="preserve"> </w:t>
      </w:r>
      <w:r w:rsidRPr="00605A6D">
        <w:rPr>
          <w:b/>
          <w:szCs w:val="22"/>
        </w:rPr>
        <w:t>참가</w:t>
      </w:r>
      <w:r w:rsidRPr="00605A6D">
        <w:rPr>
          <w:b/>
          <w:szCs w:val="22"/>
        </w:rPr>
        <w:t xml:space="preserve">, </w:t>
      </w:r>
      <w:r w:rsidRPr="00605A6D">
        <w:rPr>
          <w:b/>
          <w:szCs w:val="22"/>
        </w:rPr>
        <w:t>소비자계약</w:t>
      </w:r>
      <w:r w:rsidRPr="00605A6D">
        <w:rPr>
          <w:b/>
          <w:szCs w:val="22"/>
        </w:rPr>
        <w:t>)</w:t>
      </w:r>
    </w:p>
    <w:p w14:paraId="436B2B13" w14:textId="77777777" w:rsidR="00026A7E" w:rsidRPr="00605A6D" w:rsidRDefault="00026A7E" w:rsidP="00026A7E">
      <w:pPr>
        <w:pStyle w:val="a5"/>
        <w:spacing w:after="240"/>
        <w:ind w:leftChars="0" w:left="907"/>
        <w:rPr>
          <w:b/>
          <w:szCs w:val="22"/>
        </w:rPr>
      </w:pPr>
      <w:r w:rsidRPr="00605A6D">
        <w:rPr>
          <w:szCs w:val="22"/>
        </w:rPr>
        <w:t>그</w:t>
      </w:r>
      <w:r w:rsidRPr="00605A6D">
        <w:rPr>
          <w:szCs w:val="22"/>
        </w:rPr>
        <w:t xml:space="preserve"> </w:t>
      </w:r>
      <w:r w:rsidRPr="00605A6D">
        <w:rPr>
          <w:szCs w:val="22"/>
        </w:rPr>
        <w:t>외</w:t>
      </w:r>
      <w:r w:rsidRPr="00605A6D">
        <w:rPr>
          <w:szCs w:val="22"/>
        </w:rPr>
        <w:t xml:space="preserve"> </w:t>
      </w:r>
      <w:r w:rsidRPr="00605A6D">
        <w:rPr>
          <w:szCs w:val="22"/>
        </w:rPr>
        <w:t>대상회사는</w:t>
      </w:r>
      <w:r w:rsidRPr="00605A6D">
        <w:rPr>
          <w:szCs w:val="22"/>
        </w:rPr>
        <w:t>(</w:t>
      </w:r>
      <w:proofErr w:type="spellStart"/>
      <w:r w:rsidRPr="00605A6D">
        <w:rPr>
          <w:szCs w:val="22"/>
        </w:rPr>
        <w:t>i</w:t>
      </w:r>
      <w:proofErr w:type="spellEnd"/>
      <w:r w:rsidRPr="00605A6D">
        <w:rPr>
          <w:szCs w:val="22"/>
        </w:rPr>
        <w:t xml:space="preserve">) </w:t>
      </w:r>
      <w:r w:rsidRPr="00605A6D">
        <w:rPr>
          <w:szCs w:val="22"/>
        </w:rPr>
        <w:t>리하우스사업부문에</w:t>
      </w:r>
      <w:r w:rsidRPr="00605A6D">
        <w:rPr>
          <w:szCs w:val="22"/>
        </w:rPr>
        <w:t xml:space="preserve"> </w:t>
      </w:r>
      <w:r w:rsidRPr="00605A6D">
        <w:rPr>
          <w:szCs w:val="22"/>
        </w:rPr>
        <w:t>한하여</w:t>
      </w:r>
      <w:r w:rsidRPr="00605A6D">
        <w:rPr>
          <w:szCs w:val="22"/>
        </w:rPr>
        <w:t xml:space="preserve"> </w:t>
      </w:r>
      <w:r w:rsidRPr="00605A6D">
        <w:rPr>
          <w:szCs w:val="22"/>
        </w:rPr>
        <w:t>대상회사로부터</w:t>
      </w:r>
      <w:r w:rsidRPr="00605A6D">
        <w:rPr>
          <w:szCs w:val="22"/>
        </w:rPr>
        <w:t xml:space="preserve"> </w:t>
      </w:r>
      <w:r w:rsidRPr="00605A6D">
        <w:rPr>
          <w:szCs w:val="22"/>
        </w:rPr>
        <w:t>물품을</w:t>
      </w:r>
      <w:r w:rsidRPr="00605A6D">
        <w:rPr>
          <w:szCs w:val="22"/>
        </w:rPr>
        <w:t xml:space="preserve"> </w:t>
      </w:r>
      <w:r w:rsidRPr="00605A6D">
        <w:rPr>
          <w:szCs w:val="22"/>
        </w:rPr>
        <w:t>공급받아</w:t>
      </w:r>
      <w:r w:rsidRPr="00605A6D">
        <w:rPr>
          <w:szCs w:val="22"/>
        </w:rPr>
        <w:t xml:space="preserve"> </w:t>
      </w:r>
      <w:r w:rsidRPr="00605A6D">
        <w:rPr>
          <w:szCs w:val="22"/>
        </w:rPr>
        <w:t>오프라인에서</w:t>
      </w:r>
      <w:r w:rsidRPr="00605A6D">
        <w:rPr>
          <w:szCs w:val="22"/>
        </w:rPr>
        <w:t xml:space="preserve"> </w:t>
      </w:r>
      <w:r w:rsidRPr="00605A6D">
        <w:rPr>
          <w:szCs w:val="22"/>
        </w:rPr>
        <w:t>판매하는</w:t>
      </w:r>
      <w:r w:rsidRPr="00605A6D">
        <w:rPr>
          <w:szCs w:val="22"/>
        </w:rPr>
        <w:t xml:space="preserve"> </w:t>
      </w:r>
      <w:r w:rsidRPr="00605A6D">
        <w:rPr>
          <w:szCs w:val="22"/>
        </w:rPr>
        <w:t>것을</w:t>
      </w:r>
      <w:r w:rsidRPr="00605A6D">
        <w:rPr>
          <w:szCs w:val="22"/>
        </w:rPr>
        <w:t xml:space="preserve"> </w:t>
      </w:r>
      <w:r w:rsidRPr="00605A6D">
        <w:rPr>
          <w:szCs w:val="22"/>
        </w:rPr>
        <w:t>주된</w:t>
      </w:r>
      <w:r w:rsidRPr="00605A6D">
        <w:rPr>
          <w:szCs w:val="22"/>
        </w:rPr>
        <w:t xml:space="preserve"> </w:t>
      </w:r>
      <w:r w:rsidRPr="00605A6D">
        <w:rPr>
          <w:szCs w:val="22"/>
        </w:rPr>
        <w:t>영업으로</w:t>
      </w:r>
      <w:r w:rsidRPr="00605A6D">
        <w:rPr>
          <w:szCs w:val="22"/>
        </w:rPr>
        <w:t xml:space="preserve"> </w:t>
      </w:r>
      <w:r w:rsidRPr="00605A6D">
        <w:rPr>
          <w:szCs w:val="22"/>
        </w:rPr>
        <w:t>하는</w:t>
      </w:r>
      <w:r w:rsidRPr="00605A6D">
        <w:rPr>
          <w:szCs w:val="22"/>
        </w:rPr>
        <w:t xml:space="preserve"> </w:t>
      </w:r>
      <w:r w:rsidRPr="00605A6D">
        <w:rPr>
          <w:szCs w:val="22"/>
        </w:rPr>
        <w:t>사업자와</w:t>
      </w:r>
      <w:r w:rsidRPr="00605A6D">
        <w:rPr>
          <w:szCs w:val="22"/>
        </w:rPr>
        <w:t xml:space="preserve"> </w:t>
      </w:r>
      <w:r w:rsidRPr="00605A6D">
        <w:rPr>
          <w:szCs w:val="22"/>
        </w:rPr>
        <w:t>체결하는</w:t>
      </w:r>
      <w:r w:rsidRPr="00605A6D">
        <w:rPr>
          <w:szCs w:val="22"/>
        </w:rPr>
        <w:t xml:space="preserve"> </w:t>
      </w:r>
      <w:proofErr w:type="spellStart"/>
      <w:r w:rsidRPr="00605A6D">
        <w:rPr>
          <w:szCs w:val="22"/>
        </w:rPr>
        <w:t>제휴점계약</w:t>
      </w:r>
      <w:proofErr w:type="spellEnd"/>
      <w:r w:rsidRPr="00605A6D">
        <w:rPr>
          <w:szCs w:val="22"/>
        </w:rPr>
        <w:t xml:space="preserve">, (ii) </w:t>
      </w:r>
      <w:r w:rsidRPr="00605A6D">
        <w:rPr>
          <w:szCs w:val="22"/>
        </w:rPr>
        <w:t>타사</w:t>
      </w:r>
      <w:r w:rsidRPr="00605A6D">
        <w:rPr>
          <w:szCs w:val="22"/>
        </w:rPr>
        <w:t xml:space="preserve"> </w:t>
      </w:r>
      <w:r w:rsidRPr="00605A6D">
        <w:rPr>
          <w:szCs w:val="22"/>
        </w:rPr>
        <w:t>온라인</w:t>
      </w:r>
      <w:r w:rsidRPr="00605A6D">
        <w:rPr>
          <w:szCs w:val="22"/>
        </w:rPr>
        <w:t xml:space="preserve"> </w:t>
      </w:r>
      <w:r w:rsidRPr="00605A6D">
        <w:rPr>
          <w:szCs w:val="22"/>
        </w:rPr>
        <w:t>쇼핑몰에</w:t>
      </w:r>
      <w:r w:rsidRPr="00605A6D">
        <w:rPr>
          <w:szCs w:val="22"/>
        </w:rPr>
        <w:t xml:space="preserve"> </w:t>
      </w:r>
      <w:r w:rsidRPr="00605A6D">
        <w:rPr>
          <w:szCs w:val="22"/>
        </w:rPr>
        <w:t>입점하는</w:t>
      </w:r>
      <w:r w:rsidRPr="00605A6D">
        <w:rPr>
          <w:szCs w:val="22"/>
        </w:rPr>
        <w:t xml:space="preserve"> </w:t>
      </w:r>
      <w:r w:rsidRPr="00605A6D">
        <w:rPr>
          <w:szCs w:val="22"/>
        </w:rPr>
        <w:t>것을</w:t>
      </w:r>
      <w:r w:rsidRPr="00605A6D">
        <w:rPr>
          <w:szCs w:val="22"/>
        </w:rPr>
        <w:t xml:space="preserve"> </w:t>
      </w:r>
      <w:r w:rsidRPr="00605A6D">
        <w:rPr>
          <w:szCs w:val="22"/>
        </w:rPr>
        <w:t>내용으로</w:t>
      </w:r>
      <w:r w:rsidRPr="00605A6D">
        <w:rPr>
          <w:szCs w:val="22"/>
        </w:rPr>
        <w:t xml:space="preserve"> </w:t>
      </w:r>
      <w:r w:rsidRPr="00605A6D">
        <w:rPr>
          <w:szCs w:val="22"/>
        </w:rPr>
        <w:t>하는</w:t>
      </w:r>
      <w:r w:rsidRPr="00605A6D">
        <w:rPr>
          <w:szCs w:val="22"/>
        </w:rPr>
        <w:t xml:space="preserve"> </w:t>
      </w:r>
      <w:proofErr w:type="spellStart"/>
      <w:r w:rsidRPr="00605A6D">
        <w:rPr>
          <w:szCs w:val="22"/>
        </w:rPr>
        <w:t>비즈몰</w:t>
      </w:r>
      <w:proofErr w:type="spellEnd"/>
      <w:r w:rsidRPr="00605A6D">
        <w:rPr>
          <w:szCs w:val="22"/>
        </w:rPr>
        <w:t xml:space="preserve"> </w:t>
      </w:r>
      <w:r w:rsidRPr="00605A6D">
        <w:rPr>
          <w:szCs w:val="22"/>
        </w:rPr>
        <w:t>계약</w:t>
      </w:r>
      <w:r w:rsidRPr="00605A6D">
        <w:rPr>
          <w:szCs w:val="22"/>
        </w:rPr>
        <w:t xml:space="preserve">, (iii) </w:t>
      </w:r>
      <w:r w:rsidRPr="00605A6D">
        <w:rPr>
          <w:szCs w:val="22"/>
        </w:rPr>
        <w:t>물품을</w:t>
      </w:r>
      <w:r w:rsidRPr="00605A6D">
        <w:rPr>
          <w:szCs w:val="22"/>
        </w:rPr>
        <w:t xml:space="preserve"> </w:t>
      </w:r>
      <w:r w:rsidRPr="00605A6D">
        <w:rPr>
          <w:szCs w:val="22"/>
        </w:rPr>
        <w:t>구입하는</w:t>
      </w:r>
      <w:r w:rsidRPr="00605A6D">
        <w:rPr>
          <w:szCs w:val="22"/>
        </w:rPr>
        <w:t xml:space="preserve"> </w:t>
      </w:r>
      <w:r w:rsidRPr="00605A6D">
        <w:rPr>
          <w:szCs w:val="22"/>
        </w:rPr>
        <w:t>소비자와</w:t>
      </w:r>
      <w:r w:rsidRPr="00605A6D">
        <w:rPr>
          <w:szCs w:val="22"/>
        </w:rPr>
        <w:t xml:space="preserve"> </w:t>
      </w:r>
      <w:r w:rsidRPr="00605A6D">
        <w:rPr>
          <w:szCs w:val="22"/>
        </w:rPr>
        <w:t>체결하는</w:t>
      </w:r>
      <w:r w:rsidRPr="00605A6D">
        <w:rPr>
          <w:szCs w:val="22"/>
        </w:rPr>
        <w:t xml:space="preserve"> </w:t>
      </w:r>
      <w:r w:rsidRPr="00605A6D">
        <w:rPr>
          <w:szCs w:val="22"/>
        </w:rPr>
        <w:t>소비자계약을</w:t>
      </w:r>
      <w:r w:rsidRPr="00605A6D">
        <w:rPr>
          <w:szCs w:val="22"/>
        </w:rPr>
        <w:t xml:space="preserve"> </w:t>
      </w:r>
      <w:r w:rsidRPr="00605A6D">
        <w:rPr>
          <w:szCs w:val="22"/>
        </w:rPr>
        <w:t>각</w:t>
      </w:r>
      <w:r w:rsidRPr="00605A6D">
        <w:rPr>
          <w:szCs w:val="22"/>
        </w:rPr>
        <w:t xml:space="preserve"> </w:t>
      </w:r>
      <w:r w:rsidRPr="00605A6D">
        <w:rPr>
          <w:szCs w:val="22"/>
        </w:rPr>
        <w:t>체결하고</w:t>
      </w:r>
      <w:r w:rsidRPr="00605A6D">
        <w:rPr>
          <w:szCs w:val="22"/>
        </w:rPr>
        <w:t xml:space="preserve"> </w:t>
      </w:r>
      <w:r w:rsidRPr="00605A6D">
        <w:rPr>
          <w:szCs w:val="22"/>
        </w:rPr>
        <w:t>있음</w:t>
      </w:r>
      <w:r w:rsidRPr="00605A6D">
        <w:rPr>
          <w:szCs w:val="22"/>
        </w:rPr>
        <w:t xml:space="preserve">. </w:t>
      </w:r>
      <w:r w:rsidRPr="00605A6D">
        <w:rPr>
          <w:szCs w:val="22"/>
        </w:rPr>
        <w:t>각</w:t>
      </w:r>
      <w:r w:rsidRPr="00605A6D">
        <w:rPr>
          <w:szCs w:val="22"/>
        </w:rPr>
        <w:t xml:space="preserve"> </w:t>
      </w:r>
      <w:r w:rsidRPr="00605A6D">
        <w:rPr>
          <w:szCs w:val="22"/>
        </w:rPr>
        <w:t>계약상</w:t>
      </w:r>
      <w:r w:rsidRPr="00605A6D">
        <w:rPr>
          <w:szCs w:val="22"/>
        </w:rPr>
        <w:t xml:space="preserve"> CoC </w:t>
      </w:r>
      <w:r w:rsidRPr="00605A6D">
        <w:rPr>
          <w:szCs w:val="22"/>
        </w:rPr>
        <w:t>조항은</w:t>
      </w:r>
      <w:r w:rsidRPr="00605A6D">
        <w:rPr>
          <w:szCs w:val="22"/>
        </w:rPr>
        <w:t xml:space="preserve"> </w:t>
      </w:r>
      <w:r w:rsidRPr="00605A6D">
        <w:rPr>
          <w:szCs w:val="22"/>
        </w:rPr>
        <w:t>발견되지</w:t>
      </w:r>
      <w:r w:rsidRPr="00605A6D">
        <w:rPr>
          <w:szCs w:val="22"/>
        </w:rPr>
        <w:t xml:space="preserve"> </w:t>
      </w:r>
      <w:r w:rsidRPr="00605A6D">
        <w:rPr>
          <w:szCs w:val="22"/>
        </w:rPr>
        <w:t>아니함</w:t>
      </w:r>
      <w:r w:rsidRPr="00605A6D">
        <w:rPr>
          <w:szCs w:val="22"/>
        </w:rPr>
        <w:t xml:space="preserve">. </w:t>
      </w:r>
    </w:p>
    <w:p w14:paraId="01603E90" w14:textId="77777777" w:rsidR="00026A7E" w:rsidRPr="00D37952" w:rsidRDefault="00026A7E" w:rsidP="00026A7E">
      <w:pPr>
        <w:pStyle w:val="a5"/>
        <w:spacing w:after="240"/>
        <w:ind w:leftChars="0" w:left="907"/>
        <w:rPr>
          <w:b/>
          <w:szCs w:val="22"/>
        </w:rPr>
      </w:pPr>
    </w:p>
    <w:p w14:paraId="644CD8CD" w14:textId="77777777" w:rsidR="00026A7E" w:rsidRPr="00CB2B3F" w:rsidRDefault="00026A7E" w:rsidP="00026A7E">
      <w:pPr>
        <w:pStyle w:val="a5"/>
        <w:numPr>
          <w:ilvl w:val="0"/>
          <w:numId w:val="120"/>
        </w:numPr>
        <w:spacing w:after="240"/>
        <w:ind w:leftChars="0"/>
        <w:rPr>
          <w:b/>
          <w:szCs w:val="22"/>
        </w:rPr>
      </w:pPr>
      <w:r w:rsidRPr="00CB2B3F">
        <w:rPr>
          <w:b/>
          <w:szCs w:val="22"/>
        </w:rPr>
        <w:t>기타</w:t>
      </w:r>
      <w:r w:rsidRPr="00CB2B3F">
        <w:rPr>
          <w:b/>
          <w:szCs w:val="22"/>
        </w:rPr>
        <w:t xml:space="preserve"> </w:t>
      </w:r>
      <w:r w:rsidRPr="00CB2B3F">
        <w:rPr>
          <w:b/>
          <w:szCs w:val="22"/>
        </w:rPr>
        <w:t>계약</w:t>
      </w:r>
      <w:r w:rsidRPr="00CB2B3F">
        <w:rPr>
          <w:b/>
          <w:szCs w:val="22"/>
        </w:rPr>
        <w:t xml:space="preserve"> </w:t>
      </w:r>
      <w:r w:rsidRPr="00CB2B3F">
        <w:rPr>
          <w:b/>
          <w:szCs w:val="22"/>
        </w:rPr>
        <w:t>분쟁</w:t>
      </w:r>
    </w:p>
    <w:p w14:paraId="73261D0B" w14:textId="77777777" w:rsidR="00026A7E"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대상회사의</w:t>
      </w:r>
      <w:r>
        <w:rPr>
          <w:rFonts w:hint="eastAsia"/>
          <w:szCs w:val="22"/>
        </w:rPr>
        <w:t xml:space="preserve"> </w:t>
      </w:r>
      <w:r>
        <w:rPr>
          <w:rFonts w:hint="eastAsia"/>
          <w:szCs w:val="22"/>
        </w:rPr>
        <w:t>상위</w:t>
      </w:r>
      <w:r>
        <w:rPr>
          <w:rFonts w:hint="eastAsia"/>
          <w:szCs w:val="22"/>
        </w:rPr>
        <w:t xml:space="preserve"> 1</w:t>
      </w:r>
      <w:r>
        <w:rPr>
          <w:szCs w:val="22"/>
        </w:rPr>
        <w:t>0</w:t>
      </w:r>
      <w:r>
        <w:rPr>
          <w:rFonts w:hint="eastAsia"/>
          <w:szCs w:val="22"/>
        </w:rPr>
        <w:t>개</w:t>
      </w:r>
      <w:r>
        <w:rPr>
          <w:rFonts w:hint="eastAsia"/>
          <w:szCs w:val="22"/>
        </w:rPr>
        <w:t xml:space="preserve"> </w:t>
      </w:r>
      <w:r>
        <w:rPr>
          <w:rFonts w:hint="eastAsia"/>
          <w:szCs w:val="22"/>
        </w:rPr>
        <w:t>매출처</w:t>
      </w:r>
      <w:r>
        <w:rPr>
          <w:rFonts w:hint="eastAsia"/>
          <w:szCs w:val="22"/>
        </w:rPr>
        <w:t xml:space="preserve"> </w:t>
      </w:r>
      <w:r>
        <w:rPr>
          <w:rFonts w:hint="eastAsia"/>
          <w:szCs w:val="22"/>
        </w:rPr>
        <w:t>및</w:t>
      </w:r>
      <w:r>
        <w:rPr>
          <w:rFonts w:hint="eastAsia"/>
          <w:szCs w:val="22"/>
        </w:rPr>
        <w:t xml:space="preserve"> </w:t>
      </w:r>
      <w:r>
        <w:rPr>
          <w:rFonts w:hint="eastAsia"/>
          <w:szCs w:val="22"/>
        </w:rPr>
        <w:t>매입처와의</w:t>
      </w:r>
      <w:r>
        <w:rPr>
          <w:rFonts w:hint="eastAsia"/>
          <w:szCs w:val="22"/>
        </w:rPr>
        <w:t xml:space="preserve"> </w:t>
      </w:r>
      <w:r>
        <w:rPr>
          <w:rFonts w:hint="eastAsia"/>
          <w:szCs w:val="22"/>
        </w:rPr>
        <w:t>현재</w:t>
      </w:r>
      <w:r>
        <w:rPr>
          <w:rFonts w:hint="eastAsia"/>
          <w:szCs w:val="22"/>
        </w:rPr>
        <w:t xml:space="preserve"> </w:t>
      </w:r>
      <w:r>
        <w:rPr>
          <w:rFonts w:hint="eastAsia"/>
          <w:szCs w:val="22"/>
        </w:rPr>
        <w:t>진행중인</w:t>
      </w:r>
      <w:r>
        <w:rPr>
          <w:rFonts w:hint="eastAsia"/>
          <w:szCs w:val="22"/>
        </w:rPr>
        <w:t xml:space="preserve"> </w:t>
      </w:r>
      <w:r>
        <w:rPr>
          <w:rFonts w:hint="eastAsia"/>
          <w:szCs w:val="22"/>
        </w:rPr>
        <w:t>특기할만한</w:t>
      </w:r>
      <w:r>
        <w:rPr>
          <w:rFonts w:hint="eastAsia"/>
          <w:szCs w:val="22"/>
        </w:rPr>
        <w:t xml:space="preserve"> </w:t>
      </w:r>
      <w:r>
        <w:rPr>
          <w:rFonts w:hint="eastAsia"/>
          <w:szCs w:val="22"/>
        </w:rPr>
        <w:t>분쟁은</w:t>
      </w:r>
      <w:r>
        <w:rPr>
          <w:rFonts w:hint="eastAsia"/>
          <w:szCs w:val="22"/>
        </w:rPr>
        <w:t xml:space="preserve"> </w:t>
      </w:r>
      <w:r>
        <w:rPr>
          <w:rFonts w:hint="eastAsia"/>
          <w:szCs w:val="22"/>
        </w:rPr>
        <w:t>없음</w:t>
      </w:r>
      <w:r>
        <w:rPr>
          <w:rFonts w:hint="eastAsia"/>
          <w:szCs w:val="22"/>
        </w:rPr>
        <w:t xml:space="preserve">. </w:t>
      </w:r>
    </w:p>
    <w:p w14:paraId="18351BDF" w14:textId="77777777" w:rsidR="00026A7E" w:rsidRDefault="00026A7E" w:rsidP="00026A7E">
      <w:pPr>
        <w:widowControl/>
        <w:wordWrap/>
        <w:autoSpaceDN/>
        <w:adjustRightInd/>
        <w:snapToGrid/>
        <w:spacing w:line="240" w:lineRule="auto"/>
        <w:jc w:val="left"/>
      </w:pPr>
      <w:r>
        <w:br w:type="page"/>
      </w:r>
    </w:p>
    <w:p w14:paraId="487AEAA4" w14:textId="77777777" w:rsidR="00026A7E" w:rsidRPr="003D07A0" w:rsidRDefault="00026A7E" w:rsidP="00026A7E">
      <w:pPr>
        <w:pStyle w:val="1"/>
        <w:spacing w:after="480"/>
        <w:rPr>
          <w:spacing w:val="-6"/>
        </w:rPr>
      </w:pPr>
      <w:bookmarkStart w:id="312" w:name="_Toc79769009"/>
      <w:bookmarkEnd w:id="0"/>
      <w:bookmarkEnd w:id="1"/>
      <w:r>
        <w:rPr>
          <w:noProof/>
        </w:rPr>
        <w:lastRenderedPageBreak/>
        <w:drawing>
          <wp:anchor distT="0" distB="0" distL="114300" distR="114300" simplePos="0" relativeHeight="251663360" behindDoc="1" locked="1" layoutInCell="1" allowOverlap="0" wp14:anchorId="6E4222B8" wp14:editId="69AE2E23">
            <wp:simplePos x="0" y="0"/>
            <wp:positionH relativeFrom="column">
              <wp:posOffset>-36195</wp:posOffset>
            </wp:positionH>
            <wp:positionV relativeFrom="margin">
              <wp:posOffset>-635</wp:posOffset>
            </wp:positionV>
            <wp:extent cx="6174000" cy="806400"/>
            <wp:effectExtent l="0" t="0" r="0" b="0"/>
            <wp:wrapNone/>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rPr>
          <w:snapToGrid w:val="0"/>
        </w:rPr>
        <w:t>금융계약</w:t>
      </w:r>
      <w:bookmarkEnd w:id="312"/>
    </w:p>
    <w:p w14:paraId="2E886AFF" w14:textId="77777777" w:rsidR="00026A7E" w:rsidRDefault="00026A7E" w:rsidP="00026A7E"/>
    <w:p w14:paraId="427D952C" w14:textId="77777777" w:rsidR="00026A7E" w:rsidRPr="00CB2B3F" w:rsidRDefault="00026A7E" w:rsidP="00026A7E"/>
    <w:p w14:paraId="66D09F56" w14:textId="77777777" w:rsidR="00026A7E" w:rsidRPr="003D07A0" w:rsidRDefault="00026A7E" w:rsidP="00026A7E">
      <w:pPr>
        <w:pStyle w:val="a5"/>
        <w:numPr>
          <w:ilvl w:val="0"/>
          <w:numId w:val="25"/>
        </w:numPr>
        <w:spacing w:before="240" w:after="240"/>
        <w:ind w:leftChars="0"/>
        <w:outlineLvl w:val="1"/>
        <w:rPr>
          <w:b/>
          <w:color w:val="5D2A2C" w:themeColor="text2"/>
          <w:sz w:val="24"/>
        </w:rPr>
      </w:pPr>
      <w:r w:rsidRPr="003D07A0">
        <w:rPr>
          <w:b/>
          <w:color w:val="5D2A2C" w:themeColor="text2"/>
          <w:sz w:val="24"/>
        </w:rPr>
        <w:t>대상회사</w:t>
      </w:r>
      <w:r w:rsidRPr="003D07A0">
        <w:rPr>
          <w:b/>
          <w:color w:val="5D2A2C" w:themeColor="text2"/>
          <w:sz w:val="24"/>
        </w:rPr>
        <w:t xml:space="preserve"> </w:t>
      </w:r>
      <w:r w:rsidRPr="003D07A0">
        <w:rPr>
          <w:b/>
          <w:color w:val="5D2A2C" w:themeColor="text2"/>
          <w:sz w:val="24"/>
        </w:rPr>
        <w:t>금융계약</w:t>
      </w:r>
    </w:p>
    <w:p w14:paraId="6C7D84B9" w14:textId="77777777" w:rsidR="00026A7E" w:rsidRPr="00CB2B3F" w:rsidRDefault="00026A7E" w:rsidP="00026A7E">
      <w:pPr>
        <w:pStyle w:val="a5"/>
        <w:numPr>
          <w:ilvl w:val="0"/>
          <w:numId w:val="29"/>
        </w:numPr>
        <w:spacing w:after="240"/>
        <w:ind w:leftChars="0"/>
        <w:rPr>
          <w:b/>
          <w:szCs w:val="22"/>
        </w:rPr>
      </w:pPr>
      <w:r w:rsidRPr="00CB2B3F">
        <w:rPr>
          <w:b/>
          <w:szCs w:val="22"/>
        </w:rPr>
        <w:t>차입계약</w:t>
      </w:r>
    </w:p>
    <w:p w14:paraId="2659AF49" w14:textId="77777777" w:rsidR="00026A7E" w:rsidRPr="00FC440B" w:rsidRDefault="00026A7E" w:rsidP="00026A7E">
      <w:pPr>
        <w:pStyle w:val="a5"/>
        <w:ind w:leftChars="0" w:left="907"/>
        <w:rPr>
          <w:spacing w:val="2"/>
          <w:szCs w:val="22"/>
        </w:rPr>
      </w:pPr>
      <w:r w:rsidRPr="00FC440B">
        <w:rPr>
          <w:spacing w:val="2"/>
          <w:szCs w:val="22"/>
        </w:rPr>
        <w:t>제공된</w:t>
      </w:r>
      <w:r w:rsidRPr="00FC440B">
        <w:rPr>
          <w:spacing w:val="2"/>
          <w:szCs w:val="22"/>
        </w:rPr>
        <w:t xml:space="preserve"> </w:t>
      </w:r>
      <w:r w:rsidRPr="00FC440B">
        <w:rPr>
          <w:spacing w:val="2"/>
          <w:szCs w:val="22"/>
        </w:rPr>
        <w:t>자료에</w:t>
      </w:r>
      <w:r w:rsidRPr="00FC440B">
        <w:rPr>
          <w:spacing w:val="2"/>
          <w:szCs w:val="22"/>
        </w:rPr>
        <w:t xml:space="preserve"> </w:t>
      </w:r>
      <w:r w:rsidRPr="00FC440B">
        <w:rPr>
          <w:spacing w:val="2"/>
          <w:szCs w:val="22"/>
        </w:rPr>
        <w:t>의하면</w:t>
      </w:r>
      <w:r w:rsidRPr="00FC440B">
        <w:rPr>
          <w:spacing w:val="2"/>
          <w:szCs w:val="22"/>
        </w:rPr>
        <w:t xml:space="preserve">, </w:t>
      </w:r>
      <w:r w:rsidRPr="00FC440B">
        <w:rPr>
          <w:spacing w:val="2"/>
          <w:szCs w:val="22"/>
        </w:rPr>
        <w:t>대상회사의</w:t>
      </w:r>
      <w:r w:rsidRPr="00FC440B">
        <w:rPr>
          <w:spacing w:val="2"/>
          <w:szCs w:val="22"/>
        </w:rPr>
        <w:t xml:space="preserve"> 2021</w:t>
      </w:r>
      <w:r w:rsidRPr="00FC440B">
        <w:rPr>
          <w:spacing w:val="2"/>
          <w:szCs w:val="22"/>
        </w:rPr>
        <w:t>년</w:t>
      </w:r>
      <w:r w:rsidRPr="00FC440B">
        <w:rPr>
          <w:spacing w:val="2"/>
          <w:szCs w:val="22"/>
        </w:rPr>
        <w:t xml:space="preserve"> 6</w:t>
      </w:r>
      <w:r w:rsidRPr="00FC440B">
        <w:rPr>
          <w:spacing w:val="2"/>
          <w:szCs w:val="22"/>
        </w:rPr>
        <w:t>월</w:t>
      </w:r>
      <w:r w:rsidRPr="00FC440B">
        <w:rPr>
          <w:spacing w:val="2"/>
          <w:szCs w:val="22"/>
        </w:rPr>
        <w:t xml:space="preserve"> 30</w:t>
      </w:r>
      <w:r w:rsidRPr="00FC440B">
        <w:rPr>
          <w:spacing w:val="2"/>
          <w:szCs w:val="22"/>
        </w:rPr>
        <w:t>일</w:t>
      </w:r>
      <w:r w:rsidRPr="00FC440B">
        <w:rPr>
          <w:spacing w:val="2"/>
          <w:szCs w:val="22"/>
        </w:rPr>
        <w:t xml:space="preserve"> </w:t>
      </w:r>
      <w:r w:rsidRPr="00FC440B">
        <w:rPr>
          <w:spacing w:val="2"/>
          <w:szCs w:val="22"/>
        </w:rPr>
        <w:t>기준</w:t>
      </w:r>
      <w:r w:rsidRPr="00FC440B">
        <w:rPr>
          <w:spacing w:val="2"/>
          <w:szCs w:val="22"/>
        </w:rPr>
        <w:t xml:space="preserve"> </w:t>
      </w:r>
      <w:r w:rsidRPr="00FC440B">
        <w:rPr>
          <w:spacing w:val="2"/>
          <w:szCs w:val="22"/>
        </w:rPr>
        <w:t>차입계약</w:t>
      </w:r>
      <w:r w:rsidRPr="00FC440B">
        <w:rPr>
          <w:spacing w:val="2"/>
          <w:szCs w:val="22"/>
        </w:rPr>
        <w:t xml:space="preserve"> </w:t>
      </w:r>
      <w:r w:rsidRPr="00FC440B">
        <w:rPr>
          <w:spacing w:val="2"/>
          <w:szCs w:val="22"/>
        </w:rPr>
        <w:t>현황은</w:t>
      </w:r>
      <w:r w:rsidRPr="00FC440B">
        <w:rPr>
          <w:spacing w:val="2"/>
          <w:szCs w:val="22"/>
        </w:rPr>
        <w:t xml:space="preserve"> </w:t>
      </w:r>
      <w:r w:rsidRPr="00FC440B">
        <w:rPr>
          <w:spacing w:val="2"/>
          <w:szCs w:val="22"/>
        </w:rPr>
        <w:t>아래와</w:t>
      </w:r>
      <w:r w:rsidRPr="00FC440B">
        <w:rPr>
          <w:spacing w:val="2"/>
          <w:szCs w:val="22"/>
        </w:rPr>
        <w:t xml:space="preserve"> </w:t>
      </w:r>
      <w:r w:rsidRPr="00FC440B">
        <w:rPr>
          <w:spacing w:val="2"/>
          <w:szCs w:val="22"/>
        </w:rPr>
        <w:t>같음</w:t>
      </w:r>
      <w:r w:rsidRPr="00FC440B">
        <w:rPr>
          <w:spacing w:val="2"/>
          <w:szCs w:val="22"/>
        </w:rPr>
        <w:t>.</w:t>
      </w:r>
    </w:p>
    <w:p w14:paraId="59A64395" w14:textId="77777777" w:rsidR="00026A7E" w:rsidRPr="00CB2B3F" w:rsidRDefault="00026A7E" w:rsidP="00026A7E">
      <w:pPr>
        <w:pStyle w:val="a5"/>
        <w:ind w:leftChars="0" w:left="907"/>
        <w:jc w:val="right"/>
        <w:rPr>
          <w:sz w:val="18"/>
          <w:szCs w:val="18"/>
        </w:rPr>
      </w:pPr>
      <w:r w:rsidRPr="00CB2B3F">
        <w:rPr>
          <w:sz w:val="18"/>
          <w:szCs w:val="18"/>
        </w:rPr>
        <w:t xml:space="preserve">(2021. 6. 30. </w:t>
      </w:r>
      <w:r w:rsidRPr="00CB2B3F">
        <w:rPr>
          <w:sz w:val="18"/>
          <w:szCs w:val="18"/>
        </w:rPr>
        <w:t>기준</w:t>
      </w:r>
      <w:r w:rsidRPr="00CB2B3F">
        <w:rPr>
          <w:sz w:val="18"/>
          <w:szCs w:val="18"/>
        </w:rPr>
        <w:t>)</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940"/>
        <w:gridCol w:w="1064"/>
        <w:gridCol w:w="1058"/>
        <w:gridCol w:w="1560"/>
        <w:gridCol w:w="1125"/>
        <w:gridCol w:w="1125"/>
        <w:gridCol w:w="901"/>
        <w:gridCol w:w="959"/>
      </w:tblGrid>
      <w:tr w:rsidR="00026A7E" w:rsidRPr="00DD6F84" w14:paraId="1061C70F" w14:textId="77777777" w:rsidTr="0091358C">
        <w:trPr>
          <w:trHeight w:val="340"/>
          <w:tblHeader/>
        </w:trPr>
        <w:tc>
          <w:tcPr>
            <w:tcW w:w="538" w:type="pct"/>
            <w:tcBorders>
              <w:top w:val="single" w:sz="12" w:space="0" w:color="404040" w:themeColor="text1" w:themeTint="BF"/>
              <w:bottom w:val="single" w:sz="4" w:space="0" w:color="404040" w:themeColor="text1" w:themeTint="BF"/>
            </w:tcBorders>
            <w:shd w:val="clear" w:color="auto" w:fill="DEEEEE"/>
            <w:vAlign w:val="center"/>
          </w:tcPr>
          <w:p w14:paraId="5A7B9095"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채무자</w:t>
            </w:r>
          </w:p>
        </w:tc>
        <w:tc>
          <w:tcPr>
            <w:tcW w:w="609" w:type="pct"/>
            <w:tcBorders>
              <w:top w:val="single" w:sz="12" w:space="0" w:color="404040" w:themeColor="text1" w:themeTint="BF"/>
              <w:bottom w:val="single" w:sz="4" w:space="0" w:color="404040" w:themeColor="text1" w:themeTint="BF"/>
            </w:tcBorders>
            <w:shd w:val="clear" w:color="auto" w:fill="DEEEEE"/>
            <w:vAlign w:val="center"/>
          </w:tcPr>
          <w:p w14:paraId="51667BB8"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채권자</w:t>
            </w:r>
          </w:p>
        </w:tc>
        <w:tc>
          <w:tcPr>
            <w:tcW w:w="606" w:type="pct"/>
            <w:tcBorders>
              <w:top w:val="single" w:sz="12" w:space="0" w:color="404040" w:themeColor="text1" w:themeTint="BF"/>
              <w:bottom w:val="single" w:sz="4" w:space="0" w:color="404040" w:themeColor="text1" w:themeTint="BF"/>
            </w:tcBorders>
            <w:shd w:val="clear" w:color="auto" w:fill="DEEEEE"/>
            <w:vAlign w:val="center"/>
          </w:tcPr>
          <w:p w14:paraId="63A528A5"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구분</w:t>
            </w:r>
          </w:p>
        </w:tc>
        <w:tc>
          <w:tcPr>
            <w:tcW w:w="893" w:type="pct"/>
            <w:tcBorders>
              <w:top w:val="single" w:sz="12" w:space="0" w:color="404040" w:themeColor="text1" w:themeTint="BF"/>
              <w:bottom w:val="single" w:sz="4" w:space="0" w:color="404040" w:themeColor="text1" w:themeTint="BF"/>
            </w:tcBorders>
            <w:shd w:val="clear" w:color="auto" w:fill="DEEEEE"/>
            <w:vAlign w:val="center"/>
          </w:tcPr>
          <w:p w14:paraId="521523DF"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차입금액</w:t>
            </w:r>
          </w:p>
        </w:tc>
        <w:tc>
          <w:tcPr>
            <w:tcW w:w="644" w:type="pct"/>
            <w:tcBorders>
              <w:top w:val="single" w:sz="12" w:space="0" w:color="404040" w:themeColor="text1" w:themeTint="BF"/>
              <w:bottom w:val="single" w:sz="4" w:space="0" w:color="404040" w:themeColor="text1" w:themeTint="BF"/>
            </w:tcBorders>
            <w:shd w:val="clear" w:color="auto" w:fill="DEEEEE"/>
            <w:vAlign w:val="center"/>
          </w:tcPr>
          <w:p w14:paraId="100E0B5D"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차입일</w:t>
            </w:r>
          </w:p>
        </w:tc>
        <w:tc>
          <w:tcPr>
            <w:tcW w:w="644" w:type="pct"/>
            <w:tcBorders>
              <w:top w:val="single" w:sz="12" w:space="0" w:color="404040" w:themeColor="text1" w:themeTint="BF"/>
              <w:bottom w:val="single" w:sz="4" w:space="0" w:color="404040" w:themeColor="text1" w:themeTint="BF"/>
            </w:tcBorders>
            <w:shd w:val="clear" w:color="auto" w:fill="DEEEEE"/>
            <w:vAlign w:val="center"/>
          </w:tcPr>
          <w:p w14:paraId="05D6B11A"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만기일</w:t>
            </w:r>
          </w:p>
        </w:tc>
        <w:tc>
          <w:tcPr>
            <w:tcW w:w="516" w:type="pct"/>
            <w:tcBorders>
              <w:top w:val="single" w:sz="12" w:space="0" w:color="404040" w:themeColor="text1" w:themeTint="BF"/>
              <w:bottom w:val="single" w:sz="4" w:space="0" w:color="404040" w:themeColor="text1" w:themeTint="BF"/>
            </w:tcBorders>
            <w:shd w:val="clear" w:color="auto" w:fill="DEEEEE"/>
            <w:vAlign w:val="center"/>
          </w:tcPr>
          <w:p w14:paraId="1854DC68"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이자율</w:t>
            </w:r>
          </w:p>
        </w:tc>
        <w:tc>
          <w:tcPr>
            <w:tcW w:w="549" w:type="pct"/>
            <w:tcBorders>
              <w:top w:val="single" w:sz="12" w:space="0" w:color="404040" w:themeColor="text1" w:themeTint="BF"/>
              <w:bottom w:val="single" w:sz="4" w:space="0" w:color="404040" w:themeColor="text1" w:themeTint="BF"/>
            </w:tcBorders>
            <w:shd w:val="clear" w:color="auto" w:fill="DEEEEE"/>
            <w:vAlign w:val="center"/>
          </w:tcPr>
          <w:p w14:paraId="0A9850D6"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담보권</w:t>
            </w:r>
          </w:p>
        </w:tc>
      </w:tr>
      <w:tr w:rsidR="00026A7E" w:rsidRPr="00DD6F84" w14:paraId="29200804" w14:textId="77777777" w:rsidTr="0091358C">
        <w:trPr>
          <w:trHeight w:val="340"/>
        </w:trPr>
        <w:tc>
          <w:tcPr>
            <w:tcW w:w="538" w:type="pct"/>
            <w:vMerge w:val="restart"/>
            <w:tcBorders>
              <w:top w:val="single" w:sz="4" w:space="0" w:color="404040" w:themeColor="text1" w:themeTint="BF"/>
            </w:tcBorders>
            <w:shd w:val="clear" w:color="auto" w:fill="F2F2F2" w:themeFill="background1" w:themeFillShade="F2"/>
            <w:vAlign w:val="center"/>
          </w:tcPr>
          <w:p w14:paraId="121E4F76" w14:textId="77777777" w:rsidR="00026A7E" w:rsidRPr="00DD6F84" w:rsidRDefault="00026A7E" w:rsidP="0091358C">
            <w:pPr>
              <w:pStyle w:val="a5"/>
              <w:spacing w:line="280" w:lineRule="atLeast"/>
              <w:ind w:leftChars="0" w:left="0"/>
              <w:jc w:val="center"/>
              <w:rPr>
                <w:sz w:val="20"/>
                <w:szCs w:val="20"/>
              </w:rPr>
            </w:pPr>
            <w:r w:rsidRPr="00DD6F84">
              <w:rPr>
                <w:sz w:val="20"/>
                <w:szCs w:val="20"/>
              </w:rPr>
              <w:t>한샘</w:t>
            </w:r>
          </w:p>
        </w:tc>
        <w:tc>
          <w:tcPr>
            <w:tcW w:w="609" w:type="pct"/>
            <w:tcBorders>
              <w:top w:val="single" w:sz="4" w:space="0" w:color="404040" w:themeColor="text1" w:themeTint="BF"/>
            </w:tcBorders>
            <w:shd w:val="clear" w:color="auto" w:fill="auto"/>
            <w:vAlign w:val="center"/>
          </w:tcPr>
          <w:p w14:paraId="2FDB2082" w14:textId="77777777" w:rsidR="00026A7E" w:rsidRPr="00DD6F84" w:rsidRDefault="00026A7E" w:rsidP="0091358C">
            <w:pPr>
              <w:pStyle w:val="a5"/>
              <w:spacing w:line="280" w:lineRule="atLeast"/>
              <w:ind w:leftChars="0" w:left="0"/>
              <w:jc w:val="center"/>
              <w:rPr>
                <w:sz w:val="20"/>
                <w:szCs w:val="20"/>
              </w:rPr>
            </w:pPr>
            <w:proofErr w:type="spellStart"/>
            <w:r w:rsidRPr="00DD6F84">
              <w:rPr>
                <w:sz w:val="20"/>
                <w:szCs w:val="20"/>
              </w:rPr>
              <w:t>한국씨티은행</w:t>
            </w:r>
            <w:proofErr w:type="spellEnd"/>
          </w:p>
        </w:tc>
        <w:tc>
          <w:tcPr>
            <w:tcW w:w="606" w:type="pct"/>
            <w:tcBorders>
              <w:top w:val="single" w:sz="4" w:space="0" w:color="404040" w:themeColor="text1" w:themeTint="BF"/>
            </w:tcBorders>
            <w:shd w:val="clear" w:color="auto" w:fill="auto"/>
            <w:vAlign w:val="center"/>
          </w:tcPr>
          <w:p w14:paraId="047AEF60" w14:textId="77777777" w:rsidR="00026A7E" w:rsidRPr="00DD6F84" w:rsidRDefault="00026A7E" w:rsidP="0091358C">
            <w:pPr>
              <w:pStyle w:val="a5"/>
              <w:spacing w:line="280" w:lineRule="atLeast"/>
              <w:ind w:leftChars="0" w:left="0"/>
              <w:jc w:val="center"/>
              <w:rPr>
                <w:sz w:val="20"/>
                <w:szCs w:val="20"/>
              </w:rPr>
            </w:pPr>
            <w:r w:rsidRPr="00DD6F84">
              <w:rPr>
                <w:sz w:val="20"/>
                <w:szCs w:val="20"/>
              </w:rPr>
              <w:t>외화일반자금대출</w:t>
            </w:r>
          </w:p>
        </w:tc>
        <w:tc>
          <w:tcPr>
            <w:tcW w:w="893" w:type="pct"/>
            <w:tcBorders>
              <w:top w:val="single" w:sz="4" w:space="0" w:color="404040" w:themeColor="text1" w:themeTint="BF"/>
            </w:tcBorders>
            <w:vAlign w:val="center"/>
          </w:tcPr>
          <w:p w14:paraId="7B3DE8AC" w14:textId="77777777" w:rsidR="00026A7E" w:rsidRPr="00DD6F84" w:rsidRDefault="00026A7E" w:rsidP="0091358C">
            <w:pPr>
              <w:pStyle w:val="a5"/>
              <w:spacing w:line="280" w:lineRule="atLeast"/>
              <w:ind w:leftChars="0" w:left="0"/>
              <w:jc w:val="center"/>
              <w:rPr>
                <w:sz w:val="20"/>
                <w:szCs w:val="20"/>
              </w:rPr>
            </w:pPr>
            <w:r w:rsidRPr="00DD6F84">
              <w:rPr>
                <w:sz w:val="20"/>
                <w:szCs w:val="20"/>
              </w:rPr>
              <w:t>USD 2,500,000</w:t>
            </w:r>
          </w:p>
        </w:tc>
        <w:tc>
          <w:tcPr>
            <w:tcW w:w="644" w:type="pct"/>
            <w:tcBorders>
              <w:top w:val="single" w:sz="4" w:space="0" w:color="404040" w:themeColor="text1" w:themeTint="BF"/>
            </w:tcBorders>
            <w:shd w:val="clear" w:color="auto" w:fill="auto"/>
            <w:vAlign w:val="center"/>
          </w:tcPr>
          <w:p w14:paraId="11141489" w14:textId="77777777" w:rsidR="00026A7E" w:rsidRPr="00FE49FF" w:rsidRDefault="00026A7E" w:rsidP="0091358C">
            <w:pPr>
              <w:pStyle w:val="a5"/>
              <w:spacing w:line="280" w:lineRule="atLeast"/>
              <w:ind w:leftChars="0" w:left="0"/>
              <w:jc w:val="center"/>
              <w:rPr>
                <w:spacing w:val="-4"/>
                <w:sz w:val="20"/>
                <w:szCs w:val="20"/>
              </w:rPr>
            </w:pPr>
            <w:r w:rsidRPr="00FE49FF">
              <w:rPr>
                <w:spacing w:val="-4"/>
                <w:sz w:val="20"/>
                <w:szCs w:val="20"/>
              </w:rPr>
              <w:t>2017. 6. 30.</w:t>
            </w:r>
          </w:p>
        </w:tc>
        <w:tc>
          <w:tcPr>
            <w:tcW w:w="644" w:type="pct"/>
            <w:tcBorders>
              <w:top w:val="single" w:sz="4" w:space="0" w:color="404040" w:themeColor="text1" w:themeTint="BF"/>
            </w:tcBorders>
            <w:shd w:val="clear" w:color="auto" w:fill="auto"/>
            <w:vAlign w:val="center"/>
          </w:tcPr>
          <w:p w14:paraId="4A647D99" w14:textId="77777777" w:rsidR="00026A7E" w:rsidRPr="00FE49FF" w:rsidRDefault="00026A7E" w:rsidP="0091358C">
            <w:pPr>
              <w:pStyle w:val="a5"/>
              <w:spacing w:line="280" w:lineRule="atLeast"/>
              <w:ind w:leftChars="0" w:left="0"/>
              <w:jc w:val="center"/>
              <w:rPr>
                <w:spacing w:val="-4"/>
                <w:sz w:val="20"/>
                <w:szCs w:val="20"/>
              </w:rPr>
            </w:pPr>
            <w:r w:rsidRPr="00FE49FF">
              <w:rPr>
                <w:spacing w:val="-4"/>
                <w:sz w:val="20"/>
                <w:szCs w:val="20"/>
              </w:rPr>
              <w:t>2022. 6. 30.</w:t>
            </w:r>
          </w:p>
        </w:tc>
        <w:tc>
          <w:tcPr>
            <w:tcW w:w="516" w:type="pct"/>
            <w:tcBorders>
              <w:top w:val="single" w:sz="4" w:space="0" w:color="404040" w:themeColor="text1" w:themeTint="BF"/>
            </w:tcBorders>
            <w:vAlign w:val="center"/>
          </w:tcPr>
          <w:p w14:paraId="0C332868" w14:textId="77777777" w:rsidR="00026A7E" w:rsidRPr="00DD6F84" w:rsidRDefault="00026A7E" w:rsidP="0091358C">
            <w:pPr>
              <w:pStyle w:val="a5"/>
              <w:spacing w:line="280" w:lineRule="atLeast"/>
              <w:ind w:leftChars="0" w:left="0"/>
              <w:jc w:val="center"/>
              <w:rPr>
                <w:sz w:val="20"/>
                <w:szCs w:val="20"/>
              </w:rPr>
            </w:pPr>
            <w:r w:rsidRPr="00DD6F84">
              <w:rPr>
                <w:sz w:val="20"/>
                <w:szCs w:val="20"/>
              </w:rPr>
              <w:t>Libor+</w:t>
            </w:r>
          </w:p>
          <w:p w14:paraId="21A1DEBF" w14:textId="77777777" w:rsidR="00026A7E" w:rsidRPr="00DD6F84" w:rsidRDefault="00026A7E" w:rsidP="0091358C">
            <w:pPr>
              <w:pStyle w:val="a5"/>
              <w:spacing w:line="280" w:lineRule="atLeast"/>
              <w:ind w:leftChars="0" w:left="0"/>
              <w:jc w:val="center"/>
              <w:rPr>
                <w:sz w:val="20"/>
                <w:szCs w:val="20"/>
              </w:rPr>
            </w:pPr>
            <w:r w:rsidRPr="00DD6F84">
              <w:rPr>
                <w:sz w:val="20"/>
                <w:szCs w:val="20"/>
              </w:rPr>
              <w:t>1.2%</w:t>
            </w:r>
          </w:p>
        </w:tc>
        <w:tc>
          <w:tcPr>
            <w:tcW w:w="549" w:type="pct"/>
            <w:tcBorders>
              <w:top w:val="single" w:sz="4" w:space="0" w:color="404040" w:themeColor="text1" w:themeTint="BF"/>
            </w:tcBorders>
            <w:vAlign w:val="center"/>
          </w:tcPr>
          <w:p w14:paraId="59EB0B5E" w14:textId="77777777" w:rsidR="00026A7E" w:rsidRPr="00DD6F84" w:rsidRDefault="00026A7E" w:rsidP="0091358C">
            <w:pPr>
              <w:pStyle w:val="a5"/>
              <w:spacing w:line="280" w:lineRule="atLeast"/>
              <w:ind w:leftChars="0" w:left="0"/>
              <w:jc w:val="center"/>
              <w:rPr>
                <w:sz w:val="20"/>
                <w:szCs w:val="20"/>
              </w:rPr>
            </w:pPr>
            <w:r w:rsidRPr="00DD6F84">
              <w:rPr>
                <w:sz w:val="20"/>
                <w:szCs w:val="20"/>
              </w:rPr>
              <w:t>없음</w:t>
            </w:r>
          </w:p>
        </w:tc>
      </w:tr>
      <w:tr w:rsidR="00026A7E" w:rsidRPr="00DD6F84" w14:paraId="1755DBC8" w14:textId="77777777" w:rsidTr="0091358C">
        <w:trPr>
          <w:trHeight w:val="340"/>
        </w:trPr>
        <w:tc>
          <w:tcPr>
            <w:tcW w:w="538" w:type="pct"/>
            <w:vMerge/>
            <w:shd w:val="clear" w:color="auto" w:fill="F2F2F2" w:themeFill="background1" w:themeFillShade="F2"/>
            <w:vAlign w:val="center"/>
          </w:tcPr>
          <w:p w14:paraId="4CE04663" w14:textId="77777777" w:rsidR="00026A7E" w:rsidRPr="00DD6F84" w:rsidRDefault="00026A7E" w:rsidP="0091358C">
            <w:pPr>
              <w:pStyle w:val="a5"/>
              <w:spacing w:line="280" w:lineRule="atLeast"/>
              <w:ind w:leftChars="0" w:left="0"/>
              <w:jc w:val="center"/>
              <w:rPr>
                <w:sz w:val="20"/>
                <w:szCs w:val="20"/>
              </w:rPr>
            </w:pPr>
          </w:p>
        </w:tc>
        <w:tc>
          <w:tcPr>
            <w:tcW w:w="609" w:type="pct"/>
            <w:shd w:val="clear" w:color="auto" w:fill="auto"/>
            <w:vAlign w:val="center"/>
          </w:tcPr>
          <w:p w14:paraId="52F92200" w14:textId="77777777" w:rsidR="00026A7E" w:rsidRPr="00DD6F84" w:rsidRDefault="00026A7E" w:rsidP="0091358C">
            <w:pPr>
              <w:pStyle w:val="a5"/>
              <w:spacing w:line="280" w:lineRule="atLeast"/>
              <w:ind w:leftChars="0" w:left="0"/>
              <w:jc w:val="center"/>
              <w:rPr>
                <w:sz w:val="20"/>
                <w:szCs w:val="20"/>
              </w:rPr>
            </w:pPr>
            <w:r w:rsidRPr="00DD6F84">
              <w:rPr>
                <w:sz w:val="20"/>
                <w:szCs w:val="20"/>
              </w:rPr>
              <w:t>하나</w:t>
            </w:r>
          </w:p>
          <w:p w14:paraId="3A9A3244" w14:textId="77777777" w:rsidR="00026A7E" w:rsidRPr="00DD6F84" w:rsidRDefault="00026A7E" w:rsidP="0091358C">
            <w:pPr>
              <w:pStyle w:val="a5"/>
              <w:spacing w:line="280" w:lineRule="atLeast"/>
              <w:ind w:leftChars="0" w:left="0"/>
              <w:jc w:val="center"/>
              <w:rPr>
                <w:sz w:val="20"/>
                <w:szCs w:val="20"/>
              </w:rPr>
            </w:pPr>
            <w:r w:rsidRPr="00DD6F84">
              <w:rPr>
                <w:sz w:val="20"/>
                <w:szCs w:val="20"/>
              </w:rPr>
              <w:t>은행</w:t>
            </w:r>
          </w:p>
        </w:tc>
        <w:tc>
          <w:tcPr>
            <w:tcW w:w="606" w:type="pct"/>
            <w:shd w:val="clear" w:color="auto" w:fill="auto"/>
            <w:vAlign w:val="center"/>
          </w:tcPr>
          <w:p w14:paraId="4887337E" w14:textId="77777777" w:rsidR="00026A7E" w:rsidRPr="00DD6F84" w:rsidRDefault="00026A7E" w:rsidP="0091358C">
            <w:pPr>
              <w:pStyle w:val="a5"/>
              <w:spacing w:line="280" w:lineRule="atLeast"/>
              <w:ind w:leftChars="0" w:left="0"/>
              <w:jc w:val="center"/>
              <w:rPr>
                <w:sz w:val="20"/>
                <w:szCs w:val="20"/>
              </w:rPr>
            </w:pPr>
            <w:r w:rsidRPr="00DD6F84">
              <w:rPr>
                <w:sz w:val="20"/>
                <w:szCs w:val="20"/>
              </w:rPr>
              <w:t>매입외환</w:t>
            </w:r>
            <w:r w:rsidRPr="00DD6F84">
              <w:rPr>
                <w:sz w:val="20"/>
                <w:szCs w:val="20"/>
              </w:rPr>
              <w:t>(D/A)</w:t>
            </w:r>
          </w:p>
        </w:tc>
        <w:tc>
          <w:tcPr>
            <w:tcW w:w="893" w:type="pct"/>
            <w:vAlign w:val="center"/>
          </w:tcPr>
          <w:p w14:paraId="05CF4BFB" w14:textId="77777777" w:rsidR="00026A7E" w:rsidRPr="00FE49FF" w:rsidRDefault="00026A7E" w:rsidP="0091358C">
            <w:pPr>
              <w:pStyle w:val="a5"/>
              <w:spacing w:line="280" w:lineRule="atLeast"/>
              <w:ind w:leftChars="0" w:left="0"/>
              <w:jc w:val="center"/>
              <w:rPr>
                <w:spacing w:val="-4"/>
                <w:sz w:val="20"/>
                <w:szCs w:val="20"/>
              </w:rPr>
            </w:pPr>
            <w:r w:rsidRPr="00FE49FF">
              <w:rPr>
                <w:spacing w:val="-4"/>
                <w:sz w:val="20"/>
                <w:szCs w:val="20"/>
              </w:rPr>
              <w:t>JPY 600,000,000</w:t>
            </w:r>
          </w:p>
        </w:tc>
        <w:tc>
          <w:tcPr>
            <w:tcW w:w="644" w:type="pct"/>
            <w:shd w:val="clear" w:color="auto" w:fill="auto"/>
            <w:vAlign w:val="center"/>
          </w:tcPr>
          <w:p w14:paraId="7CA2A28A" w14:textId="77777777" w:rsidR="00026A7E" w:rsidRPr="00FE49FF" w:rsidRDefault="00026A7E" w:rsidP="0091358C">
            <w:pPr>
              <w:pStyle w:val="a5"/>
              <w:spacing w:line="280" w:lineRule="atLeast"/>
              <w:ind w:leftChars="0" w:left="0"/>
              <w:jc w:val="center"/>
              <w:rPr>
                <w:spacing w:val="-4"/>
                <w:sz w:val="20"/>
                <w:szCs w:val="20"/>
              </w:rPr>
            </w:pPr>
            <w:r w:rsidRPr="00FE49FF">
              <w:rPr>
                <w:spacing w:val="-4"/>
                <w:sz w:val="20"/>
                <w:szCs w:val="20"/>
              </w:rPr>
              <w:t>2017. 1. 18.</w:t>
            </w:r>
          </w:p>
        </w:tc>
        <w:tc>
          <w:tcPr>
            <w:tcW w:w="644" w:type="pct"/>
            <w:shd w:val="clear" w:color="auto" w:fill="auto"/>
            <w:vAlign w:val="center"/>
          </w:tcPr>
          <w:p w14:paraId="0642777B" w14:textId="77777777" w:rsidR="00026A7E" w:rsidRPr="00FE49FF" w:rsidRDefault="00026A7E" w:rsidP="0091358C">
            <w:pPr>
              <w:pStyle w:val="a5"/>
              <w:spacing w:line="280" w:lineRule="atLeast"/>
              <w:ind w:leftChars="0" w:left="0"/>
              <w:jc w:val="center"/>
              <w:rPr>
                <w:spacing w:val="-4"/>
                <w:sz w:val="20"/>
                <w:szCs w:val="20"/>
              </w:rPr>
            </w:pPr>
            <w:r w:rsidRPr="00FE49FF">
              <w:rPr>
                <w:spacing w:val="-4"/>
                <w:sz w:val="20"/>
                <w:szCs w:val="20"/>
              </w:rPr>
              <w:t>2022. 1. 17.</w:t>
            </w:r>
          </w:p>
        </w:tc>
        <w:tc>
          <w:tcPr>
            <w:tcW w:w="516" w:type="pct"/>
            <w:vAlign w:val="center"/>
          </w:tcPr>
          <w:p w14:paraId="3EEE5A2A" w14:textId="77777777" w:rsidR="00026A7E" w:rsidRPr="00DD6F84" w:rsidRDefault="00026A7E" w:rsidP="0091358C">
            <w:pPr>
              <w:pStyle w:val="a5"/>
              <w:spacing w:line="280" w:lineRule="atLeast"/>
              <w:ind w:leftChars="0" w:left="0"/>
              <w:jc w:val="center"/>
              <w:rPr>
                <w:sz w:val="20"/>
                <w:szCs w:val="20"/>
              </w:rPr>
            </w:pPr>
            <w:r w:rsidRPr="00DD6F84">
              <w:rPr>
                <w:sz w:val="20"/>
                <w:szCs w:val="20"/>
              </w:rPr>
              <w:t>Libor+</w:t>
            </w:r>
          </w:p>
          <w:p w14:paraId="5905C4BD" w14:textId="77777777" w:rsidR="00026A7E" w:rsidRPr="00DD6F84" w:rsidRDefault="00026A7E" w:rsidP="0091358C">
            <w:pPr>
              <w:pStyle w:val="a5"/>
              <w:spacing w:line="280" w:lineRule="atLeast"/>
              <w:ind w:leftChars="0" w:left="0"/>
              <w:jc w:val="center"/>
              <w:rPr>
                <w:sz w:val="20"/>
                <w:szCs w:val="20"/>
              </w:rPr>
            </w:pPr>
            <w:r w:rsidRPr="00DD6F84">
              <w:rPr>
                <w:sz w:val="20"/>
                <w:szCs w:val="20"/>
              </w:rPr>
              <w:t>1.33%</w:t>
            </w:r>
          </w:p>
        </w:tc>
        <w:tc>
          <w:tcPr>
            <w:tcW w:w="549" w:type="pct"/>
            <w:vAlign w:val="center"/>
          </w:tcPr>
          <w:p w14:paraId="4D596B70" w14:textId="77777777" w:rsidR="00026A7E" w:rsidRPr="00DD6F84" w:rsidRDefault="00026A7E" w:rsidP="0091358C">
            <w:pPr>
              <w:pStyle w:val="a5"/>
              <w:spacing w:line="280" w:lineRule="atLeast"/>
              <w:ind w:leftChars="0" w:left="0"/>
              <w:jc w:val="center"/>
              <w:rPr>
                <w:sz w:val="20"/>
                <w:szCs w:val="20"/>
              </w:rPr>
            </w:pPr>
            <w:r w:rsidRPr="00DD6F84">
              <w:rPr>
                <w:sz w:val="20"/>
                <w:szCs w:val="20"/>
              </w:rPr>
              <w:t>D/A</w:t>
            </w:r>
          </w:p>
          <w:p w14:paraId="7A7B8D49" w14:textId="77777777" w:rsidR="00026A7E" w:rsidRPr="00947762" w:rsidRDefault="00026A7E" w:rsidP="0091358C">
            <w:pPr>
              <w:pStyle w:val="a5"/>
              <w:spacing w:line="280" w:lineRule="atLeast"/>
              <w:ind w:leftChars="0" w:left="0"/>
              <w:jc w:val="center"/>
              <w:rPr>
                <w:spacing w:val="-8"/>
                <w:sz w:val="20"/>
                <w:szCs w:val="20"/>
              </w:rPr>
            </w:pPr>
            <w:r w:rsidRPr="00947762">
              <w:rPr>
                <w:spacing w:val="-8"/>
                <w:sz w:val="20"/>
                <w:szCs w:val="20"/>
              </w:rPr>
              <w:t>매출채권</w:t>
            </w:r>
          </w:p>
          <w:p w14:paraId="70E83568" w14:textId="77777777" w:rsidR="00026A7E" w:rsidRPr="00DD6F84" w:rsidRDefault="00026A7E" w:rsidP="0091358C">
            <w:pPr>
              <w:pStyle w:val="a5"/>
              <w:spacing w:line="280" w:lineRule="atLeast"/>
              <w:ind w:leftChars="0" w:left="0"/>
              <w:jc w:val="center"/>
              <w:rPr>
                <w:sz w:val="20"/>
                <w:szCs w:val="20"/>
              </w:rPr>
            </w:pPr>
            <w:r w:rsidRPr="00DD6F84">
              <w:rPr>
                <w:sz w:val="20"/>
                <w:szCs w:val="20"/>
              </w:rPr>
              <w:t>담보</w:t>
            </w:r>
          </w:p>
        </w:tc>
      </w:tr>
    </w:tbl>
    <w:p w14:paraId="53DD4B04" w14:textId="77777777" w:rsidR="00026A7E" w:rsidRPr="00CB2B3F" w:rsidRDefault="00026A7E" w:rsidP="00026A7E">
      <w:pPr>
        <w:pStyle w:val="a5"/>
        <w:spacing w:before="240" w:after="240"/>
        <w:ind w:leftChars="0" w:left="907"/>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대상회사가</w:t>
      </w:r>
      <w:r w:rsidRPr="00CB2B3F">
        <w:rPr>
          <w:szCs w:val="22"/>
        </w:rPr>
        <w:t xml:space="preserve"> </w:t>
      </w:r>
      <w:r w:rsidRPr="00CB2B3F">
        <w:rPr>
          <w:szCs w:val="22"/>
        </w:rPr>
        <w:t>체결하고</w:t>
      </w:r>
      <w:r w:rsidRPr="00CB2B3F">
        <w:rPr>
          <w:szCs w:val="22"/>
        </w:rPr>
        <w:t xml:space="preserve"> </w:t>
      </w:r>
      <w:r w:rsidRPr="00CB2B3F">
        <w:rPr>
          <w:szCs w:val="22"/>
        </w:rPr>
        <w:t>있는</w:t>
      </w:r>
      <w:r w:rsidRPr="00CB2B3F">
        <w:rPr>
          <w:szCs w:val="22"/>
        </w:rPr>
        <w:t xml:space="preserve"> </w:t>
      </w:r>
      <w:r w:rsidRPr="00CB2B3F">
        <w:rPr>
          <w:szCs w:val="22"/>
        </w:rPr>
        <w:t>차입계약은</w:t>
      </w:r>
      <w:r w:rsidRPr="00CB2B3F">
        <w:rPr>
          <w:szCs w:val="22"/>
        </w:rPr>
        <w:t xml:space="preserve"> CoC </w:t>
      </w:r>
      <w:r w:rsidRPr="00CB2B3F">
        <w:rPr>
          <w:szCs w:val="22"/>
        </w:rPr>
        <w:t>조항</w:t>
      </w:r>
      <w:r w:rsidRPr="00CB2B3F">
        <w:rPr>
          <w:szCs w:val="22"/>
        </w:rPr>
        <w:t xml:space="preserve"> </w:t>
      </w:r>
      <w:r w:rsidRPr="00CB2B3F">
        <w:rPr>
          <w:szCs w:val="22"/>
        </w:rPr>
        <w:t>또는</w:t>
      </w:r>
      <w:r w:rsidRPr="00CB2B3F">
        <w:rPr>
          <w:szCs w:val="22"/>
        </w:rPr>
        <w:t xml:space="preserve"> </w:t>
      </w:r>
      <w:r w:rsidRPr="00CB2B3F">
        <w:rPr>
          <w:szCs w:val="22"/>
        </w:rPr>
        <w:t>본건</w:t>
      </w:r>
      <w:ins w:id="313" w:author="heesung.ahn" w:date="2021-08-31T00:43:00Z">
        <w:r w:rsidR="00540BE3">
          <w:rPr>
            <w:rFonts w:hint="eastAsia"/>
            <w:szCs w:val="22"/>
          </w:rPr>
          <w:t xml:space="preserve"> </w:t>
        </w:r>
        <w:r w:rsidR="00540BE3">
          <w:rPr>
            <w:rFonts w:hint="eastAsia"/>
            <w:szCs w:val="22"/>
          </w:rPr>
          <w:t>거래</w:t>
        </w:r>
      </w:ins>
      <w:ins w:id="314" w:author="heesung.ahn" w:date="2021-08-31T00:44:00Z">
        <w:r w:rsidR="00540BE3">
          <w:rPr>
            <w:rFonts w:hint="eastAsia"/>
            <w:szCs w:val="22"/>
          </w:rPr>
          <w:t>로</w:t>
        </w:r>
        <w:r w:rsidR="00540BE3">
          <w:rPr>
            <w:rFonts w:hint="eastAsia"/>
            <w:szCs w:val="22"/>
          </w:rPr>
          <w:t xml:space="preserve"> </w:t>
        </w:r>
        <w:r w:rsidR="00540BE3">
          <w:rPr>
            <w:rFonts w:hint="eastAsia"/>
            <w:szCs w:val="22"/>
          </w:rPr>
          <w:t>인하여</w:t>
        </w:r>
        <w:r w:rsidR="00540BE3">
          <w:rPr>
            <w:rFonts w:hint="eastAsia"/>
            <w:szCs w:val="22"/>
          </w:rPr>
          <w:t xml:space="preserve"> </w:t>
        </w:r>
        <w:r w:rsidR="00540BE3">
          <w:rPr>
            <w:rFonts w:hint="eastAsia"/>
            <w:szCs w:val="22"/>
          </w:rPr>
          <w:t>발생할</w:t>
        </w:r>
        <w:r w:rsidR="00540BE3">
          <w:rPr>
            <w:rFonts w:hint="eastAsia"/>
            <w:szCs w:val="22"/>
          </w:rPr>
          <w:t xml:space="preserve"> </w:t>
        </w:r>
        <w:r w:rsidR="00540BE3">
          <w:rPr>
            <w:rFonts w:hint="eastAsia"/>
            <w:szCs w:val="22"/>
          </w:rPr>
          <w:t>수</w:t>
        </w:r>
        <w:r w:rsidR="00540BE3">
          <w:rPr>
            <w:rFonts w:hint="eastAsia"/>
            <w:szCs w:val="22"/>
          </w:rPr>
          <w:t xml:space="preserve"> </w:t>
        </w:r>
        <w:r w:rsidR="00540BE3">
          <w:rPr>
            <w:rFonts w:hint="eastAsia"/>
            <w:szCs w:val="22"/>
          </w:rPr>
          <w:t>있는</w:t>
        </w:r>
        <w:r w:rsidR="00540BE3">
          <w:rPr>
            <w:rFonts w:hint="eastAsia"/>
            <w:szCs w:val="22"/>
          </w:rPr>
          <w:t xml:space="preserve"> </w:t>
        </w:r>
      </w:ins>
      <w:del w:id="315" w:author="heesung.ahn" w:date="2021-08-31T00:44:00Z">
        <w:r w:rsidRPr="00CB2B3F" w:rsidDel="00540BE3">
          <w:rPr>
            <w:szCs w:val="22"/>
          </w:rPr>
          <w:delText>에</w:delText>
        </w:r>
        <w:r w:rsidRPr="00CB2B3F" w:rsidDel="00540BE3">
          <w:rPr>
            <w:szCs w:val="22"/>
          </w:rPr>
          <w:delText xml:space="preserve"> </w:delText>
        </w:r>
        <w:r w:rsidRPr="00CB2B3F" w:rsidDel="00540BE3">
          <w:rPr>
            <w:szCs w:val="22"/>
          </w:rPr>
          <w:delText>적용</w:delText>
        </w:r>
        <w:r w:rsidRPr="00CB2B3F" w:rsidDel="00540BE3">
          <w:rPr>
            <w:szCs w:val="22"/>
          </w:rPr>
          <w:delText xml:space="preserve"> </w:delText>
        </w:r>
        <w:r w:rsidRPr="00CB2B3F" w:rsidDel="00540BE3">
          <w:rPr>
            <w:szCs w:val="22"/>
          </w:rPr>
          <w:delText>가능한</w:delText>
        </w:r>
        <w:r w:rsidRPr="00CB2B3F" w:rsidDel="00540BE3">
          <w:rPr>
            <w:szCs w:val="22"/>
          </w:rPr>
          <w:delText xml:space="preserve"> </w:delText>
        </w:r>
      </w:del>
      <w:r w:rsidRPr="00CB2B3F">
        <w:rPr>
          <w:szCs w:val="22"/>
        </w:rPr>
        <w:t>기한이익상실사유는</w:t>
      </w:r>
      <w:r w:rsidRPr="00CB2B3F">
        <w:rPr>
          <w:szCs w:val="22"/>
        </w:rPr>
        <w:t xml:space="preserve"> </w:t>
      </w:r>
      <w:r w:rsidRPr="00CB2B3F">
        <w:rPr>
          <w:szCs w:val="22"/>
        </w:rPr>
        <w:t>없는</w:t>
      </w:r>
      <w:r w:rsidRPr="00CB2B3F">
        <w:rPr>
          <w:szCs w:val="22"/>
        </w:rPr>
        <w:t xml:space="preserve"> </w:t>
      </w:r>
      <w:r w:rsidRPr="00CB2B3F">
        <w:rPr>
          <w:szCs w:val="22"/>
        </w:rPr>
        <w:t>것으로</w:t>
      </w:r>
      <w:r w:rsidRPr="00CB2B3F">
        <w:rPr>
          <w:szCs w:val="22"/>
        </w:rPr>
        <w:t xml:space="preserve"> </w:t>
      </w:r>
      <w:r w:rsidRPr="00CB2B3F">
        <w:rPr>
          <w:szCs w:val="22"/>
        </w:rPr>
        <w:t>확인됨</w:t>
      </w:r>
      <w:r w:rsidRPr="00CB2B3F">
        <w:rPr>
          <w:szCs w:val="22"/>
        </w:rPr>
        <w:t xml:space="preserve">. </w:t>
      </w:r>
      <w:r w:rsidRPr="00CB2B3F">
        <w:rPr>
          <w:szCs w:val="22"/>
        </w:rPr>
        <w:t>다만</w:t>
      </w:r>
      <w:r w:rsidRPr="00CB2B3F">
        <w:rPr>
          <w:szCs w:val="22"/>
        </w:rPr>
        <w:t xml:space="preserve">, </w:t>
      </w:r>
      <w:r w:rsidRPr="00CB2B3F">
        <w:rPr>
          <w:szCs w:val="22"/>
        </w:rPr>
        <w:t>각</w:t>
      </w:r>
      <w:r w:rsidRPr="00CB2B3F">
        <w:rPr>
          <w:szCs w:val="22"/>
        </w:rPr>
        <w:t xml:space="preserve"> </w:t>
      </w:r>
      <w:r w:rsidRPr="00CB2B3F">
        <w:rPr>
          <w:szCs w:val="22"/>
        </w:rPr>
        <w:t>차입계약</w:t>
      </w:r>
      <w:r w:rsidRPr="00CB2B3F">
        <w:rPr>
          <w:szCs w:val="22"/>
        </w:rPr>
        <w:t xml:space="preserve"> </w:t>
      </w:r>
      <w:r w:rsidRPr="00CB2B3F">
        <w:rPr>
          <w:szCs w:val="22"/>
        </w:rPr>
        <w:t>제</w:t>
      </w:r>
      <w:r w:rsidRPr="00CB2B3F">
        <w:rPr>
          <w:szCs w:val="22"/>
        </w:rPr>
        <w:t>13</w:t>
      </w:r>
      <w:r w:rsidRPr="00CB2B3F">
        <w:rPr>
          <w:szCs w:val="22"/>
        </w:rPr>
        <w:t>조</w:t>
      </w:r>
      <w:r w:rsidRPr="00CB2B3F">
        <w:rPr>
          <w:szCs w:val="22"/>
        </w:rPr>
        <w:t xml:space="preserve"> </w:t>
      </w:r>
      <w:r w:rsidRPr="00CB2B3F">
        <w:rPr>
          <w:szCs w:val="22"/>
        </w:rPr>
        <w:t>제</w:t>
      </w:r>
      <w:r w:rsidRPr="00CB2B3F">
        <w:rPr>
          <w:szCs w:val="22"/>
        </w:rPr>
        <w:t>2</w:t>
      </w:r>
      <w:r w:rsidRPr="00CB2B3F">
        <w:rPr>
          <w:szCs w:val="22"/>
        </w:rPr>
        <w:t>항</w:t>
      </w:r>
      <w:r w:rsidRPr="00CB2B3F">
        <w:rPr>
          <w:szCs w:val="22"/>
        </w:rPr>
        <w:t xml:space="preserve"> </w:t>
      </w:r>
      <w:r w:rsidRPr="00CB2B3F">
        <w:rPr>
          <w:szCs w:val="22"/>
        </w:rPr>
        <w:t>제</w:t>
      </w:r>
      <w:r w:rsidRPr="00CB2B3F">
        <w:rPr>
          <w:szCs w:val="22"/>
        </w:rPr>
        <w:t>5</w:t>
      </w:r>
      <w:r w:rsidRPr="00CB2B3F">
        <w:rPr>
          <w:szCs w:val="22"/>
        </w:rPr>
        <w:t>호에</w:t>
      </w:r>
      <w:r w:rsidRPr="00CB2B3F">
        <w:rPr>
          <w:szCs w:val="22"/>
        </w:rPr>
        <w:t xml:space="preserve"> </w:t>
      </w:r>
      <w:r w:rsidRPr="00CB2B3F">
        <w:rPr>
          <w:szCs w:val="22"/>
        </w:rPr>
        <w:t>따르면</w:t>
      </w:r>
      <w:r w:rsidRPr="00CB2B3F">
        <w:rPr>
          <w:szCs w:val="22"/>
        </w:rPr>
        <w:t>, “</w:t>
      </w:r>
      <w:r w:rsidRPr="00CB2B3F">
        <w:rPr>
          <w:szCs w:val="22"/>
        </w:rPr>
        <w:t>경영상</w:t>
      </w:r>
      <w:r w:rsidRPr="00CB2B3F">
        <w:rPr>
          <w:szCs w:val="22"/>
        </w:rPr>
        <w:t xml:space="preserve"> </w:t>
      </w:r>
      <w:r w:rsidRPr="00CB2B3F">
        <w:rPr>
          <w:szCs w:val="22"/>
        </w:rPr>
        <w:t>중대한</w:t>
      </w:r>
      <w:r w:rsidRPr="00CB2B3F">
        <w:rPr>
          <w:szCs w:val="22"/>
        </w:rPr>
        <w:t xml:space="preserve"> </w:t>
      </w:r>
      <w:r w:rsidRPr="00CB2B3F">
        <w:rPr>
          <w:szCs w:val="22"/>
        </w:rPr>
        <w:t>변화가</w:t>
      </w:r>
      <w:r w:rsidRPr="00CB2B3F">
        <w:rPr>
          <w:szCs w:val="22"/>
        </w:rPr>
        <w:t xml:space="preserve"> </w:t>
      </w:r>
      <w:r w:rsidRPr="00CB2B3F">
        <w:rPr>
          <w:szCs w:val="22"/>
        </w:rPr>
        <w:t>생길</w:t>
      </w:r>
      <w:r w:rsidRPr="00CB2B3F">
        <w:rPr>
          <w:szCs w:val="22"/>
        </w:rPr>
        <w:t xml:space="preserve"> </w:t>
      </w:r>
      <w:r w:rsidRPr="00CB2B3F">
        <w:rPr>
          <w:szCs w:val="22"/>
        </w:rPr>
        <w:t>우려가</w:t>
      </w:r>
      <w:r w:rsidRPr="00CB2B3F">
        <w:rPr>
          <w:szCs w:val="22"/>
        </w:rPr>
        <w:t xml:space="preserve"> </w:t>
      </w:r>
      <w:r w:rsidRPr="00CB2B3F">
        <w:rPr>
          <w:szCs w:val="22"/>
        </w:rPr>
        <w:t>있는</w:t>
      </w:r>
      <w:r w:rsidRPr="00CB2B3F">
        <w:rPr>
          <w:szCs w:val="22"/>
        </w:rPr>
        <w:t xml:space="preserve"> </w:t>
      </w:r>
      <w:r w:rsidRPr="00CB2B3F">
        <w:rPr>
          <w:szCs w:val="22"/>
        </w:rPr>
        <w:t>경우</w:t>
      </w:r>
      <w:r w:rsidRPr="00CB2B3F">
        <w:rPr>
          <w:szCs w:val="22"/>
        </w:rPr>
        <w:t xml:space="preserve">” </w:t>
      </w:r>
      <w:r w:rsidRPr="00CB2B3F">
        <w:rPr>
          <w:szCs w:val="22"/>
        </w:rPr>
        <w:t>사전에</w:t>
      </w:r>
      <w:r w:rsidRPr="00CB2B3F">
        <w:rPr>
          <w:szCs w:val="22"/>
        </w:rPr>
        <w:t xml:space="preserve"> </w:t>
      </w:r>
      <w:r w:rsidRPr="00CB2B3F">
        <w:rPr>
          <w:szCs w:val="22"/>
        </w:rPr>
        <w:t>은행과</w:t>
      </w:r>
      <w:r w:rsidRPr="00CB2B3F">
        <w:rPr>
          <w:szCs w:val="22"/>
        </w:rPr>
        <w:t xml:space="preserve"> </w:t>
      </w:r>
      <w:r w:rsidRPr="00CB2B3F">
        <w:rPr>
          <w:szCs w:val="22"/>
        </w:rPr>
        <w:t>협의하도록</w:t>
      </w:r>
      <w:r w:rsidRPr="00CB2B3F">
        <w:rPr>
          <w:szCs w:val="22"/>
        </w:rPr>
        <w:t xml:space="preserve"> </w:t>
      </w:r>
      <w:r w:rsidRPr="00CB2B3F">
        <w:rPr>
          <w:szCs w:val="22"/>
        </w:rPr>
        <w:t>하는</w:t>
      </w:r>
      <w:r w:rsidRPr="00CB2B3F">
        <w:rPr>
          <w:szCs w:val="22"/>
        </w:rPr>
        <w:t xml:space="preserve"> </w:t>
      </w:r>
      <w:r w:rsidRPr="00CB2B3F">
        <w:rPr>
          <w:szCs w:val="22"/>
        </w:rPr>
        <w:t>사전</w:t>
      </w:r>
      <w:r w:rsidRPr="00CB2B3F">
        <w:rPr>
          <w:szCs w:val="22"/>
        </w:rPr>
        <w:t xml:space="preserve"> </w:t>
      </w:r>
      <w:r w:rsidRPr="00CB2B3F">
        <w:rPr>
          <w:szCs w:val="22"/>
        </w:rPr>
        <w:t>협의조항이</w:t>
      </w:r>
      <w:r w:rsidRPr="00CB2B3F">
        <w:rPr>
          <w:szCs w:val="22"/>
        </w:rPr>
        <w:t xml:space="preserve"> </w:t>
      </w:r>
      <w:r w:rsidRPr="00CB2B3F">
        <w:rPr>
          <w:szCs w:val="22"/>
        </w:rPr>
        <w:t>있음</w:t>
      </w:r>
      <w:r w:rsidRPr="00CB2B3F">
        <w:rPr>
          <w:szCs w:val="22"/>
        </w:rPr>
        <w:t xml:space="preserve">. </w:t>
      </w:r>
    </w:p>
    <w:p w14:paraId="6B93BD9B" w14:textId="77777777" w:rsidR="00026A7E" w:rsidRPr="00CB2B3F" w:rsidRDefault="00026A7E" w:rsidP="00026A7E">
      <w:pPr>
        <w:pStyle w:val="a5"/>
        <w:spacing w:after="240"/>
        <w:ind w:leftChars="0" w:left="907"/>
        <w:rPr>
          <w:szCs w:val="22"/>
        </w:rPr>
      </w:pPr>
      <w:r w:rsidRPr="00CB2B3F">
        <w:rPr>
          <w:szCs w:val="22"/>
        </w:rPr>
        <w:t>본건</w:t>
      </w:r>
      <w:r w:rsidRPr="00CB2B3F">
        <w:rPr>
          <w:szCs w:val="22"/>
        </w:rPr>
        <w:t xml:space="preserve"> </w:t>
      </w:r>
      <w:r w:rsidRPr="00CB2B3F">
        <w:rPr>
          <w:szCs w:val="22"/>
        </w:rPr>
        <w:t>거래에</w:t>
      </w:r>
      <w:r w:rsidRPr="00CB2B3F">
        <w:rPr>
          <w:szCs w:val="22"/>
        </w:rPr>
        <w:t xml:space="preserve"> </w:t>
      </w:r>
      <w:r w:rsidRPr="00CB2B3F">
        <w:rPr>
          <w:szCs w:val="22"/>
        </w:rPr>
        <w:t>따라</w:t>
      </w:r>
      <w:r w:rsidRPr="00CB2B3F">
        <w:rPr>
          <w:szCs w:val="22"/>
        </w:rPr>
        <w:t xml:space="preserve"> </w:t>
      </w:r>
      <w:r w:rsidRPr="00CB2B3F">
        <w:rPr>
          <w:szCs w:val="22"/>
        </w:rPr>
        <w:t>대상회사의</w:t>
      </w:r>
      <w:r w:rsidRPr="00CB2B3F">
        <w:rPr>
          <w:szCs w:val="22"/>
        </w:rPr>
        <w:t xml:space="preserve"> </w:t>
      </w:r>
      <w:r w:rsidRPr="00CB2B3F">
        <w:rPr>
          <w:szCs w:val="22"/>
        </w:rPr>
        <w:t>최대주주가</w:t>
      </w:r>
      <w:r w:rsidRPr="00CB2B3F">
        <w:rPr>
          <w:szCs w:val="22"/>
        </w:rPr>
        <w:t xml:space="preserve"> </w:t>
      </w:r>
      <w:r w:rsidRPr="00CB2B3F">
        <w:rPr>
          <w:szCs w:val="22"/>
        </w:rPr>
        <w:t>변경되고</w:t>
      </w:r>
      <w:r w:rsidRPr="00CB2B3F">
        <w:rPr>
          <w:szCs w:val="22"/>
        </w:rPr>
        <w:t xml:space="preserve">, </w:t>
      </w:r>
      <w:r w:rsidRPr="00CB2B3F">
        <w:rPr>
          <w:szCs w:val="22"/>
        </w:rPr>
        <w:t>등기임원이</w:t>
      </w:r>
      <w:r w:rsidRPr="00CB2B3F">
        <w:rPr>
          <w:szCs w:val="22"/>
        </w:rPr>
        <w:t xml:space="preserve"> </w:t>
      </w:r>
      <w:r w:rsidRPr="00CB2B3F">
        <w:rPr>
          <w:szCs w:val="22"/>
        </w:rPr>
        <w:t>변경될</w:t>
      </w:r>
      <w:r w:rsidRPr="00CB2B3F">
        <w:rPr>
          <w:szCs w:val="22"/>
        </w:rPr>
        <w:t xml:space="preserve"> </w:t>
      </w:r>
      <w:r w:rsidRPr="00CB2B3F">
        <w:rPr>
          <w:szCs w:val="22"/>
        </w:rPr>
        <w:t>예정이며</w:t>
      </w:r>
      <w:r w:rsidRPr="00CB2B3F">
        <w:rPr>
          <w:szCs w:val="22"/>
        </w:rPr>
        <w:t xml:space="preserve"> </w:t>
      </w:r>
      <w:r w:rsidRPr="00CB2B3F">
        <w:rPr>
          <w:szCs w:val="22"/>
        </w:rPr>
        <w:t>그리고</w:t>
      </w:r>
      <w:r w:rsidRPr="00CB2B3F">
        <w:rPr>
          <w:szCs w:val="22"/>
        </w:rPr>
        <w:t xml:space="preserve"> </w:t>
      </w:r>
      <w:r w:rsidRPr="00CB2B3F">
        <w:rPr>
          <w:szCs w:val="22"/>
        </w:rPr>
        <w:t>부속거래에</w:t>
      </w:r>
      <w:r w:rsidRPr="00CB2B3F">
        <w:rPr>
          <w:szCs w:val="22"/>
        </w:rPr>
        <w:t xml:space="preserve"> </w:t>
      </w:r>
      <w:r w:rsidRPr="00CB2B3F">
        <w:rPr>
          <w:szCs w:val="22"/>
        </w:rPr>
        <w:t>따라</w:t>
      </w:r>
      <w:r w:rsidRPr="00CB2B3F">
        <w:rPr>
          <w:szCs w:val="22"/>
        </w:rPr>
        <w:t xml:space="preserve"> </w:t>
      </w:r>
      <w:r w:rsidRPr="00CB2B3F">
        <w:rPr>
          <w:szCs w:val="22"/>
        </w:rPr>
        <w:t>대상회사의</w:t>
      </w:r>
      <w:r w:rsidRPr="00CB2B3F">
        <w:rPr>
          <w:szCs w:val="22"/>
        </w:rPr>
        <w:t xml:space="preserve"> </w:t>
      </w:r>
      <w:r w:rsidRPr="00CB2B3F">
        <w:rPr>
          <w:szCs w:val="22"/>
        </w:rPr>
        <w:t>구조조정이</w:t>
      </w:r>
      <w:r w:rsidRPr="00CB2B3F">
        <w:rPr>
          <w:szCs w:val="22"/>
        </w:rPr>
        <w:t xml:space="preserve"> </w:t>
      </w:r>
      <w:r w:rsidRPr="00CB2B3F">
        <w:rPr>
          <w:szCs w:val="22"/>
        </w:rPr>
        <w:t>발생할</w:t>
      </w:r>
      <w:r w:rsidRPr="00CB2B3F">
        <w:rPr>
          <w:szCs w:val="22"/>
        </w:rPr>
        <w:t xml:space="preserve"> </w:t>
      </w:r>
      <w:r w:rsidRPr="00CB2B3F">
        <w:rPr>
          <w:szCs w:val="22"/>
        </w:rPr>
        <w:t>예정임</w:t>
      </w:r>
      <w:r w:rsidRPr="00CB2B3F">
        <w:rPr>
          <w:szCs w:val="22"/>
        </w:rPr>
        <w:t xml:space="preserve">. </w:t>
      </w:r>
      <w:r w:rsidRPr="00CB2B3F">
        <w:rPr>
          <w:szCs w:val="22"/>
        </w:rPr>
        <w:t>이는</w:t>
      </w:r>
      <w:r w:rsidRPr="00CB2B3F">
        <w:rPr>
          <w:szCs w:val="22"/>
        </w:rPr>
        <w:t xml:space="preserve"> “</w:t>
      </w:r>
      <w:r w:rsidRPr="00CB2B3F">
        <w:rPr>
          <w:szCs w:val="22"/>
        </w:rPr>
        <w:t>경영상</w:t>
      </w:r>
      <w:r w:rsidRPr="00CB2B3F">
        <w:rPr>
          <w:szCs w:val="22"/>
        </w:rPr>
        <w:t xml:space="preserve"> </w:t>
      </w:r>
      <w:r w:rsidRPr="00CB2B3F">
        <w:rPr>
          <w:szCs w:val="22"/>
        </w:rPr>
        <w:t>중대한</w:t>
      </w:r>
      <w:r w:rsidRPr="00CB2B3F">
        <w:rPr>
          <w:szCs w:val="22"/>
        </w:rPr>
        <w:t xml:space="preserve"> </w:t>
      </w:r>
      <w:r w:rsidRPr="00CB2B3F">
        <w:rPr>
          <w:szCs w:val="22"/>
        </w:rPr>
        <w:t>변화가</w:t>
      </w:r>
      <w:r w:rsidRPr="00CB2B3F">
        <w:rPr>
          <w:szCs w:val="22"/>
        </w:rPr>
        <w:t xml:space="preserve"> </w:t>
      </w:r>
      <w:r w:rsidRPr="00CB2B3F">
        <w:rPr>
          <w:szCs w:val="22"/>
        </w:rPr>
        <w:t>생길</w:t>
      </w:r>
      <w:r w:rsidRPr="00CB2B3F">
        <w:rPr>
          <w:szCs w:val="22"/>
        </w:rPr>
        <w:t xml:space="preserve"> </w:t>
      </w:r>
      <w:r w:rsidRPr="00CB2B3F">
        <w:rPr>
          <w:szCs w:val="22"/>
        </w:rPr>
        <w:t>우려</w:t>
      </w:r>
      <w:r w:rsidRPr="00CB2B3F">
        <w:rPr>
          <w:szCs w:val="22"/>
        </w:rPr>
        <w:t>”</w:t>
      </w:r>
      <w:r w:rsidRPr="00CB2B3F">
        <w:rPr>
          <w:szCs w:val="22"/>
        </w:rPr>
        <w:t>로</w:t>
      </w:r>
      <w:r w:rsidRPr="00CB2B3F">
        <w:rPr>
          <w:szCs w:val="22"/>
        </w:rPr>
        <w:t xml:space="preserve"> </w:t>
      </w:r>
      <w:r w:rsidRPr="00CB2B3F">
        <w:rPr>
          <w:szCs w:val="22"/>
        </w:rPr>
        <w:t>해석될</w:t>
      </w:r>
      <w:r w:rsidRPr="00CB2B3F">
        <w:rPr>
          <w:szCs w:val="22"/>
        </w:rPr>
        <w:t xml:space="preserve"> </w:t>
      </w:r>
      <w:r w:rsidRPr="00CB2B3F">
        <w:rPr>
          <w:szCs w:val="22"/>
        </w:rPr>
        <w:t>가능성이</w:t>
      </w:r>
      <w:r w:rsidRPr="00CB2B3F">
        <w:rPr>
          <w:szCs w:val="22"/>
        </w:rPr>
        <w:t xml:space="preserve"> </w:t>
      </w:r>
      <w:r w:rsidRPr="00CB2B3F">
        <w:rPr>
          <w:szCs w:val="22"/>
        </w:rPr>
        <w:t>존재하</w:t>
      </w:r>
      <w:ins w:id="316" w:author="heesung.ahn" w:date="2021-08-31T00:44:00Z">
        <w:r w:rsidR="00185C39">
          <w:rPr>
            <w:rFonts w:hint="eastAsia"/>
            <w:szCs w:val="22"/>
          </w:rPr>
          <w:t>므로</w:t>
        </w:r>
      </w:ins>
      <w:del w:id="317" w:author="heesung.ahn" w:date="2021-08-31T00:44:00Z">
        <w:r w:rsidRPr="00CB2B3F" w:rsidDel="00185C39">
          <w:rPr>
            <w:szCs w:val="22"/>
          </w:rPr>
          <w:delText>는</w:delText>
        </w:r>
        <w:r w:rsidRPr="00CB2B3F" w:rsidDel="00185C39">
          <w:rPr>
            <w:szCs w:val="22"/>
          </w:rPr>
          <w:delText xml:space="preserve"> </w:delText>
        </w:r>
        <w:r w:rsidRPr="00CB2B3F" w:rsidDel="00185C39">
          <w:rPr>
            <w:szCs w:val="22"/>
          </w:rPr>
          <w:delText>바</w:delText>
        </w:r>
      </w:del>
      <w:r w:rsidRPr="00CB2B3F">
        <w:rPr>
          <w:szCs w:val="22"/>
        </w:rPr>
        <w:t xml:space="preserve">, </w:t>
      </w:r>
      <w:r w:rsidRPr="00CB2B3F">
        <w:rPr>
          <w:szCs w:val="22"/>
        </w:rPr>
        <w:t>대상회사는</w:t>
      </w:r>
      <w:r w:rsidRPr="00CB2B3F">
        <w:rPr>
          <w:szCs w:val="22"/>
        </w:rPr>
        <w:t xml:space="preserve"> </w:t>
      </w:r>
      <w:r w:rsidRPr="00CB2B3F">
        <w:rPr>
          <w:szCs w:val="22"/>
        </w:rPr>
        <w:t>본건</w:t>
      </w:r>
      <w:r w:rsidRPr="00CB2B3F">
        <w:rPr>
          <w:szCs w:val="22"/>
        </w:rPr>
        <w:t xml:space="preserve"> </w:t>
      </w:r>
      <w:r w:rsidRPr="00CB2B3F">
        <w:rPr>
          <w:szCs w:val="22"/>
        </w:rPr>
        <w:t>거래</w:t>
      </w:r>
      <w:r w:rsidRPr="00CB2B3F">
        <w:rPr>
          <w:szCs w:val="22"/>
        </w:rPr>
        <w:t xml:space="preserve"> </w:t>
      </w:r>
      <w:r w:rsidRPr="00CB2B3F">
        <w:rPr>
          <w:szCs w:val="22"/>
        </w:rPr>
        <w:t>종결</w:t>
      </w:r>
      <w:r w:rsidRPr="00CB2B3F">
        <w:rPr>
          <w:szCs w:val="22"/>
        </w:rPr>
        <w:t xml:space="preserve"> </w:t>
      </w:r>
      <w:r w:rsidRPr="00CB2B3F">
        <w:rPr>
          <w:szCs w:val="22"/>
        </w:rPr>
        <w:t>전까지</w:t>
      </w:r>
      <w:r w:rsidRPr="00CB2B3F">
        <w:rPr>
          <w:szCs w:val="22"/>
        </w:rPr>
        <w:t xml:space="preserve"> </w:t>
      </w:r>
      <w:r w:rsidRPr="00CB2B3F">
        <w:rPr>
          <w:szCs w:val="22"/>
        </w:rPr>
        <w:t>위</w:t>
      </w:r>
      <w:r w:rsidRPr="00CB2B3F">
        <w:rPr>
          <w:szCs w:val="22"/>
        </w:rPr>
        <w:t xml:space="preserve"> </w:t>
      </w:r>
      <w:r w:rsidRPr="00CB2B3F">
        <w:rPr>
          <w:szCs w:val="22"/>
        </w:rPr>
        <w:t>각</w:t>
      </w:r>
      <w:r w:rsidRPr="00CB2B3F">
        <w:rPr>
          <w:szCs w:val="22"/>
        </w:rPr>
        <w:t xml:space="preserve"> </w:t>
      </w:r>
      <w:r w:rsidRPr="00CB2B3F">
        <w:rPr>
          <w:szCs w:val="22"/>
        </w:rPr>
        <w:t>계약에</w:t>
      </w:r>
      <w:r w:rsidRPr="00CB2B3F">
        <w:rPr>
          <w:szCs w:val="22"/>
        </w:rPr>
        <w:t xml:space="preserve"> </w:t>
      </w:r>
      <w:r w:rsidRPr="00CB2B3F">
        <w:rPr>
          <w:szCs w:val="22"/>
        </w:rPr>
        <w:t>대하여</w:t>
      </w:r>
      <w:r w:rsidRPr="00CB2B3F">
        <w:rPr>
          <w:szCs w:val="22"/>
        </w:rPr>
        <w:t xml:space="preserve"> </w:t>
      </w:r>
      <w:r w:rsidRPr="00CB2B3F">
        <w:rPr>
          <w:szCs w:val="22"/>
        </w:rPr>
        <w:t>은행과</w:t>
      </w:r>
      <w:r w:rsidRPr="00CB2B3F">
        <w:rPr>
          <w:szCs w:val="22"/>
        </w:rPr>
        <w:t xml:space="preserve"> </w:t>
      </w:r>
      <w:r w:rsidRPr="00CB2B3F">
        <w:rPr>
          <w:szCs w:val="22"/>
        </w:rPr>
        <w:t>사전</w:t>
      </w:r>
      <w:r w:rsidRPr="00CB2B3F">
        <w:rPr>
          <w:szCs w:val="22"/>
        </w:rPr>
        <w:t xml:space="preserve"> </w:t>
      </w:r>
      <w:r w:rsidRPr="00CB2B3F">
        <w:rPr>
          <w:szCs w:val="22"/>
        </w:rPr>
        <w:t>협의</w:t>
      </w:r>
      <w:r w:rsidRPr="00CB2B3F">
        <w:rPr>
          <w:szCs w:val="22"/>
        </w:rPr>
        <w:t xml:space="preserve"> </w:t>
      </w:r>
      <w:r w:rsidRPr="00CB2B3F">
        <w:rPr>
          <w:szCs w:val="22"/>
        </w:rPr>
        <w:t>절차를</w:t>
      </w:r>
      <w:r w:rsidRPr="00CB2B3F">
        <w:rPr>
          <w:szCs w:val="22"/>
        </w:rPr>
        <w:t xml:space="preserve"> </w:t>
      </w:r>
      <w:r w:rsidRPr="00CB2B3F">
        <w:rPr>
          <w:szCs w:val="22"/>
        </w:rPr>
        <w:t>거치는</w:t>
      </w:r>
      <w:r w:rsidRPr="00CB2B3F">
        <w:rPr>
          <w:szCs w:val="22"/>
        </w:rPr>
        <w:t xml:space="preserve"> </w:t>
      </w:r>
      <w:r w:rsidRPr="00CB2B3F">
        <w:rPr>
          <w:szCs w:val="22"/>
        </w:rPr>
        <w:t>것이</w:t>
      </w:r>
      <w:r w:rsidRPr="00CB2B3F">
        <w:rPr>
          <w:szCs w:val="22"/>
        </w:rPr>
        <w:t xml:space="preserve"> </w:t>
      </w:r>
      <w:r w:rsidRPr="00CB2B3F">
        <w:rPr>
          <w:szCs w:val="22"/>
        </w:rPr>
        <w:t>바람직할</w:t>
      </w:r>
      <w:r w:rsidRPr="00CB2B3F">
        <w:rPr>
          <w:szCs w:val="22"/>
        </w:rPr>
        <w:t xml:space="preserve"> </w:t>
      </w:r>
      <w:r w:rsidRPr="00CB2B3F">
        <w:rPr>
          <w:szCs w:val="22"/>
        </w:rPr>
        <w:t>것으로</w:t>
      </w:r>
      <w:r w:rsidRPr="00CB2B3F">
        <w:rPr>
          <w:szCs w:val="22"/>
        </w:rPr>
        <w:t xml:space="preserve"> </w:t>
      </w:r>
      <w:r w:rsidRPr="00CB2B3F">
        <w:rPr>
          <w:szCs w:val="22"/>
        </w:rPr>
        <w:t>보임</w:t>
      </w:r>
      <w:r w:rsidRPr="00CB2B3F">
        <w:rPr>
          <w:szCs w:val="22"/>
        </w:rPr>
        <w:t>.</w:t>
      </w:r>
    </w:p>
    <w:p w14:paraId="1DDDC564" w14:textId="77777777" w:rsidR="00026A7E" w:rsidRPr="00CB2B3F" w:rsidRDefault="00026A7E" w:rsidP="00026A7E">
      <w:pPr>
        <w:pStyle w:val="a5"/>
        <w:spacing w:after="240"/>
        <w:ind w:leftChars="0" w:left="907"/>
        <w:rPr>
          <w:szCs w:val="22"/>
        </w:rPr>
      </w:pPr>
      <w:r w:rsidRPr="00CB2B3F">
        <w:rPr>
          <w:szCs w:val="22"/>
        </w:rPr>
        <w:t>대상회사가</w:t>
      </w:r>
      <w:r w:rsidRPr="00CB2B3F">
        <w:rPr>
          <w:szCs w:val="22"/>
        </w:rPr>
        <w:t xml:space="preserve"> </w:t>
      </w:r>
      <w:r w:rsidRPr="00CB2B3F">
        <w:rPr>
          <w:szCs w:val="22"/>
        </w:rPr>
        <w:t>제공받은</w:t>
      </w:r>
      <w:r w:rsidRPr="00CB2B3F">
        <w:rPr>
          <w:szCs w:val="22"/>
        </w:rPr>
        <w:t xml:space="preserve"> </w:t>
      </w:r>
      <w:r w:rsidRPr="00CB2B3F">
        <w:rPr>
          <w:szCs w:val="22"/>
        </w:rPr>
        <w:t>담보에</w:t>
      </w:r>
      <w:r w:rsidRPr="00CB2B3F">
        <w:rPr>
          <w:szCs w:val="22"/>
        </w:rPr>
        <w:t xml:space="preserve"> </w:t>
      </w:r>
      <w:r w:rsidRPr="00CB2B3F">
        <w:rPr>
          <w:szCs w:val="22"/>
        </w:rPr>
        <w:t>대한</w:t>
      </w:r>
      <w:r w:rsidRPr="00CB2B3F">
        <w:rPr>
          <w:szCs w:val="22"/>
        </w:rPr>
        <w:t xml:space="preserve"> </w:t>
      </w:r>
      <w:r w:rsidRPr="00CB2B3F">
        <w:rPr>
          <w:szCs w:val="22"/>
        </w:rPr>
        <w:t>담보설정계약은</w:t>
      </w:r>
      <w:r w:rsidRPr="00CB2B3F">
        <w:rPr>
          <w:szCs w:val="22"/>
        </w:rPr>
        <w:t xml:space="preserve"> </w:t>
      </w:r>
      <w:r w:rsidRPr="00CB2B3F">
        <w:rPr>
          <w:szCs w:val="22"/>
        </w:rPr>
        <w:t>제공되지</w:t>
      </w:r>
      <w:r w:rsidRPr="00CB2B3F">
        <w:rPr>
          <w:szCs w:val="22"/>
        </w:rPr>
        <w:t xml:space="preserve"> </w:t>
      </w:r>
      <w:r w:rsidRPr="00CB2B3F">
        <w:rPr>
          <w:szCs w:val="22"/>
        </w:rPr>
        <w:t>않았</w:t>
      </w:r>
      <w:ins w:id="318" w:author="heesung.ahn" w:date="2021-08-31T00:44:00Z">
        <w:r w:rsidR="00A32907">
          <w:rPr>
            <w:rFonts w:hint="eastAsia"/>
            <w:szCs w:val="22"/>
          </w:rPr>
          <w:t>음</w:t>
        </w:r>
      </w:ins>
      <w:del w:id="319" w:author="heesung.ahn" w:date="2021-08-31T00:44:00Z">
        <w:r w:rsidRPr="00CB2B3F" w:rsidDel="00A32907">
          <w:rPr>
            <w:szCs w:val="22"/>
          </w:rPr>
          <w:delText>으며</w:delText>
        </w:r>
        <w:r w:rsidRPr="00CB2B3F" w:rsidDel="00A32907">
          <w:rPr>
            <w:szCs w:val="22"/>
          </w:rPr>
          <w:delText xml:space="preserve">, </w:delText>
        </w:r>
        <w:r w:rsidRPr="00CB2B3F" w:rsidDel="00A32907">
          <w:rPr>
            <w:szCs w:val="22"/>
          </w:rPr>
          <w:delText>담보계약상</w:delText>
        </w:r>
        <w:r w:rsidRPr="00CB2B3F" w:rsidDel="00A32907">
          <w:rPr>
            <w:szCs w:val="22"/>
          </w:rPr>
          <w:delText xml:space="preserve"> </w:delText>
        </w:r>
        <w:r w:rsidRPr="00CB2B3F" w:rsidDel="00A32907">
          <w:rPr>
            <w:szCs w:val="22"/>
          </w:rPr>
          <w:delText>주요</w:delText>
        </w:r>
        <w:r w:rsidRPr="00CB2B3F" w:rsidDel="00A32907">
          <w:rPr>
            <w:szCs w:val="22"/>
          </w:rPr>
          <w:delText xml:space="preserve"> </w:delText>
        </w:r>
        <w:r w:rsidRPr="00CB2B3F" w:rsidDel="00A32907">
          <w:rPr>
            <w:szCs w:val="22"/>
          </w:rPr>
          <w:delText>조건을</w:delText>
        </w:r>
        <w:r w:rsidRPr="00CB2B3F" w:rsidDel="00A32907">
          <w:rPr>
            <w:szCs w:val="22"/>
          </w:rPr>
          <w:delText xml:space="preserve"> </w:delText>
        </w:r>
        <w:r w:rsidRPr="00CB2B3F" w:rsidDel="00A32907">
          <w:rPr>
            <w:szCs w:val="22"/>
          </w:rPr>
          <w:delText>확인할</w:delText>
        </w:r>
        <w:r w:rsidRPr="00CB2B3F" w:rsidDel="00A32907">
          <w:rPr>
            <w:szCs w:val="22"/>
          </w:rPr>
          <w:delText xml:space="preserve"> </w:delText>
        </w:r>
        <w:r w:rsidRPr="00CB2B3F" w:rsidDel="00A32907">
          <w:rPr>
            <w:szCs w:val="22"/>
          </w:rPr>
          <w:delText>예정임</w:delText>
        </w:r>
      </w:del>
      <w:r w:rsidRPr="00CB2B3F">
        <w:rPr>
          <w:szCs w:val="22"/>
        </w:rPr>
        <w:t>.</w:t>
      </w:r>
    </w:p>
    <w:p w14:paraId="5FEA5E53" w14:textId="77777777" w:rsidR="00026A7E" w:rsidRPr="00CB2B3F" w:rsidRDefault="00026A7E" w:rsidP="00026A7E">
      <w:pPr>
        <w:pStyle w:val="a5"/>
        <w:ind w:leftChars="0" w:left="454"/>
        <w:rPr>
          <w:szCs w:val="22"/>
        </w:rPr>
      </w:pPr>
    </w:p>
    <w:p w14:paraId="3D317D8E" w14:textId="77777777" w:rsidR="00026A7E" w:rsidRPr="00CB2B3F" w:rsidRDefault="00026A7E" w:rsidP="00026A7E">
      <w:pPr>
        <w:pStyle w:val="a5"/>
        <w:numPr>
          <w:ilvl w:val="0"/>
          <w:numId w:val="29"/>
        </w:numPr>
        <w:spacing w:after="240"/>
        <w:ind w:leftChars="0"/>
        <w:rPr>
          <w:b/>
          <w:szCs w:val="22"/>
        </w:rPr>
      </w:pPr>
      <w:r w:rsidRPr="00CB2B3F">
        <w:rPr>
          <w:b/>
          <w:szCs w:val="22"/>
        </w:rPr>
        <w:t>대여계약</w:t>
      </w:r>
    </w:p>
    <w:p w14:paraId="2EAA7D8A" w14:textId="77777777" w:rsidR="00026A7E" w:rsidRPr="00CB2B3F" w:rsidRDefault="00026A7E" w:rsidP="00026A7E">
      <w:pPr>
        <w:pStyle w:val="a5"/>
        <w:numPr>
          <w:ilvl w:val="2"/>
          <w:numId w:val="25"/>
        </w:numPr>
        <w:spacing w:before="240" w:after="240"/>
        <w:ind w:leftChars="0" w:left="1361" w:hanging="454"/>
        <w:rPr>
          <w:szCs w:val="22"/>
          <w:u w:val="single"/>
        </w:rPr>
      </w:pPr>
      <w:r w:rsidRPr="00CB2B3F">
        <w:rPr>
          <w:szCs w:val="22"/>
          <w:u w:val="single"/>
        </w:rPr>
        <w:t>대여계약</w:t>
      </w:r>
    </w:p>
    <w:tbl>
      <w:tblPr>
        <w:tblW w:w="4286" w:type="pct"/>
        <w:tblInd w:w="1361"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1593"/>
        <w:gridCol w:w="1193"/>
        <w:gridCol w:w="1588"/>
        <w:gridCol w:w="1076"/>
        <w:gridCol w:w="1077"/>
        <w:gridCol w:w="795"/>
        <w:gridCol w:w="940"/>
      </w:tblGrid>
      <w:tr w:rsidR="00026A7E" w:rsidRPr="00CB2B3F" w14:paraId="23E475B2" w14:textId="77777777" w:rsidTr="0091358C">
        <w:trPr>
          <w:trHeight w:val="340"/>
          <w:tblHeader/>
        </w:trPr>
        <w:tc>
          <w:tcPr>
            <w:tcW w:w="964" w:type="pct"/>
            <w:tcBorders>
              <w:top w:val="single" w:sz="12" w:space="0" w:color="404040" w:themeColor="text1" w:themeTint="BF"/>
              <w:bottom w:val="single" w:sz="4" w:space="0" w:color="404040" w:themeColor="text1" w:themeTint="BF"/>
            </w:tcBorders>
            <w:shd w:val="clear" w:color="auto" w:fill="DEEEEE"/>
            <w:vAlign w:val="center"/>
          </w:tcPr>
          <w:p w14:paraId="5D9EDF83"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채무자</w:t>
            </w:r>
          </w:p>
        </w:tc>
        <w:tc>
          <w:tcPr>
            <w:tcW w:w="722" w:type="pct"/>
            <w:tcBorders>
              <w:top w:val="single" w:sz="12" w:space="0" w:color="404040" w:themeColor="text1" w:themeTint="BF"/>
              <w:bottom w:val="single" w:sz="4" w:space="0" w:color="404040" w:themeColor="text1" w:themeTint="BF"/>
            </w:tcBorders>
            <w:shd w:val="clear" w:color="auto" w:fill="DEEEEE"/>
            <w:vAlign w:val="center"/>
          </w:tcPr>
          <w:p w14:paraId="32F19043"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용도</w:t>
            </w:r>
          </w:p>
        </w:tc>
        <w:tc>
          <w:tcPr>
            <w:tcW w:w="961" w:type="pct"/>
            <w:tcBorders>
              <w:top w:val="single" w:sz="12" w:space="0" w:color="404040" w:themeColor="text1" w:themeTint="BF"/>
              <w:bottom w:val="single" w:sz="4" w:space="0" w:color="404040" w:themeColor="text1" w:themeTint="BF"/>
            </w:tcBorders>
            <w:shd w:val="clear" w:color="auto" w:fill="DEEEEE"/>
            <w:vAlign w:val="center"/>
          </w:tcPr>
          <w:p w14:paraId="783834DA"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대여금액</w:t>
            </w:r>
          </w:p>
        </w:tc>
        <w:tc>
          <w:tcPr>
            <w:tcW w:w="651" w:type="pct"/>
            <w:tcBorders>
              <w:top w:val="single" w:sz="12" w:space="0" w:color="404040" w:themeColor="text1" w:themeTint="BF"/>
              <w:bottom w:val="single" w:sz="4" w:space="0" w:color="404040" w:themeColor="text1" w:themeTint="BF"/>
            </w:tcBorders>
            <w:shd w:val="clear" w:color="auto" w:fill="DEEEEE"/>
            <w:vAlign w:val="center"/>
          </w:tcPr>
          <w:p w14:paraId="1F507939"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대여일</w:t>
            </w:r>
          </w:p>
        </w:tc>
        <w:tc>
          <w:tcPr>
            <w:tcW w:w="652" w:type="pct"/>
            <w:tcBorders>
              <w:top w:val="single" w:sz="12" w:space="0" w:color="404040" w:themeColor="text1" w:themeTint="BF"/>
              <w:bottom w:val="single" w:sz="4" w:space="0" w:color="404040" w:themeColor="text1" w:themeTint="BF"/>
            </w:tcBorders>
            <w:shd w:val="clear" w:color="auto" w:fill="DEEEEE"/>
            <w:vAlign w:val="center"/>
          </w:tcPr>
          <w:p w14:paraId="6D473414"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만기일</w:t>
            </w:r>
          </w:p>
        </w:tc>
        <w:tc>
          <w:tcPr>
            <w:tcW w:w="481" w:type="pct"/>
            <w:tcBorders>
              <w:top w:val="single" w:sz="12" w:space="0" w:color="404040" w:themeColor="text1" w:themeTint="BF"/>
              <w:bottom w:val="single" w:sz="4" w:space="0" w:color="404040" w:themeColor="text1" w:themeTint="BF"/>
            </w:tcBorders>
            <w:shd w:val="clear" w:color="auto" w:fill="DEEEEE"/>
            <w:vAlign w:val="center"/>
          </w:tcPr>
          <w:p w14:paraId="5FA5E231"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이자율</w:t>
            </w:r>
          </w:p>
        </w:tc>
        <w:tc>
          <w:tcPr>
            <w:tcW w:w="569" w:type="pct"/>
            <w:tcBorders>
              <w:top w:val="single" w:sz="12" w:space="0" w:color="404040" w:themeColor="text1" w:themeTint="BF"/>
              <w:bottom w:val="single" w:sz="4" w:space="0" w:color="404040" w:themeColor="text1" w:themeTint="BF"/>
            </w:tcBorders>
            <w:shd w:val="clear" w:color="auto" w:fill="DEEEEE"/>
            <w:vAlign w:val="center"/>
          </w:tcPr>
          <w:p w14:paraId="79E3669C" w14:textId="77777777" w:rsidR="00026A7E" w:rsidRPr="00DD6F84" w:rsidRDefault="00026A7E" w:rsidP="0091358C">
            <w:pPr>
              <w:pStyle w:val="a5"/>
              <w:spacing w:line="280" w:lineRule="atLeast"/>
              <w:ind w:leftChars="0" w:left="-57" w:right="-57"/>
              <w:jc w:val="center"/>
              <w:rPr>
                <w:b/>
                <w:sz w:val="20"/>
                <w:szCs w:val="20"/>
              </w:rPr>
            </w:pPr>
            <w:r w:rsidRPr="00DD6F84">
              <w:rPr>
                <w:b/>
                <w:sz w:val="20"/>
                <w:szCs w:val="20"/>
              </w:rPr>
              <w:t>담보</w:t>
            </w:r>
          </w:p>
        </w:tc>
      </w:tr>
      <w:tr w:rsidR="00026A7E" w:rsidRPr="00CB2B3F" w14:paraId="61000D2F" w14:textId="77777777" w:rsidTr="0091358C">
        <w:trPr>
          <w:trHeight w:val="340"/>
        </w:trPr>
        <w:tc>
          <w:tcPr>
            <w:tcW w:w="964" w:type="pct"/>
            <w:tcBorders>
              <w:top w:val="single" w:sz="4" w:space="0" w:color="404040" w:themeColor="text1" w:themeTint="BF"/>
            </w:tcBorders>
            <w:shd w:val="clear" w:color="auto" w:fill="auto"/>
            <w:vAlign w:val="center"/>
          </w:tcPr>
          <w:p w14:paraId="0E83ED6E" w14:textId="77777777" w:rsidR="00026A7E" w:rsidRDefault="00026A7E" w:rsidP="0091358C">
            <w:pPr>
              <w:pStyle w:val="a5"/>
              <w:spacing w:line="280" w:lineRule="atLeast"/>
              <w:ind w:leftChars="0" w:left="-57" w:right="-57"/>
              <w:jc w:val="center"/>
              <w:rPr>
                <w:sz w:val="20"/>
                <w:szCs w:val="20"/>
              </w:rPr>
            </w:pPr>
            <w:r w:rsidRPr="00DD6F84">
              <w:rPr>
                <w:sz w:val="20"/>
                <w:szCs w:val="20"/>
              </w:rPr>
              <w:t>한샘</w:t>
            </w:r>
            <w:r w:rsidRPr="00DD6F84">
              <w:rPr>
                <w:sz w:val="20"/>
                <w:szCs w:val="20"/>
              </w:rPr>
              <w:t>(</w:t>
            </w:r>
            <w:r w:rsidRPr="00DD6F84">
              <w:rPr>
                <w:sz w:val="20"/>
                <w:szCs w:val="20"/>
              </w:rPr>
              <w:t>상해</w:t>
            </w:r>
            <w:r w:rsidRPr="00DD6F84">
              <w:rPr>
                <w:sz w:val="20"/>
                <w:szCs w:val="20"/>
              </w:rPr>
              <w:t>)</w:t>
            </w:r>
            <w:proofErr w:type="spellStart"/>
            <w:r w:rsidRPr="00DD6F84">
              <w:rPr>
                <w:sz w:val="20"/>
                <w:szCs w:val="20"/>
              </w:rPr>
              <w:t>가거</w:t>
            </w:r>
            <w:proofErr w:type="spellEnd"/>
          </w:p>
          <w:p w14:paraId="76385E8A"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lastRenderedPageBreak/>
              <w:t>유한공사</w:t>
            </w:r>
          </w:p>
        </w:tc>
        <w:tc>
          <w:tcPr>
            <w:tcW w:w="722" w:type="pct"/>
            <w:tcBorders>
              <w:top w:val="single" w:sz="4" w:space="0" w:color="404040" w:themeColor="text1" w:themeTint="BF"/>
            </w:tcBorders>
            <w:vAlign w:val="center"/>
          </w:tcPr>
          <w:p w14:paraId="6B8FBC35"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lastRenderedPageBreak/>
              <w:t>운영자금</w:t>
            </w:r>
          </w:p>
        </w:tc>
        <w:tc>
          <w:tcPr>
            <w:tcW w:w="961" w:type="pct"/>
            <w:tcBorders>
              <w:top w:val="single" w:sz="4" w:space="0" w:color="404040" w:themeColor="text1" w:themeTint="BF"/>
            </w:tcBorders>
            <w:shd w:val="clear" w:color="auto" w:fill="auto"/>
            <w:vAlign w:val="center"/>
          </w:tcPr>
          <w:p w14:paraId="043422A3"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CNY 34,000,000</w:t>
            </w:r>
          </w:p>
        </w:tc>
        <w:tc>
          <w:tcPr>
            <w:tcW w:w="651" w:type="pct"/>
            <w:tcBorders>
              <w:top w:val="single" w:sz="4" w:space="0" w:color="404040" w:themeColor="text1" w:themeTint="BF"/>
            </w:tcBorders>
            <w:shd w:val="clear" w:color="auto" w:fill="auto"/>
            <w:vAlign w:val="center"/>
          </w:tcPr>
          <w:p w14:paraId="5F21718C"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2021. 1.</w:t>
            </w:r>
          </w:p>
        </w:tc>
        <w:tc>
          <w:tcPr>
            <w:tcW w:w="652" w:type="pct"/>
            <w:tcBorders>
              <w:top w:val="single" w:sz="4" w:space="0" w:color="404040" w:themeColor="text1" w:themeTint="BF"/>
            </w:tcBorders>
            <w:vAlign w:val="center"/>
          </w:tcPr>
          <w:p w14:paraId="210DF9C1"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2026. 1.</w:t>
            </w:r>
          </w:p>
        </w:tc>
        <w:tc>
          <w:tcPr>
            <w:tcW w:w="481" w:type="pct"/>
            <w:tcBorders>
              <w:top w:val="single" w:sz="4" w:space="0" w:color="404040" w:themeColor="text1" w:themeTint="BF"/>
            </w:tcBorders>
            <w:shd w:val="clear" w:color="auto" w:fill="auto"/>
            <w:vAlign w:val="center"/>
          </w:tcPr>
          <w:p w14:paraId="30331830"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1.8%</w:t>
            </w:r>
          </w:p>
        </w:tc>
        <w:tc>
          <w:tcPr>
            <w:tcW w:w="569" w:type="pct"/>
            <w:tcBorders>
              <w:top w:val="single" w:sz="4" w:space="0" w:color="404040" w:themeColor="text1" w:themeTint="BF"/>
            </w:tcBorders>
            <w:vAlign w:val="center"/>
          </w:tcPr>
          <w:p w14:paraId="3333B052"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없음</w:t>
            </w:r>
          </w:p>
        </w:tc>
      </w:tr>
      <w:tr w:rsidR="00026A7E" w:rsidRPr="00CB2B3F" w14:paraId="4BA54458" w14:textId="77777777" w:rsidTr="0091358C">
        <w:trPr>
          <w:trHeight w:val="340"/>
        </w:trPr>
        <w:tc>
          <w:tcPr>
            <w:tcW w:w="964" w:type="pct"/>
            <w:shd w:val="clear" w:color="auto" w:fill="auto"/>
            <w:vAlign w:val="center"/>
          </w:tcPr>
          <w:p w14:paraId="5A06A448" w14:textId="77777777" w:rsidR="00026A7E" w:rsidRDefault="00026A7E" w:rsidP="0091358C">
            <w:pPr>
              <w:pStyle w:val="a5"/>
              <w:spacing w:line="280" w:lineRule="atLeast"/>
              <w:ind w:leftChars="0" w:left="-57" w:right="-57"/>
              <w:jc w:val="center"/>
              <w:rPr>
                <w:sz w:val="20"/>
                <w:szCs w:val="20"/>
              </w:rPr>
            </w:pPr>
            <w:r w:rsidRPr="00DD6F84">
              <w:rPr>
                <w:sz w:val="20"/>
                <w:szCs w:val="20"/>
              </w:rPr>
              <w:t>한샘</w:t>
            </w:r>
            <w:r w:rsidRPr="00DD6F84">
              <w:rPr>
                <w:sz w:val="20"/>
                <w:szCs w:val="20"/>
              </w:rPr>
              <w:t>(</w:t>
            </w:r>
            <w:r w:rsidRPr="00DD6F84">
              <w:rPr>
                <w:sz w:val="20"/>
                <w:szCs w:val="20"/>
              </w:rPr>
              <w:t>중국</w:t>
            </w:r>
            <w:r w:rsidRPr="00DD6F84">
              <w:rPr>
                <w:sz w:val="20"/>
                <w:szCs w:val="20"/>
              </w:rPr>
              <w:t>)</w:t>
            </w:r>
            <w:r w:rsidRPr="00DD6F84">
              <w:rPr>
                <w:sz w:val="20"/>
                <w:szCs w:val="20"/>
              </w:rPr>
              <w:t>투자</w:t>
            </w:r>
          </w:p>
          <w:p w14:paraId="4BD940B0"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유한공사</w:t>
            </w:r>
          </w:p>
        </w:tc>
        <w:tc>
          <w:tcPr>
            <w:tcW w:w="722" w:type="pct"/>
            <w:vAlign w:val="center"/>
          </w:tcPr>
          <w:p w14:paraId="6893744E" w14:textId="77777777" w:rsidR="00026A7E" w:rsidRDefault="00026A7E" w:rsidP="0091358C">
            <w:pPr>
              <w:pStyle w:val="a5"/>
              <w:spacing w:line="280" w:lineRule="atLeast"/>
              <w:ind w:leftChars="0" w:left="-57" w:right="-57"/>
              <w:jc w:val="center"/>
              <w:rPr>
                <w:sz w:val="20"/>
                <w:szCs w:val="20"/>
              </w:rPr>
            </w:pPr>
            <w:r w:rsidRPr="00DD6F84">
              <w:rPr>
                <w:sz w:val="20"/>
                <w:szCs w:val="20"/>
              </w:rPr>
              <w:t>중국내</w:t>
            </w:r>
            <w:r w:rsidRPr="00DD6F84">
              <w:rPr>
                <w:sz w:val="20"/>
                <w:szCs w:val="20"/>
              </w:rPr>
              <w:t xml:space="preserve"> </w:t>
            </w:r>
          </w:p>
          <w:p w14:paraId="7BE1C267"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법인관리</w:t>
            </w:r>
          </w:p>
        </w:tc>
        <w:tc>
          <w:tcPr>
            <w:tcW w:w="961" w:type="pct"/>
            <w:shd w:val="clear" w:color="auto" w:fill="auto"/>
            <w:vAlign w:val="center"/>
          </w:tcPr>
          <w:p w14:paraId="1EEBE31B"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CNY 50,000,000</w:t>
            </w:r>
          </w:p>
        </w:tc>
        <w:tc>
          <w:tcPr>
            <w:tcW w:w="651" w:type="pct"/>
            <w:shd w:val="clear" w:color="auto" w:fill="auto"/>
            <w:vAlign w:val="center"/>
          </w:tcPr>
          <w:p w14:paraId="5A7435AF" w14:textId="77777777" w:rsidR="00026A7E" w:rsidRPr="00DD6F84" w:rsidRDefault="00026A7E" w:rsidP="0091358C">
            <w:pPr>
              <w:pStyle w:val="a5"/>
              <w:spacing w:line="280" w:lineRule="atLeast"/>
              <w:ind w:leftChars="0" w:left="-57" w:right="-57"/>
              <w:jc w:val="center"/>
              <w:rPr>
                <w:sz w:val="20"/>
                <w:szCs w:val="20"/>
              </w:rPr>
            </w:pPr>
            <w:proofErr w:type="spellStart"/>
            <w:r w:rsidRPr="00DD6F84">
              <w:rPr>
                <w:sz w:val="20"/>
                <w:szCs w:val="20"/>
              </w:rPr>
              <w:t>미제공</w:t>
            </w:r>
            <w:proofErr w:type="spellEnd"/>
          </w:p>
        </w:tc>
        <w:tc>
          <w:tcPr>
            <w:tcW w:w="652" w:type="pct"/>
            <w:vAlign w:val="center"/>
          </w:tcPr>
          <w:p w14:paraId="373C613A" w14:textId="77777777" w:rsidR="00026A7E" w:rsidRPr="00DD6F84" w:rsidRDefault="00026A7E" w:rsidP="0091358C">
            <w:pPr>
              <w:pStyle w:val="a5"/>
              <w:spacing w:line="280" w:lineRule="atLeast"/>
              <w:ind w:leftChars="0" w:left="-57" w:right="-57"/>
              <w:jc w:val="center"/>
              <w:rPr>
                <w:sz w:val="20"/>
                <w:szCs w:val="20"/>
              </w:rPr>
            </w:pPr>
            <w:proofErr w:type="spellStart"/>
            <w:r w:rsidRPr="00DD6F84">
              <w:rPr>
                <w:sz w:val="20"/>
                <w:szCs w:val="20"/>
              </w:rPr>
              <w:t>미제공</w:t>
            </w:r>
            <w:proofErr w:type="spellEnd"/>
          </w:p>
        </w:tc>
        <w:tc>
          <w:tcPr>
            <w:tcW w:w="481" w:type="pct"/>
            <w:shd w:val="clear" w:color="auto" w:fill="auto"/>
            <w:vAlign w:val="center"/>
          </w:tcPr>
          <w:p w14:paraId="226AC211"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1.8%</w:t>
            </w:r>
          </w:p>
        </w:tc>
        <w:tc>
          <w:tcPr>
            <w:tcW w:w="569" w:type="pct"/>
            <w:vAlign w:val="center"/>
          </w:tcPr>
          <w:p w14:paraId="74A3D167"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없음</w:t>
            </w:r>
          </w:p>
        </w:tc>
      </w:tr>
      <w:tr w:rsidR="00026A7E" w:rsidRPr="00CB2B3F" w14:paraId="7794DA37" w14:textId="77777777" w:rsidTr="0091358C">
        <w:trPr>
          <w:trHeight w:val="340"/>
        </w:trPr>
        <w:tc>
          <w:tcPr>
            <w:tcW w:w="964" w:type="pct"/>
            <w:shd w:val="clear" w:color="auto" w:fill="auto"/>
            <w:vAlign w:val="center"/>
          </w:tcPr>
          <w:p w14:paraId="1E3BBB6A"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㈜랜드마크</w:t>
            </w:r>
            <w:r>
              <w:rPr>
                <w:sz w:val="20"/>
                <w:szCs w:val="20"/>
              </w:rPr>
              <w:br/>
            </w:r>
            <w:proofErr w:type="spellStart"/>
            <w:r w:rsidRPr="00DD6F84">
              <w:rPr>
                <w:sz w:val="20"/>
                <w:szCs w:val="20"/>
              </w:rPr>
              <w:t>알이디</w:t>
            </w:r>
            <w:proofErr w:type="spellEnd"/>
          </w:p>
        </w:tc>
        <w:tc>
          <w:tcPr>
            <w:tcW w:w="722" w:type="pct"/>
            <w:vAlign w:val="center"/>
          </w:tcPr>
          <w:p w14:paraId="74918402" w14:textId="77777777" w:rsidR="00026A7E" w:rsidRPr="00DD6F84" w:rsidRDefault="00026A7E" w:rsidP="0091358C">
            <w:pPr>
              <w:pStyle w:val="a5"/>
              <w:spacing w:line="280" w:lineRule="atLeast"/>
              <w:ind w:leftChars="0" w:left="-57" w:right="-57"/>
              <w:jc w:val="center"/>
              <w:rPr>
                <w:sz w:val="20"/>
                <w:szCs w:val="20"/>
              </w:rPr>
            </w:pPr>
            <w:r w:rsidRPr="00DD6F84">
              <w:rPr>
                <w:sz w:val="20"/>
                <w:szCs w:val="20"/>
              </w:rPr>
              <w:t>타운하우스</w:t>
            </w:r>
            <w:r w:rsidRPr="00DD6F84">
              <w:rPr>
                <w:sz w:val="20"/>
                <w:szCs w:val="20"/>
              </w:rPr>
              <w:t xml:space="preserve"> </w:t>
            </w:r>
            <w:r w:rsidRPr="00DD6F84">
              <w:rPr>
                <w:sz w:val="20"/>
                <w:szCs w:val="20"/>
              </w:rPr>
              <w:t>신축사업</w:t>
            </w:r>
          </w:p>
        </w:tc>
        <w:tc>
          <w:tcPr>
            <w:tcW w:w="961" w:type="pct"/>
            <w:shd w:val="clear" w:color="auto" w:fill="auto"/>
            <w:vAlign w:val="center"/>
          </w:tcPr>
          <w:p w14:paraId="0D822AE7" w14:textId="77777777" w:rsidR="00026A7E" w:rsidRPr="00217958" w:rsidRDefault="00026A7E" w:rsidP="0091358C">
            <w:pPr>
              <w:pStyle w:val="a5"/>
              <w:spacing w:line="280" w:lineRule="atLeast"/>
              <w:ind w:leftChars="0" w:left="-57" w:right="-57"/>
              <w:jc w:val="center"/>
              <w:rPr>
                <w:spacing w:val="-4"/>
                <w:sz w:val="20"/>
                <w:szCs w:val="20"/>
              </w:rPr>
            </w:pPr>
            <w:r w:rsidRPr="00217958">
              <w:rPr>
                <w:spacing w:val="-4"/>
                <w:sz w:val="20"/>
                <w:szCs w:val="20"/>
              </w:rPr>
              <w:t>50,000,000,000</w:t>
            </w:r>
            <w:r w:rsidRPr="00217958">
              <w:rPr>
                <w:spacing w:val="-4"/>
                <w:sz w:val="20"/>
                <w:szCs w:val="20"/>
              </w:rPr>
              <w:t>원</w:t>
            </w:r>
          </w:p>
        </w:tc>
        <w:tc>
          <w:tcPr>
            <w:tcW w:w="651" w:type="pct"/>
            <w:shd w:val="clear" w:color="auto" w:fill="auto"/>
            <w:vAlign w:val="center"/>
          </w:tcPr>
          <w:p w14:paraId="55B4A23A" w14:textId="77777777" w:rsidR="00026A7E" w:rsidRPr="00DD6F84" w:rsidRDefault="00026A7E" w:rsidP="0091358C">
            <w:pPr>
              <w:spacing w:line="280" w:lineRule="atLeast"/>
              <w:ind w:left="-57" w:right="-57"/>
              <w:jc w:val="center"/>
              <w:rPr>
                <w:sz w:val="20"/>
                <w:szCs w:val="20"/>
              </w:rPr>
            </w:pPr>
            <w:r w:rsidRPr="00DD6F84">
              <w:rPr>
                <w:sz w:val="20"/>
                <w:szCs w:val="20"/>
              </w:rPr>
              <w:t>2019.05.20</w:t>
            </w:r>
          </w:p>
        </w:tc>
        <w:tc>
          <w:tcPr>
            <w:tcW w:w="652" w:type="pct"/>
            <w:vAlign w:val="center"/>
          </w:tcPr>
          <w:p w14:paraId="0DC081C3" w14:textId="77777777" w:rsidR="00026A7E" w:rsidRPr="00DD6F84" w:rsidRDefault="00026A7E" w:rsidP="0091358C">
            <w:pPr>
              <w:spacing w:line="280" w:lineRule="atLeast"/>
              <w:ind w:left="-57" w:right="-57"/>
              <w:jc w:val="center"/>
              <w:rPr>
                <w:sz w:val="20"/>
                <w:szCs w:val="20"/>
              </w:rPr>
            </w:pPr>
            <w:r w:rsidRPr="00DD6F84">
              <w:rPr>
                <w:sz w:val="20"/>
                <w:szCs w:val="20"/>
              </w:rPr>
              <w:t>2021.05.31</w:t>
            </w:r>
          </w:p>
        </w:tc>
        <w:tc>
          <w:tcPr>
            <w:tcW w:w="481" w:type="pct"/>
            <w:shd w:val="clear" w:color="auto" w:fill="auto"/>
            <w:vAlign w:val="center"/>
          </w:tcPr>
          <w:p w14:paraId="2D3EBE87" w14:textId="77777777" w:rsidR="00026A7E" w:rsidRPr="00DD6F84" w:rsidRDefault="00026A7E" w:rsidP="0091358C">
            <w:pPr>
              <w:spacing w:line="280" w:lineRule="atLeast"/>
              <w:ind w:left="-57" w:right="-57"/>
              <w:jc w:val="center"/>
              <w:rPr>
                <w:sz w:val="20"/>
                <w:szCs w:val="20"/>
              </w:rPr>
            </w:pPr>
            <w:r w:rsidRPr="00DD6F84">
              <w:rPr>
                <w:sz w:val="20"/>
                <w:szCs w:val="20"/>
              </w:rPr>
              <w:t>9.0%</w:t>
            </w:r>
          </w:p>
        </w:tc>
        <w:tc>
          <w:tcPr>
            <w:tcW w:w="569" w:type="pct"/>
            <w:vAlign w:val="center"/>
          </w:tcPr>
          <w:p w14:paraId="5B200CB8" w14:textId="77777777" w:rsidR="00026A7E" w:rsidRPr="00DD6F84" w:rsidRDefault="00026A7E" w:rsidP="0091358C">
            <w:pPr>
              <w:spacing w:line="280" w:lineRule="atLeast"/>
              <w:ind w:left="-57" w:right="-57"/>
              <w:jc w:val="center"/>
              <w:rPr>
                <w:sz w:val="20"/>
                <w:szCs w:val="20"/>
              </w:rPr>
            </w:pPr>
            <w:r w:rsidRPr="00DD6F84">
              <w:rPr>
                <w:sz w:val="20"/>
                <w:szCs w:val="20"/>
              </w:rPr>
              <w:t xml:space="preserve">(2) </w:t>
            </w:r>
            <w:r w:rsidRPr="00DD6F84">
              <w:rPr>
                <w:sz w:val="20"/>
                <w:szCs w:val="20"/>
              </w:rPr>
              <w:t>항목</w:t>
            </w:r>
            <w:r w:rsidRPr="00DD6F84">
              <w:rPr>
                <w:sz w:val="20"/>
                <w:szCs w:val="20"/>
              </w:rPr>
              <w:t xml:space="preserve"> </w:t>
            </w:r>
            <w:r w:rsidRPr="00DD6F84">
              <w:rPr>
                <w:sz w:val="20"/>
                <w:szCs w:val="20"/>
              </w:rPr>
              <w:t>참조</w:t>
            </w:r>
          </w:p>
        </w:tc>
      </w:tr>
    </w:tbl>
    <w:p w14:paraId="248454FC" w14:textId="77777777" w:rsidR="00026A7E" w:rsidRPr="00CB2B3F" w:rsidRDefault="00026A7E" w:rsidP="00026A7E">
      <w:pPr>
        <w:pStyle w:val="a5"/>
        <w:spacing w:before="240" w:after="240"/>
        <w:ind w:leftChars="0" w:left="1361"/>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w:t>
      </w:r>
      <w:r w:rsidRPr="00CB2B3F">
        <w:rPr>
          <w:szCs w:val="22"/>
        </w:rPr>
        <w:t>대상회사가</w:t>
      </w:r>
      <w:r w:rsidRPr="00CB2B3F">
        <w:rPr>
          <w:szCs w:val="22"/>
        </w:rPr>
        <w:t xml:space="preserve"> </w:t>
      </w:r>
      <w:r w:rsidRPr="00CB2B3F">
        <w:rPr>
          <w:szCs w:val="22"/>
        </w:rPr>
        <w:t>체결하고</w:t>
      </w:r>
      <w:r w:rsidRPr="00CB2B3F">
        <w:rPr>
          <w:szCs w:val="22"/>
        </w:rPr>
        <w:t xml:space="preserve"> </w:t>
      </w:r>
      <w:r w:rsidRPr="00CB2B3F">
        <w:rPr>
          <w:szCs w:val="22"/>
        </w:rPr>
        <w:t>있는</w:t>
      </w:r>
      <w:r w:rsidRPr="00CB2B3F">
        <w:rPr>
          <w:szCs w:val="22"/>
        </w:rPr>
        <w:t xml:space="preserve"> </w:t>
      </w:r>
      <w:r w:rsidRPr="00CB2B3F">
        <w:rPr>
          <w:szCs w:val="22"/>
        </w:rPr>
        <w:t>대여</w:t>
      </w:r>
      <w:del w:id="320" w:author="heesung.ahn" w:date="2021-08-31T00:44:00Z">
        <w:r w:rsidRPr="00CB2B3F" w:rsidDel="00BE5CB2">
          <w:rPr>
            <w:szCs w:val="22"/>
          </w:rPr>
          <w:delText>금</w:delText>
        </w:r>
      </w:del>
      <w:r w:rsidRPr="00CB2B3F">
        <w:rPr>
          <w:szCs w:val="22"/>
        </w:rPr>
        <w:t>계약상</w:t>
      </w:r>
      <w:r w:rsidRPr="00CB2B3F">
        <w:rPr>
          <w:szCs w:val="22"/>
        </w:rPr>
        <w:t xml:space="preserve"> CoC </w:t>
      </w:r>
      <w:r w:rsidRPr="00CB2B3F">
        <w:rPr>
          <w:szCs w:val="22"/>
        </w:rPr>
        <w:t>조항</w:t>
      </w:r>
      <w:r w:rsidRPr="00CB2B3F">
        <w:rPr>
          <w:szCs w:val="22"/>
        </w:rPr>
        <w:t xml:space="preserve"> </w:t>
      </w:r>
      <w:r w:rsidRPr="00CB2B3F">
        <w:rPr>
          <w:szCs w:val="22"/>
        </w:rPr>
        <w:t>또는</w:t>
      </w:r>
      <w:r w:rsidRPr="00CB2B3F">
        <w:rPr>
          <w:szCs w:val="22"/>
        </w:rPr>
        <w:t xml:space="preserve"> </w:t>
      </w:r>
      <w:r w:rsidRPr="00CB2B3F">
        <w:rPr>
          <w:szCs w:val="22"/>
        </w:rPr>
        <w:t>본건에</w:t>
      </w:r>
      <w:r w:rsidRPr="00CB2B3F">
        <w:rPr>
          <w:szCs w:val="22"/>
        </w:rPr>
        <w:t xml:space="preserve"> </w:t>
      </w:r>
      <w:r w:rsidRPr="00CB2B3F">
        <w:rPr>
          <w:szCs w:val="22"/>
        </w:rPr>
        <w:t>적용</w:t>
      </w:r>
      <w:r w:rsidRPr="00CB2B3F">
        <w:rPr>
          <w:szCs w:val="22"/>
        </w:rPr>
        <w:t xml:space="preserve"> </w:t>
      </w:r>
      <w:r w:rsidRPr="00CB2B3F">
        <w:rPr>
          <w:szCs w:val="22"/>
        </w:rPr>
        <w:t>가능한</w:t>
      </w:r>
      <w:r w:rsidRPr="00CB2B3F">
        <w:rPr>
          <w:szCs w:val="22"/>
        </w:rPr>
        <w:t xml:space="preserve"> </w:t>
      </w:r>
      <w:r w:rsidRPr="00CB2B3F">
        <w:rPr>
          <w:szCs w:val="22"/>
        </w:rPr>
        <w:t>기한이익상실</w:t>
      </w:r>
      <w:r w:rsidRPr="00CB2B3F">
        <w:rPr>
          <w:szCs w:val="22"/>
        </w:rPr>
        <w:t xml:space="preserve"> </w:t>
      </w:r>
      <w:r w:rsidRPr="00CB2B3F">
        <w:rPr>
          <w:szCs w:val="22"/>
        </w:rPr>
        <w:t>사유는</w:t>
      </w:r>
      <w:r w:rsidRPr="00CB2B3F">
        <w:rPr>
          <w:szCs w:val="22"/>
        </w:rPr>
        <w:t xml:space="preserve"> </w:t>
      </w:r>
      <w:r w:rsidRPr="00CB2B3F">
        <w:rPr>
          <w:szCs w:val="22"/>
        </w:rPr>
        <w:t>발견되지</w:t>
      </w:r>
      <w:r w:rsidRPr="00CB2B3F">
        <w:rPr>
          <w:szCs w:val="22"/>
        </w:rPr>
        <w:t xml:space="preserve"> </w:t>
      </w:r>
      <w:r w:rsidRPr="00CB2B3F">
        <w:rPr>
          <w:szCs w:val="22"/>
        </w:rPr>
        <w:t>아니함</w:t>
      </w:r>
      <w:r w:rsidRPr="00CB2B3F">
        <w:rPr>
          <w:szCs w:val="22"/>
        </w:rPr>
        <w:t>.</w:t>
      </w:r>
    </w:p>
    <w:p w14:paraId="03BD1BB2" w14:textId="77777777" w:rsidR="00026A7E" w:rsidRPr="00CB2B3F" w:rsidRDefault="00026A7E" w:rsidP="00026A7E">
      <w:pPr>
        <w:pStyle w:val="a5"/>
        <w:spacing w:after="240"/>
        <w:ind w:leftChars="0" w:left="1361"/>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w:t>
      </w:r>
      <w:proofErr w:type="spellStart"/>
      <w:r w:rsidRPr="00CB2B3F">
        <w:rPr>
          <w:szCs w:val="22"/>
        </w:rPr>
        <w:t>랜드마크알이디와</w:t>
      </w:r>
      <w:proofErr w:type="spellEnd"/>
      <w:r w:rsidRPr="00CB2B3F">
        <w:rPr>
          <w:szCs w:val="22"/>
        </w:rPr>
        <w:t xml:space="preserve"> </w:t>
      </w:r>
      <w:r w:rsidRPr="00CB2B3F">
        <w:rPr>
          <w:szCs w:val="22"/>
        </w:rPr>
        <w:t>체결한</w:t>
      </w:r>
      <w:r w:rsidRPr="00CB2B3F">
        <w:rPr>
          <w:szCs w:val="22"/>
        </w:rPr>
        <w:t xml:space="preserve"> </w:t>
      </w:r>
      <w:r w:rsidRPr="00CB2B3F">
        <w:rPr>
          <w:szCs w:val="22"/>
        </w:rPr>
        <w:t>대여계약</w:t>
      </w:r>
      <w:r w:rsidRPr="00CB2B3F">
        <w:rPr>
          <w:szCs w:val="22"/>
        </w:rPr>
        <w:t xml:space="preserve"> </w:t>
      </w:r>
      <w:r>
        <w:rPr>
          <w:rFonts w:hint="eastAsia"/>
          <w:szCs w:val="22"/>
        </w:rPr>
        <w:t>이의</w:t>
      </w:r>
      <w:r>
        <w:rPr>
          <w:rFonts w:hint="eastAsia"/>
          <w:szCs w:val="22"/>
        </w:rPr>
        <w:t xml:space="preserve"> </w:t>
      </w:r>
      <w:r>
        <w:rPr>
          <w:rFonts w:hint="eastAsia"/>
          <w:szCs w:val="22"/>
        </w:rPr>
        <w:t>별도</w:t>
      </w:r>
      <w:r>
        <w:rPr>
          <w:rFonts w:hint="eastAsia"/>
          <w:szCs w:val="22"/>
        </w:rPr>
        <w:t xml:space="preserve"> </w:t>
      </w:r>
      <w:r>
        <w:rPr>
          <w:rFonts w:hint="eastAsia"/>
          <w:szCs w:val="22"/>
        </w:rPr>
        <w:t>담보계약은</w:t>
      </w:r>
      <w:r>
        <w:rPr>
          <w:rFonts w:hint="eastAsia"/>
          <w:szCs w:val="22"/>
        </w:rPr>
        <w:t xml:space="preserve"> </w:t>
      </w:r>
      <w:r>
        <w:rPr>
          <w:rFonts w:hint="eastAsia"/>
          <w:szCs w:val="22"/>
        </w:rPr>
        <w:t>없음</w:t>
      </w:r>
      <w:r>
        <w:rPr>
          <w:rFonts w:hint="eastAsia"/>
          <w:szCs w:val="22"/>
        </w:rPr>
        <w:t>.</w:t>
      </w:r>
    </w:p>
    <w:p w14:paraId="08DC2E78" w14:textId="77777777" w:rsidR="00026A7E" w:rsidRPr="00CB2B3F" w:rsidRDefault="00026A7E" w:rsidP="00026A7E">
      <w:pPr>
        <w:pStyle w:val="a5"/>
        <w:numPr>
          <w:ilvl w:val="2"/>
          <w:numId w:val="25"/>
        </w:numPr>
        <w:spacing w:before="240" w:after="240"/>
        <w:ind w:leftChars="0" w:left="1361" w:hanging="454"/>
        <w:rPr>
          <w:szCs w:val="22"/>
          <w:u w:val="single"/>
        </w:rPr>
      </w:pPr>
      <w:r w:rsidRPr="00CB2B3F">
        <w:rPr>
          <w:szCs w:val="22"/>
          <w:u w:val="single"/>
        </w:rPr>
        <w:t>㈜</w:t>
      </w:r>
      <w:proofErr w:type="spellStart"/>
      <w:r w:rsidRPr="00CB2B3F">
        <w:rPr>
          <w:szCs w:val="22"/>
          <w:u w:val="single"/>
        </w:rPr>
        <w:t>랜드마크알이디에</w:t>
      </w:r>
      <w:proofErr w:type="spellEnd"/>
      <w:r w:rsidRPr="00CB2B3F">
        <w:rPr>
          <w:szCs w:val="22"/>
          <w:u w:val="single"/>
        </w:rPr>
        <w:t xml:space="preserve"> </w:t>
      </w:r>
      <w:r w:rsidRPr="00CB2B3F">
        <w:rPr>
          <w:szCs w:val="22"/>
          <w:u w:val="single"/>
        </w:rPr>
        <w:t>대한</w:t>
      </w:r>
      <w:r w:rsidRPr="00CB2B3F">
        <w:rPr>
          <w:szCs w:val="22"/>
          <w:u w:val="single"/>
        </w:rPr>
        <w:t xml:space="preserve"> </w:t>
      </w:r>
      <w:r w:rsidRPr="00CB2B3F">
        <w:rPr>
          <w:szCs w:val="22"/>
          <w:u w:val="single"/>
        </w:rPr>
        <w:t>대여계약</w:t>
      </w:r>
      <w:r w:rsidRPr="00CB2B3F">
        <w:rPr>
          <w:szCs w:val="22"/>
          <w:u w:val="single"/>
        </w:rPr>
        <w:t xml:space="preserve"> </w:t>
      </w:r>
      <w:r w:rsidRPr="00CB2B3F">
        <w:rPr>
          <w:szCs w:val="22"/>
          <w:u w:val="single"/>
        </w:rPr>
        <w:t>경위</w:t>
      </w:r>
      <w:r w:rsidRPr="00CB2B3F">
        <w:rPr>
          <w:szCs w:val="22"/>
          <w:u w:val="single"/>
        </w:rPr>
        <w:t xml:space="preserve"> </w:t>
      </w:r>
      <w:r w:rsidRPr="00CB2B3F">
        <w:rPr>
          <w:szCs w:val="22"/>
          <w:u w:val="single"/>
        </w:rPr>
        <w:t>및</w:t>
      </w:r>
      <w:r w:rsidRPr="00CB2B3F">
        <w:rPr>
          <w:szCs w:val="22"/>
          <w:u w:val="single"/>
        </w:rPr>
        <w:t xml:space="preserve"> </w:t>
      </w:r>
      <w:r w:rsidRPr="00CB2B3F">
        <w:rPr>
          <w:szCs w:val="22"/>
          <w:u w:val="single"/>
        </w:rPr>
        <w:t>주요</w:t>
      </w:r>
      <w:r w:rsidRPr="00CB2B3F">
        <w:rPr>
          <w:szCs w:val="22"/>
          <w:u w:val="single"/>
        </w:rPr>
        <w:t xml:space="preserve"> </w:t>
      </w:r>
      <w:r w:rsidRPr="00CB2B3F">
        <w:rPr>
          <w:szCs w:val="22"/>
          <w:u w:val="single"/>
        </w:rPr>
        <w:t>내</w:t>
      </w:r>
      <w:r>
        <w:rPr>
          <w:rFonts w:hint="eastAsia"/>
          <w:szCs w:val="22"/>
          <w:u w:val="single"/>
        </w:rPr>
        <w:t>용</w:t>
      </w:r>
    </w:p>
    <w:p w14:paraId="01EF6AEB" w14:textId="77777777" w:rsidR="00026A7E" w:rsidRPr="00CB2B3F" w:rsidRDefault="00026A7E" w:rsidP="00026A7E">
      <w:pPr>
        <w:pStyle w:val="a5"/>
        <w:numPr>
          <w:ilvl w:val="0"/>
          <w:numId w:val="96"/>
        </w:numPr>
        <w:spacing w:after="240"/>
        <w:ind w:leftChars="0" w:left="1815" w:hanging="454"/>
        <w:rPr>
          <w:szCs w:val="22"/>
        </w:rPr>
      </w:pPr>
      <w:r w:rsidRPr="00CB2B3F">
        <w:rPr>
          <w:szCs w:val="22"/>
        </w:rPr>
        <w:t>경위</w:t>
      </w:r>
    </w:p>
    <w:p w14:paraId="58E56B1F" w14:textId="77777777" w:rsidR="00026A7E" w:rsidRPr="00CB2B3F" w:rsidRDefault="00026A7E" w:rsidP="00026A7E">
      <w:pPr>
        <w:pStyle w:val="a5"/>
        <w:spacing w:before="240" w:after="240"/>
        <w:ind w:leftChars="0" w:left="1814"/>
        <w:rPr>
          <w:szCs w:val="22"/>
        </w:rPr>
      </w:pPr>
      <w:r w:rsidRPr="00CB2B3F">
        <w:rPr>
          <w:szCs w:val="22"/>
        </w:rPr>
        <w:t>㈜</w:t>
      </w:r>
      <w:proofErr w:type="spellStart"/>
      <w:r w:rsidRPr="00CB2B3F">
        <w:rPr>
          <w:szCs w:val="22"/>
        </w:rPr>
        <w:t>랜드마크알이디</w:t>
      </w:r>
      <w:proofErr w:type="spellEnd"/>
      <w:r w:rsidRPr="00CB2B3F">
        <w:rPr>
          <w:szCs w:val="22"/>
        </w:rPr>
        <w:t>(</w:t>
      </w:r>
      <w:r w:rsidRPr="00CB2B3F">
        <w:rPr>
          <w:szCs w:val="22"/>
        </w:rPr>
        <w:t>이하</w:t>
      </w:r>
      <w:r w:rsidRPr="00CB2B3F">
        <w:rPr>
          <w:szCs w:val="22"/>
        </w:rPr>
        <w:t xml:space="preserve"> “</w:t>
      </w:r>
      <w:r w:rsidRPr="00CB2B3F">
        <w:rPr>
          <w:b/>
          <w:szCs w:val="22"/>
        </w:rPr>
        <w:t>차주</w:t>
      </w:r>
      <w:r w:rsidRPr="00CB2B3F">
        <w:rPr>
          <w:szCs w:val="22"/>
        </w:rPr>
        <w:t>”)</w:t>
      </w:r>
      <w:r w:rsidRPr="00CB2B3F">
        <w:rPr>
          <w:szCs w:val="22"/>
        </w:rPr>
        <w:t>는</w:t>
      </w:r>
      <w:r w:rsidRPr="00CB2B3F">
        <w:rPr>
          <w:szCs w:val="22"/>
        </w:rPr>
        <w:t xml:space="preserve"> </w:t>
      </w:r>
      <w:r w:rsidRPr="00CB2B3F">
        <w:rPr>
          <w:szCs w:val="22"/>
        </w:rPr>
        <w:t>경기도</w:t>
      </w:r>
      <w:r w:rsidRPr="00CB2B3F">
        <w:rPr>
          <w:szCs w:val="22"/>
        </w:rPr>
        <w:t xml:space="preserve"> </w:t>
      </w:r>
      <w:r w:rsidRPr="00CB2B3F">
        <w:rPr>
          <w:szCs w:val="22"/>
        </w:rPr>
        <w:t>성남시</w:t>
      </w:r>
      <w:r w:rsidRPr="00CB2B3F">
        <w:rPr>
          <w:szCs w:val="22"/>
        </w:rPr>
        <w:t xml:space="preserve"> </w:t>
      </w:r>
      <w:r w:rsidRPr="00CB2B3F">
        <w:rPr>
          <w:szCs w:val="22"/>
        </w:rPr>
        <w:t>분당구</w:t>
      </w:r>
      <w:r w:rsidRPr="00CB2B3F">
        <w:rPr>
          <w:szCs w:val="22"/>
        </w:rPr>
        <w:t xml:space="preserve"> </w:t>
      </w:r>
      <w:proofErr w:type="spellStart"/>
      <w:r w:rsidRPr="00CB2B3F">
        <w:rPr>
          <w:szCs w:val="22"/>
        </w:rPr>
        <w:t>구미동</w:t>
      </w:r>
      <w:proofErr w:type="spellEnd"/>
      <w:r w:rsidRPr="00CB2B3F">
        <w:rPr>
          <w:szCs w:val="22"/>
        </w:rPr>
        <w:t xml:space="preserve"> 280-1</w:t>
      </w:r>
      <w:r w:rsidRPr="00CB2B3F">
        <w:rPr>
          <w:szCs w:val="22"/>
        </w:rPr>
        <w:t>번지</w:t>
      </w:r>
      <w:r w:rsidRPr="00CB2B3F">
        <w:rPr>
          <w:szCs w:val="22"/>
        </w:rPr>
        <w:t xml:space="preserve"> </w:t>
      </w:r>
      <w:r w:rsidRPr="00CB2B3F">
        <w:rPr>
          <w:szCs w:val="22"/>
        </w:rPr>
        <w:t>일원</w:t>
      </w:r>
      <w:r w:rsidRPr="00CB2B3F">
        <w:rPr>
          <w:szCs w:val="22"/>
        </w:rPr>
        <w:t xml:space="preserve"> </w:t>
      </w:r>
      <w:r w:rsidRPr="00CB2B3F">
        <w:rPr>
          <w:szCs w:val="22"/>
        </w:rPr>
        <w:t>지상에</w:t>
      </w:r>
      <w:r w:rsidRPr="00CB2B3F">
        <w:rPr>
          <w:szCs w:val="22"/>
        </w:rPr>
        <w:t xml:space="preserve"> </w:t>
      </w:r>
      <w:r w:rsidRPr="00CB2B3F">
        <w:rPr>
          <w:szCs w:val="22"/>
        </w:rPr>
        <w:t>타운하우스</w:t>
      </w:r>
      <w:r w:rsidRPr="00CB2B3F">
        <w:rPr>
          <w:szCs w:val="22"/>
        </w:rPr>
        <w:t xml:space="preserve"> 29</w:t>
      </w:r>
      <w:r w:rsidRPr="00CB2B3F">
        <w:rPr>
          <w:szCs w:val="22"/>
        </w:rPr>
        <w:t>세대를</w:t>
      </w:r>
      <w:r w:rsidRPr="00CB2B3F">
        <w:rPr>
          <w:szCs w:val="22"/>
        </w:rPr>
        <w:t xml:space="preserve"> </w:t>
      </w:r>
      <w:r w:rsidRPr="00CB2B3F">
        <w:rPr>
          <w:szCs w:val="22"/>
        </w:rPr>
        <w:t>신축하여</w:t>
      </w:r>
      <w:r w:rsidRPr="00CB2B3F">
        <w:rPr>
          <w:szCs w:val="22"/>
        </w:rPr>
        <w:t xml:space="preserve"> </w:t>
      </w:r>
      <w:r w:rsidRPr="00CB2B3F">
        <w:rPr>
          <w:szCs w:val="22"/>
        </w:rPr>
        <w:t>분양하는</w:t>
      </w:r>
      <w:r w:rsidRPr="00CB2B3F">
        <w:rPr>
          <w:szCs w:val="22"/>
        </w:rPr>
        <w:t xml:space="preserve"> </w:t>
      </w:r>
      <w:r w:rsidRPr="00CB2B3F">
        <w:rPr>
          <w:szCs w:val="22"/>
        </w:rPr>
        <w:t>사업</w:t>
      </w:r>
      <w:r w:rsidRPr="00CB2B3F">
        <w:rPr>
          <w:szCs w:val="22"/>
        </w:rPr>
        <w:t>(</w:t>
      </w:r>
      <w:r w:rsidRPr="00CB2B3F">
        <w:rPr>
          <w:szCs w:val="22"/>
        </w:rPr>
        <w:t>이하</w:t>
      </w:r>
      <w:r w:rsidRPr="00CB2B3F">
        <w:rPr>
          <w:szCs w:val="22"/>
        </w:rPr>
        <w:t xml:space="preserve"> ‘”</w:t>
      </w:r>
      <w:r w:rsidRPr="00CB2B3F">
        <w:rPr>
          <w:b/>
          <w:szCs w:val="22"/>
        </w:rPr>
        <w:t>본건</w:t>
      </w:r>
      <w:r w:rsidRPr="00CB2B3F">
        <w:rPr>
          <w:b/>
          <w:szCs w:val="22"/>
        </w:rPr>
        <w:t xml:space="preserve"> </w:t>
      </w:r>
      <w:r w:rsidRPr="00CB2B3F">
        <w:rPr>
          <w:b/>
          <w:szCs w:val="22"/>
        </w:rPr>
        <w:t>사업</w:t>
      </w:r>
      <w:r w:rsidRPr="00CB2B3F">
        <w:rPr>
          <w:szCs w:val="22"/>
        </w:rPr>
        <w:t>”)</w:t>
      </w:r>
      <w:r w:rsidRPr="00CB2B3F">
        <w:rPr>
          <w:szCs w:val="22"/>
        </w:rPr>
        <w:t>과</w:t>
      </w:r>
      <w:r w:rsidRPr="00CB2B3F">
        <w:rPr>
          <w:szCs w:val="22"/>
        </w:rPr>
        <w:t xml:space="preserve"> </w:t>
      </w:r>
      <w:r w:rsidRPr="00CB2B3F">
        <w:rPr>
          <w:szCs w:val="22"/>
        </w:rPr>
        <w:t>관련하여</w:t>
      </w:r>
      <w:r w:rsidRPr="00CB2B3F">
        <w:rPr>
          <w:szCs w:val="22"/>
        </w:rPr>
        <w:t xml:space="preserve"> </w:t>
      </w:r>
      <w:r w:rsidRPr="00CB2B3F">
        <w:rPr>
          <w:szCs w:val="22"/>
        </w:rPr>
        <w:t>위</w:t>
      </w:r>
      <w:r w:rsidRPr="00CB2B3F">
        <w:rPr>
          <w:szCs w:val="22"/>
        </w:rPr>
        <w:t xml:space="preserve"> </w:t>
      </w:r>
      <w:proofErr w:type="spellStart"/>
      <w:r w:rsidRPr="00CB2B3F">
        <w:rPr>
          <w:szCs w:val="22"/>
        </w:rPr>
        <w:t>구미동</w:t>
      </w:r>
      <w:proofErr w:type="spellEnd"/>
      <w:r w:rsidRPr="00CB2B3F">
        <w:rPr>
          <w:szCs w:val="22"/>
        </w:rPr>
        <w:t xml:space="preserve"> 280-1</w:t>
      </w:r>
      <w:r w:rsidRPr="00CB2B3F">
        <w:rPr>
          <w:szCs w:val="22"/>
        </w:rPr>
        <w:t>번지</w:t>
      </w:r>
      <w:r w:rsidRPr="00CB2B3F">
        <w:rPr>
          <w:szCs w:val="22"/>
        </w:rPr>
        <w:t xml:space="preserve"> </w:t>
      </w:r>
      <w:r w:rsidRPr="00CB2B3F">
        <w:rPr>
          <w:szCs w:val="22"/>
        </w:rPr>
        <w:t>부지를</w:t>
      </w:r>
      <w:r w:rsidRPr="00CB2B3F">
        <w:rPr>
          <w:szCs w:val="22"/>
        </w:rPr>
        <w:t xml:space="preserve"> </w:t>
      </w:r>
      <w:r w:rsidRPr="00CB2B3F">
        <w:rPr>
          <w:szCs w:val="22"/>
        </w:rPr>
        <w:t>신탁회사에</w:t>
      </w:r>
      <w:r w:rsidRPr="00CB2B3F">
        <w:rPr>
          <w:szCs w:val="22"/>
        </w:rPr>
        <w:t xml:space="preserve"> </w:t>
      </w:r>
      <w:r w:rsidRPr="00CB2B3F">
        <w:rPr>
          <w:szCs w:val="22"/>
        </w:rPr>
        <w:t>신탁하고</w:t>
      </w:r>
      <w:r w:rsidRPr="00CB2B3F">
        <w:rPr>
          <w:szCs w:val="22"/>
        </w:rPr>
        <w:t xml:space="preserve">, </w:t>
      </w:r>
      <w:r w:rsidRPr="00CB2B3F">
        <w:rPr>
          <w:szCs w:val="22"/>
        </w:rPr>
        <w:t>신탁회사는</w:t>
      </w:r>
      <w:r w:rsidRPr="00CB2B3F">
        <w:rPr>
          <w:szCs w:val="22"/>
        </w:rPr>
        <w:t xml:space="preserve"> </w:t>
      </w:r>
      <w:r w:rsidRPr="00CB2B3F">
        <w:rPr>
          <w:szCs w:val="22"/>
        </w:rPr>
        <w:t>위</w:t>
      </w:r>
      <w:r w:rsidRPr="00CB2B3F">
        <w:rPr>
          <w:szCs w:val="22"/>
        </w:rPr>
        <w:t xml:space="preserve"> </w:t>
      </w:r>
      <w:proofErr w:type="spellStart"/>
      <w:r w:rsidRPr="00CB2B3F">
        <w:rPr>
          <w:szCs w:val="22"/>
        </w:rPr>
        <w:t>구미동</w:t>
      </w:r>
      <w:proofErr w:type="spellEnd"/>
      <w:r w:rsidRPr="00CB2B3F">
        <w:rPr>
          <w:szCs w:val="22"/>
        </w:rPr>
        <w:t xml:space="preserve"> 280-1</w:t>
      </w:r>
      <w:r w:rsidRPr="00CB2B3F">
        <w:rPr>
          <w:szCs w:val="22"/>
        </w:rPr>
        <w:t>번지</w:t>
      </w:r>
      <w:r w:rsidRPr="00CB2B3F">
        <w:rPr>
          <w:szCs w:val="22"/>
        </w:rPr>
        <w:t xml:space="preserve"> </w:t>
      </w:r>
      <w:r w:rsidRPr="00CB2B3F">
        <w:rPr>
          <w:szCs w:val="22"/>
        </w:rPr>
        <w:t>부지를</w:t>
      </w:r>
      <w:r w:rsidRPr="00CB2B3F">
        <w:rPr>
          <w:szCs w:val="22"/>
        </w:rPr>
        <w:t xml:space="preserve"> </w:t>
      </w:r>
      <w:proofErr w:type="spellStart"/>
      <w:r w:rsidRPr="00CB2B3F">
        <w:rPr>
          <w:szCs w:val="22"/>
        </w:rPr>
        <w:t>랜드마크알이디로부터</w:t>
      </w:r>
      <w:proofErr w:type="spellEnd"/>
      <w:r w:rsidRPr="00CB2B3F">
        <w:rPr>
          <w:szCs w:val="22"/>
        </w:rPr>
        <w:t xml:space="preserve"> </w:t>
      </w:r>
      <w:proofErr w:type="spellStart"/>
      <w:r w:rsidRPr="00CB2B3F">
        <w:rPr>
          <w:szCs w:val="22"/>
        </w:rPr>
        <w:t>수탁받아</w:t>
      </w:r>
      <w:proofErr w:type="spellEnd"/>
      <w:r w:rsidRPr="00CB2B3F">
        <w:rPr>
          <w:szCs w:val="22"/>
        </w:rPr>
        <w:t xml:space="preserve"> </w:t>
      </w:r>
      <w:proofErr w:type="spellStart"/>
      <w:r w:rsidRPr="00CB2B3F">
        <w:rPr>
          <w:szCs w:val="22"/>
        </w:rPr>
        <w:t>관리형토지신탁계약에</w:t>
      </w:r>
      <w:proofErr w:type="spellEnd"/>
      <w:r w:rsidRPr="00CB2B3F">
        <w:rPr>
          <w:szCs w:val="22"/>
        </w:rPr>
        <w:t xml:space="preserve"> </w:t>
      </w:r>
      <w:r w:rsidRPr="00CB2B3F">
        <w:rPr>
          <w:szCs w:val="22"/>
        </w:rPr>
        <w:t>따라</w:t>
      </w:r>
      <w:r w:rsidRPr="00CB2B3F">
        <w:rPr>
          <w:szCs w:val="22"/>
        </w:rPr>
        <w:t xml:space="preserve"> </w:t>
      </w:r>
      <w:r w:rsidRPr="00CB2B3F">
        <w:rPr>
          <w:szCs w:val="22"/>
        </w:rPr>
        <w:t>본건</w:t>
      </w:r>
      <w:r w:rsidRPr="00CB2B3F">
        <w:rPr>
          <w:szCs w:val="22"/>
        </w:rPr>
        <w:t xml:space="preserve"> </w:t>
      </w:r>
      <w:r w:rsidRPr="00CB2B3F">
        <w:rPr>
          <w:szCs w:val="22"/>
        </w:rPr>
        <w:t>사업을</w:t>
      </w:r>
      <w:r w:rsidRPr="00CB2B3F">
        <w:rPr>
          <w:szCs w:val="22"/>
        </w:rPr>
        <w:t xml:space="preserve"> </w:t>
      </w:r>
      <w:r w:rsidRPr="00CB2B3F">
        <w:rPr>
          <w:szCs w:val="22"/>
        </w:rPr>
        <w:t>진행하기로</w:t>
      </w:r>
      <w:r w:rsidRPr="00CB2B3F">
        <w:rPr>
          <w:szCs w:val="22"/>
        </w:rPr>
        <w:t xml:space="preserve"> </w:t>
      </w:r>
      <w:r w:rsidRPr="00CB2B3F">
        <w:rPr>
          <w:szCs w:val="22"/>
        </w:rPr>
        <w:t>하였음</w:t>
      </w:r>
      <w:r w:rsidRPr="00CB2B3F">
        <w:rPr>
          <w:szCs w:val="22"/>
        </w:rPr>
        <w:t xml:space="preserve">. </w:t>
      </w:r>
    </w:p>
    <w:p w14:paraId="744B757A" w14:textId="77777777" w:rsidR="00026A7E" w:rsidRDefault="00026A7E" w:rsidP="00026A7E">
      <w:pPr>
        <w:pStyle w:val="a5"/>
        <w:spacing w:before="240" w:after="240"/>
        <w:ind w:leftChars="0" w:left="1814"/>
        <w:rPr>
          <w:szCs w:val="22"/>
        </w:rPr>
      </w:pPr>
      <w:r w:rsidRPr="00CB2B3F">
        <w:rPr>
          <w:szCs w:val="22"/>
        </w:rPr>
        <w:t>이에</w:t>
      </w:r>
      <w:r w:rsidRPr="00CB2B3F">
        <w:rPr>
          <w:szCs w:val="22"/>
        </w:rPr>
        <w:t xml:space="preserve"> </w:t>
      </w:r>
      <w:r w:rsidRPr="00CB2B3F">
        <w:rPr>
          <w:szCs w:val="22"/>
        </w:rPr>
        <w:t>차주는</w:t>
      </w:r>
      <w:r w:rsidRPr="00CB2B3F">
        <w:rPr>
          <w:szCs w:val="22"/>
        </w:rPr>
        <w:t xml:space="preserve"> </w:t>
      </w:r>
      <w:r w:rsidRPr="00CB2B3F">
        <w:rPr>
          <w:szCs w:val="22"/>
        </w:rPr>
        <w:t>차주의</w:t>
      </w:r>
      <w:r w:rsidRPr="00CB2B3F">
        <w:rPr>
          <w:szCs w:val="22"/>
        </w:rPr>
        <w:t xml:space="preserve"> </w:t>
      </w:r>
      <w:r w:rsidRPr="00CB2B3F">
        <w:rPr>
          <w:szCs w:val="22"/>
        </w:rPr>
        <w:t>기존</w:t>
      </w:r>
      <w:r w:rsidRPr="00CB2B3F">
        <w:rPr>
          <w:szCs w:val="22"/>
        </w:rPr>
        <w:t xml:space="preserve"> </w:t>
      </w:r>
      <w:r w:rsidRPr="00CB2B3F">
        <w:rPr>
          <w:szCs w:val="22"/>
        </w:rPr>
        <w:t>대출금</w:t>
      </w:r>
      <w:r w:rsidRPr="00CB2B3F">
        <w:rPr>
          <w:rStyle w:val="ac"/>
          <w:szCs w:val="22"/>
        </w:rPr>
        <w:footnoteReference w:id="10"/>
      </w:r>
      <w:r w:rsidRPr="00CB2B3F">
        <w:rPr>
          <w:szCs w:val="22"/>
        </w:rPr>
        <w:t xml:space="preserve"> </w:t>
      </w:r>
      <w:r w:rsidRPr="00CB2B3F">
        <w:rPr>
          <w:szCs w:val="22"/>
        </w:rPr>
        <w:t>및</w:t>
      </w:r>
      <w:r w:rsidRPr="00CB2B3F">
        <w:rPr>
          <w:szCs w:val="22"/>
        </w:rPr>
        <w:t xml:space="preserve"> </w:t>
      </w:r>
      <w:r w:rsidRPr="00CB2B3F">
        <w:rPr>
          <w:szCs w:val="22"/>
        </w:rPr>
        <w:t>대상회사가</w:t>
      </w:r>
      <w:r w:rsidRPr="00CB2B3F">
        <w:rPr>
          <w:szCs w:val="22"/>
        </w:rPr>
        <w:t xml:space="preserve"> </w:t>
      </w:r>
      <w:r w:rsidRPr="00CB2B3F">
        <w:rPr>
          <w:szCs w:val="22"/>
        </w:rPr>
        <w:t>인정하는</w:t>
      </w:r>
      <w:r w:rsidRPr="00CB2B3F">
        <w:rPr>
          <w:szCs w:val="22"/>
        </w:rPr>
        <w:t xml:space="preserve"> </w:t>
      </w:r>
      <w:r w:rsidRPr="00CB2B3F">
        <w:rPr>
          <w:szCs w:val="22"/>
        </w:rPr>
        <w:t>본건</w:t>
      </w:r>
      <w:r w:rsidRPr="00CB2B3F">
        <w:rPr>
          <w:szCs w:val="22"/>
        </w:rPr>
        <w:t xml:space="preserve"> </w:t>
      </w:r>
      <w:r w:rsidRPr="00CB2B3F">
        <w:rPr>
          <w:szCs w:val="22"/>
        </w:rPr>
        <w:t>사업</w:t>
      </w:r>
      <w:r w:rsidRPr="00CB2B3F">
        <w:rPr>
          <w:szCs w:val="22"/>
        </w:rPr>
        <w:t xml:space="preserve"> </w:t>
      </w:r>
      <w:r w:rsidRPr="00CB2B3F">
        <w:rPr>
          <w:szCs w:val="22"/>
        </w:rPr>
        <w:t>관련</w:t>
      </w:r>
      <w:r w:rsidRPr="00CB2B3F">
        <w:rPr>
          <w:szCs w:val="22"/>
        </w:rPr>
        <w:t xml:space="preserve"> </w:t>
      </w:r>
      <w:r w:rsidRPr="00CB2B3F">
        <w:rPr>
          <w:szCs w:val="22"/>
        </w:rPr>
        <w:t>필수사업비</w:t>
      </w:r>
      <w:r w:rsidRPr="00CB2B3F">
        <w:rPr>
          <w:szCs w:val="22"/>
        </w:rPr>
        <w:t xml:space="preserve"> </w:t>
      </w:r>
      <w:r w:rsidRPr="00CB2B3F">
        <w:rPr>
          <w:szCs w:val="22"/>
        </w:rPr>
        <w:t>및</w:t>
      </w:r>
      <w:r w:rsidRPr="00CB2B3F">
        <w:rPr>
          <w:szCs w:val="22"/>
        </w:rPr>
        <w:t xml:space="preserve"> </w:t>
      </w:r>
      <w:r w:rsidRPr="00CB2B3F">
        <w:rPr>
          <w:szCs w:val="22"/>
        </w:rPr>
        <w:t>금융비용</w:t>
      </w:r>
      <w:r w:rsidRPr="00CB2B3F">
        <w:rPr>
          <w:szCs w:val="22"/>
        </w:rPr>
        <w:t xml:space="preserve"> </w:t>
      </w:r>
      <w:r w:rsidRPr="00CB2B3F">
        <w:rPr>
          <w:szCs w:val="22"/>
        </w:rPr>
        <w:t>등에</w:t>
      </w:r>
      <w:r w:rsidRPr="00CB2B3F">
        <w:rPr>
          <w:szCs w:val="22"/>
        </w:rPr>
        <w:t xml:space="preserve"> </w:t>
      </w:r>
      <w:r w:rsidRPr="00CB2B3F">
        <w:rPr>
          <w:szCs w:val="22"/>
        </w:rPr>
        <w:t>필요한</w:t>
      </w:r>
      <w:r w:rsidRPr="00CB2B3F">
        <w:rPr>
          <w:szCs w:val="22"/>
        </w:rPr>
        <w:t xml:space="preserve"> </w:t>
      </w:r>
      <w:r w:rsidRPr="00CB2B3F">
        <w:rPr>
          <w:szCs w:val="22"/>
        </w:rPr>
        <w:t>자금을</w:t>
      </w:r>
      <w:r w:rsidRPr="00CB2B3F">
        <w:rPr>
          <w:szCs w:val="22"/>
        </w:rPr>
        <w:t xml:space="preserve"> </w:t>
      </w:r>
      <w:r w:rsidRPr="00CB2B3F">
        <w:rPr>
          <w:szCs w:val="22"/>
        </w:rPr>
        <w:t>조달하기</w:t>
      </w:r>
      <w:r w:rsidRPr="00CB2B3F">
        <w:rPr>
          <w:szCs w:val="22"/>
        </w:rPr>
        <w:t xml:space="preserve"> </w:t>
      </w:r>
      <w:r w:rsidRPr="00CB2B3F">
        <w:rPr>
          <w:szCs w:val="22"/>
        </w:rPr>
        <w:t>위하여</w:t>
      </w:r>
      <w:r w:rsidRPr="00CB2B3F">
        <w:rPr>
          <w:szCs w:val="22"/>
        </w:rPr>
        <w:t xml:space="preserve"> </w:t>
      </w:r>
      <w:r w:rsidRPr="00CB2B3F">
        <w:rPr>
          <w:szCs w:val="22"/>
        </w:rPr>
        <w:t>합계</w:t>
      </w:r>
      <w:r w:rsidRPr="00CB2B3F">
        <w:rPr>
          <w:szCs w:val="22"/>
        </w:rPr>
        <w:t xml:space="preserve"> 500</w:t>
      </w:r>
      <w:r w:rsidRPr="00CB2B3F">
        <w:rPr>
          <w:szCs w:val="22"/>
        </w:rPr>
        <w:t>억원을</w:t>
      </w:r>
      <w:r w:rsidRPr="00CB2B3F">
        <w:rPr>
          <w:szCs w:val="22"/>
        </w:rPr>
        <w:t xml:space="preserve"> </w:t>
      </w:r>
      <w:r w:rsidRPr="00CB2B3F">
        <w:rPr>
          <w:szCs w:val="22"/>
        </w:rPr>
        <w:t>초과하지</w:t>
      </w:r>
      <w:r w:rsidRPr="00CB2B3F">
        <w:rPr>
          <w:szCs w:val="22"/>
        </w:rPr>
        <w:t xml:space="preserve"> </w:t>
      </w:r>
      <w:r w:rsidRPr="00CB2B3F">
        <w:rPr>
          <w:szCs w:val="22"/>
        </w:rPr>
        <w:t>않는</w:t>
      </w:r>
      <w:r w:rsidRPr="00CB2B3F">
        <w:rPr>
          <w:szCs w:val="22"/>
        </w:rPr>
        <w:t xml:space="preserve"> </w:t>
      </w:r>
      <w:r w:rsidRPr="00CB2B3F">
        <w:rPr>
          <w:szCs w:val="22"/>
        </w:rPr>
        <w:t>범위</w:t>
      </w:r>
      <w:r w:rsidRPr="00CB2B3F">
        <w:rPr>
          <w:szCs w:val="22"/>
        </w:rPr>
        <w:t xml:space="preserve"> </w:t>
      </w:r>
      <w:r w:rsidRPr="00CB2B3F">
        <w:rPr>
          <w:szCs w:val="22"/>
        </w:rPr>
        <w:t>내에서</w:t>
      </w:r>
      <w:r w:rsidRPr="00CB2B3F">
        <w:rPr>
          <w:szCs w:val="22"/>
        </w:rPr>
        <w:t xml:space="preserve"> </w:t>
      </w:r>
      <w:r w:rsidRPr="00CB2B3F">
        <w:rPr>
          <w:szCs w:val="22"/>
        </w:rPr>
        <w:t>대상회사에게</w:t>
      </w:r>
      <w:r w:rsidRPr="00CB2B3F">
        <w:rPr>
          <w:szCs w:val="22"/>
        </w:rPr>
        <w:t xml:space="preserve"> </w:t>
      </w:r>
      <w:r w:rsidRPr="00CB2B3F">
        <w:rPr>
          <w:szCs w:val="22"/>
        </w:rPr>
        <w:t>대여를</w:t>
      </w:r>
      <w:r w:rsidRPr="00CB2B3F">
        <w:rPr>
          <w:szCs w:val="22"/>
        </w:rPr>
        <w:t xml:space="preserve"> </w:t>
      </w:r>
      <w:r w:rsidRPr="00CB2B3F">
        <w:rPr>
          <w:szCs w:val="22"/>
        </w:rPr>
        <w:t>요청하였고</w:t>
      </w:r>
      <w:r w:rsidRPr="00CB2B3F">
        <w:rPr>
          <w:szCs w:val="22"/>
        </w:rPr>
        <w:t xml:space="preserve">, </w:t>
      </w:r>
      <w:r w:rsidRPr="00CB2B3F">
        <w:rPr>
          <w:szCs w:val="22"/>
        </w:rPr>
        <w:t>대상회사는</w:t>
      </w:r>
      <w:r w:rsidRPr="00CB2B3F">
        <w:rPr>
          <w:szCs w:val="22"/>
        </w:rPr>
        <w:t xml:space="preserve"> </w:t>
      </w:r>
      <w:r w:rsidRPr="00CB2B3F">
        <w:rPr>
          <w:szCs w:val="22"/>
        </w:rPr>
        <w:t>아래의</w:t>
      </w:r>
      <w:r w:rsidRPr="00CB2B3F">
        <w:rPr>
          <w:szCs w:val="22"/>
        </w:rPr>
        <w:t xml:space="preserve"> </w:t>
      </w:r>
      <w:r w:rsidRPr="00CB2B3F">
        <w:rPr>
          <w:szCs w:val="22"/>
        </w:rPr>
        <w:t>주요</w:t>
      </w:r>
      <w:r w:rsidRPr="00CB2B3F">
        <w:rPr>
          <w:szCs w:val="22"/>
        </w:rPr>
        <w:t xml:space="preserve"> </w:t>
      </w:r>
      <w:r w:rsidRPr="00CB2B3F">
        <w:rPr>
          <w:szCs w:val="22"/>
        </w:rPr>
        <w:t>조건에</w:t>
      </w:r>
      <w:r w:rsidRPr="00CB2B3F">
        <w:rPr>
          <w:szCs w:val="22"/>
        </w:rPr>
        <w:t xml:space="preserve"> </w:t>
      </w:r>
      <w:r w:rsidRPr="00CB2B3F">
        <w:rPr>
          <w:szCs w:val="22"/>
        </w:rPr>
        <w:t>따라</w:t>
      </w:r>
      <w:r w:rsidRPr="00CB2B3F">
        <w:rPr>
          <w:szCs w:val="22"/>
        </w:rPr>
        <w:t xml:space="preserve"> </w:t>
      </w:r>
      <w:r w:rsidRPr="00CB2B3F">
        <w:rPr>
          <w:szCs w:val="22"/>
        </w:rPr>
        <w:t>대여를</w:t>
      </w:r>
      <w:r w:rsidRPr="00CB2B3F">
        <w:rPr>
          <w:szCs w:val="22"/>
        </w:rPr>
        <w:t xml:space="preserve"> </w:t>
      </w:r>
      <w:r w:rsidRPr="00CB2B3F">
        <w:rPr>
          <w:szCs w:val="22"/>
        </w:rPr>
        <w:t>제공</w:t>
      </w:r>
      <w:r w:rsidRPr="00CB2B3F">
        <w:rPr>
          <w:szCs w:val="22"/>
        </w:rPr>
        <w:t>(</w:t>
      </w:r>
      <w:r w:rsidRPr="00CB2B3F">
        <w:rPr>
          <w:szCs w:val="22"/>
        </w:rPr>
        <w:t>이하</w:t>
      </w:r>
      <w:r w:rsidRPr="00CB2B3F">
        <w:rPr>
          <w:szCs w:val="22"/>
        </w:rPr>
        <w:t xml:space="preserve"> “</w:t>
      </w:r>
      <w:r w:rsidRPr="00CB2B3F">
        <w:rPr>
          <w:b/>
          <w:szCs w:val="22"/>
        </w:rPr>
        <w:t>본건</w:t>
      </w:r>
      <w:r w:rsidRPr="00CB2B3F">
        <w:rPr>
          <w:b/>
          <w:szCs w:val="22"/>
        </w:rPr>
        <w:t xml:space="preserve"> </w:t>
      </w:r>
      <w:r w:rsidRPr="00CB2B3F">
        <w:rPr>
          <w:b/>
          <w:szCs w:val="22"/>
        </w:rPr>
        <w:t>대여</w:t>
      </w:r>
      <w:r w:rsidRPr="00CB2B3F">
        <w:rPr>
          <w:szCs w:val="22"/>
        </w:rPr>
        <w:t>”)</w:t>
      </w:r>
      <w:r w:rsidRPr="00CB2B3F">
        <w:rPr>
          <w:szCs w:val="22"/>
        </w:rPr>
        <w:t>하기로</w:t>
      </w:r>
      <w:r w:rsidRPr="00CB2B3F">
        <w:rPr>
          <w:szCs w:val="22"/>
        </w:rPr>
        <w:t xml:space="preserve"> </w:t>
      </w:r>
      <w:r w:rsidRPr="00CB2B3F">
        <w:rPr>
          <w:szCs w:val="22"/>
        </w:rPr>
        <w:t>하였음</w:t>
      </w:r>
      <w:r w:rsidRPr="00CB2B3F">
        <w:rPr>
          <w:szCs w:val="22"/>
        </w:rPr>
        <w:t xml:space="preserve">. </w:t>
      </w:r>
    </w:p>
    <w:p w14:paraId="6A24278B" w14:textId="77777777" w:rsidR="00026A7E" w:rsidRPr="00DD36FE" w:rsidRDefault="00026A7E" w:rsidP="00026A7E">
      <w:pPr>
        <w:pStyle w:val="a5"/>
        <w:spacing w:before="240" w:after="240"/>
        <w:ind w:leftChars="0" w:left="1814"/>
        <w:rPr>
          <w:b/>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r>
        <w:rPr>
          <w:rFonts w:hint="eastAsia"/>
          <w:szCs w:val="22"/>
        </w:rPr>
        <w:t>본건</w:t>
      </w:r>
      <w:r>
        <w:rPr>
          <w:rFonts w:hint="eastAsia"/>
          <w:szCs w:val="22"/>
        </w:rPr>
        <w:t xml:space="preserve"> </w:t>
      </w:r>
      <w:r>
        <w:rPr>
          <w:rFonts w:hint="eastAsia"/>
          <w:szCs w:val="22"/>
        </w:rPr>
        <w:t>대여</w:t>
      </w:r>
      <w:r>
        <w:rPr>
          <w:rFonts w:hint="eastAsia"/>
          <w:szCs w:val="22"/>
        </w:rPr>
        <w:t xml:space="preserve"> </w:t>
      </w:r>
      <w:r>
        <w:rPr>
          <w:rFonts w:hint="eastAsia"/>
          <w:szCs w:val="22"/>
        </w:rPr>
        <w:t>이외에</w:t>
      </w:r>
      <w:r>
        <w:rPr>
          <w:rFonts w:hint="eastAsia"/>
          <w:szCs w:val="22"/>
        </w:rPr>
        <w:t xml:space="preserve"> </w:t>
      </w:r>
      <w:r>
        <w:rPr>
          <w:rFonts w:hint="eastAsia"/>
          <w:szCs w:val="22"/>
        </w:rPr>
        <w:t>시행사에게</w:t>
      </w:r>
      <w:r>
        <w:rPr>
          <w:rFonts w:hint="eastAsia"/>
          <w:szCs w:val="22"/>
        </w:rPr>
        <w:t xml:space="preserve"> </w:t>
      </w:r>
      <w:r>
        <w:rPr>
          <w:rFonts w:hint="eastAsia"/>
          <w:szCs w:val="22"/>
        </w:rPr>
        <w:t>대여한</w:t>
      </w:r>
      <w:r>
        <w:rPr>
          <w:rFonts w:hint="eastAsia"/>
          <w:szCs w:val="22"/>
        </w:rPr>
        <w:t xml:space="preserve"> </w:t>
      </w:r>
      <w:r>
        <w:rPr>
          <w:rFonts w:hint="eastAsia"/>
          <w:szCs w:val="22"/>
        </w:rPr>
        <w:t>사례는</w:t>
      </w:r>
      <w:r>
        <w:rPr>
          <w:rFonts w:hint="eastAsia"/>
          <w:szCs w:val="22"/>
        </w:rPr>
        <w:t xml:space="preserve"> </w:t>
      </w:r>
      <w:r>
        <w:rPr>
          <w:rFonts w:hint="eastAsia"/>
          <w:szCs w:val="22"/>
        </w:rPr>
        <w:t>없으며</w:t>
      </w:r>
      <w:r>
        <w:rPr>
          <w:rFonts w:hint="eastAsia"/>
          <w:szCs w:val="22"/>
        </w:rPr>
        <w:t>,</w:t>
      </w:r>
      <w:r>
        <w:rPr>
          <w:szCs w:val="22"/>
        </w:rPr>
        <w:t xml:space="preserve"> </w:t>
      </w:r>
      <w:r>
        <w:rPr>
          <w:rFonts w:hint="eastAsia"/>
          <w:szCs w:val="22"/>
        </w:rPr>
        <w:t>앞으로도</w:t>
      </w:r>
      <w:r>
        <w:rPr>
          <w:rFonts w:hint="eastAsia"/>
          <w:szCs w:val="22"/>
        </w:rPr>
        <w:t xml:space="preserve"> </w:t>
      </w:r>
      <w:r>
        <w:rPr>
          <w:rFonts w:hint="eastAsia"/>
          <w:szCs w:val="22"/>
        </w:rPr>
        <w:t>계획이</w:t>
      </w:r>
      <w:r>
        <w:rPr>
          <w:rFonts w:hint="eastAsia"/>
          <w:szCs w:val="22"/>
        </w:rPr>
        <w:t xml:space="preserve"> </w:t>
      </w:r>
      <w:r>
        <w:rPr>
          <w:rFonts w:hint="eastAsia"/>
          <w:szCs w:val="22"/>
        </w:rPr>
        <w:t>없다고</w:t>
      </w:r>
      <w:r>
        <w:rPr>
          <w:rFonts w:hint="eastAsia"/>
          <w:szCs w:val="22"/>
        </w:rPr>
        <w:t xml:space="preserve"> </w:t>
      </w:r>
      <w:r>
        <w:rPr>
          <w:rFonts w:hint="eastAsia"/>
          <w:szCs w:val="22"/>
        </w:rPr>
        <w:t>함</w:t>
      </w:r>
      <w:r>
        <w:rPr>
          <w:rFonts w:hint="eastAsia"/>
          <w:szCs w:val="22"/>
        </w:rPr>
        <w:t xml:space="preserve">. </w:t>
      </w:r>
      <w:r>
        <w:rPr>
          <w:rFonts w:hint="eastAsia"/>
          <w:szCs w:val="22"/>
        </w:rPr>
        <w:t>또한</w:t>
      </w:r>
      <w:r>
        <w:rPr>
          <w:rFonts w:hint="eastAsia"/>
          <w:szCs w:val="22"/>
        </w:rPr>
        <w:t>,</w:t>
      </w:r>
      <w:r>
        <w:rPr>
          <w:szCs w:val="22"/>
        </w:rPr>
        <w:t xml:space="preserve"> </w:t>
      </w:r>
      <w:r>
        <w:rPr>
          <w:rFonts w:hint="eastAsia"/>
          <w:szCs w:val="22"/>
        </w:rPr>
        <w:t>대상회사와</w:t>
      </w:r>
      <w:r>
        <w:rPr>
          <w:rFonts w:hint="eastAsia"/>
          <w:szCs w:val="22"/>
        </w:rPr>
        <w:t xml:space="preserve"> </w:t>
      </w:r>
      <w:proofErr w:type="spellStart"/>
      <w:r>
        <w:rPr>
          <w:rFonts w:hint="eastAsia"/>
          <w:szCs w:val="22"/>
        </w:rPr>
        <w:t>랜드마크알이디와는</w:t>
      </w:r>
      <w:proofErr w:type="spellEnd"/>
      <w:r>
        <w:rPr>
          <w:rFonts w:hint="eastAsia"/>
          <w:szCs w:val="22"/>
        </w:rPr>
        <w:t xml:space="preserve"> </w:t>
      </w:r>
      <w:proofErr w:type="spellStart"/>
      <w:r>
        <w:rPr>
          <w:rFonts w:hint="eastAsia"/>
          <w:szCs w:val="22"/>
        </w:rPr>
        <w:t>여하한</w:t>
      </w:r>
      <w:proofErr w:type="spellEnd"/>
      <w:r>
        <w:rPr>
          <w:rFonts w:hint="eastAsia"/>
          <w:szCs w:val="22"/>
        </w:rPr>
        <w:t xml:space="preserve"> </w:t>
      </w:r>
      <w:r>
        <w:rPr>
          <w:rFonts w:hint="eastAsia"/>
          <w:szCs w:val="22"/>
        </w:rPr>
        <w:t>특수관계가</w:t>
      </w:r>
      <w:r>
        <w:rPr>
          <w:rFonts w:hint="eastAsia"/>
          <w:szCs w:val="22"/>
        </w:rPr>
        <w:t xml:space="preserve"> </w:t>
      </w:r>
      <w:r>
        <w:rPr>
          <w:rFonts w:hint="eastAsia"/>
          <w:szCs w:val="22"/>
        </w:rPr>
        <w:t>없다고</w:t>
      </w:r>
      <w:r>
        <w:rPr>
          <w:rFonts w:hint="eastAsia"/>
          <w:szCs w:val="22"/>
        </w:rPr>
        <w:t xml:space="preserve"> </w:t>
      </w:r>
      <w:r>
        <w:rPr>
          <w:rFonts w:hint="eastAsia"/>
          <w:szCs w:val="22"/>
        </w:rPr>
        <w:t>함</w:t>
      </w:r>
      <w:r>
        <w:rPr>
          <w:rFonts w:hint="eastAsia"/>
          <w:szCs w:val="22"/>
        </w:rPr>
        <w:t>.</w:t>
      </w:r>
    </w:p>
    <w:p w14:paraId="080DFDAE" w14:textId="77777777" w:rsidR="00026A7E" w:rsidRPr="00CB2B3F" w:rsidRDefault="00026A7E" w:rsidP="00026A7E">
      <w:pPr>
        <w:pStyle w:val="a5"/>
        <w:numPr>
          <w:ilvl w:val="0"/>
          <w:numId w:val="96"/>
        </w:numPr>
        <w:spacing w:after="240"/>
        <w:ind w:leftChars="0"/>
        <w:rPr>
          <w:szCs w:val="22"/>
        </w:rPr>
      </w:pPr>
      <w:r w:rsidRPr="00CB2B3F">
        <w:rPr>
          <w:szCs w:val="22"/>
        </w:rPr>
        <w:t>본건</w:t>
      </w:r>
      <w:r w:rsidRPr="00CB2B3F">
        <w:rPr>
          <w:szCs w:val="22"/>
        </w:rPr>
        <w:t xml:space="preserve"> </w:t>
      </w:r>
      <w:r w:rsidRPr="00CB2B3F">
        <w:rPr>
          <w:szCs w:val="22"/>
        </w:rPr>
        <w:t>대여의</w:t>
      </w:r>
      <w:r w:rsidRPr="00CB2B3F">
        <w:rPr>
          <w:szCs w:val="22"/>
        </w:rPr>
        <w:t xml:space="preserve"> </w:t>
      </w:r>
      <w:r w:rsidRPr="00CB2B3F">
        <w:rPr>
          <w:szCs w:val="22"/>
        </w:rPr>
        <w:t>주요</w:t>
      </w:r>
      <w:r w:rsidRPr="00CB2B3F">
        <w:rPr>
          <w:szCs w:val="22"/>
        </w:rPr>
        <w:t xml:space="preserve"> </w:t>
      </w:r>
      <w:r w:rsidRPr="00CB2B3F">
        <w:rPr>
          <w:szCs w:val="22"/>
        </w:rPr>
        <w:t>내용</w:t>
      </w:r>
    </w:p>
    <w:tbl>
      <w:tblPr>
        <w:tblW w:w="7825" w:type="dxa"/>
        <w:tblInd w:w="1814"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447"/>
        <w:gridCol w:w="6378"/>
      </w:tblGrid>
      <w:tr w:rsidR="00026A7E" w:rsidRPr="00CB2B3F" w14:paraId="39B39C9F" w14:textId="77777777" w:rsidTr="0091358C">
        <w:trPr>
          <w:trHeight w:val="340"/>
          <w:tblHeader/>
        </w:trPr>
        <w:tc>
          <w:tcPr>
            <w:tcW w:w="1447" w:type="dxa"/>
            <w:tcBorders>
              <w:top w:val="single" w:sz="12" w:space="0" w:color="404040" w:themeColor="text1" w:themeTint="BF"/>
              <w:bottom w:val="single" w:sz="4" w:space="0" w:color="404040" w:themeColor="text1" w:themeTint="BF"/>
            </w:tcBorders>
            <w:shd w:val="clear" w:color="auto" w:fill="DEEEEE"/>
            <w:vAlign w:val="center"/>
          </w:tcPr>
          <w:p w14:paraId="1BC9AB32" w14:textId="77777777" w:rsidR="00026A7E" w:rsidRPr="00DD6F84" w:rsidRDefault="00026A7E" w:rsidP="0091358C">
            <w:pPr>
              <w:pStyle w:val="21"/>
              <w:spacing w:line="280" w:lineRule="atLeast"/>
              <w:jc w:val="center"/>
              <w:rPr>
                <w:snapToGrid w:val="0"/>
                <w:sz w:val="20"/>
                <w:szCs w:val="20"/>
              </w:rPr>
            </w:pPr>
            <w:r w:rsidRPr="00DD6F84">
              <w:rPr>
                <w:snapToGrid w:val="0"/>
                <w:sz w:val="20"/>
                <w:szCs w:val="20"/>
              </w:rPr>
              <w:t>항목</w:t>
            </w:r>
          </w:p>
        </w:tc>
        <w:tc>
          <w:tcPr>
            <w:tcW w:w="6378" w:type="dxa"/>
            <w:tcBorders>
              <w:top w:val="single" w:sz="12" w:space="0" w:color="404040" w:themeColor="text1" w:themeTint="BF"/>
              <w:bottom w:val="single" w:sz="4" w:space="0" w:color="404040" w:themeColor="text1" w:themeTint="BF"/>
            </w:tcBorders>
            <w:shd w:val="clear" w:color="auto" w:fill="DEEEEE"/>
            <w:vAlign w:val="center"/>
          </w:tcPr>
          <w:p w14:paraId="22B94C5F" w14:textId="77777777" w:rsidR="00026A7E" w:rsidRPr="00DD6F84" w:rsidRDefault="00026A7E" w:rsidP="0091358C">
            <w:pPr>
              <w:pStyle w:val="21"/>
              <w:spacing w:line="280" w:lineRule="atLeast"/>
              <w:jc w:val="center"/>
              <w:rPr>
                <w:snapToGrid w:val="0"/>
                <w:sz w:val="20"/>
                <w:szCs w:val="20"/>
              </w:rPr>
            </w:pPr>
            <w:r w:rsidRPr="00DD6F84">
              <w:rPr>
                <w:snapToGrid w:val="0"/>
                <w:sz w:val="20"/>
                <w:szCs w:val="20"/>
              </w:rPr>
              <w:t>주요내용</w:t>
            </w:r>
          </w:p>
        </w:tc>
      </w:tr>
      <w:tr w:rsidR="00026A7E" w:rsidRPr="00CB2B3F" w14:paraId="4F065F75" w14:textId="77777777" w:rsidTr="0091358C">
        <w:trPr>
          <w:trHeight w:val="340"/>
        </w:trPr>
        <w:tc>
          <w:tcPr>
            <w:tcW w:w="1447" w:type="dxa"/>
            <w:tcBorders>
              <w:top w:val="single" w:sz="4" w:space="0" w:color="404040" w:themeColor="text1" w:themeTint="BF"/>
            </w:tcBorders>
            <w:shd w:val="clear" w:color="auto" w:fill="F2F2F2" w:themeFill="background1" w:themeFillShade="F2"/>
            <w:vAlign w:val="center"/>
          </w:tcPr>
          <w:p w14:paraId="3A8C5DDF" w14:textId="77777777" w:rsidR="00026A7E" w:rsidRDefault="00026A7E" w:rsidP="0091358C">
            <w:pPr>
              <w:pStyle w:val="21"/>
              <w:spacing w:line="280" w:lineRule="atLeast"/>
              <w:jc w:val="center"/>
              <w:rPr>
                <w:b w:val="0"/>
                <w:snapToGrid w:val="0"/>
                <w:sz w:val="20"/>
                <w:szCs w:val="20"/>
              </w:rPr>
            </w:pPr>
            <w:r w:rsidRPr="00DD6F84">
              <w:rPr>
                <w:b w:val="0"/>
                <w:snapToGrid w:val="0"/>
                <w:sz w:val="20"/>
                <w:szCs w:val="20"/>
              </w:rPr>
              <w:t>차주의</w:t>
            </w:r>
            <w:r w:rsidRPr="00DD6F84">
              <w:rPr>
                <w:b w:val="0"/>
                <w:snapToGrid w:val="0"/>
                <w:sz w:val="20"/>
                <w:szCs w:val="20"/>
              </w:rPr>
              <w:t xml:space="preserve"> </w:t>
            </w:r>
            <w:r w:rsidRPr="00DD6F84">
              <w:rPr>
                <w:b w:val="0"/>
                <w:snapToGrid w:val="0"/>
                <w:sz w:val="20"/>
                <w:szCs w:val="20"/>
              </w:rPr>
              <w:t>자금</w:t>
            </w:r>
            <w:r w:rsidRPr="00DD6F84">
              <w:rPr>
                <w:b w:val="0"/>
                <w:snapToGrid w:val="0"/>
                <w:sz w:val="20"/>
                <w:szCs w:val="20"/>
              </w:rPr>
              <w:t xml:space="preserve"> </w:t>
            </w:r>
          </w:p>
          <w:p w14:paraId="35FA133F"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t>조달의무</w:t>
            </w:r>
          </w:p>
        </w:tc>
        <w:tc>
          <w:tcPr>
            <w:tcW w:w="6378" w:type="dxa"/>
            <w:tcBorders>
              <w:top w:val="single" w:sz="4" w:space="0" w:color="404040" w:themeColor="text1" w:themeTint="BF"/>
            </w:tcBorders>
            <w:shd w:val="clear" w:color="auto" w:fill="auto"/>
            <w:vAlign w:val="center"/>
          </w:tcPr>
          <w:p w14:paraId="55C12C8E"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차주는</w:t>
            </w:r>
            <w:r w:rsidRPr="00DD6F84">
              <w:rPr>
                <w:b w:val="0"/>
                <w:snapToGrid w:val="0"/>
                <w:sz w:val="20"/>
                <w:szCs w:val="20"/>
              </w:rPr>
              <w:t xml:space="preserve"> </w:t>
            </w:r>
            <w:r w:rsidRPr="00DD6F84">
              <w:rPr>
                <w:b w:val="0"/>
                <w:snapToGrid w:val="0"/>
                <w:sz w:val="20"/>
                <w:szCs w:val="20"/>
              </w:rPr>
              <w:t>대여</w:t>
            </w:r>
            <w:r>
              <w:rPr>
                <w:rFonts w:hint="eastAsia"/>
                <w:b w:val="0"/>
                <w:snapToGrid w:val="0"/>
                <w:sz w:val="20"/>
                <w:szCs w:val="20"/>
              </w:rPr>
              <w:t>약</w:t>
            </w:r>
            <w:r w:rsidRPr="00DD6F84">
              <w:rPr>
                <w:b w:val="0"/>
                <w:snapToGrid w:val="0"/>
                <w:sz w:val="20"/>
                <w:szCs w:val="20"/>
              </w:rPr>
              <w:t>정에</w:t>
            </w:r>
            <w:r w:rsidRPr="00DD6F84">
              <w:rPr>
                <w:b w:val="0"/>
                <w:snapToGrid w:val="0"/>
                <w:sz w:val="20"/>
                <w:szCs w:val="20"/>
              </w:rPr>
              <w:t xml:space="preserve"> </w:t>
            </w:r>
            <w:r w:rsidRPr="00DD6F84">
              <w:rPr>
                <w:b w:val="0"/>
                <w:snapToGrid w:val="0"/>
                <w:sz w:val="20"/>
                <w:szCs w:val="20"/>
              </w:rPr>
              <w:t>따라</w:t>
            </w:r>
            <w:r w:rsidRPr="00DD6F84">
              <w:rPr>
                <w:b w:val="0"/>
                <w:snapToGrid w:val="0"/>
                <w:sz w:val="20"/>
                <w:szCs w:val="20"/>
              </w:rPr>
              <w:t xml:space="preserve"> </w:t>
            </w:r>
            <w:r w:rsidRPr="00DD6F84">
              <w:rPr>
                <w:b w:val="0"/>
                <w:snapToGrid w:val="0"/>
                <w:sz w:val="20"/>
                <w:szCs w:val="20"/>
              </w:rPr>
              <w:t>차입하는</w:t>
            </w:r>
            <w:r w:rsidRPr="00DD6F84">
              <w:rPr>
                <w:b w:val="0"/>
                <w:snapToGrid w:val="0"/>
                <w:sz w:val="20"/>
                <w:szCs w:val="20"/>
              </w:rPr>
              <w:t xml:space="preserve"> </w:t>
            </w:r>
            <w:r w:rsidRPr="00DD6F84">
              <w:rPr>
                <w:b w:val="0"/>
                <w:snapToGrid w:val="0"/>
                <w:sz w:val="20"/>
                <w:szCs w:val="20"/>
              </w:rPr>
              <w:t>최초인출금</w:t>
            </w:r>
            <w:r w:rsidRPr="00DD6F84">
              <w:rPr>
                <w:b w:val="0"/>
                <w:snapToGrid w:val="0"/>
                <w:sz w:val="20"/>
                <w:szCs w:val="20"/>
              </w:rPr>
              <w:t xml:space="preserve">(Tranche A </w:t>
            </w:r>
            <w:r w:rsidRPr="00DD6F84">
              <w:rPr>
                <w:b w:val="0"/>
                <w:snapToGrid w:val="0"/>
                <w:sz w:val="20"/>
                <w:szCs w:val="20"/>
              </w:rPr>
              <w:t>대여약정금</w:t>
            </w:r>
            <w:r w:rsidRPr="00DD6F84">
              <w:rPr>
                <w:b w:val="0"/>
                <w:snapToGrid w:val="0"/>
                <w:sz w:val="20"/>
                <w:szCs w:val="20"/>
              </w:rPr>
              <w:t xml:space="preserve">, Tranche B </w:t>
            </w:r>
            <w:r w:rsidRPr="00DD6F84">
              <w:rPr>
                <w:b w:val="0"/>
                <w:snapToGrid w:val="0"/>
                <w:sz w:val="20"/>
                <w:szCs w:val="20"/>
              </w:rPr>
              <w:t>대여약정금</w:t>
            </w:r>
            <w:r w:rsidRPr="00DD6F84">
              <w:rPr>
                <w:b w:val="0"/>
                <w:snapToGrid w:val="0"/>
                <w:sz w:val="20"/>
                <w:szCs w:val="20"/>
              </w:rPr>
              <w:t>)</w:t>
            </w:r>
            <w:r w:rsidRPr="00DD6F84">
              <w:rPr>
                <w:b w:val="0"/>
                <w:snapToGrid w:val="0"/>
                <w:sz w:val="20"/>
                <w:szCs w:val="20"/>
              </w:rPr>
              <w:t>에</w:t>
            </w:r>
            <w:r w:rsidRPr="00DD6F84">
              <w:rPr>
                <w:b w:val="0"/>
                <w:snapToGrid w:val="0"/>
                <w:sz w:val="20"/>
                <w:szCs w:val="20"/>
              </w:rPr>
              <w:t xml:space="preserve"> </w:t>
            </w:r>
            <w:r w:rsidRPr="00DD6F84">
              <w:rPr>
                <w:b w:val="0"/>
                <w:snapToGrid w:val="0"/>
                <w:sz w:val="20"/>
                <w:szCs w:val="20"/>
              </w:rPr>
              <w:t>대한</w:t>
            </w:r>
            <w:r w:rsidRPr="00DD6F84">
              <w:rPr>
                <w:b w:val="0"/>
                <w:snapToGrid w:val="0"/>
                <w:sz w:val="20"/>
                <w:szCs w:val="20"/>
              </w:rPr>
              <w:t xml:space="preserve"> </w:t>
            </w:r>
            <w:r w:rsidRPr="00DD6F84">
              <w:rPr>
                <w:b w:val="0"/>
                <w:snapToGrid w:val="0"/>
                <w:sz w:val="20"/>
                <w:szCs w:val="20"/>
              </w:rPr>
              <w:t>이자</w:t>
            </w:r>
            <w:ins w:id="321" w:author="heesung.ahn" w:date="2021-08-31T00:49:00Z">
              <w:r w:rsidR="004306CB">
                <w:rPr>
                  <w:rFonts w:hint="eastAsia"/>
                  <w:b w:val="0"/>
                  <w:snapToGrid w:val="0"/>
                  <w:sz w:val="20"/>
                  <w:szCs w:val="20"/>
                </w:rPr>
                <w:t>를</w:t>
              </w:r>
            </w:ins>
            <w:del w:id="322" w:author="heesung.ahn" w:date="2021-08-31T00:49:00Z">
              <w:r w:rsidRPr="00DD6F84" w:rsidDel="004306CB">
                <w:rPr>
                  <w:b w:val="0"/>
                  <w:snapToGrid w:val="0"/>
                  <w:sz w:val="20"/>
                  <w:szCs w:val="20"/>
                </w:rPr>
                <w:delText>는</w:delText>
              </w:r>
              <w:r w:rsidRPr="00DD6F84" w:rsidDel="004306CB">
                <w:rPr>
                  <w:b w:val="0"/>
                  <w:snapToGrid w:val="0"/>
                  <w:sz w:val="20"/>
                  <w:szCs w:val="20"/>
                </w:rPr>
                <w:delText xml:space="preserve"> </w:delText>
              </w:r>
              <w:r w:rsidRPr="00DD6F84" w:rsidDel="004306CB">
                <w:rPr>
                  <w:b w:val="0"/>
                  <w:snapToGrid w:val="0"/>
                  <w:sz w:val="20"/>
                  <w:szCs w:val="20"/>
                </w:rPr>
                <w:delText>차주가</w:delText>
              </w:r>
              <w:r w:rsidRPr="00DD6F84" w:rsidDel="004306CB">
                <w:rPr>
                  <w:b w:val="0"/>
                  <w:snapToGrid w:val="0"/>
                  <w:sz w:val="20"/>
                  <w:szCs w:val="20"/>
                </w:rPr>
                <w:delText xml:space="preserve"> </w:delText>
              </w:r>
              <w:r w:rsidRPr="00DD6F84" w:rsidDel="004306CB">
                <w:rPr>
                  <w:b w:val="0"/>
                  <w:snapToGrid w:val="0"/>
                  <w:sz w:val="20"/>
                  <w:szCs w:val="20"/>
                </w:rPr>
                <w:delText>대여약정과</w:delText>
              </w:r>
            </w:del>
            <w:r w:rsidRPr="00DD6F84">
              <w:rPr>
                <w:b w:val="0"/>
                <w:snapToGrid w:val="0"/>
                <w:sz w:val="20"/>
                <w:szCs w:val="20"/>
              </w:rPr>
              <w:t xml:space="preserve"> </w:t>
            </w:r>
            <w:r w:rsidRPr="00DD6F84">
              <w:rPr>
                <w:b w:val="0"/>
                <w:snapToGrid w:val="0"/>
                <w:sz w:val="20"/>
                <w:szCs w:val="20"/>
              </w:rPr>
              <w:t>별도로</w:t>
            </w:r>
            <w:r w:rsidRPr="00DD6F84">
              <w:rPr>
                <w:b w:val="0"/>
                <w:snapToGrid w:val="0"/>
                <w:sz w:val="20"/>
                <w:szCs w:val="20"/>
              </w:rPr>
              <w:t xml:space="preserve"> </w:t>
            </w:r>
            <w:r w:rsidRPr="00DD6F84">
              <w:rPr>
                <w:b w:val="0"/>
                <w:snapToGrid w:val="0"/>
                <w:sz w:val="20"/>
                <w:szCs w:val="20"/>
              </w:rPr>
              <w:t>조달하는</w:t>
            </w:r>
            <w:r w:rsidRPr="00DD6F84">
              <w:rPr>
                <w:b w:val="0"/>
                <w:snapToGrid w:val="0"/>
                <w:sz w:val="20"/>
                <w:szCs w:val="20"/>
              </w:rPr>
              <w:t xml:space="preserve"> </w:t>
            </w:r>
            <w:r w:rsidRPr="00DD6F84">
              <w:rPr>
                <w:b w:val="0"/>
                <w:snapToGrid w:val="0"/>
                <w:sz w:val="20"/>
                <w:szCs w:val="20"/>
              </w:rPr>
              <w:t>것을</w:t>
            </w:r>
            <w:r w:rsidRPr="00DD6F84">
              <w:rPr>
                <w:b w:val="0"/>
                <w:snapToGrid w:val="0"/>
                <w:sz w:val="20"/>
                <w:szCs w:val="20"/>
              </w:rPr>
              <w:t xml:space="preserve"> </w:t>
            </w:r>
            <w:r w:rsidRPr="00DD6F84">
              <w:rPr>
                <w:b w:val="0"/>
                <w:snapToGrid w:val="0"/>
                <w:sz w:val="20"/>
                <w:szCs w:val="20"/>
              </w:rPr>
              <w:t>원칙으로</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 xml:space="preserve">. </w:t>
            </w:r>
          </w:p>
          <w:p w14:paraId="6ED7272A" w14:textId="77777777" w:rsidR="00026A7E" w:rsidRPr="00DD6F84" w:rsidRDefault="00026A7E" w:rsidP="004306CB">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lastRenderedPageBreak/>
              <w:t>차주가</w:t>
            </w:r>
            <w:r w:rsidRPr="00DD6F84">
              <w:rPr>
                <w:b w:val="0"/>
                <w:snapToGrid w:val="0"/>
                <w:sz w:val="20"/>
                <w:szCs w:val="20"/>
              </w:rPr>
              <w:t xml:space="preserve"> </w:t>
            </w:r>
            <w:del w:id="323" w:author="heesung.ahn" w:date="2021-08-31T00:50:00Z">
              <w:r w:rsidRPr="00DD6F84" w:rsidDel="004306CB">
                <w:rPr>
                  <w:b w:val="0"/>
                  <w:snapToGrid w:val="0"/>
                  <w:sz w:val="20"/>
                  <w:szCs w:val="20"/>
                </w:rPr>
                <w:delText>약정에서</w:delText>
              </w:r>
              <w:r w:rsidRPr="00DD6F84" w:rsidDel="004306CB">
                <w:rPr>
                  <w:b w:val="0"/>
                  <w:snapToGrid w:val="0"/>
                  <w:sz w:val="20"/>
                  <w:szCs w:val="20"/>
                </w:rPr>
                <w:delText xml:space="preserve"> </w:delText>
              </w:r>
              <w:r w:rsidRPr="00DD6F84" w:rsidDel="004306CB">
                <w:rPr>
                  <w:b w:val="0"/>
                  <w:snapToGrid w:val="0"/>
                  <w:sz w:val="20"/>
                  <w:szCs w:val="20"/>
                </w:rPr>
                <w:delText>정한</w:delText>
              </w:r>
              <w:r w:rsidRPr="00DD6F84" w:rsidDel="004306CB">
                <w:rPr>
                  <w:b w:val="0"/>
                  <w:snapToGrid w:val="0"/>
                  <w:sz w:val="20"/>
                  <w:szCs w:val="20"/>
                </w:rPr>
                <w:delText xml:space="preserve"> </w:delText>
              </w:r>
              <w:r w:rsidRPr="00DD6F84" w:rsidDel="004306CB">
                <w:rPr>
                  <w:b w:val="0"/>
                  <w:snapToGrid w:val="0"/>
                  <w:sz w:val="20"/>
                  <w:szCs w:val="20"/>
                </w:rPr>
                <w:delText>후속대여금</w:delText>
              </w:r>
              <w:r w:rsidRPr="00DD6F84" w:rsidDel="004306CB">
                <w:rPr>
                  <w:b w:val="0"/>
                  <w:snapToGrid w:val="0"/>
                  <w:sz w:val="20"/>
                  <w:szCs w:val="20"/>
                </w:rPr>
                <w:delText xml:space="preserve"> </w:delText>
              </w:r>
            </w:del>
            <w:r w:rsidRPr="00DD6F84">
              <w:rPr>
                <w:b w:val="0"/>
                <w:snapToGrid w:val="0"/>
                <w:sz w:val="20"/>
                <w:szCs w:val="20"/>
              </w:rPr>
              <w:t>인출선행조건</w:t>
            </w:r>
            <w:del w:id="324" w:author="heesung.ahn" w:date="2021-08-31T00:50:00Z">
              <w:r w:rsidRPr="00DD6F84" w:rsidDel="004306CB">
                <w:rPr>
                  <w:b w:val="0"/>
                  <w:snapToGrid w:val="0"/>
                  <w:sz w:val="20"/>
                  <w:szCs w:val="20"/>
                </w:rPr>
                <w:delText xml:space="preserve">(Tranche C </w:delText>
              </w:r>
              <w:r w:rsidRPr="00DD6F84" w:rsidDel="004306CB">
                <w:rPr>
                  <w:b w:val="0"/>
                  <w:snapToGrid w:val="0"/>
                  <w:sz w:val="20"/>
                  <w:szCs w:val="20"/>
                </w:rPr>
                <w:delText>대여약정금</w:delText>
              </w:r>
              <w:r w:rsidRPr="00DD6F84" w:rsidDel="004306CB">
                <w:rPr>
                  <w:b w:val="0"/>
                  <w:snapToGrid w:val="0"/>
                  <w:sz w:val="20"/>
                  <w:szCs w:val="20"/>
                </w:rPr>
                <w:delText xml:space="preserve">, Tranche D </w:delText>
              </w:r>
              <w:r w:rsidRPr="00DD6F84" w:rsidDel="004306CB">
                <w:rPr>
                  <w:b w:val="0"/>
                  <w:snapToGrid w:val="0"/>
                  <w:sz w:val="20"/>
                  <w:szCs w:val="20"/>
                </w:rPr>
                <w:delText>대여약정금</w:delText>
              </w:r>
              <w:r w:rsidRPr="00DD6F84" w:rsidDel="004306CB">
                <w:rPr>
                  <w:b w:val="0"/>
                  <w:snapToGrid w:val="0"/>
                  <w:sz w:val="20"/>
                  <w:szCs w:val="20"/>
                </w:rPr>
                <w:delText>)</w:delText>
              </w:r>
            </w:del>
            <w:r w:rsidRPr="00DD6F84">
              <w:rPr>
                <w:b w:val="0"/>
                <w:snapToGrid w:val="0"/>
                <w:sz w:val="20"/>
                <w:szCs w:val="20"/>
              </w:rPr>
              <w:t>을</w:t>
            </w:r>
            <w:r w:rsidRPr="00DD6F84">
              <w:rPr>
                <w:b w:val="0"/>
                <w:snapToGrid w:val="0"/>
                <w:sz w:val="20"/>
                <w:szCs w:val="20"/>
              </w:rPr>
              <w:t xml:space="preserve"> </w:t>
            </w:r>
            <w:r w:rsidRPr="00DD6F84">
              <w:rPr>
                <w:b w:val="0"/>
                <w:snapToGrid w:val="0"/>
                <w:sz w:val="20"/>
                <w:szCs w:val="20"/>
              </w:rPr>
              <w:t>모두</w:t>
            </w:r>
            <w:r w:rsidRPr="00DD6F84">
              <w:rPr>
                <w:b w:val="0"/>
                <w:snapToGrid w:val="0"/>
                <w:sz w:val="20"/>
                <w:szCs w:val="20"/>
              </w:rPr>
              <w:t xml:space="preserve"> </w:t>
            </w:r>
            <w:r w:rsidRPr="00DD6F84">
              <w:rPr>
                <w:b w:val="0"/>
                <w:snapToGrid w:val="0"/>
                <w:sz w:val="20"/>
                <w:szCs w:val="20"/>
              </w:rPr>
              <w:t>이행한</w:t>
            </w:r>
            <w:r w:rsidRPr="00DD6F84">
              <w:rPr>
                <w:b w:val="0"/>
                <w:snapToGrid w:val="0"/>
                <w:sz w:val="20"/>
                <w:szCs w:val="20"/>
              </w:rPr>
              <w:t xml:space="preserve"> </w:t>
            </w:r>
            <w:r w:rsidRPr="00DD6F84">
              <w:rPr>
                <w:b w:val="0"/>
                <w:snapToGrid w:val="0"/>
                <w:sz w:val="20"/>
                <w:szCs w:val="20"/>
              </w:rPr>
              <w:t>경우</w:t>
            </w:r>
            <w:r w:rsidRPr="00DD6F84">
              <w:rPr>
                <w:b w:val="0"/>
                <w:snapToGrid w:val="0"/>
                <w:sz w:val="20"/>
                <w:szCs w:val="20"/>
              </w:rPr>
              <w:t xml:space="preserve"> </w:t>
            </w:r>
            <w:r w:rsidRPr="00DD6F84">
              <w:rPr>
                <w:b w:val="0"/>
                <w:snapToGrid w:val="0"/>
                <w:sz w:val="20"/>
                <w:szCs w:val="20"/>
              </w:rPr>
              <w:t>대상회사는</w:t>
            </w:r>
            <w:r w:rsidRPr="00DD6F84">
              <w:rPr>
                <w:b w:val="0"/>
                <w:snapToGrid w:val="0"/>
                <w:sz w:val="20"/>
                <w:szCs w:val="20"/>
              </w:rPr>
              <w:t xml:space="preserve"> </w:t>
            </w:r>
            <w:r w:rsidRPr="00DD6F84">
              <w:rPr>
                <w:b w:val="0"/>
                <w:snapToGrid w:val="0"/>
                <w:sz w:val="20"/>
                <w:szCs w:val="20"/>
              </w:rPr>
              <w:t>대여이자와</w:t>
            </w:r>
            <w:r w:rsidRPr="00DD6F84">
              <w:rPr>
                <w:b w:val="0"/>
                <w:snapToGrid w:val="0"/>
                <w:sz w:val="20"/>
                <w:szCs w:val="20"/>
              </w:rPr>
              <w:t xml:space="preserve"> </w:t>
            </w:r>
            <w:r w:rsidRPr="00DD6F84">
              <w:rPr>
                <w:b w:val="0"/>
                <w:snapToGrid w:val="0"/>
                <w:sz w:val="20"/>
                <w:szCs w:val="20"/>
              </w:rPr>
              <w:t>공사도급계약에</w:t>
            </w:r>
            <w:r w:rsidRPr="00DD6F84">
              <w:rPr>
                <w:b w:val="0"/>
                <w:snapToGrid w:val="0"/>
                <w:sz w:val="20"/>
                <w:szCs w:val="20"/>
              </w:rPr>
              <w:t xml:space="preserve"> </w:t>
            </w:r>
            <w:r w:rsidRPr="00DD6F84">
              <w:rPr>
                <w:b w:val="0"/>
                <w:snapToGrid w:val="0"/>
                <w:sz w:val="20"/>
                <w:szCs w:val="20"/>
              </w:rPr>
              <w:t>의한</w:t>
            </w:r>
            <w:r w:rsidRPr="00DD6F84">
              <w:rPr>
                <w:b w:val="0"/>
                <w:snapToGrid w:val="0"/>
                <w:sz w:val="20"/>
                <w:szCs w:val="20"/>
              </w:rPr>
              <w:t xml:space="preserve"> </w:t>
            </w:r>
            <w:r w:rsidRPr="00DD6F84">
              <w:rPr>
                <w:b w:val="0"/>
                <w:snapToGrid w:val="0"/>
                <w:sz w:val="20"/>
                <w:szCs w:val="20"/>
              </w:rPr>
              <w:t>공사비</w:t>
            </w:r>
            <w:r w:rsidRPr="00DD6F84">
              <w:rPr>
                <w:b w:val="0"/>
                <w:snapToGrid w:val="0"/>
                <w:sz w:val="20"/>
                <w:szCs w:val="20"/>
              </w:rPr>
              <w:t xml:space="preserve"> </w:t>
            </w:r>
            <w:r w:rsidRPr="00DD6F84">
              <w:rPr>
                <w:b w:val="0"/>
                <w:snapToGrid w:val="0"/>
                <w:sz w:val="20"/>
                <w:szCs w:val="20"/>
              </w:rPr>
              <w:t>등</w:t>
            </w:r>
            <w:r w:rsidRPr="00DD6F84">
              <w:rPr>
                <w:b w:val="0"/>
                <w:snapToGrid w:val="0"/>
                <w:sz w:val="20"/>
                <w:szCs w:val="20"/>
              </w:rPr>
              <w:t xml:space="preserve"> </w:t>
            </w:r>
            <w:r w:rsidRPr="00DD6F84">
              <w:rPr>
                <w:b w:val="0"/>
                <w:snapToGrid w:val="0"/>
                <w:sz w:val="20"/>
                <w:szCs w:val="20"/>
              </w:rPr>
              <w:t>필수사업비</w:t>
            </w:r>
            <w:r w:rsidRPr="00DD6F84">
              <w:rPr>
                <w:b w:val="0"/>
                <w:snapToGrid w:val="0"/>
                <w:sz w:val="20"/>
                <w:szCs w:val="20"/>
              </w:rPr>
              <w:t xml:space="preserve"> </w:t>
            </w:r>
            <w:r w:rsidRPr="00DD6F84">
              <w:rPr>
                <w:b w:val="0"/>
                <w:snapToGrid w:val="0"/>
                <w:sz w:val="20"/>
                <w:szCs w:val="20"/>
              </w:rPr>
              <w:t>지출을</w:t>
            </w:r>
            <w:r w:rsidRPr="00DD6F84">
              <w:rPr>
                <w:b w:val="0"/>
                <w:snapToGrid w:val="0"/>
                <w:sz w:val="20"/>
                <w:szCs w:val="20"/>
              </w:rPr>
              <w:t xml:space="preserve"> </w:t>
            </w:r>
            <w:r w:rsidRPr="00DD6F84">
              <w:rPr>
                <w:b w:val="0"/>
                <w:snapToGrid w:val="0"/>
                <w:sz w:val="20"/>
                <w:szCs w:val="20"/>
              </w:rPr>
              <w:t>위하여</w:t>
            </w:r>
            <w:r w:rsidRPr="00DD6F84">
              <w:rPr>
                <w:b w:val="0"/>
                <w:snapToGrid w:val="0"/>
                <w:sz w:val="20"/>
                <w:szCs w:val="20"/>
              </w:rPr>
              <w:t xml:space="preserve"> </w:t>
            </w:r>
            <w:r w:rsidRPr="00DD6F84">
              <w:rPr>
                <w:b w:val="0"/>
                <w:snapToGrid w:val="0"/>
                <w:sz w:val="20"/>
                <w:szCs w:val="20"/>
              </w:rPr>
              <w:t>차주에게</w:t>
            </w:r>
            <w:r w:rsidRPr="00DD6F84">
              <w:rPr>
                <w:b w:val="0"/>
                <w:snapToGrid w:val="0"/>
                <w:sz w:val="20"/>
                <w:szCs w:val="20"/>
              </w:rPr>
              <w:t xml:space="preserve"> </w:t>
            </w:r>
            <w:r w:rsidRPr="00DD6F84">
              <w:rPr>
                <w:b w:val="0"/>
                <w:snapToGrid w:val="0"/>
                <w:sz w:val="20"/>
                <w:szCs w:val="20"/>
              </w:rPr>
              <w:t>후속대여금</w:t>
            </w:r>
            <w:r w:rsidRPr="00DD6F84">
              <w:rPr>
                <w:b w:val="0"/>
                <w:snapToGrid w:val="0"/>
                <w:sz w:val="20"/>
                <w:szCs w:val="20"/>
              </w:rPr>
              <w:t xml:space="preserve">(Tranche C </w:t>
            </w:r>
            <w:r w:rsidRPr="00DD6F84">
              <w:rPr>
                <w:b w:val="0"/>
                <w:snapToGrid w:val="0"/>
                <w:sz w:val="20"/>
                <w:szCs w:val="20"/>
              </w:rPr>
              <w:t>대여약정금</w:t>
            </w:r>
            <w:r w:rsidRPr="00DD6F84">
              <w:rPr>
                <w:b w:val="0"/>
                <w:snapToGrid w:val="0"/>
                <w:sz w:val="20"/>
                <w:szCs w:val="20"/>
              </w:rPr>
              <w:t xml:space="preserve">, Tranche D </w:t>
            </w:r>
            <w:r w:rsidRPr="00DD6F84">
              <w:rPr>
                <w:b w:val="0"/>
                <w:snapToGrid w:val="0"/>
                <w:sz w:val="20"/>
                <w:szCs w:val="20"/>
              </w:rPr>
              <w:t>대여약정금</w:t>
            </w:r>
            <w:r w:rsidRPr="00DD6F84">
              <w:rPr>
                <w:b w:val="0"/>
                <w:snapToGrid w:val="0"/>
                <w:sz w:val="20"/>
                <w:szCs w:val="20"/>
              </w:rPr>
              <w:t>)</w:t>
            </w:r>
            <w:r w:rsidRPr="00DD6F84">
              <w:rPr>
                <w:b w:val="0"/>
                <w:snapToGrid w:val="0"/>
                <w:sz w:val="20"/>
                <w:szCs w:val="20"/>
              </w:rPr>
              <w:t>을</w:t>
            </w:r>
            <w:r w:rsidRPr="00DD6F84">
              <w:rPr>
                <w:b w:val="0"/>
                <w:snapToGrid w:val="0"/>
                <w:sz w:val="20"/>
                <w:szCs w:val="20"/>
              </w:rPr>
              <w:t xml:space="preserve"> </w:t>
            </w:r>
            <w:r w:rsidRPr="00DD6F84">
              <w:rPr>
                <w:b w:val="0"/>
                <w:snapToGrid w:val="0"/>
                <w:sz w:val="20"/>
                <w:szCs w:val="20"/>
              </w:rPr>
              <w:t>대여할</w:t>
            </w:r>
            <w:r w:rsidRPr="00DD6F84">
              <w:rPr>
                <w:b w:val="0"/>
                <w:snapToGrid w:val="0"/>
                <w:sz w:val="20"/>
                <w:szCs w:val="20"/>
              </w:rPr>
              <w:t xml:space="preserve"> </w:t>
            </w:r>
            <w:r w:rsidRPr="00DD6F84">
              <w:rPr>
                <w:b w:val="0"/>
                <w:snapToGrid w:val="0"/>
                <w:sz w:val="20"/>
                <w:szCs w:val="20"/>
              </w:rPr>
              <w:t>수</w:t>
            </w:r>
            <w:r w:rsidRPr="00DD6F84">
              <w:rPr>
                <w:b w:val="0"/>
                <w:snapToGrid w:val="0"/>
                <w:sz w:val="20"/>
                <w:szCs w:val="20"/>
              </w:rPr>
              <w:t xml:space="preserve"> </w:t>
            </w:r>
            <w:r w:rsidRPr="00DD6F84">
              <w:rPr>
                <w:b w:val="0"/>
                <w:snapToGrid w:val="0"/>
                <w:sz w:val="20"/>
                <w:szCs w:val="20"/>
              </w:rPr>
              <w:t>있음</w:t>
            </w:r>
            <w:r w:rsidRPr="00DD6F84">
              <w:rPr>
                <w:b w:val="0"/>
                <w:snapToGrid w:val="0"/>
                <w:sz w:val="20"/>
                <w:szCs w:val="20"/>
              </w:rPr>
              <w:t>(</w:t>
            </w:r>
            <w:r w:rsidRPr="00DD6F84">
              <w:rPr>
                <w:b w:val="0"/>
                <w:snapToGrid w:val="0"/>
                <w:sz w:val="20"/>
                <w:szCs w:val="20"/>
              </w:rPr>
              <w:t>제</w:t>
            </w:r>
            <w:r w:rsidRPr="00DD6F84">
              <w:rPr>
                <w:b w:val="0"/>
                <w:snapToGrid w:val="0"/>
                <w:sz w:val="20"/>
                <w:szCs w:val="20"/>
              </w:rPr>
              <w:t>2</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2</w:t>
            </w:r>
            <w:r w:rsidRPr="00DD6F84">
              <w:rPr>
                <w:b w:val="0"/>
                <w:snapToGrid w:val="0"/>
                <w:sz w:val="20"/>
                <w:szCs w:val="20"/>
              </w:rPr>
              <w:t>항</w:t>
            </w:r>
            <w:r w:rsidRPr="00DD6F84">
              <w:rPr>
                <w:b w:val="0"/>
                <w:snapToGrid w:val="0"/>
                <w:sz w:val="20"/>
                <w:szCs w:val="20"/>
              </w:rPr>
              <w:t>).</w:t>
            </w:r>
          </w:p>
        </w:tc>
      </w:tr>
      <w:tr w:rsidR="00026A7E" w:rsidRPr="00CB2B3F" w14:paraId="3B8A646B" w14:textId="77777777" w:rsidTr="0091358C">
        <w:trPr>
          <w:trHeight w:val="340"/>
        </w:trPr>
        <w:tc>
          <w:tcPr>
            <w:tcW w:w="1447" w:type="dxa"/>
            <w:shd w:val="clear" w:color="auto" w:fill="F2F2F2" w:themeFill="background1" w:themeFillShade="F2"/>
            <w:vAlign w:val="center"/>
          </w:tcPr>
          <w:p w14:paraId="4288E63E"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lastRenderedPageBreak/>
              <w:t>대여약정금</w:t>
            </w:r>
          </w:p>
        </w:tc>
        <w:tc>
          <w:tcPr>
            <w:tcW w:w="6378" w:type="dxa"/>
            <w:shd w:val="clear" w:color="auto" w:fill="auto"/>
            <w:vAlign w:val="center"/>
          </w:tcPr>
          <w:p w14:paraId="18F5B117"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대상회사는</w:t>
            </w:r>
            <w:r w:rsidRPr="00DD6F84">
              <w:rPr>
                <w:b w:val="0"/>
                <w:snapToGrid w:val="0"/>
                <w:sz w:val="20"/>
                <w:szCs w:val="20"/>
              </w:rPr>
              <w:t xml:space="preserve"> </w:t>
            </w:r>
            <w:r w:rsidRPr="00DD6F84">
              <w:rPr>
                <w:b w:val="0"/>
                <w:snapToGrid w:val="0"/>
                <w:sz w:val="20"/>
                <w:szCs w:val="20"/>
              </w:rPr>
              <w:t>차주에게</w:t>
            </w:r>
            <w:r w:rsidRPr="00DD6F84">
              <w:rPr>
                <w:b w:val="0"/>
                <w:snapToGrid w:val="0"/>
                <w:sz w:val="20"/>
                <w:szCs w:val="20"/>
              </w:rPr>
              <w:t xml:space="preserve"> 500</w:t>
            </w:r>
            <w:r w:rsidRPr="00DD6F84">
              <w:rPr>
                <w:b w:val="0"/>
                <w:snapToGrid w:val="0"/>
                <w:sz w:val="20"/>
                <w:szCs w:val="20"/>
              </w:rPr>
              <w:t>억원을</w:t>
            </w:r>
            <w:r w:rsidRPr="00DD6F84">
              <w:rPr>
                <w:b w:val="0"/>
                <w:snapToGrid w:val="0"/>
                <w:sz w:val="20"/>
                <w:szCs w:val="20"/>
              </w:rPr>
              <w:t xml:space="preserve"> </w:t>
            </w:r>
            <w:r w:rsidRPr="00DD6F84">
              <w:rPr>
                <w:b w:val="0"/>
                <w:snapToGrid w:val="0"/>
                <w:sz w:val="20"/>
                <w:szCs w:val="20"/>
              </w:rPr>
              <w:t>넘지</w:t>
            </w:r>
            <w:r w:rsidRPr="00DD6F84">
              <w:rPr>
                <w:b w:val="0"/>
                <w:snapToGrid w:val="0"/>
                <w:sz w:val="20"/>
                <w:szCs w:val="20"/>
              </w:rPr>
              <w:t xml:space="preserve"> </w:t>
            </w:r>
            <w:r w:rsidRPr="00DD6F84">
              <w:rPr>
                <w:b w:val="0"/>
                <w:snapToGrid w:val="0"/>
                <w:sz w:val="20"/>
                <w:szCs w:val="20"/>
              </w:rPr>
              <w:t>않는</w:t>
            </w:r>
            <w:r w:rsidRPr="00DD6F84">
              <w:rPr>
                <w:b w:val="0"/>
                <w:snapToGrid w:val="0"/>
                <w:sz w:val="20"/>
                <w:szCs w:val="20"/>
              </w:rPr>
              <w:t xml:space="preserve"> </w:t>
            </w:r>
            <w:r w:rsidRPr="00DD6F84">
              <w:rPr>
                <w:b w:val="0"/>
                <w:snapToGrid w:val="0"/>
                <w:sz w:val="20"/>
                <w:szCs w:val="20"/>
              </w:rPr>
              <w:t>범위</w:t>
            </w:r>
            <w:r w:rsidRPr="00DD6F84">
              <w:rPr>
                <w:b w:val="0"/>
                <w:snapToGrid w:val="0"/>
                <w:sz w:val="20"/>
                <w:szCs w:val="20"/>
              </w:rPr>
              <w:t xml:space="preserve"> </w:t>
            </w:r>
            <w:r w:rsidRPr="00DD6F84">
              <w:rPr>
                <w:b w:val="0"/>
                <w:snapToGrid w:val="0"/>
                <w:sz w:val="20"/>
                <w:szCs w:val="20"/>
              </w:rPr>
              <w:t>내에서</w:t>
            </w:r>
            <w:r w:rsidRPr="00DD6F84">
              <w:rPr>
                <w:b w:val="0"/>
                <w:snapToGrid w:val="0"/>
                <w:sz w:val="20"/>
                <w:szCs w:val="20"/>
              </w:rPr>
              <w:t xml:space="preserve"> </w:t>
            </w:r>
            <w:r w:rsidRPr="00DD6F84">
              <w:rPr>
                <w:b w:val="0"/>
                <w:snapToGrid w:val="0"/>
                <w:sz w:val="20"/>
                <w:szCs w:val="20"/>
              </w:rPr>
              <w:t>대여하고</w:t>
            </w:r>
            <w:r w:rsidRPr="00DD6F84">
              <w:rPr>
                <w:b w:val="0"/>
                <w:snapToGrid w:val="0"/>
                <w:sz w:val="20"/>
                <w:szCs w:val="20"/>
              </w:rPr>
              <w:t xml:space="preserve">, Tranche </w:t>
            </w:r>
            <w:r w:rsidRPr="00DD6F84">
              <w:rPr>
                <w:b w:val="0"/>
                <w:snapToGrid w:val="0"/>
                <w:sz w:val="20"/>
                <w:szCs w:val="20"/>
              </w:rPr>
              <w:t>별</w:t>
            </w:r>
            <w:r w:rsidRPr="00DD6F84">
              <w:rPr>
                <w:b w:val="0"/>
                <w:snapToGrid w:val="0"/>
                <w:sz w:val="20"/>
                <w:szCs w:val="20"/>
              </w:rPr>
              <w:t xml:space="preserve"> </w:t>
            </w:r>
            <w:r w:rsidRPr="00DD6F84">
              <w:rPr>
                <w:b w:val="0"/>
                <w:snapToGrid w:val="0"/>
                <w:sz w:val="20"/>
                <w:szCs w:val="20"/>
              </w:rPr>
              <w:t>대여약정금은</w:t>
            </w:r>
            <w:r w:rsidRPr="00DD6F84">
              <w:rPr>
                <w:b w:val="0"/>
                <w:snapToGrid w:val="0"/>
                <w:sz w:val="20"/>
                <w:szCs w:val="20"/>
              </w:rPr>
              <w:t xml:space="preserve"> </w:t>
            </w:r>
            <w:r w:rsidRPr="00DD6F84">
              <w:rPr>
                <w:b w:val="0"/>
                <w:snapToGrid w:val="0"/>
                <w:sz w:val="20"/>
                <w:szCs w:val="20"/>
              </w:rPr>
              <w:t>다음과</w:t>
            </w:r>
            <w:r w:rsidRPr="00DD6F84">
              <w:rPr>
                <w:b w:val="0"/>
                <w:snapToGrid w:val="0"/>
                <w:sz w:val="20"/>
                <w:szCs w:val="20"/>
              </w:rPr>
              <w:t xml:space="preserve"> </w:t>
            </w:r>
            <w:r w:rsidRPr="00DD6F84">
              <w:rPr>
                <w:b w:val="0"/>
                <w:snapToGrid w:val="0"/>
                <w:sz w:val="20"/>
                <w:szCs w:val="20"/>
              </w:rPr>
              <w:t>같음</w:t>
            </w:r>
          </w:p>
          <w:tbl>
            <w:tblPr>
              <w:tblStyle w:val="1a"/>
              <w:tblW w:w="0" w:type="auto"/>
              <w:tblInd w:w="227"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ayout w:type="fixed"/>
              <w:tblCellMar>
                <w:top w:w="28" w:type="dxa"/>
                <w:bottom w:w="28" w:type="dxa"/>
              </w:tblCellMar>
              <w:tblLook w:val="04A0" w:firstRow="1" w:lastRow="0" w:firstColumn="1" w:lastColumn="0" w:noHBand="0" w:noVBand="1"/>
            </w:tblPr>
            <w:tblGrid>
              <w:gridCol w:w="1807"/>
              <w:gridCol w:w="4084"/>
            </w:tblGrid>
            <w:tr w:rsidR="00026A7E" w:rsidRPr="00DD6F84" w14:paraId="6CE80BF8" w14:textId="77777777" w:rsidTr="00913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Borders>
                    <w:bottom w:val="none" w:sz="0" w:space="0" w:color="auto"/>
                  </w:tcBorders>
                  <w:shd w:val="clear" w:color="auto" w:fill="D9D9D9" w:themeFill="background1" w:themeFillShade="D9"/>
                  <w:vAlign w:val="center"/>
                </w:tcPr>
                <w:p w14:paraId="24978DA8" w14:textId="77777777" w:rsidR="00026A7E" w:rsidRPr="00DD6F84" w:rsidRDefault="00026A7E" w:rsidP="0091358C">
                  <w:pPr>
                    <w:pStyle w:val="21"/>
                    <w:spacing w:line="280" w:lineRule="atLeast"/>
                    <w:jc w:val="center"/>
                    <w:rPr>
                      <w:b/>
                      <w:snapToGrid w:val="0"/>
                      <w:sz w:val="20"/>
                      <w:szCs w:val="20"/>
                    </w:rPr>
                  </w:pPr>
                  <w:r w:rsidRPr="00DD6F84">
                    <w:rPr>
                      <w:b/>
                      <w:snapToGrid w:val="0"/>
                      <w:sz w:val="20"/>
                      <w:szCs w:val="20"/>
                    </w:rPr>
                    <w:t>Tranche</w:t>
                  </w:r>
                </w:p>
              </w:tc>
              <w:tc>
                <w:tcPr>
                  <w:tcW w:w="4084" w:type="dxa"/>
                  <w:tcBorders>
                    <w:bottom w:val="none" w:sz="0" w:space="0" w:color="auto"/>
                  </w:tcBorders>
                  <w:shd w:val="clear" w:color="auto" w:fill="D9D9D9" w:themeFill="background1" w:themeFillShade="D9"/>
                  <w:vAlign w:val="center"/>
                </w:tcPr>
                <w:p w14:paraId="652238C0" w14:textId="77777777" w:rsidR="00026A7E" w:rsidRPr="00DD6F84" w:rsidRDefault="00026A7E" w:rsidP="004306CB">
                  <w:pPr>
                    <w:pStyle w:val="21"/>
                    <w:spacing w:line="280" w:lineRule="atLeast"/>
                    <w:jc w:val="center"/>
                    <w:cnfStyle w:val="100000000000" w:firstRow="1" w:lastRow="0" w:firstColumn="0" w:lastColumn="0" w:oddVBand="0" w:evenVBand="0" w:oddHBand="0" w:evenHBand="0" w:firstRowFirstColumn="0" w:firstRowLastColumn="0" w:lastRowFirstColumn="0" w:lastRowLastColumn="0"/>
                    <w:rPr>
                      <w:b/>
                      <w:snapToGrid w:val="0"/>
                      <w:sz w:val="20"/>
                      <w:szCs w:val="20"/>
                    </w:rPr>
                  </w:pPr>
                  <w:r w:rsidRPr="00DD6F84">
                    <w:rPr>
                      <w:b/>
                      <w:snapToGrid w:val="0"/>
                      <w:sz w:val="20"/>
                      <w:szCs w:val="20"/>
                    </w:rPr>
                    <w:t>대여약정금</w:t>
                  </w:r>
                  <w:r w:rsidRPr="00DD6F84">
                    <w:rPr>
                      <w:b/>
                      <w:snapToGrid w:val="0"/>
                      <w:sz w:val="20"/>
                      <w:szCs w:val="20"/>
                    </w:rPr>
                    <w:t>(</w:t>
                  </w:r>
                  <w:r w:rsidRPr="00DD6F84">
                    <w:rPr>
                      <w:b/>
                      <w:snapToGrid w:val="0"/>
                      <w:sz w:val="20"/>
                      <w:szCs w:val="20"/>
                    </w:rPr>
                    <w:t>단위</w:t>
                  </w:r>
                  <w:r w:rsidRPr="00DD6F84">
                    <w:rPr>
                      <w:b/>
                      <w:snapToGrid w:val="0"/>
                      <w:sz w:val="20"/>
                      <w:szCs w:val="20"/>
                    </w:rPr>
                    <w:t xml:space="preserve">: </w:t>
                  </w:r>
                  <w:del w:id="325" w:author="heesung.ahn" w:date="2021-08-31T00:50:00Z">
                    <w:r w:rsidRPr="00DD6F84" w:rsidDel="004306CB">
                      <w:rPr>
                        <w:b/>
                        <w:snapToGrid w:val="0"/>
                        <w:sz w:val="20"/>
                        <w:szCs w:val="20"/>
                      </w:rPr>
                      <w:delText>천</w:delText>
                    </w:r>
                  </w:del>
                  <w:r w:rsidRPr="00DD6F84">
                    <w:rPr>
                      <w:b/>
                      <w:snapToGrid w:val="0"/>
                      <w:sz w:val="20"/>
                      <w:szCs w:val="20"/>
                    </w:rPr>
                    <w:t>원</w:t>
                  </w:r>
                  <w:r w:rsidRPr="00DD6F84">
                    <w:rPr>
                      <w:b/>
                      <w:snapToGrid w:val="0"/>
                      <w:sz w:val="20"/>
                      <w:szCs w:val="20"/>
                    </w:rPr>
                    <w:t>)</w:t>
                  </w:r>
                </w:p>
              </w:tc>
            </w:tr>
            <w:tr w:rsidR="00026A7E" w:rsidRPr="00DD6F84" w14:paraId="2C24DA46" w14:textId="77777777" w:rsidTr="0091358C">
              <w:tc>
                <w:tcPr>
                  <w:cnfStyle w:val="001000000000" w:firstRow="0" w:lastRow="0" w:firstColumn="1" w:lastColumn="0" w:oddVBand="0" w:evenVBand="0" w:oddHBand="0" w:evenHBand="0" w:firstRowFirstColumn="0" w:firstRowLastColumn="0" w:lastRowFirstColumn="0" w:lastRowLastColumn="0"/>
                  <w:tcW w:w="1807" w:type="dxa"/>
                  <w:vAlign w:val="center"/>
                </w:tcPr>
                <w:p w14:paraId="1D200A5A" w14:textId="77777777" w:rsidR="00026A7E" w:rsidRPr="00DD6F84" w:rsidRDefault="00026A7E" w:rsidP="0091358C">
                  <w:pPr>
                    <w:pStyle w:val="21"/>
                    <w:spacing w:line="280" w:lineRule="atLeast"/>
                    <w:jc w:val="center"/>
                    <w:rPr>
                      <w:snapToGrid w:val="0"/>
                      <w:sz w:val="20"/>
                      <w:szCs w:val="20"/>
                    </w:rPr>
                  </w:pPr>
                  <w:r w:rsidRPr="00DD6F84">
                    <w:rPr>
                      <w:snapToGrid w:val="0"/>
                      <w:sz w:val="20"/>
                      <w:szCs w:val="20"/>
                    </w:rPr>
                    <w:t>Tranche A (</w:t>
                  </w:r>
                  <w:r w:rsidRPr="00DD6F84">
                    <w:rPr>
                      <w:snapToGrid w:val="0"/>
                      <w:sz w:val="20"/>
                      <w:szCs w:val="20"/>
                    </w:rPr>
                    <w:t>일시</w:t>
                  </w:r>
                  <w:r w:rsidRPr="00DD6F84">
                    <w:rPr>
                      <w:snapToGrid w:val="0"/>
                      <w:sz w:val="20"/>
                      <w:szCs w:val="20"/>
                    </w:rPr>
                    <w:t>)</w:t>
                  </w:r>
                </w:p>
              </w:tc>
              <w:tc>
                <w:tcPr>
                  <w:tcW w:w="4084" w:type="dxa"/>
                  <w:vAlign w:val="center"/>
                </w:tcPr>
                <w:p w14:paraId="7139EFD7" w14:textId="77777777" w:rsidR="00026A7E" w:rsidRDefault="00026A7E" w:rsidP="0091358C">
                  <w:pPr>
                    <w:pStyle w:val="21"/>
                    <w:spacing w:line="280" w:lineRule="atLeast"/>
                    <w:jc w:val="righ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26,002,532</w:t>
                  </w:r>
                  <w:ins w:id="326" w:author="heesung.ahn" w:date="2021-08-31T00:50:00Z">
                    <w:r w:rsidR="004306CB">
                      <w:rPr>
                        <w:b w:val="0"/>
                        <w:snapToGrid w:val="0"/>
                        <w:sz w:val="20"/>
                        <w:szCs w:val="20"/>
                      </w:rPr>
                      <w:t>,000</w:t>
                    </w:r>
                  </w:ins>
                </w:p>
                <w:p w14:paraId="56B30071" w14:textId="77777777" w:rsidR="00026A7E" w:rsidRPr="00DD6F84" w:rsidRDefault="00026A7E" w:rsidP="004306CB">
                  <w:pPr>
                    <w:pStyle w:val="21"/>
                    <w:spacing w:line="280" w:lineRule="atLeas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w:t>
                  </w:r>
                  <w:r w:rsidRPr="00DD6F84">
                    <w:rPr>
                      <w:b w:val="0"/>
                      <w:snapToGrid w:val="0"/>
                      <w:sz w:val="20"/>
                      <w:szCs w:val="20"/>
                    </w:rPr>
                    <w:t>기존</w:t>
                  </w:r>
                  <w:r w:rsidRPr="00DD6F84">
                    <w:rPr>
                      <w:b w:val="0"/>
                      <w:snapToGrid w:val="0"/>
                      <w:sz w:val="20"/>
                      <w:szCs w:val="20"/>
                    </w:rPr>
                    <w:t xml:space="preserve"> </w:t>
                  </w:r>
                  <w:r w:rsidRPr="00DD6F84">
                    <w:rPr>
                      <w:b w:val="0"/>
                      <w:snapToGrid w:val="0"/>
                      <w:sz w:val="20"/>
                      <w:szCs w:val="20"/>
                    </w:rPr>
                    <w:t>예치금</w:t>
                  </w:r>
                  <w:r w:rsidRPr="00DD6F84">
                    <w:rPr>
                      <w:b w:val="0"/>
                      <w:snapToGrid w:val="0"/>
                      <w:sz w:val="20"/>
                      <w:szCs w:val="20"/>
                    </w:rPr>
                    <w:t xml:space="preserve"> </w:t>
                  </w:r>
                  <w:r w:rsidRPr="00DD6F84">
                    <w:rPr>
                      <w:b w:val="0"/>
                      <w:snapToGrid w:val="0"/>
                      <w:sz w:val="20"/>
                      <w:szCs w:val="20"/>
                    </w:rPr>
                    <w:t>대여금</w:t>
                  </w:r>
                  <w:r w:rsidRPr="00DD6F84">
                    <w:rPr>
                      <w:b w:val="0"/>
                      <w:snapToGrid w:val="0"/>
                      <w:sz w:val="20"/>
                      <w:szCs w:val="20"/>
                    </w:rPr>
                    <w:t xml:space="preserve"> 3,000,000</w:t>
                  </w:r>
                  <w:ins w:id="327" w:author="heesung.ahn" w:date="2021-08-31T00:50:00Z">
                    <w:r w:rsidR="004306CB">
                      <w:rPr>
                        <w:b w:val="0"/>
                        <w:snapToGrid w:val="0"/>
                        <w:sz w:val="20"/>
                        <w:szCs w:val="20"/>
                      </w:rPr>
                      <w:t>,000</w:t>
                    </w:r>
                  </w:ins>
                  <w:del w:id="328" w:author="heesung.ahn" w:date="2021-08-31T00:50:00Z">
                    <w:r w:rsidRPr="00DD6F84" w:rsidDel="004306CB">
                      <w:rPr>
                        <w:b w:val="0"/>
                        <w:snapToGrid w:val="0"/>
                        <w:sz w:val="20"/>
                        <w:szCs w:val="20"/>
                      </w:rPr>
                      <w:delText xml:space="preserve"> </w:delText>
                    </w:r>
                    <w:r w:rsidRPr="00DD6F84" w:rsidDel="004306CB">
                      <w:rPr>
                        <w:b w:val="0"/>
                        <w:snapToGrid w:val="0"/>
                        <w:sz w:val="20"/>
                        <w:szCs w:val="20"/>
                      </w:rPr>
                      <w:delText>천</w:delText>
                    </w:r>
                  </w:del>
                  <w:r w:rsidRPr="00DD6F84">
                    <w:rPr>
                      <w:b w:val="0"/>
                      <w:snapToGrid w:val="0"/>
                      <w:sz w:val="20"/>
                      <w:szCs w:val="20"/>
                    </w:rPr>
                    <w:t>원</w:t>
                  </w:r>
                  <w:r w:rsidRPr="00DD6F84">
                    <w:rPr>
                      <w:b w:val="0"/>
                      <w:snapToGrid w:val="0"/>
                      <w:sz w:val="20"/>
                      <w:szCs w:val="20"/>
                    </w:rPr>
                    <w:t xml:space="preserve"> </w:t>
                  </w:r>
                  <w:r w:rsidRPr="00DD6F84">
                    <w:rPr>
                      <w:b w:val="0"/>
                      <w:snapToGrid w:val="0"/>
                      <w:sz w:val="20"/>
                      <w:szCs w:val="20"/>
                    </w:rPr>
                    <w:t>포함</w:t>
                  </w:r>
                  <w:r w:rsidRPr="00DD6F84">
                    <w:rPr>
                      <w:b w:val="0"/>
                      <w:snapToGrid w:val="0"/>
                      <w:sz w:val="20"/>
                      <w:szCs w:val="20"/>
                    </w:rPr>
                    <w:t xml:space="preserve">, </w:t>
                  </w:r>
                  <w:r w:rsidRPr="00DD6F84">
                    <w:rPr>
                      <w:b w:val="0"/>
                      <w:snapToGrid w:val="0"/>
                      <w:sz w:val="20"/>
                      <w:szCs w:val="20"/>
                    </w:rPr>
                    <w:t>기존</w:t>
                  </w:r>
                  <w:r w:rsidRPr="00DD6F84">
                    <w:rPr>
                      <w:b w:val="0"/>
                      <w:snapToGrid w:val="0"/>
                      <w:sz w:val="20"/>
                      <w:szCs w:val="20"/>
                    </w:rPr>
                    <w:t xml:space="preserve"> </w:t>
                  </w:r>
                  <w:r w:rsidRPr="00DD6F84">
                    <w:rPr>
                      <w:b w:val="0"/>
                      <w:snapToGrid w:val="0"/>
                      <w:sz w:val="20"/>
                      <w:szCs w:val="20"/>
                    </w:rPr>
                    <w:t>대출금</w:t>
                  </w:r>
                  <w:r w:rsidRPr="00DD6F84">
                    <w:rPr>
                      <w:b w:val="0"/>
                      <w:snapToGrid w:val="0"/>
                      <w:sz w:val="20"/>
                      <w:szCs w:val="20"/>
                    </w:rPr>
                    <w:t xml:space="preserve"> </w:t>
                  </w:r>
                  <w:proofErr w:type="spellStart"/>
                  <w:r w:rsidRPr="00DD6F84">
                    <w:rPr>
                      <w:b w:val="0"/>
                      <w:snapToGrid w:val="0"/>
                      <w:sz w:val="20"/>
                      <w:szCs w:val="20"/>
                    </w:rPr>
                    <w:t>상환시</w:t>
                  </w:r>
                  <w:proofErr w:type="spellEnd"/>
                  <w:r w:rsidRPr="00DD6F84">
                    <w:rPr>
                      <w:b w:val="0"/>
                      <w:snapToGrid w:val="0"/>
                      <w:sz w:val="20"/>
                      <w:szCs w:val="20"/>
                    </w:rPr>
                    <w:t xml:space="preserve"> </w:t>
                  </w:r>
                  <w:r w:rsidRPr="00DD6F84">
                    <w:rPr>
                      <w:b w:val="0"/>
                      <w:snapToGrid w:val="0"/>
                      <w:sz w:val="20"/>
                      <w:szCs w:val="20"/>
                    </w:rPr>
                    <w:t>선납이자</w:t>
                  </w:r>
                  <w:r w:rsidRPr="00DD6F84">
                    <w:rPr>
                      <w:b w:val="0"/>
                      <w:snapToGrid w:val="0"/>
                      <w:sz w:val="20"/>
                      <w:szCs w:val="20"/>
                    </w:rPr>
                    <w:t xml:space="preserve"> </w:t>
                  </w:r>
                  <w:proofErr w:type="spellStart"/>
                  <w:r w:rsidRPr="00DD6F84">
                    <w:rPr>
                      <w:b w:val="0"/>
                      <w:snapToGrid w:val="0"/>
                      <w:sz w:val="20"/>
                      <w:szCs w:val="20"/>
                    </w:rPr>
                    <w:t>정산금</w:t>
                  </w:r>
                  <w:proofErr w:type="spellEnd"/>
                  <w:r w:rsidRPr="00DD6F84">
                    <w:rPr>
                      <w:b w:val="0"/>
                      <w:snapToGrid w:val="0"/>
                      <w:sz w:val="20"/>
                      <w:szCs w:val="20"/>
                    </w:rPr>
                    <w:t xml:space="preserve"> 297,468</w:t>
                  </w:r>
                  <w:r w:rsidRPr="00DD6F84">
                    <w:rPr>
                      <w:b w:val="0"/>
                      <w:snapToGrid w:val="0"/>
                      <w:sz w:val="20"/>
                      <w:szCs w:val="20"/>
                    </w:rPr>
                    <w:t>천원</w:t>
                  </w:r>
                  <w:r w:rsidRPr="00DD6F84">
                    <w:rPr>
                      <w:b w:val="0"/>
                      <w:snapToGrid w:val="0"/>
                      <w:sz w:val="20"/>
                      <w:szCs w:val="20"/>
                    </w:rPr>
                    <w:t xml:space="preserve"> </w:t>
                  </w:r>
                  <w:r w:rsidRPr="00DD6F84">
                    <w:rPr>
                      <w:b w:val="0"/>
                      <w:snapToGrid w:val="0"/>
                      <w:sz w:val="20"/>
                      <w:szCs w:val="20"/>
                    </w:rPr>
                    <w:t>차감하여</w:t>
                  </w:r>
                  <w:r w:rsidRPr="00DD6F84">
                    <w:rPr>
                      <w:b w:val="0"/>
                      <w:snapToGrid w:val="0"/>
                      <w:sz w:val="20"/>
                      <w:szCs w:val="20"/>
                    </w:rPr>
                    <w:t xml:space="preserve"> </w:t>
                  </w:r>
                  <w:r w:rsidRPr="00DD6F84">
                    <w:rPr>
                      <w:b w:val="0"/>
                      <w:snapToGrid w:val="0"/>
                      <w:sz w:val="20"/>
                      <w:szCs w:val="20"/>
                    </w:rPr>
                    <w:t>정산</w:t>
                  </w:r>
                  <w:r w:rsidRPr="00DD6F84">
                    <w:rPr>
                      <w:b w:val="0"/>
                      <w:snapToGrid w:val="0"/>
                      <w:sz w:val="20"/>
                      <w:szCs w:val="20"/>
                    </w:rPr>
                    <w:t xml:space="preserve"> </w:t>
                  </w:r>
                  <w:r w:rsidRPr="00DD6F84">
                    <w:rPr>
                      <w:b w:val="0"/>
                      <w:snapToGrid w:val="0"/>
                      <w:sz w:val="20"/>
                      <w:szCs w:val="20"/>
                    </w:rPr>
                    <w:t>상환</w:t>
                  </w:r>
                  <w:r w:rsidRPr="00DD6F84">
                    <w:rPr>
                      <w:b w:val="0"/>
                      <w:snapToGrid w:val="0"/>
                      <w:sz w:val="20"/>
                      <w:szCs w:val="20"/>
                    </w:rPr>
                    <w:t>)</w:t>
                  </w:r>
                </w:p>
              </w:tc>
            </w:tr>
            <w:tr w:rsidR="00026A7E" w:rsidRPr="00DD6F84" w14:paraId="30EBF719" w14:textId="77777777" w:rsidTr="0091358C">
              <w:tc>
                <w:tcPr>
                  <w:cnfStyle w:val="001000000000" w:firstRow="0" w:lastRow="0" w:firstColumn="1" w:lastColumn="0" w:oddVBand="0" w:evenVBand="0" w:oddHBand="0" w:evenHBand="0" w:firstRowFirstColumn="0" w:firstRowLastColumn="0" w:lastRowFirstColumn="0" w:lastRowLastColumn="0"/>
                  <w:tcW w:w="1807" w:type="dxa"/>
                  <w:vAlign w:val="center"/>
                </w:tcPr>
                <w:p w14:paraId="1CD68680" w14:textId="77777777" w:rsidR="00026A7E" w:rsidRPr="00DD6F84" w:rsidRDefault="00026A7E" w:rsidP="0091358C">
                  <w:pPr>
                    <w:spacing w:line="280" w:lineRule="atLeast"/>
                    <w:jc w:val="center"/>
                    <w:rPr>
                      <w:sz w:val="20"/>
                      <w:szCs w:val="20"/>
                    </w:rPr>
                  </w:pPr>
                  <w:r w:rsidRPr="00DD6F84">
                    <w:rPr>
                      <w:b w:val="0"/>
                      <w:snapToGrid w:val="0"/>
                      <w:sz w:val="20"/>
                      <w:szCs w:val="20"/>
                    </w:rPr>
                    <w:t>Tranche B (</w:t>
                  </w:r>
                  <w:r w:rsidRPr="00DD6F84">
                    <w:rPr>
                      <w:b w:val="0"/>
                      <w:snapToGrid w:val="0"/>
                      <w:sz w:val="20"/>
                      <w:szCs w:val="20"/>
                    </w:rPr>
                    <w:t>일시</w:t>
                  </w:r>
                  <w:r w:rsidRPr="00DD6F84">
                    <w:rPr>
                      <w:b w:val="0"/>
                      <w:snapToGrid w:val="0"/>
                      <w:sz w:val="20"/>
                      <w:szCs w:val="20"/>
                    </w:rPr>
                    <w:t>)</w:t>
                  </w:r>
                </w:p>
              </w:tc>
              <w:tc>
                <w:tcPr>
                  <w:tcW w:w="4084" w:type="dxa"/>
                  <w:vAlign w:val="center"/>
                </w:tcPr>
                <w:p w14:paraId="6CF29285" w14:textId="77777777" w:rsidR="00026A7E" w:rsidRPr="00DD6F84" w:rsidRDefault="00026A7E" w:rsidP="0091358C">
                  <w:pPr>
                    <w:pStyle w:val="21"/>
                    <w:spacing w:line="280" w:lineRule="atLeast"/>
                    <w:jc w:val="righ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3,080,857</w:t>
                  </w:r>
                  <w:ins w:id="329" w:author="heesung.ahn" w:date="2021-08-31T00:50:00Z">
                    <w:r w:rsidR="004306CB">
                      <w:rPr>
                        <w:b w:val="0"/>
                        <w:snapToGrid w:val="0"/>
                        <w:sz w:val="20"/>
                        <w:szCs w:val="20"/>
                      </w:rPr>
                      <w:t>,000</w:t>
                    </w:r>
                  </w:ins>
                </w:p>
              </w:tc>
            </w:tr>
            <w:tr w:rsidR="00026A7E" w:rsidRPr="00DD6F84" w14:paraId="77E60A58" w14:textId="77777777" w:rsidTr="0091358C">
              <w:tc>
                <w:tcPr>
                  <w:cnfStyle w:val="001000000000" w:firstRow="0" w:lastRow="0" w:firstColumn="1" w:lastColumn="0" w:oddVBand="0" w:evenVBand="0" w:oddHBand="0" w:evenHBand="0" w:firstRowFirstColumn="0" w:firstRowLastColumn="0" w:lastRowFirstColumn="0" w:lastRowLastColumn="0"/>
                  <w:tcW w:w="1807" w:type="dxa"/>
                  <w:vAlign w:val="center"/>
                </w:tcPr>
                <w:p w14:paraId="67733A71" w14:textId="77777777" w:rsidR="00026A7E" w:rsidRPr="00DD6F84" w:rsidRDefault="00026A7E" w:rsidP="0091358C">
                  <w:pPr>
                    <w:spacing w:line="280" w:lineRule="atLeast"/>
                    <w:jc w:val="center"/>
                    <w:rPr>
                      <w:sz w:val="20"/>
                      <w:szCs w:val="20"/>
                    </w:rPr>
                  </w:pPr>
                  <w:r w:rsidRPr="00DD6F84">
                    <w:rPr>
                      <w:b w:val="0"/>
                      <w:snapToGrid w:val="0"/>
                      <w:sz w:val="20"/>
                      <w:szCs w:val="20"/>
                    </w:rPr>
                    <w:t>Tranche C (</w:t>
                  </w:r>
                  <w:r w:rsidRPr="00DD6F84">
                    <w:rPr>
                      <w:b w:val="0"/>
                      <w:snapToGrid w:val="0"/>
                      <w:sz w:val="20"/>
                      <w:szCs w:val="20"/>
                    </w:rPr>
                    <w:t>일시</w:t>
                  </w:r>
                  <w:r w:rsidRPr="00DD6F84">
                    <w:rPr>
                      <w:b w:val="0"/>
                      <w:snapToGrid w:val="0"/>
                      <w:sz w:val="20"/>
                      <w:szCs w:val="20"/>
                    </w:rPr>
                    <w:t>)</w:t>
                  </w:r>
                </w:p>
              </w:tc>
              <w:tc>
                <w:tcPr>
                  <w:tcW w:w="4084" w:type="dxa"/>
                  <w:vAlign w:val="center"/>
                </w:tcPr>
                <w:p w14:paraId="4A960260" w14:textId="77777777" w:rsidR="00026A7E" w:rsidRPr="00DD6F84" w:rsidRDefault="00026A7E" w:rsidP="0091358C">
                  <w:pPr>
                    <w:pStyle w:val="21"/>
                    <w:spacing w:line="280" w:lineRule="atLeast"/>
                    <w:jc w:val="righ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12,617,833</w:t>
                  </w:r>
                  <w:ins w:id="330" w:author="heesung.ahn" w:date="2021-08-31T00:50:00Z">
                    <w:r w:rsidR="004306CB">
                      <w:rPr>
                        <w:b w:val="0"/>
                        <w:snapToGrid w:val="0"/>
                        <w:sz w:val="20"/>
                        <w:szCs w:val="20"/>
                      </w:rPr>
                      <w:t>,000</w:t>
                    </w:r>
                  </w:ins>
                </w:p>
              </w:tc>
            </w:tr>
            <w:tr w:rsidR="00026A7E" w:rsidRPr="00DD6F84" w14:paraId="23591A4D" w14:textId="77777777" w:rsidTr="0091358C">
              <w:tc>
                <w:tcPr>
                  <w:cnfStyle w:val="001000000000" w:firstRow="0" w:lastRow="0" w:firstColumn="1" w:lastColumn="0" w:oddVBand="0" w:evenVBand="0" w:oddHBand="0" w:evenHBand="0" w:firstRowFirstColumn="0" w:firstRowLastColumn="0" w:lastRowFirstColumn="0" w:lastRowLastColumn="0"/>
                  <w:tcW w:w="1807" w:type="dxa"/>
                  <w:vAlign w:val="center"/>
                </w:tcPr>
                <w:p w14:paraId="4F27BA45" w14:textId="77777777" w:rsidR="00026A7E" w:rsidRPr="00DD6F84" w:rsidRDefault="00026A7E" w:rsidP="0091358C">
                  <w:pPr>
                    <w:spacing w:line="280" w:lineRule="atLeast"/>
                    <w:jc w:val="center"/>
                    <w:rPr>
                      <w:sz w:val="20"/>
                      <w:szCs w:val="20"/>
                    </w:rPr>
                  </w:pPr>
                  <w:r w:rsidRPr="00DD6F84">
                    <w:rPr>
                      <w:b w:val="0"/>
                      <w:snapToGrid w:val="0"/>
                      <w:sz w:val="20"/>
                      <w:szCs w:val="20"/>
                    </w:rPr>
                    <w:t>Tranche D (</w:t>
                  </w:r>
                  <w:r w:rsidRPr="00DD6F84">
                    <w:rPr>
                      <w:b w:val="0"/>
                      <w:snapToGrid w:val="0"/>
                      <w:sz w:val="20"/>
                      <w:szCs w:val="20"/>
                    </w:rPr>
                    <w:t>일시</w:t>
                  </w:r>
                  <w:r w:rsidRPr="00DD6F84">
                    <w:rPr>
                      <w:b w:val="0"/>
                      <w:snapToGrid w:val="0"/>
                      <w:sz w:val="20"/>
                      <w:szCs w:val="20"/>
                    </w:rPr>
                    <w:t>)</w:t>
                  </w:r>
                </w:p>
              </w:tc>
              <w:tc>
                <w:tcPr>
                  <w:tcW w:w="4084" w:type="dxa"/>
                  <w:vAlign w:val="center"/>
                </w:tcPr>
                <w:p w14:paraId="4221BCE9" w14:textId="77777777" w:rsidR="00026A7E" w:rsidRPr="00DD6F84" w:rsidRDefault="00026A7E" w:rsidP="0091358C">
                  <w:pPr>
                    <w:pStyle w:val="21"/>
                    <w:spacing w:line="280" w:lineRule="atLeast"/>
                    <w:jc w:val="righ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8,298,778</w:t>
                  </w:r>
                  <w:ins w:id="331" w:author="heesung.ahn" w:date="2021-08-31T00:50:00Z">
                    <w:r w:rsidR="004306CB">
                      <w:rPr>
                        <w:b w:val="0"/>
                        <w:snapToGrid w:val="0"/>
                        <w:sz w:val="20"/>
                        <w:szCs w:val="20"/>
                      </w:rPr>
                      <w:t>,000</w:t>
                    </w:r>
                  </w:ins>
                </w:p>
              </w:tc>
            </w:tr>
            <w:tr w:rsidR="00026A7E" w:rsidRPr="00DD6F84" w14:paraId="320C7896" w14:textId="77777777" w:rsidTr="0091358C">
              <w:tc>
                <w:tcPr>
                  <w:cnfStyle w:val="001000000000" w:firstRow="0" w:lastRow="0" w:firstColumn="1" w:lastColumn="0" w:oddVBand="0" w:evenVBand="0" w:oddHBand="0" w:evenHBand="0" w:firstRowFirstColumn="0" w:firstRowLastColumn="0" w:lastRowFirstColumn="0" w:lastRowLastColumn="0"/>
                  <w:tcW w:w="1807" w:type="dxa"/>
                  <w:vAlign w:val="center"/>
                </w:tcPr>
                <w:p w14:paraId="2C52C5C7" w14:textId="77777777" w:rsidR="00026A7E" w:rsidRPr="00DD6F84" w:rsidRDefault="00026A7E" w:rsidP="0091358C">
                  <w:pPr>
                    <w:pStyle w:val="21"/>
                    <w:spacing w:line="280" w:lineRule="atLeast"/>
                    <w:jc w:val="center"/>
                    <w:rPr>
                      <w:b/>
                      <w:snapToGrid w:val="0"/>
                      <w:sz w:val="20"/>
                      <w:szCs w:val="20"/>
                    </w:rPr>
                  </w:pPr>
                  <w:r w:rsidRPr="00DD6F84">
                    <w:rPr>
                      <w:b/>
                      <w:snapToGrid w:val="0"/>
                      <w:sz w:val="20"/>
                      <w:szCs w:val="20"/>
                    </w:rPr>
                    <w:t>합계</w:t>
                  </w:r>
                </w:p>
              </w:tc>
              <w:tc>
                <w:tcPr>
                  <w:tcW w:w="4084" w:type="dxa"/>
                  <w:vAlign w:val="center"/>
                </w:tcPr>
                <w:p w14:paraId="7E7A39E8" w14:textId="77777777" w:rsidR="00026A7E" w:rsidRPr="00DD6F84" w:rsidRDefault="00026A7E" w:rsidP="0091358C">
                  <w:pPr>
                    <w:pStyle w:val="21"/>
                    <w:spacing w:line="280" w:lineRule="atLeast"/>
                    <w:jc w:val="right"/>
                    <w:cnfStyle w:val="000000000000" w:firstRow="0" w:lastRow="0" w:firstColumn="0" w:lastColumn="0" w:oddVBand="0" w:evenVBand="0" w:oddHBand="0" w:evenHBand="0" w:firstRowFirstColumn="0" w:firstRowLastColumn="0" w:lastRowFirstColumn="0" w:lastRowLastColumn="0"/>
                    <w:rPr>
                      <w:b w:val="0"/>
                      <w:snapToGrid w:val="0"/>
                      <w:sz w:val="20"/>
                      <w:szCs w:val="20"/>
                    </w:rPr>
                  </w:pPr>
                  <w:r w:rsidRPr="00DD6F84">
                    <w:rPr>
                      <w:b w:val="0"/>
                      <w:snapToGrid w:val="0"/>
                      <w:sz w:val="20"/>
                      <w:szCs w:val="20"/>
                    </w:rPr>
                    <w:t>50,000,000</w:t>
                  </w:r>
                  <w:ins w:id="332" w:author="heesung.ahn" w:date="2021-08-31T00:50:00Z">
                    <w:r w:rsidR="004306CB">
                      <w:rPr>
                        <w:b w:val="0"/>
                        <w:snapToGrid w:val="0"/>
                        <w:sz w:val="20"/>
                        <w:szCs w:val="20"/>
                      </w:rPr>
                      <w:t>,000</w:t>
                    </w:r>
                  </w:ins>
                </w:p>
              </w:tc>
            </w:tr>
          </w:tbl>
          <w:p w14:paraId="237ADD59" w14:textId="77777777" w:rsidR="00026A7E" w:rsidRPr="00DD6F84" w:rsidRDefault="00026A7E" w:rsidP="0091358C">
            <w:pPr>
              <w:pStyle w:val="21"/>
              <w:spacing w:before="60" w:after="60" w:line="280" w:lineRule="atLeast"/>
              <w:ind w:left="112"/>
              <w:rPr>
                <w:b w:val="0"/>
                <w:snapToGrid w:val="0"/>
                <w:sz w:val="20"/>
                <w:szCs w:val="20"/>
              </w:rPr>
            </w:pPr>
          </w:p>
        </w:tc>
      </w:tr>
      <w:tr w:rsidR="00026A7E" w:rsidRPr="00CB2B3F" w14:paraId="61BA9650" w14:textId="77777777" w:rsidTr="0091358C">
        <w:trPr>
          <w:trHeight w:val="340"/>
        </w:trPr>
        <w:tc>
          <w:tcPr>
            <w:tcW w:w="1447" w:type="dxa"/>
            <w:shd w:val="clear" w:color="auto" w:fill="F2F2F2" w:themeFill="background1" w:themeFillShade="F2"/>
            <w:vAlign w:val="center"/>
          </w:tcPr>
          <w:p w14:paraId="473B227B"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t>이자율</w:t>
            </w:r>
            <w:r w:rsidRPr="00DD6F84">
              <w:rPr>
                <w:b w:val="0"/>
                <w:snapToGrid w:val="0"/>
                <w:sz w:val="20"/>
                <w:szCs w:val="20"/>
              </w:rPr>
              <w:t xml:space="preserve">, </w:t>
            </w:r>
            <w:r w:rsidRPr="00DD6F84">
              <w:rPr>
                <w:b w:val="0"/>
                <w:snapToGrid w:val="0"/>
                <w:sz w:val="20"/>
                <w:szCs w:val="20"/>
              </w:rPr>
              <w:t>이자기간</w:t>
            </w:r>
          </w:p>
        </w:tc>
        <w:tc>
          <w:tcPr>
            <w:tcW w:w="6378" w:type="dxa"/>
            <w:shd w:val="clear" w:color="auto" w:fill="auto"/>
            <w:vAlign w:val="center"/>
          </w:tcPr>
          <w:p w14:paraId="42A698B5"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이자기간</w:t>
            </w:r>
            <w:r w:rsidRPr="00DD6F84">
              <w:rPr>
                <w:b w:val="0"/>
                <w:snapToGrid w:val="0"/>
                <w:sz w:val="20"/>
                <w:szCs w:val="20"/>
              </w:rPr>
              <w:t xml:space="preserve"> </w:t>
            </w:r>
            <w:r w:rsidRPr="00DD6F84">
              <w:rPr>
                <w:b w:val="0"/>
                <w:snapToGrid w:val="0"/>
                <w:sz w:val="20"/>
                <w:szCs w:val="20"/>
              </w:rPr>
              <w:t>동안의</w:t>
            </w:r>
            <w:r w:rsidRPr="00DD6F84">
              <w:rPr>
                <w:b w:val="0"/>
                <w:snapToGrid w:val="0"/>
                <w:sz w:val="20"/>
                <w:szCs w:val="20"/>
              </w:rPr>
              <w:t xml:space="preserve"> </w:t>
            </w:r>
            <w:r w:rsidRPr="00DD6F84">
              <w:rPr>
                <w:b w:val="0"/>
                <w:snapToGrid w:val="0"/>
                <w:sz w:val="20"/>
                <w:szCs w:val="20"/>
              </w:rPr>
              <w:t>이자율은</w:t>
            </w:r>
            <w:r w:rsidRPr="00DD6F84">
              <w:rPr>
                <w:b w:val="0"/>
                <w:snapToGrid w:val="0"/>
                <w:sz w:val="20"/>
                <w:szCs w:val="20"/>
              </w:rPr>
              <w:t xml:space="preserve"> </w:t>
            </w:r>
            <w:r w:rsidRPr="00DD6F84">
              <w:rPr>
                <w:b w:val="0"/>
                <w:snapToGrid w:val="0"/>
                <w:sz w:val="20"/>
                <w:szCs w:val="20"/>
              </w:rPr>
              <w:t>연</w:t>
            </w:r>
            <w:r w:rsidRPr="00DD6F84">
              <w:rPr>
                <w:b w:val="0"/>
                <w:snapToGrid w:val="0"/>
                <w:sz w:val="20"/>
                <w:szCs w:val="20"/>
              </w:rPr>
              <w:t xml:space="preserve"> 9.0%</w:t>
            </w:r>
            <w:r w:rsidRPr="00DD6F84">
              <w:rPr>
                <w:b w:val="0"/>
                <w:snapToGrid w:val="0"/>
                <w:sz w:val="20"/>
                <w:szCs w:val="20"/>
              </w:rPr>
              <w:t>의</w:t>
            </w:r>
            <w:r w:rsidRPr="00DD6F84">
              <w:rPr>
                <w:b w:val="0"/>
                <w:snapToGrid w:val="0"/>
                <w:sz w:val="20"/>
                <w:szCs w:val="20"/>
              </w:rPr>
              <w:t xml:space="preserve"> </w:t>
            </w:r>
            <w:r w:rsidRPr="00DD6F84">
              <w:rPr>
                <w:b w:val="0"/>
                <w:snapToGrid w:val="0"/>
                <w:sz w:val="20"/>
                <w:szCs w:val="20"/>
              </w:rPr>
              <w:t>고정금리</w:t>
            </w:r>
            <w:r w:rsidRPr="00DD6F84">
              <w:rPr>
                <w:b w:val="0"/>
                <w:snapToGrid w:val="0"/>
                <w:sz w:val="20"/>
                <w:szCs w:val="20"/>
              </w:rPr>
              <w:t>(</w:t>
            </w:r>
            <w:r w:rsidRPr="00DD6F84">
              <w:rPr>
                <w:b w:val="0"/>
                <w:snapToGrid w:val="0"/>
                <w:sz w:val="20"/>
                <w:szCs w:val="20"/>
              </w:rPr>
              <w:t>제</w:t>
            </w:r>
            <w:r w:rsidRPr="00DD6F84">
              <w:rPr>
                <w:b w:val="0"/>
                <w:snapToGrid w:val="0"/>
                <w:sz w:val="20"/>
                <w:szCs w:val="20"/>
              </w:rPr>
              <w:t>5</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1</w:t>
            </w:r>
            <w:r w:rsidRPr="00DD6F84">
              <w:rPr>
                <w:b w:val="0"/>
                <w:snapToGrid w:val="0"/>
                <w:sz w:val="20"/>
                <w:szCs w:val="20"/>
              </w:rPr>
              <w:t>항</w:t>
            </w:r>
            <w:r w:rsidRPr="00DD6F84">
              <w:rPr>
                <w:b w:val="0"/>
                <w:snapToGrid w:val="0"/>
                <w:sz w:val="20"/>
                <w:szCs w:val="20"/>
              </w:rPr>
              <w:t>)</w:t>
            </w:r>
          </w:p>
          <w:p w14:paraId="0C3D314C"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최초</w:t>
            </w:r>
            <w:r w:rsidRPr="00DD6F84">
              <w:rPr>
                <w:b w:val="0"/>
                <w:snapToGrid w:val="0"/>
                <w:sz w:val="20"/>
                <w:szCs w:val="20"/>
              </w:rPr>
              <w:t xml:space="preserve"> </w:t>
            </w:r>
            <w:r w:rsidRPr="00DD6F84">
              <w:rPr>
                <w:b w:val="0"/>
                <w:snapToGrid w:val="0"/>
                <w:sz w:val="20"/>
                <w:szCs w:val="20"/>
              </w:rPr>
              <w:t>이자기간</w:t>
            </w:r>
            <w:r w:rsidRPr="00DD6F84">
              <w:rPr>
                <w:b w:val="0"/>
                <w:snapToGrid w:val="0"/>
                <w:sz w:val="20"/>
                <w:szCs w:val="20"/>
              </w:rPr>
              <w:t>(</w:t>
            </w:r>
            <w:r w:rsidRPr="00DD6F84">
              <w:rPr>
                <w:b w:val="0"/>
                <w:snapToGrid w:val="0"/>
                <w:sz w:val="20"/>
                <w:szCs w:val="20"/>
              </w:rPr>
              <w:t>제</w:t>
            </w:r>
            <w:r w:rsidRPr="00DD6F84">
              <w:rPr>
                <w:b w:val="0"/>
                <w:snapToGrid w:val="0"/>
                <w:sz w:val="20"/>
                <w:szCs w:val="20"/>
              </w:rPr>
              <w:t>5</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2</w:t>
            </w:r>
            <w:r w:rsidRPr="00DD6F84">
              <w:rPr>
                <w:b w:val="0"/>
                <w:snapToGrid w:val="0"/>
                <w:sz w:val="20"/>
                <w:szCs w:val="20"/>
              </w:rPr>
              <w:t>항</w:t>
            </w:r>
            <w:r w:rsidRPr="00DD6F84">
              <w:rPr>
                <w:b w:val="0"/>
                <w:snapToGrid w:val="0"/>
                <w:sz w:val="20"/>
                <w:szCs w:val="20"/>
              </w:rPr>
              <w:t>)</w:t>
            </w:r>
          </w:p>
          <w:p w14:paraId="2298E669"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최초인출일로부터</w:t>
            </w:r>
            <w:r w:rsidRPr="00DD6F84">
              <w:rPr>
                <w:b w:val="0"/>
                <w:snapToGrid w:val="0"/>
                <w:sz w:val="20"/>
                <w:szCs w:val="20"/>
              </w:rPr>
              <w:t xml:space="preserve"> 1</w:t>
            </w:r>
            <w:r w:rsidRPr="00DD6F84">
              <w:rPr>
                <w:b w:val="0"/>
                <w:snapToGrid w:val="0"/>
                <w:sz w:val="20"/>
                <w:szCs w:val="20"/>
              </w:rPr>
              <w:t>개월이</w:t>
            </w:r>
            <w:r w:rsidRPr="00DD6F84">
              <w:rPr>
                <w:b w:val="0"/>
                <w:snapToGrid w:val="0"/>
                <w:sz w:val="20"/>
                <w:szCs w:val="20"/>
              </w:rPr>
              <w:t xml:space="preserve"> </w:t>
            </w:r>
            <w:r w:rsidRPr="00DD6F84">
              <w:rPr>
                <w:b w:val="0"/>
                <w:snapToGrid w:val="0"/>
                <w:sz w:val="20"/>
                <w:szCs w:val="20"/>
              </w:rPr>
              <w:t>경과하는</w:t>
            </w:r>
            <w:r w:rsidRPr="00DD6F84">
              <w:rPr>
                <w:b w:val="0"/>
                <w:snapToGrid w:val="0"/>
                <w:sz w:val="20"/>
                <w:szCs w:val="20"/>
              </w:rPr>
              <w:t xml:space="preserve"> </w:t>
            </w:r>
            <w:r w:rsidRPr="00DD6F84">
              <w:rPr>
                <w:b w:val="0"/>
                <w:snapToGrid w:val="0"/>
                <w:sz w:val="20"/>
                <w:szCs w:val="20"/>
              </w:rPr>
              <w:t>달에</w:t>
            </w:r>
            <w:r w:rsidRPr="00DD6F84">
              <w:rPr>
                <w:b w:val="0"/>
                <w:snapToGrid w:val="0"/>
                <w:sz w:val="20"/>
                <w:szCs w:val="20"/>
              </w:rPr>
              <w:t xml:space="preserve"> </w:t>
            </w:r>
            <w:r w:rsidRPr="00DD6F84">
              <w:rPr>
                <w:b w:val="0"/>
                <w:snapToGrid w:val="0"/>
                <w:sz w:val="20"/>
                <w:szCs w:val="20"/>
              </w:rPr>
              <w:t>속하는</w:t>
            </w:r>
            <w:r w:rsidRPr="00DD6F84">
              <w:rPr>
                <w:b w:val="0"/>
                <w:snapToGrid w:val="0"/>
                <w:sz w:val="20"/>
                <w:szCs w:val="20"/>
              </w:rPr>
              <w:t xml:space="preserve"> </w:t>
            </w:r>
            <w:r w:rsidRPr="00DD6F84">
              <w:rPr>
                <w:b w:val="0"/>
                <w:snapToGrid w:val="0"/>
                <w:sz w:val="20"/>
                <w:szCs w:val="20"/>
              </w:rPr>
              <w:t>최초인출일의</w:t>
            </w:r>
            <w:r w:rsidRPr="00DD6F84">
              <w:rPr>
                <w:b w:val="0"/>
                <w:snapToGrid w:val="0"/>
                <w:sz w:val="20"/>
                <w:szCs w:val="20"/>
              </w:rPr>
              <w:t xml:space="preserve"> </w:t>
            </w:r>
            <w:proofErr w:type="spellStart"/>
            <w:r w:rsidRPr="00DD6F84">
              <w:rPr>
                <w:b w:val="0"/>
                <w:snapToGrid w:val="0"/>
                <w:sz w:val="20"/>
                <w:szCs w:val="20"/>
              </w:rPr>
              <w:t>응당일까지</w:t>
            </w:r>
            <w:proofErr w:type="spellEnd"/>
          </w:p>
          <w:p w14:paraId="5ECC0DA7" w14:textId="77777777" w:rsidR="00026A7E" w:rsidRPr="00DD6F84" w:rsidRDefault="00026A7E" w:rsidP="0091358C">
            <w:pPr>
              <w:pStyle w:val="21"/>
              <w:numPr>
                <w:ilvl w:val="0"/>
                <w:numId w:val="49"/>
              </w:numPr>
              <w:spacing w:before="60" w:after="60" w:line="280" w:lineRule="atLeast"/>
              <w:ind w:left="112" w:hanging="117"/>
              <w:rPr>
                <w:b w:val="0"/>
                <w:snapToGrid w:val="0"/>
                <w:sz w:val="20"/>
                <w:szCs w:val="20"/>
              </w:rPr>
            </w:pPr>
            <w:r w:rsidRPr="00DD6F84">
              <w:rPr>
                <w:b w:val="0"/>
                <w:snapToGrid w:val="0"/>
                <w:sz w:val="20"/>
                <w:szCs w:val="20"/>
              </w:rPr>
              <w:t>추가인출</w:t>
            </w:r>
            <w:r w:rsidRPr="00DD6F84">
              <w:rPr>
                <w:b w:val="0"/>
                <w:snapToGrid w:val="0"/>
                <w:sz w:val="20"/>
                <w:szCs w:val="20"/>
              </w:rPr>
              <w:t xml:space="preserve"> </w:t>
            </w:r>
            <w:r w:rsidRPr="00DD6F84">
              <w:rPr>
                <w:b w:val="0"/>
                <w:snapToGrid w:val="0"/>
                <w:sz w:val="20"/>
                <w:szCs w:val="20"/>
              </w:rPr>
              <w:t>대여금에</w:t>
            </w:r>
            <w:r w:rsidRPr="00DD6F84">
              <w:rPr>
                <w:b w:val="0"/>
                <w:snapToGrid w:val="0"/>
                <w:sz w:val="20"/>
                <w:szCs w:val="20"/>
              </w:rPr>
              <w:t xml:space="preserve"> </w:t>
            </w:r>
            <w:r w:rsidRPr="00DD6F84">
              <w:rPr>
                <w:b w:val="0"/>
                <w:snapToGrid w:val="0"/>
                <w:sz w:val="20"/>
                <w:szCs w:val="20"/>
              </w:rPr>
              <w:t>대한</w:t>
            </w:r>
            <w:r w:rsidRPr="00DD6F84">
              <w:rPr>
                <w:b w:val="0"/>
                <w:snapToGrid w:val="0"/>
                <w:sz w:val="20"/>
                <w:szCs w:val="20"/>
              </w:rPr>
              <w:t xml:space="preserve"> </w:t>
            </w:r>
            <w:r w:rsidRPr="00DD6F84">
              <w:rPr>
                <w:b w:val="0"/>
                <w:snapToGrid w:val="0"/>
                <w:sz w:val="20"/>
                <w:szCs w:val="20"/>
              </w:rPr>
              <w:t>이자기간</w:t>
            </w:r>
          </w:p>
          <w:p w14:paraId="5534B2C2"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해당</w:t>
            </w:r>
            <w:r w:rsidRPr="00DD6F84">
              <w:rPr>
                <w:b w:val="0"/>
                <w:snapToGrid w:val="0"/>
                <w:sz w:val="20"/>
                <w:szCs w:val="20"/>
              </w:rPr>
              <w:t xml:space="preserve"> </w:t>
            </w:r>
            <w:r w:rsidRPr="00DD6F84">
              <w:rPr>
                <w:b w:val="0"/>
                <w:snapToGrid w:val="0"/>
                <w:sz w:val="20"/>
                <w:szCs w:val="20"/>
              </w:rPr>
              <w:t>대여금의</w:t>
            </w:r>
            <w:r w:rsidRPr="00DD6F84">
              <w:rPr>
                <w:b w:val="0"/>
                <w:snapToGrid w:val="0"/>
                <w:sz w:val="20"/>
                <w:szCs w:val="20"/>
              </w:rPr>
              <w:t xml:space="preserve"> </w:t>
            </w:r>
            <w:r w:rsidRPr="00DD6F84">
              <w:rPr>
                <w:b w:val="0"/>
                <w:snapToGrid w:val="0"/>
                <w:sz w:val="20"/>
                <w:szCs w:val="20"/>
              </w:rPr>
              <w:t>인출일로부터</w:t>
            </w:r>
            <w:r w:rsidRPr="00DD6F84">
              <w:rPr>
                <w:b w:val="0"/>
                <w:snapToGrid w:val="0"/>
                <w:sz w:val="20"/>
                <w:szCs w:val="20"/>
              </w:rPr>
              <w:t xml:space="preserve"> </w:t>
            </w:r>
            <w:r w:rsidRPr="00DD6F84">
              <w:rPr>
                <w:b w:val="0"/>
                <w:snapToGrid w:val="0"/>
                <w:sz w:val="20"/>
                <w:szCs w:val="20"/>
              </w:rPr>
              <w:t>해당</w:t>
            </w:r>
            <w:r w:rsidRPr="00DD6F84">
              <w:rPr>
                <w:b w:val="0"/>
                <w:snapToGrid w:val="0"/>
                <w:sz w:val="20"/>
                <w:szCs w:val="20"/>
              </w:rPr>
              <w:t xml:space="preserve"> </w:t>
            </w:r>
            <w:r w:rsidRPr="00DD6F84">
              <w:rPr>
                <w:b w:val="0"/>
                <w:snapToGrid w:val="0"/>
                <w:sz w:val="20"/>
                <w:szCs w:val="20"/>
              </w:rPr>
              <w:t>인출일이</w:t>
            </w:r>
            <w:r w:rsidRPr="00DD6F84">
              <w:rPr>
                <w:b w:val="0"/>
                <w:snapToGrid w:val="0"/>
                <w:sz w:val="20"/>
                <w:szCs w:val="20"/>
              </w:rPr>
              <w:t xml:space="preserve"> </w:t>
            </w:r>
            <w:r w:rsidRPr="00DD6F84">
              <w:rPr>
                <w:b w:val="0"/>
                <w:snapToGrid w:val="0"/>
                <w:sz w:val="20"/>
                <w:szCs w:val="20"/>
              </w:rPr>
              <w:t>속한</w:t>
            </w:r>
            <w:r w:rsidRPr="00DD6F84">
              <w:rPr>
                <w:b w:val="0"/>
                <w:snapToGrid w:val="0"/>
                <w:sz w:val="20"/>
                <w:szCs w:val="20"/>
              </w:rPr>
              <w:t xml:space="preserve"> </w:t>
            </w:r>
            <w:r w:rsidRPr="00DD6F84">
              <w:rPr>
                <w:b w:val="0"/>
                <w:snapToGrid w:val="0"/>
                <w:sz w:val="20"/>
                <w:szCs w:val="20"/>
              </w:rPr>
              <w:t>이자기간의</w:t>
            </w:r>
            <w:r w:rsidRPr="00DD6F84">
              <w:rPr>
                <w:b w:val="0"/>
                <w:snapToGrid w:val="0"/>
                <w:sz w:val="20"/>
                <w:szCs w:val="20"/>
              </w:rPr>
              <w:t xml:space="preserve"> </w:t>
            </w:r>
            <w:proofErr w:type="spellStart"/>
            <w:r w:rsidRPr="00DD6F84">
              <w:rPr>
                <w:b w:val="0"/>
                <w:snapToGrid w:val="0"/>
                <w:sz w:val="20"/>
                <w:szCs w:val="20"/>
              </w:rPr>
              <w:t>종료일까지로</w:t>
            </w:r>
            <w:proofErr w:type="spellEnd"/>
            <w:r w:rsidRPr="00DD6F84">
              <w:rPr>
                <w:b w:val="0"/>
                <w:snapToGrid w:val="0"/>
                <w:sz w:val="20"/>
                <w:szCs w:val="20"/>
              </w:rPr>
              <w:t xml:space="preserve"> </w:t>
            </w:r>
            <w:r w:rsidRPr="00DD6F84">
              <w:rPr>
                <w:b w:val="0"/>
                <w:snapToGrid w:val="0"/>
                <w:sz w:val="20"/>
                <w:szCs w:val="20"/>
              </w:rPr>
              <w:t>하며</w:t>
            </w:r>
            <w:r w:rsidRPr="00DD6F84">
              <w:rPr>
                <w:b w:val="0"/>
                <w:snapToGrid w:val="0"/>
                <w:sz w:val="20"/>
                <w:szCs w:val="20"/>
              </w:rPr>
              <w:t xml:space="preserve">, </w:t>
            </w:r>
            <w:r w:rsidRPr="00DD6F84">
              <w:rPr>
                <w:b w:val="0"/>
                <w:snapToGrid w:val="0"/>
                <w:sz w:val="20"/>
                <w:szCs w:val="20"/>
              </w:rPr>
              <w:t>그</w:t>
            </w:r>
            <w:r w:rsidRPr="00DD6F84">
              <w:rPr>
                <w:b w:val="0"/>
                <w:snapToGrid w:val="0"/>
                <w:sz w:val="20"/>
                <w:szCs w:val="20"/>
              </w:rPr>
              <w:t xml:space="preserve"> </w:t>
            </w:r>
            <w:r w:rsidRPr="00DD6F84">
              <w:rPr>
                <w:b w:val="0"/>
                <w:snapToGrid w:val="0"/>
                <w:sz w:val="20"/>
                <w:szCs w:val="20"/>
              </w:rPr>
              <w:t>이후에는</w:t>
            </w:r>
            <w:r w:rsidRPr="00DD6F84">
              <w:rPr>
                <w:b w:val="0"/>
                <w:snapToGrid w:val="0"/>
                <w:sz w:val="20"/>
                <w:szCs w:val="20"/>
              </w:rPr>
              <w:t xml:space="preserve"> </w:t>
            </w:r>
            <w:proofErr w:type="spellStart"/>
            <w:r w:rsidRPr="00DD6F84">
              <w:rPr>
                <w:b w:val="0"/>
                <w:snapToGrid w:val="0"/>
                <w:sz w:val="20"/>
                <w:szCs w:val="20"/>
              </w:rPr>
              <w:t>최초인출된</w:t>
            </w:r>
            <w:proofErr w:type="spellEnd"/>
            <w:r w:rsidRPr="00DD6F84">
              <w:rPr>
                <w:b w:val="0"/>
                <w:snapToGrid w:val="0"/>
                <w:sz w:val="20"/>
                <w:szCs w:val="20"/>
              </w:rPr>
              <w:t xml:space="preserve"> </w:t>
            </w:r>
            <w:r w:rsidRPr="00DD6F84">
              <w:rPr>
                <w:b w:val="0"/>
                <w:snapToGrid w:val="0"/>
                <w:sz w:val="20"/>
                <w:szCs w:val="20"/>
              </w:rPr>
              <w:t>대여금의</w:t>
            </w:r>
            <w:r w:rsidRPr="00DD6F84">
              <w:rPr>
                <w:b w:val="0"/>
                <w:snapToGrid w:val="0"/>
                <w:sz w:val="20"/>
                <w:szCs w:val="20"/>
              </w:rPr>
              <w:t xml:space="preserve"> </w:t>
            </w:r>
            <w:r w:rsidRPr="00DD6F84">
              <w:rPr>
                <w:b w:val="0"/>
                <w:snapToGrid w:val="0"/>
                <w:sz w:val="20"/>
                <w:szCs w:val="20"/>
              </w:rPr>
              <w:t>이자기간에</w:t>
            </w:r>
            <w:r w:rsidRPr="00DD6F84">
              <w:rPr>
                <w:b w:val="0"/>
                <w:snapToGrid w:val="0"/>
                <w:sz w:val="20"/>
                <w:szCs w:val="20"/>
              </w:rPr>
              <w:t xml:space="preserve"> </w:t>
            </w:r>
            <w:r w:rsidRPr="00DD6F84">
              <w:rPr>
                <w:b w:val="0"/>
                <w:snapToGrid w:val="0"/>
                <w:sz w:val="20"/>
                <w:szCs w:val="20"/>
              </w:rPr>
              <w:t>따름</w:t>
            </w:r>
            <w:r w:rsidRPr="00DD6F84">
              <w:rPr>
                <w:b w:val="0"/>
                <w:snapToGrid w:val="0"/>
                <w:sz w:val="20"/>
                <w:szCs w:val="20"/>
              </w:rPr>
              <w:t>.</w:t>
            </w:r>
          </w:p>
        </w:tc>
      </w:tr>
      <w:tr w:rsidR="00026A7E" w:rsidRPr="00CB2B3F" w14:paraId="198A99FF" w14:textId="77777777" w:rsidTr="0091358C">
        <w:trPr>
          <w:trHeight w:val="340"/>
        </w:trPr>
        <w:tc>
          <w:tcPr>
            <w:tcW w:w="1447" w:type="dxa"/>
            <w:shd w:val="clear" w:color="auto" w:fill="F2F2F2" w:themeFill="background1" w:themeFillShade="F2"/>
            <w:vAlign w:val="center"/>
          </w:tcPr>
          <w:p w14:paraId="4E257319"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t>이자의</w:t>
            </w:r>
            <w:r w:rsidRPr="00DD6F84">
              <w:rPr>
                <w:b w:val="0"/>
                <w:snapToGrid w:val="0"/>
                <w:sz w:val="20"/>
                <w:szCs w:val="20"/>
              </w:rPr>
              <w:t xml:space="preserve"> </w:t>
            </w:r>
            <w:r w:rsidRPr="00DD6F84">
              <w:rPr>
                <w:b w:val="0"/>
                <w:snapToGrid w:val="0"/>
                <w:sz w:val="20"/>
                <w:szCs w:val="20"/>
              </w:rPr>
              <w:t>지급</w:t>
            </w:r>
            <w:r w:rsidRPr="00DD6F84">
              <w:rPr>
                <w:b w:val="0"/>
                <w:snapToGrid w:val="0"/>
                <w:sz w:val="20"/>
                <w:szCs w:val="20"/>
              </w:rPr>
              <w:t xml:space="preserve"> </w:t>
            </w:r>
            <w:r w:rsidRPr="00DD6F84">
              <w:rPr>
                <w:b w:val="0"/>
                <w:snapToGrid w:val="0"/>
                <w:sz w:val="20"/>
                <w:szCs w:val="20"/>
              </w:rPr>
              <w:t>및</w:t>
            </w:r>
            <w:r w:rsidRPr="00DD6F84">
              <w:rPr>
                <w:b w:val="0"/>
                <w:snapToGrid w:val="0"/>
                <w:sz w:val="20"/>
                <w:szCs w:val="20"/>
              </w:rPr>
              <w:t xml:space="preserve"> </w:t>
            </w:r>
            <w:r w:rsidRPr="00DD6F84">
              <w:rPr>
                <w:b w:val="0"/>
                <w:snapToGrid w:val="0"/>
                <w:sz w:val="20"/>
                <w:szCs w:val="20"/>
              </w:rPr>
              <w:t>원금</w:t>
            </w:r>
            <w:r w:rsidRPr="00DD6F84">
              <w:rPr>
                <w:b w:val="0"/>
                <w:snapToGrid w:val="0"/>
                <w:sz w:val="20"/>
                <w:szCs w:val="20"/>
              </w:rPr>
              <w:t xml:space="preserve"> </w:t>
            </w:r>
            <w:r w:rsidRPr="00DD6F84">
              <w:rPr>
                <w:b w:val="0"/>
                <w:snapToGrid w:val="0"/>
                <w:sz w:val="20"/>
                <w:szCs w:val="20"/>
              </w:rPr>
              <w:t>상환</w:t>
            </w:r>
          </w:p>
        </w:tc>
        <w:tc>
          <w:tcPr>
            <w:tcW w:w="6378" w:type="dxa"/>
            <w:shd w:val="clear" w:color="auto" w:fill="auto"/>
            <w:vAlign w:val="center"/>
          </w:tcPr>
          <w:p w14:paraId="0DBD5F7A"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매</w:t>
            </w:r>
            <w:r w:rsidRPr="00DD6F84">
              <w:rPr>
                <w:b w:val="0"/>
                <w:snapToGrid w:val="0"/>
                <w:sz w:val="20"/>
                <w:szCs w:val="20"/>
              </w:rPr>
              <w:t xml:space="preserve"> </w:t>
            </w:r>
            <w:r w:rsidRPr="00DD6F84">
              <w:rPr>
                <w:b w:val="0"/>
                <w:snapToGrid w:val="0"/>
                <w:sz w:val="20"/>
                <w:szCs w:val="20"/>
              </w:rPr>
              <w:t>이자지급기일에</w:t>
            </w:r>
            <w:r w:rsidRPr="00DD6F84">
              <w:rPr>
                <w:b w:val="0"/>
                <w:snapToGrid w:val="0"/>
                <w:sz w:val="20"/>
                <w:szCs w:val="20"/>
              </w:rPr>
              <w:t xml:space="preserve"> </w:t>
            </w:r>
            <w:r w:rsidRPr="00DD6F84">
              <w:rPr>
                <w:b w:val="0"/>
                <w:snapToGrid w:val="0"/>
                <w:sz w:val="20"/>
                <w:szCs w:val="20"/>
              </w:rPr>
              <w:t>매</w:t>
            </w:r>
            <w:r w:rsidRPr="00DD6F84">
              <w:rPr>
                <w:b w:val="0"/>
                <w:snapToGrid w:val="0"/>
                <w:sz w:val="20"/>
                <w:szCs w:val="20"/>
              </w:rPr>
              <w:t xml:space="preserve"> 1</w:t>
            </w:r>
            <w:r w:rsidRPr="00DD6F84">
              <w:rPr>
                <w:b w:val="0"/>
                <w:snapToGrid w:val="0"/>
                <w:sz w:val="20"/>
                <w:szCs w:val="20"/>
              </w:rPr>
              <w:t>개월</w:t>
            </w:r>
            <w:r w:rsidRPr="00DD6F84">
              <w:rPr>
                <w:b w:val="0"/>
                <w:snapToGrid w:val="0"/>
                <w:sz w:val="20"/>
                <w:szCs w:val="20"/>
              </w:rPr>
              <w:t xml:space="preserve"> </w:t>
            </w:r>
            <w:r w:rsidRPr="00DD6F84">
              <w:rPr>
                <w:b w:val="0"/>
                <w:snapToGrid w:val="0"/>
                <w:sz w:val="20"/>
                <w:szCs w:val="20"/>
              </w:rPr>
              <w:t>선취방식으로</w:t>
            </w:r>
            <w:r w:rsidRPr="00DD6F84">
              <w:rPr>
                <w:b w:val="0"/>
                <w:snapToGrid w:val="0"/>
                <w:sz w:val="20"/>
                <w:szCs w:val="20"/>
              </w:rPr>
              <w:t xml:space="preserve"> </w:t>
            </w:r>
            <w:r w:rsidRPr="00DD6F84">
              <w:rPr>
                <w:b w:val="0"/>
                <w:snapToGrid w:val="0"/>
                <w:sz w:val="20"/>
                <w:szCs w:val="20"/>
              </w:rPr>
              <w:t>지급</w:t>
            </w:r>
            <w:r w:rsidRPr="00DD6F84">
              <w:rPr>
                <w:b w:val="0"/>
                <w:snapToGrid w:val="0"/>
                <w:sz w:val="20"/>
                <w:szCs w:val="20"/>
              </w:rPr>
              <w:t>(</w:t>
            </w:r>
            <w:r w:rsidRPr="00DD6F84">
              <w:rPr>
                <w:b w:val="0"/>
                <w:snapToGrid w:val="0"/>
                <w:sz w:val="20"/>
                <w:szCs w:val="20"/>
              </w:rPr>
              <w:t>제</w:t>
            </w:r>
            <w:r w:rsidRPr="00DD6F84">
              <w:rPr>
                <w:b w:val="0"/>
                <w:snapToGrid w:val="0"/>
                <w:sz w:val="20"/>
                <w:szCs w:val="20"/>
              </w:rPr>
              <w:t>7</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1</w:t>
            </w:r>
            <w:r w:rsidRPr="00DD6F84">
              <w:rPr>
                <w:b w:val="0"/>
                <w:snapToGrid w:val="0"/>
                <w:sz w:val="20"/>
                <w:szCs w:val="20"/>
              </w:rPr>
              <w:t>항</w:t>
            </w:r>
            <w:r w:rsidRPr="00DD6F84">
              <w:rPr>
                <w:b w:val="0"/>
                <w:snapToGrid w:val="0"/>
                <w:sz w:val="20"/>
                <w:szCs w:val="20"/>
              </w:rPr>
              <w:t>).</w:t>
            </w:r>
          </w:p>
          <w:p w14:paraId="3504732F"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대여금의</w:t>
            </w:r>
            <w:r w:rsidRPr="00DD6F84">
              <w:rPr>
                <w:b w:val="0"/>
                <w:snapToGrid w:val="0"/>
                <w:sz w:val="20"/>
                <w:szCs w:val="20"/>
              </w:rPr>
              <w:t xml:space="preserve"> </w:t>
            </w:r>
            <w:r w:rsidRPr="00DD6F84">
              <w:rPr>
                <w:b w:val="0"/>
                <w:snapToGrid w:val="0"/>
                <w:sz w:val="20"/>
                <w:szCs w:val="20"/>
              </w:rPr>
              <w:t>만기는</w:t>
            </w:r>
            <w:r w:rsidRPr="00DD6F84">
              <w:rPr>
                <w:b w:val="0"/>
                <w:snapToGrid w:val="0"/>
                <w:sz w:val="20"/>
                <w:szCs w:val="20"/>
              </w:rPr>
              <w:t xml:space="preserve"> </w:t>
            </w:r>
            <w:r w:rsidRPr="00DD6F84">
              <w:rPr>
                <w:b w:val="0"/>
                <w:snapToGrid w:val="0"/>
                <w:sz w:val="20"/>
                <w:szCs w:val="20"/>
              </w:rPr>
              <w:t>최초인출일로부터</w:t>
            </w:r>
            <w:r w:rsidRPr="00DD6F84">
              <w:rPr>
                <w:b w:val="0"/>
                <w:snapToGrid w:val="0"/>
                <w:sz w:val="20"/>
                <w:szCs w:val="20"/>
              </w:rPr>
              <w:t xml:space="preserve"> 14</w:t>
            </w:r>
            <w:r w:rsidRPr="00DD6F84">
              <w:rPr>
                <w:b w:val="0"/>
                <w:snapToGrid w:val="0"/>
                <w:sz w:val="20"/>
                <w:szCs w:val="20"/>
              </w:rPr>
              <w:t>개월이</w:t>
            </w:r>
            <w:r w:rsidRPr="00DD6F84">
              <w:rPr>
                <w:b w:val="0"/>
                <w:snapToGrid w:val="0"/>
                <w:sz w:val="20"/>
                <w:szCs w:val="20"/>
              </w:rPr>
              <w:t xml:space="preserve"> </w:t>
            </w:r>
            <w:r w:rsidRPr="00DD6F84">
              <w:rPr>
                <w:b w:val="0"/>
                <w:snapToGrid w:val="0"/>
                <w:sz w:val="20"/>
                <w:szCs w:val="20"/>
              </w:rPr>
              <w:t>경과하는</w:t>
            </w:r>
            <w:r w:rsidRPr="00DD6F84">
              <w:rPr>
                <w:b w:val="0"/>
                <w:snapToGrid w:val="0"/>
                <w:sz w:val="20"/>
                <w:szCs w:val="20"/>
              </w:rPr>
              <w:t xml:space="preserve"> </w:t>
            </w:r>
            <w:r w:rsidRPr="00DD6F84">
              <w:rPr>
                <w:b w:val="0"/>
                <w:snapToGrid w:val="0"/>
                <w:sz w:val="20"/>
                <w:szCs w:val="20"/>
              </w:rPr>
              <w:t>달에</w:t>
            </w:r>
            <w:r w:rsidRPr="00DD6F84">
              <w:rPr>
                <w:b w:val="0"/>
                <w:snapToGrid w:val="0"/>
                <w:sz w:val="20"/>
                <w:szCs w:val="20"/>
              </w:rPr>
              <w:t xml:space="preserve"> </w:t>
            </w:r>
            <w:r w:rsidRPr="00DD6F84">
              <w:rPr>
                <w:b w:val="0"/>
                <w:snapToGrid w:val="0"/>
                <w:sz w:val="20"/>
                <w:szCs w:val="20"/>
              </w:rPr>
              <w:t>속하는</w:t>
            </w:r>
            <w:r w:rsidRPr="00DD6F84">
              <w:rPr>
                <w:b w:val="0"/>
                <w:snapToGrid w:val="0"/>
                <w:sz w:val="20"/>
                <w:szCs w:val="20"/>
              </w:rPr>
              <w:t xml:space="preserve"> </w:t>
            </w:r>
            <w:r w:rsidRPr="00DD6F84">
              <w:rPr>
                <w:b w:val="0"/>
                <w:snapToGrid w:val="0"/>
                <w:sz w:val="20"/>
                <w:szCs w:val="20"/>
              </w:rPr>
              <w:t>최초인출일의</w:t>
            </w:r>
            <w:r w:rsidRPr="00DD6F84">
              <w:rPr>
                <w:b w:val="0"/>
                <w:snapToGrid w:val="0"/>
                <w:sz w:val="20"/>
                <w:szCs w:val="20"/>
              </w:rPr>
              <w:t xml:space="preserve"> </w:t>
            </w:r>
            <w:proofErr w:type="spellStart"/>
            <w:r w:rsidRPr="00DD6F84">
              <w:rPr>
                <w:b w:val="0"/>
                <w:snapToGrid w:val="0"/>
                <w:sz w:val="20"/>
                <w:szCs w:val="20"/>
              </w:rPr>
              <w:t>응당일까지</w:t>
            </w:r>
            <w:proofErr w:type="spellEnd"/>
            <w:r w:rsidRPr="00DD6F84">
              <w:rPr>
                <w:b w:val="0"/>
                <w:snapToGrid w:val="0"/>
                <w:sz w:val="20"/>
                <w:szCs w:val="20"/>
              </w:rPr>
              <w:t xml:space="preserve"> </w:t>
            </w:r>
            <w:r w:rsidRPr="00DD6F84">
              <w:rPr>
                <w:b w:val="0"/>
                <w:snapToGrid w:val="0"/>
                <w:sz w:val="20"/>
                <w:szCs w:val="20"/>
              </w:rPr>
              <w:t>또는</w:t>
            </w:r>
            <w:r w:rsidRPr="00DD6F84">
              <w:rPr>
                <w:b w:val="0"/>
                <w:snapToGrid w:val="0"/>
                <w:sz w:val="20"/>
                <w:szCs w:val="20"/>
              </w:rPr>
              <w:t xml:space="preserve"> </w:t>
            </w:r>
            <w:r w:rsidRPr="00DD6F84">
              <w:rPr>
                <w:b w:val="0"/>
                <w:snapToGrid w:val="0"/>
                <w:sz w:val="20"/>
                <w:szCs w:val="20"/>
              </w:rPr>
              <w:t>준공일로부터</w:t>
            </w:r>
            <w:r w:rsidRPr="00DD6F84">
              <w:rPr>
                <w:b w:val="0"/>
                <w:snapToGrid w:val="0"/>
                <w:sz w:val="20"/>
                <w:szCs w:val="20"/>
              </w:rPr>
              <w:t xml:space="preserve"> 3</w:t>
            </w:r>
            <w:r w:rsidRPr="00DD6F84">
              <w:rPr>
                <w:b w:val="0"/>
                <w:snapToGrid w:val="0"/>
                <w:sz w:val="20"/>
                <w:szCs w:val="20"/>
              </w:rPr>
              <w:t>개월까지</w:t>
            </w:r>
            <w:r w:rsidRPr="00DD6F84">
              <w:rPr>
                <w:b w:val="0"/>
                <w:snapToGrid w:val="0"/>
                <w:sz w:val="20"/>
                <w:szCs w:val="20"/>
              </w:rPr>
              <w:t xml:space="preserve"> </w:t>
            </w:r>
            <w:r w:rsidRPr="00DD6F84">
              <w:rPr>
                <w:b w:val="0"/>
                <w:snapToGrid w:val="0"/>
                <w:sz w:val="20"/>
                <w:szCs w:val="20"/>
              </w:rPr>
              <w:t>중</w:t>
            </w:r>
            <w:r w:rsidRPr="00DD6F84">
              <w:rPr>
                <w:b w:val="0"/>
                <w:snapToGrid w:val="0"/>
                <w:sz w:val="20"/>
                <w:szCs w:val="20"/>
              </w:rPr>
              <w:t xml:space="preserve"> </w:t>
            </w:r>
            <w:r w:rsidRPr="00DD6F84">
              <w:rPr>
                <w:b w:val="0"/>
                <w:snapToGrid w:val="0"/>
                <w:sz w:val="20"/>
                <w:szCs w:val="20"/>
              </w:rPr>
              <w:t>후</w:t>
            </w:r>
            <w:r w:rsidRPr="00DD6F84">
              <w:rPr>
                <w:b w:val="0"/>
                <w:snapToGrid w:val="0"/>
                <w:sz w:val="20"/>
                <w:szCs w:val="20"/>
              </w:rPr>
              <w:t xml:space="preserve"> </w:t>
            </w:r>
            <w:r w:rsidRPr="00DD6F84">
              <w:rPr>
                <w:b w:val="0"/>
                <w:snapToGrid w:val="0"/>
                <w:sz w:val="20"/>
                <w:szCs w:val="20"/>
              </w:rPr>
              <w:t>도래일</w:t>
            </w:r>
          </w:p>
          <w:p w14:paraId="06C39DD5"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차주는</w:t>
            </w:r>
            <w:r w:rsidRPr="00DD6F84">
              <w:rPr>
                <w:b w:val="0"/>
                <w:snapToGrid w:val="0"/>
                <w:sz w:val="20"/>
                <w:szCs w:val="20"/>
              </w:rPr>
              <w:t xml:space="preserve"> </w:t>
            </w:r>
            <w:r w:rsidRPr="00DD6F84">
              <w:rPr>
                <w:b w:val="0"/>
                <w:snapToGrid w:val="0"/>
                <w:sz w:val="20"/>
                <w:szCs w:val="20"/>
              </w:rPr>
              <w:t>대여만기일에</w:t>
            </w:r>
            <w:r w:rsidRPr="00DD6F84">
              <w:rPr>
                <w:b w:val="0"/>
                <w:snapToGrid w:val="0"/>
                <w:sz w:val="20"/>
                <w:szCs w:val="20"/>
              </w:rPr>
              <w:t xml:space="preserve"> </w:t>
            </w:r>
            <w:r w:rsidRPr="00DD6F84">
              <w:rPr>
                <w:b w:val="0"/>
                <w:snapToGrid w:val="0"/>
                <w:sz w:val="20"/>
                <w:szCs w:val="20"/>
              </w:rPr>
              <w:t>전액</w:t>
            </w:r>
            <w:r w:rsidRPr="00DD6F84">
              <w:rPr>
                <w:b w:val="0"/>
                <w:snapToGrid w:val="0"/>
                <w:sz w:val="20"/>
                <w:szCs w:val="20"/>
              </w:rPr>
              <w:t xml:space="preserve"> </w:t>
            </w:r>
            <w:r w:rsidRPr="00DD6F84">
              <w:rPr>
                <w:b w:val="0"/>
                <w:snapToGrid w:val="0"/>
                <w:sz w:val="20"/>
                <w:szCs w:val="20"/>
              </w:rPr>
              <w:t>상환하여야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w:t>
            </w:r>
            <w:r w:rsidRPr="00DD6F84">
              <w:rPr>
                <w:b w:val="0"/>
                <w:snapToGrid w:val="0"/>
                <w:sz w:val="20"/>
                <w:szCs w:val="20"/>
              </w:rPr>
              <w:t>제</w:t>
            </w:r>
            <w:r w:rsidRPr="00DD6F84">
              <w:rPr>
                <w:b w:val="0"/>
                <w:snapToGrid w:val="0"/>
                <w:sz w:val="20"/>
                <w:szCs w:val="20"/>
              </w:rPr>
              <w:t>7</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2</w:t>
            </w:r>
            <w:r w:rsidRPr="00DD6F84">
              <w:rPr>
                <w:b w:val="0"/>
                <w:snapToGrid w:val="0"/>
                <w:sz w:val="20"/>
                <w:szCs w:val="20"/>
              </w:rPr>
              <w:t>항</w:t>
            </w:r>
            <w:r w:rsidRPr="00DD6F84">
              <w:rPr>
                <w:b w:val="0"/>
                <w:snapToGrid w:val="0"/>
                <w:sz w:val="20"/>
                <w:szCs w:val="20"/>
              </w:rPr>
              <w:t>).</w:t>
            </w:r>
          </w:p>
        </w:tc>
      </w:tr>
      <w:tr w:rsidR="00026A7E" w:rsidRPr="00CB2B3F" w14:paraId="6460A55D" w14:textId="77777777" w:rsidTr="0091358C">
        <w:trPr>
          <w:trHeight w:val="340"/>
        </w:trPr>
        <w:tc>
          <w:tcPr>
            <w:tcW w:w="1447" w:type="dxa"/>
            <w:shd w:val="clear" w:color="auto" w:fill="F2F2F2" w:themeFill="background1" w:themeFillShade="F2"/>
            <w:vAlign w:val="center"/>
          </w:tcPr>
          <w:p w14:paraId="75428627"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t>연체</w:t>
            </w:r>
            <w:r w:rsidRPr="00DD6F84">
              <w:rPr>
                <w:b w:val="0"/>
                <w:snapToGrid w:val="0"/>
                <w:sz w:val="20"/>
                <w:szCs w:val="20"/>
              </w:rPr>
              <w:t xml:space="preserve"> </w:t>
            </w:r>
            <w:r w:rsidRPr="00DD6F84">
              <w:rPr>
                <w:b w:val="0"/>
                <w:snapToGrid w:val="0"/>
                <w:sz w:val="20"/>
                <w:szCs w:val="20"/>
              </w:rPr>
              <w:t>이자</w:t>
            </w:r>
          </w:p>
        </w:tc>
        <w:tc>
          <w:tcPr>
            <w:tcW w:w="6378" w:type="dxa"/>
            <w:shd w:val="clear" w:color="auto" w:fill="auto"/>
            <w:vAlign w:val="center"/>
          </w:tcPr>
          <w:p w14:paraId="1421810E"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연</w:t>
            </w:r>
            <w:r w:rsidRPr="00DD6F84">
              <w:rPr>
                <w:b w:val="0"/>
                <w:snapToGrid w:val="0"/>
                <w:sz w:val="20"/>
                <w:szCs w:val="20"/>
              </w:rPr>
              <w:t xml:space="preserve"> 9</w:t>
            </w:r>
            <w:proofErr w:type="gramStart"/>
            <w:r w:rsidRPr="00DD6F84">
              <w:rPr>
                <w:b w:val="0"/>
                <w:snapToGrid w:val="0"/>
                <w:sz w:val="20"/>
                <w:szCs w:val="20"/>
              </w:rPr>
              <w:t xml:space="preserve">% </w:t>
            </w:r>
            <w:r w:rsidRPr="00DD6F84">
              <w:rPr>
                <w:b w:val="0"/>
                <w:snapToGrid w:val="0"/>
                <w:sz w:val="20"/>
                <w:szCs w:val="20"/>
              </w:rPr>
              <w:t>에</w:t>
            </w:r>
            <w:proofErr w:type="gramEnd"/>
            <w:r w:rsidRPr="00DD6F84">
              <w:rPr>
                <w:b w:val="0"/>
                <w:snapToGrid w:val="0"/>
                <w:sz w:val="20"/>
                <w:szCs w:val="20"/>
              </w:rPr>
              <w:t xml:space="preserve"> </w:t>
            </w:r>
            <w:r w:rsidRPr="00DD6F84">
              <w:rPr>
                <w:b w:val="0"/>
                <w:snapToGrid w:val="0"/>
                <w:sz w:val="20"/>
                <w:szCs w:val="20"/>
              </w:rPr>
              <w:t>연</w:t>
            </w:r>
            <w:r w:rsidRPr="00DD6F84">
              <w:rPr>
                <w:b w:val="0"/>
                <w:snapToGrid w:val="0"/>
                <w:sz w:val="20"/>
                <w:szCs w:val="20"/>
              </w:rPr>
              <w:t xml:space="preserve"> 10.5% </w:t>
            </w:r>
            <w:r w:rsidRPr="00DD6F84">
              <w:rPr>
                <w:b w:val="0"/>
                <w:snapToGrid w:val="0"/>
                <w:sz w:val="20"/>
                <w:szCs w:val="20"/>
              </w:rPr>
              <w:t>가산하여</w:t>
            </w:r>
            <w:r w:rsidRPr="00DD6F84">
              <w:rPr>
                <w:b w:val="0"/>
                <w:snapToGrid w:val="0"/>
                <w:sz w:val="20"/>
                <w:szCs w:val="20"/>
              </w:rPr>
              <w:t xml:space="preserve"> </w:t>
            </w:r>
            <w:r w:rsidRPr="00DD6F84">
              <w:rPr>
                <w:b w:val="0"/>
                <w:snapToGrid w:val="0"/>
                <w:sz w:val="20"/>
                <w:szCs w:val="20"/>
              </w:rPr>
              <w:t>연체이자율은</w:t>
            </w:r>
            <w:r w:rsidRPr="00DD6F84">
              <w:rPr>
                <w:b w:val="0"/>
                <w:snapToGrid w:val="0"/>
                <w:sz w:val="20"/>
                <w:szCs w:val="20"/>
              </w:rPr>
              <w:t xml:space="preserve"> </w:t>
            </w:r>
            <w:r w:rsidRPr="00DD6F84">
              <w:rPr>
                <w:b w:val="0"/>
                <w:snapToGrid w:val="0"/>
                <w:sz w:val="20"/>
                <w:szCs w:val="20"/>
              </w:rPr>
              <w:t>연</w:t>
            </w:r>
            <w:r w:rsidRPr="00DD6F84">
              <w:rPr>
                <w:b w:val="0"/>
                <w:snapToGrid w:val="0"/>
                <w:sz w:val="20"/>
                <w:szCs w:val="20"/>
              </w:rPr>
              <w:t xml:space="preserve"> 19.5%</w:t>
            </w:r>
            <w:r w:rsidRPr="00DD6F84">
              <w:rPr>
                <w:b w:val="0"/>
                <w:snapToGrid w:val="0"/>
                <w:sz w:val="20"/>
                <w:szCs w:val="20"/>
              </w:rPr>
              <w:t>의</w:t>
            </w:r>
            <w:r w:rsidRPr="00DD6F84">
              <w:rPr>
                <w:b w:val="0"/>
                <w:snapToGrid w:val="0"/>
                <w:sz w:val="20"/>
                <w:szCs w:val="20"/>
              </w:rPr>
              <w:t xml:space="preserve"> </w:t>
            </w:r>
            <w:r w:rsidRPr="00DD6F84">
              <w:rPr>
                <w:b w:val="0"/>
                <w:snapToGrid w:val="0"/>
                <w:sz w:val="20"/>
                <w:szCs w:val="20"/>
              </w:rPr>
              <w:t>지연배상금을</w:t>
            </w:r>
            <w:r w:rsidRPr="00DD6F84">
              <w:rPr>
                <w:b w:val="0"/>
                <w:snapToGrid w:val="0"/>
                <w:sz w:val="20"/>
                <w:szCs w:val="20"/>
              </w:rPr>
              <w:t xml:space="preserve"> </w:t>
            </w:r>
            <w:r w:rsidRPr="00DD6F84">
              <w:rPr>
                <w:b w:val="0"/>
                <w:snapToGrid w:val="0"/>
                <w:sz w:val="20"/>
                <w:szCs w:val="20"/>
              </w:rPr>
              <w:t>지급하여야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w:t>
            </w:r>
            <w:r w:rsidRPr="00DD6F84">
              <w:rPr>
                <w:b w:val="0"/>
                <w:snapToGrid w:val="0"/>
                <w:sz w:val="20"/>
                <w:szCs w:val="20"/>
              </w:rPr>
              <w:t>제</w:t>
            </w:r>
            <w:r w:rsidRPr="00DD6F84">
              <w:rPr>
                <w:b w:val="0"/>
                <w:snapToGrid w:val="0"/>
                <w:sz w:val="20"/>
                <w:szCs w:val="20"/>
              </w:rPr>
              <w:t>7</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3</w:t>
            </w:r>
            <w:r w:rsidRPr="00DD6F84">
              <w:rPr>
                <w:b w:val="0"/>
                <w:snapToGrid w:val="0"/>
                <w:sz w:val="20"/>
                <w:szCs w:val="20"/>
              </w:rPr>
              <w:t>항</w:t>
            </w:r>
            <w:r w:rsidRPr="00DD6F84">
              <w:rPr>
                <w:b w:val="0"/>
                <w:snapToGrid w:val="0"/>
                <w:sz w:val="20"/>
                <w:szCs w:val="20"/>
              </w:rPr>
              <w:t xml:space="preserve">). </w:t>
            </w:r>
          </w:p>
        </w:tc>
      </w:tr>
      <w:tr w:rsidR="00026A7E" w:rsidRPr="00CB2B3F" w14:paraId="74A9F309" w14:textId="77777777" w:rsidTr="0091358C">
        <w:trPr>
          <w:trHeight w:val="340"/>
        </w:trPr>
        <w:tc>
          <w:tcPr>
            <w:tcW w:w="1447" w:type="dxa"/>
            <w:shd w:val="clear" w:color="auto" w:fill="F2F2F2" w:themeFill="background1" w:themeFillShade="F2"/>
            <w:vAlign w:val="center"/>
          </w:tcPr>
          <w:p w14:paraId="6AB4D239" w14:textId="77777777" w:rsidR="00026A7E" w:rsidRPr="00DD6F84" w:rsidRDefault="00026A7E" w:rsidP="0091358C">
            <w:pPr>
              <w:pStyle w:val="21"/>
              <w:spacing w:line="280" w:lineRule="atLeast"/>
              <w:jc w:val="center"/>
              <w:rPr>
                <w:b w:val="0"/>
                <w:snapToGrid w:val="0"/>
                <w:sz w:val="20"/>
                <w:szCs w:val="20"/>
              </w:rPr>
            </w:pPr>
            <w:r w:rsidRPr="00DD6F84">
              <w:rPr>
                <w:b w:val="0"/>
                <w:snapToGrid w:val="0"/>
                <w:sz w:val="20"/>
                <w:szCs w:val="20"/>
              </w:rPr>
              <w:t>담보</w:t>
            </w:r>
          </w:p>
        </w:tc>
        <w:tc>
          <w:tcPr>
            <w:tcW w:w="6378" w:type="dxa"/>
            <w:shd w:val="clear" w:color="auto" w:fill="auto"/>
            <w:vAlign w:val="center"/>
          </w:tcPr>
          <w:p w14:paraId="35F1D50F" w14:textId="77777777" w:rsidR="00026A7E" w:rsidRPr="00DD6F84" w:rsidRDefault="00026A7E" w:rsidP="0091358C">
            <w:pPr>
              <w:pStyle w:val="21"/>
              <w:numPr>
                <w:ilvl w:val="0"/>
                <w:numId w:val="49"/>
              </w:numPr>
              <w:spacing w:before="60" w:after="60" w:line="270" w:lineRule="atLeast"/>
              <w:ind w:left="227" w:hanging="227"/>
              <w:rPr>
                <w:snapToGrid w:val="0"/>
                <w:sz w:val="20"/>
                <w:szCs w:val="20"/>
                <w:u w:val="single"/>
              </w:rPr>
            </w:pPr>
            <w:proofErr w:type="spellStart"/>
            <w:r w:rsidRPr="00DD6F84">
              <w:rPr>
                <w:snapToGrid w:val="0"/>
                <w:sz w:val="20"/>
                <w:szCs w:val="20"/>
                <w:u w:val="single"/>
              </w:rPr>
              <w:t>관리형토지신탁계약의</w:t>
            </w:r>
            <w:proofErr w:type="spellEnd"/>
            <w:r w:rsidRPr="00DD6F84">
              <w:rPr>
                <w:snapToGrid w:val="0"/>
                <w:sz w:val="20"/>
                <w:szCs w:val="20"/>
                <w:u w:val="single"/>
              </w:rPr>
              <w:t xml:space="preserve"> </w:t>
            </w:r>
            <w:r w:rsidRPr="00DD6F84">
              <w:rPr>
                <w:snapToGrid w:val="0"/>
                <w:sz w:val="20"/>
                <w:szCs w:val="20"/>
                <w:u w:val="single"/>
              </w:rPr>
              <w:t>체결</w:t>
            </w:r>
            <w:r w:rsidRPr="00DD6F84">
              <w:rPr>
                <w:snapToGrid w:val="0"/>
                <w:sz w:val="20"/>
                <w:szCs w:val="20"/>
                <w:u w:val="single"/>
              </w:rPr>
              <w:t xml:space="preserve"> </w:t>
            </w:r>
            <w:r w:rsidRPr="00DD6F84">
              <w:rPr>
                <w:snapToGrid w:val="0"/>
                <w:sz w:val="20"/>
                <w:szCs w:val="20"/>
                <w:u w:val="single"/>
              </w:rPr>
              <w:t>및</w:t>
            </w:r>
            <w:r w:rsidRPr="00DD6F84">
              <w:rPr>
                <w:snapToGrid w:val="0"/>
                <w:sz w:val="20"/>
                <w:szCs w:val="20"/>
                <w:u w:val="single"/>
              </w:rPr>
              <w:t xml:space="preserve"> </w:t>
            </w:r>
            <w:r w:rsidRPr="00DD6F84">
              <w:rPr>
                <w:snapToGrid w:val="0"/>
                <w:sz w:val="20"/>
                <w:szCs w:val="20"/>
                <w:u w:val="single"/>
              </w:rPr>
              <w:t>준공</w:t>
            </w:r>
            <w:r w:rsidRPr="00DD6F84">
              <w:rPr>
                <w:snapToGrid w:val="0"/>
                <w:sz w:val="20"/>
                <w:szCs w:val="20"/>
                <w:u w:val="single"/>
              </w:rPr>
              <w:t xml:space="preserve"> </w:t>
            </w:r>
            <w:r w:rsidRPr="00DD6F84">
              <w:rPr>
                <w:snapToGrid w:val="0"/>
                <w:sz w:val="20"/>
                <w:szCs w:val="20"/>
                <w:u w:val="single"/>
              </w:rPr>
              <w:t>후</w:t>
            </w:r>
            <w:r w:rsidRPr="00DD6F84">
              <w:rPr>
                <w:snapToGrid w:val="0"/>
                <w:sz w:val="20"/>
                <w:szCs w:val="20"/>
                <w:u w:val="single"/>
              </w:rPr>
              <w:t xml:space="preserve"> </w:t>
            </w:r>
            <w:r w:rsidRPr="00DD6F84">
              <w:rPr>
                <w:snapToGrid w:val="0"/>
                <w:sz w:val="20"/>
                <w:szCs w:val="20"/>
                <w:u w:val="single"/>
              </w:rPr>
              <w:t>신탁</w:t>
            </w:r>
            <w:r w:rsidRPr="00DD6F84">
              <w:rPr>
                <w:snapToGrid w:val="0"/>
                <w:sz w:val="20"/>
                <w:szCs w:val="20"/>
                <w:u w:val="single"/>
              </w:rPr>
              <w:t>(</w:t>
            </w:r>
            <w:r w:rsidRPr="00DD6F84">
              <w:rPr>
                <w:snapToGrid w:val="0"/>
                <w:sz w:val="20"/>
                <w:szCs w:val="20"/>
                <w:u w:val="single"/>
              </w:rPr>
              <w:t>제</w:t>
            </w:r>
            <w:r w:rsidRPr="00DD6F84">
              <w:rPr>
                <w:snapToGrid w:val="0"/>
                <w:sz w:val="20"/>
                <w:szCs w:val="20"/>
                <w:u w:val="single"/>
              </w:rPr>
              <w:t>9</w:t>
            </w:r>
            <w:r w:rsidRPr="00DD6F84">
              <w:rPr>
                <w:snapToGrid w:val="0"/>
                <w:sz w:val="20"/>
                <w:szCs w:val="20"/>
                <w:u w:val="single"/>
              </w:rPr>
              <w:t>조</w:t>
            </w:r>
            <w:r w:rsidRPr="00DD6F84">
              <w:rPr>
                <w:snapToGrid w:val="0"/>
                <w:sz w:val="20"/>
                <w:szCs w:val="20"/>
                <w:u w:val="single"/>
              </w:rPr>
              <w:t xml:space="preserve"> </w:t>
            </w:r>
            <w:r w:rsidRPr="00DD6F84">
              <w:rPr>
                <w:snapToGrid w:val="0"/>
                <w:sz w:val="20"/>
                <w:szCs w:val="20"/>
                <w:u w:val="single"/>
              </w:rPr>
              <w:t>제</w:t>
            </w:r>
            <w:r w:rsidRPr="00DD6F84">
              <w:rPr>
                <w:snapToGrid w:val="0"/>
                <w:sz w:val="20"/>
                <w:szCs w:val="20"/>
                <w:u w:val="single"/>
              </w:rPr>
              <w:t>1</w:t>
            </w:r>
            <w:r w:rsidRPr="00DD6F84">
              <w:rPr>
                <w:snapToGrid w:val="0"/>
                <w:sz w:val="20"/>
                <w:szCs w:val="20"/>
                <w:u w:val="single"/>
              </w:rPr>
              <w:t>항</w:t>
            </w:r>
            <w:r w:rsidRPr="00DD6F84">
              <w:rPr>
                <w:snapToGrid w:val="0"/>
                <w:sz w:val="20"/>
                <w:szCs w:val="20"/>
                <w:u w:val="single"/>
              </w:rPr>
              <w:t>)</w:t>
            </w:r>
          </w:p>
          <w:p w14:paraId="1987800F"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차주는</w:t>
            </w:r>
            <w:r w:rsidRPr="00DD6F84">
              <w:rPr>
                <w:b w:val="0"/>
                <w:snapToGrid w:val="0"/>
                <w:sz w:val="20"/>
                <w:szCs w:val="20"/>
              </w:rPr>
              <w:t xml:space="preserve"> </w:t>
            </w:r>
            <w:r w:rsidRPr="00DD6F84">
              <w:rPr>
                <w:b w:val="0"/>
                <w:snapToGrid w:val="0"/>
                <w:sz w:val="20"/>
                <w:szCs w:val="20"/>
              </w:rPr>
              <w:t>본건</w:t>
            </w:r>
            <w:r w:rsidRPr="00DD6F84">
              <w:rPr>
                <w:b w:val="0"/>
                <w:snapToGrid w:val="0"/>
                <w:sz w:val="20"/>
                <w:szCs w:val="20"/>
              </w:rPr>
              <w:t xml:space="preserve"> </w:t>
            </w:r>
            <w:r w:rsidRPr="00DD6F84">
              <w:rPr>
                <w:b w:val="0"/>
                <w:snapToGrid w:val="0"/>
                <w:sz w:val="20"/>
                <w:szCs w:val="20"/>
              </w:rPr>
              <w:t>사업부지</w:t>
            </w:r>
            <w:r w:rsidRPr="00DD6F84">
              <w:rPr>
                <w:b w:val="0"/>
                <w:snapToGrid w:val="0"/>
                <w:sz w:val="20"/>
                <w:szCs w:val="20"/>
              </w:rPr>
              <w:t xml:space="preserve"> </w:t>
            </w:r>
            <w:r w:rsidRPr="00DD6F84">
              <w:rPr>
                <w:b w:val="0"/>
                <w:snapToGrid w:val="0"/>
                <w:sz w:val="20"/>
                <w:szCs w:val="20"/>
              </w:rPr>
              <w:t>및</w:t>
            </w:r>
            <w:r w:rsidRPr="00DD6F84">
              <w:rPr>
                <w:b w:val="0"/>
                <w:snapToGrid w:val="0"/>
                <w:sz w:val="20"/>
                <w:szCs w:val="20"/>
              </w:rPr>
              <w:t xml:space="preserve"> </w:t>
            </w:r>
            <w:r w:rsidRPr="00DD6F84">
              <w:rPr>
                <w:b w:val="0"/>
                <w:snapToGrid w:val="0"/>
                <w:sz w:val="20"/>
                <w:szCs w:val="20"/>
              </w:rPr>
              <w:t>본건</w:t>
            </w:r>
            <w:r w:rsidRPr="00DD6F84">
              <w:rPr>
                <w:b w:val="0"/>
                <w:snapToGrid w:val="0"/>
                <w:sz w:val="20"/>
                <w:szCs w:val="20"/>
              </w:rPr>
              <w:t xml:space="preserve"> </w:t>
            </w:r>
            <w:r w:rsidRPr="00DD6F84">
              <w:rPr>
                <w:b w:val="0"/>
                <w:snapToGrid w:val="0"/>
                <w:sz w:val="20"/>
                <w:szCs w:val="20"/>
              </w:rPr>
              <w:t>건물을</w:t>
            </w:r>
            <w:r w:rsidRPr="00DD6F84">
              <w:rPr>
                <w:b w:val="0"/>
                <w:snapToGrid w:val="0"/>
                <w:sz w:val="20"/>
                <w:szCs w:val="20"/>
              </w:rPr>
              <w:t xml:space="preserve"> </w:t>
            </w:r>
            <w:r w:rsidRPr="00DD6F84">
              <w:rPr>
                <w:b w:val="0"/>
                <w:snapToGrid w:val="0"/>
                <w:sz w:val="20"/>
                <w:szCs w:val="20"/>
              </w:rPr>
              <w:t>신탁재산으로</w:t>
            </w:r>
            <w:r w:rsidRPr="00DD6F84">
              <w:rPr>
                <w:b w:val="0"/>
                <w:snapToGrid w:val="0"/>
                <w:sz w:val="20"/>
                <w:szCs w:val="20"/>
              </w:rPr>
              <w:t xml:space="preserve"> </w:t>
            </w:r>
            <w:r w:rsidRPr="00DD6F84">
              <w:rPr>
                <w:b w:val="0"/>
                <w:snapToGrid w:val="0"/>
                <w:sz w:val="20"/>
                <w:szCs w:val="20"/>
              </w:rPr>
              <w:t>하여</w:t>
            </w:r>
            <w:r w:rsidRPr="00DD6F84">
              <w:rPr>
                <w:b w:val="0"/>
                <w:snapToGrid w:val="0"/>
                <w:sz w:val="20"/>
                <w:szCs w:val="20"/>
              </w:rPr>
              <w:t xml:space="preserve"> </w:t>
            </w:r>
            <w:r w:rsidRPr="00DD6F84">
              <w:rPr>
                <w:b w:val="0"/>
                <w:snapToGrid w:val="0"/>
                <w:sz w:val="20"/>
                <w:szCs w:val="20"/>
              </w:rPr>
              <w:t>신탁회사와</w:t>
            </w:r>
            <w:r w:rsidRPr="00DD6F84">
              <w:rPr>
                <w:b w:val="0"/>
                <w:snapToGrid w:val="0"/>
                <w:sz w:val="20"/>
                <w:szCs w:val="20"/>
              </w:rPr>
              <w:t xml:space="preserve"> </w:t>
            </w:r>
            <w:proofErr w:type="spellStart"/>
            <w:r w:rsidRPr="00DD6F84">
              <w:rPr>
                <w:b w:val="0"/>
                <w:snapToGrid w:val="0"/>
                <w:sz w:val="20"/>
                <w:szCs w:val="20"/>
              </w:rPr>
              <w:t>관리형토지신탁계약</w:t>
            </w:r>
            <w:proofErr w:type="spellEnd"/>
            <w:r w:rsidRPr="00DD6F84">
              <w:rPr>
                <w:rStyle w:val="ac"/>
                <w:b w:val="0"/>
                <w:snapToGrid w:val="0"/>
                <w:sz w:val="20"/>
                <w:szCs w:val="20"/>
              </w:rPr>
              <w:footnoteReference w:id="11"/>
            </w:r>
            <w:r w:rsidRPr="00DD6F84">
              <w:rPr>
                <w:b w:val="0"/>
                <w:snapToGrid w:val="0"/>
                <w:sz w:val="20"/>
                <w:szCs w:val="20"/>
              </w:rPr>
              <w:t xml:space="preserve"> </w:t>
            </w:r>
            <w:r w:rsidRPr="00DD6F84">
              <w:rPr>
                <w:b w:val="0"/>
                <w:snapToGrid w:val="0"/>
                <w:sz w:val="20"/>
                <w:szCs w:val="20"/>
              </w:rPr>
              <w:t>체결하고</w:t>
            </w:r>
            <w:r w:rsidRPr="00DD6F84">
              <w:rPr>
                <w:b w:val="0"/>
                <w:snapToGrid w:val="0"/>
                <w:sz w:val="20"/>
                <w:szCs w:val="20"/>
              </w:rPr>
              <w:t xml:space="preserve">, </w:t>
            </w:r>
            <w:r w:rsidRPr="00DD6F84">
              <w:rPr>
                <w:b w:val="0"/>
                <w:snapToGrid w:val="0"/>
                <w:sz w:val="20"/>
                <w:szCs w:val="20"/>
              </w:rPr>
              <w:t>신탁회사로</w:t>
            </w:r>
            <w:r w:rsidRPr="00DD6F84">
              <w:rPr>
                <w:b w:val="0"/>
                <w:snapToGrid w:val="0"/>
                <w:sz w:val="20"/>
                <w:szCs w:val="20"/>
              </w:rPr>
              <w:t xml:space="preserve"> </w:t>
            </w:r>
            <w:r w:rsidRPr="00DD6F84">
              <w:rPr>
                <w:b w:val="0"/>
                <w:snapToGrid w:val="0"/>
                <w:sz w:val="20"/>
                <w:szCs w:val="20"/>
              </w:rPr>
              <w:t>하여금</w:t>
            </w:r>
            <w:r w:rsidRPr="00DD6F84">
              <w:rPr>
                <w:b w:val="0"/>
                <w:snapToGrid w:val="0"/>
                <w:sz w:val="20"/>
                <w:szCs w:val="20"/>
              </w:rPr>
              <w:t xml:space="preserve"> </w:t>
            </w:r>
            <w:proofErr w:type="spellStart"/>
            <w:r w:rsidRPr="00DD6F84">
              <w:rPr>
                <w:b w:val="0"/>
                <w:snapToGrid w:val="0"/>
                <w:sz w:val="20"/>
                <w:szCs w:val="20"/>
              </w:rPr>
              <w:t>i</w:t>
            </w:r>
            <w:proofErr w:type="spellEnd"/>
            <w:r w:rsidRPr="00DD6F84">
              <w:rPr>
                <w:b w:val="0"/>
                <w:snapToGrid w:val="0"/>
                <w:sz w:val="20"/>
                <w:szCs w:val="20"/>
              </w:rPr>
              <w:t xml:space="preserve">) </w:t>
            </w:r>
            <w:r w:rsidRPr="00906324">
              <w:rPr>
                <w:b w:val="0"/>
                <w:snapToGrid w:val="0"/>
                <w:sz w:val="20"/>
                <w:szCs w:val="20"/>
                <w:u w:val="single"/>
              </w:rPr>
              <w:t>제</w:t>
            </w:r>
            <w:r w:rsidRPr="00906324">
              <w:rPr>
                <w:b w:val="0"/>
                <w:snapToGrid w:val="0"/>
                <w:sz w:val="20"/>
                <w:szCs w:val="20"/>
                <w:u w:val="single"/>
              </w:rPr>
              <w:t>1</w:t>
            </w:r>
            <w:r w:rsidRPr="00906324">
              <w:rPr>
                <w:b w:val="0"/>
                <w:snapToGrid w:val="0"/>
                <w:sz w:val="20"/>
                <w:szCs w:val="20"/>
                <w:u w:val="single"/>
              </w:rPr>
              <w:t>순위</w:t>
            </w:r>
            <w:r w:rsidRPr="00906324">
              <w:rPr>
                <w:b w:val="0"/>
                <w:snapToGrid w:val="0"/>
                <w:sz w:val="20"/>
                <w:szCs w:val="20"/>
                <w:u w:val="single"/>
              </w:rPr>
              <w:t xml:space="preserve"> </w:t>
            </w:r>
            <w:proofErr w:type="spellStart"/>
            <w:r w:rsidRPr="00906324">
              <w:rPr>
                <w:b w:val="0"/>
                <w:snapToGrid w:val="0"/>
                <w:sz w:val="20"/>
                <w:szCs w:val="20"/>
                <w:u w:val="single"/>
              </w:rPr>
              <w:t>우선수익권증서</w:t>
            </w:r>
            <w:proofErr w:type="spellEnd"/>
            <w:r w:rsidRPr="00906324">
              <w:rPr>
                <w:b w:val="0"/>
                <w:snapToGrid w:val="0"/>
                <w:sz w:val="20"/>
                <w:szCs w:val="20"/>
                <w:u w:val="single"/>
              </w:rPr>
              <w:t>(</w:t>
            </w:r>
            <w:r w:rsidRPr="00906324">
              <w:rPr>
                <w:b w:val="0"/>
                <w:snapToGrid w:val="0"/>
                <w:sz w:val="20"/>
                <w:szCs w:val="20"/>
                <w:u w:val="single"/>
              </w:rPr>
              <w:t>우선수익금액</w:t>
            </w:r>
            <w:r w:rsidRPr="00906324">
              <w:rPr>
                <w:b w:val="0"/>
                <w:snapToGrid w:val="0"/>
                <w:sz w:val="20"/>
                <w:szCs w:val="20"/>
                <w:u w:val="single"/>
              </w:rPr>
              <w:t xml:space="preserve">: </w:t>
            </w:r>
            <w:r w:rsidRPr="00906324">
              <w:rPr>
                <w:b w:val="0"/>
                <w:snapToGrid w:val="0"/>
                <w:sz w:val="20"/>
                <w:szCs w:val="20"/>
                <w:u w:val="single"/>
              </w:rPr>
              <w:t>대여약정금액의</w:t>
            </w:r>
            <w:r w:rsidRPr="00906324">
              <w:rPr>
                <w:b w:val="0"/>
                <w:snapToGrid w:val="0"/>
                <w:sz w:val="20"/>
                <w:szCs w:val="20"/>
                <w:u w:val="single"/>
              </w:rPr>
              <w:t xml:space="preserve"> 130% </w:t>
            </w:r>
            <w:r w:rsidRPr="00906324">
              <w:rPr>
                <w:b w:val="0"/>
                <w:snapToGrid w:val="0"/>
                <w:sz w:val="20"/>
                <w:szCs w:val="20"/>
                <w:u w:val="single"/>
              </w:rPr>
              <w:t>또는</w:t>
            </w:r>
            <w:r w:rsidRPr="00906324">
              <w:rPr>
                <w:b w:val="0"/>
                <w:snapToGrid w:val="0"/>
                <w:sz w:val="20"/>
                <w:szCs w:val="20"/>
                <w:u w:val="single"/>
              </w:rPr>
              <w:t xml:space="preserve"> 590</w:t>
            </w:r>
            <w:r w:rsidRPr="00906324">
              <w:rPr>
                <w:b w:val="0"/>
                <w:snapToGrid w:val="0"/>
                <w:sz w:val="20"/>
                <w:szCs w:val="20"/>
                <w:u w:val="single"/>
              </w:rPr>
              <w:t>억원</w:t>
            </w:r>
            <w:r w:rsidRPr="00906324">
              <w:rPr>
                <w:b w:val="0"/>
                <w:snapToGrid w:val="0"/>
                <w:sz w:val="20"/>
                <w:szCs w:val="20"/>
                <w:u w:val="single"/>
              </w:rPr>
              <w:t>)</w:t>
            </w:r>
            <w:r w:rsidRPr="00906324">
              <w:rPr>
                <w:b w:val="0"/>
                <w:snapToGrid w:val="0"/>
                <w:sz w:val="20"/>
                <w:szCs w:val="20"/>
                <w:u w:val="single"/>
              </w:rPr>
              <w:t>를</w:t>
            </w:r>
            <w:r w:rsidRPr="00906324">
              <w:rPr>
                <w:b w:val="0"/>
                <w:snapToGrid w:val="0"/>
                <w:sz w:val="20"/>
                <w:szCs w:val="20"/>
                <w:u w:val="single"/>
              </w:rPr>
              <w:t xml:space="preserve"> </w:t>
            </w:r>
            <w:r w:rsidRPr="00906324">
              <w:rPr>
                <w:b w:val="0"/>
                <w:snapToGrid w:val="0"/>
                <w:sz w:val="20"/>
                <w:szCs w:val="20"/>
                <w:u w:val="single"/>
              </w:rPr>
              <w:t>대상회사에게</w:t>
            </w:r>
            <w:r w:rsidRPr="00DD6F84">
              <w:rPr>
                <w:b w:val="0"/>
                <w:snapToGrid w:val="0"/>
                <w:sz w:val="20"/>
                <w:szCs w:val="20"/>
              </w:rPr>
              <w:t xml:space="preserve">, ii) </w:t>
            </w:r>
            <w:proofErr w:type="spellStart"/>
            <w:r w:rsidRPr="00DD6F84">
              <w:rPr>
                <w:b w:val="0"/>
                <w:snapToGrid w:val="0"/>
                <w:sz w:val="20"/>
                <w:szCs w:val="20"/>
              </w:rPr>
              <w:t>관리형토지신탁계약에</w:t>
            </w:r>
            <w:proofErr w:type="spellEnd"/>
            <w:r w:rsidRPr="00DD6F84">
              <w:rPr>
                <w:b w:val="0"/>
                <w:snapToGrid w:val="0"/>
                <w:sz w:val="20"/>
                <w:szCs w:val="20"/>
              </w:rPr>
              <w:t xml:space="preserve"> </w:t>
            </w:r>
            <w:r w:rsidRPr="00DD6F84">
              <w:rPr>
                <w:b w:val="0"/>
                <w:snapToGrid w:val="0"/>
                <w:sz w:val="20"/>
                <w:szCs w:val="20"/>
              </w:rPr>
              <w:t>따른</w:t>
            </w:r>
            <w:r w:rsidRPr="00DD6F84">
              <w:rPr>
                <w:b w:val="0"/>
                <w:snapToGrid w:val="0"/>
                <w:sz w:val="20"/>
                <w:szCs w:val="20"/>
              </w:rPr>
              <w:t xml:space="preserve"> </w:t>
            </w:r>
            <w:r w:rsidRPr="00DD6F84">
              <w:rPr>
                <w:b w:val="0"/>
                <w:snapToGrid w:val="0"/>
                <w:sz w:val="20"/>
                <w:szCs w:val="20"/>
              </w:rPr>
              <w:t>공동</w:t>
            </w:r>
            <w:r w:rsidRPr="00DD6F84">
              <w:rPr>
                <w:b w:val="0"/>
                <w:snapToGrid w:val="0"/>
                <w:sz w:val="20"/>
                <w:szCs w:val="20"/>
              </w:rPr>
              <w:t xml:space="preserve"> </w:t>
            </w:r>
            <w:r w:rsidRPr="00DD6F84">
              <w:rPr>
                <w:b w:val="0"/>
                <w:snapToGrid w:val="0"/>
                <w:sz w:val="20"/>
                <w:szCs w:val="20"/>
              </w:rPr>
              <w:t>수익권증서를</w:t>
            </w:r>
            <w:r w:rsidRPr="00DD6F84">
              <w:rPr>
                <w:b w:val="0"/>
                <w:snapToGrid w:val="0"/>
                <w:sz w:val="20"/>
                <w:szCs w:val="20"/>
              </w:rPr>
              <w:t xml:space="preserve"> </w:t>
            </w:r>
            <w:r w:rsidRPr="00DD6F84">
              <w:rPr>
                <w:b w:val="0"/>
                <w:snapToGrid w:val="0"/>
                <w:sz w:val="20"/>
                <w:szCs w:val="20"/>
              </w:rPr>
              <w:t>대상회사에게</w:t>
            </w:r>
            <w:r w:rsidRPr="00DD6F84">
              <w:rPr>
                <w:b w:val="0"/>
                <w:snapToGrid w:val="0"/>
                <w:sz w:val="20"/>
                <w:szCs w:val="20"/>
              </w:rPr>
              <w:t xml:space="preserve"> </w:t>
            </w:r>
            <w:r w:rsidRPr="00DD6F84">
              <w:rPr>
                <w:b w:val="0"/>
                <w:snapToGrid w:val="0"/>
                <w:sz w:val="20"/>
                <w:szCs w:val="20"/>
              </w:rPr>
              <w:t>교부해야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w:t>
            </w:r>
          </w:p>
          <w:p w14:paraId="40E00C8F" w14:textId="77777777" w:rsidR="00026A7E" w:rsidRPr="00DD6F84" w:rsidRDefault="00026A7E" w:rsidP="0091358C">
            <w:pPr>
              <w:pStyle w:val="21"/>
              <w:numPr>
                <w:ilvl w:val="0"/>
                <w:numId w:val="49"/>
              </w:numPr>
              <w:spacing w:before="60" w:after="60" w:line="270" w:lineRule="atLeast"/>
              <w:ind w:left="227" w:hanging="227"/>
              <w:rPr>
                <w:snapToGrid w:val="0"/>
                <w:sz w:val="20"/>
                <w:szCs w:val="20"/>
                <w:u w:val="single"/>
              </w:rPr>
            </w:pPr>
            <w:r w:rsidRPr="00DD6F84">
              <w:rPr>
                <w:snapToGrid w:val="0"/>
                <w:sz w:val="20"/>
                <w:szCs w:val="20"/>
                <w:u w:val="single"/>
              </w:rPr>
              <w:lastRenderedPageBreak/>
              <w:t>차주</w:t>
            </w:r>
            <w:r w:rsidRPr="00DD6F84">
              <w:rPr>
                <w:snapToGrid w:val="0"/>
                <w:sz w:val="20"/>
                <w:szCs w:val="20"/>
                <w:u w:val="single"/>
              </w:rPr>
              <w:t xml:space="preserve"> </w:t>
            </w:r>
            <w:r w:rsidRPr="00DD6F84">
              <w:rPr>
                <w:snapToGrid w:val="0"/>
                <w:sz w:val="20"/>
                <w:szCs w:val="20"/>
                <w:u w:val="single"/>
              </w:rPr>
              <w:t>발행</w:t>
            </w:r>
            <w:r w:rsidRPr="00DD6F84">
              <w:rPr>
                <w:snapToGrid w:val="0"/>
                <w:sz w:val="20"/>
                <w:szCs w:val="20"/>
                <w:u w:val="single"/>
              </w:rPr>
              <w:t xml:space="preserve"> </w:t>
            </w:r>
            <w:r w:rsidRPr="00DD6F84">
              <w:rPr>
                <w:snapToGrid w:val="0"/>
                <w:sz w:val="20"/>
                <w:szCs w:val="20"/>
                <w:u w:val="single"/>
              </w:rPr>
              <w:t>주식에</w:t>
            </w:r>
            <w:r w:rsidRPr="00DD6F84">
              <w:rPr>
                <w:snapToGrid w:val="0"/>
                <w:sz w:val="20"/>
                <w:szCs w:val="20"/>
                <w:u w:val="single"/>
              </w:rPr>
              <w:t xml:space="preserve"> </w:t>
            </w:r>
            <w:r w:rsidRPr="00DD6F84">
              <w:rPr>
                <w:snapToGrid w:val="0"/>
                <w:sz w:val="20"/>
                <w:szCs w:val="20"/>
                <w:u w:val="single"/>
              </w:rPr>
              <w:t>대한</w:t>
            </w:r>
            <w:r w:rsidRPr="00DD6F84">
              <w:rPr>
                <w:snapToGrid w:val="0"/>
                <w:sz w:val="20"/>
                <w:szCs w:val="20"/>
                <w:u w:val="single"/>
              </w:rPr>
              <w:t xml:space="preserve"> </w:t>
            </w:r>
            <w:proofErr w:type="spellStart"/>
            <w:r w:rsidRPr="00DD6F84">
              <w:rPr>
                <w:snapToGrid w:val="0"/>
                <w:sz w:val="20"/>
                <w:szCs w:val="20"/>
                <w:u w:val="single"/>
              </w:rPr>
              <w:t>근질권</w:t>
            </w:r>
            <w:proofErr w:type="spellEnd"/>
            <w:r w:rsidRPr="00DD6F84">
              <w:rPr>
                <w:snapToGrid w:val="0"/>
                <w:sz w:val="20"/>
                <w:szCs w:val="20"/>
                <w:u w:val="single"/>
              </w:rPr>
              <w:t xml:space="preserve"> </w:t>
            </w:r>
            <w:r w:rsidRPr="00DD6F84">
              <w:rPr>
                <w:snapToGrid w:val="0"/>
                <w:sz w:val="20"/>
                <w:szCs w:val="20"/>
                <w:u w:val="single"/>
              </w:rPr>
              <w:t>설정</w:t>
            </w:r>
            <w:r w:rsidRPr="00DD6F84">
              <w:rPr>
                <w:snapToGrid w:val="0"/>
                <w:sz w:val="20"/>
                <w:szCs w:val="20"/>
                <w:u w:val="single"/>
              </w:rPr>
              <w:t>(</w:t>
            </w:r>
            <w:r w:rsidRPr="00DD6F84">
              <w:rPr>
                <w:snapToGrid w:val="0"/>
                <w:sz w:val="20"/>
                <w:szCs w:val="20"/>
                <w:u w:val="single"/>
              </w:rPr>
              <w:t>제</w:t>
            </w:r>
            <w:r w:rsidRPr="00DD6F84">
              <w:rPr>
                <w:snapToGrid w:val="0"/>
                <w:sz w:val="20"/>
                <w:szCs w:val="20"/>
                <w:u w:val="single"/>
              </w:rPr>
              <w:t>9</w:t>
            </w:r>
            <w:r w:rsidRPr="00DD6F84">
              <w:rPr>
                <w:snapToGrid w:val="0"/>
                <w:sz w:val="20"/>
                <w:szCs w:val="20"/>
                <w:u w:val="single"/>
              </w:rPr>
              <w:t>조</w:t>
            </w:r>
            <w:r w:rsidRPr="00DD6F84">
              <w:rPr>
                <w:snapToGrid w:val="0"/>
                <w:sz w:val="20"/>
                <w:szCs w:val="20"/>
                <w:u w:val="single"/>
              </w:rPr>
              <w:t xml:space="preserve"> </w:t>
            </w:r>
            <w:r w:rsidRPr="00DD6F84">
              <w:rPr>
                <w:snapToGrid w:val="0"/>
                <w:sz w:val="20"/>
                <w:szCs w:val="20"/>
                <w:u w:val="single"/>
              </w:rPr>
              <w:t>제</w:t>
            </w:r>
            <w:r w:rsidRPr="00DD6F84">
              <w:rPr>
                <w:snapToGrid w:val="0"/>
                <w:sz w:val="20"/>
                <w:szCs w:val="20"/>
                <w:u w:val="single"/>
              </w:rPr>
              <w:t>2</w:t>
            </w:r>
            <w:r w:rsidRPr="00DD6F84">
              <w:rPr>
                <w:snapToGrid w:val="0"/>
                <w:sz w:val="20"/>
                <w:szCs w:val="20"/>
                <w:u w:val="single"/>
              </w:rPr>
              <w:t>항</w:t>
            </w:r>
            <w:r w:rsidRPr="00DD6F84">
              <w:rPr>
                <w:snapToGrid w:val="0"/>
                <w:sz w:val="20"/>
                <w:szCs w:val="20"/>
                <w:u w:val="single"/>
              </w:rPr>
              <w:t>)</w:t>
            </w:r>
          </w:p>
          <w:p w14:paraId="6E4E8ECE"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차주의</w:t>
            </w:r>
            <w:r w:rsidRPr="00DD6F84">
              <w:rPr>
                <w:b w:val="0"/>
                <w:snapToGrid w:val="0"/>
                <w:sz w:val="20"/>
                <w:szCs w:val="20"/>
              </w:rPr>
              <w:t xml:space="preserve"> </w:t>
            </w:r>
            <w:r w:rsidRPr="00DD6F84">
              <w:rPr>
                <w:b w:val="0"/>
                <w:snapToGrid w:val="0"/>
                <w:sz w:val="20"/>
                <w:szCs w:val="20"/>
              </w:rPr>
              <w:t>주주</w:t>
            </w:r>
            <w:r w:rsidRPr="00DD6F84">
              <w:rPr>
                <w:b w:val="0"/>
                <w:snapToGrid w:val="0"/>
                <w:sz w:val="20"/>
                <w:szCs w:val="20"/>
              </w:rPr>
              <w:t xml:space="preserve"> </w:t>
            </w:r>
            <w:r w:rsidRPr="00DD6F84">
              <w:rPr>
                <w:b w:val="0"/>
                <w:snapToGrid w:val="0"/>
                <w:sz w:val="20"/>
                <w:szCs w:val="20"/>
              </w:rPr>
              <w:t>전원으로</w:t>
            </w:r>
            <w:r w:rsidRPr="00DD6F84">
              <w:rPr>
                <w:b w:val="0"/>
                <w:snapToGrid w:val="0"/>
                <w:sz w:val="20"/>
                <w:szCs w:val="20"/>
              </w:rPr>
              <w:t xml:space="preserve"> </w:t>
            </w:r>
            <w:r w:rsidRPr="00DD6F84">
              <w:rPr>
                <w:b w:val="0"/>
                <w:snapToGrid w:val="0"/>
                <w:sz w:val="20"/>
                <w:szCs w:val="20"/>
              </w:rPr>
              <w:t>하여금</w:t>
            </w:r>
            <w:r w:rsidRPr="00DD6F84">
              <w:rPr>
                <w:b w:val="0"/>
                <w:snapToGrid w:val="0"/>
                <w:sz w:val="20"/>
                <w:szCs w:val="20"/>
              </w:rPr>
              <w:t xml:space="preserve"> </w:t>
            </w:r>
            <w:r w:rsidRPr="00DD6F84">
              <w:rPr>
                <w:b w:val="0"/>
                <w:snapToGrid w:val="0"/>
                <w:sz w:val="20"/>
                <w:szCs w:val="20"/>
              </w:rPr>
              <w:t>그</w:t>
            </w:r>
            <w:r w:rsidRPr="00DD6F84">
              <w:rPr>
                <w:b w:val="0"/>
                <w:snapToGrid w:val="0"/>
                <w:sz w:val="20"/>
                <w:szCs w:val="20"/>
              </w:rPr>
              <w:t xml:space="preserve"> </w:t>
            </w:r>
            <w:r w:rsidRPr="00DD6F84">
              <w:rPr>
                <w:b w:val="0"/>
                <w:snapToGrid w:val="0"/>
                <w:sz w:val="20"/>
                <w:szCs w:val="20"/>
              </w:rPr>
              <w:t>보유</w:t>
            </w:r>
            <w:r w:rsidRPr="00DD6F84">
              <w:rPr>
                <w:b w:val="0"/>
                <w:snapToGrid w:val="0"/>
                <w:sz w:val="20"/>
                <w:szCs w:val="20"/>
              </w:rPr>
              <w:t xml:space="preserve"> </w:t>
            </w:r>
            <w:r w:rsidRPr="00DD6F84">
              <w:rPr>
                <w:b w:val="0"/>
                <w:snapToGrid w:val="0"/>
                <w:sz w:val="20"/>
                <w:szCs w:val="20"/>
              </w:rPr>
              <w:t>모든</w:t>
            </w:r>
            <w:r w:rsidRPr="00DD6F84">
              <w:rPr>
                <w:b w:val="0"/>
                <w:snapToGrid w:val="0"/>
                <w:sz w:val="20"/>
                <w:szCs w:val="20"/>
              </w:rPr>
              <w:t xml:space="preserve"> </w:t>
            </w:r>
            <w:r w:rsidRPr="00DD6F84">
              <w:rPr>
                <w:b w:val="0"/>
                <w:snapToGrid w:val="0"/>
                <w:sz w:val="20"/>
                <w:szCs w:val="20"/>
              </w:rPr>
              <w:t>주식에</w:t>
            </w:r>
            <w:r w:rsidRPr="00DD6F84">
              <w:rPr>
                <w:b w:val="0"/>
                <w:snapToGrid w:val="0"/>
                <w:sz w:val="20"/>
                <w:szCs w:val="20"/>
              </w:rPr>
              <w:t xml:space="preserve"> </w:t>
            </w:r>
            <w:r w:rsidRPr="00DD6F84">
              <w:rPr>
                <w:b w:val="0"/>
                <w:snapToGrid w:val="0"/>
                <w:sz w:val="20"/>
                <w:szCs w:val="20"/>
              </w:rPr>
              <w:t>대해</w:t>
            </w:r>
            <w:r w:rsidRPr="00DD6F84">
              <w:rPr>
                <w:b w:val="0"/>
                <w:snapToGrid w:val="0"/>
                <w:sz w:val="20"/>
                <w:szCs w:val="20"/>
              </w:rPr>
              <w:t xml:space="preserve"> </w:t>
            </w:r>
            <w:r w:rsidRPr="00DD6F84">
              <w:rPr>
                <w:b w:val="0"/>
                <w:snapToGrid w:val="0"/>
                <w:sz w:val="20"/>
                <w:szCs w:val="20"/>
              </w:rPr>
              <w:t>대상회사에게</w:t>
            </w:r>
            <w:r w:rsidRPr="00DD6F84">
              <w:rPr>
                <w:b w:val="0"/>
                <w:snapToGrid w:val="0"/>
                <w:sz w:val="20"/>
                <w:szCs w:val="20"/>
              </w:rPr>
              <w:t xml:space="preserve"> </w:t>
            </w:r>
            <w:r w:rsidRPr="00DD6F84">
              <w:rPr>
                <w:b w:val="0"/>
                <w:snapToGrid w:val="0"/>
                <w:sz w:val="20"/>
                <w:szCs w:val="20"/>
              </w:rPr>
              <w:t>법률상</w:t>
            </w:r>
            <w:r w:rsidRPr="00DD6F84">
              <w:rPr>
                <w:b w:val="0"/>
                <w:snapToGrid w:val="0"/>
                <w:sz w:val="20"/>
                <w:szCs w:val="20"/>
              </w:rPr>
              <w:t xml:space="preserve"> </w:t>
            </w:r>
            <w:r w:rsidRPr="00DD6F84">
              <w:rPr>
                <w:b w:val="0"/>
                <w:snapToGrid w:val="0"/>
                <w:sz w:val="20"/>
                <w:szCs w:val="20"/>
              </w:rPr>
              <w:t>또는</w:t>
            </w:r>
            <w:r w:rsidRPr="00DD6F84">
              <w:rPr>
                <w:b w:val="0"/>
                <w:snapToGrid w:val="0"/>
                <w:sz w:val="20"/>
                <w:szCs w:val="20"/>
              </w:rPr>
              <w:t xml:space="preserve"> </w:t>
            </w:r>
            <w:r w:rsidRPr="00DD6F84">
              <w:rPr>
                <w:b w:val="0"/>
                <w:snapToGrid w:val="0"/>
                <w:sz w:val="20"/>
                <w:szCs w:val="20"/>
              </w:rPr>
              <w:t>계약상</w:t>
            </w:r>
            <w:r w:rsidRPr="00DD6F84">
              <w:rPr>
                <w:b w:val="0"/>
                <w:snapToGrid w:val="0"/>
                <w:sz w:val="20"/>
                <w:szCs w:val="20"/>
              </w:rPr>
              <w:t xml:space="preserve"> </w:t>
            </w:r>
            <w:r w:rsidRPr="00DD6F84">
              <w:rPr>
                <w:b w:val="0"/>
                <w:snapToGrid w:val="0"/>
                <w:sz w:val="20"/>
                <w:szCs w:val="20"/>
              </w:rPr>
              <w:t>제한이</w:t>
            </w:r>
            <w:r w:rsidRPr="00DD6F84">
              <w:rPr>
                <w:b w:val="0"/>
                <w:snapToGrid w:val="0"/>
                <w:sz w:val="20"/>
                <w:szCs w:val="20"/>
              </w:rPr>
              <w:t xml:space="preserve"> </w:t>
            </w:r>
            <w:r w:rsidRPr="00DD6F84">
              <w:rPr>
                <w:b w:val="0"/>
                <w:snapToGrid w:val="0"/>
                <w:sz w:val="20"/>
                <w:szCs w:val="20"/>
              </w:rPr>
              <w:t>없이</w:t>
            </w:r>
            <w:r w:rsidRPr="00DD6F84">
              <w:rPr>
                <w:b w:val="0"/>
                <w:snapToGrid w:val="0"/>
                <w:sz w:val="20"/>
                <w:szCs w:val="20"/>
              </w:rPr>
              <w:t xml:space="preserve"> </w:t>
            </w:r>
            <w:r w:rsidRPr="00DD6F84">
              <w:rPr>
                <w:b w:val="0"/>
                <w:snapToGrid w:val="0"/>
                <w:sz w:val="20"/>
                <w:szCs w:val="20"/>
              </w:rPr>
              <w:t>완전한</w:t>
            </w:r>
            <w:r w:rsidRPr="00DD6F84">
              <w:rPr>
                <w:b w:val="0"/>
                <w:snapToGrid w:val="0"/>
                <w:sz w:val="20"/>
                <w:szCs w:val="20"/>
              </w:rPr>
              <w:t xml:space="preserve"> </w:t>
            </w:r>
            <w:r w:rsidRPr="00DD6F84">
              <w:rPr>
                <w:b w:val="0"/>
                <w:snapToGrid w:val="0"/>
                <w:sz w:val="20"/>
                <w:szCs w:val="20"/>
              </w:rPr>
              <w:t>소유권을</w:t>
            </w:r>
            <w:r w:rsidRPr="00DD6F84">
              <w:rPr>
                <w:b w:val="0"/>
                <w:snapToGrid w:val="0"/>
                <w:sz w:val="20"/>
                <w:szCs w:val="20"/>
              </w:rPr>
              <w:t xml:space="preserve"> </w:t>
            </w:r>
            <w:r w:rsidRPr="00DD6F84">
              <w:rPr>
                <w:b w:val="0"/>
                <w:snapToGrid w:val="0"/>
                <w:sz w:val="20"/>
                <w:szCs w:val="20"/>
              </w:rPr>
              <w:t>양도할</w:t>
            </w:r>
            <w:r w:rsidRPr="00DD6F84">
              <w:rPr>
                <w:b w:val="0"/>
                <w:snapToGrid w:val="0"/>
                <w:sz w:val="20"/>
                <w:szCs w:val="20"/>
              </w:rPr>
              <w:t xml:space="preserve"> </w:t>
            </w:r>
            <w:r w:rsidRPr="00DD6F84">
              <w:rPr>
                <w:b w:val="0"/>
                <w:snapToGrid w:val="0"/>
                <w:sz w:val="20"/>
                <w:szCs w:val="20"/>
              </w:rPr>
              <w:t>수</w:t>
            </w:r>
            <w:r w:rsidRPr="00DD6F84">
              <w:rPr>
                <w:b w:val="0"/>
                <w:snapToGrid w:val="0"/>
                <w:sz w:val="20"/>
                <w:szCs w:val="20"/>
              </w:rPr>
              <w:t xml:space="preserve"> </w:t>
            </w:r>
            <w:r w:rsidRPr="00DD6F84">
              <w:rPr>
                <w:b w:val="0"/>
                <w:snapToGrid w:val="0"/>
                <w:sz w:val="20"/>
                <w:szCs w:val="20"/>
              </w:rPr>
              <w:t>있는</w:t>
            </w:r>
            <w:r w:rsidRPr="00DD6F84">
              <w:rPr>
                <w:b w:val="0"/>
                <w:snapToGrid w:val="0"/>
                <w:sz w:val="20"/>
                <w:szCs w:val="20"/>
              </w:rPr>
              <w:t xml:space="preserve"> </w:t>
            </w:r>
            <w:r w:rsidRPr="00DD6F84">
              <w:rPr>
                <w:b w:val="0"/>
                <w:snapToGrid w:val="0"/>
                <w:sz w:val="20"/>
                <w:szCs w:val="20"/>
              </w:rPr>
              <w:t>상태로</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1</w:t>
            </w:r>
            <w:r w:rsidRPr="00DD6F84">
              <w:rPr>
                <w:b w:val="0"/>
                <w:snapToGrid w:val="0"/>
                <w:sz w:val="20"/>
                <w:szCs w:val="20"/>
              </w:rPr>
              <w:t>순위</w:t>
            </w:r>
            <w:r w:rsidRPr="00DD6F84">
              <w:rPr>
                <w:b w:val="0"/>
                <w:snapToGrid w:val="0"/>
                <w:sz w:val="20"/>
                <w:szCs w:val="20"/>
              </w:rPr>
              <w:t xml:space="preserve"> </w:t>
            </w:r>
            <w:proofErr w:type="spellStart"/>
            <w:r w:rsidRPr="00DD6F84">
              <w:rPr>
                <w:b w:val="0"/>
                <w:snapToGrid w:val="0"/>
                <w:sz w:val="20"/>
                <w:szCs w:val="20"/>
              </w:rPr>
              <w:t>근질권</w:t>
            </w:r>
            <w:proofErr w:type="spellEnd"/>
            <w:r w:rsidRPr="00DD6F84">
              <w:rPr>
                <w:b w:val="0"/>
                <w:snapToGrid w:val="0"/>
                <w:sz w:val="20"/>
                <w:szCs w:val="20"/>
              </w:rPr>
              <w:t>(</w:t>
            </w:r>
            <w:r w:rsidRPr="00DD6F84">
              <w:rPr>
                <w:b w:val="0"/>
                <w:snapToGrid w:val="0"/>
                <w:sz w:val="20"/>
                <w:szCs w:val="20"/>
              </w:rPr>
              <w:t>채권최고액</w:t>
            </w:r>
            <w:r w:rsidRPr="00DD6F84">
              <w:rPr>
                <w:b w:val="0"/>
                <w:snapToGrid w:val="0"/>
                <w:sz w:val="20"/>
                <w:szCs w:val="20"/>
              </w:rPr>
              <w:t xml:space="preserve">: </w:t>
            </w:r>
            <w:r w:rsidRPr="00DD6F84">
              <w:rPr>
                <w:b w:val="0"/>
                <w:snapToGrid w:val="0"/>
                <w:sz w:val="20"/>
                <w:szCs w:val="20"/>
              </w:rPr>
              <w:t>대여약정금</w:t>
            </w:r>
            <w:r w:rsidRPr="00DD6F84">
              <w:rPr>
                <w:b w:val="0"/>
                <w:snapToGrid w:val="0"/>
                <w:sz w:val="20"/>
                <w:szCs w:val="20"/>
              </w:rPr>
              <w:t xml:space="preserve"> 130%)</w:t>
            </w:r>
            <w:r w:rsidRPr="00DD6F84">
              <w:rPr>
                <w:b w:val="0"/>
                <w:snapToGrid w:val="0"/>
                <w:sz w:val="20"/>
                <w:szCs w:val="20"/>
              </w:rPr>
              <w:t>을</w:t>
            </w:r>
            <w:r w:rsidRPr="00DD6F84">
              <w:rPr>
                <w:b w:val="0"/>
                <w:snapToGrid w:val="0"/>
                <w:sz w:val="20"/>
                <w:szCs w:val="20"/>
              </w:rPr>
              <w:t xml:space="preserve"> </w:t>
            </w:r>
            <w:r w:rsidRPr="00DD6F84">
              <w:rPr>
                <w:b w:val="0"/>
                <w:snapToGrid w:val="0"/>
                <w:sz w:val="20"/>
                <w:szCs w:val="20"/>
              </w:rPr>
              <w:t>설정해야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w:t>
            </w:r>
          </w:p>
          <w:p w14:paraId="56C97244" w14:textId="77777777" w:rsidR="00026A7E" w:rsidRPr="00DD6F84" w:rsidRDefault="00026A7E" w:rsidP="0091358C">
            <w:pPr>
              <w:pStyle w:val="21"/>
              <w:numPr>
                <w:ilvl w:val="0"/>
                <w:numId w:val="49"/>
              </w:numPr>
              <w:spacing w:before="60" w:after="60" w:line="270" w:lineRule="atLeast"/>
              <w:ind w:left="227" w:hanging="227"/>
              <w:rPr>
                <w:snapToGrid w:val="0"/>
                <w:sz w:val="20"/>
                <w:szCs w:val="20"/>
                <w:u w:val="single"/>
              </w:rPr>
            </w:pPr>
            <w:r w:rsidRPr="00DD6F84">
              <w:rPr>
                <w:snapToGrid w:val="0"/>
                <w:sz w:val="20"/>
                <w:szCs w:val="20"/>
                <w:u w:val="single"/>
              </w:rPr>
              <w:t>사업시행권</w:t>
            </w:r>
            <w:r w:rsidRPr="00DD6F84">
              <w:rPr>
                <w:snapToGrid w:val="0"/>
                <w:sz w:val="20"/>
                <w:szCs w:val="20"/>
                <w:u w:val="single"/>
              </w:rPr>
              <w:t xml:space="preserve"> </w:t>
            </w:r>
            <w:r w:rsidRPr="00DD6F84">
              <w:rPr>
                <w:snapToGrid w:val="0"/>
                <w:sz w:val="20"/>
                <w:szCs w:val="20"/>
                <w:u w:val="single"/>
              </w:rPr>
              <w:t>포기</w:t>
            </w:r>
            <w:r w:rsidRPr="00DD6F84">
              <w:rPr>
                <w:snapToGrid w:val="0"/>
                <w:sz w:val="20"/>
                <w:szCs w:val="20"/>
                <w:u w:val="single"/>
              </w:rPr>
              <w:t>(</w:t>
            </w:r>
            <w:r w:rsidRPr="00DD6F84">
              <w:rPr>
                <w:snapToGrid w:val="0"/>
                <w:sz w:val="20"/>
                <w:szCs w:val="20"/>
                <w:u w:val="single"/>
              </w:rPr>
              <w:t>제</w:t>
            </w:r>
            <w:r w:rsidRPr="00DD6F84">
              <w:rPr>
                <w:snapToGrid w:val="0"/>
                <w:sz w:val="20"/>
                <w:szCs w:val="20"/>
                <w:u w:val="single"/>
              </w:rPr>
              <w:t>9</w:t>
            </w:r>
            <w:r w:rsidRPr="00DD6F84">
              <w:rPr>
                <w:snapToGrid w:val="0"/>
                <w:sz w:val="20"/>
                <w:szCs w:val="20"/>
                <w:u w:val="single"/>
              </w:rPr>
              <w:t>조</w:t>
            </w:r>
            <w:r w:rsidRPr="00DD6F84">
              <w:rPr>
                <w:snapToGrid w:val="0"/>
                <w:sz w:val="20"/>
                <w:szCs w:val="20"/>
                <w:u w:val="single"/>
              </w:rPr>
              <w:t xml:space="preserve"> </w:t>
            </w:r>
            <w:r w:rsidRPr="00DD6F84">
              <w:rPr>
                <w:snapToGrid w:val="0"/>
                <w:sz w:val="20"/>
                <w:szCs w:val="20"/>
                <w:u w:val="single"/>
              </w:rPr>
              <w:t>제</w:t>
            </w:r>
            <w:r w:rsidRPr="00DD6F84">
              <w:rPr>
                <w:snapToGrid w:val="0"/>
                <w:sz w:val="20"/>
                <w:szCs w:val="20"/>
                <w:u w:val="single"/>
              </w:rPr>
              <w:t>3</w:t>
            </w:r>
            <w:r w:rsidRPr="00DD6F84">
              <w:rPr>
                <w:snapToGrid w:val="0"/>
                <w:sz w:val="20"/>
                <w:szCs w:val="20"/>
                <w:u w:val="single"/>
              </w:rPr>
              <w:t>항</w:t>
            </w:r>
            <w:r w:rsidRPr="00DD6F84">
              <w:rPr>
                <w:snapToGrid w:val="0"/>
                <w:sz w:val="20"/>
                <w:szCs w:val="20"/>
                <w:u w:val="single"/>
              </w:rPr>
              <w:t>)</w:t>
            </w:r>
          </w:p>
          <w:p w14:paraId="0931773E"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차주에게</w:t>
            </w:r>
            <w:r w:rsidRPr="00DD6F84">
              <w:rPr>
                <w:b w:val="0"/>
                <w:snapToGrid w:val="0"/>
                <w:sz w:val="20"/>
                <w:szCs w:val="20"/>
              </w:rPr>
              <w:t xml:space="preserve"> </w:t>
            </w:r>
            <w:proofErr w:type="spellStart"/>
            <w:r w:rsidRPr="00DD6F84">
              <w:rPr>
                <w:b w:val="0"/>
                <w:snapToGrid w:val="0"/>
                <w:sz w:val="20"/>
                <w:szCs w:val="20"/>
              </w:rPr>
              <w:t>i</w:t>
            </w:r>
            <w:proofErr w:type="spellEnd"/>
            <w:r w:rsidRPr="00DD6F84">
              <w:rPr>
                <w:b w:val="0"/>
                <w:snapToGrid w:val="0"/>
                <w:sz w:val="20"/>
                <w:szCs w:val="20"/>
              </w:rPr>
              <w:t>)</w:t>
            </w:r>
            <w:r w:rsidRPr="00DD6F84">
              <w:rPr>
                <w:b w:val="0"/>
                <w:snapToGrid w:val="0"/>
                <w:sz w:val="20"/>
                <w:szCs w:val="20"/>
              </w:rPr>
              <w:t>채무불이행</w:t>
            </w:r>
            <w:r w:rsidRPr="00DD6F84">
              <w:rPr>
                <w:b w:val="0"/>
                <w:snapToGrid w:val="0"/>
                <w:sz w:val="20"/>
                <w:szCs w:val="20"/>
              </w:rPr>
              <w:t xml:space="preserve"> </w:t>
            </w:r>
            <w:r w:rsidRPr="00DD6F84">
              <w:rPr>
                <w:b w:val="0"/>
                <w:snapToGrid w:val="0"/>
                <w:sz w:val="20"/>
                <w:szCs w:val="20"/>
              </w:rPr>
              <w:t>사유가</w:t>
            </w:r>
            <w:r w:rsidRPr="00DD6F84">
              <w:rPr>
                <w:b w:val="0"/>
                <w:snapToGrid w:val="0"/>
                <w:sz w:val="20"/>
                <w:szCs w:val="20"/>
              </w:rPr>
              <w:t xml:space="preserve"> </w:t>
            </w:r>
            <w:r w:rsidRPr="00DD6F84">
              <w:rPr>
                <w:b w:val="0"/>
                <w:snapToGrid w:val="0"/>
                <w:sz w:val="20"/>
                <w:szCs w:val="20"/>
              </w:rPr>
              <w:t>발생하거나</w:t>
            </w:r>
            <w:r w:rsidRPr="00DD6F84">
              <w:rPr>
                <w:b w:val="0"/>
                <w:snapToGrid w:val="0"/>
                <w:sz w:val="20"/>
                <w:szCs w:val="20"/>
              </w:rPr>
              <w:t xml:space="preserve">, ii) </w:t>
            </w:r>
            <w:r w:rsidRPr="00DD6F84">
              <w:rPr>
                <w:b w:val="0"/>
                <w:snapToGrid w:val="0"/>
                <w:sz w:val="20"/>
                <w:szCs w:val="20"/>
              </w:rPr>
              <w:t>본건</w:t>
            </w:r>
            <w:r w:rsidRPr="00DD6F84">
              <w:rPr>
                <w:b w:val="0"/>
                <w:snapToGrid w:val="0"/>
                <w:sz w:val="20"/>
                <w:szCs w:val="20"/>
              </w:rPr>
              <w:t xml:space="preserve"> </w:t>
            </w:r>
            <w:r w:rsidRPr="00DD6F84">
              <w:rPr>
                <w:b w:val="0"/>
                <w:snapToGrid w:val="0"/>
                <w:sz w:val="20"/>
                <w:szCs w:val="20"/>
              </w:rPr>
              <w:t>사업의</w:t>
            </w:r>
            <w:r w:rsidRPr="00DD6F84">
              <w:rPr>
                <w:b w:val="0"/>
                <w:snapToGrid w:val="0"/>
                <w:sz w:val="20"/>
                <w:szCs w:val="20"/>
              </w:rPr>
              <w:t xml:space="preserve"> </w:t>
            </w:r>
            <w:r w:rsidRPr="00DD6F84">
              <w:rPr>
                <w:b w:val="0"/>
                <w:snapToGrid w:val="0"/>
                <w:sz w:val="20"/>
                <w:szCs w:val="20"/>
              </w:rPr>
              <w:t>정상적인</w:t>
            </w:r>
            <w:r w:rsidRPr="00DD6F84">
              <w:rPr>
                <w:b w:val="0"/>
                <w:snapToGrid w:val="0"/>
                <w:sz w:val="20"/>
                <w:szCs w:val="20"/>
              </w:rPr>
              <w:t xml:space="preserve"> </w:t>
            </w:r>
            <w:r w:rsidRPr="00DD6F84">
              <w:rPr>
                <w:b w:val="0"/>
                <w:snapToGrid w:val="0"/>
                <w:sz w:val="20"/>
                <w:szCs w:val="20"/>
              </w:rPr>
              <w:t>진행이</w:t>
            </w:r>
            <w:r w:rsidRPr="00DD6F84">
              <w:rPr>
                <w:b w:val="0"/>
                <w:snapToGrid w:val="0"/>
                <w:sz w:val="20"/>
                <w:szCs w:val="20"/>
              </w:rPr>
              <w:t xml:space="preserve"> </w:t>
            </w:r>
            <w:r w:rsidRPr="00DD6F84">
              <w:rPr>
                <w:b w:val="0"/>
                <w:snapToGrid w:val="0"/>
                <w:sz w:val="20"/>
                <w:szCs w:val="20"/>
              </w:rPr>
              <w:t>불가능한</w:t>
            </w:r>
            <w:r w:rsidRPr="00DD6F84">
              <w:rPr>
                <w:b w:val="0"/>
                <w:snapToGrid w:val="0"/>
                <w:sz w:val="20"/>
                <w:szCs w:val="20"/>
              </w:rPr>
              <w:t xml:space="preserve"> </w:t>
            </w:r>
            <w:r w:rsidRPr="00DD6F84">
              <w:rPr>
                <w:b w:val="0"/>
                <w:snapToGrid w:val="0"/>
                <w:sz w:val="20"/>
                <w:szCs w:val="20"/>
              </w:rPr>
              <w:t>객관적인</w:t>
            </w:r>
            <w:r w:rsidRPr="00DD6F84">
              <w:rPr>
                <w:b w:val="0"/>
                <w:snapToGrid w:val="0"/>
                <w:sz w:val="20"/>
                <w:szCs w:val="20"/>
              </w:rPr>
              <w:t xml:space="preserve"> </w:t>
            </w:r>
            <w:r w:rsidRPr="00DD6F84">
              <w:rPr>
                <w:b w:val="0"/>
                <w:snapToGrid w:val="0"/>
                <w:sz w:val="20"/>
                <w:szCs w:val="20"/>
              </w:rPr>
              <w:t>사유가</w:t>
            </w:r>
            <w:r w:rsidRPr="00DD6F84">
              <w:rPr>
                <w:b w:val="0"/>
                <w:snapToGrid w:val="0"/>
                <w:sz w:val="20"/>
                <w:szCs w:val="20"/>
              </w:rPr>
              <w:t xml:space="preserve"> </w:t>
            </w:r>
            <w:r w:rsidRPr="00DD6F84">
              <w:rPr>
                <w:b w:val="0"/>
                <w:snapToGrid w:val="0"/>
                <w:sz w:val="20"/>
                <w:szCs w:val="20"/>
              </w:rPr>
              <w:t>발생하였다고</w:t>
            </w:r>
            <w:r w:rsidRPr="00DD6F84">
              <w:rPr>
                <w:b w:val="0"/>
                <w:snapToGrid w:val="0"/>
                <w:sz w:val="20"/>
                <w:szCs w:val="20"/>
              </w:rPr>
              <w:t xml:space="preserve"> </w:t>
            </w:r>
            <w:r w:rsidRPr="00DD6F84">
              <w:rPr>
                <w:b w:val="0"/>
                <w:snapToGrid w:val="0"/>
                <w:sz w:val="20"/>
                <w:szCs w:val="20"/>
              </w:rPr>
              <w:t>대상회사가</w:t>
            </w:r>
            <w:r w:rsidRPr="00DD6F84">
              <w:rPr>
                <w:b w:val="0"/>
                <w:snapToGrid w:val="0"/>
                <w:sz w:val="20"/>
                <w:szCs w:val="20"/>
              </w:rPr>
              <w:t xml:space="preserve"> </w:t>
            </w:r>
            <w:r w:rsidRPr="00DD6F84">
              <w:rPr>
                <w:b w:val="0"/>
                <w:snapToGrid w:val="0"/>
                <w:sz w:val="20"/>
                <w:szCs w:val="20"/>
              </w:rPr>
              <w:t>판단한</w:t>
            </w:r>
            <w:r w:rsidRPr="00DD6F84">
              <w:rPr>
                <w:b w:val="0"/>
                <w:snapToGrid w:val="0"/>
                <w:sz w:val="20"/>
                <w:szCs w:val="20"/>
              </w:rPr>
              <w:t xml:space="preserve"> </w:t>
            </w:r>
            <w:r w:rsidRPr="00DD6F84">
              <w:rPr>
                <w:b w:val="0"/>
                <w:snapToGrid w:val="0"/>
                <w:sz w:val="20"/>
                <w:szCs w:val="20"/>
              </w:rPr>
              <w:t>경우</w:t>
            </w:r>
            <w:r w:rsidRPr="00DD6F84">
              <w:rPr>
                <w:b w:val="0"/>
                <w:snapToGrid w:val="0"/>
                <w:sz w:val="20"/>
                <w:szCs w:val="20"/>
              </w:rPr>
              <w:t xml:space="preserve">, </w:t>
            </w:r>
            <w:r w:rsidRPr="00DD6F84">
              <w:rPr>
                <w:b w:val="0"/>
                <w:snapToGrid w:val="0"/>
                <w:sz w:val="20"/>
                <w:szCs w:val="20"/>
              </w:rPr>
              <w:t>대상회사는</w:t>
            </w:r>
            <w:r w:rsidRPr="00DD6F84">
              <w:rPr>
                <w:b w:val="0"/>
                <w:snapToGrid w:val="0"/>
                <w:sz w:val="20"/>
                <w:szCs w:val="20"/>
              </w:rPr>
              <w:t xml:space="preserve"> </w:t>
            </w:r>
            <w:r w:rsidRPr="00DD6F84">
              <w:rPr>
                <w:b w:val="0"/>
                <w:snapToGrid w:val="0"/>
                <w:sz w:val="20"/>
                <w:szCs w:val="20"/>
              </w:rPr>
              <w:t>차주에게</w:t>
            </w:r>
            <w:r w:rsidRPr="00DD6F84">
              <w:rPr>
                <w:b w:val="0"/>
                <w:snapToGrid w:val="0"/>
                <w:sz w:val="20"/>
                <w:szCs w:val="20"/>
              </w:rPr>
              <w:t xml:space="preserve"> </w:t>
            </w:r>
            <w:r w:rsidRPr="00DD6F84">
              <w:rPr>
                <w:b w:val="0"/>
                <w:snapToGrid w:val="0"/>
                <w:sz w:val="20"/>
                <w:szCs w:val="20"/>
              </w:rPr>
              <w:t>사업시행권의</w:t>
            </w:r>
            <w:r w:rsidRPr="00DD6F84">
              <w:rPr>
                <w:b w:val="0"/>
                <w:snapToGrid w:val="0"/>
                <w:sz w:val="20"/>
                <w:szCs w:val="20"/>
              </w:rPr>
              <w:t xml:space="preserve"> </w:t>
            </w:r>
            <w:r w:rsidRPr="00DD6F84">
              <w:rPr>
                <w:b w:val="0"/>
                <w:snapToGrid w:val="0"/>
                <w:sz w:val="20"/>
                <w:szCs w:val="20"/>
              </w:rPr>
              <w:t>강제이전을</w:t>
            </w:r>
            <w:r w:rsidRPr="00DD6F84">
              <w:rPr>
                <w:b w:val="0"/>
                <w:snapToGrid w:val="0"/>
                <w:sz w:val="20"/>
                <w:szCs w:val="20"/>
              </w:rPr>
              <w:t xml:space="preserve"> </w:t>
            </w:r>
            <w:r w:rsidRPr="00DD6F84">
              <w:rPr>
                <w:b w:val="0"/>
                <w:snapToGrid w:val="0"/>
                <w:sz w:val="20"/>
                <w:szCs w:val="20"/>
              </w:rPr>
              <w:t>서면으로</w:t>
            </w:r>
            <w:r w:rsidRPr="00DD6F84">
              <w:rPr>
                <w:b w:val="0"/>
                <w:snapToGrid w:val="0"/>
                <w:sz w:val="20"/>
                <w:szCs w:val="20"/>
              </w:rPr>
              <w:t xml:space="preserve"> </w:t>
            </w:r>
            <w:r w:rsidRPr="00DD6F84">
              <w:rPr>
                <w:b w:val="0"/>
                <w:snapToGrid w:val="0"/>
                <w:sz w:val="20"/>
                <w:szCs w:val="20"/>
              </w:rPr>
              <w:t>통지할</w:t>
            </w:r>
            <w:r w:rsidRPr="00DD6F84">
              <w:rPr>
                <w:b w:val="0"/>
                <w:snapToGrid w:val="0"/>
                <w:sz w:val="20"/>
                <w:szCs w:val="20"/>
              </w:rPr>
              <w:t xml:space="preserve"> </w:t>
            </w:r>
            <w:r w:rsidRPr="00DD6F84">
              <w:rPr>
                <w:b w:val="0"/>
                <w:snapToGrid w:val="0"/>
                <w:sz w:val="20"/>
                <w:szCs w:val="20"/>
              </w:rPr>
              <w:t>수</w:t>
            </w:r>
            <w:r w:rsidRPr="00DD6F84">
              <w:rPr>
                <w:b w:val="0"/>
                <w:snapToGrid w:val="0"/>
                <w:sz w:val="20"/>
                <w:szCs w:val="20"/>
              </w:rPr>
              <w:t xml:space="preserve"> </w:t>
            </w:r>
            <w:r w:rsidRPr="00DD6F84">
              <w:rPr>
                <w:b w:val="0"/>
                <w:snapToGrid w:val="0"/>
                <w:sz w:val="20"/>
                <w:szCs w:val="20"/>
              </w:rPr>
              <w:t>있음</w:t>
            </w:r>
            <w:r w:rsidRPr="00DD6F84">
              <w:rPr>
                <w:b w:val="0"/>
                <w:snapToGrid w:val="0"/>
                <w:sz w:val="20"/>
                <w:szCs w:val="20"/>
              </w:rPr>
              <w:t xml:space="preserve">. </w:t>
            </w:r>
          </w:p>
          <w:p w14:paraId="49B84583" w14:textId="77777777" w:rsidR="00026A7E" w:rsidRPr="00DD6F84" w:rsidRDefault="00026A7E" w:rsidP="0091358C">
            <w:pPr>
              <w:pStyle w:val="21"/>
              <w:numPr>
                <w:ilvl w:val="0"/>
                <w:numId w:val="49"/>
              </w:numPr>
              <w:spacing w:before="60" w:after="60" w:line="270" w:lineRule="atLeast"/>
              <w:ind w:left="227" w:hanging="227"/>
              <w:rPr>
                <w:snapToGrid w:val="0"/>
                <w:sz w:val="20"/>
                <w:szCs w:val="20"/>
                <w:u w:val="single"/>
              </w:rPr>
            </w:pPr>
            <w:r w:rsidRPr="00DD6F84">
              <w:rPr>
                <w:snapToGrid w:val="0"/>
                <w:sz w:val="20"/>
                <w:szCs w:val="20"/>
                <w:u w:val="single"/>
              </w:rPr>
              <w:t>연대보증</w:t>
            </w:r>
            <w:r w:rsidRPr="00DD6F84">
              <w:rPr>
                <w:snapToGrid w:val="0"/>
                <w:sz w:val="20"/>
                <w:szCs w:val="20"/>
                <w:u w:val="single"/>
              </w:rPr>
              <w:t>(</w:t>
            </w:r>
            <w:r w:rsidRPr="00DD6F84">
              <w:rPr>
                <w:snapToGrid w:val="0"/>
                <w:sz w:val="20"/>
                <w:szCs w:val="20"/>
                <w:u w:val="single"/>
              </w:rPr>
              <w:t>제</w:t>
            </w:r>
            <w:r w:rsidRPr="00DD6F84">
              <w:rPr>
                <w:snapToGrid w:val="0"/>
                <w:sz w:val="20"/>
                <w:szCs w:val="20"/>
                <w:u w:val="single"/>
              </w:rPr>
              <w:t>9</w:t>
            </w:r>
            <w:r w:rsidRPr="00DD6F84">
              <w:rPr>
                <w:snapToGrid w:val="0"/>
                <w:sz w:val="20"/>
                <w:szCs w:val="20"/>
                <w:u w:val="single"/>
              </w:rPr>
              <w:t>조</w:t>
            </w:r>
            <w:r w:rsidRPr="00DD6F84">
              <w:rPr>
                <w:snapToGrid w:val="0"/>
                <w:sz w:val="20"/>
                <w:szCs w:val="20"/>
                <w:u w:val="single"/>
              </w:rPr>
              <w:t xml:space="preserve"> </w:t>
            </w:r>
            <w:r w:rsidRPr="00DD6F84">
              <w:rPr>
                <w:snapToGrid w:val="0"/>
                <w:sz w:val="20"/>
                <w:szCs w:val="20"/>
                <w:u w:val="single"/>
              </w:rPr>
              <w:t>제</w:t>
            </w:r>
            <w:r w:rsidRPr="00DD6F84">
              <w:rPr>
                <w:snapToGrid w:val="0"/>
                <w:sz w:val="20"/>
                <w:szCs w:val="20"/>
                <w:u w:val="single"/>
              </w:rPr>
              <w:t>5</w:t>
            </w:r>
            <w:r w:rsidRPr="00DD6F84">
              <w:rPr>
                <w:snapToGrid w:val="0"/>
                <w:sz w:val="20"/>
                <w:szCs w:val="20"/>
                <w:u w:val="single"/>
              </w:rPr>
              <w:t>항</w:t>
            </w:r>
            <w:r w:rsidRPr="00DD6F84">
              <w:rPr>
                <w:snapToGrid w:val="0"/>
                <w:sz w:val="20"/>
                <w:szCs w:val="20"/>
                <w:u w:val="single"/>
              </w:rPr>
              <w:t>)</w:t>
            </w:r>
          </w:p>
          <w:p w14:paraId="3D4F9113"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연대보증인은</w:t>
            </w:r>
            <w:r w:rsidRPr="00DD6F84">
              <w:rPr>
                <w:b w:val="0"/>
                <w:snapToGrid w:val="0"/>
                <w:sz w:val="20"/>
                <w:szCs w:val="20"/>
              </w:rPr>
              <w:t xml:space="preserve"> </w:t>
            </w:r>
            <w:r w:rsidRPr="00DD6F84">
              <w:rPr>
                <w:b w:val="0"/>
                <w:snapToGrid w:val="0"/>
                <w:sz w:val="20"/>
                <w:szCs w:val="20"/>
              </w:rPr>
              <w:t>차주의</w:t>
            </w:r>
            <w:r w:rsidRPr="00DD6F84">
              <w:rPr>
                <w:b w:val="0"/>
                <w:snapToGrid w:val="0"/>
                <w:sz w:val="20"/>
                <w:szCs w:val="20"/>
              </w:rPr>
              <w:t xml:space="preserve"> </w:t>
            </w:r>
            <w:r w:rsidRPr="00DD6F84">
              <w:rPr>
                <w:b w:val="0"/>
                <w:snapToGrid w:val="0"/>
                <w:sz w:val="20"/>
                <w:szCs w:val="20"/>
              </w:rPr>
              <w:t>대상회사에</w:t>
            </w:r>
            <w:r w:rsidRPr="00DD6F84">
              <w:rPr>
                <w:b w:val="0"/>
                <w:snapToGrid w:val="0"/>
                <w:sz w:val="20"/>
                <w:szCs w:val="20"/>
              </w:rPr>
              <w:t xml:space="preserve"> </w:t>
            </w:r>
            <w:r w:rsidRPr="00DD6F84">
              <w:rPr>
                <w:b w:val="0"/>
                <w:snapToGrid w:val="0"/>
                <w:sz w:val="20"/>
                <w:szCs w:val="20"/>
              </w:rPr>
              <w:t>대한</w:t>
            </w:r>
            <w:r w:rsidRPr="00DD6F84">
              <w:rPr>
                <w:b w:val="0"/>
                <w:snapToGrid w:val="0"/>
                <w:sz w:val="20"/>
                <w:szCs w:val="20"/>
              </w:rPr>
              <w:t xml:space="preserve"> </w:t>
            </w:r>
            <w:r w:rsidRPr="00DD6F84">
              <w:rPr>
                <w:b w:val="0"/>
                <w:snapToGrid w:val="0"/>
                <w:sz w:val="20"/>
                <w:szCs w:val="20"/>
              </w:rPr>
              <w:t>피담보채무가</w:t>
            </w:r>
            <w:r w:rsidRPr="00DD6F84">
              <w:rPr>
                <w:b w:val="0"/>
                <w:snapToGrid w:val="0"/>
                <w:sz w:val="20"/>
                <w:szCs w:val="20"/>
              </w:rPr>
              <w:t xml:space="preserve"> </w:t>
            </w:r>
            <w:r w:rsidRPr="00DD6F84">
              <w:rPr>
                <w:b w:val="0"/>
                <w:snapToGrid w:val="0"/>
                <w:sz w:val="20"/>
                <w:szCs w:val="20"/>
              </w:rPr>
              <w:t>전액</w:t>
            </w:r>
            <w:r w:rsidRPr="00DD6F84">
              <w:rPr>
                <w:b w:val="0"/>
                <w:snapToGrid w:val="0"/>
                <w:sz w:val="20"/>
                <w:szCs w:val="20"/>
              </w:rPr>
              <w:t xml:space="preserve"> </w:t>
            </w:r>
            <w:r w:rsidRPr="00DD6F84">
              <w:rPr>
                <w:b w:val="0"/>
                <w:snapToGrid w:val="0"/>
                <w:sz w:val="20"/>
                <w:szCs w:val="20"/>
              </w:rPr>
              <w:t>상환될</w:t>
            </w:r>
            <w:r w:rsidRPr="00DD6F84">
              <w:rPr>
                <w:b w:val="0"/>
                <w:snapToGrid w:val="0"/>
                <w:sz w:val="20"/>
                <w:szCs w:val="20"/>
              </w:rPr>
              <w:t xml:space="preserve"> </w:t>
            </w:r>
            <w:r w:rsidRPr="00DD6F84">
              <w:rPr>
                <w:b w:val="0"/>
                <w:snapToGrid w:val="0"/>
                <w:sz w:val="20"/>
                <w:szCs w:val="20"/>
              </w:rPr>
              <w:t>때까지</w:t>
            </w:r>
            <w:r w:rsidRPr="00DD6F84">
              <w:rPr>
                <w:b w:val="0"/>
                <w:snapToGrid w:val="0"/>
                <w:sz w:val="20"/>
                <w:szCs w:val="20"/>
              </w:rPr>
              <w:t xml:space="preserve"> </w:t>
            </w:r>
            <w:r w:rsidRPr="00DD6F84">
              <w:rPr>
                <w:b w:val="0"/>
                <w:snapToGrid w:val="0"/>
                <w:sz w:val="20"/>
                <w:szCs w:val="20"/>
              </w:rPr>
              <w:t>연대하여</w:t>
            </w:r>
            <w:r w:rsidRPr="00DD6F84">
              <w:rPr>
                <w:b w:val="0"/>
                <w:snapToGrid w:val="0"/>
                <w:sz w:val="20"/>
                <w:szCs w:val="20"/>
              </w:rPr>
              <w:t xml:space="preserve"> </w:t>
            </w:r>
            <w:r w:rsidRPr="00DD6F84">
              <w:rPr>
                <w:b w:val="0"/>
                <w:snapToGrid w:val="0"/>
                <w:sz w:val="20"/>
                <w:szCs w:val="20"/>
              </w:rPr>
              <w:t>보증함</w:t>
            </w:r>
            <w:r w:rsidRPr="00DD6F84">
              <w:rPr>
                <w:b w:val="0"/>
                <w:snapToGrid w:val="0"/>
                <w:sz w:val="20"/>
                <w:szCs w:val="20"/>
              </w:rPr>
              <w:t xml:space="preserve">. </w:t>
            </w:r>
            <w:r w:rsidRPr="00DD6F84">
              <w:rPr>
                <w:b w:val="0"/>
                <w:snapToGrid w:val="0"/>
                <w:sz w:val="20"/>
                <w:szCs w:val="20"/>
              </w:rPr>
              <w:t>연대보증인은</w:t>
            </w:r>
            <w:r w:rsidRPr="00DD6F84">
              <w:rPr>
                <w:b w:val="0"/>
                <w:snapToGrid w:val="0"/>
                <w:sz w:val="20"/>
                <w:szCs w:val="20"/>
              </w:rPr>
              <w:t xml:space="preserve"> </w:t>
            </w:r>
            <w:r w:rsidRPr="00DD6F84">
              <w:rPr>
                <w:b w:val="0"/>
                <w:snapToGrid w:val="0"/>
                <w:sz w:val="20"/>
                <w:szCs w:val="20"/>
              </w:rPr>
              <w:t>대여금의</w:t>
            </w:r>
            <w:r w:rsidRPr="00DD6F84">
              <w:rPr>
                <w:b w:val="0"/>
                <w:snapToGrid w:val="0"/>
                <w:sz w:val="20"/>
                <w:szCs w:val="20"/>
              </w:rPr>
              <w:t xml:space="preserve"> </w:t>
            </w:r>
            <w:r w:rsidRPr="00DD6F84">
              <w:rPr>
                <w:b w:val="0"/>
                <w:snapToGrid w:val="0"/>
                <w:sz w:val="20"/>
                <w:szCs w:val="20"/>
              </w:rPr>
              <w:t>상환기일이</w:t>
            </w:r>
            <w:r w:rsidRPr="00DD6F84">
              <w:rPr>
                <w:b w:val="0"/>
                <w:snapToGrid w:val="0"/>
                <w:sz w:val="20"/>
                <w:szCs w:val="20"/>
              </w:rPr>
              <w:t xml:space="preserve"> </w:t>
            </w:r>
            <w:r w:rsidRPr="00DD6F84">
              <w:rPr>
                <w:b w:val="0"/>
                <w:snapToGrid w:val="0"/>
                <w:sz w:val="20"/>
                <w:szCs w:val="20"/>
              </w:rPr>
              <w:t>도래한</w:t>
            </w:r>
            <w:r w:rsidRPr="00DD6F84">
              <w:rPr>
                <w:b w:val="0"/>
                <w:snapToGrid w:val="0"/>
                <w:sz w:val="20"/>
                <w:szCs w:val="20"/>
              </w:rPr>
              <w:t xml:space="preserve"> </w:t>
            </w:r>
            <w:r w:rsidRPr="00DD6F84">
              <w:rPr>
                <w:b w:val="0"/>
                <w:snapToGrid w:val="0"/>
                <w:sz w:val="20"/>
                <w:szCs w:val="20"/>
              </w:rPr>
              <w:t>경우</w:t>
            </w:r>
            <w:r w:rsidRPr="00DD6F84">
              <w:rPr>
                <w:b w:val="0"/>
                <w:snapToGrid w:val="0"/>
                <w:sz w:val="20"/>
                <w:szCs w:val="20"/>
              </w:rPr>
              <w:t xml:space="preserve"> </w:t>
            </w:r>
            <w:r w:rsidRPr="00DD6F84">
              <w:rPr>
                <w:b w:val="0"/>
                <w:snapToGrid w:val="0"/>
                <w:sz w:val="20"/>
                <w:szCs w:val="20"/>
              </w:rPr>
              <w:t>즉시</w:t>
            </w:r>
            <w:r w:rsidRPr="00DD6F84">
              <w:rPr>
                <w:b w:val="0"/>
                <w:snapToGrid w:val="0"/>
                <w:sz w:val="20"/>
                <w:szCs w:val="20"/>
              </w:rPr>
              <w:t xml:space="preserve"> </w:t>
            </w:r>
            <w:r w:rsidRPr="00DD6F84">
              <w:rPr>
                <w:b w:val="0"/>
                <w:snapToGrid w:val="0"/>
                <w:sz w:val="20"/>
                <w:szCs w:val="20"/>
              </w:rPr>
              <w:t>연대보증채무를</w:t>
            </w:r>
            <w:r w:rsidRPr="00DD6F84">
              <w:rPr>
                <w:b w:val="0"/>
                <w:snapToGrid w:val="0"/>
                <w:sz w:val="20"/>
                <w:szCs w:val="20"/>
              </w:rPr>
              <w:t xml:space="preserve"> </w:t>
            </w:r>
            <w:r w:rsidRPr="00DD6F84">
              <w:rPr>
                <w:b w:val="0"/>
                <w:snapToGrid w:val="0"/>
                <w:sz w:val="20"/>
                <w:szCs w:val="20"/>
              </w:rPr>
              <w:t>이행하여야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 xml:space="preserve">. </w:t>
            </w:r>
          </w:p>
          <w:p w14:paraId="307D619E"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보증한도는</w:t>
            </w:r>
            <w:r w:rsidRPr="00DD6F84">
              <w:rPr>
                <w:b w:val="0"/>
                <w:snapToGrid w:val="0"/>
                <w:sz w:val="20"/>
                <w:szCs w:val="20"/>
              </w:rPr>
              <w:t xml:space="preserve"> </w:t>
            </w:r>
            <w:r w:rsidRPr="00DD6F84">
              <w:rPr>
                <w:b w:val="0"/>
                <w:snapToGrid w:val="0"/>
                <w:sz w:val="20"/>
                <w:szCs w:val="20"/>
              </w:rPr>
              <w:t>대여약정금의</w:t>
            </w:r>
            <w:r w:rsidRPr="00DD6F84">
              <w:rPr>
                <w:b w:val="0"/>
                <w:snapToGrid w:val="0"/>
                <w:sz w:val="20"/>
                <w:szCs w:val="20"/>
              </w:rPr>
              <w:t xml:space="preserve"> 130%</w:t>
            </w:r>
            <w:r w:rsidRPr="00DD6F84">
              <w:rPr>
                <w:b w:val="0"/>
                <w:snapToGrid w:val="0"/>
                <w:sz w:val="20"/>
                <w:szCs w:val="20"/>
              </w:rPr>
              <w:t>로</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 xml:space="preserve">. </w:t>
            </w:r>
          </w:p>
          <w:p w14:paraId="5516AA76" w14:textId="77777777" w:rsidR="00026A7E" w:rsidRPr="00DD6F84" w:rsidRDefault="00026A7E" w:rsidP="0091358C">
            <w:pPr>
              <w:pStyle w:val="21"/>
              <w:numPr>
                <w:ilvl w:val="0"/>
                <w:numId w:val="49"/>
              </w:numPr>
              <w:spacing w:before="60" w:after="60" w:line="270" w:lineRule="atLeast"/>
              <w:ind w:left="227" w:hanging="227"/>
              <w:rPr>
                <w:snapToGrid w:val="0"/>
                <w:sz w:val="20"/>
                <w:szCs w:val="20"/>
                <w:u w:val="single"/>
              </w:rPr>
            </w:pPr>
            <w:r w:rsidRPr="00DD6F84">
              <w:rPr>
                <w:snapToGrid w:val="0"/>
                <w:sz w:val="20"/>
                <w:szCs w:val="20"/>
                <w:u w:val="single"/>
              </w:rPr>
              <w:t>보험금청구권에</w:t>
            </w:r>
            <w:r w:rsidRPr="00DD6F84">
              <w:rPr>
                <w:snapToGrid w:val="0"/>
                <w:sz w:val="20"/>
                <w:szCs w:val="20"/>
                <w:u w:val="single"/>
              </w:rPr>
              <w:t xml:space="preserve"> </w:t>
            </w:r>
            <w:r w:rsidRPr="00DD6F84">
              <w:rPr>
                <w:snapToGrid w:val="0"/>
                <w:sz w:val="20"/>
                <w:szCs w:val="20"/>
                <w:u w:val="single"/>
              </w:rPr>
              <w:t>대한</w:t>
            </w:r>
            <w:r w:rsidRPr="00DD6F84">
              <w:rPr>
                <w:snapToGrid w:val="0"/>
                <w:sz w:val="20"/>
                <w:szCs w:val="20"/>
                <w:u w:val="single"/>
              </w:rPr>
              <w:t xml:space="preserve"> </w:t>
            </w:r>
            <w:proofErr w:type="spellStart"/>
            <w:r w:rsidRPr="00DD6F84">
              <w:rPr>
                <w:snapToGrid w:val="0"/>
                <w:sz w:val="20"/>
                <w:szCs w:val="20"/>
                <w:u w:val="single"/>
              </w:rPr>
              <w:t>근질권</w:t>
            </w:r>
            <w:proofErr w:type="spellEnd"/>
            <w:r w:rsidRPr="00DD6F84">
              <w:rPr>
                <w:snapToGrid w:val="0"/>
                <w:sz w:val="20"/>
                <w:szCs w:val="20"/>
                <w:u w:val="single"/>
              </w:rPr>
              <w:t xml:space="preserve"> </w:t>
            </w:r>
            <w:r w:rsidRPr="00DD6F84">
              <w:rPr>
                <w:snapToGrid w:val="0"/>
                <w:sz w:val="20"/>
                <w:szCs w:val="20"/>
                <w:u w:val="single"/>
              </w:rPr>
              <w:t>설정</w:t>
            </w:r>
            <w:r w:rsidRPr="00DD6F84">
              <w:rPr>
                <w:snapToGrid w:val="0"/>
                <w:sz w:val="20"/>
                <w:szCs w:val="20"/>
                <w:u w:val="single"/>
              </w:rPr>
              <w:t>(</w:t>
            </w:r>
            <w:r w:rsidRPr="00DD6F84">
              <w:rPr>
                <w:snapToGrid w:val="0"/>
                <w:sz w:val="20"/>
                <w:szCs w:val="20"/>
                <w:u w:val="single"/>
              </w:rPr>
              <w:t>제</w:t>
            </w:r>
            <w:r w:rsidRPr="00DD6F84">
              <w:rPr>
                <w:snapToGrid w:val="0"/>
                <w:sz w:val="20"/>
                <w:szCs w:val="20"/>
                <w:u w:val="single"/>
              </w:rPr>
              <w:t>9</w:t>
            </w:r>
            <w:r w:rsidRPr="00DD6F84">
              <w:rPr>
                <w:snapToGrid w:val="0"/>
                <w:sz w:val="20"/>
                <w:szCs w:val="20"/>
                <w:u w:val="single"/>
              </w:rPr>
              <w:t>조</w:t>
            </w:r>
            <w:r w:rsidRPr="00DD6F84">
              <w:rPr>
                <w:snapToGrid w:val="0"/>
                <w:sz w:val="20"/>
                <w:szCs w:val="20"/>
                <w:u w:val="single"/>
              </w:rPr>
              <w:t xml:space="preserve"> </w:t>
            </w:r>
            <w:r w:rsidRPr="00DD6F84">
              <w:rPr>
                <w:snapToGrid w:val="0"/>
                <w:sz w:val="20"/>
                <w:szCs w:val="20"/>
                <w:u w:val="single"/>
              </w:rPr>
              <w:t>제</w:t>
            </w:r>
            <w:r w:rsidRPr="00DD6F84">
              <w:rPr>
                <w:snapToGrid w:val="0"/>
                <w:sz w:val="20"/>
                <w:szCs w:val="20"/>
                <w:u w:val="single"/>
              </w:rPr>
              <w:t>6</w:t>
            </w:r>
            <w:r w:rsidRPr="00DD6F84">
              <w:rPr>
                <w:snapToGrid w:val="0"/>
                <w:sz w:val="20"/>
                <w:szCs w:val="20"/>
                <w:u w:val="single"/>
              </w:rPr>
              <w:t>항</w:t>
            </w:r>
            <w:r w:rsidRPr="00DD6F84">
              <w:rPr>
                <w:snapToGrid w:val="0"/>
                <w:sz w:val="20"/>
                <w:szCs w:val="20"/>
                <w:u w:val="single"/>
              </w:rPr>
              <w:t>)</w:t>
            </w:r>
          </w:p>
          <w:p w14:paraId="61965652" w14:textId="77777777" w:rsidR="00026A7E" w:rsidRPr="00DD6F84" w:rsidRDefault="00026A7E" w:rsidP="0091358C">
            <w:pPr>
              <w:pStyle w:val="21"/>
              <w:numPr>
                <w:ilvl w:val="0"/>
                <w:numId w:val="50"/>
              </w:numPr>
              <w:spacing w:before="60" w:after="60" w:line="280" w:lineRule="atLeast"/>
              <w:ind w:left="454" w:hanging="227"/>
              <w:rPr>
                <w:b w:val="0"/>
                <w:snapToGrid w:val="0"/>
                <w:sz w:val="20"/>
                <w:szCs w:val="20"/>
              </w:rPr>
            </w:pPr>
            <w:r w:rsidRPr="00DD6F84">
              <w:rPr>
                <w:b w:val="0"/>
                <w:snapToGrid w:val="0"/>
                <w:sz w:val="20"/>
                <w:szCs w:val="20"/>
              </w:rPr>
              <w:t>본건</w:t>
            </w:r>
            <w:r w:rsidRPr="00DD6F84">
              <w:rPr>
                <w:b w:val="0"/>
                <w:snapToGrid w:val="0"/>
                <w:sz w:val="20"/>
                <w:szCs w:val="20"/>
              </w:rPr>
              <w:t xml:space="preserve"> </w:t>
            </w:r>
            <w:r w:rsidRPr="00DD6F84">
              <w:rPr>
                <w:b w:val="0"/>
                <w:snapToGrid w:val="0"/>
                <w:sz w:val="20"/>
                <w:szCs w:val="20"/>
              </w:rPr>
              <w:t>사업으로</w:t>
            </w:r>
            <w:r w:rsidRPr="00DD6F84">
              <w:rPr>
                <w:b w:val="0"/>
                <w:snapToGrid w:val="0"/>
                <w:sz w:val="20"/>
                <w:szCs w:val="20"/>
              </w:rPr>
              <w:t xml:space="preserve"> </w:t>
            </w:r>
            <w:r w:rsidRPr="00DD6F84">
              <w:rPr>
                <w:b w:val="0"/>
                <w:snapToGrid w:val="0"/>
                <w:sz w:val="20"/>
                <w:szCs w:val="20"/>
              </w:rPr>
              <w:t>신축한</w:t>
            </w:r>
            <w:r w:rsidRPr="00DD6F84">
              <w:rPr>
                <w:b w:val="0"/>
                <w:snapToGrid w:val="0"/>
                <w:sz w:val="20"/>
                <w:szCs w:val="20"/>
              </w:rPr>
              <w:t xml:space="preserve"> </w:t>
            </w:r>
            <w:r w:rsidRPr="00DD6F84">
              <w:rPr>
                <w:b w:val="0"/>
                <w:snapToGrid w:val="0"/>
                <w:sz w:val="20"/>
                <w:szCs w:val="20"/>
              </w:rPr>
              <w:t>건물의</w:t>
            </w:r>
            <w:r w:rsidRPr="00DD6F84">
              <w:rPr>
                <w:b w:val="0"/>
                <w:snapToGrid w:val="0"/>
                <w:sz w:val="20"/>
                <w:szCs w:val="20"/>
              </w:rPr>
              <w:t xml:space="preserve"> </w:t>
            </w:r>
            <w:r w:rsidRPr="00DD6F84">
              <w:rPr>
                <w:b w:val="0"/>
                <w:snapToGrid w:val="0"/>
                <w:sz w:val="20"/>
                <w:szCs w:val="20"/>
              </w:rPr>
              <w:t>소유권보존등기를</w:t>
            </w:r>
            <w:r w:rsidRPr="00DD6F84">
              <w:rPr>
                <w:b w:val="0"/>
                <w:snapToGrid w:val="0"/>
                <w:sz w:val="20"/>
                <w:szCs w:val="20"/>
              </w:rPr>
              <w:t xml:space="preserve"> </w:t>
            </w:r>
            <w:r w:rsidRPr="00DD6F84">
              <w:rPr>
                <w:b w:val="0"/>
                <w:snapToGrid w:val="0"/>
                <w:sz w:val="20"/>
                <w:szCs w:val="20"/>
              </w:rPr>
              <w:t>마친</w:t>
            </w:r>
            <w:r w:rsidRPr="00DD6F84">
              <w:rPr>
                <w:b w:val="0"/>
                <w:snapToGrid w:val="0"/>
                <w:sz w:val="20"/>
                <w:szCs w:val="20"/>
              </w:rPr>
              <w:t xml:space="preserve"> </w:t>
            </w:r>
            <w:r w:rsidRPr="00DD6F84">
              <w:rPr>
                <w:b w:val="0"/>
                <w:snapToGrid w:val="0"/>
                <w:sz w:val="20"/>
                <w:szCs w:val="20"/>
              </w:rPr>
              <w:t>이후에도</w:t>
            </w:r>
            <w:r w:rsidRPr="00DD6F84">
              <w:rPr>
                <w:b w:val="0"/>
                <w:snapToGrid w:val="0"/>
                <w:sz w:val="20"/>
                <w:szCs w:val="20"/>
              </w:rPr>
              <w:t xml:space="preserve"> </w:t>
            </w:r>
            <w:r w:rsidRPr="00DD6F84">
              <w:rPr>
                <w:b w:val="0"/>
                <w:snapToGrid w:val="0"/>
                <w:sz w:val="20"/>
                <w:szCs w:val="20"/>
              </w:rPr>
              <w:t>피담보채무가</w:t>
            </w:r>
            <w:r w:rsidRPr="00DD6F84">
              <w:rPr>
                <w:b w:val="0"/>
                <w:snapToGrid w:val="0"/>
                <w:sz w:val="20"/>
                <w:szCs w:val="20"/>
              </w:rPr>
              <w:t xml:space="preserve"> </w:t>
            </w:r>
            <w:r w:rsidRPr="00DD6F84">
              <w:rPr>
                <w:b w:val="0"/>
                <w:snapToGrid w:val="0"/>
                <w:sz w:val="20"/>
                <w:szCs w:val="20"/>
              </w:rPr>
              <w:t>잔존하는</w:t>
            </w:r>
            <w:r w:rsidRPr="00DD6F84">
              <w:rPr>
                <w:b w:val="0"/>
                <w:snapToGrid w:val="0"/>
                <w:sz w:val="20"/>
                <w:szCs w:val="20"/>
              </w:rPr>
              <w:t xml:space="preserve"> </w:t>
            </w:r>
            <w:r w:rsidRPr="00DD6F84">
              <w:rPr>
                <w:b w:val="0"/>
                <w:snapToGrid w:val="0"/>
                <w:sz w:val="20"/>
                <w:szCs w:val="20"/>
              </w:rPr>
              <w:t>경우</w:t>
            </w:r>
            <w:r w:rsidRPr="00DD6F84">
              <w:rPr>
                <w:b w:val="0"/>
                <w:snapToGrid w:val="0"/>
                <w:sz w:val="20"/>
                <w:szCs w:val="20"/>
              </w:rPr>
              <w:t xml:space="preserve">, </w:t>
            </w:r>
            <w:r w:rsidRPr="00DD6F84">
              <w:rPr>
                <w:b w:val="0"/>
                <w:snapToGrid w:val="0"/>
                <w:sz w:val="20"/>
                <w:szCs w:val="20"/>
              </w:rPr>
              <w:t>차주는</w:t>
            </w:r>
            <w:r w:rsidRPr="00DD6F84">
              <w:rPr>
                <w:b w:val="0"/>
                <w:snapToGrid w:val="0"/>
                <w:sz w:val="20"/>
                <w:szCs w:val="20"/>
              </w:rPr>
              <w:t xml:space="preserve"> </w:t>
            </w:r>
            <w:r w:rsidRPr="00DD6F84">
              <w:rPr>
                <w:b w:val="0"/>
                <w:snapToGrid w:val="0"/>
                <w:sz w:val="20"/>
                <w:szCs w:val="20"/>
              </w:rPr>
              <w:t>대상회사가</w:t>
            </w:r>
            <w:r w:rsidRPr="00DD6F84">
              <w:rPr>
                <w:b w:val="0"/>
                <w:snapToGrid w:val="0"/>
                <w:sz w:val="20"/>
                <w:szCs w:val="20"/>
              </w:rPr>
              <w:t xml:space="preserve"> </w:t>
            </w:r>
            <w:r w:rsidRPr="00DD6F84">
              <w:rPr>
                <w:b w:val="0"/>
                <w:snapToGrid w:val="0"/>
                <w:sz w:val="20"/>
                <w:szCs w:val="20"/>
              </w:rPr>
              <w:t>만족할</w:t>
            </w:r>
            <w:r w:rsidRPr="00DD6F84">
              <w:rPr>
                <w:b w:val="0"/>
                <w:snapToGrid w:val="0"/>
                <w:sz w:val="20"/>
                <w:szCs w:val="20"/>
              </w:rPr>
              <w:t xml:space="preserve"> </w:t>
            </w:r>
            <w:r w:rsidRPr="00DD6F84">
              <w:rPr>
                <w:b w:val="0"/>
                <w:snapToGrid w:val="0"/>
                <w:sz w:val="20"/>
                <w:szCs w:val="20"/>
              </w:rPr>
              <w:t>만한</w:t>
            </w:r>
            <w:r w:rsidRPr="00DD6F84">
              <w:rPr>
                <w:b w:val="0"/>
                <w:snapToGrid w:val="0"/>
                <w:sz w:val="20"/>
                <w:szCs w:val="20"/>
              </w:rPr>
              <w:t xml:space="preserve"> </w:t>
            </w:r>
            <w:r w:rsidRPr="00DD6F84">
              <w:rPr>
                <w:b w:val="0"/>
                <w:snapToGrid w:val="0"/>
                <w:sz w:val="20"/>
                <w:szCs w:val="20"/>
              </w:rPr>
              <w:t>수준으로</w:t>
            </w:r>
            <w:r w:rsidRPr="00DD6F84">
              <w:rPr>
                <w:b w:val="0"/>
                <w:snapToGrid w:val="0"/>
                <w:sz w:val="20"/>
                <w:szCs w:val="20"/>
              </w:rPr>
              <w:t xml:space="preserve"> </w:t>
            </w:r>
            <w:r w:rsidRPr="00DD6F84">
              <w:rPr>
                <w:b w:val="0"/>
                <w:snapToGrid w:val="0"/>
                <w:sz w:val="20"/>
                <w:szCs w:val="20"/>
              </w:rPr>
              <w:t>화재보험을</w:t>
            </w:r>
            <w:r w:rsidRPr="00DD6F84">
              <w:rPr>
                <w:b w:val="0"/>
                <w:snapToGrid w:val="0"/>
                <w:sz w:val="20"/>
                <w:szCs w:val="20"/>
              </w:rPr>
              <w:t xml:space="preserve"> </w:t>
            </w:r>
            <w:r w:rsidRPr="00DD6F84">
              <w:rPr>
                <w:b w:val="0"/>
                <w:snapToGrid w:val="0"/>
                <w:sz w:val="20"/>
                <w:szCs w:val="20"/>
              </w:rPr>
              <w:t>가입하고</w:t>
            </w:r>
            <w:r w:rsidRPr="00DD6F84">
              <w:rPr>
                <w:b w:val="0"/>
                <w:snapToGrid w:val="0"/>
                <w:sz w:val="20"/>
                <w:szCs w:val="20"/>
              </w:rPr>
              <w:t xml:space="preserve"> </w:t>
            </w:r>
            <w:r w:rsidRPr="00DD6F84">
              <w:rPr>
                <w:b w:val="0"/>
                <w:snapToGrid w:val="0"/>
                <w:sz w:val="20"/>
                <w:szCs w:val="20"/>
              </w:rPr>
              <w:t>지체없이</w:t>
            </w:r>
            <w:r w:rsidRPr="00DD6F84">
              <w:rPr>
                <w:b w:val="0"/>
                <w:snapToGrid w:val="0"/>
                <w:sz w:val="20"/>
                <w:szCs w:val="20"/>
              </w:rPr>
              <w:t xml:space="preserve"> </w:t>
            </w:r>
            <w:r w:rsidRPr="00DD6F84">
              <w:rPr>
                <w:b w:val="0"/>
                <w:snapToGrid w:val="0"/>
                <w:sz w:val="20"/>
                <w:szCs w:val="20"/>
              </w:rPr>
              <w:t>보험계약상</w:t>
            </w:r>
            <w:r w:rsidRPr="00DD6F84">
              <w:rPr>
                <w:b w:val="0"/>
                <w:snapToGrid w:val="0"/>
                <w:sz w:val="20"/>
                <w:szCs w:val="20"/>
              </w:rPr>
              <w:t xml:space="preserve"> </w:t>
            </w:r>
            <w:r w:rsidRPr="00DD6F84">
              <w:rPr>
                <w:b w:val="0"/>
                <w:snapToGrid w:val="0"/>
                <w:sz w:val="20"/>
                <w:szCs w:val="20"/>
              </w:rPr>
              <w:t>보험금청구권에</w:t>
            </w:r>
            <w:r w:rsidRPr="00DD6F84">
              <w:rPr>
                <w:b w:val="0"/>
                <w:snapToGrid w:val="0"/>
                <w:sz w:val="20"/>
                <w:szCs w:val="20"/>
              </w:rPr>
              <w:t xml:space="preserve"> </w:t>
            </w:r>
            <w:r w:rsidRPr="00DD6F84">
              <w:rPr>
                <w:b w:val="0"/>
                <w:snapToGrid w:val="0"/>
                <w:sz w:val="20"/>
                <w:szCs w:val="20"/>
              </w:rPr>
              <w:t>대하여</w:t>
            </w:r>
            <w:r w:rsidRPr="00DD6F84">
              <w:rPr>
                <w:b w:val="0"/>
                <w:snapToGrid w:val="0"/>
                <w:sz w:val="20"/>
                <w:szCs w:val="20"/>
              </w:rPr>
              <w:t xml:space="preserve"> </w:t>
            </w:r>
            <w:r w:rsidRPr="00DD6F84">
              <w:rPr>
                <w:b w:val="0"/>
                <w:snapToGrid w:val="0"/>
                <w:sz w:val="20"/>
                <w:szCs w:val="20"/>
              </w:rPr>
              <w:t>대상회사에게</w:t>
            </w:r>
            <w:r w:rsidRPr="00DD6F84">
              <w:rPr>
                <w:b w:val="0"/>
                <w:snapToGrid w:val="0"/>
                <w:sz w:val="20"/>
                <w:szCs w:val="20"/>
              </w:rPr>
              <w:t xml:space="preserve"> 1</w:t>
            </w:r>
            <w:r w:rsidRPr="00DD6F84">
              <w:rPr>
                <w:b w:val="0"/>
                <w:snapToGrid w:val="0"/>
                <w:sz w:val="20"/>
                <w:szCs w:val="20"/>
              </w:rPr>
              <w:t>순위</w:t>
            </w:r>
            <w:r w:rsidRPr="00DD6F84">
              <w:rPr>
                <w:b w:val="0"/>
                <w:snapToGrid w:val="0"/>
                <w:sz w:val="20"/>
                <w:szCs w:val="20"/>
              </w:rPr>
              <w:t xml:space="preserve"> </w:t>
            </w:r>
            <w:proofErr w:type="spellStart"/>
            <w:r w:rsidRPr="00DD6F84">
              <w:rPr>
                <w:b w:val="0"/>
                <w:snapToGrid w:val="0"/>
                <w:sz w:val="20"/>
                <w:szCs w:val="20"/>
              </w:rPr>
              <w:t>근질권</w:t>
            </w:r>
            <w:proofErr w:type="spellEnd"/>
            <w:r w:rsidRPr="00DD6F84">
              <w:rPr>
                <w:b w:val="0"/>
                <w:snapToGrid w:val="0"/>
                <w:sz w:val="20"/>
                <w:szCs w:val="20"/>
              </w:rPr>
              <w:t>(</w:t>
            </w:r>
            <w:proofErr w:type="gramStart"/>
            <w:r w:rsidRPr="00DD6F84">
              <w:rPr>
                <w:b w:val="0"/>
                <w:snapToGrid w:val="0"/>
                <w:sz w:val="20"/>
                <w:szCs w:val="20"/>
              </w:rPr>
              <w:t>채권최고액</w:t>
            </w:r>
            <w:r w:rsidRPr="00DD6F84">
              <w:rPr>
                <w:b w:val="0"/>
                <w:snapToGrid w:val="0"/>
                <w:sz w:val="20"/>
                <w:szCs w:val="20"/>
              </w:rPr>
              <w:t>:</w:t>
            </w:r>
            <w:r w:rsidRPr="00DD6F84">
              <w:rPr>
                <w:b w:val="0"/>
                <w:snapToGrid w:val="0"/>
                <w:sz w:val="20"/>
                <w:szCs w:val="20"/>
              </w:rPr>
              <w:t>대여약정금의</w:t>
            </w:r>
            <w:proofErr w:type="gramEnd"/>
            <w:r w:rsidRPr="00DD6F84">
              <w:rPr>
                <w:b w:val="0"/>
                <w:snapToGrid w:val="0"/>
                <w:sz w:val="20"/>
                <w:szCs w:val="20"/>
              </w:rPr>
              <w:t xml:space="preserve"> 130%)</w:t>
            </w:r>
            <w:r w:rsidRPr="00DD6F84">
              <w:rPr>
                <w:b w:val="0"/>
                <w:snapToGrid w:val="0"/>
                <w:sz w:val="20"/>
                <w:szCs w:val="20"/>
              </w:rPr>
              <w:t>을</w:t>
            </w:r>
            <w:r w:rsidRPr="00DD6F84">
              <w:rPr>
                <w:b w:val="0"/>
                <w:snapToGrid w:val="0"/>
                <w:sz w:val="20"/>
                <w:szCs w:val="20"/>
              </w:rPr>
              <w:t xml:space="preserve"> </w:t>
            </w:r>
            <w:r w:rsidRPr="00DD6F84">
              <w:rPr>
                <w:b w:val="0"/>
                <w:snapToGrid w:val="0"/>
                <w:sz w:val="20"/>
                <w:szCs w:val="20"/>
              </w:rPr>
              <w:t>설정해야</w:t>
            </w:r>
            <w:r w:rsidRPr="00DD6F84">
              <w:rPr>
                <w:b w:val="0"/>
                <w:snapToGrid w:val="0"/>
                <w:sz w:val="20"/>
                <w:szCs w:val="20"/>
              </w:rPr>
              <w:t xml:space="preserve"> </w:t>
            </w:r>
            <w:r w:rsidRPr="00DD6F84">
              <w:rPr>
                <w:b w:val="0"/>
                <w:snapToGrid w:val="0"/>
                <w:sz w:val="20"/>
                <w:szCs w:val="20"/>
              </w:rPr>
              <w:t>함</w:t>
            </w:r>
            <w:r w:rsidRPr="00DD6F84">
              <w:rPr>
                <w:b w:val="0"/>
                <w:snapToGrid w:val="0"/>
                <w:sz w:val="20"/>
                <w:szCs w:val="20"/>
              </w:rPr>
              <w:t xml:space="preserve">. </w:t>
            </w:r>
          </w:p>
          <w:p w14:paraId="5F7A5F61" w14:textId="77777777" w:rsidR="00026A7E" w:rsidRPr="00DD6F84" w:rsidRDefault="00026A7E" w:rsidP="0091358C">
            <w:pPr>
              <w:pStyle w:val="21"/>
              <w:numPr>
                <w:ilvl w:val="0"/>
                <w:numId w:val="49"/>
              </w:numPr>
              <w:spacing w:before="60" w:after="60" w:line="270" w:lineRule="atLeast"/>
              <w:ind w:left="227" w:hanging="227"/>
              <w:rPr>
                <w:b w:val="0"/>
                <w:snapToGrid w:val="0"/>
                <w:sz w:val="20"/>
                <w:szCs w:val="20"/>
              </w:rPr>
            </w:pPr>
            <w:r w:rsidRPr="00DD6F84">
              <w:rPr>
                <w:b w:val="0"/>
                <w:snapToGrid w:val="0"/>
                <w:sz w:val="20"/>
                <w:szCs w:val="20"/>
              </w:rPr>
              <w:t>기타</w:t>
            </w:r>
            <w:r w:rsidRPr="00DD6F84">
              <w:rPr>
                <w:b w:val="0"/>
                <w:snapToGrid w:val="0"/>
                <w:sz w:val="20"/>
                <w:szCs w:val="20"/>
              </w:rPr>
              <w:t xml:space="preserve"> </w:t>
            </w:r>
            <w:r w:rsidRPr="00DD6F84">
              <w:rPr>
                <w:b w:val="0"/>
                <w:snapToGrid w:val="0"/>
                <w:sz w:val="20"/>
                <w:szCs w:val="20"/>
              </w:rPr>
              <w:t>담보</w:t>
            </w:r>
            <w:r w:rsidRPr="00DD6F84">
              <w:rPr>
                <w:b w:val="0"/>
                <w:snapToGrid w:val="0"/>
                <w:sz w:val="20"/>
                <w:szCs w:val="20"/>
              </w:rPr>
              <w:t>(</w:t>
            </w:r>
            <w:r w:rsidRPr="00DD6F84">
              <w:rPr>
                <w:b w:val="0"/>
                <w:snapToGrid w:val="0"/>
                <w:sz w:val="20"/>
                <w:szCs w:val="20"/>
              </w:rPr>
              <w:t>제</w:t>
            </w:r>
            <w:r w:rsidRPr="00DD6F84">
              <w:rPr>
                <w:b w:val="0"/>
                <w:snapToGrid w:val="0"/>
                <w:sz w:val="20"/>
                <w:szCs w:val="20"/>
              </w:rPr>
              <w:t>9</w:t>
            </w:r>
            <w:r w:rsidRPr="00DD6F84">
              <w:rPr>
                <w:b w:val="0"/>
                <w:snapToGrid w:val="0"/>
                <w:sz w:val="20"/>
                <w:szCs w:val="20"/>
              </w:rPr>
              <w:t>조</w:t>
            </w:r>
            <w:r w:rsidRPr="00DD6F84">
              <w:rPr>
                <w:b w:val="0"/>
                <w:snapToGrid w:val="0"/>
                <w:sz w:val="20"/>
                <w:szCs w:val="20"/>
              </w:rPr>
              <w:t xml:space="preserve"> </w:t>
            </w:r>
            <w:r w:rsidRPr="00DD6F84">
              <w:rPr>
                <w:b w:val="0"/>
                <w:snapToGrid w:val="0"/>
                <w:sz w:val="20"/>
                <w:szCs w:val="20"/>
              </w:rPr>
              <w:t>제</w:t>
            </w:r>
            <w:r w:rsidRPr="00DD6F84">
              <w:rPr>
                <w:b w:val="0"/>
                <w:snapToGrid w:val="0"/>
                <w:sz w:val="20"/>
                <w:szCs w:val="20"/>
              </w:rPr>
              <w:t>7</w:t>
            </w:r>
            <w:r w:rsidRPr="00DD6F84">
              <w:rPr>
                <w:b w:val="0"/>
                <w:snapToGrid w:val="0"/>
                <w:sz w:val="20"/>
                <w:szCs w:val="20"/>
              </w:rPr>
              <w:t>항</w:t>
            </w:r>
            <w:r w:rsidRPr="00DD6F84">
              <w:rPr>
                <w:b w:val="0"/>
                <w:snapToGrid w:val="0"/>
                <w:sz w:val="20"/>
                <w:szCs w:val="20"/>
              </w:rPr>
              <w:t>)</w:t>
            </w:r>
          </w:p>
        </w:tc>
      </w:tr>
    </w:tbl>
    <w:p w14:paraId="36DDA891" w14:textId="77777777" w:rsidR="00026A7E" w:rsidRPr="00CB2B3F" w:rsidRDefault="00026A7E" w:rsidP="00026A7E">
      <w:pPr>
        <w:pStyle w:val="a5"/>
        <w:numPr>
          <w:ilvl w:val="0"/>
          <w:numId w:val="96"/>
        </w:numPr>
        <w:spacing w:before="240" w:after="240"/>
        <w:ind w:leftChars="0" w:left="1815" w:hanging="454"/>
        <w:rPr>
          <w:szCs w:val="22"/>
        </w:rPr>
      </w:pPr>
      <w:r w:rsidRPr="00CB2B3F">
        <w:rPr>
          <w:szCs w:val="22"/>
        </w:rPr>
        <w:lastRenderedPageBreak/>
        <w:t>현황</w:t>
      </w:r>
    </w:p>
    <w:p w14:paraId="709885BC" w14:textId="77777777" w:rsidR="00026A7E" w:rsidRPr="00CB2B3F" w:rsidRDefault="00026A7E" w:rsidP="00026A7E">
      <w:pPr>
        <w:pStyle w:val="a5"/>
        <w:spacing w:before="240" w:after="240"/>
        <w:ind w:leftChars="0" w:left="1814"/>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w:t>
      </w:r>
      <w:ins w:id="333" w:author="heesung.ahn" w:date="2021-08-31T00:52:00Z">
        <w:r w:rsidR="004306CB">
          <w:rPr>
            <w:rFonts w:hint="eastAsia"/>
            <w:szCs w:val="22"/>
          </w:rPr>
          <w:t>본건</w:t>
        </w:r>
        <w:r w:rsidR="004306CB">
          <w:rPr>
            <w:rFonts w:hint="eastAsia"/>
            <w:szCs w:val="22"/>
          </w:rPr>
          <w:t xml:space="preserve"> </w:t>
        </w:r>
        <w:r w:rsidR="004306CB">
          <w:rPr>
            <w:rFonts w:hint="eastAsia"/>
            <w:szCs w:val="22"/>
          </w:rPr>
          <w:t>대여와</w:t>
        </w:r>
        <w:r w:rsidR="004306CB">
          <w:rPr>
            <w:rFonts w:hint="eastAsia"/>
            <w:szCs w:val="22"/>
          </w:rPr>
          <w:t xml:space="preserve"> </w:t>
        </w:r>
        <w:r w:rsidR="004306CB">
          <w:rPr>
            <w:rFonts w:hint="eastAsia"/>
            <w:szCs w:val="22"/>
          </w:rPr>
          <w:t>관련하여</w:t>
        </w:r>
        <w:r w:rsidR="004306CB">
          <w:rPr>
            <w:rFonts w:hint="eastAsia"/>
            <w:szCs w:val="22"/>
          </w:rPr>
          <w:t xml:space="preserve"> </w:t>
        </w:r>
      </w:ins>
      <w:del w:id="334" w:author="heesung.ahn" w:date="2021-08-31T00:52:00Z">
        <w:r w:rsidRPr="00CB2B3F" w:rsidDel="004306CB">
          <w:rPr>
            <w:szCs w:val="22"/>
          </w:rPr>
          <w:delText>대여계약상</w:delText>
        </w:r>
        <w:r w:rsidRPr="00CB2B3F" w:rsidDel="004306CB">
          <w:rPr>
            <w:szCs w:val="22"/>
          </w:rPr>
          <w:delText xml:space="preserve"> </w:delText>
        </w:r>
      </w:del>
      <w:r w:rsidRPr="00CB2B3F">
        <w:rPr>
          <w:szCs w:val="22"/>
        </w:rPr>
        <w:t>담보로</w:t>
      </w:r>
      <w:r w:rsidRPr="00CB2B3F">
        <w:rPr>
          <w:szCs w:val="22"/>
        </w:rPr>
        <w:t xml:space="preserve"> </w:t>
      </w:r>
      <w:proofErr w:type="spellStart"/>
      <w:r w:rsidRPr="00CB2B3F">
        <w:rPr>
          <w:szCs w:val="22"/>
        </w:rPr>
        <w:t>관리형토지신탁계약</w:t>
      </w:r>
      <w:proofErr w:type="spellEnd"/>
      <w:r w:rsidRPr="00CB2B3F">
        <w:rPr>
          <w:szCs w:val="22"/>
        </w:rPr>
        <w:t xml:space="preserve"> </w:t>
      </w:r>
      <w:r w:rsidRPr="00CB2B3F">
        <w:rPr>
          <w:szCs w:val="22"/>
        </w:rPr>
        <w:t>체결</w:t>
      </w:r>
      <w:r w:rsidRPr="00CB2B3F">
        <w:rPr>
          <w:szCs w:val="22"/>
        </w:rPr>
        <w:t xml:space="preserve">, </w:t>
      </w:r>
      <w:r w:rsidRPr="00CB2B3F">
        <w:rPr>
          <w:szCs w:val="22"/>
        </w:rPr>
        <w:t>차주</w:t>
      </w:r>
      <w:r w:rsidRPr="00CB2B3F">
        <w:rPr>
          <w:szCs w:val="22"/>
        </w:rPr>
        <w:t xml:space="preserve"> </w:t>
      </w:r>
      <w:r w:rsidRPr="00CB2B3F">
        <w:rPr>
          <w:szCs w:val="22"/>
        </w:rPr>
        <w:t>주식에</w:t>
      </w:r>
      <w:r w:rsidRPr="00CB2B3F">
        <w:rPr>
          <w:szCs w:val="22"/>
        </w:rPr>
        <w:t xml:space="preserve"> </w:t>
      </w:r>
      <w:r w:rsidRPr="00CB2B3F">
        <w:rPr>
          <w:szCs w:val="22"/>
        </w:rPr>
        <w:t>대한</w:t>
      </w:r>
      <w:r w:rsidRPr="00CB2B3F">
        <w:rPr>
          <w:szCs w:val="22"/>
        </w:rPr>
        <w:t xml:space="preserve"> </w:t>
      </w:r>
      <w:proofErr w:type="spellStart"/>
      <w:r w:rsidRPr="00CB2B3F">
        <w:rPr>
          <w:szCs w:val="22"/>
        </w:rPr>
        <w:t>근질권</w:t>
      </w:r>
      <w:proofErr w:type="spellEnd"/>
      <w:r w:rsidRPr="00CB2B3F">
        <w:rPr>
          <w:szCs w:val="22"/>
        </w:rPr>
        <w:t xml:space="preserve"> </w:t>
      </w:r>
      <w:r w:rsidRPr="00CB2B3F">
        <w:rPr>
          <w:szCs w:val="22"/>
        </w:rPr>
        <w:t>설정</w:t>
      </w:r>
      <w:r w:rsidRPr="00CB2B3F">
        <w:rPr>
          <w:szCs w:val="22"/>
        </w:rPr>
        <w:t xml:space="preserve">, </w:t>
      </w:r>
      <w:r w:rsidRPr="00CB2B3F">
        <w:rPr>
          <w:szCs w:val="22"/>
        </w:rPr>
        <w:t>연대보증</w:t>
      </w:r>
      <w:r w:rsidRPr="00CB2B3F">
        <w:rPr>
          <w:szCs w:val="22"/>
        </w:rPr>
        <w:t xml:space="preserve">, </w:t>
      </w:r>
      <w:r w:rsidRPr="00CB2B3F">
        <w:rPr>
          <w:szCs w:val="22"/>
        </w:rPr>
        <w:t>보험금청구권에</w:t>
      </w:r>
      <w:r w:rsidRPr="00CB2B3F">
        <w:rPr>
          <w:szCs w:val="22"/>
        </w:rPr>
        <w:t xml:space="preserve"> </w:t>
      </w:r>
      <w:r w:rsidRPr="00CB2B3F">
        <w:rPr>
          <w:szCs w:val="22"/>
        </w:rPr>
        <w:t>대한</w:t>
      </w:r>
      <w:r w:rsidRPr="00CB2B3F">
        <w:rPr>
          <w:szCs w:val="22"/>
        </w:rPr>
        <w:t xml:space="preserve"> </w:t>
      </w:r>
      <w:proofErr w:type="spellStart"/>
      <w:r w:rsidRPr="00CB2B3F">
        <w:rPr>
          <w:szCs w:val="22"/>
        </w:rPr>
        <w:t>근질권</w:t>
      </w:r>
      <w:proofErr w:type="spellEnd"/>
      <w:r w:rsidRPr="00CB2B3F">
        <w:rPr>
          <w:szCs w:val="22"/>
        </w:rPr>
        <w:t xml:space="preserve"> </w:t>
      </w:r>
      <w:r w:rsidRPr="00CB2B3F">
        <w:rPr>
          <w:szCs w:val="22"/>
        </w:rPr>
        <w:t>설정</w:t>
      </w:r>
      <w:r w:rsidRPr="00CB2B3F">
        <w:rPr>
          <w:szCs w:val="22"/>
        </w:rPr>
        <w:t xml:space="preserve"> </w:t>
      </w:r>
      <w:r w:rsidRPr="00CB2B3F">
        <w:rPr>
          <w:szCs w:val="22"/>
        </w:rPr>
        <w:t>등을</w:t>
      </w:r>
      <w:r w:rsidRPr="00CB2B3F">
        <w:rPr>
          <w:szCs w:val="22"/>
        </w:rPr>
        <w:t xml:space="preserve"> </w:t>
      </w:r>
      <w:r w:rsidRPr="00CB2B3F">
        <w:rPr>
          <w:szCs w:val="22"/>
        </w:rPr>
        <w:t>제공받기로</w:t>
      </w:r>
      <w:r w:rsidRPr="00CB2B3F">
        <w:rPr>
          <w:szCs w:val="22"/>
        </w:rPr>
        <w:t xml:space="preserve"> </w:t>
      </w:r>
      <w:r w:rsidRPr="00CB2B3F">
        <w:rPr>
          <w:szCs w:val="22"/>
        </w:rPr>
        <w:t>약정하고</w:t>
      </w:r>
      <w:r w:rsidRPr="00CB2B3F">
        <w:rPr>
          <w:szCs w:val="22"/>
        </w:rPr>
        <w:t xml:space="preserve"> </w:t>
      </w:r>
      <w:r w:rsidRPr="00CB2B3F">
        <w:rPr>
          <w:szCs w:val="22"/>
        </w:rPr>
        <w:t>있음</w:t>
      </w:r>
      <w:r w:rsidRPr="00CB2B3F">
        <w:rPr>
          <w:szCs w:val="22"/>
        </w:rPr>
        <w:t xml:space="preserve">. </w:t>
      </w:r>
      <w:r w:rsidRPr="00CB2B3F">
        <w:rPr>
          <w:szCs w:val="22"/>
        </w:rPr>
        <w:t>다만</w:t>
      </w:r>
      <w:r w:rsidRPr="00CB2B3F">
        <w:rPr>
          <w:szCs w:val="22"/>
        </w:rPr>
        <w:t xml:space="preserve">, </w:t>
      </w:r>
      <w:r w:rsidRPr="00CB2B3F">
        <w:rPr>
          <w:szCs w:val="22"/>
        </w:rPr>
        <w:t>실제로</w:t>
      </w:r>
      <w:r w:rsidRPr="00CB2B3F">
        <w:rPr>
          <w:szCs w:val="22"/>
        </w:rPr>
        <w:t xml:space="preserve"> </w:t>
      </w:r>
      <w:r w:rsidRPr="00CB2B3F">
        <w:rPr>
          <w:szCs w:val="22"/>
        </w:rPr>
        <w:t>대여계약에</w:t>
      </w:r>
      <w:r w:rsidRPr="00CB2B3F">
        <w:rPr>
          <w:szCs w:val="22"/>
        </w:rPr>
        <w:t xml:space="preserve"> </w:t>
      </w:r>
      <w:r w:rsidRPr="00CB2B3F">
        <w:rPr>
          <w:szCs w:val="22"/>
        </w:rPr>
        <w:t>따라</w:t>
      </w:r>
      <w:r w:rsidRPr="00CB2B3F">
        <w:rPr>
          <w:szCs w:val="22"/>
        </w:rPr>
        <w:t xml:space="preserve"> </w:t>
      </w:r>
      <w:r w:rsidRPr="00CB2B3F">
        <w:rPr>
          <w:szCs w:val="22"/>
        </w:rPr>
        <w:t>담보를</w:t>
      </w:r>
      <w:r w:rsidRPr="00CB2B3F">
        <w:rPr>
          <w:szCs w:val="22"/>
        </w:rPr>
        <w:t xml:space="preserve"> </w:t>
      </w:r>
      <w:proofErr w:type="gramStart"/>
      <w:r w:rsidRPr="00CB2B3F">
        <w:rPr>
          <w:szCs w:val="22"/>
        </w:rPr>
        <w:t>제공</w:t>
      </w:r>
      <w:r w:rsidRPr="00CB2B3F">
        <w:rPr>
          <w:szCs w:val="22"/>
        </w:rPr>
        <w:t xml:space="preserve"> </w:t>
      </w:r>
      <w:r w:rsidRPr="00CB2B3F">
        <w:rPr>
          <w:szCs w:val="22"/>
        </w:rPr>
        <w:t>받았는지</w:t>
      </w:r>
      <w:proofErr w:type="gramEnd"/>
      <w:r w:rsidRPr="00CB2B3F">
        <w:rPr>
          <w:szCs w:val="22"/>
        </w:rPr>
        <w:t xml:space="preserve"> </w:t>
      </w:r>
      <w:r w:rsidRPr="00CB2B3F">
        <w:rPr>
          <w:szCs w:val="22"/>
        </w:rPr>
        <w:t>여부에</w:t>
      </w:r>
      <w:r w:rsidRPr="00CB2B3F">
        <w:rPr>
          <w:szCs w:val="22"/>
        </w:rPr>
        <w:t xml:space="preserve"> </w:t>
      </w:r>
      <w:r w:rsidRPr="00CB2B3F">
        <w:rPr>
          <w:szCs w:val="22"/>
        </w:rPr>
        <w:t>대한</w:t>
      </w:r>
      <w:r w:rsidRPr="00CB2B3F">
        <w:rPr>
          <w:szCs w:val="22"/>
        </w:rPr>
        <w:t xml:space="preserve"> </w:t>
      </w:r>
      <w:r w:rsidRPr="00CB2B3F">
        <w:rPr>
          <w:szCs w:val="22"/>
        </w:rPr>
        <w:t>현황</w:t>
      </w:r>
      <w:r w:rsidRPr="00CB2B3F">
        <w:rPr>
          <w:szCs w:val="22"/>
        </w:rPr>
        <w:t xml:space="preserve"> </w:t>
      </w:r>
      <w:r w:rsidRPr="00CB2B3F">
        <w:rPr>
          <w:szCs w:val="22"/>
        </w:rPr>
        <w:t>자료</w:t>
      </w:r>
      <w:r w:rsidRPr="00CB2B3F">
        <w:rPr>
          <w:szCs w:val="22"/>
        </w:rPr>
        <w:t xml:space="preserve"> </w:t>
      </w:r>
      <w:r w:rsidRPr="00CB2B3F">
        <w:rPr>
          <w:szCs w:val="22"/>
        </w:rPr>
        <w:t>및</w:t>
      </w:r>
      <w:r w:rsidRPr="00CB2B3F">
        <w:rPr>
          <w:szCs w:val="22"/>
        </w:rPr>
        <w:t xml:space="preserve"> </w:t>
      </w:r>
      <w:r w:rsidRPr="00CB2B3F">
        <w:rPr>
          <w:szCs w:val="22"/>
        </w:rPr>
        <w:t>담보설정계약서는</w:t>
      </w:r>
      <w:r w:rsidRPr="00CB2B3F">
        <w:rPr>
          <w:szCs w:val="22"/>
        </w:rPr>
        <w:t xml:space="preserve"> </w:t>
      </w:r>
      <w:r w:rsidRPr="00CB2B3F">
        <w:rPr>
          <w:szCs w:val="22"/>
        </w:rPr>
        <w:t>제공되지</w:t>
      </w:r>
      <w:r w:rsidRPr="00CB2B3F">
        <w:rPr>
          <w:szCs w:val="22"/>
        </w:rPr>
        <w:t xml:space="preserve"> </w:t>
      </w:r>
      <w:r w:rsidRPr="00CB2B3F">
        <w:rPr>
          <w:szCs w:val="22"/>
        </w:rPr>
        <w:t>않음</w:t>
      </w:r>
      <w:r w:rsidRPr="00CB2B3F">
        <w:rPr>
          <w:szCs w:val="22"/>
        </w:rPr>
        <w:t xml:space="preserve">. </w:t>
      </w:r>
    </w:p>
    <w:p w14:paraId="264F6CF1" w14:textId="77777777" w:rsidR="00026A7E" w:rsidRPr="00CB2B3F" w:rsidRDefault="00026A7E" w:rsidP="00026A7E">
      <w:pPr>
        <w:pStyle w:val="a5"/>
        <w:spacing w:before="240" w:after="240"/>
        <w:ind w:leftChars="0" w:left="1814"/>
        <w:rPr>
          <w:szCs w:val="22"/>
        </w:rPr>
      </w:pPr>
      <w:r w:rsidRPr="00CB2B3F">
        <w:rPr>
          <w:szCs w:val="22"/>
        </w:rPr>
        <w:t>제공된</w:t>
      </w:r>
      <w:r w:rsidRPr="00CB2B3F">
        <w:rPr>
          <w:szCs w:val="22"/>
        </w:rPr>
        <w:t xml:space="preserve"> </w:t>
      </w:r>
      <w:r w:rsidRPr="00CB2B3F">
        <w:rPr>
          <w:szCs w:val="22"/>
        </w:rPr>
        <w:t>자료</w:t>
      </w:r>
      <w:r w:rsidRPr="00CB2B3F">
        <w:rPr>
          <w:szCs w:val="22"/>
        </w:rPr>
        <w:t xml:space="preserve"> </w:t>
      </w:r>
      <w:r w:rsidRPr="00CB2B3F">
        <w:rPr>
          <w:szCs w:val="22"/>
        </w:rPr>
        <w:t>및</w:t>
      </w:r>
      <w:r w:rsidRPr="00CB2B3F">
        <w:rPr>
          <w:szCs w:val="22"/>
        </w:rPr>
        <w:t xml:space="preserve"> </w:t>
      </w:r>
      <w:r w:rsidRPr="00CB2B3F">
        <w:rPr>
          <w:szCs w:val="22"/>
        </w:rPr>
        <w:t>답변에</w:t>
      </w:r>
      <w:r w:rsidRPr="00CB2B3F">
        <w:rPr>
          <w:szCs w:val="22"/>
        </w:rPr>
        <w:t xml:space="preserve"> </w:t>
      </w:r>
      <w:r w:rsidRPr="00CB2B3F">
        <w:rPr>
          <w:szCs w:val="22"/>
        </w:rPr>
        <w:t>따르면</w:t>
      </w:r>
      <w:r w:rsidRPr="00CB2B3F">
        <w:rPr>
          <w:szCs w:val="22"/>
        </w:rPr>
        <w:t>, 7</w:t>
      </w:r>
      <w:r w:rsidRPr="00CB2B3F">
        <w:rPr>
          <w:szCs w:val="22"/>
        </w:rPr>
        <w:t>월</w:t>
      </w:r>
      <w:r w:rsidRPr="00CB2B3F">
        <w:rPr>
          <w:szCs w:val="22"/>
        </w:rPr>
        <w:t xml:space="preserve"> 21</w:t>
      </w:r>
      <w:r w:rsidRPr="00CB2B3F">
        <w:rPr>
          <w:szCs w:val="22"/>
        </w:rPr>
        <w:t>일</w:t>
      </w:r>
      <w:r w:rsidRPr="00CB2B3F">
        <w:rPr>
          <w:szCs w:val="22"/>
        </w:rPr>
        <w:t xml:space="preserve"> </w:t>
      </w:r>
      <w:r w:rsidRPr="00CB2B3F">
        <w:rPr>
          <w:szCs w:val="22"/>
        </w:rPr>
        <w:t>기준</w:t>
      </w:r>
      <w:r w:rsidRPr="00CB2B3F">
        <w:rPr>
          <w:szCs w:val="22"/>
        </w:rPr>
        <w:t xml:space="preserve"> </w:t>
      </w:r>
      <w:r w:rsidRPr="00CB2B3F">
        <w:rPr>
          <w:szCs w:val="22"/>
        </w:rPr>
        <w:t>본건</w:t>
      </w:r>
      <w:r w:rsidRPr="00CB2B3F">
        <w:rPr>
          <w:szCs w:val="22"/>
        </w:rPr>
        <w:t xml:space="preserve"> </w:t>
      </w:r>
      <w:r w:rsidRPr="00CB2B3F">
        <w:rPr>
          <w:szCs w:val="22"/>
        </w:rPr>
        <w:t>사업에</w:t>
      </w:r>
      <w:r w:rsidRPr="00CB2B3F">
        <w:rPr>
          <w:szCs w:val="22"/>
        </w:rPr>
        <w:t xml:space="preserve"> </w:t>
      </w:r>
      <w:r w:rsidRPr="00CB2B3F">
        <w:rPr>
          <w:szCs w:val="22"/>
        </w:rPr>
        <w:t>따른</w:t>
      </w:r>
      <w:r w:rsidRPr="00CB2B3F">
        <w:rPr>
          <w:szCs w:val="22"/>
        </w:rPr>
        <w:t xml:space="preserve"> </w:t>
      </w:r>
      <w:r w:rsidRPr="00CB2B3F">
        <w:rPr>
          <w:szCs w:val="22"/>
        </w:rPr>
        <w:t>타운하우스의</w:t>
      </w:r>
      <w:r w:rsidRPr="00CB2B3F">
        <w:rPr>
          <w:szCs w:val="22"/>
        </w:rPr>
        <w:t xml:space="preserve"> </w:t>
      </w:r>
      <w:r w:rsidRPr="00CB2B3F">
        <w:rPr>
          <w:szCs w:val="22"/>
        </w:rPr>
        <w:t>조성은</w:t>
      </w:r>
      <w:r w:rsidRPr="00CB2B3F">
        <w:rPr>
          <w:szCs w:val="22"/>
        </w:rPr>
        <w:t xml:space="preserve"> </w:t>
      </w:r>
      <w:r w:rsidRPr="00CB2B3F">
        <w:rPr>
          <w:szCs w:val="22"/>
        </w:rPr>
        <w:t>완료되었으며</w:t>
      </w:r>
      <w:r w:rsidRPr="00CB2B3F">
        <w:rPr>
          <w:szCs w:val="22"/>
        </w:rPr>
        <w:t xml:space="preserve">, </w:t>
      </w:r>
      <w:r w:rsidRPr="00CB2B3F">
        <w:rPr>
          <w:szCs w:val="22"/>
        </w:rPr>
        <w:t>총</w:t>
      </w:r>
      <w:r w:rsidRPr="00CB2B3F">
        <w:rPr>
          <w:szCs w:val="22"/>
        </w:rPr>
        <w:t xml:space="preserve"> 29</w:t>
      </w:r>
      <w:r w:rsidRPr="00CB2B3F">
        <w:rPr>
          <w:szCs w:val="22"/>
        </w:rPr>
        <w:t>세대를</w:t>
      </w:r>
      <w:r w:rsidRPr="00CB2B3F">
        <w:rPr>
          <w:szCs w:val="22"/>
        </w:rPr>
        <w:t xml:space="preserve"> </w:t>
      </w:r>
      <w:r w:rsidRPr="00CB2B3F">
        <w:rPr>
          <w:szCs w:val="22"/>
        </w:rPr>
        <w:t>분양하여</w:t>
      </w:r>
      <w:r w:rsidRPr="00CB2B3F">
        <w:rPr>
          <w:szCs w:val="22"/>
        </w:rPr>
        <w:t xml:space="preserve"> 16</w:t>
      </w:r>
      <w:r w:rsidRPr="00CB2B3F">
        <w:rPr>
          <w:szCs w:val="22"/>
        </w:rPr>
        <w:t>세대가</w:t>
      </w:r>
      <w:r w:rsidRPr="00CB2B3F">
        <w:rPr>
          <w:szCs w:val="22"/>
        </w:rPr>
        <w:t xml:space="preserve"> </w:t>
      </w:r>
      <w:r w:rsidRPr="00CB2B3F">
        <w:rPr>
          <w:szCs w:val="22"/>
        </w:rPr>
        <w:t>분양</w:t>
      </w:r>
      <w:r w:rsidRPr="00CB2B3F">
        <w:rPr>
          <w:szCs w:val="22"/>
        </w:rPr>
        <w:t xml:space="preserve"> </w:t>
      </w:r>
      <w:r w:rsidRPr="00CB2B3F">
        <w:rPr>
          <w:szCs w:val="22"/>
        </w:rPr>
        <w:t>완료</w:t>
      </w:r>
      <w:r w:rsidRPr="00CB2B3F">
        <w:rPr>
          <w:szCs w:val="22"/>
        </w:rPr>
        <w:t xml:space="preserve">, </w:t>
      </w:r>
      <w:r w:rsidRPr="00CB2B3F">
        <w:rPr>
          <w:szCs w:val="22"/>
        </w:rPr>
        <w:t>전세</w:t>
      </w:r>
      <w:r w:rsidRPr="00CB2B3F">
        <w:rPr>
          <w:szCs w:val="22"/>
        </w:rPr>
        <w:t xml:space="preserve"> 8</w:t>
      </w:r>
      <w:r w:rsidRPr="00CB2B3F">
        <w:rPr>
          <w:szCs w:val="22"/>
        </w:rPr>
        <w:t>세대</w:t>
      </w:r>
      <w:r w:rsidRPr="00CB2B3F">
        <w:rPr>
          <w:szCs w:val="22"/>
        </w:rPr>
        <w:t xml:space="preserve">, </w:t>
      </w:r>
      <w:r w:rsidRPr="00CB2B3F">
        <w:rPr>
          <w:szCs w:val="22"/>
        </w:rPr>
        <w:t>동호지정</w:t>
      </w:r>
      <w:r w:rsidRPr="00CB2B3F">
        <w:rPr>
          <w:szCs w:val="22"/>
        </w:rPr>
        <w:t xml:space="preserve"> 2</w:t>
      </w:r>
      <w:r w:rsidRPr="00CB2B3F">
        <w:rPr>
          <w:szCs w:val="22"/>
        </w:rPr>
        <w:t>세대</w:t>
      </w:r>
      <w:r w:rsidRPr="00CB2B3F">
        <w:rPr>
          <w:szCs w:val="22"/>
        </w:rPr>
        <w:t xml:space="preserve">, </w:t>
      </w:r>
      <w:r w:rsidRPr="00CB2B3F">
        <w:rPr>
          <w:szCs w:val="22"/>
        </w:rPr>
        <w:t>미분양</w:t>
      </w:r>
      <w:r w:rsidRPr="00CB2B3F">
        <w:rPr>
          <w:szCs w:val="22"/>
        </w:rPr>
        <w:t xml:space="preserve"> 3</w:t>
      </w:r>
      <w:r w:rsidRPr="00CB2B3F">
        <w:rPr>
          <w:szCs w:val="22"/>
        </w:rPr>
        <w:t>세대임</w:t>
      </w:r>
      <w:r w:rsidRPr="00CB2B3F">
        <w:rPr>
          <w:szCs w:val="22"/>
        </w:rPr>
        <w:t xml:space="preserve">. </w:t>
      </w:r>
    </w:p>
    <w:tbl>
      <w:tblPr>
        <w:tblW w:w="4059" w:type="pct"/>
        <w:tblInd w:w="1814"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389"/>
        <w:gridCol w:w="1389"/>
        <w:gridCol w:w="1390"/>
        <w:gridCol w:w="1390"/>
        <w:gridCol w:w="2266"/>
      </w:tblGrid>
      <w:tr w:rsidR="00026A7E" w:rsidRPr="00CB2B3F" w14:paraId="02F0ED6D" w14:textId="77777777" w:rsidTr="0091358C">
        <w:trPr>
          <w:trHeight w:val="340"/>
          <w:tblHeader/>
        </w:trPr>
        <w:tc>
          <w:tcPr>
            <w:tcW w:w="888" w:type="pct"/>
            <w:tcBorders>
              <w:top w:val="single" w:sz="12" w:space="0" w:color="404040" w:themeColor="text1" w:themeTint="BF"/>
              <w:bottom w:val="single" w:sz="4" w:space="0" w:color="404040" w:themeColor="text1" w:themeTint="BF"/>
            </w:tcBorders>
            <w:shd w:val="clear" w:color="auto" w:fill="DEEEEE"/>
            <w:vAlign w:val="center"/>
          </w:tcPr>
          <w:p w14:paraId="501325E7"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분양</w:t>
            </w:r>
          </w:p>
        </w:tc>
        <w:tc>
          <w:tcPr>
            <w:tcW w:w="888" w:type="pct"/>
            <w:tcBorders>
              <w:top w:val="single" w:sz="12" w:space="0" w:color="404040" w:themeColor="text1" w:themeTint="BF"/>
              <w:bottom w:val="single" w:sz="4" w:space="0" w:color="404040" w:themeColor="text1" w:themeTint="BF"/>
            </w:tcBorders>
            <w:shd w:val="clear" w:color="auto" w:fill="DEEEEE"/>
            <w:vAlign w:val="center"/>
          </w:tcPr>
          <w:p w14:paraId="09A1EC48"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전세</w:t>
            </w:r>
          </w:p>
        </w:tc>
        <w:tc>
          <w:tcPr>
            <w:tcW w:w="888" w:type="pct"/>
            <w:tcBorders>
              <w:top w:val="single" w:sz="12" w:space="0" w:color="404040" w:themeColor="text1" w:themeTint="BF"/>
              <w:bottom w:val="single" w:sz="4" w:space="0" w:color="404040" w:themeColor="text1" w:themeTint="BF"/>
            </w:tcBorders>
            <w:shd w:val="clear" w:color="auto" w:fill="DEEEEE"/>
            <w:vAlign w:val="center"/>
          </w:tcPr>
          <w:p w14:paraId="23F24612"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동호지정</w:t>
            </w:r>
          </w:p>
        </w:tc>
        <w:tc>
          <w:tcPr>
            <w:tcW w:w="888" w:type="pct"/>
            <w:tcBorders>
              <w:top w:val="single" w:sz="12" w:space="0" w:color="404040" w:themeColor="text1" w:themeTint="BF"/>
              <w:bottom w:val="single" w:sz="4" w:space="0" w:color="404040" w:themeColor="text1" w:themeTint="BF"/>
            </w:tcBorders>
            <w:shd w:val="clear" w:color="auto" w:fill="DEEEEE"/>
            <w:vAlign w:val="center"/>
          </w:tcPr>
          <w:p w14:paraId="2076F80F"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미분양</w:t>
            </w:r>
          </w:p>
        </w:tc>
        <w:tc>
          <w:tcPr>
            <w:tcW w:w="1449" w:type="pct"/>
            <w:tcBorders>
              <w:top w:val="single" w:sz="12" w:space="0" w:color="404040" w:themeColor="text1" w:themeTint="BF"/>
              <w:bottom w:val="single" w:sz="4" w:space="0" w:color="404040" w:themeColor="text1" w:themeTint="BF"/>
            </w:tcBorders>
            <w:shd w:val="clear" w:color="auto" w:fill="DEEEEE"/>
            <w:vAlign w:val="center"/>
          </w:tcPr>
          <w:p w14:paraId="0F1710EC"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비고</w:t>
            </w:r>
          </w:p>
        </w:tc>
      </w:tr>
      <w:tr w:rsidR="00026A7E" w:rsidRPr="00CB2B3F" w14:paraId="0B69BE3A" w14:textId="77777777" w:rsidTr="0091358C">
        <w:trPr>
          <w:trHeight w:val="340"/>
        </w:trPr>
        <w:tc>
          <w:tcPr>
            <w:tcW w:w="888" w:type="pct"/>
            <w:tcBorders>
              <w:top w:val="single" w:sz="4" w:space="0" w:color="404040" w:themeColor="text1" w:themeTint="BF"/>
            </w:tcBorders>
            <w:shd w:val="clear" w:color="auto" w:fill="auto"/>
            <w:vAlign w:val="center"/>
          </w:tcPr>
          <w:p w14:paraId="6FD13135" w14:textId="77777777" w:rsidR="00026A7E" w:rsidRPr="00DD6F84" w:rsidRDefault="00026A7E" w:rsidP="0091358C">
            <w:pPr>
              <w:pStyle w:val="a5"/>
              <w:spacing w:line="280" w:lineRule="atLeast"/>
              <w:ind w:leftChars="0" w:left="0"/>
              <w:jc w:val="center"/>
              <w:rPr>
                <w:sz w:val="20"/>
                <w:szCs w:val="20"/>
              </w:rPr>
            </w:pPr>
            <w:r w:rsidRPr="00DD6F84">
              <w:rPr>
                <w:sz w:val="20"/>
                <w:szCs w:val="20"/>
              </w:rPr>
              <w:t>16</w:t>
            </w:r>
          </w:p>
        </w:tc>
        <w:tc>
          <w:tcPr>
            <w:tcW w:w="888" w:type="pct"/>
            <w:tcBorders>
              <w:top w:val="single" w:sz="4" w:space="0" w:color="404040" w:themeColor="text1" w:themeTint="BF"/>
            </w:tcBorders>
            <w:vAlign w:val="center"/>
          </w:tcPr>
          <w:p w14:paraId="4759AA74" w14:textId="77777777" w:rsidR="00026A7E" w:rsidRPr="00DD6F84" w:rsidRDefault="00026A7E" w:rsidP="0091358C">
            <w:pPr>
              <w:pStyle w:val="a5"/>
              <w:spacing w:line="280" w:lineRule="atLeast"/>
              <w:ind w:leftChars="0" w:left="0"/>
              <w:jc w:val="center"/>
              <w:rPr>
                <w:sz w:val="20"/>
                <w:szCs w:val="20"/>
              </w:rPr>
            </w:pPr>
            <w:r w:rsidRPr="00DD6F84">
              <w:rPr>
                <w:sz w:val="20"/>
                <w:szCs w:val="20"/>
              </w:rPr>
              <w:t>8</w:t>
            </w:r>
          </w:p>
        </w:tc>
        <w:tc>
          <w:tcPr>
            <w:tcW w:w="888" w:type="pct"/>
            <w:tcBorders>
              <w:top w:val="single" w:sz="4" w:space="0" w:color="404040" w:themeColor="text1" w:themeTint="BF"/>
            </w:tcBorders>
            <w:shd w:val="clear" w:color="auto" w:fill="auto"/>
            <w:vAlign w:val="center"/>
          </w:tcPr>
          <w:p w14:paraId="55ECF9C8" w14:textId="77777777" w:rsidR="00026A7E" w:rsidRPr="00DD6F84" w:rsidRDefault="00026A7E" w:rsidP="0091358C">
            <w:pPr>
              <w:pStyle w:val="a5"/>
              <w:spacing w:line="280" w:lineRule="atLeast"/>
              <w:ind w:leftChars="0" w:left="0"/>
              <w:jc w:val="center"/>
              <w:rPr>
                <w:sz w:val="20"/>
                <w:szCs w:val="20"/>
              </w:rPr>
            </w:pPr>
            <w:r w:rsidRPr="00DD6F84">
              <w:rPr>
                <w:sz w:val="20"/>
                <w:szCs w:val="20"/>
              </w:rPr>
              <w:t>2</w:t>
            </w:r>
          </w:p>
        </w:tc>
        <w:tc>
          <w:tcPr>
            <w:tcW w:w="888" w:type="pct"/>
            <w:tcBorders>
              <w:top w:val="single" w:sz="4" w:space="0" w:color="404040" w:themeColor="text1" w:themeTint="BF"/>
            </w:tcBorders>
            <w:shd w:val="clear" w:color="auto" w:fill="auto"/>
            <w:vAlign w:val="center"/>
          </w:tcPr>
          <w:p w14:paraId="7F375F18" w14:textId="77777777" w:rsidR="00026A7E" w:rsidRPr="00DD6F84" w:rsidRDefault="00026A7E" w:rsidP="0091358C">
            <w:pPr>
              <w:pStyle w:val="a5"/>
              <w:spacing w:line="280" w:lineRule="atLeast"/>
              <w:ind w:leftChars="0" w:left="0"/>
              <w:jc w:val="center"/>
              <w:rPr>
                <w:sz w:val="20"/>
                <w:szCs w:val="20"/>
              </w:rPr>
            </w:pPr>
            <w:r w:rsidRPr="00DD6F84">
              <w:rPr>
                <w:sz w:val="20"/>
                <w:szCs w:val="20"/>
              </w:rPr>
              <w:t>3</w:t>
            </w:r>
          </w:p>
        </w:tc>
        <w:tc>
          <w:tcPr>
            <w:tcW w:w="1449" w:type="pct"/>
            <w:tcBorders>
              <w:top w:val="single" w:sz="4" w:space="0" w:color="404040" w:themeColor="text1" w:themeTint="BF"/>
            </w:tcBorders>
            <w:vAlign w:val="center"/>
          </w:tcPr>
          <w:p w14:paraId="0A481C13" w14:textId="77777777" w:rsidR="00026A7E" w:rsidRPr="00DD6F84" w:rsidRDefault="00026A7E" w:rsidP="0091358C">
            <w:pPr>
              <w:pStyle w:val="a5"/>
              <w:spacing w:line="280" w:lineRule="atLeast"/>
              <w:ind w:leftChars="0" w:left="0"/>
              <w:jc w:val="center"/>
              <w:rPr>
                <w:sz w:val="20"/>
                <w:szCs w:val="20"/>
              </w:rPr>
            </w:pPr>
            <w:r w:rsidRPr="00DD6F84">
              <w:rPr>
                <w:sz w:val="20"/>
                <w:szCs w:val="20"/>
              </w:rPr>
              <w:t>전세</w:t>
            </w:r>
            <w:r w:rsidRPr="00DD6F84">
              <w:rPr>
                <w:sz w:val="20"/>
                <w:szCs w:val="20"/>
              </w:rPr>
              <w:t xml:space="preserve"> 1</w:t>
            </w:r>
            <w:r w:rsidRPr="00DD6F84">
              <w:rPr>
                <w:sz w:val="20"/>
                <w:szCs w:val="20"/>
              </w:rPr>
              <w:t>건</w:t>
            </w:r>
            <w:r w:rsidRPr="00DD6F84">
              <w:rPr>
                <w:sz w:val="20"/>
                <w:szCs w:val="20"/>
              </w:rPr>
              <w:t xml:space="preserve"> </w:t>
            </w:r>
            <w:proofErr w:type="spellStart"/>
            <w:r w:rsidRPr="00DD6F84">
              <w:rPr>
                <w:sz w:val="20"/>
                <w:szCs w:val="20"/>
              </w:rPr>
              <w:t>미계약</w:t>
            </w:r>
            <w:proofErr w:type="spellEnd"/>
          </w:p>
        </w:tc>
      </w:tr>
    </w:tbl>
    <w:p w14:paraId="72B368D2" w14:textId="77777777" w:rsidR="00026A7E" w:rsidRPr="00CB2B3F" w:rsidRDefault="00026A7E" w:rsidP="00026A7E">
      <w:pPr>
        <w:pStyle w:val="a5"/>
        <w:spacing w:before="240" w:after="240"/>
        <w:ind w:leftChars="0" w:left="1814"/>
        <w:rPr>
          <w:szCs w:val="22"/>
        </w:rPr>
      </w:pPr>
      <w:r w:rsidRPr="00CB2B3F">
        <w:rPr>
          <w:szCs w:val="22"/>
        </w:rPr>
        <w:t>또한</w:t>
      </w:r>
      <w:r w:rsidRPr="00CB2B3F">
        <w:rPr>
          <w:szCs w:val="22"/>
        </w:rPr>
        <w:t>, 2021</w:t>
      </w:r>
      <w:r w:rsidRPr="00CB2B3F">
        <w:rPr>
          <w:szCs w:val="22"/>
        </w:rPr>
        <w:t>년</w:t>
      </w:r>
      <w:r w:rsidRPr="00CB2B3F">
        <w:rPr>
          <w:szCs w:val="22"/>
        </w:rPr>
        <w:t xml:space="preserve"> </w:t>
      </w:r>
      <w:r w:rsidRPr="00CB2B3F">
        <w:rPr>
          <w:szCs w:val="22"/>
        </w:rPr>
        <w:t>상반기에</w:t>
      </w:r>
      <w:r w:rsidRPr="00CB2B3F">
        <w:rPr>
          <w:szCs w:val="22"/>
        </w:rPr>
        <w:t xml:space="preserve"> </w:t>
      </w:r>
      <w:r w:rsidRPr="00CB2B3F">
        <w:rPr>
          <w:szCs w:val="22"/>
        </w:rPr>
        <w:t>약</w:t>
      </w:r>
      <w:r w:rsidRPr="00CB2B3F">
        <w:rPr>
          <w:szCs w:val="22"/>
        </w:rPr>
        <w:t xml:space="preserve"> 151</w:t>
      </w:r>
      <w:r w:rsidRPr="00CB2B3F">
        <w:rPr>
          <w:szCs w:val="22"/>
        </w:rPr>
        <w:t>억이</w:t>
      </w:r>
      <w:r w:rsidRPr="00CB2B3F">
        <w:rPr>
          <w:szCs w:val="22"/>
        </w:rPr>
        <w:t xml:space="preserve"> </w:t>
      </w:r>
      <w:r w:rsidRPr="00CB2B3F">
        <w:rPr>
          <w:szCs w:val="22"/>
        </w:rPr>
        <w:t>상환되었으며</w:t>
      </w:r>
      <w:r w:rsidRPr="00CB2B3F">
        <w:rPr>
          <w:szCs w:val="22"/>
        </w:rPr>
        <w:t xml:space="preserve">, 2021. 7. 27. </w:t>
      </w:r>
      <w:r w:rsidRPr="00CB2B3F">
        <w:rPr>
          <w:szCs w:val="22"/>
        </w:rPr>
        <w:t>기준</w:t>
      </w:r>
      <w:r w:rsidRPr="00CB2B3F">
        <w:rPr>
          <w:szCs w:val="22"/>
        </w:rPr>
        <w:t xml:space="preserve"> </w:t>
      </w:r>
      <w:proofErr w:type="spellStart"/>
      <w:r w:rsidRPr="00CB2B3F">
        <w:rPr>
          <w:szCs w:val="22"/>
        </w:rPr>
        <w:t>랜드마크알이디에</w:t>
      </w:r>
      <w:proofErr w:type="spellEnd"/>
      <w:r w:rsidRPr="00CB2B3F">
        <w:rPr>
          <w:szCs w:val="22"/>
        </w:rPr>
        <w:t xml:space="preserve"> </w:t>
      </w:r>
      <w:r w:rsidRPr="00CB2B3F">
        <w:rPr>
          <w:szCs w:val="22"/>
        </w:rPr>
        <w:t>대한</w:t>
      </w:r>
      <w:r w:rsidRPr="00CB2B3F">
        <w:rPr>
          <w:szCs w:val="22"/>
        </w:rPr>
        <w:t xml:space="preserve"> </w:t>
      </w:r>
      <w:r w:rsidRPr="00CB2B3F">
        <w:rPr>
          <w:szCs w:val="22"/>
        </w:rPr>
        <w:t>대여금</w:t>
      </w:r>
      <w:r w:rsidRPr="00CB2B3F">
        <w:rPr>
          <w:szCs w:val="22"/>
        </w:rPr>
        <w:t xml:space="preserve"> </w:t>
      </w:r>
      <w:r w:rsidRPr="00CB2B3F">
        <w:rPr>
          <w:szCs w:val="22"/>
        </w:rPr>
        <w:t>잔액은</w:t>
      </w:r>
      <w:r w:rsidRPr="00CB2B3F">
        <w:rPr>
          <w:szCs w:val="22"/>
        </w:rPr>
        <w:t xml:space="preserve"> 18,142,848,756</w:t>
      </w:r>
      <w:r w:rsidRPr="00CB2B3F">
        <w:rPr>
          <w:szCs w:val="22"/>
        </w:rPr>
        <w:t>원임</w:t>
      </w:r>
      <w:r w:rsidRPr="00CB2B3F">
        <w:rPr>
          <w:szCs w:val="22"/>
        </w:rPr>
        <w:t xml:space="preserve">. </w:t>
      </w:r>
    </w:p>
    <w:p w14:paraId="67C93181" w14:textId="77777777" w:rsidR="00026A7E" w:rsidRPr="00CB2B3F" w:rsidRDefault="008A3681" w:rsidP="00026A7E">
      <w:pPr>
        <w:pStyle w:val="a5"/>
        <w:spacing w:before="240" w:after="240"/>
        <w:ind w:leftChars="0" w:left="1814"/>
        <w:rPr>
          <w:szCs w:val="22"/>
        </w:rPr>
      </w:pPr>
      <w:ins w:id="335" w:author="heesung.ahn" w:date="2021-08-31T00:52:00Z">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ins>
      <w:r w:rsidR="00026A7E" w:rsidRPr="00CB2B3F">
        <w:rPr>
          <w:szCs w:val="22"/>
        </w:rPr>
        <w:t>상기</w:t>
      </w:r>
      <w:r w:rsidR="00026A7E" w:rsidRPr="00CB2B3F">
        <w:rPr>
          <w:szCs w:val="22"/>
        </w:rPr>
        <w:t xml:space="preserve"> </w:t>
      </w:r>
      <w:r w:rsidR="00026A7E" w:rsidRPr="00CB2B3F">
        <w:rPr>
          <w:szCs w:val="22"/>
        </w:rPr>
        <w:t>대여금</w:t>
      </w:r>
      <w:r w:rsidR="00026A7E" w:rsidRPr="00CB2B3F">
        <w:rPr>
          <w:szCs w:val="22"/>
        </w:rPr>
        <w:t xml:space="preserve"> </w:t>
      </w:r>
      <w:r w:rsidR="00026A7E" w:rsidRPr="00CB2B3F">
        <w:rPr>
          <w:szCs w:val="22"/>
        </w:rPr>
        <w:t>잔액에</w:t>
      </w:r>
      <w:r w:rsidR="00026A7E" w:rsidRPr="00CB2B3F">
        <w:rPr>
          <w:szCs w:val="22"/>
        </w:rPr>
        <w:t xml:space="preserve"> </w:t>
      </w:r>
      <w:r w:rsidR="00026A7E" w:rsidRPr="00CB2B3F">
        <w:rPr>
          <w:szCs w:val="22"/>
        </w:rPr>
        <w:t>대한</w:t>
      </w:r>
      <w:r w:rsidR="00026A7E" w:rsidRPr="00CB2B3F">
        <w:rPr>
          <w:szCs w:val="22"/>
        </w:rPr>
        <w:t xml:space="preserve"> </w:t>
      </w:r>
      <w:r w:rsidR="00026A7E" w:rsidRPr="00CB2B3F">
        <w:rPr>
          <w:szCs w:val="22"/>
        </w:rPr>
        <w:t>상환은</w:t>
      </w:r>
      <w:r w:rsidR="00026A7E" w:rsidRPr="00CB2B3F">
        <w:rPr>
          <w:szCs w:val="22"/>
        </w:rPr>
        <w:t xml:space="preserve"> </w:t>
      </w:r>
      <w:r w:rsidR="00026A7E" w:rsidRPr="00CB2B3F">
        <w:rPr>
          <w:szCs w:val="22"/>
        </w:rPr>
        <w:t>미분양</w:t>
      </w:r>
      <w:r w:rsidR="00026A7E" w:rsidRPr="00CB2B3F">
        <w:rPr>
          <w:szCs w:val="22"/>
        </w:rPr>
        <w:t xml:space="preserve"> </w:t>
      </w:r>
      <w:r w:rsidR="00026A7E" w:rsidRPr="00CB2B3F">
        <w:rPr>
          <w:szCs w:val="22"/>
        </w:rPr>
        <w:t>세대의</w:t>
      </w:r>
      <w:r w:rsidR="00026A7E" w:rsidRPr="00CB2B3F">
        <w:rPr>
          <w:szCs w:val="22"/>
        </w:rPr>
        <w:t xml:space="preserve"> </w:t>
      </w:r>
      <w:r w:rsidR="00026A7E" w:rsidRPr="00CB2B3F">
        <w:rPr>
          <w:szCs w:val="22"/>
        </w:rPr>
        <w:t>분양</w:t>
      </w:r>
      <w:r w:rsidR="00026A7E" w:rsidRPr="00CB2B3F">
        <w:rPr>
          <w:szCs w:val="22"/>
        </w:rPr>
        <w:t xml:space="preserve"> </w:t>
      </w:r>
      <w:r w:rsidR="00026A7E" w:rsidRPr="00CB2B3F">
        <w:rPr>
          <w:szCs w:val="22"/>
        </w:rPr>
        <w:t>등을</w:t>
      </w:r>
      <w:r w:rsidR="00026A7E" w:rsidRPr="00CB2B3F">
        <w:rPr>
          <w:szCs w:val="22"/>
        </w:rPr>
        <w:t xml:space="preserve"> </w:t>
      </w:r>
      <w:r w:rsidR="00026A7E" w:rsidRPr="00CB2B3F">
        <w:rPr>
          <w:szCs w:val="22"/>
        </w:rPr>
        <w:lastRenderedPageBreak/>
        <w:t>통해</w:t>
      </w:r>
      <w:r w:rsidR="00026A7E" w:rsidRPr="00CB2B3F">
        <w:rPr>
          <w:szCs w:val="22"/>
        </w:rPr>
        <w:t xml:space="preserve"> </w:t>
      </w:r>
      <w:r w:rsidR="00026A7E" w:rsidRPr="00CB2B3F">
        <w:rPr>
          <w:szCs w:val="22"/>
        </w:rPr>
        <w:t>및</w:t>
      </w:r>
      <w:r w:rsidR="00026A7E" w:rsidRPr="00CB2B3F">
        <w:rPr>
          <w:szCs w:val="22"/>
        </w:rPr>
        <w:t xml:space="preserve"> </w:t>
      </w:r>
      <w:r w:rsidR="00026A7E" w:rsidRPr="00CB2B3F">
        <w:rPr>
          <w:szCs w:val="22"/>
        </w:rPr>
        <w:t>분양</w:t>
      </w:r>
      <w:r w:rsidR="00026A7E" w:rsidRPr="00CB2B3F">
        <w:rPr>
          <w:szCs w:val="22"/>
        </w:rPr>
        <w:t xml:space="preserve"> </w:t>
      </w:r>
      <w:r w:rsidR="00026A7E" w:rsidRPr="00CB2B3F">
        <w:rPr>
          <w:szCs w:val="22"/>
        </w:rPr>
        <w:t>잔금</w:t>
      </w:r>
      <w:r w:rsidR="00026A7E" w:rsidRPr="00CB2B3F">
        <w:rPr>
          <w:szCs w:val="22"/>
        </w:rPr>
        <w:t xml:space="preserve"> </w:t>
      </w:r>
      <w:r w:rsidR="00026A7E" w:rsidRPr="00CB2B3F">
        <w:rPr>
          <w:szCs w:val="22"/>
        </w:rPr>
        <w:t>수금을</w:t>
      </w:r>
      <w:r w:rsidR="00026A7E" w:rsidRPr="00CB2B3F">
        <w:rPr>
          <w:szCs w:val="22"/>
        </w:rPr>
        <w:t xml:space="preserve"> </w:t>
      </w:r>
      <w:r w:rsidR="00026A7E" w:rsidRPr="00CB2B3F">
        <w:rPr>
          <w:szCs w:val="22"/>
        </w:rPr>
        <w:t>통해</w:t>
      </w:r>
      <w:r w:rsidR="00026A7E" w:rsidRPr="00CB2B3F">
        <w:rPr>
          <w:szCs w:val="22"/>
        </w:rPr>
        <w:t xml:space="preserve"> </w:t>
      </w:r>
      <w:r w:rsidR="00026A7E" w:rsidRPr="00CB2B3F">
        <w:rPr>
          <w:szCs w:val="22"/>
        </w:rPr>
        <w:t>정산하여</w:t>
      </w:r>
      <w:r w:rsidR="00026A7E" w:rsidRPr="00CB2B3F">
        <w:rPr>
          <w:szCs w:val="22"/>
        </w:rPr>
        <w:t xml:space="preserve"> 2022</w:t>
      </w:r>
      <w:r w:rsidR="00026A7E" w:rsidRPr="00CB2B3F">
        <w:rPr>
          <w:szCs w:val="22"/>
        </w:rPr>
        <w:t>년</w:t>
      </w:r>
      <w:r w:rsidR="00026A7E" w:rsidRPr="00CB2B3F">
        <w:rPr>
          <w:szCs w:val="22"/>
        </w:rPr>
        <w:t xml:space="preserve"> </w:t>
      </w:r>
      <w:r w:rsidR="00026A7E" w:rsidRPr="00CB2B3F">
        <w:rPr>
          <w:szCs w:val="22"/>
        </w:rPr>
        <w:t>상반기에</w:t>
      </w:r>
      <w:r w:rsidR="00026A7E" w:rsidRPr="00CB2B3F">
        <w:rPr>
          <w:szCs w:val="22"/>
        </w:rPr>
        <w:t xml:space="preserve"> </w:t>
      </w:r>
      <w:r w:rsidR="00026A7E" w:rsidRPr="00CB2B3F">
        <w:rPr>
          <w:szCs w:val="22"/>
        </w:rPr>
        <w:t>상환될</w:t>
      </w:r>
      <w:r w:rsidR="00026A7E" w:rsidRPr="00CB2B3F">
        <w:rPr>
          <w:szCs w:val="22"/>
        </w:rPr>
        <w:t xml:space="preserve"> </w:t>
      </w:r>
      <w:r w:rsidR="00026A7E" w:rsidRPr="00CB2B3F">
        <w:rPr>
          <w:szCs w:val="22"/>
        </w:rPr>
        <w:t>것으로</w:t>
      </w:r>
      <w:r w:rsidR="00026A7E" w:rsidRPr="00CB2B3F">
        <w:rPr>
          <w:szCs w:val="22"/>
        </w:rPr>
        <w:t xml:space="preserve"> </w:t>
      </w:r>
      <w:r w:rsidR="00026A7E" w:rsidRPr="00CB2B3F">
        <w:rPr>
          <w:szCs w:val="22"/>
        </w:rPr>
        <w:t>예상</w:t>
      </w:r>
      <w:ins w:id="336" w:author="heesung.ahn" w:date="2021-08-31T00:52:00Z">
        <w:r>
          <w:rPr>
            <w:rFonts w:hint="eastAsia"/>
            <w:szCs w:val="22"/>
          </w:rPr>
          <w:t>되고</w:t>
        </w:r>
        <w:r>
          <w:rPr>
            <w:rFonts w:hint="eastAsia"/>
            <w:szCs w:val="22"/>
          </w:rPr>
          <w:t xml:space="preserve">, </w:t>
        </w:r>
      </w:ins>
      <w:del w:id="337" w:author="heesung.ahn" w:date="2021-08-31T00:52:00Z">
        <w:r w:rsidR="00026A7E" w:rsidRPr="00CB2B3F" w:rsidDel="004306CB">
          <w:rPr>
            <w:szCs w:val="22"/>
          </w:rPr>
          <w:delText>됨</w:delText>
        </w:r>
        <w:r w:rsidR="00026A7E" w:rsidRPr="00CB2B3F" w:rsidDel="008A3681">
          <w:rPr>
            <w:szCs w:val="22"/>
          </w:rPr>
          <w:delText xml:space="preserve">. </w:delText>
        </w:r>
      </w:del>
      <w:r w:rsidR="00026A7E" w:rsidRPr="00CB2B3F">
        <w:rPr>
          <w:szCs w:val="22"/>
        </w:rPr>
        <w:t>구체적인</w:t>
      </w:r>
      <w:r w:rsidR="00026A7E" w:rsidRPr="00CB2B3F">
        <w:rPr>
          <w:szCs w:val="22"/>
        </w:rPr>
        <w:t xml:space="preserve"> </w:t>
      </w:r>
      <w:r w:rsidR="00026A7E" w:rsidRPr="00CB2B3F">
        <w:rPr>
          <w:szCs w:val="22"/>
        </w:rPr>
        <w:t>정산</w:t>
      </w:r>
      <w:r w:rsidR="00026A7E" w:rsidRPr="00CB2B3F">
        <w:rPr>
          <w:szCs w:val="22"/>
        </w:rPr>
        <w:t xml:space="preserve"> </w:t>
      </w:r>
      <w:r w:rsidR="00026A7E" w:rsidRPr="00CB2B3F">
        <w:rPr>
          <w:szCs w:val="22"/>
        </w:rPr>
        <w:t>방법과</w:t>
      </w:r>
      <w:r w:rsidR="00026A7E" w:rsidRPr="00CB2B3F">
        <w:rPr>
          <w:szCs w:val="22"/>
        </w:rPr>
        <w:t xml:space="preserve"> </w:t>
      </w:r>
      <w:r w:rsidR="00026A7E" w:rsidRPr="00CB2B3F">
        <w:rPr>
          <w:szCs w:val="22"/>
        </w:rPr>
        <w:t>관련하여</w:t>
      </w:r>
      <w:r w:rsidR="00026A7E" w:rsidRPr="00CB2B3F">
        <w:rPr>
          <w:szCs w:val="22"/>
        </w:rPr>
        <w:t xml:space="preserve"> </w:t>
      </w:r>
      <w:proofErr w:type="spellStart"/>
      <w:r w:rsidR="00026A7E" w:rsidRPr="00CB2B3F">
        <w:rPr>
          <w:szCs w:val="22"/>
        </w:rPr>
        <w:t>랜드마크알이디</w:t>
      </w:r>
      <w:proofErr w:type="spellEnd"/>
      <w:r w:rsidR="00026A7E" w:rsidRPr="00CB2B3F">
        <w:rPr>
          <w:szCs w:val="22"/>
        </w:rPr>
        <w:t xml:space="preserve"> </w:t>
      </w:r>
      <w:r w:rsidR="00026A7E" w:rsidRPr="00CB2B3F">
        <w:rPr>
          <w:szCs w:val="22"/>
        </w:rPr>
        <w:t>측에서</w:t>
      </w:r>
      <w:r w:rsidR="00026A7E" w:rsidRPr="00CB2B3F">
        <w:rPr>
          <w:szCs w:val="22"/>
        </w:rPr>
        <w:t xml:space="preserve"> 2020</w:t>
      </w:r>
      <w:r w:rsidR="00026A7E" w:rsidRPr="00CB2B3F">
        <w:rPr>
          <w:szCs w:val="22"/>
        </w:rPr>
        <w:t>년</w:t>
      </w:r>
      <w:r w:rsidR="00026A7E" w:rsidRPr="00CB2B3F">
        <w:rPr>
          <w:szCs w:val="22"/>
        </w:rPr>
        <w:t xml:space="preserve"> 12</w:t>
      </w:r>
      <w:r w:rsidR="00026A7E" w:rsidRPr="00CB2B3F">
        <w:rPr>
          <w:szCs w:val="22"/>
        </w:rPr>
        <w:t>월</w:t>
      </w:r>
      <w:r w:rsidR="00026A7E" w:rsidRPr="00CB2B3F">
        <w:rPr>
          <w:szCs w:val="22"/>
        </w:rPr>
        <w:t xml:space="preserve"> </w:t>
      </w:r>
      <w:r w:rsidR="00026A7E" w:rsidRPr="00CB2B3F">
        <w:rPr>
          <w:szCs w:val="22"/>
        </w:rPr>
        <w:t>이후</w:t>
      </w:r>
      <w:r w:rsidR="00026A7E" w:rsidRPr="00CB2B3F">
        <w:rPr>
          <w:szCs w:val="22"/>
        </w:rPr>
        <w:t xml:space="preserve"> </w:t>
      </w:r>
      <w:r w:rsidR="00026A7E" w:rsidRPr="00CB2B3F">
        <w:rPr>
          <w:szCs w:val="22"/>
        </w:rPr>
        <w:t>이자</w:t>
      </w:r>
      <w:r w:rsidR="00026A7E" w:rsidRPr="00CB2B3F">
        <w:rPr>
          <w:szCs w:val="22"/>
        </w:rPr>
        <w:t xml:space="preserve"> </w:t>
      </w:r>
      <w:r w:rsidR="00026A7E" w:rsidRPr="00CB2B3F">
        <w:rPr>
          <w:szCs w:val="22"/>
        </w:rPr>
        <w:t>탕감을</w:t>
      </w:r>
      <w:r w:rsidR="00026A7E" w:rsidRPr="00CB2B3F">
        <w:rPr>
          <w:szCs w:val="22"/>
        </w:rPr>
        <w:t xml:space="preserve"> </w:t>
      </w:r>
      <w:r w:rsidR="00026A7E" w:rsidRPr="00CB2B3F">
        <w:rPr>
          <w:szCs w:val="22"/>
        </w:rPr>
        <w:t>요청하는</w:t>
      </w:r>
      <w:r w:rsidR="00026A7E" w:rsidRPr="00CB2B3F">
        <w:rPr>
          <w:szCs w:val="22"/>
        </w:rPr>
        <w:t xml:space="preserve"> </w:t>
      </w:r>
      <w:r w:rsidR="00026A7E" w:rsidRPr="00CB2B3F">
        <w:rPr>
          <w:szCs w:val="22"/>
        </w:rPr>
        <w:t>등</w:t>
      </w:r>
      <w:r w:rsidR="00026A7E" w:rsidRPr="00CB2B3F">
        <w:rPr>
          <w:szCs w:val="22"/>
        </w:rPr>
        <w:t xml:space="preserve"> </w:t>
      </w:r>
      <w:r w:rsidR="00026A7E" w:rsidRPr="00CB2B3F">
        <w:rPr>
          <w:szCs w:val="22"/>
        </w:rPr>
        <w:t>협의사항이</w:t>
      </w:r>
      <w:r w:rsidR="00026A7E" w:rsidRPr="00CB2B3F">
        <w:rPr>
          <w:szCs w:val="22"/>
        </w:rPr>
        <w:t xml:space="preserve"> </w:t>
      </w:r>
      <w:r w:rsidR="00026A7E" w:rsidRPr="00CB2B3F">
        <w:rPr>
          <w:szCs w:val="22"/>
        </w:rPr>
        <w:t>있어</w:t>
      </w:r>
      <w:r w:rsidR="00026A7E" w:rsidRPr="00CB2B3F">
        <w:rPr>
          <w:szCs w:val="22"/>
        </w:rPr>
        <w:t xml:space="preserve"> </w:t>
      </w:r>
      <w:r w:rsidR="00026A7E" w:rsidRPr="00CB2B3F">
        <w:rPr>
          <w:szCs w:val="22"/>
        </w:rPr>
        <w:t>지속</w:t>
      </w:r>
      <w:r w:rsidR="00026A7E" w:rsidRPr="00CB2B3F">
        <w:rPr>
          <w:szCs w:val="22"/>
        </w:rPr>
        <w:t xml:space="preserve"> </w:t>
      </w:r>
      <w:r w:rsidR="00026A7E" w:rsidRPr="00CB2B3F">
        <w:rPr>
          <w:szCs w:val="22"/>
        </w:rPr>
        <w:t>논의</w:t>
      </w:r>
      <w:r w:rsidR="00026A7E" w:rsidRPr="00CB2B3F">
        <w:rPr>
          <w:szCs w:val="22"/>
        </w:rPr>
        <w:t xml:space="preserve"> </w:t>
      </w:r>
      <w:r w:rsidR="00026A7E" w:rsidRPr="00CB2B3F">
        <w:rPr>
          <w:szCs w:val="22"/>
        </w:rPr>
        <w:t>중임</w:t>
      </w:r>
      <w:ins w:id="338" w:author="junkyo.shim" w:date="2021-08-31T15:15:00Z">
        <w:r w:rsidR="0067325C">
          <w:rPr>
            <w:rFonts w:hint="eastAsia"/>
            <w:szCs w:val="22"/>
          </w:rPr>
          <w:t>.</w:t>
        </w:r>
      </w:ins>
      <w:r w:rsidR="00026A7E" w:rsidRPr="00CB2B3F">
        <w:rPr>
          <w:rStyle w:val="ac"/>
          <w:szCs w:val="22"/>
        </w:rPr>
        <w:footnoteReference w:id="12"/>
      </w:r>
      <w:del w:id="341" w:author="junkyo.shim" w:date="2021-08-31T15:15:00Z">
        <w:r w:rsidR="00026A7E" w:rsidRPr="00CB2B3F" w:rsidDel="0067325C">
          <w:rPr>
            <w:szCs w:val="22"/>
          </w:rPr>
          <w:delText>.</w:delText>
        </w:r>
      </w:del>
      <w:r w:rsidR="00026A7E" w:rsidRPr="00CB2B3F">
        <w:rPr>
          <w:szCs w:val="22"/>
        </w:rPr>
        <w:t xml:space="preserve"> </w:t>
      </w:r>
    </w:p>
    <w:p w14:paraId="54775B8A" w14:textId="77777777" w:rsidR="00026A7E" w:rsidRPr="00CB2B3F" w:rsidRDefault="00026A7E" w:rsidP="00026A7E">
      <w:pPr>
        <w:pStyle w:val="a5"/>
        <w:ind w:leftChars="0" w:left="454"/>
        <w:rPr>
          <w:szCs w:val="22"/>
        </w:rPr>
      </w:pPr>
    </w:p>
    <w:p w14:paraId="01FFAF67" w14:textId="77777777" w:rsidR="00026A7E" w:rsidRPr="00CB2B3F" w:rsidRDefault="00026A7E" w:rsidP="00026A7E">
      <w:pPr>
        <w:pStyle w:val="a5"/>
        <w:numPr>
          <w:ilvl w:val="0"/>
          <w:numId w:val="29"/>
        </w:numPr>
        <w:spacing w:after="240"/>
        <w:ind w:leftChars="0" w:left="908" w:hanging="454"/>
        <w:rPr>
          <w:b/>
          <w:szCs w:val="22"/>
        </w:rPr>
      </w:pPr>
      <w:r w:rsidRPr="00CB2B3F">
        <w:rPr>
          <w:b/>
          <w:szCs w:val="22"/>
        </w:rPr>
        <w:t>제</w:t>
      </w:r>
      <w:r w:rsidRPr="00CB2B3F">
        <w:rPr>
          <w:b/>
          <w:szCs w:val="22"/>
        </w:rPr>
        <w:t>3</w:t>
      </w:r>
      <w:r w:rsidRPr="00CB2B3F">
        <w:rPr>
          <w:b/>
          <w:szCs w:val="22"/>
        </w:rPr>
        <w:t>자를</w:t>
      </w:r>
      <w:r w:rsidRPr="00CB2B3F">
        <w:rPr>
          <w:b/>
          <w:szCs w:val="22"/>
        </w:rPr>
        <w:t xml:space="preserve"> </w:t>
      </w:r>
      <w:r w:rsidRPr="00CB2B3F">
        <w:rPr>
          <w:b/>
          <w:szCs w:val="22"/>
        </w:rPr>
        <w:t>위한</w:t>
      </w:r>
      <w:r w:rsidRPr="00CB2B3F">
        <w:rPr>
          <w:b/>
          <w:szCs w:val="22"/>
        </w:rPr>
        <w:t xml:space="preserve"> </w:t>
      </w:r>
      <w:r w:rsidRPr="00CB2B3F">
        <w:rPr>
          <w:b/>
          <w:szCs w:val="22"/>
        </w:rPr>
        <w:t>지급보증</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633"/>
        <w:gridCol w:w="1658"/>
        <w:gridCol w:w="2155"/>
        <w:gridCol w:w="1657"/>
        <w:gridCol w:w="1209"/>
        <w:gridCol w:w="1420"/>
      </w:tblGrid>
      <w:tr w:rsidR="00026A7E" w:rsidRPr="00CB2B3F" w14:paraId="49D6E20B" w14:textId="77777777" w:rsidTr="0091358C">
        <w:trPr>
          <w:trHeight w:val="340"/>
          <w:tblHeader/>
        </w:trPr>
        <w:tc>
          <w:tcPr>
            <w:tcW w:w="362" w:type="pct"/>
            <w:tcBorders>
              <w:top w:val="single" w:sz="12" w:space="0" w:color="404040" w:themeColor="text1" w:themeTint="BF"/>
              <w:bottom w:val="single" w:sz="4" w:space="0" w:color="404040" w:themeColor="text1" w:themeTint="BF"/>
            </w:tcBorders>
            <w:shd w:val="clear" w:color="auto" w:fill="DEEEEE"/>
            <w:vAlign w:val="center"/>
          </w:tcPr>
          <w:p w14:paraId="48F8B5F8"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순번</w:t>
            </w:r>
          </w:p>
        </w:tc>
        <w:tc>
          <w:tcPr>
            <w:tcW w:w="949" w:type="pct"/>
            <w:tcBorders>
              <w:top w:val="single" w:sz="12" w:space="0" w:color="404040" w:themeColor="text1" w:themeTint="BF"/>
              <w:bottom w:val="single" w:sz="4" w:space="0" w:color="404040" w:themeColor="text1" w:themeTint="BF"/>
            </w:tcBorders>
            <w:shd w:val="clear" w:color="auto" w:fill="DEEEEE"/>
            <w:vAlign w:val="center"/>
          </w:tcPr>
          <w:p w14:paraId="0869C3BD"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채무자</w:t>
            </w:r>
          </w:p>
        </w:tc>
        <w:tc>
          <w:tcPr>
            <w:tcW w:w="1234" w:type="pct"/>
            <w:tcBorders>
              <w:top w:val="single" w:sz="12" w:space="0" w:color="404040" w:themeColor="text1" w:themeTint="BF"/>
              <w:bottom w:val="single" w:sz="4" w:space="0" w:color="404040" w:themeColor="text1" w:themeTint="BF"/>
            </w:tcBorders>
            <w:shd w:val="clear" w:color="auto" w:fill="DEEEEE"/>
            <w:vAlign w:val="center"/>
          </w:tcPr>
          <w:p w14:paraId="5C86EF91" w14:textId="77777777" w:rsidR="00026A7E" w:rsidRPr="00DD6F84" w:rsidRDefault="00026A7E" w:rsidP="0091358C">
            <w:pPr>
              <w:pStyle w:val="a5"/>
              <w:spacing w:line="280" w:lineRule="atLeast"/>
              <w:ind w:leftChars="0" w:left="0"/>
              <w:jc w:val="center"/>
              <w:rPr>
                <w:b/>
                <w:sz w:val="20"/>
                <w:szCs w:val="20"/>
              </w:rPr>
            </w:pPr>
            <w:proofErr w:type="spellStart"/>
            <w:r w:rsidRPr="00DD6F84">
              <w:rPr>
                <w:b/>
                <w:sz w:val="20"/>
                <w:szCs w:val="20"/>
              </w:rPr>
              <w:t>제공처</w:t>
            </w:r>
            <w:proofErr w:type="spellEnd"/>
          </w:p>
        </w:tc>
        <w:tc>
          <w:tcPr>
            <w:tcW w:w="949" w:type="pct"/>
            <w:tcBorders>
              <w:top w:val="single" w:sz="12" w:space="0" w:color="404040" w:themeColor="text1" w:themeTint="BF"/>
              <w:bottom w:val="single" w:sz="4" w:space="0" w:color="404040" w:themeColor="text1" w:themeTint="BF"/>
            </w:tcBorders>
            <w:shd w:val="clear" w:color="auto" w:fill="DEEEEE"/>
            <w:vAlign w:val="center"/>
          </w:tcPr>
          <w:p w14:paraId="3FA17993"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보증한도</w:t>
            </w:r>
          </w:p>
        </w:tc>
        <w:tc>
          <w:tcPr>
            <w:tcW w:w="692" w:type="pct"/>
            <w:tcBorders>
              <w:top w:val="single" w:sz="12" w:space="0" w:color="404040" w:themeColor="text1" w:themeTint="BF"/>
              <w:bottom w:val="single" w:sz="4" w:space="0" w:color="404040" w:themeColor="text1" w:themeTint="BF"/>
            </w:tcBorders>
            <w:shd w:val="clear" w:color="auto" w:fill="DEEEEE"/>
            <w:vAlign w:val="center"/>
          </w:tcPr>
          <w:p w14:paraId="30C1C575"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시작일</w:t>
            </w:r>
          </w:p>
        </w:tc>
        <w:tc>
          <w:tcPr>
            <w:tcW w:w="813" w:type="pct"/>
            <w:tcBorders>
              <w:top w:val="single" w:sz="12" w:space="0" w:color="404040" w:themeColor="text1" w:themeTint="BF"/>
              <w:bottom w:val="single" w:sz="4" w:space="0" w:color="404040" w:themeColor="text1" w:themeTint="BF"/>
            </w:tcBorders>
            <w:shd w:val="clear" w:color="auto" w:fill="DEEEEE"/>
            <w:vAlign w:val="center"/>
          </w:tcPr>
          <w:p w14:paraId="14C0F72B"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만기일</w:t>
            </w:r>
          </w:p>
        </w:tc>
      </w:tr>
      <w:tr w:rsidR="00026A7E" w:rsidRPr="00CB2B3F" w14:paraId="64CFD675" w14:textId="77777777" w:rsidTr="0091358C">
        <w:trPr>
          <w:trHeight w:val="340"/>
        </w:trPr>
        <w:tc>
          <w:tcPr>
            <w:tcW w:w="362" w:type="pct"/>
            <w:tcBorders>
              <w:top w:val="single" w:sz="4" w:space="0" w:color="404040" w:themeColor="text1" w:themeTint="BF"/>
            </w:tcBorders>
            <w:vAlign w:val="center"/>
          </w:tcPr>
          <w:p w14:paraId="53AAAD64" w14:textId="77777777" w:rsidR="00026A7E" w:rsidRPr="00DD6F84" w:rsidRDefault="00026A7E" w:rsidP="0091358C">
            <w:pPr>
              <w:pStyle w:val="a5"/>
              <w:numPr>
                <w:ilvl w:val="0"/>
                <w:numId w:val="14"/>
              </w:numPr>
              <w:spacing w:line="280" w:lineRule="atLeast"/>
              <w:ind w:leftChars="0" w:left="516" w:hanging="403"/>
              <w:jc w:val="center"/>
              <w:rPr>
                <w:sz w:val="20"/>
                <w:szCs w:val="20"/>
              </w:rPr>
            </w:pPr>
          </w:p>
        </w:tc>
        <w:tc>
          <w:tcPr>
            <w:tcW w:w="949" w:type="pct"/>
            <w:tcBorders>
              <w:top w:val="single" w:sz="4" w:space="0" w:color="404040" w:themeColor="text1" w:themeTint="BF"/>
            </w:tcBorders>
            <w:shd w:val="clear" w:color="auto" w:fill="auto"/>
            <w:vAlign w:val="center"/>
          </w:tcPr>
          <w:p w14:paraId="55CAB6A9" w14:textId="77777777" w:rsidR="00026A7E" w:rsidRPr="00DD6F84" w:rsidRDefault="00026A7E" w:rsidP="0091358C">
            <w:pPr>
              <w:pStyle w:val="a5"/>
              <w:spacing w:line="280" w:lineRule="atLeast"/>
              <w:ind w:leftChars="0" w:left="0"/>
              <w:rPr>
                <w:sz w:val="20"/>
                <w:szCs w:val="20"/>
              </w:rPr>
            </w:pPr>
            <w:proofErr w:type="spellStart"/>
            <w:r w:rsidRPr="00DD6F84">
              <w:rPr>
                <w:sz w:val="20"/>
                <w:szCs w:val="20"/>
              </w:rPr>
              <w:t>Hanssem</w:t>
            </w:r>
            <w:proofErr w:type="spellEnd"/>
            <w:r w:rsidRPr="00DD6F84">
              <w:rPr>
                <w:sz w:val="20"/>
                <w:szCs w:val="20"/>
              </w:rPr>
              <w:t xml:space="preserve"> (China) Interior Co., Ltd</w:t>
            </w:r>
          </w:p>
        </w:tc>
        <w:tc>
          <w:tcPr>
            <w:tcW w:w="1234" w:type="pct"/>
            <w:tcBorders>
              <w:top w:val="single" w:sz="4" w:space="0" w:color="404040" w:themeColor="text1" w:themeTint="BF"/>
            </w:tcBorders>
            <w:vAlign w:val="center"/>
          </w:tcPr>
          <w:p w14:paraId="5CCE495C" w14:textId="77777777" w:rsidR="00026A7E" w:rsidRPr="00DD6F84" w:rsidRDefault="00026A7E" w:rsidP="0091358C">
            <w:pPr>
              <w:pStyle w:val="a5"/>
              <w:spacing w:line="280" w:lineRule="atLeast"/>
              <w:ind w:leftChars="0" w:left="0"/>
              <w:jc w:val="center"/>
              <w:rPr>
                <w:sz w:val="20"/>
                <w:szCs w:val="20"/>
              </w:rPr>
            </w:pPr>
            <w:r w:rsidRPr="00DD6F84">
              <w:rPr>
                <w:sz w:val="20"/>
                <w:szCs w:val="20"/>
              </w:rPr>
              <w:t>우리은행</w:t>
            </w:r>
            <w:r w:rsidRPr="00DD6F84">
              <w:rPr>
                <w:sz w:val="20"/>
                <w:szCs w:val="20"/>
              </w:rPr>
              <w:t>(</w:t>
            </w:r>
            <w:r w:rsidRPr="00DD6F84">
              <w:rPr>
                <w:sz w:val="20"/>
                <w:szCs w:val="20"/>
              </w:rPr>
              <w:t>중국</w:t>
            </w:r>
            <w:r w:rsidRPr="00DD6F84">
              <w:rPr>
                <w:sz w:val="20"/>
                <w:szCs w:val="20"/>
              </w:rPr>
              <w:t>)</w:t>
            </w:r>
            <w:r w:rsidRPr="00DD6F84">
              <w:rPr>
                <w:sz w:val="20"/>
                <w:szCs w:val="20"/>
              </w:rPr>
              <w:t>유한공사</w:t>
            </w:r>
            <w:r w:rsidRPr="00DD6F84">
              <w:rPr>
                <w:sz w:val="20"/>
                <w:szCs w:val="20"/>
              </w:rPr>
              <w:t xml:space="preserve"> </w:t>
            </w:r>
            <w:proofErr w:type="spellStart"/>
            <w:r w:rsidRPr="00DD6F84">
              <w:rPr>
                <w:sz w:val="20"/>
                <w:szCs w:val="20"/>
              </w:rPr>
              <w:t>진슈지앙난지행</w:t>
            </w:r>
            <w:proofErr w:type="spellEnd"/>
          </w:p>
        </w:tc>
        <w:tc>
          <w:tcPr>
            <w:tcW w:w="949" w:type="pct"/>
            <w:tcBorders>
              <w:top w:val="single" w:sz="4" w:space="0" w:color="404040" w:themeColor="text1" w:themeTint="BF"/>
            </w:tcBorders>
            <w:shd w:val="clear" w:color="auto" w:fill="auto"/>
            <w:vAlign w:val="center"/>
          </w:tcPr>
          <w:p w14:paraId="70E131B3" w14:textId="77777777" w:rsidR="00026A7E" w:rsidRPr="00DD6F84" w:rsidRDefault="00026A7E" w:rsidP="0091358C">
            <w:pPr>
              <w:pStyle w:val="a5"/>
              <w:spacing w:line="280" w:lineRule="atLeast"/>
              <w:ind w:leftChars="0" w:left="0"/>
              <w:jc w:val="right"/>
              <w:rPr>
                <w:sz w:val="20"/>
                <w:szCs w:val="20"/>
              </w:rPr>
            </w:pPr>
            <w:r w:rsidRPr="00DD6F84">
              <w:rPr>
                <w:sz w:val="20"/>
                <w:szCs w:val="20"/>
              </w:rPr>
              <w:t>CNY 39,600,000</w:t>
            </w:r>
          </w:p>
        </w:tc>
        <w:tc>
          <w:tcPr>
            <w:tcW w:w="692" w:type="pct"/>
            <w:tcBorders>
              <w:top w:val="single" w:sz="4" w:space="0" w:color="404040" w:themeColor="text1" w:themeTint="BF"/>
            </w:tcBorders>
            <w:shd w:val="clear" w:color="auto" w:fill="auto"/>
            <w:vAlign w:val="center"/>
          </w:tcPr>
          <w:p w14:paraId="0A3C93B8" w14:textId="77777777" w:rsidR="00026A7E" w:rsidRPr="00DD6F84" w:rsidRDefault="00026A7E" w:rsidP="0091358C">
            <w:pPr>
              <w:pStyle w:val="a5"/>
              <w:spacing w:line="280" w:lineRule="atLeast"/>
              <w:ind w:leftChars="0" w:left="0"/>
              <w:jc w:val="right"/>
              <w:rPr>
                <w:sz w:val="20"/>
                <w:szCs w:val="20"/>
              </w:rPr>
            </w:pPr>
            <w:r w:rsidRPr="00DD6F84">
              <w:rPr>
                <w:sz w:val="20"/>
                <w:szCs w:val="20"/>
              </w:rPr>
              <w:t>2021. 1. 19.</w:t>
            </w:r>
          </w:p>
        </w:tc>
        <w:tc>
          <w:tcPr>
            <w:tcW w:w="813" w:type="pct"/>
            <w:tcBorders>
              <w:top w:val="single" w:sz="4" w:space="0" w:color="404040" w:themeColor="text1" w:themeTint="BF"/>
            </w:tcBorders>
            <w:vAlign w:val="center"/>
          </w:tcPr>
          <w:p w14:paraId="50FBBEB4" w14:textId="77777777" w:rsidR="00026A7E" w:rsidRPr="00DD6F84" w:rsidRDefault="00026A7E" w:rsidP="0091358C">
            <w:pPr>
              <w:pStyle w:val="a5"/>
              <w:spacing w:line="280" w:lineRule="atLeast"/>
              <w:ind w:leftChars="0" w:left="0"/>
              <w:jc w:val="center"/>
              <w:rPr>
                <w:sz w:val="20"/>
                <w:szCs w:val="20"/>
              </w:rPr>
            </w:pPr>
            <w:r w:rsidRPr="00DD6F84">
              <w:rPr>
                <w:sz w:val="20"/>
                <w:szCs w:val="20"/>
              </w:rPr>
              <w:t>2022. 1. 19.</w:t>
            </w:r>
          </w:p>
        </w:tc>
      </w:tr>
    </w:tbl>
    <w:p w14:paraId="146322E5" w14:textId="77777777" w:rsidR="00026A7E" w:rsidRPr="00CB2B3F" w:rsidRDefault="00026A7E" w:rsidP="00026A7E">
      <w:pPr>
        <w:pStyle w:val="a5"/>
        <w:spacing w:before="240" w:after="240"/>
        <w:ind w:leftChars="0" w:left="908"/>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w:t>
      </w:r>
      <w:r w:rsidRPr="00CB2B3F">
        <w:rPr>
          <w:szCs w:val="22"/>
        </w:rPr>
        <w:t>대상회사는</w:t>
      </w:r>
      <w:r w:rsidRPr="00CB2B3F">
        <w:rPr>
          <w:szCs w:val="22"/>
        </w:rPr>
        <w:t xml:space="preserve"> </w:t>
      </w:r>
      <w:proofErr w:type="spellStart"/>
      <w:r w:rsidRPr="00CB2B3F">
        <w:rPr>
          <w:szCs w:val="22"/>
        </w:rPr>
        <w:t>Hanssem</w:t>
      </w:r>
      <w:proofErr w:type="spellEnd"/>
      <w:r w:rsidRPr="00CB2B3F">
        <w:rPr>
          <w:szCs w:val="22"/>
        </w:rPr>
        <w:t xml:space="preserve"> (China) Interior Co., Ltd </w:t>
      </w:r>
      <w:r w:rsidRPr="00CB2B3F">
        <w:rPr>
          <w:szCs w:val="22"/>
        </w:rPr>
        <w:t>에게</w:t>
      </w:r>
      <w:r w:rsidRPr="00CB2B3F">
        <w:rPr>
          <w:szCs w:val="22"/>
        </w:rPr>
        <w:t xml:space="preserve"> </w:t>
      </w:r>
      <w:r w:rsidRPr="00CB2B3F">
        <w:rPr>
          <w:szCs w:val="22"/>
        </w:rPr>
        <w:t>보증한도</w:t>
      </w:r>
      <w:r w:rsidRPr="00CB2B3F">
        <w:rPr>
          <w:szCs w:val="22"/>
        </w:rPr>
        <w:t xml:space="preserve"> CNY 39,600,000</w:t>
      </w:r>
      <w:r w:rsidRPr="00CB2B3F">
        <w:rPr>
          <w:szCs w:val="22"/>
        </w:rPr>
        <w:t>인</w:t>
      </w:r>
      <w:r w:rsidRPr="00CB2B3F">
        <w:rPr>
          <w:szCs w:val="22"/>
        </w:rPr>
        <w:t xml:space="preserve"> </w:t>
      </w:r>
      <w:r w:rsidRPr="00CB2B3F">
        <w:rPr>
          <w:szCs w:val="22"/>
        </w:rPr>
        <w:t>지급보증을</w:t>
      </w:r>
      <w:r w:rsidRPr="00CB2B3F">
        <w:rPr>
          <w:szCs w:val="22"/>
        </w:rPr>
        <w:t xml:space="preserve"> </w:t>
      </w:r>
      <w:r w:rsidRPr="00CB2B3F">
        <w:rPr>
          <w:szCs w:val="22"/>
        </w:rPr>
        <w:t>우리은행</w:t>
      </w:r>
      <w:r w:rsidRPr="00CB2B3F">
        <w:rPr>
          <w:szCs w:val="22"/>
        </w:rPr>
        <w:t>(</w:t>
      </w:r>
      <w:r w:rsidRPr="00CB2B3F">
        <w:rPr>
          <w:szCs w:val="22"/>
        </w:rPr>
        <w:t>중국</w:t>
      </w:r>
      <w:r w:rsidRPr="00CB2B3F">
        <w:rPr>
          <w:szCs w:val="22"/>
        </w:rPr>
        <w:t>)</w:t>
      </w:r>
      <w:r w:rsidRPr="00CB2B3F">
        <w:rPr>
          <w:szCs w:val="22"/>
        </w:rPr>
        <w:t>유한공사</w:t>
      </w:r>
      <w:r w:rsidRPr="00CB2B3F">
        <w:rPr>
          <w:szCs w:val="22"/>
        </w:rPr>
        <w:t xml:space="preserve"> </w:t>
      </w:r>
      <w:proofErr w:type="spellStart"/>
      <w:r w:rsidRPr="00CB2B3F">
        <w:rPr>
          <w:szCs w:val="22"/>
        </w:rPr>
        <w:t>진슈지앙난지행에게</w:t>
      </w:r>
      <w:proofErr w:type="spellEnd"/>
      <w:r w:rsidRPr="00CB2B3F">
        <w:rPr>
          <w:szCs w:val="22"/>
        </w:rPr>
        <w:t xml:space="preserve"> </w:t>
      </w:r>
      <w:r w:rsidRPr="00CB2B3F">
        <w:rPr>
          <w:szCs w:val="22"/>
        </w:rPr>
        <w:t>제공하면서</w:t>
      </w:r>
      <w:r w:rsidRPr="00CB2B3F">
        <w:rPr>
          <w:szCs w:val="22"/>
        </w:rPr>
        <w:t xml:space="preserve"> 2021. 1. 18. </w:t>
      </w:r>
      <w:r w:rsidRPr="00CB2B3F">
        <w:rPr>
          <w:szCs w:val="22"/>
        </w:rPr>
        <w:t>외국환거래법상</w:t>
      </w:r>
      <w:r w:rsidRPr="00CB2B3F">
        <w:rPr>
          <w:szCs w:val="22"/>
        </w:rPr>
        <w:t xml:space="preserve"> </w:t>
      </w:r>
      <w:r w:rsidRPr="00CB2B3F">
        <w:rPr>
          <w:szCs w:val="22"/>
        </w:rPr>
        <w:t>자본거래</w:t>
      </w:r>
      <w:r w:rsidRPr="00CB2B3F">
        <w:rPr>
          <w:szCs w:val="22"/>
        </w:rPr>
        <w:t xml:space="preserve"> </w:t>
      </w:r>
      <w:r w:rsidRPr="00CB2B3F">
        <w:rPr>
          <w:szCs w:val="22"/>
        </w:rPr>
        <w:t>신고를</w:t>
      </w:r>
      <w:r w:rsidRPr="00CB2B3F">
        <w:rPr>
          <w:szCs w:val="22"/>
        </w:rPr>
        <w:t xml:space="preserve"> </w:t>
      </w:r>
      <w:r w:rsidRPr="00CB2B3F">
        <w:rPr>
          <w:szCs w:val="22"/>
        </w:rPr>
        <w:t>마쳤음</w:t>
      </w:r>
      <w:r w:rsidRPr="00CB2B3F">
        <w:rPr>
          <w:szCs w:val="22"/>
        </w:rPr>
        <w:t xml:space="preserve">. </w:t>
      </w:r>
    </w:p>
    <w:p w14:paraId="3A3E5D3F" w14:textId="77777777" w:rsidR="00026A7E" w:rsidRPr="00CB2B3F" w:rsidRDefault="00026A7E" w:rsidP="00026A7E">
      <w:pPr>
        <w:pStyle w:val="a5"/>
        <w:ind w:leftChars="0" w:left="454"/>
        <w:rPr>
          <w:szCs w:val="22"/>
        </w:rPr>
      </w:pPr>
    </w:p>
    <w:p w14:paraId="058BFA41" w14:textId="77777777" w:rsidR="00026A7E" w:rsidRPr="00CB2B3F" w:rsidRDefault="00026A7E" w:rsidP="00026A7E">
      <w:pPr>
        <w:pStyle w:val="a5"/>
        <w:numPr>
          <w:ilvl w:val="0"/>
          <w:numId w:val="29"/>
        </w:numPr>
        <w:spacing w:after="240"/>
        <w:ind w:leftChars="0" w:left="908" w:hanging="454"/>
        <w:rPr>
          <w:b/>
          <w:szCs w:val="22"/>
        </w:rPr>
      </w:pPr>
      <w:r w:rsidRPr="00CB2B3F">
        <w:rPr>
          <w:b/>
          <w:szCs w:val="22"/>
        </w:rPr>
        <w:t>대상회사가</w:t>
      </w:r>
      <w:r w:rsidRPr="00CB2B3F">
        <w:rPr>
          <w:b/>
          <w:szCs w:val="22"/>
        </w:rPr>
        <w:t xml:space="preserve"> </w:t>
      </w:r>
      <w:r w:rsidRPr="00CB2B3F">
        <w:rPr>
          <w:b/>
          <w:szCs w:val="22"/>
        </w:rPr>
        <w:t>지급받은</w:t>
      </w:r>
      <w:r w:rsidRPr="00CB2B3F">
        <w:rPr>
          <w:b/>
          <w:szCs w:val="22"/>
        </w:rPr>
        <w:t xml:space="preserve"> </w:t>
      </w:r>
      <w:r w:rsidRPr="00CB2B3F">
        <w:rPr>
          <w:b/>
          <w:szCs w:val="22"/>
        </w:rPr>
        <w:t>보증</w:t>
      </w:r>
      <w:r w:rsidRPr="00CB2B3F">
        <w:rPr>
          <w:b/>
          <w:szCs w:val="22"/>
        </w:rPr>
        <w:t xml:space="preserve"> </w:t>
      </w:r>
      <w:r w:rsidRPr="00CB2B3F">
        <w:rPr>
          <w:b/>
          <w:szCs w:val="22"/>
        </w:rPr>
        <w:t>및</w:t>
      </w:r>
      <w:r w:rsidRPr="00CB2B3F">
        <w:rPr>
          <w:b/>
          <w:szCs w:val="22"/>
        </w:rPr>
        <w:t xml:space="preserve"> </w:t>
      </w:r>
      <w:r w:rsidRPr="00CB2B3F">
        <w:rPr>
          <w:b/>
          <w:szCs w:val="22"/>
        </w:rPr>
        <w:t>담보</w:t>
      </w:r>
      <w:r w:rsidRPr="00CB2B3F">
        <w:rPr>
          <w:b/>
          <w:szCs w:val="22"/>
        </w:rPr>
        <w:t xml:space="preserve"> </w:t>
      </w:r>
      <w:r w:rsidRPr="00CB2B3F">
        <w:rPr>
          <w:b/>
          <w:szCs w:val="22"/>
        </w:rPr>
        <w:t>내역</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748"/>
        <w:gridCol w:w="1959"/>
        <w:gridCol w:w="1848"/>
        <w:gridCol w:w="2111"/>
        <w:gridCol w:w="2066"/>
      </w:tblGrid>
      <w:tr w:rsidR="00026A7E" w:rsidRPr="00CB2B3F" w14:paraId="069DC0D8" w14:textId="77777777" w:rsidTr="0091358C">
        <w:trPr>
          <w:trHeight w:val="340"/>
          <w:tblHeader/>
        </w:trPr>
        <w:tc>
          <w:tcPr>
            <w:tcW w:w="428" w:type="pct"/>
            <w:tcBorders>
              <w:top w:val="single" w:sz="12" w:space="0" w:color="404040" w:themeColor="text1" w:themeTint="BF"/>
              <w:bottom w:val="single" w:sz="4" w:space="0" w:color="404040" w:themeColor="text1" w:themeTint="BF"/>
            </w:tcBorders>
            <w:shd w:val="clear" w:color="auto" w:fill="DEEEEE"/>
            <w:vAlign w:val="center"/>
          </w:tcPr>
          <w:p w14:paraId="660C4436"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순번</w:t>
            </w:r>
          </w:p>
        </w:tc>
        <w:tc>
          <w:tcPr>
            <w:tcW w:w="1121" w:type="pct"/>
            <w:tcBorders>
              <w:top w:val="single" w:sz="12" w:space="0" w:color="404040" w:themeColor="text1" w:themeTint="BF"/>
              <w:bottom w:val="single" w:sz="4" w:space="0" w:color="404040" w:themeColor="text1" w:themeTint="BF"/>
            </w:tcBorders>
            <w:shd w:val="clear" w:color="auto" w:fill="DEEEEE"/>
            <w:vAlign w:val="center"/>
          </w:tcPr>
          <w:p w14:paraId="7FA1B915"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항목</w:t>
            </w:r>
          </w:p>
        </w:tc>
        <w:tc>
          <w:tcPr>
            <w:tcW w:w="1058" w:type="pct"/>
            <w:tcBorders>
              <w:top w:val="single" w:sz="12" w:space="0" w:color="404040" w:themeColor="text1" w:themeTint="BF"/>
              <w:bottom w:val="single" w:sz="4" w:space="0" w:color="404040" w:themeColor="text1" w:themeTint="BF"/>
            </w:tcBorders>
            <w:shd w:val="clear" w:color="auto" w:fill="DEEEEE"/>
            <w:vAlign w:val="center"/>
          </w:tcPr>
          <w:p w14:paraId="7A46694A"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내용</w:t>
            </w:r>
          </w:p>
        </w:tc>
        <w:tc>
          <w:tcPr>
            <w:tcW w:w="1209" w:type="pct"/>
            <w:tcBorders>
              <w:top w:val="single" w:sz="12" w:space="0" w:color="404040" w:themeColor="text1" w:themeTint="BF"/>
              <w:bottom w:val="single" w:sz="4" w:space="0" w:color="404040" w:themeColor="text1" w:themeTint="BF"/>
            </w:tcBorders>
            <w:shd w:val="clear" w:color="auto" w:fill="DEEEEE"/>
            <w:vAlign w:val="center"/>
          </w:tcPr>
          <w:p w14:paraId="7A423616"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보증인</w:t>
            </w:r>
          </w:p>
        </w:tc>
        <w:tc>
          <w:tcPr>
            <w:tcW w:w="1183" w:type="pct"/>
            <w:tcBorders>
              <w:top w:val="single" w:sz="12" w:space="0" w:color="404040" w:themeColor="text1" w:themeTint="BF"/>
              <w:bottom w:val="single" w:sz="4" w:space="0" w:color="404040" w:themeColor="text1" w:themeTint="BF"/>
            </w:tcBorders>
            <w:shd w:val="clear" w:color="auto" w:fill="DEEEEE"/>
            <w:vAlign w:val="center"/>
          </w:tcPr>
          <w:p w14:paraId="5921F415"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보증금액</w:t>
            </w:r>
          </w:p>
        </w:tc>
      </w:tr>
      <w:tr w:rsidR="00026A7E" w:rsidRPr="00CB2B3F" w14:paraId="6E740BB6" w14:textId="77777777" w:rsidTr="0091358C">
        <w:trPr>
          <w:trHeight w:val="340"/>
        </w:trPr>
        <w:tc>
          <w:tcPr>
            <w:tcW w:w="428" w:type="pct"/>
            <w:tcBorders>
              <w:top w:val="single" w:sz="4" w:space="0" w:color="404040" w:themeColor="text1" w:themeTint="BF"/>
            </w:tcBorders>
            <w:vAlign w:val="center"/>
          </w:tcPr>
          <w:p w14:paraId="6CFBD191" w14:textId="77777777" w:rsidR="00026A7E" w:rsidRPr="00DD6F84" w:rsidRDefault="00026A7E" w:rsidP="0091358C">
            <w:pPr>
              <w:pStyle w:val="a5"/>
              <w:numPr>
                <w:ilvl w:val="0"/>
                <w:numId w:val="52"/>
              </w:numPr>
              <w:spacing w:line="280" w:lineRule="atLeast"/>
              <w:ind w:leftChars="0"/>
              <w:jc w:val="center"/>
              <w:rPr>
                <w:sz w:val="20"/>
                <w:szCs w:val="20"/>
              </w:rPr>
            </w:pPr>
          </w:p>
        </w:tc>
        <w:tc>
          <w:tcPr>
            <w:tcW w:w="1121" w:type="pct"/>
            <w:tcBorders>
              <w:top w:val="single" w:sz="4" w:space="0" w:color="404040" w:themeColor="text1" w:themeTint="BF"/>
            </w:tcBorders>
            <w:shd w:val="clear" w:color="auto" w:fill="auto"/>
            <w:vAlign w:val="center"/>
          </w:tcPr>
          <w:p w14:paraId="13A3A33C" w14:textId="77777777" w:rsidR="00026A7E" w:rsidRPr="00DD6F84" w:rsidRDefault="00026A7E" w:rsidP="0091358C">
            <w:pPr>
              <w:pStyle w:val="a5"/>
              <w:spacing w:line="280" w:lineRule="atLeast"/>
              <w:ind w:leftChars="0" w:left="0"/>
              <w:jc w:val="center"/>
              <w:rPr>
                <w:sz w:val="20"/>
                <w:szCs w:val="20"/>
              </w:rPr>
            </w:pPr>
            <w:r w:rsidRPr="00DD6F84">
              <w:rPr>
                <w:sz w:val="20"/>
                <w:szCs w:val="20"/>
              </w:rPr>
              <w:t>지급보증</w:t>
            </w:r>
          </w:p>
        </w:tc>
        <w:tc>
          <w:tcPr>
            <w:tcW w:w="1058" w:type="pct"/>
            <w:tcBorders>
              <w:top w:val="single" w:sz="4" w:space="0" w:color="404040" w:themeColor="text1" w:themeTint="BF"/>
            </w:tcBorders>
            <w:vAlign w:val="center"/>
          </w:tcPr>
          <w:p w14:paraId="07B9FC82" w14:textId="77777777" w:rsidR="00026A7E" w:rsidRPr="00DD6F84" w:rsidRDefault="00026A7E" w:rsidP="0091358C">
            <w:pPr>
              <w:pStyle w:val="a5"/>
              <w:spacing w:line="280" w:lineRule="atLeast"/>
              <w:ind w:leftChars="0" w:left="0"/>
              <w:jc w:val="center"/>
              <w:rPr>
                <w:sz w:val="20"/>
                <w:szCs w:val="20"/>
              </w:rPr>
            </w:pPr>
            <w:r w:rsidRPr="00DD6F84">
              <w:rPr>
                <w:sz w:val="20"/>
                <w:szCs w:val="20"/>
              </w:rPr>
              <w:t>온라인안전거래</w:t>
            </w:r>
          </w:p>
        </w:tc>
        <w:tc>
          <w:tcPr>
            <w:tcW w:w="1209" w:type="pct"/>
            <w:tcBorders>
              <w:top w:val="single" w:sz="4" w:space="0" w:color="404040" w:themeColor="text1" w:themeTint="BF"/>
            </w:tcBorders>
            <w:shd w:val="clear" w:color="auto" w:fill="auto"/>
            <w:vAlign w:val="center"/>
          </w:tcPr>
          <w:p w14:paraId="0518B430" w14:textId="77777777" w:rsidR="00026A7E" w:rsidRPr="00DD6F84" w:rsidRDefault="00026A7E" w:rsidP="0091358C">
            <w:pPr>
              <w:pStyle w:val="a5"/>
              <w:spacing w:line="280" w:lineRule="atLeast"/>
              <w:ind w:leftChars="0" w:left="0"/>
              <w:jc w:val="center"/>
              <w:rPr>
                <w:sz w:val="20"/>
                <w:szCs w:val="20"/>
              </w:rPr>
            </w:pPr>
            <w:r w:rsidRPr="00DD6F84">
              <w:rPr>
                <w:sz w:val="20"/>
                <w:szCs w:val="20"/>
              </w:rPr>
              <w:t>주식회사</w:t>
            </w:r>
            <w:r w:rsidRPr="00DD6F84">
              <w:rPr>
                <w:sz w:val="20"/>
                <w:szCs w:val="20"/>
              </w:rPr>
              <w:t xml:space="preserve"> </w:t>
            </w:r>
            <w:r w:rsidRPr="00DD6F84">
              <w:rPr>
                <w:sz w:val="20"/>
                <w:szCs w:val="20"/>
              </w:rPr>
              <w:t>하나은행</w:t>
            </w:r>
          </w:p>
        </w:tc>
        <w:tc>
          <w:tcPr>
            <w:tcW w:w="1183" w:type="pct"/>
            <w:tcBorders>
              <w:top w:val="single" w:sz="4" w:space="0" w:color="404040" w:themeColor="text1" w:themeTint="BF"/>
            </w:tcBorders>
            <w:shd w:val="clear" w:color="auto" w:fill="auto"/>
            <w:vAlign w:val="center"/>
          </w:tcPr>
          <w:p w14:paraId="1FC54851" w14:textId="77777777" w:rsidR="00026A7E" w:rsidRPr="00DD6F84" w:rsidRDefault="00026A7E" w:rsidP="0091358C">
            <w:pPr>
              <w:pStyle w:val="a5"/>
              <w:spacing w:line="280" w:lineRule="atLeast"/>
              <w:ind w:leftChars="0" w:left="0"/>
              <w:jc w:val="right"/>
              <w:rPr>
                <w:sz w:val="20"/>
                <w:szCs w:val="20"/>
              </w:rPr>
            </w:pPr>
            <w:r w:rsidRPr="00DD6F84">
              <w:rPr>
                <w:sz w:val="20"/>
                <w:szCs w:val="20"/>
              </w:rPr>
              <w:t>150,000,000</w:t>
            </w:r>
          </w:p>
        </w:tc>
      </w:tr>
      <w:tr w:rsidR="00026A7E" w:rsidRPr="00CB2B3F" w14:paraId="770F1EC9" w14:textId="77777777" w:rsidTr="0091358C">
        <w:trPr>
          <w:trHeight w:val="340"/>
        </w:trPr>
        <w:tc>
          <w:tcPr>
            <w:tcW w:w="428" w:type="pct"/>
            <w:vAlign w:val="center"/>
          </w:tcPr>
          <w:p w14:paraId="74F23F79" w14:textId="77777777" w:rsidR="00026A7E" w:rsidRPr="00DD6F84" w:rsidRDefault="00026A7E" w:rsidP="0091358C">
            <w:pPr>
              <w:pStyle w:val="a5"/>
              <w:numPr>
                <w:ilvl w:val="0"/>
                <w:numId w:val="52"/>
              </w:numPr>
              <w:spacing w:line="280" w:lineRule="atLeast"/>
              <w:ind w:leftChars="0"/>
              <w:jc w:val="center"/>
              <w:rPr>
                <w:sz w:val="20"/>
                <w:szCs w:val="20"/>
              </w:rPr>
            </w:pPr>
          </w:p>
        </w:tc>
        <w:tc>
          <w:tcPr>
            <w:tcW w:w="1121" w:type="pct"/>
            <w:shd w:val="clear" w:color="auto" w:fill="auto"/>
            <w:vAlign w:val="center"/>
          </w:tcPr>
          <w:p w14:paraId="0C79F6A0" w14:textId="77777777" w:rsidR="00026A7E" w:rsidRPr="00DD6F84" w:rsidRDefault="00026A7E" w:rsidP="0091358C">
            <w:pPr>
              <w:pStyle w:val="a5"/>
              <w:spacing w:line="280" w:lineRule="atLeast"/>
              <w:ind w:leftChars="0" w:left="0"/>
              <w:jc w:val="center"/>
              <w:rPr>
                <w:sz w:val="20"/>
                <w:szCs w:val="20"/>
              </w:rPr>
            </w:pPr>
            <w:r w:rsidRPr="00DD6F84">
              <w:rPr>
                <w:sz w:val="20"/>
                <w:szCs w:val="20"/>
              </w:rPr>
              <w:t>지급보증</w:t>
            </w:r>
          </w:p>
        </w:tc>
        <w:tc>
          <w:tcPr>
            <w:tcW w:w="1058" w:type="pct"/>
            <w:vAlign w:val="center"/>
          </w:tcPr>
          <w:p w14:paraId="3DF720BB" w14:textId="77777777" w:rsidR="00026A7E" w:rsidRPr="00DD6F84" w:rsidRDefault="00026A7E" w:rsidP="0091358C">
            <w:pPr>
              <w:pStyle w:val="a5"/>
              <w:spacing w:line="280" w:lineRule="atLeast"/>
              <w:ind w:leftChars="0" w:left="0"/>
              <w:jc w:val="center"/>
              <w:rPr>
                <w:sz w:val="20"/>
                <w:szCs w:val="20"/>
              </w:rPr>
            </w:pPr>
            <w:r w:rsidRPr="00DD6F84">
              <w:rPr>
                <w:sz w:val="20"/>
                <w:szCs w:val="20"/>
              </w:rPr>
              <w:t>계약이행</w:t>
            </w:r>
            <w:r w:rsidRPr="00DD6F84">
              <w:rPr>
                <w:sz w:val="20"/>
                <w:szCs w:val="20"/>
              </w:rPr>
              <w:t xml:space="preserve"> </w:t>
            </w:r>
            <w:r w:rsidRPr="00DD6F84">
              <w:rPr>
                <w:sz w:val="20"/>
                <w:szCs w:val="20"/>
              </w:rPr>
              <w:t>등</w:t>
            </w:r>
          </w:p>
        </w:tc>
        <w:tc>
          <w:tcPr>
            <w:tcW w:w="1209" w:type="pct"/>
            <w:shd w:val="clear" w:color="auto" w:fill="auto"/>
            <w:vAlign w:val="center"/>
          </w:tcPr>
          <w:p w14:paraId="4CAF8026" w14:textId="77777777" w:rsidR="00026A7E" w:rsidRPr="00DD6F84" w:rsidRDefault="00026A7E" w:rsidP="0091358C">
            <w:pPr>
              <w:pStyle w:val="a5"/>
              <w:spacing w:line="280" w:lineRule="atLeast"/>
              <w:ind w:leftChars="0" w:left="0"/>
              <w:jc w:val="center"/>
              <w:rPr>
                <w:sz w:val="20"/>
                <w:szCs w:val="20"/>
              </w:rPr>
            </w:pPr>
            <w:r w:rsidRPr="00DD6F84">
              <w:rPr>
                <w:sz w:val="20"/>
                <w:szCs w:val="20"/>
              </w:rPr>
              <w:t>서울보증보험</w:t>
            </w:r>
          </w:p>
        </w:tc>
        <w:tc>
          <w:tcPr>
            <w:tcW w:w="1183" w:type="pct"/>
            <w:shd w:val="clear" w:color="auto" w:fill="auto"/>
            <w:vAlign w:val="center"/>
          </w:tcPr>
          <w:p w14:paraId="03D3FFF5" w14:textId="77777777" w:rsidR="00026A7E" w:rsidRPr="00DD6F84" w:rsidRDefault="00026A7E" w:rsidP="0091358C">
            <w:pPr>
              <w:pStyle w:val="a5"/>
              <w:spacing w:line="280" w:lineRule="atLeast"/>
              <w:ind w:leftChars="0" w:left="0"/>
              <w:jc w:val="right"/>
              <w:rPr>
                <w:sz w:val="20"/>
                <w:szCs w:val="20"/>
              </w:rPr>
            </w:pPr>
            <w:r w:rsidRPr="00DD6F84">
              <w:rPr>
                <w:sz w:val="20"/>
                <w:szCs w:val="20"/>
              </w:rPr>
              <w:t>47,599,192,147</w:t>
            </w:r>
          </w:p>
        </w:tc>
      </w:tr>
    </w:tbl>
    <w:p w14:paraId="1A1CFB7C" w14:textId="77777777" w:rsidR="00026A7E" w:rsidRPr="00CB2B3F" w:rsidRDefault="00026A7E" w:rsidP="00026A7E">
      <w:pPr>
        <w:pStyle w:val="a5"/>
        <w:spacing w:before="240" w:after="240"/>
        <w:ind w:leftChars="0" w:left="454"/>
        <w:rPr>
          <w:szCs w:val="22"/>
        </w:rPr>
      </w:pPr>
    </w:p>
    <w:p w14:paraId="64E87E44" w14:textId="77777777" w:rsidR="00026A7E" w:rsidRPr="00190A1F" w:rsidRDefault="00026A7E" w:rsidP="00026A7E">
      <w:pPr>
        <w:pStyle w:val="a5"/>
        <w:numPr>
          <w:ilvl w:val="0"/>
          <w:numId w:val="25"/>
        </w:numPr>
        <w:spacing w:before="240" w:after="240"/>
        <w:ind w:leftChars="0"/>
        <w:outlineLvl w:val="1"/>
        <w:rPr>
          <w:b/>
          <w:color w:val="5D2A2C" w:themeColor="text2"/>
          <w:sz w:val="24"/>
        </w:rPr>
      </w:pPr>
      <w:r w:rsidRPr="00190A1F">
        <w:rPr>
          <w:b/>
          <w:color w:val="5D2A2C" w:themeColor="text2"/>
          <w:sz w:val="24"/>
        </w:rPr>
        <w:t>해외</w:t>
      </w:r>
      <w:r w:rsidRPr="00190A1F">
        <w:rPr>
          <w:b/>
          <w:color w:val="5D2A2C" w:themeColor="text2"/>
          <w:sz w:val="24"/>
        </w:rPr>
        <w:t xml:space="preserve"> </w:t>
      </w:r>
      <w:r w:rsidRPr="00190A1F">
        <w:rPr>
          <w:b/>
          <w:color w:val="5D2A2C" w:themeColor="text2"/>
          <w:sz w:val="24"/>
        </w:rPr>
        <w:t>차입</w:t>
      </w:r>
      <w:r w:rsidRPr="00190A1F">
        <w:rPr>
          <w:b/>
          <w:color w:val="5D2A2C" w:themeColor="text2"/>
          <w:sz w:val="24"/>
        </w:rPr>
        <w:t xml:space="preserve"> </w:t>
      </w:r>
      <w:r w:rsidRPr="00190A1F">
        <w:rPr>
          <w:b/>
          <w:color w:val="5D2A2C" w:themeColor="text2"/>
          <w:sz w:val="24"/>
        </w:rPr>
        <w:t>및</w:t>
      </w:r>
      <w:r w:rsidRPr="00190A1F">
        <w:rPr>
          <w:b/>
          <w:color w:val="5D2A2C" w:themeColor="text2"/>
          <w:sz w:val="24"/>
        </w:rPr>
        <w:t xml:space="preserve"> </w:t>
      </w:r>
      <w:r w:rsidRPr="00190A1F">
        <w:rPr>
          <w:b/>
          <w:color w:val="5D2A2C" w:themeColor="text2"/>
          <w:sz w:val="24"/>
        </w:rPr>
        <w:t>관련</w:t>
      </w:r>
      <w:r w:rsidRPr="00190A1F">
        <w:rPr>
          <w:b/>
          <w:color w:val="5D2A2C" w:themeColor="text2"/>
          <w:sz w:val="24"/>
        </w:rPr>
        <w:t xml:space="preserve"> </w:t>
      </w:r>
      <w:r w:rsidRPr="00190A1F">
        <w:rPr>
          <w:b/>
          <w:color w:val="5D2A2C" w:themeColor="text2"/>
          <w:sz w:val="24"/>
        </w:rPr>
        <w:t>외국환</w:t>
      </w:r>
      <w:r w:rsidRPr="00190A1F">
        <w:rPr>
          <w:b/>
          <w:color w:val="5D2A2C" w:themeColor="text2"/>
          <w:sz w:val="24"/>
        </w:rPr>
        <w:t xml:space="preserve"> </w:t>
      </w:r>
      <w:r w:rsidRPr="00190A1F">
        <w:rPr>
          <w:b/>
          <w:color w:val="5D2A2C" w:themeColor="text2"/>
          <w:sz w:val="24"/>
        </w:rPr>
        <w:t>신고</w:t>
      </w:r>
      <w:r w:rsidRPr="00190A1F">
        <w:rPr>
          <w:b/>
          <w:color w:val="5D2A2C" w:themeColor="text2"/>
          <w:sz w:val="24"/>
        </w:rPr>
        <w:t xml:space="preserve"> </w:t>
      </w:r>
      <w:r w:rsidRPr="00190A1F">
        <w:rPr>
          <w:b/>
          <w:color w:val="5D2A2C" w:themeColor="text2"/>
          <w:sz w:val="24"/>
        </w:rPr>
        <w:t>내역</w:t>
      </w:r>
    </w:p>
    <w:p w14:paraId="4640D5B6" w14:textId="77777777" w:rsidR="00026A7E" w:rsidRPr="00CB2B3F" w:rsidRDefault="00026A7E" w:rsidP="00026A7E">
      <w:pPr>
        <w:pStyle w:val="a5"/>
        <w:numPr>
          <w:ilvl w:val="0"/>
          <w:numId w:val="51"/>
        </w:numPr>
        <w:spacing w:before="240" w:after="240"/>
        <w:ind w:leftChars="0"/>
        <w:rPr>
          <w:b/>
          <w:szCs w:val="22"/>
        </w:rPr>
      </w:pPr>
      <w:r w:rsidRPr="00CB2B3F">
        <w:rPr>
          <w:b/>
          <w:szCs w:val="22"/>
        </w:rPr>
        <w:t>신고</w:t>
      </w:r>
      <w:r w:rsidRPr="00CB2B3F">
        <w:rPr>
          <w:b/>
          <w:szCs w:val="22"/>
        </w:rPr>
        <w:t xml:space="preserve"> </w:t>
      </w:r>
      <w:r w:rsidRPr="00CB2B3F">
        <w:rPr>
          <w:b/>
          <w:szCs w:val="22"/>
        </w:rPr>
        <w:t>내역</w:t>
      </w:r>
      <w:r w:rsidRPr="00CB2B3F">
        <w:rPr>
          <w:b/>
          <w:szCs w:val="22"/>
        </w:rPr>
        <w:t xml:space="preserve"> </w:t>
      </w:r>
      <w:r w:rsidRPr="00CB2B3F">
        <w:rPr>
          <w:b/>
          <w:szCs w:val="22"/>
        </w:rPr>
        <w:t>목록</w:t>
      </w:r>
    </w:p>
    <w:tbl>
      <w:tblPr>
        <w:tblW w:w="4503" w:type="pct"/>
        <w:tblInd w:w="959"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642"/>
        <w:gridCol w:w="1200"/>
        <w:gridCol w:w="1371"/>
        <w:gridCol w:w="1021"/>
        <w:gridCol w:w="2462"/>
        <w:gridCol w:w="710"/>
        <w:gridCol w:w="1274"/>
      </w:tblGrid>
      <w:tr w:rsidR="00026A7E" w:rsidRPr="00CB2B3F" w14:paraId="332023F8" w14:textId="77777777" w:rsidTr="0091358C">
        <w:trPr>
          <w:trHeight w:val="340"/>
          <w:tblHeader/>
        </w:trPr>
        <w:tc>
          <w:tcPr>
            <w:tcW w:w="369" w:type="pct"/>
            <w:tcBorders>
              <w:top w:val="single" w:sz="12" w:space="0" w:color="404040" w:themeColor="text1" w:themeTint="BF"/>
              <w:bottom w:val="single" w:sz="4" w:space="0" w:color="404040" w:themeColor="text1" w:themeTint="BF"/>
            </w:tcBorders>
            <w:shd w:val="clear" w:color="auto" w:fill="DEEEEE"/>
            <w:vAlign w:val="center"/>
          </w:tcPr>
          <w:p w14:paraId="40538D3F"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순번</w:t>
            </w:r>
          </w:p>
        </w:tc>
        <w:tc>
          <w:tcPr>
            <w:tcW w:w="691" w:type="pct"/>
            <w:tcBorders>
              <w:top w:val="single" w:sz="12" w:space="0" w:color="404040" w:themeColor="text1" w:themeTint="BF"/>
              <w:bottom w:val="single" w:sz="4" w:space="0" w:color="404040" w:themeColor="text1" w:themeTint="BF"/>
            </w:tcBorders>
            <w:shd w:val="clear" w:color="auto" w:fill="DEEEEE"/>
            <w:vAlign w:val="center"/>
          </w:tcPr>
          <w:p w14:paraId="605E7377"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신고일자</w:t>
            </w:r>
          </w:p>
        </w:tc>
        <w:tc>
          <w:tcPr>
            <w:tcW w:w="790" w:type="pct"/>
            <w:tcBorders>
              <w:top w:val="single" w:sz="12" w:space="0" w:color="404040" w:themeColor="text1" w:themeTint="BF"/>
              <w:bottom w:val="single" w:sz="4" w:space="0" w:color="404040" w:themeColor="text1" w:themeTint="BF"/>
            </w:tcBorders>
            <w:shd w:val="clear" w:color="auto" w:fill="DEEEEE"/>
            <w:vAlign w:val="center"/>
          </w:tcPr>
          <w:p w14:paraId="2280844F"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신고종류</w:t>
            </w:r>
          </w:p>
        </w:tc>
        <w:tc>
          <w:tcPr>
            <w:tcW w:w="588" w:type="pct"/>
            <w:tcBorders>
              <w:top w:val="single" w:sz="12" w:space="0" w:color="404040" w:themeColor="text1" w:themeTint="BF"/>
              <w:bottom w:val="single" w:sz="4" w:space="0" w:color="404040" w:themeColor="text1" w:themeTint="BF"/>
            </w:tcBorders>
            <w:shd w:val="clear" w:color="auto" w:fill="DEEEEE"/>
            <w:vAlign w:val="center"/>
          </w:tcPr>
          <w:p w14:paraId="376089A4"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신고자</w:t>
            </w:r>
          </w:p>
        </w:tc>
        <w:tc>
          <w:tcPr>
            <w:tcW w:w="1418" w:type="pct"/>
            <w:tcBorders>
              <w:top w:val="single" w:sz="12" w:space="0" w:color="404040" w:themeColor="text1" w:themeTint="BF"/>
              <w:bottom w:val="single" w:sz="4" w:space="0" w:color="404040" w:themeColor="text1" w:themeTint="BF"/>
            </w:tcBorders>
            <w:shd w:val="clear" w:color="auto" w:fill="DEEEEE"/>
            <w:vAlign w:val="center"/>
          </w:tcPr>
          <w:p w14:paraId="0D8D223C"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내용</w:t>
            </w:r>
          </w:p>
        </w:tc>
        <w:tc>
          <w:tcPr>
            <w:tcW w:w="409" w:type="pct"/>
            <w:tcBorders>
              <w:top w:val="single" w:sz="12" w:space="0" w:color="404040" w:themeColor="text1" w:themeTint="BF"/>
              <w:bottom w:val="single" w:sz="4" w:space="0" w:color="404040" w:themeColor="text1" w:themeTint="BF"/>
            </w:tcBorders>
            <w:shd w:val="clear" w:color="auto" w:fill="DEEEEE"/>
            <w:vAlign w:val="center"/>
          </w:tcPr>
          <w:p w14:paraId="7A672079"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통화</w:t>
            </w:r>
          </w:p>
        </w:tc>
        <w:tc>
          <w:tcPr>
            <w:tcW w:w="734" w:type="pct"/>
            <w:tcBorders>
              <w:top w:val="single" w:sz="12" w:space="0" w:color="404040" w:themeColor="text1" w:themeTint="BF"/>
              <w:bottom w:val="single" w:sz="4" w:space="0" w:color="404040" w:themeColor="text1" w:themeTint="BF"/>
            </w:tcBorders>
            <w:shd w:val="clear" w:color="auto" w:fill="DEEEEE"/>
            <w:vAlign w:val="center"/>
          </w:tcPr>
          <w:p w14:paraId="6155C980" w14:textId="77777777" w:rsidR="00026A7E" w:rsidRPr="00DD6F84" w:rsidRDefault="00026A7E" w:rsidP="0091358C">
            <w:pPr>
              <w:pStyle w:val="a5"/>
              <w:spacing w:line="280" w:lineRule="atLeast"/>
              <w:ind w:leftChars="0" w:left="0"/>
              <w:jc w:val="center"/>
              <w:rPr>
                <w:b/>
                <w:sz w:val="20"/>
                <w:szCs w:val="20"/>
              </w:rPr>
            </w:pPr>
            <w:r w:rsidRPr="00DD6F84">
              <w:rPr>
                <w:b/>
                <w:sz w:val="20"/>
                <w:szCs w:val="20"/>
              </w:rPr>
              <w:t>금액</w:t>
            </w:r>
          </w:p>
        </w:tc>
      </w:tr>
      <w:tr w:rsidR="00026A7E" w:rsidRPr="00CB2B3F" w14:paraId="680D77E2" w14:textId="77777777" w:rsidTr="0091358C">
        <w:trPr>
          <w:trHeight w:val="340"/>
        </w:trPr>
        <w:tc>
          <w:tcPr>
            <w:tcW w:w="369" w:type="pct"/>
            <w:tcBorders>
              <w:top w:val="single" w:sz="4" w:space="0" w:color="404040" w:themeColor="text1" w:themeTint="BF"/>
            </w:tcBorders>
            <w:shd w:val="clear" w:color="auto" w:fill="F2F2F2" w:themeFill="background1" w:themeFillShade="F2"/>
            <w:vAlign w:val="center"/>
          </w:tcPr>
          <w:p w14:paraId="7310AD38" w14:textId="77777777" w:rsidR="00026A7E" w:rsidRPr="00DD6F84" w:rsidRDefault="00026A7E" w:rsidP="0091358C">
            <w:pPr>
              <w:pStyle w:val="a5"/>
              <w:spacing w:line="280" w:lineRule="atLeast"/>
              <w:ind w:leftChars="0" w:left="0"/>
              <w:jc w:val="center"/>
              <w:rPr>
                <w:sz w:val="20"/>
                <w:szCs w:val="20"/>
              </w:rPr>
            </w:pPr>
            <w:r w:rsidRPr="00DD6F84">
              <w:rPr>
                <w:sz w:val="20"/>
                <w:szCs w:val="20"/>
              </w:rPr>
              <w:t>1</w:t>
            </w:r>
          </w:p>
        </w:tc>
        <w:tc>
          <w:tcPr>
            <w:tcW w:w="691" w:type="pct"/>
            <w:tcBorders>
              <w:top w:val="single" w:sz="4" w:space="0" w:color="404040" w:themeColor="text1" w:themeTint="BF"/>
            </w:tcBorders>
            <w:shd w:val="clear" w:color="auto" w:fill="auto"/>
            <w:vAlign w:val="center"/>
          </w:tcPr>
          <w:p w14:paraId="61D22C29" w14:textId="77777777" w:rsidR="00026A7E" w:rsidRPr="00DD6F84" w:rsidRDefault="00026A7E" w:rsidP="0091358C">
            <w:pPr>
              <w:pStyle w:val="a5"/>
              <w:spacing w:line="280" w:lineRule="atLeast"/>
              <w:ind w:leftChars="0" w:left="0"/>
              <w:jc w:val="center"/>
              <w:rPr>
                <w:sz w:val="20"/>
                <w:szCs w:val="20"/>
              </w:rPr>
            </w:pPr>
            <w:r w:rsidRPr="00DD6F84">
              <w:rPr>
                <w:sz w:val="20"/>
                <w:szCs w:val="20"/>
              </w:rPr>
              <w:t>2020. 5. 8.</w:t>
            </w:r>
          </w:p>
        </w:tc>
        <w:tc>
          <w:tcPr>
            <w:tcW w:w="790" w:type="pct"/>
            <w:tcBorders>
              <w:top w:val="single" w:sz="4" w:space="0" w:color="404040" w:themeColor="text1" w:themeTint="BF"/>
            </w:tcBorders>
            <w:vAlign w:val="center"/>
          </w:tcPr>
          <w:p w14:paraId="56F5139C" w14:textId="77777777" w:rsidR="00026A7E" w:rsidRDefault="00026A7E" w:rsidP="0091358C">
            <w:pPr>
              <w:pStyle w:val="a5"/>
              <w:spacing w:line="280" w:lineRule="atLeast"/>
              <w:ind w:leftChars="0" w:left="0"/>
              <w:jc w:val="center"/>
              <w:rPr>
                <w:sz w:val="20"/>
                <w:szCs w:val="20"/>
              </w:rPr>
            </w:pPr>
            <w:r w:rsidRPr="00DD6F84">
              <w:rPr>
                <w:sz w:val="20"/>
                <w:szCs w:val="20"/>
              </w:rPr>
              <w:t>해외투자</w:t>
            </w:r>
            <w:r w:rsidRPr="00DD6F84">
              <w:rPr>
                <w:sz w:val="20"/>
                <w:szCs w:val="20"/>
              </w:rPr>
              <w:t xml:space="preserve"> </w:t>
            </w:r>
          </w:p>
          <w:p w14:paraId="12FE2509" w14:textId="77777777" w:rsidR="00026A7E" w:rsidRPr="00DD6F84" w:rsidRDefault="00026A7E" w:rsidP="0091358C">
            <w:pPr>
              <w:pStyle w:val="a5"/>
              <w:spacing w:line="280" w:lineRule="atLeast"/>
              <w:ind w:leftChars="0" w:left="0"/>
              <w:jc w:val="center"/>
              <w:rPr>
                <w:sz w:val="20"/>
                <w:szCs w:val="20"/>
              </w:rPr>
            </w:pPr>
            <w:r w:rsidRPr="00DD6F84">
              <w:rPr>
                <w:sz w:val="20"/>
                <w:szCs w:val="20"/>
              </w:rPr>
              <w:t>신고</w:t>
            </w:r>
          </w:p>
        </w:tc>
        <w:tc>
          <w:tcPr>
            <w:tcW w:w="588" w:type="pct"/>
            <w:tcBorders>
              <w:top w:val="single" w:sz="4" w:space="0" w:color="404040" w:themeColor="text1" w:themeTint="BF"/>
            </w:tcBorders>
            <w:shd w:val="clear" w:color="auto" w:fill="auto"/>
            <w:vAlign w:val="center"/>
          </w:tcPr>
          <w:p w14:paraId="3ADF8A2F" w14:textId="77777777" w:rsidR="00026A7E" w:rsidRPr="00DD6F84" w:rsidRDefault="00026A7E" w:rsidP="0091358C">
            <w:pPr>
              <w:pStyle w:val="a5"/>
              <w:spacing w:line="280" w:lineRule="atLeast"/>
              <w:ind w:leftChars="0" w:left="0"/>
              <w:jc w:val="center"/>
              <w:rPr>
                <w:sz w:val="20"/>
                <w:szCs w:val="20"/>
              </w:rPr>
            </w:pPr>
            <w:r w:rsidRPr="00DD6F84">
              <w:rPr>
                <w:sz w:val="20"/>
                <w:szCs w:val="20"/>
              </w:rPr>
              <w:t>대상회사</w:t>
            </w:r>
          </w:p>
        </w:tc>
        <w:tc>
          <w:tcPr>
            <w:tcW w:w="1418" w:type="pct"/>
            <w:tcBorders>
              <w:top w:val="single" w:sz="4" w:space="0" w:color="404040" w:themeColor="text1" w:themeTint="BF"/>
            </w:tcBorders>
            <w:shd w:val="clear" w:color="auto" w:fill="auto"/>
            <w:vAlign w:val="center"/>
          </w:tcPr>
          <w:p w14:paraId="2CC50498" w14:textId="77777777" w:rsidR="00026A7E" w:rsidRPr="00DD6F84" w:rsidRDefault="00026A7E" w:rsidP="0091358C">
            <w:pPr>
              <w:pStyle w:val="a5"/>
              <w:spacing w:line="280" w:lineRule="atLeast"/>
              <w:ind w:leftChars="0" w:left="0"/>
              <w:jc w:val="center"/>
              <w:rPr>
                <w:sz w:val="20"/>
                <w:szCs w:val="20"/>
              </w:rPr>
            </w:pPr>
            <w:r w:rsidRPr="00DD6F84">
              <w:rPr>
                <w:sz w:val="20"/>
                <w:szCs w:val="20"/>
              </w:rPr>
              <w:t xml:space="preserve">HANSSEM (CHINA) INVESTMENT HOLDING CO., LTD </w:t>
            </w:r>
            <w:r w:rsidRPr="00DD6F84">
              <w:rPr>
                <w:sz w:val="20"/>
                <w:szCs w:val="20"/>
              </w:rPr>
              <w:t>투자</w:t>
            </w:r>
          </w:p>
        </w:tc>
        <w:tc>
          <w:tcPr>
            <w:tcW w:w="409" w:type="pct"/>
            <w:tcBorders>
              <w:top w:val="single" w:sz="4" w:space="0" w:color="404040" w:themeColor="text1" w:themeTint="BF"/>
            </w:tcBorders>
            <w:vAlign w:val="center"/>
          </w:tcPr>
          <w:p w14:paraId="1D4DF4B1" w14:textId="77777777" w:rsidR="00026A7E" w:rsidRPr="00DD6F84" w:rsidRDefault="00026A7E" w:rsidP="0091358C">
            <w:pPr>
              <w:pStyle w:val="a5"/>
              <w:spacing w:line="280" w:lineRule="atLeast"/>
              <w:ind w:leftChars="0" w:left="0"/>
              <w:jc w:val="center"/>
              <w:rPr>
                <w:sz w:val="20"/>
                <w:szCs w:val="20"/>
              </w:rPr>
            </w:pPr>
            <w:r w:rsidRPr="00DD6F84">
              <w:rPr>
                <w:sz w:val="20"/>
                <w:szCs w:val="20"/>
              </w:rPr>
              <w:t>USD</w:t>
            </w:r>
          </w:p>
        </w:tc>
        <w:tc>
          <w:tcPr>
            <w:tcW w:w="734" w:type="pct"/>
            <w:tcBorders>
              <w:top w:val="single" w:sz="4" w:space="0" w:color="404040" w:themeColor="text1" w:themeTint="BF"/>
            </w:tcBorders>
            <w:vAlign w:val="center"/>
          </w:tcPr>
          <w:p w14:paraId="52B0E9FD" w14:textId="77777777" w:rsidR="00026A7E" w:rsidRPr="00DD6F84" w:rsidRDefault="00026A7E" w:rsidP="0091358C">
            <w:pPr>
              <w:pStyle w:val="a5"/>
              <w:spacing w:line="280" w:lineRule="atLeast"/>
              <w:ind w:leftChars="0" w:left="0"/>
              <w:jc w:val="center"/>
              <w:rPr>
                <w:sz w:val="20"/>
                <w:szCs w:val="20"/>
              </w:rPr>
            </w:pPr>
            <w:r w:rsidRPr="00DD6F84">
              <w:rPr>
                <w:sz w:val="20"/>
                <w:szCs w:val="20"/>
              </w:rPr>
              <w:t>11,300,000</w:t>
            </w:r>
          </w:p>
        </w:tc>
      </w:tr>
      <w:tr w:rsidR="00026A7E" w:rsidRPr="00CB2B3F" w14:paraId="2515BCD4" w14:textId="77777777" w:rsidTr="0091358C">
        <w:trPr>
          <w:trHeight w:val="340"/>
        </w:trPr>
        <w:tc>
          <w:tcPr>
            <w:tcW w:w="369" w:type="pct"/>
            <w:shd w:val="clear" w:color="auto" w:fill="F2F2F2" w:themeFill="background1" w:themeFillShade="F2"/>
            <w:vAlign w:val="center"/>
          </w:tcPr>
          <w:p w14:paraId="67BD054C" w14:textId="77777777" w:rsidR="00026A7E" w:rsidRPr="00DD6F84" w:rsidRDefault="00026A7E" w:rsidP="0091358C">
            <w:pPr>
              <w:pStyle w:val="a5"/>
              <w:spacing w:line="280" w:lineRule="atLeast"/>
              <w:ind w:leftChars="0" w:left="0"/>
              <w:jc w:val="center"/>
              <w:rPr>
                <w:sz w:val="20"/>
                <w:szCs w:val="20"/>
              </w:rPr>
            </w:pPr>
            <w:r w:rsidRPr="00DD6F84">
              <w:rPr>
                <w:sz w:val="20"/>
                <w:szCs w:val="20"/>
              </w:rPr>
              <w:t>2</w:t>
            </w:r>
          </w:p>
        </w:tc>
        <w:tc>
          <w:tcPr>
            <w:tcW w:w="691" w:type="pct"/>
            <w:shd w:val="clear" w:color="auto" w:fill="auto"/>
            <w:vAlign w:val="center"/>
          </w:tcPr>
          <w:p w14:paraId="59811989" w14:textId="77777777" w:rsidR="00026A7E" w:rsidRPr="00DD6F84" w:rsidRDefault="00026A7E" w:rsidP="0091358C">
            <w:pPr>
              <w:pStyle w:val="a5"/>
              <w:spacing w:line="280" w:lineRule="atLeast"/>
              <w:ind w:leftChars="0" w:left="0"/>
              <w:jc w:val="center"/>
              <w:rPr>
                <w:sz w:val="20"/>
                <w:szCs w:val="20"/>
              </w:rPr>
            </w:pPr>
            <w:r w:rsidRPr="00DD6F84">
              <w:rPr>
                <w:sz w:val="20"/>
                <w:szCs w:val="20"/>
              </w:rPr>
              <w:t>2021. 1. 18.</w:t>
            </w:r>
          </w:p>
        </w:tc>
        <w:tc>
          <w:tcPr>
            <w:tcW w:w="790" w:type="pct"/>
            <w:vAlign w:val="center"/>
          </w:tcPr>
          <w:p w14:paraId="48BD904F" w14:textId="77777777" w:rsidR="00026A7E" w:rsidRDefault="00026A7E" w:rsidP="0091358C">
            <w:pPr>
              <w:pStyle w:val="a5"/>
              <w:spacing w:line="280" w:lineRule="atLeast"/>
              <w:ind w:leftChars="0" w:left="0"/>
              <w:jc w:val="center"/>
              <w:rPr>
                <w:sz w:val="20"/>
                <w:szCs w:val="20"/>
              </w:rPr>
            </w:pPr>
            <w:r w:rsidRPr="00DD6F84">
              <w:rPr>
                <w:sz w:val="20"/>
                <w:szCs w:val="20"/>
              </w:rPr>
              <w:t>지급보증</w:t>
            </w:r>
            <w:r w:rsidRPr="00DD6F84">
              <w:rPr>
                <w:sz w:val="20"/>
                <w:szCs w:val="20"/>
              </w:rPr>
              <w:t xml:space="preserve"> </w:t>
            </w:r>
          </w:p>
          <w:p w14:paraId="2B5603FD" w14:textId="77777777" w:rsidR="00026A7E" w:rsidRPr="00DD6F84" w:rsidRDefault="00026A7E" w:rsidP="0091358C">
            <w:pPr>
              <w:pStyle w:val="a5"/>
              <w:spacing w:line="280" w:lineRule="atLeast"/>
              <w:ind w:leftChars="0" w:left="0"/>
              <w:jc w:val="center"/>
              <w:rPr>
                <w:sz w:val="20"/>
                <w:szCs w:val="20"/>
              </w:rPr>
            </w:pPr>
            <w:r w:rsidRPr="00DD6F84">
              <w:rPr>
                <w:sz w:val="20"/>
                <w:szCs w:val="20"/>
              </w:rPr>
              <w:t>신고</w:t>
            </w:r>
          </w:p>
        </w:tc>
        <w:tc>
          <w:tcPr>
            <w:tcW w:w="588" w:type="pct"/>
            <w:shd w:val="clear" w:color="auto" w:fill="auto"/>
            <w:vAlign w:val="center"/>
          </w:tcPr>
          <w:p w14:paraId="1DE3B9DC" w14:textId="77777777" w:rsidR="00026A7E" w:rsidRPr="00DD6F84" w:rsidRDefault="00026A7E" w:rsidP="0091358C">
            <w:pPr>
              <w:spacing w:line="280" w:lineRule="atLeast"/>
              <w:jc w:val="center"/>
              <w:rPr>
                <w:sz w:val="20"/>
                <w:szCs w:val="20"/>
              </w:rPr>
            </w:pPr>
            <w:r w:rsidRPr="00DD6F84">
              <w:rPr>
                <w:sz w:val="20"/>
                <w:szCs w:val="20"/>
              </w:rPr>
              <w:t>대상회사</w:t>
            </w:r>
          </w:p>
        </w:tc>
        <w:tc>
          <w:tcPr>
            <w:tcW w:w="1418" w:type="pct"/>
            <w:shd w:val="clear" w:color="auto" w:fill="auto"/>
            <w:vAlign w:val="center"/>
          </w:tcPr>
          <w:p w14:paraId="445DE232" w14:textId="77777777" w:rsidR="00026A7E" w:rsidRDefault="00026A7E" w:rsidP="0091358C">
            <w:pPr>
              <w:spacing w:line="280" w:lineRule="atLeast"/>
              <w:jc w:val="center"/>
              <w:rPr>
                <w:sz w:val="20"/>
                <w:szCs w:val="20"/>
              </w:rPr>
            </w:pPr>
            <w:r w:rsidRPr="00DD6F84">
              <w:rPr>
                <w:sz w:val="20"/>
                <w:szCs w:val="20"/>
              </w:rPr>
              <w:t>HANSSEM (CHINA) INTERIOR CO., LTD</w:t>
            </w:r>
            <w:r w:rsidRPr="00DD6F84">
              <w:rPr>
                <w:sz w:val="20"/>
                <w:szCs w:val="20"/>
              </w:rPr>
              <w:t>의</w:t>
            </w:r>
            <w:r w:rsidRPr="00DD6F84">
              <w:rPr>
                <w:sz w:val="20"/>
                <w:szCs w:val="20"/>
              </w:rPr>
              <w:t xml:space="preserve"> </w:t>
            </w:r>
          </w:p>
          <w:p w14:paraId="60BB779F" w14:textId="77777777" w:rsidR="00026A7E" w:rsidRPr="00DD6F84" w:rsidRDefault="00026A7E" w:rsidP="0091358C">
            <w:pPr>
              <w:spacing w:line="280" w:lineRule="atLeast"/>
              <w:jc w:val="center"/>
              <w:rPr>
                <w:sz w:val="20"/>
                <w:szCs w:val="20"/>
              </w:rPr>
            </w:pPr>
            <w:r w:rsidRPr="00DD6F84">
              <w:rPr>
                <w:sz w:val="20"/>
                <w:szCs w:val="20"/>
              </w:rPr>
              <w:t>현지차입에</w:t>
            </w:r>
            <w:r w:rsidRPr="00DD6F84">
              <w:rPr>
                <w:sz w:val="20"/>
                <w:szCs w:val="20"/>
              </w:rPr>
              <w:t xml:space="preserve"> </w:t>
            </w:r>
            <w:r w:rsidRPr="00DD6F84">
              <w:rPr>
                <w:sz w:val="20"/>
                <w:szCs w:val="20"/>
              </w:rPr>
              <w:t>대한</w:t>
            </w:r>
            <w:r w:rsidRPr="00DD6F84">
              <w:rPr>
                <w:sz w:val="20"/>
                <w:szCs w:val="20"/>
              </w:rPr>
              <w:t xml:space="preserve"> </w:t>
            </w:r>
            <w:r w:rsidRPr="00DD6F84">
              <w:rPr>
                <w:sz w:val="20"/>
                <w:szCs w:val="20"/>
              </w:rPr>
              <w:t>보증</w:t>
            </w:r>
          </w:p>
        </w:tc>
        <w:tc>
          <w:tcPr>
            <w:tcW w:w="409" w:type="pct"/>
            <w:vAlign w:val="center"/>
          </w:tcPr>
          <w:p w14:paraId="12E8F857" w14:textId="77777777" w:rsidR="00026A7E" w:rsidRPr="00DD6F84" w:rsidRDefault="00026A7E" w:rsidP="0091358C">
            <w:pPr>
              <w:pStyle w:val="a5"/>
              <w:spacing w:line="280" w:lineRule="atLeast"/>
              <w:ind w:leftChars="0" w:left="0"/>
              <w:jc w:val="center"/>
              <w:rPr>
                <w:sz w:val="20"/>
                <w:szCs w:val="20"/>
              </w:rPr>
            </w:pPr>
            <w:r w:rsidRPr="00DD6F84">
              <w:rPr>
                <w:sz w:val="20"/>
                <w:szCs w:val="20"/>
              </w:rPr>
              <w:t>CNY</w:t>
            </w:r>
          </w:p>
        </w:tc>
        <w:tc>
          <w:tcPr>
            <w:tcW w:w="734" w:type="pct"/>
            <w:vAlign w:val="center"/>
          </w:tcPr>
          <w:p w14:paraId="0E8BD276" w14:textId="77777777" w:rsidR="00026A7E" w:rsidRPr="00DD6F84" w:rsidRDefault="00026A7E" w:rsidP="0091358C">
            <w:pPr>
              <w:pStyle w:val="a5"/>
              <w:spacing w:line="280" w:lineRule="atLeast"/>
              <w:ind w:leftChars="0" w:left="0"/>
              <w:jc w:val="center"/>
              <w:rPr>
                <w:sz w:val="20"/>
                <w:szCs w:val="20"/>
              </w:rPr>
            </w:pPr>
            <w:r w:rsidRPr="00DD6F84">
              <w:rPr>
                <w:sz w:val="20"/>
                <w:szCs w:val="20"/>
              </w:rPr>
              <w:t>39,600,000</w:t>
            </w:r>
          </w:p>
        </w:tc>
      </w:tr>
      <w:tr w:rsidR="00026A7E" w:rsidRPr="00CB2B3F" w14:paraId="33EF9B2B" w14:textId="77777777" w:rsidTr="0091358C">
        <w:trPr>
          <w:trHeight w:val="340"/>
        </w:trPr>
        <w:tc>
          <w:tcPr>
            <w:tcW w:w="369" w:type="pct"/>
            <w:shd w:val="clear" w:color="auto" w:fill="F2F2F2" w:themeFill="background1" w:themeFillShade="F2"/>
            <w:vAlign w:val="center"/>
          </w:tcPr>
          <w:p w14:paraId="4DF9E130" w14:textId="77777777" w:rsidR="00026A7E" w:rsidRPr="00DD6F84" w:rsidRDefault="00026A7E" w:rsidP="0091358C">
            <w:pPr>
              <w:pStyle w:val="a5"/>
              <w:spacing w:line="280" w:lineRule="atLeast"/>
              <w:ind w:leftChars="0" w:left="0"/>
              <w:jc w:val="center"/>
              <w:rPr>
                <w:sz w:val="20"/>
                <w:szCs w:val="20"/>
              </w:rPr>
            </w:pPr>
            <w:r w:rsidRPr="00DD6F84">
              <w:rPr>
                <w:sz w:val="20"/>
                <w:szCs w:val="20"/>
              </w:rPr>
              <w:t>3</w:t>
            </w:r>
          </w:p>
        </w:tc>
        <w:tc>
          <w:tcPr>
            <w:tcW w:w="691" w:type="pct"/>
            <w:shd w:val="clear" w:color="auto" w:fill="auto"/>
            <w:vAlign w:val="center"/>
          </w:tcPr>
          <w:p w14:paraId="0640D5EB" w14:textId="77777777" w:rsidR="00026A7E" w:rsidRPr="00DD6F84" w:rsidRDefault="00026A7E" w:rsidP="0091358C">
            <w:pPr>
              <w:pStyle w:val="a5"/>
              <w:spacing w:line="280" w:lineRule="atLeast"/>
              <w:ind w:leftChars="0" w:left="0"/>
              <w:jc w:val="center"/>
              <w:rPr>
                <w:sz w:val="20"/>
                <w:szCs w:val="20"/>
              </w:rPr>
            </w:pPr>
            <w:r w:rsidRPr="00DD6F84">
              <w:rPr>
                <w:sz w:val="20"/>
                <w:szCs w:val="20"/>
              </w:rPr>
              <w:t>2021. 1. 19.</w:t>
            </w:r>
          </w:p>
        </w:tc>
        <w:tc>
          <w:tcPr>
            <w:tcW w:w="790" w:type="pct"/>
            <w:vAlign w:val="center"/>
          </w:tcPr>
          <w:p w14:paraId="005B45EF" w14:textId="77777777" w:rsidR="00026A7E" w:rsidRDefault="00026A7E" w:rsidP="0091358C">
            <w:pPr>
              <w:pStyle w:val="a5"/>
              <w:spacing w:line="280" w:lineRule="atLeast"/>
              <w:ind w:leftChars="0" w:left="0"/>
              <w:jc w:val="center"/>
              <w:rPr>
                <w:sz w:val="20"/>
                <w:szCs w:val="20"/>
              </w:rPr>
            </w:pPr>
            <w:r w:rsidRPr="00DD6F84">
              <w:rPr>
                <w:sz w:val="20"/>
                <w:szCs w:val="20"/>
              </w:rPr>
              <w:t>해외법인</w:t>
            </w:r>
            <w:r w:rsidRPr="00DD6F84">
              <w:rPr>
                <w:sz w:val="20"/>
                <w:szCs w:val="20"/>
              </w:rPr>
              <w:t xml:space="preserve"> </w:t>
            </w:r>
          </w:p>
          <w:p w14:paraId="48967FB8" w14:textId="77777777" w:rsidR="00026A7E" w:rsidRPr="00DD6F84" w:rsidRDefault="00026A7E" w:rsidP="0091358C">
            <w:pPr>
              <w:pStyle w:val="a5"/>
              <w:spacing w:line="280" w:lineRule="atLeast"/>
              <w:ind w:leftChars="0" w:left="0"/>
              <w:jc w:val="center"/>
              <w:rPr>
                <w:sz w:val="20"/>
                <w:szCs w:val="20"/>
              </w:rPr>
            </w:pPr>
            <w:r w:rsidRPr="00DD6F84">
              <w:rPr>
                <w:sz w:val="20"/>
                <w:szCs w:val="20"/>
              </w:rPr>
              <w:t>대여금</w:t>
            </w:r>
            <w:r w:rsidRPr="00DD6F84">
              <w:rPr>
                <w:sz w:val="20"/>
                <w:szCs w:val="20"/>
              </w:rPr>
              <w:t xml:space="preserve"> </w:t>
            </w:r>
            <w:r w:rsidRPr="00DD6F84">
              <w:rPr>
                <w:sz w:val="20"/>
                <w:szCs w:val="20"/>
              </w:rPr>
              <w:t>신고</w:t>
            </w:r>
          </w:p>
        </w:tc>
        <w:tc>
          <w:tcPr>
            <w:tcW w:w="588" w:type="pct"/>
            <w:shd w:val="clear" w:color="auto" w:fill="auto"/>
            <w:vAlign w:val="center"/>
          </w:tcPr>
          <w:p w14:paraId="50AEA1E4" w14:textId="77777777" w:rsidR="00026A7E" w:rsidRPr="00DD6F84" w:rsidRDefault="00026A7E" w:rsidP="0091358C">
            <w:pPr>
              <w:spacing w:line="280" w:lineRule="atLeast"/>
              <w:jc w:val="center"/>
              <w:rPr>
                <w:sz w:val="20"/>
                <w:szCs w:val="20"/>
              </w:rPr>
            </w:pPr>
            <w:r w:rsidRPr="00DD6F84">
              <w:rPr>
                <w:sz w:val="20"/>
                <w:szCs w:val="20"/>
              </w:rPr>
              <w:t>대상회사</w:t>
            </w:r>
          </w:p>
        </w:tc>
        <w:tc>
          <w:tcPr>
            <w:tcW w:w="1418" w:type="pct"/>
            <w:shd w:val="clear" w:color="auto" w:fill="auto"/>
            <w:vAlign w:val="center"/>
          </w:tcPr>
          <w:p w14:paraId="56858D34" w14:textId="77777777" w:rsidR="00026A7E" w:rsidRPr="00DD6F84" w:rsidRDefault="00026A7E" w:rsidP="0091358C">
            <w:pPr>
              <w:spacing w:line="280" w:lineRule="atLeast"/>
              <w:jc w:val="center"/>
              <w:rPr>
                <w:sz w:val="20"/>
                <w:szCs w:val="20"/>
              </w:rPr>
            </w:pPr>
            <w:r w:rsidRPr="00DD6F84">
              <w:rPr>
                <w:sz w:val="20"/>
                <w:szCs w:val="20"/>
              </w:rPr>
              <w:t xml:space="preserve">HANSSEM (CHINA) INVESTMENT HOLDING CO., LTD </w:t>
            </w:r>
            <w:r w:rsidRPr="00DD6F84">
              <w:rPr>
                <w:sz w:val="20"/>
                <w:szCs w:val="20"/>
              </w:rPr>
              <w:t>대여금</w:t>
            </w:r>
          </w:p>
        </w:tc>
        <w:tc>
          <w:tcPr>
            <w:tcW w:w="409" w:type="pct"/>
            <w:vAlign w:val="center"/>
          </w:tcPr>
          <w:p w14:paraId="5C86FAE0" w14:textId="77777777" w:rsidR="00026A7E" w:rsidRPr="00DD6F84" w:rsidRDefault="00026A7E" w:rsidP="0091358C">
            <w:pPr>
              <w:spacing w:line="280" w:lineRule="atLeast"/>
              <w:jc w:val="center"/>
              <w:rPr>
                <w:sz w:val="20"/>
                <w:szCs w:val="20"/>
              </w:rPr>
            </w:pPr>
            <w:r w:rsidRPr="00DD6F84">
              <w:rPr>
                <w:sz w:val="20"/>
                <w:szCs w:val="20"/>
              </w:rPr>
              <w:t>CNY</w:t>
            </w:r>
          </w:p>
        </w:tc>
        <w:tc>
          <w:tcPr>
            <w:tcW w:w="734" w:type="pct"/>
            <w:vAlign w:val="center"/>
          </w:tcPr>
          <w:p w14:paraId="41534E4C" w14:textId="77777777" w:rsidR="00026A7E" w:rsidRPr="00DD6F84" w:rsidRDefault="00026A7E" w:rsidP="0091358C">
            <w:pPr>
              <w:pStyle w:val="a5"/>
              <w:spacing w:line="280" w:lineRule="atLeast"/>
              <w:ind w:leftChars="0" w:left="0"/>
              <w:jc w:val="center"/>
              <w:rPr>
                <w:sz w:val="20"/>
                <w:szCs w:val="20"/>
              </w:rPr>
            </w:pPr>
            <w:r w:rsidRPr="00DD6F84">
              <w:rPr>
                <w:sz w:val="20"/>
                <w:szCs w:val="20"/>
              </w:rPr>
              <w:t>50,000,000</w:t>
            </w:r>
          </w:p>
        </w:tc>
      </w:tr>
      <w:tr w:rsidR="00026A7E" w:rsidRPr="00CB2B3F" w14:paraId="3E45E0CC" w14:textId="77777777" w:rsidTr="0091358C">
        <w:trPr>
          <w:trHeight w:val="340"/>
        </w:trPr>
        <w:tc>
          <w:tcPr>
            <w:tcW w:w="369" w:type="pct"/>
            <w:shd w:val="clear" w:color="auto" w:fill="F2F2F2" w:themeFill="background1" w:themeFillShade="F2"/>
            <w:vAlign w:val="center"/>
          </w:tcPr>
          <w:p w14:paraId="0A208722" w14:textId="77777777" w:rsidR="00026A7E" w:rsidRPr="00DD6F84" w:rsidRDefault="00026A7E" w:rsidP="0091358C">
            <w:pPr>
              <w:pStyle w:val="a5"/>
              <w:spacing w:line="280" w:lineRule="atLeast"/>
              <w:ind w:leftChars="0" w:left="0"/>
              <w:jc w:val="center"/>
              <w:rPr>
                <w:sz w:val="20"/>
                <w:szCs w:val="20"/>
              </w:rPr>
            </w:pPr>
            <w:r w:rsidRPr="00DD6F84">
              <w:rPr>
                <w:sz w:val="20"/>
                <w:szCs w:val="20"/>
              </w:rPr>
              <w:t>4</w:t>
            </w:r>
          </w:p>
        </w:tc>
        <w:tc>
          <w:tcPr>
            <w:tcW w:w="691" w:type="pct"/>
            <w:shd w:val="clear" w:color="auto" w:fill="auto"/>
            <w:vAlign w:val="center"/>
          </w:tcPr>
          <w:p w14:paraId="1CECD3E8" w14:textId="77777777" w:rsidR="00026A7E" w:rsidRPr="00DD6F84" w:rsidRDefault="00026A7E" w:rsidP="0091358C">
            <w:pPr>
              <w:pStyle w:val="a5"/>
              <w:spacing w:line="280" w:lineRule="atLeast"/>
              <w:ind w:leftChars="0" w:left="0"/>
              <w:jc w:val="center"/>
              <w:rPr>
                <w:sz w:val="20"/>
                <w:szCs w:val="20"/>
              </w:rPr>
            </w:pPr>
            <w:r w:rsidRPr="00DD6F84">
              <w:rPr>
                <w:sz w:val="20"/>
                <w:szCs w:val="20"/>
              </w:rPr>
              <w:t>2021. 1. 22.</w:t>
            </w:r>
          </w:p>
        </w:tc>
        <w:tc>
          <w:tcPr>
            <w:tcW w:w="790" w:type="pct"/>
            <w:vAlign w:val="center"/>
          </w:tcPr>
          <w:p w14:paraId="448A39BB" w14:textId="77777777" w:rsidR="00026A7E" w:rsidRDefault="00026A7E" w:rsidP="0091358C">
            <w:pPr>
              <w:pStyle w:val="a5"/>
              <w:spacing w:line="280" w:lineRule="atLeast"/>
              <w:ind w:leftChars="0" w:left="0"/>
              <w:jc w:val="center"/>
              <w:rPr>
                <w:sz w:val="20"/>
                <w:szCs w:val="20"/>
              </w:rPr>
            </w:pPr>
            <w:r w:rsidRPr="00DD6F84">
              <w:rPr>
                <w:sz w:val="20"/>
                <w:szCs w:val="20"/>
              </w:rPr>
              <w:t>해외법인</w:t>
            </w:r>
            <w:r w:rsidRPr="00DD6F84">
              <w:rPr>
                <w:sz w:val="20"/>
                <w:szCs w:val="20"/>
              </w:rPr>
              <w:t xml:space="preserve"> </w:t>
            </w:r>
          </w:p>
          <w:p w14:paraId="05D59B98" w14:textId="77777777" w:rsidR="00026A7E" w:rsidRPr="00DD6F84" w:rsidRDefault="00026A7E" w:rsidP="0091358C">
            <w:pPr>
              <w:pStyle w:val="a5"/>
              <w:spacing w:line="280" w:lineRule="atLeast"/>
              <w:ind w:leftChars="0" w:left="0"/>
              <w:jc w:val="center"/>
              <w:rPr>
                <w:sz w:val="20"/>
                <w:szCs w:val="20"/>
              </w:rPr>
            </w:pPr>
            <w:r w:rsidRPr="00DD6F84">
              <w:rPr>
                <w:sz w:val="20"/>
                <w:szCs w:val="20"/>
              </w:rPr>
              <w:t>대여금</w:t>
            </w:r>
            <w:r w:rsidRPr="00DD6F84">
              <w:rPr>
                <w:sz w:val="20"/>
                <w:szCs w:val="20"/>
              </w:rPr>
              <w:t xml:space="preserve"> </w:t>
            </w:r>
            <w:r w:rsidRPr="00DD6F84">
              <w:rPr>
                <w:sz w:val="20"/>
                <w:szCs w:val="20"/>
              </w:rPr>
              <w:t>신고</w:t>
            </w:r>
          </w:p>
        </w:tc>
        <w:tc>
          <w:tcPr>
            <w:tcW w:w="588" w:type="pct"/>
            <w:shd w:val="clear" w:color="auto" w:fill="auto"/>
            <w:vAlign w:val="center"/>
          </w:tcPr>
          <w:p w14:paraId="6EBED5D5" w14:textId="77777777" w:rsidR="00026A7E" w:rsidRPr="00DD6F84" w:rsidRDefault="00026A7E" w:rsidP="0091358C">
            <w:pPr>
              <w:spacing w:line="280" w:lineRule="atLeast"/>
              <w:jc w:val="center"/>
              <w:rPr>
                <w:sz w:val="20"/>
                <w:szCs w:val="20"/>
              </w:rPr>
            </w:pPr>
            <w:r w:rsidRPr="00DD6F84">
              <w:rPr>
                <w:sz w:val="20"/>
                <w:szCs w:val="20"/>
              </w:rPr>
              <w:t>대상회사</w:t>
            </w:r>
          </w:p>
        </w:tc>
        <w:tc>
          <w:tcPr>
            <w:tcW w:w="1418" w:type="pct"/>
            <w:shd w:val="clear" w:color="auto" w:fill="auto"/>
            <w:vAlign w:val="center"/>
          </w:tcPr>
          <w:p w14:paraId="2A1E2E63" w14:textId="77777777" w:rsidR="00026A7E" w:rsidRPr="00DD6F84" w:rsidRDefault="00026A7E" w:rsidP="0091358C">
            <w:pPr>
              <w:spacing w:line="280" w:lineRule="atLeast"/>
              <w:jc w:val="center"/>
              <w:rPr>
                <w:sz w:val="20"/>
                <w:szCs w:val="20"/>
              </w:rPr>
            </w:pPr>
            <w:proofErr w:type="spellStart"/>
            <w:r w:rsidRPr="00DD6F84">
              <w:rPr>
                <w:sz w:val="20"/>
                <w:szCs w:val="20"/>
              </w:rPr>
              <w:t>Hanssem</w:t>
            </w:r>
            <w:proofErr w:type="spellEnd"/>
            <w:r w:rsidRPr="00DD6F84">
              <w:rPr>
                <w:sz w:val="20"/>
                <w:szCs w:val="20"/>
              </w:rPr>
              <w:t xml:space="preserve"> (</w:t>
            </w:r>
            <w:proofErr w:type="gramStart"/>
            <w:r w:rsidRPr="00DD6F84">
              <w:rPr>
                <w:sz w:val="20"/>
                <w:szCs w:val="20"/>
              </w:rPr>
              <w:t>Shanghai)  Home</w:t>
            </w:r>
            <w:proofErr w:type="gramEnd"/>
            <w:r w:rsidRPr="00DD6F84">
              <w:rPr>
                <w:sz w:val="20"/>
                <w:szCs w:val="20"/>
              </w:rPr>
              <w:t xml:space="preserve"> Furnishings Co. Ltd </w:t>
            </w:r>
            <w:r w:rsidRPr="00DD6F84">
              <w:rPr>
                <w:sz w:val="20"/>
                <w:szCs w:val="20"/>
              </w:rPr>
              <w:lastRenderedPageBreak/>
              <w:t>에의</w:t>
            </w:r>
            <w:r w:rsidRPr="00DD6F84">
              <w:rPr>
                <w:sz w:val="20"/>
                <w:szCs w:val="20"/>
              </w:rPr>
              <w:t xml:space="preserve"> </w:t>
            </w:r>
            <w:r w:rsidRPr="00DD6F84">
              <w:rPr>
                <w:sz w:val="20"/>
                <w:szCs w:val="20"/>
              </w:rPr>
              <w:t>대여금</w:t>
            </w:r>
          </w:p>
        </w:tc>
        <w:tc>
          <w:tcPr>
            <w:tcW w:w="409" w:type="pct"/>
            <w:vAlign w:val="center"/>
          </w:tcPr>
          <w:p w14:paraId="62E655EB" w14:textId="77777777" w:rsidR="00026A7E" w:rsidRPr="00DD6F84" w:rsidRDefault="00026A7E" w:rsidP="0091358C">
            <w:pPr>
              <w:spacing w:line="280" w:lineRule="atLeast"/>
              <w:jc w:val="center"/>
              <w:rPr>
                <w:sz w:val="20"/>
                <w:szCs w:val="20"/>
              </w:rPr>
            </w:pPr>
            <w:r w:rsidRPr="00DD6F84">
              <w:rPr>
                <w:sz w:val="20"/>
                <w:szCs w:val="20"/>
              </w:rPr>
              <w:lastRenderedPageBreak/>
              <w:t>CNY</w:t>
            </w:r>
          </w:p>
        </w:tc>
        <w:tc>
          <w:tcPr>
            <w:tcW w:w="734" w:type="pct"/>
            <w:vAlign w:val="center"/>
          </w:tcPr>
          <w:p w14:paraId="397AFCED" w14:textId="77777777" w:rsidR="00026A7E" w:rsidRPr="00DD6F84" w:rsidRDefault="00026A7E" w:rsidP="0091358C">
            <w:pPr>
              <w:pStyle w:val="a5"/>
              <w:spacing w:line="280" w:lineRule="atLeast"/>
              <w:ind w:leftChars="0" w:left="0"/>
              <w:jc w:val="center"/>
              <w:rPr>
                <w:sz w:val="20"/>
                <w:szCs w:val="20"/>
              </w:rPr>
            </w:pPr>
            <w:r w:rsidRPr="00DD6F84">
              <w:rPr>
                <w:sz w:val="20"/>
                <w:szCs w:val="20"/>
              </w:rPr>
              <w:t>34,000,000</w:t>
            </w:r>
          </w:p>
        </w:tc>
      </w:tr>
    </w:tbl>
    <w:p w14:paraId="19CDBDA4" w14:textId="77777777" w:rsidR="00026A7E" w:rsidRPr="00CB2B3F" w:rsidRDefault="00026A7E" w:rsidP="00026A7E">
      <w:pPr>
        <w:pStyle w:val="a5"/>
        <w:ind w:leftChars="0" w:left="454"/>
        <w:rPr>
          <w:b/>
          <w:szCs w:val="22"/>
        </w:rPr>
      </w:pPr>
    </w:p>
    <w:p w14:paraId="04F0F3A8" w14:textId="77777777" w:rsidR="00026A7E" w:rsidRPr="00CB2B3F" w:rsidRDefault="00026A7E" w:rsidP="00026A7E">
      <w:pPr>
        <w:pStyle w:val="a5"/>
        <w:numPr>
          <w:ilvl w:val="0"/>
          <w:numId w:val="51"/>
        </w:numPr>
        <w:spacing w:after="240"/>
        <w:ind w:leftChars="0" w:left="908" w:hanging="454"/>
        <w:rPr>
          <w:b/>
          <w:szCs w:val="22"/>
        </w:rPr>
      </w:pPr>
      <w:r w:rsidRPr="00CB2B3F">
        <w:rPr>
          <w:b/>
          <w:szCs w:val="22"/>
        </w:rPr>
        <w:t>분석</w:t>
      </w:r>
    </w:p>
    <w:p w14:paraId="2AC0148D" w14:textId="77777777" w:rsidR="00026A7E" w:rsidRPr="00CB2B3F" w:rsidDel="009C4057" w:rsidRDefault="00026A7E" w:rsidP="00026A7E">
      <w:pPr>
        <w:pStyle w:val="a5"/>
        <w:spacing w:before="240" w:after="240"/>
        <w:ind w:leftChars="0" w:left="907"/>
        <w:rPr>
          <w:del w:id="342" w:author="heesung.ahn" w:date="2021-08-31T00:53:00Z"/>
          <w:szCs w:val="22"/>
        </w:rPr>
      </w:pPr>
      <w:del w:id="343" w:author="heesung.ahn" w:date="2021-08-31T00:53:00Z">
        <w:r w:rsidRPr="00CB2B3F" w:rsidDel="009C4057">
          <w:rPr>
            <w:szCs w:val="22"/>
          </w:rPr>
          <w:delText>외국환거래법</w:delText>
        </w:r>
        <w:r w:rsidRPr="00CB2B3F" w:rsidDel="009C4057">
          <w:rPr>
            <w:szCs w:val="22"/>
          </w:rPr>
          <w:delText xml:space="preserve"> </w:delText>
        </w:r>
        <w:r w:rsidRPr="00CB2B3F" w:rsidDel="009C4057">
          <w:rPr>
            <w:szCs w:val="22"/>
          </w:rPr>
          <w:delText>제</w:delText>
        </w:r>
        <w:r w:rsidRPr="00CB2B3F" w:rsidDel="009C4057">
          <w:rPr>
            <w:szCs w:val="22"/>
          </w:rPr>
          <w:delText>18</w:delText>
        </w:r>
        <w:r w:rsidRPr="00CB2B3F" w:rsidDel="009C4057">
          <w:rPr>
            <w:szCs w:val="22"/>
          </w:rPr>
          <w:delText>조에</w:delText>
        </w:r>
        <w:r w:rsidRPr="00CB2B3F" w:rsidDel="009C4057">
          <w:rPr>
            <w:szCs w:val="22"/>
          </w:rPr>
          <w:delText xml:space="preserve"> </w:delText>
        </w:r>
        <w:r w:rsidRPr="00CB2B3F" w:rsidDel="009C4057">
          <w:rPr>
            <w:szCs w:val="22"/>
          </w:rPr>
          <w:delText>따르면</w:delText>
        </w:r>
        <w:r w:rsidRPr="00CB2B3F" w:rsidDel="009C4057">
          <w:rPr>
            <w:szCs w:val="22"/>
          </w:rPr>
          <w:delText xml:space="preserve">, </w:delText>
        </w:r>
        <w:r w:rsidRPr="00CB2B3F" w:rsidDel="009C4057">
          <w:rPr>
            <w:szCs w:val="22"/>
          </w:rPr>
          <w:delText>해외직접투자</w:delText>
        </w:r>
        <w:r w:rsidRPr="00CB2B3F" w:rsidDel="009C4057">
          <w:rPr>
            <w:szCs w:val="22"/>
          </w:rPr>
          <w:delText xml:space="preserve">, </w:delText>
        </w:r>
        <w:r w:rsidRPr="00CB2B3F" w:rsidDel="009C4057">
          <w:rPr>
            <w:szCs w:val="22"/>
          </w:rPr>
          <w:delText>부동산취득</w:delText>
        </w:r>
        <w:r w:rsidRPr="00CB2B3F" w:rsidDel="009C4057">
          <w:rPr>
            <w:szCs w:val="22"/>
          </w:rPr>
          <w:delText xml:space="preserve">, </w:delText>
        </w:r>
        <w:r w:rsidRPr="00CB2B3F" w:rsidDel="009C4057">
          <w:rPr>
            <w:szCs w:val="22"/>
          </w:rPr>
          <w:delText>금전대차</w:delText>
        </w:r>
        <w:r w:rsidRPr="00CB2B3F" w:rsidDel="009C4057">
          <w:rPr>
            <w:szCs w:val="22"/>
          </w:rPr>
          <w:delText xml:space="preserve">, </w:delText>
        </w:r>
        <w:r w:rsidRPr="00CB2B3F" w:rsidDel="009C4057">
          <w:rPr>
            <w:szCs w:val="22"/>
          </w:rPr>
          <w:delText>증권취득</w:delText>
        </w:r>
        <w:r w:rsidRPr="00CB2B3F" w:rsidDel="009C4057">
          <w:rPr>
            <w:szCs w:val="22"/>
          </w:rPr>
          <w:delText xml:space="preserve">, </w:delText>
        </w:r>
        <w:r w:rsidRPr="00CB2B3F" w:rsidDel="009C4057">
          <w:rPr>
            <w:szCs w:val="22"/>
          </w:rPr>
          <w:delText>예금</w:delText>
        </w:r>
        <w:r w:rsidRPr="00CB2B3F" w:rsidDel="009C4057">
          <w:rPr>
            <w:szCs w:val="22"/>
          </w:rPr>
          <w:delText xml:space="preserve">, </w:delText>
        </w:r>
        <w:r w:rsidRPr="00CB2B3F" w:rsidDel="009C4057">
          <w:rPr>
            <w:szCs w:val="22"/>
          </w:rPr>
          <w:delText>증여</w:delText>
        </w:r>
        <w:r w:rsidRPr="00CB2B3F" w:rsidDel="009C4057">
          <w:rPr>
            <w:szCs w:val="22"/>
          </w:rPr>
          <w:delText xml:space="preserve"> </w:delText>
        </w:r>
        <w:r w:rsidRPr="00CB2B3F" w:rsidDel="009C4057">
          <w:rPr>
            <w:szCs w:val="22"/>
          </w:rPr>
          <w:delText>등의</w:delText>
        </w:r>
        <w:r w:rsidRPr="00CB2B3F" w:rsidDel="009C4057">
          <w:rPr>
            <w:szCs w:val="22"/>
          </w:rPr>
          <w:delText xml:space="preserve"> </w:delText>
        </w:r>
        <w:r w:rsidRPr="00CB2B3F" w:rsidDel="009C4057">
          <w:rPr>
            <w:szCs w:val="22"/>
          </w:rPr>
          <w:delText>자본거래를</w:delText>
        </w:r>
        <w:r w:rsidRPr="00CB2B3F" w:rsidDel="009C4057">
          <w:rPr>
            <w:szCs w:val="22"/>
          </w:rPr>
          <w:delText xml:space="preserve"> </w:delText>
        </w:r>
        <w:r w:rsidRPr="00CB2B3F" w:rsidDel="009C4057">
          <w:rPr>
            <w:szCs w:val="22"/>
          </w:rPr>
          <w:delText>하는</w:delText>
        </w:r>
        <w:r w:rsidRPr="00CB2B3F" w:rsidDel="009C4057">
          <w:rPr>
            <w:szCs w:val="22"/>
          </w:rPr>
          <w:delText xml:space="preserve"> </w:delText>
        </w:r>
        <w:r w:rsidRPr="00CB2B3F" w:rsidDel="009C4057">
          <w:rPr>
            <w:szCs w:val="22"/>
          </w:rPr>
          <w:delText>경우</w:delText>
        </w:r>
        <w:r w:rsidRPr="00CB2B3F" w:rsidDel="009C4057">
          <w:rPr>
            <w:szCs w:val="22"/>
          </w:rPr>
          <w:delText xml:space="preserve"> </w:delText>
        </w:r>
        <w:r w:rsidRPr="00CB2B3F" w:rsidDel="009C4057">
          <w:rPr>
            <w:szCs w:val="22"/>
          </w:rPr>
          <w:delText>사전에</w:delText>
        </w:r>
        <w:r w:rsidRPr="00CB2B3F" w:rsidDel="009C4057">
          <w:rPr>
            <w:szCs w:val="22"/>
          </w:rPr>
          <w:delText xml:space="preserve"> </w:delText>
        </w:r>
        <w:r w:rsidRPr="00CB2B3F" w:rsidDel="009C4057">
          <w:rPr>
            <w:szCs w:val="22"/>
          </w:rPr>
          <w:delText>신고기관에</w:delText>
        </w:r>
        <w:r w:rsidRPr="00CB2B3F" w:rsidDel="009C4057">
          <w:rPr>
            <w:szCs w:val="22"/>
          </w:rPr>
          <w:delText xml:space="preserve"> </w:delText>
        </w:r>
        <w:r w:rsidRPr="00CB2B3F" w:rsidDel="009C4057">
          <w:rPr>
            <w:szCs w:val="22"/>
          </w:rPr>
          <w:delText>신고하여야</w:delText>
        </w:r>
        <w:r w:rsidRPr="00CB2B3F" w:rsidDel="009C4057">
          <w:rPr>
            <w:szCs w:val="22"/>
          </w:rPr>
          <w:delText xml:space="preserve"> </w:delText>
        </w:r>
        <w:r w:rsidRPr="00CB2B3F" w:rsidDel="009C4057">
          <w:rPr>
            <w:szCs w:val="22"/>
          </w:rPr>
          <w:delText>함</w:delText>
        </w:r>
        <w:r w:rsidRPr="00CB2B3F" w:rsidDel="009C4057">
          <w:rPr>
            <w:szCs w:val="22"/>
          </w:rPr>
          <w:delText xml:space="preserve">. </w:delText>
        </w:r>
        <w:r w:rsidRPr="00CB2B3F" w:rsidDel="009C4057">
          <w:rPr>
            <w:szCs w:val="22"/>
          </w:rPr>
          <w:delText>기획재정부</w:delText>
        </w:r>
        <w:r w:rsidRPr="00CB2B3F" w:rsidDel="009C4057">
          <w:rPr>
            <w:szCs w:val="22"/>
          </w:rPr>
          <w:delText xml:space="preserve">, </w:delText>
        </w:r>
        <w:r w:rsidRPr="00CB2B3F" w:rsidDel="009C4057">
          <w:rPr>
            <w:szCs w:val="22"/>
          </w:rPr>
          <w:delText>한국은행</w:delText>
        </w:r>
        <w:r w:rsidRPr="00CB2B3F" w:rsidDel="009C4057">
          <w:rPr>
            <w:szCs w:val="22"/>
          </w:rPr>
          <w:delText xml:space="preserve">, </w:delText>
        </w:r>
        <w:r w:rsidRPr="00CB2B3F" w:rsidDel="009C4057">
          <w:rPr>
            <w:szCs w:val="22"/>
          </w:rPr>
          <w:delText>외국환은행</w:delText>
        </w:r>
        <w:r w:rsidRPr="00CB2B3F" w:rsidDel="009C4057">
          <w:rPr>
            <w:szCs w:val="22"/>
          </w:rPr>
          <w:delText xml:space="preserve">, </w:delText>
        </w:r>
        <w:r w:rsidRPr="00CB2B3F" w:rsidDel="009C4057">
          <w:rPr>
            <w:szCs w:val="22"/>
          </w:rPr>
          <w:delText>관세청에서</w:delText>
        </w:r>
        <w:r w:rsidRPr="00CB2B3F" w:rsidDel="009C4057">
          <w:rPr>
            <w:szCs w:val="22"/>
          </w:rPr>
          <w:delText xml:space="preserve"> </w:delText>
        </w:r>
        <w:r w:rsidRPr="00CB2B3F" w:rsidDel="009C4057">
          <w:rPr>
            <w:szCs w:val="22"/>
          </w:rPr>
          <w:delText>법상</w:delText>
        </w:r>
        <w:r w:rsidRPr="00CB2B3F" w:rsidDel="009C4057">
          <w:rPr>
            <w:szCs w:val="22"/>
          </w:rPr>
          <w:delText xml:space="preserve"> </w:delText>
        </w:r>
        <w:r w:rsidRPr="00CB2B3F" w:rsidDel="009C4057">
          <w:rPr>
            <w:szCs w:val="22"/>
          </w:rPr>
          <w:delText>구분에</w:delText>
        </w:r>
        <w:r w:rsidRPr="00CB2B3F" w:rsidDel="009C4057">
          <w:rPr>
            <w:szCs w:val="22"/>
          </w:rPr>
          <w:delText xml:space="preserve"> </w:delText>
        </w:r>
        <w:r w:rsidRPr="00CB2B3F" w:rsidDel="009C4057">
          <w:rPr>
            <w:szCs w:val="22"/>
          </w:rPr>
          <w:delText>따라</w:delText>
        </w:r>
        <w:r w:rsidRPr="00CB2B3F" w:rsidDel="009C4057">
          <w:rPr>
            <w:szCs w:val="22"/>
          </w:rPr>
          <w:delText xml:space="preserve"> </w:delText>
        </w:r>
        <w:r w:rsidRPr="00CB2B3F" w:rsidDel="009C4057">
          <w:rPr>
            <w:szCs w:val="22"/>
          </w:rPr>
          <w:delText>외국환신고</w:delText>
        </w:r>
        <w:r w:rsidRPr="00CB2B3F" w:rsidDel="009C4057">
          <w:rPr>
            <w:szCs w:val="22"/>
          </w:rPr>
          <w:delText xml:space="preserve"> </w:delText>
        </w:r>
        <w:r w:rsidRPr="00CB2B3F" w:rsidDel="009C4057">
          <w:rPr>
            <w:szCs w:val="22"/>
          </w:rPr>
          <w:delText>수리함</w:delText>
        </w:r>
        <w:r w:rsidRPr="00CB2B3F" w:rsidDel="009C4057">
          <w:rPr>
            <w:szCs w:val="22"/>
          </w:rPr>
          <w:delText xml:space="preserve">. </w:delText>
        </w:r>
        <w:r w:rsidRPr="00CB2B3F" w:rsidDel="009C4057">
          <w:rPr>
            <w:szCs w:val="22"/>
          </w:rPr>
          <w:delText>자본거래</w:delText>
        </w:r>
        <w:r w:rsidRPr="00CB2B3F" w:rsidDel="009C4057">
          <w:rPr>
            <w:szCs w:val="22"/>
          </w:rPr>
          <w:delText xml:space="preserve"> </w:delText>
        </w:r>
        <w:r w:rsidRPr="00CB2B3F" w:rsidDel="009C4057">
          <w:rPr>
            <w:szCs w:val="22"/>
          </w:rPr>
          <w:delText>신고</w:delText>
        </w:r>
        <w:r w:rsidRPr="00CB2B3F" w:rsidDel="009C4057">
          <w:rPr>
            <w:szCs w:val="22"/>
          </w:rPr>
          <w:delText xml:space="preserve"> </w:delText>
        </w:r>
        <w:r w:rsidRPr="00CB2B3F" w:rsidDel="009C4057">
          <w:rPr>
            <w:szCs w:val="22"/>
          </w:rPr>
          <w:delText>위반금액이</w:delText>
        </w:r>
        <w:r w:rsidRPr="00CB2B3F" w:rsidDel="009C4057">
          <w:rPr>
            <w:szCs w:val="22"/>
          </w:rPr>
          <w:delText xml:space="preserve"> 10</w:delText>
        </w:r>
        <w:r w:rsidRPr="00CB2B3F" w:rsidDel="009C4057">
          <w:rPr>
            <w:szCs w:val="22"/>
          </w:rPr>
          <w:delText>억원</w:delText>
        </w:r>
        <w:r w:rsidRPr="00CB2B3F" w:rsidDel="009C4057">
          <w:rPr>
            <w:szCs w:val="22"/>
          </w:rPr>
          <w:delText xml:space="preserve"> </w:delText>
        </w:r>
        <w:r w:rsidRPr="00CB2B3F" w:rsidDel="009C4057">
          <w:rPr>
            <w:szCs w:val="22"/>
          </w:rPr>
          <w:delText>이하에</w:delText>
        </w:r>
        <w:r w:rsidRPr="00CB2B3F" w:rsidDel="009C4057">
          <w:rPr>
            <w:szCs w:val="22"/>
          </w:rPr>
          <w:delText xml:space="preserve"> </w:delText>
        </w:r>
        <w:r w:rsidRPr="00CB2B3F" w:rsidDel="009C4057">
          <w:rPr>
            <w:szCs w:val="22"/>
          </w:rPr>
          <w:delText>해당하는</w:delText>
        </w:r>
        <w:r w:rsidRPr="00CB2B3F" w:rsidDel="009C4057">
          <w:rPr>
            <w:szCs w:val="22"/>
          </w:rPr>
          <w:delText xml:space="preserve"> </w:delText>
        </w:r>
        <w:r w:rsidRPr="00CB2B3F" w:rsidDel="009C4057">
          <w:rPr>
            <w:szCs w:val="22"/>
          </w:rPr>
          <w:delText>외국환거래법</w:delText>
        </w:r>
        <w:r w:rsidRPr="00CB2B3F" w:rsidDel="009C4057">
          <w:rPr>
            <w:szCs w:val="22"/>
          </w:rPr>
          <w:delText xml:space="preserve"> </w:delText>
        </w:r>
        <w:r w:rsidRPr="00CB2B3F" w:rsidDel="009C4057">
          <w:rPr>
            <w:szCs w:val="22"/>
          </w:rPr>
          <w:delText>위반</w:delText>
        </w:r>
        <w:r w:rsidRPr="00CB2B3F" w:rsidDel="009C4057">
          <w:rPr>
            <w:szCs w:val="22"/>
          </w:rPr>
          <w:delText xml:space="preserve"> </w:delText>
        </w:r>
        <w:r w:rsidRPr="00CB2B3F" w:rsidDel="009C4057">
          <w:rPr>
            <w:szCs w:val="22"/>
          </w:rPr>
          <w:delText>사건은</w:delText>
        </w:r>
        <w:r w:rsidRPr="00CB2B3F" w:rsidDel="009C4057">
          <w:rPr>
            <w:szCs w:val="22"/>
          </w:rPr>
          <w:delText xml:space="preserve"> </w:delText>
        </w:r>
        <w:r w:rsidRPr="00CB2B3F" w:rsidDel="009C4057">
          <w:rPr>
            <w:szCs w:val="22"/>
          </w:rPr>
          <w:delText>거래정지</w:delText>
        </w:r>
        <w:r w:rsidRPr="00CB2B3F" w:rsidDel="009C4057">
          <w:rPr>
            <w:szCs w:val="22"/>
          </w:rPr>
          <w:delText>·</w:delText>
        </w:r>
        <w:r w:rsidRPr="00CB2B3F" w:rsidDel="009C4057">
          <w:rPr>
            <w:szCs w:val="22"/>
          </w:rPr>
          <w:delText>과태료</w:delText>
        </w:r>
        <w:r w:rsidRPr="00CB2B3F" w:rsidDel="009C4057">
          <w:rPr>
            <w:szCs w:val="22"/>
          </w:rPr>
          <w:delText>·</w:delText>
        </w:r>
        <w:r w:rsidRPr="00CB2B3F" w:rsidDel="009C4057">
          <w:rPr>
            <w:szCs w:val="22"/>
          </w:rPr>
          <w:delText>경고</w:delText>
        </w:r>
        <w:r w:rsidRPr="00CB2B3F" w:rsidDel="009C4057">
          <w:rPr>
            <w:szCs w:val="22"/>
          </w:rPr>
          <w:delText xml:space="preserve"> </w:delText>
        </w:r>
        <w:r w:rsidRPr="00CB2B3F" w:rsidDel="009C4057">
          <w:rPr>
            <w:szCs w:val="22"/>
          </w:rPr>
          <w:delText>등</w:delText>
        </w:r>
        <w:r w:rsidRPr="00CB2B3F" w:rsidDel="009C4057">
          <w:rPr>
            <w:szCs w:val="22"/>
          </w:rPr>
          <w:delText xml:space="preserve"> </w:delText>
        </w:r>
        <w:r w:rsidRPr="00CB2B3F" w:rsidDel="009C4057">
          <w:rPr>
            <w:szCs w:val="22"/>
          </w:rPr>
          <w:delText>행정</w:delText>
        </w:r>
        <w:r w:rsidRPr="00CB2B3F" w:rsidDel="009C4057">
          <w:rPr>
            <w:szCs w:val="22"/>
          </w:rPr>
          <w:delText xml:space="preserve"> </w:delText>
        </w:r>
        <w:r w:rsidRPr="00CB2B3F" w:rsidDel="009C4057">
          <w:rPr>
            <w:szCs w:val="22"/>
          </w:rPr>
          <w:delText>제재를</w:delText>
        </w:r>
        <w:r w:rsidRPr="00CB2B3F" w:rsidDel="009C4057">
          <w:rPr>
            <w:szCs w:val="22"/>
          </w:rPr>
          <w:delText xml:space="preserve"> </w:delText>
        </w:r>
        <w:r w:rsidRPr="00CB2B3F" w:rsidDel="009C4057">
          <w:rPr>
            <w:szCs w:val="22"/>
          </w:rPr>
          <w:delText>부과하고</w:delText>
        </w:r>
        <w:r w:rsidRPr="00CB2B3F" w:rsidDel="009C4057">
          <w:rPr>
            <w:szCs w:val="22"/>
          </w:rPr>
          <w:delText>, 10</w:delText>
        </w:r>
        <w:r w:rsidRPr="00CB2B3F" w:rsidDel="009C4057">
          <w:rPr>
            <w:szCs w:val="22"/>
          </w:rPr>
          <w:delText>억원을</w:delText>
        </w:r>
        <w:r w:rsidRPr="00CB2B3F" w:rsidDel="009C4057">
          <w:rPr>
            <w:szCs w:val="22"/>
          </w:rPr>
          <w:delText xml:space="preserve"> </w:delText>
        </w:r>
        <w:r w:rsidRPr="00CB2B3F" w:rsidDel="009C4057">
          <w:rPr>
            <w:szCs w:val="22"/>
          </w:rPr>
          <w:delText>초과하는</w:delText>
        </w:r>
        <w:r w:rsidRPr="00CB2B3F" w:rsidDel="009C4057">
          <w:rPr>
            <w:szCs w:val="22"/>
          </w:rPr>
          <w:delText xml:space="preserve"> </w:delText>
        </w:r>
        <w:r w:rsidRPr="00CB2B3F" w:rsidDel="009C4057">
          <w:rPr>
            <w:szCs w:val="22"/>
          </w:rPr>
          <w:delText>사건은</w:delText>
        </w:r>
        <w:r w:rsidRPr="00CB2B3F" w:rsidDel="009C4057">
          <w:rPr>
            <w:szCs w:val="22"/>
          </w:rPr>
          <w:delText xml:space="preserve"> </w:delText>
        </w:r>
        <w:r w:rsidRPr="00CB2B3F" w:rsidDel="009C4057">
          <w:rPr>
            <w:szCs w:val="22"/>
          </w:rPr>
          <w:delText>형사처벌</w:delText>
        </w:r>
        <w:r w:rsidRPr="00CB2B3F" w:rsidDel="009C4057">
          <w:rPr>
            <w:szCs w:val="22"/>
          </w:rPr>
          <w:delText xml:space="preserve"> </w:delText>
        </w:r>
        <w:r w:rsidRPr="00CB2B3F" w:rsidDel="009C4057">
          <w:rPr>
            <w:szCs w:val="22"/>
          </w:rPr>
          <w:delText>사항임</w:delText>
        </w:r>
        <w:r w:rsidRPr="00CB2B3F" w:rsidDel="009C4057">
          <w:rPr>
            <w:szCs w:val="22"/>
          </w:rPr>
          <w:delText xml:space="preserve">. </w:delText>
        </w:r>
      </w:del>
    </w:p>
    <w:p w14:paraId="25E1389F" w14:textId="77777777" w:rsidR="00026A7E" w:rsidRPr="00CB2B3F" w:rsidRDefault="00026A7E" w:rsidP="00026A7E">
      <w:pPr>
        <w:pStyle w:val="a5"/>
        <w:spacing w:before="240" w:after="240"/>
        <w:ind w:leftChars="0" w:left="907"/>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w:t>
      </w:r>
      <w:r w:rsidRPr="00CB2B3F">
        <w:rPr>
          <w:szCs w:val="22"/>
        </w:rPr>
        <w:t>대상회사는</w:t>
      </w:r>
      <w:r w:rsidRPr="00CB2B3F">
        <w:rPr>
          <w:szCs w:val="22"/>
        </w:rPr>
        <w:t xml:space="preserve"> </w:t>
      </w:r>
      <w:r w:rsidRPr="00CB2B3F">
        <w:rPr>
          <w:szCs w:val="22"/>
        </w:rPr>
        <w:t>해외</w:t>
      </w:r>
      <w:r w:rsidRPr="00CB2B3F">
        <w:rPr>
          <w:szCs w:val="22"/>
        </w:rPr>
        <w:t xml:space="preserve"> </w:t>
      </w:r>
      <w:r w:rsidRPr="00CB2B3F">
        <w:rPr>
          <w:szCs w:val="22"/>
        </w:rPr>
        <w:t>투자신고</w:t>
      </w:r>
      <w:r w:rsidRPr="00CB2B3F">
        <w:rPr>
          <w:szCs w:val="22"/>
        </w:rPr>
        <w:t xml:space="preserve">, </w:t>
      </w:r>
      <w:r w:rsidRPr="00CB2B3F">
        <w:rPr>
          <w:szCs w:val="22"/>
        </w:rPr>
        <w:t>해외지급보증</w:t>
      </w:r>
      <w:r w:rsidRPr="00CB2B3F">
        <w:rPr>
          <w:szCs w:val="22"/>
        </w:rPr>
        <w:t xml:space="preserve"> </w:t>
      </w:r>
      <w:r w:rsidRPr="00CB2B3F">
        <w:rPr>
          <w:szCs w:val="22"/>
        </w:rPr>
        <w:t>신고</w:t>
      </w:r>
      <w:r w:rsidRPr="00CB2B3F">
        <w:rPr>
          <w:szCs w:val="22"/>
        </w:rPr>
        <w:t xml:space="preserve">, </w:t>
      </w:r>
      <w:r w:rsidRPr="00CB2B3F">
        <w:rPr>
          <w:szCs w:val="22"/>
        </w:rPr>
        <w:t>해외법인</w:t>
      </w:r>
      <w:r w:rsidRPr="00CB2B3F">
        <w:rPr>
          <w:szCs w:val="22"/>
        </w:rPr>
        <w:t xml:space="preserve"> </w:t>
      </w:r>
      <w:r w:rsidRPr="00CB2B3F">
        <w:rPr>
          <w:szCs w:val="22"/>
        </w:rPr>
        <w:t>대여금</w:t>
      </w:r>
      <w:r w:rsidRPr="00CB2B3F">
        <w:rPr>
          <w:szCs w:val="22"/>
        </w:rPr>
        <w:t xml:space="preserve"> </w:t>
      </w:r>
      <w:r w:rsidRPr="00CB2B3F">
        <w:rPr>
          <w:szCs w:val="22"/>
        </w:rPr>
        <w:t>신고</w:t>
      </w:r>
      <w:r w:rsidRPr="00CB2B3F">
        <w:rPr>
          <w:szCs w:val="22"/>
        </w:rPr>
        <w:t xml:space="preserve"> </w:t>
      </w:r>
      <w:r w:rsidRPr="00CB2B3F">
        <w:rPr>
          <w:szCs w:val="22"/>
        </w:rPr>
        <w:t>등</w:t>
      </w:r>
      <w:r w:rsidRPr="00CB2B3F">
        <w:rPr>
          <w:szCs w:val="22"/>
        </w:rPr>
        <w:t xml:space="preserve"> </w:t>
      </w:r>
      <w:r w:rsidRPr="00CB2B3F">
        <w:rPr>
          <w:szCs w:val="22"/>
        </w:rPr>
        <w:t>자본거래</w:t>
      </w:r>
      <w:r w:rsidRPr="00CB2B3F">
        <w:rPr>
          <w:szCs w:val="22"/>
        </w:rPr>
        <w:t xml:space="preserve"> </w:t>
      </w:r>
      <w:r w:rsidRPr="00CB2B3F">
        <w:rPr>
          <w:szCs w:val="22"/>
        </w:rPr>
        <w:t>신고가</w:t>
      </w:r>
      <w:r w:rsidRPr="00CB2B3F">
        <w:rPr>
          <w:szCs w:val="22"/>
        </w:rPr>
        <w:t xml:space="preserve"> </w:t>
      </w:r>
      <w:r w:rsidRPr="00CB2B3F">
        <w:rPr>
          <w:szCs w:val="22"/>
        </w:rPr>
        <w:t>필요한</w:t>
      </w:r>
      <w:r w:rsidRPr="00CB2B3F">
        <w:rPr>
          <w:szCs w:val="22"/>
        </w:rPr>
        <w:t xml:space="preserve"> </w:t>
      </w:r>
      <w:r w:rsidRPr="00CB2B3F">
        <w:rPr>
          <w:szCs w:val="22"/>
        </w:rPr>
        <w:t>사항에</w:t>
      </w:r>
      <w:r w:rsidRPr="00CB2B3F">
        <w:rPr>
          <w:szCs w:val="22"/>
        </w:rPr>
        <w:t xml:space="preserve"> </w:t>
      </w:r>
      <w:r w:rsidRPr="00CB2B3F">
        <w:rPr>
          <w:szCs w:val="22"/>
        </w:rPr>
        <w:t>대하여</w:t>
      </w:r>
      <w:r w:rsidRPr="00CB2B3F">
        <w:rPr>
          <w:szCs w:val="22"/>
        </w:rPr>
        <w:t xml:space="preserve"> </w:t>
      </w:r>
      <w:r w:rsidRPr="00CB2B3F">
        <w:rPr>
          <w:szCs w:val="22"/>
        </w:rPr>
        <w:t>외국환거래법에</w:t>
      </w:r>
      <w:r w:rsidRPr="00CB2B3F">
        <w:rPr>
          <w:szCs w:val="22"/>
        </w:rPr>
        <w:t xml:space="preserve"> </w:t>
      </w:r>
      <w:r w:rsidRPr="00CB2B3F">
        <w:rPr>
          <w:szCs w:val="22"/>
        </w:rPr>
        <w:t>따른</w:t>
      </w:r>
      <w:r w:rsidRPr="00CB2B3F">
        <w:rPr>
          <w:szCs w:val="22"/>
        </w:rPr>
        <w:t xml:space="preserve"> </w:t>
      </w:r>
      <w:r w:rsidRPr="00CB2B3F">
        <w:rPr>
          <w:szCs w:val="22"/>
        </w:rPr>
        <w:t>신고를</w:t>
      </w:r>
      <w:r w:rsidRPr="00CB2B3F">
        <w:rPr>
          <w:szCs w:val="22"/>
        </w:rPr>
        <w:t xml:space="preserve"> </w:t>
      </w:r>
      <w:r w:rsidRPr="00CB2B3F">
        <w:rPr>
          <w:szCs w:val="22"/>
        </w:rPr>
        <w:t>모두</w:t>
      </w:r>
      <w:r w:rsidRPr="00CB2B3F">
        <w:rPr>
          <w:szCs w:val="22"/>
        </w:rPr>
        <w:t xml:space="preserve"> </w:t>
      </w:r>
      <w:r w:rsidRPr="00CB2B3F">
        <w:rPr>
          <w:szCs w:val="22"/>
        </w:rPr>
        <w:t>적법하게</w:t>
      </w:r>
      <w:r w:rsidRPr="00CB2B3F">
        <w:rPr>
          <w:szCs w:val="22"/>
        </w:rPr>
        <w:t xml:space="preserve"> </w:t>
      </w:r>
      <w:r w:rsidRPr="00CB2B3F">
        <w:rPr>
          <w:szCs w:val="22"/>
        </w:rPr>
        <w:t>마</w:t>
      </w:r>
      <w:ins w:id="344" w:author="heesung.ahn" w:date="2021-08-31T00:53:00Z">
        <w:r w:rsidR="009C4057">
          <w:rPr>
            <w:rFonts w:hint="eastAsia"/>
            <w:szCs w:val="22"/>
          </w:rPr>
          <w:t>친</w:t>
        </w:r>
        <w:r w:rsidR="009C4057">
          <w:rPr>
            <w:rFonts w:hint="eastAsia"/>
            <w:szCs w:val="22"/>
          </w:rPr>
          <w:t xml:space="preserve"> </w:t>
        </w:r>
        <w:r w:rsidR="009C4057">
          <w:rPr>
            <w:rFonts w:hint="eastAsia"/>
            <w:szCs w:val="22"/>
          </w:rPr>
          <w:t>것으로</w:t>
        </w:r>
        <w:r w:rsidR="009C4057">
          <w:rPr>
            <w:rFonts w:hint="eastAsia"/>
            <w:szCs w:val="22"/>
          </w:rPr>
          <w:t xml:space="preserve"> </w:t>
        </w:r>
        <w:r w:rsidR="009C4057">
          <w:rPr>
            <w:rFonts w:hint="eastAsia"/>
            <w:szCs w:val="22"/>
          </w:rPr>
          <w:t>보임</w:t>
        </w:r>
      </w:ins>
      <w:del w:id="345" w:author="heesung.ahn" w:date="2021-08-31T00:53:00Z">
        <w:r w:rsidRPr="00CB2B3F" w:rsidDel="009C4057">
          <w:rPr>
            <w:szCs w:val="22"/>
          </w:rPr>
          <w:delText>쳤음</w:delText>
        </w:r>
      </w:del>
      <w:r w:rsidRPr="00CB2B3F">
        <w:rPr>
          <w:szCs w:val="22"/>
        </w:rPr>
        <w:t xml:space="preserve">. </w:t>
      </w:r>
    </w:p>
    <w:p w14:paraId="4C45E59B" w14:textId="77777777" w:rsidR="00026A7E" w:rsidRDefault="00026A7E" w:rsidP="00026A7E"/>
    <w:p w14:paraId="30864DD7" w14:textId="77777777" w:rsidR="00026A7E" w:rsidRDefault="00026A7E" w:rsidP="00026A7E">
      <w:pPr>
        <w:widowControl/>
        <w:wordWrap/>
        <w:autoSpaceDN/>
        <w:adjustRightInd/>
        <w:snapToGrid/>
        <w:spacing w:line="240" w:lineRule="auto"/>
        <w:jc w:val="left"/>
      </w:pPr>
      <w:r>
        <w:br w:type="page"/>
      </w:r>
    </w:p>
    <w:p w14:paraId="2B65057A" w14:textId="77777777" w:rsidR="00026A7E" w:rsidRDefault="00026A7E" w:rsidP="00026A7E">
      <w:pPr>
        <w:pStyle w:val="1"/>
        <w:spacing w:after="480"/>
      </w:pPr>
      <w:bookmarkStart w:id="346" w:name="_Toc79769010"/>
      <w:r w:rsidRPr="00CB2B3F">
        <w:lastRenderedPageBreak/>
        <w:t>법령</w:t>
      </w:r>
      <w:r w:rsidRPr="00CB2B3F">
        <w:t xml:space="preserve"> </w:t>
      </w:r>
      <w:r w:rsidRPr="00CB2B3F">
        <w:t>준수</w:t>
      </w:r>
      <w:r>
        <w:rPr>
          <w:noProof/>
        </w:rPr>
        <w:drawing>
          <wp:anchor distT="0" distB="0" distL="114300" distR="114300" simplePos="0" relativeHeight="251664384" behindDoc="1" locked="1" layoutInCell="1" allowOverlap="0" wp14:anchorId="3D82E6B3" wp14:editId="4FC8E962">
            <wp:simplePos x="0" y="0"/>
            <wp:positionH relativeFrom="column">
              <wp:posOffset>-36195</wp:posOffset>
            </wp:positionH>
            <wp:positionV relativeFrom="margin">
              <wp:posOffset>-635</wp:posOffset>
            </wp:positionV>
            <wp:extent cx="6174000" cy="806400"/>
            <wp:effectExtent l="0" t="0" r="0" b="0"/>
            <wp:wrapNone/>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46"/>
    </w:p>
    <w:p w14:paraId="5D8FE106" w14:textId="77777777" w:rsidR="00026A7E" w:rsidRDefault="00026A7E" w:rsidP="00026A7E"/>
    <w:p w14:paraId="73B89CDC" w14:textId="77777777" w:rsidR="00026A7E" w:rsidRPr="00CB2B3F" w:rsidRDefault="00026A7E" w:rsidP="00026A7E"/>
    <w:p w14:paraId="0C66A387" w14:textId="77777777" w:rsidR="00026A7E" w:rsidRPr="003D07A0" w:rsidRDefault="00026A7E" w:rsidP="00026A7E">
      <w:pPr>
        <w:pStyle w:val="a5"/>
        <w:numPr>
          <w:ilvl w:val="0"/>
          <w:numId w:val="26"/>
        </w:numPr>
        <w:spacing w:before="240" w:after="240"/>
        <w:ind w:leftChars="0"/>
        <w:outlineLvl w:val="1"/>
        <w:rPr>
          <w:b/>
          <w:color w:val="5D2A2C" w:themeColor="text2"/>
          <w:sz w:val="24"/>
        </w:rPr>
      </w:pPr>
      <w:r w:rsidRPr="003D07A0">
        <w:rPr>
          <w:b/>
          <w:color w:val="5D2A2C" w:themeColor="text2"/>
          <w:sz w:val="24"/>
        </w:rPr>
        <w:t>건설산업기본법</w:t>
      </w:r>
    </w:p>
    <w:p w14:paraId="589C3268" w14:textId="77777777" w:rsidR="00026A7E" w:rsidRPr="00CB2B3F" w:rsidRDefault="00026A7E" w:rsidP="00026A7E">
      <w:pPr>
        <w:pStyle w:val="a5"/>
        <w:numPr>
          <w:ilvl w:val="0"/>
          <w:numId w:val="30"/>
        </w:numPr>
        <w:spacing w:after="240"/>
        <w:ind w:leftChars="0"/>
        <w:rPr>
          <w:b/>
          <w:szCs w:val="22"/>
        </w:rPr>
      </w:pPr>
      <w:r w:rsidRPr="00CB2B3F">
        <w:rPr>
          <w:b/>
          <w:szCs w:val="22"/>
        </w:rPr>
        <w:t>인테리어</w:t>
      </w:r>
      <w:r w:rsidRPr="00CB2B3F">
        <w:rPr>
          <w:b/>
          <w:szCs w:val="22"/>
        </w:rPr>
        <w:t xml:space="preserve"> </w:t>
      </w:r>
      <w:r w:rsidRPr="00CB2B3F">
        <w:rPr>
          <w:b/>
          <w:szCs w:val="22"/>
        </w:rPr>
        <w:t>위탁</w:t>
      </w:r>
      <w:r w:rsidRPr="00CB2B3F">
        <w:rPr>
          <w:b/>
          <w:szCs w:val="22"/>
        </w:rPr>
        <w:t xml:space="preserve"> </w:t>
      </w:r>
      <w:r w:rsidRPr="00CB2B3F">
        <w:rPr>
          <w:b/>
          <w:szCs w:val="22"/>
        </w:rPr>
        <w:t>관련</w:t>
      </w:r>
      <w:r w:rsidRPr="00CB2B3F">
        <w:rPr>
          <w:b/>
          <w:szCs w:val="22"/>
        </w:rPr>
        <w:t xml:space="preserve"> </w:t>
      </w:r>
      <w:r w:rsidRPr="00CB2B3F">
        <w:rPr>
          <w:b/>
          <w:szCs w:val="22"/>
        </w:rPr>
        <w:t>사실관계</w:t>
      </w:r>
    </w:p>
    <w:p w14:paraId="7B469ABE" w14:textId="77777777" w:rsidR="00026A7E" w:rsidRDefault="00026A7E" w:rsidP="00026A7E">
      <w:pPr>
        <w:pStyle w:val="a5"/>
        <w:spacing w:after="240"/>
        <w:ind w:leftChars="0"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ins w:id="347" w:author="heesung.ahn" w:date="2021-08-31T00:53:00Z">
        <w:r w:rsidR="00B63182">
          <w:rPr>
            <w:rFonts w:hint="eastAsia"/>
            <w:szCs w:val="22"/>
          </w:rPr>
          <w:t>기존</w:t>
        </w:r>
        <w:r w:rsidR="00B63182">
          <w:rPr>
            <w:rFonts w:hint="eastAsia"/>
            <w:szCs w:val="22"/>
          </w:rPr>
          <w:t xml:space="preserve"> </w:t>
        </w:r>
      </w:ins>
      <w:r w:rsidRPr="00CB2B3F">
        <w:rPr>
          <w:szCs w:val="22"/>
        </w:rPr>
        <w:t>인테리어</w:t>
      </w:r>
      <w:r w:rsidRPr="00CB2B3F">
        <w:rPr>
          <w:szCs w:val="22"/>
        </w:rPr>
        <w:t xml:space="preserve"> </w:t>
      </w:r>
      <w:r w:rsidRPr="00CB2B3F">
        <w:rPr>
          <w:szCs w:val="22"/>
        </w:rPr>
        <w:t>사업과</w:t>
      </w:r>
      <w:r w:rsidRPr="00CB2B3F">
        <w:rPr>
          <w:szCs w:val="22"/>
        </w:rPr>
        <w:t xml:space="preserve"> </w:t>
      </w:r>
      <w:r w:rsidRPr="00CB2B3F">
        <w:rPr>
          <w:szCs w:val="22"/>
        </w:rPr>
        <w:t>관련하여</w:t>
      </w:r>
      <w:r w:rsidRPr="00CB2B3F">
        <w:rPr>
          <w:szCs w:val="22"/>
        </w:rPr>
        <w:t xml:space="preserve">, </w:t>
      </w:r>
      <w:r w:rsidRPr="00CB2B3F">
        <w:rPr>
          <w:szCs w:val="22"/>
        </w:rPr>
        <w:t>소비자가</w:t>
      </w:r>
      <w:r w:rsidRPr="00CB2B3F">
        <w:rPr>
          <w:szCs w:val="22"/>
        </w:rPr>
        <w:t xml:space="preserve"> </w:t>
      </w:r>
      <w:r w:rsidRPr="00CB2B3F">
        <w:rPr>
          <w:szCs w:val="22"/>
        </w:rPr>
        <w:t>대리점에</w:t>
      </w:r>
      <w:r w:rsidRPr="00CB2B3F">
        <w:rPr>
          <w:szCs w:val="22"/>
        </w:rPr>
        <w:t xml:space="preserve"> </w:t>
      </w:r>
      <w:r w:rsidRPr="00CB2B3F">
        <w:rPr>
          <w:szCs w:val="22"/>
        </w:rPr>
        <w:t>직접</w:t>
      </w:r>
      <w:r w:rsidRPr="00CB2B3F">
        <w:rPr>
          <w:szCs w:val="22"/>
        </w:rPr>
        <w:t xml:space="preserve"> </w:t>
      </w:r>
      <w:r w:rsidRPr="00CB2B3F">
        <w:rPr>
          <w:szCs w:val="22"/>
        </w:rPr>
        <w:t>시공을</w:t>
      </w:r>
      <w:r w:rsidRPr="00CB2B3F">
        <w:rPr>
          <w:szCs w:val="22"/>
        </w:rPr>
        <w:t xml:space="preserve"> </w:t>
      </w:r>
      <w:r w:rsidRPr="00CB2B3F">
        <w:rPr>
          <w:szCs w:val="22"/>
        </w:rPr>
        <w:t>발주하고</w:t>
      </w:r>
      <w:r w:rsidRPr="00CB2B3F">
        <w:rPr>
          <w:szCs w:val="22"/>
        </w:rPr>
        <w:t xml:space="preserve">, </w:t>
      </w:r>
      <w:r w:rsidRPr="00CB2B3F">
        <w:rPr>
          <w:szCs w:val="22"/>
        </w:rPr>
        <w:t>대리점은</w:t>
      </w:r>
      <w:r w:rsidRPr="00CB2B3F">
        <w:rPr>
          <w:szCs w:val="22"/>
        </w:rPr>
        <w:t xml:space="preserve"> </w:t>
      </w:r>
      <w:r w:rsidRPr="00CB2B3F">
        <w:rPr>
          <w:szCs w:val="22"/>
        </w:rPr>
        <w:t>이를</w:t>
      </w:r>
      <w:r w:rsidRPr="00CB2B3F">
        <w:rPr>
          <w:szCs w:val="22"/>
        </w:rPr>
        <w:t xml:space="preserve"> </w:t>
      </w:r>
      <w:r w:rsidRPr="00CB2B3F">
        <w:rPr>
          <w:szCs w:val="22"/>
        </w:rPr>
        <w:t>다시</w:t>
      </w:r>
      <w:r w:rsidRPr="00CB2B3F">
        <w:rPr>
          <w:szCs w:val="22"/>
        </w:rPr>
        <w:t xml:space="preserve"> </w:t>
      </w:r>
      <w:r w:rsidRPr="00CB2B3F">
        <w:rPr>
          <w:szCs w:val="22"/>
        </w:rPr>
        <w:t>한샘서비스에</w:t>
      </w:r>
      <w:r w:rsidRPr="00CB2B3F">
        <w:rPr>
          <w:szCs w:val="22"/>
        </w:rPr>
        <w:t xml:space="preserve"> </w:t>
      </w:r>
      <w:r w:rsidRPr="00CB2B3F">
        <w:rPr>
          <w:szCs w:val="22"/>
        </w:rPr>
        <w:t>발주하는</w:t>
      </w:r>
      <w:r w:rsidRPr="00CB2B3F">
        <w:rPr>
          <w:szCs w:val="22"/>
        </w:rPr>
        <w:t xml:space="preserve"> </w:t>
      </w:r>
      <w:r w:rsidRPr="00CB2B3F">
        <w:rPr>
          <w:szCs w:val="22"/>
        </w:rPr>
        <w:t>구조로</w:t>
      </w:r>
      <w:r w:rsidRPr="00CB2B3F">
        <w:rPr>
          <w:szCs w:val="22"/>
        </w:rPr>
        <w:t xml:space="preserve"> </w:t>
      </w:r>
      <w:r w:rsidRPr="00CB2B3F">
        <w:rPr>
          <w:szCs w:val="22"/>
        </w:rPr>
        <w:t>시공업무를</w:t>
      </w:r>
      <w:r w:rsidRPr="00CB2B3F">
        <w:rPr>
          <w:szCs w:val="22"/>
        </w:rPr>
        <w:t xml:space="preserve"> </w:t>
      </w:r>
      <w:r w:rsidRPr="00CB2B3F">
        <w:rPr>
          <w:szCs w:val="22"/>
        </w:rPr>
        <w:t>위탁하였음</w:t>
      </w:r>
      <w:r w:rsidRPr="00CB2B3F">
        <w:rPr>
          <w:szCs w:val="22"/>
        </w:rPr>
        <w:t xml:space="preserve">. </w:t>
      </w:r>
      <w:del w:id="348" w:author="heesung.ahn" w:date="2021-08-31T00:54:00Z">
        <w:r w:rsidRPr="00CB2B3F" w:rsidDel="00B63182">
          <w:rPr>
            <w:szCs w:val="22"/>
          </w:rPr>
          <w:delText>그러나</w:delText>
        </w:r>
      </w:del>
      <w:ins w:id="349" w:author="heesung.ahn" w:date="2021-08-31T00:54:00Z">
        <w:r w:rsidR="00B63182">
          <w:rPr>
            <w:rFonts w:hint="eastAsia"/>
            <w:szCs w:val="22"/>
          </w:rPr>
          <w:t>이후</w:t>
        </w:r>
      </w:ins>
      <w:r w:rsidRPr="00CB2B3F">
        <w:rPr>
          <w:szCs w:val="22"/>
        </w:rPr>
        <w:t xml:space="preserve">, </w:t>
      </w:r>
      <w:r w:rsidRPr="00CB2B3F">
        <w:rPr>
          <w:szCs w:val="22"/>
        </w:rPr>
        <w:t>대상회사는</w:t>
      </w:r>
      <w:r w:rsidRPr="00CB2B3F" w:rsidDel="00B80DFB">
        <w:rPr>
          <w:szCs w:val="22"/>
        </w:rPr>
        <w:t xml:space="preserve"> </w:t>
      </w:r>
      <w:r w:rsidRPr="00CB2B3F">
        <w:rPr>
          <w:szCs w:val="22"/>
        </w:rPr>
        <w:t>2021. 2.</w:t>
      </w:r>
      <w:r w:rsidRPr="00CB2B3F">
        <w:rPr>
          <w:szCs w:val="22"/>
        </w:rPr>
        <w:t>자로</w:t>
      </w:r>
      <w:r w:rsidRPr="00CB2B3F">
        <w:rPr>
          <w:szCs w:val="22"/>
        </w:rPr>
        <w:t xml:space="preserve"> </w:t>
      </w:r>
      <w:r>
        <w:rPr>
          <w:rFonts w:hint="eastAsia"/>
          <w:szCs w:val="22"/>
        </w:rPr>
        <w:t>시공업무</w:t>
      </w:r>
      <w:r>
        <w:rPr>
          <w:rFonts w:hint="eastAsia"/>
          <w:szCs w:val="22"/>
        </w:rPr>
        <w:t xml:space="preserve"> </w:t>
      </w:r>
      <w:r>
        <w:rPr>
          <w:rFonts w:hint="eastAsia"/>
          <w:szCs w:val="22"/>
        </w:rPr>
        <w:t>위탁</w:t>
      </w:r>
      <w:r>
        <w:rPr>
          <w:rFonts w:hint="eastAsia"/>
          <w:szCs w:val="22"/>
        </w:rPr>
        <w:t xml:space="preserve"> </w:t>
      </w:r>
      <w:r>
        <w:rPr>
          <w:rFonts w:hint="eastAsia"/>
          <w:szCs w:val="22"/>
        </w:rPr>
        <w:t>구조를</w:t>
      </w:r>
      <w:r>
        <w:rPr>
          <w:rFonts w:hint="eastAsia"/>
          <w:szCs w:val="22"/>
        </w:rPr>
        <w:t xml:space="preserve"> </w:t>
      </w:r>
      <w:r>
        <w:rPr>
          <w:rFonts w:hint="eastAsia"/>
          <w:szCs w:val="22"/>
        </w:rPr>
        <w:t>변경하기</w:t>
      </w:r>
      <w:r>
        <w:rPr>
          <w:rFonts w:hint="eastAsia"/>
          <w:szCs w:val="22"/>
        </w:rPr>
        <w:t xml:space="preserve"> </w:t>
      </w:r>
      <w:r>
        <w:rPr>
          <w:rFonts w:hint="eastAsia"/>
          <w:szCs w:val="22"/>
        </w:rPr>
        <w:t>시작하고</w:t>
      </w:r>
      <w:r>
        <w:rPr>
          <w:rFonts w:hint="eastAsia"/>
          <w:szCs w:val="22"/>
        </w:rPr>
        <w:t>,</w:t>
      </w:r>
      <w:r w:rsidRPr="00CB2B3F">
        <w:rPr>
          <w:szCs w:val="22"/>
        </w:rPr>
        <w:t xml:space="preserve"> 2021. 7. </w:t>
      </w:r>
      <w:proofErr w:type="gramStart"/>
      <w:r w:rsidRPr="00CB2B3F">
        <w:rPr>
          <w:szCs w:val="22"/>
        </w:rPr>
        <w:t>1.</w:t>
      </w:r>
      <w:proofErr w:type="spellStart"/>
      <w:r w:rsidRPr="00CB2B3F">
        <w:rPr>
          <w:szCs w:val="22"/>
        </w:rPr>
        <w:t>부터</w:t>
      </w:r>
      <w:proofErr w:type="spellEnd"/>
      <w:proofErr w:type="gramEnd"/>
      <w:r w:rsidRPr="00CB2B3F">
        <w:rPr>
          <w:szCs w:val="22"/>
        </w:rPr>
        <w:t xml:space="preserve"> </w:t>
      </w:r>
      <w:r w:rsidRPr="00CB2B3F">
        <w:rPr>
          <w:szCs w:val="22"/>
        </w:rPr>
        <w:t>모든</w:t>
      </w:r>
      <w:r w:rsidRPr="00CB2B3F">
        <w:rPr>
          <w:szCs w:val="22"/>
        </w:rPr>
        <w:t xml:space="preserve"> </w:t>
      </w:r>
      <w:r w:rsidRPr="00CB2B3F">
        <w:rPr>
          <w:szCs w:val="22"/>
        </w:rPr>
        <w:t>인테리어</w:t>
      </w:r>
      <w:r w:rsidRPr="00CB2B3F">
        <w:rPr>
          <w:szCs w:val="22"/>
        </w:rPr>
        <w:t xml:space="preserve"> </w:t>
      </w:r>
      <w:r w:rsidRPr="00CB2B3F">
        <w:rPr>
          <w:szCs w:val="22"/>
        </w:rPr>
        <w:t>대리점에</w:t>
      </w:r>
      <w:r w:rsidRPr="00CB2B3F">
        <w:rPr>
          <w:szCs w:val="22"/>
        </w:rPr>
        <w:t xml:space="preserve"> </w:t>
      </w:r>
      <w:r w:rsidRPr="00CB2B3F">
        <w:rPr>
          <w:szCs w:val="22"/>
        </w:rPr>
        <w:t>변경된</w:t>
      </w:r>
      <w:r w:rsidRPr="00CB2B3F">
        <w:rPr>
          <w:szCs w:val="22"/>
        </w:rPr>
        <w:t xml:space="preserve"> </w:t>
      </w:r>
      <w:r w:rsidRPr="00CB2B3F">
        <w:rPr>
          <w:szCs w:val="22"/>
        </w:rPr>
        <w:t>구조를</w:t>
      </w:r>
      <w:r w:rsidRPr="00CB2B3F">
        <w:rPr>
          <w:szCs w:val="22"/>
        </w:rPr>
        <w:t xml:space="preserve"> </w:t>
      </w:r>
      <w:r w:rsidRPr="00CB2B3F">
        <w:rPr>
          <w:szCs w:val="22"/>
        </w:rPr>
        <w:t>도입하였음</w:t>
      </w:r>
      <w:r w:rsidRPr="00CB2B3F">
        <w:rPr>
          <w:szCs w:val="22"/>
        </w:rPr>
        <w:t xml:space="preserve">. </w:t>
      </w:r>
    </w:p>
    <w:p w14:paraId="5EAB587E" w14:textId="77777777" w:rsidR="00026A7E" w:rsidRPr="00CB2B3F" w:rsidRDefault="00026A7E" w:rsidP="00026A7E">
      <w:pPr>
        <w:pStyle w:val="a5"/>
        <w:spacing w:after="240"/>
        <w:ind w:leftChars="0"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한샘서비스는</w:t>
      </w:r>
      <w:r w:rsidRPr="00CB2B3F">
        <w:rPr>
          <w:szCs w:val="22"/>
        </w:rPr>
        <w:t xml:space="preserve"> </w:t>
      </w:r>
      <w:ins w:id="350" w:author="heesung.ahn" w:date="2021-08-31T00:54:00Z">
        <w:r w:rsidR="00A70FFD">
          <w:rPr>
            <w:rFonts w:hint="eastAsia"/>
            <w:szCs w:val="22"/>
          </w:rPr>
          <w:t>대부분</w:t>
        </w:r>
        <w:r w:rsidR="00A70FFD">
          <w:rPr>
            <w:rFonts w:hint="eastAsia"/>
            <w:szCs w:val="22"/>
          </w:rPr>
          <w:t xml:space="preserve"> </w:t>
        </w:r>
      </w:ins>
      <w:r w:rsidRPr="00CB2B3F">
        <w:rPr>
          <w:szCs w:val="22"/>
        </w:rPr>
        <w:t>건설업등록을</w:t>
      </w:r>
      <w:r w:rsidRPr="00CB2B3F">
        <w:rPr>
          <w:szCs w:val="22"/>
        </w:rPr>
        <w:t xml:space="preserve"> </w:t>
      </w:r>
      <w:r w:rsidRPr="00CB2B3F">
        <w:rPr>
          <w:szCs w:val="22"/>
        </w:rPr>
        <w:t>하지</w:t>
      </w:r>
      <w:r w:rsidRPr="00CB2B3F">
        <w:rPr>
          <w:szCs w:val="22"/>
        </w:rPr>
        <w:t xml:space="preserve"> </w:t>
      </w:r>
      <w:r w:rsidRPr="00CB2B3F">
        <w:rPr>
          <w:szCs w:val="22"/>
        </w:rPr>
        <w:t>않은</w:t>
      </w:r>
      <w:r w:rsidRPr="00CB2B3F">
        <w:rPr>
          <w:szCs w:val="22"/>
        </w:rPr>
        <w:t xml:space="preserve"> </w:t>
      </w:r>
      <w:r w:rsidRPr="00CB2B3F">
        <w:rPr>
          <w:szCs w:val="22"/>
        </w:rPr>
        <w:t>시공</w:t>
      </w:r>
      <w:r w:rsidRPr="00CB2B3F">
        <w:rPr>
          <w:szCs w:val="22"/>
        </w:rPr>
        <w:t xml:space="preserve"> </w:t>
      </w:r>
      <w:r w:rsidRPr="00CB2B3F">
        <w:rPr>
          <w:szCs w:val="22"/>
        </w:rPr>
        <w:t>협력사</w:t>
      </w:r>
      <w:r w:rsidRPr="00CB2B3F">
        <w:rPr>
          <w:szCs w:val="22"/>
        </w:rPr>
        <w:t>(“</w:t>
      </w:r>
      <w:proofErr w:type="spellStart"/>
      <w:r w:rsidRPr="00CB2B3F">
        <w:rPr>
          <w:b/>
          <w:szCs w:val="22"/>
        </w:rPr>
        <w:t>테크사</w:t>
      </w:r>
      <w:proofErr w:type="spellEnd"/>
      <w:r w:rsidRPr="00CB2B3F">
        <w:rPr>
          <w:szCs w:val="22"/>
        </w:rPr>
        <w:t>”)</w:t>
      </w:r>
      <w:r w:rsidRPr="00CB2B3F">
        <w:rPr>
          <w:szCs w:val="22"/>
        </w:rPr>
        <w:t>에</w:t>
      </w:r>
      <w:r w:rsidRPr="00CB2B3F">
        <w:rPr>
          <w:szCs w:val="22"/>
        </w:rPr>
        <w:t xml:space="preserve"> </w:t>
      </w:r>
      <w:r w:rsidRPr="00CB2B3F">
        <w:rPr>
          <w:szCs w:val="22"/>
        </w:rPr>
        <w:t>시공</w:t>
      </w:r>
      <w:r w:rsidRPr="00CB2B3F">
        <w:rPr>
          <w:szCs w:val="22"/>
        </w:rPr>
        <w:t xml:space="preserve"> </w:t>
      </w:r>
      <w:r w:rsidRPr="00CB2B3F">
        <w:rPr>
          <w:szCs w:val="22"/>
        </w:rPr>
        <w:t>업무를</w:t>
      </w:r>
      <w:r w:rsidRPr="00CB2B3F">
        <w:rPr>
          <w:szCs w:val="22"/>
        </w:rPr>
        <w:t xml:space="preserve"> </w:t>
      </w:r>
      <w:proofErr w:type="spellStart"/>
      <w:r w:rsidRPr="00CB2B3F">
        <w:rPr>
          <w:szCs w:val="22"/>
        </w:rPr>
        <w:t>하도급함</w:t>
      </w:r>
      <w:proofErr w:type="spellEnd"/>
      <w:r w:rsidRPr="00CB2B3F">
        <w:rPr>
          <w:szCs w:val="22"/>
        </w:rPr>
        <w:t xml:space="preserve">. </w:t>
      </w:r>
      <w:r w:rsidRPr="00CB2B3F">
        <w:rPr>
          <w:szCs w:val="22"/>
        </w:rPr>
        <w:t>기존</w:t>
      </w:r>
      <w:r w:rsidRPr="00CB2B3F">
        <w:rPr>
          <w:szCs w:val="22"/>
        </w:rPr>
        <w:t xml:space="preserve"> </w:t>
      </w:r>
      <w:r w:rsidRPr="00CB2B3F">
        <w:rPr>
          <w:szCs w:val="22"/>
        </w:rPr>
        <w:t>구조</w:t>
      </w:r>
      <w:r w:rsidRPr="00CB2B3F">
        <w:rPr>
          <w:szCs w:val="22"/>
        </w:rPr>
        <w:t xml:space="preserve"> </w:t>
      </w:r>
      <w:r w:rsidRPr="00CB2B3F">
        <w:rPr>
          <w:szCs w:val="22"/>
        </w:rPr>
        <w:t>및</w:t>
      </w:r>
      <w:r w:rsidRPr="00CB2B3F">
        <w:rPr>
          <w:szCs w:val="22"/>
        </w:rPr>
        <w:t xml:space="preserve"> </w:t>
      </w:r>
      <w:r w:rsidRPr="00CB2B3F">
        <w:rPr>
          <w:szCs w:val="22"/>
        </w:rPr>
        <w:t>변경</w:t>
      </w:r>
      <w:r w:rsidRPr="00CB2B3F">
        <w:rPr>
          <w:szCs w:val="22"/>
        </w:rPr>
        <w:t xml:space="preserve"> </w:t>
      </w:r>
      <w:r w:rsidRPr="00CB2B3F">
        <w:rPr>
          <w:szCs w:val="22"/>
        </w:rPr>
        <w:t>후</w:t>
      </w:r>
      <w:r w:rsidRPr="00CB2B3F">
        <w:rPr>
          <w:szCs w:val="22"/>
        </w:rPr>
        <w:t xml:space="preserve"> </w:t>
      </w:r>
      <w:r w:rsidRPr="00CB2B3F">
        <w:rPr>
          <w:szCs w:val="22"/>
        </w:rPr>
        <w:t>구조의</w:t>
      </w:r>
      <w:r w:rsidRPr="00CB2B3F">
        <w:rPr>
          <w:szCs w:val="22"/>
        </w:rPr>
        <w:t xml:space="preserve"> </w:t>
      </w:r>
      <w:r w:rsidRPr="00CB2B3F">
        <w:rPr>
          <w:szCs w:val="22"/>
        </w:rPr>
        <w:t>내용은</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w:t>
      </w:r>
    </w:p>
    <w:p w14:paraId="6E6EC225" w14:textId="77777777" w:rsidR="00026A7E" w:rsidRPr="00CB2B3F" w:rsidRDefault="00026A7E" w:rsidP="00026A7E">
      <w:pPr>
        <w:pStyle w:val="a5"/>
        <w:numPr>
          <w:ilvl w:val="2"/>
          <w:numId w:val="25"/>
        </w:numPr>
        <w:spacing w:before="240" w:after="240"/>
        <w:ind w:leftChars="0" w:left="1361" w:hanging="454"/>
        <w:rPr>
          <w:szCs w:val="22"/>
        </w:rPr>
      </w:pPr>
      <w:r w:rsidRPr="00CB2B3F">
        <w:rPr>
          <w:szCs w:val="22"/>
          <w:u w:val="single"/>
        </w:rPr>
        <w:t>기존</w:t>
      </w:r>
      <w:r w:rsidRPr="00CB2B3F">
        <w:rPr>
          <w:szCs w:val="22"/>
          <w:u w:val="single"/>
        </w:rPr>
        <w:t xml:space="preserve"> </w:t>
      </w:r>
      <w:r w:rsidRPr="00CB2B3F">
        <w:rPr>
          <w:szCs w:val="22"/>
          <w:u w:val="single"/>
        </w:rPr>
        <w:t>구조</w:t>
      </w:r>
      <w:r w:rsidRPr="00CB2B3F">
        <w:rPr>
          <w:szCs w:val="22"/>
        </w:rPr>
        <w:t>: (</w:t>
      </w:r>
      <w:proofErr w:type="spellStart"/>
      <w:r w:rsidRPr="00CB2B3F">
        <w:rPr>
          <w:szCs w:val="22"/>
        </w:rPr>
        <w:t>i</w:t>
      </w:r>
      <w:proofErr w:type="spellEnd"/>
      <w:r w:rsidRPr="00CB2B3F">
        <w:rPr>
          <w:szCs w:val="22"/>
        </w:rPr>
        <w:t xml:space="preserve">) </w:t>
      </w:r>
      <w:r w:rsidRPr="00CB2B3F">
        <w:rPr>
          <w:szCs w:val="22"/>
        </w:rPr>
        <w:t>발주자</w:t>
      </w:r>
      <w:r w:rsidRPr="00CB2B3F">
        <w:rPr>
          <w:szCs w:val="22"/>
        </w:rPr>
        <w:t xml:space="preserve">: </w:t>
      </w:r>
      <w:r>
        <w:rPr>
          <w:rFonts w:hint="eastAsia"/>
          <w:szCs w:val="22"/>
        </w:rPr>
        <w:t>고객이</w:t>
      </w:r>
      <w:r w:rsidRPr="00CB2B3F">
        <w:rPr>
          <w:szCs w:val="22"/>
        </w:rPr>
        <w:t xml:space="preserve"> </w:t>
      </w:r>
      <w:r w:rsidRPr="00CB2B3F">
        <w:rPr>
          <w:szCs w:val="22"/>
        </w:rPr>
        <w:t>대리점에</w:t>
      </w:r>
      <w:r w:rsidRPr="00CB2B3F">
        <w:rPr>
          <w:szCs w:val="22"/>
        </w:rPr>
        <w:t xml:space="preserve"> </w:t>
      </w:r>
      <w:r w:rsidRPr="00CB2B3F">
        <w:rPr>
          <w:szCs w:val="22"/>
        </w:rPr>
        <w:t>인테리어</w:t>
      </w:r>
      <w:r w:rsidRPr="00CB2B3F">
        <w:rPr>
          <w:szCs w:val="22"/>
        </w:rPr>
        <w:t xml:space="preserve"> </w:t>
      </w:r>
      <w:r w:rsidRPr="00CB2B3F">
        <w:rPr>
          <w:szCs w:val="22"/>
        </w:rPr>
        <w:t>시공을</w:t>
      </w:r>
      <w:r w:rsidRPr="00CB2B3F">
        <w:rPr>
          <w:szCs w:val="22"/>
        </w:rPr>
        <w:t xml:space="preserve"> </w:t>
      </w:r>
      <w:r w:rsidRPr="00CB2B3F">
        <w:rPr>
          <w:szCs w:val="22"/>
        </w:rPr>
        <w:t>위탁</w:t>
      </w:r>
      <w:r w:rsidRPr="00CB2B3F">
        <w:rPr>
          <w:szCs w:val="22"/>
        </w:rPr>
        <w:t xml:space="preserve">, (ii) </w:t>
      </w:r>
      <w:r w:rsidRPr="00CB2B3F">
        <w:rPr>
          <w:szCs w:val="22"/>
        </w:rPr>
        <w:t>수급인</w:t>
      </w:r>
      <w:r w:rsidRPr="00CB2B3F">
        <w:rPr>
          <w:szCs w:val="22"/>
        </w:rPr>
        <w:t xml:space="preserve">: </w:t>
      </w:r>
      <w:r w:rsidRPr="00CB2B3F">
        <w:rPr>
          <w:szCs w:val="22"/>
        </w:rPr>
        <w:t>대리점은</w:t>
      </w:r>
      <w:r w:rsidRPr="00CB2B3F">
        <w:rPr>
          <w:szCs w:val="22"/>
        </w:rPr>
        <w:t xml:space="preserve"> </w:t>
      </w:r>
      <w:r w:rsidRPr="00CB2B3F">
        <w:rPr>
          <w:szCs w:val="22"/>
        </w:rPr>
        <w:t>위탁</w:t>
      </w:r>
      <w:r w:rsidRPr="00CB2B3F">
        <w:rPr>
          <w:szCs w:val="22"/>
        </w:rPr>
        <w:t xml:space="preserve"> </w:t>
      </w:r>
      <w:r w:rsidRPr="00CB2B3F">
        <w:rPr>
          <w:szCs w:val="22"/>
        </w:rPr>
        <w:t>받은</w:t>
      </w:r>
      <w:r w:rsidRPr="00CB2B3F">
        <w:rPr>
          <w:szCs w:val="22"/>
        </w:rPr>
        <w:t xml:space="preserve"> </w:t>
      </w:r>
      <w:r w:rsidRPr="00CB2B3F">
        <w:rPr>
          <w:szCs w:val="22"/>
        </w:rPr>
        <w:t>시공</w:t>
      </w:r>
      <w:r w:rsidRPr="00CB2B3F">
        <w:rPr>
          <w:szCs w:val="22"/>
        </w:rPr>
        <w:t xml:space="preserve"> </w:t>
      </w:r>
      <w:r w:rsidRPr="00CB2B3F">
        <w:rPr>
          <w:szCs w:val="22"/>
        </w:rPr>
        <w:t>업무를</w:t>
      </w:r>
      <w:r w:rsidRPr="00CB2B3F">
        <w:rPr>
          <w:szCs w:val="22"/>
        </w:rPr>
        <w:t xml:space="preserve"> </w:t>
      </w:r>
      <w:r w:rsidRPr="00CB2B3F">
        <w:rPr>
          <w:szCs w:val="22"/>
        </w:rPr>
        <w:t>대상회사에</w:t>
      </w:r>
      <w:r w:rsidRPr="00CB2B3F">
        <w:rPr>
          <w:szCs w:val="22"/>
        </w:rPr>
        <w:t xml:space="preserve"> </w:t>
      </w:r>
      <w:r w:rsidRPr="00CB2B3F">
        <w:rPr>
          <w:szCs w:val="22"/>
        </w:rPr>
        <w:t>위탁</w:t>
      </w:r>
      <w:r w:rsidRPr="00CB2B3F">
        <w:rPr>
          <w:szCs w:val="22"/>
        </w:rPr>
        <w:t xml:space="preserve">, (iii) </w:t>
      </w:r>
      <w:r w:rsidRPr="00CB2B3F">
        <w:rPr>
          <w:szCs w:val="22"/>
        </w:rPr>
        <w:t>하수급인</w:t>
      </w:r>
      <w:r w:rsidRPr="00CB2B3F">
        <w:rPr>
          <w:szCs w:val="22"/>
        </w:rPr>
        <w:t xml:space="preserve">: </w:t>
      </w:r>
      <w:r w:rsidRPr="00CB2B3F">
        <w:rPr>
          <w:szCs w:val="22"/>
        </w:rPr>
        <w:t>대상회사는</w:t>
      </w:r>
      <w:r w:rsidRPr="00CB2B3F">
        <w:rPr>
          <w:szCs w:val="22"/>
        </w:rPr>
        <w:t xml:space="preserve"> </w:t>
      </w:r>
      <w:r w:rsidRPr="00CB2B3F">
        <w:rPr>
          <w:szCs w:val="22"/>
        </w:rPr>
        <w:t>한샘서비스에</w:t>
      </w:r>
      <w:r w:rsidRPr="00CB2B3F">
        <w:rPr>
          <w:szCs w:val="22"/>
        </w:rPr>
        <w:t xml:space="preserve"> </w:t>
      </w:r>
      <w:r w:rsidRPr="00CB2B3F">
        <w:rPr>
          <w:szCs w:val="22"/>
        </w:rPr>
        <w:t>이를</w:t>
      </w:r>
      <w:r w:rsidRPr="00CB2B3F">
        <w:rPr>
          <w:szCs w:val="22"/>
        </w:rPr>
        <w:t xml:space="preserve"> </w:t>
      </w:r>
      <w:r w:rsidRPr="00CB2B3F">
        <w:rPr>
          <w:szCs w:val="22"/>
        </w:rPr>
        <w:t>다시</w:t>
      </w:r>
      <w:r w:rsidRPr="00CB2B3F">
        <w:rPr>
          <w:szCs w:val="22"/>
        </w:rPr>
        <w:t xml:space="preserve"> </w:t>
      </w:r>
      <w:r w:rsidRPr="00CB2B3F">
        <w:rPr>
          <w:szCs w:val="22"/>
        </w:rPr>
        <w:t>위탁함</w:t>
      </w:r>
      <w:r w:rsidRPr="00CB2B3F">
        <w:rPr>
          <w:szCs w:val="22"/>
        </w:rPr>
        <w:t xml:space="preserve">. </w:t>
      </w:r>
      <w:r w:rsidRPr="00CB2B3F">
        <w:rPr>
          <w:szCs w:val="22"/>
        </w:rPr>
        <w:t>즉</w:t>
      </w:r>
      <w:r w:rsidRPr="00CB2B3F">
        <w:rPr>
          <w:szCs w:val="22"/>
        </w:rPr>
        <w:t xml:space="preserve">, </w:t>
      </w:r>
      <w:r w:rsidRPr="00CB2B3F">
        <w:rPr>
          <w:szCs w:val="22"/>
        </w:rPr>
        <w:t>대상회사는</w:t>
      </w:r>
      <w:r w:rsidRPr="00CB2B3F">
        <w:rPr>
          <w:szCs w:val="22"/>
        </w:rPr>
        <w:t xml:space="preserve"> </w:t>
      </w:r>
      <w:r w:rsidRPr="00CB2B3F">
        <w:rPr>
          <w:szCs w:val="22"/>
        </w:rPr>
        <w:t>직접</w:t>
      </w:r>
      <w:r w:rsidRPr="00CB2B3F">
        <w:rPr>
          <w:szCs w:val="22"/>
        </w:rPr>
        <w:t xml:space="preserve"> </w:t>
      </w:r>
      <w:r w:rsidRPr="00CB2B3F">
        <w:rPr>
          <w:szCs w:val="22"/>
        </w:rPr>
        <w:t>시공계약의</w:t>
      </w:r>
      <w:r w:rsidRPr="00CB2B3F">
        <w:rPr>
          <w:szCs w:val="22"/>
        </w:rPr>
        <w:t xml:space="preserve"> </w:t>
      </w:r>
      <w:r w:rsidRPr="00CB2B3F">
        <w:rPr>
          <w:szCs w:val="22"/>
        </w:rPr>
        <w:t>당사자로서</w:t>
      </w:r>
      <w:r w:rsidRPr="00CB2B3F">
        <w:rPr>
          <w:szCs w:val="22"/>
        </w:rPr>
        <w:t xml:space="preserve"> </w:t>
      </w:r>
      <w:r w:rsidRPr="00CB2B3F">
        <w:rPr>
          <w:szCs w:val="22"/>
        </w:rPr>
        <w:t>대리점으로부터</w:t>
      </w:r>
      <w:r w:rsidRPr="00CB2B3F">
        <w:rPr>
          <w:szCs w:val="22"/>
        </w:rPr>
        <w:t xml:space="preserve"> </w:t>
      </w:r>
      <w:r w:rsidRPr="00CB2B3F">
        <w:rPr>
          <w:szCs w:val="22"/>
        </w:rPr>
        <w:t>시공</w:t>
      </w:r>
      <w:r w:rsidRPr="00CB2B3F">
        <w:rPr>
          <w:szCs w:val="22"/>
        </w:rPr>
        <w:t xml:space="preserve"> </w:t>
      </w:r>
      <w:r w:rsidRPr="00CB2B3F">
        <w:rPr>
          <w:szCs w:val="22"/>
        </w:rPr>
        <w:t>업무를</w:t>
      </w:r>
      <w:r w:rsidRPr="00CB2B3F">
        <w:rPr>
          <w:szCs w:val="22"/>
        </w:rPr>
        <w:t xml:space="preserve"> </w:t>
      </w:r>
      <w:proofErr w:type="spellStart"/>
      <w:r w:rsidRPr="00CB2B3F">
        <w:rPr>
          <w:szCs w:val="22"/>
        </w:rPr>
        <w:t>위탁받고</w:t>
      </w:r>
      <w:proofErr w:type="spellEnd"/>
      <w:r w:rsidRPr="00CB2B3F">
        <w:rPr>
          <w:szCs w:val="22"/>
        </w:rPr>
        <w:t xml:space="preserve">, </w:t>
      </w:r>
      <w:r w:rsidRPr="00CB2B3F">
        <w:rPr>
          <w:szCs w:val="22"/>
        </w:rPr>
        <w:t>한샘서비스에</w:t>
      </w:r>
      <w:r w:rsidRPr="00CB2B3F">
        <w:rPr>
          <w:szCs w:val="22"/>
        </w:rPr>
        <w:t xml:space="preserve"> </w:t>
      </w:r>
      <w:r w:rsidRPr="00CB2B3F">
        <w:rPr>
          <w:szCs w:val="22"/>
        </w:rPr>
        <w:t>이를</w:t>
      </w:r>
      <w:r w:rsidRPr="00CB2B3F">
        <w:rPr>
          <w:szCs w:val="22"/>
        </w:rPr>
        <w:t xml:space="preserve"> </w:t>
      </w:r>
      <w:proofErr w:type="spellStart"/>
      <w:r w:rsidRPr="00CB2B3F">
        <w:rPr>
          <w:szCs w:val="22"/>
        </w:rPr>
        <w:t>재위탁하였음</w:t>
      </w:r>
      <w:proofErr w:type="spellEnd"/>
      <w:r w:rsidRPr="00CB2B3F">
        <w:rPr>
          <w:szCs w:val="22"/>
        </w:rPr>
        <w:t xml:space="preserve">.  </w:t>
      </w:r>
    </w:p>
    <w:p w14:paraId="2A1B069F" w14:textId="77777777" w:rsidR="00026A7E" w:rsidRPr="00CB2B3F" w:rsidRDefault="00026A7E" w:rsidP="00026A7E">
      <w:pPr>
        <w:pStyle w:val="a5"/>
        <w:numPr>
          <w:ilvl w:val="2"/>
          <w:numId w:val="25"/>
        </w:numPr>
        <w:spacing w:before="240" w:after="240"/>
        <w:ind w:leftChars="0" w:left="1361" w:hanging="454"/>
        <w:rPr>
          <w:szCs w:val="22"/>
        </w:rPr>
      </w:pPr>
      <w:r w:rsidRPr="00CB2B3F">
        <w:rPr>
          <w:szCs w:val="22"/>
          <w:u w:val="single"/>
        </w:rPr>
        <w:t>변경</w:t>
      </w:r>
      <w:r w:rsidRPr="00CB2B3F">
        <w:rPr>
          <w:szCs w:val="22"/>
          <w:u w:val="single"/>
        </w:rPr>
        <w:t xml:space="preserve"> </w:t>
      </w:r>
      <w:r w:rsidRPr="00CB2B3F">
        <w:rPr>
          <w:szCs w:val="22"/>
          <w:u w:val="single"/>
        </w:rPr>
        <w:t>후</w:t>
      </w:r>
      <w:r w:rsidRPr="00CB2B3F">
        <w:rPr>
          <w:szCs w:val="22"/>
          <w:u w:val="single"/>
        </w:rPr>
        <w:t xml:space="preserve"> </w:t>
      </w:r>
      <w:r w:rsidRPr="00CB2B3F">
        <w:rPr>
          <w:szCs w:val="22"/>
          <w:u w:val="single"/>
        </w:rPr>
        <w:t>구조</w:t>
      </w:r>
      <w:r w:rsidRPr="00CB2B3F">
        <w:rPr>
          <w:szCs w:val="22"/>
        </w:rPr>
        <w:t>: (</w:t>
      </w:r>
      <w:proofErr w:type="spellStart"/>
      <w:r w:rsidRPr="00CB2B3F">
        <w:rPr>
          <w:szCs w:val="22"/>
        </w:rPr>
        <w:t>i</w:t>
      </w:r>
      <w:proofErr w:type="spellEnd"/>
      <w:r w:rsidRPr="00CB2B3F">
        <w:rPr>
          <w:szCs w:val="22"/>
        </w:rPr>
        <w:t>)</w:t>
      </w:r>
      <w:r>
        <w:rPr>
          <w:rFonts w:hint="eastAsia"/>
          <w:szCs w:val="22"/>
        </w:rPr>
        <w:t xml:space="preserve"> </w:t>
      </w:r>
      <w:r>
        <w:rPr>
          <w:rFonts w:hint="eastAsia"/>
          <w:szCs w:val="22"/>
        </w:rPr>
        <w:t>고객</w:t>
      </w:r>
      <w:r w:rsidRPr="00CB2B3F">
        <w:rPr>
          <w:szCs w:val="22"/>
        </w:rPr>
        <w:t xml:space="preserve">, </w:t>
      </w:r>
      <w:r w:rsidRPr="00CB2B3F">
        <w:rPr>
          <w:szCs w:val="22"/>
        </w:rPr>
        <w:t>한샘서비스</w:t>
      </w:r>
      <w:r w:rsidRPr="00CB2B3F">
        <w:rPr>
          <w:szCs w:val="22"/>
        </w:rPr>
        <w:t xml:space="preserve"> </w:t>
      </w:r>
      <w:r w:rsidRPr="00CB2B3F">
        <w:rPr>
          <w:szCs w:val="22"/>
        </w:rPr>
        <w:t>및</w:t>
      </w:r>
      <w:r w:rsidRPr="00CB2B3F">
        <w:rPr>
          <w:szCs w:val="22"/>
        </w:rPr>
        <w:t xml:space="preserve"> </w:t>
      </w:r>
      <w:r w:rsidRPr="00CB2B3F">
        <w:rPr>
          <w:szCs w:val="22"/>
        </w:rPr>
        <w:t>대리점이</w:t>
      </w:r>
      <w:r w:rsidRPr="00CB2B3F">
        <w:rPr>
          <w:szCs w:val="22"/>
        </w:rPr>
        <w:t xml:space="preserve"> 3</w:t>
      </w:r>
      <w:r w:rsidRPr="00CB2B3F">
        <w:rPr>
          <w:szCs w:val="22"/>
        </w:rPr>
        <w:t>자간</w:t>
      </w:r>
      <w:r w:rsidRPr="00CB2B3F">
        <w:rPr>
          <w:szCs w:val="22"/>
        </w:rPr>
        <w:t xml:space="preserve"> </w:t>
      </w:r>
      <w:r w:rsidRPr="00CB2B3F">
        <w:rPr>
          <w:szCs w:val="22"/>
        </w:rPr>
        <w:t>계약을</w:t>
      </w:r>
      <w:r w:rsidRPr="00CB2B3F">
        <w:rPr>
          <w:szCs w:val="22"/>
        </w:rPr>
        <w:t xml:space="preserve"> </w:t>
      </w:r>
      <w:r w:rsidRPr="00CB2B3F">
        <w:rPr>
          <w:szCs w:val="22"/>
        </w:rPr>
        <w:t>체결하여</w:t>
      </w:r>
      <w:r w:rsidRPr="00CB2B3F">
        <w:rPr>
          <w:szCs w:val="22"/>
        </w:rPr>
        <w:t xml:space="preserve"> </w:t>
      </w:r>
      <w:r>
        <w:rPr>
          <w:rFonts w:hint="eastAsia"/>
          <w:szCs w:val="22"/>
        </w:rPr>
        <w:t>고객은</w:t>
      </w:r>
      <w:r w:rsidRPr="00CB2B3F">
        <w:rPr>
          <w:szCs w:val="22"/>
        </w:rPr>
        <w:t xml:space="preserve"> </w:t>
      </w:r>
      <w:r w:rsidRPr="00CB2B3F">
        <w:rPr>
          <w:szCs w:val="22"/>
        </w:rPr>
        <w:t>한샘서비스에</w:t>
      </w:r>
      <w:r w:rsidRPr="00CB2B3F">
        <w:rPr>
          <w:szCs w:val="22"/>
        </w:rPr>
        <w:t xml:space="preserve"> </w:t>
      </w:r>
      <w:r>
        <w:rPr>
          <w:rFonts w:hint="eastAsia"/>
          <w:szCs w:val="22"/>
        </w:rPr>
        <w:t>공사</w:t>
      </w:r>
      <w:r w:rsidRPr="00CB2B3F">
        <w:rPr>
          <w:szCs w:val="22"/>
        </w:rPr>
        <w:t>시공</w:t>
      </w:r>
      <w:r>
        <w:rPr>
          <w:rFonts w:hint="eastAsia"/>
          <w:szCs w:val="22"/>
        </w:rPr>
        <w:t>을</w:t>
      </w:r>
      <w:r w:rsidRPr="00CB2B3F">
        <w:rPr>
          <w:szCs w:val="22"/>
        </w:rPr>
        <w:t xml:space="preserve"> </w:t>
      </w:r>
      <w:r w:rsidRPr="00CB2B3F">
        <w:rPr>
          <w:szCs w:val="22"/>
        </w:rPr>
        <w:t>위탁하고</w:t>
      </w:r>
      <w:r w:rsidRPr="00CB2B3F">
        <w:rPr>
          <w:szCs w:val="22"/>
        </w:rPr>
        <w:t xml:space="preserve">, (ii) </w:t>
      </w:r>
      <w:r w:rsidRPr="00CB2B3F">
        <w:rPr>
          <w:szCs w:val="22"/>
        </w:rPr>
        <w:t>대리점에는</w:t>
      </w:r>
      <w:r w:rsidRPr="00CB2B3F">
        <w:rPr>
          <w:szCs w:val="22"/>
        </w:rPr>
        <w:t xml:space="preserve"> </w:t>
      </w:r>
      <w:r w:rsidRPr="00CB2B3F">
        <w:rPr>
          <w:szCs w:val="22"/>
        </w:rPr>
        <w:t>인테리어</w:t>
      </w:r>
      <w:r w:rsidRPr="00CB2B3F">
        <w:rPr>
          <w:szCs w:val="22"/>
        </w:rPr>
        <w:t xml:space="preserve"> </w:t>
      </w:r>
      <w:r w:rsidRPr="00CB2B3F">
        <w:rPr>
          <w:szCs w:val="22"/>
        </w:rPr>
        <w:t>물품</w:t>
      </w:r>
      <w:r w:rsidRPr="00CB2B3F">
        <w:rPr>
          <w:szCs w:val="22"/>
        </w:rPr>
        <w:t xml:space="preserve"> </w:t>
      </w:r>
      <w:r w:rsidRPr="00CB2B3F">
        <w:rPr>
          <w:szCs w:val="22"/>
        </w:rPr>
        <w:t>구매만을</w:t>
      </w:r>
      <w:r w:rsidRPr="00CB2B3F">
        <w:rPr>
          <w:szCs w:val="22"/>
        </w:rPr>
        <w:t xml:space="preserve"> </w:t>
      </w:r>
      <w:r w:rsidRPr="00CB2B3F">
        <w:rPr>
          <w:szCs w:val="22"/>
        </w:rPr>
        <w:t>발주함</w:t>
      </w:r>
      <w:r w:rsidRPr="00CB2B3F">
        <w:rPr>
          <w:szCs w:val="22"/>
        </w:rPr>
        <w:t xml:space="preserve">. (iii) </w:t>
      </w:r>
      <w:r w:rsidRPr="00CB2B3F">
        <w:rPr>
          <w:szCs w:val="22"/>
        </w:rPr>
        <w:t>대상회사는</w:t>
      </w:r>
      <w:r w:rsidRPr="00CB2B3F">
        <w:rPr>
          <w:szCs w:val="22"/>
        </w:rPr>
        <w:t xml:space="preserve"> </w:t>
      </w:r>
      <w:r w:rsidRPr="00CB2B3F">
        <w:rPr>
          <w:szCs w:val="22"/>
        </w:rPr>
        <w:t>시공계약의</w:t>
      </w:r>
      <w:r w:rsidRPr="00CB2B3F">
        <w:rPr>
          <w:szCs w:val="22"/>
        </w:rPr>
        <w:t xml:space="preserve"> </w:t>
      </w:r>
      <w:r w:rsidRPr="00CB2B3F">
        <w:rPr>
          <w:szCs w:val="22"/>
        </w:rPr>
        <w:t>당사자에서</w:t>
      </w:r>
      <w:r w:rsidRPr="00CB2B3F">
        <w:rPr>
          <w:szCs w:val="22"/>
        </w:rPr>
        <w:t xml:space="preserve"> </w:t>
      </w:r>
      <w:r w:rsidRPr="00CB2B3F">
        <w:rPr>
          <w:szCs w:val="22"/>
        </w:rPr>
        <w:t>제외됨</w:t>
      </w:r>
      <w:r w:rsidRPr="00CB2B3F">
        <w:rPr>
          <w:szCs w:val="22"/>
        </w:rPr>
        <w:t>.</w:t>
      </w:r>
      <w:del w:id="351" w:author="heesung.ahn" w:date="2021-08-31T00:55:00Z">
        <w:r w:rsidDel="00491B56">
          <w:rPr>
            <w:rStyle w:val="ac"/>
            <w:szCs w:val="22"/>
          </w:rPr>
          <w:footnoteReference w:id="13"/>
        </w:r>
      </w:del>
      <w:r w:rsidR="00AF1F1B">
        <w:rPr>
          <w:szCs w:val="22"/>
        </w:rPr>
        <w:t xml:space="preserve"> </w:t>
      </w:r>
      <w:r w:rsidR="00AF1F1B">
        <w:rPr>
          <w:rFonts w:hint="eastAsia"/>
          <w:szCs w:val="22"/>
        </w:rPr>
        <w:t>단</w:t>
      </w:r>
      <w:r w:rsidR="00AF1F1B">
        <w:rPr>
          <w:rFonts w:hint="eastAsia"/>
          <w:szCs w:val="22"/>
        </w:rPr>
        <w:t>,</w:t>
      </w:r>
      <w:r w:rsidR="00AF1F1B">
        <w:rPr>
          <w:szCs w:val="22"/>
        </w:rPr>
        <w:t xml:space="preserve"> </w:t>
      </w:r>
      <w:r w:rsidR="00AF1F1B">
        <w:rPr>
          <w:rFonts w:hint="eastAsia"/>
          <w:szCs w:val="22"/>
        </w:rPr>
        <w:t>대상회사가</w:t>
      </w:r>
      <w:r w:rsidR="00AF1F1B">
        <w:rPr>
          <w:rFonts w:hint="eastAsia"/>
          <w:szCs w:val="22"/>
        </w:rPr>
        <w:t xml:space="preserve"> </w:t>
      </w:r>
      <w:r w:rsidR="00AF1F1B">
        <w:rPr>
          <w:szCs w:val="22"/>
        </w:rPr>
        <w:t xml:space="preserve">TV </w:t>
      </w:r>
      <w:r w:rsidR="00AF1F1B">
        <w:rPr>
          <w:rFonts w:hint="eastAsia"/>
          <w:szCs w:val="22"/>
        </w:rPr>
        <w:t>홈쇼핑을</w:t>
      </w:r>
      <w:r w:rsidR="00AF1F1B">
        <w:rPr>
          <w:rFonts w:hint="eastAsia"/>
          <w:szCs w:val="22"/>
        </w:rPr>
        <w:t xml:space="preserve"> </w:t>
      </w:r>
      <w:r w:rsidR="00AF1F1B">
        <w:rPr>
          <w:rFonts w:hint="eastAsia"/>
          <w:szCs w:val="22"/>
        </w:rPr>
        <w:t>통해</w:t>
      </w:r>
      <w:r w:rsidR="00AF1F1B">
        <w:rPr>
          <w:rFonts w:hint="eastAsia"/>
          <w:szCs w:val="22"/>
        </w:rPr>
        <w:t xml:space="preserve"> </w:t>
      </w:r>
      <w:r w:rsidR="00AF1F1B">
        <w:rPr>
          <w:rFonts w:hint="eastAsia"/>
          <w:szCs w:val="22"/>
        </w:rPr>
        <w:t>대리점을</w:t>
      </w:r>
      <w:r w:rsidR="00AF1F1B">
        <w:rPr>
          <w:rFonts w:hint="eastAsia"/>
          <w:szCs w:val="22"/>
        </w:rPr>
        <w:t xml:space="preserve"> </w:t>
      </w:r>
      <w:r w:rsidR="00AF1F1B">
        <w:rPr>
          <w:rFonts w:hint="eastAsia"/>
          <w:szCs w:val="22"/>
        </w:rPr>
        <w:t>통하지</w:t>
      </w:r>
      <w:r w:rsidR="00AF1F1B">
        <w:rPr>
          <w:rFonts w:hint="eastAsia"/>
          <w:szCs w:val="22"/>
        </w:rPr>
        <w:t xml:space="preserve"> </w:t>
      </w:r>
      <w:r w:rsidR="00AF1F1B">
        <w:rPr>
          <w:rFonts w:hint="eastAsia"/>
          <w:szCs w:val="22"/>
        </w:rPr>
        <w:t>않고</w:t>
      </w:r>
      <w:r w:rsidR="00AF1F1B">
        <w:rPr>
          <w:rFonts w:hint="eastAsia"/>
          <w:szCs w:val="22"/>
        </w:rPr>
        <w:t xml:space="preserve"> </w:t>
      </w:r>
      <w:r w:rsidR="00AF1F1B">
        <w:rPr>
          <w:rFonts w:hint="eastAsia"/>
          <w:szCs w:val="22"/>
        </w:rPr>
        <w:t>고객과</w:t>
      </w:r>
      <w:r w:rsidR="00AF1F1B">
        <w:rPr>
          <w:rFonts w:hint="eastAsia"/>
          <w:szCs w:val="22"/>
        </w:rPr>
        <w:t xml:space="preserve"> </w:t>
      </w:r>
      <w:r w:rsidR="00AF1F1B">
        <w:rPr>
          <w:rFonts w:hint="eastAsia"/>
          <w:szCs w:val="22"/>
        </w:rPr>
        <w:t>계약을</w:t>
      </w:r>
      <w:r w:rsidR="00AF1F1B">
        <w:rPr>
          <w:rFonts w:hint="eastAsia"/>
          <w:szCs w:val="22"/>
        </w:rPr>
        <w:t xml:space="preserve"> </w:t>
      </w:r>
      <w:r w:rsidR="00AF1F1B">
        <w:rPr>
          <w:rFonts w:hint="eastAsia"/>
          <w:szCs w:val="22"/>
        </w:rPr>
        <w:t>체결하는</w:t>
      </w:r>
      <w:r w:rsidR="00AF1F1B">
        <w:rPr>
          <w:rFonts w:hint="eastAsia"/>
          <w:szCs w:val="22"/>
        </w:rPr>
        <w:t xml:space="preserve"> </w:t>
      </w:r>
      <w:r w:rsidR="00AF1F1B">
        <w:rPr>
          <w:rFonts w:hint="eastAsia"/>
          <w:szCs w:val="22"/>
        </w:rPr>
        <w:t>경우</w:t>
      </w:r>
      <w:r w:rsidR="00AF1F1B">
        <w:rPr>
          <w:rFonts w:hint="eastAsia"/>
          <w:szCs w:val="22"/>
        </w:rPr>
        <w:t xml:space="preserve"> </w:t>
      </w:r>
      <w:r w:rsidR="00AF1F1B">
        <w:rPr>
          <w:rFonts w:hint="eastAsia"/>
          <w:szCs w:val="22"/>
        </w:rPr>
        <w:t>여전히</w:t>
      </w:r>
      <w:r w:rsidR="00AF1F1B">
        <w:rPr>
          <w:rFonts w:hint="eastAsia"/>
          <w:szCs w:val="22"/>
        </w:rPr>
        <w:t xml:space="preserve"> </w:t>
      </w:r>
      <w:r w:rsidR="00AF1F1B">
        <w:rPr>
          <w:rFonts w:hint="eastAsia"/>
          <w:szCs w:val="22"/>
        </w:rPr>
        <w:t>기존</w:t>
      </w:r>
      <w:r w:rsidR="00AF1F1B">
        <w:rPr>
          <w:rFonts w:hint="eastAsia"/>
          <w:szCs w:val="22"/>
        </w:rPr>
        <w:t xml:space="preserve"> </w:t>
      </w:r>
      <w:r w:rsidR="00AF1F1B">
        <w:rPr>
          <w:rFonts w:hint="eastAsia"/>
          <w:szCs w:val="22"/>
        </w:rPr>
        <w:t>구조와</w:t>
      </w:r>
      <w:r w:rsidR="00AF1F1B">
        <w:rPr>
          <w:rFonts w:hint="eastAsia"/>
          <w:szCs w:val="22"/>
        </w:rPr>
        <w:t xml:space="preserve"> </w:t>
      </w:r>
      <w:r w:rsidR="00AF1F1B">
        <w:rPr>
          <w:rFonts w:hint="eastAsia"/>
          <w:szCs w:val="22"/>
        </w:rPr>
        <w:t>동일하게</w:t>
      </w:r>
      <w:r w:rsidR="00AF1F1B">
        <w:rPr>
          <w:rFonts w:hint="eastAsia"/>
          <w:szCs w:val="22"/>
        </w:rPr>
        <w:t xml:space="preserve"> </w:t>
      </w:r>
      <w:r w:rsidR="00AF1F1B">
        <w:rPr>
          <w:rFonts w:hint="eastAsia"/>
          <w:szCs w:val="22"/>
        </w:rPr>
        <w:t>공사를</w:t>
      </w:r>
      <w:r w:rsidR="00AF1F1B">
        <w:rPr>
          <w:rFonts w:hint="eastAsia"/>
          <w:szCs w:val="22"/>
        </w:rPr>
        <w:t xml:space="preserve"> </w:t>
      </w:r>
      <w:r w:rsidR="00AF1F1B">
        <w:rPr>
          <w:rFonts w:hint="eastAsia"/>
          <w:szCs w:val="22"/>
        </w:rPr>
        <w:t>위탁하고</w:t>
      </w:r>
      <w:r w:rsidR="00AF1F1B">
        <w:rPr>
          <w:rFonts w:hint="eastAsia"/>
          <w:szCs w:val="22"/>
        </w:rPr>
        <w:t xml:space="preserve"> </w:t>
      </w:r>
      <w:r w:rsidR="00AF1F1B">
        <w:rPr>
          <w:rFonts w:hint="eastAsia"/>
          <w:szCs w:val="22"/>
        </w:rPr>
        <w:t>있음</w:t>
      </w:r>
      <w:r w:rsidR="00AF1F1B">
        <w:rPr>
          <w:rFonts w:hint="eastAsia"/>
          <w:szCs w:val="22"/>
        </w:rPr>
        <w:t>.</w:t>
      </w:r>
    </w:p>
    <w:p w14:paraId="60E52D00" w14:textId="77777777" w:rsidR="00026A7E" w:rsidRPr="00CB2B3F" w:rsidRDefault="00026A7E" w:rsidP="00026A7E">
      <w:pPr>
        <w:pStyle w:val="a5"/>
        <w:spacing w:after="240"/>
        <w:ind w:leftChars="0" w:left="1361"/>
        <w:jc w:val="center"/>
        <w:rPr>
          <w:szCs w:val="22"/>
        </w:rPr>
      </w:pPr>
      <w:r w:rsidRPr="00CB2B3F">
        <w:rPr>
          <w:noProof/>
          <w:szCs w:val="22"/>
        </w:rPr>
        <w:lastRenderedPageBreak/>
        <w:drawing>
          <wp:inline distT="0" distB="0" distL="0" distR="0" wp14:anchorId="63FF3BFA" wp14:editId="51ACCBCC">
            <wp:extent cx="5218430" cy="2914650"/>
            <wp:effectExtent l="0" t="0" r="0" b="0"/>
            <wp:docPr id="24" name="그림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그림 23"/>
                    <pic:cNvPicPr preferRelativeResize="0">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18430" cy="2914650"/>
                    </a:xfrm>
                    <a:prstGeom prst="rect">
                      <a:avLst/>
                    </a:prstGeom>
                  </pic:spPr>
                </pic:pic>
              </a:graphicData>
            </a:graphic>
          </wp:inline>
        </w:drawing>
      </w:r>
    </w:p>
    <w:p w14:paraId="52FC5275" w14:textId="77777777" w:rsidR="00026A7E" w:rsidRDefault="00026A7E" w:rsidP="00026A7E">
      <w:pPr>
        <w:pStyle w:val="a5"/>
        <w:ind w:leftChars="0" w:left="454"/>
        <w:rPr>
          <w:szCs w:val="22"/>
        </w:rPr>
      </w:pPr>
    </w:p>
    <w:p w14:paraId="34F43D34" w14:textId="77777777" w:rsidR="003B1457" w:rsidRDefault="00026A7E" w:rsidP="00026A7E">
      <w:pPr>
        <w:pStyle w:val="a5"/>
        <w:spacing w:after="240"/>
        <w:ind w:leftChars="0" w:left="907"/>
        <w:rPr>
          <w:ins w:id="354" w:author="heesung.ahn" w:date="2021-08-31T00:56:00Z"/>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r w:rsidR="00973C27">
        <w:rPr>
          <w:rFonts w:hint="eastAsia"/>
          <w:szCs w:val="22"/>
        </w:rPr>
        <w:t>건설산업기본법상</w:t>
      </w:r>
      <w:r w:rsidR="00973C27">
        <w:rPr>
          <w:rFonts w:hint="eastAsia"/>
          <w:szCs w:val="22"/>
        </w:rPr>
        <w:t xml:space="preserve"> </w:t>
      </w:r>
      <w:r w:rsidR="00973C27">
        <w:rPr>
          <w:rFonts w:hint="eastAsia"/>
          <w:szCs w:val="22"/>
        </w:rPr>
        <w:t>건설업</w:t>
      </w:r>
      <w:r w:rsidR="00973C27">
        <w:rPr>
          <w:rFonts w:hint="eastAsia"/>
          <w:szCs w:val="22"/>
        </w:rPr>
        <w:t xml:space="preserve"> </w:t>
      </w:r>
      <w:r w:rsidR="00973C27">
        <w:rPr>
          <w:rFonts w:hint="eastAsia"/>
          <w:szCs w:val="22"/>
        </w:rPr>
        <w:t>등록을</w:t>
      </w:r>
      <w:r w:rsidR="00973C27">
        <w:rPr>
          <w:rFonts w:hint="eastAsia"/>
          <w:szCs w:val="22"/>
        </w:rPr>
        <w:t xml:space="preserve"> </w:t>
      </w:r>
      <w:r w:rsidR="00973C27">
        <w:rPr>
          <w:rFonts w:hint="eastAsia"/>
          <w:szCs w:val="22"/>
        </w:rPr>
        <w:t>완료한</w:t>
      </w:r>
      <w:r w:rsidR="00973C27">
        <w:rPr>
          <w:rFonts w:hint="eastAsia"/>
          <w:szCs w:val="22"/>
        </w:rPr>
        <w:t xml:space="preserve"> </w:t>
      </w:r>
      <w:r w:rsidR="00973C27">
        <w:rPr>
          <w:rFonts w:hint="eastAsia"/>
          <w:szCs w:val="22"/>
        </w:rPr>
        <w:t>한샘서비스가</w:t>
      </w:r>
      <w:r w:rsidR="00973C27">
        <w:rPr>
          <w:rFonts w:hint="eastAsia"/>
          <w:szCs w:val="22"/>
        </w:rPr>
        <w:t xml:space="preserve"> </w:t>
      </w:r>
      <w:proofErr w:type="spellStart"/>
      <w:r w:rsidR="00973C27">
        <w:rPr>
          <w:rFonts w:hint="eastAsia"/>
          <w:szCs w:val="22"/>
        </w:rPr>
        <w:t>고고객으부터</w:t>
      </w:r>
      <w:proofErr w:type="spellEnd"/>
      <w:r w:rsidR="00973C27">
        <w:rPr>
          <w:rFonts w:hint="eastAsia"/>
          <w:szCs w:val="22"/>
        </w:rPr>
        <w:t xml:space="preserve"> </w:t>
      </w:r>
      <w:r w:rsidR="00973C27">
        <w:rPr>
          <w:rFonts w:hint="eastAsia"/>
          <w:szCs w:val="22"/>
        </w:rPr>
        <w:t>직접</w:t>
      </w:r>
      <w:r w:rsidR="00973C27">
        <w:rPr>
          <w:rFonts w:hint="eastAsia"/>
          <w:szCs w:val="22"/>
        </w:rPr>
        <w:t xml:space="preserve"> </w:t>
      </w:r>
      <w:r w:rsidR="00973C27">
        <w:rPr>
          <w:rFonts w:hint="eastAsia"/>
          <w:szCs w:val="22"/>
        </w:rPr>
        <w:t>건설공사를</w:t>
      </w:r>
      <w:r w:rsidR="00973C27">
        <w:rPr>
          <w:rFonts w:hint="eastAsia"/>
          <w:szCs w:val="22"/>
        </w:rPr>
        <w:t xml:space="preserve"> </w:t>
      </w:r>
      <w:r w:rsidR="00973C27">
        <w:rPr>
          <w:rFonts w:hint="eastAsia"/>
          <w:szCs w:val="22"/>
        </w:rPr>
        <w:t>위탁</w:t>
      </w:r>
      <w:r w:rsidR="00973C27">
        <w:rPr>
          <w:rFonts w:hint="eastAsia"/>
          <w:szCs w:val="22"/>
        </w:rPr>
        <w:t xml:space="preserve"> </w:t>
      </w:r>
      <w:r w:rsidR="00973C27">
        <w:rPr>
          <w:rFonts w:hint="eastAsia"/>
          <w:szCs w:val="22"/>
        </w:rPr>
        <w:t>받는다는</w:t>
      </w:r>
      <w:r w:rsidR="00973C27">
        <w:rPr>
          <w:rFonts w:hint="eastAsia"/>
          <w:szCs w:val="22"/>
        </w:rPr>
        <w:t xml:space="preserve"> </w:t>
      </w:r>
      <w:r w:rsidR="00973C27">
        <w:rPr>
          <w:rFonts w:hint="eastAsia"/>
          <w:szCs w:val="22"/>
        </w:rPr>
        <w:t>점에서</w:t>
      </w:r>
      <w:r w:rsidR="00973C27">
        <w:rPr>
          <w:rFonts w:hint="eastAsia"/>
          <w:szCs w:val="22"/>
        </w:rPr>
        <w:t xml:space="preserve"> </w:t>
      </w:r>
      <w:r w:rsidR="00973C27">
        <w:rPr>
          <w:rFonts w:hint="eastAsia"/>
          <w:szCs w:val="22"/>
        </w:rPr>
        <w:t>다른</w:t>
      </w:r>
      <w:r w:rsidR="00973C27">
        <w:rPr>
          <w:rFonts w:hint="eastAsia"/>
          <w:szCs w:val="22"/>
        </w:rPr>
        <w:t xml:space="preserve"> </w:t>
      </w:r>
      <w:r>
        <w:rPr>
          <w:rFonts w:hint="eastAsia"/>
          <w:szCs w:val="22"/>
        </w:rPr>
        <w:t>경쟁</w:t>
      </w:r>
      <w:r>
        <w:rPr>
          <w:rFonts w:hint="eastAsia"/>
          <w:szCs w:val="22"/>
        </w:rPr>
        <w:t xml:space="preserve"> </w:t>
      </w:r>
      <w:r>
        <w:rPr>
          <w:rFonts w:hint="eastAsia"/>
          <w:szCs w:val="22"/>
        </w:rPr>
        <w:t>사업자</w:t>
      </w:r>
      <w:r>
        <w:rPr>
          <w:rFonts w:hint="eastAsia"/>
          <w:szCs w:val="22"/>
        </w:rPr>
        <w:t>(</w:t>
      </w:r>
      <w:r>
        <w:rPr>
          <w:szCs w:val="22"/>
        </w:rPr>
        <w:t xml:space="preserve">LX </w:t>
      </w:r>
      <w:proofErr w:type="spellStart"/>
      <w:r>
        <w:rPr>
          <w:rFonts w:hint="eastAsia"/>
          <w:szCs w:val="22"/>
        </w:rPr>
        <w:t>하우시스</w:t>
      </w:r>
      <w:proofErr w:type="spellEnd"/>
      <w:r>
        <w:rPr>
          <w:rFonts w:hint="eastAsia"/>
          <w:szCs w:val="22"/>
        </w:rPr>
        <w:t xml:space="preserve"> </w:t>
      </w:r>
      <w:r>
        <w:rPr>
          <w:rFonts w:hint="eastAsia"/>
          <w:szCs w:val="22"/>
        </w:rPr>
        <w:t>및</w:t>
      </w:r>
      <w:r>
        <w:rPr>
          <w:rFonts w:hint="eastAsia"/>
          <w:szCs w:val="22"/>
        </w:rPr>
        <w:t xml:space="preserve"> </w:t>
      </w:r>
      <w:proofErr w:type="spellStart"/>
      <w:r>
        <w:rPr>
          <w:rFonts w:hint="eastAsia"/>
          <w:szCs w:val="22"/>
        </w:rPr>
        <w:t>현대리바트</w:t>
      </w:r>
      <w:proofErr w:type="spellEnd"/>
      <w:r>
        <w:rPr>
          <w:rFonts w:hint="eastAsia"/>
          <w:szCs w:val="22"/>
        </w:rPr>
        <w:t xml:space="preserve"> </w:t>
      </w:r>
      <w:r>
        <w:rPr>
          <w:rFonts w:hint="eastAsia"/>
          <w:szCs w:val="22"/>
        </w:rPr>
        <w:t>등</w:t>
      </w:r>
      <w:r>
        <w:rPr>
          <w:rFonts w:hint="eastAsia"/>
          <w:szCs w:val="22"/>
        </w:rPr>
        <w:t>)</w:t>
      </w:r>
      <w:r>
        <w:rPr>
          <w:rFonts w:hint="eastAsia"/>
          <w:szCs w:val="22"/>
        </w:rPr>
        <w:t>들</w:t>
      </w:r>
      <w:r w:rsidR="00973C27">
        <w:rPr>
          <w:rFonts w:hint="eastAsia"/>
          <w:szCs w:val="22"/>
        </w:rPr>
        <w:t xml:space="preserve"> </w:t>
      </w:r>
      <w:r w:rsidR="00973C27">
        <w:rPr>
          <w:rFonts w:hint="eastAsia"/>
          <w:szCs w:val="22"/>
        </w:rPr>
        <w:t>보다</w:t>
      </w:r>
      <w:r w:rsidR="00973C27">
        <w:rPr>
          <w:rFonts w:hint="eastAsia"/>
          <w:szCs w:val="22"/>
        </w:rPr>
        <w:t xml:space="preserve"> </w:t>
      </w:r>
      <w:r w:rsidR="00973C27">
        <w:rPr>
          <w:rFonts w:hint="eastAsia"/>
          <w:szCs w:val="22"/>
        </w:rPr>
        <w:t>법령에</w:t>
      </w:r>
      <w:r w:rsidR="00973C27">
        <w:rPr>
          <w:rFonts w:hint="eastAsia"/>
          <w:szCs w:val="22"/>
        </w:rPr>
        <w:t xml:space="preserve"> </w:t>
      </w:r>
      <w:r w:rsidR="00973C27">
        <w:rPr>
          <w:rFonts w:hint="eastAsia"/>
          <w:szCs w:val="22"/>
        </w:rPr>
        <w:t>부합하는</w:t>
      </w:r>
      <w:r w:rsidR="00973C27">
        <w:rPr>
          <w:rFonts w:hint="eastAsia"/>
          <w:szCs w:val="22"/>
        </w:rPr>
        <w:t xml:space="preserve"> </w:t>
      </w:r>
      <w:r w:rsidR="00973C27">
        <w:rPr>
          <w:rFonts w:hint="eastAsia"/>
          <w:szCs w:val="22"/>
        </w:rPr>
        <w:t>구조로</w:t>
      </w:r>
      <w:r w:rsidR="00973C27">
        <w:rPr>
          <w:rFonts w:hint="eastAsia"/>
          <w:szCs w:val="22"/>
        </w:rPr>
        <w:t xml:space="preserve"> </w:t>
      </w:r>
      <w:r w:rsidR="00973C27">
        <w:rPr>
          <w:rFonts w:hint="eastAsia"/>
          <w:szCs w:val="22"/>
        </w:rPr>
        <w:t>사업을</w:t>
      </w:r>
      <w:r w:rsidR="00973C27">
        <w:rPr>
          <w:rFonts w:hint="eastAsia"/>
          <w:szCs w:val="22"/>
        </w:rPr>
        <w:t xml:space="preserve"> </w:t>
      </w:r>
      <w:r w:rsidR="00973C27">
        <w:rPr>
          <w:rFonts w:hint="eastAsia"/>
          <w:szCs w:val="22"/>
        </w:rPr>
        <w:t>영위하고</w:t>
      </w:r>
      <w:r w:rsidR="00973C27">
        <w:rPr>
          <w:rFonts w:hint="eastAsia"/>
          <w:szCs w:val="22"/>
        </w:rPr>
        <w:t xml:space="preserve"> </w:t>
      </w:r>
      <w:r w:rsidR="00973C27">
        <w:rPr>
          <w:rFonts w:hint="eastAsia"/>
          <w:szCs w:val="22"/>
        </w:rPr>
        <w:t>있다는</w:t>
      </w:r>
      <w:r w:rsidR="00973C27">
        <w:rPr>
          <w:rFonts w:hint="eastAsia"/>
          <w:szCs w:val="22"/>
        </w:rPr>
        <w:t xml:space="preserve"> </w:t>
      </w:r>
      <w:r w:rsidR="00973C27">
        <w:rPr>
          <w:rFonts w:hint="eastAsia"/>
          <w:szCs w:val="22"/>
        </w:rPr>
        <w:t>입장임</w:t>
      </w:r>
      <w:r w:rsidR="00973C27">
        <w:rPr>
          <w:rFonts w:hint="eastAsia"/>
          <w:szCs w:val="22"/>
        </w:rPr>
        <w:t>.</w:t>
      </w:r>
      <w:r w:rsidR="00973C27">
        <w:rPr>
          <w:szCs w:val="22"/>
        </w:rPr>
        <w:t xml:space="preserve"> </w:t>
      </w:r>
      <w:r w:rsidR="00973C27">
        <w:rPr>
          <w:rFonts w:hint="eastAsia"/>
          <w:szCs w:val="22"/>
        </w:rPr>
        <w:t>구체적으로</w:t>
      </w:r>
      <w:r w:rsidR="00973C27">
        <w:rPr>
          <w:rFonts w:hint="eastAsia"/>
          <w:szCs w:val="22"/>
        </w:rPr>
        <w:t>,</w:t>
      </w:r>
      <w:r w:rsidR="00973C27">
        <w:rPr>
          <w:szCs w:val="22"/>
        </w:rPr>
        <w:t xml:space="preserve"> </w:t>
      </w:r>
      <w:ins w:id="355" w:author="heesung.ahn" w:date="2021-08-31T00:55:00Z">
        <w:r w:rsidR="00491B56">
          <w:rPr>
            <w:rFonts w:hint="eastAsia"/>
            <w:szCs w:val="22"/>
          </w:rPr>
          <w:t>변경된</w:t>
        </w:r>
        <w:r w:rsidR="00491B56">
          <w:rPr>
            <w:rFonts w:hint="eastAsia"/>
            <w:szCs w:val="22"/>
          </w:rPr>
          <w:t xml:space="preserve"> </w:t>
        </w:r>
        <w:r w:rsidR="00491B56">
          <w:rPr>
            <w:rFonts w:hint="eastAsia"/>
            <w:szCs w:val="22"/>
          </w:rPr>
          <w:t>구조에</w:t>
        </w:r>
        <w:r w:rsidR="00491B56">
          <w:rPr>
            <w:rFonts w:hint="eastAsia"/>
            <w:szCs w:val="22"/>
          </w:rPr>
          <w:t xml:space="preserve"> </w:t>
        </w:r>
        <w:r w:rsidR="00491B56">
          <w:rPr>
            <w:rFonts w:hint="eastAsia"/>
            <w:szCs w:val="22"/>
          </w:rPr>
          <w:t>의하면</w:t>
        </w:r>
        <w:r w:rsidR="00491B56">
          <w:rPr>
            <w:rFonts w:hint="eastAsia"/>
            <w:szCs w:val="22"/>
          </w:rPr>
          <w:t xml:space="preserve"> </w:t>
        </w:r>
        <w:r w:rsidR="00491B56">
          <w:rPr>
            <w:rFonts w:hint="eastAsia"/>
            <w:szCs w:val="22"/>
          </w:rPr>
          <w:t>대상회사의</w:t>
        </w:r>
        <w:r w:rsidR="00491B56">
          <w:rPr>
            <w:rFonts w:hint="eastAsia"/>
            <w:szCs w:val="22"/>
          </w:rPr>
          <w:t xml:space="preserve"> </w:t>
        </w:r>
        <w:r w:rsidR="00491B56">
          <w:rPr>
            <w:rFonts w:hint="eastAsia"/>
            <w:szCs w:val="22"/>
          </w:rPr>
          <w:t>경우</w:t>
        </w:r>
        <w:r w:rsidR="00491B56">
          <w:rPr>
            <w:rFonts w:hint="eastAsia"/>
            <w:szCs w:val="22"/>
          </w:rPr>
          <w:t xml:space="preserve"> </w:t>
        </w:r>
        <w:r w:rsidR="00491B56">
          <w:rPr>
            <w:rFonts w:hint="eastAsia"/>
            <w:szCs w:val="22"/>
          </w:rPr>
          <w:t>건설업등록을</w:t>
        </w:r>
        <w:r w:rsidR="00491B56">
          <w:rPr>
            <w:rFonts w:hint="eastAsia"/>
            <w:szCs w:val="22"/>
          </w:rPr>
          <w:t xml:space="preserve"> </w:t>
        </w:r>
        <w:r w:rsidR="00491B56">
          <w:rPr>
            <w:rFonts w:hint="eastAsia"/>
            <w:szCs w:val="22"/>
          </w:rPr>
          <w:t>마친</w:t>
        </w:r>
        <w:r w:rsidR="00491B56">
          <w:rPr>
            <w:rFonts w:hint="eastAsia"/>
            <w:szCs w:val="22"/>
          </w:rPr>
          <w:t xml:space="preserve"> </w:t>
        </w:r>
        <w:r w:rsidR="00491B56">
          <w:rPr>
            <w:rFonts w:hint="eastAsia"/>
            <w:szCs w:val="22"/>
          </w:rPr>
          <w:t>한</w:t>
        </w:r>
      </w:ins>
      <w:ins w:id="356" w:author="heesung.ahn" w:date="2021-08-31T00:56:00Z">
        <w:r w:rsidR="00491B56">
          <w:rPr>
            <w:rFonts w:hint="eastAsia"/>
            <w:szCs w:val="22"/>
          </w:rPr>
          <w:t>샘서비스가</w:t>
        </w:r>
        <w:r w:rsidR="00491B56">
          <w:rPr>
            <w:rFonts w:hint="eastAsia"/>
            <w:szCs w:val="22"/>
          </w:rPr>
          <w:t xml:space="preserve"> </w:t>
        </w:r>
        <w:r w:rsidR="00491B56">
          <w:rPr>
            <w:rFonts w:hint="eastAsia"/>
            <w:szCs w:val="22"/>
          </w:rPr>
          <w:t>직접</w:t>
        </w:r>
        <w:r w:rsidR="00491B56">
          <w:rPr>
            <w:rFonts w:hint="eastAsia"/>
            <w:szCs w:val="22"/>
          </w:rPr>
          <w:t xml:space="preserve"> </w:t>
        </w:r>
        <w:r w:rsidR="00491B56">
          <w:rPr>
            <w:rFonts w:hint="eastAsia"/>
            <w:szCs w:val="22"/>
          </w:rPr>
          <w:t>건설공사를</w:t>
        </w:r>
        <w:r w:rsidR="00491B56">
          <w:rPr>
            <w:rFonts w:hint="eastAsia"/>
            <w:szCs w:val="22"/>
          </w:rPr>
          <w:t xml:space="preserve"> </w:t>
        </w:r>
        <w:proofErr w:type="spellStart"/>
        <w:r w:rsidR="00491B56">
          <w:rPr>
            <w:rFonts w:hint="eastAsia"/>
            <w:szCs w:val="22"/>
          </w:rPr>
          <w:t>도급받는</w:t>
        </w:r>
        <w:proofErr w:type="spellEnd"/>
        <w:r w:rsidR="00491B56">
          <w:rPr>
            <w:rFonts w:hint="eastAsia"/>
            <w:szCs w:val="22"/>
          </w:rPr>
          <w:t xml:space="preserve"> </w:t>
        </w:r>
        <w:r w:rsidR="00491B56">
          <w:rPr>
            <w:rFonts w:hint="eastAsia"/>
            <w:szCs w:val="22"/>
          </w:rPr>
          <w:t>주체이나</w:t>
        </w:r>
        <w:r w:rsidR="00491B56">
          <w:rPr>
            <w:rFonts w:hint="eastAsia"/>
            <w:szCs w:val="22"/>
          </w:rPr>
          <w:t xml:space="preserve">, </w:t>
        </w:r>
      </w:ins>
      <w:r w:rsidR="00973C27">
        <w:rPr>
          <w:rFonts w:hint="eastAsia"/>
          <w:szCs w:val="22"/>
        </w:rPr>
        <w:t>경쟁사업자들은</w:t>
      </w:r>
      <w:r w:rsidR="00973C27">
        <w:rPr>
          <w:rFonts w:hint="eastAsia"/>
          <w:szCs w:val="22"/>
        </w:rPr>
        <w:t xml:space="preserve"> </w:t>
      </w:r>
      <w:r>
        <w:rPr>
          <w:rFonts w:hint="eastAsia"/>
          <w:szCs w:val="22"/>
        </w:rPr>
        <w:t>고객으로부터</w:t>
      </w:r>
      <w:r>
        <w:rPr>
          <w:rFonts w:hint="eastAsia"/>
          <w:szCs w:val="22"/>
        </w:rPr>
        <w:t xml:space="preserve"> </w:t>
      </w:r>
      <w:r>
        <w:rPr>
          <w:rFonts w:hint="eastAsia"/>
          <w:szCs w:val="22"/>
        </w:rPr>
        <w:t>직접</w:t>
      </w:r>
      <w:r>
        <w:rPr>
          <w:rFonts w:hint="eastAsia"/>
          <w:szCs w:val="22"/>
        </w:rPr>
        <w:t xml:space="preserve"> </w:t>
      </w:r>
      <w:r>
        <w:rPr>
          <w:rFonts w:hint="eastAsia"/>
          <w:szCs w:val="22"/>
        </w:rPr>
        <w:t>건설공사를</w:t>
      </w:r>
      <w:r>
        <w:rPr>
          <w:rFonts w:hint="eastAsia"/>
          <w:szCs w:val="22"/>
        </w:rPr>
        <w:t xml:space="preserve"> </w:t>
      </w:r>
      <w:proofErr w:type="spellStart"/>
      <w:r>
        <w:rPr>
          <w:rFonts w:hint="eastAsia"/>
          <w:szCs w:val="22"/>
        </w:rPr>
        <w:t>도급받는</w:t>
      </w:r>
      <w:proofErr w:type="spellEnd"/>
      <w:r>
        <w:rPr>
          <w:rFonts w:hint="eastAsia"/>
          <w:szCs w:val="22"/>
        </w:rPr>
        <w:t xml:space="preserve"> </w:t>
      </w:r>
      <w:r>
        <w:rPr>
          <w:rFonts w:hint="eastAsia"/>
          <w:szCs w:val="22"/>
        </w:rPr>
        <w:t>주체가</w:t>
      </w:r>
      <w:r>
        <w:rPr>
          <w:rFonts w:hint="eastAsia"/>
          <w:szCs w:val="22"/>
        </w:rPr>
        <w:t xml:space="preserve"> </w:t>
      </w:r>
      <w:proofErr w:type="spellStart"/>
      <w:r>
        <w:rPr>
          <w:rFonts w:hint="eastAsia"/>
          <w:szCs w:val="22"/>
        </w:rPr>
        <w:t>무등록</w:t>
      </w:r>
      <w:proofErr w:type="spellEnd"/>
      <w:r>
        <w:rPr>
          <w:rFonts w:hint="eastAsia"/>
          <w:szCs w:val="22"/>
        </w:rPr>
        <w:t xml:space="preserve"> </w:t>
      </w:r>
      <w:r>
        <w:rPr>
          <w:rFonts w:hint="eastAsia"/>
          <w:szCs w:val="22"/>
        </w:rPr>
        <w:t>대리점</w:t>
      </w:r>
      <w:r>
        <w:rPr>
          <w:rFonts w:hint="eastAsia"/>
          <w:szCs w:val="22"/>
        </w:rPr>
        <w:t xml:space="preserve"> </w:t>
      </w:r>
      <w:r>
        <w:rPr>
          <w:rFonts w:hint="eastAsia"/>
          <w:szCs w:val="22"/>
        </w:rPr>
        <w:t>또는</w:t>
      </w:r>
      <w:r>
        <w:rPr>
          <w:rFonts w:hint="eastAsia"/>
          <w:szCs w:val="22"/>
        </w:rPr>
        <w:t xml:space="preserve"> </w:t>
      </w:r>
      <w:proofErr w:type="spellStart"/>
      <w:r>
        <w:rPr>
          <w:rFonts w:hint="eastAsia"/>
          <w:szCs w:val="22"/>
        </w:rPr>
        <w:t>무등록</w:t>
      </w:r>
      <w:proofErr w:type="spellEnd"/>
      <w:r>
        <w:rPr>
          <w:rFonts w:hint="eastAsia"/>
          <w:szCs w:val="22"/>
        </w:rPr>
        <w:t xml:space="preserve"> </w:t>
      </w:r>
      <w:proofErr w:type="spellStart"/>
      <w:r>
        <w:rPr>
          <w:rFonts w:hint="eastAsia"/>
          <w:szCs w:val="22"/>
        </w:rPr>
        <w:t>테크사라고</w:t>
      </w:r>
      <w:proofErr w:type="spellEnd"/>
      <w:r>
        <w:rPr>
          <w:rFonts w:hint="eastAsia"/>
          <w:szCs w:val="22"/>
        </w:rPr>
        <w:t xml:space="preserve"> </w:t>
      </w:r>
      <w:r>
        <w:rPr>
          <w:rFonts w:hint="eastAsia"/>
          <w:szCs w:val="22"/>
        </w:rPr>
        <w:t>함</w:t>
      </w:r>
      <w:r>
        <w:rPr>
          <w:rFonts w:hint="eastAsia"/>
          <w:szCs w:val="22"/>
        </w:rPr>
        <w:t xml:space="preserve">. </w:t>
      </w:r>
      <w:r w:rsidR="006268B2">
        <w:rPr>
          <w:rFonts w:hint="eastAsia"/>
          <w:szCs w:val="22"/>
        </w:rPr>
        <w:t>특히</w:t>
      </w:r>
      <w:r w:rsidR="006268B2">
        <w:rPr>
          <w:rFonts w:hint="eastAsia"/>
          <w:szCs w:val="22"/>
        </w:rPr>
        <w:t>,</w:t>
      </w:r>
      <w:r w:rsidR="006268B2">
        <w:rPr>
          <w:szCs w:val="22"/>
        </w:rPr>
        <w:t xml:space="preserve"> LX</w:t>
      </w:r>
      <w:r w:rsidR="006268B2">
        <w:rPr>
          <w:rFonts w:hint="eastAsia"/>
          <w:szCs w:val="22"/>
        </w:rPr>
        <w:t>하우시스는</w:t>
      </w:r>
      <w:r w:rsidR="006268B2">
        <w:rPr>
          <w:rFonts w:hint="eastAsia"/>
          <w:szCs w:val="22"/>
        </w:rPr>
        <w:t xml:space="preserve"> </w:t>
      </w:r>
      <w:r w:rsidR="006268B2">
        <w:rPr>
          <w:rFonts w:hint="eastAsia"/>
          <w:szCs w:val="22"/>
        </w:rPr>
        <w:t>인테리어</w:t>
      </w:r>
      <w:r w:rsidR="006268B2">
        <w:rPr>
          <w:rFonts w:hint="eastAsia"/>
          <w:szCs w:val="22"/>
        </w:rPr>
        <w:t xml:space="preserve"> </w:t>
      </w:r>
      <w:r w:rsidR="006268B2">
        <w:rPr>
          <w:rFonts w:hint="eastAsia"/>
          <w:szCs w:val="22"/>
        </w:rPr>
        <w:t>제품을</w:t>
      </w:r>
      <w:r w:rsidR="006268B2">
        <w:rPr>
          <w:rFonts w:hint="eastAsia"/>
          <w:szCs w:val="22"/>
        </w:rPr>
        <w:t xml:space="preserve"> </w:t>
      </w:r>
      <w:r w:rsidR="006268B2">
        <w:rPr>
          <w:rFonts w:hint="eastAsia"/>
          <w:szCs w:val="22"/>
        </w:rPr>
        <w:t>공급할</w:t>
      </w:r>
      <w:r w:rsidR="006268B2">
        <w:rPr>
          <w:rFonts w:hint="eastAsia"/>
          <w:szCs w:val="22"/>
        </w:rPr>
        <w:t xml:space="preserve"> </w:t>
      </w:r>
      <w:r w:rsidR="006268B2">
        <w:rPr>
          <w:rFonts w:hint="eastAsia"/>
          <w:szCs w:val="22"/>
        </w:rPr>
        <w:t>뿐</w:t>
      </w:r>
      <w:r w:rsidR="006268B2">
        <w:rPr>
          <w:rFonts w:hint="eastAsia"/>
          <w:szCs w:val="22"/>
        </w:rPr>
        <w:t>,</w:t>
      </w:r>
      <w:r w:rsidR="006268B2">
        <w:rPr>
          <w:szCs w:val="22"/>
        </w:rPr>
        <w:t xml:space="preserve"> </w:t>
      </w:r>
      <w:del w:id="357" w:author="heesung.ahn" w:date="2021-08-31T00:56:00Z">
        <w:r w:rsidR="006268B2" w:rsidDel="005B208A">
          <w:rPr>
            <w:rFonts w:hint="eastAsia"/>
            <w:szCs w:val="22"/>
          </w:rPr>
          <w:delText>고객</w:delText>
        </w:r>
      </w:del>
      <w:r w:rsidR="006268B2">
        <w:rPr>
          <w:rFonts w:hint="eastAsia"/>
          <w:szCs w:val="22"/>
        </w:rPr>
        <w:t>고객</w:t>
      </w:r>
      <w:ins w:id="358" w:author="heesung.ahn" w:date="2021-08-31T00:56:00Z">
        <w:r w:rsidR="005B208A">
          <w:rPr>
            <w:rFonts w:hint="eastAsia"/>
            <w:szCs w:val="22"/>
          </w:rPr>
          <w:t>으로</w:t>
        </w:r>
      </w:ins>
      <w:r w:rsidR="006268B2">
        <w:rPr>
          <w:rFonts w:hint="eastAsia"/>
          <w:szCs w:val="22"/>
        </w:rPr>
        <w:t>부터</w:t>
      </w:r>
      <w:r w:rsidR="006268B2">
        <w:rPr>
          <w:rFonts w:hint="eastAsia"/>
          <w:szCs w:val="22"/>
        </w:rPr>
        <w:t xml:space="preserve"> </w:t>
      </w:r>
      <w:r w:rsidR="006268B2">
        <w:rPr>
          <w:rFonts w:hint="eastAsia"/>
          <w:szCs w:val="22"/>
        </w:rPr>
        <w:t>시공을</w:t>
      </w:r>
      <w:r w:rsidR="006268B2">
        <w:rPr>
          <w:rFonts w:hint="eastAsia"/>
          <w:szCs w:val="22"/>
        </w:rPr>
        <w:t xml:space="preserve"> </w:t>
      </w:r>
      <w:proofErr w:type="spellStart"/>
      <w:r w:rsidR="006268B2">
        <w:rPr>
          <w:rFonts w:hint="eastAsia"/>
          <w:szCs w:val="22"/>
        </w:rPr>
        <w:t>위탁받는</w:t>
      </w:r>
      <w:proofErr w:type="spellEnd"/>
      <w:r w:rsidR="006268B2">
        <w:rPr>
          <w:rFonts w:hint="eastAsia"/>
          <w:szCs w:val="22"/>
        </w:rPr>
        <w:t xml:space="preserve"> </w:t>
      </w:r>
      <w:r w:rsidR="006268B2">
        <w:rPr>
          <w:rFonts w:hint="eastAsia"/>
          <w:szCs w:val="22"/>
        </w:rPr>
        <w:t>주체는</w:t>
      </w:r>
      <w:r w:rsidR="006268B2">
        <w:rPr>
          <w:rFonts w:hint="eastAsia"/>
          <w:szCs w:val="22"/>
        </w:rPr>
        <w:t xml:space="preserve"> </w:t>
      </w:r>
      <w:r w:rsidR="006268B2">
        <w:rPr>
          <w:rFonts w:hint="eastAsia"/>
          <w:szCs w:val="22"/>
        </w:rPr>
        <w:t>모두</w:t>
      </w:r>
      <w:r w:rsidR="006268B2">
        <w:rPr>
          <w:rFonts w:hint="eastAsia"/>
          <w:szCs w:val="22"/>
        </w:rPr>
        <w:t xml:space="preserve"> </w:t>
      </w:r>
      <w:r w:rsidR="006268B2">
        <w:rPr>
          <w:rFonts w:hint="eastAsia"/>
          <w:szCs w:val="22"/>
        </w:rPr>
        <w:t>대리점이라고</w:t>
      </w:r>
      <w:r w:rsidR="006268B2">
        <w:rPr>
          <w:rFonts w:hint="eastAsia"/>
          <w:szCs w:val="22"/>
        </w:rPr>
        <w:t xml:space="preserve"> </w:t>
      </w:r>
      <w:r w:rsidR="006268B2">
        <w:rPr>
          <w:rFonts w:hint="eastAsia"/>
          <w:szCs w:val="22"/>
        </w:rPr>
        <w:t>함</w:t>
      </w:r>
      <w:r w:rsidR="006268B2">
        <w:rPr>
          <w:rFonts w:hint="eastAsia"/>
          <w:szCs w:val="22"/>
        </w:rPr>
        <w:t>.</w:t>
      </w:r>
      <w:r w:rsidR="00067852">
        <w:rPr>
          <w:szCs w:val="22"/>
        </w:rPr>
        <w:t xml:space="preserve"> </w:t>
      </w:r>
    </w:p>
    <w:p w14:paraId="18DCC08C" w14:textId="77777777" w:rsidR="00026A7E" w:rsidRPr="006268B2" w:rsidRDefault="00067852" w:rsidP="00026A7E">
      <w:pPr>
        <w:pStyle w:val="a5"/>
        <w:spacing w:after="240"/>
        <w:ind w:leftChars="0" w:left="907"/>
        <w:rPr>
          <w:szCs w:val="22"/>
        </w:rPr>
      </w:pPr>
      <w:r>
        <w:rPr>
          <w:rFonts w:hint="eastAsia"/>
          <w:szCs w:val="22"/>
        </w:rPr>
        <w:t>또한</w:t>
      </w:r>
      <w:r>
        <w:rPr>
          <w:rFonts w:hint="eastAsia"/>
          <w:szCs w:val="22"/>
        </w:rPr>
        <w:t>,</w:t>
      </w:r>
      <w:r>
        <w:rPr>
          <w:szCs w:val="22"/>
        </w:rPr>
        <w:t xml:space="preserve"> </w:t>
      </w:r>
      <w:ins w:id="359" w:author="heesung.ahn" w:date="2021-08-31T00:56:00Z">
        <w:r w:rsidR="003B1457">
          <w:rPr>
            <w:rFonts w:hint="eastAsia"/>
            <w:szCs w:val="22"/>
          </w:rPr>
          <w:t>답변에</w:t>
        </w:r>
        <w:r w:rsidR="003B1457">
          <w:rPr>
            <w:rFonts w:hint="eastAsia"/>
            <w:szCs w:val="22"/>
          </w:rPr>
          <w:t xml:space="preserve"> </w:t>
        </w:r>
        <w:r w:rsidR="003B1457">
          <w:rPr>
            <w:rFonts w:hint="eastAsia"/>
            <w:szCs w:val="22"/>
          </w:rPr>
          <w:t>의하면</w:t>
        </w:r>
        <w:r w:rsidR="003B1457">
          <w:rPr>
            <w:rFonts w:hint="eastAsia"/>
            <w:szCs w:val="22"/>
          </w:rPr>
          <w:t>,</w:t>
        </w:r>
        <w:r w:rsidR="003B1457">
          <w:rPr>
            <w:szCs w:val="22"/>
          </w:rPr>
          <w:t xml:space="preserve"> </w:t>
        </w:r>
      </w:ins>
      <w:r>
        <w:rPr>
          <w:rFonts w:hint="eastAsia"/>
          <w:szCs w:val="22"/>
        </w:rPr>
        <w:t>대상회사는</w:t>
      </w:r>
      <w:r>
        <w:rPr>
          <w:rFonts w:hint="eastAsia"/>
          <w:szCs w:val="22"/>
        </w:rPr>
        <w:t xml:space="preserve"> </w:t>
      </w:r>
      <w:r>
        <w:rPr>
          <w:rFonts w:hint="eastAsia"/>
          <w:szCs w:val="22"/>
        </w:rPr>
        <w:t>다른</w:t>
      </w:r>
      <w:r>
        <w:rPr>
          <w:rFonts w:hint="eastAsia"/>
          <w:szCs w:val="22"/>
        </w:rPr>
        <w:t xml:space="preserve"> </w:t>
      </w:r>
      <w:r>
        <w:rPr>
          <w:rFonts w:hint="eastAsia"/>
          <w:szCs w:val="22"/>
        </w:rPr>
        <w:t>경쟁사업자들</w:t>
      </w:r>
      <w:ins w:id="360" w:author="heesung.ahn" w:date="2021-08-31T00:56:00Z">
        <w:r w:rsidR="003B1457">
          <w:rPr>
            <w:rFonts w:hint="eastAsia"/>
            <w:szCs w:val="22"/>
          </w:rPr>
          <w:t>과</w:t>
        </w:r>
        <w:r w:rsidR="003B1457">
          <w:rPr>
            <w:rFonts w:hint="eastAsia"/>
            <w:szCs w:val="22"/>
          </w:rPr>
          <w:t xml:space="preserve"> </w:t>
        </w:r>
        <w:r w:rsidR="003B1457">
          <w:rPr>
            <w:rFonts w:hint="eastAsia"/>
            <w:szCs w:val="22"/>
          </w:rPr>
          <w:t>달리</w:t>
        </w:r>
        <w:r w:rsidR="003B1457">
          <w:rPr>
            <w:rFonts w:hint="eastAsia"/>
            <w:szCs w:val="22"/>
          </w:rPr>
          <w:t>,</w:t>
        </w:r>
      </w:ins>
      <w:del w:id="361" w:author="heesung.ahn" w:date="2021-08-31T00:56:00Z">
        <w:r w:rsidDel="003B1457">
          <w:rPr>
            <w:rFonts w:hint="eastAsia"/>
            <w:szCs w:val="22"/>
          </w:rPr>
          <w:delText>에</w:delText>
        </w:r>
        <w:r w:rsidDel="003B1457">
          <w:rPr>
            <w:rFonts w:hint="eastAsia"/>
            <w:szCs w:val="22"/>
          </w:rPr>
          <w:delText xml:space="preserve"> </w:delText>
        </w:r>
        <w:r w:rsidDel="003B1457">
          <w:rPr>
            <w:rFonts w:hint="eastAsia"/>
            <w:szCs w:val="22"/>
          </w:rPr>
          <w:delText>비하여</w:delText>
        </w:r>
      </w:del>
      <w:r>
        <w:rPr>
          <w:rFonts w:hint="eastAsia"/>
          <w:szCs w:val="22"/>
        </w:rPr>
        <w:t xml:space="preserve"> </w:t>
      </w:r>
      <w:r>
        <w:rPr>
          <w:rFonts w:hint="eastAsia"/>
          <w:szCs w:val="22"/>
        </w:rPr>
        <w:t>시공기사들을</w:t>
      </w:r>
      <w:r>
        <w:rPr>
          <w:rFonts w:hint="eastAsia"/>
          <w:szCs w:val="22"/>
        </w:rPr>
        <w:t xml:space="preserve"> </w:t>
      </w:r>
      <w:r>
        <w:rPr>
          <w:rFonts w:hint="eastAsia"/>
          <w:szCs w:val="22"/>
        </w:rPr>
        <w:t>위한</w:t>
      </w:r>
      <w:r>
        <w:rPr>
          <w:rFonts w:hint="eastAsia"/>
          <w:szCs w:val="22"/>
        </w:rPr>
        <w:t xml:space="preserve"> </w:t>
      </w:r>
      <w:r>
        <w:rPr>
          <w:rFonts w:hint="eastAsia"/>
          <w:szCs w:val="22"/>
        </w:rPr>
        <w:t>산업재해</w:t>
      </w:r>
      <w:r>
        <w:rPr>
          <w:rFonts w:hint="eastAsia"/>
          <w:szCs w:val="22"/>
        </w:rPr>
        <w:t xml:space="preserve"> </w:t>
      </w:r>
      <w:r>
        <w:rPr>
          <w:rFonts w:hint="eastAsia"/>
          <w:szCs w:val="22"/>
        </w:rPr>
        <w:t>보험료를</w:t>
      </w:r>
      <w:r>
        <w:rPr>
          <w:rFonts w:hint="eastAsia"/>
          <w:szCs w:val="22"/>
        </w:rPr>
        <w:t xml:space="preserve"> </w:t>
      </w:r>
      <w:r>
        <w:rPr>
          <w:rFonts w:hint="eastAsia"/>
          <w:szCs w:val="22"/>
        </w:rPr>
        <w:t>납부하고</w:t>
      </w:r>
      <w:r>
        <w:rPr>
          <w:rFonts w:hint="eastAsia"/>
          <w:szCs w:val="22"/>
        </w:rPr>
        <w:t xml:space="preserve"> </w:t>
      </w:r>
      <w:r>
        <w:rPr>
          <w:rFonts w:hint="eastAsia"/>
          <w:szCs w:val="22"/>
        </w:rPr>
        <w:t>있음</w:t>
      </w:r>
      <w:r>
        <w:rPr>
          <w:rFonts w:hint="eastAsia"/>
          <w:szCs w:val="22"/>
        </w:rPr>
        <w:t>.</w:t>
      </w:r>
    </w:p>
    <w:p w14:paraId="67D3675D" w14:textId="77777777" w:rsidR="00026A7E" w:rsidRPr="00CB2B3F" w:rsidRDefault="00026A7E" w:rsidP="00026A7E">
      <w:pPr>
        <w:pStyle w:val="a5"/>
        <w:ind w:leftChars="0" w:left="454"/>
        <w:rPr>
          <w:szCs w:val="22"/>
        </w:rPr>
      </w:pPr>
    </w:p>
    <w:p w14:paraId="343156F1" w14:textId="77777777" w:rsidR="00026A7E" w:rsidRPr="00CB2B3F" w:rsidRDefault="00026A7E" w:rsidP="00026A7E">
      <w:pPr>
        <w:pStyle w:val="a5"/>
        <w:numPr>
          <w:ilvl w:val="0"/>
          <w:numId w:val="30"/>
        </w:numPr>
        <w:spacing w:after="240"/>
        <w:ind w:leftChars="0"/>
        <w:rPr>
          <w:b/>
          <w:szCs w:val="22"/>
        </w:rPr>
      </w:pPr>
      <w:r>
        <w:rPr>
          <w:rFonts w:hint="eastAsia"/>
          <w:b/>
          <w:szCs w:val="22"/>
        </w:rPr>
        <w:t>건설업기본법상</w:t>
      </w:r>
      <w:r>
        <w:rPr>
          <w:rFonts w:hint="eastAsia"/>
          <w:b/>
          <w:szCs w:val="22"/>
        </w:rPr>
        <w:t xml:space="preserve"> </w:t>
      </w:r>
      <w:r>
        <w:rPr>
          <w:rFonts w:hint="eastAsia"/>
          <w:b/>
          <w:szCs w:val="22"/>
        </w:rPr>
        <w:t>주요</w:t>
      </w:r>
      <w:r>
        <w:rPr>
          <w:rFonts w:hint="eastAsia"/>
          <w:b/>
          <w:szCs w:val="22"/>
        </w:rPr>
        <w:t xml:space="preserve"> </w:t>
      </w:r>
      <w:r>
        <w:rPr>
          <w:rFonts w:hint="eastAsia"/>
          <w:b/>
          <w:szCs w:val="22"/>
        </w:rPr>
        <w:t>의무</w:t>
      </w:r>
      <w:r>
        <w:rPr>
          <w:rFonts w:hint="eastAsia"/>
          <w:b/>
          <w:szCs w:val="22"/>
        </w:rPr>
        <w:t xml:space="preserve"> </w:t>
      </w:r>
      <w:r>
        <w:rPr>
          <w:rFonts w:hint="eastAsia"/>
          <w:b/>
          <w:szCs w:val="22"/>
        </w:rPr>
        <w:t>및</w:t>
      </w:r>
      <w:r>
        <w:rPr>
          <w:rFonts w:hint="eastAsia"/>
          <w:b/>
          <w:szCs w:val="22"/>
        </w:rPr>
        <w:t xml:space="preserve"> </w:t>
      </w:r>
      <w:r>
        <w:rPr>
          <w:rFonts w:hint="eastAsia"/>
          <w:b/>
          <w:szCs w:val="22"/>
        </w:rPr>
        <w:t>위반시</w:t>
      </w:r>
      <w:r>
        <w:rPr>
          <w:rFonts w:hint="eastAsia"/>
          <w:b/>
          <w:szCs w:val="22"/>
        </w:rPr>
        <w:t xml:space="preserve"> </w:t>
      </w:r>
      <w:r>
        <w:rPr>
          <w:rFonts w:hint="eastAsia"/>
          <w:b/>
          <w:szCs w:val="22"/>
        </w:rPr>
        <w:t>제제</w:t>
      </w:r>
    </w:p>
    <w:p w14:paraId="63E13490" w14:textId="77777777" w:rsidR="00026A7E" w:rsidRPr="00CB2B3F" w:rsidRDefault="00026A7E" w:rsidP="00026A7E">
      <w:pPr>
        <w:pStyle w:val="a5"/>
        <w:numPr>
          <w:ilvl w:val="2"/>
          <w:numId w:val="97"/>
        </w:numPr>
        <w:spacing w:after="240"/>
        <w:ind w:leftChars="0" w:left="1361" w:hanging="454"/>
        <w:rPr>
          <w:szCs w:val="22"/>
          <w:u w:val="single"/>
        </w:rPr>
      </w:pPr>
      <w:r w:rsidRPr="00CB2B3F">
        <w:rPr>
          <w:szCs w:val="22"/>
          <w:u w:val="single"/>
        </w:rPr>
        <w:t>건설업등록</w:t>
      </w:r>
    </w:p>
    <w:p w14:paraId="51AA706C" w14:textId="77777777" w:rsidR="00026A7E" w:rsidRPr="00CB2B3F" w:rsidRDefault="00026A7E" w:rsidP="00026A7E">
      <w:pPr>
        <w:pStyle w:val="a5"/>
        <w:spacing w:after="240"/>
        <w:ind w:leftChars="0" w:left="1361"/>
        <w:rPr>
          <w:szCs w:val="22"/>
        </w:rPr>
      </w:pPr>
      <w:r w:rsidRPr="00CB2B3F">
        <w:rPr>
          <w:szCs w:val="22"/>
        </w:rPr>
        <w:t>건설산업기본법상</w:t>
      </w:r>
      <w:r w:rsidRPr="00CB2B3F">
        <w:rPr>
          <w:szCs w:val="22"/>
        </w:rPr>
        <w:t xml:space="preserve"> </w:t>
      </w:r>
      <w:r w:rsidRPr="00CB2B3F">
        <w:rPr>
          <w:szCs w:val="22"/>
        </w:rPr>
        <w:t>건설업을</w:t>
      </w:r>
      <w:r w:rsidRPr="00CB2B3F">
        <w:rPr>
          <w:szCs w:val="22"/>
        </w:rPr>
        <w:t xml:space="preserve"> </w:t>
      </w:r>
      <w:r w:rsidRPr="00CB2B3F">
        <w:rPr>
          <w:szCs w:val="22"/>
        </w:rPr>
        <w:t>하려는</w:t>
      </w:r>
      <w:r w:rsidRPr="00CB2B3F">
        <w:rPr>
          <w:szCs w:val="22"/>
        </w:rPr>
        <w:t xml:space="preserve"> </w:t>
      </w:r>
      <w:r w:rsidRPr="00CB2B3F">
        <w:rPr>
          <w:szCs w:val="22"/>
        </w:rPr>
        <w:t>자가</w:t>
      </w:r>
      <w:r w:rsidRPr="00CB2B3F">
        <w:rPr>
          <w:szCs w:val="22"/>
        </w:rPr>
        <w:t xml:space="preserve"> </w:t>
      </w:r>
      <w:r w:rsidRPr="00CB2B3F">
        <w:rPr>
          <w:szCs w:val="22"/>
        </w:rPr>
        <w:t>건설공사</w:t>
      </w:r>
      <w:r w:rsidRPr="00CB2B3F">
        <w:rPr>
          <w:szCs w:val="22"/>
        </w:rPr>
        <w:t xml:space="preserve"> </w:t>
      </w:r>
      <w:r w:rsidRPr="00CB2B3F">
        <w:rPr>
          <w:szCs w:val="22"/>
        </w:rPr>
        <w:t>예정금액</w:t>
      </w:r>
      <w:r>
        <w:rPr>
          <w:rStyle w:val="ac"/>
          <w:szCs w:val="22"/>
        </w:rPr>
        <w:footnoteReference w:id="14"/>
      </w:r>
      <w:r w:rsidRPr="00CB2B3F">
        <w:rPr>
          <w:szCs w:val="22"/>
        </w:rPr>
        <w:t>이</w:t>
      </w:r>
      <w:r w:rsidRPr="00CB2B3F">
        <w:rPr>
          <w:szCs w:val="22"/>
        </w:rPr>
        <w:t xml:space="preserve"> 1,500</w:t>
      </w:r>
      <w:r w:rsidRPr="00CB2B3F">
        <w:rPr>
          <w:szCs w:val="22"/>
        </w:rPr>
        <w:t>만원</w:t>
      </w:r>
      <w:r w:rsidRPr="00CB2B3F">
        <w:rPr>
          <w:szCs w:val="22"/>
        </w:rPr>
        <w:t xml:space="preserve"> </w:t>
      </w:r>
      <w:r w:rsidRPr="00CB2B3F">
        <w:rPr>
          <w:szCs w:val="22"/>
        </w:rPr>
        <w:t>이상인</w:t>
      </w:r>
      <w:r w:rsidRPr="00CB2B3F">
        <w:rPr>
          <w:szCs w:val="22"/>
        </w:rPr>
        <w:t xml:space="preserve"> </w:t>
      </w:r>
      <w:r w:rsidRPr="00CB2B3F">
        <w:rPr>
          <w:szCs w:val="22"/>
        </w:rPr>
        <w:t>건설공사계약을</w:t>
      </w:r>
      <w:r w:rsidRPr="00CB2B3F">
        <w:rPr>
          <w:szCs w:val="22"/>
        </w:rPr>
        <w:t xml:space="preserve"> </w:t>
      </w:r>
      <w:r w:rsidRPr="00CB2B3F">
        <w:rPr>
          <w:szCs w:val="22"/>
        </w:rPr>
        <w:t>체결하려는</w:t>
      </w:r>
      <w:r w:rsidRPr="00CB2B3F">
        <w:rPr>
          <w:szCs w:val="22"/>
        </w:rPr>
        <w:t xml:space="preserve"> </w:t>
      </w:r>
      <w:r w:rsidRPr="00CB2B3F">
        <w:rPr>
          <w:szCs w:val="22"/>
        </w:rPr>
        <w:t>경우</w:t>
      </w:r>
      <w:r w:rsidRPr="00CB2B3F">
        <w:rPr>
          <w:szCs w:val="22"/>
        </w:rPr>
        <w:t xml:space="preserve"> </w:t>
      </w:r>
      <w:r w:rsidRPr="00CB2B3F">
        <w:rPr>
          <w:szCs w:val="22"/>
        </w:rPr>
        <w:t>사전에</w:t>
      </w:r>
      <w:r w:rsidRPr="00CB2B3F">
        <w:rPr>
          <w:szCs w:val="22"/>
        </w:rPr>
        <w:t xml:space="preserve"> </w:t>
      </w:r>
      <w:r w:rsidRPr="00CB2B3F">
        <w:rPr>
          <w:szCs w:val="22"/>
        </w:rPr>
        <w:t>건설업등록을</w:t>
      </w:r>
      <w:r w:rsidRPr="00CB2B3F">
        <w:rPr>
          <w:szCs w:val="22"/>
        </w:rPr>
        <w:t xml:space="preserve"> </w:t>
      </w:r>
      <w:r w:rsidRPr="00CB2B3F">
        <w:rPr>
          <w:szCs w:val="22"/>
        </w:rPr>
        <w:t>완료해야</w:t>
      </w:r>
      <w:r w:rsidRPr="00CB2B3F">
        <w:rPr>
          <w:szCs w:val="22"/>
        </w:rPr>
        <w:t xml:space="preserve"> </w:t>
      </w:r>
      <w:r w:rsidRPr="00CB2B3F">
        <w:rPr>
          <w:szCs w:val="22"/>
        </w:rPr>
        <w:t>함</w:t>
      </w:r>
      <w:r w:rsidRPr="00CB2B3F">
        <w:rPr>
          <w:szCs w:val="22"/>
        </w:rPr>
        <w:t>(</w:t>
      </w:r>
      <w:r w:rsidRPr="00CB2B3F">
        <w:rPr>
          <w:szCs w:val="22"/>
        </w:rPr>
        <w:t>건설산업기본법</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 xml:space="preserve">, </w:t>
      </w:r>
      <w:r w:rsidRPr="00CB2B3F">
        <w:rPr>
          <w:szCs w:val="22"/>
        </w:rPr>
        <w:t>동법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8</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2</w:t>
      </w:r>
      <w:r w:rsidRPr="00CB2B3F">
        <w:rPr>
          <w:szCs w:val="22"/>
        </w:rPr>
        <w:t>호</w:t>
      </w:r>
      <w:r w:rsidRPr="00CB2B3F">
        <w:rPr>
          <w:szCs w:val="22"/>
        </w:rPr>
        <w:t xml:space="preserve">). </w:t>
      </w:r>
    </w:p>
    <w:p w14:paraId="486DF453" w14:textId="77777777" w:rsidR="00026A7E" w:rsidRPr="00CB2B3F" w:rsidRDefault="00026A7E" w:rsidP="00026A7E">
      <w:pPr>
        <w:pStyle w:val="a5"/>
        <w:numPr>
          <w:ilvl w:val="2"/>
          <w:numId w:val="97"/>
        </w:numPr>
        <w:spacing w:after="240"/>
        <w:ind w:leftChars="0" w:left="1361" w:hanging="454"/>
        <w:rPr>
          <w:szCs w:val="22"/>
          <w:u w:val="single"/>
        </w:rPr>
      </w:pPr>
      <w:r w:rsidRPr="00CB2B3F">
        <w:rPr>
          <w:szCs w:val="22"/>
          <w:u w:val="single"/>
        </w:rPr>
        <w:t>건설사업자의</w:t>
      </w:r>
      <w:r w:rsidRPr="00CB2B3F">
        <w:rPr>
          <w:szCs w:val="22"/>
          <w:u w:val="single"/>
        </w:rPr>
        <w:t xml:space="preserve"> </w:t>
      </w:r>
      <w:r w:rsidRPr="00CB2B3F">
        <w:rPr>
          <w:szCs w:val="22"/>
          <w:u w:val="single"/>
        </w:rPr>
        <w:t>직접</w:t>
      </w:r>
      <w:r w:rsidRPr="00CB2B3F">
        <w:rPr>
          <w:szCs w:val="22"/>
          <w:u w:val="single"/>
        </w:rPr>
        <w:t xml:space="preserve"> </w:t>
      </w:r>
      <w:r w:rsidRPr="00CB2B3F">
        <w:rPr>
          <w:szCs w:val="22"/>
          <w:u w:val="single"/>
        </w:rPr>
        <w:t>시공의무</w:t>
      </w:r>
    </w:p>
    <w:p w14:paraId="3D42E048" w14:textId="77777777" w:rsidR="00026A7E" w:rsidRPr="00CB2B3F" w:rsidRDefault="00026A7E" w:rsidP="00026A7E">
      <w:pPr>
        <w:pStyle w:val="a5"/>
        <w:spacing w:after="240"/>
        <w:ind w:leftChars="0" w:left="1361"/>
        <w:rPr>
          <w:szCs w:val="22"/>
        </w:rPr>
      </w:pPr>
      <w:r w:rsidRPr="00CB2B3F">
        <w:rPr>
          <w:szCs w:val="22"/>
        </w:rPr>
        <w:lastRenderedPageBreak/>
        <w:t>또한</w:t>
      </w:r>
      <w:r w:rsidRPr="00CB2B3F">
        <w:rPr>
          <w:szCs w:val="22"/>
        </w:rPr>
        <w:t xml:space="preserve">, </w:t>
      </w:r>
      <w:r w:rsidRPr="00CB2B3F">
        <w:rPr>
          <w:szCs w:val="22"/>
        </w:rPr>
        <w:t>건설사업자는</w:t>
      </w:r>
      <w:r w:rsidRPr="00CB2B3F">
        <w:rPr>
          <w:szCs w:val="22"/>
        </w:rPr>
        <w:t xml:space="preserve"> </w:t>
      </w:r>
      <w:r w:rsidRPr="00CB2B3F">
        <w:rPr>
          <w:szCs w:val="22"/>
        </w:rPr>
        <w:t>도급금액이</w:t>
      </w:r>
      <w:r w:rsidRPr="00CB2B3F">
        <w:rPr>
          <w:szCs w:val="22"/>
        </w:rPr>
        <w:t xml:space="preserve"> 3</w:t>
      </w:r>
      <w:r w:rsidRPr="00CB2B3F">
        <w:rPr>
          <w:szCs w:val="22"/>
        </w:rPr>
        <w:t>억원</w:t>
      </w:r>
      <w:r w:rsidRPr="00CB2B3F">
        <w:rPr>
          <w:szCs w:val="22"/>
        </w:rPr>
        <w:t xml:space="preserve"> </w:t>
      </w:r>
      <w:r w:rsidRPr="00CB2B3F">
        <w:rPr>
          <w:szCs w:val="22"/>
        </w:rPr>
        <w:t>미만인</w:t>
      </w:r>
      <w:r w:rsidRPr="00CB2B3F">
        <w:rPr>
          <w:szCs w:val="22"/>
        </w:rPr>
        <w:t xml:space="preserve"> </w:t>
      </w:r>
      <w:r w:rsidRPr="00CB2B3F">
        <w:rPr>
          <w:szCs w:val="22"/>
        </w:rPr>
        <w:t>공사의</w:t>
      </w:r>
      <w:r w:rsidRPr="00CB2B3F">
        <w:rPr>
          <w:szCs w:val="22"/>
        </w:rPr>
        <w:t xml:space="preserve"> </w:t>
      </w:r>
      <w:r w:rsidRPr="00CB2B3F">
        <w:rPr>
          <w:szCs w:val="22"/>
        </w:rPr>
        <w:t>전체</w:t>
      </w:r>
      <w:r w:rsidRPr="00CB2B3F">
        <w:rPr>
          <w:szCs w:val="22"/>
        </w:rPr>
        <w:t xml:space="preserve"> </w:t>
      </w:r>
      <w:r w:rsidRPr="00CB2B3F">
        <w:rPr>
          <w:szCs w:val="22"/>
        </w:rPr>
        <w:t>노무비</w:t>
      </w:r>
      <w:r w:rsidRPr="00CB2B3F">
        <w:rPr>
          <w:szCs w:val="22"/>
        </w:rPr>
        <w:t xml:space="preserve"> </w:t>
      </w:r>
      <w:r w:rsidRPr="00CB2B3F">
        <w:rPr>
          <w:szCs w:val="22"/>
        </w:rPr>
        <w:t>중</w:t>
      </w:r>
      <w:r w:rsidRPr="00CB2B3F">
        <w:rPr>
          <w:szCs w:val="22"/>
        </w:rPr>
        <w:t xml:space="preserve"> 50% </w:t>
      </w:r>
      <w:r w:rsidRPr="00CB2B3F">
        <w:rPr>
          <w:szCs w:val="22"/>
        </w:rPr>
        <w:t>이상에</w:t>
      </w:r>
      <w:r w:rsidRPr="00CB2B3F">
        <w:rPr>
          <w:szCs w:val="22"/>
        </w:rPr>
        <w:t xml:space="preserve"> </w:t>
      </w:r>
      <w:r w:rsidRPr="00CB2B3F">
        <w:rPr>
          <w:szCs w:val="22"/>
        </w:rPr>
        <w:t>해당하는</w:t>
      </w:r>
      <w:r w:rsidRPr="00CB2B3F">
        <w:rPr>
          <w:szCs w:val="22"/>
        </w:rPr>
        <w:t xml:space="preserve"> </w:t>
      </w:r>
      <w:r w:rsidRPr="00CB2B3F">
        <w:rPr>
          <w:szCs w:val="22"/>
        </w:rPr>
        <w:t>공사를</w:t>
      </w:r>
      <w:r w:rsidRPr="00CB2B3F">
        <w:rPr>
          <w:szCs w:val="22"/>
        </w:rPr>
        <w:t xml:space="preserve"> </w:t>
      </w:r>
      <w:r w:rsidRPr="00CB2B3F">
        <w:rPr>
          <w:szCs w:val="22"/>
        </w:rPr>
        <w:t>직접</w:t>
      </w:r>
      <w:r w:rsidRPr="00CB2B3F">
        <w:rPr>
          <w:szCs w:val="22"/>
        </w:rPr>
        <w:t xml:space="preserve"> </w:t>
      </w:r>
      <w:r w:rsidRPr="00CB2B3F">
        <w:rPr>
          <w:szCs w:val="22"/>
        </w:rPr>
        <w:t>시공할</w:t>
      </w:r>
      <w:r w:rsidRPr="00CB2B3F">
        <w:rPr>
          <w:szCs w:val="22"/>
        </w:rPr>
        <w:t xml:space="preserve"> </w:t>
      </w:r>
      <w:r w:rsidRPr="00CB2B3F">
        <w:rPr>
          <w:szCs w:val="22"/>
        </w:rPr>
        <w:t>의무를</w:t>
      </w:r>
      <w:r w:rsidRPr="00CB2B3F">
        <w:rPr>
          <w:szCs w:val="22"/>
        </w:rPr>
        <w:t xml:space="preserve"> </w:t>
      </w:r>
      <w:r w:rsidRPr="00CB2B3F">
        <w:rPr>
          <w:szCs w:val="22"/>
        </w:rPr>
        <w:t>부담함</w:t>
      </w:r>
      <w:r w:rsidRPr="00CB2B3F">
        <w:rPr>
          <w:szCs w:val="22"/>
        </w:rPr>
        <w:t>(</w:t>
      </w:r>
      <w:r w:rsidRPr="00CB2B3F">
        <w:rPr>
          <w:szCs w:val="22"/>
        </w:rPr>
        <w:t>건설산업기본법</w:t>
      </w:r>
      <w:r w:rsidRPr="00CB2B3F">
        <w:rPr>
          <w:szCs w:val="22"/>
        </w:rPr>
        <w:t xml:space="preserve"> </w:t>
      </w:r>
      <w:r w:rsidRPr="00CB2B3F">
        <w:rPr>
          <w:szCs w:val="22"/>
        </w:rPr>
        <w:t>제</w:t>
      </w:r>
      <w:r w:rsidRPr="00CB2B3F">
        <w:rPr>
          <w:szCs w:val="22"/>
        </w:rPr>
        <w:t>28</w:t>
      </w:r>
      <w:r w:rsidRPr="00CB2B3F">
        <w:rPr>
          <w:szCs w:val="22"/>
        </w:rPr>
        <w:t>조의</w:t>
      </w:r>
      <w:r w:rsidRPr="00CB2B3F">
        <w:rPr>
          <w:szCs w:val="22"/>
        </w:rPr>
        <w:t xml:space="preserve">2 </w:t>
      </w:r>
      <w:r w:rsidRPr="00CB2B3F">
        <w:rPr>
          <w:szCs w:val="22"/>
        </w:rPr>
        <w:t>제</w:t>
      </w:r>
      <w:r w:rsidRPr="00CB2B3F">
        <w:rPr>
          <w:szCs w:val="22"/>
        </w:rPr>
        <w:t>1</w:t>
      </w:r>
      <w:r w:rsidRPr="00CB2B3F">
        <w:rPr>
          <w:szCs w:val="22"/>
        </w:rPr>
        <w:t>항</w:t>
      </w:r>
      <w:r w:rsidRPr="00CB2B3F">
        <w:rPr>
          <w:szCs w:val="22"/>
        </w:rPr>
        <w:t xml:space="preserve">). </w:t>
      </w:r>
    </w:p>
    <w:p w14:paraId="49A2F29D" w14:textId="77777777" w:rsidR="00026A7E" w:rsidRPr="00CB2B3F" w:rsidRDefault="00026A7E" w:rsidP="00026A7E">
      <w:pPr>
        <w:pStyle w:val="a5"/>
        <w:numPr>
          <w:ilvl w:val="2"/>
          <w:numId w:val="97"/>
        </w:numPr>
        <w:spacing w:after="240"/>
        <w:ind w:leftChars="0" w:left="1361" w:hanging="454"/>
        <w:rPr>
          <w:szCs w:val="22"/>
          <w:u w:val="single"/>
        </w:rPr>
      </w:pPr>
      <w:r>
        <w:rPr>
          <w:rFonts w:hint="eastAsia"/>
          <w:szCs w:val="22"/>
          <w:u w:val="single"/>
        </w:rPr>
        <w:t>일괄</w:t>
      </w:r>
      <w:r>
        <w:rPr>
          <w:rFonts w:hint="eastAsia"/>
          <w:szCs w:val="22"/>
          <w:u w:val="single"/>
        </w:rPr>
        <w:t xml:space="preserve"> </w:t>
      </w:r>
      <w:r>
        <w:rPr>
          <w:rFonts w:hint="eastAsia"/>
          <w:szCs w:val="22"/>
          <w:u w:val="single"/>
        </w:rPr>
        <w:t>하도급</w:t>
      </w:r>
      <w:r>
        <w:rPr>
          <w:rFonts w:hint="eastAsia"/>
          <w:szCs w:val="22"/>
          <w:u w:val="single"/>
        </w:rPr>
        <w:t xml:space="preserve"> </w:t>
      </w:r>
      <w:r>
        <w:rPr>
          <w:rFonts w:hint="eastAsia"/>
          <w:szCs w:val="22"/>
          <w:u w:val="single"/>
        </w:rPr>
        <w:t>금지</w:t>
      </w:r>
    </w:p>
    <w:p w14:paraId="0B423D51" w14:textId="77777777" w:rsidR="00026A7E" w:rsidRPr="00CB2B3F" w:rsidRDefault="00026A7E" w:rsidP="00026A7E">
      <w:pPr>
        <w:pStyle w:val="a5"/>
        <w:spacing w:after="240"/>
        <w:ind w:leftChars="0" w:left="1361"/>
        <w:rPr>
          <w:szCs w:val="22"/>
        </w:rPr>
      </w:pPr>
      <w:r w:rsidRPr="00CB2B3F">
        <w:rPr>
          <w:szCs w:val="22"/>
        </w:rPr>
        <w:t>또한</w:t>
      </w:r>
      <w:r w:rsidRPr="00CB2B3F">
        <w:rPr>
          <w:szCs w:val="22"/>
        </w:rPr>
        <w:t xml:space="preserve">, </w:t>
      </w:r>
      <w:r w:rsidRPr="00CB2B3F">
        <w:rPr>
          <w:szCs w:val="22"/>
        </w:rPr>
        <w:t>건설사업자가</w:t>
      </w:r>
      <w:r w:rsidRPr="00CB2B3F">
        <w:rPr>
          <w:szCs w:val="22"/>
        </w:rPr>
        <w:t xml:space="preserve"> </w:t>
      </w:r>
      <w:proofErr w:type="spellStart"/>
      <w:r w:rsidRPr="00CB2B3F">
        <w:rPr>
          <w:szCs w:val="22"/>
        </w:rPr>
        <w:t>도급받은</w:t>
      </w:r>
      <w:proofErr w:type="spellEnd"/>
      <w:r w:rsidRPr="00CB2B3F">
        <w:rPr>
          <w:szCs w:val="22"/>
        </w:rPr>
        <w:t xml:space="preserve"> </w:t>
      </w:r>
      <w:r w:rsidRPr="00CB2B3F">
        <w:rPr>
          <w:szCs w:val="22"/>
        </w:rPr>
        <w:t>건설공사의</w:t>
      </w:r>
      <w:r w:rsidRPr="00CB2B3F">
        <w:rPr>
          <w:szCs w:val="22"/>
        </w:rPr>
        <w:t xml:space="preserve"> </w:t>
      </w:r>
      <w:r w:rsidRPr="00CB2B3F">
        <w:rPr>
          <w:szCs w:val="22"/>
        </w:rPr>
        <w:t>전부</w:t>
      </w:r>
      <w:r w:rsidRPr="00CB2B3F">
        <w:rPr>
          <w:szCs w:val="22"/>
        </w:rPr>
        <w:t xml:space="preserve"> </w:t>
      </w:r>
      <w:r w:rsidRPr="00CB2B3F">
        <w:rPr>
          <w:szCs w:val="22"/>
        </w:rPr>
        <w:t>또는</w:t>
      </w:r>
      <w:r w:rsidRPr="00CB2B3F">
        <w:rPr>
          <w:szCs w:val="22"/>
        </w:rPr>
        <w:t xml:space="preserve"> </w:t>
      </w:r>
      <w:r>
        <w:rPr>
          <w:rFonts w:hint="eastAsia"/>
          <w:szCs w:val="22"/>
        </w:rPr>
        <w:t>부대공사를</w:t>
      </w:r>
      <w:r>
        <w:rPr>
          <w:rFonts w:hint="eastAsia"/>
          <w:szCs w:val="22"/>
        </w:rPr>
        <w:t xml:space="preserve"> </w:t>
      </w:r>
      <w:r>
        <w:rPr>
          <w:rFonts w:hint="eastAsia"/>
          <w:szCs w:val="22"/>
        </w:rPr>
        <w:t>제외한</w:t>
      </w:r>
      <w:r>
        <w:rPr>
          <w:rFonts w:hint="eastAsia"/>
          <w:szCs w:val="22"/>
        </w:rPr>
        <w:t xml:space="preserve"> </w:t>
      </w:r>
      <w:r>
        <w:rPr>
          <w:rFonts w:hint="eastAsia"/>
          <w:szCs w:val="22"/>
        </w:rPr>
        <w:t>주된</w:t>
      </w:r>
      <w:r>
        <w:rPr>
          <w:rFonts w:hint="eastAsia"/>
          <w:szCs w:val="22"/>
        </w:rPr>
        <w:t xml:space="preserve"> </w:t>
      </w:r>
      <w:r>
        <w:rPr>
          <w:rFonts w:hint="eastAsia"/>
          <w:szCs w:val="22"/>
        </w:rPr>
        <w:t>공사의</w:t>
      </w:r>
      <w:r>
        <w:rPr>
          <w:rFonts w:hint="eastAsia"/>
          <w:szCs w:val="22"/>
        </w:rPr>
        <w:t xml:space="preserve"> </w:t>
      </w:r>
      <w:r>
        <w:rPr>
          <w:rFonts w:hint="eastAsia"/>
          <w:szCs w:val="22"/>
        </w:rPr>
        <w:t>전부를</w:t>
      </w:r>
      <w:r>
        <w:rPr>
          <w:rFonts w:hint="eastAsia"/>
          <w:szCs w:val="22"/>
        </w:rPr>
        <w:t xml:space="preserve"> </w:t>
      </w:r>
      <w:r w:rsidRPr="00CB2B3F">
        <w:rPr>
          <w:szCs w:val="22"/>
          <w:u w:val="single"/>
        </w:rPr>
        <w:t>다른</w:t>
      </w:r>
      <w:r w:rsidRPr="00CB2B3F">
        <w:rPr>
          <w:szCs w:val="22"/>
          <w:u w:val="single"/>
        </w:rPr>
        <w:t xml:space="preserve"> </w:t>
      </w:r>
      <w:r w:rsidRPr="00CB2B3F">
        <w:rPr>
          <w:szCs w:val="22"/>
          <w:u w:val="single"/>
        </w:rPr>
        <w:t>건설사업자</w:t>
      </w:r>
      <w:r w:rsidRPr="00CB2B3F">
        <w:rPr>
          <w:szCs w:val="22"/>
        </w:rPr>
        <w:t>에게</w:t>
      </w:r>
      <w:r w:rsidRPr="00CB2B3F">
        <w:rPr>
          <w:szCs w:val="22"/>
        </w:rPr>
        <w:t xml:space="preserve"> </w:t>
      </w:r>
      <w:r w:rsidRPr="00CB2B3F">
        <w:rPr>
          <w:szCs w:val="22"/>
        </w:rPr>
        <w:t>하도급</w:t>
      </w:r>
      <w:r w:rsidRPr="00CB2B3F">
        <w:rPr>
          <w:szCs w:val="22"/>
        </w:rPr>
        <w:t xml:space="preserve"> </w:t>
      </w:r>
      <w:r w:rsidRPr="00CB2B3F">
        <w:rPr>
          <w:szCs w:val="22"/>
        </w:rPr>
        <w:t>하는</w:t>
      </w:r>
      <w:r w:rsidRPr="00CB2B3F">
        <w:rPr>
          <w:szCs w:val="22"/>
        </w:rPr>
        <w:t xml:space="preserve"> </w:t>
      </w:r>
      <w:r w:rsidRPr="00CB2B3F">
        <w:rPr>
          <w:szCs w:val="22"/>
        </w:rPr>
        <w:t>행위는</w:t>
      </w:r>
      <w:r w:rsidRPr="00CB2B3F">
        <w:rPr>
          <w:szCs w:val="22"/>
        </w:rPr>
        <w:t xml:space="preserve"> </w:t>
      </w:r>
      <w:r w:rsidRPr="00CB2B3F">
        <w:rPr>
          <w:szCs w:val="22"/>
        </w:rPr>
        <w:t>금지되며</w:t>
      </w:r>
      <w:r w:rsidRPr="00CB2B3F">
        <w:rPr>
          <w:szCs w:val="22"/>
        </w:rPr>
        <w:t xml:space="preserve">, </w:t>
      </w:r>
      <w:r w:rsidRPr="00CB2B3F">
        <w:rPr>
          <w:szCs w:val="22"/>
        </w:rPr>
        <w:t>하도급</w:t>
      </w:r>
      <w:r w:rsidRPr="00CB2B3F">
        <w:rPr>
          <w:szCs w:val="22"/>
        </w:rPr>
        <w:t xml:space="preserve"> </w:t>
      </w:r>
      <w:r w:rsidRPr="00CB2B3F">
        <w:rPr>
          <w:szCs w:val="22"/>
        </w:rPr>
        <w:t>받은</w:t>
      </w:r>
      <w:r w:rsidRPr="00CB2B3F">
        <w:rPr>
          <w:szCs w:val="22"/>
        </w:rPr>
        <w:t xml:space="preserve"> </w:t>
      </w:r>
      <w:r w:rsidRPr="00CB2B3F">
        <w:rPr>
          <w:szCs w:val="22"/>
        </w:rPr>
        <w:t>건설공사를</w:t>
      </w:r>
      <w:r w:rsidRPr="00CB2B3F">
        <w:rPr>
          <w:szCs w:val="22"/>
        </w:rPr>
        <w:t xml:space="preserve"> </w:t>
      </w:r>
      <w:r w:rsidRPr="00CB2B3F">
        <w:rPr>
          <w:szCs w:val="22"/>
        </w:rPr>
        <w:t>다시</w:t>
      </w:r>
      <w:r w:rsidRPr="00CB2B3F">
        <w:rPr>
          <w:szCs w:val="22"/>
        </w:rPr>
        <w:t xml:space="preserve"> </w:t>
      </w:r>
      <w:r w:rsidRPr="00CB2B3F">
        <w:rPr>
          <w:szCs w:val="22"/>
        </w:rPr>
        <w:t>제</w:t>
      </w:r>
      <w:r w:rsidRPr="00CB2B3F">
        <w:rPr>
          <w:szCs w:val="22"/>
        </w:rPr>
        <w:t>3</w:t>
      </w:r>
      <w:r w:rsidRPr="00CB2B3F">
        <w:rPr>
          <w:szCs w:val="22"/>
        </w:rPr>
        <w:t>자에게</w:t>
      </w:r>
      <w:r w:rsidRPr="00CB2B3F">
        <w:rPr>
          <w:szCs w:val="22"/>
        </w:rPr>
        <w:t xml:space="preserve"> </w:t>
      </w:r>
      <w:proofErr w:type="spellStart"/>
      <w:r w:rsidRPr="00CB2B3F">
        <w:rPr>
          <w:szCs w:val="22"/>
        </w:rPr>
        <w:t>하도급하는</w:t>
      </w:r>
      <w:proofErr w:type="spellEnd"/>
      <w:r w:rsidRPr="00CB2B3F">
        <w:rPr>
          <w:szCs w:val="22"/>
        </w:rPr>
        <w:t xml:space="preserve"> </w:t>
      </w:r>
      <w:r w:rsidRPr="00CB2B3F">
        <w:rPr>
          <w:szCs w:val="22"/>
        </w:rPr>
        <w:t>행위는</w:t>
      </w:r>
      <w:r w:rsidRPr="00CB2B3F">
        <w:rPr>
          <w:szCs w:val="22"/>
        </w:rPr>
        <w:t xml:space="preserve"> </w:t>
      </w:r>
      <w:r w:rsidRPr="00CB2B3F">
        <w:rPr>
          <w:szCs w:val="22"/>
        </w:rPr>
        <w:t>금지됨</w:t>
      </w:r>
      <w:r w:rsidRPr="00CB2B3F">
        <w:rPr>
          <w:szCs w:val="22"/>
        </w:rPr>
        <w:t>(</w:t>
      </w:r>
      <w:r w:rsidRPr="00CB2B3F">
        <w:rPr>
          <w:szCs w:val="22"/>
        </w:rPr>
        <w:t>건설산업기본법</w:t>
      </w:r>
      <w:r w:rsidRPr="00CB2B3F">
        <w:rPr>
          <w:szCs w:val="22"/>
        </w:rPr>
        <w:t xml:space="preserve"> </w:t>
      </w:r>
      <w:r w:rsidRPr="00CB2B3F">
        <w:rPr>
          <w:szCs w:val="22"/>
        </w:rPr>
        <w:t>제</w:t>
      </w:r>
      <w:r w:rsidRPr="00CB2B3F">
        <w:rPr>
          <w:szCs w:val="22"/>
        </w:rPr>
        <w:t>29</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및</w:t>
      </w:r>
      <w:r w:rsidRPr="00CB2B3F">
        <w:rPr>
          <w:szCs w:val="22"/>
        </w:rPr>
        <w:t xml:space="preserve"> </w:t>
      </w:r>
      <w:r w:rsidRPr="00CB2B3F">
        <w:rPr>
          <w:szCs w:val="22"/>
        </w:rPr>
        <w:t>제</w:t>
      </w:r>
      <w:r w:rsidRPr="00CB2B3F">
        <w:rPr>
          <w:szCs w:val="22"/>
        </w:rPr>
        <w:t>3</w:t>
      </w:r>
      <w:r w:rsidRPr="00CB2B3F">
        <w:rPr>
          <w:szCs w:val="22"/>
        </w:rPr>
        <w:t>항</w:t>
      </w:r>
      <w:r w:rsidRPr="00CB2B3F">
        <w:rPr>
          <w:szCs w:val="22"/>
        </w:rPr>
        <w:t xml:space="preserve">, </w:t>
      </w:r>
      <w:r w:rsidRPr="00CB2B3F">
        <w:rPr>
          <w:szCs w:val="22"/>
        </w:rPr>
        <w:t>동법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30</w:t>
      </w:r>
      <w:r w:rsidRPr="00CB2B3F">
        <w:rPr>
          <w:szCs w:val="22"/>
        </w:rPr>
        <w:t>조의</w:t>
      </w:r>
      <w:r w:rsidRPr="00CB2B3F">
        <w:rPr>
          <w:szCs w:val="22"/>
        </w:rPr>
        <w:t xml:space="preserve">2 </w:t>
      </w:r>
      <w:r w:rsidRPr="00CB2B3F">
        <w:rPr>
          <w:szCs w:val="22"/>
        </w:rPr>
        <w:t>제</w:t>
      </w:r>
      <w:r w:rsidRPr="00CB2B3F">
        <w:rPr>
          <w:szCs w:val="22"/>
        </w:rPr>
        <w:t>2</w:t>
      </w:r>
      <w:r w:rsidRPr="00CB2B3F">
        <w:rPr>
          <w:szCs w:val="22"/>
        </w:rPr>
        <w:t>항</w:t>
      </w:r>
      <w:r w:rsidRPr="00CB2B3F">
        <w:rPr>
          <w:szCs w:val="22"/>
        </w:rPr>
        <w:t xml:space="preserve"> </w:t>
      </w:r>
      <w:r w:rsidRPr="00CB2B3F">
        <w:rPr>
          <w:szCs w:val="22"/>
        </w:rPr>
        <w:t>제</w:t>
      </w:r>
      <w:r w:rsidRPr="00CB2B3F">
        <w:rPr>
          <w:szCs w:val="22"/>
        </w:rPr>
        <w:t>1</w:t>
      </w:r>
      <w:r w:rsidRPr="00CB2B3F">
        <w:rPr>
          <w:szCs w:val="22"/>
        </w:rPr>
        <w:t>호</w:t>
      </w:r>
      <w:r w:rsidRPr="00CB2B3F">
        <w:rPr>
          <w:szCs w:val="22"/>
        </w:rPr>
        <w:t xml:space="preserve">). </w:t>
      </w:r>
    </w:p>
    <w:p w14:paraId="0736FC75" w14:textId="77777777" w:rsidR="00026A7E" w:rsidRPr="00CB2B3F" w:rsidRDefault="00026A7E" w:rsidP="00026A7E">
      <w:pPr>
        <w:pStyle w:val="a5"/>
        <w:spacing w:after="240"/>
        <w:ind w:leftChars="0" w:left="1361"/>
        <w:rPr>
          <w:szCs w:val="22"/>
        </w:rPr>
      </w:pPr>
      <w:r w:rsidRPr="00CB2B3F">
        <w:rPr>
          <w:szCs w:val="22"/>
        </w:rPr>
        <w:t>다만</w:t>
      </w:r>
      <w:r w:rsidRPr="00CB2B3F">
        <w:rPr>
          <w:szCs w:val="22"/>
        </w:rPr>
        <w:t xml:space="preserve">, </w:t>
      </w:r>
      <w:r w:rsidRPr="00CB2B3F">
        <w:rPr>
          <w:szCs w:val="22"/>
        </w:rPr>
        <w:t>건설사업자가</w:t>
      </w:r>
      <w:r w:rsidRPr="00CB2B3F">
        <w:rPr>
          <w:szCs w:val="22"/>
        </w:rPr>
        <w:t xml:space="preserve"> </w:t>
      </w:r>
      <w:proofErr w:type="spellStart"/>
      <w:r w:rsidRPr="00CB2B3F">
        <w:rPr>
          <w:szCs w:val="22"/>
        </w:rPr>
        <w:t>도급받은</w:t>
      </w:r>
      <w:proofErr w:type="spellEnd"/>
      <w:r w:rsidRPr="00CB2B3F">
        <w:rPr>
          <w:szCs w:val="22"/>
        </w:rPr>
        <w:t xml:space="preserve"> </w:t>
      </w:r>
      <w:r w:rsidRPr="00CB2B3F">
        <w:rPr>
          <w:szCs w:val="22"/>
        </w:rPr>
        <w:t>공사를</w:t>
      </w:r>
      <w:r w:rsidRPr="00CB2B3F">
        <w:rPr>
          <w:szCs w:val="22"/>
        </w:rPr>
        <w:t xml:space="preserve"> </w:t>
      </w:r>
      <w:r w:rsidRPr="00CB2B3F">
        <w:rPr>
          <w:szCs w:val="22"/>
        </w:rPr>
        <w:t>공사현장에서</w:t>
      </w:r>
      <w:r w:rsidRPr="00CB2B3F">
        <w:rPr>
          <w:szCs w:val="22"/>
        </w:rPr>
        <w:t xml:space="preserve"> </w:t>
      </w:r>
      <w:proofErr w:type="spellStart"/>
      <w:r w:rsidRPr="00CB2B3F">
        <w:rPr>
          <w:szCs w:val="22"/>
        </w:rPr>
        <w:t>인력ㆍ자재ㆍ장비ㆍ자금</w:t>
      </w:r>
      <w:proofErr w:type="spellEnd"/>
      <w:r w:rsidRPr="00CB2B3F">
        <w:rPr>
          <w:szCs w:val="22"/>
        </w:rPr>
        <w:t xml:space="preserve"> </w:t>
      </w:r>
      <w:r w:rsidRPr="00CB2B3F">
        <w:rPr>
          <w:szCs w:val="22"/>
        </w:rPr>
        <w:t>등의</w:t>
      </w:r>
      <w:r w:rsidRPr="00CB2B3F">
        <w:rPr>
          <w:szCs w:val="22"/>
        </w:rPr>
        <w:t xml:space="preserve"> </w:t>
      </w:r>
      <w:r w:rsidRPr="00CB2B3F">
        <w:rPr>
          <w:szCs w:val="22"/>
        </w:rPr>
        <w:t>관리</w:t>
      </w:r>
      <w:r w:rsidRPr="00CB2B3F">
        <w:rPr>
          <w:szCs w:val="22"/>
        </w:rPr>
        <w:t xml:space="preserve">, </w:t>
      </w:r>
      <w:proofErr w:type="spellStart"/>
      <w:r w:rsidRPr="00CB2B3F">
        <w:rPr>
          <w:szCs w:val="22"/>
        </w:rPr>
        <w:t>시공관리ㆍ품질관리ㆍ안전관리</w:t>
      </w:r>
      <w:proofErr w:type="spellEnd"/>
      <w:r w:rsidRPr="00CB2B3F">
        <w:rPr>
          <w:szCs w:val="22"/>
        </w:rPr>
        <w:t xml:space="preserve"> </w:t>
      </w:r>
      <w:r w:rsidRPr="00CB2B3F">
        <w:rPr>
          <w:szCs w:val="22"/>
        </w:rPr>
        <w:t>등을</w:t>
      </w:r>
      <w:r w:rsidRPr="00CB2B3F">
        <w:rPr>
          <w:szCs w:val="22"/>
        </w:rPr>
        <w:t xml:space="preserve"> </w:t>
      </w:r>
      <w:r w:rsidRPr="00CB2B3F">
        <w:rPr>
          <w:szCs w:val="22"/>
        </w:rPr>
        <w:t>수행하고</w:t>
      </w:r>
      <w:r w:rsidRPr="00CB2B3F">
        <w:rPr>
          <w:szCs w:val="22"/>
        </w:rPr>
        <w:t xml:space="preserve"> </w:t>
      </w:r>
      <w:r w:rsidRPr="00CB2B3F">
        <w:rPr>
          <w:szCs w:val="22"/>
        </w:rPr>
        <w:t>이를</w:t>
      </w:r>
      <w:r w:rsidRPr="00CB2B3F">
        <w:rPr>
          <w:szCs w:val="22"/>
        </w:rPr>
        <w:t xml:space="preserve"> </w:t>
      </w:r>
      <w:r w:rsidRPr="00CB2B3F">
        <w:rPr>
          <w:szCs w:val="22"/>
        </w:rPr>
        <w:t>위한</w:t>
      </w:r>
      <w:r w:rsidRPr="00CB2B3F">
        <w:rPr>
          <w:szCs w:val="22"/>
        </w:rPr>
        <w:t xml:space="preserve"> </w:t>
      </w:r>
      <w:r w:rsidRPr="00CB2B3F">
        <w:rPr>
          <w:szCs w:val="22"/>
        </w:rPr>
        <w:t>조직체계</w:t>
      </w:r>
      <w:r w:rsidRPr="00CB2B3F">
        <w:rPr>
          <w:szCs w:val="22"/>
        </w:rPr>
        <w:t xml:space="preserve"> </w:t>
      </w:r>
      <w:r w:rsidRPr="00CB2B3F">
        <w:rPr>
          <w:szCs w:val="22"/>
        </w:rPr>
        <w:t>등을</w:t>
      </w:r>
      <w:r w:rsidRPr="00CB2B3F">
        <w:rPr>
          <w:szCs w:val="22"/>
        </w:rPr>
        <w:t xml:space="preserve"> </w:t>
      </w:r>
      <w:r w:rsidRPr="00CB2B3F">
        <w:rPr>
          <w:szCs w:val="22"/>
        </w:rPr>
        <w:t>갖추고</w:t>
      </w:r>
      <w:r w:rsidRPr="00CB2B3F">
        <w:rPr>
          <w:szCs w:val="22"/>
        </w:rPr>
        <w:t xml:space="preserve"> </w:t>
      </w:r>
      <w:r w:rsidRPr="00CB2B3F">
        <w:rPr>
          <w:szCs w:val="22"/>
        </w:rPr>
        <w:t>있는</w:t>
      </w:r>
      <w:r w:rsidRPr="00CB2B3F">
        <w:rPr>
          <w:szCs w:val="22"/>
        </w:rPr>
        <w:t xml:space="preserve"> </w:t>
      </w:r>
      <w:r w:rsidRPr="00CB2B3F">
        <w:rPr>
          <w:szCs w:val="22"/>
        </w:rPr>
        <w:t>경우로서</w:t>
      </w:r>
      <w:r w:rsidRPr="00CB2B3F">
        <w:rPr>
          <w:szCs w:val="22"/>
        </w:rPr>
        <w:t xml:space="preserve"> </w:t>
      </w:r>
      <w:r w:rsidRPr="00CB2B3F">
        <w:rPr>
          <w:szCs w:val="22"/>
        </w:rPr>
        <w:t>공사를</w:t>
      </w:r>
      <w:r w:rsidRPr="00CB2B3F">
        <w:rPr>
          <w:szCs w:val="22"/>
        </w:rPr>
        <w:t xml:space="preserve"> </w:t>
      </w:r>
      <w:r w:rsidRPr="00CB2B3F">
        <w:rPr>
          <w:szCs w:val="22"/>
        </w:rPr>
        <w:t>계획</w:t>
      </w:r>
      <w:r w:rsidRPr="00CB2B3F">
        <w:rPr>
          <w:szCs w:val="22"/>
        </w:rPr>
        <w:t xml:space="preserve">, </w:t>
      </w:r>
      <w:r w:rsidRPr="00CB2B3F">
        <w:rPr>
          <w:szCs w:val="22"/>
        </w:rPr>
        <w:t>관리</w:t>
      </w:r>
      <w:r w:rsidRPr="00CB2B3F">
        <w:rPr>
          <w:szCs w:val="22"/>
        </w:rPr>
        <w:t xml:space="preserve"> </w:t>
      </w:r>
      <w:r w:rsidRPr="00CB2B3F">
        <w:rPr>
          <w:szCs w:val="22"/>
        </w:rPr>
        <w:t>및</w:t>
      </w:r>
      <w:r w:rsidRPr="00CB2B3F">
        <w:rPr>
          <w:szCs w:val="22"/>
        </w:rPr>
        <w:t xml:space="preserve"> </w:t>
      </w:r>
      <w:r w:rsidRPr="00CB2B3F">
        <w:rPr>
          <w:szCs w:val="22"/>
        </w:rPr>
        <w:t>조</w:t>
      </w:r>
      <w:r>
        <w:rPr>
          <w:rFonts w:hint="eastAsia"/>
          <w:szCs w:val="22"/>
        </w:rPr>
        <w:t>절</w:t>
      </w:r>
      <w:r w:rsidRPr="00CB2B3F">
        <w:rPr>
          <w:szCs w:val="22"/>
        </w:rPr>
        <w:t>하고</w:t>
      </w:r>
      <w:r w:rsidRPr="00CB2B3F">
        <w:rPr>
          <w:szCs w:val="22"/>
        </w:rPr>
        <w:t xml:space="preserve">, </w:t>
      </w:r>
      <w:r w:rsidRPr="004864A4">
        <w:rPr>
          <w:szCs w:val="22"/>
          <w:u w:val="single"/>
        </w:rPr>
        <w:t>공사를</w:t>
      </w:r>
      <w:r w:rsidRPr="004864A4">
        <w:rPr>
          <w:szCs w:val="22"/>
          <w:u w:val="single"/>
        </w:rPr>
        <w:t xml:space="preserve"> 2</w:t>
      </w:r>
      <w:r w:rsidRPr="004864A4">
        <w:rPr>
          <w:szCs w:val="22"/>
          <w:u w:val="single"/>
        </w:rPr>
        <w:t>인</w:t>
      </w:r>
      <w:r w:rsidRPr="004864A4">
        <w:rPr>
          <w:szCs w:val="22"/>
          <w:u w:val="single"/>
        </w:rPr>
        <w:t xml:space="preserve"> </w:t>
      </w:r>
      <w:r w:rsidRPr="004864A4">
        <w:rPr>
          <w:szCs w:val="22"/>
          <w:u w:val="single"/>
        </w:rPr>
        <w:t>이상에게</w:t>
      </w:r>
      <w:r w:rsidRPr="004864A4">
        <w:rPr>
          <w:szCs w:val="22"/>
          <w:u w:val="single"/>
        </w:rPr>
        <w:t xml:space="preserve"> </w:t>
      </w:r>
      <w:r w:rsidRPr="004864A4">
        <w:rPr>
          <w:szCs w:val="22"/>
          <w:u w:val="single"/>
        </w:rPr>
        <w:t>분할하여</w:t>
      </w:r>
      <w:r w:rsidRPr="004864A4">
        <w:rPr>
          <w:szCs w:val="22"/>
          <w:u w:val="single"/>
        </w:rPr>
        <w:t xml:space="preserve"> </w:t>
      </w:r>
      <w:proofErr w:type="spellStart"/>
      <w:r w:rsidRPr="004864A4">
        <w:rPr>
          <w:szCs w:val="22"/>
          <w:u w:val="single"/>
        </w:rPr>
        <w:t>하도급하는</w:t>
      </w:r>
      <w:proofErr w:type="spellEnd"/>
      <w:r w:rsidRPr="004864A4">
        <w:rPr>
          <w:szCs w:val="22"/>
          <w:u w:val="single"/>
        </w:rPr>
        <w:t xml:space="preserve"> </w:t>
      </w:r>
      <w:r w:rsidRPr="004864A4">
        <w:rPr>
          <w:szCs w:val="22"/>
          <w:u w:val="single"/>
        </w:rPr>
        <w:t>경우에는</w:t>
      </w:r>
      <w:r w:rsidRPr="004864A4">
        <w:rPr>
          <w:szCs w:val="22"/>
          <w:u w:val="single"/>
        </w:rPr>
        <w:t xml:space="preserve"> </w:t>
      </w:r>
      <w:r w:rsidRPr="004864A4">
        <w:rPr>
          <w:szCs w:val="22"/>
          <w:u w:val="single"/>
        </w:rPr>
        <w:t>다른</w:t>
      </w:r>
      <w:r w:rsidRPr="004864A4">
        <w:rPr>
          <w:szCs w:val="22"/>
          <w:u w:val="single"/>
        </w:rPr>
        <w:t xml:space="preserve"> </w:t>
      </w:r>
      <w:r w:rsidRPr="004864A4">
        <w:rPr>
          <w:szCs w:val="22"/>
          <w:u w:val="single"/>
        </w:rPr>
        <w:t>건설사업자에</w:t>
      </w:r>
      <w:r w:rsidRPr="004864A4">
        <w:rPr>
          <w:szCs w:val="22"/>
          <w:u w:val="single"/>
        </w:rPr>
        <w:t xml:space="preserve"> </w:t>
      </w:r>
      <w:r w:rsidRPr="004864A4">
        <w:rPr>
          <w:szCs w:val="22"/>
          <w:u w:val="single"/>
        </w:rPr>
        <w:t>대하여</w:t>
      </w:r>
      <w:r w:rsidRPr="004864A4">
        <w:rPr>
          <w:szCs w:val="22"/>
          <w:u w:val="single"/>
        </w:rPr>
        <w:t xml:space="preserve"> </w:t>
      </w:r>
      <w:r w:rsidRPr="004864A4">
        <w:rPr>
          <w:szCs w:val="22"/>
          <w:u w:val="single"/>
        </w:rPr>
        <w:t>하도급</w:t>
      </w:r>
      <w:r w:rsidRPr="004864A4">
        <w:rPr>
          <w:szCs w:val="22"/>
          <w:u w:val="single"/>
        </w:rPr>
        <w:t xml:space="preserve"> </w:t>
      </w:r>
      <w:r w:rsidRPr="004864A4">
        <w:rPr>
          <w:szCs w:val="22"/>
          <w:u w:val="single"/>
        </w:rPr>
        <w:t>할</w:t>
      </w:r>
      <w:r w:rsidRPr="004864A4">
        <w:rPr>
          <w:szCs w:val="22"/>
          <w:u w:val="single"/>
        </w:rPr>
        <w:t xml:space="preserve"> </w:t>
      </w:r>
      <w:r w:rsidRPr="004864A4">
        <w:rPr>
          <w:szCs w:val="22"/>
          <w:u w:val="single"/>
        </w:rPr>
        <w:t>수</w:t>
      </w:r>
      <w:r w:rsidRPr="004864A4">
        <w:rPr>
          <w:szCs w:val="22"/>
          <w:u w:val="single"/>
        </w:rPr>
        <w:t xml:space="preserve"> </w:t>
      </w:r>
      <w:r w:rsidRPr="004864A4">
        <w:rPr>
          <w:szCs w:val="22"/>
          <w:u w:val="single"/>
        </w:rPr>
        <w:t>있음</w:t>
      </w:r>
      <w:r w:rsidRPr="00CB2B3F">
        <w:rPr>
          <w:szCs w:val="22"/>
        </w:rPr>
        <w:t>(</w:t>
      </w:r>
      <w:r w:rsidRPr="00CB2B3F">
        <w:rPr>
          <w:szCs w:val="22"/>
        </w:rPr>
        <w:t>건설산업기본법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31</w:t>
      </w:r>
      <w:r w:rsidRPr="00CB2B3F">
        <w:rPr>
          <w:szCs w:val="22"/>
        </w:rPr>
        <w:t>조</w:t>
      </w:r>
      <w:r w:rsidRPr="00CB2B3F">
        <w:rPr>
          <w:szCs w:val="22"/>
        </w:rPr>
        <w:t>).</w:t>
      </w:r>
    </w:p>
    <w:p w14:paraId="637FD889" w14:textId="77777777" w:rsidR="00026A7E" w:rsidRDefault="00026A7E" w:rsidP="00026A7E">
      <w:pPr>
        <w:pStyle w:val="a5"/>
        <w:numPr>
          <w:ilvl w:val="2"/>
          <w:numId w:val="97"/>
        </w:numPr>
        <w:spacing w:after="240"/>
        <w:ind w:leftChars="0" w:left="1361" w:hanging="454"/>
        <w:rPr>
          <w:szCs w:val="22"/>
          <w:u w:val="single"/>
        </w:rPr>
      </w:pPr>
      <w:r w:rsidRPr="006D52C7">
        <w:rPr>
          <w:rFonts w:hint="eastAsia"/>
          <w:szCs w:val="22"/>
          <w:u w:val="single"/>
        </w:rPr>
        <w:t>전문공사의</w:t>
      </w:r>
      <w:r w:rsidRPr="006D52C7">
        <w:rPr>
          <w:rFonts w:hint="eastAsia"/>
          <w:szCs w:val="22"/>
          <w:u w:val="single"/>
        </w:rPr>
        <w:t xml:space="preserve"> </w:t>
      </w:r>
      <w:r w:rsidRPr="006D52C7">
        <w:rPr>
          <w:rFonts w:hint="eastAsia"/>
          <w:szCs w:val="22"/>
          <w:u w:val="single"/>
        </w:rPr>
        <w:t>하도급</w:t>
      </w:r>
      <w:r w:rsidRPr="006D52C7">
        <w:rPr>
          <w:rFonts w:hint="eastAsia"/>
          <w:szCs w:val="22"/>
          <w:u w:val="single"/>
        </w:rPr>
        <w:t xml:space="preserve"> </w:t>
      </w:r>
      <w:r w:rsidRPr="006D52C7">
        <w:rPr>
          <w:rFonts w:hint="eastAsia"/>
          <w:szCs w:val="22"/>
          <w:u w:val="single"/>
        </w:rPr>
        <w:t>금지</w:t>
      </w:r>
    </w:p>
    <w:p w14:paraId="3AA2FD46" w14:textId="77777777" w:rsidR="00026A7E" w:rsidRDefault="00026A7E" w:rsidP="00026A7E">
      <w:pPr>
        <w:pStyle w:val="a5"/>
        <w:spacing w:before="240" w:after="240" w:line="370" w:lineRule="atLeast"/>
        <w:ind w:leftChars="0" w:left="1361"/>
        <w:rPr>
          <w:szCs w:val="22"/>
        </w:rPr>
      </w:pPr>
      <w:r w:rsidRPr="006D52C7">
        <w:rPr>
          <w:rFonts w:hint="eastAsia"/>
          <w:szCs w:val="22"/>
        </w:rPr>
        <w:t>수급인은</w:t>
      </w:r>
      <w:r w:rsidRPr="006D52C7">
        <w:rPr>
          <w:rFonts w:hint="eastAsia"/>
          <w:szCs w:val="22"/>
        </w:rPr>
        <w:t xml:space="preserve"> </w:t>
      </w:r>
      <w:r w:rsidRPr="006D52C7">
        <w:rPr>
          <w:rFonts w:hint="eastAsia"/>
          <w:szCs w:val="22"/>
        </w:rPr>
        <w:t>그가</w:t>
      </w:r>
      <w:r w:rsidRPr="006D52C7">
        <w:rPr>
          <w:rFonts w:hint="eastAsia"/>
          <w:szCs w:val="22"/>
        </w:rPr>
        <w:t xml:space="preserve"> </w:t>
      </w:r>
      <w:proofErr w:type="spellStart"/>
      <w:r w:rsidRPr="006D52C7">
        <w:rPr>
          <w:rFonts w:hint="eastAsia"/>
          <w:szCs w:val="22"/>
        </w:rPr>
        <w:t>도급받은</w:t>
      </w:r>
      <w:proofErr w:type="spellEnd"/>
      <w:r w:rsidRPr="006D52C7">
        <w:rPr>
          <w:rFonts w:hint="eastAsia"/>
          <w:szCs w:val="22"/>
        </w:rPr>
        <w:t xml:space="preserve"> </w:t>
      </w:r>
      <w:r w:rsidRPr="006D52C7">
        <w:rPr>
          <w:rFonts w:hint="eastAsia"/>
          <w:szCs w:val="22"/>
        </w:rPr>
        <w:t>전문공사를</w:t>
      </w:r>
      <w:r w:rsidRPr="006D52C7">
        <w:rPr>
          <w:rFonts w:hint="eastAsia"/>
          <w:szCs w:val="22"/>
        </w:rPr>
        <w:t xml:space="preserve"> </w:t>
      </w:r>
      <w:proofErr w:type="spellStart"/>
      <w:r w:rsidRPr="006D52C7">
        <w:rPr>
          <w:rFonts w:hint="eastAsia"/>
          <w:szCs w:val="22"/>
        </w:rPr>
        <w:t>하도급할</w:t>
      </w:r>
      <w:proofErr w:type="spellEnd"/>
      <w:r w:rsidRPr="006D52C7">
        <w:rPr>
          <w:rFonts w:hint="eastAsia"/>
          <w:szCs w:val="22"/>
        </w:rPr>
        <w:t xml:space="preserve"> </w:t>
      </w:r>
      <w:r w:rsidRPr="006D52C7">
        <w:rPr>
          <w:rFonts w:hint="eastAsia"/>
          <w:szCs w:val="22"/>
        </w:rPr>
        <w:t>수</w:t>
      </w:r>
      <w:r w:rsidRPr="006D52C7">
        <w:rPr>
          <w:rFonts w:hint="eastAsia"/>
          <w:szCs w:val="22"/>
        </w:rPr>
        <w:t xml:space="preserve"> </w:t>
      </w:r>
      <w:r w:rsidRPr="006D52C7">
        <w:rPr>
          <w:rFonts w:hint="eastAsia"/>
          <w:szCs w:val="22"/>
        </w:rPr>
        <w:t>없음</w:t>
      </w:r>
      <w:r w:rsidRPr="006D52C7">
        <w:rPr>
          <w:szCs w:val="22"/>
        </w:rPr>
        <w:t xml:space="preserve">. </w:t>
      </w:r>
      <w:r w:rsidRPr="006D52C7">
        <w:rPr>
          <w:rFonts w:hint="eastAsia"/>
          <w:szCs w:val="22"/>
        </w:rPr>
        <w:t>다만</w:t>
      </w:r>
      <w:r w:rsidRPr="006D52C7">
        <w:rPr>
          <w:rFonts w:hint="eastAsia"/>
          <w:szCs w:val="22"/>
        </w:rPr>
        <w:t>,</w:t>
      </w:r>
      <w:r w:rsidRPr="006D52C7">
        <w:rPr>
          <w:szCs w:val="22"/>
        </w:rPr>
        <w:t xml:space="preserve"> </w:t>
      </w:r>
      <w:r w:rsidRPr="006D52C7">
        <w:rPr>
          <w:rFonts w:hint="eastAsia"/>
          <w:szCs w:val="22"/>
        </w:rPr>
        <w:t>발주자의</w:t>
      </w:r>
      <w:r w:rsidRPr="006D52C7">
        <w:rPr>
          <w:rFonts w:hint="eastAsia"/>
          <w:szCs w:val="22"/>
        </w:rPr>
        <w:t xml:space="preserve"> </w:t>
      </w:r>
      <w:r w:rsidRPr="006D52C7">
        <w:rPr>
          <w:rFonts w:hint="eastAsia"/>
          <w:szCs w:val="22"/>
        </w:rPr>
        <w:t>서면</w:t>
      </w:r>
      <w:r w:rsidRPr="006D52C7">
        <w:rPr>
          <w:rFonts w:hint="eastAsia"/>
          <w:szCs w:val="22"/>
        </w:rPr>
        <w:t xml:space="preserve"> </w:t>
      </w:r>
      <w:r w:rsidRPr="006D52C7">
        <w:rPr>
          <w:rFonts w:hint="eastAsia"/>
          <w:szCs w:val="22"/>
        </w:rPr>
        <w:t>승낙을</w:t>
      </w:r>
      <w:r w:rsidRPr="006D52C7">
        <w:rPr>
          <w:rFonts w:hint="eastAsia"/>
          <w:szCs w:val="22"/>
        </w:rPr>
        <w:t xml:space="preserve"> </w:t>
      </w:r>
      <w:r w:rsidRPr="006D52C7">
        <w:rPr>
          <w:rFonts w:hint="eastAsia"/>
          <w:szCs w:val="22"/>
        </w:rPr>
        <w:t>받는</w:t>
      </w:r>
      <w:r w:rsidRPr="006D52C7">
        <w:rPr>
          <w:rFonts w:hint="eastAsia"/>
          <w:szCs w:val="22"/>
        </w:rPr>
        <w:t xml:space="preserve"> </w:t>
      </w:r>
      <w:r w:rsidRPr="006D52C7">
        <w:rPr>
          <w:rFonts w:hint="eastAsia"/>
          <w:szCs w:val="22"/>
        </w:rPr>
        <w:t>경우에</w:t>
      </w:r>
      <w:r w:rsidRPr="006D52C7">
        <w:rPr>
          <w:rFonts w:hint="eastAsia"/>
          <w:szCs w:val="22"/>
        </w:rPr>
        <w:t xml:space="preserve"> </w:t>
      </w:r>
      <w:r w:rsidRPr="006D52C7">
        <w:rPr>
          <w:rFonts w:hint="eastAsia"/>
          <w:szCs w:val="22"/>
        </w:rPr>
        <w:t>한하여</w:t>
      </w:r>
      <w:r w:rsidRPr="006D52C7">
        <w:rPr>
          <w:rFonts w:hint="eastAsia"/>
          <w:szCs w:val="22"/>
        </w:rPr>
        <w:t xml:space="preserve"> </w:t>
      </w:r>
      <w:r w:rsidRPr="00934940">
        <w:rPr>
          <w:rFonts w:hint="eastAsia"/>
          <w:szCs w:val="22"/>
          <w:u w:val="single"/>
        </w:rPr>
        <w:t>건설공사의</w:t>
      </w:r>
      <w:r w:rsidRPr="00934940">
        <w:rPr>
          <w:rFonts w:hint="eastAsia"/>
          <w:szCs w:val="22"/>
          <w:u w:val="single"/>
        </w:rPr>
        <w:t xml:space="preserve"> </w:t>
      </w:r>
      <w:r w:rsidRPr="00934940">
        <w:rPr>
          <w:szCs w:val="22"/>
          <w:u w:val="single"/>
        </w:rPr>
        <w:t>‘</w:t>
      </w:r>
      <w:r w:rsidRPr="00934940">
        <w:rPr>
          <w:rFonts w:hint="eastAsia"/>
          <w:szCs w:val="22"/>
          <w:u w:val="single"/>
        </w:rPr>
        <w:t>일부</w:t>
      </w:r>
      <w:r w:rsidRPr="00934940">
        <w:rPr>
          <w:szCs w:val="22"/>
          <w:u w:val="single"/>
        </w:rPr>
        <w:t>’</w:t>
      </w:r>
      <w:proofErr w:type="spellStart"/>
      <w:r w:rsidRPr="00934940">
        <w:rPr>
          <w:rFonts w:hint="eastAsia"/>
          <w:szCs w:val="22"/>
          <w:u w:val="single"/>
        </w:rPr>
        <w:t>를</w:t>
      </w:r>
      <w:proofErr w:type="spellEnd"/>
      <w:r w:rsidRPr="006D52C7">
        <w:rPr>
          <w:rFonts w:hint="eastAsia"/>
          <w:szCs w:val="22"/>
        </w:rPr>
        <w:t xml:space="preserve"> </w:t>
      </w:r>
      <w:proofErr w:type="spellStart"/>
      <w:r w:rsidRPr="006D52C7">
        <w:rPr>
          <w:rFonts w:hint="eastAsia"/>
          <w:szCs w:val="22"/>
        </w:rPr>
        <w:t>하도급할</w:t>
      </w:r>
      <w:proofErr w:type="spellEnd"/>
      <w:r w:rsidRPr="006D52C7">
        <w:rPr>
          <w:rFonts w:hint="eastAsia"/>
          <w:szCs w:val="22"/>
        </w:rPr>
        <w:t xml:space="preserve"> </w:t>
      </w:r>
      <w:r w:rsidRPr="006D52C7">
        <w:rPr>
          <w:rFonts w:hint="eastAsia"/>
          <w:szCs w:val="22"/>
        </w:rPr>
        <w:t>수</w:t>
      </w:r>
      <w:r w:rsidRPr="006D52C7">
        <w:rPr>
          <w:rFonts w:hint="eastAsia"/>
          <w:szCs w:val="22"/>
        </w:rPr>
        <w:t xml:space="preserve"> </w:t>
      </w:r>
      <w:r w:rsidRPr="006D52C7">
        <w:rPr>
          <w:rFonts w:hint="eastAsia"/>
          <w:szCs w:val="22"/>
        </w:rPr>
        <w:t>있음</w:t>
      </w:r>
      <w:r w:rsidRPr="006D52C7">
        <w:rPr>
          <w:rFonts w:hint="eastAsia"/>
          <w:szCs w:val="22"/>
        </w:rPr>
        <w:t>(</w:t>
      </w:r>
      <w:r w:rsidRPr="006D52C7">
        <w:rPr>
          <w:rFonts w:hint="eastAsia"/>
          <w:szCs w:val="22"/>
        </w:rPr>
        <w:t>건설산업기본법</w:t>
      </w:r>
      <w:r w:rsidRPr="006D52C7">
        <w:rPr>
          <w:rFonts w:hint="eastAsia"/>
          <w:szCs w:val="22"/>
        </w:rPr>
        <w:t xml:space="preserve"> </w:t>
      </w:r>
      <w:r w:rsidRPr="006D52C7">
        <w:rPr>
          <w:rFonts w:hint="eastAsia"/>
          <w:szCs w:val="22"/>
        </w:rPr>
        <w:t>제</w:t>
      </w:r>
      <w:r w:rsidRPr="006D52C7">
        <w:rPr>
          <w:rFonts w:hint="eastAsia"/>
          <w:szCs w:val="22"/>
        </w:rPr>
        <w:t>2</w:t>
      </w:r>
      <w:r w:rsidRPr="006D52C7">
        <w:rPr>
          <w:szCs w:val="22"/>
        </w:rPr>
        <w:t>9</w:t>
      </w:r>
      <w:r w:rsidRPr="006D52C7">
        <w:rPr>
          <w:rFonts w:hint="eastAsia"/>
          <w:szCs w:val="22"/>
        </w:rPr>
        <w:t>조</w:t>
      </w:r>
      <w:r w:rsidRPr="006D52C7">
        <w:rPr>
          <w:rFonts w:hint="eastAsia"/>
          <w:szCs w:val="22"/>
        </w:rPr>
        <w:t xml:space="preserve"> </w:t>
      </w:r>
      <w:r w:rsidRPr="006D52C7">
        <w:rPr>
          <w:rFonts w:hint="eastAsia"/>
          <w:szCs w:val="22"/>
        </w:rPr>
        <w:t>제</w:t>
      </w:r>
      <w:r w:rsidRPr="006D52C7">
        <w:rPr>
          <w:rFonts w:hint="eastAsia"/>
          <w:szCs w:val="22"/>
        </w:rPr>
        <w:t>2</w:t>
      </w:r>
      <w:r w:rsidRPr="006D52C7">
        <w:rPr>
          <w:rFonts w:hint="eastAsia"/>
          <w:szCs w:val="22"/>
        </w:rPr>
        <w:t>항</w:t>
      </w:r>
      <w:r w:rsidRPr="006D52C7">
        <w:rPr>
          <w:rFonts w:hint="eastAsia"/>
          <w:szCs w:val="22"/>
        </w:rPr>
        <w:t>)</w:t>
      </w:r>
      <w:r w:rsidRPr="006D52C7">
        <w:rPr>
          <w:szCs w:val="22"/>
        </w:rPr>
        <w:t>.</w:t>
      </w:r>
      <w:r w:rsidR="00934940">
        <w:rPr>
          <w:szCs w:val="22"/>
        </w:rPr>
        <w:t xml:space="preserve"> </w:t>
      </w:r>
      <w:r w:rsidR="00934940">
        <w:rPr>
          <w:rFonts w:hint="eastAsia"/>
          <w:szCs w:val="22"/>
        </w:rPr>
        <w:t>즉</w:t>
      </w:r>
      <w:r w:rsidR="00934940">
        <w:rPr>
          <w:rFonts w:hint="eastAsia"/>
          <w:szCs w:val="22"/>
        </w:rPr>
        <w:t>,</w:t>
      </w:r>
      <w:r w:rsidR="00934940">
        <w:rPr>
          <w:szCs w:val="22"/>
        </w:rPr>
        <w:t xml:space="preserve"> </w:t>
      </w:r>
      <w:r w:rsidR="00934940">
        <w:rPr>
          <w:rFonts w:hint="eastAsia"/>
          <w:szCs w:val="22"/>
        </w:rPr>
        <w:t>수급인이</w:t>
      </w:r>
      <w:r w:rsidR="00934940">
        <w:rPr>
          <w:rFonts w:hint="eastAsia"/>
          <w:szCs w:val="22"/>
        </w:rPr>
        <w:t xml:space="preserve"> </w:t>
      </w:r>
      <w:r w:rsidR="00934940">
        <w:rPr>
          <w:rFonts w:hint="eastAsia"/>
          <w:szCs w:val="22"/>
        </w:rPr>
        <w:t>전문공사의</w:t>
      </w:r>
      <w:r w:rsidR="00934940">
        <w:rPr>
          <w:rFonts w:hint="eastAsia"/>
          <w:szCs w:val="22"/>
        </w:rPr>
        <w:t xml:space="preserve"> </w:t>
      </w:r>
      <w:r w:rsidR="00934940">
        <w:rPr>
          <w:rFonts w:hint="eastAsia"/>
          <w:szCs w:val="22"/>
        </w:rPr>
        <w:t>전부를</w:t>
      </w:r>
      <w:r w:rsidR="00934940">
        <w:rPr>
          <w:rFonts w:hint="eastAsia"/>
          <w:szCs w:val="22"/>
        </w:rPr>
        <w:t xml:space="preserve"> </w:t>
      </w:r>
      <w:proofErr w:type="spellStart"/>
      <w:r w:rsidR="00934940">
        <w:rPr>
          <w:rFonts w:hint="eastAsia"/>
          <w:szCs w:val="22"/>
        </w:rPr>
        <w:t>하도급할</w:t>
      </w:r>
      <w:proofErr w:type="spellEnd"/>
      <w:r w:rsidR="00934940">
        <w:rPr>
          <w:rFonts w:hint="eastAsia"/>
          <w:szCs w:val="22"/>
        </w:rPr>
        <w:t xml:space="preserve"> </w:t>
      </w:r>
      <w:r w:rsidR="00934940">
        <w:rPr>
          <w:rFonts w:hint="eastAsia"/>
          <w:szCs w:val="22"/>
        </w:rPr>
        <w:t>수</w:t>
      </w:r>
      <w:r w:rsidR="002749F8">
        <w:rPr>
          <w:rFonts w:hint="eastAsia"/>
          <w:szCs w:val="22"/>
        </w:rPr>
        <w:t xml:space="preserve"> </w:t>
      </w:r>
      <w:r w:rsidR="00934940">
        <w:rPr>
          <w:rFonts w:hint="eastAsia"/>
          <w:szCs w:val="22"/>
        </w:rPr>
        <w:t>없음</w:t>
      </w:r>
      <w:r w:rsidR="00934940">
        <w:rPr>
          <w:rFonts w:hint="eastAsia"/>
          <w:szCs w:val="22"/>
        </w:rPr>
        <w:t>.</w:t>
      </w:r>
    </w:p>
    <w:p w14:paraId="19DB49CA" w14:textId="77777777" w:rsidR="00026A7E" w:rsidRPr="00F156A7" w:rsidRDefault="00026A7E" w:rsidP="00026A7E">
      <w:pPr>
        <w:pStyle w:val="a5"/>
        <w:numPr>
          <w:ilvl w:val="2"/>
          <w:numId w:val="97"/>
        </w:numPr>
        <w:spacing w:after="240"/>
        <w:ind w:leftChars="0" w:left="1361" w:hanging="454"/>
        <w:rPr>
          <w:szCs w:val="22"/>
          <w:u w:val="single"/>
        </w:rPr>
      </w:pPr>
      <w:r w:rsidRPr="00F156A7">
        <w:rPr>
          <w:rFonts w:hint="eastAsia"/>
          <w:szCs w:val="22"/>
          <w:u w:val="single"/>
        </w:rPr>
        <w:t>재하도급</w:t>
      </w:r>
      <w:r w:rsidRPr="00F156A7">
        <w:rPr>
          <w:rFonts w:hint="eastAsia"/>
          <w:szCs w:val="22"/>
          <w:u w:val="single"/>
        </w:rPr>
        <w:t xml:space="preserve"> </w:t>
      </w:r>
      <w:r w:rsidRPr="00F156A7">
        <w:rPr>
          <w:rFonts w:hint="eastAsia"/>
          <w:szCs w:val="22"/>
          <w:u w:val="single"/>
        </w:rPr>
        <w:t>금지</w:t>
      </w:r>
    </w:p>
    <w:p w14:paraId="0CAA7851" w14:textId="77777777" w:rsidR="00026A7E" w:rsidRDefault="00026A7E" w:rsidP="00026A7E">
      <w:pPr>
        <w:pStyle w:val="a5"/>
        <w:spacing w:before="240" w:after="240" w:line="370" w:lineRule="atLeast"/>
        <w:ind w:leftChars="0" w:left="1361"/>
        <w:rPr>
          <w:szCs w:val="22"/>
        </w:rPr>
      </w:pPr>
      <w:r w:rsidRPr="00F156A7">
        <w:rPr>
          <w:rFonts w:hint="eastAsia"/>
          <w:szCs w:val="22"/>
        </w:rPr>
        <w:t>하수급인은</w:t>
      </w:r>
      <w:r w:rsidRPr="00F156A7">
        <w:rPr>
          <w:rFonts w:hint="eastAsia"/>
          <w:szCs w:val="22"/>
        </w:rPr>
        <w:t xml:space="preserve"> </w:t>
      </w:r>
      <w:proofErr w:type="spellStart"/>
      <w:r w:rsidRPr="00F156A7">
        <w:rPr>
          <w:rFonts w:hint="eastAsia"/>
          <w:szCs w:val="22"/>
        </w:rPr>
        <w:t>하도급받은</w:t>
      </w:r>
      <w:proofErr w:type="spellEnd"/>
      <w:r w:rsidRPr="00F156A7">
        <w:rPr>
          <w:rFonts w:hint="eastAsia"/>
          <w:szCs w:val="22"/>
        </w:rPr>
        <w:t xml:space="preserve"> </w:t>
      </w:r>
      <w:r w:rsidRPr="00F156A7">
        <w:rPr>
          <w:rFonts w:hint="eastAsia"/>
          <w:szCs w:val="22"/>
        </w:rPr>
        <w:t>건설공사를</w:t>
      </w:r>
      <w:r w:rsidRPr="00F156A7">
        <w:rPr>
          <w:rFonts w:hint="eastAsia"/>
          <w:szCs w:val="22"/>
        </w:rPr>
        <w:t xml:space="preserve"> </w:t>
      </w:r>
      <w:r w:rsidRPr="00F156A7">
        <w:rPr>
          <w:rFonts w:hint="eastAsia"/>
          <w:szCs w:val="22"/>
        </w:rPr>
        <w:t>다른</w:t>
      </w:r>
      <w:r w:rsidRPr="00F156A7">
        <w:rPr>
          <w:rFonts w:hint="eastAsia"/>
          <w:szCs w:val="22"/>
        </w:rPr>
        <w:t xml:space="preserve"> </w:t>
      </w:r>
      <w:r w:rsidRPr="00F156A7">
        <w:rPr>
          <w:rFonts w:hint="eastAsia"/>
          <w:szCs w:val="22"/>
        </w:rPr>
        <w:t>사람에게</w:t>
      </w:r>
      <w:r w:rsidRPr="00F156A7">
        <w:rPr>
          <w:rFonts w:hint="eastAsia"/>
          <w:szCs w:val="22"/>
        </w:rPr>
        <w:t xml:space="preserve"> </w:t>
      </w:r>
      <w:r w:rsidRPr="00F156A7">
        <w:rPr>
          <w:rFonts w:hint="eastAsia"/>
          <w:szCs w:val="22"/>
        </w:rPr>
        <w:t>다시</w:t>
      </w:r>
      <w:r w:rsidRPr="00F156A7">
        <w:rPr>
          <w:rFonts w:hint="eastAsia"/>
          <w:szCs w:val="22"/>
        </w:rPr>
        <w:t xml:space="preserve"> </w:t>
      </w:r>
      <w:proofErr w:type="spellStart"/>
      <w:r w:rsidRPr="00F156A7">
        <w:rPr>
          <w:rFonts w:hint="eastAsia"/>
          <w:szCs w:val="22"/>
        </w:rPr>
        <w:t>하도급할</w:t>
      </w:r>
      <w:proofErr w:type="spellEnd"/>
      <w:r w:rsidRPr="00F156A7">
        <w:rPr>
          <w:rFonts w:hint="eastAsia"/>
          <w:szCs w:val="22"/>
        </w:rPr>
        <w:t xml:space="preserve"> </w:t>
      </w:r>
      <w:r w:rsidRPr="00F156A7">
        <w:rPr>
          <w:rFonts w:hint="eastAsia"/>
          <w:szCs w:val="22"/>
        </w:rPr>
        <w:t>수</w:t>
      </w:r>
      <w:r w:rsidRPr="00F156A7">
        <w:rPr>
          <w:rFonts w:hint="eastAsia"/>
          <w:szCs w:val="22"/>
        </w:rPr>
        <w:t xml:space="preserve"> </w:t>
      </w:r>
      <w:r w:rsidRPr="00F156A7">
        <w:rPr>
          <w:rFonts w:hint="eastAsia"/>
          <w:szCs w:val="22"/>
        </w:rPr>
        <w:t>없음</w:t>
      </w:r>
      <w:r w:rsidRPr="00F156A7">
        <w:rPr>
          <w:rFonts w:hint="eastAsia"/>
          <w:szCs w:val="22"/>
        </w:rPr>
        <w:t>.</w:t>
      </w:r>
      <w:r w:rsidRPr="00F156A7">
        <w:rPr>
          <w:szCs w:val="22"/>
        </w:rPr>
        <w:t xml:space="preserve"> </w:t>
      </w:r>
    </w:p>
    <w:p w14:paraId="02D67C2B" w14:textId="77777777" w:rsidR="00026A7E" w:rsidRDefault="00026A7E" w:rsidP="00026A7E">
      <w:pPr>
        <w:pStyle w:val="a5"/>
        <w:spacing w:before="240" w:after="240" w:line="370" w:lineRule="atLeast"/>
        <w:ind w:leftChars="0" w:left="1361"/>
        <w:rPr>
          <w:szCs w:val="22"/>
        </w:rPr>
      </w:pPr>
      <w:r>
        <w:rPr>
          <w:rFonts w:hint="eastAsia"/>
          <w:szCs w:val="22"/>
        </w:rPr>
        <w:t>다만</w:t>
      </w:r>
      <w:r>
        <w:rPr>
          <w:rFonts w:hint="eastAsia"/>
          <w:szCs w:val="22"/>
        </w:rPr>
        <w:t>,</w:t>
      </w:r>
      <w:r>
        <w:rPr>
          <w:szCs w:val="22"/>
        </w:rPr>
        <w:t xml:space="preserve"> </w:t>
      </w:r>
      <w:r w:rsidRPr="003D6E6A">
        <w:rPr>
          <w:rFonts w:hint="eastAsia"/>
          <w:szCs w:val="22"/>
        </w:rPr>
        <w:t>종합공사를</w:t>
      </w:r>
      <w:r w:rsidRPr="003D6E6A">
        <w:rPr>
          <w:rFonts w:hint="eastAsia"/>
          <w:szCs w:val="22"/>
        </w:rPr>
        <w:t xml:space="preserve"> </w:t>
      </w:r>
      <w:r w:rsidRPr="003D6E6A">
        <w:rPr>
          <w:rFonts w:hint="eastAsia"/>
          <w:szCs w:val="22"/>
        </w:rPr>
        <w:t>시공하는</w:t>
      </w:r>
      <w:r w:rsidRPr="003D6E6A">
        <w:rPr>
          <w:rFonts w:hint="eastAsia"/>
          <w:szCs w:val="22"/>
        </w:rPr>
        <w:t xml:space="preserve"> </w:t>
      </w:r>
      <w:r w:rsidRPr="003D6E6A">
        <w:rPr>
          <w:rFonts w:hint="eastAsia"/>
          <w:szCs w:val="22"/>
        </w:rPr>
        <w:t>업종을</w:t>
      </w:r>
      <w:r w:rsidRPr="003D6E6A">
        <w:rPr>
          <w:rFonts w:hint="eastAsia"/>
          <w:szCs w:val="22"/>
        </w:rPr>
        <w:t xml:space="preserve"> </w:t>
      </w:r>
      <w:r w:rsidRPr="003D6E6A">
        <w:rPr>
          <w:rFonts w:hint="eastAsia"/>
          <w:szCs w:val="22"/>
        </w:rPr>
        <w:t>등록한</w:t>
      </w:r>
      <w:r w:rsidRPr="003D6E6A">
        <w:rPr>
          <w:rFonts w:hint="eastAsia"/>
          <w:szCs w:val="22"/>
        </w:rPr>
        <w:t xml:space="preserve"> </w:t>
      </w:r>
      <w:r w:rsidRPr="003D6E6A">
        <w:rPr>
          <w:rFonts w:hint="eastAsia"/>
          <w:szCs w:val="22"/>
        </w:rPr>
        <w:t>건설사업자가</w:t>
      </w:r>
      <w:r w:rsidRPr="003D6E6A">
        <w:rPr>
          <w:rFonts w:hint="eastAsia"/>
          <w:szCs w:val="22"/>
        </w:rPr>
        <w:t xml:space="preserve"> </w:t>
      </w:r>
      <w:proofErr w:type="spellStart"/>
      <w:r w:rsidRPr="003D6E6A">
        <w:rPr>
          <w:rFonts w:hint="eastAsia"/>
          <w:szCs w:val="22"/>
        </w:rPr>
        <w:t>하도급받은</w:t>
      </w:r>
      <w:proofErr w:type="spellEnd"/>
      <w:r w:rsidRPr="003D6E6A">
        <w:rPr>
          <w:rFonts w:hint="eastAsia"/>
          <w:szCs w:val="22"/>
        </w:rPr>
        <w:t xml:space="preserve"> </w:t>
      </w:r>
      <w:r w:rsidRPr="003D6E6A">
        <w:rPr>
          <w:rFonts w:hint="eastAsia"/>
          <w:szCs w:val="22"/>
        </w:rPr>
        <w:t>경우로서</w:t>
      </w:r>
      <w:r w:rsidRPr="003D6E6A">
        <w:rPr>
          <w:rFonts w:hint="eastAsia"/>
          <w:szCs w:val="22"/>
        </w:rPr>
        <w:t xml:space="preserve"> </w:t>
      </w:r>
      <w:r w:rsidRPr="003D6E6A">
        <w:rPr>
          <w:rFonts w:hint="eastAsia"/>
          <w:szCs w:val="22"/>
        </w:rPr>
        <w:t>그가</w:t>
      </w:r>
      <w:r w:rsidRPr="003D6E6A">
        <w:rPr>
          <w:rFonts w:hint="eastAsia"/>
          <w:szCs w:val="22"/>
        </w:rPr>
        <w:t xml:space="preserve"> </w:t>
      </w:r>
      <w:proofErr w:type="spellStart"/>
      <w:r w:rsidRPr="003D6E6A">
        <w:rPr>
          <w:rFonts w:hint="eastAsia"/>
          <w:szCs w:val="22"/>
        </w:rPr>
        <w:t>하도급받은</w:t>
      </w:r>
      <w:proofErr w:type="spellEnd"/>
      <w:r w:rsidRPr="003D6E6A">
        <w:rPr>
          <w:rFonts w:hint="eastAsia"/>
          <w:szCs w:val="22"/>
        </w:rPr>
        <w:t xml:space="preserve"> </w:t>
      </w:r>
      <w:r w:rsidRPr="003D6E6A">
        <w:rPr>
          <w:rFonts w:hint="eastAsia"/>
          <w:szCs w:val="22"/>
        </w:rPr>
        <w:t>건설공사</w:t>
      </w:r>
      <w:r w:rsidRPr="003D6E6A">
        <w:rPr>
          <w:rFonts w:hint="eastAsia"/>
          <w:szCs w:val="22"/>
        </w:rPr>
        <w:t xml:space="preserve"> </w:t>
      </w:r>
      <w:r w:rsidRPr="003D6E6A">
        <w:rPr>
          <w:rFonts w:hint="eastAsia"/>
          <w:szCs w:val="22"/>
        </w:rPr>
        <w:t>중</w:t>
      </w:r>
      <w:r w:rsidRPr="003D6E6A">
        <w:rPr>
          <w:rFonts w:hint="eastAsia"/>
          <w:szCs w:val="22"/>
        </w:rPr>
        <w:t xml:space="preserve"> </w:t>
      </w:r>
      <w:r w:rsidRPr="003D6E6A">
        <w:rPr>
          <w:rFonts w:hint="eastAsia"/>
          <w:szCs w:val="22"/>
        </w:rPr>
        <w:t>전문공사에</w:t>
      </w:r>
      <w:r w:rsidRPr="003D6E6A">
        <w:rPr>
          <w:rFonts w:hint="eastAsia"/>
          <w:szCs w:val="22"/>
        </w:rPr>
        <w:t xml:space="preserve"> </w:t>
      </w:r>
      <w:r w:rsidRPr="003D6E6A">
        <w:rPr>
          <w:rFonts w:hint="eastAsia"/>
          <w:szCs w:val="22"/>
        </w:rPr>
        <w:t>해당하는</w:t>
      </w:r>
      <w:r w:rsidRPr="003D6E6A">
        <w:rPr>
          <w:rFonts w:hint="eastAsia"/>
          <w:szCs w:val="22"/>
        </w:rPr>
        <w:t xml:space="preserve"> </w:t>
      </w:r>
      <w:r w:rsidRPr="003D6E6A">
        <w:rPr>
          <w:rFonts w:hint="eastAsia"/>
          <w:szCs w:val="22"/>
        </w:rPr>
        <w:t>건설공사를</w:t>
      </w:r>
      <w:r w:rsidRPr="003D6E6A">
        <w:rPr>
          <w:rFonts w:hint="eastAsia"/>
          <w:szCs w:val="22"/>
        </w:rPr>
        <w:t xml:space="preserve"> </w:t>
      </w:r>
      <w:r w:rsidRPr="003D6E6A">
        <w:rPr>
          <w:rFonts w:hint="eastAsia"/>
          <w:szCs w:val="22"/>
        </w:rPr>
        <w:t>그</w:t>
      </w:r>
      <w:r w:rsidRPr="003D6E6A">
        <w:rPr>
          <w:rFonts w:hint="eastAsia"/>
          <w:szCs w:val="22"/>
        </w:rPr>
        <w:t xml:space="preserve"> </w:t>
      </w:r>
      <w:r w:rsidRPr="003D6E6A">
        <w:rPr>
          <w:rFonts w:hint="eastAsia"/>
          <w:szCs w:val="22"/>
        </w:rPr>
        <w:t>전문공사를</w:t>
      </w:r>
      <w:r w:rsidRPr="003D6E6A">
        <w:rPr>
          <w:rFonts w:hint="eastAsia"/>
          <w:szCs w:val="22"/>
        </w:rPr>
        <w:t xml:space="preserve"> </w:t>
      </w:r>
      <w:r w:rsidRPr="003D6E6A">
        <w:rPr>
          <w:rFonts w:hint="eastAsia"/>
          <w:szCs w:val="22"/>
        </w:rPr>
        <w:t>시공하는</w:t>
      </w:r>
      <w:r w:rsidRPr="003D6E6A">
        <w:rPr>
          <w:rFonts w:hint="eastAsia"/>
          <w:szCs w:val="22"/>
        </w:rPr>
        <w:t xml:space="preserve"> </w:t>
      </w:r>
      <w:r w:rsidRPr="003D6E6A">
        <w:rPr>
          <w:rFonts w:hint="eastAsia"/>
          <w:szCs w:val="22"/>
        </w:rPr>
        <w:t>업종을</w:t>
      </w:r>
      <w:r w:rsidRPr="003D6E6A">
        <w:rPr>
          <w:rFonts w:hint="eastAsia"/>
          <w:szCs w:val="22"/>
        </w:rPr>
        <w:t xml:space="preserve"> </w:t>
      </w:r>
      <w:r w:rsidRPr="003D6E6A">
        <w:rPr>
          <w:rFonts w:hint="eastAsia"/>
          <w:szCs w:val="22"/>
        </w:rPr>
        <w:t>등록한</w:t>
      </w:r>
      <w:r w:rsidRPr="003D6E6A">
        <w:rPr>
          <w:rFonts w:hint="eastAsia"/>
          <w:szCs w:val="22"/>
        </w:rPr>
        <w:t xml:space="preserve"> </w:t>
      </w:r>
      <w:r w:rsidRPr="003D6E6A">
        <w:rPr>
          <w:rFonts w:hint="eastAsia"/>
          <w:szCs w:val="22"/>
        </w:rPr>
        <w:t>건설사업자에게</w:t>
      </w:r>
      <w:r w:rsidRPr="003D6E6A">
        <w:rPr>
          <w:rFonts w:hint="eastAsia"/>
          <w:szCs w:val="22"/>
        </w:rPr>
        <w:t xml:space="preserve"> </w:t>
      </w:r>
      <w:r w:rsidRPr="003D6E6A">
        <w:rPr>
          <w:rFonts w:hint="eastAsia"/>
          <w:szCs w:val="22"/>
        </w:rPr>
        <w:t>다시</w:t>
      </w:r>
      <w:r w:rsidRPr="003D6E6A">
        <w:rPr>
          <w:rFonts w:hint="eastAsia"/>
          <w:szCs w:val="22"/>
        </w:rPr>
        <w:t xml:space="preserve"> </w:t>
      </w:r>
      <w:proofErr w:type="spellStart"/>
      <w:r w:rsidRPr="003D6E6A">
        <w:rPr>
          <w:rFonts w:hint="eastAsia"/>
          <w:szCs w:val="22"/>
        </w:rPr>
        <w:t>하도급하는</w:t>
      </w:r>
      <w:proofErr w:type="spellEnd"/>
      <w:r w:rsidRPr="003D6E6A">
        <w:rPr>
          <w:rFonts w:hint="eastAsia"/>
          <w:szCs w:val="22"/>
        </w:rPr>
        <w:t xml:space="preserve"> </w:t>
      </w:r>
      <w:r w:rsidRPr="003D6E6A">
        <w:rPr>
          <w:rFonts w:hint="eastAsia"/>
          <w:szCs w:val="22"/>
        </w:rPr>
        <w:t>경우</w:t>
      </w:r>
      <w:r w:rsidRPr="003D6E6A">
        <w:rPr>
          <w:rFonts w:hint="eastAsia"/>
          <w:szCs w:val="22"/>
        </w:rPr>
        <w:t>(</w:t>
      </w:r>
      <w:r w:rsidRPr="003D6E6A">
        <w:rPr>
          <w:rFonts w:hint="eastAsia"/>
          <w:szCs w:val="22"/>
        </w:rPr>
        <w:t>발주자가</w:t>
      </w:r>
      <w:r w:rsidRPr="003D6E6A">
        <w:rPr>
          <w:rFonts w:hint="eastAsia"/>
          <w:szCs w:val="22"/>
        </w:rPr>
        <w:t xml:space="preserve"> </w:t>
      </w:r>
      <w:r w:rsidRPr="003D6E6A">
        <w:rPr>
          <w:rFonts w:hint="eastAsia"/>
          <w:szCs w:val="22"/>
        </w:rPr>
        <w:t>공사품질이나</w:t>
      </w:r>
      <w:r w:rsidRPr="003D6E6A">
        <w:rPr>
          <w:rFonts w:hint="eastAsia"/>
          <w:szCs w:val="22"/>
        </w:rPr>
        <w:t xml:space="preserve"> </w:t>
      </w:r>
      <w:r w:rsidRPr="003D6E6A">
        <w:rPr>
          <w:rFonts w:hint="eastAsia"/>
          <w:szCs w:val="22"/>
        </w:rPr>
        <w:t>시공상</w:t>
      </w:r>
      <w:r w:rsidRPr="003D6E6A">
        <w:rPr>
          <w:rFonts w:hint="eastAsia"/>
          <w:szCs w:val="22"/>
        </w:rPr>
        <w:t xml:space="preserve"> </w:t>
      </w:r>
      <w:r w:rsidRPr="003D6E6A">
        <w:rPr>
          <w:rFonts w:hint="eastAsia"/>
          <w:szCs w:val="22"/>
        </w:rPr>
        <w:t>능률을</w:t>
      </w:r>
      <w:r w:rsidRPr="003D6E6A">
        <w:rPr>
          <w:rFonts w:hint="eastAsia"/>
          <w:szCs w:val="22"/>
        </w:rPr>
        <w:t xml:space="preserve"> </w:t>
      </w:r>
      <w:r w:rsidRPr="003D6E6A">
        <w:rPr>
          <w:rFonts w:hint="eastAsia"/>
          <w:szCs w:val="22"/>
        </w:rPr>
        <w:t>높이기</w:t>
      </w:r>
      <w:r w:rsidRPr="003D6E6A">
        <w:rPr>
          <w:rFonts w:hint="eastAsia"/>
          <w:szCs w:val="22"/>
        </w:rPr>
        <w:t xml:space="preserve"> </w:t>
      </w:r>
      <w:r w:rsidRPr="003D6E6A">
        <w:rPr>
          <w:rFonts w:hint="eastAsia"/>
          <w:szCs w:val="22"/>
        </w:rPr>
        <w:t>위하여</w:t>
      </w:r>
      <w:r w:rsidRPr="003D6E6A">
        <w:rPr>
          <w:rFonts w:hint="eastAsia"/>
          <w:szCs w:val="22"/>
        </w:rPr>
        <w:t xml:space="preserve"> </w:t>
      </w:r>
      <w:r w:rsidRPr="003D6E6A">
        <w:rPr>
          <w:rFonts w:hint="eastAsia"/>
          <w:szCs w:val="22"/>
        </w:rPr>
        <w:t>필요하다고</w:t>
      </w:r>
      <w:r w:rsidRPr="003D6E6A">
        <w:rPr>
          <w:rFonts w:hint="eastAsia"/>
          <w:szCs w:val="22"/>
        </w:rPr>
        <w:t xml:space="preserve"> </w:t>
      </w:r>
      <w:r w:rsidRPr="003D6E6A">
        <w:rPr>
          <w:rFonts w:hint="eastAsia"/>
          <w:szCs w:val="22"/>
        </w:rPr>
        <w:t>인정하여</w:t>
      </w:r>
      <w:r w:rsidRPr="003D6E6A">
        <w:rPr>
          <w:rFonts w:hint="eastAsia"/>
          <w:szCs w:val="22"/>
        </w:rPr>
        <w:t xml:space="preserve"> </w:t>
      </w:r>
      <w:r w:rsidRPr="003D6E6A">
        <w:rPr>
          <w:rFonts w:hint="eastAsia"/>
          <w:szCs w:val="22"/>
        </w:rPr>
        <w:t>서면으로</w:t>
      </w:r>
      <w:r w:rsidRPr="003D6E6A">
        <w:rPr>
          <w:rFonts w:hint="eastAsia"/>
          <w:szCs w:val="22"/>
        </w:rPr>
        <w:t xml:space="preserve"> </w:t>
      </w:r>
      <w:r w:rsidRPr="003D6E6A">
        <w:rPr>
          <w:rFonts w:hint="eastAsia"/>
          <w:szCs w:val="22"/>
        </w:rPr>
        <w:t>승낙한</w:t>
      </w:r>
      <w:r w:rsidRPr="003D6E6A">
        <w:rPr>
          <w:rFonts w:hint="eastAsia"/>
          <w:szCs w:val="22"/>
        </w:rPr>
        <w:t xml:space="preserve"> </w:t>
      </w:r>
      <w:r w:rsidRPr="003D6E6A">
        <w:rPr>
          <w:rFonts w:hint="eastAsia"/>
          <w:szCs w:val="22"/>
        </w:rPr>
        <w:t>경우에</w:t>
      </w:r>
      <w:r w:rsidRPr="003D6E6A">
        <w:rPr>
          <w:rFonts w:hint="eastAsia"/>
          <w:szCs w:val="22"/>
        </w:rPr>
        <w:t xml:space="preserve"> </w:t>
      </w:r>
      <w:r w:rsidRPr="003D6E6A">
        <w:rPr>
          <w:rFonts w:hint="eastAsia"/>
          <w:szCs w:val="22"/>
        </w:rPr>
        <w:t>한정한다</w:t>
      </w:r>
      <w:r w:rsidRPr="003D6E6A">
        <w:rPr>
          <w:rFonts w:hint="eastAsia"/>
          <w:szCs w:val="22"/>
        </w:rPr>
        <w:t xml:space="preserve">) </w:t>
      </w:r>
      <w:r>
        <w:rPr>
          <w:rFonts w:hint="eastAsia"/>
          <w:szCs w:val="22"/>
        </w:rPr>
        <w:t>또는</w:t>
      </w:r>
      <w:r>
        <w:rPr>
          <w:rFonts w:hint="eastAsia"/>
          <w:szCs w:val="22"/>
        </w:rPr>
        <w:t xml:space="preserve"> </w:t>
      </w:r>
      <w:r w:rsidRPr="003D6E6A">
        <w:rPr>
          <w:rFonts w:hint="eastAsia"/>
          <w:szCs w:val="22"/>
        </w:rPr>
        <w:t>전문공사를</w:t>
      </w:r>
      <w:r w:rsidRPr="003D6E6A">
        <w:rPr>
          <w:rFonts w:hint="eastAsia"/>
          <w:szCs w:val="22"/>
        </w:rPr>
        <w:t xml:space="preserve"> </w:t>
      </w:r>
      <w:r w:rsidRPr="003D6E6A">
        <w:rPr>
          <w:rFonts w:hint="eastAsia"/>
          <w:szCs w:val="22"/>
        </w:rPr>
        <w:t>시공하는</w:t>
      </w:r>
      <w:r w:rsidRPr="003D6E6A">
        <w:rPr>
          <w:rFonts w:hint="eastAsia"/>
          <w:szCs w:val="22"/>
        </w:rPr>
        <w:t xml:space="preserve"> </w:t>
      </w:r>
      <w:r w:rsidRPr="003D6E6A">
        <w:rPr>
          <w:rFonts w:hint="eastAsia"/>
          <w:szCs w:val="22"/>
        </w:rPr>
        <w:t>업종을</w:t>
      </w:r>
      <w:r w:rsidRPr="003D6E6A">
        <w:rPr>
          <w:rFonts w:hint="eastAsia"/>
          <w:szCs w:val="22"/>
        </w:rPr>
        <w:t xml:space="preserve"> </w:t>
      </w:r>
      <w:r w:rsidRPr="003D6E6A">
        <w:rPr>
          <w:rFonts w:hint="eastAsia"/>
          <w:szCs w:val="22"/>
        </w:rPr>
        <w:t>등록한</w:t>
      </w:r>
      <w:r w:rsidRPr="003D6E6A">
        <w:rPr>
          <w:rFonts w:hint="eastAsia"/>
          <w:szCs w:val="22"/>
        </w:rPr>
        <w:t xml:space="preserve"> </w:t>
      </w:r>
      <w:r w:rsidRPr="003D6E6A">
        <w:rPr>
          <w:rFonts w:hint="eastAsia"/>
          <w:szCs w:val="22"/>
        </w:rPr>
        <w:t>건설사업자가</w:t>
      </w:r>
      <w:r w:rsidRPr="003D6E6A">
        <w:rPr>
          <w:rFonts w:hint="eastAsia"/>
          <w:szCs w:val="22"/>
        </w:rPr>
        <w:t xml:space="preserve"> </w:t>
      </w:r>
      <w:proofErr w:type="spellStart"/>
      <w:r w:rsidRPr="003D6E6A">
        <w:rPr>
          <w:rFonts w:hint="eastAsia"/>
          <w:szCs w:val="22"/>
        </w:rPr>
        <w:t>하도급받은</w:t>
      </w:r>
      <w:proofErr w:type="spellEnd"/>
      <w:r w:rsidRPr="003D6E6A">
        <w:rPr>
          <w:rFonts w:hint="eastAsia"/>
          <w:szCs w:val="22"/>
        </w:rPr>
        <w:t xml:space="preserve"> </w:t>
      </w:r>
      <w:r w:rsidRPr="003D6E6A">
        <w:rPr>
          <w:rFonts w:hint="eastAsia"/>
          <w:szCs w:val="22"/>
        </w:rPr>
        <w:t>경우로서</w:t>
      </w:r>
      <w:r w:rsidRPr="003D6E6A">
        <w:rPr>
          <w:rFonts w:hint="eastAsia"/>
          <w:szCs w:val="22"/>
        </w:rPr>
        <w:t xml:space="preserve"> </w:t>
      </w:r>
      <w:r>
        <w:rPr>
          <w:rFonts w:hint="eastAsia"/>
          <w:szCs w:val="22"/>
        </w:rPr>
        <w:t>수급인의</w:t>
      </w:r>
      <w:r>
        <w:rPr>
          <w:rFonts w:hint="eastAsia"/>
          <w:szCs w:val="22"/>
        </w:rPr>
        <w:t xml:space="preserve"> </w:t>
      </w:r>
      <w:r>
        <w:rPr>
          <w:rFonts w:hint="eastAsia"/>
          <w:szCs w:val="22"/>
        </w:rPr>
        <w:t>서면</w:t>
      </w:r>
      <w:r>
        <w:rPr>
          <w:rFonts w:hint="eastAsia"/>
          <w:szCs w:val="22"/>
        </w:rPr>
        <w:t xml:space="preserve"> </w:t>
      </w:r>
      <w:r>
        <w:rPr>
          <w:rFonts w:hint="eastAsia"/>
          <w:szCs w:val="22"/>
        </w:rPr>
        <w:t>승낙을</w:t>
      </w:r>
      <w:r>
        <w:rPr>
          <w:rFonts w:hint="eastAsia"/>
          <w:szCs w:val="22"/>
        </w:rPr>
        <w:t xml:space="preserve"> </w:t>
      </w:r>
      <w:r>
        <w:rPr>
          <w:rFonts w:hint="eastAsia"/>
          <w:szCs w:val="22"/>
        </w:rPr>
        <w:t>받고</w:t>
      </w:r>
      <w:r>
        <w:rPr>
          <w:rFonts w:hint="eastAsia"/>
          <w:szCs w:val="22"/>
        </w:rPr>
        <w:t>,</w:t>
      </w:r>
      <w:r>
        <w:rPr>
          <w:szCs w:val="22"/>
        </w:rPr>
        <w:t xml:space="preserve"> </w:t>
      </w:r>
      <w:r>
        <w:rPr>
          <w:rFonts w:hint="eastAsia"/>
          <w:szCs w:val="22"/>
        </w:rPr>
        <w:t>건설산업기본법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2</w:t>
      </w:r>
      <w:r>
        <w:rPr>
          <w:szCs w:val="22"/>
        </w:rPr>
        <w:t>5</w:t>
      </w:r>
      <w:r>
        <w:rPr>
          <w:rFonts w:hint="eastAsia"/>
          <w:szCs w:val="22"/>
        </w:rPr>
        <w:t>조의</w:t>
      </w:r>
      <w:r>
        <w:rPr>
          <w:rFonts w:hint="eastAsia"/>
          <w:szCs w:val="22"/>
        </w:rPr>
        <w:t>7</w:t>
      </w:r>
      <w:r>
        <w:rPr>
          <w:rFonts w:hint="eastAsia"/>
          <w:szCs w:val="22"/>
        </w:rPr>
        <w:t>의</w:t>
      </w:r>
      <w:r>
        <w:rPr>
          <w:rFonts w:hint="eastAsia"/>
          <w:szCs w:val="22"/>
        </w:rPr>
        <w:t xml:space="preserve"> </w:t>
      </w:r>
      <w:r>
        <w:rPr>
          <w:rFonts w:hint="eastAsia"/>
          <w:szCs w:val="22"/>
        </w:rPr>
        <w:t>요건을</w:t>
      </w:r>
      <w:r>
        <w:rPr>
          <w:rFonts w:hint="eastAsia"/>
          <w:szCs w:val="22"/>
        </w:rPr>
        <w:t xml:space="preserve"> </w:t>
      </w:r>
      <w:r w:rsidRPr="003D6E6A">
        <w:rPr>
          <w:rFonts w:hint="eastAsia"/>
          <w:szCs w:val="22"/>
        </w:rPr>
        <w:t>모두</w:t>
      </w:r>
      <w:r w:rsidRPr="003D6E6A">
        <w:rPr>
          <w:rFonts w:hint="eastAsia"/>
          <w:szCs w:val="22"/>
        </w:rPr>
        <w:t xml:space="preserve"> </w:t>
      </w:r>
      <w:r w:rsidRPr="003D6E6A">
        <w:rPr>
          <w:rFonts w:hint="eastAsia"/>
          <w:szCs w:val="22"/>
        </w:rPr>
        <w:t>충족하여</w:t>
      </w:r>
      <w:r w:rsidRPr="003D6E6A">
        <w:rPr>
          <w:rFonts w:hint="eastAsia"/>
          <w:szCs w:val="22"/>
        </w:rPr>
        <w:t xml:space="preserve"> </w:t>
      </w:r>
      <w:proofErr w:type="spellStart"/>
      <w:r w:rsidRPr="003D6E6A">
        <w:rPr>
          <w:rFonts w:hint="eastAsia"/>
          <w:szCs w:val="22"/>
        </w:rPr>
        <w:t>하도급받은</w:t>
      </w:r>
      <w:proofErr w:type="spellEnd"/>
      <w:r w:rsidRPr="003D6E6A">
        <w:rPr>
          <w:rFonts w:hint="eastAsia"/>
          <w:szCs w:val="22"/>
        </w:rPr>
        <w:t xml:space="preserve"> </w:t>
      </w:r>
      <w:r w:rsidRPr="003D6E6A">
        <w:rPr>
          <w:rFonts w:hint="eastAsia"/>
          <w:szCs w:val="22"/>
        </w:rPr>
        <w:t>전문공사의</w:t>
      </w:r>
      <w:r w:rsidRPr="003D6E6A">
        <w:rPr>
          <w:rFonts w:hint="eastAsia"/>
          <w:szCs w:val="22"/>
        </w:rPr>
        <w:t xml:space="preserve"> </w:t>
      </w:r>
      <w:r w:rsidRPr="003D6E6A">
        <w:rPr>
          <w:rFonts w:hint="eastAsia"/>
          <w:szCs w:val="22"/>
        </w:rPr>
        <w:t>일부를</w:t>
      </w:r>
      <w:r w:rsidRPr="003D6E6A">
        <w:rPr>
          <w:rFonts w:hint="eastAsia"/>
          <w:szCs w:val="22"/>
        </w:rPr>
        <w:t xml:space="preserve"> </w:t>
      </w:r>
      <w:r w:rsidRPr="003D6E6A">
        <w:rPr>
          <w:rFonts w:hint="eastAsia"/>
          <w:szCs w:val="22"/>
        </w:rPr>
        <w:t>그</w:t>
      </w:r>
      <w:r w:rsidRPr="003D6E6A">
        <w:rPr>
          <w:rFonts w:hint="eastAsia"/>
          <w:szCs w:val="22"/>
        </w:rPr>
        <w:t xml:space="preserve"> </w:t>
      </w:r>
      <w:r w:rsidRPr="003D6E6A">
        <w:rPr>
          <w:rFonts w:hint="eastAsia"/>
          <w:szCs w:val="22"/>
        </w:rPr>
        <w:t>전문공사를</w:t>
      </w:r>
      <w:r w:rsidRPr="003D6E6A">
        <w:rPr>
          <w:rFonts w:hint="eastAsia"/>
          <w:szCs w:val="22"/>
        </w:rPr>
        <w:t xml:space="preserve"> </w:t>
      </w:r>
      <w:r w:rsidRPr="003D6E6A">
        <w:rPr>
          <w:rFonts w:hint="eastAsia"/>
          <w:szCs w:val="22"/>
        </w:rPr>
        <w:t>시공하는</w:t>
      </w:r>
      <w:r w:rsidRPr="003D6E6A">
        <w:rPr>
          <w:rFonts w:hint="eastAsia"/>
          <w:szCs w:val="22"/>
        </w:rPr>
        <w:t xml:space="preserve"> </w:t>
      </w:r>
      <w:r w:rsidRPr="003D6E6A">
        <w:rPr>
          <w:rFonts w:hint="eastAsia"/>
          <w:szCs w:val="22"/>
        </w:rPr>
        <w:t>업종을</w:t>
      </w:r>
      <w:r w:rsidRPr="003D6E6A">
        <w:rPr>
          <w:rFonts w:hint="eastAsia"/>
          <w:szCs w:val="22"/>
        </w:rPr>
        <w:t xml:space="preserve"> </w:t>
      </w:r>
      <w:r w:rsidRPr="003D6E6A">
        <w:rPr>
          <w:rFonts w:hint="eastAsia"/>
          <w:szCs w:val="22"/>
        </w:rPr>
        <w:t>등록한</w:t>
      </w:r>
      <w:r w:rsidRPr="003D6E6A">
        <w:rPr>
          <w:rFonts w:hint="eastAsia"/>
          <w:szCs w:val="22"/>
        </w:rPr>
        <w:t xml:space="preserve"> </w:t>
      </w:r>
      <w:r w:rsidRPr="003D6E6A">
        <w:rPr>
          <w:rFonts w:hint="eastAsia"/>
          <w:szCs w:val="22"/>
        </w:rPr>
        <w:t>건설사업자에게</w:t>
      </w:r>
      <w:r w:rsidRPr="003D6E6A">
        <w:rPr>
          <w:rFonts w:hint="eastAsia"/>
          <w:szCs w:val="22"/>
        </w:rPr>
        <w:t xml:space="preserve"> </w:t>
      </w:r>
      <w:r w:rsidRPr="003D6E6A">
        <w:rPr>
          <w:rFonts w:hint="eastAsia"/>
          <w:szCs w:val="22"/>
        </w:rPr>
        <w:t>다시</w:t>
      </w:r>
      <w:r w:rsidRPr="003D6E6A">
        <w:rPr>
          <w:rFonts w:hint="eastAsia"/>
          <w:szCs w:val="22"/>
        </w:rPr>
        <w:t xml:space="preserve"> </w:t>
      </w:r>
      <w:proofErr w:type="spellStart"/>
      <w:r w:rsidRPr="003D6E6A">
        <w:rPr>
          <w:rFonts w:hint="eastAsia"/>
          <w:szCs w:val="22"/>
        </w:rPr>
        <w:t>하도급하는</w:t>
      </w:r>
      <w:proofErr w:type="spellEnd"/>
      <w:r w:rsidRPr="003D6E6A">
        <w:rPr>
          <w:rFonts w:hint="eastAsia"/>
          <w:szCs w:val="22"/>
        </w:rPr>
        <w:t xml:space="preserve"> </w:t>
      </w:r>
      <w:r>
        <w:rPr>
          <w:rFonts w:hint="eastAsia"/>
          <w:szCs w:val="22"/>
        </w:rPr>
        <w:t>경우에</w:t>
      </w:r>
      <w:r>
        <w:rPr>
          <w:rFonts w:hint="eastAsia"/>
          <w:szCs w:val="22"/>
        </w:rPr>
        <w:t xml:space="preserve"> </w:t>
      </w:r>
      <w:r>
        <w:rPr>
          <w:rFonts w:hint="eastAsia"/>
          <w:szCs w:val="22"/>
        </w:rPr>
        <w:t>한하여</w:t>
      </w:r>
      <w:r>
        <w:rPr>
          <w:rFonts w:hint="eastAsia"/>
          <w:szCs w:val="22"/>
        </w:rPr>
        <w:t xml:space="preserve"> </w:t>
      </w:r>
      <w:r>
        <w:rPr>
          <w:rFonts w:hint="eastAsia"/>
          <w:szCs w:val="22"/>
        </w:rPr>
        <w:t>가능함</w:t>
      </w:r>
      <w:r>
        <w:rPr>
          <w:rFonts w:hint="eastAsia"/>
          <w:szCs w:val="22"/>
        </w:rPr>
        <w:t>(</w:t>
      </w:r>
      <w:r>
        <w:rPr>
          <w:rFonts w:hint="eastAsia"/>
          <w:szCs w:val="22"/>
        </w:rPr>
        <w:t>건설산업기본법</w:t>
      </w:r>
      <w:r>
        <w:rPr>
          <w:rFonts w:hint="eastAsia"/>
          <w:szCs w:val="22"/>
        </w:rPr>
        <w:t xml:space="preserve"> </w:t>
      </w:r>
      <w:r>
        <w:rPr>
          <w:rFonts w:hint="eastAsia"/>
          <w:szCs w:val="22"/>
        </w:rPr>
        <w:t>제</w:t>
      </w:r>
      <w:r>
        <w:rPr>
          <w:rFonts w:hint="eastAsia"/>
          <w:szCs w:val="22"/>
        </w:rPr>
        <w:t>2</w:t>
      </w:r>
      <w:r>
        <w:rPr>
          <w:szCs w:val="22"/>
        </w:rPr>
        <w:t>9</w:t>
      </w:r>
      <w:r>
        <w:rPr>
          <w:rFonts w:hint="eastAsia"/>
          <w:szCs w:val="22"/>
        </w:rPr>
        <w:t>조</w:t>
      </w:r>
      <w:r>
        <w:rPr>
          <w:rFonts w:hint="eastAsia"/>
          <w:szCs w:val="22"/>
        </w:rPr>
        <w:t xml:space="preserve"> </w:t>
      </w:r>
      <w:r>
        <w:rPr>
          <w:rFonts w:hint="eastAsia"/>
          <w:szCs w:val="22"/>
        </w:rPr>
        <w:t>제</w:t>
      </w:r>
      <w:r>
        <w:rPr>
          <w:rFonts w:hint="eastAsia"/>
          <w:szCs w:val="22"/>
        </w:rPr>
        <w:t>3</w:t>
      </w:r>
      <w:r>
        <w:rPr>
          <w:rFonts w:hint="eastAsia"/>
          <w:szCs w:val="22"/>
        </w:rPr>
        <w:t>항</w:t>
      </w:r>
      <w:r>
        <w:rPr>
          <w:rFonts w:hint="eastAsia"/>
          <w:szCs w:val="22"/>
        </w:rPr>
        <w:t>)</w:t>
      </w:r>
      <w:r w:rsidRPr="00F156A7">
        <w:rPr>
          <w:szCs w:val="22"/>
        </w:rPr>
        <w:t>.</w:t>
      </w:r>
    </w:p>
    <w:p w14:paraId="79662EB2" w14:textId="77777777" w:rsidR="00026A7E" w:rsidRDefault="00026A7E" w:rsidP="00026A7E">
      <w:pPr>
        <w:pStyle w:val="a5"/>
        <w:numPr>
          <w:ilvl w:val="2"/>
          <w:numId w:val="97"/>
        </w:numPr>
        <w:spacing w:after="240"/>
        <w:ind w:leftChars="0" w:left="1361" w:hanging="454"/>
        <w:rPr>
          <w:szCs w:val="22"/>
          <w:u w:val="single"/>
        </w:rPr>
      </w:pPr>
      <w:r>
        <w:rPr>
          <w:rFonts w:hint="eastAsia"/>
          <w:szCs w:val="22"/>
          <w:u w:val="single"/>
        </w:rPr>
        <w:t>수급인</w:t>
      </w:r>
      <w:r>
        <w:rPr>
          <w:rFonts w:hint="eastAsia"/>
          <w:szCs w:val="22"/>
          <w:u w:val="single"/>
        </w:rPr>
        <w:t xml:space="preserve"> </w:t>
      </w:r>
      <w:r>
        <w:rPr>
          <w:rFonts w:hint="eastAsia"/>
          <w:szCs w:val="22"/>
          <w:u w:val="single"/>
        </w:rPr>
        <w:t>및</w:t>
      </w:r>
      <w:r>
        <w:rPr>
          <w:rFonts w:hint="eastAsia"/>
          <w:szCs w:val="22"/>
          <w:u w:val="single"/>
        </w:rPr>
        <w:t xml:space="preserve"> </w:t>
      </w:r>
      <w:r w:rsidRPr="00156267">
        <w:rPr>
          <w:rFonts w:hint="eastAsia"/>
          <w:szCs w:val="22"/>
          <w:u w:val="single"/>
        </w:rPr>
        <w:t>하수급인의</w:t>
      </w:r>
      <w:r w:rsidRPr="00156267">
        <w:rPr>
          <w:rFonts w:hint="eastAsia"/>
          <w:szCs w:val="22"/>
          <w:u w:val="single"/>
        </w:rPr>
        <w:t xml:space="preserve"> </w:t>
      </w:r>
      <w:r w:rsidRPr="00156267">
        <w:rPr>
          <w:rFonts w:hint="eastAsia"/>
          <w:szCs w:val="22"/>
          <w:u w:val="single"/>
        </w:rPr>
        <w:t>자격제한</w:t>
      </w:r>
    </w:p>
    <w:p w14:paraId="601A61E5" w14:textId="77777777" w:rsidR="00026A7E" w:rsidRPr="002749F8" w:rsidRDefault="00026A7E" w:rsidP="00026A7E">
      <w:pPr>
        <w:pStyle w:val="a5"/>
        <w:spacing w:before="240" w:after="240" w:line="370" w:lineRule="atLeast"/>
        <w:ind w:leftChars="0" w:left="1361"/>
        <w:rPr>
          <w:szCs w:val="22"/>
        </w:rPr>
      </w:pPr>
      <w:r w:rsidRPr="002749F8">
        <w:rPr>
          <w:rFonts w:hint="eastAsia"/>
          <w:szCs w:val="22"/>
        </w:rPr>
        <w:t>발주자</w:t>
      </w:r>
      <w:r w:rsidRPr="002749F8">
        <w:rPr>
          <w:rFonts w:hint="eastAsia"/>
          <w:szCs w:val="22"/>
        </w:rPr>
        <w:t xml:space="preserve"> </w:t>
      </w:r>
      <w:r w:rsidRPr="002749F8">
        <w:rPr>
          <w:rFonts w:hint="eastAsia"/>
          <w:szCs w:val="22"/>
        </w:rPr>
        <w:t>및</w:t>
      </w:r>
      <w:r w:rsidRPr="002749F8">
        <w:rPr>
          <w:rFonts w:hint="eastAsia"/>
          <w:szCs w:val="22"/>
        </w:rPr>
        <w:t xml:space="preserve"> </w:t>
      </w:r>
      <w:r w:rsidRPr="002749F8">
        <w:rPr>
          <w:rFonts w:hint="eastAsia"/>
          <w:szCs w:val="22"/>
        </w:rPr>
        <w:t>수급인은</w:t>
      </w:r>
      <w:r w:rsidRPr="002749F8">
        <w:rPr>
          <w:rFonts w:hint="eastAsia"/>
          <w:szCs w:val="22"/>
        </w:rPr>
        <w:t xml:space="preserve"> </w:t>
      </w:r>
      <w:r w:rsidRPr="002749F8">
        <w:rPr>
          <w:rFonts w:hint="eastAsia"/>
          <w:szCs w:val="22"/>
        </w:rPr>
        <w:t>건설업</w:t>
      </w:r>
      <w:r w:rsidRPr="002749F8">
        <w:rPr>
          <w:rFonts w:hint="eastAsia"/>
          <w:szCs w:val="22"/>
        </w:rPr>
        <w:t xml:space="preserve"> </w:t>
      </w:r>
      <w:r w:rsidRPr="002749F8">
        <w:rPr>
          <w:rFonts w:hint="eastAsia"/>
          <w:szCs w:val="22"/>
        </w:rPr>
        <w:t>등록을</w:t>
      </w:r>
      <w:r w:rsidRPr="002749F8">
        <w:rPr>
          <w:rFonts w:hint="eastAsia"/>
          <w:szCs w:val="22"/>
        </w:rPr>
        <w:t xml:space="preserve"> </w:t>
      </w:r>
      <w:r w:rsidRPr="002749F8">
        <w:rPr>
          <w:rFonts w:hint="eastAsia"/>
          <w:szCs w:val="22"/>
        </w:rPr>
        <w:t>한</w:t>
      </w:r>
      <w:r w:rsidRPr="002749F8">
        <w:rPr>
          <w:rFonts w:hint="eastAsia"/>
          <w:szCs w:val="22"/>
        </w:rPr>
        <w:t xml:space="preserve"> </w:t>
      </w:r>
      <w:r w:rsidRPr="002749F8">
        <w:rPr>
          <w:rFonts w:hint="eastAsia"/>
          <w:szCs w:val="22"/>
        </w:rPr>
        <w:t>건설사업자에게</w:t>
      </w:r>
      <w:r w:rsidRPr="002749F8">
        <w:rPr>
          <w:rFonts w:hint="eastAsia"/>
          <w:szCs w:val="22"/>
        </w:rPr>
        <w:t xml:space="preserve"> </w:t>
      </w:r>
      <w:r w:rsidRPr="002749F8">
        <w:rPr>
          <w:rFonts w:hint="eastAsia"/>
          <w:szCs w:val="22"/>
        </w:rPr>
        <w:t>도급</w:t>
      </w:r>
      <w:r w:rsidRPr="002749F8">
        <w:rPr>
          <w:rFonts w:hint="eastAsia"/>
          <w:szCs w:val="22"/>
        </w:rPr>
        <w:t xml:space="preserve"> </w:t>
      </w:r>
      <w:r w:rsidRPr="002749F8">
        <w:rPr>
          <w:rFonts w:hint="eastAsia"/>
          <w:szCs w:val="22"/>
        </w:rPr>
        <w:t>및</w:t>
      </w:r>
      <w:r w:rsidRPr="002749F8">
        <w:rPr>
          <w:rFonts w:hint="eastAsia"/>
          <w:szCs w:val="22"/>
        </w:rPr>
        <w:t xml:space="preserve"> </w:t>
      </w:r>
      <w:r w:rsidRPr="002749F8">
        <w:rPr>
          <w:rFonts w:hint="eastAsia"/>
          <w:szCs w:val="22"/>
        </w:rPr>
        <w:t>하도급해야</w:t>
      </w:r>
      <w:r w:rsidRPr="002749F8">
        <w:rPr>
          <w:rFonts w:hint="eastAsia"/>
          <w:szCs w:val="22"/>
        </w:rPr>
        <w:t xml:space="preserve"> </w:t>
      </w:r>
      <w:r w:rsidRPr="002749F8">
        <w:rPr>
          <w:rFonts w:hint="eastAsia"/>
          <w:szCs w:val="22"/>
        </w:rPr>
        <w:t>함</w:t>
      </w:r>
      <w:r w:rsidRPr="002749F8">
        <w:rPr>
          <w:rFonts w:hint="eastAsia"/>
          <w:szCs w:val="22"/>
        </w:rPr>
        <w:t>(</w:t>
      </w:r>
      <w:r w:rsidRPr="002749F8">
        <w:rPr>
          <w:rFonts w:hint="eastAsia"/>
          <w:szCs w:val="22"/>
        </w:rPr>
        <w:t>건설산업기본법</w:t>
      </w:r>
      <w:r w:rsidRPr="002749F8">
        <w:rPr>
          <w:rFonts w:hint="eastAsia"/>
          <w:szCs w:val="22"/>
        </w:rPr>
        <w:t xml:space="preserve"> </w:t>
      </w:r>
      <w:r w:rsidRPr="002749F8">
        <w:rPr>
          <w:szCs w:val="22"/>
        </w:rPr>
        <w:t>2</w:t>
      </w:r>
      <w:r w:rsidRPr="002749F8">
        <w:rPr>
          <w:rFonts w:hint="eastAsia"/>
          <w:szCs w:val="22"/>
        </w:rPr>
        <w:t>5</w:t>
      </w:r>
      <w:r w:rsidRPr="002749F8">
        <w:rPr>
          <w:rFonts w:hint="eastAsia"/>
          <w:szCs w:val="22"/>
        </w:rPr>
        <w:t>조</w:t>
      </w:r>
      <w:r w:rsidRPr="002749F8">
        <w:rPr>
          <w:rFonts w:hint="eastAsia"/>
          <w:szCs w:val="22"/>
        </w:rPr>
        <w:t xml:space="preserve"> </w:t>
      </w:r>
      <w:r w:rsidRPr="002749F8">
        <w:rPr>
          <w:rFonts w:hint="eastAsia"/>
          <w:szCs w:val="22"/>
        </w:rPr>
        <w:t>제</w:t>
      </w:r>
      <w:r w:rsidRPr="002749F8">
        <w:rPr>
          <w:rFonts w:hint="eastAsia"/>
          <w:szCs w:val="22"/>
        </w:rPr>
        <w:t>1</w:t>
      </w:r>
      <w:r w:rsidRPr="002749F8">
        <w:rPr>
          <w:rFonts w:hint="eastAsia"/>
          <w:szCs w:val="22"/>
        </w:rPr>
        <w:t>항</w:t>
      </w:r>
      <w:r w:rsidRPr="002749F8">
        <w:rPr>
          <w:rFonts w:hint="eastAsia"/>
          <w:szCs w:val="22"/>
        </w:rPr>
        <w:t xml:space="preserve"> </w:t>
      </w:r>
      <w:r w:rsidRPr="002749F8">
        <w:rPr>
          <w:rFonts w:hint="eastAsia"/>
          <w:szCs w:val="22"/>
        </w:rPr>
        <w:t>및</w:t>
      </w:r>
      <w:r w:rsidRPr="002749F8">
        <w:rPr>
          <w:rFonts w:hint="eastAsia"/>
          <w:szCs w:val="22"/>
        </w:rPr>
        <w:t xml:space="preserve"> </w:t>
      </w:r>
      <w:r w:rsidRPr="002749F8">
        <w:rPr>
          <w:rFonts w:hint="eastAsia"/>
          <w:szCs w:val="22"/>
        </w:rPr>
        <w:t>제</w:t>
      </w:r>
      <w:r w:rsidRPr="002749F8">
        <w:rPr>
          <w:rFonts w:hint="eastAsia"/>
          <w:szCs w:val="22"/>
        </w:rPr>
        <w:t>2</w:t>
      </w:r>
      <w:r w:rsidRPr="002749F8">
        <w:rPr>
          <w:rFonts w:hint="eastAsia"/>
          <w:szCs w:val="22"/>
        </w:rPr>
        <w:t>항</w:t>
      </w:r>
      <w:r w:rsidRPr="002749F8">
        <w:rPr>
          <w:rFonts w:hint="eastAsia"/>
          <w:szCs w:val="22"/>
        </w:rPr>
        <w:t>)</w:t>
      </w:r>
      <w:r w:rsidRPr="002749F8">
        <w:rPr>
          <w:szCs w:val="22"/>
        </w:rPr>
        <w:t>.</w:t>
      </w:r>
    </w:p>
    <w:p w14:paraId="6F2A6914" w14:textId="77777777" w:rsidR="00026A7E" w:rsidRDefault="00026A7E" w:rsidP="00026A7E">
      <w:pPr>
        <w:pStyle w:val="a5"/>
        <w:numPr>
          <w:ilvl w:val="2"/>
          <w:numId w:val="97"/>
        </w:numPr>
        <w:spacing w:after="240"/>
        <w:ind w:leftChars="0" w:left="1361" w:hanging="454"/>
        <w:rPr>
          <w:szCs w:val="22"/>
          <w:u w:val="single"/>
        </w:rPr>
      </w:pPr>
      <w:r>
        <w:rPr>
          <w:rFonts w:hint="eastAsia"/>
          <w:szCs w:val="22"/>
          <w:u w:val="single"/>
        </w:rPr>
        <w:t>위반시</w:t>
      </w:r>
      <w:r>
        <w:rPr>
          <w:rFonts w:hint="eastAsia"/>
          <w:szCs w:val="22"/>
          <w:u w:val="single"/>
        </w:rPr>
        <w:t xml:space="preserve"> </w:t>
      </w:r>
      <w:r>
        <w:rPr>
          <w:rFonts w:hint="eastAsia"/>
          <w:szCs w:val="22"/>
          <w:u w:val="single"/>
        </w:rPr>
        <w:t>제제</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355"/>
        <w:gridCol w:w="3013"/>
        <w:gridCol w:w="3364"/>
      </w:tblGrid>
      <w:tr w:rsidR="00026A7E" w:rsidRPr="00DD6F84" w14:paraId="139A3C66" w14:textId="77777777" w:rsidTr="00BD1532">
        <w:trPr>
          <w:trHeight w:val="340"/>
          <w:tblHeader/>
        </w:trPr>
        <w:tc>
          <w:tcPr>
            <w:tcW w:w="1348" w:type="pct"/>
            <w:tcBorders>
              <w:top w:val="single" w:sz="12" w:space="0" w:color="404040" w:themeColor="text1" w:themeTint="BF"/>
              <w:bottom w:val="single" w:sz="4" w:space="0" w:color="404040" w:themeColor="text1" w:themeTint="BF"/>
            </w:tcBorders>
            <w:shd w:val="clear" w:color="auto" w:fill="DEEEEE"/>
            <w:vAlign w:val="center"/>
          </w:tcPr>
          <w:p w14:paraId="490E0AC4"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lastRenderedPageBreak/>
              <w:t>구분</w:t>
            </w:r>
          </w:p>
        </w:tc>
        <w:tc>
          <w:tcPr>
            <w:tcW w:w="1725" w:type="pct"/>
            <w:tcBorders>
              <w:top w:val="single" w:sz="12" w:space="0" w:color="404040" w:themeColor="text1" w:themeTint="BF"/>
              <w:bottom w:val="single" w:sz="4" w:space="0" w:color="404040" w:themeColor="text1" w:themeTint="BF"/>
            </w:tcBorders>
            <w:shd w:val="clear" w:color="auto" w:fill="DEEEEE"/>
            <w:vAlign w:val="center"/>
          </w:tcPr>
          <w:p w14:paraId="3ABFEDA0"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의무</w:t>
            </w:r>
          </w:p>
        </w:tc>
        <w:tc>
          <w:tcPr>
            <w:tcW w:w="1926" w:type="pct"/>
            <w:tcBorders>
              <w:top w:val="single" w:sz="12" w:space="0" w:color="404040" w:themeColor="text1" w:themeTint="BF"/>
              <w:bottom w:val="single" w:sz="4" w:space="0" w:color="404040" w:themeColor="text1" w:themeTint="BF"/>
            </w:tcBorders>
            <w:shd w:val="clear" w:color="auto" w:fill="DEEEEE"/>
            <w:vAlign w:val="center"/>
          </w:tcPr>
          <w:p w14:paraId="700BE698"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제제</w:t>
            </w:r>
          </w:p>
        </w:tc>
      </w:tr>
      <w:tr w:rsidR="00026A7E" w:rsidRPr="00DD6F84" w14:paraId="1AA5D2D5"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1F0BCD2E" w14:textId="77777777" w:rsidR="00026A7E" w:rsidRPr="00DD6F84" w:rsidRDefault="00026A7E" w:rsidP="0091358C">
            <w:pPr>
              <w:pStyle w:val="a5"/>
              <w:spacing w:line="280" w:lineRule="atLeast"/>
              <w:ind w:leftChars="0" w:left="0"/>
              <w:jc w:val="center"/>
              <w:rPr>
                <w:sz w:val="20"/>
                <w:szCs w:val="20"/>
              </w:rPr>
            </w:pPr>
            <w:r>
              <w:rPr>
                <w:rFonts w:hint="eastAsia"/>
                <w:sz w:val="20"/>
              </w:rPr>
              <w:t>건설업</w:t>
            </w:r>
            <w:r>
              <w:rPr>
                <w:rFonts w:hint="eastAsia"/>
                <w:sz w:val="20"/>
              </w:rPr>
              <w:t xml:space="preserve"> </w:t>
            </w:r>
            <w:r>
              <w:rPr>
                <w:rFonts w:hint="eastAsia"/>
                <w:sz w:val="20"/>
              </w:rPr>
              <w:t>등록</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9</w:t>
            </w:r>
            <w:r>
              <w:rPr>
                <w:rFonts w:hint="eastAsia"/>
                <w:sz w:val="20"/>
              </w:rPr>
              <w:t>조</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22CB1310"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건설공사를</w:t>
            </w:r>
            <w:r w:rsidRPr="00C57904">
              <w:rPr>
                <w:rFonts w:hint="eastAsia"/>
                <w:sz w:val="20"/>
              </w:rPr>
              <w:t xml:space="preserve"> </w:t>
            </w:r>
            <w:r w:rsidRPr="00C57904">
              <w:rPr>
                <w:rFonts w:hint="eastAsia"/>
                <w:sz w:val="20"/>
              </w:rPr>
              <w:t>하려는</w:t>
            </w:r>
            <w:r w:rsidRPr="00C57904">
              <w:rPr>
                <w:rFonts w:hint="eastAsia"/>
                <w:sz w:val="20"/>
              </w:rPr>
              <w:t xml:space="preserve"> </w:t>
            </w:r>
            <w:r w:rsidRPr="00C57904">
              <w:rPr>
                <w:rFonts w:hint="eastAsia"/>
                <w:sz w:val="20"/>
              </w:rPr>
              <w:t>자는</w:t>
            </w:r>
            <w:r w:rsidRPr="00C57904">
              <w:rPr>
                <w:rFonts w:hint="eastAsia"/>
                <w:sz w:val="20"/>
              </w:rPr>
              <w:t xml:space="preserve"> </w:t>
            </w:r>
            <w:r w:rsidRPr="00C57904">
              <w:rPr>
                <w:rFonts w:hint="eastAsia"/>
                <w:sz w:val="20"/>
              </w:rPr>
              <w:t>사전에</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해야</w:t>
            </w:r>
            <w:r w:rsidRPr="00C57904">
              <w:rPr>
                <w:rFonts w:hint="eastAsia"/>
                <w:sz w:val="20"/>
              </w:rPr>
              <w:t xml:space="preserve"> </w:t>
            </w:r>
            <w:r w:rsidRPr="00C57904">
              <w:rPr>
                <w:rFonts w:hint="eastAsia"/>
                <w:sz w:val="20"/>
              </w:rPr>
              <w:t>함</w:t>
            </w:r>
            <w:r w:rsidRPr="00C57904">
              <w:rPr>
                <w:rFonts w:hint="eastAsia"/>
                <w:sz w:val="20"/>
              </w:rPr>
              <w:t>.</w:t>
            </w:r>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63A70CE0"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하지</w:t>
            </w:r>
            <w:r w:rsidRPr="00C57904">
              <w:rPr>
                <w:rFonts w:hint="eastAsia"/>
                <w:sz w:val="20"/>
              </w:rPr>
              <w:t xml:space="preserve"> </w:t>
            </w:r>
            <w:r w:rsidRPr="00C57904">
              <w:rPr>
                <w:rFonts w:hint="eastAsia"/>
                <w:sz w:val="20"/>
              </w:rPr>
              <w:t>않고</w:t>
            </w:r>
            <w:r w:rsidRPr="00C57904">
              <w:rPr>
                <w:rFonts w:hint="eastAsia"/>
                <w:sz w:val="20"/>
              </w:rPr>
              <w:t xml:space="preserve"> </w:t>
            </w:r>
            <w:r w:rsidRPr="00C57904">
              <w:rPr>
                <w:rFonts w:hint="eastAsia"/>
                <w:sz w:val="20"/>
              </w:rPr>
              <w:t>건설업을</w:t>
            </w:r>
            <w:r w:rsidRPr="00C57904">
              <w:rPr>
                <w:rFonts w:hint="eastAsia"/>
                <w:sz w:val="20"/>
              </w:rPr>
              <w:t xml:space="preserve"> </w:t>
            </w:r>
            <w:r w:rsidRPr="00C57904">
              <w:rPr>
                <w:rFonts w:hint="eastAsia"/>
                <w:sz w:val="20"/>
              </w:rPr>
              <w:t>한</w:t>
            </w:r>
            <w:r w:rsidRPr="00C57904">
              <w:rPr>
                <w:rFonts w:hint="eastAsia"/>
                <w:sz w:val="20"/>
              </w:rPr>
              <w:t xml:space="preserve"> </w:t>
            </w:r>
            <w:r w:rsidRPr="00C57904">
              <w:rPr>
                <w:rFonts w:hint="eastAsia"/>
                <w:sz w:val="20"/>
              </w:rPr>
              <w:t>경우</w:t>
            </w:r>
            <w:r w:rsidRPr="00C57904">
              <w:rPr>
                <w:rFonts w:hint="eastAsia"/>
                <w:sz w:val="20"/>
              </w:rPr>
              <w:t>, 5</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5</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벌금에</w:t>
            </w:r>
            <w:r w:rsidRPr="00C57904">
              <w:rPr>
                <w:rFonts w:hint="eastAsia"/>
                <w:sz w:val="20"/>
              </w:rPr>
              <w:t xml:space="preserve"> </w:t>
            </w:r>
            <w:r w:rsidRPr="00C57904">
              <w:rPr>
                <w:rFonts w:hint="eastAsia"/>
                <w:sz w:val="20"/>
              </w:rPr>
              <w:t>처해질</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95</w:t>
            </w:r>
            <w:r w:rsidRPr="00C57904">
              <w:rPr>
                <w:rFonts w:hint="eastAsia"/>
                <w:sz w:val="20"/>
              </w:rPr>
              <w:t>조의</w:t>
            </w:r>
            <w:r w:rsidRPr="00C57904">
              <w:rPr>
                <w:rFonts w:hint="eastAsia"/>
                <w:sz w:val="20"/>
              </w:rPr>
              <w:t xml:space="preserve"> 2 </w:t>
            </w:r>
            <w:r w:rsidRPr="00C57904">
              <w:rPr>
                <w:rFonts w:hint="eastAsia"/>
                <w:sz w:val="20"/>
              </w:rPr>
              <w:t>제</w:t>
            </w:r>
            <w:r w:rsidRPr="00C57904">
              <w:rPr>
                <w:rFonts w:hint="eastAsia"/>
                <w:sz w:val="20"/>
              </w:rPr>
              <w:t>1</w:t>
            </w:r>
            <w:r w:rsidRPr="00C57904">
              <w:rPr>
                <w:rFonts w:hint="eastAsia"/>
                <w:sz w:val="20"/>
              </w:rPr>
              <w:t>호</w:t>
            </w:r>
            <w:r w:rsidRPr="00C57904">
              <w:rPr>
                <w:rFonts w:hint="eastAsia"/>
                <w:sz w:val="20"/>
              </w:rPr>
              <w:t>).</w:t>
            </w:r>
          </w:p>
        </w:tc>
      </w:tr>
      <w:tr w:rsidR="00026A7E" w:rsidRPr="00DD6F84" w14:paraId="7B6E496B"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6695E69B" w14:textId="77777777" w:rsidR="00026A7E" w:rsidRPr="00DD6F84" w:rsidRDefault="00026A7E" w:rsidP="0091358C">
            <w:pPr>
              <w:pStyle w:val="a5"/>
              <w:spacing w:line="280" w:lineRule="atLeast"/>
              <w:ind w:leftChars="0" w:left="0"/>
              <w:jc w:val="center"/>
              <w:rPr>
                <w:sz w:val="20"/>
                <w:szCs w:val="20"/>
              </w:rPr>
            </w:pPr>
            <w:r>
              <w:rPr>
                <w:rFonts w:hint="eastAsia"/>
                <w:sz w:val="20"/>
              </w:rPr>
              <w:t>직접</w:t>
            </w:r>
            <w:r>
              <w:rPr>
                <w:rFonts w:hint="eastAsia"/>
                <w:sz w:val="20"/>
              </w:rPr>
              <w:t xml:space="preserve"> </w:t>
            </w:r>
            <w:r>
              <w:rPr>
                <w:rFonts w:hint="eastAsia"/>
                <w:sz w:val="20"/>
              </w:rPr>
              <w:t>시공의무</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2</w:t>
            </w:r>
            <w:r>
              <w:rPr>
                <w:sz w:val="20"/>
              </w:rPr>
              <w:t>8</w:t>
            </w:r>
            <w:r>
              <w:rPr>
                <w:rFonts w:hint="eastAsia"/>
                <w:sz w:val="20"/>
              </w:rPr>
              <w:t>조의</w:t>
            </w:r>
            <w:r>
              <w:rPr>
                <w:rFonts w:hint="eastAsia"/>
                <w:sz w:val="20"/>
              </w:rPr>
              <w:t>2</w:t>
            </w:r>
            <w:r>
              <w:rPr>
                <w:sz w:val="20"/>
              </w:rPr>
              <w:t>)</w:t>
            </w:r>
          </w:p>
        </w:tc>
        <w:tc>
          <w:tcPr>
            <w:tcW w:w="1725" w:type="pct"/>
            <w:tcBorders>
              <w:top w:val="single" w:sz="4" w:space="0" w:color="404040" w:themeColor="text1" w:themeTint="BF"/>
              <w:bottom w:val="single" w:sz="4" w:space="0" w:color="404040" w:themeColor="text1" w:themeTint="BF"/>
            </w:tcBorders>
            <w:vAlign w:val="center"/>
          </w:tcPr>
          <w:p w14:paraId="1FBCAF1D" w14:textId="77777777" w:rsidR="00026A7E" w:rsidRDefault="00026A7E" w:rsidP="0091358C">
            <w:pPr>
              <w:pStyle w:val="a5"/>
              <w:widowControl/>
              <w:numPr>
                <w:ilvl w:val="0"/>
                <w:numId w:val="115"/>
              </w:numPr>
              <w:autoSpaceDE w:val="0"/>
              <w:adjustRightInd/>
              <w:snapToGrid/>
              <w:spacing w:line="240" w:lineRule="auto"/>
              <w:ind w:leftChars="0"/>
              <w:rPr>
                <w:ins w:id="362" w:author="heesung.ahn" w:date="2021-08-31T01:02:00Z"/>
                <w:sz w:val="20"/>
              </w:rPr>
            </w:pPr>
            <w:r w:rsidRPr="00C57904">
              <w:rPr>
                <w:rFonts w:hint="eastAsia"/>
                <w:sz w:val="20"/>
              </w:rPr>
              <w:t>3</w:t>
            </w:r>
            <w:r w:rsidRPr="00C57904">
              <w:rPr>
                <w:rFonts w:hint="eastAsia"/>
                <w:sz w:val="20"/>
              </w:rPr>
              <w:t>억원</w:t>
            </w:r>
            <w:r w:rsidRPr="00C57904">
              <w:rPr>
                <w:rFonts w:hint="eastAsia"/>
                <w:sz w:val="20"/>
              </w:rPr>
              <w:t xml:space="preserve"> </w:t>
            </w:r>
            <w:r w:rsidRPr="00C57904">
              <w:rPr>
                <w:rFonts w:hint="eastAsia"/>
                <w:sz w:val="20"/>
              </w:rPr>
              <w:t>미만인</w:t>
            </w:r>
            <w:r w:rsidRPr="00C57904">
              <w:rPr>
                <w:rFonts w:hint="eastAsia"/>
                <w:sz w:val="20"/>
              </w:rPr>
              <w:t xml:space="preserve"> </w:t>
            </w:r>
            <w:r w:rsidRPr="00C57904">
              <w:rPr>
                <w:rFonts w:hint="eastAsia"/>
                <w:sz w:val="20"/>
              </w:rPr>
              <w:t>공사의</w:t>
            </w:r>
            <w:r w:rsidRPr="00C57904">
              <w:rPr>
                <w:rFonts w:hint="eastAsia"/>
                <w:sz w:val="20"/>
              </w:rPr>
              <w:t xml:space="preserve"> </w:t>
            </w:r>
            <w:r w:rsidRPr="00C57904">
              <w:rPr>
                <w:sz w:val="20"/>
              </w:rPr>
              <w:t>50</w:t>
            </w:r>
            <w:r w:rsidRPr="00C57904">
              <w:rPr>
                <w:rFonts w:hint="eastAsia"/>
                <w:sz w:val="20"/>
              </w:rPr>
              <w:t>%</w:t>
            </w:r>
            <w:r w:rsidRPr="00C57904">
              <w:rPr>
                <w:rFonts w:hint="eastAsia"/>
                <w:sz w:val="20"/>
              </w:rPr>
              <w:t>는</w:t>
            </w:r>
            <w:r w:rsidRPr="00C57904">
              <w:rPr>
                <w:rFonts w:hint="eastAsia"/>
                <w:sz w:val="20"/>
              </w:rPr>
              <w:t xml:space="preserve"> </w:t>
            </w:r>
            <w:r w:rsidRPr="00C57904">
              <w:rPr>
                <w:rFonts w:hint="eastAsia"/>
                <w:sz w:val="20"/>
              </w:rPr>
              <w:t>직접</w:t>
            </w:r>
            <w:r w:rsidRPr="00C57904">
              <w:rPr>
                <w:rFonts w:hint="eastAsia"/>
                <w:sz w:val="20"/>
              </w:rPr>
              <w:t xml:space="preserve"> </w:t>
            </w:r>
            <w:r w:rsidRPr="00C57904">
              <w:rPr>
                <w:rFonts w:hint="eastAsia"/>
                <w:sz w:val="20"/>
              </w:rPr>
              <w:t>시공해야</w:t>
            </w:r>
            <w:r w:rsidRPr="00C57904">
              <w:rPr>
                <w:rFonts w:hint="eastAsia"/>
                <w:sz w:val="20"/>
              </w:rPr>
              <w:t xml:space="preserve"> </w:t>
            </w:r>
            <w:r w:rsidRPr="00C57904">
              <w:rPr>
                <w:rFonts w:hint="eastAsia"/>
                <w:sz w:val="20"/>
              </w:rPr>
              <w:t>함</w:t>
            </w:r>
            <w:r w:rsidRPr="00C57904">
              <w:rPr>
                <w:rFonts w:hint="eastAsia"/>
                <w:sz w:val="20"/>
              </w:rPr>
              <w:t>.</w:t>
            </w:r>
            <w:r>
              <w:rPr>
                <w:sz w:val="20"/>
              </w:rPr>
              <w:t xml:space="preserve"> </w:t>
            </w:r>
          </w:p>
          <w:p w14:paraId="2496A71B" w14:textId="77777777" w:rsidR="00493E81" w:rsidRPr="00C57904" w:rsidRDefault="00F03557" w:rsidP="0091358C">
            <w:pPr>
              <w:pStyle w:val="a5"/>
              <w:widowControl/>
              <w:numPr>
                <w:ilvl w:val="0"/>
                <w:numId w:val="115"/>
              </w:numPr>
              <w:autoSpaceDE w:val="0"/>
              <w:adjustRightInd/>
              <w:snapToGrid/>
              <w:spacing w:line="240" w:lineRule="auto"/>
              <w:ind w:leftChars="0"/>
              <w:rPr>
                <w:sz w:val="20"/>
              </w:rPr>
            </w:pPr>
            <w:ins w:id="363" w:author="junkyo.shim" w:date="2021-08-31T15:16:00Z">
              <w:r w:rsidRPr="00AB4FEE">
                <w:rPr>
                  <w:rFonts w:hint="eastAsia"/>
                  <w:sz w:val="20"/>
                </w:rPr>
                <w:t>직접</w:t>
              </w:r>
              <w:r w:rsidRPr="00AB4FEE">
                <w:rPr>
                  <w:rFonts w:hint="eastAsia"/>
                  <w:sz w:val="20"/>
                </w:rPr>
                <w:t xml:space="preserve"> </w:t>
              </w:r>
              <w:r w:rsidRPr="00AB4FEE">
                <w:rPr>
                  <w:rFonts w:hint="eastAsia"/>
                  <w:sz w:val="20"/>
                </w:rPr>
                <w:t>시공이</w:t>
              </w:r>
              <w:r w:rsidRPr="00AB4FEE">
                <w:rPr>
                  <w:rFonts w:hint="eastAsia"/>
                  <w:sz w:val="20"/>
                </w:rPr>
                <w:t xml:space="preserve"> </w:t>
              </w:r>
              <w:r w:rsidRPr="00AB4FEE">
                <w:rPr>
                  <w:rFonts w:hint="eastAsia"/>
                  <w:sz w:val="20"/>
                </w:rPr>
                <w:t>곤란하고</w:t>
              </w:r>
              <w:r w:rsidRPr="00AB4FEE">
                <w:rPr>
                  <w:rFonts w:hint="eastAsia"/>
                  <w:sz w:val="20"/>
                </w:rPr>
                <w:t>,</w:t>
              </w:r>
              <w:r w:rsidRPr="00AB4FEE">
                <w:rPr>
                  <w:sz w:val="20"/>
                </w:rPr>
                <w:t xml:space="preserve"> </w:t>
              </w:r>
              <w:r w:rsidRPr="00AB4FEE">
                <w:rPr>
                  <w:rFonts w:hint="eastAsia"/>
                  <w:sz w:val="20"/>
                </w:rPr>
                <w:t>발주자가</w:t>
              </w:r>
              <w:r w:rsidRPr="00AB4FEE">
                <w:rPr>
                  <w:rFonts w:hint="eastAsia"/>
                  <w:sz w:val="20"/>
                </w:rPr>
                <w:t xml:space="preserve"> </w:t>
              </w:r>
              <w:r w:rsidRPr="00AB4FEE">
                <w:rPr>
                  <w:rFonts w:hint="eastAsia"/>
                  <w:sz w:val="20"/>
                </w:rPr>
                <w:t>공사의</w:t>
              </w:r>
              <w:r w:rsidRPr="00AB4FEE">
                <w:rPr>
                  <w:rFonts w:hint="eastAsia"/>
                  <w:sz w:val="20"/>
                </w:rPr>
                <w:t xml:space="preserve"> </w:t>
              </w:r>
              <w:r w:rsidRPr="00AB4FEE">
                <w:rPr>
                  <w:rFonts w:hint="eastAsia"/>
                  <w:sz w:val="20"/>
                </w:rPr>
                <w:t>품질을</w:t>
              </w:r>
              <w:r w:rsidRPr="00AB4FEE">
                <w:rPr>
                  <w:rFonts w:hint="eastAsia"/>
                  <w:sz w:val="20"/>
                </w:rPr>
                <w:t xml:space="preserve"> </w:t>
              </w:r>
              <w:r w:rsidRPr="00AB4FEE">
                <w:rPr>
                  <w:rFonts w:hint="eastAsia"/>
                  <w:sz w:val="20"/>
                </w:rPr>
                <w:t>높이기</w:t>
              </w:r>
              <w:r w:rsidRPr="00AB4FEE">
                <w:rPr>
                  <w:rFonts w:hint="eastAsia"/>
                  <w:sz w:val="20"/>
                </w:rPr>
                <w:t xml:space="preserve"> </w:t>
              </w:r>
              <w:r w:rsidRPr="00AB4FEE">
                <w:rPr>
                  <w:rFonts w:hint="eastAsia"/>
                  <w:sz w:val="20"/>
                </w:rPr>
                <w:t>위하여</w:t>
              </w:r>
              <w:r w:rsidRPr="00AB4FEE">
                <w:rPr>
                  <w:rFonts w:hint="eastAsia"/>
                  <w:sz w:val="20"/>
                </w:rPr>
                <w:t xml:space="preserve"> </w:t>
              </w:r>
              <w:r w:rsidRPr="00AB4FEE">
                <w:rPr>
                  <w:rFonts w:hint="eastAsia"/>
                  <w:sz w:val="20"/>
                </w:rPr>
                <w:t>서면으로</w:t>
              </w:r>
              <w:r w:rsidRPr="00AB4FEE">
                <w:rPr>
                  <w:rFonts w:hint="eastAsia"/>
                  <w:sz w:val="20"/>
                </w:rPr>
                <w:t xml:space="preserve"> </w:t>
              </w:r>
              <w:proofErr w:type="spellStart"/>
              <w:r w:rsidRPr="00AB4FEE">
                <w:rPr>
                  <w:rFonts w:hint="eastAsia"/>
                  <w:sz w:val="20"/>
                </w:rPr>
                <w:t>승낙힌</w:t>
              </w:r>
              <w:proofErr w:type="spellEnd"/>
              <w:r w:rsidRPr="00AB4FEE">
                <w:rPr>
                  <w:rFonts w:hint="eastAsia"/>
                  <w:sz w:val="20"/>
                </w:rPr>
                <w:t xml:space="preserve"> </w:t>
              </w:r>
              <w:r w:rsidRPr="00AB4FEE">
                <w:rPr>
                  <w:rFonts w:hint="eastAsia"/>
                  <w:sz w:val="20"/>
                </w:rPr>
                <w:t>경우</w:t>
              </w:r>
              <w:r w:rsidRPr="00AB4FEE">
                <w:rPr>
                  <w:rFonts w:hint="eastAsia"/>
                  <w:sz w:val="20"/>
                </w:rPr>
                <w:t xml:space="preserve"> </w:t>
              </w:r>
              <w:r w:rsidRPr="00AB4FEE">
                <w:rPr>
                  <w:rFonts w:hint="eastAsia"/>
                  <w:sz w:val="20"/>
                </w:rPr>
                <w:t>등은</w:t>
              </w:r>
              <w:r w:rsidRPr="00AB4FEE">
                <w:rPr>
                  <w:rFonts w:hint="eastAsia"/>
                  <w:sz w:val="20"/>
                </w:rPr>
                <w:t xml:space="preserve"> </w:t>
              </w:r>
              <w:r w:rsidRPr="00AB4FEE">
                <w:rPr>
                  <w:rFonts w:hint="eastAsia"/>
                  <w:sz w:val="20"/>
                </w:rPr>
                <w:t>예외로</w:t>
              </w:r>
              <w:r w:rsidRPr="00AB4FEE">
                <w:rPr>
                  <w:rFonts w:hint="eastAsia"/>
                  <w:sz w:val="20"/>
                </w:rPr>
                <w:t xml:space="preserve"> </w:t>
              </w:r>
              <w:r w:rsidRPr="00AB4FEE">
                <w:rPr>
                  <w:rFonts w:hint="eastAsia"/>
                  <w:sz w:val="20"/>
                </w:rPr>
                <w:t>함</w:t>
              </w:r>
              <w:r w:rsidRPr="00AB4FEE">
                <w:rPr>
                  <w:rFonts w:hint="eastAsia"/>
                  <w:sz w:val="20"/>
                </w:rPr>
                <w:t>.</w:t>
              </w:r>
            </w:ins>
            <w:ins w:id="364" w:author="heesung.ahn" w:date="2021-08-31T01:02:00Z">
              <w:del w:id="365" w:author="junkyo.shim" w:date="2021-08-31T15:16:00Z">
                <w:r w:rsidR="00493E81" w:rsidRPr="00493E81" w:rsidDel="00F03557">
                  <w:rPr>
                    <w:sz w:val="20"/>
                    <w:highlight w:val="green"/>
                  </w:rPr>
                  <w:delText>[</w:delText>
                </w:r>
                <w:r w:rsidR="00493E81" w:rsidDel="00F03557">
                  <w:rPr>
                    <w:rFonts w:hint="eastAsia"/>
                    <w:sz w:val="20"/>
                    <w:highlight w:val="green"/>
                  </w:rPr>
                  <w:delText>특정</w:delText>
                </w:r>
                <w:r w:rsidR="00493E81" w:rsidDel="00F03557">
                  <w:rPr>
                    <w:rFonts w:hint="eastAsia"/>
                    <w:sz w:val="20"/>
                    <w:highlight w:val="green"/>
                  </w:rPr>
                  <w:delText xml:space="preserve"> </w:delText>
                </w:r>
                <w:r w:rsidR="00493E81" w:rsidDel="00F03557">
                  <w:rPr>
                    <w:rFonts w:hint="eastAsia"/>
                    <w:sz w:val="20"/>
                    <w:highlight w:val="green"/>
                  </w:rPr>
                  <w:delText>사유에</w:delText>
                </w:r>
                <w:r w:rsidR="00493E81" w:rsidDel="00F03557">
                  <w:rPr>
                    <w:rFonts w:hint="eastAsia"/>
                    <w:sz w:val="20"/>
                    <w:highlight w:val="green"/>
                  </w:rPr>
                  <w:delText xml:space="preserve"> </w:delText>
                </w:r>
                <w:r w:rsidR="00493E81" w:rsidDel="00F03557">
                  <w:rPr>
                    <w:rFonts w:hint="eastAsia"/>
                    <w:sz w:val="20"/>
                    <w:highlight w:val="green"/>
                  </w:rPr>
                  <w:delText>따라</w:delText>
                </w:r>
                <w:r w:rsidR="00493E81" w:rsidDel="00F03557">
                  <w:rPr>
                    <w:rFonts w:hint="eastAsia"/>
                    <w:sz w:val="20"/>
                    <w:highlight w:val="green"/>
                  </w:rPr>
                  <w:delText xml:space="preserve"> </w:delText>
                </w:r>
                <w:r w:rsidR="00493E81" w:rsidDel="00F03557">
                  <w:rPr>
                    <w:rFonts w:hint="eastAsia"/>
                    <w:sz w:val="20"/>
                    <w:highlight w:val="green"/>
                  </w:rPr>
                  <w:delText>발주자</w:delText>
                </w:r>
                <w:r w:rsidR="00493E81" w:rsidDel="00F03557">
                  <w:rPr>
                    <w:rFonts w:hint="eastAsia"/>
                    <w:sz w:val="20"/>
                    <w:highlight w:val="green"/>
                  </w:rPr>
                  <w:delText xml:space="preserve"> </w:delText>
                </w:r>
                <w:r w:rsidR="00493E81" w:rsidDel="00F03557">
                  <w:rPr>
                    <w:rFonts w:hint="eastAsia"/>
                    <w:sz w:val="20"/>
                    <w:highlight w:val="green"/>
                  </w:rPr>
                  <w:delText>서면</w:delText>
                </w:r>
                <w:r w:rsidR="00493E81" w:rsidDel="00F03557">
                  <w:rPr>
                    <w:rFonts w:hint="eastAsia"/>
                    <w:sz w:val="20"/>
                    <w:highlight w:val="green"/>
                  </w:rPr>
                  <w:delText xml:space="preserve"> </w:delText>
                </w:r>
                <w:r w:rsidR="00493E81" w:rsidDel="00F03557">
                  <w:rPr>
                    <w:rFonts w:hint="eastAsia"/>
                    <w:sz w:val="20"/>
                    <w:highlight w:val="green"/>
                  </w:rPr>
                  <w:delText>동의시</w:delText>
                </w:r>
                <w:r w:rsidR="00493E81" w:rsidDel="00F03557">
                  <w:rPr>
                    <w:rFonts w:hint="eastAsia"/>
                    <w:sz w:val="20"/>
                    <w:highlight w:val="green"/>
                  </w:rPr>
                  <w:delText xml:space="preserve"> </w:delText>
                </w:r>
                <w:r w:rsidR="00493E81" w:rsidRPr="00493E81" w:rsidDel="00F03557">
                  <w:rPr>
                    <w:rFonts w:hint="eastAsia"/>
                    <w:sz w:val="20"/>
                    <w:highlight w:val="green"/>
                  </w:rPr>
                  <w:delText>예외사유</w:delText>
                </w:r>
                <w:r w:rsidR="00493E81" w:rsidRPr="00493E81" w:rsidDel="00F03557">
                  <w:rPr>
                    <w:rFonts w:hint="eastAsia"/>
                    <w:sz w:val="20"/>
                    <w:highlight w:val="green"/>
                  </w:rPr>
                  <w:delText xml:space="preserve"> </w:delText>
                </w:r>
                <w:r w:rsidR="00493E81" w:rsidRPr="00493E81" w:rsidDel="00F03557">
                  <w:rPr>
                    <w:rFonts w:hint="eastAsia"/>
                    <w:sz w:val="20"/>
                    <w:highlight w:val="green"/>
                  </w:rPr>
                  <w:delText>추가</w:delText>
                </w:r>
                <w:r w:rsidR="00493E81" w:rsidRPr="00493E81" w:rsidDel="00F03557">
                  <w:rPr>
                    <w:rFonts w:hint="eastAsia"/>
                    <w:sz w:val="20"/>
                    <w:highlight w:val="green"/>
                  </w:rPr>
                  <w:delText>]</w:delText>
                </w:r>
              </w:del>
            </w:ins>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429579CB"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호</w:t>
            </w:r>
            <w:r w:rsidRPr="00C57904">
              <w:rPr>
                <w:rFonts w:hint="eastAsia"/>
                <w:sz w:val="20"/>
              </w:rPr>
              <w:t>)</w:t>
            </w:r>
            <w:r w:rsidRPr="00C57904">
              <w:rPr>
                <w:sz w:val="20"/>
              </w:rPr>
              <w:t xml:space="preserve">. </w:t>
            </w:r>
          </w:p>
        </w:tc>
      </w:tr>
      <w:tr w:rsidR="00026A7E" w:rsidRPr="00DD6F84" w14:paraId="6FCEC8AC"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5103848F" w14:textId="77777777" w:rsidR="00026A7E" w:rsidRPr="00DD6F84" w:rsidRDefault="00026A7E" w:rsidP="0091358C">
            <w:pPr>
              <w:pStyle w:val="a5"/>
              <w:spacing w:line="280" w:lineRule="atLeast"/>
              <w:ind w:leftChars="0" w:left="0"/>
              <w:jc w:val="center"/>
              <w:rPr>
                <w:sz w:val="20"/>
                <w:szCs w:val="20"/>
              </w:rPr>
            </w:pPr>
            <w:r>
              <w:rPr>
                <w:rFonts w:hint="eastAsia"/>
                <w:sz w:val="20"/>
              </w:rPr>
              <w:t>일괄</w:t>
            </w:r>
            <w:r>
              <w:rPr>
                <w:rFonts w:hint="eastAsia"/>
                <w:sz w:val="20"/>
              </w:rPr>
              <w:t xml:space="preserve"> </w:t>
            </w:r>
            <w:r>
              <w:rPr>
                <w:rFonts w:hint="eastAsia"/>
                <w:sz w:val="20"/>
              </w:rPr>
              <w:t>하도급</w:t>
            </w:r>
            <w:r>
              <w:rPr>
                <w:rFonts w:hint="eastAsia"/>
                <w:sz w:val="20"/>
              </w:rPr>
              <w:t xml:space="preserve"> </w:t>
            </w:r>
            <w:r>
              <w:rPr>
                <w:rFonts w:hint="eastAsia"/>
                <w:sz w:val="20"/>
              </w:rPr>
              <w:t>금지</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2</w:t>
            </w:r>
            <w:r>
              <w:rPr>
                <w:sz w:val="20"/>
              </w:rPr>
              <w:t>9</w:t>
            </w:r>
            <w:r>
              <w:rPr>
                <w:rFonts w:hint="eastAsia"/>
                <w:sz w:val="20"/>
              </w:rPr>
              <w:t>조</w:t>
            </w:r>
            <w:r>
              <w:rPr>
                <w:rFonts w:hint="eastAsia"/>
                <w:sz w:val="20"/>
              </w:rPr>
              <w:t xml:space="preserve"> </w:t>
            </w:r>
            <w:r>
              <w:rPr>
                <w:rFonts w:hint="eastAsia"/>
                <w:sz w:val="20"/>
              </w:rPr>
              <w:t>제</w:t>
            </w:r>
            <w:r>
              <w:rPr>
                <w:rFonts w:hint="eastAsia"/>
                <w:sz w:val="20"/>
              </w:rPr>
              <w:t>1</w:t>
            </w:r>
            <w:r>
              <w:rPr>
                <w:rFonts w:hint="eastAsia"/>
                <w:sz w:val="20"/>
              </w:rPr>
              <w:t>항</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0F013100" w14:textId="77777777" w:rsidR="00026A7E" w:rsidRDefault="00026A7E" w:rsidP="0091358C">
            <w:pPr>
              <w:pStyle w:val="a5"/>
              <w:widowControl/>
              <w:numPr>
                <w:ilvl w:val="0"/>
                <w:numId w:val="115"/>
              </w:numPr>
              <w:autoSpaceDE w:val="0"/>
              <w:adjustRightInd/>
              <w:snapToGrid/>
              <w:spacing w:line="240" w:lineRule="auto"/>
              <w:ind w:leftChars="0"/>
              <w:rPr>
                <w:ins w:id="366" w:author="junkyo.shim" w:date="2021-08-31T15:17:00Z"/>
                <w:sz w:val="20"/>
              </w:rPr>
            </w:pPr>
            <w:r w:rsidRPr="00C57904">
              <w:rPr>
                <w:rFonts w:hint="eastAsia"/>
                <w:sz w:val="20"/>
              </w:rPr>
              <w:t>건설사업자는</w:t>
            </w:r>
            <w:r w:rsidRPr="00C57904">
              <w:rPr>
                <w:rFonts w:hint="eastAsia"/>
                <w:sz w:val="20"/>
              </w:rPr>
              <w:t xml:space="preserve"> </w:t>
            </w:r>
            <w:proofErr w:type="spellStart"/>
            <w:r w:rsidRPr="00C57904">
              <w:rPr>
                <w:rFonts w:hint="eastAsia"/>
                <w:sz w:val="20"/>
              </w:rPr>
              <w:t>도급받은</w:t>
            </w:r>
            <w:proofErr w:type="spellEnd"/>
            <w:r w:rsidRPr="00C57904">
              <w:rPr>
                <w:rFonts w:hint="eastAsia"/>
                <w:sz w:val="20"/>
              </w:rPr>
              <w:t xml:space="preserve"> </w:t>
            </w:r>
            <w:r w:rsidRPr="00C57904">
              <w:rPr>
                <w:rFonts w:hint="eastAsia"/>
                <w:sz w:val="20"/>
              </w:rPr>
              <w:t>건설공사의</w:t>
            </w:r>
            <w:r w:rsidRPr="00C57904">
              <w:rPr>
                <w:rFonts w:hint="eastAsia"/>
                <w:sz w:val="20"/>
              </w:rPr>
              <w:t xml:space="preserve"> </w:t>
            </w:r>
            <w:r w:rsidRPr="00C57904">
              <w:rPr>
                <w:rFonts w:hint="eastAsia"/>
                <w:sz w:val="20"/>
              </w:rPr>
              <w:t>전부</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부대공사를</w:t>
            </w:r>
            <w:r w:rsidRPr="00C57904">
              <w:rPr>
                <w:rFonts w:hint="eastAsia"/>
                <w:sz w:val="20"/>
              </w:rPr>
              <w:t xml:space="preserve"> </w:t>
            </w:r>
            <w:r w:rsidRPr="00C57904">
              <w:rPr>
                <w:rFonts w:hint="eastAsia"/>
                <w:sz w:val="20"/>
              </w:rPr>
              <w:t>제외한</w:t>
            </w:r>
            <w:r w:rsidRPr="00C57904">
              <w:rPr>
                <w:rFonts w:hint="eastAsia"/>
                <w:sz w:val="20"/>
              </w:rPr>
              <w:t xml:space="preserve"> </w:t>
            </w:r>
            <w:r w:rsidRPr="00C57904">
              <w:rPr>
                <w:rFonts w:hint="eastAsia"/>
                <w:sz w:val="20"/>
              </w:rPr>
              <w:t>주된</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전부를</w:t>
            </w:r>
            <w:r w:rsidRPr="00C57904">
              <w:rPr>
                <w:rFonts w:hint="eastAsia"/>
                <w:sz w:val="20"/>
              </w:rPr>
              <w:t xml:space="preserve"> </w:t>
            </w:r>
            <w:r w:rsidRPr="00C57904">
              <w:rPr>
                <w:rFonts w:hint="eastAsia"/>
                <w:sz w:val="20"/>
              </w:rPr>
              <w:t>다른</w:t>
            </w:r>
            <w:r w:rsidRPr="00C57904">
              <w:rPr>
                <w:rFonts w:hint="eastAsia"/>
                <w:sz w:val="20"/>
              </w:rPr>
              <w:t xml:space="preserve"> </w:t>
            </w:r>
            <w:r w:rsidRPr="00C57904">
              <w:rPr>
                <w:rFonts w:hint="eastAsia"/>
                <w:sz w:val="20"/>
              </w:rPr>
              <w:t>건설사업자에게</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없음</w:t>
            </w:r>
            <w:r>
              <w:rPr>
                <w:rFonts w:hint="eastAsia"/>
                <w:sz w:val="20"/>
              </w:rPr>
              <w:t>.</w:t>
            </w:r>
          </w:p>
          <w:p w14:paraId="3BC198AE" w14:textId="77777777" w:rsidR="00F03557" w:rsidDel="00FD21F5" w:rsidRDefault="00F03557" w:rsidP="0091358C">
            <w:pPr>
              <w:pStyle w:val="a5"/>
              <w:widowControl/>
              <w:numPr>
                <w:ilvl w:val="0"/>
                <w:numId w:val="115"/>
              </w:numPr>
              <w:autoSpaceDE w:val="0"/>
              <w:adjustRightInd/>
              <w:snapToGrid/>
              <w:spacing w:line="240" w:lineRule="auto"/>
              <w:ind w:leftChars="0"/>
              <w:rPr>
                <w:ins w:id="367" w:author="heesung.ahn" w:date="2021-08-31T01:03:00Z"/>
                <w:del w:id="368" w:author="junkyo.shim" w:date="2021-08-31T15:18:00Z"/>
                <w:sz w:val="20"/>
              </w:rPr>
            </w:pPr>
            <w:ins w:id="369" w:author="junkyo.shim" w:date="2021-08-31T15:17:00Z">
              <w:r>
                <w:rPr>
                  <w:rFonts w:hint="eastAsia"/>
                  <w:sz w:val="20"/>
                </w:rPr>
                <w:t>하도급</w:t>
              </w:r>
              <w:r>
                <w:rPr>
                  <w:rFonts w:hint="eastAsia"/>
                  <w:sz w:val="20"/>
                </w:rPr>
                <w:t xml:space="preserve"> </w:t>
              </w:r>
              <w:r>
                <w:rPr>
                  <w:rFonts w:hint="eastAsia"/>
                  <w:sz w:val="20"/>
                </w:rPr>
                <w:t>대상을</w:t>
              </w:r>
              <w:r>
                <w:rPr>
                  <w:rFonts w:hint="eastAsia"/>
                  <w:sz w:val="20"/>
                </w:rPr>
                <w:t xml:space="preserve"> </w:t>
              </w:r>
              <w:r>
                <w:rPr>
                  <w:sz w:val="20"/>
                </w:rPr>
                <w:t>“</w:t>
              </w:r>
              <w:r>
                <w:rPr>
                  <w:rFonts w:hint="eastAsia"/>
                  <w:sz w:val="20"/>
                </w:rPr>
                <w:t>다른</w:t>
              </w:r>
              <w:r>
                <w:rPr>
                  <w:rFonts w:hint="eastAsia"/>
                  <w:sz w:val="20"/>
                </w:rPr>
                <w:t xml:space="preserve"> </w:t>
              </w:r>
              <w:r>
                <w:rPr>
                  <w:rFonts w:hint="eastAsia"/>
                  <w:sz w:val="20"/>
                </w:rPr>
                <w:t>건설사업자</w:t>
              </w:r>
              <w:r>
                <w:rPr>
                  <w:sz w:val="20"/>
                </w:rPr>
                <w:t>”</w:t>
              </w:r>
              <w:r>
                <w:rPr>
                  <w:rFonts w:hint="eastAsia"/>
                  <w:sz w:val="20"/>
                </w:rPr>
                <w:t>로</w:t>
              </w:r>
              <w:r>
                <w:rPr>
                  <w:rFonts w:hint="eastAsia"/>
                  <w:sz w:val="20"/>
                </w:rPr>
                <w:t xml:space="preserve"> </w:t>
              </w:r>
              <w:r>
                <w:rPr>
                  <w:rFonts w:hint="eastAsia"/>
                  <w:sz w:val="20"/>
                </w:rPr>
                <w:t>정하고</w:t>
              </w:r>
              <w:r>
                <w:rPr>
                  <w:rFonts w:hint="eastAsia"/>
                  <w:sz w:val="20"/>
                </w:rPr>
                <w:t xml:space="preserve"> </w:t>
              </w:r>
              <w:r>
                <w:rPr>
                  <w:rFonts w:hint="eastAsia"/>
                  <w:sz w:val="20"/>
                </w:rPr>
                <w:t>있어</w:t>
              </w:r>
              <w:r>
                <w:rPr>
                  <w:rFonts w:hint="eastAsia"/>
                  <w:sz w:val="20"/>
                </w:rPr>
                <w:t xml:space="preserve">, </w:t>
              </w:r>
              <w:r>
                <w:rPr>
                  <w:rFonts w:hint="eastAsia"/>
                  <w:sz w:val="20"/>
                </w:rPr>
                <w:t>건설업을</w:t>
              </w:r>
              <w:r>
                <w:rPr>
                  <w:rFonts w:hint="eastAsia"/>
                  <w:sz w:val="20"/>
                </w:rPr>
                <w:t xml:space="preserve"> </w:t>
              </w:r>
              <w:r>
                <w:rPr>
                  <w:rFonts w:hint="eastAsia"/>
                  <w:sz w:val="20"/>
                </w:rPr>
                <w:t>등록한</w:t>
              </w:r>
              <w:r>
                <w:rPr>
                  <w:rFonts w:hint="eastAsia"/>
                  <w:sz w:val="20"/>
                </w:rPr>
                <w:t xml:space="preserve"> </w:t>
              </w:r>
            </w:ins>
            <w:ins w:id="370" w:author="junkyo.shim" w:date="2021-08-31T15:18:00Z">
              <w:r>
                <w:rPr>
                  <w:rFonts w:hint="eastAsia"/>
                  <w:sz w:val="20"/>
                </w:rPr>
                <w:t>자에게</w:t>
              </w:r>
              <w:r>
                <w:rPr>
                  <w:rFonts w:hint="eastAsia"/>
                  <w:sz w:val="20"/>
                </w:rPr>
                <w:t xml:space="preserve"> </w:t>
              </w:r>
              <w:r>
                <w:rPr>
                  <w:rFonts w:hint="eastAsia"/>
                  <w:sz w:val="20"/>
                </w:rPr>
                <w:t>일괄</w:t>
              </w:r>
              <w:r>
                <w:rPr>
                  <w:rFonts w:hint="eastAsia"/>
                  <w:sz w:val="20"/>
                </w:rPr>
                <w:t xml:space="preserve"> </w:t>
              </w:r>
              <w:r>
                <w:rPr>
                  <w:rFonts w:hint="eastAsia"/>
                  <w:sz w:val="20"/>
                </w:rPr>
                <w:t>하도급을</w:t>
              </w:r>
              <w:r>
                <w:rPr>
                  <w:rFonts w:hint="eastAsia"/>
                  <w:sz w:val="20"/>
                </w:rPr>
                <w:t xml:space="preserve"> </w:t>
              </w:r>
              <w:r>
                <w:rPr>
                  <w:rFonts w:hint="eastAsia"/>
                  <w:sz w:val="20"/>
                </w:rPr>
                <w:t>하는</w:t>
              </w:r>
              <w:r>
                <w:rPr>
                  <w:rFonts w:hint="eastAsia"/>
                  <w:sz w:val="20"/>
                </w:rPr>
                <w:t xml:space="preserve"> </w:t>
              </w:r>
              <w:r>
                <w:rPr>
                  <w:rFonts w:hint="eastAsia"/>
                  <w:sz w:val="20"/>
                </w:rPr>
                <w:t>것을</w:t>
              </w:r>
              <w:r>
                <w:rPr>
                  <w:rFonts w:hint="eastAsia"/>
                  <w:sz w:val="20"/>
                </w:rPr>
                <w:t xml:space="preserve"> </w:t>
              </w:r>
              <w:r>
                <w:rPr>
                  <w:rFonts w:hint="eastAsia"/>
                  <w:sz w:val="20"/>
                </w:rPr>
                <w:t>금지하는</w:t>
              </w:r>
              <w:r>
                <w:rPr>
                  <w:rFonts w:hint="eastAsia"/>
                  <w:sz w:val="20"/>
                </w:rPr>
                <w:t xml:space="preserve"> </w:t>
              </w:r>
              <w:r>
                <w:rPr>
                  <w:rFonts w:hint="eastAsia"/>
                  <w:sz w:val="20"/>
                </w:rPr>
                <w:t>것으로</w:t>
              </w:r>
              <w:r>
                <w:rPr>
                  <w:rFonts w:hint="eastAsia"/>
                  <w:sz w:val="20"/>
                </w:rPr>
                <w:t xml:space="preserve"> </w:t>
              </w:r>
              <w:r>
                <w:rPr>
                  <w:rFonts w:hint="eastAsia"/>
                  <w:sz w:val="20"/>
                </w:rPr>
                <w:t>해석될</w:t>
              </w:r>
              <w:r>
                <w:rPr>
                  <w:rFonts w:hint="eastAsia"/>
                  <w:sz w:val="20"/>
                </w:rPr>
                <w:t xml:space="preserve"> </w:t>
              </w:r>
              <w:r>
                <w:rPr>
                  <w:rFonts w:hint="eastAsia"/>
                  <w:sz w:val="20"/>
                </w:rPr>
                <w:t>수</w:t>
              </w:r>
              <w:r>
                <w:rPr>
                  <w:rFonts w:hint="eastAsia"/>
                  <w:sz w:val="20"/>
                </w:rPr>
                <w:t xml:space="preserve"> </w:t>
              </w:r>
              <w:r>
                <w:rPr>
                  <w:rFonts w:hint="eastAsia"/>
                  <w:sz w:val="20"/>
                </w:rPr>
                <w:t>있음</w:t>
              </w:r>
              <w:r>
                <w:rPr>
                  <w:rFonts w:hint="eastAsia"/>
                  <w:sz w:val="20"/>
                </w:rPr>
                <w:t>.</w:t>
              </w:r>
              <w:r>
                <w:rPr>
                  <w:sz w:val="20"/>
                </w:rPr>
                <w:t xml:space="preserve"> </w:t>
              </w:r>
              <w:r>
                <w:rPr>
                  <w:rFonts w:hint="eastAsia"/>
                  <w:sz w:val="20"/>
                </w:rPr>
                <w:t>따라서</w:t>
              </w:r>
              <w:r>
                <w:rPr>
                  <w:rFonts w:hint="eastAsia"/>
                  <w:sz w:val="20"/>
                </w:rPr>
                <w:t>,</w:t>
              </w:r>
            </w:ins>
            <w:ins w:id="371" w:author="junkyo.shim" w:date="2021-08-31T15:17:00Z">
              <w:r>
                <w:rPr>
                  <w:rFonts w:hint="eastAsia"/>
                  <w:sz w:val="20"/>
                </w:rPr>
                <w:t xml:space="preserve"> </w:t>
              </w:r>
              <w:proofErr w:type="spellStart"/>
              <w:r>
                <w:rPr>
                  <w:rFonts w:hint="eastAsia"/>
                  <w:sz w:val="20"/>
                </w:rPr>
                <w:t>무등록</w:t>
              </w:r>
              <w:proofErr w:type="spellEnd"/>
              <w:r>
                <w:rPr>
                  <w:rFonts w:hint="eastAsia"/>
                  <w:sz w:val="20"/>
                </w:rPr>
                <w:t xml:space="preserve"> </w:t>
              </w:r>
              <w:proofErr w:type="spellStart"/>
              <w:r>
                <w:rPr>
                  <w:rFonts w:hint="eastAsia"/>
                  <w:sz w:val="20"/>
                </w:rPr>
                <w:t>테크사에</w:t>
              </w:r>
              <w:proofErr w:type="spellEnd"/>
              <w:r>
                <w:rPr>
                  <w:rFonts w:hint="eastAsia"/>
                  <w:sz w:val="20"/>
                </w:rPr>
                <w:t xml:space="preserve"> </w:t>
              </w:r>
              <w:r>
                <w:rPr>
                  <w:rFonts w:hint="eastAsia"/>
                  <w:sz w:val="20"/>
                </w:rPr>
                <w:t>대한</w:t>
              </w:r>
              <w:r>
                <w:rPr>
                  <w:rFonts w:hint="eastAsia"/>
                  <w:sz w:val="20"/>
                </w:rPr>
                <w:t xml:space="preserve"> </w:t>
              </w:r>
              <w:r>
                <w:rPr>
                  <w:rFonts w:hint="eastAsia"/>
                  <w:sz w:val="20"/>
                </w:rPr>
                <w:t>하도급</w:t>
              </w:r>
              <w:r>
                <w:rPr>
                  <w:rFonts w:hint="eastAsia"/>
                  <w:sz w:val="20"/>
                </w:rPr>
                <w:t xml:space="preserve"> </w:t>
              </w:r>
              <w:r>
                <w:rPr>
                  <w:rFonts w:hint="eastAsia"/>
                  <w:sz w:val="20"/>
                </w:rPr>
                <w:t>행위는</w:t>
              </w:r>
              <w:r>
                <w:rPr>
                  <w:rFonts w:hint="eastAsia"/>
                  <w:sz w:val="20"/>
                </w:rPr>
                <w:t xml:space="preserve"> </w:t>
              </w:r>
              <w:r>
                <w:rPr>
                  <w:rFonts w:hint="eastAsia"/>
                  <w:sz w:val="20"/>
                </w:rPr>
                <w:t>해당</w:t>
              </w:r>
              <w:r>
                <w:rPr>
                  <w:rFonts w:hint="eastAsia"/>
                  <w:sz w:val="20"/>
                </w:rPr>
                <w:t xml:space="preserve"> </w:t>
              </w:r>
              <w:r>
                <w:rPr>
                  <w:rFonts w:hint="eastAsia"/>
                  <w:sz w:val="20"/>
                </w:rPr>
                <w:t>조항에</w:t>
              </w:r>
              <w:r>
                <w:rPr>
                  <w:rFonts w:hint="eastAsia"/>
                  <w:sz w:val="20"/>
                </w:rPr>
                <w:t xml:space="preserve"> </w:t>
              </w:r>
              <w:r>
                <w:rPr>
                  <w:rFonts w:hint="eastAsia"/>
                  <w:sz w:val="20"/>
                </w:rPr>
                <w:t>따라</w:t>
              </w:r>
              <w:r>
                <w:rPr>
                  <w:rFonts w:hint="eastAsia"/>
                  <w:sz w:val="20"/>
                </w:rPr>
                <w:t xml:space="preserve"> </w:t>
              </w:r>
              <w:r>
                <w:rPr>
                  <w:rFonts w:hint="eastAsia"/>
                  <w:sz w:val="20"/>
                </w:rPr>
                <w:t>처벌</w:t>
              </w:r>
              <w:r>
                <w:rPr>
                  <w:rFonts w:hint="eastAsia"/>
                  <w:sz w:val="20"/>
                </w:rPr>
                <w:t xml:space="preserve"> </w:t>
              </w:r>
              <w:r>
                <w:rPr>
                  <w:rFonts w:hint="eastAsia"/>
                  <w:sz w:val="20"/>
                </w:rPr>
                <w:t>가능성이</w:t>
              </w:r>
              <w:r>
                <w:rPr>
                  <w:rFonts w:hint="eastAsia"/>
                  <w:sz w:val="20"/>
                </w:rPr>
                <w:t xml:space="preserve"> </w:t>
              </w:r>
              <w:r>
                <w:rPr>
                  <w:rFonts w:hint="eastAsia"/>
                  <w:sz w:val="20"/>
                </w:rPr>
                <w:t>높지</w:t>
              </w:r>
              <w:r>
                <w:rPr>
                  <w:rFonts w:hint="eastAsia"/>
                  <w:sz w:val="20"/>
                </w:rPr>
                <w:t xml:space="preserve"> </w:t>
              </w:r>
              <w:r>
                <w:rPr>
                  <w:rFonts w:hint="eastAsia"/>
                  <w:sz w:val="20"/>
                </w:rPr>
                <w:t>않음</w:t>
              </w:r>
              <w:r>
                <w:rPr>
                  <w:rFonts w:hint="eastAsia"/>
                  <w:sz w:val="20"/>
                </w:rPr>
                <w:t>.</w:t>
              </w:r>
            </w:ins>
          </w:p>
          <w:p w14:paraId="0D0B1039" w14:textId="77777777" w:rsidR="000F7555" w:rsidRPr="00FD21F5" w:rsidRDefault="00FD21F5" w:rsidP="00FD21F5">
            <w:pPr>
              <w:pStyle w:val="a5"/>
              <w:widowControl/>
              <w:numPr>
                <w:ilvl w:val="0"/>
                <w:numId w:val="115"/>
              </w:numPr>
              <w:autoSpaceDE w:val="0"/>
              <w:adjustRightInd/>
              <w:snapToGrid/>
              <w:spacing w:line="240" w:lineRule="auto"/>
              <w:ind w:leftChars="0"/>
              <w:rPr>
                <w:sz w:val="20"/>
              </w:rPr>
            </w:pPr>
            <w:ins w:id="372" w:author="junkyo.shim" w:date="2021-08-31T15:18:00Z">
              <w:r w:rsidRPr="00FD21F5" w:rsidDel="00F03557">
                <w:rPr>
                  <w:sz w:val="20"/>
                  <w:highlight w:val="green"/>
                </w:rPr>
                <w:t xml:space="preserve"> </w:t>
              </w:r>
            </w:ins>
            <w:ins w:id="373" w:author="heesung.ahn" w:date="2021-08-31T01:03:00Z">
              <w:del w:id="374" w:author="junkyo.shim" w:date="2021-08-31T15:16:00Z">
                <w:r w:rsidR="000F7555" w:rsidRPr="00FD21F5" w:rsidDel="00F03557">
                  <w:rPr>
                    <w:sz w:val="20"/>
                    <w:highlight w:val="green"/>
                  </w:rPr>
                  <w:delText>[</w:delText>
                </w:r>
                <w:r w:rsidR="000F7555" w:rsidRPr="00FD21F5" w:rsidDel="00F03557">
                  <w:rPr>
                    <w:rFonts w:hint="eastAsia"/>
                    <w:sz w:val="20"/>
                    <w:highlight w:val="green"/>
                  </w:rPr>
                  <w:delText>애초에</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건설업자가</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아닌</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자에게는</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적용</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가능성</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낮다는</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점</w:delText>
                </w:r>
                <w:r w:rsidR="000F7555" w:rsidRPr="00FD21F5" w:rsidDel="00F03557">
                  <w:rPr>
                    <w:rFonts w:hint="eastAsia"/>
                    <w:sz w:val="20"/>
                    <w:highlight w:val="green"/>
                  </w:rPr>
                  <w:delText xml:space="preserve"> </w:delText>
                </w:r>
                <w:r w:rsidR="000F7555" w:rsidRPr="00FD21F5" w:rsidDel="00F03557">
                  <w:rPr>
                    <w:rFonts w:hint="eastAsia"/>
                    <w:sz w:val="20"/>
                    <w:highlight w:val="green"/>
                  </w:rPr>
                  <w:delText>추가</w:delText>
                </w:r>
                <w:r w:rsidR="000F7555" w:rsidRPr="00FD21F5" w:rsidDel="00F03557">
                  <w:rPr>
                    <w:rFonts w:hint="eastAsia"/>
                    <w:sz w:val="20"/>
                    <w:highlight w:val="green"/>
                  </w:rPr>
                  <w:delText>]</w:delText>
                </w:r>
              </w:del>
            </w:ins>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7C7A1958"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3</w:t>
            </w:r>
            <w:r w:rsidRPr="00C57904">
              <w:rPr>
                <w:rFonts w:hint="eastAsia"/>
                <w:sz w:val="20"/>
              </w:rPr>
              <w:t>호</w:t>
            </w:r>
            <w:r w:rsidRPr="00C57904">
              <w:rPr>
                <w:rFonts w:hint="eastAsia"/>
                <w:sz w:val="20"/>
              </w:rPr>
              <w:t>)</w:t>
            </w:r>
            <w:r w:rsidRPr="00C57904">
              <w:rPr>
                <w:sz w:val="20"/>
              </w:rPr>
              <w:t xml:space="preserve">. </w:t>
            </w:r>
          </w:p>
          <w:p w14:paraId="732B3F79" w14:textId="77777777" w:rsidR="00026A7E" w:rsidRDefault="00026A7E" w:rsidP="0091358C">
            <w:pPr>
              <w:pStyle w:val="a5"/>
              <w:widowControl/>
              <w:autoSpaceDE w:val="0"/>
              <w:adjustRightInd/>
              <w:snapToGrid/>
              <w:spacing w:line="240" w:lineRule="auto"/>
              <w:ind w:leftChars="0" w:left="400"/>
              <w:rPr>
                <w:sz w:val="20"/>
              </w:rPr>
            </w:pPr>
          </w:p>
          <w:p w14:paraId="5D2F048F"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하도급인에게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tc>
      </w:tr>
      <w:tr w:rsidR="00026A7E" w:rsidRPr="00DD6F84" w14:paraId="5A0E5838"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6AF56FCF" w14:textId="77777777" w:rsidR="00026A7E" w:rsidRPr="00DD6F84" w:rsidRDefault="00026A7E" w:rsidP="0091358C">
            <w:pPr>
              <w:pStyle w:val="a5"/>
              <w:spacing w:line="280" w:lineRule="atLeast"/>
              <w:ind w:leftChars="0" w:left="0"/>
              <w:jc w:val="center"/>
              <w:rPr>
                <w:sz w:val="20"/>
                <w:szCs w:val="20"/>
              </w:rPr>
            </w:pPr>
            <w:r>
              <w:rPr>
                <w:rFonts w:hint="eastAsia"/>
                <w:sz w:val="20"/>
              </w:rPr>
              <w:t>전문공사의</w:t>
            </w:r>
            <w:r>
              <w:rPr>
                <w:rFonts w:hint="eastAsia"/>
                <w:sz w:val="20"/>
              </w:rPr>
              <w:t xml:space="preserve"> </w:t>
            </w:r>
            <w:r>
              <w:rPr>
                <w:rFonts w:hint="eastAsia"/>
                <w:sz w:val="20"/>
              </w:rPr>
              <w:t>하도급</w:t>
            </w:r>
            <w:r>
              <w:rPr>
                <w:rFonts w:hint="eastAsia"/>
                <w:sz w:val="20"/>
              </w:rPr>
              <w:t xml:space="preserve"> </w:t>
            </w:r>
            <w:r>
              <w:rPr>
                <w:rFonts w:hint="eastAsia"/>
                <w:sz w:val="20"/>
              </w:rPr>
              <w:t>금지</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2</w:t>
            </w:r>
            <w:r>
              <w:rPr>
                <w:sz w:val="20"/>
              </w:rPr>
              <w:t>9</w:t>
            </w:r>
            <w:r>
              <w:rPr>
                <w:rFonts w:hint="eastAsia"/>
                <w:sz w:val="20"/>
              </w:rPr>
              <w:t>조</w:t>
            </w:r>
            <w:r>
              <w:rPr>
                <w:rFonts w:hint="eastAsia"/>
                <w:sz w:val="20"/>
              </w:rPr>
              <w:t xml:space="preserve"> </w:t>
            </w:r>
            <w:r>
              <w:rPr>
                <w:rFonts w:hint="eastAsia"/>
                <w:sz w:val="20"/>
              </w:rPr>
              <w:t>제</w:t>
            </w:r>
            <w:r>
              <w:rPr>
                <w:rFonts w:hint="eastAsia"/>
                <w:sz w:val="20"/>
              </w:rPr>
              <w:t>2</w:t>
            </w:r>
            <w:r>
              <w:rPr>
                <w:rFonts w:hint="eastAsia"/>
                <w:sz w:val="20"/>
              </w:rPr>
              <w:t>항</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64CF45D1"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수급인은</w:t>
            </w:r>
            <w:r w:rsidRPr="00C57904">
              <w:rPr>
                <w:rFonts w:hint="eastAsia"/>
                <w:sz w:val="20"/>
              </w:rPr>
              <w:t xml:space="preserve"> </w:t>
            </w:r>
            <w:r w:rsidRPr="00C57904">
              <w:rPr>
                <w:rFonts w:hint="eastAsia"/>
                <w:sz w:val="20"/>
              </w:rPr>
              <w:t>그가</w:t>
            </w:r>
            <w:r w:rsidRPr="00C57904">
              <w:rPr>
                <w:rFonts w:hint="eastAsia"/>
                <w:sz w:val="20"/>
              </w:rPr>
              <w:t xml:space="preserve"> </w:t>
            </w:r>
            <w:proofErr w:type="spellStart"/>
            <w:r w:rsidRPr="00C57904">
              <w:rPr>
                <w:rFonts w:hint="eastAsia"/>
                <w:sz w:val="20"/>
              </w:rPr>
              <w:t>도급받은</w:t>
            </w:r>
            <w:proofErr w:type="spellEnd"/>
            <w:r w:rsidRPr="00C57904">
              <w:rPr>
                <w:rFonts w:hint="eastAsia"/>
                <w:sz w:val="20"/>
              </w:rPr>
              <w:t xml:space="preserve"> </w:t>
            </w:r>
            <w:r w:rsidRPr="00C57904">
              <w:rPr>
                <w:rFonts w:hint="eastAsia"/>
                <w:sz w:val="20"/>
              </w:rPr>
              <w:t>전문공사를</w:t>
            </w:r>
            <w:r w:rsidRPr="00C57904">
              <w:rPr>
                <w:rFonts w:hint="eastAsia"/>
                <w:sz w:val="20"/>
              </w:rPr>
              <w:t xml:space="preserve"> </w:t>
            </w:r>
            <w:proofErr w:type="spellStart"/>
            <w:r w:rsidRPr="00C57904">
              <w:rPr>
                <w:rFonts w:hint="eastAsia"/>
                <w:sz w:val="20"/>
              </w:rPr>
              <w:t>하도급할</w:t>
            </w:r>
            <w:proofErr w:type="spellEnd"/>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없음</w:t>
            </w:r>
            <w:r w:rsidRPr="00C57904">
              <w:rPr>
                <w:rFonts w:hint="eastAsia"/>
                <w:sz w:val="20"/>
              </w:rPr>
              <w:t>.</w:t>
            </w:r>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7EB6593C"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3</w:t>
            </w:r>
            <w:r w:rsidRPr="00C57904">
              <w:rPr>
                <w:rFonts w:hint="eastAsia"/>
                <w:sz w:val="20"/>
              </w:rPr>
              <w:t>호</w:t>
            </w:r>
            <w:r w:rsidRPr="00C57904">
              <w:rPr>
                <w:rFonts w:hint="eastAsia"/>
                <w:sz w:val="20"/>
              </w:rPr>
              <w:t>)</w:t>
            </w:r>
            <w:r w:rsidRPr="00C57904">
              <w:rPr>
                <w:sz w:val="20"/>
              </w:rPr>
              <w:t xml:space="preserve">. </w:t>
            </w:r>
          </w:p>
          <w:p w14:paraId="348A4BBB" w14:textId="77777777" w:rsidR="00026A7E" w:rsidRPr="00675CEC" w:rsidRDefault="00026A7E" w:rsidP="0091358C">
            <w:pPr>
              <w:pStyle w:val="a5"/>
              <w:widowControl/>
              <w:autoSpaceDE w:val="0"/>
              <w:adjustRightInd/>
              <w:snapToGrid/>
              <w:spacing w:line="240" w:lineRule="auto"/>
              <w:ind w:leftChars="0" w:left="400"/>
              <w:rPr>
                <w:sz w:val="20"/>
              </w:rPr>
            </w:pPr>
          </w:p>
          <w:p w14:paraId="3888255E"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하도급인에게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tc>
      </w:tr>
      <w:tr w:rsidR="00026A7E" w:rsidRPr="00DD6F84" w14:paraId="64FD3EE1"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735B4AB6" w14:textId="77777777" w:rsidR="00026A7E" w:rsidRPr="00DD6F84" w:rsidRDefault="00026A7E" w:rsidP="0091358C">
            <w:pPr>
              <w:pStyle w:val="a5"/>
              <w:spacing w:line="280" w:lineRule="atLeast"/>
              <w:ind w:leftChars="0" w:left="0"/>
              <w:jc w:val="center"/>
              <w:rPr>
                <w:sz w:val="20"/>
                <w:szCs w:val="20"/>
              </w:rPr>
            </w:pPr>
            <w:r>
              <w:rPr>
                <w:rFonts w:hint="eastAsia"/>
                <w:sz w:val="20"/>
              </w:rPr>
              <w:t>재하도급</w:t>
            </w:r>
            <w:r>
              <w:rPr>
                <w:rFonts w:hint="eastAsia"/>
                <w:sz w:val="20"/>
              </w:rPr>
              <w:t xml:space="preserve"> </w:t>
            </w:r>
            <w:r>
              <w:rPr>
                <w:rFonts w:hint="eastAsia"/>
                <w:sz w:val="20"/>
              </w:rPr>
              <w:t>금지</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2</w:t>
            </w:r>
            <w:r>
              <w:rPr>
                <w:sz w:val="20"/>
              </w:rPr>
              <w:t>9</w:t>
            </w:r>
            <w:r>
              <w:rPr>
                <w:rFonts w:hint="eastAsia"/>
                <w:sz w:val="20"/>
              </w:rPr>
              <w:t>조</w:t>
            </w:r>
            <w:r>
              <w:rPr>
                <w:rFonts w:hint="eastAsia"/>
                <w:sz w:val="20"/>
              </w:rPr>
              <w:t xml:space="preserve"> </w:t>
            </w:r>
            <w:r>
              <w:rPr>
                <w:rFonts w:hint="eastAsia"/>
                <w:sz w:val="20"/>
              </w:rPr>
              <w:t>제</w:t>
            </w:r>
            <w:r>
              <w:rPr>
                <w:rFonts w:hint="eastAsia"/>
                <w:sz w:val="20"/>
              </w:rPr>
              <w:t>3</w:t>
            </w:r>
            <w:r>
              <w:rPr>
                <w:rFonts w:hint="eastAsia"/>
                <w:sz w:val="20"/>
              </w:rPr>
              <w:t>항</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104E1750"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하수급인은</w:t>
            </w:r>
            <w:r w:rsidRPr="00C57904">
              <w:rPr>
                <w:rFonts w:hint="eastAsia"/>
                <w:sz w:val="20"/>
              </w:rPr>
              <w:t xml:space="preserve"> </w:t>
            </w:r>
            <w:proofErr w:type="spellStart"/>
            <w:r w:rsidRPr="00C57904">
              <w:rPr>
                <w:rFonts w:hint="eastAsia"/>
                <w:sz w:val="20"/>
              </w:rPr>
              <w:t>하도급받은</w:t>
            </w:r>
            <w:proofErr w:type="spellEnd"/>
            <w:r w:rsidRPr="00C57904">
              <w:rPr>
                <w:rFonts w:hint="eastAsia"/>
                <w:sz w:val="20"/>
              </w:rPr>
              <w:t xml:space="preserve"> </w:t>
            </w:r>
            <w:r w:rsidRPr="00C57904">
              <w:rPr>
                <w:rFonts w:hint="eastAsia"/>
                <w:sz w:val="20"/>
              </w:rPr>
              <w:t>건설공사를</w:t>
            </w:r>
            <w:r w:rsidRPr="00C57904">
              <w:rPr>
                <w:rFonts w:hint="eastAsia"/>
                <w:sz w:val="20"/>
              </w:rPr>
              <w:t xml:space="preserve"> </w:t>
            </w:r>
            <w:r w:rsidRPr="00C57904">
              <w:rPr>
                <w:rFonts w:hint="eastAsia"/>
                <w:sz w:val="20"/>
              </w:rPr>
              <w:t>다른</w:t>
            </w:r>
            <w:r w:rsidRPr="00C57904">
              <w:rPr>
                <w:rFonts w:hint="eastAsia"/>
                <w:sz w:val="20"/>
              </w:rPr>
              <w:t xml:space="preserve"> </w:t>
            </w:r>
            <w:r w:rsidRPr="00C57904">
              <w:rPr>
                <w:rFonts w:hint="eastAsia"/>
                <w:sz w:val="20"/>
              </w:rPr>
              <w:t>사람에게</w:t>
            </w:r>
            <w:r w:rsidRPr="00C57904">
              <w:rPr>
                <w:rFonts w:hint="eastAsia"/>
                <w:sz w:val="20"/>
              </w:rPr>
              <w:t xml:space="preserve"> </w:t>
            </w:r>
            <w:r w:rsidRPr="00C57904">
              <w:rPr>
                <w:rFonts w:hint="eastAsia"/>
                <w:sz w:val="20"/>
              </w:rPr>
              <w:t>다시</w:t>
            </w:r>
            <w:r w:rsidRPr="00C57904">
              <w:rPr>
                <w:rFonts w:hint="eastAsia"/>
                <w:sz w:val="20"/>
              </w:rPr>
              <w:t xml:space="preserve"> </w:t>
            </w:r>
            <w:proofErr w:type="spellStart"/>
            <w:r w:rsidRPr="00C57904">
              <w:rPr>
                <w:rFonts w:hint="eastAsia"/>
                <w:sz w:val="20"/>
              </w:rPr>
              <w:t>하도급할</w:t>
            </w:r>
            <w:proofErr w:type="spellEnd"/>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없음</w:t>
            </w:r>
            <w:r w:rsidRPr="00C57904">
              <w:rPr>
                <w:rFonts w:hint="eastAsia"/>
                <w:sz w:val="20"/>
              </w:rPr>
              <w:t>.</w:t>
            </w:r>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1EE120D2"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3</w:t>
            </w:r>
            <w:r w:rsidRPr="00C57904">
              <w:rPr>
                <w:rFonts w:hint="eastAsia"/>
                <w:sz w:val="20"/>
              </w:rPr>
              <w:t>호</w:t>
            </w:r>
            <w:r w:rsidRPr="00C57904">
              <w:rPr>
                <w:rFonts w:hint="eastAsia"/>
                <w:sz w:val="20"/>
              </w:rPr>
              <w:t>)</w:t>
            </w:r>
            <w:r w:rsidRPr="00C57904">
              <w:rPr>
                <w:sz w:val="20"/>
              </w:rPr>
              <w:t xml:space="preserve">. </w:t>
            </w:r>
          </w:p>
          <w:p w14:paraId="3DB4DA14" w14:textId="77777777" w:rsidR="00026A7E" w:rsidRPr="00675CEC" w:rsidRDefault="00026A7E" w:rsidP="0091358C">
            <w:pPr>
              <w:pStyle w:val="a5"/>
              <w:widowControl/>
              <w:autoSpaceDE w:val="0"/>
              <w:adjustRightInd/>
              <w:snapToGrid/>
              <w:spacing w:line="240" w:lineRule="auto"/>
              <w:ind w:leftChars="0" w:left="400"/>
              <w:rPr>
                <w:sz w:val="20"/>
              </w:rPr>
            </w:pPr>
          </w:p>
          <w:p w14:paraId="5E1EF72C"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하도급인에게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w:t>
            </w:r>
            <w:r w:rsidRPr="00C57904">
              <w:rPr>
                <w:rFonts w:hint="eastAsia"/>
                <w:sz w:val="20"/>
              </w:rPr>
              <w:lastRenderedPageBreak/>
              <w:t>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tc>
      </w:tr>
      <w:tr w:rsidR="00026A7E" w:rsidRPr="00DD6F84" w14:paraId="7B5B44AA" w14:textId="77777777" w:rsidTr="00BD1532">
        <w:trPr>
          <w:trHeight w:val="340"/>
        </w:trPr>
        <w:tc>
          <w:tcPr>
            <w:tcW w:w="1348" w:type="pct"/>
            <w:tcBorders>
              <w:top w:val="single" w:sz="4" w:space="0" w:color="404040" w:themeColor="text1" w:themeTint="BF"/>
              <w:bottom w:val="single" w:sz="4" w:space="0" w:color="404040" w:themeColor="text1" w:themeTint="BF"/>
            </w:tcBorders>
            <w:vAlign w:val="center"/>
          </w:tcPr>
          <w:p w14:paraId="62622D28" w14:textId="77777777" w:rsidR="00026A7E" w:rsidRPr="00DD6F84" w:rsidRDefault="00026A7E" w:rsidP="0091358C">
            <w:pPr>
              <w:pStyle w:val="a5"/>
              <w:spacing w:line="280" w:lineRule="atLeast"/>
              <w:ind w:leftChars="0" w:left="0"/>
              <w:jc w:val="center"/>
              <w:rPr>
                <w:sz w:val="20"/>
                <w:szCs w:val="20"/>
              </w:rPr>
            </w:pPr>
            <w:r>
              <w:rPr>
                <w:rFonts w:hint="eastAsia"/>
                <w:sz w:val="20"/>
              </w:rPr>
              <w:lastRenderedPageBreak/>
              <w:t>하수급인</w:t>
            </w:r>
            <w:r>
              <w:rPr>
                <w:rFonts w:hint="eastAsia"/>
                <w:sz w:val="20"/>
              </w:rPr>
              <w:t xml:space="preserve"> </w:t>
            </w:r>
            <w:r>
              <w:rPr>
                <w:rFonts w:hint="eastAsia"/>
                <w:sz w:val="20"/>
              </w:rPr>
              <w:t>자격</w:t>
            </w:r>
            <w:r>
              <w:rPr>
                <w:rFonts w:hint="eastAsia"/>
                <w:sz w:val="20"/>
              </w:rPr>
              <w:t xml:space="preserve"> </w:t>
            </w:r>
            <w:r>
              <w:rPr>
                <w:rFonts w:hint="eastAsia"/>
                <w:sz w:val="20"/>
              </w:rPr>
              <w:t>제한</w:t>
            </w:r>
            <w:r>
              <w:rPr>
                <w:sz w:val="20"/>
              </w:rPr>
              <w:br/>
            </w:r>
            <w:r>
              <w:rPr>
                <w:rFonts w:hint="eastAsia"/>
                <w:sz w:val="20"/>
              </w:rPr>
              <w:t>(</w:t>
            </w:r>
            <w:r>
              <w:rPr>
                <w:rFonts w:hint="eastAsia"/>
                <w:sz w:val="20"/>
              </w:rPr>
              <w:t>법</w:t>
            </w:r>
            <w:r>
              <w:rPr>
                <w:rFonts w:hint="eastAsia"/>
                <w:sz w:val="20"/>
              </w:rPr>
              <w:t xml:space="preserve"> </w:t>
            </w:r>
            <w:r>
              <w:rPr>
                <w:rFonts w:hint="eastAsia"/>
                <w:sz w:val="20"/>
              </w:rPr>
              <w:t>제</w:t>
            </w:r>
            <w:r>
              <w:rPr>
                <w:rFonts w:hint="eastAsia"/>
                <w:sz w:val="20"/>
              </w:rPr>
              <w:t>2</w:t>
            </w:r>
            <w:r>
              <w:rPr>
                <w:sz w:val="20"/>
              </w:rPr>
              <w:t>5</w:t>
            </w:r>
            <w:r>
              <w:rPr>
                <w:rFonts w:hint="eastAsia"/>
                <w:sz w:val="20"/>
              </w:rPr>
              <w:t>조</w:t>
            </w:r>
            <w:r>
              <w:rPr>
                <w:rFonts w:hint="eastAsia"/>
                <w:sz w:val="20"/>
              </w:rPr>
              <w:t xml:space="preserve"> </w:t>
            </w:r>
            <w:r>
              <w:rPr>
                <w:rFonts w:hint="eastAsia"/>
                <w:sz w:val="20"/>
              </w:rPr>
              <w:t>제</w:t>
            </w:r>
            <w:r>
              <w:rPr>
                <w:rFonts w:hint="eastAsia"/>
                <w:sz w:val="20"/>
              </w:rPr>
              <w:t>2</w:t>
            </w:r>
            <w:r>
              <w:rPr>
                <w:rFonts w:hint="eastAsia"/>
                <w:sz w:val="20"/>
              </w:rPr>
              <w:t>항</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6B6B3530" w14:textId="77777777" w:rsidR="00026A7E" w:rsidRPr="00C57904" w:rsidRDefault="00026A7E" w:rsidP="0091358C">
            <w:pPr>
              <w:pStyle w:val="a5"/>
              <w:widowControl/>
              <w:numPr>
                <w:ilvl w:val="0"/>
                <w:numId w:val="115"/>
              </w:numPr>
              <w:autoSpaceDE w:val="0"/>
              <w:adjustRightInd/>
              <w:snapToGrid/>
              <w:spacing w:line="240" w:lineRule="auto"/>
              <w:ind w:leftChars="0"/>
              <w:rPr>
                <w:sz w:val="20"/>
                <w:szCs w:val="20"/>
              </w:rPr>
            </w:pPr>
            <w:r w:rsidRPr="00C57904">
              <w:rPr>
                <w:rFonts w:hint="eastAsia"/>
                <w:sz w:val="20"/>
              </w:rPr>
              <w:t>수급인은</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한</w:t>
            </w:r>
            <w:r w:rsidRPr="00C57904">
              <w:rPr>
                <w:rFonts w:hint="eastAsia"/>
                <w:sz w:val="20"/>
              </w:rPr>
              <w:t xml:space="preserve"> </w:t>
            </w:r>
            <w:r w:rsidRPr="00C57904">
              <w:rPr>
                <w:rFonts w:hint="eastAsia"/>
                <w:sz w:val="20"/>
              </w:rPr>
              <w:t>건설사업자에게</w:t>
            </w:r>
            <w:r w:rsidRPr="00C57904">
              <w:rPr>
                <w:rFonts w:hint="eastAsia"/>
                <w:sz w:val="20"/>
              </w:rPr>
              <w:t xml:space="preserve"> </w:t>
            </w:r>
            <w:r w:rsidRPr="00C57904">
              <w:rPr>
                <w:rFonts w:hint="eastAsia"/>
                <w:sz w:val="20"/>
              </w:rPr>
              <w:t>하도급해야</w:t>
            </w:r>
            <w:r w:rsidRPr="00C57904">
              <w:rPr>
                <w:rFonts w:hint="eastAsia"/>
                <w:sz w:val="20"/>
              </w:rPr>
              <w:t xml:space="preserve"> </w:t>
            </w:r>
            <w:r w:rsidRPr="00C57904">
              <w:rPr>
                <w:rFonts w:hint="eastAsia"/>
                <w:sz w:val="20"/>
              </w:rPr>
              <w:t>함</w:t>
            </w:r>
            <w:r w:rsidRPr="00C57904">
              <w:rPr>
                <w:rFonts w:hint="eastAsia"/>
                <w:sz w:val="20"/>
              </w:rPr>
              <w:t>.</w:t>
            </w:r>
          </w:p>
        </w:tc>
        <w:tc>
          <w:tcPr>
            <w:tcW w:w="1926" w:type="pct"/>
            <w:tcBorders>
              <w:top w:val="single" w:sz="4" w:space="0" w:color="404040" w:themeColor="text1" w:themeTint="BF"/>
              <w:bottom w:val="single" w:sz="4" w:space="0" w:color="404040" w:themeColor="text1" w:themeTint="BF"/>
            </w:tcBorders>
            <w:shd w:val="clear" w:color="auto" w:fill="auto"/>
            <w:vAlign w:val="center"/>
          </w:tcPr>
          <w:p w14:paraId="0AE47497" w14:textId="77777777" w:rsidR="00026A7E" w:rsidRPr="001A1676" w:rsidRDefault="00026A7E" w:rsidP="001A1676">
            <w:pPr>
              <w:pStyle w:val="a5"/>
              <w:widowControl/>
              <w:numPr>
                <w:ilvl w:val="0"/>
                <w:numId w:val="115"/>
              </w:numPr>
              <w:autoSpaceDE w:val="0"/>
              <w:adjustRightInd/>
              <w:snapToGrid/>
              <w:spacing w:line="240" w:lineRule="auto"/>
              <w:ind w:leftChars="0"/>
              <w:rPr>
                <w:sz w:val="20"/>
              </w:rPr>
            </w:pPr>
            <w:r w:rsidRPr="00C57904">
              <w:rPr>
                <w:rFonts w:hint="eastAsia"/>
                <w:sz w:val="20"/>
              </w:rPr>
              <w:t>수급인에게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w:t>
            </w:r>
            <w:r w:rsidRPr="00C57904">
              <w:rPr>
                <w:sz w:val="20"/>
              </w:rPr>
              <w:t>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p w14:paraId="79598BF6" w14:textId="77777777" w:rsidR="00026A7E" w:rsidRPr="00C57904" w:rsidRDefault="00026A7E" w:rsidP="0091358C">
            <w:pPr>
              <w:pStyle w:val="a5"/>
              <w:widowControl/>
              <w:numPr>
                <w:ilvl w:val="0"/>
                <w:numId w:val="115"/>
              </w:numPr>
              <w:autoSpaceDE w:val="0"/>
              <w:adjustRightInd/>
              <w:snapToGrid/>
              <w:spacing w:line="240" w:lineRule="auto"/>
              <w:ind w:leftChars="0"/>
              <w:rPr>
                <w:sz w:val="20"/>
                <w:szCs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3</w:t>
            </w:r>
            <w:r w:rsidRPr="00C57904">
              <w:rPr>
                <w:rFonts w:hint="eastAsia"/>
                <w:sz w:val="20"/>
              </w:rPr>
              <w:t>호</w:t>
            </w:r>
            <w:r w:rsidRPr="00C57904">
              <w:rPr>
                <w:rFonts w:hint="eastAsia"/>
                <w:sz w:val="20"/>
              </w:rPr>
              <w:t>)</w:t>
            </w:r>
            <w:r w:rsidRPr="00C57904">
              <w:rPr>
                <w:sz w:val="20"/>
              </w:rPr>
              <w:t xml:space="preserve">. </w:t>
            </w:r>
          </w:p>
        </w:tc>
      </w:tr>
    </w:tbl>
    <w:p w14:paraId="776627F6" w14:textId="77777777" w:rsidR="00026A7E" w:rsidRPr="00156267" w:rsidRDefault="00026A7E" w:rsidP="00026A7E">
      <w:pPr>
        <w:pStyle w:val="a5"/>
        <w:spacing w:after="240"/>
        <w:ind w:leftChars="0" w:left="1361"/>
        <w:rPr>
          <w:szCs w:val="22"/>
          <w:u w:val="single"/>
        </w:rPr>
      </w:pPr>
    </w:p>
    <w:p w14:paraId="25181276" w14:textId="77777777" w:rsidR="00026A7E" w:rsidRDefault="00026A7E" w:rsidP="00026A7E">
      <w:pPr>
        <w:pStyle w:val="a5"/>
        <w:numPr>
          <w:ilvl w:val="0"/>
          <w:numId w:val="30"/>
        </w:numPr>
        <w:spacing w:after="240" w:line="370" w:lineRule="atLeast"/>
        <w:ind w:leftChars="0"/>
        <w:rPr>
          <w:b/>
          <w:szCs w:val="22"/>
        </w:rPr>
      </w:pPr>
      <w:r w:rsidRPr="00FF5073">
        <w:rPr>
          <w:b/>
          <w:szCs w:val="22"/>
        </w:rPr>
        <w:t>기존</w:t>
      </w:r>
      <w:r w:rsidRPr="00FF5073">
        <w:rPr>
          <w:b/>
          <w:szCs w:val="22"/>
        </w:rPr>
        <w:t xml:space="preserve"> </w:t>
      </w:r>
      <w:r w:rsidRPr="00FF5073">
        <w:rPr>
          <w:b/>
          <w:szCs w:val="22"/>
        </w:rPr>
        <w:t>구조의</w:t>
      </w:r>
      <w:r w:rsidRPr="00FF5073">
        <w:rPr>
          <w:b/>
          <w:szCs w:val="22"/>
        </w:rPr>
        <w:t xml:space="preserve"> </w:t>
      </w:r>
      <w:r w:rsidRPr="00FF5073">
        <w:rPr>
          <w:b/>
          <w:szCs w:val="22"/>
        </w:rPr>
        <w:t>리스</w:t>
      </w:r>
      <w:r>
        <w:rPr>
          <w:rFonts w:hint="eastAsia"/>
          <w:b/>
          <w:szCs w:val="22"/>
        </w:rPr>
        <w:t>크</w:t>
      </w:r>
    </w:p>
    <w:p w14:paraId="278909B7" w14:textId="77777777" w:rsidR="00026A7E" w:rsidRPr="00612AE2" w:rsidRDefault="00026A7E" w:rsidP="00026A7E">
      <w:pPr>
        <w:pStyle w:val="a5"/>
        <w:spacing w:after="240" w:line="370" w:lineRule="atLeast"/>
        <w:ind w:leftChars="0" w:left="907"/>
        <w:rPr>
          <w:b/>
          <w:szCs w:val="22"/>
        </w:rPr>
      </w:pPr>
      <w:r w:rsidRPr="00612AE2">
        <w:rPr>
          <w:rFonts w:hint="eastAsia"/>
          <w:szCs w:val="22"/>
        </w:rPr>
        <w:t>기존</w:t>
      </w:r>
      <w:r>
        <w:rPr>
          <w:rFonts w:hint="eastAsia"/>
          <w:b/>
          <w:szCs w:val="22"/>
        </w:rPr>
        <w:t xml:space="preserve"> </w:t>
      </w:r>
      <w:r w:rsidRPr="00612AE2">
        <w:rPr>
          <w:rFonts w:hint="eastAsia"/>
          <w:szCs w:val="22"/>
        </w:rPr>
        <w:t>구조</w:t>
      </w:r>
      <w:r w:rsidRPr="00612AE2">
        <w:rPr>
          <w:rFonts w:hint="eastAsia"/>
          <w:szCs w:val="22"/>
        </w:rPr>
        <w:t xml:space="preserve"> </w:t>
      </w:r>
      <w:r w:rsidRPr="00612AE2">
        <w:rPr>
          <w:rFonts w:hint="eastAsia"/>
          <w:szCs w:val="22"/>
        </w:rPr>
        <w:t>하에서</w:t>
      </w:r>
      <w:r w:rsidRPr="00612AE2">
        <w:rPr>
          <w:rFonts w:hint="eastAsia"/>
          <w:szCs w:val="22"/>
        </w:rPr>
        <w:t xml:space="preserve"> </w:t>
      </w:r>
      <w:r w:rsidRPr="00612AE2">
        <w:rPr>
          <w:rFonts w:hint="eastAsia"/>
          <w:szCs w:val="22"/>
        </w:rPr>
        <w:t>각</w:t>
      </w:r>
      <w:r w:rsidRPr="00612AE2">
        <w:rPr>
          <w:rFonts w:hint="eastAsia"/>
          <w:szCs w:val="22"/>
        </w:rPr>
        <w:t xml:space="preserve"> </w:t>
      </w:r>
      <w:r w:rsidRPr="00612AE2">
        <w:rPr>
          <w:rFonts w:hint="eastAsia"/>
          <w:szCs w:val="22"/>
        </w:rPr>
        <w:t>시공단계별</w:t>
      </w:r>
      <w:r w:rsidRPr="00612AE2">
        <w:rPr>
          <w:rFonts w:hint="eastAsia"/>
          <w:szCs w:val="22"/>
        </w:rPr>
        <w:t xml:space="preserve"> </w:t>
      </w:r>
      <w:r w:rsidRPr="00612AE2">
        <w:rPr>
          <w:rFonts w:hint="eastAsia"/>
          <w:szCs w:val="22"/>
        </w:rPr>
        <w:t>리스크는</w:t>
      </w:r>
      <w:r w:rsidRPr="00612AE2">
        <w:rPr>
          <w:rFonts w:hint="eastAsia"/>
          <w:szCs w:val="22"/>
        </w:rPr>
        <w:t xml:space="preserve"> </w:t>
      </w:r>
      <w:r w:rsidRPr="00612AE2">
        <w:rPr>
          <w:rFonts w:hint="eastAsia"/>
          <w:szCs w:val="22"/>
        </w:rPr>
        <w:t>다음과</w:t>
      </w:r>
      <w:r w:rsidRPr="00612AE2">
        <w:rPr>
          <w:rFonts w:hint="eastAsia"/>
          <w:szCs w:val="22"/>
        </w:rPr>
        <w:t xml:space="preserve"> </w:t>
      </w:r>
      <w:r w:rsidRPr="00612AE2">
        <w:rPr>
          <w:rFonts w:hint="eastAsia"/>
          <w:szCs w:val="22"/>
        </w:rPr>
        <w:t>같음</w:t>
      </w:r>
      <w:r w:rsidRPr="00612AE2">
        <w:rPr>
          <w:rFonts w:hint="eastAsia"/>
          <w:szCs w:val="22"/>
        </w:rPr>
        <w:t>.</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06"/>
        <w:gridCol w:w="3013"/>
        <w:gridCol w:w="3013"/>
      </w:tblGrid>
      <w:tr w:rsidR="00026A7E" w:rsidRPr="00DD6F84" w14:paraId="1B7E7331" w14:textId="77777777" w:rsidTr="0091358C">
        <w:trPr>
          <w:trHeight w:val="340"/>
          <w:tblHeader/>
        </w:trPr>
        <w:tc>
          <w:tcPr>
            <w:tcW w:w="1549" w:type="pct"/>
            <w:tcBorders>
              <w:top w:val="single" w:sz="12" w:space="0" w:color="404040" w:themeColor="text1" w:themeTint="BF"/>
              <w:bottom w:val="single" w:sz="4" w:space="0" w:color="404040" w:themeColor="text1" w:themeTint="BF"/>
            </w:tcBorders>
            <w:shd w:val="clear" w:color="auto" w:fill="DEEEEE"/>
            <w:vAlign w:val="center"/>
          </w:tcPr>
          <w:p w14:paraId="4F468AF2"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구분</w:t>
            </w:r>
          </w:p>
        </w:tc>
        <w:tc>
          <w:tcPr>
            <w:tcW w:w="1725" w:type="pct"/>
            <w:tcBorders>
              <w:top w:val="single" w:sz="12" w:space="0" w:color="404040" w:themeColor="text1" w:themeTint="BF"/>
              <w:bottom w:val="single" w:sz="4" w:space="0" w:color="404040" w:themeColor="text1" w:themeTint="BF"/>
            </w:tcBorders>
            <w:shd w:val="clear" w:color="auto" w:fill="DEEEEE"/>
            <w:vAlign w:val="center"/>
          </w:tcPr>
          <w:p w14:paraId="604D3B1B"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내용</w:t>
            </w:r>
          </w:p>
        </w:tc>
        <w:tc>
          <w:tcPr>
            <w:tcW w:w="1725" w:type="pct"/>
            <w:tcBorders>
              <w:top w:val="single" w:sz="12" w:space="0" w:color="404040" w:themeColor="text1" w:themeTint="BF"/>
              <w:bottom w:val="single" w:sz="4" w:space="0" w:color="404040" w:themeColor="text1" w:themeTint="BF"/>
            </w:tcBorders>
            <w:shd w:val="clear" w:color="auto" w:fill="DEEEEE"/>
            <w:vAlign w:val="center"/>
          </w:tcPr>
          <w:p w14:paraId="0DE168CF"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제제</w:t>
            </w:r>
          </w:p>
        </w:tc>
      </w:tr>
      <w:tr w:rsidR="00026A7E" w:rsidRPr="00DD6F84" w14:paraId="73698884"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5D15D5CC" w14:textId="77777777" w:rsidR="00026A7E" w:rsidRPr="00DD6F84" w:rsidRDefault="00026A7E" w:rsidP="0091358C">
            <w:pPr>
              <w:pStyle w:val="a5"/>
              <w:spacing w:line="280" w:lineRule="atLeast"/>
              <w:ind w:leftChars="0" w:left="0"/>
              <w:jc w:val="center"/>
              <w:rPr>
                <w:sz w:val="20"/>
                <w:szCs w:val="20"/>
              </w:rPr>
            </w:pPr>
            <w:r>
              <w:rPr>
                <w:rFonts w:hint="eastAsia"/>
                <w:sz w:val="20"/>
              </w:rPr>
              <w:t>고객</w:t>
            </w:r>
            <w:r>
              <w:rPr>
                <w:rFonts w:hint="eastAsia"/>
                <w:sz w:val="20"/>
              </w:rPr>
              <w:t>(</w:t>
            </w:r>
            <w:r>
              <w:rPr>
                <w:rFonts w:hint="eastAsia"/>
                <w:sz w:val="20"/>
              </w:rPr>
              <w:t>발주자</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29B7D963" w14:textId="77777777" w:rsidR="00026A7E" w:rsidRPr="00DD6F84" w:rsidRDefault="00026A7E" w:rsidP="0091358C">
            <w:pPr>
              <w:pStyle w:val="a5"/>
              <w:spacing w:line="280" w:lineRule="atLeast"/>
              <w:ind w:leftChars="0" w:left="0"/>
              <w:rPr>
                <w:sz w:val="20"/>
                <w:szCs w:val="20"/>
              </w:rPr>
            </w:pPr>
            <w:r>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0D1B827C" w14:textId="77777777" w:rsidR="00026A7E" w:rsidRPr="00E23873" w:rsidRDefault="00026A7E" w:rsidP="0091358C">
            <w:pPr>
              <w:pStyle w:val="a5"/>
              <w:spacing w:line="280" w:lineRule="atLeast"/>
              <w:ind w:leftChars="0" w:left="0"/>
              <w:rPr>
                <w:sz w:val="20"/>
              </w:rPr>
            </w:pPr>
            <w:r>
              <w:rPr>
                <w:rFonts w:hint="eastAsia"/>
                <w:sz w:val="20"/>
              </w:rPr>
              <w:t>-</w:t>
            </w:r>
          </w:p>
        </w:tc>
      </w:tr>
      <w:tr w:rsidR="00026A7E" w:rsidRPr="00DD6F84" w14:paraId="5F8BE965"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32A71602" w14:textId="77777777" w:rsidR="00026A7E" w:rsidRPr="00DD6F84" w:rsidRDefault="00026A7E" w:rsidP="0091358C">
            <w:pPr>
              <w:pStyle w:val="a5"/>
              <w:spacing w:line="280" w:lineRule="atLeast"/>
              <w:ind w:leftChars="0" w:left="0"/>
              <w:jc w:val="center"/>
              <w:rPr>
                <w:sz w:val="20"/>
                <w:szCs w:val="20"/>
              </w:rPr>
            </w:pPr>
            <w:r>
              <w:rPr>
                <w:rFonts w:hint="eastAsia"/>
                <w:sz w:val="20"/>
              </w:rPr>
              <w:t>대리점</w:t>
            </w:r>
            <w:r>
              <w:rPr>
                <w:rFonts w:hint="eastAsia"/>
                <w:sz w:val="20"/>
              </w:rPr>
              <w:t>(</w:t>
            </w:r>
            <w:r>
              <w:rPr>
                <w:rFonts w:hint="eastAsia"/>
                <w:sz w:val="20"/>
              </w:rPr>
              <w:t>수급인</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4F040D7D" w14:textId="77777777" w:rsidR="0019313A" w:rsidRPr="00C57904" w:rsidRDefault="00026A7E" w:rsidP="002647E5">
            <w:pPr>
              <w:pStyle w:val="a5"/>
              <w:widowControl/>
              <w:numPr>
                <w:ilvl w:val="0"/>
                <w:numId w:val="115"/>
              </w:numPr>
              <w:autoSpaceDE w:val="0"/>
              <w:adjustRightInd/>
              <w:snapToGrid/>
              <w:spacing w:line="240" w:lineRule="auto"/>
              <w:ind w:leftChars="0"/>
              <w:rPr>
                <w:sz w:val="20"/>
              </w:rPr>
            </w:pP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하지</w:t>
            </w:r>
            <w:r w:rsidRPr="00C57904">
              <w:rPr>
                <w:rFonts w:hint="eastAsia"/>
                <w:sz w:val="20"/>
              </w:rPr>
              <w:t xml:space="preserve"> </w:t>
            </w:r>
            <w:r w:rsidRPr="00C57904">
              <w:rPr>
                <w:rFonts w:hint="eastAsia"/>
                <w:sz w:val="20"/>
              </w:rPr>
              <w:t>않고</w:t>
            </w:r>
            <w:r w:rsidRPr="00C57904">
              <w:rPr>
                <w:rFonts w:hint="eastAsia"/>
                <w:sz w:val="20"/>
              </w:rPr>
              <w:t xml:space="preserve"> 1,500</w:t>
            </w:r>
            <w:r w:rsidRPr="00C57904">
              <w:rPr>
                <w:rFonts w:hint="eastAsia"/>
                <w:sz w:val="20"/>
              </w:rPr>
              <w:t>만원</w:t>
            </w:r>
            <w:r w:rsidRPr="00C57904">
              <w:rPr>
                <w:rFonts w:hint="eastAsia"/>
                <w:sz w:val="20"/>
              </w:rPr>
              <w:t xml:space="preserve"> </w:t>
            </w:r>
            <w:r w:rsidRPr="00C57904">
              <w:rPr>
                <w:rFonts w:hint="eastAsia"/>
                <w:sz w:val="20"/>
              </w:rPr>
              <w:t>이상의</w:t>
            </w:r>
            <w:r w:rsidRPr="00C57904">
              <w:rPr>
                <w:rFonts w:hint="eastAsia"/>
                <w:sz w:val="20"/>
              </w:rPr>
              <w:t xml:space="preserve"> </w:t>
            </w:r>
            <w:r w:rsidRPr="00C57904">
              <w:rPr>
                <w:rFonts w:hint="eastAsia"/>
                <w:sz w:val="20"/>
              </w:rPr>
              <w:t>건설공사계약을</w:t>
            </w:r>
            <w:r w:rsidRPr="00C57904">
              <w:rPr>
                <w:rFonts w:hint="eastAsia"/>
                <w:sz w:val="20"/>
              </w:rPr>
              <w:t xml:space="preserve"> </w:t>
            </w:r>
            <w:r w:rsidRPr="00C57904">
              <w:rPr>
                <w:rFonts w:hint="eastAsia"/>
                <w:sz w:val="20"/>
              </w:rPr>
              <w:t>체결함</w:t>
            </w:r>
            <w:r w:rsidRPr="00C57904">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6986482E"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5</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5</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벌금에</w:t>
            </w:r>
            <w:r w:rsidRPr="00C57904">
              <w:rPr>
                <w:rFonts w:hint="eastAsia"/>
                <w:sz w:val="20"/>
              </w:rPr>
              <w:t xml:space="preserve"> </w:t>
            </w:r>
            <w:r w:rsidRPr="00C57904">
              <w:rPr>
                <w:rFonts w:hint="eastAsia"/>
                <w:sz w:val="20"/>
              </w:rPr>
              <w:t>처해질</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95</w:t>
            </w:r>
            <w:r w:rsidRPr="00C57904">
              <w:rPr>
                <w:rFonts w:hint="eastAsia"/>
                <w:sz w:val="20"/>
              </w:rPr>
              <w:t>조의</w:t>
            </w:r>
            <w:r w:rsidRPr="00C57904">
              <w:rPr>
                <w:rFonts w:hint="eastAsia"/>
                <w:sz w:val="20"/>
              </w:rPr>
              <w:t xml:space="preserve"> 2 </w:t>
            </w:r>
            <w:r w:rsidRPr="00C57904">
              <w:rPr>
                <w:rFonts w:hint="eastAsia"/>
                <w:sz w:val="20"/>
              </w:rPr>
              <w:t>제</w:t>
            </w:r>
            <w:r w:rsidRPr="00C57904">
              <w:rPr>
                <w:rFonts w:hint="eastAsia"/>
                <w:sz w:val="20"/>
              </w:rPr>
              <w:t>1</w:t>
            </w:r>
            <w:r w:rsidRPr="00C57904">
              <w:rPr>
                <w:rFonts w:hint="eastAsia"/>
                <w:sz w:val="20"/>
              </w:rPr>
              <w:t>호</w:t>
            </w:r>
            <w:r w:rsidRPr="00C57904">
              <w:rPr>
                <w:rFonts w:hint="eastAsia"/>
                <w:sz w:val="20"/>
              </w:rPr>
              <w:t>).</w:t>
            </w:r>
          </w:p>
        </w:tc>
      </w:tr>
      <w:tr w:rsidR="00026A7E" w:rsidRPr="00DD6F84" w14:paraId="1424A1E3"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1585BBFC" w14:textId="77777777" w:rsidR="00026A7E" w:rsidRPr="00DD6F84" w:rsidRDefault="00026A7E" w:rsidP="0091358C">
            <w:pPr>
              <w:pStyle w:val="a5"/>
              <w:spacing w:line="280" w:lineRule="atLeast"/>
              <w:ind w:leftChars="0" w:left="0"/>
              <w:jc w:val="center"/>
              <w:rPr>
                <w:sz w:val="20"/>
                <w:szCs w:val="20"/>
              </w:rPr>
            </w:pPr>
            <w:r>
              <w:rPr>
                <w:rFonts w:hint="eastAsia"/>
                <w:sz w:val="20"/>
              </w:rPr>
              <w:t>대상회사</w:t>
            </w:r>
            <w:r>
              <w:rPr>
                <w:rFonts w:hint="eastAsia"/>
                <w:sz w:val="20"/>
              </w:rPr>
              <w:t>(</w:t>
            </w:r>
            <w:r>
              <w:rPr>
                <w:rFonts w:hint="eastAsia"/>
                <w:sz w:val="20"/>
              </w:rPr>
              <w:t>하수급인</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4689626D"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재하도급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r w:rsidRPr="00C57904">
              <w:rPr>
                <w:rFonts w:hint="eastAsia"/>
                <w:sz w:val="20"/>
              </w:rPr>
              <w:t>하도급</w:t>
            </w:r>
            <w:r w:rsidRPr="00C57904">
              <w:rPr>
                <w:rFonts w:hint="eastAsia"/>
                <w:sz w:val="20"/>
              </w:rPr>
              <w:t xml:space="preserve"> </w:t>
            </w:r>
            <w:r w:rsidRPr="00C57904">
              <w:rPr>
                <w:rFonts w:hint="eastAsia"/>
                <w:sz w:val="20"/>
              </w:rPr>
              <w:t>받은</w:t>
            </w:r>
            <w:r w:rsidRPr="00C57904">
              <w:rPr>
                <w:rFonts w:hint="eastAsia"/>
                <w:sz w:val="20"/>
              </w:rPr>
              <w:t xml:space="preserve"> </w:t>
            </w:r>
            <w:r w:rsidRPr="00C57904">
              <w:rPr>
                <w:rFonts w:hint="eastAsia"/>
                <w:sz w:val="20"/>
              </w:rPr>
              <w:t>공사의</w:t>
            </w:r>
            <w:r w:rsidRPr="00C57904">
              <w:rPr>
                <w:rFonts w:hint="eastAsia"/>
                <w:sz w:val="20"/>
              </w:rPr>
              <w:t xml:space="preserve"> </w:t>
            </w:r>
            <w:r w:rsidRPr="00C57904">
              <w:rPr>
                <w:rFonts w:hint="eastAsia"/>
                <w:sz w:val="20"/>
              </w:rPr>
              <w:t>전부를</w:t>
            </w:r>
            <w:r w:rsidRPr="00C57904">
              <w:rPr>
                <w:rFonts w:hint="eastAsia"/>
                <w:sz w:val="20"/>
              </w:rPr>
              <w:t xml:space="preserve"> </w:t>
            </w:r>
            <w:ins w:id="375" w:author="heesung.ahn" w:date="2021-08-31T00:57:00Z">
              <w:r w:rsidR="0019313A">
                <w:rPr>
                  <w:rFonts w:hint="eastAsia"/>
                  <w:sz w:val="20"/>
                </w:rPr>
                <w:t>한샘서비스에</w:t>
              </w:r>
              <w:r w:rsidR="0019313A">
                <w:rPr>
                  <w:rFonts w:hint="eastAsia"/>
                  <w:sz w:val="20"/>
                </w:rPr>
                <w:t xml:space="preserve"> </w:t>
              </w:r>
            </w:ins>
            <w:proofErr w:type="spellStart"/>
            <w:r w:rsidRPr="00C57904">
              <w:rPr>
                <w:rFonts w:hint="eastAsia"/>
                <w:sz w:val="20"/>
              </w:rPr>
              <w:t>재하도급함</w:t>
            </w:r>
            <w:proofErr w:type="spellEnd"/>
            <w:r w:rsidRPr="00C57904">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1F91CC10"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호</w:t>
            </w:r>
            <w:r w:rsidRPr="00C57904">
              <w:rPr>
                <w:rFonts w:hint="eastAsia"/>
                <w:sz w:val="20"/>
              </w:rPr>
              <w:t>)</w:t>
            </w:r>
            <w:r w:rsidRPr="00C57904">
              <w:rPr>
                <w:sz w:val="20"/>
              </w:rPr>
              <w:t>.</w:t>
            </w:r>
          </w:p>
          <w:p w14:paraId="374E3AD5" w14:textId="77777777" w:rsidR="00026A7E" w:rsidRPr="00ED7520" w:rsidRDefault="00026A7E" w:rsidP="0091358C">
            <w:pPr>
              <w:pStyle w:val="a5"/>
              <w:widowControl/>
              <w:autoSpaceDE w:val="0"/>
              <w:adjustRightInd/>
              <w:snapToGrid/>
              <w:spacing w:line="240" w:lineRule="auto"/>
              <w:ind w:leftChars="0" w:left="400"/>
              <w:rPr>
                <w:sz w:val="20"/>
              </w:rPr>
            </w:pPr>
          </w:p>
          <w:p w14:paraId="4F33DFFC"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수급인에게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w:t>
            </w:r>
            <w:r w:rsidRPr="00C57904">
              <w:rPr>
                <w:sz w:val="20"/>
              </w:rPr>
              <w:t>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tc>
      </w:tr>
      <w:tr w:rsidR="00026A7E" w:rsidRPr="00DD6F84" w14:paraId="3C184379"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5C63450C" w14:textId="77777777" w:rsidR="00026A7E" w:rsidRDefault="00026A7E" w:rsidP="0091358C">
            <w:pPr>
              <w:pStyle w:val="a5"/>
              <w:spacing w:line="280" w:lineRule="atLeast"/>
              <w:ind w:leftChars="0" w:left="0"/>
              <w:jc w:val="center"/>
              <w:rPr>
                <w:sz w:val="20"/>
              </w:rPr>
            </w:pPr>
            <w:r>
              <w:rPr>
                <w:rFonts w:hint="eastAsia"/>
                <w:sz w:val="20"/>
              </w:rPr>
              <w:t>한샘서비스</w:t>
            </w:r>
            <w:r>
              <w:rPr>
                <w:rFonts w:hint="eastAsia"/>
                <w:sz w:val="20"/>
              </w:rPr>
              <w:t>(</w:t>
            </w:r>
            <w:r>
              <w:rPr>
                <w:rFonts w:hint="eastAsia"/>
                <w:sz w:val="20"/>
              </w:rPr>
              <w:t>재하수급인</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675CD76A"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수급인의</w:t>
            </w:r>
            <w:r w:rsidRPr="00C57904">
              <w:rPr>
                <w:rFonts w:hint="eastAsia"/>
                <w:sz w:val="20"/>
              </w:rPr>
              <w:t xml:space="preserve"> </w:t>
            </w:r>
            <w:r w:rsidRPr="00C57904">
              <w:rPr>
                <w:rFonts w:hint="eastAsia"/>
                <w:sz w:val="20"/>
              </w:rPr>
              <w:t>자격</w:t>
            </w:r>
            <w:r w:rsidRPr="00C57904">
              <w:rPr>
                <w:rFonts w:hint="eastAsia"/>
                <w:sz w:val="20"/>
              </w:rPr>
              <w:t xml:space="preserve"> </w:t>
            </w:r>
            <w:r w:rsidRPr="00C57904">
              <w:rPr>
                <w:rFonts w:hint="eastAsia"/>
                <w:sz w:val="20"/>
              </w:rPr>
              <w:t>제한</w:t>
            </w:r>
            <w:r w:rsidRPr="00C57904">
              <w:rPr>
                <w:rFonts w:hint="eastAsia"/>
                <w:sz w:val="20"/>
              </w:rPr>
              <w:t>:</w:t>
            </w:r>
            <w:r w:rsidRPr="00C57904">
              <w:rPr>
                <w:sz w:val="20"/>
              </w:rPr>
              <w:t xml:space="preserve"> </w:t>
            </w:r>
            <w:r w:rsidRPr="00C57904">
              <w:rPr>
                <w:rFonts w:hint="eastAsia"/>
                <w:sz w:val="20"/>
              </w:rPr>
              <w:t>수급인은</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한</w:t>
            </w:r>
            <w:r w:rsidRPr="00C57904">
              <w:rPr>
                <w:rFonts w:hint="eastAsia"/>
                <w:sz w:val="20"/>
              </w:rPr>
              <w:t xml:space="preserve"> </w:t>
            </w:r>
            <w:r w:rsidRPr="00C57904">
              <w:rPr>
                <w:rFonts w:hint="eastAsia"/>
                <w:sz w:val="20"/>
              </w:rPr>
              <w:t>건설사업자에게</w:t>
            </w:r>
            <w:r w:rsidRPr="00C57904">
              <w:rPr>
                <w:rFonts w:hint="eastAsia"/>
                <w:sz w:val="20"/>
              </w:rPr>
              <w:t xml:space="preserve"> </w:t>
            </w:r>
            <w:r w:rsidRPr="00C57904">
              <w:rPr>
                <w:rFonts w:hint="eastAsia"/>
                <w:sz w:val="20"/>
              </w:rPr>
              <w:t>하도급해야</w:t>
            </w:r>
            <w:r w:rsidRPr="00C57904">
              <w:rPr>
                <w:rFonts w:hint="eastAsia"/>
                <w:sz w:val="20"/>
              </w:rPr>
              <w:t xml:space="preserve"> </w:t>
            </w:r>
            <w:r w:rsidRPr="00C57904">
              <w:rPr>
                <w:rFonts w:hint="eastAsia"/>
                <w:sz w:val="20"/>
              </w:rPr>
              <w:t>하지만</w:t>
            </w:r>
            <w:r w:rsidRPr="00C57904">
              <w:rPr>
                <w:rFonts w:hint="eastAsia"/>
                <w:sz w:val="20"/>
              </w:rPr>
              <w:t>,</w:t>
            </w:r>
            <w:r w:rsidRPr="00C57904">
              <w:rPr>
                <w:sz w:val="20"/>
              </w:rPr>
              <w:t xml:space="preserve"> </w:t>
            </w:r>
            <w:ins w:id="376" w:author="heesung.ahn" w:date="2021-08-31T00:58:00Z">
              <w:r w:rsidR="002647E5">
                <w:rPr>
                  <w:rFonts w:hint="eastAsia"/>
                  <w:sz w:val="20"/>
                </w:rPr>
                <w:t>한샘서비스로부터</w:t>
              </w:r>
              <w:r w:rsidR="002647E5">
                <w:rPr>
                  <w:rFonts w:hint="eastAsia"/>
                  <w:sz w:val="20"/>
                </w:rPr>
                <w:t xml:space="preserve"> </w:t>
              </w:r>
              <w:r w:rsidR="002647E5">
                <w:rPr>
                  <w:rFonts w:hint="eastAsia"/>
                  <w:sz w:val="20"/>
                </w:rPr>
                <w:t>하도급을</w:t>
              </w:r>
              <w:r w:rsidR="002647E5">
                <w:rPr>
                  <w:rFonts w:hint="eastAsia"/>
                  <w:sz w:val="20"/>
                </w:rPr>
                <w:t xml:space="preserve"> </w:t>
              </w:r>
              <w:r w:rsidR="002647E5">
                <w:rPr>
                  <w:rFonts w:hint="eastAsia"/>
                  <w:sz w:val="20"/>
                </w:rPr>
                <w:t>받는</w:t>
              </w:r>
              <w:r w:rsidR="002647E5">
                <w:rPr>
                  <w:rFonts w:hint="eastAsia"/>
                  <w:sz w:val="20"/>
                </w:rPr>
                <w:t xml:space="preserve"> </w:t>
              </w:r>
            </w:ins>
            <w:proofErr w:type="spellStart"/>
            <w:r w:rsidRPr="00C57904">
              <w:rPr>
                <w:rFonts w:hint="eastAsia"/>
                <w:sz w:val="20"/>
              </w:rPr>
              <w:t>테크사는</w:t>
            </w:r>
            <w:proofErr w:type="spellEnd"/>
            <w:r w:rsidRPr="00C57904">
              <w:rPr>
                <w:rFonts w:hint="eastAsia"/>
                <w:sz w:val="20"/>
              </w:rPr>
              <w:t xml:space="preserve"> </w:t>
            </w:r>
            <w:r w:rsidRPr="00C57904">
              <w:rPr>
                <w:rFonts w:hint="eastAsia"/>
                <w:sz w:val="20"/>
              </w:rPr>
              <w:t>대부분</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하지</w:t>
            </w:r>
            <w:r w:rsidRPr="00C57904">
              <w:rPr>
                <w:rFonts w:hint="eastAsia"/>
                <w:sz w:val="20"/>
              </w:rPr>
              <w:t xml:space="preserve"> </w:t>
            </w:r>
            <w:r w:rsidRPr="00C57904">
              <w:rPr>
                <w:rFonts w:hint="eastAsia"/>
                <w:sz w:val="20"/>
              </w:rPr>
              <w:t>않음</w:t>
            </w:r>
            <w:r w:rsidRPr="00C57904">
              <w:rPr>
                <w:rFonts w:hint="eastAsia"/>
                <w:sz w:val="20"/>
              </w:rPr>
              <w:t>.</w:t>
            </w:r>
          </w:p>
          <w:p w14:paraId="6FC0F996" w14:textId="77777777" w:rsidR="00026A7E" w:rsidRPr="002647E5" w:rsidRDefault="00026A7E" w:rsidP="0091358C">
            <w:pPr>
              <w:pStyle w:val="a5"/>
              <w:widowControl/>
              <w:autoSpaceDE w:val="0"/>
              <w:adjustRightInd/>
              <w:snapToGrid/>
              <w:spacing w:line="240" w:lineRule="auto"/>
              <w:ind w:leftChars="0" w:left="400"/>
              <w:rPr>
                <w:sz w:val="20"/>
              </w:rPr>
            </w:pPr>
          </w:p>
          <w:p w14:paraId="5933E7E7"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전문공사의</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r w:rsidRPr="00C57904">
              <w:rPr>
                <w:rFonts w:hint="eastAsia"/>
                <w:sz w:val="20"/>
              </w:rPr>
              <w:t>발주사의</w:t>
            </w:r>
            <w:r w:rsidRPr="00C57904">
              <w:rPr>
                <w:rFonts w:hint="eastAsia"/>
                <w:sz w:val="20"/>
              </w:rPr>
              <w:t xml:space="preserve"> </w:t>
            </w:r>
            <w:r w:rsidRPr="00C57904">
              <w:rPr>
                <w:rFonts w:hint="eastAsia"/>
                <w:sz w:val="20"/>
              </w:rPr>
              <w:t>서면</w:t>
            </w:r>
            <w:r w:rsidRPr="00C57904">
              <w:rPr>
                <w:rFonts w:hint="eastAsia"/>
                <w:sz w:val="20"/>
              </w:rPr>
              <w:t xml:space="preserve"> </w:t>
            </w:r>
            <w:r w:rsidRPr="00C57904">
              <w:rPr>
                <w:rFonts w:hint="eastAsia"/>
                <w:sz w:val="20"/>
              </w:rPr>
              <w:t>승낙을</w:t>
            </w:r>
            <w:r w:rsidRPr="00C57904">
              <w:rPr>
                <w:rFonts w:hint="eastAsia"/>
                <w:sz w:val="20"/>
              </w:rPr>
              <w:t xml:space="preserve"> </w:t>
            </w:r>
            <w:r w:rsidRPr="00C57904">
              <w:rPr>
                <w:rFonts w:hint="eastAsia"/>
                <w:sz w:val="20"/>
              </w:rPr>
              <w:t>받더라도</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일부를</w:t>
            </w:r>
            <w:r w:rsidRPr="00C57904">
              <w:rPr>
                <w:rFonts w:hint="eastAsia"/>
                <w:sz w:val="20"/>
              </w:rPr>
              <w:t xml:space="preserve"> </w:t>
            </w:r>
            <w:r w:rsidRPr="00C57904">
              <w:rPr>
                <w:rFonts w:hint="eastAsia"/>
                <w:sz w:val="20"/>
              </w:rPr>
              <w:t>시행해야</w:t>
            </w:r>
            <w:r w:rsidRPr="00C57904">
              <w:rPr>
                <w:rFonts w:hint="eastAsia"/>
                <w:sz w:val="20"/>
              </w:rPr>
              <w:t xml:space="preserve"> </w:t>
            </w:r>
            <w:ins w:id="377" w:author="heesung.ahn" w:date="2021-08-31T00:58:00Z">
              <w:r w:rsidR="002647E5">
                <w:rPr>
                  <w:rFonts w:hint="eastAsia"/>
                  <w:sz w:val="20"/>
                </w:rPr>
                <w:t>하나</w:t>
              </w:r>
              <w:r w:rsidR="002647E5">
                <w:rPr>
                  <w:rFonts w:hint="eastAsia"/>
                  <w:sz w:val="20"/>
                </w:rPr>
                <w:t xml:space="preserve">, </w:t>
              </w:r>
              <w:r w:rsidR="002647E5">
                <w:rPr>
                  <w:rFonts w:hint="eastAsia"/>
                  <w:sz w:val="20"/>
                </w:rPr>
                <w:t>한샘서비스는</w:t>
              </w:r>
              <w:r w:rsidR="002647E5">
                <w:rPr>
                  <w:rFonts w:hint="eastAsia"/>
                  <w:sz w:val="20"/>
                </w:rPr>
                <w:t xml:space="preserve"> </w:t>
              </w:r>
              <w:r w:rsidR="002647E5">
                <w:rPr>
                  <w:rFonts w:hint="eastAsia"/>
                  <w:sz w:val="20"/>
                </w:rPr>
                <w:lastRenderedPageBreak/>
                <w:t>직접</w:t>
              </w:r>
              <w:r w:rsidR="002647E5">
                <w:rPr>
                  <w:rFonts w:hint="eastAsia"/>
                  <w:sz w:val="20"/>
                </w:rPr>
                <w:t xml:space="preserve"> </w:t>
              </w:r>
              <w:r w:rsidR="002647E5">
                <w:rPr>
                  <w:rFonts w:hint="eastAsia"/>
                  <w:sz w:val="20"/>
                </w:rPr>
                <w:t>공사를</w:t>
              </w:r>
              <w:r w:rsidR="002647E5">
                <w:rPr>
                  <w:rFonts w:hint="eastAsia"/>
                  <w:sz w:val="20"/>
                </w:rPr>
                <w:t xml:space="preserve"> </w:t>
              </w:r>
              <w:r w:rsidR="002647E5">
                <w:rPr>
                  <w:rFonts w:hint="eastAsia"/>
                  <w:sz w:val="20"/>
                </w:rPr>
                <w:t>수행하는</w:t>
              </w:r>
              <w:r w:rsidR="002647E5">
                <w:rPr>
                  <w:rFonts w:hint="eastAsia"/>
                  <w:sz w:val="20"/>
                </w:rPr>
                <w:t xml:space="preserve"> </w:t>
              </w:r>
              <w:r w:rsidR="002647E5">
                <w:rPr>
                  <w:rFonts w:hint="eastAsia"/>
                  <w:sz w:val="20"/>
                </w:rPr>
                <w:t>부분이</w:t>
              </w:r>
              <w:r w:rsidR="002647E5">
                <w:rPr>
                  <w:rFonts w:hint="eastAsia"/>
                  <w:sz w:val="20"/>
                </w:rPr>
                <w:t xml:space="preserve"> </w:t>
              </w:r>
              <w:r w:rsidR="002647E5">
                <w:rPr>
                  <w:rFonts w:hint="eastAsia"/>
                  <w:sz w:val="20"/>
                </w:rPr>
                <w:t>전혀</w:t>
              </w:r>
              <w:r w:rsidR="002647E5">
                <w:rPr>
                  <w:rFonts w:hint="eastAsia"/>
                  <w:sz w:val="20"/>
                </w:rPr>
                <w:t xml:space="preserve"> </w:t>
              </w:r>
              <w:r w:rsidR="002647E5">
                <w:rPr>
                  <w:rFonts w:hint="eastAsia"/>
                  <w:sz w:val="20"/>
                </w:rPr>
                <w:t>없음</w:t>
              </w:r>
            </w:ins>
            <w:del w:id="378" w:author="heesung.ahn" w:date="2021-08-31T00:58:00Z">
              <w:r w:rsidRPr="00C57904" w:rsidDel="002647E5">
                <w:rPr>
                  <w:rFonts w:hint="eastAsia"/>
                  <w:sz w:val="20"/>
                </w:rPr>
                <w:delText>함</w:delText>
              </w:r>
            </w:del>
            <w:r w:rsidRPr="00C57904">
              <w:rPr>
                <w:rFonts w:hint="eastAsia"/>
                <w:sz w:val="20"/>
              </w:rPr>
              <w:t>.</w:t>
            </w:r>
          </w:p>
          <w:p w14:paraId="37545EDD" w14:textId="77777777" w:rsidR="00026A7E" w:rsidRPr="00ED7520" w:rsidRDefault="00026A7E" w:rsidP="0091358C">
            <w:pPr>
              <w:pStyle w:val="a5"/>
              <w:widowControl/>
              <w:autoSpaceDE w:val="0"/>
              <w:adjustRightInd/>
              <w:snapToGrid/>
              <w:spacing w:line="240" w:lineRule="auto"/>
              <w:ind w:leftChars="0" w:left="400"/>
              <w:rPr>
                <w:sz w:val="20"/>
              </w:rPr>
            </w:pPr>
          </w:p>
          <w:p w14:paraId="3AC804E0"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재하도급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r w:rsidRPr="00C57904">
              <w:rPr>
                <w:rFonts w:hint="eastAsia"/>
                <w:sz w:val="20"/>
              </w:rPr>
              <w:t>하도급</w:t>
            </w:r>
            <w:r w:rsidRPr="00C57904">
              <w:rPr>
                <w:rFonts w:hint="eastAsia"/>
                <w:sz w:val="20"/>
              </w:rPr>
              <w:t xml:space="preserve"> </w:t>
            </w:r>
            <w:r w:rsidRPr="00C57904">
              <w:rPr>
                <w:rFonts w:hint="eastAsia"/>
                <w:sz w:val="20"/>
              </w:rPr>
              <w:t>받은</w:t>
            </w:r>
            <w:r w:rsidRPr="00C57904">
              <w:rPr>
                <w:rFonts w:hint="eastAsia"/>
                <w:sz w:val="20"/>
              </w:rPr>
              <w:t xml:space="preserve"> </w:t>
            </w:r>
            <w:r w:rsidRPr="00C57904">
              <w:rPr>
                <w:rFonts w:hint="eastAsia"/>
                <w:sz w:val="20"/>
              </w:rPr>
              <w:t>공사의</w:t>
            </w:r>
            <w:r w:rsidRPr="00C57904">
              <w:rPr>
                <w:rFonts w:hint="eastAsia"/>
                <w:sz w:val="20"/>
              </w:rPr>
              <w:t xml:space="preserve"> </w:t>
            </w:r>
            <w:r w:rsidRPr="00C57904">
              <w:rPr>
                <w:rFonts w:hint="eastAsia"/>
                <w:sz w:val="20"/>
              </w:rPr>
              <w:t>전부를</w:t>
            </w:r>
            <w:r w:rsidRPr="00C57904">
              <w:rPr>
                <w:rFonts w:hint="eastAsia"/>
                <w:sz w:val="20"/>
              </w:rPr>
              <w:t xml:space="preserve"> </w:t>
            </w:r>
            <w:proofErr w:type="spellStart"/>
            <w:ins w:id="379" w:author="heesung.ahn" w:date="2021-08-31T00:58:00Z">
              <w:r w:rsidR="001D1A9B">
                <w:rPr>
                  <w:rFonts w:hint="eastAsia"/>
                  <w:sz w:val="20"/>
                </w:rPr>
                <w:t>테크사에</w:t>
              </w:r>
              <w:proofErr w:type="spellEnd"/>
              <w:r w:rsidR="001D1A9B">
                <w:rPr>
                  <w:rFonts w:hint="eastAsia"/>
                  <w:sz w:val="20"/>
                </w:rPr>
                <w:t xml:space="preserve"> </w:t>
              </w:r>
            </w:ins>
            <w:proofErr w:type="spellStart"/>
            <w:r w:rsidRPr="00C57904">
              <w:rPr>
                <w:rFonts w:hint="eastAsia"/>
                <w:sz w:val="20"/>
              </w:rPr>
              <w:t>재하도급함</w:t>
            </w:r>
            <w:proofErr w:type="spellEnd"/>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266FCEE2"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lastRenderedPageBreak/>
              <w:t>수급인에게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w:t>
            </w:r>
            <w:r w:rsidRPr="00C57904">
              <w:rPr>
                <w:sz w:val="20"/>
              </w:rPr>
              <w:t>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p w14:paraId="2A606ED9" w14:textId="77777777" w:rsidR="00026A7E" w:rsidRPr="00ED7520" w:rsidRDefault="00026A7E" w:rsidP="0091358C">
            <w:pPr>
              <w:pStyle w:val="a5"/>
              <w:widowControl/>
              <w:autoSpaceDE w:val="0"/>
              <w:adjustRightInd/>
              <w:snapToGrid/>
              <w:spacing w:line="240" w:lineRule="auto"/>
              <w:ind w:leftChars="0" w:left="400"/>
              <w:rPr>
                <w:sz w:val="20"/>
              </w:rPr>
            </w:pPr>
          </w:p>
          <w:p w14:paraId="50893DE4"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호</w:t>
            </w:r>
            <w:r w:rsidRPr="00C57904">
              <w:rPr>
                <w:rFonts w:hint="eastAsia"/>
                <w:sz w:val="20"/>
              </w:rPr>
              <w:t>)</w:t>
            </w:r>
            <w:r w:rsidRPr="00C57904">
              <w:rPr>
                <w:sz w:val="20"/>
              </w:rPr>
              <w:t>.</w:t>
            </w:r>
          </w:p>
        </w:tc>
      </w:tr>
    </w:tbl>
    <w:p w14:paraId="09E1452A" w14:textId="77777777" w:rsidR="00026A7E" w:rsidRPr="00FF5073" w:rsidRDefault="00026A7E" w:rsidP="00026A7E">
      <w:pPr>
        <w:pStyle w:val="a5"/>
        <w:spacing w:after="240" w:line="370" w:lineRule="atLeast"/>
        <w:ind w:leftChars="0" w:left="907"/>
        <w:rPr>
          <w:szCs w:val="22"/>
        </w:rPr>
      </w:pPr>
    </w:p>
    <w:p w14:paraId="22270552" w14:textId="77777777" w:rsidR="00026A7E" w:rsidRPr="00FF5073" w:rsidRDefault="00026A7E" w:rsidP="00026A7E">
      <w:pPr>
        <w:pStyle w:val="a5"/>
        <w:numPr>
          <w:ilvl w:val="0"/>
          <w:numId w:val="30"/>
        </w:numPr>
        <w:spacing w:after="240" w:line="370" w:lineRule="atLeast"/>
        <w:ind w:leftChars="0"/>
        <w:rPr>
          <w:b/>
          <w:szCs w:val="22"/>
        </w:rPr>
      </w:pPr>
      <w:r w:rsidRPr="00FF5073">
        <w:rPr>
          <w:b/>
          <w:szCs w:val="22"/>
        </w:rPr>
        <w:t>변경</w:t>
      </w:r>
      <w:r w:rsidRPr="00FF5073">
        <w:rPr>
          <w:b/>
          <w:szCs w:val="22"/>
        </w:rPr>
        <w:t xml:space="preserve"> </w:t>
      </w:r>
      <w:r w:rsidRPr="00FF5073">
        <w:rPr>
          <w:b/>
          <w:szCs w:val="22"/>
        </w:rPr>
        <w:t>후</w:t>
      </w:r>
      <w:r w:rsidRPr="00FF5073">
        <w:rPr>
          <w:b/>
          <w:szCs w:val="22"/>
        </w:rPr>
        <w:t xml:space="preserve"> </w:t>
      </w:r>
      <w:r w:rsidRPr="00FF5073">
        <w:rPr>
          <w:b/>
          <w:szCs w:val="22"/>
        </w:rPr>
        <w:t>구조의</w:t>
      </w:r>
      <w:r w:rsidRPr="00FF5073">
        <w:rPr>
          <w:b/>
          <w:szCs w:val="22"/>
        </w:rPr>
        <w:t xml:space="preserve"> </w:t>
      </w:r>
      <w:r w:rsidRPr="00FF5073">
        <w:rPr>
          <w:b/>
          <w:szCs w:val="22"/>
        </w:rPr>
        <w:t>리스크</w:t>
      </w:r>
    </w:p>
    <w:p w14:paraId="4E03E2F2" w14:textId="77777777" w:rsidR="00026A7E" w:rsidRDefault="00026A7E" w:rsidP="00026A7E">
      <w:pPr>
        <w:pStyle w:val="a5"/>
        <w:numPr>
          <w:ilvl w:val="2"/>
          <w:numId w:val="98"/>
        </w:numPr>
        <w:spacing w:after="240" w:line="370" w:lineRule="atLeast"/>
        <w:ind w:leftChars="0" w:left="1361" w:hanging="454"/>
        <w:rPr>
          <w:szCs w:val="22"/>
        </w:rPr>
      </w:pPr>
      <w:r w:rsidRPr="00FF5073">
        <w:rPr>
          <w:szCs w:val="22"/>
          <w:u w:val="single"/>
        </w:rPr>
        <w:t>대상회사의</w:t>
      </w:r>
      <w:r w:rsidRPr="00FF5073">
        <w:rPr>
          <w:szCs w:val="22"/>
          <w:u w:val="single"/>
        </w:rPr>
        <w:t xml:space="preserve"> </w:t>
      </w:r>
      <w:r w:rsidRPr="00FF5073">
        <w:rPr>
          <w:szCs w:val="22"/>
          <w:u w:val="single"/>
        </w:rPr>
        <w:t>리스크</w:t>
      </w:r>
      <w:r w:rsidRPr="00FF5073">
        <w:rPr>
          <w:szCs w:val="22"/>
        </w:rPr>
        <w:t xml:space="preserve">: </w:t>
      </w:r>
      <w:r w:rsidRPr="00FF5073">
        <w:rPr>
          <w:szCs w:val="22"/>
        </w:rPr>
        <w:t>대상회사는</w:t>
      </w:r>
      <w:r w:rsidRPr="00FF5073">
        <w:rPr>
          <w:szCs w:val="22"/>
        </w:rPr>
        <w:t xml:space="preserve"> </w:t>
      </w:r>
      <w:r w:rsidRPr="00FF5073">
        <w:rPr>
          <w:szCs w:val="22"/>
        </w:rPr>
        <w:t>인테리어</w:t>
      </w:r>
      <w:r w:rsidRPr="00FF5073">
        <w:rPr>
          <w:szCs w:val="22"/>
        </w:rPr>
        <w:t xml:space="preserve"> </w:t>
      </w:r>
      <w:r w:rsidRPr="00FF5073">
        <w:rPr>
          <w:szCs w:val="22"/>
        </w:rPr>
        <w:t>시공</w:t>
      </w:r>
      <w:r w:rsidRPr="00FF5073">
        <w:rPr>
          <w:szCs w:val="22"/>
        </w:rPr>
        <w:t xml:space="preserve"> </w:t>
      </w:r>
      <w:r w:rsidRPr="00FF5073">
        <w:rPr>
          <w:szCs w:val="22"/>
        </w:rPr>
        <w:t>공사</w:t>
      </w:r>
      <w:r w:rsidRPr="00FF5073">
        <w:rPr>
          <w:szCs w:val="22"/>
        </w:rPr>
        <w:t xml:space="preserve"> </w:t>
      </w:r>
      <w:r w:rsidRPr="00FF5073">
        <w:rPr>
          <w:szCs w:val="22"/>
        </w:rPr>
        <w:t>계약의</w:t>
      </w:r>
      <w:r w:rsidRPr="00FF5073">
        <w:rPr>
          <w:szCs w:val="22"/>
        </w:rPr>
        <w:t xml:space="preserve"> </w:t>
      </w:r>
      <w:r w:rsidRPr="00FF5073">
        <w:rPr>
          <w:szCs w:val="22"/>
        </w:rPr>
        <w:t>당사자가</w:t>
      </w:r>
      <w:r w:rsidRPr="00FF5073">
        <w:rPr>
          <w:szCs w:val="22"/>
        </w:rPr>
        <w:t xml:space="preserve"> </w:t>
      </w:r>
      <w:r w:rsidRPr="00FF5073">
        <w:rPr>
          <w:szCs w:val="22"/>
        </w:rPr>
        <w:t>아니며</w:t>
      </w:r>
      <w:r w:rsidRPr="00FF5073">
        <w:rPr>
          <w:szCs w:val="22"/>
        </w:rPr>
        <w:t xml:space="preserve">, </w:t>
      </w:r>
      <w:r w:rsidRPr="00FF5073">
        <w:rPr>
          <w:szCs w:val="22"/>
        </w:rPr>
        <w:t>대리점과</w:t>
      </w:r>
      <w:r w:rsidRPr="00FF5073">
        <w:rPr>
          <w:szCs w:val="22"/>
        </w:rPr>
        <w:t xml:space="preserve"> </w:t>
      </w:r>
      <w:r w:rsidRPr="00FF5073">
        <w:rPr>
          <w:szCs w:val="22"/>
        </w:rPr>
        <w:t>대리점</w:t>
      </w:r>
      <w:r w:rsidRPr="00FF5073">
        <w:rPr>
          <w:szCs w:val="22"/>
        </w:rPr>
        <w:t xml:space="preserve"> </w:t>
      </w:r>
      <w:r w:rsidRPr="00FF5073">
        <w:rPr>
          <w:szCs w:val="22"/>
        </w:rPr>
        <w:t>계약을</w:t>
      </w:r>
      <w:r w:rsidRPr="00FF5073">
        <w:rPr>
          <w:szCs w:val="22"/>
        </w:rPr>
        <w:t xml:space="preserve"> </w:t>
      </w:r>
      <w:r w:rsidRPr="00FF5073">
        <w:rPr>
          <w:szCs w:val="22"/>
        </w:rPr>
        <w:t>체결하고</w:t>
      </w:r>
      <w:r w:rsidRPr="00FF5073">
        <w:rPr>
          <w:szCs w:val="22"/>
        </w:rPr>
        <w:t xml:space="preserve"> </w:t>
      </w:r>
      <w:r w:rsidRPr="00FF5073">
        <w:rPr>
          <w:szCs w:val="22"/>
        </w:rPr>
        <w:t>대리점에</w:t>
      </w:r>
      <w:r w:rsidRPr="00FF5073">
        <w:rPr>
          <w:szCs w:val="22"/>
        </w:rPr>
        <w:t xml:space="preserve"> </w:t>
      </w:r>
      <w:r w:rsidRPr="00FF5073">
        <w:rPr>
          <w:szCs w:val="22"/>
        </w:rPr>
        <w:t>인테리어</w:t>
      </w:r>
      <w:r w:rsidRPr="00FF5073">
        <w:rPr>
          <w:szCs w:val="22"/>
        </w:rPr>
        <w:t xml:space="preserve"> </w:t>
      </w:r>
      <w:r w:rsidRPr="00FF5073">
        <w:rPr>
          <w:szCs w:val="22"/>
        </w:rPr>
        <w:t>물품을</w:t>
      </w:r>
      <w:r w:rsidRPr="00FF5073">
        <w:rPr>
          <w:szCs w:val="22"/>
        </w:rPr>
        <w:t xml:space="preserve"> </w:t>
      </w:r>
      <w:r w:rsidRPr="00FF5073">
        <w:rPr>
          <w:szCs w:val="22"/>
        </w:rPr>
        <w:t>공급할</w:t>
      </w:r>
      <w:r w:rsidRPr="00FF5073">
        <w:rPr>
          <w:szCs w:val="22"/>
        </w:rPr>
        <w:t xml:space="preserve"> </w:t>
      </w:r>
      <w:r w:rsidRPr="00FF5073">
        <w:rPr>
          <w:szCs w:val="22"/>
        </w:rPr>
        <w:t>뿐이므로</w:t>
      </w:r>
      <w:r w:rsidRPr="00FF5073">
        <w:rPr>
          <w:szCs w:val="22"/>
        </w:rPr>
        <w:t xml:space="preserve">, </w:t>
      </w:r>
      <w:r w:rsidRPr="00FF5073">
        <w:rPr>
          <w:szCs w:val="22"/>
        </w:rPr>
        <w:t>건설사업기본법에</w:t>
      </w:r>
      <w:r w:rsidRPr="00FF5073">
        <w:rPr>
          <w:szCs w:val="22"/>
        </w:rPr>
        <w:t xml:space="preserve"> </w:t>
      </w:r>
      <w:r w:rsidRPr="00FF5073">
        <w:rPr>
          <w:szCs w:val="22"/>
        </w:rPr>
        <w:t>따른</w:t>
      </w:r>
      <w:r w:rsidRPr="00FF5073">
        <w:rPr>
          <w:szCs w:val="22"/>
        </w:rPr>
        <w:t xml:space="preserve"> </w:t>
      </w:r>
      <w:r w:rsidRPr="00FF5073">
        <w:rPr>
          <w:szCs w:val="22"/>
        </w:rPr>
        <w:t>하도급</w:t>
      </w:r>
      <w:r w:rsidRPr="00FF5073">
        <w:rPr>
          <w:szCs w:val="22"/>
        </w:rPr>
        <w:t xml:space="preserve"> </w:t>
      </w:r>
      <w:r w:rsidRPr="00FF5073">
        <w:rPr>
          <w:szCs w:val="22"/>
        </w:rPr>
        <w:t>금지</w:t>
      </w:r>
      <w:r w:rsidRPr="00FF5073">
        <w:rPr>
          <w:szCs w:val="22"/>
        </w:rPr>
        <w:t xml:space="preserve"> </w:t>
      </w:r>
      <w:r w:rsidRPr="00FF5073">
        <w:rPr>
          <w:szCs w:val="22"/>
        </w:rPr>
        <w:t>의무</w:t>
      </w:r>
      <w:r w:rsidRPr="00FF5073">
        <w:rPr>
          <w:szCs w:val="22"/>
        </w:rPr>
        <w:t xml:space="preserve"> </w:t>
      </w:r>
      <w:r w:rsidRPr="00FF5073">
        <w:rPr>
          <w:szCs w:val="22"/>
        </w:rPr>
        <w:t>리스크가</w:t>
      </w:r>
      <w:r w:rsidRPr="00FF5073">
        <w:rPr>
          <w:szCs w:val="22"/>
        </w:rPr>
        <w:t xml:space="preserve"> </w:t>
      </w:r>
      <w:r w:rsidRPr="00FF5073">
        <w:rPr>
          <w:szCs w:val="22"/>
        </w:rPr>
        <w:t>발생할</w:t>
      </w:r>
      <w:r w:rsidRPr="00FF5073">
        <w:rPr>
          <w:szCs w:val="22"/>
        </w:rPr>
        <w:t xml:space="preserve"> </w:t>
      </w:r>
      <w:r w:rsidRPr="00FF5073">
        <w:rPr>
          <w:szCs w:val="22"/>
        </w:rPr>
        <w:t>가능성은</w:t>
      </w:r>
      <w:r w:rsidRPr="00FF5073">
        <w:rPr>
          <w:szCs w:val="22"/>
        </w:rPr>
        <w:t xml:space="preserve"> </w:t>
      </w:r>
      <w:r w:rsidRPr="00FF5073">
        <w:rPr>
          <w:szCs w:val="22"/>
        </w:rPr>
        <w:t>제한적일</w:t>
      </w:r>
      <w:r w:rsidRPr="00FF5073">
        <w:rPr>
          <w:szCs w:val="22"/>
        </w:rPr>
        <w:t xml:space="preserve"> </w:t>
      </w:r>
      <w:r w:rsidRPr="00FF5073">
        <w:rPr>
          <w:szCs w:val="22"/>
        </w:rPr>
        <w:t>것으로</w:t>
      </w:r>
      <w:r w:rsidRPr="00FF5073">
        <w:rPr>
          <w:szCs w:val="22"/>
        </w:rPr>
        <w:t xml:space="preserve"> </w:t>
      </w:r>
      <w:r w:rsidRPr="00FF5073">
        <w:rPr>
          <w:szCs w:val="22"/>
        </w:rPr>
        <w:t>보임</w:t>
      </w:r>
      <w:r w:rsidRPr="00FF5073">
        <w:rPr>
          <w:szCs w:val="22"/>
        </w:rPr>
        <w:t>.</w:t>
      </w:r>
      <w:r>
        <w:rPr>
          <w:szCs w:val="22"/>
        </w:rPr>
        <w:t xml:space="preserve"> </w:t>
      </w:r>
      <w:r>
        <w:rPr>
          <w:rFonts w:hint="eastAsia"/>
          <w:szCs w:val="22"/>
        </w:rPr>
        <w:t>그러나</w:t>
      </w:r>
      <w:r>
        <w:rPr>
          <w:rFonts w:hint="eastAsia"/>
          <w:szCs w:val="22"/>
        </w:rPr>
        <w:t>,</w:t>
      </w:r>
      <w:r>
        <w:rPr>
          <w:szCs w:val="22"/>
        </w:rPr>
        <w:t xml:space="preserve"> </w:t>
      </w:r>
      <w:r w:rsidR="003F62EC">
        <w:rPr>
          <w:rFonts w:hint="eastAsia"/>
          <w:szCs w:val="22"/>
        </w:rPr>
        <w:t>대상회사가</w:t>
      </w:r>
      <w:r w:rsidR="003F62EC">
        <w:rPr>
          <w:rFonts w:hint="eastAsia"/>
          <w:szCs w:val="22"/>
        </w:rPr>
        <w:t xml:space="preserve"> </w:t>
      </w:r>
      <w:r>
        <w:rPr>
          <w:szCs w:val="22"/>
        </w:rPr>
        <w:t>TV</w:t>
      </w:r>
      <w:r>
        <w:rPr>
          <w:rFonts w:hint="eastAsia"/>
          <w:szCs w:val="22"/>
        </w:rPr>
        <w:t>홈쇼핑을</w:t>
      </w:r>
      <w:r>
        <w:rPr>
          <w:rFonts w:hint="eastAsia"/>
          <w:szCs w:val="22"/>
        </w:rPr>
        <w:t xml:space="preserve"> </w:t>
      </w:r>
      <w:r>
        <w:rPr>
          <w:rFonts w:hint="eastAsia"/>
          <w:szCs w:val="22"/>
        </w:rPr>
        <w:t>통하여</w:t>
      </w:r>
      <w:r>
        <w:rPr>
          <w:rFonts w:hint="eastAsia"/>
          <w:szCs w:val="22"/>
        </w:rPr>
        <w:t xml:space="preserve"> </w:t>
      </w:r>
      <w:r>
        <w:rPr>
          <w:rFonts w:hint="eastAsia"/>
          <w:szCs w:val="22"/>
        </w:rPr>
        <w:t>고객에게</w:t>
      </w:r>
      <w:r>
        <w:rPr>
          <w:rFonts w:hint="eastAsia"/>
          <w:szCs w:val="22"/>
        </w:rPr>
        <w:t xml:space="preserve"> </w:t>
      </w:r>
      <w:r>
        <w:rPr>
          <w:rFonts w:hint="eastAsia"/>
          <w:szCs w:val="22"/>
        </w:rPr>
        <w:t>직접</w:t>
      </w:r>
      <w:r>
        <w:rPr>
          <w:rFonts w:hint="eastAsia"/>
          <w:szCs w:val="22"/>
        </w:rPr>
        <w:t xml:space="preserve"> </w:t>
      </w:r>
      <w:r>
        <w:rPr>
          <w:rFonts w:hint="eastAsia"/>
          <w:szCs w:val="22"/>
        </w:rPr>
        <w:t>판매하는</w:t>
      </w:r>
      <w:r>
        <w:rPr>
          <w:rFonts w:hint="eastAsia"/>
          <w:szCs w:val="22"/>
        </w:rPr>
        <w:t xml:space="preserve"> </w:t>
      </w:r>
      <w:r>
        <w:rPr>
          <w:rFonts w:hint="eastAsia"/>
          <w:szCs w:val="22"/>
        </w:rPr>
        <w:t>경우</w:t>
      </w:r>
      <w:r>
        <w:rPr>
          <w:rFonts w:hint="eastAsia"/>
          <w:szCs w:val="22"/>
        </w:rPr>
        <w:t xml:space="preserve"> </w:t>
      </w:r>
      <w:r>
        <w:rPr>
          <w:rFonts w:hint="eastAsia"/>
          <w:szCs w:val="22"/>
        </w:rPr>
        <w:t>대상회사가</w:t>
      </w:r>
      <w:r>
        <w:rPr>
          <w:rFonts w:hint="eastAsia"/>
          <w:szCs w:val="22"/>
        </w:rPr>
        <w:t xml:space="preserve"> </w:t>
      </w:r>
      <w:r>
        <w:rPr>
          <w:rFonts w:hint="eastAsia"/>
          <w:szCs w:val="22"/>
        </w:rPr>
        <w:t>고객과</w:t>
      </w:r>
      <w:r>
        <w:rPr>
          <w:rFonts w:hint="eastAsia"/>
          <w:szCs w:val="22"/>
        </w:rPr>
        <w:t xml:space="preserve"> </w:t>
      </w:r>
      <w:r>
        <w:rPr>
          <w:rFonts w:hint="eastAsia"/>
          <w:szCs w:val="22"/>
        </w:rPr>
        <w:t>직접</w:t>
      </w:r>
      <w:r>
        <w:rPr>
          <w:rFonts w:hint="eastAsia"/>
          <w:szCs w:val="22"/>
        </w:rPr>
        <w:t xml:space="preserve"> </w:t>
      </w:r>
      <w:r>
        <w:rPr>
          <w:rFonts w:hint="eastAsia"/>
          <w:szCs w:val="22"/>
        </w:rPr>
        <w:t>계약을</w:t>
      </w:r>
      <w:r>
        <w:rPr>
          <w:rFonts w:hint="eastAsia"/>
          <w:szCs w:val="22"/>
        </w:rPr>
        <w:t xml:space="preserve"> </w:t>
      </w:r>
      <w:r>
        <w:rPr>
          <w:rFonts w:hint="eastAsia"/>
          <w:szCs w:val="22"/>
        </w:rPr>
        <w:t>체결하고</w:t>
      </w:r>
      <w:r>
        <w:rPr>
          <w:rFonts w:hint="eastAsia"/>
          <w:szCs w:val="22"/>
        </w:rPr>
        <w:t>,</w:t>
      </w:r>
      <w:r>
        <w:rPr>
          <w:szCs w:val="22"/>
        </w:rPr>
        <w:t xml:space="preserve"> </w:t>
      </w:r>
      <w:r>
        <w:rPr>
          <w:rFonts w:hint="eastAsia"/>
          <w:szCs w:val="22"/>
        </w:rPr>
        <w:t>기존</w:t>
      </w:r>
      <w:r>
        <w:rPr>
          <w:rFonts w:hint="eastAsia"/>
          <w:szCs w:val="22"/>
        </w:rPr>
        <w:t xml:space="preserve"> </w:t>
      </w:r>
      <w:r>
        <w:rPr>
          <w:rFonts w:hint="eastAsia"/>
          <w:szCs w:val="22"/>
        </w:rPr>
        <w:t>구조와</w:t>
      </w:r>
      <w:r>
        <w:rPr>
          <w:rFonts w:hint="eastAsia"/>
          <w:szCs w:val="22"/>
        </w:rPr>
        <w:t xml:space="preserve"> </w:t>
      </w:r>
      <w:r>
        <w:rPr>
          <w:rFonts w:hint="eastAsia"/>
          <w:szCs w:val="22"/>
        </w:rPr>
        <w:t>동일한</w:t>
      </w:r>
      <w:r>
        <w:rPr>
          <w:rFonts w:hint="eastAsia"/>
          <w:szCs w:val="22"/>
        </w:rPr>
        <w:t xml:space="preserve"> </w:t>
      </w:r>
      <w:r>
        <w:rPr>
          <w:rFonts w:hint="eastAsia"/>
          <w:szCs w:val="22"/>
        </w:rPr>
        <w:t>방법으로</w:t>
      </w:r>
      <w:r>
        <w:rPr>
          <w:rFonts w:hint="eastAsia"/>
          <w:szCs w:val="22"/>
        </w:rPr>
        <w:t xml:space="preserve"> </w:t>
      </w:r>
      <w:r>
        <w:rPr>
          <w:rFonts w:hint="eastAsia"/>
          <w:szCs w:val="22"/>
        </w:rPr>
        <w:t>공사를</w:t>
      </w:r>
      <w:r>
        <w:rPr>
          <w:rFonts w:hint="eastAsia"/>
          <w:szCs w:val="22"/>
        </w:rPr>
        <w:t xml:space="preserve"> </w:t>
      </w:r>
      <w:r>
        <w:rPr>
          <w:rFonts w:hint="eastAsia"/>
          <w:szCs w:val="22"/>
        </w:rPr>
        <w:t>시공하는</w:t>
      </w:r>
      <w:r>
        <w:rPr>
          <w:rFonts w:hint="eastAsia"/>
          <w:szCs w:val="22"/>
        </w:rPr>
        <w:t xml:space="preserve"> </w:t>
      </w:r>
      <w:r>
        <w:rPr>
          <w:rFonts w:hint="eastAsia"/>
          <w:szCs w:val="22"/>
        </w:rPr>
        <w:t>바</w:t>
      </w:r>
      <w:r>
        <w:rPr>
          <w:rFonts w:hint="eastAsia"/>
          <w:szCs w:val="22"/>
        </w:rPr>
        <w:t>,</w:t>
      </w:r>
      <w:r>
        <w:rPr>
          <w:szCs w:val="22"/>
        </w:rPr>
        <w:t xml:space="preserve"> </w:t>
      </w:r>
      <w:r>
        <w:rPr>
          <w:rFonts w:hint="eastAsia"/>
          <w:szCs w:val="22"/>
        </w:rPr>
        <w:t>기존</w:t>
      </w:r>
      <w:r>
        <w:rPr>
          <w:rFonts w:hint="eastAsia"/>
          <w:szCs w:val="22"/>
        </w:rPr>
        <w:t xml:space="preserve"> </w:t>
      </w:r>
      <w:r>
        <w:rPr>
          <w:rFonts w:hint="eastAsia"/>
          <w:szCs w:val="22"/>
        </w:rPr>
        <w:t>구조와</w:t>
      </w:r>
      <w:r>
        <w:rPr>
          <w:rFonts w:hint="eastAsia"/>
          <w:szCs w:val="22"/>
        </w:rPr>
        <w:t xml:space="preserve"> </w:t>
      </w:r>
      <w:r>
        <w:rPr>
          <w:rFonts w:hint="eastAsia"/>
          <w:szCs w:val="22"/>
        </w:rPr>
        <w:t>동일한</w:t>
      </w:r>
      <w:r>
        <w:rPr>
          <w:rFonts w:hint="eastAsia"/>
          <w:szCs w:val="22"/>
        </w:rPr>
        <w:t xml:space="preserve"> </w:t>
      </w:r>
      <w:r>
        <w:rPr>
          <w:rFonts w:hint="eastAsia"/>
          <w:szCs w:val="22"/>
        </w:rPr>
        <w:t>리스크가</w:t>
      </w:r>
      <w:r>
        <w:rPr>
          <w:rFonts w:hint="eastAsia"/>
          <w:szCs w:val="22"/>
        </w:rPr>
        <w:t xml:space="preserve"> </w:t>
      </w:r>
      <w:r w:rsidR="000E5BBF">
        <w:rPr>
          <w:rFonts w:hint="eastAsia"/>
          <w:szCs w:val="22"/>
        </w:rPr>
        <w:t>있음</w:t>
      </w:r>
      <w:r>
        <w:rPr>
          <w:rFonts w:hint="eastAsia"/>
          <w:szCs w:val="22"/>
        </w:rPr>
        <w:t xml:space="preserve">. </w:t>
      </w:r>
    </w:p>
    <w:p w14:paraId="062634AF" w14:textId="77777777" w:rsidR="00026A7E" w:rsidRDefault="00026A7E" w:rsidP="00026A7E">
      <w:pPr>
        <w:pStyle w:val="a5"/>
        <w:numPr>
          <w:ilvl w:val="2"/>
          <w:numId w:val="98"/>
        </w:numPr>
        <w:spacing w:after="240" w:line="370" w:lineRule="atLeast"/>
        <w:ind w:leftChars="0" w:left="1361" w:hanging="454"/>
        <w:rPr>
          <w:szCs w:val="22"/>
        </w:rPr>
      </w:pPr>
      <w:r w:rsidRPr="002B73AC">
        <w:rPr>
          <w:rFonts w:hint="eastAsia"/>
          <w:szCs w:val="22"/>
          <w:u w:val="single"/>
        </w:rPr>
        <w:t>한샘서비스의</w:t>
      </w:r>
      <w:r w:rsidRPr="002B73AC">
        <w:rPr>
          <w:rFonts w:hint="eastAsia"/>
          <w:szCs w:val="22"/>
          <w:u w:val="single"/>
        </w:rPr>
        <w:t xml:space="preserve"> </w:t>
      </w:r>
      <w:r w:rsidRPr="002B73AC">
        <w:rPr>
          <w:rFonts w:hint="eastAsia"/>
          <w:szCs w:val="22"/>
          <w:u w:val="single"/>
        </w:rPr>
        <w:t>리스크</w:t>
      </w:r>
      <w:r>
        <w:rPr>
          <w:rFonts w:hint="eastAsia"/>
          <w:szCs w:val="22"/>
        </w:rPr>
        <w:t>:</w:t>
      </w:r>
      <w:r>
        <w:rPr>
          <w:szCs w:val="22"/>
        </w:rPr>
        <w:t xml:space="preserve"> </w:t>
      </w:r>
      <w:r>
        <w:rPr>
          <w:rFonts w:hint="eastAsia"/>
          <w:szCs w:val="22"/>
        </w:rPr>
        <w:t>각</w:t>
      </w:r>
      <w:r>
        <w:rPr>
          <w:rFonts w:hint="eastAsia"/>
          <w:szCs w:val="22"/>
        </w:rPr>
        <w:t xml:space="preserve"> </w:t>
      </w:r>
      <w:r>
        <w:rPr>
          <w:rFonts w:hint="eastAsia"/>
          <w:szCs w:val="22"/>
        </w:rPr>
        <w:t>시공단계별</w:t>
      </w:r>
      <w:r>
        <w:rPr>
          <w:rFonts w:hint="eastAsia"/>
          <w:szCs w:val="22"/>
        </w:rPr>
        <w:t xml:space="preserve"> </w:t>
      </w:r>
      <w:r>
        <w:rPr>
          <w:rFonts w:hint="eastAsia"/>
          <w:szCs w:val="22"/>
        </w:rPr>
        <w:t>리스크는</w:t>
      </w:r>
      <w:r>
        <w:rPr>
          <w:rFonts w:hint="eastAsia"/>
          <w:szCs w:val="22"/>
        </w:rPr>
        <w:t xml:space="preserve"> </w:t>
      </w:r>
      <w:r>
        <w:rPr>
          <w:rFonts w:hint="eastAsia"/>
          <w:szCs w:val="22"/>
        </w:rPr>
        <w:t>아래와</w:t>
      </w:r>
      <w:r>
        <w:rPr>
          <w:rFonts w:hint="eastAsia"/>
          <w:szCs w:val="22"/>
        </w:rPr>
        <w:t xml:space="preserve"> </w:t>
      </w:r>
      <w:r>
        <w:rPr>
          <w:rFonts w:hint="eastAsia"/>
          <w:szCs w:val="22"/>
        </w:rPr>
        <w:t>같음</w:t>
      </w:r>
      <w:r>
        <w:rPr>
          <w:szCs w:val="22"/>
        </w:rPr>
        <w:t>.</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06"/>
        <w:gridCol w:w="3013"/>
        <w:gridCol w:w="3013"/>
      </w:tblGrid>
      <w:tr w:rsidR="00026A7E" w:rsidRPr="00DD6F84" w14:paraId="66D41323" w14:textId="77777777" w:rsidTr="0091358C">
        <w:trPr>
          <w:trHeight w:val="340"/>
          <w:tblHeader/>
        </w:trPr>
        <w:tc>
          <w:tcPr>
            <w:tcW w:w="1549" w:type="pct"/>
            <w:tcBorders>
              <w:top w:val="single" w:sz="12" w:space="0" w:color="404040" w:themeColor="text1" w:themeTint="BF"/>
              <w:bottom w:val="single" w:sz="4" w:space="0" w:color="404040" w:themeColor="text1" w:themeTint="BF"/>
            </w:tcBorders>
            <w:shd w:val="clear" w:color="auto" w:fill="DEEEEE"/>
            <w:vAlign w:val="center"/>
          </w:tcPr>
          <w:p w14:paraId="02BFDE17"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구분</w:t>
            </w:r>
          </w:p>
        </w:tc>
        <w:tc>
          <w:tcPr>
            <w:tcW w:w="1725" w:type="pct"/>
            <w:tcBorders>
              <w:top w:val="single" w:sz="12" w:space="0" w:color="404040" w:themeColor="text1" w:themeTint="BF"/>
              <w:bottom w:val="single" w:sz="4" w:space="0" w:color="404040" w:themeColor="text1" w:themeTint="BF"/>
            </w:tcBorders>
            <w:shd w:val="clear" w:color="auto" w:fill="DEEEEE"/>
            <w:vAlign w:val="center"/>
          </w:tcPr>
          <w:p w14:paraId="15B7DAE5"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내용</w:t>
            </w:r>
          </w:p>
        </w:tc>
        <w:tc>
          <w:tcPr>
            <w:tcW w:w="1725" w:type="pct"/>
            <w:tcBorders>
              <w:top w:val="single" w:sz="12" w:space="0" w:color="404040" w:themeColor="text1" w:themeTint="BF"/>
              <w:bottom w:val="single" w:sz="4" w:space="0" w:color="404040" w:themeColor="text1" w:themeTint="BF"/>
            </w:tcBorders>
            <w:shd w:val="clear" w:color="auto" w:fill="DEEEEE"/>
            <w:vAlign w:val="center"/>
          </w:tcPr>
          <w:p w14:paraId="4955420F"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제제</w:t>
            </w:r>
          </w:p>
        </w:tc>
      </w:tr>
      <w:tr w:rsidR="00026A7E" w:rsidRPr="00DD6F84" w14:paraId="583C053E"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70EF0FD0" w14:textId="77777777" w:rsidR="00026A7E" w:rsidRPr="00DD6F84" w:rsidRDefault="00026A7E" w:rsidP="0091358C">
            <w:pPr>
              <w:pStyle w:val="a5"/>
              <w:spacing w:line="280" w:lineRule="atLeast"/>
              <w:ind w:leftChars="0" w:left="0"/>
              <w:jc w:val="center"/>
              <w:rPr>
                <w:sz w:val="20"/>
                <w:szCs w:val="20"/>
              </w:rPr>
            </w:pPr>
            <w:r>
              <w:rPr>
                <w:rFonts w:hint="eastAsia"/>
                <w:sz w:val="20"/>
              </w:rPr>
              <w:t>고객</w:t>
            </w:r>
            <w:r>
              <w:rPr>
                <w:rFonts w:hint="eastAsia"/>
                <w:sz w:val="20"/>
              </w:rPr>
              <w:t>(</w:t>
            </w:r>
            <w:r>
              <w:rPr>
                <w:rFonts w:hint="eastAsia"/>
                <w:sz w:val="20"/>
              </w:rPr>
              <w:t>발주자</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1E3E8032" w14:textId="77777777" w:rsidR="00026A7E" w:rsidRPr="00DD6F84" w:rsidRDefault="00026A7E" w:rsidP="0091358C">
            <w:pPr>
              <w:pStyle w:val="a5"/>
              <w:spacing w:line="280" w:lineRule="atLeast"/>
              <w:ind w:leftChars="0" w:left="0"/>
              <w:rPr>
                <w:sz w:val="20"/>
                <w:szCs w:val="20"/>
              </w:rPr>
            </w:pPr>
            <w:r>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5EC8CBB7" w14:textId="77777777" w:rsidR="00026A7E" w:rsidRPr="00E23873" w:rsidRDefault="00026A7E" w:rsidP="0091358C">
            <w:pPr>
              <w:pStyle w:val="a5"/>
              <w:spacing w:line="280" w:lineRule="atLeast"/>
              <w:ind w:leftChars="0" w:left="0"/>
              <w:rPr>
                <w:sz w:val="20"/>
              </w:rPr>
            </w:pPr>
            <w:r>
              <w:rPr>
                <w:rFonts w:hint="eastAsia"/>
                <w:sz w:val="20"/>
              </w:rPr>
              <w:t>-</w:t>
            </w:r>
          </w:p>
        </w:tc>
      </w:tr>
      <w:tr w:rsidR="00026A7E" w:rsidRPr="00DD6F84" w14:paraId="3CBFD13D"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11A20C98" w14:textId="77777777" w:rsidR="00026A7E" w:rsidRPr="00DD6F84" w:rsidRDefault="00026A7E" w:rsidP="0091358C">
            <w:pPr>
              <w:pStyle w:val="a5"/>
              <w:spacing w:line="280" w:lineRule="atLeast"/>
              <w:ind w:leftChars="0" w:left="0"/>
              <w:jc w:val="center"/>
              <w:rPr>
                <w:sz w:val="20"/>
                <w:szCs w:val="20"/>
              </w:rPr>
            </w:pPr>
            <w:r>
              <w:rPr>
                <w:rFonts w:hint="eastAsia"/>
                <w:sz w:val="20"/>
              </w:rPr>
              <w:t>한샘서비스</w:t>
            </w:r>
            <w:r>
              <w:rPr>
                <w:rFonts w:hint="eastAsia"/>
                <w:sz w:val="20"/>
              </w:rPr>
              <w:t>(</w:t>
            </w:r>
            <w:r>
              <w:rPr>
                <w:rFonts w:hint="eastAsia"/>
                <w:sz w:val="20"/>
              </w:rPr>
              <w:t>수급인</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10C9DA5F"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일괄</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금지</w:t>
            </w:r>
            <w:r w:rsidRPr="00C57904">
              <w:rPr>
                <w:rFonts w:hint="eastAsia"/>
                <w:sz w:val="20"/>
              </w:rPr>
              <w:t xml:space="preserve">: </w:t>
            </w:r>
            <w:r w:rsidRPr="00C57904">
              <w:rPr>
                <w:rFonts w:hint="eastAsia"/>
                <w:sz w:val="20"/>
              </w:rPr>
              <w:t>건설사업자에</w:t>
            </w:r>
            <w:r w:rsidRPr="00C57904">
              <w:rPr>
                <w:rFonts w:hint="eastAsia"/>
                <w:sz w:val="20"/>
              </w:rPr>
              <w:t xml:space="preserve"> </w:t>
            </w:r>
            <w:r w:rsidRPr="00C57904">
              <w:rPr>
                <w:rFonts w:hint="eastAsia"/>
                <w:sz w:val="20"/>
              </w:rPr>
              <w:t>대한</w:t>
            </w:r>
            <w:r w:rsidRPr="00C57904">
              <w:rPr>
                <w:rFonts w:hint="eastAsia"/>
                <w:sz w:val="20"/>
              </w:rPr>
              <w:t xml:space="preserve"> </w:t>
            </w:r>
            <w:r w:rsidRPr="00C57904">
              <w:rPr>
                <w:rFonts w:hint="eastAsia"/>
                <w:sz w:val="20"/>
              </w:rPr>
              <w:t>일괄</w:t>
            </w:r>
            <w:r w:rsidRPr="00C57904">
              <w:rPr>
                <w:rFonts w:hint="eastAsia"/>
                <w:sz w:val="20"/>
              </w:rPr>
              <w:t xml:space="preserve"> </w:t>
            </w:r>
            <w:r w:rsidRPr="00C57904">
              <w:rPr>
                <w:rFonts w:hint="eastAsia"/>
                <w:sz w:val="20"/>
              </w:rPr>
              <w:t>하도급</w:t>
            </w:r>
            <w:ins w:id="380" w:author="heesung.ahn" w:date="2021-08-31T00:58:00Z">
              <w:r w:rsidR="00AC3B4C">
                <w:rPr>
                  <w:rFonts w:hint="eastAsia"/>
                  <w:sz w:val="20"/>
                </w:rPr>
                <w:t>이</w:t>
              </w:r>
              <w:r w:rsidR="00AC3B4C">
                <w:rPr>
                  <w:rFonts w:hint="eastAsia"/>
                  <w:sz w:val="20"/>
                </w:rPr>
                <w:t xml:space="preserve"> </w:t>
              </w:r>
              <w:r w:rsidR="00AC3B4C">
                <w:rPr>
                  <w:rFonts w:hint="eastAsia"/>
                  <w:sz w:val="20"/>
                </w:rPr>
                <w:t>금지되는</w:t>
              </w:r>
              <w:r w:rsidR="00AC3B4C">
                <w:rPr>
                  <w:rFonts w:hint="eastAsia"/>
                  <w:sz w:val="20"/>
                </w:rPr>
                <w:t xml:space="preserve"> </w:t>
              </w:r>
              <w:r w:rsidR="00AC3B4C">
                <w:rPr>
                  <w:rFonts w:hint="eastAsia"/>
                  <w:sz w:val="20"/>
                </w:rPr>
                <w:t>것이어서</w:t>
              </w:r>
            </w:ins>
            <w:del w:id="381" w:author="heesung.ahn" w:date="2021-08-31T00:59:00Z">
              <w:r w:rsidRPr="00C57904" w:rsidDel="00AC3B4C">
                <w:rPr>
                  <w:rFonts w:hint="eastAsia"/>
                  <w:sz w:val="20"/>
                </w:rPr>
                <w:delText>을</w:delText>
              </w:r>
              <w:r w:rsidRPr="00C57904" w:rsidDel="00AC3B4C">
                <w:rPr>
                  <w:rFonts w:hint="eastAsia"/>
                  <w:sz w:val="20"/>
                </w:rPr>
                <w:delText xml:space="preserve"> </w:delText>
              </w:r>
              <w:r w:rsidRPr="00C57904" w:rsidDel="00AC3B4C">
                <w:rPr>
                  <w:rFonts w:hint="eastAsia"/>
                  <w:sz w:val="20"/>
                </w:rPr>
                <w:delText>금지하고</w:delText>
              </w:r>
              <w:r w:rsidRPr="00C57904" w:rsidDel="00AC3B4C">
                <w:rPr>
                  <w:rFonts w:hint="eastAsia"/>
                  <w:sz w:val="20"/>
                </w:rPr>
                <w:delText xml:space="preserve"> </w:delText>
              </w:r>
              <w:r w:rsidRPr="00C57904" w:rsidDel="00AC3B4C">
                <w:rPr>
                  <w:rFonts w:hint="eastAsia"/>
                  <w:sz w:val="20"/>
                </w:rPr>
                <w:delText>있어</w:delText>
              </w:r>
            </w:del>
            <w:r w:rsidRPr="00C57904">
              <w:rPr>
                <w:rFonts w:hint="eastAsia"/>
                <w:sz w:val="20"/>
              </w:rPr>
              <w:t>,</w:t>
            </w:r>
            <w:r w:rsidRPr="00C57904">
              <w:rPr>
                <w:sz w:val="20"/>
              </w:rPr>
              <w:t xml:space="preserve"> </w:t>
            </w:r>
            <w:ins w:id="382" w:author="heesung.ahn" w:date="2021-08-31T00:59:00Z">
              <w:r w:rsidR="00AC3B4C">
                <w:rPr>
                  <w:rFonts w:hint="eastAsia"/>
                  <w:sz w:val="20"/>
                </w:rPr>
                <w:t>애초에</w:t>
              </w:r>
              <w:r w:rsidR="00AC3B4C">
                <w:rPr>
                  <w:rFonts w:hint="eastAsia"/>
                  <w:sz w:val="20"/>
                </w:rPr>
                <w:t xml:space="preserve"> </w:t>
              </w:r>
            </w:ins>
            <w:r w:rsidRPr="00C57904">
              <w:rPr>
                <w:rFonts w:hint="eastAsia"/>
                <w:sz w:val="20"/>
              </w:rPr>
              <w:t>건설사업자가</w:t>
            </w:r>
            <w:r w:rsidRPr="00C57904">
              <w:rPr>
                <w:rFonts w:hint="eastAsia"/>
                <w:sz w:val="20"/>
              </w:rPr>
              <w:t xml:space="preserve"> </w:t>
            </w:r>
            <w:r w:rsidRPr="00C57904">
              <w:rPr>
                <w:rFonts w:hint="eastAsia"/>
                <w:sz w:val="20"/>
              </w:rPr>
              <w:t>아닌</w:t>
            </w:r>
            <w:r w:rsidRPr="00C57904">
              <w:rPr>
                <w:rFonts w:hint="eastAsia"/>
                <w:sz w:val="20"/>
              </w:rPr>
              <w:t xml:space="preserve"> </w:t>
            </w:r>
            <w:proofErr w:type="spellStart"/>
            <w:r w:rsidRPr="00C57904">
              <w:rPr>
                <w:rFonts w:hint="eastAsia"/>
                <w:sz w:val="20"/>
              </w:rPr>
              <w:t>무등록</w:t>
            </w:r>
            <w:proofErr w:type="spellEnd"/>
            <w:r w:rsidRPr="00C57904">
              <w:rPr>
                <w:rFonts w:hint="eastAsia"/>
                <w:sz w:val="20"/>
              </w:rPr>
              <w:t xml:space="preserve"> </w:t>
            </w:r>
            <w:proofErr w:type="spellStart"/>
            <w:r w:rsidRPr="00C57904">
              <w:rPr>
                <w:rFonts w:hint="eastAsia"/>
                <w:sz w:val="20"/>
              </w:rPr>
              <w:t>테크사에</w:t>
            </w:r>
            <w:proofErr w:type="spellEnd"/>
            <w:r w:rsidRPr="00C57904">
              <w:rPr>
                <w:rFonts w:hint="eastAsia"/>
                <w:sz w:val="20"/>
              </w:rPr>
              <w:t xml:space="preserve"> </w:t>
            </w:r>
            <w:r w:rsidRPr="00C57904">
              <w:rPr>
                <w:rFonts w:hint="eastAsia"/>
                <w:sz w:val="20"/>
              </w:rPr>
              <w:t>대한</w:t>
            </w:r>
            <w:r w:rsidRPr="00C57904">
              <w:rPr>
                <w:rFonts w:hint="eastAsia"/>
                <w:sz w:val="20"/>
              </w:rPr>
              <w:t xml:space="preserve"> </w:t>
            </w:r>
            <w:r w:rsidRPr="00C57904">
              <w:rPr>
                <w:rFonts w:hint="eastAsia"/>
                <w:sz w:val="20"/>
              </w:rPr>
              <w:t>하도급은</w:t>
            </w:r>
            <w:r w:rsidRPr="00C57904">
              <w:rPr>
                <w:rFonts w:hint="eastAsia"/>
                <w:sz w:val="20"/>
              </w:rPr>
              <w:t xml:space="preserve"> </w:t>
            </w:r>
            <w:r w:rsidRPr="00C57904">
              <w:rPr>
                <w:rFonts w:hint="eastAsia"/>
                <w:sz w:val="20"/>
              </w:rPr>
              <w:t>법</w:t>
            </w:r>
            <w:r w:rsidRPr="00C57904">
              <w:rPr>
                <w:rFonts w:hint="eastAsia"/>
                <w:sz w:val="20"/>
              </w:rPr>
              <w:t xml:space="preserve"> </w:t>
            </w:r>
            <w:r w:rsidRPr="00C57904">
              <w:rPr>
                <w:rFonts w:hint="eastAsia"/>
                <w:sz w:val="20"/>
              </w:rPr>
              <w:t>위반</w:t>
            </w:r>
            <w:r w:rsidRPr="00C57904">
              <w:rPr>
                <w:rFonts w:hint="eastAsia"/>
                <w:sz w:val="20"/>
              </w:rPr>
              <w:t xml:space="preserve"> </w:t>
            </w:r>
            <w:r w:rsidRPr="00C57904">
              <w:rPr>
                <w:rFonts w:hint="eastAsia"/>
                <w:sz w:val="20"/>
              </w:rPr>
              <w:t>가능성이</w:t>
            </w:r>
            <w:r w:rsidRPr="00C57904">
              <w:rPr>
                <w:rFonts w:hint="eastAsia"/>
                <w:sz w:val="20"/>
              </w:rPr>
              <w:t xml:space="preserve"> </w:t>
            </w:r>
            <w:r w:rsidRPr="00C57904">
              <w:rPr>
                <w:rFonts w:hint="eastAsia"/>
                <w:sz w:val="20"/>
              </w:rPr>
              <w:t>높지</w:t>
            </w:r>
            <w:r w:rsidRPr="00C57904">
              <w:rPr>
                <w:rFonts w:hint="eastAsia"/>
                <w:sz w:val="20"/>
              </w:rPr>
              <w:t xml:space="preserve"> </w:t>
            </w:r>
            <w:r w:rsidRPr="00C57904">
              <w:rPr>
                <w:rFonts w:hint="eastAsia"/>
                <w:sz w:val="20"/>
              </w:rPr>
              <w:t>않음</w:t>
            </w:r>
            <w:r w:rsidRPr="00C57904">
              <w:rPr>
                <w:rFonts w:hint="eastAsia"/>
                <w:sz w:val="20"/>
              </w:rPr>
              <w:t>.</w:t>
            </w:r>
          </w:p>
          <w:p w14:paraId="2ACB1600" w14:textId="77777777" w:rsidR="00026A7E" w:rsidRPr="00C57904" w:rsidRDefault="00026A7E" w:rsidP="0091358C">
            <w:pPr>
              <w:pStyle w:val="a5"/>
              <w:widowControl/>
              <w:autoSpaceDE w:val="0"/>
              <w:adjustRightInd/>
              <w:snapToGrid/>
              <w:spacing w:line="240" w:lineRule="auto"/>
              <w:ind w:leftChars="0" w:left="400"/>
              <w:rPr>
                <w:sz w:val="20"/>
              </w:rPr>
            </w:pPr>
          </w:p>
          <w:p w14:paraId="4C17CD46"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전문공사의</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r w:rsidRPr="00C57904">
              <w:rPr>
                <w:rFonts w:hint="eastAsia"/>
                <w:sz w:val="20"/>
              </w:rPr>
              <w:t>발주사의</w:t>
            </w:r>
            <w:r w:rsidRPr="00C57904">
              <w:rPr>
                <w:rFonts w:hint="eastAsia"/>
                <w:sz w:val="20"/>
              </w:rPr>
              <w:t xml:space="preserve"> </w:t>
            </w:r>
            <w:r w:rsidRPr="00C57904">
              <w:rPr>
                <w:rFonts w:hint="eastAsia"/>
                <w:sz w:val="20"/>
              </w:rPr>
              <w:t>서면</w:t>
            </w:r>
            <w:r w:rsidRPr="00C57904">
              <w:rPr>
                <w:rFonts w:hint="eastAsia"/>
                <w:sz w:val="20"/>
              </w:rPr>
              <w:t xml:space="preserve"> </w:t>
            </w:r>
            <w:r w:rsidRPr="00C57904">
              <w:rPr>
                <w:rFonts w:hint="eastAsia"/>
                <w:sz w:val="20"/>
              </w:rPr>
              <w:t>승낙을</w:t>
            </w:r>
            <w:r w:rsidRPr="00C57904">
              <w:rPr>
                <w:rFonts w:hint="eastAsia"/>
                <w:sz w:val="20"/>
              </w:rPr>
              <w:t xml:space="preserve"> </w:t>
            </w:r>
            <w:r w:rsidRPr="00C57904">
              <w:rPr>
                <w:rFonts w:hint="eastAsia"/>
                <w:sz w:val="20"/>
              </w:rPr>
              <w:t>받더라도</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일부를</w:t>
            </w:r>
            <w:r w:rsidRPr="00C57904">
              <w:rPr>
                <w:rFonts w:hint="eastAsia"/>
                <w:sz w:val="20"/>
              </w:rPr>
              <w:t xml:space="preserve"> </w:t>
            </w:r>
            <w:r w:rsidRPr="00C57904">
              <w:rPr>
                <w:rFonts w:hint="eastAsia"/>
                <w:sz w:val="20"/>
              </w:rPr>
              <w:t>시행해야</w:t>
            </w:r>
            <w:r w:rsidRPr="00C57904">
              <w:rPr>
                <w:rFonts w:hint="eastAsia"/>
                <w:sz w:val="20"/>
              </w:rPr>
              <w:t xml:space="preserve"> </w:t>
            </w:r>
            <w:r w:rsidRPr="00C57904">
              <w:rPr>
                <w:rFonts w:hint="eastAsia"/>
                <w:sz w:val="20"/>
              </w:rPr>
              <w:t>하고</w:t>
            </w:r>
            <w:r w:rsidRPr="00C57904">
              <w:rPr>
                <w:rFonts w:hint="eastAsia"/>
                <w:sz w:val="20"/>
              </w:rPr>
              <w:t xml:space="preserve"> </w:t>
            </w:r>
            <w:r w:rsidRPr="00C57904">
              <w:rPr>
                <w:rFonts w:hint="eastAsia"/>
                <w:sz w:val="20"/>
              </w:rPr>
              <w:t>전부</w:t>
            </w:r>
            <w:r w:rsidRPr="00C57904">
              <w:rPr>
                <w:rFonts w:hint="eastAsia"/>
                <w:sz w:val="20"/>
              </w:rPr>
              <w:t xml:space="preserve"> </w:t>
            </w:r>
            <w:r w:rsidRPr="00C57904">
              <w:rPr>
                <w:rFonts w:hint="eastAsia"/>
                <w:sz w:val="20"/>
              </w:rPr>
              <w:t>하도급은</w:t>
            </w:r>
            <w:r w:rsidRPr="00C57904">
              <w:rPr>
                <w:rFonts w:hint="eastAsia"/>
                <w:sz w:val="20"/>
              </w:rPr>
              <w:t xml:space="preserve"> </w:t>
            </w:r>
            <w:r w:rsidRPr="00C57904">
              <w:rPr>
                <w:rFonts w:hint="eastAsia"/>
                <w:sz w:val="20"/>
              </w:rPr>
              <w:t>불가</w:t>
            </w:r>
            <w:ins w:id="383" w:author="heesung.ahn" w:date="2021-08-31T00:59:00Z">
              <w:r w:rsidR="00F30890">
                <w:rPr>
                  <w:rFonts w:hint="eastAsia"/>
                  <w:sz w:val="20"/>
                </w:rPr>
                <w:t>하나</w:t>
              </w:r>
              <w:r w:rsidR="00F30890">
                <w:rPr>
                  <w:rFonts w:hint="eastAsia"/>
                  <w:sz w:val="20"/>
                </w:rPr>
                <w:t xml:space="preserve">, </w:t>
              </w:r>
              <w:r w:rsidR="00F30890">
                <w:rPr>
                  <w:rFonts w:hint="eastAsia"/>
                  <w:sz w:val="20"/>
                </w:rPr>
                <w:t>한샘서비스는</w:t>
              </w:r>
              <w:r w:rsidR="00F30890">
                <w:rPr>
                  <w:rFonts w:hint="eastAsia"/>
                  <w:sz w:val="20"/>
                </w:rPr>
                <w:t xml:space="preserve"> </w:t>
              </w:r>
              <w:r w:rsidR="00F30890">
                <w:rPr>
                  <w:rFonts w:hint="eastAsia"/>
                  <w:sz w:val="20"/>
                </w:rPr>
                <w:t>직접</w:t>
              </w:r>
              <w:r w:rsidR="00F30890">
                <w:rPr>
                  <w:rFonts w:hint="eastAsia"/>
                  <w:sz w:val="20"/>
                </w:rPr>
                <w:t xml:space="preserve"> </w:t>
              </w:r>
              <w:r w:rsidR="00F30890">
                <w:rPr>
                  <w:rFonts w:hint="eastAsia"/>
                  <w:sz w:val="20"/>
                </w:rPr>
                <w:t>공사를</w:t>
              </w:r>
              <w:r w:rsidR="00F30890">
                <w:rPr>
                  <w:rFonts w:hint="eastAsia"/>
                  <w:sz w:val="20"/>
                </w:rPr>
                <w:t xml:space="preserve"> </w:t>
              </w:r>
              <w:r w:rsidR="00F30890">
                <w:rPr>
                  <w:rFonts w:hint="eastAsia"/>
                  <w:sz w:val="20"/>
                </w:rPr>
                <w:t>수행하는</w:t>
              </w:r>
              <w:r w:rsidR="00F30890">
                <w:rPr>
                  <w:rFonts w:hint="eastAsia"/>
                  <w:sz w:val="20"/>
                </w:rPr>
                <w:t xml:space="preserve"> </w:t>
              </w:r>
              <w:r w:rsidR="00F30890">
                <w:rPr>
                  <w:rFonts w:hint="eastAsia"/>
                  <w:sz w:val="20"/>
                </w:rPr>
                <w:t>부분이</w:t>
              </w:r>
              <w:r w:rsidR="00F30890">
                <w:rPr>
                  <w:rFonts w:hint="eastAsia"/>
                  <w:sz w:val="20"/>
                </w:rPr>
                <w:t xml:space="preserve"> </w:t>
              </w:r>
              <w:r w:rsidR="00F30890">
                <w:rPr>
                  <w:rFonts w:hint="eastAsia"/>
                  <w:sz w:val="20"/>
                </w:rPr>
                <w:t>전혀</w:t>
              </w:r>
              <w:r w:rsidR="00F30890">
                <w:rPr>
                  <w:rFonts w:hint="eastAsia"/>
                  <w:sz w:val="20"/>
                </w:rPr>
                <w:t xml:space="preserve"> </w:t>
              </w:r>
              <w:r w:rsidR="00F30890">
                <w:rPr>
                  <w:rFonts w:hint="eastAsia"/>
                  <w:sz w:val="20"/>
                </w:rPr>
                <w:t>없음</w:t>
              </w:r>
            </w:ins>
            <w:r w:rsidRPr="00C57904">
              <w:rPr>
                <w:rFonts w:hint="eastAsia"/>
                <w:sz w:val="20"/>
              </w:rPr>
              <w:t>.</w:t>
            </w:r>
            <w:r w:rsidRPr="00C57904">
              <w:rPr>
                <w:sz w:val="20"/>
              </w:rPr>
              <w:br/>
            </w:r>
          </w:p>
          <w:p w14:paraId="482AD703"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수급인의</w:t>
            </w:r>
            <w:r w:rsidRPr="00C57904">
              <w:rPr>
                <w:rFonts w:hint="eastAsia"/>
                <w:sz w:val="20"/>
              </w:rPr>
              <w:t xml:space="preserve"> </w:t>
            </w:r>
            <w:r w:rsidRPr="00C57904">
              <w:rPr>
                <w:rFonts w:hint="eastAsia"/>
                <w:sz w:val="20"/>
              </w:rPr>
              <w:t>자격</w:t>
            </w:r>
            <w:r w:rsidRPr="00C57904">
              <w:rPr>
                <w:rFonts w:hint="eastAsia"/>
                <w:sz w:val="20"/>
              </w:rPr>
              <w:t xml:space="preserve"> </w:t>
            </w:r>
            <w:r w:rsidRPr="00C57904">
              <w:rPr>
                <w:rFonts w:hint="eastAsia"/>
                <w:sz w:val="20"/>
              </w:rPr>
              <w:t>제한</w:t>
            </w:r>
            <w:r w:rsidRPr="00C57904">
              <w:rPr>
                <w:rFonts w:hint="eastAsia"/>
                <w:sz w:val="20"/>
              </w:rPr>
              <w:t>:</w:t>
            </w:r>
            <w:r w:rsidRPr="00C57904">
              <w:rPr>
                <w:sz w:val="20"/>
              </w:rPr>
              <w:t xml:space="preserve"> </w:t>
            </w:r>
            <w:r w:rsidRPr="00C57904">
              <w:rPr>
                <w:rFonts w:hint="eastAsia"/>
                <w:sz w:val="20"/>
              </w:rPr>
              <w:t>수급인은</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한</w:t>
            </w:r>
            <w:r w:rsidRPr="00C57904">
              <w:rPr>
                <w:rFonts w:hint="eastAsia"/>
                <w:sz w:val="20"/>
              </w:rPr>
              <w:t xml:space="preserve"> </w:t>
            </w:r>
            <w:r w:rsidRPr="00C57904">
              <w:rPr>
                <w:rFonts w:hint="eastAsia"/>
                <w:sz w:val="20"/>
              </w:rPr>
              <w:t>건설사업자에게</w:t>
            </w:r>
            <w:r w:rsidRPr="00C57904">
              <w:rPr>
                <w:rFonts w:hint="eastAsia"/>
                <w:sz w:val="20"/>
              </w:rPr>
              <w:t xml:space="preserve"> </w:t>
            </w:r>
            <w:r w:rsidRPr="00C57904">
              <w:rPr>
                <w:rFonts w:hint="eastAsia"/>
                <w:sz w:val="20"/>
              </w:rPr>
              <w:t>하도급해야</w:t>
            </w:r>
            <w:r w:rsidRPr="00C57904">
              <w:rPr>
                <w:rFonts w:hint="eastAsia"/>
                <w:sz w:val="20"/>
              </w:rPr>
              <w:t xml:space="preserve"> </w:t>
            </w:r>
            <w:r w:rsidRPr="00C57904">
              <w:rPr>
                <w:rFonts w:hint="eastAsia"/>
                <w:sz w:val="20"/>
              </w:rPr>
              <w:t>하지만</w:t>
            </w:r>
            <w:r w:rsidRPr="00C57904">
              <w:rPr>
                <w:rFonts w:hint="eastAsia"/>
                <w:sz w:val="20"/>
              </w:rPr>
              <w:t>,</w:t>
            </w:r>
            <w:r w:rsidRPr="00C57904">
              <w:rPr>
                <w:sz w:val="20"/>
              </w:rPr>
              <w:t xml:space="preserve"> </w:t>
            </w:r>
            <w:proofErr w:type="spellStart"/>
            <w:r w:rsidRPr="00C57904">
              <w:rPr>
                <w:rFonts w:hint="eastAsia"/>
                <w:sz w:val="20"/>
              </w:rPr>
              <w:t>테크사는</w:t>
            </w:r>
            <w:proofErr w:type="spellEnd"/>
            <w:r w:rsidRPr="00C57904">
              <w:rPr>
                <w:rFonts w:hint="eastAsia"/>
                <w:sz w:val="20"/>
              </w:rPr>
              <w:t xml:space="preserve"> </w:t>
            </w:r>
            <w:r w:rsidRPr="00C57904">
              <w:rPr>
                <w:rFonts w:hint="eastAsia"/>
                <w:sz w:val="20"/>
              </w:rPr>
              <w:t>대부분</w:t>
            </w:r>
            <w:r w:rsidRPr="00C57904">
              <w:rPr>
                <w:rFonts w:hint="eastAsia"/>
                <w:sz w:val="20"/>
              </w:rPr>
              <w:t xml:space="preserve"> </w:t>
            </w: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하지</w:t>
            </w:r>
            <w:r w:rsidRPr="00C57904">
              <w:rPr>
                <w:rFonts w:hint="eastAsia"/>
                <w:sz w:val="20"/>
              </w:rPr>
              <w:t xml:space="preserve"> </w:t>
            </w:r>
            <w:r w:rsidRPr="00C57904">
              <w:rPr>
                <w:rFonts w:hint="eastAsia"/>
                <w:sz w:val="20"/>
              </w:rPr>
              <w:t>않았음</w:t>
            </w:r>
            <w:r w:rsidRPr="00C57904">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2E876D1A"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수급인에게</w:t>
            </w:r>
            <w:r w:rsidRPr="00C57904">
              <w:rPr>
                <w:rFonts w:hint="eastAsia"/>
                <w:sz w:val="20"/>
              </w:rPr>
              <w:t xml:space="preserve"> 3</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3</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벌금의</w:t>
            </w:r>
            <w:r w:rsidRPr="00C57904">
              <w:rPr>
                <w:rFonts w:hint="eastAsia"/>
                <w:sz w:val="20"/>
              </w:rPr>
              <w:t xml:space="preserve"> </w:t>
            </w:r>
            <w:r w:rsidRPr="00C57904">
              <w:rPr>
                <w:rFonts w:hint="eastAsia"/>
                <w:sz w:val="20"/>
              </w:rPr>
              <w:t>형사처벌이</w:t>
            </w:r>
            <w:r w:rsidRPr="00C57904">
              <w:rPr>
                <w:rFonts w:hint="eastAsia"/>
                <w:sz w:val="20"/>
              </w:rPr>
              <w:t xml:space="preserve"> </w:t>
            </w:r>
            <w:r w:rsidRPr="00C57904">
              <w:rPr>
                <w:rFonts w:hint="eastAsia"/>
                <w:sz w:val="20"/>
              </w:rPr>
              <w:t>부과될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96</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4</w:t>
            </w:r>
            <w:r w:rsidRPr="00C57904">
              <w:rPr>
                <w:rFonts w:hint="eastAsia"/>
                <w:sz w:val="20"/>
              </w:rPr>
              <w:t>호</w:t>
            </w:r>
            <w:r w:rsidRPr="00C57904">
              <w:rPr>
                <w:rFonts w:hint="eastAsia"/>
                <w:sz w:val="20"/>
              </w:rPr>
              <w:t>).</w:t>
            </w:r>
          </w:p>
          <w:p w14:paraId="1C713E36" w14:textId="77777777" w:rsidR="00026A7E" w:rsidRPr="00C57904" w:rsidRDefault="00026A7E" w:rsidP="0091358C">
            <w:pPr>
              <w:pStyle w:val="a5"/>
              <w:widowControl/>
              <w:autoSpaceDE w:val="0"/>
              <w:adjustRightInd/>
              <w:snapToGrid/>
              <w:spacing w:line="240" w:lineRule="auto"/>
              <w:ind w:leftChars="0" w:left="400"/>
              <w:rPr>
                <w:sz w:val="20"/>
              </w:rPr>
            </w:pPr>
          </w:p>
          <w:p w14:paraId="3F6C6732"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호</w:t>
            </w:r>
            <w:r w:rsidRPr="00C57904">
              <w:rPr>
                <w:rFonts w:hint="eastAsia"/>
                <w:sz w:val="20"/>
              </w:rPr>
              <w:t>)</w:t>
            </w:r>
            <w:r w:rsidRPr="00C57904">
              <w:rPr>
                <w:sz w:val="20"/>
              </w:rPr>
              <w:t>.</w:t>
            </w:r>
          </w:p>
        </w:tc>
      </w:tr>
      <w:tr w:rsidR="00026A7E" w:rsidRPr="00DD6F84" w14:paraId="2A88D632"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25CAF677" w14:textId="77777777" w:rsidR="00026A7E" w:rsidRPr="00DD6F84" w:rsidRDefault="00026A7E" w:rsidP="0091358C">
            <w:pPr>
              <w:pStyle w:val="a5"/>
              <w:spacing w:line="280" w:lineRule="atLeast"/>
              <w:ind w:leftChars="0" w:left="0"/>
              <w:jc w:val="center"/>
              <w:rPr>
                <w:sz w:val="20"/>
                <w:szCs w:val="20"/>
              </w:rPr>
            </w:pPr>
            <w:proofErr w:type="spellStart"/>
            <w:r>
              <w:rPr>
                <w:rFonts w:hint="eastAsia"/>
                <w:sz w:val="20"/>
              </w:rPr>
              <w:t>테크사</w:t>
            </w:r>
            <w:proofErr w:type="spellEnd"/>
            <w:r>
              <w:rPr>
                <w:rFonts w:hint="eastAsia"/>
                <w:sz w:val="20"/>
              </w:rPr>
              <w:t>(</w:t>
            </w:r>
            <w:r>
              <w:rPr>
                <w:rFonts w:hint="eastAsia"/>
                <w:sz w:val="20"/>
              </w:rPr>
              <w:t>하수급인</w:t>
            </w:r>
            <w:r>
              <w:rPr>
                <w:rFonts w:hint="eastAsia"/>
                <w:sz w:val="20"/>
              </w:rPr>
              <w:t>)</w:t>
            </w:r>
          </w:p>
        </w:tc>
        <w:tc>
          <w:tcPr>
            <w:tcW w:w="1725" w:type="pct"/>
            <w:tcBorders>
              <w:top w:val="single" w:sz="4" w:space="0" w:color="404040" w:themeColor="text1" w:themeTint="BF"/>
              <w:bottom w:val="single" w:sz="4" w:space="0" w:color="404040" w:themeColor="text1" w:themeTint="BF"/>
            </w:tcBorders>
            <w:vAlign w:val="center"/>
          </w:tcPr>
          <w:p w14:paraId="765DFCE2"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하지</w:t>
            </w:r>
            <w:r w:rsidRPr="00C57904">
              <w:rPr>
                <w:rFonts w:hint="eastAsia"/>
                <w:sz w:val="20"/>
              </w:rPr>
              <w:t xml:space="preserve"> </w:t>
            </w:r>
            <w:r w:rsidRPr="00C57904">
              <w:rPr>
                <w:rFonts w:hint="eastAsia"/>
                <w:sz w:val="20"/>
              </w:rPr>
              <w:t>않고</w:t>
            </w:r>
            <w:r w:rsidRPr="00C57904">
              <w:rPr>
                <w:rFonts w:hint="eastAsia"/>
                <w:sz w:val="20"/>
              </w:rPr>
              <w:t xml:space="preserve"> 1,500</w:t>
            </w:r>
            <w:r w:rsidRPr="00C57904">
              <w:rPr>
                <w:rFonts w:hint="eastAsia"/>
                <w:sz w:val="20"/>
              </w:rPr>
              <w:t>만원</w:t>
            </w:r>
            <w:r w:rsidRPr="00C57904">
              <w:rPr>
                <w:rFonts w:hint="eastAsia"/>
                <w:sz w:val="20"/>
              </w:rPr>
              <w:t xml:space="preserve"> </w:t>
            </w:r>
            <w:r w:rsidRPr="00C57904">
              <w:rPr>
                <w:rFonts w:hint="eastAsia"/>
                <w:sz w:val="20"/>
              </w:rPr>
              <w:t>이상의</w:t>
            </w:r>
            <w:r w:rsidRPr="00C57904">
              <w:rPr>
                <w:rFonts w:hint="eastAsia"/>
                <w:sz w:val="20"/>
              </w:rPr>
              <w:t xml:space="preserve"> </w:t>
            </w:r>
            <w:r w:rsidRPr="00C57904">
              <w:rPr>
                <w:rFonts w:hint="eastAsia"/>
                <w:sz w:val="20"/>
              </w:rPr>
              <w:t>건설공</w:t>
            </w:r>
            <w:r w:rsidRPr="00C57904">
              <w:rPr>
                <w:rFonts w:hint="eastAsia"/>
                <w:sz w:val="20"/>
              </w:rPr>
              <w:lastRenderedPageBreak/>
              <w:t>사계약을</w:t>
            </w:r>
            <w:r w:rsidRPr="00C57904">
              <w:rPr>
                <w:rFonts w:hint="eastAsia"/>
                <w:sz w:val="20"/>
              </w:rPr>
              <w:t xml:space="preserve"> </w:t>
            </w:r>
            <w:r w:rsidRPr="00C57904">
              <w:rPr>
                <w:rFonts w:hint="eastAsia"/>
                <w:sz w:val="20"/>
              </w:rPr>
              <w:t>체결함</w:t>
            </w:r>
            <w:r w:rsidRPr="00C57904">
              <w:rPr>
                <w:rFonts w:hint="eastAsia"/>
                <w:sz w:val="20"/>
              </w:rPr>
              <w:t>.</w:t>
            </w:r>
            <w:r w:rsidRPr="00C57904">
              <w:rPr>
                <w:sz w:val="20"/>
              </w:rPr>
              <w:br/>
            </w:r>
          </w:p>
          <w:p w14:paraId="0EBB5926"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직접시공</w:t>
            </w:r>
            <w:r w:rsidRPr="00C57904">
              <w:rPr>
                <w:sz w:val="20"/>
              </w:rPr>
              <w:t xml:space="preserve"> </w:t>
            </w:r>
            <w:r w:rsidRPr="00C57904">
              <w:rPr>
                <w:rFonts w:hint="eastAsia"/>
                <w:sz w:val="20"/>
              </w:rPr>
              <w:t>의무</w:t>
            </w:r>
            <w:r w:rsidRPr="00C57904">
              <w:rPr>
                <w:sz w:val="20"/>
              </w:rPr>
              <w:t xml:space="preserve">: </w:t>
            </w:r>
            <w:r w:rsidRPr="00C57904">
              <w:rPr>
                <w:rFonts w:hint="eastAsia"/>
                <w:sz w:val="20"/>
              </w:rPr>
              <w:t>발주자인</w:t>
            </w:r>
            <w:r w:rsidRPr="00C57904">
              <w:rPr>
                <w:sz w:val="20"/>
              </w:rPr>
              <w:t xml:space="preserve"> </w:t>
            </w:r>
            <w:r w:rsidRPr="00C57904">
              <w:rPr>
                <w:rFonts w:hint="eastAsia"/>
                <w:sz w:val="20"/>
              </w:rPr>
              <w:t>고객의</w:t>
            </w:r>
            <w:r w:rsidRPr="00C57904">
              <w:rPr>
                <w:sz w:val="20"/>
              </w:rPr>
              <w:t xml:space="preserve"> </w:t>
            </w:r>
            <w:r w:rsidRPr="00C57904">
              <w:rPr>
                <w:rFonts w:hint="eastAsia"/>
                <w:sz w:val="20"/>
              </w:rPr>
              <w:t>서면</w:t>
            </w:r>
            <w:r w:rsidRPr="00C57904">
              <w:rPr>
                <w:sz w:val="20"/>
              </w:rPr>
              <w:t xml:space="preserve"> </w:t>
            </w:r>
            <w:r w:rsidRPr="00C57904">
              <w:rPr>
                <w:rFonts w:hint="eastAsia"/>
                <w:sz w:val="20"/>
              </w:rPr>
              <w:t>동의를</w:t>
            </w:r>
            <w:r w:rsidRPr="00C57904">
              <w:rPr>
                <w:sz w:val="20"/>
              </w:rPr>
              <w:t xml:space="preserve"> </w:t>
            </w:r>
            <w:r w:rsidRPr="00C57904">
              <w:rPr>
                <w:rFonts w:hint="eastAsia"/>
                <w:sz w:val="20"/>
              </w:rPr>
              <w:t>받는</w:t>
            </w:r>
            <w:r w:rsidRPr="00C57904">
              <w:rPr>
                <w:sz w:val="20"/>
              </w:rPr>
              <w:t xml:space="preserve"> </w:t>
            </w:r>
            <w:r w:rsidRPr="00C57904">
              <w:rPr>
                <w:rFonts w:hint="eastAsia"/>
                <w:sz w:val="20"/>
              </w:rPr>
              <w:t>경우</w:t>
            </w:r>
            <w:r w:rsidRPr="00C57904">
              <w:rPr>
                <w:sz w:val="20"/>
              </w:rPr>
              <w:t xml:space="preserve"> </w:t>
            </w:r>
            <w:r w:rsidRPr="00C57904">
              <w:rPr>
                <w:rFonts w:hint="eastAsia"/>
                <w:sz w:val="20"/>
              </w:rPr>
              <w:t>가능함</w:t>
            </w:r>
            <w:r w:rsidRPr="00C57904">
              <w:rPr>
                <w:sz w:val="20"/>
              </w:rPr>
              <w:t>.</w:t>
            </w:r>
          </w:p>
          <w:p w14:paraId="4457C1C6" w14:textId="77777777" w:rsidR="00026A7E" w:rsidRPr="00C57904" w:rsidRDefault="00026A7E" w:rsidP="0091358C">
            <w:pPr>
              <w:pStyle w:val="a5"/>
              <w:widowControl/>
              <w:autoSpaceDE w:val="0"/>
              <w:adjustRightInd/>
              <w:snapToGrid/>
              <w:spacing w:line="240" w:lineRule="auto"/>
              <w:ind w:leftChars="0" w:left="400"/>
              <w:rPr>
                <w:sz w:val="20"/>
              </w:rPr>
            </w:pPr>
          </w:p>
          <w:p w14:paraId="75B1A0E4"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재하도급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r w:rsidRPr="00C57904">
              <w:rPr>
                <w:rFonts w:hint="eastAsia"/>
                <w:sz w:val="20"/>
              </w:rPr>
              <w:t>하도급</w:t>
            </w:r>
            <w:r w:rsidRPr="00C57904">
              <w:rPr>
                <w:rFonts w:hint="eastAsia"/>
                <w:sz w:val="20"/>
              </w:rPr>
              <w:t xml:space="preserve"> </w:t>
            </w:r>
            <w:r w:rsidRPr="00C57904">
              <w:rPr>
                <w:rFonts w:hint="eastAsia"/>
                <w:sz w:val="20"/>
              </w:rPr>
              <w:t>받은</w:t>
            </w:r>
            <w:r w:rsidRPr="00C57904">
              <w:rPr>
                <w:rFonts w:hint="eastAsia"/>
                <w:sz w:val="20"/>
              </w:rPr>
              <w:t xml:space="preserve"> </w:t>
            </w:r>
            <w:r w:rsidRPr="00C57904">
              <w:rPr>
                <w:rFonts w:hint="eastAsia"/>
                <w:sz w:val="20"/>
              </w:rPr>
              <w:t>공사의</w:t>
            </w:r>
            <w:r w:rsidRPr="00C57904">
              <w:rPr>
                <w:rFonts w:hint="eastAsia"/>
                <w:sz w:val="20"/>
              </w:rPr>
              <w:t xml:space="preserve"> </w:t>
            </w:r>
            <w:r w:rsidRPr="00C57904">
              <w:rPr>
                <w:rFonts w:hint="eastAsia"/>
                <w:sz w:val="20"/>
              </w:rPr>
              <w:t>전부를</w:t>
            </w:r>
            <w:r w:rsidRPr="00C57904">
              <w:rPr>
                <w:rFonts w:hint="eastAsia"/>
                <w:sz w:val="20"/>
              </w:rPr>
              <w:t xml:space="preserve"> </w:t>
            </w:r>
            <w:ins w:id="384" w:author="heesung.ahn" w:date="2021-08-31T01:02:00Z">
              <w:r w:rsidR="00640CF7">
                <w:rPr>
                  <w:rFonts w:hint="eastAsia"/>
                  <w:sz w:val="20"/>
                </w:rPr>
                <w:t>시공기사에게</w:t>
              </w:r>
              <w:r w:rsidR="00640CF7">
                <w:rPr>
                  <w:rFonts w:hint="eastAsia"/>
                  <w:sz w:val="20"/>
                </w:rPr>
                <w:t xml:space="preserve"> </w:t>
              </w:r>
            </w:ins>
            <w:proofErr w:type="spellStart"/>
            <w:r w:rsidRPr="00C57904">
              <w:rPr>
                <w:rFonts w:hint="eastAsia"/>
                <w:sz w:val="20"/>
              </w:rPr>
              <w:t>재하도급함</w:t>
            </w:r>
            <w:proofErr w:type="spellEnd"/>
            <w:r w:rsidRPr="00C57904">
              <w:rPr>
                <w:rFonts w:hint="eastAsia"/>
                <w:sz w:val="20"/>
              </w:rPr>
              <w:t>.</w:t>
            </w:r>
          </w:p>
        </w:tc>
        <w:tc>
          <w:tcPr>
            <w:tcW w:w="1725" w:type="pct"/>
            <w:tcBorders>
              <w:top w:val="single" w:sz="4" w:space="0" w:color="404040" w:themeColor="text1" w:themeTint="BF"/>
              <w:bottom w:val="single" w:sz="4" w:space="0" w:color="404040" w:themeColor="text1" w:themeTint="BF"/>
            </w:tcBorders>
            <w:shd w:val="clear" w:color="auto" w:fill="auto"/>
            <w:vAlign w:val="center"/>
          </w:tcPr>
          <w:p w14:paraId="3A765479"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lastRenderedPageBreak/>
              <w:t>5</w:t>
            </w:r>
            <w:r w:rsidRPr="00C57904">
              <w:rPr>
                <w:rFonts w:hint="eastAsia"/>
                <w:sz w:val="20"/>
              </w:rPr>
              <w:t>년</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징역</w:t>
            </w:r>
            <w:r w:rsidRPr="00C57904">
              <w:rPr>
                <w:rFonts w:hint="eastAsia"/>
                <w:sz w:val="20"/>
              </w:rPr>
              <w:t xml:space="preserve"> </w:t>
            </w:r>
            <w:r w:rsidRPr="00C57904">
              <w:rPr>
                <w:rFonts w:hint="eastAsia"/>
                <w:sz w:val="20"/>
              </w:rPr>
              <w:t>또는</w:t>
            </w:r>
            <w:r w:rsidRPr="00C57904">
              <w:rPr>
                <w:rFonts w:hint="eastAsia"/>
                <w:sz w:val="20"/>
              </w:rPr>
              <w:t xml:space="preserve"> 5</w:t>
            </w:r>
            <w:r w:rsidRPr="00C57904">
              <w:rPr>
                <w:rFonts w:hint="eastAsia"/>
                <w:sz w:val="20"/>
              </w:rPr>
              <w:t>천만원</w:t>
            </w:r>
            <w:r w:rsidRPr="00C57904">
              <w:rPr>
                <w:rFonts w:hint="eastAsia"/>
                <w:sz w:val="20"/>
              </w:rPr>
              <w:t xml:space="preserve"> </w:t>
            </w:r>
            <w:r w:rsidRPr="00C57904">
              <w:rPr>
                <w:rFonts w:hint="eastAsia"/>
                <w:sz w:val="20"/>
              </w:rPr>
              <w:t>이하의</w:t>
            </w:r>
            <w:r w:rsidRPr="00C57904">
              <w:rPr>
                <w:rFonts w:hint="eastAsia"/>
                <w:sz w:val="20"/>
              </w:rPr>
              <w:t xml:space="preserve"> </w:t>
            </w:r>
            <w:r w:rsidRPr="00C57904">
              <w:rPr>
                <w:rFonts w:hint="eastAsia"/>
                <w:sz w:val="20"/>
              </w:rPr>
              <w:t>벌금에</w:t>
            </w:r>
            <w:r w:rsidRPr="00C57904">
              <w:rPr>
                <w:rFonts w:hint="eastAsia"/>
                <w:sz w:val="20"/>
              </w:rPr>
              <w:t xml:space="preserve"> </w:t>
            </w:r>
            <w:r w:rsidRPr="00C57904">
              <w:rPr>
                <w:rFonts w:hint="eastAsia"/>
                <w:sz w:val="20"/>
              </w:rPr>
              <w:t>처</w:t>
            </w:r>
            <w:r w:rsidRPr="00C57904">
              <w:rPr>
                <w:rFonts w:hint="eastAsia"/>
                <w:sz w:val="20"/>
              </w:rPr>
              <w:lastRenderedPageBreak/>
              <w:t>해질</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있음</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95</w:t>
            </w:r>
            <w:r w:rsidRPr="00C57904">
              <w:rPr>
                <w:rFonts w:hint="eastAsia"/>
                <w:sz w:val="20"/>
              </w:rPr>
              <w:t>조의</w:t>
            </w:r>
            <w:r w:rsidRPr="00C57904">
              <w:rPr>
                <w:rFonts w:hint="eastAsia"/>
                <w:sz w:val="20"/>
              </w:rPr>
              <w:t xml:space="preserve"> 2 </w:t>
            </w:r>
            <w:r w:rsidRPr="00C57904">
              <w:rPr>
                <w:rFonts w:hint="eastAsia"/>
                <w:sz w:val="20"/>
              </w:rPr>
              <w:t>제</w:t>
            </w:r>
            <w:r w:rsidRPr="00C57904">
              <w:rPr>
                <w:rFonts w:hint="eastAsia"/>
                <w:sz w:val="20"/>
              </w:rPr>
              <w:t>1</w:t>
            </w:r>
            <w:r w:rsidRPr="00C57904">
              <w:rPr>
                <w:rFonts w:hint="eastAsia"/>
                <w:sz w:val="20"/>
              </w:rPr>
              <w:t>호</w:t>
            </w:r>
            <w:r w:rsidRPr="00C57904">
              <w:rPr>
                <w:rFonts w:hint="eastAsia"/>
                <w:sz w:val="20"/>
              </w:rPr>
              <w:t>).</w:t>
            </w:r>
          </w:p>
          <w:p w14:paraId="6893735B" w14:textId="77777777" w:rsidR="00026A7E" w:rsidRPr="00C57904" w:rsidRDefault="00026A7E" w:rsidP="0091358C">
            <w:pPr>
              <w:pStyle w:val="a5"/>
              <w:widowControl/>
              <w:autoSpaceDE w:val="0"/>
              <w:adjustRightInd/>
              <w:snapToGrid/>
              <w:spacing w:line="240" w:lineRule="auto"/>
              <w:ind w:leftChars="0" w:left="400"/>
              <w:rPr>
                <w:sz w:val="20"/>
              </w:rPr>
            </w:pPr>
          </w:p>
          <w:p w14:paraId="7BBD5C3F"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1</w:t>
            </w:r>
            <w:r w:rsidRPr="00C57904">
              <w:rPr>
                <w:rFonts w:hint="eastAsia"/>
                <w:sz w:val="20"/>
              </w:rPr>
              <w:t>년</w:t>
            </w:r>
            <w:r w:rsidRPr="00C57904">
              <w:rPr>
                <w:rFonts w:hint="eastAsia"/>
                <w:sz w:val="20"/>
              </w:rPr>
              <w:t xml:space="preserve"> </w:t>
            </w:r>
            <w:r w:rsidRPr="00C57904">
              <w:rPr>
                <w:rFonts w:hint="eastAsia"/>
                <w:sz w:val="20"/>
              </w:rPr>
              <w:t>이내의</w:t>
            </w:r>
            <w:r w:rsidRPr="00C57904">
              <w:rPr>
                <w:rFonts w:hint="eastAsia"/>
                <w:sz w:val="20"/>
              </w:rPr>
              <w:t xml:space="preserve"> </w:t>
            </w:r>
            <w:r w:rsidRPr="00C57904">
              <w:rPr>
                <w:rFonts w:hint="eastAsia"/>
                <w:sz w:val="20"/>
              </w:rPr>
              <w:t>영업정지</w:t>
            </w:r>
            <w:r w:rsidRPr="00C57904">
              <w:rPr>
                <w:rFonts w:hint="eastAsia"/>
                <w:sz w:val="20"/>
              </w:rPr>
              <w:t xml:space="preserve"> </w:t>
            </w:r>
            <w:r w:rsidRPr="00C57904">
              <w:rPr>
                <w:rFonts w:hint="eastAsia"/>
                <w:sz w:val="20"/>
              </w:rPr>
              <w:t>명령</w:t>
            </w:r>
            <w:r w:rsidRPr="00C57904">
              <w:rPr>
                <w:rFonts w:hint="eastAsia"/>
                <w:sz w:val="20"/>
              </w:rPr>
              <w:t xml:space="preserve"> </w:t>
            </w:r>
            <w:r w:rsidRPr="00C57904">
              <w:rPr>
                <w:rFonts w:hint="eastAsia"/>
                <w:sz w:val="20"/>
              </w:rPr>
              <w:t>또는</w:t>
            </w:r>
            <w:r w:rsidRPr="00C57904">
              <w:rPr>
                <w:rFonts w:hint="eastAsia"/>
                <w:sz w:val="20"/>
              </w:rPr>
              <w:t xml:space="preserve"> </w:t>
            </w:r>
            <w:r w:rsidRPr="00C57904">
              <w:rPr>
                <w:rFonts w:hint="eastAsia"/>
                <w:sz w:val="20"/>
              </w:rPr>
              <w:t>공사</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금액의</w:t>
            </w:r>
            <w:r w:rsidRPr="00C57904">
              <w:rPr>
                <w:rFonts w:hint="eastAsia"/>
                <w:sz w:val="20"/>
              </w:rPr>
              <w:t xml:space="preserve"> </w:t>
            </w:r>
            <w:r w:rsidRPr="00C57904">
              <w:rPr>
                <w:sz w:val="20"/>
              </w:rPr>
              <w:t>30%</w:t>
            </w:r>
            <w:r w:rsidRPr="00C57904">
              <w:rPr>
                <w:rFonts w:hint="eastAsia"/>
                <w:sz w:val="20"/>
              </w:rPr>
              <w:t>에</w:t>
            </w:r>
            <w:r w:rsidRPr="00C57904">
              <w:rPr>
                <w:rFonts w:hint="eastAsia"/>
                <w:sz w:val="20"/>
              </w:rPr>
              <w:t xml:space="preserve"> </w:t>
            </w:r>
            <w:r w:rsidRPr="00C57904">
              <w:rPr>
                <w:rFonts w:hint="eastAsia"/>
                <w:sz w:val="20"/>
              </w:rPr>
              <w:t>해당하는</w:t>
            </w:r>
            <w:r w:rsidRPr="00C57904">
              <w:rPr>
                <w:rFonts w:hint="eastAsia"/>
                <w:sz w:val="20"/>
              </w:rPr>
              <w:t xml:space="preserve"> </w:t>
            </w:r>
            <w:r w:rsidRPr="00C57904">
              <w:rPr>
                <w:rFonts w:hint="eastAsia"/>
                <w:sz w:val="20"/>
              </w:rPr>
              <w:t>영업정지에</w:t>
            </w:r>
            <w:r w:rsidRPr="00C57904">
              <w:rPr>
                <w:rFonts w:hint="eastAsia"/>
                <w:sz w:val="20"/>
              </w:rPr>
              <w:t xml:space="preserve"> </w:t>
            </w:r>
            <w:r w:rsidRPr="00C57904">
              <w:rPr>
                <w:rFonts w:hint="eastAsia"/>
                <w:sz w:val="20"/>
              </w:rPr>
              <w:t>갈음한</w:t>
            </w:r>
            <w:r w:rsidRPr="00C57904">
              <w:rPr>
                <w:rFonts w:hint="eastAsia"/>
                <w:sz w:val="20"/>
              </w:rPr>
              <w:t xml:space="preserve"> </w:t>
            </w:r>
            <w:r w:rsidRPr="00C57904">
              <w:rPr>
                <w:rFonts w:hint="eastAsia"/>
                <w:sz w:val="20"/>
              </w:rPr>
              <w:t>과징금</w:t>
            </w:r>
            <w:r w:rsidRPr="00C57904">
              <w:rPr>
                <w:rFonts w:hint="eastAsia"/>
                <w:sz w:val="20"/>
              </w:rPr>
              <w:t>(</w:t>
            </w:r>
            <w:r w:rsidRPr="00C57904">
              <w:rPr>
                <w:rFonts w:hint="eastAsia"/>
                <w:sz w:val="20"/>
              </w:rPr>
              <w:t>법</w:t>
            </w:r>
            <w:r w:rsidRPr="00C57904">
              <w:rPr>
                <w:rFonts w:hint="eastAsia"/>
                <w:sz w:val="20"/>
              </w:rPr>
              <w:t xml:space="preserve"> </w:t>
            </w:r>
            <w:r w:rsidRPr="00C57904">
              <w:rPr>
                <w:rFonts w:hint="eastAsia"/>
                <w:sz w:val="20"/>
              </w:rPr>
              <w:t>제</w:t>
            </w:r>
            <w:r w:rsidRPr="00C57904">
              <w:rPr>
                <w:rFonts w:hint="eastAsia"/>
                <w:sz w:val="20"/>
              </w:rPr>
              <w:t>82</w:t>
            </w:r>
            <w:r w:rsidRPr="00C57904">
              <w:rPr>
                <w:rFonts w:hint="eastAsia"/>
                <w:sz w:val="20"/>
              </w:rPr>
              <w:t>조</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항</w:t>
            </w:r>
            <w:r w:rsidRPr="00C57904">
              <w:rPr>
                <w:rFonts w:hint="eastAsia"/>
                <w:sz w:val="20"/>
              </w:rPr>
              <w:t xml:space="preserve"> </w:t>
            </w:r>
            <w:r w:rsidRPr="00C57904">
              <w:rPr>
                <w:rFonts w:hint="eastAsia"/>
                <w:sz w:val="20"/>
              </w:rPr>
              <w:t>제</w:t>
            </w:r>
            <w:r w:rsidRPr="00C57904">
              <w:rPr>
                <w:rFonts w:hint="eastAsia"/>
                <w:sz w:val="20"/>
              </w:rPr>
              <w:t>2</w:t>
            </w:r>
            <w:r w:rsidRPr="00C57904">
              <w:rPr>
                <w:rFonts w:hint="eastAsia"/>
                <w:sz w:val="20"/>
              </w:rPr>
              <w:t>호</w:t>
            </w:r>
            <w:r w:rsidRPr="00C57904">
              <w:rPr>
                <w:rFonts w:hint="eastAsia"/>
                <w:sz w:val="20"/>
              </w:rPr>
              <w:t>)</w:t>
            </w:r>
            <w:r w:rsidRPr="00C57904">
              <w:rPr>
                <w:sz w:val="20"/>
              </w:rPr>
              <w:t>.</w:t>
            </w:r>
          </w:p>
        </w:tc>
      </w:tr>
    </w:tbl>
    <w:p w14:paraId="5E8E1900" w14:textId="77777777" w:rsidR="00026A7E" w:rsidRDefault="00026A7E" w:rsidP="00026A7E">
      <w:pPr>
        <w:pStyle w:val="a5"/>
        <w:spacing w:after="240" w:line="370" w:lineRule="atLeast"/>
        <w:ind w:leftChars="0" w:left="1361"/>
        <w:rPr>
          <w:szCs w:val="22"/>
        </w:rPr>
      </w:pPr>
    </w:p>
    <w:p w14:paraId="0C61F0DE" w14:textId="77777777" w:rsidR="00026A7E" w:rsidRDefault="00026A7E" w:rsidP="00026A7E">
      <w:pPr>
        <w:pStyle w:val="a5"/>
        <w:numPr>
          <w:ilvl w:val="0"/>
          <w:numId w:val="30"/>
        </w:numPr>
        <w:spacing w:after="240" w:line="370" w:lineRule="atLeast"/>
        <w:ind w:leftChars="0"/>
        <w:rPr>
          <w:b/>
          <w:szCs w:val="22"/>
        </w:rPr>
      </w:pPr>
      <w:r>
        <w:rPr>
          <w:rFonts w:hint="eastAsia"/>
          <w:b/>
          <w:szCs w:val="22"/>
        </w:rPr>
        <w:t>건설공사의</w:t>
      </w:r>
      <w:r>
        <w:rPr>
          <w:rFonts w:hint="eastAsia"/>
          <w:b/>
          <w:szCs w:val="22"/>
        </w:rPr>
        <w:t xml:space="preserve"> </w:t>
      </w:r>
      <w:r>
        <w:rPr>
          <w:rFonts w:hint="eastAsia"/>
          <w:b/>
          <w:szCs w:val="22"/>
        </w:rPr>
        <w:t>각</w:t>
      </w:r>
      <w:r>
        <w:rPr>
          <w:rFonts w:hint="eastAsia"/>
          <w:b/>
          <w:szCs w:val="22"/>
        </w:rPr>
        <w:t xml:space="preserve"> </w:t>
      </w:r>
      <w:r>
        <w:rPr>
          <w:rFonts w:hint="eastAsia"/>
          <w:b/>
          <w:szCs w:val="22"/>
        </w:rPr>
        <w:t>단계별</w:t>
      </w:r>
      <w:r>
        <w:rPr>
          <w:rFonts w:hint="eastAsia"/>
          <w:b/>
          <w:szCs w:val="22"/>
        </w:rPr>
        <w:t xml:space="preserve"> </w:t>
      </w:r>
      <w:r>
        <w:rPr>
          <w:rFonts w:hint="eastAsia"/>
          <w:b/>
          <w:szCs w:val="22"/>
        </w:rPr>
        <w:t>검토</w:t>
      </w:r>
    </w:p>
    <w:p w14:paraId="24621C4A" w14:textId="77777777" w:rsidR="00026A7E" w:rsidRPr="009909AD" w:rsidRDefault="00026A7E" w:rsidP="00026A7E">
      <w:pPr>
        <w:pStyle w:val="a5"/>
        <w:spacing w:after="240" w:line="370" w:lineRule="atLeast"/>
        <w:ind w:leftChars="0" w:left="907"/>
        <w:rPr>
          <w:szCs w:val="22"/>
        </w:rPr>
      </w:pPr>
      <w:r>
        <w:rPr>
          <w:rFonts w:hint="eastAsia"/>
          <w:szCs w:val="22"/>
        </w:rPr>
        <w:t>건설산업법</w:t>
      </w:r>
      <w:r>
        <w:rPr>
          <w:rFonts w:hint="eastAsia"/>
          <w:szCs w:val="22"/>
        </w:rPr>
        <w:t xml:space="preserve"> </w:t>
      </w:r>
      <w:r>
        <w:rPr>
          <w:rFonts w:hint="eastAsia"/>
          <w:szCs w:val="22"/>
        </w:rPr>
        <w:t>규정을</w:t>
      </w:r>
      <w:r>
        <w:rPr>
          <w:rFonts w:hint="eastAsia"/>
          <w:szCs w:val="22"/>
        </w:rPr>
        <w:t xml:space="preserve"> </w:t>
      </w:r>
      <w:r>
        <w:rPr>
          <w:rFonts w:hint="eastAsia"/>
          <w:szCs w:val="22"/>
        </w:rPr>
        <w:t>종합하면</w:t>
      </w:r>
      <w:r>
        <w:rPr>
          <w:rFonts w:hint="eastAsia"/>
          <w:szCs w:val="22"/>
        </w:rPr>
        <w:t>,</w:t>
      </w:r>
      <w:r>
        <w:rPr>
          <w:szCs w:val="22"/>
        </w:rPr>
        <w:t xml:space="preserve"> </w:t>
      </w:r>
      <w:r>
        <w:rPr>
          <w:rFonts w:hint="eastAsia"/>
          <w:szCs w:val="22"/>
        </w:rPr>
        <w:t>각</w:t>
      </w:r>
      <w:r>
        <w:rPr>
          <w:rFonts w:hint="eastAsia"/>
          <w:szCs w:val="22"/>
        </w:rPr>
        <w:t xml:space="preserve"> </w:t>
      </w:r>
      <w:r>
        <w:rPr>
          <w:rFonts w:hint="eastAsia"/>
          <w:szCs w:val="22"/>
        </w:rPr>
        <w:t>단계별</w:t>
      </w:r>
      <w:r>
        <w:rPr>
          <w:rFonts w:hint="eastAsia"/>
          <w:szCs w:val="22"/>
        </w:rPr>
        <w:t xml:space="preserve"> </w:t>
      </w:r>
      <w:r>
        <w:rPr>
          <w:rFonts w:hint="eastAsia"/>
          <w:szCs w:val="22"/>
        </w:rPr>
        <w:t>다음과</w:t>
      </w:r>
      <w:r>
        <w:rPr>
          <w:rFonts w:hint="eastAsia"/>
          <w:szCs w:val="22"/>
        </w:rPr>
        <w:t xml:space="preserve"> </w:t>
      </w:r>
      <w:r>
        <w:rPr>
          <w:rFonts w:hint="eastAsia"/>
          <w:szCs w:val="22"/>
        </w:rPr>
        <w:t>같은</w:t>
      </w:r>
      <w:r>
        <w:rPr>
          <w:rFonts w:hint="eastAsia"/>
          <w:szCs w:val="22"/>
        </w:rPr>
        <w:t xml:space="preserve"> </w:t>
      </w:r>
      <w:r>
        <w:rPr>
          <w:rFonts w:hint="eastAsia"/>
          <w:szCs w:val="22"/>
        </w:rPr>
        <w:t>조치를</w:t>
      </w:r>
      <w:r>
        <w:rPr>
          <w:rFonts w:hint="eastAsia"/>
          <w:szCs w:val="22"/>
        </w:rPr>
        <w:t xml:space="preserve"> </w:t>
      </w:r>
      <w:r>
        <w:rPr>
          <w:rFonts w:hint="eastAsia"/>
          <w:szCs w:val="22"/>
        </w:rPr>
        <w:t>취해야</w:t>
      </w:r>
      <w:r>
        <w:rPr>
          <w:rFonts w:hint="eastAsia"/>
          <w:szCs w:val="22"/>
        </w:rPr>
        <w:t xml:space="preserve"> </w:t>
      </w:r>
      <w:r>
        <w:rPr>
          <w:rFonts w:hint="eastAsia"/>
          <w:szCs w:val="22"/>
        </w:rPr>
        <w:t>적법한</w:t>
      </w:r>
      <w:r>
        <w:rPr>
          <w:rFonts w:hint="eastAsia"/>
          <w:szCs w:val="22"/>
        </w:rPr>
        <w:t xml:space="preserve"> </w:t>
      </w:r>
      <w:r>
        <w:rPr>
          <w:rFonts w:hint="eastAsia"/>
          <w:szCs w:val="22"/>
        </w:rPr>
        <w:t>건설공사</w:t>
      </w:r>
      <w:r>
        <w:rPr>
          <w:rFonts w:hint="eastAsia"/>
          <w:szCs w:val="22"/>
        </w:rPr>
        <w:t xml:space="preserve"> </w:t>
      </w:r>
      <w:r>
        <w:rPr>
          <w:rFonts w:hint="eastAsia"/>
          <w:szCs w:val="22"/>
        </w:rPr>
        <w:t>진행이</w:t>
      </w:r>
      <w:r>
        <w:rPr>
          <w:rFonts w:hint="eastAsia"/>
          <w:szCs w:val="22"/>
        </w:rPr>
        <w:t xml:space="preserve"> </w:t>
      </w:r>
      <w:r>
        <w:rPr>
          <w:rFonts w:hint="eastAsia"/>
          <w:szCs w:val="22"/>
        </w:rPr>
        <w:t>가능함</w:t>
      </w:r>
      <w:r>
        <w:rPr>
          <w:rFonts w:hint="eastAsia"/>
          <w:szCs w:val="22"/>
        </w:rPr>
        <w:t>.</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05"/>
        <w:gridCol w:w="6027"/>
      </w:tblGrid>
      <w:tr w:rsidR="00026A7E" w:rsidRPr="00DD6F84" w14:paraId="44B78430" w14:textId="77777777" w:rsidTr="0091358C">
        <w:trPr>
          <w:trHeight w:val="340"/>
          <w:tblHeader/>
        </w:trPr>
        <w:tc>
          <w:tcPr>
            <w:tcW w:w="1549" w:type="pct"/>
            <w:tcBorders>
              <w:top w:val="single" w:sz="12" w:space="0" w:color="404040" w:themeColor="text1" w:themeTint="BF"/>
              <w:bottom w:val="single" w:sz="4" w:space="0" w:color="404040" w:themeColor="text1" w:themeTint="BF"/>
            </w:tcBorders>
            <w:shd w:val="clear" w:color="auto" w:fill="DEEEEE"/>
            <w:vAlign w:val="center"/>
          </w:tcPr>
          <w:p w14:paraId="62E3F9BB"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구분</w:t>
            </w:r>
          </w:p>
        </w:tc>
        <w:tc>
          <w:tcPr>
            <w:tcW w:w="3451" w:type="pct"/>
            <w:tcBorders>
              <w:top w:val="single" w:sz="12" w:space="0" w:color="404040" w:themeColor="text1" w:themeTint="BF"/>
              <w:bottom w:val="single" w:sz="4" w:space="0" w:color="404040" w:themeColor="text1" w:themeTint="BF"/>
            </w:tcBorders>
            <w:shd w:val="clear" w:color="auto" w:fill="DEEEEE"/>
            <w:vAlign w:val="center"/>
          </w:tcPr>
          <w:p w14:paraId="5EF05346"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내용</w:t>
            </w:r>
          </w:p>
        </w:tc>
      </w:tr>
      <w:tr w:rsidR="00026A7E" w:rsidRPr="00E23873" w14:paraId="0996B944"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4F570485" w14:textId="77777777" w:rsidR="00026A7E" w:rsidRPr="00DD6F84" w:rsidRDefault="00026A7E" w:rsidP="0091358C">
            <w:pPr>
              <w:pStyle w:val="a5"/>
              <w:spacing w:line="280" w:lineRule="atLeast"/>
              <w:ind w:leftChars="0" w:left="0"/>
              <w:jc w:val="center"/>
              <w:rPr>
                <w:sz w:val="20"/>
                <w:szCs w:val="20"/>
              </w:rPr>
            </w:pPr>
            <w:r>
              <w:rPr>
                <w:rFonts w:hint="eastAsia"/>
                <w:sz w:val="20"/>
              </w:rPr>
              <w:t>한샘서비스</w:t>
            </w:r>
            <w:r>
              <w:rPr>
                <w:rFonts w:hint="eastAsia"/>
                <w:sz w:val="20"/>
              </w:rPr>
              <w:t>(</w:t>
            </w:r>
            <w:r>
              <w:rPr>
                <w:rFonts w:hint="eastAsia"/>
                <w:sz w:val="20"/>
              </w:rPr>
              <w:t>수급인</w:t>
            </w:r>
            <w:r>
              <w:rPr>
                <w:rFonts w:hint="eastAsia"/>
                <w:sz w:val="20"/>
              </w:rPr>
              <w:t>)</w:t>
            </w:r>
          </w:p>
        </w:tc>
        <w:tc>
          <w:tcPr>
            <w:tcW w:w="3451" w:type="pct"/>
            <w:tcBorders>
              <w:top w:val="single" w:sz="4" w:space="0" w:color="404040" w:themeColor="text1" w:themeTint="BF"/>
              <w:bottom w:val="single" w:sz="4" w:space="0" w:color="404040" w:themeColor="text1" w:themeTint="BF"/>
            </w:tcBorders>
            <w:vAlign w:val="center"/>
          </w:tcPr>
          <w:p w14:paraId="58554F69" w14:textId="77777777" w:rsidR="00026A7E" w:rsidRPr="00624EC6"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발주자의</w:t>
            </w:r>
            <w:r>
              <w:rPr>
                <w:rFonts w:hint="eastAsia"/>
                <w:sz w:val="20"/>
              </w:rPr>
              <w:t xml:space="preserve"> </w:t>
            </w:r>
            <w:r w:rsidRPr="00C57904">
              <w:rPr>
                <w:rFonts w:hint="eastAsia"/>
                <w:sz w:val="20"/>
              </w:rPr>
              <w:t>서면</w:t>
            </w:r>
            <w:r w:rsidRPr="00C57904">
              <w:rPr>
                <w:rFonts w:hint="eastAsia"/>
                <w:sz w:val="20"/>
              </w:rPr>
              <w:t xml:space="preserve"> </w:t>
            </w:r>
            <w:r w:rsidRPr="00C57904">
              <w:rPr>
                <w:rFonts w:hint="eastAsia"/>
                <w:sz w:val="20"/>
              </w:rPr>
              <w:t>동의를</w:t>
            </w:r>
            <w:r w:rsidRPr="00C57904">
              <w:rPr>
                <w:rFonts w:hint="eastAsia"/>
                <w:sz w:val="20"/>
              </w:rPr>
              <w:t xml:space="preserve"> </w:t>
            </w:r>
            <w:r w:rsidRPr="00C57904">
              <w:rPr>
                <w:rFonts w:hint="eastAsia"/>
                <w:sz w:val="20"/>
              </w:rPr>
              <w:t>받아야</w:t>
            </w:r>
            <w:r w:rsidRPr="00C57904">
              <w:rPr>
                <w:rFonts w:hint="eastAsia"/>
                <w:sz w:val="20"/>
              </w:rPr>
              <w:t xml:space="preserve"> </w:t>
            </w:r>
            <w:r w:rsidRPr="00C57904">
              <w:rPr>
                <w:rFonts w:hint="eastAsia"/>
                <w:sz w:val="20"/>
              </w:rPr>
              <w:t>하고</w:t>
            </w:r>
            <w:r w:rsidRPr="00C57904">
              <w:rPr>
                <w:sz w:val="20"/>
              </w:rPr>
              <w:t>(</w:t>
            </w:r>
            <w:r w:rsidRPr="00C57904">
              <w:rPr>
                <w:rFonts w:hint="eastAsia"/>
                <w:sz w:val="20"/>
              </w:rPr>
              <w:t>직접시공</w:t>
            </w:r>
            <w:r w:rsidRPr="00C57904">
              <w:rPr>
                <w:rFonts w:hint="eastAsia"/>
                <w:sz w:val="20"/>
              </w:rPr>
              <w:t xml:space="preserve"> </w:t>
            </w:r>
            <w:r w:rsidRPr="00C57904">
              <w:rPr>
                <w:rFonts w:hint="eastAsia"/>
                <w:sz w:val="20"/>
              </w:rPr>
              <w:t>의무</w:t>
            </w:r>
            <w:r w:rsidRPr="00C57904">
              <w:rPr>
                <w:rFonts w:hint="eastAsia"/>
                <w:sz w:val="20"/>
              </w:rPr>
              <w:t>)</w:t>
            </w:r>
            <w:r w:rsidRPr="00C57904">
              <w:rPr>
                <w:sz w:val="20"/>
              </w:rPr>
              <w:t xml:space="preserve">, </w:t>
            </w:r>
          </w:p>
          <w:p w14:paraId="5BD45AF7" w14:textId="77777777" w:rsidR="00026A7E" w:rsidRPr="00624EC6"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공사를</w:t>
            </w:r>
            <w:r w:rsidRPr="00C57904">
              <w:rPr>
                <w:rFonts w:hint="eastAsia"/>
                <w:sz w:val="20"/>
              </w:rPr>
              <w:t xml:space="preserve"> </w:t>
            </w:r>
            <w:r w:rsidRPr="00C57904">
              <w:rPr>
                <w:rFonts w:hint="eastAsia"/>
                <w:sz w:val="20"/>
              </w:rPr>
              <w:t>계획</w:t>
            </w:r>
            <w:r w:rsidRPr="00C57904">
              <w:rPr>
                <w:rFonts w:hint="eastAsia"/>
                <w:sz w:val="20"/>
              </w:rPr>
              <w:t>,</w:t>
            </w:r>
            <w:r w:rsidRPr="00C57904">
              <w:rPr>
                <w:sz w:val="20"/>
              </w:rPr>
              <w:t xml:space="preserve"> </w:t>
            </w:r>
            <w:r w:rsidRPr="00C57904">
              <w:rPr>
                <w:rFonts w:hint="eastAsia"/>
                <w:sz w:val="20"/>
              </w:rPr>
              <w:t>관리</w:t>
            </w:r>
            <w:r w:rsidRPr="00C57904">
              <w:rPr>
                <w:rFonts w:hint="eastAsia"/>
                <w:sz w:val="20"/>
              </w:rPr>
              <w:t xml:space="preserve"> </w:t>
            </w:r>
            <w:r w:rsidRPr="00C57904">
              <w:rPr>
                <w:rFonts w:hint="eastAsia"/>
                <w:sz w:val="20"/>
              </w:rPr>
              <w:t>및</w:t>
            </w:r>
            <w:r w:rsidRPr="00C57904">
              <w:rPr>
                <w:rFonts w:hint="eastAsia"/>
                <w:sz w:val="20"/>
              </w:rPr>
              <w:t xml:space="preserve"> </w:t>
            </w:r>
            <w:r w:rsidRPr="00C57904">
              <w:rPr>
                <w:rFonts w:hint="eastAsia"/>
                <w:sz w:val="20"/>
              </w:rPr>
              <w:t>조정하면서</w:t>
            </w:r>
            <w:r w:rsidRPr="00C57904">
              <w:rPr>
                <w:rFonts w:hint="eastAsia"/>
                <w:sz w:val="20"/>
              </w:rPr>
              <w:t xml:space="preserve"> </w:t>
            </w:r>
            <w:r w:rsidRPr="00C57904">
              <w:rPr>
                <w:sz w:val="20"/>
              </w:rPr>
              <w:t>2</w:t>
            </w:r>
            <w:r w:rsidRPr="00C57904">
              <w:rPr>
                <w:rFonts w:hint="eastAsia"/>
                <w:sz w:val="20"/>
              </w:rPr>
              <w:t>인</w:t>
            </w:r>
            <w:r w:rsidRPr="00C57904">
              <w:rPr>
                <w:rFonts w:hint="eastAsia"/>
                <w:sz w:val="20"/>
              </w:rPr>
              <w:t xml:space="preserve"> </w:t>
            </w:r>
            <w:r w:rsidRPr="00C57904">
              <w:rPr>
                <w:rFonts w:hint="eastAsia"/>
                <w:sz w:val="20"/>
              </w:rPr>
              <w:t>이상에게</w:t>
            </w:r>
            <w:r w:rsidRPr="00C57904">
              <w:rPr>
                <w:rFonts w:hint="eastAsia"/>
                <w:sz w:val="20"/>
              </w:rPr>
              <w:t xml:space="preserve"> </w:t>
            </w:r>
            <w:r w:rsidRPr="00C57904">
              <w:rPr>
                <w:rFonts w:hint="eastAsia"/>
                <w:sz w:val="20"/>
              </w:rPr>
              <w:t>분할하여</w:t>
            </w:r>
            <w:r w:rsidRPr="00C57904">
              <w:rPr>
                <w:rFonts w:hint="eastAsia"/>
                <w:sz w:val="20"/>
              </w:rPr>
              <w:t xml:space="preserve"> </w:t>
            </w:r>
            <w:r w:rsidRPr="00C57904">
              <w:rPr>
                <w:rFonts w:hint="eastAsia"/>
                <w:sz w:val="20"/>
              </w:rPr>
              <w:t>하도급해야</w:t>
            </w:r>
            <w:r w:rsidRPr="00C57904">
              <w:rPr>
                <w:rFonts w:hint="eastAsia"/>
                <w:sz w:val="20"/>
              </w:rPr>
              <w:t xml:space="preserve"> </w:t>
            </w:r>
            <w:r w:rsidRPr="00C57904">
              <w:rPr>
                <w:rFonts w:hint="eastAsia"/>
                <w:sz w:val="20"/>
              </w:rPr>
              <w:t>하며</w:t>
            </w:r>
            <w:r w:rsidRPr="00C57904">
              <w:rPr>
                <w:sz w:val="20"/>
              </w:rPr>
              <w:t>(</w:t>
            </w:r>
            <w:r w:rsidRPr="00C57904">
              <w:rPr>
                <w:rFonts w:hint="eastAsia"/>
                <w:sz w:val="20"/>
              </w:rPr>
              <w:t>일괄</w:t>
            </w:r>
            <w:r w:rsidRPr="00C57904">
              <w:rPr>
                <w:rFonts w:hint="eastAsia"/>
                <w:sz w:val="20"/>
              </w:rPr>
              <w:t xml:space="preserve"> </w:t>
            </w:r>
            <w:r w:rsidRPr="00C57904">
              <w:rPr>
                <w:rFonts w:hint="eastAsia"/>
                <w:sz w:val="20"/>
              </w:rPr>
              <w:t>하도급</w:t>
            </w:r>
            <w:r w:rsidRPr="00C57904">
              <w:rPr>
                <w:rFonts w:hint="eastAsia"/>
                <w:sz w:val="20"/>
              </w:rPr>
              <w:t xml:space="preserve"> </w:t>
            </w:r>
            <w:r w:rsidRPr="00C57904">
              <w:rPr>
                <w:rFonts w:hint="eastAsia"/>
                <w:sz w:val="20"/>
              </w:rPr>
              <w:t>금지</w:t>
            </w:r>
            <w:r w:rsidRPr="00C57904">
              <w:rPr>
                <w:rFonts w:hint="eastAsia"/>
                <w:sz w:val="20"/>
              </w:rPr>
              <w:t>)</w:t>
            </w:r>
            <w:r w:rsidRPr="00C57904">
              <w:rPr>
                <w:sz w:val="20"/>
              </w:rPr>
              <w:t xml:space="preserve">, </w:t>
            </w:r>
          </w:p>
          <w:p w14:paraId="7CB29E2D" w14:textId="77777777" w:rsidR="00026A7E" w:rsidRPr="00624EC6"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건설공사의</w:t>
            </w:r>
            <w:r w:rsidRPr="00C57904">
              <w:rPr>
                <w:rFonts w:hint="eastAsia"/>
                <w:sz w:val="20"/>
              </w:rPr>
              <w:t xml:space="preserve"> </w:t>
            </w:r>
            <w:r w:rsidRPr="00C57904">
              <w:rPr>
                <w:rFonts w:hint="eastAsia"/>
                <w:sz w:val="20"/>
              </w:rPr>
              <w:t>일부는</w:t>
            </w:r>
            <w:r w:rsidRPr="00C57904">
              <w:rPr>
                <w:rFonts w:hint="eastAsia"/>
                <w:sz w:val="20"/>
              </w:rPr>
              <w:t xml:space="preserve"> </w:t>
            </w:r>
            <w:r w:rsidRPr="00C57904">
              <w:rPr>
                <w:rFonts w:hint="eastAsia"/>
                <w:sz w:val="20"/>
              </w:rPr>
              <w:t>직접</w:t>
            </w:r>
            <w:r w:rsidRPr="00C57904">
              <w:rPr>
                <w:rFonts w:hint="eastAsia"/>
                <w:sz w:val="20"/>
              </w:rPr>
              <w:t xml:space="preserve"> </w:t>
            </w:r>
            <w:r w:rsidRPr="00C57904">
              <w:rPr>
                <w:rFonts w:hint="eastAsia"/>
                <w:sz w:val="20"/>
              </w:rPr>
              <w:t>수행해야</w:t>
            </w:r>
            <w:r w:rsidRPr="00C57904">
              <w:rPr>
                <w:rFonts w:hint="eastAsia"/>
                <w:sz w:val="20"/>
              </w:rPr>
              <w:t xml:space="preserve"> </w:t>
            </w:r>
            <w:r w:rsidRPr="00C57904">
              <w:rPr>
                <w:rFonts w:hint="eastAsia"/>
                <w:sz w:val="20"/>
              </w:rPr>
              <w:t>하고</w:t>
            </w:r>
            <w:r w:rsidRPr="00C57904">
              <w:rPr>
                <w:sz w:val="20"/>
              </w:rPr>
              <w:t>(</w:t>
            </w:r>
            <w:r w:rsidRPr="00C57904">
              <w:rPr>
                <w:rFonts w:hint="eastAsia"/>
                <w:sz w:val="20"/>
              </w:rPr>
              <w:t>전문공사의</w:t>
            </w:r>
            <w:r w:rsidRPr="00C57904">
              <w:rPr>
                <w:rFonts w:hint="eastAsia"/>
                <w:sz w:val="20"/>
              </w:rPr>
              <w:t xml:space="preserve"> </w:t>
            </w:r>
            <w:r w:rsidRPr="00C57904">
              <w:rPr>
                <w:rFonts w:hint="eastAsia"/>
                <w:sz w:val="20"/>
              </w:rPr>
              <w:t>하도급</w:t>
            </w:r>
            <w:r w:rsidRPr="00C57904">
              <w:rPr>
                <w:rFonts w:hint="eastAsia"/>
                <w:sz w:val="20"/>
              </w:rPr>
              <w:t>)</w:t>
            </w:r>
            <w:r w:rsidRPr="00C57904">
              <w:rPr>
                <w:sz w:val="20"/>
              </w:rPr>
              <w:t>,</w:t>
            </w:r>
          </w:p>
          <w:p w14:paraId="6B6B2C7D" w14:textId="77777777" w:rsidR="00026A7E" w:rsidRPr="00E23873"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건설업</w:t>
            </w:r>
            <w:r w:rsidRPr="00C57904">
              <w:rPr>
                <w:rFonts w:hint="eastAsia"/>
                <w:sz w:val="20"/>
              </w:rPr>
              <w:t xml:space="preserve"> </w:t>
            </w:r>
            <w:r w:rsidRPr="00C57904">
              <w:rPr>
                <w:rFonts w:hint="eastAsia"/>
                <w:sz w:val="20"/>
              </w:rPr>
              <w:t>등록을</w:t>
            </w:r>
            <w:r w:rsidRPr="00C57904">
              <w:rPr>
                <w:rFonts w:hint="eastAsia"/>
                <w:sz w:val="20"/>
              </w:rPr>
              <w:t xml:space="preserve"> </w:t>
            </w:r>
            <w:r w:rsidRPr="00C57904">
              <w:rPr>
                <w:rFonts w:hint="eastAsia"/>
                <w:sz w:val="20"/>
              </w:rPr>
              <w:t>한</w:t>
            </w:r>
            <w:r w:rsidRPr="00C57904">
              <w:rPr>
                <w:rFonts w:hint="eastAsia"/>
                <w:sz w:val="20"/>
              </w:rPr>
              <w:t xml:space="preserve"> </w:t>
            </w:r>
            <w:proofErr w:type="spellStart"/>
            <w:r w:rsidRPr="00C57904">
              <w:rPr>
                <w:rFonts w:hint="eastAsia"/>
                <w:sz w:val="20"/>
              </w:rPr>
              <w:t>테크사에게</w:t>
            </w:r>
            <w:proofErr w:type="spellEnd"/>
            <w:r w:rsidRPr="00C57904">
              <w:rPr>
                <w:rFonts w:hint="eastAsia"/>
                <w:sz w:val="20"/>
              </w:rPr>
              <w:t xml:space="preserve"> </w:t>
            </w:r>
            <w:r w:rsidRPr="00C57904">
              <w:rPr>
                <w:rFonts w:hint="eastAsia"/>
                <w:sz w:val="20"/>
              </w:rPr>
              <w:t>하도급해야</w:t>
            </w:r>
            <w:r w:rsidRPr="00C57904">
              <w:rPr>
                <w:rFonts w:hint="eastAsia"/>
                <w:sz w:val="20"/>
              </w:rPr>
              <w:t xml:space="preserve"> </w:t>
            </w:r>
            <w:r w:rsidRPr="00C57904">
              <w:rPr>
                <w:rFonts w:hint="eastAsia"/>
                <w:sz w:val="20"/>
              </w:rPr>
              <w:t>함</w:t>
            </w:r>
            <w:r w:rsidRPr="00C57904">
              <w:rPr>
                <w:rFonts w:hint="eastAsia"/>
                <w:sz w:val="20"/>
              </w:rPr>
              <w:t>(</w:t>
            </w:r>
            <w:r w:rsidRPr="00C57904">
              <w:rPr>
                <w:rFonts w:hint="eastAsia"/>
                <w:sz w:val="20"/>
              </w:rPr>
              <w:t>하수급인의</w:t>
            </w:r>
            <w:r w:rsidRPr="00C57904">
              <w:rPr>
                <w:rFonts w:hint="eastAsia"/>
                <w:sz w:val="20"/>
              </w:rPr>
              <w:t xml:space="preserve"> </w:t>
            </w:r>
            <w:r w:rsidRPr="00C57904">
              <w:rPr>
                <w:rFonts w:hint="eastAsia"/>
                <w:sz w:val="20"/>
              </w:rPr>
              <w:t>자격</w:t>
            </w:r>
            <w:r w:rsidRPr="00C57904">
              <w:rPr>
                <w:rFonts w:hint="eastAsia"/>
                <w:sz w:val="20"/>
              </w:rPr>
              <w:t xml:space="preserve"> </w:t>
            </w:r>
            <w:r w:rsidRPr="00C57904">
              <w:rPr>
                <w:rFonts w:hint="eastAsia"/>
                <w:sz w:val="20"/>
              </w:rPr>
              <w:t>제한</w:t>
            </w:r>
            <w:r w:rsidRPr="00C57904">
              <w:rPr>
                <w:rFonts w:hint="eastAsia"/>
                <w:sz w:val="20"/>
              </w:rPr>
              <w:t>)</w:t>
            </w:r>
          </w:p>
        </w:tc>
      </w:tr>
      <w:tr w:rsidR="00026A7E" w:rsidRPr="00E23873" w14:paraId="07E44CC0"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764E10EF" w14:textId="77777777" w:rsidR="00026A7E" w:rsidRDefault="00026A7E" w:rsidP="0091358C">
            <w:pPr>
              <w:pStyle w:val="a5"/>
              <w:spacing w:line="280" w:lineRule="atLeast"/>
              <w:ind w:leftChars="0" w:left="0"/>
              <w:jc w:val="center"/>
              <w:rPr>
                <w:sz w:val="20"/>
              </w:rPr>
            </w:pPr>
            <w:proofErr w:type="spellStart"/>
            <w:r>
              <w:rPr>
                <w:rFonts w:hint="eastAsia"/>
                <w:sz w:val="20"/>
              </w:rPr>
              <w:t>테크사</w:t>
            </w:r>
            <w:proofErr w:type="spellEnd"/>
            <w:r>
              <w:rPr>
                <w:rFonts w:hint="eastAsia"/>
                <w:sz w:val="20"/>
              </w:rPr>
              <w:t>(</w:t>
            </w:r>
            <w:r>
              <w:rPr>
                <w:rFonts w:hint="eastAsia"/>
                <w:sz w:val="20"/>
              </w:rPr>
              <w:t>하수급인</w:t>
            </w:r>
            <w:r>
              <w:rPr>
                <w:rFonts w:hint="eastAsia"/>
                <w:sz w:val="20"/>
              </w:rPr>
              <w:t>)</w:t>
            </w:r>
          </w:p>
        </w:tc>
        <w:tc>
          <w:tcPr>
            <w:tcW w:w="3451" w:type="pct"/>
            <w:tcBorders>
              <w:top w:val="single" w:sz="4" w:space="0" w:color="404040" w:themeColor="text1" w:themeTint="BF"/>
              <w:bottom w:val="single" w:sz="4" w:space="0" w:color="404040" w:themeColor="text1" w:themeTint="BF"/>
            </w:tcBorders>
            <w:vAlign w:val="center"/>
          </w:tcPr>
          <w:p w14:paraId="2BEC999C"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건설업</w:t>
            </w:r>
            <w:r w:rsidRPr="00C57904">
              <w:rPr>
                <w:sz w:val="20"/>
              </w:rPr>
              <w:t xml:space="preserve"> </w:t>
            </w:r>
            <w:r w:rsidRPr="00C57904">
              <w:rPr>
                <w:rFonts w:hint="eastAsia"/>
                <w:sz w:val="20"/>
              </w:rPr>
              <w:t>등록을</w:t>
            </w:r>
            <w:r w:rsidRPr="00C57904">
              <w:rPr>
                <w:sz w:val="20"/>
              </w:rPr>
              <w:t xml:space="preserve"> </w:t>
            </w:r>
            <w:r w:rsidRPr="00C57904">
              <w:rPr>
                <w:rFonts w:hint="eastAsia"/>
                <w:sz w:val="20"/>
              </w:rPr>
              <w:t>해야</w:t>
            </w:r>
            <w:r w:rsidRPr="00C57904">
              <w:rPr>
                <w:sz w:val="20"/>
              </w:rPr>
              <w:t xml:space="preserve"> </w:t>
            </w:r>
            <w:r w:rsidRPr="00C57904">
              <w:rPr>
                <w:rFonts w:hint="eastAsia"/>
                <w:sz w:val="20"/>
              </w:rPr>
              <w:t>하고</w:t>
            </w:r>
            <w:r w:rsidRPr="00C57904">
              <w:rPr>
                <w:rFonts w:hint="eastAsia"/>
                <w:sz w:val="20"/>
              </w:rPr>
              <w:t>(</w:t>
            </w:r>
            <w:r w:rsidRPr="00C57904">
              <w:rPr>
                <w:rFonts w:hint="eastAsia"/>
                <w:sz w:val="20"/>
              </w:rPr>
              <w:t>건설업</w:t>
            </w:r>
            <w:r w:rsidRPr="00C57904">
              <w:rPr>
                <w:rFonts w:hint="eastAsia"/>
                <w:sz w:val="20"/>
              </w:rPr>
              <w:t xml:space="preserve"> </w:t>
            </w:r>
            <w:r w:rsidRPr="00C57904">
              <w:rPr>
                <w:rFonts w:hint="eastAsia"/>
                <w:sz w:val="20"/>
              </w:rPr>
              <w:t>등록</w:t>
            </w:r>
            <w:r w:rsidRPr="00C57904">
              <w:rPr>
                <w:rFonts w:hint="eastAsia"/>
                <w:sz w:val="20"/>
              </w:rPr>
              <w:t>)</w:t>
            </w:r>
            <w:r w:rsidRPr="00C57904">
              <w:rPr>
                <w:sz w:val="20"/>
              </w:rPr>
              <w:t xml:space="preserve">, </w:t>
            </w:r>
          </w:p>
          <w:p w14:paraId="2ECDC805"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발주자</w:t>
            </w:r>
            <w:r w:rsidRPr="00C57904">
              <w:rPr>
                <w:sz w:val="20"/>
              </w:rPr>
              <w:t xml:space="preserve"> </w:t>
            </w:r>
            <w:r w:rsidRPr="00C57904">
              <w:rPr>
                <w:rFonts w:hint="eastAsia"/>
                <w:sz w:val="20"/>
              </w:rPr>
              <w:t>및</w:t>
            </w:r>
            <w:r w:rsidRPr="00C57904">
              <w:rPr>
                <w:sz w:val="20"/>
              </w:rPr>
              <w:t xml:space="preserve"> </w:t>
            </w:r>
            <w:r w:rsidRPr="00C57904">
              <w:rPr>
                <w:rFonts w:hint="eastAsia"/>
                <w:sz w:val="20"/>
              </w:rPr>
              <w:t>수급인의</w:t>
            </w:r>
            <w:r w:rsidRPr="00C57904">
              <w:rPr>
                <w:sz w:val="20"/>
              </w:rPr>
              <w:t xml:space="preserve"> </w:t>
            </w:r>
            <w:r w:rsidRPr="00C57904">
              <w:rPr>
                <w:rFonts w:hint="eastAsia"/>
                <w:sz w:val="20"/>
              </w:rPr>
              <w:t>승낙을</w:t>
            </w:r>
            <w:r w:rsidRPr="00C57904">
              <w:rPr>
                <w:sz w:val="20"/>
              </w:rPr>
              <w:t xml:space="preserve"> </w:t>
            </w:r>
            <w:r w:rsidRPr="00C57904">
              <w:rPr>
                <w:rFonts w:hint="eastAsia"/>
                <w:sz w:val="20"/>
              </w:rPr>
              <w:t>받고</w:t>
            </w:r>
            <w:r w:rsidRPr="00C57904">
              <w:rPr>
                <w:sz w:val="20"/>
              </w:rPr>
              <w:t xml:space="preserve">, </w:t>
            </w:r>
            <w:r w:rsidRPr="00C57904">
              <w:rPr>
                <w:rFonts w:hint="eastAsia"/>
                <w:sz w:val="20"/>
              </w:rPr>
              <w:t>전문공사</w:t>
            </w:r>
            <w:r w:rsidRPr="00C57904">
              <w:rPr>
                <w:sz w:val="20"/>
              </w:rPr>
              <w:t xml:space="preserve"> </w:t>
            </w:r>
            <w:r w:rsidRPr="00C57904">
              <w:rPr>
                <w:rFonts w:hint="eastAsia"/>
                <w:sz w:val="20"/>
              </w:rPr>
              <w:t>중</w:t>
            </w:r>
            <w:r w:rsidRPr="00C57904">
              <w:rPr>
                <w:sz w:val="20"/>
              </w:rPr>
              <w:t xml:space="preserve"> </w:t>
            </w:r>
            <w:r w:rsidRPr="00C57904">
              <w:rPr>
                <w:rFonts w:hint="eastAsia"/>
                <w:sz w:val="20"/>
              </w:rPr>
              <w:t>하도급</w:t>
            </w:r>
            <w:r w:rsidRPr="00C57904">
              <w:rPr>
                <w:sz w:val="20"/>
              </w:rPr>
              <w:t xml:space="preserve"> </w:t>
            </w:r>
            <w:r w:rsidRPr="00C57904">
              <w:rPr>
                <w:rFonts w:hint="eastAsia"/>
                <w:sz w:val="20"/>
              </w:rPr>
              <w:t>받은</w:t>
            </w:r>
            <w:r w:rsidRPr="00C57904">
              <w:rPr>
                <w:sz w:val="20"/>
              </w:rPr>
              <w:t xml:space="preserve"> </w:t>
            </w:r>
            <w:r w:rsidRPr="00C57904">
              <w:rPr>
                <w:rFonts w:hint="eastAsia"/>
                <w:sz w:val="20"/>
              </w:rPr>
              <w:t>공사금액의</w:t>
            </w:r>
            <w:r w:rsidRPr="00C57904">
              <w:rPr>
                <w:sz w:val="20"/>
              </w:rPr>
              <w:t xml:space="preserve"> 20% </w:t>
            </w:r>
            <w:r w:rsidRPr="00C57904">
              <w:rPr>
                <w:rFonts w:hint="eastAsia"/>
                <w:sz w:val="20"/>
              </w:rPr>
              <w:t>이내에서</w:t>
            </w:r>
            <w:r w:rsidRPr="00C57904">
              <w:rPr>
                <w:sz w:val="20"/>
              </w:rPr>
              <w:t xml:space="preserve"> </w:t>
            </w:r>
            <w:r w:rsidRPr="00C57904">
              <w:rPr>
                <w:rFonts w:hint="eastAsia"/>
                <w:sz w:val="20"/>
              </w:rPr>
              <w:t>엄격한</w:t>
            </w:r>
            <w:r w:rsidRPr="00C57904">
              <w:rPr>
                <w:sz w:val="20"/>
              </w:rPr>
              <w:t xml:space="preserve"> </w:t>
            </w:r>
            <w:r w:rsidRPr="00C57904">
              <w:rPr>
                <w:rFonts w:hint="eastAsia"/>
                <w:sz w:val="20"/>
              </w:rPr>
              <w:t>예외</w:t>
            </w:r>
            <w:r w:rsidRPr="00C57904">
              <w:rPr>
                <w:sz w:val="20"/>
              </w:rPr>
              <w:t xml:space="preserve"> </w:t>
            </w:r>
            <w:r w:rsidRPr="00C57904">
              <w:rPr>
                <w:rFonts w:hint="eastAsia"/>
                <w:sz w:val="20"/>
              </w:rPr>
              <w:t>요건을</w:t>
            </w:r>
            <w:r w:rsidRPr="00C57904">
              <w:rPr>
                <w:sz w:val="20"/>
              </w:rPr>
              <w:t xml:space="preserve"> </w:t>
            </w:r>
            <w:r w:rsidRPr="00C57904">
              <w:rPr>
                <w:rFonts w:hint="eastAsia"/>
                <w:sz w:val="20"/>
              </w:rPr>
              <w:t>갖춘</w:t>
            </w:r>
            <w:r w:rsidRPr="00C57904">
              <w:rPr>
                <w:sz w:val="20"/>
              </w:rPr>
              <w:t xml:space="preserve"> </w:t>
            </w:r>
            <w:r w:rsidRPr="00C57904">
              <w:rPr>
                <w:rFonts w:hint="eastAsia"/>
                <w:sz w:val="20"/>
              </w:rPr>
              <w:t>경우</w:t>
            </w:r>
            <w:r w:rsidRPr="00C57904">
              <w:footnoteReference w:id="15"/>
            </w:r>
            <w:proofErr w:type="spellStart"/>
            <w:r w:rsidRPr="00C57904">
              <w:rPr>
                <w:rFonts w:hint="eastAsia"/>
                <w:sz w:val="20"/>
              </w:rPr>
              <w:t>에</w:t>
            </w:r>
            <w:proofErr w:type="spellEnd"/>
            <w:r w:rsidRPr="00C57904">
              <w:rPr>
                <w:sz w:val="20"/>
              </w:rPr>
              <w:t xml:space="preserve"> </w:t>
            </w:r>
            <w:r w:rsidRPr="00C57904">
              <w:rPr>
                <w:rFonts w:hint="eastAsia"/>
                <w:sz w:val="20"/>
              </w:rPr>
              <w:t>한하여</w:t>
            </w:r>
            <w:r w:rsidRPr="00C57904">
              <w:rPr>
                <w:sz w:val="20"/>
              </w:rPr>
              <w:t xml:space="preserve"> </w:t>
            </w:r>
            <w:r w:rsidRPr="00C57904">
              <w:rPr>
                <w:rFonts w:hint="eastAsia"/>
                <w:sz w:val="20"/>
              </w:rPr>
              <w:t>재하도급을</w:t>
            </w:r>
            <w:r w:rsidRPr="00C57904">
              <w:rPr>
                <w:sz w:val="20"/>
              </w:rPr>
              <w:t xml:space="preserve"> </w:t>
            </w:r>
            <w:r w:rsidRPr="00C57904">
              <w:rPr>
                <w:rFonts w:hint="eastAsia"/>
                <w:sz w:val="20"/>
              </w:rPr>
              <w:t>할</w:t>
            </w:r>
            <w:r w:rsidRPr="00C57904">
              <w:rPr>
                <w:sz w:val="20"/>
              </w:rPr>
              <w:t xml:space="preserve"> </w:t>
            </w:r>
            <w:r w:rsidRPr="00C57904">
              <w:rPr>
                <w:rFonts w:hint="eastAsia"/>
                <w:sz w:val="20"/>
              </w:rPr>
              <w:t>수</w:t>
            </w:r>
            <w:r w:rsidRPr="00C57904">
              <w:rPr>
                <w:sz w:val="20"/>
              </w:rPr>
              <w:t xml:space="preserve"> </w:t>
            </w:r>
            <w:r w:rsidRPr="00C57904">
              <w:rPr>
                <w:rFonts w:hint="eastAsia"/>
                <w:sz w:val="20"/>
              </w:rPr>
              <w:t>있으며</w:t>
            </w:r>
            <w:r w:rsidRPr="00C57904">
              <w:rPr>
                <w:sz w:val="20"/>
              </w:rPr>
              <w:t>(</w:t>
            </w:r>
            <w:r w:rsidRPr="00C57904">
              <w:rPr>
                <w:rFonts w:hint="eastAsia"/>
                <w:sz w:val="20"/>
              </w:rPr>
              <w:t>전문공사의</w:t>
            </w:r>
            <w:r w:rsidRPr="00C57904">
              <w:rPr>
                <w:sz w:val="20"/>
              </w:rPr>
              <w:t xml:space="preserve"> </w:t>
            </w:r>
            <w:r w:rsidRPr="00C57904">
              <w:rPr>
                <w:rFonts w:hint="eastAsia"/>
                <w:sz w:val="20"/>
              </w:rPr>
              <w:t>재하도급</w:t>
            </w:r>
            <w:r w:rsidRPr="00C57904">
              <w:rPr>
                <w:sz w:val="20"/>
              </w:rPr>
              <w:t xml:space="preserve"> </w:t>
            </w:r>
            <w:r w:rsidRPr="00C57904">
              <w:rPr>
                <w:rFonts w:hint="eastAsia"/>
                <w:sz w:val="20"/>
              </w:rPr>
              <w:t>금지</w:t>
            </w:r>
            <w:r w:rsidRPr="00C57904">
              <w:rPr>
                <w:sz w:val="20"/>
              </w:rPr>
              <w:t xml:space="preserve">), </w:t>
            </w:r>
          </w:p>
          <w:p w14:paraId="55DBD4A9"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공사예정금액</w:t>
            </w:r>
            <w:r w:rsidRPr="00C57904">
              <w:rPr>
                <w:sz w:val="20"/>
              </w:rPr>
              <w:t xml:space="preserve"> 1,500</w:t>
            </w:r>
            <w:r w:rsidRPr="00C57904">
              <w:rPr>
                <w:rFonts w:hint="eastAsia"/>
                <w:sz w:val="20"/>
              </w:rPr>
              <w:t>만원</w:t>
            </w:r>
            <w:r w:rsidRPr="00C57904">
              <w:footnoteReference w:id="16"/>
            </w:r>
            <w:r w:rsidRPr="00C57904">
              <w:rPr>
                <w:sz w:val="20"/>
              </w:rPr>
              <w:t xml:space="preserve"> </w:t>
            </w:r>
            <w:r w:rsidRPr="00C57904">
              <w:rPr>
                <w:rFonts w:hint="eastAsia"/>
                <w:sz w:val="20"/>
              </w:rPr>
              <w:t>이상</w:t>
            </w:r>
            <w:r w:rsidRPr="00C57904">
              <w:rPr>
                <w:sz w:val="20"/>
              </w:rPr>
              <w:t xml:space="preserve"> </w:t>
            </w:r>
            <w:r w:rsidRPr="00C57904">
              <w:rPr>
                <w:rFonts w:hint="eastAsia"/>
                <w:sz w:val="20"/>
              </w:rPr>
              <w:t>공사</w:t>
            </w:r>
            <w:r w:rsidRPr="00C57904">
              <w:rPr>
                <w:sz w:val="20"/>
              </w:rPr>
              <w:t xml:space="preserve"> </w:t>
            </w:r>
            <w:r w:rsidRPr="00C57904">
              <w:rPr>
                <w:rFonts w:hint="eastAsia"/>
                <w:sz w:val="20"/>
              </w:rPr>
              <w:t>하도급시</w:t>
            </w:r>
            <w:r w:rsidRPr="00C57904">
              <w:rPr>
                <w:sz w:val="20"/>
              </w:rPr>
              <w:t xml:space="preserve"> </w:t>
            </w:r>
            <w:r w:rsidRPr="00C57904">
              <w:rPr>
                <w:rFonts w:hint="eastAsia"/>
                <w:sz w:val="20"/>
              </w:rPr>
              <w:t>건설업</w:t>
            </w:r>
            <w:r w:rsidRPr="00C57904">
              <w:rPr>
                <w:sz w:val="20"/>
              </w:rPr>
              <w:t xml:space="preserve"> </w:t>
            </w:r>
            <w:r w:rsidRPr="00C57904">
              <w:rPr>
                <w:rFonts w:hint="eastAsia"/>
                <w:sz w:val="20"/>
              </w:rPr>
              <w:t>등록한</w:t>
            </w:r>
            <w:r w:rsidRPr="00C57904">
              <w:rPr>
                <w:sz w:val="20"/>
              </w:rPr>
              <w:t xml:space="preserve"> </w:t>
            </w:r>
            <w:r w:rsidRPr="00C57904">
              <w:rPr>
                <w:rFonts w:hint="eastAsia"/>
                <w:sz w:val="20"/>
              </w:rPr>
              <w:t>시공기사에게</w:t>
            </w:r>
            <w:r w:rsidRPr="00C57904">
              <w:rPr>
                <w:sz w:val="20"/>
              </w:rPr>
              <w:t xml:space="preserve"> </w:t>
            </w:r>
            <w:r w:rsidRPr="00C57904">
              <w:rPr>
                <w:rFonts w:hint="eastAsia"/>
                <w:sz w:val="20"/>
              </w:rPr>
              <w:t>하도급해야</w:t>
            </w:r>
            <w:r w:rsidRPr="00C57904">
              <w:rPr>
                <w:sz w:val="20"/>
              </w:rPr>
              <w:t xml:space="preserve"> </w:t>
            </w:r>
            <w:r w:rsidRPr="00C57904">
              <w:rPr>
                <w:rFonts w:hint="eastAsia"/>
                <w:sz w:val="20"/>
              </w:rPr>
              <w:t>함</w:t>
            </w:r>
          </w:p>
        </w:tc>
      </w:tr>
      <w:tr w:rsidR="00026A7E" w:rsidRPr="00E23873" w14:paraId="051E5A3C"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5C6122B6" w14:textId="77777777" w:rsidR="00026A7E" w:rsidRDefault="00026A7E" w:rsidP="0091358C">
            <w:pPr>
              <w:pStyle w:val="a5"/>
              <w:spacing w:line="280" w:lineRule="atLeast"/>
              <w:ind w:leftChars="0" w:left="0"/>
              <w:jc w:val="center"/>
              <w:rPr>
                <w:sz w:val="20"/>
              </w:rPr>
            </w:pPr>
            <w:r>
              <w:rPr>
                <w:rFonts w:hint="eastAsia"/>
                <w:sz w:val="20"/>
              </w:rPr>
              <w:t>시공기사</w:t>
            </w:r>
            <w:r>
              <w:rPr>
                <w:rFonts w:hint="eastAsia"/>
                <w:sz w:val="20"/>
              </w:rPr>
              <w:t>(</w:t>
            </w:r>
            <w:r>
              <w:rPr>
                <w:rFonts w:hint="eastAsia"/>
                <w:sz w:val="20"/>
              </w:rPr>
              <w:t>재하수급인</w:t>
            </w:r>
            <w:r>
              <w:rPr>
                <w:rFonts w:hint="eastAsia"/>
                <w:sz w:val="20"/>
              </w:rPr>
              <w:t>)</w:t>
            </w:r>
          </w:p>
        </w:tc>
        <w:tc>
          <w:tcPr>
            <w:tcW w:w="3451" w:type="pct"/>
            <w:tcBorders>
              <w:top w:val="single" w:sz="4" w:space="0" w:color="404040" w:themeColor="text1" w:themeTint="BF"/>
              <w:bottom w:val="single" w:sz="4" w:space="0" w:color="404040" w:themeColor="text1" w:themeTint="BF"/>
            </w:tcBorders>
            <w:vAlign w:val="center"/>
          </w:tcPr>
          <w:p w14:paraId="157D8C77" w14:textId="77777777" w:rsidR="00026A7E" w:rsidRPr="001504BA"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공사예정금액</w:t>
            </w:r>
            <w:r w:rsidRPr="008B53FD">
              <w:rPr>
                <w:rFonts w:hint="eastAsia"/>
                <w:sz w:val="20"/>
              </w:rPr>
              <w:t xml:space="preserve"> </w:t>
            </w:r>
            <w:r w:rsidRPr="00C57904">
              <w:rPr>
                <w:rFonts w:hint="eastAsia"/>
                <w:sz w:val="20"/>
              </w:rPr>
              <w:t>1,500</w:t>
            </w:r>
            <w:r w:rsidRPr="00C57904">
              <w:rPr>
                <w:rFonts w:hint="eastAsia"/>
                <w:sz w:val="20"/>
              </w:rPr>
              <w:t>만원</w:t>
            </w:r>
            <w:r w:rsidRPr="00C57904">
              <w:rPr>
                <w:rFonts w:hint="eastAsia"/>
                <w:sz w:val="20"/>
              </w:rPr>
              <w:t xml:space="preserve"> </w:t>
            </w:r>
            <w:r w:rsidRPr="00C57904">
              <w:rPr>
                <w:rFonts w:hint="eastAsia"/>
                <w:sz w:val="20"/>
              </w:rPr>
              <w:t>이상의</w:t>
            </w:r>
            <w:r w:rsidRPr="00C57904">
              <w:rPr>
                <w:rFonts w:hint="eastAsia"/>
                <w:sz w:val="20"/>
              </w:rPr>
              <w:t xml:space="preserve"> </w:t>
            </w:r>
            <w:r w:rsidRPr="00C57904">
              <w:rPr>
                <w:rFonts w:hint="eastAsia"/>
                <w:sz w:val="20"/>
              </w:rPr>
              <w:t>공사계약을</w:t>
            </w:r>
            <w:r w:rsidRPr="00C57904">
              <w:rPr>
                <w:rFonts w:hint="eastAsia"/>
                <w:sz w:val="20"/>
              </w:rPr>
              <w:t xml:space="preserve"> </w:t>
            </w:r>
            <w:r w:rsidRPr="00C57904">
              <w:rPr>
                <w:rFonts w:hint="eastAsia"/>
                <w:sz w:val="20"/>
              </w:rPr>
              <w:t>체결할</w:t>
            </w:r>
            <w:r w:rsidRPr="00C57904">
              <w:rPr>
                <w:rFonts w:hint="eastAsia"/>
                <w:sz w:val="20"/>
              </w:rPr>
              <w:t xml:space="preserve"> </w:t>
            </w:r>
            <w:r w:rsidRPr="00C57904">
              <w:rPr>
                <w:rFonts w:hint="eastAsia"/>
                <w:sz w:val="20"/>
              </w:rPr>
              <w:t>경우</w:t>
            </w:r>
            <w:r w:rsidRPr="00C57904">
              <w:rPr>
                <w:rFonts w:hint="eastAsia"/>
                <w:sz w:val="20"/>
              </w:rPr>
              <w:t xml:space="preserve"> </w:t>
            </w:r>
            <w:r w:rsidRPr="00C57904">
              <w:rPr>
                <w:rFonts w:hint="eastAsia"/>
                <w:sz w:val="20"/>
              </w:rPr>
              <w:t>건설업등록을</w:t>
            </w:r>
            <w:r w:rsidRPr="00C57904">
              <w:rPr>
                <w:rFonts w:hint="eastAsia"/>
                <w:sz w:val="20"/>
              </w:rPr>
              <w:t xml:space="preserve"> </w:t>
            </w:r>
            <w:r w:rsidRPr="00C57904">
              <w:rPr>
                <w:rFonts w:hint="eastAsia"/>
                <w:sz w:val="20"/>
              </w:rPr>
              <w:t>해야</w:t>
            </w:r>
            <w:r w:rsidRPr="00C57904">
              <w:rPr>
                <w:rFonts w:hint="eastAsia"/>
                <w:sz w:val="20"/>
              </w:rPr>
              <w:t xml:space="preserve"> </w:t>
            </w:r>
            <w:r w:rsidRPr="00C57904">
              <w:rPr>
                <w:rFonts w:hint="eastAsia"/>
                <w:sz w:val="20"/>
              </w:rPr>
              <w:t>함</w:t>
            </w:r>
          </w:p>
          <w:p w14:paraId="0C827DBC" w14:textId="77777777" w:rsidR="00026A7E" w:rsidRPr="00E23873" w:rsidRDefault="00026A7E" w:rsidP="0091358C">
            <w:pPr>
              <w:pStyle w:val="a5"/>
              <w:widowControl/>
              <w:numPr>
                <w:ilvl w:val="0"/>
                <w:numId w:val="115"/>
              </w:numPr>
              <w:autoSpaceDE w:val="0"/>
              <w:adjustRightInd/>
              <w:snapToGrid/>
              <w:spacing w:line="240" w:lineRule="auto"/>
              <w:ind w:leftChars="0"/>
              <w:rPr>
                <w:sz w:val="20"/>
              </w:rPr>
            </w:pPr>
            <w:r w:rsidRPr="00C57904">
              <w:rPr>
                <w:rFonts w:hint="eastAsia"/>
                <w:sz w:val="20"/>
              </w:rPr>
              <w:t>단</w:t>
            </w:r>
            <w:r w:rsidRPr="00C57904">
              <w:rPr>
                <w:rFonts w:hint="eastAsia"/>
                <w:sz w:val="20"/>
              </w:rPr>
              <w:t xml:space="preserve">, </w:t>
            </w:r>
            <w:r w:rsidRPr="00C57904">
              <w:rPr>
                <w:rFonts w:hint="eastAsia"/>
                <w:sz w:val="20"/>
              </w:rPr>
              <w:t>단순한</w:t>
            </w:r>
            <w:r w:rsidRPr="00C57904">
              <w:rPr>
                <w:rFonts w:hint="eastAsia"/>
                <w:sz w:val="20"/>
              </w:rPr>
              <w:t xml:space="preserve"> </w:t>
            </w:r>
            <w:r w:rsidRPr="00C57904">
              <w:rPr>
                <w:rFonts w:hint="eastAsia"/>
                <w:sz w:val="20"/>
              </w:rPr>
              <w:t>노무공급업무는</w:t>
            </w:r>
            <w:r w:rsidRPr="00C57904">
              <w:rPr>
                <w:rFonts w:hint="eastAsia"/>
                <w:sz w:val="20"/>
              </w:rPr>
              <w:t xml:space="preserve"> </w:t>
            </w:r>
            <w:r w:rsidRPr="00C57904">
              <w:rPr>
                <w:sz w:val="20"/>
              </w:rPr>
              <w:t>‘</w:t>
            </w:r>
            <w:r w:rsidRPr="00C57904">
              <w:rPr>
                <w:rFonts w:hint="eastAsia"/>
                <w:sz w:val="20"/>
              </w:rPr>
              <w:t>건설업</w:t>
            </w:r>
            <w:r w:rsidRPr="00C57904">
              <w:rPr>
                <w:sz w:val="20"/>
              </w:rPr>
              <w:t>’</w:t>
            </w:r>
            <w:proofErr w:type="spellStart"/>
            <w:r w:rsidRPr="00C57904">
              <w:rPr>
                <w:rFonts w:hint="eastAsia"/>
                <w:sz w:val="20"/>
              </w:rPr>
              <w:t>에</w:t>
            </w:r>
            <w:proofErr w:type="spellEnd"/>
            <w:r w:rsidRPr="00C57904">
              <w:rPr>
                <w:rFonts w:hint="eastAsia"/>
                <w:sz w:val="20"/>
              </w:rPr>
              <w:t xml:space="preserve"> </w:t>
            </w:r>
            <w:r w:rsidRPr="00C57904">
              <w:rPr>
                <w:rFonts w:hint="eastAsia"/>
                <w:sz w:val="20"/>
              </w:rPr>
              <w:t>포함되지</w:t>
            </w:r>
            <w:r w:rsidRPr="00C57904">
              <w:rPr>
                <w:rFonts w:hint="eastAsia"/>
                <w:sz w:val="20"/>
              </w:rPr>
              <w:t xml:space="preserve"> </w:t>
            </w:r>
            <w:r w:rsidRPr="00C57904">
              <w:rPr>
                <w:rFonts w:hint="eastAsia"/>
                <w:sz w:val="20"/>
              </w:rPr>
              <w:t>않는</w:t>
            </w:r>
            <w:r w:rsidRPr="00C57904">
              <w:rPr>
                <w:rFonts w:hint="eastAsia"/>
                <w:sz w:val="20"/>
              </w:rPr>
              <w:t xml:space="preserve"> </w:t>
            </w:r>
            <w:r w:rsidRPr="00C57904">
              <w:rPr>
                <w:rFonts w:hint="eastAsia"/>
                <w:sz w:val="20"/>
              </w:rPr>
              <w:t>바</w:t>
            </w:r>
            <w:r w:rsidRPr="00C57904">
              <w:rPr>
                <w:rFonts w:hint="eastAsia"/>
                <w:sz w:val="20"/>
              </w:rPr>
              <w:t>,</w:t>
            </w:r>
            <w:r w:rsidRPr="00C57904">
              <w:rPr>
                <w:sz w:val="20"/>
              </w:rPr>
              <w:t xml:space="preserve"> </w:t>
            </w:r>
            <w:r w:rsidRPr="00C57904">
              <w:rPr>
                <w:rFonts w:hint="eastAsia"/>
                <w:sz w:val="20"/>
              </w:rPr>
              <w:t>개별</w:t>
            </w:r>
            <w:r w:rsidRPr="00C57904">
              <w:rPr>
                <w:rFonts w:hint="eastAsia"/>
                <w:sz w:val="20"/>
              </w:rPr>
              <w:t xml:space="preserve"> </w:t>
            </w:r>
            <w:r w:rsidRPr="00C57904">
              <w:rPr>
                <w:rFonts w:hint="eastAsia"/>
                <w:sz w:val="20"/>
              </w:rPr>
              <w:t>시공기사들의</w:t>
            </w:r>
            <w:r w:rsidRPr="00C57904">
              <w:rPr>
                <w:rFonts w:hint="eastAsia"/>
                <w:sz w:val="20"/>
              </w:rPr>
              <w:t xml:space="preserve"> </w:t>
            </w:r>
            <w:r w:rsidRPr="00C57904">
              <w:rPr>
                <w:rFonts w:hint="eastAsia"/>
                <w:sz w:val="20"/>
              </w:rPr>
              <w:t>업무가</w:t>
            </w:r>
            <w:r w:rsidRPr="00C57904">
              <w:rPr>
                <w:rFonts w:hint="eastAsia"/>
                <w:sz w:val="20"/>
              </w:rPr>
              <w:t xml:space="preserve"> </w:t>
            </w:r>
            <w:r w:rsidRPr="00C57904">
              <w:rPr>
                <w:rFonts w:hint="eastAsia"/>
                <w:sz w:val="20"/>
              </w:rPr>
              <w:t>단순한</w:t>
            </w:r>
            <w:r w:rsidRPr="00C57904">
              <w:rPr>
                <w:rFonts w:hint="eastAsia"/>
                <w:sz w:val="20"/>
              </w:rPr>
              <w:t xml:space="preserve"> </w:t>
            </w:r>
            <w:r w:rsidRPr="00C57904">
              <w:rPr>
                <w:rFonts w:hint="eastAsia"/>
                <w:sz w:val="20"/>
              </w:rPr>
              <w:t>노무공급업무로</w:t>
            </w:r>
            <w:r w:rsidRPr="00C57904">
              <w:rPr>
                <w:rFonts w:hint="eastAsia"/>
                <w:sz w:val="20"/>
              </w:rPr>
              <w:t xml:space="preserve"> </w:t>
            </w:r>
            <w:r w:rsidRPr="00C57904">
              <w:rPr>
                <w:rFonts w:hint="eastAsia"/>
                <w:sz w:val="20"/>
              </w:rPr>
              <w:t>판단될</w:t>
            </w:r>
            <w:r w:rsidRPr="00C57904">
              <w:rPr>
                <w:rFonts w:hint="eastAsia"/>
                <w:sz w:val="20"/>
              </w:rPr>
              <w:t xml:space="preserve"> </w:t>
            </w:r>
            <w:r w:rsidRPr="00C57904">
              <w:rPr>
                <w:rFonts w:hint="eastAsia"/>
                <w:sz w:val="20"/>
              </w:rPr>
              <w:t>수</w:t>
            </w:r>
            <w:r w:rsidRPr="00C57904">
              <w:rPr>
                <w:rFonts w:hint="eastAsia"/>
                <w:sz w:val="20"/>
              </w:rPr>
              <w:t xml:space="preserve"> </w:t>
            </w:r>
            <w:r w:rsidRPr="00C57904">
              <w:rPr>
                <w:rFonts w:hint="eastAsia"/>
                <w:sz w:val="20"/>
              </w:rPr>
              <w:t>있도록</w:t>
            </w:r>
            <w:r w:rsidRPr="00C57904">
              <w:rPr>
                <w:rFonts w:hint="eastAsia"/>
                <w:sz w:val="20"/>
              </w:rPr>
              <w:t xml:space="preserve"> </w:t>
            </w:r>
            <w:r w:rsidRPr="00C57904">
              <w:rPr>
                <w:rFonts w:hint="eastAsia"/>
                <w:sz w:val="20"/>
              </w:rPr>
              <w:t>개별</w:t>
            </w:r>
            <w:r w:rsidRPr="00C57904">
              <w:rPr>
                <w:rFonts w:hint="eastAsia"/>
                <w:sz w:val="20"/>
              </w:rPr>
              <w:t xml:space="preserve"> </w:t>
            </w:r>
            <w:r w:rsidRPr="00C57904">
              <w:rPr>
                <w:rFonts w:hint="eastAsia"/>
                <w:sz w:val="20"/>
              </w:rPr>
              <w:t>시공기사들과</w:t>
            </w:r>
            <w:r w:rsidRPr="00C57904">
              <w:rPr>
                <w:rFonts w:hint="eastAsia"/>
                <w:sz w:val="20"/>
              </w:rPr>
              <w:t xml:space="preserve"> </w:t>
            </w:r>
            <w:r w:rsidRPr="00C57904">
              <w:rPr>
                <w:rFonts w:hint="eastAsia"/>
                <w:sz w:val="20"/>
              </w:rPr>
              <w:t>용역</w:t>
            </w:r>
            <w:r w:rsidRPr="00C57904">
              <w:rPr>
                <w:rFonts w:hint="eastAsia"/>
                <w:sz w:val="20"/>
              </w:rPr>
              <w:t xml:space="preserve"> </w:t>
            </w:r>
            <w:r w:rsidRPr="00C57904">
              <w:rPr>
                <w:rFonts w:hint="eastAsia"/>
                <w:sz w:val="20"/>
              </w:rPr>
              <w:t>위탁</w:t>
            </w:r>
            <w:r w:rsidRPr="00C57904">
              <w:rPr>
                <w:rFonts w:hint="eastAsia"/>
                <w:sz w:val="20"/>
              </w:rPr>
              <w:t xml:space="preserve"> </w:t>
            </w:r>
            <w:r w:rsidRPr="00C57904">
              <w:rPr>
                <w:rFonts w:hint="eastAsia"/>
                <w:sz w:val="20"/>
              </w:rPr>
              <w:t>계약을</w:t>
            </w:r>
            <w:r w:rsidRPr="00C57904">
              <w:rPr>
                <w:rFonts w:hint="eastAsia"/>
                <w:sz w:val="20"/>
              </w:rPr>
              <w:t xml:space="preserve"> </w:t>
            </w:r>
            <w:r w:rsidRPr="00C57904">
              <w:rPr>
                <w:rFonts w:hint="eastAsia"/>
                <w:sz w:val="20"/>
              </w:rPr>
              <w:t>체결하고</w:t>
            </w:r>
            <w:r w:rsidRPr="00C57904">
              <w:rPr>
                <w:rFonts w:hint="eastAsia"/>
                <w:sz w:val="20"/>
              </w:rPr>
              <w:t xml:space="preserve"> </w:t>
            </w:r>
            <w:proofErr w:type="spellStart"/>
            <w:r w:rsidRPr="00C57904">
              <w:rPr>
                <w:rFonts w:hint="eastAsia"/>
                <w:sz w:val="20"/>
              </w:rPr>
              <w:t>테크사에서</w:t>
            </w:r>
            <w:proofErr w:type="spellEnd"/>
            <w:r w:rsidRPr="00C57904">
              <w:rPr>
                <w:rFonts w:hint="eastAsia"/>
                <w:sz w:val="20"/>
              </w:rPr>
              <w:t xml:space="preserve"> </w:t>
            </w:r>
            <w:r w:rsidRPr="00C57904">
              <w:rPr>
                <w:rFonts w:hint="eastAsia"/>
                <w:sz w:val="20"/>
              </w:rPr>
              <w:t>시공</w:t>
            </w:r>
            <w:r w:rsidRPr="00C57904">
              <w:rPr>
                <w:rFonts w:hint="eastAsia"/>
                <w:sz w:val="20"/>
              </w:rPr>
              <w:t xml:space="preserve"> </w:t>
            </w:r>
            <w:r w:rsidRPr="00C57904">
              <w:rPr>
                <w:rFonts w:hint="eastAsia"/>
                <w:sz w:val="20"/>
              </w:rPr>
              <w:t>현장을</w:t>
            </w:r>
            <w:r w:rsidRPr="00C57904">
              <w:rPr>
                <w:rFonts w:hint="eastAsia"/>
                <w:sz w:val="20"/>
              </w:rPr>
              <w:t xml:space="preserve"> </w:t>
            </w:r>
            <w:r w:rsidRPr="00C57904">
              <w:rPr>
                <w:rFonts w:hint="eastAsia"/>
                <w:sz w:val="20"/>
              </w:rPr>
              <w:t>관리</w:t>
            </w:r>
            <w:r w:rsidRPr="00C57904">
              <w:rPr>
                <w:rFonts w:hint="eastAsia"/>
                <w:sz w:val="20"/>
              </w:rPr>
              <w:t xml:space="preserve"> </w:t>
            </w:r>
            <w:r w:rsidRPr="00C57904">
              <w:rPr>
                <w:rFonts w:hint="eastAsia"/>
                <w:sz w:val="20"/>
              </w:rPr>
              <w:t>감독하여야</w:t>
            </w:r>
            <w:r w:rsidRPr="00C57904">
              <w:rPr>
                <w:rFonts w:hint="eastAsia"/>
                <w:sz w:val="20"/>
              </w:rPr>
              <w:t xml:space="preserve"> </w:t>
            </w:r>
            <w:r w:rsidRPr="00C57904">
              <w:rPr>
                <w:rFonts w:hint="eastAsia"/>
                <w:sz w:val="20"/>
              </w:rPr>
              <w:t>함</w:t>
            </w:r>
            <w:r w:rsidRPr="00C57904">
              <w:rPr>
                <w:rFonts w:hint="eastAsia"/>
                <w:sz w:val="20"/>
              </w:rPr>
              <w:t>.</w:t>
            </w:r>
            <w:r w:rsidRPr="00C57904">
              <w:rPr>
                <w:sz w:val="20"/>
              </w:rPr>
              <w:t xml:space="preserve"> </w:t>
            </w:r>
          </w:p>
        </w:tc>
      </w:tr>
    </w:tbl>
    <w:p w14:paraId="78786777" w14:textId="77777777" w:rsidR="00026A7E" w:rsidRDefault="00026A7E" w:rsidP="00026A7E">
      <w:pPr>
        <w:pStyle w:val="a5"/>
        <w:spacing w:after="240" w:line="370" w:lineRule="atLeast"/>
        <w:ind w:leftChars="0" w:left="907"/>
        <w:rPr>
          <w:b/>
          <w:szCs w:val="22"/>
        </w:rPr>
      </w:pPr>
    </w:p>
    <w:p w14:paraId="3E263EDC" w14:textId="77777777" w:rsidR="00026A7E" w:rsidRDefault="00026A7E" w:rsidP="00026A7E">
      <w:pPr>
        <w:pStyle w:val="a5"/>
        <w:numPr>
          <w:ilvl w:val="0"/>
          <w:numId w:val="30"/>
        </w:numPr>
        <w:spacing w:after="240" w:line="370" w:lineRule="atLeast"/>
        <w:ind w:leftChars="0"/>
        <w:rPr>
          <w:b/>
          <w:szCs w:val="22"/>
        </w:rPr>
      </w:pPr>
      <w:r w:rsidRPr="000E2E0A">
        <w:rPr>
          <w:rFonts w:hint="eastAsia"/>
          <w:b/>
          <w:szCs w:val="22"/>
        </w:rPr>
        <w:t>고려</w:t>
      </w:r>
      <w:r w:rsidRPr="000E2E0A">
        <w:rPr>
          <w:rFonts w:hint="eastAsia"/>
          <w:b/>
          <w:szCs w:val="22"/>
        </w:rPr>
        <w:t xml:space="preserve"> </w:t>
      </w:r>
      <w:r w:rsidRPr="000E2E0A">
        <w:rPr>
          <w:rFonts w:hint="eastAsia"/>
          <w:b/>
          <w:szCs w:val="22"/>
        </w:rPr>
        <w:t>가능한</w:t>
      </w:r>
      <w:r w:rsidRPr="000E2E0A">
        <w:rPr>
          <w:rFonts w:hint="eastAsia"/>
          <w:b/>
          <w:szCs w:val="22"/>
        </w:rPr>
        <w:t xml:space="preserve"> </w:t>
      </w:r>
      <w:r w:rsidRPr="000E2E0A">
        <w:rPr>
          <w:rFonts w:hint="eastAsia"/>
          <w:b/>
          <w:szCs w:val="22"/>
        </w:rPr>
        <w:t>대응방안</w:t>
      </w:r>
    </w:p>
    <w:tbl>
      <w:tblPr>
        <w:tblW w:w="4530" w:type="pct"/>
        <w:tblInd w:w="907"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05"/>
        <w:gridCol w:w="6027"/>
      </w:tblGrid>
      <w:tr w:rsidR="00026A7E" w:rsidRPr="00DD6F84" w14:paraId="560A754A" w14:textId="77777777" w:rsidTr="0091358C">
        <w:trPr>
          <w:trHeight w:val="340"/>
          <w:tblHeader/>
        </w:trPr>
        <w:tc>
          <w:tcPr>
            <w:tcW w:w="1549" w:type="pct"/>
            <w:tcBorders>
              <w:top w:val="single" w:sz="12" w:space="0" w:color="404040" w:themeColor="text1" w:themeTint="BF"/>
              <w:bottom w:val="single" w:sz="4" w:space="0" w:color="404040" w:themeColor="text1" w:themeTint="BF"/>
            </w:tcBorders>
            <w:shd w:val="clear" w:color="auto" w:fill="DEEEEE"/>
            <w:vAlign w:val="center"/>
          </w:tcPr>
          <w:p w14:paraId="5C4656DC"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lastRenderedPageBreak/>
              <w:t>구분</w:t>
            </w:r>
          </w:p>
        </w:tc>
        <w:tc>
          <w:tcPr>
            <w:tcW w:w="3451" w:type="pct"/>
            <w:tcBorders>
              <w:top w:val="single" w:sz="12" w:space="0" w:color="404040" w:themeColor="text1" w:themeTint="BF"/>
              <w:bottom w:val="single" w:sz="4" w:space="0" w:color="404040" w:themeColor="text1" w:themeTint="BF"/>
            </w:tcBorders>
            <w:shd w:val="clear" w:color="auto" w:fill="DEEEEE"/>
            <w:vAlign w:val="center"/>
          </w:tcPr>
          <w:p w14:paraId="117F2711" w14:textId="77777777" w:rsidR="00026A7E" w:rsidRPr="00DD6F84" w:rsidRDefault="00026A7E" w:rsidP="0091358C">
            <w:pPr>
              <w:pStyle w:val="a5"/>
              <w:spacing w:line="280" w:lineRule="atLeast"/>
              <w:ind w:leftChars="0" w:left="0"/>
              <w:jc w:val="center"/>
              <w:rPr>
                <w:b/>
                <w:sz w:val="20"/>
                <w:szCs w:val="20"/>
              </w:rPr>
            </w:pPr>
            <w:r>
              <w:rPr>
                <w:rFonts w:hint="eastAsia"/>
                <w:b/>
                <w:sz w:val="20"/>
                <w:szCs w:val="20"/>
              </w:rPr>
              <w:t>내용</w:t>
            </w:r>
          </w:p>
        </w:tc>
      </w:tr>
      <w:tr w:rsidR="00026A7E" w:rsidRPr="00E23873" w14:paraId="05DFFBBB"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6A4287F9" w14:textId="77777777" w:rsidR="00026A7E" w:rsidRPr="00DD6F84" w:rsidRDefault="00026A7E" w:rsidP="0091358C">
            <w:pPr>
              <w:pStyle w:val="a5"/>
              <w:spacing w:line="280" w:lineRule="atLeast"/>
              <w:ind w:leftChars="0" w:left="0"/>
              <w:jc w:val="center"/>
              <w:rPr>
                <w:sz w:val="20"/>
                <w:szCs w:val="20"/>
              </w:rPr>
            </w:pPr>
            <w:r>
              <w:rPr>
                <w:rFonts w:hint="eastAsia"/>
                <w:sz w:val="20"/>
                <w:szCs w:val="20"/>
              </w:rPr>
              <w:t>공동수급체</w:t>
            </w:r>
            <w:r>
              <w:rPr>
                <w:rFonts w:hint="eastAsia"/>
                <w:sz w:val="20"/>
                <w:szCs w:val="20"/>
              </w:rPr>
              <w:t xml:space="preserve"> </w:t>
            </w:r>
            <w:r>
              <w:rPr>
                <w:rFonts w:hint="eastAsia"/>
                <w:sz w:val="20"/>
                <w:szCs w:val="20"/>
              </w:rPr>
              <w:t>구성</w:t>
            </w:r>
          </w:p>
        </w:tc>
        <w:tc>
          <w:tcPr>
            <w:tcW w:w="3451" w:type="pct"/>
            <w:tcBorders>
              <w:top w:val="single" w:sz="4" w:space="0" w:color="404040" w:themeColor="text1" w:themeTint="BF"/>
              <w:bottom w:val="single" w:sz="4" w:space="0" w:color="404040" w:themeColor="text1" w:themeTint="BF"/>
            </w:tcBorders>
            <w:vAlign w:val="center"/>
          </w:tcPr>
          <w:p w14:paraId="15675179" w14:textId="77777777" w:rsidR="00026A7E" w:rsidDel="00C57904" w:rsidRDefault="00026A7E" w:rsidP="0091358C">
            <w:pPr>
              <w:pStyle w:val="a5"/>
              <w:widowControl/>
              <w:numPr>
                <w:ilvl w:val="0"/>
                <w:numId w:val="115"/>
              </w:numPr>
              <w:autoSpaceDE w:val="0"/>
              <w:adjustRightInd/>
              <w:snapToGrid/>
              <w:spacing w:line="240" w:lineRule="auto"/>
              <w:ind w:leftChars="0"/>
              <w:rPr>
                <w:del w:id="385" w:author="junkyo.shim" w:date="2021-08-29T18:54:00Z"/>
                <w:sz w:val="20"/>
              </w:rPr>
            </w:pPr>
            <w:r>
              <w:rPr>
                <w:rFonts w:hint="eastAsia"/>
                <w:sz w:val="20"/>
              </w:rPr>
              <w:t>고객</w:t>
            </w:r>
            <w:r>
              <w:rPr>
                <w:rFonts w:hint="eastAsia"/>
                <w:sz w:val="20"/>
              </w:rPr>
              <w:t>,</w:t>
            </w:r>
            <w:r>
              <w:rPr>
                <w:sz w:val="20"/>
              </w:rPr>
              <w:t xml:space="preserve"> </w:t>
            </w:r>
            <w:r>
              <w:rPr>
                <w:rFonts w:hint="eastAsia"/>
                <w:sz w:val="20"/>
              </w:rPr>
              <w:t>대리점</w:t>
            </w:r>
            <w:r>
              <w:rPr>
                <w:rFonts w:hint="eastAsia"/>
                <w:sz w:val="20"/>
              </w:rPr>
              <w:t xml:space="preserve">, </w:t>
            </w:r>
            <w:r>
              <w:rPr>
                <w:rFonts w:hint="eastAsia"/>
                <w:sz w:val="20"/>
              </w:rPr>
              <w:t>한샘서비스</w:t>
            </w:r>
            <w:r>
              <w:rPr>
                <w:rFonts w:hint="eastAsia"/>
                <w:sz w:val="20"/>
              </w:rPr>
              <w:t xml:space="preserve"> </w:t>
            </w:r>
            <w:r>
              <w:rPr>
                <w:rFonts w:hint="eastAsia"/>
                <w:sz w:val="20"/>
              </w:rPr>
              <w:t>및</w:t>
            </w:r>
            <w:r>
              <w:rPr>
                <w:rFonts w:hint="eastAsia"/>
                <w:sz w:val="20"/>
              </w:rPr>
              <w:t xml:space="preserve"> </w:t>
            </w:r>
            <w:proofErr w:type="spellStart"/>
            <w:r>
              <w:rPr>
                <w:rFonts w:hint="eastAsia"/>
                <w:sz w:val="20"/>
              </w:rPr>
              <w:t>테크사가</w:t>
            </w:r>
            <w:proofErr w:type="spellEnd"/>
            <w:r>
              <w:rPr>
                <w:rFonts w:hint="eastAsia"/>
                <w:sz w:val="20"/>
              </w:rPr>
              <w:t xml:space="preserve"> </w:t>
            </w:r>
            <w:r>
              <w:rPr>
                <w:rFonts w:hint="eastAsia"/>
                <w:sz w:val="20"/>
              </w:rPr>
              <w:t>하나의</w:t>
            </w:r>
            <w:r>
              <w:rPr>
                <w:rFonts w:hint="eastAsia"/>
                <w:sz w:val="20"/>
              </w:rPr>
              <w:t xml:space="preserve"> </w:t>
            </w:r>
            <w:r>
              <w:rPr>
                <w:rFonts w:hint="eastAsia"/>
                <w:sz w:val="20"/>
              </w:rPr>
              <w:t>계약을</w:t>
            </w:r>
            <w:r>
              <w:rPr>
                <w:rFonts w:hint="eastAsia"/>
                <w:sz w:val="20"/>
              </w:rPr>
              <w:t xml:space="preserve"> </w:t>
            </w:r>
            <w:r>
              <w:rPr>
                <w:rFonts w:hint="eastAsia"/>
                <w:sz w:val="20"/>
              </w:rPr>
              <w:t>체결하고</w:t>
            </w:r>
            <w:r>
              <w:rPr>
                <w:rFonts w:hint="eastAsia"/>
                <w:sz w:val="20"/>
              </w:rPr>
              <w:t xml:space="preserve"> </w:t>
            </w:r>
            <w:r>
              <w:rPr>
                <w:rFonts w:hint="eastAsia"/>
                <w:sz w:val="20"/>
              </w:rPr>
              <w:t>한샘서비스</w:t>
            </w:r>
            <w:r>
              <w:rPr>
                <w:rFonts w:hint="eastAsia"/>
                <w:sz w:val="20"/>
              </w:rPr>
              <w:t xml:space="preserve"> </w:t>
            </w:r>
            <w:r>
              <w:rPr>
                <w:rFonts w:hint="eastAsia"/>
                <w:sz w:val="20"/>
              </w:rPr>
              <w:t>및</w:t>
            </w:r>
            <w:r>
              <w:rPr>
                <w:rFonts w:hint="eastAsia"/>
                <w:sz w:val="20"/>
              </w:rPr>
              <w:t xml:space="preserve"> </w:t>
            </w:r>
            <w:proofErr w:type="spellStart"/>
            <w:r>
              <w:rPr>
                <w:rFonts w:hint="eastAsia"/>
                <w:sz w:val="20"/>
              </w:rPr>
              <w:t>테크사는</w:t>
            </w:r>
            <w:proofErr w:type="spellEnd"/>
            <w:r>
              <w:rPr>
                <w:rFonts w:hint="eastAsia"/>
                <w:sz w:val="20"/>
              </w:rPr>
              <w:t xml:space="preserve"> </w:t>
            </w:r>
            <w:r>
              <w:rPr>
                <w:rFonts w:hint="eastAsia"/>
                <w:sz w:val="20"/>
              </w:rPr>
              <w:t>하도급</w:t>
            </w:r>
            <w:r>
              <w:rPr>
                <w:rFonts w:hint="eastAsia"/>
                <w:sz w:val="20"/>
              </w:rPr>
              <w:t xml:space="preserve"> </w:t>
            </w:r>
            <w:r>
              <w:rPr>
                <w:rFonts w:hint="eastAsia"/>
                <w:sz w:val="20"/>
              </w:rPr>
              <w:t>관계가</w:t>
            </w:r>
            <w:r>
              <w:rPr>
                <w:rFonts w:hint="eastAsia"/>
                <w:sz w:val="20"/>
              </w:rPr>
              <w:t xml:space="preserve"> </w:t>
            </w:r>
            <w:r>
              <w:rPr>
                <w:rFonts w:hint="eastAsia"/>
                <w:sz w:val="20"/>
              </w:rPr>
              <w:t>아닌</w:t>
            </w:r>
            <w:r>
              <w:rPr>
                <w:rFonts w:hint="eastAsia"/>
                <w:sz w:val="20"/>
              </w:rPr>
              <w:t xml:space="preserve"> </w:t>
            </w:r>
            <w:r>
              <w:rPr>
                <w:rFonts w:hint="eastAsia"/>
                <w:sz w:val="20"/>
              </w:rPr>
              <w:t>공동</w:t>
            </w:r>
            <w:r>
              <w:rPr>
                <w:rFonts w:hint="eastAsia"/>
                <w:sz w:val="20"/>
              </w:rPr>
              <w:t xml:space="preserve"> </w:t>
            </w:r>
            <w:r>
              <w:rPr>
                <w:rFonts w:hint="eastAsia"/>
                <w:sz w:val="20"/>
              </w:rPr>
              <w:t>수급관계를</w:t>
            </w:r>
            <w:r>
              <w:rPr>
                <w:rFonts w:hint="eastAsia"/>
                <w:sz w:val="20"/>
              </w:rPr>
              <w:t xml:space="preserve"> </w:t>
            </w:r>
            <w:r>
              <w:rPr>
                <w:rFonts w:hint="eastAsia"/>
                <w:sz w:val="20"/>
              </w:rPr>
              <w:t>형성함</w:t>
            </w:r>
            <w:r>
              <w:rPr>
                <w:rFonts w:hint="eastAsia"/>
                <w:sz w:val="20"/>
              </w:rPr>
              <w:t>.</w:t>
            </w:r>
          </w:p>
          <w:p w14:paraId="37AD45A8"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p>
          <w:p w14:paraId="0D560870" w14:textId="77777777" w:rsidR="00026A7E" w:rsidDel="00C57904" w:rsidRDefault="00026A7E" w:rsidP="0091358C">
            <w:pPr>
              <w:pStyle w:val="a5"/>
              <w:widowControl/>
              <w:numPr>
                <w:ilvl w:val="0"/>
                <w:numId w:val="115"/>
              </w:numPr>
              <w:autoSpaceDE w:val="0"/>
              <w:adjustRightInd/>
              <w:snapToGrid/>
              <w:spacing w:line="240" w:lineRule="auto"/>
              <w:ind w:leftChars="0"/>
              <w:rPr>
                <w:del w:id="386" w:author="junkyo.shim" w:date="2021-08-29T18:54:00Z"/>
                <w:sz w:val="20"/>
              </w:rPr>
            </w:pPr>
            <w:r>
              <w:rPr>
                <w:rFonts w:hint="eastAsia"/>
                <w:sz w:val="20"/>
              </w:rPr>
              <w:t>이때</w:t>
            </w:r>
            <w:r>
              <w:rPr>
                <w:rFonts w:hint="eastAsia"/>
                <w:sz w:val="20"/>
              </w:rPr>
              <w:t xml:space="preserve"> </w:t>
            </w:r>
            <w:r>
              <w:rPr>
                <w:rFonts w:hint="eastAsia"/>
                <w:sz w:val="20"/>
              </w:rPr>
              <w:t>한샘서비스와</w:t>
            </w:r>
            <w:r>
              <w:rPr>
                <w:rFonts w:hint="eastAsia"/>
                <w:sz w:val="20"/>
              </w:rPr>
              <w:t xml:space="preserve"> </w:t>
            </w:r>
            <w:proofErr w:type="spellStart"/>
            <w:r>
              <w:rPr>
                <w:rFonts w:hint="eastAsia"/>
                <w:sz w:val="20"/>
              </w:rPr>
              <w:t>테크사는</w:t>
            </w:r>
            <w:proofErr w:type="spellEnd"/>
            <w:r>
              <w:rPr>
                <w:rFonts w:hint="eastAsia"/>
                <w:sz w:val="20"/>
              </w:rPr>
              <w:t xml:space="preserve"> </w:t>
            </w:r>
            <w:r>
              <w:rPr>
                <w:rFonts w:hint="eastAsia"/>
                <w:sz w:val="20"/>
              </w:rPr>
              <w:t>내부적인</w:t>
            </w:r>
            <w:r>
              <w:rPr>
                <w:rFonts w:hint="eastAsia"/>
                <w:sz w:val="20"/>
              </w:rPr>
              <w:t xml:space="preserve"> </w:t>
            </w:r>
            <w:r>
              <w:rPr>
                <w:rFonts w:hint="eastAsia"/>
                <w:sz w:val="20"/>
              </w:rPr>
              <w:t>역할</w:t>
            </w:r>
            <w:r>
              <w:rPr>
                <w:rFonts w:hint="eastAsia"/>
                <w:sz w:val="20"/>
              </w:rPr>
              <w:t xml:space="preserve"> </w:t>
            </w:r>
            <w:r>
              <w:rPr>
                <w:rFonts w:hint="eastAsia"/>
                <w:sz w:val="20"/>
              </w:rPr>
              <w:t>분담을</w:t>
            </w:r>
            <w:r>
              <w:rPr>
                <w:rFonts w:hint="eastAsia"/>
                <w:sz w:val="20"/>
              </w:rPr>
              <w:t xml:space="preserve"> </w:t>
            </w:r>
            <w:r>
              <w:rPr>
                <w:rFonts w:hint="eastAsia"/>
                <w:sz w:val="20"/>
              </w:rPr>
              <w:t>정하여</w:t>
            </w:r>
            <w:r>
              <w:rPr>
                <w:rFonts w:hint="eastAsia"/>
                <w:sz w:val="20"/>
              </w:rPr>
              <w:t xml:space="preserve"> </w:t>
            </w:r>
            <w:r>
              <w:rPr>
                <w:rFonts w:hint="eastAsia"/>
                <w:sz w:val="20"/>
              </w:rPr>
              <w:t>한샘서비스는</w:t>
            </w:r>
            <w:r>
              <w:rPr>
                <w:rFonts w:hint="eastAsia"/>
                <w:sz w:val="20"/>
              </w:rPr>
              <w:t xml:space="preserve"> </w:t>
            </w:r>
            <w:proofErr w:type="spellStart"/>
            <w:r>
              <w:rPr>
                <w:rFonts w:hint="eastAsia"/>
                <w:sz w:val="20"/>
              </w:rPr>
              <w:t>기술지도</w:t>
            </w:r>
            <w:r w:rsidRPr="00C57904">
              <w:rPr>
                <w:rFonts w:hint="eastAsia"/>
                <w:sz w:val="20"/>
              </w:rPr>
              <w:t>·</w:t>
            </w:r>
            <w:r>
              <w:rPr>
                <w:rFonts w:hint="eastAsia"/>
                <w:sz w:val="20"/>
              </w:rPr>
              <w:t>조언</w:t>
            </w:r>
            <w:proofErr w:type="spellEnd"/>
            <w:r>
              <w:rPr>
                <w:rFonts w:hint="eastAsia"/>
                <w:sz w:val="20"/>
              </w:rPr>
              <w:t xml:space="preserve"> </w:t>
            </w:r>
            <w:proofErr w:type="spellStart"/>
            <w:r>
              <w:rPr>
                <w:rFonts w:hint="eastAsia"/>
                <w:sz w:val="20"/>
              </w:rPr>
              <w:t>등지원</w:t>
            </w:r>
            <w:proofErr w:type="spellEnd"/>
            <w:r>
              <w:rPr>
                <w:rFonts w:hint="eastAsia"/>
                <w:sz w:val="20"/>
              </w:rPr>
              <w:t xml:space="preserve"> </w:t>
            </w:r>
            <w:r>
              <w:rPr>
                <w:rFonts w:hint="eastAsia"/>
                <w:sz w:val="20"/>
              </w:rPr>
              <w:t>역할을</w:t>
            </w:r>
            <w:r>
              <w:rPr>
                <w:rFonts w:hint="eastAsia"/>
                <w:sz w:val="20"/>
              </w:rPr>
              <w:t xml:space="preserve"> </w:t>
            </w:r>
            <w:r>
              <w:rPr>
                <w:rFonts w:hint="eastAsia"/>
                <w:sz w:val="20"/>
              </w:rPr>
              <w:t>수행하고</w:t>
            </w:r>
            <w:r>
              <w:rPr>
                <w:rFonts w:hint="eastAsia"/>
                <w:sz w:val="20"/>
              </w:rPr>
              <w:t>,</w:t>
            </w:r>
            <w:r>
              <w:rPr>
                <w:sz w:val="20"/>
              </w:rPr>
              <w:t xml:space="preserve"> </w:t>
            </w:r>
            <w:proofErr w:type="spellStart"/>
            <w:r>
              <w:rPr>
                <w:rFonts w:hint="eastAsia"/>
                <w:sz w:val="20"/>
              </w:rPr>
              <w:t>테크사는</w:t>
            </w:r>
            <w:proofErr w:type="spellEnd"/>
            <w:r>
              <w:rPr>
                <w:rFonts w:hint="eastAsia"/>
                <w:sz w:val="20"/>
              </w:rPr>
              <w:t xml:space="preserve"> </w:t>
            </w:r>
            <w:r>
              <w:rPr>
                <w:rFonts w:hint="eastAsia"/>
                <w:sz w:val="20"/>
              </w:rPr>
              <w:t>현장방문</w:t>
            </w:r>
            <w:r>
              <w:rPr>
                <w:rFonts w:hint="eastAsia"/>
                <w:sz w:val="20"/>
              </w:rPr>
              <w:t xml:space="preserve"> </w:t>
            </w:r>
            <w:r>
              <w:rPr>
                <w:rFonts w:hint="eastAsia"/>
                <w:sz w:val="20"/>
              </w:rPr>
              <w:t>점검</w:t>
            </w:r>
            <w:r>
              <w:rPr>
                <w:rFonts w:hint="eastAsia"/>
                <w:sz w:val="20"/>
              </w:rPr>
              <w:t xml:space="preserve"> </w:t>
            </w:r>
            <w:r>
              <w:rPr>
                <w:rFonts w:hint="eastAsia"/>
                <w:sz w:val="20"/>
              </w:rPr>
              <w:t>및</w:t>
            </w:r>
            <w:r>
              <w:rPr>
                <w:rFonts w:hint="eastAsia"/>
                <w:sz w:val="20"/>
              </w:rPr>
              <w:t xml:space="preserve"> </w:t>
            </w:r>
            <w:r>
              <w:rPr>
                <w:rFonts w:hint="eastAsia"/>
                <w:sz w:val="20"/>
              </w:rPr>
              <w:t>시공업무를</w:t>
            </w:r>
            <w:r>
              <w:rPr>
                <w:rFonts w:hint="eastAsia"/>
                <w:sz w:val="20"/>
              </w:rPr>
              <w:t xml:space="preserve"> </w:t>
            </w:r>
            <w:r>
              <w:rPr>
                <w:rFonts w:hint="eastAsia"/>
                <w:sz w:val="20"/>
              </w:rPr>
              <w:t>수행함</w:t>
            </w:r>
            <w:r>
              <w:rPr>
                <w:rFonts w:hint="eastAsia"/>
                <w:sz w:val="20"/>
              </w:rPr>
              <w:t>.</w:t>
            </w:r>
          </w:p>
          <w:p w14:paraId="388E7253"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p>
          <w:p w14:paraId="4BC4B87D" w14:textId="77777777" w:rsidR="00026A7E" w:rsidDel="00C57904" w:rsidRDefault="00026A7E" w:rsidP="0091358C">
            <w:pPr>
              <w:pStyle w:val="a5"/>
              <w:widowControl/>
              <w:numPr>
                <w:ilvl w:val="0"/>
                <w:numId w:val="115"/>
              </w:numPr>
              <w:autoSpaceDE w:val="0"/>
              <w:adjustRightInd/>
              <w:snapToGrid/>
              <w:spacing w:line="240" w:lineRule="auto"/>
              <w:ind w:leftChars="0"/>
              <w:rPr>
                <w:del w:id="387" w:author="junkyo.shim" w:date="2021-08-29T18:54:00Z"/>
                <w:sz w:val="20"/>
              </w:rPr>
            </w:pPr>
            <w:r>
              <w:rPr>
                <w:rFonts w:hint="eastAsia"/>
                <w:sz w:val="20"/>
              </w:rPr>
              <w:t>공동수급체를</w:t>
            </w:r>
            <w:r>
              <w:rPr>
                <w:rFonts w:hint="eastAsia"/>
                <w:sz w:val="20"/>
              </w:rPr>
              <w:t xml:space="preserve"> </w:t>
            </w:r>
            <w:r>
              <w:rPr>
                <w:rFonts w:hint="eastAsia"/>
                <w:sz w:val="20"/>
              </w:rPr>
              <w:t>구성할</w:t>
            </w:r>
            <w:r>
              <w:rPr>
                <w:rFonts w:hint="eastAsia"/>
                <w:sz w:val="20"/>
              </w:rPr>
              <w:t xml:space="preserve"> </w:t>
            </w:r>
            <w:proofErr w:type="spellStart"/>
            <w:r>
              <w:rPr>
                <w:rFonts w:hint="eastAsia"/>
                <w:sz w:val="20"/>
              </w:rPr>
              <w:t>테크사는</w:t>
            </w:r>
            <w:proofErr w:type="spellEnd"/>
            <w:r>
              <w:rPr>
                <w:rFonts w:hint="eastAsia"/>
                <w:sz w:val="20"/>
              </w:rPr>
              <w:t xml:space="preserve"> </w:t>
            </w:r>
            <w:r>
              <w:rPr>
                <w:rFonts w:hint="eastAsia"/>
                <w:sz w:val="20"/>
              </w:rPr>
              <w:t>건설업</w:t>
            </w:r>
            <w:r>
              <w:rPr>
                <w:rFonts w:hint="eastAsia"/>
                <w:sz w:val="20"/>
              </w:rPr>
              <w:t xml:space="preserve"> </w:t>
            </w:r>
            <w:r>
              <w:rPr>
                <w:rFonts w:hint="eastAsia"/>
                <w:sz w:val="20"/>
              </w:rPr>
              <w:t>등록을</w:t>
            </w:r>
            <w:r>
              <w:rPr>
                <w:rFonts w:hint="eastAsia"/>
                <w:sz w:val="20"/>
              </w:rPr>
              <w:t xml:space="preserve"> </w:t>
            </w:r>
            <w:r>
              <w:rPr>
                <w:rFonts w:hint="eastAsia"/>
                <w:sz w:val="20"/>
              </w:rPr>
              <w:t>완료한</w:t>
            </w:r>
            <w:r>
              <w:rPr>
                <w:rFonts w:hint="eastAsia"/>
                <w:sz w:val="20"/>
              </w:rPr>
              <w:t xml:space="preserve"> </w:t>
            </w:r>
            <w:r>
              <w:rPr>
                <w:rFonts w:hint="eastAsia"/>
                <w:sz w:val="20"/>
              </w:rPr>
              <w:t>회사들로</w:t>
            </w:r>
            <w:r>
              <w:rPr>
                <w:rFonts w:hint="eastAsia"/>
                <w:sz w:val="20"/>
              </w:rPr>
              <w:t xml:space="preserve"> </w:t>
            </w:r>
            <w:r>
              <w:rPr>
                <w:rFonts w:hint="eastAsia"/>
                <w:sz w:val="20"/>
              </w:rPr>
              <w:t>선정함</w:t>
            </w:r>
            <w:r>
              <w:rPr>
                <w:rFonts w:hint="eastAsia"/>
                <w:sz w:val="20"/>
              </w:rPr>
              <w:t>.</w:t>
            </w:r>
            <w:r>
              <w:rPr>
                <w:sz w:val="20"/>
              </w:rPr>
              <w:t xml:space="preserve"> </w:t>
            </w:r>
            <w:r>
              <w:rPr>
                <w:rFonts w:hint="eastAsia"/>
                <w:sz w:val="20"/>
              </w:rPr>
              <w:t>또한</w:t>
            </w:r>
            <w:r>
              <w:rPr>
                <w:rFonts w:hint="eastAsia"/>
                <w:sz w:val="20"/>
              </w:rPr>
              <w:t xml:space="preserve">, </w:t>
            </w:r>
            <w:proofErr w:type="spellStart"/>
            <w:r>
              <w:rPr>
                <w:rFonts w:hint="eastAsia"/>
                <w:sz w:val="20"/>
              </w:rPr>
              <w:t>테크사는</w:t>
            </w:r>
            <w:proofErr w:type="spellEnd"/>
            <w:r>
              <w:rPr>
                <w:rFonts w:hint="eastAsia"/>
                <w:sz w:val="20"/>
              </w:rPr>
              <w:t xml:space="preserve"> </w:t>
            </w:r>
            <w:r>
              <w:rPr>
                <w:rFonts w:hint="eastAsia"/>
                <w:sz w:val="20"/>
              </w:rPr>
              <w:t>시공기사들을</w:t>
            </w:r>
            <w:r>
              <w:rPr>
                <w:rFonts w:hint="eastAsia"/>
                <w:sz w:val="20"/>
              </w:rPr>
              <w:t xml:space="preserve"> </w:t>
            </w:r>
            <w:r>
              <w:rPr>
                <w:rFonts w:hint="eastAsia"/>
                <w:sz w:val="20"/>
              </w:rPr>
              <w:t>직접</w:t>
            </w:r>
            <w:r>
              <w:rPr>
                <w:rFonts w:hint="eastAsia"/>
                <w:sz w:val="20"/>
              </w:rPr>
              <w:t xml:space="preserve"> </w:t>
            </w:r>
            <w:r>
              <w:rPr>
                <w:rFonts w:hint="eastAsia"/>
                <w:sz w:val="20"/>
              </w:rPr>
              <w:t>고용하여</w:t>
            </w:r>
            <w:r>
              <w:rPr>
                <w:rFonts w:hint="eastAsia"/>
                <w:sz w:val="20"/>
              </w:rPr>
              <w:t xml:space="preserve"> </w:t>
            </w:r>
            <w:r>
              <w:rPr>
                <w:rFonts w:hint="eastAsia"/>
                <w:sz w:val="20"/>
              </w:rPr>
              <w:t>시공</w:t>
            </w:r>
            <w:r>
              <w:rPr>
                <w:rFonts w:hint="eastAsia"/>
                <w:sz w:val="20"/>
              </w:rPr>
              <w:t xml:space="preserve"> </w:t>
            </w:r>
            <w:r>
              <w:rPr>
                <w:rFonts w:hint="eastAsia"/>
                <w:sz w:val="20"/>
              </w:rPr>
              <w:t>업무를</w:t>
            </w:r>
            <w:r>
              <w:rPr>
                <w:rFonts w:hint="eastAsia"/>
                <w:sz w:val="20"/>
              </w:rPr>
              <w:t xml:space="preserve"> </w:t>
            </w:r>
            <w:r>
              <w:rPr>
                <w:rFonts w:hint="eastAsia"/>
                <w:sz w:val="20"/>
              </w:rPr>
              <w:t>직접</w:t>
            </w:r>
            <w:r>
              <w:rPr>
                <w:rFonts w:hint="eastAsia"/>
                <w:sz w:val="20"/>
              </w:rPr>
              <w:t xml:space="preserve"> </w:t>
            </w:r>
            <w:r>
              <w:rPr>
                <w:rFonts w:hint="eastAsia"/>
                <w:sz w:val="20"/>
              </w:rPr>
              <w:t>수행해야</w:t>
            </w:r>
            <w:r>
              <w:rPr>
                <w:rFonts w:hint="eastAsia"/>
                <w:sz w:val="20"/>
              </w:rPr>
              <w:t xml:space="preserve"> </w:t>
            </w:r>
            <w:r>
              <w:rPr>
                <w:rFonts w:hint="eastAsia"/>
                <w:sz w:val="20"/>
              </w:rPr>
              <w:t>함</w:t>
            </w:r>
            <w:r>
              <w:rPr>
                <w:rFonts w:hint="eastAsia"/>
                <w:sz w:val="20"/>
              </w:rPr>
              <w:t>.</w:t>
            </w:r>
            <w:r>
              <w:rPr>
                <w:sz w:val="20"/>
              </w:rPr>
              <w:t xml:space="preserve"> </w:t>
            </w:r>
          </w:p>
          <w:p w14:paraId="54E6612F" w14:textId="77777777" w:rsidR="00026A7E" w:rsidRPr="00C57904" w:rsidRDefault="00026A7E" w:rsidP="0091358C">
            <w:pPr>
              <w:pStyle w:val="a5"/>
              <w:widowControl/>
              <w:numPr>
                <w:ilvl w:val="0"/>
                <w:numId w:val="115"/>
              </w:numPr>
              <w:autoSpaceDE w:val="0"/>
              <w:adjustRightInd/>
              <w:snapToGrid/>
              <w:spacing w:line="240" w:lineRule="auto"/>
              <w:ind w:leftChars="0"/>
              <w:rPr>
                <w:sz w:val="20"/>
              </w:rPr>
            </w:pPr>
          </w:p>
          <w:p w14:paraId="252B36BF" w14:textId="77777777" w:rsidR="00026A7E" w:rsidRPr="008516F8" w:rsidRDefault="00026A7E" w:rsidP="0091358C">
            <w:pPr>
              <w:pStyle w:val="a5"/>
              <w:widowControl/>
              <w:numPr>
                <w:ilvl w:val="0"/>
                <w:numId w:val="115"/>
              </w:numPr>
              <w:autoSpaceDE w:val="0"/>
              <w:adjustRightInd/>
              <w:snapToGrid/>
              <w:spacing w:line="240" w:lineRule="auto"/>
              <w:ind w:leftChars="0"/>
              <w:rPr>
                <w:sz w:val="20"/>
              </w:rPr>
            </w:pPr>
            <w:r>
              <w:rPr>
                <w:rFonts w:hint="eastAsia"/>
                <w:sz w:val="20"/>
              </w:rPr>
              <w:t>또한</w:t>
            </w:r>
            <w:r>
              <w:rPr>
                <w:rFonts w:hint="eastAsia"/>
                <w:sz w:val="20"/>
              </w:rPr>
              <w:t>,</w:t>
            </w:r>
            <w:r>
              <w:rPr>
                <w:sz w:val="20"/>
              </w:rPr>
              <w:t xml:space="preserve"> </w:t>
            </w:r>
            <w:proofErr w:type="spellStart"/>
            <w:r>
              <w:rPr>
                <w:rFonts w:hint="eastAsia"/>
                <w:sz w:val="20"/>
              </w:rPr>
              <w:t>테크사가</w:t>
            </w:r>
            <w:proofErr w:type="spellEnd"/>
            <w:r>
              <w:rPr>
                <w:rFonts w:hint="eastAsia"/>
                <w:sz w:val="20"/>
              </w:rPr>
              <w:t xml:space="preserve"> </w:t>
            </w:r>
            <w:r>
              <w:rPr>
                <w:rFonts w:hint="eastAsia"/>
                <w:sz w:val="20"/>
              </w:rPr>
              <w:t>시공기사들을</w:t>
            </w:r>
            <w:r>
              <w:rPr>
                <w:rFonts w:hint="eastAsia"/>
                <w:sz w:val="20"/>
              </w:rPr>
              <w:t xml:space="preserve"> </w:t>
            </w:r>
            <w:r>
              <w:rPr>
                <w:rFonts w:hint="eastAsia"/>
                <w:sz w:val="20"/>
              </w:rPr>
              <w:t>직접</w:t>
            </w:r>
            <w:r>
              <w:rPr>
                <w:rFonts w:hint="eastAsia"/>
                <w:sz w:val="20"/>
              </w:rPr>
              <w:t xml:space="preserve"> </w:t>
            </w:r>
            <w:r>
              <w:rPr>
                <w:rFonts w:hint="eastAsia"/>
                <w:sz w:val="20"/>
              </w:rPr>
              <w:t>고용하지</w:t>
            </w:r>
            <w:r>
              <w:rPr>
                <w:rFonts w:hint="eastAsia"/>
                <w:sz w:val="20"/>
              </w:rPr>
              <w:t xml:space="preserve"> </w:t>
            </w:r>
            <w:r>
              <w:rPr>
                <w:rFonts w:hint="eastAsia"/>
                <w:sz w:val="20"/>
              </w:rPr>
              <w:t>않는</w:t>
            </w:r>
            <w:r>
              <w:rPr>
                <w:rFonts w:hint="eastAsia"/>
                <w:sz w:val="20"/>
              </w:rPr>
              <w:t xml:space="preserve"> </w:t>
            </w:r>
            <w:r>
              <w:rPr>
                <w:rFonts w:hint="eastAsia"/>
                <w:sz w:val="20"/>
              </w:rPr>
              <w:t>경우</w:t>
            </w:r>
            <w:r>
              <w:rPr>
                <w:rFonts w:hint="eastAsia"/>
                <w:sz w:val="20"/>
              </w:rPr>
              <w:t xml:space="preserve">, </w:t>
            </w:r>
            <w:r>
              <w:rPr>
                <w:rFonts w:hint="eastAsia"/>
                <w:sz w:val="20"/>
              </w:rPr>
              <w:t>시공기사들에게</w:t>
            </w:r>
            <w:r>
              <w:rPr>
                <w:rFonts w:hint="eastAsia"/>
                <w:sz w:val="20"/>
              </w:rPr>
              <w:t xml:space="preserve"> </w:t>
            </w:r>
            <w:r>
              <w:rPr>
                <w:rFonts w:hint="eastAsia"/>
                <w:sz w:val="20"/>
              </w:rPr>
              <w:t>공사를</w:t>
            </w:r>
            <w:r>
              <w:rPr>
                <w:rFonts w:hint="eastAsia"/>
                <w:sz w:val="20"/>
              </w:rPr>
              <w:t xml:space="preserve"> </w:t>
            </w:r>
            <w:r>
              <w:rPr>
                <w:sz w:val="20"/>
              </w:rPr>
              <w:t>‘</w:t>
            </w:r>
            <w:r>
              <w:rPr>
                <w:rFonts w:hint="eastAsia"/>
                <w:sz w:val="20"/>
              </w:rPr>
              <w:t>하도급</w:t>
            </w:r>
            <w:r>
              <w:rPr>
                <w:sz w:val="20"/>
              </w:rPr>
              <w:t>’</w:t>
            </w:r>
            <w:r>
              <w:rPr>
                <w:rFonts w:hint="eastAsia"/>
                <w:sz w:val="20"/>
              </w:rPr>
              <w:t>하는</w:t>
            </w:r>
            <w:r>
              <w:rPr>
                <w:rFonts w:hint="eastAsia"/>
                <w:sz w:val="20"/>
              </w:rPr>
              <w:t xml:space="preserve"> </w:t>
            </w:r>
            <w:r>
              <w:rPr>
                <w:rFonts w:hint="eastAsia"/>
                <w:sz w:val="20"/>
              </w:rPr>
              <w:t>것이</w:t>
            </w:r>
            <w:r>
              <w:rPr>
                <w:rFonts w:hint="eastAsia"/>
                <w:sz w:val="20"/>
              </w:rPr>
              <w:t xml:space="preserve"> </w:t>
            </w:r>
            <w:r>
              <w:rPr>
                <w:rFonts w:hint="eastAsia"/>
                <w:sz w:val="20"/>
              </w:rPr>
              <w:t>아니라</w:t>
            </w:r>
            <w:r>
              <w:rPr>
                <w:rFonts w:hint="eastAsia"/>
                <w:sz w:val="20"/>
              </w:rPr>
              <w:t xml:space="preserve"> </w:t>
            </w:r>
            <w:r>
              <w:rPr>
                <w:rFonts w:hint="eastAsia"/>
                <w:sz w:val="20"/>
              </w:rPr>
              <w:t>시공기사들로부터</w:t>
            </w:r>
            <w:r>
              <w:rPr>
                <w:rFonts w:hint="eastAsia"/>
                <w:sz w:val="20"/>
              </w:rPr>
              <w:t xml:space="preserve"> </w:t>
            </w:r>
            <w:r>
              <w:rPr>
                <w:rFonts w:hint="eastAsia"/>
                <w:sz w:val="20"/>
              </w:rPr>
              <w:t>단순노무를</w:t>
            </w:r>
            <w:r>
              <w:rPr>
                <w:rFonts w:hint="eastAsia"/>
                <w:sz w:val="20"/>
              </w:rPr>
              <w:t xml:space="preserve"> </w:t>
            </w:r>
            <w:r>
              <w:rPr>
                <w:rFonts w:hint="eastAsia"/>
                <w:sz w:val="20"/>
              </w:rPr>
              <w:t>공급받는</w:t>
            </w:r>
            <w:r>
              <w:rPr>
                <w:rFonts w:hint="eastAsia"/>
                <w:sz w:val="20"/>
              </w:rPr>
              <w:t xml:space="preserve"> </w:t>
            </w:r>
            <w:r>
              <w:rPr>
                <w:rFonts w:hint="eastAsia"/>
                <w:sz w:val="20"/>
              </w:rPr>
              <w:t>것과</w:t>
            </w:r>
            <w:r>
              <w:rPr>
                <w:rFonts w:hint="eastAsia"/>
                <w:sz w:val="20"/>
              </w:rPr>
              <w:t xml:space="preserve"> </w:t>
            </w:r>
            <w:r>
              <w:rPr>
                <w:rFonts w:hint="eastAsia"/>
                <w:sz w:val="20"/>
              </w:rPr>
              <w:t>같이</w:t>
            </w:r>
            <w:r>
              <w:rPr>
                <w:rFonts w:hint="eastAsia"/>
                <w:sz w:val="20"/>
              </w:rPr>
              <w:t xml:space="preserve"> </w:t>
            </w:r>
            <w:r>
              <w:rPr>
                <w:rFonts w:hint="eastAsia"/>
                <w:sz w:val="20"/>
              </w:rPr>
              <w:t>공사를</w:t>
            </w:r>
            <w:r>
              <w:rPr>
                <w:rFonts w:hint="eastAsia"/>
                <w:sz w:val="20"/>
              </w:rPr>
              <w:t xml:space="preserve"> </w:t>
            </w:r>
            <w:r>
              <w:rPr>
                <w:rFonts w:hint="eastAsia"/>
                <w:sz w:val="20"/>
              </w:rPr>
              <w:t>진행해야</w:t>
            </w:r>
            <w:r>
              <w:rPr>
                <w:rFonts w:hint="eastAsia"/>
                <w:sz w:val="20"/>
              </w:rPr>
              <w:t xml:space="preserve"> </w:t>
            </w:r>
            <w:r>
              <w:rPr>
                <w:rFonts w:hint="eastAsia"/>
                <w:sz w:val="20"/>
              </w:rPr>
              <w:t>함</w:t>
            </w:r>
            <w:r>
              <w:rPr>
                <w:rFonts w:hint="eastAsia"/>
                <w:sz w:val="20"/>
              </w:rPr>
              <w:t>.</w:t>
            </w:r>
            <w:r>
              <w:rPr>
                <w:sz w:val="20"/>
              </w:rPr>
              <w:t xml:space="preserve"> </w:t>
            </w:r>
            <w:r>
              <w:rPr>
                <w:rFonts w:hint="eastAsia"/>
                <w:sz w:val="20"/>
              </w:rPr>
              <w:t>따라서</w:t>
            </w:r>
            <w:r>
              <w:rPr>
                <w:rFonts w:hint="eastAsia"/>
                <w:sz w:val="20"/>
              </w:rPr>
              <w:t>,</w:t>
            </w:r>
            <w:r>
              <w:rPr>
                <w:sz w:val="20"/>
              </w:rPr>
              <w:t xml:space="preserve"> </w:t>
            </w:r>
            <w:proofErr w:type="spellStart"/>
            <w:r>
              <w:rPr>
                <w:rFonts w:hint="eastAsia"/>
                <w:sz w:val="20"/>
              </w:rPr>
              <w:t>테크사는</w:t>
            </w:r>
            <w:proofErr w:type="spellEnd"/>
            <w:r>
              <w:rPr>
                <w:rFonts w:hint="eastAsia"/>
                <w:sz w:val="20"/>
              </w:rPr>
              <w:t xml:space="preserve"> </w:t>
            </w:r>
            <w:r>
              <w:rPr>
                <w:rFonts w:hint="eastAsia"/>
                <w:sz w:val="20"/>
              </w:rPr>
              <w:t>시공기사들에게</w:t>
            </w:r>
            <w:r>
              <w:rPr>
                <w:rFonts w:hint="eastAsia"/>
                <w:sz w:val="20"/>
              </w:rPr>
              <w:t xml:space="preserve"> </w:t>
            </w:r>
            <w:r>
              <w:rPr>
                <w:rFonts w:hint="eastAsia"/>
                <w:sz w:val="20"/>
              </w:rPr>
              <w:t>건설공사의</w:t>
            </w:r>
            <w:r>
              <w:rPr>
                <w:rFonts w:hint="eastAsia"/>
                <w:sz w:val="20"/>
              </w:rPr>
              <w:t xml:space="preserve"> </w:t>
            </w:r>
            <w:r>
              <w:rPr>
                <w:rFonts w:hint="eastAsia"/>
                <w:sz w:val="20"/>
              </w:rPr>
              <w:t>완성을</w:t>
            </w:r>
            <w:r>
              <w:rPr>
                <w:rFonts w:hint="eastAsia"/>
                <w:sz w:val="20"/>
              </w:rPr>
              <w:t xml:space="preserve"> </w:t>
            </w:r>
            <w:r>
              <w:rPr>
                <w:rFonts w:hint="eastAsia"/>
                <w:sz w:val="20"/>
              </w:rPr>
              <w:t>맡겨두지</w:t>
            </w:r>
            <w:r>
              <w:rPr>
                <w:rFonts w:hint="eastAsia"/>
                <w:sz w:val="20"/>
              </w:rPr>
              <w:t xml:space="preserve"> </w:t>
            </w:r>
            <w:r>
              <w:rPr>
                <w:rFonts w:hint="eastAsia"/>
                <w:sz w:val="20"/>
              </w:rPr>
              <w:t>않고</w:t>
            </w:r>
            <w:r>
              <w:rPr>
                <w:rFonts w:hint="eastAsia"/>
                <w:sz w:val="20"/>
              </w:rPr>
              <w:t xml:space="preserve">, </w:t>
            </w:r>
            <w:r>
              <w:rPr>
                <w:rFonts w:hint="eastAsia"/>
                <w:sz w:val="20"/>
              </w:rPr>
              <w:t>건설공사</w:t>
            </w:r>
            <w:r>
              <w:rPr>
                <w:rFonts w:hint="eastAsia"/>
                <w:sz w:val="20"/>
              </w:rPr>
              <w:t xml:space="preserve"> </w:t>
            </w:r>
            <w:r>
              <w:rPr>
                <w:rFonts w:hint="eastAsia"/>
                <w:sz w:val="20"/>
              </w:rPr>
              <w:t>현장에서</w:t>
            </w:r>
            <w:r>
              <w:rPr>
                <w:rFonts w:hint="eastAsia"/>
                <w:sz w:val="20"/>
              </w:rPr>
              <w:t xml:space="preserve"> </w:t>
            </w:r>
            <w:r>
              <w:rPr>
                <w:rFonts w:hint="eastAsia"/>
                <w:sz w:val="20"/>
              </w:rPr>
              <w:t>직접</w:t>
            </w:r>
            <w:r>
              <w:rPr>
                <w:rFonts w:hint="eastAsia"/>
                <w:sz w:val="20"/>
              </w:rPr>
              <w:t xml:space="preserve"> </w:t>
            </w:r>
            <w:r>
              <w:rPr>
                <w:rFonts w:hint="eastAsia"/>
                <w:sz w:val="20"/>
              </w:rPr>
              <w:t>관리</w:t>
            </w:r>
            <w:r>
              <w:rPr>
                <w:rFonts w:hint="eastAsia"/>
                <w:sz w:val="20"/>
              </w:rPr>
              <w:t xml:space="preserve"> </w:t>
            </w:r>
            <w:r>
              <w:rPr>
                <w:rFonts w:hint="eastAsia"/>
                <w:sz w:val="20"/>
              </w:rPr>
              <w:t>및</w:t>
            </w:r>
            <w:r>
              <w:rPr>
                <w:rFonts w:hint="eastAsia"/>
                <w:sz w:val="20"/>
              </w:rPr>
              <w:t xml:space="preserve"> </w:t>
            </w:r>
            <w:r>
              <w:rPr>
                <w:rFonts w:hint="eastAsia"/>
                <w:sz w:val="20"/>
              </w:rPr>
              <w:t>지시하여야</w:t>
            </w:r>
            <w:r>
              <w:rPr>
                <w:rFonts w:hint="eastAsia"/>
                <w:sz w:val="20"/>
              </w:rPr>
              <w:t xml:space="preserve"> </w:t>
            </w:r>
            <w:r>
              <w:rPr>
                <w:rFonts w:hint="eastAsia"/>
                <w:sz w:val="20"/>
              </w:rPr>
              <w:t>함</w:t>
            </w:r>
            <w:r>
              <w:rPr>
                <w:rFonts w:hint="eastAsia"/>
                <w:sz w:val="20"/>
              </w:rPr>
              <w:t xml:space="preserve">. </w:t>
            </w:r>
          </w:p>
        </w:tc>
      </w:tr>
      <w:tr w:rsidR="00026A7E" w:rsidRPr="00E23873" w14:paraId="743EF6D1" w14:textId="77777777" w:rsidTr="0091358C">
        <w:trPr>
          <w:trHeight w:val="340"/>
        </w:trPr>
        <w:tc>
          <w:tcPr>
            <w:tcW w:w="1549" w:type="pct"/>
            <w:tcBorders>
              <w:top w:val="single" w:sz="4" w:space="0" w:color="404040" w:themeColor="text1" w:themeTint="BF"/>
              <w:bottom w:val="single" w:sz="4" w:space="0" w:color="404040" w:themeColor="text1" w:themeTint="BF"/>
            </w:tcBorders>
            <w:vAlign w:val="center"/>
          </w:tcPr>
          <w:p w14:paraId="7CC8ED34" w14:textId="77777777" w:rsidR="00026A7E" w:rsidRPr="00DD6F84" w:rsidRDefault="00026A7E" w:rsidP="0091358C">
            <w:pPr>
              <w:pStyle w:val="a5"/>
              <w:spacing w:line="280" w:lineRule="atLeast"/>
              <w:ind w:leftChars="0" w:left="0"/>
              <w:jc w:val="center"/>
              <w:rPr>
                <w:sz w:val="20"/>
                <w:szCs w:val="20"/>
              </w:rPr>
            </w:pPr>
            <w:r>
              <w:rPr>
                <w:rFonts w:hint="eastAsia"/>
                <w:sz w:val="20"/>
                <w:szCs w:val="20"/>
              </w:rPr>
              <w:t>전문</w:t>
            </w:r>
            <w:r>
              <w:rPr>
                <w:rFonts w:hint="eastAsia"/>
                <w:sz w:val="20"/>
                <w:szCs w:val="20"/>
              </w:rPr>
              <w:t xml:space="preserve"> </w:t>
            </w:r>
            <w:proofErr w:type="spellStart"/>
            <w:r>
              <w:rPr>
                <w:rFonts w:hint="eastAsia"/>
                <w:sz w:val="20"/>
                <w:szCs w:val="20"/>
              </w:rPr>
              <w:t>테크사</w:t>
            </w:r>
            <w:proofErr w:type="spellEnd"/>
            <w:r>
              <w:rPr>
                <w:rFonts w:hint="eastAsia"/>
                <w:sz w:val="20"/>
                <w:szCs w:val="20"/>
              </w:rPr>
              <w:t xml:space="preserve"> </w:t>
            </w:r>
            <w:r>
              <w:rPr>
                <w:rFonts w:hint="eastAsia"/>
                <w:sz w:val="20"/>
                <w:szCs w:val="20"/>
              </w:rPr>
              <w:t>육성</w:t>
            </w:r>
          </w:p>
        </w:tc>
        <w:tc>
          <w:tcPr>
            <w:tcW w:w="3451" w:type="pct"/>
            <w:tcBorders>
              <w:top w:val="single" w:sz="4" w:space="0" w:color="404040" w:themeColor="text1" w:themeTint="BF"/>
              <w:bottom w:val="single" w:sz="4" w:space="0" w:color="404040" w:themeColor="text1" w:themeTint="BF"/>
            </w:tcBorders>
            <w:vAlign w:val="center"/>
          </w:tcPr>
          <w:p w14:paraId="4340CD8A" w14:textId="77777777" w:rsidR="00026A7E" w:rsidRPr="00F4369C" w:rsidRDefault="00026A7E" w:rsidP="0091358C">
            <w:pPr>
              <w:pStyle w:val="a5"/>
              <w:widowControl/>
              <w:numPr>
                <w:ilvl w:val="0"/>
                <w:numId w:val="115"/>
              </w:numPr>
              <w:autoSpaceDE w:val="0"/>
              <w:adjustRightInd/>
              <w:snapToGrid/>
              <w:spacing w:line="240" w:lineRule="auto"/>
              <w:ind w:leftChars="0"/>
              <w:rPr>
                <w:sz w:val="20"/>
              </w:rPr>
            </w:pPr>
            <w:r w:rsidRPr="006665FD">
              <w:rPr>
                <w:rFonts w:hint="eastAsia"/>
                <w:sz w:val="20"/>
              </w:rPr>
              <w:t>대상회사는</w:t>
            </w:r>
            <w:r w:rsidRPr="006665FD">
              <w:rPr>
                <w:rFonts w:hint="eastAsia"/>
                <w:sz w:val="20"/>
              </w:rPr>
              <w:t xml:space="preserve"> </w:t>
            </w:r>
            <w:r w:rsidRPr="006665FD">
              <w:rPr>
                <w:rFonts w:hint="eastAsia"/>
                <w:sz w:val="20"/>
              </w:rPr>
              <w:t>건설업</w:t>
            </w:r>
            <w:r w:rsidRPr="006665FD">
              <w:rPr>
                <w:rFonts w:hint="eastAsia"/>
                <w:sz w:val="20"/>
              </w:rPr>
              <w:t xml:space="preserve"> </w:t>
            </w:r>
            <w:r w:rsidRPr="006665FD">
              <w:rPr>
                <w:rFonts w:hint="eastAsia"/>
                <w:sz w:val="20"/>
              </w:rPr>
              <w:t>등록을</w:t>
            </w:r>
            <w:r w:rsidRPr="006665FD">
              <w:rPr>
                <w:rFonts w:hint="eastAsia"/>
                <w:sz w:val="20"/>
              </w:rPr>
              <w:t xml:space="preserve"> </w:t>
            </w:r>
            <w:r w:rsidRPr="006665FD">
              <w:rPr>
                <w:rFonts w:hint="eastAsia"/>
                <w:sz w:val="20"/>
              </w:rPr>
              <w:t>완료한</w:t>
            </w:r>
            <w:r w:rsidRPr="006665FD">
              <w:rPr>
                <w:rFonts w:hint="eastAsia"/>
                <w:sz w:val="20"/>
              </w:rPr>
              <w:t xml:space="preserve"> </w:t>
            </w:r>
            <w:proofErr w:type="spellStart"/>
            <w:r w:rsidRPr="006665FD">
              <w:rPr>
                <w:rFonts w:hint="eastAsia"/>
                <w:sz w:val="20"/>
              </w:rPr>
              <w:t>테크사를</w:t>
            </w:r>
            <w:proofErr w:type="spellEnd"/>
            <w:r w:rsidRPr="006665FD">
              <w:rPr>
                <w:rFonts w:hint="eastAsia"/>
                <w:sz w:val="20"/>
              </w:rPr>
              <w:t xml:space="preserve"> </w:t>
            </w:r>
            <w:r w:rsidRPr="006665FD">
              <w:rPr>
                <w:rFonts w:hint="eastAsia"/>
                <w:sz w:val="20"/>
              </w:rPr>
              <w:t>육성하여</w:t>
            </w:r>
            <w:r w:rsidRPr="006665FD">
              <w:rPr>
                <w:rFonts w:hint="eastAsia"/>
                <w:sz w:val="20"/>
              </w:rPr>
              <w:t xml:space="preserve"> </w:t>
            </w:r>
            <w:r w:rsidRPr="006665FD">
              <w:rPr>
                <w:rFonts w:hint="eastAsia"/>
                <w:sz w:val="20"/>
              </w:rPr>
              <w:t>대상회사</w:t>
            </w:r>
            <w:r w:rsidRPr="006665FD">
              <w:rPr>
                <w:rFonts w:hint="eastAsia"/>
                <w:sz w:val="20"/>
              </w:rPr>
              <w:t xml:space="preserve"> </w:t>
            </w:r>
            <w:r w:rsidRPr="006665FD">
              <w:rPr>
                <w:rFonts w:hint="eastAsia"/>
                <w:sz w:val="20"/>
              </w:rPr>
              <w:t>또는</w:t>
            </w:r>
            <w:r w:rsidRPr="006665FD">
              <w:rPr>
                <w:rFonts w:hint="eastAsia"/>
                <w:sz w:val="20"/>
              </w:rPr>
              <w:t xml:space="preserve"> </w:t>
            </w:r>
            <w:r w:rsidRPr="006665FD">
              <w:rPr>
                <w:rFonts w:hint="eastAsia"/>
                <w:sz w:val="20"/>
              </w:rPr>
              <w:t>한샘서비스가</w:t>
            </w:r>
            <w:r w:rsidRPr="006665FD">
              <w:rPr>
                <w:rFonts w:hint="eastAsia"/>
                <w:sz w:val="20"/>
              </w:rPr>
              <w:t xml:space="preserve"> </w:t>
            </w:r>
            <w:r w:rsidRPr="006665FD">
              <w:rPr>
                <w:rFonts w:hint="eastAsia"/>
                <w:sz w:val="20"/>
              </w:rPr>
              <w:t>과반수</w:t>
            </w:r>
            <w:r w:rsidRPr="006665FD">
              <w:rPr>
                <w:rFonts w:hint="eastAsia"/>
                <w:sz w:val="20"/>
              </w:rPr>
              <w:t xml:space="preserve"> </w:t>
            </w:r>
            <w:r w:rsidRPr="006665FD">
              <w:rPr>
                <w:rFonts w:hint="eastAsia"/>
                <w:sz w:val="20"/>
              </w:rPr>
              <w:t>이상</w:t>
            </w:r>
            <w:r w:rsidRPr="006665FD">
              <w:rPr>
                <w:rFonts w:hint="eastAsia"/>
                <w:sz w:val="20"/>
              </w:rPr>
              <w:t xml:space="preserve"> </w:t>
            </w:r>
            <w:r w:rsidRPr="006665FD">
              <w:rPr>
                <w:rFonts w:hint="eastAsia"/>
                <w:sz w:val="20"/>
              </w:rPr>
              <w:t>지분을</w:t>
            </w:r>
            <w:r w:rsidRPr="006665FD">
              <w:rPr>
                <w:rFonts w:hint="eastAsia"/>
                <w:sz w:val="20"/>
              </w:rPr>
              <w:t xml:space="preserve"> </w:t>
            </w:r>
            <w:r w:rsidRPr="006665FD">
              <w:rPr>
                <w:rFonts w:hint="eastAsia"/>
                <w:sz w:val="20"/>
              </w:rPr>
              <w:t>취득하는</w:t>
            </w:r>
            <w:r w:rsidRPr="006665FD">
              <w:rPr>
                <w:rFonts w:hint="eastAsia"/>
                <w:sz w:val="20"/>
              </w:rPr>
              <w:t xml:space="preserve"> </w:t>
            </w:r>
            <w:r w:rsidRPr="006665FD">
              <w:rPr>
                <w:rFonts w:hint="eastAsia"/>
                <w:sz w:val="20"/>
              </w:rPr>
              <w:t>장기</w:t>
            </w:r>
            <w:r w:rsidRPr="006665FD">
              <w:rPr>
                <w:rFonts w:hint="eastAsia"/>
                <w:sz w:val="20"/>
              </w:rPr>
              <w:t xml:space="preserve"> </w:t>
            </w:r>
            <w:r w:rsidRPr="006665FD">
              <w:rPr>
                <w:rFonts w:hint="eastAsia"/>
                <w:sz w:val="20"/>
              </w:rPr>
              <w:t>계획을</w:t>
            </w:r>
            <w:r w:rsidRPr="006665FD">
              <w:rPr>
                <w:rFonts w:hint="eastAsia"/>
                <w:sz w:val="20"/>
              </w:rPr>
              <w:t xml:space="preserve"> </w:t>
            </w:r>
            <w:r w:rsidRPr="006665FD">
              <w:rPr>
                <w:rFonts w:hint="eastAsia"/>
                <w:sz w:val="20"/>
              </w:rPr>
              <w:t>구상</w:t>
            </w:r>
            <w:r w:rsidRPr="006665FD">
              <w:rPr>
                <w:rFonts w:hint="eastAsia"/>
                <w:sz w:val="20"/>
              </w:rPr>
              <w:t xml:space="preserve"> </w:t>
            </w:r>
            <w:r w:rsidRPr="006665FD">
              <w:rPr>
                <w:rFonts w:hint="eastAsia"/>
                <w:sz w:val="20"/>
              </w:rPr>
              <w:t>중임</w:t>
            </w:r>
            <w:r w:rsidRPr="006665FD">
              <w:rPr>
                <w:sz w:val="20"/>
              </w:rPr>
              <w:t>(</w:t>
            </w:r>
            <w:r w:rsidRPr="006665FD">
              <w:rPr>
                <w:rFonts w:hint="eastAsia"/>
                <w:sz w:val="20"/>
              </w:rPr>
              <w:t>현재와</w:t>
            </w:r>
            <w:r w:rsidRPr="006665FD">
              <w:rPr>
                <w:rFonts w:hint="eastAsia"/>
                <w:sz w:val="20"/>
              </w:rPr>
              <w:t xml:space="preserve"> </w:t>
            </w:r>
            <w:r w:rsidRPr="006665FD">
              <w:rPr>
                <w:rFonts w:hint="eastAsia"/>
                <w:sz w:val="20"/>
              </w:rPr>
              <w:t>같은</w:t>
            </w:r>
            <w:r w:rsidRPr="006665FD">
              <w:rPr>
                <w:rFonts w:hint="eastAsia"/>
                <w:sz w:val="20"/>
              </w:rPr>
              <w:t xml:space="preserve"> </w:t>
            </w:r>
            <w:proofErr w:type="spellStart"/>
            <w:r w:rsidRPr="006665FD">
              <w:rPr>
                <w:rFonts w:hint="eastAsia"/>
                <w:sz w:val="20"/>
              </w:rPr>
              <w:t>테크사들은</w:t>
            </w:r>
            <w:proofErr w:type="spellEnd"/>
            <w:r w:rsidRPr="006665FD">
              <w:rPr>
                <w:rFonts w:hint="eastAsia"/>
                <w:sz w:val="20"/>
              </w:rPr>
              <w:t xml:space="preserve"> </w:t>
            </w:r>
            <w:r w:rsidRPr="006665FD">
              <w:rPr>
                <w:rFonts w:hint="eastAsia"/>
                <w:sz w:val="20"/>
              </w:rPr>
              <w:t>건설업</w:t>
            </w:r>
            <w:r w:rsidRPr="006665FD">
              <w:rPr>
                <w:rFonts w:hint="eastAsia"/>
                <w:sz w:val="20"/>
              </w:rPr>
              <w:t xml:space="preserve"> </w:t>
            </w:r>
            <w:r w:rsidRPr="006665FD">
              <w:rPr>
                <w:rFonts w:hint="eastAsia"/>
                <w:sz w:val="20"/>
              </w:rPr>
              <w:t>등록</w:t>
            </w:r>
            <w:r w:rsidRPr="006665FD">
              <w:rPr>
                <w:rFonts w:hint="eastAsia"/>
                <w:sz w:val="20"/>
              </w:rPr>
              <w:t xml:space="preserve"> </w:t>
            </w:r>
            <w:r w:rsidRPr="006665FD">
              <w:rPr>
                <w:rFonts w:hint="eastAsia"/>
                <w:sz w:val="20"/>
              </w:rPr>
              <w:t>요건을</w:t>
            </w:r>
            <w:r w:rsidRPr="006665FD">
              <w:rPr>
                <w:rFonts w:hint="eastAsia"/>
                <w:sz w:val="20"/>
              </w:rPr>
              <w:t xml:space="preserve"> </w:t>
            </w:r>
            <w:r w:rsidRPr="006665FD">
              <w:rPr>
                <w:rFonts w:hint="eastAsia"/>
                <w:sz w:val="20"/>
              </w:rPr>
              <w:t>갖추기</w:t>
            </w:r>
            <w:r w:rsidRPr="006665FD">
              <w:rPr>
                <w:rFonts w:hint="eastAsia"/>
                <w:sz w:val="20"/>
              </w:rPr>
              <w:t xml:space="preserve"> </w:t>
            </w:r>
            <w:r w:rsidRPr="006665FD">
              <w:rPr>
                <w:rFonts w:hint="eastAsia"/>
                <w:sz w:val="20"/>
              </w:rPr>
              <w:t>어렵고</w:t>
            </w:r>
            <w:r w:rsidRPr="006665FD">
              <w:rPr>
                <w:rFonts w:hint="eastAsia"/>
                <w:sz w:val="20"/>
              </w:rPr>
              <w:t>,</w:t>
            </w:r>
            <w:r w:rsidRPr="006665FD">
              <w:rPr>
                <w:sz w:val="20"/>
              </w:rPr>
              <w:t xml:space="preserve"> </w:t>
            </w:r>
            <w:r w:rsidRPr="006665FD">
              <w:rPr>
                <w:rFonts w:hint="eastAsia"/>
                <w:sz w:val="20"/>
              </w:rPr>
              <w:t>어느</w:t>
            </w:r>
            <w:r w:rsidRPr="006665FD">
              <w:rPr>
                <w:rFonts w:hint="eastAsia"/>
                <w:sz w:val="20"/>
              </w:rPr>
              <w:t xml:space="preserve"> </w:t>
            </w:r>
            <w:r w:rsidRPr="006665FD">
              <w:rPr>
                <w:rFonts w:hint="eastAsia"/>
                <w:sz w:val="20"/>
              </w:rPr>
              <w:t>정도</w:t>
            </w:r>
            <w:r w:rsidRPr="006665FD">
              <w:rPr>
                <w:rFonts w:hint="eastAsia"/>
                <w:sz w:val="20"/>
              </w:rPr>
              <w:t xml:space="preserve"> </w:t>
            </w:r>
            <w:r w:rsidRPr="006665FD">
              <w:rPr>
                <w:rFonts w:hint="eastAsia"/>
                <w:sz w:val="20"/>
              </w:rPr>
              <w:t>규모를</w:t>
            </w:r>
            <w:r w:rsidRPr="006665FD">
              <w:rPr>
                <w:rFonts w:hint="eastAsia"/>
                <w:sz w:val="20"/>
              </w:rPr>
              <w:t xml:space="preserve"> </w:t>
            </w:r>
            <w:r w:rsidRPr="006665FD">
              <w:rPr>
                <w:rFonts w:hint="eastAsia"/>
                <w:sz w:val="20"/>
              </w:rPr>
              <w:t>키워야</w:t>
            </w:r>
            <w:r w:rsidRPr="006665FD">
              <w:rPr>
                <w:rFonts w:hint="eastAsia"/>
                <w:sz w:val="20"/>
              </w:rPr>
              <w:t xml:space="preserve"> </w:t>
            </w:r>
            <w:r w:rsidRPr="006665FD">
              <w:rPr>
                <w:rFonts w:hint="eastAsia"/>
                <w:sz w:val="20"/>
              </w:rPr>
              <w:t>하는데</w:t>
            </w:r>
            <w:r w:rsidRPr="006665FD">
              <w:rPr>
                <w:rFonts w:hint="eastAsia"/>
                <w:sz w:val="20"/>
              </w:rPr>
              <w:t xml:space="preserve"> </w:t>
            </w:r>
            <w:r w:rsidRPr="006665FD">
              <w:rPr>
                <w:rFonts w:hint="eastAsia"/>
                <w:sz w:val="20"/>
              </w:rPr>
              <w:t>이</w:t>
            </w:r>
            <w:r w:rsidRPr="006665FD">
              <w:rPr>
                <w:rFonts w:hint="eastAsia"/>
                <w:sz w:val="20"/>
              </w:rPr>
              <w:t xml:space="preserve"> </w:t>
            </w:r>
            <w:r w:rsidRPr="006665FD">
              <w:rPr>
                <w:rFonts w:hint="eastAsia"/>
                <w:sz w:val="20"/>
              </w:rPr>
              <w:t>경우</w:t>
            </w:r>
            <w:r w:rsidRPr="006665FD">
              <w:rPr>
                <w:rFonts w:hint="eastAsia"/>
                <w:sz w:val="20"/>
              </w:rPr>
              <w:t xml:space="preserve"> </w:t>
            </w:r>
            <w:r w:rsidRPr="006665FD">
              <w:rPr>
                <w:rFonts w:hint="eastAsia"/>
                <w:sz w:val="20"/>
              </w:rPr>
              <w:t>오히려</w:t>
            </w:r>
            <w:r w:rsidRPr="006665FD">
              <w:rPr>
                <w:rFonts w:hint="eastAsia"/>
                <w:sz w:val="20"/>
              </w:rPr>
              <w:t xml:space="preserve"> </w:t>
            </w:r>
            <w:r w:rsidRPr="006665FD">
              <w:rPr>
                <w:rFonts w:hint="eastAsia"/>
                <w:sz w:val="20"/>
              </w:rPr>
              <w:t>독립적으로</w:t>
            </w:r>
            <w:r w:rsidRPr="006665FD">
              <w:rPr>
                <w:rFonts w:hint="eastAsia"/>
                <w:sz w:val="20"/>
              </w:rPr>
              <w:t xml:space="preserve"> </w:t>
            </w:r>
            <w:r w:rsidRPr="006665FD">
              <w:rPr>
                <w:rFonts w:hint="eastAsia"/>
                <w:sz w:val="20"/>
              </w:rPr>
              <w:t>운영될</w:t>
            </w:r>
            <w:r w:rsidRPr="006665FD">
              <w:rPr>
                <w:rFonts w:hint="eastAsia"/>
                <w:sz w:val="20"/>
              </w:rPr>
              <w:t xml:space="preserve"> </w:t>
            </w:r>
            <w:r w:rsidRPr="006665FD">
              <w:rPr>
                <w:rFonts w:hint="eastAsia"/>
                <w:sz w:val="20"/>
              </w:rPr>
              <w:t>수</w:t>
            </w:r>
            <w:r w:rsidRPr="006665FD">
              <w:rPr>
                <w:rFonts w:hint="eastAsia"/>
                <w:sz w:val="20"/>
              </w:rPr>
              <w:t xml:space="preserve"> </w:t>
            </w:r>
            <w:r w:rsidRPr="006665FD">
              <w:rPr>
                <w:rFonts w:hint="eastAsia"/>
                <w:sz w:val="20"/>
              </w:rPr>
              <w:t>있어서</w:t>
            </w:r>
            <w:r w:rsidRPr="006665FD">
              <w:rPr>
                <w:rFonts w:hint="eastAsia"/>
                <w:sz w:val="20"/>
              </w:rPr>
              <w:t xml:space="preserve"> </w:t>
            </w:r>
            <w:r w:rsidRPr="006665FD">
              <w:rPr>
                <w:rFonts w:hint="eastAsia"/>
                <w:sz w:val="20"/>
              </w:rPr>
              <w:t>지분</w:t>
            </w:r>
            <w:r w:rsidRPr="006665FD">
              <w:rPr>
                <w:rFonts w:hint="eastAsia"/>
                <w:sz w:val="20"/>
              </w:rPr>
              <w:t xml:space="preserve"> </w:t>
            </w:r>
            <w:r w:rsidRPr="006665FD">
              <w:rPr>
                <w:rFonts w:hint="eastAsia"/>
                <w:sz w:val="20"/>
              </w:rPr>
              <w:t>제휴가</w:t>
            </w:r>
            <w:r w:rsidRPr="006665FD">
              <w:rPr>
                <w:rFonts w:hint="eastAsia"/>
                <w:sz w:val="20"/>
              </w:rPr>
              <w:t xml:space="preserve"> </w:t>
            </w:r>
            <w:r w:rsidRPr="006665FD">
              <w:rPr>
                <w:rFonts w:hint="eastAsia"/>
                <w:sz w:val="20"/>
              </w:rPr>
              <w:t>동시에</w:t>
            </w:r>
            <w:r w:rsidRPr="006665FD">
              <w:rPr>
                <w:rFonts w:hint="eastAsia"/>
                <w:sz w:val="20"/>
              </w:rPr>
              <w:t xml:space="preserve"> </w:t>
            </w:r>
            <w:r w:rsidRPr="006665FD">
              <w:rPr>
                <w:rFonts w:hint="eastAsia"/>
                <w:sz w:val="20"/>
              </w:rPr>
              <w:t>이루어져야</w:t>
            </w:r>
            <w:r w:rsidRPr="006665FD">
              <w:rPr>
                <w:rFonts w:hint="eastAsia"/>
                <w:sz w:val="20"/>
              </w:rPr>
              <w:t xml:space="preserve"> </w:t>
            </w:r>
            <w:r w:rsidRPr="006665FD">
              <w:rPr>
                <w:rFonts w:hint="eastAsia"/>
                <w:sz w:val="20"/>
              </w:rPr>
              <w:t>함</w:t>
            </w:r>
            <w:r w:rsidRPr="006665FD">
              <w:rPr>
                <w:rFonts w:hint="eastAsia"/>
                <w:sz w:val="20"/>
              </w:rPr>
              <w:t>)</w:t>
            </w:r>
          </w:p>
          <w:p w14:paraId="281A0578" w14:textId="77777777" w:rsidR="00026A7E" w:rsidRPr="006665FD" w:rsidRDefault="00026A7E" w:rsidP="0091358C">
            <w:pPr>
              <w:pStyle w:val="a5"/>
              <w:widowControl/>
              <w:numPr>
                <w:ilvl w:val="0"/>
                <w:numId w:val="115"/>
              </w:numPr>
              <w:autoSpaceDE w:val="0"/>
              <w:adjustRightInd/>
              <w:snapToGrid/>
              <w:spacing w:line="240" w:lineRule="auto"/>
              <w:ind w:leftChars="0"/>
              <w:rPr>
                <w:sz w:val="20"/>
              </w:rPr>
            </w:pPr>
            <w:r w:rsidRPr="006665FD">
              <w:rPr>
                <w:rFonts w:hint="eastAsia"/>
                <w:sz w:val="20"/>
              </w:rPr>
              <w:t>향후</w:t>
            </w:r>
            <w:r w:rsidRPr="006665FD">
              <w:rPr>
                <w:rFonts w:hint="eastAsia"/>
                <w:sz w:val="20"/>
              </w:rPr>
              <w:t xml:space="preserve"> </w:t>
            </w:r>
            <w:proofErr w:type="spellStart"/>
            <w:r w:rsidRPr="006665FD">
              <w:rPr>
                <w:rFonts w:hint="eastAsia"/>
                <w:sz w:val="20"/>
              </w:rPr>
              <w:t>테크사들은</w:t>
            </w:r>
            <w:proofErr w:type="spellEnd"/>
            <w:r w:rsidRPr="006665FD">
              <w:rPr>
                <w:rFonts w:hint="eastAsia"/>
                <w:sz w:val="20"/>
              </w:rPr>
              <w:t xml:space="preserve"> (1) </w:t>
            </w:r>
            <w:r w:rsidRPr="006665FD">
              <w:rPr>
                <w:rFonts w:hint="eastAsia"/>
                <w:sz w:val="20"/>
              </w:rPr>
              <w:t>시공기사를</w:t>
            </w:r>
            <w:r w:rsidRPr="006665FD">
              <w:rPr>
                <w:rFonts w:hint="eastAsia"/>
                <w:sz w:val="20"/>
              </w:rPr>
              <w:t xml:space="preserve"> </w:t>
            </w:r>
            <w:r w:rsidRPr="006665FD">
              <w:rPr>
                <w:rFonts w:hint="eastAsia"/>
                <w:sz w:val="20"/>
              </w:rPr>
              <w:t>직고용</w:t>
            </w:r>
            <w:r w:rsidRPr="006665FD">
              <w:rPr>
                <w:rFonts w:hint="eastAsia"/>
                <w:sz w:val="20"/>
              </w:rPr>
              <w:t xml:space="preserve"> </w:t>
            </w:r>
            <w:r w:rsidRPr="006665FD">
              <w:rPr>
                <w:rFonts w:hint="eastAsia"/>
                <w:sz w:val="20"/>
              </w:rPr>
              <w:t>하거나</w:t>
            </w:r>
            <w:r w:rsidRPr="006665FD">
              <w:rPr>
                <w:rFonts w:hint="eastAsia"/>
                <w:sz w:val="20"/>
              </w:rPr>
              <w:t xml:space="preserve">, (2) </w:t>
            </w:r>
            <w:r w:rsidRPr="006665FD">
              <w:rPr>
                <w:rFonts w:hint="eastAsia"/>
                <w:sz w:val="20"/>
              </w:rPr>
              <w:t>시공기사들을</w:t>
            </w:r>
            <w:r w:rsidRPr="006665FD">
              <w:rPr>
                <w:rFonts w:hint="eastAsia"/>
                <w:sz w:val="20"/>
              </w:rPr>
              <w:t xml:space="preserve"> </w:t>
            </w:r>
            <w:r w:rsidRPr="006665FD">
              <w:rPr>
                <w:rFonts w:hint="eastAsia"/>
                <w:sz w:val="20"/>
              </w:rPr>
              <w:t>일용직</w:t>
            </w:r>
            <w:r w:rsidRPr="006665FD">
              <w:rPr>
                <w:rFonts w:hint="eastAsia"/>
                <w:sz w:val="20"/>
              </w:rPr>
              <w:t xml:space="preserve"> </w:t>
            </w:r>
            <w:r w:rsidRPr="006665FD">
              <w:rPr>
                <w:rFonts w:hint="eastAsia"/>
                <w:sz w:val="20"/>
              </w:rPr>
              <w:t>근로자로</w:t>
            </w:r>
            <w:r w:rsidRPr="006665FD">
              <w:rPr>
                <w:rFonts w:hint="eastAsia"/>
                <w:sz w:val="20"/>
              </w:rPr>
              <w:t xml:space="preserve"> </w:t>
            </w:r>
            <w:r w:rsidRPr="006665FD">
              <w:rPr>
                <w:rFonts w:hint="eastAsia"/>
                <w:sz w:val="20"/>
              </w:rPr>
              <w:t>사용하는</w:t>
            </w:r>
            <w:r w:rsidRPr="006665FD">
              <w:rPr>
                <w:rFonts w:hint="eastAsia"/>
                <w:sz w:val="20"/>
              </w:rPr>
              <w:t xml:space="preserve"> </w:t>
            </w:r>
            <w:r w:rsidRPr="006665FD">
              <w:rPr>
                <w:rFonts w:hint="eastAsia"/>
                <w:sz w:val="20"/>
              </w:rPr>
              <w:t>방안을</w:t>
            </w:r>
            <w:r w:rsidRPr="006665FD">
              <w:rPr>
                <w:rFonts w:hint="eastAsia"/>
                <w:sz w:val="20"/>
              </w:rPr>
              <w:t xml:space="preserve"> </w:t>
            </w:r>
            <w:r w:rsidRPr="006665FD">
              <w:rPr>
                <w:rFonts w:hint="eastAsia"/>
                <w:sz w:val="20"/>
              </w:rPr>
              <w:t>고려해야</w:t>
            </w:r>
            <w:r w:rsidRPr="006665FD">
              <w:rPr>
                <w:rFonts w:hint="eastAsia"/>
                <w:sz w:val="20"/>
              </w:rPr>
              <w:t xml:space="preserve"> </w:t>
            </w:r>
            <w:r w:rsidRPr="006665FD">
              <w:rPr>
                <w:rFonts w:hint="eastAsia"/>
                <w:sz w:val="20"/>
              </w:rPr>
              <w:t>할</w:t>
            </w:r>
            <w:r w:rsidRPr="006665FD">
              <w:rPr>
                <w:rFonts w:hint="eastAsia"/>
                <w:sz w:val="20"/>
              </w:rPr>
              <w:t xml:space="preserve"> </w:t>
            </w:r>
            <w:r w:rsidRPr="006665FD">
              <w:rPr>
                <w:rFonts w:hint="eastAsia"/>
                <w:sz w:val="20"/>
              </w:rPr>
              <w:t>것임</w:t>
            </w:r>
            <w:proofErr w:type="gramStart"/>
            <w:r w:rsidRPr="006665FD">
              <w:rPr>
                <w:rFonts w:hint="eastAsia"/>
                <w:sz w:val="20"/>
              </w:rPr>
              <w:t>.</w:t>
            </w:r>
            <w:r w:rsidRPr="006665FD">
              <w:rPr>
                <w:sz w:val="20"/>
              </w:rPr>
              <w:t xml:space="preserve"> </w:t>
            </w:r>
            <w:r w:rsidRPr="006665FD">
              <w:rPr>
                <w:rFonts w:hint="eastAsia"/>
                <w:sz w:val="20"/>
              </w:rPr>
              <w:t>.</w:t>
            </w:r>
            <w:proofErr w:type="gramEnd"/>
          </w:p>
          <w:p w14:paraId="09509A5F" w14:textId="77777777" w:rsidR="00026A7E" w:rsidRPr="00E23873" w:rsidRDefault="00026A7E" w:rsidP="0091358C">
            <w:pPr>
              <w:pStyle w:val="a5"/>
              <w:widowControl/>
              <w:numPr>
                <w:ilvl w:val="0"/>
                <w:numId w:val="115"/>
              </w:numPr>
              <w:autoSpaceDE w:val="0"/>
              <w:adjustRightInd/>
              <w:snapToGrid/>
              <w:spacing w:line="240" w:lineRule="auto"/>
              <w:ind w:leftChars="0"/>
              <w:rPr>
                <w:sz w:val="20"/>
              </w:rPr>
            </w:pPr>
            <w:r w:rsidRPr="006665FD">
              <w:rPr>
                <w:rFonts w:hint="eastAsia"/>
                <w:sz w:val="20"/>
              </w:rPr>
              <w:t>위</w:t>
            </w:r>
            <w:r w:rsidRPr="006665FD">
              <w:rPr>
                <w:rFonts w:hint="eastAsia"/>
                <w:sz w:val="20"/>
              </w:rPr>
              <w:t xml:space="preserve"> (1)</w:t>
            </w:r>
            <w:r w:rsidRPr="006665FD">
              <w:rPr>
                <w:rFonts w:hint="eastAsia"/>
                <w:sz w:val="20"/>
              </w:rPr>
              <w:t>을</w:t>
            </w:r>
            <w:r w:rsidRPr="006665FD">
              <w:rPr>
                <w:rFonts w:hint="eastAsia"/>
                <w:sz w:val="20"/>
              </w:rPr>
              <w:t xml:space="preserve"> </w:t>
            </w:r>
            <w:r w:rsidRPr="006665FD">
              <w:rPr>
                <w:rFonts w:hint="eastAsia"/>
                <w:sz w:val="20"/>
              </w:rPr>
              <w:t>할</w:t>
            </w:r>
            <w:r w:rsidRPr="006665FD">
              <w:rPr>
                <w:rFonts w:hint="eastAsia"/>
                <w:sz w:val="20"/>
              </w:rPr>
              <w:t xml:space="preserve"> </w:t>
            </w:r>
            <w:r w:rsidRPr="006665FD">
              <w:rPr>
                <w:rFonts w:hint="eastAsia"/>
                <w:sz w:val="20"/>
              </w:rPr>
              <w:t>경우</w:t>
            </w:r>
            <w:r w:rsidRPr="006665FD">
              <w:rPr>
                <w:rFonts w:hint="eastAsia"/>
                <w:sz w:val="20"/>
              </w:rPr>
              <w:t xml:space="preserve"> </w:t>
            </w:r>
            <w:r w:rsidRPr="006665FD">
              <w:rPr>
                <w:rFonts w:hint="eastAsia"/>
                <w:sz w:val="20"/>
              </w:rPr>
              <w:t>대상회사는</w:t>
            </w:r>
            <w:r w:rsidRPr="006665FD">
              <w:rPr>
                <w:rFonts w:hint="eastAsia"/>
                <w:sz w:val="20"/>
              </w:rPr>
              <w:t xml:space="preserve"> </w:t>
            </w:r>
            <w:r w:rsidRPr="006665FD">
              <w:rPr>
                <w:rFonts w:hint="eastAsia"/>
                <w:sz w:val="20"/>
              </w:rPr>
              <w:t>현재</w:t>
            </w:r>
            <w:r w:rsidRPr="006665FD">
              <w:rPr>
                <w:rFonts w:hint="eastAsia"/>
                <w:sz w:val="20"/>
              </w:rPr>
              <w:t xml:space="preserve"> </w:t>
            </w:r>
            <w:r w:rsidRPr="006665FD">
              <w:rPr>
                <w:rFonts w:hint="eastAsia"/>
                <w:sz w:val="20"/>
              </w:rPr>
              <w:t>비용의</w:t>
            </w:r>
            <w:r w:rsidRPr="006665FD">
              <w:rPr>
                <w:rFonts w:hint="eastAsia"/>
                <w:sz w:val="20"/>
              </w:rPr>
              <w:t xml:space="preserve"> 15~20%</w:t>
            </w:r>
            <w:r w:rsidRPr="006665FD">
              <w:rPr>
                <w:rFonts w:hint="eastAsia"/>
                <w:sz w:val="20"/>
              </w:rPr>
              <w:t>가</w:t>
            </w:r>
            <w:r w:rsidRPr="006665FD">
              <w:rPr>
                <w:rFonts w:hint="eastAsia"/>
                <w:sz w:val="20"/>
              </w:rPr>
              <w:t xml:space="preserve"> </w:t>
            </w:r>
            <w:r w:rsidRPr="006665FD">
              <w:rPr>
                <w:rFonts w:hint="eastAsia"/>
                <w:sz w:val="20"/>
              </w:rPr>
              <w:t>상승할</w:t>
            </w:r>
            <w:r w:rsidRPr="006665FD">
              <w:rPr>
                <w:rFonts w:hint="eastAsia"/>
                <w:sz w:val="20"/>
              </w:rPr>
              <w:t xml:space="preserve"> </w:t>
            </w:r>
            <w:r w:rsidRPr="006665FD">
              <w:rPr>
                <w:rFonts w:hint="eastAsia"/>
                <w:sz w:val="20"/>
              </w:rPr>
              <w:t>것이라고</w:t>
            </w:r>
            <w:r w:rsidRPr="006665FD">
              <w:rPr>
                <w:rFonts w:hint="eastAsia"/>
                <w:sz w:val="20"/>
              </w:rPr>
              <w:t xml:space="preserve"> </w:t>
            </w:r>
            <w:r w:rsidRPr="006665FD">
              <w:rPr>
                <w:rFonts w:hint="eastAsia"/>
                <w:sz w:val="20"/>
              </w:rPr>
              <w:t>분석하고</w:t>
            </w:r>
            <w:r w:rsidRPr="006665FD">
              <w:rPr>
                <w:rFonts w:hint="eastAsia"/>
                <w:sz w:val="20"/>
              </w:rPr>
              <w:t xml:space="preserve"> </w:t>
            </w:r>
            <w:r w:rsidRPr="006665FD">
              <w:rPr>
                <w:rFonts w:hint="eastAsia"/>
                <w:sz w:val="20"/>
              </w:rPr>
              <w:t>있고</w:t>
            </w:r>
            <w:r w:rsidRPr="006665FD">
              <w:rPr>
                <w:rFonts w:hint="eastAsia"/>
                <w:sz w:val="20"/>
              </w:rPr>
              <w:t xml:space="preserve"> </w:t>
            </w:r>
            <w:r w:rsidRPr="006665FD">
              <w:rPr>
                <w:rFonts w:hint="eastAsia"/>
                <w:sz w:val="20"/>
              </w:rPr>
              <w:t>산재보험은</w:t>
            </w:r>
            <w:r w:rsidRPr="006665FD">
              <w:rPr>
                <w:rFonts w:hint="eastAsia"/>
                <w:sz w:val="20"/>
              </w:rPr>
              <w:t xml:space="preserve"> </w:t>
            </w:r>
            <w:r w:rsidRPr="006665FD">
              <w:rPr>
                <w:rFonts w:hint="eastAsia"/>
                <w:sz w:val="20"/>
              </w:rPr>
              <w:t>이미</w:t>
            </w:r>
            <w:r w:rsidRPr="006665FD">
              <w:rPr>
                <w:rFonts w:hint="eastAsia"/>
                <w:sz w:val="20"/>
              </w:rPr>
              <w:t xml:space="preserve"> </w:t>
            </w:r>
            <w:r w:rsidRPr="006665FD">
              <w:rPr>
                <w:rFonts w:hint="eastAsia"/>
                <w:sz w:val="20"/>
              </w:rPr>
              <w:t>지급하고</w:t>
            </w:r>
            <w:r w:rsidRPr="006665FD">
              <w:rPr>
                <w:rFonts w:hint="eastAsia"/>
                <w:sz w:val="20"/>
              </w:rPr>
              <w:t xml:space="preserve"> </w:t>
            </w:r>
            <w:r w:rsidRPr="006665FD">
              <w:rPr>
                <w:rFonts w:hint="eastAsia"/>
                <w:sz w:val="20"/>
              </w:rPr>
              <w:t>있어</w:t>
            </w:r>
            <w:r w:rsidRPr="006665FD">
              <w:rPr>
                <w:rFonts w:hint="eastAsia"/>
                <w:sz w:val="20"/>
              </w:rPr>
              <w:t xml:space="preserve"> </w:t>
            </w:r>
            <w:r w:rsidRPr="006665FD">
              <w:rPr>
                <w:rFonts w:hint="eastAsia"/>
                <w:sz w:val="20"/>
              </w:rPr>
              <w:t>추가</w:t>
            </w:r>
            <w:r w:rsidRPr="006665FD">
              <w:rPr>
                <w:rFonts w:hint="eastAsia"/>
                <w:sz w:val="20"/>
              </w:rPr>
              <w:t xml:space="preserve"> </w:t>
            </w:r>
            <w:r w:rsidRPr="006665FD">
              <w:rPr>
                <w:rFonts w:hint="eastAsia"/>
                <w:sz w:val="20"/>
              </w:rPr>
              <w:t>투입될만한</w:t>
            </w:r>
            <w:r w:rsidRPr="006665FD">
              <w:rPr>
                <w:rFonts w:hint="eastAsia"/>
                <w:sz w:val="20"/>
              </w:rPr>
              <w:t xml:space="preserve"> </w:t>
            </w:r>
            <w:r w:rsidRPr="006665FD">
              <w:rPr>
                <w:rFonts w:hint="eastAsia"/>
                <w:sz w:val="20"/>
              </w:rPr>
              <w:t>금액은</w:t>
            </w:r>
            <w:r w:rsidRPr="006665FD">
              <w:rPr>
                <w:rFonts w:hint="eastAsia"/>
                <w:sz w:val="20"/>
              </w:rPr>
              <w:t xml:space="preserve"> </w:t>
            </w:r>
            <w:r w:rsidRPr="006665FD">
              <w:rPr>
                <w:rFonts w:hint="eastAsia"/>
                <w:sz w:val="20"/>
              </w:rPr>
              <w:t>없음</w:t>
            </w:r>
            <w:r w:rsidRPr="006665FD">
              <w:rPr>
                <w:rFonts w:hint="eastAsia"/>
                <w:sz w:val="20"/>
              </w:rPr>
              <w:t xml:space="preserve">. </w:t>
            </w:r>
          </w:p>
        </w:tc>
      </w:tr>
    </w:tbl>
    <w:p w14:paraId="2E8F94A1" w14:textId="77777777" w:rsidR="00026A7E" w:rsidRPr="00FF5073" w:rsidRDefault="00026A7E" w:rsidP="00026A7E">
      <w:pPr>
        <w:pStyle w:val="a5"/>
        <w:spacing w:before="240" w:after="240" w:line="370" w:lineRule="atLeast"/>
        <w:ind w:leftChars="0" w:left="0"/>
        <w:rPr>
          <w:szCs w:val="22"/>
        </w:rPr>
      </w:pPr>
    </w:p>
    <w:p w14:paraId="5545C31F" w14:textId="77777777" w:rsidR="00026A7E" w:rsidRPr="00FF5073" w:rsidRDefault="00026A7E" w:rsidP="00026A7E">
      <w:pPr>
        <w:pStyle w:val="a5"/>
        <w:numPr>
          <w:ilvl w:val="0"/>
          <w:numId w:val="26"/>
        </w:numPr>
        <w:spacing w:before="240" w:after="240" w:line="370" w:lineRule="atLeast"/>
        <w:ind w:leftChars="0"/>
        <w:outlineLvl w:val="1"/>
        <w:rPr>
          <w:b/>
          <w:color w:val="5D2A2C" w:themeColor="text2"/>
          <w:sz w:val="24"/>
        </w:rPr>
      </w:pPr>
      <w:r w:rsidRPr="00FF5073">
        <w:rPr>
          <w:b/>
          <w:color w:val="5D2A2C" w:themeColor="text2"/>
          <w:sz w:val="24"/>
        </w:rPr>
        <w:t>하도급법</w:t>
      </w:r>
    </w:p>
    <w:p w14:paraId="705B65E8" w14:textId="77777777" w:rsidR="00026A7E" w:rsidRDefault="00026A7E" w:rsidP="00026A7E">
      <w:pPr>
        <w:pStyle w:val="a5"/>
        <w:numPr>
          <w:ilvl w:val="0"/>
          <w:numId w:val="8"/>
        </w:numPr>
        <w:spacing w:after="240" w:line="370" w:lineRule="atLeast"/>
        <w:ind w:leftChars="0"/>
        <w:rPr>
          <w:b/>
          <w:szCs w:val="22"/>
        </w:rPr>
      </w:pPr>
      <w:r>
        <w:rPr>
          <w:rFonts w:hint="eastAsia"/>
          <w:b/>
          <w:szCs w:val="22"/>
        </w:rPr>
        <w:t>대상회사의</w:t>
      </w:r>
      <w:r>
        <w:rPr>
          <w:rFonts w:hint="eastAsia"/>
          <w:b/>
          <w:szCs w:val="22"/>
        </w:rPr>
        <w:t xml:space="preserve"> </w:t>
      </w:r>
      <w:r>
        <w:rPr>
          <w:rFonts w:hint="eastAsia"/>
          <w:b/>
          <w:szCs w:val="22"/>
        </w:rPr>
        <w:t>하도급</w:t>
      </w:r>
      <w:r>
        <w:rPr>
          <w:rFonts w:hint="eastAsia"/>
          <w:b/>
          <w:szCs w:val="22"/>
        </w:rPr>
        <w:t xml:space="preserve"> </w:t>
      </w:r>
      <w:r>
        <w:rPr>
          <w:rFonts w:hint="eastAsia"/>
          <w:b/>
          <w:szCs w:val="22"/>
        </w:rPr>
        <w:t>거래</w:t>
      </w:r>
    </w:p>
    <w:p w14:paraId="7D6179D3" w14:textId="77777777" w:rsidR="00026A7E" w:rsidRPr="00FA470D" w:rsidRDefault="00026A7E" w:rsidP="00026A7E">
      <w:pPr>
        <w:spacing w:after="240" w:line="370" w:lineRule="atLeast"/>
        <w:ind w:left="907"/>
        <w:rPr>
          <w:szCs w:val="22"/>
        </w:rPr>
      </w:pPr>
      <w:r w:rsidRPr="00FA470D">
        <w:rPr>
          <w:rFonts w:hint="eastAsia"/>
          <w:szCs w:val="22"/>
        </w:rPr>
        <w:t xml:space="preserve">(1) </w:t>
      </w:r>
      <w:r w:rsidRPr="00FA470D">
        <w:rPr>
          <w:szCs w:val="22"/>
          <w:u w:val="single"/>
        </w:rPr>
        <w:t>사실관계</w:t>
      </w:r>
    </w:p>
    <w:p w14:paraId="1F8BA04C" w14:textId="77777777" w:rsidR="00026A7E" w:rsidRPr="00FF5073" w:rsidRDefault="00026A7E" w:rsidP="00026A7E">
      <w:pPr>
        <w:pStyle w:val="a5"/>
        <w:spacing w:before="240" w:after="240" w:line="370" w:lineRule="atLeast"/>
        <w:ind w:leftChars="0" w:left="907"/>
        <w:rPr>
          <w:szCs w:val="22"/>
        </w:rPr>
      </w:pPr>
      <w:r w:rsidRPr="00FF5073">
        <w:rPr>
          <w:szCs w:val="22"/>
        </w:rPr>
        <w:t>답변에</w:t>
      </w:r>
      <w:r w:rsidRPr="00FF5073">
        <w:rPr>
          <w:szCs w:val="22"/>
        </w:rPr>
        <w:t xml:space="preserve"> </w:t>
      </w:r>
      <w:r w:rsidRPr="00FF5073">
        <w:rPr>
          <w:szCs w:val="22"/>
        </w:rPr>
        <w:t>의하면</w:t>
      </w:r>
      <w:r w:rsidRPr="00FF5073">
        <w:rPr>
          <w:szCs w:val="22"/>
        </w:rPr>
        <w:t xml:space="preserve">, </w:t>
      </w:r>
      <w:r w:rsidRPr="00FF5073">
        <w:rPr>
          <w:szCs w:val="22"/>
        </w:rPr>
        <w:t>대상회사가</w:t>
      </w:r>
      <w:r w:rsidRPr="00FF5073">
        <w:rPr>
          <w:szCs w:val="22"/>
        </w:rPr>
        <w:t xml:space="preserve"> </w:t>
      </w:r>
      <w:r w:rsidRPr="00FF5073">
        <w:rPr>
          <w:szCs w:val="22"/>
        </w:rPr>
        <w:t>인식하는</w:t>
      </w:r>
      <w:r w:rsidRPr="00FF5073">
        <w:rPr>
          <w:szCs w:val="22"/>
        </w:rPr>
        <w:t xml:space="preserve"> </w:t>
      </w:r>
      <w:r w:rsidRPr="00FF5073">
        <w:rPr>
          <w:szCs w:val="22"/>
        </w:rPr>
        <w:t>하도급</w:t>
      </w:r>
      <w:r w:rsidRPr="00FF5073">
        <w:rPr>
          <w:szCs w:val="22"/>
        </w:rPr>
        <w:t xml:space="preserve"> </w:t>
      </w:r>
      <w:r w:rsidRPr="00FF5073">
        <w:rPr>
          <w:szCs w:val="22"/>
        </w:rPr>
        <w:t>거래는</w:t>
      </w:r>
      <w:r w:rsidRPr="00FF5073">
        <w:rPr>
          <w:szCs w:val="22"/>
        </w:rPr>
        <w:t xml:space="preserve"> (</w:t>
      </w:r>
      <w:proofErr w:type="spellStart"/>
      <w:r w:rsidRPr="00FF5073">
        <w:rPr>
          <w:szCs w:val="22"/>
        </w:rPr>
        <w:t>i</w:t>
      </w:r>
      <w:proofErr w:type="spellEnd"/>
      <w:r w:rsidRPr="00FF5073">
        <w:rPr>
          <w:szCs w:val="22"/>
        </w:rPr>
        <w:t xml:space="preserve">) </w:t>
      </w:r>
      <w:r w:rsidRPr="00FF5073">
        <w:rPr>
          <w:szCs w:val="22"/>
        </w:rPr>
        <w:t>제품</w:t>
      </w:r>
      <w:r w:rsidRPr="00FF5073">
        <w:rPr>
          <w:szCs w:val="22"/>
        </w:rPr>
        <w:t xml:space="preserve"> </w:t>
      </w:r>
      <w:r w:rsidRPr="00FF5073">
        <w:rPr>
          <w:szCs w:val="22"/>
        </w:rPr>
        <w:t>생산을</w:t>
      </w:r>
      <w:r w:rsidRPr="00FF5073">
        <w:rPr>
          <w:szCs w:val="22"/>
        </w:rPr>
        <w:t xml:space="preserve"> </w:t>
      </w:r>
      <w:r w:rsidRPr="00FF5073">
        <w:rPr>
          <w:szCs w:val="22"/>
        </w:rPr>
        <w:t>위탁하는</w:t>
      </w:r>
      <w:r w:rsidRPr="00FF5073">
        <w:rPr>
          <w:szCs w:val="22"/>
        </w:rPr>
        <w:t xml:space="preserve"> </w:t>
      </w:r>
      <w:r w:rsidRPr="00FF5073">
        <w:rPr>
          <w:szCs w:val="22"/>
        </w:rPr>
        <w:t>제조위탁</w:t>
      </w:r>
      <w:r w:rsidRPr="00FF5073">
        <w:rPr>
          <w:szCs w:val="22"/>
        </w:rPr>
        <w:t xml:space="preserve"> </w:t>
      </w:r>
      <w:r w:rsidRPr="00FF5073">
        <w:rPr>
          <w:szCs w:val="22"/>
        </w:rPr>
        <w:t>하도급</w:t>
      </w:r>
      <w:r w:rsidRPr="00FF5073">
        <w:rPr>
          <w:szCs w:val="22"/>
        </w:rPr>
        <w:t xml:space="preserve"> </w:t>
      </w:r>
      <w:r w:rsidRPr="00FF5073">
        <w:rPr>
          <w:szCs w:val="22"/>
        </w:rPr>
        <w:t>거래</w:t>
      </w:r>
      <w:r w:rsidRPr="00FF5073">
        <w:rPr>
          <w:szCs w:val="22"/>
        </w:rPr>
        <w:t xml:space="preserve">, (ii) </w:t>
      </w:r>
      <w:r w:rsidRPr="00FF5073">
        <w:rPr>
          <w:szCs w:val="22"/>
        </w:rPr>
        <w:t>건설회사</w:t>
      </w:r>
      <w:r w:rsidRPr="00FF5073">
        <w:rPr>
          <w:szCs w:val="22"/>
        </w:rPr>
        <w:t xml:space="preserve"> </w:t>
      </w:r>
      <w:r w:rsidRPr="00FF5073">
        <w:rPr>
          <w:szCs w:val="22"/>
        </w:rPr>
        <w:t>등에</w:t>
      </w:r>
      <w:r w:rsidRPr="00FF5073">
        <w:rPr>
          <w:szCs w:val="22"/>
        </w:rPr>
        <w:t xml:space="preserve"> </w:t>
      </w:r>
      <w:r w:rsidRPr="00FF5073">
        <w:rPr>
          <w:szCs w:val="22"/>
        </w:rPr>
        <w:t>건자재</w:t>
      </w:r>
      <w:r w:rsidRPr="00FF5073">
        <w:rPr>
          <w:szCs w:val="22"/>
        </w:rPr>
        <w:t xml:space="preserve"> </w:t>
      </w:r>
      <w:r w:rsidRPr="00FF5073">
        <w:rPr>
          <w:szCs w:val="22"/>
        </w:rPr>
        <w:t>등을</w:t>
      </w:r>
      <w:r w:rsidRPr="00FF5073">
        <w:rPr>
          <w:szCs w:val="22"/>
        </w:rPr>
        <w:t xml:space="preserve"> </w:t>
      </w:r>
      <w:r w:rsidRPr="00FF5073">
        <w:rPr>
          <w:szCs w:val="22"/>
        </w:rPr>
        <w:t>납품하는</w:t>
      </w:r>
      <w:r w:rsidRPr="00FF5073">
        <w:rPr>
          <w:szCs w:val="22"/>
        </w:rPr>
        <w:t xml:space="preserve"> </w:t>
      </w:r>
      <w:r w:rsidRPr="00FF5073">
        <w:rPr>
          <w:szCs w:val="22"/>
        </w:rPr>
        <w:t>특판</w:t>
      </w:r>
      <w:r w:rsidRPr="00FF5073">
        <w:rPr>
          <w:szCs w:val="22"/>
        </w:rPr>
        <w:t xml:space="preserve"> </w:t>
      </w:r>
      <w:r w:rsidRPr="00FF5073">
        <w:rPr>
          <w:szCs w:val="22"/>
        </w:rPr>
        <w:t>사업에</w:t>
      </w:r>
      <w:r w:rsidRPr="00FF5073">
        <w:rPr>
          <w:szCs w:val="22"/>
        </w:rPr>
        <w:t xml:space="preserve"> </w:t>
      </w:r>
      <w:r w:rsidRPr="00FF5073">
        <w:rPr>
          <w:szCs w:val="22"/>
        </w:rPr>
        <w:t>대해</w:t>
      </w:r>
      <w:r w:rsidRPr="00FF5073">
        <w:rPr>
          <w:szCs w:val="22"/>
        </w:rPr>
        <w:t xml:space="preserve"> </w:t>
      </w:r>
      <w:r w:rsidRPr="00FF5073">
        <w:rPr>
          <w:szCs w:val="22"/>
        </w:rPr>
        <w:t>시공</w:t>
      </w:r>
      <w:r w:rsidRPr="00FF5073">
        <w:rPr>
          <w:szCs w:val="22"/>
        </w:rPr>
        <w:t xml:space="preserve"> </w:t>
      </w:r>
      <w:r w:rsidRPr="00FF5073">
        <w:rPr>
          <w:szCs w:val="22"/>
        </w:rPr>
        <w:t>용역위탁</w:t>
      </w:r>
      <w:r w:rsidRPr="00FF5073">
        <w:rPr>
          <w:szCs w:val="22"/>
        </w:rPr>
        <w:t xml:space="preserve"> </w:t>
      </w:r>
      <w:r w:rsidRPr="00FF5073">
        <w:rPr>
          <w:szCs w:val="22"/>
        </w:rPr>
        <w:t>하도급</w:t>
      </w:r>
      <w:r w:rsidRPr="00FF5073">
        <w:rPr>
          <w:szCs w:val="22"/>
        </w:rPr>
        <w:t xml:space="preserve"> </w:t>
      </w:r>
      <w:r w:rsidRPr="00FF5073">
        <w:rPr>
          <w:szCs w:val="22"/>
        </w:rPr>
        <w:t>거래</w:t>
      </w:r>
      <w:r w:rsidRPr="00FF5073">
        <w:rPr>
          <w:szCs w:val="22"/>
        </w:rPr>
        <w:t xml:space="preserve">, </w:t>
      </w:r>
      <w:r w:rsidRPr="00FF5073">
        <w:rPr>
          <w:szCs w:val="22"/>
        </w:rPr>
        <w:t>및</w:t>
      </w:r>
      <w:r w:rsidRPr="00FF5073">
        <w:rPr>
          <w:szCs w:val="22"/>
        </w:rPr>
        <w:t xml:space="preserve"> (iii) </w:t>
      </w:r>
      <w:r w:rsidRPr="00FF5073">
        <w:rPr>
          <w:szCs w:val="22"/>
        </w:rPr>
        <w:t>물류센터의</w:t>
      </w:r>
      <w:r w:rsidRPr="00FF5073">
        <w:rPr>
          <w:szCs w:val="22"/>
        </w:rPr>
        <w:t xml:space="preserve"> </w:t>
      </w:r>
      <w:r w:rsidRPr="00FF5073">
        <w:rPr>
          <w:szCs w:val="22"/>
        </w:rPr>
        <w:t>택배</w:t>
      </w:r>
      <w:r w:rsidRPr="00FF5073">
        <w:rPr>
          <w:szCs w:val="22"/>
        </w:rPr>
        <w:t xml:space="preserve"> </w:t>
      </w:r>
      <w:r w:rsidRPr="00FF5073">
        <w:rPr>
          <w:szCs w:val="22"/>
        </w:rPr>
        <w:t>및</w:t>
      </w:r>
      <w:r w:rsidRPr="00FF5073">
        <w:rPr>
          <w:szCs w:val="22"/>
        </w:rPr>
        <w:t xml:space="preserve"> </w:t>
      </w:r>
      <w:r w:rsidRPr="00FF5073">
        <w:rPr>
          <w:szCs w:val="22"/>
        </w:rPr>
        <w:t>재고</w:t>
      </w:r>
      <w:r w:rsidRPr="00FF5073">
        <w:rPr>
          <w:szCs w:val="22"/>
        </w:rPr>
        <w:t xml:space="preserve"> </w:t>
      </w:r>
      <w:r w:rsidRPr="00FF5073">
        <w:rPr>
          <w:szCs w:val="22"/>
        </w:rPr>
        <w:t>관리</w:t>
      </w:r>
      <w:r w:rsidRPr="00FF5073">
        <w:rPr>
          <w:szCs w:val="22"/>
        </w:rPr>
        <w:t xml:space="preserve"> </w:t>
      </w:r>
      <w:r w:rsidRPr="00FF5073">
        <w:rPr>
          <w:szCs w:val="22"/>
        </w:rPr>
        <w:t>업무에</w:t>
      </w:r>
      <w:r w:rsidRPr="00FF5073">
        <w:rPr>
          <w:szCs w:val="22"/>
        </w:rPr>
        <w:t xml:space="preserve"> </w:t>
      </w:r>
      <w:r w:rsidRPr="00FF5073">
        <w:rPr>
          <w:szCs w:val="22"/>
        </w:rPr>
        <w:t>대한</w:t>
      </w:r>
      <w:r w:rsidRPr="00FF5073">
        <w:rPr>
          <w:szCs w:val="22"/>
        </w:rPr>
        <w:t xml:space="preserve"> </w:t>
      </w:r>
      <w:r w:rsidRPr="00FF5073">
        <w:rPr>
          <w:szCs w:val="22"/>
        </w:rPr>
        <w:t>용역위탁</w:t>
      </w:r>
      <w:r w:rsidRPr="00FF5073">
        <w:rPr>
          <w:szCs w:val="22"/>
        </w:rPr>
        <w:t xml:space="preserve"> </w:t>
      </w:r>
      <w:r w:rsidRPr="00FF5073">
        <w:rPr>
          <w:szCs w:val="22"/>
        </w:rPr>
        <w:t>하도급</w:t>
      </w:r>
      <w:r w:rsidRPr="00FF5073">
        <w:rPr>
          <w:szCs w:val="22"/>
        </w:rPr>
        <w:t xml:space="preserve"> </w:t>
      </w:r>
      <w:r w:rsidRPr="00FF5073">
        <w:rPr>
          <w:szCs w:val="22"/>
        </w:rPr>
        <w:t>거래임</w:t>
      </w:r>
      <w:r w:rsidRPr="00FF5073">
        <w:rPr>
          <w:szCs w:val="22"/>
        </w:rPr>
        <w:t xml:space="preserve">. </w:t>
      </w:r>
      <w:r w:rsidRPr="00FF5073">
        <w:rPr>
          <w:szCs w:val="22"/>
        </w:rPr>
        <w:t>대상회사는</w:t>
      </w:r>
      <w:r w:rsidRPr="00FF5073">
        <w:rPr>
          <w:szCs w:val="22"/>
        </w:rPr>
        <w:t xml:space="preserve"> </w:t>
      </w:r>
      <w:r w:rsidRPr="00FF5073">
        <w:rPr>
          <w:szCs w:val="22"/>
        </w:rPr>
        <w:t>위</w:t>
      </w:r>
      <w:r w:rsidRPr="00FF5073">
        <w:rPr>
          <w:szCs w:val="22"/>
        </w:rPr>
        <w:t xml:space="preserve"> </w:t>
      </w:r>
      <w:r w:rsidRPr="00FF5073">
        <w:rPr>
          <w:szCs w:val="22"/>
        </w:rPr>
        <w:t>각</w:t>
      </w:r>
      <w:r w:rsidRPr="00FF5073">
        <w:rPr>
          <w:szCs w:val="22"/>
        </w:rPr>
        <w:t xml:space="preserve"> </w:t>
      </w:r>
      <w:r w:rsidRPr="00FF5073">
        <w:rPr>
          <w:szCs w:val="22"/>
        </w:rPr>
        <w:t>하도급거래를</w:t>
      </w:r>
      <w:r w:rsidRPr="00FF5073">
        <w:rPr>
          <w:szCs w:val="22"/>
        </w:rPr>
        <w:t xml:space="preserve"> </w:t>
      </w:r>
      <w:r w:rsidRPr="00FF5073">
        <w:rPr>
          <w:szCs w:val="22"/>
        </w:rPr>
        <w:t>대상회사의</w:t>
      </w:r>
      <w:r w:rsidRPr="00FF5073">
        <w:rPr>
          <w:szCs w:val="22"/>
        </w:rPr>
        <w:t xml:space="preserve"> </w:t>
      </w:r>
      <w:r w:rsidRPr="00FF5073">
        <w:rPr>
          <w:szCs w:val="22"/>
        </w:rPr>
        <w:t>표준계약서에</w:t>
      </w:r>
      <w:r w:rsidRPr="00FF5073">
        <w:rPr>
          <w:szCs w:val="22"/>
        </w:rPr>
        <w:t xml:space="preserve"> </w:t>
      </w:r>
      <w:r w:rsidRPr="00FF5073">
        <w:rPr>
          <w:szCs w:val="22"/>
        </w:rPr>
        <w:t>따라</w:t>
      </w:r>
      <w:r w:rsidRPr="00FF5073">
        <w:rPr>
          <w:szCs w:val="22"/>
        </w:rPr>
        <w:t xml:space="preserve"> </w:t>
      </w:r>
      <w:r w:rsidRPr="00FF5073">
        <w:rPr>
          <w:szCs w:val="22"/>
        </w:rPr>
        <w:t>체결하고</w:t>
      </w:r>
      <w:r w:rsidRPr="00FF5073">
        <w:rPr>
          <w:szCs w:val="22"/>
        </w:rPr>
        <w:t xml:space="preserve"> </w:t>
      </w:r>
      <w:r w:rsidRPr="00FF5073">
        <w:rPr>
          <w:szCs w:val="22"/>
        </w:rPr>
        <w:t>있다고</w:t>
      </w:r>
      <w:r w:rsidRPr="00FF5073">
        <w:rPr>
          <w:szCs w:val="22"/>
        </w:rPr>
        <w:t xml:space="preserve"> </w:t>
      </w:r>
      <w:r w:rsidRPr="00FF5073">
        <w:rPr>
          <w:szCs w:val="22"/>
        </w:rPr>
        <w:t>함</w:t>
      </w:r>
      <w:r w:rsidRPr="00FF5073">
        <w:rPr>
          <w:szCs w:val="22"/>
        </w:rPr>
        <w:t xml:space="preserve">. </w:t>
      </w:r>
      <w:r w:rsidRPr="00FF5073">
        <w:rPr>
          <w:szCs w:val="22"/>
        </w:rPr>
        <w:t>대상회사가</w:t>
      </w:r>
      <w:r w:rsidRPr="00FF5073">
        <w:rPr>
          <w:szCs w:val="22"/>
        </w:rPr>
        <w:t xml:space="preserve"> </w:t>
      </w:r>
      <w:r w:rsidRPr="00FF5073">
        <w:rPr>
          <w:szCs w:val="22"/>
        </w:rPr>
        <w:t>체결하는</w:t>
      </w:r>
      <w:r w:rsidRPr="00FF5073">
        <w:rPr>
          <w:szCs w:val="22"/>
        </w:rPr>
        <w:t xml:space="preserve"> </w:t>
      </w:r>
      <w:r w:rsidRPr="00FF5073">
        <w:rPr>
          <w:szCs w:val="22"/>
        </w:rPr>
        <w:t>하도급계약의</w:t>
      </w:r>
      <w:r w:rsidRPr="00FF5073">
        <w:rPr>
          <w:szCs w:val="22"/>
        </w:rPr>
        <w:t xml:space="preserve"> </w:t>
      </w:r>
      <w:r w:rsidRPr="00FF5073">
        <w:rPr>
          <w:szCs w:val="22"/>
        </w:rPr>
        <w:t>내용</w:t>
      </w:r>
      <w:r w:rsidRPr="00FF5073">
        <w:rPr>
          <w:szCs w:val="22"/>
        </w:rPr>
        <w:t xml:space="preserve"> </w:t>
      </w:r>
      <w:r w:rsidRPr="00FF5073">
        <w:rPr>
          <w:szCs w:val="22"/>
        </w:rPr>
        <w:t>및</w:t>
      </w:r>
      <w:r w:rsidRPr="00FF5073">
        <w:rPr>
          <w:szCs w:val="22"/>
        </w:rPr>
        <w:t xml:space="preserve"> </w:t>
      </w:r>
      <w:r w:rsidRPr="00FF5073">
        <w:rPr>
          <w:szCs w:val="22"/>
        </w:rPr>
        <w:t>법령준수</w:t>
      </w:r>
      <w:r w:rsidRPr="00FF5073">
        <w:rPr>
          <w:szCs w:val="22"/>
        </w:rPr>
        <w:t xml:space="preserve"> </w:t>
      </w:r>
      <w:r w:rsidRPr="00FF5073">
        <w:rPr>
          <w:szCs w:val="22"/>
        </w:rPr>
        <w:t>여부를</w:t>
      </w:r>
      <w:r w:rsidRPr="00FF5073">
        <w:rPr>
          <w:szCs w:val="22"/>
        </w:rPr>
        <w:t xml:space="preserve"> </w:t>
      </w:r>
      <w:r w:rsidRPr="00FF5073">
        <w:rPr>
          <w:szCs w:val="22"/>
        </w:rPr>
        <w:t>검토할</w:t>
      </w:r>
      <w:r w:rsidRPr="00FF5073">
        <w:rPr>
          <w:szCs w:val="22"/>
        </w:rPr>
        <w:t xml:space="preserve"> </w:t>
      </w:r>
      <w:r w:rsidRPr="00FF5073">
        <w:rPr>
          <w:szCs w:val="22"/>
        </w:rPr>
        <w:t>수</w:t>
      </w:r>
      <w:r w:rsidRPr="00FF5073">
        <w:rPr>
          <w:szCs w:val="22"/>
        </w:rPr>
        <w:t xml:space="preserve"> </w:t>
      </w:r>
      <w:r w:rsidRPr="00FF5073">
        <w:rPr>
          <w:szCs w:val="22"/>
        </w:rPr>
        <w:t>있는</w:t>
      </w:r>
      <w:r w:rsidRPr="00FF5073">
        <w:rPr>
          <w:szCs w:val="22"/>
        </w:rPr>
        <w:t xml:space="preserve"> </w:t>
      </w:r>
      <w:r w:rsidRPr="007016EF">
        <w:rPr>
          <w:szCs w:val="22"/>
        </w:rPr>
        <w:t>표준</w:t>
      </w:r>
      <w:r w:rsidRPr="007016EF">
        <w:rPr>
          <w:szCs w:val="22"/>
        </w:rPr>
        <w:t xml:space="preserve"> </w:t>
      </w:r>
      <w:r w:rsidRPr="007016EF">
        <w:rPr>
          <w:szCs w:val="22"/>
        </w:rPr>
        <w:t>하도급계약서의</w:t>
      </w:r>
      <w:r w:rsidRPr="007016EF">
        <w:rPr>
          <w:szCs w:val="22"/>
        </w:rPr>
        <w:t xml:space="preserve"> </w:t>
      </w:r>
      <w:r w:rsidRPr="007016EF">
        <w:rPr>
          <w:szCs w:val="22"/>
        </w:rPr>
        <w:t>제공을</w:t>
      </w:r>
      <w:r w:rsidRPr="007016EF">
        <w:rPr>
          <w:szCs w:val="22"/>
        </w:rPr>
        <w:t xml:space="preserve"> </w:t>
      </w:r>
      <w:r w:rsidRPr="007016EF">
        <w:rPr>
          <w:szCs w:val="22"/>
        </w:rPr>
        <w:t>요청하</w:t>
      </w:r>
      <w:r>
        <w:rPr>
          <w:rFonts w:hint="eastAsia"/>
          <w:szCs w:val="22"/>
        </w:rPr>
        <w:t>여</w:t>
      </w:r>
      <w:r>
        <w:rPr>
          <w:rFonts w:hint="eastAsia"/>
          <w:szCs w:val="22"/>
        </w:rPr>
        <w:t xml:space="preserve"> </w:t>
      </w:r>
      <w:r>
        <w:rPr>
          <w:rFonts w:hint="eastAsia"/>
          <w:szCs w:val="22"/>
        </w:rPr>
        <w:t>제조위탁</w:t>
      </w:r>
      <w:r>
        <w:rPr>
          <w:rFonts w:hint="eastAsia"/>
          <w:szCs w:val="22"/>
        </w:rPr>
        <w:t xml:space="preserve"> </w:t>
      </w:r>
      <w:r>
        <w:rPr>
          <w:rFonts w:hint="eastAsia"/>
          <w:szCs w:val="22"/>
        </w:rPr>
        <w:t>하도급계약서를</w:t>
      </w:r>
      <w:r>
        <w:rPr>
          <w:rFonts w:hint="eastAsia"/>
          <w:szCs w:val="22"/>
        </w:rPr>
        <w:t xml:space="preserve"> </w:t>
      </w:r>
      <w:r>
        <w:rPr>
          <w:rFonts w:hint="eastAsia"/>
          <w:szCs w:val="22"/>
        </w:rPr>
        <w:t>검토한</w:t>
      </w:r>
      <w:r>
        <w:rPr>
          <w:rFonts w:hint="eastAsia"/>
          <w:szCs w:val="22"/>
        </w:rPr>
        <w:t xml:space="preserve"> </w:t>
      </w:r>
      <w:r>
        <w:rPr>
          <w:rFonts w:hint="eastAsia"/>
          <w:szCs w:val="22"/>
        </w:rPr>
        <w:t>바</w:t>
      </w:r>
      <w:r>
        <w:rPr>
          <w:rFonts w:hint="eastAsia"/>
          <w:szCs w:val="22"/>
        </w:rPr>
        <w:t>,</w:t>
      </w:r>
      <w:r>
        <w:rPr>
          <w:szCs w:val="22"/>
        </w:rPr>
        <w:t xml:space="preserve"> </w:t>
      </w:r>
      <w:r>
        <w:rPr>
          <w:rFonts w:hint="eastAsia"/>
          <w:szCs w:val="22"/>
        </w:rPr>
        <w:t>공정거래위원회의</w:t>
      </w:r>
      <w:r>
        <w:rPr>
          <w:rFonts w:hint="eastAsia"/>
          <w:szCs w:val="22"/>
        </w:rPr>
        <w:t xml:space="preserve"> </w:t>
      </w:r>
      <w:r>
        <w:rPr>
          <w:rFonts w:hint="eastAsia"/>
          <w:szCs w:val="22"/>
        </w:rPr>
        <w:t>가구제조업종</w:t>
      </w:r>
      <w:r>
        <w:rPr>
          <w:rFonts w:hint="eastAsia"/>
          <w:szCs w:val="22"/>
        </w:rPr>
        <w:t xml:space="preserve"> </w:t>
      </w:r>
      <w:r>
        <w:rPr>
          <w:rFonts w:hint="eastAsia"/>
          <w:szCs w:val="22"/>
        </w:rPr>
        <w:t>표준하도급계약서</w:t>
      </w:r>
      <w:r>
        <w:rPr>
          <w:rFonts w:hint="eastAsia"/>
          <w:szCs w:val="22"/>
        </w:rPr>
        <w:t>(</w:t>
      </w:r>
      <w:r>
        <w:rPr>
          <w:szCs w:val="22"/>
        </w:rPr>
        <w:t>2018</w:t>
      </w:r>
      <w:r>
        <w:rPr>
          <w:rFonts w:hint="eastAsia"/>
          <w:szCs w:val="22"/>
        </w:rPr>
        <w:t xml:space="preserve">. </w:t>
      </w:r>
      <w:r>
        <w:rPr>
          <w:szCs w:val="22"/>
        </w:rPr>
        <w:t xml:space="preserve">12. 28. </w:t>
      </w:r>
      <w:r>
        <w:rPr>
          <w:rFonts w:hint="eastAsia"/>
          <w:szCs w:val="22"/>
        </w:rPr>
        <w:t>개정</w:t>
      </w:r>
      <w:r>
        <w:rPr>
          <w:rFonts w:hint="eastAsia"/>
          <w:szCs w:val="22"/>
        </w:rPr>
        <w:t>)</w:t>
      </w:r>
      <w:r>
        <w:rPr>
          <w:rFonts w:hint="eastAsia"/>
          <w:szCs w:val="22"/>
        </w:rPr>
        <w:t>와</w:t>
      </w:r>
      <w:r>
        <w:rPr>
          <w:rFonts w:hint="eastAsia"/>
          <w:szCs w:val="22"/>
        </w:rPr>
        <w:t xml:space="preserve"> </w:t>
      </w:r>
      <w:ins w:id="388" w:author="heesung.ahn" w:date="2021-08-31T01:04:00Z">
        <w:r w:rsidR="000F7555">
          <w:rPr>
            <w:rFonts w:hint="eastAsia"/>
            <w:szCs w:val="22"/>
          </w:rPr>
          <w:t>대부분의</w:t>
        </w:r>
        <w:r w:rsidR="000F7555">
          <w:rPr>
            <w:rFonts w:hint="eastAsia"/>
            <w:szCs w:val="22"/>
          </w:rPr>
          <w:t xml:space="preserve"> </w:t>
        </w:r>
      </w:ins>
      <w:del w:id="389" w:author="heesung.ahn" w:date="2021-08-31T01:04:00Z">
        <w:r w:rsidDel="000F7555">
          <w:rPr>
            <w:rFonts w:hint="eastAsia"/>
            <w:szCs w:val="22"/>
          </w:rPr>
          <w:delText>중요</w:delText>
        </w:r>
        <w:r w:rsidDel="000F7555">
          <w:rPr>
            <w:rFonts w:hint="eastAsia"/>
            <w:szCs w:val="22"/>
          </w:rPr>
          <w:delText xml:space="preserve"> </w:delText>
        </w:r>
      </w:del>
      <w:r>
        <w:rPr>
          <w:rFonts w:hint="eastAsia"/>
          <w:szCs w:val="22"/>
        </w:rPr>
        <w:t>내용이</w:t>
      </w:r>
      <w:r>
        <w:rPr>
          <w:rFonts w:hint="eastAsia"/>
          <w:szCs w:val="22"/>
        </w:rPr>
        <w:t xml:space="preserve"> </w:t>
      </w:r>
      <w:r>
        <w:rPr>
          <w:rFonts w:hint="eastAsia"/>
          <w:szCs w:val="22"/>
        </w:rPr>
        <w:t>동일하며</w:t>
      </w:r>
      <w:r>
        <w:rPr>
          <w:rFonts w:hint="eastAsia"/>
          <w:szCs w:val="22"/>
        </w:rPr>
        <w:t xml:space="preserve">, </w:t>
      </w:r>
      <w:ins w:id="390" w:author="heesung.ahn" w:date="2021-08-31T01:04:00Z">
        <w:r w:rsidR="00AC7196">
          <w:rPr>
            <w:rFonts w:hint="eastAsia"/>
            <w:szCs w:val="22"/>
          </w:rPr>
          <w:t>계약서</w:t>
        </w:r>
        <w:r w:rsidR="00AC7196">
          <w:rPr>
            <w:rFonts w:hint="eastAsia"/>
            <w:szCs w:val="22"/>
          </w:rPr>
          <w:t xml:space="preserve"> </w:t>
        </w:r>
        <w:r w:rsidR="00AC7196">
          <w:rPr>
            <w:rFonts w:hint="eastAsia"/>
            <w:szCs w:val="22"/>
          </w:rPr>
          <w:t>자체로</w:t>
        </w:r>
        <w:r w:rsidR="00AC7196">
          <w:rPr>
            <w:rFonts w:hint="eastAsia"/>
            <w:szCs w:val="22"/>
          </w:rPr>
          <w:t xml:space="preserve"> </w:t>
        </w:r>
      </w:ins>
      <w:r>
        <w:rPr>
          <w:rFonts w:hint="eastAsia"/>
          <w:szCs w:val="22"/>
        </w:rPr>
        <w:t>특별한</w:t>
      </w:r>
      <w:r>
        <w:rPr>
          <w:rFonts w:hint="eastAsia"/>
          <w:szCs w:val="22"/>
        </w:rPr>
        <w:t xml:space="preserve"> </w:t>
      </w:r>
      <w:r>
        <w:rPr>
          <w:rFonts w:hint="eastAsia"/>
          <w:szCs w:val="22"/>
        </w:rPr>
        <w:t>문제점은</w:t>
      </w:r>
      <w:r>
        <w:rPr>
          <w:rFonts w:hint="eastAsia"/>
          <w:szCs w:val="22"/>
        </w:rPr>
        <w:t xml:space="preserve"> </w:t>
      </w:r>
      <w:r>
        <w:rPr>
          <w:rFonts w:hint="eastAsia"/>
          <w:szCs w:val="22"/>
        </w:rPr>
        <w:t>없는</w:t>
      </w:r>
      <w:r>
        <w:rPr>
          <w:rFonts w:hint="eastAsia"/>
          <w:szCs w:val="22"/>
        </w:rPr>
        <w:t xml:space="preserve"> </w:t>
      </w:r>
      <w:r>
        <w:rPr>
          <w:rFonts w:hint="eastAsia"/>
          <w:szCs w:val="22"/>
        </w:rPr>
        <w:t>것으로</w:t>
      </w:r>
      <w:r>
        <w:rPr>
          <w:rFonts w:hint="eastAsia"/>
          <w:szCs w:val="22"/>
        </w:rPr>
        <w:t xml:space="preserve"> </w:t>
      </w:r>
      <w:r>
        <w:rPr>
          <w:rFonts w:hint="eastAsia"/>
          <w:szCs w:val="22"/>
        </w:rPr>
        <w:t>판단됨</w:t>
      </w:r>
      <w:r>
        <w:rPr>
          <w:rFonts w:hint="eastAsia"/>
          <w:szCs w:val="22"/>
        </w:rPr>
        <w:t>.</w:t>
      </w:r>
      <w:r>
        <w:rPr>
          <w:szCs w:val="22"/>
        </w:rPr>
        <w:t xml:space="preserve"> </w:t>
      </w:r>
    </w:p>
    <w:p w14:paraId="4A9134D6" w14:textId="77777777" w:rsidR="00026A7E" w:rsidRPr="00FF5073" w:rsidRDefault="00026A7E" w:rsidP="00026A7E">
      <w:pPr>
        <w:pStyle w:val="a5"/>
        <w:spacing w:before="240" w:after="240" w:line="370" w:lineRule="atLeast"/>
        <w:ind w:leftChars="0" w:left="907"/>
        <w:rPr>
          <w:szCs w:val="22"/>
        </w:rPr>
      </w:pPr>
      <w:r w:rsidRPr="00FF5073">
        <w:rPr>
          <w:szCs w:val="22"/>
        </w:rPr>
        <w:lastRenderedPageBreak/>
        <w:t>답변에</w:t>
      </w:r>
      <w:r w:rsidRPr="00FF5073">
        <w:rPr>
          <w:szCs w:val="22"/>
        </w:rPr>
        <w:t xml:space="preserve"> </w:t>
      </w:r>
      <w:r w:rsidRPr="00FF5073">
        <w:rPr>
          <w:szCs w:val="22"/>
        </w:rPr>
        <w:t>의하면</w:t>
      </w:r>
      <w:r w:rsidRPr="00FF5073">
        <w:rPr>
          <w:szCs w:val="22"/>
        </w:rPr>
        <w:t xml:space="preserve">, </w:t>
      </w:r>
      <w:r w:rsidRPr="00FF5073">
        <w:rPr>
          <w:szCs w:val="22"/>
        </w:rPr>
        <w:t>대상회사는</w:t>
      </w:r>
      <w:r w:rsidRPr="00FF5073">
        <w:rPr>
          <w:szCs w:val="22"/>
        </w:rPr>
        <w:t xml:space="preserve"> </w:t>
      </w:r>
      <w:r w:rsidRPr="00FF5073">
        <w:rPr>
          <w:szCs w:val="22"/>
        </w:rPr>
        <w:t>일반적으로</w:t>
      </w:r>
      <w:r w:rsidRPr="00FF5073">
        <w:rPr>
          <w:szCs w:val="22"/>
        </w:rPr>
        <w:t xml:space="preserve"> </w:t>
      </w:r>
      <w:r w:rsidRPr="00FF5073">
        <w:rPr>
          <w:szCs w:val="22"/>
        </w:rPr>
        <w:t>낮은</w:t>
      </w:r>
      <w:r w:rsidRPr="00FF5073">
        <w:rPr>
          <w:szCs w:val="22"/>
        </w:rPr>
        <w:t xml:space="preserve"> </w:t>
      </w:r>
      <w:r w:rsidRPr="00FF5073">
        <w:rPr>
          <w:szCs w:val="22"/>
        </w:rPr>
        <w:t>대가로</w:t>
      </w:r>
      <w:r w:rsidRPr="00FF5073">
        <w:rPr>
          <w:szCs w:val="22"/>
        </w:rPr>
        <w:t xml:space="preserve"> </w:t>
      </w:r>
      <w:r w:rsidRPr="00FF5073">
        <w:rPr>
          <w:szCs w:val="22"/>
        </w:rPr>
        <w:t>하도급</w:t>
      </w:r>
      <w:r w:rsidRPr="00FF5073">
        <w:rPr>
          <w:szCs w:val="22"/>
        </w:rPr>
        <w:t xml:space="preserve"> </w:t>
      </w:r>
      <w:r w:rsidRPr="00FF5073">
        <w:rPr>
          <w:szCs w:val="22"/>
        </w:rPr>
        <w:t>대금을</w:t>
      </w:r>
      <w:r w:rsidRPr="00FF5073">
        <w:rPr>
          <w:szCs w:val="22"/>
        </w:rPr>
        <w:t xml:space="preserve"> </w:t>
      </w:r>
      <w:r w:rsidRPr="00FF5073">
        <w:rPr>
          <w:szCs w:val="22"/>
        </w:rPr>
        <w:t>일방적으로</w:t>
      </w:r>
      <w:r w:rsidRPr="00FF5073">
        <w:rPr>
          <w:szCs w:val="22"/>
        </w:rPr>
        <w:t xml:space="preserve"> </w:t>
      </w:r>
      <w:r w:rsidRPr="00FF5073">
        <w:rPr>
          <w:szCs w:val="22"/>
        </w:rPr>
        <w:t>결정하는</w:t>
      </w:r>
      <w:r w:rsidRPr="00FF5073">
        <w:rPr>
          <w:szCs w:val="22"/>
        </w:rPr>
        <w:t xml:space="preserve"> </w:t>
      </w:r>
      <w:r w:rsidRPr="00FF5073">
        <w:rPr>
          <w:szCs w:val="22"/>
        </w:rPr>
        <w:t>등</w:t>
      </w:r>
      <w:r w:rsidRPr="00FF5073">
        <w:rPr>
          <w:szCs w:val="22"/>
        </w:rPr>
        <w:t xml:space="preserve"> </w:t>
      </w:r>
      <w:r w:rsidRPr="00FF5073">
        <w:rPr>
          <w:szCs w:val="22"/>
        </w:rPr>
        <w:t>부당한</w:t>
      </w:r>
      <w:r w:rsidRPr="00FF5073">
        <w:rPr>
          <w:szCs w:val="22"/>
        </w:rPr>
        <w:t xml:space="preserve"> </w:t>
      </w:r>
      <w:proofErr w:type="spellStart"/>
      <w:r w:rsidRPr="00FF5073">
        <w:rPr>
          <w:szCs w:val="22"/>
        </w:rPr>
        <w:t>하도금</w:t>
      </w:r>
      <w:proofErr w:type="spellEnd"/>
      <w:r w:rsidRPr="00FF5073">
        <w:rPr>
          <w:szCs w:val="22"/>
        </w:rPr>
        <w:t xml:space="preserve"> </w:t>
      </w:r>
      <w:r w:rsidRPr="00FF5073">
        <w:rPr>
          <w:szCs w:val="22"/>
        </w:rPr>
        <w:t>대금</w:t>
      </w:r>
      <w:r w:rsidRPr="00FF5073">
        <w:rPr>
          <w:szCs w:val="22"/>
        </w:rPr>
        <w:t xml:space="preserve"> </w:t>
      </w:r>
      <w:r w:rsidRPr="00FF5073">
        <w:rPr>
          <w:szCs w:val="22"/>
        </w:rPr>
        <w:t>결정의</w:t>
      </w:r>
      <w:r w:rsidRPr="00FF5073">
        <w:rPr>
          <w:szCs w:val="22"/>
        </w:rPr>
        <w:t xml:space="preserve"> </w:t>
      </w:r>
      <w:r w:rsidRPr="00FF5073">
        <w:rPr>
          <w:szCs w:val="22"/>
        </w:rPr>
        <w:t>금지</w:t>
      </w:r>
      <w:r w:rsidRPr="00FF5073">
        <w:rPr>
          <w:szCs w:val="22"/>
        </w:rPr>
        <w:t xml:space="preserve"> </w:t>
      </w:r>
      <w:r w:rsidRPr="00FF5073">
        <w:rPr>
          <w:szCs w:val="22"/>
        </w:rPr>
        <w:t>의무</w:t>
      </w:r>
      <w:r w:rsidRPr="00FF5073">
        <w:rPr>
          <w:szCs w:val="22"/>
        </w:rPr>
        <w:t>(</w:t>
      </w:r>
      <w:r w:rsidRPr="00FF5073">
        <w:rPr>
          <w:szCs w:val="22"/>
        </w:rPr>
        <w:t>하도급법</w:t>
      </w:r>
      <w:r w:rsidRPr="00FF5073">
        <w:rPr>
          <w:szCs w:val="22"/>
        </w:rPr>
        <w:t xml:space="preserve"> </w:t>
      </w:r>
      <w:r w:rsidRPr="00FF5073">
        <w:rPr>
          <w:szCs w:val="22"/>
        </w:rPr>
        <w:t>제</w:t>
      </w:r>
      <w:r w:rsidRPr="00FF5073">
        <w:rPr>
          <w:szCs w:val="22"/>
        </w:rPr>
        <w:t>4</w:t>
      </w:r>
      <w:r w:rsidRPr="00FF5073">
        <w:rPr>
          <w:szCs w:val="22"/>
        </w:rPr>
        <w:t>조</w:t>
      </w:r>
      <w:r w:rsidRPr="00FF5073">
        <w:rPr>
          <w:szCs w:val="22"/>
        </w:rPr>
        <w:t>)</w:t>
      </w:r>
      <w:r w:rsidRPr="00FF5073">
        <w:rPr>
          <w:szCs w:val="22"/>
        </w:rPr>
        <w:t>를</w:t>
      </w:r>
      <w:r w:rsidRPr="00FF5073">
        <w:rPr>
          <w:szCs w:val="22"/>
        </w:rPr>
        <w:t xml:space="preserve"> </w:t>
      </w:r>
      <w:r w:rsidRPr="00FF5073">
        <w:rPr>
          <w:szCs w:val="22"/>
        </w:rPr>
        <w:t>준수하고</w:t>
      </w:r>
      <w:r w:rsidRPr="00FF5073">
        <w:rPr>
          <w:szCs w:val="22"/>
        </w:rPr>
        <w:t xml:space="preserve"> </w:t>
      </w:r>
      <w:r w:rsidRPr="00FF5073">
        <w:rPr>
          <w:szCs w:val="22"/>
        </w:rPr>
        <w:t>있다고</w:t>
      </w:r>
      <w:r w:rsidRPr="00FF5073">
        <w:rPr>
          <w:szCs w:val="22"/>
        </w:rPr>
        <w:t xml:space="preserve"> </w:t>
      </w:r>
      <w:r w:rsidRPr="00FF5073">
        <w:rPr>
          <w:szCs w:val="22"/>
        </w:rPr>
        <w:t>함</w:t>
      </w:r>
      <w:r w:rsidRPr="00FF5073">
        <w:rPr>
          <w:szCs w:val="22"/>
        </w:rPr>
        <w:t xml:space="preserve">. </w:t>
      </w:r>
      <w:r w:rsidRPr="00FF5073">
        <w:rPr>
          <w:szCs w:val="22"/>
        </w:rPr>
        <w:t>한편</w:t>
      </w:r>
      <w:r w:rsidRPr="00FF5073">
        <w:rPr>
          <w:szCs w:val="22"/>
        </w:rPr>
        <w:t xml:space="preserve">, </w:t>
      </w:r>
      <w:r w:rsidRPr="00FF5073">
        <w:rPr>
          <w:szCs w:val="22"/>
        </w:rPr>
        <w:t>대상회사는</w:t>
      </w:r>
      <w:r w:rsidRPr="00FF5073">
        <w:rPr>
          <w:szCs w:val="22"/>
        </w:rPr>
        <w:t xml:space="preserve"> </w:t>
      </w:r>
      <w:r w:rsidRPr="00FF5073">
        <w:rPr>
          <w:szCs w:val="22"/>
        </w:rPr>
        <w:t>하도급</w:t>
      </w:r>
      <w:r w:rsidRPr="00FF5073">
        <w:rPr>
          <w:szCs w:val="22"/>
        </w:rPr>
        <w:t xml:space="preserve"> </w:t>
      </w:r>
      <w:r w:rsidRPr="00FF5073">
        <w:rPr>
          <w:szCs w:val="22"/>
        </w:rPr>
        <w:t>대금을</w:t>
      </w:r>
      <w:r w:rsidRPr="00FF5073">
        <w:rPr>
          <w:szCs w:val="22"/>
        </w:rPr>
        <w:t xml:space="preserve"> </w:t>
      </w:r>
      <w:ins w:id="391" w:author="heesung.ahn" w:date="2021-08-31T01:04:00Z">
        <w:r w:rsidR="00AC7196">
          <w:rPr>
            <w:rFonts w:hint="eastAsia"/>
            <w:szCs w:val="22"/>
          </w:rPr>
          <w:t>일부</w:t>
        </w:r>
        <w:r w:rsidR="00AC7196">
          <w:rPr>
            <w:rFonts w:hint="eastAsia"/>
            <w:szCs w:val="22"/>
          </w:rPr>
          <w:t xml:space="preserve"> </w:t>
        </w:r>
      </w:ins>
      <w:r w:rsidRPr="00FF5073">
        <w:rPr>
          <w:szCs w:val="22"/>
        </w:rPr>
        <w:t>감액한</w:t>
      </w:r>
      <w:r w:rsidRPr="00FF5073">
        <w:rPr>
          <w:szCs w:val="22"/>
        </w:rPr>
        <w:t xml:space="preserve"> </w:t>
      </w:r>
      <w:r w:rsidRPr="00FF5073">
        <w:rPr>
          <w:szCs w:val="22"/>
        </w:rPr>
        <w:t>사실이</w:t>
      </w:r>
      <w:r w:rsidRPr="00FF5073">
        <w:rPr>
          <w:szCs w:val="22"/>
        </w:rPr>
        <w:t xml:space="preserve"> </w:t>
      </w:r>
      <w:r w:rsidRPr="00FF5073">
        <w:rPr>
          <w:szCs w:val="22"/>
        </w:rPr>
        <w:t>있으며</w:t>
      </w:r>
      <w:r w:rsidRPr="00FF5073">
        <w:rPr>
          <w:szCs w:val="22"/>
        </w:rPr>
        <w:t xml:space="preserve">, </w:t>
      </w:r>
      <w:r w:rsidRPr="00FF5073">
        <w:rPr>
          <w:szCs w:val="22"/>
        </w:rPr>
        <w:t>이와</w:t>
      </w:r>
      <w:r w:rsidRPr="00FF5073">
        <w:rPr>
          <w:szCs w:val="22"/>
        </w:rPr>
        <w:t xml:space="preserve"> </w:t>
      </w:r>
      <w:r w:rsidRPr="00FF5073">
        <w:rPr>
          <w:szCs w:val="22"/>
        </w:rPr>
        <w:t>관련하여</w:t>
      </w:r>
      <w:r w:rsidRPr="00FF5073">
        <w:rPr>
          <w:szCs w:val="22"/>
        </w:rPr>
        <w:t xml:space="preserve"> </w:t>
      </w:r>
      <w:r w:rsidRPr="00FF5073">
        <w:rPr>
          <w:szCs w:val="22"/>
        </w:rPr>
        <w:t>종종</w:t>
      </w:r>
      <w:r w:rsidRPr="00FF5073">
        <w:rPr>
          <w:szCs w:val="22"/>
        </w:rPr>
        <w:t xml:space="preserve"> </w:t>
      </w:r>
      <w:r w:rsidRPr="00FF5073">
        <w:rPr>
          <w:szCs w:val="22"/>
        </w:rPr>
        <w:t>민원을</w:t>
      </w:r>
      <w:r w:rsidRPr="00FF5073">
        <w:rPr>
          <w:szCs w:val="22"/>
        </w:rPr>
        <w:t xml:space="preserve"> </w:t>
      </w:r>
      <w:r w:rsidRPr="00FF5073">
        <w:rPr>
          <w:szCs w:val="22"/>
        </w:rPr>
        <w:t>받고</w:t>
      </w:r>
      <w:r w:rsidRPr="00FF5073">
        <w:rPr>
          <w:szCs w:val="22"/>
        </w:rPr>
        <w:t xml:space="preserve"> </w:t>
      </w:r>
      <w:r w:rsidRPr="00FF5073">
        <w:rPr>
          <w:szCs w:val="22"/>
        </w:rPr>
        <w:t>있다고</w:t>
      </w:r>
      <w:r w:rsidRPr="00FF5073">
        <w:rPr>
          <w:szCs w:val="22"/>
        </w:rPr>
        <w:t xml:space="preserve"> </w:t>
      </w:r>
      <w:r w:rsidRPr="00FF5073">
        <w:rPr>
          <w:szCs w:val="22"/>
        </w:rPr>
        <w:t>하</w:t>
      </w:r>
      <w:del w:id="392" w:author="heesung.ahn" w:date="2021-08-31T01:04:00Z">
        <w:r w:rsidRPr="00FF5073" w:rsidDel="00AC7196">
          <w:rPr>
            <w:szCs w:val="22"/>
          </w:rPr>
          <w:delText>고</w:delText>
        </w:r>
      </w:del>
      <w:ins w:id="393" w:author="heesung.ahn" w:date="2021-08-31T01:04:00Z">
        <w:r w:rsidR="00AC7196">
          <w:rPr>
            <w:rFonts w:hint="eastAsia"/>
            <w:szCs w:val="22"/>
          </w:rPr>
          <w:t>나</w:t>
        </w:r>
      </w:ins>
      <w:r w:rsidRPr="00FF5073">
        <w:rPr>
          <w:szCs w:val="22"/>
        </w:rPr>
        <w:t xml:space="preserve">, </w:t>
      </w:r>
      <w:r w:rsidRPr="00FF5073">
        <w:rPr>
          <w:szCs w:val="22"/>
        </w:rPr>
        <w:t>대부분</w:t>
      </w:r>
      <w:r w:rsidRPr="00FF5073">
        <w:rPr>
          <w:szCs w:val="22"/>
        </w:rPr>
        <w:t xml:space="preserve"> </w:t>
      </w:r>
      <w:r w:rsidRPr="00FF5073">
        <w:rPr>
          <w:szCs w:val="22"/>
        </w:rPr>
        <w:t>합의로</w:t>
      </w:r>
      <w:r w:rsidRPr="00FF5073">
        <w:rPr>
          <w:szCs w:val="22"/>
        </w:rPr>
        <w:t xml:space="preserve"> </w:t>
      </w:r>
      <w:r w:rsidRPr="00FF5073">
        <w:rPr>
          <w:szCs w:val="22"/>
        </w:rPr>
        <w:t>종결되었다고</w:t>
      </w:r>
      <w:r w:rsidRPr="00FF5073">
        <w:rPr>
          <w:szCs w:val="22"/>
        </w:rPr>
        <w:t xml:space="preserve"> </w:t>
      </w:r>
      <w:r w:rsidRPr="00FF5073">
        <w:rPr>
          <w:szCs w:val="22"/>
        </w:rPr>
        <w:t>함</w:t>
      </w:r>
      <w:r w:rsidRPr="00FF5073">
        <w:rPr>
          <w:szCs w:val="22"/>
        </w:rPr>
        <w:t xml:space="preserve">. </w:t>
      </w:r>
      <w:r w:rsidRPr="00FF5073">
        <w:rPr>
          <w:szCs w:val="22"/>
        </w:rPr>
        <w:t>또한</w:t>
      </w:r>
      <w:r w:rsidRPr="00FF5073">
        <w:rPr>
          <w:szCs w:val="22"/>
        </w:rPr>
        <w:t xml:space="preserve">, </w:t>
      </w:r>
      <w:r w:rsidRPr="00FF5073">
        <w:rPr>
          <w:szCs w:val="22"/>
        </w:rPr>
        <w:t>대상회사의</w:t>
      </w:r>
      <w:r w:rsidRPr="00FF5073">
        <w:rPr>
          <w:szCs w:val="22"/>
        </w:rPr>
        <w:t xml:space="preserve"> </w:t>
      </w:r>
      <w:r w:rsidRPr="00FF5073">
        <w:rPr>
          <w:szCs w:val="22"/>
        </w:rPr>
        <w:t>윤리경영실은</w:t>
      </w:r>
      <w:r w:rsidRPr="00FF5073">
        <w:rPr>
          <w:szCs w:val="22"/>
        </w:rPr>
        <w:t xml:space="preserve"> </w:t>
      </w:r>
      <w:r w:rsidRPr="00FF5073">
        <w:rPr>
          <w:szCs w:val="22"/>
        </w:rPr>
        <w:t>제조위탁</w:t>
      </w:r>
      <w:r w:rsidRPr="00FF5073">
        <w:rPr>
          <w:szCs w:val="22"/>
        </w:rPr>
        <w:t xml:space="preserve"> </w:t>
      </w:r>
      <w:r w:rsidRPr="00FF5073">
        <w:rPr>
          <w:szCs w:val="22"/>
        </w:rPr>
        <w:t>거래에</w:t>
      </w:r>
      <w:r w:rsidRPr="00FF5073">
        <w:rPr>
          <w:szCs w:val="22"/>
        </w:rPr>
        <w:t xml:space="preserve"> </w:t>
      </w:r>
      <w:r w:rsidRPr="00FF5073">
        <w:rPr>
          <w:szCs w:val="22"/>
        </w:rPr>
        <w:t>대하여</w:t>
      </w:r>
      <w:r w:rsidRPr="00FF5073">
        <w:rPr>
          <w:szCs w:val="22"/>
        </w:rPr>
        <w:t xml:space="preserve"> </w:t>
      </w:r>
      <w:r w:rsidRPr="00FF5073">
        <w:rPr>
          <w:szCs w:val="22"/>
        </w:rPr>
        <w:t>매월</w:t>
      </w:r>
      <w:r w:rsidRPr="00FF5073">
        <w:rPr>
          <w:szCs w:val="22"/>
        </w:rPr>
        <w:t xml:space="preserve"> </w:t>
      </w:r>
      <w:r w:rsidRPr="00FF5073">
        <w:rPr>
          <w:szCs w:val="22"/>
        </w:rPr>
        <w:t>정기적인</w:t>
      </w:r>
      <w:r w:rsidRPr="00FF5073">
        <w:rPr>
          <w:szCs w:val="22"/>
        </w:rPr>
        <w:t xml:space="preserve"> </w:t>
      </w:r>
      <w:r w:rsidRPr="00FF5073">
        <w:rPr>
          <w:szCs w:val="22"/>
        </w:rPr>
        <w:t>모니터링을</w:t>
      </w:r>
      <w:r w:rsidRPr="00FF5073">
        <w:rPr>
          <w:szCs w:val="22"/>
        </w:rPr>
        <w:t xml:space="preserve"> </w:t>
      </w:r>
      <w:r w:rsidRPr="00FF5073">
        <w:rPr>
          <w:szCs w:val="22"/>
        </w:rPr>
        <w:t>실시하고</w:t>
      </w:r>
      <w:r w:rsidRPr="00FF5073">
        <w:rPr>
          <w:szCs w:val="22"/>
        </w:rPr>
        <w:t xml:space="preserve"> </w:t>
      </w:r>
      <w:r w:rsidRPr="00FF5073">
        <w:rPr>
          <w:szCs w:val="22"/>
        </w:rPr>
        <w:t>있으나</w:t>
      </w:r>
      <w:r w:rsidRPr="00FF5073">
        <w:rPr>
          <w:szCs w:val="22"/>
        </w:rPr>
        <w:t xml:space="preserve">, </w:t>
      </w:r>
      <w:r w:rsidRPr="00FF5073">
        <w:rPr>
          <w:szCs w:val="22"/>
        </w:rPr>
        <w:t>하도급</w:t>
      </w:r>
      <w:r w:rsidRPr="00FF5073">
        <w:rPr>
          <w:szCs w:val="22"/>
        </w:rPr>
        <w:t xml:space="preserve"> </w:t>
      </w:r>
      <w:r w:rsidRPr="00FF5073">
        <w:rPr>
          <w:szCs w:val="22"/>
        </w:rPr>
        <w:t>대금</w:t>
      </w:r>
      <w:r w:rsidRPr="00FF5073">
        <w:rPr>
          <w:szCs w:val="22"/>
        </w:rPr>
        <w:t xml:space="preserve"> </w:t>
      </w:r>
      <w:r w:rsidRPr="00FF5073">
        <w:rPr>
          <w:szCs w:val="22"/>
        </w:rPr>
        <w:t>감액</w:t>
      </w:r>
      <w:r w:rsidRPr="00FF5073">
        <w:rPr>
          <w:szCs w:val="22"/>
        </w:rPr>
        <w:t xml:space="preserve"> </w:t>
      </w:r>
      <w:r w:rsidRPr="00FF5073">
        <w:rPr>
          <w:szCs w:val="22"/>
        </w:rPr>
        <w:t>여부에</w:t>
      </w:r>
      <w:r w:rsidRPr="00FF5073">
        <w:rPr>
          <w:szCs w:val="22"/>
        </w:rPr>
        <w:t xml:space="preserve"> </w:t>
      </w:r>
      <w:r w:rsidRPr="00FF5073">
        <w:rPr>
          <w:szCs w:val="22"/>
        </w:rPr>
        <w:t>대하여</w:t>
      </w:r>
      <w:r w:rsidRPr="00FF5073">
        <w:rPr>
          <w:szCs w:val="22"/>
        </w:rPr>
        <w:t xml:space="preserve"> </w:t>
      </w:r>
      <w:r w:rsidRPr="00FF5073">
        <w:rPr>
          <w:szCs w:val="22"/>
        </w:rPr>
        <w:t>사전</w:t>
      </w:r>
      <w:r w:rsidRPr="00FF5073">
        <w:rPr>
          <w:szCs w:val="22"/>
        </w:rPr>
        <w:t xml:space="preserve"> </w:t>
      </w:r>
      <w:r w:rsidRPr="00FF5073">
        <w:rPr>
          <w:szCs w:val="22"/>
        </w:rPr>
        <w:t>모니터링을</w:t>
      </w:r>
      <w:r w:rsidRPr="00FF5073">
        <w:rPr>
          <w:szCs w:val="22"/>
        </w:rPr>
        <w:t xml:space="preserve"> </w:t>
      </w:r>
      <w:r w:rsidRPr="00FF5073">
        <w:rPr>
          <w:szCs w:val="22"/>
        </w:rPr>
        <w:t>실시하지</w:t>
      </w:r>
      <w:r w:rsidRPr="00FF5073">
        <w:rPr>
          <w:szCs w:val="22"/>
        </w:rPr>
        <w:t xml:space="preserve"> </w:t>
      </w:r>
      <w:r w:rsidRPr="00FF5073">
        <w:rPr>
          <w:szCs w:val="22"/>
        </w:rPr>
        <w:t>않고</w:t>
      </w:r>
      <w:r w:rsidRPr="00FF5073">
        <w:rPr>
          <w:szCs w:val="22"/>
        </w:rPr>
        <w:t xml:space="preserve"> </w:t>
      </w:r>
      <w:r w:rsidRPr="00FF5073">
        <w:rPr>
          <w:szCs w:val="22"/>
        </w:rPr>
        <w:t>민원이</w:t>
      </w:r>
      <w:r w:rsidRPr="00FF5073">
        <w:rPr>
          <w:szCs w:val="22"/>
        </w:rPr>
        <w:t xml:space="preserve"> </w:t>
      </w:r>
      <w:r w:rsidRPr="00FF5073">
        <w:rPr>
          <w:szCs w:val="22"/>
        </w:rPr>
        <w:t>제기된</w:t>
      </w:r>
      <w:r w:rsidRPr="00FF5073">
        <w:rPr>
          <w:szCs w:val="22"/>
        </w:rPr>
        <w:t xml:space="preserve"> </w:t>
      </w:r>
      <w:r w:rsidRPr="00FF5073">
        <w:rPr>
          <w:szCs w:val="22"/>
        </w:rPr>
        <w:t>이후</w:t>
      </w:r>
      <w:r w:rsidRPr="00FF5073">
        <w:rPr>
          <w:szCs w:val="22"/>
        </w:rPr>
        <w:t xml:space="preserve"> </w:t>
      </w:r>
      <w:r w:rsidRPr="00FF5073">
        <w:rPr>
          <w:szCs w:val="22"/>
        </w:rPr>
        <w:t>확인할</w:t>
      </w:r>
      <w:r w:rsidRPr="00FF5073">
        <w:rPr>
          <w:szCs w:val="22"/>
        </w:rPr>
        <w:t xml:space="preserve"> </w:t>
      </w:r>
      <w:r w:rsidRPr="00FF5073">
        <w:rPr>
          <w:szCs w:val="22"/>
        </w:rPr>
        <w:t>뿐이라고</w:t>
      </w:r>
      <w:r w:rsidRPr="00FF5073">
        <w:rPr>
          <w:szCs w:val="22"/>
        </w:rPr>
        <w:t xml:space="preserve"> </w:t>
      </w:r>
      <w:r w:rsidRPr="00FF5073">
        <w:rPr>
          <w:szCs w:val="22"/>
        </w:rPr>
        <w:t>함</w:t>
      </w:r>
      <w:r w:rsidRPr="00FF5073">
        <w:rPr>
          <w:szCs w:val="22"/>
        </w:rPr>
        <w:t>.</w:t>
      </w:r>
    </w:p>
    <w:p w14:paraId="3FA4DC8B" w14:textId="77777777" w:rsidR="00026A7E" w:rsidRPr="00FF5073" w:rsidRDefault="00026A7E" w:rsidP="00026A7E">
      <w:pPr>
        <w:pStyle w:val="a5"/>
        <w:spacing w:line="370" w:lineRule="atLeast"/>
        <w:ind w:leftChars="0" w:left="454"/>
        <w:rPr>
          <w:szCs w:val="22"/>
        </w:rPr>
      </w:pPr>
    </w:p>
    <w:p w14:paraId="32ADA26E" w14:textId="77777777" w:rsidR="00026A7E" w:rsidRPr="00FA470D" w:rsidRDefault="00026A7E" w:rsidP="00026A7E">
      <w:pPr>
        <w:pStyle w:val="a5"/>
        <w:spacing w:after="240" w:line="370" w:lineRule="atLeast"/>
        <w:ind w:leftChars="0" w:left="907"/>
        <w:rPr>
          <w:szCs w:val="22"/>
        </w:rPr>
      </w:pPr>
      <w:r w:rsidRPr="00FA470D">
        <w:rPr>
          <w:rFonts w:hint="eastAsia"/>
          <w:szCs w:val="22"/>
        </w:rPr>
        <w:t xml:space="preserve">(2) </w:t>
      </w:r>
      <w:r w:rsidRPr="00FA470D">
        <w:rPr>
          <w:szCs w:val="22"/>
          <w:u w:val="single"/>
        </w:rPr>
        <w:t>하도급</w:t>
      </w:r>
      <w:r w:rsidRPr="00FA470D">
        <w:rPr>
          <w:szCs w:val="22"/>
          <w:u w:val="single"/>
        </w:rPr>
        <w:t xml:space="preserve"> </w:t>
      </w:r>
      <w:proofErr w:type="spellStart"/>
      <w:r w:rsidRPr="00FA470D">
        <w:rPr>
          <w:szCs w:val="22"/>
          <w:u w:val="single"/>
        </w:rPr>
        <w:t>법위반</w:t>
      </w:r>
      <w:proofErr w:type="spellEnd"/>
      <w:r w:rsidRPr="00FA470D">
        <w:rPr>
          <w:szCs w:val="22"/>
          <w:u w:val="single"/>
        </w:rPr>
        <w:t xml:space="preserve"> </w:t>
      </w:r>
      <w:r w:rsidRPr="00FA470D">
        <w:rPr>
          <w:szCs w:val="22"/>
          <w:u w:val="single"/>
        </w:rPr>
        <w:t>내역</w:t>
      </w:r>
    </w:p>
    <w:p w14:paraId="4A3D18F2" w14:textId="77777777" w:rsidR="00026A7E" w:rsidRPr="00CB2B3F" w:rsidRDefault="00026A7E" w:rsidP="00026A7E">
      <w:pPr>
        <w:pStyle w:val="a5"/>
        <w:spacing w:after="240" w:line="370" w:lineRule="atLeast"/>
        <w:ind w:leftChars="0" w:left="907"/>
        <w:rPr>
          <w:szCs w:val="22"/>
        </w:rPr>
      </w:pPr>
      <w:r w:rsidRPr="00FF5073">
        <w:rPr>
          <w:szCs w:val="22"/>
        </w:rPr>
        <w:t>제공된</w:t>
      </w:r>
      <w:r w:rsidRPr="00FF5073">
        <w:rPr>
          <w:szCs w:val="22"/>
        </w:rPr>
        <w:t xml:space="preserve"> </w:t>
      </w:r>
      <w:r w:rsidRPr="00FF5073">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최근</w:t>
      </w:r>
      <w:r w:rsidRPr="00CB2B3F">
        <w:rPr>
          <w:szCs w:val="22"/>
        </w:rPr>
        <w:t xml:space="preserve"> 5</w:t>
      </w:r>
      <w:r w:rsidRPr="00CB2B3F">
        <w:rPr>
          <w:szCs w:val="22"/>
        </w:rPr>
        <w:t>년간</w:t>
      </w:r>
      <w:r w:rsidRPr="00CB2B3F">
        <w:rPr>
          <w:szCs w:val="22"/>
        </w:rPr>
        <w:t xml:space="preserve"> </w:t>
      </w:r>
      <w:r w:rsidRPr="00CB2B3F">
        <w:rPr>
          <w:szCs w:val="22"/>
        </w:rPr>
        <w:t>하도급법</w:t>
      </w:r>
      <w:r w:rsidRPr="00CB2B3F">
        <w:rPr>
          <w:szCs w:val="22"/>
        </w:rPr>
        <w:t xml:space="preserve"> </w:t>
      </w:r>
      <w:r w:rsidRPr="00CB2B3F">
        <w:rPr>
          <w:szCs w:val="22"/>
        </w:rPr>
        <w:t>위반</w:t>
      </w:r>
      <w:r w:rsidRPr="00CB2B3F">
        <w:rPr>
          <w:szCs w:val="22"/>
        </w:rPr>
        <w:t xml:space="preserve"> </w:t>
      </w:r>
      <w:r w:rsidRPr="00CB2B3F">
        <w:rPr>
          <w:szCs w:val="22"/>
        </w:rPr>
        <w:t>내역은</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 xml:space="preserve">. </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653"/>
        <w:gridCol w:w="1758"/>
        <w:gridCol w:w="2773"/>
        <w:gridCol w:w="1417"/>
        <w:gridCol w:w="2131"/>
      </w:tblGrid>
      <w:tr w:rsidR="00026A7E" w:rsidRPr="004A7A22" w14:paraId="306B5428" w14:textId="77777777" w:rsidTr="0091358C">
        <w:trPr>
          <w:trHeight w:val="340"/>
          <w:tblHeader/>
        </w:trPr>
        <w:tc>
          <w:tcPr>
            <w:tcW w:w="653" w:type="dxa"/>
            <w:tcBorders>
              <w:top w:val="single" w:sz="12" w:space="0" w:color="404040" w:themeColor="text1" w:themeTint="BF"/>
              <w:bottom w:val="single" w:sz="4" w:space="0" w:color="404040" w:themeColor="text1" w:themeTint="BF"/>
            </w:tcBorders>
            <w:shd w:val="clear" w:color="auto" w:fill="DEEEEE"/>
            <w:vAlign w:val="center"/>
          </w:tcPr>
          <w:p w14:paraId="24F2E497"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No</w:t>
            </w:r>
          </w:p>
        </w:tc>
        <w:tc>
          <w:tcPr>
            <w:tcW w:w="1758" w:type="dxa"/>
            <w:tcBorders>
              <w:top w:val="single" w:sz="12" w:space="0" w:color="404040" w:themeColor="text1" w:themeTint="BF"/>
              <w:bottom w:val="single" w:sz="4" w:space="0" w:color="404040" w:themeColor="text1" w:themeTint="BF"/>
            </w:tcBorders>
            <w:shd w:val="clear" w:color="auto" w:fill="DEEEEE"/>
            <w:tcMar>
              <w:top w:w="0" w:type="dxa"/>
              <w:left w:w="108" w:type="dxa"/>
              <w:bottom w:w="0" w:type="dxa"/>
              <w:right w:w="108" w:type="dxa"/>
            </w:tcMar>
            <w:vAlign w:val="center"/>
          </w:tcPr>
          <w:p w14:paraId="1538452E"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관련기관</w:t>
            </w:r>
          </w:p>
        </w:tc>
        <w:tc>
          <w:tcPr>
            <w:tcW w:w="2773" w:type="dxa"/>
            <w:tcBorders>
              <w:top w:val="single" w:sz="12" w:space="0" w:color="404040" w:themeColor="text1" w:themeTint="BF"/>
              <w:bottom w:val="single" w:sz="4" w:space="0" w:color="404040" w:themeColor="text1" w:themeTint="BF"/>
            </w:tcBorders>
            <w:shd w:val="clear" w:color="auto" w:fill="DEEEEE"/>
            <w:vAlign w:val="center"/>
          </w:tcPr>
          <w:p w14:paraId="2AC2C4C3"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법령위반내용</w:t>
            </w:r>
          </w:p>
        </w:tc>
        <w:tc>
          <w:tcPr>
            <w:tcW w:w="1417" w:type="dxa"/>
            <w:tcBorders>
              <w:top w:val="single" w:sz="12" w:space="0" w:color="404040" w:themeColor="text1" w:themeTint="BF"/>
              <w:bottom w:val="single" w:sz="4" w:space="0" w:color="404040" w:themeColor="text1" w:themeTint="BF"/>
            </w:tcBorders>
            <w:shd w:val="clear" w:color="auto" w:fill="DEEEEE"/>
            <w:tcMar>
              <w:top w:w="0" w:type="dxa"/>
              <w:left w:w="108" w:type="dxa"/>
              <w:bottom w:w="0" w:type="dxa"/>
              <w:right w:w="108" w:type="dxa"/>
            </w:tcMar>
            <w:vAlign w:val="center"/>
            <w:hideMark/>
          </w:tcPr>
          <w:p w14:paraId="0D033885"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처분</w:t>
            </w:r>
            <w:r w:rsidRPr="004A7A22">
              <w:rPr>
                <w:b/>
                <w:color w:val="000000"/>
                <w:sz w:val="20"/>
                <w:szCs w:val="20"/>
              </w:rPr>
              <w:t xml:space="preserve"> </w:t>
            </w:r>
            <w:r w:rsidRPr="004A7A22">
              <w:rPr>
                <w:b/>
                <w:color w:val="000000"/>
                <w:sz w:val="20"/>
                <w:szCs w:val="20"/>
              </w:rPr>
              <w:t>등</w:t>
            </w:r>
          </w:p>
        </w:tc>
        <w:tc>
          <w:tcPr>
            <w:tcW w:w="2131" w:type="dxa"/>
            <w:tcBorders>
              <w:top w:val="single" w:sz="12" w:space="0" w:color="404040" w:themeColor="text1" w:themeTint="BF"/>
              <w:bottom w:val="single" w:sz="4" w:space="0" w:color="404040" w:themeColor="text1" w:themeTint="BF"/>
            </w:tcBorders>
            <w:shd w:val="clear" w:color="auto" w:fill="DEEEEE"/>
            <w:vAlign w:val="center"/>
            <w:hideMark/>
          </w:tcPr>
          <w:p w14:paraId="4F9C0B53"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처분</w:t>
            </w:r>
            <w:r w:rsidRPr="004A7A22">
              <w:rPr>
                <w:b/>
                <w:color w:val="000000"/>
                <w:sz w:val="20"/>
                <w:szCs w:val="20"/>
              </w:rPr>
              <w:t xml:space="preserve"> </w:t>
            </w:r>
            <w:r w:rsidRPr="004A7A22">
              <w:rPr>
                <w:b/>
                <w:color w:val="000000"/>
                <w:sz w:val="20"/>
                <w:szCs w:val="20"/>
              </w:rPr>
              <w:t>등</w:t>
            </w:r>
            <w:r w:rsidRPr="004A7A22">
              <w:rPr>
                <w:b/>
                <w:color w:val="000000"/>
                <w:sz w:val="20"/>
                <w:szCs w:val="20"/>
              </w:rPr>
              <w:t xml:space="preserve"> </w:t>
            </w:r>
            <w:r w:rsidRPr="004A7A22">
              <w:rPr>
                <w:b/>
                <w:color w:val="000000"/>
                <w:sz w:val="20"/>
                <w:szCs w:val="20"/>
              </w:rPr>
              <w:t>일시</w:t>
            </w:r>
          </w:p>
        </w:tc>
      </w:tr>
      <w:tr w:rsidR="00026A7E" w:rsidRPr="004A7A22" w14:paraId="08A56011" w14:textId="77777777" w:rsidTr="0091358C">
        <w:trPr>
          <w:trHeight w:val="340"/>
        </w:trPr>
        <w:tc>
          <w:tcPr>
            <w:tcW w:w="653" w:type="dxa"/>
            <w:tcBorders>
              <w:top w:val="single" w:sz="4" w:space="0" w:color="404040" w:themeColor="text1" w:themeTint="BF"/>
            </w:tcBorders>
            <w:shd w:val="clear" w:color="auto" w:fill="F2F2F2" w:themeFill="background1" w:themeFillShade="F2"/>
            <w:vAlign w:val="center"/>
          </w:tcPr>
          <w:p w14:paraId="208856AE" w14:textId="77777777" w:rsidR="00026A7E" w:rsidRPr="004A7A22" w:rsidRDefault="00026A7E" w:rsidP="0091358C">
            <w:pPr>
              <w:spacing w:line="280" w:lineRule="atLeast"/>
              <w:jc w:val="center"/>
              <w:rPr>
                <w:color w:val="000000"/>
                <w:sz w:val="20"/>
                <w:szCs w:val="20"/>
              </w:rPr>
            </w:pPr>
            <w:r w:rsidRPr="004A7A22">
              <w:rPr>
                <w:color w:val="000000"/>
                <w:sz w:val="20"/>
                <w:szCs w:val="20"/>
              </w:rPr>
              <w:t>1</w:t>
            </w:r>
          </w:p>
        </w:tc>
        <w:tc>
          <w:tcPr>
            <w:tcW w:w="1758" w:type="dxa"/>
            <w:tcBorders>
              <w:top w:val="single" w:sz="4" w:space="0" w:color="404040" w:themeColor="text1" w:themeTint="BF"/>
            </w:tcBorders>
            <w:tcMar>
              <w:top w:w="0" w:type="dxa"/>
              <w:left w:w="108" w:type="dxa"/>
              <w:bottom w:w="0" w:type="dxa"/>
              <w:right w:w="108" w:type="dxa"/>
            </w:tcMar>
            <w:vAlign w:val="center"/>
            <w:hideMark/>
          </w:tcPr>
          <w:p w14:paraId="29720404" w14:textId="77777777" w:rsidR="00026A7E" w:rsidRPr="004A7A22" w:rsidRDefault="00026A7E" w:rsidP="0091358C">
            <w:pPr>
              <w:spacing w:line="280" w:lineRule="atLeast"/>
              <w:rPr>
                <w:color w:val="000000"/>
                <w:sz w:val="20"/>
                <w:szCs w:val="20"/>
              </w:rPr>
            </w:pPr>
            <w:r w:rsidRPr="004A7A22">
              <w:rPr>
                <w:color w:val="000000"/>
                <w:sz w:val="20"/>
                <w:szCs w:val="20"/>
              </w:rPr>
              <w:t>공정거래위원회</w:t>
            </w:r>
          </w:p>
        </w:tc>
        <w:tc>
          <w:tcPr>
            <w:tcW w:w="2773" w:type="dxa"/>
            <w:tcBorders>
              <w:top w:val="single" w:sz="4" w:space="0" w:color="404040" w:themeColor="text1" w:themeTint="BF"/>
            </w:tcBorders>
            <w:vAlign w:val="center"/>
          </w:tcPr>
          <w:p w14:paraId="1610C6C7" w14:textId="77777777" w:rsidR="00026A7E" w:rsidRPr="004A7A22" w:rsidRDefault="00026A7E" w:rsidP="0091358C">
            <w:pPr>
              <w:spacing w:line="280" w:lineRule="atLeast"/>
              <w:rPr>
                <w:color w:val="000000"/>
                <w:sz w:val="20"/>
                <w:szCs w:val="20"/>
              </w:rPr>
            </w:pPr>
            <w:r w:rsidRPr="004A7A22">
              <w:rPr>
                <w:color w:val="000000"/>
                <w:sz w:val="20"/>
                <w:szCs w:val="20"/>
              </w:rPr>
              <w:t>지연이자</w:t>
            </w:r>
            <w:r w:rsidRPr="004A7A22">
              <w:rPr>
                <w:color w:val="000000"/>
                <w:sz w:val="20"/>
                <w:szCs w:val="20"/>
              </w:rPr>
              <w:t xml:space="preserve"> </w:t>
            </w:r>
            <w:proofErr w:type="spellStart"/>
            <w:r w:rsidRPr="004A7A22">
              <w:rPr>
                <w:color w:val="000000"/>
                <w:sz w:val="20"/>
                <w:szCs w:val="20"/>
              </w:rPr>
              <w:t>어음할인료</w:t>
            </w:r>
            <w:proofErr w:type="spellEnd"/>
            <w:r w:rsidRPr="004A7A22">
              <w:rPr>
                <w:color w:val="000000"/>
                <w:sz w:val="20"/>
                <w:szCs w:val="20"/>
              </w:rPr>
              <w:t xml:space="preserve"> </w:t>
            </w:r>
            <w:r w:rsidRPr="004A7A22">
              <w:rPr>
                <w:color w:val="000000"/>
                <w:sz w:val="20"/>
                <w:szCs w:val="20"/>
              </w:rPr>
              <w:t>약정수수료</w:t>
            </w:r>
            <w:r w:rsidRPr="004A7A22">
              <w:rPr>
                <w:color w:val="000000"/>
                <w:sz w:val="20"/>
                <w:szCs w:val="20"/>
              </w:rPr>
              <w:t xml:space="preserve"> </w:t>
            </w:r>
            <w:r w:rsidRPr="004A7A22">
              <w:rPr>
                <w:color w:val="000000"/>
                <w:sz w:val="20"/>
                <w:szCs w:val="20"/>
              </w:rPr>
              <w:t>미지급</w:t>
            </w:r>
          </w:p>
        </w:tc>
        <w:tc>
          <w:tcPr>
            <w:tcW w:w="1417" w:type="dxa"/>
            <w:tcBorders>
              <w:top w:val="single" w:sz="4" w:space="0" w:color="404040" w:themeColor="text1" w:themeTint="BF"/>
            </w:tcBorders>
            <w:tcMar>
              <w:top w:w="0" w:type="dxa"/>
              <w:left w:w="108" w:type="dxa"/>
              <w:bottom w:w="0" w:type="dxa"/>
              <w:right w:w="108" w:type="dxa"/>
            </w:tcMar>
            <w:vAlign w:val="center"/>
            <w:hideMark/>
          </w:tcPr>
          <w:p w14:paraId="1CA6720C" w14:textId="77777777" w:rsidR="00026A7E" w:rsidRPr="004A7A22" w:rsidRDefault="00026A7E" w:rsidP="0091358C">
            <w:pPr>
              <w:spacing w:line="280" w:lineRule="atLeast"/>
              <w:rPr>
                <w:color w:val="000000"/>
                <w:sz w:val="20"/>
                <w:szCs w:val="20"/>
              </w:rPr>
            </w:pPr>
            <w:r w:rsidRPr="004A7A22">
              <w:rPr>
                <w:color w:val="000000"/>
                <w:sz w:val="20"/>
                <w:szCs w:val="20"/>
              </w:rPr>
              <w:t>자진시정</w:t>
            </w:r>
          </w:p>
        </w:tc>
        <w:tc>
          <w:tcPr>
            <w:tcW w:w="2131" w:type="dxa"/>
            <w:tcBorders>
              <w:top w:val="single" w:sz="4" w:space="0" w:color="404040" w:themeColor="text1" w:themeTint="BF"/>
            </w:tcBorders>
            <w:vAlign w:val="center"/>
            <w:hideMark/>
          </w:tcPr>
          <w:p w14:paraId="38720137" w14:textId="77777777" w:rsidR="00026A7E" w:rsidRPr="004A7A22" w:rsidRDefault="00026A7E" w:rsidP="0091358C">
            <w:pPr>
              <w:spacing w:line="280" w:lineRule="atLeast"/>
              <w:rPr>
                <w:color w:val="000000"/>
                <w:sz w:val="20"/>
                <w:szCs w:val="20"/>
              </w:rPr>
            </w:pPr>
            <w:r w:rsidRPr="004A7A22">
              <w:rPr>
                <w:color w:val="000000"/>
                <w:sz w:val="20"/>
                <w:szCs w:val="20"/>
              </w:rPr>
              <w:t>2020. 11. 2.</w:t>
            </w:r>
          </w:p>
        </w:tc>
      </w:tr>
      <w:tr w:rsidR="00026A7E" w:rsidRPr="004A7A22" w14:paraId="4E8C25F8" w14:textId="77777777" w:rsidTr="0091358C">
        <w:trPr>
          <w:trHeight w:val="340"/>
        </w:trPr>
        <w:tc>
          <w:tcPr>
            <w:tcW w:w="653" w:type="dxa"/>
            <w:shd w:val="clear" w:color="auto" w:fill="F2F2F2" w:themeFill="background1" w:themeFillShade="F2"/>
            <w:vAlign w:val="center"/>
          </w:tcPr>
          <w:p w14:paraId="4B6331C9" w14:textId="77777777" w:rsidR="00026A7E" w:rsidRPr="004A7A22" w:rsidRDefault="00026A7E" w:rsidP="0091358C">
            <w:pPr>
              <w:spacing w:line="280" w:lineRule="atLeast"/>
              <w:jc w:val="center"/>
              <w:rPr>
                <w:color w:val="000000"/>
                <w:sz w:val="20"/>
                <w:szCs w:val="20"/>
              </w:rPr>
            </w:pPr>
            <w:r w:rsidRPr="004A7A22">
              <w:rPr>
                <w:color w:val="000000"/>
                <w:sz w:val="20"/>
                <w:szCs w:val="20"/>
              </w:rPr>
              <w:t>2</w:t>
            </w:r>
          </w:p>
        </w:tc>
        <w:tc>
          <w:tcPr>
            <w:tcW w:w="1758" w:type="dxa"/>
            <w:tcMar>
              <w:top w:w="0" w:type="dxa"/>
              <w:left w:w="108" w:type="dxa"/>
              <w:bottom w:w="0" w:type="dxa"/>
              <w:right w:w="108" w:type="dxa"/>
            </w:tcMar>
            <w:vAlign w:val="center"/>
            <w:hideMark/>
          </w:tcPr>
          <w:p w14:paraId="3779BC0B" w14:textId="77777777" w:rsidR="00026A7E" w:rsidRPr="004A7A22" w:rsidRDefault="00026A7E" w:rsidP="0091358C">
            <w:pPr>
              <w:spacing w:line="280" w:lineRule="atLeast"/>
              <w:rPr>
                <w:color w:val="000000"/>
                <w:sz w:val="20"/>
                <w:szCs w:val="20"/>
              </w:rPr>
            </w:pPr>
            <w:r w:rsidRPr="004A7A22">
              <w:rPr>
                <w:color w:val="000000"/>
                <w:sz w:val="20"/>
                <w:szCs w:val="20"/>
              </w:rPr>
              <w:t>공정거래위원회</w:t>
            </w:r>
          </w:p>
        </w:tc>
        <w:tc>
          <w:tcPr>
            <w:tcW w:w="2773" w:type="dxa"/>
            <w:vAlign w:val="center"/>
          </w:tcPr>
          <w:p w14:paraId="542FCB89" w14:textId="77777777" w:rsidR="00026A7E" w:rsidRPr="004A7A22" w:rsidRDefault="00026A7E" w:rsidP="0091358C">
            <w:pPr>
              <w:spacing w:line="280" w:lineRule="atLeast"/>
              <w:rPr>
                <w:color w:val="000000"/>
                <w:sz w:val="20"/>
                <w:szCs w:val="20"/>
              </w:rPr>
            </w:pPr>
            <w:proofErr w:type="spellStart"/>
            <w:r w:rsidRPr="004A7A22">
              <w:rPr>
                <w:color w:val="000000"/>
                <w:sz w:val="20"/>
                <w:szCs w:val="20"/>
              </w:rPr>
              <w:t>시공비미지급</w:t>
            </w:r>
            <w:proofErr w:type="spellEnd"/>
          </w:p>
        </w:tc>
        <w:tc>
          <w:tcPr>
            <w:tcW w:w="1417" w:type="dxa"/>
            <w:tcMar>
              <w:top w:w="0" w:type="dxa"/>
              <w:left w:w="108" w:type="dxa"/>
              <w:bottom w:w="0" w:type="dxa"/>
              <w:right w:w="108" w:type="dxa"/>
            </w:tcMar>
            <w:vAlign w:val="center"/>
            <w:hideMark/>
          </w:tcPr>
          <w:p w14:paraId="48A022EE" w14:textId="77777777" w:rsidR="00026A7E" w:rsidRPr="004A7A22" w:rsidRDefault="00026A7E" w:rsidP="0091358C">
            <w:pPr>
              <w:spacing w:line="280" w:lineRule="atLeast"/>
              <w:rPr>
                <w:color w:val="000000"/>
                <w:sz w:val="20"/>
                <w:szCs w:val="20"/>
              </w:rPr>
            </w:pPr>
            <w:r w:rsidRPr="004A7A22">
              <w:rPr>
                <w:color w:val="000000"/>
                <w:sz w:val="20"/>
                <w:szCs w:val="20"/>
              </w:rPr>
              <w:t>합의</w:t>
            </w:r>
          </w:p>
        </w:tc>
        <w:tc>
          <w:tcPr>
            <w:tcW w:w="2131" w:type="dxa"/>
            <w:vAlign w:val="center"/>
            <w:hideMark/>
          </w:tcPr>
          <w:p w14:paraId="4268EE56" w14:textId="77777777" w:rsidR="00026A7E" w:rsidRPr="004A7A22" w:rsidRDefault="00026A7E" w:rsidP="0091358C">
            <w:pPr>
              <w:spacing w:line="280" w:lineRule="atLeast"/>
              <w:rPr>
                <w:color w:val="000000"/>
                <w:sz w:val="20"/>
                <w:szCs w:val="20"/>
              </w:rPr>
            </w:pPr>
            <w:r w:rsidRPr="004A7A22">
              <w:rPr>
                <w:color w:val="000000"/>
                <w:sz w:val="20"/>
                <w:szCs w:val="20"/>
              </w:rPr>
              <w:t xml:space="preserve">2020. 8. </w:t>
            </w:r>
            <w:r w:rsidRPr="004A7A22">
              <w:rPr>
                <w:color w:val="000000"/>
                <w:sz w:val="20"/>
                <w:szCs w:val="20"/>
              </w:rPr>
              <w:t>일자</w:t>
            </w:r>
            <w:r w:rsidRPr="004A7A22">
              <w:rPr>
                <w:color w:val="000000"/>
                <w:sz w:val="20"/>
                <w:szCs w:val="20"/>
              </w:rPr>
              <w:t xml:space="preserve"> </w:t>
            </w:r>
            <w:proofErr w:type="spellStart"/>
            <w:r w:rsidRPr="004A7A22">
              <w:rPr>
                <w:color w:val="000000"/>
                <w:sz w:val="20"/>
                <w:szCs w:val="20"/>
              </w:rPr>
              <w:t>미기재</w:t>
            </w:r>
            <w:proofErr w:type="spellEnd"/>
          </w:p>
        </w:tc>
      </w:tr>
      <w:tr w:rsidR="00026A7E" w:rsidRPr="004A7A22" w14:paraId="6A575AAB" w14:textId="77777777" w:rsidTr="0091358C">
        <w:trPr>
          <w:trHeight w:val="340"/>
        </w:trPr>
        <w:tc>
          <w:tcPr>
            <w:tcW w:w="653" w:type="dxa"/>
            <w:shd w:val="clear" w:color="auto" w:fill="F2F2F2" w:themeFill="background1" w:themeFillShade="F2"/>
            <w:vAlign w:val="center"/>
          </w:tcPr>
          <w:p w14:paraId="719974EE" w14:textId="77777777" w:rsidR="00026A7E" w:rsidRPr="004A7A22" w:rsidRDefault="00026A7E" w:rsidP="0091358C">
            <w:pPr>
              <w:spacing w:line="280" w:lineRule="atLeast"/>
              <w:jc w:val="center"/>
              <w:rPr>
                <w:color w:val="000000"/>
                <w:sz w:val="20"/>
                <w:szCs w:val="20"/>
              </w:rPr>
            </w:pPr>
            <w:r w:rsidRPr="004A7A22">
              <w:rPr>
                <w:color w:val="000000"/>
                <w:sz w:val="20"/>
                <w:szCs w:val="20"/>
              </w:rPr>
              <w:t>3</w:t>
            </w:r>
          </w:p>
        </w:tc>
        <w:tc>
          <w:tcPr>
            <w:tcW w:w="1758" w:type="dxa"/>
            <w:tcMar>
              <w:top w:w="0" w:type="dxa"/>
              <w:left w:w="108" w:type="dxa"/>
              <w:bottom w:w="0" w:type="dxa"/>
              <w:right w:w="108" w:type="dxa"/>
            </w:tcMar>
            <w:vAlign w:val="center"/>
          </w:tcPr>
          <w:p w14:paraId="2727C67F" w14:textId="77777777" w:rsidR="00026A7E" w:rsidRPr="004A7A22" w:rsidRDefault="00026A7E" w:rsidP="0091358C">
            <w:pPr>
              <w:spacing w:line="280" w:lineRule="atLeast"/>
              <w:rPr>
                <w:color w:val="000000"/>
                <w:sz w:val="20"/>
                <w:szCs w:val="20"/>
              </w:rPr>
            </w:pPr>
            <w:r w:rsidRPr="004A7A22">
              <w:rPr>
                <w:color w:val="000000"/>
                <w:sz w:val="20"/>
                <w:szCs w:val="20"/>
              </w:rPr>
              <w:t>공정거래위원회</w:t>
            </w:r>
          </w:p>
        </w:tc>
        <w:tc>
          <w:tcPr>
            <w:tcW w:w="2773" w:type="dxa"/>
            <w:vAlign w:val="center"/>
          </w:tcPr>
          <w:p w14:paraId="3BF6CFAD" w14:textId="77777777" w:rsidR="00026A7E" w:rsidRPr="004A7A22" w:rsidRDefault="00026A7E" w:rsidP="0091358C">
            <w:pPr>
              <w:spacing w:line="280" w:lineRule="atLeast"/>
              <w:rPr>
                <w:color w:val="000000"/>
                <w:sz w:val="20"/>
                <w:szCs w:val="20"/>
                <w:vertAlign w:val="superscript"/>
              </w:rPr>
            </w:pPr>
            <w:proofErr w:type="spellStart"/>
            <w:r w:rsidRPr="004A7A22">
              <w:rPr>
                <w:color w:val="000000"/>
                <w:sz w:val="20"/>
                <w:szCs w:val="20"/>
              </w:rPr>
              <w:t>서면미발</w:t>
            </w:r>
            <w:r>
              <w:rPr>
                <w:rFonts w:hint="eastAsia"/>
                <w:color w:val="000000"/>
                <w:sz w:val="20"/>
                <w:szCs w:val="20"/>
              </w:rPr>
              <w:t>급</w:t>
            </w:r>
            <w:proofErr w:type="spellEnd"/>
          </w:p>
        </w:tc>
        <w:tc>
          <w:tcPr>
            <w:tcW w:w="1417" w:type="dxa"/>
            <w:tcMar>
              <w:top w:w="0" w:type="dxa"/>
              <w:left w:w="108" w:type="dxa"/>
              <w:bottom w:w="0" w:type="dxa"/>
              <w:right w:w="108" w:type="dxa"/>
            </w:tcMar>
            <w:vAlign w:val="center"/>
          </w:tcPr>
          <w:p w14:paraId="0689FC03" w14:textId="77777777" w:rsidR="00026A7E" w:rsidRPr="004A7A22" w:rsidRDefault="00026A7E" w:rsidP="0091358C">
            <w:pPr>
              <w:spacing w:line="280" w:lineRule="atLeast"/>
              <w:rPr>
                <w:color w:val="000000"/>
                <w:sz w:val="20"/>
                <w:szCs w:val="20"/>
              </w:rPr>
            </w:pPr>
            <w:r w:rsidRPr="004A7A22">
              <w:rPr>
                <w:color w:val="000000"/>
                <w:sz w:val="20"/>
                <w:szCs w:val="20"/>
              </w:rPr>
              <w:t>합의</w:t>
            </w:r>
          </w:p>
        </w:tc>
        <w:tc>
          <w:tcPr>
            <w:tcW w:w="2131" w:type="dxa"/>
            <w:vAlign w:val="center"/>
          </w:tcPr>
          <w:p w14:paraId="7695C299" w14:textId="77777777" w:rsidR="00026A7E" w:rsidRPr="004A7A22" w:rsidRDefault="00026A7E" w:rsidP="0091358C">
            <w:pPr>
              <w:spacing w:line="280" w:lineRule="atLeast"/>
              <w:rPr>
                <w:color w:val="000000"/>
                <w:sz w:val="20"/>
                <w:szCs w:val="20"/>
              </w:rPr>
            </w:pPr>
          </w:p>
        </w:tc>
      </w:tr>
    </w:tbl>
    <w:p w14:paraId="343E5253" w14:textId="77777777" w:rsidR="00026A7E" w:rsidRPr="00CB2B3F" w:rsidRDefault="00026A7E" w:rsidP="00026A7E">
      <w:pPr>
        <w:pStyle w:val="a5"/>
        <w:spacing w:after="240"/>
        <w:ind w:leftChars="0" w:left="907"/>
        <w:rPr>
          <w:szCs w:val="22"/>
        </w:rPr>
      </w:pPr>
    </w:p>
    <w:p w14:paraId="55E90BD3" w14:textId="77777777" w:rsidR="00026A7E" w:rsidRPr="00FA470D" w:rsidRDefault="00026A7E" w:rsidP="00026A7E">
      <w:pPr>
        <w:pStyle w:val="a5"/>
        <w:spacing w:after="240"/>
        <w:ind w:leftChars="0" w:left="907"/>
        <w:rPr>
          <w:szCs w:val="22"/>
        </w:rPr>
      </w:pPr>
      <w:r w:rsidRPr="00FA470D">
        <w:rPr>
          <w:rFonts w:hint="eastAsia"/>
          <w:szCs w:val="22"/>
        </w:rPr>
        <w:t xml:space="preserve">(3) </w:t>
      </w:r>
      <w:r w:rsidRPr="00FA470D">
        <w:rPr>
          <w:szCs w:val="22"/>
          <w:u w:val="single"/>
        </w:rPr>
        <w:t>분석</w:t>
      </w:r>
    </w:p>
    <w:p w14:paraId="6877770A" w14:textId="77777777" w:rsidR="00026A7E" w:rsidRPr="00CB2B3F" w:rsidRDefault="00026A7E" w:rsidP="00026A7E">
      <w:pPr>
        <w:pStyle w:val="a5"/>
        <w:spacing w:before="240" w:after="240"/>
        <w:ind w:leftChars="0" w:left="907"/>
        <w:rPr>
          <w:szCs w:val="22"/>
        </w:rPr>
      </w:pPr>
      <w:r w:rsidRPr="00CB2B3F">
        <w:rPr>
          <w:szCs w:val="22"/>
        </w:rPr>
        <w:t>원사업자는</w:t>
      </w:r>
      <w:r w:rsidRPr="00CB2B3F">
        <w:rPr>
          <w:szCs w:val="22"/>
        </w:rPr>
        <w:t xml:space="preserve"> </w:t>
      </w:r>
      <w:r w:rsidRPr="00CB2B3F">
        <w:rPr>
          <w:szCs w:val="22"/>
        </w:rPr>
        <w:t>수급사업자에게</w:t>
      </w:r>
      <w:r w:rsidRPr="00CB2B3F">
        <w:rPr>
          <w:szCs w:val="22"/>
        </w:rPr>
        <w:t xml:space="preserve"> </w:t>
      </w:r>
      <w:proofErr w:type="spellStart"/>
      <w:r w:rsidRPr="00CB2B3F">
        <w:rPr>
          <w:szCs w:val="22"/>
        </w:rPr>
        <w:t>제조등의</w:t>
      </w:r>
      <w:proofErr w:type="spellEnd"/>
      <w:r w:rsidRPr="00CB2B3F">
        <w:rPr>
          <w:szCs w:val="22"/>
        </w:rPr>
        <w:t xml:space="preserve"> </w:t>
      </w:r>
      <w:r w:rsidRPr="00CB2B3F">
        <w:rPr>
          <w:szCs w:val="22"/>
        </w:rPr>
        <w:t>위탁을</w:t>
      </w:r>
      <w:r w:rsidRPr="00CB2B3F">
        <w:rPr>
          <w:szCs w:val="22"/>
        </w:rPr>
        <w:t xml:space="preserve"> </w:t>
      </w:r>
      <w:r w:rsidRPr="00CB2B3F">
        <w:rPr>
          <w:szCs w:val="22"/>
        </w:rPr>
        <w:t>하는</w:t>
      </w:r>
      <w:r w:rsidRPr="00CB2B3F">
        <w:rPr>
          <w:szCs w:val="22"/>
        </w:rPr>
        <w:t xml:space="preserve"> </w:t>
      </w:r>
      <w:r w:rsidRPr="00CB2B3F">
        <w:rPr>
          <w:szCs w:val="22"/>
        </w:rPr>
        <w:t>경우</w:t>
      </w:r>
      <w:r w:rsidRPr="00CB2B3F">
        <w:rPr>
          <w:szCs w:val="22"/>
        </w:rPr>
        <w:t xml:space="preserve"> </w:t>
      </w:r>
      <w:r w:rsidRPr="00CB2B3F">
        <w:rPr>
          <w:szCs w:val="22"/>
        </w:rPr>
        <w:t>부당하게</w:t>
      </w:r>
      <w:r w:rsidRPr="00CB2B3F">
        <w:rPr>
          <w:szCs w:val="22"/>
        </w:rPr>
        <w:t xml:space="preserve"> </w:t>
      </w:r>
      <w:proofErr w:type="spellStart"/>
      <w:r w:rsidRPr="00CB2B3F">
        <w:rPr>
          <w:szCs w:val="22"/>
        </w:rPr>
        <w:t>목적물등과</w:t>
      </w:r>
      <w:proofErr w:type="spellEnd"/>
      <w:r w:rsidRPr="00CB2B3F">
        <w:rPr>
          <w:szCs w:val="22"/>
        </w:rPr>
        <w:t xml:space="preserve"> </w:t>
      </w:r>
      <w:r w:rsidRPr="00CB2B3F">
        <w:rPr>
          <w:szCs w:val="22"/>
        </w:rPr>
        <w:t>같거나</w:t>
      </w:r>
      <w:r w:rsidRPr="00CB2B3F">
        <w:rPr>
          <w:szCs w:val="22"/>
        </w:rPr>
        <w:t xml:space="preserve"> </w:t>
      </w:r>
      <w:r w:rsidRPr="00CB2B3F">
        <w:rPr>
          <w:szCs w:val="22"/>
        </w:rPr>
        <w:t>유사한</w:t>
      </w:r>
      <w:r w:rsidRPr="00CB2B3F">
        <w:rPr>
          <w:szCs w:val="22"/>
        </w:rPr>
        <w:t xml:space="preserve"> </w:t>
      </w:r>
      <w:r w:rsidRPr="00CB2B3F">
        <w:rPr>
          <w:szCs w:val="22"/>
        </w:rPr>
        <w:t>것에</w:t>
      </w:r>
      <w:r w:rsidRPr="00CB2B3F">
        <w:rPr>
          <w:szCs w:val="22"/>
        </w:rPr>
        <w:t xml:space="preserve"> </w:t>
      </w:r>
      <w:r w:rsidRPr="00CB2B3F">
        <w:rPr>
          <w:szCs w:val="22"/>
        </w:rPr>
        <w:t>대하여</w:t>
      </w:r>
      <w:r w:rsidRPr="00CB2B3F">
        <w:rPr>
          <w:szCs w:val="22"/>
        </w:rPr>
        <w:t xml:space="preserve"> </w:t>
      </w:r>
      <w:r w:rsidRPr="00CB2B3F">
        <w:rPr>
          <w:szCs w:val="22"/>
        </w:rPr>
        <w:t>일반적으로</w:t>
      </w:r>
      <w:r w:rsidRPr="00CB2B3F">
        <w:rPr>
          <w:szCs w:val="22"/>
        </w:rPr>
        <w:t xml:space="preserve"> </w:t>
      </w:r>
      <w:r w:rsidRPr="00CB2B3F">
        <w:rPr>
          <w:szCs w:val="22"/>
        </w:rPr>
        <w:t>지급되는</w:t>
      </w:r>
      <w:r w:rsidRPr="00CB2B3F">
        <w:rPr>
          <w:szCs w:val="22"/>
        </w:rPr>
        <w:t xml:space="preserve"> </w:t>
      </w:r>
      <w:r w:rsidRPr="00CB2B3F">
        <w:rPr>
          <w:szCs w:val="22"/>
        </w:rPr>
        <w:t>대가보다</w:t>
      </w:r>
      <w:r w:rsidRPr="00CB2B3F">
        <w:rPr>
          <w:szCs w:val="22"/>
        </w:rPr>
        <w:t xml:space="preserve"> </w:t>
      </w:r>
      <w:r w:rsidRPr="00CB2B3F">
        <w:rPr>
          <w:szCs w:val="22"/>
        </w:rPr>
        <w:t>낮은</w:t>
      </w:r>
      <w:r w:rsidRPr="00CB2B3F">
        <w:rPr>
          <w:szCs w:val="22"/>
        </w:rPr>
        <w:t xml:space="preserve"> </w:t>
      </w:r>
      <w:r w:rsidRPr="00CB2B3F">
        <w:rPr>
          <w:szCs w:val="22"/>
        </w:rPr>
        <w:t>수준으로</w:t>
      </w:r>
      <w:r w:rsidRPr="00CB2B3F">
        <w:rPr>
          <w:szCs w:val="22"/>
        </w:rPr>
        <w:t xml:space="preserve"> </w:t>
      </w:r>
      <w:r w:rsidRPr="00CB2B3F">
        <w:rPr>
          <w:szCs w:val="22"/>
        </w:rPr>
        <w:t>하도급대금을</w:t>
      </w:r>
      <w:r w:rsidRPr="00CB2B3F">
        <w:rPr>
          <w:szCs w:val="22"/>
        </w:rPr>
        <w:t xml:space="preserve"> </w:t>
      </w:r>
      <w:r w:rsidRPr="00CB2B3F">
        <w:rPr>
          <w:szCs w:val="22"/>
        </w:rPr>
        <w:t>결정하거나</w:t>
      </w:r>
      <w:r w:rsidRPr="00CB2B3F">
        <w:rPr>
          <w:szCs w:val="22"/>
        </w:rPr>
        <w:t xml:space="preserve"> </w:t>
      </w:r>
      <w:proofErr w:type="spellStart"/>
      <w:r w:rsidRPr="00CB2B3F">
        <w:rPr>
          <w:szCs w:val="22"/>
        </w:rPr>
        <w:t>하도급받도록</w:t>
      </w:r>
      <w:proofErr w:type="spellEnd"/>
      <w:r w:rsidRPr="00CB2B3F">
        <w:rPr>
          <w:szCs w:val="22"/>
        </w:rPr>
        <w:t xml:space="preserve"> </w:t>
      </w:r>
      <w:r w:rsidRPr="00CB2B3F">
        <w:rPr>
          <w:szCs w:val="22"/>
        </w:rPr>
        <w:t>강요하여서는</w:t>
      </w:r>
      <w:r w:rsidRPr="00CB2B3F">
        <w:rPr>
          <w:szCs w:val="22"/>
        </w:rPr>
        <w:t xml:space="preserve"> </w:t>
      </w:r>
      <w:r w:rsidRPr="00CB2B3F">
        <w:rPr>
          <w:szCs w:val="22"/>
        </w:rPr>
        <w:t>아니되며</w:t>
      </w:r>
      <w:r w:rsidRPr="00CB2B3F">
        <w:rPr>
          <w:szCs w:val="22"/>
        </w:rPr>
        <w:t>(</w:t>
      </w:r>
      <w:r w:rsidRPr="00CB2B3F">
        <w:rPr>
          <w:szCs w:val="22"/>
        </w:rPr>
        <w:t>하도급법</w:t>
      </w:r>
      <w:r w:rsidRPr="00CB2B3F">
        <w:rPr>
          <w:szCs w:val="22"/>
        </w:rPr>
        <w:t xml:space="preserve"> </w:t>
      </w:r>
      <w:r w:rsidRPr="00CB2B3F">
        <w:rPr>
          <w:szCs w:val="22"/>
        </w:rPr>
        <w:t>제</w:t>
      </w:r>
      <w:r w:rsidRPr="00CB2B3F">
        <w:rPr>
          <w:szCs w:val="22"/>
        </w:rPr>
        <w:t>4</w:t>
      </w:r>
      <w:r w:rsidRPr="00CB2B3F">
        <w:rPr>
          <w:szCs w:val="22"/>
        </w:rPr>
        <w:t>조</w:t>
      </w:r>
      <w:r w:rsidRPr="00CB2B3F">
        <w:rPr>
          <w:szCs w:val="22"/>
        </w:rPr>
        <w:t xml:space="preserve">), </w:t>
      </w:r>
      <w:r w:rsidRPr="00CB2B3F">
        <w:rPr>
          <w:szCs w:val="22"/>
        </w:rPr>
        <w:t>정당한</w:t>
      </w:r>
      <w:r w:rsidRPr="00CB2B3F">
        <w:rPr>
          <w:szCs w:val="22"/>
        </w:rPr>
        <w:t xml:space="preserve"> </w:t>
      </w:r>
      <w:r w:rsidRPr="00CB2B3F">
        <w:rPr>
          <w:szCs w:val="22"/>
        </w:rPr>
        <w:t>사유</w:t>
      </w:r>
      <w:r w:rsidRPr="00CB2B3F">
        <w:rPr>
          <w:szCs w:val="22"/>
        </w:rPr>
        <w:t xml:space="preserve"> </w:t>
      </w:r>
      <w:r w:rsidRPr="00CB2B3F">
        <w:rPr>
          <w:szCs w:val="22"/>
        </w:rPr>
        <w:t>없이</w:t>
      </w:r>
      <w:r w:rsidRPr="00CB2B3F">
        <w:rPr>
          <w:szCs w:val="22"/>
        </w:rPr>
        <w:t xml:space="preserve"> </w:t>
      </w:r>
      <w:r w:rsidRPr="00CB2B3F">
        <w:rPr>
          <w:szCs w:val="22"/>
        </w:rPr>
        <w:t>이미</w:t>
      </w:r>
      <w:r w:rsidRPr="00CB2B3F">
        <w:rPr>
          <w:szCs w:val="22"/>
        </w:rPr>
        <w:t xml:space="preserve"> </w:t>
      </w:r>
      <w:r w:rsidRPr="00CB2B3F">
        <w:rPr>
          <w:szCs w:val="22"/>
        </w:rPr>
        <w:t>정한</w:t>
      </w:r>
      <w:r w:rsidRPr="00CB2B3F">
        <w:rPr>
          <w:szCs w:val="22"/>
        </w:rPr>
        <w:t xml:space="preserve"> </w:t>
      </w:r>
      <w:r w:rsidRPr="00CB2B3F">
        <w:rPr>
          <w:szCs w:val="22"/>
        </w:rPr>
        <w:t>하도급대금을</w:t>
      </w:r>
      <w:r w:rsidRPr="00CB2B3F">
        <w:rPr>
          <w:szCs w:val="22"/>
        </w:rPr>
        <w:t xml:space="preserve"> </w:t>
      </w:r>
      <w:r w:rsidRPr="00CB2B3F">
        <w:rPr>
          <w:szCs w:val="22"/>
        </w:rPr>
        <w:t>감액하여서는</w:t>
      </w:r>
      <w:r w:rsidRPr="00CB2B3F">
        <w:rPr>
          <w:szCs w:val="22"/>
        </w:rPr>
        <w:t xml:space="preserve"> </w:t>
      </w:r>
      <w:r w:rsidRPr="00CB2B3F">
        <w:rPr>
          <w:szCs w:val="22"/>
        </w:rPr>
        <w:t>아니됨</w:t>
      </w:r>
      <w:r w:rsidRPr="00CB2B3F">
        <w:rPr>
          <w:szCs w:val="22"/>
        </w:rPr>
        <w:t>(</w:t>
      </w:r>
      <w:r w:rsidRPr="00CB2B3F">
        <w:rPr>
          <w:szCs w:val="22"/>
        </w:rPr>
        <w:t>하도급법</w:t>
      </w:r>
      <w:r w:rsidRPr="00CB2B3F">
        <w:rPr>
          <w:szCs w:val="22"/>
        </w:rPr>
        <w:t xml:space="preserve"> </w:t>
      </w:r>
      <w:r w:rsidRPr="00CB2B3F">
        <w:rPr>
          <w:szCs w:val="22"/>
        </w:rPr>
        <w:t>제</w:t>
      </w:r>
      <w:r w:rsidRPr="00CB2B3F">
        <w:rPr>
          <w:szCs w:val="22"/>
        </w:rPr>
        <w:t>11</w:t>
      </w:r>
      <w:r w:rsidRPr="00CB2B3F">
        <w:rPr>
          <w:szCs w:val="22"/>
        </w:rPr>
        <w:t>조</w:t>
      </w:r>
      <w:r w:rsidRPr="00CB2B3F">
        <w:rPr>
          <w:szCs w:val="22"/>
        </w:rPr>
        <w:t>).</w:t>
      </w:r>
    </w:p>
    <w:p w14:paraId="4A1EAF39" w14:textId="77777777" w:rsidR="00026A7E" w:rsidRPr="00CB2B3F" w:rsidRDefault="00026A7E" w:rsidP="00026A7E">
      <w:pPr>
        <w:pStyle w:val="a5"/>
        <w:spacing w:before="240" w:after="240"/>
        <w:ind w:leftChars="0"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r w:rsidRPr="00CB2B3F">
        <w:rPr>
          <w:szCs w:val="22"/>
        </w:rPr>
        <w:t>일반적으로</w:t>
      </w:r>
      <w:r w:rsidRPr="00CB2B3F">
        <w:rPr>
          <w:szCs w:val="22"/>
        </w:rPr>
        <w:t xml:space="preserve"> </w:t>
      </w:r>
      <w:r w:rsidRPr="00CB2B3F">
        <w:rPr>
          <w:szCs w:val="22"/>
        </w:rPr>
        <w:t>낮은</w:t>
      </w:r>
      <w:r w:rsidRPr="00CB2B3F">
        <w:rPr>
          <w:szCs w:val="22"/>
        </w:rPr>
        <w:t xml:space="preserve"> </w:t>
      </w:r>
      <w:r w:rsidRPr="00CB2B3F">
        <w:rPr>
          <w:szCs w:val="22"/>
        </w:rPr>
        <w:t>대가로</w:t>
      </w:r>
      <w:r w:rsidRPr="00CB2B3F">
        <w:rPr>
          <w:szCs w:val="22"/>
        </w:rPr>
        <w:t xml:space="preserve"> </w:t>
      </w:r>
      <w:r w:rsidRPr="00CB2B3F">
        <w:rPr>
          <w:szCs w:val="22"/>
        </w:rPr>
        <w:t>하도급</w:t>
      </w:r>
      <w:r w:rsidRPr="00CB2B3F">
        <w:rPr>
          <w:szCs w:val="22"/>
        </w:rPr>
        <w:t xml:space="preserve"> </w:t>
      </w:r>
      <w:r w:rsidRPr="00CB2B3F">
        <w:rPr>
          <w:szCs w:val="22"/>
        </w:rPr>
        <w:t>대금을</w:t>
      </w:r>
      <w:r w:rsidRPr="00CB2B3F">
        <w:rPr>
          <w:szCs w:val="22"/>
        </w:rPr>
        <w:t xml:space="preserve"> </w:t>
      </w:r>
      <w:r w:rsidRPr="00CB2B3F">
        <w:rPr>
          <w:szCs w:val="22"/>
        </w:rPr>
        <w:t>일방적으로</w:t>
      </w:r>
      <w:r w:rsidRPr="00CB2B3F">
        <w:rPr>
          <w:szCs w:val="22"/>
        </w:rPr>
        <w:t xml:space="preserve"> </w:t>
      </w:r>
      <w:r w:rsidRPr="00CB2B3F">
        <w:rPr>
          <w:szCs w:val="22"/>
        </w:rPr>
        <w:t>결정하는</w:t>
      </w:r>
      <w:r w:rsidRPr="00CB2B3F">
        <w:rPr>
          <w:szCs w:val="22"/>
        </w:rPr>
        <w:t xml:space="preserve"> </w:t>
      </w:r>
      <w:r w:rsidRPr="00CB2B3F">
        <w:rPr>
          <w:szCs w:val="22"/>
        </w:rPr>
        <w:t>등</w:t>
      </w:r>
      <w:r w:rsidRPr="00CB2B3F">
        <w:rPr>
          <w:szCs w:val="22"/>
        </w:rPr>
        <w:t xml:space="preserve"> </w:t>
      </w:r>
      <w:r w:rsidRPr="00CB2B3F">
        <w:rPr>
          <w:szCs w:val="22"/>
        </w:rPr>
        <w:t>부당한</w:t>
      </w:r>
      <w:r w:rsidRPr="00CB2B3F">
        <w:rPr>
          <w:szCs w:val="22"/>
        </w:rPr>
        <w:t xml:space="preserve"> </w:t>
      </w:r>
      <w:proofErr w:type="spellStart"/>
      <w:r w:rsidRPr="00CB2B3F">
        <w:rPr>
          <w:szCs w:val="22"/>
        </w:rPr>
        <w:t>하도금</w:t>
      </w:r>
      <w:proofErr w:type="spellEnd"/>
      <w:r w:rsidRPr="00CB2B3F">
        <w:rPr>
          <w:szCs w:val="22"/>
        </w:rPr>
        <w:t xml:space="preserve"> </w:t>
      </w:r>
      <w:r w:rsidRPr="00CB2B3F">
        <w:rPr>
          <w:szCs w:val="22"/>
        </w:rPr>
        <w:t>대금</w:t>
      </w:r>
      <w:r w:rsidRPr="00CB2B3F">
        <w:rPr>
          <w:szCs w:val="22"/>
        </w:rPr>
        <w:t xml:space="preserve"> </w:t>
      </w:r>
      <w:r w:rsidRPr="00CB2B3F">
        <w:rPr>
          <w:szCs w:val="22"/>
        </w:rPr>
        <w:t>결정의</w:t>
      </w:r>
      <w:r w:rsidRPr="00CB2B3F">
        <w:rPr>
          <w:szCs w:val="22"/>
        </w:rPr>
        <w:t xml:space="preserve"> </w:t>
      </w:r>
      <w:r w:rsidRPr="00CB2B3F">
        <w:rPr>
          <w:szCs w:val="22"/>
        </w:rPr>
        <w:t>금지</w:t>
      </w:r>
      <w:r w:rsidRPr="00CB2B3F">
        <w:rPr>
          <w:szCs w:val="22"/>
        </w:rPr>
        <w:t xml:space="preserve"> </w:t>
      </w:r>
      <w:r w:rsidRPr="00CB2B3F">
        <w:rPr>
          <w:szCs w:val="22"/>
        </w:rPr>
        <w:t>의무</w:t>
      </w:r>
      <w:r w:rsidRPr="00CB2B3F">
        <w:rPr>
          <w:szCs w:val="22"/>
        </w:rPr>
        <w:t>(</w:t>
      </w:r>
      <w:r w:rsidRPr="00CB2B3F">
        <w:rPr>
          <w:szCs w:val="22"/>
        </w:rPr>
        <w:t>하도급법</w:t>
      </w:r>
      <w:r w:rsidRPr="00CB2B3F">
        <w:rPr>
          <w:szCs w:val="22"/>
        </w:rPr>
        <w:t xml:space="preserve"> </w:t>
      </w:r>
      <w:r w:rsidRPr="00CB2B3F">
        <w:rPr>
          <w:szCs w:val="22"/>
        </w:rPr>
        <w:t>제</w:t>
      </w:r>
      <w:r w:rsidRPr="00CB2B3F">
        <w:rPr>
          <w:szCs w:val="22"/>
        </w:rPr>
        <w:t>4</w:t>
      </w:r>
      <w:r w:rsidRPr="00CB2B3F">
        <w:rPr>
          <w:szCs w:val="22"/>
        </w:rPr>
        <w:t>조</w:t>
      </w:r>
      <w:r w:rsidRPr="00CB2B3F">
        <w:rPr>
          <w:szCs w:val="22"/>
        </w:rPr>
        <w:t>)</w:t>
      </w:r>
      <w:r w:rsidRPr="00CB2B3F">
        <w:rPr>
          <w:szCs w:val="22"/>
        </w:rPr>
        <w:t>를</w:t>
      </w:r>
      <w:r w:rsidRPr="00CB2B3F">
        <w:rPr>
          <w:szCs w:val="22"/>
        </w:rPr>
        <w:t xml:space="preserve"> </w:t>
      </w:r>
      <w:r w:rsidRPr="00CB2B3F">
        <w:rPr>
          <w:szCs w:val="22"/>
        </w:rPr>
        <w:t>준수하고</w:t>
      </w:r>
      <w:r w:rsidRPr="00CB2B3F">
        <w:rPr>
          <w:szCs w:val="22"/>
        </w:rPr>
        <w:t xml:space="preserve"> </w:t>
      </w:r>
      <w:r w:rsidRPr="00CB2B3F">
        <w:rPr>
          <w:szCs w:val="22"/>
        </w:rPr>
        <w:t>있다고</w:t>
      </w:r>
      <w:r w:rsidRPr="00CB2B3F">
        <w:rPr>
          <w:szCs w:val="22"/>
        </w:rPr>
        <w:t xml:space="preserve"> </w:t>
      </w:r>
      <w:r w:rsidRPr="00CB2B3F">
        <w:rPr>
          <w:szCs w:val="22"/>
        </w:rPr>
        <w:t>함</w:t>
      </w:r>
      <w:r w:rsidRPr="00CB2B3F">
        <w:rPr>
          <w:szCs w:val="22"/>
        </w:rPr>
        <w:t xml:space="preserve">. </w:t>
      </w:r>
    </w:p>
    <w:p w14:paraId="1634E976" w14:textId="77777777" w:rsidR="00026A7E" w:rsidRPr="00597C65" w:rsidRDefault="00026A7E" w:rsidP="00026A7E">
      <w:pPr>
        <w:pStyle w:val="a5"/>
        <w:spacing w:before="240" w:after="240"/>
        <w:ind w:leftChars="0" w:left="907"/>
        <w:rPr>
          <w:szCs w:val="22"/>
        </w:rPr>
      </w:pPr>
      <w:r w:rsidRPr="00CB2B3F">
        <w:rPr>
          <w:szCs w:val="22"/>
        </w:rPr>
        <w:t>한편</w:t>
      </w:r>
      <w:r w:rsidRPr="00CB2B3F">
        <w:rPr>
          <w:szCs w:val="22"/>
        </w:rPr>
        <w:t xml:space="preserve">, </w:t>
      </w:r>
      <w:r w:rsidRPr="00CB2B3F">
        <w:rPr>
          <w:szCs w:val="22"/>
        </w:rPr>
        <w:t>대상회사는</w:t>
      </w:r>
      <w:r w:rsidRPr="00CB2B3F">
        <w:rPr>
          <w:szCs w:val="22"/>
        </w:rPr>
        <w:t xml:space="preserve"> </w:t>
      </w:r>
      <w:r w:rsidRPr="00CB2B3F">
        <w:rPr>
          <w:szCs w:val="22"/>
        </w:rPr>
        <w:t>하도급</w:t>
      </w:r>
      <w:r w:rsidRPr="00CB2B3F">
        <w:rPr>
          <w:szCs w:val="22"/>
        </w:rPr>
        <w:t xml:space="preserve"> </w:t>
      </w:r>
      <w:r w:rsidRPr="00CB2B3F">
        <w:rPr>
          <w:szCs w:val="22"/>
        </w:rPr>
        <w:t>대금을</w:t>
      </w:r>
      <w:r w:rsidRPr="00CB2B3F">
        <w:rPr>
          <w:szCs w:val="22"/>
        </w:rPr>
        <w:t xml:space="preserve"> </w:t>
      </w:r>
      <w:r w:rsidRPr="00CB2B3F">
        <w:rPr>
          <w:szCs w:val="22"/>
        </w:rPr>
        <w:t>감액한</w:t>
      </w:r>
      <w:r w:rsidRPr="00CB2B3F">
        <w:rPr>
          <w:szCs w:val="22"/>
        </w:rPr>
        <w:t xml:space="preserve"> </w:t>
      </w:r>
      <w:r w:rsidRPr="00CB2B3F">
        <w:rPr>
          <w:szCs w:val="22"/>
        </w:rPr>
        <w:t>사실이</w:t>
      </w:r>
      <w:r w:rsidRPr="00CB2B3F">
        <w:rPr>
          <w:szCs w:val="22"/>
        </w:rPr>
        <w:t xml:space="preserve"> </w:t>
      </w:r>
      <w:r w:rsidRPr="00CB2B3F">
        <w:rPr>
          <w:szCs w:val="22"/>
        </w:rPr>
        <w:t>있으며</w:t>
      </w:r>
      <w:r w:rsidRPr="00CB2B3F">
        <w:rPr>
          <w:szCs w:val="22"/>
        </w:rPr>
        <w:t xml:space="preserve">, </w:t>
      </w:r>
      <w:r w:rsidRPr="00CB2B3F">
        <w:rPr>
          <w:szCs w:val="22"/>
        </w:rPr>
        <w:t>이와</w:t>
      </w:r>
      <w:r w:rsidRPr="00CB2B3F">
        <w:rPr>
          <w:szCs w:val="22"/>
        </w:rPr>
        <w:t xml:space="preserve"> </w:t>
      </w:r>
      <w:r w:rsidRPr="00CB2B3F">
        <w:rPr>
          <w:szCs w:val="22"/>
        </w:rPr>
        <w:t>관련하여</w:t>
      </w:r>
      <w:r w:rsidRPr="00CB2B3F">
        <w:rPr>
          <w:szCs w:val="22"/>
        </w:rPr>
        <w:t xml:space="preserve"> </w:t>
      </w:r>
      <w:r w:rsidRPr="00CB2B3F">
        <w:rPr>
          <w:szCs w:val="22"/>
        </w:rPr>
        <w:t>종종</w:t>
      </w:r>
      <w:r w:rsidRPr="00CB2B3F">
        <w:rPr>
          <w:szCs w:val="22"/>
        </w:rPr>
        <w:t xml:space="preserve"> </w:t>
      </w:r>
      <w:r w:rsidRPr="00CB2B3F">
        <w:rPr>
          <w:szCs w:val="22"/>
        </w:rPr>
        <w:t>민원을</w:t>
      </w:r>
      <w:r w:rsidRPr="00CB2B3F">
        <w:rPr>
          <w:szCs w:val="22"/>
        </w:rPr>
        <w:t xml:space="preserve"> </w:t>
      </w:r>
      <w:r w:rsidRPr="00CB2B3F">
        <w:rPr>
          <w:szCs w:val="22"/>
        </w:rPr>
        <w:t>받고</w:t>
      </w:r>
      <w:r w:rsidRPr="00CB2B3F">
        <w:rPr>
          <w:szCs w:val="22"/>
        </w:rPr>
        <w:t xml:space="preserve"> </w:t>
      </w:r>
      <w:r w:rsidRPr="00CB2B3F">
        <w:rPr>
          <w:szCs w:val="22"/>
        </w:rPr>
        <w:t>있다고</w:t>
      </w:r>
      <w:r w:rsidRPr="00CB2B3F">
        <w:rPr>
          <w:szCs w:val="22"/>
        </w:rPr>
        <w:t xml:space="preserve"> </w:t>
      </w:r>
      <w:r w:rsidRPr="00CB2B3F">
        <w:rPr>
          <w:szCs w:val="22"/>
        </w:rPr>
        <w:t>하고</w:t>
      </w:r>
      <w:r w:rsidRPr="00CB2B3F">
        <w:rPr>
          <w:szCs w:val="22"/>
        </w:rPr>
        <w:t xml:space="preserve">, </w:t>
      </w:r>
      <w:r w:rsidRPr="00CB2B3F">
        <w:rPr>
          <w:szCs w:val="22"/>
        </w:rPr>
        <w:t>대부분</w:t>
      </w:r>
      <w:r w:rsidRPr="00CB2B3F">
        <w:rPr>
          <w:szCs w:val="22"/>
        </w:rPr>
        <w:t xml:space="preserve"> </w:t>
      </w:r>
      <w:r w:rsidRPr="00CB2B3F">
        <w:rPr>
          <w:szCs w:val="22"/>
        </w:rPr>
        <w:t>합의로</w:t>
      </w:r>
      <w:r w:rsidRPr="00CB2B3F">
        <w:rPr>
          <w:szCs w:val="22"/>
        </w:rPr>
        <w:t xml:space="preserve"> </w:t>
      </w:r>
      <w:r w:rsidRPr="00CB2B3F">
        <w:rPr>
          <w:szCs w:val="22"/>
        </w:rPr>
        <w:t>종결되었다고</w:t>
      </w:r>
      <w:r w:rsidRPr="00CB2B3F">
        <w:rPr>
          <w:szCs w:val="22"/>
        </w:rPr>
        <w:t xml:space="preserve"> </w:t>
      </w:r>
      <w:r w:rsidRPr="00CB2B3F">
        <w:rPr>
          <w:szCs w:val="22"/>
        </w:rPr>
        <w:t>함</w:t>
      </w:r>
      <w:r w:rsidRPr="00CB2B3F">
        <w:rPr>
          <w:szCs w:val="22"/>
        </w:rPr>
        <w:t xml:space="preserve">. </w:t>
      </w:r>
      <w:r>
        <w:rPr>
          <w:rFonts w:hint="eastAsia"/>
          <w:szCs w:val="22"/>
        </w:rPr>
        <w:t>대상회사의</w:t>
      </w:r>
      <w:r>
        <w:rPr>
          <w:rFonts w:hint="eastAsia"/>
          <w:szCs w:val="22"/>
        </w:rPr>
        <w:t xml:space="preserve"> </w:t>
      </w:r>
      <w:r>
        <w:rPr>
          <w:rFonts w:hint="eastAsia"/>
          <w:szCs w:val="22"/>
        </w:rPr>
        <w:t>윤리경영실은</w:t>
      </w:r>
      <w:r>
        <w:rPr>
          <w:rFonts w:hint="eastAsia"/>
          <w:szCs w:val="22"/>
        </w:rPr>
        <w:t xml:space="preserve"> </w:t>
      </w:r>
      <w:r>
        <w:rPr>
          <w:rFonts w:hint="eastAsia"/>
          <w:szCs w:val="22"/>
        </w:rPr>
        <w:t>이를</w:t>
      </w:r>
      <w:r>
        <w:rPr>
          <w:rFonts w:hint="eastAsia"/>
          <w:szCs w:val="22"/>
        </w:rPr>
        <w:t xml:space="preserve"> </w:t>
      </w:r>
      <w:r>
        <w:rPr>
          <w:rFonts w:hint="eastAsia"/>
          <w:szCs w:val="22"/>
        </w:rPr>
        <w:t>사후적으로</w:t>
      </w:r>
      <w:r>
        <w:rPr>
          <w:rFonts w:hint="eastAsia"/>
          <w:szCs w:val="22"/>
        </w:rPr>
        <w:t xml:space="preserve"> </w:t>
      </w:r>
      <w:r>
        <w:rPr>
          <w:rFonts w:hint="eastAsia"/>
          <w:szCs w:val="22"/>
        </w:rPr>
        <w:t>관리할</w:t>
      </w:r>
      <w:r>
        <w:rPr>
          <w:rFonts w:hint="eastAsia"/>
          <w:szCs w:val="22"/>
        </w:rPr>
        <w:t xml:space="preserve"> </w:t>
      </w:r>
      <w:r>
        <w:rPr>
          <w:rFonts w:hint="eastAsia"/>
          <w:szCs w:val="22"/>
        </w:rPr>
        <w:t>뿐이므로</w:t>
      </w:r>
      <w:r>
        <w:rPr>
          <w:rFonts w:hint="eastAsia"/>
          <w:szCs w:val="22"/>
        </w:rPr>
        <w:t>,</w:t>
      </w:r>
      <w:r>
        <w:rPr>
          <w:szCs w:val="22"/>
        </w:rPr>
        <w:t xml:space="preserve"> </w:t>
      </w:r>
      <w:r>
        <w:rPr>
          <w:rFonts w:hint="eastAsia"/>
          <w:szCs w:val="22"/>
        </w:rPr>
        <w:t>하도급</w:t>
      </w:r>
      <w:r>
        <w:rPr>
          <w:rFonts w:hint="eastAsia"/>
          <w:szCs w:val="22"/>
        </w:rPr>
        <w:t xml:space="preserve"> </w:t>
      </w:r>
      <w:r>
        <w:rPr>
          <w:rFonts w:hint="eastAsia"/>
          <w:szCs w:val="22"/>
        </w:rPr>
        <w:t>대금</w:t>
      </w:r>
      <w:r>
        <w:rPr>
          <w:rFonts w:hint="eastAsia"/>
          <w:szCs w:val="22"/>
        </w:rPr>
        <w:t xml:space="preserve"> </w:t>
      </w:r>
      <w:r>
        <w:rPr>
          <w:rFonts w:hint="eastAsia"/>
          <w:szCs w:val="22"/>
        </w:rPr>
        <w:t>감액</w:t>
      </w:r>
      <w:r>
        <w:rPr>
          <w:rFonts w:hint="eastAsia"/>
          <w:szCs w:val="22"/>
        </w:rPr>
        <w:t xml:space="preserve"> </w:t>
      </w:r>
      <w:r>
        <w:rPr>
          <w:rFonts w:hint="eastAsia"/>
          <w:szCs w:val="22"/>
        </w:rPr>
        <w:t>금지의무</w:t>
      </w:r>
      <w:r>
        <w:rPr>
          <w:rFonts w:hint="eastAsia"/>
          <w:szCs w:val="22"/>
        </w:rPr>
        <w:t xml:space="preserve"> </w:t>
      </w:r>
      <w:r>
        <w:rPr>
          <w:rFonts w:hint="eastAsia"/>
          <w:szCs w:val="22"/>
        </w:rPr>
        <w:t>준수에</w:t>
      </w:r>
      <w:r>
        <w:rPr>
          <w:rFonts w:hint="eastAsia"/>
          <w:szCs w:val="22"/>
        </w:rPr>
        <w:t xml:space="preserve"> </w:t>
      </w:r>
      <w:r>
        <w:rPr>
          <w:rFonts w:hint="eastAsia"/>
          <w:szCs w:val="22"/>
        </w:rPr>
        <w:t>대하여</w:t>
      </w:r>
      <w:r>
        <w:rPr>
          <w:rFonts w:hint="eastAsia"/>
          <w:szCs w:val="22"/>
        </w:rPr>
        <w:t xml:space="preserve"> </w:t>
      </w:r>
      <w:r>
        <w:rPr>
          <w:rFonts w:hint="eastAsia"/>
          <w:szCs w:val="22"/>
        </w:rPr>
        <w:t>사전</w:t>
      </w:r>
      <w:r>
        <w:rPr>
          <w:rFonts w:hint="eastAsia"/>
          <w:szCs w:val="22"/>
        </w:rPr>
        <w:t xml:space="preserve"> </w:t>
      </w:r>
      <w:r>
        <w:rPr>
          <w:rFonts w:hint="eastAsia"/>
          <w:szCs w:val="22"/>
        </w:rPr>
        <w:t>모니터링은</w:t>
      </w:r>
      <w:r>
        <w:rPr>
          <w:rFonts w:hint="eastAsia"/>
          <w:szCs w:val="22"/>
        </w:rPr>
        <w:t xml:space="preserve"> </w:t>
      </w:r>
      <w:r>
        <w:rPr>
          <w:rFonts w:hint="eastAsia"/>
          <w:szCs w:val="22"/>
        </w:rPr>
        <w:t>진행되지</w:t>
      </w:r>
      <w:r>
        <w:rPr>
          <w:rFonts w:hint="eastAsia"/>
          <w:szCs w:val="22"/>
        </w:rPr>
        <w:t xml:space="preserve"> </w:t>
      </w:r>
      <w:r>
        <w:rPr>
          <w:rFonts w:hint="eastAsia"/>
          <w:szCs w:val="22"/>
        </w:rPr>
        <w:t>않고</w:t>
      </w:r>
      <w:r>
        <w:rPr>
          <w:rFonts w:hint="eastAsia"/>
          <w:szCs w:val="22"/>
        </w:rPr>
        <w:t xml:space="preserve"> </w:t>
      </w:r>
      <w:r>
        <w:rPr>
          <w:rFonts w:hint="eastAsia"/>
          <w:szCs w:val="22"/>
        </w:rPr>
        <w:t>있는</w:t>
      </w:r>
      <w:r>
        <w:rPr>
          <w:rFonts w:hint="eastAsia"/>
          <w:szCs w:val="22"/>
        </w:rPr>
        <w:t xml:space="preserve"> </w:t>
      </w:r>
      <w:r>
        <w:rPr>
          <w:rFonts w:hint="eastAsia"/>
          <w:szCs w:val="22"/>
        </w:rPr>
        <w:t>바</w:t>
      </w:r>
      <w:r>
        <w:rPr>
          <w:rFonts w:hint="eastAsia"/>
          <w:szCs w:val="22"/>
        </w:rPr>
        <w:t>,</w:t>
      </w:r>
      <w:r>
        <w:rPr>
          <w:szCs w:val="22"/>
        </w:rPr>
        <w:t xml:space="preserve"> </w:t>
      </w:r>
      <w:r>
        <w:rPr>
          <w:rFonts w:hint="eastAsia"/>
          <w:szCs w:val="22"/>
        </w:rPr>
        <w:t>개별</w:t>
      </w:r>
      <w:r>
        <w:rPr>
          <w:rFonts w:hint="eastAsia"/>
          <w:szCs w:val="22"/>
        </w:rPr>
        <w:t xml:space="preserve"> </w:t>
      </w:r>
      <w:r>
        <w:rPr>
          <w:rFonts w:hint="eastAsia"/>
          <w:szCs w:val="22"/>
        </w:rPr>
        <w:t>사업부서에서</w:t>
      </w:r>
      <w:r>
        <w:rPr>
          <w:rFonts w:hint="eastAsia"/>
          <w:szCs w:val="22"/>
        </w:rPr>
        <w:t xml:space="preserve"> </w:t>
      </w:r>
      <w:r>
        <w:rPr>
          <w:rFonts w:hint="eastAsia"/>
          <w:szCs w:val="22"/>
        </w:rPr>
        <w:t>해당</w:t>
      </w:r>
      <w:r>
        <w:rPr>
          <w:rFonts w:hint="eastAsia"/>
          <w:szCs w:val="22"/>
        </w:rPr>
        <w:t xml:space="preserve"> </w:t>
      </w:r>
      <w:r>
        <w:rPr>
          <w:rFonts w:hint="eastAsia"/>
          <w:szCs w:val="22"/>
        </w:rPr>
        <w:t>의무를</w:t>
      </w:r>
      <w:r>
        <w:rPr>
          <w:rFonts w:hint="eastAsia"/>
          <w:szCs w:val="22"/>
        </w:rPr>
        <w:t xml:space="preserve"> </w:t>
      </w:r>
      <w:r>
        <w:rPr>
          <w:rFonts w:hint="eastAsia"/>
          <w:szCs w:val="22"/>
        </w:rPr>
        <w:t>위반할</w:t>
      </w:r>
      <w:r>
        <w:rPr>
          <w:rFonts w:hint="eastAsia"/>
          <w:szCs w:val="22"/>
        </w:rPr>
        <w:t xml:space="preserve"> </w:t>
      </w:r>
      <w:r>
        <w:rPr>
          <w:rFonts w:hint="eastAsia"/>
          <w:szCs w:val="22"/>
        </w:rPr>
        <w:t>가능성을</w:t>
      </w:r>
      <w:r>
        <w:rPr>
          <w:rFonts w:hint="eastAsia"/>
          <w:szCs w:val="22"/>
        </w:rPr>
        <w:t xml:space="preserve"> </w:t>
      </w:r>
      <w:ins w:id="394" w:author="heesung.ahn" w:date="2021-08-31T01:05:00Z">
        <w:r w:rsidR="00A75CFB">
          <w:rPr>
            <w:rFonts w:hint="eastAsia"/>
            <w:szCs w:val="22"/>
          </w:rPr>
          <w:t>완전히</w:t>
        </w:r>
        <w:r w:rsidR="00A75CFB">
          <w:rPr>
            <w:rFonts w:hint="eastAsia"/>
            <w:szCs w:val="22"/>
          </w:rPr>
          <w:t xml:space="preserve"> </w:t>
        </w:r>
      </w:ins>
      <w:r>
        <w:rPr>
          <w:rFonts w:hint="eastAsia"/>
          <w:szCs w:val="22"/>
        </w:rPr>
        <w:t>배제</w:t>
      </w:r>
      <w:ins w:id="395" w:author="heesung.ahn" w:date="2021-08-31T01:05:00Z">
        <w:r w:rsidR="00A75CFB">
          <w:rPr>
            <w:rFonts w:hint="eastAsia"/>
            <w:szCs w:val="22"/>
          </w:rPr>
          <w:t>하기는</w:t>
        </w:r>
      </w:ins>
      <w:del w:id="396" w:author="heesung.ahn" w:date="2021-08-31T01:05:00Z">
        <w:r w:rsidDel="00A75CFB">
          <w:rPr>
            <w:rFonts w:hint="eastAsia"/>
            <w:szCs w:val="22"/>
          </w:rPr>
          <w:delText>학</w:delText>
        </w:r>
        <w:r w:rsidDel="00A75CFB">
          <w:rPr>
            <w:rFonts w:hint="eastAsia"/>
            <w:szCs w:val="22"/>
          </w:rPr>
          <w:delText xml:space="preserve"> </w:delText>
        </w:r>
        <w:r w:rsidDel="00A75CFB">
          <w:rPr>
            <w:rFonts w:hint="eastAsia"/>
            <w:szCs w:val="22"/>
          </w:rPr>
          <w:delText>ㅣ</w:delText>
        </w:r>
      </w:del>
      <w:ins w:id="397" w:author="heesung.ahn" w:date="2021-08-31T01:05:00Z">
        <w:r w:rsidR="00A75CFB">
          <w:rPr>
            <w:rFonts w:hint="eastAsia"/>
            <w:szCs w:val="22"/>
          </w:rPr>
          <w:t xml:space="preserve"> </w:t>
        </w:r>
      </w:ins>
      <w:r>
        <w:rPr>
          <w:rFonts w:hint="eastAsia"/>
          <w:szCs w:val="22"/>
        </w:rPr>
        <w:t>어려움</w:t>
      </w:r>
      <w:r>
        <w:rPr>
          <w:rFonts w:hint="eastAsia"/>
          <w:szCs w:val="22"/>
        </w:rPr>
        <w:t>.</w:t>
      </w:r>
    </w:p>
    <w:p w14:paraId="06ED1FD9" w14:textId="77777777" w:rsidR="00026A7E" w:rsidRPr="00CB2B3F" w:rsidRDefault="00026A7E" w:rsidP="00026A7E">
      <w:pPr>
        <w:pStyle w:val="a5"/>
        <w:spacing w:before="240" w:after="240"/>
        <w:ind w:leftChars="0" w:left="907"/>
        <w:rPr>
          <w:szCs w:val="22"/>
        </w:rPr>
      </w:pPr>
      <w:r w:rsidRPr="00CB2B3F">
        <w:rPr>
          <w:szCs w:val="22"/>
        </w:rPr>
        <w:t>하도급대금</w:t>
      </w:r>
      <w:r w:rsidRPr="00CB2B3F">
        <w:rPr>
          <w:szCs w:val="22"/>
        </w:rPr>
        <w:t xml:space="preserve"> </w:t>
      </w:r>
      <w:r w:rsidRPr="00CB2B3F">
        <w:rPr>
          <w:szCs w:val="22"/>
        </w:rPr>
        <w:t>감액</w:t>
      </w:r>
      <w:r w:rsidRPr="00CB2B3F">
        <w:rPr>
          <w:szCs w:val="22"/>
        </w:rPr>
        <w:t xml:space="preserve"> </w:t>
      </w:r>
      <w:r w:rsidRPr="00CB2B3F">
        <w:rPr>
          <w:szCs w:val="22"/>
        </w:rPr>
        <w:t>금지의무를</w:t>
      </w:r>
      <w:r w:rsidRPr="00CB2B3F">
        <w:rPr>
          <w:szCs w:val="22"/>
        </w:rPr>
        <w:t xml:space="preserve"> </w:t>
      </w:r>
      <w:r w:rsidRPr="00CB2B3F">
        <w:rPr>
          <w:szCs w:val="22"/>
        </w:rPr>
        <w:t>위반한</w:t>
      </w:r>
      <w:r w:rsidRPr="00CB2B3F">
        <w:rPr>
          <w:szCs w:val="22"/>
        </w:rPr>
        <w:t xml:space="preserve"> </w:t>
      </w:r>
      <w:r w:rsidRPr="00CB2B3F">
        <w:rPr>
          <w:szCs w:val="22"/>
        </w:rPr>
        <w:t>경우</w:t>
      </w:r>
      <w:r w:rsidRPr="00CB2B3F">
        <w:rPr>
          <w:szCs w:val="22"/>
        </w:rPr>
        <w:t xml:space="preserve">, </w:t>
      </w:r>
      <w:r w:rsidRPr="00CB2B3F">
        <w:rPr>
          <w:szCs w:val="22"/>
        </w:rPr>
        <w:t>그로</w:t>
      </w:r>
      <w:r w:rsidRPr="00CB2B3F">
        <w:rPr>
          <w:szCs w:val="22"/>
        </w:rPr>
        <w:t xml:space="preserve"> </w:t>
      </w:r>
      <w:r w:rsidRPr="00CB2B3F">
        <w:rPr>
          <w:szCs w:val="22"/>
        </w:rPr>
        <w:t>인해</w:t>
      </w:r>
      <w:r w:rsidRPr="00CB2B3F">
        <w:rPr>
          <w:szCs w:val="22"/>
        </w:rPr>
        <w:t xml:space="preserve"> </w:t>
      </w:r>
      <w:r w:rsidRPr="00CB2B3F">
        <w:rPr>
          <w:szCs w:val="22"/>
        </w:rPr>
        <w:t>발생한</w:t>
      </w:r>
      <w:r w:rsidRPr="00CB2B3F">
        <w:rPr>
          <w:szCs w:val="22"/>
        </w:rPr>
        <w:t xml:space="preserve"> </w:t>
      </w:r>
      <w:r w:rsidRPr="00CB2B3F">
        <w:rPr>
          <w:szCs w:val="22"/>
        </w:rPr>
        <w:t>손해를</w:t>
      </w:r>
      <w:r w:rsidRPr="00CB2B3F">
        <w:rPr>
          <w:szCs w:val="22"/>
        </w:rPr>
        <w:t xml:space="preserve"> </w:t>
      </w:r>
      <w:r w:rsidRPr="00CB2B3F">
        <w:rPr>
          <w:szCs w:val="22"/>
        </w:rPr>
        <w:t>입은</w:t>
      </w:r>
      <w:r w:rsidRPr="00CB2B3F">
        <w:rPr>
          <w:szCs w:val="22"/>
        </w:rPr>
        <w:t xml:space="preserve"> </w:t>
      </w:r>
      <w:r w:rsidRPr="00CB2B3F">
        <w:rPr>
          <w:szCs w:val="22"/>
        </w:rPr>
        <w:t>자가</w:t>
      </w:r>
      <w:r w:rsidRPr="00CB2B3F">
        <w:rPr>
          <w:szCs w:val="22"/>
        </w:rPr>
        <w:t xml:space="preserve"> </w:t>
      </w:r>
      <w:r w:rsidRPr="00CB2B3F">
        <w:rPr>
          <w:szCs w:val="22"/>
        </w:rPr>
        <w:t>있는</w:t>
      </w:r>
      <w:r w:rsidRPr="00CB2B3F">
        <w:rPr>
          <w:szCs w:val="22"/>
        </w:rPr>
        <w:t xml:space="preserve"> </w:t>
      </w:r>
      <w:r w:rsidRPr="00CB2B3F">
        <w:rPr>
          <w:szCs w:val="22"/>
        </w:rPr>
        <w:t>경우에는</w:t>
      </w:r>
      <w:r w:rsidRPr="00CB2B3F">
        <w:rPr>
          <w:szCs w:val="22"/>
        </w:rPr>
        <w:t xml:space="preserve"> </w:t>
      </w:r>
      <w:r w:rsidRPr="00CB2B3F">
        <w:rPr>
          <w:szCs w:val="22"/>
        </w:rPr>
        <w:t>그</w:t>
      </w:r>
      <w:r w:rsidRPr="00CB2B3F">
        <w:rPr>
          <w:szCs w:val="22"/>
        </w:rPr>
        <w:t xml:space="preserve"> </w:t>
      </w:r>
      <w:r w:rsidRPr="00CB2B3F">
        <w:rPr>
          <w:szCs w:val="22"/>
        </w:rPr>
        <w:t>자에게</w:t>
      </w:r>
      <w:r w:rsidRPr="00CB2B3F">
        <w:rPr>
          <w:szCs w:val="22"/>
        </w:rPr>
        <w:t xml:space="preserve"> </w:t>
      </w:r>
      <w:r w:rsidRPr="00CB2B3F">
        <w:rPr>
          <w:szCs w:val="22"/>
        </w:rPr>
        <w:t>발생한</w:t>
      </w:r>
      <w:r w:rsidRPr="00CB2B3F">
        <w:rPr>
          <w:szCs w:val="22"/>
        </w:rPr>
        <w:t xml:space="preserve"> </w:t>
      </w:r>
      <w:r w:rsidRPr="00CB2B3F">
        <w:rPr>
          <w:szCs w:val="22"/>
        </w:rPr>
        <w:t>손해의</w:t>
      </w:r>
      <w:r w:rsidRPr="00CB2B3F">
        <w:rPr>
          <w:szCs w:val="22"/>
        </w:rPr>
        <w:t xml:space="preserve"> 3</w:t>
      </w:r>
      <w:r w:rsidRPr="00CB2B3F">
        <w:rPr>
          <w:szCs w:val="22"/>
        </w:rPr>
        <w:t>배를</w:t>
      </w:r>
      <w:r w:rsidRPr="00CB2B3F">
        <w:rPr>
          <w:szCs w:val="22"/>
        </w:rPr>
        <w:t xml:space="preserve"> </w:t>
      </w:r>
      <w:r w:rsidRPr="00CB2B3F">
        <w:rPr>
          <w:szCs w:val="22"/>
        </w:rPr>
        <w:t>넘지</w:t>
      </w:r>
      <w:r w:rsidRPr="00CB2B3F">
        <w:rPr>
          <w:szCs w:val="22"/>
        </w:rPr>
        <w:t xml:space="preserve"> </w:t>
      </w:r>
      <w:r w:rsidRPr="00CB2B3F">
        <w:rPr>
          <w:szCs w:val="22"/>
        </w:rPr>
        <w:t>않는</w:t>
      </w:r>
      <w:r w:rsidRPr="00CB2B3F">
        <w:rPr>
          <w:szCs w:val="22"/>
        </w:rPr>
        <w:t xml:space="preserve"> </w:t>
      </w:r>
      <w:r w:rsidRPr="00CB2B3F">
        <w:rPr>
          <w:szCs w:val="22"/>
        </w:rPr>
        <w:t>범위</w:t>
      </w:r>
      <w:r w:rsidRPr="00CB2B3F">
        <w:rPr>
          <w:szCs w:val="22"/>
        </w:rPr>
        <w:t xml:space="preserve"> </w:t>
      </w:r>
      <w:r w:rsidRPr="00CB2B3F">
        <w:rPr>
          <w:szCs w:val="22"/>
        </w:rPr>
        <w:t>내에서</w:t>
      </w:r>
      <w:r w:rsidRPr="00CB2B3F">
        <w:rPr>
          <w:szCs w:val="22"/>
        </w:rPr>
        <w:t xml:space="preserve"> </w:t>
      </w:r>
      <w:r w:rsidRPr="00CB2B3F">
        <w:rPr>
          <w:szCs w:val="22"/>
        </w:rPr>
        <w:t>배상책임을</w:t>
      </w:r>
      <w:r w:rsidRPr="00CB2B3F">
        <w:rPr>
          <w:szCs w:val="22"/>
        </w:rPr>
        <w:t xml:space="preserve"> </w:t>
      </w:r>
      <w:r w:rsidRPr="00CB2B3F">
        <w:rPr>
          <w:szCs w:val="22"/>
        </w:rPr>
        <w:t>지며</w:t>
      </w:r>
      <w:r w:rsidRPr="00CB2B3F">
        <w:rPr>
          <w:szCs w:val="22"/>
        </w:rPr>
        <w:t>(</w:t>
      </w:r>
      <w:r w:rsidRPr="00CB2B3F">
        <w:rPr>
          <w:szCs w:val="22"/>
        </w:rPr>
        <w:t>하도급법</w:t>
      </w:r>
      <w:r w:rsidRPr="00CB2B3F">
        <w:rPr>
          <w:szCs w:val="22"/>
        </w:rPr>
        <w:t xml:space="preserve"> </w:t>
      </w:r>
      <w:r w:rsidRPr="00CB2B3F">
        <w:rPr>
          <w:szCs w:val="22"/>
        </w:rPr>
        <w:t>제</w:t>
      </w:r>
      <w:r w:rsidRPr="00CB2B3F">
        <w:rPr>
          <w:szCs w:val="22"/>
        </w:rPr>
        <w:t>35</w:t>
      </w:r>
      <w:r w:rsidRPr="00CB2B3F">
        <w:rPr>
          <w:szCs w:val="22"/>
        </w:rPr>
        <w:t>조</w:t>
      </w:r>
      <w:r w:rsidRPr="00CB2B3F">
        <w:rPr>
          <w:szCs w:val="22"/>
        </w:rPr>
        <w:t xml:space="preserve">), </w:t>
      </w:r>
      <w:r w:rsidRPr="00CB2B3F">
        <w:rPr>
          <w:szCs w:val="22"/>
        </w:rPr>
        <w:t>공정거래위원회의</w:t>
      </w:r>
      <w:r w:rsidRPr="00CB2B3F">
        <w:rPr>
          <w:szCs w:val="22"/>
        </w:rPr>
        <w:t xml:space="preserve"> </w:t>
      </w:r>
      <w:r w:rsidRPr="00CB2B3F">
        <w:rPr>
          <w:szCs w:val="22"/>
        </w:rPr>
        <w:t>시정조치</w:t>
      </w:r>
      <w:r w:rsidRPr="00CB2B3F">
        <w:rPr>
          <w:szCs w:val="22"/>
        </w:rPr>
        <w:t xml:space="preserve">, </w:t>
      </w:r>
      <w:r w:rsidRPr="00CB2B3F">
        <w:rPr>
          <w:szCs w:val="22"/>
        </w:rPr>
        <w:t>하도급대금의</w:t>
      </w:r>
      <w:r w:rsidRPr="00CB2B3F">
        <w:rPr>
          <w:szCs w:val="22"/>
        </w:rPr>
        <w:t xml:space="preserve"> 2</w:t>
      </w:r>
      <w:r w:rsidRPr="00CB2B3F">
        <w:rPr>
          <w:szCs w:val="22"/>
        </w:rPr>
        <w:t>배를</w:t>
      </w:r>
      <w:r w:rsidRPr="00CB2B3F">
        <w:rPr>
          <w:szCs w:val="22"/>
        </w:rPr>
        <w:t xml:space="preserve"> </w:t>
      </w:r>
      <w:r w:rsidRPr="00CB2B3F">
        <w:rPr>
          <w:szCs w:val="22"/>
        </w:rPr>
        <w:t>초과하지</w:t>
      </w:r>
      <w:r w:rsidRPr="00CB2B3F">
        <w:rPr>
          <w:szCs w:val="22"/>
        </w:rPr>
        <w:t xml:space="preserve"> </w:t>
      </w:r>
      <w:r w:rsidRPr="00CB2B3F">
        <w:rPr>
          <w:szCs w:val="22"/>
        </w:rPr>
        <w:t>않는</w:t>
      </w:r>
      <w:r w:rsidRPr="00CB2B3F">
        <w:rPr>
          <w:szCs w:val="22"/>
        </w:rPr>
        <w:t xml:space="preserve"> </w:t>
      </w:r>
      <w:r w:rsidRPr="00CB2B3F">
        <w:rPr>
          <w:szCs w:val="22"/>
        </w:rPr>
        <w:t>범위</w:t>
      </w:r>
      <w:r w:rsidRPr="00CB2B3F">
        <w:rPr>
          <w:szCs w:val="22"/>
        </w:rPr>
        <w:t xml:space="preserve"> </w:t>
      </w:r>
      <w:r w:rsidRPr="00CB2B3F">
        <w:rPr>
          <w:szCs w:val="22"/>
        </w:rPr>
        <w:t>내의</w:t>
      </w:r>
      <w:r w:rsidRPr="00CB2B3F">
        <w:rPr>
          <w:szCs w:val="22"/>
        </w:rPr>
        <w:t xml:space="preserve"> </w:t>
      </w:r>
      <w:r w:rsidRPr="00CB2B3F">
        <w:rPr>
          <w:szCs w:val="22"/>
        </w:rPr>
        <w:t>과징금</w:t>
      </w:r>
      <w:r w:rsidRPr="00CB2B3F">
        <w:rPr>
          <w:szCs w:val="22"/>
        </w:rPr>
        <w:t xml:space="preserve"> </w:t>
      </w:r>
      <w:r w:rsidRPr="00CB2B3F">
        <w:rPr>
          <w:szCs w:val="22"/>
        </w:rPr>
        <w:t>부과처분</w:t>
      </w:r>
      <w:r w:rsidRPr="00CB2B3F">
        <w:rPr>
          <w:szCs w:val="22"/>
        </w:rPr>
        <w:t xml:space="preserve">, </w:t>
      </w:r>
      <w:r w:rsidRPr="00CB2B3F">
        <w:rPr>
          <w:szCs w:val="22"/>
        </w:rPr>
        <w:t>하도급대금의</w:t>
      </w:r>
      <w:r w:rsidRPr="00CB2B3F">
        <w:rPr>
          <w:szCs w:val="22"/>
        </w:rPr>
        <w:t xml:space="preserve"> 2</w:t>
      </w:r>
      <w:r w:rsidRPr="00CB2B3F">
        <w:rPr>
          <w:szCs w:val="22"/>
        </w:rPr>
        <w:t>배에</w:t>
      </w:r>
      <w:r w:rsidRPr="00CB2B3F">
        <w:rPr>
          <w:szCs w:val="22"/>
        </w:rPr>
        <w:t xml:space="preserve"> </w:t>
      </w:r>
      <w:r w:rsidRPr="00CB2B3F">
        <w:rPr>
          <w:szCs w:val="22"/>
        </w:rPr>
        <w:t>상당하는</w:t>
      </w:r>
      <w:r w:rsidRPr="00CB2B3F">
        <w:rPr>
          <w:szCs w:val="22"/>
        </w:rPr>
        <w:t xml:space="preserve"> </w:t>
      </w:r>
      <w:r w:rsidRPr="00CB2B3F">
        <w:rPr>
          <w:szCs w:val="22"/>
        </w:rPr>
        <w:t>금액</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lastRenderedPageBreak/>
        <w:t>있으며</w:t>
      </w:r>
      <w:r w:rsidRPr="00CB2B3F">
        <w:rPr>
          <w:szCs w:val="22"/>
        </w:rPr>
        <w:t xml:space="preserve">, </w:t>
      </w:r>
      <w:r w:rsidRPr="00CB2B3F">
        <w:rPr>
          <w:szCs w:val="22"/>
        </w:rPr>
        <w:t>행위자</w:t>
      </w:r>
      <w:r>
        <w:rPr>
          <w:rFonts w:hint="eastAsia"/>
          <w:szCs w:val="22"/>
        </w:rPr>
        <w:t>가</w:t>
      </w:r>
      <w:r>
        <w:rPr>
          <w:rFonts w:hint="eastAsia"/>
          <w:szCs w:val="22"/>
        </w:rPr>
        <w:t xml:space="preserve"> </w:t>
      </w:r>
      <w:r>
        <w:rPr>
          <w:rFonts w:hint="eastAsia"/>
          <w:szCs w:val="22"/>
        </w:rPr>
        <w:t>속한</w:t>
      </w:r>
      <w:r>
        <w:rPr>
          <w:rFonts w:hint="eastAsia"/>
          <w:szCs w:val="22"/>
        </w:rPr>
        <w:t xml:space="preserve"> </w:t>
      </w:r>
      <w:r w:rsidRPr="00CB2B3F">
        <w:rPr>
          <w:szCs w:val="22"/>
        </w:rPr>
        <w:t>법인</w:t>
      </w:r>
      <w:r w:rsidRPr="00CB2B3F">
        <w:rPr>
          <w:szCs w:val="22"/>
        </w:rPr>
        <w:t xml:space="preserve"> </w:t>
      </w:r>
      <w:r w:rsidRPr="00CB2B3F">
        <w:rPr>
          <w:szCs w:val="22"/>
        </w:rPr>
        <w:t>또한</w:t>
      </w:r>
      <w:r w:rsidRPr="00CB2B3F">
        <w:rPr>
          <w:szCs w:val="22"/>
        </w:rPr>
        <w:t xml:space="preserve"> </w:t>
      </w:r>
      <w:proofErr w:type="spellStart"/>
      <w:r w:rsidRPr="00CB2B3F">
        <w:rPr>
          <w:szCs w:val="22"/>
        </w:rPr>
        <w:t>양벌규정에</w:t>
      </w:r>
      <w:proofErr w:type="spellEnd"/>
      <w:r w:rsidRPr="00CB2B3F">
        <w:rPr>
          <w:szCs w:val="22"/>
        </w:rPr>
        <w:t xml:space="preserve"> </w:t>
      </w:r>
      <w:r w:rsidRPr="00CB2B3F">
        <w:rPr>
          <w:szCs w:val="22"/>
        </w:rPr>
        <w:t>따라</w:t>
      </w:r>
      <w:r w:rsidRPr="00CB2B3F">
        <w:rPr>
          <w:szCs w:val="22"/>
        </w:rPr>
        <w:t xml:space="preserve"> </w:t>
      </w:r>
      <w:r w:rsidRPr="00CB2B3F">
        <w:rPr>
          <w:szCs w:val="22"/>
        </w:rPr>
        <w:t>같은</w:t>
      </w:r>
      <w:r w:rsidRPr="00CB2B3F">
        <w:rPr>
          <w:szCs w:val="22"/>
        </w:rPr>
        <w:t xml:space="preserve"> </w:t>
      </w:r>
      <w:r w:rsidRPr="00CB2B3F">
        <w:rPr>
          <w:szCs w:val="22"/>
        </w:rPr>
        <w:t>금액</w:t>
      </w:r>
      <w:r w:rsidRPr="00CB2B3F">
        <w:rPr>
          <w:szCs w:val="22"/>
        </w:rPr>
        <w:t xml:space="preserve"> </w:t>
      </w:r>
      <w:r w:rsidRPr="00CB2B3F">
        <w:rPr>
          <w:szCs w:val="22"/>
        </w:rPr>
        <w:t>범위</w:t>
      </w:r>
      <w:r w:rsidRPr="00CB2B3F">
        <w:rPr>
          <w:szCs w:val="22"/>
        </w:rPr>
        <w:t xml:space="preserve"> </w:t>
      </w:r>
      <w:r w:rsidRPr="00CB2B3F">
        <w:rPr>
          <w:szCs w:val="22"/>
        </w:rPr>
        <w:t>내에서의</w:t>
      </w:r>
      <w:r w:rsidRPr="00CB2B3F">
        <w:rPr>
          <w:szCs w:val="22"/>
        </w:rPr>
        <w:t xml:space="preserve"> </w:t>
      </w:r>
      <w:r w:rsidRPr="00CB2B3F">
        <w:rPr>
          <w:szCs w:val="22"/>
        </w:rPr>
        <w:t>벌금형에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r w:rsidRPr="00CB2B3F">
        <w:rPr>
          <w:szCs w:val="22"/>
        </w:rPr>
        <w:t>하도급법</w:t>
      </w:r>
      <w:r w:rsidRPr="00CB2B3F">
        <w:rPr>
          <w:szCs w:val="22"/>
        </w:rPr>
        <w:t xml:space="preserve"> </w:t>
      </w:r>
      <w:r w:rsidRPr="00CB2B3F">
        <w:rPr>
          <w:szCs w:val="22"/>
        </w:rPr>
        <w:t>제</w:t>
      </w:r>
      <w:r w:rsidRPr="00CB2B3F">
        <w:rPr>
          <w:szCs w:val="22"/>
        </w:rPr>
        <w:t>25</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25</w:t>
      </w:r>
      <w:r w:rsidRPr="00CB2B3F">
        <w:rPr>
          <w:szCs w:val="22"/>
        </w:rPr>
        <w:t>조의</w:t>
      </w:r>
      <w:r w:rsidRPr="00CB2B3F">
        <w:rPr>
          <w:szCs w:val="22"/>
        </w:rPr>
        <w:t xml:space="preserve">3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3</w:t>
      </w:r>
      <w:r w:rsidRPr="00CB2B3F">
        <w:rPr>
          <w:szCs w:val="22"/>
        </w:rPr>
        <w:t>호</w:t>
      </w:r>
      <w:r w:rsidRPr="00CB2B3F">
        <w:rPr>
          <w:szCs w:val="22"/>
        </w:rPr>
        <w:t xml:space="preserve">, </w:t>
      </w:r>
      <w:r w:rsidRPr="00CB2B3F">
        <w:rPr>
          <w:szCs w:val="22"/>
        </w:rPr>
        <w:t>제</w:t>
      </w:r>
      <w:r w:rsidRPr="00CB2B3F">
        <w:rPr>
          <w:szCs w:val="22"/>
        </w:rPr>
        <w:t>30</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1</w:t>
      </w:r>
      <w:r w:rsidRPr="00CB2B3F">
        <w:rPr>
          <w:szCs w:val="22"/>
        </w:rPr>
        <w:t>호</w:t>
      </w:r>
      <w:r w:rsidRPr="00CB2B3F">
        <w:rPr>
          <w:szCs w:val="22"/>
        </w:rPr>
        <w:t xml:space="preserve">, </w:t>
      </w:r>
      <w:r w:rsidRPr="00CB2B3F">
        <w:rPr>
          <w:szCs w:val="22"/>
        </w:rPr>
        <w:t>제</w:t>
      </w:r>
      <w:r w:rsidRPr="00CB2B3F">
        <w:rPr>
          <w:szCs w:val="22"/>
        </w:rPr>
        <w:t>31</w:t>
      </w:r>
      <w:r w:rsidRPr="00CB2B3F">
        <w:rPr>
          <w:szCs w:val="22"/>
        </w:rPr>
        <w:t>조</w:t>
      </w:r>
      <w:r w:rsidRPr="00CB2B3F">
        <w:rPr>
          <w:szCs w:val="22"/>
        </w:rPr>
        <w:t>)</w:t>
      </w:r>
    </w:p>
    <w:p w14:paraId="51EB825A" w14:textId="77777777" w:rsidR="00026A7E" w:rsidRDefault="00026A7E" w:rsidP="00026A7E">
      <w:pPr>
        <w:pStyle w:val="a5"/>
        <w:spacing w:after="240"/>
        <w:ind w:leftChars="0"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r w:rsidRPr="00CB2B3F">
        <w:rPr>
          <w:szCs w:val="22"/>
        </w:rPr>
        <w:t>하도급</w:t>
      </w:r>
      <w:r w:rsidRPr="00CB2B3F">
        <w:rPr>
          <w:szCs w:val="22"/>
        </w:rPr>
        <w:t xml:space="preserve"> </w:t>
      </w:r>
      <w:r w:rsidRPr="00CB2B3F">
        <w:rPr>
          <w:szCs w:val="22"/>
        </w:rPr>
        <w:t>거래에</w:t>
      </w:r>
      <w:r w:rsidRPr="00CB2B3F">
        <w:rPr>
          <w:szCs w:val="22"/>
        </w:rPr>
        <w:t xml:space="preserve"> </w:t>
      </w:r>
      <w:r w:rsidRPr="00CB2B3F">
        <w:rPr>
          <w:szCs w:val="22"/>
        </w:rPr>
        <w:t>대하여</w:t>
      </w:r>
      <w:r w:rsidRPr="00CB2B3F">
        <w:rPr>
          <w:szCs w:val="22"/>
        </w:rPr>
        <w:t xml:space="preserve"> </w:t>
      </w:r>
      <w:r w:rsidRPr="00CB2B3F">
        <w:rPr>
          <w:szCs w:val="22"/>
        </w:rPr>
        <w:t>하도급계약서를</w:t>
      </w:r>
      <w:r w:rsidRPr="00CB2B3F">
        <w:rPr>
          <w:szCs w:val="22"/>
        </w:rPr>
        <w:t xml:space="preserve"> </w:t>
      </w:r>
      <w:r w:rsidRPr="00CB2B3F">
        <w:rPr>
          <w:szCs w:val="22"/>
        </w:rPr>
        <w:t>체결하고</w:t>
      </w:r>
      <w:r w:rsidRPr="00CB2B3F">
        <w:rPr>
          <w:szCs w:val="22"/>
        </w:rPr>
        <w:t xml:space="preserve"> </w:t>
      </w:r>
      <w:r w:rsidRPr="00CB2B3F">
        <w:rPr>
          <w:szCs w:val="22"/>
        </w:rPr>
        <w:t>있으므로</w:t>
      </w:r>
      <w:r w:rsidRPr="00CB2B3F">
        <w:rPr>
          <w:szCs w:val="22"/>
        </w:rPr>
        <w:t xml:space="preserve">, </w:t>
      </w:r>
      <w:r w:rsidRPr="00CB2B3F">
        <w:rPr>
          <w:szCs w:val="22"/>
        </w:rPr>
        <w:t>수급사업자에</w:t>
      </w:r>
      <w:r w:rsidRPr="00CB2B3F">
        <w:rPr>
          <w:szCs w:val="22"/>
        </w:rPr>
        <w:t xml:space="preserve"> </w:t>
      </w:r>
      <w:r w:rsidRPr="00CB2B3F">
        <w:rPr>
          <w:szCs w:val="22"/>
        </w:rPr>
        <w:t>대한</w:t>
      </w:r>
      <w:r w:rsidRPr="00CB2B3F">
        <w:rPr>
          <w:szCs w:val="22"/>
        </w:rPr>
        <w:t xml:space="preserve"> </w:t>
      </w:r>
      <w:r w:rsidRPr="00CB2B3F">
        <w:rPr>
          <w:szCs w:val="22"/>
        </w:rPr>
        <w:t>서면</w:t>
      </w:r>
      <w:r w:rsidRPr="00CB2B3F">
        <w:rPr>
          <w:szCs w:val="22"/>
        </w:rPr>
        <w:t xml:space="preserve"> </w:t>
      </w:r>
      <w:r w:rsidRPr="00CB2B3F">
        <w:rPr>
          <w:szCs w:val="22"/>
        </w:rPr>
        <w:t>계약서</w:t>
      </w:r>
      <w:r w:rsidRPr="00CB2B3F">
        <w:rPr>
          <w:szCs w:val="22"/>
        </w:rPr>
        <w:t xml:space="preserve"> </w:t>
      </w:r>
      <w:r w:rsidRPr="00CB2B3F">
        <w:rPr>
          <w:szCs w:val="22"/>
        </w:rPr>
        <w:t>교부</w:t>
      </w:r>
      <w:r w:rsidRPr="00CB2B3F">
        <w:rPr>
          <w:szCs w:val="22"/>
        </w:rPr>
        <w:t xml:space="preserve"> </w:t>
      </w:r>
      <w:r w:rsidRPr="00CB2B3F">
        <w:rPr>
          <w:szCs w:val="22"/>
        </w:rPr>
        <w:t>의무에</w:t>
      </w:r>
      <w:r w:rsidRPr="00CB2B3F">
        <w:rPr>
          <w:szCs w:val="22"/>
        </w:rPr>
        <w:t xml:space="preserve"> </w:t>
      </w:r>
      <w:r w:rsidRPr="00CB2B3F">
        <w:rPr>
          <w:szCs w:val="22"/>
        </w:rPr>
        <w:t>따른</w:t>
      </w:r>
      <w:r w:rsidRPr="00CB2B3F">
        <w:rPr>
          <w:szCs w:val="22"/>
        </w:rPr>
        <w:t xml:space="preserve"> </w:t>
      </w:r>
      <w:r w:rsidRPr="00CB2B3F">
        <w:rPr>
          <w:szCs w:val="22"/>
        </w:rPr>
        <w:t>리스크</w:t>
      </w:r>
      <w:r w:rsidRPr="00CB2B3F">
        <w:rPr>
          <w:szCs w:val="22"/>
        </w:rPr>
        <w:t xml:space="preserve"> </w:t>
      </w:r>
      <w:r w:rsidRPr="00CB2B3F">
        <w:rPr>
          <w:szCs w:val="22"/>
        </w:rPr>
        <w:t>발생은</w:t>
      </w:r>
      <w:r w:rsidRPr="00CB2B3F">
        <w:rPr>
          <w:szCs w:val="22"/>
        </w:rPr>
        <w:t xml:space="preserve"> </w:t>
      </w:r>
      <w:r w:rsidRPr="00CB2B3F">
        <w:rPr>
          <w:szCs w:val="22"/>
        </w:rPr>
        <w:t>제한적일</w:t>
      </w:r>
      <w:r w:rsidRPr="00CB2B3F">
        <w:rPr>
          <w:szCs w:val="22"/>
        </w:rPr>
        <w:t xml:space="preserve"> </w:t>
      </w:r>
      <w:r w:rsidRPr="00CB2B3F">
        <w:rPr>
          <w:szCs w:val="22"/>
        </w:rPr>
        <w:t>것으로</w:t>
      </w:r>
      <w:r w:rsidRPr="00CB2B3F">
        <w:rPr>
          <w:szCs w:val="22"/>
        </w:rPr>
        <w:t xml:space="preserve"> </w:t>
      </w:r>
      <w:r w:rsidRPr="00CB2B3F">
        <w:rPr>
          <w:szCs w:val="22"/>
        </w:rPr>
        <w:t>보</w:t>
      </w:r>
      <w:r>
        <w:rPr>
          <w:rFonts w:hint="eastAsia"/>
          <w:szCs w:val="22"/>
        </w:rPr>
        <w:t>임</w:t>
      </w:r>
      <w:r w:rsidRPr="00CB2B3F">
        <w:rPr>
          <w:szCs w:val="22"/>
        </w:rPr>
        <w:t>.</w:t>
      </w:r>
      <w:r>
        <w:rPr>
          <w:szCs w:val="22"/>
        </w:rPr>
        <w:t xml:space="preserve"> </w:t>
      </w:r>
    </w:p>
    <w:p w14:paraId="52F48B37" w14:textId="77777777" w:rsidR="00026A7E" w:rsidRPr="00CB2B3F" w:rsidRDefault="00026A7E" w:rsidP="00026A7E">
      <w:pPr>
        <w:pStyle w:val="a5"/>
        <w:spacing w:after="240"/>
        <w:ind w:leftChars="0" w:left="907"/>
        <w:rPr>
          <w:szCs w:val="22"/>
        </w:rPr>
      </w:pPr>
    </w:p>
    <w:p w14:paraId="0A8D92A1" w14:textId="77777777" w:rsidR="00026A7E" w:rsidRPr="00956E75" w:rsidRDefault="00026A7E" w:rsidP="00026A7E">
      <w:pPr>
        <w:pStyle w:val="a5"/>
        <w:numPr>
          <w:ilvl w:val="0"/>
          <w:numId w:val="8"/>
        </w:numPr>
        <w:spacing w:after="240" w:line="370" w:lineRule="atLeast"/>
        <w:ind w:leftChars="0"/>
        <w:rPr>
          <w:b/>
          <w:szCs w:val="22"/>
        </w:rPr>
      </w:pPr>
      <w:r w:rsidRPr="00956E75">
        <w:rPr>
          <w:rFonts w:hint="eastAsia"/>
          <w:b/>
          <w:szCs w:val="22"/>
        </w:rPr>
        <w:t>한샘서비스의</w:t>
      </w:r>
      <w:r w:rsidRPr="00956E75">
        <w:rPr>
          <w:rFonts w:hint="eastAsia"/>
          <w:b/>
          <w:szCs w:val="22"/>
        </w:rPr>
        <w:t xml:space="preserve"> </w:t>
      </w:r>
      <w:r w:rsidRPr="00956E75">
        <w:rPr>
          <w:rFonts w:hint="eastAsia"/>
          <w:b/>
          <w:szCs w:val="22"/>
        </w:rPr>
        <w:t>하도급</w:t>
      </w:r>
      <w:r w:rsidRPr="00956E75">
        <w:rPr>
          <w:rFonts w:hint="eastAsia"/>
          <w:b/>
          <w:szCs w:val="22"/>
        </w:rPr>
        <w:t xml:space="preserve"> </w:t>
      </w:r>
      <w:r w:rsidRPr="00956E75">
        <w:rPr>
          <w:rFonts w:hint="eastAsia"/>
          <w:b/>
          <w:szCs w:val="22"/>
        </w:rPr>
        <w:t>거래</w:t>
      </w:r>
    </w:p>
    <w:p w14:paraId="743ECF33" w14:textId="77777777" w:rsidR="00026A7E" w:rsidRDefault="00026A7E" w:rsidP="00026A7E">
      <w:pPr>
        <w:pStyle w:val="a5"/>
        <w:numPr>
          <w:ilvl w:val="2"/>
          <w:numId w:val="116"/>
        </w:numPr>
        <w:spacing w:after="240" w:line="370" w:lineRule="atLeast"/>
        <w:ind w:leftChars="0"/>
        <w:rPr>
          <w:szCs w:val="22"/>
        </w:rPr>
      </w:pPr>
      <w:r w:rsidRPr="00BA1CC4">
        <w:rPr>
          <w:rFonts w:hint="eastAsia"/>
          <w:szCs w:val="22"/>
          <w:u w:val="single"/>
        </w:rPr>
        <w:t>사실관계</w:t>
      </w:r>
    </w:p>
    <w:p w14:paraId="289FD7E2" w14:textId="77777777" w:rsidR="00026A7E" w:rsidRDefault="00026A7E" w:rsidP="00026A7E">
      <w:pPr>
        <w:pStyle w:val="a5"/>
        <w:spacing w:after="240" w:line="370" w:lineRule="atLeast"/>
        <w:ind w:leftChars="0" w:left="1191"/>
        <w:rPr>
          <w:szCs w:val="22"/>
        </w:rPr>
      </w:pPr>
      <w:r w:rsidRPr="0054589E">
        <w:rPr>
          <w:rFonts w:hint="eastAsia"/>
          <w:szCs w:val="22"/>
        </w:rPr>
        <w:t>한샘서비스는</w:t>
      </w:r>
      <w:r w:rsidRPr="0054589E">
        <w:rPr>
          <w:rFonts w:hint="eastAsia"/>
          <w:szCs w:val="22"/>
        </w:rPr>
        <w:t xml:space="preserve"> </w:t>
      </w:r>
      <w:r w:rsidRPr="0054589E">
        <w:rPr>
          <w:rFonts w:hint="eastAsia"/>
          <w:szCs w:val="22"/>
        </w:rPr>
        <w:t>시공협력사인</w:t>
      </w:r>
      <w:r w:rsidRPr="0054589E">
        <w:rPr>
          <w:rFonts w:hint="eastAsia"/>
          <w:szCs w:val="22"/>
        </w:rPr>
        <w:t xml:space="preserve"> </w:t>
      </w:r>
      <w:proofErr w:type="spellStart"/>
      <w:r w:rsidRPr="0054589E">
        <w:rPr>
          <w:rFonts w:hint="eastAsia"/>
          <w:szCs w:val="22"/>
        </w:rPr>
        <w:t>테크사들과</w:t>
      </w:r>
      <w:proofErr w:type="spellEnd"/>
      <w:r w:rsidRPr="0054589E">
        <w:rPr>
          <w:rFonts w:hint="eastAsia"/>
          <w:szCs w:val="22"/>
        </w:rPr>
        <w:t xml:space="preserve"> </w:t>
      </w:r>
      <w:r w:rsidRPr="0054589E">
        <w:rPr>
          <w:rFonts w:hint="eastAsia"/>
          <w:szCs w:val="22"/>
        </w:rPr>
        <w:t>시공용역계약을</w:t>
      </w:r>
      <w:r w:rsidRPr="0054589E">
        <w:rPr>
          <w:rFonts w:hint="eastAsia"/>
          <w:szCs w:val="22"/>
        </w:rPr>
        <w:t xml:space="preserve"> </w:t>
      </w:r>
      <w:r w:rsidRPr="0054589E">
        <w:rPr>
          <w:rFonts w:hint="eastAsia"/>
          <w:szCs w:val="22"/>
        </w:rPr>
        <w:t>체결하여</w:t>
      </w:r>
      <w:r w:rsidRPr="0054589E">
        <w:rPr>
          <w:rFonts w:hint="eastAsia"/>
          <w:szCs w:val="22"/>
        </w:rPr>
        <w:t xml:space="preserve"> </w:t>
      </w:r>
      <w:r w:rsidRPr="0054589E">
        <w:rPr>
          <w:rFonts w:hint="eastAsia"/>
          <w:szCs w:val="22"/>
        </w:rPr>
        <w:t>가구</w:t>
      </w:r>
      <w:r w:rsidRPr="0054589E">
        <w:rPr>
          <w:rFonts w:hint="eastAsia"/>
          <w:szCs w:val="22"/>
        </w:rPr>
        <w:t>,</w:t>
      </w:r>
      <w:r w:rsidRPr="0054589E">
        <w:rPr>
          <w:szCs w:val="22"/>
        </w:rPr>
        <w:t xml:space="preserve"> </w:t>
      </w:r>
      <w:r w:rsidRPr="0054589E">
        <w:rPr>
          <w:rFonts w:hint="eastAsia"/>
          <w:szCs w:val="22"/>
        </w:rPr>
        <w:t>부엌</w:t>
      </w:r>
      <w:r w:rsidRPr="0054589E">
        <w:rPr>
          <w:rFonts w:hint="eastAsia"/>
          <w:szCs w:val="22"/>
        </w:rPr>
        <w:t>,</w:t>
      </w:r>
      <w:r w:rsidRPr="0054589E">
        <w:rPr>
          <w:szCs w:val="22"/>
        </w:rPr>
        <w:t xml:space="preserve"> </w:t>
      </w:r>
      <w:r w:rsidRPr="0054589E">
        <w:rPr>
          <w:rFonts w:hint="eastAsia"/>
          <w:szCs w:val="22"/>
        </w:rPr>
        <w:t>건자재</w:t>
      </w:r>
      <w:r w:rsidRPr="0054589E">
        <w:rPr>
          <w:rFonts w:hint="eastAsia"/>
          <w:szCs w:val="22"/>
        </w:rPr>
        <w:t xml:space="preserve"> </w:t>
      </w:r>
      <w:r w:rsidRPr="0054589E">
        <w:rPr>
          <w:rFonts w:hint="eastAsia"/>
          <w:szCs w:val="22"/>
        </w:rPr>
        <w:t>등</w:t>
      </w:r>
      <w:r w:rsidRPr="0054589E">
        <w:rPr>
          <w:rFonts w:hint="eastAsia"/>
          <w:szCs w:val="22"/>
        </w:rPr>
        <w:t xml:space="preserve"> </w:t>
      </w:r>
      <w:r w:rsidRPr="0054589E">
        <w:rPr>
          <w:rFonts w:hint="eastAsia"/>
          <w:szCs w:val="22"/>
        </w:rPr>
        <w:t>대상회사가</w:t>
      </w:r>
      <w:r w:rsidRPr="0054589E">
        <w:rPr>
          <w:rFonts w:hint="eastAsia"/>
          <w:szCs w:val="22"/>
        </w:rPr>
        <w:t xml:space="preserve"> </w:t>
      </w:r>
      <w:r w:rsidRPr="0054589E">
        <w:rPr>
          <w:rFonts w:hint="eastAsia"/>
          <w:szCs w:val="22"/>
        </w:rPr>
        <w:t>공급하는</w:t>
      </w:r>
      <w:r w:rsidRPr="0054589E">
        <w:rPr>
          <w:rFonts w:hint="eastAsia"/>
          <w:szCs w:val="22"/>
        </w:rPr>
        <w:t xml:space="preserve"> </w:t>
      </w:r>
      <w:r w:rsidRPr="0054589E">
        <w:rPr>
          <w:rFonts w:hint="eastAsia"/>
          <w:szCs w:val="22"/>
        </w:rPr>
        <w:t>제품의</w:t>
      </w:r>
      <w:r w:rsidRPr="0054589E">
        <w:rPr>
          <w:rFonts w:hint="eastAsia"/>
          <w:szCs w:val="22"/>
        </w:rPr>
        <w:t xml:space="preserve"> </w:t>
      </w:r>
      <w:r w:rsidRPr="0054589E">
        <w:rPr>
          <w:rFonts w:hint="eastAsia"/>
          <w:szCs w:val="22"/>
        </w:rPr>
        <w:t>시공에</w:t>
      </w:r>
      <w:r w:rsidRPr="0054589E">
        <w:rPr>
          <w:rFonts w:hint="eastAsia"/>
          <w:szCs w:val="22"/>
        </w:rPr>
        <w:t xml:space="preserve"> </w:t>
      </w:r>
      <w:r w:rsidRPr="0054589E">
        <w:rPr>
          <w:rFonts w:hint="eastAsia"/>
          <w:szCs w:val="22"/>
        </w:rPr>
        <w:t>관한</w:t>
      </w:r>
      <w:r w:rsidRPr="0054589E">
        <w:rPr>
          <w:rFonts w:hint="eastAsia"/>
          <w:szCs w:val="22"/>
        </w:rPr>
        <w:t xml:space="preserve"> </w:t>
      </w:r>
      <w:r w:rsidRPr="0054589E">
        <w:rPr>
          <w:rFonts w:hint="eastAsia"/>
          <w:szCs w:val="22"/>
        </w:rPr>
        <w:t>도급을</w:t>
      </w:r>
      <w:r w:rsidRPr="0054589E">
        <w:rPr>
          <w:rFonts w:hint="eastAsia"/>
          <w:szCs w:val="22"/>
        </w:rPr>
        <w:t xml:space="preserve"> </w:t>
      </w:r>
      <w:r w:rsidRPr="0054589E">
        <w:rPr>
          <w:rFonts w:hint="eastAsia"/>
          <w:szCs w:val="22"/>
        </w:rPr>
        <w:t>주고</w:t>
      </w:r>
      <w:r w:rsidRPr="0054589E">
        <w:rPr>
          <w:rFonts w:hint="eastAsia"/>
          <w:szCs w:val="22"/>
        </w:rPr>
        <w:t xml:space="preserve"> </w:t>
      </w:r>
      <w:r w:rsidRPr="0054589E">
        <w:rPr>
          <w:rFonts w:hint="eastAsia"/>
          <w:szCs w:val="22"/>
        </w:rPr>
        <w:t>있음</w:t>
      </w:r>
      <w:r w:rsidRPr="0054589E">
        <w:rPr>
          <w:rFonts w:hint="eastAsia"/>
          <w:szCs w:val="22"/>
        </w:rPr>
        <w:t>.</w:t>
      </w:r>
      <w:r w:rsidRPr="0054589E">
        <w:rPr>
          <w:szCs w:val="22"/>
        </w:rPr>
        <w:t xml:space="preserve"> </w:t>
      </w:r>
      <w:r>
        <w:rPr>
          <w:rFonts w:hint="eastAsia"/>
          <w:szCs w:val="22"/>
        </w:rPr>
        <w:t>또한</w:t>
      </w:r>
      <w:r>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모든</w:t>
      </w:r>
      <w:r>
        <w:rPr>
          <w:rFonts w:hint="eastAsia"/>
          <w:szCs w:val="22"/>
        </w:rPr>
        <w:t xml:space="preserve"> </w:t>
      </w:r>
      <w:proofErr w:type="spellStart"/>
      <w:r>
        <w:rPr>
          <w:rFonts w:hint="eastAsia"/>
          <w:szCs w:val="22"/>
        </w:rPr>
        <w:t>테크사들과</w:t>
      </w:r>
      <w:proofErr w:type="spellEnd"/>
      <w:r>
        <w:rPr>
          <w:rFonts w:hint="eastAsia"/>
          <w:szCs w:val="22"/>
        </w:rPr>
        <w:t xml:space="preserve"> </w:t>
      </w:r>
      <w:r>
        <w:rPr>
          <w:rFonts w:hint="eastAsia"/>
          <w:szCs w:val="22"/>
        </w:rPr>
        <w:t>전자계약</w:t>
      </w:r>
      <w:r>
        <w:rPr>
          <w:rFonts w:hint="eastAsia"/>
          <w:szCs w:val="22"/>
        </w:rPr>
        <w:t xml:space="preserve"> </w:t>
      </w:r>
      <w:r>
        <w:rPr>
          <w:rFonts w:hint="eastAsia"/>
          <w:szCs w:val="22"/>
        </w:rPr>
        <w:t>방식으로</w:t>
      </w:r>
      <w:r>
        <w:rPr>
          <w:rFonts w:hint="eastAsia"/>
          <w:szCs w:val="22"/>
        </w:rPr>
        <w:t xml:space="preserve"> </w:t>
      </w:r>
      <w:r>
        <w:rPr>
          <w:rFonts w:hint="eastAsia"/>
          <w:szCs w:val="22"/>
        </w:rPr>
        <w:t>시공용역위탁계약서를</w:t>
      </w:r>
      <w:r>
        <w:rPr>
          <w:rFonts w:hint="eastAsia"/>
          <w:szCs w:val="22"/>
        </w:rPr>
        <w:t xml:space="preserve"> </w:t>
      </w:r>
      <w:r>
        <w:rPr>
          <w:rFonts w:hint="eastAsia"/>
          <w:szCs w:val="22"/>
        </w:rPr>
        <w:t>작성하고</w:t>
      </w:r>
      <w:r>
        <w:rPr>
          <w:rFonts w:hint="eastAsia"/>
          <w:szCs w:val="22"/>
        </w:rPr>
        <w:t xml:space="preserve"> </w:t>
      </w:r>
      <w:r>
        <w:rPr>
          <w:rFonts w:hint="eastAsia"/>
          <w:szCs w:val="22"/>
        </w:rPr>
        <w:t>있으며</w:t>
      </w:r>
      <w:r>
        <w:rPr>
          <w:rFonts w:hint="eastAsia"/>
          <w:szCs w:val="22"/>
        </w:rPr>
        <w:t>,</w:t>
      </w:r>
      <w:r>
        <w:rPr>
          <w:szCs w:val="22"/>
        </w:rPr>
        <w:t xml:space="preserve"> </w:t>
      </w:r>
      <w:r>
        <w:rPr>
          <w:rFonts w:hint="eastAsia"/>
          <w:szCs w:val="22"/>
        </w:rPr>
        <w:t>이는</w:t>
      </w:r>
      <w:r>
        <w:rPr>
          <w:rFonts w:hint="eastAsia"/>
          <w:szCs w:val="22"/>
        </w:rPr>
        <w:t xml:space="preserve"> </w:t>
      </w:r>
      <w:r>
        <w:rPr>
          <w:rFonts w:hint="eastAsia"/>
          <w:szCs w:val="22"/>
        </w:rPr>
        <w:t>표준계약서</w:t>
      </w:r>
      <w:r>
        <w:rPr>
          <w:rFonts w:hint="eastAsia"/>
          <w:szCs w:val="22"/>
        </w:rPr>
        <w:t xml:space="preserve"> </w:t>
      </w:r>
      <w:r>
        <w:rPr>
          <w:rFonts w:hint="eastAsia"/>
          <w:szCs w:val="22"/>
        </w:rPr>
        <w:t>형태로</w:t>
      </w:r>
      <w:r>
        <w:rPr>
          <w:rFonts w:hint="eastAsia"/>
          <w:szCs w:val="22"/>
        </w:rPr>
        <w:t xml:space="preserve"> </w:t>
      </w:r>
      <w:r>
        <w:rPr>
          <w:rFonts w:hint="eastAsia"/>
          <w:szCs w:val="22"/>
        </w:rPr>
        <w:t>체결되고</w:t>
      </w:r>
      <w:r>
        <w:rPr>
          <w:rFonts w:hint="eastAsia"/>
          <w:szCs w:val="22"/>
        </w:rPr>
        <w:t xml:space="preserve"> </w:t>
      </w:r>
      <w:r>
        <w:rPr>
          <w:rFonts w:hint="eastAsia"/>
          <w:szCs w:val="22"/>
        </w:rPr>
        <w:t>있음</w:t>
      </w:r>
      <w:r>
        <w:rPr>
          <w:rFonts w:hint="eastAsia"/>
          <w:szCs w:val="22"/>
        </w:rPr>
        <w:t>.</w:t>
      </w:r>
    </w:p>
    <w:p w14:paraId="1729B26D" w14:textId="77777777" w:rsidR="00026A7E" w:rsidRDefault="00026A7E" w:rsidP="00026A7E">
      <w:pPr>
        <w:pStyle w:val="a5"/>
        <w:numPr>
          <w:ilvl w:val="2"/>
          <w:numId w:val="116"/>
        </w:numPr>
        <w:spacing w:after="240" w:line="370" w:lineRule="atLeast"/>
        <w:ind w:leftChars="0"/>
        <w:rPr>
          <w:szCs w:val="22"/>
        </w:rPr>
      </w:pPr>
      <w:r w:rsidRPr="00BA1CC4">
        <w:rPr>
          <w:rFonts w:hint="eastAsia"/>
          <w:szCs w:val="22"/>
          <w:u w:val="single"/>
        </w:rPr>
        <w:t>하도급</w:t>
      </w:r>
      <w:r w:rsidRPr="00BA1CC4">
        <w:rPr>
          <w:rFonts w:hint="eastAsia"/>
          <w:szCs w:val="22"/>
          <w:u w:val="single"/>
        </w:rPr>
        <w:t xml:space="preserve"> </w:t>
      </w:r>
      <w:r w:rsidRPr="00BA1CC4">
        <w:rPr>
          <w:rFonts w:hint="eastAsia"/>
          <w:szCs w:val="22"/>
          <w:u w:val="single"/>
        </w:rPr>
        <w:t>거래</w:t>
      </w:r>
      <w:r w:rsidRPr="00BA1CC4">
        <w:rPr>
          <w:rFonts w:hint="eastAsia"/>
          <w:szCs w:val="22"/>
          <w:u w:val="single"/>
        </w:rPr>
        <w:t xml:space="preserve"> </w:t>
      </w:r>
      <w:r w:rsidRPr="00BA1CC4">
        <w:rPr>
          <w:rFonts w:hint="eastAsia"/>
          <w:szCs w:val="22"/>
          <w:u w:val="single"/>
        </w:rPr>
        <w:t>여부</w:t>
      </w:r>
    </w:p>
    <w:p w14:paraId="35AEB15A" w14:textId="77777777" w:rsidR="00026A7E" w:rsidRDefault="00026A7E" w:rsidP="00026A7E">
      <w:pPr>
        <w:pStyle w:val="a5"/>
        <w:spacing w:after="240" w:line="370" w:lineRule="atLeast"/>
        <w:ind w:leftChars="0" w:left="1191"/>
        <w:rPr>
          <w:szCs w:val="22"/>
        </w:rPr>
      </w:pPr>
      <w:r>
        <w:rPr>
          <w:rFonts w:hint="eastAsia"/>
          <w:szCs w:val="22"/>
        </w:rPr>
        <w:t>하도급법의</w:t>
      </w:r>
      <w:r>
        <w:rPr>
          <w:rFonts w:hint="eastAsia"/>
          <w:szCs w:val="22"/>
        </w:rPr>
        <w:t xml:space="preserve"> </w:t>
      </w:r>
      <w:r>
        <w:rPr>
          <w:rFonts w:hint="eastAsia"/>
          <w:szCs w:val="22"/>
        </w:rPr>
        <w:t>적용을</w:t>
      </w:r>
      <w:r>
        <w:rPr>
          <w:rFonts w:hint="eastAsia"/>
          <w:szCs w:val="22"/>
        </w:rPr>
        <w:t xml:space="preserve"> </w:t>
      </w:r>
      <w:r>
        <w:rPr>
          <w:rFonts w:hint="eastAsia"/>
          <w:szCs w:val="22"/>
        </w:rPr>
        <w:t>받는</w:t>
      </w:r>
      <w:r>
        <w:rPr>
          <w:rFonts w:hint="eastAsia"/>
          <w:szCs w:val="22"/>
        </w:rPr>
        <w:t xml:space="preserve"> </w:t>
      </w:r>
      <w:r>
        <w:rPr>
          <w:szCs w:val="22"/>
        </w:rPr>
        <w:t>“</w:t>
      </w:r>
      <w:r>
        <w:rPr>
          <w:rFonts w:hint="eastAsia"/>
          <w:szCs w:val="22"/>
        </w:rPr>
        <w:t>원사업자</w:t>
      </w:r>
      <w:r>
        <w:rPr>
          <w:szCs w:val="22"/>
        </w:rPr>
        <w:t>”</w:t>
      </w:r>
      <w:r>
        <w:rPr>
          <w:rFonts w:hint="eastAsia"/>
          <w:szCs w:val="22"/>
        </w:rPr>
        <w:t>란</w:t>
      </w:r>
      <w:r>
        <w:rPr>
          <w:rFonts w:hint="eastAsia"/>
          <w:szCs w:val="22"/>
        </w:rPr>
        <w:t xml:space="preserve"> </w:t>
      </w:r>
      <w:r>
        <w:rPr>
          <w:rFonts w:hint="eastAsia"/>
          <w:szCs w:val="22"/>
        </w:rPr>
        <w:t>중소기업자</w:t>
      </w:r>
      <w:r>
        <w:rPr>
          <w:rFonts w:hint="eastAsia"/>
          <w:szCs w:val="22"/>
        </w:rPr>
        <w:t xml:space="preserve"> </w:t>
      </w:r>
      <w:r>
        <w:rPr>
          <w:rFonts w:hint="eastAsia"/>
          <w:szCs w:val="22"/>
        </w:rPr>
        <w:t>중</w:t>
      </w:r>
      <w:r>
        <w:rPr>
          <w:rFonts w:hint="eastAsia"/>
          <w:szCs w:val="22"/>
        </w:rPr>
        <w:t xml:space="preserve"> </w:t>
      </w:r>
      <w:r>
        <w:rPr>
          <w:rFonts w:hint="eastAsia"/>
          <w:szCs w:val="22"/>
        </w:rPr>
        <w:t>시공능력평가액이</w:t>
      </w:r>
      <w:r>
        <w:rPr>
          <w:rFonts w:hint="eastAsia"/>
          <w:szCs w:val="22"/>
        </w:rPr>
        <w:t xml:space="preserve"> </w:t>
      </w:r>
      <w:r>
        <w:rPr>
          <w:rFonts w:hint="eastAsia"/>
          <w:szCs w:val="22"/>
        </w:rPr>
        <w:t>없는</w:t>
      </w:r>
      <w:r>
        <w:rPr>
          <w:rFonts w:hint="eastAsia"/>
          <w:szCs w:val="22"/>
        </w:rPr>
        <w:t xml:space="preserve"> </w:t>
      </w:r>
      <w:r>
        <w:rPr>
          <w:rFonts w:hint="eastAsia"/>
          <w:szCs w:val="22"/>
        </w:rPr>
        <w:t>경우에는</w:t>
      </w:r>
      <w:r>
        <w:rPr>
          <w:rFonts w:hint="eastAsia"/>
          <w:szCs w:val="22"/>
        </w:rPr>
        <w:t xml:space="preserve"> </w:t>
      </w:r>
      <w:r>
        <w:rPr>
          <w:rFonts w:hint="eastAsia"/>
          <w:szCs w:val="22"/>
        </w:rPr>
        <w:t>자산총액이</w:t>
      </w:r>
      <w:r>
        <w:rPr>
          <w:rFonts w:hint="eastAsia"/>
          <w:szCs w:val="22"/>
        </w:rPr>
        <w:t xml:space="preserve"> </w:t>
      </w:r>
      <w:proofErr w:type="spellStart"/>
      <w:r>
        <w:rPr>
          <w:rFonts w:hint="eastAsia"/>
          <w:szCs w:val="22"/>
        </w:rPr>
        <w:t>제조등의</w:t>
      </w:r>
      <w:proofErr w:type="spellEnd"/>
      <w:r>
        <w:rPr>
          <w:rFonts w:hint="eastAsia"/>
          <w:szCs w:val="22"/>
        </w:rPr>
        <w:t xml:space="preserve"> </w:t>
      </w:r>
      <w:r>
        <w:rPr>
          <w:rFonts w:hint="eastAsia"/>
          <w:szCs w:val="22"/>
        </w:rPr>
        <w:t>위탁을</w:t>
      </w:r>
      <w:r>
        <w:rPr>
          <w:rFonts w:hint="eastAsia"/>
          <w:szCs w:val="22"/>
        </w:rPr>
        <w:t xml:space="preserve"> </w:t>
      </w:r>
      <w:r>
        <w:rPr>
          <w:rFonts w:hint="eastAsia"/>
          <w:szCs w:val="22"/>
        </w:rPr>
        <w:t>받은</w:t>
      </w:r>
      <w:r>
        <w:rPr>
          <w:rFonts w:hint="eastAsia"/>
          <w:szCs w:val="22"/>
        </w:rPr>
        <w:t xml:space="preserve"> </w:t>
      </w:r>
      <w:r>
        <w:rPr>
          <w:rFonts w:hint="eastAsia"/>
          <w:szCs w:val="22"/>
        </w:rPr>
        <w:t>다른</w:t>
      </w:r>
      <w:r>
        <w:rPr>
          <w:rFonts w:hint="eastAsia"/>
          <w:szCs w:val="22"/>
        </w:rPr>
        <w:t xml:space="preserve"> </w:t>
      </w:r>
      <w:r>
        <w:rPr>
          <w:rFonts w:hint="eastAsia"/>
          <w:szCs w:val="22"/>
        </w:rPr>
        <w:t>중소기업자의</w:t>
      </w:r>
      <w:r>
        <w:rPr>
          <w:rFonts w:hint="eastAsia"/>
          <w:szCs w:val="22"/>
        </w:rPr>
        <w:t xml:space="preserve"> </w:t>
      </w:r>
      <w:r>
        <w:rPr>
          <w:rFonts w:hint="eastAsia"/>
          <w:szCs w:val="22"/>
        </w:rPr>
        <w:t>자산총액보다</w:t>
      </w:r>
      <w:r>
        <w:rPr>
          <w:rFonts w:hint="eastAsia"/>
          <w:szCs w:val="22"/>
        </w:rPr>
        <w:t xml:space="preserve"> </w:t>
      </w:r>
      <w:r>
        <w:rPr>
          <w:rFonts w:hint="eastAsia"/>
          <w:szCs w:val="22"/>
        </w:rPr>
        <w:t>많은</w:t>
      </w:r>
      <w:r>
        <w:rPr>
          <w:rFonts w:hint="eastAsia"/>
          <w:szCs w:val="22"/>
        </w:rPr>
        <w:t xml:space="preserve"> </w:t>
      </w:r>
      <w:r>
        <w:rPr>
          <w:rFonts w:hint="eastAsia"/>
          <w:szCs w:val="22"/>
        </w:rPr>
        <w:t>중소기업자를</w:t>
      </w:r>
      <w:r>
        <w:rPr>
          <w:rFonts w:hint="eastAsia"/>
          <w:szCs w:val="22"/>
        </w:rPr>
        <w:t xml:space="preserve"> </w:t>
      </w:r>
      <w:r>
        <w:rPr>
          <w:rFonts w:hint="eastAsia"/>
          <w:szCs w:val="22"/>
        </w:rPr>
        <w:t>의미함</w:t>
      </w:r>
      <w:r>
        <w:rPr>
          <w:rFonts w:hint="eastAsia"/>
          <w:szCs w:val="22"/>
        </w:rPr>
        <w:t>(</w:t>
      </w:r>
      <w:r>
        <w:rPr>
          <w:rFonts w:hint="eastAsia"/>
          <w:szCs w:val="22"/>
        </w:rPr>
        <w:t>하도급법</w:t>
      </w:r>
      <w:r>
        <w:rPr>
          <w:rFonts w:hint="eastAsia"/>
          <w:szCs w:val="22"/>
        </w:rPr>
        <w:t xml:space="preserve"> </w:t>
      </w:r>
      <w:r>
        <w:rPr>
          <w:rFonts w:hint="eastAsia"/>
          <w:szCs w:val="22"/>
        </w:rPr>
        <w:t>제</w:t>
      </w:r>
      <w:r>
        <w:rPr>
          <w:rFonts w:hint="eastAsia"/>
          <w:szCs w:val="22"/>
        </w:rPr>
        <w:t>2</w:t>
      </w:r>
      <w:r>
        <w:rPr>
          <w:rFonts w:hint="eastAsia"/>
          <w:szCs w:val="22"/>
        </w:rPr>
        <w:t>조</w:t>
      </w:r>
      <w:r>
        <w:rPr>
          <w:rFonts w:hint="eastAsia"/>
          <w:szCs w:val="22"/>
        </w:rPr>
        <w:t xml:space="preserve"> </w:t>
      </w:r>
      <w:r>
        <w:rPr>
          <w:rFonts w:hint="eastAsia"/>
          <w:szCs w:val="22"/>
        </w:rPr>
        <w:t>제</w:t>
      </w:r>
      <w:r>
        <w:rPr>
          <w:rFonts w:hint="eastAsia"/>
          <w:szCs w:val="22"/>
        </w:rPr>
        <w:t>2</w:t>
      </w:r>
      <w:r>
        <w:rPr>
          <w:rFonts w:hint="eastAsia"/>
          <w:szCs w:val="22"/>
        </w:rPr>
        <w:t>항</w:t>
      </w:r>
      <w:r>
        <w:rPr>
          <w:rFonts w:hint="eastAsia"/>
          <w:szCs w:val="22"/>
        </w:rPr>
        <w:t xml:space="preserve"> </w:t>
      </w:r>
      <w:r>
        <w:rPr>
          <w:rFonts w:hint="eastAsia"/>
          <w:szCs w:val="22"/>
        </w:rPr>
        <w:t>제</w:t>
      </w:r>
      <w:r>
        <w:rPr>
          <w:rFonts w:hint="eastAsia"/>
          <w:szCs w:val="22"/>
        </w:rPr>
        <w:t>2</w:t>
      </w:r>
      <w:r>
        <w:rPr>
          <w:rFonts w:hint="eastAsia"/>
          <w:szCs w:val="22"/>
        </w:rPr>
        <w:t>호</w:t>
      </w:r>
      <w:r>
        <w:rPr>
          <w:rFonts w:hint="eastAsia"/>
          <w:szCs w:val="22"/>
        </w:rPr>
        <w:t>)</w:t>
      </w:r>
      <w:r>
        <w:rPr>
          <w:szCs w:val="22"/>
        </w:rPr>
        <w:t xml:space="preserve">. </w:t>
      </w:r>
    </w:p>
    <w:p w14:paraId="09D6948D" w14:textId="77777777" w:rsidR="00026A7E" w:rsidRDefault="00026A7E" w:rsidP="00026A7E">
      <w:pPr>
        <w:pStyle w:val="a5"/>
        <w:spacing w:after="240" w:line="370" w:lineRule="atLeast"/>
        <w:ind w:leftChars="0" w:left="1191"/>
        <w:rPr>
          <w:szCs w:val="22"/>
        </w:rPr>
      </w:pPr>
      <w:r>
        <w:rPr>
          <w:rFonts w:hint="eastAsia"/>
          <w:szCs w:val="22"/>
        </w:rPr>
        <w:t>한샘서비스의</w:t>
      </w:r>
      <w:r>
        <w:rPr>
          <w:rFonts w:hint="eastAsia"/>
          <w:szCs w:val="22"/>
        </w:rPr>
        <w:t xml:space="preserve"> </w:t>
      </w:r>
      <w:r>
        <w:rPr>
          <w:rFonts w:hint="eastAsia"/>
          <w:szCs w:val="22"/>
        </w:rPr>
        <w:t>경우</w:t>
      </w:r>
      <w:r>
        <w:rPr>
          <w:rFonts w:hint="eastAsia"/>
          <w:szCs w:val="22"/>
        </w:rPr>
        <w:t xml:space="preserve"> </w:t>
      </w:r>
      <w:r>
        <w:rPr>
          <w:rFonts w:hint="eastAsia"/>
          <w:szCs w:val="22"/>
        </w:rPr>
        <w:t>공시된</w:t>
      </w:r>
      <w:r>
        <w:rPr>
          <w:rFonts w:hint="eastAsia"/>
          <w:szCs w:val="22"/>
        </w:rPr>
        <w:t xml:space="preserve"> </w:t>
      </w:r>
      <w:r>
        <w:rPr>
          <w:rFonts w:hint="eastAsia"/>
          <w:szCs w:val="22"/>
        </w:rPr>
        <w:t>대한건설협회</w:t>
      </w:r>
      <w:r>
        <w:rPr>
          <w:rFonts w:hint="eastAsia"/>
          <w:szCs w:val="22"/>
        </w:rPr>
        <w:t xml:space="preserve"> </w:t>
      </w:r>
      <w:r>
        <w:rPr>
          <w:rFonts w:hint="eastAsia"/>
          <w:szCs w:val="22"/>
        </w:rPr>
        <w:t>자료상</w:t>
      </w:r>
      <w:r>
        <w:rPr>
          <w:rFonts w:hint="eastAsia"/>
          <w:szCs w:val="22"/>
        </w:rPr>
        <w:t xml:space="preserve"> </w:t>
      </w:r>
      <w:r>
        <w:rPr>
          <w:rFonts w:hint="eastAsia"/>
          <w:szCs w:val="22"/>
        </w:rPr>
        <w:t>시공능력평가액이</w:t>
      </w:r>
      <w:r>
        <w:rPr>
          <w:rFonts w:hint="eastAsia"/>
          <w:szCs w:val="22"/>
        </w:rPr>
        <w:t xml:space="preserve"> </w:t>
      </w:r>
      <w:r>
        <w:rPr>
          <w:rFonts w:hint="eastAsia"/>
          <w:szCs w:val="22"/>
        </w:rPr>
        <w:t>확인되지</w:t>
      </w:r>
      <w:r>
        <w:rPr>
          <w:rFonts w:hint="eastAsia"/>
          <w:szCs w:val="22"/>
        </w:rPr>
        <w:t xml:space="preserve"> </w:t>
      </w:r>
      <w:r>
        <w:rPr>
          <w:rFonts w:hint="eastAsia"/>
          <w:szCs w:val="22"/>
        </w:rPr>
        <w:t>않는</w:t>
      </w:r>
      <w:r>
        <w:rPr>
          <w:rFonts w:hint="eastAsia"/>
          <w:szCs w:val="22"/>
        </w:rPr>
        <w:t xml:space="preserve"> </w:t>
      </w:r>
      <w:r>
        <w:rPr>
          <w:rFonts w:hint="eastAsia"/>
          <w:szCs w:val="22"/>
        </w:rPr>
        <w:t>바</w:t>
      </w:r>
      <w:r>
        <w:rPr>
          <w:rFonts w:hint="eastAsia"/>
          <w:szCs w:val="22"/>
        </w:rPr>
        <w:t>,</w:t>
      </w:r>
      <w:r>
        <w:rPr>
          <w:szCs w:val="22"/>
        </w:rPr>
        <w:t xml:space="preserve"> </w:t>
      </w:r>
      <w:del w:id="398" w:author="heesung.ahn" w:date="2021-08-31T01:05:00Z">
        <w:r w:rsidDel="00DF67C4">
          <w:rPr>
            <w:szCs w:val="22"/>
          </w:rPr>
          <w:delText xml:space="preserve"> </w:delText>
        </w:r>
      </w:del>
      <w:proofErr w:type="spellStart"/>
      <w:r>
        <w:rPr>
          <w:rFonts w:hint="eastAsia"/>
          <w:szCs w:val="22"/>
        </w:rPr>
        <w:t>한샘서비스으로부터</w:t>
      </w:r>
      <w:proofErr w:type="spellEnd"/>
      <w:r>
        <w:rPr>
          <w:rFonts w:hint="eastAsia"/>
          <w:szCs w:val="22"/>
        </w:rPr>
        <w:t xml:space="preserve"> </w:t>
      </w:r>
      <w:proofErr w:type="spellStart"/>
      <w:r>
        <w:rPr>
          <w:rFonts w:hint="eastAsia"/>
          <w:szCs w:val="22"/>
        </w:rPr>
        <w:t>제조등의</w:t>
      </w:r>
      <w:proofErr w:type="spellEnd"/>
      <w:r>
        <w:rPr>
          <w:rFonts w:hint="eastAsia"/>
          <w:szCs w:val="22"/>
        </w:rPr>
        <w:t xml:space="preserve"> </w:t>
      </w:r>
      <w:r>
        <w:rPr>
          <w:rFonts w:hint="eastAsia"/>
          <w:szCs w:val="22"/>
        </w:rPr>
        <w:t>위탁을</w:t>
      </w:r>
      <w:r>
        <w:rPr>
          <w:rFonts w:hint="eastAsia"/>
          <w:szCs w:val="22"/>
        </w:rPr>
        <w:t xml:space="preserve"> </w:t>
      </w:r>
      <w:r>
        <w:rPr>
          <w:rFonts w:hint="eastAsia"/>
          <w:szCs w:val="22"/>
        </w:rPr>
        <w:t>받는</w:t>
      </w:r>
      <w:r>
        <w:rPr>
          <w:rFonts w:hint="eastAsia"/>
          <w:szCs w:val="22"/>
        </w:rPr>
        <w:t xml:space="preserve"> </w:t>
      </w:r>
      <w:proofErr w:type="spellStart"/>
      <w:r>
        <w:rPr>
          <w:rFonts w:hint="eastAsia"/>
          <w:szCs w:val="22"/>
        </w:rPr>
        <w:t>테크사들은</w:t>
      </w:r>
      <w:proofErr w:type="spellEnd"/>
      <w:r>
        <w:rPr>
          <w:rFonts w:hint="eastAsia"/>
          <w:szCs w:val="22"/>
        </w:rPr>
        <w:t xml:space="preserve"> </w:t>
      </w:r>
      <w:r>
        <w:rPr>
          <w:rFonts w:hint="eastAsia"/>
          <w:szCs w:val="22"/>
        </w:rPr>
        <w:t>대부분</w:t>
      </w:r>
      <w:r>
        <w:rPr>
          <w:rFonts w:hint="eastAsia"/>
          <w:szCs w:val="22"/>
        </w:rPr>
        <w:t xml:space="preserve"> </w:t>
      </w:r>
      <w:r>
        <w:rPr>
          <w:rFonts w:hint="eastAsia"/>
          <w:szCs w:val="22"/>
        </w:rPr>
        <w:t>영세하여</w:t>
      </w:r>
      <w:r>
        <w:rPr>
          <w:rFonts w:hint="eastAsia"/>
          <w:szCs w:val="22"/>
        </w:rPr>
        <w:t xml:space="preserve"> </w:t>
      </w:r>
      <w:r>
        <w:rPr>
          <w:rFonts w:hint="eastAsia"/>
          <w:szCs w:val="22"/>
        </w:rPr>
        <w:t>한샘서비스보다</w:t>
      </w:r>
      <w:r>
        <w:rPr>
          <w:rFonts w:hint="eastAsia"/>
          <w:szCs w:val="22"/>
        </w:rPr>
        <w:t xml:space="preserve"> </w:t>
      </w:r>
      <w:r>
        <w:rPr>
          <w:rFonts w:hint="eastAsia"/>
          <w:szCs w:val="22"/>
        </w:rPr>
        <w:t>자산총액이</w:t>
      </w:r>
      <w:r>
        <w:rPr>
          <w:rFonts w:hint="eastAsia"/>
          <w:szCs w:val="22"/>
        </w:rPr>
        <w:t xml:space="preserve"> </w:t>
      </w:r>
      <w:r>
        <w:rPr>
          <w:rFonts w:hint="eastAsia"/>
          <w:szCs w:val="22"/>
        </w:rPr>
        <w:t>낮을</w:t>
      </w:r>
      <w:r>
        <w:rPr>
          <w:rFonts w:hint="eastAsia"/>
          <w:szCs w:val="22"/>
        </w:rPr>
        <w:t xml:space="preserve"> </w:t>
      </w:r>
      <w:r>
        <w:rPr>
          <w:rFonts w:hint="eastAsia"/>
          <w:szCs w:val="22"/>
        </w:rPr>
        <w:t>것으로</w:t>
      </w:r>
      <w:r>
        <w:rPr>
          <w:rFonts w:hint="eastAsia"/>
          <w:szCs w:val="22"/>
        </w:rPr>
        <w:t xml:space="preserve"> </w:t>
      </w:r>
      <w:r>
        <w:rPr>
          <w:rFonts w:hint="eastAsia"/>
          <w:szCs w:val="22"/>
        </w:rPr>
        <w:t>판단되므로</w:t>
      </w:r>
      <w:r>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하도급법이</w:t>
      </w:r>
      <w:r>
        <w:rPr>
          <w:rFonts w:hint="eastAsia"/>
          <w:szCs w:val="22"/>
        </w:rPr>
        <w:t xml:space="preserve"> </w:t>
      </w:r>
      <w:r>
        <w:rPr>
          <w:rFonts w:hint="eastAsia"/>
          <w:szCs w:val="22"/>
        </w:rPr>
        <w:t>적용되는</w:t>
      </w:r>
      <w:r>
        <w:rPr>
          <w:rFonts w:hint="eastAsia"/>
          <w:szCs w:val="22"/>
        </w:rPr>
        <w:t xml:space="preserve"> </w:t>
      </w:r>
      <w:r>
        <w:rPr>
          <w:rFonts w:hint="eastAsia"/>
          <w:szCs w:val="22"/>
        </w:rPr>
        <w:t>원사업자에</w:t>
      </w:r>
      <w:r>
        <w:rPr>
          <w:rFonts w:hint="eastAsia"/>
          <w:szCs w:val="22"/>
        </w:rPr>
        <w:t xml:space="preserve"> </w:t>
      </w:r>
      <w:r>
        <w:rPr>
          <w:rFonts w:hint="eastAsia"/>
          <w:szCs w:val="22"/>
        </w:rPr>
        <w:t>해당할</w:t>
      </w:r>
      <w:r>
        <w:rPr>
          <w:rFonts w:hint="eastAsia"/>
          <w:szCs w:val="22"/>
        </w:rPr>
        <w:t xml:space="preserve"> </w:t>
      </w:r>
      <w:r>
        <w:rPr>
          <w:rFonts w:hint="eastAsia"/>
          <w:szCs w:val="22"/>
        </w:rPr>
        <w:t>것으로</w:t>
      </w:r>
      <w:r>
        <w:rPr>
          <w:rFonts w:hint="eastAsia"/>
          <w:szCs w:val="22"/>
        </w:rPr>
        <w:t xml:space="preserve"> </w:t>
      </w:r>
      <w:ins w:id="399" w:author="heesung.ahn" w:date="2021-08-31T01:05:00Z">
        <w:r w:rsidR="00DF67C4">
          <w:rPr>
            <w:rFonts w:hint="eastAsia"/>
            <w:szCs w:val="22"/>
          </w:rPr>
          <w:t>보임</w:t>
        </w:r>
      </w:ins>
      <w:del w:id="400" w:author="heesung.ahn" w:date="2021-08-31T01:05:00Z">
        <w:r w:rsidDel="00DF67C4">
          <w:rPr>
            <w:rFonts w:hint="eastAsia"/>
            <w:szCs w:val="22"/>
          </w:rPr>
          <w:delText>생각됨</w:delText>
        </w:r>
      </w:del>
      <w:r>
        <w:rPr>
          <w:rFonts w:hint="eastAsia"/>
          <w:szCs w:val="22"/>
        </w:rPr>
        <w:t>.</w:t>
      </w:r>
      <w:r>
        <w:rPr>
          <w:szCs w:val="22"/>
        </w:rPr>
        <w:t xml:space="preserve"> </w:t>
      </w:r>
    </w:p>
    <w:p w14:paraId="080DAA4F" w14:textId="77777777" w:rsidR="00026A7E" w:rsidRDefault="00026A7E" w:rsidP="00026A7E">
      <w:pPr>
        <w:pStyle w:val="a5"/>
        <w:spacing w:after="240" w:line="370" w:lineRule="atLeast"/>
        <w:ind w:leftChars="0" w:left="1191"/>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실질적으로</w:t>
      </w:r>
      <w:r>
        <w:rPr>
          <w:rFonts w:hint="eastAsia"/>
          <w:szCs w:val="22"/>
        </w:rPr>
        <w:t xml:space="preserve"> </w:t>
      </w:r>
      <w:r>
        <w:rPr>
          <w:rFonts w:hint="eastAsia"/>
          <w:szCs w:val="22"/>
        </w:rPr>
        <w:t>실내건축공사업을</w:t>
      </w:r>
      <w:r>
        <w:rPr>
          <w:rFonts w:hint="eastAsia"/>
          <w:szCs w:val="22"/>
        </w:rPr>
        <w:t xml:space="preserve"> </w:t>
      </w:r>
      <w:proofErr w:type="spellStart"/>
      <w:proofErr w:type="gramStart"/>
      <w:r>
        <w:rPr>
          <w:rFonts w:hint="eastAsia"/>
          <w:szCs w:val="22"/>
        </w:rPr>
        <w:t>영위하지않고</w:t>
      </w:r>
      <w:proofErr w:type="spellEnd"/>
      <w:proofErr w:type="gramEnd"/>
      <w:r>
        <w:rPr>
          <w:rFonts w:hint="eastAsia"/>
          <w:szCs w:val="22"/>
        </w:rPr>
        <w:t>,</w:t>
      </w:r>
      <w:r>
        <w:rPr>
          <w:szCs w:val="22"/>
        </w:rPr>
        <w:t xml:space="preserve"> </w:t>
      </w:r>
      <w:r>
        <w:rPr>
          <w:rFonts w:hint="eastAsia"/>
          <w:szCs w:val="22"/>
        </w:rPr>
        <w:t>실질적으로</w:t>
      </w:r>
      <w:r>
        <w:rPr>
          <w:rFonts w:hint="eastAsia"/>
          <w:szCs w:val="22"/>
        </w:rPr>
        <w:t xml:space="preserve"> </w:t>
      </w:r>
      <w:r>
        <w:rPr>
          <w:rFonts w:hint="eastAsia"/>
          <w:szCs w:val="22"/>
        </w:rPr>
        <w:t>감독업무만</w:t>
      </w:r>
      <w:r>
        <w:rPr>
          <w:rFonts w:hint="eastAsia"/>
          <w:szCs w:val="22"/>
        </w:rPr>
        <w:t xml:space="preserve"> </w:t>
      </w:r>
      <w:r>
        <w:rPr>
          <w:rFonts w:hint="eastAsia"/>
          <w:szCs w:val="22"/>
        </w:rPr>
        <w:t>하므로</w:t>
      </w:r>
      <w:r>
        <w:rPr>
          <w:rFonts w:hint="eastAsia"/>
          <w:szCs w:val="22"/>
        </w:rPr>
        <w:t xml:space="preserve"> </w:t>
      </w:r>
      <w:r>
        <w:rPr>
          <w:rFonts w:hint="eastAsia"/>
          <w:szCs w:val="22"/>
        </w:rPr>
        <w:t>하도급</w:t>
      </w:r>
      <w:r>
        <w:rPr>
          <w:rFonts w:hint="eastAsia"/>
          <w:szCs w:val="22"/>
        </w:rPr>
        <w:t xml:space="preserve"> </w:t>
      </w:r>
      <w:r>
        <w:rPr>
          <w:rFonts w:hint="eastAsia"/>
          <w:szCs w:val="22"/>
        </w:rPr>
        <w:t>거래가</w:t>
      </w:r>
      <w:r>
        <w:rPr>
          <w:rFonts w:hint="eastAsia"/>
          <w:szCs w:val="22"/>
        </w:rPr>
        <w:t xml:space="preserve"> </w:t>
      </w:r>
      <w:r>
        <w:rPr>
          <w:rFonts w:hint="eastAsia"/>
          <w:szCs w:val="22"/>
        </w:rPr>
        <w:t>아닌</w:t>
      </w:r>
      <w:r>
        <w:rPr>
          <w:rFonts w:hint="eastAsia"/>
          <w:szCs w:val="22"/>
        </w:rPr>
        <w:t xml:space="preserve"> </w:t>
      </w:r>
      <w:r>
        <w:rPr>
          <w:rFonts w:hint="eastAsia"/>
          <w:szCs w:val="22"/>
        </w:rPr>
        <w:t>것으로</w:t>
      </w:r>
      <w:r>
        <w:rPr>
          <w:rFonts w:hint="eastAsia"/>
          <w:szCs w:val="22"/>
        </w:rPr>
        <w:t xml:space="preserve"> </w:t>
      </w:r>
      <w:r>
        <w:rPr>
          <w:rFonts w:hint="eastAsia"/>
          <w:szCs w:val="22"/>
        </w:rPr>
        <w:t>주장하고</w:t>
      </w:r>
      <w:r>
        <w:rPr>
          <w:rFonts w:hint="eastAsia"/>
          <w:szCs w:val="22"/>
        </w:rPr>
        <w:t xml:space="preserve"> </w:t>
      </w:r>
      <w:r>
        <w:rPr>
          <w:rFonts w:hint="eastAsia"/>
          <w:szCs w:val="22"/>
        </w:rPr>
        <w:t>있으나</w:t>
      </w:r>
      <w:r>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고객으로부터</w:t>
      </w:r>
      <w:r>
        <w:rPr>
          <w:rFonts w:hint="eastAsia"/>
          <w:szCs w:val="22"/>
        </w:rPr>
        <w:t xml:space="preserve"> </w:t>
      </w:r>
      <w:r>
        <w:rPr>
          <w:rFonts w:hint="eastAsia"/>
          <w:szCs w:val="22"/>
        </w:rPr>
        <w:t>위탁을</w:t>
      </w:r>
      <w:r>
        <w:rPr>
          <w:rFonts w:hint="eastAsia"/>
          <w:szCs w:val="22"/>
        </w:rPr>
        <w:t xml:space="preserve"> </w:t>
      </w:r>
      <w:r>
        <w:rPr>
          <w:rFonts w:hint="eastAsia"/>
          <w:szCs w:val="22"/>
        </w:rPr>
        <w:t>받아</w:t>
      </w:r>
      <w:r>
        <w:rPr>
          <w:rFonts w:hint="eastAsia"/>
          <w:szCs w:val="22"/>
        </w:rPr>
        <w:t xml:space="preserve"> </w:t>
      </w:r>
      <w:r>
        <w:rPr>
          <w:rFonts w:hint="eastAsia"/>
          <w:szCs w:val="22"/>
        </w:rPr>
        <w:t>다시</w:t>
      </w:r>
      <w:r>
        <w:rPr>
          <w:rFonts w:hint="eastAsia"/>
          <w:szCs w:val="22"/>
        </w:rPr>
        <w:t xml:space="preserve"> </w:t>
      </w:r>
      <w:r>
        <w:rPr>
          <w:rFonts w:hint="eastAsia"/>
          <w:szCs w:val="22"/>
        </w:rPr>
        <w:t>하도급을</w:t>
      </w:r>
      <w:r>
        <w:rPr>
          <w:rFonts w:hint="eastAsia"/>
          <w:szCs w:val="22"/>
        </w:rPr>
        <w:t xml:space="preserve"> </w:t>
      </w:r>
      <w:r>
        <w:rPr>
          <w:rFonts w:hint="eastAsia"/>
          <w:szCs w:val="22"/>
        </w:rPr>
        <w:t>주는</w:t>
      </w:r>
      <w:r>
        <w:rPr>
          <w:rFonts w:hint="eastAsia"/>
          <w:szCs w:val="22"/>
        </w:rPr>
        <w:t xml:space="preserve"> </w:t>
      </w:r>
      <w:r>
        <w:rPr>
          <w:rFonts w:hint="eastAsia"/>
          <w:szCs w:val="22"/>
        </w:rPr>
        <w:t>것이므로</w:t>
      </w:r>
      <w:r>
        <w:rPr>
          <w:rFonts w:hint="eastAsia"/>
          <w:szCs w:val="22"/>
        </w:rPr>
        <w:t xml:space="preserve"> </w:t>
      </w:r>
      <w:proofErr w:type="spellStart"/>
      <w:r>
        <w:rPr>
          <w:rFonts w:hint="eastAsia"/>
          <w:szCs w:val="22"/>
        </w:rPr>
        <w:t>테크사와의</w:t>
      </w:r>
      <w:proofErr w:type="spellEnd"/>
      <w:r>
        <w:rPr>
          <w:rFonts w:hint="eastAsia"/>
          <w:szCs w:val="22"/>
        </w:rPr>
        <w:t xml:space="preserve"> </w:t>
      </w:r>
      <w:r>
        <w:rPr>
          <w:rFonts w:hint="eastAsia"/>
          <w:szCs w:val="22"/>
        </w:rPr>
        <w:t>거래는</w:t>
      </w:r>
      <w:r>
        <w:rPr>
          <w:rFonts w:hint="eastAsia"/>
          <w:szCs w:val="22"/>
        </w:rPr>
        <w:t xml:space="preserve"> </w:t>
      </w:r>
      <w:r>
        <w:rPr>
          <w:rFonts w:hint="eastAsia"/>
          <w:szCs w:val="22"/>
        </w:rPr>
        <w:t>하도급거래에</w:t>
      </w:r>
      <w:r>
        <w:rPr>
          <w:rFonts w:hint="eastAsia"/>
          <w:szCs w:val="22"/>
        </w:rPr>
        <w:t xml:space="preserve"> </w:t>
      </w:r>
      <w:r>
        <w:rPr>
          <w:rFonts w:hint="eastAsia"/>
          <w:szCs w:val="22"/>
        </w:rPr>
        <w:t>해당할</w:t>
      </w:r>
      <w:r>
        <w:rPr>
          <w:rFonts w:hint="eastAsia"/>
          <w:szCs w:val="22"/>
        </w:rPr>
        <w:t xml:space="preserve"> </w:t>
      </w:r>
      <w:r>
        <w:rPr>
          <w:rFonts w:hint="eastAsia"/>
          <w:szCs w:val="22"/>
        </w:rPr>
        <w:t>여지가</w:t>
      </w:r>
      <w:r>
        <w:rPr>
          <w:rFonts w:hint="eastAsia"/>
          <w:szCs w:val="22"/>
        </w:rPr>
        <w:t xml:space="preserve"> </w:t>
      </w:r>
      <w:r>
        <w:rPr>
          <w:rFonts w:hint="eastAsia"/>
          <w:szCs w:val="22"/>
        </w:rPr>
        <w:t>있고</w:t>
      </w:r>
      <w:r>
        <w:rPr>
          <w:rFonts w:hint="eastAsia"/>
          <w:szCs w:val="22"/>
        </w:rPr>
        <w:t>,</w:t>
      </w:r>
      <w:r>
        <w:rPr>
          <w:szCs w:val="22"/>
        </w:rPr>
        <w:t xml:space="preserve"> </w:t>
      </w:r>
      <w:r>
        <w:rPr>
          <w:rFonts w:hint="eastAsia"/>
          <w:szCs w:val="22"/>
        </w:rPr>
        <w:t>실제로</w:t>
      </w:r>
      <w:r>
        <w:rPr>
          <w:rFonts w:hint="eastAsia"/>
          <w:szCs w:val="22"/>
        </w:rPr>
        <w:t xml:space="preserve"> </w:t>
      </w:r>
      <w:r>
        <w:rPr>
          <w:rFonts w:hint="eastAsia"/>
          <w:szCs w:val="22"/>
        </w:rPr>
        <w:t>한샘서비스가</w:t>
      </w:r>
      <w:r>
        <w:rPr>
          <w:rFonts w:hint="eastAsia"/>
          <w:szCs w:val="22"/>
        </w:rPr>
        <w:t xml:space="preserve"> </w:t>
      </w:r>
      <w:proofErr w:type="spellStart"/>
      <w:r>
        <w:rPr>
          <w:rFonts w:hint="eastAsia"/>
          <w:szCs w:val="22"/>
        </w:rPr>
        <w:t>테크사들과</w:t>
      </w:r>
      <w:proofErr w:type="spellEnd"/>
      <w:r>
        <w:rPr>
          <w:rFonts w:hint="eastAsia"/>
          <w:szCs w:val="22"/>
        </w:rPr>
        <w:t xml:space="preserve"> </w:t>
      </w:r>
      <w:r>
        <w:rPr>
          <w:rFonts w:hint="eastAsia"/>
          <w:szCs w:val="22"/>
        </w:rPr>
        <w:t>체결한</w:t>
      </w:r>
      <w:r>
        <w:rPr>
          <w:rFonts w:hint="eastAsia"/>
          <w:szCs w:val="22"/>
        </w:rPr>
        <w:t xml:space="preserve"> </w:t>
      </w:r>
      <w:r>
        <w:rPr>
          <w:rFonts w:hint="eastAsia"/>
          <w:szCs w:val="22"/>
        </w:rPr>
        <w:t>시공</w:t>
      </w:r>
      <w:r>
        <w:rPr>
          <w:rFonts w:hint="eastAsia"/>
          <w:szCs w:val="22"/>
        </w:rPr>
        <w:t xml:space="preserve"> </w:t>
      </w:r>
      <w:r>
        <w:rPr>
          <w:rFonts w:hint="eastAsia"/>
          <w:szCs w:val="22"/>
        </w:rPr>
        <w:t>용역계약서에도</w:t>
      </w:r>
      <w:r>
        <w:rPr>
          <w:rFonts w:hint="eastAsia"/>
          <w:szCs w:val="22"/>
        </w:rPr>
        <w:t xml:space="preserve"> </w:t>
      </w:r>
      <w:r>
        <w:rPr>
          <w:rFonts w:hint="eastAsia"/>
          <w:szCs w:val="22"/>
        </w:rPr>
        <w:t>관련</w:t>
      </w:r>
      <w:r>
        <w:rPr>
          <w:rFonts w:hint="eastAsia"/>
          <w:szCs w:val="22"/>
        </w:rPr>
        <w:t xml:space="preserve"> </w:t>
      </w:r>
      <w:r>
        <w:rPr>
          <w:rFonts w:hint="eastAsia"/>
          <w:szCs w:val="22"/>
        </w:rPr>
        <w:t>근거법령으로</w:t>
      </w:r>
      <w:r>
        <w:rPr>
          <w:rFonts w:hint="eastAsia"/>
          <w:szCs w:val="22"/>
        </w:rPr>
        <w:t xml:space="preserve"> </w:t>
      </w:r>
      <w:r>
        <w:rPr>
          <w:rFonts w:hint="eastAsia"/>
          <w:szCs w:val="22"/>
        </w:rPr>
        <w:t>하도급법을</w:t>
      </w:r>
      <w:r>
        <w:rPr>
          <w:rFonts w:hint="eastAsia"/>
          <w:szCs w:val="22"/>
        </w:rPr>
        <w:t xml:space="preserve"> </w:t>
      </w:r>
      <w:r>
        <w:rPr>
          <w:rFonts w:hint="eastAsia"/>
          <w:szCs w:val="22"/>
        </w:rPr>
        <w:t>기재하고</w:t>
      </w:r>
      <w:r>
        <w:rPr>
          <w:rFonts w:hint="eastAsia"/>
          <w:szCs w:val="22"/>
        </w:rPr>
        <w:t xml:space="preserve"> </w:t>
      </w:r>
      <w:r>
        <w:rPr>
          <w:rFonts w:hint="eastAsia"/>
          <w:szCs w:val="22"/>
        </w:rPr>
        <w:t>있음</w:t>
      </w:r>
      <w:r>
        <w:rPr>
          <w:rFonts w:hint="eastAsia"/>
          <w:szCs w:val="22"/>
        </w:rPr>
        <w:t>.</w:t>
      </w:r>
      <w:r>
        <w:rPr>
          <w:szCs w:val="22"/>
        </w:rPr>
        <w:t xml:space="preserve"> </w:t>
      </w:r>
    </w:p>
    <w:p w14:paraId="0F4B5E50" w14:textId="77777777" w:rsidR="00026A7E" w:rsidRPr="00117AB2" w:rsidRDefault="00026A7E" w:rsidP="00026A7E">
      <w:pPr>
        <w:pStyle w:val="a5"/>
        <w:numPr>
          <w:ilvl w:val="2"/>
          <w:numId w:val="116"/>
        </w:numPr>
        <w:spacing w:after="240" w:line="370" w:lineRule="atLeast"/>
        <w:ind w:leftChars="0"/>
        <w:rPr>
          <w:szCs w:val="22"/>
        </w:rPr>
      </w:pPr>
      <w:r>
        <w:rPr>
          <w:rFonts w:hint="eastAsia"/>
          <w:szCs w:val="22"/>
          <w:u w:val="single"/>
        </w:rPr>
        <w:t>하도급법</w:t>
      </w:r>
      <w:r>
        <w:rPr>
          <w:rFonts w:hint="eastAsia"/>
          <w:szCs w:val="22"/>
          <w:u w:val="single"/>
        </w:rPr>
        <w:t xml:space="preserve"> </w:t>
      </w:r>
      <w:r>
        <w:rPr>
          <w:rFonts w:hint="eastAsia"/>
          <w:szCs w:val="22"/>
          <w:u w:val="single"/>
        </w:rPr>
        <w:t>준수</w:t>
      </w:r>
      <w:r>
        <w:rPr>
          <w:rFonts w:hint="eastAsia"/>
          <w:szCs w:val="22"/>
          <w:u w:val="single"/>
        </w:rPr>
        <w:t xml:space="preserve"> </w:t>
      </w:r>
      <w:r>
        <w:rPr>
          <w:rFonts w:hint="eastAsia"/>
          <w:szCs w:val="22"/>
          <w:u w:val="single"/>
        </w:rPr>
        <w:t>여부</w:t>
      </w:r>
    </w:p>
    <w:p w14:paraId="596DCCB9" w14:textId="77777777" w:rsidR="00026A7E" w:rsidRDefault="00026A7E" w:rsidP="00026A7E">
      <w:pPr>
        <w:pStyle w:val="a5"/>
        <w:spacing w:after="240" w:line="370" w:lineRule="atLeast"/>
        <w:ind w:leftChars="0" w:left="1191"/>
        <w:rPr>
          <w:szCs w:val="22"/>
        </w:rPr>
      </w:pPr>
      <w:r>
        <w:rPr>
          <w:rFonts w:hint="eastAsia"/>
          <w:szCs w:val="22"/>
        </w:rPr>
        <w:t>하도급법에</w:t>
      </w:r>
      <w:r>
        <w:rPr>
          <w:rFonts w:hint="eastAsia"/>
          <w:szCs w:val="22"/>
        </w:rPr>
        <w:t xml:space="preserve"> </w:t>
      </w:r>
      <w:r>
        <w:rPr>
          <w:rFonts w:hint="eastAsia"/>
          <w:szCs w:val="22"/>
        </w:rPr>
        <w:t>따르면</w:t>
      </w:r>
      <w:r>
        <w:rPr>
          <w:rFonts w:hint="eastAsia"/>
          <w:szCs w:val="22"/>
        </w:rPr>
        <w:t xml:space="preserve"> </w:t>
      </w:r>
      <w:r>
        <w:rPr>
          <w:rFonts w:hint="eastAsia"/>
          <w:szCs w:val="22"/>
        </w:rPr>
        <w:t>원사업자는</w:t>
      </w:r>
      <w:r>
        <w:rPr>
          <w:rFonts w:hint="eastAsia"/>
          <w:szCs w:val="22"/>
        </w:rPr>
        <w:t xml:space="preserve"> </w:t>
      </w:r>
      <w:r>
        <w:rPr>
          <w:rFonts w:hint="eastAsia"/>
          <w:szCs w:val="22"/>
        </w:rPr>
        <w:t>수급사업자에게</w:t>
      </w:r>
      <w:r>
        <w:rPr>
          <w:rFonts w:hint="eastAsia"/>
          <w:szCs w:val="22"/>
        </w:rPr>
        <w:t xml:space="preserve"> </w:t>
      </w:r>
      <w:r>
        <w:rPr>
          <w:rFonts w:hint="eastAsia"/>
          <w:szCs w:val="22"/>
        </w:rPr>
        <w:t>발급하는</w:t>
      </w:r>
      <w:r>
        <w:rPr>
          <w:rFonts w:hint="eastAsia"/>
          <w:szCs w:val="22"/>
        </w:rPr>
        <w:t xml:space="preserve"> </w:t>
      </w:r>
      <w:r>
        <w:rPr>
          <w:rFonts w:hint="eastAsia"/>
          <w:szCs w:val="22"/>
        </w:rPr>
        <w:t>서면에</w:t>
      </w:r>
      <w:r>
        <w:rPr>
          <w:rFonts w:hint="eastAsia"/>
          <w:szCs w:val="22"/>
        </w:rPr>
        <w:t xml:space="preserve"> </w:t>
      </w:r>
      <w:r>
        <w:rPr>
          <w:szCs w:val="22"/>
        </w:rPr>
        <w:t xml:space="preserve">(1) </w:t>
      </w:r>
      <w:r>
        <w:rPr>
          <w:rFonts w:hint="eastAsia"/>
          <w:szCs w:val="22"/>
        </w:rPr>
        <w:t>위탁일과</w:t>
      </w:r>
      <w:r>
        <w:rPr>
          <w:rFonts w:hint="eastAsia"/>
          <w:szCs w:val="22"/>
        </w:rPr>
        <w:t xml:space="preserve"> </w:t>
      </w:r>
      <w:r>
        <w:rPr>
          <w:rFonts w:hint="eastAsia"/>
          <w:szCs w:val="22"/>
        </w:rPr>
        <w:t>수급사업자가</w:t>
      </w:r>
      <w:r>
        <w:rPr>
          <w:rFonts w:hint="eastAsia"/>
          <w:szCs w:val="22"/>
        </w:rPr>
        <w:t xml:space="preserve"> </w:t>
      </w:r>
      <w:proofErr w:type="spellStart"/>
      <w:r>
        <w:rPr>
          <w:rFonts w:hint="eastAsia"/>
          <w:szCs w:val="22"/>
        </w:rPr>
        <w:t>위탁받은</w:t>
      </w:r>
      <w:proofErr w:type="spellEnd"/>
      <w:r>
        <w:rPr>
          <w:rFonts w:hint="eastAsia"/>
          <w:szCs w:val="22"/>
        </w:rPr>
        <w:t xml:space="preserve"> </w:t>
      </w:r>
      <w:r>
        <w:rPr>
          <w:rFonts w:hint="eastAsia"/>
          <w:szCs w:val="22"/>
        </w:rPr>
        <w:t>것의</w:t>
      </w:r>
      <w:r>
        <w:rPr>
          <w:rFonts w:hint="eastAsia"/>
          <w:szCs w:val="22"/>
        </w:rPr>
        <w:t xml:space="preserve"> </w:t>
      </w:r>
      <w:r>
        <w:rPr>
          <w:rFonts w:hint="eastAsia"/>
          <w:szCs w:val="22"/>
        </w:rPr>
        <w:t>내용</w:t>
      </w:r>
      <w:r>
        <w:rPr>
          <w:rFonts w:hint="eastAsia"/>
          <w:szCs w:val="22"/>
        </w:rPr>
        <w:t>,</w:t>
      </w:r>
      <w:r>
        <w:rPr>
          <w:szCs w:val="22"/>
        </w:rPr>
        <w:t xml:space="preserve"> (2) </w:t>
      </w:r>
      <w:proofErr w:type="spellStart"/>
      <w:r>
        <w:rPr>
          <w:rFonts w:hint="eastAsia"/>
          <w:szCs w:val="22"/>
        </w:rPr>
        <w:t>목적물등을</w:t>
      </w:r>
      <w:proofErr w:type="spellEnd"/>
      <w:r>
        <w:rPr>
          <w:rFonts w:hint="eastAsia"/>
          <w:szCs w:val="22"/>
        </w:rPr>
        <w:t xml:space="preserve"> </w:t>
      </w:r>
      <w:r>
        <w:rPr>
          <w:rFonts w:hint="eastAsia"/>
          <w:szCs w:val="22"/>
        </w:rPr>
        <w:t>원사업자</w:t>
      </w:r>
      <w:r w:rsidRPr="00053429">
        <w:rPr>
          <w:rFonts w:hint="eastAsia"/>
          <w:szCs w:val="22"/>
        </w:rPr>
        <w:t>에게</w:t>
      </w:r>
      <w:r w:rsidRPr="00053429">
        <w:rPr>
          <w:rFonts w:hint="eastAsia"/>
          <w:szCs w:val="22"/>
        </w:rPr>
        <w:t xml:space="preserve"> </w:t>
      </w:r>
      <w:proofErr w:type="spellStart"/>
      <w:r w:rsidRPr="00053429">
        <w:rPr>
          <w:rFonts w:hint="eastAsia"/>
          <w:szCs w:val="22"/>
        </w:rPr>
        <w:t>납품ㆍ인도</w:t>
      </w:r>
      <w:proofErr w:type="spellEnd"/>
      <w:r w:rsidRPr="00053429">
        <w:rPr>
          <w:rFonts w:hint="eastAsia"/>
          <w:szCs w:val="22"/>
        </w:rPr>
        <w:t xml:space="preserve"> </w:t>
      </w:r>
      <w:r w:rsidRPr="00053429">
        <w:rPr>
          <w:rFonts w:hint="eastAsia"/>
          <w:szCs w:val="22"/>
        </w:rPr>
        <w:t>또는</w:t>
      </w:r>
      <w:r w:rsidRPr="00053429">
        <w:rPr>
          <w:rFonts w:hint="eastAsia"/>
          <w:szCs w:val="22"/>
        </w:rPr>
        <w:t xml:space="preserve"> </w:t>
      </w:r>
      <w:r w:rsidRPr="00053429">
        <w:rPr>
          <w:rFonts w:hint="eastAsia"/>
          <w:szCs w:val="22"/>
        </w:rPr>
        <w:t>제공하는</w:t>
      </w:r>
      <w:r w:rsidRPr="00053429">
        <w:rPr>
          <w:rFonts w:hint="eastAsia"/>
          <w:szCs w:val="22"/>
        </w:rPr>
        <w:t xml:space="preserve"> </w:t>
      </w:r>
      <w:r w:rsidRPr="00053429">
        <w:rPr>
          <w:rFonts w:hint="eastAsia"/>
          <w:szCs w:val="22"/>
        </w:rPr>
        <w:t>시기</w:t>
      </w:r>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장소</w:t>
      </w:r>
      <w:r>
        <w:rPr>
          <w:rFonts w:hint="eastAsia"/>
          <w:szCs w:val="22"/>
        </w:rPr>
        <w:t xml:space="preserve">, (3) </w:t>
      </w:r>
      <w:proofErr w:type="spellStart"/>
      <w:r w:rsidRPr="00053429">
        <w:rPr>
          <w:rFonts w:hint="eastAsia"/>
          <w:szCs w:val="22"/>
        </w:rPr>
        <w:t>목적물등의</w:t>
      </w:r>
      <w:proofErr w:type="spellEnd"/>
      <w:r w:rsidRPr="00053429">
        <w:rPr>
          <w:rFonts w:hint="eastAsia"/>
          <w:szCs w:val="22"/>
        </w:rPr>
        <w:t xml:space="preserve"> </w:t>
      </w:r>
      <w:r w:rsidRPr="00053429">
        <w:rPr>
          <w:rFonts w:hint="eastAsia"/>
          <w:szCs w:val="22"/>
        </w:rPr>
        <w:t>검사의</w:t>
      </w:r>
      <w:r w:rsidRPr="00053429">
        <w:rPr>
          <w:rFonts w:hint="eastAsia"/>
          <w:szCs w:val="22"/>
        </w:rPr>
        <w:t xml:space="preserve"> </w:t>
      </w:r>
      <w:r w:rsidRPr="00053429">
        <w:rPr>
          <w:rFonts w:hint="eastAsia"/>
          <w:szCs w:val="22"/>
        </w:rPr>
        <w:t>방법</w:t>
      </w:r>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시기</w:t>
      </w:r>
      <w:r>
        <w:rPr>
          <w:rFonts w:hint="eastAsia"/>
          <w:szCs w:val="22"/>
        </w:rPr>
        <w:t xml:space="preserve">, (4) </w:t>
      </w:r>
      <w:r w:rsidRPr="00053429">
        <w:rPr>
          <w:rFonts w:hint="eastAsia"/>
          <w:szCs w:val="22"/>
        </w:rPr>
        <w:t>하도급대금</w:t>
      </w:r>
      <w:r w:rsidRPr="00053429">
        <w:rPr>
          <w:rFonts w:hint="eastAsia"/>
          <w:szCs w:val="22"/>
        </w:rPr>
        <w:t>(</w:t>
      </w:r>
      <w:r w:rsidRPr="00053429">
        <w:rPr>
          <w:rFonts w:hint="eastAsia"/>
          <w:szCs w:val="22"/>
        </w:rPr>
        <w:t>선급금</w:t>
      </w:r>
      <w:r w:rsidRPr="00053429">
        <w:rPr>
          <w:rFonts w:hint="eastAsia"/>
          <w:szCs w:val="22"/>
        </w:rPr>
        <w:t xml:space="preserve">, </w:t>
      </w:r>
      <w:proofErr w:type="spellStart"/>
      <w:r w:rsidRPr="00053429">
        <w:rPr>
          <w:rFonts w:hint="eastAsia"/>
          <w:szCs w:val="22"/>
        </w:rPr>
        <w:t>기성금</w:t>
      </w:r>
      <w:proofErr w:type="spellEnd"/>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법</w:t>
      </w:r>
      <w:r w:rsidRPr="00053429">
        <w:rPr>
          <w:rFonts w:hint="eastAsia"/>
          <w:szCs w:val="22"/>
        </w:rPr>
        <w:t xml:space="preserve"> </w:t>
      </w:r>
      <w:r w:rsidRPr="00053429">
        <w:rPr>
          <w:rFonts w:hint="eastAsia"/>
          <w:szCs w:val="22"/>
        </w:rPr>
        <w:t>제</w:t>
      </w:r>
      <w:r w:rsidRPr="00053429">
        <w:rPr>
          <w:rFonts w:hint="eastAsia"/>
          <w:szCs w:val="22"/>
        </w:rPr>
        <w:t>16</w:t>
      </w:r>
      <w:r w:rsidRPr="00053429">
        <w:rPr>
          <w:rFonts w:hint="eastAsia"/>
          <w:szCs w:val="22"/>
        </w:rPr>
        <w:t>조에</w:t>
      </w:r>
      <w:r w:rsidRPr="00053429">
        <w:rPr>
          <w:rFonts w:hint="eastAsia"/>
          <w:szCs w:val="22"/>
        </w:rPr>
        <w:t xml:space="preserve"> </w:t>
      </w:r>
      <w:r w:rsidRPr="00053429">
        <w:rPr>
          <w:rFonts w:hint="eastAsia"/>
          <w:szCs w:val="22"/>
        </w:rPr>
        <w:t>따라</w:t>
      </w:r>
      <w:r w:rsidRPr="00053429">
        <w:rPr>
          <w:rFonts w:hint="eastAsia"/>
          <w:szCs w:val="22"/>
        </w:rPr>
        <w:t xml:space="preserve"> </w:t>
      </w:r>
      <w:r w:rsidRPr="00053429">
        <w:rPr>
          <w:rFonts w:hint="eastAsia"/>
          <w:szCs w:val="22"/>
        </w:rPr>
        <w:t>하도급대금을</w:t>
      </w:r>
      <w:r w:rsidRPr="00053429">
        <w:rPr>
          <w:rFonts w:hint="eastAsia"/>
          <w:szCs w:val="22"/>
        </w:rPr>
        <w:t xml:space="preserve"> </w:t>
      </w:r>
      <w:r w:rsidRPr="00053429">
        <w:rPr>
          <w:rFonts w:hint="eastAsia"/>
          <w:szCs w:val="22"/>
        </w:rPr>
        <w:t>조정한</w:t>
      </w:r>
      <w:r w:rsidRPr="00053429">
        <w:rPr>
          <w:rFonts w:hint="eastAsia"/>
          <w:szCs w:val="22"/>
        </w:rPr>
        <w:t xml:space="preserve"> </w:t>
      </w:r>
      <w:r w:rsidRPr="00053429">
        <w:rPr>
          <w:rFonts w:hint="eastAsia"/>
          <w:szCs w:val="22"/>
        </w:rPr>
        <w:t>경우에는</w:t>
      </w:r>
      <w:r w:rsidRPr="00053429">
        <w:rPr>
          <w:rFonts w:hint="eastAsia"/>
          <w:szCs w:val="22"/>
        </w:rPr>
        <w:t xml:space="preserve"> </w:t>
      </w:r>
      <w:r w:rsidRPr="00053429">
        <w:rPr>
          <w:rFonts w:hint="eastAsia"/>
          <w:szCs w:val="22"/>
        </w:rPr>
        <w:t>그</w:t>
      </w:r>
      <w:r w:rsidRPr="00053429">
        <w:rPr>
          <w:rFonts w:hint="eastAsia"/>
          <w:szCs w:val="22"/>
        </w:rPr>
        <w:t xml:space="preserve"> </w:t>
      </w:r>
      <w:r w:rsidRPr="00053429">
        <w:rPr>
          <w:rFonts w:hint="eastAsia"/>
          <w:szCs w:val="22"/>
        </w:rPr>
        <w:t>조정된</w:t>
      </w:r>
      <w:r w:rsidRPr="00053429">
        <w:rPr>
          <w:rFonts w:hint="eastAsia"/>
          <w:szCs w:val="22"/>
        </w:rPr>
        <w:t xml:space="preserve"> </w:t>
      </w:r>
      <w:r w:rsidRPr="00053429">
        <w:rPr>
          <w:rFonts w:hint="eastAsia"/>
          <w:szCs w:val="22"/>
        </w:rPr>
        <w:t>금액을</w:t>
      </w:r>
      <w:r w:rsidRPr="00053429">
        <w:rPr>
          <w:rFonts w:hint="eastAsia"/>
          <w:szCs w:val="22"/>
        </w:rPr>
        <w:t xml:space="preserve"> </w:t>
      </w:r>
      <w:r w:rsidRPr="00053429">
        <w:rPr>
          <w:rFonts w:hint="eastAsia"/>
          <w:szCs w:val="22"/>
        </w:rPr>
        <w:t>포함</w:t>
      </w:r>
      <w:r w:rsidRPr="00053429">
        <w:rPr>
          <w:rFonts w:hint="eastAsia"/>
          <w:szCs w:val="22"/>
        </w:rPr>
        <w:lastRenderedPageBreak/>
        <w:t>한다</w:t>
      </w:r>
      <w:r w:rsidRPr="00053429">
        <w:rPr>
          <w:rFonts w:hint="eastAsia"/>
          <w:szCs w:val="22"/>
        </w:rPr>
        <w:t xml:space="preserve">. </w:t>
      </w:r>
      <w:r w:rsidRPr="00053429">
        <w:rPr>
          <w:rFonts w:hint="eastAsia"/>
          <w:szCs w:val="22"/>
        </w:rPr>
        <w:t>이하</w:t>
      </w:r>
      <w:r w:rsidRPr="00053429">
        <w:rPr>
          <w:rFonts w:hint="eastAsia"/>
          <w:szCs w:val="22"/>
        </w:rPr>
        <w:t xml:space="preserve"> </w:t>
      </w:r>
      <w:r w:rsidRPr="00053429">
        <w:rPr>
          <w:rFonts w:hint="eastAsia"/>
          <w:szCs w:val="22"/>
        </w:rPr>
        <w:t>같다</w:t>
      </w:r>
      <w:r w:rsidRPr="00053429">
        <w:rPr>
          <w:rFonts w:hint="eastAsia"/>
          <w:szCs w:val="22"/>
        </w:rPr>
        <w:t>)</w:t>
      </w:r>
      <w:r w:rsidRPr="00053429">
        <w:rPr>
          <w:rFonts w:hint="eastAsia"/>
          <w:szCs w:val="22"/>
        </w:rPr>
        <w:t>과</w:t>
      </w:r>
      <w:r w:rsidRPr="00053429">
        <w:rPr>
          <w:rFonts w:hint="eastAsia"/>
          <w:szCs w:val="22"/>
        </w:rPr>
        <w:t xml:space="preserve"> </w:t>
      </w:r>
      <w:r w:rsidRPr="00053429">
        <w:rPr>
          <w:rFonts w:hint="eastAsia"/>
          <w:szCs w:val="22"/>
        </w:rPr>
        <w:t>그</w:t>
      </w:r>
      <w:r w:rsidRPr="00053429">
        <w:rPr>
          <w:rFonts w:hint="eastAsia"/>
          <w:szCs w:val="22"/>
        </w:rPr>
        <w:t xml:space="preserve"> </w:t>
      </w:r>
      <w:r w:rsidRPr="00053429">
        <w:rPr>
          <w:rFonts w:hint="eastAsia"/>
          <w:szCs w:val="22"/>
        </w:rPr>
        <w:t>지급방법</w:t>
      </w:r>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지급기일</w:t>
      </w:r>
      <w:r>
        <w:rPr>
          <w:rFonts w:hint="eastAsia"/>
          <w:szCs w:val="22"/>
        </w:rPr>
        <w:t>, (5</w:t>
      </w:r>
      <w:r>
        <w:rPr>
          <w:szCs w:val="22"/>
        </w:rPr>
        <w:t xml:space="preserve">) </w:t>
      </w:r>
      <w:r w:rsidRPr="00053429">
        <w:rPr>
          <w:rFonts w:hint="eastAsia"/>
          <w:szCs w:val="22"/>
        </w:rPr>
        <w:t>원사업자가</w:t>
      </w:r>
      <w:r w:rsidRPr="00053429">
        <w:rPr>
          <w:rFonts w:hint="eastAsia"/>
          <w:szCs w:val="22"/>
        </w:rPr>
        <w:t xml:space="preserve"> </w:t>
      </w:r>
      <w:r w:rsidRPr="00053429">
        <w:rPr>
          <w:rFonts w:hint="eastAsia"/>
          <w:szCs w:val="22"/>
        </w:rPr>
        <w:t>수급사업자에게</w:t>
      </w:r>
      <w:r w:rsidRPr="00053429">
        <w:rPr>
          <w:rFonts w:hint="eastAsia"/>
          <w:szCs w:val="22"/>
        </w:rPr>
        <w:t xml:space="preserve"> </w:t>
      </w:r>
      <w:proofErr w:type="spellStart"/>
      <w:r w:rsidRPr="00053429">
        <w:rPr>
          <w:rFonts w:hint="eastAsia"/>
          <w:szCs w:val="22"/>
        </w:rPr>
        <w:t>목적물등의</w:t>
      </w:r>
      <w:proofErr w:type="spellEnd"/>
      <w:r w:rsidRPr="00053429">
        <w:rPr>
          <w:rFonts w:hint="eastAsia"/>
          <w:szCs w:val="22"/>
        </w:rPr>
        <w:t xml:space="preserve"> </w:t>
      </w:r>
      <w:proofErr w:type="spellStart"/>
      <w:r w:rsidRPr="00053429">
        <w:rPr>
          <w:rFonts w:hint="eastAsia"/>
          <w:szCs w:val="22"/>
        </w:rPr>
        <w:t>제조ㆍ수리ㆍ시공</w:t>
      </w:r>
      <w:proofErr w:type="spellEnd"/>
      <w:r w:rsidRPr="00053429">
        <w:rPr>
          <w:rFonts w:hint="eastAsia"/>
          <w:szCs w:val="22"/>
        </w:rPr>
        <w:t xml:space="preserve"> </w:t>
      </w:r>
      <w:r w:rsidRPr="00053429">
        <w:rPr>
          <w:rFonts w:hint="eastAsia"/>
          <w:szCs w:val="22"/>
        </w:rPr>
        <w:t>또는</w:t>
      </w:r>
      <w:r w:rsidRPr="00053429">
        <w:rPr>
          <w:rFonts w:hint="eastAsia"/>
          <w:szCs w:val="22"/>
        </w:rPr>
        <w:t xml:space="preserve"> </w:t>
      </w:r>
      <w:r w:rsidRPr="00053429">
        <w:rPr>
          <w:rFonts w:hint="eastAsia"/>
          <w:szCs w:val="22"/>
        </w:rPr>
        <w:t>용역수행행위에</w:t>
      </w:r>
      <w:r w:rsidRPr="00053429">
        <w:rPr>
          <w:rFonts w:hint="eastAsia"/>
          <w:szCs w:val="22"/>
        </w:rPr>
        <w:t xml:space="preserve"> </w:t>
      </w:r>
      <w:r w:rsidRPr="00053429">
        <w:rPr>
          <w:rFonts w:hint="eastAsia"/>
          <w:szCs w:val="22"/>
        </w:rPr>
        <w:t>필요한</w:t>
      </w:r>
      <w:r w:rsidRPr="00053429">
        <w:rPr>
          <w:rFonts w:hint="eastAsia"/>
          <w:szCs w:val="22"/>
        </w:rPr>
        <w:t xml:space="preserve"> </w:t>
      </w:r>
      <w:r w:rsidRPr="00053429">
        <w:rPr>
          <w:rFonts w:hint="eastAsia"/>
          <w:szCs w:val="22"/>
        </w:rPr>
        <w:t>원재료</w:t>
      </w:r>
      <w:r w:rsidRPr="00053429">
        <w:rPr>
          <w:rFonts w:hint="eastAsia"/>
          <w:szCs w:val="22"/>
        </w:rPr>
        <w:t xml:space="preserve"> </w:t>
      </w:r>
      <w:r w:rsidRPr="00053429">
        <w:rPr>
          <w:rFonts w:hint="eastAsia"/>
          <w:szCs w:val="22"/>
        </w:rPr>
        <w:t>등을</w:t>
      </w:r>
      <w:r w:rsidRPr="00053429">
        <w:rPr>
          <w:rFonts w:hint="eastAsia"/>
          <w:szCs w:val="22"/>
        </w:rPr>
        <w:t xml:space="preserve"> </w:t>
      </w:r>
      <w:r w:rsidRPr="00053429">
        <w:rPr>
          <w:rFonts w:hint="eastAsia"/>
          <w:szCs w:val="22"/>
        </w:rPr>
        <w:t>제공하려는</w:t>
      </w:r>
      <w:r w:rsidRPr="00053429">
        <w:rPr>
          <w:rFonts w:hint="eastAsia"/>
          <w:szCs w:val="22"/>
        </w:rPr>
        <w:t xml:space="preserve"> </w:t>
      </w:r>
      <w:r w:rsidRPr="00053429">
        <w:rPr>
          <w:rFonts w:hint="eastAsia"/>
          <w:szCs w:val="22"/>
        </w:rPr>
        <w:t>경우에는</w:t>
      </w:r>
      <w:r w:rsidRPr="00053429">
        <w:rPr>
          <w:rFonts w:hint="eastAsia"/>
          <w:szCs w:val="22"/>
        </w:rPr>
        <w:t xml:space="preserve"> </w:t>
      </w:r>
      <w:r w:rsidRPr="00053429">
        <w:rPr>
          <w:rFonts w:hint="eastAsia"/>
          <w:szCs w:val="22"/>
        </w:rPr>
        <w:t>그</w:t>
      </w:r>
      <w:r w:rsidRPr="00053429">
        <w:rPr>
          <w:rFonts w:hint="eastAsia"/>
          <w:szCs w:val="22"/>
        </w:rPr>
        <w:t xml:space="preserve"> </w:t>
      </w:r>
      <w:r w:rsidRPr="00053429">
        <w:rPr>
          <w:rFonts w:hint="eastAsia"/>
          <w:szCs w:val="22"/>
        </w:rPr>
        <w:t>원재료</w:t>
      </w:r>
      <w:r w:rsidRPr="00053429">
        <w:rPr>
          <w:rFonts w:hint="eastAsia"/>
          <w:szCs w:val="22"/>
        </w:rPr>
        <w:t xml:space="preserve"> </w:t>
      </w:r>
      <w:r w:rsidRPr="00053429">
        <w:rPr>
          <w:rFonts w:hint="eastAsia"/>
          <w:szCs w:val="22"/>
        </w:rPr>
        <w:t>등의</w:t>
      </w:r>
      <w:r w:rsidRPr="00053429">
        <w:rPr>
          <w:rFonts w:hint="eastAsia"/>
          <w:szCs w:val="22"/>
        </w:rPr>
        <w:t xml:space="preserve"> </w:t>
      </w:r>
      <w:proofErr w:type="spellStart"/>
      <w:r w:rsidRPr="00053429">
        <w:rPr>
          <w:rFonts w:hint="eastAsia"/>
          <w:szCs w:val="22"/>
        </w:rPr>
        <w:t>품명ㆍ수량ㆍ제공일ㆍ대가</w:t>
      </w:r>
      <w:proofErr w:type="spellEnd"/>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대가의</w:t>
      </w:r>
      <w:r w:rsidRPr="00053429">
        <w:rPr>
          <w:rFonts w:hint="eastAsia"/>
          <w:szCs w:val="22"/>
        </w:rPr>
        <w:t xml:space="preserve"> </w:t>
      </w:r>
      <w:r w:rsidRPr="00053429">
        <w:rPr>
          <w:rFonts w:hint="eastAsia"/>
          <w:szCs w:val="22"/>
        </w:rPr>
        <w:t>지급방법과</w:t>
      </w:r>
      <w:r w:rsidRPr="00053429">
        <w:rPr>
          <w:rFonts w:hint="eastAsia"/>
          <w:szCs w:val="22"/>
        </w:rPr>
        <w:t xml:space="preserve"> </w:t>
      </w:r>
      <w:r w:rsidRPr="00053429">
        <w:rPr>
          <w:rFonts w:hint="eastAsia"/>
          <w:szCs w:val="22"/>
        </w:rPr>
        <w:t>지급기일</w:t>
      </w:r>
      <w:r>
        <w:rPr>
          <w:rFonts w:hint="eastAsia"/>
          <w:szCs w:val="22"/>
        </w:rPr>
        <w:t xml:space="preserve">, </w:t>
      </w:r>
      <w:r>
        <w:rPr>
          <w:szCs w:val="22"/>
        </w:rPr>
        <w:t xml:space="preserve">(6) </w:t>
      </w:r>
      <w:r>
        <w:rPr>
          <w:rFonts w:hint="eastAsia"/>
          <w:szCs w:val="22"/>
        </w:rPr>
        <w:t>공급원가</w:t>
      </w:r>
      <w:r>
        <w:rPr>
          <w:rFonts w:hint="eastAsia"/>
          <w:szCs w:val="22"/>
        </w:rPr>
        <w:t xml:space="preserve"> </w:t>
      </w:r>
      <w:r>
        <w:rPr>
          <w:rFonts w:hint="eastAsia"/>
          <w:szCs w:val="22"/>
        </w:rPr>
        <w:t>등의</w:t>
      </w:r>
      <w:r>
        <w:rPr>
          <w:rFonts w:hint="eastAsia"/>
          <w:szCs w:val="22"/>
        </w:rPr>
        <w:t xml:space="preserve"> </w:t>
      </w:r>
      <w:r>
        <w:rPr>
          <w:rFonts w:hint="eastAsia"/>
          <w:szCs w:val="22"/>
        </w:rPr>
        <w:t>변동에</w:t>
      </w:r>
      <w:r>
        <w:rPr>
          <w:rFonts w:hint="eastAsia"/>
          <w:szCs w:val="22"/>
        </w:rPr>
        <w:t xml:space="preserve"> </w:t>
      </w:r>
      <w:r>
        <w:rPr>
          <w:rFonts w:hint="eastAsia"/>
          <w:szCs w:val="22"/>
        </w:rPr>
        <w:t>따른</w:t>
      </w:r>
      <w:r>
        <w:rPr>
          <w:rFonts w:hint="eastAsia"/>
          <w:szCs w:val="22"/>
        </w:rPr>
        <w:t xml:space="preserve"> </w:t>
      </w:r>
      <w:r w:rsidRPr="00053429">
        <w:rPr>
          <w:rFonts w:hint="eastAsia"/>
          <w:szCs w:val="22"/>
        </w:rPr>
        <w:t>하도급대금</w:t>
      </w:r>
      <w:r w:rsidRPr="00053429">
        <w:rPr>
          <w:rFonts w:hint="eastAsia"/>
          <w:szCs w:val="22"/>
        </w:rPr>
        <w:t xml:space="preserve"> </w:t>
      </w:r>
      <w:r w:rsidRPr="00053429">
        <w:rPr>
          <w:rFonts w:hint="eastAsia"/>
          <w:szCs w:val="22"/>
        </w:rPr>
        <w:t>조정의</w:t>
      </w:r>
      <w:r w:rsidRPr="00053429">
        <w:rPr>
          <w:rFonts w:hint="eastAsia"/>
          <w:szCs w:val="22"/>
        </w:rPr>
        <w:t xml:space="preserve"> </w:t>
      </w:r>
      <w:r w:rsidRPr="00053429">
        <w:rPr>
          <w:rFonts w:hint="eastAsia"/>
          <w:szCs w:val="22"/>
        </w:rPr>
        <w:t>요건</w:t>
      </w:r>
      <w:r w:rsidRPr="00053429">
        <w:rPr>
          <w:rFonts w:hint="eastAsia"/>
          <w:szCs w:val="22"/>
        </w:rPr>
        <w:t xml:space="preserve">, </w:t>
      </w:r>
      <w:r w:rsidRPr="00053429">
        <w:rPr>
          <w:rFonts w:hint="eastAsia"/>
          <w:szCs w:val="22"/>
        </w:rPr>
        <w:t>방법</w:t>
      </w:r>
      <w:r w:rsidRPr="00053429">
        <w:rPr>
          <w:rFonts w:hint="eastAsia"/>
          <w:szCs w:val="22"/>
        </w:rPr>
        <w:t xml:space="preserve"> </w:t>
      </w:r>
      <w:r w:rsidRPr="00053429">
        <w:rPr>
          <w:rFonts w:hint="eastAsia"/>
          <w:szCs w:val="22"/>
        </w:rPr>
        <w:t>및</w:t>
      </w:r>
      <w:r w:rsidRPr="00053429">
        <w:rPr>
          <w:rFonts w:hint="eastAsia"/>
          <w:szCs w:val="22"/>
        </w:rPr>
        <w:t xml:space="preserve"> </w:t>
      </w:r>
      <w:r w:rsidRPr="00053429">
        <w:rPr>
          <w:rFonts w:hint="eastAsia"/>
          <w:szCs w:val="22"/>
        </w:rPr>
        <w:t>절차</w:t>
      </w:r>
      <w:r>
        <w:rPr>
          <w:rFonts w:hint="eastAsia"/>
          <w:szCs w:val="22"/>
        </w:rPr>
        <w:t>를</w:t>
      </w:r>
      <w:r>
        <w:rPr>
          <w:rFonts w:hint="eastAsia"/>
          <w:szCs w:val="22"/>
        </w:rPr>
        <w:t xml:space="preserve"> </w:t>
      </w:r>
      <w:r>
        <w:rPr>
          <w:rFonts w:hint="eastAsia"/>
          <w:szCs w:val="22"/>
        </w:rPr>
        <w:t>기재하여야</w:t>
      </w:r>
      <w:r>
        <w:rPr>
          <w:rFonts w:hint="eastAsia"/>
          <w:szCs w:val="22"/>
        </w:rPr>
        <w:t xml:space="preserve"> </w:t>
      </w:r>
      <w:r>
        <w:rPr>
          <w:rFonts w:hint="eastAsia"/>
          <w:szCs w:val="22"/>
        </w:rPr>
        <w:t>함</w:t>
      </w:r>
      <w:r>
        <w:rPr>
          <w:rFonts w:hint="eastAsia"/>
          <w:szCs w:val="22"/>
        </w:rPr>
        <w:t>(</w:t>
      </w:r>
      <w:r>
        <w:rPr>
          <w:rFonts w:hint="eastAsia"/>
          <w:szCs w:val="22"/>
        </w:rPr>
        <w:t>하도급법</w:t>
      </w:r>
      <w:r>
        <w:rPr>
          <w:rFonts w:hint="eastAsia"/>
          <w:szCs w:val="22"/>
        </w:rPr>
        <w:t xml:space="preserve"> </w:t>
      </w:r>
      <w:r>
        <w:rPr>
          <w:rFonts w:hint="eastAsia"/>
          <w:szCs w:val="22"/>
        </w:rPr>
        <w:t>제</w:t>
      </w:r>
      <w:r>
        <w:rPr>
          <w:rFonts w:hint="eastAsia"/>
          <w:szCs w:val="22"/>
        </w:rPr>
        <w:t>3</w:t>
      </w:r>
      <w:r>
        <w:rPr>
          <w:rFonts w:hint="eastAsia"/>
          <w:szCs w:val="22"/>
        </w:rPr>
        <w:t>조</w:t>
      </w:r>
      <w:r>
        <w:rPr>
          <w:rFonts w:hint="eastAsia"/>
          <w:szCs w:val="22"/>
        </w:rPr>
        <w:t xml:space="preserve"> </w:t>
      </w:r>
      <w:r>
        <w:rPr>
          <w:rFonts w:hint="eastAsia"/>
          <w:szCs w:val="22"/>
        </w:rPr>
        <w:t>제</w:t>
      </w:r>
      <w:r>
        <w:rPr>
          <w:rFonts w:hint="eastAsia"/>
          <w:szCs w:val="22"/>
        </w:rPr>
        <w:t>2</w:t>
      </w:r>
      <w:r>
        <w:rPr>
          <w:rFonts w:hint="eastAsia"/>
          <w:szCs w:val="22"/>
        </w:rPr>
        <w:t>항</w:t>
      </w:r>
      <w:r>
        <w:rPr>
          <w:rFonts w:hint="eastAsia"/>
          <w:szCs w:val="22"/>
        </w:rPr>
        <w:t>,</w:t>
      </w:r>
      <w:r>
        <w:rPr>
          <w:szCs w:val="22"/>
        </w:rPr>
        <w:t xml:space="preserve"> </w:t>
      </w:r>
      <w:r>
        <w:rPr>
          <w:rFonts w:hint="eastAsia"/>
          <w:szCs w:val="22"/>
        </w:rPr>
        <w:t>동법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3</w:t>
      </w:r>
      <w:r>
        <w:rPr>
          <w:rFonts w:hint="eastAsia"/>
          <w:szCs w:val="22"/>
        </w:rPr>
        <w:t>조</w:t>
      </w:r>
      <w:r>
        <w:rPr>
          <w:rFonts w:hint="eastAsia"/>
          <w:szCs w:val="22"/>
        </w:rPr>
        <w:t>).</w:t>
      </w:r>
    </w:p>
    <w:p w14:paraId="6453AEBF" w14:textId="77777777" w:rsidR="00026A7E" w:rsidRDefault="00026A7E" w:rsidP="00026A7E">
      <w:pPr>
        <w:pStyle w:val="a5"/>
        <w:spacing w:after="240" w:line="370" w:lineRule="atLeast"/>
        <w:ind w:leftChars="0" w:left="1191"/>
        <w:rPr>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따르면</w:t>
      </w:r>
      <w:r>
        <w:rPr>
          <w:rFonts w:hint="eastAsia"/>
          <w:szCs w:val="22"/>
        </w:rPr>
        <w:t>,</w:t>
      </w:r>
      <w:r>
        <w:rPr>
          <w:szCs w:val="22"/>
        </w:rPr>
        <w:t xml:space="preserve"> </w:t>
      </w:r>
      <w:r>
        <w:rPr>
          <w:rFonts w:hint="eastAsia"/>
          <w:szCs w:val="22"/>
        </w:rPr>
        <w:t>한샘서비스</w:t>
      </w:r>
      <w:r>
        <w:rPr>
          <w:rFonts w:hint="eastAsia"/>
          <w:szCs w:val="22"/>
        </w:rPr>
        <w:t xml:space="preserve"> </w:t>
      </w:r>
      <w:proofErr w:type="spellStart"/>
      <w:r>
        <w:rPr>
          <w:rFonts w:hint="eastAsia"/>
          <w:szCs w:val="22"/>
        </w:rPr>
        <w:t>테크사와</w:t>
      </w:r>
      <w:proofErr w:type="spellEnd"/>
      <w:r>
        <w:rPr>
          <w:rFonts w:hint="eastAsia"/>
          <w:szCs w:val="22"/>
        </w:rPr>
        <w:t xml:space="preserve"> </w:t>
      </w:r>
      <w:r>
        <w:rPr>
          <w:rFonts w:hint="eastAsia"/>
          <w:szCs w:val="22"/>
        </w:rPr>
        <w:t>체결한</w:t>
      </w:r>
      <w:r>
        <w:rPr>
          <w:rFonts w:hint="eastAsia"/>
          <w:szCs w:val="22"/>
        </w:rPr>
        <w:t xml:space="preserve"> </w:t>
      </w:r>
      <w:r>
        <w:rPr>
          <w:rFonts w:hint="eastAsia"/>
          <w:szCs w:val="22"/>
        </w:rPr>
        <w:t>시공용역계약서에는</w:t>
      </w:r>
      <w:r>
        <w:rPr>
          <w:rFonts w:hint="eastAsia"/>
          <w:szCs w:val="22"/>
        </w:rPr>
        <w:t xml:space="preserve"> </w:t>
      </w:r>
      <w:r>
        <w:rPr>
          <w:rFonts w:hint="eastAsia"/>
          <w:szCs w:val="22"/>
        </w:rPr>
        <w:t>공급원가</w:t>
      </w:r>
      <w:r>
        <w:rPr>
          <w:rFonts w:hint="eastAsia"/>
          <w:szCs w:val="22"/>
        </w:rPr>
        <w:t xml:space="preserve"> </w:t>
      </w:r>
      <w:r>
        <w:rPr>
          <w:rFonts w:hint="eastAsia"/>
          <w:szCs w:val="22"/>
        </w:rPr>
        <w:t>등의</w:t>
      </w:r>
      <w:r>
        <w:rPr>
          <w:rFonts w:hint="eastAsia"/>
          <w:szCs w:val="22"/>
        </w:rPr>
        <w:t xml:space="preserve"> </w:t>
      </w:r>
      <w:r>
        <w:rPr>
          <w:rFonts w:hint="eastAsia"/>
          <w:szCs w:val="22"/>
        </w:rPr>
        <w:t>변동에</w:t>
      </w:r>
      <w:r>
        <w:rPr>
          <w:rFonts w:hint="eastAsia"/>
          <w:szCs w:val="22"/>
        </w:rPr>
        <w:t xml:space="preserve"> </w:t>
      </w:r>
      <w:r>
        <w:rPr>
          <w:rFonts w:hint="eastAsia"/>
          <w:szCs w:val="22"/>
        </w:rPr>
        <w:t>따른</w:t>
      </w:r>
      <w:r>
        <w:rPr>
          <w:rFonts w:hint="eastAsia"/>
          <w:szCs w:val="22"/>
        </w:rPr>
        <w:t xml:space="preserve"> </w:t>
      </w:r>
      <w:r>
        <w:rPr>
          <w:rFonts w:hint="eastAsia"/>
          <w:szCs w:val="22"/>
        </w:rPr>
        <w:t>하도급대금의</w:t>
      </w:r>
      <w:r>
        <w:rPr>
          <w:rFonts w:hint="eastAsia"/>
          <w:szCs w:val="22"/>
        </w:rPr>
        <w:t xml:space="preserve"> </w:t>
      </w:r>
      <w:r>
        <w:rPr>
          <w:rFonts w:hint="eastAsia"/>
          <w:szCs w:val="22"/>
        </w:rPr>
        <w:t>조정의</w:t>
      </w:r>
      <w:r>
        <w:rPr>
          <w:rFonts w:hint="eastAsia"/>
          <w:szCs w:val="22"/>
        </w:rPr>
        <w:t xml:space="preserve"> </w:t>
      </w:r>
      <w:r>
        <w:rPr>
          <w:rFonts w:hint="eastAsia"/>
          <w:szCs w:val="22"/>
        </w:rPr>
        <w:t>요건과</w:t>
      </w:r>
      <w:r>
        <w:rPr>
          <w:rFonts w:hint="eastAsia"/>
          <w:szCs w:val="22"/>
        </w:rPr>
        <w:t xml:space="preserve"> </w:t>
      </w:r>
      <w:r>
        <w:rPr>
          <w:rFonts w:hint="eastAsia"/>
          <w:szCs w:val="22"/>
        </w:rPr>
        <w:t>절차와</w:t>
      </w:r>
      <w:r>
        <w:rPr>
          <w:rFonts w:hint="eastAsia"/>
          <w:szCs w:val="22"/>
        </w:rPr>
        <w:t xml:space="preserve"> </w:t>
      </w:r>
      <w:r>
        <w:rPr>
          <w:rFonts w:hint="eastAsia"/>
          <w:szCs w:val="22"/>
        </w:rPr>
        <w:t>관련된</w:t>
      </w:r>
      <w:r>
        <w:rPr>
          <w:rFonts w:hint="eastAsia"/>
          <w:szCs w:val="22"/>
        </w:rPr>
        <w:t xml:space="preserve"> </w:t>
      </w:r>
      <w:r>
        <w:rPr>
          <w:rFonts w:hint="eastAsia"/>
          <w:szCs w:val="22"/>
        </w:rPr>
        <w:t>사항이</w:t>
      </w:r>
      <w:r>
        <w:rPr>
          <w:rFonts w:hint="eastAsia"/>
          <w:szCs w:val="22"/>
        </w:rPr>
        <w:t xml:space="preserve"> </w:t>
      </w:r>
      <w:proofErr w:type="spellStart"/>
      <w:r>
        <w:rPr>
          <w:rFonts w:hint="eastAsia"/>
          <w:szCs w:val="22"/>
        </w:rPr>
        <w:t>기재되어있지</w:t>
      </w:r>
      <w:proofErr w:type="spellEnd"/>
      <w:r>
        <w:rPr>
          <w:rFonts w:hint="eastAsia"/>
          <w:szCs w:val="22"/>
        </w:rPr>
        <w:t xml:space="preserve"> </w:t>
      </w:r>
      <w:r>
        <w:rPr>
          <w:rFonts w:hint="eastAsia"/>
          <w:szCs w:val="22"/>
        </w:rPr>
        <w:t>않은</w:t>
      </w:r>
      <w:r>
        <w:rPr>
          <w:rFonts w:hint="eastAsia"/>
          <w:szCs w:val="22"/>
        </w:rPr>
        <w:t xml:space="preserve"> </w:t>
      </w:r>
      <w:r>
        <w:rPr>
          <w:rFonts w:hint="eastAsia"/>
          <w:szCs w:val="22"/>
        </w:rPr>
        <w:t>등</w:t>
      </w:r>
      <w:r>
        <w:rPr>
          <w:rFonts w:hint="eastAsia"/>
          <w:szCs w:val="22"/>
        </w:rPr>
        <w:t xml:space="preserve"> </w:t>
      </w:r>
      <w:r>
        <w:rPr>
          <w:rFonts w:hint="eastAsia"/>
          <w:szCs w:val="22"/>
        </w:rPr>
        <w:t>완전한</w:t>
      </w:r>
      <w:r>
        <w:rPr>
          <w:rFonts w:hint="eastAsia"/>
          <w:szCs w:val="22"/>
        </w:rPr>
        <w:t xml:space="preserve"> </w:t>
      </w:r>
      <w:r>
        <w:rPr>
          <w:rFonts w:hint="eastAsia"/>
          <w:szCs w:val="22"/>
        </w:rPr>
        <w:t>서면을</w:t>
      </w:r>
      <w:r>
        <w:rPr>
          <w:rFonts w:hint="eastAsia"/>
          <w:szCs w:val="22"/>
        </w:rPr>
        <w:t xml:space="preserve"> </w:t>
      </w:r>
      <w:r>
        <w:rPr>
          <w:rFonts w:hint="eastAsia"/>
          <w:szCs w:val="22"/>
        </w:rPr>
        <w:t>발급하고</w:t>
      </w:r>
      <w:r>
        <w:rPr>
          <w:rFonts w:hint="eastAsia"/>
          <w:szCs w:val="22"/>
        </w:rPr>
        <w:t xml:space="preserve"> </w:t>
      </w:r>
      <w:r>
        <w:rPr>
          <w:rFonts w:hint="eastAsia"/>
          <w:szCs w:val="22"/>
        </w:rPr>
        <w:t>있지는</w:t>
      </w:r>
      <w:r>
        <w:rPr>
          <w:rFonts w:hint="eastAsia"/>
          <w:szCs w:val="22"/>
        </w:rPr>
        <w:t xml:space="preserve"> </w:t>
      </w:r>
      <w:r>
        <w:rPr>
          <w:rFonts w:hint="eastAsia"/>
          <w:szCs w:val="22"/>
        </w:rPr>
        <w:t>않은</w:t>
      </w:r>
      <w:r>
        <w:rPr>
          <w:rFonts w:hint="eastAsia"/>
          <w:szCs w:val="22"/>
        </w:rPr>
        <w:t xml:space="preserve"> </w:t>
      </w:r>
      <w:r>
        <w:rPr>
          <w:rFonts w:hint="eastAsia"/>
          <w:szCs w:val="22"/>
        </w:rPr>
        <w:t>것으로</w:t>
      </w:r>
      <w:r>
        <w:rPr>
          <w:rFonts w:hint="eastAsia"/>
          <w:szCs w:val="22"/>
        </w:rPr>
        <w:t xml:space="preserve"> </w:t>
      </w:r>
      <w:r>
        <w:rPr>
          <w:rFonts w:hint="eastAsia"/>
          <w:szCs w:val="22"/>
        </w:rPr>
        <w:t>이해됨</w:t>
      </w:r>
      <w:r>
        <w:rPr>
          <w:rFonts w:hint="eastAsia"/>
          <w:szCs w:val="22"/>
        </w:rPr>
        <w:t>.</w:t>
      </w:r>
    </w:p>
    <w:p w14:paraId="7963B18C" w14:textId="77777777" w:rsidR="00026A7E" w:rsidRPr="00206A16" w:rsidRDefault="00026A7E" w:rsidP="00026A7E">
      <w:pPr>
        <w:pStyle w:val="a5"/>
        <w:spacing w:after="240" w:line="370" w:lineRule="atLeast"/>
        <w:ind w:leftChars="0" w:left="1191"/>
        <w:rPr>
          <w:szCs w:val="22"/>
        </w:rPr>
      </w:pPr>
      <w:r>
        <w:rPr>
          <w:rFonts w:hint="eastAsia"/>
          <w:szCs w:val="22"/>
        </w:rPr>
        <w:t>하도급법상</w:t>
      </w:r>
      <w:r>
        <w:rPr>
          <w:rFonts w:hint="eastAsia"/>
          <w:szCs w:val="22"/>
        </w:rPr>
        <w:t xml:space="preserve"> </w:t>
      </w:r>
      <w:r>
        <w:rPr>
          <w:rFonts w:hint="eastAsia"/>
          <w:szCs w:val="22"/>
        </w:rPr>
        <w:t>서면을</w:t>
      </w:r>
      <w:r>
        <w:rPr>
          <w:rFonts w:hint="eastAsia"/>
          <w:szCs w:val="22"/>
        </w:rPr>
        <w:t xml:space="preserve"> </w:t>
      </w:r>
      <w:r>
        <w:rPr>
          <w:rFonts w:hint="eastAsia"/>
          <w:szCs w:val="22"/>
        </w:rPr>
        <w:t>발급하며</w:t>
      </w:r>
      <w:r>
        <w:rPr>
          <w:rFonts w:hint="eastAsia"/>
          <w:szCs w:val="22"/>
        </w:rPr>
        <w:t xml:space="preserve"> </w:t>
      </w:r>
      <w:proofErr w:type="spellStart"/>
      <w:r>
        <w:rPr>
          <w:rFonts w:hint="eastAsia"/>
          <w:szCs w:val="22"/>
        </w:rPr>
        <w:t>필수기재사항을</w:t>
      </w:r>
      <w:proofErr w:type="spellEnd"/>
      <w:r>
        <w:rPr>
          <w:rFonts w:hint="eastAsia"/>
          <w:szCs w:val="22"/>
        </w:rPr>
        <w:t xml:space="preserve"> </w:t>
      </w:r>
      <w:r>
        <w:rPr>
          <w:rFonts w:hint="eastAsia"/>
          <w:szCs w:val="22"/>
        </w:rPr>
        <w:t>기재하지</w:t>
      </w:r>
      <w:r>
        <w:rPr>
          <w:rFonts w:hint="eastAsia"/>
          <w:szCs w:val="22"/>
        </w:rPr>
        <w:t xml:space="preserve"> </w:t>
      </w:r>
      <w:r>
        <w:rPr>
          <w:rFonts w:hint="eastAsia"/>
          <w:szCs w:val="22"/>
        </w:rPr>
        <w:t>않은</w:t>
      </w:r>
      <w:r>
        <w:rPr>
          <w:rFonts w:hint="eastAsia"/>
          <w:szCs w:val="22"/>
        </w:rPr>
        <w:t xml:space="preserve"> </w:t>
      </w:r>
      <w:r>
        <w:rPr>
          <w:rFonts w:hint="eastAsia"/>
          <w:szCs w:val="22"/>
        </w:rPr>
        <w:t>불완전</w:t>
      </w:r>
      <w:r>
        <w:rPr>
          <w:rFonts w:hint="eastAsia"/>
          <w:szCs w:val="22"/>
        </w:rPr>
        <w:t xml:space="preserve"> </w:t>
      </w:r>
      <w:r>
        <w:rPr>
          <w:rFonts w:hint="eastAsia"/>
          <w:szCs w:val="22"/>
        </w:rPr>
        <w:t>서면발급의</w:t>
      </w:r>
      <w:r>
        <w:rPr>
          <w:rFonts w:hint="eastAsia"/>
          <w:szCs w:val="22"/>
        </w:rPr>
        <w:t xml:space="preserve"> </w:t>
      </w:r>
      <w:r>
        <w:rPr>
          <w:rFonts w:hint="eastAsia"/>
          <w:szCs w:val="22"/>
        </w:rPr>
        <w:t>경우</w:t>
      </w:r>
      <w:r>
        <w:rPr>
          <w:rFonts w:hint="eastAsia"/>
          <w:szCs w:val="22"/>
        </w:rPr>
        <w:t xml:space="preserve"> </w:t>
      </w:r>
      <w:r>
        <w:rPr>
          <w:rFonts w:hint="eastAsia"/>
          <w:szCs w:val="22"/>
        </w:rPr>
        <w:t>시정명령과</w:t>
      </w:r>
      <w:r>
        <w:rPr>
          <w:rFonts w:hint="eastAsia"/>
          <w:szCs w:val="22"/>
        </w:rPr>
        <w:t xml:space="preserve"> </w:t>
      </w:r>
      <w:r>
        <w:rPr>
          <w:rFonts w:hint="eastAsia"/>
          <w:szCs w:val="22"/>
        </w:rPr>
        <w:t>과태료의</w:t>
      </w:r>
      <w:r>
        <w:rPr>
          <w:rFonts w:hint="eastAsia"/>
          <w:szCs w:val="22"/>
        </w:rPr>
        <w:t xml:space="preserve"> </w:t>
      </w:r>
      <w:r>
        <w:rPr>
          <w:rFonts w:hint="eastAsia"/>
          <w:szCs w:val="22"/>
        </w:rPr>
        <w:t>대상이</w:t>
      </w:r>
      <w:r>
        <w:rPr>
          <w:rFonts w:hint="eastAsia"/>
          <w:szCs w:val="22"/>
        </w:rPr>
        <w:t xml:space="preserve"> </w:t>
      </w:r>
      <w:r>
        <w:rPr>
          <w:rFonts w:hint="eastAsia"/>
          <w:szCs w:val="22"/>
        </w:rPr>
        <w:t>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rFonts w:hint="eastAsia"/>
          <w:szCs w:val="22"/>
        </w:rPr>
        <w:t>하도급법</w:t>
      </w:r>
      <w:r>
        <w:rPr>
          <w:rFonts w:hint="eastAsia"/>
          <w:szCs w:val="22"/>
        </w:rPr>
        <w:t xml:space="preserve"> </w:t>
      </w:r>
      <w:r>
        <w:rPr>
          <w:rFonts w:hint="eastAsia"/>
          <w:szCs w:val="22"/>
        </w:rPr>
        <w:t>제</w:t>
      </w:r>
      <w:r>
        <w:rPr>
          <w:rFonts w:hint="eastAsia"/>
          <w:szCs w:val="22"/>
        </w:rPr>
        <w:t>2</w:t>
      </w:r>
      <w:r>
        <w:rPr>
          <w:szCs w:val="22"/>
        </w:rPr>
        <w:t>5</w:t>
      </w:r>
      <w:r>
        <w:rPr>
          <w:rFonts w:hint="eastAsia"/>
          <w:szCs w:val="22"/>
        </w:rPr>
        <w:t>조</w:t>
      </w:r>
      <w:r>
        <w:rPr>
          <w:rFonts w:hint="eastAsia"/>
          <w:szCs w:val="22"/>
        </w:rPr>
        <w:t xml:space="preserve">, </w:t>
      </w:r>
      <w:r>
        <w:rPr>
          <w:rFonts w:hint="eastAsia"/>
          <w:szCs w:val="22"/>
        </w:rPr>
        <w:t>제</w:t>
      </w:r>
      <w:r>
        <w:rPr>
          <w:rFonts w:hint="eastAsia"/>
          <w:szCs w:val="22"/>
        </w:rPr>
        <w:t>2</w:t>
      </w:r>
      <w:r>
        <w:rPr>
          <w:szCs w:val="22"/>
        </w:rPr>
        <w:t>5</w:t>
      </w:r>
      <w:r>
        <w:rPr>
          <w:rFonts w:hint="eastAsia"/>
          <w:szCs w:val="22"/>
        </w:rPr>
        <w:t>조의</w:t>
      </w:r>
      <w:r>
        <w:rPr>
          <w:rFonts w:hint="eastAsia"/>
          <w:szCs w:val="22"/>
        </w:rPr>
        <w:t>3</w:t>
      </w:r>
      <w:r>
        <w:rPr>
          <w:szCs w:val="22"/>
        </w:rPr>
        <w:t xml:space="preserve">). </w:t>
      </w:r>
    </w:p>
    <w:p w14:paraId="009F31BD" w14:textId="77777777" w:rsidR="00026A7E" w:rsidRPr="008A2443" w:rsidRDefault="00026A7E" w:rsidP="00026A7E">
      <w:pPr>
        <w:pStyle w:val="a5"/>
        <w:spacing w:after="240"/>
        <w:ind w:leftChars="0" w:left="454"/>
        <w:rPr>
          <w:szCs w:val="22"/>
        </w:rPr>
      </w:pPr>
    </w:p>
    <w:p w14:paraId="7643C618" w14:textId="77777777" w:rsidR="00026A7E" w:rsidRPr="00132B2A" w:rsidRDefault="00026A7E" w:rsidP="00026A7E">
      <w:pPr>
        <w:pStyle w:val="a5"/>
        <w:numPr>
          <w:ilvl w:val="0"/>
          <w:numId w:val="26"/>
        </w:numPr>
        <w:spacing w:before="240" w:after="240" w:line="370" w:lineRule="atLeast"/>
        <w:ind w:leftChars="0"/>
        <w:outlineLvl w:val="1"/>
        <w:rPr>
          <w:b/>
          <w:color w:val="5D2A2C" w:themeColor="text2"/>
          <w:sz w:val="24"/>
        </w:rPr>
      </w:pPr>
      <w:r w:rsidRPr="00132B2A">
        <w:rPr>
          <w:b/>
          <w:color w:val="5D2A2C" w:themeColor="text2"/>
          <w:sz w:val="24"/>
        </w:rPr>
        <w:t>대리점거래의</w:t>
      </w:r>
      <w:r w:rsidRPr="00132B2A">
        <w:rPr>
          <w:b/>
          <w:color w:val="5D2A2C" w:themeColor="text2"/>
          <w:sz w:val="24"/>
        </w:rPr>
        <w:t xml:space="preserve"> </w:t>
      </w:r>
      <w:r w:rsidRPr="00132B2A">
        <w:rPr>
          <w:b/>
          <w:color w:val="5D2A2C" w:themeColor="text2"/>
          <w:sz w:val="24"/>
        </w:rPr>
        <w:t>공정화에</w:t>
      </w:r>
      <w:r w:rsidRPr="00132B2A">
        <w:rPr>
          <w:b/>
          <w:color w:val="5D2A2C" w:themeColor="text2"/>
          <w:sz w:val="24"/>
        </w:rPr>
        <w:t xml:space="preserve"> </w:t>
      </w:r>
      <w:r w:rsidRPr="00132B2A">
        <w:rPr>
          <w:b/>
          <w:color w:val="5D2A2C" w:themeColor="text2"/>
          <w:sz w:val="24"/>
        </w:rPr>
        <w:t>관한</w:t>
      </w:r>
      <w:r w:rsidRPr="00132B2A">
        <w:rPr>
          <w:b/>
          <w:color w:val="5D2A2C" w:themeColor="text2"/>
          <w:sz w:val="24"/>
        </w:rPr>
        <w:t xml:space="preserve"> </w:t>
      </w:r>
      <w:r w:rsidRPr="00132B2A">
        <w:rPr>
          <w:b/>
          <w:color w:val="5D2A2C" w:themeColor="text2"/>
          <w:sz w:val="24"/>
        </w:rPr>
        <w:t>법률</w:t>
      </w:r>
      <w:r w:rsidRPr="00132B2A">
        <w:rPr>
          <w:b/>
          <w:color w:val="5D2A2C" w:themeColor="text2"/>
          <w:sz w:val="24"/>
        </w:rPr>
        <w:t>(</w:t>
      </w:r>
      <w:r w:rsidRPr="00132B2A">
        <w:rPr>
          <w:b/>
          <w:color w:val="5D2A2C" w:themeColor="text2"/>
          <w:sz w:val="24"/>
        </w:rPr>
        <w:t>이하</w:t>
      </w:r>
      <w:r w:rsidRPr="00132B2A">
        <w:rPr>
          <w:b/>
          <w:color w:val="5D2A2C" w:themeColor="text2"/>
          <w:sz w:val="24"/>
        </w:rPr>
        <w:t xml:space="preserve"> ‘</w:t>
      </w:r>
      <w:r w:rsidRPr="00132B2A">
        <w:rPr>
          <w:b/>
          <w:color w:val="5D2A2C" w:themeColor="text2"/>
          <w:sz w:val="24"/>
        </w:rPr>
        <w:t>대리점법</w:t>
      </w:r>
      <w:r w:rsidRPr="00132B2A">
        <w:rPr>
          <w:b/>
          <w:color w:val="5D2A2C" w:themeColor="text2"/>
          <w:sz w:val="24"/>
        </w:rPr>
        <w:t xml:space="preserve">’) </w:t>
      </w:r>
      <w:r w:rsidRPr="00132B2A">
        <w:rPr>
          <w:b/>
          <w:color w:val="5D2A2C" w:themeColor="text2"/>
          <w:sz w:val="24"/>
        </w:rPr>
        <w:t>관련</w:t>
      </w:r>
    </w:p>
    <w:p w14:paraId="21138DE5" w14:textId="77777777" w:rsidR="00026A7E" w:rsidRPr="00CB2B3F" w:rsidRDefault="00026A7E" w:rsidP="00026A7E">
      <w:pPr>
        <w:pStyle w:val="a5"/>
        <w:ind w:leftChars="0" w:left="454"/>
        <w:rPr>
          <w:b/>
          <w:szCs w:val="22"/>
        </w:rPr>
      </w:pPr>
    </w:p>
    <w:p w14:paraId="06373CEC" w14:textId="77777777" w:rsidR="00026A7E" w:rsidRPr="00CB2B3F" w:rsidRDefault="00026A7E" w:rsidP="00026A7E">
      <w:pPr>
        <w:pStyle w:val="a5"/>
        <w:numPr>
          <w:ilvl w:val="0"/>
          <w:numId w:val="73"/>
        </w:numPr>
        <w:spacing w:after="240" w:line="350" w:lineRule="atLeast"/>
        <w:ind w:leftChars="0"/>
        <w:rPr>
          <w:b/>
          <w:szCs w:val="22"/>
        </w:rPr>
      </w:pPr>
      <w:r w:rsidRPr="00CB2B3F">
        <w:rPr>
          <w:b/>
          <w:szCs w:val="22"/>
        </w:rPr>
        <w:t>대리점</w:t>
      </w:r>
      <w:r w:rsidRPr="00CB2B3F">
        <w:rPr>
          <w:b/>
          <w:szCs w:val="22"/>
        </w:rPr>
        <w:t xml:space="preserve"> </w:t>
      </w:r>
      <w:r w:rsidRPr="00CB2B3F">
        <w:rPr>
          <w:b/>
          <w:szCs w:val="22"/>
        </w:rPr>
        <w:t>부실시공</w:t>
      </w:r>
      <w:r w:rsidRPr="00CB2B3F">
        <w:rPr>
          <w:b/>
          <w:szCs w:val="22"/>
        </w:rPr>
        <w:t xml:space="preserve"> </w:t>
      </w:r>
      <w:r w:rsidRPr="00CB2B3F">
        <w:rPr>
          <w:b/>
          <w:szCs w:val="22"/>
        </w:rPr>
        <w:t>관련</w:t>
      </w:r>
    </w:p>
    <w:p w14:paraId="1028DC17" w14:textId="77777777" w:rsidR="00026A7E" w:rsidRPr="00CB2B3F" w:rsidRDefault="00026A7E" w:rsidP="00026A7E">
      <w:pPr>
        <w:pStyle w:val="a5"/>
        <w:numPr>
          <w:ilvl w:val="2"/>
          <w:numId w:val="99"/>
        </w:numPr>
        <w:spacing w:after="240" w:line="350" w:lineRule="atLeast"/>
        <w:ind w:leftChars="0" w:left="1361" w:hanging="454"/>
        <w:rPr>
          <w:szCs w:val="22"/>
          <w:u w:val="single"/>
        </w:rPr>
      </w:pPr>
      <w:r w:rsidRPr="00CB2B3F">
        <w:rPr>
          <w:szCs w:val="22"/>
          <w:u w:val="single"/>
        </w:rPr>
        <w:t>사실관계</w:t>
      </w:r>
    </w:p>
    <w:p w14:paraId="0A90143C" w14:textId="77777777" w:rsidR="00026A7E" w:rsidRPr="00CB2B3F" w:rsidRDefault="00026A7E" w:rsidP="00026A7E">
      <w:pPr>
        <w:pStyle w:val="a5"/>
        <w:spacing w:after="240" w:line="350" w:lineRule="atLeast"/>
        <w:ind w:leftChars="0" w:left="1361"/>
        <w:rPr>
          <w:szCs w:val="22"/>
        </w:rPr>
      </w:pPr>
      <w:r w:rsidRPr="00CB2B3F">
        <w:rPr>
          <w:szCs w:val="22"/>
        </w:rPr>
        <w:t>언론보도에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인테리어</w:t>
      </w:r>
      <w:r w:rsidRPr="00CB2B3F">
        <w:rPr>
          <w:szCs w:val="22"/>
        </w:rPr>
        <w:t xml:space="preserve"> </w:t>
      </w:r>
      <w:r w:rsidRPr="00CB2B3F">
        <w:rPr>
          <w:szCs w:val="22"/>
        </w:rPr>
        <w:t>사업인</w:t>
      </w:r>
      <w:r w:rsidRPr="00CB2B3F">
        <w:rPr>
          <w:szCs w:val="22"/>
        </w:rPr>
        <w:t xml:space="preserve"> </w:t>
      </w:r>
      <w:proofErr w:type="spellStart"/>
      <w:r w:rsidRPr="00CB2B3F">
        <w:rPr>
          <w:szCs w:val="22"/>
        </w:rPr>
        <w:t>한샘리하우스와</w:t>
      </w:r>
      <w:proofErr w:type="spellEnd"/>
      <w:r w:rsidRPr="00CB2B3F">
        <w:rPr>
          <w:szCs w:val="22"/>
        </w:rPr>
        <w:t xml:space="preserve"> </w:t>
      </w:r>
      <w:r w:rsidRPr="00CB2B3F">
        <w:rPr>
          <w:szCs w:val="22"/>
        </w:rPr>
        <w:t>관련하여</w:t>
      </w:r>
      <w:r w:rsidRPr="00CB2B3F">
        <w:rPr>
          <w:szCs w:val="22"/>
        </w:rPr>
        <w:t xml:space="preserve">, </w:t>
      </w:r>
      <w:r w:rsidRPr="00CB2B3F">
        <w:rPr>
          <w:szCs w:val="22"/>
        </w:rPr>
        <w:t>소비자</w:t>
      </w:r>
      <w:r w:rsidRPr="00CB2B3F">
        <w:rPr>
          <w:szCs w:val="22"/>
        </w:rPr>
        <w:t xml:space="preserve"> 7</w:t>
      </w:r>
      <w:r w:rsidRPr="00CB2B3F">
        <w:rPr>
          <w:szCs w:val="22"/>
        </w:rPr>
        <w:t>명이</w:t>
      </w:r>
      <w:r w:rsidRPr="00CB2B3F">
        <w:rPr>
          <w:szCs w:val="22"/>
        </w:rPr>
        <w:t xml:space="preserve"> 2020</w:t>
      </w:r>
      <w:r w:rsidRPr="00CB2B3F">
        <w:rPr>
          <w:szCs w:val="22"/>
        </w:rPr>
        <w:t>년</w:t>
      </w:r>
      <w:r w:rsidRPr="00CB2B3F">
        <w:rPr>
          <w:szCs w:val="22"/>
        </w:rPr>
        <w:t xml:space="preserve"> 1</w:t>
      </w:r>
      <w:r w:rsidRPr="00CB2B3F">
        <w:rPr>
          <w:szCs w:val="22"/>
        </w:rPr>
        <w:t>월</w:t>
      </w:r>
      <w:r w:rsidRPr="00CB2B3F">
        <w:rPr>
          <w:szCs w:val="22"/>
        </w:rPr>
        <w:t xml:space="preserve"> </w:t>
      </w:r>
      <w:r w:rsidRPr="00CB2B3F">
        <w:rPr>
          <w:szCs w:val="22"/>
        </w:rPr>
        <w:t>대상회사를</w:t>
      </w:r>
      <w:r w:rsidRPr="00CB2B3F">
        <w:rPr>
          <w:szCs w:val="22"/>
        </w:rPr>
        <w:t xml:space="preserve"> </w:t>
      </w:r>
      <w:r w:rsidRPr="00CB2B3F">
        <w:rPr>
          <w:szCs w:val="22"/>
        </w:rPr>
        <w:t>상대로</w:t>
      </w:r>
      <w:r w:rsidRPr="00CB2B3F">
        <w:rPr>
          <w:szCs w:val="22"/>
        </w:rPr>
        <w:t xml:space="preserve"> </w:t>
      </w:r>
      <w:proofErr w:type="spellStart"/>
      <w:r w:rsidRPr="00CB2B3F">
        <w:rPr>
          <w:szCs w:val="22"/>
        </w:rPr>
        <w:t>한샘리하우스의</w:t>
      </w:r>
      <w:proofErr w:type="spellEnd"/>
      <w:r w:rsidRPr="00CB2B3F">
        <w:rPr>
          <w:szCs w:val="22"/>
        </w:rPr>
        <w:t xml:space="preserve"> </w:t>
      </w:r>
      <w:r w:rsidRPr="00CB2B3F">
        <w:rPr>
          <w:szCs w:val="22"/>
        </w:rPr>
        <w:t>부실시공</w:t>
      </w:r>
      <w:r w:rsidRPr="00CB2B3F">
        <w:rPr>
          <w:szCs w:val="22"/>
        </w:rPr>
        <w:t xml:space="preserve"> </w:t>
      </w:r>
      <w:r w:rsidRPr="00CB2B3F">
        <w:rPr>
          <w:szCs w:val="22"/>
        </w:rPr>
        <w:t>및</w:t>
      </w:r>
      <w:r w:rsidRPr="00CB2B3F">
        <w:rPr>
          <w:szCs w:val="22"/>
        </w:rPr>
        <w:t xml:space="preserve"> </w:t>
      </w:r>
      <w:r w:rsidRPr="00CB2B3F">
        <w:rPr>
          <w:szCs w:val="22"/>
        </w:rPr>
        <w:t>시공</w:t>
      </w:r>
      <w:r w:rsidRPr="00CB2B3F">
        <w:rPr>
          <w:szCs w:val="22"/>
        </w:rPr>
        <w:t xml:space="preserve"> </w:t>
      </w:r>
      <w:r w:rsidRPr="00CB2B3F">
        <w:rPr>
          <w:szCs w:val="22"/>
        </w:rPr>
        <w:t>중단</w:t>
      </w:r>
      <w:r w:rsidRPr="00CB2B3F">
        <w:rPr>
          <w:szCs w:val="22"/>
        </w:rPr>
        <w:t xml:space="preserve"> </w:t>
      </w:r>
      <w:r w:rsidRPr="00CB2B3F">
        <w:rPr>
          <w:szCs w:val="22"/>
        </w:rPr>
        <w:t>등으로</w:t>
      </w:r>
      <w:r w:rsidRPr="00CB2B3F">
        <w:rPr>
          <w:szCs w:val="22"/>
        </w:rPr>
        <w:t xml:space="preserve"> </w:t>
      </w:r>
      <w:r w:rsidRPr="00CB2B3F">
        <w:rPr>
          <w:szCs w:val="22"/>
        </w:rPr>
        <w:t>피해를</w:t>
      </w:r>
      <w:r w:rsidRPr="00CB2B3F">
        <w:rPr>
          <w:szCs w:val="22"/>
        </w:rPr>
        <w:t xml:space="preserve"> </w:t>
      </w:r>
      <w:r w:rsidRPr="00CB2B3F">
        <w:rPr>
          <w:szCs w:val="22"/>
        </w:rPr>
        <w:t>입었다고</w:t>
      </w:r>
      <w:r w:rsidRPr="00CB2B3F">
        <w:rPr>
          <w:szCs w:val="22"/>
        </w:rPr>
        <w:t xml:space="preserve"> </w:t>
      </w:r>
      <w:r w:rsidRPr="00CB2B3F">
        <w:rPr>
          <w:szCs w:val="22"/>
        </w:rPr>
        <w:t>주장</w:t>
      </w:r>
      <w:ins w:id="401" w:author="heesung.ahn" w:date="2021-08-31T01:06:00Z">
        <w:r w:rsidR="009006B6">
          <w:rPr>
            <w:rFonts w:hint="eastAsia"/>
            <w:szCs w:val="22"/>
          </w:rPr>
          <w:t>하였음</w:t>
        </w:r>
      </w:ins>
      <w:del w:id="402" w:author="heesung.ahn" w:date="2021-08-31T01:06:00Z">
        <w:r w:rsidRPr="00CB2B3F" w:rsidDel="009006B6">
          <w:rPr>
            <w:szCs w:val="22"/>
          </w:rPr>
          <w:delText>함</w:delText>
        </w:r>
      </w:del>
      <w:r w:rsidRPr="00CB2B3F">
        <w:rPr>
          <w:szCs w:val="22"/>
        </w:rPr>
        <w:t>.</w:t>
      </w:r>
    </w:p>
    <w:p w14:paraId="5464E5E9" w14:textId="77777777" w:rsidR="00026A7E" w:rsidRPr="000F78C4" w:rsidRDefault="00026A7E" w:rsidP="00026A7E">
      <w:pPr>
        <w:pStyle w:val="a5"/>
        <w:spacing w:after="240" w:line="350" w:lineRule="atLeast"/>
        <w:ind w:leftChars="0" w:left="1361"/>
        <w:rPr>
          <w:ins w:id="403" w:author="jiwon.suh1" w:date="2021-08-29T20:03:00Z"/>
          <w:szCs w:val="22"/>
        </w:rPr>
      </w:pPr>
      <w:ins w:id="404" w:author="jiwon.suh1" w:date="2021-08-29T20:03:00Z">
        <w:r w:rsidRPr="00CB2B3F">
          <w:rPr>
            <w:szCs w:val="22"/>
          </w:rPr>
          <w:t>답변에</w:t>
        </w:r>
        <w:r w:rsidRPr="00CB2B3F">
          <w:rPr>
            <w:szCs w:val="22"/>
          </w:rPr>
          <w:t xml:space="preserve"> </w:t>
        </w:r>
      </w:ins>
      <w:ins w:id="405" w:author="heesung.ahn" w:date="2021-08-31T01:06:00Z">
        <w:r w:rsidR="005E454B">
          <w:rPr>
            <w:rFonts w:hint="eastAsia"/>
            <w:szCs w:val="22"/>
          </w:rPr>
          <w:t>의하</w:t>
        </w:r>
      </w:ins>
      <w:ins w:id="406" w:author="jiwon.suh1" w:date="2021-08-29T20:03:00Z">
        <w:del w:id="407" w:author="heesung.ahn" w:date="2021-08-31T01:06:00Z">
          <w:r w:rsidRPr="00CB2B3F" w:rsidDel="005E454B">
            <w:rPr>
              <w:szCs w:val="22"/>
            </w:rPr>
            <w:delText>따르</w:delText>
          </w:r>
        </w:del>
        <w:r w:rsidRPr="00CB2B3F">
          <w:rPr>
            <w:szCs w:val="22"/>
          </w:rPr>
          <w:t>면</w:t>
        </w:r>
        <w:r w:rsidRPr="00CB2B3F">
          <w:rPr>
            <w:szCs w:val="22"/>
          </w:rPr>
          <w:t xml:space="preserve">, </w:t>
        </w:r>
        <w:r>
          <w:rPr>
            <w:rFonts w:hint="eastAsia"/>
            <w:szCs w:val="22"/>
          </w:rPr>
          <w:t>언론보도</w:t>
        </w:r>
      </w:ins>
      <w:ins w:id="408" w:author="junkyo.shim" w:date="2021-08-29T21:28:00Z">
        <w:r>
          <w:rPr>
            <w:rFonts w:hint="eastAsia"/>
            <w:szCs w:val="22"/>
          </w:rPr>
          <w:t>상</w:t>
        </w:r>
      </w:ins>
      <w:ins w:id="409" w:author="jiwon.suh1" w:date="2021-08-29T20:03:00Z">
        <w:del w:id="410" w:author="junkyo.shim" w:date="2021-08-29T21:28:00Z">
          <w:r w:rsidDel="000F78C4">
            <w:rPr>
              <w:rFonts w:hint="eastAsia"/>
              <w:szCs w:val="22"/>
            </w:rPr>
            <w:delText>로는</w:delText>
          </w:r>
        </w:del>
        <w:r>
          <w:rPr>
            <w:rFonts w:hint="eastAsia"/>
            <w:szCs w:val="22"/>
          </w:rPr>
          <w:t xml:space="preserve"> </w:t>
        </w:r>
        <w:r>
          <w:rPr>
            <w:szCs w:val="22"/>
          </w:rPr>
          <w:t>7</w:t>
        </w:r>
        <w:r>
          <w:rPr>
            <w:rFonts w:hint="eastAsia"/>
            <w:szCs w:val="22"/>
          </w:rPr>
          <w:t>명의</w:t>
        </w:r>
        <w:r>
          <w:rPr>
            <w:rFonts w:hint="eastAsia"/>
            <w:szCs w:val="22"/>
          </w:rPr>
          <w:t xml:space="preserve"> </w:t>
        </w:r>
        <w:r>
          <w:rPr>
            <w:rFonts w:hint="eastAsia"/>
            <w:szCs w:val="22"/>
          </w:rPr>
          <w:t>소비자가</w:t>
        </w:r>
        <w:r>
          <w:rPr>
            <w:rFonts w:hint="eastAsia"/>
            <w:szCs w:val="22"/>
          </w:rPr>
          <w:t xml:space="preserve"> </w:t>
        </w:r>
        <w:r>
          <w:rPr>
            <w:rFonts w:hint="eastAsia"/>
            <w:szCs w:val="22"/>
          </w:rPr>
          <w:t>피해를</w:t>
        </w:r>
        <w:r>
          <w:rPr>
            <w:rFonts w:hint="eastAsia"/>
            <w:szCs w:val="22"/>
          </w:rPr>
          <w:t xml:space="preserve"> </w:t>
        </w:r>
        <w:r>
          <w:rPr>
            <w:rFonts w:hint="eastAsia"/>
            <w:szCs w:val="22"/>
          </w:rPr>
          <w:t>입었다고</w:t>
        </w:r>
        <w:r>
          <w:rPr>
            <w:rFonts w:hint="eastAsia"/>
            <w:szCs w:val="22"/>
          </w:rPr>
          <w:t xml:space="preserve"> </w:t>
        </w:r>
        <w:r>
          <w:rPr>
            <w:rFonts w:hint="eastAsia"/>
            <w:szCs w:val="22"/>
          </w:rPr>
          <w:t>주장하였으나</w:t>
        </w:r>
        <w:r>
          <w:rPr>
            <w:rFonts w:hint="eastAsia"/>
            <w:szCs w:val="22"/>
          </w:rPr>
          <w:t>,</w:t>
        </w:r>
        <w:r>
          <w:rPr>
            <w:szCs w:val="22"/>
          </w:rPr>
          <w:t xml:space="preserve"> </w:t>
        </w:r>
        <w:r>
          <w:rPr>
            <w:rFonts w:hint="eastAsia"/>
            <w:szCs w:val="22"/>
          </w:rPr>
          <w:t>실제로</w:t>
        </w:r>
        <w:r>
          <w:rPr>
            <w:rFonts w:hint="eastAsia"/>
            <w:szCs w:val="22"/>
          </w:rPr>
          <w:t xml:space="preserve"> </w:t>
        </w:r>
        <w:r>
          <w:rPr>
            <w:rFonts w:hint="eastAsia"/>
            <w:szCs w:val="22"/>
          </w:rPr>
          <w:t>대상회사에게</w:t>
        </w:r>
        <w:r>
          <w:rPr>
            <w:rFonts w:hint="eastAsia"/>
            <w:szCs w:val="22"/>
          </w:rPr>
          <w:t xml:space="preserve"> </w:t>
        </w:r>
        <w:r>
          <w:rPr>
            <w:rFonts w:hint="eastAsia"/>
            <w:szCs w:val="22"/>
          </w:rPr>
          <w:t>민원을</w:t>
        </w:r>
        <w:r>
          <w:rPr>
            <w:rFonts w:hint="eastAsia"/>
            <w:szCs w:val="22"/>
          </w:rPr>
          <w:t xml:space="preserve"> </w:t>
        </w:r>
        <w:r>
          <w:rPr>
            <w:rFonts w:hint="eastAsia"/>
            <w:szCs w:val="22"/>
          </w:rPr>
          <w:t>제기한</w:t>
        </w:r>
        <w:r>
          <w:rPr>
            <w:rFonts w:hint="eastAsia"/>
            <w:szCs w:val="22"/>
          </w:rPr>
          <w:t xml:space="preserve"> </w:t>
        </w:r>
        <w:r>
          <w:rPr>
            <w:rFonts w:hint="eastAsia"/>
            <w:szCs w:val="22"/>
          </w:rPr>
          <w:t>것은</w:t>
        </w:r>
        <w:r>
          <w:rPr>
            <w:rFonts w:hint="eastAsia"/>
            <w:szCs w:val="22"/>
          </w:rPr>
          <w:t xml:space="preserve"> </w:t>
        </w:r>
        <w:r>
          <w:rPr>
            <w:szCs w:val="22"/>
          </w:rPr>
          <w:t>1</w:t>
        </w:r>
        <w:r>
          <w:rPr>
            <w:rFonts w:hint="eastAsia"/>
            <w:szCs w:val="22"/>
          </w:rPr>
          <w:t>명</w:t>
        </w:r>
        <w:del w:id="411" w:author="junkyo.shim" w:date="2021-08-29T21:28:00Z">
          <w:r w:rsidDel="000F78C4">
            <w:rPr>
              <w:rFonts w:hint="eastAsia"/>
              <w:szCs w:val="22"/>
            </w:rPr>
            <w:delText>이고</w:delText>
          </w:r>
          <w:r w:rsidDel="000F78C4">
            <w:rPr>
              <w:rFonts w:hint="eastAsia"/>
              <w:szCs w:val="22"/>
            </w:rPr>
            <w:delText xml:space="preserve"> </w:delText>
          </w:r>
          <w:r w:rsidDel="000F78C4">
            <w:rPr>
              <w:rFonts w:hint="eastAsia"/>
              <w:szCs w:val="22"/>
            </w:rPr>
            <w:delText>나머지</w:delText>
          </w:r>
          <w:r w:rsidDel="000F78C4">
            <w:rPr>
              <w:rFonts w:hint="eastAsia"/>
              <w:szCs w:val="22"/>
            </w:rPr>
            <w:delText xml:space="preserve"> 6</w:delText>
          </w:r>
          <w:r w:rsidDel="000F78C4">
            <w:rPr>
              <w:rFonts w:hint="eastAsia"/>
              <w:szCs w:val="22"/>
            </w:rPr>
            <w:delText>명은</w:delText>
          </w:r>
          <w:r w:rsidDel="000F78C4">
            <w:rPr>
              <w:rFonts w:hint="eastAsia"/>
              <w:szCs w:val="22"/>
            </w:rPr>
            <w:delText xml:space="preserve"> </w:delText>
          </w:r>
          <w:r w:rsidDel="000F78C4">
            <w:rPr>
              <w:rFonts w:hint="eastAsia"/>
              <w:szCs w:val="22"/>
            </w:rPr>
            <w:delText>민원을</w:delText>
          </w:r>
          <w:r w:rsidDel="000F78C4">
            <w:rPr>
              <w:rFonts w:hint="eastAsia"/>
              <w:szCs w:val="22"/>
            </w:rPr>
            <w:delText xml:space="preserve"> </w:delText>
          </w:r>
          <w:r w:rsidDel="000F78C4">
            <w:rPr>
              <w:rFonts w:hint="eastAsia"/>
              <w:szCs w:val="22"/>
            </w:rPr>
            <w:delText>제기한바가</w:delText>
          </w:r>
          <w:r w:rsidDel="000F78C4">
            <w:rPr>
              <w:rFonts w:hint="eastAsia"/>
              <w:szCs w:val="22"/>
            </w:rPr>
            <w:delText xml:space="preserve"> </w:delText>
          </w:r>
          <w:r w:rsidDel="000F78C4">
            <w:rPr>
              <w:rFonts w:hint="eastAsia"/>
              <w:szCs w:val="22"/>
            </w:rPr>
            <w:delText>없음</w:delText>
          </w:r>
        </w:del>
      </w:ins>
      <w:ins w:id="412" w:author="junkyo.shim" w:date="2021-08-29T21:28:00Z">
        <w:r>
          <w:rPr>
            <w:rFonts w:hint="eastAsia"/>
            <w:szCs w:val="22"/>
          </w:rPr>
          <w:t>이라고</w:t>
        </w:r>
        <w:r>
          <w:rPr>
            <w:rFonts w:hint="eastAsia"/>
            <w:szCs w:val="22"/>
          </w:rPr>
          <w:t xml:space="preserve"> </w:t>
        </w:r>
        <w:r>
          <w:rPr>
            <w:rFonts w:hint="eastAsia"/>
            <w:szCs w:val="22"/>
          </w:rPr>
          <w:t>하며</w:t>
        </w:r>
        <w:r>
          <w:rPr>
            <w:rFonts w:hint="eastAsia"/>
            <w:szCs w:val="22"/>
          </w:rPr>
          <w:t>,</w:t>
        </w:r>
      </w:ins>
      <w:ins w:id="413" w:author="jiwon.suh1" w:date="2021-08-29T20:03:00Z">
        <w:del w:id="414" w:author="junkyo.shim" w:date="2021-08-29T21:28:00Z">
          <w:r w:rsidDel="000F78C4">
            <w:rPr>
              <w:rFonts w:hint="eastAsia"/>
              <w:szCs w:val="22"/>
            </w:rPr>
            <w:delText xml:space="preserve">. </w:delText>
          </w:r>
          <w:r w:rsidDel="000F78C4">
            <w:rPr>
              <w:rFonts w:hint="eastAsia"/>
              <w:szCs w:val="22"/>
            </w:rPr>
            <w:delText>따라서</w:delText>
          </w:r>
          <w:r w:rsidDel="000F78C4">
            <w:rPr>
              <w:rFonts w:hint="eastAsia"/>
              <w:szCs w:val="22"/>
            </w:rPr>
            <w:delText xml:space="preserve"> 1</w:delText>
          </w:r>
          <w:r w:rsidDel="000F78C4">
            <w:rPr>
              <w:rFonts w:hint="eastAsia"/>
              <w:szCs w:val="22"/>
            </w:rPr>
            <w:delText>명을</w:delText>
          </w:r>
          <w:r w:rsidDel="000F78C4">
            <w:rPr>
              <w:rFonts w:hint="eastAsia"/>
              <w:szCs w:val="22"/>
            </w:rPr>
            <w:delText xml:space="preserve"> </w:delText>
          </w:r>
          <w:r w:rsidDel="000F78C4">
            <w:rPr>
              <w:rFonts w:hint="eastAsia"/>
              <w:szCs w:val="22"/>
            </w:rPr>
            <w:delText>제외한</w:delText>
          </w:r>
          <w:r w:rsidDel="000F78C4">
            <w:rPr>
              <w:rFonts w:hint="eastAsia"/>
              <w:szCs w:val="22"/>
            </w:rPr>
            <w:delText xml:space="preserve"> </w:delText>
          </w:r>
          <w:r w:rsidDel="000F78C4">
            <w:rPr>
              <w:rFonts w:hint="eastAsia"/>
              <w:szCs w:val="22"/>
            </w:rPr>
            <w:delText>나머지</w:delText>
          </w:r>
          <w:r w:rsidDel="000F78C4">
            <w:rPr>
              <w:rFonts w:hint="eastAsia"/>
              <w:szCs w:val="22"/>
            </w:rPr>
            <w:delText xml:space="preserve"> 6</w:delText>
          </w:r>
          <w:r w:rsidDel="000F78C4">
            <w:rPr>
              <w:rFonts w:hint="eastAsia"/>
              <w:szCs w:val="22"/>
            </w:rPr>
            <w:delText>명이</w:delText>
          </w:r>
          <w:r w:rsidDel="000F78C4">
            <w:rPr>
              <w:rFonts w:hint="eastAsia"/>
              <w:szCs w:val="22"/>
            </w:rPr>
            <w:delText xml:space="preserve"> </w:delText>
          </w:r>
          <w:r w:rsidDel="000F78C4">
            <w:rPr>
              <w:rFonts w:hint="eastAsia"/>
              <w:szCs w:val="22"/>
            </w:rPr>
            <w:delText>어떤</w:delText>
          </w:r>
          <w:r w:rsidDel="000F78C4">
            <w:rPr>
              <w:rFonts w:hint="eastAsia"/>
              <w:szCs w:val="22"/>
            </w:rPr>
            <w:delText xml:space="preserve"> </w:delText>
          </w:r>
          <w:r w:rsidDel="000F78C4">
            <w:rPr>
              <w:rFonts w:hint="eastAsia"/>
              <w:szCs w:val="22"/>
            </w:rPr>
            <w:delText>주장을</w:delText>
          </w:r>
          <w:r w:rsidDel="000F78C4">
            <w:rPr>
              <w:rFonts w:hint="eastAsia"/>
              <w:szCs w:val="22"/>
            </w:rPr>
            <w:delText xml:space="preserve"> </w:delText>
          </w:r>
          <w:r w:rsidDel="000F78C4">
            <w:rPr>
              <w:rFonts w:hint="eastAsia"/>
              <w:szCs w:val="22"/>
            </w:rPr>
            <w:delText>한</w:delText>
          </w:r>
          <w:r w:rsidDel="000F78C4">
            <w:rPr>
              <w:rFonts w:hint="eastAsia"/>
              <w:szCs w:val="22"/>
            </w:rPr>
            <w:delText xml:space="preserve"> </w:delText>
          </w:r>
          <w:r w:rsidDel="000F78C4">
            <w:rPr>
              <w:rFonts w:hint="eastAsia"/>
              <w:szCs w:val="22"/>
            </w:rPr>
            <w:delText>것인지</w:delText>
          </w:r>
          <w:r w:rsidDel="000F78C4">
            <w:rPr>
              <w:rFonts w:hint="eastAsia"/>
              <w:szCs w:val="22"/>
            </w:rPr>
            <w:delText xml:space="preserve"> </w:delText>
          </w:r>
          <w:r w:rsidDel="000F78C4">
            <w:rPr>
              <w:rFonts w:hint="eastAsia"/>
              <w:szCs w:val="22"/>
            </w:rPr>
            <w:delText>파악되지</w:delText>
          </w:r>
          <w:r w:rsidDel="000F78C4">
            <w:rPr>
              <w:rFonts w:hint="eastAsia"/>
              <w:szCs w:val="22"/>
            </w:rPr>
            <w:delText xml:space="preserve"> </w:delText>
          </w:r>
          <w:r w:rsidDel="000F78C4">
            <w:rPr>
              <w:rFonts w:hint="eastAsia"/>
              <w:szCs w:val="22"/>
            </w:rPr>
            <w:delText>않고</w:delText>
          </w:r>
          <w:r w:rsidDel="000F78C4">
            <w:rPr>
              <w:rFonts w:hint="eastAsia"/>
              <w:szCs w:val="22"/>
            </w:rPr>
            <w:delText xml:space="preserve"> </w:delText>
          </w:r>
          <w:r w:rsidDel="000F78C4">
            <w:rPr>
              <w:rFonts w:hint="eastAsia"/>
              <w:szCs w:val="22"/>
            </w:rPr>
            <w:delText>있는</w:delText>
          </w:r>
          <w:r w:rsidDel="000F78C4">
            <w:rPr>
              <w:rFonts w:hint="eastAsia"/>
              <w:szCs w:val="22"/>
            </w:rPr>
            <w:delText xml:space="preserve"> </w:delText>
          </w:r>
          <w:r w:rsidDel="000F78C4">
            <w:rPr>
              <w:rFonts w:hint="eastAsia"/>
              <w:szCs w:val="22"/>
            </w:rPr>
            <w:delText>것으로</w:delText>
          </w:r>
          <w:r w:rsidDel="000F78C4">
            <w:rPr>
              <w:rFonts w:hint="eastAsia"/>
              <w:szCs w:val="22"/>
            </w:rPr>
            <w:delText xml:space="preserve"> </w:delText>
          </w:r>
          <w:r w:rsidDel="000F78C4">
            <w:rPr>
              <w:rFonts w:hint="eastAsia"/>
              <w:szCs w:val="22"/>
            </w:rPr>
            <w:delText>확인</w:delText>
          </w:r>
          <w:r w:rsidDel="000F78C4">
            <w:rPr>
              <w:rFonts w:hint="eastAsia"/>
              <w:szCs w:val="22"/>
            </w:rPr>
            <w:delText xml:space="preserve"> </w:delText>
          </w:r>
          <w:r w:rsidDel="000F78C4">
            <w:rPr>
              <w:rFonts w:hint="eastAsia"/>
              <w:szCs w:val="22"/>
            </w:rPr>
            <w:delText>됨</w:delText>
          </w:r>
          <w:r w:rsidDel="000F78C4">
            <w:rPr>
              <w:rFonts w:hint="eastAsia"/>
              <w:szCs w:val="22"/>
            </w:rPr>
            <w:delText xml:space="preserve">. </w:delText>
          </w:r>
        </w:del>
      </w:ins>
      <w:ins w:id="415" w:author="junkyo.shim" w:date="2021-08-29T21:28:00Z">
        <w:r>
          <w:rPr>
            <w:rFonts w:hint="eastAsia"/>
            <w:szCs w:val="22"/>
          </w:rPr>
          <w:t xml:space="preserve"> </w:t>
        </w:r>
        <w:r>
          <w:rPr>
            <w:rFonts w:hint="eastAsia"/>
            <w:szCs w:val="22"/>
          </w:rPr>
          <w:t>대상회사는</w:t>
        </w:r>
        <w:r>
          <w:rPr>
            <w:rFonts w:hint="eastAsia"/>
            <w:szCs w:val="22"/>
          </w:rPr>
          <w:t xml:space="preserve"> </w:t>
        </w:r>
        <w:r>
          <w:rPr>
            <w:rFonts w:hint="eastAsia"/>
            <w:szCs w:val="22"/>
          </w:rPr>
          <w:t>나머지</w:t>
        </w:r>
        <w:r>
          <w:rPr>
            <w:rFonts w:hint="eastAsia"/>
            <w:szCs w:val="22"/>
          </w:rPr>
          <w:t xml:space="preserve"> </w:t>
        </w:r>
        <w:r>
          <w:rPr>
            <w:szCs w:val="22"/>
          </w:rPr>
          <w:t>6</w:t>
        </w:r>
        <w:r>
          <w:rPr>
            <w:rFonts w:hint="eastAsia"/>
            <w:szCs w:val="22"/>
          </w:rPr>
          <w:t>명의</w:t>
        </w:r>
        <w:r>
          <w:rPr>
            <w:rFonts w:hint="eastAsia"/>
            <w:szCs w:val="22"/>
          </w:rPr>
          <w:t xml:space="preserve"> </w:t>
        </w:r>
        <w:r>
          <w:rPr>
            <w:rFonts w:hint="eastAsia"/>
            <w:szCs w:val="22"/>
          </w:rPr>
          <w:t>소비자의</w:t>
        </w:r>
        <w:r>
          <w:rPr>
            <w:rFonts w:hint="eastAsia"/>
            <w:szCs w:val="22"/>
          </w:rPr>
          <w:t xml:space="preserve"> </w:t>
        </w:r>
        <w:r>
          <w:rPr>
            <w:rFonts w:hint="eastAsia"/>
            <w:szCs w:val="22"/>
          </w:rPr>
          <w:t>피해</w:t>
        </w:r>
        <w:r>
          <w:rPr>
            <w:rFonts w:hint="eastAsia"/>
            <w:szCs w:val="22"/>
          </w:rPr>
          <w:t xml:space="preserve"> </w:t>
        </w:r>
        <w:r>
          <w:rPr>
            <w:rFonts w:hint="eastAsia"/>
            <w:szCs w:val="22"/>
          </w:rPr>
          <w:t>내용에</w:t>
        </w:r>
        <w:r>
          <w:rPr>
            <w:rFonts w:hint="eastAsia"/>
            <w:szCs w:val="22"/>
          </w:rPr>
          <w:t xml:space="preserve"> </w:t>
        </w:r>
        <w:r>
          <w:rPr>
            <w:rFonts w:hint="eastAsia"/>
            <w:szCs w:val="22"/>
          </w:rPr>
          <w:t>대하여</w:t>
        </w:r>
        <w:r>
          <w:rPr>
            <w:rFonts w:hint="eastAsia"/>
            <w:szCs w:val="22"/>
          </w:rPr>
          <w:t xml:space="preserve"> </w:t>
        </w:r>
      </w:ins>
      <w:ins w:id="416" w:author="heesung.ahn" w:date="2021-08-31T01:06:00Z">
        <w:r w:rsidR="00455D0D">
          <w:rPr>
            <w:rFonts w:hint="eastAsia"/>
            <w:szCs w:val="22"/>
          </w:rPr>
          <w:t>파악</w:t>
        </w:r>
      </w:ins>
      <w:ins w:id="417" w:author="junkyo.shim" w:date="2021-08-29T21:28:00Z">
        <w:del w:id="418" w:author="heesung.ahn" w:date="2021-08-31T01:06:00Z">
          <w:r w:rsidDel="00455D0D">
            <w:rPr>
              <w:rFonts w:hint="eastAsia"/>
              <w:szCs w:val="22"/>
            </w:rPr>
            <w:delText>확</w:delText>
          </w:r>
        </w:del>
      </w:ins>
      <w:ins w:id="419" w:author="junkyo.shim" w:date="2021-08-29T21:29:00Z">
        <w:del w:id="420" w:author="heesung.ahn" w:date="2021-08-31T01:06:00Z">
          <w:r w:rsidDel="00455D0D">
            <w:rPr>
              <w:rFonts w:hint="eastAsia"/>
              <w:szCs w:val="22"/>
            </w:rPr>
            <w:delText>인</w:delText>
          </w:r>
        </w:del>
        <w:r>
          <w:rPr>
            <w:rFonts w:hint="eastAsia"/>
            <w:szCs w:val="22"/>
          </w:rPr>
          <w:t>하고</w:t>
        </w:r>
        <w:r>
          <w:rPr>
            <w:rFonts w:hint="eastAsia"/>
            <w:szCs w:val="22"/>
          </w:rPr>
          <w:t xml:space="preserve"> </w:t>
        </w:r>
        <w:r>
          <w:rPr>
            <w:rFonts w:hint="eastAsia"/>
            <w:szCs w:val="22"/>
          </w:rPr>
          <w:t>있지</w:t>
        </w:r>
        <w:r>
          <w:rPr>
            <w:rFonts w:hint="eastAsia"/>
            <w:szCs w:val="22"/>
          </w:rPr>
          <w:t xml:space="preserve"> </w:t>
        </w:r>
        <w:r>
          <w:rPr>
            <w:rFonts w:hint="eastAsia"/>
            <w:szCs w:val="22"/>
          </w:rPr>
          <w:t>않다고</w:t>
        </w:r>
        <w:r>
          <w:rPr>
            <w:rFonts w:hint="eastAsia"/>
            <w:szCs w:val="22"/>
          </w:rPr>
          <w:t xml:space="preserve"> </w:t>
        </w:r>
        <w:r>
          <w:rPr>
            <w:rFonts w:hint="eastAsia"/>
            <w:szCs w:val="22"/>
          </w:rPr>
          <w:t>함</w:t>
        </w:r>
        <w:r>
          <w:rPr>
            <w:rFonts w:hint="eastAsia"/>
            <w:szCs w:val="22"/>
          </w:rPr>
          <w:t>.</w:t>
        </w:r>
      </w:ins>
    </w:p>
    <w:p w14:paraId="3DD50A9D" w14:textId="77777777" w:rsidR="00026A7E" w:rsidDel="00F86050" w:rsidRDefault="00026A7E" w:rsidP="00026A7E">
      <w:pPr>
        <w:pStyle w:val="a5"/>
        <w:spacing w:after="240" w:line="350" w:lineRule="atLeast"/>
        <w:ind w:leftChars="0" w:left="1361"/>
        <w:rPr>
          <w:ins w:id="421" w:author="jiwon.suh1" w:date="2021-08-29T20:03:00Z"/>
          <w:del w:id="422" w:author="junkyo.shim" w:date="2021-08-29T21:46:00Z"/>
          <w:szCs w:val="22"/>
        </w:rPr>
      </w:pPr>
      <w:ins w:id="423" w:author="jiwon.suh1" w:date="2021-08-29T20:03:00Z">
        <w:del w:id="424" w:author="junkyo.shim" w:date="2021-08-29T21:29:00Z">
          <w:r w:rsidDel="00E507FE">
            <w:rPr>
              <w:rFonts w:hint="eastAsia"/>
              <w:szCs w:val="22"/>
            </w:rPr>
            <w:delText>상기</w:delText>
          </w:r>
          <w:r w:rsidDel="00E507FE">
            <w:rPr>
              <w:rFonts w:hint="eastAsia"/>
              <w:szCs w:val="22"/>
            </w:rPr>
            <w:delText xml:space="preserve"> </w:delText>
          </w:r>
          <w:r w:rsidDel="00E507FE">
            <w:rPr>
              <w:rFonts w:hint="eastAsia"/>
              <w:szCs w:val="22"/>
            </w:rPr>
            <w:delText>민원을</w:delText>
          </w:r>
          <w:r w:rsidDel="00E507FE">
            <w:rPr>
              <w:rFonts w:hint="eastAsia"/>
              <w:szCs w:val="22"/>
            </w:rPr>
            <w:delText xml:space="preserve"> </w:delText>
          </w:r>
          <w:r w:rsidDel="00E507FE">
            <w:rPr>
              <w:rFonts w:hint="eastAsia"/>
              <w:szCs w:val="22"/>
            </w:rPr>
            <w:delText>제기한</w:delText>
          </w:r>
          <w:r w:rsidDel="00E507FE">
            <w:rPr>
              <w:rFonts w:hint="eastAsia"/>
              <w:szCs w:val="22"/>
            </w:rPr>
            <w:delText xml:space="preserve"> </w:delText>
          </w:r>
          <w:r w:rsidDel="00E507FE">
            <w:rPr>
              <w:rFonts w:hint="eastAsia"/>
              <w:szCs w:val="22"/>
            </w:rPr>
            <w:delText>건은</w:delText>
          </w:r>
          <w:r w:rsidDel="00E507FE">
            <w:rPr>
              <w:rFonts w:hint="eastAsia"/>
              <w:szCs w:val="22"/>
            </w:rPr>
            <w:delText xml:space="preserve"> </w:delText>
          </w:r>
        </w:del>
      </w:ins>
      <w:ins w:id="425" w:author="junkyo.shim" w:date="2021-08-29T21:46:00Z">
        <w:r>
          <w:rPr>
            <w:rFonts w:hint="eastAsia"/>
            <w:szCs w:val="22"/>
          </w:rPr>
          <w:t>위</w:t>
        </w:r>
        <w:r>
          <w:rPr>
            <w:rFonts w:hint="eastAsia"/>
            <w:szCs w:val="22"/>
          </w:rPr>
          <w:t xml:space="preserve"> </w:t>
        </w:r>
        <w:r>
          <w:rPr>
            <w:rFonts w:hint="eastAsia"/>
            <w:szCs w:val="22"/>
          </w:rPr>
          <w:t>민원은</w:t>
        </w:r>
        <w:r>
          <w:rPr>
            <w:rFonts w:hint="eastAsia"/>
            <w:szCs w:val="22"/>
          </w:rPr>
          <w:t xml:space="preserve"> </w:t>
        </w:r>
      </w:ins>
      <w:proofErr w:type="spellStart"/>
      <w:ins w:id="426" w:author="jiwon.suh1" w:date="2021-08-29T20:03:00Z">
        <w:r>
          <w:rPr>
            <w:rFonts w:hint="eastAsia"/>
            <w:szCs w:val="22"/>
          </w:rPr>
          <w:t>한샘리하우스</w:t>
        </w:r>
        <w:proofErr w:type="spellEnd"/>
        <w:r>
          <w:rPr>
            <w:rFonts w:hint="eastAsia"/>
            <w:szCs w:val="22"/>
          </w:rPr>
          <w:t xml:space="preserve"> </w:t>
        </w:r>
        <w:r>
          <w:rPr>
            <w:rFonts w:hint="eastAsia"/>
            <w:szCs w:val="22"/>
          </w:rPr>
          <w:t>서초동</w:t>
        </w:r>
        <w:r>
          <w:rPr>
            <w:rFonts w:hint="eastAsia"/>
            <w:szCs w:val="22"/>
          </w:rPr>
          <w:t xml:space="preserve"> </w:t>
        </w:r>
        <w:proofErr w:type="spellStart"/>
        <w:r>
          <w:rPr>
            <w:rFonts w:hint="eastAsia"/>
            <w:szCs w:val="22"/>
          </w:rPr>
          <w:t>지움대리점에서</w:t>
        </w:r>
        <w:proofErr w:type="spellEnd"/>
        <w:r>
          <w:rPr>
            <w:rFonts w:hint="eastAsia"/>
            <w:szCs w:val="22"/>
          </w:rPr>
          <w:t xml:space="preserve"> </w:t>
        </w:r>
        <w:r>
          <w:rPr>
            <w:rFonts w:hint="eastAsia"/>
            <w:szCs w:val="22"/>
          </w:rPr>
          <w:t>발생한</w:t>
        </w:r>
        <w:r>
          <w:rPr>
            <w:rFonts w:hint="eastAsia"/>
            <w:szCs w:val="22"/>
          </w:rPr>
          <w:t xml:space="preserve"> </w:t>
        </w:r>
        <w:r>
          <w:rPr>
            <w:rFonts w:hint="eastAsia"/>
            <w:szCs w:val="22"/>
          </w:rPr>
          <w:t>문제로</w:t>
        </w:r>
      </w:ins>
      <w:ins w:id="427" w:author="heesung.ahn" w:date="2021-08-31T01:06:00Z">
        <w:r w:rsidR="003C7F68">
          <w:rPr>
            <w:rFonts w:hint="eastAsia"/>
            <w:szCs w:val="22"/>
          </w:rPr>
          <w:t>서</w:t>
        </w:r>
      </w:ins>
      <w:ins w:id="428" w:author="jiwon.suh1" w:date="2021-08-29T20:03:00Z">
        <w:r>
          <w:rPr>
            <w:rFonts w:hint="eastAsia"/>
            <w:szCs w:val="22"/>
          </w:rPr>
          <w:t>,</w:t>
        </w:r>
        <w:r>
          <w:rPr>
            <w:szCs w:val="22"/>
          </w:rPr>
          <w:t xml:space="preserve"> </w:t>
        </w:r>
        <w:r>
          <w:rPr>
            <w:rFonts w:hint="eastAsia"/>
            <w:szCs w:val="22"/>
          </w:rPr>
          <w:t>고객</w:t>
        </w:r>
      </w:ins>
      <w:ins w:id="429" w:author="junkyo.shim" w:date="2021-08-29T21:46:00Z">
        <w:r>
          <w:rPr>
            <w:rFonts w:hint="eastAsia"/>
            <w:szCs w:val="22"/>
          </w:rPr>
          <w:t>은</w:t>
        </w:r>
      </w:ins>
      <w:ins w:id="430" w:author="junkyo.shim" w:date="2021-08-29T21:29:00Z">
        <w:r>
          <w:rPr>
            <w:rFonts w:hint="eastAsia"/>
            <w:szCs w:val="22"/>
          </w:rPr>
          <w:t xml:space="preserve"> </w:t>
        </w:r>
        <w:r>
          <w:rPr>
            <w:rFonts w:hint="eastAsia"/>
            <w:szCs w:val="22"/>
          </w:rPr>
          <w:t>대리점의</w:t>
        </w:r>
        <w:r>
          <w:rPr>
            <w:rFonts w:hint="eastAsia"/>
            <w:szCs w:val="22"/>
          </w:rPr>
          <w:t xml:space="preserve"> </w:t>
        </w:r>
        <w:r>
          <w:rPr>
            <w:rFonts w:hint="eastAsia"/>
            <w:szCs w:val="22"/>
          </w:rPr>
          <w:t>인테리어</w:t>
        </w:r>
        <w:r>
          <w:rPr>
            <w:rFonts w:hint="eastAsia"/>
            <w:szCs w:val="22"/>
          </w:rPr>
          <w:t xml:space="preserve"> </w:t>
        </w:r>
        <w:r>
          <w:rPr>
            <w:rFonts w:hint="eastAsia"/>
            <w:szCs w:val="22"/>
          </w:rPr>
          <w:t>시공</w:t>
        </w:r>
        <w:r>
          <w:rPr>
            <w:rFonts w:hint="eastAsia"/>
            <w:szCs w:val="22"/>
          </w:rPr>
          <w:t xml:space="preserve"> </w:t>
        </w:r>
        <w:r>
          <w:rPr>
            <w:rFonts w:hint="eastAsia"/>
            <w:szCs w:val="22"/>
          </w:rPr>
          <w:t>이후</w:t>
        </w:r>
      </w:ins>
      <w:ins w:id="431" w:author="jiwon.suh1" w:date="2021-08-29T20:03:00Z">
        <w:del w:id="432" w:author="junkyo.shim" w:date="2021-08-29T21:29:00Z">
          <w:r w:rsidDel="00137281">
            <w:rPr>
              <w:rFonts w:hint="eastAsia"/>
              <w:szCs w:val="22"/>
            </w:rPr>
            <w:delText>은</w:delText>
          </w:r>
        </w:del>
        <w:r>
          <w:rPr>
            <w:rFonts w:hint="eastAsia"/>
            <w:szCs w:val="22"/>
          </w:rPr>
          <w:t xml:space="preserve"> </w:t>
        </w:r>
        <w:del w:id="433" w:author="junkyo.shim" w:date="2021-08-29T21:29:00Z">
          <w:r w:rsidDel="00137281">
            <w:rPr>
              <w:rFonts w:hint="eastAsia"/>
              <w:szCs w:val="22"/>
            </w:rPr>
            <w:delText>(</w:delText>
          </w:r>
          <w:r w:rsidDel="00137281">
            <w:rPr>
              <w:szCs w:val="22"/>
            </w:rPr>
            <w:delText xml:space="preserve">i) </w:delText>
          </w:r>
          <w:r w:rsidDel="00137281">
            <w:rPr>
              <w:rFonts w:hint="eastAsia"/>
              <w:szCs w:val="22"/>
            </w:rPr>
            <w:delText>아랫집</w:delText>
          </w:r>
          <w:r w:rsidDel="00137281">
            <w:rPr>
              <w:rFonts w:hint="eastAsia"/>
              <w:szCs w:val="22"/>
            </w:rPr>
            <w:delText xml:space="preserve"> </w:delText>
          </w:r>
          <w:r w:rsidDel="00137281">
            <w:rPr>
              <w:rFonts w:hint="eastAsia"/>
              <w:szCs w:val="22"/>
            </w:rPr>
            <w:delText>거실</w:delText>
          </w:r>
          <w:r w:rsidDel="00137281">
            <w:rPr>
              <w:rFonts w:hint="eastAsia"/>
              <w:szCs w:val="22"/>
            </w:rPr>
            <w:delText xml:space="preserve"> </w:delText>
          </w:r>
          <w:r w:rsidDel="00137281">
            <w:rPr>
              <w:rFonts w:hint="eastAsia"/>
              <w:szCs w:val="22"/>
            </w:rPr>
            <w:delText>누수</w:delText>
          </w:r>
          <w:r w:rsidDel="00137281">
            <w:rPr>
              <w:rFonts w:hint="eastAsia"/>
              <w:szCs w:val="22"/>
            </w:rPr>
            <w:delText>,</w:delText>
          </w:r>
          <w:r w:rsidDel="00137281">
            <w:rPr>
              <w:szCs w:val="22"/>
            </w:rPr>
            <w:delText xml:space="preserve"> (ii) </w:delText>
          </w:r>
          <w:r w:rsidDel="00137281">
            <w:rPr>
              <w:rFonts w:hint="eastAsia"/>
              <w:szCs w:val="22"/>
            </w:rPr>
            <w:delText>고객의</w:delText>
          </w:r>
          <w:r w:rsidDel="00137281">
            <w:rPr>
              <w:rFonts w:hint="eastAsia"/>
              <w:szCs w:val="22"/>
            </w:rPr>
            <w:delText xml:space="preserve"> </w:delText>
          </w:r>
          <w:r w:rsidDel="00137281">
            <w:rPr>
              <w:rFonts w:hint="eastAsia"/>
              <w:szCs w:val="22"/>
            </w:rPr>
            <w:delText>거실확장발코니</w:delText>
          </w:r>
          <w:r w:rsidDel="00137281">
            <w:rPr>
              <w:rFonts w:hint="eastAsia"/>
              <w:szCs w:val="22"/>
            </w:rPr>
            <w:delText xml:space="preserve"> </w:delText>
          </w:r>
          <w:r w:rsidDel="00137281">
            <w:rPr>
              <w:rFonts w:hint="eastAsia"/>
              <w:szCs w:val="22"/>
            </w:rPr>
            <w:delText>천장</w:delText>
          </w:r>
          <w:r w:rsidDel="00137281">
            <w:rPr>
              <w:rFonts w:hint="eastAsia"/>
              <w:szCs w:val="22"/>
            </w:rPr>
            <w:delText xml:space="preserve"> </w:delText>
          </w:r>
        </w:del>
        <w:r>
          <w:rPr>
            <w:rFonts w:hint="eastAsia"/>
            <w:szCs w:val="22"/>
          </w:rPr>
          <w:t>누수</w:t>
        </w:r>
      </w:ins>
      <w:ins w:id="434" w:author="junkyo.shim" w:date="2021-08-29T21:29:00Z">
        <w:r>
          <w:rPr>
            <w:rFonts w:hint="eastAsia"/>
            <w:szCs w:val="22"/>
          </w:rPr>
          <w:t xml:space="preserve"> </w:t>
        </w:r>
        <w:r>
          <w:rPr>
            <w:rFonts w:hint="eastAsia"/>
            <w:szCs w:val="22"/>
          </w:rPr>
          <w:t>현상을</w:t>
        </w:r>
        <w:r>
          <w:rPr>
            <w:rFonts w:hint="eastAsia"/>
            <w:szCs w:val="22"/>
          </w:rPr>
          <w:t xml:space="preserve"> </w:t>
        </w:r>
        <w:r>
          <w:rPr>
            <w:rFonts w:hint="eastAsia"/>
            <w:szCs w:val="22"/>
          </w:rPr>
          <w:t>주장하며</w:t>
        </w:r>
        <w:r>
          <w:rPr>
            <w:rFonts w:hint="eastAsia"/>
            <w:szCs w:val="22"/>
          </w:rPr>
          <w:t>,</w:t>
        </w:r>
      </w:ins>
      <w:ins w:id="435" w:author="jiwon.suh1" w:date="2021-08-29T20:03:00Z">
        <w:del w:id="436" w:author="junkyo.shim" w:date="2021-08-29T21:29:00Z">
          <w:r w:rsidDel="00137281">
            <w:rPr>
              <w:rFonts w:hint="eastAsia"/>
              <w:szCs w:val="22"/>
            </w:rPr>
            <w:delText>를</w:delText>
          </w:r>
        </w:del>
        <w:r>
          <w:rPr>
            <w:rFonts w:hint="eastAsia"/>
            <w:szCs w:val="22"/>
          </w:rPr>
          <w:t xml:space="preserve"> </w:t>
        </w:r>
      </w:ins>
      <w:ins w:id="437" w:author="junkyo.shim" w:date="2021-08-29T21:29:00Z">
        <w:r>
          <w:rPr>
            <w:rFonts w:hint="eastAsia"/>
            <w:szCs w:val="22"/>
          </w:rPr>
          <w:t>대상회사에</w:t>
        </w:r>
        <w:r>
          <w:rPr>
            <w:rFonts w:hint="eastAsia"/>
            <w:szCs w:val="22"/>
          </w:rPr>
          <w:t xml:space="preserve"> </w:t>
        </w:r>
      </w:ins>
      <w:ins w:id="438" w:author="jiwon.suh1" w:date="2021-08-29T20:03:00Z">
        <w:del w:id="439" w:author="junkyo.shim" w:date="2021-08-29T21:29:00Z">
          <w:r w:rsidDel="00137281">
            <w:rPr>
              <w:rFonts w:hint="eastAsia"/>
              <w:szCs w:val="22"/>
            </w:rPr>
            <w:delText>이유로</w:delText>
          </w:r>
          <w:r w:rsidDel="00137281">
            <w:rPr>
              <w:rFonts w:hint="eastAsia"/>
              <w:szCs w:val="22"/>
            </w:rPr>
            <w:delText xml:space="preserve"> </w:delText>
          </w:r>
        </w:del>
        <w:r>
          <w:rPr>
            <w:rFonts w:hint="eastAsia"/>
            <w:szCs w:val="22"/>
          </w:rPr>
          <w:t>피해보상</w:t>
        </w:r>
        <w:r>
          <w:rPr>
            <w:rFonts w:hint="eastAsia"/>
            <w:szCs w:val="22"/>
          </w:rPr>
          <w:t xml:space="preserve"> </w:t>
        </w:r>
        <w:r>
          <w:rPr>
            <w:rFonts w:hint="eastAsia"/>
            <w:szCs w:val="22"/>
          </w:rPr>
          <w:t>및</w:t>
        </w:r>
        <w:r>
          <w:rPr>
            <w:rFonts w:hint="eastAsia"/>
            <w:szCs w:val="22"/>
          </w:rPr>
          <w:t xml:space="preserve"> </w:t>
        </w:r>
        <w:del w:id="440" w:author="junkyo.shim" w:date="2021-08-29T21:30:00Z">
          <w:r w:rsidDel="00137281">
            <w:rPr>
              <w:rFonts w:hint="eastAsia"/>
              <w:szCs w:val="22"/>
            </w:rPr>
            <w:delText>창호주변</w:delText>
          </w:r>
          <w:r w:rsidDel="00137281">
            <w:rPr>
              <w:rFonts w:hint="eastAsia"/>
              <w:szCs w:val="22"/>
            </w:rPr>
            <w:delText xml:space="preserve"> </w:delText>
          </w:r>
          <w:r w:rsidDel="00137281">
            <w:rPr>
              <w:rFonts w:hint="eastAsia"/>
              <w:szCs w:val="22"/>
            </w:rPr>
            <w:delText>천장을</w:delText>
          </w:r>
          <w:r w:rsidDel="00137281">
            <w:rPr>
              <w:rFonts w:hint="eastAsia"/>
              <w:szCs w:val="22"/>
            </w:rPr>
            <w:delText xml:space="preserve"> </w:delText>
          </w:r>
        </w:del>
        <w:r>
          <w:rPr>
            <w:rFonts w:hint="eastAsia"/>
            <w:szCs w:val="22"/>
          </w:rPr>
          <w:t>해체</w:t>
        </w:r>
      </w:ins>
      <w:ins w:id="441" w:author="junkyo.shim" w:date="2021-08-29T21:30:00Z">
        <w:r>
          <w:rPr>
            <w:rFonts w:hint="eastAsia"/>
            <w:szCs w:val="22"/>
          </w:rPr>
          <w:t xml:space="preserve"> </w:t>
        </w:r>
        <w:r>
          <w:rPr>
            <w:rFonts w:hint="eastAsia"/>
            <w:szCs w:val="22"/>
          </w:rPr>
          <w:t>공사</w:t>
        </w:r>
      </w:ins>
      <w:ins w:id="442" w:author="jiwon.suh1" w:date="2021-08-29T20:03:00Z">
        <w:del w:id="443" w:author="junkyo.shim" w:date="2021-08-29T21:30:00Z">
          <w:r w:rsidDel="00137281">
            <w:rPr>
              <w:rFonts w:hint="eastAsia"/>
              <w:szCs w:val="22"/>
            </w:rPr>
            <w:delText>해달라고</w:delText>
          </w:r>
        </w:del>
      </w:ins>
      <w:ins w:id="444" w:author="junkyo.shim" w:date="2021-08-29T21:30:00Z">
        <w:r>
          <w:rPr>
            <w:rFonts w:hint="eastAsia"/>
            <w:szCs w:val="22"/>
          </w:rPr>
          <w:t>를</w:t>
        </w:r>
      </w:ins>
      <w:ins w:id="445" w:author="jiwon.suh1" w:date="2021-08-29T20:03:00Z">
        <w:r>
          <w:rPr>
            <w:rFonts w:hint="eastAsia"/>
            <w:szCs w:val="22"/>
          </w:rPr>
          <w:t xml:space="preserve"> </w:t>
        </w:r>
        <w:r>
          <w:rPr>
            <w:rFonts w:hint="eastAsia"/>
            <w:szCs w:val="22"/>
          </w:rPr>
          <w:t>요구하였음</w:t>
        </w:r>
        <w:r>
          <w:rPr>
            <w:rFonts w:hint="eastAsia"/>
            <w:szCs w:val="22"/>
          </w:rPr>
          <w:t>.</w:t>
        </w:r>
        <w:r>
          <w:rPr>
            <w:szCs w:val="22"/>
          </w:rPr>
          <w:t xml:space="preserve"> </w:t>
        </w:r>
      </w:ins>
    </w:p>
    <w:p w14:paraId="31050340" w14:textId="77777777" w:rsidR="00026A7E" w:rsidRDefault="00026A7E" w:rsidP="00026A7E">
      <w:pPr>
        <w:pStyle w:val="a5"/>
        <w:spacing w:after="240" w:line="350" w:lineRule="atLeast"/>
        <w:ind w:leftChars="0" w:left="1361"/>
        <w:rPr>
          <w:ins w:id="446" w:author="jiwon.suh1" w:date="2021-08-29T20:03:00Z"/>
          <w:szCs w:val="22"/>
        </w:rPr>
      </w:pPr>
      <w:ins w:id="447" w:author="jiwon.suh1" w:date="2021-08-29T20:03:00Z">
        <w:r>
          <w:rPr>
            <w:rFonts w:hint="eastAsia"/>
            <w:szCs w:val="22"/>
          </w:rPr>
          <w:t>한편</w:t>
        </w:r>
        <w:r>
          <w:rPr>
            <w:rFonts w:hint="eastAsia"/>
            <w:szCs w:val="22"/>
          </w:rPr>
          <w:t>,</w:t>
        </w:r>
        <w:r>
          <w:rPr>
            <w:szCs w:val="22"/>
          </w:rPr>
          <w:t xml:space="preserve"> </w:t>
        </w:r>
      </w:ins>
      <w:ins w:id="448" w:author="junkyo.shim" w:date="2021-08-29T21:47:00Z">
        <w:r>
          <w:rPr>
            <w:rFonts w:hint="eastAsia"/>
            <w:szCs w:val="22"/>
          </w:rPr>
          <w:t>대상회사는</w:t>
        </w:r>
        <w:r>
          <w:rPr>
            <w:rFonts w:hint="eastAsia"/>
            <w:szCs w:val="22"/>
          </w:rPr>
          <w:t xml:space="preserve"> </w:t>
        </w:r>
      </w:ins>
      <w:ins w:id="449" w:author="jiwon.suh1" w:date="2021-08-29T20:03:00Z">
        <w:r w:rsidRPr="00CB2B3F">
          <w:rPr>
            <w:szCs w:val="22"/>
          </w:rPr>
          <w:t>상기</w:t>
        </w:r>
        <w:r w:rsidRPr="00CB2B3F">
          <w:rPr>
            <w:szCs w:val="22"/>
          </w:rPr>
          <w:t xml:space="preserve"> </w:t>
        </w:r>
        <w:r w:rsidRPr="00CB2B3F">
          <w:rPr>
            <w:szCs w:val="22"/>
          </w:rPr>
          <w:t>부실시공</w:t>
        </w:r>
        <w:r w:rsidRPr="00CB2B3F">
          <w:rPr>
            <w:szCs w:val="22"/>
          </w:rPr>
          <w:t xml:space="preserve"> </w:t>
        </w:r>
        <w:r w:rsidRPr="00CB2B3F">
          <w:rPr>
            <w:szCs w:val="22"/>
          </w:rPr>
          <w:t>및</w:t>
        </w:r>
        <w:r w:rsidRPr="00CB2B3F">
          <w:rPr>
            <w:szCs w:val="22"/>
          </w:rPr>
          <w:t xml:space="preserve"> </w:t>
        </w:r>
        <w:r w:rsidRPr="00CB2B3F">
          <w:rPr>
            <w:szCs w:val="22"/>
          </w:rPr>
          <w:t>시공</w:t>
        </w:r>
        <w:r w:rsidRPr="00CB2B3F">
          <w:rPr>
            <w:szCs w:val="22"/>
          </w:rPr>
          <w:t xml:space="preserve"> </w:t>
        </w:r>
        <w:r w:rsidRPr="00CB2B3F">
          <w:rPr>
            <w:szCs w:val="22"/>
          </w:rPr>
          <w:t>중단은</w:t>
        </w:r>
        <w:r w:rsidRPr="00CB2B3F">
          <w:rPr>
            <w:szCs w:val="22"/>
          </w:rPr>
          <w:t xml:space="preserve"> </w:t>
        </w:r>
        <w:r>
          <w:rPr>
            <w:rFonts w:hint="eastAsia"/>
            <w:szCs w:val="22"/>
          </w:rPr>
          <w:t>해당</w:t>
        </w:r>
        <w:r w:rsidRPr="00CB2B3F">
          <w:rPr>
            <w:szCs w:val="22"/>
          </w:rPr>
          <w:t xml:space="preserve"> </w:t>
        </w:r>
        <w:r w:rsidRPr="00CB2B3F">
          <w:rPr>
            <w:szCs w:val="22"/>
          </w:rPr>
          <w:t>대리점의</w:t>
        </w:r>
        <w:r w:rsidRPr="00CB2B3F">
          <w:rPr>
            <w:szCs w:val="22"/>
          </w:rPr>
          <w:t xml:space="preserve"> </w:t>
        </w:r>
        <w:r w:rsidRPr="00CB2B3F">
          <w:rPr>
            <w:szCs w:val="22"/>
          </w:rPr>
          <w:t>시공상</w:t>
        </w:r>
        <w:r w:rsidRPr="00CB2B3F">
          <w:rPr>
            <w:szCs w:val="22"/>
          </w:rPr>
          <w:t xml:space="preserve"> </w:t>
        </w:r>
        <w:r w:rsidRPr="00CB2B3F">
          <w:rPr>
            <w:szCs w:val="22"/>
          </w:rPr>
          <w:t>발생한</w:t>
        </w:r>
        <w:r w:rsidRPr="00CB2B3F">
          <w:rPr>
            <w:szCs w:val="22"/>
          </w:rPr>
          <w:t xml:space="preserve"> </w:t>
        </w:r>
        <w:r w:rsidRPr="00CB2B3F">
          <w:rPr>
            <w:szCs w:val="22"/>
          </w:rPr>
          <w:t>문제이므로</w:t>
        </w:r>
        <w:r w:rsidRPr="00CB2B3F">
          <w:rPr>
            <w:szCs w:val="22"/>
          </w:rPr>
          <w:t xml:space="preserve">, </w:t>
        </w:r>
        <w:r>
          <w:rPr>
            <w:rFonts w:hint="eastAsia"/>
            <w:szCs w:val="22"/>
          </w:rPr>
          <w:t>대상회사에</w:t>
        </w:r>
        <w:r>
          <w:rPr>
            <w:rFonts w:hint="eastAsia"/>
            <w:szCs w:val="22"/>
          </w:rPr>
          <w:t xml:space="preserve"> </w:t>
        </w:r>
        <w:r>
          <w:rPr>
            <w:rFonts w:hint="eastAsia"/>
            <w:szCs w:val="22"/>
          </w:rPr>
          <w:t>의한</w:t>
        </w:r>
        <w:r>
          <w:rPr>
            <w:rFonts w:hint="eastAsia"/>
            <w:szCs w:val="22"/>
          </w:rPr>
          <w:t xml:space="preserve"> </w:t>
        </w:r>
        <w:r>
          <w:rPr>
            <w:rFonts w:hint="eastAsia"/>
            <w:szCs w:val="22"/>
          </w:rPr>
          <w:t>창호</w:t>
        </w:r>
        <w:r>
          <w:rPr>
            <w:rFonts w:hint="eastAsia"/>
            <w:szCs w:val="22"/>
          </w:rPr>
          <w:t xml:space="preserve"> </w:t>
        </w:r>
        <w:r>
          <w:rPr>
            <w:rFonts w:hint="eastAsia"/>
            <w:szCs w:val="22"/>
          </w:rPr>
          <w:t>시공과는</w:t>
        </w:r>
        <w:r>
          <w:rPr>
            <w:rFonts w:hint="eastAsia"/>
            <w:szCs w:val="22"/>
          </w:rPr>
          <w:t xml:space="preserve"> </w:t>
        </w:r>
        <w:r>
          <w:rPr>
            <w:rFonts w:hint="eastAsia"/>
            <w:szCs w:val="22"/>
          </w:rPr>
          <w:t>인과관계가</w:t>
        </w:r>
        <w:r>
          <w:rPr>
            <w:rFonts w:hint="eastAsia"/>
            <w:szCs w:val="22"/>
          </w:rPr>
          <w:t xml:space="preserve"> </w:t>
        </w:r>
        <w:r>
          <w:rPr>
            <w:rFonts w:hint="eastAsia"/>
            <w:szCs w:val="22"/>
          </w:rPr>
          <w:t>없음을</w:t>
        </w:r>
        <w:r>
          <w:rPr>
            <w:rFonts w:hint="eastAsia"/>
            <w:szCs w:val="22"/>
          </w:rPr>
          <w:t xml:space="preserve"> </w:t>
        </w:r>
        <w:r>
          <w:rPr>
            <w:rFonts w:hint="eastAsia"/>
            <w:szCs w:val="22"/>
          </w:rPr>
          <w:t>확인하였</w:t>
        </w:r>
      </w:ins>
      <w:ins w:id="450" w:author="jiwon.suh1" w:date="2021-08-29T20:04:00Z">
        <w:r>
          <w:rPr>
            <w:rFonts w:hint="eastAsia"/>
            <w:szCs w:val="22"/>
          </w:rPr>
          <w:t>고</w:t>
        </w:r>
        <w:r>
          <w:rPr>
            <w:rFonts w:hint="eastAsia"/>
            <w:szCs w:val="22"/>
          </w:rPr>
          <w:t>,</w:t>
        </w:r>
      </w:ins>
      <w:ins w:id="451" w:author="jiwon.suh1" w:date="2021-08-29T20:03:00Z">
        <w:r>
          <w:rPr>
            <w:szCs w:val="22"/>
          </w:rPr>
          <w:t xml:space="preserve"> </w:t>
        </w:r>
        <w:r>
          <w:rPr>
            <w:rFonts w:hint="eastAsia"/>
            <w:szCs w:val="22"/>
          </w:rPr>
          <w:t>해당</w:t>
        </w:r>
        <w:r>
          <w:rPr>
            <w:rFonts w:hint="eastAsia"/>
            <w:szCs w:val="22"/>
          </w:rPr>
          <w:t xml:space="preserve"> </w:t>
        </w:r>
        <w:r>
          <w:rPr>
            <w:rFonts w:hint="eastAsia"/>
            <w:szCs w:val="22"/>
          </w:rPr>
          <w:t>대리점</w:t>
        </w:r>
      </w:ins>
      <w:ins w:id="452" w:author="jiwon.suh1" w:date="2021-08-29T20:04:00Z">
        <w:r>
          <w:rPr>
            <w:rFonts w:hint="eastAsia"/>
            <w:szCs w:val="22"/>
          </w:rPr>
          <w:t>과의</w:t>
        </w:r>
        <w:r>
          <w:rPr>
            <w:rFonts w:hint="eastAsia"/>
            <w:szCs w:val="22"/>
          </w:rPr>
          <w:t xml:space="preserve"> </w:t>
        </w:r>
        <w:r>
          <w:rPr>
            <w:rFonts w:hint="eastAsia"/>
            <w:szCs w:val="22"/>
          </w:rPr>
          <w:t>대리점</w:t>
        </w:r>
      </w:ins>
      <w:ins w:id="453" w:author="jiwon.suh1" w:date="2021-08-29T20:03:00Z">
        <w:r>
          <w:rPr>
            <w:rFonts w:hint="eastAsia"/>
            <w:szCs w:val="22"/>
          </w:rPr>
          <w:t xml:space="preserve"> </w:t>
        </w:r>
        <w:r>
          <w:rPr>
            <w:rFonts w:hint="eastAsia"/>
            <w:szCs w:val="22"/>
          </w:rPr>
          <w:t>계약</w:t>
        </w:r>
      </w:ins>
      <w:ins w:id="454" w:author="jiwon.suh1" w:date="2021-08-29T20:04:00Z">
        <w:r>
          <w:rPr>
            <w:rFonts w:hint="eastAsia"/>
            <w:szCs w:val="22"/>
          </w:rPr>
          <w:t>은</w:t>
        </w:r>
      </w:ins>
      <w:ins w:id="455" w:author="jiwon.suh1" w:date="2021-08-29T20:03:00Z">
        <w:r>
          <w:rPr>
            <w:rFonts w:hint="eastAsia"/>
            <w:szCs w:val="22"/>
          </w:rPr>
          <w:t xml:space="preserve"> </w:t>
        </w:r>
        <w:r>
          <w:rPr>
            <w:rFonts w:hint="eastAsia"/>
            <w:szCs w:val="22"/>
          </w:rPr>
          <w:t>해지하였음</w:t>
        </w:r>
        <w:r>
          <w:rPr>
            <w:rFonts w:hint="eastAsia"/>
            <w:szCs w:val="22"/>
          </w:rPr>
          <w:t>.</w:t>
        </w:r>
        <w:r>
          <w:rPr>
            <w:szCs w:val="22"/>
          </w:rPr>
          <w:t xml:space="preserve"> </w:t>
        </w:r>
      </w:ins>
    </w:p>
    <w:p w14:paraId="285A7C67" w14:textId="77777777" w:rsidR="00026A7E" w:rsidRDefault="00026A7E" w:rsidP="00026A7E">
      <w:pPr>
        <w:pStyle w:val="a5"/>
        <w:spacing w:after="240" w:line="350" w:lineRule="atLeast"/>
        <w:ind w:leftChars="0" w:left="1361"/>
        <w:rPr>
          <w:ins w:id="456" w:author="jiwon.suh1" w:date="2021-08-29T20:03:00Z"/>
          <w:szCs w:val="22"/>
        </w:rPr>
      </w:pPr>
      <w:ins w:id="457" w:author="jiwon.suh1" w:date="2021-08-29T20:03:00Z">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상기</w:t>
        </w:r>
        <w:r>
          <w:rPr>
            <w:rFonts w:hint="eastAsia"/>
            <w:szCs w:val="22"/>
          </w:rPr>
          <w:t xml:space="preserve"> </w:t>
        </w:r>
        <w:r>
          <w:rPr>
            <w:rFonts w:hint="eastAsia"/>
            <w:szCs w:val="22"/>
          </w:rPr>
          <w:t>언론보도</w:t>
        </w:r>
        <w:r>
          <w:rPr>
            <w:rFonts w:hint="eastAsia"/>
            <w:szCs w:val="22"/>
          </w:rPr>
          <w:t xml:space="preserve"> </w:t>
        </w:r>
        <w:r>
          <w:rPr>
            <w:rFonts w:hint="eastAsia"/>
            <w:szCs w:val="22"/>
          </w:rPr>
          <w:t>이후</w:t>
        </w:r>
        <w:r>
          <w:rPr>
            <w:rFonts w:hint="eastAsia"/>
            <w:szCs w:val="22"/>
          </w:rPr>
          <w:t xml:space="preserve"> </w:t>
        </w:r>
        <w:r>
          <w:rPr>
            <w:rFonts w:hint="eastAsia"/>
            <w:szCs w:val="22"/>
          </w:rPr>
          <w:t>대상회사는</w:t>
        </w:r>
        <w:r>
          <w:rPr>
            <w:rFonts w:hint="eastAsia"/>
            <w:szCs w:val="22"/>
          </w:rPr>
          <w:t xml:space="preserve"> </w:t>
        </w:r>
        <w:del w:id="458" w:author="junkyo.shim" w:date="2021-08-29T21:48:00Z">
          <w:r w:rsidDel="00324361">
            <w:rPr>
              <w:rFonts w:hint="eastAsia"/>
              <w:szCs w:val="22"/>
            </w:rPr>
            <w:delText>고객의</w:delText>
          </w:r>
          <w:r w:rsidDel="00324361">
            <w:rPr>
              <w:rFonts w:hint="eastAsia"/>
              <w:szCs w:val="22"/>
            </w:rPr>
            <w:delText xml:space="preserve"> </w:delText>
          </w:r>
          <w:r w:rsidDel="00324361">
            <w:rPr>
              <w:rFonts w:hint="eastAsia"/>
              <w:szCs w:val="22"/>
            </w:rPr>
            <w:delText>주거</w:delText>
          </w:r>
          <w:r w:rsidDel="00324361">
            <w:rPr>
              <w:rFonts w:hint="eastAsia"/>
              <w:szCs w:val="22"/>
            </w:rPr>
            <w:delText xml:space="preserve"> </w:delText>
          </w:r>
          <w:r w:rsidDel="00324361">
            <w:rPr>
              <w:rFonts w:hint="eastAsia"/>
              <w:szCs w:val="22"/>
            </w:rPr>
            <w:delText>상부</w:delText>
          </w:r>
          <w:r w:rsidDel="00324361">
            <w:rPr>
              <w:rFonts w:hint="eastAsia"/>
              <w:szCs w:val="22"/>
            </w:rPr>
            <w:delText xml:space="preserve"> </w:delText>
          </w:r>
          <w:r w:rsidDel="00324361">
            <w:rPr>
              <w:rFonts w:hint="eastAsia"/>
              <w:szCs w:val="22"/>
            </w:rPr>
            <w:delText>벽의</w:delText>
          </w:r>
          <w:r w:rsidDel="00324361">
            <w:rPr>
              <w:rFonts w:hint="eastAsia"/>
              <w:szCs w:val="22"/>
            </w:rPr>
            <w:delText xml:space="preserve"> </w:delText>
          </w:r>
          <w:r w:rsidDel="00324361">
            <w:rPr>
              <w:rFonts w:hint="eastAsia"/>
              <w:szCs w:val="22"/>
            </w:rPr>
            <w:delText>크랙</w:delText>
          </w:r>
          <w:r w:rsidDel="00324361">
            <w:rPr>
              <w:rFonts w:hint="eastAsia"/>
              <w:szCs w:val="22"/>
            </w:rPr>
            <w:delText xml:space="preserve"> </w:delText>
          </w:r>
          <w:r w:rsidDel="00324361">
            <w:rPr>
              <w:rFonts w:hint="eastAsia"/>
              <w:szCs w:val="22"/>
            </w:rPr>
            <w:delText>보수공사</w:delText>
          </w:r>
          <w:r w:rsidDel="00324361">
            <w:rPr>
              <w:rFonts w:hint="eastAsia"/>
              <w:szCs w:val="22"/>
            </w:rPr>
            <w:delText>,</w:delText>
          </w:r>
          <w:r w:rsidDel="00324361">
            <w:rPr>
              <w:szCs w:val="22"/>
            </w:rPr>
            <w:delText xml:space="preserve"> </w:delText>
          </w:r>
          <w:r w:rsidDel="00324361">
            <w:rPr>
              <w:rFonts w:hint="eastAsia"/>
              <w:szCs w:val="22"/>
            </w:rPr>
            <w:delText>누수</w:delText>
          </w:r>
          <w:r w:rsidDel="00324361">
            <w:rPr>
              <w:rFonts w:hint="eastAsia"/>
              <w:szCs w:val="22"/>
            </w:rPr>
            <w:delText xml:space="preserve"> </w:delText>
          </w:r>
          <w:r w:rsidDel="00324361">
            <w:rPr>
              <w:rFonts w:hint="eastAsia"/>
              <w:szCs w:val="22"/>
            </w:rPr>
            <w:delText>피해</w:delText>
          </w:r>
          <w:r w:rsidDel="00324361">
            <w:rPr>
              <w:rFonts w:hint="eastAsia"/>
              <w:szCs w:val="22"/>
            </w:rPr>
            <w:delText xml:space="preserve"> </w:delText>
          </w:r>
          <w:r w:rsidDel="00324361">
            <w:rPr>
              <w:rFonts w:hint="eastAsia"/>
              <w:szCs w:val="22"/>
            </w:rPr>
            <w:delText>관련</w:delText>
          </w:r>
          <w:r w:rsidDel="00324361">
            <w:rPr>
              <w:rFonts w:hint="eastAsia"/>
              <w:szCs w:val="22"/>
            </w:rPr>
            <w:delText xml:space="preserve"> </w:delText>
          </w:r>
        </w:del>
        <w:r>
          <w:rPr>
            <w:rFonts w:hint="eastAsia"/>
            <w:szCs w:val="22"/>
          </w:rPr>
          <w:t>한샘서비스의</w:t>
        </w:r>
        <w:r>
          <w:rPr>
            <w:rFonts w:hint="eastAsia"/>
            <w:szCs w:val="22"/>
          </w:rPr>
          <w:t xml:space="preserve"> </w:t>
        </w:r>
        <w:proofErr w:type="spellStart"/>
        <w:r>
          <w:rPr>
            <w:rFonts w:hint="eastAsia"/>
            <w:szCs w:val="22"/>
          </w:rPr>
          <w:t>직시공</w:t>
        </w:r>
        <w:proofErr w:type="spellEnd"/>
        <w:r>
          <w:rPr>
            <w:rFonts w:hint="eastAsia"/>
            <w:szCs w:val="22"/>
          </w:rPr>
          <w:t xml:space="preserve"> </w:t>
        </w:r>
        <w:r>
          <w:rPr>
            <w:rFonts w:hint="eastAsia"/>
            <w:szCs w:val="22"/>
          </w:rPr>
          <w:t>팀을</w:t>
        </w:r>
        <w:r>
          <w:rPr>
            <w:rFonts w:hint="eastAsia"/>
            <w:szCs w:val="22"/>
          </w:rPr>
          <w:t xml:space="preserve"> </w:t>
        </w:r>
        <w:r>
          <w:rPr>
            <w:rFonts w:hint="eastAsia"/>
            <w:szCs w:val="22"/>
          </w:rPr>
          <w:t>통해</w:t>
        </w:r>
        <w:r>
          <w:rPr>
            <w:rFonts w:hint="eastAsia"/>
            <w:szCs w:val="22"/>
          </w:rPr>
          <w:t xml:space="preserve"> </w:t>
        </w:r>
        <w:r>
          <w:rPr>
            <w:rFonts w:hint="eastAsia"/>
            <w:szCs w:val="22"/>
          </w:rPr>
          <w:t>보수공사를</w:t>
        </w:r>
        <w:r>
          <w:rPr>
            <w:rFonts w:hint="eastAsia"/>
            <w:szCs w:val="22"/>
          </w:rPr>
          <w:t xml:space="preserve"> </w:t>
        </w:r>
        <w:r>
          <w:rPr>
            <w:rFonts w:hint="eastAsia"/>
            <w:szCs w:val="22"/>
          </w:rPr>
          <w:t>모두</w:t>
        </w:r>
        <w:r>
          <w:rPr>
            <w:rFonts w:hint="eastAsia"/>
            <w:szCs w:val="22"/>
          </w:rPr>
          <w:t xml:space="preserve"> </w:t>
        </w:r>
        <w:r>
          <w:rPr>
            <w:rFonts w:hint="eastAsia"/>
            <w:szCs w:val="22"/>
          </w:rPr>
          <w:t>완료하</w:t>
        </w:r>
        <w:r>
          <w:rPr>
            <w:rFonts w:hint="eastAsia"/>
            <w:szCs w:val="22"/>
          </w:rPr>
          <w:lastRenderedPageBreak/>
          <w:t>여</w:t>
        </w:r>
        <w:r>
          <w:rPr>
            <w:rFonts w:hint="eastAsia"/>
            <w:szCs w:val="22"/>
          </w:rPr>
          <w:t xml:space="preserve"> </w:t>
        </w:r>
        <w:r>
          <w:rPr>
            <w:rFonts w:hint="eastAsia"/>
            <w:szCs w:val="22"/>
          </w:rPr>
          <w:t>해당</w:t>
        </w:r>
        <w:r>
          <w:rPr>
            <w:rFonts w:hint="eastAsia"/>
            <w:szCs w:val="22"/>
          </w:rPr>
          <w:t xml:space="preserve"> </w:t>
        </w:r>
        <w:r>
          <w:rPr>
            <w:rFonts w:hint="eastAsia"/>
            <w:szCs w:val="22"/>
          </w:rPr>
          <w:t>사건은</w:t>
        </w:r>
        <w:r>
          <w:rPr>
            <w:rFonts w:hint="eastAsia"/>
            <w:szCs w:val="22"/>
          </w:rPr>
          <w:t xml:space="preserve"> </w:t>
        </w:r>
        <w:r>
          <w:rPr>
            <w:rFonts w:hint="eastAsia"/>
            <w:szCs w:val="22"/>
          </w:rPr>
          <w:t>종결</w:t>
        </w:r>
      </w:ins>
      <w:ins w:id="459" w:author="heesung.ahn" w:date="2021-08-31T01:07:00Z">
        <w:r w:rsidR="00512573">
          <w:rPr>
            <w:rFonts w:hint="eastAsia"/>
            <w:szCs w:val="22"/>
          </w:rPr>
          <w:t>되었다고</w:t>
        </w:r>
        <w:r w:rsidR="00512573">
          <w:rPr>
            <w:rFonts w:hint="eastAsia"/>
            <w:szCs w:val="22"/>
          </w:rPr>
          <w:t xml:space="preserve"> </w:t>
        </w:r>
        <w:r w:rsidR="00512573">
          <w:rPr>
            <w:rFonts w:hint="eastAsia"/>
            <w:szCs w:val="22"/>
          </w:rPr>
          <w:t>함</w:t>
        </w:r>
      </w:ins>
      <w:ins w:id="460" w:author="jiwon.suh1" w:date="2021-08-29T20:03:00Z">
        <w:del w:id="461" w:author="junkyo.shim" w:date="2021-08-29T21:48:00Z">
          <w:r w:rsidDel="00324361">
            <w:rPr>
              <w:rFonts w:hint="eastAsia"/>
              <w:szCs w:val="22"/>
            </w:rPr>
            <w:delText xml:space="preserve"> </w:delText>
          </w:r>
        </w:del>
        <w:del w:id="462" w:author="heesung.ahn" w:date="2021-08-31T01:07:00Z">
          <w:r w:rsidDel="00512573">
            <w:rPr>
              <w:rFonts w:hint="eastAsia"/>
              <w:szCs w:val="22"/>
            </w:rPr>
            <w:delText>됨</w:delText>
          </w:r>
        </w:del>
        <w:r>
          <w:rPr>
            <w:rFonts w:hint="eastAsia"/>
            <w:szCs w:val="22"/>
          </w:rPr>
          <w:t>.</w:t>
        </w:r>
        <w:r>
          <w:rPr>
            <w:szCs w:val="22"/>
          </w:rPr>
          <w:t xml:space="preserve"> </w:t>
        </w:r>
      </w:ins>
      <w:ins w:id="463" w:author="junkyo.shim" w:date="2021-08-29T21:50:00Z">
        <w:r>
          <w:rPr>
            <w:rFonts w:hint="eastAsia"/>
            <w:szCs w:val="22"/>
          </w:rPr>
          <w:t>또한</w:t>
        </w:r>
        <w:r>
          <w:rPr>
            <w:rFonts w:hint="eastAsia"/>
            <w:szCs w:val="22"/>
          </w:rPr>
          <w:t>,</w:t>
        </w:r>
        <w:r>
          <w:rPr>
            <w:szCs w:val="22"/>
          </w:rPr>
          <w:t xml:space="preserve"> </w:t>
        </w:r>
        <w:r>
          <w:rPr>
            <w:rFonts w:hint="eastAsia"/>
            <w:szCs w:val="22"/>
          </w:rPr>
          <w:t>해당</w:t>
        </w:r>
        <w:r>
          <w:rPr>
            <w:rFonts w:hint="eastAsia"/>
            <w:szCs w:val="22"/>
          </w:rPr>
          <w:t xml:space="preserve"> </w:t>
        </w:r>
        <w:r>
          <w:rPr>
            <w:rFonts w:hint="eastAsia"/>
            <w:szCs w:val="22"/>
          </w:rPr>
          <w:t>사건과</w:t>
        </w:r>
        <w:r>
          <w:rPr>
            <w:rFonts w:hint="eastAsia"/>
            <w:szCs w:val="22"/>
          </w:rPr>
          <w:t xml:space="preserve"> </w:t>
        </w:r>
        <w:r>
          <w:rPr>
            <w:rFonts w:hint="eastAsia"/>
            <w:szCs w:val="22"/>
          </w:rPr>
          <w:t>동일하거나</w:t>
        </w:r>
        <w:r>
          <w:rPr>
            <w:rFonts w:hint="eastAsia"/>
            <w:szCs w:val="22"/>
          </w:rPr>
          <w:t xml:space="preserve"> </w:t>
        </w:r>
        <w:r>
          <w:rPr>
            <w:rFonts w:hint="eastAsia"/>
            <w:szCs w:val="22"/>
          </w:rPr>
          <w:t>유사한</w:t>
        </w:r>
        <w:r>
          <w:rPr>
            <w:rFonts w:hint="eastAsia"/>
            <w:szCs w:val="22"/>
          </w:rPr>
          <w:t xml:space="preserve"> </w:t>
        </w:r>
        <w:r>
          <w:rPr>
            <w:rFonts w:hint="eastAsia"/>
            <w:szCs w:val="22"/>
          </w:rPr>
          <w:t>유형의</w:t>
        </w:r>
        <w:r>
          <w:rPr>
            <w:rFonts w:hint="eastAsia"/>
            <w:szCs w:val="22"/>
          </w:rPr>
          <w:t xml:space="preserve"> </w:t>
        </w:r>
        <w:r>
          <w:rPr>
            <w:rFonts w:hint="eastAsia"/>
            <w:szCs w:val="22"/>
          </w:rPr>
          <w:t>하자는</w:t>
        </w:r>
        <w:r>
          <w:rPr>
            <w:rFonts w:hint="eastAsia"/>
            <w:szCs w:val="22"/>
          </w:rPr>
          <w:t xml:space="preserve"> </w:t>
        </w:r>
        <w:r>
          <w:rPr>
            <w:rFonts w:hint="eastAsia"/>
            <w:szCs w:val="22"/>
          </w:rPr>
          <w:t>이후</w:t>
        </w:r>
        <w:r>
          <w:rPr>
            <w:rFonts w:hint="eastAsia"/>
            <w:szCs w:val="22"/>
          </w:rPr>
          <w:t xml:space="preserve"> </w:t>
        </w:r>
        <w:r>
          <w:rPr>
            <w:rFonts w:hint="eastAsia"/>
            <w:szCs w:val="22"/>
          </w:rPr>
          <w:t>발견되지</w:t>
        </w:r>
        <w:r>
          <w:rPr>
            <w:rFonts w:hint="eastAsia"/>
            <w:szCs w:val="22"/>
          </w:rPr>
          <w:t xml:space="preserve"> </w:t>
        </w:r>
        <w:r>
          <w:rPr>
            <w:rFonts w:hint="eastAsia"/>
            <w:szCs w:val="22"/>
          </w:rPr>
          <w:t>아니하였으며</w:t>
        </w:r>
        <w:r>
          <w:rPr>
            <w:rFonts w:hint="eastAsia"/>
            <w:szCs w:val="22"/>
          </w:rPr>
          <w:t xml:space="preserve"> </w:t>
        </w:r>
        <w:r>
          <w:rPr>
            <w:rFonts w:hint="eastAsia"/>
            <w:szCs w:val="22"/>
          </w:rPr>
          <w:t>이와</w:t>
        </w:r>
        <w:r>
          <w:rPr>
            <w:rFonts w:hint="eastAsia"/>
            <w:szCs w:val="22"/>
          </w:rPr>
          <w:t xml:space="preserve"> </w:t>
        </w:r>
        <w:r>
          <w:rPr>
            <w:rFonts w:hint="eastAsia"/>
            <w:szCs w:val="22"/>
          </w:rPr>
          <w:t>같은</w:t>
        </w:r>
        <w:r>
          <w:rPr>
            <w:rFonts w:hint="eastAsia"/>
            <w:szCs w:val="22"/>
          </w:rPr>
          <w:t xml:space="preserve"> </w:t>
        </w:r>
        <w:r>
          <w:rPr>
            <w:rFonts w:hint="eastAsia"/>
            <w:szCs w:val="22"/>
          </w:rPr>
          <w:t>하자는</w:t>
        </w:r>
        <w:r>
          <w:rPr>
            <w:rFonts w:hint="eastAsia"/>
            <w:szCs w:val="22"/>
          </w:rPr>
          <w:t xml:space="preserve"> </w:t>
        </w:r>
        <w:r>
          <w:rPr>
            <w:rFonts w:hint="eastAsia"/>
            <w:szCs w:val="22"/>
          </w:rPr>
          <w:t>반</w:t>
        </w:r>
        <w:del w:id="464" w:author="heesung.ahn" w:date="2021-08-31T01:07:00Z">
          <w:r w:rsidDel="00781CB0">
            <w:rPr>
              <w:rFonts w:hint="eastAsia"/>
              <w:szCs w:val="22"/>
            </w:rPr>
            <w:delText>족</w:delText>
          </w:r>
        </w:del>
      </w:ins>
      <w:ins w:id="465" w:author="heesung.ahn" w:date="2021-08-31T01:07:00Z">
        <w:r w:rsidR="00781CB0">
          <w:rPr>
            <w:rFonts w:hint="eastAsia"/>
            <w:szCs w:val="22"/>
          </w:rPr>
          <w:t>복</w:t>
        </w:r>
      </w:ins>
      <w:ins w:id="466" w:author="junkyo.shim" w:date="2021-08-29T21:50:00Z">
        <w:r>
          <w:rPr>
            <w:rFonts w:hint="eastAsia"/>
            <w:szCs w:val="22"/>
          </w:rPr>
          <w:t>적으로</w:t>
        </w:r>
        <w:r>
          <w:rPr>
            <w:rFonts w:hint="eastAsia"/>
            <w:szCs w:val="22"/>
          </w:rPr>
          <w:t xml:space="preserve"> </w:t>
        </w:r>
        <w:r>
          <w:rPr>
            <w:rFonts w:hint="eastAsia"/>
            <w:szCs w:val="22"/>
          </w:rPr>
          <w:t>발생하는</w:t>
        </w:r>
        <w:r>
          <w:rPr>
            <w:rFonts w:hint="eastAsia"/>
            <w:szCs w:val="22"/>
          </w:rPr>
          <w:t xml:space="preserve"> </w:t>
        </w:r>
        <w:r>
          <w:rPr>
            <w:rFonts w:hint="eastAsia"/>
            <w:szCs w:val="22"/>
          </w:rPr>
          <w:t>것은</w:t>
        </w:r>
        <w:r>
          <w:rPr>
            <w:rFonts w:hint="eastAsia"/>
            <w:szCs w:val="22"/>
          </w:rPr>
          <w:t xml:space="preserve"> </w:t>
        </w:r>
        <w:r>
          <w:rPr>
            <w:rFonts w:hint="eastAsia"/>
            <w:szCs w:val="22"/>
          </w:rPr>
          <w:t>아니라고</w:t>
        </w:r>
        <w:r>
          <w:rPr>
            <w:rFonts w:hint="eastAsia"/>
            <w:szCs w:val="22"/>
          </w:rPr>
          <w:t xml:space="preserve"> </w:t>
        </w:r>
        <w:r>
          <w:rPr>
            <w:rFonts w:hint="eastAsia"/>
            <w:szCs w:val="22"/>
          </w:rPr>
          <w:t>함</w:t>
        </w:r>
        <w:r>
          <w:rPr>
            <w:rFonts w:hint="eastAsia"/>
            <w:szCs w:val="22"/>
          </w:rPr>
          <w:t>.</w:t>
        </w:r>
      </w:ins>
    </w:p>
    <w:p w14:paraId="32634034" w14:textId="77777777" w:rsidR="00026A7E" w:rsidRPr="00CB2B3F" w:rsidDel="00D87834" w:rsidRDefault="00026A7E" w:rsidP="00026A7E">
      <w:pPr>
        <w:pStyle w:val="a5"/>
        <w:spacing w:after="240" w:line="350" w:lineRule="atLeast"/>
        <w:ind w:leftChars="0" w:left="1361"/>
        <w:rPr>
          <w:del w:id="467" w:author="jiwon.suh1" w:date="2021-08-29T20:03:00Z"/>
          <w:szCs w:val="22"/>
        </w:rPr>
      </w:pPr>
      <w:del w:id="468" w:author="jiwon.suh1" w:date="2021-08-29T20:03:00Z">
        <w:r w:rsidRPr="00CB2B3F" w:rsidDel="00D87834">
          <w:rPr>
            <w:szCs w:val="22"/>
          </w:rPr>
          <w:delText>답변에</w:delText>
        </w:r>
        <w:r w:rsidRPr="00CB2B3F" w:rsidDel="00D87834">
          <w:rPr>
            <w:szCs w:val="22"/>
          </w:rPr>
          <w:delText xml:space="preserve"> </w:delText>
        </w:r>
        <w:r w:rsidRPr="00CB2B3F" w:rsidDel="00D87834">
          <w:rPr>
            <w:szCs w:val="22"/>
          </w:rPr>
          <w:delText>따르면</w:delText>
        </w:r>
        <w:r w:rsidRPr="00CB2B3F" w:rsidDel="00D87834">
          <w:rPr>
            <w:szCs w:val="22"/>
          </w:rPr>
          <w:delText xml:space="preserve">, </w:delText>
        </w:r>
        <w:r w:rsidRPr="00CB2B3F" w:rsidDel="00D87834">
          <w:rPr>
            <w:szCs w:val="22"/>
          </w:rPr>
          <w:delText>상기</w:delText>
        </w:r>
        <w:r w:rsidRPr="00CB2B3F" w:rsidDel="00D87834">
          <w:rPr>
            <w:szCs w:val="22"/>
          </w:rPr>
          <w:delText xml:space="preserve"> </w:delText>
        </w:r>
        <w:r w:rsidRPr="00CB2B3F" w:rsidDel="00D87834">
          <w:rPr>
            <w:szCs w:val="22"/>
          </w:rPr>
          <w:delText>부실시공</w:delText>
        </w:r>
        <w:r w:rsidRPr="00CB2B3F" w:rsidDel="00D87834">
          <w:rPr>
            <w:szCs w:val="22"/>
          </w:rPr>
          <w:delText xml:space="preserve"> </w:delText>
        </w:r>
        <w:r w:rsidRPr="00CB2B3F" w:rsidDel="00D87834">
          <w:rPr>
            <w:szCs w:val="22"/>
          </w:rPr>
          <w:delText>및</w:delText>
        </w:r>
        <w:r w:rsidRPr="00CB2B3F" w:rsidDel="00D87834">
          <w:rPr>
            <w:szCs w:val="22"/>
          </w:rPr>
          <w:delText xml:space="preserve"> </w:delText>
        </w:r>
        <w:r w:rsidRPr="00CB2B3F" w:rsidDel="00D87834">
          <w:rPr>
            <w:szCs w:val="22"/>
          </w:rPr>
          <w:delText>시공</w:delText>
        </w:r>
        <w:r w:rsidRPr="00CB2B3F" w:rsidDel="00D87834">
          <w:rPr>
            <w:szCs w:val="22"/>
          </w:rPr>
          <w:delText xml:space="preserve"> </w:delText>
        </w:r>
        <w:r w:rsidRPr="00CB2B3F" w:rsidDel="00D87834">
          <w:rPr>
            <w:szCs w:val="22"/>
          </w:rPr>
          <w:delText>중단은</w:delText>
        </w:r>
        <w:r w:rsidRPr="00CB2B3F" w:rsidDel="00D87834">
          <w:rPr>
            <w:szCs w:val="22"/>
          </w:rPr>
          <w:delText xml:space="preserve"> </w:delText>
        </w:r>
        <w:r w:rsidRPr="00CB2B3F" w:rsidDel="00D87834">
          <w:rPr>
            <w:szCs w:val="22"/>
          </w:rPr>
          <w:delText>일부</w:delText>
        </w:r>
        <w:r w:rsidRPr="00CB2B3F" w:rsidDel="00D87834">
          <w:rPr>
            <w:szCs w:val="22"/>
          </w:rPr>
          <w:delText xml:space="preserve"> </w:delText>
        </w:r>
        <w:r w:rsidRPr="00CB2B3F" w:rsidDel="00D87834">
          <w:rPr>
            <w:szCs w:val="22"/>
          </w:rPr>
          <w:delText>대리점의</w:delText>
        </w:r>
        <w:r w:rsidRPr="00CB2B3F" w:rsidDel="00D87834">
          <w:rPr>
            <w:szCs w:val="22"/>
          </w:rPr>
          <w:delText xml:space="preserve"> </w:delText>
        </w:r>
        <w:r w:rsidRPr="00CB2B3F" w:rsidDel="00D87834">
          <w:rPr>
            <w:szCs w:val="22"/>
          </w:rPr>
          <w:delText>시공상</w:delText>
        </w:r>
        <w:r w:rsidRPr="00CB2B3F" w:rsidDel="00D87834">
          <w:rPr>
            <w:szCs w:val="22"/>
          </w:rPr>
          <w:delText xml:space="preserve"> </w:delText>
        </w:r>
        <w:r w:rsidRPr="00CB2B3F" w:rsidDel="00D87834">
          <w:rPr>
            <w:szCs w:val="22"/>
          </w:rPr>
          <w:delText>발생한</w:delText>
        </w:r>
        <w:r w:rsidRPr="00CB2B3F" w:rsidDel="00D87834">
          <w:rPr>
            <w:szCs w:val="22"/>
          </w:rPr>
          <w:delText xml:space="preserve"> </w:delText>
        </w:r>
        <w:r w:rsidRPr="00CB2B3F" w:rsidDel="00D87834">
          <w:rPr>
            <w:szCs w:val="22"/>
          </w:rPr>
          <w:delText>문제이므로</w:delText>
        </w:r>
        <w:r w:rsidRPr="00CB2B3F" w:rsidDel="00D87834">
          <w:rPr>
            <w:szCs w:val="22"/>
          </w:rPr>
          <w:delText xml:space="preserve">, </w:delText>
        </w:r>
        <w:r w:rsidRPr="00CB2B3F" w:rsidDel="00D87834">
          <w:rPr>
            <w:szCs w:val="22"/>
          </w:rPr>
          <w:delText>대상회사는</w:delText>
        </w:r>
        <w:r w:rsidRPr="00CB2B3F" w:rsidDel="00D87834">
          <w:rPr>
            <w:szCs w:val="22"/>
          </w:rPr>
          <w:delText xml:space="preserve"> </w:delText>
        </w:r>
        <w:r w:rsidRPr="00CB2B3F" w:rsidDel="00D87834">
          <w:rPr>
            <w:szCs w:val="22"/>
          </w:rPr>
          <w:delText>해당</w:delText>
        </w:r>
        <w:r w:rsidRPr="00CB2B3F" w:rsidDel="00D87834">
          <w:rPr>
            <w:szCs w:val="22"/>
          </w:rPr>
          <w:delText xml:space="preserve"> </w:delText>
        </w:r>
        <w:r w:rsidRPr="00CB2B3F" w:rsidDel="00D87834">
          <w:rPr>
            <w:szCs w:val="22"/>
          </w:rPr>
          <w:delText>대리점과의</w:delText>
        </w:r>
        <w:r w:rsidRPr="00CB2B3F" w:rsidDel="00D87834">
          <w:rPr>
            <w:szCs w:val="22"/>
          </w:rPr>
          <w:delText xml:space="preserve"> </w:delText>
        </w:r>
        <w:r w:rsidRPr="00CB2B3F" w:rsidDel="00D87834">
          <w:rPr>
            <w:szCs w:val="22"/>
          </w:rPr>
          <w:delText>대리점</w:delText>
        </w:r>
        <w:r w:rsidRPr="00CB2B3F" w:rsidDel="00D87834">
          <w:rPr>
            <w:szCs w:val="22"/>
          </w:rPr>
          <w:delText xml:space="preserve"> </w:delText>
        </w:r>
        <w:r w:rsidRPr="00CB2B3F" w:rsidDel="00D87834">
          <w:rPr>
            <w:szCs w:val="22"/>
          </w:rPr>
          <w:delText>계약을</w:delText>
        </w:r>
        <w:r w:rsidRPr="00CB2B3F" w:rsidDel="00D87834">
          <w:rPr>
            <w:szCs w:val="22"/>
          </w:rPr>
          <w:delText xml:space="preserve"> </w:delText>
        </w:r>
        <w:r w:rsidRPr="00CB2B3F" w:rsidDel="00D87834">
          <w:rPr>
            <w:szCs w:val="22"/>
          </w:rPr>
          <w:delText>해지하고</w:delText>
        </w:r>
        <w:r w:rsidRPr="00CB2B3F" w:rsidDel="00D87834">
          <w:rPr>
            <w:szCs w:val="22"/>
          </w:rPr>
          <w:delText xml:space="preserve">, </w:delText>
        </w:r>
        <w:r w:rsidRPr="00CB2B3F" w:rsidDel="00D87834">
          <w:rPr>
            <w:szCs w:val="22"/>
          </w:rPr>
          <w:delText>해당</w:delText>
        </w:r>
        <w:r w:rsidRPr="00CB2B3F" w:rsidDel="00D87834">
          <w:rPr>
            <w:szCs w:val="22"/>
          </w:rPr>
          <w:delText xml:space="preserve"> </w:delText>
        </w:r>
        <w:r w:rsidRPr="00CB2B3F" w:rsidDel="00D87834">
          <w:rPr>
            <w:szCs w:val="22"/>
          </w:rPr>
          <w:delText>피해에</w:delText>
        </w:r>
        <w:r w:rsidRPr="00CB2B3F" w:rsidDel="00D87834">
          <w:rPr>
            <w:szCs w:val="22"/>
          </w:rPr>
          <w:delText xml:space="preserve"> </w:delText>
        </w:r>
        <w:r w:rsidRPr="00CB2B3F" w:rsidDel="00D87834">
          <w:rPr>
            <w:szCs w:val="22"/>
          </w:rPr>
          <w:delText>대한</w:delText>
        </w:r>
        <w:r w:rsidRPr="00CB2B3F" w:rsidDel="00D87834">
          <w:rPr>
            <w:szCs w:val="22"/>
          </w:rPr>
          <w:delText xml:space="preserve"> </w:delText>
        </w:r>
        <w:r w:rsidRPr="00CB2B3F" w:rsidDel="00D87834">
          <w:rPr>
            <w:szCs w:val="22"/>
          </w:rPr>
          <w:delText>책임은</w:delText>
        </w:r>
        <w:r w:rsidRPr="00CB2B3F" w:rsidDel="00D87834">
          <w:rPr>
            <w:szCs w:val="22"/>
          </w:rPr>
          <w:delText xml:space="preserve"> </w:delText>
        </w:r>
        <w:r w:rsidRPr="00CB2B3F" w:rsidDel="00D87834">
          <w:rPr>
            <w:szCs w:val="22"/>
          </w:rPr>
          <w:delText>대리점이</w:delText>
        </w:r>
        <w:r w:rsidRPr="00CB2B3F" w:rsidDel="00D87834">
          <w:rPr>
            <w:szCs w:val="22"/>
          </w:rPr>
          <w:delText xml:space="preserve"> </w:delText>
        </w:r>
        <w:r w:rsidRPr="00CB2B3F" w:rsidDel="00D87834">
          <w:rPr>
            <w:szCs w:val="22"/>
          </w:rPr>
          <w:delText>부담할</w:delText>
        </w:r>
        <w:r w:rsidRPr="00CB2B3F" w:rsidDel="00D87834">
          <w:rPr>
            <w:szCs w:val="22"/>
          </w:rPr>
          <w:delText xml:space="preserve"> </w:delText>
        </w:r>
        <w:r w:rsidRPr="00CB2B3F" w:rsidDel="00D87834">
          <w:rPr>
            <w:szCs w:val="22"/>
          </w:rPr>
          <w:delText>것으로</w:delText>
        </w:r>
        <w:r w:rsidRPr="00CB2B3F" w:rsidDel="00D87834">
          <w:rPr>
            <w:szCs w:val="22"/>
          </w:rPr>
          <w:delText xml:space="preserve"> </w:delText>
        </w:r>
        <w:r w:rsidRPr="00CB2B3F" w:rsidDel="00D87834">
          <w:rPr>
            <w:szCs w:val="22"/>
          </w:rPr>
          <w:delText>확인함</w:delText>
        </w:r>
        <w:r w:rsidRPr="00CB2B3F" w:rsidDel="00D87834">
          <w:rPr>
            <w:szCs w:val="22"/>
          </w:rPr>
          <w:delText xml:space="preserve">. </w:delText>
        </w:r>
      </w:del>
    </w:p>
    <w:p w14:paraId="24A2DAFE" w14:textId="77777777" w:rsidR="00026A7E" w:rsidRPr="00CB2B3F" w:rsidDel="00D87834" w:rsidRDefault="00026A7E" w:rsidP="00026A7E">
      <w:pPr>
        <w:pStyle w:val="a5"/>
        <w:spacing w:after="240" w:line="350" w:lineRule="atLeast"/>
        <w:ind w:leftChars="0" w:left="1361"/>
        <w:rPr>
          <w:del w:id="469" w:author="jiwon.suh1" w:date="2021-08-29T20:03:00Z"/>
        </w:rPr>
      </w:pPr>
      <w:del w:id="470" w:author="jiwon.suh1" w:date="2021-08-29T20:03:00Z">
        <w:r w:rsidRPr="00CB2B3F" w:rsidDel="00D87834">
          <w:rPr>
            <w:szCs w:val="22"/>
          </w:rPr>
          <w:delText>해당</w:delText>
        </w:r>
        <w:r w:rsidRPr="00CB2B3F" w:rsidDel="00D87834">
          <w:rPr>
            <w:szCs w:val="22"/>
          </w:rPr>
          <w:delText xml:space="preserve"> </w:delText>
        </w:r>
        <w:r w:rsidRPr="00CB2B3F" w:rsidDel="00D87834">
          <w:rPr>
            <w:szCs w:val="22"/>
          </w:rPr>
          <w:delText>사건의</w:delText>
        </w:r>
        <w:r w:rsidRPr="00CB2B3F" w:rsidDel="00D87834">
          <w:rPr>
            <w:szCs w:val="22"/>
          </w:rPr>
          <w:delText xml:space="preserve"> </w:delText>
        </w:r>
        <w:r w:rsidRPr="00CB2B3F" w:rsidDel="00D87834">
          <w:rPr>
            <w:szCs w:val="22"/>
          </w:rPr>
          <w:delText>사실관계를</w:delText>
        </w:r>
        <w:r w:rsidRPr="00CB2B3F" w:rsidDel="00D87834">
          <w:rPr>
            <w:szCs w:val="22"/>
          </w:rPr>
          <w:delText xml:space="preserve"> </w:delText>
        </w:r>
        <w:r w:rsidRPr="00CB2B3F" w:rsidDel="00D87834">
          <w:rPr>
            <w:szCs w:val="22"/>
          </w:rPr>
          <w:delText>확인할</w:delText>
        </w:r>
        <w:r w:rsidRPr="00CB2B3F" w:rsidDel="00D87834">
          <w:rPr>
            <w:szCs w:val="22"/>
          </w:rPr>
          <w:delText xml:space="preserve"> </w:delText>
        </w:r>
        <w:r w:rsidRPr="00CB2B3F" w:rsidDel="00D87834">
          <w:rPr>
            <w:szCs w:val="22"/>
          </w:rPr>
          <w:delText>수</w:delText>
        </w:r>
        <w:r w:rsidRPr="00CB2B3F" w:rsidDel="00D87834">
          <w:rPr>
            <w:szCs w:val="22"/>
          </w:rPr>
          <w:delText xml:space="preserve"> </w:delText>
        </w:r>
        <w:r w:rsidRPr="00CB2B3F" w:rsidDel="00D87834">
          <w:rPr>
            <w:szCs w:val="22"/>
          </w:rPr>
          <w:delText>있는</w:delText>
        </w:r>
        <w:r w:rsidRPr="00CB2B3F" w:rsidDel="00D87834">
          <w:rPr>
            <w:szCs w:val="22"/>
          </w:rPr>
          <w:delText xml:space="preserve"> </w:delText>
        </w:r>
        <w:r w:rsidRPr="00CB2B3F" w:rsidDel="00D87834">
          <w:rPr>
            <w:szCs w:val="22"/>
          </w:rPr>
          <w:delText>내용증명</w:delText>
        </w:r>
        <w:r w:rsidRPr="00CB2B3F" w:rsidDel="00D87834">
          <w:rPr>
            <w:szCs w:val="22"/>
          </w:rPr>
          <w:delText xml:space="preserve">, </w:delText>
        </w:r>
        <w:r w:rsidRPr="00CB2B3F" w:rsidDel="00D87834">
          <w:rPr>
            <w:szCs w:val="22"/>
          </w:rPr>
          <w:delText>공문</w:delText>
        </w:r>
        <w:r w:rsidRPr="00CB2B3F" w:rsidDel="00D87834">
          <w:rPr>
            <w:szCs w:val="22"/>
          </w:rPr>
          <w:delText xml:space="preserve"> </w:delText>
        </w:r>
        <w:r w:rsidRPr="00CB2B3F" w:rsidDel="00D87834">
          <w:rPr>
            <w:szCs w:val="22"/>
          </w:rPr>
          <w:delText>등의</w:delText>
        </w:r>
        <w:r w:rsidRPr="00CB2B3F" w:rsidDel="00D87834">
          <w:rPr>
            <w:szCs w:val="22"/>
          </w:rPr>
          <w:delText xml:space="preserve"> </w:delText>
        </w:r>
        <w:r w:rsidRPr="00CB2B3F" w:rsidDel="00D87834">
          <w:rPr>
            <w:szCs w:val="22"/>
          </w:rPr>
          <w:delText>자료</w:delText>
        </w:r>
        <w:r w:rsidRPr="00CB2B3F" w:rsidDel="00D87834">
          <w:rPr>
            <w:szCs w:val="22"/>
          </w:rPr>
          <w:delText xml:space="preserve"> </w:delText>
        </w:r>
        <w:r w:rsidRPr="00CB2B3F" w:rsidDel="00D87834">
          <w:rPr>
            <w:szCs w:val="22"/>
          </w:rPr>
          <w:delText>제공을</w:delText>
        </w:r>
        <w:r w:rsidRPr="00CB2B3F" w:rsidDel="00D87834">
          <w:rPr>
            <w:szCs w:val="22"/>
          </w:rPr>
          <w:delText xml:space="preserve"> </w:delText>
        </w:r>
        <w:r w:rsidRPr="00CB2B3F" w:rsidDel="00D87834">
          <w:rPr>
            <w:szCs w:val="22"/>
          </w:rPr>
          <w:delText>요청하였으나</w:delText>
        </w:r>
        <w:r w:rsidRPr="00CB2B3F" w:rsidDel="00D87834">
          <w:rPr>
            <w:szCs w:val="22"/>
          </w:rPr>
          <w:delText xml:space="preserve">, </w:delText>
        </w:r>
        <w:r w:rsidRPr="00CB2B3F" w:rsidDel="00D87834">
          <w:rPr>
            <w:szCs w:val="22"/>
          </w:rPr>
          <w:delText>자료가</w:delText>
        </w:r>
        <w:r w:rsidRPr="00CB2B3F" w:rsidDel="00D87834">
          <w:rPr>
            <w:szCs w:val="22"/>
          </w:rPr>
          <w:delText xml:space="preserve"> </w:delText>
        </w:r>
        <w:r w:rsidRPr="00CB2B3F" w:rsidDel="00D87834">
          <w:rPr>
            <w:szCs w:val="22"/>
          </w:rPr>
          <w:delText>제공되지</w:delText>
        </w:r>
        <w:r w:rsidRPr="00CB2B3F" w:rsidDel="00D87834">
          <w:rPr>
            <w:szCs w:val="22"/>
          </w:rPr>
          <w:delText xml:space="preserve"> </w:delText>
        </w:r>
        <w:r w:rsidRPr="00CB2B3F" w:rsidDel="00D87834">
          <w:rPr>
            <w:szCs w:val="22"/>
          </w:rPr>
          <w:delText>아니함</w:delText>
        </w:r>
        <w:r w:rsidRPr="00CB2B3F" w:rsidDel="00D87834">
          <w:rPr>
            <w:szCs w:val="22"/>
          </w:rPr>
          <w:delText>.</w:delText>
        </w:r>
        <w:r w:rsidDel="00D87834">
          <w:rPr>
            <w:szCs w:val="22"/>
          </w:rPr>
          <w:delText>[</w:delText>
        </w:r>
        <w:r w:rsidRPr="006361A0" w:rsidDel="00D87834">
          <w:rPr>
            <w:rFonts w:hint="eastAsia"/>
            <w:szCs w:val="22"/>
            <w:highlight w:val="yellow"/>
          </w:rPr>
          <w:delText>인터뷰로</w:delText>
        </w:r>
        <w:r w:rsidRPr="006361A0" w:rsidDel="00D87834">
          <w:rPr>
            <w:rFonts w:hint="eastAsia"/>
            <w:szCs w:val="22"/>
            <w:highlight w:val="yellow"/>
          </w:rPr>
          <w:delText xml:space="preserve"> </w:delText>
        </w:r>
        <w:r w:rsidRPr="006361A0" w:rsidDel="00D87834">
          <w:rPr>
            <w:rFonts w:hint="eastAsia"/>
            <w:szCs w:val="22"/>
            <w:highlight w:val="yellow"/>
          </w:rPr>
          <w:delText>업데이트</w:delText>
        </w:r>
        <w:r w:rsidRPr="006361A0" w:rsidDel="00D87834">
          <w:rPr>
            <w:rFonts w:hint="eastAsia"/>
            <w:szCs w:val="22"/>
            <w:highlight w:val="yellow"/>
          </w:rPr>
          <w:delText xml:space="preserve">, </w:delText>
        </w:r>
        <w:r w:rsidRPr="006361A0" w:rsidDel="00D87834">
          <w:rPr>
            <w:rFonts w:hint="eastAsia"/>
            <w:szCs w:val="22"/>
            <w:highlight w:val="yellow"/>
          </w:rPr>
          <w:delText>반복되는</w:delText>
        </w:r>
        <w:r w:rsidRPr="006361A0" w:rsidDel="00D87834">
          <w:rPr>
            <w:rFonts w:hint="eastAsia"/>
            <w:szCs w:val="22"/>
            <w:highlight w:val="yellow"/>
          </w:rPr>
          <w:delText xml:space="preserve"> </w:delText>
        </w:r>
        <w:r w:rsidRPr="006361A0" w:rsidDel="00D87834">
          <w:rPr>
            <w:rFonts w:hint="eastAsia"/>
            <w:szCs w:val="22"/>
            <w:highlight w:val="yellow"/>
          </w:rPr>
          <w:delText>유형의</w:delText>
        </w:r>
        <w:r w:rsidRPr="006361A0" w:rsidDel="00D87834">
          <w:rPr>
            <w:rFonts w:hint="eastAsia"/>
            <w:szCs w:val="22"/>
            <w:highlight w:val="yellow"/>
          </w:rPr>
          <w:delText xml:space="preserve"> </w:delText>
        </w:r>
        <w:r w:rsidRPr="006361A0" w:rsidDel="00D87834">
          <w:rPr>
            <w:rFonts w:hint="eastAsia"/>
            <w:szCs w:val="22"/>
            <w:highlight w:val="yellow"/>
          </w:rPr>
          <w:delText>하자인지</w:delText>
        </w:r>
        <w:r w:rsidRPr="006361A0" w:rsidDel="00D87834">
          <w:rPr>
            <w:rFonts w:hint="eastAsia"/>
            <w:szCs w:val="22"/>
            <w:highlight w:val="yellow"/>
          </w:rPr>
          <w:delText xml:space="preserve"> </w:delText>
        </w:r>
        <w:r w:rsidRPr="006361A0" w:rsidDel="00D87834">
          <w:rPr>
            <w:rFonts w:hint="eastAsia"/>
            <w:szCs w:val="22"/>
            <w:highlight w:val="yellow"/>
          </w:rPr>
          <w:delText>대리점에게</w:delText>
        </w:r>
        <w:r w:rsidRPr="006361A0" w:rsidDel="00D87834">
          <w:rPr>
            <w:rFonts w:hint="eastAsia"/>
            <w:szCs w:val="22"/>
            <w:highlight w:val="yellow"/>
          </w:rPr>
          <w:delText xml:space="preserve"> </w:delText>
        </w:r>
        <w:r w:rsidRPr="006361A0" w:rsidDel="00D87834">
          <w:rPr>
            <w:szCs w:val="22"/>
            <w:highlight w:val="yellow"/>
          </w:rPr>
          <w:delText>AS</w:delText>
        </w:r>
        <w:r w:rsidRPr="006361A0" w:rsidDel="00D87834">
          <w:rPr>
            <w:rFonts w:hint="eastAsia"/>
            <w:szCs w:val="22"/>
            <w:highlight w:val="yellow"/>
          </w:rPr>
          <w:delText>책임이</w:delText>
        </w:r>
        <w:r w:rsidRPr="006361A0" w:rsidDel="00D87834">
          <w:rPr>
            <w:rFonts w:hint="eastAsia"/>
            <w:szCs w:val="22"/>
            <w:highlight w:val="yellow"/>
          </w:rPr>
          <w:delText xml:space="preserve"> </w:delText>
        </w:r>
        <w:r w:rsidRPr="006361A0" w:rsidDel="00D87834">
          <w:rPr>
            <w:rFonts w:hint="eastAsia"/>
            <w:szCs w:val="22"/>
            <w:highlight w:val="yellow"/>
          </w:rPr>
          <w:delText>있지</w:delText>
        </w:r>
        <w:r w:rsidRPr="006361A0" w:rsidDel="00D87834">
          <w:rPr>
            <w:rFonts w:hint="eastAsia"/>
            <w:szCs w:val="22"/>
            <w:highlight w:val="yellow"/>
          </w:rPr>
          <w:delText xml:space="preserve"> </w:delText>
        </w:r>
        <w:r w:rsidRPr="006361A0" w:rsidDel="00D87834">
          <w:rPr>
            <w:rFonts w:hint="eastAsia"/>
            <w:szCs w:val="22"/>
            <w:highlight w:val="yellow"/>
          </w:rPr>
          <w:delText>않은지</w:delText>
        </w:r>
        <w:r w:rsidDel="00D87834">
          <w:rPr>
            <w:szCs w:val="22"/>
          </w:rPr>
          <w:delText>]</w:delText>
        </w:r>
      </w:del>
    </w:p>
    <w:p w14:paraId="16B7FC6C" w14:textId="77777777" w:rsidR="00026A7E" w:rsidRDefault="00026A7E" w:rsidP="00026A7E">
      <w:pPr>
        <w:pStyle w:val="a5"/>
        <w:numPr>
          <w:ilvl w:val="2"/>
          <w:numId w:val="99"/>
        </w:numPr>
        <w:spacing w:after="240" w:line="350" w:lineRule="atLeast"/>
        <w:ind w:leftChars="0" w:left="1361" w:hanging="454"/>
        <w:rPr>
          <w:szCs w:val="22"/>
          <w:u w:val="single"/>
        </w:rPr>
      </w:pPr>
      <w:r>
        <w:rPr>
          <w:rFonts w:hint="eastAsia"/>
          <w:szCs w:val="22"/>
          <w:u w:val="single"/>
        </w:rPr>
        <w:t>하자보수책임</w:t>
      </w:r>
    </w:p>
    <w:p w14:paraId="2B5B6CEA" w14:textId="77777777" w:rsidR="00026A7E" w:rsidRDefault="00026A7E" w:rsidP="00026A7E">
      <w:pPr>
        <w:pStyle w:val="a5"/>
        <w:spacing w:after="240" w:line="350" w:lineRule="atLeast"/>
        <w:ind w:leftChars="0" w:left="1361"/>
        <w:rPr>
          <w:szCs w:val="22"/>
        </w:rPr>
      </w:pPr>
      <w:r>
        <w:rPr>
          <w:rFonts w:hint="eastAsia"/>
          <w:szCs w:val="22"/>
        </w:rPr>
        <w:t>소비자와</w:t>
      </w:r>
      <w:r>
        <w:rPr>
          <w:rFonts w:hint="eastAsia"/>
          <w:szCs w:val="22"/>
        </w:rPr>
        <w:t xml:space="preserve"> </w:t>
      </w:r>
      <w:r>
        <w:rPr>
          <w:rFonts w:hint="eastAsia"/>
          <w:szCs w:val="22"/>
        </w:rPr>
        <w:t>체결하는</w:t>
      </w:r>
      <w:r>
        <w:rPr>
          <w:rFonts w:hint="eastAsia"/>
          <w:szCs w:val="22"/>
        </w:rPr>
        <w:t xml:space="preserve"> </w:t>
      </w:r>
      <w:r>
        <w:rPr>
          <w:rFonts w:hint="eastAsia"/>
          <w:szCs w:val="22"/>
        </w:rPr>
        <w:t>계약의</w:t>
      </w:r>
      <w:r>
        <w:rPr>
          <w:rFonts w:hint="eastAsia"/>
          <w:szCs w:val="22"/>
        </w:rPr>
        <w:t xml:space="preserve"> </w:t>
      </w:r>
      <w:r>
        <w:rPr>
          <w:rFonts w:hint="eastAsia"/>
          <w:szCs w:val="22"/>
        </w:rPr>
        <w:t>유형에</w:t>
      </w:r>
      <w:r>
        <w:rPr>
          <w:rFonts w:hint="eastAsia"/>
          <w:szCs w:val="22"/>
        </w:rPr>
        <w:t xml:space="preserve"> </w:t>
      </w:r>
      <w:r>
        <w:rPr>
          <w:rFonts w:hint="eastAsia"/>
          <w:szCs w:val="22"/>
        </w:rPr>
        <w:t>따라서</w:t>
      </w:r>
      <w:r>
        <w:rPr>
          <w:rFonts w:hint="eastAsia"/>
          <w:szCs w:val="22"/>
        </w:rPr>
        <w:t xml:space="preserve"> </w:t>
      </w:r>
      <w:r>
        <w:rPr>
          <w:rFonts w:hint="eastAsia"/>
          <w:szCs w:val="22"/>
        </w:rPr>
        <w:t>대리점이</w:t>
      </w:r>
      <w:r>
        <w:rPr>
          <w:rFonts w:hint="eastAsia"/>
          <w:szCs w:val="22"/>
        </w:rPr>
        <w:t xml:space="preserve"> </w:t>
      </w:r>
      <w:r>
        <w:rPr>
          <w:rFonts w:hint="eastAsia"/>
          <w:szCs w:val="22"/>
        </w:rPr>
        <w:t>하자보수책임을</w:t>
      </w:r>
      <w:r>
        <w:rPr>
          <w:rFonts w:hint="eastAsia"/>
          <w:szCs w:val="22"/>
        </w:rPr>
        <w:t xml:space="preserve"> </w:t>
      </w:r>
      <w:r>
        <w:rPr>
          <w:rFonts w:hint="eastAsia"/>
          <w:szCs w:val="22"/>
        </w:rPr>
        <w:t>부담하거나</w:t>
      </w:r>
      <w:r>
        <w:rPr>
          <w:rFonts w:hint="eastAsia"/>
          <w:szCs w:val="22"/>
        </w:rPr>
        <w:t>,</w:t>
      </w:r>
      <w:r>
        <w:rPr>
          <w:szCs w:val="22"/>
        </w:rPr>
        <w:t xml:space="preserve"> </w:t>
      </w:r>
      <w:r>
        <w:rPr>
          <w:rFonts w:hint="eastAsia"/>
          <w:szCs w:val="22"/>
        </w:rPr>
        <w:t>한샘</w:t>
      </w:r>
      <w:r>
        <w:rPr>
          <w:rFonts w:hint="eastAsia"/>
          <w:szCs w:val="22"/>
        </w:rPr>
        <w:t xml:space="preserve"> </w:t>
      </w:r>
      <w:r>
        <w:rPr>
          <w:rFonts w:hint="eastAsia"/>
          <w:szCs w:val="22"/>
        </w:rPr>
        <w:t>및</w:t>
      </w:r>
      <w:r>
        <w:rPr>
          <w:rFonts w:hint="eastAsia"/>
          <w:szCs w:val="22"/>
        </w:rPr>
        <w:t xml:space="preserve"> </w:t>
      </w:r>
      <w:r>
        <w:rPr>
          <w:rFonts w:hint="eastAsia"/>
          <w:szCs w:val="22"/>
        </w:rPr>
        <w:t>한샘서비스가</w:t>
      </w:r>
      <w:r>
        <w:rPr>
          <w:rFonts w:hint="eastAsia"/>
          <w:szCs w:val="22"/>
        </w:rPr>
        <w:t xml:space="preserve"> </w:t>
      </w:r>
      <w:r>
        <w:rPr>
          <w:rFonts w:hint="eastAsia"/>
          <w:szCs w:val="22"/>
        </w:rPr>
        <w:t>하자보수책임을</w:t>
      </w:r>
      <w:r>
        <w:rPr>
          <w:rFonts w:hint="eastAsia"/>
          <w:szCs w:val="22"/>
        </w:rPr>
        <w:t xml:space="preserve"> </w:t>
      </w:r>
      <w:r>
        <w:rPr>
          <w:rFonts w:hint="eastAsia"/>
          <w:szCs w:val="22"/>
        </w:rPr>
        <w:t>부담하는</w:t>
      </w:r>
      <w:r>
        <w:rPr>
          <w:rFonts w:hint="eastAsia"/>
          <w:szCs w:val="22"/>
        </w:rPr>
        <w:t xml:space="preserve"> </w:t>
      </w:r>
      <w:r>
        <w:rPr>
          <w:rFonts w:hint="eastAsia"/>
          <w:szCs w:val="22"/>
        </w:rPr>
        <w:t>경우가</w:t>
      </w:r>
      <w:r>
        <w:rPr>
          <w:rFonts w:hint="eastAsia"/>
          <w:szCs w:val="22"/>
        </w:rPr>
        <w:t xml:space="preserve"> </w:t>
      </w:r>
      <w:r>
        <w:rPr>
          <w:rFonts w:hint="eastAsia"/>
          <w:szCs w:val="22"/>
        </w:rPr>
        <w:t>있음</w:t>
      </w:r>
      <w:r>
        <w:rPr>
          <w:rFonts w:hint="eastAsia"/>
          <w:szCs w:val="22"/>
        </w:rPr>
        <w:t xml:space="preserve">. </w:t>
      </w:r>
    </w:p>
    <w:p w14:paraId="6D6E10E4" w14:textId="77777777" w:rsidR="00026A7E" w:rsidRDefault="00026A7E" w:rsidP="00026A7E">
      <w:pPr>
        <w:pStyle w:val="a5"/>
        <w:spacing w:after="240" w:line="350" w:lineRule="atLeast"/>
        <w:ind w:leftChars="0" w:left="1361"/>
        <w:rPr>
          <w:szCs w:val="22"/>
        </w:rPr>
      </w:pPr>
      <w:r>
        <w:rPr>
          <w:rFonts w:hint="eastAsia"/>
          <w:szCs w:val="22"/>
        </w:rPr>
        <w:t>소비자약관상</w:t>
      </w:r>
      <w:r>
        <w:rPr>
          <w:rFonts w:hint="eastAsia"/>
          <w:szCs w:val="22"/>
        </w:rPr>
        <w:t xml:space="preserve"> </w:t>
      </w:r>
      <w:r>
        <w:rPr>
          <w:rFonts w:hint="eastAsia"/>
          <w:szCs w:val="22"/>
        </w:rPr>
        <w:t>고객</w:t>
      </w:r>
      <w:r>
        <w:rPr>
          <w:rFonts w:hint="eastAsia"/>
          <w:szCs w:val="22"/>
        </w:rPr>
        <w:t>,</w:t>
      </w:r>
      <w:r>
        <w:rPr>
          <w:szCs w:val="22"/>
        </w:rPr>
        <w:t xml:space="preserve"> </w:t>
      </w:r>
      <w:r>
        <w:rPr>
          <w:rFonts w:hint="eastAsia"/>
          <w:szCs w:val="22"/>
        </w:rPr>
        <w:t>대리점</w:t>
      </w:r>
      <w:r>
        <w:rPr>
          <w:rFonts w:hint="eastAsia"/>
          <w:szCs w:val="22"/>
        </w:rPr>
        <w:t xml:space="preserve"> </w:t>
      </w:r>
      <w:r>
        <w:rPr>
          <w:rFonts w:hint="eastAsia"/>
          <w:szCs w:val="22"/>
        </w:rPr>
        <w:t>및</w:t>
      </w:r>
      <w:r>
        <w:rPr>
          <w:rFonts w:hint="eastAsia"/>
          <w:szCs w:val="22"/>
        </w:rPr>
        <w:t xml:space="preserve"> </w:t>
      </w:r>
      <w:r>
        <w:rPr>
          <w:rFonts w:hint="eastAsia"/>
          <w:szCs w:val="22"/>
        </w:rPr>
        <w:t>한샘서비스가</w:t>
      </w:r>
      <w:r>
        <w:rPr>
          <w:rFonts w:hint="eastAsia"/>
          <w:szCs w:val="22"/>
        </w:rPr>
        <w:t xml:space="preserve"> 3</w:t>
      </w:r>
      <w:r>
        <w:rPr>
          <w:rFonts w:hint="eastAsia"/>
          <w:szCs w:val="22"/>
        </w:rPr>
        <w:t>당사자로</w:t>
      </w:r>
      <w:r>
        <w:rPr>
          <w:rFonts w:hint="eastAsia"/>
          <w:szCs w:val="22"/>
        </w:rPr>
        <w:t xml:space="preserve"> </w:t>
      </w:r>
      <w:r>
        <w:rPr>
          <w:rFonts w:hint="eastAsia"/>
          <w:szCs w:val="22"/>
        </w:rPr>
        <w:t>체결하는</w:t>
      </w:r>
      <w:r>
        <w:rPr>
          <w:rFonts w:hint="eastAsia"/>
          <w:szCs w:val="22"/>
        </w:rPr>
        <w:t xml:space="preserve"> </w:t>
      </w:r>
      <w:r>
        <w:rPr>
          <w:rFonts w:hint="eastAsia"/>
          <w:szCs w:val="22"/>
        </w:rPr>
        <w:t>계약의</w:t>
      </w:r>
      <w:r>
        <w:rPr>
          <w:rFonts w:hint="eastAsia"/>
          <w:szCs w:val="22"/>
        </w:rPr>
        <w:t xml:space="preserve"> </w:t>
      </w:r>
      <w:r>
        <w:rPr>
          <w:rFonts w:hint="eastAsia"/>
          <w:szCs w:val="22"/>
        </w:rPr>
        <w:t>경우</w:t>
      </w:r>
      <w:r>
        <w:rPr>
          <w:rFonts w:hint="eastAsia"/>
          <w:szCs w:val="22"/>
        </w:rPr>
        <w:t xml:space="preserve"> </w:t>
      </w:r>
      <w:r>
        <w:rPr>
          <w:rFonts w:hint="eastAsia"/>
          <w:szCs w:val="22"/>
        </w:rPr>
        <w:t>대리점이</w:t>
      </w:r>
      <w:r>
        <w:rPr>
          <w:rFonts w:hint="eastAsia"/>
          <w:szCs w:val="22"/>
        </w:rPr>
        <w:t xml:space="preserve"> </w:t>
      </w:r>
      <w:r>
        <w:rPr>
          <w:rFonts w:hint="eastAsia"/>
          <w:szCs w:val="22"/>
        </w:rPr>
        <w:t>무상수리기간</w:t>
      </w:r>
      <w:r>
        <w:rPr>
          <w:rFonts w:hint="eastAsia"/>
          <w:szCs w:val="22"/>
        </w:rPr>
        <w:t xml:space="preserve"> </w:t>
      </w:r>
      <w:r>
        <w:rPr>
          <w:rFonts w:hint="eastAsia"/>
          <w:szCs w:val="22"/>
        </w:rPr>
        <w:t>동안</w:t>
      </w:r>
      <w:r>
        <w:rPr>
          <w:rFonts w:hint="eastAsia"/>
          <w:szCs w:val="22"/>
        </w:rPr>
        <w:t xml:space="preserve"> </w:t>
      </w:r>
      <w:r>
        <w:rPr>
          <w:rFonts w:hint="eastAsia"/>
          <w:szCs w:val="22"/>
        </w:rPr>
        <w:t>무상의</w:t>
      </w:r>
      <w:r>
        <w:rPr>
          <w:rFonts w:hint="eastAsia"/>
          <w:szCs w:val="22"/>
        </w:rPr>
        <w:t xml:space="preserve"> </w:t>
      </w:r>
      <w:r>
        <w:rPr>
          <w:rFonts w:hint="eastAsia"/>
          <w:szCs w:val="22"/>
        </w:rPr>
        <w:t>하자보수</w:t>
      </w:r>
      <w:r>
        <w:rPr>
          <w:rFonts w:hint="eastAsia"/>
          <w:szCs w:val="22"/>
        </w:rPr>
        <w:t xml:space="preserve"> </w:t>
      </w:r>
      <w:r>
        <w:rPr>
          <w:rFonts w:hint="eastAsia"/>
          <w:szCs w:val="22"/>
        </w:rPr>
        <w:t>의무를</w:t>
      </w:r>
      <w:r>
        <w:rPr>
          <w:rFonts w:hint="eastAsia"/>
          <w:szCs w:val="22"/>
        </w:rPr>
        <w:t xml:space="preserve"> </w:t>
      </w:r>
      <w:r>
        <w:rPr>
          <w:rFonts w:hint="eastAsia"/>
          <w:szCs w:val="22"/>
        </w:rPr>
        <w:t>부담하고</w:t>
      </w:r>
      <w:r>
        <w:rPr>
          <w:rFonts w:hint="eastAsia"/>
          <w:szCs w:val="22"/>
        </w:rPr>
        <w:t xml:space="preserve">, </w:t>
      </w:r>
      <w:r>
        <w:rPr>
          <w:rFonts w:hint="eastAsia"/>
          <w:szCs w:val="22"/>
        </w:rPr>
        <w:t>그</w:t>
      </w:r>
      <w:r>
        <w:rPr>
          <w:rFonts w:hint="eastAsia"/>
          <w:szCs w:val="22"/>
        </w:rPr>
        <w:t xml:space="preserve"> </w:t>
      </w:r>
      <w:r>
        <w:rPr>
          <w:rFonts w:hint="eastAsia"/>
          <w:szCs w:val="22"/>
        </w:rPr>
        <w:t>기간</w:t>
      </w:r>
      <w:r>
        <w:rPr>
          <w:rFonts w:hint="eastAsia"/>
          <w:szCs w:val="22"/>
        </w:rPr>
        <w:t xml:space="preserve"> </w:t>
      </w:r>
      <w:r>
        <w:rPr>
          <w:rFonts w:hint="eastAsia"/>
          <w:szCs w:val="22"/>
        </w:rPr>
        <w:t>이후에는</w:t>
      </w:r>
      <w:r>
        <w:rPr>
          <w:rFonts w:hint="eastAsia"/>
          <w:szCs w:val="22"/>
        </w:rPr>
        <w:t xml:space="preserve"> </w:t>
      </w:r>
      <w:r>
        <w:rPr>
          <w:rFonts w:hint="eastAsia"/>
          <w:szCs w:val="22"/>
        </w:rPr>
        <w:t>고객의</w:t>
      </w:r>
      <w:r>
        <w:rPr>
          <w:rFonts w:hint="eastAsia"/>
          <w:szCs w:val="22"/>
        </w:rPr>
        <w:t xml:space="preserve"> </w:t>
      </w:r>
      <w:r>
        <w:rPr>
          <w:rFonts w:hint="eastAsia"/>
          <w:szCs w:val="22"/>
        </w:rPr>
        <w:t>부담으로</w:t>
      </w:r>
      <w:r>
        <w:rPr>
          <w:rFonts w:hint="eastAsia"/>
          <w:szCs w:val="22"/>
        </w:rPr>
        <w:t xml:space="preserve"> </w:t>
      </w:r>
      <w:r>
        <w:rPr>
          <w:rFonts w:hint="eastAsia"/>
          <w:szCs w:val="22"/>
        </w:rPr>
        <w:t>대리점이</w:t>
      </w:r>
      <w:r>
        <w:rPr>
          <w:rFonts w:hint="eastAsia"/>
          <w:szCs w:val="22"/>
        </w:rPr>
        <w:t xml:space="preserve"> </w:t>
      </w:r>
      <w:r>
        <w:rPr>
          <w:rFonts w:hint="eastAsia"/>
          <w:szCs w:val="22"/>
        </w:rPr>
        <w:t>하자보수</w:t>
      </w:r>
      <w:r>
        <w:rPr>
          <w:rFonts w:hint="eastAsia"/>
          <w:szCs w:val="22"/>
        </w:rPr>
        <w:t xml:space="preserve"> </w:t>
      </w:r>
      <w:r>
        <w:rPr>
          <w:rFonts w:hint="eastAsia"/>
          <w:szCs w:val="22"/>
        </w:rPr>
        <w:t>의무를</w:t>
      </w:r>
      <w:r>
        <w:rPr>
          <w:rFonts w:hint="eastAsia"/>
          <w:szCs w:val="22"/>
        </w:rPr>
        <w:t xml:space="preserve"> </w:t>
      </w:r>
      <w:r>
        <w:rPr>
          <w:rFonts w:hint="eastAsia"/>
          <w:szCs w:val="22"/>
        </w:rPr>
        <w:t>부담함</w:t>
      </w:r>
      <w:r>
        <w:rPr>
          <w:rFonts w:hint="eastAsia"/>
          <w:szCs w:val="22"/>
        </w:rPr>
        <w:t>.</w:t>
      </w:r>
    </w:p>
    <w:p w14:paraId="328AEA66" w14:textId="77777777" w:rsidR="00026A7E" w:rsidDel="00324361" w:rsidRDefault="00026A7E" w:rsidP="00026A7E">
      <w:pPr>
        <w:pStyle w:val="a5"/>
        <w:spacing w:after="240" w:line="350" w:lineRule="atLeast"/>
        <w:ind w:leftChars="0" w:left="1361"/>
        <w:rPr>
          <w:ins w:id="471" w:author="jiwon.suh1" w:date="2021-08-29T20:06:00Z"/>
          <w:del w:id="472" w:author="junkyo.shim" w:date="2021-08-29T21:49:00Z"/>
          <w:szCs w:val="22"/>
        </w:rPr>
      </w:pPr>
      <w:ins w:id="473" w:author="jiwon.suh1" w:date="2021-08-29T20:06:00Z">
        <w:del w:id="474" w:author="junkyo.shim" w:date="2021-08-29T21:49:00Z">
          <w:r w:rsidDel="00324361">
            <w:rPr>
              <w:rFonts w:hint="eastAsia"/>
              <w:szCs w:val="22"/>
            </w:rPr>
            <w:delText>고객</w:delText>
          </w:r>
          <w:r w:rsidDel="00324361">
            <w:rPr>
              <w:rFonts w:hint="eastAsia"/>
              <w:szCs w:val="22"/>
            </w:rPr>
            <w:delText xml:space="preserve">, </w:delText>
          </w:r>
          <w:r w:rsidDel="00324361">
            <w:rPr>
              <w:rFonts w:hint="eastAsia"/>
              <w:szCs w:val="22"/>
            </w:rPr>
            <w:delText>대상회사</w:delText>
          </w:r>
          <w:r w:rsidDel="00324361">
            <w:rPr>
              <w:rFonts w:hint="eastAsia"/>
              <w:szCs w:val="22"/>
            </w:rPr>
            <w:delText xml:space="preserve"> </w:delText>
          </w:r>
          <w:r w:rsidDel="00324361">
            <w:rPr>
              <w:rFonts w:hint="eastAsia"/>
              <w:szCs w:val="22"/>
            </w:rPr>
            <w:delText>및</w:delText>
          </w:r>
          <w:r w:rsidDel="00324361">
            <w:rPr>
              <w:rFonts w:hint="eastAsia"/>
              <w:szCs w:val="22"/>
            </w:rPr>
            <w:delText xml:space="preserve"> </w:delText>
          </w:r>
          <w:r w:rsidDel="00324361">
            <w:rPr>
              <w:rFonts w:hint="eastAsia"/>
              <w:szCs w:val="22"/>
            </w:rPr>
            <w:delText>한샘서비스가</w:delText>
          </w:r>
          <w:r w:rsidDel="00324361">
            <w:rPr>
              <w:rFonts w:hint="eastAsia"/>
              <w:szCs w:val="22"/>
            </w:rPr>
            <w:delText xml:space="preserve"> </w:delText>
          </w:r>
          <w:r w:rsidDel="00324361">
            <w:rPr>
              <w:szCs w:val="22"/>
            </w:rPr>
            <w:delText>3</w:delText>
          </w:r>
          <w:r w:rsidDel="00324361">
            <w:rPr>
              <w:rFonts w:hint="eastAsia"/>
              <w:szCs w:val="22"/>
            </w:rPr>
            <w:delText>당사자로</w:delText>
          </w:r>
          <w:r w:rsidDel="00324361">
            <w:rPr>
              <w:rFonts w:hint="eastAsia"/>
              <w:szCs w:val="22"/>
            </w:rPr>
            <w:delText xml:space="preserve"> </w:delText>
          </w:r>
          <w:r w:rsidDel="00324361">
            <w:rPr>
              <w:rFonts w:hint="eastAsia"/>
              <w:szCs w:val="22"/>
            </w:rPr>
            <w:delText>체결한</w:delText>
          </w:r>
          <w:r w:rsidDel="00324361">
            <w:rPr>
              <w:rFonts w:hint="eastAsia"/>
              <w:szCs w:val="22"/>
            </w:rPr>
            <w:delText xml:space="preserve"> </w:delText>
          </w:r>
          <w:r w:rsidDel="00324361">
            <w:rPr>
              <w:rFonts w:hint="eastAsia"/>
              <w:szCs w:val="22"/>
            </w:rPr>
            <w:delText>계약의</w:delText>
          </w:r>
          <w:r w:rsidDel="00324361">
            <w:rPr>
              <w:rFonts w:hint="eastAsia"/>
              <w:szCs w:val="22"/>
            </w:rPr>
            <w:delText xml:space="preserve"> </w:delText>
          </w:r>
          <w:r w:rsidDel="00324361">
            <w:rPr>
              <w:rFonts w:hint="eastAsia"/>
              <w:szCs w:val="22"/>
            </w:rPr>
            <w:delText>경우</w:delText>
          </w:r>
          <w:r w:rsidDel="00324361">
            <w:rPr>
              <w:rFonts w:hint="eastAsia"/>
              <w:szCs w:val="22"/>
            </w:rPr>
            <w:delText xml:space="preserve"> </w:delText>
          </w:r>
          <w:r w:rsidDel="00324361">
            <w:rPr>
              <w:rFonts w:hint="eastAsia"/>
              <w:szCs w:val="22"/>
            </w:rPr>
            <w:delText>한샘</w:delText>
          </w:r>
          <w:r w:rsidDel="00324361">
            <w:rPr>
              <w:rFonts w:hint="eastAsia"/>
              <w:szCs w:val="22"/>
            </w:rPr>
            <w:delText xml:space="preserve"> </w:delText>
          </w:r>
          <w:r w:rsidDel="00324361">
            <w:rPr>
              <w:rFonts w:hint="eastAsia"/>
              <w:szCs w:val="22"/>
            </w:rPr>
            <w:delText>또는</w:delText>
          </w:r>
          <w:r w:rsidDel="00324361">
            <w:rPr>
              <w:rFonts w:hint="eastAsia"/>
              <w:szCs w:val="22"/>
            </w:rPr>
            <w:delText xml:space="preserve"> </w:delText>
          </w:r>
          <w:r w:rsidDel="00324361">
            <w:rPr>
              <w:rFonts w:hint="eastAsia"/>
              <w:szCs w:val="22"/>
            </w:rPr>
            <w:delText>한샘서비스가</w:delText>
          </w:r>
          <w:r w:rsidDel="00324361">
            <w:rPr>
              <w:rFonts w:hint="eastAsia"/>
              <w:szCs w:val="22"/>
            </w:rPr>
            <w:delText xml:space="preserve"> </w:delText>
          </w:r>
          <w:r w:rsidDel="00324361">
            <w:rPr>
              <w:rFonts w:hint="eastAsia"/>
              <w:szCs w:val="22"/>
            </w:rPr>
            <w:delText>위와</w:delText>
          </w:r>
          <w:r w:rsidDel="00324361">
            <w:rPr>
              <w:rFonts w:hint="eastAsia"/>
              <w:szCs w:val="22"/>
            </w:rPr>
            <w:delText xml:space="preserve"> </w:delText>
          </w:r>
          <w:r w:rsidDel="00324361">
            <w:rPr>
              <w:rFonts w:hint="eastAsia"/>
              <w:szCs w:val="22"/>
            </w:rPr>
            <w:delText>동일한</w:delText>
          </w:r>
          <w:r w:rsidDel="00324361">
            <w:rPr>
              <w:rFonts w:hint="eastAsia"/>
              <w:szCs w:val="22"/>
            </w:rPr>
            <w:delText xml:space="preserve"> </w:delText>
          </w:r>
          <w:r w:rsidDel="00324361">
            <w:rPr>
              <w:rFonts w:hint="eastAsia"/>
              <w:szCs w:val="22"/>
            </w:rPr>
            <w:delText>의무를</w:delText>
          </w:r>
          <w:r w:rsidDel="00324361">
            <w:rPr>
              <w:rFonts w:hint="eastAsia"/>
              <w:szCs w:val="22"/>
            </w:rPr>
            <w:delText xml:space="preserve"> </w:delText>
          </w:r>
          <w:r w:rsidDel="00324361">
            <w:rPr>
              <w:rFonts w:hint="eastAsia"/>
              <w:szCs w:val="22"/>
            </w:rPr>
            <w:delText>부담함</w:delText>
          </w:r>
          <w:r w:rsidDel="00324361">
            <w:rPr>
              <w:rFonts w:hint="eastAsia"/>
              <w:szCs w:val="22"/>
            </w:rPr>
            <w:delText>.</w:delText>
          </w:r>
          <w:r w:rsidDel="00324361">
            <w:rPr>
              <w:szCs w:val="22"/>
            </w:rPr>
            <w:delText xml:space="preserve"> </w:delText>
          </w:r>
        </w:del>
      </w:ins>
    </w:p>
    <w:p w14:paraId="164F105E" w14:textId="77777777" w:rsidR="00026A7E" w:rsidRPr="007125C0" w:rsidRDefault="00026A7E" w:rsidP="00026A7E">
      <w:pPr>
        <w:pStyle w:val="a5"/>
        <w:spacing w:after="240" w:line="350" w:lineRule="atLeast"/>
        <w:ind w:leftChars="0" w:left="1361"/>
        <w:rPr>
          <w:ins w:id="475" w:author="jiwon.suh1" w:date="2021-08-29T20:06:00Z"/>
          <w:szCs w:val="22"/>
        </w:rPr>
      </w:pPr>
      <w:ins w:id="476" w:author="jiwon.suh1" w:date="2021-08-29T20:06:00Z">
        <w:r w:rsidRPr="008C7C38">
          <w:rPr>
            <w:rFonts w:hint="eastAsia"/>
            <w:szCs w:val="22"/>
          </w:rPr>
          <w:t>다만</w:t>
        </w:r>
        <w:r w:rsidRPr="008C7C38">
          <w:rPr>
            <w:rFonts w:hint="eastAsia"/>
            <w:szCs w:val="22"/>
          </w:rPr>
          <w:t>,</w:t>
        </w:r>
        <w:r w:rsidRPr="008C7C38">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sidRPr="008C7C38">
          <w:rPr>
            <w:rFonts w:hint="eastAsia"/>
            <w:szCs w:val="22"/>
          </w:rPr>
          <w:t>상기</w:t>
        </w:r>
        <w:r w:rsidRPr="008C7C38">
          <w:rPr>
            <w:rFonts w:hint="eastAsia"/>
            <w:szCs w:val="22"/>
          </w:rPr>
          <w:t xml:space="preserve"> </w:t>
        </w:r>
        <w:r w:rsidRPr="008C7C38">
          <w:rPr>
            <w:rFonts w:hint="eastAsia"/>
            <w:szCs w:val="22"/>
          </w:rPr>
          <w:t>부실시공</w:t>
        </w:r>
        <w:r w:rsidRPr="008C7C38">
          <w:rPr>
            <w:rFonts w:hint="eastAsia"/>
            <w:szCs w:val="22"/>
          </w:rPr>
          <w:t xml:space="preserve"> </w:t>
        </w:r>
        <w:r w:rsidRPr="008C7C38">
          <w:rPr>
            <w:rFonts w:hint="eastAsia"/>
            <w:szCs w:val="22"/>
          </w:rPr>
          <w:t>및</w:t>
        </w:r>
        <w:r w:rsidRPr="008C7C38">
          <w:rPr>
            <w:rFonts w:hint="eastAsia"/>
            <w:szCs w:val="22"/>
          </w:rPr>
          <w:t xml:space="preserve"> </w:t>
        </w:r>
        <w:r w:rsidRPr="008C7C38">
          <w:rPr>
            <w:rFonts w:hint="eastAsia"/>
            <w:szCs w:val="22"/>
          </w:rPr>
          <w:t>시공중단</w:t>
        </w:r>
        <w:r w:rsidRPr="008C7C38">
          <w:rPr>
            <w:rFonts w:hint="eastAsia"/>
            <w:szCs w:val="22"/>
          </w:rPr>
          <w:t xml:space="preserve"> </w:t>
        </w:r>
        <w:r w:rsidRPr="008C7C38">
          <w:rPr>
            <w:rFonts w:hint="eastAsia"/>
            <w:szCs w:val="22"/>
          </w:rPr>
          <w:t>사건은</w:t>
        </w:r>
        <w:r w:rsidRPr="008C7C38">
          <w:rPr>
            <w:rFonts w:hint="eastAsia"/>
            <w:szCs w:val="22"/>
          </w:rPr>
          <w:t xml:space="preserve"> </w:t>
        </w:r>
        <w:r>
          <w:rPr>
            <w:rFonts w:hint="eastAsia"/>
            <w:szCs w:val="22"/>
          </w:rPr>
          <w:t>하자보수</w:t>
        </w:r>
        <w:r>
          <w:rPr>
            <w:rFonts w:hint="eastAsia"/>
            <w:szCs w:val="22"/>
          </w:rPr>
          <w:t xml:space="preserve"> </w:t>
        </w:r>
        <w:r>
          <w:rPr>
            <w:rFonts w:hint="eastAsia"/>
            <w:szCs w:val="22"/>
          </w:rPr>
          <w:t>책임에</w:t>
        </w:r>
        <w:r>
          <w:rPr>
            <w:rFonts w:hint="eastAsia"/>
            <w:szCs w:val="22"/>
          </w:rPr>
          <w:t xml:space="preserve"> </w:t>
        </w:r>
        <w:r>
          <w:rPr>
            <w:rFonts w:hint="eastAsia"/>
            <w:szCs w:val="22"/>
          </w:rPr>
          <w:t>관한</w:t>
        </w:r>
        <w:r>
          <w:rPr>
            <w:rFonts w:hint="eastAsia"/>
            <w:szCs w:val="22"/>
          </w:rPr>
          <w:t xml:space="preserve"> </w:t>
        </w:r>
        <w:r w:rsidRPr="008C7C38">
          <w:rPr>
            <w:rFonts w:hint="eastAsia"/>
            <w:szCs w:val="22"/>
          </w:rPr>
          <w:t>계약의</w:t>
        </w:r>
        <w:r w:rsidRPr="008C7C38">
          <w:rPr>
            <w:rFonts w:hint="eastAsia"/>
            <w:szCs w:val="22"/>
          </w:rPr>
          <w:t xml:space="preserve"> </w:t>
        </w:r>
        <w:r w:rsidRPr="008C7C38">
          <w:rPr>
            <w:rFonts w:hint="eastAsia"/>
            <w:szCs w:val="22"/>
          </w:rPr>
          <w:t>내용에도</w:t>
        </w:r>
        <w:r w:rsidRPr="008C7C38">
          <w:rPr>
            <w:rFonts w:hint="eastAsia"/>
            <w:szCs w:val="22"/>
          </w:rPr>
          <w:t xml:space="preserve"> </w:t>
        </w:r>
        <w:r w:rsidRPr="008C7C38">
          <w:rPr>
            <w:rFonts w:hint="eastAsia"/>
            <w:szCs w:val="22"/>
          </w:rPr>
          <w:t>불구하고</w:t>
        </w:r>
        <w:r w:rsidRPr="008C7C38">
          <w:rPr>
            <w:rFonts w:hint="eastAsia"/>
            <w:szCs w:val="22"/>
          </w:rPr>
          <w:t xml:space="preserve"> </w:t>
        </w:r>
        <w:r w:rsidRPr="008C7C38">
          <w:rPr>
            <w:rFonts w:hint="eastAsia"/>
            <w:szCs w:val="22"/>
          </w:rPr>
          <w:t>대상회사</w:t>
        </w:r>
        <w:r>
          <w:rPr>
            <w:rFonts w:hint="eastAsia"/>
            <w:szCs w:val="22"/>
          </w:rPr>
          <w:t>가</w:t>
        </w:r>
        <w:r w:rsidRPr="008C7C38">
          <w:rPr>
            <w:rFonts w:hint="eastAsia"/>
            <w:szCs w:val="22"/>
          </w:rPr>
          <w:t xml:space="preserve"> </w:t>
        </w:r>
        <w:r w:rsidRPr="008C7C38">
          <w:rPr>
            <w:rFonts w:hint="eastAsia"/>
            <w:szCs w:val="22"/>
          </w:rPr>
          <w:t>하자에</w:t>
        </w:r>
        <w:r w:rsidRPr="008C7C38">
          <w:rPr>
            <w:rFonts w:hint="eastAsia"/>
            <w:szCs w:val="22"/>
          </w:rPr>
          <w:t xml:space="preserve"> </w:t>
        </w:r>
        <w:r w:rsidRPr="008C7C38">
          <w:rPr>
            <w:rFonts w:hint="eastAsia"/>
            <w:szCs w:val="22"/>
          </w:rPr>
          <w:t>따른</w:t>
        </w:r>
        <w:r w:rsidRPr="008C7C38">
          <w:rPr>
            <w:rFonts w:hint="eastAsia"/>
            <w:szCs w:val="22"/>
          </w:rPr>
          <w:t xml:space="preserve"> </w:t>
        </w:r>
        <w:r w:rsidRPr="008C7C38">
          <w:rPr>
            <w:rFonts w:hint="eastAsia"/>
            <w:szCs w:val="22"/>
          </w:rPr>
          <w:t>보수공사를</w:t>
        </w:r>
        <w:r w:rsidRPr="008C7C38">
          <w:rPr>
            <w:rFonts w:hint="eastAsia"/>
            <w:szCs w:val="22"/>
          </w:rPr>
          <w:t xml:space="preserve"> </w:t>
        </w:r>
        <w:r w:rsidRPr="008C7C38">
          <w:rPr>
            <w:rFonts w:hint="eastAsia"/>
            <w:szCs w:val="22"/>
          </w:rPr>
          <w:t>진행</w:t>
        </w:r>
        <w:r w:rsidRPr="008C7C38">
          <w:rPr>
            <w:rFonts w:hint="eastAsia"/>
            <w:szCs w:val="22"/>
          </w:rPr>
          <w:t xml:space="preserve"> </w:t>
        </w:r>
        <w:r w:rsidRPr="008C7C38">
          <w:rPr>
            <w:rFonts w:hint="eastAsia"/>
            <w:szCs w:val="22"/>
          </w:rPr>
          <w:t>및</w:t>
        </w:r>
        <w:r w:rsidRPr="008C7C38">
          <w:rPr>
            <w:rFonts w:hint="eastAsia"/>
            <w:szCs w:val="22"/>
          </w:rPr>
          <w:t xml:space="preserve"> </w:t>
        </w:r>
        <w:r>
          <w:rPr>
            <w:rFonts w:hint="eastAsia"/>
            <w:szCs w:val="22"/>
          </w:rPr>
          <w:t>완료한</w:t>
        </w:r>
        <w:r>
          <w:rPr>
            <w:rFonts w:hint="eastAsia"/>
            <w:szCs w:val="22"/>
          </w:rPr>
          <w:t xml:space="preserve"> </w:t>
        </w:r>
        <w:r>
          <w:rPr>
            <w:rFonts w:hint="eastAsia"/>
            <w:szCs w:val="22"/>
          </w:rPr>
          <w:t>것으로</w:t>
        </w:r>
        <w:r>
          <w:rPr>
            <w:rFonts w:hint="eastAsia"/>
            <w:szCs w:val="22"/>
          </w:rPr>
          <w:t xml:space="preserve"> </w:t>
        </w:r>
        <w:r>
          <w:rPr>
            <w:rFonts w:hint="eastAsia"/>
            <w:szCs w:val="22"/>
          </w:rPr>
          <w:t>확인</w:t>
        </w:r>
        <w:del w:id="477" w:author="heesung.ahn" w:date="2021-08-31T01:07:00Z">
          <w:r w:rsidDel="00157E77">
            <w:rPr>
              <w:rFonts w:hint="eastAsia"/>
              <w:szCs w:val="22"/>
            </w:rPr>
            <w:delText xml:space="preserve"> </w:delText>
          </w:r>
        </w:del>
        <w:r>
          <w:rPr>
            <w:rFonts w:hint="eastAsia"/>
            <w:szCs w:val="22"/>
          </w:rPr>
          <w:t>됨</w:t>
        </w:r>
        <w:r>
          <w:rPr>
            <w:rFonts w:hint="eastAsia"/>
            <w:szCs w:val="22"/>
          </w:rPr>
          <w:t>.</w:t>
        </w:r>
        <w:r>
          <w:rPr>
            <w:szCs w:val="22"/>
          </w:rPr>
          <w:t xml:space="preserve"> </w:t>
        </w:r>
      </w:ins>
    </w:p>
    <w:p w14:paraId="72339A4C" w14:textId="77777777" w:rsidR="00026A7E" w:rsidRPr="007125C0" w:rsidDel="00D87834" w:rsidRDefault="00026A7E" w:rsidP="00026A7E">
      <w:pPr>
        <w:pStyle w:val="a5"/>
        <w:spacing w:after="240" w:line="350" w:lineRule="atLeast"/>
        <w:ind w:leftChars="0" w:left="1361"/>
        <w:rPr>
          <w:del w:id="478" w:author="jiwon.suh1" w:date="2021-08-29T20:06:00Z"/>
          <w:szCs w:val="22"/>
        </w:rPr>
      </w:pPr>
    </w:p>
    <w:p w14:paraId="40B33FA2" w14:textId="77777777" w:rsidR="00026A7E" w:rsidRPr="007125C0" w:rsidDel="00D87834" w:rsidRDefault="00026A7E" w:rsidP="00026A7E">
      <w:pPr>
        <w:pStyle w:val="a5"/>
        <w:spacing w:after="240" w:line="350" w:lineRule="atLeast"/>
        <w:ind w:leftChars="0" w:left="1361"/>
        <w:rPr>
          <w:del w:id="479" w:author="jiwon.suh1" w:date="2021-08-29T20:06:00Z"/>
          <w:szCs w:val="22"/>
        </w:rPr>
      </w:pPr>
      <w:del w:id="480" w:author="jiwon.suh1" w:date="2021-08-29T20:06:00Z">
        <w:r w:rsidDel="00D87834">
          <w:rPr>
            <w:rFonts w:hint="eastAsia"/>
            <w:szCs w:val="22"/>
          </w:rPr>
          <w:delText>고객</w:delText>
        </w:r>
        <w:r w:rsidDel="00D87834">
          <w:rPr>
            <w:rFonts w:hint="eastAsia"/>
            <w:szCs w:val="22"/>
          </w:rPr>
          <w:delText xml:space="preserve">, </w:delText>
        </w:r>
        <w:r w:rsidDel="00D87834">
          <w:rPr>
            <w:rFonts w:hint="eastAsia"/>
            <w:szCs w:val="22"/>
          </w:rPr>
          <w:delText>대상회사</w:delText>
        </w:r>
        <w:r w:rsidDel="00D87834">
          <w:rPr>
            <w:rFonts w:hint="eastAsia"/>
            <w:szCs w:val="22"/>
          </w:rPr>
          <w:delText xml:space="preserve"> </w:delText>
        </w:r>
        <w:r w:rsidDel="00D87834">
          <w:rPr>
            <w:rFonts w:hint="eastAsia"/>
            <w:szCs w:val="22"/>
          </w:rPr>
          <w:delText>및</w:delText>
        </w:r>
        <w:r w:rsidDel="00D87834">
          <w:rPr>
            <w:rFonts w:hint="eastAsia"/>
            <w:szCs w:val="22"/>
          </w:rPr>
          <w:delText xml:space="preserve"> </w:delText>
        </w:r>
        <w:r w:rsidDel="00D87834">
          <w:rPr>
            <w:rFonts w:hint="eastAsia"/>
            <w:szCs w:val="22"/>
          </w:rPr>
          <w:delText>한샘서비스가</w:delText>
        </w:r>
        <w:r w:rsidDel="00D87834">
          <w:rPr>
            <w:rFonts w:hint="eastAsia"/>
            <w:szCs w:val="22"/>
          </w:rPr>
          <w:delText xml:space="preserve"> </w:delText>
        </w:r>
        <w:r w:rsidDel="00D87834">
          <w:rPr>
            <w:szCs w:val="22"/>
          </w:rPr>
          <w:delText>3</w:delText>
        </w:r>
        <w:r w:rsidDel="00D87834">
          <w:rPr>
            <w:rFonts w:hint="eastAsia"/>
            <w:szCs w:val="22"/>
          </w:rPr>
          <w:delText>당사자로</w:delText>
        </w:r>
        <w:r w:rsidDel="00D87834">
          <w:rPr>
            <w:rFonts w:hint="eastAsia"/>
            <w:szCs w:val="22"/>
          </w:rPr>
          <w:delText xml:space="preserve"> </w:delText>
        </w:r>
        <w:r w:rsidDel="00D87834">
          <w:rPr>
            <w:rFonts w:hint="eastAsia"/>
            <w:szCs w:val="22"/>
          </w:rPr>
          <w:delText>체결한</w:delText>
        </w:r>
        <w:r w:rsidDel="00D87834">
          <w:rPr>
            <w:rFonts w:hint="eastAsia"/>
            <w:szCs w:val="22"/>
          </w:rPr>
          <w:delText xml:space="preserve"> </w:delText>
        </w:r>
        <w:r w:rsidDel="00D87834">
          <w:rPr>
            <w:rFonts w:hint="eastAsia"/>
            <w:szCs w:val="22"/>
          </w:rPr>
          <w:delText>계약의</w:delText>
        </w:r>
        <w:r w:rsidDel="00D87834">
          <w:rPr>
            <w:rFonts w:hint="eastAsia"/>
            <w:szCs w:val="22"/>
          </w:rPr>
          <w:delText xml:space="preserve"> </w:delText>
        </w:r>
        <w:r w:rsidDel="00D87834">
          <w:rPr>
            <w:rFonts w:hint="eastAsia"/>
            <w:szCs w:val="22"/>
          </w:rPr>
          <w:delText>경우</w:delText>
        </w:r>
        <w:r w:rsidDel="00D87834">
          <w:rPr>
            <w:rFonts w:hint="eastAsia"/>
            <w:szCs w:val="22"/>
          </w:rPr>
          <w:delText xml:space="preserve"> </w:delText>
        </w:r>
        <w:r w:rsidDel="00D87834">
          <w:rPr>
            <w:rFonts w:hint="eastAsia"/>
            <w:szCs w:val="22"/>
          </w:rPr>
          <w:delText>한샘</w:delText>
        </w:r>
        <w:r w:rsidDel="00D87834">
          <w:rPr>
            <w:rFonts w:hint="eastAsia"/>
            <w:szCs w:val="22"/>
          </w:rPr>
          <w:delText xml:space="preserve"> </w:delText>
        </w:r>
        <w:r w:rsidDel="00D87834">
          <w:rPr>
            <w:rFonts w:hint="eastAsia"/>
            <w:szCs w:val="22"/>
          </w:rPr>
          <w:delText>또는</w:delText>
        </w:r>
        <w:r w:rsidDel="00D87834">
          <w:rPr>
            <w:rFonts w:hint="eastAsia"/>
            <w:szCs w:val="22"/>
          </w:rPr>
          <w:delText xml:space="preserve"> </w:delText>
        </w:r>
        <w:r w:rsidDel="00D87834">
          <w:rPr>
            <w:rFonts w:hint="eastAsia"/>
            <w:szCs w:val="22"/>
          </w:rPr>
          <w:delText>한샘서비스가</w:delText>
        </w:r>
        <w:r w:rsidDel="00D87834">
          <w:rPr>
            <w:rFonts w:hint="eastAsia"/>
            <w:szCs w:val="22"/>
          </w:rPr>
          <w:delText xml:space="preserve"> </w:delText>
        </w:r>
        <w:r w:rsidDel="00D87834">
          <w:rPr>
            <w:rFonts w:hint="eastAsia"/>
            <w:szCs w:val="22"/>
          </w:rPr>
          <w:delText>위와</w:delText>
        </w:r>
        <w:r w:rsidDel="00D87834">
          <w:rPr>
            <w:rFonts w:hint="eastAsia"/>
            <w:szCs w:val="22"/>
          </w:rPr>
          <w:delText xml:space="preserve"> </w:delText>
        </w:r>
        <w:r w:rsidDel="00D87834">
          <w:rPr>
            <w:rFonts w:hint="eastAsia"/>
            <w:szCs w:val="22"/>
          </w:rPr>
          <w:delText>동일한</w:delText>
        </w:r>
        <w:r w:rsidDel="00D87834">
          <w:rPr>
            <w:rFonts w:hint="eastAsia"/>
            <w:szCs w:val="22"/>
          </w:rPr>
          <w:delText xml:space="preserve"> </w:delText>
        </w:r>
        <w:r w:rsidDel="00D87834">
          <w:rPr>
            <w:rFonts w:hint="eastAsia"/>
            <w:szCs w:val="22"/>
          </w:rPr>
          <w:delText>의무를</w:delText>
        </w:r>
        <w:r w:rsidDel="00D87834">
          <w:rPr>
            <w:rFonts w:hint="eastAsia"/>
            <w:szCs w:val="22"/>
          </w:rPr>
          <w:delText xml:space="preserve"> </w:delText>
        </w:r>
        <w:r w:rsidDel="00D87834">
          <w:rPr>
            <w:rFonts w:hint="eastAsia"/>
            <w:szCs w:val="22"/>
          </w:rPr>
          <w:delText>부담함</w:delText>
        </w:r>
        <w:r w:rsidDel="00D87834">
          <w:rPr>
            <w:rFonts w:hint="eastAsia"/>
            <w:szCs w:val="22"/>
          </w:rPr>
          <w:delText>.</w:delText>
        </w:r>
        <w:r w:rsidDel="00D87834">
          <w:rPr>
            <w:szCs w:val="22"/>
          </w:rPr>
          <w:delText xml:space="preserve"> </w:delText>
        </w:r>
        <w:r w:rsidRPr="00902023" w:rsidDel="00D87834">
          <w:rPr>
            <w:rFonts w:hint="eastAsia"/>
            <w:szCs w:val="22"/>
            <w:highlight w:val="yellow"/>
          </w:rPr>
          <w:delText>[</w:delText>
        </w:r>
        <w:r w:rsidDel="00D87834">
          <w:rPr>
            <w:szCs w:val="22"/>
            <w:highlight w:val="yellow"/>
          </w:rPr>
          <w:delText xml:space="preserve">(1) </w:delText>
        </w:r>
        <w:r w:rsidDel="00D87834">
          <w:rPr>
            <w:rFonts w:hint="eastAsia"/>
            <w:szCs w:val="22"/>
            <w:highlight w:val="yellow"/>
          </w:rPr>
          <w:delText>한샘</w:delText>
        </w:r>
        <w:r w:rsidDel="00D87834">
          <w:rPr>
            <w:rFonts w:hint="eastAsia"/>
            <w:szCs w:val="22"/>
            <w:highlight w:val="yellow"/>
          </w:rPr>
          <w:delText xml:space="preserve"> </w:delText>
        </w:r>
        <w:r w:rsidDel="00D87834">
          <w:rPr>
            <w:szCs w:val="22"/>
            <w:highlight w:val="yellow"/>
          </w:rPr>
          <w:delText xml:space="preserve">– </w:delText>
        </w:r>
        <w:r w:rsidDel="00D87834">
          <w:rPr>
            <w:rFonts w:hint="eastAsia"/>
            <w:szCs w:val="22"/>
            <w:highlight w:val="yellow"/>
          </w:rPr>
          <w:delText>한샘서비스간</w:delText>
        </w:r>
        <w:r w:rsidDel="00D87834">
          <w:rPr>
            <w:rFonts w:hint="eastAsia"/>
            <w:szCs w:val="22"/>
            <w:highlight w:val="yellow"/>
          </w:rPr>
          <w:delText xml:space="preserve"> </w:delText>
        </w:r>
        <w:r w:rsidDel="00D87834">
          <w:rPr>
            <w:rFonts w:hint="eastAsia"/>
            <w:szCs w:val="22"/>
            <w:highlight w:val="yellow"/>
          </w:rPr>
          <w:delText>용역계약서</w:delText>
        </w:r>
        <w:r w:rsidDel="00D87834">
          <w:rPr>
            <w:rFonts w:hint="eastAsia"/>
            <w:szCs w:val="22"/>
            <w:highlight w:val="yellow"/>
          </w:rPr>
          <w:delText xml:space="preserve"> </w:delText>
        </w:r>
        <w:r w:rsidDel="00D87834">
          <w:rPr>
            <w:rFonts w:hint="eastAsia"/>
            <w:szCs w:val="22"/>
            <w:highlight w:val="yellow"/>
          </w:rPr>
          <w:delText>관련</w:delText>
        </w:r>
        <w:r w:rsidDel="00D87834">
          <w:rPr>
            <w:rFonts w:hint="eastAsia"/>
            <w:szCs w:val="22"/>
            <w:highlight w:val="yellow"/>
          </w:rPr>
          <w:delText xml:space="preserve"> </w:delText>
        </w:r>
        <w:r w:rsidDel="00D87834">
          <w:rPr>
            <w:rFonts w:hint="eastAsia"/>
            <w:szCs w:val="22"/>
            <w:highlight w:val="yellow"/>
          </w:rPr>
          <w:delText>조항도</w:delText>
        </w:r>
        <w:r w:rsidDel="00D87834">
          <w:rPr>
            <w:rFonts w:hint="eastAsia"/>
            <w:szCs w:val="22"/>
            <w:highlight w:val="yellow"/>
          </w:rPr>
          <w:delText xml:space="preserve"> </w:delText>
        </w:r>
        <w:r w:rsidDel="00D87834">
          <w:rPr>
            <w:rFonts w:hint="eastAsia"/>
            <w:szCs w:val="22"/>
            <w:highlight w:val="yellow"/>
          </w:rPr>
          <w:delText>확인</w:delText>
        </w:r>
        <w:r w:rsidDel="00D87834">
          <w:rPr>
            <w:rFonts w:hint="eastAsia"/>
            <w:szCs w:val="22"/>
            <w:highlight w:val="yellow"/>
          </w:rPr>
          <w:delText xml:space="preserve"> </w:delText>
        </w:r>
        <w:r w:rsidDel="00D87834">
          <w:rPr>
            <w:rFonts w:hint="eastAsia"/>
            <w:szCs w:val="22"/>
            <w:highlight w:val="yellow"/>
          </w:rPr>
          <w:delText>부탁드리고</w:delText>
        </w:r>
        <w:r w:rsidDel="00D87834">
          <w:rPr>
            <w:rFonts w:hint="eastAsia"/>
            <w:szCs w:val="22"/>
            <w:highlight w:val="yellow"/>
          </w:rPr>
          <w:delText>,</w:delText>
        </w:r>
        <w:r w:rsidDel="00D87834">
          <w:rPr>
            <w:szCs w:val="22"/>
            <w:highlight w:val="yellow"/>
          </w:rPr>
          <w:delText xml:space="preserve"> (2) </w:delText>
        </w:r>
        <w:r w:rsidRPr="00902023" w:rsidDel="00D87834">
          <w:rPr>
            <w:rFonts w:hint="eastAsia"/>
            <w:szCs w:val="22"/>
            <w:highlight w:val="yellow"/>
          </w:rPr>
          <w:delText>대리점계약과</w:delText>
        </w:r>
        <w:r w:rsidRPr="00902023" w:rsidDel="00D87834">
          <w:rPr>
            <w:rFonts w:hint="eastAsia"/>
            <w:szCs w:val="22"/>
            <w:highlight w:val="yellow"/>
          </w:rPr>
          <w:delText xml:space="preserve"> </w:delText>
        </w:r>
        <w:r w:rsidRPr="00902023" w:rsidDel="00D87834">
          <w:rPr>
            <w:rFonts w:hint="eastAsia"/>
            <w:szCs w:val="22"/>
            <w:highlight w:val="yellow"/>
          </w:rPr>
          <w:delText>상충되는지</w:delText>
        </w:r>
        <w:r w:rsidRPr="00902023" w:rsidDel="00D87834">
          <w:rPr>
            <w:rFonts w:hint="eastAsia"/>
            <w:szCs w:val="22"/>
            <w:highlight w:val="yellow"/>
          </w:rPr>
          <w:delText>,</w:delText>
        </w:r>
        <w:r w:rsidRPr="00902023" w:rsidDel="00D87834">
          <w:rPr>
            <w:szCs w:val="22"/>
            <w:highlight w:val="yellow"/>
          </w:rPr>
          <w:delText xml:space="preserve"> </w:delText>
        </w:r>
        <w:r w:rsidRPr="00902023" w:rsidDel="00D87834">
          <w:rPr>
            <w:rFonts w:hint="eastAsia"/>
            <w:szCs w:val="22"/>
            <w:highlight w:val="yellow"/>
          </w:rPr>
          <w:delText>일치하는지</w:delText>
        </w:r>
        <w:r w:rsidRPr="00902023" w:rsidDel="00D87834">
          <w:rPr>
            <w:rFonts w:hint="eastAsia"/>
            <w:szCs w:val="22"/>
            <w:highlight w:val="yellow"/>
          </w:rPr>
          <w:delText xml:space="preserve"> </w:delText>
        </w:r>
        <w:r w:rsidRPr="00902023" w:rsidDel="00D87834">
          <w:rPr>
            <w:rFonts w:hint="eastAsia"/>
            <w:szCs w:val="22"/>
            <w:highlight w:val="yellow"/>
          </w:rPr>
          <w:delText>확인부탁드립니다</w:delText>
        </w:r>
        <w:r w:rsidRPr="00902023" w:rsidDel="00D87834">
          <w:rPr>
            <w:rFonts w:hint="eastAsia"/>
            <w:szCs w:val="22"/>
            <w:highlight w:val="yellow"/>
          </w:rPr>
          <w:delText>.]</w:delText>
        </w:r>
      </w:del>
    </w:p>
    <w:p w14:paraId="379D0497" w14:textId="77777777" w:rsidR="00026A7E" w:rsidRPr="00CB2B3F" w:rsidRDefault="00026A7E" w:rsidP="00026A7E">
      <w:pPr>
        <w:pStyle w:val="a5"/>
        <w:numPr>
          <w:ilvl w:val="2"/>
          <w:numId w:val="99"/>
        </w:numPr>
        <w:spacing w:after="240" w:line="350" w:lineRule="atLeast"/>
        <w:ind w:leftChars="0" w:left="1361" w:hanging="454"/>
        <w:rPr>
          <w:szCs w:val="22"/>
          <w:u w:val="single"/>
        </w:rPr>
      </w:pPr>
      <w:r>
        <w:rPr>
          <w:rFonts w:hint="eastAsia"/>
          <w:szCs w:val="22"/>
          <w:u w:val="single"/>
        </w:rPr>
        <w:t>대리점법에</w:t>
      </w:r>
      <w:r>
        <w:rPr>
          <w:rFonts w:hint="eastAsia"/>
          <w:szCs w:val="22"/>
          <w:u w:val="single"/>
        </w:rPr>
        <w:t xml:space="preserve"> </w:t>
      </w:r>
      <w:r>
        <w:rPr>
          <w:rFonts w:hint="eastAsia"/>
          <w:szCs w:val="22"/>
          <w:u w:val="single"/>
        </w:rPr>
        <w:t>대한</w:t>
      </w:r>
      <w:r>
        <w:rPr>
          <w:rFonts w:hint="eastAsia"/>
          <w:szCs w:val="22"/>
          <w:u w:val="single"/>
        </w:rPr>
        <w:t xml:space="preserve"> </w:t>
      </w:r>
      <w:r w:rsidRPr="00CB2B3F">
        <w:rPr>
          <w:szCs w:val="22"/>
          <w:u w:val="single"/>
        </w:rPr>
        <w:t>분석</w:t>
      </w:r>
    </w:p>
    <w:p w14:paraId="1DC5ED6C" w14:textId="77777777" w:rsidR="00026A7E" w:rsidRPr="00CB2B3F" w:rsidRDefault="00026A7E" w:rsidP="00026A7E">
      <w:pPr>
        <w:pStyle w:val="a5"/>
        <w:spacing w:after="240"/>
        <w:ind w:leftChars="0" w:left="1361"/>
        <w:rPr>
          <w:szCs w:val="22"/>
        </w:rPr>
      </w:pPr>
      <w:r w:rsidRPr="00CB2B3F">
        <w:rPr>
          <w:szCs w:val="22"/>
        </w:rPr>
        <w:t>대리점법</w:t>
      </w:r>
      <w:r w:rsidRPr="00CB2B3F">
        <w:rPr>
          <w:szCs w:val="22"/>
        </w:rPr>
        <w:t xml:space="preserve"> </w:t>
      </w:r>
      <w:r w:rsidRPr="00CB2B3F">
        <w:rPr>
          <w:szCs w:val="22"/>
        </w:rPr>
        <w:t>제</w:t>
      </w:r>
      <w:r w:rsidRPr="00CB2B3F">
        <w:rPr>
          <w:szCs w:val="22"/>
        </w:rPr>
        <w:t>9</w:t>
      </w:r>
      <w:r w:rsidRPr="00CB2B3F">
        <w:rPr>
          <w:szCs w:val="22"/>
        </w:rPr>
        <w:t>조는</w:t>
      </w:r>
      <w:r w:rsidRPr="00CB2B3F">
        <w:rPr>
          <w:szCs w:val="22"/>
        </w:rPr>
        <w:t xml:space="preserve"> </w:t>
      </w:r>
      <w:r w:rsidRPr="00CB2B3F">
        <w:rPr>
          <w:szCs w:val="22"/>
        </w:rPr>
        <w:t>공급업자가</w:t>
      </w:r>
      <w:r w:rsidRPr="00CB2B3F">
        <w:rPr>
          <w:szCs w:val="22"/>
        </w:rPr>
        <w:t xml:space="preserve"> </w:t>
      </w:r>
      <w:r w:rsidRPr="00CB2B3F">
        <w:rPr>
          <w:szCs w:val="22"/>
        </w:rPr>
        <w:t>거래상</w:t>
      </w:r>
      <w:r w:rsidRPr="00CB2B3F">
        <w:rPr>
          <w:szCs w:val="22"/>
        </w:rPr>
        <w:t xml:space="preserve"> </w:t>
      </w:r>
      <w:r w:rsidRPr="00CB2B3F">
        <w:rPr>
          <w:szCs w:val="22"/>
        </w:rPr>
        <w:t>지위를</w:t>
      </w:r>
      <w:r w:rsidRPr="00CB2B3F">
        <w:rPr>
          <w:szCs w:val="22"/>
        </w:rPr>
        <w:t xml:space="preserve"> </w:t>
      </w:r>
      <w:r w:rsidRPr="00CB2B3F">
        <w:rPr>
          <w:szCs w:val="22"/>
        </w:rPr>
        <w:t>부당하게</w:t>
      </w:r>
      <w:r w:rsidRPr="00CB2B3F">
        <w:rPr>
          <w:szCs w:val="22"/>
        </w:rPr>
        <w:t xml:space="preserve"> </w:t>
      </w:r>
      <w:r w:rsidRPr="00CB2B3F">
        <w:rPr>
          <w:szCs w:val="22"/>
        </w:rPr>
        <w:t>이용하여</w:t>
      </w:r>
      <w:r w:rsidRPr="00CB2B3F">
        <w:rPr>
          <w:szCs w:val="22"/>
        </w:rPr>
        <w:t xml:space="preserve"> </w:t>
      </w:r>
      <w:r w:rsidRPr="00CB2B3F">
        <w:rPr>
          <w:szCs w:val="22"/>
        </w:rPr>
        <w:t>대리점에</w:t>
      </w:r>
      <w:r w:rsidRPr="00CB2B3F">
        <w:rPr>
          <w:szCs w:val="22"/>
        </w:rPr>
        <w:t xml:space="preserve"> </w:t>
      </w:r>
      <w:r w:rsidRPr="00CB2B3F">
        <w:rPr>
          <w:szCs w:val="22"/>
        </w:rPr>
        <w:t>불이익을</w:t>
      </w:r>
      <w:r w:rsidRPr="00CB2B3F">
        <w:rPr>
          <w:szCs w:val="22"/>
        </w:rPr>
        <w:t xml:space="preserve"> </w:t>
      </w:r>
      <w:r w:rsidRPr="00CB2B3F">
        <w:rPr>
          <w:szCs w:val="22"/>
        </w:rPr>
        <w:t>제공하는</w:t>
      </w:r>
      <w:r w:rsidRPr="00CB2B3F">
        <w:rPr>
          <w:szCs w:val="22"/>
        </w:rPr>
        <w:t xml:space="preserve"> </w:t>
      </w:r>
      <w:r w:rsidRPr="00CB2B3F">
        <w:rPr>
          <w:szCs w:val="22"/>
        </w:rPr>
        <w:t>행위를</w:t>
      </w:r>
      <w:r w:rsidRPr="00CB2B3F">
        <w:rPr>
          <w:szCs w:val="22"/>
        </w:rPr>
        <w:t xml:space="preserve"> </w:t>
      </w:r>
      <w:r w:rsidRPr="00CB2B3F">
        <w:rPr>
          <w:szCs w:val="22"/>
        </w:rPr>
        <w:t>금지하고</w:t>
      </w:r>
      <w:r w:rsidRPr="00CB2B3F">
        <w:rPr>
          <w:szCs w:val="22"/>
        </w:rPr>
        <w:t xml:space="preserve"> </w:t>
      </w:r>
      <w:r w:rsidRPr="00CB2B3F">
        <w:rPr>
          <w:szCs w:val="22"/>
        </w:rPr>
        <w:t>있음</w:t>
      </w:r>
      <w:r w:rsidRPr="00CB2B3F">
        <w:rPr>
          <w:szCs w:val="22"/>
        </w:rPr>
        <w:t>(</w:t>
      </w:r>
      <w:r w:rsidRPr="00CB2B3F">
        <w:rPr>
          <w:szCs w:val="22"/>
        </w:rPr>
        <w:t>대리점법</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 xml:space="preserve">, </w:t>
      </w:r>
      <w:r w:rsidRPr="00CB2B3F">
        <w:rPr>
          <w:szCs w:val="22"/>
        </w:rPr>
        <w:t>동법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6</w:t>
      </w:r>
      <w:r w:rsidRPr="00CB2B3F">
        <w:rPr>
          <w:szCs w:val="22"/>
        </w:rPr>
        <w:t>조</w:t>
      </w:r>
      <w:r w:rsidRPr="00CB2B3F">
        <w:rPr>
          <w:szCs w:val="22"/>
        </w:rPr>
        <w:t xml:space="preserve">). </w:t>
      </w:r>
      <w:r w:rsidRPr="00CB2B3F">
        <w:rPr>
          <w:szCs w:val="22"/>
        </w:rPr>
        <w:t>또한</w:t>
      </w:r>
      <w:r w:rsidRPr="00CB2B3F">
        <w:rPr>
          <w:szCs w:val="22"/>
        </w:rPr>
        <w:t xml:space="preserve">, </w:t>
      </w:r>
      <w:r w:rsidRPr="00CB2B3F">
        <w:rPr>
          <w:szCs w:val="22"/>
        </w:rPr>
        <w:t>공정거래위원회는</w:t>
      </w:r>
      <w:r w:rsidRPr="00CB2B3F">
        <w:rPr>
          <w:szCs w:val="22"/>
        </w:rPr>
        <w:t xml:space="preserve"> </w:t>
      </w:r>
      <w:r w:rsidRPr="00CB2B3F">
        <w:rPr>
          <w:szCs w:val="22"/>
        </w:rPr>
        <w:t>대리점거래에서</w:t>
      </w:r>
      <w:r w:rsidRPr="00CB2B3F">
        <w:rPr>
          <w:szCs w:val="22"/>
        </w:rPr>
        <w:t xml:space="preserve"> </w:t>
      </w:r>
      <w:r w:rsidRPr="00CB2B3F">
        <w:rPr>
          <w:szCs w:val="22"/>
        </w:rPr>
        <w:t>금지되는</w:t>
      </w:r>
      <w:r w:rsidRPr="00CB2B3F">
        <w:rPr>
          <w:szCs w:val="22"/>
        </w:rPr>
        <w:t xml:space="preserve"> </w:t>
      </w:r>
      <w:r w:rsidRPr="00CB2B3F">
        <w:rPr>
          <w:szCs w:val="22"/>
        </w:rPr>
        <w:t>불공정거래행위</w:t>
      </w:r>
      <w:r w:rsidRPr="00CB2B3F">
        <w:rPr>
          <w:szCs w:val="22"/>
        </w:rPr>
        <w:t xml:space="preserve"> </w:t>
      </w:r>
      <w:r w:rsidRPr="00CB2B3F">
        <w:rPr>
          <w:szCs w:val="22"/>
        </w:rPr>
        <w:t>유형</w:t>
      </w:r>
      <w:r w:rsidRPr="00CB2B3F">
        <w:rPr>
          <w:szCs w:val="22"/>
        </w:rPr>
        <w:t xml:space="preserve"> </w:t>
      </w:r>
      <w:r w:rsidRPr="00CB2B3F">
        <w:rPr>
          <w:szCs w:val="22"/>
        </w:rPr>
        <w:t>및</w:t>
      </w:r>
      <w:r w:rsidRPr="00CB2B3F">
        <w:rPr>
          <w:szCs w:val="22"/>
        </w:rPr>
        <w:t xml:space="preserve"> </w:t>
      </w:r>
      <w:r w:rsidRPr="00CB2B3F">
        <w:rPr>
          <w:szCs w:val="22"/>
        </w:rPr>
        <w:t>기준</w:t>
      </w:r>
      <w:r w:rsidRPr="00CB2B3F">
        <w:rPr>
          <w:szCs w:val="22"/>
        </w:rPr>
        <w:t xml:space="preserve"> </w:t>
      </w:r>
      <w:r w:rsidRPr="00CB2B3F">
        <w:rPr>
          <w:szCs w:val="22"/>
        </w:rPr>
        <w:t>지정고시</w:t>
      </w:r>
      <w:r w:rsidRPr="00CB2B3F">
        <w:rPr>
          <w:szCs w:val="22"/>
        </w:rPr>
        <w:t>(“</w:t>
      </w:r>
      <w:r w:rsidRPr="00CB2B3F">
        <w:rPr>
          <w:b/>
          <w:szCs w:val="22"/>
        </w:rPr>
        <w:t>대리점</w:t>
      </w:r>
      <w:r w:rsidRPr="00CB2B3F">
        <w:rPr>
          <w:b/>
          <w:szCs w:val="22"/>
        </w:rPr>
        <w:t xml:space="preserve"> </w:t>
      </w:r>
      <w:r w:rsidRPr="00CB2B3F">
        <w:rPr>
          <w:b/>
          <w:szCs w:val="22"/>
        </w:rPr>
        <w:t>고시</w:t>
      </w:r>
      <w:r w:rsidRPr="00CB2B3F">
        <w:rPr>
          <w:szCs w:val="22"/>
        </w:rPr>
        <w:t>”)</w:t>
      </w:r>
      <w:r w:rsidRPr="00CB2B3F">
        <w:rPr>
          <w:szCs w:val="22"/>
        </w:rPr>
        <w:t>를</w:t>
      </w:r>
      <w:r w:rsidRPr="00CB2B3F">
        <w:rPr>
          <w:szCs w:val="22"/>
        </w:rPr>
        <w:t xml:space="preserve"> </w:t>
      </w:r>
      <w:r w:rsidRPr="00CB2B3F">
        <w:rPr>
          <w:szCs w:val="22"/>
        </w:rPr>
        <w:t>공포하여</w:t>
      </w:r>
      <w:r w:rsidRPr="00CB2B3F">
        <w:rPr>
          <w:szCs w:val="22"/>
        </w:rPr>
        <w:t xml:space="preserve"> </w:t>
      </w:r>
      <w:r w:rsidRPr="00CB2B3F">
        <w:rPr>
          <w:szCs w:val="22"/>
        </w:rPr>
        <w:t>불공정거래행위의</w:t>
      </w:r>
      <w:r w:rsidRPr="00CB2B3F">
        <w:rPr>
          <w:szCs w:val="22"/>
        </w:rPr>
        <w:t xml:space="preserve"> </w:t>
      </w:r>
      <w:r w:rsidRPr="00CB2B3F">
        <w:rPr>
          <w:szCs w:val="22"/>
        </w:rPr>
        <w:t>유형</w:t>
      </w:r>
      <w:r w:rsidRPr="00CB2B3F">
        <w:rPr>
          <w:szCs w:val="22"/>
        </w:rPr>
        <w:t xml:space="preserve"> </w:t>
      </w:r>
      <w:r w:rsidRPr="00CB2B3F">
        <w:rPr>
          <w:szCs w:val="22"/>
        </w:rPr>
        <w:t>및</w:t>
      </w:r>
      <w:r w:rsidRPr="00CB2B3F">
        <w:rPr>
          <w:szCs w:val="22"/>
        </w:rPr>
        <w:t xml:space="preserve"> </w:t>
      </w:r>
      <w:r w:rsidRPr="00CB2B3F">
        <w:rPr>
          <w:szCs w:val="22"/>
        </w:rPr>
        <w:t>기준을</w:t>
      </w:r>
      <w:r w:rsidRPr="00CB2B3F">
        <w:rPr>
          <w:szCs w:val="22"/>
        </w:rPr>
        <w:t xml:space="preserve"> </w:t>
      </w:r>
      <w:r w:rsidRPr="00CB2B3F">
        <w:rPr>
          <w:szCs w:val="22"/>
        </w:rPr>
        <w:t>제시하고</w:t>
      </w:r>
      <w:r w:rsidRPr="00CB2B3F">
        <w:rPr>
          <w:szCs w:val="22"/>
        </w:rPr>
        <w:t xml:space="preserve"> </w:t>
      </w:r>
      <w:r w:rsidRPr="00CB2B3F">
        <w:rPr>
          <w:szCs w:val="22"/>
        </w:rPr>
        <w:t>있음</w:t>
      </w:r>
      <w:r w:rsidRPr="00CB2B3F">
        <w:rPr>
          <w:szCs w:val="22"/>
        </w:rPr>
        <w:t>.</w:t>
      </w:r>
    </w:p>
    <w:p w14:paraId="4D321689" w14:textId="77777777" w:rsidR="00026A7E" w:rsidRPr="00CB2B3F" w:rsidRDefault="00026A7E" w:rsidP="00026A7E">
      <w:pPr>
        <w:pStyle w:val="a5"/>
        <w:spacing w:after="240" w:line="350" w:lineRule="atLeast"/>
        <w:ind w:leftChars="0" w:left="1361"/>
        <w:rPr>
          <w:szCs w:val="22"/>
        </w:rPr>
      </w:pPr>
      <w:r w:rsidRPr="00CB2B3F">
        <w:rPr>
          <w:szCs w:val="22"/>
        </w:rPr>
        <w:t>특히</w:t>
      </w:r>
      <w:r w:rsidRPr="00CB2B3F">
        <w:rPr>
          <w:szCs w:val="22"/>
        </w:rPr>
        <w:t xml:space="preserve">, </w:t>
      </w:r>
      <w:r w:rsidRPr="00CB2B3F">
        <w:rPr>
          <w:szCs w:val="22"/>
        </w:rPr>
        <w:t>대리점법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6</w:t>
      </w:r>
      <w:r w:rsidRPr="00CB2B3F">
        <w:rPr>
          <w:szCs w:val="22"/>
        </w:rPr>
        <w:t>조</w:t>
      </w:r>
      <w:r w:rsidRPr="00CB2B3F">
        <w:rPr>
          <w:szCs w:val="22"/>
        </w:rPr>
        <w:t xml:space="preserve"> </w:t>
      </w:r>
      <w:r w:rsidRPr="00CB2B3F">
        <w:rPr>
          <w:szCs w:val="22"/>
        </w:rPr>
        <w:t>제</w:t>
      </w:r>
      <w:r w:rsidRPr="00CB2B3F">
        <w:rPr>
          <w:szCs w:val="22"/>
        </w:rPr>
        <w:t>4</w:t>
      </w:r>
      <w:r w:rsidRPr="00CB2B3F">
        <w:rPr>
          <w:szCs w:val="22"/>
        </w:rPr>
        <w:t>호는</w:t>
      </w:r>
      <w:r w:rsidRPr="00CB2B3F">
        <w:rPr>
          <w:szCs w:val="22"/>
        </w:rPr>
        <w:t xml:space="preserve"> ‘</w:t>
      </w:r>
      <w:r w:rsidRPr="00CB2B3F">
        <w:rPr>
          <w:szCs w:val="22"/>
        </w:rPr>
        <w:t>합리적인</w:t>
      </w:r>
      <w:r w:rsidRPr="00CB2B3F">
        <w:rPr>
          <w:szCs w:val="22"/>
        </w:rPr>
        <w:t xml:space="preserve"> </w:t>
      </w:r>
      <w:r w:rsidRPr="00CB2B3F">
        <w:rPr>
          <w:szCs w:val="22"/>
        </w:rPr>
        <w:t>이유</w:t>
      </w:r>
      <w:r w:rsidRPr="00CB2B3F">
        <w:rPr>
          <w:szCs w:val="22"/>
        </w:rPr>
        <w:t xml:space="preserve"> </w:t>
      </w:r>
      <w:r w:rsidRPr="00CB2B3F">
        <w:rPr>
          <w:szCs w:val="22"/>
        </w:rPr>
        <w:t>없이</w:t>
      </w:r>
      <w:r w:rsidRPr="00CB2B3F">
        <w:rPr>
          <w:szCs w:val="22"/>
        </w:rPr>
        <w:t xml:space="preserve"> </w:t>
      </w:r>
      <w:r w:rsidRPr="00CB2B3F">
        <w:rPr>
          <w:szCs w:val="22"/>
        </w:rPr>
        <w:t>상품</w:t>
      </w:r>
      <w:r w:rsidRPr="00CB2B3F">
        <w:rPr>
          <w:szCs w:val="22"/>
        </w:rPr>
        <w:t xml:space="preserve"> </w:t>
      </w:r>
      <w:r w:rsidRPr="00CB2B3F">
        <w:rPr>
          <w:szCs w:val="22"/>
        </w:rPr>
        <w:t>또는</w:t>
      </w:r>
      <w:r w:rsidRPr="00CB2B3F">
        <w:rPr>
          <w:szCs w:val="22"/>
        </w:rPr>
        <w:t xml:space="preserve"> </w:t>
      </w:r>
      <w:r w:rsidRPr="00CB2B3F">
        <w:rPr>
          <w:szCs w:val="22"/>
        </w:rPr>
        <w:t>용역의</w:t>
      </w:r>
      <w:r w:rsidRPr="00CB2B3F">
        <w:rPr>
          <w:szCs w:val="22"/>
        </w:rPr>
        <w:t xml:space="preserve"> </w:t>
      </w:r>
      <w:r w:rsidRPr="00CB2B3F">
        <w:rPr>
          <w:szCs w:val="22"/>
        </w:rPr>
        <w:t>공</w:t>
      </w:r>
      <w:r w:rsidRPr="00CB2B3F">
        <w:rPr>
          <w:szCs w:val="22"/>
        </w:rPr>
        <w:lastRenderedPageBreak/>
        <w:t>급을</w:t>
      </w:r>
      <w:r w:rsidRPr="00CB2B3F">
        <w:rPr>
          <w:szCs w:val="22"/>
        </w:rPr>
        <w:t xml:space="preserve"> </w:t>
      </w:r>
      <w:r w:rsidRPr="00CB2B3F">
        <w:rPr>
          <w:szCs w:val="22"/>
        </w:rPr>
        <w:t>중단하거나</w:t>
      </w:r>
      <w:r w:rsidRPr="00CB2B3F">
        <w:rPr>
          <w:szCs w:val="22"/>
        </w:rPr>
        <w:t xml:space="preserve"> </w:t>
      </w:r>
      <w:r w:rsidRPr="00CB2B3F">
        <w:rPr>
          <w:szCs w:val="22"/>
        </w:rPr>
        <w:t>제한하는</w:t>
      </w:r>
      <w:r w:rsidRPr="00CB2B3F">
        <w:rPr>
          <w:szCs w:val="22"/>
        </w:rPr>
        <w:t xml:space="preserve"> </w:t>
      </w:r>
      <w:r w:rsidRPr="00CB2B3F">
        <w:rPr>
          <w:szCs w:val="22"/>
        </w:rPr>
        <w:t>행위</w:t>
      </w:r>
      <w:r w:rsidRPr="00CB2B3F">
        <w:rPr>
          <w:szCs w:val="22"/>
        </w:rPr>
        <w:t>’</w:t>
      </w:r>
      <w:proofErr w:type="spellStart"/>
      <w:r w:rsidRPr="00CB2B3F">
        <w:rPr>
          <w:szCs w:val="22"/>
        </w:rPr>
        <w:t>를</w:t>
      </w:r>
      <w:proofErr w:type="spellEnd"/>
      <w:r w:rsidRPr="00CB2B3F">
        <w:rPr>
          <w:szCs w:val="22"/>
        </w:rPr>
        <w:t xml:space="preserve"> </w:t>
      </w:r>
      <w:r w:rsidRPr="00CB2B3F">
        <w:rPr>
          <w:szCs w:val="22"/>
        </w:rPr>
        <w:t>불이익</w:t>
      </w:r>
      <w:r w:rsidRPr="00CB2B3F">
        <w:rPr>
          <w:szCs w:val="22"/>
        </w:rPr>
        <w:t xml:space="preserve"> </w:t>
      </w:r>
      <w:r w:rsidRPr="00CB2B3F">
        <w:rPr>
          <w:szCs w:val="22"/>
        </w:rPr>
        <w:t>제공행위의</w:t>
      </w:r>
      <w:r w:rsidRPr="00CB2B3F">
        <w:rPr>
          <w:szCs w:val="22"/>
        </w:rPr>
        <w:t xml:space="preserve"> </w:t>
      </w:r>
      <w:r w:rsidRPr="00CB2B3F">
        <w:rPr>
          <w:szCs w:val="22"/>
        </w:rPr>
        <w:t>유형으로</w:t>
      </w:r>
      <w:r w:rsidRPr="00CB2B3F">
        <w:rPr>
          <w:szCs w:val="22"/>
        </w:rPr>
        <w:t xml:space="preserve"> </w:t>
      </w:r>
      <w:r w:rsidRPr="00CB2B3F">
        <w:rPr>
          <w:szCs w:val="22"/>
        </w:rPr>
        <w:t>예시하고</w:t>
      </w:r>
      <w:r w:rsidRPr="00CB2B3F">
        <w:rPr>
          <w:szCs w:val="22"/>
        </w:rPr>
        <w:t xml:space="preserve"> </w:t>
      </w:r>
      <w:r w:rsidRPr="00CB2B3F">
        <w:rPr>
          <w:szCs w:val="22"/>
        </w:rPr>
        <w:t>있으며</w:t>
      </w:r>
      <w:r w:rsidRPr="00CB2B3F">
        <w:rPr>
          <w:szCs w:val="22"/>
        </w:rPr>
        <w:t xml:space="preserve">, </w:t>
      </w:r>
      <w:r w:rsidRPr="00CB2B3F">
        <w:rPr>
          <w:szCs w:val="22"/>
        </w:rPr>
        <w:t>대리점</w:t>
      </w:r>
      <w:r w:rsidRPr="00CB2B3F">
        <w:rPr>
          <w:szCs w:val="22"/>
        </w:rPr>
        <w:t xml:space="preserve"> </w:t>
      </w:r>
      <w:r w:rsidRPr="00CB2B3F">
        <w:rPr>
          <w:szCs w:val="22"/>
        </w:rPr>
        <w:t>고시</w:t>
      </w:r>
      <w:r w:rsidRPr="00CB2B3F">
        <w:rPr>
          <w:szCs w:val="22"/>
        </w:rPr>
        <w:t xml:space="preserve"> </w:t>
      </w:r>
      <w:r w:rsidRPr="00CB2B3F">
        <w:rPr>
          <w:szCs w:val="22"/>
        </w:rPr>
        <w:t>제</w:t>
      </w:r>
      <w:r w:rsidRPr="00CB2B3F">
        <w:rPr>
          <w:szCs w:val="22"/>
        </w:rPr>
        <w:t>5</w:t>
      </w:r>
      <w:r w:rsidRPr="00CB2B3F">
        <w:rPr>
          <w:szCs w:val="22"/>
        </w:rPr>
        <w:t>조</w:t>
      </w:r>
      <w:r w:rsidRPr="00CB2B3F">
        <w:rPr>
          <w:szCs w:val="22"/>
        </w:rPr>
        <w:t xml:space="preserve"> </w:t>
      </w:r>
      <w:r w:rsidRPr="00CB2B3F">
        <w:rPr>
          <w:szCs w:val="22"/>
        </w:rPr>
        <w:t>제</w:t>
      </w:r>
      <w:r w:rsidRPr="00CB2B3F">
        <w:rPr>
          <w:szCs w:val="22"/>
        </w:rPr>
        <w:t>2</w:t>
      </w:r>
      <w:r w:rsidRPr="00CB2B3F">
        <w:rPr>
          <w:szCs w:val="22"/>
        </w:rPr>
        <w:t>호는</w:t>
      </w:r>
      <w:r w:rsidRPr="00CB2B3F">
        <w:rPr>
          <w:szCs w:val="22"/>
        </w:rPr>
        <w:t xml:space="preserve"> </w:t>
      </w:r>
      <w:r w:rsidRPr="00CB2B3F">
        <w:rPr>
          <w:szCs w:val="22"/>
        </w:rPr>
        <w:t>계약기간</w:t>
      </w:r>
      <w:r w:rsidRPr="00CB2B3F">
        <w:rPr>
          <w:szCs w:val="22"/>
        </w:rPr>
        <w:t xml:space="preserve"> </w:t>
      </w:r>
      <w:r w:rsidRPr="00CB2B3F">
        <w:rPr>
          <w:szCs w:val="22"/>
        </w:rPr>
        <w:t>중에</w:t>
      </w:r>
      <w:r w:rsidRPr="00CB2B3F">
        <w:rPr>
          <w:szCs w:val="22"/>
        </w:rPr>
        <w:t xml:space="preserve"> </w:t>
      </w:r>
      <w:r w:rsidRPr="00CB2B3F">
        <w:rPr>
          <w:szCs w:val="22"/>
        </w:rPr>
        <w:t>합리적인</w:t>
      </w:r>
      <w:r w:rsidRPr="00CB2B3F">
        <w:rPr>
          <w:szCs w:val="22"/>
        </w:rPr>
        <w:t xml:space="preserve"> </w:t>
      </w:r>
      <w:r w:rsidRPr="00CB2B3F">
        <w:rPr>
          <w:szCs w:val="22"/>
        </w:rPr>
        <w:t>이유</w:t>
      </w:r>
      <w:r w:rsidRPr="00CB2B3F">
        <w:rPr>
          <w:szCs w:val="22"/>
        </w:rPr>
        <w:t xml:space="preserve"> </w:t>
      </w:r>
      <w:r w:rsidRPr="00CB2B3F">
        <w:rPr>
          <w:szCs w:val="22"/>
        </w:rPr>
        <w:t>없이</w:t>
      </w:r>
      <w:r w:rsidRPr="00CB2B3F">
        <w:rPr>
          <w:szCs w:val="22"/>
        </w:rPr>
        <w:t xml:space="preserve"> </w:t>
      </w:r>
      <w:r w:rsidRPr="00CB2B3F">
        <w:rPr>
          <w:szCs w:val="22"/>
        </w:rPr>
        <w:t>거래를</w:t>
      </w:r>
      <w:r w:rsidRPr="00CB2B3F">
        <w:rPr>
          <w:szCs w:val="22"/>
        </w:rPr>
        <w:t xml:space="preserve"> </w:t>
      </w:r>
      <w:r w:rsidRPr="00CB2B3F">
        <w:rPr>
          <w:szCs w:val="22"/>
        </w:rPr>
        <w:t>중단하여</w:t>
      </w:r>
      <w:r w:rsidRPr="00CB2B3F">
        <w:rPr>
          <w:szCs w:val="22"/>
        </w:rPr>
        <w:t xml:space="preserve"> </w:t>
      </w:r>
      <w:r w:rsidRPr="00CB2B3F">
        <w:rPr>
          <w:szCs w:val="22"/>
        </w:rPr>
        <w:t>불이익을</w:t>
      </w:r>
      <w:r w:rsidRPr="00CB2B3F">
        <w:rPr>
          <w:szCs w:val="22"/>
        </w:rPr>
        <w:t xml:space="preserve"> </w:t>
      </w:r>
      <w:r w:rsidRPr="00CB2B3F">
        <w:rPr>
          <w:szCs w:val="22"/>
        </w:rPr>
        <w:t>주는</w:t>
      </w:r>
      <w:r w:rsidRPr="00CB2B3F">
        <w:rPr>
          <w:szCs w:val="22"/>
        </w:rPr>
        <w:t xml:space="preserve"> </w:t>
      </w:r>
      <w:r w:rsidRPr="00CB2B3F">
        <w:rPr>
          <w:szCs w:val="22"/>
        </w:rPr>
        <w:t>행위를</w:t>
      </w:r>
      <w:r w:rsidRPr="00CB2B3F">
        <w:rPr>
          <w:szCs w:val="22"/>
        </w:rPr>
        <w:t xml:space="preserve"> </w:t>
      </w:r>
      <w:r w:rsidRPr="00CB2B3F">
        <w:rPr>
          <w:szCs w:val="22"/>
        </w:rPr>
        <w:t>불이익</w:t>
      </w:r>
      <w:r w:rsidRPr="00CB2B3F">
        <w:rPr>
          <w:szCs w:val="22"/>
        </w:rPr>
        <w:t xml:space="preserve"> </w:t>
      </w:r>
      <w:r w:rsidRPr="00CB2B3F">
        <w:rPr>
          <w:szCs w:val="22"/>
        </w:rPr>
        <w:t>제공행위의</w:t>
      </w:r>
      <w:r w:rsidRPr="00CB2B3F">
        <w:rPr>
          <w:szCs w:val="22"/>
        </w:rPr>
        <w:t xml:space="preserve"> </w:t>
      </w:r>
      <w:r w:rsidRPr="00CB2B3F">
        <w:rPr>
          <w:szCs w:val="22"/>
        </w:rPr>
        <w:t>유형으로</w:t>
      </w:r>
      <w:r w:rsidRPr="00CB2B3F">
        <w:rPr>
          <w:szCs w:val="22"/>
        </w:rPr>
        <w:t xml:space="preserve"> </w:t>
      </w:r>
      <w:r w:rsidRPr="00CB2B3F">
        <w:rPr>
          <w:szCs w:val="22"/>
        </w:rPr>
        <w:t>정하고</w:t>
      </w:r>
      <w:r w:rsidRPr="00CB2B3F">
        <w:rPr>
          <w:szCs w:val="22"/>
        </w:rPr>
        <w:t xml:space="preserve"> </w:t>
      </w:r>
      <w:r w:rsidRPr="00CB2B3F">
        <w:rPr>
          <w:szCs w:val="22"/>
        </w:rPr>
        <w:t>있음</w:t>
      </w:r>
      <w:r w:rsidRPr="00CB2B3F">
        <w:rPr>
          <w:szCs w:val="22"/>
        </w:rPr>
        <w:t xml:space="preserve">.  </w:t>
      </w:r>
    </w:p>
    <w:p w14:paraId="1597587E" w14:textId="77777777" w:rsidR="00026A7E" w:rsidRPr="00CB2B3F" w:rsidRDefault="00026A7E" w:rsidP="00026A7E">
      <w:pPr>
        <w:pStyle w:val="a5"/>
        <w:spacing w:after="240" w:line="350" w:lineRule="atLeast"/>
        <w:ind w:leftChars="0" w:left="1361"/>
        <w:rPr>
          <w:szCs w:val="22"/>
        </w:rPr>
      </w:pPr>
      <w:r w:rsidRPr="00CB2B3F">
        <w:rPr>
          <w:szCs w:val="22"/>
        </w:rPr>
        <w:t>대리점법상의</w:t>
      </w:r>
      <w:r w:rsidRPr="00CB2B3F">
        <w:rPr>
          <w:szCs w:val="22"/>
        </w:rPr>
        <w:t xml:space="preserve"> </w:t>
      </w:r>
      <w:r w:rsidRPr="00CB2B3F">
        <w:rPr>
          <w:szCs w:val="22"/>
        </w:rPr>
        <w:t>불이익제공행위에</w:t>
      </w:r>
      <w:r w:rsidRPr="00CB2B3F">
        <w:rPr>
          <w:szCs w:val="22"/>
        </w:rPr>
        <w:t xml:space="preserve"> </w:t>
      </w:r>
      <w:r w:rsidRPr="00CB2B3F">
        <w:rPr>
          <w:szCs w:val="22"/>
        </w:rPr>
        <w:t>해당할</w:t>
      </w:r>
      <w:r w:rsidRPr="00CB2B3F">
        <w:rPr>
          <w:szCs w:val="22"/>
        </w:rPr>
        <w:t xml:space="preserve"> </w:t>
      </w:r>
      <w:r w:rsidRPr="00CB2B3F">
        <w:rPr>
          <w:szCs w:val="22"/>
        </w:rPr>
        <w:t>경우</w:t>
      </w:r>
      <w:r w:rsidRPr="00CB2B3F">
        <w:rPr>
          <w:szCs w:val="22"/>
        </w:rPr>
        <w:t xml:space="preserve"> </w:t>
      </w:r>
      <w:proofErr w:type="spellStart"/>
      <w:r w:rsidRPr="00CB2B3F">
        <w:rPr>
          <w:szCs w:val="22"/>
        </w:rPr>
        <w:t>i</w:t>
      </w:r>
      <w:proofErr w:type="spellEnd"/>
      <w:r w:rsidRPr="00CB2B3F">
        <w:rPr>
          <w:szCs w:val="22"/>
        </w:rPr>
        <w:t>) 2</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w:t>
      </w:r>
      <w:r w:rsidRPr="00CB2B3F">
        <w:rPr>
          <w:szCs w:val="22"/>
        </w:rPr>
        <w:t>억</w:t>
      </w:r>
      <w:r w:rsidRPr="00CB2B3F">
        <w:rPr>
          <w:szCs w:val="22"/>
        </w:rPr>
        <w:t xml:space="preserve"> 5</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szCs w:val="22"/>
        </w:rPr>
        <w:t>벌금</w:t>
      </w:r>
      <w:r w:rsidRPr="00CB2B3F">
        <w:rPr>
          <w:szCs w:val="22"/>
        </w:rPr>
        <w:t>(</w:t>
      </w:r>
      <w:r w:rsidRPr="00CB2B3F">
        <w:rPr>
          <w:szCs w:val="22"/>
        </w:rPr>
        <w:t>대리점법</w:t>
      </w:r>
      <w:r w:rsidRPr="00CB2B3F">
        <w:rPr>
          <w:szCs w:val="22"/>
        </w:rPr>
        <w:t xml:space="preserve"> </w:t>
      </w:r>
      <w:r w:rsidRPr="00CB2B3F">
        <w:rPr>
          <w:szCs w:val="22"/>
        </w:rPr>
        <w:t>제</w:t>
      </w:r>
      <w:r w:rsidRPr="00CB2B3F">
        <w:rPr>
          <w:szCs w:val="22"/>
        </w:rPr>
        <w:t>30</w:t>
      </w:r>
      <w:r w:rsidRPr="00CB2B3F">
        <w:rPr>
          <w:szCs w:val="22"/>
        </w:rPr>
        <w:t>조</w:t>
      </w:r>
      <w:r w:rsidRPr="00CB2B3F">
        <w:rPr>
          <w:szCs w:val="22"/>
        </w:rPr>
        <w:t xml:space="preserve"> </w:t>
      </w:r>
      <w:r w:rsidRPr="00CB2B3F">
        <w:rPr>
          <w:szCs w:val="22"/>
        </w:rPr>
        <w:t>제</w:t>
      </w:r>
      <w:r w:rsidRPr="00CB2B3F">
        <w:rPr>
          <w:szCs w:val="22"/>
        </w:rPr>
        <w:t>4</w:t>
      </w:r>
      <w:r w:rsidRPr="00CB2B3F">
        <w:rPr>
          <w:szCs w:val="22"/>
        </w:rPr>
        <w:t>호</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 xml:space="preserve">), ii) </w:t>
      </w:r>
      <w:r w:rsidRPr="00CB2B3F">
        <w:rPr>
          <w:szCs w:val="22"/>
        </w:rPr>
        <w:t>공정거래위원회의</w:t>
      </w:r>
      <w:r w:rsidRPr="00CB2B3F">
        <w:rPr>
          <w:szCs w:val="22"/>
        </w:rPr>
        <w:t xml:space="preserve"> </w:t>
      </w:r>
      <w:r w:rsidRPr="00CB2B3F">
        <w:rPr>
          <w:szCs w:val="22"/>
        </w:rPr>
        <w:t>불이익제공의</w:t>
      </w:r>
      <w:r w:rsidRPr="00CB2B3F">
        <w:rPr>
          <w:szCs w:val="22"/>
        </w:rPr>
        <w:t xml:space="preserve"> </w:t>
      </w:r>
      <w:r w:rsidRPr="00CB2B3F">
        <w:rPr>
          <w:szCs w:val="22"/>
        </w:rPr>
        <w:t>중지</w:t>
      </w:r>
      <w:r w:rsidRPr="00CB2B3F">
        <w:rPr>
          <w:szCs w:val="22"/>
        </w:rPr>
        <w:t xml:space="preserve">, </w:t>
      </w:r>
      <w:r w:rsidRPr="00CB2B3F">
        <w:rPr>
          <w:szCs w:val="22"/>
        </w:rPr>
        <w:t>시정명령</w:t>
      </w:r>
      <w:r w:rsidRPr="00CB2B3F">
        <w:rPr>
          <w:szCs w:val="22"/>
        </w:rPr>
        <w:t xml:space="preserve"> </w:t>
      </w:r>
      <w:r w:rsidRPr="00CB2B3F">
        <w:rPr>
          <w:szCs w:val="22"/>
        </w:rPr>
        <w:t>공표</w:t>
      </w:r>
      <w:r w:rsidRPr="00CB2B3F">
        <w:rPr>
          <w:szCs w:val="22"/>
        </w:rPr>
        <w:t xml:space="preserve"> </w:t>
      </w:r>
      <w:r w:rsidRPr="00CB2B3F">
        <w:rPr>
          <w:szCs w:val="22"/>
        </w:rPr>
        <w:t>등</w:t>
      </w:r>
      <w:r w:rsidRPr="00CB2B3F">
        <w:rPr>
          <w:szCs w:val="22"/>
        </w:rPr>
        <w:t xml:space="preserve"> </w:t>
      </w:r>
      <w:r w:rsidRPr="00CB2B3F">
        <w:rPr>
          <w:szCs w:val="22"/>
        </w:rPr>
        <w:t>처분</w:t>
      </w:r>
      <w:r w:rsidRPr="00CB2B3F">
        <w:rPr>
          <w:szCs w:val="22"/>
        </w:rPr>
        <w:t>(</w:t>
      </w:r>
      <w:r w:rsidRPr="00CB2B3F">
        <w:rPr>
          <w:szCs w:val="22"/>
        </w:rPr>
        <w:t>대리점법</w:t>
      </w:r>
      <w:r w:rsidRPr="00CB2B3F">
        <w:rPr>
          <w:szCs w:val="22"/>
        </w:rPr>
        <w:t xml:space="preserve"> </w:t>
      </w:r>
      <w:r w:rsidRPr="00CB2B3F">
        <w:rPr>
          <w:szCs w:val="22"/>
        </w:rPr>
        <w:t>제</w:t>
      </w:r>
      <w:r w:rsidRPr="00CB2B3F">
        <w:rPr>
          <w:szCs w:val="22"/>
        </w:rPr>
        <w:t>23</w:t>
      </w:r>
      <w:r w:rsidRPr="00CB2B3F">
        <w:rPr>
          <w:szCs w:val="22"/>
        </w:rPr>
        <w:t>조</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 5</w:t>
      </w:r>
      <w:r w:rsidRPr="00CB2B3F">
        <w:rPr>
          <w:szCs w:val="22"/>
        </w:rPr>
        <w:t>억원</w:t>
      </w:r>
      <w:r w:rsidRPr="00CB2B3F">
        <w:rPr>
          <w:szCs w:val="22"/>
        </w:rPr>
        <w:t xml:space="preserve"> </w:t>
      </w:r>
      <w:r w:rsidRPr="00CB2B3F">
        <w:rPr>
          <w:szCs w:val="22"/>
        </w:rPr>
        <w:t>이하의</w:t>
      </w:r>
      <w:r w:rsidRPr="00CB2B3F">
        <w:rPr>
          <w:szCs w:val="22"/>
        </w:rPr>
        <w:t xml:space="preserve"> </w:t>
      </w:r>
      <w:r w:rsidRPr="00CB2B3F">
        <w:rPr>
          <w:szCs w:val="22"/>
        </w:rPr>
        <w:t>과징금</w:t>
      </w:r>
      <w:r w:rsidRPr="00CB2B3F">
        <w:rPr>
          <w:szCs w:val="22"/>
        </w:rPr>
        <w:t>(</w:t>
      </w:r>
      <w:r w:rsidRPr="00CB2B3F">
        <w:rPr>
          <w:szCs w:val="22"/>
        </w:rPr>
        <w:t>대리점법</w:t>
      </w:r>
      <w:r w:rsidRPr="00CB2B3F">
        <w:rPr>
          <w:szCs w:val="22"/>
        </w:rPr>
        <w:t xml:space="preserve"> </w:t>
      </w:r>
      <w:r w:rsidRPr="00CB2B3F">
        <w:rPr>
          <w:szCs w:val="22"/>
        </w:rPr>
        <w:t>제</w:t>
      </w:r>
      <w:r w:rsidRPr="00CB2B3F">
        <w:rPr>
          <w:szCs w:val="22"/>
        </w:rPr>
        <w:t>25</w:t>
      </w:r>
      <w:r w:rsidRPr="00CB2B3F">
        <w:rPr>
          <w:szCs w:val="22"/>
        </w:rPr>
        <w:t>조</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w:t>
      </w:r>
      <w:r w:rsidRPr="00CB2B3F">
        <w:rPr>
          <w:szCs w:val="22"/>
        </w:rPr>
        <w:t>과</w:t>
      </w:r>
      <w:r w:rsidRPr="00CB2B3F">
        <w:rPr>
          <w:szCs w:val="22"/>
        </w:rPr>
        <w:t xml:space="preserve"> </w:t>
      </w:r>
      <w:r w:rsidRPr="00CB2B3F">
        <w:rPr>
          <w:szCs w:val="22"/>
        </w:rPr>
        <w:t>같은</w:t>
      </w:r>
      <w:r w:rsidRPr="00CB2B3F">
        <w:rPr>
          <w:szCs w:val="22"/>
        </w:rPr>
        <w:t xml:space="preserve"> </w:t>
      </w:r>
      <w:r w:rsidRPr="00CB2B3F">
        <w:rPr>
          <w:szCs w:val="22"/>
        </w:rPr>
        <w:t>행정상</w:t>
      </w:r>
      <w:r w:rsidRPr="00CB2B3F">
        <w:rPr>
          <w:szCs w:val="22"/>
        </w:rPr>
        <w:t xml:space="preserve">, </w:t>
      </w:r>
      <w:r w:rsidRPr="00CB2B3F">
        <w:rPr>
          <w:szCs w:val="22"/>
        </w:rPr>
        <w:t>형사상</w:t>
      </w:r>
      <w:r w:rsidRPr="00CB2B3F">
        <w:rPr>
          <w:szCs w:val="22"/>
        </w:rPr>
        <w:t xml:space="preserve"> </w:t>
      </w:r>
      <w:r w:rsidRPr="00CB2B3F">
        <w:rPr>
          <w:szCs w:val="22"/>
        </w:rPr>
        <w:t>제재가</w:t>
      </w:r>
      <w:r w:rsidRPr="00CB2B3F">
        <w:rPr>
          <w:szCs w:val="22"/>
        </w:rPr>
        <w:t xml:space="preserve"> </w:t>
      </w:r>
      <w:r w:rsidRPr="00CB2B3F">
        <w:rPr>
          <w:szCs w:val="22"/>
        </w:rPr>
        <w:t>부과될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6A2AA1A1" w14:textId="77777777" w:rsidR="00026A7E" w:rsidRPr="00E16CE9" w:rsidDel="000F78C4" w:rsidRDefault="00026A7E" w:rsidP="00026A7E">
      <w:pPr>
        <w:pStyle w:val="a5"/>
        <w:spacing w:after="240" w:line="350" w:lineRule="atLeast"/>
        <w:ind w:leftChars="0" w:left="1361"/>
        <w:rPr>
          <w:del w:id="481" w:author="junkyo.shim" w:date="2021-08-29T21:28:00Z"/>
          <w:szCs w:val="22"/>
        </w:rPr>
      </w:pPr>
      <w:r w:rsidRPr="00E16CE9">
        <w:rPr>
          <w:szCs w:val="22"/>
        </w:rPr>
        <w:t>다만</w:t>
      </w:r>
      <w:r w:rsidRPr="00E16CE9">
        <w:rPr>
          <w:szCs w:val="22"/>
        </w:rPr>
        <w:t xml:space="preserve">, </w:t>
      </w:r>
      <w:r w:rsidRPr="00E16CE9">
        <w:rPr>
          <w:szCs w:val="22"/>
        </w:rPr>
        <w:t>대법원</w:t>
      </w:r>
      <w:r w:rsidRPr="00E16CE9">
        <w:rPr>
          <w:szCs w:val="22"/>
        </w:rPr>
        <w:t xml:space="preserve"> </w:t>
      </w:r>
      <w:r w:rsidRPr="00E16CE9">
        <w:rPr>
          <w:szCs w:val="22"/>
        </w:rPr>
        <w:t>판례는</w:t>
      </w:r>
      <w:r w:rsidRPr="00E16CE9">
        <w:rPr>
          <w:szCs w:val="22"/>
        </w:rPr>
        <w:t xml:space="preserve"> </w:t>
      </w:r>
      <w:r w:rsidRPr="00E16CE9">
        <w:rPr>
          <w:szCs w:val="22"/>
        </w:rPr>
        <w:t>단독의</w:t>
      </w:r>
      <w:r w:rsidRPr="00E16CE9">
        <w:rPr>
          <w:szCs w:val="22"/>
        </w:rPr>
        <w:t xml:space="preserve"> </w:t>
      </w:r>
      <w:proofErr w:type="spellStart"/>
      <w:r w:rsidRPr="00E16CE9">
        <w:rPr>
          <w:szCs w:val="22"/>
        </w:rPr>
        <w:t>거래거절행위</w:t>
      </w:r>
      <w:proofErr w:type="spellEnd"/>
      <w:r w:rsidRPr="00E16CE9">
        <w:rPr>
          <w:szCs w:val="22"/>
        </w:rPr>
        <w:t>(</w:t>
      </w:r>
      <w:r w:rsidRPr="00E16CE9">
        <w:rPr>
          <w:szCs w:val="22"/>
        </w:rPr>
        <w:t>기타의</w:t>
      </w:r>
      <w:r w:rsidRPr="00E16CE9">
        <w:rPr>
          <w:szCs w:val="22"/>
        </w:rPr>
        <w:t xml:space="preserve"> </w:t>
      </w:r>
      <w:r w:rsidRPr="00E16CE9">
        <w:rPr>
          <w:szCs w:val="22"/>
        </w:rPr>
        <w:t>거래거절</w:t>
      </w:r>
      <w:r w:rsidRPr="00E16CE9">
        <w:rPr>
          <w:szCs w:val="22"/>
        </w:rPr>
        <w:t>)</w:t>
      </w:r>
      <w:r w:rsidRPr="00E16CE9">
        <w:rPr>
          <w:szCs w:val="22"/>
        </w:rPr>
        <w:t>는</w:t>
      </w:r>
      <w:r w:rsidRPr="00E16CE9">
        <w:rPr>
          <w:szCs w:val="22"/>
        </w:rPr>
        <w:t xml:space="preserve"> </w:t>
      </w:r>
      <w:r w:rsidRPr="00E16CE9">
        <w:rPr>
          <w:szCs w:val="22"/>
        </w:rPr>
        <w:t>공동의</w:t>
      </w:r>
      <w:r w:rsidRPr="00E16CE9">
        <w:rPr>
          <w:szCs w:val="22"/>
        </w:rPr>
        <w:t xml:space="preserve"> </w:t>
      </w:r>
      <w:proofErr w:type="spellStart"/>
      <w:r w:rsidRPr="00E16CE9">
        <w:rPr>
          <w:szCs w:val="22"/>
        </w:rPr>
        <w:t>거래거절행위와</w:t>
      </w:r>
      <w:proofErr w:type="spellEnd"/>
      <w:r w:rsidRPr="00E16CE9">
        <w:rPr>
          <w:szCs w:val="22"/>
        </w:rPr>
        <w:t xml:space="preserve"> </w:t>
      </w:r>
      <w:r w:rsidRPr="00E16CE9">
        <w:rPr>
          <w:szCs w:val="22"/>
        </w:rPr>
        <w:t>달리</w:t>
      </w:r>
      <w:r w:rsidRPr="00E16CE9">
        <w:rPr>
          <w:szCs w:val="22"/>
        </w:rPr>
        <w:t xml:space="preserve"> </w:t>
      </w:r>
      <w:r w:rsidRPr="00E16CE9">
        <w:rPr>
          <w:szCs w:val="22"/>
        </w:rPr>
        <w:t>원칙적으로</w:t>
      </w:r>
      <w:r w:rsidRPr="00E16CE9">
        <w:rPr>
          <w:szCs w:val="22"/>
        </w:rPr>
        <w:t xml:space="preserve"> </w:t>
      </w:r>
      <w:r w:rsidRPr="00E16CE9">
        <w:rPr>
          <w:szCs w:val="22"/>
        </w:rPr>
        <w:t>거래거절</w:t>
      </w:r>
      <w:r w:rsidRPr="00E16CE9">
        <w:rPr>
          <w:szCs w:val="22"/>
        </w:rPr>
        <w:t xml:space="preserve"> </w:t>
      </w:r>
      <w:r w:rsidRPr="00E16CE9">
        <w:rPr>
          <w:szCs w:val="22"/>
        </w:rPr>
        <w:t>사실</w:t>
      </w:r>
      <w:r w:rsidRPr="00E16CE9">
        <w:rPr>
          <w:szCs w:val="22"/>
        </w:rPr>
        <w:t xml:space="preserve"> </w:t>
      </w:r>
      <w:r w:rsidRPr="00E16CE9">
        <w:rPr>
          <w:szCs w:val="22"/>
        </w:rPr>
        <w:t>자체로</w:t>
      </w:r>
      <w:r w:rsidRPr="00E16CE9">
        <w:rPr>
          <w:szCs w:val="22"/>
        </w:rPr>
        <w:t xml:space="preserve"> </w:t>
      </w:r>
      <w:r w:rsidRPr="00E16CE9">
        <w:rPr>
          <w:szCs w:val="22"/>
        </w:rPr>
        <w:t>불공정거래행위가</w:t>
      </w:r>
      <w:r w:rsidRPr="00E16CE9">
        <w:rPr>
          <w:szCs w:val="22"/>
        </w:rPr>
        <w:t xml:space="preserve"> </w:t>
      </w:r>
      <w:r w:rsidRPr="00E16CE9">
        <w:rPr>
          <w:szCs w:val="22"/>
        </w:rPr>
        <w:t>성립하는</w:t>
      </w:r>
      <w:r w:rsidRPr="00E16CE9">
        <w:rPr>
          <w:szCs w:val="22"/>
        </w:rPr>
        <w:t xml:space="preserve"> </w:t>
      </w:r>
      <w:r w:rsidRPr="00E16CE9">
        <w:rPr>
          <w:szCs w:val="22"/>
        </w:rPr>
        <w:t>것이</w:t>
      </w:r>
      <w:r w:rsidRPr="00E16CE9">
        <w:rPr>
          <w:szCs w:val="22"/>
        </w:rPr>
        <w:t xml:space="preserve"> </w:t>
      </w:r>
      <w:r w:rsidRPr="00E16CE9">
        <w:rPr>
          <w:szCs w:val="22"/>
        </w:rPr>
        <w:t>아니라</w:t>
      </w:r>
      <w:r w:rsidRPr="00E16CE9">
        <w:rPr>
          <w:szCs w:val="22"/>
        </w:rPr>
        <w:t xml:space="preserve">, </w:t>
      </w:r>
      <w:r w:rsidRPr="00E16CE9">
        <w:rPr>
          <w:szCs w:val="22"/>
        </w:rPr>
        <w:t>그</w:t>
      </w:r>
      <w:r w:rsidRPr="00E16CE9">
        <w:rPr>
          <w:szCs w:val="22"/>
        </w:rPr>
        <w:t xml:space="preserve"> </w:t>
      </w:r>
      <w:r w:rsidRPr="00E16CE9">
        <w:rPr>
          <w:szCs w:val="22"/>
        </w:rPr>
        <w:t>거래거절이</w:t>
      </w:r>
      <w:r w:rsidRPr="00E16CE9">
        <w:rPr>
          <w:szCs w:val="22"/>
        </w:rPr>
        <w:t xml:space="preserve"> </w:t>
      </w:r>
      <w:r w:rsidRPr="00E16CE9">
        <w:rPr>
          <w:szCs w:val="22"/>
        </w:rPr>
        <w:t>특정</w:t>
      </w:r>
      <w:r w:rsidRPr="00E16CE9">
        <w:rPr>
          <w:szCs w:val="22"/>
        </w:rPr>
        <w:t xml:space="preserve"> </w:t>
      </w:r>
      <w:r w:rsidRPr="00E16CE9">
        <w:rPr>
          <w:szCs w:val="22"/>
        </w:rPr>
        <w:t>사업자의</w:t>
      </w:r>
      <w:r w:rsidRPr="00E16CE9">
        <w:rPr>
          <w:szCs w:val="22"/>
        </w:rPr>
        <w:t xml:space="preserve"> </w:t>
      </w:r>
      <w:r w:rsidRPr="00E16CE9">
        <w:rPr>
          <w:szCs w:val="22"/>
        </w:rPr>
        <w:t>거래기회를</w:t>
      </w:r>
      <w:r w:rsidRPr="00E16CE9">
        <w:rPr>
          <w:szCs w:val="22"/>
        </w:rPr>
        <w:t xml:space="preserve"> </w:t>
      </w:r>
      <w:r w:rsidRPr="00E16CE9">
        <w:rPr>
          <w:szCs w:val="22"/>
        </w:rPr>
        <w:t>배제하여</w:t>
      </w:r>
      <w:r w:rsidRPr="00E16CE9">
        <w:rPr>
          <w:szCs w:val="22"/>
        </w:rPr>
        <w:t xml:space="preserve"> </w:t>
      </w:r>
      <w:r w:rsidRPr="00E16CE9">
        <w:rPr>
          <w:szCs w:val="22"/>
        </w:rPr>
        <w:t>그</w:t>
      </w:r>
      <w:r w:rsidRPr="00E16CE9">
        <w:rPr>
          <w:szCs w:val="22"/>
        </w:rPr>
        <w:t xml:space="preserve"> </w:t>
      </w:r>
      <w:r w:rsidRPr="00E16CE9">
        <w:rPr>
          <w:szCs w:val="22"/>
        </w:rPr>
        <w:t>사업활동을</w:t>
      </w:r>
      <w:r w:rsidRPr="00E16CE9">
        <w:rPr>
          <w:szCs w:val="22"/>
        </w:rPr>
        <w:t xml:space="preserve"> </w:t>
      </w:r>
      <w:r w:rsidRPr="00E16CE9">
        <w:rPr>
          <w:szCs w:val="22"/>
        </w:rPr>
        <w:t>곤란하게</w:t>
      </w:r>
      <w:r w:rsidRPr="00E16CE9">
        <w:rPr>
          <w:szCs w:val="22"/>
        </w:rPr>
        <w:t xml:space="preserve"> </w:t>
      </w:r>
      <w:r w:rsidRPr="00E16CE9">
        <w:rPr>
          <w:szCs w:val="22"/>
        </w:rPr>
        <w:t>할</w:t>
      </w:r>
      <w:r w:rsidRPr="00E16CE9">
        <w:rPr>
          <w:szCs w:val="22"/>
        </w:rPr>
        <w:t xml:space="preserve"> </w:t>
      </w:r>
      <w:r w:rsidRPr="00E16CE9">
        <w:rPr>
          <w:szCs w:val="22"/>
        </w:rPr>
        <w:t>우려가</w:t>
      </w:r>
      <w:r w:rsidRPr="00E16CE9">
        <w:rPr>
          <w:szCs w:val="22"/>
        </w:rPr>
        <w:t xml:space="preserve"> </w:t>
      </w:r>
      <w:r w:rsidRPr="00E16CE9">
        <w:rPr>
          <w:szCs w:val="22"/>
        </w:rPr>
        <w:t>있거나</w:t>
      </w:r>
      <w:r w:rsidRPr="00E16CE9">
        <w:rPr>
          <w:szCs w:val="22"/>
        </w:rPr>
        <w:t xml:space="preserve"> </w:t>
      </w:r>
      <w:r w:rsidRPr="00E16CE9">
        <w:rPr>
          <w:szCs w:val="22"/>
        </w:rPr>
        <w:t>오로지</w:t>
      </w:r>
      <w:r w:rsidRPr="00E16CE9">
        <w:rPr>
          <w:szCs w:val="22"/>
        </w:rPr>
        <w:t xml:space="preserve"> </w:t>
      </w:r>
      <w:r w:rsidRPr="00E16CE9">
        <w:rPr>
          <w:szCs w:val="22"/>
        </w:rPr>
        <w:t>특정사업자의</w:t>
      </w:r>
      <w:r w:rsidRPr="00E16CE9">
        <w:rPr>
          <w:szCs w:val="22"/>
        </w:rPr>
        <w:t xml:space="preserve"> </w:t>
      </w:r>
      <w:r w:rsidRPr="00E16CE9">
        <w:rPr>
          <w:szCs w:val="22"/>
        </w:rPr>
        <w:t>사업활동을</w:t>
      </w:r>
      <w:r w:rsidRPr="00E16CE9">
        <w:rPr>
          <w:szCs w:val="22"/>
        </w:rPr>
        <w:t xml:space="preserve"> </w:t>
      </w:r>
      <w:r w:rsidRPr="00E16CE9">
        <w:rPr>
          <w:szCs w:val="22"/>
        </w:rPr>
        <w:t>곤란하게</w:t>
      </w:r>
      <w:r w:rsidRPr="00E16CE9">
        <w:rPr>
          <w:szCs w:val="22"/>
        </w:rPr>
        <w:t xml:space="preserve"> </w:t>
      </w:r>
      <w:r w:rsidRPr="00E16CE9">
        <w:rPr>
          <w:szCs w:val="22"/>
        </w:rPr>
        <w:t>할</w:t>
      </w:r>
      <w:r w:rsidRPr="00E16CE9">
        <w:rPr>
          <w:szCs w:val="22"/>
        </w:rPr>
        <w:t xml:space="preserve"> </w:t>
      </w:r>
      <w:r w:rsidRPr="00E16CE9">
        <w:rPr>
          <w:szCs w:val="22"/>
        </w:rPr>
        <w:t>의도를</w:t>
      </w:r>
      <w:r w:rsidRPr="00E16CE9">
        <w:rPr>
          <w:szCs w:val="22"/>
        </w:rPr>
        <w:t xml:space="preserve"> </w:t>
      </w:r>
      <w:r w:rsidRPr="00E16CE9">
        <w:rPr>
          <w:szCs w:val="22"/>
        </w:rPr>
        <w:t>가진</w:t>
      </w:r>
      <w:r w:rsidRPr="00E16CE9">
        <w:rPr>
          <w:szCs w:val="22"/>
        </w:rPr>
        <w:t xml:space="preserve"> </w:t>
      </w:r>
      <w:r w:rsidRPr="00E16CE9">
        <w:rPr>
          <w:szCs w:val="22"/>
        </w:rPr>
        <w:t>유력</w:t>
      </w:r>
      <w:r w:rsidRPr="00E16CE9">
        <w:rPr>
          <w:szCs w:val="22"/>
        </w:rPr>
        <w:t xml:space="preserve"> </w:t>
      </w:r>
      <w:r w:rsidRPr="00E16CE9">
        <w:rPr>
          <w:szCs w:val="22"/>
        </w:rPr>
        <w:t>사업자에</w:t>
      </w:r>
      <w:r w:rsidRPr="00E16CE9">
        <w:rPr>
          <w:szCs w:val="22"/>
        </w:rPr>
        <w:t xml:space="preserve"> </w:t>
      </w:r>
      <w:r w:rsidRPr="00E16CE9">
        <w:rPr>
          <w:szCs w:val="22"/>
        </w:rPr>
        <w:t>의하여</w:t>
      </w:r>
      <w:r w:rsidRPr="00E16CE9">
        <w:rPr>
          <w:szCs w:val="22"/>
        </w:rPr>
        <w:t xml:space="preserve"> </w:t>
      </w:r>
      <w:r w:rsidRPr="00E16CE9">
        <w:rPr>
          <w:szCs w:val="22"/>
        </w:rPr>
        <w:t>그</w:t>
      </w:r>
      <w:r w:rsidRPr="00E16CE9">
        <w:rPr>
          <w:szCs w:val="22"/>
        </w:rPr>
        <w:t xml:space="preserve"> </w:t>
      </w:r>
      <w:r w:rsidRPr="00E16CE9">
        <w:rPr>
          <w:szCs w:val="22"/>
        </w:rPr>
        <w:t>지위</w:t>
      </w:r>
      <w:r w:rsidRPr="00E16CE9">
        <w:rPr>
          <w:szCs w:val="22"/>
        </w:rPr>
        <w:t xml:space="preserve"> </w:t>
      </w:r>
      <w:r w:rsidRPr="00E16CE9">
        <w:rPr>
          <w:szCs w:val="22"/>
        </w:rPr>
        <w:t>남용행위로서</w:t>
      </w:r>
      <w:r w:rsidRPr="00E16CE9">
        <w:rPr>
          <w:szCs w:val="22"/>
        </w:rPr>
        <w:t xml:space="preserve"> </w:t>
      </w:r>
      <w:proofErr w:type="spellStart"/>
      <w:r w:rsidRPr="00E16CE9">
        <w:rPr>
          <w:szCs w:val="22"/>
        </w:rPr>
        <w:t>행하여지거나</w:t>
      </w:r>
      <w:proofErr w:type="spellEnd"/>
      <w:r w:rsidRPr="00E16CE9">
        <w:rPr>
          <w:szCs w:val="22"/>
        </w:rPr>
        <w:t xml:space="preserve"> </w:t>
      </w:r>
      <w:r w:rsidRPr="00E16CE9">
        <w:rPr>
          <w:szCs w:val="22"/>
        </w:rPr>
        <w:t>혹은</w:t>
      </w:r>
      <w:r w:rsidRPr="00E16CE9">
        <w:rPr>
          <w:szCs w:val="22"/>
        </w:rPr>
        <w:t xml:space="preserve"> </w:t>
      </w:r>
      <w:r w:rsidRPr="00E16CE9">
        <w:rPr>
          <w:szCs w:val="22"/>
        </w:rPr>
        <w:t>같은</w:t>
      </w:r>
      <w:r w:rsidRPr="00E16CE9">
        <w:rPr>
          <w:szCs w:val="22"/>
        </w:rPr>
        <w:t xml:space="preserve"> </w:t>
      </w:r>
      <w:r w:rsidRPr="00E16CE9">
        <w:rPr>
          <w:szCs w:val="22"/>
        </w:rPr>
        <w:t>법이</w:t>
      </w:r>
      <w:r w:rsidRPr="00E16CE9">
        <w:rPr>
          <w:szCs w:val="22"/>
        </w:rPr>
        <w:t xml:space="preserve"> </w:t>
      </w:r>
      <w:r w:rsidRPr="00E16CE9">
        <w:rPr>
          <w:szCs w:val="22"/>
        </w:rPr>
        <w:t>금지하고</w:t>
      </w:r>
      <w:r w:rsidRPr="00E16CE9">
        <w:rPr>
          <w:szCs w:val="22"/>
        </w:rPr>
        <w:t xml:space="preserve"> </w:t>
      </w:r>
      <w:r w:rsidRPr="00E16CE9">
        <w:rPr>
          <w:szCs w:val="22"/>
        </w:rPr>
        <w:t>있는</w:t>
      </w:r>
      <w:r w:rsidRPr="00E16CE9">
        <w:rPr>
          <w:szCs w:val="22"/>
        </w:rPr>
        <w:t xml:space="preserve"> </w:t>
      </w:r>
      <w:r w:rsidRPr="00E16CE9">
        <w:rPr>
          <w:szCs w:val="22"/>
        </w:rPr>
        <w:t>거래강제</w:t>
      </w:r>
      <w:r w:rsidRPr="00E16CE9">
        <w:rPr>
          <w:szCs w:val="22"/>
        </w:rPr>
        <w:t xml:space="preserve"> </w:t>
      </w:r>
      <w:r w:rsidRPr="00E16CE9">
        <w:rPr>
          <w:szCs w:val="22"/>
        </w:rPr>
        <w:t>등의</w:t>
      </w:r>
      <w:r w:rsidRPr="00E16CE9">
        <w:rPr>
          <w:szCs w:val="22"/>
        </w:rPr>
        <w:t xml:space="preserve"> </w:t>
      </w:r>
      <w:r w:rsidRPr="00E16CE9">
        <w:rPr>
          <w:szCs w:val="22"/>
        </w:rPr>
        <w:t>목적</w:t>
      </w:r>
      <w:r w:rsidRPr="00E16CE9">
        <w:rPr>
          <w:szCs w:val="22"/>
        </w:rPr>
        <w:t xml:space="preserve"> </w:t>
      </w:r>
      <w:r w:rsidRPr="00E16CE9">
        <w:rPr>
          <w:szCs w:val="22"/>
        </w:rPr>
        <w:t>달성을</w:t>
      </w:r>
      <w:r w:rsidRPr="00E16CE9">
        <w:rPr>
          <w:szCs w:val="22"/>
        </w:rPr>
        <w:t xml:space="preserve"> </w:t>
      </w:r>
      <w:r w:rsidRPr="00E16CE9">
        <w:rPr>
          <w:szCs w:val="22"/>
        </w:rPr>
        <w:t>위하여</w:t>
      </w:r>
      <w:r w:rsidRPr="00E16CE9">
        <w:rPr>
          <w:szCs w:val="22"/>
        </w:rPr>
        <w:t xml:space="preserve"> </w:t>
      </w:r>
      <w:r w:rsidRPr="00E16CE9">
        <w:rPr>
          <w:szCs w:val="22"/>
        </w:rPr>
        <w:t>그</w:t>
      </w:r>
      <w:r w:rsidRPr="00E16CE9">
        <w:rPr>
          <w:szCs w:val="22"/>
        </w:rPr>
        <w:t xml:space="preserve"> </w:t>
      </w:r>
      <w:r w:rsidRPr="00E16CE9">
        <w:rPr>
          <w:szCs w:val="22"/>
        </w:rPr>
        <w:t>실효성을</w:t>
      </w:r>
      <w:r w:rsidRPr="00E16CE9">
        <w:rPr>
          <w:szCs w:val="22"/>
        </w:rPr>
        <w:t xml:space="preserve"> </w:t>
      </w:r>
      <w:r w:rsidRPr="00E16CE9">
        <w:rPr>
          <w:szCs w:val="22"/>
        </w:rPr>
        <w:t>확보하기</w:t>
      </w:r>
      <w:r w:rsidRPr="00E16CE9">
        <w:rPr>
          <w:szCs w:val="22"/>
        </w:rPr>
        <w:t xml:space="preserve"> </w:t>
      </w:r>
      <w:r w:rsidRPr="00E16CE9">
        <w:rPr>
          <w:szCs w:val="22"/>
        </w:rPr>
        <w:t>위한</w:t>
      </w:r>
      <w:r w:rsidRPr="00E16CE9">
        <w:rPr>
          <w:szCs w:val="22"/>
        </w:rPr>
        <w:t xml:space="preserve"> </w:t>
      </w:r>
      <w:r w:rsidRPr="00E16CE9">
        <w:rPr>
          <w:szCs w:val="22"/>
        </w:rPr>
        <w:t>수단으로</w:t>
      </w:r>
      <w:r w:rsidRPr="00E16CE9">
        <w:rPr>
          <w:szCs w:val="22"/>
        </w:rPr>
        <w:t xml:space="preserve"> </w:t>
      </w:r>
      <w:r w:rsidRPr="00E16CE9">
        <w:rPr>
          <w:szCs w:val="22"/>
        </w:rPr>
        <w:t>부당하게</w:t>
      </w:r>
      <w:r w:rsidRPr="00E16CE9">
        <w:rPr>
          <w:szCs w:val="22"/>
        </w:rPr>
        <w:t xml:space="preserve"> </w:t>
      </w:r>
      <w:proofErr w:type="spellStart"/>
      <w:r w:rsidRPr="00E16CE9">
        <w:rPr>
          <w:szCs w:val="22"/>
        </w:rPr>
        <w:t>행하여진</w:t>
      </w:r>
      <w:proofErr w:type="spellEnd"/>
      <w:r w:rsidRPr="00E16CE9">
        <w:rPr>
          <w:szCs w:val="22"/>
        </w:rPr>
        <w:t xml:space="preserve"> </w:t>
      </w:r>
      <w:r w:rsidRPr="00E16CE9">
        <w:rPr>
          <w:szCs w:val="22"/>
        </w:rPr>
        <w:t>경우라야</w:t>
      </w:r>
      <w:r w:rsidRPr="00E16CE9">
        <w:rPr>
          <w:szCs w:val="22"/>
        </w:rPr>
        <w:t xml:space="preserve"> </w:t>
      </w:r>
      <w:r w:rsidRPr="00E16CE9">
        <w:rPr>
          <w:szCs w:val="22"/>
        </w:rPr>
        <w:t>불공정거래행위가</w:t>
      </w:r>
      <w:r w:rsidRPr="00E16CE9">
        <w:rPr>
          <w:szCs w:val="22"/>
        </w:rPr>
        <w:t xml:space="preserve"> </w:t>
      </w:r>
      <w:r w:rsidRPr="00E16CE9">
        <w:rPr>
          <w:szCs w:val="22"/>
        </w:rPr>
        <w:t>성립한다는</w:t>
      </w:r>
      <w:r w:rsidRPr="00E16CE9">
        <w:rPr>
          <w:szCs w:val="22"/>
        </w:rPr>
        <w:t xml:space="preserve"> </w:t>
      </w:r>
      <w:r w:rsidRPr="00E16CE9">
        <w:rPr>
          <w:szCs w:val="22"/>
        </w:rPr>
        <w:t>입장입니다</w:t>
      </w:r>
      <w:r w:rsidRPr="00E16CE9">
        <w:rPr>
          <w:szCs w:val="22"/>
        </w:rPr>
        <w:t>(</w:t>
      </w:r>
      <w:r w:rsidRPr="00E16CE9">
        <w:rPr>
          <w:szCs w:val="22"/>
        </w:rPr>
        <w:t>대법원</w:t>
      </w:r>
      <w:r w:rsidRPr="00E16CE9">
        <w:rPr>
          <w:szCs w:val="22"/>
        </w:rPr>
        <w:t xml:space="preserve"> 2001. 1. 5. </w:t>
      </w:r>
      <w:r w:rsidRPr="00E16CE9">
        <w:rPr>
          <w:szCs w:val="22"/>
        </w:rPr>
        <w:t>선고</w:t>
      </w:r>
      <w:r w:rsidRPr="00E16CE9">
        <w:rPr>
          <w:szCs w:val="22"/>
        </w:rPr>
        <w:t xml:space="preserve"> 98</w:t>
      </w:r>
      <w:r w:rsidRPr="00E16CE9">
        <w:rPr>
          <w:szCs w:val="22"/>
        </w:rPr>
        <w:t>두</w:t>
      </w:r>
      <w:r w:rsidRPr="00E16CE9">
        <w:rPr>
          <w:szCs w:val="22"/>
        </w:rPr>
        <w:t xml:space="preserve">17869 </w:t>
      </w:r>
      <w:r w:rsidRPr="00E16CE9">
        <w:rPr>
          <w:szCs w:val="22"/>
        </w:rPr>
        <w:t>판결</w:t>
      </w:r>
      <w:r w:rsidRPr="00E16CE9">
        <w:rPr>
          <w:szCs w:val="22"/>
        </w:rPr>
        <w:t>)</w:t>
      </w:r>
      <w:r w:rsidRPr="00E16CE9">
        <w:rPr>
          <w:szCs w:val="22"/>
        </w:rPr>
        <w:t>공정위도</w:t>
      </w:r>
      <w:r w:rsidRPr="00E16CE9">
        <w:rPr>
          <w:szCs w:val="22"/>
        </w:rPr>
        <w:t xml:space="preserve">, </w:t>
      </w:r>
      <w:r w:rsidRPr="00E16CE9">
        <w:rPr>
          <w:szCs w:val="22"/>
        </w:rPr>
        <w:t>자유로운</w:t>
      </w:r>
      <w:r w:rsidRPr="00E16CE9">
        <w:rPr>
          <w:szCs w:val="22"/>
        </w:rPr>
        <w:t xml:space="preserve"> </w:t>
      </w:r>
      <w:r w:rsidRPr="00E16CE9">
        <w:rPr>
          <w:szCs w:val="22"/>
        </w:rPr>
        <w:t>해지조항에</w:t>
      </w:r>
      <w:r w:rsidRPr="00E16CE9">
        <w:rPr>
          <w:szCs w:val="22"/>
        </w:rPr>
        <w:t xml:space="preserve"> </w:t>
      </w:r>
      <w:r w:rsidRPr="00E16CE9">
        <w:rPr>
          <w:szCs w:val="22"/>
        </w:rPr>
        <w:t>의한</w:t>
      </w:r>
      <w:r w:rsidRPr="00E16CE9">
        <w:rPr>
          <w:szCs w:val="22"/>
        </w:rPr>
        <w:t xml:space="preserve"> </w:t>
      </w:r>
      <w:r w:rsidRPr="00E16CE9">
        <w:rPr>
          <w:szCs w:val="22"/>
        </w:rPr>
        <w:t>해지를</w:t>
      </w:r>
      <w:r w:rsidRPr="00E16CE9">
        <w:rPr>
          <w:szCs w:val="22"/>
        </w:rPr>
        <w:t xml:space="preserve"> </w:t>
      </w:r>
      <w:r w:rsidRPr="00E16CE9">
        <w:rPr>
          <w:szCs w:val="22"/>
        </w:rPr>
        <w:t>하였다고</w:t>
      </w:r>
      <w:r w:rsidRPr="00E16CE9">
        <w:rPr>
          <w:szCs w:val="22"/>
        </w:rPr>
        <w:t xml:space="preserve"> </w:t>
      </w:r>
      <w:r w:rsidRPr="00E16CE9">
        <w:rPr>
          <w:szCs w:val="22"/>
        </w:rPr>
        <w:t>하여</w:t>
      </w:r>
      <w:r w:rsidRPr="00E16CE9">
        <w:rPr>
          <w:szCs w:val="22"/>
        </w:rPr>
        <w:t xml:space="preserve">, </w:t>
      </w:r>
      <w:r w:rsidRPr="00E16CE9">
        <w:rPr>
          <w:szCs w:val="22"/>
        </w:rPr>
        <w:t>그것</w:t>
      </w:r>
      <w:r w:rsidRPr="00E16CE9">
        <w:rPr>
          <w:szCs w:val="22"/>
        </w:rPr>
        <w:t xml:space="preserve"> </w:t>
      </w:r>
      <w:r w:rsidRPr="00E16CE9">
        <w:rPr>
          <w:szCs w:val="22"/>
        </w:rPr>
        <w:t>자체만으로</w:t>
      </w:r>
      <w:r w:rsidRPr="00E16CE9">
        <w:rPr>
          <w:szCs w:val="22"/>
        </w:rPr>
        <w:t xml:space="preserve"> </w:t>
      </w:r>
      <w:proofErr w:type="spellStart"/>
      <w:r w:rsidRPr="00E16CE9">
        <w:rPr>
          <w:szCs w:val="22"/>
        </w:rPr>
        <w:t>문제삼는</w:t>
      </w:r>
      <w:proofErr w:type="spellEnd"/>
      <w:r w:rsidRPr="00E16CE9">
        <w:rPr>
          <w:szCs w:val="22"/>
        </w:rPr>
        <w:t xml:space="preserve"> </w:t>
      </w:r>
      <w:r w:rsidRPr="00E16CE9">
        <w:rPr>
          <w:szCs w:val="22"/>
        </w:rPr>
        <w:t>경우는</w:t>
      </w:r>
      <w:r w:rsidRPr="00E16CE9">
        <w:rPr>
          <w:szCs w:val="22"/>
        </w:rPr>
        <w:t xml:space="preserve"> </w:t>
      </w:r>
      <w:r w:rsidRPr="00E16CE9">
        <w:rPr>
          <w:szCs w:val="22"/>
        </w:rPr>
        <w:t>많지</w:t>
      </w:r>
      <w:r w:rsidRPr="00E16CE9">
        <w:rPr>
          <w:szCs w:val="22"/>
        </w:rPr>
        <w:t xml:space="preserve"> </w:t>
      </w:r>
      <w:r w:rsidRPr="00E16CE9">
        <w:rPr>
          <w:szCs w:val="22"/>
        </w:rPr>
        <w:t>않고</w:t>
      </w:r>
      <w:r w:rsidRPr="00E16CE9">
        <w:rPr>
          <w:szCs w:val="22"/>
        </w:rPr>
        <w:t xml:space="preserve">, </w:t>
      </w:r>
      <w:r w:rsidRPr="00E16CE9">
        <w:rPr>
          <w:szCs w:val="22"/>
        </w:rPr>
        <w:t>사전</w:t>
      </w:r>
      <w:r w:rsidRPr="00E16CE9">
        <w:rPr>
          <w:szCs w:val="22"/>
        </w:rPr>
        <w:t xml:space="preserve"> </w:t>
      </w:r>
      <w:r w:rsidRPr="00E16CE9">
        <w:rPr>
          <w:szCs w:val="22"/>
        </w:rPr>
        <w:t>고지기간이</w:t>
      </w:r>
      <w:r w:rsidRPr="00E16CE9">
        <w:rPr>
          <w:szCs w:val="22"/>
        </w:rPr>
        <w:t xml:space="preserve"> </w:t>
      </w:r>
      <w:proofErr w:type="spellStart"/>
      <w:r w:rsidRPr="00E16CE9">
        <w:rPr>
          <w:szCs w:val="22"/>
        </w:rPr>
        <w:t>짧다거나</w:t>
      </w:r>
      <w:proofErr w:type="spellEnd"/>
      <w:r w:rsidRPr="00E16CE9">
        <w:rPr>
          <w:szCs w:val="22"/>
        </w:rPr>
        <w:t xml:space="preserve">, </w:t>
      </w:r>
      <w:r w:rsidRPr="00E16CE9">
        <w:rPr>
          <w:szCs w:val="22"/>
        </w:rPr>
        <w:t>달리</w:t>
      </w:r>
      <w:r w:rsidRPr="00E16CE9">
        <w:rPr>
          <w:szCs w:val="22"/>
        </w:rPr>
        <w:t xml:space="preserve"> </w:t>
      </w:r>
      <w:r w:rsidRPr="00E16CE9">
        <w:rPr>
          <w:szCs w:val="22"/>
        </w:rPr>
        <w:t>법에서</w:t>
      </w:r>
      <w:r w:rsidRPr="00E16CE9">
        <w:rPr>
          <w:szCs w:val="22"/>
        </w:rPr>
        <w:t xml:space="preserve"> </w:t>
      </w:r>
      <w:r w:rsidRPr="00E16CE9">
        <w:rPr>
          <w:szCs w:val="22"/>
        </w:rPr>
        <w:t>금지하는</w:t>
      </w:r>
      <w:r w:rsidRPr="00E16CE9">
        <w:rPr>
          <w:szCs w:val="22"/>
        </w:rPr>
        <w:t xml:space="preserve"> </w:t>
      </w:r>
      <w:r w:rsidRPr="00E16CE9">
        <w:rPr>
          <w:szCs w:val="22"/>
        </w:rPr>
        <w:t>다른</w:t>
      </w:r>
      <w:r w:rsidRPr="00E16CE9">
        <w:rPr>
          <w:szCs w:val="22"/>
        </w:rPr>
        <w:t xml:space="preserve"> </w:t>
      </w:r>
      <w:r w:rsidRPr="00E16CE9">
        <w:rPr>
          <w:szCs w:val="22"/>
        </w:rPr>
        <w:t>행위</w:t>
      </w:r>
      <w:r w:rsidRPr="00E16CE9">
        <w:rPr>
          <w:szCs w:val="22"/>
        </w:rPr>
        <w:t>(</w:t>
      </w:r>
      <w:r w:rsidRPr="00E16CE9">
        <w:rPr>
          <w:szCs w:val="22"/>
        </w:rPr>
        <w:t>거래상</w:t>
      </w:r>
      <w:r w:rsidRPr="00E16CE9">
        <w:rPr>
          <w:szCs w:val="22"/>
        </w:rPr>
        <w:t xml:space="preserve"> </w:t>
      </w:r>
      <w:r w:rsidRPr="00E16CE9">
        <w:rPr>
          <w:szCs w:val="22"/>
        </w:rPr>
        <w:t>지위남용</w:t>
      </w:r>
      <w:r w:rsidRPr="00E16CE9">
        <w:rPr>
          <w:szCs w:val="22"/>
        </w:rPr>
        <w:t xml:space="preserve">, </w:t>
      </w:r>
      <w:r w:rsidRPr="00E16CE9">
        <w:rPr>
          <w:szCs w:val="22"/>
        </w:rPr>
        <w:t>판매목표강제</w:t>
      </w:r>
      <w:r w:rsidRPr="00E16CE9">
        <w:rPr>
          <w:szCs w:val="22"/>
        </w:rPr>
        <w:t xml:space="preserve"> </w:t>
      </w:r>
      <w:r w:rsidRPr="00E16CE9">
        <w:rPr>
          <w:szCs w:val="22"/>
        </w:rPr>
        <w:t>등</w:t>
      </w:r>
      <w:r w:rsidRPr="00E16CE9">
        <w:rPr>
          <w:szCs w:val="22"/>
        </w:rPr>
        <w:t>)</w:t>
      </w:r>
      <w:r w:rsidRPr="00E16CE9">
        <w:rPr>
          <w:szCs w:val="22"/>
        </w:rPr>
        <w:t>의</w:t>
      </w:r>
      <w:r w:rsidRPr="00E16CE9">
        <w:rPr>
          <w:szCs w:val="22"/>
        </w:rPr>
        <w:t xml:space="preserve"> </w:t>
      </w:r>
      <w:r w:rsidRPr="00E16CE9">
        <w:rPr>
          <w:szCs w:val="22"/>
        </w:rPr>
        <w:t>실효성</w:t>
      </w:r>
      <w:r w:rsidRPr="00E16CE9">
        <w:rPr>
          <w:szCs w:val="22"/>
        </w:rPr>
        <w:t xml:space="preserve"> </w:t>
      </w:r>
      <w:r w:rsidRPr="00E16CE9">
        <w:rPr>
          <w:szCs w:val="22"/>
        </w:rPr>
        <w:t>확보수단으로</w:t>
      </w:r>
      <w:r w:rsidRPr="00E16CE9">
        <w:rPr>
          <w:szCs w:val="22"/>
        </w:rPr>
        <w:t xml:space="preserve"> </w:t>
      </w:r>
      <w:r w:rsidRPr="00E16CE9">
        <w:rPr>
          <w:szCs w:val="22"/>
        </w:rPr>
        <w:t>해지가</w:t>
      </w:r>
      <w:r w:rsidRPr="00E16CE9">
        <w:rPr>
          <w:szCs w:val="22"/>
        </w:rPr>
        <w:t xml:space="preserve"> </w:t>
      </w:r>
      <w:r w:rsidRPr="00E16CE9">
        <w:rPr>
          <w:szCs w:val="22"/>
        </w:rPr>
        <w:t>이용된</w:t>
      </w:r>
      <w:r w:rsidRPr="00E16CE9">
        <w:rPr>
          <w:szCs w:val="22"/>
        </w:rPr>
        <w:t xml:space="preserve"> </w:t>
      </w:r>
      <w:r w:rsidRPr="00E16CE9">
        <w:rPr>
          <w:szCs w:val="22"/>
        </w:rPr>
        <w:t>경우</w:t>
      </w:r>
      <w:r w:rsidRPr="00E16CE9">
        <w:rPr>
          <w:szCs w:val="22"/>
        </w:rPr>
        <w:t xml:space="preserve"> </w:t>
      </w:r>
      <w:r w:rsidRPr="00E16CE9">
        <w:rPr>
          <w:szCs w:val="22"/>
        </w:rPr>
        <w:t>등에</w:t>
      </w:r>
      <w:r w:rsidRPr="00E16CE9">
        <w:rPr>
          <w:szCs w:val="22"/>
        </w:rPr>
        <w:t xml:space="preserve"> </w:t>
      </w:r>
      <w:r w:rsidRPr="00E16CE9">
        <w:rPr>
          <w:szCs w:val="22"/>
        </w:rPr>
        <w:t>그</w:t>
      </w:r>
      <w:r w:rsidRPr="00E16CE9">
        <w:rPr>
          <w:szCs w:val="22"/>
        </w:rPr>
        <w:t xml:space="preserve"> </w:t>
      </w:r>
      <w:r w:rsidRPr="00E16CE9">
        <w:rPr>
          <w:szCs w:val="22"/>
        </w:rPr>
        <w:t>해지를</w:t>
      </w:r>
      <w:r w:rsidRPr="00E16CE9">
        <w:rPr>
          <w:szCs w:val="22"/>
        </w:rPr>
        <w:t xml:space="preserve"> </w:t>
      </w:r>
      <w:r w:rsidRPr="00E16CE9">
        <w:rPr>
          <w:szCs w:val="22"/>
        </w:rPr>
        <w:t>위법하다고</w:t>
      </w:r>
      <w:r w:rsidRPr="00E16CE9">
        <w:rPr>
          <w:szCs w:val="22"/>
        </w:rPr>
        <w:t xml:space="preserve"> </w:t>
      </w:r>
      <w:r w:rsidRPr="00E16CE9">
        <w:rPr>
          <w:szCs w:val="22"/>
        </w:rPr>
        <w:t>판단하고</w:t>
      </w:r>
      <w:r w:rsidRPr="00E16CE9">
        <w:rPr>
          <w:szCs w:val="22"/>
        </w:rPr>
        <w:t xml:space="preserve"> </w:t>
      </w:r>
      <w:r w:rsidRPr="00E16CE9">
        <w:rPr>
          <w:szCs w:val="22"/>
        </w:rPr>
        <w:t>있음</w:t>
      </w:r>
      <w:r w:rsidRPr="00E16CE9">
        <w:rPr>
          <w:szCs w:val="22"/>
        </w:rPr>
        <w:t xml:space="preserve">. </w:t>
      </w:r>
    </w:p>
    <w:p w14:paraId="00877EC0" w14:textId="77777777" w:rsidR="00026A7E" w:rsidDel="000F78C4" w:rsidRDefault="00026A7E" w:rsidP="00026A7E">
      <w:pPr>
        <w:pStyle w:val="a5"/>
        <w:spacing w:after="240" w:line="350" w:lineRule="atLeast"/>
        <w:ind w:leftChars="0" w:left="1361"/>
        <w:rPr>
          <w:del w:id="482" w:author="junkyo.shim" w:date="2021-08-29T21:28:00Z"/>
          <w:szCs w:val="22"/>
        </w:rPr>
      </w:pPr>
      <w:del w:id="483" w:author="junkyo.shim" w:date="2021-08-29T21:28:00Z">
        <w:r w:rsidRPr="00CB2B3F" w:rsidDel="000F78C4">
          <w:rPr>
            <w:szCs w:val="22"/>
          </w:rPr>
          <w:delText>또한</w:delText>
        </w:r>
        <w:r w:rsidRPr="00CB2B3F" w:rsidDel="000F78C4">
          <w:rPr>
            <w:szCs w:val="22"/>
          </w:rPr>
          <w:delText xml:space="preserve">, </w:delText>
        </w:r>
        <w:r w:rsidRPr="00CB2B3F" w:rsidDel="000F78C4">
          <w:rPr>
            <w:szCs w:val="22"/>
          </w:rPr>
          <w:delText>대리점법의</w:delText>
        </w:r>
        <w:r w:rsidRPr="00CB2B3F" w:rsidDel="000F78C4">
          <w:rPr>
            <w:szCs w:val="22"/>
          </w:rPr>
          <w:delText xml:space="preserve"> </w:delText>
        </w:r>
        <w:r w:rsidRPr="00CB2B3F" w:rsidDel="000F78C4">
          <w:rPr>
            <w:szCs w:val="22"/>
          </w:rPr>
          <w:delText>적용</w:delText>
        </w:r>
        <w:r w:rsidRPr="00CB2B3F" w:rsidDel="000F78C4">
          <w:rPr>
            <w:szCs w:val="22"/>
          </w:rPr>
          <w:delText xml:space="preserve"> </w:delText>
        </w:r>
        <w:r w:rsidRPr="00CB2B3F" w:rsidDel="000F78C4">
          <w:rPr>
            <w:szCs w:val="22"/>
          </w:rPr>
          <w:delText>대상은</w:delText>
        </w:r>
        <w:r w:rsidRPr="00CB2B3F" w:rsidDel="000F78C4">
          <w:rPr>
            <w:szCs w:val="22"/>
          </w:rPr>
          <w:delText xml:space="preserve"> </w:delText>
        </w:r>
        <w:r w:rsidRPr="00CB2B3F" w:rsidDel="000F78C4">
          <w:rPr>
            <w:szCs w:val="22"/>
          </w:rPr>
          <w:delText>아니나</w:delText>
        </w:r>
        <w:r w:rsidRPr="00CB2B3F" w:rsidDel="000F78C4">
          <w:rPr>
            <w:szCs w:val="22"/>
          </w:rPr>
          <w:delText xml:space="preserve">, </w:delText>
        </w:r>
        <w:r w:rsidRPr="00CB2B3F" w:rsidDel="000F78C4">
          <w:rPr>
            <w:szCs w:val="22"/>
          </w:rPr>
          <w:delText>가맹점계약상의</w:delText>
        </w:r>
        <w:r w:rsidRPr="00CB2B3F" w:rsidDel="000F78C4">
          <w:rPr>
            <w:szCs w:val="22"/>
          </w:rPr>
          <w:delText xml:space="preserve"> </w:delText>
        </w:r>
        <w:r w:rsidRPr="00CB2B3F" w:rsidDel="000F78C4">
          <w:rPr>
            <w:szCs w:val="22"/>
          </w:rPr>
          <w:delText>가맹점사업자로서의</w:delText>
        </w:r>
        <w:r w:rsidRPr="00CB2B3F" w:rsidDel="000F78C4">
          <w:rPr>
            <w:szCs w:val="22"/>
          </w:rPr>
          <w:delText xml:space="preserve"> </w:delText>
        </w:r>
        <w:r w:rsidRPr="00CB2B3F" w:rsidDel="000F78C4">
          <w:rPr>
            <w:szCs w:val="22"/>
          </w:rPr>
          <w:delText>의무를</w:delText>
        </w:r>
        <w:r w:rsidRPr="00CB2B3F" w:rsidDel="000F78C4">
          <w:rPr>
            <w:szCs w:val="22"/>
          </w:rPr>
          <w:delText xml:space="preserve"> </w:delText>
        </w:r>
        <w:r w:rsidRPr="00CB2B3F" w:rsidDel="000F78C4">
          <w:rPr>
            <w:szCs w:val="22"/>
          </w:rPr>
          <w:delText>위반한</w:delText>
        </w:r>
        <w:r w:rsidRPr="00CB2B3F" w:rsidDel="000F78C4">
          <w:rPr>
            <w:szCs w:val="22"/>
          </w:rPr>
          <w:delText xml:space="preserve"> </w:delText>
        </w:r>
        <w:r w:rsidRPr="00CB2B3F" w:rsidDel="000F78C4">
          <w:rPr>
            <w:szCs w:val="22"/>
          </w:rPr>
          <w:delText>것으로서</w:delText>
        </w:r>
        <w:r w:rsidRPr="00CB2B3F" w:rsidDel="000F78C4">
          <w:rPr>
            <w:szCs w:val="22"/>
          </w:rPr>
          <w:delText xml:space="preserve"> </w:delText>
        </w:r>
        <w:r w:rsidRPr="00CB2B3F" w:rsidDel="000F78C4">
          <w:rPr>
            <w:szCs w:val="22"/>
          </w:rPr>
          <w:delText>소외인의</w:delText>
        </w:r>
        <w:r w:rsidRPr="00CB2B3F" w:rsidDel="000F78C4">
          <w:rPr>
            <w:szCs w:val="22"/>
          </w:rPr>
          <w:delText xml:space="preserve"> </w:delText>
        </w:r>
        <w:r w:rsidRPr="00CB2B3F" w:rsidDel="000F78C4">
          <w:rPr>
            <w:szCs w:val="22"/>
          </w:rPr>
          <w:delText>귀책사유로</w:delText>
        </w:r>
        <w:r w:rsidRPr="00CB2B3F" w:rsidDel="000F78C4">
          <w:rPr>
            <w:szCs w:val="22"/>
          </w:rPr>
          <w:delText xml:space="preserve"> </w:delText>
        </w:r>
        <w:r w:rsidRPr="00CB2B3F" w:rsidDel="000F78C4">
          <w:rPr>
            <w:szCs w:val="22"/>
          </w:rPr>
          <w:delText>인하여</w:delText>
        </w:r>
        <w:r w:rsidRPr="00CB2B3F" w:rsidDel="000F78C4">
          <w:rPr>
            <w:szCs w:val="22"/>
          </w:rPr>
          <w:delText xml:space="preserve"> </w:delText>
        </w:r>
        <w:r w:rsidRPr="00CB2B3F" w:rsidDel="000F78C4">
          <w:rPr>
            <w:szCs w:val="22"/>
          </w:rPr>
          <w:delText>가맹사업의</w:delText>
        </w:r>
        <w:r w:rsidRPr="00CB2B3F" w:rsidDel="000F78C4">
          <w:rPr>
            <w:szCs w:val="22"/>
          </w:rPr>
          <w:delText xml:space="preserve"> </w:delText>
        </w:r>
        <w:r w:rsidRPr="00CB2B3F" w:rsidDel="000F78C4">
          <w:rPr>
            <w:szCs w:val="22"/>
          </w:rPr>
          <w:delText>거래관계를</w:delText>
        </w:r>
        <w:r w:rsidRPr="00CB2B3F" w:rsidDel="000F78C4">
          <w:rPr>
            <w:szCs w:val="22"/>
          </w:rPr>
          <w:delText xml:space="preserve"> </w:delText>
        </w:r>
        <w:r w:rsidRPr="00CB2B3F" w:rsidDel="000F78C4">
          <w:rPr>
            <w:szCs w:val="22"/>
          </w:rPr>
          <w:delText>지속하기</w:delText>
        </w:r>
        <w:r w:rsidRPr="00CB2B3F" w:rsidDel="000F78C4">
          <w:rPr>
            <w:szCs w:val="22"/>
          </w:rPr>
          <w:delText xml:space="preserve"> </w:delText>
        </w:r>
        <w:r w:rsidRPr="00CB2B3F" w:rsidDel="000F78C4">
          <w:rPr>
            <w:szCs w:val="22"/>
          </w:rPr>
          <w:delText>어려운</w:delText>
        </w:r>
        <w:r w:rsidRPr="00CB2B3F" w:rsidDel="000F78C4">
          <w:rPr>
            <w:szCs w:val="22"/>
          </w:rPr>
          <w:delText xml:space="preserve"> </w:delText>
        </w:r>
        <w:r w:rsidRPr="00CB2B3F" w:rsidDel="000F78C4">
          <w:rPr>
            <w:szCs w:val="22"/>
          </w:rPr>
          <w:delText>중대한</w:delText>
        </w:r>
        <w:r w:rsidRPr="00CB2B3F" w:rsidDel="000F78C4">
          <w:rPr>
            <w:szCs w:val="22"/>
          </w:rPr>
          <w:delText xml:space="preserve"> </w:delText>
        </w:r>
        <w:r w:rsidRPr="00CB2B3F" w:rsidDel="000F78C4">
          <w:rPr>
            <w:szCs w:val="22"/>
          </w:rPr>
          <w:delText>사정에</w:delText>
        </w:r>
        <w:r w:rsidRPr="00CB2B3F" w:rsidDel="000F78C4">
          <w:rPr>
            <w:szCs w:val="22"/>
          </w:rPr>
          <w:delText xml:space="preserve"> </w:delText>
        </w:r>
        <w:r w:rsidRPr="00CB2B3F" w:rsidDel="000F78C4">
          <w:rPr>
            <w:szCs w:val="22"/>
          </w:rPr>
          <w:delText>해당하고</w:delText>
        </w:r>
        <w:r w:rsidRPr="00CB2B3F" w:rsidDel="000F78C4">
          <w:rPr>
            <w:szCs w:val="22"/>
          </w:rPr>
          <w:delText xml:space="preserve">, </w:delText>
        </w:r>
        <w:r w:rsidRPr="00CB2B3F" w:rsidDel="000F78C4">
          <w:rPr>
            <w:szCs w:val="22"/>
          </w:rPr>
          <w:delText>이미</w:delText>
        </w:r>
        <w:r w:rsidRPr="00CB2B3F" w:rsidDel="000F78C4">
          <w:rPr>
            <w:szCs w:val="22"/>
          </w:rPr>
          <w:delText xml:space="preserve"> </w:delText>
        </w:r>
        <w:r w:rsidRPr="00CB2B3F" w:rsidDel="000F78C4">
          <w:rPr>
            <w:szCs w:val="22"/>
          </w:rPr>
          <w:delText>신뢰관계가</w:delText>
        </w:r>
        <w:r w:rsidRPr="00CB2B3F" w:rsidDel="000F78C4">
          <w:rPr>
            <w:szCs w:val="22"/>
          </w:rPr>
          <w:delText xml:space="preserve"> </w:delText>
        </w:r>
        <w:r w:rsidRPr="00CB2B3F" w:rsidDel="000F78C4">
          <w:rPr>
            <w:szCs w:val="22"/>
          </w:rPr>
          <w:delText>붕괴된</w:delText>
        </w:r>
        <w:r w:rsidRPr="00CB2B3F" w:rsidDel="000F78C4">
          <w:rPr>
            <w:szCs w:val="22"/>
          </w:rPr>
          <w:delText xml:space="preserve"> </w:delText>
        </w:r>
        <w:r w:rsidRPr="00CB2B3F" w:rsidDel="000F78C4">
          <w:rPr>
            <w:szCs w:val="22"/>
          </w:rPr>
          <w:delText>경우에는</w:delText>
        </w:r>
        <w:r w:rsidRPr="00CB2B3F" w:rsidDel="000F78C4">
          <w:rPr>
            <w:szCs w:val="22"/>
          </w:rPr>
          <w:delText xml:space="preserve"> </w:delText>
        </w:r>
        <w:r w:rsidRPr="00CB2B3F" w:rsidDel="000F78C4">
          <w:rPr>
            <w:szCs w:val="22"/>
          </w:rPr>
          <w:delText>불공정거래행위로서의</w:delText>
        </w:r>
        <w:r w:rsidRPr="00CB2B3F" w:rsidDel="000F78C4">
          <w:rPr>
            <w:szCs w:val="22"/>
          </w:rPr>
          <w:delText xml:space="preserve"> </w:delText>
        </w:r>
        <w:r w:rsidRPr="00CB2B3F" w:rsidDel="000F78C4">
          <w:rPr>
            <w:szCs w:val="22"/>
          </w:rPr>
          <w:delText>거래거절에</w:delText>
        </w:r>
        <w:r w:rsidRPr="00CB2B3F" w:rsidDel="000F78C4">
          <w:rPr>
            <w:szCs w:val="22"/>
          </w:rPr>
          <w:delText xml:space="preserve"> </w:delText>
        </w:r>
        <w:r w:rsidRPr="00CB2B3F" w:rsidDel="000F78C4">
          <w:rPr>
            <w:szCs w:val="22"/>
          </w:rPr>
          <w:delText>해당한다고</w:delText>
        </w:r>
        <w:r w:rsidRPr="00CB2B3F" w:rsidDel="000F78C4">
          <w:rPr>
            <w:szCs w:val="22"/>
          </w:rPr>
          <w:delText xml:space="preserve"> </w:delText>
        </w:r>
        <w:r w:rsidRPr="00CB2B3F" w:rsidDel="000F78C4">
          <w:rPr>
            <w:szCs w:val="22"/>
          </w:rPr>
          <w:delText>할</w:delText>
        </w:r>
        <w:r w:rsidRPr="00CB2B3F" w:rsidDel="000F78C4">
          <w:rPr>
            <w:szCs w:val="22"/>
          </w:rPr>
          <w:delText xml:space="preserve"> </w:delText>
        </w:r>
        <w:r w:rsidRPr="00CB2B3F" w:rsidDel="000F78C4">
          <w:rPr>
            <w:szCs w:val="22"/>
          </w:rPr>
          <w:delText>수</w:delText>
        </w:r>
        <w:r w:rsidRPr="00CB2B3F" w:rsidDel="000F78C4">
          <w:rPr>
            <w:szCs w:val="22"/>
          </w:rPr>
          <w:delText xml:space="preserve"> </w:delText>
        </w:r>
        <w:r w:rsidRPr="00CB2B3F" w:rsidDel="000F78C4">
          <w:rPr>
            <w:szCs w:val="22"/>
          </w:rPr>
          <w:delText>없다</w:delText>
        </w:r>
        <w:r w:rsidRPr="00CB2B3F" w:rsidDel="000F78C4">
          <w:rPr>
            <w:szCs w:val="22"/>
          </w:rPr>
          <w:delText>”</w:delText>
        </w:r>
        <w:r w:rsidRPr="00CB2B3F" w:rsidDel="000F78C4">
          <w:rPr>
            <w:szCs w:val="22"/>
          </w:rPr>
          <w:delText>고</w:delText>
        </w:r>
        <w:r w:rsidRPr="00CB2B3F" w:rsidDel="000F78C4">
          <w:rPr>
            <w:szCs w:val="22"/>
          </w:rPr>
          <w:delText xml:space="preserve"> </w:delText>
        </w:r>
        <w:r w:rsidRPr="00CB2B3F" w:rsidDel="000F78C4">
          <w:rPr>
            <w:szCs w:val="22"/>
          </w:rPr>
          <w:delText>판단한</w:delText>
        </w:r>
        <w:r w:rsidRPr="00CB2B3F" w:rsidDel="000F78C4">
          <w:rPr>
            <w:szCs w:val="22"/>
          </w:rPr>
          <w:delText xml:space="preserve"> </w:delText>
        </w:r>
        <w:r w:rsidRPr="00CB2B3F" w:rsidDel="000F78C4">
          <w:rPr>
            <w:szCs w:val="22"/>
          </w:rPr>
          <w:delText>사례도</w:delText>
        </w:r>
        <w:r w:rsidRPr="00CB2B3F" w:rsidDel="000F78C4">
          <w:rPr>
            <w:szCs w:val="22"/>
          </w:rPr>
          <w:delText xml:space="preserve"> </w:delText>
        </w:r>
        <w:r w:rsidRPr="00CB2B3F" w:rsidDel="000F78C4">
          <w:rPr>
            <w:szCs w:val="22"/>
          </w:rPr>
          <w:delText>있음</w:delText>
        </w:r>
        <w:r w:rsidRPr="00CB2B3F" w:rsidDel="000F78C4">
          <w:rPr>
            <w:szCs w:val="22"/>
          </w:rPr>
          <w:delText>(</w:delText>
        </w:r>
        <w:r w:rsidRPr="00CB2B3F" w:rsidDel="000F78C4">
          <w:rPr>
            <w:szCs w:val="22"/>
          </w:rPr>
          <w:delText>대법원</w:delText>
        </w:r>
        <w:r w:rsidRPr="00CB2B3F" w:rsidDel="000F78C4">
          <w:rPr>
            <w:szCs w:val="22"/>
          </w:rPr>
          <w:delText xml:space="preserve"> 2005. 6. 9. </w:delText>
        </w:r>
        <w:r w:rsidRPr="00CB2B3F" w:rsidDel="000F78C4">
          <w:rPr>
            <w:szCs w:val="22"/>
          </w:rPr>
          <w:delText>선고</w:delText>
        </w:r>
        <w:r w:rsidRPr="00CB2B3F" w:rsidDel="000F78C4">
          <w:rPr>
            <w:szCs w:val="22"/>
          </w:rPr>
          <w:delText xml:space="preserve"> 2003</w:delText>
        </w:r>
        <w:r w:rsidRPr="00CB2B3F" w:rsidDel="000F78C4">
          <w:rPr>
            <w:szCs w:val="22"/>
          </w:rPr>
          <w:delText>두</w:delText>
        </w:r>
        <w:r w:rsidRPr="00CB2B3F" w:rsidDel="000F78C4">
          <w:rPr>
            <w:szCs w:val="22"/>
          </w:rPr>
          <w:delText>7484</w:delText>
        </w:r>
        <w:r w:rsidRPr="00CB2B3F" w:rsidDel="000F78C4">
          <w:rPr>
            <w:szCs w:val="22"/>
          </w:rPr>
          <w:delText>판결</w:delText>
        </w:r>
        <w:r w:rsidRPr="00CB2B3F" w:rsidDel="000F78C4">
          <w:rPr>
            <w:szCs w:val="22"/>
          </w:rPr>
          <w:delText>).</w:delText>
        </w:r>
      </w:del>
    </w:p>
    <w:p w14:paraId="69163662" w14:textId="77777777" w:rsidR="00026A7E" w:rsidRPr="00CB2B3F" w:rsidRDefault="00026A7E" w:rsidP="00026A7E">
      <w:pPr>
        <w:pStyle w:val="a5"/>
        <w:spacing w:after="240" w:line="350" w:lineRule="atLeast"/>
        <w:ind w:leftChars="0" w:left="1361"/>
        <w:rPr>
          <w:ins w:id="484" w:author="jiwon.suh1" w:date="2021-08-29T20:07:00Z"/>
          <w:szCs w:val="22"/>
        </w:rPr>
      </w:pPr>
    </w:p>
    <w:p w14:paraId="14313502" w14:textId="77777777" w:rsidR="00026A7E" w:rsidRPr="007A289B" w:rsidRDefault="00026A7E" w:rsidP="00026A7E">
      <w:pPr>
        <w:pStyle w:val="a5"/>
        <w:spacing w:after="240" w:line="350" w:lineRule="atLeast"/>
        <w:ind w:leftChars="0" w:left="1361"/>
        <w:rPr>
          <w:ins w:id="485" w:author="jiwon.suh1" w:date="2021-08-29T20:07:00Z"/>
        </w:rPr>
      </w:pPr>
      <w:ins w:id="486" w:author="jiwon.suh1" w:date="2021-08-29T20:07:00Z">
        <w:r w:rsidRPr="007A289B">
          <w:t>답변에</w:t>
        </w:r>
        <w:r w:rsidRPr="007A289B">
          <w:t xml:space="preserve"> </w:t>
        </w:r>
        <w:r w:rsidRPr="007A289B">
          <w:t>따르면</w:t>
        </w:r>
        <w:r w:rsidRPr="007A289B">
          <w:t xml:space="preserve">, </w:t>
        </w:r>
        <w:r w:rsidRPr="007A289B">
          <w:t>대상회사는</w:t>
        </w:r>
        <w:r w:rsidRPr="007A289B">
          <w:t xml:space="preserve"> </w:t>
        </w:r>
        <w:r w:rsidRPr="007A289B">
          <w:t>해당</w:t>
        </w:r>
        <w:r w:rsidRPr="007A289B">
          <w:t xml:space="preserve"> </w:t>
        </w:r>
        <w:r w:rsidRPr="007A289B">
          <w:t>대리점의</w:t>
        </w:r>
        <w:r w:rsidRPr="007A289B">
          <w:t xml:space="preserve"> </w:t>
        </w:r>
        <w:r w:rsidRPr="007A289B">
          <w:t>부실시공을</w:t>
        </w:r>
        <w:r w:rsidRPr="007A289B">
          <w:t xml:space="preserve"> </w:t>
        </w:r>
        <w:r w:rsidRPr="007A289B">
          <w:t>이유로</w:t>
        </w:r>
        <w:r w:rsidRPr="007A289B">
          <w:t xml:space="preserve"> </w:t>
        </w:r>
        <w:r w:rsidRPr="007A289B">
          <w:t>소비자들로부터</w:t>
        </w:r>
        <w:r w:rsidRPr="007A289B">
          <w:t xml:space="preserve"> </w:t>
        </w:r>
        <w:r w:rsidRPr="007A289B">
          <w:t>민원이</w:t>
        </w:r>
        <w:r w:rsidRPr="007A289B">
          <w:t xml:space="preserve"> </w:t>
        </w:r>
        <w:r w:rsidRPr="007A289B">
          <w:t>제기되어</w:t>
        </w:r>
        <w:r w:rsidRPr="007A289B">
          <w:t xml:space="preserve"> </w:t>
        </w:r>
        <w:r w:rsidRPr="007A289B">
          <w:t>언론에도</w:t>
        </w:r>
        <w:r w:rsidRPr="007A289B">
          <w:t xml:space="preserve"> </w:t>
        </w:r>
        <w:r w:rsidRPr="007A289B">
          <w:t>보도가</w:t>
        </w:r>
        <w:r w:rsidRPr="007A289B">
          <w:t xml:space="preserve"> </w:t>
        </w:r>
        <w:r w:rsidRPr="007A289B">
          <w:t>되는</w:t>
        </w:r>
        <w:r w:rsidRPr="007A289B">
          <w:t xml:space="preserve"> </w:t>
        </w:r>
        <w:r w:rsidRPr="007A289B">
          <w:t>등</w:t>
        </w:r>
        <w:r w:rsidRPr="007A289B">
          <w:t xml:space="preserve"> </w:t>
        </w:r>
        <w:r w:rsidRPr="007A289B">
          <w:t>대상회사의</w:t>
        </w:r>
        <w:r w:rsidRPr="007A289B">
          <w:t xml:space="preserve"> </w:t>
        </w:r>
        <w:r w:rsidRPr="007A289B">
          <w:t>브랜드</w:t>
        </w:r>
        <w:r w:rsidRPr="007A289B">
          <w:t xml:space="preserve"> </w:t>
        </w:r>
        <w:r w:rsidRPr="007A289B">
          <w:t>이미지는</w:t>
        </w:r>
        <w:r w:rsidRPr="007A289B">
          <w:t xml:space="preserve"> </w:t>
        </w:r>
        <w:r w:rsidRPr="007A289B">
          <w:t>심각한</w:t>
        </w:r>
        <w:r w:rsidRPr="007A289B">
          <w:t xml:space="preserve"> </w:t>
        </w:r>
        <w:r w:rsidRPr="007A289B">
          <w:t>손상을</w:t>
        </w:r>
        <w:r w:rsidRPr="007A289B">
          <w:t xml:space="preserve"> </w:t>
        </w:r>
        <w:r w:rsidRPr="007A289B">
          <w:t>입었고</w:t>
        </w:r>
        <w:r w:rsidRPr="007A289B">
          <w:t xml:space="preserve">, </w:t>
        </w:r>
        <w:r w:rsidRPr="007A289B">
          <w:t>이에</w:t>
        </w:r>
        <w:r w:rsidRPr="007A289B">
          <w:t xml:space="preserve"> </w:t>
        </w:r>
        <w:r w:rsidRPr="007A289B">
          <w:t>따라</w:t>
        </w:r>
        <w:r w:rsidRPr="007A289B">
          <w:t xml:space="preserve"> </w:t>
        </w:r>
        <w:r w:rsidRPr="007A289B">
          <w:t>대상회사는</w:t>
        </w:r>
        <w:r w:rsidRPr="007A289B">
          <w:t xml:space="preserve"> </w:t>
        </w:r>
        <w:r w:rsidRPr="007A289B">
          <w:t>해당</w:t>
        </w:r>
        <w:r w:rsidRPr="007A289B">
          <w:t xml:space="preserve"> </w:t>
        </w:r>
        <w:r w:rsidRPr="007A289B">
          <w:t>대리점에</w:t>
        </w:r>
        <w:r w:rsidRPr="007A289B">
          <w:t xml:space="preserve"> </w:t>
        </w:r>
        <w:r w:rsidRPr="007A289B">
          <w:t>대해</w:t>
        </w:r>
        <w:r w:rsidRPr="007A289B">
          <w:t xml:space="preserve"> </w:t>
        </w:r>
        <w:r w:rsidRPr="007A289B">
          <w:t>대리점계약</w:t>
        </w:r>
        <w:r w:rsidRPr="007A289B">
          <w:t xml:space="preserve"> </w:t>
        </w:r>
        <w:r w:rsidRPr="007A289B">
          <w:t>제</w:t>
        </w:r>
        <w:r w:rsidRPr="007A289B">
          <w:t>26</w:t>
        </w:r>
        <w:r w:rsidRPr="007A289B">
          <w:t>조에</w:t>
        </w:r>
        <w:r w:rsidRPr="007A289B">
          <w:t xml:space="preserve"> </w:t>
        </w:r>
        <w:r w:rsidRPr="007A289B">
          <w:t>따라</w:t>
        </w:r>
        <w:r w:rsidRPr="007A289B">
          <w:t xml:space="preserve"> </w:t>
        </w:r>
        <w:r w:rsidRPr="007A289B">
          <w:t>적법하게</w:t>
        </w:r>
        <w:r w:rsidRPr="007A289B">
          <w:t xml:space="preserve"> </w:t>
        </w:r>
        <w:r w:rsidRPr="007A289B">
          <w:t>계약을</w:t>
        </w:r>
        <w:r w:rsidRPr="007A289B">
          <w:t xml:space="preserve"> </w:t>
        </w:r>
        <w:r w:rsidRPr="007A289B">
          <w:t>해지한</w:t>
        </w:r>
        <w:r w:rsidRPr="007A289B">
          <w:t xml:space="preserve"> </w:t>
        </w:r>
        <w:r w:rsidRPr="007A289B">
          <w:t>것</w:t>
        </w:r>
      </w:ins>
      <w:ins w:id="487" w:author="heesung.ahn" w:date="2021-08-31T01:07:00Z">
        <w:r w:rsidR="00157E77">
          <w:rPr>
            <w:rFonts w:hint="eastAsia"/>
          </w:rPr>
          <w:t>이라고</w:t>
        </w:r>
        <w:r w:rsidR="00157E77">
          <w:rPr>
            <w:rFonts w:hint="eastAsia"/>
          </w:rPr>
          <w:t xml:space="preserve"> </w:t>
        </w:r>
        <w:r w:rsidR="00157E77">
          <w:rPr>
            <w:rFonts w:hint="eastAsia"/>
          </w:rPr>
          <w:t>함</w:t>
        </w:r>
      </w:ins>
      <w:ins w:id="488" w:author="jiwon.suh1" w:date="2021-08-29T20:07:00Z">
        <w:del w:id="489" w:author="heesung.ahn" w:date="2021-08-31T01:07:00Z">
          <w:r w:rsidRPr="007A289B" w:rsidDel="00157E77">
            <w:delText>임</w:delText>
          </w:r>
        </w:del>
        <w:r w:rsidRPr="007A289B">
          <w:t xml:space="preserve">. </w:t>
        </w:r>
        <w:r w:rsidRPr="007A289B">
          <w:rPr>
            <w:rFonts w:hint="eastAsia"/>
          </w:rPr>
          <w:t>아울러</w:t>
        </w:r>
        <w:r w:rsidRPr="007A289B">
          <w:rPr>
            <w:rFonts w:hint="eastAsia"/>
          </w:rPr>
          <w:t>,</w:t>
        </w:r>
        <w:r w:rsidRPr="007A289B">
          <w:t xml:space="preserve"> </w:t>
        </w:r>
        <w:r w:rsidRPr="007A289B">
          <w:rPr>
            <w:rFonts w:hint="eastAsia"/>
          </w:rPr>
          <w:t>하자에</w:t>
        </w:r>
        <w:r w:rsidRPr="007A289B">
          <w:rPr>
            <w:rFonts w:hint="eastAsia"/>
          </w:rPr>
          <w:t xml:space="preserve"> </w:t>
        </w:r>
        <w:r w:rsidRPr="007A289B">
          <w:rPr>
            <w:rFonts w:hint="eastAsia"/>
          </w:rPr>
          <w:t>따른</w:t>
        </w:r>
        <w:r w:rsidRPr="007A289B">
          <w:rPr>
            <w:rFonts w:hint="eastAsia"/>
          </w:rPr>
          <w:t xml:space="preserve"> </w:t>
        </w:r>
        <w:r w:rsidRPr="007A289B">
          <w:rPr>
            <w:rFonts w:hint="eastAsia"/>
          </w:rPr>
          <w:t>보수공사도</w:t>
        </w:r>
        <w:r w:rsidRPr="007A289B">
          <w:rPr>
            <w:rFonts w:hint="eastAsia"/>
          </w:rPr>
          <w:t xml:space="preserve"> </w:t>
        </w:r>
        <w:r w:rsidRPr="007A289B">
          <w:rPr>
            <w:rFonts w:hint="eastAsia"/>
          </w:rPr>
          <w:t>대상회사가</w:t>
        </w:r>
        <w:r w:rsidRPr="007A289B">
          <w:rPr>
            <w:rFonts w:hint="eastAsia"/>
          </w:rPr>
          <w:t xml:space="preserve"> </w:t>
        </w:r>
        <w:r w:rsidRPr="007A289B">
          <w:rPr>
            <w:rFonts w:hint="eastAsia"/>
          </w:rPr>
          <w:t>모두</w:t>
        </w:r>
        <w:r w:rsidRPr="007A289B">
          <w:rPr>
            <w:rFonts w:hint="eastAsia"/>
          </w:rPr>
          <w:t xml:space="preserve"> </w:t>
        </w:r>
        <w:r w:rsidRPr="007A289B">
          <w:rPr>
            <w:rFonts w:hint="eastAsia"/>
          </w:rPr>
          <w:t>진행하여</w:t>
        </w:r>
        <w:r w:rsidRPr="007A289B">
          <w:rPr>
            <w:rFonts w:hint="eastAsia"/>
          </w:rPr>
          <w:t xml:space="preserve"> </w:t>
        </w:r>
        <w:r w:rsidRPr="007A289B">
          <w:rPr>
            <w:rFonts w:hint="eastAsia"/>
          </w:rPr>
          <w:t>완료하였고</w:t>
        </w:r>
        <w:r w:rsidRPr="007A289B">
          <w:rPr>
            <w:rFonts w:hint="eastAsia"/>
          </w:rPr>
          <w:t>,</w:t>
        </w:r>
        <w:r w:rsidRPr="007A289B">
          <w:t xml:space="preserve"> </w:t>
        </w:r>
        <w:r w:rsidRPr="007A289B">
          <w:rPr>
            <w:rFonts w:hint="eastAsia"/>
          </w:rPr>
          <w:t>상기</w:t>
        </w:r>
        <w:r w:rsidRPr="007A289B">
          <w:rPr>
            <w:rFonts w:hint="eastAsia"/>
          </w:rPr>
          <w:t xml:space="preserve"> </w:t>
        </w:r>
        <w:r w:rsidRPr="007A289B">
          <w:rPr>
            <w:rFonts w:hint="eastAsia"/>
          </w:rPr>
          <w:t>부실시공</w:t>
        </w:r>
        <w:r w:rsidRPr="007A289B">
          <w:rPr>
            <w:rFonts w:hint="eastAsia"/>
          </w:rPr>
          <w:t xml:space="preserve"> </w:t>
        </w:r>
        <w:r w:rsidRPr="007A289B">
          <w:rPr>
            <w:rFonts w:hint="eastAsia"/>
          </w:rPr>
          <w:t>및</w:t>
        </w:r>
        <w:r w:rsidRPr="007A289B">
          <w:rPr>
            <w:rFonts w:hint="eastAsia"/>
          </w:rPr>
          <w:t xml:space="preserve"> </w:t>
        </w:r>
        <w:r w:rsidRPr="007A289B">
          <w:rPr>
            <w:rFonts w:hint="eastAsia"/>
          </w:rPr>
          <w:t>시공중단은</w:t>
        </w:r>
        <w:r w:rsidRPr="007A289B">
          <w:t xml:space="preserve"> </w:t>
        </w:r>
        <w:r w:rsidRPr="007A289B">
          <w:t>해당</w:t>
        </w:r>
        <w:r w:rsidRPr="007A289B">
          <w:t xml:space="preserve"> </w:t>
        </w:r>
        <w:r w:rsidRPr="007A289B">
          <w:t>대리점의</w:t>
        </w:r>
        <w:r w:rsidRPr="007A289B">
          <w:t xml:space="preserve"> </w:t>
        </w:r>
        <w:r w:rsidRPr="007A289B">
          <w:t>귀책사유로</w:t>
        </w:r>
        <w:r w:rsidRPr="007A289B">
          <w:t xml:space="preserve"> </w:t>
        </w:r>
        <w:r w:rsidRPr="007A289B">
          <w:t>인해</w:t>
        </w:r>
        <w:r w:rsidRPr="007A289B">
          <w:t xml:space="preserve"> </w:t>
        </w:r>
        <w:r w:rsidRPr="007A289B">
          <w:t>거래관계를</w:t>
        </w:r>
        <w:r w:rsidRPr="007A289B">
          <w:t xml:space="preserve"> </w:t>
        </w:r>
        <w:r w:rsidRPr="007A289B">
          <w:t>지속하기</w:t>
        </w:r>
        <w:r w:rsidRPr="007A289B">
          <w:t xml:space="preserve"> </w:t>
        </w:r>
        <w:r w:rsidRPr="007A289B">
          <w:t>어려운</w:t>
        </w:r>
        <w:r w:rsidRPr="007A289B">
          <w:t xml:space="preserve"> </w:t>
        </w:r>
        <w:r w:rsidRPr="007A289B">
          <w:t>중대한</w:t>
        </w:r>
        <w:r w:rsidRPr="007A289B">
          <w:t xml:space="preserve"> </w:t>
        </w:r>
        <w:r w:rsidRPr="007A289B">
          <w:t>사정이</w:t>
        </w:r>
        <w:r w:rsidRPr="007A289B">
          <w:t xml:space="preserve"> </w:t>
        </w:r>
        <w:r w:rsidRPr="007A289B">
          <w:t>발생한</w:t>
        </w:r>
        <w:r w:rsidRPr="007A289B">
          <w:t xml:space="preserve"> </w:t>
        </w:r>
        <w:r w:rsidRPr="007A289B">
          <w:t>것이므로</w:t>
        </w:r>
        <w:r w:rsidRPr="007A289B">
          <w:t xml:space="preserve"> </w:t>
        </w:r>
        <w:r w:rsidRPr="007A289B">
          <w:t>대리점법상</w:t>
        </w:r>
        <w:r w:rsidRPr="007A289B">
          <w:t xml:space="preserve"> </w:t>
        </w:r>
        <w:r w:rsidRPr="007A289B">
          <w:t>부당한</w:t>
        </w:r>
        <w:r w:rsidRPr="007A289B">
          <w:t xml:space="preserve"> </w:t>
        </w:r>
        <w:r w:rsidRPr="007A289B">
          <w:t>거래거절에</w:t>
        </w:r>
        <w:r w:rsidRPr="007A289B">
          <w:t xml:space="preserve"> </w:t>
        </w:r>
        <w:r w:rsidRPr="007A289B">
          <w:t>해당할</w:t>
        </w:r>
        <w:r w:rsidRPr="007A289B">
          <w:t xml:space="preserve"> </w:t>
        </w:r>
        <w:r w:rsidRPr="007A289B">
          <w:t>리스크는</w:t>
        </w:r>
        <w:r w:rsidRPr="007A289B">
          <w:t xml:space="preserve"> </w:t>
        </w:r>
        <w:r w:rsidRPr="007A289B">
          <w:t>낮을</w:t>
        </w:r>
        <w:r w:rsidRPr="007A289B">
          <w:t xml:space="preserve"> </w:t>
        </w:r>
        <w:r w:rsidRPr="007A289B">
          <w:t>것으로</w:t>
        </w:r>
        <w:r w:rsidRPr="007A289B">
          <w:t xml:space="preserve"> </w:t>
        </w:r>
        <w:r w:rsidRPr="007A289B">
          <w:t>판단됨</w:t>
        </w:r>
        <w:r w:rsidRPr="007A289B">
          <w:t xml:space="preserve">. </w:t>
        </w:r>
      </w:ins>
    </w:p>
    <w:p w14:paraId="3ECB3FC7" w14:textId="77777777" w:rsidR="00026A7E" w:rsidRPr="00CB2B3F" w:rsidDel="007A289B" w:rsidRDefault="00026A7E" w:rsidP="00026A7E">
      <w:pPr>
        <w:pStyle w:val="a5"/>
        <w:spacing w:after="240" w:line="350" w:lineRule="atLeast"/>
        <w:ind w:leftChars="0" w:left="1361"/>
        <w:rPr>
          <w:del w:id="490" w:author="jiwon.suh1" w:date="2021-08-29T20:07:00Z"/>
          <w:szCs w:val="22"/>
        </w:rPr>
      </w:pPr>
      <w:del w:id="491" w:author="jiwon.suh1" w:date="2021-08-29T20:07:00Z">
        <w:r w:rsidRPr="00CB2B3F" w:rsidDel="007A289B">
          <w:rPr>
            <w:szCs w:val="22"/>
          </w:rPr>
          <w:delText>제공된</w:delText>
        </w:r>
        <w:r w:rsidRPr="00CB2B3F" w:rsidDel="007A289B">
          <w:rPr>
            <w:szCs w:val="22"/>
          </w:rPr>
          <w:delText xml:space="preserve"> </w:delText>
        </w:r>
        <w:r w:rsidRPr="00CB2B3F" w:rsidDel="007A289B">
          <w:rPr>
            <w:szCs w:val="22"/>
          </w:rPr>
          <w:delText>답변에</w:delText>
        </w:r>
        <w:r w:rsidRPr="00CB2B3F" w:rsidDel="007A289B">
          <w:rPr>
            <w:szCs w:val="22"/>
          </w:rPr>
          <w:delText xml:space="preserve"> </w:delText>
        </w:r>
        <w:r w:rsidRPr="00CB2B3F" w:rsidDel="007A289B">
          <w:rPr>
            <w:szCs w:val="22"/>
          </w:rPr>
          <w:delText>따르면</w:delText>
        </w:r>
        <w:r w:rsidRPr="00CB2B3F" w:rsidDel="007A289B">
          <w:rPr>
            <w:szCs w:val="22"/>
          </w:rPr>
          <w:delText xml:space="preserve">, </w:delText>
        </w:r>
        <w:r w:rsidRPr="00CB2B3F" w:rsidDel="007A289B">
          <w:rPr>
            <w:szCs w:val="22"/>
          </w:rPr>
          <w:delText>대상회사는</w:delText>
        </w:r>
        <w:r w:rsidRPr="00CB2B3F" w:rsidDel="007A289B">
          <w:rPr>
            <w:szCs w:val="22"/>
          </w:rPr>
          <w:delText xml:space="preserve"> </w:delText>
        </w:r>
        <w:r w:rsidRPr="00CB2B3F" w:rsidDel="007A289B">
          <w:rPr>
            <w:szCs w:val="22"/>
          </w:rPr>
          <w:delText>해당</w:delText>
        </w:r>
        <w:r w:rsidRPr="00CB2B3F" w:rsidDel="007A289B">
          <w:rPr>
            <w:szCs w:val="22"/>
          </w:rPr>
          <w:delText xml:space="preserve"> </w:delText>
        </w:r>
        <w:r w:rsidRPr="00CB2B3F" w:rsidDel="007A289B">
          <w:rPr>
            <w:szCs w:val="22"/>
          </w:rPr>
          <w:delText>대리점의</w:delText>
        </w:r>
        <w:r w:rsidRPr="00CB2B3F" w:rsidDel="007A289B">
          <w:rPr>
            <w:szCs w:val="22"/>
          </w:rPr>
          <w:delText xml:space="preserve"> </w:delText>
        </w:r>
        <w:r w:rsidRPr="00CB2B3F" w:rsidDel="007A289B">
          <w:rPr>
            <w:szCs w:val="22"/>
          </w:rPr>
          <w:delText>부실시공을</w:delText>
        </w:r>
        <w:r w:rsidRPr="00CB2B3F" w:rsidDel="007A289B">
          <w:rPr>
            <w:szCs w:val="22"/>
          </w:rPr>
          <w:delText xml:space="preserve"> </w:delText>
        </w:r>
        <w:r w:rsidRPr="00CB2B3F" w:rsidDel="007A289B">
          <w:rPr>
            <w:szCs w:val="22"/>
          </w:rPr>
          <w:delText>이유로</w:delText>
        </w:r>
        <w:r w:rsidRPr="00CB2B3F" w:rsidDel="007A289B">
          <w:rPr>
            <w:szCs w:val="22"/>
          </w:rPr>
          <w:delText xml:space="preserve"> </w:delText>
        </w:r>
        <w:r w:rsidRPr="00CB2B3F" w:rsidDel="007A289B">
          <w:rPr>
            <w:szCs w:val="22"/>
          </w:rPr>
          <w:delText>소비자들로부터</w:delText>
        </w:r>
        <w:r w:rsidRPr="00CB2B3F" w:rsidDel="007A289B">
          <w:rPr>
            <w:szCs w:val="22"/>
          </w:rPr>
          <w:delText xml:space="preserve"> </w:delText>
        </w:r>
        <w:r w:rsidRPr="00CB2B3F" w:rsidDel="007A289B">
          <w:rPr>
            <w:szCs w:val="22"/>
          </w:rPr>
          <w:delText>민원이</w:delText>
        </w:r>
        <w:r w:rsidRPr="00CB2B3F" w:rsidDel="007A289B">
          <w:rPr>
            <w:szCs w:val="22"/>
          </w:rPr>
          <w:delText xml:space="preserve"> </w:delText>
        </w:r>
        <w:r w:rsidRPr="00CB2B3F" w:rsidDel="007A289B">
          <w:rPr>
            <w:szCs w:val="22"/>
          </w:rPr>
          <w:delText>제기되어</w:delText>
        </w:r>
        <w:r w:rsidRPr="00CB2B3F" w:rsidDel="007A289B">
          <w:rPr>
            <w:szCs w:val="22"/>
          </w:rPr>
          <w:delText xml:space="preserve"> </w:delText>
        </w:r>
        <w:r w:rsidRPr="00CB2B3F" w:rsidDel="007A289B">
          <w:rPr>
            <w:szCs w:val="22"/>
          </w:rPr>
          <w:delText>언론에도</w:delText>
        </w:r>
        <w:r w:rsidRPr="00CB2B3F" w:rsidDel="007A289B">
          <w:rPr>
            <w:szCs w:val="22"/>
          </w:rPr>
          <w:delText xml:space="preserve"> </w:delText>
        </w:r>
        <w:r w:rsidRPr="00CB2B3F" w:rsidDel="007A289B">
          <w:rPr>
            <w:szCs w:val="22"/>
          </w:rPr>
          <w:delText>보도가</w:delText>
        </w:r>
        <w:r w:rsidRPr="00CB2B3F" w:rsidDel="007A289B">
          <w:rPr>
            <w:szCs w:val="22"/>
          </w:rPr>
          <w:delText xml:space="preserve"> </w:delText>
        </w:r>
        <w:r w:rsidRPr="00CB2B3F" w:rsidDel="007A289B">
          <w:rPr>
            <w:szCs w:val="22"/>
          </w:rPr>
          <w:delText>되는</w:delText>
        </w:r>
        <w:r w:rsidRPr="00CB2B3F" w:rsidDel="007A289B">
          <w:rPr>
            <w:szCs w:val="22"/>
          </w:rPr>
          <w:delText xml:space="preserve"> </w:delText>
        </w:r>
        <w:r w:rsidRPr="00CB2B3F" w:rsidDel="007A289B">
          <w:rPr>
            <w:szCs w:val="22"/>
          </w:rPr>
          <w:delText>등</w:delText>
        </w:r>
        <w:r w:rsidRPr="00CB2B3F" w:rsidDel="007A289B">
          <w:rPr>
            <w:szCs w:val="22"/>
          </w:rPr>
          <w:delText xml:space="preserve"> </w:delText>
        </w:r>
        <w:r w:rsidRPr="00CB2B3F" w:rsidDel="007A289B">
          <w:rPr>
            <w:szCs w:val="22"/>
          </w:rPr>
          <w:delText>대상회사의</w:delText>
        </w:r>
        <w:r w:rsidRPr="00CB2B3F" w:rsidDel="007A289B">
          <w:rPr>
            <w:szCs w:val="22"/>
          </w:rPr>
          <w:delText xml:space="preserve"> </w:delText>
        </w:r>
        <w:r w:rsidRPr="00CB2B3F" w:rsidDel="007A289B">
          <w:rPr>
            <w:szCs w:val="22"/>
          </w:rPr>
          <w:delText>브랜드</w:delText>
        </w:r>
        <w:r w:rsidRPr="00CB2B3F" w:rsidDel="007A289B">
          <w:rPr>
            <w:szCs w:val="22"/>
          </w:rPr>
          <w:delText xml:space="preserve"> </w:delText>
        </w:r>
        <w:r w:rsidRPr="00CB2B3F" w:rsidDel="007A289B">
          <w:rPr>
            <w:szCs w:val="22"/>
          </w:rPr>
          <w:delText>이미지는</w:delText>
        </w:r>
        <w:r w:rsidRPr="00CB2B3F" w:rsidDel="007A289B">
          <w:rPr>
            <w:szCs w:val="22"/>
          </w:rPr>
          <w:delText xml:space="preserve"> </w:delText>
        </w:r>
        <w:r w:rsidRPr="00CB2B3F" w:rsidDel="007A289B">
          <w:rPr>
            <w:szCs w:val="22"/>
          </w:rPr>
          <w:delText>심각한</w:delText>
        </w:r>
        <w:r w:rsidRPr="00CB2B3F" w:rsidDel="007A289B">
          <w:rPr>
            <w:szCs w:val="22"/>
          </w:rPr>
          <w:delText xml:space="preserve"> </w:delText>
        </w:r>
        <w:r w:rsidRPr="00CB2B3F" w:rsidDel="007A289B">
          <w:rPr>
            <w:szCs w:val="22"/>
          </w:rPr>
          <w:delText>손상을</w:delText>
        </w:r>
        <w:r w:rsidRPr="00CB2B3F" w:rsidDel="007A289B">
          <w:rPr>
            <w:szCs w:val="22"/>
          </w:rPr>
          <w:delText xml:space="preserve"> </w:delText>
        </w:r>
        <w:r w:rsidRPr="00CB2B3F" w:rsidDel="007A289B">
          <w:rPr>
            <w:szCs w:val="22"/>
          </w:rPr>
          <w:delText>입었고</w:delText>
        </w:r>
        <w:r w:rsidRPr="00CB2B3F" w:rsidDel="007A289B">
          <w:rPr>
            <w:szCs w:val="22"/>
          </w:rPr>
          <w:delText xml:space="preserve">, </w:delText>
        </w:r>
        <w:r w:rsidRPr="00CB2B3F" w:rsidDel="007A289B">
          <w:rPr>
            <w:szCs w:val="22"/>
          </w:rPr>
          <w:delText>이에</w:delText>
        </w:r>
        <w:r w:rsidRPr="00CB2B3F" w:rsidDel="007A289B">
          <w:rPr>
            <w:szCs w:val="22"/>
          </w:rPr>
          <w:delText xml:space="preserve"> </w:delText>
        </w:r>
        <w:r w:rsidRPr="00CB2B3F" w:rsidDel="007A289B">
          <w:rPr>
            <w:szCs w:val="22"/>
          </w:rPr>
          <w:delText>따라</w:delText>
        </w:r>
        <w:r w:rsidRPr="00CB2B3F" w:rsidDel="007A289B">
          <w:rPr>
            <w:szCs w:val="22"/>
          </w:rPr>
          <w:delText xml:space="preserve"> </w:delText>
        </w:r>
        <w:r w:rsidRPr="00CB2B3F" w:rsidDel="007A289B">
          <w:rPr>
            <w:szCs w:val="22"/>
          </w:rPr>
          <w:delText>대상회사는</w:delText>
        </w:r>
        <w:r w:rsidRPr="00CB2B3F" w:rsidDel="007A289B">
          <w:rPr>
            <w:szCs w:val="22"/>
          </w:rPr>
          <w:delText xml:space="preserve"> </w:delText>
        </w:r>
        <w:r w:rsidRPr="00CB2B3F" w:rsidDel="007A289B">
          <w:rPr>
            <w:szCs w:val="22"/>
          </w:rPr>
          <w:delText>해당</w:delText>
        </w:r>
        <w:r w:rsidRPr="00CB2B3F" w:rsidDel="007A289B">
          <w:rPr>
            <w:szCs w:val="22"/>
          </w:rPr>
          <w:delText xml:space="preserve"> </w:delText>
        </w:r>
        <w:r w:rsidRPr="00CB2B3F" w:rsidDel="007A289B">
          <w:rPr>
            <w:szCs w:val="22"/>
          </w:rPr>
          <w:delText>대리점에</w:delText>
        </w:r>
        <w:r w:rsidRPr="00CB2B3F" w:rsidDel="007A289B">
          <w:rPr>
            <w:szCs w:val="22"/>
          </w:rPr>
          <w:delText xml:space="preserve"> </w:delText>
        </w:r>
        <w:r w:rsidRPr="00CB2B3F" w:rsidDel="007A289B">
          <w:rPr>
            <w:szCs w:val="22"/>
          </w:rPr>
          <w:delText>대해</w:delText>
        </w:r>
        <w:r w:rsidRPr="00CB2B3F" w:rsidDel="007A289B">
          <w:rPr>
            <w:szCs w:val="22"/>
          </w:rPr>
          <w:delText xml:space="preserve"> </w:delText>
        </w:r>
        <w:r w:rsidRPr="00CB2B3F" w:rsidDel="007A289B">
          <w:rPr>
            <w:szCs w:val="22"/>
          </w:rPr>
          <w:delText>대리점계약</w:delText>
        </w:r>
        <w:r w:rsidRPr="00CB2B3F" w:rsidDel="007A289B">
          <w:rPr>
            <w:szCs w:val="22"/>
          </w:rPr>
          <w:delText xml:space="preserve"> </w:delText>
        </w:r>
        <w:r w:rsidRPr="00CB2B3F" w:rsidDel="007A289B">
          <w:rPr>
            <w:szCs w:val="22"/>
          </w:rPr>
          <w:delText>제</w:delText>
        </w:r>
        <w:r w:rsidRPr="00CB2B3F" w:rsidDel="007A289B">
          <w:rPr>
            <w:szCs w:val="22"/>
          </w:rPr>
          <w:delText>26</w:delText>
        </w:r>
        <w:r w:rsidRPr="00CB2B3F" w:rsidDel="007A289B">
          <w:rPr>
            <w:szCs w:val="22"/>
          </w:rPr>
          <w:delText>조에</w:delText>
        </w:r>
        <w:r w:rsidRPr="00CB2B3F" w:rsidDel="007A289B">
          <w:rPr>
            <w:szCs w:val="22"/>
          </w:rPr>
          <w:delText xml:space="preserve"> </w:delText>
        </w:r>
        <w:r w:rsidRPr="00CB2B3F" w:rsidDel="007A289B">
          <w:rPr>
            <w:szCs w:val="22"/>
          </w:rPr>
          <w:delText>따라</w:delText>
        </w:r>
        <w:r w:rsidRPr="00CB2B3F" w:rsidDel="007A289B">
          <w:rPr>
            <w:szCs w:val="22"/>
          </w:rPr>
          <w:delText xml:space="preserve"> </w:delText>
        </w:r>
        <w:r w:rsidRPr="00CB2B3F" w:rsidDel="007A289B">
          <w:rPr>
            <w:szCs w:val="22"/>
          </w:rPr>
          <w:delText>적법하게</w:delText>
        </w:r>
        <w:r w:rsidRPr="00CB2B3F" w:rsidDel="007A289B">
          <w:rPr>
            <w:szCs w:val="22"/>
          </w:rPr>
          <w:delText xml:space="preserve"> </w:delText>
        </w:r>
        <w:r w:rsidRPr="00CB2B3F" w:rsidDel="007A289B">
          <w:rPr>
            <w:szCs w:val="22"/>
          </w:rPr>
          <w:delText>계약을</w:delText>
        </w:r>
        <w:r w:rsidRPr="00CB2B3F" w:rsidDel="007A289B">
          <w:rPr>
            <w:szCs w:val="22"/>
          </w:rPr>
          <w:delText xml:space="preserve"> </w:delText>
        </w:r>
        <w:r w:rsidRPr="00CB2B3F" w:rsidDel="007A289B">
          <w:rPr>
            <w:szCs w:val="22"/>
          </w:rPr>
          <w:delText>해지한</w:delText>
        </w:r>
        <w:r w:rsidRPr="00CB2B3F" w:rsidDel="007A289B">
          <w:rPr>
            <w:szCs w:val="22"/>
          </w:rPr>
          <w:delText xml:space="preserve"> </w:delText>
        </w:r>
        <w:r w:rsidRPr="00CB2B3F" w:rsidDel="007A289B">
          <w:rPr>
            <w:szCs w:val="22"/>
          </w:rPr>
          <w:delText>것임</w:delText>
        </w:r>
        <w:r w:rsidRPr="00CB2B3F" w:rsidDel="007A289B">
          <w:rPr>
            <w:szCs w:val="22"/>
          </w:rPr>
          <w:delText xml:space="preserve">. </w:delText>
        </w:r>
        <w:r w:rsidRPr="00CB2B3F" w:rsidDel="007A289B">
          <w:rPr>
            <w:szCs w:val="22"/>
          </w:rPr>
          <w:delText>이는</w:delText>
        </w:r>
        <w:r w:rsidRPr="00CB2B3F" w:rsidDel="007A289B">
          <w:rPr>
            <w:szCs w:val="22"/>
          </w:rPr>
          <w:delText xml:space="preserve"> </w:delText>
        </w:r>
        <w:r w:rsidRPr="00CB2B3F" w:rsidDel="007A289B">
          <w:rPr>
            <w:szCs w:val="22"/>
          </w:rPr>
          <w:delText>해당</w:delText>
        </w:r>
        <w:r w:rsidRPr="00CB2B3F" w:rsidDel="007A289B">
          <w:rPr>
            <w:szCs w:val="22"/>
          </w:rPr>
          <w:delText xml:space="preserve"> </w:delText>
        </w:r>
        <w:r w:rsidRPr="00CB2B3F" w:rsidDel="007A289B">
          <w:rPr>
            <w:szCs w:val="22"/>
          </w:rPr>
          <w:delText>대리점의</w:delText>
        </w:r>
        <w:r w:rsidRPr="00CB2B3F" w:rsidDel="007A289B">
          <w:rPr>
            <w:szCs w:val="22"/>
          </w:rPr>
          <w:delText xml:space="preserve"> </w:delText>
        </w:r>
        <w:r w:rsidRPr="00CB2B3F" w:rsidDel="007A289B">
          <w:rPr>
            <w:szCs w:val="22"/>
          </w:rPr>
          <w:delText>귀책사유로</w:delText>
        </w:r>
        <w:r w:rsidRPr="00CB2B3F" w:rsidDel="007A289B">
          <w:rPr>
            <w:szCs w:val="22"/>
          </w:rPr>
          <w:delText xml:space="preserve"> </w:delText>
        </w:r>
        <w:r w:rsidRPr="00CB2B3F" w:rsidDel="007A289B">
          <w:rPr>
            <w:szCs w:val="22"/>
          </w:rPr>
          <w:delText>인해</w:delText>
        </w:r>
        <w:r w:rsidRPr="00CB2B3F" w:rsidDel="007A289B">
          <w:rPr>
            <w:szCs w:val="22"/>
          </w:rPr>
          <w:delText xml:space="preserve"> </w:delText>
        </w:r>
        <w:r w:rsidRPr="00CB2B3F" w:rsidDel="007A289B">
          <w:rPr>
            <w:szCs w:val="22"/>
          </w:rPr>
          <w:delText>거래관계를</w:delText>
        </w:r>
        <w:r w:rsidRPr="00CB2B3F" w:rsidDel="007A289B">
          <w:rPr>
            <w:szCs w:val="22"/>
          </w:rPr>
          <w:delText xml:space="preserve"> </w:delText>
        </w:r>
        <w:r w:rsidRPr="00CB2B3F" w:rsidDel="007A289B">
          <w:rPr>
            <w:szCs w:val="22"/>
          </w:rPr>
          <w:delText>지속하기</w:delText>
        </w:r>
        <w:r w:rsidRPr="00CB2B3F" w:rsidDel="007A289B">
          <w:rPr>
            <w:szCs w:val="22"/>
          </w:rPr>
          <w:delText xml:space="preserve"> </w:delText>
        </w:r>
        <w:r w:rsidRPr="00CB2B3F" w:rsidDel="007A289B">
          <w:rPr>
            <w:szCs w:val="22"/>
          </w:rPr>
          <w:delText>어려운</w:delText>
        </w:r>
        <w:r w:rsidRPr="00CB2B3F" w:rsidDel="007A289B">
          <w:rPr>
            <w:szCs w:val="22"/>
          </w:rPr>
          <w:delText xml:space="preserve"> </w:delText>
        </w:r>
        <w:r w:rsidRPr="00CB2B3F" w:rsidDel="007A289B">
          <w:rPr>
            <w:szCs w:val="22"/>
          </w:rPr>
          <w:delText>중대한</w:delText>
        </w:r>
        <w:r w:rsidRPr="00CB2B3F" w:rsidDel="007A289B">
          <w:rPr>
            <w:szCs w:val="22"/>
          </w:rPr>
          <w:delText xml:space="preserve"> </w:delText>
        </w:r>
        <w:r w:rsidRPr="00CB2B3F" w:rsidDel="007A289B">
          <w:rPr>
            <w:szCs w:val="22"/>
          </w:rPr>
          <w:delText>사정이</w:delText>
        </w:r>
        <w:r w:rsidRPr="00CB2B3F" w:rsidDel="007A289B">
          <w:rPr>
            <w:szCs w:val="22"/>
          </w:rPr>
          <w:delText xml:space="preserve"> </w:delText>
        </w:r>
        <w:r w:rsidRPr="00CB2B3F" w:rsidDel="007A289B">
          <w:rPr>
            <w:szCs w:val="22"/>
          </w:rPr>
          <w:delText>발생한</w:delText>
        </w:r>
        <w:r w:rsidRPr="00CB2B3F" w:rsidDel="007A289B">
          <w:rPr>
            <w:szCs w:val="22"/>
          </w:rPr>
          <w:delText xml:space="preserve"> </w:delText>
        </w:r>
        <w:r w:rsidRPr="00CB2B3F" w:rsidDel="007A289B">
          <w:rPr>
            <w:szCs w:val="22"/>
          </w:rPr>
          <w:delText>것이므로</w:delText>
        </w:r>
        <w:r w:rsidRPr="00CB2B3F" w:rsidDel="007A289B">
          <w:rPr>
            <w:szCs w:val="22"/>
          </w:rPr>
          <w:delText xml:space="preserve"> </w:delText>
        </w:r>
        <w:r w:rsidRPr="00CB2B3F" w:rsidDel="007A289B">
          <w:rPr>
            <w:szCs w:val="22"/>
          </w:rPr>
          <w:delText>대리점법상</w:delText>
        </w:r>
        <w:r w:rsidRPr="00CB2B3F" w:rsidDel="007A289B">
          <w:rPr>
            <w:szCs w:val="22"/>
          </w:rPr>
          <w:delText xml:space="preserve"> </w:delText>
        </w:r>
        <w:r w:rsidRPr="00CB2B3F" w:rsidDel="007A289B">
          <w:rPr>
            <w:szCs w:val="22"/>
          </w:rPr>
          <w:delText>부당한</w:delText>
        </w:r>
        <w:r w:rsidRPr="00CB2B3F" w:rsidDel="007A289B">
          <w:rPr>
            <w:szCs w:val="22"/>
          </w:rPr>
          <w:delText xml:space="preserve"> </w:delText>
        </w:r>
        <w:r w:rsidRPr="00CB2B3F" w:rsidDel="007A289B">
          <w:rPr>
            <w:szCs w:val="22"/>
          </w:rPr>
          <w:lastRenderedPageBreak/>
          <w:delText>거래거절에</w:delText>
        </w:r>
        <w:r w:rsidRPr="00CB2B3F" w:rsidDel="007A289B">
          <w:rPr>
            <w:szCs w:val="22"/>
          </w:rPr>
          <w:delText xml:space="preserve"> </w:delText>
        </w:r>
        <w:r w:rsidRPr="00CB2B3F" w:rsidDel="007A289B">
          <w:rPr>
            <w:szCs w:val="22"/>
          </w:rPr>
          <w:delText>해당할</w:delText>
        </w:r>
        <w:r w:rsidRPr="00CB2B3F" w:rsidDel="007A289B">
          <w:rPr>
            <w:szCs w:val="22"/>
          </w:rPr>
          <w:delText xml:space="preserve"> </w:delText>
        </w:r>
        <w:r w:rsidRPr="00CB2B3F" w:rsidDel="007A289B">
          <w:rPr>
            <w:szCs w:val="22"/>
          </w:rPr>
          <w:delText>리스크는</w:delText>
        </w:r>
        <w:r w:rsidRPr="00CB2B3F" w:rsidDel="007A289B">
          <w:rPr>
            <w:szCs w:val="22"/>
          </w:rPr>
          <w:delText xml:space="preserve"> </w:delText>
        </w:r>
        <w:r w:rsidRPr="00CB2B3F" w:rsidDel="007A289B">
          <w:rPr>
            <w:szCs w:val="22"/>
          </w:rPr>
          <w:delText>낮을</w:delText>
        </w:r>
        <w:r w:rsidRPr="00CB2B3F" w:rsidDel="007A289B">
          <w:rPr>
            <w:szCs w:val="22"/>
          </w:rPr>
          <w:delText xml:space="preserve"> </w:delText>
        </w:r>
        <w:r w:rsidRPr="00CB2B3F" w:rsidDel="007A289B">
          <w:rPr>
            <w:szCs w:val="22"/>
          </w:rPr>
          <w:delText>것으로</w:delText>
        </w:r>
        <w:r w:rsidRPr="00CB2B3F" w:rsidDel="007A289B">
          <w:rPr>
            <w:szCs w:val="22"/>
          </w:rPr>
          <w:delText xml:space="preserve"> </w:delText>
        </w:r>
        <w:r w:rsidRPr="00CB2B3F" w:rsidDel="007A289B">
          <w:rPr>
            <w:szCs w:val="22"/>
          </w:rPr>
          <w:delText>판단됨</w:delText>
        </w:r>
        <w:r w:rsidRPr="00CB2B3F" w:rsidDel="007A289B">
          <w:rPr>
            <w:szCs w:val="22"/>
          </w:rPr>
          <w:delText xml:space="preserve">. </w:delText>
        </w:r>
      </w:del>
    </w:p>
    <w:p w14:paraId="165A9C06" w14:textId="77777777" w:rsidR="00026A7E" w:rsidRPr="00CB2B3F" w:rsidRDefault="00026A7E" w:rsidP="00026A7E">
      <w:pPr>
        <w:pStyle w:val="a5"/>
        <w:ind w:leftChars="0" w:left="454"/>
        <w:rPr>
          <w:szCs w:val="22"/>
        </w:rPr>
      </w:pPr>
    </w:p>
    <w:p w14:paraId="2D2046C8" w14:textId="77777777" w:rsidR="00026A7E" w:rsidRPr="00CB2B3F" w:rsidRDefault="00026A7E" w:rsidP="00026A7E">
      <w:pPr>
        <w:pStyle w:val="a5"/>
        <w:numPr>
          <w:ilvl w:val="0"/>
          <w:numId w:val="73"/>
        </w:numPr>
        <w:spacing w:after="240" w:line="350" w:lineRule="atLeast"/>
        <w:ind w:leftChars="0"/>
        <w:rPr>
          <w:b/>
          <w:szCs w:val="22"/>
        </w:rPr>
      </w:pPr>
      <w:r w:rsidRPr="00CB2B3F">
        <w:rPr>
          <w:b/>
          <w:szCs w:val="22"/>
        </w:rPr>
        <w:t>대리점법</w:t>
      </w:r>
      <w:r w:rsidRPr="00CB2B3F">
        <w:rPr>
          <w:b/>
          <w:szCs w:val="22"/>
        </w:rPr>
        <w:t xml:space="preserve"> </w:t>
      </w:r>
      <w:r w:rsidRPr="00CB2B3F">
        <w:rPr>
          <w:b/>
          <w:szCs w:val="22"/>
        </w:rPr>
        <w:t>위반</w:t>
      </w:r>
      <w:r w:rsidRPr="00CB2B3F">
        <w:rPr>
          <w:b/>
          <w:szCs w:val="22"/>
        </w:rPr>
        <w:t xml:space="preserve"> </w:t>
      </w:r>
      <w:r w:rsidRPr="00CB2B3F">
        <w:rPr>
          <w:b/>
          <w:szCs w:val="22"/>
        </w:rPr>
        <w:t>관련</w:t>
      </w:r>
      <w:r w:rsidRPr="00CB2B3F">
        <w:rPr>
          <w:b/>
          <w:szCs w:val="22"/>
        </w:rPr>
        <w:t xml:space="preserve"> </w:t>
      </w:r>
      <w:r w:rsidRPr="00CB2B3F">
        <w:rPr>
          <w:b/>
          <w:szCs w:val="22"/>
        </w:rPr>
        <w:t>진행</w:t>
      </w:r>
      <w:r w:rsidRPr="00CB2B3F">
        <w:rPr>
          <w:b/>
          <w:szCs w:val="22"/>
        </w:rPr>
        <w:t xml:space="preserve"> </w:t>
      </w:r>
      <w:r w:rsidRPr="00CB2B3F">
        <w:rPr>
          <w:b/>
          <w:szCs w:val="22"/>
        </w:rPr>
        <w:t>중인</w:t>
      </w:r>
      <w:r w:rsidRPr="00CB2B3F">
        <w:rPr>
          <w:b/>
          <w:szCs w:val="22"/>
        </w:rPr>
        <w:t xml:space="preserve"> </w:t>
      </w:r>
      <w:proofErr w:type="spellStart"/>
      <w:r w:rsidRPr="00CB2B3F">
        <w:rPr>
          <w:b/>
          <w:szCs w:val="22"/>
        </w:rPr>
        <w:t>공정위</w:t>
      </w:r>
      <w:proofErr w:type="spellEnd"/>
      <w:r w:rsidRPr="00CB2B3F">
        <w:rPr>
          <w:b/>
          <w:szCs w:val="22"/>
        </w:rPr>
        <w:t xml:space="preserve"> </w:t>
      </w:r>
      <w:r w:rsidRPr="00CB2B3F">
        <w:rPr>
          <w:b/>
          <w:szCs w:val="22"/>
        </w:rPr>
        <w:t>조사</w:t>
      </w:r>
      <w:r w:rsidRPr="00CB2B3F">
        <w:rPr>
          <w:b/>
          <w:szCs w:val="22"/>
        </w:rPr>
        <w:t xml:space="preserve"> </w:t>
      </w:r>
    </w:p>
    <w:p w14:paraId="4A482DC3" w14:textId="77777777" w:rsidR="00026A7E" w:rsidRPr="00CB2B3F" w:rsidRDefault="00026A7E" w:rsidP="00026A7E">
      <w:pPr>
        <w:pStyle w:val="a5"/>
        <w:numPr>
          <w:ilvl w:val="2"/>
          <w:numId w:val="100"/>
        </w:numPr>
        <w:spacing w:before="240" w:after="240" w:line="350" w:lineRule="atLeast"/>
        <w:ind w:leftChars="0" w:left="1361" w:hanging="454"/>
        <w:rPr>
          <w:szCs w:val="22"/>
          <w:u w:val="single"/>
        </w:rPr>
      </w:pPr>
      <w:r w:rsidRPr="00CB2B3F">
        <w:rPr>
          <w:szCs w:val="22"/>
          <w:u w:val="single"/>
        </w:rPr>
        <w:t>현황</w:t>
      </w:r>
    </w:p>
    <w:p w14:paraId="4E107A24" w14:textId="77777777" w:rsidR="00026A7E" w:rsidRPr="00CB2B3F" w:rsidRDefault="00026A7E" w:rsidP="00026A7E">
      <w:pPr>
        <w:pStyle w:val="a5"/>
        <w:spacing w:after="240" w:line="350" w:lineRule="atLeast"/>
        <w:ind w:leftChars="0" w:left="1361"/>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대상회사에</w:t>
      </w:r>
      <w:r w:rsidRPr="00CB2B3F">
        <w:rPr>
          <w:szCs w:val="22"/>
        </w:rPr>
        <w:t xml:space="preserve"> </w:t>
      </w:r>
      <w:r w:rsidRPr="00CB2B3F">
        <w:rPr>
          <w:szCs w:val="22"/>
        </w:rPr>
        <w:t>대리점법</w:t>
      </w:r>
      <w:r w:rsidRPr="00CB2B3F">
        <w:rPr>
          <w:szCs w:val="22"/>
        </w:rPr>
        <w:t xml:space="preserve"> </w:t>
      </w:r>
      <w:r w:rsidRPr="00CB2B3F">
        <w:rPr>
          <w:szCs w:val="22"/>
        </w:rPr>
        <w:t>위반으로</w:t>
      </w:r>
      <w:r w:rsidRPr="00CB2B3F">
        <w:rPr>
          <w:szCs w:val="22"/>
        </w:rPr>
        <w:t xml:space="preserve"> </w:t>
      </w:r>
      <w:r w:rsidRPr="00CB2B3F">
        <w:rPr>
          <w:szCs w:val="22"/>
        </w:rPr>
        <w:t>현재</w:t>
      </w:r>
      <w:r w:rsidRPr="00CB2B3F">
        <w:rPr>
          <w:szCs w:val="22"/>
        </w:rPr>
        <w:t xml:space="preserve"> </w:t>
      </w:r>
      <w:r w:rsidRPr="00CB2B3F">
        <w:rPr>
          <w:szCs w:val="22"/>
        </w:rPr>
        <w:t>진행</w:t>
      </w:r>
      <w:r w:rsidRPr="00CB2B3F">
        <w:rPr>
          <w:szCs w:val="22"/>
        </w:rPr>
        <w:t xml:space="preserve"> </w:t>
      </w:r>
      <w:r w:rsidRPr="00CB2B3F">
        <w:rPr>
          <w:szCs w:val="22"/>
        </w:rPr>
        <w:t>중인</w:t>
      </w:r>
      <w:r w:rsidRPr="00CB2B3F">
        <w:rPr>
          <w:szCs w:val="22"/>
        </w:rPr>
        <w:t xml:space="preserve"> </w:t>
      </w:r>
      <w:proofErr w:type="spellStart"/>
      <w:r w:rsidRPr="00CB2B3F">
        <w:rPr>
          <w:szCs w:val="22"/>
        </w:rPr>
        <w:t>공정위</w:t>
      </w:r>
      <w:proofErr w:type="spellEnd"/>
      <w:r w:rsidRPr="00CB2B3F">
        <w:rPr>
          <w:szCs w:val="22"/>
        </w:rPr>
        <w:t xml:space="preserve"> </w:t>
      </w:r>
      <w:r w:rsidRPr="00CB2B3F">
        <w:rPr>
          <w:szCs w:val="22"/>
        </w:rPr>
        <w:t>조사는</w:t>
      </w:r>
      <w:r w:rsidRPr="00CB2B3F">
        <w:rPr>
          <w:szCs w:val="22"/>
        </w:rPr>
        <w:t xml:space="preserve"> 2</w:t>
      </w:r>
      <w:r w:rsidRPr="00CB2B3F">
        <w:rPr>
          <w:szCs w:val="22"/>
        </w:rPr>
        <w:t>건이</w:t>
      </w:r>
      <w:r w:rsidRPr="00CB2B3F">
        <w:rPr>
          <w:szCs w:val="22"/>
        </w:rPr>
        <w:t xml:space="preserve"> </w:t>
      </w:r>
      <w:r w:rsidRPr="00CB2B3F">
        <w:rPr>
          <w:szCs w:val="22"/>
        </w:rPr>
        <w:t>있으며</w:t>
      </w:r>
      <w:r w:rsidRPr="00CB2B3F">
        <w:rPr>
          <w:szCs w:val="22"/>
        </w:rPr>
        <w:t xml:space="preserve">, </w:t>
      </w:r>
      <w:r w:rsidRPr="00CB2B3F">
        <w:rPr>
          <w:szCs w:val="22"/>
        </w:rPr>
        <w:t>구체적인</w:t>
      </w:r>
      <w:r w:rsidRPr="00CB2B3F">
        <w:rPr>
          <w:szCs w:val="22"/>
        </w:rPr>
        <w:t xml:space="preserve"> </w:t>
      </w:r>
      <w:r w:rsidRPr="00CB2B3F">
        <w:rPr>
          <w:szCs w:val="22"/>
        </w:rPr>
        <w:t>내용은</w:t>
      </w:r>
      <w:r w:rsidRPr="00CB2B3F">
        <w:rPr>
          <w:szCs w:val="22"/>
        </w:rPr>
        <w:t xml:space="preserve"> </w:t>
      </w:r>
      <w:r w:rsidRPr="00CB2B3F">
        <w:rPr>
          <w:szCs w:val="22"/>
        </w:rPr>
        <w:t>아래와</w:t>
      </w:r>
      <w:r w:rsidRPr="00CB2B3F">
        <w:rPr>
          <w:szCs w:val="22"/>
        </w:rPr>
        <w:t xml:space="preserve"> </w:t>
      </w:r>
      <w:r w:rsidRPr="00CB2B3F">
        <w:rPr>
          <w:szCs w:val="22"/>
        </w:rPr>
        <w:t>같음</w:t>
      </w:r>
      <w:r w:rsidRPr="00CB2B3F">
        <w:rPr>
          <w:szCs w:val="22"/>
        </w:rPr>
        <w:t>.</w:t>
      </w:r>
    </w:p>
    <w:tbl>
      <w:tblPr>
        <w:tblW w:w="4294" w:type="pct"/>
        <w:tblInd w:w="1361"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1313"/>
        <w:gridCol w:w="1281"/>
        <w:gridCol w:w="4071"/>
        <w:gridCol w:w="1612"/>
      </w:tblGrid>
      <w:tr w:rsidR="00026A7E" w:rsidRPr="00CB2B3F" w14:paraId="24FFDE09" w14:textId="77777777" w:rsidTr="0091358C">
        <w:trPr>
          <w:tblHeader/>
        </w:trPr>
        <w:tc>
          <w:tcPr>
            <w:tcW w:w="793" w:type="pct"/>
            <w:tcBorders>
              <w:top w:val="single" w:sz="12" w:space="0" w:color="404040" w:themeColor="text1" w:themeTint="BF"/>
              <w:bottom w:val="single" w:sz="4" w:space="0" w:color="404040" w:themeColor="text1" w:themeTint="BF"/>
            </w:tcBorders>
            <w:shd w:val="clear" w:color="auto" w:fill="DEEEEE"/>
            <w:vAlign w:val="center"/>
          </w:tcPr>
          <w:p w14:paraId="692A8AEC"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상대방</w:t>
            </w:r>
          </w:p>
        </w:tc>
        <w:tc>
          <w:tcPr>
            <w:tcW w:w="774" w:type="pct"/>
            <w:tcBorders>
              <w:top w:val="single" w:sz="12" w:space="0" w:color="404040" w:themeColor="text1" w:themeTint="BF"/>
              <w:bottom w:val="single" w:sz="4" w:space="0" w:color="404040" w:themeColor="text1" w:themeTint="BF"/>
            </w:tcBorders>
            <w:shd w:val="clear" w:color="auto" w:fill="DEEEEE"/>
            <w:vAlign w:val="center"/>
          </w:tcPr>
          <w:p w14:paraId="20206364" w14:textId="77777777" w:rsidR="00026A7E" w:rsidRPr="00CB2B3F" w:rsidRDefault="00026A7E" w:rsidP="0091358C">
            <w:pPr>
              <w:pStyle w:val="a5"/>
              <w:spacing w:line="280" w:lineRule="atLeast"/>
              <w:ind w:leftChars="0" w:left="0"/>
              <w:jc w:val="center"/>
              <w:rPr>
                <w:b/>
                <w:sz w:val="20"/>
                <w:szCs w:val="20"/>
              </w:rPr>
            </w:pPr>
            <w:proofErr w:type="spellStart"/>
            <w:r w:rsidRPr="00CB2B3F">
              <w:rPr>
                <w:b/>
                <w:sz w:val="20"/>
                <w:szCs w:val="20"/>
              </w:rPr>
              <w:t>법위반</w:t>
            </w:r>
            <w:proofErr w:type="spellEnd"/>
            <w:r w:rsidRPr="00CB2B3F">
              <w:rPr>
                <w:b/>
                <w:sz w:val="20"/>
                <w:szCs w:val="20"/>
              </w:rPr>
              <w:t xml:space="preserve"> </w:t>
            </w:r>
            <w:r w:rsidRPr="00CB2B3F">
              <w:rPr>
                <w:b/>
                <w:sz w:val="20"/>
                <w:szCs w:val="20"/>
              </w:rPr>
              <w:t>내용</w:t>
            </w:r>
          </w:p>
        </w:tc>
        <w:tc>
          <w:tcPr>
            <w:tcW w:w="2459" w:type="pct"/>
            <w:tcBorders>
              <w:top w:val="single" w:sz="12" w:space="0" w:color="404040" w:themeColor="text1" w:themeTint="BF"/>
              <w:bottom w:val="single" w:sz="4" w:space="0" w:color="404040" w:themeColor="text1" w:themeTint="BF"/>
            </w:tcBorders>
            <w:shd w:val="clear" w:color="auto" w:fill="DEEEEE"/>
            <w:vAlign w:val="center"/>
          </w:tcPr>
          <w:p w14:paraId="1591BD23"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경위</w:t>
            </w:r>
          </w:p>
        </w:tc>
        <w:tc>
          <w:tcPr>
            <w:tcW w:w="974" w:type="pct"/>
            <w:tcBorders>
              <w:top w:val="single" w:sz="12" w:space="0" w:color="404040" w:themeColor="text1" w:themeTint="BF"/>
              <w:bottom w:val="single" w:sz="4" w:space="0" w:color="404040" w:themeColor="text1" w:themeTint="BF"/>
            </w:tcBorders>
            <w:shd w:val="clear" w:color="auto" w:fill="DEEEEE"/>
            <w:vAlign w:val="center"/>
          </w:tcPr>
          <w:p w14:paraId="131197F9" w14:textId="77777777" w:rsidR="00026A7E" w:rsidRPr="00CB2B3F" w:rsidRDefault="00026A7E" w:rsidP="0091358C">
            <w:pPr>
              <w:pStyle w:val="a5"/>
              <w:spacing w:line="280" w:lineRule="atLeast"/>
              <w:ind w:leftChars="0" w:left="0"/>
              <w:jc w:val="center"/>
              <w:rPr>
                <w:b/>
                <w:sz w:val="20"/>
                <w:szCs w:val="20"/>
              </w:rPr>
            </w:pPr>
            <w:r w:rsidRPr="00CB2B3F">
              <w:rPr>
                <w:b/>
                <w:sz w:val="20"/>
                <w:szCs w:val="20"/>
              </w:rPr>
              <w:t>진행경과</w:t>
            </w:r>
          </w:p>
        </w:tc>
      </w:tr>
      <w:tr w:rsidR="00026A7E" w:rsidRPr="00CB2B3F" w14:paraId="64CBDB28" w14:textId="77777777" w:rsidTr="0091358C">
        <w:tc>
          <w:tcPr>
            <w:tcW w:w="793" w:type="pct"/>
            <w:tcBorders>
              <w:top w:val="single" w:sz="4" w:space="0" w:color="404040" w:themeColor="text1" w:themeTint="BF"/>
            </w:tcBorders>
            <w:shd w:val="clear" w:color="auto" w:fill="auto"/>
            <w:vAlign w:val="center"/>
          </w:tcPr>
          <w:p w14:paraId="06F5CA0D" w14:textId="77777777" w:rsidR="00026A7E" w:rsidRPr="00CB2B3F" w:rsidRDefault="00026A7E" w:rsidP="0091358C">
            <w:pPr>
              <w:pStyle w:val="a5"/>
              <w:spacing w:line="280" w:lineRule="atLeast"/>
              <w:ind w:leftChars="0" w:left="0"/>
              <w:jc w:val="center"/>
              <w:rPr>
                <w:sz w:val="20"/>
                <w:szCs w:val="20"/>
              </w:rPr>
            </w:pPr>
            <w:r w:rsidRPr="00CB2B3F">
              <w:rPr>
                <w:sz w:val="20"/>
                <w:szCs w:val="20"/>
              </w:rPr>
              <w:t>이상호</w:t>
            </w:r>
          </w:p>
        </w:tc>
        <w:tc>
          <w:tcPr>
            <w:tcW w:w="774" w:type="pct"/>
            <w:tcBorders>
              <w:top w:val="single" w:sz="4" w:space="0" w:color="404040" w:themeColor="text1" w:themeTint="BF"/>
            </w:tcBorders>
            <w:shd w:val="clear" w:color="auto" w:fill="auto"/>
            <w:vAlign w:val="center"/>
          </w:tcPr>
          <w:p w14:paraId="1E5512D7" w14:textId="77777777" w:rsidR="00026A7E" w:rsidRPr="00CB2B3F" w:rsidRDefault="00026A7E" w:rsidP="0091358C">
            <w:pPr>
              <w:pStyle w:val="a5"/>
              <w:spacing w:line="280" w:lineRule="atLeast"/>
              <w:ind w:leftChars="0" w:left="0"/>
              <w:jc w:val="center"/>
              <w:rPr>
                <w:sz w:val="20"/>
                <w:szCs w:val="20"/>
              </w:rPr>
            </w:pPr>
            <w:r w:rsidRPr="00CB2B3F">
              <w:rPr>
                <w:sz w:val="20"/>
                <w:szCs w:val="20"/>
              </w:rPr>
              <w:t>불이익제공</w:t>
            </w:r>
          </w:p>
        </w:tc>
        <w:tc>
          <w:tcPr>
            <w:tcW w:w="2459" w:type="pct"/>
            <w:tcBorders>
              <w:top w:val="single" w:sz="4" w:space="0" w:color="404040" w:themeColor="text1" w:themeTint="BF"/>
            </w:tcBorders>
            <w:shd w:val="clear" w:color="auto" w:fill="auto"/>
            <w:vAlign w:val="center"/>
          </w:tcPr>
          <w:p w14:paraId="40C08BD6" w14:textId="77777777" w:rsidR="00026A7E" w:rsidRDefault="00026A7E" w:rsidP="0091358C">
            <w:pPr>
              <w:pStyle w:val="a5"/>
              <w:numPr>
                <w:ilvl w:val="0"/>
                <w:numId w:val="74"/>
              </w:numPr>
              <w:spacing w:before="60" w:after="60" w:line="280" w:lineRule="atLeast"/>
              <w:ind w:leftChars="0" w:left="227" w:hanging="227"/>
              <w:rPr>
                <w:sz w:val="20"/>
                <w:szCs w:val="20"/>
              </w:rPr>
            </w:pPr>
            <w:r>
              <w:rPr>
                <w:rFonts w:hint="eastAsia"/>
                <w:sz w:val="20"/>
                <w:szCs w:val="20"/>
              </w:rPr>
              <w:t>대리점주</w:t>
            </w:r>
            <w:r>
              <w:rPr>
                <w:rFonts w:hint="eastAsia"/>
                <w:sz w:val="20"/>
                <w:szCs w:val="20"/>
              </w:rPr>
              <w:t xml:space="preserve"> </w:t>
            </w:r>
            <w:r>
              <w:rPr>
                <w:rFonts w:hint="eastAsia"/>
                <w:sz w:val="20"/>
                <w:szCs w:val="20"/>
              </w:rPr>
              <w:t>이상호는</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불이익제공행위로</w:t>
            </w:r>
            <w:r>
              <w:rPr>
                <w:rFonts w:hint="eastAsia"/>
                <w:sz w:val="20"/>
                <w:szCs w:val="20"/>
              </w:rPr>
              <w:t xml:space="preserve"> </w:t>
            </w:r>
            <w:r>
              <w:rPr>
                <w:rFonts w:hint="eastAsia"/>
                <w:sz w:val="20"/>
                <w:szCs w:val="20"/>
              </w:rPr>
              <w:t>인하여</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손해</w:t>
            </w:r>
            <w:r>
              <w:rPr>
                <w:rFonts w:hint="eastAsia"/>
                <w:sz w:val="20"/>
                <w:szCs w:val="20"/>
              </w:rPr>
              <w:t xml:space="preserve"> </w:t>
            </w:r>
            <w:r>
              <w:rPr>
                <w:sz w:val="20"/>
                <w:szCs w:val="20"/>
              </w:rPr>
              <w:t>2,246,400,000</w:t>
            </w:r>
            <w:r>
              <w:rPr>
                <w:rFonts w:hint="eastAsia"/>
                <w:sz w:val="20"/>
                <w:szCs w:val="20"/>
              </w:rPr>
              <w:t>원을</w:t>
            </w:r>
            <w:r>
              <w:rPr>
                <w:rFonts w:hint="eastAsia"/>
                <w:sz w:val="20"/>
                <w:szCs w:val="20"/>
              </w:rPr>
              <w:t xml:space="preserve"> </w:t>
            </w:r>
            <w:r>
              <w:rPr>
                <w:rFonts w:hint="eastAsia"/>
                <w:sz w:val="20"/>
                <w:szCs w:val="20"/>
              </w:rPr>
              <w:t>청구함</w:t>
            </w:r>
            <w:r>
              <w:rPr>
                <w:rFonts w:hint="eastAsia"/>
                <w:sz w:val="20"/>
                <w:szCs w:val="20"/>
              </w:rPr>
              <w:t>.</w:t>
            </w:r>
          </w:p>
          <w:p w14:paraId="35C16064" w14:textId="77777777" w:rsidR="00026A7E" w:rsidRDefault="00026A7E" w:rsidP="0091358C">
            <w:pPr>
              <w:pStyle w:val="a5"/>
              <w:numPr>
                <w:ilvl w:val="0"/>
                <w:numId w:val="74"/>
              </w:numPr>
              <w:spacing w:before="60" w:after="60" w:line="280" w:lineRule="atLeast"/>
              <w:ind w:leftChars="0" w:left="227" w:hanging="227"/>
              <w:rPr>
                <w:sz w:val="20"/>
                <w:szCs w:val="20"/>
              </w:rPr>
            </w:pPr>
            <w:r>
              <w:rPr>
                <w:rFonts w:hint="eastAsia"/>
                <w:sz w:val="20"/>
                <w:szCs w:val="20"/>
              </w:rPr>
              <w:t>이에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공정거래위원회</w:t>
            </w:r>
            <w:r>
              <w:rPr>
                <w:rFonts w:hint="eastAsia"/>
                <w:sz w:val="20"/>
                <w:szCs w:val="20"/>
              </w:rPr>
              <w:t xml:space="preserve"> </w:t>
            </w:r>
            <w:r>
              <w:rPr>
                <w:rFonts w:hint="eastAsia"/>
                <w:sz w:val="20"/>
                <w:szCs w:val="20"/>
              </w:rPr>
              <w:t>조정이</w:t>
            </w:r>
            <w:r>
              <w:rPr>
                <w:rFonts w:hint="eastAsia"/>
                <w:sz w:val="20"/>
                <w:szCs w:val="20"/>
              </w:rPr>
              <w:t xml:space="preserve"> 2020. </w:t>
            </w:r>
            <w:r>
              <w:rPr>
                <w:sz w:val="20"/>
                <w:szCs w:val="20"/>
              </w:rPr>
              <w:t xml:space="preserve">9. </w:t>
            </w:r>
            <w:proofErr w:type="gramStart"/>
            <w:r>
              <w:rPr>
                <w:sz w:val="20"/>
                <w:szCs w:val="20"/>
              </w:rPr>
              <w:t>29.</w:t>
            </w:r>
            <w:r>
              <w:rPr>
                <w:rFonts w:hint="eastAsia"/>
                <w:sz w:val="20"/>
                <w:szCs w:val="20"/>
              </w:rPr>
              <w:t>자로</w:t>
            </w:r>
            <w:proofErr w:type="gramEnd"/>
            <w:r>
              <w:rPr>
                <w:rFonts w:hint="eastAsia"/>
                <w:sz w:val="20"/>
                <w:szCs w:val="20"/>
              </w:rPr>
              <w:t xml:space="preserve"> </w:t>
            </w:r>
            <w:r>
              <w:rPr>
                <w:rFonts w:hint="eastAsia"/>
                <w:sz w:val="20"/>
                <w:szCs w:val="20"/>
              </w:rPr>
              <w:t>결렬됨</w:t>
            </w:r>
            <w:r>
              <w:rPr>
                <w:rFonts w:hint="eastAsia"/>
                <w:sz w:val="20"/>
                <w:szCs w:val="20"/>
              </w:rPr>
              <w:t>.</w:t>
            </w:r>
          </w:p>
          <w:p w14:paraId="569BB963" w14:textId="77777777" w:rsidR="00026A7E" w:rsidRPr="00CB2B3F" w:rsidRDefault="00026A7E" w:rsidP="0091358C">
            <w:pPr>
              <w:pStyle w:val="a5"/>
              <w:numPr>
                <w:ilvl w:val="0"/>
                <w:numId w:val="74"/>
              </w:numPr>
              <w:spacing w:before="60" w:after="60" w:line="280" w:lineRule="atLeast"/>
              <w:ind w:leftChars="0" w:left="227" w:hanging="227"/>
              <w:rPr>
                <w:sz w:val="20"/>
                <w:szCs w:val="20"/>
              </w:rPr>
            </w:pPr>
            <w:ins w:id="492" w:author="jiwon.suh1" w:date="2021-08-29T20:07:00Z">
              <w:r>
                <w:rPr>
                  <w:rFonts w:hint="eastAsia"/>
                  <w:sz w:val="20"/>
                  <w:szCs w:val="20"/>
                </w:rPr>
                <w:t>이후</w:t>
              </w:r>
              <w:r>
                <w:rPr>
                  <w:rFonts w:hint="eastAsia"/>
                  <w:sz w:val="20"/>
                  <w:szCs w:val="20"/>
                </w:rPr>
                <w:t xml:space="preserve"> </w:t>
              </w:r>
              <w:r>
                <w:rPr>
                  <w:rFonts w:hint="eastAsia"/>
                  <w:sz w:val="20"/>
                  <w:szCs w:val="20"/>
                </w:rPr>
                <w:t>공정위로</w:t>
              </w:r>
              <w:r>
                <w:rPr>
                  <w:rFonts w:hint="eastAsia"/>
                  <w:sz w:val="20"/>
                  <w:szCs w:val="20"/>
                </w:rPr>
                <w:t xml:space="preserve"> </w:t>
              </w:r>
              <w:r>
                <w:rPr>
                  <w:rFonts w:hint="eastAsia"/>
                  <w:sz w:val="20"/>
                  <w:szCs w:val="20"/>
                </w:rPr>
                <w:t>이관되었으나</w:t>
              </w:r>
              <w:r>
                <w:rPr>
                  <w:rFonts w:hint="eastAsia"/>
                  <w:sz w:val="20"/>
                  <w:szCs w:val="20"/>
                </w:rPr>
                <w:t xml:space="preserve"> </w:t>
              </w:r>
              <w:r>
                <w:rPr>
                  <w:rFonts w:hint="eastAsia"/>
                  <w:sz w:val="20"/>
                  <w:szCs w:val="20"/>
                </w:rPr>
                <w:t>추가</w:t>
              </w:r>
              <w:r>
                <w:rPr>
                  <w:rFonts w:hint="eastAsia"/>
                  <w:sz w:val="20"/>
                  <w:szCs w:val="20"/>
                </w:rPr>
                <w:t xml:space="preserve"> </w:t>
              </w:r>
              <w:r>
                <w:rPr>
                  <w:rFonts w:hint="eastAsia"/>
                  <w:sz w:val="20"/>
                  <w:szCs w:val="20"/>
                </w:rPr>
                <w:t>진행상황</w:t>
              </w:r>
              <w:r>
                <w:rPr>
                  <w:rFonts w:hint="eastAsia"/>
                  <w:sz w:val="20"/>
                  <w:szCs w:val="20"/>
                </w:rPr>
                <w:t xml:space="preserve"> </w:t>
              </w:r>
              <w:r>
                <w:rPr>
                  <w:rFonts w:hint="eastAsia"/>
                  <w:sz w:val="20"/>
                  <w:szCs w:val="20"/>
                </w:rPr>
                <w:t>없음</w:t>
              </w:r>
              <w:r>
                <w:rPr>
                  <w:rFonts w:hint="eastAsia"/>
                  <w:sz w:val="20"/>
                  <w:szCs w:val="20"/>
                </w:rPr>
                <w:t>.</w:t>
              </w:r>
            </w:ins>
            <w:del w:id="493" w:author="jiwon.suh1" w:date="2021-08-29T20:07:00Z">
              <w:r w:rsidDel="007A289B">
                <w:rPr>
                  <w:sz w:val="20"/>
                  <w:szCs w:val="20"/>
                </w:rPr>
                <w:delText>[</w:delText>
              </w:r>
              <w:r w:rsidRPr="00694E88" w:rsidDel="007A289B">
                <w:rPr>
                  <w:rFonts w:hint="eastAsia"/>
                  <w:sz w:val="20"/>
                  <w:szCs w:val="20"/>
                  <w:highlight w:val="yellow"/>
                </w:rPr>
                <w:delText>합의여부</w:delText>
              </w:r>
              <w:r w:rsidRPr="00694E88" w:rsidDel="007A289B">
                <w:rPr>
                  <w:rFonts w:hint="eastAsia"/>
                  <w:sz w:val="20"/>
                  <w:szCs w:val="20"/>
                  <w:highlight w:val="yellow"/>
                </w:rPr>
                <w:delText>,</w:delText>
              </w:r>
              <w:r w:rsidRPr="00694E88" w:rsidDel="007A289B">
                <w:rPr>
                  <w:sz w:val="20"/>
                  <w:szCs w:val="20"/>
                  <w:highlight w:val="yellow"/>
                </w:rPr>
                <w:delText xml:space="preserve"> </w:delText>
              </w:r>
              <w:r w:rsidRPr="00694E88" w:rsidDel="007A289B">
                <w:rPr>
                  <w:rFonts w:hint="eastAsia"/>
                  <w:sz w:val="20"/>
                  <w:szCs w:val="20"/>
                  <w:highlight w:val="yellow"/>
                </w:rPr>
                <w:delText>보상금</w:delText>
              </w:r>
              <w:r w:rsidRPr="00694E88" w:rsidDel="007A289B">
                <w:rPr>
                  <w:rFonts w:hint="eastAsia"/>
                  <w:sz w:val="20"/>
                  <w:szCs w:val="20"/>
                  <w:highlight w:val="yellow"/>
                </w:rPr>
                <w:delText xml:space="preserve"> </w:delText>
              </w:r>
              <w:r w:rsidRPr="00694E88" w:rsidDel="007A289B">
                <w:rPr>
                  <w:rFonts w:hint="eastAsia"/>
                  <w:sz w:val="20"/>
                  <w:szCs w:val="20"/>
                  <w:highlight w:val="yellow"/>
                </w:rPr>
                <w:delText>지급여부</w:delText>
              </w:r>
              <w:r w:rsidRPr="00694E88" w:rsidDel="007A289B">
                <w:rPr>
                  <w:rFonts w:hint="eastAsia"/>
                  <w:sz w:val="20"/>
                  <w:szCs w:val="20"/>
                  <w:highlight w:val="yellow"/>
                </w:rPr>
                <w:delText xml:space="preserve"> </w:delText>
              </w:r>
              <w:r w:rsidRPr="00694E88" w:rsidDel="007A289B">
                <w:rPr>
                  <w:rFonts w:hint="eastAsia"/>
                  <w:sz w:val="20"/>
                  <w:szCs w:val="20"/>
                  <w:highlight w:val="yellow"/>
                </w:rPr>
                <w:delText>합의내용</w:delText>
              </w:r>
              <w:r w:rsidDel="007A289B">
                <w:rPr>
                  <w:sz w:val="20"/>
                  <w:szCs w:val="20"/>
                </w:rPr>
                <w:delText>]</w:delText>
              </w:r>
            </w:del>
          </w:p>
        </w:tc>
        <w:tc>
          <w:tcPr>
            <w:tcW w:w="974" w:type="pct"/>
            <w:tcBorders>
              <w:top w:val="single" w:sz="4" w:space="0" w:color="404040" w:themeColor="text1" w:themeTint="BF"/>
            </w:tcBorders>
            <w:shd w:val="clear" w:color="auto" w:fill="auto"/>
            <w:vAlign w:val="center"/>
          </w:tcPr>
          <w:p w14:paraId="2F23FBBC" w14:textId="77777777" w:rsidR="00026A7E" w:rsidDel="007A289B" w:rsidRDefault="00026A7E" w:rsidP="0091358C">
            <w:pPr>
              <w:pStyle w:val="a5"/>
              <w:spacing w:line="280" w:lineRule="atLeast"/>
              <w:ind w:leftChars="0" w:left="0"/>
              <w:jc w:val="center"/>
              <w:rPr>
                <w:del w:id="494" w:author="jiwon.suh1" w:date="2021-08-29T20:07:00Z"/>
                <w:sz w:val="20"/>
                <w:szCs w:val="20"/>
              </w:rPr>
            </w:pPr>
            <w:r w:rsidRPr="00CB2B3F">
              <w:rPr>
                <w:sz w:val="20"/>
                <w:szCs w:val="20"/>
              </w:rPr>
              <w:t>2020. 9. 29.</w:t>
            </w:r>
            <w:r w:rsidRPr="00CB2B3F">
              <w:rPr>
                <w:sz w:val="20"/>
                <w:szCs w:val="20"/>
              </w:rPr>
              <w:br/>
            </w:r>
            <w:r w:rsidRPr="00CB2B3F">
              <w:rPr>
                <w:sz w:val="20"/>
                <w:szCs w:val="20"/>
              </w:rPr>
              <w:t>조정</w:t>
            </w:r>
            <w:r w:rsidRPr="00CB2B3F">
              <w:rPr>
                <w:sz w:val="20"/>
                <w:szCs w:val="20"/>
              </w:rPr>
              <w:t xml:space="preserve"> </w:t>
            </w:r>
            <w:r w:rsidRPr="00CB2B3F">
              <w:rPr>
                <w:sz w:val="20"/>
                <w:szCs w:val="20"/>
              </w:rPr>
              <w:t>결렬</w:t>
            </w:r>
          </w:p>
          <w:p w14:paraId="127D1CF0" w14:textId="77777777" w:rsidR="00026A7E" w:rsidRPr="00CB2B3F" w:rsidRDefault="00026A7E" w:rsidP="0091358C">
            <w:pPr>
              <w:pStyle w:val="a5"/>
              <w:spacing w:line="280" w:lineRule="atLeast"/>
              <w:ind w:leftChars="0" w:left="0"/>
              <w:jc w:val="center"/>
              <w:rPr>
                <w:sz w:val="20"/>
                <w:szCs w:val="20"/>
              </w:rPr>
            </w:pPr>
            <w:del w:id="495" w:author="jiwon.suh1" w:date="2021-08-29T20:07:00Z">
              <w:r w:rsidDel="007A289B">
                <w:rPr>
                  <w:rFonts w:hint="eastAsia"/>
                  <w:sz w:val="20"/>
                  <w:szCs w:val="20"/>
                </w:rPr>
                <w:delText>[</w:delText>
              </w:r>
              <w:r w:rsidRPr="00694E88" w:rsidDel="007A289B">
                <w:rPr>
                  <w:rFonts w:hint="eastAsia"/>
                  <w:sz w:val="20"/>
                  <w:szCs w:val="20"/>
                  <w:highlight w:val="yellow"/>
                </w:rPr>
                <w:delText>합의</w:delText>
              </w:r>
              <w:r w:rsidRPr="00694E88" w:rsidDel="007A289B">
                <w:rPr>
                  <w:rFonts w:hint="eastAsia"/>
                  <w:sz w:val="20"/>
                  <w:szCs w:val="20"/>
                  <w:highlight w:val="yellow"/>
                </w:rPr>
                <w:delText xml:space="preserve"> </w:delText>
              </w:r>
              <w:r w:rsidRPr="00694E88" w:rsidDel="007A289B">
                <w:rPr>
                  <w:rFonts w:hint="eastAsia"/>
                  <w:sz w:val="20"/>
                  <w:szCs w:val="20"/>
                  <w:highlight w:val="yellow"/>
                </w:rPr>
                <w:delText>했다면</w:delText>
              </w:r>
              <w:r w:rsidRPr="00694E88" w:rsidDel="007A289B">
                <w:rPr>
                  <w:rFonts w:hint="eastAsia"/>
                  <w:sz w:val="20"/>
                  <w:szCs w:val="20"/>
                  <w:highlight w:val="yellow"/>
                </w:rPr>
                <w:delText xml:space="preserve"> </w:delText>
              </w:r>
              <w:r w:rsidRPr="00694E88" w:rsidDel="007A289B">
                <w:rPr>
                  <w:rFonts w:hint="eastAsia"/>
                  <w:sz w:val="20"/>
                  <w:szCs w:val="20"/>
                  <w:highlight w:val="yellow"/>
                </w:rPr>
                <w:delText>합의일자</w:delText>
              </w:r>
              <w:r w:rsidRPr="00694E88" w:rsidDel="007A289B">
                <w:rPr>
                  <w:rFonts w:hint="eastAsia"/>
                  <w:sz w:val="20"/>
                  <w:szCs w:val="20"/>
                  <w:highlight w:val="yellow"/>
                </w:rPr>
                <w:delText xml:space="preserve"> </w:delText>
              </w:r>
              <w:r w:rsidRPr="00694E88" w:rsidDel="007A289B">
                <w:rPr>
                  <w:rFonts w:hint="eastAsia"/>
                  <w:sz w:val="20"/>
                  <w:szCs w:val="20"/>
                  <w:highlight w:val="yellow"/>
                </w:rPr>
                <w:delText>기재</w:delText>
              </w:r>
              <w:r w:rsidDel="007A289B">
                <w:rPr>
                  <w:rFonts w:hint="eastAsia"/>
                  <w:sz w:val="20"/>
                  <w:szCs w:val="20"/>
                </w:rPr>
                <w:delText>]</w:delText>
              </w:r>
            </w:del>
          </w:p>
        </w:tc>
      </w:tr>
      <w:tr w:rsidR="00026A7E" w:rsidRPr="00CB2B3F" w14:paraId="2587B105" w14:textId="77777777" w:rsidTr="0091358C">
        <w:tc>
          <w:tcPr>
            <w:tcW w:w="793" w:type="pct"/>
            <w:shd w:val="clear" w:color="auto" w:fill="auto"/>
            <w:vAlign w:val="center"/>
          </w:tcPr>
          <w:p w14:paraId="7BA381AB" w14:textId="77777777" w:rsidR="00026A7E" w:rsidRDefault="00026A7E" w:rsidP="0091358C">
            <w:pPr>
              <w:pStyle w:val="a5"/>
              <w:spacing w:line="280" w:lineRule="atLeast"/>
              <w:ind w:leftChars="0" w:left="0"/>
              <w:jc w:val="center"/>
              <w:rPr>
                <w:sz w:val="20"/>
                <w:szCs w:val="20"/>
              </w:rPr>
            </w:pPr>
            <w:r w:rsidRPr="00CB2B3F">
              <w:rPr>
                <w:sz w:val="20"/>
                <w:szCs w:val="20"/>
              </w:rPr>
              <w:t>목포</w:t>
            </w:r>
            <w:r w:rsidRPr="00CB2B3F">
              <w:rPr>
                <w:sz w:val="20"/>
                <w:szCs w:val="20"/>
              </w:rPr>
              <w:t xml:space="preserve"> </w:t>
            </w:r>
            <w:r w:rsidRPr="00CB2B3F">
              <w:rPr>
                <w:sz w:val="20"/>
                <w:szCs w:val="20"/>
              </w:rPr>
              <w:br/>
            </w:r>
            <w:r w:rsidRPr="00CB2B3F">
              <w:rPr>
                <w:sz w:val="20"/>
                <w:szCs w:val="20"/>
              </w:rPr>
              <w:t>리하우스</w:t>
            </w:r>
            <w:r w:rsidRPr="00CB2B3F">
              <w:rPr>
                <w:sz w:val="20"/>
                <w:szCs w:val="20"/>
              </w:rPr>
              <w:t xml:space="preserve"> </w:t>
            </w:r>
          </w:p>
          <w:p w14:paraId="4AB26BCA" w14:textId="77777777" w:rsidR="00026A7E" w:rsidRPr="00CB2B3F" w:rsidRDefault="00026A7E" w:rsidP="0091358C">
            <w:pPr>
              <w:pStyle w:val="a5"/>
              <w:spacing w:line="280" w:lineRule="atLeast"/>
              <w:ind w:leftChars="0" w:left="0"/>
              <w:jc w:val="center"/>
              <w:rPr>
                <w:sz w:val="20"/>
                <w:szCs w:val="20"/>
              </w:rPr>
            </w:pPr>
            <w:r w:rsidRPr="00CB2B3F">
              <w:rPr>
                <w:sz w:val="20"/>
                <w:szCs w:val="20"/>
              </w:rPr>
              <w:t>대리점</w:t>
            </w:r>
          </w:p>
          <w:p w14:paraId="39DE0929" w14:textId="77777777" w:rsidR="00026A7E" w:rsidRPr="00CB2B3F" w:rsidRDefault="00026A7E" w:rsidP="0091358C">
            <w:pPr>
              <w:pStyle w:val="a5"/>
              <w:spacing w:line="280" w:lineRule="atLeast"/>
              <w:ind w:leftChars="0" w:left="0"/>
              <w:jc w:val="center"/>
              <w:rPr>
                <w:sz w:val="20"/>
                <w:szCs w:val="20"/>
              </w:rPr>
            </w:pPr>
            <w:r w:rsidRPr="00CB2B3F">
              <w:rPr>
                <w:sz w:val="20"/>
                <w:szCs w:val="20"/>
              </w:rPr>
              <w:t>(</w:t>
            </w:r>
            <w:r w:rsidRPr="00CB2B3F">
              <w:rPr>
                <w:sz w:val="20"/>
                <w:szCs w:val="20"/>
              </w:rPr>
              <w:t>이하</w:t>
            </w:r>
            <w:r w:rsidRPr="00CB2B3F">
              <w:rPr>
                <w:sz w:val="20"/>
                <w:szCs w:val="20"/>
              </w:rPr>
              <w:t xml:space="preserve"> ‘</w:t>
            </w:r>
            <w:r w:rsidRPr="00CB2B3F">
              <w:rPr>
                <w:sz w:val="20"/>
                <w:szCs w:val="20"/>
              </w:rPr>
              <w:t>목포</w:t>
            </w:r>
            <w:r w:rsidRPr="00CB2B3F">
              <w:rPr>
                <w:sz w:val="20"/>
                <w:szCs w:val="20"/>
              </w:rPr>
              <w:t xml:space="preserve"> </w:t>
            </w:r>
            <w:r w:rsidRPr="00CB2B3F">
              <w:rPr>
                <w:sz w:val="20"/>
                <w:szCs w:val="20"/>
              </w:rPr>
              <w:t>대리점</w:t>
            </w:r>
            <w:r w:rsidRPr="00CB2B3F">
              <w:rPr>
                <w:sz w:val="20"/>
                <w:szCs w:val="20"/>
              </w:rPr>
              <w:t>’)</w:t>
            </w:r>
          </w:p>
        </w:tc>
        <w:tc>
          <w:tcPr>
            <w:tcW w:w="774" w:type="pct"/>
            <w:shd w:val="clear" w:color="auto" w:fill="auto"/>
            <w:vAlign w:val="center"/>
          </w:tcPr>
          <w:p w14:paraId="16124F80" w14:textId="77777777" w:rsidR="00026A7E" w:rsidRPr="00CB2B3F" w:rsidRDefault="00026A7E" w:rsidP="0091358C">
            <w:pPr>
              <w:pStyle w:val="a5"/>
              <w:spacing w:line="280" w:lineRule="atLeast"/>
              <w:ind w:leftChars="0" w:left="0"/>
              <w:jc w:val="center"/>
              <w:rPr>
                <w:sz w:val="20"/>
                <w:szCs w:val="20"/>
              </w:rPr>
            </w:pPr>
            <w:r w:rsidRPr="00CB2B3F">
              <w:rPr>
                <w:sz w:val="20"/>
                <w:szCs w:val="20"/>
              </w:rPr>
              <w:t>자료</w:t>
            </w:r>
            <w:r w:rsidRPr="00CB2B3F">
              <w:rPr>
                <w:sz w:val="20"/>
                <w:szCs w:val="20"/>
              </w:rPr>
              <w:t xml:space="preserve"> </w:t>
            </w:r>
            <w:proofErr w:type="spellStart"/>
            <w:r w:rsidRPr="00CB2B3F">
              <w:rPr>
                <w:sz w:val="20"/>
                <w:szCs w:val="20"/>
              </w:rPr>
              <w:t>미제공</w:t>
            </w:r>
            <w:proofErr w:type="spellEnd"/>
          </w:p>
        </w:tc>
        <w:tc>
          <w:tcPr>
            <w:tcW w:w="2459" w:type="pct"/>
            <w:shd w:val="clear" w:color="auto" w:fill="auto"/>
            <w:vAlign w:val="center"/>
          </w:tcPr>
          <w:p w14:paraId="5780A0AA" w14:textId="77777777" w:rsidR="00026A7E" w:rsidRPr="00CB2B3F" w:rsidRDefault="00026A7E" w:rsidP="0091358C">
            <w:pPr>
              <w:pStyle w:val="a5"/>
              <w:numPr>
                <w:ilvl w:val="0"/>
                <w:numId w:val="74"/>
              </w:numPr>
              <w:spacing w:before="60" w:after="60" w:line="280" w:lineRule="atLeast"/>
              <w:ind w:leftChars="0" w:left="227" w:hanging="227"/>
              <w:rPr>
                <w:sz w:val="20"/>
                <w:szCs w:val="20"/>
              </w:rPr>
            </w:pPr>
            <w:r w:rsidRPr="00CB2B3F">
              <w:rPr>
                <w:sz w:val="20"/>
                <w:szCs w:val="20"/>
              </w:rPr>
              <w:t>목포</w:t>
            </w:r>
            <w:r w:rsidRPr="00CB2B3F">
              <w:rPr>
                <w:sz w:val="20"/>
                <w:szCs w:val="20"/>
              </w:rPr>
              <w:t xml:space="preserve"> </w:t>
            </w:r>
            <w:r w:rsidRPr="00CB2B3F">
              <w:rPr>
                <w:sz w:val="20"/>
                <w:szCs w:val="20"/>
              </w:rPr>
              <w:t>대리점은</w:t>
            </w:r>
            <w:r w:rsidRPr="00CB2B3F">
              <w:rPr>
                <w:sz w:val="20"/>
                <w:szCs w:val="20"/>
              </w:rPr>
              <w:t xml:space="preserve"> </w:t>
            </w:r>
            <w:r w:rsidRPr="00CB2B3F">
              <w:rPr>
                <w:sz w:val="20"/>
                <w:szCs w:val="20"/>
              </w:rPr>
              <w:t>대상회사를</w:t>
            </w:r>
            <w:r w:rsidRPr="00CB2B3F">
              <w:rPr>
                <w:sz w:val="20"/>
                <w:szCs w:val="20"/>
              </w:rPr>
              <w:t xml:space="preserve"> </w:t>
            </w:r>
            <w:r w:rsidRPr="00CB2B3F">
              <w:rPr>
                <w:sz w:val="20"/>
                <w:szCs w:val="20"/>
              </w:rPr>
              <w:t>대리점법</w:t>
            </w:r>
            <w:r w:rsidRPr="00CB2B3F">
              <w:rPr>
                <w:sz w:val="20"/>
                <w:szCs w:val="20"/>
              </w:rPr>
              <w:t xml:space="preserve"> </w:t>
            </w:r>
            <w:r w:rsidRPr="00CB2B3F">
              <w:rPr>
                <w:sz w:val="20"/>
                <w:szCs w:val="20"/>
              </w:rPr>
              <w:t>위반으로</w:t>
            </w:r>
            <w:r w:rsidRPr="00CB2B3F">
              <w:rPr>
                <w:sz w:val="20"/>
                <w:szCs w:val="20"/>
              </w:rPr>
              <w:t xml:space="preserve"> </w:t>
            </w:r>
            <w:r w:rsidRPr="00CB2B3F">
              <w:rPr>
                <w:sz w:val="20"/>
                <w:szCs w:val="20"/>
              </w:rPr>
              <w:t>공정위에</w:t>
            </w:r>
            <w:r w:rsidRPr="00CB2B3F">
              <w:rPr>
                <w:sz w:val="20"/>
                <w:szCs w:val="20"/>
              </w:rPr>
              <w:t xml:space="preserve"> </w:t>
            </w:r>
            <w:r w:rsidRPr="00CB2B3F">
              <w:rPr>
                <w:sz w:val="20"/>
                <w:szCs w:val="20"/>
              </w:rPr>
              <w:t>신고함</w:t>
            </w:r>
            <w:r w:rsidRPr="00CB2B3F">
              <w:rPr>
                <w:rStyle w:val="ac"/>
                <w:sz w:val="20"/>
                <w:szCs w:val="20"/>
              </w:rPr>
              <w:footnoteReference w:id="17"/>
            </w:r>
            <w:r w:rsidRPr="00CB2B3F">
              <w:rPr>
                <w:sz w:val="20"/>
                <w:szCs w:val="20"/>
              </w:rPr>
              <w:t xml:space="preserve">. </w:t>
            </w:r>
          </w:p>
          <w:p w14:paraId="33349E1C" w14:textId="77777777" w:rsidR="00026A7E" w:rsidRPr="00CB2B3F" w:rsidRDefault="00026A7E" w:rsidP="0091358C">
            <w:pPr>
              <w:pStyle w:val="a5"/>
              <w:numPr>
                <w:ilvl w:val="0"/>
                <w:numId w:val="74"/>
              </w:numPr>
              <w:spacing w:before="60" w:after="60" w:line="280" w:lineRule="atLeast"/>
              <w:ind w:leftChars="0" w:left="227" w:hanging="227"/>
              <w:rPr>
                <w:sz w:val="20"/>
                <w:szCs w:val="20"/>
              </w:rPr>
            </w:pPr>
            <w:r w:rsidRPr="00CB2B3F">
              <w:rPr>
                <w:sz w:val="20"/>
                <w:szCs w:val="20"/>
              </w:rPr>
              <w:t>공정위는</w:t>
            </w:r>
            <w:r w:rsidRPr="00CB2B3F">
              <w:rPr>
                <w:sz w:val="20"/>
                <w:szCs w:val="20"/>
              </w:rPr>
              <w:t xml:space="preserve"> </w:t>
            </w:r>
            <w:r w:rsidRPr="00CB2B3F">
              <w:rPr>
                <w:sz w:val="20"/>
                <w:szCs w:val="20"/>
              </w:rPr>
              <w:t>대상회사에게</w:t>
            </w:r>
            <w:r w:rsidRPr="00CB2B3F">
              <w:rPr>
                <w:sz w:val="20"/>
                <w:szCs w:val="20"/>
              </w:rPr>
              <w:t xml:space="preserve"> </w:t>
            </w:r>
            <w:r>
              <w:rPr>
                <w:sz w:val="20"/>
                <w:szCs w:val="20"/>
              </w:rPr>
              <w:t>20</w:t>
            </w:r>
            <w:r w:rsidRPr="00CB2B3F">
              <w:rPr>
                <w:sz w:val="20"/>
                <w:szCs w:val="20"/>
              </w:rPr>
              <w:t xml:space="preserve">21. 6. 28. </w:t>
            </w:r>
            <w:r w:rsidRPr="00CB2B3F">
              <w:rPr>
                <w:sz w:val="20"/>
                <w:szCs w:val="20"/>
              </w:rPr>
              <w:t>대리점법</w:t>
            </w:r>
            <w:r w:rsidRPr="00CB2B3F">
              <w:rPr>
                <w:sz w:val="20"/>
                <w:szCs w:val="20"/>
              </w:rPr>
              <w:t xml:space="preserve"> </w:t>
            </w:r>
            <w:r w:rsidRPr="00CB2B3F">
              <w:rPr>
                <w:sz w:val="20"/>
                <w:szCs w:val="20"/>
              </w:rPr>
              <w:t>관련</w:t>
            </w:r>
            <w:r w:rsidRPr="00CB2B3F">
              <w:rPr>
                <w:sz w:val="20"/>
                <w:szCs w:val="20"/>
              </w:rPr>
              <w:t xml:space="preserve"> </w:t>
            </w:r>
            <w:r w:rsidRPr="00CB2B3F">
              <w:rPr>
                <w:sz w:val="20"/>
                <w:szCs w:val="20"/>
              </w:rPr>
              <w:t>소명자료를</w:t>
            </w:r>
            <w:r w:rsidRPr="00CB2B3F">
              <w:rPr>
                <w:sz w:val="20"/>
                <w:szCs w:val="20"/>
              </w:rPr>
              <w:t xml:space="preserve"> </w:t>
            </w:r>
            <w:r w:rsidRPr="00CB2B3F">
              <w:rPr>
                <w:sz w:val="20"/>
                <w:szCs w:val="20"/>
              </w:rPr>
              <w:t>제출하도록</w:t>
            </w:r>
            <w:r w:rsidRPr="00CB2B3F">
              <w:rPr>
                <w:sz w:val="20"/>
                <w:szCs w:val="20"/>
              </w:rPr>
              <w:t xml:space="preserve"> </w:t>
            </w:r>
            <w:r w:rsidRPr="00CB2B3F">
              <w:rPr>
                <w:sz w:val="20"/>
                <w:szCs w:val="20"/>
              </w:rPr>
              <w:t>요구함</w:t>
            </w:r>
            <w:r w:rsidRPr="00CB2B3F">
              <w:rPr>
                <w:sz w:val="20"/>
                <w:szCs w:val="20"/>
              </w:rPr>
              <w:t>(</w:t>
            </w:r>
            <w:r w:rsidRPr="00CB2B3F">
              <w:rPr>
                <w:sz w:val="20"/>
                <w:szCs w:val="20"/>
              </w:rPr>
              <w:t>제출기한</w:t>
            </w:r>
            <w:r w:rsidRPr="00CB2B3F">
              <w:rPr>
                <w:sz w:val="20"/>
                <w:szCs w:val="20"/>
              </w:rPr>
              <w:t xml:space="preserve">: </w:t>
            </w:r>
            <w:r>
              <w:rPr>
                <w:sz w:val="20"/>
                <w:szCs w:val="20"/>
              </w:rPr>
              <w:t>20</w:t>
            </w:r>
            <w:r w:rsidRPr="00CB2B3F">
              <w:rPr>
                <w:sz w:val="20"/>
                <w:szCs w:val="20"/>
              </w:rPr>
              <w:t xml:space="preserve">21. 7. 19.). </w:t>
            </w:r>
          </w:p>
          <w:p w14:paraId="04A25432" w14:textId="77777777" w:rsidR="00026A7E" w:rsidRPr="00CB2B3F" w:rsidRDefault="00026A7E" w:rsidP="0091358C">
            <w:pPr>
              <w:pStyle w:val="a5"/>
              <w:numPr>
                <w:ilvl w:val="0"/>
                <w:numId w:val="74"/>
              </w:numPr>
              <w:spacing w:before="60" w:after="60" w:line="280" w:lineRule="atLeast"/>
              <w:ind w:leftChars="0" w:left="227" w:hanging="227"/>
              <w:rPr>
                <w:sz w:val="20"/>
                <w:szCs w:val="20"/>
              </w:rPr>
            </w:pPr>
            <w:r w:rsidRPr="00CB2B3F">
              <w:rPr>
                <w:sz w:val="20"/>
                <w:szCs w:val="20"/>
              </w:rPr>
              <w:t>목포</w:t>
            </w:r>
            <w:r w:rsidRPr="00CB2B3F">
              <w:rPr>
                <w:sz w:val="20"/>
                <w:szCs w:val="20"/>
              </w:rPr>
              <w:t xml:space="preserve"> </w:t>
            </w:r>
            <w:r w:rsidRPr="00CB2B3F">
              <w:rPr>
                <w:sz w:val="20"/>
                <w:szCs w:val="20"/>
              </w:rPr>
              <w:t>대리점은</w:t>
            </w:r>
            <w:r w:rsidRPr="00CB2B3F">
              <w:rPr>
                <w:sz w:val="20"/>
                <w:szCs w:val="20"/>
              </w:rPr>
              <w:t xml:space="preserve"> </w:t>
            </w:r>
            <w:r>
              <w:rPr>
                <w:sz w:val="20"/>
                <w:szCs w:val="20"/>
              </w:rPr>
              <w:t>20</w:t>
            </w:r>
            <w:r w:rsidRPr="00CB2B3F">
              <w:rPr>
                <w:sz w:val="20"/>
                <w:szCs w:val="20"/>
              </w:rPr>
              <w:t xml:space="preserve">21. 7. 19. </w:t>
            </w:r>
            <w:r w:rsidRPr="00CB2B3F">
              <w:rPr>
                <w:sz w:val="20"/>
                <w:szCs w:val="20"/>
              </w:rPr>
              <w:t>대상회사에게</w:t>
            </w:r>
            <w:r w:rsidRPr="00CB2B3F">
              <w:rPr>
                <w:sz w:val="20"/>
                <w:szCs w:val="20"/>
              </w:rPr>
              <w:t xml:space="preserve"> </w:t>
            </w:r>
            <w:r w:rsidRPr="00CB2B3F">
              <w:rPr>
                <w:sz w:val="20"/>
                <w:szCs w:val="20"/>
              </w:rPr>
              <w:t>대리점법</w:t>
            </w:r>
            <w:r w:rsidRPr="00CB2B3F">
              <w:rPr>
                <w:sz w:val="20"/>
                <w:szCs w:val="20"/>
              </w:rPr>
              <w:t xml:space="preserve"> </w:t>
            </w:r>
            <w:r w:rsidRPr="00CB2B3F">
              <w:rPr>
                <w:sz w:val="20"/>
                <w:szCs w:val="20"/>
              </w:rPr>
              <w:t>위반</w:t>
            </w:r>
            <w:r w:rsidRPr="00CB2B3F">
              <w:rPr>
                <w:sz w:val="20"/>
                <w:szCs w:val="20"/>
              </w:rPr>
              <w:t xml:space="preserve"> </w:t>
            </w:r>
            <w:r w:rsidRPr="00CB2B3F">
              <w:rPr>
                <w:sz w:val="20"/>
                <w:szCs w:val="20"/>
              </w:rPr>
              <w:t>관련</w:t>
            </w:r>
            <w:r w:rsidRPr="00CB2B3F">
              <w:rPr>
                <w:sz w:val="20"/>
                <w:szCs w:val="20"/>
              </w:rPr>
              <w:t xml:space="preserve"> </w:t>
            </w:r>
            <w:r w:rsidRPr="00CB2B3F">
              <w:rPr>
                <w:sz w:val="20"/>
                <w:szCs w:val="20"/>
              </w:rPr>
              <w:t>주장사실을</w:t>
            </w:r>
            <w:r w:rsidRPr="00CB2B3F">
              <w:rPr>
                <w:sz w:val="20"/>
                <w:szCs w:val="20"/>
              </w:rPr>
              <w:t xml:space="preserve"> </w:t>
            </w:r>
            <w:r w:rsidRPr="00CB2B3F">
              <w:rPr>
                <w:sz w:val="20"/>
                <w:szCs w:val="20"/>
              </w:rPr>
              <w:t>송부함</w:t>
            </w:r>
          </w:p>
          <w:p w14:paraId="6284A23B" w14:textId="77777777" w:rsidR="00026A7E" w:rsidRPr="00CB2B3F" w:rsidRDefault="00026A7E" w:rsidP="0091358C">
            <w:pPr>
              <w:pStyle w:val="a5"/>
              <w:numPr>
                <w:ilvl w:val="0"/>
                <w:numId w:val="74"/>
              </w:numPr>
              <w:spacing w:before="60" w:after="60" w:line="280" w:lineRule="atLeast"/>
              <w:ind w:leftChars="0" w:left="227" w:hanging="227"/>
              <w:rPr>
                <w:sz w:val="20"/>
                <w:szCs w:val="20"/>
              </w:rPr>
            </w:pPr>
            <w:r w:rsidRPr="00CB2B3F">
              <w:rPr>
                <w:sz w:val="20"/>
                <w:szCs w:val="20"/>
              </w:rPr>
              <w:t>대상회사는</w:t>
            </w:r>
            <w:r w:rsidRPr="00CB2B3F">
              <w:rPr>
                <w:sz w:val="20"/>
                <w:szCs w:val="20"/>
              </w:rPr>
              <w:t xml:space="preserve"> </w:t>
            </w:r>
            <w:r>
              <w:rPr>
                <w:sz w:val="20"/>
                <w:szCs w:val="20"/>
              </w:rPr>
              <w:t>20</w:t>
            </w:r>
            <w:r w:rsidRPr="00CB2B3F">
              <w:rPr>
                <w:sz w:val="20"/>
                <w:szCs w:val="20"/>
              </w:rPr>
              <w:t xml:space="preserve">21. 7. 21. </w:t>
            </w:r>
            <w:r w:rsidRPr="00CB2B3F">
              <w:rPr>
                <w:sz w:val="20"/>
                <w:szCs w:val="20"/>
              </w:rPr>
              <w:t>목포</w:t>
            </w:r>
            <w:r w:rsidRPr="00CB2B3F">
              <w:rPr>
                <w:sz w:val="20"/>
                <w:szCs w:val="20"/>
              </w:rPr>
              <w:t xml:space="preserve"> </w:t>
            </w:r>
            <w:r w:rsidRPr="00CB2B3F">
              <w:rPr>
                <w:sz w:val="20"/>
                <w:szCs w:val="20"/>
              </w:rPr>
              <w:t>대리점에게</w:t>
            </w:r>
            <w:r w:rsidRPr="00CB2B3F">
              <w:rPr>
                <w:sz w:val="20"/>
                <w:szCs w:val="20"/>
              </w:rPr>
              <w:t xml:space="preserve"> </w:t>
            </w:r>
            <w:proofErr w:type="spellStart"/>
            <w:r w:rsidRPr="00CB2B3F">
              <w:rPr>
                <w:sz w:val="20"/>
                <w:szCs w:val="20"/>
              </w:rPr>
              <w:t>공정위</w:t>
            </w:r>
            <w:proofErr w:type="spellEnd"/>
            <w:r w:rsidRPr="00CB2B3F">
              <w:rPr>
                <w:sz w:val="20"/>
                <w:szCs w:val="20"/>
              </w:rPr>
              <w:t xml:space="preserve"> </w:t>
            </w:r>
            <w:r w:rsidRPr="00CB2B3F">
              <w:rPr>
                <w:sz w:val="20"/>
                <w:szCs w:val="20"/>
              </w:rPr>
              <w:t>조사를</w:t>
            </w:r>
            <w:r w:rsidRPr="00CB2B3F">
              <w:rPr>
                <w:sz w:val="20"/>
                <w:szCs w:val="20"/>
              </w:rPr>
              <w:t xml:space="preserve"> </w:t>
            </w:r>
            <w:r w:rsidRPr="00CB2B3F">
              <w:rPr>
                <w:sz w:val="20"/>
                <w:szCs w:val="20"/>
              </w:rPr>
              <w:t>통해</w:t>
            </w:r>
            <w:r w:rsidRPr="00CB2B3F">
              <w:rPr>
                <w:sz w:val="20"/>
                <w:szCs w:val="20"/>
              </w:rPr>
              <w:t xml:space="preserve"> </w:t>
            </w:r>
            <w:r w:rsidRPr="00CB2B3F">
              <w:rPr>
                <w:sz w:val="20"/>
                <w:szCs w:val="20"/>
              </w:rPr>
              <w:t>답변을</w:t>
            </w:r>
            <w:r w:rsidRPr="00CB2B3F">
              <w:rPr>
                <w:sz w:val="20"/>
                <w:szCs w:val="20"/>
              </w:rPr>
              <w:t xml:space="preserve"> </w:t>
            </w:r>
            <w:r w:rsidRPr="00CB2B3F">
              <w:rPr>
                <w:sz w:val="20"/>
                <w:szCs w:val="20"/>
              </w:rPr>
              <w:t>하겠다고</w:t>
            </w:r>
            <w:r w:rsidRPr="00CB2B3F">
              <w:rPr>
                <w:sz w:val="20"/>
                <w:szCs w:val="20"/>
              </w:rPr>
              <w:t xml:space="preserve"> </w:t>
            </w:r>
            <w:r w:rsidRPr="00CB2B3F">
              <w:rPr>
                <w:sz w:val="20"/>
                <w:szCs w:val="20"/>
              </w:rPr>
              <w:t>회신함</w:t>
            </w:r>
            <w:r w:rsidRPr="00CB2B3F">
              <w:rPr>
                <w:sz w:val="20"/>
                <w:szCs w:val="20"/>
              </w:rPr>
              <w:t>.</w:t>
            </w:r>
          </w:p>
          <w:p w14:paraId="1550A7C0" w14:textId="77777777" w:rsidR="00026A7E" w:rsidRPr="00CB2B3F" w:rsidRDefault="00026A7E" w:rsidP="0091358C">
            <w:pPr>
              <w:pStyle w:val="a5"/>
              <w:spacing w:line="280" w:lineRule="atLeast"/>
              <w:ind w:leftChars="0" w:left="227"/>
              <w:rPr>
                <w:sz w:val="20"/>
                <w:szCs w:val="20"/>
              </w:rPr>
            </w:pPr>
            <w:r w:rsidRPr="00CB2B3F">
              <w:rPr>
                <w:sz w:val="20"/>
                <w:szCs w:val="20"/>
              </w:rPr>
              <w:t>대상회사는</w:t>
            </w:r>
            <w:r w:rsidRPr="00CB2B3F">
              <w:rPr>
                <w:sz w:val="20"/>
                <w:szCs w:val="20"/>
              </w:rPr>
              <w:t xml:space="preserve"> </w:t>
            </w:r>
            <w:r>
              <w:rPr>
                <w:sz w:val="20"/>
                <w:szCs w:val="20"/>
              </w:rPr>
              <w:t>20</w:t>
            </w:r>
            <w:r w:rsidRPr="00CB2B3F">
              <w:rPr>
                <w:sz w:val="20"/>
                <w:szCs w:val="20"/>
              </w:rPr>
              <w:t xml:space="preserve">21. 7. 22. </w:t>
            </w:r>
            <w:r w:rsidRPr="00CB2B3F">
              <w:rPr>
                <w:sz w:val="20"/>
                <w:szCs w:val="20"/>
              </w:rPr>
              <w:t>목포대리점의</w:t>
            </w:r>
            <w:r w:rsidRPr="00CB2B3F">
              <w:rPr>
                <w:sz w:val="20"/>
                <w:szCs w:val="20"/>
              </w:rPr>
              <w:t xml:space="preserve"> </w:t>
            </w:r>
            <w:proofErr w:type="spellStart"/>
            <w:r w:rsidRPr="00CB2B3F">
              <w:rPr>
                <w:sz w:val="20"/>
                <w:szCs w:val="20"/>
              </w:rPr>
              <w:t>공정위</w:t>
            </w:r>
            <w:proofErr w:type="spellEnd"/>
            <w:r w:rsidRPr="00CB2B3F">
              <w:rPr>
                <w:sz w:val="20"/>
                <w:szCs w:val="20"/>
              </w:rPr>
              <w:t xml:space="preserve"> </w:t>
            </w:r>
            <w:r w:rsidRPr="00CB2B3F">
              <w:rPr>
                <w:sz w:val="20"/>
                <w:szCs w:val="20"/>
              </w:rPr>
              <w:t>신고</w:t>
            </w:r>
            <w:r w:rsidRPr="00CB2B3F">
              <w:rPr>
                <w:sz w:val="20"/>
                <w:szCs w:val="20"/>
              </w:rPr>
              <w:t xml:space="preserve"> </w:t>
            </w:r>
            <w:r w:rsidRPr="00CB2B3F">
              <w:rPr>
                <w:sz w:val="20"/>
                <w:szCs w:val="20"/>
              </w:rPr>
              <w:t>관련</w:t>
            </w:r>
            <w:r w:rsidRPr="00CB2B3F">
              <w:rPr>
                <w:sz w:val="20"/>
                <w:szCs w:val="20"/>
              </w:rPr>
              <w:t xml:space="preserve"> </w:t>
            </w:r>
            <w:r w:rsidRPr="00CB2B3F">
              <w:rPr>
                <w:sz w:val="20"/>
                <w:szCs w:val="20"/>
              </w:rPr>
              <w:t>답변서를</w:t>
            </w:r>
            <w:r w:rsidRPr="00CB2B3F">
              <w:rPr>
                <w:sz w:val="20"/>
                <w:szCs w:val="20"/>
              </w:rPr>
              <w:t xml:space="preserve"> </w:t>
            </w:r>
            <w:r w:rsidRPr="00CB2B3F">
              <w:rPr>
                <w:sz w:val="20"/>
                <w:szCs w:val="20"/>
              </w:rPr>
              <w:t>제출함</w:t>
            </w:r>
            <w:r w:rsidRPr="00CB2B3F">
              <w:rPr>
                <w:sz w:val="20"/>
                <w:szCs w:val="20"/>
              </w:rPr>
              <w:t xml:space="preserve">. </w:t>
            </w:r>
          </w:p>
        </w:tc>
        <w:tc>
          <w:tcPr>
            <w:tcW w:w="974" w:type="pct"/>
            <w:shd w:val="clear" w:color="auto" w:fill="auto"/>
            <w:vAlign w:val="center"/>
          </w:tcPr>
          <w:p w14:paraId="52401CF5" w14:textId="77777777" w:rsidR="00026A7E" w:rsidRPr="00CB2B3F" w:rsidRDefault="00026A7E" w:rsidP="0091358C">
            <w:pPr>
              <w:pStyle w:val="a5"/>
              <w:spacing w:line="280" w:lineRule="atLeast"/>
              <w:ind w:leftChars="0" w:left="0"/>
              <w:jc w:val="center"/>
              <w:rPr>
                <w:sz w:val="20"/>
                <w:szCs w:val="20"/>
              </w:rPr>
            </w:pPr>
            <w:proofErr w:type="spellStart"/>
            <w:r w:rsidRPr="00CB2B3F">
              <w:rPr>
                <w:sz w:val="20"/>
                <w:szCs w:val="20"/>
              </w:rPr>
              <w:t>공정위</w:t>
            </w:r>
            <w:proofErr w:type="spellEnd"/>
            <w:r w:rsidRPr="00CB2B3F">
              <w:rPr>
                <w:sz w:val="20"/>
                <w:szCs w:val="20"/>
              </w:rPr>
              <w:t xml:space="preserve"> </w:t>
            </w:r>
            <w:r w:rsidRPr="00CB2B3F">
              <w:rPr>
                <w:sz w:val="20"/>
                <w:szCs w:val="20"/>
              </w:rPr>
              <w:t>조사</w:t>
            </w:r>
            <w:r w:rsidRPr="00CB2B3F">
              <w:rPr>
                <w:sz w:val="20"/>
                <w:szCs w:val="20"/>
              </w:rPr>
              <w:t xml:space="preserve"> </w:t>
            </w:r>
            <w:r w:rsidRPr="00CB2B3F">
              <w:rPr>
                <w:sz w:val="20"/>
                <w:szCs w:val="20"/>
              </w:rPr>
              <w:t>중</w:t>
            </w:r>
          </w:p>
          <w:p w14:paraId="00A3C34A" w14:textId="77777777" w:rsidR="00026A7E" w:rsidRPr="007D5B8E" w:rsidRDefault="00026A7E" w:rsidP="0091358C">
            <w:pPr>
              <w:pStyle w:val="a5"/>
              <w:spacing w:line="280" w:lineRule="atLeast"/>
              <w:ind w:leftChars="0" w:left="0"/>
              <w:jc w:val="center"/>
              <w:rPr>
                <w:spacing w:val="-6"/>
                <w:sz w:val="20"/>
                <w:szCs w:val="20"/>
              </w:rPr>
            </w:pPr>
            <w:r w:rsidRPr="007D5B8E">
              <w:rPr>
                <w:spacing w:val="-6"/>
                <w:sz w:val="20"/>
                <w:szCs w:val="20"/>
              </w:rPr>
              <w:t>(2021</w:t>
            </w:r>
            <w:r w:rsidRPr="007D5B8E">
              <w:rPr>
                <w:spacing w:val="-6"/>
                <w:sz w:val="20"/>
                <w:szCs w:val="20"/>
              </w:rPr>
              <w:t>서경</w:t>
            </w:r>
            <w:r w:rsidRPr="007D5B8E">
              <w:rPr>
                <w:spacing w:val="-6"/>
                <w:sz w:val="20"/>
                <w:szCs w:val="20"/>
              </w:rPr>
              <w:t>1427</w:t>
            </w:r>
            <w:r w:rsidRPr="007D5B8E">
              <w:rPr>
                <w:spacing w:val="-6"/>
                <w:sz w:val="20"/>
                <w:szCs w:val="20"/>
              </w:rPr>
              <w:t>호</w:t>
            </w:r>
            <w:r w:rsidRPr="007D5B8E">
              <w:rPr>
                <w:spacing w:val="-6"/>
                <w:sz w:val="20"/>
                <w:szCs w:val="20"/>
              </w:rPr>
              <w:t>)</w:t>
            </w:r>
          </w:p>
        </w:tc>
      </w:tr>
    </w:tbl>
    <w:p w14:paraId="619EDD10" w14:textId="77777777" w:rsidR="00026A7E" w:rsidRPr="00CB2B3F" w:rsidRDefault="00026A7E" w:rsidP="00026A7E">
      <w:pPr>
        <w:pStyle w:val="a5"/>
        <w:numPr>
          <w:ilvl w:val="2"/>
          <w:numId w:val="100"/>
        </w:numPr>
        <w:spacing w:before="240" w:after="240"/>
        <w:ind w:leftChars="0" w:left="1361" w:hanging="454"/>
        <w:rPr>
          <w:szCs w:val="22"/>
          <w:u w:val="single"/>
        </w:rPr>
      </w:pPr>
      <w:r w:rsidRPr="00CB2B3F">
        <w:rPr>
          <w:szCs w:val="22"/>
          <w:u w:val="single"/>
        </w:rPr>
        <w:t>이상호</w:t>
      </w:r>
      <w:r w:rsidRPr="00CB2B3F">
        <w:rPr>
          <w:szCs w:val="22"/>
          <w:u w:val="single"/>
        </w:rPr>
        <w:t xml:space="preserve"> </w:t>
      </w:r>
      <w:r w:rsidRPr="00CB2B3F">
        <w:rPr>
          <w:szCs w:val="22"/>
          <w:u w:val="single"/>
        </w:rPr>
        <w:t>관련</w:t>
      </w:r>
      <w:r w:rsidRPr="00CB2B3F">
        <w:rPr>
          <w:szCs w:val="22"/>
          <w:u w:val="single"/>
        </w:rPr>
        <w:t xml:space="preserve"> </w:t>
      </w:r>
      <w:r w:rsidRPr="00CB2B3F">
        <w:rPr>
          <w:szCs w:val="22"/>
          <w:u w:val="single"/>
        </w:rPr>
        <w:t>분쟁</w:t>
      </w:r>
    </w:p>
    <w:p w14:paraId="2693A8C3" w14:textId="77777777" w:rsidR="00026A7E" w:rsidRDefault="00026A7E" w:rsidP="00026A7E">
      <w:pPr>
        <w:pStyle w:val="a5"/>
        <w:numPr>
          <w:ilvl w:val="0"/>
          <w:numId w:val="75"/>
        </w:numPr>
        <w:spacing w:after="240"/>
        <w:ind w:leftChars="0" w:left="1815" w:hanging="454"/>
        <w:rPr>
          <w:b/>
          <w:szCs w:val="22"/>
        </w:rPr>
      </w:pPr>
      <w:r>
        <w:rPr>
          <w:rFonts w:hint="eastAsia"/>
          <w:b/>
          <w:szCs w:val="22"/>
        </w:rPr>
        <w:t>분쟁경위</w:t>
      </w:r>
      <w:r>
        <w:rPr>
          <w:rFonts w:hint="eastAsia"/>
          <w:b/>
          <w:szCs w:val="22"/>
        </w:rPr>
        <w:t xml:space="preserve"> </w:t>
      </w:r>
      <w:r>
        <w:rPr>
          <w:rFonts w:hint="eastAsia"/>
          <w:b/>
          <w:szCs w:val="22"/>
        </w:rPr>
        <w:t>및</w:t>
      </w:r>
      <w:r>
        <w:rPr>
          <w:rFonts w:hint="eastAsia"/>
          <w:b/>
          <w:szCs w:val="22"/>
        </w:rPr>
        <w:t xml:space="preserve"> </w:t>
      </w:r>
      <w:r>
        <w:rPr>
          <w:rFonts w:hint="eastAsia"/>
          <w:b/>
          <w:szCs w:val="22"/>
        </w:rPr>
        <w:t>신청인들</w:t>
      </w:r>
      <w:r>
        <w:rPr>
          <w:rFonts w:hint="eastAsia"/>
          <w:b/>
          <w:szCs w:val="22"/>
        </w:rPr>
        <w:t xml:space="preserve"> </w:t>
      </w:r>
      <w:r>
        <w:rPr>
          <w:rFonts w:hint="eastAsia"/>
          <w:b/>
          <w:szCs w:val="22"/>
        </w:rPr>
        <w:t>주장</w:t>
      </w:r>
    </w:p>
    <w:p w14:paraId="09BDF8E4" w14:textId="77777777" w:rsidR="00026A7E" w:rsidRDefault="00026A7E" w:rsidP="00026A7E">
      <w:pPr>
        <w:pStyle w:val="a5"/>
        <w:spacing w:after="240"/>
        <w:ind w:leftChars="0" w:left="1815"/>
        <w:rPr>
          <w:szCs w:val="22"/>
        </w:rPr>
      </w:pPr>
      <w:proofErr w:type="spellStart"/>
      <w:r>
        <w:rPr>
          <w:rFonts w:hint="eastAsia"/>
          <w:szCs w:val="22"/>
        </w:rPr>
        <w:t>조정신청인인</w:t>
      </w:r>
      <w:proofErr w:type="spellEnd"/>
      <w:r>
        <w:rPr>
          <w:rFonts w:hint="eastAsia"/>
          <w:szCs w:val="22"/>
        </w:rPr>
        <w:t xml:space="preserve"> </w:t>
      </w:r>
      <w:r>
        <w:rPr>
          <w:rFonts w:hint="eastAsia"/>
          <w:szCs w:val="22"/>
        </w:rPr>
        <w:t>신현자</w:t>
      </w:r>
      <w:r>
        <w:rPr>
          <w:rFonts w:hint="eastAsia"/>
          <w:szCs w:val="22"/>
        </w:rPr>
        <w:t>,</w:t>
      </w:r>
      <w:r>
        <w:rPr>
          <w:szCs w:val="22"/>
        </w:rPr>
        <w:t xml:space="preserve"> </w:t>
      </w:r>
      <w:proofErr w:type="spellStart"/>
      <w:r>
        <w:rPr>
          <w:rFonts w:hint="eastAsia"/>
          <w:szCs w:val="22"/>
        </w:rPr>
        <w:t>이자희</w:t>
      </w:r>
      <w:proofErr w:type="spellEnd"/>
      <w:r>
        <w:rPr>
          <w:rStyle w:val="ac"/>
          <w:szCs w:val="22"/>
        </w:rPr>
        <w:footnoteReference w:id="18"/>
      </w:r>
      <w:r>
        <w:rPr>
          <w:rFonts w:hint="eastAsia"/>
          <w:szCs w:val="22"/>
        </w:rPr>
        <w:t>(</w:t>
      </w:r>
      <w:r>
        <w:rPr>
          <w:rFonts w:hint="eastAsia"/>
          <w:szCs w:val="22"/>
        </w:rPr>
        <w:t>이하</w:t>
      </w:r>
      <w:r>
        <w:rPr>
          <w:rFonts w:hint="eastAsia"/>
          <w:szCs w:val="22"/>
        </w:rPr>
        <w:t xml:space="preserve"> </w:t>
      </w:r>
      <w:r>
        <w:rPr>
          <w:rFonts w:hint="eastAsia"/>
          <w:szCs w:val="22"/>
        </w:rPr>
        <w:t>총칭하여</w:t>
      </w:r>
      <w:r>
        <w:rPr>
          <w:rFonts w:hint="eastAsia"/>
          <w:szCs w:val="22"/>
        </w:rPr>
        <w:t xml:space="preserve"> </w:t>
      </w:r>
      <w:r>
        <w:rPr>
          <w:szCs w:val="22"/>
        </w:rPr>
        <w:t>“</w:t>
      </w:r>
      <w:r>
        <w:rPr>
          <w:rFonts w:hint="eastAsia"/>
          <w:b/>
          <w:szCs w:val="22"/>
        </w:rPr>
        <w:t>신청인들</w:t>
      </w:r>
      <w:r>
        <w:rPr>
          <w:szCs w:val="22"/>
        </w:rPr>
        <w:t>”)</w:t>
      </w:r>
      <w:r>
        <w:rPr>
          <w:rFonts w:hint="eastAsia"/>
          <w:szCs w:val="22"/>
        </w:rPr>
        <w:t>는</w:t>
      </w:r>
      <w:r>
        <w:rPr>
          <w:rFonts w:hint="eastAsia"/>
          <w:szCs w:val="22"/>
        </w:rPr>
        <w:t xml:space="preserve"> </w:t>
      </w:r>
      <w:r>
        <w:rPr>
          <w:rFonts w:hint="eastAsia"/>
          <w:szCs w:val="22"/>
        </w:rPr>
        <w:t>대상회사에</w:t>
      </w:r>
      <w:r>
        <w:rPr>
          <w:rFonts w:hint="eastAsia"/>
          <w:szCs w:val="22"/>
        </w:rPr>
        <w:t xml:space="preserve"> </w:t>
      </w:r>
      <w:r>
        <w:rPr>
          <w:rFonts w:hint="eastAsia"/>
          <w:szCs w:val="22"/>
        </w:rPr>
        <w:t>대상회사의</w:t>
      </w:r>
      <w:r>
        <w:rPr>
          <w:rFonts w:hint="eastAsia"/>
          <w:szCs w:val="22"/>
        </w:rPr>
        <w:t xml:space="preserve"> </w:t>
      </w:r>
      <w:r>
        <w:rPr>
          <w:rFonts w:hint="eastAsia"/>
          <w:szCs w:val="22"/>
        </w:rPr>
        <w:t>불이익제공행위로</w:t>
      </w:r>
      <w:r>
        <w:rPr>
          <w:rFonts w:hint="eastAsia"/>
          <w:szCs w:val="22"/>
        </w:rPr>
        <w:t xml:space="preserve"> </w:t>
      </w:r>
      <w:r>
        <w:rPr>
          <w:rFonts w:hint="eastAsia"/>
          <w:szCs w:val="22"/>
        </w:rPr>
        <w:t>인하여</w:t>
      </w:r>
      <w:r>
        <w:rPr>
          <w:rFonts w:hint="eastAsia"/>
          <w:szCs w:val="22"/>
        </w:rPr>
        <w:t xml:space="preserve"> </w:t>
      </w:r>
      <w:r>
        <w:rPr>
          <w:szCs w:val="22"/>
        </w:rPr>
        <w:t>2,246,400,000</w:t>
      </w:r>
      <w:r>
        <w:rPr>
          <w:rFonts w:hint="eastAsia"/>
          <w:szCs w:val="22"/>
        </w:rPr>
        <w:t>원의</w:t>
      </w:r>
      <w:r>
        <w:rPr>
          <w:rFonts w:hint="eastAsia"/>
          <w:szCs w:val="22"/>
        </w:rPr>
        <w:t xml:space="preserve"> </w:t>
      </w:r>
      <w:r>
        <w:rPr>
          <w:rFonts w:hint="eastAsia"/>
          <w:szCs w:val="22"/>
        </w:rPr>
        <w:t>손해배상을</w:t>
      </w:r>
      <w:r>
        <w:rPr>
          <w:rFonts w:hint="eastAsia"/>
          <w:szCs w:val="22"/>
        </w:rPr>
        <w:t xml:space="preserve"> </w:t>
      </w:r>
      <w:r>
        <w:rPr>
          <w:rFonts w:hint="eastAsia"/>
          <w:szCs w:val="22"/>
        </w:rPr>
        <w:t>청구함</w:t>
      </w:r>
      <w:r>
        <w:rPr>
          <w:rFonts w:hint="eastAsia"/>
          <w:szCs w:val="22"/>
        </w:rPr>
        <w:t>.</w:t>
      </w:r>
      <w:r>
        <w:rPr>
          <w:szCs w:val="22"/>
        </w:rPr>
        <w:t xml:space="preserve"> </w:t>
      </w:r>
      <w:r>
        <w:rPr>
          <w:rFonts w:hint="eastAsia"/>
          <w:szCs w:val="22"/>
        </w:rPr>
        <w:t>신청인들의</w:t>
      </w:r>
      <w:r>
        <w:rPr>
          <w:rFonts w:hint="eastAsia"/>
          <w:szCs w:val="22"/>
        </w:rPr>
        <w:t xml:space="preserve"> </w:t>
      </w:r>
      <w:r>
        <w:rPr>
          <w:rFonts w:hint="eastAsia"/>
          <w:szCs w:val="22"/>
        </w:rPr>
        <w:t>주요</w:t>
      </w:r>
      <w:r>
        <w:rPr>
          <w:rFonts w:hint="eastAsia"/>
          <w:szCs w:val="22"/>
        </w:rPr>
        <w:t xml:space="preserve"> </w:t>
      </w:r>
      <w:r>
        <w:rPr>
          <w:rFonts w:hint="eastAsia"/>
          <w:szCs w:val="22"/>
        </w:rPr>
        <w:t>주장은</w:t>
      </w:r>
      <w:r>
        <w:rPr>
          <w:rFonts w:hint="eastAsia"/>
          <w:szCs w:val="22"/>
        </w:rPr>
        <w:t xml:space="preserve"> </w:t>
      </w:r>
      <w:r>
        <w:rPr>
          <w:rFonts w:hint="eastAsia"/>
          <w:szCs w:val="22"/>
        </w:rPr>
        <w:t>다음과</w:t>
      </w:r>
      <w:r>
        <w:rPr>
          <w:rFonts w:hint="eastAsia"/>
          <w:szCs w:val="22"/>
        </w:rPr>
        <w:t xml:space="preserve"> </w:t>
      </w:r>
      <w:r>
        <w:rPr>
          <w:rFonts w:hint="eastAsia"/>
          <w:szCs w:val="22"/>
        </w:rPr>
        <w:t>같음</w:t>
      </w:r>
      <w:r>
        <w:rPr>
          <w:rFonts w:hint="eastAsia"/>
          <w:szCs w:val="22"/>
        </w:rPr>
        <w:t>.</w:t>
      </w:r>
    </w:p>
    <w:p w14:paraId="5D8F68CD" w14:textId="77777777" w:rsidR="00026A7E" w:rsidRDefault="00026A7E" w:rsidP="00026A7E">
      <w:pPr>
        <w:pStyle w:val="a5"/>
        <w:numPr>
          <w:ilvl w:val="2"/>
          <w:numId w:val="73"/>
        </w:numPr>
        <w:spacing w:after="240"/>
        <w:ind w:leftChars="0" w:left="2154" w:hanging="340"/>
        <w:rPr>
          <w:spacing w:val="2"/>
          <w:szCs w:val="22"/>
        </w:rPr>
      </w:pPr>
      <w:r w:rsidRPr="00C40A47">
        <w:rPr>
          <w:rFonts w:hint="eastAsia"/>
          <w:szCs w:val="22"/>
        </w:rPr>
        <w:t>대상회사는</w:t>
      </w:r>
      <w:r w:rsidRPr="00C40A47">
        <w:rPr>
          <w:rFonts w:hint="eastAsia"/>
          <w:szCs w:val="22"/>
        </w:rPr>
        <w:t xml:space="preserve"> </w:t>
      </w:r>
      <w:r>
        <w:rPr>
          <w:rFonts w:hint="eastAsia"/>
          <w:spacing w:val="2"/>
          <w:szCs w:val="22"/>
        </w:rPr>
        <w:t>신청인들이</w:t>
      </w:r>
      <w:r>
        <w:rPr>
          <w:rFonts w:hint="eastAsia"/>
          <w:spacing w:val="2"/>
          <w:szCs w:val="22"/>
        </w:rPr>
        <w:t xml:space="preserve"> 2011</w:t>
      </w:r>
      <w:r>
        <w:rPr>
          <w:rFonts w:hint="eastAsia"/>
          <w:spacing w:val="2"/>
          <w:szCs w:val="22"/>
        </w:rPr>
        <w:t>년</w:t>
      </w:r>
      <w:r>
        <w:rPr>
          <w:rFonts w:hint="eastAsia"/>
          <w:spacing w:val="2"/>
          <w:szCs w:val="22"/>
        </w:rPr>
        <w:t xml:space="preserve"> </w:t>
      </w:r>
      <w:r>
        <w:rPr>
          <w:spacing w:val="2"/>
          <w:szCs w:val="22"/>
        </w:rPr>
        <w:t>4</w:t>
      </w:r>
      <w:r>
        <w:rPr>
          <w:rFonts w:hint="eastAsia"/>
          <w:spacing w:val="2"/>
          <w:szCs w:val="22"/>
        </w:rPr>
        <w:t>월경부터</w:t>
      </w:r>
      <w:r>
        <w:rPr>
          <w:rFonts w:hint="eastAsia"/>
          <w:spacing w:val="2"/>
          <w:szCs w:val="22"/>
        </w:rPr>
        <w:t xml:space="preserve"> </w:t>
      </w:r>
      <w:r>
        <w:rPr>
          <w:spacing w:val="2"/>
          <w:szCs w:val="22"/>
        </w:rPr>
        <w:t>2014</w:t>
      </w:r>
      <w:r>
        <w:rPr>
          <w:rFonts w:hint="eastAsia"/>
          <w:spacing w:val="2"/>
          <w:szCs w:val="22"/>
        </w:rPr>
        <w:t>년</w:t>
      </w:r>
      <w:r>
        <w:rPr>
          <w:rFonts w:hint="eastAsia"/>
          <w:spacing w:val="2"/>
          <w:szCs w:val="22"/>
        </w:rPr>
        <w:t xml:space="preserve"> </w:t>
      </w:r>
      <w:r>
        <w:rPr>
          <w:spacing w:val="2"/>
          <w:szCs w:val="22"/>
        </w:rPr>
        <w:t>11</w:t>
      </w:r>
      <w:r>
        <w:rPr>
          <w:rFonts w:hint="eastAsia"/>
          <w:spacing w:val="2"/>
          <w:szCs w:val="22"/>
        </w:rPr>
        <w:t>월경까지</w:t>
      </w:r>
      <w:r>
        <w:rPr>
          <w:rFonts w:hint="eastAsia"/>
          <w:spacing w:val="2"/>
          <w:szCs w:val="22"/>
        </w:rPr>
        <w:t xml:space="preserve"> </w:t>
      </w:r>
      <w:r>
        <w:rPr>
          <w:rFonts w:hint="eastAsia"/>
          <w:spacing w:val="2"/>
          <w:szCs w:val="22"/>
        </w:rPr>
        <w:t>대상회사의</w:t>
      </w:r>
      <w:r>
        <w:rPr>
          <w:rFonts w:hint="eastAsia"/>
          <w:spacing w:val="2"/>
          <w:szCs w:val="22"/>
        </w:rPr>
        <w:t xml:space="preserve"> </w:t>
      </w:r>
      <w:r>
        <w:rPr>
          <w:rFonts w:hint="eastAsia"/>
          <w:spacing w:val="2"/>
          <w:szCs w:val="22"/>
        </w:rPr>
        <w:lastRenderedPageBreak/>
        <w:t>전시매장에</w:t>
      </w:r>
      <w:r>
        <w:rPr>
          <w:rFonts w:hint="eastAsia"/>
          <w:spacing w:val="2"/>
          <w:szCs w:val="22"/>
        </w:rPr>
        <w:t xml:space="preserve"> </w:t>
      </w:r>
      <w:r>
        <w:rPr>
          <w:rFonts w:hint="eastAsia"/>
          <w:spacing w:val="2"/>
          <w:szCs w:val="22"/>
        </w:rPr>
        <w:t>입점하면서</w:t>
      </w:r>
      <w:r>
        <w:rPr>
          <w:rFonts w:hint="eastAsia"/>
          <w:spacing w:val="2"/>
          <w:szCs w:val="22"/>
        </w:rPr>
        <w:t xml:space="preserve"> </w:t>
      </w:r>
      <w:r>
        <w:rPr>
          <w:rFonts w:hint="eastAsia"/>
          <w:spacing w:val="2"/>
          <w:szCs w:val="22"/>
        </w:rPr>
        <w:t>신청인들</w:t>
      </w:r>
      <w:r>
        <w:rPr>
          <w:spacing w:val="2"/>
          <w:szCs w:val="22"/>
        </w:rPr>
        <w:t>로부터</w:t>
      </w:r>
      <w:r>
        <w:rPr>
          <w:rFonts w:hint="eastAsia"/>
          <w:spacing w:val="2"/>
          <w:szCs w:val="22"/>
        </w:rPr>
        <w:t xml:space="preserve"> </w:t>
      </w:r>
      <w:proofErr w:type="spellStart"/>
      <w:r>
        <w:rPr>
          <w:rFonts w:hint="eastAsia"/>
          <w:spacing w:val="2"/>
          <w:szCs w:val="22"/>
        </w:rPr>
        <w:t>오픈세레머니비용</w:t>
      </w:r>
      <w:proofErr w:type="spellEnd"/>
      <w:r>
        <w:rPr>
          <w:rFonts w:hint="eastAsia"/>
          <w:spacing w:val="2"/>
          <w:szCs w:val="22"/>
        </w:rPr>
        <w:t xml:space="preserve"> </w:t>
      </w:r>
      <w:r>
        <w:rPr>
          <w:rFonts w:hint="eastAsia"/>
          <w:spacing w:val="2"/>
          <w:szCs w:val="22"/>
        </w:rPr>
        <w:t>및</w:t>
      </w:r>
      <w:r>
        <w:rPr>
          <w:rFonts w:hint="eastAsia"/>
          <w:spacing w:val="2"/>
          <w:szCs w:val="22"/>
        </w:rPr>
        <w:t xml:space="preserve"> </w:t>
      </w:r>
      <w:r>
        <w:rPr>
          <w:rFonts w:hint="eastAsia"/>
          <w:spacing w:val="2"/>
          <w:szCs w:val="22"/>
        </w:rPr>
        <w:t>입점수수료</w:t>
      </w:r>
      <w:r>
        <w:rPr>
          <w:rFonts w:hint="eastAsia"/>
          <w:spacing w:val="2"/>
          <w:szCs w:val="22"/>
        </w:rPr>
        <w:t xml:space="preserve"> </w:t>
      </w:r>
      <w:r>
        <w:rPr>
          <w:rFonts w:hint="eastAsia"/>
          <w:spacing w:val="2"/>
          <w:szCs w:val="22"/>
        </w:rPr>
        <w:t>총</w:t>
      </w:r>
      <w:r>
        <w:rPr>
          <w:rFonts w:hint="eastAsia"/>
          <w:spacing w:val="2"/>
          <w:szCs w:val="22"/>
        </w:rPr>
        <w:t xml:space="preserve"> </w:t>
      </w:r>
      <w:r>
        <w:rPr>
          <w:spacing w:val="2"/>
          <w:szCs w:val="22"/>
        </w:rPr>
        <w:t>109,486,428</w:t>
      </w:r>
      <w:r>
        <w:rPr>
          <w:rFonts w:hint="eastAsia"/>
          <w:spacing w:val="2"/>
          <w:szCs w:val="22"/>
        </w:rPr>
        <w:t>원을</w:t>
      </w:r>
      <w:r>
        <w:rPr>
          <w:rFonts w:hint="eastAsia"/>
          <w:spacing w:val="2"/>
          <w:szCs w:val="22"/>
        </w:rPr>
        <w:t xml:space="preserve"> </w:t>
      </w:r>
      <w:r>
        <w:rPr>
          <w:rFonts w:hint="eastAsia"/>
          <w:spacing w:val="2"/>
          <w:szCs w:val="22"/>
        </w:rPr>
        <w:t>부당하게</w:t>
      </w:r>
      <w:r>
        <w:rPr>
          <w:rFonts w:hint="eastAsia"/>
          <w:spacing w:val="2"/>
          <w:szCs w:val="22"/>
        </w:rPr>
        <w:t xml:space="preserve"> </w:t>
      </w:r>
      <w:proofErr w:type="gramStart"/>
      <w:r>
        <w:rPr>
          <w:rFonts w:hint="eastAsia"/>
          <w:spacing w:val="2"/>
          <w:szCs w:val="22"/>
        </w:rPr>
        <w:t>지급</w:t>
      </w:r>
      <w:r>
        <w:rPr>
          <w:rFonts w:hint="eastAsia"/>
          <w:spacing w:val="2"/>
          <w:szCs w:val="22"/>
        </w:rPr>
        <w:t xml:space="preserve"> </w:t>
      </w:r>
      <w:r>
        <w:rPr>
          <w:rFonts w:hint="eastAsia"/>
          <w:spacing w:val="2"/>
          <w:szCs w:val="22"/>
        </w:rPr>
        <w:t>받음</w:t>
      </w:r>
      <w:proofErr w:type="gramEnd"/>
      <w:r>
        <w:rPr>
          <w:rFonts w:hint="eastAsia"/>
          <w:spacing w:val="2"/>
          <w:szCs w:val="22"/>
        </w:rPr>
        <w:t>.</w:t>
      </w:r>
    </w:p>
    <w:p w14:paraId="61B4658D" w14:textId="77777777" w:rsidR="00026A7E" w:rsidRDefault="00026A7E" w:rsidP="00026A7E">
      <w:pPr>
        <w:pStyle w:val="a5"/>
        <w:numPr>
          <w:ilvl w:val="2"/>
          <w:numId w:val="73"/>
        </w:numPr>
        <w:spacing w:after="240"/>
        <w:ind w:leftChars="0" w:left="2154" w:hanging="340"/>
        <w:rPr>
          <w:spacing w:val="2"/>
          <w:szCs w:val="22"/>
        </w:rPr>
      </w:pPr>
      <w:r>
        <w:rPr>
          <w:rFonts w:hint="eastAsia"/>
          <w:spacing w:val="2"/>
          <w:szCs w:val="22"/>
        </w:rPr>
        <w:t>신청인들</w:t>
      </w:r>
      <w:r>
        <w:rPr>
          <w:spacing w:val="2"/>
          <w:szCs w:val="22"/>
        </w:rPr>
        <w:t>로부터</w:t>
      </w:r>
      <w:r>
        <w:rPr>
          <w:rFonts w:hint="eastAsia"/>
          <w:spacing w:val="2"/>
          <w:szCs w:val="22"/>
        </w:rPr>
        <w:t xml:space="preserve"> </w:t>
      </w:r>
      <w:r>
        <w:rPr>
          <w:spacing w:val="2"/>
          <w:szCs w:val="22"/>
        </w:rPr>
        <w:t>2013</w:t>
      </w:r>
      <w:r>
        <w:rPr>
          <w:rFonts w:hint="eastAsia"/>
          <w:spacing w:val="2"/>
          <w:szCs w:val="22"/>
        </w:rPr>
        <w:t>년</w:t>
      </w:r>
      <w:r>
        <w:rPr>
          <w:rFonts w:hint="eastAsia"/>
          <w:spacing w:val="2"/>
          <w:szCs w:val="22"/>
        </w:rPr>
        <w:t xml:space="preserve"> </w:t>
      </w:r>
      <w:r>
        <w:rPr>
          <w:spacing w:val="2"/>
          <w:szCs w:val="22"/>
        </w:rPr>
        <w:t>4</w:t>
      </w:r>
      <w:r>
        <w:rPr>
          <w:rFonts w:hint="eastAsia"/>
          <w:spacing w:val="2"/>
          <w:szCs w:val="22"/>
        </w:rPr>
        <w:t>월경</w:t>
      </w:r>
      <w:r>
        <w:rPr>
          <w:rFonts w:hint="eastAsia"/>
          <w:spacing w:val="2"/>
          <w:szCs w:val="22"/>
        </w:rPr>
        <w:t xml:space="preserve"> </w:t>
      </w:r>
      <w:r>
        <w:rPr>
          <w:rFonts w:hint="eastAsia"/>
          <w:spacing w:val="2"/>
          <w:szCs w:val="22"/>
        </w:rPr>
        <w:t>대상회사가</w:t>
      </w:r>
      <w:r>
        <w:rPr>
          <w:rFonts w:hint="eastAsia"/>
          <w:spacing w:val="2"/>
          <w:szCs w:val="22"/>
        </w:rPr>
        <w:t xml:space="preserve"> </w:t>
      </w:r>
      <w:r>
        <w:rPr>
          <w:rFonts w:hint="eastAsia"/>
          <w:spacing w:val="2"/>
          <w:szCs w:val="22"/>
        </w:rPr>
        <w:t>주관하는</w:t>
      </w:r>
      <w:r>
        <w:rPr>
          <w:rFonts w:hint="eastAsia"/>
          <w:spacing w:val="2"/>
          <w:szCs w:val="22"/>
        </w:rPr>
        <w:t xml:space="preserve"> </w:t>
      </w:r>
      <w:r>
        <w:rPr>
          <w:rFonts w:hint="eastAsia"/>
          <w:spacing w:val="2"/>
          <w:szCs w:val="22"/>
        </w:rPr>
        <w:t>밀라노</w:t>
      </w:r>
      <w:r>
        <w:rPr>
          <w:rFonts w:hint="eastAsia"/>
          <w:spacing w:val="2"/>
          <w:szCs w:val="22"/>
        </w:rPr>
        <w:t xml:space="preserve"> </w:t>
      </w:r>
      <w:r>
        <w:rPr>
          <w:rFonts w:hint="eastAsia"/>
          <w:spacing w:val="2"/>
          <w:szCs w:val="22"/>
        </w:rPr>
        <w:t>가구</w:t>
      </w:r>
      <w:r>
        <w:rPr>
          <w:rFonts w:hint="eastAsia"/>
          <w:spacing w:val="2"/>
          <w:szCs w:val="22"/>
        </w:rPr>
        <w:t xml:space="preserve"> </w:t>
      </w:r>
      <w:r>
        <w:rPr>
          <w:rFonts w:hint="eastAsia"/>
          <w:spacing w:val="2"/>
          <w:szCs w:val="22"/>
        </w:rPr>
        <w:t>박람회</w:t>
      </w:r>
      <w:r>
        <w:rPr>
          <w:rFonts w:hint="eastAsia"/>
          <w:spacing w:val="2"/>
          <w:szCs w:val="22"/>
        </w:rPr>
        <w:t xml:space="preserve"> </w:t>
      </w:r>
      <w:r>
        <w:rPr>
          <w:rFonts w:hint="eastAsia"/>
          <w:spacing w:val="2"/>
          <w:szCs w:val="22"/>
        </w:rPr>
        <w:t>여행에</w:t>
      </w:r>
      <w:r>
        <w:rPr>
          <w:rFonts w:hint="eastAsia"/>
          <w:spacing w:val="2"/>
          <w:szCs w:val="22"/>
        </w:rPr>
        <w:t xml:space="preserve"> </w:t>
      </w:r>
      <w:r>
        <w:rPr>
          <w:rFonts w:hint="eastAsia"/>
          <w:spacing w:val="2"/>
          <w:szCs w:val="22"/>
        </w:rPr>
        <w:t>참여한</w:t>
      </w:r>
      <w:r>
        <w:rPr>
          <w:rFonts w:hint="eastAsia"/>
          <w:spacing w:val="2"/>
          <w:szCs w:val="22"/>
        </w:rPr>
        <w:t xml:space="preserve"> </w:t>
      </w:r>
      <w:r>
        <w:rPr>
          <w:rFonts w:hint="eastAsia"/>
          <w:spacing w:val="2"/>
          <w:szCs w:val="22"/>
        </w:rPr>
        <w:t>것에</w:t>
      </w:r>
      <w:r>
        <w:rPr>
          <w:rFonts w:hint="eastAsia"/>
          <w:spacing w:val="2"/>
          <w:szCs w:val="22"/>
        </w:rPr>
        <w:t xml:space="preserve"> </w:t>
      </w:r>
      <w:r>
        <w:rPr>
          <w:rFonts w:hint="eastAsia"/>
          <w:spacing w:val="2"/>
          <w:szCs w:val="22"/>
        </w:rPr>
        <w:t>대한</w:t>
      </w:r>
      <w:r>
        <w:rPr>
          <w:rFonts w:hint="eastAsia"/>
          <w:spacing w:val="2"/>
          <w:szCs w:val="22"/>
        </w:rPr>
        <w:t xml:space="preserve"> </w:t>
      </w:r>
      <w:r>
        <w:rPr>
          <w:rFonts w:hint="eastAsia"/>
          <w:spacing w:val="2"/>
          <w:szCs w:val="22"/>
        </w:rPr>
        <w:t>여행</w:t>
      </w:r>
      <w:r>
        <w:rPr>
          <w:rFonts w:hint="eastAsia"/>
          <w:spacing w:val="2"/>
          <w:szCs w:val="22"/>
        </w:rPr>
        <w:t xml:space="preserve"> </w:t>
      </w:r>
      <w:r>
        <w:rPr>
          <w:rFonts w:hint="eastAsia"/>
          <w:spacing w:val="2"/>
          <w:szCs w:val="22"/>
        </w:rPr>
        <w:t>참가비</w:t>
      </w:r>
      <w:r>
        <w:rPr>
          <w:rFonts w:hint="eastAsia"/>
          <w:spacing w:val="2"/>
          <w:szCs w:val="22"/>
        </w:rPr>
        <w:t xml:space="preserve"> </w:t>
      </w:r>
      <w:r>
        <w:rPr>
          <w:rFonts w:hint="eastAsia"/>
          <w:spacing w:val="2"/>
          <w:szCs w:val="22"/>
        </w:rPr>
        <w:t>명목으로</w:t>
      </w:r>
      <w:r>
        <w:rPr>
          <w:rFonts w:hint="eastAsia"/>
          <w:spacing w:val="2"/>
          <w:szCs w:val="22"/>
        </w:rPr>
        <w:t xml:space="preserve"> </w:t>
      </w:r>
      <w:r>
        <w:rPr>
          <w:spacing w:val="2"/>
          <w:szCs w:val="22"/>
        </w:rPr>
        <w:t>8,734,000</w:t>
      </w:r>
      <w:r>
        <w:rPr>
          <w:rFonts w:hint="eastAsia"/>
          <w:spacing w:val="2"/>
          <w:szCs w:val="22"/>
        </w:rPr>
        <w:t>원을</w:t>
      </w:r>
      <w:r>
        <w:rPr>
          <w:rFonts w:hint="eastAsia"/>
          <w:spacing w:val="2"/>
          <w:szCs w:val="22"/>
        </w:rPr>
        <w:t xml:space="preserve"> </w:t>
      </w:r>
      <w:r>
        <w:rPr>
          <w:rFonts w:hint="eastAsia"/>
          <w:spacing w:val="2"/>
          <w:szCs w:val="22"/>
        </w:rPr>
        <w:t>부당하게</w:t>
      </w:r>
      <w:r>
        <w:rPr>
          <w:rFonts w:hint="eastAsia"/>
          <w:spacing w:val="2"/>
          <w:szCs w:val="22"/>
        </w:rPr>
        <w:t xml:space="preserve"> </w:t>
      </w:r>
      <w:proofErr w:type="gramStart"/>
      <w:r>
        <w:rPr>
          <w:rFonts w:hint="eastAsia"/>
          <w:spacing w:val="2"/>
          <w:szCs w:val="22"/>
        </w:rPr>
        <w:t>지급</w:t>
      </w:r>
      <w:r>
        <w:rPr>
          <w:rFonts w:hint="eastAsia"/>
          <w:spacing w:val="2"/>
          <w:szCs w:val="22"/>
        </w:rPr>
        <w:t xml:space="preserve"> </w:t>
      </w:r>
      <w:r>
        <w:rPr>
          <w:rFonts w:hint="eastAsia"/>
          <w:spacing w:val="2"/>
          <w:szCs w:val="22"/>
        </w:rPr>
        <w:t>받음</w:t>
      </w:r>
      <w:proofErr w:type="gramEnd"/>
      <w:r>
        <w:rPr>
          <w:rFonts w:hint="eastAsia"/>
          <w:spacing w:val="2"/>
          <w:szCs w:val="22"/>
        </w:rPr>
        <w:t>.</w:t>
      </w:r>
      <w:r>
        <w:rPr>
          <w:spacing w:val="2"/>
          <w:szCs w:val="22"/>
        </w:rPr>
        <w:t xml:space="preserve"> </w:t>
      </w:r>
    </w:p>
    <w:p w14:paraId="60A8AD55" w14:textId="77777777" w:rsidR="00026A7E" w:rsidRDefault="00026A7E" w:rsidP="00026A7E">
      <w:pPr>
        <w:pStyle w:val="a5"/>
        <w:numPr>
          <w:ilvl w:val="2"/>
          <w:numId w:val="73"/>
        </w:numPr>
        <w:spacing w:after="240"/>
        <w:ind w:leftChars="0" w:left="2154" w:hanging="340"/>
        <w:rPr>
          <w:spacing w:val="2"/>
          <w:szCs w:val="22"/>
        </w:rPr>
      </w:pPr>
      <w:r>
        <w:rPr>
          <w:rFonts w:hint="eastAsia"/>
          <w:spacing w:val="2"/>
          <w:szCs w:val="22"/>
        </w:rPr>
        <w:t>대상회사는</w:t>
      </w:r>
      <w:r>
        <w:rPr>
          <w:rFonts w:hint="eastAsia"/>
          <w:spacing w:val="2"/>
          <w:szCs w:val="22"/>
        </w:rPr>
        <w:t xml:space="preserve"> </w:t>
      </w:r>
      <w:r>
        <w:rPr>
          <w:rFonts w:hint="eastAsia"/>
          <w:spacing w:val="2"/>
          <w:szCs w:val="22"/>
        </w:rPr>
        <w:t>대리점들과</w:t>
      </w:r>
      <w:r>
        <w:rPr>
          <w:rFonts w:hint="eastAsia"/>
          <w:spacing w:val="2"/>
          <w:szCs w:val="22"/>
        </w:rPr>
        <w:t xml:space="preserve"> </w:t>
      </w:r>
      <w:r>
        <w:rPr>
          <w:rFonts w:hint="eastAsia"/>
          <w:spacing w:val="2"/>
          <w:szCs w:val="22"/>
        </w:rPr>
        <w:t>홈쇼핑</w:t>
      </w:r>
      <w:r>
        <w:rPr>
          <w:rFonts w:hint="eastAsia"/>
          <w:spacing w:val="2"/>
          <w:szCs w:val="22"/>
        </w:rPr>
        <w:t xml:space="preserve"> </w:t>
      </w:r>
      <w:r>
        <w:rPr>
          <w:rFonts w:hint="eastAsia"/>
          <w:spacing w:val="2"/>
          <w:szCs w:val="22"/>
        </w:rPr>
        <w:t>참가계약을</w:t>
      </w:r>
      <w:r>
        <w:rPr>
          <w:rFonts w:hint="eastAsia"/>
          <w:spacing w:val="2"/>
          <w:szCs w:val="22"/>
        </w:rPr>
        <w:t xml:space="preserve"> </w:t>
      </w:r>
      <w:r>
        <w:rPr>
          <w:rFonts w:hint="eastAsia"/>
          <w:spacing w:val="2"/>
          <w:szCs w:val="22"/>
        </w:rPr>
        <w:t>체결하고</w:t>
      </w:r>
      <w:r>
        <w:rPr>
          <w:rFonts w:hint="eastAsia"/>
          <w:spacing w:val="2"/>
          <w:szCs w:val="22"/>
        </w:rPr>
        <w:t xml:space="preserve"> </w:t>
      </w:r>
      <w:r>
        <w:rPr>
          <w:rFonts w:hint="eastAsia"/>
          <w:spacing w:val="2"/>
          <w:szCs w:val="22"/>
        </w:rPr>
        <w:t>대리점들에게</w:t>
      </w:r>
      <w:r>
        <w:rPr>
          <w:rFonts w:hint="eastAsia"/>
          <w:spacing w:val="2"/>
          <w:szCs w:val="22"/>
        </w:rPr>
        <w:t xml:space="preserve"> </w:t>
      </w:r>
      <w:r>
        <w:rPr>
          <w:rFonts w:hint="eastAsia"/>
          <w:spacing w:val="2"/>
          <w:szCs w:val="22"/>
        </w:rPr>
        <w:t>주문을</w:t>
      </w:r>
      <w:r>
        <w:rPr>
          <w:rFonts w:hint="eastAsia"/>
          <w:spacing w:val="2"/>
          <w:szCs w:val="22"/>
        </w:rPr>
        <w:t xml:space="preserve"> </w:t>
      </w:r>
      <w:r>
        <w:rPr>
          <w:rFonts w:hint="eastAsia"/>
          <w:spacing w:val="2"/>
          <w:szCs w:val="22"/>
        </w:rPr>
        <w:t>분배하면서</w:t>
      </w:r>
      <w:r>
        <w:rPr>
          <w:rFonts w:hint="eastAsia"/>
          <w:spacing w:val="2"/>
          <w:szCs w:val="22"/>
        </w:rPr>
        <w:t xml:space="preserve"> </w:t>
      </w:r>
      <w:r>
        <w:rPr>
          <w:rFonts w:hint="eastAsia"/>
          <w:spacing w:val="2"/>
          <w:szCs w:val="22"/>
        </w:rPr>
        <w:t>홈쇼핑</w:t>
      </w:r>
      <w:r>
        <w:rPr>
          <w:rFonts w:hint="eastAsia"/>
          <w:spacing w:val="2"/>
          <w:szCs w:val="22"/>
        </w:rPr>
        <w:t xml:space="preserve"> </w:t>
      </w:r>
      <w:r>
        <w:rPr>
          <w:rFonts w:hint="eastAsia"/>
          <w:spacing w:val="2"/>
          <w:szCs w:val="22"/>
        </w:rPr>
        <w:t>주문을</w:t>
      </w:r>
      <w:r>
        <w:rPr>
          <w:rFonts w:hint="eastAsia"/>
          <w:spacing w:val="2"/>
          <w:szCs w:val="22"/>
        </w:rPr>
        <w:t xml:space="preserve"> </w:t>
      </w:r>
      <w:proofErr w:type="spellStart"/>
      <w:r>
        <w:rPr>
          <w:rFonts w:hint="eastAsia"/>
          <w:spacing w:val="2"/>
          <w:szCs w:val="22"/>
        </w:rPr>
        <w:t>분배받은</w:t>
      </w:r>
      <w:proofErr w:type="spellEnd"/>
      <w:r>
        <w:rPr>
          <w:rFonts w:hint="eastAsia"/>
          <w:spacing w:val="2"/>
          <w:szCs w:val="22"/>
        </w:rPr>
        <w:t xml:space="preserve"> </w:t>
      </w:r>
      <w:proofErr w:type="spellStart"/>
      <w:r>
        <w:rPr>
          <w:rFonts w:hint="eastAsia"/>
          <w:spacing w:val="2"/>
          <w:szCs w:val="22"/>
        </w:rPr>
        <w:t>대리점들로부터</w:t>
      </w:r>
      <w:proofErr w:type="spellEnd"/>
      <w:r>
        <w:rPr>
          <w:rFonts w:hint="eastAsia"/>
          <w:spacing w:val="2"/>
          <w:szCs w:val="22"/>
        </w:rPr>
        <w:t xml:space="preserve"> </w:t>
      </w:r>
      <w:r>
        <w:rPr>
          <w:rFonts w:hint="eastAsia"/>
          <w:spacing w:val="2"/>
          <w:szCs w:val="22"/>
        </w:rPr>
        <w:t>참가비를</w:t>
      </w:r>
      <w:r>
        <w:rPr>
          <w:rFonts w:hint="eastAsia"/>
          <w:spacing w:val="2"/>
          <w:szCs w:val="22"/>
        </w:rPr>
        <w:t xml:space="preserve"> </w:t>
      </w:r>
      <w:r>
        <w:rPr>
          <w:rFonts w:hint="eastAsia"/>
          <w:spacing w:val="2"/>
          <w:szCs w:val="22"/>
        </w:rPr>
        <w:t>부당하게</w:t>
      </w:r>
      <w:r>
        <w:rPr>
          <w:rFonts w:hint="eastAsia"/>
          <w:spacing w:val="2"/>
          <w:szCs w:val="22"/>
        </w:rPr>
        <w:t xml:space="preserve"> </w:t>
      </w:r>
      <w:proofErr w:type="gramStart"/>
      <w:r>
        <w:rPr>
          <w:rFonts w:hint="eastAsia"/>
          <w:spacing w:val="2"/>
          <w:szCs w:val="22"/>
        </w:rPr>
        <w:t>지급</w:t>
      </w:r>
      <w:r>
        <w:rPr>
          <w:rFonts w:hint="eastAsia"/>
          <w:spacing w:val="2"/>
          <w:szCs w:val="22"/>
        </w:rPr>
        <w:t xml:space="preserve"> </w:t>
      </w:r>
      <w:r>
        <w:rPr>
          <w:rFonts w:hint="eastAsia"/>
          <w:spacing w:val="2"/>
          <w:szCs w:val="22"/>
        </w:rPr>
        <w:t>받음</w:t>
      </w:r>
      <w:proofErr w:type="gramEnd"/>
      <w:r>
        <w:rPr>
          <w:rFonts w:hint="eastAsia"/>
          <w:spacing w:val="2"/>
          <w:szCs w:val="22"/>
        </w:rPr>
        <w:t>.</w:t>
      </w:r>
    </w:p>
    <w:p w14:paraId="420E9149" w14:textId="77777777" w:rsidR="00026A7E" w:rsidRDefault="00026A7E" w:rsidP="00026A7E">
      <w:pPr>
        <w:pStyle w:val="a5"/>
        <w:numPr>
          <w:ilvl w:val="0"/>
          <w:numId w:val="75"/>
        </w:numPr>
        <w:spacing w:after="240"/>
        <w:ind w:leftChars="0" w:left="1815" w:hanging="454"/>
        <w:rPr>
          <w:b/>
          <w:szCs w:val="22"/>
        </w:rPr>
      </w:pPr>
      <w:r>
        <w:rPr>
          <w:rFonts w:hint="eastAsia"/>
          <w:b/>
          <w:szCs w:val="22"/>
        </w:rPr>
        <w:t>공정거래조정원</w:t>
      </w:r>
      <w:r>
        <w:rPr>
          <w:rFonts w:hint="eastAsia"/>
          <w:b/>
          <w:szCs w:val="22"/>
        </w:rPr>
        <w:t xml:space="preserve"> </w:t>
      </w:r>
      <w:r>
        <w:rPr>
          <w:rFonts w:hint="eastAsia"/>
          <w:b/>
          <w:szCs w:val="22"/>
        </w:rPr>
        <w:t>조정</w:t>
      </w:r>
      <w:r>
        <w:rPr>
          <w:rFonts w:hint="eastAsia"/>
          <w:b/>
          <w:szCs w:val="22"/>
        </w:rPr>
        <w:t xml:space="preserve"> </w:t>
      </w:r>
      <w:r>
        <w:rPr>
          <w:rFonts w:hint="eastAsia"/>
          <w:b/>
          <w:szCs w:val="22"/>
        </w:rPr>
        <w:t>결정</w:t>
      </w:r>
    </w:p>
    <w:p w14:paraId="43E87D94" w14:textId="77777777" w:rsidR="00026A7E" w:rsidRDefault="00026A7E" w:rsidP="00026A7E">
      <w:pPr>
        <w:pStyle w:val="a5"/>
        <w:spacing w:after="240"/>
        <w:ind w:leftChars="0" w:left="1815"/>
        <w:rPr>
          <w:szCs w:val="22"/>
        </w:rPr>
      </w:pPr>
      <w:r>
        <w:rPr>
          <w:rFonts w:hint="eastAsia"/>
          <w:szCs w:val="22"/>
        </w:rPr>
        <w:t>공정거래조정원은</w:t>
      </w:r>
      <w:r>
        <w:rPr>
          <w:rFonts w:hint="eastAsia"/>
          <w:szCs w:val="22"/>
        </w:rPr>
        <w:t xml:space="preserve"> </w:t>
      </w:r>
      <w:r>
        <w:rPr>
          <w:rFonts w:hint="eastAsia"/>
          <w:szCs w:val="22"/>
        </w:rPr>
        <w:t>대상회사가</w:t>
      </w:r>
      <w:r>
        <w:rPr>
          <w:rFonts w:hint="eastAsia"/>
          <w:szCs w:val="22"/>
        </w:rPr>
        <w:t xml:space="preserve"> </w:t>
      </w:r>
      <w:proofErr w:type="spellStart"/>
      <w:r>
        <w:rPr>
          <w:rFonts w:hint="eastAsia"/>
          <w:szCs w:val="22"/>
        </w:rPr>
        <w:t>입점대리점의</w:t>
      </w:r>
      <w:proofErr w:type="spellEnd"/>
      <w:r>
        <w:rPr>
          <w:rFonts w:hint="eastAsia"/>
          <w:szCs w:val="22"/>
        </w:rPr>
        <w:t xml:space="preserve"> </w:t>
      </w:r>
      <w:r>
        <w:rPr>
          <w:rFonts w:hint="eastAsia"/>
          <w:szCs w:val="22"/>
        </w:rPr>
        <w:t>사전</w:t>
      </w:r>
      <w:r>
        <w:rPr>
          <w:rFonts w:hint="eastAsia"/>
          <w:szCs w:val="22"/>
        </w:rPr>
        <w:t xml:space="preserve"> </w:t>
      </w:r>
      <w:r>
        <w:rPr>
          <w:rFonts w:hint="eastAsia"/>
          <w:szCs w:val="22"/>
        </w:rPr>
        <w:t>동의를</w:t>
      </w:r>
      <w:r>
        <w:rPr>
          <w:rFonts w:hint="eastAsia"/>
          <w:szCs w:val="22"/>
        </w:rPr>
        <w:t xml:space="preserve"> </w:t>
      </w:r>
      <w:proofErr w:type="spellStart"/>
      <w:r>
        <w:rPr>
          <w:rFonts w:hint="eastAsia"/>
          <w:szCs w:val="22"/>
        </w:rPr>
        <w:t>징구하지</w:t>
      </w:r>
      <w:proofErr w:type="spellEnd"/>
      <w:r>
        <w:rPr>
          <w:rFonts w:hint="eastAsia"/>
          <w:szCs w:val="22"/>
        </w:rPr>
        <w:t xml:space="preserve"> </w:t>
      </w:r>
      <w:r>
        <w:rPr>
          <w:rFonts w:hint="eastAsia"/>
          <w:szCs w:val="22"/>
        </w:rPr>
        <w:t>않고</w:t>
      </w:r>
      <w:r>
        <w:rPr>
          <w:rFonts w:hint="eastAsia"/>
          <w:szCs w:val="22"/>
        </w:rPr>
        <w:t xml:space="preserve"> </w:t>
      </w:r>
      <w:r>
        <w:rPr>
          <w:rFonts w:hint="eastAsia"/>
          <w:szCs w:val="22"/>
        </w:rPr>
        <w:t>단독으로</w:t>
      </w:r>
      <w:r>
        <w:rPr>
          <w:rFonts w:hint="eastAsia"/>
          <w:szCs w:val="22"/>
        </w:rPr>
        <w:t xml:space="preserve"> </w:t>
      </w:r>
      <w:r>
        <w:rPr>
          <w:rFonts w:hint="eastAsia"/>
          <w:szCs w:val="22"/>
        </w:rPr>
        <w:t>전시매장</w:t>
      </w:r>
      <w:r>
        <w:rPr>
          <w:rFonts w:hint="eastAsia"/>
          <w:szCs w:val="22"/>
        </w:rPr>
        <w:t xml:space="preserve"> </w:t>
      </w:r>
      <w:r>
        <w:rPr>
          <w:rFonts w:hint="eastAsia"/>
          <w:szCs w:val="22"/>
        </w:rPr>
        <w:t>오픈행사</w:t>
      </w:r>
      <w:r>
        <w:rPr>
          <w:rFonts w:hint="eastAsia"/>
          <w:szCs w:val="22"/>
        </w:rPr>
        <w:t xml:space="preserve"> </w:t>
      </w:r>
      <w:r>
        <w:rPr>
          <w:rFonts w:hint="eastAsia"/>
          <w:szCs w:val="22"/>
        </w:rPr>
        <w:t>등을</w:t>
      </w:r>
      <w:r>
        <w:rPr>
          <w:rFonts w:hint="eastAsia"/>
          <w:szCs w:val="22"/>
        </w:rPr>
        <w:t xml:space="preserve"> </w:t>
      </w:r>
      <w:r>
        <w:rPr>
          <w:rFonts w:hint="eastAsia"/>
          <w:szCs w:val="22"/>
        </w:rPr>
        <w:t>진행하여</w:t>
      </w:r>
      <w:r>
        <w:rPr>
          <w:rFonts w:hint="eastAsia"/>
          <w:szCs w:val="22"/>
        </w:rPr>
        <w:t xml:space="preserve"> </w:t>
      </w:r>
      <w:proofErr w:type="spellStart"/>
      <w:r>
        <w:rPr>
          <w:rFonts w:hint="eastAsia"/>
          <w:szCs w:val="22"/>
        </w:rPr>
        <w:t>입점대리점이</w:t>
      </w:r>
      <w:proofErr w:type="spellEnd"/>
      <w:r>
        <w:rPr>
          <w:rFonts w:hint="eastAsia"/>
          <w:szCs w:val="22"/>
        </w:rPr>
        <w:t xml:space="preserve"> </w:t>
      </w:r>
      <w:r>
        <w:rPr>
          <w:rFonts w:hint="eastAsia"/>
          <w:szCs w:val="22"/>
        </w:rPr>
        <w:t>비용을</w:t>
      </w:r>
      <w:r>
        <w:rPr>
          <w:rFonts w:hint="eastAsia"/>
          <w:szCs w:val="22"/>
        </w:rPr>
        <w:t xml:space="preserve"> </w:t>
      </w:r>
      <w:r>
        <w:rPr>
          <w:rFonts w:hint="eastAsia"/>
          <w:szCs w:val="22"/>
        </w:rPr>
        <w:t>분담하도록</w:t>
      </w:r>
      <w:r>
        <w:rPr>
          <w:rFonts w:hint="eastAsia"/>
          <w:szCs w:val="22"/>
        </w:rPr>
        <w:t xml:space="preserve"> </w:t>
      </w:r>
      <w:r>
        <w:rPr>
          <w:rFonts w:hint="eastAsia"/>
          <w:szCs w:val="22"/>
        </w:rPr>
        <w:t>하고</w:t>
      </w:r>
      <w:r>
        <w:rPr>
          <w:rFonts w:hint="eastAsia"/>
          <w:szCs w:val="22"/>
        </w:rPr>
        <w:t>,</w:t>
      </w:r>
      <w:r>
        <w:rPr>
          <w:szCs w:val="22"/>
        </w:rPr>
        <w:t xml:space="preserve"> </w:t>
      </w:r>
      <w:r>
        <w:rPr>
          <w:rFonts w:hint="eastAsia"/>
          <w:szCs w:val="22"/>
        </w:rPr>
        <w:t>대리점에</w:t>
      </w:r>
      <w:r>
        <w:rPr>
          <w:rFonts w:hint="eastAsia"/>
          <w:szCs w:val="22"/>
        </w:rPr>
        <w:t xml:space="preserve"> </w:t>
      </w:r>
      <w:r>
        <w:rPr>
          <w:rFonts w:hint="eastAsia"/>
          <w:szCs w:val="22"/>
        </w:rPr>
        <w:t>청구한</w:t>
      </w:r>
      <w:r>
        <w:rPr>
          <w:rFonts w:hint="eastAsia"/>
          <w:szCs w:val="22"/>
        </w:rPr>
        <w:t xml:space="preserve"> </w:t>
      </w:r>
      <w:r>
        <w:rPr>
          <w:rFonts w:hint="eastAsia"/>
          <w:szCs w:val="22"/>
        </w:rPr>
        <w:t>비용의</w:t>
      </w:r>
      <w:r>
        <w:rPr>
          <w:rFonts w:hint="eastAsia"/>
          <w:szCs w:val="22"/>
        </w:rPr>
        <w:t xml:space="preserve"> </w:t>
      </w:r>
      <w:r>
        <w:rPr>
          <w:rFonts w:hint="eastAsia"/>
          <w:szCs w:val="22"/>
        </w:rPr>
        <w:t>상세한</w:t>
      </w:r>
      <w:r>
        <w:rPr>
          <w:rFonts w:hint="eastAsia"/>
          <w:szCs w:val="22"/>
        </w:rPr>
        <w:t xml:space="preserve"> </w:t>
      </w:r>
      <w:r>
        <w:rPr>
          <w:rFonts w:hint="eastAsia"/>
          <w:szCs w:val="22"/>
        </w:rPr>
        <w:t>사용내역은</w:t>
      </w:r>
      <w:r>
        <w:rPr>
          <w:rFonts w:hint="eastAsia"/>
          <w:szCs w:val="22"/>
        </w:rPr>
        <w:t xml:space="preserve"> </w:t>
      </w:r>
      <w:r>
        <w:rPr>
          <w:rFonts w:hint="eastAsia"/>
          <w:szCs w:val="22"/>
        </w:rPr>
        <w:t>제공하지</w:t>
      </w:r>
      <w:r>
        <w:rPr>
          <w:rFonts w:hint="eastAsia"/>
          <w:szCs w:val="22"/>
        </w:rPr>
        <w:t xml:space="preserve"> </w:t>
      </w:r>
      <w:r>
        <w:rPr>
          <w:rFonts w:hint="eastAsia"/>
          <w:szCs w:val="22"/>
        </w:rPr>
        <w:t>않아</w:t>
      </w:r>
      <w:r>
        <w:rPr>
          <w:rFonts w:hint="eastAsia"/>
          <w:szCs w:val="22"/>
        </w:rPr>
        <w:t xml:space="preserve"> </w:t>
      </w:r>
      <w:r>
        <w:rPr>
          <w:rFonts w:hint="eastAsia"/>
          <w:szCs w:val="22"/>
        </w:rPr>
        <w:t>부당하다고</w:t>
      </w:r>
      <w:r>
        <w:rPr>
          <w:rFonts w:hint="eastAsia"/>
          <w:szCs w:val="22"/>
        </w:rPr>
        <w:t xml:space="preserve"> </w:t>
      </w:r>
      <w:r>
        <w:rPr>
          <w:rFonts w:hint="eastAsia"/>
          <w:szCs w:val="22"/>
        </w:rPr>
        <w:t>볼</w:t>
      </w:r>
      <w:r>
        <w:rPr>
          <w:rFonts w:hint="eastAsia"/>
          <w:szCs w:val="22"/>
        </w:rPr>
        <w:t xml:space="preserve"> </w:t>
      </w:r>
      <w:r>
        <w:rPr>
          <w:rFonts w:hint="eastAsia"/>
          <w:szCs w:val="22"/>
        </w:rPr>
        <w:t>여지가</w:t>
      </w:r>
      <w:r>
        <w:rPr>
          <w:rFonts w:hint="eastAsia"/>
          <w:szCs w:val="22"/>
        </w:rPr>
        <w:t xml:space="preserve"> </w:t>
      </w:r>
      <w:r>
        <w:rPr>
          <w:rFonts w:hint="eastAsia"/>
          <w:szCs w:val="22"/>
        </w:rPr>
        <w:t>있다고</w:t>
      </w:r>
      <w:r>
        <w:rPr>
          <w:rFonts w:hint="eastAsia"/>
          <w:szCs w:val="22"/>
        </w:rPr>
        <w:t xml:space="preserve"> </w:t>
      </w:r>
      <w:r>
        <w:rPr>
          <w:rFonts w:hint="eastAsia"/>
          <w:szCs w:val="22"/>
        </w:rPr>
        <w:t>판단함</w:t>
      </w:r>
      <w:r>
        <w:rPr>
          <w:rFonts w:hint="eastAsia"/>
          <w:szCs w:val="22"/>
        </w:rPr>
        <w:t>.</w:t>
      </w:r>
      <w:r>
        <w:rPr>
          <w:szCs w:val="22"/>
        </w:rPr>
        <w:t xml:space="preserve"> </w:t>
      </w:r>
    </w:p>
    <w:p w14:paraId="49266B5C" w14:textId="77777777" w:rsidR="00026A7E" w:rsidRDefault="00026A7E" w:rsidP="00026A7E">
      <w:pPr>
        <w:pStyle w:val="a5"/>
        <w:spacing w:after="240"/>
        <w:ind w:leftChars="0" w:left="1815"/>
        <w:rPr>
          <w:szCs w:val="22"/>
        </w:rPr>
      </w:pPr>
      <w:r>
        <w:rPr>
          <w:rFonts w:hint="eastAsia"/>
          <w:szCs w:val="22"/>
        </w:rPr>
        <w:t>그러나</w:t>
      </w:r>
      <w:r>
        <w:rPr>
          <w:rFonts w:hint="eastAsia"/>
          <w:szCs w:val="22"/>
        </w:rPr>
        <w:t>,</w:t>
      </w:r>
      <w:r>
        <w:rPr>
          <w:szCs w:val="22"/>
        </w:rPr>
        <w:t xml:space="preserve"> </w:t>
      </w:r>
      <w:r>
        <w:rPr>
          <w:rFonts w:hint="eastAsia"/>
          <w:szCs w:val="22"/>
        </w:rPr>
        <w:t>홈쇼핑</w:t>
      </w:r>
      <w:r>
        <w:rPr>
          <w:rFonts w:hint="eastAsia"/>
          <w:szCs w:val="22"/>
        </w:rPr>
        <w:t xml:space="preserve"> </w:t>
      </w:r>
      <w:r>
        <w:rPr>
          <w:rFonts w:hint="eastAsia"/>
          <w:szCs w:val="22"/>
        </w:rPr>
        <w:t>참가비는</w:t>
      </w:r>
      <w:r>
        <w:rPr>
          <w:rFonts w:hint="eastAsia"/>
          <w:szCs w:val="22"/>
        </w:rPr>
        <w:t xml:space="preserve"> </w:t>
      </w:r>
      <w:r>
        <w:rPr>
          <w:rFonts w:hint="eastAsia"/>
          <w:szCs w:val="22"/>
        </w:rPr>
        <w:t>판매촉진행사</w:t>
      </w:r>
      <w:r>
        <w:rPr>
          <w:rFonts w:hint="eastAsia"/>
          <w:szCs w:val="22"/>
        </w:rPr>
        <w:t xml:space="preserve"> </w:t>
      </w:r>
      <w:r>
        <w:rPr>
          <w:rFonts w:hint="eastAsia"/>
          <w:szCs w:val="22"/>
        </w:rPr>
        <w:t>비용으로</w:t>
      </w:r>
      <w:r>
        <w:rPr>
          <w:rFonts w:hint="eastAsia"/>
          <w:szCs w:val="22"/>
        </w:rPr>
        <w:t xml:space="preserve"> </w:t>
      </w:r>
      <w:r>
        <w:rPr>
          <w:rFonts w:hint="eastAsia"/>
          <w:szCs w:val="22"/>
        </w:rPr>
        <w:t>볼</w:t>
      </w:r>
      <w:r>
        <w:rPr>
          <w:rFonts w:hint="eastAsia"/>
          <w:szCs w:val="22"/>
        </w:rPr>
        <w:t xml:space="preserve"> </w:t>
      </w:r>
      <w:r>
        <w:rPr>
          <w:rFonts w:hint="eastAsia"/>
          <w:szCs w:val="22"/>
        </w:rPr>
        <w:t>수</w:t>
      </w:r>
      <w:r>
        <w:rPr>
          <w:rFonts w:hint="eastAsia"/>
          <w:szCs w:val="22"/>
        </w:rPr>
        <w:t xml:space="preserve"> </w:t>
      </w:r>
      <w:r>
        <w:rPr>
          <w:rFonts w:hint="eastAsia"/>
          <w:szCs w:val="22"/>
        </w:rPr>
        <w:t>있음에도</w:t>
      </w:r>
      <w:r>
        <w:rPr>
          <w:rFonts w:hint="eastAsia"/>
          <w:szCs w:val="22"/>
        </w:rPr>
        <w:t xml:space="preserve"> </w:t>
      </w:r>
      <w:r>
        <w:rPr>
          <w:rFonts w:hint="eastAsia"/>
          <w:szCs w:val="22"/>
        </w:rPr>
        <w:t>대상회사가</w:t>
      </w:r>
      <w:r>
        <w:rPr>
          <w:rFonts w:hint="eastAsia"/>
          <w:szCs w:val="22"/>
        </w:rPr>
        <w:t xml:space="preserve"> </w:t>
      </w:r>
      <w:r>
        <w:rPr>
          <w:rFonts w:hint="eastAsia"/>
          <w:szCs w:val="22"/>
        </w:rPr>
        <w:t>이를</w:t>
      </w:r>
      <w:r>
        <w:rPr>
          <w:rFonts w:hint="eastAsia"/>
          <w:szCs w:val="22"/>
        </w:rPr>
        <w:t xml:space="preserve"> </w:t>
      </w:r>
      <w:r>
        <w:rPr>
          <w:rFonts w:hint="eastAsia"/>
          <w:szCs w:val="22"/>
        </w:rPr>
        <w:t>상당히</w:t>
      </w:r>
      <w:r>
        <w:rPr>
          <w:rFonts w:hint="eastAsia"/>
          <w:szCs w:val="22"/>
        </w:rPr>
        <w:t xml:space="preserve"> </w:t>
      </w:r>
      <w:r>
        <w:rPr>
          <w:rFonts w:hint="eastAsia"/>
          <w:szCs w:val="22"/>
        </w:rPr>
        <w:t>부담하고</w:t>
      </w:r>
      <w:r>
        <w:rPr>
          <w:rFonts w:hint="eastAsia"/>
          <w:szCs w:val="22"/>
        </w:rPr>
        <w:t xml:space="preserve"> </w:t>
      </w:r>
      <w:r>
        <w:rPr>
          <w:rFonts w:hint="eastAsia"/>
          <w:szCs w:val="22"/>
        </w:rPr>
        <w:t>있다는</w:t>
      </w:r>
      <w:r>
        <w:rPr>
          <w:rFonts w:hint="eastAsia"/>
          <w:szCs w:val="22"/>
        </w:rPr>
        <w:t xml:space="preserve"> </w:t>
      </w:r>
      <w:r>
        <w:rPr>
          <w:rFonts w:hint="eastAsia"/>
          <w:szCs w:val="22"/>
        </w:rPr>
        <w:t>점</w:t>
      </w:r>
      <w:r>
        <w:rPr>
          <w:rFonts w:hint="eastAsia"/>
          <w:szCs w:val="22"/>
        </w:rPr>
        <w:t xml:space="preserve"> </w:t>
      </w:r>
      <w:r>
        <w:rPr>
          <w:rFonts w:hint="eastAsia"/>
          <w:szCs w:val="22"/>
        </w:rPr>
        <w:t>및</w:t>
      </w:r>
      <w:r>
        <w:rPr>
          <w:rFonts w:hint="eastAsia"/>
          <w:szCs w:val="22"/>
        </w:rPr>
        <w:t xml:space="preserve"> </w:t>
      </w:r>
      <w:r>
        <w:rPr>
          <w:rFonts w:hint="eastAsia"/>
          <w:szCs w:val="22"/>
        </w:rPr>
        <w:t>참가비가</w:t>
      </w:r>
      <w:r>
        <w:rPr>
          <w:rFonts w:hint="eastAsia"/>
          <w:szCs w:val="22"/>
        </w:rPr>
        <w:t xml:space="preserve"> </w:t>
      </w:r>
      <w:r>
        <w:rPr>
          <w:rFonts w:hint="eastAsia"/>
          <w:szCs w:val="22"/>
        </w:rPr>
        <w:t>과도하지</w:t>
      </w:r>
      <w:r>
        <w:rPr>
          <w:rFonts w:hint="eastAsia"/>
          <w:szCs w:val="22"/>
        </w:rPr>
        <w:t xml:space="preserve"> </w:t>
      </w:r>
      <w:r>
        <w:rPr>
          <w:rFonts w:hint="eastAsia"/>
          <w:szCs w:val="22"/>
        </w:rPr>
        <w:t>않다는</w:t>
      </w:r>
      <w:r>
        <w:rPr>
          <w:rFonts w:hint="eastAsia"/>
          <w:szCs w:val="22"/>
        </w:rPr>
        <w:t xml:space="preserve"> </w:t>
      </w:r>
      <w:r>
        <w:rPr>
          <w:rFonts w:hint="eastAsia"/>
          <w:szCs w:val="22"/>
        </w:rPr>
        <w:t>점에서</w:t>
      </w:r>
      <w:r>
        <w:rPr>
          <w:rFonts w:hint="eastAsia"/>
          <w:szCs w:val="22"/>
        </w:rPr>
        <w:t xml:space="preserve"> </w:t>
      </w:r>
      <w:r>
        <w:rPr>
          <w:rFonts w:hint="eastAsia"/>
          <w:szCs w:val="22"/>
        </w:rPr>
        <w:t>판매촉진행사</w:t>
      </w:r>
      <w:r>
        <w:rPr>
          <w:rFonts w:hint="eastAsia"/>
          <w:szCs w:val="22"/>
        </w:rPr>
        <w:t xml:space="preserve"> </w:t>
      </w:r>
      <w:r>
        <w:rPr>
          <w:rFonts w:hint="eastAsia"/>
          <w:szCs w:val="22"/>
        </w:rPr>
        <w:t>전가로</w:t>
      </w:r>
      <w:r>
        <w:rPr>
          <w:rFonts w:hint="eastAsia"/>
          <w:szCs w:val="22"/>
        </w:rPr>
        <w:t xml:space="preserve"> </w:t>
      </w:r>
      <w:r>
        <w:rPr>
          <w:rFonts w:hint="eastAsia"/>
          <w:szCs w:val="22"/>
        </w:rPr>
        <w:t>판단하지</w:t>
      </w:r>
      <w:r>
        <w:rPr>
          <w:rFonts w:hint="eastAsia"/>
          <w:szCs w:val="22"/>
        </w:rPr>
        <w:t xml:space="preserve"> </w:t>
      </w:r>
      <w:r>
        <w:rPr>
          <w:rFonts w:hint="eastAsia"/>
          <w:szCs w:val="22"/>
        </w:rPr>
        <w:t>않음</w:t>
      </w:r>
      <w:r>
        <w:rPr>
          <w:rFonts w:hint="eastAsia"/>
          <w:szCs w:val="22"/>
        </w:rPr>
        <w:t>.</w:t>
      </w:r>
      <w:r>
        <w:rPr>
          <w:szCs w:val="22"/>
        </w:rPr>
        <w:t xml:space="preserve"> </w:t>
      </w:r>
      <w:r>
        <w:rPr>
          <w:rFonts w:hint="eastAsia"/>
          <w:szCs w:val="22"/>
        </w:rPr>
        <w:t>또한</w:t>
      </w:r>
      <w:r>
        <w:rPr>
          <w:rFonts w:hint="eastAsia"/>
          <w:szCs w:val="22"/>
        </w:rPr>
        <w:t>,</w:t>
      </w:r>
      <w:r>
        <w:rPr>
          <w:szCs w:val="22"/>
        </w:rPr>
        <w:t xml:space="preserve"> </w:t>
      </w:r>
      <w:r>
        <w:rPr>
          <w:rFonts w:hint="eastAsia"/>
          <w:szCs w:val="22"/>
        </w:rPr>
        <w:t>신청인들의</w:t>
      </w:r>
      <w:r>
        <w:rPr>
          <w:rFonts w:hint="eastAsia"/>
          <w:szCs w:val="22"/>
        </w:rPr>
        <w:t xml:space="preserve"> </w:t>
      </w:r>
      <w:r>
        <w:rPr>
          <w:rFonts w:hint="eastAsia"/>
          <w:szCs w:val="22"/>
        </w:rPr>
        <w:t>기타</w:t>
      </w:r>
      <w:r>
        <w:rPr>
          <w:rFonts w:hint="eastAsia"/>
          <w:szCs w:val="22"/>
        </w:rPr>
        <w:t xml:space="preserve"> </w:t>
      </w:r>
      <w:r>
        <w:rPr>
          <w:rFonts w:hint="eastAsia"/>
          <w:szCs w:val="22"/>
        </w:rPr>
        <w:t>청구에</w:t>
      </w:r>
      <w:r>
        <w:rPr>
          <w:rFonts w:hint="eastAsia"/>
          <w:szCs w:val="22"/>
        </w:rPr>
        <w:t xml:space="preserve"> </w:t>
      </w:r>
      <w:r>
        <w:rPr>
          <w:rFonts w:hint="eastAsia"/>
          <w:szCs w:val="22"/>
        </w:rPr>
        <w:t>대하여는</w:t>
      </w:r>
      <w:r>
        <w:rPr>
          <w:rFonts w:hint="eastAsia"/>
          <w:szCs w:val="22"/>
        </w:rPr>
        <w:t xml:space="preserve"> </w:t>
      </w:r>
      <w:r>
        <w:rPr>
          <w:rFonts w:hint="eastAsia"/>
          <w:szCs w:val="22"/>
        </w:rPr>
        <w:t>입증이</w:t>
      </w:r>
      <w:r>
        <w:rPr>
          <w:rFonts w:hint="eastAsia"/>
          <w:szCs w:val="22"/>
        </w:rPr>
        <w:t xml:space="preserve"> </w:t>
      </w:r>
      <w:r>
        <w:rPr>
          <w:rFonts w:hint="eastAsia"/>
          <w:szCs w:val="22"/>
        </w:rPr>
        <w:t>부족하거나</w:t>
      </w:r>
      <w:r>
        <w:rPr>
          <w:rFonts w:hint="eastAsia"/>
          <w:szCs w:val="22"/>
        </w:rPr>
        <w:t xml:space="preserve"> </w:t>
      </w:r>
      <w:r>
        <w:rPr>
          <w:rFonts w:hint="eastAsia"/>
          <w:szCs w:val="22"/>
        </w:rPr>
        <w:t>법률상</w:t>
      </w:r>
      <w:r>
        <w:rPr>
          <w:rFonts w:hint="eastAsia"/>
          <w:szCs w:val="22"/>
        </w:rPr>
        <w:t xml:space="preserve"> </w:t>
      </w:r>
      <w:r>
        <w:rPr>
          <w:rFonts w:hint="eastAsia"/>
          <w:szCs w:val="22"/>
        </w:rPr>
        <w:t>신고의</w:t>
      </w:r>
      <w:r>
        <w:rPr>
          <w:rFonts w:hint="eastAsia"/>
          <w:szCs w:val="22"/>
        </w:rPr>
        <w:t xml:space="preserve"> </w:t>
      </w:r>
      <w:r>
        <w:rPr>
          <w:rFonts w:hint="eastAsia"/>
          <w:szCs w:val="22"/>
        </w:rPr>
        <w:t>내용이</w:t>
      </w:r>
      <w:r>
        <w:rPr>
          <w:rFonts w:hint="eastAsia"/>
          <w:szCs w:val="22"/>
        </w:rPr>
        <w:t xml:space="preserve"> </w:t>
      </w:r>
      <w:r>
        <w:rPr>
          <w:rFonts w:hint="eastAsia"/>
          <w:szCs w:val="22"/>
        </w:rPr>
        <w:t>타당하지</w:t>
      </w:r>
      <w:r>
        <w:rPr>
          <w:rFonts w:hint="eastAsia"/>
          <w:szCs w:val="22"/>
        </w:rPr>
        <w:t xml:space="preserve"> </w:t>
      </w:r>
      <w:r>
        <w:rPr>
          <w:rFonts w:hint="eastAsia"/>
          <w:szCs w:val="22"/>
        </w:rPr>
        <w:t>않다고</w:t>
      </w:r>
      <w:r>
        <w:rPr>
          <w:rFonts w:hint="eastAsia"/>
          <w:szCs w:val="22"/>
        </w:rPr>
        <w:t xml:space="preserve"> </w:t>
      </w:r>
      <w:r>
        <w:rPr>
          <w:rFonts w:hint="eastAsia"/>
          <w:szCs w:val="22"/>
        </w:rPr>
        <w:t>판단함</w:t>
      </w:r>
      <w:r>
        <w:rPr>
          <w:rFonts w:hint="eastAsia"/>
          <w:szCs w:val="22"/>
        </w:rPr>
        <w:t>.</w:t>
      </w:r>
    </w:p>
    <w:p w14:paraId="61F18508" w14:textId="77777777" w:rsidR="00026A7E" w:rsidRDefault="00026A7E" w:rsidP="00026A7E">
      <w:pPr>
        <w:pStyle w:val="a5"/>
        <w:spacing w:after="240"/>
        <w:ind w:leftChars="0" w:left="1815"/>
        <w:rPr>
          <w:szCs w:val="22"/>
        </w:rPr>
      </w:pPr>
      <w:r>
        <w:rPr>
          <w:rFonts w:hint="eastAsia"/>
          <w:szCs w:val="22"/>
        </w:rPr>
        <w:t>공정거래조정원은</w:t>
      </w:r>
      <w:r>
        <w:rPr>
          <w:rFonts w:hint="eastAsia"/>
          <w:szCs w:val="22"/>
        </w:rPr>
        <w:t xml:space="preserve"> </w:t>
      </w:r>
      <w:r>
        <w:rPr>
          <w:rFonts w:hint="eastAsia"/>
          <w:szCs w:val="22"/>
        </w:rPr>
        <w:t>대상회사가</w:t>
      </w:r>
      <w:r>
        <w:rPr>
          <w:rFonts w:hint="eastAsia"/>
          <w:szCs w:val="22"/>
        </w:rPr>
        <w:t xml:space="preserve"> </w:t>
      </w:r>
      <w:r>
        <w:rPr>
          <w:rFonts w:hint="eastAsia"/>
          <w:szCs w:val="22"/>
        </w:rPr>
        <w:t>신청인들에게</w:t>
      </w:r>
      <w:r>
        <w:rPr>
          <w:rFonts w:hint="eastAsia"/>
          <w:szCs w:val="22"/>
        </w:rPr>
        <w:t xml:space="preserve"> </w:t>
      </w:r>
      <w:r>
        <w:rPr>
          <w:szCs w:val="22"/>
        </w:rPr>
        <w:t>26,819,000</w:t>
      </w:r>
      <w:r>
        <w:rPr>
          <w:rFonts w:hint="eastAsia"/>
          <w:szCs w:val="22"/>
        </w:rPr>
        <w:t>원의</w:t>
      </w:r>
      <w:r>
        <w:rPr>
          <w:rFonts w:hint="eastAsia"/>
          <w:szCs w:val="22"/>
        </w:rPr>
        <w:t xml:space="preserve"> </w:t>
      </w:r>
      <w:r>
        <w:rPr>
          <w:rFonts w:hint="eastAsia"/>
          <w:szCs w:val="22"/>
        </w:rPr>
        <w:t>지급</w:t>
      </w:r>
      <w:r>
        <w:rPr>
          <w:rFonts w:hint="eastAsia"/>
          <w:szCs w:val="22"/>
        </w:rPr>
        <w:t xml:space="preserve"> </w:t>
      </w:r>
      <w:r>
        <w:rPr>
          <w:rFonts w:hint="eastAsia"/>
          <w:szCs w:val="22"/>
        </w:rPr>
        <w:t>의무가</w:t>
      </w:r>
      <w:r>
        <w:rPr>
          <w:rFonts w:hint="eastAsia"/>
          <w:szCs w:val="22"/>
        </w:rPr>
        <w:t xml:space="preserve"> </w:t>
      </w:r>
      <w:r>
        <w:rPr>
          <w:rFonts w:hint="eastAsia"/>
          <w:szCs w:val="22"/>
        </w:rPr>
        <w:t>있는</w:t>
      </w:r>
      <w:r>
        <w:rPr>
          <w:rFonts w:hint="eastAsia"/>
          <w:szCs w:val="22"/>
        </w:rPr>
        <w:t xml:space="preserve"> </w:t>
      </w:r>
      <w:r>
        <w:rPr>
          <w:rFonts w:hint="eastAsia"/>
          <w:szCs w:val="22"/>
        </w:rPr>
        <w:t>것으로</w:t>
      </w:r>
      <w:r>
        <w:rPr>
          <w:rFonts w:hint="eastAsia"/>
          <w:szCs w:val="22"/>
        </w:rPr>
        <w:t xml:space="preserve"> </w:t>
      </w:r>
      <w:r>
        <w:rPr>
          <w:rFonts w:hint="eastAsia"/>
          <w:szCs w:val="22"/>
        </w:rPr>
        <w:t>판단함</w:t>
      </w:r>
      <w:r>
        <w:rPr>
          <w:rFonts w:hint="eastAsia"/>
          <w:szCs w:val="22"/>
        </w:rPr>
        <w:t>(</w:t>
      </w:r>
      <w:r>
        <w:rPr>
          <w:rFonts w:hint="eastAsia"/>
          <w:szCs w:val="22"/>
        </w:rPr>
        <w:t>대리</w:t>
      </w:r>
      <w:r>
        <w:rPr>
          <w:rFonts w:hint="eastAsia"/>
          <w:szCs w:val="22"/>
        </w:rPr>
        <w:t>2</w:t>
      </w:r>
      <w:r>
        <w:rPr>
          <w:szCs w:val="22"/>
        </w:rPr>
        <w:t xml:space="preserve">019-0095 </w:t>
      </w:r>
      <w:r>
        <w:rPr>
          <w:rFonts w:hint="eastAsia"/>
          <w:szCs w:val="22"/>
        </w:rPr>
        <w:t>결정</w:t>
      </w:r>
      <w:r>
        <w:rPr>
          <w:rFonts w:hint="eastAsia"/>
          <w:szCs w:val="22"/>
        </w:rPr>
        <w:t>).</w:t>
      </w:r>
    </w:p>
    <w:p w14:paraId="0989713B" w14:textId="77777777" w:rsidR="00026A7E" w:rsidRDefault="00026A7E" w:rsidP="00026A7E">
      <w:pPr>
        <w:pStyle w:val="a5"/>
        <w:numPr>
          <w:ilvl w:val="0"/>
          <w:numId w:val="75"/>
        </w:numPr>
        <w:spacing w:after="240"/>
        <w:ind w:leftChars="0" w:left="1815" w:hanging="454"/>
        <w:rPr>
          <w:ins w:id="496" w:author="jiwon.suh1" w:date="2021-08-29T20:07:00Z"/>
          <w:b/>
          <w:szCs w:val="22"/>
        </w:rPr>
      </w:pPr>
      <w:ins w:id="497" w:author="jiwon.suh1" w:date="2021-08-29T20:07:00Z">
        <w:r>
          <w:rPr>
            <w:rFonts w:hint="eastAsia"/>
            <w:b/>
            <w:szCs w:val="22"/>
          </w:rPr>
          <w:t>이후</w:t>
        </w:r>
        <w:r>
          <w:rPr>
            <w:rFonts w:hint="eastAsia"/>
            <w:b/>
            <w:szCs w:val="22"/>
          </w:rPr>
          <w:t xml:space="preserve"> </w:t>
        </w:r>
        <w:r>
          <w:rPr>
            <w:rFonts w:hint="eastAsia"/>
            <w:b/>
            <w:szCs w:val="22"/>
          </w:rPr>
          <w:t>진행상황</w:t>
        </w:r>
      </w:ins>
    </w:p>
    <w:p w14:paraId="78C9986E" w14:textId="77777777" w:rsidR="00026A7E" w:rsidRDefault="00026A7E" w:rsidP="00026A7E">
      <w:pPr>
        <w:pStyle w:val="a5"/>
        <w:spacing w:after="240"/>
        <w:ind w:leftChars="0" w:left="1815"/>
        <w:rPr>
          <w:ins w:id="498" w:author="jiwon.suh1" w:date="2021-08-29T20:07:00Z"/>
          <w:szCs w:val="22"/>
        </w:rPr>
      </w:pPr>
      <w:ins w:id="499" w:author="jiwon.suh1" w:date="2021-08-29T20:07:00Z">
        <w:r>
          <w:rPr>
            <w:rFonts w:hint="eastAsia"/>
            <w:szCs w:val="22"/>
          </w:rPr>
          <w:t>상기</w:t>
        </w:r>
        <w:r>
          <w:rPr>
            <w:rFonts w:hint="eastAsia"/>
            <w:szCs w:val="22"/>
          </w:rPr>
          <w:t xml:space="preserve"> </w:t>
        </w:r>
        <w:r>
          <w:rPr>
            <w:rFonts w:hint="eastAsia"/>
            <w:szCs w:val="22"/>
          </w:rPr>
          <w:t>공정거래조정원의</w:t>
        </w:r>
        <w:r>
          <w:rPr>
            <w:rFonts w:hint="eastAsia"/>
            <w:szCs w:val="22"/>
          </w:rPr>
          <w:t xml:space="preserve"> </w:t>
        </w:r>
        <w:r>
          <w:rPr>
            <w:rFonts w:hint="eastAsia"/>
            <w:szCs w:val="22"/>
          </w:rPr>
          <w:t>조정결정에</w:t>
        </w:r>
        <w:r>
          <w:rPr>
            <w:rFonts w:hint="eastAsia"/>
            <w:szCs w:val="22"/>
          </w:rPr>
          <w:t xml:space="preserve"> </w:t>
        </w:r>
        <w:r>
          <w:rPr>
            <w:rFonts w:hint="eastAsia"/>
            <w:szCs w:val="22"/>
          </w:rPr>
          <w:t>대하여</w:t>
        </w:r>
        <w:r>
          <w:rPr>
            <w:rFonts w:hint="eastAsia"/>
            <w:szCs w:val="22"/>
          </w:rPr>
          <w:t xml:space="preserve"> </w:t>
        </w:r>
        <w:r>
          <w:rPr>
            <w:rFonts w:hint="eastAsia"/>
            <w:szCs w:val="22"/>
          </w:rPr>
          <w:t>대상회사는</w:t>
        </w:r>
        <w:r>
          <w:rPr>
            <w:rFonts w:hint="eastAsia"/>
            <w:szCs w:val="22"/>
          </w:rPr>
          <w:t xml:space="preserve"> </w:t>
        </w:r>
        <w:r>
          <w:rPr>
            <w:rFonts w:hint="eastAsia"/>
            <w:szCs w:val="22"/>
          </w:rPr>
          <w:t>수락하는</w:t>
        </w:r>
        <w:r>
          <w:rPr>
            <w:rFonts w:hint="eastAsia"/>
            <w:szCs w:val="22"/>
          </w:rPr>
          <w:t xml:space="preserve"> </w:t>
        </w:r>
        <w:r>
          <w:rPr>
            <w:rFonts w:hint="eastAsia"/>
            <w:szCs w:val="22"/>
          </w:rPr>
          <w:t>뜻의</w:t>
        </w:r>
        <w:r>
          <w:rPr>
            <w:rFonts w:hint="eastAsia"/>
            <w:szCs w:val="22"/>
          </w:rPr>
          <w:t xml:space="preserve"> </w:t>
        </w:r>
        <w:r>
          <w:rPr>
            <w:rFonts w:hint="eastAsia"/>
            <w:szCs w:val="22"/>
          </w:rPr>
          <w:t>공문을</w:t>
        </w:r>
        <w:r>
          <w:rPr>
            <w:rFonts w:hint="eastAsia"/>
            <w:szCs w:val="22"/>
          </w:rPr>
          <w:t xml:space="preserve"> </w:t>
        </w:r>
        <w:r>
          <w:rPr>
            <w:rFonts w:hint="eastAsia"/>
            <w:szCs w:val="22"/>
          </w:rPr>
          <w:t>보냈으나</w:t>
        </w:r>
        <w:r>
          <w:rPr>
            <w:rFonts w:hint="eastAsia"/>
            <w:szCs w:val="22"/>
          </w:rPr>
          <w:t>,</w:t>
        </w:r>
        <w:r>
          <w:rPr>
            <w:szCs w:val="22"/>
          </w:rPr>
          <w:t xml:space="preserve"> </w:t>
        </w:r>
        <w:r>
          <w:rPr>
            <w:rFonts w:hint="eastAsia"/>
            <w:szCs w:val="22"/>
          </w:rPr>
          <w:t>이상호</w:t>
        </w:r>
        <w:r>
          <w:rPr>
            <w:rFonts w:hint="eastAsia"/>
            <w:szCs w:val="22"/>
          </w:rPr>
          <w:t xml:space="preserve"> </w:t>
        </w:r>
        <w:r>
          <w:rPr>
            <w:rFonts w:hint="eastAsia"/>
            <w:szCs w:val="22"/>
          </w:rPr>
          <w:t>측에서</w:t>
        </w:r>
        <w:r>
          <w:rPr>
            <w:rFonts w:hint="eastAsia"/>
            <w:szCs w:val="22"/>
          </w:rPr>
          <w:t xml:space="preserve"> </w:t>
        </w:r>
        <w:r>
          <w:rPr>
            <w:rFonts w:hint="eastAsia"/>
            <w:szCs w:val="22"/>
          </w:rPr>
          <w:t>수락하지</w:t>
        </w:r>
        <w:r>
          <w:rPr>
            <w:rFonts w:hint="eastAsia"/>
            <w:szCs w:val="22"/>
          </w:rPr>
          <w:t xml:space="preserve"> </w:t>
        </w:r>
        <w:r>
          <w:rPr>
            <w:rFonts w:hint="eastAsia"/>
            <w:szCs w:val="22"/>
          </w:rPr>
          <w:t>아니하여</w:t>
        </w:r>
        <w:r>
          <w:rPr>
            <w:rFonts w:hint="eastAsia"/>
            <w:szCs w:val="22"/>
          </w:rPr>
          <w:t xml:space="preserve"> </w:t>
        </w:r>
        <w:r>
          <w:rPr>
            <w:rFonts w:hint="eastAsia"/>
            <w:szCs w:val="22"/>
          </w:rPr>
          <w:t>조정이</w:t>
        </w:r>
        <w:r>
          <w:rPr>
            <w:rFonts w:hint="eastAsia"/>
            <w:szCs w:val="22"/>
          </w:rPr>
          <w:t xml:space="preserve"> </w:t>
        </w:r>
        <w:r>
          <w:rPr>
            <w:rFonts w:hint="eastAsia"/>
            <w:szCs w:val="22"/>
          </w:rPr>
          <w:t>결렬됨</w:t>
        </w:r>
        <w:r>
          <w:rPr>
            <w:rFonts w:hint="eastAsia"/>
            <w:szCs w:val="22"/>
          </w:rPr>
          <w:t>.</w:t>
        </w:r>
        <w:r>
          <w:rPr>
            <w:szCs w:val="22"/>
          </w:rPr>
          <w:t xml:space="preserve"> </w:t>
        </w:r>
        <w:r>
          <w:rPr>
            <w:rFonts w:hint="eastAsia"/>
            <w:szCs w:val="22"/>
          </w:rPr>
          <w:t>이후</w:t>
        </w:r>
        <w:r>
          <w:rPr>
            <w:rFonts w:hint="eastAsia"/>
            <w:szCs w:val="22"/>
          </w:rPr>
          <w:t xml:space="preserve"> </w:t>
        </w:r>
        <w:r>
          <w:rPr>
            <w:rFonts w:hint="eastAsia"/>
            <w:szCs w:val="22"/>
          </w:rPr>
          <w:t>공정위에</w:t>
        </w:r>
        <w:r>
          <w:rPr>
            <w:rFonts w:hint="eastAsia"/>
            <w:szCs w:val="22"/>
          </w:rPr>
          <w:t xml:space="preserve"> </w:t>
        </w:r>
        <w:r>
          <w:rPr>
            <w:rFonts w:hint="eastAsia"/>
            <w:szCs w:val="22"/>
          </w:rPr>
          <w:t>사건이</w:t>
        </w:r>
        <w:r>
          <w:rPr>
            <w:rFonts w:hint="eastAsia"/>
            <w:szCs w:val="22"/>
          </w:rPr>
          <w:t xml:space="preserve"> </w:t>
        </w:r>
        <w:r>
          <w:rPr>
            <w:rFonts w:hint="eastAsia"/>
            <w:szCs w:val="22"/>
          </w:rPr>
          <w:t>이관되었으나</w:t>
        </w:r>
        <w:r>
          <w:rPr>
            <w:rFonts w:hint="eastAsia"/>
            <w:szCs w:val="22"/>
          </w:rPr>
          <w:t xml:space="preserve"> </w:t>
        </w:r>
        <w:r>
          <w:rPr>
            <w:rFonts w:hint="eastAsia"/>
            <w:szCs w:val="22"/>
          </w:rPr>
          <w:t>현재까지</w:t>
        </w:r>
        <w:r>
          <w:rPr>
            <w:rFonts w:hint="eastAsia"/>
            <w:szCs w:val="22"/>
          </w:rPr>
          <w:t xml:space="preserve"> </w:t>
        </w:r>
        <w:r>
          <w:rPr>
            <w:rFonts w:hint="eastAsia"/>
            <w:szCs w:val="22"/>
          </w:rPr>
          <w:t>확인된</w:t>
        </w:r>
        <w:r>
          <w:rPr>
            <w:rFonts w:hint="eastAsia"/>
            <w:szCs w:val="22"/>
          </w:rPr>
          <w:t xml:space="preserve"> </w:t>
        </w:r>
        <w:r>
          <w:rPr>
            <w:rFonts w:hint="eastAsia"/>
            <w:szCs w:val="22"/>
          </w:rPr>
          <w:t>진행상황은</w:t>
        </w:r>
        <w:r>
          <w:rPr>
            <w:rFonts w:hint="eastAsia"/>
            <w:szCs w:val="22"/>
          </w:rPr>
          <w:t xml:space="preserve"> </w:t>
        </w:r>
        <w:r>
          <w:rPr>
            <w:rFonts w:hint="eastAsia"/>
            <w:szCs w:val="22"/>
          </w:rPr>
          <w:t>없음</w:t>
        </w:r>
        <w:r>
          <w:rPr>
            <w:rFonts w:hint="eastAsia"/>
            <w:szCs w:val="22"/>
          </w:rPr>
          <w:t>.</w:t>
        </w:r>
        <w:r>
          <w:rPr>
            <w:szCs w:val="22"/>
          </w:rPr>
          <w:t xml:space="preserve"> </w:t>
        </w:r>
      </w:ins>
    </w:p>
    <w:p w14:paraId="68E9B669" w14:textId="77777777" w:rsidR="00026A7E" w:rsidDel="007A289B" w:rsidRDefault="00026A7E" w:rsidP="00026A7E">
      <w:pPr>
        <w:pStyle w:val="a5"/>
        <w:numPr>
          <w:ilvl w:val="0"/>
          <w:numId w:val="75"/>
        </w:numPr>
        <w:spacing w:after="240"/>
        <w:ind w:leftChars="0" w:left="1815" w:hanging="454"/>
        <w:rPr>
          <w:del w:id="500" w:author="jiwon.suh1" w:date="2021-08-29T20:07:00Z"/>
          <w:b/>
          <w:szCs w:val="22"/>
        </w:rPr>
      </w:pPr>
      <w:del w:id="501" w:author="jiwon.suh1" w:date="2021-08-29T20:07:00Z">
        <w:r w:rsidDel="007A289B">
          <w:rPr>
            <w:rFonts w:hint="eastAsia"/>
            <w:b/>
            <w:szCs w:val="22"/>
          </w:rPr>
          <w:delText>대상회사</w:delText>
        </w:r>
        <w:r w:rsidDel="007A289B">
          <w:rPr>
            <w:rFonts w:hint="eastAsia"/>
            <w:b/>
            <w:szCs w:val="22"/>
          </w:rPr>
          <w:delText xml:space="preserve"> </w:delText>
        </w:r>
        <w:r w:rsidDel="007A289B">
          <w:rPr>
            <w:rFonts w:hint="eastAsia"/>
            <w:b/>
            <w:szCs w:val="22"/>
          </w:rPr>
          <w:delText>및</w:delText>
        </w:r>
        <w:r w:rsidDel="007A289B">
          <w:rPr>
            <w:rFonts w:hint="eastAsia"/>
            <w:b/>
            <w:szCs w:val="22"/>
          </w:rPr>
          <w:delText xml:space="preserve"> </w:delText>
        </w:r>
        <w:r w:rsidDel="007A289B">
          <w:rPr>
            <w:rFonts w:hint="eastAsia"/>
            <w:b/>
            <w:szCs w:val="22"/>
          </w:rPr>
          <w:delText>신청인들의</w:delText>
        </w:r>
        <w:r w:rsidDel="007A289B">
          <w:rPr>
            <w:rFonts w:hint="eastAsia"/>
            <w:b/>
            <w:szCs w:val="22"/>
          </w:rPr>
          <w:delText xml:space="preserve"> </w:delText>
        </w:r>
        <w:r w:rsidDel="007A289B">
          <w:rPr>
            <w:rFonts w:hint="eastAsia"/>
            <w:b/>
            <w:szCs w:val="22"/>
          </w:rPr>
          <w:delText>합의</w:delText>
        </w:r>
      </w:del>
    </w:p>
    <w:p w14:paraId="6907BD1F" w14:textId="77777777" w:rsidR="00026A7E" w:rsidDel="007A289B" w:rsidRDefault="00026A7E" w:rsidP="00026A7E">
      <w:pPr>
        <w:pStyle w:val="a5"/>
        <w:spacing w:after="240"/>
        <w:ind w:leftChars="0" w:left="1815"/>
        <w:rPr>
          <w:del w:id="502" w:author="jiwon.suh1" w:date="2021-08-29T20:07:00Z"/>
          <w:szCs w:val="22"/>
        </w:rPr>
      </w:pPr>
      <w:del w:id="503" w:author="jiwon.suh1" w:date="2021-08-29T20:07:00Z">
        <w:r w:rsidDel="007A289B">
          <w:rPr>
            <w:rFonts w:hint="eastAsia"/>
            <w:szCs w:val="22"/>
          </w:rPr>
          <w:delText>[</w:delText>
        </w:r>
        <w:r w:rsidRPr="00530EDD" w:rsidDel="007A289B">
          <w:rPr>
            <w:rFonts w:hint="eastAsia"/>
            <w:szCs w:val="22"/>
            <w:highlight w:val="yellow"/>
          </w:rPr>
          <w:delText>합의여부</w:delText>
        </w:r>
        <w:r w:rsidDel="007A289B">
          <w:rPr>
            <w:rFonts w:hint="eastAsia"/>
            <w:szCs w:val="22"/>
          </w:rPr>
          <w:delText>]</w:delText>
        </w:r>
      </w:del>
    </w:p>
    <w:p w14:paraId="68EF4C70" w14:textId="77777777" w:rsidR="00026A7E" w:rsidRDefault="00026A7E" w:rsidP="00026A7E">
      <w:pPr>
        <w:pStyle w:val="a5"/>
        <w:numPr>
          <w:ilvl w:val="0"/>
          <w:numId w:val="75"/>
        </w:numPr>
        <w:spacing w:after="240"/>
        <w:ind w:leftChars="0" w:left="1815" w:hanging="454"/>
        <w:rPr>
          <w:b/>
          <w:szCs w:val="22"/>
        </w:rPr>
      </w:pPr>
      <w:r w:rsidRPr="007E78C9">
        <w:rPr>
          <w:rFonts w:hint="eastAsia"/>
          <w:b/>
          <w:szCs w:val="22"/>
        </w:rPr>
        <w:t>대상회사의</w:t>
      </w:r>
      <w:r w:rsidRPr="007E78C9">
        <w:rPr>
          <w:rFonts w:hint="eastAsia"/>
          <w:b/>
          <w:szCs w:val="22"/>
        </w:rPr>
        <w:t xml:space="preserve"> </w:t>
      </w:r>
      <w:r w:rsidRPr="007E78C9">
        <w:rPr>
          <w:rFonts w:hint="eastAsia"/>
          <w:b/>
          <w:szCs w:val="22"/>
        </w:rPr>
        <w:t>시정조치</w:t>
      </w:r>
    </w:p>
    <w:p w14:paraId="3F546065" w14:textId="77777777" w:rsidR="00026A7E" w:rsidRPr="007E78C9" w:rsidDel="003D0847" w:rsidRDefault="00026A7E" w:rsidP="00026A7E">
      <w:pPr>
        <w:pStyle w:val="a5"/>
        <w:spacing w:after="240"/>
        <w:ind w:leftChars="0" w:left="1819"/>
        <w:rPr>
          <w:ins w:id="504" w:author="jiwon.suh1" w:date="2021-08-29T20:07:00Z"/>
          <w:del w:id="505" w:author="junkyo.shim" w:date="2021-08-29T21:17:00Z"/>
          <w:szCs w:val="22"/>
        </w:rPr>
      </w:pPr>
      <w:ins w:id="506" w:author="jiwon.suh1" w:date="2021-08-29T20:07:00Z">
        <w:r w:rsidRPr="0051444D">
          <w:rPr>
            <w:rFonts w:ascii="Times" w:hAnsi="Times" w:cs="Times" w:hint="eastAsia"/>
          </w:rPr>
          <w:t>답변에</w:t>
        </w:r>
        <w:r w:rsidRPr="0051444D">
          <w:rPr>
            <w:rFonts w:ascii="Times" w:hAnsi="Times" w:cs="Times" w:hint="eastAsia"/>
          </w:rPr>
          <w:t xml:space="preserve"> </w:t>
        </w:r>
        <w:r w:rsidRPr="0051444D">
          <w:rPr>
            <w:rFonts w:ascii="Times" w:hAnsi="Times" w:cs="Times" w:hint="eastAsia"/>
          </w:rPr>
          <w:t>의하면</w:t>
        </w:r>
        <w:r w:rsidRPr="0051444D">
          <w:rPr>
            <w:rFonts w:ascii="Times" w:hAnsi="Times" w:cs="Times" w:hint="eastAsia"/>
          </w:rPr>
          <w:t>,</w:t>
        </w:r>
        <w:r w:rsidRPr="0051444D">
          <w:rPr>
            <w:rFonts w:ascii="Times" w:hAnsi="Times" w:cs="Times"/>
          </w:rPr>
          <w:t xml:space="preserve"> </w:t>
        </w:r>
        <w:proofErr w:type="spellStart"/>
        <w:r w:rsidRPr="0051444D">
          <w:rPr>
            <w:rFonts w:ascii="Times" w:hAnsi="Times" w:cs="Times" w:hint="eastAsia"/>
          </w:rPr>
          <w:t>입점대리점의</w:t>
        </w:r>
        <w:proofErr w:type="spellEnd"/>
        <w:r w:rsidRPr="0051444D">
          <w:rPr>
            <w:rFonts w:ascii="Times" w:hAnsi="Times" w:cs="Times" w:hint="eastAsia"/>
          </w:rPr>
          <w:t xml:space="preserve"> </w:t>
        </w:r>
        <w:r w:rsidRPr="0051444D">
          <w:rPr>
            <w:rFonts w:ascii="Times" w:hAnsi="Times" w:cs="Times" w:hint="eastAsia"/>
          </w:rPr>
          <w:t>사전</w:t>
        </w:r>
        <w:r w:rsidRPr="0051444D">
          <w:rPr>
            <w:rFonts w:ascii="Times" w:hAnsi="Times" w:cs="Times" w:hint="eastAsia"/>
          </w:rPr>
          <w:t xml:space="preserve"> </w:t>
        </w:r>
        <w:r w:rsidRPr="0051444D">
          <w:rPr>
            <w:rFonts w:ascii="Times" w:hAnsi="Times" w:cs="Times" w:hint="eastAsia"/>
          </w:rPr>
          <w:t>동의를</w:t>
        </w:r>
        <w:r w:rsidRPr="0051444D">
          <w:rPr>
            <w:rFonts w:ascii="Times" w:hAnsi="Times" w:cs="Times" w:hint="eastAsia"/>
          </w:rPr>
          <w:t xml:space="preserve"> </w:t>
        </w:r>
        <w:proofErr w:type="spellStart"/>
        <w:r w:rsidRPr="0051444D">
          <w:rPr>
            <w:rFonts w:ascii="Times" w:hAnsi="Times" w:cs="Times" w:hint="eastAsia"/>
          </w:rPr>
          <w:t>징구하지</w:t>
        </w:r>
        <w:proofErr w:type="spellEnd"/>
        <w:r w:rsidRPr="0051444D">
          <w:rPr>
            <w:rFonts w:ascii="Times" w:hAnsi="Times" w:cs="Times" w:hint="eastAsia"/>
          </w:rPr>
          <w:t xml:space="preserve"> </w:t>
        </w:r>
        <w:r w:rsidRPr="0051444D">
          <w:rPr>
            <w:rFonts w:ascii="Times" w:hAnsi="Times" w:cs="Times" w:hint="eastAsia"/>
          </w:rPr>
          <w:t>않고</w:t>
        </w:r>
        <w:r w:rsidRPr="0051444D">
          <w:rPr>
            <w:rFonts w:ascii="Times" w:hAnsi="Times" w:cs="Times" w:hint="eastAsia"/>
          </w:rPr>
          <w:t xml:space="preserve"> </w:t>
        </w:r>
        <w:r w:rsidRPr="0051444D">
          <w:rPr>
            <w:rFonts w:ascii="Times" w:hAnsi="Times" w:cs="Times" w:hint="eastAsia"/>
          </w:rPr>
          <w:t>단독으로</w:t>
        </w:r>
        <w:r w:rsidRPr="0051444D">
          <w:rPr>
            <w:rFonts w:ascii="Times" w:hAnsi="Times" w:cs="Times" w:hint="eastAsia"/>
          </w:rPr>
          <w:t xml:space="preserve"> </w:t>
        </w:r>
        <w:r w:rsidRPr="0051444D">
          <w:rPr>
            <w:rFonts w:ascii="Times" w:hAnsi="Times" w:cs="Times" w:hint="eastAsia"/>
          </w:rPr>
          <w:t>전시매장</w:t>
        </w:r>
        <w:r w:rsidRPr="0051444D">
          <w:rPr>
            <w:rFonts w:ascii="Times" w:hAnsi="Times" w:cs="Times" w:hint="eastAsia"/>
          </w:rPr>
          <w:t xml:space="preserve"> </w:t>
        </w:r>
        <w:r w:rsidRPr="0051444D">
          <w:rPr>
            <w:rFonts w:ascii="Times" w:hAnsi="Times" w:cs="Times" w:hint="eastAsia"/>
          </w:rPr>
          <w:t>오픈행사</w:t>
        </w:r>
        <w:r w:rsidRPr="0051444D">
          <w:rPr>
            <w:rFonts w:ascii="Times" w:hAnsi="Times" w:cs="Times" w:hint="eastAsia"/>
          </w:rPr>
          <w:t xml:space="preserve"> </w:t>
        </w:r>
        <w:r w:rsidRPr="0051444D">
          <w:rPr>
            <w:rFonts w:ascii="Times" w:hAnsi="Times" w:cs="Times" w:hint="eastAsia"/>
          </w:rPr>
          <w:t>등을</w:t>
        </w:r>
        <w:r w:rsidRPr="0051444D">
          <w:rPr>
            <w:rFonts w:ascii="Times" w:hAnsi="Times" w:cs="Times" w:hint="eastAsia"/>
          </w:rPr>
          <w:t xml:space="preserve"> </w:t>
        </w:r>
        <w:r w:rsidRPr="0051444D">
          <w:rPr>
            <w:rFonts w:ascii="Times" w:hAnsi="Times" w:cs="Times" w:hint="eastAsia"/>
          </w:rPr>
          <w:t>진행하여</w:t>
        </w:r>
        <w:r w:rsidRPr="0051444D">
          <w:rPr>
            <w:rFonts w:ascii="Times" w:hAnsi="Times" w:cs="Times" w:hint="eastAsia"/>
          </w:rPr>
          <w:t xml:space="preserve"> </w:t>
        </w:r>
        <w:proofErr w:type="spellStart"/>
        <w:r w:rsidRPr="0051444D">
          <w:rPr>
            <w:rFonts w:ascii="Times" w:hAnsi="Times" w:cs="Times" w:hint="eastAsia"/>
          </w:rPr>
          <w:t>입점대리점이</w:t>
        </w:r>
        <w:proofErr w:type="spellEnd"/>
        <w:r w:rsidRPr="0051444D">
          <w:rPr>
            <w:rFonts w:ascii="Times" w:hAnsi="Times" w:cs="Times" w:hint="eastAsia"/>
          </w:rPr>
          <w:t xml:space="preserve"> </w:t>
        </w:r>
        <w:r w:rsidRPr="0051444D">
          <w:rPr>
            <w:rFonts w:ascii="Times" w:hAnsi="Times" w:cs="Times" w:hint="eastAsia"/>
          </w:rPr>
          <w:t>비용을</w:t>
        </w:r>
        <w:r w:rsidRPr="0051444D">
          <w:rPr>
            <w:rFonts w:ascii="Times" w:hAnsi="Times" w:cs="Times" w:hint="eastAsia"/>
          </w:rPr>
          <w:t xml:space="preserve"> </w:t>
        </w:r>
        <w:r w:rsidRPr="0051444D">
          <w:rPr>
            <w:rFonts w:ascii="Times" w:hAnsi="Times" w:cs="Times" w:hint="eastAsia"/>
          </w:rPr>
          <w:t>분담하도록</w:t>
        </w:r>
        <w:r w:rsidRPr="0051444D">
          <w:rPr>
            <w:rFonts w:ascii="Times" w:hAnsi="Times" w:cs="Times" w:hint="eastAsia"/>
          </w:rPr>
          <w:t xml:space="preserve"> </w:t>
        </w:r>
        <w:r w:rsidRPr="0051444D">
          <w:rPr>
            <w:rFonts w:ascii="Times" w:hAnsi="Times" w:cs="Times" w:hint="eastAsia"/>
          </w:rPr>
          <w:t>하</w:t>
        </w:r>
        <w:r w:rsidRPr="0051444D">
          <w:rPr>
            <w:rFonts w:hint="eastAsia"/>
            <w:szCs w:val="22"/>
          </w:rPr>
          <w:t>였다는</w:t>
        </w:r>
        <w:r w:rsidRPr="0051444D">
          <w:rPr>
            <w:rFonts w:hint="eastAsia"/>
            <w:szCs w:val="22"/>
          </w:rPr>
          <w:t xml:space="preserve"> </w:t>
        </w:r>
        <w:r w:rsidRPr="0051444D">
          <w:rPr>
            <w:rFonts w:hint="eastAsia"/>
            <w:szCs w:val="22"/>
          </w:rPr>
          <w:t>공정거래조정원의</w:t>
        </w:r>
        <w:r w:rsidRPr="0051444D">
          <w:rPr>
            <w:rFonts w:hint="eastAsia"/>
            <w:szCs w:val="22"/>
          </w:rPr>
          <w:t xml:space="preserve"> </w:t>
        </w:r>
        <w:r w:rsidRPr="0051444D">
          <w:rPr>
            <w:rFonts w:hint="eastAsia"/>
            <w:szCs w:val="22"/>
          </w:rPr>
          <w:t>판단과</w:t>
        </w:r>
        <w:r w:rsidRPr="0051444D">
          <w:rPr>
            <w:rFonts w:hint="eastAsia"/>
            <w:szCs w:val="22"/>
          </w:rPr>
          <w:t xml:space="preserve"> </w:t>
        </w:r>
        <w:r w:rsidRPr="0051444D">
          <w:rPr>
            <w:rFonts w:hint="eastAsia"/>
            <w:szCs w:val="22"/>
          </w:rPr>
          <w:t>관련하여</w:t>
        </w:r>
        <w:r w:rsidRPr="0051444D">
          <w:rPr>
            <w:rFonts w:hint="eastAsia"/>
            <w:szCs w:val="22"/>
          </w:rPr>
          <w:t>,</w:t>
        </w:r>
        <w:r w:rsidRPr="0051444D">
          <w:rPr>
            <w:szCs w:val="22"/>
          </w:rPr>
          <w:t xml:space="preserve"> </w:t>
        </w:r>
        <w:r w:rsidRPr="0051444D">
          <w:rPr>
            <w:rFonts w:hint="eastAsia"/>
            <w:szCs w:val="22"/>
          </w:rPr>
          <w:t>대상회사는</w:t>
        </w:r>
        <w:r w:rsidRPr="0051444D">
          <w:rPr>
            <w:rFonts w:hint="eastAsia"/>
            <w:szCs w:val="22"/>
          </w:rPr>
          <w:t xml:space="preserve"> </w:t>
        </w:r>
        <w:r w:rsidRPr="0051444D">
          <w:rPr>
            <w:rFonts w:hint="eastAsia"/>
            <w:szCs w:val="22"/>
          </w:rPr>
          <w:t>이후</w:t>
        </w:r>
        <w:r w:rsidRPr="0051444D">
          <w:rPr>
            <w:rFonts w:hint="eastAsia"/>
            <w:szCs w:val="22"/>
          </w:rPr>
          <w:t xml:space="preserve"> </w:t>
        </w:r>
        <w:r w:rsidRPr="0051444D">
          <w:rPr>
            <w:rFonts w:hint="eastAsia"/>
            <w:szCs w:val="22"/>
          </w:rPr>
          <w:t>모두</w:t>
        </w:r>
        <w:r w:rsidRPr="0051444D">
          <w:rPr>
            <w:rFonts w:hint="eastAsia"/>
            <w:szCs w:val="22"/>
          </w:rPr>
          <w:t xml:space="preserve"> </w:t>
        </w:r>
        <w:r w:rsidRPr="0051444D">
          <w:rPr>
            <w:rFonts w:hint="eastAsia"/>
            <w:szCs w:val="22"/>
          </w:rPr>
          <w:t>서면동의를</w:t>
        </w:r>
        <w:r w:rsidRPr="0051444D">
          <w:rPr>
            <w:rFonts w:hint="eastAsia"/>
            <w:szCs w:val="22"/>
          </w:rPr>
          <w:t xml:space="preserve"> </w:t>
        </w:r>
        <w:r w:rsidRPr="0051444D">
          <w:rPr>
            <w:rFonts w:hint="eastAsia"/>
            <w:szCs w:val="22"/>
          </w:rPr>
          <w:t>받고</w:t>
        </w:r>
        <w:r w:rsidRPr="0051444D">
          <w:rPr>
            <w:rFonts w:hint="eastAsia"/>
            <w:szCs w:val="22"/>
          </w:rPr>
          <w:t xml:space="preserve"> </w:t>
        </w:r>
        <w:r w:rsidRPr="0051444D">
          <w:rPr>
            <w:rFonts w:hint="eastAsia"/>
            <w:szCs w:val="22"/>
          </w:rPr>
          <w:t>있</w:t>
        </w:r>
        <w:del w:id="507" w:author="junkyo.shim" w:date="2021-08-29T21:18:00Z">
          <w:r w:rsidRPr="0051444D" w:rsidDel="00E41B6C">
            <w:rPr>
              <w:rFonts w:hint="eastAsia"/>
              <w:szCs w:val="22"/>
            </w:rPr>
            <w:delText>는</w:delText>
          </w:r>
          <w:r w:rsidRPr="0051444D" w:rsidDel="00E41B6C">
            <w:rPr>
              <w:rFonts w:hint="eastAsia"/>
              <w:szCs w:val="22"/>
            </w:rPr>
            <w:delText xml:space="preserve"> </w:delText>
          </w:r>
          <w:r w:rsidRPr="0051444D" w:rsidDel="00E41B6C">
            <w:rPr>
              <w:rFonts w:hint="eastAsia"/>
              <w:szCs w:val="22"/>
            </w:rPr>
            <w:delText>것으로</w:delText>
          </w:r>
          <w:r w:rsidRPr="0051444D" w:rsidDel="00E41B6C">
            <w:rPr>
              <w:rFonts w:hint="eastAsia"/>
              <w:szCs w:val="22"/>
            </w:rPr>
            <w:delText xml:space="preserve"> </w:delText>
          </w:r>
          <w:r w:rsidRPr="0051444D" w:rsidDel="00E41B6C">
            <w:rPr>
              <w:rFonts w:hint="eastAsia"/>
              <w:szCs w:val="22"/>
            </w:rPr>
            <w:delText>확인</w:delText>
          </w:r>
          <w:r w:rsidRPr="0051444D" w:rsidDel="00E41B6C">
            <w:rPr>
              <w:rFonts w:hint="eastAsia"/>
              <w:szCs w:val="22"/>
            </w:rPr>
            <w:delText xml:space="preserve"> </w:delText>
          </w:r>
          <w:r w:rsidRPr="0051444D" w:rsidDel="00E41B6C">
            <w:rPr>
              <w:rFonts w:hint="eastAsia"/>
              <w:szCs w:val="22"/>
            </w:rPr>
            <w:delText>됨</w:delText>
          </w:r>
          <w:r w:rsidRPr="0051444D" w:rsidDel="00E41B6C">
            <w:rPr>
              <w:rFonts w:hint="eastAsia"/>
              <w:szCs w:val="22"/>
            </w:rPr>
            <w:delText>.</w:delText>
          </w:r>
        </w:del>
        <w:del w:id="508" w:author="junkyo.shim" w:date="2021-08-29T21:17:00Z">
          <w:r w:rsidRPr="0051444D" w:rsidDel="003D0847">
            <w:rPr>
              <w:rFonts w:hint="eastAsia"/>
              <w:szCs w:val="22"/>
            </w:rPr>
            <w:delText xml:space="preserve">  </w:delText>
          </w:r>
        </w:del>
      </w:ins>
    </w:p>
    <w:p w14:paraId="2302D843" w14:textId="77777777" w:rsidR="00026A7E" w:rsidRPr="007A289B" w:rsidDel="007A289B" w:rsidRDefault="00026A7E" w:rsidP="00026A7E">
      <w:pPr>
        <w:pStyle w:val="a5"/>
        <w:numPr>
          <w:ilvl w:val="0"/>
          <w:numId w:val="75"/>
        </w:numPr>
        <w:ind w:leftChars="0"/>
        <w:rPr>
          <w:del w:id="509" w:author="jiwon.suh1" w:date="2021-08-29T20:07:00Z"/>
          <w:szCs w:val="22"/>
        </w:rPr>
      </w:pPr>
      <w:del w:id="510" w:author="junkyo.shim" w:date="2021-08-29T21:18:00Z">
        <w:r w:rsidRPr="007A289B" w:rsidDel="00E41B6C">
          <w:rPr>
            <w:rFonts w:hint="eastAsia"/>
            <w:szCs w:val="22"/>
            <w:highlight w:val="yellow"/>
          </w:rPr>
          <w:lastRenderedPageBreak/>
          <w:delText>[</w:delText>
        </w:r>
        <w:r w:rsidRPr="007A289B" w:rsidDel="00E41B6C">
          <w:rPr>
            <w:rFonts w:hint="eastAsia"/>
            <w:szCs w:val="22"/>
            <w:highlight w:val="yellow"/>
          </w:rPr>
          <w:delText>오픈</w:delText>
        </w:r>
        <w:r w:rsidRPr="007A289B" w:rsidDel="00E41B6C">
          <w:rPr>
            <w:rFonts w:hint="eastAsia"/>
            <w:szCs w:val="22"/>
            <w:highlight w:val="yellow"/>
          </w:rPr>
          <w:delText xml:space="preserve"> </w:delText>
        </w:r>
        <w:r w:rsidRPr="007A289B" w:rsidDel="00E41B6C">
          <w:rPr>
            <w:rFonts w:hint="eastAsia"/>
            <w:szCs w:val="22"/>
            <w:highlight w:val="yellow"/>
          </w:rPr>
          <w:delText>세레모니</w:delText>
        </w:r>
        <w:r w:rsidRPr="007A289B" w:rsidDel="00E41B6C">
          <w:rPr>
            <w:rFonts w:hint="eastAsia"/>
            <w:szCs w:val="22"/>
            <w:highlight w:val="yellow"/>
          </w:rPr>
          <w:delText xml:space="preserve"> </w:delText>
        </w:r>
        <w:r w:rsidRPr="007A289B" w:rsidDel="00E41B6C">
          <w:rPr>
            <w:rFonts w:hint="eastAsia"/>
            <w:szCs w:val="22"/>
            <w:highlight w:val="yellow"/>
          </w:rPr>
          <w:delText>비용</w:delText>
        </w:r>
        <w:r w:rsidRPr="007A289B" w:rsidDel="00E41B6C">
          <w:rPr>
            <w:rFonts w:hint="eastAsia"/>
            <w:szCs w:val="22"/>
            <w:highlight w:val="yellow"/>
          </w:rPr>
          <w:delText xml:space="preserve"> </w:delText>
        </w:r>
        <w:r w:rsidRPr="007A289B" w:rsidDel="00E41B6C">
          <w:rPr>
            <w:rFonts w:hint="eastAsia"/>
            <w:szCs w:val="22"/>
            <w:highlight w:val="yellow"/>
          </w:rPr>
          <w:delText>및</w:delText>
        </w:r>
        <w:r w:rsidRPr="007A289B" w:rsidDel="00E41B6C">
          <w:rPr>
            <w:rFonts w:hint="eastAsia"/>
            <w:szCs w:val="22"/>
            <w:highlight w:val="yellow"/>
          </w:rPr>
          <w:delText xml:space="preserve"> </w:delText>
        </w:r>
        <w:r w:rsidRPr="007A289B" w:rsidDel="00E41B6C">
          <w:rPr>
            <w:rFonts w:hint="eastAsia"/>
            <w:szCs w:val="22"/>
            <w:highlight w:val="yellow"/>
          </w:rPr>
          <w:delText>전단</w:delText>
        </w:r>
        <w:r w:rsidRPr="007A289B" w:rsidDel="00E41B6C">
          <w:rPr>
            <w:rFonts w:hint="eastAsia"/>
            <w:szCs w:val="22"/>
            <w:highlight w:val="yellow"/>
          </w:rPr>
          <w:delText xml:space="preserve"> </w:delText>
        </w:r>
        <w:r w:rsidRPr="007A289B" w:rsidDel="00E41B6C">
          <w:rPr>
            <w:rFonts w:hint="eastAsia"/>
            <w:szCs w:val="22"/>
            <w:highlight w:val="yellow"/>
          </w:rPr>
          <w:delText>배포비</w:delText>
        </w:r>
        <w:r w:rsidRPr="007A289B" w:rsidDel="00E41B6C">
          <w:rPr>
            <w:rFonts w:hint="eastAsia"/>
            <w:szCs w:val="22"/>
            <w:highlight w:val="yellow"/>
          </w:rPr>
          <w:delText xml:space="preserve"> </w:delText>
        </w:r>
        <w:r w:rsidRPr="007A289B" w:rsidDel="00E41B6C">
          <w:rPr>
            <w:rFonts w:hint="eastAsia"/>
            <w:szCs w:val="22"/>
            <w:highlight w:val="yellow"/>
          </w:rPr>
          <w:delText>부담</w:delText>
        </w:r>
        <w:r w:rsidRPr="007A289B" w:rsidDel="00E41B6C">
          <w:rPr>
            <w:rFonts w:hint="eastAsia"/>
            <w:szCs w:val="22"/>
            <w:highlight w:val="yellow"/>
          </w:rPr>
          <w:delText xml:space="preserve"> </w:delText>
        </w:r>
        <w:r w:rsidRPr="007A289B" w:rsidDel="00E41B6C">
          <w:rPr>
            <w:rFonts w:hint="eastAsia"/>
            <w:szCs w:val="22"/>
            <w:highlight w:val="yellow"/>
          </w:rPr>
          <w:delText>전가</w:delText>
        </w:r>
        <w:r w:rsidRPr="007A289B" w:rsidDel="00E41B6C">
          <w:rPr>
            <w:rFonts w:hint="eastAsia"/>
            <w:szCs w:val="22"/>
            <w:highlight w:val="yellow"/>
          </w:rPr>
          <w:delText xml:space="preserve"> </w:delText>
        </w:r>
        <w:r w:rsidRPr="007A289B" w:rsidDel="00E41B6C">
          <w:rPr>
            <w:rFonts w:hint="eastAsia"/>
            <w:szCs w:val="22"/>
            <w:highlight w:val="yellow"/>
          </w:rPr>
          <w:delText>문제된</w:delText>
        </w:r>
        <w:r w:rsidRPr="007A289B" w:rsidDel="00E41B6C">
          <w:rPr>
            <w:rFonts w:hint="eastAsia"/>
            <w:szCs w:val="22"/>
            <w:highlight w:val="yellow"/>
          </w:rPr>
          <w:delText xml:space="preserve"> </w:delText>
        </w:r>
        <w:r w:rsidRPr="007A289B" w:rsidDel="00E41B6C">
          <w:rPr>
            <w:rFonts w:hint="eastAsia"/>
            <w:szCs w:val="22"/>
            <w:highlight w:val="yellow"/>
          </w:rPr>
          <w:delText>사례</w:delText>
        </w:r>
        <w:r w:rsidRPr="007A289B" w:rsidDel="00E41B6C">
          <w:rPr>
            <w:rFonts w:hint="eastAsia"/>
            <w:szCs w:val="22"/>
            <w:highlight w:val="yellow"/>
          </w:rPr>
          <w:delText xml:space="preserve"> </w:delText>
        </w:r>
        <w:r w:rsidRPr="007A289B" w:rsidDel="00E41B6C">
          <w:rPr>
            <w:rFonts w:hint="eastAsia"/>
            <w:szCs w:val="22"/>
            <w:highlight w:val="yellow"/>
          </w:rPr>
          <w:delText>없는지</w:delText>
        </w:r>
        <w:r w:rsidRPr="007A289B" w:rsidDel="00E41B6C">
          <w:rPr>
            <w:rFonts w:hint="eastAsia"/>
            <w:szCs w:val="22"/>
            <w:highlight w:val="yellow"/>
          </w:rPr>
          <w:delText xml:space="preserve">, </w:delText>
        </w:r>
        <w:r w:rsidRPr="007A289B" w:rsidDel="00E41B6C">
          <w:rPr>
            <w:rFonts w:hint="eastAsia"/>
            <w:szCs w:val="22"/>
            <w:highlight w:val="yellow"/>
          </w:rPr>
          <w:delText>현재</w:delText>
        </w:r>
        <w:r w:rsidRPr="007A289B" w:rsidDel="00E41B6C">
          <w:rPr>
            <w:rFonts w:hint="eastAsia"/>
            <w:szCs w:val="22"/>
            <w:highlight w:val="yellow"/>
          </w:rPr>
          <w:delText xml:space="preserve"> </w:delText>
        </w:r>
        <w:r w:rsidRPr="007A289B" w:rsidDel="00E41B6C">
          <w:rPr>
            <w:rFonts w:hint="eastAsia"/>
            <w:szCs w:val="22"/>
            <w:highlight w:val="yellow"/>
          </w:rPr>
          <w:delText>어떻게</w:delText>
        </w:r>
        <w:r w:rsidRPr="007A289B" w:rsidDel="00E41B6C">
          <w:rPr>
            <w:rFonts w:hint="eastAsia"/>
            <w:szCs w:val="22"/>
            <w:highlight w:val="yellow"/>
          </w:rPr>
          <w:delText xml:space="preserve"> </w:delText>
        </w:r>
        <w:r w:rsidRPr="007A289B" w:rsidDel="00E41B6C">
          <w:rPr>
            <w:rFonts w:hint="eastAsia"/>
            <w:szCs w:val="22"/>
            <w:highlight w:val="yellow"/>
          </w:rPr>
          <w:delText>하고</w:delText>
        </w:r>
        <w:r w:rsidRPr="007A289B" w:rsidDel="00E41B6C">
          <w:rPr>
            <w:rFonts w:hint="eastAsia"/>
            <w:szCs w:val="22"/>
            <w:highlight w:val="yellow"/>
          </w:rPr>
          <w:delText xml:space="preserve"> </w:delText>
        </w:r>
        <w:r w:rsidRPr="007A289B" w:rsidDel="00E41B6C">
          <w:rPr>
            <w:rFonts w:hint="eastAsia"/>
            <w:szCs w:val="22"/>
            <w:highlight w:val="yellow"/>
          </w:rPr>
          <w:delText>있는지</w:delText>
        </w:r>
        <w:r w:rsidRPr="007A289B" w:rsidDel="00E41B6C">
          <w:rPr>
            <w:rFonts w:hint="eastAsia"/>
            <w:szCs w:val="22"/>
            <w:highlight w:val="yellow"/>
          </w:rPr>
          <w:delText xml:space="preserve">, </w:delText>
        </w:r>
        <w:r w:rsidRPr="007A289B" w:rsidDel="00E41B6C">
          <w:rPr>
            <w:rFonts w:hint="eastAsia"/>
            <w:szCs w:val="22"/>
            <w:highlight w:val="yellow"/>
          </w:rPr>
          <w:delText>홍보행사</w:delText>
        </w:r>
        <w:r w:rsidRPr="007A289B" w:rsidDel="00E41B6C">
          <w:rPr>
            <w:rFonts w:hint="eastAsia"/>
            <w:szCs w:val="22"/>
            <w:highlight w:val="yellow"/>
          </w:rPr>
          <w:delText xml:space="preserve"> </w:delText>
        </w:r>
        <w:r w:rsidRPr="007A289B" w:rsidDel="00E41B6C">
          <w:rPr>
            <w:rFonts w:hint="eastAsia"/>
            <w:szCs w:val="22"/>
            <w:highlight w:val="yellow"/>
          </w:rPr>
          <w:delText>진행</w:delText>
        </w:r>
        <w:r w:rsidRPr="007A289B" w:rsidDel="00E41B6C">
          <w:rPr>
            <w:rFonts w:hint="eastAsia"/>
            <w:szCs w:val="22"/>
            <w:highlight w:val="yellow"/>
          </w:rPr>
          <w:delText xml:space="preserve"> </w:delText>
        </w:r>
        <w:r w:rsidRPr="007A289B" w:rsidDel="00E41B6C">
          <w:rPr>
            <w:rFonts w:hint="eastAsia"/>
            <w:szCs w:val="22"/>
            <w:highlight w:val="yellow"/>
          </w:rPr>
          <w:delText>전에</w:delText>
        </w:r>
        <w:r w:rsidRPr="007A289B" w:rsidDel="00E41B6C">
          <w:rPr>
            <w:rFonts w:hint="eastAsia"/>
            <w:szCs w:val="22"/>
            <w:highlight w:val="yellow"/>
          </w:rPr>
          <w:delText xml:space="preserve"> </w:delText>
        </w:r>
        <w:r w:rsidRPr="007A289B" w:rsidDel="00E41B6C">
          <w:rPr>
            <w:rFonts w:hint="eastAsia"/>
            <w:szCs w:val="22"/>
            <w:highlight w:val="yellow"/>
          </w:rPr>
          <w:delText>동의를</w:delText>
        </w:r>
        <w:r w:rsidRPr="007A289B" w:rsidDel="00E41B6C">
          <w:rPr>
            <w:rFonts w:hint="eastAsia"/>
            <w:szCs w:val="22"/>
            <w:highlight w:val="yellow"/>
          </w:rPr>
          <w:delText xml:space="preserve"> </w:delText>
        </w:r>
        <w:r w:rsidRPr="007A289B" w:rsidDel="00E41B6C">
          <w:rPr>
            <w:rFonts w:hint="eastAsia"/>
            <w:szCs w:val="22"/>
            <w:highlight w:val="yellow"/>
          </w:rPr>
          <w:delText>받고</w:delText>
        </w:r>
        <w:r w:rsidRPr="007A289B" w:rsidDel="00E41B6C">
          <w:rPr>
            <w:rFonts w:hint="eastAsia"/>
            <w:szCs w:val="22"/>
            <w:highlight w:val="yellow"/>
          </w:rPr>
          <w:delText xml:space="preserve"> </w:delText>
        </w:r>
        <w:r w:rsidRPr="007A289B" w:rsidDel="00E41B6C">
          <w:rPr>
            <w:rFonts w:hint="eastAsia"/>
            <w:szCs w:val="22"/>
            <w:highlight w:val="yellow"/>
          </w:rPr>
          <w:delText>있는지</w:delText>
        </w:r>
        <w:r w:rsidRPr="007A289B" w:rsidDel="00E41B6C">
          <w:rPr>
            <w:rFonts w:hint="eastAsia"/>
            <w:szCs w:val="22"/>
            <w:highlight w:val="yellow"/>
          </w:rPr>
          <w:delText xml:space="preserve">, </w:delText>
        </w:r>
        <w:r w:rsidRPr="007A289B" w:rsidDel="00E41B6C">
          <w:rPr>
            <w:rFonts w:hint="eastAsia"/>
            <w:szCs w:val="22"/>
            <w:highlight w:val="yellow"/>
          </w:rPr>
          <w:delText>누가</w:delText>
        </w:r>
        <w:r w:rsidRPr="007A289B" w:rsidDel="00E41B6C">
          <w:rPr>
            <w:rFonts w:hint="eastAsia"/>
            <w:szCs w:val="22"/>
            <w:highlight w:val="yellow"/>
          </w:rPr>
          <w:delText xml:space="preserve"> </w:delText>
        </w:r>
        <w:r w:rsidRPr="007A289B" w:rsidDel="00E41B6C">
          <w:rPr>
            <w:rFonts w:hint="eastAsia"/>
            <w:szCs w:val="22"/>
            <w:highlight w:val="yellow"/>
          </w:rPr>
          <w:delText>얼만큼</w:delText>
        </w:r>
        <w:r w:rsidRPr="007A289B" w:rsidDel="00E41B6C">
          <w:rPr>
            <w:rFonts w:hint="eastAsia"/>
            <w:szCs w:val="22"/>
            <w:highlight w:val="yellow"/>
          </w:rPr>
          <w:delText xml:space="preserve">(%) </w:delText>
        </w:r>
        <w:r w:rsidRPr="007A289B" w:rsidDel="00E41B6C">
          <w:rPr>
            <w:rFonts w:hint="eastAsia"/>
            <w:szCs w:val="22"/>
            <w:highlight w:val="yellow"/>
          </w:rPr>
          <w:delText>부담하고</w:delText>
        </w:r>
        <w:r w:rsidRPr="007A289B" w:rsidDel="00E41B6C">
          <w:rPr>
            <w:rFonts w:hint="eastAsia"/>
            <w:szCs w:val="22"/>
            <w:highlight w:val="yellow"/>
          </w:rPr>
          <w:delText xml:space="preserve"> </w:delText>
        </w:r>
        <w:r w:rsidRPr="007A289B" w:rsidDel="00E41B6C">
          <w:rPr>
            <w:rFonts w:hint="eastAsia"/>
            <w:szCs w:val="22"/>
            <w:highlight w:val="yellow"/>
          </w:rPr>
          <w:delText>있는지</w:delText>
        </w:r>
        <w:r w:rsidRPr="007A289B" w:rsidDel="00E41B6C">
          <w:rPr>
            <w:rFonts w:hint="eastAsia"/>
            <w:szCs w:val="22"/>
            <w:highlight w:val="yellow"/>
          </w:rPr>
          <w:delText xml:space="preserve"> </w:delText>
        </w:r>
        <w:r w:rsidRPr="007A289B" w:rsidDel="00E41B6C">
          <w:rPr>
            <w:rFonts w:hint="eastAsia"/>
            <w:szCs w:val="22"/>
            <w:highlight w:val="yellow"/>
          </w:rPr>
          <w:delText>확인하고</w:delText>
        </w:r>
        <w:r w:rsidRPr="007A289B" w:rsidDel="00E41B6C">
          <w:rPr>
            <w:rFonts w:hint="eastAsia"/>
            <w:szCs w:val="22"/>
            <w:highlight w:val="yellow"/>
          </w:rPr>
          <w:delText xml:space="preserve">, </w:delText>
        </w:r>
        <w:r w:rsidRPr="007A289B" w:rsidDel="00E41B6C">
          <w:rPr>
            <w:rFonts w:hint="eastAsia"/>
            <w:szCs w:val="22"/>
            <w:highlight w:val="yellow"/>
          </w:rPr>
          <w:delText>이때와</w:delText>
        </w:r>
        <w:r w:rsidRPr="007A289B" w:rsidDel="00E41B6C">
          <w:rPr>
            <w:rFonts w:hint="eastAsia"/>
            <w:szCs w:val="22"/>
            <w:highlight w:val="yellow"/>
          </w:rPr>
          <w:delText xml:space="preserve"> </w:delText>
        </w:r>
        <w:r w:rsidRPr="007A289B" w:rsidDel="00E41B6C">
          <w:rPr>
            <w:rFonts w:hint="eastAsia"/>
            <w:szCs w:val="22"/>
            <w:highlight w:val="yellow"/>
          </w:rPr>
          <w:delText>다르게</w:delText>
        </w:r>
        <w:r w:rsidRPr="007A289B" w:rsidDel="00E41B6C">
          <w:rPr>
            <w:rFonts w:hint="eastAsia"/>
            <w:szCs w:val="22"/>
            <w:highlight w:val="yellow"/>
          </w:rPr>
          <w:delText xml:space="preserve"> </w:delText>
        </w:r>
        <w:r w:rsidRPr="007A289B" w:rsidDel="00E41B6C">
          <w:rPr>
            <w:rFonts w:hint="eastAsia"/>
            <w:szCs w:val="22"/>
            <w:highlight w:val="yellow"/>
          </w:rPr>
          <w:delText>시정하였다</w:delText>
        </w:r>
        <w:r w:rsidRPr="007A289B" w:rsidDel="00E41B6C">
          <w:rPr>
            <w:rFonts w:hint="eastAsia"/>
            <w:szCs w:val="22"/>
            <w:highlight w:val="yellow"/>
          </w:rPr>
          <w:delText>.]</w:delText>
        </w:r>
      </w:del>
      <w:ins w:id="511" w:author="junkyo.shim" w:date="2021-08-29T21:18:00Z">
        <w:r>
          <w:rPr>
            <w:rFonts w:hint="eastAsia"/>
            <w:szCs w:val="22"/>
          </w:rPr>
          <w:t>음</w:t>
        </w:r>
        <w:r>
          <w:rPr>
            <w:rFonts w:hint="eastAsia"/>
            <w:szCs w:val="22"/>
          </w:rPr>
          <w:t>.</w:t>
        </w:r>
      </w:ins>
    </w:p>
    <w:p w14:paraId="3F2F4673" w14:textId="77777777" w:rsidR="00026A7E" w:rsidRPr="00563293" w:rsidRDefault="00026A7E" w:rsidP="00026A7E">
      <w:pPr>
        <w:pStyle w:val="a5"/>
        <w:spacing w:after="240"/>
        <w:ind w:leftChars="0" w:left="1819"/>
      </w:pPr>
    </w:p>
    <w:p w14:paraId="13AE87E4" w14:textId="77777777" w:rsidR="00026A7E" w:rsidRPr="00CB2B3F" w:rsidRDefault="00026A7E" w:rsidP="00026A7E">
      <w:pPr>
        <w:pStyle w:val="a5"/>
        <w:numPr>
          <w:ilvl w:val="2"/>
          <w:numId w:val="99"/>
        </w:numPr>
        <w:spacing w:before="240" w:after="240"/>
        <w:ind w:leftChars="0" w:left="1361" w:hanging="454"/>
        <w:rPr>
          <w:szCs w:val="22"/>
          <w:u w:val="single"/>
        </w:rPr>
      </w:pPr>
      <w:r w:rsidRPr="00CB2B3F">
        <w:rPr>
          <w:szCs w:val="22"/>
          <w:u w:val="single"/>
        </w:rPr>
        <w:t>목포</w:t>
      </w:r>
      <w:r w:rsidRPr="00CB2B3F">
        <w:rPr>
          <w:szCs w:val="22"/>
          <w:u w:val="single"/>
        </w:rPr>
        <w:t xml:space="preserve"> </w:t>
      </w:r>
      <w:r w:rsidRPr="00CB2B3F">
        <w:rPr>
          <w:szCs w:val="22"/>
          <w:u w:val="single"/>
        </w:rPr>
        <w:t>대리점</w:t>
      </w:r>
      <w:r w:rsidRPr="00CB2B3F">
        <w:rPr>
          <w:szCs w:val="22"/>
          <w:u w:val="single"/>
        </w:rPr>
        <w:t xml:space="preserve"> </w:t>
      </w:r>
      <w:r w:rsidRPr="00CB2B3F">
        <w:rPr>
          <w:szCs w:val="22"/>
          <w:u w:val="single"/>
        </w:rPr>
        <w:t>관련</w:t>
      </w:r>
      <w:r w:rsidRPr="00CB2B3F">
        <w:rPr>
          <w:szCs w:val="22"/>
          <w:u w:val="single"/>
        </w:rPr>
        <w:t xml:space="preserve"> </w:t>
      </w:r>
      <w:r w:rsidRPr="00CB2B3F">
        <w:rPr>
          <w:szCs w:val="22"/>
          <w:u w:val="single"/>
        </w:rPr>
        <w:t>분쟁</w:t>
      </w:r>
    </w:p>
    <w:p w14:paraId="299FEEB3" w14:textId="77777777" w:rsidR="00026A7E" w:rsidRPr="00CB2B3F" w:rsidRDefault="00026A7E" w:rsidP="00026A7E">
      <w:pPr>
        <w:pStyle w:val="a5"/>
        <w:numPr>
          <w:ilvl w:val="0"/>
          <w:numId w:val="75"/>
        </w:numPr>
        <w:spacing w:after="240"/>
        <w:ind w:leftChars="0" w:left="1815" w:hanging="454"/>
        <w:rPr>
          <w:b/>
          <w:szCs w:val="22"/>
        </w:rPr>
      </w:pPr>
      <w:r w:rsidRPr="00CB2B3F">
        <w:rPr>
          <w:b/>
          <w:szCs w:val="22"/>
        </w:rPr>
        <w:t>목포</w:t>
      </w:r>
      <w:r w:rsidRPr="00CB2B3F">
        <w:rPr>
          <w:b/>
          <w:szCs w:val="22"/>
        </w:rPr>
        <w:t xml:space="preserve"> </w:t>
      </w:r>
      <w:r w:rsidRPr="00CB2B3F">
        <w:rPr>
          <w:b/>
          <w:szCs w:val="22"/>
        </w:rPr>
        <w:t>대리점의</w:t>
      </w:r>
      <w:r w:rsidRPr="00CB2B3F">
        <w:rPr>
          <w:b/>
          <w:szCs w:val="22"/>
        </w:rPr>
        <w:t xml:space="preserve"> </w:t>
      </w:r>
      <w:r w:rsidRPr="00CB2B3F">
        <w:rPr>
          <w:b/>
          <w:szCs w:val="22"/>
        </w:rPr>
        <w:t>주장</w:t>
      </w:r>
    </w:p>
    <w:p w14:paraId="77951DB1" w14:textId="77777777" w:rsidR="00026A7E" w:rsidRPr="00CB2B3F" w:rsidRDefault="00026A7E" w:rsidP="00026A7E">
      <w:pPr>
        <w:pStyle w:val="a5"/>
        <w:spacing w:after="240"/>
        <w:ind w:leftChars="0" w:left="1814"/>
        <w:rPr>
          <w:szCs w:val="22"/>
        </w:rPr>
      </w:pPr>
      <w:r w:rsidRPr="00CB2B3F">
        <w:rPr>
          <w:szCs w:val="22"/>
        </w:rPr>
        <w:t>목포</w:t>
      </w:r>
      <w:r w:rsidRPr="00CB2B3F">
        <w:rPr>
          <w:szCs w:val="22"/>
        </w:rPr>
        <w:t xml:space="preserve"> </w:t>
      </w:r>
      <w:r w:rsidRPr="00CB2B3F">
        <w:rPr>
          <w:szCs w:val="22"/>
        </w:rPr>
        <w:t>대리점은</w:t>
      </w:r>
      <w:r w:rsidRPr="00CB2B3F">
        <w:rPr>
          <w:szCs w:val="22"/>
        </w:rPr>
        <w:t xml:space="preserve"> </w:t>
      </w:r>
      <w:r w:rsidRPr="00CB2B3F">
        <w:rPr>
          <w:szCs w:val="22"/>
        </w:rPr>
        <w:t>대상회사를</w:t>
      </w:r>
      <w:r w:rsidRPr="00CB2B3F">
        <w:rPr>
          <w:szCs w:val="22"/>
        </w:rPr>
        <w:t xml:space="preserve"> </w:t>
      </w:r>
      <w:r w:rsidRPr="00CB2B3F">
        <w:rPr>
          <w:szCs w:val="22"/>
        </w:rPr>
        <w:t>다음과</w:t>
      </w:r>
      <w:r w:rsidRPr="00CB2B3F">
        <w:rPr>
          <w:szCs w:val="22"/>
        </w:rPr>
        <w:t xml:space="preserve"> </w:t>
      </w:r>
      <w:r w:rsidRPr="00CB2B3F">
        <w:rPr>
          <w:szCs w:val="22"/>
        </w:rPr>
        <w:t>같은</w:t>
      </w:r>
      <w:r w:rsidRPr="00CB2B3F">
        <w:rPr>
          <w:szCs w:val="22"/>
        </w:rPr>
        <w:t xml:space="preserve"> </w:t>
      </w:r>
      <w:r w:rsidRPr="00CB2B3F">
        <w:rPr>
          <w:szCs w:val="22"/>
        </w:rPr>
        <w:t>대리점법</w:t>
      </w:r>
      <w:r w:rsidRPr="00CB2B3F">
        <w:rPr>
          <w:szCs w:val="22"/>
        </w:rPr>
        <w:t xml:space="preserve"> </w:t>
      </w:r>
      <w:r w:rsidRPr="00CB2B3F">
        <w:rPr>
          <w:szCs w:val="22"/>
        </w:rPr>
        <w:t>위반</w:t>
      </w:r>
      <w:r w:rsidRPr="00CB2B3F">
        <w:rPr>
          <w:szCs w:val="22"/>
        </w:rPr>
        <w:t xml:space="preserve"> </w:t>
      </w:r>
      <w:r w:rsidRPr="00CB2B3F">
        <w:rPr>
          <w:szCs w:val="22"/>
        </w:rPr>
        <w:t>행위사실을</w:t>
      </w:r>
      <w:r w:rsidRPr="00CB2B3F">
        <w:rPr>
          <w:szCs w:val="22"/>
        </w:rPr>
        <w:t xml:space="preserve"> </w:t>
      </w:r>
      <w:r w:rsidRPr="00CB2B3F">
        <w:rPr>
          <w:szCs w:val="22"/>
        </w:rPr>
        <w:t>이유로</w:t>
      </w:r>
      <w:r w:rsidRPr="00CB2B3F">
        <w:rPr>
          <w:szCs w:val="22"/>
        </w:rPr>
        <w:t xml:space="preserve"> </w:t>
      </w:r>
      <w:r w:rsidRPr="00CB2B3F">
        <w:rPr>
          <w:szCs w:val="22"/>
        </w:rPr>
        <w:t>공정위에</w:t>
      </w:r>
      <w:r w:rsidRPr="00CB2B3F">
        <w:rPr>
          <w:szCs w:val="22"/>
        </w:rPr>
        <w:t xml:space="preserve"> </w:t>
      </w:r>
      <w:r w:rsidRPr="00CB2B3F">
        <w:rPr>
          <w:szCs w:val="22"/>
        </w:rPr>
        <w:t>신고하였음</w:t>
      </w:r>
      <w:r w:rsidRPr="00CB2B3F">
        <w:rPr>
          <w:szCs w:val="22"/>
        </w:rPr>
        <w:t xml:space="preserve">. </w:t>
      </w:r>
    </w:p>
    <w:p w14:paraId="2EA1193F" w14:textId="77777777" w:rsidR="00026A7E" w:rsidRPr="003067EC" w:rsidRDefault="00026A7E" w:rsidP="00026A7E">
      <w:pPr>
        <w:pStyle w:val="a5"/>
        <w:numPr>
          <w:ilvl w:val="2"/>
          <w:numId w:val="73"/>
        </w:numPr>
        <w:spacing w:after="240"/>
        <w:ind w:leftChars="0" w:left="2154" w:hanging="340"/>
        <w:rPr>
          <w:spacing w:val="2"/>
          <w:szCs w:val="22"/>
        </w:rPr>
      </w:pPr>
      <w:r w:rsidRPr="003067EC">
        <w:rPr>
          <w:spacing w:val="2"/>
          <w:szCs w:val="22"/>
        </w:rPr>
        <w:t>대상회사는</w:t>
      </w:r>
      <w:r w:rsidRPr="003067EC">
        <w:rPr>
          <w:spacing w:val="2"/>
          <w:szCs w:val="22"/>
        </w:rPr>
        <w:t xml:space="preserve"> TV </w:t>
      </w:r>
      <w:r w:rsidRPr="003067EC">
        <w:rPr>
          <w:spacing w:val="2"/>
          <w:szCs w:val="22"/>
        </w:rPr>
        <w:t>홈쇼핑을</w:t>
      </w:r>
      <w:r w:rsidRPr="003067EC">
        <w:rPr>
          <w:spacing w:val="2"/>
          <w:szCs w:val="22"/>
        </w:rPr>
        <w:t xml:space="preserve"> </w:t>
      </w:r>
      <w:r w:rsidRPr="003067EC">
        <w:rPr>
          <w:spacing w:val="2"/>
          <w:szCs w:val="22"/>
        </w:rPr>
        <w:t>통해</w:t>
      </w:r>
      <w:r w:rsidRPr="003067EC">
        <w:rPr>
          <w:spacing w:val="2"/>
          <w:szCs w:val="22"/>
        </w:rPr>
        <w:t xml:space="preserve"> </w:t>
      </w:r>
      <w:r w:rsidRPr="003067EC">
        <w:rPr>
          <w:spacing w:val="2"/>
          <w:szCs w:val="22"/>
        </w:rPr>
        <w:t>대리점의</w:t>
      </w:r>
      <w:r w:rsidRPr="003067EC">
        <w:rPr>
          <w:spacing w:val="2"/>
          <w:szCs w:val="22"/>
        </w:rPr>
        <w:t xml:space="preserve"> </w:t>
      </w:r>
      <w:r w:rsidRPr="003067EC">
        <w:rPr>
          <w:spacing w:val="2"/>
          <w:szCs w:val="22"/>
        </w:rPr>
        <w:t>제품</w:t>
      </w:r>
      <w:r w:rsidRPr="003067EC">
        <w:rPr>
          <w:spacing w:val="2"/>
          <w:szCs w:val="22"/>
        </w:rPr>
        <w:t xml:space="preserve"> </w:t>
      </w:r>
      <w:r w:rsidRPr="003067EC">
        <w:rPr>
          <w:spacing w:val="2"/>
          <w:szCs w:val="22"/>
        </w:rPr>
        <w:t>공급마진</w:t>
      </w:r>
      <w:r w:rsidRPr="003067EC">
        <w:rPr>
          <w:spacing w:val="2"/>
          <w:szCs w:val="22"/>
        </w:rPr>
        <w:t>(</w:t>
      </w:r>
      <w:r w:rsidRPr="003067EC">
        <w:rPr>
          <w:spacing w:val="2"/>
          <w:szCs w:val="22"/>
        </w:rPr>
        <w:t>총</w:t>
      </w:r>
      <w:r w:rsidRPr="003067EC">
        <w:rPr>
          <w:spacing w:val="2"/>
          <w:szCs w:val="22"/>
        </w:rPr>
        <w:t xml:space="preserve"> </w:t>
      </w:r>
      <w:r w:rsidRPr="003067EC">
        <w:rPr>
          <w:spacing w:val="2"/>
          <w:szCs w:val="22"/>
        </w:rPr>
        <w:t>비용의</w:t>
      </w:r>
      <w:r w:rsidRPr="003067EC">
        <w:rPr>
          <w:spacing w:val="2"/>
          <w:szCs w:val="22"/>
        </w:rPr>
        <w:t xml:space="preserve"> 22.5%)</w:t>
      </w:r>
      <w:r w:rsidRPr="003067EC">
        <w:rPr>
          <w:spacing w:val="2"/>
          <w:szCs w:val="22"/>
        </w:rPr>
        <w:t>을</w:t>
      </w:r>
      <w:r w:rsidRPr="003067EC">
        <w:rPr>
          <w:spacing w:val="2"/>
          <w:szCs w:val="22"/>
        </w:rPr>
        <w:t xml:space="preserve"> </w:t>
      </w:r>
      <w:r w:rsidRPr="003067EC">
        <w:rPr>
          <w:spacing w:val="2"/>
          <w:szCs w:val="22"/>
        </w:rPr>
        <w:t>제외한</w:t>
      </w:r>
      <w:r w:rsidRPr="003067EC">
        <w:rPr>
          <w:spacing w:val="2"/>
          <w:szCs w:val="22"/>
        </w:rPr>
        <w:t xml:space="preserve"> </w:t>
      </w:r>
      <w:r w:rsidRPr="003067EC">
        <w:rPr>
          <w:spacing w:val="2"/>
          <w:szCs w:val="22"/>
        </w:rPr>
        <w:t>비용</w:t>
      </w:r>
      <w:r w:rsidRPr="003067EC">
        <w:rPr>
          <w:spacing w:val="2"/>
          <w:szCs w:val="22"/>
        </w:rPr>
        <w:t xml:space="preserve"> </w:t>
      </w:r>
      <w:r w:rsidRPr="003067EC">
        <w:rPr>
          <w:spacing w:val="2"/>
          <w:szCs w:val="22"/>
        </w:rPr>
        <w:t>보다</w:t>
      </w:r>
      <w:r w:rsidRPr="003067EC">
        <w:rPr>
          <w:spacing w:val="2"/>
          <w:szCs w:val="22"/>
        </w:rPr>
        <w:t xml:space="preserve"> </w:t>
      </w:r>
      <w:r w:rsidRPr="003067EC">
        <w:rPr>
          <w:spacing w:val="2"/>
          <w:szCs w:val="22"/>
        </w:rPr>
        <w:t>낮은</w:t>
      </w:r>
      <w:r w:rsidRPr="003067EC">
        <w:rPr>
          <w:spacing w:val="2"/>
          <w:szCs w:val="22"/>
        </w:rPr>
        <w:t xml:space="preserve"> </w:t>
      </w:r>
      <w:r w:rsidRPr="003067EC">
        <w:rPr>
          <w:spacing w:val="2"/>
          <w:szCs w:val="22"/>
        </w:rPr>
        <w:t>가격의</w:t>
      </w:r>
      <w:r w:rsidRPr="003067EC">
        <w:rPr>
          <w:spacing w:val="2"/>
          <w:szCs w:val="22"/>
        </w:rPr>
        <w:t xml:space="preserve"> </w:t>
      </w:r>
      <w:r w:rsidRPr="003067EC">
        <w:rPr>
          <w:spacing w:val="2"/>
          <w:szCs w:val="22"/>
        </w:rPr>
        <w:t>비용이</w:t>
      </w:r>
      <w:r w:rsidRPr="003067EC">
        <w:rPr>
          <w:spacing w:val="2"/>
          <w:szCs w:val="22"/>
        </w:rPr>
        <w:t xml:space="preserve"> </w:t>
      </w:r>
      <w:r w:rsidRPr="003067EC">
        <w:rPr>
          <w:spacing w:val="2"/>
          <w:szCs w:val="22"/>
        </w:rPr>
        <w:t>소요되는</w:t>
      </w:r>
      <w:r w:rsidRPr="003067EC">
        <w:rPr>
          <w:spacing w:val="2"/>
          <w:szCs w:val="22"/>
        </w:rPr>
        <w:t xml:space="preserve"> </w:t>
      </w:r>
      <w:r w:rsidRPr="003067EC">
        <w:rPr>
          <w:spacing w:val="2"/>
          <w:szCs w:val="22"/>
        </w:rPr>
        <w:t>부엌가구를</w:t>
      </w:r>
      <w:r w:rsidRPr="003067EC">
        <w:rPr>
          <w:spacing w:val="2"/>
          <w:szCs w:val="22"/>
        </w:rPr>
        <w:t xml:space="preserve"> </w:t>
      </w:r>
      <w:r w:rsidRPr="003067EC">
        <w:rPr>
          <w:spacing w:val="2"/>
          <w:szCs w:val="22"/>
        </w:rPr>
        <w:t>해당</w:t>
      </w:r>
      <w:r w:rsidRPr="003067EC">
        <w:rPr>
          <w:spacing w:val="2"/>
          <w:szCs w:val="22"/>
        </w:rPr>
        <w:t xml:space="preserve"> </w:t>
      </w:r>
      <w:r w:rsidRPr="003067EC">
        <w:rPr>
          <w:spacing w:val="2"/>
          <w:szCs w:val="22"/>
        </w:rPr>
        <w:t>비용보다</w:t>
      </w:r>
      <w:r w:rsidRPr="003067EC">
        <w:rPr>
          <w:spacing w:val="2"/>
          <w:szCs w:val="22"/>
        </w:rPr>
        <w:t xml:space="preserve"> </w:t>
      </w:r>
      <w:r w:rsidRPr="003067EC">
        <w:rPr>
          <w:spacing w:val="2"/>
          <w:szCs w:val="22"/>
        </w:rPr>
        <w:t>낮은</w:t>
      </w:r>
      <w:r w:rsidRPr="003067EC">
        <w:rPr>
          <w:spacing w:val="2"/>
          <w:szCs w:val="22"/>
        </w:rPr>
        <w:t xml:space="preserve"> </w:t>
      </w:r>
      <w:r w:rsidRPr="003067EC">
        <w:rPr>
          <w:spacing w:val="2"/>
          <w:szCs w:val="22"/>
        </w:rPr>
        <w:t>가격에</w:t>
      </w:r>
      <w:r w:rsidRPr="003067EC">
        <w:rPr>
          <w:spacing w:val="2"/>
          <w:szCs w:val="22"/>
        </w:rPr>
        <w:t xml:space="preserve"> </w:t>
      </w:r>
      <w:r w:rsidRPr="003067EC">
        <w:rPr>
          <w:spacing w:val="2"/>
          <w:szCs w:val="22"/>
        </w:rPr>
        <w:t>판매하면서</w:t>
      </w:r>
      <w:r w:rsidRPr="003067EC">
        <w:rPr>
          <w:spacing w:val="2"/>
          <w:szCs w:val="22"/>
        </w:rPr>
        <w:t xml:space="preserve"> </w:t>
      </w:r>
      <w:r w:rsidRPr="003067EC">
        <w:rPr>
          <w:spacing w:val="2"/>
          <w:szCs w:val="22"/>
        </w:rPr>
        <w:t>목포</w:t>
      </w:r>
      <w:r w:rsidRPr="003067EC">
        <w:rPr>
          <w:spacing w:val="2"/>
          <w:szCs w:val="22"/>
        </w:rPr>
        <w:t xml:space="preserve"> </w:t>
      </w:r>
      <w:r w:rsidRPr="003067EC">
        <w:rPr>
          <w:spacing w:val="2"/>
          <w:szCs w:val="22"/>
        </w:rPr>
        <w:t>대리점으로</w:t>
      </w:r>
      <w:r w:rsidRPr="003067EC">
        <w:rPr>
          <w:spacing w:val="2"/>
          <w:szCs w:val="22"/>
        </w:rPr>
        <w:t xml:space="preserve"> </w:t>
      </w:r>
      <w:r w:rsidRPr="003067EC">
        <w:rPr>
          <w:spacing w:val="2"/>
          <w:szCs w:val="22"/>
        </w:rPr>
        <w:t>하여금</w:t>
      </w:r>
      <w:r w:rsidRPr="003067EC">
        <w:rPr>
          <w:spacing w:val="2"/>
          <w:szCs w:val="22"/>
        </w:rPr>
        <w:t xml:space="preserve"> </w:t>
      </w:r>
      <w:r w:rsidRPr="003067EC">
        <w:rPr>
          <w:spacing w:val="2"/>
          <w:szCs w:val="22"/>
        </w:rPr>
        <w:t>설치하도록</w:t>
      </w:r>
      <w:r w:rsidRPr="003067EC">
        <w:rPr>
          <w:spacing w:val="2"/>
          <w:szCs w:val="22"/>
        </w:rPr>
        <w:t xml:space="preserve"> </w:t>
      </w:r>
      <w:r w:rsidRPr="003067EC">
        <w:rPr>
          <w:spacing w:val="2"/>
          <w:szCs w:val="22"/>
        </w:rPr>
        <w:t>한</w:t>
      </w:r>
      <w:r w:rsidRPr="003067EC">
        <w:rPr>
          <w:spacing w:val="2"/>
          <w:szCs w:val="22"/>
        </w:rPr>
        <w:t xml:space="preserve"> </w:t>
      </w:r>
      <w:r w:rsidRPr="003067EC">
        <w:rPr>
          <w:spacing w:val="2"/>
          <w:szCs w:val="22"/>
        </w:rPr>
        <w:t>사실</w:t>
      </w:r>
      <w:r w:rsidRPr="003067EC">
        <w:rPr>
          <w:spacing w:val="2"/>
          <w:szCs w:val="22"/>
        </w:rPr>
        <w:t xml:space="preserve"> </w:t>
      </w:r>
    </w:p>
    <w:p w14:paraId="755248CB" w14:textId="77777777" w:rsidR="00026A7E" w:rsidRPr="003067EC" w:rsidRDefault="00026A7E" w:rsidP="00026A7E">
      <w:pPr>
        <w:pStyle w:val="a5"/>
        <w:numPr>
          <w:ilvl w:val="2"/>
          <w:numId w:val="73"/>
        </w:numPr>
        <w:spacing w:after="240"/>
        <w:ind w:leftChars="0" w:left="2154" w:hanging="340"/>
        <w:rPr>
          <w:spacing w:val="2"/>
          <w:szCs w:val="22"/>
        </w:rPr>
      </w:pPr>
      <w:r w:rsidRPr="003067EC">
        <w:rPr>
          <w:spacing w:val="2"/>
          <w:szCs w:val="22"/>
        </w:rPr>
        <w:t>대상회사가</w:t>
      </w:r>
      <w:r w:rsidRPr="003067EC">
        <w:rPr>
          <w:spacing w:val="2"/>
          <w:szCs w:val="22"/>
        </w:rPr>
        <w:t xml:space="preserve"> TV </w:t>
      </w:r>
      <w:r w:rsidRPr="003067EC">
        <w:rPr>
          <w:spacing w:val="2"/>
          <w:szCs w:val="22"/>
        </w:rPr>
        <w:t>홈쇼핑을</w:t>
      </w:r>
      <w:r w:rsidRPr="003067EC">
        <w:rPr>
          <w:spacing w:val="2"/>
          <w:szCs w:val="22"/>
        </w:rPr>
        <w:t xml:space="preserve"> </w:t>
      </w:r>
      <w:r w:rsidRPr="003067EC">
        <w:rPr>
          <w:spacing w:val="2"/>
          <w:szCs w:val="22"/>
        </w:rPr>
        <w:t>통해</w:t>
      </w:r>
      <w:r w:rsidRPr="003067EC">
        <w:rPr>
          <w:spacing w:val="2"/>
          <w:szCs w:val="22"/>
        </w:rPr>
        <w:t xml:space="preserve"> </w:t>
      </w:r>
      <w:r w:rsidRPr="003067EC">
        <w:rPr>
          <w:spacing w:val="2"/>
          <w:szCs w:val="22"/>
        </w:rPr>
        <w:t>판매한</w:t>
      </w:r>
      <w:r w:rsidRPr="003067EC">
        <w:rPr>
          <w:spacing w:val="2"/>
          <w:szCs w:val="22"/>
        </w:rPr>
        <w:t xml:space="preserve"> </w:t>
      </w:r>
      <w:r w:rsidRPr="003067EC">
        <w:rPr>
          <w:spacing w:val="2"/>
          <w:szCs w:val="22"/>
        </w:rPr>
        <w:t>제품의</w:t>
      </w:r>
      <w:r w:rsidRPr="003067EC">
        <w:rPr>
          <w:spacing w:val="2"/>
          <w:szCs w:val="22"/>
        </w:rPr>
        <w:t xml:space="preserve"> </w:t>
      </w:r>
      <w:r w:rsidRPr="003067EC">
        <w:rPr>
          <w:spacing w:val="2"/>
          <w:szCs w:val="22"/>
        </w:rPr>
        <w:t>설치를</w:t>
      </w:r>
      <w:r w:rsidRPr="003067EC">
        <w:rPr>
          <w:spacing w:val="2"/>
          <w:szCs w:val="22"/>
        </w:rPr>
        <w:t xml:space="preserve"> </w:t>
      </w:r>
      <w:r w:rsidRPr="003067EC">
        <w:rPr>
          <w:spacing w:val="2"/>
          <w:szCs w:val="22"/>
        </w:rPr>
        <w:t>목포</w:t>
      </w:r>
      <w:r w:rsidRPr="003067EC">
        <w:rPr>
          <w:spacing w:val="2"/>
          <w:szCs w:val="22"/>
        </w:rPr>
        <w:t xml:space="preserve"> </w:t>
      </w:r>
      <w:r w:rsidRPr="003067EC">
        <w:rPr>
          <w:spacing w:val="2"/>
          <w:szCs w:val="22"/>
        </w:rPr>
        <w:t>대리점에</w:t>
      </w:r>
      <w:r w:rsidRPr="003067EC">
        <w:rPr>
          <w:spacing w:val="2"/>
          <w:szCs w:val="22"/>
        </w:rPr>
        <w:t xml:space="preserve"> </w:t>
      </w:r>
      <w:r w:rsidRPr="003067EC">
        <w:rPr>
          <w:spacing w:val="2"/>
          <w:szCs w:val="22"/>
        </w:rPr>
        <w:t>의뢰하고</w:t>
      </w:r>
      <w:r w:rsidRPr="003067EC">
        <w:rPr>
          <w:spacing w:val="2"/>
          <w:szCs w:val="22"/>
        </w:rPr>
        <w:t xml:space="preserve">, </w:t>
      </w:r>
      <w:r w:rsidRPr="003067EC">
        <w:rPr>
          <w:spacing w:val="2"/>
          <w:szCs w:val="22"/>
        </w:rPr>
        <w:t>대리점에</w:t>
      </w:r>
      <w:r w:rsidRPr="003067EC">
        <w:rPr>
          <w:spacing w:val="2"/>
          <w:szCs w:val="22"/>
        </w:rPr>
        <w:t xml:space="preserve"> </w:t>
      </w:r>
      <w:r w:rsidRPr="003067EC">
        <w:rPr>
          <w:spacing w:val="2"/>
          <w:szCs w:val="22"/>
        </w:rPr>
        <w:t>대하여</w:t>
      </w:r>
      <w:r w:rsidRPr="003067EC">
        <w:rPr>
          <w:spacing w:val="2"/>
          <w:szCs w:val="22"/>
        </w:rPr>
        <w:t xml:space="preserve"> TV </w:t>
      </w:r>
      <w:r w:rsidRPr="003067EC">
        <w:rPr>
          <w:spacing w:val="2"/>
          <w:szCs w:val="22"/>
        </w:rPr>
        <w:t>광고료로</w:t>
      </w:r>
      <w:r w:rsidRPr="003067EC">
        <w:rPr>
          <w:spacing w:val="2"/>
          <w:szCs w:val="22"/>
        </w:rPr>
        <w:t xml:space="preserve"> </w:t>
      </w:r>
      <w:r w:rsidRPr="003067EC">
        <w:rPr>
          <w:spacing w:val="2"/>
          <w:szCs w:val="22"/>
        </w:rPr>
        <w:t>판매가액의</w:t>
      </w:r>
      <w:r w:rsidRPr="003067EC">
        <w:rPr>
          <w:spacing w:val="2"/>
          <w:szCs w:val="22"/>
        </w:rPr>
        <w:t xml:space="preserve"> 10%</w:t>
      </w:r>
      <w:r w:rsidRPr="003067EC">
        <w:rPr>
          <w:spacing w:val="2"/>
          <w:szCs w:val="22"/>
        </w:rPr>
        <w:t>를</w:t>
      </w:r>
      <w:r w:rsidRPr="003067EC">
        <w:rPr>
          <w:spacing w:val="2"/>
          <w:szCs w:val="22"/>
        </w:rPr>
        <w:t xml:space="preserve"> </w:t>
      </w:r>
      <w:r w:rsidRPr="003067EC">
        <w:rPr>
          <w:spacing w:val="2"/>
          <w:szCs w:val="22"/>
        </w:rPr>
        <w:t>납부하도록</w:t>
      </w:r>
      <w:r w:rsidRPr="003067EC">
        <w:rPr>
          <w:spacing w:val="2"/>
          <w:szCs w:val="22"/>
        </w:rPr>
        <w:t xml:space="preserve"> </w:t>
      </w:r>
      <w:r w:rsidRPr="003067EC">
        <w:rPr>
          <w:spacing w:val="2"/>
          <w:szCs w:val="22"/>
        </w:rPr>
        <w:t>한</w:t>
      </w:r>
      <w:r w:rsidRPr="003067EC">
        <w:rPr>
          <w:spacing w:val="2"/>
          <w:szCs w:val="22"/>
        </w:rPr>
        <w:t xml:space="preserve"> </w:t>
      </w:r>
      <w:r w:rsidRPr="003067EC">
        <w:rPr>
          <w:spacing w:val="2"/>
          <w:szCs w:val="22"/>
        </w:rPr>
        <w:t>사실</w:t>
      </w:r>
      <w:r w:rsidRPr="003067EC">
        <w:rPr>
          <w:spacing w:val="2"/>
          <w:szCs w:val="22"/>
        </w:rPr>
        <w:t xml:space="preserve"> </w:t>
      </w:r>
    </w:p>
    <w:p w14:paraId="70BF9BD0" w14:textId="77777777" w:rsidR="00026A7E" w:rsidRPr="00CB2B3F" w:rsidRDefault="00026A7E" w:rsidP="00026A7E">
      <w:pPr>
        <w:pStyle w:val="a5"/>
        <w:numPr>
          <w:ilvl w:val="2"/>
          <w:numId w:val="73"/>
        </w:numPr>
        <w:spacing w:after="240"/>
        <w:ind w:leftChars="0" w:left="2154" w:hanging="340"/>
        <w:rPr>
          <w:szCs w:val="22"/>
        </w:rPr>
      </w:pPr>
      <w:r w:rsidRPr="00CB2B3F">
        <w:rPr>
          <w:szCs w:val="22"/>
        </w:rPr>
        <w:t>목포</w:t>
      </w:r>
      <w:r w:rsidRPr="00CB2B3F">
        <w:rPr>
          <w:szCs w:val="22"/>
        </w:rPr>
        <w:t xml:space="preserve"> </w:t>
      </w:r>
      <w:r w:rsidRPr="00CB2B3F">
        <w:rPr>
          <w:szCs w:val="22"/>
        </w:rPr>
        <w:t>대리점</w:t>
      </w:r>
      <w:r w:rsidRPr="00CB2B3F">
        <w:rPr>
          <w:szCs w:val="22"/>
        </w:rPr>
        <w:t xml:space="preserve"> </w:t>
      </w:r>
      <w:r w:rsidRPr="00CB2B3F">
        <w:rPr>
          <w:szCs w:val="22"/>
        </w:rPr>
        <w:t>등</w:t>
      </w:r>
      <w:r w:rsidRPr="00CB2B3F">
        <w:rPr>
          <w:szCs w:val="22"/>
        </w:rPr>
        <w:t xml:space="preserve"> </w:t>
      </w:r>
      <w:r w:rsidRPr="00CB2B3F">
        <w:rPr>
          <w:szCs w:val="22"/>
        </w:rPr>
        <w:t>대리점들에게</w:t>
      </w:r>
      <w:r w:rsidRPr="00CB2B3F">
        <w:rPr>
          <w:szCs w:val="22"/>
        </w:rPr>
        <w:t xml:space="preserve"> </w:t>
      </w:r>
      <w:r w:rsidRPr="00CB2B3F">
        <w:rPr>
          <w:szCs w:val="22"/>
        </w:rPr>
        <w:t>제품</w:t>
      </w:r>
      <w:r w:rsidRPr="00CB2B3F">
        <w:rPr>
          <w:szCs w:val="22"/>
        </w:rPr>
        <w:t xml:space="preserve"> </w:t>
      </w:r>
      <w:r w:rsidRPr="00CB2B3F">
        <w:rPr>
          <w:szCs w:val="22"/>
        </w:rPr>
        <w:t>시공은</w:t>
      </w:r>
      <w:r w:rsidRPr="00CB2B3F">
        <w:rPr>
          <w:szCs w:val="22"/>
        </w:rPr>
        <w:t xml:space="preserve"> </w:t>
      </w:r>
      <w:r w:rsidRPr="00CB2B3F">
        <w:rPr>
          <w:szCs w:val="22"/>
        </w:rPr>
        <w:t>반드시</w:t>
      </w:r>
      <w:r w:rsidRPr="00CB2B3F">
        <w:rPr>
          <w:szCs w:val="22"/>
        </w:rPr>
        <w:t xml:space="preserve"> </w:t>
      </w:r>
      <w:r w:rsidRPr="00CB2B3F">
        <w:rPr>
          <w:szCs w:val="22"/>
        </w:rPr>
        <w:t>한샘서비스를</w:t>
      </w:r>
      <w:r w:rsidRPr="00CB2B3F">
        <w:rPr>
          <w:szCs w:val="22"/>
        </w:rPr>
        <w:t xml:space="preserve"> </w:t>
      </w:r>
      <w:r w:rsidRPr="00CB2B3F">
        <w:rPr>
          <w:szCs w:val="22"/>
        </w:rPr>
        <w:t>통해</w:t>
      </w:r>
      <w:r w:rsidRPr="00CB2B3F">
        <w:rPr>
          <w:szCs w:val="22"/>
        </w:rPr>
        <w:t xml:space="preserve"> </w:t>
      </w:r>
      <w:r w:rsidRPr="00CB2B3F">
        <w:rPr>
          <w:szCs w:val="22"/>
        </w:rPr>
        <w:t>실시하도록</w:t>
      </w:r>
      <w:r w:rsidRPr="00CB2B3F">
        <w:rPr>
          <w:szCs w:val="22"/>
        </w:rPr>
        <w:t xml:space="preserve"> </w:t>
      </w:r>
      <w:r w:rsidRPr="00CB2B3F">
        <w:rPr>
          <w:szCs w:val="22"/>
        </w:rPr>
        <w:t>강요한</w:t>
      </w:r>
      <w:r w:rsidRPr="00CB2B3F">
        <w:rPr>
          <w:szCs w:val="22"/>
        </w:rPr>
        <w:t xml:space="preserve"> </w:t>
      </w:r>
      <w:r w:rsidRPr="00CB2B3F">
        <w:rPr>
          <w:szCs w:val="22"/>
        </w:rPr>
        <w:t>사실</w:t>
      </w:r>
    </w:p>
    <w:p w14:paraId="01C97560" w14:textId="77777777" w:rsidR="00026A7E" w:rsidRPr="00CB2B3F" w:rsidRDefault="00026A7E" w:rsidP="00026A7E">
      <w:pPr>
        <w:pStyle w:val="a5"/>
        <w:numPr>
          <w:ilvl w:val="0"/>
          <w:numId w:val="75"/>
        </w:numPr>
        <w:spacing w:after="240"/>
        <w:ind w:leftChars="0" w:left="1815" w:hanging="454"/>
        <w:rPr>
          <w:b/>
          <w:szCs w:val="22"/>
        </w:rPr>
      </w:pPr>
      <w:r w:rsidRPr="00CB2B3F">
        <w:rPr>
          <w:b/>
          <w:szCs w:val="22"/>
        </w:rPr>
        <w:t>대상회사의</w:t>
      </w:r>
      <w:r w:rsidRPr="00CB2B3F">
        <w:rPr>
          <w:b/>
          <w:szCs w:val="22"/>
        </w:rPr>
        <w:t xml:space="preserve"> </w:t>
      </w:r>
      <w:r w:rsidRPr="00CB2B3F">
        <w:rPr>
          <w:b/>
          <w:szCs w:val="22"/>
        </w:rPr>
        <w:t>의견</w:t>
      </w:r>
    </w:p>
    <w:p w14:paraId="28A88C43" w14:textId="77777777" w:rsidR="00026A7E" w:rsidRPr="00CB2B3F" w:rsidRDefault="00026A7E" w:rsidP="00026A7E">
      <w:pPr>
        <w:pStyle w:val="a5"/>
        <w:numPr>
          <w:ilvl w:val="3"/>
          <w:numId w:val="73"/>
        </w:numPr>
        <w:spacing w:after="240"/>
        <w:ind w:leftChars="0" w:left="2154" w:hanging="340"/>
        <w:rPr>
          <w:b/>
          <w:szCs w:val="22"/>
        </w:rPr>
      </w:pPr>
      <w:r w:rsidRPr="00CB2B3F">
        <w:rPr>
          <w:b/>
          <w:szCs w:val="22"/>
        </w:rPr>
        <w:t>주장에</w:t>
      </w:r>
      <w:r w:rsidRPr="00CB2B3F">
        <w:rPr>
          <w:b/>
          <w:szCs w:val="22"/>
        </w:rPr>
        <w:t xml:space="preserve"> </w:t>
      </w:r>
      <w:r w:rsidRPr="00CB2B3F">
        <w:rPr>
          <w:b/>
          <w:szCs w:val="22"/>
        </w:rPr>
        <w:t>대한</w:t>
      </w:r>
      <w:r w:rsidRPr="00CB2B3F">
        <w:rPr>
          <w:b/>
          <w:szCs w:val="22"/>
        </w:rPr>
        <w:t xml:space="preserve"> </w:t>
      </w:r>
      <w:r w:rsidRPr="00CB2B3F">
        <w:rPr>
          <w:b/>
          <w:szCs w:val="22"/>
        </w:rPr>
        <w:t>의견</w:t>
      </w:r>
    </w:p>
    <w:p w14:paraId="6519BC82" w14:textId="77777777" w:rsidR="00026A7E" w:rsidRPr="00CB2B3F" w:rsidRDefault="00026A7E" w:rsidP="00026A7E">
      <w:pPr>
        <w:pStyle w:val="a5"/>
        <w:spacing w:after="240"/>
        <w:ind w:leftChars="0" w:left="1814"/>
        <w:rPr>
          <w:szCs w:val="22"/>
        </w:rPr>
      </w:pPr>
      <w:r w:rsidRPr="00CB2B3F">
        <w:rPr>
          <w:szCs w:val="22"/>
        </w:rPr>
        <w:t>대상회사는</w:t>
      </w:r>
      <w:r w:rsidRPr="00CB2B3F">
        <w:rPr>
          <w:szCs w:val="22"/>
        </w:rPr>
        <w:t xml:space="preserve"> TV </w:t>
      </w:r>
      <w:r w:rsidRPr="00CB2B3F">
        <w:rPr>
          <w:szCs w:val="22"/>
        </w:rPr>
        <w:t>홈쇼핑</w:t>
      </w:r>
      <w:r w:rsidRPr="00CB2B3F">
        <w:rPr>
          <w:szCs w:val="22"/>
        </w:rPr>
        <w:t xml:space="preserve"> </w:t>
      </w:r>
      <w:r w:rsidRPr="00CB2B3F">
        <w:rPr>
          <w:szCs w:val="22"/>
        </w:rPr>
        <w:t>유통을</w:t>
      </w:r>
      <w:r w:rsidRPr="00CB2B3F">
        <w:rPr>
          <w:szCs w:val="22"/>
        </w:rPr>
        <w:t xml:space="preserve"> ‘</w:t>
      </w:r>
      <w:r w:rsidRPr="00CB2B3F">
        <w:rPr>
          <w:szCs w:val="22"/>
        </w:rPr>
        <w:t>결제</w:t>
      </w:r>
      <w:r w:rsidRPr="00CB2B3F">
        <w:rPr>
          <w:szCs w:val="22"/>
        </w:rPr>
        <w:t xml:space="preserve">’ </w:t>
      </w:r>
      <w:r w:rsidRPr="00CB2B3F">
        <w:rPr>
          <w:szCs w:val="22"/>
        </w:rPr>
        <w:t>및</w:t>
      </w:r>
      <w:r w:rsidRPr="00CB2B3F">
        <w:rPr>
          <w:szCs w:val="22"/>
        </w:rPr>
        <w:t xml:space="preserve"> ‘</w:t>
      </w:r>
      <w:proofErr w:type="spellStart"/>
      <w:r w:rsidRPr="00CB2B3F">
        <w:rPr>
          <w:szCs w:val="22"/>
        </w:rPr>
        <w:t>모객</w:t>
      </w:r>
      <w:proofErr w:type="spellEnd"/>
      <w:r w:rsidRPr="00CB2B3F">
        <w:rPr>
          <w:szCs w:val="22"/>
        </w:rPr>
        <w:t>’ 2</w:t>
      </w:r>
      <w:r w:rsidRPr="00CB2B3F">
        <w:rPr>
          <w:szCs w:val="22"/>
        </w:rPr>
        <w:t>가지</w:t>
      </w:r>
      <w:r w:rsidRPr="00CB2B3F">
        <w:rPr>
          <w:szCs w:val="22"/>
        </w:rPr>
        <w:t xml:space="preserve"> </w:t>
      </w:r>
      <w:r w:rsidRPr="00CB2B3F">
        <w:rPr>
          <w:szCs w:val="22"/>
        </w:rPr>
        <w:t>유형으로</w:t>
      </w:r>
      <w:r w:rsidRPr="00CB2B3F">
        <w:rPr>
          <w:szCs w:val="22"/>
        </w:rPr>
        <w:t xml:space="preserve"> </w:t>
      </w:r>
      <w:r w:rsidRPr="00CB2B3F">
        <w:rPr>
          <w:szCs w:val="22"/>
        </w:rPr>
        <w:t>나누어</w:t>
      </w:r>
      <w:r w:rsidRPr="00CB2B3F">
        <w:rPr>
          <w:szCs w:val="22"/>
        </w:rPr>
        <w:t xml:space="preserve"> </w:t>
      </w:r>
      <w:r w:rsidRPr="00CB2B3F">
        <w:rPr>
          <w:szCs w:val="22"/>
        </w:rPr>
        <w:t>진행하고</w:t>
      </w:r>
      <w:r w:rsidRPr="00CB2B3F">
        <w:rPr>
          <w:szCs w:val="22"/>
        </w:rPr>
        <w:t xml:space="preserve"> </w:t>
      </w:r>
      <w:r w:rsidRPr="00CB2B3F">
        <w:rPr>
          <w:szCs w:val="22"/>
        </w:rPr>
        <w:t>있으며</w:t>
      </w:r>
      <w:r w:rsidRPr="00CB2B3F">
        <w:rPr>
          <w:szCs w:val="22"/>
        </w:rPr>
        <w:t xml:space="preserve">, </w:t>
      </w:r>
      <w:r w:rsidRPr="00CB2B3F">
        <w:rPr>
          <w:szCs w:val="22"/>
        </w:rPr>
        <w:t>다음과</w:t>
      </w:r>
      <w:r w:rsidRPr="00CB2B3F">
        <w:rPr>
          <w:szCs w:val="22"/>
        </w:rPr>
        <w:t xml:space="preserve"> </w:t>
      </w:r>
      <w:r w:rsidRPr="00CB2B3F">
        <w:rPr>
          <w:szCs w:val="22"/>
        </w:rPr>
        <w:t>같은</w:t>
      </w:r>
      <w:r w:rsidRPr="00CB2B3F">
        <w:rPr>
          <w:szCs w:val="22"/>
        </w:rPr>
        <w:t xml:space="preserve"> </w:t>
      </w:r>
      <w:r w:rsidRPr="00CB2B3F">
        <w:rPr>
          <w:szCs w:val="22"/>
        </w:rPr>
        <w:t>이유로</w:t>
      </w:r>
      <w:r w:rsidRPr="00CB2B3F">
        <w:rPr>
          <w:szCs w:val="22"/>
        </w:rPr>
        <w:t xml:space="preserve"> </w:t>
      </w:r>
      <w:r w:rsidRPr="00CB2B3F">
        <w:rPr>
          <w:szCs w:val="22"/>
        </w:rPr>
        <w:t>대리점의</w:t>
      </w:r>
      <w:r w:rsidRPr="00CB2B3F">
        <w:rPr>
          <w:szCs w:val="22"/>
        </w:rPr>
        <w:t xml:space="preserve"> </w:t>
      </w:r>
      <w:r w:rsidRPr="00CB2B3F">
        <w:rPr>
          <w:szCs w:val="22"/>
        </w:rPr>
        <w:t>주장이</w:t>
      </w:r>
      <w:r w:rsidRPr="00CB2B3F">
        <w:rPr>
          <w:szCs w:val="22"/>
        </w:rPr>
        <w:t xml:space="preserve"> </w:t>
      </w:r>
      <w:r w:rsidRPr="00CB2B3F">
        <w:rPr>
          <w:szCs w:val="22"/>
        </w:rPr>
        <w:t>사실관계와</w:t>
      </w:r>
      <w:r w:rsidRPr="00CB2B3F">
        <w:rPr>
          <w:szCs w:val="22"/>
        </w:rPr>
        <w:t xml:space="preserve"> </w:t>
      </w:r>
      <w:r w:rsidRPr="00CB2B3F">
        <w:rPr>
          <w:szCs w:val="22"/>
        </w:rPr>
        <w:t>다름</w:t>
      </w:r>
      <w:r w:rsidRPr="00CB2B3F">
        <w:rPr>
          <w:szCs w:val="22"/>
        </w:rPr>
        <w:t>.</w:t>
      </w:r>
    </w:p>
    <w:p w14:paraId="2761B3B9" w14:textId="77777777" w:rsidR="00026A7E" w:rsidRPr="00CB2B3F" w:rsidRDefault="00026A7E" w:rsidP="00026A7E">
      <w:pPr>
        <w:pStyle w:val="a5"/>
        <w:spacing w:after="240"/>
        <w:ind w:leftChars="0" w:left="1814"/>
        <w:rPr>
          <w:szCs w:val="22"/>
        </w:rPr>
      </w:pPr>
      <w:r w:rsidRPr="00CB2B3F">
        <w:rPr>
          <w:szCs w:val="22"/>
        </w:rPr>
        <w:t>‘</w:t>
      </w:r>
      <w:r w:rsidRPr="00CB2B3F">
        <w:rPr>
          <w:szCs w:val="22"/>
        </w:rPr>
        <w:t>결제</w:t>
      </w:r>
      <w:r w:rsidRPr="00CB2B3F">
        <w:rPr>
          <w:szCs w:val="22"/>
        </w:rPr>
        <w:t xml:space="preserve">’ </w:t>
      </w:r>
      <w:r w:rsidRPr="00CB2B3F">
        <w:rPr>
          <w:szCs w:val="22"/>
        </w:rPr>
        <w:t>방송의</w:t>
      </w:r>
      <w:r w:rsidRPr="00CB2B3F">
        <w:rPr>
          <w:szCs w:val="22"/>
        </w:rPr>
        <w:t xml:space="preserve"> </w:t>
      </w:r>
      <w:r w:rsidRPr="00CB2B3F">
        <w:rPr>
          <w:szCs w:val="22"/>
        </w:rPr>
        <w:t>경우</w:t>
      </w:r>
      <w:r w:rsidRPr="00CB2B3F">
        <w:rPr>
          <w:szCs w:val="22"/>
        </w:rPr>
        <w:t xml:space="preserve"> TV </w:t>
      </w:r>
      <w:r w:rsidRPr="00CB2B3F">
        <w:rPr>
          <w:szCs w:val="22"/>
        </w:rPr>
        <w:t>홈쇼핑을</w:t>
      </w:r>
      <w:r w:rsidRPr="00CB2B3F">
        <w:rPr>
          <w:szCs w:val="22"/>
        </w:rPr>
        <w:t xml:space="preserve"> </w:t>
      </w:r>
      <w:r w:rsidRPr="00CB2B3F">
        <w:rPr>
          <w:szCs w:val="22"/>
        </w:rPr>
        <w:t>통해</w:t>
      </w:r>
      <w:r w:rsidRPr="00CB2B3F">
        <w:rPr>
          <w:szCs w:val="22"/>
        </w:rPr>
        <w:t xml:space="preserve"> </w:t>
      </w:r>
      <w:r w:rsidRPr="00CB2B3F">
        <w:rPr>
          <w:szCs w:val="22"/>
        </w:rPr>
        <w:t>대상회사가</w:t>
      </w:r>
      <w:r w:rsidRPr="00CB2B3F">
        <w:rPr>
          <w:szCs w:val="22"/>
        </w:rPr>
        <w:t xml:space="preserve"> </w:t>
      </w:r>
      <w:r w:rsidRPr="00CB2B3F">
        <w:rPr>
          <w:szCs w:val="22"/>
        </w:rPr>
        <w:t>고객에게</w:t>
      </w:r>
      <w:r w:rsidRPr="00CB2B3F">
        <w:rPr>
          <w:szCs w:val="22"/>
        </w:rPr>
        <w:t xml:space="preserve"> </w:t>
      </w:r>
      <w:r w:rsidRPr="00CB2B3F">
        <w:rPr>
          <w:szCs w:val="22"/>
        </w:rPr>
        <w:t>직접</w:t>
      </w:r>
      <w:r w:rsidRPr="00CB2B3F">
        <w:rPr>
          <w:szCs w:val="22"/>
        </w:rPr>
        <w:t xml:space="preserve"> </w:t>
      </w:r>
      <w:r w:rsidRPr="00CB2B3F">
        <w:rPr>
          <w:szCs w:val="22"/>
        </w:rPr>
        <w:t>제품을</w:t>
      </w:r>
      <w:r w:rsidRPr="00CB2B3F">
        <w:rPr>
          <w:szCs w:val="22"/>
        </w:rPr>
        <w:t xml:space="preserve"> </w:t>
      </w:r>
      <w:r w:rsidRPr="00CB2B3F">
        <w:rPr>
          <w:szCs w:val="22"/>
        </w:rPr>
        <w:t>판매하고</w:t>
      </w:r>
      <w:r w:rsidRPr="00CB2B3F">
        <w:rPr>
          <w:szCs w:val="22"/>
        </w:rPr>
        <w:t xml:space="preserve"> </w:t>
      </w:r>
      <w:r w:rsidRPr="00CB2B3F">
        <w:rPr>
          <w:szCs w:val="22"/>
        </w:rPr>
        <w:t>대리점은</w:t>
      </w:r>
      <w:r w:rsidRPr="00CB2B3F">
        <w:rPr>
          <w:szCs w:val="22"/>
        </w:rPr>
        <w:t xml:space="preserve"> </w:t>
      </w:r>
      <w:r w:rsidRPr="00CB2B3F">
        <w:rPr>
          <w:szCs w:val="22"/>
        </w:rPr>
        <w:t>설치</w:t>
      </w:r>
      <w:r w:rsidRPr="00CB2B3F">
        <w:rPr>
          <w:szCs w:val="22"/>
        </w:rPr>
        <w:t xml:space="preserve"> </w:t>
      </w:r>
      <w:r w:rsidRPr="00CB2B3F">
        <w:rPr>
          <w:szCs w:val="22"/>
        </w:rPr>
        <w:t>업무만</w:t>
      </w:r>
      <w:r w:rsidRPr="00CB2B3F">
        <w:rPr>
          <w:szCs w:val="22"/>
        </w:rPr>
        <w:t xml:space="preserve"> </w:t>
      </w:r>
      <w:r w:rsidRPr="00CB2B3F">
        <w:rPr>
          <w:szCs w:val="22"/>
        </w:rPr>
        <w:t>대행하고</w:t>
      </w:r>
      <w:r w:rsidRPr="00CB2B3F">
        <w:rPr>
          <w:szCs w:val="22"/>
        </w:rPr>
        <w:t xml:space="preserve"> </w:t>
      </w:r>
      <w:r w:rsidRPr="00CB2B3F">
        <w:rPr>
          <w:szCs w:val="22"/>
        </w:rPr>
        <w:t>있는</w:t>
      </w:r>
      <w:r w:rsidRPr="00CB2B3F">
        <w:rPr>
          <w:szCs w:val="22"/>
        </w:rPr>
        <w:t xml:space="preserve"> </w:t>
      </w:r>
      <w:r w:rsidRPr="00CB2B3F">
        <w:rPr>
          <w:szCs w:val="22"/>
        </w:rPr>
        <w:t>바</w:t>
      </w:r>
      <w:r w:rsidRPr="00CB2B3F">
        <w:rPr>
          <w:szCs w:val="22"/>
        </w:rPr>
        <w:t xml:space="preserve">, </w:t>
      </w:r>
      <w:r w:rsidRPr="00CB2B3F">
        <w:rPr>
          <w:szCs w:val="22"/>
        </w:rPr>
        <w:t>대리점이</w:t>
      </w:r>
      <w:r w:rsidRPr="00CB2B3F">
        <w:rPr>
          <w:szCs w:val="22"/>
        </w:rPr>
        <w:t xml:space="preserve"> </w:t>
      </w:r>
      <w:r w:rsidRPr="00CB2B3F">
        <w:rPr>
          <w:szCs w:val="22"/>
        </w:rPr>
        <w:t>대상회사로부터</w:t>
      </w:r>
      <w:r w:rsidRPr="00CB2B3F">
        <w:rPr>
          <w:szCs w:val="22"/>
        </w:rPr>
        <w:t xml:space="preserve"> </w:t>
      </w:r>
      <w:r w:rsidRPr="00CB2B3F">
        <w:rPr>
          <w:szCs w:val="22"/>
        </w:rPr>
        <w:t>제품을</w:t>
      </w:r>
      <w:r w:rsidRPr="00CB2B3F">
        <w:rPr>
          <w:szCs w:val="22"/>
        </w:rPr>
        <w:t xml:space="preserve"> </w:t>
      </w:r>
      <w:r w:rsidRPr="00CB2B3F">
        <w:rPr>
          <w:szCs w:val="22"/>
        </w:rPr>
        <w:t>공급받아</w:t>
      </w:r>
      <w:r w:rsidRPr="00CB2B3F">
        <w:rPr>
          <w:szCs w:val="22"/>
        </w:rPr>
        <w:t xml:space="preserve"> </w:t>
      </w:r>
      <w:r w:rsidRPr="00CB2B3F">
        <w:rPr>
          <w:szCs w:val="22"/>
        </w:rPr>
        <w:t>고객에게</w:t>
      </w:r>
      <w:r w:rsidRPr="00CB2B3F">
        <w:rPr>
          <w:szCs w:val="22"/>
        </w:rPr>
        <w:t xml:space="preserve"> </w:t>
      </w:r>
      <w:r w:rsidRPr="00CB2B3F">
        <w:rPr>
          <w:szCs w:val="22"/>
        </w:rPr>
        <w:t>판매하는</w:t>
      </w:r>
      <w:r w:rsidRPr="00CB2B3F">
        <w:rPr>
          <w:szCs w:val="22"/>
        </w:rPr>
        <w:t xml:space="preserve"> </w:t>
      </w:r>
      <w:r w:rsidRPr="00CB2B3F">
        <w:rPr>
          <w:szCs w:val="22"/>
        </w:rPr>
        <w:t>구조가</w:t>
      </w:r>
      <w:r w:rsidRPr="00CB2B3F">
        <w:rPr>
          <w:szCs w:val="22"/>
        </w:rPr>
        <w:t xml:space="preserve"> </w:t>
      </w:r>
      <w:r w:rsidRPr="00CB2B3F">
        <w:rPr>
          <w:szCs w:val="22"/>
        </w:rPr>
        <w:t>아니므로</w:t>
      </w:r>
      <w:r w:rsidRPr="00CB2B3F">
        <w:rPr>
          <w:szCs w:val="22"/>
        </w:rPr>
        <w:t xml:space="preserve"> </w:t>
      </w:r>
      <w:r w:rsidRPr="00CB2B3F">
        <w:rPr>
          <w:szCs w:val="22"/>
        </w:rPr>
        <w:t>대상회사가</w:t>
      </w:r>
      <w:r w:rsidRPr="00CB2B3F">
        <w:rPr>
          <w:szCs w:val="22"/>
        </w:rPr>
        <w:t xml:space="preserve"> </w:t>
      </w:r>
      <w:r w:rsidRPr="00CB2B3F">
        <w:rPr>
          <w:szCs w:val="22"/>
        </w:rPr>
        <w:t>대리점에</w:t>
      </w:r>
      <w:r w:rsidRPr="00CB2B3F">
        <w:rPr>
          <w:szCs w:val="22"/>
        </w:rPr>
        <w:t xml:space="preserve"> </w:t>
      </w:r>
      <w:r w:rsidRPr="00CB2B3F">
        <w:rPr>
          <w:szCs w:val="22"/>
        </w:rPr>
        <w:t>제품을</w:t>
      </w:r>
      <w:r w:rsidRPr="00CB2B3F">
        <w:rPr>
          <w:szCs w:val="22"/>
        </w:rPr>
        <w:t xml:space="preserve"> </w:t>
      </w:r>
      <w:r w:rsidRPr="00CB2B3F">
        <w:rPr>
          <w:szCs w:val="22"/>
        </w:rPr>
        <w:t>공급하고</w:t>
      </w:r>
      <w:r w:rsidRPr="00CB2B3F">
        <w:rPr>
          <w:szCs w:val="22"/>
        </w:rPr>
        <w:t xml:space="preserve">, </w:t>
      </w:r>
      <w:r w:rsidRPr="00CB2B3F">
        <w:rPr>
          <w:szCs w:val="22"/>
        </w:rPr>
        <w:t>대리점이</w:t>
      </w:r>
      <w:r w:rsidRPr="00CB2B3F">
        <w:rPr>
          <w:szCs w:val="22"/>
        </w:rPr>
        <w:t xml:space="preserve"> </w:t>
      </w:r>
      <w:r w:rsidRPr="00CB2B3F">
        <w:rPr>
          <w:szCs w:val="22"/>
        </w:rPr>
        <w:t>고객에게</w:t>
      </w:r>
      <w:r w:rsidRPr="00CB2B3F">
        <w:rPr>
          <w:szCs w:val="22"/>
        </w:rPr>
        <w:t xml:space="preserve"> </w:t>
      </w:r>
      <w:r w:rsidRPr="00CB2B3F">
        <w:rPr>
          <w:szCs w:val="22"/>
        </w:rPr>
        <w:t>해당</w:t>
      </w:r>
      <w:r w:rsidRPr="00CB2B3F">
        <w:rPr>
          <w:szCs w:val="22"/>
        </w:rPr>
        <w:t xml:space="preserve"> </w:t>
      </w:r>
      <w:r w:rsidRPr="00CB2B3F">
        <w:rPr>
          <w:szCs w:val="22"/>
        </w:rPr>
        <w:t>제품을</w:t>
      </w:r>
      <w:r w:rsidRPr="00CB2B3F">
        <w:rPr>
          <w:szCs w:val="22"/>
        </w:rPr>
        <w:t xml:space="preserve"> </w:t>
      </w:r>
      <w:r w:rsidRPr="00CB2B3F">
        <w:rPr>
          <w:szCs w:val="22"/>
        </w:rPr>
        <w:t>판매할</w:t>
      </w:r>
      <w:r w:rsidRPr="00CB2B3F">
        <w:rPr>
          <w:szCs w:val="22"/>
        </w:rPr>
        <w:t xml:space="preserve"> </w:t>
      </w:r>
      <w:r w:rsidRPr="00CB2B3F">
        <w:rPr>
          <w:szCs w:val="22"/>
        </w:rPr>
        <w:t>때</w:t>
      </w:r>
      <w:r w:rsidRPr="00CB2B3F">
        <w:rPr>
          <w:szCs w:val="22"/>
        </w:rPr>
        <w:t xml:space="preserve"> </w:t>
      </w:r>
      <w:r w:rsidRPr="00CB2B3F">
        <w:rPr>
          <w:szCs w:val="22"/>
        </w:rPr>
        <w:t>발생하는</w:t>
      </w:r>
      <w:r w:rsidRPr="00CB2B3F">
        <w:rPr>
          <w:szCs w:val="22"/>
        </w:rPr>
        <w:t xml:space="preserve"> </w:t>
      </w:r>
      <w:r w:rsidRPr="00CB2B3F">
        <w:rPr>
          <w:szCs w:val="22"/>
        </w:rPr>
        <w:t>대리점</w:t>
      </w:r>
      <w:r w:rsidRPr="00CB2B3F">
        <w:rPr>
          <w:szCs w:val="22"/>
        </w:rPr>
        <w:t xml:space="preserve"> </w:t>
      </w:r>
      <w:r w:rsidRPr="00CB2B3F">
        <w:rPr>
          <w:szCs w:val="22"/>
        </w:rPr>
        <w:t>마진이</w:t>
      </w:r>
      <w:r w:rsidRPr="00CB2B3F">
        <w:rPr>
          <w:szCs w:val="22"/>
        </w:rPr>
        <w:t xml:space="preserve"> </w:t>
      </w:r>
      <w:r w:rsidRPr="00CB2B3F">
        <w:rPr>
          <w:szCs w:val="22"/>
        </w:rPr>
        <w:t>발생하지</w:t>
      </w:r>
      <w:r w:rsidRPr="00CB2B3F">
        <w:rPr>
          <w:szCs w:val="22"/>
        </w:rPr>
        <w:t xml:space="preserve"> </w:t>
      </w:r>
      <w:r w:rsidRPr="00CB2B3F">
        <w:rPr>
          <w:szCs w:val="22"/>
        </w:rPr>
        <w:t>않음</w:t>
      </w:r>
      <w:r w:rsidRPr="00CB2B3F">
        <w:rPr>
          <w:szCs w:val="22"/>
        </w:rPr>
        <w:t xml:space="preserve">. </w:t>
      </w:r>
      <w:r w:rsidRPr="00CB2B3F">
        <w:rPr>
          <w:szCs w:val="22"/>
        </w:rPr>
        <w:t>따라서</w:t>
      </w:r>
      <w:r w:rsidRPr="00CB2B3F">
        <w:rPr>
          <w:szCs w:val="22"/>
        </w:rPr>
        <w:t xml:space="preserve">, </w:t>
      </w:r>
      <w:r w:rsidRPr="00CB2B3F">
        <w:rPr>
          <w:szCs w:val="22"/>
        </w:rPr>
        <w:t>대리점은</w:t>
      </w:r>
      <w:r w:rsidRPr="00CB2B3F">
        <w:rPr>
          <w:szCs w:val="22"/>
        </w:rPr>
        <w:t xml:space="preserve"> </w:t>
      </w:r>
      <w:r w:rsidRPr="00CB2B3F">
        <w:rPr>
          <w:szCs w:val="22"/>
        </w:rPr>
        <w:t>설치</w:t>
      </w:r>
      <w:r w:rsidRPr="00CB2B3F">
        <w:rPr>
          <w:szCs w:val="22"/>
        </w:rPr>
        <w:t xml:space="preserve"> </w:t>
      </w:r>
      <w:r w:rsidRPr="00CB2B3F">
        <w:rPr>
          <w:szCs w:val="22"/>
        </w:rPr>
        <w:t>용역에</w:t>
      </w:r>
      <w:r w:rsidRPr="00CB2B3F">
        <w:rPr>
          <w:szCs w:val="22"/>
        </w:rPr>
        <w:t xml:space="preserve"> </w:t>
      </w:r>
      <w:r w:rsidRPr="00CB2B3F">
        <w:rPr>
          <w:szCs w:val="22"/>
        </w:rPr>
        <w:t>대한</w:t>
      </w:r>
      <w:r w:rsidRPr="00CB2B3F">
        <w:rPr>
          <w:szCs w:val="22"/>
        </w:rPr>
        <w:t xml:space="preserve"> </w:t>
      </w:r>
      <w:r w:rsidRPr="00CB2B3F">
        <w:rPr>
          <w:szCs w:val="22"/>
        </w:rPr>
        <w:t>수수료를</w:t>
      </w:r>
      <w:r w:rsidRPr="00CB2B3F">
        <w:rPr>
          <w:szCs w:val="22"/>
        </w:rPr>
        <w:t xml:space="preserve"> </w:t>
      </w:r>
      <w:proofErr w:type="gramStart"/>
      <w:r w:rsidRPr="00CB2B3F">
        <w:rPr>
          <w:szCs w:val="22"/>
        </w:rPr>
        <w:t>지급</w:t>
      </w:r>
      <w:r w:rsidRPr="00CB2B3F">
        <w:rPr>
          <w:szCs w:val="22"/>
        </w:rPr>
        <w:t xml:space="preserve"> </w:t>
      </w:r>
      <w:r w:rsidRPr="00CB2B3F">
        <w:rPr>
          <w:szCs w:val="22"/>
        </w:rPr>
        <w:t>받을</w:t>
      </w:r>
      <w:proofErr w:type="gramEnd"/>
      <w:r w:rsidRPr="00CB2B3F">
        <w:rPr>
          <w:szCs w:val="22"/>
        </w:rPr>
        <w:t xml:space="preserve"> </w:t>
      </w:r>
      <w:r w:rsidRPr="00CB2B3F">
        <w:rPr>
          <w:szCs w:val="22"/>
        </w:rPr>
        <w:t>뿐이므로</w:t>
      </w:r>
      <w:r w:rsidRPr="00CB2B3F">
        <w:rPr>
          <w:szCs w:val="22"/>
        </w:rPr>
        <w:t xml:space="preserve"> </w:t>
      </w:r>
      <w:r w:rsidRPr="00CB2B3F">
        <w:rPr>
          <w:szCs w:val="22"/>
        </w:rPr>
        <w:t>주장</w:t>
      </w:r>
      <w:r w:rsidRPr="00CB2B3F">
        <w:rPr>
          <w:szCs w:val="22"/>
        </w:rPr>
        <w:t xml:space="preserve"> </w:t>
      </w:r>
      <w:r w:rsidRPr="00CB2B3F">
        <w:rPr>
          <w:szCs w:val="22"/>
        </w:rPr>
        <w:t>자체가</w:t>
      </w:r>
      <w:r w:rsidRPr="00CB2B3F">
        <w:rPr>
          <w:szCs w:val="22"/>
        </w:rPr>
        <w:t xml:space="preserve"> </w:t>
      </w:r>
      <w:r w:rsidRPr="00CB2B3F">
        <w:rPr>
          <w:szCs w:val="22"/>
        </w:rPr>
        <w:t>사실관계와</w:t>
      </w:r>
      <w:r w:rsidRPr="00CB2B3F">
        <w:rPr>
          <w:szCs w:val="22"/>
        </w:rPr>
        <w:t xml:space="preserve"> </w:t>
      </w:r>
      <w:r w:rsidRPr="00CB2B3F">
        <w:rPr>
          <w:szCs w:val="22"/>
        </w:rPr>
        <w:t>다름</w:t>
      </w:r>
      <w:r w:rsidRPr="00CB2B3F">
        <w:rPr>
          <w:szCs w:val="22"/>
        </w:rPr>
        <w:t>.</w:t>
      </w:r>
    </w:p>
    <w:p w14:paraId="6A389AA5" w14:textId="77777777" w:rsidR="00026A7E" w:rsidRPr="00CB2B3F" w:rsidRDefault="00026A7E" w:rsidP="00026A7E">
      <w:pPr>
        <w:pStyle w:val="a5"/>
        <w:spacing w:after="240"/>
        <w:ind w:leftChars="0" w:left="1814"/>
        <w:rPr>
          <w:szCs w:val="22"/>
        </w:rPr>
      </w:pPr>
      <w:r w:rsidRPr="00CB2B3F">
        <w:rPr>
          <w:szCs w:val="22"/>
        </w:rPr>
        <w:t>‘</w:t>
      </w:r>
      <w:proofErr w:type="spellStart"/>
      <w:r w:rsidRPr="00CB2B3F">
        <w:rPr>
          <w:szCs w:val="22"/>
        </w:rPr>
        <w:t>모객</w:t>
      </w:r>
      <w:proofErr w:type="spellEnd"/>
      <w:r w:rsidRPr="00CB2B3F">
        <w:rPr>
          <w:szCs w:val="22"/>
        </w:rPr>
        <w:t xml:space="preserve">’ </w:t>
      </w:r>
      <w:r w:rsidRPr="00CB2B3F">
        <w:rPr>
          <w:szCs w:val="22"/>
        </w:rPr>
        <w:t>방송의</w:t>
      </w:r>
      <w:r w:rsidRPr="00CB2B3F">
        <w:rPr>
          <w:szCs w:val="22"/>
        </w:rPr>
        <w:t xml:space="preserve"> </w:t>
      </w:r>
      <w:r w:rsidRPr="00CB2B3F">
        <w:rPr>
          <w:szCs w:val="22"/>
        </w:rPr>
        <w:t>경우</w:t>
      </w:r>
      <w:r w:rsidRPr="00CB2B3F">
        <w:rPr>
          <w:szCs w:val="22"/>
        </w:rPr>
        <w:t xml:space="preserve">, </w:t>
      </w:r>
      <w:r w:rsidRPr="00CB2B3F">
        <w:rPr>
          <w:szCs w:val="22"/>
        </w:rPr>
        <w:t>대상회사가</w:t>
      </w:r>
      <w:r w:rsidRPr="00CB2B3F">
        <w:rPr>
          <w:szCs w:val="22"/>
        </w:rPr>
        <w:t xml:space="preserve"> </w:t>
      </w:r>
      <w:r w:rsidRPr="00CB2B3F">
        <w:rPr>
          <w:szCs w:val="22"/>
        </w:rPr>
        <w:t>상담을</w:t>
      </w:r>
      <w:r w:rsidRPr="00CB2B3F">
        <w:rPr>
          <w:szCs w:val="22"/>
        </w:rPr>
        <w:t xml:space="preserve"> </w:t>
      </w:r>
      <w:r w:rsidRPr="00CB2B3F">
        <w:rPr>
          <w:szCs w:val="22"/>
        </w:rPr>
        <w:t>신청한</w:t>
      </w:r>
      <w:r w:rsidRPr="00CB2B3F">
        <w:rPr>
          <w:szCs w:val="22"/>
        </w:rPr>
        <w:t xml:space="preserve"> </w:t>
      </w:r>
      <w:r w:rsidRPr="00CB2B3F">
        <w:rPr>
          <w:szCs w:val="22"/>
        </w:rPr>
        <w:t>고객을</w:t>
      </w:r>
      <w:r w:rsidRPr="00CB2B3F">
        <w:rPr>
          <w:szCs w:val="22"/>
        </w:rPr>
        <w:t xml:space="preserve"> </w:t>
      </w:r>
      <w:r w:rsidRPr="00CB2B3F">
        <w:rPr>
          <w:szCs w:val="22"/>
        </w:rPr>
        <w:t>대리점에</w:t>
      </w:r>
      <w:r w:rsidRPr="00CB2B3F">
        <w:rPr>
          <w:szCs w:val="22"/>
        </w:rPr>
        <w:t xml:space="preserve"> </w:t>
      </w:r>
      <w:r w:rsidRPr="00CB2B3F">
        <w:rPr>
          <w:szCs w:val="22"/>
        </w:rPr>
        <w:t>배분하고</w:t>
      </w:r>
      <w:r w:rsidRPr="00CB2B3F">
        <w:rPr>
          <w:szCs w:val="22"/>
        </w:rPr>
        <w:t xml:space="preserve"> </w:t>
      </w:r>
      <w:r w:rsidRPr="00CB2B3F">
        <w:rPr>
          <w:szCs w:val="22"/>
        </w:rPr>
        <w:t>대리점이</w:t>
      </w:r>
      <w:r w:rsidRPr="00CB2B3F">
        <w:rPr>
          <w:szCs w:val="22"/>
        </w:rPr>
        <w:t xml:space="preserve"> </w:t>
      </w:r>
      <w:r w:rsidRPr="00CB2B3F">
        <w:rPr>
          <w:szCs w:val="22"/>
        </w:rPr>
        <w:t>동의하면</w:t>
      </w:r>
      <w:r w:rsidRPr="00CB2B3F">
        <w:rPr>
          <w:szCs w:val="22"/>
        </w:rPr>
        <w:t xml:space="preserve"> </w:t>
      </w:r>
      <w:r w:rsidRPr="00CB2B3F">
        <w:rPr>
          <w:szCs w:val="22"/>
        </w:rPr>
        <w:t>대리점이</w:t>
      </w:r>
      <w:r w:rsidRPr="00CB2B3F">
        <w:rPr>
          <w:szCs w:val="22"/>
        </w:rPr>
        <w:t xml:space="preserve"> </w:t>
      </w:r>
      <w:r w:rsidRPr="00CB2B3F">
        <w:rPr>
          <w:szCs w:val="22"/>
        </w:rPr>
        <w:t>고객과의</w:t>
      </w:r>
      <w:r w:rsidRPr="00CB2B3F">
        <w:rPr>
          <w:szCs w:val="22"/>
        </w:rPr>
        <w:t xml:space="preserve"> </w:t>
      </w:r>
      <w:r w:rsidRPr="00CB2B3F">
        <w:rPr>
          <w:szCs w:val="22"/>
        </w:rPr>
        <w:t>상담을</w:t>
      </w:r>
      <w:r w:rsidRPr="00CB2B3F">
        <w:rPr>
          <w:szCs w:val="22"/>
        </w:rPr>
        <w:t xml:space="preserve"> </w:t>
      </w:r>
      <w:r w:rsidRPr="00CB2B3F">
        <w:rPr>
          <w:szCs w:val="22"/>
        </w:rPr>
        <w:t>거쳐</w:t>
      </w:r>
      <w:r w:rsidRPr="00CB2B3F">
        <w:rPr>
          <w:szCs w:val="22"/>
        </w:rPr>
        <w:t xml:space="preserve"> </w:t>
      </w:r>
      <w:r w:rsidRPr="00CB2B3F">
        <w:rPr>
          <w:szCs w:val="22"/>
        </w:rPr>
        <w:t>직접</w:t>
      </w:r>
      <w:r w:rsidRPr="00CB2B3F">
        <w:rPr>
          <w:szCs w:val="22"/>
        </w:rPr>
        <w:t xml:space="preserve"> </w:t>
      </w:r>
      <w:r w:rsidRPr="00CB2B3F">
        <w:rPr>
          <w:szCs w:val="22"/>
        </w:rPr>
        <w:t>제품을</w:t>
      </w:r>
      <w:r w:rsidRPr="00CB2B3F">
        <w:rPr>
          <w:szCs w:val="22"/>
        </w:rPr>
        <w:t xml:space="preserve"> </w:t>
      </w:r>
      <w:r w:rsidRPr="00CB2B3F">
        <w:rPr>
          <w:szCs w:val="22"/>
        </w:rPr>
        <w:t>판매하기</w:t>
      </w:r>
      <w:r w:rsidRPr="00CB2B3F">
        <w:rPr>
          <w:szCs w:val="22"/>
        </w:rPr>
        <w:t xml:space="preserve"> </w:t>
      </w:r>
      <w:r w:rsidRPr="00CB2B3F">
        <w:rPr>
          <w:szCs w:val="22"/>
        </w:rPr>
        <w:t>때문에</w:t>
      </w:r>
      <w:r w:rsidRPr="00CB2B3F">
        <w:rPr>
          <w:szCs w:val="22"/>
        </w:rPr>
        <w:t xml:space="preserve"> </w:t>
      </w:r>
      <w:r w:rsidRPr="00CB2B3F">
        <w:rPr>
          <w:szCs w:val="22"/>
        </w:rPr>
        <w:t>대리점이</w:t>
      </w:r>
      <w:r w:rsidRPr="00CB2B3F">
        <w:rPr>
          <w:szCs w:val="22"/>
        </w:rPr>
        <w:t xml:space="preserve"> </w:t>
      </w:r>
      <w:r w:rsidRPr="00CB2B3F">
        <w:rPr>
          <w:szCs w:val="22"/>
        </w:rPr>
        <w:t>직접</w:t>
      </w:r>
      <w:r w:rsidRPr="00CB2B3F">
        <w:rPr>
          <w:szCs w:val="22"/>
        </w:rPr>
        <w:t xml:space="preserve"> </w:t>
      </w:r>
      <w:r w:rsidRPr="00CB2B3F">
        <w:rPr>
          <w:szCs w:val="22"/>
        </w:rPr>
        <w:t>정한</w:t>
      </w:r>
      <w:r w:rsidRPr="00CB2B3F">
        <w:rPr>
          <w:szCs w:val="22"/>
        </w:rPr>
        <w:t xml:space="preserve"> </w:t>
      </w:r>
      <w:r w:rsidRPr="00CB2B3F">
        <w:rPr>
          <w:szCs w:val="22"/>
        </w:rPr>
        <w:t>가격으로</w:t>
      </w:r>
      <w:r w:rsidRPr="00CB2B3F">
        <w:rPr>
          <w:szCs w:val="22"/>
        </w:rPr>
        <w:t xml:space="preserve"> </w:t>
      </w:r>
      <w:r w:rsidRPr="00CB2B3F">
        <w:rPr>
          <w:szCs w:val="22"/>
        </w:rPr>
        <w:t>거래가</w:t>
      </w:r>
      <w:r w:rsidRPr="00CB2B3F">
        <w:rPr>
          <w:szCs w:val="22"/>
        </w:rPr>
        <w:t xml:space="preserve"> </w:t>
      </w:r>
      <w:r w:rsidRPr="00CB2B3F">
        <w:rPr>
          <w:szCs w:val="22"/>
        </w:rPr>
        <w:t>이루어짐</w:t>
      </w:r>
      <w:r w:rsidRPr="00CB2B3F">
        <w:rPr>
          <w:szCs w:val="22"/>
        </w:rPr>
        <w:t xml:space="preserve">. </w:t>
      </w:r>
    </w:p>
    <w:p w14:paraId="18918F00" w14:textId="77777777" w:rsidR="00026A7E" w:rsidRPr="00CB2B3F" w:rsidRDefault="00026A7E" w:rsidP="00026A7E">
      <w:pPr>
        <w:pStyle w:val="a5"/>
        <w:numPr>
          <w:ilvl w:val="3"/>
          <w:numId w:val="73"/>
        </w:numPr>
        <w:spacing w:after="240"/>
        <w:ind w:leftChars="0" w:left="2154" w:hanging="340"/>
        <w:rPr>
          <w:b/>
          <w:szCs w:val="22"/>
        </w:rPr>
      </w:pPr>
      <w:r w:rsidRPr="00CB2B3F">
        <w:rPr>
          <w:b/>
          <w:szCs w:val="22"/>
        </w:rPr>
        <w:t>주장에</w:t>
      </w:r>
      <w:r w:rsidRPr="00CB2B3F">
        <w:rPr>
          <w:b/>
          <w:szCs w:val="22"/>
        </w:rPr>
        <w:t xml:space="preserve"> </w:t>
      </w:r>
      <w:r w:rsidRPr="00CB2B3F">
        <w:rPr>
          <w:b/>
          <w:szCs w:val="22"/>
        </w:rPr>
        <w:t>대한</w:t>
      </w:r>
      <w:r w:rsidRPr="00CB2B3F">
        <w:rPr>
          <w:b/>
          <w:szCs w:val="22"/>
        </w:rPr>
        <w:t xml:space="preserve"> </w:t>
      </w:r>
      <w:r w:rsidRPr="00CB2B3F">
        <w:rPr>
          <w:b/>
          <w:szCs w:val="22"/>
        </w:rPr>
        <w:t>의견</w:t>
      </w:r>
    </w:p>
    <w:p w14:paraId="2327AB6C" w14:textId="77777777" w:rsidR="00026A7E" w:rsidRPr="00CB2B3F" w:rsidRDefault="00026A7E" w:rsidP="00026A7E">
      <w:pPr>
        <w:spacing w:after="240"/>
        <w:ind w:left="1814"/>
        <w:rPr>
          <w:szCs w:val="22"/>
        </w:rPr>
      </w:pPr>
      <w:r w:rsidRPr="00CB2B3F">
        <w:rPr>
          <w:szCs w:val="22"/>
        </w:rPr>
        <w:lastRenderedPageBreak/>
        <w:t>대상회사는</w:t>
      </w:r>
      <w:r w:rsidRPr="00CB2B3F">
        <w:rPr>
          <w:szCs w:val="22"/>
        </w:rPr>
        <w:t xml:space="preserve"> TV </w:t>
      </w:r>
      <w:r w:rsidRPr="00CB2B3F">
        <w:rPr>
          <w:szCs w:val="22"/>
        </w:rPr>
        <w:t>광고료를</w:t>
      </w:r>
      <w:r w:rsidRPr="00CB2B3F">
        <w:rPr>
          <w:szCs w:val="22"/>
        </w:rPr>
        <w:t xml:space="preserve"> </w:t>
      </w:r>
      <w:r w:rsidRPr="00CB2B3F">
        <w:rPr>
          <w:szCs w:val="22"/>
        </w:rPr>
        <w:t>대리점으로부터</w:t>
      </w:r>
      <w:r w:rsidRPr="00CB2B3F">
        <w:rPr>
          <w:szCs w:val="22"/>
        </w:rPr>
        <w:t xml:space="preserve"> </w:t>
      </w:r>
      <w:r w:rsidRPr="00CB2B3F">
        <w:rPr>
          <w:szCs w:val="22"/>
        </w:rPr>
        <w:t>수수하지</w:t>
      </w:r>
      <w:r w:rsidRPr="00CB2B3F">
        <w:rPr>
          <w:szCs w:val="22"/>
        </w:rPr>
        <w:t xml:space="preserve"> </w:t>
      </w:r>
      <w:r w:rsidRPr="00CB2B3F">
        <w:rPr>
          <w:szCs w:val="22"/>
        </w:rPr>
        <w:t>않고</w:t>
      </w:r>
      <w:r w:rsidRPr="00CB2B3F">
        <w:rPr>
          <w:szCs w:val="22"/>
        </w:rPr>
        <w:t>, ‘</w:t>
      </w:r>
      <w:r w:rsidRPr="00CB2B3F">
        <w:rPr>
          <w:szCs w:val="22"/>
        </w:rPr>
        <w:t>홈쇼핑</w:t>
      </w:r>
      <w:r w:rsidRPr="00CB2B3F">
        <w:rPr>
          <w:szCs w:val="22"/>
        </w:rPr>
        <w:t xml:space="preserve"> </w:t>
      </w:r>
      <w:r w:rsidRPr="00CB2B3F">
        <w:rPr>
          <w:szCs w:val="22"/>
        </w:rPr>
        <w:t>참가비</w:t>
      </w:r>
      <w:r w:rsidRPr="00CB2B3F">
        <w:rPr>
          <w:szCs w:val="22"/>
        </w:rPr>
        <w:t>’</w:t>
      </w:r>
      <w:proofErr w:type="spellStart"/>
      <w:r w:rsidRPr="00CB2B3F">
        <w:rPr>
          <w:szCs w:val="22"/>
        </w:rPr>
        <w:t>를</w:t>
      </w:r>
      <w:proofErr w:type="spellEnd"/>
      <w:r w:rsidRPr="00CB2B3F">
        <w:rPr>
          <w:szCs w:val="22"/>
        </w:rPr>
        <w:t xml:space="preserve"> </w:t>
      </w:r>
      <w:r w:rsidRPr="00CB2B3F">
        <w:rPr>
          <w:szCs w:val="22"/>
        </w:rPr>
        <w:t>받고</w:t>
      </w:r>
      <w:r w:rsidRPr="00CB2B3F">
        <w:rPr>
          <w:szCs w:val="22"/>
        </w:rPr>
        <w:t xml:space="preserve"> </w:t>
      </w:r>
      <w:r w:rsidRPr="00CB2B3F">
        <w:rPr>
          <w:szCs w:val="22"/>
        </w:rPr>
        <w:t>있음</w:t>
      </w:r>
      <w:r w:rsidRPr="00CB2B3F">
        <w:rPr>
          <w:szCs w:val="22"/>
        </w:rPr>
        <w:t xml:space="preserve">. </w:t>
      </w:r>
      <w:r w:rsidRPr="00CB2B3F">
        <w:rPr>
          <w:szCs w:val="22"/>
        </w:rPr>
        <w:t>본래</w:t>
      </w:r>
      <w:r w:rsidRPr="00CB2B3F">
        <w:rPr>
          <w:szCs w:val="22"/>
        </w:rPr>
        <w:t xml:space="preserve"> </w:t>
      </w:r>
      <w:r w:rsidRPr="00CB2B3F">
        <w:rPr>
          <w:szCs w:val="22"/>
        </w:rPr>
        <w:t>정액을</w:t>
      </w:r>
      <w:r w:rsidRPr="00CB2B3F">
        <w:rPr>
          <w:szCs w:val="22"/>
        </w:rPr>
        <w:t xml:space="preserve"> </w:t>
      </w:r>
      <w:r w:rsidRPr="00CB2B3F">
        <w:rPr>
          <w:szCs w:val="22"/>
        </w:rPr>
        <w:t>수수하였으나</w:t>
      </w:r>
      <w:r w:rsidRPr="00CB2B3F">
        <w:rPr>
          <w:szCs w:val="22"/>
        </w:rPr>
        <w:t xml:space="preserve"> </w:t>
      </w:r>
      <w:r w:rsidRPr="00CB2B3F">
        <w:rPr>
          <w:szCs w:val="22"/>
        </w:rPr>
        <w:t>대리점들의</w:t>
      </w:r>
      <w:r w:rsidRPr="00CB2B3F">
        <w:rPr>
          <w:szCs w:val="22"/>
        </w:rPr>
        <w:t xml:space="preserve"> </w:t>
      </w:r>
      <w:r w:rsidRPr="00CB2B3F">
        <w:rPr>
          <w:szCs w:val="22"/>
        </w:rPr>
        <w:t>불만에</w:t>
      </w:r>
      <w:r w:rsidRPr="00CB2B3F">
        <w:rPr>
          <w:szCs w:val="22"/>
        </w:rPr>
        <w:t xml:space="preserve"> </w:t>
      </w:r>
      <w:r w:rsidRPr="00CB2B3F">
        <w:rPr>
          <w:szCs w:val="22"/>
        </w:rPr>
        <w:t>따라</w:t>
      </w:r>
      <w:r w:rsidRPr="00CB2B3F">
        <w:rPr>
          <w:szCs w:val="22"/>
        </w:rPr>
        <w:t xml:space="preserve"> 2018</w:t>
      </w:r>
      <w:r w:rsidRPr="00CB2B3F">
        <w:rPr>
          <w:szCs w:val="22"/>
        </w:rPr>
        <w:t>년부터</w:t>
      </w:r>
      <w:r w:rsidRPr="00CB2B3F">
        <w:rPr>
          <w:szCs w:val="22"/>
        </w:rPr>
        <w:t xml:space="preserve"> </w:t>
      </w:r>
      <w:r w:rsidRPr="00CB2B3F">
        <w:rPr>
          <w:szCs w:val="22"/>
        </w:rPr>
        <w:t>최종</w:t>
      </w:r>
      <w:r w:rsidRPr="00CB2B3F">
        <w:rPr>
          <w:szCs w:val="22"/>
        </w:rPr>
        <w:t xml:space="preserve"> </w:t>
      </w:r>
      <w:r w:rsidRPr="00CB2B3F">
        <w:rPr>
          <w:szCs w:val="22"/>
        </w:rPr>
        <w:t>제품</w:t>
      </w:r>
      <w:r w:rsidRPr="00CB2B3F">
        <w:rPr>
          <w:szCs w:val="22"/>
        </w:rPr>
        <w:t xml:space="preserve"> </w:t>
      </w:r>
      <w:r w:rsidRPr="00CB2B3F">
        <w:rPr>
          <w:szCs w:val="22"/>
        </w:rPr>
        <w:t>공급이</w:t>
      </w:r>
      <w:r w:rsidRPr="00CB2B3F">
        <w:rPr>
          <w:szCs w:val="22"/>
        </w:rPr>
        <w:t xml:space="preserve"> </w:t>
      </w:r>
      <w:r w:rsidRPr="00CB2B3F">
        <w:rPr>
          <w:szCs w:val="22"/>
        </w:rPr>
        <w:t>완료된</w:t>
      </w:r>
      <w:r w:rsidRPr="00CB2B3F">
        <w:rPr>
          <w:szCs w:val="22"/>
        </w:rPr>
        <w:t xml:space="preserve"> </w:t>
      </w:r>
      <w:r w:rsidRPr="00CB2B3F">
        <w:rPr>
          <w:szCs w:val="22"/>
        </w:rPr>
        <w:t>건에</w:t>
      </w:r>
      <w:r w:rsidRPr="00CB2B3F">
        <w:rPr>
          <w:szCs w:val="22"/>
        </w:rPr>
        <w:t xml:space="preserve"> </w:t>
      </w:r>
      <w:r w:rsidRPr="00CB2B3F">
        <w:rPr>
          <w:szCs w:val="22"/>
        </w:rPr>
        <w:t>대해서만</w:t>
      </w:r>
      <w:r w:rsidRPr="00CB2B3F">
        <w:rPr>
          <w:szCs w:val="22"/>
        </w:rPr>
        <w:t xml:space="preserve"> </w:t>
      </w:r>
      <w:r w:rsidRPr="00CB2B3F">
        <w:rPr>
          <w:szCs w:val="22"/>
        </w:rPr>
        <w:t>참가비를</w:t>
      </w:r>
      <w:r w:rsidRPr="00CB2B3F">
        <w:rPr>
          <w:szCs w:val="22"/>
        </w:rPr>
        <w:t xml:space="preserve"> </w:t>
      </w:r>
      <w:r w:rsidRPr="00CB2B3F">
        <w:rPr>
          <w:szCs w:val="22"/>
        </w:rPr>
        <w:t>수수하고</w:t>
      </w:r>
      <w:r w:rsidRPr="00CB2B3F">
        <w:rPr>
          <w:szCs w:val="22"/>
        </w:rPr>
        <w:t xml:space="preserve"> </w:t>
      </w:r>
      <w:r w:rsidRPr="00CB2B3F">
        <w:rPr>
          <w:szCs w:val="22"/>
        </w:rPr>
        <w:t>있음</w:t>
      </w:r>
      <w:r w:rsidRPr="00CB2B3F">
        <w:rPr>
          <w:szCs w:val="22"/>
        </w:rPr>
        <w:t xml:space="preserve">. </w:t>
      </w:r>
      <w:r w:rsidRPr="00CB2B3F">
        <w:rPr>
          <w:szCs w:val="22"/>
        </w:rPr>
        <w:t>홈쇼핑</w:t>
      </w:r>
      <w:r w:rsidRPr="00CB2B3F">
        <w:rPr>
          <w:szCs w:val="22"/>
        </w:rPr>
        <w:t xml:space="preserve"> </w:t>
      </w:r>
      <w:r w:rsidRPr="00CB2B3F">
        <w:rPr>
          <w:szCs w:val="22"/>
        </w:rPr>
        <w:t>참가는</w:t>
      </w:r>
      <w:r w:rsidRPr="00CB2B3F">
        <w:rPr>
          <w:szCs w:val="22"/>
        </w:rPr>
        <w:t xml:space="preserve"> </w:t>
      </w:r>
      <w:r w:rsidRPr="00CB2B3F">
        <w:rPr>
          <w:szCs w:val="22"/>
        </w:rPr>
        <w:t>온전히</w:t>
      </w:r>
      <w:r w:rsidRPr="00CB2B3F">
        <w:rPr>
          <w:szCs w:val="22"/>
        </w:rPr>
        <w:t xml:space="preserve"> </w:t>
      </w:r>
      <w:r w:rsidRPr="00CB2B3F">
        <w:rPr>
          <w:szCs w:val="22"/>
        </w:rPr>
        <w:t>대리점의</w:t>
      </w:r>
      <w:r w:rsidRPr="00CB2B3F">
        <w:rPr>
          <w:szCs w:val="22"/>
        </w:rPr>
        <w:t xml:space="preserve"> </w:t>
      </w:r>
      <w:r w:rsidRPr="00CB2B3F">
        <w:rPr>
          <w:szCs w:val="22"/>
        </w:rPr>
        <w:t>자율에</w:t>
      </w:r>
      <w:r w:rsidRPr="00CB2B3F">
        <w:rPr>
          <w:szCs w:val="22"/>
        </w:rPr>
        <w:t xml:space="preserve"> </w:t>
      </w:r>
      <w:proofErr w:type="spellStart"/>
      <w:r w:rsidRPr="00CB2B3F">
        <w:rPr>
          <w:szCs w:val="22"/>
        </w:rPr>
        <w:t>맡겨져있고</w:t>
      </w:r>
      <w:proofErr w:type="spellEnd"/>
      <w:r w:rsidRPr="00CB2B3F">
        <w:rPr>
          <w:szCs w:val="22"/>
        </w:rPr>
        <w:t xml:space="preserve">, </w:t>
      </w:r>
      <w:r w:rsidRPr="00CB2B3F">
        <w:rPr>
          <w:szCs w:val="22"/>
        </w:rPr>
        <w:t>공정위에서</w:t>
      </w:r>
      <w:r w:rsidRPr="00CB2B3F">
        <w:rPr>
          <w:szCs w:val="22"/>
        </w:rPr>
        <w:t xml:space="preserve"> 2017</w:t>
      </w:r>
      <w:r w:rsidRPr="00CB2B3F">
        <w:rPr>
          <w:szCs w:val="22"/>
        </w:rPr>
        <w:t>제감</w:t>
      </w:r>
      <w:r w:rsidRPr="00CB2B3F">
        <w:rPr>
          <w:szCs w:val="22"/>
        </w:rPr>
        <w:t>2694</w:t>
      </w:r>
      <w:r w:rsidRPr="00CB2B3F">
        <w:rPr>
          <w:szCs w:val="22"/>
        </w:rPr>
        <w:t>호</w:t>
      </w:r>
      <w:r w:rsidRPr="00CB2B3F">
        <w:rPr>
          <w:szCs w:val="22"/>
        </w:rPr>
        <w:t xml:space="preserve"> </w:t>
      </w:r>
      <w:r w:rsidRPr="00CB2B3F">
        <w:rPr>
          <w:szCs w:val="22"/>
        </w:rPr>
        <w:t>사건</w:t>
      </w:r>
      <w:r w:rsidRPr="00CB2B3F">
        <w:rPr>
          <w:szCs w:val="22"/>
        </w:rPr>
        <w:t xml:space="preserve"> </w:t>
      </w:r>
      <w:r w:rsidRPr="00CB2B3F">
        <w:rPr>
          <w:szCs w:val="22"/>
        </w:rPr>
        <w:t>조사를</w:t>
      </w:r>
      <w:r w:rsidRPr="00CB2B3F">
        <w:rPr>
          <w:szCs w:val="22"/>
        </w:rPr>
        <w:t xml:space="preserve"> </w:t>
      </w:r>
      <w:r w:rsidRPr="00CB2B3F">
        <w:rPr>
          <w:szCs w:val="22"/>
        </w:rPr>
        <w:t>통해</w:t>
      </w:r>
      <w:r w:rsidRPr="00CB2B3F">
        <w:rPr>
          <w:szCs w:val="22"/>
        </w:rPr>
        <w:t xml:space="preserve"> </w:t>
      </w:r>
      <w:r w:rsidRPr="00CB2B3F">
        <w:rPr>
          <w:szCs w:val="22"/>
        </w:rPr>
        <w:t>문제</w:t>
      </w:r>
      <w:r w:rsidRPr="00CB2B3F">
        <w:rPr>
          <w:szCs w:val="22"/>
        </w:rPr>
        <w:t xml:space="preserve"> </w:t>
      </w:r>
      <w:r w:rsidRPr="00CB2B3F">
        <w:rPr>
          <w:szCs w:val="22"/>
        </w:rPr>
        <w:t>삼지</w:t>
      </w:r>
      <w:r w:rsidRPr="00CB2B3F">
        <w:rPr>
          <w:szCs w:val="22"/>
        </w:rPr>
        <w:t xml:space="preserve"> </w:t>
      </w:r>
      <w:r w:rsidRPr="00CB2B3F">
        <w:rPr>
          <w:szCs w:val="22"/>
        </w:rPr>
        <w:t>않는</w:t>
      </w:r>
      <w:r w:rsidRPr="00CB2B3F">
        <w:rPr>
          <w:szCs w:val="22"/>
        </w:rPr>
        <w:t xml:space="preserve"> </w:t>
      </w:r>
      <w:r w:rsidRPr="00CB2B3F">
        <w:rPr>
          <w:szCs w:val="22"/>
        </w:rPr>
        <w:t>것으로</w:t>
      </w:r>
      <w:r w:rsidRPr="00CB2B3F">
        <w:rPr>
          <w:szCs w:val="22"/>
        </w:rPr>
        <w:t xml:space="preserve"> </w:t>
      </w:r>
      <w:r w:rsidRPr="00CB2B3F">
        <w:rPr>
          <w:szCs w:val="22"/>
        </w:rPr>
        <w:t>최종</w:t>
      </w:r>
      <w:r w:rsidRPr="00CB2B3F">
        <w:rPr>
          <w:szCs w:val="22"/>
        </w:rPr>
        <w:t xml:space="preserve"> </w:t>
      </w:r>
      <w:r w:rsidRPr="00CB2B3F">
        <w:rPr>
          <w:szCs w:val="22"/>
        </w:rPr>
        <w:t>확정됨</w:t>
      </w:r>
      <w:r w:rsidRPr="00CB2B3F">
        <w:rPr>
          <w:szCs w:val="22"/>
        </w:rPr>
        <w:t xml:space="preserve">. </w:t>
      </w:r>
    </w:p>
    <w:p w14:paraId="43E81F75" w14:textId="77777777" w:rsidR="00026A7E" w:rsidRPr="00CB2B3F" w:rsidRDefault="00026A7E" w:rsidP="00026A7E">
      <w:pPr>
        <w:pStyle w:val="a5"/>
        <w:numPr>
          <w:ilvl w:val="3"/>
          <w:numId w:val="73"/>
        </w:numPr>
        <w:spacing w:after="240"/>
        <w:ind w:leftChars="0" w:left="2154" w:hanging="340"/>
        <w:rPr>
          <w:b/>
          <w:szCs w:val="22"/>
        </w:rPr>
      </w:pPr>
      <w:r w:rsidRPr="00CB2B3F">
        <w:rPr>
          <w:b/>
          <w:szCs w:val="22"/>
        </w:rPr>
        <w:t>주장에</w:t>
      </w:r>
      <w:r w:rsidRPr="00CB2B3F">
        <w:rPr>
          <w:b/>
          <w:szCs w:val="22"/>
        </w:rPr>
        <w:t xml:space="preserve"> </w:t>
      </w:r>
      <w:r w:rsidRPr="00CB2B3F">
        <w:rPr>
          <w:b/>
          <w:szCs w:val="22"/>
        </w:rPr>
        <w:t>대한</w:t>
      </w:r>
      <w:r w:rsidRPr="00CB2B3F">
        <w:rPr>
          <w:b/>
          <w:szCs w:val="22"/>
        </w:rPr>
        <w:t xml:space="preserve"> </w:t>
      </w:r>
      <w:r w:rsidRPr="00CB2B3F">
        <w:rPr>
          <w:b/>
          <w:szCs w:val="22"/>
        </w:rPr>
        <w:t>의견</w:t>
      </w:r>
    </w:p>
    <w:p w14:paraId="3B0BA173" w14:textId="77777777" w:rsidR="00026A7E" w:rsidRPr="00CB2B3F" w:rsidRDefault="00026A7E" w:rsidP="00026A7E">
      <w:pPr>
        <w:spacing w:after="240"/>
        <w:ind w:left="1814"/>
        <w:rPr>
          <w:szCs w:val="22"/>
        </w:rPr>
      </w:pPr>
      <w:r w:rsidRPr="00CB2B3F">
        <w:rPr>
          <w:szCs w:val="22"/>
        </w:rPr>
        <w:t>제품시공을</w:t>
      </w:r>
      <w:r w:rsidRPr="00CB2B3F">
        <w:rPr>
          <w:szCs w:val="22"/>
        </w:rPr>
        <w:t xml:space="preserve"> </w:t>
      </w:r>
      <w:r w:rsidRPr="00CB2B3F">
        <w:rPr>
          <w:szCs w:val="22"/>
        </w:rPr>
        <w:t>한샘서비스를</w:t>
      </w:r>
      <w:r w:rsidRPr="00CB2B3F">
        <w:rPr>
          <w:szCs w:val="22"/>
        </w:rPr>
        <w:t xml:space="preserve"> </w:t>
      </w:r>
      <w:r w:rsidRPr="00CB2B3F">
        <w:rPr>
          <w:szCs w:val="22"/>
        </w:rPr>
        <w:t>통해</w:t>
      </w:r>
      <w:r w:rsidRPr="00CB2B3F">
        <w:rPr>
          <w:szCs w:val="22"/>
        </w:rPr>
        <w:t xml:space="preserve"> </w:t>
      </w:r>
      <w:r w:rsidRPr="00CB2B3F">
        <w:rPr>
          <w:szCs w:val="22"/>
        </w:rPr>
        <w:t>실시하도록</w:t>
      </w:r>
      <w:r w:rsidRPr="00CB2B3F">
        <w:rPr>
          <w:szCs w:val="22"/>
        </w:rPr>
        <w:t xml:space="preserve"> </w:t>
      </w:r>
      <w:r w:rsidRPr="00CB2B3F">
        <w:rPr>
          <w:szCs w:val="22"/>
        </w:rPr>
        <w:t>강요한</w:t>
      </w:r>
      <w:r w:rsidRPr="00CB2B3F">
        <w:rPr>
          <w:szCs w:val="22"/>
        </w:rPr>
        <w:t xml:space="preserve"> </w:t>
      </w:r>
      <w:r w:rsidRPr="00CB2B3F">
        <w:rPr>
          <w:szCs w:val="22"/>
        </w:rPr>
        <w:t>사실이</w:t>
      </w:r>
      <w:r w:rsidRPr="00CB2B3F">
        <w:rPr>
          <w:szCs w:val="22"/>
        </w:rPr>
        <w:t xml:space="preserve"> </w:t>
      </w:r>
      <w:r w:rsidRPr="00CB2B3F">
        <w:rPr>
          <w:szCs w:val="22"/>
        </w:rPr>
        <w:t>없음</w:t>
      </w:r>
      <w:r w:rsidRPr="00CB2B3F">
        <w:rPr>
          <w:szCs w:val="22"/>
        </w:rPr>
        <w:t>.</w:t>
      </w:r>
    </w:p>
    <w:p w14:paraId="483D795E" w14:textId="77777777" w:rsidR="00026A7E" w:rsidRPr="00CB2B3F" w:rsidRDefault="00026A7E" w:rsidP="00026A7E">
      <w:pPr>
        <w:pStyle w:val="a5"/>
        <w:numPr>
          <w:ilvl w:val="0"/>
          <w:numId w:val="75"/>
        </w:numPr>
        <w:spacing w:after="240"/>
        <w:ind w:leftChars="0" w:left="1815" w:hanging="454"/>
        <w:rPr>
          <w:b/>
          <w:szCs w:val="22"/>
        </w:rPr>
      </w:pPr>
      <w:r w:rsidRPr="00CB2B3F">
        <w:rPr>
          <w:b/>
          <w:szCs w:val="22"/>
        </w:rPr>
        <w:t>분석</w:t>
      </w:r>
    </w:p>
    <w:p w14:paraId="7965D4A6" w14:textId="77777777" w:rsidR="00026A7E" w:rsidRPr="00CB2B3F" w:rsidRDefault="00026A7E" w:rsidP="00026A7E">
      <w:pPr>
        <w:pStyle w:val="a5"/>
        <w:spacing w:after="240"/>
        <w:ind w:leftChars="0" w:left="1814"/>
        <w:rPr>
          <w:szCs w:val="22"/>
        </w:rPr>
      </w:pPr>
      <w:r w:rsidRPr="00CB2B3F">
        <w:rPr>
          <w:szCs w:val="22"/>
        </w:rPr>
        <w:t>목포대리점</w:t>
      </w:r>
      <w:r w:rsidRPr="00CB2B3F">
        <w:rPr>
          <w:szCs w:val="22"/>
        </w:rPr>
        <w:t xml:space="preserve"> </w:t>
      </w:r>
      <w:r w:rsidRPr="00CB2B3F">
        <w:rPr>
          <w:szCs w:val="22"/>
        </w:rPr>
        <w:t>관련</w:t>
      </w:r>
      <w:r w:rsidRPr="00CB2B3F">
        <w:rPr>
          <w:szCs w:val="22"/>
        </w:rPr>
        <w:t xml:space="preserve"> </w:t>
      </w:r>
      <w:r w:rsidRPr="00CB2B3F">
        <w:rPr>
          <w:szCs w:val="22"/>
        </w:rPr>
        <w:t>분쟁과</w:t>
      </w:r>
      <w:r w:rsidRPr="00CB2B3F">
        <w:rPr>
          <w:szCs w:val="22"/>
        </w:rPr>
        <w:t xml:space="preserve"> </w:t>
      </w:r>
      <w:r w:rsidRPr="00CB2B3F">
        <w:rPr>
          <w:szCs w:val="22"/>
        </w:rPr>
        <w:t>관련하여</w:t>
      </w:r>
      <w:r w:rsidRPr="00CB2B3F">
        <w:rPr>
          <w:szCs w:val="22"/>
        </w:rPr>
        <w:t xml:space="preserve"> </w:t>
      </w:r>
      <w:r w:rsidRPr="00CB2B3F">
        <w:rPr>
          <w:szCs w:val="22"/>
        </w:rPr>
        <w:t>목포</w:t>
      </w:r>
      <w:r w:rsidRPr="00CB2B3F">
        <w:rPr>
          <w:szCs w:val="22"/>
        </w:rPr>
        <w:t xml:space="preserve"> </w:t>
      </w:r>
      <w:r w:rsidRPr="00CB2B3F">
        <w:rPr>
          <w:szCs w:val="22"/>
        </w:rPr>
        <w:t>대리점이</w:t>
      </w:r>
      <w:r w:rsidRPr="00CB2B3F">
        <w:rPr>
          <w:szCs w:val="22"/>
        </w:rPr>
        <w:t xml:space="preserve"> </w:t>
      </w:r>
      <w:r w:rsidRPr="00CB2B3F">
        <w:rPr>
          <w:szCs w:val="22"/>
        </w:rPr>
        <w:t>주장하는</w:t>
      </w:r>
      <w:r w:rsidRPr="00CB2B3F">
        <w:rPr>
          <w:szCs w:val="22"/>
        </w:rPr>
        <w:t xml:space="preserve"> </w:t>
      </w:r>
      <w:r w:rsidRPr="00CB2B3F">
        <w:rPr>
          <w:szCs w:val="22"/>
        </w:rPr>
        <w:t>대상회사의</w:t>
      </w:r>
      <w:r w:rsidRPr="00CB2B3F">
        <w:rPr>
          <w:szCs w:val="22"/>
        </w:rPr>
        <w:t xml:space="preserve"> </w:t>
      </w:r>
      <w:r w:rsidRPr="00CB2B3F">
        <w:rPr>
          <w:szCs w:val="22"/>
        </w:rPr>
        <w:t>행위사실은</w:t>
      </w:r>
      <w:r w:rsidRPr="00CB2B3F">
        <w:rPr>
          <w:szCs w:val="22"/>
        </w:rPr>
        <w:t xml:space="preserve"> </w:t>
      </w:r>
      <w:r w:rsidRPr="00CB2B3F">
        <w:rPr>
          <w:szCs w:val="22"/>
        </w:rPr>
        <w:t>대리점법</w:t>
      </w:r>
      <w:r w:rsidRPr="00CB2B3F">
        <w:rPr>
          <w:szCs w:val="22"/>
        </w:rPr>
        <w:t xml:space="preserve"> </w:t>
      </w:r>
      <w:r w:rsidRPr="00CB2B3F">
        <w:rPr>
          <w:szCs w:val="22"/>
        </w:rPr>
        <w:t>제</w:t>
      </w:r>
      <w:r w:rsidRPr="00CB2B3F">
        <w:rPr>
          <w:szCs w:val="22"/>
        </w:rPr>
        <w:t>9</w:t>
      </w:r>
      <w:r w:rsidRPr="00CB2B3F">
        <w:rPr>
          <w:szCs w:val="22"/>
        </w:rPr>
        <w:t>조</w:t>
      </w:r>
      <w:r w:rsidRPr="00CB2B3F">
        <w:rPr>
          <w:szCs w:val="22"/>
        </w:rPr>
        <w:t xml:space="preserve">, </w:t>
      </w:r>
      <w:r w:rsidRPr="00CB2B3F">
        <w:rPr>
          <w:szCs w:val="22"/>
        </w:rPr>
        <w:t>동법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6</w:t>
      </w:r>
      <w:r w:rsidRPr="00CB2B3F">
        <w:rPr>
          <w:szCs w:val="22"/>
        </w:rPr>
        <w:t>조에서</w:t>
      </w:r>
      <w:r w:rsidRPr="00CB2B3F">
        <w:rPr>
          <w:szCs w:val="22"/>
        </w:rPr>
        <w:t xml:space="preserve"> </w:t>
      </w:r>
      <w:r w:rsidRPr="00CB2B3F">
        <w:rPr>
          <w:szCs w:val="22"/>
        </w:rPr>
        <w:t>정하고</w:t>
      </w:r>
      <w:r w:rsidRPr="00CB2B3F">
        <w:rPr>
          <w:szCs w:val="22"/>
        </w:rPr>
        <w:t xml:space="preserve"> </w:t>
      </w:r>
      <w:r w:rsidRPr="00CB2B3F">
        <w:rPr>
          <w:szCs w:val="22"/>
        </w:rPr>
        <w:t>있는</w:t>
      </w:r>
      <w:r w:rsidRPr="00CB2B3F">
        <w:rPr>
          <w:szCs w:val="22"/>
        </w:rPr>
        <w:t xml:space="preserve"> </w:t>
      </w:r>
      <w:r w:rsidRPr="00CB2B3F">
        <w:rPr>
          <w:szCs w:val="22"/>
        </w:rPr>
        <w:t>불이익을</w:t>
      </w:r>
      <w:r w:rsidRPr="00CB2B3F">
        <w:rPr>
          <w:szCs w:val="22"/>
        </w:rPr>
        <w:t xml:space="preserve"> </w:t>
      </w:r>
      <w:r w:rsidRPr="00CB2B3F">
        <w:rPr>
          <w:szCs w:val="22"/>
        </w:rPr>
        <w:t>제공하는</w:t>
      </w:r>
      <w:r w:rsidRPr="00CB2B3F">
        <w:rPr>
          <w:szCs w:val="22"/>
        </w:rPr>
        <w:t xml:space="preserve"> </w:t>
      </w:r>
      <w:r w:rsidRPr="00CB2B3F">
        <w:rPr>
          <w:szCs w:val="22"/>
        </w:rPr>
        <w:t>행위에</w:t>
      </w:r>
      <w:r w:rsidRPr="00CB2B3F">
        <w:rPr>
          <w:szCs w:val="22"/>
        </w:rPr>
        <w:t xml:space="preserve"> </w:t>
      </w:r>
      <w:r w:rsidRPr="00CB2B3F">
        <w:rPr>
          <w:szCs w:val="22"/>
        </w:rPr>
        <w:t>해당할</w:t>
      </w:r>
      <w:r w:rsidRPr="00CB2B3F">
        <w:rPr>
          <w:szCs w:val="22"/>
        </w:rPr>
        <w:t xml:space="preserve"> </w:t>
      </w:r>
      <w:r w:rsidRPr="00CB2B3F">
        <w:rPr>
          <w:szCs w:val="22"/>
        </w:rPr>
        <w:t>가능성이</w:t>
      </w:r>
      <w:r w:rsidRPr="00CB2B3F">
        <w:rPr>
          <w:szCs w:val="22"/>
        </w:rPr>
        <w:t xml:space="preserve"> </w:t>
      </w:r>
      <w:r w:rsidRPr="00CB2B3F">
        <w:rPr>
          <w:szCs w:val="22"/>
        </w:rPr>
        <w:t>있음</w:t>
      </w:r>
      <w:r w:rsidRPr="00CB2B3F">
        <w:rPr>
          <w:szCs w:val="22"/>
        </w:rPr>
        <w:t xml:space="preserve">. </w:t>
      </w:r>
      <w:r w:rsidRPr="00CB2B3F">
        <w:rPr>
          <w:szCs w:val="22"/>
        </w:rPr>
        <w:t>대리점법</w:t>
      </w:r>
      <w:r w:rsidRPr="00CB2B3F">
        <w:rPr>
          <w:szCs w:val="22"/>
        </w:rPr>
        <w:t xml:space="preserve"> </w:t>
      </w:r>
      <w:r w:rsidRPr="00CB2B3F">
        <w:rPr>
          <w:szCs w:val="22"/>
        </w:rPr>
        <w:t>불이익</w:t>
      </w:r>
      <w:r w:rsidRPr="00CB2B3F">
        <w:rPr>
          <w:szCs w:val="22"/>
        </w:rPr>
        <w:t xml:space="preserve"> </w:t>
      </w:r>
      <w:r w:rsidRPr="00CB2B3F">
        <w:rPr>
          <w:szCs w:val="22"/>
        </w:rPr>
        <w:t>제공행위의</w:t>
      </w:r>
      <w:r w:rsidRPr="00CB2B3F">
        <w:rPr>
          <w:szCs w:val="22"/>
        </w:rPr>
        <w:t xml:space="preserve"> </w:t>
      </w:r>
      <w:r w:rsidRPr="00CB2B3F">
        <w:rPr>
          <w:szCs w:val="22"/>
        </w:rPr>
        <w:t>관련</w:t>
      </w:r>
      <w:r w:rsidRPr="00CB2B3F">
        <w:rPr>
          <w:szCs w:val="22"/>
        </w:rPr>
        <w:t xml:space="preserve"> </w:t>
      </w:r>
      <w:r w:rsidRPr="00CB2B3F">
        <w:rPr>
          <w:szCs w:val="22"/>
        </w:rPr>
        <w:t>법령</w:t>
      </w:r>
      <w:r w:rsidRPr="00CB2B3F">
        <w:rPr>
          <w:szCs w:val="22"/>
        </w:rPr>
        <w:t xml:space="preserve"> </w:t>
      </w:r>
      <w:r w:rsidRPr="00CB2B3F">
        <w:rPr>
          <w:szCs w:val="22"/>
        </w:rPr>
        <w:t>및</w:t>
      </w:r>
      <w:r w:rsidRPr="00CB2B3F">
        <w:rPr>
          <w:szCs w:val="22"/>
        </w:rPr>
        <w:t xml:space="preserve"> </w:t>
      </w:r>
      <w:r w:rsidRPr="00CB2B3F">
        <w:rPr>
          <w:szCs w:val="22"/>
        </w:rPr>
        <w:t>위반에</w:t>
      </w:r>
      <w:r w:rsidRPr="00CB2B3F">
        <w:rPr>
          <w:szCs w:val="22"/>
        </w:rPr>
        <w:t xml:space="preserve"> </w:t>
      </w:r>
      <w:r w:rsidRPr="00CB2B3F">
        <w:rPr>
          <w:szCs w:val="22"/>
        </w:rPr>
        <w:t>따른</w:t>
      </w:r>
      <w:r w:rsidRPr="00CB2B3F">
        <w:rPr>
          <w:szCs w:val="22"/>
        </w:rPr>
        <w:t xml:space="preserve"> </w:t>
      </w:r>
      <w:r w:rsidRPr="00CB2B3F">
        <w:rPr>
          <w:szCs w:val="22"/>
        </w:rPr>
        <w:t>제재</w:t>
      </w:r>
      <w:r w:rsidRPr="00CB2B3F">
        <w:rPr>
          <w:szCs w:val="22"/>
        </w:rPr>
        <w:t xml:space="preserve"> </w:t>
      </w:r>
      <w:r w:rsidRPr="00CB2B3F">
        <w:rPr>
          <w:szCs w:val="22"/>
        </w:rPr>
        <w:t>등은</w:t>
      </w:r>
      <w:r w:rsidRPr="00CB2B3F">
        <w:rPr>
          <w:szCs w:val="22"/>
        </w:rPr>
        <w:t xml:space="preserve"> </w:t>
      </w:r>
      <w:r w:rsidRPr="00CB2B3F">
        <w:rPr>
          <w:szCs w:val="22"/>
        </w:rPr>
        <w:t>상기</w:t>
      </w:r>
      <w:r w:rsidRPr="00CB2B3F">
        <w:rPr>
          <w:szCs w:val="22"/>
        </w:rPr>
        <w:t xml:space="preserve"> </w:t>
      </w:r>
      <w:r w:rsidRPr="00CB2B3F">
        <w:rPr>
          <w:szCs w:val="22"/>
        </w:rPr>
        <w:t>나</w:t>
      </w:r>
      <w:r w:rsidRPr="00CB2B3F">
        <w:rPr>
          <w:szCs w:val="22"/>
        </w:rPr>
        <w:t xml:space="preserve">. (2) </w:t>
      </w:r>
      <w:proofErr w:type="spellStart"/>
      <w:r w:rsidRPr="00CB2B3F">
        <w:rPr>
          <w:szCs w:val="22"/>
        </w:rPr>
        <w:t>i</w:t>
      </w:r>
      <w:proofErr w:type="spellEnd"/>
      <w:r w:rsidRPr="00CB2B3F">
        <w:rPr>
          <w:szCs w:val="22"/>
        </w:rPr>
        <w:t xml:space="preserve">. </w:t>
      </w:r>
      <w:r w:rsidRPr="00CB2B3F">
        <w:rPr>
          <w:szCs w:val="22"/>
        </w:rPr>
        <w:t>항목</w:t>
      </w:r>
      <w:r w:rsidRPr="00CB2B3F">
        <w:rPr>
          <w:szCs w:val="22"/>
        </w:rPr>
        <w:t xml:space="preserve"> </w:t>
      </w:r>
      <w:r w:rsidRPr="00CB2B3F">
        <w:rPr>
          <w:szCs w:val="22"/>
        </w:rPr>
        <w:t>참조</w:t>
      </w:r>
    </w:p>
    <w:p w14:paraId="529BEBC6" w14:textId="77777777" w:rsidR="00026A7E" w:rsidRDefault="00026A7E" w:rsidP="00026A7E">
      <w:pPr>
        <w:pStyle w:val="a5"/>
        <w:spacing w:after="240"/>
        <w:ind w:leftChars="0" w:left="1814"/>
        <w:rPr>
          <w:ins w:id="512" w:author="junkyo.shim" w:date="2021-08-29T21:23:00Z"/>
          <w:szCs w:val="22"/>
        </w:rPr>
      </w:pPr>
      <w:ins w:id="513" w:author="junkyo.shim" w:date="2021-08-29T21:23:00Z">
        <w:r>
          <w:rPr>
            <w:rFonts w:hint="eastAsia"/>
            <w:szCs w:val="22"/>
          </w:rPr>
          <w:t>목포대리점의</w:t>
        </w:r>
        <w:r>
          <w:rPr>
            <w:rFonts w:hint="eastAsia"/>
            <w:szCs w:val="22"/>
          </w:rPr>
          <w:t xml:space="preserve"> </w:t>
        </w:r>
        <w:r>
          <w:rPr>
            <w:rFonts w:hint="eastAsia"/>
            <w:szCs w:val="22"/>
          </w:rPr>
          <w:t>주장에</w:t>
        </w:r>
        <w:r>
          <w:rPr>
            <w:rFonts w:hint="eastAsia"/>
            <w:szCs w:val="22"/>
          </w:rPr>
          <w:t xml:space="preserve"> </w:t>
        </w:r>
        <w:r>
          <w:rPr>
            <w:rFonts w:hint="eastAsia"/>
            <w:szCs w:val="22"/>
          </w:rPr>
          <w:t>대하여</w:t>
        </w:r>
        <w:r>
          <w:rPr>
            <w:rFonts w:hint="eastAsia"/>
            <w:szCs w:val="22"/>
          </w:rPr>
          <w:t xml:space="preserve"> </w:t>
        </w:r>
        <w:r>
          <w:rPr>
            <w:rFonts w:hint="eastAsia"/>
            <w:szCs w:val="22"/>
          </w:rPr>
          <w:t>대상회사는</w:t>
        </w:r>
        <w:r>
          <w:rPr>
            <w:rFonts w:hint="eastAsia"/>
            <w:szCs w:val="22"/>
          </w:rPr>
          <w:t xml:space="preserve"> </w:t>
        </w:r>
        <w:r>
          <w:rPr>
            <w:rFonts w:hint="eastAsia"/>
            <w:szCs w:val="22"/>
          </w:rPr>
          <w:t>목포대리점과</w:t>
        </w:r>
        <w:r>
          <w:rPr>
            <w:rFonts w:hint="eastAsia"/>
            <w:szCs w:val="22"/>
          </w:rPr>
          <w:t xml:space="preserve"> </w:t>
        </w:r>
        <w:r>
          <w:rPr>
            <w:rFonts w:hint="eastAsia"/>
            <w:szCs w:val="22"/>
          </w:rPr>
          <w:t>사실관계</w:t>
        </w:r>
        <w:r>
          <w:rPr>
            <w:rFonts w:hint="eastAsia"/>
            <w:szCs w:val="22"/>
          </w:rPr>
          <w:t xml:space="preserve"> </w:t>
        </w:r>
        <w:r>
          <w:rPr>
            <w:rFonts w:hint="eastAsia"/>
            <w:szCs w:val="22"/>
          </w:rPr>
          <w:t>자체에</w:t>
        </w:r>
        <w:r>
          <w:rPr>
            <w:rFonts w:hint="eastAsia"/>
            <w:szCs w:val="22"/>
          </w:rPr>
          <w:t xml:space="preserve"> </w:t>
        </w:r>
        <w:r>
          <w:rPr>
            <w:rFonts w:hint="eastAsia"/>
            <w:szCs w:val="22"/>
          </w:rPr>
          <w:t>대하여</w:t>
        </w:r>
        <w:r>
          <w:rPr>
            <w:rFonts w:hint="eastAsia"/>
            <w:szCs w:val="22"/>
          </w:rPr>
          <w:t xml:space="preserve"> </w:t>
        </w:r>
        <w:r>
          <w:rPr>
            <w:rFonts w:hint="eastAsia"/>
            <w:szCs w:val="22"/>
          </w:rPr>
          <w:t>다투고</w:t>
        </w:r>
        <w:r>
          <w:rPr>
            <w:rFonts w:hint="eastAsia"/>
            <w:szCs w:val="22"/>
          </w:rPr>
          <w:t xml:space="preserve"> </w:t>
        </w:r>
        <w:r>
          <w:rPr>
            <w:rFonts w:hint="eastAsia"/>
            <w:szCs w:val="22"/>
          </w:rPr>
          <w:t>있는</w:t>
        </w:r>
        <w:r>
          <w:rPr>
            <w:rFonts w:hint="eastAsia"/>
            <w:szCs w:val="22"/>
          </w:rPr>
          <w:t xml:space="preserve"> </w:t>
        </w:r>
        <w:r>
          <w:rPr>
            <w:rFonts w:hint="eastAsia"/>
            <w:szCs w:val="22"/>
          </w:rPr>
          <w:t>바</w:t>
        </w:r>
        <w:r>
          <w:rPr>
            <w:rFonts w:hint="eastAsia"/>
            <w:szCs w:val="22"/>
          </w:rPr>
          <w:t xml:space="preserve">, </w:t>
        </w:r>
        <w:r>
          <w:rPr>
            <w:rFonts w:hint="eastAsia"/>
            <w:szCs w:val="22"/>
          </w:rPr>
          <w:t>리스크</w:t>
        </w:r>
        <w:r>
          <w:rPr>
            <w:rFonts w:hint="eastAsia"/>
            <w:szCs w:val="22"/>
          </w:rPr>
          <w:t xml:space="preserve"> </w:t>
        </w:r>
        <w:r>
          <w:rPr>
            <w:rFonts w:hint="eastAsia"/>
            <w:szCs w:val="22"/>
          </w:rPr>
          <w:t>분석을</w:t>
        </w:r>
        <w:r>
          <w:rPr>
            <w:rFonts w:hint="eastAsia"/>
            <w:szCs w:val="22"/>
          </w:rPr>
          <w:t xml:space="preserve"> </w:t>
        </w:r>
        <w:r>
          <w:rPr>
            <w:rFonts w:hint="eastAsia"/>
            <w:szCs w:val="22"/>
          </w:rPr>
          <w:t>위하여</w:t>
        </w:r>
        <w:r>
          <w:rPr>
            <w:rFonts w:hint="eastAsia"/>
            <w:szCs w:val="22"/>
          </w:rPr>
          <w:t xml:space="preserve"> </w:t>
        </w:r>
        <w:r>
          <w:rPr>
            <w:rFonts w:hint="eastAsia"/>
            <w:szCs w:val="22"/>
          </w:rPr>
          <w:t>정확한</w:t>
        </w:r>
        <w:r>
          <w:rPr>
            <w:rFonts w:hint="eastAsia"/>
            <w:szCs w:val="22"/>
          </w:rPr>
          <w:t xml:space="preserve"> </w:t>
        </w:r>
        <w:r>
          <w:rPr>
            <w:rFonts w:hint="eastAsia"/>
            <w:szCs w:val="22"/>
          </w:rPr>
          <w:t>사실관계의</w:t>
        </w:r>
        <w:r>
          <w:rPr>
            <w:rFonts w:hint="eastAsia"/>
            <w:szCs w:val="22"/>
          </w:rPr>
          <w:t xml:space="preserve"> </w:t>
        </w:r>
        <w:r>
          <w:rPr>
            <w:rFonts w:hint="eastAsia"/>
            <w:szCs w:val="22"/>
          </w:rPr>
          <w:t>확인이</w:t>
        </w:r>
        <w:r>
          <w:rPr>
            <w:rFonts w:hint="eastAsia"/>
            <w:szCs w:val="22"/>
          </w:rPr>
          <w:t xml:space="preserve"> </w:t>
        </w:r>
        <w:r>
          <w:rPr>
            <w:rFonts w:hint="eastAsia"/>
            <w:szCs w:val="22"/>
          </w:rPr>
          <w:t>필요함</w:t>
        </w:r>
        <w:r>
          <w:rPr>
            <w:rFonts w:hint="eastAsia"/>
            <w:szCs w:val="22"/>
          </w:rPr>
          <w:t>.</w:t>
        </w:r>
      </w:ins>
    </w:p>
    <w:p w14:paraId="42B0F45B" w14:textId="77777777" w:rsidR="00026A7E" w:rsidRPr="00CB2B3F" w:rsidDel="00D200B9" w:rsidRDefault="00026A7E" w:rsidP="00026A7E">
      <w:pPr>
        <w:pStyle w:val="a5"/>
        <w:spacing w:after="240"/>
        <w:ind w:leftChars="0" w:left="1814"/>
        <w:rPr>
          <w:del w:id="514" w:author="junkyo.shim" w:date="2021-08-29T21:23:00Z"/>
          <w:szCs w:val="22"/>
        </w:rPr>
      </w:pPr>
      <w:del w:id="515" w:author="junkyo.shim" w:date="2021-08-29T21:23:00Z">
        <w:r w:rsidRPr="00CB2B3F" w:rsidDel="00D200B9">
          <w:rPr>
            <w:rFonts w:hint="eastAsia"/>
            <w:szCs w:val="22"/>
          </w:rPr>
          <w:delText>목포</w:delText>
        </w:r>
        <w:r w:rsidRPr="00CB2B3F" w:rsidDel="00D200B9">
          <w:rPr>
            <w:rFonts w:hint="eastAsia"/>
            <w:szCs w:val="22"/>
          </w:rPr>
          <w:delText xml:space="preserve"> </w:delText>
        </w:r>
        <w:r w:rsidRPr="00CB2B3F" w:rsidDel="00D200B9">
          <w:rPr>
            <w:rFonts w:hint="eastAsia"/>
            <w:szCs w:val="22"/>
          </w:rPr>
          <w:delText>대리점의</w:delText>
        </w:r>
        <w:r w:rsidRPr="00CB2B3F" w:rsidDel="00D200B9">
          <w:rPr>
            <w:rFonts w:hint="eastAsia"/>
            <w:szCs w:val="22"/>
          </w:rPr>
          <w:delText xml:space="preserve"> i) </w:delText>
        </w:r>
      </w:del>
      <w:ins w:id="516" w:author="jiwon.suh1" w:date="2021-08-29T20:08:00Z">
        <w:del w:id="517" w:author="junkyo.shim" w:date="2021-08-29T21:23:00Z">
          <w:r w:rsidRPr="00CB2B3F" w:rsidDel="00D200B9">
            <w:rPr>
              <w:rFonts w:hint="eastAsia"/>
              <w:szCs w:val="22"/>
            </w:rPr>
            <w:delText>주장에</w:delText>
          </w:r>
          <w:r w:rsidRPr="00CB2B3F" w:rsidDel="00D200B9">
            <w:rPr>
              <w:rFonts w:hint="eastAsia"/>
              <w:szCs w:val="22"/>
            </w:rPr>
            <w:delText xml:space="preserve"> </w:delText>
          </w:r>
          <w:r w:rsidRPr="00CB2B3F" w:rsidDel="00D200B9">
            <w:rPr>
              <w:rFonts w:hint="eastAsia"/>
              <w:szCs w:val="22"/>
            </w:rPr>
            <w:delText>대해</w:delText>
          </w:r>
          <w:r w:rsidRPr="00CB2B3F" w:rsidDel="00D200B9">
            <w:rPr>
              <w:rFonts w:hint="eastAsia"/>
              <w:szCs w:val="22"/>
            </w:rPr>
            <w:delText xml:space="preserve"> </w:delText>
          </w:r>
        </w:del>
        <w:del w:id="518" w:author="junkyo.shim" w:date="2021-08-29T21:20:00Z">
          <w:r w:rsidRPr="00CB2B3F" w:rsidDel="00E70F44">
            <w:rPr>
              <w:rFonts w:hint="eastAsia"/>
              <w:szCs w:val="22"/>
            </w:rPr>
            <w:delText>대상회사는</w:delText>
          </w:r>
          <w:r w:rsidRPr="00CB2B3F" w:rsidDel="00E70F44">
            <w:rPr>
              <w:rFonts w:hint="eastAsia"/>
              <w:szCs w:val="22"/>
            </w:rPr>
            <w:delText xml:space="preserve"> </w:delText>
          </w:r>
          <w:r w:rsidRPr="00CB2B3F" w:rsidDel="00E70F44">
            <w:rPr>
              <w:rFonts w:hint="eastAsia"/>
              <w:szCs w:val="22"/>
            </w:rPr>
            <w:delText>사실관계</w:delText>
          </w:r>
          <w:r w:rsidRPr="00CB2B3F" w:rsidDel="00E70F44">
            <w:rPr>
              <w:rFonts w:hint="eastAsia"/>
              <w:szCs w:val="22"/>
            </w:rPr>
            <w:delText xml:space="preserve"> </w:delText>
          </w:r>
          <w:r w:rsidRPr="00CB2B3F" w:rsidDel="00E70F44">
            <w:rPr>
              <w:rFonts w:hint="eastAsia"/>
              <w:szCs w:val="22"/>
            </w:rPr>
            <w:delText>자체를</w:delText>
          </w:r>
          <w:r w:rsidRPr="00CB2B3F" w:rsidDel="00E70F44">
            <w:rPr>
              <w:rFonts w:hint="eastAsia"/>
              <w:szCs w:val="22"/>
            </w:rPr>
            <w:delText xml:space="preserve"> </w:delText>
          </w:r>
          <w:r w:rsidRPr="00CB2B3F" w:rsidDel="00E70F44">
            <w:rPr>
              <w:rFonts w:hint="eastAsia"/>
              <w:szCs w:val="22"/>
            </w:rPr>
            <w:delText>부정하는</w:delText>
          </w:r>
          <w:r w:rsidRPr="00CB2B3F" w:rsidDel="00E70F44">
            <w:rPr>
              <w:rFonts w:hint="eastAsia"/>
              <w:szCs w:val="22"/>
            </w:rPr>
            <w:delText xml:space="preserve"> </w:delText>
          </w:r>
          <w:r w:rsidRPr="00CB2B3F" w:rsidDel="00E70F44">
            <w:rPr>
              <w:rFonts w:hint="eastAsia"/>
              <w:szCs w:val="22"/>
            </w:rPr>
            <w:delText>취지의</w:delText>
          </w:r>
          <w:r w:rsidRPr="00CB2B3F" w:rsidDel="00E70F44">
            <w:rPr>
              <w:rFonts w:hint="eastAsia"/>
              <w:szCs w:val="22"/>
            </w:rPr>
            <w:delText xml:space="preserve"> </w:delText>
          </w:r>
          <w:r w:rsidRPr="00CB2B3F" w:rsidDel="00E70F44">
            <w:rPr>
              <w:rFonts w:hint="eastAsia"/>
              <w:szCs w:val="22"/>
            </w:rPr>
            <w:delText>답변을</w:delText>
          </w:r>
          <w:r w:rsidRPr="00CB2B3F" w:rsidDel="00E70F44">
            <w:rPr>
              <w:rFonts w:hint="eastAsia"/>
              <w:szCs w:val="22"/>
            </w:rPr>
            <w:delText xml:space="preserve"> </w:delText>
          </w:r>
          <w:r w:rsidRPr="00CB2B3F" w:rsidDel="00E70F44">
            <w:rPr>
              <w:rFonts w:hint="eastAsia"/>
              <w:szCs w:val="22"/>
            </w:rPr>
            <w:delText>제출하였</w:delText>
          </w:r>
          <w:r w:rsidDel="00E70F44">
            <w:rPr>
              <w:rFonts w:hint="eastAsia"/>
              <w:szCs w:val="22"/>
            </w:rPr>
            <w:delText>고</w:delText>
          </w:r>
        </w:del>
        <w:del w:id="519" w:author="junkyo.shim" w:date="2021-08-29T21:23:00Z">
          <w:r w:rsidDel="00D200B9">
            <w:rPr>
              <w:rFonts w:hint="eastAsia"/>
              <w:szCs w:val="22"/>
            </w:rPr>
            <w:delText xml:space="preserve">, </w:delText>
          </w:r>
          <w:r w:rsidDel="00D200B9">
            <w:rPr>
              <w:rFonts w:hint="eastAsia"/>
              <w:szCs w:val="22"/>
            </w:rPr>
            <w:delText>공정위</w:delText>
          </w:r>
        </w:del>
        <w:del w:id="520" w:author="junkyo.shim" w:date="2021-08-29T21:20:00Z">
          <w:r w:rsidDel="00E70F44">
            <w:rPr>
              <w:rFonts w:hint="eastAsia"/>
              <w:szCs w:val="22"/>
            </w:rPr>
            <w:delText>에서</w:delText>
          </w:r>
          <w:r w:rsidDel="00E70F44">
            <w:rPr>
              <w:rFonts w:hint="eastAsia"/>
              <w:szCs w:val="22"/>
            </w:rPr>
            <w:delText xml:space="preserve"> </w:delText>
          </w:r>
          <w:r w:rsidDel="00E70F44">
            <w:rPr>
              <w:rFonts w:hint="eastAsia"/>
              <w:szCs w:val="22"/>
            </w:rPr>
            <w:delText>향후</w:delText>
          </w:r>
          <w:r w:rsidDel="00E70F44">
            <w:rPr>
              <w:rFonts w:hint="eastAsia"/>
              <w:szCs w:val="22"/>
            </w:rPr>
            <w:delText xml:space="preserve"> </w:delText>
          </w:r>
          <w:r w:rsidDel="00E70F44">
            <w:rPr>
              <w:rFonts w:hint="eastAsia"/>
              <w:szCs w:val="22"/>
            </w:rPr>
            <w:delText>추가</w:delText>
          </w:r>
          <w:r w:rsidDel="00E70F44">
            <w:rPr>
              <w:rFonts w:hint="eastAsia"/>
              <w:szCs w:val="22"/>
            </w:rPr>
            <w:delText xml:space="preserve"> </w:delText>
          </w:r>
          <w:r w:rsidDel="00E70F44">
            <w:rPr>
              <w:rFonts w:hint="eastAsia"/>
              <w:szCs w:val="22"/>
            </w:rPr>
            <w:delText>절차가</w:delText>
          </w:r>
          <w:r w:rsidDel="00E70F44">
            <w:rPr>
              <w:rFonts w:hint="eastAsia"/>
              <w:szCs w:val="22"/>
            </w:rPr>
            <w:delText xml:space="preserve"> </w:delText>
          </w:r>
          <w:r w:rsidDel="00E70F44">
            <w:rPr>
              <w:rFonts w:hint="eastAsia"/>
              <w:szCs w:val="22"/>
            </w:rPr>
            <w:delText>진행</w:delText>
          </w:r>
        </w:del>
        <w:del w:id="521" w:author="junkyo.shim" w:date="2021-08-29T21:23:00Z">
          <w:r w:rsidDel="00D200B9">
            <w:rPr>
              <w:rFonts w:hint="eastAsia"/>
              <w:szCs w:val="22"/>
            </w:rPr>
            <w:delText>될</w:delText>
          </w:r>
          <w:r w:rsidDel="00D200B9">
            <w:rPr>
              <w:rFonts w:hint="eastAsia"/>
              <w:szCs w:val="22"/>
            </w:rPr>
            <w:delText xml:space="preserve"> </w:delText>
          </w:r>
          <w:r w:rsidDel="00D200B9">
            <w:rPr>
              <w:rFonts w:hint="eastAsia"/>
              <w:szCs w:val="22"/>
            </w:rPr>
            <w:delText>예정임</w:delText>
          </w:r>
          <w:r w:rsidDel="00D200B9">
            <w:rPr>
              <w:rFonts w:hint="eastAsia"/>
              <w:szCs w:val="22"/>
            </w:rPr>
            <w:delText>.</w:delText>
          </w:r>
        </w:del>
      </w:ins>
      <w:del w:id="522" w:author="junkyo.shim" w:date="2021-08-29T21:23:00Z">
        <w:r w:rsidRPr="00CB2B3F" w:rsidDel="00D200B9">
          <w:rPr>
            <w:rFonts w:hint="eastAsia"/>
            <w:szCs w:val="22"/>
          </w:rPr>
          <w:delText>주장에</w:delText>
        </w:r>
        <w:r w:rsidRPr="00CB2B3F" w:rsidDel="00D200B9">
          <w:rPr>
            <w:rFonts w:hint="eastAsia"/>
            <w:szCs w:val="22"/>
          </w:rPr>
          <w:delText xml:space="preserve"> </w:delText>
        </w:r>
        <w:r w:rsidRPr="00CB2B3F" w:rsidDel="00D200B9">
          <w:rPr>
            <w:rFonts w:hint="eastAsia"/>
            <w:szCs w:val="22"/>
          </w:rPr>
          <w:delText>대해</w:delText>
        </w:r>
        <w:r w:rsidRPr="00CB2B3F" w:rsidDel="00D200B9">
          <w:rPr>
            <w:rFonts w:hint="eastAsia"/>
            <w:szCs w:val="22"/>
          </w:rPr>
          <w:delText xml:space="preserve"> </w:delText>
        </w:r>
        <w:r w:rsidRPr="00CB2B3F" w:rsidDel="00D200B9">
          <w:rPr>
            <w:rFonts w:hint="eastAsia"/>
            <w:szCs w:val="22"/>
          </w:rPr>
          <w:delText>대상회사는</w:delText>
        </w:r>
        <w:r w:rsidRPr="00CB2B3F" w:rsidDel="00D200B9">
          <w:rPr>
            <w:rFonts w:hint="eastAsia"/>
            <w:szCs w:val="22"/>
          </w:rPr>
          <w:delText xml:space="preserve"> </w:delText>
        </w:r>
        <w:r w:rsidRPr="00CB2B3F" w:rsidDel="00D200B9">
          <w:rPr>
            <w:rFonts w:hint="eastAsia"/>
            <w:szCs w:val="22"/>
          </w:rPr>
          <w:delText>사실관계</w:delText>
        </w:r>
        <w:r w:rsidRPr="00CB2B3F" w:rsidDel="00D200B9">
          <w:rPr>
            <w:rFonts w:hint="eastAsia"/>
            <w:szCs w:val="22"/>
          </w:rPr>
          <w:delText xml:space="preserve"> </w:delText>
        </w:r>
        <w:r w:rsidRPr="00CB2B3F" w:rsidDel="00D200B9">
          <w:rPr>
            <w:rFonts w:hint="eastAsia"/>
            <w:szCs w:val="22"/>
          </w:rPr>
          <w:delText>자체를</w:delText>
        </w:r>
        <w:r w:rsidRPr="00CB2B3F" w:rsidDel="00D200B9">
          <w:rPr>
            <w:rFonts w:hint="eastAsia"/>
            <w:szCs w:val="22"/>
          </w:rPr>
          <w:delText xml:space="preserve"> </w:delText>
        </w:r>
        <w:r w:rsidRPr="00CB2B3F" w:rsidDel="00D200B9">
          <w:rPr>
            <w:rFonts w:hint="eastAsia"/>
            <w:szCs w:val="22"/>
          </w:rPr>
          <w:delText>부정하는</w:delText>
        </w:r>
        <w:r w:rsidRPr="00CB2B3F" w:rsidDel="00D200B9">
          <w:rPr>
            <w:rFonts w:hint="eastAsia"/>
            <w:szCs w:val="22"/>
          </w:rPr>
          <w:delText xml:space="preserve"> </w:delText>
        </w:r>
        <w:r w:rsidRPr="00CB2B3F" w:rsidDel="00D200B9">
          <w:rPr>
            <w:rFonts w:hint="eastAsia"/>
            <w:szCs w:val="22"/>
          </w:rPr>
          <w:delText>취지의</w:delText>
        </w:r>
        <w:r w:rsidRPr="00CB2B3F" w:rsidDel="00D200B9">
          <w:rPr>
            <w:rFonts w:hint="eastAsia"/>
            <w:szCs w:val="22"/>
          </w:rPr>
          <w:delText xml:space="preserve"> </w:delText>
        </w:r>
        <w:r w:rsidRPr="00CB2B3F" w:rsidDel="00D200B9">
          <w:rPr>
            <w:rFonts w:hint="eastAsia"/>
            <w:szCs w:val="22"/>
          </w:rPr>
          <w:delText>답변을</w:delText>
        </w:r>
        <w:r w:rsidRPr="00CB2B3F" w:rsidDel="00D200B9">
          <w:rPr>
            <w:rFonts w:hint="eastAsia"/>
            <w:szCs w:val="22"/>
          </w:rPr>
          <w:delText xml:space="preserve"> </w:delText>
        </w:r>
        <w:r w:rsidRPr="00CB2B3F" w:rsidDel="00D200B9">
          <w:rPr>
            <w:rFonts w:hint="eastAsia"/>
            <w:szCs w:val="22"/>
          </w:rPr>
          <w:delText>제출하였는바</w:delText>
        </w:r>
        <w:r w:rsidRPr="00CB2B3F" w:rsidDel="00D200B9">
          <w:rPr>
            <w:rFonts w:hint="eastAsia"/>
            <w:szCs w:val="22"/>
          </w:rPr>
          <w:delText xml:space="preserve">, </w:delText>
        </w:r>
        <w:r w:rsidRPr="00CB2B3F" w:rsidDel="00D200B9">
          <w:rPr>
            <w:rFonts w:hint="eastAsia"/>
            <w:szCs w:val="22"/>
          </w:rPr>
          <w:delText>이에</w:delText>
        </w:r>
        <w:r w:rsidRPr="00CB2B3F" w:rsidDel="00D200B9">
          <w:rPr>
            <w:rFonts w:hint="eastAsia"/>
            <w:szCs w:val="22"/>
          </w:rPr>
          <w:delText xml:space="preserve"> </w:delText>
        </w:r>
        <w:r w:rsidRPr="00CB2B3F" w:rsidDel="00D200B9">
          <w:rPr>
            <w:rFonts w:hint="eastAsia"/>
            <w:szCs w:val="22"/>
          </w:rPr>
          <w:delText>따른</w:delText>
        </w:r>
        <w:r w:rsidRPr="00CB2B3F" w:rsidDel="00D200B9">
          <w:rPr>
            <w:rFonts w:hint="eastAsia"/>
            <w:szCs w:val="22"/>
          </w:rPr>
          <w:delText xml:space="preserve"> </w:delText>
        </w:r>
        <w:r w:rsidRPr="00CB2B3F" w:rsidDel="00D200B9">
          <w:rPr>
            <w:rFonts w:hint="eastAsia"/>
            <w:szCs w:val="22"/>
          </w:rPr>
          <w:delText>공정위의</w:delText>
        </w:r>
        <w:r w:rsidRPr="00CB2B3F" w:rsidDel="00D200B9">
          <w:rPr>
            <w:rFonts w:hint="eastAsia"/>
            <w:szCs w:val="22"/>
          </w:rPr>
          <w:delText xml:space="preserve"> </w:delText>
        </w:r>
        <w:r w:rsidRPr="00CB2B3F" w:rsidDel="00D200B9">
          <w:rPr>
            <w:rFonts w:hint="eastAsia"/>
            <w:szCs w:val="22"/>
          </w:rPr>
          <w:delText>추가</w:delText>
        </w:r>
        <w:r w:rsidRPr="00CB2B3F" w:rsidDel="00D200B9">
          <w:rPr>
            <w:rFonts w:hint="eastAsia"/>
            <w:szCs w:val="22"/>
          </w:rPr>
          <w:delText xml:space="preserve"> </w:delText>
        </w:r>
        <w:r w:rsidRPr="00CB2B3F" w:rsidDel="00D200B9">
          <w:rPr>
            <w:rFonts w:hint="eastAsia"/>
            <w:szCs w:val="22"/>
          </w:rPr>
          <w:delText>조사</w:delText>
        </w:r>
        <w:r w:rsidRPr="00CB2B3F" w:rsidDel="00D200B9">
          <w:rPr>
            <w:rFonts w:hint="eastAsia"/>
            <w:szCs w:val="22"/>
          </w:rPr>
          <w:delText xml:space="preserve"> </w:delText>
        </w:r>
        <w:r w:rsidRPr="00CB2B3F" w:rsidDel="00D200B9">
          <w:rPr>
            <w:rFonts w:hint="eastAsia"/>
            <w:szCs w:val="22"/>
          </w:rPr>
          <w:delText>과정에서</w:delText>
        </w:r>
        <w:r w:rsidRPr="00CB2B3F" w:rsidDel="00D200B9">
          <w:rPr>
            <w:rFonts w:hint="eastAsia"/>
            <w:szCs w:val="22"/>
          </w:rPr>
          <w:delText xml:space="preserve"> </w:delText>
        </w:r>
        <w:r w:rsidRPr="00CB2B3F" w:rsidDel="00D200B9">
          <w:rPr>
            <w:rFonts w:hint="eastAsia"/>
            <w:szCs w:val="22"/>
          </w:rPr>
          <w:delText>대상회사가</w:delText>
        </w:r>
        <w:r w:rsidRPr="00CB2B3F" w:rsidDel="00D200B9">
          <w:rPr>
            <w:rFonts w:hint="eastAsia"/>
            <w:szCs w:val="22"/>
          </w:rPr>
          <w:delText xml:space="preserve"> </w:delText>
        </w:r>
        <w:r w:rsidRPr="00CB2B3F" w:rsidDel="00D200B9">
          <w:rPr>
            <w:rFonts w:hint="eastAsia"/>
            <w:szCs w:val="22"/>
          </w:rPr>
          <w:delText>제출하는</w:delText>
        </w:r>
        <w:r w:rsidRPr="00CB2B3F" w:rsidDel="00D200B9">
          <w:rPr>
            <w:rFonts w:hint="eastAsia"/>
            <w:szCs w:val="22"/>
          </w:rPr>
          <w:delText xml:space="preserve"> </w:delText>
        </w:r>
        <w:r w:rsidRPr="00CB2B3F" w:rsidDel="00D200B9">
          <w:rPr>
            <w:rFonts w:hint="eastAsia"/>
            <w:szCs w:val="22"/>
          </w:rPr>
          <w:delText>자료</w:delText>
        </w:r>
        <w:r w:rsidRPr="00CB2B3F" w:rsidDel="00D200B9">
          <w:rPr>
            <w:rFonts w:hint="eastAsia"/>
            <w:szCs w:val="22"/>
          </w:rPr>
          <w:delText xml:space="preserve"> </w:delText>
        </w:r>
        <w:r w:rsidRPr="00CB2B3F" w:rsidDel="00D200B9">
          <w:rPr>
            <w:rFonts w:hint="eastAsia"/>
            <w:szCs w:val="22"/>
          </w:rPr>
          <w:delText>및</w:delText>
        </w:r>
        <w:r w:rsidRPr="00CB2B3F" w:rsidDel="00D200B9">
          <w:rPr>
            <w:rFonts w:hint="eastAsia"/>
            <w:szCs w:val="22"/>
          </w:rPr>
          <w:delText xml:space="preserve"> </w:delText>
        </w:r>
        <w:r w:rsidRPr="00CB2B3F" w:rsidDel="00D200B9">
          <w:rPr>
            <w:rFonts w:hint="eastAsia"/>
            <w:szCs w:val="22"/>
          </w:rPr>
          <w:delText>답변을</w:delText>
        </w:r>
        <w:r w:rsidRPr="00CB2B3F" w:rsidDel="00D200B9">
          <w:rPr>
            <w:rFonts w:hint="eastAsia"/>
            <w:szCs w:val="22"/>
          </w:rPr>
          <w:delText xml:space="preserve"> </w:delText>
        </w:r>
        <w:r w:rsidRPr="00CB2B3F" w:rsidDel="00D200B9">
          <w:rPr>
            <w:rFonts w:hint="eastAsia"/>
            <w:szCs w:val="22"/>
          </w:rPr>
          <w:delText>통해</w:delText>
        </w:r>
        <w:r w:rsidRPr="00CB2B3F" w:rsidDel="00D200B9">
          <w:rPr>
            <w:rFonts w:hint="eastAsia"/>
            <w:szCs w:val="22"/>
          </w:rPr>
          <w:delText xml:space="preserve"> </w:delText>
        </w:r>
        <w:r w:rsidRPr="00CB2B3F" w:rsidDel="00D200B9">
          <w:rPr>
            <w:rFonts w:hint="eastAsia"/>
            <w:szCs w:val="22"/>
          </w:rPr>
          <w:delText>확인할</w:delText>
        </w:r>
        <w:r w:rsidRPr="00CB2B3F" w:rsidDel="00D200B9">
          <w:rPr>
            <w:rFonts w:hint="eastAsia"/>
            <w:szCs w:val="22"/>
          </w:rPr>
          <w:delText xml:space="preserve"> </w:delText>
        </w:r>
        <w:r w:rsidRPr="00CB2B3F" w:rsidDel="00D200B9">
          <w:rPr>
            <w:rFonts w:hint="eastAsia"/>
            <w:szCs w:val="22"/>
          </w:rPr>
          <w:delText>예정임</w:delText>
        </w:r>
        <w:r w:rsidRPr="00CB2B3F" w:rsidDel="00D200B9">
          <w:rPr>
            <w:rFonts w:hint="eastAsia"/>
            <w:szCs w:val="22"/>
          </w:rPr>
          <w:delText xml:space="preserve">. </w:delText>
        </w:r>
        <w:r w:rsidDel="00D200B9">
          <w:rPr>
            <w:rFonts w:hint="eastAsia"/>
            <w:szCs w:val="22"/>
          </w:rPr>
          <w:delText xml:space="preserve"> [</w:delText>
        </w:r>
        <w:r w:rsidRPr="006361A0" w:rsidDel="00D200B9">
          <w:rPr>
            <w:rFonts w:hint="eastAsia"/>
            <w:szCs w:val="22"/>
            <w:highlight w:val="yellow"/>
          </w:rPr>
          <w:delText>업데이트</w:delText>
        </w:r>
        <w:r w:rsidDel="00D200B9">
          <w:rPr>
            <w:rFonts w:hint="eastAsia"/>
            <w:szCs w:val="22"/>
          </w:rPr>
          <w:delText>]</w:delText>
        </w:r>
      </w:del>
    </w:p>
    <w:p w14:paraId="199B1057" w14:textId="77777777" w:rsidR="00026A7E" w:rsidRPr="00CB2B3F" w:rsidDel="00D200B9" w:rsidRDefault="00026A7E" w:rsidP="00026A7E">
      <w:pPr>
        <w:pStyle w:val="a5"/>
        <w:spacing w:after="240"/>
        <w:ind w:leftChars="0" w:left="1814"/>
        <w:rPr>
          <w:del w:id="523" w:author="junkyo.shim" w:date="2021-08-29T21:23:00Z"/>
          <w:szCs w:val="22"/>
        </w:rPr>
      </w:pPr>
      <w:del w:id="524" w:author="junkyo.shim" w:date="2021-08-29T21:23:00Z">
        <w:r w:rsidRPr="00CB2B3F" w:rsidDel="00D200B9">
          <w:rPr>
            <w:rFonts w:hint="eastAsia"/>
            <w:szCs w:val="22"/>
          </w:rPr>
          <w:delText>다만</w:delText>
        </w:r>
        <w:r w:rsidRPr="00CB2B3F" w:rsidDel="00D200B9">
          <w:rPr>
            <w:rFonts w:hint="eastAsia"/>
            <w:szCs w:val="22"/>
          </w:rPr>
          <w:delText xml:space="preserve">, ii) </w:delText>
        </w:r>
        <w:r w:rsidRPr="00CB2B3F" w:rsidDel="00D200B9">
          <w:rPr>
            <w:rFonts w:hint="eastAsia"/>
            <w:szCs w:val="22"/>
          </w:rPr>
          <w:delText>주장과</w:delText>
        </w:r>
        <w:r w:rsidRPr="00CB2B3F" w:rsidDel="00D200B9">
          <w:rPr>
            <w:rFonts w:hint="eastAsia"/>
            <w:szCs w:val="22"/>
          </w:rPr>
          <w:delText xml:space="preserve"> </w:delText>
        </w:r>
        <w:r w:rsidRPr="00CB2B3F" w:rsidDel="00D200B9">
          <w:rPr>
            <w:rFonts w:hint="eastAsia"/>
            <w:szCs w:val="22"/>
          </w:rPr>
          <w:delText>관련하여</w:delText>
        </w:r>
        <w:r w:rsidRPr="00CB2B3F" w:rsidDel="00D200B9">
          <w:rPr>
            <w:rFonts w:hint="eastAsia"/>
            <w:szCs w:val="22"/>
          </w:rPr>
          <w:delText xml:space="preserve"> </w:delText>
        </w:r>
      </w:del>
      <w:del w:id="525" w:author="junkyo.shim" w:date="2021-08-29T21:20:00Z">
        <w:r w:rsidRPr="00CB2B3F" w:rsidDel="00D200B9">
          <w:rPr>
            <w:rFonts w:hint="eastAsia"/>
            <w:szCs w:val="22"/>
          </w:rPr>
          <w:delText>명목</w:delText>
        </w:r>
        <w:r w:rsidRPr="00CB2B3F" w:rsidDel="00D200B9">
          <w:rPr>
            <w:rFonts w:hint="eastAsia"/>
            <w:szCs w:val="22"/>
          </w:rPr>
          <w:delText xml:space="preserve"> </w:delText>
        </w:r>
        <w:r w:rsidRPr="00CB2B3F" w:rsidDel="00D200B9">
          <w:rPr>
            <w:rFonts w:hint="eastAsia"/>
            <w:szCs w:val="22"/>
          </w:rPr>
          <w:delText>여하를</w:delText>
        </w:r>
        <w:r w:rsidRPr="00CB2B3F" w:rsidDel="00D200B9">
          <w:rPr>
            <w:rFonts w:hint="eastAsia"/>
            <w:szCs w:val="22"/>
          </w:rPr>
          <w:delText xml:space="preserve"> </w:delText>
        </w:r>
        <w:r w:rsidRPr="00CB2B3F" w:rsidDel="00D200B9">
          <w:rPr>
            <w:rFonts w:hint="eastAsia"/>
            <w:szCs w:val="22"/>
          </w:rPr>
          <w:delText>불문하고</w:delText>
        </w:r>
        <w:r w:rsidRPr="00CB2B3F" w:rsidDel="00D200B9">
          <w:rPr>
            <w:rFonts w:hint="eastAsia"/>
            <w:szCs w:val="22"/>
          </w:rPr>
          <w:delText xml:space="preserve"> </w:delText>
        </w:r>
        <w:r w:rsidRPr="00CB2B3F" w:rsidDel="00D200B9">
          <w:rPr>
            <w:rFonts w:hint="eastAsia"/>
            <w:szCs w:val="22"/>
          </w:rPr>
          <w:delText>대상회사는</w:delText>
        </w:r>
        <w:r w:rsidRPr="00CB2B3F" w:rsidDel="00D200B9">
          <w:rPr>
            <w:rFonts w:hint="eastAsia"/>
            <w:szCs w:val="22"/>
          </w:rPr>
          <w:delText xml:space="preserve"> </w:delText>
        </w:r>
        <w:r w:rsidRPr="00CB2B3F" w:rsidDel="00D200B9">
          <w:rPr>
            <w:rFonts w:hint="eastAsia"/>
            <w:szCs w:val="22"/>
          </w:rPr>
          <w:delText>대리점의</w:delText>
        </w:r>
      </w:del>
      <w:del w:id="526" w:author="junkyo.shim" w:date="2021-08-29T21:21:00Z">
        <w:r w:rsidRPr="00CB2B3F" w:rsidDel="00D200B9">
          <w:rPr>
            <w:rFonts w:hint="eastAsia"/>
            <w:szCs w:val="22"/>
          </w:rPr>
          <w:delText xml:space="preserve"> </w:delText>
        </w:r>
        <w:r w:rsidRPr="00CB2B3F" w:rsidDel="00D200B9">
          <w:rPr>
            <w:rFonts w:hint="eastAsia"/>
            <w:szCs w:val="22"/>
          </w:rPr>
          <w:delText>홈쇼핑</w:delText>
        </w:r>
        <w:r w:rsidRPr="00CB2B3F" w:rsidDel="00D200B9">
          <w:rPr>
            <w:rFonts w:hint="eastAsia"/>
            <w:szCs w:val="22"/>
          </w:rPr>
          <w:delText xml:space="preserve"> </w:delText>
        </w:r>
        <w:r w:rsidRPr="00CB2B3F" w:rsidDel="00D200B9">
          <w:rPr>
            <w:rFonts w:hint="eastAsia"/>
            <w:szCs w:val="22"/>
          </w:rPr>
          <w:delText>참가에</w:delText>
        </w:r>
        <w:r w:rsidRPr="00CB2B3F" w:rsidDel="00D200B9">
          <w:rPr>
            <w:rFonts w:hint="eastAsia"/>
            <w:szCs w:val="22"/>
          </w:rPr>
          <w:delText xml:space="preserve"> </w:delText>
        </w:r>
        <w:r w:rsidRPr="00CB2B3F" w:rsidDel="00D200B9">
          <w:rPr>
            <w:rFonts w:hint="eastAsia"/>
            <w:szCs w:val="22"/>
          </w:rPr>
          <w:delText>대한</w:delText>
        </w:r>
        <w:r w:rsidRPr="00CB2B3F" w:rsidDel="00D200B9">
          <w:rPr>
            <w:rFonts w:hint="eastAsia"/>
            <w:szCs w:val="22"/>
          </w:rPr>
          <w:delText xml:space="preserve"> </w:delText>
        </w:r>
        <w:r w:rsidRPr="00CB2B3F" w:rsidDel="00D200B9">
          <w:rPr>
            <w:rFonts w:hint="eastAsia"/>
            <w:szCs w:val="22"/>
          </w:rPr>
          <w:delText>수수료를</w:delText>
        </w:r>
        <w:r w:rsidRPr="00CB2B3F" w:rsidDel="00D200B9">
          <w:rPr>
            <w:rFonts w:hint="eastAsia"/>
            <w:szCs w:val="22"/>
          </w:rPr>
          <w:delText xml:space="preserve"> </w:delText>
        </w:r>
        <w:r w:rsidRPr="00CB2B3F" w:rsidDel="00D200B9">
          <w:rPr>
            <w:rFonts w:hint="eastAsia"/>
            <w:szCs w:val="22"/>
          </w:rPr>
          <w:delText>수수하고</w:delText>
        </w:r>
        <w:r w:rsidRPr="00CB2B3F" w:rsidDel="00D200B9">
          <w:rPr>
            <w:rFonts w:hint="eastAsia"/>
            <w:szCs w:val="22"/>
          </w:rPr>
          <w:delText xml:space="preserve"> </w:delText>
        </w:r>
        <w:r w:rsidRPr="00CB2B3F" w:rsidDel="00D200B9">
          <w:rPr>
            <w:rFonts w:hint="eastAsia"/>
            <w:szCs w:val="22"/>
          </w:rPr>
          <w:delText>있었던</w:delText>
        </w:r>
        <w:r w:rsidRPr="00CB2B3F" w:rsidDel="00D200B9">
          <w:rPr>
            <w:rFonts w:hint="eastAsia"/>
            <w:szCs w:val="22"/>
          </w:rPr>
          <w:delText xml:space="preserve"> </w:delText>
        </w:r>
        <w:r w:rsidRPr="00CB2B3F" w:rsidDel="00D200B9">
          <w:rPr>
            <w:rFonts w:hint="eastAsia"/>
            <w:szCs w:val="22"/>
          </w:rPr>
          <w:delText>것으로</w:delText>
        </w:r>
        <w:r w:rsidRPr="00CB2B3F" w:rsidDel="00D200B9">
          <w:rPr>
            <w:rFonts w:hint="eastAsia"/>
            <w:szCs w:val="22"/>
          </w:rPr>
          <w:delText xml:space="preserve"> </w:delText>
        </w:r>
        <w:r w:rsidRPr="00CB2B3F" w:rsidDel="00D200B9">
          <w:rPr>
            <w:rFonts w:hint="eastAsia"/>
            <w:szCs w:val="22"/>
          </w:rPr>
          <w:delText>보임</w:delText>
        </w:r>
        <w:r w:rsidRPr="00CB2B3F" w:rsidDel="00D200B9">
          <w:rPr>
            <w:rFonts w:hint="eastAsia"/>
            <w:szCs w:val="22"/>
          </w:rPr>
          <w:delText xml:space="preserve">. </w:delText>
        </w:r>
        <w:r w:rsidRPr="00CB2B3F" w:rsidDel="00D200B9">
          <w:rPr>
            <w:rFonts w:hint="eastAsia"/>
            <w:szCs w:val="22"/>
          </w:rPr>
          <w:delText>대상회사는</w:delText>
        </w:r>
        <w:r w:rsidRPr="00CB2B3F" w:rsidDel="00D200B9">
          <w:rPr>
            <w:rFonts w:hint="eastAsia"/>
            <w:szCs w:val="22"/>
          </w:rPr>
          <w:delText xml:space="preserve"> </w:delText>
        </w:r>
        <w:r w:rsidRPr="00CB2B3F" w:rsidDel="00D200B9">
          <w:rPr>
            <w:rFonts w:hint="eastAsia"/>
            <w:szCs w:val="22"/>
          </w:rPr>
          <w:delText>참가비의</w:delText>
        </w:r>
        <w:r w:rsidRPr="00CB2B3F" w:rsidDel="00D200B9">
          <w:rPr>
            <w:rFonts w:hint="eastAsia"/>
            <w:szCs w:val="22"/>
          </w:rPr>
          <w:delText xml:space="preserve"> </w:delText>
        </w:r>
        <w:r w:rsidRPr="00CB2B3F" w:rsidDel="00D200B9">
          <w:rPr>
            <w:rFonts w:hint="eastAsia"/>
            <w:szCs w:val="22"/>
          </w:rPr>
          <w:delText>납부는</w:delText>
        </w:r>
        <w:r w:rsidRPr="00CB2B3F" w:rsidDel="00D200B9">
          <w:rPr>
            <w:rFonts w:hint="eastAsia"/>
            <w:szCs w:val="22"/>
          </w:rPr>
          <w:delText xml:space="preserve"> </w:delText>
        </w:r>
        <w:r w:rsidRPr="00CB2B3F" w:rsidDel="00D200B9">
          <w:rPr>
            <w:rFonts w:hint="eastAsia"/>
            <w:szCs w:val="22"/>
          </w:rPr>
          <w:delText>대리점의</w:delText>
        </w:r>
        <w:r w:rsidRPr="00CB2B3F" w:rsidDel="00D200B9">
          <w:rPr>
            <w:rFonts w:hint="eastAsia"/>
            <w:szCs w:val="22"/>
          </w:rPr>
          <w:delText xml:space="preserve"> </w:delText>
        </w:r>
        <w:r w:rsidRPr="00CB2B3F" w:rsidDel="00D200B9">
          <w:rPr>
            <w:rFonts w:hint="eastAsia"/>
            <w:szCs w:val="22"/>
          </w:rPr>
          <w:delText>자율에</w:delText>
        </w:r>
        <w:r w:rsidRPr="00CB2B3F" w:rsidDel="00D200B9">
          <w:rPr>
            <w:rFonts w:hint="eastAsia"/>
            <w:szCs w:val="22"/>
          </w:rPr>
          <w:delText xml:space="preserve"> </w:delText>
        </w:r>
        <w:r w:rsidRPr="00CB2B3F" w:rsidDel="00D200B9">
          <w:rPr>
            <w:rFonts w:hint="eastAsia"/>
            <w:szCs w:val="22"/>
          </w:rPr>
          <w:delText>맡겨져</w:delText>
        </w:r>
        <w:r w:rsidRPr="00CB2B3F" w:rsidDel="00D200B9">
          <w:rPr>
            <w:rFonts w:hint="eastAsia"/>
            <w:szCs w:val="22"/>
          </w:rPr>
          <w:delText xml:space="preserve"> </w:delText>
        </w:r>
        <w:r w:rsidRPr="00CB2B3F" w:rsidDel="00D200B9">
          <w:rPr>
            <w:rFonts w:hint="eastAsia"/>
            <w:szCs w:val="22"/>
          </w:rPr>
          <w:delText>있다는</w:delText>
        </w:r>
        <w:r w:rsidRPr="00CB2B3F" w:rsidDel="00D200B9">
          <w:rPr>
            <w:rFonts w:hint="eastAsia"/>
            <w:szCs w:val="22"/>
          </w:rPr>
          <w:delText xml:space="preserve"> </w:delText>
        </w:r>
        <w:r w:rsidRPr="00CB2B3F" w:rsidDel="00D200B9">
          <w:rPr>
            <w:rFonts w:hint="eastAsia"/>
            <w:szCs w:val="22"/>
          </w:rPr>
          <w:delText>입장이나</w:delText>
        </w:r>
      </w:del>
      <w:del w:id="527" w:author="junkyo.shim" w:date="2021-08-29T21:23:00Z">
        <w:r w:rsidRPr="00CB2B3F" w:rsidDel="00D200B9">
          <w:rPr>
            <w:rFonts w:hint="eastAsia"/>
            <w:szCs w:val="22"/>
          </w:rPr>
          <w:delText xml:space="preserve">, </w:delText>
        </w:r>
      </w:del>
      <w:del w:id="528" w:author="junkyo.shim" w:date="2021-08-29T21:22:00Z">
        <w:r w:rsidRPr="00CB2B3F" w:rsidDel="00D200B9">
          <w:rPr>
            <w:rFonts w:hint="eastAsia"/>
            <w:szCs w:val="22"/>
          </w:rPr>
          <w:delText>홈쇼핑</w:delText>
        </w:r>
        <w:r w:rsidRPr="00CB2B3F" w:rsidDel="00D200B9">
          <w:rPr>
            <w:rFonts w:hint="eastAsia"/>
            <w:szCs w:val="22"/>
          </w:rPr>
          <w:delText xml:space="preserve"> </w:delText>
        </w:r>
        <w:r w:rsidRPr="00CB2B3F" w:rsidDel="00D200B9">
          <w:rPr>
            <w:rFonts w:hint="eastAsia"/>
            <w:szCs w:val="22"/>
          </w:rPr>
          <w:delText>참가를</w:delText>
        </w:r>
        <w:r w:rsidRPr="00CB2B3F" w:rsidDel="00D200B9">
          <w:rPr>
            <w:rFonts w:hint="eastAsia"/>
            <w:szCs w:val="22"/>
          </w:rPr>
          <w:delText xml:space="preserve"> </w:delText>
        </w:r>
        <w:r w:rsidRPr="00CB2B3F" w:rsidDel="00D200B9">
          <w:rPr>
            <w:rFonts w:hint="eastAsia"/>
            <w:szCs w:val="22"/>
          </w:rPr>
          <w:delText>통해</w:delText>
        </w:r>
        <w:r w:rsidRPr="00CB2B3F" w:rsidDel="00D200B9">
          <w:rPr>
            <w:rFonts w:hint="eastAsia"/>
            <w:szCs w:val="22"/>
          </w:rPr>
          <w:delText xml:space="preserve"> </w:delText>
        </w:r>
        <w:r w:rsidRPr="00CB2B3F" w:rsidDel="00D200B9">
          <w:rPr>
            <w:rFonts w:hint="eastAsia"/>
            <w:szCs w:val="22"/>
          </w:rPr>
          <w:delText>대리점이</w:delText>
        </w:r>
        <w:r w:rsidRPr="00CB2B3F" w:rsidDel="00D200B9">
          <w:rPr>
            <w:rFonts w:hint="eastAsia"/>
            <w:szCs w:val="22"/>
          </w:rPr>
          <w:delText xml:space="preserve"> </w:delText>
        </w:r>
        <w:r w:rsidRPr="00CB2B3F" w:rsidDel="00D200B9">
          <w:rPr>
            <w:rFonts w:hint="eastAsia"/>
            <w:szCs w:val="22"/>
          </w:rPr>
          <w:delText>매출을</w:delText>
        </w:r>
        <w:r w:rsidRPr="00CB2B3F" w:rsidDel="00D200B9">
          <w:rPr>
            <w:rFonts w:hint="eastAsia"/>
            <w:szCs w:val="22"/>
          </w:rPr>
          <w:delText xml:space="preserve"> </w:delText>
        </w:r>
        <w:r w:rsidRPr="00CB2B3F" w:rsidDel="00D200B9">
          <w:rPr>
            <w:rFonts w:hint="eastAsia"/>
            <w:szCs w:val="22"/>
          </w:rPr>
          <w:delText>올리고</w:delText>
        </w:r>
        <w:r w:rsidRPr="00CB2B3F" w:rsidDel="00D200B9">
          <w:rPr>
            <w:rFonts w:hint="eastAsia"/>
            <w:szCs w:val="22"/>
          </w:rPr>
          <w:delText xml:space="preserve">, </w:delText>
        </w:r>
      </w:del>
      <w:del w:id="529" w:author="junkyo.shim" w:date="2021-08-29T21:23:00Z">
        <w:r w:rsidRPr="00CB2B3F" w:rsidDel="00D200B9">
          <w:rPr>
            <w:rFonts w:hint="eastAsia"/>
            <w:szCs w:val="22"/>
          </w:rPr>
          <w:delText>대리점을</w:delText>
        </w:r>
        <w:r w:rsidRPr="00CB2B3F" w:rsidDel="00D200B9">
          <w:rPr>
            <w:rFonts w:hint="eastAsia"/>
            <w:szCs w:val="22"/>
          </w:rPr>
          <w:delText xml:space="preserve"> </w:delText>
        </w:r>
        <w:r w:rsidRPr="00CB2B3F" w:rsidDel="00D200B9">
          <w:rPr>
            <w:rFonts w:hint="eastAsia"/>
            <w:szCs w:val="22"/>
          </w:rPr>
          <w:delText>홈쇼핑에</w:delText>
        </w:r>
        <w:r w:rsidRPr="00CB2B3F" w:rsidDel="00D200B9">
          <w:rPr>
            <w:rFonts w:hint="eastAsia"/>
            <w:szCs w:val="22"/>
          </w:rPr>
          <w:delText xml:space="preserve"> </w:delText>
        </w:r>
        <w:r w:rsidRPr="00CB2B3F" w:rsidDel="00D200B9">
          <w:rPr>
            <w:rFonts w:hint="eastAsia"/>
            <w:szCs w:val="22"/>
          </w:rPr>
          <w:delText>참가시킬지는</w:delText>
        </w:r>
        <w:r w:rsidRPr="00CB2B3F" w:rsidDel="00D200B9">
          <w:rPr>
            <w:rFonts w:hint="eastAsia"/>
            <w:szCs w:val="22"/>
          </w:rPr>
          <w:delText xml:space="preserve"> </w:delText>
        </w:r>
        <w:r w:rsidRPr="00CB2B3F" w:rsidDel="00D200B9">
          <w:rPr>
            <w:rFonts w:hint="eastAsia"/>
            <w:szCs w:val="22"/>
          </w:rPr>
          <w:delText>대상회사의</w:delText>
        </w:r>
        <w:r w:rsidRPr="00CB2B3F" w:rsidDel="00D200B9">
          <w:rPr>
            <w:rFonts w:hint="eastAsia"/>
            <w:szCs w:val="22"/>
          </w:rPr>
          <w:delText xml:space="preserve"> </w:delText>
        </w:r>
        <w:r w:rsidRPr="00CB2B3F" w:rsidDel="00D200B9">
          <w:rPr>
            <w:rFonts w:hint="eastAsia"/>
            <w:szCs w:val="22"/>
          </w:rPr>
          <w:delText>재량에</w:delText>
        </w:r>
        <w:r w:rsidRPr="00CB2B3F" w:rsidDel="00D200B9">
          <w:rPr>
            <w:rFonts w:hint="eastAsia"/>
            <w:szCs w:val="22"/>
          </w:rPr>
          <w:delText xml:space="preserve"> </w:delText>
        </w:r>
        <w:r w:rsidRPr="00CB2B3F" w:rsidDel="00D200B9">
          <w:rPr>
            <w:rFonts w:hint="eastAsia"/>
            <w:szCs w:val="22"/>
          </w:rPr>
          <w:delText>해당하는</w:delText>
        </w:r>
        <w:r w:rsidRPr="00CB2B3F" w:rsidDel="00D200B9">
          <w:rPr>
            <w:rFonts w:hint="eastAsia"/>
            <w:szCs w:val="22"/>
          </w:rPr>
          <w:delText xml:space="preserve"> </w:delText>
        </w:r>
        <w:r w:rsidRPr="00CB2B3F" w:rsidDel="00D200B9">
          <w:rPr>
            <w:rFonts w:hint="eastAsia"/>
            <w:szCs w:val="22"/>
          </w:rPr>
          <w:delText>것으로</w:delText>
        </w:r>
        <w:r w:rsidRPr="00CB2B3F" w:rsidDel="00D200B9">
          <w:rPr>
            <w:rFonts w:hint="eastAsia"/>
            <w:szCs w:val="22"/>
          </w:rPr>
          <w:delText xml:space="preserve"> </w:delText>
        </w:r>
        <w:r w:rsidRPr="00CB2B3F" w:rsidDel="00D200B9">
          <w:rPr>
            <w:rFonts w:hint="eastAsia"/>
            <w:szCs w:val="22"/>
          </w:rPr>
          <w:delText>보이므로</w:delText>
        </w:r>
        <w:r w:rsidRPr="00CB2B3F" w:rsidDel="00D200B9">
          <w:rPr>
            <w:rFonts w:hint="eastAsia"/>
            <w:szCs w:val="22"/>
          </w:rPr>
          <w:delText xml:space="preserve"> </w:delText>
        </w:r>
        <w:r w:rsidRPr="00CB2B3F" w:rsidDel="00D200B9">
          <w:rPr>
            <w:rFonts w:hint="eastAsia"/>
            <w:szCs w:val="22"/>
          </w:rPr>
          <w:delText>대상회사가</w:delText>
        </w:r>
        <w:r w:rsidRPr="00CB2B3F" w:rsidDel="00D200B9">
          <w:rPr>
            <w:rFonts w:hint="eastAsia"/>
            <w:szCs w:val="22"/>
          </w:rPr>
          <w:delText xml:space="preserve"> </w:delText>
        </w:r>
        <w:r w:rsidRPr="00CB2B3F" w:rsidDel="00D200B9">
          <w:rPr>
            <w:rFonts w:hint="eastAsia"/>
            <w:szCs w:val="22"/>
          </w:rPr>
          <w:delText>대리점으로</w:delText>
        </w:r>
        <w:r w:rsidRPr="00CB2B3F" w:rsidDel="00D200B9">
          <w:rPr>
            <w:rFonts w:hint="eastAsia"/>
            <w:szCs w:val="22"/>
          </w:rPr>
          <w:delText xml:space="preserve"> </w:delText>
        </w:r>
        <w:r w:rsidRPr="00CB2B3F" w:rsidDel="00D200B9">
          <w:rPr>
            <w:rFonts w:hint="eastAsia"/>
            <w:szCs w:val="22"/>
          </w:rPr>
          <w:delText>하여금</w:delText>
        </w:r>
        <w:r w:rsidRPr="00CB2B3F" w:rsidDel="00D200B9">
          <w:rPr>
            <w:rFonts w:hint="eastAsia"/>
            <w:szCs w:val="22"/>
          </w:rPr>
          <w:delText xml:space="preserve"> </w:delText>
        </w:r>
        <w:r w:rsidRPr="00CB2B3F" w:rsidDel="00D200B9">
          <w:rPr>
            <w:rFonts w:hint="eastAsia"/>
            <w:szCs w:val="22"/>
          </w:rPr>
          <w:delText>참가비를</w:delText>
        </w:r>
        <w:r w:rsidRPr="00CB2B3F" w:rsidDel="00D200B9">
          <w:rPr>
            <w:rFonts w:hint="eastAsia"/>
            <w:szCs w:val="22"/>
          </w:rPr>
          <w:delText xml:space="preserve"> </w:delText>
        </w:r>
        <w:r w:rsidRPr="00CB2B3F" w:rsidDel="00D200B9">
          <w:rPr>
            <w:rFonts w:hint="eastAsia"/>
            <w:szCs w:val="22"/>
          </w:rPr>
          <w:delText>납부하도록</w:delText>
        </w:r>
        <w:r w:rsidRPr="00CB2B3F" w:rsidDel="00D200B9">
          <w:rPr>
            <w:rFonts w:hint="eastAsia"/>
            <w:szCs w:val="22"/>
          </w:rPr>
          <w:delText xml:space="preserve"> </w:delText>
        </w:r>
        <w:r w:rsidRPr="00CB2B3F" w:rsidDel="00D200B9">
          <w:rPr>
            <w:rFonts w:hint="eastAsia"/>
            <w:szCs w:val="22"/>
          </w:rPr>
          <w:delText>사실상</w:delText>
        </w:r>
        <w:r w:rsidRPr="00CB2B3F" w:rsidDel="00D200B9">
          <w:rPr>
            <w:rFonts w:hint="eastAsia"/>
            <w:szCs w:val="22"/>
          </w:rPr>
          <w:delText xml:space="preserve"> </w:delText>
        </w:r>
        <w:r w:rsidRPr="00CB2B3F" w:rsidDel="00D200B9">
          <w:rPr>
            <w:rFonts w:hint="eastAsia"/>
            <w:szCs w:val="22"/>
          </w:rPr>
          <w:delText>강제하였을</w:delText>
        </w:r>
        <w:r w:rsidRPr="00CB2B3F" w:rsidDel="00D200B9">
          <w:rPr>
            <w:rFonts w:hint="eastAsia"/>
            <w:szCs w:val="22"/>
          </w:rPr>
          <w:delText xml:space="preserve"> </w:delText>
        </w:r>
        <w:r w:rsidRPr="00CB2B3F" w:rsidDel="00D200B9">
          <w:rPr>
            <w:rFonts w:hint="eastAsia"/>
            <w:szCs w:val="22"/>
          </w:rPr>
          <w:delText>가능성을</w:delText>
        </w:r>
        <w:r w:rsidRPr="00CB2B3F" w:rsidDel="00D200B9">
          <w:rPr>
            <w:rFonts w:hint="eastAsia"/>
            <w:szCs w:val="22"/>
          </w:rPr>
          <w:delText xml:space="preserve"> </w:delText>
        </w:r>
        <w:r w:rsidRPr="00CB2B3F" w:rsidDel="00D200B9">
          <w:rPr>
            <w:rFonts w:hint="eastAsia"/>
            <w:szCs w:val="22"/>
          </w:rPr>
          <w:delText>배제할</w:delText>
        </w:r>
        <w:r w:rsidRPr="00CB2B3F" w:rsidDel="00D200B9">
          <w:rPr>
            <w:rFonts w:hint="eastAsia"/>
            <w:szCs w:val="22"/>
          </w:rPr>
          <w:delText xml:space="preserve"> </w:delText>
        </w:r>
        <w:r w:rsidRPr="00CB2B3F" w:rsidDel="00D200B9">
          <w:rPr>
            <w:rFonts w:hint="eastAsia"/>
            <w:szCs w:val="22"/>
          </w:rPr>
          <w:delText>수</w:delText>
        </w:r>
        <w:r w:rsidRPr="00CB2B3F" w:rsidDel="00D200B9">
          <w:rPr>
            <w:rFonts w:hint="eastAsia"/>
            <w:szCs w:val="22"/>
          </w:rPr>
          <w:delText xml:space="preserve"> </w:delText>
        </w:r>
        <w:r w:rsidRPr="00CB2B3F" w:rsidDel="00D200B9">
          <w:rPr>
            <w:rFonts w:hint="eastAsia"/>
            <w:szCs w:val="22"/>
          </w:rPr>
          <w:delText>없음</w:delText>
        </w:r>
        <w:r w:rsidRPr="00CB2B3F" w:rsidDel="00D200B9">
          <w:rPr>
            <w:rFonts w:hint="eastAsia"/>
            <w:szCs w:val="22"/>
          </w:rPr>
          <w:delText xml:space="preserve">.  </w:delText>
        </w:r>
      </w:del>
    </w:p>
    <w:p w14:paraId="6CCEA5CE" w14:textId="77777777" w:rsidR="00026A7E" w:rsidRPr="00CB2B3F" w:rsidRDefault="00026A7E" w:rsidP="00026A7E">
      <w:pPr>
        <w:pStyle w:val="a5"/>
        <w:spacing w:after="240"/>
        <w:ind w:leftChars="0" w:left="1814"/>
        <w:rPr>
          <w:szCs w:val="22"/>
        </w:rPr>
      </w:pPr>
      <w:del w:id="530" w:author="junkyo.shim" w:date="2021-08-29T21:23:00Z">
        <w:r w:rsidRPr="00CB2B3F" w:rsidDel="00D200B9">
          <w:rPr>
            <w:rFonts w:hint="eastAsia"/>
            <w:szCs w:val="22"/>
          </w:rPr>
          <w:delText>또한</w:delText>
        </w:r>
        <w:r w:rsidRPr="00CB2B3F" w:rsidDel="00D200B9">
          <w:rPr>
            <w:rFonts w:hint="eastAsia"/>
            <w:szCs w:val="22"/>
          </w:rPr>
          <w:delText>, iii)</w:delText>
        </w:r>
      </w:del>
      <w:ins w:id="531" w:author="junkyo.shim" w:date="2021-08-29T21:23:00Z">
        <w:r>
          <w:rPr>
            <w:rFonts w:hint="eastAsia"/>
            <w:szCs w:val="22"/>
          </w:rPr>
          <w:t>다만</w:t>
        </w:r>
        <w:r>
          <w:rPr>
            <w:rFonts w:hint="eastAsia"/>
            <w:szCs w:val="22"/>
          </w:rPr>
          <w:t>,</w:t>
        </w:r>
      </w:ins>
      <w:del w:id="532" w:author="junkyo.shim" w:date="2021-08-29T21:23:00Z">
        <w:r w:rsidRPr="00CB2B3F" w:rsidDel="00D200B9">
          <w:rPr>
            <w:szCs w:val="22"/>
          </w:rPr>
          <w:delText xml:space="preserve"> </w:delText>
        </w:r>
        <w:r w:rsidRPr="00CB2B3F" w:rsidDel="00D200B9">
          <w:rPr>
            <w:szCs w:val="22"/>
          </w:rPr>
          <w:delText>주장과</w:delText>
        </w:r>
        <w:r w:rsidRPr="00CB2B3F" w:rsidDel="00D200B9">
          <w:rPr>
            <w:szCs w:val="22"/>
          </w:rPr>
          <w:delText xml:space="preserve"> </w:delText>
        </w:r>
        <w:r w:rsidRPr="00CB2B3F" w:rsidDel="00D200B9">
          <w:rPr>
            <w:szCs w:val="22"/>
          </w:rPr>
          <w:delText>관련하여</w:delText>
        </w:r>
      </w:del>
      <w:r w:rsidRPr="00CB2B3F">
        <w:rPr>
          <w:szCs w:val="22"/>
        </w:rPr>
        <w:t xml:space="preserve"> </w:t>
      </w:r>
      <w:r w:rsidRPr="00CB2B3F">
        <w:rPr>
          <w:szCs w:val="22"/>
        </w:rPr>
        <w:t>대상회사는</w:t>
      </w:r>
      <w:r w:rsidRPr="00CB2B3F">
        <w:rPr>
          <w:szCs w:val="22"/>
        </w:rPr>
        <w:t xml:space="preserve"> </w:t>
      </w:r>
      <w:ins w:id="533" w:author="junkyo.shim" w:date="2021-08-29T21:24:00Z">
        <w:r>
          <w:rPr>
            <w:rFonts w:hint="eastAsia"/>
            <w:szCs w:val="22"/>
          </w:rPr>
          <w:t>대리점의</w:t>
        </w:r>
        <w:r>
          <w:rPr>
            <w:rFonts w:hint="eastAsia"/>
            <w:szCs w:val="22"/>
          </w:rPr>
          <w:t xml:space="preserve"> </w:t>
        </w:r>
      </w:ins>
      <w:del w:id="534" w:author="junkyo.shim" w:date="2021-08-29T21:23:00Z">
        <w:r w:rsidRPr="00CB2B3F" w:rsidDel="00D200B9">
          <w:rPr>
            <w:szCs w:val="22"/>
          </w:rPr>
          <w:delText>대리점으로</w:delText>
        </w:r>
        <w:r w:rsidRPr="00CB2B3F" w:rsidDel="00D200B9">
          <w:rPr>
            <w:szCs w:val="22"/>
          </w:rPr>
          <w:delText xml:space="preserve"> </w:delText>
        </w:r>
        <w:r w:rsidRPr="00CB2B3F" w:rsidDel="00D200B9">
          <w:rPr>
            <w:szCs w:val="22"/>
          </w:rPr>
          <w:delText>하여금</w:delText>
        </w:r>
        <w:r w:rsidRPr="00CB2B3F" w:rsidDel="00D200B9">
          <w:rPr>
            <w:szCs w:val="22"/>
          </w:rPr>
          <w:delText xml:space="preserve"> </w:delText>
        </w:r>
      </w:del>
      <w:del w:id="535" w:author="junkyo.shim" w:date="2021-08-29T21:24:00Z">
        <w:r w:rsidRPr="00CB2B3F" w:rsidDel="00D200B9">
          <w:rPr>
            <w:szCs w:val="22"/>
          </w:rPr>
          <w:delText>제품</w:delText>
        </w:r>
      </w:del>
      <w:r w:rsidRPr="00CB2B3F">
        <w:rPr>
          <w:szCs w:val="22"/>
        </w:rPr>
        <w:t>시공을</w:t>
      </w:r>
      <w:r w:rsidRPr="00CB2B3F">
        <w:rPr>
          <w:szCs w:val="22"/>
        </w:rPr>
        <w:t xml:space="preserve"> </w:t>
      </w:r>
      <w:r w:rsidRPr="00CB2B3F">
        <w:rPr>
          <w:szCs w:val="22"/>
        </w:rPr>
        <w:t>한샘서비스를</w:t>
      </w:r>
      <w:r w:rsidRPr="00CB2B3F">
        <w:rPr>
          <w:szCs w:val="22"/>
        </w:rPr>
        <w:t xml:space="preserve"> </w:t>
      </w:r>
      <w:r w:rsidRPr="00CB2B3F">
        <w:rPr>
          <w:szCs w:val="22"/>
        </w:rPr>
        <w:t>통해</w:t>
      </w:r>
      <w:r w:rsidRPr="00CB2B3F">
        <w:rPr>
          <w:szCs w:val="22"/>
        </w:rPr>
        <w:t xml:space="preserve"> </w:t>
      </w:r>
      <w:r w:rsidRPr="00CB2B3F">
        <w:rPr>
          <w:szCs w:val="22"/>
        </w:rPr>
        <w:t>실시하도록</w:t>
      </w:r>
      <w:r w:rsidRPr="00CB2B3F">
        <w:rPr>
          <w:szCs w:val="22"/>
        </w:rPr>
        <w:t xml:space="preserve"> </w:t>
      </w:r>
      <w:r w:rsidRPr="00CB2B3F">
        <w:rPr>
          <w:szCs w:val="22"/>
        </w:rPr>
        <w:t>강요한</w:t>
      </w:r>
      <w:r w:rsidRPr="00CB2B3F">
        <w:rPr>
          <w:szCs w:val="22"/>
        </w:rPr>
        <w:t xml:space="preserve"> </w:t>
      </w:r>
      <w:r w:rsidRPr="00CB2B3F">
        <w:rPr>
          <w:szCs w:val="22"/>
        </w:rPr>
        <w:t>사실이</w:t>
      </w:r>
      <w:r w:rsidRPr="00CB2B3F">
        <w:rPr>
          <w:szCs w:val="22"/>
        </w:rPr>
        <w:t xml:space="preserve"> </w:t>
      </w:r>
      <w:r w:rsidRPr="00CB2B3F">
        <w:rPr>
          <w:szCs w:val="22"/>
        </w:rPr>
        <w:t>없다는</w:t>
      </w:r>
      <w:r w:rsidRPr="00CB2B3F">
        <w:rPr>
          <w:szCs w:val="22"/>
        </w:rPr>
        <w:t xml:space="preserve"> </w:t>
      </w:r>
      <w:r w:rsidRPr="00CB2B3F">
        <w:rPr>
          <w:szCs w:val="22"/>
        </w:rPr>
        <w:t>입장이나</w:t>
      </w:r>
      <w:r w:rsidRPr="00CB2B3F">
        <w:rPr>
          <w:szCs w:val="22"/>
        </w:rPr>
        <w:t xml:space="preserve">, </w:t>
      </w:r>
      <w:del w:id="536" w:author="junkyo.shim" w:date="2021-08-29T21:18:00Z">
        <w:r w:rsidRPr="00CB2B3F" w:rsidDel="00A6313E">
          <w:rPr>
            <w:szCs w:val="22"/>
          </w:rPr>
          <w:delText>본</w:delText>
        </w:r>
        <w:r w:rsidRPr="00CB2B3F" w:rsidDel="00A6313E">
          <w:rPr>
            <w:szCs w:val="22"/>
          </w:rPr>
          <w:delText xml:space="preserve"> </w:delText>
        </w:r>
        <w:r w:rsidRPr="00CB2B3F" w:rsidDel="00A6313E">
          <w:rPr>
            <w:szCs w:val="22"/>
          </w:rPr>
          <w:delText>실사과정에서</w:delText>
        </w:r>
        <w:r w:rsidRPr="00CB2B3F" w:rsidDel="00A6313E">
          <w:rPr>
            <w:szCs w:val="22"/>
          </w:rPr>
          <w:delText xml:space="preserve"> </w:delText>
        </w:r>
        <w:r w:rsidRPr="00CB2B3F" w:rsidDel="00A6313E">
          <w:rPr>
            <w:szCs w:val="22"/>
          </w:rPr>
          <w:delText>제공된</w:delText>
        </w:r>
        <w:r w:rsidRPr="00CB2B3F" w:rsidDel="00A6313E">
          <w:rPr>
            <w:szCs w:val="22"/>
          </w:rPr>
          <w:delText xml:space="preserve"> </w:delText>
        </w:r>
      </w:del>
      <w:r w:rsidRPr="00CB2B3F">
        <w:rPr>
          <w:szCs w:val="22"/>
        </w:rPr>
        <w:t>답변에</w:t>
      </w:r>
      <w:r w:rsidRPr="00CB2B3F">
        <w:rPr>
          <w:szCs w:val="22"/>
        </w:rPr>
        <w:t xml:space="preserve"> </w:t>
      </w:r>
      <w:r w:rsidRPr="00CB2B3F">
        <w:rPr>
          <w:szCs w:val="22"/>
        </w:rPr>
        <w:t>따르면</w:t>
      </w:r>
      <w:r w:rsidRPr="00CB2B3F">
        <w:rPr>
          <w:szCs w:val="22"/>
        </w:rPr>
        <w:t xml:space="preserve">, </w:t>
      </w:r>
      <w:del w:id="537" w:author="junkyo.shim" w:date="2021-08-29T21:24:00Z">
        <w:r w:rsidRPr="00CB2B3F" w:rsidDel="00D200B9">
          <w:rPr>
            <w:rFonts w:hint="eastAsia"/>
            <w:szCs w:val="22"/>
          </w:rPr>
          <w:delText>대상회사</w:delText>
        </w:r>
        <w:r w:rsidRPr="00CB2B3F" w:rsidDel="00D200B9">
          <w:rPr>
            <w:rFonts w:hint="eastAsia"/>
            <w:szCs w:val="22"/>
          </w:rPr>
          <w:delText xml:space="preserve"> </w:delText>
        </w:r>
        <w:r w:rsidRPr="00CB2B3F" w:rsidDel="00D200B9">
          <w:rPr>
            <w:rFonts w:hint="eastAsia"/>
            <w:szCs w:val="22"/>
          </w:rPr>
          <w:delText>제품</w:delText>
        </w:r>
        <w:r w:rsidRPr="00CB2B3F" w:rsidDel="00D200B9">
          <w:rPr>
            <w:rFonts w:hint="eastAsia"/>
            <w:szCs w:val="22"/>
          </w:rPr>
          <w:delText xml:space="preserve"> </w:delText>
        </w:r>
        <w:r w:rsidRPr="00CB2B3F" w:rsidDel="00D200B9">
          <w:rPr>
            <w:rFonts w:hint="eastAsia"/>
            <w:szCs w:val="22"/>
          </w:rPr>
          <w:delText>판매후</w:delText>
        </w:r>
        <w:r w:rsidRPr="00CB2B3F" w:rsidDel="00D200B9">
          <w:rPr>
            <w:rFonts w:hint="eastAsia"/>
            <w:szCs w:val="22"/>
          </w:rPr>
          <w:delText xml:space="preserve"> </w:delText>
        </w:r>
        <w:r w:rsidRPr="00CB2B3F" w:rsidDel="00D200B9">
          <w:rPr>
            <w:rFonts w:hint="eastAsia"/>
            <w:szCs w:val="22"/>
          </w:rPr>
          <w:delText>시공</w:delText>
        </w:r>
      </w:del>
      <w:del w:id="538" w:author="junkyo.shim" w:date="2021-08-29T21:18:00Z">
        <w:r w:rsidRPr="00CB2B3F" w:rsidDel="007B6C2B">
          <w:rPr>
            <w:rFonts w:hint="eastAsia"/>
            <w:szCs w:val="22"/>
          </w:rPr>
          <w:delText>은</w:delText>
        </w:r>
      </w:del>
      <w:del w:id="539" w:author="junkyo.shim" w:date="2021-08-29T21:24:00Z">
        <w:r w:rsidRPr="00CB2B3F" w:rsidDel="00D200B9">
          <w:rPr>
            <w:rFonts w:hint="eastAsia"/>
            <w:szCs w:val="22"/>
          </w:rPr>
          <w:delText xml:space="preserve"> 45%</w:delText>
        </w:r>
      </w:del>
      <w:del w:id="540" w:author="junkyo.shim" w:date="2021-08-29T21:18:00Z">
        <w:r w:rsidRPr="00CB2B3F" w:rsidDel="007B6C2B">
          <w:rPr>
            <w:rFonts w:hint="eastAsia"/>
            <w:szCs w:val="22"/>
          </w:rPr>
          <w:delText>정도</w:delText>
        </w:r>
      </w:del>
      <w:del w:id="541" w:author="junkyo.shim" w:date="2021-08-29T21:24:00Z">
        <w:r w:rsidRPr="00CB2B3F" w:rsidDel="00D200B9">
          <w:rPr>
            <w:rFonts w:hint="eastAsia"/>
            <w:szCs w:val="22"/>
          </w:rPr>
          <w:delText>는</w:delText>
        </w:r>
        <w:r w:rsidRPr="00CB2B3F" w:rsidDel="00D200B9">
          <w:rPr>
            <w:rFonts w:hint="eastAsia"/>
            <w:szCs w:val="22"/>
          </w:rPr>
          <w:delText xml:space="preserve"> </w:delText>
        </w:r>
        <w:r w:rsidRPr="00CB2B3F" w:rsidDel="00D200B9">
          <w:rPr>
            <w:rFonts w:hint="eastAsia"/>
            <w:szCs w:val="22"/>
          </w:rPr>
          <w:delText>직시공</w:delText>
        </w:r>
        <w:r w:rsidRPr="00CB2B3F" w:rsidDel="00D200B9">
          <w:rPr>
            <w:rFonts w:hint="eastAsia"/>
            <w:szCs w:val="22"/>
          </w:rPr>
          <w:delText>(</w:delText>
        </w:r>
        <w:r w:rsidRPr="00CB2B3F" w:rsidDel="00D200B9">
          <w:rPr>
            <w:rFonts w:hint="eastAsia"/>
            <w:szCs w:val="22"/>
          </w:rPr>
          <w:delText>한샘서비스</w:delText>
        </w:r>
        <w:r w:rsidRPr="00CB2B3F" w:rsidDel="00D200B9">
          <w:rPr>
            <w:rFonts w:hint="eastAsia"/>
            <w:szCs w:val="22"/>
          </w:rPr>
          <w:delText xml:space="preserve"> </w:delText>
        </w:r>
        <w:r w:rsidRPr="00CB2B3F" w:rsidDel="00D200B9">
          <w:rPr>
            <w:rFonts w:hint="eastAsia"/>
            <w:szCs w:val="22"/>
          </w:rPr>
          <w:delText>시공</w:delText>
        </w:r>
        <w:r w:rsidRPr="00CB2B3F" w:rsidDel="00D200B9">
          <w:rPr>
            <w:rFonts w:hint="eastAsia"/>
            <w:szCs w:val="22"/>
          </w:rPr>
          <w:delText>)</w:delText>
        </w:r>
        <w:r w:rsidRPr="00CB2B3F" w:rsidDel="00D200B9">
          <w:rPr>
            <w:rFonts w:hint="eastAsia"/>
            <w:szCs w:val="22"/>
          </w:rPr>
          <w:delText>으로</w:delText>
        </w:r>
        <w:r w:rsidRPr="00CB2B3F" w:rsidDel="00D200B9">
          <w:rPr>
            <w:rFonts w:hint="eastAsia"/>
            <w:szCs w:val="22"/>
          </w:rPr>
          <w:delText xml:space="preserve"> </w:delText>
        </w:r>
        <w:r w:rsidRPr="00CB2B3F" w:rsidDel="00D200B9">
          <w:rPr>
            <w:rFonts w:hint="eastAsia"/>
            <w:szCs w:val="22"/>
          </w:rPr>
          <w:delText>진행하며</w:delText>
        </w:r>
        <w:r w:rsidRPr="00CB2B3F" w:rsidDel="00D200B9">
          <w:rPr>
            <w:rFonts w:hint="eastAsia"/>
            <w:szCs w:val="22"/>
          </w:rPr>
          <w:delText xml:space="preserve">, </w:delText>
        </w:r>
        <w:r w:rsidRPr="00CB2B3F" w:rsidDel="00D200B9">
          <w:rPr>
            <w:rFonts w:hint="eastAsia"/>
            <w:szCs w:val="22"/>
          </w:rPr>
          <w:delText>나머지</w:delText>
        </w:r>
        <w:r w:rsidRPr="00CB2B3F" w:rsidDel="00D200B9">
          <w:rPr>
            <w:rFonts w:hint="eastAsia"/>
            <w:szCs w:val="22"/>
          </w:rPr>
          <w:delText xml:space="preserve"> 55%</w:delText>
        </w:r>
        <w:r w:rsidRPr="00CB2B3F" w:rsidDel="00D200B9">
          <w:rPr>
            <w:rFonts w:hint="eastAsia"/>
            <w:szCs w:val="22"/>
          </w:rPr>
          <w:delText>는</w:delText>
        </w:r>
        <w:r w:rsidRPr="00CB2B3F" w:rsidDel="00D200B9">
          <w:rPr>
            <w:rFonts w:hint="eastAsia"/>
            <w:szCs w:val="22"/>
          </w:rPr>
          <w:delText xml:space="preserve"> </w:delText>
        </w:r>
        <w:r w:rsidRPr="00CB2B3F" w:rsidDel="00D200B9">
          <w:rPr>
            <w:rFonts w:hint="eastAsia"/>
            <w:szCs w:val="22"/>
          </w:rPr>
          <w:delText>대리점이</w:delText>
        </w:r>
        <w:r w:rsidRPr="00CB2B3F" w:rsidDel="00D200B9">
          <w:rPr>
            <w:rFonts w:hint="eastAsia"/>
            <w:szCs w:val="22"/>
          </w:rPr>
          <w:delText xml:space="preserve"> </w:delText>
        </w:r>
        <w:r w:rsidRPr="00CB2B3F" w:rsidDel="00D200B9">
          <w:rPr>
            <w:rFonts w:hint="eastAsia"/>
            <w:szCs w:val="22"/>
          </w:rPr>
          <w:delText>직접</w:delText>
        </w:r>
        <w:r w:rsidRPr="00CB2B3F" w:rsidDel="00D200B9">
          <w:rPr>
            <w:rFonts w:hint="eastAsia"/>
            <w:szCs w:val="22"/>
          </w:rPr>
          <w:delText xml:space="preserve"> </w:delText>
        </w:r>
        <w:r w:rsidRPr="00CB2B3F" w:rsidDel="00D200B9">
          <w:rPr>
            <w:rFonts w:hint="eastAsia"/>
            <w:szCs w:val="22"/>
          </w:rPr>
          <w:delText>외부</w:delText>
        </w:r>
        <w:r w:rsidRPr="00CB2B3F" w:rsidDel="00D200B9">
          <w:rPr>
            <w:rFonts w:hint="eastAsia"/>
            <w:szCs w:val="22"/>
          </w:rPr>
          <w:delText xml:space="preserve"> </w:delText>
        </w:r>
        <w:r w:rsidRPr="00CB2B3F" w:rsidDel="00D200B9">
          <w:rPr>
            <w:rFonts w:hint="eastAsia"/>
            <w:szCs w:val="22"/>
          </w:rPr>
          <w:delText>업체와</w:delText>
        </w:r>
        <w:r w:rsidRPr="00CB2B3F" w:rsidDel="00D200B9">
          <w:rPr>
            <w:rFonts w:hint="eastAsia"/>
            <w:szCs w:val="22"/>
          </w:rPr>
          <w:delText xml:space="preserve"> </w:delText>
        </w:r>
        <w:r w:rsidRPr="00CB2B3F" w:rsidDel="00D200B9">
          <w:rPr>
            <w:rFonts w:hint="eastAsia"/>
            <w:szCs w:val="22"/>
          </w:rPr>
          <w:delText>계약하여</w:delText>
        </w:r>
        <w:r w:rsidRPr="00CB2B3F" w:rsidDel="00D200B9">
          <w:rPr>
            <w:rFonts w:hint="eastAsia"/>
            <w:szCs w:val="22"/>
          </w:rPr>
          <w:delText xml:space="preserve"> </w:delText>
        </w:r>
        <w:r w:rsidRPr="00CB2B3F" w:rsidDel="00D200B9">
          <w:rPr>
            <w:rFonts w:hint="eastAsia"/>
            <w:szCs w:val="22"/>
          </w:rPr>
          <w:delText>진행하고</w:delText>
        </w:r>
        <w:r w:rsidRPr="00CB2B3F" w:rsidDel="00D200B9">
          <w:rPr>
            <w:rFonts w:hint="eastAsia"/>
            <w:szCs w:val="22"/>
          </w:rPr>
          <w:delText xml:space="preserve"> </w:delText>
        </w:r>
        <w:r w:rsidRPr="00CB2B3F" w:rsidDel="00D200B9">
          <w:rPr>
            <w:rFonts w:hint="eastAsia"/>
            <w:szCs w:val="22"/>
          </w:rPr>
          <w:delText>대상회사는</w:delText>
        </w:r>
      </w:del>
      <w:ins w:id="542" w:author="junkyo.shim" w:date="2021-08-29T21:24:00Z">
        <w:r>
          <w:rPr>
            <w:rFonts w:hint="eastAsia"/>
            <w:szCs w:val="22"/>
          </w:rPr>
          <w:t>대상회사는</w:t>
        </w:r>
      </w:ins>
      <w:r w:rsidRPr="00CB2B3F">
        <w:rPr>
          <w:szCs w:val="22"/>
        </w:rPr>
        <w:t xml:space="preserve"> </w:t>
      </w:r>
      <w:r w:rsidRPr="00CB2B3F">
        <w:rPr>
          <w:szCs w:val="22"/>
        </w:rPr>
        <w:t>궁극적으로</w:t>
      </w:r>
      <w:r w:rsidRPr="00CB2B3F">
        <w:rPr>
          <w:szCs w:val="22"/>
        </w:rPr>
        <w:t xml:space="preserve"> </w:t>
      </w:r>
      <w:proofErr w:type="spellStart"/>
      <w:r w:rsidRPr="00CB2B3F">
        <w:rPr>
          <w:szCs w:val="22"/>
        </w:rPr>
        <w:t>직시공</w:t>
      </w:r>
      <w:proofErr w:type="spellEnd"/>
      <w:r w:rsidRPr="00CB2B3F">
        <w:rPr>
          <w:szCs w:val="22"/>
        </w:rPr>
        <w:t xml:space="preserve"> </w:t>
      </w:r>
      <w:r w:rsidRPr="00CB2B3F">
        <w:rPr>
          <w:szCs w:val="22"/>
        </w:rPr>
        <w:t>비중의</w:t>
      </w:r>
      <w:r w:rsidRPr="00CB2B3F">
        <w:rPr>
          <w:szCs w:val="22"/>
        </w:rPr>
        <w:t xml:space="preserve"> 100% </w:t>
      </w:r>
      <w:r w:rsidRPr="00CB2B3F">
        <w:rPr>
          <w:szCs w:val="22"/>
        </w:rPr>
        <w:t>달성을</w:t>
      </w:r>
      <w:r w:rsidRPr="00CB2B3F">
        <w:rPr>
          <w:szCs w:val="22"/>
        </w:rPr>
        <w:t xml:space="preserve"> </w:t>
      </w:r>
      <w:r w:rsidRPr="00CB2B3F">
        <w:rPr>
          <w:szCs w:val="22"/>
        </w:rPr>
        <w:t>목표로</w:t>
      </w:r>
      <w:r w:rsidRPr="00CB2B3F">
        <w:rPr>
          <w:szCs w:val="22"/>
        </w:rPr>
        <w:t xml:space="preserve"> </w:t>
      </w:r>
      <w:r w:rsidRPr="00CB2B3F">
        <w:rPr>
          <w:szCs w:val="22"/>
        </w:rPr>
        <w:t>하고</w:t>
      </w:r>
      <w:r w:rsidRPr="00CB2B3F">
        <w:rPr>
          <w:szCs w:val="22"/>
        </w:rPr>
        <w:t xml:space="preserve"> </w:t>
      </w:r>
      <w:r w:rsidRPr="00CB2B3F">
        <w:rPr>
          <w:szCs w:val="22"/>
        </w:rPr>
        <w:t>있는</w:t>
      </w:r>
      <w:r w:rsidRPr="00CB2B3F">
        <w:rPr>
          <w:szCs w:val="22"/>
        </w:rPr>
        <w:t xml:space="preserve"> </w:t>
      </w:r>
      <w:del w:id="543" w:author="junkyo.shim" w:date="2021-08-29T21:24:00Z">
        <w:r w:rsidRPr="00CB2B3F" w:rsidDel="00D200B9">
          <w:rPr>
            <w:rFonts w:hint="eastAsia"/>
            <w:szCs w:val="22"/>
          </w:rPr>
          <w:delText>것으로</w:delText>
        </w:r>
        <w:r w:rsidRPr="00CB2B3F" w:rsidDel="00D200B9">
          <w:rPr>
            <w:rFonts w:hint="eastAsia"/>
            <w:szCs w:val="22"/>
          </w:rPr>
          <w:delText xml:space="preserve"> </w:delText>
        </w:r>
        <w:r w:rsidRPr="00CB2B3F" w:rsidDel="00D200B9">
          <w:rPr>
            <w:rFonts w:hint="eastAsia"/>
            <w:szCs w:val="22"/>
          </w:rPr>
          <w:delText>파악됨</w:delText>
        </w:r>
      </w:del>
      <w:ins w:id="544" w:author="junkyo.shim" w:date="2021-08-29T21:24:00Z">
        <w:r>
          <w:rPr>
            <w:rFonts w:hint="eastAsia"/>
            <w:szCs w:val="22"/>
          </w:rPr>
          <w:t>바</w:t>
        </w:r>
        <w:r>
          <w:rPr>
            <w:rFonts w:hint="eastAsia"/>
            <w:szCs w:val="22"/>
          </w:rPr>
          <w:t xml:space="preserve"> </w:t>
        </w:r>
        <w:r>
          <w:rPr>
            <w:rFonts w:hint="eastAsia"/>
            <w:szCs w:val="22"/>
          </w:rPr>
          <w:t>대상회사가</w:t>
        </w:r>
        <w:r>
          <w:rPr>
            <w:rFonts w:hint="eastAsia"/>
            <w:szCs w:val="22"/>
          </w:rPr>
          <w:t xml:space="preserve"> </w:t>
        </w:r>
        <w:r>
          <w:rPr>
            <w:rFonts w:hint="eastAsia"/>
            <w:szCs w:val="22"/>
          </w:rPr>
          <w:t>해당</w:t>
        </w:r>
        <w:r>
          <w:rPr>
            <w:rFonts w:hint="eastAsia"/>
            <w:szCs w:val="22"/>
          </w:rPr>
          <w:t xml:space="preserve"> </w:t>
        </w:r>
        <w:r>
          <w:rPr>
            <w:rFonts w:hint="eastAsia"/>
            <w:szCs w:val="22"/>
          </w:rPr>
          <w:t>목표를</w:t>
        </w:r>
        <w:r>
          <w:rPr>
            <w:rFonts w:hint="eastAsia"/>
            <w:szCs w:val="22"/>
          </w:rPr>
          <w:t xml:space="preserve"> </w:t>
        </w:r>
        <w:r>
          <w:rPr>
            <w:rFonts w:hint="eastAsia"/>
            <w:szCs w:val="22"/>
          </w:rPr>
          <w:t>달성하기</w:t>
        </w:r>
        <w:r>
          <w:rPr>
            <w:rFonts w:hint="eastAsia"/>
            <w:szCs w:val="22"/>
          </w:rPr>
          <w:t xml:space="preserve"> </w:t>
        </w:r>
        <w:r>
          <w:rPr>
            <w:rFonts w:hint="eastAsia"/>
            <w:szCs w:val="22"/>
          </w:rPr>
          <w:t>위한</w:t>
        </w:r>
        <w:r>
          <w:rPr>
            <w:rFonts w:hint="eastAsia"/>
            <w:szCs w:val="22"/>
          </w:rPr>
          <w:t xml:space="preserve"> </w:t>
        </w:r>
        <w:r>
          <w:rPr>
            <w:rFonts w:hint="eastAsia"/>
            <w:szCs w:val="22"/>
          </w:rPr>
          <w:t>과정에서</w:t>
        </w:r>
        <w:r>
          <w:rPr>
            <w:rFonts w:hint="eastAsia"/>
            <w:szCs w:val="22"/>
          </w:rPr>
          <w:t xml:space="preserve"> </w:t>
        </w:r>
        <w:r>
          <w:rPr>
            <w:rFonts w:hint="eastAsia"/>
            <w:szCs w:val="22"/>
          </w:rPr>
          <w:t>대리점에게</w:t>
        </w:r>
        <w:r>
          <w:rPr>
            <w:rFonts w:hint="eastAsia"/>
            <w:szCs w:val="22"/>
          </w:rPr>
          <w:t xml:space="preserve"> </w:t>
        </w:r>
        <w:r>
          <w:rPr>
            <w:rFonts w:hint="eastAsia"/>
            <w:szCs w:val="22"/>
          </w:rPr>
          <w:t>한샘서비스와의</w:t>
        </w:r>
        <w:r>
          <w:rPr>
            <w:rFonts w:hint="eastAsia"/>
            <w:szCs w:val="22"/>
          </w:rPr>
          <w:t xml:space="preserve"> </w:t>
        </w:r>
        <w:r>
          <w:rPr>
            <w:rFonts w:hint="eastAsia"/>
            <w:szCs w:val="22"/>
          </w:rPr>
          <w:t>거래를</w:t>
        </w:r>
        <w:r>
          <w:rPr>
            <w:rFonts w:hint="eastAsia"/>
            <w:szCs w:val="22"/>
          </w:rPr>
          <w:t xml:space="preserve"> </w:t>
        </w:r>
        <w:r>
          <w:rPr>
            <w:rFonts w:hint="eastAsia"/>
            <w:szCs w:val="22"/>
          </w:rPr>
          <w:t>강제하였을</w:t>
        </w:r>
        <w:r>
          <w:rPr>
            <w:rFonts w:hint="eastAsia"/>
            <w:szCs w:val="22"/>
          </w:rPr>
          <w:t xml:space="preserve"> </w:t>
        </w:r>
        <w:r>
          <w:rPr>
            <w:rFonts w:hint="eastAsia"/>
            <w:szCs w:val="22"/>
          </w:rPr>
          <w:t>가능</w:t>
        </w:r>
        <w:r>
          <w:rPr>
            <w:rFonts w:hint="eastAsia"/>
            <w:szCs w:val="22"/>
          </w:rPr>
          <w:lastRenderedPageBreak/>
          <w:t>성</w:t>
        </w:r>
      </w:ins>
      <w:ins w:id="545" w:author="junkyo.shim" w:date="2021-08-29T21:25:00Z">
        <w:r>
          <w:rPr>
            <w:rFonts w:hint="eastAsia"/>
            <w:szCs w:val="22"/>
          </w:rPr>
          <w:t>을</w:t>
        </w:r>
        <w:r>
          <w:rPr>
            <w:rFonts w:hint="eastAsia"/>
            <w:szCs w:val="22"/>
          </w:rPr>
          <w:t xml:space="preserve"> </w:t>
        </w:r>
        <w:r>
          <w:rPr>
            <w:rFonts w:hint="eastAsia"/>
            <w:szCs w:val="22"/>
          </w:rPr>
          <w:t>완전히</w:t>
        </w:r>
        <w:r>
          <w:rPr>
            <w:rFonts w:hint="eastAsia"/>
            <w:szCs w:val="22"/>
          </w:rPr>
          <w:t xml:space="preserve"> </w:t>
        </w:r>
        <w:r>
          <w:rPr>
            <w:rFonts w:hint="eastAsia"/>
            <w:szCs w:val="22"/>
          </w:rPr>
          <w:t>배제하기는</w:t>
        </w:r>
        <w:r>
          <w:rPr>
            <w:rFonts w:hint="eastAsia"/>
            <w:szCs w:val="22"/>
          </w:rPr>
          <w:t xml:space="preserve"> </w:t>
        </w:r>
        <w:r>
          <w:rPr>
            <w:rFonts w:hint="eastAsia"/>
            <w:szCs w:val="22"/>
          </w:rPr>
          <w:t>어려울</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ins>
      <w:ins w:id="546" w:author="junkyo.shim" w:date="2021-08-29T21:18:00Z">
        <w:r>
          <w:rPr>
            <w:rFonts w:hint="eastAsia"/>
            <w:szCs w:val="22"/>
          </w:rPr>
          <w:t>.</w:t>
        </w:r>
      </w:ins>
      <w:r w:rsidRPr="00CB2B3F">
        <w:rPr>
          <w:rStyle w:val="ac"/>
          <w:szCs w:val="22"/>
        </w:rPr>
        <w:footnoteReference w:id="19"/>
      </w:r>
      <w:del w:id="547" w:author="junkyo.shim" w:date="2021-08-29T21:18:00Z">
        <w:r w:rsidRPr="00CB2B3F" w:rsidDel="00E6174A">
          <w:rPr>
            <w:szCs w:val="22"/>
          </w:rPr>
          <w:delText>.</w:delText>
        </w:r>
      </w:del>
      <w:r w:rsidRPr="00CB2B3F">
        <w:rPr>
          <w:szCs w:val="22"/>
        </w:rPr>
        <w:t xml:space="preserve"> </w:t>
      </w:r>
      <w:ins w:id="548" w:author="junkyo.shim" w:date="2021-08-29T21:25:00Z">
        <w:r>
          <w:rPr>
            <w:rFonts w:hint="eastAsia"/>
            <w:szCs w:val="22"/>
          </w:rPr>
          <w:t>이와</w:t>
        </w:r>
        <w:r>
          <w:rPr>
            <w:rFonts w:hint="eastAsia"/>
            <w:szCs w:val="22"/>
          </w:rPr>
          <w:t xml:space="preserve"> </w:t>
        </w:r>
        <w:r>
          <w:rPr>
            <w:rFonts w:hint="eastAsia"/>
            <w:szCs w:val="22"/>
          </w:rPr>
          <w:t>같은</w:t>
        </w:r>
        <w:r>
          <w:rPr>
            <w:rFonts w:hint="eastAsia"/>
            <w:szCs w:val="22"/>
          </w:rPr>
          <w:t xml:space="preserve"> </w:t>
        </w:r>
        <w:r>
          <w:rPr>
            <w:rFonts w:hint="eastAsia"/>
            <w:szCs w:val="22"/>
          </w:rPr>
          <w:t>과정에서</w:t>
        </w:r>
        <w:r>
          <w:rPr>
            <w:rFonts w:hint="eastAsia"/>
            <w:szCs w:val="22"/>
          </w:rPr>
          <w:t xml:space="preserve"> </w:t>
        </w:r>
        <w:r>
          <w:rPr>
            <w:rFonts w:hint="eastAsia"/>
            <w:szCs w:val="22"/>
          </w:rPr>
          <w:t>대리점</w:t>
        </w:r>
        <w:r>
          <w:rPr>
            <w:rFonts w:hint="eastAsia"/>
            <w:szCs w:val="22"/>
          </w:rPr>
          <w:t xml:space="preserve"> </w:t>
        </w:r>
        <w:r>
          <w:rPr>
            <w:rFonts w:hint="eastAsia"/>
            <w:szCs w:val="22"/>
          </w:rPr>
          <w:t>점주들이</w:t>
        </w:r>
        <w:r>
          <w:rPr>
            <w:rFonts w:hint="eastAsia"/>
            <w:szCs w:val="22"/>
          </w:rPr>
          <w:t xml:space="preserve"> </w:t>
        </w:r>
        <w:r>
          <w:rPr>
            <w:rFonts w:hint="eastAsia"/>
            <w:szCs w:val="22"/>
          </w:rPr>
          <w:t>공사</w:t>
        </w:r>
        <w:r>
          <w:rPr>
            <w:rFonts w:hint="eastAsia"/>
            <w:szCs w:val="22"/>
          </w:rPr>
          <w:t xml:space="preserve"> </w:t>
        </w:r>
        <w:r>
          <w:rPr>
            <w:rFonts w:hint="eastAsia"/>
            <w:szCs w:val="22"/>
          </w:rPr>
          <w:t>시공</w:t>
        </w:r>
        <w:r>
          <w:rPr>
            <w:rFonts w:hint="eastAsia"/>
            <w:szCs w:val="22"/>
          </w:rPr>
          <w:t xml:space="preserve"> </w:t>
        </w:r>
        <w:r>
          <w:rPr>
            <w:rFonts w:hint="eastAsia"/>
            <w:szCs w:val="22"/>
          </w:rPr>
          <w:t>상대방을</w:t>
        </w:r>
        <w:r>
          <w:rPr>
            <w:rFonts w:hint="eastAsia"/>
            <w:szCs w:val="22"/>
          </w:rPr>
          <w:t xml:space="preserve"> </w:t>
        </w:r>
        <w:r>
          <w:rPr>
            <w:rFonts w:hint="eastAsia"/>
            <w:szCs w:val="22"/>
          </w:rPr>
          <w:t>자율적으로</w:t>
        </w:r>
        <w:r>
          <w:rPr>
            <w:rFonts w:hint="eastAsia"/>
            <w:szCs w:val="22"/>
          </w:rPr>
          <w:t xml:space="preserve"> </w:t>
        </w:r>
        <w:r>
          <w:rPr>
            <w:rFonts w:hint="eastAsia"/>
            <w:szCs w:val="22"/>
          </w:rPr>
          <w:t>결정하지</w:t>
        </w:r>
        <w:r>
          <w:rPr>
            <w:rFonts w:hint="eastAsia"/>
            <w:szCs w:val="22"/>
          </w:rPr>
          <w:t xml:space="preserve"> </w:t>
        </w:r>
        <w:r>
          <w:rPr>
            <w:rFonts w:hint="eastAsia"/>
            <w:szCs w:val="22"/>
          </w:rPr>
          <w:t>못하고</w:t>
        </w:r>
        <w:r>
          <w:rPr>
            <w:rFonts w:hint="eastAsia"/>
            <w:szCs w:val="22"/>
          </w:rPr>
          <w:t>,</w:t>
        </w:r>
        <w:r>
          <w:rPr>
            <w:szCs w:val="22"/>
          </w:rPr>
          <w:t xml:space="preserve"> </w:t>
        </w:r>
        <w:r>
          <w:rPr>
            <w:rFonts w:hint="eastAsia"/>
            <w:szCs w:val="22"/>
          </w:rPr>
          <w:t>한샘서비</w:t>
        </w:r>
      </w:ins>
      <w:ins w:id="549" w:author="junkyo.shim" w:date="2021-08-29T21:26:00Z">
        <w:r>
          <w:rPr>
            <w:rFonts w:hint="eastAsia"/>
            <w:szCs w:val="22"/>
          </w:rPr>
          <w:t>스와의</w:t>
        </w:r>
        <w:r>
          <w:rPr>
            <w:rFonts w:hint="eastAsia"/>
            <w:szCs w:val="22"/>
          </w:rPr>
          <w:t xml:space="preserve"> </w:t>
        </w:r>
        <w:r>
          <w:rPr>
            <w:rFonts w:hint="eastAsia"/>
            <w:szCs w:val="22"/>
          </w:rPr>
          <w:t>거래가</w:t>
        </w:r>
        <w:r>
          <w:rPr>
            <w:rFonts w:hint="eastAsia"/>
            <w:szCs w:val="22"/>
          </w:rPr>
          <w:t xml:space="preserve"> </w:t>
        </w:r>
        <w:r>
          <w:rPr>
            <w:rFonts w:hint="eastAsia"/>
            <w:szCs w:val="22"/>
          </w:rPr>
          <w:t>강제될</w:t>
        </w:r>
        <w:r>
          <w:rPr>
            <w:rFonts w:hint="eastAsia"/>
            <w:szCs w:val="22"/>
          </w:rPr>
          <w:t xml:space="preserve"> </w:t>
        </w:r>
        <w:r>
          <w:rPr>
            <w:rFonts w:hint="eastAsia"/>
            <w:szCs w:val="22"/>
          </w:rPr>
          <w:t>경우</w:t>
        </w:r>
        <w:r>
          <w:rPr>
            <w:rFonts w:hint="eastAsia"/>
            <w:szCs w:val="22"/>
          </w:rPr>
          <w:t xml:space="preserve"> </w:t>
        </w:r>
        <w:r>
          <w:rPr>
            <w:rFonts w:hint="eastAsia"/>
            <w:szCs w:val="22"/>
          </w:rPr>
          <w:t>대리점법상</w:t>
        </w:r>
        <w:r>
          <w:rPr>
            <w:rFonts w:hint="eastAsia"/>
            <w:szCs w:val="22"/>
          </w:rPr>
          <w:t xml:space="preserve"> </w:t>
        </w:r>
        <w:r>
          <w:rPr>
            <w:rFonts w:hint="eastAsia"/>
            <w:szCs w:val="22"/>
          </w:rPr>
          <w:t>불이익제공</w:t>
        </w:r>
        <w:r>
          <w:rPr>
            <w:rFonts w:hint="eastAsia"/>
            <w:szCs w:val="22"/>
          </w:rPr>
          <w:t xml:space="preserve"> </w:t>
        </w:r>
        <w:r>
          <w:rPr>
            <w:rFonts w:hint="eastAsia"/>
            <w:szCs w:val="22"/>
          </w:rPr>
          <w:t>행위에</w:t>
        </w:r>
        <w:r>
          <w:rPr>
            <w:rFonts w:hint="eastAsia"/>
            <w:szCs w:val="22"/>
          </w:rPr>
          <w:t xml:space="preserve"> </w:t>
        </w:r>
        <w:r>
          <w:rPr>
            <w:rFonts w:hint="eastAsia"/>
            <w:szCs w:val="22"/>
          </w:rPr>
          <w:t>해당할</w:t>
        </w:r>
        <w:r>
          <w:rPr>
            <w:rFonts w:hint="eastAsia"/>
            <w:szCs w:val="22"/>
          </w:rPr>
          <w:t xml:space="preserve"> </w:t>
        </w:r>
        <w:r>
          <w:rPr>
            <w:rFonts w:hint="eastAsia"/>
            <w:szCs w:val="22"/>
          </w:rPr>
          <w:t>가능성이</w:t>
        </w:r>
        <w:r>
          <w:rPr>
            <w:rFonts w:hint="eastAsia"/>
            <w:szCs w:val="22"/>
          </w:rPr>
          <w:t xml:space="preserve"> </w:t>
        </w:r>
        <w:r>
          <w:rPr>
            <w:rFonts w:hint="eastAsia"/>
            <w:szCs w:val="22"/>
          </w:rPr>
          <w:t>있음</w:t>
        </w:r>
        <w:r>
          <w:rPr>
            <w:rFonts w:hint="eastAsia"/>
            <w:szCs w:val="22"/>
          </w:rPr>
          <w:t>.</w:t>
        </w:r>
      </w:ins>
    </w:p>
    <w:p w14:paraId="14995349" w14:textId="77777777" w:rsidR="00026A7E" w:rsidRPr="00CB2B3F" w:rsidDel="008F4B0D" w:rsidRDefault="00026A7E" w:rsidP="00026A7E">
      <w:pPr>
        <w:pStyle w:val="a5"/>
        <w:spacing w:after="240"/>
        <w:ind w:leftChars="0" w:left="1814"/>
        <w:rPr>
          <w:del w:id="550" w:author="junkyo.shim" w:date="2021-08-29T21:25:00Z"/>
        </w:rPr>
      </w:pPr>
      <w:del w:id="551" w:author="junkyo.shim" w:date="2021-08-29T21:25:00Z">
        <w:r w:rsidRPr="00CB2B3F" w:rsidDel="008F4B0D">
          <w:rPr>
            <w:szCs w:val="22"/>
          </w:rPr>
          <w:delText>아울러</w:delText>
        </w:r>
        <w:r w:rsidRPr="00CB2B3F" w:rsidDel="008F4B0D">
          <w:rPr>
            <w:szCs w:val="22"/>
          </w:rPr>
          <w:delText xml:space="preserve"> </w:delText>
        </w:r>
        <w:r w:rsidRPr="00CB2B3F" w:rsidDel="008F4B0D">
          <w:rPr>
            <w:szCs w:val="22"/>
          </w:rPr>
          <w:delText>제공된</w:delText>
        </w:r>
        <w:r w:rsidRPr="00CB2B3F" w:rsidDel="008F4B0D">
          <w:rPr>
            <w:szCs w:val="22"/>
          </w:rPr>
          <w:delText xml:space="preserve"> </w:delText>
        </w:r>
        <w:r w:rsidRPr="00CB2B3F" w:rsidDel="008F4B0D">
          <w:rPr>
            <w:szCs w:val="22"/>
          </w:rPr>
          <w:delText>답변에</w:delText>
        </w:r>
        <w:r w:rsidRPr="00CB2B3F" w:rsidDel="008F4B0D">
          <w:rPr>
            <w:szCs w:val="22"/>
          </w:rPr>
          <w:delText xml:space="preserve"> </w:delText>
        </w:r>
        <w:r w:rsidRPr="00CB2B3F" w:rsidDel="008F4B0D">
          <w:rPr>
            <w:szCs w:val="22"/>
          </w:rPr>
          <w:delText>따르면</w:delText>
        </w:r>
        <w:r w:rsidRPr="00CB2B3F" w:rsidDel="008F4B0D">
          <w:rPr>
            <w:szCs w:val="22"/>
          </w:rPr>
          <w:delText xml:space="preserve"> </w:delText>
        </w:r>
        <w:r w:rsidRPr="00CB2B3F" w:rsidDel="008F4B0D">
          <w:delText>소비자</w:delText>
        </w:r>
        <w:r w:rsidRPr="00CB2B3F" w:rsidDel="008F4B0D">
          <w:delText xml:space="preserve"> </w:delText>
        </w:r>
        <w:r w:rsidRPr="00CB2B3F" w:rsidDel="008F4B0D">
          <w:delText>가격에서는</w:delText>
        </w:r>
        <w:r w:rsidRPr="00CB2B3F" w:rsidDel="008F4B0D">
          <w:delText xml:space="preserve"> </w:delText>
        </w:r>
        <w:r w:rsidRPr="00CB2B3F" w:rsidDel="008F4B0D">
          <w:delText>차이가</w:delText>
        </w:r>
        <w:r w:rsidRPr="00CB2B3F" w:rsidDel="008F4B0D">
          <w:delText xml:space="preserve"> </w:delText>
        </w:r>
        <w:r w:rsidRPr="00CB2B3F" w:rsidDel="008F4B0D">
          <w:delText>없지만</w:delText>
        </w:r>
        <w:r w:rsidRPr="00CB2B3F" w:rsidDel="008F4B0D">
          <w:delText xml:space="preserve">, </w:delText>
        </w:r>
        <w:r w:rsidRPr="00CB2B3F" w:rsidDel="008F4B0D">
          <w:delText>대리점</w:delText>
        </w:r>
        <w:r w:rsidRPr="00CB2B3F" w:rsidDel="008F4B0D">
          <w:delText xml:space="preserve"> </w:delText>
        </w:r>
        <w:r w:rsidRPr="00CB2B3F" w:rsidDel="008F4B0D">
          <w:delText>점주</w:delText>
        </w:r>
        <w:r w:rsidRPr="00CB2B3F" w:rsidDel="008F4B0D">
          <w:delText xml:space="preserve"> </w:delText>
        </w:r>
        <w:r w:rsidRPr="00CB2B3F" w:rsidDel="008F4B0D">
          <w:delText>입장에서는</w:delText>
        </w:r>
        <w:r w:rsidRPr="00CB2B3F" w:rsidDel="008F4B0D">
          <w:delText xml:space="preserve"> </w:delText>
        </w:r>
        <w:r w:rsidRPr="00CB2B3F" w:rsidDel="008F4B0D">
          <w:delText>직시공</w:delText>
        </w:r>
        <w:r w:rsidRPr="00CB2B3F" w:rsidDel="008F4B0D">
          <w:delText xml:space="preserve"> </w:delText>
        </w:r>
      </w:del>
      <w:del w:id="552" w:author="junkyo.shim" w:date="2021-08-29T21:19:00Z">
        <w:r w:rsidRPr="00CB2B3F" w:rsidDel="007B6C2B">
          <w:rPr>
            <w:rFonts w:hint="eastAsia"/>
          </w:rPr>
          <w:delText>할</w:delText>
        </w:r>
        <w:r w:rsidRPr="00CB2B3F" w:rsidDel="007B6C2B">
          <w:rPr>
            <w:rFonts w:hint="eastAsia"/>
          </w:rPr>
          <w:delText xml:space="preserve"> </w:delText>
        </w:r>
        <w:r w:rsidRPr="00CB2B3F" w:rsidDel="007B6C2B">
          <w:rPr>
            <w:rFonts w:hint="eastAsia"/>
          </w:rPr>
          <w:delText>때</w:delText>
        </w:r>
        <w:r w:rsidRPr="00CB2B3F" w:rsidDel="007B6C2B">
          <w:rPr>
            <w:rFonts w:hint="eastAsia"/>
          </w:rPr>
          <w:delText xml:space="preserve"> </w:delText>
        </w:r>
      </w:del>
      <w:del w:id="553" w:author="junkyo.shim" w:date="2021-08-29T21:25:00Z">
        <w:r w:rsidRPr="00CB2B3F" w:rsidDel="008F4B0D">
          <w:delText>마진이</w:delText>
        </w:r>
        <w:r w:rsidRPr="00CB2B3F" w:rsidDel="008F4B0D">
          <w:delText xml:space="preserve"> </w:delText>
        </w:r>
        <w:r w:rsidRPr="00CB2B3F" w:rsidDel="008F4B0D">
          <w:delText>축소되는</w:delText>
        </w:r>
        <w:r w:rsidRPr="00CB2B3F" w:rsidDel="008F4B0D">
          <w:delText xml:space="preserve"> </w:delText>
        </w:r>
        <w:r w:rsidRPr="00CB2B3F" w:rsidDel="008F4B0D">
          <w:delText>경우가</w:delText>
        </w:r>
        <w:r w:rsidRPr="00CB2B3F" w:rsidDel="008F4B0D">
          <w:delText xml:space="preserve"> </w:delText>
        </w:r>
        <w:r w:rsidRPr="00CB2B3F" w:rsidDel="008F4B0D">
          <w:delText>발생하며</w:delText>
        </w:r>
        <w:r w:rsidRPr="00CB2B3F" w:rsidDel="008F4B0D">
          <w:delText xml:space="preserve">, </w:delText>
        </w:r>
        <w:r w:rsidRPr="00CB2B3F" w:rsidDel="008F4B0D">
          <w:delText>이</w:delText>
        </w:r>
        <w:r w:rsidRPr="00CB2B3F" w:rsidDel="008F4B0D">
          <w:delText xml:space="preserve"> </w:delText>
        </w:r>
        <w:r w:rsidRPr="00CB2B3F" w:rsidDel="008F4B0D">
          <w:delText>이유로</w:delText>
        </w:r>
        <w:r w:rsidRPr="00CB2B3F" w:rsidDel="008F4B0D">
          <w:delText xml:space="preserve"> </w:delText>
        </w:r>
        <w:r w:rsidRPr="00CB2B3F" w:rsidDel="008F4B0D">
          <w:delText>직시공을</w:delText>
        </w:r>
        <w:r w:rsidRPr="00CB2B3F" w:rsidDel="008F4B0D">
          <w:delText xml:space="preserve"> </w:delText>
        </w:r>
        <w:r w:rsidRPr="00CB2B3F" w:rsidDel="008F4B0D">
          <w:delText>할</w:delText>
        </w:r>
        <w:r w:rsidRPr="00CB2B3F" w:rsidDel="008F4B0D">
          <w:delText xml:space="preserve"> </w:delText>
        </w:r>
        <w:r w:rsidRPr="00CB2B3F" w:rsidDel="008F4B0D">
          <w:delText>경우</w:delText>
        </w:r>
        <w:r w:rsidRPr="00CB2B3F" w:rsidDel="008F4B0D">
          <w:delText xml:space="preserve"> (</w:delText>
        </w:r>
        <w:r w:rsidRPr="00CB2B3F" w:rsidDel="008F4B0D">
          <w:delText>한샘서비스가</w:delText>
        </w:r>
        <w:r w:rsidRPr="00CB2B3F" w:rsidDel="008F4B0D">
          <w:delText xml:space="preserve">) </w:delText>
        </w:r>
        <w:r w:rsidRPr="00CB2B3F" w:rsidDel="008F4B0D">
          <w:delText>대리점</w:delText>
        </w:r>
        <w:r w:rsidRPr="00CB2B3F" w:rsidDel="008F4B0D">
          <w:delText xml:space="preserve"> </w:delText>
        </w:r>
        <w:r w:rsidRPr="00CB2B3F" w:rsidDel="008F4B0D">
          <w:delText>점주에게</w:delText>
        </w:r>
        <w:r w:rsidRPr="00CB2B3F" w:rsidDel="008F4B0D">
          <w:delText xml:space="preserve"> </w:delText>
        </w:r>
        <w:r w:rsidRPr="00CB2B3F" w:rsidDel="008F4B0D">
          <w:delText>지급수수료를</w:delText>
        </w:r>
        <w:r w:rsidRPr="00CB2B3F" w:rsidDel="008F4B0D">
          <w:delText xml:space="preserve"> </w:delText>
        </w:r>
        <w:r w:rsidRPr="00CB2B3F" w:rsidDel="008F4B0D">
          <w:delText>지급하기도</w:delText>
        </w:r>
        <w:r w:rsidRPr="00CB2B3F" w:rsidDel="008F4B0D">
          <w:delText xml:space="preserve"> </w:delText>
        </w:r>
        <w:r w:rsidRPr="00CB2B3F" w:rsidDel="008F4B0D">
          <w:delText>하는</w:delText>
        </w:r>
        <w:r w:rsidRPr="00CB2B3F" w:rsidDel="008F4B0D">
          <w:delText xml:space="preserve"> </w:delText>
        </w:r>
        <w:r w:rsidRPr="00CB2B3F" w:rsidDel="008F4B0D">
          <w:delText>등</w:delText>
        </w:r>
        <w:r w:rsidRPr="00CB2B3F" w:rsidDel="008F4B0D">
          <w:delText xml:space="preserve"> </w:delText>
        </w:r>
        <w:r w:rsidRPr="00CB2B3F" w:rsidDel="008F4B0D">
          <w:delText>시공에</w:delText>
        </w:r>
        <w:r w:rsidRPr="00CB2B3F" w:rsidDel="008F4B0D">
          <w:delText xml:space="preserve"> </w:delText>
        </w:r>
        <w:r w:rsidRPr="00CB2B3F" w:rsidDel="008F4B0D">
          <w:delText>있어서</w:delText>
        </w:r>
        <w:r w:rsidRPr="00CB2B3F" w:rsidDel="008F4B0D">
          <w:delText xml:space="preserve"> </w:delText>
        </w:r>
        <w:r w:rsidRPr="00CB2B3F" w:rsidDel="008F4B0D">
          <w:delText>대상회사와</w:delText>
        </w:r>
        <w:r w:rsidRPr="00CB2B3F" w:rsidDel="008F4B0D">
          <w:delText xml:space="preserve"> </w:delText>
        </w:r>
        <w:r w:rsidRPr="00CB2B3F" w:rsidDel="008F4B0D">
          <w:delText>대리점</w:delText>
        </w:r>
        <w:r w:rsidRPr="00CB2B3F" w:rsidDel="008F4B0D">
          <w:delText xml:space="preserve"> </w:delText>
        </w:r>
        <w:r w:rsidRPr="00CB2B3F" w:rsidDel="008F4B0D">
          <w:delText>간</w:delText>
        </w:r>
        <w:r w:rsidRPr="00CB2B3F" w:rsidDel="008F4B0D">
          <w:delText xml:space="preserve"> </w:delText>
        </w:r>
        <w:r w:rsidRPr="00CB2B3F" w:rsidDel="008F4B0D">
          <w:delText>이해관계가</w:delText>
        </w:r>
        <w:r w:rsidRPr="00CB2B3F" w:rsidDel="008F4B0D">
          <w:delText xml:space="preserve"> </w:delText>
        </w:r>
        <w:r w:rsidRPr="00CB2B3F" w:rsidDel="008F4B0D">
          <w:delText>상충됨</w:delText>
        </w:r>
        <w:r w:rsidRPr="00CB2B3F" w:rsidDel="008F4B0D">
          <w:delText>.</w:delText>
        </w:r>
      </w:del>
    </w:p>
    <w:p w14:paraId="591CC7EC" w14:textId="77777777" w:rsidR="00026A7E" w:rsidRPr="00CB2B3F" w:rsidDel="008F4B0D" w:rsidRDefault="00026A7E" w:rsidP="00026A7E">
      <w:pPr>
        <w:pStyle w:val="a5"/>
        <w:spacing w:after="240"/>
        <w:ind w:leftChars="0" w:left="1814"/>
        <w:rPr>
          <w:del w:id="554" w:author="junkyo.shim" w:date="2021-08-29T21:25:00Z"/>
          <w:b/>
          <w:szCs w:val="22"/>
        </w:rPr>
      </w:pPr>
      <w:del w:id="555" w:author="junkyo.shim" w:date="2021-08-29T21:25:00Z">
        <w:r w:rsidRPr="00CB2B3F" w:rsidDel="008F4B0D">
          <w:delText>아직</w:delText>
        </w:r>
        <w:r w:rsidRPr="00CB2B3F" w:rsidDel="008F4B0D">
          <w:delText xml:space="preserve"> </w:delText>
        </w:r>
        <w:r w:rsidRPr="00CB2B3F" w:rsidDel="008F4B0D">
          <w:delText>공정위의</w:delText>
        </w:r>
        <w:r w:rsidRPr="00CB2B3F" w:rsidDel="008F4B0D">
          <w:delText xml:space="preserve"> </w:delText>
        </w:r>
        <w:r w:rsidRPr="00CB2B3F" w:rsidDel="008F4B0D">
          <w:delText>조사가</w:delText>
        </w:r>
        <w:r w:rsidRPr="00CB2B3F" w:rsidDel="008F4B0D">
          <w:delText xml:space="preserve"> </w:delText>
        </w:r>
        <w:r w:rsidRPr="00CB2B3F" w:rsidDel="008F4B0D">
          <w:delText>충분히</w:delText>
        </w:r>
        <w:r w:rsidRPr="00CB2B3F" w:rsidDel="008F4B0D">
          <w:delText xml:space="preserve"> </w:delText>
        </w:r>
        <w:r w:rsidRPr="00CB2B3F" w:rsidDel="008F4B0D">
          <w:delText>이루어지기</w:delText>
        </w:r>
        <w:r w:rsidRPr="00CB2B3F" w:rsidDel="008F4B0D">
          <w:delText xml:space="preserve"> </w:delText>
        </w:r>
        <w:r w:rsidRPr="00CB2B3F" w:rsidDel="008F4B0D">
          <w:delText>전이고</w:delText>
        </w:r>
        <w:r w:rsidRPr="00CB2B3F" w:rsidDel="008F4B0D">
          <w:delText xml:space="preserve">, </w:delText>
        </w:r>
        <w:r w:rsidRPr="00CB2B3F" w:rsidDel="008F4B0D">
          <w:delText>대상회사도</w:delText>
        </w:r>
        <w:r w:rsidRPr="00CB2B3F" w:rsidDel="008F4B0D">
          <w:delText xml:space="preserve"> 1</w:delText>
        </w:r>
        <w:r w:rsidRPr="00CB2B3F" w:rsidDel="008F4B0D">
          <w:delText>차적인</w:delText>
        </w:r>
        <w:r w:rsidRPr="00CB2B3F" w:rsidDel="008F4B0D">
          <w:delText xml:space="preserve"> </w:delText>
        </w:r>
        <w:r w:rsidRPr="00CB2B3F" w:rsidDel="008F4B0D">
          <w:delText>의견을</w:delText>
        </w:r>
        <w:r w:rsidRPr="00CB2B3F" w:rsidDel="008F4B0D">
          <w:delText xml:space="preserve"> </w:delText>
        </w:r>
        <w:r w:rsidRPr="00CB2B3F" w:rsidDel="008F4B0D">
          <w:delText>제출한</w:delText>
        </w:r>
        <w:r w:rsidRPr="00CB2B3F" w:rsidDel="008F4B0D">
          <w:delText xml:space="preserve"> </w:delText>
        </w:r>
        <w:r w:rsidRPr="00CB2B3F" w:rsidDel="008F4B0D">
          <w:delText>단계에</w:delText>
        </w:r>
        <w:r w:rsidRPr="00CB2B3F" w:rsidDel="008F4B0D">
          <w:delText xml:space="preserve"> </w:delText>
        </w:r>
        <w:r w:rsidRPr="00CB2B3F" w:rsidDel="008F4B0D">
          <w:delText>불과하나</w:delText>
        </w:r>
        <w:r w:rsidRPr="00CB2B3F" w:rsidDel="008F4B0D">
          <w:delText xml:space="preserve">, </w:delText>
        </w:r>
        <w:r w:rsidRPr="00CB2B3F" w:rsidDel="008F4B0D">
          <w:delText>현재까지</w:delText>
        </w:r>
        <w:r w:rsidRPr="00CB2B3F" w:rsidDel="008F4B0D">
          <w:delText xml:space="preserve"> </w:delText>
        </w:r>
        <w:r w:rsidRPr="00CB2B3F" w:rsidDel="008F4B0D">
          <w:delText>제공된</w:delText>
        </w:r>
        <w:r w:rsidRPr="00CB2B3F" w:rsidDel="008F4B0D">
          <w:delText xml:space="preserve"> </w:delText>
        </w:r>
        <w:r w:rsidRPr="00CB2B3F" w:rsidDel="008F4B0D">
          <w:delText>자료</w:delText>
        </w:r>
        <w:r w:rsidRPr="00CB2B3F" w:rsidDel="008F4B0D">
          <w:delText xml:space="preserve"> </w:delText>
        </w:r>
        <w:r w:rsidRPr="00CB2B3F" w:rsidDel="008F4B0D">
          <w:delText>및</w:delText>
        </w:r>
        <w:r w:rsidRPr="00CB2B3F" w:rsidDel="008F4B0D">
          <w:delText xml:space="preserve"> </w:delText>
        </w:r>
        <w:r w:rsidRPr="00CB2B3F" w:rsidDel="008F4B0D">
          <w:delText>답변에</w:delText>
        </w:r>
        <w:r w:rsidRPr="00CB2B3F" w:rsidDel="008F4B0D">
          <w:delText xml:space="preserve"> </w:delText>
        </w:r>
        <w:r w:rsidRPr="00CB2B3F" w:rsidDel="008F4B0D">
          <w:delText>따르면</w:delText>
        </w:r>
        <w:r w:rsidRPr="00CB2B3F" w:rsidDel="008F4B0D">
          <w:delText xml:space="preserve"> </w:delText>
        </w:r>
        <w:r w:rsidRPr="00CB2B3F" w:rsidDel="008F4B0D">
          <w:delText>목포</w:delText>
        </w:r>
        <w:r w:rsidRPr="00CB2B3F" w:rsidDel="008F4B0D">
          <w:delText xml:space="preserve"> </w:delText>
        </w:r>
        <w:r w:rsidRPr="00CB2B3F" w:rsidDel="008F4B0D">
          <w:delText>대리점의</w:delText>
        </w:r>
        <w:r w:rsidRPr="00CB2B3F" w:rsidDel="008F4B0D">
          <w:delText xml:space="preserve"> ii), iii) </w:delText>
        </w:r>
        <w:r w:rsidRPr="00CB2B3F" w:rsidDel="008F4B0D">
          <w:delText>주장에</w:delText>
        </w:r>
        <w:r w:rsidRPr="00CB2B3F" w:rsidDel="008F4B0D">
          <w:delText xml:space="preserve"> </w:delText>
        </w:r>
        <w:r w:rsidRPr="00CB2B3F" w:rsidDel="008F4B0D">
          <w:delText>대해</w:delText>
        </w:r>
        <w:r w:rsidRPr="00CB2B3F" w:rsidDel="008F4B0D">
          <w:delText xml:space="preserve"> </w:delText>
        </w:r>
        <w:r w:rsidRPr="00CB2B3F" w:rsidDel="008F4B0D">
          <w:delText>대상회사가</w:delText>
        </w:r>
        <w:r w:rsidRPr="00CB2B3F" w:rsidDel="008F4B0D">
          <w:delText xml:space="preserve"> </w:delText>
        </w:r>
        <w:r w:rsidRPr="00CB2B3F" w:rsidDel="008F4B0D">
          <w:delText>대리점에</w:delText>
        </w:r>
        <w:r w:rsidRPr="00CB2B3F" w:rsidDel="008F4B0D">
          <w:delText xml:space="preserve"> </w:delText>
        </w:r>
        <w:r w:rsidRPr="00CB2B3F" w:rsidDel="008F4B0D">
          <w:delText>대해</w:delText>
        </w:r>
        <w:r w:rsidRPr="00CB2B3F" w:rsidDel="008F4B0D">
          <w:delText xml:space="preserve"> </w:delText>
        </w:r>
        <w:r w:rsidRPr="00CB2B3F" w:rsidDel="008F4B0D">
          <w:delText>홈쇼핑</w:delText>
        </w:r>
        <w:r w:rsidRPr="00CB2B3F" w:rsidDel="008F4B0D">
          <w:delText xml:space="preserve"> </w:delText>
        </w:r>
        <w:r w:rsidRPr="00CB2B3F" w:rsidDel="008F4B0D">
          <w:delText>참가비의</w:delText>
        </w:r>
        <w:r w:rsidRPr="00CB2B3F" w:rsidDel="008F4B0D">
          <w:delText xml:space="preserve"> </w:delText>
        </w:r>
        <w:r w:rsidRPr="00CB2B3F" w:rsidDel="008F4B0D">
          <w:delText>납부를</w:delText>
        </w:r>
        <w:r w:rsidRPr="00CB2B3F" w:rsidDel="008F4B0D">
          <w:delText xml:space="preserve"> </w:delText>
        </w:r>
        <w:r w:rsidRPr="00CB2B3F" w:rsidDel="008F4B0D">
          <w:delText>사실상</w:delText>
        </w:r>
        <w:r w:rsidRPr="00CB2B3F" w:rsidDel="008F4B0D">
          <w:delText xml:space="preserve"> </w:delText>
        </w:r>
        <w:r w:rsidRPr="00CB2B3F" w:rsidDel="008F4B0D">
          <w:delText>강제하였거나</w:delText>
        </w:r>
        <w:r w:rsidRPr="00CB2B3F" w:rsidDel="008F4B0D">
          <w:delText xml:space="preserve">, </w:delText>
        </w:r>
        <w:r w:rsidRPr="00CB2B3F" w:rsidDel="008F4B0D">
          <w:delText>직시공</w:delText>
        </w:r>
        <w:r w:rsidRPr="00CB2B3F" w:rsidDel="008F4B0D">
          <w:delText xml:space="preserve"> </w:delText>
        </w:r>
        <w:r w:rsidRPr="00CB2B3F" w:rsidDel="008F4B0D">
          <w:delText>비중을</w:delText>
        </w:r>
        <w:r w:rsidRPr="00CB2B3F" w:rsidDel="008F4B0D">
          <w:delText xml:space="preserve"> </w:delText>
        </w:r>
        <w:r w:rsidRPr="00CB2B3F" w:rsidDel="008F4B0D">
          <w:delText>늘리려는</w:delText>
        </w:r>
        <w:r w:rsidRPr="00CB2B3F" w:rsidDel="008F4B0D">
          <w:delText xml:space="preserve"> </w:delText>
        </w:r>
        <w:r w:rsidRPr="00CB2B3F" w:rsidDel="008F4B0D">
          <w:delText>대상회사의</w:delText>
        </w:r>
        <w:r w:rsidRPr="00CB2B3F" w:rsidDel="008F4B0D">
          <w:delText xml:space="preserve"> </w:delText>
        </w:r>
        <w:r w:rsidRPr="00CB2B3F" w:rsidDel="008F4B0D">
          <w:delText>향후</w:delText>
        </w:r>
        <w:r w:rsidRPr="00CB2B3F" w:rsidDel="008F4B0D">
          <w:delText xml:space="preserve"> </w:delText>
        </w:r>
        <w:r w:rsidRPr="00CB2B3F" w:rsidDel="008F4B0D">
          <w:delText>계획에</w:delText>
        </w:r>
        <w:r w:rsidRPr="00CB2B3F" w:rsidDel="008F4B0D">
          <w:delText xml:space="preserve"> </w:delText>
        </w:r>
        <w:r w:rsidRPr="00CB2B3F" w:rsidDel="008F4B0D">
          <w:delText>비추어</w:delText>
        </w:r>
        <w:r w:rsidRPr="00CB2B3F" w:rsidDel="008F4B0D">
          <w:delText xml:space="preserve"> </w:delText>
        </w:r>
        <w:r w:rsidRPr="00CB2B3F" w:rsidDel="008F4B0D">
          <w:delText>대리점으로</w:delText>
        </w:r>
        <w:r w:rsidRPr="00CB2B3F" w:rsidDel="008F4B0D">
          <w:delText xml:space="preserve"> </w:delText>
        </w:r>
        <w:r w:rsidRPr="00CB2B3F" w:rsidDel="008F4B0D">
          <w:delText>하여금</w:delText>
        </w:r>
        <w:r w:rsidRPr="00CB2B3F" w:rsidDel="008F4B0D">
          <w:delText xml:space="preserve"> </w:delText>
        </w:r>
        <w:r w:rsidRPr="00CB2B3F" w:rsidDel="008F4B0D">
          <w:delText>제품시공을</w:delText>
        </w:r>
        <w:r w:rsidRPr="00CB2B3F" w:rsidDel="008F4B0D">
          <w:delText xml:space="preserve"> </w:delText>
        </w:r>
        <w:r w:rsidRPr="00CB2B3F" w:rsidDel="008F4B0D">
          <w:delText>한샘서비스를</w:delText>
        </w:r>
        <w:r w:rsidRPr="00CB2B3F" w:rsidDel="008F4B0D">
          <w:delText xml:space="preserve"> </w:delText>
        </w:r>
        <w:r w:rsidRPr="00CB2B3F" w:rsidDel="008F4B0D">
          <w:delText>통해</w:delText>
        </w:r>
        <w:r w:rsidRPr="00CB2B3F" w:rsidDel="008F4B0D">
          <w:delText xml:space="preserve"> </w:delText>
        </w:r>
        <w:r w:rsidRPr="00CB2B3F" w:rsidDel="008F4B0D">
          <w:delText>실시하도록</w:delText>
        </w:r>
        <w:r w:rsidRPr="00CB2B3F" w:rsidDel="008F4B0D">
          <w:delText xml:space="preserve"> </w:delText>
        </w:r>
        <w:r w:rsidRPr="00CB2B3F" w:rsidDel="008F4B0D">
          <w:delText>강요하였을</w:delText>
        </w:r>
        <w:r w:rsidRPr="00CB2B3F" w:rsidDel="008F4B0D">
          <w:delText xml:space="preserve"> </w:delText>
        </w:r>
        <w:r w:rsidRPr="00CB2B3F" w:rsidDel="008F4B0D">
          <w:delText>가능성을</w:delText>
        </w:r>
        <w:r w:rsidRPr="00CB2B3F" w:rsidDel="008F4B0D">
          <w:delText xml:space="preserve"> </w:delText>
        </w:r>
        <w:r w:rsidRPr="00CB2B3F" w:rsidDel="008F4B0D">
          <w:delText>배제할</w:delText>
        </w:r>
        <w:r w:rsidRPr="00CB2B3F" w:rsidDel="008F4B0D">
          <w:delText xml:space="preserve"> </w:delText>
        </w:r>
        <w:r w:rsidRPr="00CB2B3F" w:rsidDel="008F4B0D">
          <w:delText>수</w:delText>
        </w:r>
        <w:r w:rsidRPr="00CB2B3F" w:rsidDel="008F4B0D">
          <w:delText xml:space="preserve"> </w:delText>
        </w:r>
        <w:r w:rsidRPr="00CB2B3F" w:rsidDel="008F4B0D">
          <w:delText>없음</w:delText>
        </w:r>
        <w:r w:rsidRPr="00CB2B3F" w:rsidDel="008F4B0D">
          <w:delText xml:space="preserve">. </w:delText>
        </w:r>
      </w:del>
    </w:p>
    <w:p w14:paraId="402E8F9C" w14:textId="77777777" w:rsidR="00026A7E" w:rsidRPr="00CB2B3F" w:rsidRDefault="00026A7E" w:rsidP="00026A7E">
      <w:pPr>
        <w:pStyle w:val="a5"/>
        <w:ind w:leftChars="0" w:left="454"/>
        <w:rPr>
          <w:b/>
          <w:szCs w:val="22"/>
        </w:rPr>
      </w:pPr>
    </w:p>
    <w:p w14:paraId="55483C92" w14:textId="77777777" w:rsidR="00026A7E" w:rsidRPr="00CB2B3F" w:rsidRDefault="00026A7E" w:rsidP="00026A7E">
      <w:pPr>
        <w:pStyle w:val="a5"/>
        <w:numPr>
          <w:ilvl w:val="0"/>
          <w:numId w:val="73"/>
        </w:numPr>
        <w:spacing w:after="240"/>
        <w:ind w:leftChars="0"/>
        <w:rPr>
          <w:b/>
          <w:szCs w:val="22"/>
        </w:rPr>
      </w:pPr>
      <w:r w:rsidRPr="00CB2B3F">
        <w:rPr>
          <w:b/>
          <w:szCs w:val="22"/>
        </w:rPr>
        <w:t>공정위의</w:t>
      </w:r>
      <w:r w:rsidRPr="00CB2B3F">
        <w:rPr>
          <w:b/>
          <w:szCs w:val="22"/>
        </w:rPr>
        <w:t xml:space="preserve"> </w:t>
      </w:r>
      <w:r w:rsidRPr="00CB2B3F">
        <w:rPr>
          <w:b/>
          <w:szCs w:val="22"/>
        </w:rPr>
        <w:t>시정조치</w:t>
      </w:r>
      <w:r w:rsidRPr="00CB2B3F">
        <w:rPr>
          <w:b/>
          <w:szCs w:val="22"/>
        </w:rPr>
        <w:t xml:space="preserve"> </w:t>
      </w:r>
      <w:r w:rsidRPr="00CB2B3F">
        <w:rPr>
          <w:b/>
          <w:szCs w:val="22"/>
        </w:rPr>
        <w:t>및</w:t>
      </w:r>
      <w:r w:rsidRPr="00CB2B3F">
        <w:rPr>
          <w:b/>
          <w:szCs w:val="22"/>
        </w:rPr>
        <w:t xml:space="preserve"> </w:t>
      </w:r>
      <w:r w:rsidRPr="00CB2B3F">
        <w:rPr>
          <w:b/>
          <w:szCs w:val="22"/>
        </w:rPr>
        <w:t>과징금</w:t>
      </w:r>
      <w:r w:rsidRPr="00CB2B3F">
        <w:rPr>
          <w:b/>
          <w:szCs w:val="22"/>
        </w:rPr>
        <w:t xml:space="preserve"> </w:t>
      </w:r>
      <w:r w:rsidRPr="00CB2B3F">
        <w:rPr>
          <w:b/>
          <w:szCs w:val="22"/>
        </w:rPr>
        <w:t>처분</w:t>
      </w:r>
      <w:r w:rsidRPr="00CB2B3F">
        <w:rPr>
          <w:b/>
          <w:szCs w:val="22"/>
        </w:rPr>
        <w:t xml:space="preserve"> </w:t>
      </w:r>
      <w:r w:rsidRPr="00CB2B3F">
        <w:rPr>
          <w:b/>
          <w:szCs w:val="22"/>
        </w:rPr>
        <w:t>관련</w:t>
      </w:r>
      <w:r w:rsidRPr="00CB2B3F">
        <w:rPr>
          <w:b/>
          <w:szCs w:val="22"/>
        </w:rPr>
        <w:t xml:space="preserve"> </w:t>
      </w:r>
      <w:r w:rsidRPr="00CB2B3F">
        <w:rPr>
          <w:b/>
          <w:szCs w:val="22"/>
        </w:rPr>
        <w:t>검토</w:t>
      </w:r>
    </w:p>
    <w:p w14:paraId="4F489244" w14:textId="77777777" w:rsidR="00026A7E" w:rsidRPr="00CB2B3F" w:rsidRDefault="00026A7E" w:rsidP="00026A7E">
      <w:pPr>
        <w:pStyle w:val="a5"/>
        <w:numPr>
          <w:ilvl w:val="2"/>
          <w:numId w:val="101"/>
        </w:numPr>
        <w:spacing w:before="240" w:after="240"/>
        <w:ind w:leftChars="0" w:left="1361" w:hanging="454"/>
        <w:rPr>
          <w:szCs w:val="22"/>
          <w:u w:val="single"/>
        </w:rPr>
      </w:pPr>
      <w:r w:rsidRPr="00CB2B3F">
        <w:rPr>
          <w:szCs w:val="22"/>
          <w:u w:val="single"/>
        </w:rPr>
        <w:t>사실관계</w:t>
      </w:r>
    </w:p>
    <w:p w14:paraId="2E2023C1" w14:textId="77777777" w:rsidR="00026A7E" w:rsidRPr="009F6ECE" w:rsidRDefault="00026A7E" w:rsidP="00026A7E">
      <w:pPr>
        <w:pStyle w:val="a5"/>
        <w:spacing w:after="240"/>
        <w:ind w:leftChars="0" w:left="1361"/>
        <w:rPr>
          <w:spacing w:val="2"/>
          <w:szCs w:val="22"/>
        </w:rPr>
      </w:pPr>
      <w:r w:rsidRPr="00D642F2">
        <w:rPr>
          <w:spacing w:val="2"/>
          <w:szCs w:val="22"/>
        </w:rPr>
        <w:t>언론보도에</w:t>
      </w:r>
      <w:r w:rsidRPr="00D642F2">
        <w:rPr>
          <w:spacing w:val="2"/>
          <w:szCs w:val="22"/>
        </w:rPr>
        <w:t xml:space="preserve"> </w:t>
      </w:r>
      <w:r w:rsidRPr="00D642F2">
        <w:rPr>
          <w:spacing w:val="2"/>
          <w:szCs w:val="22"/>
        </w:rPr>
        <w:t>의하면</w:t>
      </w:r>
      <w:r w:rsidRPr="00D642F2">
        <w:rPr>
          <w:spacing w:val="2"/>
          <w:szCs w:val="22"/>
        </w:rPr>
        <w:t xml:space="preserve">, </w:t>
      </w:r>
      <w:ins w:id="556" w:author="junkyo.shim" w:date="2021-08-29T21:26:00Z">
        <w:r>
          <w:rPr>
            <w:rFonts w:hint="eastAsia"/>
            <w:spacing w:val="2"/>
            <w:szCs w:val="22"/>
          </w:rPr>
          <w:t>공정위</w:t>
        </w:r>
      </w:ins>
      <w:del w:id="557" w:author="junkyo.shim" w:date="2021-08-29T21:26:00Z">
        <w:r w:rsidRPr="00D642F2" w:rsidDel="008F4B0D">
          <w:rPr>
            <w:spacing w:val="2"/>
            <w:szCs w:val="22"/>
          </w:rPr>
          <w:delText>공정거래위원회</w:delText>
        </w:r>
      </w:del>
      <w:ins w:id="558" w:author="jiwon.suh1" w:date="2021-08-29T20:10:00Z">
        <w:del w:id="559" w:author="junkyo.shim" w:date="2021-08-29T21:26:00Z">
          <w:r w:rsidDel="008F4B0D">
            <w:rPr>
              <w:rFonts w:hint="eastAsia"/>
              <w:spacing w:val="2"/>
              <w:szCs w:val="22"/>
            </w:rPr>
            <w:delText>(</w:delText>
          </w:r>
          <w:r w:rsidDel="008F4B0D">
            <w:rPr>
              <w:rFonts w:hint="eastAsia"/>
              <w:spacing w:val="2"/>
              <w:szCs w:val="22"/>
            </w:rPr>
            <w:delText>이하</w:delText>
          </w:r>
          <w:r w:rsidDel="008F4B0D">
            <w:rPr>
              <w:rFonts w:hint="eastAsia"/>
              <w:spacing w:val="2"/>
              <w:szCs w:val="22"/>
            </w:rPr>
            <w:delText xml:space="preserve"> </w:delText>
          </w:r>
          <w:r w:rsidDel="008F4B0D">
            <w:rPr>
              <w:spacing w:val="2"/>
              <w:szCs w:val="22"/>
            </w:rPr>
            <w:delText>‘</w:delText>
          </w:r>
          <w:r w:rsidDel="008F4B0D">
            <w:rPr>
              <w:rFonts w:hint="eastAsia"/>
              <w:spacing w:val="2"/>
              <w:szCs w:val="22"/>
            </w:rPr>
            <w:delText>공정위</w:delText>
          </w:r>
          <w:r w:rsidDel="008F4B0D">
            <w:rPr>
              <w:spacing w:val="2"/>
              <w:szCs w:val="22"/>
            </w:rPr>
            <w:delText>’)</w:delText>
          </w:r>
        </w:del>
      </w:ins>
      <w:r w:rsidRPr="00D642F2">
        <w:rPr>
          <w:spacing w:val="2"/>
          <w:szCs w:val="22"/>
        </w:rPr>
        <w:t>는</w:t>
      </w:r>
      <w:r w:rsidRPr="00D642F2">
        <w:rPr>
          <w:spacing w:val="2"/>
          <w:szCs w:val="22"/>
        </w:rPr>
        <w:t xml:space="preserve"> </w:t>
      </w:r>
      <w:r w:rsidRPr="00D642F2">
        <w:rPr>
          <w:spacing w:val="2"/>
          <w:szCs w:val="22"/>
        </w:rPr>
        <w:t>대상회사가</w:t>
      </w:r>
      <w:r w:rsidRPr="00D642F2">
        <w:rPr>
          <w:spacing w:val="2"/>
          <w:szCs w:val="22"/>
        </w:rPr>
        <w:t xml:space="preserve"> </w:t>
      </w:r>
      <w:r w:rsidRPr="00D642F2">
        <w:rPr>
          <w:spacing w:val="2"/>
          <w:szCs w:val="22"/>
        </w:rPr>
        <w:t>대리점들에게</w:t>
      </w:r>
      <w:r w:rsidRPr="00D642F2">
        <w:rPr>
          <w:spacing w:val="2"/>
          <w:szCs w:val="22"/>
        </w:rPr>
        <w:t xml:space="preserve"> </w:t>
      </w:r>
      <w:r w:rsidRPr="00D642F2">
        <w:rPr>
          <w:spacing w:val="2"/>
          <w:szCs w:val="22"/>
        </w:rPr>
        <w:t>판촉행사를</w:t>
      </w:r>
      <w:r w:rsidRPr="00D642F2">
        <w:rPr>
          <w:spacing w:val="2"/>
          <w:szCs w:val="22"/>
        </w:rPr>
        <w:t xml:space="preserve"> </w:t>
      </w:r>
      <w:r w:rsidRPr="00D642F2">
        <w:rPr>
          <w:spacing w:val="2"/>
          <w:szCs w:val="22"/>
        </w:rPr>
        <w:t>강제하면서</w:t>
      </w:r>
      <w:r w:rsidRPr="00D642F2">
        <w:rPr>
          <w:spacing w:val="2"/>
          <w:szCs w:val="22"/>
        </w:rPr>
        <w:t xml:space="preserve"> </w:t>
      </w:r>
      <w:r w:rsidRPr="00D642F2">
        <w:rPr>
          <w:spacing w:val="2"/>
          <w:szCs w:val="22"/>
        </w:rPr>
        <w:t>대리점들과</w:t>
      </w:r>
      <w:r w:rsidRPr="00D642F2">
        <w:rPr>
          <w:spacing w:val="2"/>
          <w:szCs w:val="22"/>
        </w:rPr>
        <w:t xml:space="preserve"> </w:t>
      </w:r>
      <w:r w:rsidRPr="00D642F2">
        <w:rPr>
          <w:spacing w:val="2"/>
          <w:szCs w:val="22"/>
        </w:rPr>
        <w:t>사전</w:t>
      </w:r>
      <w:r w:rsidRPr="00D642F2">
        <w:rPr>
          <w:spacing w:val="2"/>
          <w:szCs w:val="22"/>
        </w:rPr>
        <w:t xml:space="preserve"> </w:t>
      </w:r>
      <w:r w:rsidRPr="00D642F2">
        <w:rPr>
          <w:spacing w:val="2"/>
          <w:szCs w:val="22"/>
        </w:rPr>
        <w:t>협의</w:t>
      </w:r>
      <w:r w:rsidRPr="00D642F2">
        <w:rPr>
          <w:spacing w:val="2"/>
          <w:szCs w:val="22"/>
        </w:rPr>
        <w:t xml:space="preserve"> </w:t>
      </w:r>
      <w:r w:rsidRPr="00D642F2">
        <w:rPr>
          <w:spacing w:val="2"/>
          <w:szCs w:val="22"/>
        </w:rPr>
        <w:t>없이</w:t>
      </w:r>
      <w:r w:rsidRPr="00D642F2">
        <w:rPr>
          <w:spacing w:val="2"/>
          <w:szCs w:val="22"/>
        </w:rPr>
        <w:t xml:space="preserve"> </w:t>
      </w:r>
      <w:r w:rsidRPr="00D642F2">
        <w:rPr>
          <w:spacing w:val="2"/>
          <w:szCs w:val="22"/>
        </w:rPr>
        <w:t>판매촉진비용의</w:t>
      </w:r>
      <w:r w:rsidRPr="00D642F2">
        <w:rPr>
          <w:spacing w:val="2"/>
          <w:szCs w:val="22"/>
        </w:rPr>
        <w:t xml:space="preserve"> 75%~100%</w:t>
      </w:r>
      <w:r w:rsidRPr="00D642F2">
        <w:rPr>
          <w:spacing w:val="2"/>
          <w:szCs w:val="22"/>
        </w:rPr>
        <w:t>에</w:t>
      </w:r>
      <w:r w:rsidRPr="00D642F2">
        <w:rPr>
          <w:spacing w:val="2"/>
          <w:szCs w:val="22"/>
        </w:rPr>
        <w:t xml:space="preserve"> </w:t>
      </w:r>
      <w:r w:rsidRPr="00D642F2">
        <w:rPr>
          <w:spacing w:val="2"/>
          <w:szCs w:val="22"/>
        </w:rPr>
        <w:t>이르는</w:t>
      </w:r>
      <w:r w:rsidRPr="00D642F2">
        <w:rPr>
          <w:spacing w:val="2"/>
          <w:szCs w:val="22"/>
        </w:rPr>
        <w:t xml:space="preserve"> </w:t>
      </w:r>
      <w:r w:rsidRPr="00D642F2">
        <w:rPr>
          <w:spacing w:val="2"/>
          <w:szCs w:val="22"/>
        </w:rPr>
        <w:t>비용을</w:t>
      </w:r>
      <w:r w:rsidRPr="00D642F2">
        <w:rPr>
          <w:spacing w:val="2"/>
          <w:szCs w:val="22"/>
        </w:rPr>
        <w:t xml:space="preserve"> </w:t>
      </w:r>
      <w:r w:rsidRPr="00D642F2">
        <w:rPr>
          <w:spacing w:val="2"/>
          <w:szCs w:val="22"/>
        </w:rPr>
        <w:t>부담하게</w:t>
      </w:r>
      <w:r w:rsidRPr="00D642F2">
        <w:rPr>
          <w:spacing w:val="2"/>
          <w:szCs w:val="22"/>
        </w:rPr>
        <w:t xml:space="preserve"> </w:t>
      </w:r>
      <w:r w:rsidRPr="00D642F2">
        <w:rPr>
          <w:spacing w:val="2"/>
          <w:szCs w:val="22"/>
        </w:rPr>
        <w:t>하였다는</w:t>
      </w:r>
      <w:r w:rsidRPr="00D642F2">
        <w:rPr>
          <w:spacing w:val="2"/>
          <w:szCs w:val="22"/>
        </w:rPr>
        <w:t xml:space="preserve"> </w:t>
      </w:r>
      <w:r w:rsidRPr="00D642F2">
        <w:rPr>
          <w:spacing w:val="2"/>
          <w:szCs w:val="22"/>
        </w:rPr>
        <w:t>이유로</w:t>
      </w:r>
      <w:r w:rsidRPr="00D642F2">
        <w:rPr>
          <w:spacing w:val="2"/>
          <w:szCs w:val="22"/>
        </w:rPr>
        <w:t xml:space="preserve"> </w:t>
      </w:r>
      <w:r w:rsidRPr="00D642F2">
        <w:rPr>
          <w:spacing w:val="2"/>
          <w:szCs w:val="22"/>
        </w:rPr>
        <w:t>이를</w:t>
      </w:r>
      <w:r w:rsidRPr="00D642F2">
        <w:rPr>
          <w:spacing w:val="2"/>
          <w:szCs w:val="22"/>
        </w:rPr>
        <w:t xml:space="preserve"> </w:t>
      </w:r>
      <w:r w:rsidRPr="00D642F2">
        <w:rPr>
          <w:spacing w:val="2"/>
          <w:szCs w:val="22"/>
        </w:rPr>
        <w:t>거래상</w:t>
      </w:r>
      <w:r w:rsidRPr="00D642F2">
        <w:rPr>
          <w:spacing w:val="2"/>
          <w:szCs w:val="22"/>
        </w:rPr>
        <w:t xml:space="preserve"> </w:t>
      </w:r>
      <w:r w:rsidRPr="00D642F2">
        <w:rPr>
          <w:spacing w:val="2"/>
          <w:szCs w:val="22"/>
        </w:rPr>
        <w:t>지위</w:t>
      </w:r>
      <w:r w:rsidRPr="00D642F2">
        <w:rPr>
          <w:spacing w:val="2"/>
          <w:szCs w:val="22"/>
        </w:rPr>
        <w:t xml:space="preserve"> </w:t>
      </w:r>
      <w:r w:rsidRPr="00D642F2">
        <w:rPr>
          <w:spacing w:val="2"/>
          <w:szCs w:val="22"/>
        </w:rPr>
        <w:t>남용</w:t>
      </w:r>
      <w:r w:rsidRPr="00D642F2">
        <w:rPr>
          <w:spacing w:val="2"/>
          <w:szCs w:val="22"/>
        </w:rPr>
        <w:t xml:space="preserve"> </w:t>
      </w:r>
      <w:r w:rsidRPr="00D642F2">
        <w:rPr>
          <w:spacing w:val="2"/>
          <w:szCs w:val="22"/>
        </w:rPr>
        <w:t>행위로</w:t>
      </w:r>
      <w:r w:rsidRPr="00D642F2">
        <w:rPr>
          <w:spacing w:val="2"/>
          <w:szCs w:val="22"/>
        </w:rPr>
        <w:t xml:space="preserve"> </w:t>
      </w:r>
      <w:r w:rsidRPr="00D642F2">
        <w:rPr>
          <w:spacing w:val="2"/>
          <w:szCs w:val="22"/>
        </w:rPr>
        <w:t>판단하고</w:t>
      </w:r>
      <w:r w:rsidRPr="00D642F2">
        <w:rPr>
          <w:spacing w:val="2"/>
          <w:szCs w:val="22"/>
        </w:rPr>
        <w:t xml:space="preserve">, </w:t>
      </w:r>
      <w:r w:rsidRPr="00D642F2">
        <w:rPr>
          <w:spacing w:val="2"/>
          <w:szCs w:val="22"/>
        </w:rPr>
        <w:t>대상회사에</w:t>
      </w:r>
      <w:r w:rsidRPr="00D642F2">
        <w:rPr>
          <w:spacing w:val="2"/>
          <w:szCs w:val="22"/>
        </w:rPr>
        <w:t xml:space="preserve"> </w:t>
      </w:r>
      <w:r w:rsidRPr="00D642F2">
        <w:rPr>
          <w:spacing w:val="2"/>
          <w:szCs w:val="22"/>
        </w:rPr>
        <w:t>시정조치</w:t>
      </w:r>
      <w:r w:rsidRPr="00D642F2">
        <w:rPr>
          <w:spacing w:val="2"/>
          <w:szCs w:val="22"/>
        </w:rPr>
        <w:t xml:space="preserve"> </w:t>
      </w:r>
      <w:r w:rsidRPr="00D642F2">
        <w:rPr>
          <w:spacing w:val="2"/>
          <w:szCs w:val="22"/>
        </w:rPr>
        <w:t>및</w:t>
      </w:r>
      <w:r w:rsidRPr="00D642F2">
        <w:rPr>
          <w:spacing w:val="2"/>
          <w:szCs w:val="22"/>
        </w:rPr>
        <w:t xml:space="preserve"> </w:t>
      </w:r>
      <w:r w:rsidRPr="00D642F2">
        <w:rPr>
          <w:spacing w:val="2"/>
          <w:szCs w:val="22"/>
        </w:rPr>
        <w:t>과징금</w:t>
      </w:r>
      <w:r w:rsidRPr="00D642F2">
        <w:rPr>
          <w:spacing w:val="2"/>
          <w:szCs w:val="22"/>
        </w:rPr>
        <w:t xml:space="preserve"> 11</w:t>
      </w:r>
      <w:r w:rsidRPr="00D642F2">
        <w:rPr>
          <w:spacing w:val="2"/>
          <w:szCs w:val="22"/>
        </w:rPr>
        <w:t>억</w:t>
      </w:r>
      <w:r w:rsidRPr="00D642F2">
        <w:rPr>
          <w:spacing w:val="2"/>
          <w:szCs w:val="22"/>
        </w:rPr>
        <w:t xml:space="preserve"> 5,600</w:t>
      </w:r>
      <w:r w:rsidRPr="00D642F2">
        <w:rPr>
          <w:spacing w:val="2"/>
          <w:szCs w:val="22"/>
        </w:rPr>
        <w:t>만원</w:t>
      </w:r>
      <w:r w:rsidRPr="00D642F2">
        <w:rPr>
          <w:spacing w:val="2"/>
          <w:szCs w:val="22"/>
        </w:rPr>
        <w:t xml:space="preserve"> </w:t>
      </w:r>
      <w:r w:rsidRPr="00D642F2">
        <w:rPr>
          <w:spacing w:val="2"/>
          <w:szCs w:val="22"/>
        </w:rPr>
        <w:t>처분을</w:t>
      </w:r>
      <w:r w:rsidRPr="00D642F2">
        <w:rPr>
          <w:spacing w:val="2"/>
          <w:szCs w:val="22"/>
        </w:rPr>
        <w:t xml:space="preserve"> </w:t>
      </w:r>
      <w:r w:rsidRPr="00D642F2">
        <w:rPr>
          <w:spacing w:val="2"/>
          <w:szCs w:val="22"/>
        </w:rPr>
        <w:t>부과함</w:t>
      </w:r>
      <w:r w:rsidRPr="00D642F2">
        <w:rPr>
          <w:spacing w:val="2"/>
          <w:szCs w:val="22"/>
        </w:rPr>
        <w:t xml:space="preserve">. </w:t>
      </w:r>
      <w:r w:rsidRPr="00D642F2">
        <w:rPr>
          <w:spacing w:val="2"/>
          <w:szCs w:val="22"/>
        </w:rPr>
        <w:t>대상회사는</w:t>
      </w:r>
      <w:r w:rsidRPr="00D642F2">
        <w:rPr>
          <w:spacing w:val="2"/>
          <w:szCs w:val="22"/>
        </w:rPr>
        <w:t xml:space="preserve"> </w:t>
      </w:r>
      <w:r w:rsidRPr="00D642F2">
        <w:rPr>
          <w:spacing w:val="2"/>
          <w:szCs w:val="22"/>
        </w:rPr>
        <w:t>이에</w:t>
      </w:r>
      <w:r w:rsidRPr="00D642F2">
        <w:rPr>
          <w:spacing w:val="2"/>
          <w:szCs w:val="22"/>
        </w:rPr>
        <w:t xml:space="preserve"> </w:t>
      </w:r>
      <w:r w:rsidRPr="00D642F2">
        <w:rPr>
          <w:spacing w:val="2"/>
          <w:szCs w:val="22"/>
        </w:rPr>
        <w:t>불복하여</w:t>
      </w:r>
      <w:r w:rsidRPr="00D642F2">
        <w:rPr>
          <w:spacing w:val="2"/>
          <w:szCs w:val="22"/>
        </w:rPr>
        <w:t xml:space="preserve"> </w:t>
      </w:r>
      <w:r w:rsidRPr="00D642F2">
        <w:rPr>
          <w:spacing w:val="2"/>
          <w:szCs w:val="22"/>
        </w:rPr>
        <w:t>행정</w:t>
      </w:r>
      <w:r w:rsidRPr="00D642F2">
        <w:rPr>
          <w:spacing w:val="2"/>
          <w:szCs w:val="22"/>
        </w:rPr>
        <w:t xml:space="preserve"> </w:t>
      </w:r>
      <w:r w:rsidRPr="00D642F2">
        <w:rPr>
          <w:spacing w:val="2"/>
          <w:szCs w:val="22"/>
        </w:rPr>
        <w:t>소송</w:t>
      </w:r>
      <w:r w:rsidRPr="00D642F2">
        <w:rPr>
          <w:spacing w:val="2"/>
          <w:szCs w:val="22"/>
        </w:rPr>
        <w:t xml:space="preserve"> </w:t>
      </w:r>
      <w:r w:rsidRPr="00D642F2">
        <w:rPr>
          <w:spacing w:val="2"/>
          <w:szCs w:val="22"/>
        </w:rPr>
        <w:t>중임</w:t>
      </w:r>
      <w:r w:rsidRPr="00D642F2">
        <w:rPr>
          <w:spacing w:val="2"/>
          <w:szCs w:val="22"/>
        </w:rPr>
        <w:t xml:space="preserve">. </w:t>
      </w:r>
      <w:r w:rsidRPr="00D642F2">
        <w:rPr>
          <w:spacing w:val="2"/>
          <w:szCs w:val="22"/>
        </w:rPr>
        <w:t>한편</w:t>
      </w:r>
      <w:r w:rsidRPr="00D642F2">
        <w:rPr>
          <w:spacing w:val="2"/>
          <w:szCs w:val="22"/>
        </w:rPr>
        <w:t xml:space="preserve">, </w:t>
      </w:r>
      <w:r w:rsidRPr="00D642F2">
        <w:rPr>
          <w:spacing w:val="2"/>
          <w:szCs w:val="22"/>
        </w:rPr>
        <w:t>검찰은</w:t>
      </w:r>
      <w:r w:rsidRPr="00D642F2">
        <w:rPr>
          <w:spacing w:val="2"/>
          <w:szCs w:val="22"/>
        </w:rPr>
        <w:t xml:space="preserve"> </w:t>
      </w:r>
      <w:r w:rsidRPr="00D642F2">
        <w:rPr>
          <w:spacing w:val="2"/>
          <w:szCs w:val="22"/>
        </w:rPr>
        <w:t>대상회사에</w:t>
      </w:r>
      <w:r w:rsidRPr="00D642F2">
        <w:rPr>
          <w:spacing w:val="2"/>
          <w:szCs w:val="22"/>
        </w:rPr>
        <w:t xml:space="preserve"> </w:t>
      </w:r>
      <w:r w:rsidRPr="00D642F2">
        <w:rPr>
          <w:spacing w:val="2"/>
          <w:szCs w:val="22"/>
        </w:rPr>
        <w:t>대하여</w:t>
      </w:r>
      <w:r w:rsidRPr="00D642F2">
        <w:rPr>
          <w:spacing w:val="2"/>
          <w:szCs w:val="22"/>
        </w:rPr>
        <w:t xml:space="preserve"> </w:t>
      </w:r>
      <w:r w:rsidRPr="00D642F2">
        <w:rPr>
          <w:spacing w:val="2"/>
          <w:szCs w:val="22"/>
        </w:rPr>
        <w:t>수사를</w:t>
      </w:r>
      <w:r w:rsidRPr="00D642F2">
        <w:rPr>
          <w:spacing w:val="2"/>
          <w:szCs w:val="22"/>
        </w:rPr>
        <w:t xml:space="preserve"> </w:t>
      </w:r>
      <w:r w:rsidRPr="00D642F2">
        <w:rPr>
          <w:spacing w:val="2"/>
          <w:szCs w:val="22"/>
        </w:rPr>
        <w:t>진행하였으나</w:t>
      </w:r>
      <w:r w:rsidRPr="00D642F2">
        <w:rPr>
          <w:spacing w:val="2"/>
          <w:szCs w:val="22"/>
        </w:rPr>
        <w:t xml:space="preserve">, </w:t>
      </w:r>
      <w:r w:rsidRPr="00D642F2">
        <w:rPr>
          <w:spacing w:val="2"/>
          <w:szCs w:val="22"/>
        </w:rPr>
        <w:t>불기소</w:t>
      </w:r>
      <w:r w:rsidRPr="00D642F2">
        <w:rPr>
          <w:spacing w:val="2"/>
          <w:szCs w:val="22"/>
        </w:rPr>
        <w:t xml:space="preserve"> </w:t>
      </w:r>
      <w:r w:rsidRPr="00D642F2">
        <w:rPr>
          <w:spacing w:val="2"/>
          <w:szCs w:val="22"/>
        </w:rPr>
        <w:t>처분함</w:t>
      </w:r>
      <w:r w:rsidRPr="00D642F2">
        <w:rPr>
          <w:spacing w:val="2"/>
          <w:szCs w:val="22"/>
        </w:rPr>
        <w:t>.</w:t>
      </w:r>
      <w:ins w:id="560" w:author="heesung.ahn" w:date="2021-08-31T01:09:00Z">
        <w:r w:rsidR="009F6ECE">
          <w:rPr>
            <w:spacing w:val="2"/>
            <w:szCs w:val="22"/>
          </w:rPr>
          <w:t xml:space="preserve"> </w:t>
        </w:r>
        <w:r w:rsidR="009F6ECE">
          <w:rPr>
            <w:rFonts w:hint="eastAsia"/>
            <w:spacing w:val="2"/>
            <w:szCs w:val="22"/>
          </w:rPr>
          <w:t>다만</w:t>
        </w:r>
        <w:r w:rsidR="009F6ECE">
          <w:rPr>
            <w:rFonts w:hint="eastAsia"/>
            <w:spacing w:val="2"/>
            <w:szCs w:val="22"/>
          </w:rPr>
          <w:t>,</w:t>
        </w:r>
        <w:r w:rsidR="009F6ECE">
          <w:rPr>
            <w:spacing w:val="2"/>
            <w:szCs w:val="22"/>
          </w:rPr>
          <w:t xml:space="preserve"> </w:t>
        </w:r>
        <w:r w:rsidR="009F6ECE">
          <w:rPr>
            <w:rFonts w:hint="eastAsia"/>
            <w:spacing w:val="2"/>
            <w:szCs w:val="22"/>
          </w:rPr>
          <w:t>구체적으로</w:t>
        </w:r>
        <w:r w:rsidR="009F6ECE">
          <w:rPr>
            <w:rFonts w:hint="eastAsia"/>
            <w:spacing w:val="2"/>
            <w:szCs w:val="22"/>
          </w:rPr>
          <w:t xml:space="preserve"> </w:t>
        </w:r>
        <w:r w:rsidR="009F6ECE">
          <w:rPr>
            <w:rFonts w:hint="eastAsia"/>
            <w:spacing w:val="2"/>
            <w:szCs w:val="22"/>
          </w:rPr>
          <w:t>어떠한</w:t>
        </w:r>
        <w:r w:rsidR="009F6ECE">
          <w:rPr>
            <w:rFonts w:hint="eastAsia"/>
            <w:spacing w:val="2"/>
            <w:szCs w:val="22"/>
          </w:rPr>
          <w:t xml:space="preserve"> </w:t>
        </w:r>
        <w:r w:rsidR="009F6ECE">
          <w:rPr>
            <w:rFonts w:hint="eastAsia"/>
            <w:spacing w:val="2"/>
            <w:szCs w:val="22"/>
          </w:rPr>
          <w:t>계약</w:t>
        </w:r>
        <w:r w:rsidR="009F6ECE">
          <w:rPr>
            <w:rFonts w:hint="eastAsia"/>
            <w:spacing w:val="2"/>
            <w:szCs w:val="22"/>
          </w:rPr>
          <w:t xml:space="preserve"> </w:t>
        </w:r>
        <w:r w:rsidR="009F6ECE">
          <w:rPr>
            <w:rFonts w:hint="eastAsia"/>
            <w:spacing w:val="2"/>
            <w:szCs w:val="22"/>
          </w:rPr>
          <w:t>조항에</w:t>
        </w:r>
        <w:r w:rsidR="009F6ECE">
          <w:rPr>
            <w:rFonts w:hint="eastAsia"/>
            <w:spacing w:val="2"/>
            <w:szCs w:val="22"/>
          </w:rPr>
          <w:t xml:space="preserve"> </w:t>
        </w:r>
        <w:r w:rsidR="009F6ECE">
          <w:rPr>
            <w:rFonts w:hint="eastAsia"/>
            <w:spacing w:val="2"/>
            <w:szCs w:val="22"/>
          </w:rPr>
          <w:t>근거하여</w:t>
        </w:r>
        <w:r w:rsidR="009F6ECE">
          <w:rPr>
            <w:rFonts w:hint="eastAsia"/>
            <w:spacing w:val="2"/>
            <w:szCs w:val="22"/>
          </w:rPr>
          <w:t xml:space="preserve"> </w:t>
        </w:r>
        <w:r w:rsidR="009F6ECE">
          <w:rPr>
            <w:rFonts w:hint="eastAsia"/>
            <w:spacing w:val="2"/>
            <w:szCs w:val="22"/>
          </w:rPr>
          <w:t>어떠한</w:t>
        </w:r>
        <w:r w:rsidR="009F6ECE">
          <w:rPr>
            <w:rFonts w:hint="eastAsia"/>
            <w:spacing w:val="2"/>
            <w:szCs w:val="22"/>
          </w:rPr>
          <w:t xml:space="preserve"> </w:t>
        </w:r>
        <w:r w:rsidR="009F6ECE">
          <w:rPr>
            <w:rFonts w:hint="eastAsia"/>
            <w:spacing w:val="2"/>
            <w:szCs w:val="22"/>
          </w:rPr>
          <w:t>방법으로</w:t>
        </w:r>
        <w:r w:rsidR="009F6ECE">
          <w:rPr>
            <w:rFonts w:hint="eastAsia"/>
            <w:spacing w:val="2"/>
            <w:szCs w:val="22"/>
          </w:rPr>
          <w:t xml:space="preserve"> </w:t>
        </w:r>
        <w:r w:rsidR="009F6ECE">
          <w:rPr>
            <w:rFonts w:hint="eastAsia"/>
            <w:spacing w:val="2"/>
            <w:szCs w:val="22"/>
          </w:rPr>
          <w:t>위</w:t>
        </w:r>
        <w:r w:rsidR="009F6ECE">
          <w:rPr>
            <w:rFonts w:hint="eastAsia"/>
            <w:spacing w:val="2"/>
            <w:szCs w:val="22"/>
          </w:rPr>
          <w:t xml:space="preserve"> </w:t>
        </w:r>
        <w:r w:rsidR="009F6ECE">
          <w:rPr>
            <w:rFonts w:hint="eastAsia"/>
            <w:spacing w:val="2"/>
            <w:szCs w:val="22"/>
          </w:rPr>
          <w:t>비용을</w:t>
        </w:r>
        <w:r w:rsidR="009F6ECE">
          <w:rPr>
            <w:rFonts w:hint="eastAsia"/>
            <w:spacing w:val="2"/>
            <w:szCs w:val="22"/>
          </w:rPr>
          <w:t xml:space="preserve"> </w:t>
        </w:r>
        <w:r w:rsidR="009F6ECE">
          <w:rPr>
            <w:rFonts w:hint="eastAsia"/>
            <w:spacing w:val="2"/>
            <w:szCs w:val="22"/>
          </w:rPr>
          <w:t>부담하게</w:t>
        </w:r>
        <w:r w:rsidR="009F6ECE">
          <w:rPr>
            <w:rFonts w:hint="eastAsia"/>
            <w:spacing w:val="2"/>
            <w:szCs w:val="22"/>
          </w:rPr>
          <w:t xml:space="preserve"> </w:t>
        </w:r>
        <w:r w:rsidR="009F6ECE">
          <w:rPr>
            <w:rFonts w:hint="eastAsia"/>
            <w:spacing w:val="2"/>
            <w:szCs w:val="22"/>
          </w:rPr>
          <w:t>하였다는</w:t>
        </w:r>
        <w:r w:rsidR="009F6ECE">
          <w:rPr>
            <w:rFonts w:hint="eastAsia"/>
            <w:spacing w:val="2"/>
            <w:szCs w:val="22"/>
          </w:rPr>
          <w:t xml:space="preserve"> </w:t>
        </w:r>
        <w:r w:rsidR="009F6ECE">
          <w:rPr>
            <w:rFonts w:hint="eastAsia"/>
            <w:spacing w:val="2"/>
            <w:szCs w:val="22"/>
          </w:rPr>
          <w:t>것인지에</w:t>
        </w:r>
        <w:r w:rsidR="009F6ECE">
          <w:rPr>
            <w:rFonts w:hint="eastAsia"/>
            <w:spacing w:val="2"/>
            <w:szCs w:val="22"/>
          </w:rPr>
          <w:t xml:space="preserve"> </w:t>
        </w:r>
        <w:r w:rsidR="009F6ECE">
          <w:rPr>
            <w:rFonts w:hint="eastAsia"/>
            <w:spacing w:val="2"/>
            <w:szCs w:val="22"/>
          </w:rPr>
          <w:t>대한</w:t>
        </w:r>
        <w:r w:rsidR="009F6ECE">
          <w:rPr>
            <w:rFonts w:hint="eastAsia"/>
            <w:spacing w:val="2"/>
            <w:szCs w:val="22"/>
          </w:rPr>
          <w:t xml:space="preserve"> </w:t>
        </w:r>
        <w:r w:rsidR="009F6ECE">
          <w:rPr>
            <w:rFonts w:hint="eastAsia"/>
            <w:spacing w:val="2"/>
            <w:szCs w:val="22"/>
          </w:rPr>
          <w:t>자료는</w:t>
        </w:r>
        <w:r w:rsidR="009F6ECE">
          <w:rPr>
            <w:rFonts w:hint="eastAsia"/>
            <w:spacing w:val="2"/>
            <w:szCs w:val="22"/>
          </w:rPr>
          <w:t xml:space="preserve"> </w:t>
        </w:r>
        <w:r w:rsidR="009F6ECE">
          <w:rPr>
            <w:rFonts w:hint="eastAsia"/>
            <w:spacing w:val="2"/>
            <w:szCs w:val="22"/>
          </w:rPr>
          <w:t>제공되지</w:t>
        </w:r>
        <w:r w:rsidR="009F6ECE">
          <w:rPr>
            <w:rFonts w:hint="eastAsia"/>
            <w:spacing w:val="2"/>
            <w:szCs w:val="22"/>
          </w:rPr>
          <w:t xml:space="preserve"> </w:t>
        </w:r>
        <w:r w:rsidR="009F6ECE">
          <w:rPr>
            <w:rFonts w:hint="eastAsia"/>
            <w:spacing w:val="2"/>
            <w:szCs w:val="22"/>
          </w:rPr>
          <w:t>아니함</w:t>
        </w:r>
        <w:r w:rsidR="009F6ECE">
          <w:rPr>
            <w:rFonts w:hint="eastAsia"/>
            <w:spacing w:val="2"/>
            <w:szCs w:val="22"/>
          </w:rPr>
          <w:t>.</w:t>
        </w:r>
      </w:ins>
    </w:p>
    <w:p w14:paraId="22086FEB" w14:textId="77777777" w:rsidR="00026A7E" w:rsidRPr="00CB2B3F" w:rsidDel="007A289B" w:rsidRDefault="00026A7E" w:rsidP="00026A7E">
      <w:pPr>
        <w:pStyle w:val="a5"/>
        <w:spacing w:after="240"/>
        <w:ind w:leftChars="0" w:left="1361"/>
        <w:rPr>
          <w:del w:id="561" w:author="jiwon.suh1" w:date="2021-08-29T20:09:00Z"/>
          <w:szCs w:val="22"/>
        </w:rPr>
      </w:pPr>
      <w:ins w:id="562" w:author="jiwon.suh1" w:date="2021-08-29T20:11:00Z">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대상회사에</w:t>
        </w:r>
        <w:r>
          <w:rPr>
            <w:rFonts w:hint="eastAsia"/>
            <w:szCs w:val="22"/>
          </w:rPr>
          <w:t xml:space="preserve"> </w:t>
        </w:r>
        <w:r>
          <w:rPr>
            <w:rFonts w:hint="eastAsia"/>
            <w:szCs w:val="22"/>
          </w:rPr>
          <w:t>대하여</w:t>
        </w:r>
        <w:r>
          <w:rPr>
            <w:rFonts w:hint="eastAsia"/>
            <w:szCs w:val="22"/>
          </w:rPr>
          <w:t xml:space="preserve"> </w:t>
        </w:r>
        <w:r>
          <w:rPr>
            <w:rFonts w:hint="eastAsia"/>
            <w:szCs w:val="22"/>
          </w:rPr>
          <w:t>대리점법</w:t>
        </w:r>
        <w:r>
          <w:rPr>
            <w:rFonts w:hint="eastAsia"/>
            <w:szCs w:val="22"/>
          </w:rPr>
          <w:t xml:space="preserve"> </w:t>
        </w:r>
        <w:r>
          <w:rPr>
            <w:rFonts w:hint="eastAsia"/>
            <w:szCs w:val="22"/>
          </w:rPr>
          <w:t>시행</w:t>
        </w:r>
        <w:r>
          <w:rPr>
            <w:rFonts w:hint="eastAsia"/>
            <w:szCs w:val="22"/>
          </w:rPr>
          <w:t xml:space="preserve"> </w:t>
        </w:r>
        <w:r>
          <w:rPr>
            <w:rFonts w:hint="eastAsia"/>
            <w:szCs w:val="22"/>
          </w:rPr>
          <w:t>이전인</w:t>
        </w:r>
        <w:r>
          <w:rPr>
            <w:rFonts w:hint="eastAsia"/>
            <w:szCs w:val="22"/>
          </w:rPr>
          <w:t xml:space="preserve"> </w:t>
        </w:r>
        <w:r>
          <w:rPr>
            <w:szCs w:val="22"/>
          </w:rPr>
          <w:t>2015</w:t>
        </w:r>
        <w:r>
          <w:rPr>
            <w:rFonts w:hint="eastAsia"/>
            <w:szCs w:val="22"/>
          </w:rPr>
          <w:t>년</w:t>
        </w:r>
        <w:r>
          <w:rPr>
            <w:rFonts w:hint="eastAsia"/>
            <w:szCs w:val="22"/>
          </w:rPr>
          <w:t xml:space="preserve"> </w:t>
        </w:r>
        <w:r>
          <w:rPr>
            <w:szCs w:val="22"/>
          </w:rPr>
          <w:t>1</w:t>
        </w:r>
        <w:r>
          <w:rPr>
            <w:rFonts w:hint="eastAsia"/>
            <w:szCs w:val="22"/>
          </w:rPr>
          <w:t>월부터</w:t>
        </w:r>
        <w:r>
          <w:rPr>
            <w:rFonts w:hint="eastAsia"/>
            <w:szCs w:val="22"/>
          </w:rPr>
          <w:t xml:space="preserve"> </w:t>
        </w:r>
        <w:r>
          <w:rPr>
            <w:szCs w:val="22"/>
          </w:rPr>
          <w:t>2016</w:t>
        </w:r>
        <w:r>
          <w:rPr>
            <w:rFonts w:hint="eastAsia"/>
            <w:szCs w:val="22"/>
          </w:rPr>
          <w:t>년</w:t>
        </w:r>
        <w:r>
          <w:rPr>
            <w:rFonts w:hint="eastAsia"/>
            <w:szCs w:val="22"/>
          </w:rPr>
          <w:t xml:space="preserve"> </w:t>
        </w:r>
        <w:r>
          <w:rPr>
            <w:szCs w:val="22"/>
          </w:rPr>
          <w:t>12</w:t>
        </w:r>
        <w:r>
          <w:rPr>
            <w:rFonts w:hint="eastAsia"/>
            <w:szCs w:val="22"/>
          </w:rPr>
          <w:t>월</w:t>
        </w:r>
        <w:r>
          <w:rPr>
            <w:rFonts w:hint="eastAsia"/>
            <w:szCs w:val="22"/>
          </w:rPr>
          <w:t xml:space="preserve"> </w:t>
        </w:r>
        <w:r>
          <w:rPr>
            <w:szCs w:val="22"/>
          </w:rPr>
          <w:t>22</w:t>
        </w:r>
        <w:r>
          <w:rPr>
            <w:rFonts w:hint="eastAsia"/>
            <w:szCs w:val="22"/>
          </w:rPr>
          <w:t>일까지의</w:t>
        </w:r>
        <w:r>
          <w:rPr>
            <w:rFonts w:hint="eastAsia"/>
            <w:szCs w:val="22"/>
          </w:rPr>
          <w:t xml:space="preserve"> </w:t>
        </w:r>
        <w:r>
          <w:rPr>
            <w:rFonts w:hint="eastAsia"/>
            <w:szCs w:val="22"/>
          </w:rPr>
          <w:t>대리점법</w:t>
        </w:r>
        <w:r>
          <w:rPr>
            <w:rFonts w:hint="eastAsia"/>
            <w:szCs w:val="22"/>
          </w:rPr>
          <w:t xml:space="preserve"> </w:t>
        </w:r>
        <w:r>
          <w:rPr>
            <w:rFonts w:hint="eastAsia"/>
            <w:szCs w:val="22"/>
          </w:rPr>
          <w:t>위반</w:t>
        </w:r>
        <w:r>
          <w:rPr>
            <w:rFonts w:hint="eastAsia"/>
            <w:szCs w:val="22"/>
          </w:rPr>
          <w:t xml:space="preserve"> </w:t>
        </w:r>
        <w:r>
          <w:rPr>
            <w:rFonts w:hint="eastAsia"/>
            <w:szCs w:val="22"/>
          </w:rPr>
          <w:t>행위에</w:t>
        </w:r>
        <w:r>
          <w:rPr>
            <w:rFonts w:hint="eastAsia"/>
            <w:szCs w:val="22"/>
          </w:rPr>
          <w:t xml:space="preserve"> </w:t>
        </w:r>
        <w:r>
          <w:rPr>
            <w:rFonts w:hint="eastAsia"/>
            <w:szCs w:val="22"/>
          </w:rPr>
          <w:t>대해서도</w:t>
        </w:r>
        <w:r>
          <w:rPr>
            <w:rFonts w:hint="eastAsia"/>
            <w:szCs w:val="22"/>
          </w:rPr>
          <w:t xml:space="preserve"> </w:t>
        </w:r>
        <w:r>
          <w:rPr>
            <w:rFonts w:hint="eastAsia"/>
            <w:szCs w:val="22"/>
          </w:rPr>
          <w:t>공정위의</w:t>
        </w:r>
        <w:r>
          <w:rPr>
            <w:rFonts w:hint="eastAsia"/>
            <w:szCs w:val="22"/>
          </w:rPr>
          <w:t xml:space="preserve"> </w:t>
        </w:r>
        <w:r>
          <w:rPr>
            <w:rFonts w:hint="eastAsia"/>
            <w:szCs w:val="22"/>
          </w:rPr>
          <w:t>시정조치</w:t>
        </w:r>
        <w:r>
          <w:rPr>
            <w:rFonts w:hint="eastAsia"/>
            <w:szCs w:val="22"/>
          </w:rPr>
          <w:t xml:space="preserve"> </w:t>
        </w:r>
        <w:r>
          <w:rPr>
            <w:rFonts w:hint="eastAsia"/>
            <w:szCs w:val="22"/>
          </w:rPr>
          <w:t>및</w:t>
        </w:r>
        <w:r>
          <w:rPr>
            <w:rFonts w:hint="eastAsia"/>
            <w:szCs w:val="22"/>
          </w:rPr>
          <w:t xml:space="preserve"> </w:t>
        </w:r>
        <w:r>
          <w:rPr>
            <w:rFonts w:hint="eastAsia"/>
            <w:szCs w:val="22"/>
          </w:rPr>
          <w:t>과징금</w:t>
        </w:r>
        <w:r>
          <w:rPr>
            <w:rFonts w:hint="eastAsia"/>
            <w:szCs w:val="22"/>
          </w:rPr>
          <w:t xml:space="preserve"> </w:t>
        </w:r>
        <w:r>
          <w:rPr>
            <w:rFonts w:hint="eastAsia"/>
            <w:szCs w:val="22"/>
          </w:rPr>
          <w:t>처분이</w:t>
        </w:r>
        <w:r>
          <w:rPr>
            <w:rFonts w:hint="eastAsia"/>
            <w:szCs w:val="22"/>
          </w:rPr>
          <w:t xml:space="preserve"> </w:t>
        </w:r>
        <w:proofErr w:type="spellStart"/>
        <w:r>
          <w:rPr>
            <w:rFonts w:hint="eastAsia"/>
            <w:szCs w:val="22"/>
          </w:rPr>
          <w:t>내려진바</w:t>
        </w:r>
        <w:proofErr w:type="spellEnd"/>
        <w:r>
          <w:rPr>
            <w:rFonts w:hint="eastAsia"/>
            <w:szCs w:val="22"/>
          </w:rPr>
          <w:t>,</w:t>
        </w:r>
        <w:r>
          <w:rPr>
            <w:szCs w:val="22"/>
          </w:rPr>
          <w:t xml:space="preserve"> </w:t>
        </w:r>
        <w:r>
          <w:rPr>
            <w:rFonts w:hint="eastAsia"/>
            <w:szCs w:val="22"/>
          </w:rPr>
          <w:t>해당</w:t>
        </w:r>
        <w:r>
          <w:rPr>
            <w:rFonts w:hint="eastAsia"/>
            <w:szCs w:val="22"/>
          </w:rPr>
          <w:t xml:space="preserve"> </w:t>
        </w:r>
        <w:r>
          <w:rPr>
            <w:rFonts w:hint="eastAsia"/>
            <w:szCs w:val="22"/>
          </w:rPr>
          <w:t>기간에도</w:t>
        </w:r>
        <w:r>
          <w:rPr>
            <w:rFonts w:hint="eastAsia"/>
            <w:szCs w:val="22"/>
          </w:rPr>
          <w:t xml:space="preserve"> </w:t>
        </w:r>
        <w:r>
          <w:rPr>
            <w:rFonts w:hint="eastAsia"/>
            <w:szCs w:val="22"/>
          </w:rPr>
          <w:t>대리점법이</w:t>
        </w:r>
        <w:r>
          <w:rPr>
            <w:rFonts w:hint="eastAsia"/>
            <w:szCs w:val="22"/>
          </w:rPr>
          <w:t xml:space="preserve"> </w:t>
        </w:r>
        <w:r>
          <w:rPr>
            <w:rFonts w:hint="eastAsia"/>
            <w:szCs w:val="22"/>
          </w:rPr>
          <w:t>적용된다고</w:t>
        </w:r>
        <w:r>
          <w:rPr>
            <w:rFonts w:hint="eastAsia"/>
            <w:szCs w:val="22"/>
          </w:rPr>
          <w:t xml:space="preserve"> </w:t>
        </w:r>
        <w:r>
          <w:rPr>
            <w:rFonts w:hint="eastAsia"/>
            <w:szCs w:val="22"/>
          </w:rPr>
          <w:t>해석할</w:t>
        </w:r>
        <w:r>
          <w:rPr>
            <w:rFonts w:hint="eastAsia"/>
            <w:szCs w:val="22"/>
          </w:rPr>
          <w:t xml:space="preserve"> </w:t>
        </w:r>
        <w:r>
          <w:rPr>
            <w:rFonts w:hint="eastAsia"/>
            <w:szCs w:val="22"/>
          </w:rPr>
          <w:t>수</w:t>
        </w:r>
        <w:r>
          <w:rPr>
            <w:rFonts w:hint="eastAsia"/>
            <w:szCs w:val="22"/>
          </w:rPr>
          <w:t xml:space="preserve"> </w:t>
        </w:r>
        <w:r>
          <w:rPr>
            <w:rFonts w:hint="eastAsia"/>
            <w:szCs w:val="22"/>
          </w:rPr>
          <w:t>있는지</w:t>
        </w:r>
        <w:r>
          <w:rPr>
            <w:rFonts w:hint="eastAsia"/>
            <w:szCs w:val="22"/>
          </w:rPr>
          <w:t xml:space="preserve"> </w:t>
        </w:r>
        <w:r>
          <w:rPr>
            <w:rFonts w:hint="eastAsia"/>
            <w:szCs w:val="22"/>
          </w:rPr>
          <w:t>여부에</w:t>
        </w:r>
        <w:r>
          <w:rPr>
            <w:rFonts w:hint="eastAsia"/>
            <w:szCs w:val="22"/>
          </w:rPr>
          <w:t xml:space="preserve"> </w:t>
        </w:r>
        <w:r>
          <w:rPr>
            <w:rFonts w:hint="eastAsia"/>
            <w:szCs w:val="22"/>
          </w:rPr>
          <w:t>대해</w:t>
        </w:r>
        <w:r>
          <w:rPr>
            <w:rFonts w:hint="eastAsia"/>
            <w:szCs w:val="22"/>
          </w:rPr>
          <w:t xml:space="preserve"> </w:t>
        </w:r>
        <w:r>
          <w:rPr>
            <w:rFonts w:hint="eastAsia"/>
            <w:szCs w:val="22"/>
          </w:rPr>
          <w:t>서울고등법원은</w:t>
        </w:r>
        <w:r>
          <w:rPr>
            <w:rFonts w:hint="eastAsia"/>
            <w:szCs w:val="22"/>
          </w:rPr>
          <w:t xml:space="preserve"> </w:t>
        </w:r>
        <w:r>
          <w:rPr>
            <w:rFonts w:hint="eastAsia"/>
            <w:szCs w:val="22"/>
          </w:rPr>
          <w:t>법치국가원리</w:t>
        </w:r>
        <w:r>
          <w:rPr>
            <w:rFonts w:hint="eastAsia"/>
            <w:szCs w:val="22"/>
          </w:rPr>
          <w:t>,</w:t>
        </w:r>
        <w:r>
          <w:rPr>
            <w:szCs w:val="22"/>
          </w:rPr>
          <w:t xml:space="preserve"> </w:t>
        </w:r>
        <w:r>
          <w:rPr>
            <w:rFonts w:hint="eastAsia"/>
            <w:szCs w:val="22"/>
          </w:rPr>
          <w:t>적법절차원칙</w:t>
        </w:r>
        <w:r>
          <w:rPr>
            <w:rFonts w:hint="eastAsia"/>
            <w:szCs w:val="22"/>
          </w:rPr>
          <w:t>,</w:t>
        </w:r>
        <w:r>
          <w:rPr>
            <w:szCs w:val="22"/>
          </w:rPr>
          <w:t xml:space="preserve"> </w:t>
        </w:r>
        <w:r>
          <w:rPr>
            <w:rFonts w:hint="eastAsia"/>
            <w:szCs w:val="22"/>
          </w:rPr>
          <w:t>소급입법</w:t>
        </w:r>
        <w:r>
          <w:rPr>
            <w:rFonts w:hint="eastAsia"/>
            <w:szCs w:val="22"/>
          </w:rPr>
          <w:t xml:space="preserve"> </w:t>
        </w:r>
        <w:r>
          <w:rPr>
            <w:rFonts w:hint="eastAsia"/>
            <w:szCs w:val="22"/>
          </w:rPr>
          <w:t>금지</w:t>
        </w:r>
        <w:r>
          <w:rPr>
            <w:rFonts w:hint="eastAsia"/>
            <w:szCs w:val="22"/>
          </w:rPr>
          <w:t xml:space="preserve"> </w:t>
        </w:r>
        <w:r>
          <w:rPr>
            <w:rFonts w:hint="eastAsia"/>
            <w:szCs w:val="22"/>
          </w:rPr>
          <w:t>원칙</w:t>
        </w:r>
        <w:r>
          <w:rPr>
            <w:rFonts w:hint="eastAsia"/>
            <w:szCs w:val="22"/>
          </w:rPr>
          <w:t xml:space="preserve"> </w:t>
        </w:r>
        <w:r>
          <w:rPr>
            <w:rFonts w:hint="eastAsia"/>
            <w:szCs w:val="22"/>
          </w:rPr>
          <w:t>위배의</w:t>
        </w:r>
        <w:r>
          <w:rPr>
            <w:rFonts w:hint="eastAsia"/>
            <w:szCs w:val="22"/>
          </w:rPr>
          <w:t xml:space="preserve"> </w:t>
        </w:r>
        <w:r>
          <w:rPr>
            <w:rFonts w:hint="eastAsia"/>
            <w:szCs w:val="22"/>
          </w:rPr>
          <w:t>소지가</w:t>
        </w:r>
        <w:r>
          <w:rPr>
            <w:rFonts w:hint="eastAsia"/>
            <w:szCs w:val="22"/>
          </w:rPr>
          <w:t xml:space="preserve"> </w:t>
        </w:r>
        <w:r>
          <w:rPr>
            <w:rFonts w:hint="eastAsia"/>
            <w:szCs w:val="22"/>
          </w:rPr>
          <w:t>있다고</w:t>
        </w:r>
        <w:r>
          <w:rPr>
            <w:rFonts w:hint="eastAsia"/>
            <w:szCs w:val="22"/>
          </w:rPr>
          <w:t xml:space="preserve"> </w:t>
        </w:r>
        <w:r>
          <w:rPr>
            <w:rFonts w:hint="eastAsia"/>
            <w:szCs w:val="22"/>
          </w:rPr>
          <w:t>하여</w:t>
        </w:r>
        <w:r>
          <w:rPr>
            <w:rFonts w:hint="eastAsia"/>
            <w:szCs w:val="22"/>
          </w:rPr>
          <w:t xml:space="preserve"> 2020. </w:t>
        </w:r>
        <w:r>
          <w:rPr>
            <w:szCs w:val="22"/>
          </w:rPr>
          <w:t xml:space="preserve">12. 14. </w:t>
        </w:r>
        <w:r>
          <w:rPr>
            <w:rFonts w:hint="eastAsia"/>
            <w:szCs w:val="22"/>
          </w:rPr>
          <w:t>위헌법률심판</w:t>
        </w:r>
        <w:r>
          <w:rPr>
            <w:rFonts w:hint="eastAsia"/>
            <w:szCs w:val="22"/>
          </w:rPr>
          <w:t xml:space="preserve"> </w:t>
        </w:r>
        <w:r>
          <w:rPr>
            <w:rFonts w:hint="eastAsia"/>
            <w:szCs w:val="22"/>
          </w:rPr>
          <w:t>제청</w:t>
        </w:r>
        <w:r>
          <w:rPr>
            <w:rFonts w:hint="eastAsia"/>
            <w:szCs w:val="22"/>
          </w:rPr>
          <w:t xml:space="preserve"> </w:t>
        </w:r>
        <w:r>
          <w:rPr>
            <w:rFonts w:hint="eastAsia"/>
            <w:szCs w:val="22"/>
          </w:rPr>
          <w:t>결정을</w:t>
        </w:r>
        <w:r>
          <w:rPr>
            <w:rFonts w:hint="eastAsia"/>
            <w:szCs w:val="22"/>
          </w:rPr>
          <w:t xml:space="preserve"> </w:t>
        </w:r>
        <w:r>
          <w:rPr>
            <w:rFonts w:hint="eastAsia"/>
            <w:szCs w:val="22"/>
          </w:rPr>
          <w:t>하였고</w:t>
        </w:r>
        <w:r>
          <w:rPr>
            <w:rFonts w:hint="eastAsia"/>
            <w:szCs w:val="22"/>
          </w:rPr>
          <w:t>,</w:t>
        </w:r>
        <w:r>
          <w:rPr>
            <w:szCs w:val="22"/>
          </w:rPr>
          <w:t xml:space="preserve"> </w:t>
        </w:r>
        <w:r>
          <w:rPr>
            <w:rFonts w:hint="eastAsia"/>
            <w:szCs w:val="22"/>
          </w:rPr>
          <w:t>헌법재판소의</w:t>
        </w:r>
        <w:r>
          <w:rPr>
            <w:rFonts w:hint="eastAsia"/>
            <w:szCs w:val="22"/>
          </w:rPr>
          <w:t xml:space="preserve"> </w:t>
        </w:r>
        <w:r>
          <w:rPr>
            <w:rFonts w:hint="eastAsia"/>
            <w:szCs w:val="22"/>
          </w:rPr>
          <w:t>심판절차가</w:t>
        </w:r>
        <w:r>
          <w:rPr>
            <w:rFonts w:hint="eastAsia"/>
            <w:szCs w:val="22"/>
          </w:rPr>
          <w:t xml:space="preserve"> </w:t>
        </w:r>
        <w:r>
          <w:rPr>
            <w:rFonts w:hint="eastAsia"/>
            <w:szCs w:val="22"/>
          </w:rPr>
          <w:t>진행</w:t>
        </w:r>
        <w:r>
          <w:rPr>
            <w:rFonts w:hint="eastAsia"/>
            <w:szCs w:val="22"/>
          </w:rPr>
          <w:t xml:space="preserve"> </w:t>
        </w:r>
        <w:r>
          <w:rPr>
            <w:rFonts w:hint="eastAsia"/>
            <w:szCs w:val="22"/>
          </w:rPr>
          <w:t>중임</w:t>
        </w:r>
        <w:r>
          <w:rPr>
            <w:rFonts w:hint="eastAsia"/>
            <w:szCs w:val="22"/>
          </w:rPr>
          <w:t xml:space="preserve">. </w:t>
        </w:r>
      </w:ins>
      <w:del w:id="563" w:author="jiwon.suh1" w:date="2021-08-29T20:09:00Z">
        <w:r w:rsidRPr="00CB2B3F" w:rsidDel="007A289B">
          <w:rPr>
            <w:szCs w:val="22"/>
          </w:rPr>
          <w:delText>해당</w:delText>
        </w:r>
        <w:r w:rsidRPr="00CB2B3F" w:rsidDel="007A289B">
          <w:rPr>
            <w:szCs w:val="22"/>
          </w:rPr>
          <w:delText xml:space="preserve"> </w:delText>
        </w:r>
        <w:r w:rsidRPr="00CB2B3F" w:rsidDel="007A289B">
          <w:rPr>
            <w:szCs w:val="22"/>
          </w:rPr>
          <w:delText>소송의</w:delText>
        </w:r>
        <w:r w:rsidRPr="00CB2B3F" w:rsidDel="007A289B">
          <w:rPr>
            <w:szCs w:val="22"/>
          </w:rPr>
          <w:delText xml:space="preserve"> </w:delText>
        </w:r>
        <w:r w:rsidRPr="00CB2B3F" w:rsidDel="007A289B">
          <w:rPr>
            <w:szCs w:val="22"/>
          </w:rPr>
          <w:delText>진행</w:delText>
        </w:r>
        <w:r w:rsidRPr="00CB2B3F" w:rsidDel="007A289B">
          <w:rPr>
            <w:szCs w:val="22"/>
          </w:rPr>
          <w:delText xml:space="preserve"> </w:delText>
        </w:r>
        <w:r w:rsidRPr="00CB2B3F" w:rsidDel="007A289B">
          <w:rPr>
            <w:szCs w:val="22"/>
          </w:rPr>
          <w:delText>경과를</w:delText>
        </w:r>
        <w:r w:rsidRPr="00CB2B3F" w:rsidDel="007A289B">
          <w:rPr>
            <w:szCs w:val="22"/>
          </w:rPr>
          <w:delText xml:space="preserve"> </w:delText>
        </w:r>
        <w:r w:rsidRPr="00CB2B3F" w:rsidDel="007A289B">
          <w:rPr>
            <w:szCs w:val="22"/>
          </w:rPr>
          <w:delText>확인하기</w:delText>
        </w:r>
        <w:r w:rsidRPr="00CB2B3F" w:rsidDel="007A289B">
          <w:rPr>
            <w:szCs w:val="22"/>
          </w:rPr>
          <w:delText xml:space="preserve"> </w:delText>
        </w:r>
        <w:r w:rsidRPr="00CB2B3F" w:rsidDel="007A289B">
          <w:rPr>
            <w:szCs w:val="22"/>
          </w:rPr>
          <w:delText>위하여</w:delText>
        </w:r>
        <w:r w:rsidRPr="00CB2B3F" w:rsidDel="007A289B">
          <w:rPr>
            <w:szCs w:val="22"/>
          </w:rPr>
          <w:delText xml:space="preserve"> </w:delText>
        </w:r>
        <w:r w:rsidRPr="00CB2B3F" w:rsidDel="007A289B">
          <w:rPr>
            <w:szCs w:val="22"/>
          </w:rPr>
          <w:delText>대상회사가</w:delText>
        </w:r>
        <w:r w:rsidRPr="00CB2B3F" w:rsidDel="007A289B">
          <w:rPr>
            <w:szCs w:val="22"/>
          </w:rPr>
          <w:delText xml:space="preserve"> </w:delText>
        </w:r>
        <w:r w:rsidRPr="00CB2B3F" w:rsidDel="007A289B">
          <w:rPr>
            <w:szCs w:val="22"/>
          </w:rPr>
          <w:delText>제출한</w:delText>
        </w:r>
        <w:r w:rsidRPr="00CB2B3F" w:rsidDel="007A289B">
          <w:rPr>
            <w:szCs w:val="22"/>
          </w:rPr>
          <w:delText xml:space="preserve"> </w:delText>
        </w:r>
        <w:r w:rsidRPr="00CB2B3F" w:rsidDel="007A289B">
          <w:rPr>
            <w:szCs w:val="22"/>
          </w:rPr>
          <w:delText>소장</w:delText>
        </w:r>
        <w:r w:rsidRPr="00CB2B3F" w:rsidDel="007A289B">
          <w:rPr>
            <w:szCs w:val="22"/>
          </w:rPr>
          <w:delText xml:space="preserve"> </w:delText>
        </w:r>
        <w:r w:rsidRPr="00CB2B3F" w:rsidDel="007A289B">
          <w:rPr>
            <w:szCs w:val="22"/>
          </w:rPr>
          <w:delText>및</w:delText>
        </w:r>
        <w:r w:rsidRPr="00CB2B3F" w:rsidDel="007A289B">
          <w:rPr>
            <w:szCs w:val="22"/>
          </w:rPr>
          <w:delText xml:space="preserve"> </w:delText>
        </w:r>
        <w:r w:rsidRPr="00CB2B3F" w:rsidDel="007A289B">
          <w:rPr>
            <w:szCs w:val="22"/>
          </w:rPr>
          <w:delText>준비서면</w:delText>
        </w:r>
        <w:r w:rsidRPr="00CB2B3F" w:rsidDel="007A289B">
          <w:rPr>
            <w:szCs w:val="22"/>
          </w:rPr>
          <w:delText xml:space="preserve"> </w:delText>
        </w:r>
        <w:r w:rsidRPr="00CB2B3F" w:rsidDel="007A289B">
          <w:rPr>
            <w:szCs w:val="22"/>
          </w:rPr>
          <w:delText>등</w:delText>
        </w:r>
        <w:r w:rsidRPr="00CB2B3F" w:rsidDel="007A289B">
          <w:rPr>
            <w:szCs w:val="22"/>
          </w:rPr>
          <w:delText xml:space="preserve"> </w:delText>
        </w:r>
        <w:r w:rsidRPr="00CB2B3F" w:rsidDel="007A289B">
          <w:rPr>
            <w:szCs w:val="22"/>
          </w:rPr>
          <w:delText>소송자료의</w:delText>
        </w:r>
        <w:r w:rsidRPr="00CB2B3F" w:rsidDel="007A289B">
          <w:rPr>
            <w:szCs w:val="22"/>
          </w:rPr>
          <w:delText xml:space="preserve"> </w:delText>
        </w:r>
        <w:r w:rsidRPr="00CB2B3F" w:rsidDel="007A289B">
          <w:rPr>
            <w:szCs w:val="22"/>
          </w:rPr>
          <w:delText>제공을</w:delText>
        </w:r>
        <w:r w:rsidRPr="00CB2B3F" w:rsidDel="007A289B">
          <w:rPr>
            <w:szCs w:val="22"/>
          </w:rPr>
          <w:delText xml:space="preserve"> </w:delText>
        </w:r>
        <w:r w:rsidRPr="00CB2B3F" w:rsidDel="007A289B">
          <w:rPr>
            <w:szCs w:val="22"/>
          </w:rPr>
          <w:delText>요청하였으나</w:delText>
        </w:r>
        <w:r w:rsidRPr="00CB2B3F" w:rsidDel="007A289B">
          <w:rPr>
            <w:szCs w:val="22"/>
          </w:rPr>
          <w:delText xml:space="preserve"> </w:delText>
        </w:r>
        <w:r w:rsidRPr="00CB2B3F" w:rsidDel="007A289B">
          <w:rPr>
            <w:szCs w:val="22"/>
          </w:rPr>
          <w:delText>제공되지</w:delText>
        </w:r>
        <w:r w:rsidRPr="00CB2B3F" w:rsidDel="007A289B">
          <w:rPr>
            <w:szCs w:val="22"/>
          </w:rPr>
          <w:delText xml:space="preserve"> </w:delText>
        </w:r>
        <w:r w:rsidRPr="00CB2B3F" w:rsidDel="007A289B">
          <w:rPr>
            <w:szCs w:val="22"/>
          </w:rPr>
          <w:delText>아니함</w:delText>
        </w:r>
        <w:r w:rsidRPr="00CB2B3F" w:rsidDel="007A289B">
          <w:rPr>
            <w:szCs w:val="22"/>
          </w:rPr>
          <w:delText>.</w:delText>
        </w:r>
      </w:del>
    </w:p>
    <w:p w14:paraId="38BA44D1" w14:textId="77777777" w:rsidR="00026A7E" w:rsidRDefault="00026A7E" w:rsidP="00026A7E">
      <w:pPr>
        <w:pStyle w:val="a5"/>
        <w:spacing w:before="240" w:after="240"/>
        <w:ind w:leftChars="0" w:left="1361"/>
        <w:rPr>
          <w:ins w:id="564" w:author="jiwon.suh1" w:date="2021-08-29T20:09:00Z"/>
          <w:szCs w:val="22"/>
          <w:u w:val="single"/>
        </w:rPr>
      </w:pPr>
    </w:p>
    <w:p w14:paraId="5CEED37A" w14:textId="77777777" w:rsidR="00026A7E" w:rsidRPr="00CB2B3F" w:rsidRDefault="00026A7E" w:rsidP="00026A7E">
      <w:pPr>
        <w:pStyle w:val="a5"/>
        <w:numPr>
          <w:ilvl w:val="2"/>
          <w:numId w:val="101"/>
        </w:numPr>
        <w:spacing w:before="240" w:after="240"/>
        <w:ind w:leftChars="0" w:left="1361" w:hanging="454"/>
        <w:rPr>
          <w:szCs w:val="22"/>
          <w:u w:val="single"/>
        </w:rPr>
      </w:pPr>
      <w:r w:rsidRPr="00CB2B3F">
        <w:rPr>
          <w:szCs w:val="22"/>
          <w:u w:val="single"/>
        </w:rPr>
        <w:t>분석</w:t>
      </w:r>
    </w:p>
    <w:p w14:paraId="5133C915" w14:textId="77777777" w:rsidR="00026A7E" w:rsidRPr="00CB2B3F" w:rsidRDefault="00026A7E" w:rsidP="00026A7E">
      <w:pPr>
        <w:pStyle w:val="a5"/>
        <w:spacing w:after="240"/>
        <w:ind w:leftChars="0" w:left="1361"/>
        <w:rPr>
          <w:szCs w:val="22"/>
        </w:rPr>
      </w:pPr>
      <w:r w:rsidRPr="00CB2B3F">
        <w:rPr>
          <w:szCs w:val="22"/>
        </w:rPr>
        <w:t>대리점법</w:t>
      </w:r>
      <w:r w:rsidRPr="00CB2B3F">
        <w:rPr>
          <w:szCs w:val="22"/>
        </w:rPr>
        <w:t xml:space="preserve"> </w:t>
      </w:r>
      <w:r w:rsidRPr="00CB2B3F">
        <w:rPr>
          <w:szCs w:val="22"/>
        </w:rPr>
        <w:t>제</w:t>
      </w:r>
      <w:r w:rsidRPr="00CB2B3F">
        <w:rPr>
          <w:szCs w:val="22"/>
        </w:rPr>
        <w:t>8</w:t>
      </w:r>
      <w:r w:rsidRPr="00CB2B3F">
        <w:rPr>
          <w:szCs w:val="22"/>
        </w:rPr>
        <w:t>조는</w:t>
      </w:r>
      <w:r w:rsidRPr="00CB2B3F">
        <w:rPr>
          <w:szCs w:val="22"/>
        </w:rPr>
        <w:t xml:space="preserve"> </w:t>
      </w:r>
      <w:r w:rsidRPr="00CB2B3F">
        <w:rPr>
          <w:szCs w:val="22"/>
        </w:rPr>
        <w:t>자기의</w:t>
      </w:r>
      <w:r w:rsidRPr="00CB2B3F">
        <w:rPr>
          <w:szCs w:val="22"/>
        </w:rPr>
        <w:t xml:space="preserve"> </w:t>
      </w:r>
      <w:r w:rsidRPr="00CB2B3F">
        <w:rPr>
          <w:szCs w:val="22"/>
        </w:rPr>
        <w:t>거래상</w:t>
      </w:r>
      <w:r w:rsidRPr="00CB2B3F">
        <w:rPr>
          <w:szCs w:val="22"/>
        </w:rPr>
        <w:t xml:space="preserve"> </w:t>
      </w:r>
      <w:r w:rsidRPr="00CB2B3F">
        <w:rPr>
          <w:szCs w:val="22"/>
        </w:rPr>
        <w:t>지위를</w:t>
      </w:r>
      <w:r w:rsidRPr="00CB2B3F">
        <w:rPr>
          <w:szCs w:val="22"/>
        </w:rPr>
        <w:t xml:space="preserve"> </w:t>
      </w:r>
      <w:r w:rsidRPr="00CB2B3F">
        <w:rPr>
          <w:szCs w:val="22"/>
        </w:rPr>
        <w:t>부당하게</w:t>
      </w:r>
      <w:r w:rsidRPr="00CB2B3F">
        <w:rPr>
          <w:szCs w:val="22"/>
        </w:rPr>
        <w:t xml:space="preserve"> </w:t>
      </w:r>
      <w:r w:rsidRPr="00CB2B3F">
        <w:rPr>
          <w:szCs w:val="22"/>
        </w:rPr>
        <w:t>이용한</w:t>
      </w:r>
      <w:r w:rsidRPr="00CB2B3F">
        <w:rPr>
          <w:szCs w:val="22"/>
        </w:rPr>
        <w:t xml:space="preserve"> </w:t>
      </w:r>
      <w:r w:rsidRPr="00CB2B3F">
        <w:rPr>
          <w:szCs w:val="22"/>
        </w:rPr>
        <w:t>판매목표</w:t>
      </w:r>
      <w:r w:rsidRPr="00CB2B3F">
        <w:rPr>
          <w:szCs w:val="22"/>
        </w:rPr>
        <w:t xml:space="preserve"> </w:t>
      </w:r>
      <w:r w:rsidRPr="00CB2B3F">
        <w:rPr>
          <w:szCs w:val="22"/>
        </w:rPr>
        <w:t>강제행위를</w:t>
      </w:r>
      <w:r w:rsidRPr="00CB2B3F">
        <w:rPr>
          <w:szCs w:val="22"/>
        </w:rPr>
        <w:t xml:space="preserve"> </w:t>
      </w:r>
      <w:r w:rsidRPr="00CB2B3F">
        <w:rPr>
          <w:szCs w:val="22"/>
        </w:rPr>
        <w:t>금지하고</w:t>
      </w:r>
      <w:r w:rsidRPr="00CB2B3F">
        <w:rPr>
          <w:szCs w:val="22"/>
        </w:rPr>
        <w:t xml:space="preserve"> </w:t>
      </w:r>
      <w:r w:rsidRPr="00CB2B3F">
        <w:rPr>
          <w:szCs w:val="22"/>
        </w:rPr>
        <w:t>있으며</w:t>
      </w:r>
      <w:r w:rsidRPr="00CB2B3F">
        <w:rPr>
          <w:szCs w:val="22"/>
        </w:rPr>
        <w:t xml:space="preserve">, </w:t>
      </w:r>
      <w:r w:rsidRPr="00CB2B3F">
        <w:rPr>
          <w:szCs w:val="22"/>
        </w:rPr>
        <w:t>이를</w:t>
      </w:r>
      <w:r w:rsidRPr="00CB2B3F">
        <w:rPr>
          <w:szCs w:val="22"/>
        </w:rPr>
        <w:t xml:space="preserve"> </w:t>
      </w:r>
      <w:r w:rsidRPr="00CB2B3F">
        <w:rPr>
          <w:szCs w:val="22"/>
        </w:rPr>
        <w:t>위반한</w:t>
      </w:r>
      <w:r w:rsidRPr="00CB2B3F">
        <w:rPr>
          <w:szCs w:val="22"/>
        </w:rPr>
        <w:t xml:space="preserve"> </w:t>
      </w:r>
      <w:r w:rsidRPr="00CB2B3F">
        <w:rPr>
          <w:szCs w:val="22"/>
        </w:rPr>
        <w:t>경우</w:t>
      </w:r>
      <w:r w:rsidRPr="00CB2B3F">
        <w:rPr>
          <w:szCs w:val="22"/>
        </w:rPr>
        <w:t xml:space="preserve">, </w:t>
      </w:r>
      <w:r w:rsidRPr="00CB2B3F">
        <w:rPr>
          <w:szCs w:val="22"/>
        </w:rPr>
        <w:t>각종</w:t>
      </w:r>
      <w:r w:rsidRPr="00CB2B3F">
        <w:rPr>
          <w:szCs w:val="22"/>
        </w:rPr>
        <w:t xml:space="preserve"> </w:t>
      </w:r>
      <w:r w:rsidRPr="00CB2B3F">
        <w:rPr>
          <w:szCs w:val="22"/>
        </w:rPr>
        <w:t>시정조치와</w:t>
      </w:r>
      <w:r w:rsidRPr="00CB2B3F">
        <w:rPr>
          <w:szCs w:val="22"/>
        </w:rPr>
        <w:t xml:space="preserve"> </w:t>
      </w:r>
      <w:r w:rsidRPr="00CB2B3F">
        <w:rPr>
          <w:szCs w:val="22"/>
        </w:rPr>
        <w:t>법</w:t>
      </w:r>
      <w:r w:rsidRPr="00CB2B3F">
        <w:rPr>
          <w:szCs w:val="22"/>
        </w:rPr>
        <w:t xml:space="preserve"> </w:t>
      </w:r>
      <w:r w:rsidRPr="00CB2B3F">
        <w:rPr>
          <w:szCs w:val="22"/>
        </w:rPr>
        <w:t>위반금액</w:t>
      </w:r>
      <w:r w:rsidRPr="00CB2B3F">
        <w:rPr>
          <w:szCs w:val="22"/>
        </w:rPr>
        <w:t>(</w:t>
      </w:r>
      <w:r w:rsidRPr="00CB2B3F">
        <w:rPr>
          <w:szCs w:val="22"/>
        </w:rPr>
        <w:t>법</w:t>
      </w:r>
      <w:r w:rsidRPr="00CB2B3F">
        <w:rPr>
          <w:szCs w:val="22"/>
        </w:rPr>
        <w:t xml:space="preserve"> </w:t>
      </w:r>
      <w:r w:rsidRPr="00CB2B3F">
        <w:rPr>
          <w:szCs w:val="22"/>
        </w:rPr>
        <w:t>위반</w:t>
      </w:r>
      <w:r w:rsidRPr="00CB2B3F">
        <w:rPr>
          <w:szCs w:val="22"/>
        </w:rPr>
        <w:t xml:space="preserve"> </w:t>
      </w:r>
      <w:r w:rsidRPr="00CB2B3F">
        <w:rPr>
          <w:szCs w:val="22"/>
        </w:rPr>
        <w:t>금액</w:t>
      </w:r>
      <w:r w:rsidRPr="00CB2B3F">
        <w:rPr>
          <w:szCs w:val="22"/>
        </w:rPr>
        <w:t xml:space="preserve"> </w:t>
      </w:r>
      <w:r w:rsidRPr="00CB2B3F">
        <w:rPr>
          <w:szCs w:val="22"/>
        </w:rPr>
        <w:t>산정이</w:t>
      </w:r>
      <w:r w:rsidRPr="00CB2B3F">
        <w:rPr>
          <w:szCs w:val="22"/>
        </w:rPr>
        <w:t xml:space="preserve"> </w:t>
      </w:r>
      <w:r w:rsidRPr="00CB2B3F">
        <w:rPr>
          <w:szCs w:val="22"/>
        </w:rPr>
        <w:t>곤란한</w:t>
      </w:r>
      <w:r w:rsidRPr="00CB2B3F">
        <w:rPr>
          <w:szCs w:val="22"/>
        </w:rPr>
        <w:t xml:space="preserve"> </w:t>
      </w:r>
      <w:r w:rsidRPr="00CB2B3F">
        <w:rPr>
          <w:szCs w:val="22"/>
        </w:rPr>
        <w:t>경우에는</w:t>
      </w:r>
      <w:r w:rsidRPr="00CB2B3F">
        <w:rPr>
          <w:szCs w:val="22"/>
        </w:rPr>
        <w:t xml:space="preserve"> 5</w:t>
      </w:r>
      <w:r w:rsidRPr="00CB2B3F">
        <w:rPr>
          <w:szCs w:val="22"/>
        </w:rPr>
        <w:t>억원</w:t>
      </w:r>
      <w:r w:rsidRPr="00CB2B3F">
        <w:rPr>
          <w:szCs w:val="22"/>
        </w:rPr>
        <w:t xml:space="preserve">) </w:t>
      </w:r>
      <w:r w:rsidRPr="00CB2B3F">
        <w:rPr>
          <w:szCs w:val="22"/>
        </w:rPr>
        <w:t>범위에서</w:t>
      </w:r>
      <w:r w:rsidRPr="00CB2B3F">
        <w:rPr>
          <w:szCs w:val="22"/>
        </w:rPr>
        <w:t xml:space="preserve"> </w:t>
      </w:r>
      <w:r w:rsidRPr="00CB2B3F">
        <w:rPr>
          <w:szCs w:val="22"/>
        </w:rPr>
        <w:t>과징금을</w:t>
      </w:r>
      <w:r w:rsidRPr="00CB2B3F">
        <w:rPr>
          <w:szCs w:val="22"/>
        </w:rPr>
        <w:t xml:space="preserve"> </w:t>
      </w:r>
      <w:proofErr w:type="gramStart"/>
      <w:r w:rsidRPr="00CB2B3F">
        <w:rPr>
          <w:szCs w:val="22"/>
        </w:rPr>
        <w:t>부과</w:t>
      </w:r>
      <w:r w:rsidRPr="00CB2B3F">
        <w:rPr>
          <w:szCs w:val="22"/>
        </w:rPr>
        <w:t xml:space="preserve"> </w:t>
      </w:r>
      <w:r w:rsidRPr="00CB2B3F">
        <w:rPr>
          <w:szCs w:val="22"/>
        </w:rPr>
        <w:t>받을</w:t>
      </w:r>
      <w:proofErr w:type="gramEnd"/>
      <w:r w:rsidRPr="00CB2B3F">
        <w:rPr>
          <w:szCs w:val="22"/>
        </w:rPr>
        <w:t xml:space="preserve"> </w:t>
      </w:r>
      <w:r w:rsidRPr="00CB2B3F">
        <w:rPr>
          <w:szCs w:val="22"/>
        </w:rPr>
        <w:t>수</w:t>
      </w:r>
      <w:r w:rsidRPr="00CB2B3F">
        <w:rPr>
          <w:szCs w:val="22"/>
        </w:rPr>
        <w:t xml:space="preserve"> </w:t>
      </w:r>
      <w:r w:rsidRPr="00CB2B3F">
        <w:rPr>
          <w:szCs w:val="22"/>
        </w:rPr>
        <w:t>있으며</w:t>
      </w:r>
      <w:r w:rsidRPr="00CB2B3F">
        <w:rPr>
          <w:szCs w:val="22"/>
        </w:rPr>
        <w:t xml:space="preserve">, </w:t>
      </w:r>
      <w:proofErr w:type="spellStart"/>
      <w:r w:rsidRPr="00CB2B3F">
        <w:rPr>
          <w:szCs w:val="22"/>
        </w:rPr>
        <w:t>공정</w:t>
      </w:r>
      <w:del w:id="565" w:author="jiwon.suh1" w:date="2021-08-29T20:11:00Z">
        <w:r w:rsidRPr="00CB2B3F" w:rsidDel="007A289B">
          <w:rPr>
            <w:szCs w:val="22"/>
          </w:rPr>
          <w:delText>거래위원회</w:delText>
        </w:r>
        <w:r w:rsidRPr="00CB2B3F" w:rsidDel="007A289B">
          <w:rPr>
            <w:szCs w:val="22"/>
          </w:rPr>
          <w:delText>(</w:delText>
        </w:r>
        <w:r w:rsidRPr="00CB2B3F" w:rsidDel="007A289B">
          <w:rPr>
            <w:szCs w:val="22"/>
          </w:rPr>
          <w:delText>이하</w:delText>
        </w:r>
        <w:r w:rsidRPr="00CB2B3F" w:rsidDel="007A289B">
          <w:rPr>
            <w:szCs w:val="22"/>
          </w:rPr>
          <w:delText xml:space="preserve"> ‘</w:delText>
        </w:r>
        <w:r w:rsidRPr="00CB2B3F" w:rsidDel="007A289B">
          <w:rPr>
            <w:szCs w:val="22"/>
          </w:rPr>
          <w:delText>공정</w:delText>
        </w:r>
      </w:del>
      <w:r w:rsidRPr="00CB2B3F">
        <w:rPr>
          <w:szCs w:val="22"/>
        </w:rPr>
        <w:t>위</w:t>
      </w:r>
      <w:del w:id="566" w:author="jiwon.suh1" w:date="2021-08-29T20:11:00Z">
        <w:r w:rsidRPr="00CB2B3F" w:rsidDel="007A289B">
          <w:rPr>
            <w:szCs w:val="22"/>
          </w:rPr>
          <w:delText xml:space="preserve">’) </w:delText>
        </w:r>
        <w:r w:rsidRPr="00CB2B3F" w:rsidDel="007A289B">
          <w:rPr>
            <w:szCs w:val="22"/>
          </w:rPr>
          <w:delText>등</w:delText>
        </w:r>
      </w:del>
      <w:ins w:id="567" w:author="jiwon.suh1" w:date="2021-08-29T20:11:00Z">
        <w:r>
          <w:rPr>
            <w:rFonts w:hint="eastAsia"/>
            <w:szCs w:val="22"/>
          </w:rPr>
          <w:t>등</w:t>
        </w:r>
      </w:ins>
      <w:r w:rsidRPr="00CB2B3F">
        <w:rPr>
          <w:szCs w:val="22"/>
        </w:rPr>
        <w:t>의</w:t>
      </w:r>
      <w:proofErr w:type="spellEnd"/>
      <w:r w:rsidRPr="00CB2B3F">
        <w:rPr>
          <w:szCs w:val="22"/>
        </w:rPr>
        <w:t xml:space="preserve"> </w:t>
      </w:r>
      <w:r w:rsidRPr="00CB2B3F">
        <w:rPr>
          <w:szCs w:val="22"/>
        </w:rPr>
        <w:t>고발이</w:t>
      </w:r>
      <w:r w:rsidRPr="00CB2B3F">
        <w:rPr>
          <w:szCs w:val="22"/>
        </w:rPr>
        <w:t xml:space="preserve"> </w:t>
      </w:r>
      <w:r w:rsidRPr="00CB2B3F">
        <w:rPr>
          <w:szCs w:val="22"/>
        </w:rPr>
        <w:t>있는</w:t>
      </w:r>
      <w:r w:rsidRPr="00CB2B3F">
        <w:rPr>
          <w:szCs w:val="22"/>
        </w:rPr>
        <w:t xml:space="preserve"> </w:t>
      </w:r>
      <w:r w:rsidRPr="00CB2B3F">
        <w:rPr>
          <w:szCs w:val="22"/>
        </w:rPr>
        <w:t>경우</w:t>
      </w:r>
      <w:r w:rsidRPr="00CB2B3F">
        <w:rPr>
          <w:szCs w:val="22"/>
        </w:rPr>
        <w:t xml:space="preserve"> 2</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w:t>
      </w:r>
      <w:r w:rsidRPr="00CB2B3F">
        <w:rPr>
          <w:szCs w:val="22"/>
        </w:rPr>
        <w:t>억</w:t>
      </w:r>
      <w:r w:rsidRPr="00CB2B3F">
        <w:rPr>
          <w:szCs w:val="22"/>
        </w:rPr>
        <w:t>5</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 xml:space="preserve">. </w:t>
      </w:r>
    </w:p>
    <w:p w14:paraId="4AB61BB2" w14:textId="77777777" w:rsidR="00026A7E" w:rsidRPr="00CB2B3F" w:rsidRDefault="00026A7E" w:rsidP="00026A7E">
      <w:pPr>
        <w:pStyle w:val="a5"/>
        <w:spacing w:after="240"/>
        <w:ind w:leftChars="0" w:left="1361"/>
        <w:rPr>
          <w:szCs w:val="22"/>
        </w:rPr>
      </w:pPr>
      <w:r w:rsidRPr="00CB2B3F">
        <w:rPr>
          <w:szCs w:val="22"/>
        </w:rPr>
        <w:t>과징금의</w:t>
      </w:r>
      <w:r w:rsidRPr="00CB2B3F">
        <w:rPr>
          <w:szCs w:val="22"/>
        </w:rPr>
        <w:t xml:space="preserve"> </w:t>
      </w:r>
      <w:r w:rsidRPr="00CB2B3F">
        <w:rPr>
          <w:szCs w:val="22"/>
        </w:rPr>
        <w:t>경우</w:t>
      </w:r>
      <w:r w:rsidRPr="00CB2B3F">
        <w:rPr>
          <w:szCs w:val="22"/>
        </w:rPr>
        <w:t xml:space="preserve">, </w:t>
      </w:r>
      <w:r w:rsidRPr="00CB2B3F">
        <w:rPr>
          <w:szCs w:val="22"/>
        </w:rPr>
        <w:t>위반행위의</w:t>
      </w:r>
      <w:r w:rsidRPr="00CB2B3F">
        <w:rPr>
          <w:szCs w:val="22"/>
        </w:rPr>
        <w:t xml:space="preserve"> </w:t>
      </w:r>
      <w:r w:rsidRPr="00CB2B3F">
        <w:rPr>
          <w:szCs w:val="22"/>
        </w:rPr>
        <w:t>내용</w:t>
      </w:r>
      <w:r w:rsidRPr="00CB2B3F">
        <w:rPr>
          <w:szCs w:val="22"/>
        </w:rPr>
        <w:t xml:space="preserve"> </w:t>
      </w:r>
      <w:r w:rsidRPr="00CB2B3F">
        <w:rPr>
          <w:szCs w:val="22"/>
        </w:rPr>
        <w:t>및</w:t>
      </w:r>
      <w:r w:rsidRPr="00CB2B3F">
        <w:rPr>
          <w:szCs w:val="22"/>
        </w:rPr>
        <w:t xml:space="preserve"> </w:t>
      </w:r>
      <w:r w:rsidRPr="00CB2B3F">
        <w:rPr>
          <w:szCs w:val="22"/>
        </w:rPr>
        <w:t>정도</w:t>
      </w:r>
      <w:r w:rsidRPr="00CB2B3F">
        <w:rPr>
          <w:szCs w:val="22"/>
        </w:rPr>
        <w:t xml:space="preserve">, </w:t>
      </w:r>
      <w:r w:rsidRPr="00CB2B3F">
        <w:rPr>
          <w:szCs w:val="22"/>
        </w:rPr>
        <w:t>기간</w:t>
      </w:r>
      <w:r w:rsidRPr="00CB2B3F">
        <w:rPr>
          <w:szCs w:val="22"/>
        </w:rPr>
        <w:t xml:space="preserve"> </w:t>
      </w:r>
      <w:r w:rsidRPr="00CB2B3F">
        <w:rPr>
          <w:szCs w:val="22"/>
        </w:rPr>
        <w:t>및</w:t>
      </w:r>
      <w:r w:rsidRPr="00CB2B3F">
        <w:rPr>
          <w:szCs w:val="22"/>
        </w:rPr>
        <w:t xml:space="preserve"> </w:t>
      </w:r>
      <w:r w:rsidRPr="00CB2B3F">
        <w:rPr>
          <w:szCs w:val="22"/>
        </w:rPr>
        <w:t>횟수</w:t>
      </w:r>
      <w:r w:rsidRPr="00CB2B3F">
        <w:rPr>
          <w:szCs w:val="22"/>
        </w:rPr>
        <w:t xml:space="preserve">, </w:t>
      </w:r>
      <w:r w:rsidRPr="00CB2B3F">
        <w:rPr>
          <w:szCs w:val="22"/>
        </w:rPr>
        <w:t>위반행위로</w:t>
      </w:r>
      <w:r w:rsidRPr="00CB2B3F">
        <w:rPr>
          <w:szCs w:val="22"/>
        </w:rPr>
        <w:t xml:space="preserve"> </w:t>
      </w:r>
      <w:r w:rsidRPr="00CB2B3F">
        <w:rPr>
          <w:szCs w:val="22"/>
        </w:rPr>
        <w:t>인하여</w:t>
      </w:r>
      <w:r w:rsidRPr="00CB2B3F">
        <w:rPr>
          <w:szCs w:val="22"/>
        </w:rPr>
        <w:t xml:space="preserve"> </w:t>
      </w:r>
      <w:r w:rsidRPr="00CB2B3F">
        <w:rPr>
          <w:szCs w:val="22"/>
        </w:rPr>
        <w:t>취득한</w:t>
      </w:r>
      <w:r w:rsidRPr="00CB2B3F">
        <w:rPr>
          <w:szCs w:val="22"/>
        </w:rPr>
        <w:t xml:space="preserve"> </w:t>
      </w:r>
      <w:r w:rsidRPr="00CB2B3F">
        <w:rPr>
          <w:szCs w:val="22"/>
        </w:rPr>
        <w:t>이익의</w:t>
      </w:r>
      <w:r w:rsidRPr="00CB2B3F">
        <w:rPr>
          <w:szCs w:val="22"/>
        </w:rPr>
        <w:t xml:space="preserve"> </w:t>
      </w:r>
      <w:r w:rsidRPr="00CB2B3F">
        <w:rPr>
          <w:szCs w:val="22"/>
        </w:rPr>
        <w:t>규모</w:t>
      </w:r>
      <w:r w:rsidRPr="00CB2B3F">
        <w:rPr>
          <w:szCs w:val="22"/>
        </w:rPr>
        <w:t xml:space="preserve"> </w:t>
      </w:r>
      <w:r w:rsidRPr="00CB2B3F">
        <w:rPr>
          <w:szCs w:val="22"/>
        </w:rPr>
        <w:t>등을</w:t>
      </w:r>
      <w:r w:rsidRPr="00CB2B3F">
        <w:rPr>
          <w:szCs w:val="22"/>
        </w:rPr>
        <w:t xml:space="preserve"> </w:t>
      </w:r>
      <w:r w:rsidRPr="00CB2B3F">
        <w:rPr>
          <w:szCs w:val="22"/>
        </w:rPr>
        <w:t>종합적으로</w:t>
      </w:r>
      <w:r w:rsidRPr="00CB2B3F">
        <w:rPr>
          <w:szCs w:val="22"/>
        </w:rPr>
        <w:t xml:space="preserve"> </w:t>
      </w:r>
      <w:r w:rsidRPr="00CB2B3F">
        <w:rPr>
          <w:szCs w:val="22"/>
        </w:rPr>
        <w:t>고려하여</w:t>
      </w:r>
      <w:r w:rsidRPr="00CB2B3F">
        <w:rPr>
          <w:szCs w:val="22"/>
        </w:rPr>
        <w:t xml:space="preserve"> </w:t>
      </w:r>
      <w:r w:rsidRPr="00CB2B3F">
        <w:rPr>
          <w:szCs w:val="22"/>
        </w:rPr>
        <w:t>그</w:t>
      </w:r>
      <w:r w:rsidRPr="00CB2B3F">
        <w:rPr>
          <w:szCs w:val="22"/>
        </w:rPr>
        <w:t xml:space="preserve"> </w:t>
      </w:r>
      <w:r w:rsidRPr="00CB2B3F">
        <w:rPr>
          <w:szCs w:val="22"/>
        </w:rPr>
        <w:t>부과</w:t>
      </w:r>
      <w:r w:rsidRPr="00CB2B3F">
        <w:rPr>
          <w:szCs w:val="22"/>
        </w:rPr>
        <w:t xml:space="preserve"> </w:t>
      </w:r>
      <w:r w:rsidRPr="00CB2B3F">
        <w:rPr>
          <w:szCs w:val="22"/>
        </w:rPr>
        <w:t>여부가</w:t>
      </w:r>
      <w:r w:rsidRPr="00CB2B3F">
        <w:rPr>
          <w:szCs w:val="22"/>
        </w:rPr>
        <w:t xml:space="preserve"> </w:t>
      </w:r>
      <w:r w:rsidRPr="00CB2B3F">
        <w:rPr>
          <w:szCs w:val="22"/>
        </w:rPr>
        <w:t>결정되며</w:t>
      </w:r>
      <w:r w:rsidRPr="00CB2B3F">
        <w:rPr>
          <w:szCs w:val="22"/>
        </w:rPr>
        <w:t xml:space="preserve">, </w:t>
      </w:r>
      <w:r w:rsidRPr="00CB2B3F">
        <w:rPr>
          <w:szCs w:val="22"/>
        </w:rPr>
        <w:t>법</w:t>
      </w:r>
      <w:r w:rsidRPr="00CB2B3F">
        <w:rPr>
          <w:szCs w:val="22"/>
        </w:rPr>
        <w:t xml:space="preserve"> </w:t>
      </w:r>
      <w:r w:rsidRPr="00CB2B3F">
        <w:rPr>
          <w:szCs w:val="22"/>
        </w:rPr>
        <w:t>위반금액에</w:t>
      </w:r>
      <w:r w:rsidRPr="00CB2B3F">
        <w:rPr>
          <w:szCs w:val="22"/>
        </w:rPr>
        <w:t xml:space="preserve"> </w:t>
      </w:r>
      <w:r w:rsidRPr="00CB2B3F">
        <w:rPr>
          <w:szCs w:val="22"/>
        </w:rPr>
        <w:t>위반행위의</w:t>
      </w:r>
      <w:r w:rsidRPr="00CB2B3F">
        <w:rPr>
          <w:szCs w:val="22"/>
        </w:rPr>
        <w:t xml:space="preserve"> </w:t>
      </w:r>
      <w:r w:rsidRPr="00CB2B3F">
        <w:rPr>
          <w:szCs w:val="22"/>
        </w:rPr>
        <w:t>중대성</w:t>
      </w:r>
      <w:r w:rsidRPr="00CB2B3F">
        <w:rPr>
          <w:szCs w:val="22"/>
        </w:rPr>
        <w:t xml:space="preserve"> </w:t>
      </w:r>
      <w:r w:rsidRPr="00CB2B3F">
        <w:rPr>
          <w:szCs w:val="22"/>
        </w:rPr>
        <w:t>정도별로</w:t>
      </w:r>
      <w:r w:rsidRPr="00CB2B3F">
        <w:rPr>
          <w:szCs w:val="22"/>
        </w:rPr>
        <w:t xml:space="preserve"> </w:t>
      </w:r>
      <w:r w:rsidRPr="00CB2B3F">
        <w:rPr>
          <w:szCs w:val="22"/>
        </w:rPr>
        <w:t>정하는</w:t>
      </w:r>
      <w:r w:rsidRPr="00CB2B3F">
        <w:rPr>
          <w:szCs w:val="22"/>
        </w:rPr>
        <w:t xml:space="preserve"> </w:t>
      </w:r>
      <w:r w:rsidRPr="00CB2B3F">
        <w:rPr>
          <w:szCs w:val="22"/>
        </w:rPr>
        <w:t>부과기준율을</w:t>
      </w:r>
      <w:r w:rsidRPr="00CB2B3F">
        <w:rPr>
          <w:szCs w:val="22"/>
        </w:rPr>
        <w:t xml:space="preserve"> </w:t>
      </w:r>
      <w:r w:rsidRPr="00CB2B3F">
        <w:rPr>
          <w:szCs w:val="22"/>
        </w:rPr>
        <w:t>곱하여</w:t>
      </w:r>
      <w:r w:rsidRPr="00CB2B3F">
        <w:rPr>
          <w:szCs w:val="22"/>
        </w:rPr>
        <w:t xml:space="preserve"> </w:t>
      </w:r>
      <w:r w:rsidRPr="00CB2B3F">
        <w:rPr>
          <w:szCs w:val="22"/>
        </w:rPr>
        <w:t>산정한</w:t>
      </w:r>
      <w:r w:rsidRPr="00CB2B3F">
        <w:rPr>
          <w:szCs w:val="22"/>
        </w:rPr>
        <w:t xml:space="preserve"> </w:t>
      </w:r>
      <w:r w:rsidRPr="00CB2B3F">
        <w:rPr>
          <w:szCs w:val="22"/>
        </w:rPr>
        <w:t>뒤</w:t>
      </w:r>
      <w:r w:rsidRPr="00CB2B3F">
        <w:rPr>
          <w:szCs w:val="22"/>
        </w:rPr>
        <w:t xml:space="preserve">, (1) </w:t>
      </w:r>
      <w:r w:rsidRPr="00CB2B3F">
        <w:rPr>
          <w:szCs w:val="22"/>
        </w:rPr>
        <w:t>위반행위</w:t>
      </w:r>
      <w:r w:rsidRPr="00CB2B3F">
        <w:rPr>
          <w:szCs w:val="22"/>
        </w:rPr>
        <w:t xml:space="preserve"> </w:t>
      </w:r>
      <w:r w:rsidRPr="00CB2B3F">
        <w:rPr>
          <w:szCs w:val="22"/>
        </w:rPr>
        <w:t>기간</w:t>
      </w:r>
      <w:r w:rsidRPr="00CB2B3F">
        <w:rPr>
          <w:szCs w:val="22"/>
        </w:rPr>
        <w:t xml:space="preserve"> </w:t>
      </w:r>
      <w:r w:rsidRPr="00CB2B3F">
        <w:rPr>
          <w:szCs w:val="22"/>
        </w:rPr>
        <w:t>및</w:t>
      </w:r>
      <w:r w:rsidRPr="00CB2B3F">
        <w:rPr>
          <w:szCs w:val="22"/>
        </w:rPr>
        <w:t xml:space="preserve"> </w:t>
      </w:r>
      <w:r w:rsidRPr="00CB2B3F">
        <w:rPr>
          <w:szCs w:val="22"/>
        </w:rPr>
        <w:t>횟수에</w:t>
      </w:r>
      <w:r w:rsidRPr="00CB2B3F">
        <w:rPr>
          <w:szCs w:val="22"/>
        </w:rPr>
        <w:t xml:space="preserve"> </w:t>
      </w:r>
      <w:r w:rsidRPr="00CB2B3F">
        <w:rPr>
          <w:szCs w:val="22"/>
        </w:rPr>
        <w:t>따른</w:t>
      </w:r>
      <w:r w:rsidRPr="00CB2B3F">
        <w:rPr>
          <w:szCs w:val="22"/>
        </w:rPr>
        <w:t xml:space="preserve"> </w:t>
      </w:r>
      <w:r w:rsidRPr="00CB2B3F">
        <w:rPr>
          <w:szCs w:val="22"/>
        </w:rPr>
        <w:t>조정을</w:t>
      </w:r>
      <w:r w:rsidRPr="00CB2B3F">
        <w:rPr>
          <w:szCs w:val="22"/>
        </w:rPr>
        <w:t xml:space="preserve"> </w:t>
      </w:r>
      <w:r w:rsidRPr="00CB2B3F">
        <w:rPr>
          <w:szCs w:val="22"/>
        </w:rPr>
        <w:t>거치고</w:t>
      </w:r>
      <w:r w:rsidRPr="00CB2B3F">
        <w:rPr>
          <w:szCs w:val="22"/>
        </w:rPr>
        <w:t xml:space="preserve">, (2) </w:t>
      </w:r>
      <w:r w:rsidRPr="00CB2B3F">
        <w:rPr>
          <w:szCs w:val="22"/>
        </w:rPr>
        <w:t>위반행위의</w:t>
      </w:r>
      <w:r w:rsidRPr="00CB2B3F">
        <w:rPr>
          <w:szCs w:val="22"/>
        </w:rPr>
        <w:t xml:space="preserve"> </w:t>
      </w:r>
      <w:r w:rsidRPr="00CB2B3F">
        <w:rPr>
          <w:szCs w:val="22"/>
        </w:rPr>
        <w:t>성격</w:t>
      </w:r>
      <w:r w:rsidRPr="00CB2B3F">
        <w:rPr>
          <w:szCs w:val="22"/>
        </w:rPr>
        <w:t xml:space="preserve"> </w:t>
      </w:r>
      <w:r w:rsidRPr="00CB2B3F">
        <w:rPr>
          <w:szCs w:val="22"/>
        </w:rPr>
        <w:t>등에</w:t>
      </w:r>
      <w:r w:rsidRPr="00CB2B3F">
        <w:rPr>
          <w:szCs w:val="22"/>
        </w:rPr>
        <w:t xml:space="preserve"> </w:t>
      </w:r>
      <w:r w:rsidRPr="00CB2B3F">
        <w:rPr>
          <w:szCs w:val="22"/>
        </w:rPr>
        <w:t>따른</w:t>
      </w:r>
      <w:r w:rsidRPr="00CB2B3F">
        <w:rPr>
          <w:szCs w:val="22"/>
        </w:rPr>
        <w:t xml:space="preserve"> </w:t>
      </w:r>
      <w:r w:rsidRPr="00CB2B3F">
        <w:rPr>
          <w:szCs w:val="22"/>
        </w:rPr>
        <w:t>조정을</w:t>
      </w:r>
      <w:r w:rsidRPr="00CB2B3F">
        <w:rPr>
          <w:szCs w:val="22"/>
        </w:rPr>
        <w:t xml:space="preserve"> </w:t>
      </w:r>
      <w:r w:rsidRPr="00CB2B3F">
        <w:rPr>
          <w:szCs w:val="22"/>
        </w:rPr>
        <w:t>거쳐</w:t>
      </w:r>
      <w:r w:rsidRPr="00CB2B3F">
        <w:rPr>
          <w:szCs w:val="22"/>
        </w:rPr>
        <w:t xml:space="preserve"> </w:t>
      </w:r>
      <w:r w:rsidRPr="00CB2B3F">
        <w:rPr>
          <w:szCs w:val="22"/>
        </w:rPr>
        <w:t>그</w:t>
      </w:r>
      <w:r w:rsidRPr="00CB2B3F">
        <w:rPr>
          <w:szCs w:val="22"/>
        </w:rPr>
        <w:t xml:space="preserve"> </w:t>
      </w:r>
      <w:r w:rsidRPr="00CB2B3F">
        <w:rPr>
          <w:szCs w:val="22"/>
        </w:rPr>
        <w:t>구체적</w:t>
      </w:r>
      <w:r w:rsidRPr="00CB2B3F">
        <w:rPr>
          <w:szCs w:val="22"/>
        </w:rPr>
        <w:t xml:space="preserve"> </w:t>
      </w:r>
      <w:r w:rsidRPr="00CB2B3F">
        <w:rPr>
          <w:szCs w:val="22"/>
        </w:rPr>
        <w:t>과징금</w:t>
      </w:r>
      <w:r w:rsidRPr="00CB2B3F">
        <w:rPr>
          <w:szCs w:val="22"/>
        </w:rPr>
        <w:t xml:space="preserve"> </w:t>
      </w:r>
      <w:r w:rsidRPr="00CB2B3F">
        <w:rPr>
          <w:szCs w:val="22"/>
        </w:rPr>
        <w:t>액수를</w:t>
      </w:r>
      <w:r w:rsidRPr="00CB2B3F">
        <w:rPr>
          <w:szCs w:val="22"/>
        </w:rPr>
        <w:t xml:space="preserve"> </w:t>
      </w:r>
      <w:r w:rsidRPr="00CB2B3F">
        <w:rPr>
          <w:szCs w:val="22"/>
        </w:rPr>
        <w:t>산정하게</w:t>
      </w:r>
      <w:r w:rsidRPr="00CB2B3F">
        <w:rPr>
          <w:szCs w:val="22"/>
        </w:rPr>
        <w:t xml:space="preserve"> </w:t>
      </w:r>
      <w:r w:rsidRPr="00CB2B3F">
        <w:rPr>
          <w:szCs w:val="22"/>
        </w:rPr>
        <w:t>됨</w:t>
      </w:r>
      <w:r w:rsidRPr="00CB2B3F">
        <w:rPr>
          <w:szCs w:val="22"/>
        </w:rPr>
        <w:t>.</w:t>
      </w:r>
    </w:p>
    <w:p w14:paraId="4751592D" w14:textId="77777777" w:rsidR="00026A7E" w:rsidRPr="00CB2B3F" w:rsidRDefault="00026A7E" w:rsidP="00026A7E">
      <w:pPr>
        <w:pStyle w:val="a5"/>
        <w:spacing w:after="240"/>
        <w:ind w:leftChars="0" w:left="1361"/>
        <w:rPr>
          <w:szCs w:val="22"/>
        </w:rPr>
      </w:pPr>
      <w:r w:rsidRPr="00CB2B3F">
        <w:rPr>
          <w:szCs w:val="22"/>
        </w:rPr>
        <w:t>구체적인</w:t>
      </w:r>
      <w:r w:rsidRPr="00CB2B3F">
        <w:rPr>
          <w:szCs w:val="22"/>
        </w:rPr>
        <w:t xml:space="preserve"> </w:t>
      </w:r>
      <w:r w:rsidRPr="00CB2B3F">
        <w:rPr>
          <w:szCs w:val="22"/>
        </w:rPr>
        <w:t>법위반금액을</w:t>
      </w:r>
      <w:r w:rsidRPr="00CB2B3F">
        <w:rPr>
          <w:szCs w:val="22"/>
        </w:rPr>
        <w:t xml:space="preserve"> </w:t>
      </w:r>
      <w:r w:rsidRPr="00CB2B3F">
        <w:rPr>
          <w:szCs w:val="22"/>
        </w:rPr>
        <w:t>산정하기</w:t>
      </w:r>
      <w:r w:rsidRPr="00CB2B3F">
        <w:rPr>
          <w:szCs w:val="22"/>
        </w:rPr>
        <w:t xml:space="preserve"> </w:t>
      </w:r>
      <w:r w:rsidRPr="00CB2B3F">
        <w:rPr>
          <w:szCs w:val="22"/>
        </w:rPr>
        <w:t>곤란한</w:t>
      </w:r>
      <w:r w:rsidRPr="00CB2B3F">
        <w:rPr>
          <w:szCs w:val="22"/>
        </w:rPr>
        <w:t xml:space="preserve"> </w:t>
      </w:r>
      <w:r w:rsidRPr="00CB2B3F">
        <w:rPr>
          <w:szCs w:val="22"/>
        </w:rPr>
        <w:t>경우</w:t>
      </w:r>
      <w:r w:rsidRPr="00CB2B3F">
        <w:rPr>
          <w:szCs w:val="22"/>
        </w:rPr>
        <w:t xml:space="preserve">, </w:t>
      </w:r>
      <w:r w:rsidRPr="00CB2B3F">
        <w:rPr>
          <w:szCs w:val="22"/>
        </w:rPr>
        <w:t>과징금</w:t>
      </w:r>
      <w:r w:rsidRPr="00CB2B3F">
        <w:rPr>
          <w:szCs w:val="22"/>
        </w:rPr>
        <w:t xml:space="preserve"> </w:t>
      </w:r>
      <w:r w:rsidRPr="00CB2B3F">
        <w:rPr>
          <w:szCs w:val="22"/>
        </w:rPr>
        <w:t>고시에서</w:t>
      </w:r>
      <w:r w:rsidRPr="00CB2B3F">
        <w:rPr>
          <w:szCs w:val="22"/>
        </w:rPr>
        <w:t xml:space="preserve"> </w:t>
      </w:r>
      <w:r w:rsidRPr="00CB2B3F">
        <w:rPr>
          <w:szCs w:val="22"/>
        </w:rPr>
        <w:t>정한</w:t>
      </w:r>
      <w:r w:rsidRPr="00CB2B3F">
        <w:rPr>
          <w:szCs w:val="22"/>
        </w:rPr>
        <w:t xml:space="preserve"> </w:t>
      </w:r>
      <w:r w:rsidRPr="00CB2B3F">
        <w:rPr>
          <w:szCs w:val="22"/>
        </w:rPr>
        <w:t>위반행위</w:t>
      </w:r>
      <w:r w:rsidRPr="00CB2B3F">
        <w:rPr>
          <w:szCs w:val="22"/>
        </w:rPr>
        <w:t xml:space="preserve"> </w:t>
      </w:r>
      <w:r w:rsidRPr="00CB2B3F">
        <w:rPr>
          <w:szCs w:val="22"/>
        </w:rPr>
        <w:t>중대성의</w:t>
      </w:r>
      <w:r w:rsidRPr="00CB2B3F">
        <w:rPr>
          <w:szCs w:val="22"/>
        </w:rPr>
        <w:t xml:space="preserve"> </w:t>
      </w:r>
      <w:proofErr w:type="spellStart"/>
      <w:r w:rsidRPr="00CB2B3F">
        <w:rPr>
          <w:szCs w:val="22"/>
        </w:rPr>
        <w:t>정도별</w:t>
      </w:r>
      <w:proofErr w:type="spellEnd"/>
      <w:r w:rsidRPr="00CB2B3F">
        <w:rPr>
          <w:szCs w:val="22"/>
        </w:rPr>
        <w:t xml:space="preserve"> </w:t>
      </w:r>
      <w:r w:rsidRPr="00CB2B3F">
        <w:rPr>
          <w:szCs w:val="22"/>
        </w:rPr>
        <w:t>부과기준금액을</w:t>
      </w:r>
      <w:r w:rsidRPr="00CB2B3F">
        <w:rPr>
          <w:szCs w:val="22"/>
        </w:rPr>
        <w:t xml:space="preserve"> </w:t>
      </w:r>
      <w:proofErr w:type="spellStart"/>
      <w:r w:rsidRPr="00CB2B3F">
        <w:rPr>
          <w:szCs w:val="22"/>
        </w:rPr>
        <w:t>기준으로하여</w:t>
      </w:r>
      <w:proofErr w:type="spellEnd"/>
      <w:r w:rsidRPr="00CB2B3F">
        <w:rPr>
          <w:szCs w:val="22"/>
        </w:rPr>
        <w:t xml:space="preserve"> </w:t>
      </w:r>
      <w:r w:rsidRPr="00CB2B3F">
        <w:rPr>
          <w:szCs w:val="22"/>
        </w:rPr>
        <w:t>구체적</w:t>
      </w:r>
      <w:r w:rsidRPr="00CB2B3F">
        <w:rPr>
          <w:szCs w:val="22"/>
        </w:rPr>
        <w:t xml:space="preserve"> </w:t>
      </w:r>
      <w:r w:rsidRPr="00CB2B3F">
        <w:rPr>
          <w:szCs w:val="22"/>
        </w:rPr>
        <w:t>과징금</w:t>
      </w:r>
      <w:r w:rsidRPr="00CB2B3F">
        <w:rPr>
          <w:szCs w:val="22"/>
        </w:rPr>
        <w:t xml:space="preserve"> </w:t>
      </w:r>
      <w:r w:rsidRPr="00CB2B3F">
        <w:rPr>
          <w:szCs w:val="22"/>
        </w:rPr>
        <w:t>액수를</w:t>
      </w:r>
      <w:r w:rsidRPr="00CB2B3F">
        <w:rPr>
          <w:szCs w:val="22"/>
        </w:rPr>
        <w:t xml:space="preserve"> </w:t>
      </w:r>
      <w:r w:rsidRPr="00CB2B3F">
        <w:rPr>
          <w:szCs w:val="22"/>
        </w:rPr>
        <w:t>도출하는데</w:t>
      </w:r>
      <w:r w:rsidRPr="00CB2B3F">
        <w:rPr>
          <w:szCs w:val="22"/>
        </w:rPr>
        <w:t xml:space="preserve">, </w:t>
      </w:r>
      <w:r w:rsidRPr="00CB2B3F">
        <w:rPr>
          <w:szCs w:val="22"/>
        </w:rPr>
        <w:t>이에</w:t>
      </w:r>
      <w:r w:rsidRPr="00CB2B3F">
        <w:rPr>
          <w:szCs w:val="22"/>
        </w:rPr>
        <w:t xml:space="preserve"> </w:t>
      </w:r>
      <w:r w:rsidRPr="00CB2B3F">
        <w:rPr>
          <w:szCs w:val="22"/>
        </w:rPr>
        <w:t>따르면</w:t>
      </w:r>
      <w:r w:rsidRPr="00CB2B3F">
        <w:rPr>
          <w:szCs w:val="22"/>
        </w:rPr>
        <w:t xml:space="preserve"> </w:t>
      </w:r>
      <w:r w:rsidRPr="00CB2B3F">
        <w:rPr>
          <w:szCs w:val="22"/>
        </w:rPr>
        <w:t>최소</w:t>
      </w:r>
      <w:r w:rsidRPr="00CB2B3F">
        <w:rPr>
          <w:szCs w:val="22"/>
        </w:rPr>
        <w:t xml:space="preserve"> 400</w:t>
      </w:r>
      <w:r w:rsidRPr="00CB2B3F">
        <w:rPr>
          <w:szCs w:val="22"/>
        </w:rPr>
        <w:t>만원부터</w:t>
      </w:r>
      <w:r w:rsidRPr="00CB2B3F">
        <w:rPr>
          <w:szCs w:val="22"/>
        </w:rPr>
        <w:t xml:space="preserve"> </w:t>
      </w:r>
      <w:r w:rsidRPr="00CB2B3F">
        <w:rPr>
          <w:szCs w:val="22"/>
        </w:rPr>
        <w:t>최대</w:t>
      </w:r>
      <w:r w:rsidRPr="00CB2B3F">
        <w:rPr>
          <w:szCs w:val="22"/>
        </w:rPr>
        <w:t xml:space="preserve"> 5</w:t>
      </w:r>
      <w:r w:rsidRPr="00CB2B3F">
        <w:rPr>
          <w:szCs w:val="22"/>
        </w:rPr>
        <w:t>억원까지의</w:t>
      </w:r>
      <w:r w:rsidRPr="00CB2B3F">
        <w:rPr>
          <w:szCs w:val="22"/>
        </w:rPr>
        <w:t xml:space="preserve"> </w:t>
      </w:r>
      <w:r w:rsidRPr="00CB2B3F">
        <w:rPr>
          <w:szCs w:val="22"/>
        </w:rPr>
        <w:t>과징금이</w:t>
      </w:r>
      <w:r w:rsidRPr="00CB2B3F">
        <w:rPr>
          <w:szCs w:val="22"/>
        </w:rPr>
        <w:t xml:space="preserve"> </w:t>
      </w:r>
      <w:r w:rsidRPr="00CB2B3F">
        <w:rPr>
          <w:szCs w:val="22"/>
        </w:rPr>
        <w:t>부과될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r w:rsidRPr="00CB2B3F">
        <w:rPr>
          <w:szCs w:val="22"/>
        </w:rPr>
        <w:t>구체적인</w:t>
      </w:r>
      <w:r w:rsidRPr="00CB2B3F">
        <w:rPr>
          <w:szCs w:val="22"/>
        </w:rPr>
        <w:t xml:space="preserve"> </w:t>
      </w:r>
      <w:r w:rsidRPr="00CB2B3F">
        <w:rPr>
          <w:szCs w:val="22"/>
        </w:rPr>
        <w:t>과징금</w:t>
      </w:r>
      <w:r w:rsidRPr="00CB2B3F">
        <w:rPr>
          <w:szCs w:val="22"/>
        </w:rPr>
        <w:t xml:space="preserve"> </w:t>
      </w:r>
      <w:r w:rsidRPr="00CB2B3F">
        <w:rPr>
          <w:szCs w:val="22"/>
        </w:rPr>
        <w:t>액수는</w:t>
      </w:r>
      <w:r w:rsidRPr="00CB2B3F">
        <w:rPr>
          <w:szCs w:val="22"/>
        </w:rPr>
        <w:t xml:space="preserve"> </w:t>
      </w:r>
      <w:r w:rsidRPr="00CB2B3F">
        <w:rPr>
          <w:szCs w:val="22"/>
        </w:rPr>
        <w:t>위반행위의</w:t>
      </w:r>
      <w:r w:rsidRPr="00CB2B3F">
        <w:rPr>
          <w:szCs w:val="22"/>
        </w:rPr>
        <w:t xml:space="preserve"> </w:t>
      </w:r>
      <w:r w:rsidRPr="00CB2B3F">
        <w:rPr>
          <w:szCs w:val="22"/>
        </w:rPr>
        <w:t>중대성</w:t>
      </w:r>
      <w:r w:rsidRPr="00CB2B3F">
        <w:rPr>
          <w:szCs w:val="22"/>
        </w:rPr>
        <w:t xml:space="preserve">, </w:t>
      </w:r>
      <w:r w:rsidRPr="00CB2B3F">
        <w:rPr>
          <w:szCs w:val="22"/>
        </w:rPr>
        <w:t>가중</w:t>
      </w:r>
      <w:r w:rsidRPr="00CB2B3F">
        <w:rPr>
          <w:szCs w:val="22"/>
        </w:rPr>
        <w:t>∙</w:t>
      </w:r>
      <w:r w:rsidRPr="00CB2B3F">
        <w:rPr>
          <w:szCs w:val="22"/>
        </w:rPr>
        <w:t>감경사유</w:t>
      </w:r>
      <w:r w:rsidRPr="00CB2B3F">
        <w:rPr>
          <w:szCs w:val="22"/>
        </w:rPr>
        <w:t xml:space="preserve"> </w:t>
      </w:r>
      <w:r w:rsidRPr="00CB2B3F">
        <w:rPr>
          <w:szCs w:val="22"/>
        </w:rPr>
        <w:t>및</w:t>
      </w:r>
      <w:r w:rsidRPr="00CB2B3F">
        <w:rPr>
          <w:szCs w:val="22"/>
        </w:rPr>
        <w:t xml:space="preserve"> </w:t>
      </w:r>
      <w:r w:rsidRPr="00CB2B3F">
        <w:rPr>
          <w:szCs w:val="22"/>
        </w:rPr>
        <w:t>계산방식에</w:t>
      </w:r>
      <w:r w:rsidRPr="00CB2B3F">
        <w:rPr>
          <w:szCs w:val="22"/>
        </w:rPr>
        <w:t xml:space="preserve"> </w:t>
      </w:r>
      <w:r w:rsidRPr="00CB2B3F">
        <w:rPr>
          <w:szCs w:val="22"/>
        </w:rPr>
        <w:t>따라</w:t>
      </w:r>
      <w:r w:rsidRPr="00CB2B3F">
        <w:rPr>
          <w:szCs w:val="22"/>
        </w:rPr>
        <w:t xml:space="preserve"> </w:t>
      </w:r>
      <w:r w:rsidRPr="00CB2B3F">
        <w:rPr>
          <w:szCs w:val="22"/>
        </w:rPr>
        <w:t>차이가</w:t>
      </w:r>
      <w:r w:rsidRPr="00CB2B3F">
        <w:rPr>
          <w:szCs w:val="22"/>
        </w:rPr>
        <w:t xml:space="preserve"> </w:t>
      </w:r>
      <w:r w:rsidRPr="00CB2B3F">
        <w:rPr>
          <w:szCs w:val="22"/>
        </w:rPr>
        <w:t>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16D6E133" w14:textId="77777777" w:rsidR="00026A7E" w:rsidRPr="00CB2B3F" w:rsidRDefault="00026A7E" w:rsidP="00026A7E">
      <w:pPr>
        <w:pStyle w:val="a5"/>
        <w:spacing w:after="240"/>
        <w:ind w:leftChars="0" w:left="1361"/>
        <w:rPr>
          <w:szCs w:val="22"/>
        </w:rPr>
      </w:pPr>
      <w:r w:rsidRPr="00CB2B3F">
        <w:rPr>
          <w:szCs w:val="22"/>
        </w:rPr>
        <w:t>또한</w:t>
      </w:r>
      <w:r w:rsidRPr="00CB2B3F">
        <w:rPr>
          <w:szCs w:val="22"/>
        </w:rPr>
        <w:t xml:space="preserve"> </w:t>
      </w:r>
      <w:r w:rsidRPr="00CB2B3F">
        <w:rPr>
          <w:szCs w:val="22"/>
        </w:rPr>
        <w:t>공정거래법도</w:t>
      </w:r>
      <w:r w:rsidRPr="00CB2B3F">
        <w:rPr>
          <w:szCs w:val="22"/>
        </w:rPr>
        <w:t xml:space="preserve"> </w:t>
      </w:r>
      <w:r w:rsidRPr="00CB2B3F">
        <w:rPr>
          <w:szCs w:val="22"/>
        </w:rPr>
        <w:t>거래상지위를</w:t>
      </w:r>
      <w:r w:rsidRPr="00CB2B3F">
        <w:rPr>
          <w:szCs w:val="22"/>
        </w:rPr>
        <w:t xml:space="preserve"> </w:t>
      </w:r>
      <w:r w:rsidRPr="00CB2B3F">
        <w:rPr>
          <w:szCs w:val="22"/>
        </w:rPr>
        <w:t>남용하여</w:t>
      </w:r>
      <w:r w:rsidRPr="00CB2B3F">
        <w:rPr>
          <w:szCs w:val="22"/>
        </w:rPr>
        <w:t xml:space="preserve"> </w:t>
      </w:r>
      <w:r w:rsidRPr="00CB2B3F">
        <w:rPr>
          <w:szCs w:val="22"/>
        </w:rPr>
        <w:t>판매목표를</w:t>
      </w:r>
      <w:r w:rsidRPr="00CB2B3F">
        <w:rPr>
          <w:szCs w:val="22"/>
        </w:rPr>
        <w:t xml:space="preserve"> </w:t>
      </w:r>
      <w:r w:rsidRPr="00CB2B3F">
        <w:rPr>
          <w:szCs w:val="22"/>
        </w:rPr>
        <w:t>강제하는</w:t>
      </w:r>
      <w:r w:rsidRPr="00CB2B3F">
        <w:rPr>
          <w:szCs w:val="22"/>
        </w:rPr>
        <w:t xml:space="preserve"> </w:t>
      </w:r>
      <w:r w:rsidRPr="00CB2B3F">
        <w:rPr>
          <w:szCs w:val="22"/>
        </w:rPr>
        <w:t>행위를</w:t>
      </w:r>
      <w:r w:rsidRPr="00CB2B3F">
        <w:rPr>
          <w:szCs w:val="22"/>
        </w:rPr>
        <w:t xml:space="preserve"> </w:t>
      </w:r>
      <w:r w:rsidRPr="00CB2B3F">
        <w:rPr>
          <w:szCs w:val="22"/>
        </w:rPr>
        <w:t>불공정행위로</w:t>
      </w:r>
      <w:r w:rsidRPr="00CB2B3F">
        <w:rPr>
          <w:szCs w:val="22"/>
        </w:rPr>
        <w:t xml:space="preserve"> </w:t>
      </w:r>
      <w:r w:rsidRPr="00CB2B3F">
        <w:rPr>
          <w:szCs w:val="22"/>
        </w:rPr>
        <w:t>규제하고</w:t>
      </w:r>
      <w:r w:rsidRPr="00CB2B3F">
        <w:rPr>
          <w:szCs w:val="22"/>
        </w:rPr>
        <w:t xml:space="preserve"> </w:t>
      </w:r>
      <w:r w:rsidRPr="00CB2B3F">
        <w:rPr>
          <w:szCs w:val="22"/>
        </w:rPr>
        <w:t>있음</w:t>
      </w:r>
      <w:r w:rsidRPr="00CB2B3F">
        <w:rPr>
          <w:szCs w:val="22"/>
        </w:rPr>
        <w:t xml:space="preserve">. </w:t>
      </w:r>
      <w:proofErr w:type="spellStart"/>
      <w:r w:rsidRPr="00CB2B3F">
        <w:rPr>
          <w:szCs w:val="22"/>
        </w:rPr>
        <w:t>공정위</w:t>
      </w:r>
      <w:proofErr w:type="spellEnd"/>
      <w:r w:rsidRPr="00CB2B3F">
        <w:rPr>
          <w:szCs w:val="22"/>
        </w:rPr>
        <w:t xml:space="preserve"> </w:t>
      </w:r>
      <w:r w:rsidRPr="00CB2B3F">
        <w:rPr>
          <w:szCs w:val="22"/>
        </w:rPr>
        <w:t>심사지침에</w:t>
      </w:r>
      <w:r w:rsidRPr="00CB2B3F">
        <w:rPr>
          <w:szCs w:val="22"/>
        </w:rPr>
        <w:t xml:space="preserve"> </w:t>
      </w:r>
      <w:r w:rsidRPr="00CB2B3F">
        <w:rPr>
          <w:szCs w:val="22"/>
        </w:rPr>
        <w:t>따르면</w:t>
      </w:r>
      <w:r w:rsidRPr="00CB2B3F">
        <w:rPr>
          <w:szCs w:val="22"/>
        </w:rPr>
        <w:t xml:space="preserve"> </w:t>
      </w:r>
      <w:r w:rsidRPr="00CB2B3F">
        <w:rPr>
          <w:rFonts w:ascii="바탕" w:eastAsia="바탕" w:hAnsi="바탕" w:cs="바탕" w:hint="eastAsia"/>
          <w:szCs w:val="22"/>
        </w:rPr>
        <w:t>①</w:t>
      </w:r>
      <w:r w:rsidRPr="00CB2B3F">
        <w:rPr>
          <w:szCs w:val="22"/>
        </w:rPr>
        <w:t xml:space="preserve"> </w:t>
      </w:r>
      <w:r w:rsidRPr="00CB2B3F">
        <w:rPr>
          <w:szCs w:val="22"/>
        </w:rPr>
        <w:t>판매목표</w:t>
      </w:r>
      <w:r w:rsidRPr="00CB2B3F">
        <w:rPr>
          <w:szCs w:val="22"/>
        </w:rPr>
        <w:t xml:space="preserve"> </w:t>
      </w:r>
      <w:r w:rsidRPr="00CB2B3F">
        <w:rPr>
          <w:szCs w:val="22"/>
        </w:rPr>
        <w:t>달성을</w:t>
      </w:r>
      <w:r w:rsidRPr="00CB2B3F">
        <w:rPr>
          <w:szCs w:val="22"/>
        </w:rPr>
        <w:t xml:space="preserve"> </w:t>
      </w:r>
      <w:r w:rsidRPr="00CB2B3F">
        <w:rPr>
          <w:szCs w:val="22"/>
        </w:rPr>
        <w:t>강제하기</w:t>
      </w:r>
      <w:r w:rsidRPr="00CB2B3F">
        <w:rPr>
          <w:szCs w:val="22"/>
        </w:rPr>
        <w:t xml:space="preserve"> </w:t>
      </w:r>
      <w:r w:rsidRPr="00CB2B3F">
        <w:rPr>
          <w:szCs w:val="22"/>
        </w:rPr>
        <w:t>위한</w:t>
      </w:r>
      <w:r w:rsidRPr="00CB2B3F">
        <w:rPr>
          <w:szCs w:val="22"/>
        </w:rPr>
        <w:t xml:space="preserve"> </w:t>
      </w:r>
      <w:r w:rsidRPr="00CB2B3F">
        <w:rPr>
          <w:szCs w:val="22"/>
        </w:rPr>
        <w:t>수단에는</w:t>
      </w:r>
      <w:r w:rsidRPr="00CB2B3F">
        <w:rPr>
          <w:szCs w:val="22"/>
        </w:rPr>
        <w:t xml:space="preserve"> </w:t>
      </w:r>
      <w:r w:rsidRPr="00CB2B3F">
        <w:rPr>
          <w:szCs w:val="22"/>
        </w:rPr>
        <w:t>제한이</w:t>
      </w:r>
      <w:r w:rsidRPr="00CB2B3F">
        <w:rPr>
          <w:szCs w:val="22"/>
        </w:rPr>
        <w:t xml:space="preserve"> </w:t>
      </w:r>
      <w:r w:rsidRPr="00CB2B3F">
        <w:rPr>
          <w:szCs w:val="22"/>
        </w:rPr>
        <w:t>없으며</w:t>
      </w:r>
      <w:r w:rsidRPr="00CB2B3F">
        <w:rPr>
          <w:szCs w:val="22"/>
        </w:rPr>
        <w:t xml:space="preserve">, </w:t>
      </w:r>
      <w:r w:rsidRPr="00CB2B3F">
        <w:rPr>
          <w:rFonts w:ascii="바탕" w:eastAsia="바탕" w:hAnsi="바탕" w:cs="바탕" w:hint="eastAsia"/>
          <w:szCs w:val="22"/>
        </w:rPr>
        <w:t>②</w:t>
      </w:r>
      <w:r w:rsidRPr="00CB2B3F">
        <w:rPr>
          <w:szCs w:val="22"/>
        </w:rPr>
        <w:t xml:space="preserve"> </w:t>
      </w:r>
      <w:r w:rsidRPr="00CB2B3F">
        <w:rPr>
          <w:szCs w:val="22"/>
        </w:rPr>
        <w:t>목표를</w:t>
      </w:r>
      <w:r w:rsidRPr="00CB2B3F">
        <w:rPr>
          <w:szCs w:val="22"/>
        </w:rPr>
        <w:t xml:space="preserve"> </w:t>
      </w:r>
      <w:r w:rsidRPr="00CB2B3F">
        <w:rPr>
          <w:szCs w:val="22"/>
        </w:rPr>
        <w:t>달성하지</w:t>
      </w:r>
      <w:r w:rsidRPr="00CB2B3F">
        <w:rPr>
          <w:szCs w:val="22"/>
        </w:rPr>
        <w:t xml:space="preserve"> </w:t>
      </w:r>
      <w:r w:rsidRPr="00CB2B3F">
        <w:rPr>
          <w:szCs w:val="22"/>
        </w:rPr>
        <w:t>못했을</w:t>
      </w:r>
      <w:r w:rsidRPr="00CB2B3F">
        <w:rPr>
          <w:szCs w:val="22"/>
        </w:rPr>
        <w:t xml:space="preserve"> </w:t>
      </w:r>
      <w:r w:rsidRPr="00CB2B3F">
        <w:rPr>
          <w:szCs w:val="22"/>
        </w:rPr>
        <w:t>경우</w:t>
      </w:r>
      <w:r w:rsidRPr="00CB2B3F">
        <w:rPr>
          <w:szCs w:val="22"/>
        </w:rPr>
        <w:t xml:space="preserve"> </w:t>
      </w:r>
      <w:r w:rsidRPr="00CB2B3F">
        <w:rPr>
          <w:szCs w:val="22"/>
        </w:rPr>
        <w:t>대리점계약의</w:t>
      </w:r>
      <w:r w:rsidRPr="00CB2B3F">
        <w:rPr>
          <w:szCs w:val="22"/>
        </w:rPr>
        <w:t xml:space="preserve"> </w:t>
      </w:r>
      <w:r w:rsidRPr="00CB2B3F">
        <w:rPr>
          <w:szCs w:val="22"/>
        </w:rPr>
        <w:t>해지나</w:t>
      </w:r>
      <w:r w:rsidRPr="00CB2B3F">
        <w:rPr>
          <w:szCs w:val="22"/>
        </w:rPr>
        <w:t xml:space="preserve"> </w:t>
      </w:r>
      <w:r w:rsidRPr="00CB2B3F">
        <w:rPr>
          <w:szCs w:val="22"/>
        </w:rPr>
        <w:t>판매수수료의</w:t>
      </w:r>
      <w:r w:rsidRPr="00CB2B3F">
        <w:rPr>
          <w:szCs w:val="22"/>
        </w:rPr>
        <w:t xml:space="preserve"> </w:t>
      </w:r>
      <w:r w:rsidRPr="00CB2B3F">
        <w:rPr>
          <w:szCs w:val="22"/>
        </w:rPr>
        <w:t>미지급</w:t>
      </w:r>
      <w:r w:rsidRPr="00CB2B3F">
        <w:rPr>
          <w:szCs w:val="22"/>
        </w:rPr>
        <w:t xml:space="preserve"> </w:t>
      </w:r>
      <w:r w:rsidRPr="00CB2B3F">
        <w:rPr>
          <w:szCs w:val="22"/>
        </w:rPr>
        <w:t>등</w:t>
      </w:r>
      <w:r w:rsidRPr="00CB2B3F">
        <w:rPr>
          <w:szCs w:val="22"/>
        </w:rPr>
        <w:t xml:space="preserve"> </w:t>
      </w:r>
      <w:r w:rsidRPr="00CB2B3F">
        <w:rPr>
          <w:szCs w:val="22"/>
        </w:rPr>
        <w:t>불이익이</w:t>
      </w:r>
      <w:r w:rsidRPr="00CB2B3F">
        <w:rPr>
          <w:szCs w:val="22"/>
        </w:rPr>
        <w:t xml:space="preserve"> </w:t>
      </w:r>
      <w:r w:rsidRPr="00CB2B3F">
        <w:rPr>
          <w:szCs w:val="22"/>
        </w:rPr>
        <w:t>부과되는</w:t>
      </w:r>
      <w:r w:rsidRPr="00CB2B3F">
        <w:rPr>
          <w:szCs w:val="22"/>
        </w:rPr>
        <w:t xml:space="preserve"> </w:t>
      </w:r>
      <w:r w:rsidRPr="00CB2B3F">
        <w:rPr>
          <w:szCs w:val="22"/>
        </w:rPr>
        <w:t>방식은</w:t>
      </w:r>
      <w:r w:rsidRPr="00CB2B3F">
        <w:rPr>
          <w:szCs w:val="22"/>
        </w:rPr>
        <w:t xml:space="preserve"> </w:t>
      </w:r>
      <w:r w:rsidRPr="00CB2B3F">
        <w:rPr>
          <w:szCs w:val="22"/>
        </w:rPr>
        <w:t>강제성이</w:t>
      </w:r>
      <w:r w:rsidRPr="00CB2B3F">
        <w:rPr>
          <w:szCs w:val="22"/>
        </w:rPr>
        <w:t xml:space="preserve"> </w:t>
      </w:r>
      <w:r w:rsidRPr="00CB2B3F">
        <w:rPr>
          <w:szCs w:val="22"/>
        </w:rPr>
        <w:t>인정되나</w:t>
      </w:r>
      <w:r w:rsidRPr="00CB2B3F">
        <w:rPr>
          <w:szCs w:val="22"/>
        </w:rPr>
        <w:t xml:space="preserve">, </w:t>
      </w:r>
      <w:r w:rsidRPr="00CB2B3F">
        <w:rPr>
          <w:szCs w:val="22"/>
        </w:rPr>
        <w:t>거래상대방에게</w:t>
      </w:r>
      <w:r w:rsidRPr="00CB2B3F">
        <w:rPr>
          <w:szCs w:val="22"/>
        </w:rPr>
        <w:t xml:space="preserve"> </w:t>
      </w:r>
      <w:r w:rsidRPr="00CB2B3F">
        <w:rPr>
          <w:szCs w:val="22"/>
        </w:rPr>
        <w:t>장려금을</w:t>
      </w:r>
      <w:r w:rsidRPr="00CB2B3F">
        <w:rPr>
          <w:szCs w:val="22"/>
        </w:rPr>
        <w:t xml:space="preserve"> </w:t>
      </w:r>
      <w:r w:rsidRPr="00CB2B3F">
        <w:rPr>
          <w:szCs w:val="22"/>
        </w:rPr>
        <w:t>지급하는</w:t>
      </w:r>
      <w:r w:rsidRPr="00CB2B3F">
        <w:rPr>
          <w:szCs w:val="22"/>
        </w:rPr>
        <w:t xml:space="preserve"> </w:t>
      </w:r>
      <w:r w:rsidRPr="00CB2B3F">
        <w:rPr>
          <w:szCs w:val="22"/>
        </w:rPr>
        <w:t>등</w:t>
      </w:r>
      <w:r w:rsidRPr="00CB2B3F">
        <w:rPr>
          <w:szCs w:val="22"/>
        </w:rPr>
        <w:t xml:space="preserve"> </w:t>
      </w:r>
      <w:r w:rsidRPr="00CB2B3F">
        <w:rPr>
          <w:szCs w:val="22"/>
        </w:rPr>
        <w:t>자발적인</w:t>
      </w:r>
      <w:r w:rsidRPr="00CB2B3F">
        <w:rPr>
          <w:szCs w:val="22"/>
        </w:rPr>
        <w:t xml:space="preserve"> </w:t>
      </w:r>
      <w:r w:rsidRPr="00CB2B3F">
        <w:rPr>
          <w:szCs w:val="22"/>
        </w:rPr>
        <w:t>협력을</w:t>
      </w:r>
      <w:r w:rsidRPr="00CB2B3F">
        <w:rPr>
          <w:szCs w:val="22"/>
        </w:rPr>
        <w:t xml:space="preserve"> </w:t>
      </w:r>
      <w:r w:rsidRPr="00CB2B3F">
        <w:rPr>
          <w:szCs w:val="22"/>
        </w:rPr>
        <w:t>위한</w:t>
      </w:r>
      <w:r w:rsidRPr="00CB2B3F">
        <w:rPr>
          <w:szCs w:val="22"/>
        </w:rPr>
        <w:t xml:space="preserve"> </w:t>
      </w:r>
      <w:r w:rsidRPr="00CB2B3F">
        <w:rPr>
          <w:szCs w:val="22"/>
        </w:rPr>
        <w:t>수단으로</w:t>
      </w:r>
      <w:r w:rsidRPr="00CB2B3F">
        <w:rPr>
          <w:szCs w:val="22"/>
        </w:rPr>
        <w:t xml:space="preserve"> </w:t>
      </w:r>
      <w:r w:rsidRPr="00CB2B3F">
        <w:rPr>
          <w:szCs w:val="22"/>
        </w:rPr>
        <w:t>판매목표가</w:t>
      </w:r>
      <w:r w:rsidRPr="00CB2B3F">
        <w:rPr>
          <w:szCs w:val="22"/>
        </w:rPr>
        <w:t xml:space="preserve"> </w:t>
      </w:r>
      <w:r w:rsidRPr="00CB2B3F">
        <w:rPr>
          <w:szCs w:val="22"/>
        </w:rPr>
        <w:t>사용되는</w:t>
      </w:r>
      <w:r w:rsidRPr="00CB2B3F">
        <w:rPr>
          <w:szCs w:val="22"/>
        </w:rPr>
        <w:t xml:space="preserve"> </w:t>
      </w:r>
      <w:r w:rsidRPr="00CB2B3F">
        <w:rPr>
          <w:szCs w:val="22"/>
        </w:rPr>
        <w:t>방식은</w:t>
      </w:r>
      <w:r w:rsidRPr="00CB2B3F">
        <w:rPr>
          <w:szCs w:val="22"/>
        </w:rPr>
        <w:t xml:space="preserve"> </w:t>
      </w:r>
      <w:r w:rsidRPr="00CB2B3F">
        <w:rPr>
          <w:szCs w:val="22"/>
        </w:rPr>
        <w:t>원칙적으로</w:t>
      </w:r>
      <w:r w:rsidRPr="00CB2B3F">
        <w:rPr>
          <w:szCs w:val="22"/>
        </w:rPr>
        <w:t xml:space="preserve"> </w:t>
      </w:r>
      <w:r w:rsidRPr="00CB2B3F">
        <w:rPr>
          <w:szCs w:val="22"/>
        </w:rPr>
        <w:t>강제성이</w:t>
      </w:r>
      <w:r w:rsidRPr="00CB2B3F">
        <w:rPr>
          <w:szCs w:val="22"/>
        </w:rPr>
        <w:t xml:space="preserve"> </w:t>
      </w:r>
      <w:r w:rsidRPr="00CB2B3F">
        <w:rPr>
          <w:szCs w:val="22"/>
        </w:rPr>
        <w:t>인정되지</w:t>
      </w:r>
      <w:r w:rsidRPr="00CB2B3F">
        <w:rPr>
          <w:szCs w:val="22"/>
        </w:rPr>
        <w:t xml:space="preserve"> </w:t>
      </w:r>
      <w:r w:rsidRPr="00CB2B3F">
        <w:rPr>
          <w:szCs w:val="22"/>
        </w:rPr>
        <w:t>않음</w:t>
      </w:r>
      <w:r w:rsidRPr="00CB2B3F">
        <w:rPr>
          <w:szCs w:val="22"/>
        </w:rPr>
        <w:t>.</w:t>
      </w:r>
    </w:p>
    <w:p w14:paraId="4C8A30CD" w14:textId="77777777" w:rsidR="00026A7E" w:rsidRPr="00CB2B3F" w:rsidRDefault="00026A7E" w:rsidP="00026A7E">
      <w:pPr>
        <w:pStyle w:val="a5"/>
        <w:spacing w:after="240"/>
        <w:ind w:leftChars="0" w:left="1361"/>
        <w:rPr>
          <w:szCs w:val="22"/>
        </w:rPr>
      </w:pPr>
      <w:r w:rsidRPr="00CB2B3F">
        <w:rPr>
          <w:szCs w:val="22"/>
        </w:rPr>
        <w:t>해당</w:t>
      </w:r>
      <w:r w:rsidRPr="00CB2B3F">
        <w:rPr>
          <w:szCs w:val="22"/>
        </w:rPr>
        <w:t xml:space="preserve"> </w:t>
      </w:r>
      <w:r w:rsidRPr="00CB2B3F">
        <w:rPr>
          <w:szCs w:val="22"/>
        </w:rPr>
        <w:t>소송</w:t>
      </w:r>
      <w:r w:rsidRPr="00CB2B3F">
        <w:rPr>
          <w:szCs w:val="22"/>
        </w:rPr>
        <w:t xml:space="preserve"> </w:t>
      </w:r>
      <w:r w:rsidRPr="00CB2B3F">
        <w:rPr>
          <w:szCs w:val="22"/>
        </w:rPr>
        <w:t>과정에서</w:t>
      </w:r>
      <w:r w:rsidRPr="00CB2B3F">
        <w:rPr>
          <w:szCs w:val="22"/>
        </w:rPr>
        <w:t xml:space="preserve"> </w:t>
      </w:r>
      <w:r w:rsidRPr="00CB2B3F">
        <w:rPr>
          <w:szCs w:val="22"/>
        </w:rPr>
        <w:t>대상회사는</w:t>
      </w:r>
      <w:r w:rsidRPr="00CB2B3F">
        <w:rPr>
          <w:szCs w:val="22"/>
        </w:rPr>
        <w:t xml:space="preserve"> </w:t>
      </w:r>
      <w:r w:rsidRPr="00CB2B3F">
        <w:rPr>
          <w:szCs w:val="22"/>
        </w:rPr>
        <w:t>판매촉진비용은</w:t>
      </w:r>
      <w:r w:rsidRPr="00CB2B3F">
        <w:rPr>
          <w:szCs w:val="22"/>
        </w:rPr>
        <w:t xml:space="preserve"> </w:t>
      </w:r>
      <w:r w:rsidRPr="00CB2B3F">
        <w:rPr>
          <w:szCs w:val="22"/>
        </w:rPr>
        <w:t>대상회사와</w:t>
      </w:r>
      <w:r w:rsidRPr="00CB2B3F">
        <w:rPr>
          <w:szCs w:val="22"/>
        </w:rPr>
        <w:t xml:space="preserve"> </w:t>
      </w:r>
      <w:r w:rsidRPr="00CB2B3F">
        <w:rPr>
          <w:szCs w:val="22"/>
        </w:rPr>
        <w:t>대리점들의</w:t>
      </w:r>
      <w:r w:rsidRPr="00CB2B3F">
        <w:rPr>
          <w:szCs w:val="22"/>
        </w:rPr>
        <w:t xml:space="preserve"> </w:t>
      </w:r>
      <w:r w:rsidRPr="00CB2B3F">
        <w:rPr>
          <w:szCs w:val="22"/>
        </w:rPr>
        <w:t>공동이익을</w:t>
      </w:r>
      <w:r w:rsidRPr="00CB2B3F">
        <w:rPr>
          <w:szCs w:val="22"/>
        </w:rPr>
        <w:t xml:space="preserve"> </w:t>
      </w:r>
      <w:r w:rsidRPr="00CB2B3F">
        <w:rPr>
          <w:szCs w:val="22"/>
        </w:rPr>
        <w:t>위한</w:t>
      </w:r>
      <w:r w:rsidRPr="00CB2B3F">
        <w:rPr>
          <w:szCs w:val="22"/>
        </w:rPr>
        <w:t xml:space="preserve"> </w:t>
      </w:r>
      <w:r w:rsidRPr="00CB2B3F">
        <w:rPr>
          <w:szCs w:val="22"/>
        </w:rPr>
        <w:t>것인</w:t>
      </w:r>
      <w:r w:rsidRPr="00CB2B3F">
        <w:rPr>
          <w:szCs w:val="22"/>
        </w:rPr>
        <w:t xml:space="preserve"> </w:t>
      </w:r>
      <w:r w:rsidRPr="00CB2B3F">
        <w:rPr>
          <w:szCs w:val="22"/>
        </w:rPr>
        <w:t>점</w:t>
      </w:r>
      <w:r w:rsidRPr="00CB2B3F">
        <w:rPr>
          <w:szCs w:val="22"/>
        </w:rPr>
        <w:t xml:space="preserve">, </w:t>
      </w:r>
      <w:r w:rsidRPr="00CB2B3F">
        <w:rPr>
          <w:szCs w:val="22"/>
        </w:rPr>
        <w:t>대상회사와</w:t>
      </w:r>
      <w:r w:rsidRPr="00CB2B3F">
        <w:rPr>
          <w:szCs w:val="22"/>
        </w:rPr>
        <w:t xml:space="preserve"> </w:t>
      </w:r>
      <w:r w:rsidRPr="00CB2B3F">
        <w:rPr>
          <w:szCs w:val="22"/>
        </w:rPr>
        <w:t>대리점</w:t>
      </w:r>
      <w:r w:rsidRPr="00CB2B3F">
        <w:rPr>
          <w:szCs w:val="22"/>
        </w:rPr>
        <w:t xml:space="preserve"> </w:t>
      </w:r>
      <w:r w:rsidRPr="00CB2B3F">
        <w:rPr>
          <w:szCs w:val="22"/>
        </w:rPr>
        <w:t>사업자들</w:t>
      </w:r>
      <w:r w:rsidRPr="00CB2B3F">
        <w:rPr>
          <w:szCs w:val="22"/>
        </w:rPr>
        <w:t xml:space="preserve"> </w:t>
      </w:r>
      <w:r w:rsidRPr="00CB2B3F">
        <w:rPr>
          <w:szCs w:val="22"/>
        </w:rPr>
        <w:t>간</w:t>
      </w:r>
      <w:r w:rsidRPr="00CB2B3F">
        <w:rPr>
          <w:szCs w:val="22"/>
        </w:rPr>
        <w:t xml:space="preserve"> </w:t>
      </w:r>
      <w:r w:rsidRPr="00CB2B3F">
        <w:rPr>
          <w:szCs w:val="22"/>
        </w:rPr>
        <w:t>실질적인</w:t>
      </w:r>
      <w:r w:rsidRPr="00CB2B3F">
        <w:rPr>
          <w:szCs w:val="22"/>
        </w:rPr>
        <w:t xml:space="preserve"> </w:t>
      </w:r>
      <w:r w:rsidRPr="00CB2B3F">
        <w:rPr>
          <w:szCs w:val="22"/>
        </w:rPr>
        <w:t>협의</w:t>
      </w:r>
      <w:r w:rsidRPr="00CB2B3F">
        <w:rPr>
          <w:szCs w:val="22"/>
        </w:rPr>
        <w:t xml:space="preserve"> </w:t>
      </w:r>
      <w:r w:rsidRPr="00CB2B3F">
        <w:rPr>
          <w:szCs w:val="22"/>
        </w:rPr>
        <w:t>및</w:t>
      </w:r>
      <w:r w:rsidRPr="00CB2B3F">
        <w:rPr>
          <w:szCs w:val="22"/>
        </w:rPr>
        <w:t xml:space="preserve"> </w:t>
      </w:r>
      <w:r w:rsidRPr="00CB2B3F">
        <w:rPr>
          <w:szCs w:val="22"/>
        </w:rPr>
        <w:t>대리점</w:t>
      </w:r>
      <w:r w:rsidRPr="00CB2B3F">
        <w:rPr>
          <w:szCs w:val="22"/>
        </w:rPr>
        <w:t xml:space="preserve"> </w:t>
      </w:r>
      <w:r w:rsidRPr="00CB2B3F">
        <w:rPr>
          <w:szCs w:val="22"/>
        </w:rPr>
        <w:t>사업자들이</w:t>
      </w:r>
      <w:r w:rsidRPr="00CB2B3F">
        <w:rPr>
          <w:szCs w:val="22"/>
        </w:rPr>
        <w:t xml:space="preserve"> </w:t>
      </w:r>
      <w:r w:rsidRPr="00CB2B3F">
        <w:rPr>
          <w:szCs w:val="22"/>
        </w:rPr>
        <w:t>판촉행사에</w:t>
      </w:r>
      <w:r w:rsidRPr="00CB2B3F">
        <w:rPr>
          <w:szCs w:val="22"/>
        </w:rPr>
        <w:t xml:space="preserve"> </w:t>
      </w:r>
      <w:r w:rsidRPr="00CB2B3F">
        <w:rPr>
          <w:szCs w:val="22"/>
        </w:rPr>
        <w:t>참여할</w:t>
      </w:r>
      <w:r w:rsidRPr="00CB2B3F">
        <w:rPr>
          <w:szCs w:val="22"/>
        </w:rPr>
        <w:t xml:space="preserve"> </w:t>
      </w:r>
      <w:r w:rsidRPr="00CB2B3F">
        <w:rPr>
          <w:szCs w:val="22"/>
        </w:rPr>
        <w:t>실질적인</w:t>
      </w:r>
      <w:r w:rsidRPr="00CB2B3F">
        <w:rPr>
          <w:szCs w:val="22"/>
        </w:rPr>
        <w:t xml:space="preserve"> </w:t>
      </w:r>
      <w:r w:rsidRPr="00CB2B3F">
        <w:rPr>
          <w:szCs w:val="22"/>
        </w:rPr>
        <w:t>의사가</w:t>
      </w:r>
      <w:r w:rsidRPr="00CB2B3F">
        <w:rPr>
          <w:szCs w:val="22"/>
        </w:rPr>
        <w:t xml:space="preserve"> </w:t>
      </w:r>
      <w:proofErr w:type="spellStart"/>
      <w:r w:rsidRPr="00CB2B3F">
        <w:rPr>
          <w:szCs w:val="22"/>
        </w:rPr>
        <w:t>존재했었다는</w:t>
      </w:r>
      <w:proofErr w:type="spellEnd"/>
      <w:r w:rsidRPr="00CB2B3F">
        <w:rPr>
          <w:szCs w:val="22"/>
        </w:rPr>
        <w:t xml:space="preserve"> </w:t>
      </w:r>
      <w:r w:rsidRPr="00CB2B3F">
        <w:rPr>
          <w:szCs w:val="22"/>
        </w:rPr>
        <w:t>점</w:t>
      </w:r>
      <w:r w:rsidRPr="00CB2B3F">
        <w:rPr>
          <w:szCs w:val="22"/>
        </w:rPr>
        <w:t xml:space="preserve">, </w:t>
      </w:r>
      <w:r w:rsidRPr="00CB2B3F">
        <w:rPr>
          <w:szCs w:val="22"/>
        </w:rPr>
        <w:t>실질적으로</w:t>
      </w:r>
      <w:r w:rsidRPr="00CB2B3F">
        <w:rPr>
          <w:szCs w:val="22"/>
        </w:rPr>
        <w:t xml:space="preserve"> </w:t>
      </w:r>
      <w:r w:rsidRPr="00CB2B3F">
        <w:rPr>
          <w:szCs w:val="22"/>
        </w:rPr>
        <w:t>대리점에게</w:t>
      </w:r>
      <w:r w:rsidRPr="00CB2B3F">
        <w:rPr>
          <w:szCs w:val="22"/>
        </w:rPr>
        <w:t xml:space="preserve"> </w:t>
      </w:r>
      <w:r w:rsidRPr="00CB2B3F">
        <w:rPr>
          <w:szCs w:val="22"/>
        </w:rPr>
        <w:t>불이익이</w:t>
      </w:r>
      <w:r w:rsidRPr="00CB2B3F">
        <w:rPr>
          <w:szCs w:val="22"/>
        </w:rPr>
        <w:t xml:space="preserve"> </w:t>
      </w:r>
      <w:r w:rsidRPr="00CB2B3F">
        <w:rPr>
          <w:szCs w:val="22"/>
        </w:rPr>
        <w:t>발생한</w:t>
      </w:r>
      <w:r w:rsidRPr="00CB2B3F">
        <w:rPr>
          <w:szCs w:val="22"/>
        </w:rPr>
        <w:t xml:space="preserve"> </w:t>
      </w:r>
      <w:r w:rsidRPr="00CB2B3F">
        <w:rPr>
          <w:szCs w:val="22"/>
        </w:rPr>
        <w:t>사실이</w:t>
      </w:r>
      <w:r w:rsidRPr="00CB2B3F">
        <w:rPr>
          <w:szCs w:val="22"/>
        </w:rPr>
        <w:t xml:space="preserve"> </w:t>
      </w:r>
      <w:r w:rsidRPr="00CB2B3F">
        <w:rPr>
          <w:szCs w:val="22"/>
        </w:rPr>
        <w:t>없다는</w:t>
      </w:r>
      <w:r w:rsidRPr="00CB2B3F">
        <w:rPr>
          <w:szCs w:val="22"/>
        </w:rPr>
        <w:t xml:space="preserve"> </w:t>
      </w:r>
      <w:r w:rsidRPr="00CB2B3F">
        <w:rPr>
          <w:szCs w:val="22"/>
        </w:rPr>
        <w:t>점을</w:t>
      </w:r>
      <w:r w:rsidRPr="00CB2B3F">
        <w:rPr>
          <w:szCs w:val="22"/>
        </w:rPr>
        <w:t xml:space="preserve"> </w:t>
      </w:r>
      <w:r w:rsidRPr="00CB2B3F">
        <w:rPr>
          <w:szCs w:val="22"/>
        </w:rPr>
        <w:t>들어</w:t>
      </w:r>
      <w:r w:rsidRPr="00CB2B3F">
        <w:rPr>
          <w:szCs w:val="22"/>
        </w:rPr>
        <w:t xml:space="preserve"> </w:t>
      </w:r>
      <w:r w:rsidRPr="00CB2B3F">
        <w:rPr>
          <w:szCs w:val="22"/>
        </w:rPr>
        <w:t>공정위의</w:t>
      </w:r>
      <w:r w:rsidRPr="00CB2B3F">
        <w:rPr>
          <w:szCs w:val="22"/>
        </w:rPr>
        <w:t xml:space="preserve"> </w:t>
      </w:r>
      <w:r w:rsidRPr="00CB2B3F">
        <w:rPr>
          <w:szCs w:val="22"/>
        </w:rPr>
        <w:t>처분을</w:t>
      </w:r>
      <w:r w:rsidRPr="00CB2B3F">
        <w:rPr>
          <w:szCs w:val="22"/>
        </w:rPr>
        <w:t xml:space="preserve"> </w:t>
      </w:r>
      <w:r w:rsidRPr="00CB2B3F">
        <w:rPr>
          <w:szCs w:val="22"/>
        </w:rPr>
        <w:t>다투고</w:t>
      </w:r>
      <w:r w:rsidRPr="00CB2B3F">
        <w:rPr>
          <w:szCs w:val="22"/>
        </w:rPr>
        <w:t xml:space="preserve"> </w:t>
      </w:r>
      <w:r w:rsidRPr="00CB2B3F">
        <w:rPr>
          <w:szCs w:val="22"/>
        </w:rPr>
        <w:t>있는</w:t>
      </w:r>
      <w:r w:rsidRPr="00CB2B3F">
        <w:rPr>
          <w:szCs w:val="22"/>
        </w:rPr>
        <w:t xml:space="preserve"> </w:t>
      </w:r>
      <w:r w:rsidRPr="00CB2B3F">
        <w:rPr>
          <w:szCs w:val="22"/>
        </w:rPr>
        <w:t>것으로</w:t>
      </w:r>
      <w:r w:rsidRPr="00CB2B3F">
        <w:rPr>
          <w:szCs w:val="22"/>
        </w:rPr>
        <w:t xml:space="preserve"> </w:t>
      </w:r>
      <w:r w:rsidRPr="00CB2B3F">
        <w:rPr>
          <w:szCs w:val="22"/>
        </w:rPr>
        <w:t>확인됨</w:t>
      </w:r>
      <w:r w:rsidRPr="00CB2B3F">
        <w:rPr>
          <w:szCs w:val="22"/>
        </w:rPr>
        <w:t xml:space="preserve">. </w:t>
      </w:r>
    </w:p>
    <w:p w14:paraId="6C7F090E" w14:textId="77777777" w:rsidR="00026A7E" w:rsidDel="00A30FCA" w:rsidRDefault="00026A7E" w:rsidP="00026A7E">
      <w:pPr>
        <w:pStyle w:val="a5"/>
        <w:spacing w:after="240"/>
        <w:ind w:leftChars="0" w:left="1361"/>
        <w:rPr>
          <w:del w:id="568" w:author="jiwon.suh1" w:date="2021-08-29T20:08:00Z"/>
          <w:szCs w:val="22"/>
        </w:rPr>
      </w:pPr>
      <w:r w:rsidRPr="00CB2B3F">
        <w:rPr>
          <w:szCs w:val="22"/>
        </w:rPr>
        <w:t>그러나</w:t>
      </w:r>
      <w:r w:rsidRPr="00CB2B3F">
        <w:rPr>
          <w:szCs w:val="22"/>
        </w:rPr>
        <w:t xml:space="preserve">, </w:t>
      </w:r>
      <w:proofErr w:type="spellStart"/>
      <w:r w:rsidRPr="00CB2B3F">
        <w:rPr>
          <w:szCs w:val="22"/>
        </w:rPr>
        <w:t>i</w:t>
      </w:r>
      <w:proofErr w:type="spellEnd"/>
      <w:r w:rsidRPr="00CB2B3F">
        <w:rPr>
          <w:szCs w:val="22"/>
        </w:rPr>
        <w:t>) ‘</w:t>
      </w:r>
      <w:r w:rsidRPr="00CB2B3F">
        <w:rPr>
          <w:szCs w:val="22"/>
        </w:rPr>
        <w:t>판매촉진비용</w:t>
      </w:r>
      <w:r w:rsidRPr="00CB2B3F">
        <w:rPr>
          <w:szCs w:val="22"/>
        </w:rPr>
        <w:t>’</w:t>
      </w:r>
      <w:r w:rsidRPr="00CB2B3F">
        <w:rPr>
          <w:szCs w:val="22"/>
        </w:rPr>
        <w:t>이</w:t>
      </w:r>
      <w:r w:rsidRPr="00CB2B3F">
        <w:rPr>
          <w:szCs w:val="22"/>
        </w:rPr>
        <w:t xml:space="preserve"> </w:t>
      </w:r>
      <w:r w:rsidRPr="00CB2B3F">
        <w:rPr>
          <w:szCs w:val="22"/>
        </w:rPr>
        <w:t>대상회사와</w:t>
      </w:r>
      <w:r w:rsidRPr="00CB2B3F">
        <w:rPr>
          <w:szCs w:val="22"/>
        </w:rPr>
        <w:t xml:space="preserve"> </w:t>
      </w:r>
      <w:r w:rsidRPr="00CB2B3F">
        <w:rPr>
          <w:szCs w:val="22"/>
        </w:rPr>
        <w:t>대리점</w:t>
      </w:r>
      <w:r w:rsidRPr="00CB2B3F">
        <w:rPr>
          <w:szCs w:val="22"/>
        </w:rPr>
        <w:t xml:space="preserve"> </w:t>
      </w:r>
      <w:r w:rsidRPr="00CB2B3F">
        <w:rPr>
          <w:szCs w:val="22"/>
        </w:rPr>
        <w:t>사업자들에게</w:t>
      </w:r>
      <w:r w:rsidRPr="00CB2B3F">
        <w:rPr>
          <w:szCs w:val="22"/>
        </w:rPr>
        <w:t xml:space="preserve"> </w:t>
      </w:r>
      <w:r w:rsidRPr="00CB2B3F">
        <w:rPr>
          <w:szCs w:val="22"/>
        </w:rPr>
        <w:t>공통의</w:t>
      </w:r>
      <w:r w:rsidRPr="00CB2B3F">
        <w:rPr>
          <w:szCs w:val="22"/>
        </w:rPr>
        <w:t xml:space="preserve"> </w:t>
      </w:r>
      <w:r w:rsidRPr="00CB2B3F">
        <w:rPr>
          <w:szCs w:val="22"/>
        </w:rPr>
        <w:t>이익을</w:t>
      </w:r>
      <w:r w:rsidRPr="00CB2B3F">
        <w:rPr>
          <w:szCs w:val="22"/>
        </w:rPr>
        <w:t xml:space="preserve"> </w:t>
      </w:r>
      <w:r w:rsidRPr="00CB2B3F">
        <w:rPr>
          <w:szCs w:val="22"/>
        </w:rPr>
        <w:t>위한</w:t>
      </w:r>
      <w:r w:rsidRPr="00CB2B3F">
        <w:rPr>
          <w:szCs w:val="22"/>
        </w:rPr>
        <w:t xml:space="preserve"> </w:t>
      </w:r>
      <w:r w:rsidRPr="00CB2B3F">
        <w:rPr>
          <w:szCs w:val="22"/>
        </w:rPr>
        <w:t>것이라는</w:t>
      </w:r>
      <w:r w:rsidRPr="00CB2B3F">
        <w:rPr>
          <w:szCs w:val="22"/>
        </w:rPr>
        <w:t xml:space="preserve"> </w:t>
      </w:r>
      <w:r w:rsidRPr="00CB2B3F">
        <w:rPr>
          <w:szCs w:val="22"/>
        </w:rPr>
        <w:t>주장에도</w:t>
      </w:r>
      <w:r w:rsidRPr="00CB2B3F">
        <w:rPr>
          <w:szCs w:val="22"/>
        </w:rPr>
        <w:t xml:space="preserve"> </w:t>
      </w:r>
      <w:r w:rsidRPr="00CB2B3F">
        <w:rPr>
          <w:szCs w:val="22"/>
        </w:rPr>
        <w:t>불구하고</w:t>
      </w:r>
      <w:r w:rsidRPr="00CB2B3F">
        <w:rPr>
          <w:szCs w:val="22"/>
        </w:rPr>
        <w:t xml:space="preserve"> </w:t>
      </w:r>
      <w:r w:rsidRPr="00CB2B3F">
        <w:rPr>
          <w:szCs w:val="22"/>
        </w:rPr>
        <w:t>대리점</w:t>
      </w:r>
      <w:r w:rsidRPr="00CB2B3F">
        <w:rPr>
          <w:szCs w:val="22"/>
        </w:rPr>
        <w:t xml:space="preserve"> </w:t>
      </w:r>
      <w:r w:rsidRPr="00CB2B3F">
        <w:rPr>
          <w:szCs w:val="22"/>
        </w:rPr>
        <w:t>사업자들이</w:t>
      </w:r>
      <w:r w:rsidRPr="00CB2B3F">
        <w:rPr>
          <w:szCs w:val="22"/>
        </w:rPr>
        <w:t xml:space="preserve"> 75~100%</w:t>
      </w:r>
      <w:r w:rsidRPr="00CB2B3F">
        <w:rPr>
          <w:szCs w:val="22"/>
        </w:rPr>
        <w:t>에</w:t>
      </w:r>
      <w:r w:rsidRPr="00CB2B3F">
        <w:rPr>
          <w:szCs w:val="22"/>
        </w:rPr>
        <w:t xml:space="preserve"> </w:t>
      </w:r>
      <w:r w:rsidRPr="00CB2B3F">
        <w:rPr>
          <w:szCs w:val="22"/>
        </w:rPr>
        <w:t>이르는</w:t>
      </w:r>
      <w:r w:rsidRPr="00CB2B3F">
        <w:rPr>
          <w:szCs w:val="22"/>
        </w:rPr>
        <w:t xml:space="preserve"> </w:t>
      </w:r>
      <w:r w:rsidRPr="00CB2B3F">
        <w:rPr>
          <w:szCs w:val="22"/>
        </w:rPr>
        <w:t>비용을</w:t>
      </w:r>
      <w:r w:rsidRPr="00CB2B3F">
        <w:rPr>
          <w:szCs w:val="22"/>
        </w:rPr>
        <w:t xml:space="preserve"> </w:t>
      </w:r>
      <w:r w:rsidRPr="00CB2B3F">
        <w:rPr>
          <w:szCs w:val="22"/>
        </w:rPr>
        <w:t>부담한</w:t>
      </w:r>
      <w:r w:rsidRPr="00CB2B3F">
        <w:rPr>
          <w:szCs w:val="22"/>
        </w:rPr>
        <w:t xml:space="preserve"> </w:t>
      </w:r>
      <w:r w:rsidRPr="00CB2B3F">
        <w:rPr>
          <w:szCs w:val="22"/>
        </w:rPr>
        <w:t>점</w:t>
      </w:r>
      <w:r w:rsidRPr="00CB2B3F">
        <w:rPr>
          <w:szCs w:val="22"/>
        </w:rPr>
        <w:t xml:space="preserve">, ii) </w:t>
      </w:r>
      <w:proofErr w:type="spellStart"/>
      <w:r w:rsidRPr="00CB2B3F">
        <w:rPr>
          <w:szCs w:val="22"/>
        </w:rPr>
        <w:t>대리점들로부터</w:t>
      </w:r>
      <w:proofErr w:type="spellEnd"/>
      <w:r w:rsidRPr="00CB2B3F">
        <w:rPr>
          <w:szCs w:val="22"/>
        </w:rPr>
        <w:t xml:space="preserve"> </w:t>
      </w:r>
      <w:r w:rsidRPr="00CB2B3F">
        <w:rPr>
          <w:szCs w:val="22"/>
          <w:u w:val="single"/>
        </w:rPr>
        <w:t>명시적으로</w:t>
      </w:r>
      <w:r w:rsidRPr="00CB2B3F">
        <w:rPr>
          <w:szCs w:val="22"/>
          <w:u w:val="single"/>
        </w:rPr>
        <w:t xml:space="preserve"> </w:t>
      </w:r>
      <w:r w:rsidRPr="00CB2B3F">
        <w:rPr>
          <w:szCs w:val="22"/>
          <w:u w:val="single"/>
        </w:rPr>
        <w:t>서면</w:t>
      </w:r>
      <w:r w:rsidRPr="00CB2B3F">
        <w:rPr>
          <w:szCs w:val="22"/>
          <w:u w:val="single"/>
        </w:rPr>
        <w:t xml:space="preserve"> </w:t>
      </w:r>
      <w:r w:rsidRPr="00CB2B3F">
        <w:rPr>
          <w:szCs w:val="22"/>
          <w:u w:val="single"/>
        </w:rPr>
        <w:t>동의를</w:t>
      </w:r>
      <w:r w:rsidRPr="00CB2B3F">
        <w:rPr>
          <w:szCs w:val="22"/>
          <w:u w:val="single"/>
        </w:rPr>
        <w:t xml:space="preserve"> </w:t>
      </w:r>
      <w:r w:rsidRPr="00CB2B3F">
        <w:rPr>
          <w:szCs w:val="22"/>
          <w:u w:val="single"/>
        </w:rPr>
        <w:t>받는</w:t>
      </w:r>
      <w:r w:rsidRPr="00CB2B3F">
        <w:rPr>
          <w:szCs w:val="22"/>
          <w:u w:val="single"/>
        </w:rPr>
        <w:t xml:space="preserve"> </w:t>
      </w:r>
      <w:r w:rsidRPr="00CB2B3F">
        <w:rPr>
          <w:szCs w:val="22"/>
          <w:u w:val="single"/>
        </w:rPr>
        <w:t>등</w:t>
      </w:r>
      <w:r w:rsidRPr="00CB2B3F">
        <w:rPr>
          <w:szCs w:val="22"/>
          <w:u w:val="single"/>
        </w:rPr>
        <w:t xml:space="preserve"> </w:t>
      </w:r>
      <w:r w:rsidRPr="00CB2B3F">
        <w:rPr>
          <w:szCs w:val="22"/>
          <w:u w:val="single"/>
        </w:rPr>
        <w:t>사전</w:t>
      </w:r>
      <w:r w:rsidRPr="00CB2B3F">
        <w:rPr>
          <w:szCs w:val="22"/>
          <w:u w:val="single"/>
        </w:rPr>
        <w:t xml:space="preserve"> </w:t>
      </w:r>
      <w:r w:rsidRPr="00CB2B3F">
        <w:rPr>
          <w:szCs w:val="22"/>
          <w:u w:val="single"/>
        </w:rPr>
        <w:t>협의</w:t>
      </w:r>
      <w:r w:rsidRPr="00CB2B3F">
        <w:rPr>
          <w:szCs w:val="22"/>
          <w:u w:val="single"/>
        </w:rPr>
        <w:t xml:space="preserve"> </w:t>
      </w:r>
      <w:r w:rsidRPr="00CB2B3F">
        <w:rPr>
          <w:szCs w:val="22"/>
          <w:u w:val="single"/>
        </w:rPr>
        <w:t>절차를</w:t>
      </w:r>
      <w:r w:rsidRPr="00CB2B3F">
        <w:rPr>
          <w:szCs w:val="22"/>
          <w:u w:val="single"/>
        </w:rPr>
        <w:t xml:space="preserve"> </w:t>
      </w:r>
      <w:r w:rsidRPr="00CB2B3F">
        <w:rPr>
          <w:szCs w:val="22"/>
          <w:u w:val="single"/>
        </w:rPr>
        <w:t>거치지</w:t>
      </w:r>
      <w:r w:rsidRPr="00CB2B3F">
        <w:rPr>
          <w:szCs w:val="22"/>
          <w:u w:val="single"/>
        </w:rPr>
        <w:t xml:space="preserve"> </w:t>
      </w:r>
      <w:r w:rsidRPr="00CB2B3F">
        <w:rPr>
          <w:szCs w:val="22"/>
          <w:u w:val="single"/>
        </w:rPr>
        <w:t>않은</w:t>
      </w:r>
      <w:r w:rsidRPr="00CB2B3F">
        <w:rPr>
          <w:szCs w:val="22"/>
          <w:u w:val="single"/>
        </w:rPr>
        <w:t xml:space="preserve"> </w:t>
      </w:r>
      <w:r w:rsidRPr="00CB2B3F">
        <w:rPr>
          <w:szCs w:val="22"/>
          <w:u w:val="single"/>
        </w:rPr>
        <w:t>채</w:t>
      </w:r>
      <w:r w:rsidRPr="00CB2B3F">
        <w:rPr>
          <w:szCs w:val="22"/>
          <w:u w:val="single"/>
        </w:rPr>
        <w:t xml:space="preserve"> </w:t>
      </w:r>
      <w:r w:rsidRPr="00CB2B3F">
        <w:rPr>
          <w:szCs w:val="22"/>
          <w:u w:val="single"/>
        </w:rPr>
        <w:t>대리점들이</w:t>
      </w:r>
      <w:r w:rsidRPr="00CB2B3F">
        <w:rPr>
          <w:szCs w:val="22"/>
          <w:u w:val="single"/>
        </w:rPr>
        <w:t xml:space="preserve"> ‘</w:t>
      </w:r>
      <w:r w:rsidRPr="00CB2B3F">
        <w:rPr>
          <w:szCs w:val="22"/>
          <w:u w:val="single"/>
        </w:rPr>
        <w:t>실질적</w:t>
      </w:r>
      <w:r w:rsidRPr="00CB2B3F">
        <w:rPr>
          <w:szCs w:val="22"/>
          <w:u w:val="single"/>
        </w:rPr>
        <w:t>’</w:t>
      </w:r>
      <w:proofErr w:type="spellStart"/>
      <w:r w:rsidRPr="00CB2B3F">
        <w:rPr>
          <w:szCs w:val="22"/>
          <w:u w:val="single"/>
        </w:rPr>
        <w:t>으로</w:t>
      </w:r>
      <w:proofErr w:type="spellEnd"/>
      <w:r w:rsidRPr="00CB2B3F">
        <w:rPr>
          <w:szCs w:val="22"/>
          <w:u w:val="single"/>
        </w:rPr>
        <w:t xml:space="preserve"> </w:t>
      </w:r>
      <w:r w:rsidRPr="00CB2B3F">
        <w:rPr>
          <w:szCs w:val="22"/>
          <w:u w:val="single"/>
        </w:rPr>
        <w:t>판촉행사</w:t>
      </w:r>
      <w:r w:rsidRPr="00CB2B3F">
        <w:rPr>
          <w:szCs w:val="22"/>
          <w:u w:val="single"/>
        </w:rPr>
        <w:t xml:space="preserve"> </w:t>
      </w:r>
      <w:r w:rsidRPr="00CB2B3F">
        <w:rPr>
          <w:szCs w:val="22"/>
          <w:u w:val="single"/>
        </w:rPr>
        <w:t>참여에</w:t>
      </w:r>
      <w:r w:rsidRPr="00CB2B3F">
        <w:rPr>
          <w:szCs w:val="22"/>
          <w:u w:val="single"/>
        </w:rPr>
        <w:t xml:space="preserve"> </w:t>
      </w:r>
      <w:r w:rsidRPr="00CB2B3F">
        <w:rPr>
          <w:szCs w:val="22"/>
          <w:u w:val="single"/>
        </w:rPr>
        <w:t>동의하였다는</w:t>
      </w:r>
      <w:r w:rsidRPr="00CB2B3F">
        <w:rPr>
          <w:szCs w:val="22"/>
          <w:u w:val="single"/>
        </w:rPr>
        <w:t xml:space="preserve"> </w:t>
      </w:r>
      <w:proofErr w:type="spellStart"/>
      <w:r w:rsidRPr="00CB2B3F">
        <w:rPr>
          <w:szCs w:val="22"/>
          <w:u w:val="single"/>
        </w:rPr>
        <w:t>점만을</w:t>
      </w:r>
      <w:proofErr w:type="spellEnd"/>
      <w:r w:rsidRPr="00CB2B3F">
        <w:rPr>
          <w:szCs w:val="22"/>
          <w:u w:val="single"/>
        </w:rPr>
        <w:t xml:space="preserve"> </w:t>
      </w:r>
      <w:r w:rsidRPr="00CB2B3F">
        <w:rPr>
          <w:szCs w:val="22"/>
          <w:u w:val="single"/>
        </w:rPr>
        <w:t>주장할</w:t>
      </w:r>
      <w:r w:rsidRPr="00CB2B3F">
        <w:rPr>
          <w:szCs w:val="22"/>
          <w:u w:val="single"/>
        </w:rPr>
        <w:t xml:space="preserve"> </w:t>
      </w:r>
      <w:r w:rsidRPr="00CB2B3F">
        <w:rPr>
          <w:szCs w:val="22"/>
          <w:u w:val="single"/>
        </w:rPr>
        <w:t>뿐이며</w:t>
      </w:r>
      <w:r w:rsidRPr="00CB2B3F">
        <w:rPr>
          <w:szCs w:val="22"/>
          <w:u w:val="single"/>
        </w:rPr>
        <w:t xml:space="preserve">, </w:t>
      </w:r>
      <w:r w:rsidRPr="00CB2B3F">
        <w:rPr>
          <w:szCs w:val="22"/>
          <w:u w:val="single"/>
        </w:rPr>
        <w:t>결국</w:t>
      </w:r>
      <w:r w:rsidRPr="00CB2B3F">
        <w:rPr>
          <w:szCs w:val="22"/>
          <w:u w:val="single"/>
        </w:rPr>
        <w:t xml:space="preserve"> </w:t>
      </w:r>
      <w:r w:rsidRPr="00CB2B3F">
        <w:rPr>
          <w:szCs w:val="22"/>
          <w:u w:val="single"/>
        </w:rPr>
        <w:t>대리점에게</w:t>
      </w:r>
      <w:r w:rsidRPr="00CB2B3F">
        <w:rPr>
          <w:szCs w:val="22"/>
          <w:u w:val="single"/>
        </w:rPr>
        <w:t xml:space="preserve"> </w:t>
      </w:r>
      <w:r w:rsidRPr="00CB2B3F">
        <w:rPr>
          <w:szCs w:val="22"/>
          <w:u w:val="single"/>
        </w:rPr>
        <w:t>서면약정</w:t>
      </w:r>
      <w:r w:rsidRPr="00CB2B3F">
        <w:rPr>
          <w:szCs w:val="22"/>
          <w:u w:val="single"/>
        </w:rPr>
        <w:t xml:space="preserve"> </w:t>
      </w:r>
      <w:r w:rsidRPr="00CB2B3F">
        <w:rPr>
          <w:szCs w:val="22"/>
          <w:u w:val="single"/>
        </w:rPr>
        <w:t>없이</w:t>
      </w:r>
      <w:r w:rsidRPr="00CB2B3F">
        <w:rPr>
          <w:szCs w:val="22"/>
          <w:u w:val="single"/>
        </w:rPr>
        <w:t xml:space="preserve"> </w:t>
      </w:r>
      <w:r w:rsidRPr="00CB2B3F">
        <w:rPr>
          <w:szCs w:val="22"/>
          <w:u w:val="single"/>
        </w:rPr>
        <w:t>판매촉진</w:t>
      </w:r>
      <w:r w:rsidRPr="00CB2B3F">
        <w:rPr>
          <w:szCs w:val="22"/>
          <w:u w:val="single"/>
        </w:rPr>
        <w:t xml:space="preserve"> </w:t>
      </w:r>
      <w:r w:rsidRPr="00CB2B3F">
        <w:rPr>
          <w:szCs w:val="22"/>
          <w:u w:val="single"/>
        </w:rPr>
        <w:t>비용을</w:t>
      </w:r>
      <w:r w:rsidRPr="00CB2B3F">
        <w:rPr>
          <w:szCs w:val="22"/>
          <w:u w:val="single"/>
        </w:rPr>
        <w:t xml:space="preserve"> </w:t>
      </w:r>
      <w:r w:rsidRPr="00CB2B3F">
        <w:rPr>
          <w:szCs w:val="22"/>
          <w:u w:val="single"/>
        </w:rPr>
        <w:t>부담시킨</w:t>
      </w:r>
      <w:r w:rsidRPr="00CB2B3F">
        <w:rPr>
          <w:szCs w:val="22"/>
          <w:u w:val="single"/>
        </w:rPr>
        <w:t xml:space="preserve"> </w:t>
      </w:r>
      <w:r w:rsidRPr="00CB2B3F">
        <w:rPr>
          <w:szCs w:val="22"/>
          <w:u w:val="single"/>
        </w:rPr>
        <w:t>점</w:t>
      </w:r>
      <w:r w:rsidRPr="00CB2B3F">
        <w:rPr>
          <w:szCs w:val="22"/>
        </w:rPr>
        <w:t>을</w:t>
      </w:r>
      <w:r w:rsidRPr="00CB2B3F">
        <w:rPr>
          <w:szCs w:val="22"/>
        </w:rPr>
        <w:t xml:space="preserve"> </w:t>
      </w:r>
      <w:r w:rsidRPr="00CB2B3F">
        <w:rPr>
          <w:szCs w:val="22"/>
        </w:rPr>
        <w:t>고려하면</w:t>
      </w:r>
      <w:r w:rsidRPr="00CB2B3F">
        <w:rPr>
          <w:szCs w:val="22"/>
        </w:rPr>
        <w:t xml:space="preserve">, </w:t>
      </w:r>
      <w:r w:rsidRPr="00CB2B3F">
        <w:rPr>
          <w:szCs w:val="22"/>
        </w:rPr>
        <w:t>해당</w:t>
      </w:r>
      <w:r w:rsidRPr="00CB2B3F">
        <w:rPr>
          <w:szCs w:val="22"/>
        </w:rPr>
        <w:t xml:space="preserve"> </w:t>
      </w:r>
      <w:r w:rsidRPr="00CB2B3F">
        <w:rPr>
          <w:szCs w:val="22"/>
        </w:rPr>
        <w:t>소송에서</w:t>
      </w:r>
      <w:r w:rsidRPr="00CB2B3F">
        <w:rPr>
          <w:szCs w:val="22"/>
        </w:rPr>
        <w:t xml:space="preserve"> </w:t>
      </w:r>
      <w:r w:rsidRPr="00CB2B3F">
        <w:rPr>
          <w:szCs w:val="22"/>
        </w:rPr>
        <w:t>법원이</w:t>
      </w:r>
      <w:r w:rsidRPr="00CB2B3F">
        <w:rPr>
          <w:szCs w:val="22"/>
        </w:rPr>
        <w:t xml:space="preserve"> </w:t>
      </w:r>
      <w:r w:rsidRPr="00CB2B3F">
        <w:rPr>
          <w:szCs w:val="22"/>
        </w:rPr>
        <w:t>대상회사의</w:t>
      </w:r>
      <w:r w:rsidRPr="00CB2B3F">
        <w:rPr>
          <w:szCs w:val="22"/>
        </w:rPr>
        <w:t xml:space="preserve"> </w:t>
      </w:r>
      <w:r w:rsidRPr="00CB2B3F">
        <w:rPr>
          <w:szCs w:val="22"/>
        </w:rPr>
        <w:t>주장에도</w:t>
      </w:r>
      <w:r w:rsidRPr="00CB2B3F">
        <w:rPr>
          <w:szCs w:val="22"/>
        </w:rPr>
        <w:t xml:space="preserve"> </w:t>
      </w:r>
      <w:r w:rsidRPr="00CB2B3F">
        <w:rPr>
          <w:szCs w:val="22"/>
        </w:rPr>
        <w:t>불구하고</w:t>
      </w:r>
      <w:r w:rsidRPr="00CB2B3F">
        <w:rPr>
          <w:szCs w:val="22"/>
        </w:rPr>
        <w:t xml:space="preserve"> </w:t>
      </w:r>
      <w:r w:rsidRPr="00CB2B3F">
        <w:rPr>
          <w:szCs w:val="22"/>
        </w:rPr>
        <w:t>대리점법상</w:t>
      </w:r>
      <w:r w:rsidRPr="00CB2B3F">
        <w:rPr>
          <w:szCs w:val="22"/>
        </w:rPr>
        <w:t xml:space="preserve"> </w:t>
      </w:r>
      <w:r w:rsidRPr="00CB2B3F">
        <w:rPr>
          <w:szCs w:val="22"/>
        </w:rPr>
        <w:t>거래상</w:t>
      </w:r>
      <w:r w:rsidRPr="00CB2B3F">
        <w:rPr>
          <w:szCs w:val="22"/>
        </w:rPr>
        <w:t xml:space="preserve"> </w:t>
      </w:r>
      <w:r w:rsidRPr="00CB2B3F">
        <w:rPr>
          <w:szCs w:val="22"/>
        </w:rPr>
        <w:lastRenderedPageBreak/>
        <w:t>지위를</w:t>
      </w:r>
      <w:r w:rsidRPr="00CB2B3F">
        <w:rPr>
          <w:szCs w:val="22"/>
        </w:rPr>
        <w:t xml:space="preserve"> </w:t>
      </w:r>
      <w:r w:rsidRPr="00CB2B3F">
        <w:rPr>
          <w:szCs w:val="22"/>
        </w:rPr>
        <w:t>부당하게</w:t>
      </w:r>
      <w:r w:rsidRPr="00CB2B3F">
        <w:rPr>
          <w:szCs w:val="22"/>
        </w:rPr>
        <w:t xml:space="preserve"> </w:t>
      </w:r>
      <w:r w:rsidRPr="00CB2B3F">
        <w:rPr>
          <w:szCs w:val="22"/>
        </w:rPr>
        <w:t>이용한</w:t>
      </w:r>
      <w:r w:rsidRPr="00CB2B3F">
        <w:rPr>
          <w:szCs w:val="22"/>
        </w:rPr>
        <w:t xml:space="preserve"> </w:t>
      </w:r>
      <w:r w:rsidRPr="00CB2B3F">
        <w:rPr>
          <w:szCs w:val="22"/>
        </w:rPr>
        <w:t>판매목표</w:t>
      </w:r>
      <w:r w:rsidRPr="00CB2B3F">
        <w:rPr>
          <w:szCs w:val="22"/>
        </w:rPr>
        <w:t xml:space="preserve"> </w:t>
      </w:r>
      <w:r w:rsidRPr="00CB2B3F">
        <w:rPr>
          <w:szCs w:val="22"/>
        </w:rPr>
        <w:t>강제행위에</w:t>
      </w:r>
      <w:r w:rsidRPr="00CB2B3F">
        <w:rPr>
          <w:szCs w:val="22"/>
        </w:rPr>
        <w:t xml:space="preserve"> </w:t>
      </w:r>
      <w:r w:rsidRPr="00CB2B3F">
        <w:rPr>
          <w:szCs w:val="22"/>
        </w:rPr>
        <w:t>해당한다고</w:t>
      </w:r>
      <w:r w:rsidRPr="00CB2B3F">
        <w:rPr>
          <w:szCs w:val="22"/>
        </w:rPr>
        <w:t xml:space="preserve"> </w:t>
      </w:r>
      <w:r w:rsidRPr="00CB2B3F">
        <w:rPr>
          <w:szCs w:val="22"/>
        </w:rPr>
        <w:t>판단할</w:t>
      </w:r>
      <w:r w:rsidRPr="00CB2B3F">
        <w:rPr>
          <w:szCs w:val="22"/>
        </w:rPr>
        <w:t xml:space="preserve"> </w:t>
      </w:r>
      <w:r w:rsidRPr="00CB2B3F">
        <w:rPr>
          <w:szCs w:val="22"/>
        </w:rPr>
        <w:t>가능성이</w:t>
      </w:r>
      <w:r w:rsidRPr="00CB2B3F">
        <w:rPr>
          <w:szCs w:val="22"/>
        </w:rPr>
        <w:t xml:space="preserve"> </w:t>
      </w:r>
      <w:r w:rsidRPr="00CB2B3F">
        <w:rPr>
          <w:szCs w:val="22"/>
        </w:rPr>
        <w:t>있는</w:t>
      </w:r>
      <w:r w:rsidRPr="00CB2B3F">
        <w:rPr>
          <w:szCs w:val="22"/>
        </w:rPr>
        <w:t xml:space="preserve"> </w:t>
      </w:r>
      <w:r w:rsidRPr="00CB2B3F">
        <w:rPr>
          <w:szCs w:val="22"/>
        </w:rPr>
        <w:t>것으로</w:t>
      </w:r>
      <w:r w:rsidRPr="00CB2B3F">
        <w:rPr>
          <w:szCs w:val="22"/>
        </w:rPr>
        <w:t xml:space="preserve"> </w:t>
      </w:r>
      <w:r w:rsidRPr="00CB2B3F">
        <w:rPr>
          <w:szCs w:val="22"/>
        </w:rPr>
        <w:t>판단됨</w:t>
      </w:r>
      <w:r w:rsidRPr="00CB2B3F">
        <w:rPr>
          <w:szCs w:val="22"/>
        </w:rPr>
        <w:t xml:space="preserve">. </w:t>
      </w:r>
    </w:p>
    <w:p w14:paraId="608B3D18" w14:textId="77777777" w:rsidR="00A30FCA" w:rsidRDefault="00A30FCA" w:rsidP="00026A7E">
      <w:pPr>
        <w:pStyle w:val="a5"/>
        <w:spacing w:after="240"/>
        <w:ind w:leftChars="0" w:left="1361"/>
        <w:rPr>
          <w:ins w:id="569" w:author="jiwon.suh1" w:date="2021-08-31T15:40:00Z"/>
          <w:szCs w:val="22"/>
        </w:rPr>
      </w:pPr>
    </w:p>
    <w:p w14:paraId="58B3A7D8" w14:textId="77777777" w:rsidR="00A30FCA" w:rsidRDefault="00A30FCA" w:rsidP="00A30FCA">
      <w:pPr>
        <w:pStyle w:val="a5"/>
        <w:numPr>
          <w:ilvl w:val="2"/>
          <w:numId w:val="101"/>
        </w:numPr>
        <w:spacing w:before="240" w:after="240"/>
        <w:ind w:leftChars="0" w:left="1361" w:hanging="454"/>
        <w:rPr>
          <w:ins w:id="570" w:author="jiwon.suh1" w:date="2021-08-31T15:40:00Z"/>
          <w:szCs w:val="22"/>
          <w:u w:val="single"/>
        </w:rPr>
      </w:pPr>
      <w:ins w:id="571" w:author="jiwon.suh1" w:date="2021-08-31T15:40:00Z">
        <w:r>
          <w:rPr>
            <w:rFonts w:hint="eastAsia"/>
            <w:szCs w:val="22"/>
            <w:u w:val="single"/>
          </w:rPr>
          <w:t>위헌심판제청</w:t>
        </w:r>
        <w:r>
          <w:rPr>
            <w:rFonts w:hint="eastAsia"/>
            <w:szCs w:val="22"/>
            <w:u w:val="single"/>
          </w:rPr>
          <w:t xml:space="preserve"> </w:t>
        </w:r>
        <w:r>
          <w:rPr>
            <w:rFonts w:hint="eastAsia"/>
            <w:szCs w:val="22"/>
            <w:u w:val="single"/>
          </w:rPr>
          <w:t>신청</w:t>
        </w:r>
      </w:ins>
    </w:p>
    <w:p w14:paraId="7F3AF968" w14:textId="77777777" w:rsidR="00A30FCA" w:rsidRDefault="00A30FCA" w:rsidP="00A30FCA">
      <w:pPr>
        <w:pStyle w:val="a5"/>
        <w:numPr>
          <w:ilvl w:val="0"/>
          <w:numId w:val="75"/>
        </w:numPr>
        <w:spacing w:after="240"/>
        <w:ind w:leftChars="0" w:left="1815" w:hanging="454"/>
        <w:rPr>
          <w:ins w:id="572" w:author="jiwon.suh1" w:date="2021-08-31T15:45:00Z"/>
          <w:b/>
          <w:szCs w:val="22"/>
        </w:rPr>
      </w:pPr>
      <w:ins w:id="573" w:author="jiwon.suh1" w:date="2021-08-31T15:45:00Z">
        <w:r>
          <w:rPr>
            <w:rFonts w:hint="eastAsia"/>
            <w:b/>
            <w:szCs w:val="22"/>
          </w:rPr>
          <w:t>관련</w:t>
        </w:r>
        <w:r>
          <w:rPr>
            <w:rFonts w:hint="eastAsia"/>
            <w:b/>
            <w:szCs w:val="22"/>
          </w:rPr>
          <w:t xml:space="preserve"> </w:t>
        </w:r>
        <w:r>
          <w:rPr>
            <w:rFonts w:hint="eastAsia"/>
            <w:b/>
            <w:szCs w:val="22"/>
          </w:rPr>
          <w:t>법령</w:t>
        </w:r>
      </w:ins>
    </w:p>
    <w:p w14:paraId="147F1939" w14:textId="77777777" w:rsidR="00A30FCA" w:rsidRDefault="00A30FCA" w:rsidP="00A30FCA">
      <w:pPr>
        <w:pStyle w:val="a5"/>
        <w:spacing w:after="240"/>
        <w:ind w:leftChars="0" w:left="1815"/>
        <w:rPr>
          <w:ins w:id="574" w:author="jiwon.suh1" w:date="2021-08-31T16:09:00Z"/>
          <w:szCs w:val="22"/>
        </w:rPr>
      </w:pPr>
      <w:ins w:id="575" w:author="jiwon.suh1" w:date="2021-08-31T15:46:00Z">
        <w:r>
          <w:rPr>
            <w:rFonts w:hint="eastAsia"/>
            <w:szCs w:val="22"/>
          </w:rPr>
          <w:t>공정거래법</w:t>
        </w:r>
      </w:ins>
      <w:ins w:id="576" w:author="jiwon.suh1" w:date="2021-08-31T16:08:00Z">
        <w:r w:rsidR="00C376F4">
          <w:rPr>
            <w:rFonts w:hint="eastAsia"/>
            <w:szCs w:val="22"/>
          </w:rPr>
          <w:t xml:space="preserve"> </w:t>
        </w:r>
        <w:r w:rsidR="00C376F4">
          <w:rPr>
            <w:rFonts w:hint="eastAsia"/>
            <w:szCs w:val="22"/>
          </w:rPr>
          <w:t>및</w:t>
        </w:r>
        <w:r w:rsidR="00C376F4">
          <w:rPr>
            <w:rFonts w:hint="eastAsia"/>
            <w:szCs w:val="22"/>
          </w:rPr>
          <w:t xml:space="preserve"> </w:t>
        </w:r>
        <w:r w:rsidR="00C376F4">
          <w:rPr>
            <w:rFonts w:hint="eastAsia"/>
            <w:szCs w:val="22"/>
          </w:rPr>
          <w:t>대리점법은</w:t>
        </w:r>
      </w:ins>
      <w:ins w:id="577" w:author="jiwon.suh1" w:date="2021-08-31T15:46:00Z">
        <w:r>
          <w:rPr>
            <w:rFonts w:hint="eastAsia"/>
            <w:szCs w:val="22"/>
          </w:rPr>
          <w:t xml:space="preserve"> </w:t>
        </w:r>
        <w:r>
          <w:rPr>
            <w:rFonts w:hint="eastAsia"/>
            <w:szCs w:val="22"/>
          </w:rPr>
          <w:t>자기의</w:t>
        </w:r>
        <w:r>
          <w:rPr>
            <w:rFonts w:hint="eastAsia"/>
            <w:szCs w:val="22"/>
          </w:rPr>
          <w:t xml:space="preserve"> </w:t>
        </w:r>
        <w:r>
          <w:rPr>
            <w:rFonts w:hint="eastAsia"/>
            <w:szCs w:val="22"/>
          </w:rPr>
          <w:t>거래상의</w:t>
        </w:r>
        <w:r>
          <w:rPr>
            <w:rFonts w:hint="eastAsia"/>
            <w:szCs w:val="22"/>
          </w:rPr>
          <w:t xml:space="preserve"> </w:t>
        </w:r>
        <w:r>
          <w:rPr>
            <w:rFonts w:hint="eastAsia"/>
            <w:szCs w:val="22"/>
          </w:rPr>
          <w:t>지위를</w:t>
        </w:r>
        <w:r>
          <w:rPr>
            <w:rFonts w:hint="eastAsia"/>
            <w:szCs w:val="22"/>
          </w:rPr>
          <w:t xml:space="preserve"> </w:t>
        </w:r>
        <w:r>
          <w:rPr>
            <w:rFonts w:hint="eastAsia"/>
            <w:szCs w:val="22"/>
          </w:rPr>
          <w:t>부당하게</w:t>
        </w:r>
        <w:r>
          <w:rPr>
            <w:rFonts w:hint="eastAsia"/>
            <w:szCs w:val="22"/>
          </w:rPr>
          <w:t xml:space="preserve"> </w:t>
        </w:r>
        <w:r>
          <w:rPr>
            <w:rFonts w:hint="eastAsia"/>
            <w:szCs w:val="22"/>
          </w:rPr>
          <w:t>이용하여</w:t>
        </w:r>
        <w:r>
          <w:rPr>
            <w:rFonts w:hint="eastAsia"/>
            <w:szCs w:val="22"/>
          </w:rPr>
          <w:t xml:space="preserve"> </w:t>
        </w:r>
        <w:r>
          <w:rPr>
            <w:rFonts w:hint="eastAsia"/>
            <w:szCs w:val="22"/>
          </w:rPr>
          <w:t>상대방과</w:t>
        </w:r>
        <w:r>
          <w:rPr>
            <w:rFonts w:hint="eastAsia"/>
            <w:szCs w:val="22"/>
          </w:rPr>
          <w:t xml:space="preserve"> </w:t>
        </w:r>
        <w:r>
          <w:rPr>
            <w:rFonts w:hint="eastAsia"/>
            <w:szCs w:val="22"/>
          </w:rPr>
          <w:t>거래하는</w:t>
        </w:r>
        <w:r>
          <w:rPr>
            <w:rFonts w:hint="eastAsia"/>
            <w:szCs w:val="22"/>
          </w:rPr>
          <w:t xml:space="preserve"> </w:t>
        </w:r>
        <w:r>
          <w:rPr>
            <w:rFonts w:hint="eastAsia"/>
            <w:szCs w:val="22"/>
          </w:rPr>
          <w:t>행위로서</w:t>
        </w:r>
        <w:r>
          <w:rPr>
            <w:rFonts w:hint="eastAsia"/>
            <w:szCs w:val="22"/>
          </w:rPr>
          <w:t xml:space="preserve"> </w:t>
        </w:r>
        <w:r>
          <w:rPr>
            <w:rFonts w:hint="eastAsia"/>
            <w:szCs w:val="22"/>
          </w:rPr>
          <w:t>공정한</w:t>
        </w:r>
        <w:r>
          <w:rPr>
            <w:rFonts w:hint="eastAsia"/>
            <w:szCs w:val="22"/>
          </w:rPr>
          <w:t xml:space="preserve"> </w:t>
        </w:r>
        <w:r>
          <w:rPr>
            <w:rFonts w:hint="eastAsia"/>
            <w:szCs w:val="22"/>
          </w:rPr>
          <w:t>거래를</w:t>
        </w:r>
        <w:r>
          <w:rPr>
            <w:rFonts w:hint="eastAsia"/>
            <w:szCs w:val="22"/>
          </w:rPr>
          <w:t xml:space="preserve"> </w:t>
        </w:r>
        <w:r>
          <w:rPr>
            <w:rFonts w:hint="eastAsia"/>
            <w:szCs w:val="22"/>
          </w:rPr>
          <w:t>저해할</w:t>
        </w:r>
        <w:r>
          <w:rPr>
            <w:rFonts w:hint="eastAsia"/>
            <w:szCs w:val="22"/>
          </w:rPr>
          <w:t xml:space="preserve"> </w:t>
        </w:r>
        <w:r>
          <w:rPr>
            <w:rFonts w:hint="eastAsia"/>
            <w:szCs w:val="22"/>
          </w:rPr>
          <w:t>우려가</w:t>
        </w:r>
        <w:r>
          <w:rPr>
            <w:rFonts w:hint="eastAsia"/>
            <w:szCs w:val="22"/>
          </w:rPr>
          <w:t xml:space="preserve"> </w:t>
        </w:r>
        <w:r>
          <w:rPr>
            <w:rFonts w:hint="eastAsia"/>
            <w:szCs w:val="22"/>
          </w:rPr>
          <w:t>있는</w:t>
        </w:r>
        <w:r>
          <w:rPr>
            <w:rFonts w:hint="eastAsia"/>
            <w:szCs w:val="22"/>
          </w:rPr>
          <w:t xml:space="preserve"> </w:t>
        </w:r>
      </w:ins>
      <w:ins w:id="578" w:author="jiwon.suh1" w:date="2021-08-31T16:08:00Z">
        <w:r w:rsidR="00C376F4">
          <w:rPr>
            <w:rFonts w:hint="eastAsia"/>
            <w:szCs w:val="22"/>
          </w:rPr>
          <w:t>행위를</w:t>
        </w:r>
        <w:r w:rsidR="00C376F4">
          <w:rPr>
            <w:rFonts w:hint="eastAsia"/>
            <w:szCs w:val="22"/>
          </w:rPr>
          <w:t xml:space="preserve"> </w:t>
        </w:r>
        <w:r w:rsidR="00C376F4">
          <w:rPr>
            <w:rFonts w:hint="eastAsia"/>
            <w:szCs w:val="22"/>
          </w:rPr>
          <w:t>금지하고</w:t>
        </w:r>
        <w:r w:rsidR="00C376F4">
          <w:rPr>
            <w:rFonts w:hint="eastAsia"/>
            <w:szCs w:val="22"/>
          </w:rPr>
          <w:t xml:space="preserve"> </w:t>
        </w:r>
        <w:r w:rsidR="00C376F4">
          <w:rPr>
            <w:rFonts w:hint="eastAsia"/>
            <w:szCs w:val="22"/>
          </w:rPr>
          <w:t>있고</w:t>
        </w:r>
        <w:r w:rsidR="00C376F4">
          <w:rPr>
            <w:rFonts w:hint="eastAsia"/>
            <w:szCs w:val="22"/>
          </w:rPr>
          <w:t>,</w:t>
        </w:r>
        <w:r w:rsidR="00C376F4">
          <w:rPr>
            <w:szCs w:val="22"/>
          </w:rPr>
          <w:t xml:space="preserve"> </w:t>
        </w:r>
        <w:r w:rsidR="00C376F4">
          <w:rPr>
            <w:rFonts w:hint="eastAsia"/>
            <w:szCs w:val="22"/>
          </w:rPr>
          <w:t>대리점법</w:t>
        </w:r>
        <w:r w:rsidR="00C376F4">
          <w:rPr>
            <w:rFonts w:hint="eastAsia"/>
            <w:szCs w:val="22"/>
          </w:rPr>
          <w:t>(</w:t>
        </w:r>
        <w:r w:rsidR="00C376F4">
          <w:rPr>
            <w:rFonts w:hint="eastAsia"/>
            <w:szCs w:val="22"/>
          </w:rPr>
          <w:t>법률</w:t>
        </w:r>
        <w:r w:rsidR="00C376F4">
          <w:rPr>
            <w:rFonts w:hint="eastAsia"/>
            <w:szCs w:val="22"/>
          </w:rPr>
          <w:t xml:space="preserve"> </w:t>
        </w:r>
        <w:r w:rsidR="00C376F4">
          <w:rPr>
            <w:rFonts w:hint="eastAsia"/>
            <w:szCs w:val="22"/>
          </w:rPr>
          <w:t>제</w:t>
        </w:r>
        <w:r w:rsidR="00C376F4">
          <w:rPr>
            <w:rFonts w:hint="eastAsia"/>
            <w:szCs w:val="22"/>
          </w:rPr>
          <w:t>1</w:t>
        </w:r>
        <w:r w:rsidR="00C376F4">
          <w:rPr>
            <w:szCs w:val="22"/>
          </w:rPr>
          <w:t>3614</w:t>
        </w:r>
        <w:r w:rsidR="00C376F4">
          <w:rPr>
            <w:rFonts w:hint="eastAsia"/>
            <w:szCs w:val="22"/>
          </w:rPr>
          <w:t>호</w:t>
        </w:r>
        <w:r w:rsidR="00C376F4">
          <w:rPr>
            <w:rFonts w:hint="eastAsia"/>
            <w:szCs w:val="22"/>
          </w:rPr>
          <w:t xml:space="preserve">, </w:t>
        </w:r>
        <w:r w:rsidR="00C376F4">
          <w:rPr>
            <w:rFonts w:hint="eastAsia"/>
            <w:szCs w:val="22"/>
          </w:rPr>
          <w:t>시행</w:t>
        </w:r>
        <w:r w:rsidR="00C376F4">
          <w:rPr>
            <w:rFonts w:hint="eastAsia"/>
            <w:szCs w:val="22"/>
          </w:rPr>
          <w:t xml:space="preserve"> </w:t>
        </w:r>
        <w:r w:rsidR="00C376F4">
          <w:rPr>
            <w:szCs w:val="22"/>
          </w:rPr>
          <w:t xml:space="preserve">2016. 12. 23.) </w:t>
        </w:r>
        <w:r w:rsidR="00C376F4">
          <w:rPr>
            <w:rFonts w:hint="eastAsia"/>
            <w:szCs w:val="22"/>
          </w:rPr>
          <w:t>부칙</w:t>
        </w:r>
        <w:r w:rsidR="00C376F4">
          <w:rPr>
            <w:rFonts w:hint="eastAsia"/>
            <w:szCs w:val="22"/>
          </w:rPr>
          <w:t xml:space="preserve"> </w:t>
        </w:r>
        <w:r w:rsidR="00C376F4">
          <w:rPr>
            <w:rFonts w:hint="eastAsia"/>
            <w:szCs w:val="22"/>
          </w:rPr>
          <w:t>제</w:t>
        </w:r>
        <w:r w:rsidR="00C376F4">
          <w:rPr>
            <w:rFonts w:hint="eastAsia"/>
            <w:szCs w:val="22"/>
          </w:rPr>
          <w:t>2</w:t>
        </w:r>
        <w:r w:rsidR="00C376F4">
          <w:rPr>
            <w:rFonts w:hint="eastAsia"/>
            <w:szCs w:val="22"/>
          </w:rPr>
          <w:t>조</w:t>
        </w:r>
      </w:ins>
      <w:ins w:id="579" w:author="jiwon.suh1" w:date="2021-08-31T16:13:00Z">
        <w:r w:rsidR="00C376F4">
          <w:rPr>
            <w:rFonts w:hint="eastAsia"/>
            <w:szCs w:val="22"/>
          </w:rPr>
          <w:t>(</w:t>
        </w:r>
        <w:r w:rsidR="00C376F4">
          <w:rPr>
            <w:rFonts w:hint="eastAsia"/>
            <w:szCs w:val="22"/>
          </w:rPr>
          <w:t>이하</w:t>
        </w:r>
        <w:r w:rsidR="00C376F4">
          <w:rPr>
            <w:rFonts w:hint="eastAsia"/>
            <w:szCs w:val="22"/>
          </w:rPr>
          <w:t xml:space="preserve"> </w:t>
        </w:r>
        <w:r w:rsidR="00C376F4">
          <w:rPr>
            <w:szCs w:val="22"/>
          </w:rPr>
          <w:t>‘</w:t>
        </w:r>
        <w:r w:rsidR="00C376F4">
          <w:rPr>
            <w:rFonts w:hint="eastAsia"/>
            <w:szCs w:val="22"/>
          </w:rPr>
          <w:t>이</w:t>
        </w:r>
        <w:r w:rsidR="00C376F4">
          <w:rPr>
            <w:rFonts w:hint="eastAsia"/>
            <w:szCs w:val="22"/>
          </w:rPr>
          <w:t xml:space="preserve"> </w:t>
        </w:r>
        <w:r w:rsidR="00C376F4">
          <w:rPr>
            <w:rFonts w:hint="eastAsia"/>
            <w:szCs w:val="22"/>
          </w:rPr>
          <w:t>사건</w:t>
        </w:r>
        <w:r w:rsidR="00C376F4">
          <w:rPr>
            <w:rFonts w:hint="eastAsia"/>
            <w:szCs w:val="22"/>
          </w:rPr>
          <w:t xml:space="preserve"> </w:t>
        </w:r>
        <w:r w:rsidR="00C376F4">
          <w:rPr>
            <w:rFonts w:hint="eastAsia"/>
            <w:szCs w:val="22"/>
          </w:rPr>
          <w:t>부칙</w:t>
        </w:r>
        <w:r w:rsidR="00C376F4">
          <w:rPr>
            <w:rFonts w:hint="eastAsia"/>
            <w:szCs w:val="22"/>
          </w:rPr>
          <w:t xml:space="preserve"> </w:t>
        </w:r>
        <w:r w:rsidR="00C376F4">
          <w:rPr>
            <w:rFonts w:hint="eastAsia"/>
            <w:szCs w:val="22"/>
          </w:rPr>
          <w:t>조항</w:t>
        </w:r>
        <w:r w:rsidR="00C376F4">
          <w:rPr>
            <w:szCs w:val="22"/>
          </w:rPr>
          <w:t>’</w:t>
        </w:r>
        <w:r w:rsidR="00C376F4">
          <w:rPr>
            <w:rFonts w:hint="eastAsia"/>
            <w:szCs w:val="22"/>
          </w:rPr>
          <w:t>)</w:t>
        </w:r>
      </w:ins>
      <w:ins w:id="580" w:author="jiwon.suh1" w:date="2021-08-31T16:08:00Z">
        <w:r w:rsidR="00C376F4">
          <w:rPr>
            <w:rFonts w:hint="eastAsia"/>
            <w:szCs w:val="22"/>
          </w:rPr>
          <w:t>는</w:t>
        </w:r>
        <w:r w:rsidR="00C376F4">
          <w:rPr>
            <w:rFonts w:hint="eastAsia"/>
            <w:szCs w:val="22"/>
          </w:rPr>
          <w:t xml:space="preserve"> </w:t>
        </w:r>
        <w:r w:rsidR="00C376F4">
          <w:rPr>
            <w:rFonts w:hint="eastAsia"/>
            <w:szCs w:val="22"/>
          </w:rPr>
          <w:t>동법</w:t>
        </w:r>
        <w:r w:rsidR="00C376F4">
          <w:rPr>
            <w:rFonts w:hint="eastAsia"/>
            <w:szCs w:val="22"/>
          </w:rPr>
          <w:t xml:space="preserve"> </w:t>
        </w:r>
        <w:r w:rsidR="00C376F4">
          <w:rPr>
            <w:rFonts w:hint="eastAsia"/>
            <w:szCs w:val="22"/>
          </w:rPr>
          <w:t>시행</w:t>
        </w:r>
        <w:r w:rsidR="00C376F4">
          <w:rPr>
            <w:rFonts w:hint="eastAsia"/>
            <w:szCs w:val="22"/>
          </w:rPr>
          <w:t xml:space="preserve"> </w:t>
        </w:r>
        <w:r w:rsidR="00C376F4">
          <w:rPr>
            <w:rFonts w:hint="eastAsia"/>
            <w:szCs w:val="22"/>
          </w:rPr>
          <w:t>당시</w:t>
        </w:r>
      </w:ins>
      <w:ins w:id="581" w:author="jiwon.suh1" w:date="2021-08-31T16:23:00Z">
        <w:r w:rsidR="005B41F3">
          <w:rPr>
            <w:rFonts w:hint="eastAsia"/>
            <w:szCs w:val="22"/>
          </w:rPr>
          <w:t>(</w:t>
        </w:r>
        <w:r w:rsidR="005B41F3">
          <w:rPr>
            <w:szCs w:val="22"/>
          </w:rPr>
          <w:t>2017. 10. 31.</w:t>
        </w:r>
        <w:r w:rsidR="005B41F3">
          <w:rPr>
            <w:rFonts w:hint="eastAsia"/>
            <w:szCs w:val="22"/>
          </w:rPr>
          <w:t>)</w:t>
        </w:r>
      </w:ins>
      <w:ins w:id="582" w:author="jiwon.suh1" w:date="2021-08-31T16:08:00Z">
        <w:r w:rsidR="00C376F4">
          <w:rPr>
            <w:rFonts w:hint="eastAsia"/>
            <w:szCs w:val="22"/>
          </w:rPr>
          <w:t xml:space="preserve"> </w:t>
        </w:r>
        <w:r w:rsidR="00C376F4">
          <w:rPr>
            <w:rFonts w:hint="eastAsia"/>
            <w:szCs w:val="22"/>
          </w:rPr>
          <w:t>공급업자와</w:t>
        </w:r>
        <w:r w:rsidR="00C376F4">
          <w:rPr>
            <w:rFonts w:hint="eastAsia"/>
            <w:szCs w:val="22"/>
          </w:rPr>
          <w:t xml:space="preserve"> </w:t>
        </w:r>
        <w:r w:rsidR="00C376F4">
          <w:rPr>
            <w:rFonts w:hint="eastAsia"/>
            <w:szCs w:val="22"/>
          </w:rPr>
          <w:t>대리점</w:t>
        </w:r>
        <w:r w:rsidR="00C376F4">
          <w:rPr>
            <w:rFonts w:hint="eastAsia"/>
            <w:szCs w:val="22"/>
          </w:rPr>
          <w:t xml:space="preserve"> </w:t>
        </w:r>
        <w:r w:rsidR="00C376F4">
          <w:rPr>
            <w:rFonts w:hint="eastAsia"/>
            <w:szCs w:val="22"/>
          </w:rPr>
          <w:t>사이에</w:t>
        </w:r>
        <w:r w:rsidR="00C376F4">
          <w:rPr>
            <w:rFonts w:hint="eastAsia"/>
            <w:szCs w:val="22"/>
          </w:rPr>
          <w:t xml:space="preserve"> </w:t>
        </w:r>
        <w:r w:rsidR="00C376F4">
          <w:rPr>
            <w:rFonts w:hint="eastAsia"/>
            <w:szCs w:val="22"/>
          </w:rPr>
          <w:t>체결된</w:t>
        </w:r>
        <w:r w:rsidR="00C376F4">
          <w:rPr>
            <w:rFonts w:hint="eastAsia"/>
            <w:szCs w:val="22"/>
          </w:rPr>
          <w:t xml:space="preserve"> </w:t>
        </w:r>
        <w:r w:rsidR="00C376F4">
          <w:rPr>
            <w:rFonts w:hint="eastAsia"/>
            <w:szCs w:val="22"/>
          </w:rPr>
          <w:t>계약에</w:t>
        </w:r>
        <w:r w:rsidR="00C376F4">
          <w:rPr>
            <w:rFonts w:hint="eastAsia"/>
            <w:szCs w:val="22"/>
          </w:rPr>
          <w:t xml:space="preserve"> </w:t>
        </w:r>
        <w:r w:rsidR="00C376F4">
          <w:rPr>
            <w:rFonts w:hint="eastAsia"/>
            <w:szCs w:val="22"/>
          </w:rPr>
          <w:t>대해서도</w:t>
        </w:r>
        <w:r w:rsidR="00C376F4">
          <w:rPr>
            <w:rFonts w:hint="eastAsia"/>
            <w:szCs w:val="22"/>
          </w:rPr>
          <w:t xml:space="preserve"> </w:t>
        </w:r>
        <w:r w:rsidR="00C376F4">
          <w:rPr>
            <w:rFonts w:hint="eastAsia"/>
            <w:szCs w:val="22"/>
          </w:rPr>
          <w:t>적용하도록</w:t>
        </w:r>
        <w:r w:rsidR="00C376F4">
          <w:rPr>
            <w:rFonts w:hint="eastAsia"/>
            <w:szCs w:val="22"/>
          </w:rPr>
          <w:t xml:space="preserve"> </w:t>
        </w:r>
        <w:r w:rsidR="00C376F4">
          <w:rPr>
            <w:rFonts w:hint="eastAsia"/>
            <w:szCs w:val="22"/>
          </w:rPr>
          <w:t>정하고</w:t>
        </w:r>
        <w:r w:rsidR="00C376F4">
          <w:rPr>
            <w:rFonts w:hint="eastAsia"/>
            <w:szCs w:val="22"/>
          </w:rPr>
          <w:t xml:space="preserve"> </w:t>
        </w:r>
        <w:r w:rsidR="00C376F4">
          <w:rPr>
            <w:rFonts w:hint="eastAsia"/>
            <w:szCs w:val="22"/>
          </w:rPr>
          <w:t>있음</w:t>
        </w:r>
      </w:ins>
      <w:ins w:id="583" w:author="jiwon.suh1" w:date="2021-08-31T16:10:00Z">
        <w:r w:rsidR="00C376F4">
          <w:rPr>
            <w:rFonts w:hint="eastAsia"/>
            <w:szCs w:val="22"/>
          </w:rPr>
          <w:t>(</w:t>
        </w:r>
        <w:r w:rsidR="00C376F4">
          <w:rPr>
            <w:rFonts w:hint="eastAsia"/>
            <w:szCs w:val="22"/>
          </w:rPr>
          <w:t>공정거래법</w:t>
        </w:r>
        <w:r w:rsidR="00C376F4">
          <w:rPr>
            <w:rFonts w:hint="eastAsia"/>
            <w:szCs w:val="22"/>
          </w:rPr>
          <w:t xml:space="preserve"> </w:t>
        </w:r>
        <w:r w:rsidR="00C376F4">
          <w:rPr>
            <w:rFonts w:hint="eastAsia"/>
            <w:szCs w:val="22"/>
          </w:rPr>
          <w:t>제</w:t>
        </w:r>
        <w:r w:rsidR="00C376F4">
          <w:rPr>
            <w:rFonts w:hint="eastAsia"/>
            <w:szCs w:val="22"/>
          </w:rPr>
          <w:t>2</w:t>
        </w:r>
        <w:r w:rsidR="00C376F4">
          <w:rPr>
            <w:szCs w:val="22"/>
          </w:rPr>
          <w:t>3</w:t>
        </w:r>
        <w:r w:rsidR="00C376F4">
          <w:rPr>
            <w:rFonts w:hint="eastAsia"/>
            <w:szCs w:val="22"/>
          </w:rPr>
          <w:t>조</w:t>
        </w:r>
        <w:r w:rsidR="00C376F4">
          <w:rPr>
            <w:rFonts w:hint="eastAsia"/>
            <w:szCs w:val="22"/>
          </w:rPr>
          <w:t xml:space="preserve"> </w:t>
        </w:r>
        <w:r w:rsidR="00C376F4">
          <w:rPr>
            <w:rFonts w:hint="eastAsia"/>
            <w:szCs w:val="22"/>
          </w:rPr>
          <w:t>제</w:t>
        </w:r>
        <w:r w:rsidR="00C376F4">
          <w:rPr>
            <w:rFonts w:hint="eastAsia"/>
            <w:szCs w:val="22"/>
          </w:rPr>
          <w:t>1</w:t>
        </w:r>
        <w:r w:rsidR="00C376F4">
          <w:rPr>
            <w:rFonts w:hint="eastAsia"/>
            <w:szCs w:val="22"/>
          </w:rPr>
          <w:t>항</w:t>
        </w:r>
        <w:r w:rsidR="00C376F4">
          <w:rPr>
            <w:rFonts w:hint="eastAsia"/>
            <w:szCs w:val="22"/>
          </w:rPr>
          <w:t xml:space="preserve"> </w:t>
        </w:r>
        <w:r w:rsidR="00C376F4">
          <w:rPr>
            <w:rFonts w:hint="eastAsia"/>
            <w:szCs w:val="22"/>
          </w:rPr>
          <w:t>제</w:t>
        </w:r>
        <w:r w:rsidR="00C376F4">
          <w:rPr>
            <w:rFonts w:hint="eastAsia"/>
            <w:szCs w:val="22"/>
          </w:rPr>
          <w:t>4</w:t>
        </w:r>
        <w:r w:rsidR="00C376F4">
          <w:rPr>
            <w:rFonts w:hint="eastAsia"/>
            <w:szCs w:val="22"/>
          </w:rPr>
          <w:t>호</w:t>
        </w:r>
        <w:r w:rsidR="00C376F4">
          <w:rPr>
            <w:rFonts w:hint="eastAsia"/>
            <w:szCs w:val="22"/>
          </w:rPr>
          <w:t>,</w:t>
        </w:r>
        <w:r w:rsidR="00C376F4">
          <w:rPr>
            <w:szCs w:val="22"/>
          </w:rPr>
          <w:t xml:space="preserve"> </w:t>
        </w:r>
        <w:r w:rsidR="00C376F4">
          <w:rPr>
            <w:rFonts w:hint="eastAsia"/>
            <w:szCs w:val="22"/>
          </w:rPr>
          <w:t>대리점법</w:t>
        </w:r>
        <w:r w:rsidR="00C376F4">
          <w:rPr>
            <w:rFonts w:hint="eastAsia"/>
            <w:szCs w:val="22"/>
          </w:rPr>
          <w:t xml:space="preserve"> </w:t>
        </w:r>
        <w:r w:rsidR="00C376F4">
          <w:rPr>
            <w:rFonts w:hint="eastAsia"/>
            <w:szCs w:val="22"/>
          </w:rPr>
          <w:t>제</w:t>
        </w:r>
        <w:r w:rsidR="00C376F4">
          <w:rPr>
            <w:rFonts w:hint="eastAsia"/>
            <w:szCs w:val="22"/>
          </w:rPr>
          <w:t>7</w:t>
        </w:r>
        <w:r w:rsidR="00C376F4">
          <w:rPr>
            <w:rFonts w:hint="eastAsia"/>
            <w:szCs w:val="22"/>
          </w:rPr>
          <w:t>조</w:t>
        </w:r>
        <w:r w:rsidR="00C376F4">
          <w:rPr>
            <w:rFonts w:hint="eastAsia"/>
            <w:szCs w:val="22"/>
          </w:rPr>
          <w:t xml:space="preserve"> </w:t>
        </w:r>
        <w:r w:rsidR="00C376F4">
          <w:rPr>
            <w:rFonts w:hint="eastAsia"/>
            <w:szCs w:val="22"/>
          </w:rPr>
          <w:t>제</w:t>
        </w:r>
        <w:r w:rsidR="00C376F4">
          <w:rPr>
            <w:rFonts w:hint="eastAsia"/>
            <w:szCs w:val="22"/>
          </w:rPr>
          <w:t>1</w:t>
        </w:r>
        <w:r w:rsidR="00C376F4">
          <w:rPr>
            <w:rFonts w:hint="eastAsia"/>
            <w:szCs w:val="22"/>
          </w:rPr>
          <w:t>항</w:t>
        </w:r>
        <w:r w:rsidR="00C376F4">
          <w:rPr>
            <w:rFonts w:hint="eastAsia"/>
            <w:szCs w:val="22"/>
          </w:rPr>
          <w:t>)</w:t>
        </w:r>
      </w:ins>
      <w:ins w:id="584" w:author="jiwon.suh1" w:date="2021-08-31T16:08:00Z">
        <w:r w:rsidR="00C376F4">
          <w:rPr>
            <w:rFonts w:hint="eastAsia"/>
            <w:szCs w:val="22"/>
          </w:rPr>
          <w:t>.</w:t>
        </w:r>
        <w:r w:rsidR="00C376F4">
          <w:rPr>
            <w:szCs w:val="22"/>
          </w:rPr>
          <w:t xml:space="preserve"> </w:t>
        </w:r>
      </w:ins>
    </w:p>
    <w:p w14:paraId="6AF75EB8" w14:textId="77777777" w:rsidR="00C376F4" w:rsidRPr="00A30FCA" w:rsidRDefault="00C376F4" w:rsidP="00A30FCA">
      <w:pPr>
        <w:pStyle w:val="a5"/>
        <w:spacing w:after="240"/>
        <w:ind w:leftChars="0" w:left="1815"/>
        <w:rPr>
          <w:ins w:id="585" w:author="jiwon.suh1" w:date="2021-08-31T15:45:00Z"/>
          <w:szCs w:val="22"/>
        </w:rPr>
      </w:pPr>
      <w:ins w:id="586" w:author="jiwon.suh1" w:date="2021-08-31T16:09:00Z">
        <w:r>
          <w:rPr>
            <w:rFonts w:hint="eastAsia"/>
            <w:szCs w:val="22"/>
          </w:rPr>
          <w:t>이에</w:t>
        </w:r>
        <w:r>
          <w:rPr>
            <w:rFonts w:hint="eastAsia"/>
            <w:szCs w:val="22"/>
          </w:rPr>
          <w:t xml:space="preserve"> </w:t>
        </w:r>
        <w:r>
          <w:rPr>
            <w:rFonts w:hint="eastAsia"/>
            <w:szCs w:val="22"/>
          </w:rPr>
          <w:t>따라</w:t>
        </w:r>
        <w:r>
          <w:rPr>
            <w:rFonts w:hint="eastAsia"/>
            <w:szCs w:val="22"/>
          </w:rPr>
          <w:t>,</w:t>
        </w:r>
        <w:r>
          <w:rPr>
            <w:szCs w:val="22"/>
          </w:rPr>
          <w:t xml:space="preserve"> </w:t>
        </w:r>
        <w:r>
          <w:rPr>
            <w:rFonts w:hint="eastAsia"/>
            <w:szCs w:val="22"/>
          </w:rPr>
          <w:t>공정위는</w:t>
        </w:r>
        <w:r>
          <w:rPr>
            <w:rFonts w:hint="eastAsia"/>
            <w:szCs w:val="22"/>
          </w:rPr>
          <w:t xml:space="preserve"> </w:t>
        </w:r>
        <w:r>
          <w:rPr>
            <w:szCs w:val="22"/>
          </w:rPr>
          <w:t xml:space="preserve">2015. 1. </w:t>
        </w:r>
        <w:proofErr w:type="spellStart"/>
        <w:r>
          <w:rPr>
            <w:rFonts w:hint="eastAsia"/>
            <w:szCs w:val="22"/>
          </w:rPr>
          <w:t>부터</w:t>
        </w:r>
        <w:proofErr w:type="spellEnd"/>
        <w:r>
          <w:rPr>
            <w:rFonts w:hint="eastAsia"/>
            <w:szCs w:val="22"/>
          </w:rPr>
          <w:t xml:space="preserve"> </w:t>
        </w:r>
        <w:r>
          <w:rPr>
            <w:rFonts w:hint="eastAsia"/>
            <w:szCs w:val="22"/>
          </w:rPr>
          <w:t>대리점법</w:t>
        </w:r>
        <w:r>
          <w:rPr>
            <w:rFonts w:hint="eastAsia"/>
            <w:szCs w:val="22"/>
          </w:rPr>
          <w:t xml:space="preserve"> </w:t>
        </w:r>
        <w:r>
          <w:rPr>
            <w:rFonts w:hint="eastAsia"/>
            <w:szCs w:val="22"/>
          </w:rPr>
          <w:t>시행</w:t>
        </w:r>
        <w:r>
          <w:rPr>
            <w:rFonts w:hint="eastAsia"/>
            <w:szCs w:val="22"/>
          </w:rPr>
          <w:t xml:space="preserve"> </w:t>
        </w:r>
        <w:r>
          <w:rPr>
            <w:rFonts w:hint="eastAsia"/>
            <w:szCs w:val="22"/>
          </w:rPr>
          <w:t>전날인</w:t>
        </w:r>
        <w:r>
          <w:rPr>
            <w:rFonts w:hint="eastAsia"/>
            <w:szCs w:val="22"/>
          </w:rPr>
          <w:t xml:space="preserve"> </w:t>
        </w:r>
        <w:r>
          <w:rPr>
            <w:szCs w:val="22"/>
          </w:rPr>
          <w:t xml:space="preserve">2016. 12. </w:t>
        </w:r>
        <w:proofErr w:type="gramStart"/>
        <w:r>
          <w:rPr>
            <w:szCs w:val="22"/>
          </w:rPr>
          <w:t>22.</w:t>
        </w:r>
        <w:r>
          <w:rPr>
            <w:rFonts w:hint="eastAsia"/>
            <w:szCs w:val="22"/>
          </w:rPr>
          <w:t>까지의</w:t>
        </w:r>
        <w:proofErr w:type="gramEnd"/>
        <w:r>
          <w:rPr>
            <w:rFonts w:hint="eastAsia"/>
            <w:szCs w:val="22"/>
          </w:rPr>
          <w:t xml:space="preserve"> </w:t>
        </w:r>
        <w:r>
          <w:rPr>
            <w:rFonts w:hint="eastAsia"/>
            <w:szCs w:val="22"/>
          </w:rPr>
          <w:t>대상회사의</w:t>
        </w:r>
        <w:r>
          <w:rPr>
            <w:rFonts w:hint="eastAsia"/>
            <w:szCs w:val="22"/>
          </w:rPr>
          <w:t xml:space="preserve"> </w:t>
        </w:r>
        <w:r>
          <w:rPr>
            <w:rFonts w:hint="eastAsia"/>
            <w:szCs w:val="22"/>
          </w:rPr>
          <w:t>위반행위에</w:t>
        </w:r>
        <w:r>
          <w:rPr>
            <w:rFonts w:hint="eastAsia"/>
            <w:szCs w:val="22"/>
          </w:rPr>
          <w:t xml:space="preserve"> </w:t>
        </w:r>
        <w:r>
          <w:rPr>
            <w:rFonts w:hint="eastAsia"/>
            <w:szCs w:val="22"/>
          </w:rPr>
          <w:t>대해서는</w:t>
        </w:r>
        <w:r>
          <w:rPr>
            <w:rFonts w:hint="eastAsia"/>
            <w:szCs w:val="22"/>
          </w:rPr>
          <w:t xml:space="preserve"> </w:t>
        </w:r>
        <w:r>
          <w:rPr>
            <w:rFonts w:hint="eastAsia"/>
            <w:szCs w:val="22"/>
          </w:rPr>
          <w:t>공정거래법</w:t>
        </w:r>
        <w:r>
          <w:rPr>
            <w:rFonts w:hint="eastAsia"/>
            <w:szCs w:val="22"/>
          </w:rPr>
          <w:t xml:space="preserve"> </w:t>
        </w:r>
        <w:r>
          <w:rPr>
            <w:rFonts w:hint="eastAsia"/>
            <w:szCs w:val="22"/>
          </w:rPr>
          <w:t>제</w:t>
        </w:r>
        <w:r>
          <w:rPr>
            <w:rFonts w:hint="eastAsia"/>
            <w:szCs w:val="22"/>
          </w:rPr>
          <w:t>2</w:t>
        </w:r>
        <w:r>
          <w:rPr>
            <w:szCs w:val="22"/>
          </w:rPr>
          <w:t>3</w:t>
        </w:r>
        <w:r>
          <w:rPr>
            <w:rFonts w:hint="eastAsia"/>
            <w:szCs w:val="22"/>
          </w:rPr>
          <w:t>조</w:t>
        </w:r>
        <w:r>
          <w:rPr>
            <w:rFonts w:hint="eastAsia"/>
            <w:szCs w:val="22"/>
          </w:rPr>
          <w:t xml:space="preserve"> </w:t>
        </w:r>
        <w:r>
          <w:rPr>
            <w:rFonts w:hint="eastAsia"/>
            <w:szCs w:val="22"/>
          </w:rPr>
          <w:t>제</w:t>
        </w:r>
        <w:r>
          <w:rPr>
            <w:rFonts w:hint="eastAsia"/>
            <w:szCs w:val="22"/>
          </w:rPr>
          <w:t>1</w:t>
        </w:r>
        <w:r>
          <w:rPr>
            <w:rFonts w:hint="eastAsia"/>
            <w:szCs w:val="22"/>
          </w:rPr>
          <w:t>항</w:t>
        </w:r>
        <w:r>
          <w:rPr>
            <w:rFonts w:hint="eastAsia"/>
            <w:szCs w:val="22"/>
          </w:rPr>
          <w:t xml:space="preserve"> </w:t>
        </w:r>
        <w:r>
          <w:rPr>
            <w:rFonts w:hint="eastAsia"/>
            <w:szCs w:val="22"/>
          </w:rPr>
          <w:t>제</w:t>
        </w:r>
        <w:r>
          <w:rPr>
            <w:rFonts w:hint="eastAsia"/>
            <w:szCs w:val="22"/>
          </w:rPr>
          <w:t>4</w:t>
        </w:r>
        <w:r>
          <w:rPr>
            <w:rFonts w:hint="eastAsia"/>
            <w:szCs w:val="22"/>
          </w:rPr>
          <w:t>호</w:t>
        </w:r>
        <w:r>
          <w:rPr>
            <w:rFonts w:hint="eastAsia"/>
            <w:szCs w:val="22"/>
          </w:rPr>
          <w:t>,</w:t>
        </w:r>
        <w:r>
          <w:rPr>
            <w:szCs w:val="22"/>
          </w:rPr>
          <w:t xml:space="preserve"> 2016. 12. </w:t>
        </w:r>
        <w:proofErr w:type="gramStart"/>
        <w:r>
          <w:rPr>
            <w:szCs w:val="22"/>
          </w:rPr>
          <w:t>23.</w:t>
        </w:r>
        <w:proofErr w:type="spellStart"/>
        <w:r>
          <w:rPr>
            <w:rFonts w:hint="eastAsia"/>
            <w:szCs w:val="22"/>
          </w:rPr>
          <w:t>부터</w:t>
        </w:r>
        <w:proofErr w:type="spellEnd"/>
        <w:proofErr w:type="gramEnd"/>
        <w:r>
          <w:rPr>
            <w:rFonts w:hint="eastAsia"/>
            <w:szCs w:val="22"/>
          </w:rPr>
          <w:t xml:space="preserve"> </w:t>
        </w:r>
        <w:r>
          <w:rPr>
            <w:szCs w:val="22"/>
          </w:rPr>
          <w:t xml:space="preserve">2017. 10. </w:t>
        </w:r>
        <w:r>
          <w:rPr>
            <w:rFonts w:hint="eastAsia"/>
            <w:szCs w:val="22"/>
          </w:rPr>
          <w:t>까지의</w:t>
        </w:r>
        <w:r>
          <w:rPr>
            <w:rFonts w:hint="eastAsia"/>
            <w:szCs w:val="22"/>
          </w:rPr>
          <w:t xml:space="preserve"> </w:t>
        </w:r>
        <w:r>
          <w:rPr>
            <w:rFonts w:hint="eastAsia"/>
            <w:szCs w:val="22"/>
          </w:rPr>
          <w:t>위반행위에</w:t>
        </w:r>
        <w:r>
          <w:rPr>
            <w:rFonts w:hint="eastAsia"/>
            <w:szCs w:val="22"/>
          </w:rPr>
          <w:t xml:space="preserve"> </w:t>
        </w:r>
        <w:r>
          <w:rPr>
            <w:rFonts w:hint="eastAsia"/>
            <w:szCs w:val="22"/>
          </w:rPr>
          <w:t>대해서는</w:t>
        </w:r>
        <w:r>
          <w:rPr>
            <w:rFonts w:hint="eastAsia"/>
            <w:szCs w:val="22"/>
          </w:rPr>
          <w:t xml:space="preserve"> </w:t>
        </w:r>
        <w:r>
          <w:rPr>
            <w:rFonts w:hint="eastAsia"/>
            <w:szCs w:val="22"/>
          </w:rPr>
          <w:t>대리점법</w:t>
        </w:r>
        <w:r>
          <w:rPr>
            <w:rFonts w:hint="eastAsia"/>
            <w:szCs w:val="22"/>
          </w:rPr>
          <w:t xml:space="preserve"> </w:t>
        </w:r>
        <w:r>
          <w:rPr>
            <w:rFonts w:hint="eastAsia"/>
            <w:szCs w:val="22"/>
          </w:rPr>
          <w:t>제</w:t>
        </w:r>
        <w:r>
          <w:rPr>
            <w:rFonts w:hint="eastAsia"/>
            <w:szCs w:val="22"/>
          </w:rPr>
          <w:t>7</w:t>
        </w:r>
        <w:r>
          <w:rPr>
            <w:rFonts w:hint="eastAsia"/>
            <w:szCs w:val="22"/>
          </w:rPr>
          <w:t>조</w:t>
        </w:r>
        <w:r>
          <w:rPr>
            <w:rFonts w:hint="eastAsia"/>
            <w:szCs w:val="22"/>
          </w:rPr>
          <w:t xml:space="preserve"> </w:t>
        </w:r>
        <w:r>
          <w:rPr>
            <w:rFonts w:hint="eastAsia"/>
            <w:szCs w:val="22"/>
          </w:rPr>
          <w:t>제</w:t>
        </w:r>
        <w:r>
          <w:rPr>
            <w:rFonts w:hint="eastAsia"/>
            <w:szCs w:val="22"/>
          </w:rPr>
          <w:t>1</w:t>
        </w:r>
      </w:ins>
      <w:ins w:id="587" w:author="jiwon.suh1" w:date="2021-08-31T16:10:00Z">
        <w:r>
          <w:rPr>
            <w:rFonts w:hint="eastAsia"/>
            <w:szCs w:val="22"/>
          </w:rPr>
          <w:t>항을</w:t>
        </w:r>
        <w:r>
          <w:rPr>
            <w:rFonts w:hint="eastAsia"/>
            <w:szCs w:val="22"/>
          </w:rPr>
          <w:t xml:space="preserve"> </w:t>
        </w:r>
        <w:r>
          <w:rPr>
            <w:rFonts w:hint="eastAsia"/>
            <w:szCs w:val="22"/>
          </w:rPr>
          <w:t>각</w:t>
        </w:r>
        <w:r>
          <w:rPr>
            <w:rFonts w:hint="eastAsia"/>
            <w:szCs w:val="22"/>
          </w:rPr>
          <w:t xml:space="preserve"> </w:t>
        </w:r>
        <w:r>
          <w:rPr>
            <w:rFonts w:hint="eastAsia"/>
            <w:szCs w:val="22"/>
          </w:rPr>
          <w:t>적용하였음</w:t>
        </w:r>
        <w:r>
          <w:rPr>
            <w:rFonts w:hint="eastAsia"/>
            <w:szCs w:val="22"/>
          </w:rPr>
          <w:t>.</w:t>
        </w:r>
        <w:r>
          <w:rPr>
            <w:szCs w:val="22"/>
          </w:rPr>
          <w:t xml:space="preserve"> </w:t>
        </w:r>
      </w:ins>
    </w:p>
    <w:p w14:paraId="2EF9AFD5" w14:textId="77777777" w:rsidR="00A30FCA" w:rsidRDefault="00A30FCA" w:rsidP="00A30FCA">
      <w:pPr>
        <w:pStyle w:val="a5"/>
        <w:numPr>
          <w:ilvl w:val="0"/>
          <w:numId w:val="75"/>
        </w:numPr>
        <w:spacing w:after="240"/>
        <w:ind w:leftChars="0" w:left="1815" w:hanging="454"/>
        <w:rPr>
          <w:ins w:id="588" w:author="jiwon.suh1" w:date="2021-08-31T16:12:00Z"/>
          <w:b/>
          <w:szCs w:val="22"/>
        </w:rPr>
      </w:pPr>
      <w:ins w:id="589" w:author="jiwon.suh1" w:date="2021-08-31T15:45:00Z">
        <w:r>
          <w:rPr>
            <w:rFonts w:hint="eastAsia"/>
            <w:b/>
            <w:szCs w:val="22"/>
          </w:rPr>
          <w:t>신청</w:t>
        </w:r>
        <w:r>
          <w:rPr>
            <w:rFonts w:hint="eastAsia"/>
            <w:b/>
            <w:szCs w:val="22"/>
          </w:rPr>
          <w:t xml:space="preserve"> </w:t>
        </w:r>
        <w:r>
          <w:rPr>
            <w:rFonts w:hint="eastAsia"/>
            <w:b/>
            <w:szCs w:val="22"/>
          </w:rPr>
          <w:t>이유</w:t>
        </w:r>
      </w:ins>
    </w:p>
    <w:p w14:paraId="3BDB42F0" w14:textId="77777777" w:rsidR="00C376F4" w:rsidRDefault="00C376F4" w:rsidP="00C376F4">
      <w:pPr>
        <w:pStyle w:val="a5"/>
        <w:spacing w:after="240"/>
        <w:ind w:leftChars="0" w:left="1815"/>
        <w:rPr>
          <w:ins w:id="590" w:author="jiwon.suh1" w:date="2021-08-31T16:16:00Z"/>
          <w:szCs w:val="22"/>
        </w:rPr>
      </w:pPr>
      <w:ins w:id="591" w:author="jiwon.suh1" w:date="2021-08-31T16:12:00Z">
        <w:r>
          <w:rPr>
            <w:rFonts w:hint="eastAsia"/>
            <w:szCs w:val="22"/>
          </w:rPr>
          <w:t xml:space="preserve">2016. 12. </w:t>
        </w:r>
        <w:r>
          <w:rPr>
            <w:szCs w:val="22"/>
          </w:rPr>
          <w:t>22.</w:t>
        </w:r>
        <w:r>
          <w:rPr>
            <w:rFonts w:hint="eastAsia"/>
            <w:szCs w:val="22"/>
          </w:rPr>
          <w:t>까지</w:t>
        </w:r>
        <w:r>
          <w:rPr>
            <w:rFonts w:hint="eastAsia"/>
            <w:szCs w:val="22"/>
          </w:rPr>
          <w:t xml:space="preserve"> </w:t>
        </w:r>
        <w:r>
          <w:rPr>
            <w:rFonts w:hint="eastAsia"/>
            <w:szCs w:val="22"/>
          </w:rPr>
          <w:t>공급업자와</w:t>
        </w:r>
        <w:r>
          <w:rPr>
            <w:rFonts w:hint="eastAsia"/>
            <w:szCs w:val="22"/>
          </w:rPr>
          <w:t xml:space="preserve"> </w:t>
        </w:r>
        <w:r>
          <w:rPr>
            <w:rFonts w:hint="eastAsia"/>
            <w:szCs w:val="22"/>
          </w:rPr>
          <w:t>대리점</w:t>
        </w:r>
        <w:r>
          <w:rPr>
            <w:rFonts w:hint="eastAsia"/>
            <w:szCs w:val="22"/>
          </w:rPr>
          <w:t xml:space="preserve"> </w:t>
        </w:r>
        <w:r>
          <w:rPr>
            <w:rFonts w:hint="eastAsia"/>
            <w:szCs w:val="22"/>
          </w:rPr>
          <w:t>사이에</w:t>
        </w:r>
        <w:r>
          <w:rPr>
            <w:rFonts w:hint="eastAsia"/>
            <w:szCs w:val="22"/>
          </w:rPr>
          <w:t xml:space="preserve"> </w:t>
        </w:r>
        <w:r>
          <w:rPr>
            <w:rFonts w:hint="eastAsia"/>
            <w:szCs w:val="22"/>
          </w:rPr>
          <w:t>체결된</w:t>
        </w:r>
        <w:r>
          <w:rPr>
            <w:rFonts w:hint="eastAsia"/>
            <w:szCs w:val="22"/>
          </w:rPr>
          <w:t xml:space="preserve"> </w:t>
        </w:r>
        <w:r>
          <w:rPr>
            <w:rFonts w:hint="eastAsia"/>
            <w:szCs w:val="22"/>
          </w:rPr>
          <w:t>계약에</w:t>
        </w:r>
        <w:r>
          <w:rPr>
            <w:rFonts w:hint="eastAsia"/>
            <w:szCs w:val="22"/>
          </w:rPr>
          <w:t xml:space="preserve"> </w:t>
        </w:r>
        <w:r>
          <w:rPr>
            <w:rFonts w:hint="eastAsia"/>
            <w:szCs w:val="22"/>
          </w:rPr>
          <w:t>따라</w:t>
        </w:r>
        <w:r>
          <w:rPr>
            <w:rFonts w:hint="eastAsia"/>
            <w:szCs w:val="22"/>
          </w:rPr>
          <w:t xml:space="preserve"> </w:t>
        </w:r>
        <w:r>
          <w:rPr>
            <w:szCs w:val="22"/>
          </w:rPr>
          <w:t xml:space="preserve">2016. 12. 23. </w:t>
        </w:r>
        <w:r>
          <w:rPr>
            <w:rFonts w:hint="eastAsia"/>
            <w:szCs w:val="22"/>
          </w:rPr>
          <w:t>이후</w:t>
        </w:r>
        <w:r>
          <w:rPr>
            <w:rFonts w:hint="eastAsia"/>
            <w:szCs w:val="22"/>
          </w:rPr>
          <w:t xml:space="preserve"> </w:t>
        </w:r>
        <w:r>
          <w:rPr>
            <w:rFonts w:hint="eastAsia"/>
            <w:szCs w:val="22"/>
          </w:rPr>
          <w:t>위반행위가</w:t>
        </w:r>
        <w:r>
          <w:rPr>
            <w:rFonts w:hint="eastAsia"/>
            <w:szCs w:val="22"/>
          </w:rPr>
          <w:t xml:space="preserve"> </w:t>
        </w:r>
        <w:r>
          <w:rPr>
            <w:rFonts w:hint="eastAsia"/>
            <w:szCs w:val="22"/>
          </w:rPr>
          <w:t>발생하거나</w:t>
        </w:r>
        <w:r>
          <w:rPr>
            <w:rFonts w:hint="eastAsia"/>
            <w:szCs w:val="22"/>
          </w:rPr>
          <w:t xml:space="preserve"> </w:t>
        </w:r>
        <w:r>
          <w:rPr>
            <w:rFonts w:hint="eastAsia"/>
            <w:szCs w:val="22"/>
          </w:rPr>
          <w:t>계속되었지만</w:t>
        </w:r>
        <w:r>
          <w:rPr>
            <w:rFonts w:hint="eastAsia"/>
            <w:szCs w:val="22"/>
          </w:rPr>
          <w:t>,</w:t>
        </w:r>
        <w:r>
          <w:rPr>
            <w:szCs w:val="22"/>
          </w:rPr>
          <w:t xml:space="preserve"> 2016. 12. 23. </w:t>
        </w:r>
        <w:r>
          <w:rPr>
            <w:rFonts w:hint="eastAsia"/>
            <w:szCs w:val="22"/>
          </w:rPr>
          <w:t>이후</w:t>
        </w:r>
        <w:r>
          <w:rPr>
            <w:rFonts w:hint="eastAsia"/>
            <w:szCs w:val="22"/>
          </w:rPr>
          <w:t xml:space="preserve"> </w:t>
        </w:r>
        <w:r>
          <w:rPr>
            <w:rFonts w:hint="eastAsia"/>
            <w:szCs w:val="22"/>
          </w:rPr>
          <w:t>대상회사와</w:t>
        </w:r>
        <w:r>
          <w:rPr>
            <w:rFonts w:hint="eastAsia"/>
            <w:szCs w:val="22"/>
          </w:rPr>
          <w:t xml:space="preserve"> </w:t>
        </w:r>
        <w:r>
          <w:rPr>
            <w:rFonts w:hint="eastAsia"/>
            <w:szCs w:val="22"/>
          </w:rPr>
          <w:t>대리점</w:t>
        </w:r>
      </w:ins>
      <w:ins w:id="592" w:author="jiwon.suh1" w:date="2021-08-31T16:13:00Z">
        <w:r>
          <w:rPr>
            <w:rFonts w:hint="eastAsia"/>
            <w:szCs w:val="22"/>
          </w:rPr>
          <w:t xml:space="preserve"> </w:t>
        </w:r>
        <w:r>
          <w:rPr>
            <w:rFonts w:hint="eastAsia"/>
            <w:szCs w:val="22"/>
          </w:rPr>
          <w:t>간</w:t>
        </w:r>
        <w:r>
          <w:rPr>
            <w:rFonts w:hint="eastAsia"/>
            <w:szCs w:val="22"/>
          </w:rPr>
          <w:t xml:space="preserve"> </w:t>
        </w:r>
        <w:r>
          <w:rPr>
            <w:rFonts w:hint="eastAsia"/>
            <w:szCs w:val="22"/>
          </w:rPr>
          <w:t>계약을</w:t>
        </w:r>
        <w:r>
          <w:rPr>
            <w:rFonts w:hint="eastAsia"/>
            <w:szCs w:val="22"/>
          </w:rPr>
          <w:t xml:space="preserve"> </w:t>
        </w:r>
        <w:r>
          <w:rPr>
            <w:rFonts w:hint="eastAsia"/>
            <w:szCs w:val="22"/>
          </w:rPr>
          <w:t>새로</w:t>
        </w:r>
        <w:r>
          <w:rPr>
            <w:rFonts w:hint="eastAsia"/>
            <w:szCs w:val="22"/>
          </w:rPr>
          <w:t xml:space="preserve"> </w:t>
        </w:r>
        <w:r>
          <w:rPr>
            <w:rFonts w:hint="eastAsia"/>
            <w:szCs w:val="22"/>
          </w:rPr>
          <w:t>체결하거나</w:t>
        </w:r>
        <w:r>
          <w:rPr>
            <w:rFonts w:hint="eastAsia"/>
            <w:szCs w:val="22"/>
          </w:rPr>
          <w:t xml:space="preserve"> </w:t>
        </w:r>
        <w:r>
          <w:rPr>
            <w:rFonts w:hint="eastAsia"/>
            <w:szCs w:val="22"/>
          </w:rPr>
          <w:t>갱신되지</w:t>
        </w:r>
        <w:r>
          <w:rPr>
            <w:rFonts w:hint="eastAsia"/>
            <w:szCs w:val="22"/>
          </w:rPr>
          <w:t xml:space="preserve"> </w:t>
        </w:r>
        <w:r>
          <w:rPr>
            <w:rFonts w:hint="eastAsia"/>
            <w:szCs w:val="22"/>
          </w:rPr>
          <w:t>않은</w:t>
        </w:r>
        <w:r>
          <w:rPr>
            <w:rFonts w:hint="eastAsia"/>
            <w:szCs w:val="22"/>
          </w:rPr>
          <w:t xml:space="preserve"> </w:t>
        </w:r>
        <w:r>
          <w:rPr>
            <w:rFonts w:hint="eastAsia"/>
            <w:szCs w:val="22"/>
          </w:rPr>
          <w:t>경우</w:t>
        </w:r>
        <w:r>
          <w:rPr>
            <w:rFonts w:hint="eastAsia"/>
            <w:szCs w:val="22"/>
          </w:rPr>
          <w:t xml:space="preserve"> </w:t>
        </w:r>
        <w:r>
          <w:rPr>
            <w:rFonts w:hint="eastAsia"/>
            <w:szCs w:val="22"/>
          </w:rPr>
          <w:t>본래</w:t>
        </w:r>
        <w:r>
          <w:rPr>
            <w:rFonts w:hint="eastAsia"/>
            <w:szCs w:val="22"/>
          </w:rPr>
          <w:t xml:space="preserve"> </w:t>
        </w:r>
        <w:r>
          <w:rPr>
            <w:rFonts w:hint="eastAsia"/>
            <w:szCs w:val="22"/>
          </w:rPr>
          <w:t>공정거래법이</w:t>
        </w:r>
        <w:r>
          <w:rPr>
            <w:rFonts w:hint="eastAsia"/>
            <w:szCs w:val="22"/>
          </w:rPr>
          <w:t xml:space="preserve"> </w:t>
        </w:r>
        <w:r>
          <w:rPr>
            <w:rFonts w:hint="eastAsia"/>
            <w:szCs w:val="22"/>
          </w:rPr>
          <w:t>적용되어야</w:t>
        </w:r>
        <w:r>
          <w:rPr>
            <w:rFonts w:hint="eastAsia"/>
            <w:szCs w:val="22"/>
          </w:rPr>
          <w:t xml:space="preserve"> </w:t>
        </w:r>
        <w:r>
          <w:rPr>
            <w:rFonts w:hint="eastAsia"/>
            <w:szCs w:val="22"/>
          </w:rPr>
          <w:t>하나</w:t>
        </w:r>
        <w:r>
          <w:rPr>
            <w:rFonts w:hint="eastAsia"/>
            <w:szCs w:val="22"/>
          </w:rPr>
          <w:t>,</w:t>
        </w:r>
        <w:r>
          <w:rPr>
            <w:szCs w:val="22"/>
          </w:rPr>
          <w:t xml:space="preserve"> </w:t>
        </w:r>
        <w:r>
          <w:rPr>
            <w:rFonts w:hint="eastAsia"/>
            <w:szCs w:val="22"/>
          </w:rPr>
          <w:t>이</w:t>
        </w:r>
        <w:r>
          <w:rPr>
            <w:rFonts w:hint="eastAsia"/>
            <w:szCs w:val="22"/>
          </w:rPr>
          <w:t xml:space="preserve"> </w:t>
        </w:r>
        <w:r>
          <w:rPr>
            <w:rFonts w:hint="eastAsia"/>
            <w:szCs w:val="22"/>
          </w:rPr>
          <w:t>사건</w:t>
        </w:r>
        <w:r>
          <w:rPr>
            <w:rFonts w:hint="eastAsia"/>
            <w:szCs w:val="22"/>
          </w:rPr>
          <w:t xml:space="preserve"> </w:t>
        </w:r>
        <w:r>
          <w:rPr>
            <w:rFonts w:hint="eastAsia"/>
            <w:szCs w:val="22"/>
          </w:rPr>
          <w:t>부칙조항으로</w:t>
        </w:r>
        <w:r>
          <w:rPr>
            <w:rFonts w:hint="eastAsia"/>
            <w:szCs w:val="22"/>
          </w:rPr>
          <w:t xml:space="preserve"> </w:t>
        </w:r>
        <w:r>
          <w:rPr>
            <w:rFonts w:hint="eastAsia"/>
            <w:szCs w:val="22"/>
          </w:rPr>
          <w:t>인해</w:t>
        </w:r>
        <w:r>
          <w:rPr>
            <w:rFonts w:hint="eastAsia"/>
            <w:szCs w:val="22"/>
          </w:rPr>
          <w:t xml:space="preserve"> </w:t>
        </w:r>
        <w:r>
          <w:rPr>
            <w:rFonts w:hint="eastAsia"/>
            <w:szCs w:val="22"/>
          </w:rPr>
          <w:t>대리점법이</w:t>
        </w:r>
        <w:r>
          <w:rPr>
            <w:rFonts w:hint="eastAsia"/>
            <w:szCs w:val="22"/>
          </w:rPr>
          <w:t xml:space="preserve"> </w:t>
        </w:r>
        <w:proofErr w:type="spellStart"/>
        <w:r>
          <w:rPr>
            <w:rFonts w:hint="eastAsia"/>
            <w:szCs w:val="22"/>
          </w:rPr>
          <w:t>소급적용되는</w:t>
        </w:r>
        <w:proofErr w:type="spellEnd"/>
        <w:r>
          <w:rPr>
            <w:rFonts w:hint="eastAsia"/>
            <w:szCs w:val="22"/>
          </w:rPr>
          <w:t xml:space="preserve"> </w:t>
        </w:r>
        <w:r>
          <w:rPr>
            <w:rFonts w:hint="eastAsia"/>
            <w:szCs w:val="22"/>
          </w:rPr>
          <w:t>결과를</w:t>
        </w:r>
        <w:r>
          <w:rPr>
            <w:rFonts w:hint="eastAsia"/>
            <w:szCs w:val="22"/>
          </w:rPr>
          <w:t xml:space="preserve"> </w:t>
        </w:r>
        <w:r>
          <w:rPr>
            <w:rFonts w:hint="eastAsia"/>
            <w:szCs w:val="22"/>
          </w:rPr>
          <w:t>초래함</w:t>
        </w:r>
        <w:r>
          <w:rPr>
            <w:rFonts w:hint="eastAsia"/>
            <w:szCs w:val="22"/>
          </w:rPr>
          <w:t>.</w:t>
        </w:r>
        <w:r>
          <w:rPr>
            <w:szCs w:val="22"/>
          </w:rPr>
          <w:t xml:space="preserve"> </w:t>
        </w:r>
      </w:ins>
    </w:p>
    <w:p w14:paraId="65A3D2BE" w14:textId="77777777" w:rsidR="00C376F4" w:rsidRPr="00C376F4" w:rsidRDefault="00C376F4" w:rsidP="00C376F4">
      <w:pPr>
        <w:pStyle w:val="a5"/>
        <w:spacing w:after="240"/>
        <w:ind w:leftChars="0" w:left="1815"/>
        <w:rPr>
          <w:ins w:id="593" w:author="jiwon.suh1" w:date="2021-08-31T15:45:00Z"/>
          <w:szCs w:val="22"/>
        </w:rPr>
      </w:pPr>
      <w:ins w:id="594" w:author="jiwon.suh1" w:date="2021-08-31T16:17:00Z">
        <w:r>
          <w:rPr>
            <w:rFonts w:hint="eastAsia"/>
            <w:szCs w:val="22"/>
          </w:rPr>
          <w:t>공정거래법과</w:t>
        </w:r>
        <w:r>
          <w:rPr>
            <w:rFonts w:hint="eastAsia"/>
            <w:szCs w:val="22"/>
          </w:rPr>
          <w:t xml:space="preserve"> </w:t>
        </w:r>
        <w:r>
          <w:rPr>
            <w:rFonts w:hint="eastAsia"/>
            <w:szCs w:val="22"/>
          </w:rPr>
          <w:t>대리점법은</w:t>
        </w:r>
        <w:r>
          <w:rPr>
            <w:rFonts w:hint="eastAsia"/>
            <w:szCs w:val="22"/>
          </w:rPr>
          <w:t xml:space="preserve"> </w:t>
        </w:r>
        <w:r>
          <w:rPr>
            <w:rFonts w:hint="eastAsia"/>
            <w:szCs w:val="22"/>
          </w:rPr>
          <w:t>그</w:t>
        </w:r>
        <w:r>
          <w:rPr>
            <w:rFonts w:hint="eastAsia"/>
            <w:szCs w:val="22"/>
          </w:rPr>
          <w:t xml:space="preserve"> </w:t>
        </w:r>
        <w:r>
          <w:rPr>
            <w:rFonts w:hint="eastAsia"/>
            <w:szCs w:val="22"/>
          </w:rPr>
          <w:t>요건에</w:t>
        </w:r>
        <w:r>
          <w:rPr>
            <w:rFonts w:hint="eastAsia"/>
            <w:szCs w:val="22"/>
          </w:rPr>
          <w:t xml:space="preserve"> </w:t>
        </w:r>
        <w:r>
          <w:rPr>
            <w:rFonts w:hint="eastAsia"/>
            <w:szCs w:val="22"/>
          </w:rPr>
          <w:t>있어서는</w:t>
        </w:r>
        <w:r>
          <w:rPr>
            <w:rFonts w:hint="eastAsia"/>
            <w:szCs w:val="22"/>
          </w:rPr>
          <w:t xml:space="preserve"> </w:t>
        </w:r>
        <w:r>
          <w:rPr>
            <w:rFonts w:hint="eastAsia"/>
            <w:szCs w:val="22"/>
          </w:rPr>
          <w:t>유사하나</w:t>
        </w:r>
        <w:r>
          <w:rPr>
            <w:rFonts w:hint="eastAsia"/>
            <w:szCs w:val="22"/>
          </w:rPr>
          <w:t>,</w:t>
        </w:r>
        <w:r>
          <w:rPr>
            <w:szCs w:val="22"/>
          </w:rPr>
          <w:t xml:space="preserve"> </w:t>
        </w:r>
        <w:r>
          <w:rPr>
            <w:rFonts w:hint="eastAsia"/>
            <w:szCs w:val="22"/>
          </w:rPr>
          <w:t>판매촉진행사비용</w:t>
        </w:r>
        <w:r>
          <w:rPr>
            <w:rFonts w:hint="eastAsia"/>
            <w:szCs w:val="22"/>
          </w:rPr>
          <w:sym w:font="Wingdings" w:char="F09E"/>
        </w:r>
        <w:r>
          <w:rPr>
            <w:rFonts w:hint="eastAsia"/>
            <w:szCs w:val="22"/>
          </w:rPr>
          <w:t>인력</w:t>
        </w:r>
        <w:r>
          <w:rPr>
            <w:rFonts w:hint="eastAsia"/>
            <w:szCs w:val="22"/>
          </w:rPr>
          <w:t xml:space="preserve"> </w:t>
        </w:r>
        <w:r>
          <w:rPr>
            <w:rFonts w:hint="eastAsia"/>
            <w:szCs w:val="22"/>
          </w:rPr>
          <w:t>등을</w:t>
        </w:r>
        <w:r>
          <w:rPr>
            <w:rFonts w:hint="eastAsia"/>
            <w:szCs w:val="22"/>
          </w:rPr>
          <w:t xml:space="preserve"> </w:t>
        </w:r>
        <w:r>
          <w:rPr>
            <w:rFonts w:hint="eastAsia"/>
            <w:szCs w:val="22"/>
          </w:rPr>
          <w:t>대리점</w:t>
        </w:r>
      </w:ins>
      <w:ins w:id="595" w:author="jiwon.suh1" w:date="2021-08-31T16:18:00Z">
        <w:r>
          <w:rPr>
            <w:rFonts w:hint="eastAsia"/>
            <w:szCs w:val="22"/>
          </w:rPr>
          <w:t>이</w:t>
        </w:r>
        <w:r>
          <w:rPr>
            <w:rFonts w:hint="eastAsia"/>
            <w:szCs w:val="22"/>
          </w:rPr>
          <w:t xml:space="preserve"> </w:t>
        </w:r>
        <w:r>
          <w:rPr>
            <w:rFonts w:hint="eastAsia"/>
            <w:szCs w:val="22"/>
          </w:rPr>
          <w:t>부담하도록</w:t>
        </w:r>
        <w:r>
          <w:rPr>
            <w:rFonts w:hint="eastAsia"/>
            <w:szCs w:val="22"/>
          </w:rPr>
          <w:t xml:space="preserve"> </w:t>
        </w:r>
        <w:r>
          <w:rPr>
            <w:rFonts w:hint="eastAsia"/>
            <w:szCs w:val="22"/>
          </w:rPr>
          <w:t>강요할</w:t>
        </w:r>
        <w:r>
          <w:rPr>
            <w:rFonts w:hint="eastAsia"/>
            <w:szCs w:val="22"/>
          </w:rPr>
          <w:t xml:space="preserve"> </w:t>
        </w:r>
        <w:r>
          <w:rPr>
            <w:rFonts w:hint="eastAsia"/>
            <w:szCs w:val="22"/>
          </w:rPr>
          <w:t>경우</w:t>
        </w:r>
        <w:r>
          <w:rPr>
            <w:rFonts w:hint="eastAsia"/>
            <w:szCs w:val="22"/>
          </w:rPr>
          <w:t xml:space="preserve"> </w:t>
        </w:r>
        <w:r>
          <w:rPr>
            <w:rFonts w:hint="eastAsia"/>
            <w:szCs w:val="22"/>
          </w:rPr>
          <w:t>대리점법에</w:t>
        </w:r>
        <w:r>
          <w:rPr>
            <w:rFonts w:hint="eastAsia"/>
            <w:szCs w:val="22"/>
          </w:rPr>
          <w:t xml:space="preserve"> </w:t>
        </w:r>
        <w:r>
          <w:rPr>
            <w:rFonts w:hint="eastAsia"/>
            <w:szCs w:val="22"/>
          </w:rPr>
          <w:t>위반되었다고</w:t>
        </w:r>
        <w:r>
          <w:rPr>
            <w:rFonts w:hint="eastAsia"/>
            <w:szCs w:val="22"/>
          </w:rPr>
          <w:t xml:space="preserve"> </w:t>
        </w:r>
        <w:r>
          <w:rPr>
            <w:rFonts w:hint="eastAsia"/>
            <w:szCs w:val="22"/>
          </w:rPr>
          <w:t>볼</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반면</w:t>
        </w:r>
        <w:r>
          <w:rPr>
            <w:rFonts w:hint="eastAsia"/>
            <w:szCs w:val="22"/>
          </w:rPr>
          <w:t>,</w:t>
        </w:r>
        <w:r>
          <w:rPr>
            <w:szCs w:val="22"/>
          </w:rPr>
          <w:t xml:space="preserve"> </w:t>
        </w:r>
        <w:r>
          <w:rPr>
            <w:rFonts w:hint="eastAsia"/>
            <w:szCs w:val="22"/>
          </w:rPr>
          <w:t>공정거래법</w:t>
        </w:r>
        <w:r>
          <w:rPr>
            <w:rFonts w:hint="eastAsia"/>
            <w:szCs w:val="22"/>
          </w:rPr>
          <w:t xml:space="preserve"> </w:t>
        </w:r>
        <w:r>
          <w:rPr>
            <w:rFonts w:hint="eastAsia"/>
            <w:szCs w:val="22"/>
          </w:rPr>
          <w:t>위반</w:t>
        </w:r>
        <w:r>
          <w:rPr>
            <w:rFonts w:hint="eastAsia"/>
            <w:szCs w:val="22"/>
          </w:rPr>
          <w:t xml:space="preserve"> </w:t>
        </w:r>
        <w:r>
          <w:rPr>
            <w:rFonts w:hint="eastAsia"/>
            <w:szCs w:val="22"/>
          </w:rPr>
          <w:t>여부에</w:t>
        </w:r>
        <w:r>
          <w:rPr>
            <w:rFonts w:hint="eastAsia"/>
            <w:szCs w:val="22"/>
          </w:rPr>
          <w:t xml:space="preserve"> </w:t>
        </w:r>
        <w:r>
          <w:rPr>
            <w:rFonts w:hint="eastAsia"/>
            <w:szCs w:val="22"/>
          </w:rPr>
          <w:t>있어서는</w:t>
        </w:r>
        <w:r>
          <w:rPr>
            <w:rFonts w:hint="eastAsia"/>
            <w:szCs w:val="22"/>
          </w:rPr>
          <w:t xml:space="preserve"> </w:t>
        </w:r>
        <w:r>
          <w:rPr>
            <w:rFonts w:hint="eastAsia"/>
            <w:szCs w:val="22"/>
          </w:rPr>
          <w:t>판매촉진행사비용</w:t>
        </w:r>
        <w:r>
          <w:rPr>
            <w:rFonts w:hint="eastAsia"/>
            <w:szCs w:val="22"/>
          </w:rPr>
          <w:sym w:font="Wingdings" w:char="F09E"/>
        </w:r>
        <w:r>
          <w:rPr>
            <w:rFonts w:hint="eastAsia"/>
            <w:szCs w:val="22"/>
          </w:rPr>
          <w:t>인력</w:t>
        </w:r>
        <w:r>
          <w:rPr>
            <w:rFonts w:hint="eastAsia"/>
            <w:szCs w:val="22"/>
          </w:rPr>
          <w:t xml:space="preserve"> </w:t>
        </w:r>
        <w:r>
          <w:rPr>
            <w:rFonts w:hint="eastAsia"/>
            <w:szCs w:val="22"/>
          </w:rPr>
          <w:t>등을</w:t>
        </w:r>
        <w:r>
          <w:rPr>
            <w:rFonts w:hint="eastAsia"/>
            <w:szCs w:val="22"/>
          </w:rPr>
          <w:t xml:space="preserve"> </w:t>
        </w:r>
        <w:r>
          <w:rPr>
            <w:rFonts w:hint="eastAsia"/>
            <w:szCs w:val="22"/>
          </w:rPr>
          <w:t>포함한</w:t>
        </w:r>
        <w:r>
          <w:rPr>
            <w:rFonts w:hint="eastAsia"/>
            <w:szCs w:val="22"/>
          </w:rPr>
          <w:t xml:space="preserve"> </w:t>
        </w:r>
        <w:r>
          <w:rPr>
            <w:rFonts w:hint="eastAsia"/>
            <w:szCs w:val="22"/>
          </w:rPr>
          <w:t>여러</w:t>
        </w:r>
        <w:r>
          <w:rPr>
            <w:rFonts w:hint="eastAsia"/>
            <w:szCs w:val="22"/>
          </w:rPr>
          <w:t xml:space="preserve"> </w:t>
        </w:r>
        <w:r>
          <w:rPr>
            <w:rFonts w:hint="eastAsia"/>
            <w:szCs w:val="22"/>
          </w:rPr>
          <w:t>제반</w:t>
        </w:r>
        <w:r>
          <w:rPr>
            <w:rFonts w:hint="eastAsia"/>
            <w:szCs w:val="22"/>
          </w:rPr>
          <w:t xml:space="preserve"> </w:t>
        </w:r>
        <w:r>
          <w:rPr>
            <w:rFonts w:hint="eastAsia"/>
            <w:szCs w:val="22"/>
          </w:rPr>
          <w:t>사정을</w:t>
        </w:r>
        <w:r>
          <w:rPr>
            <w:rFonts w:hint="eastAsia"/>
            <w:szCs w:val="22"/>
          </w:rPr>
          <w:t xml:space="preserve"> </w:t>
        </w:r>
        <w:r>
          <w:rPr>
            <w:rFonts w:hint="eastAsia"/>
            <w:szCs w:val="22"/>
          </w:rPr>
          <w:t>고려하여</w:t>
        </w:r>
        <w:r>
          <w:rPr>
            <w:rFonts w:hint="eastAsia"/>
            <w:szCs w:val="22"/>
          </w:rPr>
          <w:t xml:space="preserve"> </w:t>
        </w:r>
        <w:r>
          <w:rPr>
            <w:rFonts w:hint="eastAsia"/>
            <w:szCs w:val="22"/>
          </w:rPr>
          <w:t>거래상대방에게</w:t>
        </w:r>
        <w:r>
          <w:rPr>
            <w:rFonts w:hint="eastAsia"/>
            <w:szCs w:val="22"/>
          </w:rPr>
          <w:t xml:space="preserve"> </w:t>
        </w:r>
        <w:r>
          <w:rPr>
            <w:rFonts w:hint="eastAsia"/>
            <w:szCs w:val="22"/>
          </w:rPr>
          <w:t>경제상</w:t>
        </w:r>
        <w:r>
          <w:rPr>
            <w:rFonts w:hint="eastAsia"/>
            <w:szCs w:val="22"/>
          </w:rPr>
          <w:t xml:space="preserve"> </w:t>
        </w:r>
        <w:r>
          <w:rPr>
            <w:rFonts w:hint="eastAsia"/>
            <w:szCs w:val="22"/>
          </w:rPr>
          <w:t>이익을</w:t>
        </w:r>
        <w:r>
          <w:rPr>
            <w:rFonts w:hint="eastAsia"/>
            <w:szCs w:val="22"/>
          </w:rPr>
          <w:t xml:space="preserve"> </w:t>
        </w:r>
        <w:r>
          <w:rPr>
            <w:rFonts w:hint="eastAsia"/>
            <w:szCs w:val="22"/>
          </w:rPr>
          <w:t>제공하도록</w:t>
        </w:r>
        <w:r>
          <w:rPr>
            <w:rFonts w:hint="eastAsia"/>
            <w:szCs w:val="22"/>
          </w:rPr>
          <w:t xml:space="preserve"> </w:t>
        </w:r>
        <w:r>
          <w:rPr>
            <w:rFonts w:hint="eastAsia"/>
            <w:szCs w:val="22"/>
          </w:rPr>
          <w:t>강요하였는지</w:t>
        </w:r>
        <w:r>
          <w:rPr>
            <w:rFonts w:hint="eastAsia"/>
            <w:szCs w:val="22"/>
          </w:rPr>
          <w:t xml:space="preserve"> </w:t>
        </w:r>
        <w:r>
          <w:rPr>
            <w:rFonts w:hint="eastAsia"/>
            <w:szCs w:val="22"/>
          </w:rPr>
          <w:t>여부를</w:t>
        </w:r>
        <w:r>
          <w:rPr>
            <w:rFonts w:hint="eastAsia"/>
            <w:szCs w:val="22"/>
          </w:rPr>
          <w:t xml:space="preserve"> </w:t>
        </w:r>
        <w:r>
          <w:rPr>
            <w:rFonts w:hint="eastAsia"/>
            <w:szCs w:val="22"/>
          </w:rPr>
          <w:t>판단하여야</w:t>
        </w:r>
        <w:r>
          <w:rPr>
            <w:rFonts w:hint="eastAsia"/>
            <w:szCs w:val="22"/>
          </w:rPr>
          <w:t xml:space="preserve"> </w:t>
        </w:r>
        <w:r>
          <w:rPr>
            <w:rFonts w:hint="eastAsia"/>
            <w:szCs w:val="22"/>
          </w:rPr>
          <w:t>하므로</w:t>
        </w:r>
        <w:r>
          <w:rPr>
            <w:rFonts w:hint="eastAsia"/>
            <w:szCs w:val="22"/>
          </w:rPr>
          <w:t>,</w:t>
        </w:r>
        <w:r>
          <w:rPr>
            <w:szCs w:val="22"/>
          </w:rPr>
          <w:t xml:space="preserve"> </w:t>
        </w:r>
        <w:r>
          <w:rPr>
            <w:rFonts w:hint="eastAsia"/>
            <w:szCs w:val="22"/>
          </w:rPr>
          <w:t>대리점법이</w:t>
        </w:r>
        <w:r>
          <w:rPr>
            <w:rFonts w:hint="eastAsia"/>
            <w:szCs w:val="22"/>
          </w:rPr>
          <w:t xml:space="preserve"> </w:t>
        </w:r>
        <w:r>
          <w:rPr>
            <w:rFonts w:hint="eastAsia"/>
            <w:szCs w:val="22"/>
          </w:rPr>
          <w:t>강요행위</w:t>
        </w:r>
        <w:r>
          <w:rPr>
            <w:rFonts w:hint="eastAsia"/>
            <w:szCs w:val="22"/>
          </w:rPr>
          <w:t xml:space="preserve"> </w:t>
        </w:r>
        <w:r>
          <w:rPr>
            <w:rFonts w:hint="eastAsia"/>
            <w:szCs w:val="22"/>
          </w:rPr>
          <w:t>등의</w:t>
        </w:r>
        <w:r>
          <w:rPr>
            <w:rFonts w:hint="eastAsia"/>
            <w:szCs w:val="22"/>
          </w:rPr>
          <w:t xml:space="preserve"> </w:t>
        </w:r>
        <w:r>
          <w:rPr>
            <w:rFonts w:hint="eastAsia"/>
            <w:szCs w:val="22"/>
          </w:rPr>
          <w:t>요건을</w:t>
        </w:r>
      </w:ins>
      <w:ins w:id="596" w:author="jiwon.suh1" w:date="2021-08-31T16:19:00Z">
        <w:r>
          <w:rPr>
            <w:rFonts w:hint="eastAsia"/>
            <w:szCs w:val="22"/>
          </w:rPr>
          <w:t xml:space="preserve"> </w:t>
        </w:r>
        <w:r>
          <w:rPr>
            <w:rFonts w:hint="eastAsia"/>
            <w:szCs w:val="22"/>
          </w:rPr>
          <w:t>공정거래법에</w:t>
        </w:r>
        <w:r>
          <w:rPr>
            <w:rFonts w:hint="eastAsia"/>
            <w:szCs w:val="22"/>
          </w:rPr>
          <w:t xml:space="preserve"> </w:t>
        </w:r>
        <w:r>
          <w:rPr>
            <w:rFonts w:hint="eastAsia"/>
            <w:szCs w:val="22"/>
          </w:rPr>
          <w:t>비해</w:t>
        </w:r>
        <w:r>
          <w:rPr>
            <w:rFonts w:hint="eastAsia"/>
            <w:szCs w:val="22"/>
          </w:rPr>
          <w:t xml:space="preserve"> </w:t>
        </w:r>
        <w:r>
          <w:rPr>
            <w:rFonts w:hint="eastAsia"/>
            <w:szCs w:val="22"/>
          </w:rPr>
          <w:t>보다</w:t>
        </w:r>
        <w:r>
          <w:rPr>
            <w:rFonts w:hint="eastAsia"/>
            <w:szCs w:val="22"/>
          </w:rPr>
          <w:t xml:space="preserve"> </w:t>
        </w:r>
        <w:r>
          <w:rPr>
            <w:rFonts w:hint="eastAsia"/>
            <w:szCs w:val="22"/>
          </w:rPr>
          <w:t>쉽게</w:t>
        </w:r>
        <w:r>
          <w:rPr>
            <w:rFonts w:hint="eastAsia"/>
            <w:szCs w:val="22"/>
          </w:rPr>
          <w:t xml:space="preserve"> </w:t>
        </w:r>
        <w:r>
          <w:rPr>
            <w:rFonts w:hint="eastAsia"/>
            <w:szCs w:val="22"/>
          </w:rPr>
          <w:t>인정할</w:t>
        </w:r>
        <w:r>
          <w:rPr>
            <w:rFonts w:hint="eastAsia"/>
            <w:szCs w:val="22"/>
          </w:rPr>
          <w:t xml:space="preserve"> </w:t>
        </w:r>
        <w:r>
          <w:rPr>
            <w:rFonts w:hint="eastAsia"/>
            <w:szCs w:val="22"/>
          </w:rPr>
          <w:t>여지가</w:t>
        </w:r>
        <w:r>
          <w:rPr>
            <w:rFonts w:hint="eastAsia"/>
            <w:szCs w:val="22"/>
          </w:rPr>
          <w:t xml:space="preserve"> </w:t>
        </w:r>
        <w:r>
          <w:rPr>
            <w:rFonts w:hint="eastAsia"/>
            <w:szCs w:val="22"/>
          </w:rPr>
          <w:t>있다는</w:t>
        </w:r>
        <w:r>
          <w:rPr>
            <w:rFonts w:hint="eastAsia"/>
            <w:szCs w:val="22"/>
          </w:rPr>
          <w:t xml:space="preserve"> </w:t>
        </w:r>
        <w:r>
          <w:rPr>
            <w:rFonts w:hint="eastAsia"/>
            <w:szCs w:val="22"/>
          </w:rPr>
          <w:t>차이가</w:t>
        </w:r>
        <w:r>
          <w:rPr>
            <w:rFonts w:hint="eastAsia"/>
            <w:szCs w:val="22"/>
          </w:rPr>
          <w:t xml:space="preserve"> </w:t>
        </w:r>
        <w:r>
          <w:rPr>
            <w:rFonts w:hint="eastAsia"/>
            <w:szCs w:val="22"/>
          </w:rPr>
          <w:t>있음</w:t>
        </w:r>
        <w:r>
          <w:rPr>
            <w:rFonts w:hint="eastAsia"/>
            <w:szCs w:val="22"/>
          </w:rPr>
          <w:t>.</w:t>
        </w:r>
        <w:r>
          <w:rPr>
            <w:szCs w:val="22"/>
          </w:rPr>
          <w:t xml:space="preserve"> </w:t>
        </w:r>
      </w:ins>
    </w:p>
    <w:p w14:paraId="58D8AFE5" w14:textId="77777777" w:rsidR="00A30FCA" w:rsidRDefault="00A30FCA" w:rsidP="00A30FCA">
      <w:pPr>
        <w:pStyle w:val="a5"/>
        <w:numPr>
          <w:ilvl w:val="0"/>
          <w:numId w:val="75"/>
        </w:numPr>
        <w:spacing w:after="240"/>
        <w:ind w:leftChars="0" w:left="1815" w:hanging="454"/>
        <w:rPr>
          <w:ins w:id="597" w:author="jiwon.suh1" w:date="2021-08-31T16:19:00Z"/>
          <w:b/>
          <w:szCs w:val="22"/>
        </w:rPr>
      </w:pPr>
      <w:ins w:id="598" w:author="jiwon.suh1" w:date="2021-08-31T15:45:00Z">
        <w:r>
          <w:rPr>
            <w:rFonts w:hint="eastAsia"/>
            <w:b/>
            <w:szCs w:val="22"/>
          </w:rPr>
          <w:t>위헌심판제청결정</w:t>
        </w:r>
      </w:ins>
    </w:p>
    <w:p w14:paraId="0BE0BB1D" w14:textId="77777777" w:rsidR="005B41F3" w:rsidRDefault="005B41F3" w:rsidP="005B41F3">
      <w:pPr>
        <w:pStyle w:val="a5"/>
        <w:spacing w:after="240"/>
        <w:ind w:leftChars="0" w:left="1815"/>
        <w:rPr>
          <w:ins w:id="599" w:author="jiwon.suh1" w:date="2021-08-31T16:20:00Z"/>
          <w:szCs w:val="22"/>
        </w:rPr>
      </w:pPr>
      <w:ins w:id="600" w:author="jiwon.suh1" w:date="2021-08-31T16:19:00Z">
        <w:r>
          <w:rPr>
            <w:rFonts w:hint="eastAsia"/>
            <w:szCs w:val="22"/>
          </w:rPr>
          <w:t>위반행위가</w:t>
        </w:r>
        <w:r>
          <w:rPr>
            <w:rFonts w:hint="eastAsia"/>
            <w:szCs w:val="22"/>
          </w:rPr>
          <w:t xml:space="preserve"> </w:t>
        </w:r>
      </w:ins>
      <w:ins w:id="601" w:author="jiwon.suh1" w:date="2021-08-31T16:20:00Z">
        <w:r>
          <w:rPr>
            <w:rFonts w:hint="eastAsia"/>
            <w:szCs w:val="22"/>
          </w:rPr>
          <w:t>이</w:t>
        </w:r>
        <w:r>
          <w:rPr>
            <w:rFonts w:hint="eastAsia"/>
            <w:szCs w:val="22"/>
          </w:rPr>
          <w:t xml:space="preserve"> </w:t>
        </w:r>
        <w:r>
          <w:rPr>
            <w:rFonts w:hint="eastAsia"/>
            <w:szCs w:val="22"/>
          </w:rPr>
          <w:t>사건</w:t>
        </w:r>
        <w:r>
          <w:rPr>
            <w:rFonts w:hint="eastAsia"/>
            <w:szCs w:val="22"/>
          </w:rPr>
          <w:t xml:space="preserve"> </w:t>
        </w:r>
        <w:r>
          <w:rPr>
            <w:rFonts w:hint="eastAsia"/>
            <w:szCs w:val="22"/>
          </w:rPr>
          <w:t>부칙조항의</w:t>
        </w:r>
        <w:r>
          <w:rPr>
            <w:rFonts w:hint="eastAsia"/>
            <w:szCs w:val="22"/>
          </w:rPr>
          <w:t xml:space="preserve"> </w:t>
        </w:r>
        <w:r>
          <w:rPr>
            <w:rFonts w:hint="eastAsia"/>
            <w:szCs w:val="22"/>
          </w:rPr>
          <w:t>시행일인</w:t>
        </w:r>
        <w:r>
          <w:rPr>
            <w:rFonts w:hint="eastAsia"/>
            <w:szCs w:val="22"/>
          </w:rPr>
          <w:t xml:space="preserve"> </w:t>
        </w:r>
        <w:r>
          <w:rPr>
            <w:szCs w:val="22"/>
          </w:rPr>
          <w:t xml:space="preserve">2017. 10. 31. </w:t>
        </w:r>
        <w:r>
          <w:rPr>
            <w:rFonts w:hint="eastAsia"/>
            <w:szCs w:val="22"/>
          </w:rPr>
          <w:t>이전에</w:t>
        </w:r>
        <w:r>
          <w:rPr>
            <w:rFonts w:hint="eastAsia"/>
            <w:szCs w:val="22"/>
          </w:rPr>
          <w:t xml:space="preserve"> </w:t>
        </w:r>
        <w:r>
          <w:rPr>
            <w:rFonts w:hint="eastAsia"/>
            <w:szCs w:val="22"/>
          </w:rPr>
          <w:t>종료하는</w:t>
        </w:r>
        <w:r>
          <w:rPr>
            <w:rFonts w:hint="eastAsia"/>
            <w:szCs w:val="22"/>
          </w:rPr>
          <w:t xml:space="preserve"> </w:t>
        </w:r>
        <w:r>
          <w:rPr>
            <w:rFonts w:hint="eastAsia"/>
            <w:szCs w:val="22"/>
          </w:rPr>
          <w:t>경우에도</w:t>
        </w:r>
        <w:r>
          <w:rPr>
            <w:rFonts w:hint="eastAsia"/>
            <w:szCs w:val="22"/>
          </w:rPr>
          <w:t xml:space="preserve"> </w:t>
        </w:r>
        <w:r>
          <w:rPr>
            <w:rFonts w:hint="eastAsia"/>
            <w:szCs w:val="22"/>
          </w:rPr>
          <w:t>대리점법이</w:t>
        </w:r>
        <w:r>
          <w:rPr>
            <w:rFonts w:hint="eastAsia"/>
            <w:szCs w:val="22"/>
          </w:rPr>
          <w:t xml:space="preserve"> </w:t>
        </w:r>
        <w:r>
          <w:rPr>
            <w:rFonts w:hint="eastAsia"/>
            <w:szCs w:val="22"/>
          </w:rPr>
          <w:t>적용되도록</w:t>
        </w:r>
        <w:r>
          <w:rPr>
            <w:rFonts w:hint="eastAsia"/>
            <w:szCs w:val="22"/>
          </w:rPr>
          <w:t xml:space="preserve"> </w:t>
        </w:r>
        <w:r>
          <w:rPr>
            <w:rFonts w:hint="eastAsia"/>
            <w:szCs w:val="22"/>
          </w:rPr>
          <w:t>하므로</w:t>
        </w:r>
        <w:r>
          <w:rPr>
            <w:rFonts w:hint="eastAsia"/>
            <w:szCs w:val="22"/>
          </w:rPr>
          <w:t>,</w:t>
        </w:r>
        <w:r>
          <w:rPr>
            <w:szCs w:val="22"/>
          </w:rPr>
          <w:t xml:space="preserve"> </w:t>
        </w:r>
        <w:r>
          <w:rPr>
            <w:rFonts w:hint="eastAsia"/>
            <w:szCs w:val="22"/>
          </w:rPr>
          <w:t>이는</w:t>
        </w:r>
        <w:r>
          <w:rPr>
            <w:rFonts w:hint="eastAsia"/>
            <w:szCs w:val="22"/>
          </w:rPr>
          <w:t xml:space="preserve"> </w:t>
        </w:r>
        <w:r>
          <w:rPr>
            <w:rFonts w:hint="eastAsia"/>
            <w:szCs w:val="22"/>
          </w:rPr>
          <w:t>진정소급입법에</w:t>
        </w:r>
        <w:r>
          <w:rPr>
            <w:rFonts w:hint="eastAsia"/>
            <w:szCs w:val="22"/>
          </w:rPr>
          <w:t xml:space="preserve"> </w:t>
        </w:r>
        <w:r>
          <w:rPr>
            <w:rFonts w:hint="eastAsia"/>
            <w:szCs w:val="22"/>
          </w:rPr>
          <w:t>해당하고</w:t>
        </w:r>
        <w:r>
          <w:rPr>
            <w:rFonts w:hint="eastAsia"/>
            <w:szCs w:val="22"/>
          </w:rPr>
          <w:t xml:space="preserve"> </w:t>
        </w:r>
        <w:r>
          <w:rPr>
            <w:rFonts w:hint="eastAsia"/>
            <w:szCs w:val="22"/>
          </w:rPr>
          <w:t>진정소급입법이</w:t>
        </w:r>
        <w:r>
          <w:rPr>
            <w:rFonts w:hint="eastAsia"/>
            <w:szCs w:val="22"/>
          </w:rPr>
          <w:t xml:space="preserve"> </w:t>
        </w:r>
        <w:r>
          <w:rPr>
            <w:rFonts w:hint="eastAsia"/>
            <w:szCs w:val="22"/>
          </w:rPr>
          <w:t>예외적으로</w:t>
        </w:r>
        <w:r>
          <w:rPr>
            <w:rFonts w:hint="eastAsia"/>
            <w:szCs w:val="22"/>
          </w:rPr>
          <w:t xml:space="preserve"> </w:t>
        </w:r>
        <w:r>
          <w:rPr>
            <w:rFonts w:hint="eastAsia"/>
            <w:szCs w:val="22"/>
          </w:rPr>
          <w:t>허용되는</w:t>
        </w:r>
        <w:r>
          <w:rPr>
            <w:rFonts w:hint="eastAsia"/>
            <w:szCs w:val="22"/>
          </w:rPr>
          <w:t xml:space="preserve"> </w:t>
        </w:r>
        <w:r>
          <w:rPr>
            <w:rFonts w:hint="eastAsia"/>
            <w:szCs w:val="22"/>
          </w:rPr>
          <w:t>경우에도</w:t>
        </w:r>
        <w:r>
          <w:rPr>
            <w:rFonts w:hint="eastAsia"/>
            <w:szCs w:val="22"/>
          </w:rPr>
          <w:t xml:space="preserve"> </w:t>
        </w:r>
        <w:r>
          <w:rPr>
            <w:rFonts w:hint="eastAsia"/>
            <w:szCs w:val="22"/>
          </w:rPr>
          <w:t>해당하지</w:t>
        </w:r>
        <w:r>
          <w:rPr>
            <w:rFonts w:hint="eastAsia"/>
            <w:szCs w:val="22"/>
          </w:rPr>
          <w:t xml:space="preserve"> </w:t>
        </w:r>
        <w:r>
          <w:rPr>
            <w:rFonts w:hint="eastAsia"/>
            <w:szCs w:val="22"/>
          </w:rPr>
          <w:t>않음</w:t>
        </w:r>
        <w:r>
          <w:rPr>
            <w:rFonts w:hint="eastAsia"/>
            <w:szCs w:val="22"/>
          </w:rPr>
          <w:t>.</w:t>
        </w:r>
        <w:r>
          <w:rPr>
            <w:szCs w:val="22"/>
          </w:rPr>
          <w:t xml:space="preserve"> </w:t>
        </w:r>
      </w:ins>
    </w:p>
    <w:p w14:paraId="4776EF9F" w14:textId="77777777" w:rsidR="005B41F3" w:rsidRPr="005B41F3" w:rsidRDefault="005B41F3" w:rsidP="005B41F3">
      <w:pPr>
        <w:pStyle w:val="a5"/>
        <w:spacing w:after="240"/>
        <w:ind w:leftChars="0" w:left="1815"/>
        <w:rPr>
          <w:ins w:id="602" w:author="jiwon.suh1" w:date="2021-08-31T15:45:00Z"/>
          <w:szCs w:val="22"/>
        </w:rPr>
      </w:pPr>
      <w:ins w:id="603" w:author="jiwon.suh1" w:date="2021-08-31T16:20:00Z">
        <w:r>
          <w:rPr>
            <w:rFonts w:hint="eastAsia"/>
            <w:szCs w:val="22"/>
          </w:rPr>
          <w:lastRenderedPageBreak/>
          <w:t>따라서</w:t>
        </w:r>
      </w:ins>
      <w:ins w:id="604" w:author="jiwon.suh1" w:date="2021-08-31T16:22:00Z">
        <w:r>
          <w:rPr>
            <w:rFonts w:hint="eastAsia"/>
            <w:szCs w:val="22"/>
          </w:rPr>
          <w:t xml:space="preserve"> </w:t>
        </w:r>
        <w:r>
          <w:rPr>
            <w:rFonts w:hint="eastAsia"/>
            <w:szCs w:val="22"/>
          </w:rPr>
          <w:t>서울고등법원은</w:t>
        </w:r>
      </w:ins>
      <w:ins w:id="605" w:author="jiwon.suh1" w:date="2021-08-31T16:20:00Z">
        <w:r>
          <w:rPr>
            <w:rFonts w:hint="eastAsia"/>
            <w:szCs w:val="22"/>
          </w:rPr>
          <w:t xml:space="preserve"> </w:t>
        </w:r>
      </w:ins>
      <w:ins w:id="606" w:author="jiwon.suh1" w:date="2021-08-31T16:21:00Z">
        <w:r>
          <w:rPr>
            <w:rFonts w:hint="eastAsia"/>
            <w:szCs w:val="22"/>
          </w:rPr>
          <w:t>위반행위가</w:t>
        </w:r>
        <w:r>
          <w:rPr>
            <w:rFonts w:hint="eastAsia"/>
            <w:szCs w:val="22"/>
          </w:rPr>
          <w:t xml:space="preserve"> </w:t>
        </w:r>
        <w:r>
          <w:rPr>
            <w:rFonts w:hint="eastAsia"/>
            <w:szCs w:val="22"/>
          </w:rPr>
          <w:t>이</w:t>
        </w:r>
        <w:r>
          <w:rPr>
            <w:rFonts w:hint="eastAsia"/>
            <w:szCs w:val="22"/>
          </w:rPr>
          <w:t xml:space="preserve"> </w:t>
        </w:r>
        <w:r>
          <w:rPr>
            <w:rFonts w:hint="eastAsia"/>
            <w:szCs w:val="22"/>
          </w:rPr>
          <w:t>사건</w:t>
        </w:r>
        <w:r>
          <w:rPr>
            <w:rFonts w:hint="eastAsia"/>
            <w:szCs w:val="22"/>
          </w:rPr>
          <w:t xml:space="preserve"> </w:t>
        </w:r>
        <w:r>
          <w:rPr>
            <w:rFonts w:hint="eastAsia"/>
            <w:szCs w:val="22"/>
          </w:rPr>
          <w:t>부칙조항의</w:t>
        </w:r>
        <w:r>
          <w:rPr>
            <w:rFonts w:hint="eastAsia"/>
            <w:szCs w:val="22"/>
          </w:rPr>
          <w:t xml:space="preserve"> </w:t>
        </w:r>
        <w:r>
          <w:rPr>
            <w:rFonts w:hint="eastAsia"/>
            <w:szCs w:val="22"/>
          </w:rPr>
          <w:t>시행일인</w:t>
        </w:r>
        <w:r>
          <w:rPr>
            <w:rFonts w:hint="eastAsia"/>
            <w:szCs w:val="22"/>
          </w:rPr>
          <w:t xml:space="preserve"> </w:t>
        </w:r>
        <w:r>
          <w:rPr>
            <w:szCs w:val="22"/>
          </w:rPr>
          <w:t xml:space="preserve">2017. 10. 31. </w:t>
        </w:r>
        <w:r>
          <w:rPr>
            <w:rFonts w:hint="eastAsia"/>
            <w:szCs w:val="22"/>
          </w:rPr>
          <w:t>당시에도</w:t>
        </w:r>
        <w:r>
          <w:rPr>
            <w:rFonts w:hint="eastAsia"/>
            <w:szCs w:val="22"/>
          </w:rPr>
          <w:t xml:space="preserve"> </w:t>
        </w:r>
        <w:proofErr w:type="gramStart"/>
        <w:r>
          <w:rPr>
            <w:rFonts w:hint="eastAsia"/>
            <w:szCs w:val="22"/>
          </w:rPr>
          <w:t>계속</w:t>
        </w:r>
        <w:r>
          <w:rPr>
            <w:rFonts w:hint="eastAsia"/>
            <w:szCs w:val="22"/>
          </w:rPr>
          <w:t xml:space="preserve"> </w:t>
        </w:r>
        <w:r>
          <w:rPr>
            <w:rFonts w:hint="eastAsia"/>
            <w:szCs w:val="22"/>
          </w:rPr>
          <w:t>되거나</w:t>
        </w:r>
        <w:proofErr w:type="gramEnd"/>
        <w:r>
          <w:rPr>
            <w:rFonts w:hint="eastAsia"/>
            <w:szCs w:val="22"/>
          </w:rPr>
          <w:t xml:space="preserve"> </w:t>
        </w:r>
        <w:r>
          <w:rPr>
            <w:rFonts w:hint="eastAsia"/>
            <w:szCs w:val="22"/>
          </w:rPr>
          <w:t>이후에</w:t>
        </w:r>
        <w:r>
          <w:rPr>
            <w:rFonts w:hint="eastAsia"/>
            <w:szCs w:val="22"/>
          </w:rPr>
          <w:t xml:space="preserve"> </w:t>
        </w:r>
        <w:r>
          <w:rPr>
            <w:rFonts w:hint="eastAsia"/>
            <w:szCs w:val="22"/>
          </w:rPr>
          <w:t>발생하는</w:t>
        </w:r>
        <w:r>
          <w:rPr>
            <w:rFonts w:hint="eastAsia"/>
            <w:szCs w:val="22"/>
          </w:rPr>
          <w:t xml:space="preserve"> </w:t>
        </w:r>
        <w:r>
          <w:rPr>
            <w:rFonts w:hint="eastAsia"/>
            <w:szCs w:val="22"/>
          </w:rPr>
          <w:t>경우에도</w:t>
        </w:r>
        <w:r>
          <w:rPr>
            <w:rFonts w:hint="eastAsia"/>
            <w:szCs w:val="22"/>
          </w:rPr>
          <w:t xml:space="preserve"> </w:t>
        </w:r>
        <w:r>
          <w:rPr>
            <w:rFonts w:hint="eastAsia"/>
            <w:szCs w:val="22"/>
          </w:rPr>
          <w:t>적용되는</w:t>
        </w:r>
        <w:r>
          <w:rPr>
            <w:rFonts w:hint="eastAsia"/>
            <w:szCs w:val="22"/>
          </w:rPr>
          <w:t xml:space="preserve"> </w:t>
        </w:r>
        <w:r>
          <w:rPr>
            <w:rFonts w:hint="eastAsia"/>
            <w:szCs w:val="22"/>
          </w:rPr>
          <w:t>부진정소급입법</w:t>
        </w:r>
        <w:r>
          <w:rPr>
            <w:rFonts w:hint="eastAsia"/>
            <w:szCs w:val="22"/>
          </w:rPr>
          <w:t xml:space="preserve"> </w:t>
        </w:r>
        <w:r>
          <w:rPr>
            <w:rFonts w:hint="eastAsia"/>
            <w:szCs w:val="22"/>
          </w:rPr>
          <w:t>부분은</w:t>
        </w:r>
        <w:r>
          <w:rPr>
            <w:rFonts w:hint="eastAsia"/>
            <w:szCs w:val="22"/>
          </w:rPr>
          <w:t xml:space="preserve"> </w:t>
        </w:r>
        <w:r>
          <w:rPr>
            <w:rFonts w:hint="eastAsia"/>
            <w:szCs w:val="22"/>
          </w:rPr>
          <w:t>헌법에</w:t>
        </w:r>
        <w:r>
          <w:rPr>
            <w:rFonts w:hint="eastAsia"/>
            <w:szCs w:val="22"/>
          </w:rPr>
          <w:t xml:space="preserve"> </w:t>
        </w:r>
        <w:r>
          <w:rPr>
            <w:rFonts w:hint="eastAsia"/>
            <w:szCs w:val="22"/>
          </w:rPr>
          <w:t>위반되지</w:t>
        </w:r>
        <w:r>
          <w:rPr>
            <w:rFonts w:hint="eastAsia"/>
            <w:szCs w:val="22"/>
          </w:rPr>
          <w:t xml:space="preserve"> </w:t>
        </w:r>
        <w:r>
          <w:rPr>
            <w:rFonts w:hint="eastAsia"/>
            <w:szCs w:val="22"/>
          </w:rPr>
          <w:t>않으나</w:t>
        </w:r>
        <w:r>
          <w:rPr>
            <w:rFonts w:hint="eastAsia"/>
            <w:szCs w:val="22"/>
          </w:rPr>
          <w:t xml:space="preserve"> </w:t>
        </w:r>
        <w:r>
          <w:rPr>
            <w:rFonts w:hint="eastAsia"/>
            <w:szCs w:val="22"/>
          </w:rPr>
          <w:t>위반행위가</w:t>
        </w:r>
        <w:r>
          <w:rPr>
            <w:rFonts w:hint="eastAsia"/>
            <w:szCs w:val="22"/>
          </w:rPr>
          <w:t xml:space="preserve"> </w:t>
        </w:r>
        <w:r>
          <w:rPr>
            <w:szCs w:val="22"/>
          </w:rPr>
          <w:t xml:space="preserve">2016. 12. 23. </w:t>
        </w:r>
      </w:ins>
      <w:ins w:id="607" w:author="jiwon.suh1" w:date="2021-08-31T16:22:00Z">
        <w:r>
          <w:rPr>
            <w:rFonts w:hint="eastAsia"/>
            <w:szCs w:val="22"/>
          </w:rPr>
          <w:t>이후</w:t>
        </w:r>
        <w:r>
          <w:rPr>
            <w:rFonts w:hint="eastAsia"/>
            <w:szCs w:val="22"/>
          </w:rPr>
          <w:t xml:space="preserve"> </w:t>
        </w:r>
        <w:r>
          <w:rPr>
            <w:rFonts w:hint="eastAsia"/>
            <w:szCs w:val="22"/>
          </w:rPr>
          <w:t>이</w:t>
        </w:r>
        <w:r>
          <w:rPr>
            <w:rFonts w:hint="eastAsia"/>
            <w:szCs w:val="22"/>
          </w:rPr>
          <w:t xml:space="preserve"> </w:t>
        </w:r>
        <w:r>
          <w:rPr>
            <w:rFonts w:hint="eastAsia"/>
            <w:szCs w:val="22"/>
          </w:rPr>
          <w:t>사건</w:t>
        </w:r>
        <w:r>
          <w:rPr>
            <w:rFonts w:hint="eastAsia"/>
            <w:szCs w:val="22"/>
          </w:rPr>
          <w:t xml:space="preserve"> </w:t>
        </w:r>
        <w:r>
          <w:rPr>
            <w:rFonts w:hint="eastAsia"/>
            <w:szCs w:val="22"/>
          </w:rPr>
          <w:t>부칙조항의</w:t>
        </w:r>
        <w:r>
          <w:rPr>
            <w:rFonts w:hint="eastAsia"/>
            <w:szCs w:val="22"/>
          </w:rPr>
          <w:t xml:space="preserve"> </w:t>
        </w:r>
        <w:r>
          <w:rPr>
            <w:rFonts w:hint="eastAsia"/>
            <w:szCs w:val="22"/>
          </w:rPr>
          <w:t>시행일인</w:t>
        </w:r>
        <w:r>
          <w:rPr>
            <w:rFonts w:hint="eastAsia"/>
            <w:szCs w:val="22"/>
          </w:rPr>
          <w:t xml:space="preserve"> </w:t>
        </w:r>
        <w:r>
          <w:rPr>
            <w:szCs w:val="22"/>
          </w:rPr>
          <w:t xml:space="preserve">2017. 10. 31. </w:t>
        </w:r>
        <w:r>
          <w:rPr>
            <w:rFonts w:hint="eastAsia"/>
            <w:szCs w:val="22"/>
          </w:rPr>
          <w:t>이전에</w:t>
        </w:r>
        <w:r>
          <w:rPr>
            <w:rFonts w:hint="eastAsia"/>
            <w:szCs w:val="22"/>
          </w:rPr>
          <w:t xml:space="preserve"> </w:t>
        </w:r>
        <w:r>
          <w:rPr>
            <w:rFonts w:hint="eastAsia"/>
            <w:szCs w:val="22"/>
          </w:rPr>
          <w:t>종료되는</w:t>
        </w:r>
        <w:r>
          <w:rPr>
            <w:rFonts w:hint="eastAsia"/>
            <w:szCs w:val="22"/>
          </w:rPr>
          <w:t xml:space="preserve"> </w:t>
        </w:r>
        <w:r>
          <w:rPr>
            <w:rFonts w:hint="eastAsia"/>
            <w:szCs w:val="22"/>
          </w:rPr>
          <w:t>부분은</w:t>
        </w:r>
        <w:r>
          <w:rPr>
            <w:rFonts w:hint="eastAsia"/>
            <w:szCs w:val="22"/>
          </w:rPr>
          <w:t xml:space="preserve"> </w:t>
        </w:r>
        <w:r>
          <w:rPr>
            <w:rFonts w:hint="eastAsia"/>
            <w:szCs w:val="22"/>
          </w:rPr>
          <w:t>진정소급입법으로</w:t>
        </w:r>
        <w:r>
          <w:rPr>
            <w:rFonts w:hint="eastAsia"/>
            <w:szCs w:val="22"/>
          </w:rPr>
          <w:t xml:space="preserve">, </w:t>
        </w:r>
        <w:r>
          <w:rPr>
            <w:rFonts w:hint="eastAsia"/>
            <w:szCs w:val="22"/>
          </w:rPr>
          <w:t>헌법상</w:t>
        </w:r>
        <w:r>
          <w:rPr>
            <w:rFonts w:hint="eastAsia"/>
            <w:szCs w:val="22"/>
          </w:rPr>
          <w:t xml:space="preserve"> </w:t>
        </w:r>
        <w:r>
          <w:rPr>
            <w:rFonts w:hint="eastAsia"/>
            <w:szCs w:val="22"/>
          </w:rPr>
          <w:t>법치국가원리</w:t>
        </w:r>
        <w:r>
          <w:rPr>
            <w:rFonts w:hint="eastAsia"/>
            <w:szCs w:val="22"/>
          </w:rPr>
          <w:t xml:space="preserve">, </w:t>
        </w:r>
        <w:r>
          <w:rPr>
            <w:rFonts w:hint="eastAsia"/>
            <w:szCs w:val="22"/>
          </w:rPr>
          <w:t>적법절차의</w:t>
        </w:r>
        <w:r>
          <w:rPr>
            <w:rFonts w:hint="eastAsia"/>
            <w:szCs w:val="22"/>
          </w:rPr>
          <w:t xml:space="preserve"> </w:t>
        </w:r>
        <w:r>
          <w:rPr>
            <w:rFonts w:hint="eastAsia"/>
            <w:szCs w:val="22"/>
          </w:rPr>
          <w:t>원칙</w:t>
        </w:r>
        <w:r>
          <w:rPr>
            <w:rFonts w:hint="eastAsia"/>
            <w:szCs w:val="22"/>
          </w:rPr>
          <w:t xml:space="preserve">, </w:t>
        </w:r>
        <w:r>
          <w:rPr>
            <w:rFonts w:hint="eastAsia"/>
            <w:szCs w:val="22"/>
          </w:rPr>
          <w:t>재산권의</w:t>
        </w:r>
        <w:r>
          <w:rPr>
            <w:rFonts w:hint="eastAsia"/>
            <w:szCs w:val="22"/>
          </w:rPr>
          <w:t xml:space="preserve"> </w:t>
        </w:r>
        <w:r>
          <w:rPr>
            <w:rFonts w:hint="eastAsia"/>
            <w:szCs w:val="22"/>
          </w:rPr>
          <w:t>소급입법</w:t>
        </w:r>
        <w:r>
          <w:rPr>
            <w:rFonts w:hint="eastAsia"/>
            <w:szCs w:val="22"/>
          </w:rPr>
          <w:t xml:space="preserve"> </w:t>
        </w:r>
        <w:r>
          <w:rPr>
            <w:rFonts w:hint="eastAsia"/>
            <w:szCs w:val="22"/>
          </w:rPr>
          <w:t>금지</w:t>
        </w:r>
        <w:r>
          <w:rPr>
            <w:rFonts w:hint="eastAsia"/>
            <w:szCs w:val="22"/>
          </w:rPr>
          <w:t xml:space="preserve"> </w:t>
        </w:r>
        <w:r>
          <w:rPr>
            <w:rFonts w:hint="eastAsia"/>
            <w:szCs w:val="22"/>
          </w:rPr>
          <w:t>원칙에</w:t>
        </w:r>
        <w:r>
          <w:rPr>
            <w:rFonts w:hint="eastAsia"/>
            <w:szCs w:val="22"/>
          </w:rPr>
          <w:t xml:space="preserve"> </w:t>
        </w:r>
        <w:r>
          <w:rPr>
            <w:rFonts w:hint="eastAsia"/>
            <w:szCs w:val="22"/>
          </w:rPr>
          <w:t>위반할</w:t>
        </w:r>
        <w:r>
          <w:rPr>
            <w:rFonts w:hint="eastAsia"/>
            <w:szCs w:val="22"/>
          </w:rPr>
          <w:t xml:space="preserve"> </w:t>
        </w:r>
        <w:r>
          <w:rPr>
            <w:rFonts w:hint="eastAsia"/>
            <w:szCs w:val="22"/>
          </w:rPr>
          <w:t>상당한</w:t>
        </w:r>
        <w:r>
          <w:rPr>
            <w:rFonts w:hint="eastAsia"/>
            <w:szCs w:val="22"/>
          </w:rPr>
          <w:t xml:space="preserve"> </w:t>
        </w:r>
        <w:r>
          <w:rPr>
            <w:rFonts w:hint="eastAsia"/>
            <w:szCs w:val="22"/>
          </w:rPr>
          <w:t>이유가</w:t>
        </w:r>
        <w:r>
          <w:rPr>
            <w:rFonts w:hint="eastAsia"/>
            <w:szCs w:val="22"/>
          </w:rPr>
          <w:t xml:space="preserve"> </w:t>
        </w:r>
        <w:r>
          <w:rPr>
            <w:rFonts w:hint="eastAsia"/>
            <w:szCs w:val="22"/>
          </w:rPr>
          <w:t>있어</w:t>
        </w:r>
        <w:r>
          <w:rPr>
            <w:rFonts w:hint="eastAsia"/>
            <w:szCs w:val="22"/>
          </w:rPr>
          <w:t xml:space="preserve"> </w:t>
        </w:r>
        <w:r>
          <w:rPr>
            <w:rFonts w:hint="eastAsia"/>
            <w:szCs w:val="22"/>
          </w:rPr>
          <w:t>위헌법률심판을</w:t>
        </w:r>
        <w:r>
          <w:rPr>
            <w:rFonts w:hint="eastAsia"/>
            <w:szCs w:val="22"/>
          </w:rPr>
          <w:t xml:space="preserve"> </w:t>
        </w:r>
        <w:r>
          <w:rPr>
            <w:rFonts w:hint="eastAsia"/>
            <w:szCs w:val="22"/>
          </w:rPr>
          <w:t>제청하기로</w:t>
        </w:r>
        <w:r>
          <w:rPr>
            <w:rFonts w:hint="eastAsia"/>
            <w:szCs w:val="22"/>
          </w:rPr>
          <w:t xml:space="preserve"> </w:t>
        </w:r>
        <w:r>
          <w:rPr>
            <w:rFonts w:hint="eastAsia"/>
            <w:szCs w:val="22"/>
          </w:rPr>
          <w:t>결정함</w:t>
        </w:r>
        <w:r>
          <w:rPr>
            <w:rFonts w:hint="eastAsia"/>
            <w:szCs w:val="22"/>
          </w:rPr>
          <w:t>.</w:t>
        </w:r>
        <w:r>
          <w:rPr>
            <w:szCs w:val="22"/>
          </w:rPr>
          <w:t xml:space="preserve"> </w:t>
        </w:r>
      </w:ins>
    </w:p>
    <w:p w14:paraId="38D3876C" w14:textId="77777777" w:rsidR="00E471EF" w:rsidRPr="00CB2B3F" w:rsidRDefault="00E471EF" w:rsidP="00026A7E">
      <w:pPr>
        <w:pStyle w:val="a5"/>
        <w:spacing w:after="240"/>
        <w:ind w:leftChars="0" w:left="1361"/>
        <w:rPr>
          <w:ins w:id="608" w:author="heesung.ahn" w:date="2021-08-31T01:10:00Z"/>
          <w:szCs w:val="22"/>
        </w:rPr>
      </w:pPr>
      <w:ins w:id="609" w:author="heesung.ahn" w:date="2021-08-31T01:10:00Z">
        <w:r w:rsidRPr="00E471EF">
          <w:rPr>
            <w:szCs w:val="22"/>
            <w:highlight w:val="green"/>
          </w:rPr>
          <w:t>[</w:t>
        </w:r>
        <w:r w:rsidRPr="00E471EF">
          <w:rPr>
            <w:rFonts w:hint="eastAsia"/>
            <w:szCs w:val="22"/>
            <w:highlight w:val="green"/>
          </w:rPr>
          <w:t>위헌제청에</w:t>
        </w:r>
        <w:r w:rsidRPr="00E471EF">
          <w:rPr>
            <w:rFonts w:hint="eastAsia"/>
            <w:szCs w:val="22"/>
            <w:highlight w:val="green"/>
          </w:rPr>
          <w:t xml:space="preserve"> </w:t>
        </w:r>
        <w:r w:rsidRPr="00E471EF">
          <w:rPr>
            <w:rFonts w:hint="eastAsia"/>
            <w:szCs w:val="22"/>
            <w:highlight w:val="green"/>
          </w:rPr>
          <w:t>대한</w:t>
        </w:r>
        <w:r w:rsidRPr="00E471EF">
          <w:rPr>
            <w:rFonts w:hint="eastAsia"/>
            <w:szCs w:val="22"/>
            <w:highlight w:val="green"/>
          </w:rPr>
          <w:t xml:space="preserve"> </w:t>
        </w:r>
        <w:r w:rsidRPr="00E471EF">
          <w:rPr>
            <w:rFonts w:hint="eastAsia"/>
            <w:szCs w:val="22"/>
            <w:highlight w:val="green"/>
          </w:rPr>
          <w:t>내용도</w:t>
        </w:r>
        <w:r w:rsidRPr="00E471EF">
          <w:rPr>
            <w:rFonts w:hint="eastAsia"/>
            <w:szCs w:val="22"/>
            <w:highlight w:val="green"/>
          </w:rPr>
          <w:t xml:space="preserve"> </w:t>
        </w:r>
        <w:r w:rsidRPr="00E471EF">
          <w:rPr>
            <w:rFonts w:hint="eastAsia"/>
            <w:szCs w:val="22"/>
            <w:highlight w:val="green"/>
          </w:rPr>
          <w:t>분석해</w:t>
        </w:r>
        <w:r w:rsidRPr="00E471EF">
          <w:rPr>
            <w:rFonts w:hint="eastAsia"/>
            <w:szCs w:val="22"/>
            <w:highlight w:val="green"/>
          </w:rPr>
          <w:t xml:space="preserve"> </w:t>
        </w:r>
        <w:r w:rsidRPr="00E471EF">
          <w:rPr>
            <w:rFonts w:hint="eastAsia"/>
            <w:szCs w:val="22"/>
            <w:highlight w:val="green"/>
          </w:rPr>
          <w:t>주세요</w:t>
        </w:r>
        <w:r w:rsidRPr="00E471EF">
          <w:rPr>
            <w:rFonts w:hint="eastAsia"/>
            <w:szCs w:val="22"/>
            <w:highlight w:val="green"/>
          </w:rPr>
          <w:t>.</w:t>
        </w:r>
        <w:r w:rsidRPr="00E471EF">
          <w:rPr>
            <w:szCs w:val="22"/>
            <w:highlight w:val="green"/>
          </w:rPr>
          <w:t xml:space="preserve"> </w:t>
        </w:r>
        <w:r w:rsidRPr="00E471EF">
          <w:rPr>
            <w:rFonts w:hint="eastAsia"/>
            <w:szCs w:val="22"/>
            <w:highlight w:val="green"/>
          </w:rPr>
          <w:t>법에</w:t>
        </w:r>
        <w:r w:rsidRPr="00E471EF">
          <w:rPr>
            <w:rFonts w:hint="eastAsia"/>
            <w:szCs w:val="22"/>
            <w:highlight w:val="green"/>
          </w:rPr>
          <w:t xml:space="preserve"> </w:t>
        </w:r>
        <w:r w:rsidRPr="00E471EF">
          <w:rPr>
            <w:rFonts w:hint="eastAsia"/>
            <w:szCs w:val="22"/>
            <w:highlight w:val="green"/>
          </w:rPr>
          <w:t>어떻게</w:t>
        </w:r>
        <w:r w:rsidRPr="00E471EF">
          <w:rPr>
            <w:rFonts w:hint="eastAsia"/>
            <w:szCs w:val="22"/>
            <w:highlight w:val="green"/>
          </w:rPr>
          <w:t xml:space="preserve"> </w:t>
        </w:r>
        <w:r w:rsidRPr="00E471EF">
          <w:rPr>
            <w:rFonts w:hint="eastAsia"/>
            <w:szCs w:val="22"/>
            <w:highlight w:val="green"/>
          </w:rPr>
          <w:t>규정되어</w:t>
        </w:r>
        <w:r w:rsidRPr="00E471EF">
          <w:rPr>
            <w:rFonts w:hint="eastAsia"/>
            <w:szCs w:val="22"/>
            <w:highlight w:val="green"/>
          </w:rPr>
          <w:t xml:space="preserve"> </w:t>
        </w:r>
        <w:r w:rsidRPr="00E471EF">
          <w:rPr>
            <w:rFonts w:hint="eastAsia"/>
            <w:szCs w:val="22"/>
            <w:highlight w:val="green"/>
          </w:rPr>
          <w:t>있는지</w:t>
        </w:r>
        <w:r w:rsidRPr="00E471EF">
          <w:rPr>
            <w:rFonts w:hint="eastAsia"/>
            <w:szCs w:val="22"/>
            <w:highlight w:val="green"/>
          </w:rPr>
          <w:t xml:space="preserve">, </w:t>
        </w:r>
        <w:r w:rsidRPr="00E471EF">
          <w:rPr>
            <w:rFonts w:hint="eastAsia"/>
            <w:szCs w:val="22"/>
            <w:highlight w:val="green"/>
          </w:rPr>
          <w:t>어떤</w:t>
        </w:r>
        <w:r w:rsidRPr="00E471EF">
          <w:rPr>
            <w:rFonts w:hint="eastAsia"/>
            <w:szCs w:val="22"/>
            <w:highlight w:val="green"/>
          </w:rPr>
          <w:t xml:space="preserve"> </w:t>
        </w:r>
        <w:r w:rsidRPr="00E471EF">
          <w:rPr>
            <w:rFonts w:hint="eastAsia"/>
            <w:szCs w:val="22"/>
            <w:highlight w:val="green"/>
          </w:rPr>
          <w:t>이유로</w:t>
        </w:r>
        <w:r w:rsidRPr="00E471EF">
          <w:rPr>
            <w:rFonts w:hint="eastAsia"/>
            <w:szCs w:val="22"/>
            <w:highlight w:val="green"/>
          </w:rPr>
          <w:t xml:space="preserve"> </w:t>
        </w:r>
        <w:r w:rsidRPr="00E471EF">
          <w:rPr>
            <w:rFonts w:hint="eastAsia"/>
            <w:szCs w:val="22"/>
            <w:highlight w:val="green"/>
          </w:rPr>
          <w:t>위헌제청</w:t>
        </w:r>
        <w:r w:rsidRPr="00E471EF">
          <w:rPr>
            <w:rFonts w:hint="eastAsia"/>
            <w:szCs w:val="22"/>
            <w:highlight w:val="green"/>
          </w:rPr>
          <w:t xml:space="preserve"> </w:t>
        </w:r>
        <w:r w:rsidRPr="00E471EF">
          <w:rPr>
            <w:rFonts w:hint="eastAsia"/>
            <w:szCs w:val="22"/>
            <w:highlight w:val="green"/>
          </w:rPr>
          <w:t>되었는지</w:t>
        </w:r>
        <w:r w:rsidRPr="00E471EF">
          <w:rPr>
            <w:rFonts w:hint="eastAsia"/>
            <w:szCs w:val="22"/>
            <w:highlight w:val="green"/>
          </w:rPr>
          <w:t xml:space="preserve"> </w:t>
        </w:r>
        <w:r w:rsidRPr="00E471EF">
          <w:rPr>
            <w:rFonts w:hint="eastAsia"/>
            <w:szCs w:val="22"/>
            <w:highlight w:val="green"/>
          </w:rPr>
          <w:t>등</w:t>
        </w:r>
        <w:r w:rsidRPr="00E471EF">
          <w:rPr>
            <w:rFonts w:hint="eastAsia"/>
            <w:szCs w:val="22"/>
            <w:highlight w:val="green"/>
          </w:rPr>
          <w:t>.</w:t>
        </w:r>
        <w:r w:rsidRPr="00E471EF">
          <w:rPr>
            <w:szCs w:val="22"/>
            <w:highlight w:val="green"/>
          </w:rPr>
          <w:t>]</w:t>
        </w:r>
      </w:ins>
    </w:p>
    <w:p w14:paraId="25FEF9DA" w14:textId="77777777" w:rsidR="00026A7E" w:rsidRDefault="00026A7E" w:rsidP="00026A7E">
      <w:pPr>
        <w:pStyle w:val="a5"/>
        <w:spacing w:after="240"/>
        <w:ind w:leftChars="0" w:left="1361"/>
        <w:rPr>
          <w:szCs w:val="22"/>
        </w:rPr>
      </w:pPr>
      <w:del w:id="610" w:author="jiwon.suh1" w:date="2021-08-29T20:08:00Z">
        <w:r w:rsidRPr="006361A0" w:rsidDel="007A289B">
          <w:rPr>
            <w:szCs w:val="22"/>
            <w:highlight w:val="yellow"/>
          </w:rPr>
          <w:delText>향후</w:delText>
        </w:r>
        <w:r w:rsidRPr="006361A0" w:rsidDel="007A289B">
          <w:rPr>
            <w:szCs w:val="22"/>
            <w:highlight w:val="yellow"/>
          </w:rPr>
          <w:delText xml:space="preserve"> </w:delText>
        </w:r>
        <w:r w:rsidRPr="006361A0" w:rsidDel="007A289B">
          <w:rPr>
            <w:szCs w:val="22"/>
            <w:highlight w:val="yellow"/>
          </w:rPr>
          <w:delText>소송</w:delText>
        </w:r>
        <w:r w:rsidRPr="006361A0" w:rsidDel="007A289B">
          <w:rPr>
            <w:szCs w:val="22"/>
            <w:highlight w:val="yellow"/>
          </w:rPr>
          <w:delText xml:space="preserve"> </w:delText>
        </w:r>
        <w:r w:rsidRPr="006361A0" w:rsidDel="007A289B">
          <w:rPr>
            <w:szCs w:val="22"/>
            <w:highlight w:val="yellow"/>
          </w:rPr>
          <w:delText>진행</w:delText>
        </w:r>
        <w:r w:rsidRPr="006361A0" w:rsidDel="007A289B">
          <w:rPr>
            <w:szCs w:val="22"/>
            <w:highlight w:val="yellow"/>
          </w:rPr>
          <w:delText xml:space="preserve"> </w:delText>
        </w:r>
        <w:r w:rsidRPr="006361A0" w:rsidDel="007A289B">
          <w:rPr>
            <w:szCs w:val="22"/>
            <w:highlight w:val="yellow"/>
          </w:rPr>
          <w:delText>경과와</w:delText>
        </w:r>
        <w:r w:rsidRPr="006361A0" w:rsidDel="007A289B">
          <w:rPr>
            <w:szCs w:val="22"/>
            <w:highlight w:val="yellow"/>
          </w:rPr>
          <w:delText xml:space="preserve"> </w:delText>
        </w:r>
        <w:r w:rsidRPr="006361A0" w:rsidDel="007A289B">
          <w:rPr>
            <w:szCs w:val="22"/>
            <w:highlight w:val="yellow"/>
          </w:rPr>
          <w:delText>관련된</w:delText>
        </w:r>
        <w:r w:rsidRPr="006361A0" w:rsidDel="007A289B">
          <w:rPr>
            <w:szCs w:val="22"/>
            <w:highlight w:val="yellow"/>
          </w:rPr>
          <w:delText xml:space="preserve"> </w:delText>
        </w:r>
        <w:r w:rsidRPr="006361A0" w:rsidDel="007A289B">
          <w:rPr>
            <w:szCs w:val="22"/>
            <w:highlight w:val="yellow"/>
          </w:rPr>
          <w:delText>소장</w:delText>
        </w:r>
        <w:r w:rsidRPr="006361A0" w:rsidDel="007A289B">
          <w:rPr>
            <w:szCs w:val="22"/>
            <w:highlight w:val="yellow"/>
          </w:rPr>
          <w:delText xml:space="preserve"> </w:delText>
        </w:r>
        <w:r w:rsidRPr="006361A0" w:rsidDel="007A289B">
          <w:rPr>
            <w:szCs w:val="22"/>
            <w:highlight w:val="yellow"/>
          </w:rPr>
          <w:delText>등을</w:delText>
        </w:r>
        <w:r w:rsidRPr="006361A0" w:rsidDel="007A289B">
          <w:rPr>
            <w:szCs w:val="22"/>
            <w:highlight w:val="yellow"/>
          </w:rPr>
          <w:delText xml:space="preserve"> </w:delText>
        </w:r>
        <w:r w:rsidRPr="006361A0" w:rsidDel="007A289B">
          <w:rPr>
            <w:szCs w:val="22"/>
            <w:highlight w:val="yellow"/>
          </w:rPr>
          <w:delText>대상회사로부터</w:delText>
        </w:r>
        <w:r w:rsidRPr="006361A0" w:rsidDel="007A289B">
          <w:rPr>
            <w:szCs w:val="22"/>
            <w:highlight w:val="yellow"/>
          </w:rPr>
          <w:delText xml:space="preserve"> </w:delText>
        </w:r>
        <w:r w:rsidRPr="006361A0" w:rsidDel="007A289B">
          <w:rPr>
            <w:szCs w:val="22"/>
            <w:highlight w:val="yellow"/>
          </w:rPr>
          <w:delText>제공받아</w:delText>
        </w:r>
        <w:r w:rsidRPr="006361A0" w:rsidDel="007A289B">
          <w:rPr>
            <w:szCs w:val="22"/>
            <w:highlight w:val="yellow"/>
          </w:rPr>
          <w:delText xml:space="preserve"> </w:delText>
        </w:r>
        <w:r w:rsidRPr="006361A0" w:rsidDel="007A289B">
          <w:rPr>
            <w:szCs w:val="22"/>
            <w:highlight w:val="yellow"/>
          </w:rPr>
          <w:delText>추가적인</w:delText>
        </w:r>
        <w:r w:rsidRPr="006361A0" w:rsidDel="007A289B">
          <w:rPr>
            <w:szCs w:val="22"/>
            <w:highlight w:val="yellow"/>
          </w:rPr>
          <w:delText xml:space="preserve"> </w:delText>
        </w:r>
        <w:r w:rsidRPr="006361A0" w:rsidDel="007A289B">
          <w:rPr>
            <w:szCs w:val="22"/>
            <w:highlight w:val="yellow"/>
          </w:rPr>
          <w:delText>리스크를</w:delText>
        </w:r>
        <w:r w:rsidRPr="006361A0" w:rsidDel="007A289B">
          <w:rPr>
            <w:szCs w:val="22"/>
            <w:highlight w:val="yellow"/>
          </w:rPr>
          <w:delText xml:space="preserve"> </w:delText>
        </w:r>
        <w:r w:rsidRPr="006361A0" w:rsidDel="007A289B">
          <w:rPr>
            <w:szCs w:val="22"/>
            <w:highlight w:val="yellow"/>
          </w:rPr>
          <w:delText>확인</w:delText>
        </w:r>
        <w:r w:rsidRPr="006361A0" w:rsidDel="007A289B">
          <w:rPr>
            <w:szCs w:val="22"/>
            <w:highlight w:val="yellow"/>
          </w:rPr>
          <w:delText xml:space="preserve"> </w:delText>
        </w:r>
        <w:r w:rsidRPr="006361A0" w:rsidDel="007A289B">
          <w:rPr>
            <w:szCs w:val="22"/>
            <w:highlight w:val="yellow"/>
          </w:rPr>
          <w:delText>및</w:delText>
        </w:r>
        <w:r w:rsidRPr="006361A0" w:rsidDel="007A289B">
          <w:rPr>
            <w:szCs w:val="22"/>
            <w:highlight w:val="yellow"/>
          </w:rPr>
          <w:delText xml:space="preserve"> </w:delText>
        </w:r>
        <w:r w:rsidRPr="006361A0" w:rsidDel="007A289B">
          <w:rPr>
            <w:szCs w:val="22"/>
            <w:highlight w:val="yellow"/>
          </w:rPr>
          <w:delText>검토할</w:delText>
        </w:r>
        <w:r w:rsidRPr="006361A0" w:rsidDel="007A289B">
          <w:rPr>
            <w:szCs w:val="22"/>
            <w:highlight w:val="yellow"/>
          </w:rPr>
          <w:delText xml:space="preserve"> </w:delText>
        </w:r>
        <w:r w:rsidRPr="006361A0" w:rsidDel="007A289B">
          <w:rPr>
            <w:szCs w:val="22"/>
            <w:highlight w:val="yellow"/>
          </w:rPr>
          <w:delText>예정임</w:delText>
        </w:r>
        <w:r w:rsidRPr="006361A0" w:rsidDel="007A289B">
          <w:rPr>
            <w:szCs w:val="22"/>
            <w:highlight w:val="yellow"/>
          </w:rPr>
          <w:delText>.</w:delText>
        </w:r>
      </w:del>
    </w:p>
    <w:p w14:paraId="41C3DBD7" w14:textId="77777777" w:rsidR="00026A7E" w:rsidRDefault="00026A7E" w:rsidP="00026A7E">
      <w:pPr>
        <w:pStyle w:val="a5"/>
        <w:spacing w:after="240"/>
        <w:ind w:leftChars="0" w:left="1361"/>
        <w:rPr>
          <w:szCs w:val="22"/>
        </w:rPr>
      </w:pPr>
    </w:p>
    <w:p w14:paraId="11D59110" w14:textId="77777777" w:rsidR="00026A7E" w:rsidRPr="00F95C36" w:rsidRDefault="00026A7E" w:rsidP="00026A7E">
      <w:pPr>
        <w:pStyle w:val="a5"/>
        <w:numPr>
          <w:ilvl w:val="0"/>
          <w:numId w:val="26"/>
        </w:numPr>
        <w:spacing w:before="240" w:after="240"/>
        <w:ind w:leftChars="0"/>
        <w:outlineLvl w:val="1"/>
        <w:rPr>
          <w:b/>
          <w:color w:val="5D2A2C" w:themeColor="text2"/>
          <w:sz w:val="24"/>
        </w:rPr>
      </w:pPr>
      <w:r>
        <w:rPr>
          <w:rFonts w:hint="eastAsia"/>
          <w:b/>
          <w:color w:val="5D2A2C" w:themeColor="text2"/>
          <w:sz w:val="24"/>
        </w:rPr>
        <w:t>비자금</w:t>
      </w:r>
      <w:r>
        <w:rPr>
          <w:rFonts w:hint="eastAsia"/>
          <w:b/>
          <w:color w:val="5D2A2C" w:themeColor="text2"/>
          <w:sz w:val="24"/>
        </w:rPr>
        <w:t xml:space="preserve"> </w:t>
      </w:r>
      <w:r>
        <w:rPr>
          <w:rFonts w:hint="eastAsia"/>
          <w:b/>
          <w:color w:val="5D2A2C" w:themeColor="text2"/>
          <w:sz w:val="24"/>
        </w:rPr>
        <w:t>조성</w:t>
      </w:r>
      <w:r>
        <w:rPr>
          <w:rFonts w:hint="eastAsia"/>
          <w:b/>
          <w:color w:val="5D2A2C" w:themeColor="text2"/>
          <w:sz w:val="24"/>
        </w:rPr>
        <w:t xml:space="preserve"> </w:t>
      </w:r>
      <w:r>
        <w:rPr>
          <w:rFonts w:hint="eastAsia"/>
          <w:b/>
          <w:color w:val="5D2A2C" w:themeColor="text2"/>
          <w:sz w:val="24"/>
        </w:rPr>
        <w:t>의혹</w:t>
      </w:r>
      <w:r>
        <w:rPr>
          <w:rFonts w:hint="eastAsia"/>
          <w:b/>
          <w:color w:val="5D2A2C" w:themeColor="text2"/>
          <w:sz w:val="24"/>
        </w:rPr>
        <w:t xml:space="preserve"> </w:t>
      </w:r>
      <w:r>
        <w:rPr>
          <w:rFonts w:hint="eastAsia"/>
          <w:b/>
          <w:color w:val="5D2A2C" w:themeColor="text2"/>
          <w:sz w:val="24"/>
        </w:rPr>
        <w:t>및</w:t>
      </w:r>
      <w:r>
        <w:rPr>
          <w:rFonts w:hint="eastAsia"/>
          <w:b/>
          <w:color w:val="5D2A2C" w:themeColor="text2"/>
          <w:sz w:val="24"/>
        </w:rPr>
        <w:t xml:space="preserve"> </w:t>
      </w:r>
      <w:r w:rsidRPr="00F95C36">
        <w:rPr>
          <w:b/>
          <w:color w:val="5D2A2C" w:themeColor="text2"/>
          <w:sz w:val="24"/>
        </w:rPr>
        <w:t>청탁금지법</w:t>
      </w:r>
      <w:r w:rsidRPr="00F95C36">
        <w:rPr>
          <w:b/>
          <w:color w:val="5D2A2C" w:themeColor="text2"/>
          <w:sz w:val="24"/>
        </w:rPr>
        <w:t xml:space="preserve"> </w:t>
      </w:r>
      <w:r w:rsidRPr="00F95C36">
        <w:rPr>
          <w:b/>
          <w:color w:val="5D2A2C" w:themeColor="text2"/>
          <w:sz w:val="24"/>
        </w:rPr>
        <w:t>위반</w:t>
      </w:r>
    </w:p>
    <w:p w14:paraId="492AD101" w14:textId="77777777" w:rsidR="00026A7E" w:rsidRDefault="00026A7E" w:rsidP="00026A7E">
      <w:pPr>
        <w:pStyle w:val="a5"/>
        <w:numPr>
          <w:ilvl w:val="0"/>
          <w:numId w:val="44"/>
        </w:numPr>
        <w:spacing w:after="240"/>
        <w:ind w:leftChars="0"/>
        <w:rPr>
          <w:b/>
          <w:szCs w:val="22"/>
        </w:rPr>
      </w:pPr>
      <w:r w:rsidRPr="00CB2B3F">
        <w:rPr>
          <w:b/>
          <w:szCs w:val="22"/>
        </w:rPr>
        <w:t>방배사옥</w:t>
      </w:r>
      <w:r w:rsidRPr="00CB2B3F">
        <w:rPr>
          <w:b/>
          <w:szCs w:val="22"/>
        </w:rPr>
        <w:t xml:space="preserve"> </w:t>
      </w:r>
      <w:r w:rsidRPr="00CB2B3F">
        <w:rPr>
          <w:b/>
          <w:szCs w:val="22"/>
        </w:rPr>
        <w:t>및</w:t>
      </w:r>
      <w:r w:rsidRPr="00CB2B3F">
        <w:rPr>
          <w:b/>
          <w:szCs w:val="22"/>
        </w:rPr>
        <w:t xml:space="preserve"> </w:t>
      </w:r>
      <w:r w:rsidRPr="00CB2B3F">
        <w:rPr>
          <w:b/>
          <w:szCs w:val="22"/>
        </w:rPr>
        <w:t>상암본사</w:t>
      </w:r>
      <w:r w:rsidRPr="00CB2B3F">
        <w:rPr>
          <w:b/>
          <w:szCs w:val="22"/>
        </w:rPr>
        <w:t xml:space="preserve"> </w:t>
      </w:r>
      <w:r w:rsidRPr="00CB2B3F">
        <w:rPr>
          <w:b/>
          <w:szCs w:val="22"/>
        </w:rPr>
        <w:t>압수수색</w:t>
      </w:r>
      <w:r w:rsidRPr="00CB2B3F">
        <w:rPr>
          <w:b/>
          <w:szCs w:val="22"/>
        </w:rPr>
        <w:t xml:space="preserve"> </w:t>
      </w:r>
      <w:r w:rsidRPr="00CB2B3F">
        <w:rPr>
          <w:b/>
          <w:szCs w:val="22"/>
        </w:rPr>
        <w:t>사건</w:t>
      </w:r>
      <w:r w:rsidRPr="00CB2B3F">
        <w:rPr>
          <w:b/>
          <w:szCs w:val="22"/>
        </w:rPr>
        <w:t xml:space="preserve"> </w:t>
      </w:r>
      <w:r w:rsidRPr="00CB2B3F">
        <w:rPr>
          <w:b/>
          <w:szCs w:val="22"/>
        </w:rPr>
        <w:t>관련</w:t>
      </w:r>
      <w:r w:rsidRPr="00CB2B3F">
        <w:rPr>
          <w:b/>
          <w:szCs w:val="22"/>
        </w:rPr>
        <w:t xml:space="preserve"> </w:t>
      </w:r>
      <w:r w:rsidRPr="00CB2B3F">
        <w:rPr>
          <w:b/>
          <w:szCs w:val="22"/>
        </w:rPr>
        <w:t>사실관계</w:t>
      </w:r>
    </w:p>
    <w:p w14:paraId="0AA0E411" w14:textId="77777777" w:rsidR="00026A7E" w:rsidRPr="002F6B96" w:rsidRDefault="00026A7E" w:rsidP="00026A7E">
      <w:pPr>
        <w:pStyle w:val="a5"/>
        <w:spacing w:after="240"/>
        <w:ind w:leftChars="0" w:left="907"/>
        <w:rPr>
          <w:szCs w:val="22"/>
          <w:u w:val="single"/>
        </w:rPr>
      </w:pPr>
      <w:r w:rsidRPr="002F6B96">
        <w:rPr>
          <w:rFonts w:hint="eastAsia"/>
          <w:szCs w:val="22"/>
          <w:u w:val="single"/>
        </w:rPr>
        <w:t>수사진행</w:t>
      </w:r>
      <w:r w:rsidRPr="002F6B96">
        <w:rPr>
          <w:rFonts w:hint="eastAsia"/>
          <w:szCs w:val="22"/>
          <w:u w:val="single"/>
        </w:rPr>
        <w:t xml:space="preserve"> </w:t>
      </w:r>
      <w:r w:rsidRPr="002F6B96">
        <w:rPr>
          <w:rFonts w:hint="eastAsia"/>
          <w:szCs w:val="22"/>
          <w:u w:val="single"/>
        </w:rPr>
        <w:t>경과</w:t>
      </w:r>
    </w:p>
    <w:p w14:paraId="595A0557" w14:textId="77777777" w:rsidR="00026A7E"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sidRPr="00CB2B3F">
        <w:rPr>
          <w:szCs w:val="22"/>
        </w:rPr>
        <w:t xml:space="preserve">, </w:t>
      </w:r>
      <w:r w:rsidRPr="00CB2B3F">
        <w:rPr>
          <w:szCs w:val="22"/>
        </w:rPr>
        <w:t>경찰은</w:t>
      </w:r>
      <w:r w:rsidRPr="00CB2B3F">
        <w:rPr>
          <w:szCs w:val="22"/>
        </w:rPr>
        <w:t xml:space="preserve"> 2020</w:t>
      </w:r>
      <w:r w:rsidRPr="00CB2B3F">
        <w:rPr>
          <w:szCs w:val="22"/>
        </w:rPr>
        <w:t>년</w:t>
      </w:r>
      <w:r w:rsidRPr="00CB2B3F">
        <w:rPr>
          <w:szCs w:val="22"/>
        </w:rPr>
        <w:t xml:space="preserve"> 1</w:t>
      </w:r>
      <w:r w:rsidRPr="00CB2B3F">
        <w:rPr>
          <w:szCs w:val="22"/>
        </w:rPr>
        <w:t>월</w:t>
      </w:r>
      <w:r w:rsidRPr="00CB2B3F">
        <w:rPr>
          <w:szCs w:val="22"/>
        </w:rPr>
        <w:t xml:space="preserve"> 7</w:t>
      </w:r>
      <w:r w:rsidRPr="00CB2B3F">
        <w:rPr>
          <w:szCs w:val="22"/>
        </w:rPr>
        <w:t>일</w:t>
      </w:r>
      <w:r w:rsidRPr="00CB2B3F">
        <w:rPr>
          <w:szCs w:val="22"/>
        </w:rPr>
        <w:t xml:space="preserve"> </w:t>
      </w:r>
      <w:r w:rsidRPr="00CB2B3F">
        <w:rPr>
          <w:szCs w:val="22"/>
        </w:rPr>
        <w:t>불법</w:t>
      </w:r>
      <w:r w:rsidRPr="00CB2B3F">
        <w:rPr>
          <w:szCs w:val="22"/>
        </w:rPr>
        <w:t xml:space="preserve"> </w:t>
      </w:r>
      <w:r w:rsidRPr="00CB2B3F">
        <w:rPr>
          <w:szCs w:val="22"/>
        </w:rPr>
        <w:t>비자금</w:t>
      </w:r>
      <w:r w:rsidRPr="00CB2B3F">
        <w:rPr>
          <w:szCs w:val="22"/>
        </w:rPr>
        <w:t xml:space="preserve"> </w:t>
      </w:r>
      <w:r w:rsidRPr="00CB2B3F">
        <w:rPr>
          <w:szCs w:val="22"/>
        </w:rPr>
        <w:t>조성</w:t>
      </w:r>
      <w:r w:rsidRPr="00CB2B3F">
        <w:rPr>
          <w:szCs w:val="22"/>
        </w:rPr>
        <w:t xml:space="preserve"> </w:t>
      </w:r>
      <w:r w:rsidRPr="00CB2B3F">
        <w:rPr>
          <w:szCs w:val="22"/>
        </w:rPr>
        <w:t>및</w:t>
      </w:r>
      <w:r w:rsidRPr="00CB2B3F">
        <w:rPr>
          <w:szCs w:val="22"/>
        </w:rPr>
        <w:t xml:space="preserve"> </w:t>
      </w:r>
      <w:r w:rsidRPr="00CB2B3F">
        <w:rPr>
          <w:szCs w:val="22"/>
        </w:rPr>
        <w:t>청탁금지법</w:t>
      </w:r>
      <w:r w:rsidRPr="00CB2B3F">
        <w:rPr>
          <w:szCs w:val="22"/>
        </w:rPr>
        <w:t xml:space="preserve"> </w:t>
      </w:r>
      <w:r w:rsidRPr="00CB2B3F">
        <w:rPr>
          <w:szCs w:val="22"/>
        </w:rPr>
        <w:t>위반을</w:t>
      </w:r>
      <w:r w:rsidRPr="00CB2B3F">
        <w:rPr>
          <w:szCs w:val="22"/>
        </w:rPr>
        <w:t xml:space="preserve"> </w:t>
      </w:r>
      <w:r w:rsidRPr="00CB2B3F">
        <w:rPr>
          <w:szCs w:val="22"/>
        </w:rPr>
        <w:t>이유로</w:t>
      </w:r>
      <w:r w:rsidRPr="00CB2B3F">
        <w:rPr>
          <w:szCs w:val="22"/>
        </w:rPr>
        <w:t xml:space="preserve"> </w:t>
      </w:r>
      <w:r w:rsidRPr="00CB2B3F">
        <w:rPr>
          <w:szCs w:val="22"/>
        </w:rPr>
        <w:t>대상회사의</w:t>
      </w:r>
      <w:r w:rsidRPr="00CB2B3F">
        <w:rPr>
          <w:szCs w:val="22"/>
        </w:rPr>
        <w:t xml:space="preserve"> </w:t>
      </w:r>
      <w:r w:rsidRPr="00CB2B3F">
        <w:rPr>
          <w:szCs w:val="22"/>
        </w:rPr>
        <w:t>방배사옥</w:t>
      </w:r>
      <w:r w:rsidRPr="00CB2B3F">
        <w:rPr>
          <w:szCs w:val="22"/>
        </w:rPr>
        <w:t xml:space="preserve"> </w:t>
      </w:r>
      <w:r w:rsidRPr="00CB2B3F">
        <w:rPr>
          <w:szCs w:val="22"/>
        </w:rPr>
        <w:t>및</w:t>
      </w:r>
      <w:r w:rsidRPr="00CB2B3F">
        <w:rPr>
          <w:szCs w:val="22"/>
        </w:rPr>
        <w:t xml:space="preserve"> </w:t>
      </w:r>
      <w:r w:rsidRPr="00CB2B3F">
        <w:rPr>
          <w:szCs w:val="22"/>
        </w:rPr>
        <w:t>상암본사에</w:t>
      </w:r>
      <w:r w:rsidRPr="00CB2B3F">
        <w:rPr>
          <w:szCs w:val="22"/>
        </w:rPr>
        <w:t xml:space="preserve"> </w:t>
      </w:r>
      <w:r w:rsidRPr="00CB2B3F">
        <w:rPr>
          <w:szCs w:val="22"/>
        </w:rPr>
        <w:t>대하여</w:t>
      </w:r>
      <w:r w:rsidRPr="00CB2B3F">
        <w:rPr>
          <w:szCs w:val="22"/>
        </w:rPr>
        <w:t xml:space="preserve"> </w:t>
      </w:r>
      <w:r w:rsidRPr="00CB2B3F">
        <w:rPr>
          <w:szCs w:val="22"/>
        </w:rPr>
        <w:t>압수수색을</w:t>
      </w:r>
      <w:r w:rsidRPr="00CB2B3F">
        <w:rPr>
          <w:szCs w:val="22"/>
        </w:rPr>
        <w:t xml:space="preserve"> </w:t>
      </w:r>
      <w:r w:rsidRPr="00CB2B3F">
        <w:rPr>
          <w:szCs w:val="22"/>
        </w:rPr>
        <w:t>진행</w:t>
      </w:r>
      <w:r>
        <w:rPr>
          <w:rFonts w:hint="eastAsia"/>
          <w:szCs w:val="22"/>
        </w:rPr>
        <w:t>하였으며</w:t>
      </w:r>
      <w:r>
        <w:rPr>
          <w:rFonts w:hint="eastAsia"/>
          <w:szCs w:val="22"/>
        </w:rPr>
        <w:t>,</w:t>
      </w:r>
      <w:r>
        <w:rPr>
          <w:szCs w:val="22"/>
        </w:rPr>
        <w:t xml:space="preserve"> </w:t>
      </w:r>
      <w:r>
        <w:rPr>
          <w:rFonts w:hint="eastAsia"/>
          <w:szCs w:val="22"/>
        </w:rPr>
        <w:t>현재</w:t>
      </w:r>
      <w:r>
        <w:rPr>
          <w:rFonts w:hint="eastAsia"/>
          <w:szCs w:val="22"/>
        </w:rPr>
        <w:t xml:space="preserve"> </w:t>
      </w:r>
      <w:r>
        <w:rPr>
          <w:rFonts w:hint="eastAsia"/>
          <w:szCs w:val="22"/>
        </w:rPr>
        <w:t>서울경찰청</w:t>
      </w:r>
      <w:r>
        <w:rPr>
          <w:rFonts w:hint="eastAsia"/>
          <w:szCs w:val="22"/>
        </w:rPr>
        <w:t xml:space="preserve"> </w:t>
      </w:r>
      <w:r>
        <w:rPr>
          <w:rFonts w:hint="eastAsia"/>
          <w:szCs w:val="22"/>
        </w:rPr>
        <w:t>금융범죄수사대에서</w:t>
      </w:r>
      <w:r>
        <w:rPr>
          <w:rFonts w:hint="eastAsia"/>
          <w:szCs w:val="22"/>
        </w:rPr>
        <w:t xml:space="preserve"> </w:t>
      </w:r>
      <w:r>
        <w:rPr>
          <w:rFonts w:hint="eastAsia"/>
          <w:szCs w:val="22"/>
        </w:rPr>
        <w:t>수사</w:t>
      </w:r>
      <w:r>
        <w:rPr>
          <w:rFonts w:hint="eastAsia"/>
          <w:szCs w:val="22"/>
        </w:rPr>
        <w:t xml:space="preserve"> </w:t>
      </w:r>
      <w:r>
        <w:rPr>
          <w:rFonts w:hint="eastAsia"/>
          <w:szCs w:val="22"/>
        </w:rPr>
        <w:t>중임</w:t>
      </w:r>
      <w:r>
        <w:rPr>
          <w:rFonts w:hint="eastAsia"/>
          <w:szCs w:val="22"/>
        </w:rPr>
        <w:t>(</w:t>
      </w:r>
      <w:r>
        <w:rPr>
          <w:rFonts w:hint="eastAsia"/>
          <w:szCs w:val="22"/>
        </w:rPr>
        <w:t>사건번호</w:t>
      </w:r>
      <w:r>
        <w:rPr>
          <w:rFonts w:hint="eastAsia"/>
          <w:szCs w:val="22"/>
        </w:rPr>
        <w:t xml:space="preserve"> </w:t>
      </w:r>
      <w:r>
        <w:rPr>
          <w:szCs w:val="22"/>
        </w:rPr>
        <w:t xml:space="preserve">2020-6061 </w:t>
      </w:r>
      <w:r>
        <w:rPr>
          <w:rFonts w:hint="eastAsia"/>
          <w:szCs w:val="22"/>
        </w:rPr>
        <w:t>업무상횡령</w:t>
      </w:r>
      <w:r>
        <w:rPr>
          <w:rFonts w:hint="eastAsia"/>
          <w:szCs w:val="22"/>
        </w:rPr>
        <w:t xml:space="preserve"> </w:t>
      </w:r>
      <w:r>
        <w:rPr>
          <w:rFonts w:hint="eastAsia"/>
          <w:szCs w:val="22"/>
        </w:rPr>
        <w:t>등</w:t>
      </w:r>
      <w:r>
        <w:rPr>
          <w:rFonts w:hint="eastAsia"/>
          <w:szCs w:val="22"/>
        </w:rPr>
        <w:t>)</w:t>
      </w:r>
      <w:r>
        <w:rPr>
          <w:szCs w:val="22"/>
        </w:rPr>
        <w:t>.</w:t>
      </w:r>
    </w:p>
    <w:p w14:paraId="6D8BB80A" w14:textId="77777777" w:rsidR="00026A7E" w:rsidRPr="002F6B96" w:rsidRDefault="00026A7E" w:rsidP="00026A7E">
      <w:pPr>
        <w:pStyle w:val="a5"/>
        <w:spacing w:after="240"/>
        <w:ind w:leftChars="0" w:left="907"/>
      </w:pPr>
      <w:r>
        <w:rPr>
          <w:rFonts w:hint="eastAsia"/>
          <w:szCs w:val="22"/>
        </w:rPr>
        <w:t>비자금</w:t>
      </w:r>
      <w:r>
        <w:rPr>
          <w:rFonts w:hint="eastAsia"/>
          <w:szCs w:val="22"/>
        </w:rPr>
        <w:t xml:space="preserve"> </w:t>
      </w:r>
      <w:r>
        <w:rPr>
          <w:rFonts w:hint="eastAsia"/>
          <w:szCs w:val="22"/>
        </w:rPr>
        <w:t>조성</w:t>
      </w:r>
      <w:r>
        <w:rPr>
          <w:rFonts w:hint="eastAsia"/>
          <w:szCs w:val="22"/>
        </w:rPr>
        <w:t xml:space="preserve"> </w:t>
      </w:r>
      <w:r>
        <w:rPr>
          <w:rFonts w:hint="eastAsia"/>
          <w:szCs w:val="22"/>
        </w:rPr>
        <w:t>의혹과</w:t>
      </w:r>
      <w:r>
        <w:rPr>
          <w:rFonts w:hint="eastAsia"/>
          <w:szCs w:val="22"/>
        </w:rPr>
        <w:t xml:space="preserve"> </w:t>
      </w:r>
      <w:r>
        <w:rPr>
          <w:rFonts w:hint="eastAsia"/>
          <w:szCs w:val="22"/>
        </w:rPr>
        <w:t>관련한</w:t>
      </w:r>
      <w:r>
        <w:rPr>
          <w:rFonts w:hint="eastAsia"/>
          <w:szCs w:val="22"/>
        </w:rPr>
        <w:t xml:space="preserve"> </w:t>
      </w:r>
      <w:r w:rsidRPr="00CB2B3F">
        <w:rPr>
          <w:szCs w:val="22"/>
        </w:rPr>
        <w:t>피의자는</w:t>
      </w:r>
      <w:r w:rsidRPr="00CB2B3F">
        <w:rPr>
          <w:szCs w:val="22"/>
        </w:rPr>
        <w:t xml:space="preserve"> </w:t>
      </w:r>
      <w:r w:rsidRPr="00CB2B3F">
        <w:rPr>
          <w:szCs w:val="22"/>
        </w:rPr>
        <w:t>대상회사의</w:t>
      </w:r>
      <w:r w:rsidRPr="00CB2B3F">
        <w:rPr>
          <w:szCs w:val="22"/>
        </w:rPr>
        <w:t xml:space="preserve"> </w:t>
      </w:r>
      <w:r w:rsidRPr="00CB2B3F">
        <w:rPr>
          <w:szCs w:val="22"/>
        </w:rPr>
        <w:t>대외협력실</w:t>
      </w:r>
      <w:r w:rsidRPr="00CB2B3F">
        <w:rPr>
          <w:szCs w:val="22"/>
        </w:rPr>
        <w:t xml:space="preserve"> </w:t>
      </w:r>
      <w:r>
        <w:rPr>
          <w:szCs w:val="22"/>
        </w:rPr>
        <w:t xml:space="preserve">A </w:t>
      </w:r>
      <w:r>
        <w:rPr>
          <w:rFonts w:hint="eastAsia"/>
          <w:szCs w:val="22"/>
        </w:rPr>
        <w:t>상무</w:t>
      </w:r>
      <w:r>
        <w:rPr>
          <w:rFonts w:hint="eastAsia"/>
          <w:szCs w:val="22"/>
        </w:rPr>
        <w:t xml:space="preserve"> </w:t>
      </w:r>
      <w:r>
        <w:rPr>
          <w:rFonts w:hint="eastAsia"/>
          <w:szCs w:val="22"/>
        </w:rPr>
        <w:t>및</w:t>
      </w:r>
      <w:r>
        <w:rPr>
          <w:rFonts w:hint="eastAsia"/>
          <w:szCs w:val="22"/>
        </w:rPr>
        <w:t xml:space="preserve"> </w:t>
      </w:r>
      <w:r w:rsidRPr="00CB2B3F">
        <w:rPr>
          <w:szCs w:val="22"/>
        </w:rPr>
        <w:t>직원이며</w:t>
      </w:r>
      <w:r w:rsidRPr="00CB2B3F">
        <w:rPr>
          <w:szCs w:val="22"/>
        </w:rPr>
        <w:t xml:space="preserve">, </w:t>
      </w:r>
      <w:r w:rsidRPr="00CB2B3F">
        <w:rPr>
          <w:szCs w:val="22"/>
        </w:rPr>
        <w:t>전</w:t>
      </w:r>
      <w:r w:rsidRPr="00CB2B3F">
        <w:rPr>
          <w:rFonts w:eastAsia="맑은 고딕"/>
          <w:szCs w:val="22"/>
        </w:rPr>
        <w:t>·</w:t>
      </w:r>
      <w:r w:rsidRPr="00CB2B3F">
        <w:rPr>
          <w:szCs w:val="22"/>
        </w:rPr>
        <w:t>현직</w:t>
      </w:r>
      <w:r w:rsidRPr="00CB2B3F">
        <w:rPr>
          <w:szCs w:val="22"/>
        </w:rPr>
        <w:t xml:space="preserve"> CEO</w:t>
      </w:r>
      <w:r>
        <w:rPr>
          <w:rFonts w:hint="eastAsia"/>
          <w:szCs w:val="22"/>
        </w:rPr>
        <w:t>(</w:t>
      </w:r>
      <w:proofErr w:type="spellStart"/>
      <w:r>
        <w:rPr>
          <w:rFonts w:hint="eastAsia"/>
          <w:szCs w:val="22"/>
        </w:rPr>
        <w:t>최양하</w:t>
      </w:r>
      <w:proofErr w:type="spellEnd"/>
      <w:r>
        <w:rPr>
          <w:rFonts w:hint="eastAsia"/>
          <w:szCs w:val="22"/>
        </w:rPr>
        <w:t xml:space="preserve"> </w:t>
      </w:r>
      <w:r>
        <w:rPr>
          <w:rFonts w:hint="eastAsia"/>
          <w:szCs w:val="22"/>
        </w:rPr>
        <w:t>고문</w:t>
      </w:r>
      <w:r>
        <w:rPr>
          <w:rFonts w:hint="eastAsia"/>
          <w:szCs w:val="22"/>
        </w:rPr>
        <w:t>,</w:t>
      </w:r>
      <w:r>
        <w:rPr>
          <w:szCs w:val="22"/>
        </w:rPr>
        <w:t xml:space="preserve"> </w:t>
      </w:r>
      <w:r>
        <w:rPr>
          <w:rFonts w:hint="eastAsia"/>
          <w:szCs w:val="22"/>
        </w:rPr>
        <w:t>강승수</w:t>
      </w:r>
      <w:r>
        <w:rPr>
          <w:rFonts w:hint="eastAsia"/>
          <w:szCs w:val="22"/>
        </w:rPr>
        <w:t xml:space="preserve"> </w:t>
      </w:r>
      <w:r>
        <w:rPr>
          <w:rFonts w:hint="eastAsia"/>
          <w:szCs w:val="22"/>
        </w:rPr>
        <w:t>대표이사</w:t>
      </w:r>
      <w:r>
        <w:rPr>
          <w:rFonts w:hint="eastAsia"/>
          <w:szCs w:val="22"/>
        </w:rPr>
        <w:t>)</w:t>
      </w:r>
      <w:r>
        <w:rPr>
          <w:rFonts w:hint="eastAsia"/>
          <w:szCs w:val="22"/>
        </w:rPr>
        <w:t>에</w:t>
      </w:r>
      <w:r>
        <w:rPr>
          <w:rFonts w:hint="eastAsia"/>
          <w:szCs w:val="22"/>
        </w:rPr>
        <w:t xml:space="preserve"> </w:t>
      </w:r>
      <w:r>
        <w:rPr>
          <w:rFonts w:hint="eastAsia"/>
          <w:szCs w:val="22"/>
        </w:rPr>
        <w:t>대해서도</w:t>
      </w:r>
      <w:r>
        <w:rPr>
          <w:rFonts w:hint="eastAsia"/>
          <w:szCs w:val="22"/>
        </w:rPr>
        <w:t xml:space="preserve"> </w:t>
      </w:r>
      <w:r>
        <w:rPr>
          <w:rFonts w:hint="eastAsia"/>
          <w:szCs w:val="22"/>
        </w:rPr>
        <w:t>피의자신문조사가</w:t>
      </w:r>
      <w:r>
        <w:rPr>
          <w:rFonts w:hint="eastAsia"/>
          <w:szCs w:val="22"/>
        </w:rPr>
        <w:t xml:space="preserve"> </w:t>
      </w:r>
      <w:r>
        <w:rPr>
          <w:rFonts w:hint="eastAsia"/>
          <w:szCs w:val="22"/>
        </w:rPr>
        <w:t>진행되었음</w:t>
      </w:r>
      <w:r>
        <w:rPr>
          <w:rFonts w:hint="eastAsia"/>
          <w:szCs w:val="22"/>
        </w:rPr>
        <w:t>.</w:t>
      </w:r>
      <w:r>
        <w:rPr>
          <w:szCs w:val="22"/>
        </w:rPr>
        <w:t xml:space="preserve">  </w:t>
      </w:r>
      <w:r w:rsidRPr="007C6F78">
        <w:t>현재</w:t>
      </w:r>
      <w:r w:rsidRPr="007C6F78">
        <w:t xml:space="preserve"> </w:t>
      </w:r>
      <w:r w:rsidRPr="007C6F78">
        <w:t>과거</w:t>
      </w:r>
      <w:r w:rsidRPr="007C6F78">
        <w:t xml:space="preserve"> </w:t>
      </w:r>
      <w:r w:rsidRPr="007C6F78">
        <w:t>대외협력실</w:t>
      </w:r>
      <w:r w:rsidRPr="007C6F78">
        <w:t xml:space="preserve"> </w:t>
      </w:r>
      <w:r w:rsidRPr="007C6F78">
        <w:t>직원들에</w:t>
      </w:r>
      <w:r w:rsidRPr="007C6F78">
        <w:t xml:space="preserve"> </w:t>
      </w:r>
      <w:r w:rsidRPr="007C6F78">
        <w:t>대해서</w:t>
      </w:r>
      <w:r w:rsidRPr="007C6F78">
        <w:t xml:space="preserve"> </w:t>
      </w:r>
      <w:r w:rsidRPr="007C6F78">
        <w:t>참고인</w:t>
      </w:r>
      <w:r w:rsidRPr="007C6F78">
        <w:t xml:space="preserve"> </w:t>
      </w:r>
      <w:r w:rsidRPr="007C6F78">
        <w:t>조사가</w:t>
      </w:r>
      <w:r w:rsidRPr="007C6F78">
        <w:t xml:space="preserve"> </w:t>
      </w:r>
      <w:r w:rsidRPr="007C6F78">
        <w:t>진행</w:t>
      </w:r>
      <w:r w:rsidRPr="007C6F78">
        <w:t xml:space="preserve"> </w:t>
      </w:r>
      <w:r w:rsidRPr="007C6F78">
        <w:t>중이라고</w:t>
      </w:r>
      <w:r w:rsidRPr="007C6F78">
        <w:t xml:space="preserve"> </w:t>
      </w:r>
      <w:r w:rsidRPr="007C6F78">
        <w:t>함</w:t>
      </w:r>
      <w:r w:rsidRPr="007C6F78">
        <w:t>.</w:t>
      </w:r>
    </w:p>
    <w:p w14:paraId="242044E1" w14:textId="77777777" w:rsidR="00026A7E" w:rsidRPr="002F6B96" w:rsidRDefault="00026A7E" w:rsidP="00026A7E">
      <w:pPr>
        <w:pStyle w:val="a5"/>
        <w:spacing w:after="240"/>
        <w:ind w:leftChars="0" w:left="907"/>
        <w:rPr>
          <w:szCs w:val="22"/>
          <w:u w:val="single"/>
        </w:rPr>
      </w:pPr>
      <w:r w:rsidRPr="002F6B96">
        <w:rPr>
          <w:rFonts w:hint="eastAsia"/>
          <w:szCs w:val="22"/>
          <w:u w:val="single"/>
        </w:rPr>
        <w:t>범죄혐의</w:t>
      </w:r>
    </w:p>
    <w:p w14:paraId="04FF3F4A" w14:textId="77777777" w:rsidR="00026A7E"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sidRPr="00CB2B3F">
        <w:rPr>
          <w:szCs w:val="22"/>
        </w:rPr>
        <w:t xml:space="preserve">, </w:t>
      </w:r>
      <w:r w:rsidRPr="00CB2B3F">
        <w:rPr>
          <w:szCs w:val="22"/>
        </w:rPr>
        <w:t>범죄혐의는</w:t>
      </w:r>
      <w:r w:rsidRPr="00CB2B3F">
        <w:rPr>
          <w:szCs w:val="22"/>
        </w:rPr>
        <w:t xml:space="preserve"> (1) </w:t>
      </w:r>
      <w:r w:rsidRPr="00CB2B3F">
        <w:rPr>
          <w:szCs w:val="22"/>
        </w:rPr>
        <w:t>대상회사가</w:t>
      </w:r>
      <w:r w:rsidRPr="00CB2B3F">
        <w:rPr>
          <w:szCs w:val="22"/>
        </w:rPr>
        <w:t xml:space="preserve"> </w:t>
      </w:r>
      <w:r>
        <w:rPr>
          <w:szCs w:val="22"/>
        </w:rPr>
        <w:t>2018 ~ 2019</w:t>
      </w:r>
      <w:r>
        <w:rPr>
          <w:rFonts w:hint="eastAsia"/>
          <w:szCs w:val="22"/>
        </w:rPr>
        <w:t>년</w:t>
      </w:r>
      <w:r>
        <w:rPr>
          <w:rFonts w:hint="eastAsia"/>
          <w:szCs w:val="22"/>
        </w:rPr>
        <w:t xml:space="preserve"> </w:t>
      </w:r>
      <w:r w:rsidRPr="00CB2B3F">
        <w:rPr>
          <w:szCs w:val="22"/>
        </w:rPr>
        <w:t>유령회사인</w:t>
      </w:r>
      <w:r w:rsidRPr="00CB2B3F">
        <w:rPr>
          <w:szCs w:val="22"/>
        </w:rPr>
        <w:t xml:space="preserve"> </w:t>
      </w:r>
      <w:r w:rsidRPr="00CB2B3F">
        <w:rPr>
          <w:szCs w:val="22"/>
        </w:rPr>
        <w:t>광고대행사</w:t>
      </w:r>
      <w:r w:rsidRPr="00CB2B3F">
        <w:rPr>
          <w:szCs w:val="22"/>
        </w:rPr>
        <w:t xml:space="preserve"> 4</w:t>
      </w:r>
      <w:r w:rsidRPr="00CB2B3F">
        <w:rPr>
          <w:szCs w:val="22"/>
        </w:rPr>
        <w:t>곳</w:t>
      </w:r>
      <w:r w:rsidRPr="00CB2B3F">
        <w:rPr>
          <w:szCs w:val="22"/>
        </w:rPr>
        <w:t>(</w:t>
      </w:r>
      <w:proofErr w:type="spellStart"/>
      <w:r w:rsidRPr="00CB2B3F">
        <w:rPr>
          <w:szCs w:val="22"/>
        </w:rPr>
        <w:t>좋은얼굴</w:t>
      </w:r>
      <w:proofErr w:type="spellEnd"/>
      <w:r w:rsidRPr="00CB2B3F">
        <w:rPr>
          <w:szCs w:val="22"/>
        </w:rPr>
        <w:t xml:space="preserve">, </w:t>
      </w:r>
      <w:proofErr w:type="spellStart"/>
      <w:r w:rsidRPr="00CB2B3F">
        <w:rPr>
          <w:szCs w:val="22"/>
        </w:rPr>
        <w:t>두올미디어</w:t>
      </w:r>
      <w:proofErr w:type="spellEnd"/>
      <w:r w:rsidRPr="00CB2B3F">
        <w:rPr>
          <w:szCs w:val="22"/>
        </w:rPr>
        <w:t xml:space="preserve">, </w:t>
      </w:r>
      <w:proofErr w:type="spellStart"/>
      <w:r w:rsidRPr="00CB2B3F">
        <w:rPr>
          <w:szCs w:val="22"/>
        </w:rPr>
        <w:t>서드베이스</w:t>
      </w:r>
      <w:proofErr w:type="spellEnd"/>
      <w:r w:rsidRPr="00CB2B3F">
        <w:rPr>
          <w:szCs w:val="22"/>
        </w:rPr>
        <w:t xml:space="preserve">, </w:t>
      </w:r>
      <w:proofErr w:type="spellStart"/>
      <w:r w:rsidRPr="00CB2B3F">
        <w:rPr>
          <w:szCs w:val="22"/>
        </w:rPr>
        <w:t>보토크리에이티브</w:t>
      </w:r>
      <w:proofErr w:type="spellEnd"/>
      <w:r w:rsidRPr="00CB2B3F">
        <w:rPr>
          <w:szCs w:val="22"/>
        </w:rPr>
        <w:t>)</w:t>
      </w:r>
      <w:r>
        <w:rPr>
          <w:rFonts w:hint="eastAsia"/>
          <w:szCs w:val="22"/>
        </w:rPr>
        <w:t>와</w:t>
      </w:r>
      <w:r>
        <w:rPr>
          <w:rFonts w:hint="eastAsia"/>
          <w:szCs w:val="22"/>
        </w:rPr>
        <w:t xml:space="preserve"> </w:t>
      </w:r>
      <w:r>
        <w:rPr>
          <w:rFonts w:hint="eastAsia"/>
          <w:szCs w:val="22"/>
        </w:rPr>
        <w:t>실제로</w:t>
      </w:r>
      <w:r>
        <w:rPr>
          <w:rFonts w:hint="eastAsia"/>
          <w:szCs w:val="22"/>
        </w:rPr>
        <w:t xml:space="preserve"> </w:t>
      </w:r>
      <w:r>
        <w:rPr>
          <w:rFonts w:hint="eastAsia"/>
          <w:szCs w:val="22"/>
        </w:rPr>
        <w:t>광고대행업무를</w:t>
      </w:r>
      <w:r>
        <w:rPr>
          <w:rFonts w:hint="eastAsia"/>
          <w:szCs w:val="22"/>
        </w:rPr>
        <w:t xml:space="preserve"> </w:t>
      </w:r>
      <w:r>
        <w:rPr>
          <w:rFonts w:hint="eastAsia"/>
          <w:szCs w:val="22"/>
        </w:rPr>
        <w:t>하지</w:t>
      </w:r>
      <w:r>
        <w:rPr>
          <w:rFonts w:hint="eastAsia"/>
          <w:szCs w:val="22"/>
        </w:rPr>
        <w:t xml:space="preserve"> </w:t>
      </w:r>
      <w:r>
        <w:rPr>
          <w:rFonts w:hint="eastAsia"/>
          <w:szCs w:val="22"/>
        </w:rPr>
        <w:t>않았음에도</w:t>
      </w:r>
      <w:r>
        <w:rPr>
          <w:rFonts w:hint="eastAsia"/>
          <w:szCs w:val="22"/>
        </w:rPr>
        <w:t xml:space="preserve"> </w:t>
      </w:r>
      <w:r>
        <w:rPr>
          <w:rFonts w:hint="eastAsia"/>
          <w:szCs w:val="22"/>
        </w:rPr>
        <w:t>불구하고</w:t>
      </w:r>
      <w:r>
        <w:rPr>
          <w:rFonts w:hint="eastAsia"/>
          <w:szCs w:val="22"/>
        </w:rPr>
        <w:t xml:space="preserve"> </w:t>
      </w:r>
      <w:r>
        <w:rPr>
          <w:rFonts w:hint="eastAsia"/>
          <w:szCs w:val="22"/>
        </w:rPr>
        <w:t>광고대행계약을</w:t>
      </w:r>
      <w:r>
        <w:rPr>
          <w:rFonts w:hint="eastAsia"/>
          <w:szCs w:val="22"/>
        </w:rPr>
        <w:t xml:space="preserve"> </w:t>
      </w:r>
      <w:r>
        <w:rPr>
          <w:rFonts w:hint="eastAsia"/>
          <w:szCs w:val="22"/>
        </w:rPr>
        <w:t>체결하여</w:t>
      </w:r>
      <w:r w:rsidRPr="00CB2B3F">
        <w:rPr>
          <w:szCs w:val="22"/>
        </w:rPr>
        <w:t xml:space="preserve"> </w:t>
      </w:r>
      <w:r w:rsidRPr="00CB2B3F">
        <w:rPr>
          <w:szCs w:val="22"/>
        </w:rPr>
        <w:t>약</w:t>
      </w:r>
      <w:r w:rsidRPr="00CB2B3F">
        <w:rPr>
          <w:szCs w:val="22"/>
        </w:rPr>
        <w:t xml:space="preserve"> 40</w:t>
      </w:r>
      <w:r w:rsidRPr="00CB2B3F">
        <w:rPr>
          <w:szCs w:val="22"/>
        </w:rPr>
        <w:t>억원이</w:t>
      </w:r>
      <w:r w:rsidRPr="00CB2B3F">
        <w:rPr>
          <w:szCs w:val="22"/>
        </w:rPr>
        <w:t xml:space="preserve"> </w:t>
      </w:r>
      <w:r w:rsidRPr="00CB2B3F">
        <w:rPr>
          <w:szCs w:val="22"/>
        </w:rPr>
        <w:t>넘는</w:t>
      </w:r>
      <w:r w:rsidRPr="00CB2B3F">
        <w:rPr>
          <w:szCs w:val="22"/>
        </w:rPr>
        <w:t xml:space="preserve"> </w:t>
      </w:r>
      <w:r w:rsidRPr="00CB2B3F">
        <w:rPr>
          <w:szCs w:val="22"/>
        </w:rPr>
        <w:t>자금을</w:t>
      </w:r>
      <w:r w:rsidRPr="00CB2B3F">
        <w:rPr>
          <w:szCs w:val="22"/>
        </w:rPr>
        <w:t xml:space="preserve"> </w:t>
      </w:r>
      <w:r w:rsidRPr="00CB2B3F">
        <w:rPr>
          <w:szCs w:val="22"/>
        </w:rPr>
        <w:t>유출시켜</w:t>
      </w:r>
      <w:r w:rsidRPr="00CB2B3F">
        <w:rPr>
          <w:szCs w:val="22"/>
        </w:rPr>
        <w:t xml:space="preserve"> </w:t>
      </w:r>
      <w:r w:rsidRPr="00CB2B3F">
        <w:rPr>
          <w:szCs w:val="22"/>
        </w:rPr>
        <w:t>비자금을</w:t>
      </w:r>
      <w:r w:rsidRPr="00CB2B3F">
        <w:rPr>
          <w:szCs w:val="22"/>
        </w:rPr>
        <w:t xml:space="preserve"> </w:t>
      </w:r>
      <w:r w:rsidRPr="00CB2B3F">
        <w:rPr>
          <w:szCs w:val="22"/>
        </w:rPr>
        <w:t>조성</w:t>
      </w:r>
      <w:ins w:id="611" w:author="heesung.ahn" w:date="2021-08-31T01:11:00Z">
        <w:r w:rsidR="001518FA">
          <w:rPr>
            <w:rFonts w:hint="eastAsia"/>
            <w:szCs w:val="22"/>
          </w:rPr>
          <w:t>하였음을</w:t>
        </w:r>
        <w:r w:rsidR="001518FA">
          <w:rPr>
            <w:rFonts w:hint="eastAsia"/>
            <w:szCs w:val="22"/>
          </w:rPr>
          <w:t xml:space="preserve"> </w:t>
        </w:r>
        <w:r w:rsidR="001518FA">
          <w:rPr>
            <w:rFonts w:hint="eastAsia"/>
            <w:szCs w:val="22"/>
          </w:rPr>
          <w:t>이유로</w:t>
        </w:r>
        <w:r w:rsidR="001518FA">
          <w:rPr>
            <w:rFonts w:hint="eastAsia"/>
            <w:szCs w:val="22"/>
          </w:rPr>
          <w:t xml:space="preserve"> </w:t>
        </w:r>
      </w:ins>
      <w:del w:id="612" w:author="heesung.ahn" w:date="2021-08-31T01:11:00Z">
        <w:r w:rsidRPr="00CB2B3F" w:rsidDel="001518FA">
          <w:rPr>
            <w:szCs w:val="22"/>
          </w:rPr>
          <w:delText>했다는</w:delText>
        </w:r>
        <w:r w:rsidRPr="00CB2B3F" w:rsidDel="001518FA">
          <w:rPr>
            <w:szCs w:val="22"/>
          </w:rPr>
          <w:delText xml:space="preserve"> </w:delText>
        </w:r>
        <w:r w:rsidRPr="00CB2B3F" w:rsidDel="001518FA">
          <w:rPr>
            <w:szCs w:val="22"/>
          </w:rPr>
          <w:delText>의혹과</w:delText>
        </w:r>
      </w:del>
      <w:del w:id="613" w:author="heesung.ahn" w:date="2021-08-31T01:12:00Z">
        <w:r w:rsidRPr="00CB2B3F" w:rsidDel="007B4D78">
          <w:rPr>
            <w:szCs w:val="22"/>
          </w:rPr>
          <w:delText xml:space="preserve"> </w:delText>
        </w:r>
        <w:r w:rsidRPr="00CB2B3F" w:rsidDel="007B4D78">
          <w:rPr>
            <w:szCs w:val="22"/>
          </w:rPr>
          <w:delText>관련하여</w:delText>
        </w:r>
        <w:r w:rsidRPr="00CB2B3F" w:rsidDel="007B4D78">
          <w:rPr>
            <w:szCs w:val="22"/>
          </w:rPr>
          <w:delText xml:space="preserve"> </w:delText>
        </w:r>
      </w:del>
      <w:r w:rsidRPr="00CB2B3F">
        <w:rPr>
          <w:szCs w:val="22"/>
        </w:rPr>
        <w:t>특가법</w:t>
      </w:r>
      <w:ins w:id="614" w:author="heesung.ahn" w:date="2021-08-31T01:11:00Z">
        <w:r w:rsidR="001518FA" w:rsidRPr="001518FA">
          <w:rPr>
            <w:rFonts w:hint="eastAsia"/>
            <w:szCs w:val="22"/>
            <w:highlight w:val="green"/>
          </w:rPr>
          <w:t>[</w:t>
        </w:r>
        <w:r w:rsidR="001518FA" w:rsidRPr="001518FA">
          <w:rPr>
            <w:rFonts w:hint="eastAsia"/>
            <w:szCs w:val="22"/>
            <w:highlight w:val="green"/>
          </w:rPr>
          <w:t>정식</w:t>
        </w:r>
        <w:r w:rsidR="001518FA" w:rsidRPr="001518FA">
          <w:rPr>
            <w:rFonts w:hint="eastAsia"/>
            <w:szCs w:val="22"/>
            <w:highlight w:val="green"/>
          </w:rPr>
          <w:t xml:space="preserve"> </w:t>
        </w:r>
        <w:r w:rsidR="001518FA" w:rsidRPr="001518FA">
          <w:rPr>
            <w:rFonts w:hint="eastAsia"/>
            <w:szCs w:val="22"/>
            <w:highlight w:val="green"/>
          </w:rPr>
          <w:t>법률명칭으로</w:t>
        </w:r>
        <w:r w:rsidR="001518FA" w:rsidRPr="001518FA">
          <w:rPr>
            <w:rFonts w:hint="eastAsia"/>
            <w:szCs w:val="22"/>
            <w:highlight w:val="green"/>
          </w:rPr>
          <w:t xml:space="preserve"> </w:t>
        </w:r>
        <w:r w:rsidR="001518FA" w:rsidRPr="001518FA">
          <w:rPr>
            <w:rFonts w:hint="eastAsia"/>
            <w:szCs w:val="22"/>
            <w:highlight w:val="green"/>
          </w:rPr>
          <w:t>기재</w:t>
        </w:r>
        <w:r w:rsidR="001518FA" w:rsidRPr="001518FA">
          <w:rPr>
            <w:rFonts w:hint="eastAsia"/>
            <w:szCs w:val="22"/>
            <w:highlight w:val="green"/>
          </w:rPr>
          <w:t>]</w:t>
        </w:r>
      </w:ins>
      <w:r w:rsidRPr="00CB2B3F">
        <w:rPr>
          <w:szCs w:val="22"/>
        </w:rPr>
        <w:t>상</w:t>
      </w:r>
      <w:r w:rsidRPr="00CB2B3F">
        <w:rPr>
          <w:szCs w:val="22"/>
        </w:rPr>
        <w:t xml:space="preserve"> </w:t>
      </w:r>
      <w:r w:rsidRPr="00CB2B3F">
        <w:rPr>
          <w:szCs w:val="22"/>
        </w:rPr>
        <w:t>횡령</w:t>
      </w:r>
      <w:ins w:id="615" w:author="heesung.ahn" w:date="2021-08-31T01:12:00Z">
        <w:r w:rsidR="001518FA">
          <w:rPr>
            <w:rFonts w:hint="eastAsia"/>
            <w:szCs w:val="22"/>
          </w:rPr>
          <w:t>에</w:t>
        </w:r>
        <w:r w:rsidR="001518FA">
          <w:rPr>
            <w:rFonts w:hint="eastAsia"/>
            <w:szCs w:val="22"/>
          </w:rPr>
          <w:t xml:space="preserve"> </w:t>
        </w:r>
        <w:r w:rsidR="001518FA">
          <w:rPr>
            <w:rFonts w:hint="eastAsia"/>
            <w:szCs w:val="22"/>
          </w:rPr>
          <w:t>해당한다는</w:t>
        </w:r>
        <w:r w:rsidR="001518FA">
          <w:rPr>
            <w:rFonts w:hint="eastAsia"/>
            <w:szCs w:val="22"/>
          </w:rPr>
          <w:t xml:space="preserve"> </w:t>
        </w:r>
        <w:r w:rsidR="001518FA">
          <w:rPr>
            <w:rFonts w:hint="eastAsia"/>
            <w:szCs w:val="22"/>
          </w:rPr>
          <w:t>점</w:t>
        </w:r>
        <w:r w:rsidR="001518FA">
          <w:rPr>
            <w:rFonts w:hint="eastAsia"/>
            <w:szCs w:val="22"/>
          </w:rPr>
          <w:t xml:space="preserve"> </w:t>
        </w:r>
        <w:r w:rsidR="001518FA">
          <w:rPr>
            <w:rFonts w:hint="eastAsia"/>
            <w:szCs w:val="22"/>
          </w:rPr>
          <w:t>및</w:t>
        </w:r>
        <w:r w:rsidR="001518FA">
          <w:rPr>
            <w:rFonts w:hint="eastAsia"/>
            <w:szCs w:val="22"/>
          </w:rPr>
          <w:t xml:space="preserve"> </w:t>
        </w:r>
      </w:ins>
      <w:del w:id="616" w:author="heesung.ahn" w:date="2021-08-31T01:12:00Z">
        <w:r w:rsidRPr="00CB2B3F" w:rsidDel="001518FA">
          <w:rPr>
            <w:szCs w:val="22"/>
          </w:rPr>
          <w:delText>이</w:delText>
        </w:r>
        <w:r w:rsidRPr="00CB2B3F" w:rsidDel="001518FA">
          <w:rPr>
            <w:szCs w:val="22"/>
          </w:rPr>
          <w:delText xml:space="preserve"> </w:delText>
        </w:r>
        <w:r w:rsidRPr="00CB2B3F" w:rsidDel="001518FA">
          <w:rPr>
            <w:szCs w:val="22"/>
          </w:rPr>
          <w:delText>압수</w:delText>
        </w:r>
        <w:r w:rsidRPr="00CB2B3F" w:rsidDel="001518FA">
          <w:rPr>
            <w:rFonts w:eastAsia="맑은 고딕"/>
            <w:szCs w:val="22"/>
          </w:rPr>
          <w:delText>·</w:delText>
        </w:r>
        <w:r w:rsidRPr="00CB2B3F" w:rsidDel="001518FA">
          <w:rPr>
            <w:szCs w:val="22"/>
          </w:rPr>
          <w:delText>수색</w:delText>
        </w:r>
        <w:r w:rsidRPr="00CB2B3F" w:rsidDel="001518FA">
          <w:rPr>
            <w:szCs w:val="22"/>
          </w:rPr>
          <w:delText xml:space="preserve"> </w:delText>
        </w:r>
        <w:r w:rsidRPr="00CB2B3F" w:rsidDel="001518FA">
          <w:rPr>
            <w:szCs w:val="22"/>
          </w:rPr>
          <w:delText>영장의</w:delText>
        </w:r>
        <w:r w:rsidRPr="00CB2B3F" w:rsidDel="001518FA">
          <w:rPr>
            <w:szCs w:val="22"/>
          </w:rPr>
          <w:delText xml:space="preserve"> </w:delText>
        </w:r>
        <w:r w:rsidRPr="00CB2B3F" w:rsidDel="001518FA">
          <w:rPr>
            <w:szCs w:val="22"/>
          </w:rPr>
          <w:delText>범죄혐의로</w:delText>
        </w:r>
        <w:r w:rsidRPr="00CB2B3F" w:rsidDel="001518FA">
          <w:rPr>
            <w:szCs w:val="22"/>
          </w:rPr>
          <w:delText xml:space="preserve"> </w:delText>
        </w:r>
        <w:r w:rsidRPr="00CB2B3F" w:rsidDel="001518FA">
          <w:rPr>
            <w:szCs w:val="22"/>
          </w:rPr>
          <w:delText>기재되었으며</w:delText>
        </w:r>
        <w:r w:rsidRPr="00CB2B3F" w:rsidDel="001518FA">
          <w:rPr>
            <w:szCs w:val="22"/>
          </w:rPr>
          <w:delText xml:space="preserve">, </w:delText>
        </w:r>
      </w:del>
      <w:r w:rsidRPr="00CB2B3F">
        <w:rPr>
          <w:szCs w:val="22"/>
        </w:rPr>
        <w:t xml:space="preserve">(2) </w:t>
      </w:r>
      <w:r>
        <w:rPr>
          <w:szCs w:val="22"/>
        </w:rPr>
        <w:t>2018 ~ 2019</w:t>
      </w:r>
      <w:r>
        <w:rPr>
          <w:rFonts w:hint="eastAsia"/>
          <w:szCs w:val="22"/>
        </w:rPr>
        <w:t>년</w:t>
      </w:r>
      <w:r>
        <w:rPr>
          <w:rFonts w:hint="eastAsia"/>
          <w:szCs w:val="22"/>
        </w:rPr>
        <w:t xml:space="preserve"> </w:t>
      </w:r>
      <w:r w:rsidRPr="00CB2B3F">
        <w:rPr>
          <w:szCs w:val="22"/>
        </w:rPr>
        <w:t>언론인</w:t>
      </w:r>
      <w:r w:rsidRPr="00CB2B3F">
        <w:rPr>
          <w:szCs w:val="22"/>
        </w:rPr>
        <w:t xml:space="preserve"> </w:t>
      </w:r>
      <w:r w:rsidRPr="00CB2B3F">
        <w:rPr>
          <w:szCs w:val="22"/>
        </w:rPr>
        <w:t>및</w:t>
      </w:r>
      <w:r w:rsidRPr="00CB2B3F">
        <w:rPr>
          <w:szCs w:val="22"/>
        </w:rPr>
        <w:t xml:space="preserve"> </w:t>
      </w:r>
      <w:r w:rsidRPr="00CB2B3F">
        <w:rPr>
          <w:szCs w:val="22"/>
        </w:rPr>
        <w:t>공직자를</w:t>
      </w:r>
      <w:r w:rsidRPr="00CB2B3F">
        <w:rPr>
          <w:szCs w:val="22"/>
        </w:rPr>
        <w:t xml:space="preserve"> </w:t>
      </w:r>
      <w:r w:rsidRPr="00CB2B3F">
        <w:rPr>
          <w:szCs w:val="22"/>
        </w:rPr>
        <w:t>상대로</w:t>
      </w:r>
      <w:r w:rsidRPr="00CB2B3F">
        <w:rPr>
          <w:szCs w:val="22"/>
        </w:rPr>
        <w:t xml:space="preserve"> </w:t>
      </w:r>
      <w:r w:rsidRPr="00CB2B3F">
        <w:rPr>
          <w:szCs w:val="22"/>
        </w:rPr>
        <w:t>할인혜택을</w:t>
      </w:r>
      <w:r w:rsidRPr="00CB2B3F">
        <w:rPr>
          <w:szCs w:val="22"/>
        </w:rPr>
        <w:t xml:space="preserve"> </w:t>
      </w:r>
      <w:r w:rsidRPr="00CB2B3F">
        <w:rPr>
          <w:szCs w:val="22"/>
        </w:rPr>
        <w:t>제공한</w:t>
      </w:r>
      <w:r w:rsidRPr="00CB2B3F">
        <w:rPr>
          <w:szCs w:val="22"/>
        </w:rPr>
        <w:t xml:space="preserve"> </w:t>
      </w:r>
      <w:r w:rsidRPr="00CB2B3F">
        <w:rPr>
          <w:szCs w:val="22"/>
        </w:rPr>
        <w:t>것과</w:t>
      </w:r>
      <w:r w:rsidRPr="00CB2B3F">
        <w:rPr>
          <w:szCs w:val="22"/>
        </w:rPr>
        <w:t xml:space="preserve"> </w:t>
      </w:r>
      <w:r w:rsidRPr="00CB2B3F">
        <w:rPr>
          <w:szCs w:val="22"/>
        </w:rPr>
        <w:t>관련</w:t>
      </w:r>
      <w:del w:id="617" w:author="heesung.ahn" w:date="2021-08-31T01:12:00Z">
        <w:r w:rsidRPr="00CB2B3F" w:rsidDel="001518FA">
          <w:rPr>
            <w:szCs w:val="22"/>
          </w:rPr>
          <w:delText>하여</w:delText>
        </w:r>
      </w:del>
      <w:ins w:id="618" w:author="heesung.ahn" w:date="2021-08-31T01:12:00Z">
        <w:r w:rsidR="001518FA">
          <w:rPr>
            <w:rFonts w:hint="eastAsia"/>
            <w:szCs w:val="22"/>
          </w:rPr>
          <w:t>한</w:t>
        </w:r>
      </w:ins>
      <w:r w:rsidRPr="00CB2B3F">
        <w:rPr>
          <w:szCs w:val="22"/>
        </w:rPr>
        <w:t xml:space="preserve"> </w:t>
      </w:r>
      <w:r w:rsidRPr="00CB2B3F">
        <w:rPr>
          <w:szCs w:val="22"/>
        </w:rPr>
        <w:t>청탁금지법</w:t>
      </w:r>
      <w:r w:rsidRPr="00CB2B3F">
        <w:rPr>
          <w:szCs w:val="22"/>
        </w:rPr>
        <w:t xml:space="preserve"> </w:t>
      </w:r>
      <w:r w:rsidRPr="00CB2B3F">
        <w:rPr>
          <w:szCs w:val="22"/>
        </w:rPr>
        <w:t>위반</w:t>
      </w:r>
      <w:ins w:id="619" w:author="heesung.ahn" w:date="2021-08-31T01:12:00Z">
        <w:r w:rsidR="001518FA">
          <w:rPr>
            <w:rFonts w:hint="eastAsia"/>
            <w:szCs w:val="22"/>
          </w:rPr>
          <w:t>에</w:t>
        </w:r>
        <w:r w:rsidR="001518FA">
          <w:rPr>
            <w:rFonts w:hint="eastAsia"/>
            <w:szCs w:val="22"/>
          </w:rPr>
          <w:t xml:space="preserve"> </w:t>
        </w:r>
        <w:r w:rsidR="001518FA">
          <w:rPr>
            <w:rFonts w:hint="eastAsia"/>
            <w:szCs w:val="22"/>
          </w:rPr>
          <w:t>해당한다는</w:t>
        </w:r>
        <w:r w:rsidR="001518FA">
          <w:rPr>
            <w:rFonts w:hint="eastAsia"/>
            <w:szCs w:val="22"/>
          </w:rPr>
          <w:t xml:space="preserve"> </w:t>
        </w:r>
        <w:r w:rsidR="001518FA">
          <w:rPr>
            <w:rFonts w:hint="eastAsia"/>
            <w:szCs w:val="22"/>
          </w:rPr>
          <w:t>점임</w:t>
        </w:r>
      </w:ins>
      <w:del w:id="620" w:author="heesung.ahn" w:date="2021-08-31T01:12:00Z">
        <w:r w:rsidRPr="00CB2B3F" w:rsidDel="001518FA">
          <w:rPr>
            <w:szCs w:val="22"/>
          </w:rPr>
          <w:delText xml:space="preserve"> </w:delText>
        </w:r>
        <w:r w:rsidRPr="00CB2B3F" w:rsidDel="001518FA">
          <w:rPr>
            <w:szCs w:val="22"/>
          </w:rPr>
          <w:delText>또한</w:delText>
        </w:r>
        <w:r w:rsidRPr="00CB2B3F" w:rsidDel="001518FA">
          <w:rPr>
            <w:szCs w:val="22"/>
          </w:rPr>
          <w:delText xml:space="preserve"> </w:delText>
        </w:r>
        <w:r w:rsidRPr="00CB2B3F" w:rsidDel="001518FA">
          <w:rPr>
            <w:szCs w:val="22"/>
          </w:rPr>
          <w:delText>범죄혐의로</w:delText>
        </w:r>
        <w:r w:rsidRPr="00CB2B3F" w:rsidDel="001518FA">
          <w:rPr>
            <w:szCs w:val="22"/>
          </w:rPr>
          <w:delText xml:space="preserve"> </w:delText>
        </w:r>
        <w:r w:rsidRPr="00CB2B3F" w:rsidDel="001518FA">
          <w:rPr>
            <w:szCs w:val="22"/>
          </w:rPr>
          <w:delText>기재됨</w:delText>
        </w:r>
      </w:del>
      <w:r w:rsidRPr="00CB2B3F">
        <w:rPr>
          <w:szCs w:val="22"/>
        </w:rPr>
        <w:t>.</w:t>
      </w:r>
    </w:p>
    <w:p w14:paraId="4F2B9B4D" w14:textId="77777777" w:rsidR="00026A7E" w:rsidRPr="00EA3871" w:rsidRDefault="00026A7E" w:rsidP="00026A7E">
      <w:pPr>
        <w:pStyle w:val="a5"/>
        <w:spacing w:after="240"/>
        <w:ind w:leftChars="0" w:left="907"/>
        <w:rPr>
          <w:szCs w:val="22"/>
          <w:u w:val="single"/>
        </w:rPr>
      </w:pPr>
      <w:r w:rsidRPr="00EA3871">
        <w:rPr>
          <w:rFonts w:hint="eastAsia"/>
          <w:szCs w:val="22"/>
          <w:u w:val="single"/>
        </w:rPr>
        <w:t>대상회사의</w:t>
      </w:r>
      <w:r w:rsidRPr="00EA3871">
        <w:rPr>
          <w:rFonts w:hint="eastAsia"/>
          <w:szCs w:val="22"/>
          <w:u w:val="single"/>
        </w:rPr>
        <w:t xml:space="preserve"> </w:t>
      </w:r>
      <w:r w:rsidRPr="00EA3871">
        <w:rPr>
          <w:rFonts w:hint="eastAsia"/>
          <w:szCs w:val="22"/>
          <w:u w:val="single"/>
        </w:rPr>
        <w:t>입장</w:t>
      </w:r>
    </w:p>
    <w:p w14:paraId="56F1B343" w14:textId="77777777" w:rsidR="00026A7E" w:rsidRDefault="00026A7E" w:rsidP="00026A7E">
      <w:pPr>
        <w:pStyle w:val="a5"/>
        <w:spacing w:after="240"/>
        <w:ind w:leftChars="0" w:left="907"/>
        <w:rPr>
          <w:szCs w:val="22"/>
        </w:rPr>
      </w:pPr>
      <w:r w:rsidRPr="007C6F78">
        <w:rPr>
          <w:rFonts w:hint="eastAsia"/>
          <w:szCs w:val="22"/>
        </w:rPr>
        <w:t>제공된</w:t>
      </w:r>
      <w:r w:rsidRPr="007C6F78">
        <w:rPr>
          <w:rFonts w:hint="eastAsia"/>
          <w:szCs w:val="22"/>
        </w:rPr>
        <w:t xml:space="preserve"> </w:t>
      </w:r>
      <w:r w:rsidRPr="007C6F78">
        <w:rPr>
          <w:rFonts w:hint="eastAsia"/>
          <w:szCs w:val="22"/>
        </w:rPr>
        <w:t>자료에</w:t>
      </w:r>
      <w:r w:rsidRPr="007C6F78">
        <w:rPr>
          <w:rFonts w:hint="eastAsia"/>
          <w:szCs w:val="22"/>
        </w:rPr>
        <w:t xml:space="preserve"> </w:t>
      </w:r>
      <w:r w:rsidRPr="007C6F78">
        <w:rPr>
          <w:rFonts w:hint="eastAsia"/>
          <w:szCs w:val="22"/>
        </w:rPr>
        <w:t>따르면</w:t>
      </w:r>
      <w:r w:rsidRPr="007C6F78">
        <w:rPr>
          <w:rFonts w:hint="eastAsia"/>
          <w:szCs w:val="22"/>
        </w:rPr>
        <w:t>,</w:t>
      </w:r>
      <w:r w:rsidRPr="007C6F78">
        <w:rPr>
          <w:szCs w:val="22"/>
        </w:rPr>
        <w:t xml:space="preserve"> </w:t>
      </w:r>
      <w:r w:rsidRPr="007C6F78">
        <w:rPr>
          <w:rFonts w:hint="eastAsia"/>
          <w:szCs w:val="22"/>
        </w:rPr>
        <w:t>대상회사의</w:t>
      </w:r>
      <w:r w:rsidRPr="007C6F78">
        <w:rPr>
          <w:rFonts w:hint="eastAsia"/>
          <w:szCs w:val="22"/>
        </w:rPr>
        <w:t xml:space="preserve"> </w:t>
      </w:r>
      <w:r w:rsidRPr="007C6F78">
        <w:rPr>
          <w:rFonts w:hint="eastAsia"/>
          <w:szCs w:val="22"/>
        </w:rPr>
        <w:t>입장은</w:t>
      </w:r>
      <w:r w:rsidRPr="007C6F78">
        <w:rPr>
          <w:rFonts w:hint="eastAsia"/>
          <w:szCs w:val="22"/>
        </w:rPr>
        <w:t xml:space="preserve"> </w:t>
      </w:r>
      <w:r w:rsidRPr="007C6F78">
        <w:rPr>
          <w:rFonts w:hint="eastAsia"/>
          <w:szCs w:val="22"/>
        </w:rPr>
        <w:t>대상회사는</w:t>
      </w:r>
      <w:r w:rsidRPr="007C6F78">
        <w:rPr>
          <w:rFonts w:hint="eastAsia"/>
          <w:szCs w:val="22"/>
        </w:rPr>
        <w:t xml:space="preserve"> </w:t>
      </w:r>
      <w:r w:rsidRPr="007C6F78">
        <w:rPr>
          <w:rFonts w:hint="eastAsia"/>
          <w:szCs w:val="22"/>
        </w:rPr>
        <w:t>광고대행사들과</w:t>
      </w:r>
      <w:r w:rsidRPr="007C6F78">
        <w:rPr>
          <w:rFonts w:hint="eastAsia"/>
          <w:szCs w:val="22"/>
        </w:rPr>
        <w:t xml:space="preserve"> </w:t>
      </w:r>
      <w:r w:rsidRPr="007C6F78">
        <w:rPr>
          <w:rFonts w:hint="eastAsia"/>
          <w:szCs w:val="22"/>
        </w:rPr>
        <w:t>계약을</w:t>
      </w:r>
      <w:r w:rsidRPr="007C6F78">
        <w:rPr>
          <w:rFonts w:hint="eastAsia"/>
          <w:szCs w:val="22"/>
        </w:rPr>
        <w:t xml:space="preserve"> </w:t>
      </w:r>
      <w:r w:rsidRPr="007C6F78">
        <w:rPr>
          <w:rFonts w:hint="eastAsia"/>
          <w:szCs w:val="22"/>
        </w:rPr>
        <w:t>체결하고</w:t>
      </w:r>
      <w:r w:rsidRPr="007C6F78">
        <w:rPr>
          <w:rFonts w:hint="eastAsia"/>
          <w:szCs w:val="22"/>
        </w:rPr>
        <w:t xml:space="preserve"> </w:t>
      </w:r>
      <w:r w:rsidRPr="007C6F78">
        <w:rPr>
          <w:rFonts w:hint="eastAsia"/>
          <w:szCs w:val="22"/>
        </w:rPr>
        <w:t>광고비</w:t>
      </w:r>
      <w:r w:rsidRPr="007C6F78">
        <w:rPr>
          <w:rFonts w:hint="eastAsia"/>
          <w:szCs w:val="22"/>
        </w:rPr>
        <w:t>,</w:t>
      </w:r>
      <w:r w:rsidRPr="007C6F78">
        <w:rPr>
          <w:szCs w:val="22"/>
        </w:rPr>
        <w:t xml:space="preserve"> </w:t>
      </w:r>
      <w:proofErr w:type="spellStart"/>
      <w:r w:rsidRPr="007C6F78">
        <w:rPr>
          <w:rFonts w:hint="eastAsia"/>
          <w:szCs w:val="22"/>
        </w:rPr>
        <w:t>협찬금</w:t>
      </w:r>
      <w:proofErr w:type="spellEnd"/>
      <w:r w:rsidRPr="007C6F78">
        <w:rPr>
          <w:rFonts w:hint="eastAsia"/>
          <w:szCs w:val="22"/>
        </w:rPr>
        <w:t xml:space="preserve"> </w:t>
      </w:r>
      <w:r w:rsidRPr="007C6F78">
        <w:rPr>
          <w:rFonts w:hint="eastAsia"/>
          <w:szCs w:val="22"/>
        </w:rPr>
        <w:t>등을</w:t>
      </w:r>
      <w:r w:rsidRPr="007C6F78">
        <w:rPr>
          <w:rFonts w:hint="eastAsia"/>
          <w:szCs w:val="22"/>
        </w:rPr>
        <w:t xml:space="preserve"> </w:t>
      </w:r>
      <w:r w:rsidRPr="007C6F78">
        <w:rPr>
          <w:rFonts w:hint="eastAsia"/>
          <w:szCs w:val="22"/>
        </w:rPr>
        <w:t>실제로</w:t>
      </w:r>
      <w:r w:rsidRPr="007C6F78">
        <w:rPr>
          <w:rFonts w:hint="eastAsia"/>
          <w:szCs w:val="22"/>
        </w:rPr>
        <w:t xml:space="preserve"> </w:t>
      </w:r>
      <w:r w:rsidRPr="007C6F78">
        <w:rPr>
          <w:rFonts w:hint="eastAsia"/>
          <w:szCs w:val="22"/>
        </w:rPr>
        <w:t>지급하였으며</w:t>
      </w:r>
      <w:r w:rsidRPr="007C6F78">
        <w:rPr>
          <w:rFonts w:hint="eastAsia"/>
          <w:szCs w:val="22"/>
        </w:rPr>
        <w:t>,</w:t>
      </w:r>
      <w:r w:rsidRPr="007C6F78">
        <w:rPr>
          <w:szCs w:val="22"/>
        </w:rPr>
        <w:t xml:space="preserve"> </w:t>
      </w:r>
      <w:r w:rsidRPr="007C6F78">
        <w:rPr>
          <w:rFonts w:hint="eastAsia"/>
          <w:szCs w:val="22"/>
        </w:rPr>
        <w:t>그에</w:t>
      </w:r>
      <w:r w:rsidRPr="007C6F78">
        <w:rPr>
          <w:rFonts w:hint="eastAsia"/>
          <w:szCs w:val="22"/>
        </w:rPr>
        <w:t xml:space="preserve"> </w:t>
      </w:r>
      <w:r w:rsidRPr="007C6F78">
        <w:rPr>
          <w:rFonts w:hint="eastAsia"/>
          <w:szCs w:val="22"/>
        </w:rPr>
        <w:t>따라</w:t>
      </w:r>
      <w:r w:rsidRPr="007C6F78">
        <w:rPr>
          <w:rFonts w:hint="eastAsia"/>
          <w:szCs w:val="22"/>
        </w:rPr>
        <w:t xml:space="preserve"> </w:t>
      </w:r>
      <w:r w:rsidRPr="007C6F78">
        <w:rPr>
          <w:rFonts w:hint="eastAsia"/>
          <w:szCs w:val="22"/>
        </w:rPr>
        <w:t>위</w:t>
      </w:r>
      <w:r w:rsidRPr="007C6F78">
        <w:rPr>
          <w:rFonts w:hint="eastAsia"/>
          <w:szCs w:val="22"/>
        </w:rPr>
        <w:t xml:space="preserve"> </w:t>
      </w:r>
      <w:r w:rsidRPr="007C6F78">
        <w:rPr>
          <w:rFonts w:hint="eastAsia"/>
          <w:szCs w:val="22"/>
        </w:rPr>
        <w:t>광고대행사들이</w:t>
      </w:r>
      <w:r w:rsidRPr="007C6F78">
        <w:rPr>
          <w:rFonts w:hint="eastAsia"/>
          <w:szCs w:val="22"/>
        </w:rPr>
        <w:t xml:space="preserve"> </w:t>
      </w:r>
      <w:r w:rsidRPr="007C6F78">
        <w:rPr>
          <w:rFonts w:hint="eastAsia"/>
          <w:szCs w:val="22"/>
        </w:rPr>
        <w:t>방송사를</w:t>
      </w:r>
      <w:r w:rsidRPr="007C6F78">
        <w:rPr>
          <w:rFonts w:hint="eastAsia"/>
          <w:szCs w:val="22"/>
        </w:rPr>
        <w:t xml:space="preserve"> </w:t>
      </w:r>
      <w:r w:rsidRPr="007C6F78">
        <w:rPr>
          <w:rFonts w:hint="eastAsia"/>
          <w:szCs w:val="22"/>
        </w:rPr>
        <w:lastRenderedPageBreak/>
        <w:t>상대로</w:t>
      </w:r>
      <w:r w:rsidRPr="007C6F78">
        <w:rPr>
          <w:rFonts w:hint="eastAsia"/>
          <w:szCs w:val="22"/>
        </w:rPr>
        <w:t xml:space="preserve"> </w:t>
      </w:r>
      <w:r w:rsidRPr="007C6F78">
        <w:rPr>
          <w:rFonts w:hint="eastAsia"/>
          <w:szCs w:val="22"/>
        </w:rPr>
        <w:t>이러한</w:t>
      </w:r>
      <w:r w:rsidRPr="007C6F78">
        <w:rPr>
          <w:rFonts w:hint="eastAsia"/>
          <w:szCs w:val="22"/>
        </w:rPr>
        <w:t xml:space="preserve"> </w:t>
      </w:r>
      <w:r w:rsidRPr="007C6F78">
        <w:rPr>
          <w:rFonts w:hint="eastAsia"/>
          <w:szCs w:val="22"/>
        </w:rPr>
        <w:t>제작비</w:t>
      </w:r>
      <w:r w:rsidRPr="007C6F78">
        <w:rPr>
          <w:rFonts w:hint="eastAsia"/>
          <w:szCs w:val="22"/>
        </w:rPr>
        <w:t>,</w:t>
      </w:r>
      <w:r w:rsidRPr="007C6F78">
        <w:rPr>
          <w:szCs w:val="22"/>
        </w:rPr>
        <w:t xml:space="preserve"> </w:t>
      </w:r>
      <w:proofErr w:type="spellStart"/>
      <w:r w:rsidRPr="007C6F78">
        <w:rPr>
          <w:rFonts w:hint="eastAsia"/>
          <w:szCs w:val="22"/>
        </w:rPr>
        <w:t>송출비</w:t>
      </w:r>
      <w:proofErr w:type="spellEnd"/>
      <w:r w:rsidRPr="007C6F78">
        <w:rPr>
          <w:rFonts w:hint="eastAsia"/>
          <w:szCs w:val="22"/>
        </w:rPr>
        <w:t xml:space="preserve"> </w:t>
      </w:r>
      <w:r w:rsidRPr="007C6F78">
        <w:rPr>
          <w:rFonts w:hint="eastAsia"/>
          <w:szCs w:val="22"/>
        </w:rPr>
        <w:t>등을</w:t>
      </w:r>
      <w:r w:rsidRPr="007C6F78">
        <w:rPr>
          <w:rFonts w:hint="eastAsia"/>
          <w:szCs w:val="22"/>
        </w:rPr>
        <w:t xml:space="preserve"> </w:t>
      </w:r>
      <w:r w:rsidRPr="007C6F78">
        <w:rPr>
          <w:rFonts w:hint="eastAsia"/>
          <w:szCs w:val="22"/>
        </w:rPr>
        <w:t>집행해</w:t>
      </w:r>
      <w:r w:rsidRPr="007C6F78">
        <w:rPr>
          <w:rFonts w:hint="eastAsia"/>
          <w:szCs w:val="22"/>
        </w:rPr>
        <w:t xml:space="preserve"> </w:t>
      </w:r>
      <w:r w:rsidRPr="007C6F78">
        <w:rPr>
          <w:rFonts w:hint="eastAsia"/>
          <w:szCs w:val="22"/>
        </w:rPr>
        <w:t>정상적으로</w:t>
      </w:r>
      <w:r w:rsidRPr="007C6F78">
        <w:rPr>
          <w:rFonts w:hint="eastAsia"/>
          <w:szCs w:val="22"/>
        </w:rPr>
        <w:t xml:space="preserve"> </w:t>
      </w:r>
      <w:r w:rsidRPr="007C6F78">
        <w:rPr>
          <w:rFonts w:hint="eastAsia"/>
          <w:szCs w:val="22"/>
        </w:rPr>
        <w:t>프로그램</w:t>
      </w:r>
      <w:r w:rsidRPr="007C6F78">
        <w:rPr>
          <w:rFonts w:hint="eastAsia"/>
          <w:szCs w:val="22"/>
        </w:rPr>
        <w:t xml:space="preserve"> </w:t>
      </w:r>
      <w:r w:rsidRPr="007C6F78">
        <w:rPr>
          <w:rFonts w:hint="eastAsia"/>
          <w:szCs w:val="22"/>
        </w:rPr>
        <w:t>제작과</w:t>
      </w:r>
      <w:r w:rsidRPr="007C6F78">
        <w:rPr>
          <w:rFonts w:hint="eastAsia"/>
          <w:szCs w:val="22"/>
        </w:rPr>
        <w:t xml:space="preserve"> </w:t>
      </w:r>
      <w:r w:rsidRPr="007C6F78">
        <w:rPr>
          <w:rFonts w:hint="eastAsia"/>
          <w:szCs w:val="22"/>
        </w:rPr>
        <w:t>송출이</w:t>
      </w:r>
      <w:r w:rsidRPr="007C6F78">
        <w:rPr>
          <w:rFonts w:hint="eastAsia"/>
          <w:szCs w:val="22"/>
        </w:rPr>
        <w:t xml:space="preserve"> </w:t>
      </w:r>
      <w:r w:rsidRPr="007C6F78">
        <w:rPr>
          <w:rFonts w:hint="eastAsia"/>
          <w:szCs w:val="22"/>
        </w:rPr>
        <w:t>이뤄진</w:t>
      </w:r>
      <w:r w:rsidRPr="007C6F78">
        <w:rPr>
          <w:rFonts w:hint="eastAsia"/>
          <w:szCs w:val="22"/>
        </w:rPr>
        <w:t xml:space="preserve"> </w:t>
      </w:r>
      <w:r w:rsidRPr="007C6F78">
        <w:rPr>
          <w:rFonts w:hint="eastAsia"/>
          <w:szCs w:val="22"/>
        </w:rPr>
        <w:t>것으로</w:t>
      </w:r>
      <w:r w:rsidRPr="007C6F78">
        <w:rPr>
          <w:rFonts w:hint="eastAsia"/>
          <w:szCs w:val="22"/>
        </w:rPr>
        <w:t xml:space="preserve"> </w:t>
      </w:r>
      <w:r w:rsidRPr="007C6F78">
        <w:rPr>
          <w:rFonts w:hint="eastAsia"/>
          <w:szCs w:val="22"/>
        </w:rPr>
        <w:t>알고</w:t>
      </w:r>
      <w:r w:rsidRPr="007C6F78">
        <w:rPr>
          <w:rFonts w:hint="eastAsia"/>
          <w:szCs w:val="22"/>
        </w:rPr>
        <w:t xml:space="preserve"> </w:t>
      </w:r>
      <w:r w:rsidRPr="007C6F78">
        <w:rPr>
          <w:rFonts w:hint="eastAsia"/>
          <w:szCs w:val="22"/>
        </w:rPr>
        <w:t>있으며</w:t>
      </w:r>
      <w:r w:rsidRPr="007C6F78">
        <w:rPr>
          <w:rFonts w:hint="eastAsia"/>
          <w:szCs w:val="22"/>
        </w:rPr>
        <w:t>,</w:t>
      </w:r>
      <w:r w:rsidRPr="007C6F78">
        <w:rPr>
          <w:szCs w:val="22"/>
        </w:rPr>
        <w:t xml:space="preserve"> </w:t>
      </w:r>
      <w:r w:rsidRPr="007C6F78">
        <w:rPr>
          <w:rFonts w:hint="eastAsia"/>
          <w:szCs w:val="22"/>
        </w:rPr>
        <w:t>기</w:t>
      </w:r>
      <w:r w:rsidRPr="007C6F78">
        <w:rPr>
          <w:rFonts w:hint="eastAsia"/>
          <w:szCs w:val="22"/>
        </w:rPr>
        <w:t xml:space="preserve"> </w:t>
      </w:r>
      <w:r w:rsidRPr="007C6F78">
        <w:rPr>
          <w:rFonts w:hint="eastAsia"/>
          <w:szCs w:val="22"/>
        </w:rPr>
        <w:t>지급한</w:t>
      </w:r>
      <w:r w:rsidRPr="007C6F78">
        <w:rPr>
          <w:rFonts w:hint="eastAsia"/>
          <w:szCs w:val="22"/>
        </w:rPr>
        <w:t xml:space="preserve"> </w:t>
      </w:r>
      <w:proofErr w:type="spellStart"/>
      <w:r w:rsidRPr="007C6F78">
        <w:rPr>
          <w:rFonts w:hint="eastAsia"/>
          <w:szCs w:val="22"/>
        </w:rPr>
        <w:t>금원을</w:t>
      </w:r>
      <w:proofErr w:type="spellEnd"/>
      <w:r w:rsidRPr="007C6F78">
        <w:rPr>
          <w:rFonts w:hint="eastAsia"/>
          <w:szCs w:val="22"/>
        </w:rPr>
        <w:t xml:space="preserve"> </w:t>
      </w:r>
      <w:r w:rsidRPr="007C6F78">
        <w:rPr>
          <w:rFonts w:hint="eastAsia"/>
          <w:szCs w:val="22"/>
        </w:rPr>
        <w:t>돌려받은</w:t>
      </w:r>
      <w:r w:rsidRPr="007C6F78">
        <w:rPr>
          <w:rFonts w:hint="eastAsia"/>
          <w:szCs w:val="22"/>
        </w:rPr>
        <w:t xml:space="preserve"> </w:t>
      </w:r>
      <w:r w:rsidRPr="007C6F78">
        <w:rPr>
          <w:rFonts w:hint="eastAsia"/>
          <w:szCs w:val="22"/>
        </w:rPr>
        <w:t>적은</w:t>
      </w:r>
      <w:r w:rsidRPr="007C6F78">
        <w:rPr>
          <w:rFonts w:hint="eastAsia"/>
          <w:szCs w:val="22"/>
        </w:rPr>
        <w:t xml:space="preserve"> </w:t>
      </w:r>
      <w:r w:rsidRPr="007C6F78">
        <w:rPr>
          <w:rFonts w:hint="eastAsia"/>
          <w:szCs w:val="22"/>
        </w:rPr>
        <w:t>없다는</w:t>
      </w:r>
      <w:r w:rsidRPr="007C6F78">
        <w:rPr>
          <w:rFonts w:hint="eastAsia"/>
          <w:szCs w:val="22"/>
        </w:rPr>
        <w:t xml:space="preserve"> </w:t>
      </w:r>
      <w:r w:rsidRPr="007C6F78">
        <w:rPr>
          <w:rFonts w:hint="eastAsia"/>
          <w:szCs w:val="22"/>
        </w:rPr>
        <w:t>것임</w:t>
      </w:r>
      <w:r w:rsidRPr="007C6F78">
        <w:rPr>
          <w:rFonts w:hint="eastAsia"/>
          <w:szCs w:val="22"/>
        </w:rPr>
        <w:t>.</w:t>
      </w:r>
      <w:r w:rsidRPr="007C6F78">
        <w:rPr>
          <w:szCs w:val="22"/>
        </w:rPr>
        <w:t xml:space="preserve"> </w:t>
      </w:r>
      <w:r>
        <w:rPr>
          <w:rFonts w:hint="eastAsia"/>
          <w:szCs w:val="22"/>
        </w:rPr>
        <w:t>제공된</w:t>
      </w:r>
      <w:ins w:id="621" w:author="heesung.ahn" w:date="2021-08-31T01:13:00Z">
        <w:r w:rsidR="009C7ADE">
          <w:rPr>
            <w:rFonts w:hint="eastAsia"/>
            <w:szCs w:val="22"/>
          </w:rPr>
          <w:t xml:space="preserve"> </w:t>
        </w:r>
      </w:ins>
      <w:r>
        <w:rPr>
          <w:rFonts w:hint="eastAsia"/>
          <w:szCs w:val="22"/>
        </w:rPr>
        <w:t>자료상</w:t>
      </w:r>
      <w:r>
        <w:rPr>
          <w:rFonts w:hint="eastAsia"/>
          <w:szCs w:val="22"/>
        </w:rPr>
        <w:t xml:space="preserve"> </w:t>
      </w:r>
      <w:r w:rsidRPr="007C6F78">
        <w:rPr>
          <w:rFonts w:hint="eastAsia"/>
          <w:szCs w:val="22"/>
        </w:rPr>
        <w:t>대상회사가</w:t>
      </w:r>
      <w:r w:rsidRPr="007C6F78">
        <w:rPr>
          <w:rFonts w:hint="eastAsia"/>
          <w:szCs w:val="22"/>
        </w:rPr>
        <w:t xml:space="preserve"> </w:t>
      </w:r>
      <w:r w:rsidRPr="007C6F78">
        <w:rPr>
          <w:rFonts w:hint="eastAsia"/>
          <w:szCs w:val="22"/>
        </w:rPr>
        <w:t>광고대행사들에게</w:t>
      </w:r>
      <w:r w:rsidRPr="007C6F78">
        <w:rPr>
          <w:rFonts w:hint="eastAsia"/>
          <w:szCs w:val="22"/>
        </w:rPr>
        <w:t xml:space="preserve"> </w:t>
      </w:r>
      <w:r w:rsidRPr="007C6F78">
        <w:rPr>
          <w:rFonts w:hint="eastAsia"/>
          <w:szCs w:val="22"/>
        </w:rPr>
        <w:t>지급한</w:t>
      </w:r>
      <w:r w:rsidRPr="007C6F78">
        <w:rPr>
          <w:rFonts w:hint="eastAsia"/>
          <w:szCs w:val="22"/>
        </w:rPr>
        <w:t xml:space="preserve"> </w:t>
      </w:r>
      <w:proofErr w:type="spellStart"/>
      <w:r w:rsidRPr="007C6F78">
        <w:rPr>
          <w:rFonts w:hint="eastAsia"/>
          <w:szCs w:val="22"/>
        </w:rPr>
        <w:t>금원을</w:t>
      </w:r>
      <w:proofErr w:type="spellEnd"/>
      <w:r w:rsidRPr="007C6F78">
        <w:rPr>
          <w:rFonts w:hint="eastAsia"/>
          <w:szCs w:val="22"/>
        </w:rPr>
        <w:t xml:space="preserve"> </w:t>
      </w:r>
      <w:r w:rsidRPr="007C6F78">
        <w:rPr>
          <w:rFonts w:hint="eastAsia"/>
          <w:szCs w:val="22"/>
        </w:rPr>
        <w:t>돌려받았음을</w:t>
      </w:r>
      <w:r w:rsidRPr="007C6F78">
        <w:rPr>
          <w:rFonts w:hint="eastAsia"/>
          <w:szCs w:val="22"/>
        </w:rPr>
        <w:t xml:space="preserve"> </w:t>
      </w:r>
      <w:r w:rsidRPr="007C6F78">
        <w:rPr>
          <w:rFonts w:hint="eastAsia"/>
          <w:szCs w:val="22"/>
        </w:rPr>
        <w:t>뒷받침할</w:t>
      </w:r>
      <w:r w:rsidRPr="007C6F78">
        <w:rPr>
          <w:rFonts w:hint="eastAsia"/>
          <w:szCs w:val="22"/>
        </w:rPr>
        <w:t xml:space="preserve"> </w:t>
      </w:r>
      <w:r w:rsidRPr="007C6F78">
        <w:rPr>
          <w:rFonts w:hint="eastAsia"/>
          <w:szCs w:val="22"/>
        </w:rPr>
        <w:t>증거는</w:t>
      </w:r>
      <w:r>
        <w:rPr>
          <w:rFonts w:hint="eastAsia"/>
          <w:szCs w:val="22"/>
        </w:rPr>
        <w:t xml:space="preserve"> </w:t>
      </w:r>
      <w:proofErr w:type="spellStart"/>
      <w:r>
        <w:rPr>
          <w:rFonts w:hint="eastAsia"/>
          <w:szCs w:val="22"/>
        </w:rPr>
        <w:t>확인되지지</w:t>
      </w:r>
      <w:proofErr w:type="spellEnd"/>
      <w:r>
        <w:rPr>
          <w:rFonts w:hint="eastAsia"/>
          <w:szCs w:val="22"/>
        </w:rPr>
        <w:t xml:space="preserve"> </w:t>
      </w:r>
      <w:r>
        <w:rPr>
          <w:rFonts w:hint="eastAsia"/>
          <w:szCs w:val="22"/>
        </w:rPr>
        <w:t>아니함</w:t>
      </w:r>
      <w:r>
        <w:rPr>
          <w:rFonts w:hint="eastAsia"/>
          <w:szCs w:val="22"/>
        </w:rPr>
        <w:t>.</w:t>
      </w:r>
    </w:p>
    <w:p w14:paraId="1176E676" w14:textId="77777777" w:rsidR="00026A7E" w:rsidRPr="00D0610C" w:rsidRDefault="00026A7E" w:rsidP="00026A7E">
      <w:pPr>
        <w:pStyle w:val="a5"/>
        <w:spacing w:after="240"/>
        <w:ind w:leftChars="0" w:left="907"/>
        <w:rPr>
          <w:szCs w:val="22"/>
          <w:u w:val="single"/>
        </w:rPr>
      </w:pPr>
      <w:r>
        <w:rPr>
          <w:rFonts w:hint="eastAsia"/>
          <w:szCs w:val="22"/>
        </w:rPr>
        <w:t>답변에</w:t>
      </w:r>
      <w:r>
        <w:rPr>
          <w:rFonts w:hint="eastAsia"/>
          <w:szCs w:val="22"/>
        </w:rPr>
        <w:t xml:space="preserve"> </w:t>
      </w:r>
      <w:r>
        <w:rPr>
          <w:rFonts w:hint="eastAsia"/>
          <w:szCs w:val="22"/>
        </w:rPr>
        <w:t>의하면</w:t>
      </w:r>
      <w:r w:rsidRPr="00CB2B3F">
        <w:rPr>
          <w:szCs w:val="22"/>
        </w:rPr>
        <w:t xml:space="preserve">, </w:t>
      </w:r>
      <w:r w:rsidRPr="009C7ADE">
        <w:rPr>
          <w:szCs w:val="22"/>
          <w:highlight w:val="green"/>
        </w:rPr>
        <w:t>특가법</w:t>
      </w:r>
      <w:r w:rsidRPr="00CB2B3F">
        <w:rPr>
          <w:szCs w:val="22"/>
        </w:rPr>
        <w:t>상</w:t>
      </w:r>
      <w:r w:rsidRPr="00CB2B3F">
        <w:rPr>
          <w:szCs w:val="22"/>
        </w:rPr>
        <w:t xml:space="preserve"> </w:t>
      </w:r>
      <w:r w:rsidRPr="00CB2B3F">
        <w:rPr>
          <w:szCs w:val="22"/>
        </w:rPr>
        <w:t>횡령과</w:t>
      </w:r>
      <w:r w:rsidRPr="00CB2B3F">
        <w:rPr>
          <w:szCs w:val="22"/>
        </w:rPr>
        <w:t xml:space="preserve"> </w:t>
      </w:r>
      <w:r w:rsidRPr="00CB2B3F">
        <w:rPr>
          <w:szCs w:val="22"/>
        </w:rPr>
        <w:t>관련하여</w:t>
      </w:r>
      <w:r w:rsidRPr="00CB2B3F">
        <w:rPr>
          <w:szCs w:val="22"/>
        </w:rPr>
        <w:t xml:space="preserve">, </w:t>
      </w:r>
      <w:r w:rsidRPr="00CB2B3F">
        <w:rPr>
          <w:szCs w:val="22"/>
        </w:rPr>
        <w:t>비자금</w:t>
      </w:r>
      <w:r w:rsidRPr="00CB2B3F">
        <w:rPr>
          <w:szCs w:val="22"/>
        </w:rPr>
        <w:t xml:space="preserve"> </w:t>
      </w:r>
      <w:r w:rsidRPr="00CB2B3F">
        <w:rPr>
          <w:szCs w:val="22"/>
        </w:rPr>
        <w:t>조성</w:t>
      </w:r>
      <w:r w:rsidRPr="00CB2B3F">
        <w:rPr>
          <w:szCs w:val="22"/>
        </w:rPr>
        <w:t xml:space="preserve"> </w:t>
      </w:r>
      <w:r w:rsidRPr="00CB2B3F">
        <w:rPr>
          <w:szCs w:val="22"/>
        </w:rPr>
        <w:t>의혹은</w:t>
      </w:r>
      <w:r w:rsidRPr="00CB2B3F">
        <w:rPr>
          <w:szCs w:val="22"/>
        </w:rPr>
        <w:t xml:space="preserve"> </w:t>
      </w:r>
      <w:r w:rsidRPr="00CB2B3F">
        <w:rPr>
          <w:szCs w:val="22"/>
        </w:rPr>
        <w:t>사실</w:t>
      </w:r>
      <w:r w:rsidRPr="00CB2B3F">
        <w:rPr>
          <w:szCs w:val="22"/>
        </w:rPr>
        <w:t xml:space="preserve"> </w:t>
      </w:r>
      <w:r w:rsidRPr="00CB2B3F">
        <w:rPr>
          <w:szCs w:val="22"/>
        </w:rPr>
        <w:t>무근이라고</w:t>
      </w:r>
      <w:r w:rsidRPr="00CB2B3F">
        <w:rPr>
          <w:szCs w:val="22"/>
        </w:rPr>
        <w:t xml:space="preserve"> </w:t>
      </w:r>
      <w:r w:rsidRPr="00CB2B3F">
        <w:rPr>
          <w:szCs w:val="22"/>
        </w:rPr>
        <w:t>함</w:t>
      </w:r>
      <w:r w:rsidRPr="00CB2B3F">
        <w:rPr>
          <w:szCs w:val="22"/>
        </w:rPr>
        <w:t xml:space="preserve">. </w:t>
      </w:r>
      <w:r w:rsidRPr="00CB2B3F">
        <w:rPr>
          <w:szCs w:val="22"/>
        </w:rPr>
        <w:t>대상회사가</w:t>
      </w:r>
      <w:r w:rsidRPr="00CB2B3F">
        <w:rPr>
          <w:szCs w:val="22"/>
        </w:rPr>
        <w:t xml:space="preserve"> </w:t>
      </w:r>
      <w:r w:rsidRPr="00CB2B3F">
        <w:rPr>
          <w:szCs w:val="22"/>
        </w:rPr>
        <w:t>판단하기에</w:t>
      </w:r>
      <w:r w:rsidRPr="00CB2B3F">
        <w:rPr>
          <w:szCs w:val="22"/>
        </w:rPr>
        <w:t xml:space="preserve"> </w:t>
      </w:r>
      <w:r w:rsidRPr="00CB2B3F">
        <w:rPr>
          <w:szCs w:val="22"/>
        </w:rPr>
        <w:t>전</w:t>
      </w:r>
      <w:r w:rsidRPr="00CB2B3F">
        <w:rPr>
          <w:rFonts w:eastAsia="맑은 고딕"/>
          <w:szCs w:val="22"/>
        </w:rPr>
        <w:t>·</w:t>
      </w:r>
      <w:r w:rsidRPr="00CB2B3F">
        <w:rPr>
          <w:szCs w:val="22"/>
        </w:rPr>
        <w:t>현직</w:t>
      </w:r>
      <w:r w:rsidRPr="00CB2B3F">
        <w:rPr>
          <w:szCs w:val="22"/>
        </w:rPr>
        <w:t xml:space="preserve"> CEO</w:t>
      </w:r>
      <w:r w:rsidRPr="00CB2B3F">
        <w:rPr>
          <w:szCs w:val="22"/>
        </w:rPr>
        <w:t>도</w:t>
      </w:r>
      <w:r w:rsidRPr="00CB2B3F">
        <w:rPr>
          <w:szCs w:val="22"/>
        </w:rPr>
        <w:t xml:space="preserve"> </w:t>
      </w:r>
      <w:r>
        <w:rPr>
          <w:rFonts w:hint="eastAsia"/>
          <w:szCs w:val="22"/>
        </w:rPr>
        <w:t>피의자로</w:t>
      </w:r>
      <w:r>
        <w:rPr>
          <w:rFonts w:hint="eastAsia"/>
          <w:szCs w:val="22"/>
        </w:rPr>
        <w:t xml:space="preserve"> </w:t>
      </w:r>
      <w:r>
        <w:rPr>
          <w:rFonts w:hint="eastAsia"/>
          <w:szCs w:val="22"/>
        </w:rPr>
        <w:t>조사를</w:t>
      </w:r>
      <w:r>
        <w:rPr>
          <w:rFonts w:hint="eastAsia"/>
          <w:szCs w:val="22"/>
        </w:rPr>
        <w:t xml:space="preserve"> </w:t>
      </w:r>
      <w:r>
        <w:rPr>
          <w:rFonts w:hint="eastAsia"/>
          <w:szCs w:val="22"/>
        </w:rPr>
        <w:t>받았으나</w:t>
      </w:r>
      <w:r w:rsidRPr="00CB2B3F">
        <w:rPr>
          <w:szCs w:val="22"/>
        </w:rPr>
        <w:t xml:space="preserve">, </w:t>
      </w:r>
      <w:r w:rsidRPr="00CB2B3F">
        <w:rPr>
          <w:szCs w:val="22"/>
        </w:rPr>
        <w:t>수사가</w:t>
      </w:r>
      <w:r w:rsidRPr="00CB2B3F">
        <w:rPr>
          <w:szCs w:val="22"/>
        </w:rPr>
        <w:t xml:space="preserve"> </w:t>
      </w:r>
      <w:r w:rsidRPr="00CB2B3F">
        <w:rPr>
          <w:szCs w:val="22"/>
        </w:rPr>
        <w:t>진행되며</w:t>
      </w:r>
      <w:r w:rsidRPr="00CB2B3F">
        <w:rPr>
          <w:szCs w:val="22"/>
        </w:rPr>
        <w:t xml:space="preserve"> </w:t>
      </w:r>
      <w:r w:rsidRPr="00CB2B3F">
        <w:rPr>
          <w:szCs w:val="22"/>
        </w:rPr>
        <w:t>점차</w:t>
      </w:r>
      <w:r w:rsidRPr="00CB2B3F">
        <w:rPr>
          <w:szCs w:val="22"/>
        </w:rPr>
        <w:t xml:space="preserve"> </w:t>
      </w:r>
      <w:r w:rsidRPr="00CB2B3F">
        <w:rPr>
          <w:szCs w:val="22"/>
        </w:rPr>
        <w:t>대외협력실</w:t>
      </w:r>
      <w:r w:rsidRPr="00CB2B3F">
        <w:rPr>
          <w:szCs w:val="22"/>
        </w:rPr>
        <w:t xml:space="preserve"> </w:t>
      </w:r>
      <w:r>
        <w:rPr>
          <w:rFonts w:hint="eastAsia"/>
          <w:szCs w:val="22"/>
        </w:rPr>
        <w:t>임</w:t>
      </w:r>
      <w:r w:rsidRPr="00CB2B3F">
        <w:rPr>
          <w:szCs w:val="22"/>
        </w:rPr>
        <w:t>직원인</w:t>
      </w:r>
      <w:r w:rsidRPr="00CB2B3F">
        <w:rPr>
          <w:szCs w:val="22"/>
        </w:rPr>
        <w:t xml:space="preserve"> </w:t>
      </w:r>
      <w:r w:rsidRPr="00CB2B3F">
        <w:rPr>
          <w:szCs w:val="22"/>
        </w:rPr>
        <w:t>다른</w:t>
      </w:r>
      <w:r w:rsidRPr="00CB2B3F">
        <w:rPr>
          <w:szCs w:val="22"/>
        </w:rPr>
        <w:t xml:space="preserve"> </w:t>
      </w:r>
      <w:r w:rsidRPr="00CB2B3F">
        <w:rPr>
          <w:szCs w:val="22"/>
        </w:rPr>
        <w:t>피의자</w:t>
      </w:r>
      <w:r w:rsidRPr="00CB2B3F">
        <w:rPr>
          <w:szCs w:val="22"/>
        </w:rPr>
        <w:t xml:space="preserve"> 2</w:t>
      </w:r>
      <w:r w:rsidRPr="00CB2B3F">
        <w:rPr>
          <w:szCs w:val="22"/>
        </w:rPr>
        <w:t>인의</w:t>
      </w:r>
      <w:r w:rsidRPr="00CB2B3F">
        <w:rPr>
          <w:szCs w:val="22"/>
        </w:rPr>
        <w:t xml:space="preserve"> </w:t>
      </w:r>
      <w:r w:rsidRPr="00CB2B3F">
        <w:rPr>
          <w:szCs w:val="22"/>
        </w:rPr>
        <w:t>개인적인</w:t>
      </w:r>
      <w:r w:rsidRPr="00CB2B3F">
        <w:rPr>
          <w:szCs w:val="22"/>
        </w:rPr>
        <w:t xml:space="preserve"> </w:t>
      </w:r>
      <w:del w:id="622" w:author="heesung.ahn" w:date="2021-08-31T01:13:00Z">
        <w:r w:rsidRPr="00CB2B3F" w:rsidDel="00A36550">
          <w:rPr>
            <w:szCs w:val="22"/>
          </w:rPr>
          <w:delText>횡령</w:delText>
        </w:r>
      </w:del>
      <w:r w:rsidRPr="00CB2B3F">
        <w:rPr>
          <w:szCs w:val="22"/>
        </w:rPr>
        <w:t>범죄로</w:t>
      </w:r>
      <w:r w:rsidRPr="00CB2B3F">
        <w:rPr>
          <w:szCs w:val="22"/>
        </w:rPr>
        <w:t xml:space="preserve"> </w:t>
      </w:r>
      <w:r w:rsidRPr="00CB2B3F">
        <w:rPr>
          <w:szCs w:val="22"/>
        </w:rPr>
        <w:t>파악되는</w:t>
      </w:r>
      <w:r w:rsidRPr="00CB2B3F">
        <w:rPr>
          <w:szCs w:val="22"/>
        </w:rPr>
        <w:t xml:space="preserve"> </w:t>
      </w:r>
      <w:r w:rsidRPr="00CB2B3F">
        <w:rPr>
          <w:szCs w:val="22"/>
        </w:rPr>
        <w:t>것으로</w:t>
      </w:r>
      <w:r w:rsidRPr="00CB2B3F">
        <w:rPr>
          <w:szCs w:val="22"/>
        </w:rPr>
        <w:t xml:space="preserve"> </w:t>
      </w:r>
      <w:r w:rsidRPr="00CB2B3F">
        <w:rPr>
          <w:szCs w:val="22"/>
        </w:rPr>
        <w:t>보이며</w:t>
      </w:r>
      <w:r w:rsidRPr="00CB2B3F">
        <w:rPr>
          <w:szCs w:val="22"/>
        </w:rPr>
        <w:t xml:space="preserve">, </w:t>
      </w:r>
      <w:r w:rsidRPr="00CB2B3F">
        <w:rPr>
          <w:szCs w:val="22"/>
        </w:rPr>
        <w:t>이에</w:t>
      </w:r>
      <w:r w:rsidRPr="00CB2B3F">
        <w:rPr>
          <w:szCs w:val="22"/>
        </w:rPr>
        <w:t xml:space="preserve"> </w:t>
      </w:r>
      <w:r w:rsidRPr="00CB2B3F">
        <w:rPr>
          <w:szCs w:val="22"/>
        </w:rPr>
        <w:t>따라</w:t>
      </w:r>
      <w:r w:rsidRPr="00CB2B3F">
        <w:rPr>
          <w:szCs w:val="22"/>
        </w:rPr>
        <w:t xml:space="preserve"> </w:t>
      </w:r>
      <w:r w:rsidRPr="00CB2B3F">
        <w:rPr>
          <w:szCs w:val="22"/>
        </w:rPr>
        <w:t>대상회사는</w:t>
      </w:r>
      <w:r w:rsidRPr="00CB2B3F">
        <w:rPr>
          <w:szCs w:val="22"/>
        </w:rPr>
        <w:t xml:space="preserve"> </w:t>
      </w:r>
      <w:r w:rsidRPr="00CB2B3F">
        <w:rPr>
          <w:szCs w:val="22"/>
        </w:rPr>
        <w:t>횡령</w:t>
      </w:r>
      <w:ins w:id="623" w:author="heesung.ahn" w:date="2021-08-31T01:13:00Z">
        <w:r w:rsidR="00B27E87">
          <w:rPr>
            <w:rFonts w:hint="eastAsia"/>
            <w:szCs w:val="22"/>
          </w:rPr>
          <w:t xml:space="preserve"> </w:t>
        </w:r>
      </w:ins>
      <w:r w:rsidRPr="00CB2B3F">
        <w:rPr>
          <w:szCs w:val="22"/>
        </w:rPr>
        <w:t>범죄의</w:t>
      </w:r>
      <w:r w:rsidRPr="00CB2B3F">
        <w:rPr>
          <w:szCs w:val="22"/>
        </w:rPr>
        <w:t xml:space="preserve"> </w:t>
      </w:r>
      <w:r w:rsidRPr="00CB2B3F">
        <w:rPr>
          <w:szCs w:val="22"/>
        </w:rPr>
        <w:t>피해자가</w:t>
      </w:r>
      <w:r w:rsidRPr="00CB2B3F">
        <w:rPr>
          <w:szCs w:val="22"/>
        </w:rPr>
        <w:t xml:space="preserve"> </w:t>
      </w:r>
      <w:r w:rsidRPr="00CB2B3F">
        <w:rPr>
          <w:szCs w:val="22"/>
        </w:rPr>
        <w:t>될</w:t>
      </w:r>
      <w:r w:rsidRPr="00CB2B3F">
        <w:rPr>
          <w:szCs w:val="22"/>
        </w:rPr>
        <w:t xml:space="preserve"> </w:t>
      </w:r>
      <w:r w:rsidRPr="00CB2B3F">
        <w:rPr>
          <w:szCs w:val="22"/>
        </w:rPr>
        <w:t>것으로</w:t>
      </w:r>
      <w:r w:rsidRPr="00CB2B3F">
        <w:rPr>
          <w:szCs w:val="22"/>
        </w:rPr>
        <w:t xml:space="preserve"> </w:t>
      </w:r>
      <w:r w:rsidRPr="00CB2B3F">
        <w:rPr>
          <w:szCs w:val="22"/>
        </w:rPr>
        <w:t>보인다고</w:t>
      </w:r>
      <w:r w:rsidRPr="00CB2B3F">
        <w:rPr>
          <w:szCs w:val="22"/>
        </w:rPr>
        <w:t xml:space="preserve"> </w:t>
      </w:r>
      <w:r w:rsidRPr="00CB2B3F">
        <w:rPr>
          <w:szCs w:val="22"/>
        </w:rPr>
        <w:t>함</w:t>
      </w:r>
      <w:r w:rsidRPr="00CB2B3F">
        <w:rPr>
          <w:szCs w:val="22"/>
        </w:rPr>
        <w:t>.</w:t>
      </w:r>
    </w:p>
    <w:p w14:paraId="1973FD88" w14:textId="77777777" w:rsidR="00026A7E" w:rsidRPr="00CB2B3F" w:rsidRDefault="00026A7E" w:rsidP="00026A7E">
      <w:pPr>
        <w:pStyle w:val="a5"/>
        <w:ind w:leftChars="0" w:left="454"/>
        <w:rPr>
          <w:szCs w:val="22"/>
        </w:rPr>
      </w:pPr>
    </w:p>
    <w:p w14:paraId="11D21AE2" w14:textId="77777777" w:rsidR="00026A7E" w:rsidRPr="00CB2B3F" w:rsidRDefault="00026A7E" w:rsidP="00026A7E">
      <w:pPr>
        <w:pStyle w:val="a5"/>
        <w:numPr>
          <w:ilvl w:val="0"/>
          <w:numId w:val="44"/>
        </w:numPr>
        <w:spacing w:after="240"/>
        <w:ind w:leftChars="0"/>
        <w:rPr>
          <w:b/>
          <w:szCs w:val="22"/>
        </w:rPr>
      </w:pPr>
      <w:r w:rsidRPr="00CB2B3F">
        <w:rPr>
          <w:b/>
          <w:szCs w:val="22"/>
        </w:rPr>
        <w:t>회사의</w:t>
      </w:r>
      <w:r w:rsidRPr="00CB2B3F">
        <w:rPr>
          <w:b/>
          <w:szCs w:val="22"/>
        </w:rPr>
        <w:t xml:space="preserve"> </w:t>
      </w:r>
      <w:r w:rsidRPr="00CB2B3F">
        <w:rPr>
          <w:b/>
          <w:szCs w:val="22"/>
        </w:rPr>
        <w:t>청탁금지법</w:t>
      </w:r>
      <w:r w:rsidRPr="00CB2B3F">
        <w:rPr>
          <w:b/>
          <w:szCs w:val="22"/>
        </w:rPr>
        <w:t xml:space="preserve"> </w:t>
      </w:r>
      <w:r w:rsidRPr="00CB2B3F">
        <w:rPr>
          <w:b/>
          <w:szCs w:val="22"/>
        </w:rPr>
        <w:t>관련</w:t>
      </w:r>
      <w:r w:rsidRPr="00CB2B3F">
        <w:rPr>
          <w:b/>
          <w:szCs w:val="22"/>
        </w:rPr>
        <w:t xml:space="preserve"> </w:t>
      </w:r>
      <w:r w:rsidRPr="00CB2B3F">
        <w:rPr>
          <w:b/>
          <w:szCs w:val="22"/>
        </w:rPr>
        <w:t>시스템</w:t>
      </w:r>
    </w:p>
    <w:p w14:paraId="445E06B9" w14:textId="77777777" w:rsidR="00026A7E" w:rsidRPr="00CB2B3F" w:rsidRDefault="00026A7E" w:rsidP="00026A7E">
      <w:pPr>
        <w:pStyle w:val="a5"/>
        <w:spacing w:after="240"/>
        <w:ind w:leftChars="0"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청탁금지법</w:t>
      </w:r>
      <w:r w:rsidRPr="00CB2B3F">
        <w:rPr>
          <w:szCs w:val="22"/>
        </w:rPr>
        <w:t xml:space="preserve"> </w:t>
      </w:r>
      <w:r w:rsidRPr="00CB2B3F">
        <w:rPr>
          <w:szCs w:val="22"/>
        </w:rPr>
        <w:t>관련해서는</w:t>
      </w:r>
      <w:r w:rsidRPr="00CB2B3F">
        <w:rPr>
          <w:szCs w:val="22"/>
        </w:rPr>
        <w:t xml:space="preserve">, </w:t>
      </w:r>
      <w:r w:rsidRPr="00CB2B3F">
        <w:rPr>
          <w:szCs w:val="22"/>
        </w:rPr>
        <w:t>기본적으로</w:t>
      </w:r>
      <w:r w:rsidRPr="00CB2B3F">
        <w:rPr>
          <w:szCs w:val="22"/>
        </w:rPr>
        <w:t xml:space="preserve"> </w:t>
      </w:r>
      <w:r w:rsidRPr="00CB2B3F">
        <w:rPr>
          <w:szCs w:val="22"/>
        </w:rPr>
        <w:t>회사의</w:t>
      </w:r>
      <w:r w:rsidRPr="00CB2B3F">
        <w:rPr>
          <w:szCs w:val="22"/>
        </w:rPr>
        <w:t xml:space="preserve"> </w:t>
      </w:r>
      <w:r w:rsidRPr="00CB2B3F">
        <w:rPr>
          <w:szCs w:val="22"/>
        </w:rPr>
        <w:t>할인은</w:t>
      </w:r>
      <w:r w:rsidRPr="00CB2B3F">
        <w:rPr>
          <w:szCs w:val="22"/>
        </w:rPr>
        <w:t xml:space="preserve"> </w:t>
      </w:r>
      <w:r w:rsidRPr="00CB2B3F">
        <w:rPr>
          <w:szCs w:val="22"/>
        </w:rPr>
        <w:t>임원</w:t>
      </w:r>
      <w:r w:rsidRPr="00CB2B3F">
        <w:rPr>
          <w:szCs w:val="22"/>
        </w:rPr>
        <w:t xml:space="preserve"> </w:t>
      </w:r>
      <w:r w:rsidRPr="00CB2B3F">
        <w:rPr>
          <w:szCs w:val="22"/>
        </w:rPr>
        <w:t>할인</w:t>
      </w:r>
      <w:r w:rsidRPr="00CB2B3F">
        <w:rPr>
          <w:szCs w:val="22"/>
        </w:rPr>
        <w:t xml:space="preserve"> </w:t>
      </w:r>
      <w:r w:rsidRPr="00CB2B3F">
        <w:rPr>
          <w:szCs w:val="22"/>
        </w:rPr>
        <w:t>제도를</w:t>
      </w:r>
      <w:r w:rsidRPr="00CB2B3F">
        <w:rPr>
          <w:szCs w:val="22"/>
        </w:rPr>
        <w:t xml:space="preserve"> </w:t>
      </w:r>
      <w:r w:rsidRPr="00CB2B3F">
        <w:rPr>
          <w:szCs w:val="22"/>
        </w:rPr>
        <w:t>통해서</w:t>
      </w:r>
      <w:r w:rsidRPr="00CB2B3F">
        <w:rPr>
          <w:szCs w:val="22"/>
        </w:rPr>
        <w:t xml:space="preserve"> </w:t>
      </w:r>
      <w:r w:rsidRPr="00CB2B3F">
        <w:rPr>
          <w:szCs w:val="22"/>
        </w:rPr>
        <w:t>제공되는데</w:t>
      </w:r>
      <w:r w:rsidRPr="00CB2B3F">
        <w:rPr>
          <w:szCs w:val="22"/>
        </w:rPr>
        <w:t xml:space="preserve">, </w:t>
      </w:r>
      <w:r w:rsidRPr="00CB2B3F">
        <w:rPr>
          <w:szCs w:val="22"/>
        </w:rPr>
        <w:t>문제된</w:t>
      </w:r>
      <w:r w:rsidRPr="00CB2B3F">
        <w:rPr>
          <w:szCs w:val="22"/>
        </w:rPr>
        <w:t xml:space="preserve"> </w:t>
      </w:r>
      <w:r w:rsidRPr="00CB2B3F">
        <w:rPr>
          <w:szCs w:val="22"/>
        </w:rPr>
        <w:t>임원이</w:t>
      </w:r>
      <w:r w:rsidRPr="00CB2B3F">
        <w:rPr>
          <w:szCs w:val="22"/>
        </w:rPr>
        <w:t xml:space="preserve"> </w:t>
      </w:r>
      <w:r w:rsidRPr="00CB2B3F">
        <w:rPr>
          <w:szCs w:val="22"/>
        </w:rPr>
        <w:t>지인인</w:t>
      </w:r>
      <w:r w:rsidRPr="00CB2B3F">
        <w:rPr>
          <w:szCs w:val="22"/>
        </w:rPr>
        <w:t xml:space="preserve"> </w:t>
      </w:r>
      <w:r w:rsidRPr="00CB2B3F">
        <w:rPr>
          <w:szCs w:val="22"/>
        </w:rPr>
        <w:t>언론인</w:t>
      </w:r>
      <w:r w:rsidRPr="00CB2B3F">
        <w:rPr>
          <w:szCs w:val="22"/>
        </w:rPr>
        <w:t xml:space="preserve">, </w:t>
      </w:r>
      <w:r w:rsidRPr="00CB2B3F">
        <w:rPr>
          <w:szCs w:val="22"/>
        </w:rPr>
        <w:t>공직자</w:t>
      </w:r>
      <w:r w:rsidRPr="00CB2B3F">
        <w:rPr>
          <w:szCs w:val="22"/>
        </w:rPr>
        <w:t xml:space="preserve"> </w:t>
      </w:r>
      <w:r w:rsidRPr="00CB2B3F">
        <w:rPr>
          <w:szCs w:val="22"/>
        </w:rPr>
        <w:t>등을</w:t>
      </w:r>
      <w:r w:rsidRPr="00CB2B3F">
        <w:rPr>
          <w:szCs w:val="22"/>
        </w:rPr>
        <w:t xml:space="preserve"> </w:t>
      </w:r>
      <w:r w:rsidRPr="00CB2B3F">
        <w:rPr>
          <w:szCs w:val="22"/>
        </w:rPr>
        <w:t>상대로</w:t>
      </w:r>
      <w:r w:rsidRPr="00CB2B3F">
        <w:rPr>
          <w:szCs w:val="22"/>
        </w:rPr>
        <w:t xml:space="preserve"> </w:t>
      </w:r>
      <w:r w:rsidRPr="00CB2B3F">
        <w:rPr>
          <w:szCs w:val="22"/>
        </w:rPr>
        <w:t>할인</w:t>
      </w:r>
      <w:r w:rsidRPr="00CB2B3F">
        <w:rPr>
          <w:szCs w:val="22"/>
        </w:rPr>
        <w:t xml:space="preserve"> </w:t>
      </w:r>
      <w:r w:rsidRPr="00CB2B3F">
        <w:rPr>
          <w:szCs w:val="22"/>
        </w:rPr>
        <w:t>혜택을</w:t>
      </w:r>
      <w:r w:rsidRPr="00CB2B3F">
        <w:rPr>
          <w:szCs w:val="22"/>
        </w:rPr>
        <w:t xml:space="preserve"> </w:t>
      </w:r>
      <w:r w:rsidRPr="00CB2B3F">
        <w:rPr>
          <w:szCs w:val="22"/>
        </w:rPr>
        <w:t>제공하여</w:t>
      </w:r>
      <w:r w:rsidRPr="00CB2B3F">
        <w:rPr>
          <w:szCs w:val="22"/>
        </w:rPr>
        <w:t xml:space="preserve"> </w:t>
      </w:r>
      <w:r w:rsidRPr="00CB2B3F">
        <w:rPr>
          <w:szCs w:val="22"/>
        </w:rPr>
        <w:t>문제가</w:t>
      </w:r>
      <w:r w:rsidRPr="00CB2B3F">
        <w:rPr>
          <w:szCs w:val="22"/>
        </w:rPr>
        <w:t xml:space="preserve"> </w:t>
      </w:r>
      <w:r w:rsidRPr="00CB2B3F">
        <w:rPr>
          <w:szCs w:val="22"/>
        </w:rPr>
        <w:t>된</w:t>
      </w:r>
      <w:r w:rsidRPr="00CB2B3F">
        <w:rPr>
          <w:szCs w:val="22"/>
        </w:rPr>
        <w:t xml:space="preserve"> </w:t>
      </w:r>
      <w:r w:rsidRPr="00CB2B3F">
        <w:rPr>
          <w:szCs w:val="22"/>
        </w:rPr>
        <w:t>것이라고</w:t>
      </w:r>
      <w:r w:rsidRPr="00CB2B3F">
        <w:rPr>
          <w:szCs w:val="22"/>
        </w:rPr>
        <w:t xml:space="preserve"> </w:t>
      </w:r>
      <w:r w:rsidRPr="00CB2B3F">
        <w:rPr>
          <w:szCs w:val="22"/>
        </w:rPr>
        <w:t>함</w:t>
      </w:r>
      <w:r w:rsidRPr="00CB2B3F">
        <w:rPr>
          <w:szCs w:val="22"/>
        </w:rPr>
        <w:t xml:space="preserve">. </w:t>
      </w:r>
      <w:r w:rsidRPr="00CB2B3F">
        <w:rPr>
          <w:szCs w:val="22"/>
        </w:rPr>
        <w:t>임원</w:t>
      </w:r>
      <w:r w:rsidRPr="00CB2B3F">
        <w:rPr>
          <w:szCs w:val="22"/>
        </w:rPr>
        <w:t xml:space="preserve"> </w:t>
      </w:r>
      <w:r w:rsidRPr="00CB2B3F">
        <w:rPr>
          <w:szCs w:val="22"/>
        </w:rPr>
        <w:t>할인</w:t>
      </w:r>
      <w:r w:rsidRPr="00CB2B3F">
        <w:rPr>
          <w:szCs w:val="22"/>
        </w:rPr>
        <w:t xml:space="preserve"> </w:t>
      </w:r>
      <w:r w:rsidRPr="00CB2B3F">
        <w:rPr>
          <w:szCs w:val="22"/>
        </w:rPr>
        <w:t>제도를</w:t>
      </w:r>
      <w:r w:rsidRPr="00CB2B3F">
        <w:rPr>
          <w:szCs w:val="22"/>
        </w:rPr>
        <w:t xml:space="preserve"> </w:t>
      </w:r>
      <w:r w:rsidRPr="00CB2B3F">
        <w:rPr>
          <w:szCs w:val="22"/>
        </w:rPr>
        <w:t>통해</w:t>
      </w:r>
      <w:r w:rsidRPr="00CB2B3F">
        <w:rPr>
          <w:szCs w:val="22"/>
        </w:rPr>
        <w:t xml:space="preserve"> </w:t>
      </w:r>
      <w:r w:rsidRPr="00CB2B3F">
        <w:rPr>
          <w:szCs w:val="22"/>
        </w:rPr>
        <w:t>할인혜택을</w:t>
      </w:r>
      <w:r w:rsidRPr="00CB2B3F">
        <w:rPr>
          <w:szCs w:val="22"/>
        </w:rPr>
        <w:t xml:space="preserve"> </w:t>
      </w:r>
      <w:r w:rsidRPr="00CB2B3F">
        <w:rPr>
          <w:szCs w:val="22"/>
        </w:rPr>
        <w:t>제공할</w:t>
      </w:r>
      <w:r w:rsidRPr="00CB2B3F">
        <w:rPr>
          <w:szCs w:val="22"/>
        </w:rPr>
        <w:t xml:space="preserve"> </w:t>
      </w:r>
      <w:r w:rsidRPr="00CB2B3F">
        <w:rPr>
          <w:szCs w:val="22"/>
        </w:rPr>
        <w:t>때에는</w:t>
      </w:r>
      <w:r w:rsidRPr="00CB2B3F">
        <w:rPr>
          <w:szCs w:val="22"/>
        </w:rPr>
        <w:t xml:space="preserve"> </w:t>
      </w:r>
      <w:r w:rsidRPr="00CB2B3F">
        <w:rPr>
          <w:szCs w:val="22"/>
        </w:rPr>
        <w:t>개별</w:t>
      </w:r>
      <w:r w:rsidRPr="00CB2B3F">
        <w:rPr>
          <w:szCs w:val="22"/>
        </w:rPr>
        <w:t xml:space="preserve"> </w:t>
      </w:r>
      <w:r w:rsidRPr="00CB2B3F">
        <w:rPr>
          <w:szCs w:val="22"/>
        </w:rPr>
        <w:t>품의를</w:t>
      </w:r>
      <w:r w:rsidRPr="00CB2B3F">
        <w:rPr>
          <w:szCs w:val="22"/>
        </w:rPr>
        <w:t xml:space="preserve"> </w:t>
      </w:r>
      <w:r w:rsidRPr="00CB2B3F">
        <w:rPr>
          <w:szCs w:val="22"/>
        </w:rPr>
        <w:t>통해서</w:t>
      </w:r>
      <w:r w:rsidRPr="00CB2B3F">
        <w:rPr>
          <w:szCs w:val="22"/>
        </w:rPr>
        <w:t xml:space="preserve"> </w:t>
      </w:r>
      <w:r w:rsidRPr="00CB2B3F">
        <w:rPr>
          <w:szCs w:val="22"/>
        </w:rPr>
        <w:t>승인을</w:t>
      </w:r>
      <w:r w:rsidRPr="00CB2B3F">
        <w:rPr>
          <w:szCs w:val="22"/>
        </w:rPr>
        <w:t xml:space="preserve"> </w:t>
      </w:r>
      <w:r w:rsidRPr="00CB2B3F">
        <w:rPr>
          <w:szCs w:val="22"/>
        </w:rPr>
        <w:t>받고</w:t>
      </w:r>
      <w:r w:rsidRPr="00CB2B3F">
        <w:rPr>
          <w:szCs w:val="22"/>
        </w:rPr>
        <w:t xml:space="preserve"> </w:t>
      </w:r>
      <w:r w:rsidRPr="00CB2B3F">
        <w:rPr>
          <w:szCs w:val="22"/>
        </w:rPr>
        <w:t>진행을</w:t>
      </w:r>
      <w:r w:rsidRPr="00CB2B3F">
        <w:rPr>
          <w:szCs w:val="22"/>
        </w:rPr>
        <w:t xml:space="preserve"> </w:t>
      </w:r>
      <w:r w:rsidRPr="00CB2B3F">
        <w:rPr>
          <w:szCs w:val="22"/>
        </w:rPr>
        <w:t>하</w:t>
      </w:r>
      <w:r>
        <w:rPr>
          <w:rFonts w:hint="eastAsia"/>
          <w:szCs w:val="22"/>
        </w:rPr>
        <w:t>며</w:t>
      </w:r>
      <w:r>
        <w:rPr>
          <w:rFonts w:hint="eastAsia"/>
          <w:szCs w:val="22"/>
        </w:rPr>
        <w:t>,</w:t>
      </w:r>
      <w:r>
        <w:rPr>
          <w:szCs w:val="22"/>
        </w:rPr>
        <w:t xml:space="preserve"> </w:t>
      </w:r>
      <w:r>
        <w:rPr>
          <w:rFonts w:hint="eastAsia"/>
          <w:szCs w:val="22"/>
        </w:rPr>
        <w:t>할인</w:t>
      </w:r>
      <w:r>
        <w:rPr>
          <w:rFonts w:hint="eastAsia"/>
          <w:szCs w:val="22"/>
        </w:rPr>
        <w:t xml:space="preserve"> </w:t>
      </w:r>
      <w:r>
        <w:rPr>
          <w:rFonts w:hint="eastAsia"/>
          <w:szCs w:val="22"/>
        </w:rPr>
        <w:t>대상자가</w:t>
      </w:r>
      <w:r>
        <w:rPr>
          <w:rFonts w:hint="eastAsia"/>
          <w:szCs w:val="22"/>
        </w:rPr>
        <w:t xml:space="preserve"> </w:t>
      </w:r>
      <w:proofErr w:type="spellStart"/>
      <w:r w:rsidRPr="00B27E87">
        <w:rPr>
          <w:rFonts w:hint="eastAsia"/>
          <w:szCs w:val="22"/>
          <w:highlight w:val="green"/>
        </w:rPr>
        <w:t>김영란법</w:t>
      </w:r>
      <w:proofErr w:type="spellEnd"/>
      <w:ins w:id="624" w:author="heesung.ahn" w:date="2021-08-31T01:13:00Z">
        <w:r w:rsidR="00B27E87" w:rsidRPr="001518FA">
          <w:rPr>
            <w:rFonts w:hint="eastAsia"/>
            <w:szCs w:val="22"/>
            <w:highlight w:val="green"/>
          </w:rPr>
          <w:t>[</w:t>
        </w:r>
        <w:r w:rsidR="00B27E87" w:rsidRPr="001518FA">
          <w:rPr>
            <w:rFonts w:hint="eastAsia"/>
            <w:szCs w:val="22"/>
            <w:highlight w:val="green"/>
          </w:rPr>
          <w:t>정식</w:t>
        </w:r>
        <w:r w:rsidR="00B27E87" w:rsidRPr="001518FA">
          <w:rPr>
            <w:rFonts w:hint="eastAsia"/>
            <w:szCs w:val="22"/>
            <w:highlight w:val="green"/>
          </w:rPr>
          <w:t xml:space="preserve"> </w:t>
        </w:r>
        <w:r w:rsidR="00B27E87" w:rsidRPr="001518FA">
          <w:rPr>
            <w:rFonts w:hint="eastAsia"/>
            <w:szCs w:val="22"/>
            <w:highlight w:val="green"/>
          </w:rPr>
          <w:t>법률명칭으로</w:t>
        </w:r>
        <w:r w:rsidR="00B27E87" w:rsidRPr="001518FA">
          <w:rPr>
            <w:rFonts w:hint="eastAsia"/>
            <w:szCs w:val="22"/>
            <w:highlight w:val="green"/>
          </w:rPr>
          <w:t xml:space="preserve"> </w:t>
        </w:r>
        <w:r w:rsidR="00B27E87" w:rsidRPr="001518FA">
          <w:rPr>
            <w:rFonts w:hint="eastAsia"/>
            <w:szCs w:val="22"/>
            <w:highlight w:val="green"/>
          </w:rPr>
          <w:t>기재</w:t>
        </w:r>
        <w:r w:rsidR="00B27E87" w:rsidRPr="001518FA">
          <w:rPr>
            <w:rFonts w:hint="eastAsia"/>
            <w:szCs w:val="22"/>
            <w:highlight w:val="green"/>
          </w:rPr>
          <w:t>]</w:t>
        </w:r>
      </w:ins>
      <w:r>
        <w:rPr>
          <w:rFonts w:hint="eastAsia"/>
          <w:szCs w:val="22"/>
        </w:rPr>
        <w:t xml:space="preserve"> </w:t>
      </w:r>
      <w:r>
        <w:rPr>
          <w:rFonts w:hint="eastAsia"/>
          <w:szCs w:val="22"/>
        </w:rPr>
        <w:t>적용대상자가</w:t>
      </w:r>
      <w:r>
        <w:rPr>
          <w:rFonts w:hint="eastAsia"/>
          <w:szCs w:val="22"/>
        </w:rPr>
        <w:t xml:space="preserve"> </w:t>
      </w:r>
      <w:r>
        <w:rPr>
          <w:rFonts w:hint="eastAsia"/>
          <w:szCs w:val="22"/>
        </w:rPr>
        <w:t>아니라는</w:t>
      </w:r>
      <w:r>
        <w:rPr>
          <w:rFonts w:hint="eastAsia"/>
          <w:szCs w:val="22"/>
        </w:rPr>
        <w:t xml:space="preserve"> </w:t>
      </w:r>
      <w:r>
        <w:rPr>
          <w:szCs w:val="22"/>
        </w:rPr>
        <w:t>“</w:t>
      </w:r>
      <w:proofErr w:type="spellStart"/>
      <w:r>
        <w:rPr>
          <w:rFonts w:hint="eastAsia"/>
          <w:szCs w:val="22"/>
        </w:rPr>
        <w:t>김영란법</w:t>
      </w:r>
      <w:proofErr w:type="spellEnd"/>
      <w:r>
        <w:rPr>
          <w:rFonts w:hint="eastAsia"/>
          <w:szCs w:val="22"/>
        </w:rPr>
        <w:t xml:space="preserve"> </w:t>
      </w:r>
      <w:r>
        <w:rPr>
          <w:rFonts w:hint="eastAsia"/>
          <w:szCs w:val="22"/>
        </w:rPr>
        <w:t>미적용확인서</w:t>
      </w:r>
      <w:r>
        <w:rPr>
          <w:szCs w:val="22"/>
        </w:rPr>
        <w:t>”</w:t>
      </w:r>
      <w:proofErr w:type="spellStart"/>
      <w:r>
        <w:rPr>
          <w:rFonts w:hint="eastAsia"/>
          <w:szCs w:val="22"/>
        </w:rPr>
        <w:t>를</w:t>
      </w:r>
      <w:proofErr w:type="spellEnd"/>
      <w:r>
        <w:rPr>
          <w:rFonts w:hint="eastAsia"/>
          <w:szCs w:val="22"/>
        </w:rPr>
        <w:t xml:space="preserve"> </w:t>
      </w:r>
      <w:r>
        <w:rPr>
          <w:rFonts w:hint="eastAsia"/>
          <w:szCs w:val="22"/>
        </w:rPr>
        <w:t>해당</w:t>
      </w:r>
      <w:r>
        <w:rPr>
          <w:rFonts w:hint="eastAsia"/>
          <w:szCs w:val="22"/>
        </w:rPr>
        <w:t xml:space="preserve"> </w:t>
      </w:r>
      <w:r>
        <w:rPr>
          <w:rFonts w:hint="eastAsia"/>
          <w:szCs w:val="22"/>
        </w:rPr>
        <w:t>임원으로부터</w:t>
      </w:r>
      <w:r>
        <w:rPr>
          <w:rFonts w:hint="eastAsia"/>
          <w:szCs w:val="22"/>
        </w:rPr>
        <w:t xml:space="preserve"> </w:t>
      </w:r>
      <w:r>
        <w:rPr>
          <w:rFonts w:hint="eastAsia"/>
          <w:szCs w:val="22"/>
        </w:rPr>
        <w:t>받고</w:t>
      </w:r>
      <w:r>
        <w:rPr>
          <w:rFonts w:hint="eastAsia"/>
          <w:szCs w:val="22"/>
        </w:rPr>
        <w:t xml:space="preserve"> </w:t>
      </w:r>
      <w:r>
        <w:rPr>
          <w:rFonts w:hint="eastAsia"/>
          <w:szCs w:val="22"/>
        </w:rPr>
        <w:t>있다고</w:t>
      </w:r>
      <w:r>
        <w:rPr>
          <w:rFonts w:hint="eastAsia"/>
          <w:szCs w:val="22"/>
        </w:rPr>
        <w:t xml:space="preserve"> </w:t>
      </w:r>
      <w:r>
        <w:rPr>
          <w:rFonts w:hint="eastAsia"/>
          <w:szCs w:val="22"/>
        </w:rPr>
        <w:t>함</w:t>
      </w:r>
      <w:r>
        <w:rPr>
          <w:rFonts w:hint="eastAsia"/>
          <w:szCs w:val="22"/>
        </w:rPr>
        <w:t>.</w:t>
      </w:r>
      <w:r>
        <w:rPr>
          <w:szCs w:val="22"/>
        </w:rPr>
        <w:t xml:space="preserve"> </w:t>
      </w:r>
      <w:r>
        <w:rPr>
          <w:rFonts w:hint="eastAsia"/>
          <w:szCs w:val="22"/>
        </w:rPr>
        <w:t>문제가</w:t>
      </w:r>
      <w:r>
        <w:rPr>
          <w:rFonts w:hint="eastAsia"/>
          <w:szCs w:val="22"/>
        </w:rPr>
        <w:t xml:space="preserve"> </w:t>
      </w:r>
      <w:r>
        <w:rPr>
          <w:rFonts w:hint="eastAsia"/>
          <w:szCs w:val="22"/>
        </w:rPr>
        <w:t>된</w:t>
      </w:r>
      <w:r>
        <w:rPr>
          <w:rFonts w:hint="eastAsia"/>
          <w:szCs w:val="22"/>
        </w:rPr>
        <w:t xml:space="preserve"> </w:t>
      </w:r>
      <w:proofErr w:type="spellStart"/>
      <w:r>
        <w:rPr>
          <w:rFonts w:hint="eastAsia"/>
          <w:szCs w:val="22"/>
        </w:rPr>
        <w:t>사례들에서</w:t>
      </w:r>
      <w:proofErr w:type="spellEnd"/>
      <w:r>
        <w:rPr>
          <w:rFonts w:hint="eastAsia"/>
          <w:szCs w:val="22"/>
        </w:rPr>
        <w:t xml:space="preserve"> </w:t>
      </w:r>
      <w:r>
        <w:rPr>
          <w:rFonts w:hint="eastAsia"/>
          <w:szCs w:val="22"/>
        </w:rPr>
        <w:t>해당</w:t>
      </w:r>
      <w:r>
        <w:rPr>
          <w:rFonts w:hint="eastAsia"/>
          <w:szCs w:val="22"/>
        </w:rPr>
        <w:t xml:space="preserve"> </w:t>
      </w:r>
      <w:r>
        <w:rPr>
          <w:rFonts w:hint="eastAsia"/>
          <w:szCs w:val="22"/>
        </w:rPr>
        <w:t>임원인</w:t>
      </w:r>
      <w:r>
        <w:rPr>
          <w:rFonts w:hint="eastAsia"/>
          <w:szCs w:val="22"/>
        </w:rPr>
        <w:t xml:space="preserve"> </w:t>
      </w:r>
      <w:r>
        <w:rPr>
          <w:szCs w:val="22"/>
        </w:rPr>
        <w:t xml:space="preserve">A </w:t>
      </w:r>
      <w:r>
        <w:rPr>
          <w:rFonts w:hint="eastAsia"/>
          <w:szCs w:val="22"/>
        </w:rPr>
        <w:t>상무는</w:t>
      </w:r>
      <w:r>
        <w:rPr>
          <w:rFonts w:hint="eastAsia"/>
          <w:szCs w:val="22"/>
        </w:rPr>
        <w:t xml:space="preserve"> </w:t>
      </w:r>
      <w:proofErr w:type="spellStart"/>
      <w:r w:rsidRPr="00B27E87">
        <w:rPr>
          <w:rFonts w:hint="eastAsia"/>
          <w:szCs w:val="22"/>
          <w:highlight w:val="green"/>
        </w:rPr>
        <w:t>김영란법</w:t>
      </w:r>
      <w:proofErr w:type="spellEnd"/>
      <w:r>
        <w:rPr>
          <w:rFonts w:hint="eastAsia"/>
          <w:szCs w:val="22"/>
        </w:rPr>
        <w:t xml:space="preserve"> </w:t>
      </w:r>
      <w:r>
        <w:rPr>
          <w:rFonts w:hint="eastAsia"/>
          <w:szCs w:val="22"/>
        </w:rPr>
        <w:t>미적용</w:t>
      </w:r>
      <w:r>
        <w:rPr>
          <w:rFonts w:hint="eastAsia"/>
          <w:szCs w:val="22"/>
        </w:rPr>
        <w:t xml:space="preserve"> </w:t>
      </w:r>
      <w:r>
        <w:rPr>
          <w:rFonts w:hint="eastAsia"/>
          <w:szCs w:val="22"/>
        </w:rPr>
        <w:t>확인서를</w:t>
      </w:r>
      <w:r>
        <w:rPr>
          <w:rFonts w:hint="eastAsia"/>
          <w:szCs w:val="22"/>
        </w:rPr>
        <w:t xml:space="preserve"> </w:t>
      </w:r>
      <w:r>
        <w:rPr>
          <w:rFonts w:hint="eastAsia"/>
          <w:szCs w:val="22"/>
        </w:rPr>
        <w:t>작성</w:t>
      </w:r>
      <w:r>
        <w:rPr>
          <w:rFonts w:hint="eastAsia"/>
          <w:szCs w:val="22"/>
        </w:rPr>
        <w:t>,</w:t>
      </w:r>
      <w:r>
        <w:rPr>
          <w:szCs w:val="22"/>
        </w:rPr>
        <w:t xml:space="preserve"> </w:t>
      </w:r>
      <w:r>
        <w:rPr>
          <w:rFonts w:hint="eastAsia"/>
          <w:szCs w:val="22"/>
        </w:rPr>
        <w:t>서명하여</w:t>
      </w:r>
      <w:r>
        <w:rPr>
          <w:rFonts w:hint="eastAsia"/>
          <w:szCs w:val="22"/>
        </w:rPr>
        <w:t xml:space="preserve"> </w:t>
      </w:r>
      <w:r>
        <w:rPr>
          <w:rFonts w:hint="eastAsia"/>
          <w:szCs w:val="22"/>
        </w:rPr>
        <w:t>제출하였다고</w:t>
      </w:r>
      <w:r>
        <w:rPr>
          <w:rFonts w:hint="eastAsia"/>
          <w:szCs w:val="22"/>
        </w:rPr>
        <w:t xml:space="preserve"> </w:t>
      </w:r>
      <w:r>
        <w:rPr>
          <w:rFonts w:hint="eastAsia"/>
          <w:szCs w:val="22"/>
        </w:rPr>
        <w:t>함</w:t>
      </w:r>
      <w:r>
        <w:rPr>
          <w:rFonts w:hint="eastAsia"/>
          <w:szCs w:val="22"/>
        </w:rPr>
        <w:t>.</w:t>
      </w:r>
      <w:r w:rsidRPr="00CB2B3F">
        <w:rPr>
          <w:szCs w:val="22"/>
        </w:rPr>
        <w:t xml:space="preserve"> </w:t>
      </w:r>
      <w:r w:rsidRPr="00CB2B3F">
        <w:rPr>
          <w:szCs w:val="22"/>
        </w:rPr>
        <w:t>인터뷰에</w:t>
      </w:r>
      <w:r w:rsidRPr="00CB2B3F">
        <w:rPr>
          <w:szCs w:val="22"/>
        </w:rPr>
        <w:t xml:space="preserve"> </w:t>
      </w:r>
      <w:r w:rsidRPr="00CB2B3F">
        <w:rPr>
          <w:szCs w:val="22"/>
        </w:rPr>
        <w:t>따르면</w:t>
      </w:r>
      <w:r w:rsidRPr="00CB2B3F">
        <w:rPr>
          <w:szCs w:val="22"/>
        </w:rPr>
        <w:t xml:space="preserve">, </w:t>
      </w:r>
      <w:r w:rsidRPr="00CB2B3F">
        <w:rPr>
          <w:szCs w:val="22"/>
        </w:rPr>
        <w:t>회사가</w:t>
      </w:r>
      <w:r w:rsidRPr="00CB2B3F">
        <w:rPr>
          <w:szCs w:val="22"/>
        </w:rPr>
        <w:t xml:space="preserve"> </w:t>
      </w:r>
      <w:r w:rsidRPr="00CB2B3F">
        <w:rPr>
          <w:szCs w:val="22"/>
        </w:rPr>
        <w:t>청탁금지법</w:t>
      </w:r>
      <w:r w:rsidRPr="00CB2B3F">
        <w:rPr>
          <w:szCs w:val="22"/>
        </w:rPr>
        <w:t xml:space="preserve"> </w:t>
      </w:r>
      <w:r w:rsidRPr="00CB2B3F">
        <w:rPr>
          <w:szCs w:val="22"/>
        </w:rPr>
        <w:t>관련</w:t>
      </w:r>
      <w:r w:rsidRPr="00CB2B3F">
        <w:rPr>
          <w:szCs w:val="22"/>
        </w:rPr>
        <w:t xml:space="preserve"> </w:t>
      </w:r>
      <w:r w:rsidRPr="00CB2B3F">
        <w:rPr>
          <w:szCs w:val="22"/>
        </w:rPr>
        <w:t>교육을</w:t>
      </w:r>
      <w:r w:rsidRPr="00CB2B3F">
        <w:rPr>
          <w:szCs w:val="22"/>
        </w:rPr>
        <w:t xml:space="preserve"> </w:t>
      </w:r>
      <w:r w:rsidRPr="00CB2B3F">
        <w:rPr>
          <w:szCs w:val="22"/>
        </w:rPr>
        <w:t>실시하였다고는</w:t>
      </w:r>
      <w:r w:rsidRPr="00CB2B3F">
        <w:rPr>
          <w:szCs w:val="22"/>
        </w:rPr>
        <w:t xml:space="preserve"> </w:t>
      </w:r>
      <w:r w:rsidRPr="00CB2B3F">
        <w:rPr>
          <w:szCs w:val="22"/>
        </w:rPr>
        <w:t>하나</w:t>
      </w:r>
      <w:r w:rsidRPr="00CB2B3F">
        <w:rPr>
          <w:szCs w:val="22"/>
        </w:rPr>
        <w:t xml:space="preserve">, </w:t>
      </w:r>
      <w:r w:rsidRPr="00CB2B3F">
        <w:rPr>
          <w:szCs w:val="22"/>
        </w:rPr>
        <w:t>해당</w:t>
      </w:r>
      <w:r w:rsidRPr="00CB2B3F">
        <w:rPr>
          <w:szCs w:val="22"/>
        </w:rPr>
        <w:t xml:space="preserve"> </w:t>
      </w:r>
      <w:r w:rsidRPr="00CB2B3F">
        <w:rPr>
          <w:szCs w:val="22"/>
        </w:rPr>
        <w:t>임직원들이</w:t>
      </w:r>
      <w:r w:rsidRPr="00CB2B3F">
        <w:rPr>
          <w:szCs w:val="22"/>
        </w:rPr>
        <w:t xml:space="preserve"> </w:t>
      </w:r>
      <w:r w:rsidRPr="00CB2B3F">
        <w:rPr>
          <w:szCs w:val="22"/>
        </w:rPr>
        <w:t>지인인</w:t>
      </w:r>
      <w:r w:rsidRPr="00CB2B3F">
        <w:rPr>
          <w:szCs w:val="22"/>
        </w:rPr>
        <w:t xml:space="preserve"> </w:t>
      </w:r>
      <w:r w:rsidRPr="00CB2B3F">
        <w:rPr>
          <w:szCs w:val="22"/>
        </w:rPr>
        <w:t>공직자</w:t>
      </w:r>
      <w:r w:rsidRPr="00CB2B3F">
        <w:rPr>
          <w:szCs w:val="22"/>
        </w:rPr>
        <w:t xml:space="preserve">, </w:t>
      </w:r>
      <w:r w:rsidRPr="00CB2B3F">
        <w:rPr>
          <w:szCs w:val="22"/>
        </w:rPr>
        <w:t>언론인</w:t>
      </w:r>
      <w:r w:rsidRPr="00CB2B3F">
        <w:rPr>
          <w:szCs w:val="22"/>
        </w:rPr>
        <w:t xml:space="preserve"> </w:t>
      </w:r>
      <w:r w:rsidRPr="00CB2B3F">
        <w:rPr>
          <w:szCs w:val="22"/>
        </w:rPr>
        <w:t>등에게</w:t>
      </w:r>
      <w:r w:rsidRPr="00CB2B3F">
        <w:rPr>
          <w:szCs w:val="22"/>
        </w:rPr>
        <w:t xml:space="preserve"> </w:t>
      </w:r>
      <w:r w:rsidRPr="00CB2B3F">
        <w:rPr>
          <w:szCs w:val="22"/>
        </w:rPr>
        <w:t>할인혜택을</w:t>
      </w:r>
      <w:r w:rsidRPr="00CB2B3F">
        <w:rPr>
          <w:szCs w:val="22"/>
        </w:rPr>
        <w:t xml:space="preserve"> </w:t>
      </w:r>
      <w:r w:rsidRPr="00CB2B3F">
        <w:rPr>
          <w:szCs w:val="22"/>
        </w:rPr>
        <w:t>제공하기</w:t>
      </w:r>
      <w:r w:rsidRPr="00CB2B3F">
        <w:rPr>
          <w:szCs w:val="22"/>
        </w:rPr>
        <w:t xml:space="preserve"> </w:t>
      </w:r>
      <w:r w:rsidRPr="00CB2B3F">
        <w:rPr>
          <w:szCs w:val="22"/>
        </w:rPr>
        <w:t>위하여</w:t>
      </w:r>
      <w:r w:rsidRPr="00CB2B3F">
        <w:rPr>
          <w:szCs w:val="22"/>
        </w:rPr>
        <w:t xml:space="preserve"> </w:t>
      </w:r>
      <w:r w:rsidRPr="00CB2B3F">
        <w:rPr>
          <w:szCs w:val="22"/>
        </w:rPr>
        <w:t>품의서를</w:t>
      </w:r>
      <w:r w:rsidRPr="00CB2B3F">
        <w:rPr>
          <w:szCs w:val="22"/>
        </w:rPr>
        <w:t xml:space="preserve"> </w:t>
      </w:r>
      <w:proofErr w:type="spellStart"/>
      <w:r w:rsidRPr="00CB2B3F">
        <w:rPr>
          <w:szCs w:val="22"/>
        </w:rPr>
        <w:t>결재받는</w:t>
      </w:r>
      <w:proofErr w:type="spellEnd"/>
      <w:r w:rsidRPr="00CB2B3F">
        <w:rPr>
          <w:szCs w:val="22"/>
        </w:rPr>
        <w:t xml:space="preserve"> </w:t>
      </w:r>
      <w:r w:rsidRPr="00CB2B3F">
        <w:rPr>
          <w:szCs w:val="22"/>
        </w:rPr>
        <w:t>과정에서</w:t>
      </w:r>
      <w:r w:rsidRPr="00CB2B3F">
        <w:rPr>
          <w:szCs w:val="22"/>
        </w:rPr>
        <w:t xml:space="preserve"> </w:t>
      </w:r>
      <w:r w:rsidRPr="00CB2B3F">
        <w:rPr>
          <w:szCs w:val="22"/>
        </w:rPr>
        <w:t>혜택</w:t>
      </w:r>
      <w:r w:rsidRPr="00CB2B3F">
        <w:rPr>
          <w:szCs w:val="22"/>
        </w:rPr>
        <w:t xml:space="preserve"> </w:t>
      </w:r>
      <w:r w:rsidRPr="00CB2B3F">
        <w:rPr>
          <w:szCs w:val="22"/>
        </w:rPr>
        <w:t>부여</w:t>
      </w:r>
      <w:r w:rsidRPr="00CB2B3F">
        <w:rPr>
          <w:szCs w:val="22"/>
        </w:rPr>
        <w:t xml:space="preserve"> </w:t>
      </w:r>
      <w:r w:rsidRPr="00CB2B3F">
        <w:rPr>
          <w:szCs w:val="22"/>
        </w:rPr>
        <w:t>대상의</w:t>
      </w:r>
      <w:r w:rsidRPr="00CB2B3F">
        <w:rPr>
          <w:szCs w:val="22"/>
        </w:rPr>
        <w:t xml:space="preserve"> </w:t>
      </w:r>
      <w:r w:rsidRPr="00CB2B3F">
        <w:rPr>
          <w:szCs w:val="22"/>
        </w:rPr>
        <w:t>직업을</w:t>
      </w:r>
      <w:r w:rsidRPr="00CB2B3F">
        <w:rPr>
          <w:szCs w:val="22"/>
        </w:rPr>
        <w:t xml:space="preserve"> </w:t>
      </w:r>
      <w:r w:rsidRPr="00CB2B3F">
        <w:rPr>
          <w:szCs w:val="22"/>
        </w:rPr>
        <w:t>기재하도록</w:t>
      </w:r>
      <w:r w:rsidRPr="00CB2B3F">
        <w:rPr>
          <w:szCs w:val="22"/>
        </w:rPr>
        <w:t xml:space="preserve"> </w:t>
      </w:r>
      <w:r w:rsidRPr="00CB2B3F">
        <w:rPr>
          <w:szCs w:val="22"/>
        </w:rPr>
        <w:t>요구하고</w:t>
      </w:r>
      <w:r w:rsidRPr="00CB2B3F">
        <w:rPr>
          <w:szCs w:val="22"/>
        </w:rPr>
        <w:t xml:space="preserve"> </w:t>
      </w:r>
      <w:r w:rsidRPr="00CB2B3F">
        <w:rPr>
          <w:szCs w:val="22"/>
        </w:rPr>
        <w:t>있지</w:t>
      </w:r>
      <w:r w:rsidRPr="00CB2B3F">
        <w:rPr>
          <w:szCs w:val="22"/>
        </w:rPr>
        <w:t xml:space="preserve"> </w:t>
      </w:r>
      <w:r w:rsidRPr="00CB2B3F">
        <w:rPr>
          <w:szCs w:val="22"/>
        </w:rPr>
        <w:t>않아</w:t>
      </w:r>
      <w:r w:rsidRPr="00CB2B3F">
        <w:rPr>
          <w:szCs w:val="22"/>
        </w:rPr>
        <w:t xml:space="preserve"> </w:t>
      </w:r>
      <w:r w:rsidRPr="00CB2B3F">
        <w:rPr>
          <w:szCs w:val="22"/>
        </w:rPr>
        <w:t>결재과정에서</w:t>
      </w:r>
      <w:r w:rsidRPr="00CB2B3F">
        <w:rPr>
          <w:szCs w:val="22"/>
        </w:rPr>
        <w:t xml:space="preserve"> </w:t>
      </w:r>
      <w:r w:rsidRPr="00CB2B3F">
        <w:rPr>
          <w:szCs w:val="22"/>
        </w:rPr>
        <w:t>언론인</w:t>
      </w:r>
      <w:r w:rsidRPr="00CB2B3F">
        <w:rPr>
          <w:szCs w:val="22"/>
        </w:rPr>
        <w:t xml:space="preserve">, </w:t>
      </w:r>
      <w:r w:rsidRPr="00CB2B3F">
        <w:rPr>
          <w:szCs w:val="22"/>
        </w:rPr>
        <w:t>공직자</w:t>
      </w:r>
      <w:r w:rsidRPr="00CB2B3F">
        <w:rPr>
          <w:szCs w:val="22"/>
        </w:rPr>
        <w:t xml:space="preserve"> </w:t>
      </w:r>
      <w:r w:rsidRPr="00CB2B3F">
        <w:rPr>
          <w:szCs w:val="22"/>
        </w:rPr>
        <w:t>등에</w:t>
      </w:r>
      <w:r w:rsidRPr="00CB2B3F">
        <w:rPr>
          <w:szCs w:val="22"/>
        </w:rPr>
        <w:t xml:space="preserve"> </w:t>
      </w:r>
      <w:r w:rsidRPr="00CB2B3F">
        <w:rPr>
          <w:szCs w:val="22"/>
        </w:rPr>
        <w:t>대한</w:t>
      </w:r>
      <w:r w:rsidRPr="00CB2B3F">
        <w:rPr>
          <w:szCs w:val="22"/>
        </w:rPr>
        <w:t xml:space="preserve"> </w:t>
      </w:r>
      <w:r w:rsidRPr="00CB2B3F">
        <w:rPr>
          <w:szCs w:val="22"/>
        </w:rPr>
        <w:t>확인이</w:t>
      </w:r>
      <w:r w:rsidRPr="00CB2B3F">
        <w:rPr>
          <w:szCs w:val="22"/>
        </w:rPr>
        <w:t xml:space="preserve"> </w:t>
      </w:r>
      <w:r w:rsidRPr="00CB2B3F">
        <w:rPr>
          <w:szCs w:val="22"/>
        </w:rPr>
        <w:t>어렵다고</w:t>
      </w:r>
      <w:r w:rsidRPr="00CB2B3F">
        <w:rPr>
          <w:szCs w:val="22"/>
        </w:rPr>
        <w:t xml:space="preserve"> </w:t>
      </w:r>
      <w:r w:rsidRPr="00CB2B3F">
        <w:rPr>
          <w:szCs w:val="22"/>
        </w:rPr>
        <w:t>함</w:t>
      </w:r>
      <w:r w:rsidRPr="00CB2B3F">
        <w:rPr>
          <w:szCs w:val="22"/>
        </w:rPr>
        <w:t xml:space="preserve">. </w:t>
      </w:r>
    </w:p>
    <w:p w14:paraId="6634D101" w14:textId="77777777" w:rsidR="00026A7E" w:rsidRPr="00CB2B3F" w:rsidRDefault="00026A7E" w:rsidP="00026A7E">
      <w:pPr>
        <w:pStyle w:val="a5"/>
        <w:ind w:leftChars="0" w:left="454"/>
        <w:rPr>
          <w:b/>
          <w:szCs w:val="22"/>
        </w:rPr>
      </w:pPr>
    </w:p>
    <w:p w14:paraId="1342FF7D" w14:textId="77777777" w:rsidR="00026A7E" w:rsidRDefault="00026A7E" w:rsidP="00026A7E">
      <w:pPr>
        <w:pStyle w:val="a5"/>
        <w:numPr>
          <w:ilvl w:val="0"/>
          <w:numId w:val="44"/>
        </w:numPr>
        <w:spacing w:after="240"/>
        <w:ind w:leftChars="0"/>
        <w:rPr>
          <w:b/>
          <w:szCs w:val="22"/>
        </w:rPr>
      </w:pPr>
      <w:r w:rsidRPr="00CB2B3F">
        <w:rPr>
          <w:b/>
          <w:szCs w:val="22"/>
        </w:rPr>
        <w:t>분석</w:t>
      </w:r>
    </w:p>
    <w:p w14:paraId="0C501603" w14:textId="77777777" w:rsidR="00026A7E" w:rsidRPr="00F64CBE" w:rsidRDefault="00026A7E" w:rsidP="00026A7E">
      <w:pPr>
        <w:pStyle w:val="a5"/>
        <w:spacing w:after="240"/>
        <w:ind w:leftChars="0" w:left="907"/>
        <w:rPr>
          <w:szCs w:val="22"/>
          <w:u w:val="single"/>
        </w:rPr>
      </w:pPr>
      <w:r w:rsidRPr="00F64CBE">
        <w:rPr>
          <w:rFonts w:hint="eastAsia"/>
          <w:szCs w:val="22"/>
          <w:u w:val="single"/>
        </w:rPr>
        <w:t>비자금</w:t>
      </w:r>
      <w:r w:rsidRPr="00F64CBE">
        <w:rPr>
          <w:rFonts w:hint="eastAsia"/>
          <w:szCs w:val="22"/>
          <w:u w:val="single"/>
        </w:rPr>
        <w:t xml:space="preserve"> </w:t>
      </w:r>
      <w:r w:rsidRPr="00F64CBE">
        <w:rPr>
          <w:rFonts w:hint="eastAsia"/>
          <w:szCs w:val="22"/>
          <w:u w:val="single"/>
        </w:rPr>
        <w:t>조성</w:t>
      </w:r>
    </w:p>
    <w:p w14:paraId="77691C05" w14:textId="77777777" w:rsidR="00026A7E"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r>
        <w:rPr>
          <w:rFonts w:hint="eastAsia"/>
          <w:szCs w:val="22"/>
        </w:rPr>
        <w:t>비자금</w:t>
      </w:r>
      <w:r>
        <w:rPr>
          <w:rFonts w:hint="eastAsia"/>
          <w:szCs w:val="22"/>
        </w:rPr>
        <w:t xml:space="preserve"> </w:t>
      </w:r>
      <w:r>
        <w:rPr>
          <w:rFonts w:hint="eastAsia"/>
          <w:szCs w:val="22"/>
        </w:rPr>
        <w:t>조성은</w:t>
      </w:r>
      <w:r>
        <w:rPr>
          <w:rFonts w:hint="eastAsia"/>
          <w:szCs w:val="22"/>
        </w:rPr>
        <w:t xml:space="preserve"> </w:t>
      </w:r>
      <w:r>
        <w:rPr>
          <w:rFonts w:hint="eastAsia"/>
          <w:szCs w:val="22"/>
        </w:rPr>
        <w:t>개인</w:t>
      </w:r>
      <w:r>
        <w:rPr>
          <w:rFonts w:hint="eastAsia"/>
          <w:szCs w:val="22"/>
        </w:rPr>
        <w:t xml:space="preserve"> </w:t>
      </w:r>
      <w:r>
        <w:rPr>
          <w:rFonts w:hint="eastAsia"/>
          <w:szCs w:val="22"/>
        </w:rPr>
        <w:t>범죄로</w:t>
      </w:r>
      <w:r>
        <w:rPr>
          <w:rFonts w:hint="eastAsia"/>
          <w:szCs w:val="22"/>
        </w:rPr>
        <w:t xml:space="preserve"> </w:t>
      </w:r>
      <w:r>
        <w:rPr>
          <w:rFonts w:hint="eastAsia"/>
          <w:szCs w:val="22"/>
        </w:rPr>
        <w:t>판단하고</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다만</w:t>
      </w:r>
      <w:r>
        <w:rPr>
          <w:rFonts w:hint="eastAsia"/>
          <w:szCs w:val="22"/>
        </w:rPr>
        <w:t>,</w:t>
      </w:r>
      <w:r>
        <w:rPr>
          <w:szCs w:val="22"/>
        </w:rPr>
        <w:t xml:space="preserve"> </w:t>
      </w:r>
      <w:r w:rsidRPr="007C6F78">
        <w:rPr>
          <w:rFonts w:hint="eastAsia"/>
          <w:szCs w:val="22"/>
        </w:rPr>
        <w:t>현재</w:t>
      </w:r>
      <w:r w:rsidRPr="007C6F78">
        <w:rPr>
          <w:rFonts w:hint="eastAsia"/>
          <w:szCs w:val="22"/>
        </w:rPr>
        <w:t xml:space="preserve"> </w:t>
      </w:r>
      <w:r w:rsidRPr="007C6F78">
        <w:rPr>
          <w:rFonts w:hint="eastAsia"/>
          <w:szCs w:val="22"/>
        </w:rPr>
        <w:t>비자금</w:t>
      </w:r>
      <w:r w:rsidRPr="007C6F78">
        <w:rPr>
          <w:rFonts w:hint="eastAsia"/>
          <w:szCs w:val="22"/>
        </w:rPr>
        <w:t xml:space="preserve"> </w:t>
      </w:r>
      <w:r w:rsidRPr="007C6F78">
        <w:rPr>
          <w:rFonts w:hint="eastAsia"/>
          <w:szCs w:val="22"/>
        </w:rPr>
        <w:t>조성</w:t>
      </w:r>
      <w:r w:rsidRPr="007C6F78">
        <w:rPr>
          <w:rFonts w:hint="eastAsia"/>
          <w:szCs w:val="22"/>
        </w:rPr>
        <w:t xml:space="preserve"> </w:t>
      </w:r>
      <w:r w:rsidRPr="007C6F78">
        <w:rPr>
          <w:rFonts w:hint="eastAsia"/>
          <w:szCs w:val="22"/>
        </w:rPr>
        <w:t>의혹</w:t>
      </w:r>
      <w:r w:rsidRPr="007C6F78">
        <w:rPr>
          <w:rFonts w:hint="eastAsia"/>
          <w:szCs w:val="22"/>
        </w:rPr>
        <w:t xml:space="preserve"> </w:t>
      </w:r>
      <w:r w:rsidRPr="007C6F78">
        <w:rPr>
          <w:rFonts w:hint="eastAsia"/>
          <w:szCs w:val="22"/>
        </w:rPr>
        <w:t>및</w:t>
      </w:r>
      <w:r w:rsidRPr="007C6F78">
        <w:rPr>
          <w:rFonts w:hint="eastAsia"/>
          <w:szCs w:val="22"/>
        </w:rPr>
        <w:t xml:space="preserve"> </w:t>
      </w:r>
      <w:r w:rsidRPr="007C6F78">
        <w:rPr>
          <w:rFonts w:hint="eastAsia"/>
          <w:szCs w:val="22"/>
        </w:rPr>
        <w:t>청탁금지법</w:t>
      </w:r>
      <w:r w:rsidRPr="007C6F78">
        <w:rPr>
          <w:rFonts w:hint="eastAsia"/>
          <w:szCs w:val="22"/>
        </w:rPr>
        <w:t xml:space="preserve"> </w:t>
      </w:r>
      <w:r w:rsidRPr="007C6F78">
        <w:rPr>
          <w:rFonts w:hint="eastAsia"/>
          <w:szCs w:val="22"/>
        </w:rPr>
        <w:t>위반</w:t>
      </w:r>
      <w:r w:rsidRPr="007C6F78">
        <w:rPr>
          <w:rFonts w:hint="eastAsia"/>
          <w:szCs w:val="22"/>
        </w:rPr>
        <w:t xml:space="preserve"> </w:t>
      </w:r>
      <w:r w:rsidRPr="007C6F78">
        <w:rPr>
          <w:rFonts w:hint="eastAsia"/>
          <w:szCs w:val="22"/>
        </w:rPr>
        <w:t>사건은</w:t>
      </w:r>
      <w:r w:rsidRPr="007C6F78">
        <w:rPr>
          <w:rFonts w:hint="eastAsia"/>
          <w:szCs w:val="22"/>
        </w:rPr>
        <w:t xml:space="preserve"> </w:t>
      </w:r>
      <w:r w:rsidRPr="007C6F78">
        <w:rPr>
          <w:rFonts w:hint="eastAsia"/>
          <w:szCs w:val="22"/>
        </w:rPr>
        <w:t>서울경찰청</w:t>
      </w:r>
      <w:r w:rsidRPr="007C6F78">
        <w:rPr>
          <w:rFonts w:hint="eastAsia"/>
          <w:szCs w:val="22"/>
        </w:rPr>
        <w:t xml:space="preserve"> </w:t>
      </w:r>
      <w:r w:rsidRPr="007C6F78">
        <w:rPr>
          <w:rFonts w:hint="eastAsia"/>
          <w:szCs w:val="22"/>
        </w:rPr>
        <w:t>금융범죄수사대에서</w:t>
      </w:r>
      <w:r w:rsidRPr="007C6F78">
        <w:rPr>
          <w:rFonts w:hint="eastAsia"/>
          <w:szCs w:val="22"/>
        </w:rPr>
        <w:t xml:space="preserve"> </w:t>
      </w:r>
      <w:r w:rsidRPr="007C6F78">
        <w:rPr>
          <w:rFonts w:hint="eastAsia"/>
          <w:szCs w:val="22"/>
        </w:rPr>
        <w:t>초기</w:t>
      </w:r>
      <w:r w:rsidRPr="007C6F78">
        <w:rPr>
          <w:rFonts w:hint="eastAsia"/>
          <w:szCs w:val="22"/>
        </w:rPr>
        <w:t xml:space="preserve"> </w:t>
      </w:r>
      <w:r w:rsidRPr="007C6F78">
        <w:rPr>
          <w:rFonts w:hint="eastAsia"/>
          <w:szCs w:val="22"/>
        </w:rPr>
        <w:t>수사</w:t>
      </w:r>
      <w:r w:rsidRPr="007C6F78">
        <w:rPr>
          <w:rFonts w:hint="eastAsia"/>
          <w:szCs w:val="22"/>
        </w:rPr>
        <w:t xml:space="preserve"> </w:t>
      </w:r>
      <w:r w:rsidRPr="007C6F78">
        <w:rPr>
          <w:rFonts w:hint="eastAsia"/>
          <w:szCs w:val="22"/>
        </w:rPr>
        <w:t>단계에</w:t>
      </w:r>
      <w:r w:rsidRPr="007C6F78">
        <w:rPr>
          <w:rFonts w:hint="eastAsia"/>
          <w:szCs w:val="22"/>
        </w:rPr>
        <w:t xml:space="preserve"> </w:t>
      </w:r>
      <w:r w:rsidRPr="007C6F78">
        <w:rPr>
          <w:rFonts w:hint="eastAsia"/>
          <w:szCs w:val="22"/>
        </w:rPr>
        <w:t>있</w:t>
      </w:r>
      <w:r>
        <w:rPr>
          <w:rFonts w:hint="eastAsia"/>
          <w:szCs w:val="22"/>
        </w:rPr>
        <w:t>는</w:t>
      </w:r>
      <w:r>
        <w:rPr>
          <w:rFonts w:hint="eastAsia"/>
          <w:szCs w:val="22"/>
        </w:rPr>
        <w:t xml:space="preserve"> </w:t>
      </w:r>
      <w:r>
        <w:rPr>
          <w:rFonts w:hint="eastAsia"/>
          <w:szCs w:val="22"/>
        </w:rPr>
        <w:t>바</w:t>
      </w:r>
      <w:r>
        <w:rPr>
          <w:rFonts w:hint="eastAsia"/>
          <w:szCs w:val="22"/>
        </w:rPr>
        <w:t xml:space="preserve">, </w:t>
      </w:r>
      <w:r>
        <w:rPr>
          <w:rFonts w:hint="eastAsia"/>
          <w:szCs w:val="22"/>
        </w:rPr>
        <w:t>구체적인</w:t>
      </w:r>
      <w:r>
        <w:rPr>
          <w:rFonts w:hint="eastAsia"/>
          <w:szCs w:val="22"/>
        </w:rPr>
        <w:t xml:space="preserve"> </w:t>
      </w:r>
      <w:r>
        <w:rPr>
          <w:rFonts w:hint="eastAsia"/>
          <w:szCs w:val="22"/>
        </w:rPr>
        <w:t>수사</w:t>
      </w:r>
      <w:r>
        <w:rPr>
          <w:rFonts w:hint="eastAsia"/>
          <w:szCs w:val="22"/>
        </w:rPr>
        <w:t xml:space="preserve"> </w:t>
      </w:r>
      <w:r>
        <w:rPr>
          <w:rFonts w:hint="eastAsia"/>
          <w:szCs w:val="22"/>
        </w:rPr>
        <w:t>진행</w:t>
      </w:r>
      <w:r>
        <w:rPr>
          <w:rFonts w:hint="eastAsia"/>
          <w:szCs w:val="22"/>
        </w:rPr>
        <w:t xml:space="preserve"> </w:t>
      </w:r>
      <w:r>
        <w:rPr>
          <w:rFonts w:hint="eastAsia"/>
          <w:szCs w:val="22"/>
        </w:rPr>
        <w:t>과정에서</w:t>
      </w:r>
      <w:r>
        <w:rPr>
          <w:rFonts w:hint="eastAsia"/>
          <w:szCs w:val="22"/>
        </w:rPr>
        <w:t xml:space="preserve"> </w:t>
      </w:r>
      <w:r>
        <w:rPr>
          <w:rFonts w:hint="eastAsia"/>
          <w:szCs w:val="22"/>
        </w:rPr>
        <w:t>대상회사</w:t>
      </w:r>
      <w:r>
        <w:rPr>
          <w:rFonts w:hint="eastAsia"/>
          <w:szCs w:val="22"/>
        </w:rPr>
        <w:t xml:space="preserve"> </w:t>
      </w:r>
      <w:r>
        <w:rPr>
          <w:rFonts w:hint="eastAsia"/>
          <w:szCs w:val="22"/>
        </w:rPr>
        <w:t>내에</w:t>
      </w:r>
      <w:r>
        <w:rPr>
          <w:rFonts w:hint="eastAsia"/>
          <w:szCs w:val="22"/>
        </w:rPr>
        <w:t xml:space="preserve"> </w:t>
      </w:r>
      <w:r>
        <w:rPr>
          <w:rFonts w:hint="eastAsia"/>
          <w:szCs w:val="22"/>
        </w:rPr>
        <w:t>추가</w:t>
      </w:r>
      <w:r>
        <w:rPr>
          <w:rFonts w:hint="eastAsia"/>
          <w:szCs w:val="22"/>
        </w:rPr>
        <w:t xml:space="preserve"> </w:t>
      </w:r>
      <w:r>
        <w:rPr>
          <w:rFonts w:hint="eastAsia"/>
          <w:szCs w:val="22"/>
        </w:rPr>
        <w:t>공범이</w:t>
      </w:r>
      <w:r>
        <w:rPr>
          <w:rFonts w:hint="eastAsia"/>
          <w:szCs w:val="22"/>
        </w:rPr>
        <w:t xml:space="preserve"> </w:t>
      </w:r>
      <w:r>
        <w:rPr>
          <w:rFonts w:hint="eastAsia"/>
          <w:szCs w:val="22"/>
        </w:rPr>
        <w:t>존재할</w:t>
      </w:r>
      <w:r>
        <w:rPr>
          <w:rFonts w:hint="eastAsia"/>
          <w:szCs w:val="22"/>
        </w:rPr>
        <w:t xml:space="preserve"> </w:t>
      </w:r>
      <w:r>
        <w:rPr>
          <w:rFonts w:hint="eastAsia"/>
          <w:szCs w:val="22"/>
        </w:rPr>
        <w:t>가능성은</w:t>
      </w:r>
      <w:r>
        <w:rPr>
          <w:rFonts w:hint="eastAsia"/>
          <w:szCs w:val="22"/>
        </w:rPr>
        <w:t xml:space="preserve"> </w:t>
      </w:r>
      <w:r>
        <w:rPr>
          <w:rFonts w:hint="eastAsia"/>
          <w:szCs w:val="22"/>
        </w:rPr>
        <w:t>완전히</w:t>
      </w:r>
      <w:r>
        <w:rPr>
          <w:rFonts w:hint="eastAsia"/>
          <w:szCs w:val="22"/>
        </w:rPr>
        <w:t xml:space="preserve"> </w:t>
      </w:r>
      <w:r>
        <w:rPr>
          <w:rFonts w:hint="eastAsia"/>
          <w:szCs w:val="22"/>
        </w:rPr>
        <w:t>배제하기는</w:t>
      </w:r>
      <w:r>
        <w:rPr>
          <w:rFonts w:hint="eastAsia"/>
          <w:szCs w:val="22"/>
        </w:rPr>
        <w:t xml:space="preserve"> </w:t>
      </w:r>
      <w:r>
        <w:rPr>
          <w:rFonts w:hint="eastAsia"/>
          <w:szCs w:val="22"/>
        </w:rPr>
        <w:t>어려울</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p>
    <w:p w14:paraId="1664EF18" w14:textId="77777777" w:rsidR="00026A7E" w:rsidRPr="00F64CBE" w:rsidRDefault="00026A7E" w:rsidP="00026A7E">
      <w:pPr>
        <w:pStyle w:val="a5"/>
        <w:spacing w:after="240"/>
        <w:ind w:leftChars="0" w:left="907"/>
        <w:rPr>
          <w:szCs w:val="22"/>
          <w:u w:val="single"/>
        </w:rPr>
      </w:pPr>
      <w:r w:rsidRPr="00F64CBE">
        <w:rPr>
          <w:rFonts w:hint="eastAsia"/>
          <w:szCs w:val="22"/>
          <w:u w:val="single"/>
        </w:rPr>
        <w:t>청탁금지법</w:t>
      </w:r>
      <w:r w:rsidRPr="00F64CBE">
        <w:rPr>
          <w:rFonts w:hint="eastAsia"/>
          <w:szCs w:val="22"/>
          <w:u w:val="single"/>
        </w:rPr>
        <w:t xml:space="preserve"> </w:t>
      </w:r>
      <w:r w:rsidRPr="00F64CBE">
        <w:rPr>
          <w:rFonts w:hint="eastAsia"/>
          <w:szCs w:val="22"/>
          <w:u w:val="single"/>
        </w:rPr>
        <w:t>위반</w:t>
      </w:r>
    </w:p>
    <w:p w14:paraId="39352830" w14:textId="77777777" w:rsidR="00026A7E" w:rsidRDefault="00026A7E" w:rsidP="00026A7E">
      <w:pPr>
        <w:pStyle w:val="a5"/>
        <w:spacing w:after="240"/>
        <w:ind w:leftChars="0" w:left="907"/>
        <w:rPr>
          <w:szCs w:val="22"/>
        </w:rPr>
      </w:pPr>
      <w:del w:id="625" w:author="heesung.ahn" w:date="2021-08-31T01:14:00Z">
        <w:r w:rsidRPr="007C6F78" w:rsidDel="00B27E87">
          <w:rPr>
            <w:rFonts w:hint="eastAsia"/>
            <w:szCs w:val="22"/>
          </w:rPr>
          <w:delText>.</w:delText>
        </w:r>
      </w:del>
      <w:r w:rsidRPr="00CB2B3F">
        <w:rPr>
          <w:szCs w:val="22"/>
        </w:rPr>
        <w:t>청탁금지법에</w:t>
      </w:r>
      <w:r w:rsidRPr="00CB2B3F">
        <w:rPr>
          <w:szCs w:val="22"/>
        </w:rPr>
        <w:t xml:space="preserve"> </w:t>
      </w:r>
      <w:r w:rsidRPr="00CB2B3F">
        <w:rPr>
          <w:szCs w:val="22"/>
        </w:rPr>
        <w:t>따르면</w:t>
      </w:r>
      <w:r w:rsidRPr="00CB2B3F">
        <w:rPr>
          <w:szCs w:val="22"/>
        </w:rPr>
        <w:t xml:space="preserve"> </w:t>
      </w:r>
      <w:r w:rsidRPr="00CB2B3F">
        <w:rPr>
          <w:szCs w:val="22"/>
        </w:rPr>
        <w:t>언론인을</w:t>
      </w:r>
      <w:r w:rsidRPr="00CB2B3F">
        <w:rPr>
          <w:szCs w:val="22"/>
        </w:rPr>
        <w:t xml:space="preserve"> </w:t>
      </w:r>
      <w:r w:rsidRPr="00CB2B3F">
        <w:rPr>
          <w:szCs w:val="22"/>
        </w:rPr>
        <w:t>포함한</w:t>
      </w:r>
      <w:r w:rsidRPr="00CB2B3F">
        <w:rPr>
          <w:szCs w:val="22"/>
        </w:rPr>
        <w:t xml:space="preserve"> </w:t>
      </w:r>
      <w:proofErr w:type="spellStart"/>
      <w:r w:rsidRPr="00CB2B3F">
        <w:rPr>
          <w:szCs w:val="22"/>
        </w:rPr>
        <w:t>공직자등은</w:t>
      </w:r>
      <w:proofErr w:type="spellEnd"/>
      <w:r w:rsidRPr="00CB2B3F">
        <w:rPr>
          <w:szCs w:val="22"/>
        </w:rPr>
        <w:t xml:space="preserve"> </w:t>
      </w:r>
      <w:r w:rsidRPr="00CB2B3F">
        <w:rPr>
          <w:szCs w:val="22"/>
        </w:rPr>
        <w:t>직무</w:t>
      </w:r>
      <w:r w:rsidRPr="00CB2B3F">
        <w:rPr>
          <w:szCs w:val="22"/>
        </w:rPr>
        <w:t xml:space="preserve"> </w:t>
      </w:r>
      <w:r w:rsidRPr="00CB2B3F">
        <w:rPr>
          <w:szCs w:val="22"/>
        </w:rPr>
        <w:t>관련</w:t>
      </w:r>
      <w:r w:rsidRPr="00CB2B3F">
        <w:rPr>
          <w:szCs w:val="22"/>
        </w:rPr>
        <w:t xml:space="preserve"> </w:t>
      </w:r>
      <w:r w:rsidRPr="00CB2B3F">
        <w:rPr>
          <w:szCs w:val="22"/>
        </w:rPr>
        <w:t>여부와</w:t>
      </w:r>
      <w:r w:rsidRPr="00CB2B3F">
        <w:rPr>
          <w:szCs w:val="22"/>
        </w:rPr>
        <w:t xml:space="preserve"> </w:t>
      </w:r>
      <w:r w:rsidRPr="00CB2B3F">
        <w:rPr>
          <w:szCs w:val="22"/>
        </w:rPr>
        <w:t>관계없이</w:t>
      </w:r>
      <w:r w:rsidRPr="00CB2B3F">
        <w:rPr>
          <w:szCs w:val="22"/>
        </w:rPr>
        <w:t xml:space="preserve"> </w:t>
      </w:r>
      <w:r w:rsidRPr="00CB2B3F">
        <w:rPr>
          <w:szCs w:val="22"/>
        </w:rPr>
        <w:t>동일인으로부터</w:t>
      </w:r>
      <w:r w:rsidRPr="00CB2B3F">
        <w:rPr>
          <w:szCs w:val="22"/>
        </w:rPr>
        <w:t xml:space="preserve"> 1</w:t>
      </w:r>
      <w:r w:rsidRPr="00CB2B3F">
        <w:rPr>
          <w:szCs w:val="22"/>
        </w:rPr>
        <w:t>회에</w:t>
      </w:r>
      <w:r w:rsidRPr="00CB2B3F">
        <w:rPr>
          <w:szCs w:val="22"/>
        </w:rPr>
        <w:t xml:space="preserve"> 100</w:t>
      </w:r>
      <w:r w:rsidRPr="00CB2B3F">
        <w:rPr>
          <w:szCs w:val="22"/>
        </w:rPr>
        <w:t>만원</w:t>
      </w:r>
      <w:r w:rsidRPr="00CB2B3F">
        <w:rPr>
          <w:szCs w:val="22"/>
        </w:rPr>
        <w:t xml:space="preserve"> </w:t>
      </w:r>
      <w:r w:rsidRPr="00CB2B3F">
        <w:rPr>
          <w:szCs w:val="22"/>
        </w:rPr>
        <w:t>또는</w:t>
      </w:r>
      <w:r w:rsidRPr="00CB2B3F">
        <w:rPr>
          <w:szCs w:val="22"/>
        </w:rPr>
        <w:t xml:space="preserve"> </w:t>
      </w:r>
      <w:r w:rsidRPr="00CB2B3F">
        <w:rPr>
          <w:szCs w:val="22"/>
        </w:rPr>
        <w:t>매</w:t>
      </w:r>
      <w:r w:rsidRPr="00CB2B3F">
        <w:rPr>
          <w:szCs w:val="22"/>
        </w:rPr>
        <w:t xml:space="preserve"> </w:t>
      </w:r>
      <w:r w:rsidRPr="00CB2B3F">
        <w:rPr>
          <w:szCs w:val="22"/>
        </w:rPr>
        <w:t>회계연도에</w:t>
      </w:r>
      <w:r w:rsidRPr="00CB2B3F">
        <w:rPr>
          <w:szCs w:val="22"/>
        </w:rPr>
        <w:t xml:space="preserve"> 300</w:t>
      </w:r>
      <w:r w:rsidRPr="00CB2B3F">
        <w:rPr>
          <w:szCs w:val="22"/>
        </w:rPr>
        <w:t>만원을</w:t>
      </w:r>
      <w:r w:rsidRPr="00CB2B3F">
        <w:rPr>
          <w:szCs w:val="22"/>
        </w:rPr>
        <w:t xml:space="preserve"> </w:t>
      </w:r>
      <w:r w:rsidRPr="00CB2B3F">
        <w:rPr>
          <w:szCs w:val="22"/>
        </w:rPr>
        <w:t>초과하는</w:t>
      </w:r>
      <w:r w:rsidRPr="00CB2B3F">
        <w:rPr>
          <w:szCs w:val="22"/>
        </w:rPr>
        <w:t xml:space="preserve"> </w:t>
      </w:r>
      <w:r w:rsidRPr="00CB2B3F">
        <w:rPr>
          <w:szCs w:val="22"/>
        </w:rPr>
        <w:t>금품을</w:t>
      </w:r>
      <w:r w:rsidRPr="00CB2B3F">
        <w:rPr>
          <w:szCs w:val="22"/>
        </w:rPr>
        <w:t xml:space="preserve"> </w:t>
      </w:r>
      <w:r w:rsidRPr="00CB2B3F">
        <w:rPr>
          <w:szCs w:val="22"/>
        </w:rPr>
        <w:t>받아서는</w:t>
      </w:r>
      <w:r w:rsidRPr="00CB2B3F">
        <w:rPr>
          <w:szCs w:val="22"/>
        </w:rPr>
        <w:t xml:space="preserve"> </w:t>
      </w:r>
      <w:r w:rsidRPr="00CB2B3F">
        <w:rPr>
          <w:szCs w:val="22"/>
        </w:rPr>
        <w:t>안</w:t>
      </w:r>
      <w:r w:rsidRPr="00CB2B3F">
        <w:rPr>
          <w:szCs w:val="22"/>
        </w:rPr>
        <w:t xml:space="preserve"> </w:t>
      </w:r>
      <w:r w:rsidRPr="00CB2B3F">
        <w:rPr>
          <w:szCs w:val="22"/>
        </w:rPr>
        <w:t>되며</w:t>
      </w:r>
      <w:r w:rsidRPr="00CB2B3F">
        <w:rPr>
          <w:szCs w:val="22"/>
        </w:rPr>
        <w:t xml:space="preserve">, </w:t>
      </w:r>
      <w:r w:rsidRPr="00CB2B3F">
        <w:rPr>
          <w:szCs w:val="22"/>
        </w:rPr>
        <w:t>누구든지</w:t>
      </w:r>
      <w:r w:rsidRPr="00CB2B3F">
        <w:rPr>
          <w:szCs w:val="22"/>
        </w:rPr>
        <w:t xml:space="preserve"> </w:t>
      </w:r>
      <w:proofErr w:type="spellStart"/>
      <w:r w:rsidRPr="00CB2B3F">
        <w:rPr>
          <w:szCs w:val="22"/>
        </w:rPr>
        <w:t>공직자등에게</w:t>
      </w:r>
      <w:proofErr w:type="spellEnd"/>
      <w:r w:rsidRPr="00CB2B3F">
        <w:rPr>
          <w:szCs w:val="22"/>
        </w:rPr>
        <w:t xml:space="preserve"> </w:t>
      </w:r>
      <w:r w:rsidRPr="00CB2B3F">
        <w:rPr>
          <w:szCs w:val="22"/>
        </w:rPr>
        <w:t>수수</w:t>
      </w:r>
      <w:r w:rsidRPr="00CB2B3F">
        <w:rPr>
          <w:szCs w:val="22"/>
        </w:rPr>
        <w:t xml:space="preserve"> </w:t>
      </w:r>
      <w:r w:rsidRPr="00CB2B3F">
        <w:rPr>
          <w:szCs w:val="22"/>
        </w:rPr>
        <w:t>금지</w:t>
      </w:r>
      <w:r w:rsidRPr="00CB2B3F">
        <w:rPr>
          <w:szCs w:val="22"/>
        </w:rPr>
        <w:t xml:space="preserve"> </w:t>
      </w:r>
      <w:r w:rsidRPr="00CB2B3F">
        <w:rPr>
          <w:szCs w:val="22"/>
        </w:rPr>
        <w:t>금품을</w:t>
      </w:r>
      <w:r w:rsidRPr="00CB2B3F">
        <w:rPr>
          <w:szCs w:val="22"/>
        </w:rPr>
        <w:t xml:space="preserve"> </w:t>
      </w:r>
      <w:r w:rsidRPr="00CB2B3F">
        <w:rPr>
          <w:szCs w:val="22"/>
        </w:rPr>
        <w:t>제공하여서는</w:t>
      </w:r>
      <w:r w:rsidRPr="00CB2B3F">
        <w:rPr>
          <w:szCs w:val="22"/>
        </w:rPr>
        <w:t xml:space="preserve"> </w:t>
      </w:r>
      <w:r w:rsidRPr="00CB2B3F">
        <w:rPr>
          <w:szCs w:val="22"/>
        </w:rPr>
        <w:t>아니됨</w:t>
      </w:r>
      <w:r w:rsidRPr="00CB2B3F">
        <w:rPr>
          <w:szCs w:val="22"/>
        </w:rPr>
        <w:t>(</w:t>
      </w:r>
      <w:r w:rsidRPr="00CB2B3F">
        <w:rPr>
          <w:szCs w:val="22"/>
        </w:rPr>
        <w:t>청탁금지법</w:t>
      </w:r>
      <w:r w:rsidRPr="00CB2B3F">
        <w:rPr>
          <w:szCs w:val="22"/>
        </w:rPr>
        <w:t xml:space="preserve"> </w:t>
      </w:r>
      <w:r w:rsidRPr="00CB2B3F">
        <w:rPr>
          <w:szCs w:val="22"/>
        </w:rPr>
        <w:t>제</w:t>
      </w:r>
      <w:r w:rsidRPr="00CB2B3F">
        <w:rPr>
          <w:szCs w:val="22"/>
        </w:rPr>
        <w:t>8</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5</w:t>
      </w:r>
      <w:r w:rsidRPr="00CB2B3F">
        <w:rPr>
          <w:szCs w:val="22"/>
        </w:rPr>
        <w:t>항</w:t>
      </w:r>
      <w:r w:rsidRPr="00CB2B3F">
        <w:rPr>
          <w:szCs w:val="22"/>
        </w:rPr>
        <w:t xml:space="preserve">). </w:t>
      </w:r>
    </w:p>
    <w:p w14:paraId="47538351" w14:textId="77777777" w:rsidR="00026A7E" w:rsidRPr="00CB2B3F" w:rsidRDefault="00026A7E" w:rsidP="00026A7E">
      <w:pPr>
        <w:pStyle w:val="a5"/>
        <w:spacing w:after="240"/>
        <w:ind w:leftChars="0" w:left="907"/>
        <w:rPr>
          <w:szCs w:val="22"/>
        </w:rPr>
      </w:pPr>
      <w:r w:rsidRPr="00CB2B3F">
        <w:rPr>
          <w:szCs w:val="22"/>
        </w:rPr>
        <w:t>이를</w:t>
      </w:r>
      <w:r w:rsidRPr="00CB2B3F">
        <w:rPr>
          <w:szCs w:val="22"/>
        </w:rPr>
        <w:t xml:space="preserve"> </w:t>
      </w:r>
      <w:r w:rsidRPr="00CB2B3F">
        <w:rPr>
          <w:szCs w:val="22"/>
        </w:rPr>
        <w:t>위반하여</w:t>
      </w:r>
      <w:r w:rsidRPr="00CB2B3F">
        <w:rPr>
          <w:szCs w:val="22"/>
        </w:rPr>
        <w:t xml:space="preserve"> </w:t>
      </w:r>
      <w:r w:rsidRPr="00CB2B3F">
        <w:rPr>
          <w:szCs w:val="22"/>
        </w:rPr>
        <w:t>수수</w:t>
      </w:r>
      <w:r w:rsidRPr="00CB2B3F">
        <w:rPr>
          <w:szCs w:val="22"/>
        </w:rPr>
        <w:t xml:space="preserve"> </w:t>
      </w:r>
      <w:r w:rsidRPr="00CB2B3F">
        <w:rPr>
          <w:szCs w:val="22"/>
        </w:rPr>
        <w:t>금지</w:t>
      </w:r>
      <w:r w:rsidRPr="00CB2B3F">
        <w:rPr>
          <w:szCs w:val="22"/>
        </w:rPr>
        <w:t xml:space="preserve"> </w:t>
      </w:r>
      <w:proofErr w:type="spellStart"/>
      <w:r w:rsidRPr="00CB2B3F">
        <w:rPr>
          <w:szCs w:val="22"/>
        </w:rPr>
        <w:t>금품등을</w:t>
      </w:r>
      <w:proofErr w:type="spellEnd"/>
      <w:r w:rsidRPr="00CB2B3F">
        <w:rPr>
          <w:szCs w:val="22"/>
        </w:rPr>
        <w:t xml:space="preserve"> </w:t>
      </w:r>
      <w:proofErr w:type="spellStart"/>
      <w:r w:rsidRPr="00CB2B3F">
        <w:rPr>
          <w:szCs w:val="22"/>
        </w:rPr>
        <w:t>공직자등에게</w:t>
      </w:r>
      <w:proofErr w:type="spellEnd"/>
      <w:r w:rsidRPr="00CB2B3F">
        <w:rPr>
          <w:szCs w:val="22"/>
        </w:rPr>
        <w:t xml:space="preserve"> </w:t>
      </w:r>
      <w:r w:rsidRPr="00CB2B3F">
        <w:rPr>
          <w:szCs w:val="22"/>
        </w:rPr>
        <w:t>제공하는</w:t>
      </w:r>
      <w:r w:rsidRPr="00CB2B3F">
        <w:rPr>
          <w:szCs w:val="22"/>
        </w:rPr>
        <w:t xml:space="preserve"> </w:t>
      </w:r>
      <w:r w:rsidRPr="00CB2B3F">
        <w:rPr>
          <w:szCs w:val="22"/>
        </w:rPr>
        <w:t>경우</w:t>
      </w:r>
      <w:r w:rsidRPr="00CB2B3F">
        <w:rPr>
          <w:szCs w:val="22"/>
        </w:rPr>
        <w:t xml:space="preserve"> 3</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w:t>
      </w:r>
      <w:r w:rsidRPr="00CB2B3F">
        <w:rPr>
          <w:szCs w:val="22"/>
        </w:rPr>
        <w:lastRenderedPageBreak/>
        <w:t>는</w:t>
      </w:r>
      <w:r w:rsidRPr="00CB2B3F">
        <w:rPr>
          <w:szCs w:val="22"/>
        </w:rPr>
        <w:t xml:space="preserve"> 3</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있으며</w:t>
      </w:r>
      <w:r w:rsidRPr="00CB2B3F">
        <w:rPr>
          <w:szCs w:val="22"/>
        </w:rPr>
        <w:t>(</w:t>
      </w:r>
      <w:r w:rsidRPr="00CB2B3F">
        <w:rPr>
          <w:szCs w:val="22"/>
        </w:rPr>
        <w:t>청탁금지법</w:t>
      </w:r>
      <w:r w:rsidRPr="00CB2B3F">
        <w:rPr>
          <w:szCs w:val="22"/>
        </w:rPr>
        <w:t xml:space="preserve"> </w:t>
      </w:r>
      <w:r w:rsidRPr="00CB2B3F">
        <w:rPr>
          <w:szCs w:val="22"/>
        </w:rPr>
        <w:t>제</w:t>
      </w:r>
      <w:r w:rsidRPr="00CB2B3F">
        <w:rPr>
          <w:szCs w:val="22"/>
        </w:rPr>
        <w:t>22</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항</w:t>
      </w:r>
      <w:r w:rsidRPr="00CB2B3F">
        <w:rPr>
          <w:szCs w:val="22"/>
        </w:rPr>
        <w:t xml:space="preserve"> </w:t>
      </w:r>
      <w:r w:rsidRPr="00CB2B3F">
        <w:rPr>
          <w:szCs w:val="22"/>
        </w:rPr>
        <w:t>제</w:t>
      </w:r>
      <w:r w:rsidRPr="00CB2B3F">
        <w:rPr>
          <w:szCs w:val="22"/>
        </w:rPr>
        <w:t>3</w:t>
      </w:r>
      <w:r w:rsidRPr="00CB2B3F">
        <w:rPr>
          <w:szCs w:val="22"/>
        </w:rPr>
        <w:t>호</w:t>
      </w:r>
      <w:r w:rsidRPr="00CB2B3F">
        <w:rPr>
          <w:szCs w:val="22"/>
        </w:rPr>
        <w:t xml:space="preserve">), </w:t>
      </w:r>
      <w:r w:rsidRPr="00CB2B3F">
        <w:rPr>
          <w:szCs w:val="22"/>
        </w:rPr>
        <w:t>법인</w:t>
      </w:r>
      <w:r w:rsidRPr="00CB2B3F">
        <w:rPr>
          <w:szCs w:val="22"/>
        </w:rPr>
        <w:t xml:space="preserve"> </w:t>
      </w:r>
      <w:r w:rsidRPr="00CB2B3F">
        <w:rPr>
          <w:szCs w:val="22"/>
        </w:rPr>
        <w:t>또는</w:t>
      </w:r>
      <w:r w:rsidRPr="00CB2B3F">
        <w:rPr>
          <w:szCs w:val="22"/>
        </w:rPr>
        <w:t xml:space="preserve"> </w:t>
      </w:r>
      <w:r w:rsidRPr="00CB2B3F">
        <w:rPr>
          <w:szCs w:val="22"/>
        </w:rPr>
        <w:t>단체의</w:t>
      </w:r>
      <w:r w:rsidRPr="00CB2B3F">
        <w:rPr>
          <w:szCs w:val="22"/>
        </w:rPr>
        <w:t xml:space="preserve"> </w:t>
      </w:r>
      <w:r w:rsidRPr="00CB2B3F">
        <w:rPr>
          <w:szCs w:val="22"/>
        </w:rPr>
        <w:t>대표자나</w:t>
      </w:r>
      <w:r w:rsidRPr="00CB2B3F">
        <w:rPr>
          <w:szCs w:val="22"/>
        </w:rPr>
        <w:t xml:space="preserve"> </w:t>
      </w:r>
      <w:r w:rsidRPr="00CB2B3F">
        <w:rPr>
          <w:szCs w:val="22"/>
        </w:rPr>
        <w:t>법인</w:t>
      </w:r>
      <w:r w:rsidRPr="00CB2B3F">
        <w:rPr>
          <w:szCs w:val="22"/>
        </w:rPr>
        <w:t xml:space="preserve">, </w:t>
      </w:r>
      <w:r w:rsidRPr="00CB2B3F">
        <w:rPr>
          <w:szCs w:val="22"/>
        </w:rPr>
        <w:t>단체</w:t>
      </w:r>
      <w:r w:rsidRPr="00CB2B3F">
        <w:rPr>
          <w:szCs w:val="22"/>
        </w:rPr>
        <w:t xml:space="preserve"> </w:t>
      </w:r>
      <w:r w:rsidRPr="00CB2B3F">
        <w:rPr>
          <w:szCs w:val="22"/>
        </w:rPr>
        <w:t>또는</w:t>
      </w:r>
      <w:r w:rsidRPr="00CB2B3F">
        <w:rPr>
          <w:szCs w:val="22"/>
        </w:rPr>
        <w:t xml:space="preserve"> </w:t>
      </w:r>
      <w:r w:rsidRPr="00CB2B3F">
        <w:rPr>
          <w:szCs w:val="22"/>
        </w:rPr>
        <w:t>개인의</w:t>
      </w:r>
      <w:r w:rsidRPr="00CB2B3F">
        <w:rPr>
          <w:szCs w:val="22"/>
        </w:rPr>
        <w:t xml:space="preserve"> </w:t>
      </w:r>
      <w:r w:rsidRPr="00CB2B3F">
        <w:rPr>
          <w:szCs w:val="22"/>
        </w:rPr>
        <w:t>대리인</w:t>
      </w:r>
      <w:r w:rsidRPr="00CB2B3F">
        <w:rPr>
          <w:szCs w:val="22"/>
        </w:rPr>
        <w:t xml:space="preserve">, </w:t>
      </w:r>
      <w:r w:rsidRPr="00CB2B3F">
        <w:rPr>
          <w:szCs w:val="22"/>
        </w:rPr>
        <w:t>사용인</w:t>
      </w:r>
      <w:r w:rsidRPr="00CB2B3F">
        <w:rPr>
          <w:szCs w:val="22"/>
        </w:rPr>
        <w:t xml:space="preserve">, </w:t>
      </w:r>
      <w:r w:rsidRPr="00CB2B3F">
        <w:rPr>
          <w:szCs w:val="22"/>
        </w:rPr>
        <w:t>그</w:t>
      </w:r>
      <w:r w:rsidRPr="00CB2B3F">
        <w:rPr>
          <w:szCs w:val="22"/>
        </w:rPr>
        <w:t xml:space="preserve"> </w:t>
      </w:r>
      <w:r w:rsidRPr="00CB2B3F">
        <w:rPr>
          <w:szCs w:val="22"/>
        </w:rPr>
        <w:t>밖의</w:t>
      </w:r>
      <w:r w:rsidRPr="00CB2B3F">
        <w:rPr>
          <w:szCs w:val="22"/>
        </w:rPr>
        <w:t xml:space="preserve"> </w:t>
      </w:r>
      <w:r w:rsidRPr="00CB2B3F">
        <w:rPr>
          <w:szCs w:val="22"/>
        </w:rPr>
        <w:t>종업원이</w:t>
      </w:r>
      <w:r w:rsidRPr="00CB2B3F">
        <w:rPr>
          <w:szCs w:val="22"/>
        </w:rPr>
        <w:t xml:space="preserve"> </w:t>
      </w:r>
      <w:r w:rsidRPr="00CB2B3F">
        <w:rPr>
          <w:szCs w:val="22"/>
        </w:rPr>
        <w:t>그</w:t>
      </w:r>
      <w:r w:rsidRPr="00CB2B3F">
        <w:rPr>
          <w:szCs w:val="22"/>
        </w:rPr>
        <w:t xml:space="preserve"> </w:t>
      </w:r>
      <w:r w:rsidRPr="00CB2B3F">
        <w:rPr>
          <w:szCs w:val="22"/>
        </w:rPr>
        <w:t>법인</w:t>
      </w:r>
      <w:r w:rsidRPr="00CB2B3F">
        <w:rPr>
          <w:szCs w:val="22"/>
        </w:rPr>
        <w:t xml:space="preserve">, </w:t>
      </w:r>
      <w:r w:rsidRPr="00CB2B3F">
        <w:rPr>
          <w:szCs w:val="22"/>
        </w:rPr>
        <w:t>단체</w:t>
      </w:r>
      <w:r w:rsidRPr="00CB2B3F">
        <w:rPr>
          <w:szCs w:val="22"/>
        </w:rPr>
        <w:t xml:space="preserve"> </w:t>
      </w:r>
      <w:r w:rsidRPr="00CB2B3F">
        <w:rPr>
          <w:szCs w:val="22"/>
        </w:rPr>
        <w:t>또는</w:t>
      </w:r>
      <w:r w:rsidRPr="00CB2B3F">
        <w:rPr>
          <w:szCs w:val="22"/>
        </w:rPr>
        <w:t xml:space="preserve"> </w:t>
      </w:r>
      <w:r w:rsidRPr="00CB2B3F">
        <w:rPr>
          <w:szCs w:val="22"/>
        </w:rPr>
        <w:t>개인의</w:t>
      </w:r>
      <w:r w:rsidRPr="00CB2B3F">
        <w:rPr>
          <w:szCs w:val="22"/>
        </w:rPr>
        <w:t xml:space="preserve"> </w:t>
      </w:r>
      <w:r w:rsidRPr="00CB2B3F">
        <w:rPr>
          <w:szCs w:val="22"/>
        </w:rPr>
        <w:t>업무에</w:t>
      </w:r>
      <w:r w:rsidRPr="00CB2B3F">
        <w:rPr>
          <w:szCs w:val="22"/>
        </w:rPr>
        <w:t xml:space="preserve"> </w:t>
      </w:r>
      <w:r w:rsidRPr="00CB2B3F">
        <w:rPr>
          <w:szCs w:val="22"/>
        </w:rPr>
        <w:t>관하여</w:t>
      </w:r>
      <w:r w:rsidRPr="00CB2B3F">
        <w:rPr>
          <w:szCs w:val="22"/>
        </w:rPr>
        <w:t xml:space="preserve"> </w:t>
      </w:r>
      <w:proofErr w:type="spellStart"/>
      <w:r w:rsidRPr="00CB2B3F">
        <w:rPr>
          <w:szCs w:val="22"/>
        </w:rPr>
        <w:t>공직자등에게</w:t>
      </w:r>
      <w:proofErr w:type="spellEnd"/>
      <w:r w:rsidRPr="00CB2B3F">
        <w:rPr>
          <w:szCs w:val="22"/>
        </w:rPr>
        <w:t xml:space="preserve"> </w:t>
      </w:r>
      <w:r w:rsidRPr="00CB2B3F">
        <w:rPr>
          <w:szCs w:val="22"/>
        </w:rPr>
        <w:t>수수</w:t>
      </w:r>
      <w:r w:rsidRPr="00CB2B3F">
        <w:rPr>
          <w:szCs w:val="22"/>
        </w:rPr>
        <w:t xml:space="preserve"> </w:t>
      </w:r>
      <w:r w:rsidRPr="00CB2B3F">
        <w:rPr>
          <w:szCs w:val="22"/>
        </w:rPr>
        <w:t>금지</w:t>
      </w:r>
      <w:r w:rsidRPr="00CB2B3F">
        <w:rPr>
          <w:szCs w:val="22"/>
        </w:rPr>
        <w:t xml:space="preserve"> </w:t>
      </w:r>
      <w:r w:rsidRPr="00CB2B3F">
        <w:rPr>
          <w:szCs w:val="22"/>
        </w:rPr>
        <w:t>금품</w:t>
      </w:r>
      <w:r w:rsidRPr="00CB2B3F">
        <w:rPr>
          <w:szCs w:val="22"/>
        </w:rPr>
        <w:t xml:space="preserve"> </w:t>
      </w:r>
      <w:r w:rsidRPr="00CB2B3F">
        <w:rPr>
          <w:szCs w:val="22"/>
        </w:rPr>
        <w:t>등을</w:t>
      </w:r>
      <w:r w:rsidRPr="00CB2B3F">
        <w:rPr>
          <w:szCs w:val="22"/>
        </w:rPr>
        <w:t xml:space="preserve"> </w:t>
      </w:r>
      <w:r w:rsidRPr="00CB2B3F">
        <w:rPr>
          <w:szCs w:val="22"/>
        </w:rPr>
        <w:t>제공한</w:t>
      </w:r>
      <w:r w:rsidRPr="00CB2B3F">
        <w:rPr>
          <w:szCs w:val="22"/>
        </w:rPr>
        <w:t xml:space="preserve"> </w:t>
      </w:r>
      <w:r w:rsidRPr="00CB2B3F">
        <w:rPr>
          <w:szCs w:val="22"/>
        </w:rPr>
        <w:t>경우</w:t>
      </w:r>
      <w:r w:rsidRPr="00CB2B3F">
        <w:rPr>
          <w:szCs w:val="22"/>
        </w:rPr>
        <w:t xml:space="preserve"> </w:t>
      </w:r>
      <w:r w:rsidRPr="00CB2B3F">
        <w:rPr>
          <w:szCs w:val="22"/>
        </w:rPr>
        <w:t>그</w:t>
      </w:r>
      <w:r w:rsidRPr="00CB2B3F">
        <w:rPr>
          <w:szCs w:val="22"/>
        </w:rPr>
        <w:t xml:space="preserve"> </w:t>
      </w:r>
      <w:r w:rsidRPr="00CB2B3F">
        <w:rPr>
          <w:szCs w:val="22"/>
        </w:rPr>
        <w:t>행위자를</w:t>
      </w:r>
      <w:r w:rsidRPr="00CB2B3F">
        <w:rPr>
          <w:szCs w:val="22"/>
        </w:rPr>
        <w:t xml:space="preserve"> </w:t>
      </w:r>
      <w:r w:rsidRPr="00CB2B3F">
        <w:rPr>
          <w:szCs w:val="22"/>
        </w:rPr>
        <w:t>벌하는</w:t>
      </w:r>
      <w:r w:rsidRPr="00CB2B3F">
        <w:rPr>
          <w:szCs w:val="22"/>
        </w:rPr>
        <w:t xml:space="preserve"> </w:t>
      </w:r>
      <w:r w:rsidRPr="00CB2B3F">
        <w:rPr>
          <w:szCs w:val="22"/>
        </w:rPr>
        <w:t>외에</w:t>
      </w:r>
      <w:r w:rsidRPr="00CB2B3F">
        <w:rPr>
          <w:szCs w:val="22"/>
        </w:rPr>
        <w:t xml:space="preserve"> </w:t>
      </w:r>
      <w:r w:rsidRPr="00CB2B3F">
        <w:rPr>
          <w:szCs w:val="22"/>
        </w:rPr>
        <w:t>그</w:t>
      </w:r>
      <w:r w:rsidRPr="00CB2B3F">
        <w:rPr>
          <w:szCs w:val="22"/>
        </w:rPr>
        <w:t xml:space="preserve"> </w:t>
      </w:r>
      <w:r w:rsidRPr="00CB2B3F">
        <w:rPr>
          <w:szCs w:val="22"/>
        </w:rPr>
        <w:t>법인</w:t>
      </w:r>
      <w:r w:rsidRPr="00CB2B3F">
        <w:rPr>
          <w:szCs w:val="22"/>
        </w:rPr>
        <w:t xml:space="preserve">, </w:t>
      </w:r>
      <w:r w:rsidRPr="00CB2B3F">
        <w:rPr>
          <w:szCs w:val="22"/>
        </w:rPr>
        <w:t>단체</w:t>
      </w:r>
      <w:r w:rsidRPr="00CB2B3F">
        <w:rPr>
          <w:szCs w:val="22"/>
        </w:rPr>
        <w:t xml:space="preserve"> </w:t>
      </w:r>
      <w:r w:rsidRPr="00CB2B3F">
        <w:rPr>
          <w:szCs w:val="22"/>
        </w:rPr>
        <w:t>또는</w:t>
      </w:r>
      <w:r w:rsidRPr="00CB2B3F">
        <w:rPr>
          <w:szCs w:val="22"/>
        </w:rPr>
        <w:t xml:space="preserve"> </w:t>
      </w:r>
      <w:r w:rsidRPr="00CB2B3F">
        <w:rPr>
          <w:szCs w:val="22"/>
        </w:rPr>
        <w:t>개인에게도</w:t>
      </w:r>
      <w:r w:rsidRPr="00CB2B3F">
        <w:rPr>
          <w:szCs w:val="22"/>
        </w:rPr>
        <w:t xml:space="preserve"> </w:t>
      </w:r>
      <w:r w:rsidRPr="00CB2B3F">
        <w:rPr>
          <w:szCs w:val="22"/>
        </w:rPr>
        <w:t>해당</w:t>
      </w:r>
      <w:r w:rsidRPr="00CB2B3F">
        <w:rPr>
          <w:szCs w:val="22"/>
        </w:rPr>
        <w:t xml:space="preserve"> </w:t>
      </w:r>
      <w:r w:rsidRPr="00CB2B3F">
        <w:rPr>
          <w:szCs w:val="22"/>
        </w:rPr>
        <w:t>조문의</w:t>
      </w:r>
      <w:r w:rsidRPr="00CB2B3F">
        <w:rPr>
          <w:szCs w:val="22"/>
        </w:rPr>
        <w:t xml:space="preserve"> </w:t>
      </w:r>
      <w:r w:rsidRPr="00CB2B3F">
        <w:rPr>
          <w:szCs w:val="22"/>
        </w:rPr>
        <w:t>벌금을</w:t>
      </w:r>
      <w:r w:rsidRPr="00CB2B3F">
        <w:rPr>
          <w:szCs w:val="22"/>
        </w:rPr>
        <w:t xml:space="preserve"> </w:t>
      </w:r>
      <w:r w:rsidRPr="00CB2B3F">
        <w:rPr>
          <w:szCs w:val="22"/>
        </w:rPr>
        <w:t>과함</w:t>
      </w:r>
      <w:r w:rsidRPr="00CB2B3F">
        <w:rPr>
          <w:szCs w:val="22"/>
        </w:rPr>
        <w:t xml:space="preserve">. </w:t>
      </w:r>
      <w:r w:rsidRPr="00CB2B3F">
        <w:rPr>
          <w:szCs w:val="22"/>
        </w:rPr>
        <w:t>단</w:t>
      </w:r>
      <w:r w:rsidRPr="00CB2B3F">
        <w:rPr>
          <w:szCs w:val="22"/>
        </w:rPr>
        <w:t xml:space="preserve">, </w:t>
      </w:r>
      <w:r w:rsidRPr="00CB2B3F">
        <w:rPr>
          <w:szCs w:val="22"/>
        </w:rPr>
        <w:t>해당</w:t>
      </w:r>
      <w:r w:rsidRPr="00CB2B3F">
        <w:rPr>
          <w:szCs w:val="22"/>
        </w:rPr>
        <w:t xml:space="preserve"> </w:t>
      </w:r>
      <w:r w:rsidRPr="00CB2B3F">
        <w:rPr>
          <w:szCs w:val="22"/>
        </w:rPr>
        <w:t>법인</w:t>
      </w:r>
      <w:r w:rsidRPr="00CB2B3F">
        <w:rPr>
          <w:szCs w:val="22"/>
        </w:rPr>
        <w:t xml:space="preserve">, </w:t>
      </w:r>
      <w:r w:rsidRPr="00CB2B3F">
        <w:rPr>
          <w:szCs w:val="22"/>
        </w:rPr>
        <w:t>단체</w:t>
      </w:r>
      <w:r w:rsidRPr="00CB2B3F">
        <w:rPr>
          <w:szCs w:val="22"/>
        </w:rPr>
        <w:t xml:space="preserve"> </w:t>
      </w:r>
      <w:r w:rsidRPr="00CB2B3F">
        <w:rPr>
          <w:szCs w:val="22"/>
        </w:rPr>
        <w:t>또는</w:t>
      </w:r>
      <w:r w:rsidRPr="00CB2B3F">
        <w:rPr>
          <w:szCs w:val="22"/>
        </w:rPr>
        <w:t xml:space="preserve"> </w:t>
      </w:r>
      <w:r w:rsidRPr="00CB2B3F">
        <w:rPr>
          <w:szCs w:val="22"/>
        </w:rPr>
        <w:t>개인이</w:t>
      </w:r>
      <w:r w:rsidRPr="00CB2B3F">
        <w:rPr>
          <w:szCs w:val="22"/>
        </w:rPr>
        <w:t xml:space="preserve"> </w:t>
      </w:r>
      <w:r w:rsidRPr="00CB2B3F">
        <w:rPr>
          <w:szCs w:val="22"/>
        </w:rPr>
        <w:t>그</w:t>
      </w:r>
      <w:r w:rsidRPr="00CB2B3F">
        <w:rPr>
          <w:szCs w:val="22"/>
        </w:rPr>
        <w:t xml:space="preserve"> </w:t>
      </w:r>
      <w:r w:rsidRPr="00CB2B3F">
        <w:rPr>
          <w:szCs w:val="22"/>
        </w:rPr>
        <w:t>위반행위를</w:t>
      </w:r>
      <w:r w:rsidRPr="00CB2B3F">
        <w:rPr>
          <w:szCs w:val="22"/>
        </w:rPr>
        <w:t xml:space="preserve"> </w:t>
      </w:r>
      <w:r w:rsidRPr="00CB2B3F">
        <w:rPr>
          <w:szCs w:val="22"/>
        </w:rPr>
        <w:t>방지하기</w:t>
      </w:r>
      <w:r w:rsidRPr="00CB2B3F">
        <w:rPr>
          <w:szCs w:val="22"/>
        </w:rPr>
        <w:t xml:space="preserve"> </w:t>
      </w:r>
      <w:r w:rsidRPr="00CB2B3F">
        <w:rPr>
          <w:szCs w:val="22"/>
        </w:rPr>
        <w:t>위하여</w:t>
      </w:r>
      <w:r w:rsidRPr="00CB2B3F">
        <w:rPr>
          <w:szCs w:val="22"/>
        </w:rPr>
        <w:t xml:space="preserve"> </w:t>
      </w:r>
      <w:r w:rsidRPr="00CB2B3F">
        <w:rPr>
          <w:szCs w:val="22"/>
        </w:rPr>
        <w:t>해당</w:t>
      </w:r>
      <w:r w:rsidRPr="00CB2B3F">
        <w:rPr>
          <w:szCs w:val="22"/>
        </w:rPr>
        <w:t xml:space="preserve"> </w:t>
      </w:r>
      <w:r w:rsidRPr="00CB2B3F">
        <w:rPr>
          <w:szCs w:val="22"/>
        </w:rPr>
        <w:t>업무에</w:t>
      </w:r>
      <w:r w:rsidRPr="00CB2B3F">
        <w:rPr>
          <w:szCs w:val="22"/>
        </w:rPr>
        <w:t xml:space="preserve"> </w:t>
      </w:r>
      <w:r w:rsidRPr="00CB2B3F">
        <w:rPr>
          <w:szCs w:val="22"/>
        </w:rPr>
        <w:t>관하여</w:t>
      </w:r>
      <w:r w:rsidRPr="00CB2B3F">
        <w:rPr>
          <w:szCs w:val="22"/>
        </w:rPr>
        <w:t xml:space="preserve"> </w:t>
      </w:r>
      <w:r w:rsidRPr="00CB2B3F">
        <w:rPr>
          <w:szCs w:val="22"/>
        </w:rPr>
        <w:t>상당한</w:t>
      </w:r>
      <w:r w:rsidRPr="00CB2B3F">
        <w:rPr>
          <w:szCs w:val="22"/>
        </w:rPr>
        <w:t xml:space="preserve"> </w:t>
      </w:r>
      <w:r w:rsidRPr="00CB2B3F">
        <w:rPr>
          <w:szCs w:val="22"/>
        </w:rPr>
        <w:t>주의와</w:t>
      </w:r>
      <w:r w:rsidRPr="00CB2B3F">
        <w:rPr>
          <w:szCs w:val="22"/>
        </w:rPr>
        <w:t xml:space="preserve"> </w:t>
      </w:r>
      <w:r w:rsidRPr="00CB2B3F">
        <w:rPr>
          <w:szCs w:val="22"/>
        </w:rPr>
        <w:t>감독을</w:t>
      </w:r>
      <w:r w:rsidRPr="00CB2B3F">
        <w:rPr>
          <w:szCs w:val="22"/>
        </w:rPr>
        <w:t xml:space="preserve"> </w:t>
      </w:r>
      <w:r w:rsidRPr="00CB2B3F">
        <w:rPr>
          <w:szCs w:val="22"/>
        </w:rPr>
        <w:t>게을리하지</w:t>
      </w:r>
      <w:r w:rsidRPr="00CB2B3F">
        <w:rPr>
          <w:szCs w:val="22"/>
        </w:rPr>
        <w:t xml:space="preserve"> </w:t>
      </w:r>
      <w:r w:rsidRPr="00CB2B3F">
        <w:rPr>
          <w:szCs w:val="22"/>
        </w:rPr>
        <w:t>아니한</w:t>
      </w:r>
      <w:r w:rsidRPr="00CB2B3F">
        <w:rPr>
          <w:szCs w:val="22"/>
        </w:rPr>
        <w:t xml:space="preserve"> </w:t>
      </w:r>
      <w:r w:rsidRPr="00CB2B3F">
        <w:rPr>
          <w:szCs w:val="22"/>
        </w:rPr>
        <w:t>경우에는</w:t>
      </w:r>
      <w:r w:rsidRPr="00CB2B3F">
        <w:rPr>
          <w:szCs w:val="22"/>
        </w:rPr>
        <w:t xml:space="preserve"> </w:t>
      </w:r>
      <w:r w:rsidRPr="00CB2B3F">
        <w:rPr>
          <w:szCs w:val="22"/>
        </w:rPr>
        <w:t>그러하지</w:t>
      </w:r>
      <w:r w:rsidRPr="00CB2B3F">
        <w:rPr>
          <w:szCs w:val="22"/>
        </w:rPr>
        <w:t xml:space="preserve"> </w:t>
      </w:r>
      <w:r w:rsidRPr="00CB2B3F">
        <w:rPr>
          <w:szCs w:val="22"/>
        </w:rPr>
        <w:t>아니함</w:t>
      </w:r>
      <w:r w:rsidRPr="00CB2B3F">
        <w:rPr>
          <w:szCs w:val="22"/>
        </w:rPr>
        <w:t>(</w:t>
      </w:r>
      <w:r w:rsidRPr="00CB2B3F">
        <w:rPr>
          <w:szCs w:val="22"/>
        </w:rPr>
        <w:t>청탁금지법</w:t>
      </w:r>
      <w:r w:rsidRPr="00CB2B3F">
        <w:rPr>
          <w:szCs w:val="22"/>
        </w:rPr>
        <w:t xml:space="preserve"> </w:t>
      </w:r>
      <w:r w:rsidRPr="00CB2B3F">
        <w:rPr>
          <w:szCs w:val="22"/>
        </w:rPr>
        <w:t>제</w:t>
      </w:r>
      <w:r w:rsidRPr="00CB2B3F">
        <w:rPr>
          <w:szCs w:val="22"/>
        </w:rPr>
        <w:t>24</w:t>
      </w:r>
      <w:r w:rsidRPr="00CB2B3F">
        <w:rPr>
          <w:szCs w:val="22"/>
        </w:rPr>
        <w:t>조</w:t>
      </w:r>
      <w:r w:rsidRPr="00CB2B3F">
        <w:rPr>
          <w:szCs w:val="22"/>
        </w:rPr>
        <w:t>).</w:t>
      </w:r>
    </w:p>
    <w:p w14:paraId="69E19802" w14:textId="77777777" w:rsidR="00026A7E" w:rsidRPr="00CB2B3F" w:rsidRDefault="00026A7E" w:rsidP="00026A7E">
      <w:pPr>
        <w:pStyle w:val="a5"/>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sidRPr="00CB2B3F">
        <w:rPr>
          <w:szCs w:val="22"/>
        </w:rPr>
        <w:t xml:space="preserve">, </w:t>
      </w:r>
      <w:r w:rsidRPr="00CB2B3F">
        <w:rPr>
          <w:szCs w:val="22"/>
        </w:rPr>
        <w:t>회사가</w:t>
      </w:r>
      <w:r w:rsidRPr="00CB2B3F">
        <w:rPr>
          <w:szCs w:val="22"/>
        </w:rPr>
        <w:t xml:space="preserve"> </w:t>
      </w:r>
      <w:r w:rsidRPr="00CB2B3F">
        <w:rPr>
          <w:szCs w:val="22"/>
        </w:rPr>
        <w:t>청탁금지법</w:t>
      </w:r>
      <w:r w:rsidRPr="00CB2B3F">
        <w:rPr>
          <w:szCs w:val="22"/>
        </w:rPr>
        <w:t xml:space="preserve"> </w:t>
      </w:r>
      <w:r w:rsidRPr="00CB2B3F">
        <w:rPr>
          <w:szCs w:val="22"/>
        </w:rPr>
        <w:t>관련</w:t>
      </w:r>
      <w:r w:rsidRPr="00CB2B3F">
        <w:rPr>
          <w:szCs w:val="22"/>
        </w:rPr>
        <w:t xml:space="preserve"> </w:t>
      </w:r>
      <w:r w:rsidRPr="00CB2B3F">
        <w:rPr>
          <w:szCs w:val="22"/>
        </w:rPr>
        <w:t>교육을</w:t>
      </w:r>
      <w:r w:rsidRPr="00CB2B3F">
        <w:rPr>
          <w:szCs w:val="22"/>
        </w:rPr>
        <w:t xml:space="preserve"> </w:t>
      </w:r>
      <w:r w:rsidRPr="00CB2B3F">
        <w:rPr>
          <w:szCs w:val="22"/>
        </w:rPr>
        <w:t>실시하였다고는</w:t>
      </w:r>
      <w:r w:rsidRPr="00CB2B3F">
        <w:rPr>
          <w:szCs w:val="22"/>
        </w:rPr>
        <w:t xml:space="preserve"> </w:t>
      </w:r>
      <w:r w:rsidRPr="00CB2B3F">
        <w:rPr>
          <w:szCs w:val="22"/>
        </w:rPr>
        <w:t>하나</w:t>
      </w:r>
      <w:r w:rsidRPr="00CB2B3F">
        <w:rPr>
          <w:szCs w:val="22"/>
        </w:rPr>
        <w:t xml:space="preserve">, </w:t>
      </w:r>
      <w:r w:rsidRPr="00CB2B3F">
        <w:rPr>
          <w:szCs w:val="22"/>
        </w:rPr>
        <w:t>해당</w:t>
      </w:r>
      <w:r w:rsidRPr="00CB2B3F">
        <w:rPr>
          <w:szCs w:val="22"/>
        </w:rPr>
        <w:t xml:space="preserve"> </w:t>
      </w:r>
      <w:r w:rsidRPr="00CB2B3F">
        <w:rPr>
          <w:szCs w:val="22"/>
        </w:rPr>
        <w:t>임직원들이</w:t>
      </w:r>
      <w:r w:rsidRPr="00CB2B3F">
        <w:rPr>
          <w:szCs w:val="22"/>
        </w:rPr>
        <w:t xml:space="preserve"> </w:t>
      </w:r>
      <w:r w:rsidRPr="00CB2B3F">
        <w:rPr>
          <w:szCs w:val="22"/>
        </w:rPr>
        <w:t>지인인</w:t>
      </w:r>
      <w:r w:rsidRPr="00CB2B3F">
        <w:rPr>
          <w:szCs w:val="22"/>
        </w:rPr>
        <w:t xml:space="preserve"> </w:t>
      </w:r>
      <w:r w:rsidRPr="00CB2B3F">
        <w:rPr>
          <w:szCs w:val="22"/>
        </w:rPr>
        <w:t>공직자</w:t>
      </w:r>
      <w:r w:rsidRPr="00CB2B3F">
        <w:rPr>
          <w:szCs w:val="22"/>
        </w:rPr>
        <w:t xml:space="preserve">, </w:t>
      </w:r>
      <w:r w:rsidRPr="00CB2B3F">
        <w:rPr>
          <w:szCs w:val="22"/>
        </w:rPr>
        <w:t>언론인</w:t>
      </w:r>
      <w:r w:rsidRPr="00CB2B3F">
        <w:rPr>
          <w:szCs w:val="22"/>
        </w:rPr>
        <w:t xml:space="preserve"> </w:t>
      </w:r>
      <w:r w:rsidRPr="00CB2B3F">
        <w:rPr>
          <w:szCs w:val="22"/>
        </w:rPr>
        <w:t>등에게</w:t>
      </w:r>
      <w:r w:rsidRPr="00CB2B3F">
        <w:rPr>
          <w:szCs w:val="22"/>
        </w:rPr>
        <w:t xml:space="preserve"> </w:t>
      </w:r>
      <w:r w:rsidRPr="00CB2B3F">
        <w:rPr>
          <w:szCs w:val="22"/>
        </w:rPr>
        <w:t>할인혜택을</w:t>
      </w:r>
      <w:r w:rsidRPr="00CB2B3F">
        <w:rPr>
          <w:szCs w:val="22"/>
        </w:rPr>
        <w:t xml:space="preserve"> </w:t>
      </w:r>
      <w:r w:rsidRPr="00CB2B3F">
        <w:rPr>
          <w:szCs w:val="22"/>
        </w:rPr>
        <w:t>제공하기</w:t>
      </w:r>
      <w:r w:rsidRPr="00CB2B3F">
        <w:rPr>
          <w:szCs w:val="22"/>
        </w:rPr>
        <w:t xml:space="preserve"> </w:t>
      </w:r>
      <w:r w:rsidRPr="00CB2B3F">
        <w:rPr>
          <w:szCs w:val="22"/>
        </w:rPr>
        <w:t>위하여</w:t>
      </w:r>
      <w:r w:rsidRPr="00CB2B3F">
        <w:rPr>
          <w:szCs w:val="22"/>
        </w:rPr>
        <w:t xml:space="preserve"> </w:t>
      </w:r>
      <w:r w:rsidRPr="00CB2B3F">
        <w:rPr>
          <w:szCs w:val="22"/>
        </w:rPr>
        <w:t>품의서를</w:t>
      </w:r>
      <w:r w:rsidRPr="00CB2B3F">
        <w:rPr>
          <w:szCs w:val="22"/>
        </w:rPr>
        <w:t xml:space="preserve"> </w:t>
      </w:r>
      <w:proofErr w:type="spellStart"/>
      <w:r w:rsidRPr="00CB2B3F">
        <w:rPr>
          <w:szCs w:val="22"/>
        </w:rPr>
        <w:t>결재받는</w:t>
      </w:r>
      <w:proofErr w:type="spellEnd"/>
      <w:r w:rsidRPr="00CB2B3F">
        <w:rPr>
          <w:szCs w:val="22"/>
        </w:rPr>
        <w:t xml:space="preserve"> </w:t>
      </w:r>
      <w:r w:rsidRPr="00CB2B3F">
        <w:rPr>
          <w:szCs w:val="22"/>
        </w:rPr>
        <w:t>과정에서</w:t>
      </w:r>
      <w:r w:rsidRPr="00CB2B3F">
        <w:rPr>
          <w:szCs w:val="22"/>
        </w:rPr>
        <w:t xml:space="preserve"> </w:t>
      </w:r>
      <w:r w:rsidRPr="00CB2B3F">
        <w:rPr>
          <w:szCs w:val="22"/>
        </w:rPr>
        <w:t>품의서의</w:t>
      </w:r>
      <w:r w:rsidRPr="00CB2B3F">
        <w:rPr>
          <w:szCs w:val="22"/>
        </w:rPr>
        <w:t xml:space="preserve"> </w:t>
      </w:r>
      <w:r w:rsidRPr="00CB2B3F">
        <w:rPr>
          <w:szCs w:val="22"/>
        </w:rPr>
        <w:t>양식이</w:t>
      </w:r>
      <w:r w:rsidRPr="00CB2B3F">
        <w:rPr>
          <w:szCs w:val="22"/>
        </w:rPr>
        <w:t xml:space="preserve"> </w:t>
      </w:r>
      <w:r w:rsidRPr="00CB2B3F">
        <w:rPr>
          <w:szCs w:val="22"/>
        </w:rPr>
        <w:t>정해져</w:t>
      </w:r>
      <w:r w:rsidRPr="00CB2B3F">
        <w:rPr>
          <w:szCs w:val="22"/>
        </w:rPr>
        <w:t xml:space="preserve"> </w:t>
      </w:r>
      <w:r w:rsidRPr="00CB2B3F">
        <w:rPr>
          <w:szCs w:val="22"/>
        </w:rPr>
        <w:t>있지</w:t>
      </w:r>
      <w:r w:rsidRPr="00CB2B3F">
        <w:rPr>
          <w:szCs w:val="22"/>
        </w:rPr>
        <w:t xml:space="preserve"> </w:t>
      </w:r>
      <w:r w:rsidRPr="00CB2B3F">
        <w:rPr>
          <w:szCs w:val="22"/>
        </w:rPr>
        <w:t>않아</w:t>
      </w:r>
      <w:r w:rsidRPr="00CB2B3F">
        <w:rPr>
          <w:szCs w:val="22"/>
        </w:rPr>
        <w:t xml:space="preserve"> </w:t>
      </w:r>
      <w:r w:rsidRPr="00CB2B3F">
        <w:rPr>
          <w:szCs w:val="22"/>
        </w:rPr>
        <w:t>수기</w:t>
      </w:r>
      <w:r w:rsidRPr="00CB2B3F">
        <w:rPr>
          <w:szCs w:val="22"/>
        </w:rPr>
        <w:t xml:space="preserve"> </w:t>
      </w:r>
      <w:r w:rsidRPr="00CB2B3F">
        <w:rPr>
          <w:szCs w:val="22"/>
        </w:rPr>
        <w:t>품의서를</w:t>
      </w:r>
      <w:r w:rsidRPr="00CB2B3F">
        <w:rPr>
          <w:szCs w:val="22"/>
        </w:rPr>
        <w:t xml:space="preserve"> </w:t>
      </w:r>
      <w:r w:rsidRPr="00CB2B3F">
        <w:rPr>
          <w:szCs w:val="22"/>
        </w:rPr>
        <w:t>작성하고</w:t>
      </w:r>
      <w:r w:rsidRPr="00CB2B3F">
        <w:rPr>
          <w:szCs w:val="22"/>
        </w:rPr>
        <w:t xml:space="preserve"> </w:t>
      </w:r>
      <w:r w:rsidRPr="00CB2B3F">
        <w:rPr>
          <w:szCs w:val="22"/>
        </w:rPr>
        <w:t>있기</w:t>
      </w:r>
      <w:r w:rsidRPr="00CB2B3F">
        <w:rPr>
          <w:szCs w:val="22"/>
        </w:rPr>
        <w:t xml:space="preserve"> </w:t>
      </w:r>
      <w:r w:rsidRPr="00CB2B3F">
        <w:rPr>
          <w:szCs w:val="22"/>
        </w:rPr>
        <w:t>때문에</w:t>
      </w:r>
      <w:r w:rsidRPr="00CB2B3F">
        <w:rPr>
          <w:szCs w:val="22"/>
        </w:rPr>
        <w:t xml:space="preserve"> </w:t>
      </w:r>
      <w:r w:rsidRPr="00CB2B3F">
        <w:rPr>
          <w:szCs w:val="22"/>
        </w:rPr>
        <w:t>청탁</w:t>
      </w:r>
      <w:r w:rsidRPr="00CB2B3F">
        <w:rPr>
          <w:szCs w:val="22"/>
        </w:rPr>
        <w:t xml:space="preserve">, </w:t>
      </w:r>
      <w:r w:rsidRPr="00CB2B3F">
        <w:rPr>
          <w:szCs w:val="22"/>
        </w:rPr>
        <w:t>경제적</w:t>
      </w:r>
      <w:r w:rsidRPr="00CB2B3F">
        <w:rPr>
          <w:szCs w:val="22"/>
        </w:rPr>
        <w:t xml:space="preserve"> </w:t>
      </w:r>
      <w:r w:rsidRPr="00CB2B3F">
        <w:rPr>
          <w:szCs w:val="22"/>
        </w:rPr>
        <w:t>이익</w:t>
      </w:r>
      <w:r w:rsidRPr="00CB2B3F">
        <w:rPr>
          <w:szCs w:val="22"/>
        </w:rPr>
        <w:t xml:space="preserve"> </w:t>
      </w:r>
      <w:r w:rsidRPr="00CB2B3F">
        <w:rPr>
          <w:szCs w:val="22"/>
        </w:rPr>
        <w:t>제공</w:t>
      </w:r>
      <w:r w:rsidRPr="00CB2B3F">
        <w:rPr>
          <w:szCs w:val="22"/>
        </w:rPr>
        <w:t xml:space="preserve"> </w:t>
      </w:r>
      <w:r w:rsidRPr="00CB2B3F">
        <w:rPr>
          <w:szCs w:val="22"/>
        </w:rPr>
        <w:t>여부를</w:t>
      </w:r>
      <w:r w:rsidRPr="00CB2B3F">
        <w:rPr>
          <w:szCs w:val="22"/>
        </w:rPr>
        <w:t xml:space="preserve"> </w:t>
      </w:r>
      <w:r w:rsidRPr="00CB2B3F">
        <w:rPr>
          <w:szCs w:val="22"/>
        </w:rPr>
        <w:t>확인할</w:t>
      </w:r>
      <w:r w:rsidRPr="00CB2B3F">
        <w:rPr>
          <w:szCs w:val="22"/>
        </w:rPr>
        <w:t xml:space="preserve"> </w:t>
      </w:r>
      <w:r w:rsidRPr="00CB2B3F">
        <w:rPr>
          <w:szCs w:val="22"/>
        </w:rPr>
        <w:t>수</w:t>
      </w:r>
      <w:r w:rsidRPr="00CB2B3F">
        <w:rPr>
          <w:szCs w:val="22"/>
        </w:rPr>
        <w:t xml:space="preserve"> </w:t>
      </w:r>
      <w:r w:rsidRPr="00CB2B3F">
        <w:rPr>
          <w:szCs w:val="22"/>
        </w:rPr>
        <w:t>있는</w:t>
      </w:r>
      <w:r w:rsidRPr="00CB2B3F">
        <w:rPr>
          <w:szCs w:val="22"/>
        </w:rPr>
        <w:t xml:space="preserve"> </w:t>
      </w:r>
      <w:r w:rsidRPr="00CB2B3F">
        <w:rPr>
          <w:szCs w:val="22"/>
        </w:rPr>
        <w:t>체제가</w:t>
      </w:r>
      <w:r w:rsidRPr="00CB2B3F">
        <w:rPr>
          <w:szCs w:val="22"/>
        </w:rPr>
        <w:t xml:space="preserve"> </w:t>
      </w:r>
      <w:r w:rsidRPr="00CB2B3F">
        <w:rPr>
          <w:szCs w:val="22"/>
        </w:rPr>
        <w:t>정비되어</w:t>
      </w:r>
      <w:r w:rsidRPr="00CB2B3F">
        <w:rPr>
          <w:szCs w:val="22"/>
        </w:rPr>
        <w:t xml:space="preserve"> </w:t>
      </w:r>
      <w:r w:rsidRPr="00CB2B3F">
        <w:rPr>
          <w:szCs w:val="22"/>
        </w:rPr>
        <w:t>있지</w:t>
      </w:r>
      <w:r w:rsidRPr="00CB2B3F">
        <w:rPr>
          <w:szCs w:val="22"/>
        </w:rPr>
        <w:t xml:space="preserve"> </w:t>
      </w:r>
      <w:r w:rsidRPr="00CB2B3F">
        <w:rPr>
          <w:szCs w:val="22"/>
        </w:rPr>
        <w:t>않음</w:t>
      </w:r>
      <w:r w:rsidRPr="00CB2B3F">
        <w:rPr>
          <w:szCs w:val="22"/>
        </w:rPr>
        <w:t xml:space="preserve">. </w:t>
      </w:r>
      <w:r w:rsidRPr="00CB2B3F">
        <w:rPr>
          <w:szCs w:val="22"/>
        </w:rPr>
        <w:t>이러한</w:t>
      </w:r>
      <w:r w:rsidRPr="00CB2B3F">
        <w:rPr>
          <w:szCs w:val="22"/>
        </w:rPr>
        <w:t xml:space="preserve"> </w:t>
      </w:r>
      <w:r w:rsidRPr="00CB2B3F">
        <w:rPr>
          <w:szCs w:val="22"/>
        </w:rPr>
        <w:t>사정을</w:t>
      </w:r>
      <w:r w:rsidRPr="00CB2B3F">
        <w:rPr>
          <w:szCs w:val="22"/>
        </w:rPr>
        <w:t xml:space="preserve"> </w:t>
      </w:r>
      <w:r w:rsidRPr="00CB2B3F">
        <w:rPr>
          <w:szCs w:val="22"/>
        </w:rPr>
        <w:t>종합할</w:t>
      </w:r>
      <w:r w:rsidRPr="00CB2B3F">
        <w:rPr>
          <w:szCs w:val="22"/>
        </w:rPr>
        <w:t xml:space="preserve"> </w:t>
      </w:r>
      <w:r w:rsidRPr="00CB2B3F">
        <w:rPr>
          <w:szCs w:val="22"/>
        </w:rPr>
        <w:t>때</w:t>
      </w:r>
      <w:r w:rsidRPr="00CB2B3F">
        <w:rPr>
          <w:szCs w:val="22"/>
        </w:rPr>
        <w:t xml:space="preserve"> </w:t>
      </w:r>
      <w:r w:rsidRPr="00CB2B3F">
        <w:rPr>
          <w:szCs w:val="22"/>
        </w:rPr>
        <w:t>사태를</w:t>
      </w:r>
      <w:r w:rsidRPr="00CB2B3F">
        <w:rPr>
          <w:szCs w:val="22"/>
        </w:rPr>
        <w:t xml:space="preserve"> </w:t>
      </w:r>
      <w:r w:rsidRPr="00CB2B3F">
        <w:rPr>
          <w:szCs w:val="22"/>
        </w:rPr>
        <w:t>방지하기</w:t>
      </w:r>
      <w:r w:rsidRPr="00CB2B3F">
        <w:rPr>
          <w:szCs w:val="22"/>
        </w:rPr>
        <w:t xml:space="preserve"> </w:t>
      </w:r>
      <w:r w:rsidRPr="00CB2B3F">
        <w:rPr>
          <w:szCs w:val="22"/>
        </w:rPr>
        <w:t>위하여</w:t>
      </w:r>
      <w:r w:rsidRPr="00CB2B3F">
        <w:rPr>
          <w:szCs w:val="22"/>
        </w:rPr>
        <w:t xml:space="preserve"> </w:t>
      </w:r>
      <w:r w:rsidRPr="00CB2B3F">
        <w:rPr>
          <w:szCs w:val="22"/>
        </w:rPr>
        <w:t>상당한</w:t>
      </w:r>
      <w:r w:rsidRPr="00CB2B3F">
        <w:rPr>
          <w:szCs w:val="22"/>
        </w:rPr>
        <w:t xml:space="preserve"> </w:t>
      </w:r>
      <w:r w:rsidRPr="00CB2B3F">
        <w:rPr>
          <w:szCs w:val="22"/>
        </w:rPr>
        <w:t>주의와</w:t>
      </w:r>
      <w:r w:rsidRPr="00CB2B3F">
        <w:rPr>
          <w:szCs w:val="22"/>
        </w:rPr>
        <w:t xml:space="preserve"> </w:t>
      </w:r>
      <w:r w:rsidRPr="00CB2B3F">
        <w:rPr>
          <w:szCs w:val="22"/>
        </w:rPr>
        <w:t>감독을</w:t>
      </w:r>
      <w:r w:rsidRPr="00CB2B3F">
        <w:rPr>
          <w:szCs w:val="22"/>
        </w:rPr>
        <w:t xml:space="preserve"> </w:t>
      </w:r>
      <w:r w:rsidRPr="00CB2B3F">
        <w:rPr>
          <w:szCs w:val="22"/>
        </w:rPr>
        <w:t>다하지</w:t>
      </w:r>
      <w:r w:rsidRPr="00CB2B3F">
        <w:rPr>
          <w:szCs w:val="22"/>
        </w:rPr>
        <w:t xml:space="preserve"> </w:t>
      </w:r>
      <w:r w:rsidRPr="00CB2B3F">
        <w:rPr>
          <w:szCs w:val="22"/>
        </w:rPr>
        <w:t>못했다고</w:t>
      </w:r>
      <w:r w:rsidRPr="00CB2B3F">
        <w:rPr>
          <w:szCs w:val="22"/>
        </w:rPr>
        <w:t xml:space="preserve"> </w:t>
      </w:r>
      <w:r w:rsidRPr="00CB2B3F">
        <w:rPr>
          <w:szCs w:val="22"/>
        </w:rPr>
        <w:t>판단될</w:t>
      </w:r>
      <w:r w:rsidRPr="00CB2B3F">
        <w:rPr>
          <w:szCs w:val="22"/>
        </w:rPr>
        <w:t xml:space="preserve"> </w:t>
      </w:r>
      <w:r w:rsidRPr="00CB2B3F">
        <w:rPr>
          <w:szCs w:val="22"/>
        </w:rPr>
        <w:t>리스크는</w:t>
      </w:r>
      <w:r w:rsidRPr="00CB2B3F">
        <w:rPr>
          <w:szCs w:val="22"/>
        </w:rPr>
        <w:t xml:space="preserve"> </w:t>
      </w:r>
      <w:r w:rsidRPr="00CB2B3F">
        <w:rPr>
          <w:szCs w:val="22"/>
        </w:rPr>
        <w:t>상당할</w:t>
      </w:r>
      <w:r w:rsidRPr="00CB2B3F">
        <w:rPr>
          <w:szCs w:val="22"/>
        </w:rPr>
        <w:t xml:space="preserve"> </w:t>
      </w:r>
      <w:r w:rsidRPr="00CB2B3F">
        <w:rPr>
          <w:szCs w:val="22"/>
        </w:rPr>
        <w:t>것으로</w:t>
      </w:r>
      <w:r w:rsidRPr="00CB2B3F">
        <w:rPr>
          <w:szCs w:val="22"/>
        </w:rPr>
        <w:t xml:space="preserve"> </w:t>
      </w:r>
      <w:r w:rsidRPr="00CB2B3F">
        <w:rPr>
          <w:szCs w:val="22"/>
        </w:rPr>
        <w:t>이해되며</w:t>
      </w:r>
      <w:r w:rsidRPr="00CB2B3F">
        <w:rPr>
          <w:szCs w:val="22"/>
        </w:rPr>
        <w:t xml:space="preserve"> </w:t>
      </w:r>
      <w:r w:rsidRPr="00CB2B3F">
        <w:rPr>
          <w:szCs w:val="22"/>
        </w:rPr>
        <w:t>회사</w:t>
      </w:r>
      <w:r w:rsidRPr="00CB2B3F">
        <w:rPr>
          <w:szCs w:val="22"/>
        </w:rPr>
        <w:t xml:space="preserve"> </w:t>
      </w:r>
      <w:r w:rsidRPr="00CB2B3F">
        <w:rPr>
          <w:szCs w:val="22"/>
        </w:rPr>
        <w:t>또한</w:t>
      </w:r>
      <w:r w:rsidRPr="00CB2B3F">
        <w:rPr>
          <w:szCs w:val="22"/>
        </w:rPr>
        <w:t xml:space="preserve"> </w:t>
      </w:r>
      <w:r w:rsidRPr="00CB2B3F">
        <w:rPr>
          <w:szCs w:val="22"/>
        </w:rPr>
        <w:t>청탁금지법상</w:t>
      </w:r>
      <w:r w:rsidRPr="00CB2B3F">
        <w:rPr>
          <w:szCs w:val="22"/>
        </w:rPr>
        <w:t xml:space="preserve"> </w:t>
      </w:r>
      <w:proofErr w:type="spellStart"/>
      <w:r w:rsidRPr="00CB2B3F">
        <w:rPr>
          <w:szCs w:val="22"/>
        </w:rPr>
        <w:t>양벌규정에</w:t>
      </w:r>
      <w:proofErr w:type="spellEnd"/>
      <w:r w:rsidRPr="00CB2B3F">
        <w:rPr>
          <w:szCs w:val="22"/>
        </w:rPr>
        <w:t xml:space="preserve"> </w:t>
      </w:r>
      <w:r w:rsidRPr="00CB2B3F">
        <w:rPr>
          <w:szCs w:val="22"/>
        </w:rPr>
        <w:t>따라</w:t>
      </w:r>
      <w:r w:rsidRPr="00CB2B3F">
        <w:rPr>
          <w:szCs w:val="22"/>
        </w:rPr>
        <w:t xml:space="preserve"> </w:t>
      </w:r>
      <w:r w:rsidRPr="00CB2B3F">
        <w:rPr>
          <w:szCs w:val="22"/>
        </w:rPr>
        <w:t>벌금형에</w:t>
      </w:r>
      <w:r w:rsidRPr="00CB2B3F">
        <w:rPr>
          <w:szCs w:val="22"/>
        </w:rPr>
        <w:t xml:space="preserve"> </w:t>
      </w:r>
      <w:r w:rsidRPr="00CB2B3F">
        <w:rPr>
          <w:szCs w:val="22"/>
        </w:rPr>
        <w:t>처해질</w:t>
      </w:r>
      <w:r w:rsidRPr="00CB2B3F">
        <w:rPr>
          <w:szCs w:val="22"/>
        </w:rPr>
        <w:t xml:space="preserve"> </w:t>
      </w:r>
      <w:r w:rsidRPr="00CB2B3F">
        <w:rPr>
          <w:szCs w:val="22"/>
        </w:rPr>
        <w:t>가능성은</w:t>
      </w:r>
      <w:r w:rsidRPr="00CB2B3F">
        <w:rPr>
          <w:szCs w:val="22"/>
        </w:rPr>
        <w:t xml:space="preserve"> </w:t>
      </w:r>
      <w:r w:rsidRPr="00CB2B3F">
        <w:rPr>
          <w:szCs w:val="22"/>
        </w:rPr>
        <w:t>있는</w:t>
      </w:r>
      <w:r w:rsidRPr="00CB2B3F">
        <w:rPr>
          <w:szCs w:val="22"/>
        </w:rPr>
        <w:t xml:space="preserve"> </w:t>
      </w:r>
      <w:r w:rsidRPr="00CB2B3F">
        <w:rPr>
          <w:szCs w:val="22"/>
        </w:rPr>
        <w:t>것으로</w:t>
      </w:r>
      <w:r w:rsidRPr="00CB2B3F">
        <w:rPr>
          <w:szCs w:val="22"/>
        </w:rPr>
        <w:t xml:space="preserve"> </w:t>
      </w:r>
      <w:r w:rsidRPr="00CB2B3F">
        <w:rPr>
          <w:szCs w:val="22"/>
        </w:rPr>
        <w:t>판단됨</w:t>
      </w:r>
      <w:r w:rsidRPr="00CB2B3F">
        <w:rPr>
          <w:szCs w:val="22"/>
        </w:rPr>
        <w:t>.</w:t>
      </w:r>
    </w:p>
    <w:p w14:paraId="0E917FE9" w14:textId="77777777" w:rsidR="00026A7E" w:rsidRPr="00CB2B3F" w:rsidRDefault="00026A7E" w:rsidP="00026A7E">
      <w:pPr>
        <w:pStyle w:val="a5"/>
        <w:spacing w:after="240"/>
        <w:ind w:leftChars="0" w:left="907"/>
        <w:rPr>
          <w:b/>
          <w:szCs w:val="22"/>
        </w:rPr>
      </w:pPr>
    </w:p>
    <w:p w14:paraId="7EE4D8CB" w14:textId="77777777" w:rsidR="00026A7E" w:rsidRPr="00F95C36" w:rsidRDefault="00026A7E" w:rsidP="00026A7E">
      <w:pPr>
        <w:pStyle w:val="a5"/>
        <w:numPr>
          <w:ilvl w:val="0"/>
          <w:numId w:val="26"/>
        </w:numPr>
        <w:spacing w:before="240" w:after="240"/>
        <w:ind w:leftChars="0"/>
        <w:outlineLvl w:val="1"/>
        <w:rPr>
          <w:b/>
          <w:color w:val="5D2A2C" w:themeColor="text2"/>
          <w:sz w:val="24"/>
        </w:rPr>
      </w:pPr>
      <w:r w:rsidRPr="00F95C36">
        <w:rPr>
          <w:b/>
          <w:color w:val="5D2A2C" w:themeColor="text2"/>
          <w:sz w:val="24"/>
        </w:rPr>
        <w:t>기타</w:t>
      </w:r>
      <w:r w:rsidRPr="00F95C36">
        <w:rPr>
          <w:b/>
          <w:color w:val="5D2A2C" w:themeColor="text2"/>
          <w:sz w:val="24"/>
        </w:rPr>
        <w:t xml:space="preserve"> </w:t>
      </w:r>
      <w:r w:rsidRPr="00F95C36">
        <w:rPr>
          <w:b/>
          <w:color w:val="5D2A2C" w:themeColor="text2"/>
          <w:sz w:val="24"/>
        </w:rPr>
        <w:t>법</w:t>
      </w:r>
      <w:r w:rsidRPr="00F95C36">
        <w:rPr>
          <w:b/>
          <w:color w:val="5D2A2C" w:themeColor="text2"/>
          <w:sz w:val="24"/>
        </w:rPr>
        <w:t xml:space="preserve"> </w:t>
      </w:r>
      <w:r w:rsidRPr="00F95C36">
        <w:rPr>
          <w:b/>
          <w:color w:val="5D2A2C" w:themeColor="text2"/>
          <w:sz w:val="24"/>
        </w:rPr>
        <w:t>위반</w:t>
      </w:r>
      <w:r w:rsidRPr="00F95C36">
        <w:rPr>
          <w:b/>
          <w:color w:val="5D2A2C" w:themeColor="text2"/>
          <w:sz w:val="24"/>
        </w:rPr>
        <w:t xml:space="preserve"> </w:t>
      </w:r>
      <w:r w:rsidRPr="00F95C36">
        <w:rPr>
          <w:b/>
          <w:color w:val="5D2A2C" w:themeColor="text2"/>
          <w:sz w:val="24"/>
        </w:rPr>
        <w:t>내역</w:t>
      </w:r>
    </w:p>
    <w:p w14:paraId="2C5DEB11" w14:textId="77777777" w:rsidR="00026A7E" w:rsidRPr="00CB2B3F" w:rsidRDefault="00026A7E" w:rsidP="00026A7E">
      <w:pPr>
        <w:pStyle w:val="a5"/>
        <w:numPr>
          <w:ilvl w:val="0"/>
          <w:numId w:val="31"/>
        </w:numPr>
        <w:spacing w:after="240"/>
        <w:ind w:leftChars="0"/>
        <w:rPr>
          <w:b/>
          <w:szCs w:val="22"/>
        </w:rPr>
      </w:pPr>
      <w:r w:rsidRPr="00CB2B3F">
        <w:rPr>
          <w:b/>
          <w:szCs w:val="22"/>
        </w:rPr>
        <w:t>사실관계</w:t>
      </w:r>
    </w:p>
    <w:p w14:paraId="2A0FC6D1" w14:textId="77777777" w:rsidR="00026A7E" w:rsidRPr="00CB2B3F" w:rsidRDefault="00026A7E" w:rsidP="00026A7E">
      <w:pPr>
        <w:pStyle w:val="a5"/>
        <w:spacing w:after="240"/>
        <w:ind w:leftChars="0" w:left="907"/>
        <w:rPr>
          <w:szCs w:val="22"/>
        </w:rPr>
      </w:pP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최근</w:t>
      </w:r>
      <w:r w:rsidRPr="00CB2B3F">
        <w:rPr>
          <w:szCs w:val="22"/>
        </w:rPr>
        <w:t xml:space="preserve"> 5</w:t>
      </w:r>
      <w:r w:rsidRPr="00CB2B3F">
        <w:rPr>
          <w:szCs w:val="22"/>
        </w:rPr>
        <w:t>년간</w:t>
      </w:r>
      <w:r w:rsidRPr="00CB2B3F">
        <w:rPr>
          <w:szCs w:val="22"/>
        </w:rPr>
        <w:t xml:space="preserve"> </w:t>
      </w:r>
      <w:r w:rsidRPr="00CB2B3F">
        <w:rPr>
          <w:szCs w:val="22"/>
        </w:rPr>
        <w:t>법</w:t>
      </w:r>
      <w:r w:rsidRPr="00CB2B3F">
        <w:rPr>
          <w:szCs w:val="22"/>
        </w:rPr>
        <w:t xml:space="preserve"> </w:t>
      </w:r>
      <w:r w:rsidRPr="00CB2B3F">
        <w:rPr>
          <w:szCs w:val="22"/>
        </w:rPr>
        <w:t>위반</w:t>
      </w:r>
      <w:r w:rsidRPr="00CB2B3F">
        <w:rPr>
          <w:szCs w:val="22"/>
        </w:rPr>
        <w:t xml:space="preserve"> </w:t>
      </w:r>
      <w:r w:rsidRPr="00CB2B3F">
        <w:rPr>
          <w:szCs w:val="22"/>
        </w:rPr>
        <w:t>내역은</w:t>
      </w:r>
      <w:r w:rsidRPr="00CB2B3F">
        <w:rPr>
          <w:szCs w:val="22"/>
        </w:rPr>
        <w:t xml:space="preserve"> </w:t>
      </w:r>
      <w:r w:rsidRPr="00CB2B3F">
        <w:rPr>
          <w:szCs w:val="22"/>
        </w:rPr>
        <w:t>총</w:t>
      </w:r>
      <w:r w:rsidRPr="00CB2B3F">
        <w:rPr>
          <w:szCs w:val="22"/>
        </w:rPr>
        <w:t xml:space="preserve"> 25</w:t>
      </w:r>
      <w:r w:rsidRPr="00CB2B3F">
        <w:rPr>
          <w:szCs w:val="22"/>
        </w:rPr>
        <w:t>건으로</w:t>
      </w:r>
      <w:r w:rsidRPr="00CB2B3F">
        <w:rPr>
          <w:szCs w:val="22"/>
        </w:rPr>
        <w:t xml:space="preserve"> </w:t>
      </w:r>
      <w:r w:rsidRPr="00CB2B3F">
        <w:rPr>
          <w:szCs w:val="22"/>
        </w:rPr>
        <w:t>법</w:t>
      </w:r>
      <w:r w:rsidRPr="00CB2B3F">
        <w:rPr>
          <w:szCs w:val="22"/>
        </w:rPr>
        <w:t xml:space="preserve"> </w:t>
      </w:r>
      <w:r w:rsidRPr="00CB2B3F">
        <w:rPr>
          <w:szCs w:val="22"/>
        </w:rPr>
        <w:t>위반</w:t>
      </w:r>
      <w:r w:rsidRPr="00CB2B3F">
        <w:rPr>
          <w:szCs w:val="22"/>
        </w:rPr>
        <w:t xml:space="preserve"> </w:t>
      </w:r>
      <w:r w:rsidRPr="00CB2B3F">
        <w:rPr>
          <w:szCs w:val="22"/>
        </w:rPr>
        <w:t>내역은</w:t>
      </w:r>
      <w:r w:rsidRPr="00CB2B3F">
        <w:rPr>
          <w:szCs w:val="22"/>
        </w:rPr>
        <w:t xml:space="preserve"> </w:t>
      </w:r>
      <w:r w:rsidRPr="00CB2B3F">
        <w:rPr>
          <w:szCs w:val="22"/>
        </w:rPr>
        <w:t>다음과</w:t>
      </w:r>
      <w:r w:rsidRPr="00CB2B3F">
        <w:rPr>
          <w:szCs w:val="22"/>
        </w:rPr>
        <w:t xml:space="preserve"> </w:t>
      </w:r>
      <w:r w:rsidRPr="00CB2B3F">
        <w:rPr>
          <w:szCs w:val="22"/>
        </w:rPr>
        <w:t>같음</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r w:rsidRPr="00CB2B3F">
        <w:rPr>
          <w:szCs w:val="22"/>
        </w:rPr>
        <w:t>이러한</w:t>
      </w:r>
      <w:r w:rsidRPr="00CB2B3F">
        <w:rPr>
          <w:szCs w:val="22"/>
        </w:rPr>
        <w:t xml:space="preserve"> </w:t>
      </w:r>
      <w:r w:rsidRPr="00CB2B3F">
        <w:rPr>
          <w:szCs w:val="22"/>
        </w:rPr>
        <w:t>위반</w:t>
      </w:r>
      <w:r w:rsidRPr="00CB2B3F">
        <w:rPr>
          <w:szCs w:val="22"/>
        </w:rPr>
        <w:t xml:space="preserve"> </w:t>
      </w:r>
      <w:r w:rsidRPr="00CB2B3F">
        <w:rPr>
          <w:szCs w:val="22"/>
        </w:rPr>
        <w:t>사항을</w:t>
      </w:r>
      <w:r w:rsidRPr="00CB2B3F">
        <w:rPr>
          <w:szCs w:val="22"/>
        </w:rPr>
        <w:t xml:space="preserve"> </w:t>
      </w:r>
      <w:r w:rsidRPr="00CB2B3F">
        <w:rPr>
          <w:szCs w:val="22"/>
        </w:rPr>
        <w:t>모두</w:t>
      </w:r>
      <w:r w:rsidRPr="00CB2B3F">
        <w:rPr>
          <w:szCs w:val="22"/>
        </w:rPr>
        <w:t xml:space="preserve"> </w:t>
      </w:r>
      <w:r w:rsidRPr="00CB2B3F">
        <w:rPr>
          <w:szCs w:val="22"/>
        </w:rPr>
        <w:t>시정하였다고</w:t>
      </w:r>
      <w:r w:rsidRPr="00CB2B3F">
        <w:rPr>
          <w:szCs w:val="22"/>
        </w:rPr>
        <w:t xml:space="preserve"> </w:t>
      </w:r>
      <w:r w:rsidRPr="00CB2B3F">
        <w:rPr>
          <w:szCs w:val="22"/>
        </w:rPr>
        <w:t>함</w:t>
      </w:r>
      <w:r w:rsidRPr="00CB2B3F">
        <w:rPr>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85" w:type="dxa"/>
          <w:bottom w:w="57" w:type="dxa"/>
          <w:right w:w="85" w:type="dxa"/>
        </w:tblCellMar>
        <w:tblLook w:val="04A0" w:firstRow="1" w:lastRow="0" w:firstColumn="1" w:lastColumn="0" w:noHBand="0" w:noVBand="1"/>
      </w:tblPr>
      <w:tblGrid>
        <w:gridCol w:w="511"/>
        <w:gridCol w:w="1662"/>
        <w:gridCol w:w="1582"/>
        <w:gridCol w:w="2337"/>
        <w:gridCol w:w="1274"/>
        <w:gridCol w:w="1366"/>
      </w:tblGrid>
      <w:tr w:rsidR="00026A7E" w:rsidRPr="00CB2B3F" w14:paraId="5A8588A1" w14:textId="77777777" w:rsidTr="0091358C">
        <w:trPr>
          <w:trHeight w:val="340"/>
          <w:tblHeader/>
        </w:trPr>
        <w:tc>
          <w:tcPr>
            <w:tcW w:w="511" w:type="dxa"/>
            <w:tcBorders>
              <w:top w:val="single" w:sz="12" w:space="0" w:color="404040" w:themeColor="text1" w:themeTint="BF"/>
              <w:bottom w:val="single" w:sz="4" w:space="0" w:color="404040" w:themeColor="text1" w:themeTint="BF"/>
            </w:tcBorders>
            <w:shd w:val="clear" w:color="auto" w:fill="DEEEEE"/>
            <w:vAlign w:val="center"/>
          </w:tcPr>
          <w:p w14:paraId="3A4AF906"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No</w:t>
            </w:r>
          </w:p>
        </w:tc>
        <w:tc>
          <w:tcPr>
            <w:tcW w:w="1662" w:type="dxa"/>
            <w:tcBorders>
              <w:top w:val="single" w:sz="12" w:space="0" w:color="404040" w:themeColor="text1" w:themeTint="BF"/>
              <w:bottom w:val="single" w:sz="4" w:space="0" w:color="404040" w:themeColor="text1" w:themeTint="BF"/>
            </w:tcBorders>
            <w:shd w:val="clear" w:color="auto" w:fill="DEEEEE"/>
            <w:tcMar>
              <w:top w:w="0" w:type="dxa"/>
              <w:left w:w="108" w:type="dxa"/>
              <w:bottom w:w="0" w:type="dxa"/>
              <w:right w:w="108" w:type="dxa"/>
            </w:tcMar>
            <w:vAlign w:val="center"/>
          </w:tcPr>
          <w:p w14:paraId="69401E63"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관련기관</w:t>
            </w:r>
          </w:p>
        </w:tc>
        <w:tc>
          <w:tcPr>
            <w:tcW w:w="1582" w:type="dxa"/>
            <w:tcBorders>
              <w:top w:val="single" w:sz="12" w:space="0" w:color="404040" w:themeColor="text1" w:themeTint="BF"/>
              <w:bottom w:val="single" w:sz="4" w:space="0" w:color="404040" w:themeColor="text1" w:themeTint="BF"/>
            </w:tcBorders>
            <w:shd w:val="clear" w:color="auto" w:fill="DEEEEE"/>
            <w:vAlign w:val="center"/>
          </w:tcPr>
          <w:p w14:paraId="5BDAB98B"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법령</w:t>
            </w:r>
          </w:p>
        </w:tc>
        <w:tc>
          <w:tcPr>
            <w:tcW w:w="2337" w:type="dxa"/>
            <w:tcBorders>
              <w:top w:val="single" w:sz="12" w:space="0" w:color="404040" w:themeColor="text1" w:themeTint="BF"/>
              <w:bottom w:val="single" w:sz="4" w:space="0" w:color="404040" w:themeColor="text1" w:themeTint="BF"/>
            </w:tcBorders>
            <w:shd w:val="clear" w:color="auto" w:fill="DEEEEE"/>
            <w:vAlign w:val="center"/>
          </w:tcPr>
          <w:p w14:paraId="710CF3D1"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법령위반내용</w:t>
            </w:r>
          </w:p>
        </w:tc>
        <w:tc>
          <w:tcPr>
            <w:tcW w:w="1274" w:type="dxa"/>
            <w:tcBorders>
              <w:top w:val="single" w:sz="12" w:space="0" w:color="404040" w:themeColor="text1" w:themeTint="BF"/>
              <w:bottom w:val="single" w:sz="4" w:space="0" w:color="404040" w:themeColor="text1" w:themeTint="BF"/>
            </w:tcBorders>
            <w:shd w:val="clear" w:color="auto" w:fill="DEEEEE"/>
            <w:tcMar>
              <w:top w:w="0" w:type="dxa"/>
              <w:left w:w="108" w:type="dxa"/>
              <w:bottom w:w="0" w:type="dxa"/>
              <w:right w:w="108" w:type="dxa"/>
            </w:tcMar>
            <w:vAlign w:val="center"/>
            <w:hideMark/>
          </w:tcPr>
          <w:p w14:paraId="18F28F77" w14:textId="77777777" w:rsidR="00026A7E" w:rsidRPr="004A7A22" w:rsidRDefault="00026A7E" w:rsidP="0091358C">
            <w:pPr>
              <w:spacing w:line="280" w:lineRule="atLeast"/>
              <w:jc w:val="center"/>
              <w:rPr>
                <w:b/>
                <w:color w:val="000000"/>
                <w:sz w:val="20"/>
                <w:szCs w:val="20"/>
              </w:rPr>
            </w:pPr>
            <w:r w:rsidRPr="004A7A22">
              <w:rPr>
                <w:b/>
                <w:color w:val="000000"/>
                <w:sz w:val="20"/>
                <w:szCs w:val="20"/>
              </w:rPr>
              <w:t>처분</w:t>
            </w:r>
            <w:r w:rsidRPr="004A7A22">
              <w:rPr>
                <w:b/>
                <w:color w:val="000000"/>
                <w:sz w:val="20"/>
                <w:szCs w:val="20"/>
              </w:rPr>
              <w:t xml:space="preserve"> </w:t>
            </w:r>
            <w:r w:rsidRPr="004A7A22">
              <w:rPr>
                <w:b/>
                <w:color w:val="000000"/>
                <w:sz w:val="20"/>
                <w:szCs w:val="20"/>
              </w:rPr>
              <w:t>등</w:t>
            </w:r>
          </w:p>
        </w:tc>
        <w:tc>
          <w:tcPr>
            <w:tcW w:w="1366" w:type="dxa"/>
            <w:tcBorders>
              <w:top w:val="single" w:sz="12" w:space="0" w:color="404040" w:themeColor="text1" w:themeTint="BF"/>
              <w:bottom w:val="single" w:sz="4" w:space="0" w:color="404040" w:themeColor="text1" w:themeTint="BF"/>
            </w:tcBorders>
            <w:shd w:val="clear" w:color="auto" w:fill="DEEEEE"/>
            <w:vAlign w:val="center"/>
            <w:hideMark/>
          </w:tcPr>
          <w:p w14:paraId="2C76897F" w14:textId="77777777" w:rsidR="00026A7E" w:rsidRPr="00D464D8" w:rsidRDefault="00026A7E" w:rsidP="0091358C">
            <w:pPr>
              <w:spacing w:line="280" w:lineRule="atLeast"/>
              <w:jc w:val="center"/>
              <w:rPr>
                <w:b/>
                <w:color w:val="000000"/>
                <w:spacing w:val="-4"/>
                <w:sz w:val="20"/>
                <w:szCs w:val="20"/>
              </w:rPr>
            </w:pPr>
            <w:r w:rsidRPr="00D464D8">
              <w:rPr>
                <w:b/>
                <w:color w:val="000000"/>
                <w:spacing w:val="-4"/>
                <w:sz w:val="20"/>
                <w:szCs w:val="20"/>
              </w:rPr>
              <w:t>처분</w:t>
            </w:r>
            <w:r w:rsidRPr="00D464D8">
              <w:rPr>
                <w:b/>
                <w:color w:val="000000"/>
                <w:spacing w:val="-4"/>
                <w:sz w:val="20"/>
                <w:szCs w:val="20"/>
              </w:rPr>
              <w:t xml:space="preserve"> </w:t>
            </w:r>
            <w:r w:rsidRPr="00D464D8">
              <w:rPr>
                <w:b/>
                <w:color w:val="000000"/>
                <w:spacing w:val="-4"/>
                <w:sz w:val="20"/>
                <w:szCs w:val="20"/>
              </w:rPr>
              <w:t>등</w:t>
            </w:r>
            <w:r w:rsidRPr="00D464D8">
              <w:rPr>
                <w:b/>
                <w:color w:val="000000"/>
                <w:spacing w:val="-4"/>
                <w:sz w:val="20"/>
                <w:szCs w:val="20"/>
              </w:rPr>
              <w:t xml:space="preserve"> </w:t>
            </w:r>
            <w:r w:rsidRPr="00D464D8">
              <w:rPr>
                <w:b/>
                <w:color w:val="000000"/>
                <w:spacing w:val="-4"/>
                <w:sz w:val="20"/>
                <w:szCs w:val="20"/>
              </w:rPr>
              <w:t>일시</w:t>
            </w:r>
          </w:p>
        </w:tc>
      </w:tr>
      <w:tr w:rsidR="00026A7E" w:rsidRPr="00CB2B3F" w14:paraId="4CA1740E" w14:textId="77777777" w:rsidTr="0091358C">
        <w:trPr>
          <w:trHeight w:val="340"/>
        </w:trPr>
        <w:tc>
          <w:tcPr>
            <w:tcW w:w="511" w:type="dxa"/>
            <w:tcBorders>
              <w:top w:val="single" w:sz="4" w:space="0" w:color="404040" w:themeColor="text1" w:themeTint="BF"/>
            </w:tcBorders>
            <w:shd w:val="clear" w:color="auto" w:fill="F2F2F2" w:themeFill="background1" w:themeFillShade="F2"/>
            <w:vAlign w:val="center"/>
          </w:tcPr>
          <w:p w14:paraId="4FD76ADE"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w:t>
            </w:r>
          </w:p>
        </w:tc>
        <w:tc>
          <w:tcPr>
            <w:tcW w:w="1662" w:type="dxa"/>
            <w:tcBorders>
              <w:top w:val="single" w:sz="4" w:space="0" w:color="404040" w:themeColor="text1" w:themeTint="BF"/>
            </w:tcBorders>
            <w:tcMar>
              <w:top w:w="0" w:type="dxa"/>
              <w:left w:w="108" w:type="dxa"/>
              <w:bottom w:w="0" w:type="dxa"/>
              <w:right w:w="108" w:type="dxa"/>
            </w:tcMar>
            <w:vAlign w:val="center"/>
            <w:hideMark/>
          </w:tcPr>
          <w:p w14:paraId="162BB372"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tcBorders>
              <w:top w:val="single" w:sz="4" w:space="0" w:color="404040" w:themeColor="text1" w:themeTint="BF"/>
            </w:tcBorders>
            <w:vAlign w:val="center"/>
          </w:tcPr>
          <w:p w14:paraId="258FEC5D" w14:textId="77777777" w:rsidR="00026A7E" w:rsidRPr="004A7A22" w:rsidRDefault="00026A7E" w:rsidP="0091358C">
            <w:pPr>
              <w:spacing w:line="280" w:lineRule="atLeast"/>
              <w:rPr>
                <w:color w:val="000000"/>
                <w:sz w:val="20"/>
                <w:szCs w:val="20"/>
              </w:rPr>
            </w:pPr>
            <w:r w:rsidRPr="004A7A22">
              <w:rPr>
                <w:sz w:val="20"/>
                <w:szCs w:val="20"/>
              </w:rPr>
              <w:t>대리점법</w:t>
            </w:r>
          </w:p>
        </w:tc>
        <w:tc>
          <w:tcPr>
            <w:tcW w:w="2337" w:type="dxa"/>
            <w:tcBorders>
              <w:top w:val="single" w:sz="4" w:space="0" w:color="404040" w:themeColor="text1" w:themeTint="BF"/>
            </w:tcBorders>
            <w:vAlign w:val="center"/>
          </w:tcPr>
          <w:p w14:paraId="1D6B7E5C" w14:textId="77777777" w:rsidR="00026A7E" w:rsidRPr="00D464D8" w:rsidRDefault="00026A7E" w:rsidP="0091358C">
            <w:pPr>
              <w:spacing w:line="280" w:lineRule="atLeast"/>
              <w:rPr>
                <w:color w:val="000000"/>
                <w:spacing w:val="-4"/>
                <w:sz w:val="20"/>
                <w:szCs w:val="20"/>
              </w:rPr>
            </w:pPr>
            <w:proofErr w:type="spellStart"/>
            <w:r w:rsidRPr="00D464D8">
              <w:rPr>
                <w:spacing w:val="-4"/>
                <w:sz w:val="20"/>
                <w:szCs w:val="20"/>
              </w:rPr>
              <w:t>제휴점</w:t>
            </w:r>
            <w:proofErr w:type="spellEnd"/>
            <w:r w:rsidRPr="00D464D8">
              <w:rPr>
                <w:spacing w:val="-4"/>
                <w:sz w:val="20"/>
                <w:szCs w:val="20"/>
              </w:rPr>
              <w:t xml:space="preserve"> </w:t>
            </w:r>
            <w:r w:rsidRPr="00D464D8">
              <w:rPr>
                <w:spacing w:val="-4"/>
                <w:sz w:val="20"/>
                <w:szCs w:val="20"/>
              </w:rPr>
              <w:t>및</w:t>
            </w:r>
            <w:r w:rsidRPr="00D464D8">
              <w:rPr>
                <w:spacing w:val="-4"/>
                <w:sz w:val="20"/>
                <w:szCs w:val="20"/>
              </w:rPr>
              <w:t xml:space="preserve"> </w:t>
            </w:r>
            <w:r w:rsidRPr="00D464D8">
              <w:rPr>
                <w:spacing w:val="-4"/>
                <w:sz w:val="20"/>
                <w:szCs w:val="20"/>
              </w:rPr>
              <w:t>대리점</w:t>
            </w:r>
            <w:r w:rsidRPr="00D464D8">
              <w:rPr>
                <w:spacing w:val="-4"/>
                <w:sz w:val="20"/>
                <w:szCs w:val="20"/>
              </w:rPr>
              <w:t xml:space="preserve"> </w:t>
            </w:r>
            <w:r w:rsidRPr="00D464D8">
              <w:rPr>
                <w:spacing w:val="-4"/>
                <w:sz w:val="20"/>
                <w:szCs w:val="20"/>
              </w:rPr>
              <w:t>정책</w:t>
            </w:r>
            <w:r w:rsidRPr="00D464D8">
              <w:rPr>
                <w:spacing w:val="-4"/>
                <w:sz w:val="20"/>
                <w:szCs w:val="20"/>
              </w:rPr>
              <w:t xml:space="preserve"> </w:t>
            </w:r>
            <w:r w:rsidRPr="00D464D8">
              <w:rPr>
                <w:spacing w:val="-4"/>
                <w:sz w:val="20"/>
                <w:szCs w:val="20"/>
              </w:rPr>
              <w:t>변경</w:t>
            </w:r>
            <w:r w:rsidRPr="00D464D8">
              <w:rPr>
                <w:spacing w:val="-4"/>
                <w:sz w:val="20"/>
                <w:szCs w:val="20"/>
              </w:rPr>
              <w:t xml:space="preserve">, </w:t>
            </w:r>
            <w:r w:rsidRPr="00D464D8">
              <w:rPr>
                <w:spacing w:val="-4"/>
                <w:sz w:val="20"/>
                <w:szCs w:val="20"/>
              </w:rPr>
              <w:t>코드폐쇄에</w:t>
            </w:r>
            <w:r w:rsidRPr="00D464D8">
              <w:rPr>
                <w:spacing w:val="-4"/>
                <w:sz w:val="20"/>
                <w:szCs w:val="20"/>
              </w:rPr>
              <w:t xml:space="preserve"> </w:t>
            </w:r>
            <w:r w:rsidRPr="00D464D8">
              <w:rPr>
                <w:spacing w:val="-4"/>
                <w:sz w:val="20"/>
                <w:szCs w:val="20"/>
              </w:rPr>
              <w:t>따른</w:t>
            </w:r>
            <w:r w:rsidRPr="00D464D8">
              <w:rPr>
                <w:spacing w:val="-4"/>
                <w:sz w:val="20"/>
                <w:szCs w:val="20"/>
              </w:rPr>
              <w:t xml:space="preserve"> </w:t>
            </w:r>
            <w:r w:rsidRPr="00D464D8">
              <w:rPr>
                <w:spacing w:val="-4"/>
                <w:sz w:val="20"/>
                <w:szCs w:val="20"/>
              </w:rPr>
              <w:t>발주통제</w:t>
            </w:r>
            <w:r w:rsidRPr="00D464D8">
              <w:rPr>
                <w:spacing w:val="-4"/>
                <w:sz w:val="20"/>
                <w:szCs w:val="20"/>
              </w:rPr>
              <w:t xml:space="preserve"> (</w:t>
            </w:r>
            <w:proofErr w:type="spellStart"/>
            <w:r w:rsidRPr="00D464D8">
              <w:rPr>
                <w:spacing w:val="-4"/>
                <w:sz w:val="20"/>
                <w:szCs w:val="20"/>
              </w:rPr>
              <w:t>디자인시프트</w:t>
            </w:r>
            <w:proofErr w:type="spellEnd"/>
            <w:r w:rsidRPr="00D464D8">
              <w:rPr>
                <w:spacing w:val="-4"/>
                <w:sz w:val="20"/>
                <w:szCs w:val="20"/>
              </w:rPr>
              <w:t>)</w:t>
            </w:r>
          </w:p>
        </w:tc>
        <w:tc>
          <w:tcPr>
            <w:tcW w:w="1274" w:type="dxa"/>
            <w:tcBorders>
              <w:top w:val="single" w:sz="4" w:space="0" w:color="404040" w:themeColor="text1" w:themeTint="BF"/>
            </w:tcBorders>
            <w:tcMar>
              <w:top w:w="0" w:type="dxa"/>
              <w:left w:w="108" w:type="dxa"/>
              <w:bottom w:w="0" w:type="dxa"/>
              <w:right w:w="108" w:type="dxa"/>
            </w:tcMar>
            <w:vAlign w:val="center"/>
            <w:hideMark/>
          </w:tcPr>
          <w:p w14:paraId="3FDB4957" w14:textId="77777777" w:rsidR="00026A7E" w:rsidRPr="004A7A22" w:rsidRDefault="00026A7E" w:rsidP="0091358C">
            <w:pPr>
              <w:spacing w:line="280" w:lineRule="atLeast"/>
              <w:rPr>
                <w:color w:val="000000"/>
                <w:sz w:val="20"/>
                <w:szCs w:val="20"/>
              </w:rPr>
            </w:pPr>
            <w:r w:rsidRPr="004A7A22">
              <w:rPr>
                <w:sz w:val="20"/>
                <w:szCs w:val="20"/>
              </w:rPr>
              <w:t>조정</w:t>
            </w:r>
          </w:p>
        </w:tc>
        <w:tc>
          <w:tcPr>
            <w:tcW w:w="1366" w:type="dxa"/>
            <w:tcBorders>
              <w:top w:val="single" w:sz="4" w:space="0" w:color="404040" w:themeColor="text1" w:themeTint="BF"/>
            </w:tcBorders>
            <w:vAlign w:val="center"/>
            <w:hideMark/>
          </w:tcPr>
          <w:p w14:paraId="5A99781A" w14:textId="77777777" w:rsidR="00026A7E" w:rsidRPr="004A7A22" w:rsidRDefault="00026A7E" w:rsidP="0091358C">
            <w:pPr>
              <w:spacing w:line="280" w:lineRule="atLeast"/>
              <w:rPr>
                <w:color w:val="000000"/>
                <w:sz w:val="20"/>
                <w:szCs w:val="20"/>
              </w:rPr>
            </w:pPr>
            <w:r w:rsidRPr="004A7A22">
              <w:rPr>
                <w:sz w:val="20"/>
                <w:szCs w:val="20"/>
              </w:rPr>
              <w:t>2021</w:t>
            </w:r>
          </w:p>
        </w:tc>
      </w:tr>
      <w:tr w:rsidR="00026A7E" w:rsidRPr="00CB2B3F" w14:paraId="5A24FF9B" w14:textId="77777777" w:rsidTr="0091358C">
        <w:trPr>
          <w:trHeight w:val="340"/>
        </w:trPr>
        <w:tc>
          <w:tcPr>
            <w:tcW w:w="511" w:type="dxa"/>
            <w:shd w:val="clear" w:color="auto" w:fill="F2F2F2" w:themeFill="background1" w:themeFillShade="F2"/>
            <w:vAlign w:val="center"/>
          </w:tcPr>
          <w:p w14:paraId="68EE2B87"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w:t>
            </w:r>
          </w:p>
        </w:tc>
        <w:tc>
          <w:tcPr>
            <w:tcW w:w="1662" w:type="dxa"/>
            <w:tcMar>
              <w:top w:w="0" w:type="dxa"/>
              <w:left w:w="108" w:type="dxa"/>
              <w:bottom w:w="0" w:type="dxa"/>
              <w:right w:w="108" w:type="dxa"/>
            </w:tcMar>
            <w:vAlign w:val="center"/>
            <w:hideMark/>
          </w:tcPr>
          <w:p w14:paraId="1408D035" w14:textId="77777777" w:rsidR="00026A7E" w:rsidRPr="004A7A22" w:rsidRDefault="00026A7E" w:rsidP="0091358C">
            <w:pPr>
              <w:spacing w:line="280" w:lineRule="atLeast"/>
              <w:rPr>
                <w:color w:val="000000"/>
                <w:sz w:val="20"/>
                <w:szCs w:val="20"/>
              </w:rPr>
            </w:pPr>
            <w:proofErr w:type="spellStart"/>
            <w:r w:rsidRPr="004A7A22">
              <w:rPr>
                <w:sz w:val="20"/>
                <w:szCs w:val="20"/>
              </w:rPr>
              <w:t>한국공정거래조정원</w:t>
            </w:r>
            <w:proofErr w:type="spellEnd"/>
            <w:r w:rsidRPr="004A7A22">
              <w:rPr>
                <w:sz w:val="20"/>
                <w:szCs w:val="20"/>
              </w:rPr>
              <w:t xml:space="preserve"> </w:t>
            </w:r>
            <w:r w:rsidRPr="004A7A22">
              <w:rPr>
                <w:sz w:val="20"/>
                <w:szCs w:val="20"/>
              </w:rPr>
              <w:t>대리점분쟁조정협의회</w:t>
            </w:r>
          </w:p>
        </w:tc>
        <w:tc>
          <w:tcPr>
            <w:tcW w:w="1582" w:type="dxa"/>
            <w:vAlign w:val="center"/>
          </w:tcPr>
          <w:p w14:paraId="312845E4" w14:textId="77777777" w:rsidR="00026A7E" w:rsidRPr="004A7A22" w:rsidRDefault="00026A7E" w:rsidP="0091358C">
            <w:pPr>
              <w:spacing w:line="280" w:lineRule="atLeast"/>
              <w:rPr>
                <w:color w:val="000000"/>
                <w:sz w:val="20"/>
                <w:szCs w:val="20"/>
              </w:rPr>
            </w:pPr>
            <w:r w:rsidRPr="004A7A22">
              <w:rPr>
                <w:sz w:val="20"/>
                <w:szCs w:val="20"/>
              </w:rPr>
              <w:t>대리점법</w:t>
            </w:r>
          </w:p>
        </w:tc>
        <w:tc>
          <w:tcPr>
            <w:tcW w:w="2337" w:type="dxa"/>
            <w:vAlign w:val="center"/>
          </w:tcPr>
          <w:p w14:paraId="710DFDFD" w14:textId="77777777" w:rsidR="00026A7E" w:rsidRPr="00D464D8" w:rsidRDefault="00026A7E" w:rsidP="0091358C">
            <w:pPr>
              <w:spacing w:line="280" w:lineRule="atLeast"/>
              <w:rPr>
                <w:color w:val="000000"/>
                <w:spacing w:val="-8"/>
                <w:sz w:val="20"/>
                <w:szCs w:val="20"/>
              </w:rPr>
            </w:pPr>
            <w:r w:rsidRPr="00D464D8">
              <w:rPr>
                <w:spacing w:val="-8"/>
                <w:sz w:val="20"/>
                <w:szCs w:val="20"/>
              </w:rPr>
              <w:t>불이익</w:t>
            </w:r>
            <w:r w:rsidRPr="00D464D8">
              <w:rPr>
                <w:spacing w:val="-8"/>
                <w:sz w:val="20"/>
                <w:szCs w:val="20"/>
              </w:rPr>
              <w:t xml:space="preserve"> </w:t>
            </w:r>
            <w:r w:rsidRPr="00D464D8">
              <w:rPr>
                <w:spacing w:val="-8"/>
                <w:sz w:val="20"/>
                <w:szCs w:val="20"/>
              </w:rPr>
              <w:t>제공행위</w:t>
            </w:r>
            <w:r w:rsidRPr="00D464D8">
              <w:rPr>
                <w:spacing w:val="-8"/>
                <w:sz w:val="20"/>
                <w:szCs w:val="20"/>
              </w:rPr>
              <w:t xml:space="preserve"> (</w:t>
            </w:r>
            <w:r w:rsidRPr="00D464D8">
              <w:rPr>
                <w:spacing w:val="-8"/>
                <w:sz w:val="20"/>
                <w:szCs w:val="20"/>
              </w:rPr>
              <w:t>이상호</w:t>
            </w:r>
            <w:r w:rsidRPr="00D464D8">
              <w:rPr>
                <w:spacing w:val="-8"/>
                <w:sz w:val="20"/>
                <w:szCs w:val="20"/>
              </w:rPr>
              <w:t>)</w:t>
            </w:r>
          </w:p>
        </w:tc>
        <w:tc>
          <w:tcPr>
            <w:tcW w:w="1274" w:type="dxa"/>
            <w:tcMar>
              <w:top w:w="0" w:type="dxa"/>
              <w:left w:w="108" w:type="dxa"/>
              <w:bottom w:w="0" w:type="dxa"/>
              <w:right w:w="108" w:type="dxa"/>
            </w:tcMar>
            <w:vAlign w:val="center"/>
            <w:hideMark/>
          </w:tcPr>
          <w:p w14:paraId="40D5BBA9" w14:textId="77777777" w:rsidR="00026A7E" w:rsidRPr="004A7A22" w:rsidRDefault="00026A7E" w:rsidP="0091358C">
            <w:pPr>
              <w:spacing w:line="280" w:lineRule="atLeast"/>
              <w:rPr>
                <w:color w:val="000000"/>
                <w:sz w:val="20"/>
                <w:szCs w:val="20"/>
              </w:rPr>
            </w:pPr>
            <w:r w:rsidRPr="004A7A22">
              <w:rPr>
                <w:sz w:val="20"/>
                <w:szCs w:val="20"/>
              </w:rPr>
              <w:t>조정결렬</w:t>
            </w:r>
          </w:p>
        </w:tc>
        <w:tc>
          <w:tcPr>
            <w:tcW w:w="1366" w:type="dxa"/>
            <w:vAlign w:val="center"/>
            <w:hideMark/>
          </w:tcPr>
          <w:p w14:paraId="628D19D6" w14:textId="77777777" w:rsidR="00026A7E" w:rsidRPr="004A7A22" w:rsidRDefault="00026A7E" w:rsidP="0091358C">
            <w:pPr>
              <w:spacing w:line="280" w:lineRule="atLeast"/>
              <w:rPr>
                <w:color w:val="000000"/>
                <w:sz w:val="20"/>
                <w:szCs w:val="20"/>
              </w:rPr>
            </w:pPr>
            <w:r w:rsidRPr="004A7A22">
              <w:rPr>
                <w:sz w:val="20"/>
                <w:szCs w:val="20"/>
              </w:rPr>
              <w:t>2020.09. 29.</w:t>
            </w:r>
          </w:p>
        </w:tc>
      </w:tr>
      <w:tr w:rsidR="00026A7E" w:rsidRPr="00CB2B3F" w14:paraId="01DB6CA2" w14:textId="77777777" w:rsidTr="0091358C">
        <w:trPr>
          <w:trHeight w:val="340"/>
        </w:trPr>
        <w:tc>
          <w:tcPr>
            <w:tcW w:w="511" w:type="dxa"/>
            <w:shd w:val="clear" w:color="auto" w:fill="F2F2F2" w:themeFill="background1" w:themeFillShade="F2"/>
            <w:vAlign w:val="center"/>
          </w:tcPr>
          <w:p w14:paraId="586EC77B"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3</w:t>
            </w:r>
          </w:p>
        </w:tc>
        <w:tc>
          <w:tcPr>
            <w:tcW w:w="1662" w:type="dxa"/>
            <w:tcMar>
              <w:top w:w="0" w:type="dxa"/>
              <w:left w:w="108" w:type="dxa"/>
              <w:bottom w:w="0" w:type="dxa"/>
              <w:right w:w="108" w:type="dxa"/>
            </w:tcMar>
            <w:vAlign w:val="center"/>
          </w:tcPr>
          <w:p w14:paraId="2CE7A249"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4D4993E0" w14:textId="77777777" w:rsidR="00026A7E" w:rsidRPr="004A7A22" w:rsidRDefault="00026A7E" w:rsidP="0091358C">
            <w:pPr>
              <w:spacing w:line="280" w:lineRule="atLeast"/>
              <w:rPr>
                <w:color w:val="000000"/>
                <w:sz w:val="20"/>
                <w:szCs w:val="20"/>
              </w:rPr>
            </w:pPr>
            <w:r w:rsidRPr="004A7A22">
              <w:rPr>
                <w:sz w:val="20"/>
                <w:szCs w:val="20"/>
              </w:rPr>
              <w:t>대리점법</w:t>
            </w:r>
            <w:r w:rsidRPr="004A7A22">
              <w:rPr>
                <w:sz w:val="20"/>
                <w:szCs w:val="20"/>
              </w:rPr>
              <w:t xml:space="preserve">, </w:t>
            </w:r>
            <w:r w:rsidRPr="004A7A22">
              <w:rPr>
                <w:sz w:val="20"/>
                <w:szCs w:val="20"/>
              </w:rPr>
              <w:t>독점규제</w:t>
            </w:r>
            <w:r w:rsidRPr="004A7A22">
              <w:rPr>
                <w:sz w:val="20"/>
                <w:szCs w:val="20"/>
              </w:rPr>
              <w:t xml:space="preserve"> </w:t>
            </w:r>
            <w:r w:rsidRPr="004A7A22">
              <w:rPr>
                <w:sz w:val="20"/>
                <w:szCs w:val="20"/>
              </w:rPr>
              <w:t>및</w:t>
            </w:r>
            <w:r w:rsidRPr="004A7A22">
              <w:rPr>
                <w:sz w:val="20"/>
                <w:szCs w:val="20"/>
              </w:rPr>
              <w:t xml:space="preserve"> </w:t>
            </w:r>
            <w:r w:rsidRPr="004A7A22">
              <w:rPr>
                <w:sz w:val="20"/>
                <w:szCs w:val="20"/>
              </w:rPr>
              <w:t>공정거래에</w:t>
            </w:r>
            <w:r w:rsidRPr="004A7A22">
              <w:rPr>
                <w:sz w:val="20"/>
                <w:szCs w:val="20"/>
              </w:rPr>
              <w:t xml:space="preserve"> </w:t>
            </w:r>
            <w:r w:rsidRPr="004A7A22">
              <w:rPr>
                <w:sz w:val="20"/>
                <w:szCs w:val="20"/>
              </w:rPr>
              <w:t>관한</w:t>
            </w:r>
            <w:r w:rsidRPr="004A7A22">
              <w:rPr>
                <w:sz w:val="20"/>
                <w:szCs w:val="20"/>
              </w:rPr>
              <w:t xml:space="preserve"> </w:t>
            </w:r>
            <w:r w:rsidRPr="004A7A22">
              <w:rPr>
                <w:sz w:val="20"/>
                <w:szCs w:val="20"/>
              </w:rPr>
              <w:t>법</w:t>
            </w:r>
          </w:p>
        </w:tc>
        <w:tc>
          <w:tcPr>
            <w:tcW w:w="2337" w:type="dxa"/>
            <w:vAlign w:val="center"/>
          </w:tcPr>
          <w:p w14:paraId="1ABACB8C" w14:textId="77777777" w:rsidR="00026A7E" w:rsidRPr="00D464D8" w:rsidRDefault="00026A7E" w:rsidP="0091358C">
            <w:pPr>
              <w:spacing w:line="280" w:lineRule="atLeast"/>
              <w:rPr>
                <w:color w:val="000000"/>
                <w:spacing w:val="-8"/>
                <w:sz w:val="20"/>
                <w:szCs w:val="20"/>
                <w:vertAlign w:val="superscript"/>
              </w:rPr>
            </w:pPr>
            <w:r w:rsidRPr="00D464D8">
              <w:rPr>
                <w:spacing w:val="-8"/>
                <w:sz w:val="20"/>
                <w:szCs w:val="20"/>
              </w:rPr>
              <w:t>경제상</w:t>
            </w:r>
            <w:r w:rsidRPr="00D464D8">
              <w:rPr>
                <w:spacing w:val="-8"/>
                <w:sz w:val="20"/>
                <w:szCs w:val="20"/>
              </w:rPr>
              <w:t xml:space="preserve"> </w:t>
            </w:r>
            <w:r w:rsidRPr="00D464D8">
              <w:rPr>
                <w:spacing w:val="-8"/>
                <w:sz w:val="20"/>
                <w:szCs w:val="20"/>
              </w:rPr>
              <w:t>이익</w:t>
            </w:r>
            <w:r w:rsidRPr="00D464D8">
              <w:rPr>
                <w:spacing w:val="-8"/>
                <w:sz w:val="20"/>
                <w:szCs w:val="20"/>
              </w:rPr>
              <w:t xml:space="preserve"> </w:t>
            </w:r>
            <w:r w:rsidRPr="00D464D8">
              <w:rPr>
                <w:spacing w:val="-8"/>
                <w:sz w:val="20"/>
                <w:szCs w:val="20"/>
              </w:rPr>
              <w:t>제공</w:t>
            </w:r>
            <w:r w:rsidRPr="00D464D8">
              <w:rPr>
                <w:spacing w:val="-8"/>
                <w:sz w:val="20"/>
                <w:szCs w:val="20"/>
              </w:rPr>
              <w:t xml:space="preserve"> </w:t>
            </w:r>
            <w:r w:rsidRPr="00D464D8">
              <w:rPr>
                <w:spacing w:val="-8"/>
                <w:sz w:val="20"/>
                <w:szCs w:val="20"/>
              </w:rPr>
              <w:t>강요행위</w:t>
            </w:r>
            <w:r w:rsidRPr="00D464D8">
              <w:rPr>
                <w:spacing w:val="-8"/>
                <w:sz w:val="20"/>
                <w:szCs w:val="20"/>
              </w:rPr>
              <w:t xml:space="preserve">, </w:t>
            </w:r>
            <w:r w:rsidRPr="00D464D8">
              <w:rPr>
                <w:spacing w:val="-8"/>
                <w:sz w:val="20"/>
                <w:szCs w:val="20"/>
              </w:rPr>
              <w:t>거래상지위</w:t>
            </w:r>
            <w:r w:rsidRPr="00D464D8">
              <w:rPr>
                <w:spacing w:val="-8"/>
                <w:sz w:val="20"/>
                <w:szCs w:val="20"/>
              </w:rPr>
              <w:t xml:space="preserve"> </w:t>
            </w:r>
            <w:r w:rsidRPr="00D464D8">
              <w:rPr>
                <w:spacing w:val="-8"/>
                <w:sz w:val="20"/>
                <w:szCs w:val="20"/>
              </w:rPr>
              <w:t>남용행위</w:t>
            </w:r>
            <w:r w:rsidRPr="00D464D8">
              <w:rPr>
                <w:spacing w:val="-8"/>
                <w:sz w:val="20"/>
                <w:szCs w:val="20"/>
              </w:rPr>
              <w:t xml:space="preserve"> (</w:t>
            </w:r>
            <w:r w:rsidRPr="00D464D8">
              <w:rPr>
                <w:spacing w:val="-8"/>
                <w:sz w:val="20"/>
                <w:szCs w:val="20"/>
              </w:rPr>
              <w:t>전시매장</w:t>
            </w:r>
            <w:r w:rsidRPr="00D464D8">
              <w:rPr>
                <w:spacing w:val="-8"/>
                <w:sz w:val="20"/>
                <w:szCs w:val="20"/>
              </w:rPr>
              <w:t xml:space="preserve"> </w:t>
            </w:r>
            <w:proofErr w:type="spellStart"/>
            <w:r w:rsidRPr="00D464D8">
              <w:rPr>
                <w:spacing w:val="-8"/>
                <w:sz w:val="20"/>
                <w:szCs w:val="20"/>
              </w:rPr>
              <w:t>판촉비부담</w:t>
            </w:r>
            <w:proofErr w:type="spellEnd"/>
            <w:r w:rsidRPr="00D464D8">
              <w:rPr>
                <w:spacing w:val="-8"/>
                <w:sz w:val="20"/>
                <w:szCs w:val="20"/>
              </w:rPr>
              <w:t xml:space="preserve">) </w:t>
            </w:r>
          </w:p>
        </w:tc>
        <w:tc>
          <w:tcPr>
            <w:tcW w:w="1274" w:type="dxa"/>
            <w:tcMar>
              <w:top w:w="0" w:type="dxa"/>
              <w:left w:w="108" w:type="dxa"/>
              <w:bottom w:w="0" w:type="dxa"/>
              <w:right w:w="108" w:type="dxa"/>
            </w:tcMar>
            <w:vAlign w:val="center"/>
          </w:tcPr>
          <w:p w14:paraId="0B1F852A" w14:textId="77777777" w:rsidR="00026A7E" w:rsidRPr="004A7A22" w:rsidRDefault="00026A7E" w:rsidP="0091358C">
            <w:pPr>
              <w:spacing w:line="280" w:lineRule="atLeast"/>
              <w:rPr>
                <w:color w:val="000000"/>
                <w:sz w:val="20"/>
                <w:szCs w:val="20"/>
              </w:rPr>
            </w:pPr>
            <w:r w:rsidRPr="004A7A22">
              <w:rPr>
                <w:sz w:val="20"/>
                <w:szCs w:val="20"/>
              </w:rPr>
              <w:t>과징금</w:t>
            </w:r>
          </w:p>
        </w:tc>
        <w:tc>
          <w:tcPr>
            <w:tcW w:w="1366" w:type="dxa"/>
            <w:vAlign w:val="center"/>
          </w:tcPr>
          <w:p w14:paraId="534464CA" w14:textId="77777777" w:rsidR="00026A7E" w:rsidRPr="004A7A22" w:rsidRDefault="00026A7E" w:rsidP="0091358C">
            <w:pPr>
              <w:spacing w:line="280" w:lineRule="atLeast"/>
              <w:rPr>
                <w:color w:val="000000"/>
                <w:sz w:val="20"/>
                <w:szCs w:val="20"/>
              </w:rPr>
            </w:pPr>
            <w:r w:rsidRPr="004A7A22">
              <w:rPr>
                <w:sz w:val="20"/>
                <w:szCs w:val="20"/>
              </w:rPr>
              <w:t>2019.09. 27.</w:t>
            </w:r>
          </w:p>
        </w:tc>
      </w:tr>
      <w:tr w:rsidR="00026A7E" w:rsidRPr="00CB2B3F" w14:paraId="1FCA5D56" w14:textId="77777777" w:rsidTr="0091358C">
        <w:trPr>
          <w:trHeight w:val="340"/>
        </w:trPr>
        <w:tc>
          <w:tcPr>
            <w:tcW w:w="511" w:type="dxa"/>
            <w:shd w:val="clear" w:color="auto" w:fill="F2F2F2" w:themeFill="background1" w:themeFillShade="F2"/>
            <w:vAlign w:val="center"/>
          </w:tcPr>
          <w:p w14:paraId="59E32EC2"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4</w:t>
            </w:r>
          </w:p>
        </w:tc>
        <w:tc>
          <w:tcPr>
            <w:tcW w:w="1662" w:type="dxa"/>
            <w:tcMar>
              <w:top w:w="0" w:type="dxa"/>
              <w:left w:w="108" w:type="dxa"/>
              <w:bottom w:w="0" w:type="dxa"/>
              <w:right w:w="108" w:type="dxa"/>
            </w:tcMar>
            <w:vAlign w:val="center"/>
          </w:tcPr>
          <w:p w14:paraId="7B85B340"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533A88DF" w14:textId="77777777" w:rsidR="00026A7E" w:rsidRPr="004A7A22" w:rsidRDefault="00026A7E" w:rsidP="0091358C">
            <w:pPr>
              <w:spacing w:line="280" w:lineRule="atLeast"/>
              <w:rPr>
                <w:color w:val="000000"/>
                <w:sz w:val="20"/>
                <w:szCs w:val="20"/>
              </w:rPr>
            </w:pPr>
            <w:r w:rsidRPr="004A7A22">
              <w:rPr>
                <w:sz w:val="20"/>
                <w:szCs w:val="20"/>
              </w:rPr>
              <w:t>하도급법</w:t>
            </w:r>
          </w:p>
        </w:tc>
        <w:tc>
          <w:tcPr>
            <w:tcW w:w="2337" w:type="dxa"/>
            <w:vAlign w:val="center"/>
          </w:tcPr>
          <w:p w14:paraId="07A1BF23" w14:textId="77777777" w:rsidR="00026A7E" w:rsidRPr="004A7A22" w:rsidRDefault="00026A7E" w:rsidP="0091358C">
            <w:pPr>
              <w:spacing w:line="280" w:lineRule="atLeast"/>
              <w:rPr>
                <w:color w:val="000000"/>
                <w:sz w:val="20"/>
                <w:szCs w:val="20"/>
              </w:rPr>
            </w:pPr>
            <w:r w:rsidRPr="004A7A22">
              <w:rPr>
                <w:sz w:val="20"/>
                <w:szCs w:val="20"/>
              </w:rPr>
              <w:t>지연이자</w:t>
            </w:r>
            <w:r w:rsidRPr="004A7A22">
              <w:rPr>
                <w:sz w:val="20"/>
                <w:szCs w:val="20"/>
              </w:rPr>
              <w:t xml:space="preserve"> </w:t>
            </w:r>
            <w:proofErr w:type="spellStart"/>
            <w:r w:rsidRPr="004A7A22">
              <w:rPr>
                <w:sz w:val="20"/>
                <w:szCs w:val="20"/>
              </w:rPr>
              <w:t>어음할인료</w:t>
            </w:r>
            <w:proofErr w:type="spellEnd"/>
            <w:r w:rsidRPr="004A7A22">
              <w:rPr>
                <w:sz w:val="20"/>
                <w:szCs w:val="20"/>
              </w:rPr>
              <w:t xml:space="preserve"> </w:t>
            </w:r>
            <w:r w:rsidRPr="004A7A22">
              <w:rPr>
                <w:sz w:val="20"/>
                <w:szCs w:val="20"/>
              </w:rPr>
              <w:t>약정수수료</w:t>
            </w:r>
            <w:r w:rsidRPr="004A7A22">
              <w:rPr>
                <w:sz w:val="20"/>
                <w:szCs w:val="20"/>
              </w:rPr>
              <w:t xml:space="preserve"> </w:t>
            </w:r>
            <w:r w:rsidRPr="004A7A22">
              <w:rPr>
                <w:sz w:val="20"/>
                <w:szCs w:val="20"/>
              </w:rPr>
              <w:t>미지급</w:t>
            </w:r>
          </w:p>
        </w:tc>
        <w:tc>
          <w:tcPr>
            <w:tcW w:w="1274" w:type="dxa"/>
            <w:tcMar>
              <w:top w:w="0" w:type="dxa"/>
              <w:left w:w="108" w:type="dxa"/>
              <w:bottom w:w="0" w:type="dxa"/>
              <w:right w:w="108" w:type="dxa"/>
            </w:tcMar>
            <w:vAlign w:val="center"/>
          </w:tcPr>
          <w:p w14:paraId="632E594F" w14:textId="77777777" w:rsidR="00026A7E" w:rsidRPr="004A7A22" w:rsidRDefault="00026A7E" w:rsidP="0091358C">
            <w:pPr>
              <w:spacing w:line="280" w:lineRule="atLeast"/>
              <w:rPr>
                <w:color w:val="000000"/>
                <w:sz w:val="20"/>
                <w:szCs w:val="20"/>
              </w:rPr>
            </w:pPr>
            <w:r w:rsidRPr="004A7A22">
              <w:rPr>
                <w:sz w:val="20"/>
                <w:szCs w:val="20"/>
              </w:rPr>
              <w:t>자진시정</w:t>
            </w:r>
          </w:p>
        </w:tc>
        <w:tc>
          <w:tcPr>
            <w:tcW w:w="1366" w:type="dxa"/>
            <w:vAlign w:val="center"/>
          </w:tcPr>
          <w:p w14:paraId="0425235D" w14:textId="77777777" w:rsidR="00026A7E" w:rsidRPr="004A7A22" w:rsidRDefault="00026A7E" w:rsidP="0091358C">
            <w:pPr>
              <w:spacing w:line="280" w:lineRule="atLeast"/>
              <w:rPr>
                <w:color w:val="000000"/>
                <w:sz w:val="20"/>
                <w:szCs w:val="20"/>
              </w:rPr>
            </w:pPr>
            <w:r w:rsidRPr="004A7A22">
              <w:rPr>
                <w:sz w:val="20"/>
                <w:szCs w:val="20"/>
              </w:rPr>
              <w:t>2020.12. 14.</w:t>
            </w:r>
          </w:p>
        </w:tc>
      </w:tr>
      <w:tr w:rsidR="00026A7E" w:rsidRPr="00CB2B3F" w14:paraId="68A0E1E6" w14:textId="77777777" w:rsidTr="0091358C">
        <w:trPr>
          <w:trHeight w:val="340"/>
        </w:trPr>
        <w:tc>
          <w:tcPr>
            <w:tcW w:w="511" w:type="dxa"/>
            <w:shd w:val="clear" w:color="auto" w:fill="F2F2F2" w:themeFill="background1" w:themeFillShade="F2"/>
            <w:vAlign w:val="center"/>
          </w:tcPr>
          <w:p w14:paraId="316B68B6"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5</w:t>
            </w:r>
          </w:p>
        </w:tc>
        <w:tc>
          <w:tcPr>
            <w:tcW w:w="1662" w:type="dxa"/>
            <w:tcMar>
              <w:top w:w="0" w:type="dxa"/>
              <w:left w:w="108" w:type="dxa"/>
              <w:bottom w:w="0" w:type="dxa"/>
              <w:right w:w="108" w:type="dxa"/>
            </w:tcMar>
            <w:vAlign w:val="center"/>
          </w:tcPr>
          <w:p w14:paraId="009CD800"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1C172F3A" w14:textId="77777777" w:rsidR="00026A7E" w:rsidRPr="004A7A22" w:rsidRDefault="00026A7E" w:rsidP="0091358C">
            <w:pPr>
              <w:spacing w:line="280" w:lineRule="atLeast"/>
              <w:rPr>
                <w:color w:val="000000"/>
                <w:sz w:val="20"/>
                <w:szCs w:val="20"/>
              </w:rPr>
            </w:pPr>
            <w:r w:rsidRPr="004A7A22">
              <w:rPr>
                <w:sz w:val="20"/>
                <w:szCs w:val="20"/>
              </w:rPr>
              <w:t>하도급법</w:t>
            </w:r>
          </w:p>
        </w:tc>
        <w:tc>
          <w:tcPr>
            <w:tcW w:w="2337" w:type="dxa"/>
            <w:vAlign w:val="center"/>
          </w:tcPr>
          <w:p w14:paraId="407B7287" w14:textId="77777777" w:rsidR="00026A7E" w:rsidRPr="004A7A22" w:rsidRDefault="00026A7E" w:rsidP="0091358C">
            <w:pPr>
              <w:spacing w:line="280" w:lineRule="atLeast"/>
              <w:rPr>
                <w:color w:val="000000"/>
                <w:sz w:val="20"/>
                <w:szCs w:val="20"/>
              </w:rPr>
            </w:pPr>
            <w:proofErr w:type="spellStart"/>
            <w:r w:rsidRPr="004A7A22">
              <w:rPr>
                <w:sz w:val="20"/>
                <w:szCs w:val="20"/>
              </w:rPr>
              <w:t>시공비미지급</w:t>
            </w:r>
            <w:proofErr w:type="spellEnd"/>
            <w:r w:rsidRPr="004A7A22">
              <w:rPr>
                <w:sz w:val="20"/>
                <w:szCs w:val="20"/>
              </w:rPr>
              <w:t xml:space="preserve"> (</w:t>
            </w:r>
            <w:proofErr w:type="spellStart"/>
            <w:r w:rsidRPr="004A7A22">
              <w:rPr>
                <w:sz w:val="20"/>
                <w:szCs w:val="20"/>
              </w:rPr>
              <w:t>명진에스앤에스</w:t>
            </w:r>
            <w:proofErr w:type="spellEnd"/>
            <w:r w:rsidRPr="004A7A22">
              <w:rPr>
                <w:sz w:val="20"/>
                <w:szCs w:val="20"/>
              </w:rPr>
              <w:t>)</w:t>
            </w:r>
          </w:p>
        </w:tc>
        <w:tc>
          <w:tcPr>
            <w:tcW w:w="1274" w:type="dxa"/>
            <w:tcMar>
              <w:top w:w="0" w:type="dxa"/>
              <w:left w:w="108" w:type="dxa"/>
              <w:bottom w:w="0" w:type="dxa"/>
              <w:right w:w="108" w:type="dxa"/>
            </w:tcMar>
            <w:vAlign w:val="center"/>
          </w:tcPr>
          <w:p w14:paraId="5AE57BB2" w14:textId="77777777" w:rsidR="00026A7E" w:rsidRPr="004A7A22" w:rsidRDefault="00026A7E" w:rsidP="0091358C">
            <w:pPr>
              <w:spacing w:line="280" w:lineRule="atLeast"/>
              <w:rPr>
                <w:color w:val="000000"/>
                <w:sz w:val="20"/>
                <w:szCs w:val="20"/>
              </w:rPr>
            </w:pPr>
            <w:r w:rsidRPr="004A7A22">
              <w:rPr>
                <w:sz w:val="20"/>
                <w:szCs w:val="20"/>
              </w:rPr>
              <w:t>합의</w:t>
            </w:r>
          </w:p>
        </w:tc>
        <w:tc>
          <w:tcPr>
            <w:tcW w:w="1366" w:type="dxa"/>
            <w:vAlign w:val="center"/>
          </w:tcPr>
          <w:p w14:paraId="30C74B4F" w14:textId="77777777" w:rsidR="00026A7E" w:rsidRPr="004A7A22" w:rsidRDefault="00026A7E" w:rsidP="0091358C">
            <w:pPr>
              <w:spacing w:line="280" w:lineRule="atLeast"/>
              <w:rPr>
                <w:color w:val="000000"/>
                <w:sz w:val="20"/>
                <w:szCs w:val="20"/>
              </w:rPr>
            </w:pPr>
            <w:r w:rsidRPr="004A7A22">
              <w:rPr>
                <w:sz w:val="20"/>
                <w:szCs w:val="20"/>
              </w:rPr>
              <w:t xml:space="preserve">2020.11. 02. </w:t>
            </w:r>
          </w:p>
        </w:tc>
      </w:tr>
      <w:tr w:rsidR="00026A7E" w:rsidRPr="00CB2B3F" w14:paraId="218B5118" w14:textId="77777777" w:rsidTr="0091358C">
        <w:trPr>
          <w:trHeight w:val="340"/>
        </w:trPr>
        <w:tc>
          <w:tcPr>
            <w:tcW w:w="511" w:type="dxa"/>
            <w:shd w:val="clear" w:color="auto" w:fill="F2F2F2" w:themeFill="background1" w:themeFillShade="F2"/>
            <w:vAlign w:val="center"/>
          </w:tcPr>
          <w:p w14:paraId="7F072A57"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6</w:t>
            </w:r>
          </w:p>
        </w:tc>
        <w:tc>
          <w:tcPr>
            <w:tcW w:w="1662" w:type="dxa"/>
            <w:tcMar>
              <w:top w:w="0" w:type="dxa"/>
              <w:left w:w="108" w:type="dxa"/>
              <w:bottom w:w="0" w:type="dxa"/>
              <w:right w:w="108" w:type="dxa"/>
            </w:tcMar>
            <w:vAlign w:val="center"/>
          </w:tcPr>
          <w:p w14:paraId="50F03A20" w14:textId="77777777" w:rsidR="00026A7E" w:rsidRPr="00D464D8" w:rsidRDefault="00026A7E" w:rsidP="0091358C">
            <w:pPr>
              <w:spacing w:line="280" w:lineRule="atLeast"/>
              <w:rPr>
                <w:color w:val="000000"/>
                <w:spacing w:val="-12"/>
                <w:sz w:val="20"/>
                <w:szCs w:val="20"/>
              </w:rPr>
            </w:pPr>
            <w:r w:rsidRPr="00D464D8">
              <w:rPr>
                <w:spacing w:val="-12"/>
                <w:sz w:val="20"/>
                <w:szCs w:val="20"/>
              </w:rPr>
              <w:t>서울중앙지방법원</w:t>
            </w:r>
          </w:p>
        </w:tc>
        <w:tc>
          <w:tcPr>
            <w:tcW w:w="1582" w:type="dxa"/>
            <w:vAlign w:val="center"/>
          </w:tcPr>
          <w:p w14:paraId="2AF2B478" w14:textId="77777777" w:rsidR="00026A7E" w:rsidRPr="004A7A22" w:rsidRDefault="00026A7E" w:rsidP="0091358C">
            <w:pPr>
              <w:spacing w:line="280" w:lineRule="atLeast"/>
              <w:rPr>
                <w:color w:val="000000"/>
                <w:sz w:val="20"/>
                <w:szCs w:val="20"/>
              </w:rPr>
            </w:pPr>
            <w:r w:rsidRPr="004A7A22">
              <w:rPr>
                <w:sz w:val="20"/>
                <w:szCs w:val="20"/>
              </w:rPr>
              <w:t>디자인보호법</w:t>
            </w:r>
          </w:p>
        </w:tc>
        <w:tc>
          <w:tcPr>
            <w:tcW w:w="2337" w:type="dxa"/>
            <w:vAlign w:val="center"/>
          </w:tcPr>
          <w:p w14:paraId="3C022713" w14:textId="77777777" w:rsidR="00026A7E" w:rsidRPr="004A7A22" w:rsidRDefault="00026A7E" w:rsidP="0091358C">
            <w:pPr>
              <w:spacing w:line="280" w:lineRule="atLeast"/>
              <w:rPr>
                <w:color w:val="000000"/>
                <w:sz w:val="20"/>
                <w:szCs w:val="20"/>
              </w:rPr>
            </w:pPr>
            <w:r w:rsidRPr="004A7A22">
              <w:rPr>
                <w:sz w:val="20"/>
                <w:szCs w:val="20"/>
              </w:rPr>
              <w:t>디자인침해</w:t>
            </w:r>
            <w:r w:rsidRPr="004A7A22">
              <w:rPr>
                <w:sz w:val="20"/>
                <w:szCs w:val="20"/>
              </w:rPr>
              <w:t xml:space="preserve"> (</w:t>
            </w:r>
            <w:proofErr w:type="spellStart"/>
            <w:r w:rsidRPr="004A7A22">
              <w:rPr>
                <w:sz w:val="20"/>
                <w:szCs w:val="20"/>
              </w:rPr>
              <w:t>권순범</w:t>
            </w:r>
            <w:proofErr w:type="spellEnd"/>
            <w:r w:rsidRPr="004A7A22">
              <w:rPr>
                <w:sz w:val="20"/>
                <w:szCs w:val="20"/>
              </w:rPr>
              <w:t xml:space="preserve">) </w:t>
            </w:r>
          </w:p>
        </w:tc>
        <w:tc>
          <w:tcPr>
            <w:tcW w:w="1274" w:type="dxa"/>
            <w:tcMar>
              <w:top w:w="0" w:type="dxa"/>
              <w:left w:w="108" w:type="dxa"/>
              <w:bottom w:w="0" w:type="dxa"/>
              <w:right w:w="108" w:type="dxa"/>
            </w:tcMar>
            <w:vAlign w:val="center"/>
          </w:tcPr>
          <w:p w14:paraId="39A1E8AE" w14:textId="77777777" w:rsidR="00026A7E" w:rsidRPr="004A7A22" w:rsidRDefault="00026A7E" w:rsidP="0091358C">
            <w:pPr>
              <w:spacing w:line="280" w:lineRule="atLeast"/>
              <w:rPr>
                <w:color w:val="000000"/>
                <w:sz w:val="20"/>
                <w:szCs w:val="20"/>
              </w:rPr>
            </w:pPr>
            <w:r w:rsidRPr="004A7A22">
              <w:rPr>
                <w:sz w:val="20"/>
                <w:szCs w:val="20"/>
              </w:rPr>
              <w:t>디자인침해일부인정</w:t>
            </w:r>
          </w:p>
        </w:tc>
        <w:tc>
          <w:tcPr>
            <w:tcW w:w="1366" w:type="dxa"/>
            <w:vAlign w:val="center"/>
          </w:tcPr>
          <w:p w14:paraId="136840D1" w14:textId="77777777" w:rsidR="00026A7E" w:rsidRPr="004A7A22" w:rsidRDefault="00026A7E" w:rsidP="0091358C">
            <w:pPr>
              <w:spacing w:line="280" w:lineRule="atLeast"/>
              <w:rPr>
                <w:color w:val="000000"/>
                <w:sz w:val="20"/>
                <w:szCs w:val="20"/>
              </w:rPr>
            </w:pPr>
            <w:r w:rsidRPr="004A7A22">
              <w:rPr>
                <w:sz w:val="20"/>
                <w:szCs w:val="20"/>
              </w:rPr>
              <w:t>2020. 08.</w:t>
            </w:r>
          </w:p>
        </w:tc>
      </w:tr>
      <w:tr w:rsidR="00026A7E" w:rsidRPr="00CB2B3F" w14:paraId="0EC22F6F" w14:textId="77777777" w:rsidTr="0091358C">
        <w:trPr>
          <w:trHeight w:val="340"/>
        </w:trPr>
        <w:tc>
          <w:tcPr>
            <w:tcW w:w="511" w:type="dxa"/>
            <w:shd w:val="clear" w:color="auto" w:fill="F2F2F2" w:themeFill="background1" w:themeFillShade="F2"/>
            <w:vAlign w:val="center"/>
          </w:tcPr>
          <w:p w14:paraId="78B2BDE9"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lastRenderedPageBreak/>
              <w:t>7</w:t>
            </w:r>
          </w:p>
        </w:tc>
        <w:tc>
          <w:tcPr>
            <w:tcW w:w="1662" w:type="dxa"/>
            <w:tcMar>
              <w:top w:w="0" w:type="dxa"/>
              <w:left w:w="108" w:type="dxa"/>
              <w:bottom w:w="0" w:type="dxa"/>
              <w:right w:w="108" w:type="dxa"/>
            </w:tcMar>
            <w:vAlign w:val="center"/>
          </w:tcPr>
          <w:p w14:paraId="7C2C9CAF" w14:textId="77777777" w:rsidR="00026A7E" w:rsidRPr="004A7A22" w:rsidRDefault="00026A7E" w:rsidP="0091358C">
            <w:pPr>
              <w:spacing w:line="280" w:lineRule="atLeast"/>
              <w:rPr>
                <w:color w:val="000000"/>
                <w:sz w:val="20"/>
                <w:szCs w:val="20"/>
              </w:rPr>
            </w:pPr>
            <w:r w:rsidRPr="004A7A22">
              <w:rPr>
                <w:sz w:val="20"/>
                <w:szCs w:val="20"/>
              </w:rPr>
              <w:t>특허법원</w:t>
            </w:r>
          </w:p>
        </w:tc>
        <w:tc>
          <w:tcPr>
            <w:tcW w:w="1582" w:type="dxa"/>
            <w:vAlign w:val="center"/>
          </w:tcPr>
          <w:p w14:paraId="5683EE51" w14:textId="77777777" w:rsidR="00026A7E" w:rsidRPr="004A7A22" w:rsidRDefault="00026A7E" w:rsidP="0091358C">
            <w:pPr>
              <w:spacing w:line="280" w:lineRule="atLeast"/>
              <w:rPr>
                <w:color w:val="000000"/>
                <w:sz w:val="20"/>
                <w:szCs w:val="20"/>
              </w:rPr>
            </w:pPr>
            <w:r w:rsidRPr="004A7A22">
              <w:rPr>
                <w:sz w:val="20"/>
                <w:szCs w:val="20"/>
              </w:rPr>
              <w:t>디자인보호법</w:t>
            </w:r>
          </w:p>
        </w:tc>
        <w:tc>
          <w:tcPr>
            <w:tcW w:w="2337" w:type="dxa"/>
            <w:vAlign w:val="center"/>
          </w:tcPr>
          <w:p w14:paraId="1E5A864D" w14:textId="77777777" w:rsidR="00026A7E" w:rsidRPr="004A7A22" w:rsidRDefault="00026A7E" w:rsidP="0091358C">
            <w:pPr>
              <w:spacing w:line="280" w:lineRule="atLeast"/>
              <w:rPr>
                <w:color w:val="000000"/>
                <w:sz w:val="20"/>
                <w:szCs w:val="20"/>
              </w:rPr>
            </w:pPr>
            <w:r w:rsidRPr="004A7A22">
              <w:rPr>
                <w:sz w:val="20"/>
                <w:szCs w:val="20"/>
              </w:rPr>
              <w:t>디자인침해</w:t>
            </w:r>
            <w:r w:rsidRPr="004A7A22">
              <w:rPr>
                <w:sz w:val="20"/>
                <w:szCs w:val="20"/>
              </w:rPr>
              <w:t xml:space="preserve"> (</w:t>
            </w:r>
            <w:proofErr w:type="spellStart"/>
            <w:r w:rsidRPr="004A7A22">
              <w:rPr>
                <w:sz w:val="20"/>
                <w:szCs w:val="20"/>
              </w:rPr>
              <w:t>에스엠인터내셔널</w:t>
            </w:r>
            <w:proofErr w:type="spellEnd"/>
            <w:r w:rsidRPr="004A7A22">
              <w:rPr>
                <w:sz w:val="20"/>
                <w:szCs w:val="20"/>
              </w:rPr>
              <w:t xml:space="preserve">) </w:t>
            </w:r>
          </w:p>
        </w:tc>
        <w:tc>
          <w:tcPr>
            <w:tcW w:w="1274" w:type="dxa"/>
            <w:tcMar>
              <w:top w:w="0" w:type="dxa"/>
              <w:left w:w="108" w:type="dxa"/>
              <w:bottom w:w="0" w:type="dxa"/>
              <w:right w:w="108" w:type="dxa"/>
            </w:tcMar>
            <w:vAlign w:val="center"/>
          </w:tcPr>
          <w:p w14:paraId="11DEE888" w14:textId="77777777" w:rsidR="00026A7E" w:rsidRPr="004A7A22" w:rsidRDefault="00026A7E" w:rsidP="0091358C">
            <w:pPr>
              <w:spacing w:line="280" w:lineRule="atLeast"/>
              <w:rPr>
                <w:color w:val="000000"/>
                <w:sz w:val="20"/>
                <w:szCs w:val="20"/>
              </w:rPr>
            </w:pPr>
            <w:r w:rsidRPr="004A7A22">
              <w:rPr>
                <w:sz w:val="20"/>
                <w:szCs w:val="20"/>
              </w:rPr>
              <w:t>디자인침해일부인정</w:t>
            </w:r>
          </w:p>
        </w:tc>
        <w:tc>
          <w:tcPr>
            <w:tcW w:w="1366" w:type="dxa"/>
            <w:vAlign w:val="center"/>
          </w:tcPr>
          <w:p w14:paraId="2F8B517F" w14:textId="77777777" w:rsidR="00026A7E" w:rsidRPr="004A7A22" w:rsidRDefault="00026A7E" w:rsidP="0091358C">
            <w:pPr>
              <w:spacing w:line="280" w:lineRule="atLeast"/>
              <w:rPr>
                <w:color w:val="000000"/>
                <w:sz w:val="20"/>
                <w:szCs w:val="20"/>
              </w:rPr>
            </w:pPr>
            <w:r w:rsidRPr="004A7A22">
              <w:rPr>
                <w:sz w:val="20"/>
                <w:szCs w:val="20"/>
              </w:rPr>
              <w:t xml:space="preserve">2020.09.16. </w:t>
            </w:r>
          </w:p>
        </w:tc>
      </w:tr>
      <w:tr w:rsidR="00026A7E" w:rsidRPr="00CB2B3F" w14:paraId="1C786D4A" w14:textId="77777777" w:rsidTr="0091358C">
        <w:trPr>
          <w:trHeight w:val="340"/>
        </w:trPr>
        <w:tc>
          <w:tcPr>
            <w:tcW w:w="511" w:type="dxa"/>
            <w:shd w:val="clear" w:color="auto" w:fill="F2F2F2" w:themeFill="background1" w:themeFillShade="F2"/>
            <w:vAlign w:val="center"/>
          </w:tcPr>
          <w:p w14:paraId="4AA274F0"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8</w:t>
            </w:r>
          </w:p>
        </w:tc>
        <w:tc>
          <w:tcPr>
            <w:tcW w:w="1662" w:type="dxa"/>
            <w:tcMar>
              <w:top w:w="0" w:type="dxa"/>
              <w:left w:w="108" w:type="dxa"/>
              <w:bottom w:w="0" w:type="dxa"/>
              <w:right w:w="108" w:type="dxa"/>
            </w:tcMar>
            <w:vAlign w:val="center"/>
          </w:tcPr>
          <w:p w14:paraId="556CFD31"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513A311E" w14:textId="77777777" w:rsidR="00026A7E" w:rsidRPr="004A7A22" w:rsidRDefault="00026A7E" w:rsidP="0091358C">
            <w:pPr>
              <w:spacing w:line="280" w:lineRule="atLeast"/>
              <w:rPr>
                <w:color w:val="000000"/>
                <w:sz w:val="20"/>
                <w:szCs w:val="20"/>
              </w:rPr>
            </w:pPr>
            <w:r w:rsidRPr="004A7A22">
              <w:rPr>
                <w:sz w:val="20"/>
                <w:szCs w:val="20"/>
              </w:rPr>
              <w:t>표시광고법</w:t>
            </w:r>
          </w:p>
        </w:tc>
        <w:tc>
          <w:tcPr>
            <w:tcW w:w="2337" w:type="dxa"/>
            <w:vAlign w:val="center"/>
          </w:tcPr>
          <w:p w14:paraId="407B3074" w14:textId="77777777" w:rsidR="00026A7E" w:rsidRPr="004A7A22" w:rsidRDefault="00026A7E" w:rsidP="0091358C">
            <w:pPr>
              <w:spacing w:line="280" w:lineRule="atLeast"/>
              <w:rPr>
                <w:color w:val="000000"/>
                <w:sz w:val="20"/>
                <w:szCs w:val="20"/>
              </w:rPr>
            </w:pPr>
            <w:r w:rsidRPr="004A7A22">
              <w:rPr>
                <w:sz w:val="20"/>
                <w:szCs w:val="20"/>
              </w:rPr>
              <w:t>부당한</w:t>
            </w:r>
            <w:r w:rsidRPr="004A7A22">
              <w:rPr>
                <w:sz w:val="20"/>
                <w:szCs w:val="20"/>
              </w:rPr>
              <w:t xml:space="preserve"> </w:t>
            </w:r>
            <w:r w:rsidRPr="004A7A22">
              <w:rPr>
                <w:sz w:val="20"/>
                <w:szCs w:val="20"/>
              </w:rPr>
              <w:t>표시광고</w:t>
            </w:r>
            <w:r w:rsidRPr="004A7A22">
              <w:rPr>
                <w:sz w:val="20"/>
                <w:szCs w:val="20"/>
              </w:rPr>
              <w:t xml:space="preserve"> (</w:t>
            </w:r>
            <w:r w:rsidRPr="004A7A22">
              <w:rPr>
                <w:sz w:val="20"/>
                <w:szCs w:val="20"/>
              </w:rPr>
              <w:t>과장광고</w:t>
            </w:r>
            <w:r w:rsidRPr="004A7A22">
              <w:rPr>
                <w:sz w:val="20"/>
                <w:szCs w:val="20"/>
              </w:rPr>
              <w:t>)</w:t>
            </w:r>
          </w:p>
        </w:tc>
        <w:tc>
          <w:tcPr>
            <w:tcW w:w="1274" w:type="dxa"/>
            <w:tcMar>
              <w:top w:w="0" w:type="dxa"/>
              <w:left w:w="108" w:type="dxa"/>
              <w:bottom w:w="0" w:type="dxa"/>
              <w:right w:w="108" w:type="dxa"/>
            </w:tcMar>
            <w:vAlign w:val="center"/>
          </w:tcPr>
          <w:p w14:paraId="50FEA2D6" w14:textId="77777777" w:rsidR="00026A7E" w:rsidRPr="004A7A22" w:rsidRDefault="00026A7E" w:rsidP="0091358C">
            <w:pPr>
              <w:spacing w:line="280" w:lineRule="atLeast"/>
              <w:rPr>
                <w:color w:val="000000"/>
                <w:sz w:val="20"/>
                <w:szCs w:val="20"/>
              </w:rPr>
            </w:pPr>
            <w:r w:rsidRPr="004A7A22">
              <w:rPr>
                <w:sz w:val="20"/>
                <w:szCs w:val="20"/>
              </w:rPr>
              <w:t>자진시정</w:t>
            </w:r>
          </w:p>
        </w:tc>
        <w:tc>
          <w:tcPr>
            <w:tcW w:w="1366" w:type="dxa"/>
            <w:vAlign w:val="center"/>
          </w:tcPr>
          <w:p w14:paraId="53B9DDA2" w14:textId="77777777" w:rsidR="00026A7E" w:rsidRPr="004A7A22" w:rsidRDefault="00026A7E" w:rsidP="0091358C">
            <w:pPr>
              <w:spacing w:line="280" w:lineRule="atLeast"/>
              <w:rPr>
                <w:color w:val="000000"/>
                <w:sz w:val="20"/>
                <w:szCs w:val="20"/>
              </w:rPr>
            </w:pPr>
            <w:r w:rsidRPr="004A7A22">
              <w:rPr>
                <w:sz w:val="20"/>
                <w:szCs w:val="20"/>
              </w:rPr>
              <w:t xml:space="preserve">2018.12.12. </w:t>
            </w:r>
          </w:p>
        </w:tc>
      </w:tr>
      <w:tr w:rsidR="00026A7E" w:rsidRPr="00CB2B3F" w14:paraId="0B254E21" w14:textId="77777777" w:rsidTr="0091358C">
        <w:trPr>
          <w:trHeight w:val="340"/>
        </w:trPr>
        <w:tc>
          <w:tcPr>
            <w:tcW w:w="511" w:type="dxa"/>
            <w:shd w:val="clear" w:color="auto" w:fill="F2F2F2" w:themeFill="background1" w:themeFillShade="F2"/>
            <w:vAlign w:val="center"/>
          </w:tcPr>
          <w:p w14:paraId="530576C4"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9</w:t>
            </w:r>
          </w:p>
        </w:tc>
        <w:tc>
          <w:tcPr>
            <w:tcW w:w="1662" w:type="dxa"/>
            <w:tcMar>
              <w:top w:w="0" w:type="dxa"/>
              <w:left w:w="108" w:type="dxa"/>
              <w:bottom w:w="0" w:type="dxa"/>
              <w:right w:w="108" w:type="dxa"/>
            </w:tcMar>
            <w:vAlign w:val="center"/>
          </w:tcPr>
          <w:p w14:paraId="13AA109A"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7E4B9DC9" w14:textId="77777777" w:rsidR="00026A7E" w:rsidRPr="004A7A22" w:rsidRDefault="00026A7E" w:rsidP="0091358C">
            <w:pPr>
              <w:spacing w:line="280" w:lineRule="atLeast"/>
              <w:rPr>
                <w:color w:val="000000"/>
                <w:sz w:val="20"/>
                <w:szCs w:val="20"/>
              </w:rPr>
            </w:pPr>
            <w:r w:rsidRPr="004A7A22">
              <w:rPr>
                <w:sz w:val="20"/>
                <w:szCs w:val="20"/>
              </w:rPr>
              <w:t>표시광고법</w:t>
            </w:r>
          </w:p>
        </w:tc>
        <w:tc>
          <w:tcPr>
            <w:tcW w:w="2337" w:type="dxa"/>
            <w:vAlign w:val="center"/>
          </w:tcPr>
          <w:p w14:paraId="35F130EA" w14:textId="77777777" w:rsidR="00026A7E" w:rsidRPr="004A7A22" w:rsidRDefault="00026A7E" w:rsidP="0091358C">
            <w:pPr>
              <w:spacing w:line="280" w:lineRule="atLeast"/>
              <w:rPr>
                <w:color w:val="000000"/>
                <w:sz w:val="20"/>
                <w:szCs w:val="20"/>
              </w:rPr>
            </w:pPr>
            <w:r w:rsidRPr="004A7A22">
              <w:rPr>
                <w:sz w:val="20"/>
                <w:szCs w:val="20"/>
              </w:rPr>
              <w:t>부당한</w:t>
            </w:r>
            <w:r w:rsidRPr="004A7A22">
              <w:rPr>
                <w:sz w:val="20"/>
                <w:szCs w:val="20"/>
              </w:rPr>
              <w:t xml:space="preserve"> </w:t>
            </w:r>
            <w:r w:rsidRPr="004A7A22">
              <w:rPr>
                <w:sz w:val="20"/>
                <w:szCs w:val="20"/>
              </w:rPr>
              <w:t>표시광고</w:t>
            </w:r>
            <w:r w:rsidRPr="004A7A22">
              <w:rPr>
                <w:sz w:val="20"/>
                <w:szCs w:val="20"/>
              </w:rPr>
              <w:t xml:space="preserve"> (</w:t>
            </w:r>
            <w:r w:rsidRPr="004A7A22">
              <w:rPr>
                <w:sz w:val="20"/>
                <w:szCs w:val="20"/>
              </w:rPr>
              <w:t>거짓광고</w:t>
            </w:r>
            <w:r w:rsidRPr="004A7A22">
              <w:rPr>
                <w:sz w:val="20"/>
                <w:szCs w:val="20"/>
              </w:rPr>
              <w:t>)</w:t>
            </w:r>
          </w:p>
        </w:tc>
        <w:tc>
          <w:tcPr>
            <w:tcW w:w="1274" w:type="dxa"/>
            <w:tcMar>
              <w:top w:w="0" w:type="dxa"/>
              <w:left w:w="108" w:type="dxa"/>
              <w:bottom w:w="0" w:type="dxa"/>
              <w:right w:w="108" w:type="dxa"/>
            </w:tcMar>
            <w:vAlign w:val="center"/>
          </w:tcPr>
          <w:p w14:paraId="00EE5575" w14:textId="77777777" w:rsidR="00026A7E" w:rsidRPr="004A7A22" w:rsidRDefault="00026A7E" w:rsidP="0091358C">
            <w:pPr>
              <w:spacing w:line="280" w:lineRule="atLeast"/>
              <w:rPr>
                <w:color w:val="000000"/>
                <w:sz w:val="20"/>
                <w:szCs w:val="20"/>
              </w:rPr>
            </w:pPr>
            <w:r w:rsidRPr="004A7A22">
              <w:rPr>
                <w:sz w:val="20"/>
                <w:szCs w:val="20"/>
              </w:rPr>
              <w:t>자진시정</w:t>
            </w:r>
          </w:p>
        </w:tc>
        <w:tc>
          <w:tcPr>
            <w:tcW w:w="1366" w:type="dxa"/>
            <w:vAlign w:val="center"/>
          </w:tcPr>
          <w:p w14:paraId="525111D1" w14:textId="77777777" w:rsidR="00026A7E" w:rsidRPr="004A7A22" w:rsidRDefault="00026A7E" w:rsidP="0091358C">
            <w:pPr>
              <w:spacing w:line="280" w:lineRule="atLeast"/>
              <w:rPr>
                <w:color w:val="000000"/>
                <w:sz w:val="20"/>
                <w:szCs w:val="20"/>
              </w:rPr>
            </w:pPr>
            <w:r w:rsidRPr="004A7A22">
              <w:rPr>
                <w:sz w:val="20"/>
                <w:szCs w:val="20"/>
              </w:rPr>
              <w:t>2021.06.21.</w:t>
            </w:r>
          </w:p>
        </w:tc>
      </w:tr>
      <w:tr w:rsidR="00026A7E" w:rsidRPr="00CB2B3F" w14:paraId="7D19DE09" w14:textId="77777777" w:rsidTr="0091358C">
        <w:trPr>
          <w:trHeight w:val="340"/>
        </w:trPr>
        <w:tc>
          <w:tcPr>
            <w:tcW w:w="511" w:type="dxa"/>
            <w:shd w:val="clear" w:color="auto" w:fill="F2F2F2" w:themeFill="background1" w:themeFillShade="F2"/>
            <w:vAlign w:val="center"/>
          </w:tcPr>
          <w:p w14:paraId="313306B4"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10</w:t>
            </w:r>
          </w:p>
        </w:tc>
        <w:tc>
          <w:tcPr>
            <w:tcW w:w="1662" w:type="dxa"/>
            <w:tcMar>
              <w:top w:w="0" w:type="dxa"/>
              <w:left w:w="108" w:type="dxa"/>
              <w:bottom w:w="0" w:type="dxa"/>
              <w:right w:w="108" w:type="dxa"/>
            </w:tcMar>
            <w:vAlign w:val="center"/>
          </w:tcPr>
          <w:p w14:paraId="0D950282" w14:textId="77777777" w:rsidR="00026A7E" w:rsidRPr="004A7A22" w:rsidRDefault="00026A7E" w:rsidP="0091358C">
            <w:pPr>
              <w:spacing w:line="280" w:lineRule="atLeast"/>
              <w:rPr>
                <w:color w:val="000000"/>
                <w:sz w:val="20"/>
                <w:szCs w:val="20"/>
              </w:rPr>
            </w:pPr>
            <w:r w:rsidRPr="004A7A22">
              <w:rPr>
                <w:sz w:val="20"/>
                <w:szCs w:val="20"/>
              </w:rPr>
              <w:t>안산시청</w:t>
            </w:r>
            <w:r w:rsidRPr="004A7A22">
              <w:rPr>
                <w:sz w:val="20"/>
                <w:szCs w:val="20"/>
              </w:rPr>
              <w:t xml:space="preserve"> </w:t>
            </w:r>
          </w:p>
        </w:tc>
        <w:tc>
          <w:tcPr>
            <w:tcW w:w="1582" w:type="dxa"/>
            <w:vAlign w:val="center"/>
          </w:tcPr>
          <w:p w14:paraId="288DE3E9" w14:textId="77777777" w:rsidR="00026A7E" w:rsidRPr="004A7A22" w:rsidRDefault="00026A7E" w:rsidP="0091358C">
            <w:pPr>
              <w:spacing w:line="280" w:lineRule="atLeast"/>
              <w:rPr>
                <w:color w:val="000000"/>
                <w:sz w:val="20"/>
                <w:szCs w:val="20"/>
              </w:rPr>
            </w:pPr>
            <w:r w:rsidRPr="004A7A22">
              <w:rPr>
                <w:sz w:val="20"/>
                <w:szCs w:val="20"/>
              </w:rPr>
              <w:t>건설산업기본법</w:t>
            </w:r>
          </w:p>
        </w:tc>
        <w:tc>
          <w:tcPr>
            <w:tcW w:w="2337" w:type="dxa"/>
            <w:vAlign w:val="center"/>
          </w:tcPr>
          <w:p w14:paraId="666D1B56" w14:textId="77777777" w:rsidR="00026A7E" w:rsidRPr="004A7A22" w:rsidRDefault="00026A7E" w:rsidP="0091358C">
            <w:pPr>
              <w:spacing w:line="280" w:lineRule="atLeast"/>
              <w:rPr>
                <w:color w:val="000000"/>
                <w:sz w:val="20"/>
                <w:szCs w:val="20"/>
              </w:rPr>
            </w:pPr>
            <w:r w:rsidRPr="004A7A22">
              <w:rPr>
                <w:sz w:val="20"/>
                <w:szCs w:val="20"/>
              </w:rPr>
              <w:t>건설업등록증</w:t>
            </w:r>
            <w:r w:rsidRPr="004A7A22">
              <w:rPr>
                <w:sz w:val="20"/>
                <w:szCs w:val="20"/>
              </w:rPr>
              <w:t xml:space="preserve">, </w:t>
            </w:r>
            <w:r w:rsidRPr="004A7A22">
              <w:rPr>
                <w:sz w:val="20"/>
                <w:szCs w:val="20"/>
              </w:rPr>
              <w:t>건설업등록수첩</w:t>
            </w:r>
            <w:r w:rsidRPr="004A7A22">
              <w:rPr>
                <w:sz w:val="20"/>
                <w:szCs w:val="20"/>
              </w:rPr>
              <w:t xml:space="preserve"> </w:t>
            </w:r>
            <w:r w:rsidRPr="004A7A22">
              <w:rPr>
                <w:sz w:val="20"/>
                <w:szCs w:val="20"/>
              </w:rPr>
              <w:t>기재사항</w:t>
            </w:r>
            <w:r w:rsidRPr="004A7A22">
              <w:rPr>
                <w:sz w:val="20"/>
                <w:szCs w:val="20"/>
              </w:rPr>
              <w:t xml:space="preserve"> </w:t>
            </w:r>
            <w:r w:rsidRPr="004A7A22">
              <w:rPr>
                <w:sz w:val="20"/>
                <w:szCs w:val="20"/>
              </w:rPr>
              <w:t>변경</w:t>
            </w:r>
            <w:r w:rsidRPr="004A7A22">
              <w:rPr>
                <w:sz w:val="20"/>
                <w:szCs w:val="20"/>
              </w:rPr>
              <w:t xml:space="preserve"> </w:t>
            </w:r>
            <w:proofErr w:type="spellStart"/>
            <w:r w:rsidRPr="004A7A22">
              <w:rPr>
                <w:sz w:val="20"/>
                <w:szCs w:val="20"/>
              </w:rPr>
              <w:t>미통보</w:t>
            </w:r>
            <w:proofErr w:type="spellEnd"/>
          </w:p>
        </w:tc>
        <w:tc>
          <w:tcPr>
            <w:tcW w:w="1274" w:type="dxa"/>
            <w:tcMar>
              <w:top w:w="0" w:type="dxa"/>
              <w:left w:w="108" w:type="dxa"/>
              <w:bottom w:w="0" w:type="dxa"/>
              <w:right w:w="108" w:type="dxa"/>
            </w:tcMar>
            <w:vAlign w:val="center"/>
          </w:tcPr>
          <w:p w14:paraId="02BEAD34"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68075A23" w14:textId="77777777" w:rsidR="00026A7E" w:rsidRPr="004A7A22" w:rsidRDefault="00026A7E" w:rsidP="0091358C">
            <w:pPr>
              <w:spacing w:line="280" w:lineRule="atLeast"/>
              <w:rPr>
                <w:color w:val="000000"/>
                <w:sz w:val="20"/>
                <w:szCs w:val="20"/>
              </w:rPr>
            </w:pPr>
            <w:r w:rsidRPr="004A7A22">
              <w:rPr>
                <w:sz w:val="20"/>
                <w:szCs w:val="20"/>
              </w:rPr>
              <w:t>2021.04.20.</w:t>
            </w:r>
          </w:p>
        </w:tc>
      </w:tr>
      <w:tr w:rsidR="00026A7E" w:rsidRPr="00CB2B3F" w14:paraId="7434EBD1" w14:textId="77777777" w:rsidTr="0091358C">
        <w:trPr>
          <w:trHeight w:val="340"/>
        </w:trPr>
        <w:tc>
          <w:tcPr>
            <w:tcW w:w="511" w:type="dxa"/>
            <w:shd w:val="clear" w:color="auto" w:fill="F2F2F2" w:themeFill="background1" w:themeFillShade="F2"/>
            <w:vAlign w:val="center"/>
          </w:tcPr>
          <w:p w14:paraId="6467F0A2"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11</w:t>
            </w:r>
          </w:p>
        </w:tc>
        <w:tc>
          <w:tcPr>
            <w:tcW w:w="1662" w:type="dxa"/>
            <w:tcMar>
              <w:top w:w="0" w:type="dxa"/>
              <w:left w:w="108" w:type="dxa"/>
              <w:bottom w:w="0" w:type="dxa"/>
              <w:right w:w="108" w:type="dxa"/>
            </w:tcMar>
            <w:vAlign w:val="center"/>
          </w:tcPr>
          <w:p w14:paraId="02877050" w14:textId="77777777" w:rsidR="00026A7E" w:rsidRPr="004A7A22" w:rsidRDefault="00026A7E" w:rsidP="0091358C">
            <w:pPr>
              <w:spacing w:line="280" w:lineRule="atLeast"/>
              <w:rPr>
                <w:color w:val="000000"/>
                <w:sz w:val="20"/>
                <w:szCs w:val="20"/>
              </w:rPr>
            </w:pPr>
            <w:r w:rsidRPr="004A7A22">
              <w:rPr>
                <w:sz w:val="20"/>
                <w:szCs w:val="20"/>
              </w:rPr>
              <w:t>안산시청</w:t>
            </w:r>
            <w:r w:rsidRPr="004A7A22">
              <w:rPr>
                <w:sz w:val="20"/>
                <w:szCs w:val="20"/>
              </w:rPr>
              <w:t xml:space="preserve"> </w:t>
            </w:r>
          </w:p>
        </w:tc>
        <w:tc>
          <w:tcPr>
            <w:tcW w:w="1582" w:type="dxa"/>
            <w:vAlign w:val="center"/>
          </w:tcPr>
          <w:p w14:paraId="20EC7166" w14:textId="77777777" w:rsidR="00026A7E" w:rsidRPr="004A7A22" w:rsidRDefault="00026A7E" w:rsidP="0091358C">
            <w:pPr>
              <w:spacing w:line="280" w:lineRule="atLeast"/>
              <w:rPr>
                <w:color w:val="000000"/>
                <w:sz w:val="20"/>
                <w:szCs w:val="20"/>
              </w:rPr>
            </w:pPr>
            <w:r w:rsidRPr="004A7A22">
              <w:rPr>
                <w:sz w:val="20"/>
                <w:szCs w:val="20"/>
              </w:rPr>
              <w:t>건설산업기본법</w:t>
            </w:r>
          </w:p>
        </w:tc>
        <w:tc>
          <w:tcPr>
            <w:tcW w:w="2337" w:type="dxa"/>
            <w:vAlign w:val="center"/>
          </w:tcPr>
          <w:p w14:paraId="29C722B6" w14:textId="77777777" w:rsidR="00026A7E" w:rsidRPr="004A7A22" w:rsidRDefault="00026A7E" w:rsidP="0091358C">
            <w:pPr>
              <w:spacing w:line="280" w:lineRule="atLeast"/>
              <w:rPr>
                <w:color w:val="000000"/>
                <w:sz w:val="20"/>
                <w:szCs w:val="20"/>
              </w:rPr>
            </w:pPr>
            <w:r w:rsidRPr="004A7A22">
              <w:rPr>
                <w:sz w:val="20"/>
                <w:szCs w:val="20"/>
              </w:rPr>
              <w:t>하도급통지의무</w:t>
            </w:r>
            <w:r w:rsidRPr="004A7A22">
              <w:rPr>
                <w:sz w:val="20"/>
                <w:szCs w:val="20"/>
              </w:rPr>
              <w:t xml:space="preserve"> </w:t>
            </w:r>
            <w:r w:rsidRPr="004A7A22">
              <w:rPr>
                <w:sz w:val="20"/>
                <w:szCs w:val="20"/>
              </w:rPr>
              <w:t>불이행</w:t>
            </w:r>
          </w:p>
        </w:tc>
        <w:tc>
          <w:tcPr>
            <w:tcW w:w="1274" w:type="dxa"/>
            <w:tcMar>
              <w:top w:w="0" w:type="dxa"/>
              <w:left w:w="108" w:type="dxa"/>
              <w:bottom w:w="0" w:type="dxa"/>
              <w:right w:w="108" w:type="dxa"/>
            </w:tcMar>
            <w:vAlign w:val="center"/>
          </w:tcPr>
          <w:p w14:paraId="578B63A0"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1979E438" w14:textId="77777777" w:rsidR="00026A7E" w:rsidRPr="004A7A22" w:rsidRDefault="00026A7E" w:rsidP="0091358C">
            <w:pPr>
              <w:spacing w:line="280" w:lineRule="atLeast"/>
              <w:rPr>
                <w:color w:val="000000"/>
                <w:sz w:val="20"/>
                <w:szCs w:val="20"/>
              </w:rPr>
            </w:pPr>
            <w:r w:rsidRPr="004A7A22">
              <w:rPr>
                <w:sz w:val="20"/>
                <w:szCs w:val="20"/>
              </w:rPr>
              <w:t>2020.01.08.</w:t>
            </w:r>
          </w:p>
        </w:tc>
      </w:tr>
      <w:tr w:rsidR="00026A7E" w:rsidRPr="00CB2B3F" w14:paraId="52D9D985" w14:textId="77777777" w:rsidTr="0091358C">
        <w:trPr>
          <w:trHeight w:val="340"/>
        </w:trPr>
        <w:tc>
          <w:tcPr>
            <w:tcW w:w="511" w:type="dxa"/>
            <w:shd w:val="clear" w:color="auto" w:fill="F2F2F2" w:themeFill="background1" w:themeFillShade="F2"/>
            <w:vAlign w:val="center"/>
          </w:tcPr>
          <w:p w14:paraId="2D47A8F6"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12</w:t>
            </w:r>
          </w:p>
        </w:tc>
        <w:tc>
          <w:tcPr>
            <w:tcW w:w="1662" w:type="dxa"/>
            <w:tcMar>
              <w:top w:w="0" w:type="dxa"/>
              <w:left w:w="108" w:type="dxa"/>
              <w:bottom w:w="0" w:type="dxa"/>
              <w:right w:w="108" w:type="dxa"/>
            </w:tcMar>
            <w:vAlign w:val="center"/>
          </w:tcPr>
          <w:p w14:paraId="3129BEE8" w14:textId="77777777" w:rsidR="00026A7E" w:rsidRPr="00D464D8" w:rsidRDefault="00026A7E" w:rsidP="0091358C">
            <w:pPr>
              <w:spacing w:line="280" w:lineRule="atLeast"/>
              <w:rPr>
                <w:color w:val="000000"/>
                <w:spacing w:val="-10"/>
                <w:sz w:val="20"/>
                <w:szCs w:val="20"/>
              </w:rPr>
            </w:pPr>
            <w:r w:rsidRPr="00D464D8">
              <w:rPr>
                <w:spacing w:val="-10"/>
                <w:sz w:val="20"/>
                <w:szCs w:val="20"/>
              </w:rPr>
              <w:t>한국산업단지공단</w:t>
            </w:r>
          </w:p>
        </w:tc>
        <w:tc>
          <w:tcPr>
            <w:tcW w:w="1582" w:type="dxa"/>
            <w:vAlign w:val="center"/>
          </w:tcPr>
          <w:p w14:paraId="298DA672" w14:textId="77777777" w:rsidR="00026A7E" w:rsidRPr="004A7A22" w:rsidRDefault="00026A7E" w:rsidP="0091358C">
            <w:pPr>
              <w:spacing w:line="280" w:lineRule="atLeast"/>
              <w:rPr>
                <w:color w:val="000000"/>
                <w:sz w:val="20"/>
                <w:szCs w:val="20"/>
              </w:rPr>
            </w:pPr>
            <w:r w:rsidRPr="004A7A22">
              <w:rPr>
                <w:sz w:val="20"/>
                <w:szCs w:val="20"/>
              </w:rPr>
              <w:t>산업집적활성화</w:t>
            </w:r>
            <w:r w:rsidRPr="004A7A22">
              <w:rPr>
                <w:sz w:val="20"/>
                <w:szCs w:val="20"/>
              </w:rPr>
              <w:t xml:space="preserve"> </w:t>
            </w:r>
            <w:r w:rsidRPr="004A7A22">
              <w:rPr>
                <w:sz w:val="20"/>
                <w:szCs w:val="20"/>
              </w:rPr>
              <w:t>및</w:t>
            </w:r>
            <w:r w:rsidRPr="004A7A22">
              <w:rPr>
                <w:sz w:val="20"/>
                <w:szCs w:val="20"/>
              </w:rPr>
              <w:t xml:space="preserve"> </w:t>
            </w:r>
            <w:r w:rsidRPr="004A7A22">
              <w:rPr>
                <w:sz w:val="20"/>
                <w:szCs w:val="20"/>
              </w:rPr>
              <w:t>공장설립에</w:t>
            </w:r>
            <w:r w:rsidRPr="004A7A22">
              <w:rPr>
                <w:sz w:val="20"/>
                <w:szCs w:val="20"/>
              </w:rPr>
              <w:t xml:space="preserve"> </w:t>
            </w:r>
            <w:r w:rsidRPr="004A7A22">
              <w:rPr>
                <w:sz w:val="20"/>
                <w:szCs w:val="20"/>
              </w:rPr>
              <w:t>관한</w:t>
            </w:r>
            <w:r w:rsidRPr="004A7A22">
              <w:rPr>
                <w:sz w:val="20"/>
                <w:szCs w:val="20"/>
              </w:rPr>
              <w:t xml:space="preserve"> </w:t>
            </w:r>
            <w:r w:rsidRPr="004A7A22">
              <w:rPr>
                <w:sz w:val="20"/>
                <w:szCs w:val="20"/>
              </w:rPr>
              <w:t>법</w:t>
            </w:r>
          </w:p>
        </w:tc>
        <w:tc>
          <w:tcPr>
            <w:tcW w:w="2337" w:type="dxa"/>
            <w:vAlign w:val="center"/>
          </w:tcPr>
          <w:p w14:paraId="3A3726ED" w14:textId="77777777" w:rsidR="00026A7E" w:rsidRPr="004A7A22" w:rsidRDefault="00026A7E" w:rsidP="0091358C">
            <w:pPr>
              <w:spacing w:line="280" w:lineRule="atLeast"/>
              <w:rPr>
                <w:color w:val="000000"/>
                <w:sz w:val="20"/>
                <w:szCs w:val="20"/>
              </w:rPr>
            </w:pPr>
            <w:r w:rsidRPr="004A7A22">
              <w:rPr>
                <w:sz w:val="20"/>
                <w:szCs w:val="20"/>
              </w:rPr>
              <w:t>업주불가</w:t>
            </w:r>
            <w:r w:rsidRPr="004A7A22">
              <w:rPr>
                <w:sz w:val="20"/>
                <w:szCs w:val="20"/>
              </w:rPr>
              <w:t xml:space="preserve"> </w:t>
            </w:r>
            <w:r w:rsidRPr="004A7A22">
              <w:rPr>
                <w:sz w:val="20"/>
                <w:szCs w:val="20"/>
              </w:rPr>
              <w:t>업종</w:t>
            </w:r>
            <w:r w:rsidRPr="004A7A22">
              <w:rPr>
                <w:sz w:val="20"/>
                <w:szCs w:val="20"/>
              </w:rPr>
              <w:t>(</w:t>
            </w:r>
            <w:r w:rsidRPr="004A7A22">
              <w:rPr>
                <w:sz w:val="20"/>
                <w:szCs w:val="20"/>
              </w:rPr>
              <w:t>창고업</w:t>
            </w:r>
            <w:r w:rsidRPr="004A7A22">
              <w:rPr>
                <w:sz w:val="20"/>
                <w:szCs w:val="20"/>
              </w:rPr>
              <w:t xml:space="preserve">) </w:t>
            </w:r>
            <w:r w:rsidRPr="004A7A22">
              <w:rPr>
                <w:sz w:val="20"/>
                <w:szCs w:val="20"/>
              </w:rPr>
              <w:t>영위업체</w:t>
            </w:r>
            <w:r w:rsidRPr="004A7A22">
              <w:rPr>
                <w:sz w:val="20"/>
                <w:szCs w:val="20"/>
              </w:rPr>
              <w:t xml:space="preserve"> </w:t>
            </w:r>
            <w:r w:rsidRPr="004A7A22">
              <w:rPr>
                <w:sz w:val="20"/>
                <w:szCs w:val="20"/>
              </w:rPr>
              <w:t>불법임대</w:t>
            </w:r>
          </w:p>
        </w:tc>
        <w:tc>
          <w:tcPr>
            <w:tcW w:w="1274" w:type="dxa"/>
            <w:tcMar>
              <w:top w:w="0" w:type="dxa"/>
              <w:left w:w="108" w:type="dxa"/>
              <w:bottom w:w="0" w:type="dxa"/>
              <w:right w:w="108" w:type="dxa"/>
            </w:tcMar>
            <w:vAlign w:val="center"/>
          </w:tcPr>
          <w:p w14:paraId="70DD1ED2" w14:textId="77777777" w:rsidR="00026A7E" w:rsidRPr="004A7A22" w:rsidRDefault="00026A7E" w:rsidP="0091358C">
            <w:pPr>
              <w:spacing w:line="280" w:lineRule="atLeast"/>
              <w:rPr>
                <w:color w:val="000000"/>
                <w:sz w:val="20"/>
                <w:szCs w:val="20"/>
              </w:rPr>
            </w:pPr>
            <w:r w:rsidRPr="004A7A22">
              <w:rPr>
                <w:sz w:val="20"/>
                <w:szCs w:val="20"/>
              </w:rPr>
              <w:t>시정명령</w:t>
            </w:r>
          </w:p>
        </w:tc>
        <w:tc>
          <w:tcPr>
            <w:tcW w:w="1366" w:type="dxa"/>
            <w:vAlign w:val="center"/>
          </w:tcPr>
          <w:p w14:paraId="6DF45E7D" w14:textId="77777777" w:rsidR="00026A7E" w:rsidRPr="004A7A22" w:rsidRDefault="00026A7E" w:rsidP="0091358C">
            <w:pPr>
              <w:spacing w:line="280" w:lineRule="atLeast"/>
              <w:rPr>
                <w:color w:val="000000"/>
                <w:sz w:val="20"/>
                <w:szCs w:val="20"/>
              </w:rPr>
            </w:pPr>
            <w:r w:rsidRPr="004A7A22">
              <w:rPr>
                <w:sz w:val="20"/>
                <w:szCs w:val="20"/>
              </w:rPr>
              <w:t>2018.03.26.</w:t>
            </w:r>
          </w:p>
        </w:tc>
      </w:tr>
      <w:tr w:rsidR="00026A7E" w:rsidRPr="00CB2B3F" w14:paraId="2666EEBF" w14:textId="77777777" w:rsidTr="0091358C">
        <w:trPr>
          <w:trHeight w:val="340"/>
        </w:trPr>
        <w:tc>
          <w:tcPr>
            <w:tcW w:w="511" w:type="dxa"/>
            <w:shd w:val="clear" w:color="auto" w:fill="F2F2F2" w:themeFill="background1" w:themeFillShade="F2"/>
            <w:vAlign w:val="center"/>
          </w:tcPr>
          <w:p w14:paraId="0A7AA3C1"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13</w:t>
            </w:r>
          </w:p>
        </w:tc>
        <w:tc>
          <w:tcPr>
            <w:tcW w:w="1662" w:type="dxa"/>
            <w:tcMar>
              <w:top w:w="0" w:type="dxa"/>
              <w:left w:w="108" w:type="dxa"/>
              <w:bottom w:w="0" w:type="dxa"/>
              <w:right w:w="108" w:type="dxa"/>
            </w:tcMar>
            <w:vAlign w:val="center"/>
          </w:tcPr>
          <w:p w14:paraId="1DE8CDD3" w14:textId="77777777" w:rsidR="00026A7E" w:rsidRPr="004A7A22" w:rsidRDefault="00026A7E" w:rsidP="0091358C">
            <w:pPr>
              <w:spacing w:line="280" w:lineRule="atLeast"/>
              <w:rPr>
                <w:color w:val="000000"/>
                <w:sz w:val="20"/>
                <w:szCs w:val="20"/>
              </w:rPr>
            </w:pPr>
            <w:r w:rsidRPr="004A7A22">
              <w:rPr>
                <w:sz w:val="20"/>
                <w:szCs w:val="20"/>
              </w:rPr>
              <w:t>중부지방고용노동청</w:t>
            </w:r>
          </w:p>
        </w:tc>
        <w:tc>
          <w:tcPr>
            <w:tcW w:w="1582" w:type="dxa"/>
            <w:vAlign w:val="center"/>
          </w:tcPr>
          <w:p w14:paraId="072CDFAA" w14:textId="77777777" w:rsidR="00026A7E" w:rsidRPr="004A7A22" w:rsidRDefault="00026A7E" w:rsidP="0091358C">
            <w:pPr>
              <w:spacing w:line="280" w:lineRule="atLeast"/>
              <w:rPr>
                <w:color w:val="000000"/>
                <w:sz w:val="20"/>
                <w:szCs w:val="20"/>
              </w:rPr>
            </w:pPr>
            <w:r w:rsidRPr="004A7A22">
              <w:rPr>
                <w:sz w:val="20"/>
                <w:szCs w:val="20"/>
              </w:rPr>
              <w:t>산업안전보건법</w:t>
            </w:r>
            <w:r w:rsidRPr="004A7A22">
              <w:rPr>
                <w:sz w:val="20"/>
                <w:szCs w:val="20"/>
              </w:rPr>
              <w:t xml:space="preserve"> </w:t>
            </w:r>
          </w:p>
        </w:tc>
        <w:tc>
          <w:tcPr>
            <w:tcW w:w="2337" w:type="dxa"/>
            <w:vAlign w:val="center"/>
          </w:tcPr>
          <w:p w14:paraId="5F8D1F39" w14:textId="77777777" w:rsidR="00026A7E" w:rsidRPr="004A7A22" w:rsidRDefault="00026A7E" w:rsidP="0091358C">
            <w:pPr>
              <w:spacing w:line="280" w:lineRule="atLeast"/>
              <w:rPr>
                <w:color w:val="000000"/>
                <w:sz w:val="20"/>
                <w:szCs w:val="20"/>
              </w:rPr>
            </w:pPr>
            <w:r w:rsidRPr="004A7A22">
              <w:rPr>
                <w:sz w:val="20"/>
                <w:szCs w:val="20"/>
              </w:rPr>
              <w:t>사내하청</w:t>
            </w:r>
            <w:r w:rsidRPr="004A7A22">
              <w:rPr>
                <w:sz w:val="20"/>
                <w:szCs w:val="20"/>
              </w:rPr>
              <w:t xml:space="preserve"> </w:t>
            </w:r>
            <w:r w:rsidRPr="004A7A22">
              <w:rPr>
                <w:sz w:val="20"/>
                <w:szCs w:val="20"/>
              </w:rPr>
              <w:t>사업장</w:t>
            </w:r>
            <w:r w:rsidRPr="004A7A22">
              <w:rPr>
                <w:sz w:val="20"/>
                <w:szCs w:val="20"/>
              </w:rPr>
              <w:t xml:space="preserve"> </w:t>
            </w:r>
            <w:r w:rsidRPr="004A7A22">
              <w:rPr>
                <w:sz w:val="20"/>
                <w:szCs w:val="20"/>
              </w:rPr>
              <w:t>안전보건점검</w:t>
            </w:r>
          </w:p>
        </w:tc>
        <w:tc>
          <w:tcPr>
            <w:tcW w:w="1274" w:type="dxa"/>
            <w:tcMar>
              <w:top w:w="0" w:type="dxa"/>
              <w:left w:w="108" w:type="dxa"/>
              <w:bottom w:w="0" w:type="dxa"/>
              <w:right w:w="108" w:type="dxa"/>
            </w:tcMar>
            <w:vAlign w:val="center"/>
          </w:tcPr>
          <w:p w14:paraId="43F3BCD3" w14:textId="77777777" w:rsidR="00026A7E" w:rsidRPr="004A7A22" w:rsidRDefault="00026A7E" w:rsidP="0091358C">
            <w:pPr>
              <w:spacing w:line="280" w:lineRule="atLeast"/>
              <w:rPr>
                <w:color w:val="000000"/>
                <w:sz w:val="20"/>
                <w:szCs w:val="20"/>
              </w:rPr>
            </w:pPr>
            <w:r w:rsidRPr="004A7A22">
              <w:rPr>
                <w:sz w:val="20"/>
                <w:szCs w:val="20"/>
              </w:rPr>
              <w:t>시정명령</w:t>
            </w:r>
          </w:p>
        </w:tc>
        <w:tc>
          <w:tcPr>
            <w:tcW w:w="1366" w:type="dxa"/>
            <w:vAlign w:val="center"/>
          </w:tcPr>
          <w:p w14:paraId="789FD2CD" w14:textId="77777777" w:rsidR="00026A7E" w:rsidRPr="004A7A22" w:rsidRDefault="00026A7E" w:rsidP="0091358C">
            <w:pPr>
              <w:spacing w:line="280" w:lineRule="atLeast"/>
              <w:rPr>
                <w:color w:val="000000"/>
                <w:sz w:val="20"/>
                <w:szCs w:val="20"/>
              </w:rPr>
            </w:pPr>
            <w:r w:rsidRPr="004A7A22">
              <w:rPr>
                <w:sz w:val="20"/>
                <w:szCs w:val="20"/>
              </w:rPr>
              <w:t>2021.03.30.</w:t>
            </w:r>
          </w:p>
        </w:tc>
      </w:tr>
      <w:tr w:rsidR="00026A7E" w:rsidRPr="00CB2B3F" w14:paraId="5284BB13" w14:textId="77777777" w:rsidTr="0091358C">
        <w:trPr>
          <w:trHeight w:val="340"/>
        </w:trPr>
        <w:tc>
          <w:tcPr>
            <w:tcW w:w="511" w:type="dxa"/>
            <w:shd w:val="clear" w:color="auto" w:fill="F2F2F2" w:themeFill="background1" w:themeFillShade="F2"/>
            <w:vAlign w:val="center"/>
          </w:tcPr>
          <w:p w14:paraId="55E1DAFE"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14</w:t>
            </w:r>
          </w:p>
        </w:tc>
        <w:tc>
          <w:tcPr>
            <w:tcW w:w="1662" w:type="dxa"/>
            <w:tcMar>
              <w:top w:w="0" w:type="dxa"/>
              <w:left w:w="108" w:type="dxa"/>
              <w:bottom w:w="0" w:type="dxa"/>
              <w:right w:w="108" w:type="dxa"/>
            </w:tcMar>
            <w:vAlign w:val="center"/>
          </w:tcPr>
          <w:p w14:paraId="549B38A9" w14:textId="77777777" w:rsidR="00026A7E" w:rsidRPr="004A7A22" w:rsidRDefault="00026A7E" w:rsidP="0091358C">
            <w:pPr>
              <w:spacing w:line="280" w:lineRule="atLeast"/>
              <w:rPr>
                <w:color w:val="000000"/>
                <w:sz w:val="20"/>
                <w:szCs w:val="20"/>
              </w:rPr>
            </w:pPr>
            <w:r w:rsidRPr="004A7A22">
              <w:rPr>
                <w:sz w:val="20"/>
                <w:szCs w:val="20"/>
              </w:rPr>
              <w:t>경기도광역환경관리사업소</w:t>
            </w:r>
          </w:p>
        </w:tc>
        <w:tc>
          <w:tcPr>
            <w:tcW w:w="1582" w:type="dxa"/>
            <w:vAlign w:val="center"/>
          </w:tcPr>
          <w:p w14:paraId="61D984EF" w14:textId="77777777" w:rsidR="00026A7E" w:rsidRPr="004A7A22" w:rsidRDefault="00026A7E" w:rsidP="0091358C">
            <w:pPr>
              <w:spacing w:line="280" w:lineRule="atLeast"/>
              <w:rPr>
                <w:color w:val="000000"/>
                <w:sz w:val="20"/>
                <w:szCs w:val="20"/>
              </w:rPr>
            </w:pPr>
            <w:r w:rsidRPr="004A7A22">
              <w:rPr>
                <w:sz w:val="20"/>
                <w:szCs w:val="20"/>
              </w:rPr>
              <w:t>대기환경보전법</w:t>
            </w:r>
          </w:p>
        </w:tc>
        <w:tc>
          <w:tcPr>
            <w:tcW w:w="2337" w:type="dxa"/>
            <w:vAlign w:val="center"/>
          </w:tcPr>
          <w:p w14:paraId="70CDA0FC" w14:textId="77777777" w:rsidR="00026A7E" w:rsidRPr="00D464D8" w:rsidRDefault="00026A7E" w:rsidP="0091358C">
            <w:pPr>
              <w:spacing w:line="280" w:lineRule="atLeast"/>
              <w:rPr>
                <w:color w:val="000000"/>
                <w:spacing w:val="-2"/>
                <w:sz w:val="20"/>
                <w:szCs w:val="20"/>
              </w:rPr>
            </w:pPr>
            <w:r w:rsidRPr="00D464D8">
              <w:rPr>
                <w:spacing w:val="-2"/>
                <w:sz w:val="20"/>
                <w:szCs w:val="20"/>
              </w:rPr>
              <w:t>대기방지시설에</w:t>
            </w:r>
            <w:r w:rsidRPr="00D464D8">
              <w:rPr>
                <w:spacing w:val="-2"/>
                <w:sz w:val="20"/>
                <w:szCs w:val="20"/>
              </w:rPr>
              <w:t xml:space="preserve"> </w:t>
            </w:r>
            <w:r w:rsidRPr="00D464D8">
              <w:rPr>
                <w:spacing w:val="-2"/>
                <w:sz w:val="20"/>
                <w:szCs w:val="20"/>
              </w:rPr>
              <w:t>딸린</w:t>
            </w:r>
            <w:r w:rsidRPr="00D464D8">
              <w:rPr>
                <w:spacing w:val="-2"/>
                <w:sz w:val="20"/>
                <w:szCs w:val="20"/>
              </w:rPr>
              <w:t xml:space="preserve"> </w:t>
            </w:r>
            <w:r w:rsidRPr="00D464D8">
              <w:rPr>
                <w:spacing w:val="-2"/>
                <w:sz w:val="20"/>
                <w:szCs w:val="20"/>
              </w:rPr>
              <w:t>기계</w:t>
            </w:r>
            <w:r w:rsidRPr="00D464D8">
              <w:rPr>
                <w:spacing w:val="-2"/>
                <w:sz w:val="20"/>
                <w:szCs w:val="20"/>
              </w:rPr>
              <w:t>·</w:t>
            </w:r>
            <w:r w:rsidRPr="00D464D8">
              <w:rPr>
                <w:spacing w:val="-2"/>
                <w:sz w:val="20"/>
                <w:szCs w:val="20"/>
              </w:rPr>
              <w:t>가구류의</w:t>
            </w:r>
            <w:r w:rsidRPr="00D464D8">
              <w:rPr>
                <w:spacing w:val="-2"/>
                <w:sz w:val="20"/>
                <w:szCs w:val="20"/>
              </w:rPr>
              <w:t xml:space="preserve"> </w:t>
            </w:r>
            <w:r w:rsidRPr="00D464D8">
              <w:rPr>
                <w:spacing w:val="-2"/>
                <w:sz w:val="20"/>
                <w:szCs w:val="20"/>
              </w:rPr>
              <w:t>훼손</w:t>
            </w:r>
            <w:r w:rsidRPr="00D464D8">
              <w:rPr>
                <w:spacing w:val="-2"/>
                <w:sz w:val="20"/>
                <w:szCs w:val="20"/>
              </w:rPr>
              <w:t>·</w:t>
            </w:r>
            <w:r w:rsidRPr="00D464D8">
              <w:rPr>
                <w:spacing w:val="-2"/>
                <w:sz w:val="20"/>
                <w:szCs w:val="20"/>
              </w:rPr>
              <w:t>방치</w:t>
            </w:r>
          </w:p>
        </w:tc>
        <w:tc>
          <w:tcPr>
            <w:tcW w:w="1274" w:type="dxa"/>
            <w:tcMar>
              <w:top w:w="0" w:type="dxa"/>
              <w:left w:w="108" w:type="dxa"/>
              <w:bottom w:w="0" w:type="dxa"/>
              <w:right w:w="108" w:type="dxa"/>
            </w:tcMar>
            <w:vAlign w:val="center"/>
          </w:tcPr>
          <w:p w14:paraId="1BA5CD6C"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42C67509" w14:textId="77777777" w:rsidR="00026A7E" w:rsidRPr="004A7A22" w:rsidRDefault="00026A7E" w:rsidP="0091358C">
            <w:pPr>
              <w:spacing w:line="280" w:lineRule="atLeast"/>
              <w:rPr>
                <w:color w:val="000000"/>
                <w:sz w:val="20"/>
                <w:szCs w:val="20"/>
              </w:rPr>
            </w:pPr>
            <w:r w:rsidRPr="004A7A22">
              <w:rPr>
                <w:sz w:val="20"/>
                <w:szCs w:val="20"/>
              </w:rPr>
              <w:t>2020.05.29.</w:t>
            </w:r>
          </w:p>
        </w:tc>
      </w:tr>
      <w:tr w:rsidR="00026A7E" w:rsidRPr="00CB2B3F" w14:paraId="611C496C" w14:textId="77777777" w:rsidTr="0091358C">
        <w:trPr>
          <w:trHeight w:val="340"/>
        </w:trPr>
        <w:tc>
          <w:tcPr>
            <w:tcW w:w="511" w:type="dxa"/>
            <w:shd w:val="clear" w:color="auto" w:fill="F2F2F2" w:themeFill="background1" w:themeFillShade="F2"/>
            <w:vAlign w:val="center"/>
          </w:tcPr>
          <w:p w14:paraId="4909BBD1"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15</w:t>
            </w:r>
          </w:p>
        </w:tc>
        <w:tc>
          <w:tcPr>
            <w:tcW w:w="1662" w:type="dxa"/>
            <w:tcMar>
              <w:top w:w="0" w:type="dxa"/>
              <w:left w:w="108" w:type="dxa"/>
              <w:bottom w:w="0" w:type="dxa"/>
              <w:right w:w="108" w:type="dxa"/>
            </w:tcMar>
            <w:vAlign w:val="center"/>
          </w:tcPr>
          <w:p w14:paraId="15771AB1" w14:textId="77777777" w:rsidR="00026A7E" w:rsidRPr="004A7A22" w:rsidRDefault="00026A7E" w:rsidP="0091358C">
            <w:pPr>
              <w:spacing w:line="280" w:lineRule="atLeast"/>
              <w:rPr>
                <w:color w:val="000000"/>
                <w:sz w:val="20"/>
                <w:szCs w:val="20"/>
              </w:rPr>
            </w:pPr>
            <w:r w:rsidRPr="004A7A22">
              <w:rPr>
                <w:sz w:val="20"/>
                <w:szCs w:val="20"/>
              </w:rPr>
              <w:t>경기도광역환경관리사업소</w:t>
            </w:r>
          </w:p>
        </w:tc>
        <w:tc>
          <w:tcPr>
            <w:tcW w:w="1582" w:type="dxa"/>
            <w:vAlign w:val="center"/>
          </w:tcPr>
          <w:p w14:paraId="1547C302" w14:textId="77777777" w:rsidR="00026A7E" w:rsidRPr="004A7A22" w:rsidRDefault="00026A7E" w:rsidP="0091358C">
            <w:pPr>
              <w:spacing w:line="280" w:lineRule="atLeast"/>
              <w:rPr>
                <w:color w:val="000000"/>
                <w:sz w:val="20"/>
                <w:szCs w:val="20"/>
              </w:rPr>
            </w:pPr>
            <w:r w:rsidRPr="004A7A22">
              <w:rPr>
                <w:sz w:val="20"/>
                <w:szCs w:val="20"/>
              </w:rPr>
              <w:t>대기환경보전법</w:t>
            </w:r>
          </w:p>
        </w:tc>
        <w:tc>
          <w:tcPr>
            <w:tcW w:w="2337" w:type="dxa"/>
            <w:vAlign w:val="center"/>
          </w:tcPr>
          <w:p w14:paraId="7D10DADF" w14:textId="77777777" w:rsidR="00026A7E" w:rsidRPr="004A7A22" w:rsidRDefault="00026A7E" w:rsidP="0091358C">
            <w:pPr>
              <w:spacing w:line="280" w:lineRule="atLeast"/>
              <w:rPr>
                <w:color w:val="000000"/>
                <w:sz w:val="20"/>
                <w:szCs w:val="20"/>
              </w:rPr>
            </w:pPr>
            <w:r w:rsidRPr="004A7A22">
              <w:rPr>
                <w:sz w:val="20"/>
                <w:szCs w:val="20"/>
              </w:rPr>
              <w:t>측정기기</w:t>
            </w:r>
            <w:r w:rsidRPr="004A7A22">
              <w:rPr>
                <w:sz w:val="20"/>
                <w:szCs w:val="20"/>
              </w:rPr>
              <w:t xml:space="preserve"> </w:t>
            </w:r>
            <w:r w:rsidRPr="004A7A22">
              <w:rPr>
                <w:sz w:val="20"/>
                <w:szCs w:val="20"/>
              </w:rPr>
              <w:t>운영</w:t>
            </w:r>
            <w:r w:rsidRPr="004A7A22">
              <w:rPr>
                <w:sz w:val="20"/>
                <w:szCs w:val="20"/>
              </w:rPr>
              <w:t xml:space="preserve">, </w:t>
            </w:r>
            <w:r w:rsidRPr="004A7A22">
              <w:rPr>
                <w:sz w:val="20"/>
                <w:szCs w:val="20"/>
              </w:rPr>
              <w:t>관리기준위반</w:t>
            </w:r>
            <w:r w:rsidRPr="004A7A22">
              <w:rPr>
                <w:sz w:val="20"/>
                <w:szCs w:val="20"/>
              </w:rPr>
              <w:t xml:space="preserve"> </w:t>
            </w:r>
          </w:p>
        </w:tc>
        <w:tc>
          <w:tcPr>
            <w:tcW w:w="1274" w:type="dxa"/>
            <w:tcMar>
              <w:top w:w="0" w:type="dxa"/>
              <w:left w:w="108" w:type="dxa"/>
              <w:bottom w:w="0" w:type="dxa"/>
              <w:right w:w="108" w:type="dxa"/>
            </w:tcMar>
            <w:vAlign w:val="center"/>
          </w:tcPr>
          <w:p w14:paraId="0AA9913B"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26352D6C" w14:textId="77777777" w:rsidR="00026A7E" w:rsidRPr="004A7A22" w:rsidRDefault="00026A7E" w:rsidP="0091358C">
            <w:pPr>
              <w:spacing w:line="280" w:lineRule="atLeast"/>
              <w:rPr>
                <w:color w:val="000000"/>
                <w:sz w:val="20"/>
                <w:szCs w:val="20"/>
              </w:rPr>
            </w:pPr>
            <w:r w:rsidRPr="004A7A22">
              <w:rPr>
                <w:sz w:val="20"/>
                <w:szCs w:val="20"/>
              </w:rPr>
              <w:t>2019.08. 29.</w:t>
            </w:r>
          </w:p>
        </w:tc>
      </w:tr>
      <w:tr w:rsidR="00026A7E" w:rsidRPr="00CB2B3F" w14:paraId="30E2DA44" w14:textId="77777777" w:rsidTr="0091358C">
        <w:trPr>
          <w:trHeight w:val="340"/>
        </w:trPr>
        <w:tc>
          <w:tcPr>
            <w:tcW w:w="511" w:type="dxa"/>
            <w:shd w:val="clear" w:color="auto" w:fill="F2F2F2" w:themeFill="background1" w:themeFillShade="F2"/>
            <w:vAlign w:val="center"/>
          </w:tcPr>
          <w:p w14:paraId="15398F20"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16</w:t>
            </w:r>
          </w:p>
        </w:tc>
        <w:tc>
          <w:tcPr>
            <w:tcW w:w="1662" w:type="dxa"/>
            <w:tcMar>
              <w:top w:w="0" w:type="dxa"/>
              <w:left w:w="108" w:type="dxa"/>
              <w:bottom w:w="0" w:type="dxa"/>
              <w:right w:w="108" w:type="dxa"/>
            </w:tcMar>
            <w:vAlign w:val="center"/>
          </w:tcPr>
          <w:p w14:paraId="5C347EC3" w14:textId="77777777" w:rsidR="00026A7E" w:rsidRPr="004A7A22" w:rsidRDefault="00026A7E" w:rsidP="0091358C">
            <w:pPr>
              <w:spacing w:line="280" w:lineRule="atLeast"/>
              <w:rPr>
                <w:color w:val="000000"/>
                <w:sz w:val="20"/>
                <w:szCs w:val="20"/>
              </w:rPr>
            </w:pPr>
            <w:r w:rsidRPr="004A7A22">
              <w:rPr>
                <w:sz w:val="20"/>
                <w:szCs w:val="20"/>
              </w:rPr>
              <w:t>안산시청</w:t>
            </w:r>
            <w:r w:rsidRPr="004A7A22">
              <w:rPr>
                <w:sz w:val="20"/>
                <w:szCs w:val="20"/>
              </w:rPr>
              <w:t xml:space="preserve"> </w:t>
            </w:r>
          </w:p>
        </w:tc>
        <w:tc>
          <w:tcPr>
            <w:tcW w:w="1582" w:type="dxa"/>
            <w:vAlign w:val="center"/>
          </w:tcPr>
          <w:p w14:paraId="64EFEB42" w14:textId="77777777" w:rsidR="00026A7E" w:rsidRPr="001562EA" w:rsidRDefault="00026A7E" w:rsidP="0091358C">
            <w:pPr>
              <w:spacing w:line="280" w:lineRule="atLeast"/>
              <w:rPr>
                <w:color w:val="000000"/>
                <w:spacing w:val="-12"/>
                <w:sz w:val="20"/>
                <w:szCs w:val="20"/>
              </w:rPr>
            </w:pPr>
            <w:r w:rsidRPr="001562EA">
              <w:rPr>
                <w:spacing w:val="-12"/>
                <w:sz w:val="20"/>
                <w:szCs w:val="20"/>
              </w:rPr>
              <w:t>전기용품</w:t>
            </w:r>
            <w:r w:rsidRPr="001562EA">
              <w:rPr>
                <w:spacing w:val="-12"/>
                <w:sz w:val="20"/>
                <w:szCs w:val="20"/>
              </w:rPr>
              <w:t xml:space="preserve"> </w:t>
            </w:r>
            <w:r w:rsidRPr="001562EA">
              <w:rPr>
                <w:spacing w:val="-12"/>
                <w:sz w:val="20"/>
                <w:szCs w:val="20"/>
              </w:rPr>
              <w:t>및</w:t>
            </w:r>
            <w:r w:rsidRPr="001562EA">
              <w:rPr>
                <w:spacing w:val="-12"/>
                <w:sz w:val="20"/>
                <w:szCs w:val="20"/>
              </w:rPr>
              <w:t xml:space="preserve"> </w:t>
            </w:r>
            <w:r w:rsidRPr="001562EA">
              <w:rPr>
                <w:spacing w:val="-12"/>
                <w:sz w:val="20"/>
                <w:szCs w:val="20"/>
              </w:rPr>
              <w:t>생활용품</w:t>
            </w:r>
            <w:r w:rsidRPr="001562EA">
              <w:rPr>
                <w:spacing w:val="-12"/>
                <w:sz w:val="20"/>
                <w:szCs w:val="20"/>
              </w:rPr>
              <w:t xml:space="preserve"> </w:t>
            </w:r>
            <w:r w:rsidRPr="001562EA">
              <w:rPr>
                <w:spacing w:val="-12"/>
                <w:sz w:val="20"/>
                <w:szCs w:val="20"/>
              </w:rPr>
              <w:t>안전관리법</w:t>
            </w:r>
            <w:r w:rsidRPr="001562EA">
              <w:rPr>
                <w:spacing w:val="-12"/>
                <w:sz w:val="20"/>
                <w:szCs w:val="20"/>
              </w:rPr>
              <w:t xml:space="preserve"> </w:t>
            </w:r>
          </w:p>
        </w:tc>
        <w:tc>
          <w:tcPr>
            <w:tcW w:w="2337" w:type="dxa"/>
            <w:vAlign w:val="center"/>
          </w:tcPr>
          <w:p w14:paraId="63213CCF" w14:textId="77777777" w:rsidR="00026A7E" w:rsidRPr="004A7A22" w:rsidRDefault="00026A7E" w:rsidP="0091358C">
            <w:pPr>
              <w:spacing w:line="280" w:lineRule="atLeast"/>
              <w:rPr>
                <w:color w:val="000000"/>
                <w:sz w:val="20"/>
                <w:szCs w:val="20"/>
              </w:rPr>
            </w:pPr>
            <w:r w:rsidRPr="004A7A22">
              <w:rPr>
                <w:sz w:val="20"/>
                <w:szCs w:val="20"/>
              </w:rPr>
              <w:t>안전인증</w:t>
            </w:r>
            <w:r w:rsidRPr="004A7A22">
              <w:rPr>
                <w:sz w:val="20"/>
                <w:szCs w:val="20"/>
              </w:rPr>
              <w:t xml:space="preserve"> </w:t>
            </w:r>
            <w:r w:rsidRPr="004A7A22">
              <w:rPr>
                <w:sz w:val="20"/>
                <w:szCs w:val="20"/>
              </w:rPr>
              <w:t>허위표시</w:t>
            </w:r>
            <w:r w:rsidRPr="004A7A22">
              <w:rPr>
                <w:sz w:val="20"/>
                <w:szCs w:val="20"/>
              </w:rPr>
              <w:t xml:space="preserve">, </w:t>
            </w:r>
            <w:r w:rsidRPr="004A7A22">
              <w:rPr>
                <w:sz w:val="20"/>
                <w:szCs w:val="20"/>
              </w:rPr>
              <w:t>수거</w:t>
            </w:r>
            <w:r w:rsidRPr="004A7A22">
              <w:rPr>
                <w:sz w:val="20"/>
                <w:szCs w:val="20"/>
              </w:rPr>
              <w:t xml:space="preserve"> </w:t>
            </w:r>
            <w:r w:rsidRPr="004A7A22">
              <w:rPr>
                <w:sz w:val="20"/>
                <w:szCs w:val="20"/>
              </w:rPr>
              <w:t>및</w:t>
            </w:r>
            <w:r w:rsidRPr="004A7A22">
              <w:rPr>
                <w:sz w:val="20"/>
                <w:szCs w:val="20"/>
              </w:rPr>
              <w:t xml:space="preserve"> </w:t>
            </w:r>
            <w:r w:rsidRPr="004A7A22">
              <w:rPr>
                <w:sz w:val="20"/>
                <w:szCs w:val="20"/>
              </w:rPr>
              <w:t>파기명령</w:t>
            </w:r>
          </w:p>
        </w:tc>
        <w:tc>
          <w:tcPr>
            <w:tcW w:w="1274" w:type="dxa"/>
            <w:tcMar>
              <w:top w:w="0" w:type="dxa"/>
              <w:left w:w="108" w:type="dxa"/>
              <w:bottom w:w="0" w:type="dxa"/>
              <w:right w:w="108" w:type="dxa"/>
            </w:tcMar>
            <w:vAlign w:val="center"/>
          </w:tcPr>
          <w:p w14:paraId="0D26B861" w14:textId="77777777" w:rsidR="00026A7E" w:rsidRPr="004A7A22" w:rsidRDefault="00026A7E" w:rsidP="0091358C">
            <w:pPr>
              <w:spacing w:line="280" w:lineRule="atLeast"/>
              <w:rPr>
                <w:color w:val="000000"/>
                <w:sz w:val="20"/>
                <w:szCs w:val="20"/>
              </w:rPr>
            </w:pPr>
            <w:r w:rsidRPr="004A7A22">
              <w:rPr>
                <w:sz w:val="20"/>
                <w:szCs w:val="20"/>
              </w:rPr>
              <w:t>수거</w:t>
            </w:r>
            <w:r w:rsidRPr="004A7A22">
              <w:rPr>
                <w:sz w:val="20"/>
                <w:szCs w:val="20"/>
              </w:rPr>
              <w:t xml:space="preserve"> </w:t>
            </w:r>
            <w:r w:rsidRPr="004A7A22">
              <w:rPr>
                <w:sz w:val="20"/>
                <w:szCs w:val="20"/>
              </w:rPr>
              <w:t>및</w:t>
            </w:r>
            <w:r w:rsidRPr="004A7A22">
              <w:rPr>
                <w:sz w:val="20"/>
                <w:szCs w:val="20"/>
              </w:rPr>
              <w:t xml:space="preserve"> </w:t>
            </w:r>
            <w:r w:rsidRPr="004A7A22">
              <w:rPr>
                <w:sz w:val="20"/>
                <w:szCs w:val="20"/>
              </w:rPr>
              <w:t>파기명령</w:t>
            </w:r>
          </w:p>
        </w:tc>
        <w:tc>
          <w:tcPr>
            <w:tcW w:w="1366" w:type="dxa"/>
            <w:vAlign w:val="center"/>
          </w:tcPr>
          <w:p w14:paraId="217C1949" w14:textId="77777777" w:rsidR="00026A7E" w:rsidRPr="004A7A22" w:rsidRDefault="00026A7E" w:rsidP="0091358C">
            <w:pPr>
              <w:spacing w:line="280" w:lineRule="atLeast"/>
              <w:rPr>
                <w:color w:val="000000"/>
                <w:sz w:val="20"/>
                <w:szCs w:val="20"/>
              </w:rPr>
            </w:pPr>
            <w:r w:rsidRPr="004A7A22">
              <w:rPr>
                <w:sz w:val="20"/>
                <w:szCs w:val="20"/>
              </w:rPr>
              <w:t>2020.06. 09.</w:t>
            </w:r>
          </w:p>
        </w:tc>
      </w:tr>
      <w:tr w:rsidR="00026A7E" w:rsidRPr="00CB2B3F" w14:paraId="594FF52E" w14:textId="77777777" w:rsidTr="0091358C">
        <w:trPr>
          <w:trHeight w:val="340"/>
        </w:trPr>
        <w:tc>
          <w:tcPr>
            <w:tcW w:w="511" w:type="dxa"/>
            <w:shd w:val="clear" w:color="auto" w:fill="F2F2F2" w:themeFill="background1" w:themeFillShade="F2"/>
            <w:vAlign w:val="center"/>
          </w:tcPr>
          <w:p w14:paraId="09DC26E4"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17</w:t>
            </w:r>
          </w:p>
        </w:tc>
        <w:tc>
          <w:tcPr>
            <w:tcW w:w="1662" w:type="dxa"/>
            <w:tcMar>
              <w:top w:w="0" w:type="dxa"/>
              <w:left w:w="108" w:type="dxa"/>
              <w:bottom w:w="0" w:type="dxa"/>
              <w:right w:w="108" w:type="dxa"/>
            </w:tcMar>
            <w:vAlign w:val="center"/>
          </w:tcPr>
          <w:p w14:paraId="5DCCB78B" w14:textId="77777777" w:rsidR="00026A7E" w:rsidRPr="004A7A22" w:rsidRDefault="00026A7E" w:rsidP="0091358C">
            <w:pPr>
              <w:spacing w:line="280" w:lineRule="atLeast"/>
              <w:rPr>
                <w:color w:val="000000"/>
                <w:sz w:val="20"/>
                <w:szCs w:val="20"/>
              </w:rPr>
            </w:pPr>
            <w:r w:rsidRPr="004A7A22">
              <w:rPr>
                <w:sz w:val="20"/>
                <w:szCs w:val="20"/>
              </w:rPr>
              <w:t>한강유역환경청</w:t>
            </w:r>
          </w:p>
        </w:tc>
        <w:tc>
          <w:tcPr>
            <w:tcW w:w="1582" w:type="dxa"/>
            <w:vAlign w:val="center"/>
          </w:tcPr>
          <w:p w14:paraId="11AA2A9D" w14:textId="77777777" w:rsidR="00026A7E" w:rsidRPr="00D464D8" w:rsidRDefault="00026A7E" w:rsidP="0091358C">
            <w:pPr>
              <w:spacing w:line="280" w:lineRule="atLeast"/>
              <w:rPr>
                <w:color w:val="000000"/>
                <w:spacing w:val="-10"/>
                <w:sz w:val="20"/>
                <w:szCs w:val="20"/>
              </w:rPr>
            </w:pPr>
            <w:r w:rsidRPr="00D464D8">
              <w:rPr>
                <w:spacing w:val="-10"/>
                <w:sz w:val="20"/>
                <w:szCs w:val="20"/>
              </w:rPr>
              <w:t>전기</w:t>
            </w:r>
            <w:r w:rsidRPr="00D464D8">
              <w:rPr>
                <w:spacing w:val="-10"/>
                <w:sz w:val="20"/>
                <w:szCs w:val="20"/>
              </w:rPr>
              <w:t>·</w:t>
            </w:r>
            <w:r w:rsidRPr="00D464D8">
              <w:rPr>
                <w:spacing w:val="-10"/>
                <w:sz w:val="20"/>
                <w:szCs w:val="20"/>
              </w:rPr>
              <w:t>전자제품</w:t>
            </w:r>
            <w:r w:rsidRPr="00D464D8">
              <w:rPr>
                <w:spacing w:val="-10"/>
                <w:sz w:val="20"/>
                <w:szCs w:val="20"/>
              </w:rPr>
              <w:t xml:space="preserve"> </w:t>
            </w:r>
            <w:r w:rsidRPr="00D464D8">
              <w:rPr>
                <w:spacing w:val="-10"/>
                <w:sz w:val="20"/>
                <w:szCs w:val="20"/>
              </w:rPr>
              <w:t>및</w:t>
            </w:r>
            <w:r w:rsidRPr="00D464D8">
              <w:rPr>
                <w:spacing w:val="-10"/>
                <w:sz w:val="20"/>
                <w:szCs w:val="20"/>
              </w:rPr>
              <w:t xml:space="preserve"> </w:t>
            </w:r>
            <w:r w:rsidRPr="00D464D8">
              <w:rPr>
                <w:spacing w:val="-10"/>
                <w:sz w:val="20"/>
                <w:szCs w:val="20"/>
              </w:rPr>
              <w:t>자동차의</w:t>
            </w:r>
            <w:r w:rsidRPr="00D464D8">
              <w:rPr>
                <w:spacing w:val="-10"/>
                <w:sz w:val="20"/>
                <w:szCs w:val="20"/>
              </w:rPr>
              <w:t xml:space="preserve"> </w:t>
            </w:r>
            <w:r w:rsidRPr="00D464D8">
              <w:rPr>
                <w:spacing w:val="-10"/>
                <w:sz w:val="20"/>
                <w:szCs w:val="20"/>
              </w:rPr>
              <w:t>자원순환에</w:t>
            </w:r>
            <w:r w:rsidRPr="00D464D8">
              <w:rPr>
                <w:spacing w:val="-10"/>
                <w:sz w:val="20"/>
                <w:szCs w:val="20"/>
              </w:rPr>
              <w:t xml:space="preserve"> </w:t>
            </w:r>
            <w:r w:rsidRPr="00D464D8">
              <w:rPr>
                <w:spacing w:val="-10"/>
                <w:sz w:val="20"/>
                <w:szCs w:val="20"/>
              </w:rPr>
              <w:t>관한</w:t>
            </w:r>
            <w:r w:rsidRPr="00D464D8">
              <w:rPr>
                <w:spacing w:val="-10"/>
                <w:sz w:val="20"/>
                <w:szCs w:val="20"/>
              </w:rPr>
              <w:t xml:space="preserve"> </w:t>
            </w:r>
            <w:r w:rsidRPr="00D464D8">
              <w:rPr>
                <w:spacing w:val="-10"/>
                <w:sz w:val="20"/>
                <w:szCs w:val="20"/>
              </w:rPr>
              <w:t>법</w:t>
            </w:r>
          </w:p>
        </w:tc>
        <w:tc>
          <w:tcPr>
            <w:tcW w:w="2337" w:type="dxa"/>
            <w:vAlign w:val="center"/>
          </w:tcPr>
          <w:p w14:paraId="483177B7" w14:textId="77777777" w:rsidR="00026A7E" w:rsidRPr="004A7A22" w:rsidRDefault="00026A7E" w:rsidP="0091358C">
            <w:pPr>
              <w:spacing w:line="280" w:lineRule="atLeast"/>
              <w:rPr>
                <w:color w:val="000000"/>
                <w:sz w:val="20"/>
                <w:szCs w:val="20"/>
              </w:rPr>
            </w:pPr>
            <w:r w:rsidRPr="004A7A22">
              <w:rPr>
                <w:sz w:val="20"/>
                <w:szCs w:val="20"/>
              </w:rPr>
              <w:t>유해물질</w:t>
            </w:r>
            <w:r w:rsidRPr="004A7A22">
              <w:rPr>
                <w:sz w:val="20"/>
                <w:szCs w:val="20"/>
              </w:rPr>
              <w:t xml:space="preserve"> </w:t>
            </w:r>
            <w:r w:rsidRPr="004A7A22">
              <w:rPr>
                <w:sz w:val="20"/>
                <w:szCs w:val="20"/>
              </w:rPr>
              <w:t>함유기준을</w:t>
            </w:r>
            <w:r w:rsidRPr="004A7A22">
              <w:rPr>
                <w:sz w:val="20"/>
                <w:szCs w:val="20"/>
              </w:rPr>
              <w:t xml:space="preserve"> </w:t>
            </w:r>
            <w:r w:rsidRPr="004A7A22">
              <w:rPr>
                <w:sz w:val="20"/>
                <w:szCs w:val="20"/>
              </w:rPr>
              <w:t>초과한</w:t>
            </w:r>
            <w:r w:rsidRPr="004A7A22">
              <w:rPr>
                <w:sz w:val="20"/>
                <w:szCs w:val="20"/>
              </w:rPr>
              <w:t xml:space="preserve"> </w:t>
            </w:r>
            <w:r w:rsidRPr="004A7A22">
              <w:rPr>
                <w:sz w:val="20"/>
                <w:szCs w:val="20"/>
              </w:rPr>
              <w:t>제품</w:t>
            </w:r>
            <w:r w:rsidRPr="004A7A22">
              <w:rPr>
                <w:sz w:val="20"/>
                <w:szCs w:val="20"/>
              </w:rPr>
              <w:t xml:space="preserve"> </w:t>
            </w:r>
            <w:r w:rsidRPr="004A7A22">
              <w:rPr>
                <w:sz w:val="20"/>
                <w:szCs w:val="20"/>
              </w:rPr>
              <w:t>유통</w:t>
            </w:r>
            <w:r w:rsidRPr="004A7A22">
              <w:rPr>
                <w:sz w:val="20"/>
                <w:szCs w:val="20"/>
              </w:rPr>
              <w:t xml:space="preserve">, </w:t>
            </w:r>
            <w:r w:rsidRPr="004A7A22">
              <w:rPr>
                <w:sz w:val="20"/>
                <w:szCs w:val="20"/>
              </w:rPr>
              <w:t>유해물질</w:t>
            </w:r>
            <w:r w:rsidRPr="004A7A22">
              <w:rPr>
                <w:sz w:val="20"/>
                <w:szCs w:val="20"/>
              </w:rPr>
              <w:t xml:space="preserve"> </w:t>
            </w:r>
            <w:r w:rsidRPr="004A7A22">
              <w:rPr>
                <w:sz w:val="20"/>
                <w:szCs w:val="20"/>
              </w:rPr>
              <w:t>함유기준</w:t>
            </w:r>
            <w:r w:rsidRPr="004A7A22">
              <w:rPr>
                <w:sz w:val="20"/>
                <w:szCs w:val="20"/>
              </w:rPr>
              <w:t xml:space="preserve"> </w:t>
            </w:r>
            <w:r w:rsidRPr="004A7A22">
              <w:rPr>
                <w:sz w:val="20"/>
                <w:szCs w:val="20"/>
              </w:rPr>
              <w:t>준수여부</w:t>
            </w:r>
            <w:r w:rsidRPr="004A7A22">
              <w:rPr>
                <w:sz w:val="20"/>
                <w:szCs w:val="20"/>
              </w:rPr>
              <w:t xml:space="preserve"> </w:t>
            </w:r>
            <w:proofErr w:type="spellStart"/>
            <w:r w:rsidRPr="004A7A22">
              <w:rPr>
                <w:sz w:val="20"/>
                <w:szCs w:val="20"/>
              </w:rPr>
              <w:t>미공표</w:t>
            </w:r>
            <w:proofErr w:type="spellEnd"/>
          </w:p>
        </w:tc>
        <w:tc>
          <w:tcPr>
            <w:tcW w:w="1274" w:type="dxa"/>
            <w:tcMar>
              <w:top w:w="0" w:type="dxa"/>
              <w:left w:w="108" w:type="dxa"/>
              <w:bottom w:w="0" w:type="dxa"/>
              <w:right w:w="108" w:type="dxa"/>
            </w:tcMar>
            <w:vAlign w:val="center"/>
          </w:tcPr>
          <w:p w14:paraId="2CCA878A"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70BE8DB9" w14:textId="77777777" w:rsidR="00026A7E" w:rsidRPr="004A7A22" w:rsidRDefault="00026A7E" w:rsidP="0091358C">
            <w:pPr>
              <w:spacing w:line="280" w:lineRule="atLeast"/>
              <w:rPr>
                <w:color w:val="000000"/>
                <w:sz w:val="20"/>
                <w:szCs w:val="20"/>
              </w:rPr>
            </w:pPr>
            <w:r w:rsidRPr="004A7A22">
              <w:rPr>
                <w:sz w:val="20"/>
                <w:szCs w:val="20"/>
              </w:rPr>
              <w:t>2019.01. 03.</w:t>
            </w:r>
          </w:p>
        </w:tc>
      </w:tr>
      <w:tr w:rsidR="00026A7E" w:rsidRPr="00CB2B3F" w14:paraId="455323EA" w14:textId="77777777" w:rsidTr="0091358C">
        <w:trPr>
          <w:trHeight w:val="340"/>
        </w:trPr>
        <w:tc>
          <w:tcPr>
            <w:tcW w:w="511" w:type="dxa"/>
            <w:shd w:val="clear" w:color="auto" w:fill="F2F2F2" w:themeFill="background1" w:themeFillShade="F2"/>
            <w:vAlign w:val="center"/>
          </w:tcPr>
          <w:p w14:paraId="6B7DD307"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18</w:t>
            </w:r>
          </w:p>
        </w:tc>
        <w:tc>
          <w:tcPr>
            <w:tcW w:w="1662" w:type="dxa"/>
            <w:tcMar>
              <w:top w:w="0" w:type="dxa"/>
              <w:left w:w="108" w:type="dxa"/>
              <w:bottom w:w="0" w:type="dxa"/>
              <w:right w:w="108" w:type="dxa"/>
            </w:tcMar>
            <w:vAlign w:val="center"/>
          </w:tcPr>
          <w:p w14:paraId="5515B445" w14:textId="77777777" w:rsidR="00026A7E" w:rsidRPr="004A7A22" w:rsidRDefault="00026A7E" w:rsidP="0091358C">
            <w:pPr>
              <w:spacing w:line="280" w:lineRule="atLeast"/>
              <w:rPr>
                <w:color w:val="000000"/>
                <w:sz w:val="20"/>
                <w:szCs w:val="20"/>
              </w:rPr>
            </w:pPr>
            <w:r w:rsidRPr="004A7A22">
              <w:rPr>
                <w:sz w:val="20"/>
                <w:szCs w:val="20"/>
              </w:rPr>
              <w:t>서초구청장</w:t>
            </w:r>
          </w:p>
        </w:tc>
        <w:tc>
          <w:tcPr>
            <w:tcW w:w="1582" w:type="dxa"/>
            <w:vAlign w:val="center"/>
          </w:tcPr>
          <w:p w14:paraId="3CB1974E" w14:textId="77777777" w:rsidR="00026A7E" w:rsidRPr="004A7A22" w:rsidRDefault="00026A7E" w:rsidP="0091358C">
            <w:pPr>
              <w:spacing w:line="280" w:lineRule="atLeast"/>
              <w:rPr>
                <w:color w:val="000000"/>
                <w:sz w:val="20"/>
                <w:szCs w:val="20"/>
              </w:rPr>
            </w:pPr>
            <w:r w:rsidRPr="004A7A22">
              <w:rPr>
                <w:sz w:val="20"/>
                <w:szCs w:val="20"/>
              </w:rPr>
              <w:t>옥외광고물</w:t>
            </w:r>
            <w:r w:rsidRPr="004A7A22">
              <w:rPr>
                <w:sz w:val="20"/>
                <w:szCs w:val="20"/>
              </w:rPr>
              <w:t xml:space="preserve"> </w:t>
            </w:r>
            <w:r w:rsidRPr="004A7A22">
              <w:rPr>
                <w:sz w:val="20"/>
                <w:szCs w:val="20"/>
              </w:rPr>
              <w:t>등의</w:t>
            </w:r>
            <w:r w:rsidRPr="004A7A22">
              <w:rPr>
                <w:sz w:val="20"/>
                <w:szCs w:val="20"/>
              </w:rPr>
              <w:t xml:space="preserve"> </w:t>
            </w:r>
            <w:r w:rsidRPr="004A7A22">
              <w:rPr>
                <w:sz w:val="20"/>
                <w:szCs w:val="20"/>
              </w:rPr>
              <w:t>관리와</w:t>
            </w:r>
            <w:r w:rsidRPr="004A7A22">
              <w:rPr>
                <w:sz w:val="20"/>
                <w:szCs w:val="20"/>
              </w:rPr>
              <w:t xml:space="preserve"> </w:t>
            </w:r>
            <w:r w:rsidRPr="004A7A22">
              <w:rPr>
                <w:sz w:val="20"/>
                <w:szCs w:val="20"/>
              </w:rPr>
              <w:t>옥외광고사업</w:t>
            </w:r>
            <w:r w:rsidRPr="004A7A22">
              <w:rPr>
                <w:sz w:val="20"/>
                <w:szCs w:val="20"/>
              </w:rPr>
              <w:t xml:space="preserve"> </w:t>
            </w:r>
            <w:r w:rsidRPr="004A7A22">
              <w:rPr>
                <w:sz w:val="20"/>
                <w:szCs w:val="20"/>
              </w:rPr>
              <w:t>진흥에</w:t>
            </w:r>
            <w:r w:rsidRPr="004A7A22">
              <w:rPr>
                <w:sz w:val="20"/>
                <w:szCs w:val="20"/>
              </w:rPr>
              <w:t xml:space="preserve"> </w:t>
            </w:r>
            <w:r w:rsidRPr="004A7A22">
              <w:rPr>
                <w:sz w:val="20"/>
                <w:szCs w:val="20"/>
              </w:rPr>
              <w:t>관한</w:t>
            </w:r>
            <w:r w:rsidRPr="004A7A22">
              <w:rPr>
                <w:sz w:val="20"/>
                <w:szCs w:val="20"/>
              </w:rPr>
              <w:t xml:space="preserve"> </w:t>
            </w:r>
            <w:r w:rsidRPr="004A7A22">
              <w:rPr>
                <w:sz w:val="20"/>
                <w:szCs w:val="20"/>
              </w:rPr>
              <w:t>법</w:t>
            </w:r>
            <w:r w:rsidRPr="004A7A22">
              <w:rPr>
                <w:sz w:val="20"/>
                <w:szCs w:val="20"/>
              </w:rPr>
              <w:t xml:space="preserve"> </w:t>
            </w:r>
          </w:p>
        </w:tc>
        <w:tc>
          <w:tcPr>
            <w:tcW w:w="2337" w:type="dxa"/>
            <w:vAlign w:val="center"/>
          </w:tcPr>
          <w:p w14:paraId="040655D2" w14:textId="77777777" w:rsidR="00026A7E" w:rsidRPr="004A7A22" w:rsidRDefault="00026A7E" w:rsidP="0091358C">
            <w:pPr>
              <w:spacing w:line="280" w:lineRule="atLeast"/>
              <w:rPr>
                <w:color w:val="000000"/>
                <w:sz w:val="20"/>
                <w:szCs w:val="20"/>
              </w:rPr>
            </w:pPr>
            <w:r w:rsidRPr="004A7A22">
              <w:rPr>
                <w:sz w:val="20"/>
                <w:szCs w:val="20"/>
              </w:rPr>
              <w:t>불법고정광고물</w:t>
            </w:r>
          </w:p>
        </w:tc>
        <w:tc>
          <w:tcPr>
            <w:tcW w:w="1274" w:type="dxa"/>
            <w:tcMar>
              <w:top w:w="0" w:type="dxa"/>
              <w:left w:w="108" w:type="dxa"/>
              <w:bottom w:w="0" w:type="dxa"/>
              <w:right w:w="108" w:type="dxa"/>
            </w:tcMar>
            <w:vAlign w:val="center"/>
          </w:tcPr>
          <w:p w14:paraId="0216FB89" w14:textId="77777777" w:rsidR="00026A7E" w:rsidRPr="004A7A22" w:rsidRDefault="00026A7E" w:rsidP="0091358C">
            <w:pPr>
              <w:spacing w:line="280" w:lineRule="atLeast"/>
              <w:rPr>
                <w:color w:val="000000"/>
                <w:sz w:val="20"/>
                <w:szCs w:val="20"/>
              </w:rPr>
            </w:pPr>
            <w:r w:rsidRPr="004A7A22">
              <w:rPr>
                <w:sz w:val="20"/>
                <w:szCs w:val="20"/>
              </w:rPr>
              <w:t>자진철거</w:t>
            </w:r>
            <w:r w:rsidRPr="004A7A22">
              <w:rPr>
                <w:sz w:val="20"/>
                <w:szCs w:val="20"/>
              </w:rPr>
              <w:t xml:space="preserve">, </w:t>
            </w:r>
            <w:r w:rsidRPr="004A7A22">
              <w:rPr>
                <w:sz w:val="20"/>
                <w:szCs w:val="20"/>
              </w:rPr>
              <w:t>이행강제금</w:t>
            </w:r>
          </w:p>
        </w:tc>
        <w:tc>
          <w:tcPr>
            <w:tcW w:w="1366" w:type="dxa"/>
            <w:vAlign w:val="center"/>
          </w:tcPr>
          <w:p w14:paraId="46BC6A9F" w14:textId="77777777" w:rsidR="00026A7E" w:rsidRPr="004A7A22" w:rsidRDefault="00026A7E" w:rsidP="0091358C">
            <w:pPr>
              <w:spacing w:line="280" w:lineRule="atLeast"/>
              <w:rPr>
                <w:color w:val="000000"/>
                <w:sz w:val="20"/>
                <w:szCs w:val="20"/>
              </w:rPr>
            </w:pPr>
            <w:r w:rsidRPr="004A7A22">
              <w:rPr>
                <w:sz w:val="20"/>
                <w:szCs w:val="20"/>
              </w:rPr>
              <w:t>2020.07. 06.</w:t>
            </w:r>
          </w:p>
        </w:tc>
      </w:tr>
      <w:tr w:rsidR="00026A7E" w:rsidRPr="00CB2B3F" w14:paraId="38ACF7FF" w14:textId="77777777" w:rsidTr="0091358C">
        <w:trPr>
          <w:trHeight w:val="340"/>
        </w:trPr>
        <w:tc>
          <w:tcPr>
            <w:tcW w:w="511" w:type="dxa"/>
            <w:shd w:val="clear" w:color="auto" w:fill="F2F2F2" w:themeFill="background1" w:themeFillShade="F2"/>
            <w:vAlign w:val="center"/>
          </w:tcPr>
          <w:p w14:paraId="2195A3CC"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19</w:t>
            </w:r>
          </w:p>
        </w:tc>
        <w:tc>
          <w:tcPr>
            <w:tcW w:w="1662" w:type="dxa"/>
            <w:tcMar>
              <w:top w:w="0" w:type="dxa"/>
              <w:left w:w="108" w:type="dxa"/>
              <w:bottom w:w="0" w:type="dxa"/>
              <w:right w:w="108" w:type="dxa"/>
            </w:tcMar>
            <w:vAlign w:val="center"/>
          </w:tcPr>
          <w:p w14:paraId="04B99025" w14:textId="77777777" w:rsidR="00026A7E" w:rsidRPr="004A7A22" w:rsidRDefault="00026A7E" w:rsidP="0091358C">
            <w:pPr>
              <w:spacing w:line="280" w:lineRule="atLeast"/>
              <w:rPr>
                <w:color w:val="000000"/>
                <w:sz w:val="20"/>
                <w:szCs w:val="20"/>
              </w:rPr>
            </w:pPr>
            <w:r w:rsidRPr="004A7A22">
              <w:rPr>
                <w:sz w:val="20"/>
                <w:szCs w:val="20"/>
              </w:rPr>
              <w:t>대구광역시</w:t>
            </w:r>
            <w:r w:rsidRPr="004A7A22">
              <w:rPr>
                <w:sz w:val="20"/>
                <w:szCs w:val="20"/>
              </w:rPr>
              <w:t xml:space="preserve"> </w:t>
            </w:r>
            <w:r>
              <w:rPr>
                <w:sz w:val="20"/>
                <w:szCs w:val="20"/>
              </w:rPr>
              <w:br/>
            </w:r>
            <w:r w:rsidRPr="004A7A22">
              <w:rPr>
                <w:sz w:val="20"/>
                <w:szCs w:val="20"/>
              </w:rPr>
              <w:t>수성구청장</w:t>
            </w:r>
          </w:p>
        </w:tc>
        <w:tc>
          <w:tcPr>
            <w:tcW w:w="1582" w:type="dxa"/>
            <w:vAlign w:val="center"/>
          </w:tcPr>
          <w:p w14:paraId="5DDB9669" w14:textId="77777777" w:rsidR="00026A7E" w:rsidRPr="004A7A22" w:rsidRDefault="00026A7E" w:rsidP="0091358C">
            <w:pPr>
              <w:spacing w:line="280" w:lineRule="atLeast"/>
              <w:rPr>
                <w:color w:val="000000"/>
                <w:sz w:val="20"/>
                <w:szCs w:val="20"/>
              </w:rPr>
            </w:pPr>
            <w:r w:rsidRPr="004A7A22">
              <w:rPr>
                <w:sz w:val="20"/>
                <w:szCs w:val="20"/>
              </w:rPr>
              <w:t>옥외광고물</w:t>
            </w:r>
            <w:r w:rsidRPr="004A7A22">
              <w:rPr>
                <w:sz w:val="20"/>
                <w:szCs w:val="20"/>
              </w:rPr>
              <w:t xml:space="preserve"> </w:t>
            </w:r>
            <w:r w:rsidRPr="004A7A22">
              <w:rPr>
                <w:sz w:val="20"/>
                <w:szCs w:val="20"/>
              </w:rPr>
              <w:t>등의</w:t>
            </w:r>
            <w:r w:rsidRPr="004A7A22">
              <w:rPr>
                <w:sz w:val="20"/>
                <w:szCs w:val="20"/>
              </w:rPr>
              <w:t xml:space="preserve"> </w:t>
            </w:r>
            <w:r w:rsidRPr="004A7A22">
              <w:rPr>
                <w:sz w:val="20"/>
                <w:szCs w:val="20"/>
              </w:rPr>
              <w:t>관리와</w:t>
            </w:r>
            <w:r w:rsidRPr="004A7A22">
              <w:rPr>
                <w:sz w:val="20"/>
                <w:szCs w:val="20"/>
              </w:rPr>
              <w:t xml:space="preserve"> </w:t>
            </w:r>
            <w:r w:rsidRPr="004A7A22">
              <w:rPr>
                <w:sz w:val="20"/>
                <w:szCs w:val="20"/>
              </w:rPr>
              <w:t>옥외광고사업</w:t>
            </w:r>
            <w:r w:rsidRPr="004A7A22">
              <w:rPr>
                <w:sz w:val="20"/>
                <w:szCs w:val="20"/>
              </w:rPr>
              <w:t xml:space="preserve"> </w:t>
            </w:r>
            <w:r w:rsidRPr="004A7A22">
              <w:rPr>
                <w:sz w:val="20"/>
                <w:szCs w:val="20"/>
              </w:rPr>
              <w:t>진흥에</w:t>
            </w:r>
            <w:r w:rsidRPr="004A7A22">
              <w:rPr>
                <w:sz w:val="20"/>
                <w:szCs w:val="20"/>
              </w:rPr>
              <w:t xml:space="preserve"> </w:t>
            </w:r>
            <w:r w:rsidRPr="004A7A22">
              <w:rPr>
                <w:sz w:val="20"/>
                <w:szCs w:val="20"/>
              </w:rPr>
              <w:t>관한</w:t>
            </w:r>
            <w:r w:rsidRPr="004A7A22">
              <w:rPr>
                <w:sz w:val="20"/>
                <w:szCs w:val="20"/>
              </w:rPr>
              <w:t xml:space="preserve"> </w:t>
            </w:r>
            <w:r w:rsidRPr="004A7A22">
              <w:rPr>
                <w:sz w:val="20"/>
                <w:szCs w:val="20"/>
              </w:rPr>
              <w:t>법</w:t>
            </w:r>
            <w:r w:rsidRPr="004A7A22">
              <w:rPr>
                <w:sz w:val="20"/>
                <w:szCs w:val="20"/>
              </w:rPr>
              <w:t xml:space="preserve"> </w:t>
            </w:r>
          </w:p>
        </w:tc>
        <w:tc>
          <w:tcPr>
            <w:tcW w:w="2337" w:type="dxa"/>
            <w:vAlign w:val="center"/>
          </w:tcPr>
          <w:p w14:paraId="4C26121C" w14:textId="77777777" w:rsidR="00026A7E" w:rsidRPr="004A7A22" w:rsidRDefault="00026A7E" w:rsidP="0091358C">
            <w:pPr>
              <w:spacing w:line="280" w:lineRule="atLeast"/>
              <w:rPr>
                <w:color w:val="000000"/>
                <w:sz w:val="20"/>
                <w:szCs w:val="20"/>
              </w:rPr>
            </w:pPr>
            <w:proofErr w:type="spellStart"/>
            <w:r w:rsidRPr="004A7A22">
              <w:rPr>
                <w:sz w:val="20"/>
                <w:szCs w:val="20"/>
              </w:rPr>
              <w:t>불법옥외광고물</w:t>
            </w:r>
            <w:proofErr w:type="spellEnd"/>
          </w:p>
        </w:tc>
        <w:tc>
          <w:tcPr>
            <w:tcW w:w="1274" w:type="dxa"/>
            <w:tcMar>
              <w:top w:w="0" w:type="dxa"/>
              <w:left w:w="108" w:type="dxa"/>
              <w:bottom w:w="0" w:type="dxa"/>
              <w:right w:w="108" w:type="dxa"/>
            </w:tcMar>
            <w:vAlign w:val="center"/>
          </w:tcPr>
          <w:p w14:paraId="6B919F73" w14:textId="77777777" w:rsidR="00026A7E" w:rsidRPr="004A7A22" w:rsidRDefault="00026A7E" w:rsidP="0091358C">
            <w:pPr>
              <w:spacing w:line="280" w:lineRule="atLeast"/>
              <w:rPr>
                <w:color w:val="000000"/>
                <w:sz w:val="20"/>
                <w:szCs w:val="20"/>
              </w:rPr>
            </w:pPr>
            <w:r w:rsidRPr="004A7A22">
              <w:rPr>
                <w:sz w:val="20"/>
                <w:szCs w:val="20"/>
              </w:rPr>
              <w:t>이행강제금</w:t>
            </w:r>
          </w:p>
        </w:tc>
        <w:tc>
          <w:tcPr>
            <w:tcW w:w="1366" w:type="dxa"/>
            <w:vAlign w:val="center"/>
          </w:tcPr>
          <w:p w14:paraId="4C9EF277" w14:textId="77777777" w:rsidR="00026A7E" w:rsidRPr="004A7A22" w:rsidRDefault="00026A7E" w:rsidP="0091358C">
            <w:pPr>
              <w:spacing w:line="280" w:lineRule="atLeast"/>
              <w:rPr>
                <w:sz w:val="20"/>
                <w:szCs w:val="20"/>
              </w:rPr>
            </w:pPr>
            <w:r w:rsidRPr="004A7A22">
              <w:rPr>
                <w:sz w:val="20"/>
                <w:szCs w:val="20"/>
              </w:rPr>
              <w:t>2018.04. 04.</w:t>
            </w:r>
          </w:p>
          <w:p w14:paraId="08C8AA75" w14:textId="77777777" w:rsidR="00026A7E" w:rsidRPr="004A7A22" w:rsidRDefault="00026A7E" w:rsidP="0091358C">
            <w:pPr>
              <w:spacing w:line="280" w:lineRule="atLeast"/>
              <w:rPr>
                <w:sz w:val="20"/>
                <w:szCs w:val="20"/>
              </w:rPr>
            </w:pPr>
            <w:r w:rsidRPr="004A7A22">
              <w:rPr>
                <w:sz w:val="20"/>
                <w:szCs w:val="20"/>
              </w:rPr>
              <w:t>2019.12. 27.</w:t>
            </w:r>
          </w:p>
          <w:p w14:paraId="153FFB36" w14:textId="77777777" w:rsidR="00026A7E" w:rsidRPr="004A7A22" w:rsidRDefault="00026A7E" w:rsidP="0091358C">
            <w:pPr>
              <w:spacing w:line="280" w:lineRule="atLeast"/>
              <w:rPr>
                <w:sz w:val="20"/>
                <w:szCs w:val="20"/>
              </w:rPr>
            </w:pPr>
            <w:r w:rsidRPr="004A7A22">
              <w:rPr>
                <w:sz w:val="20"/>
                <w:szCs w:val="20"/>
              </w:rPr>
              <w:t>2020. 11. 13.</w:t>
            </w:r>
          </w:p>
          <w:p w14:paraId="5294FCA4" w14:textId="77777777" w:rsidR="00026A7E" w:rsidRPr="004A7A22" w:rsidRDefault="00026A7E" w:rsidP="0091358C">
            <w:pPr>
              <w:spacing w:line="280" w:lineRule="atLeast"/>
              <w:rPr>
                <w:color w:val="000000"/>
                <w:sz w:val="20"/>
                <w:szCs w:val="20"/>
              </w:rPr>
            </w:pPr>
            <w:r w:rsidRPr="004A7A22">
              <w:rPr>
                <w:sz w:val="20"/>
                <w:szCs w:val="20"/>
              </w:rPr>
              <w:t>(</w:t>
            </w:r>
            <w:r w:rsidRPr="004A7A22">
              <w:rPr>
                <w:sz w:val="20"/>
                <w:szCs w:val="20"/>
              </w:rPr>
              <w:t>총</w:t>
            </w:r>
            <w:r w:rsidRPr="004A7A22">
              <w:rPr>
                <w:sz w:val="20"/>
                <w:szCs w:val="20"/>
              </w:rPr>
              <w:t xml:space="preserve"> 3</w:t>
            </w:r>
            <w:r w:rsidRPr="004A7A22">
              <w:rPr>
                <w:sz w:val="20"/>
                <w:szCs w:val="20"/>
              </w:rPr>
              <w:t>차례</w:t>
            </w:r>
            <w:r w:rsidRPr="004A7A22">
              <w:rPr>
                <w:sz w:val="20"/>
                <w:szCs w:val="20"/>
              </w:rPr>
              <w:t xml:space="preserve">) </w:t>
            </w:r>
          </w:p>
        </w:tc>
      </w:tr>
      <w:tr w:rsidR="00026A7E" w:rsidRPr="00CB2B3F" w14:paraId="2771B284" w14:textId="77777777" w:rsidTr="0091358C">
        <w:trPr>
          <w:trHeight w:val="340"/>
        </w:trPr>
        <w:tc>
          <w:tcPr>
            <w:tcW w:w="511" w:type="dxa"/>
            <w:shd w:val="clear" w:color="auto" w:fill="F2F2F2" w:themeFill="background1" w:themeFillShade="F2"/>
            <w:vAlign w:val="center"/>
          </w:tcPr>
          <w:p w14:paraId="5EB2B200"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20</w:t>
            </w:r>
          </w:p>
        </w:tc>
        <w:tc>
          <w:tcPr>
            <w:tcW w:w="1662" w:type="dxa"/>
            <w:tcMar>
              <w:top w:w="0" w:type="dxa"/>
              <w:left w:w="108" w:type="dxa"/>
              <w:bottom w:w="0" w:type="dxa"/>
              <w:right w:w="108" w:type="dxa"/>
            </w:tcMar>
            <w:vAlign w:val="center"/>
          </w:tcPr>
          <w:p w14:paraId="086384F7" w14:textId="77777777" w:rsidR="00026A7E" w:rsidRPr="004A7A22" w:rsidRDefault="00026A7E" w:rsidP="0091358C">
            <w:pPr>
              <w:spacing w:line="280" w:lineRule="atLeast"/>
              <w:rPr>
                <w:color w:val="000000"/>
                <w:sz w:val="20"/>
                <w:szCs w:val="20"/>
              </w:rPr>
            </w:pPr>
            <w:r w:rsidRPr="004A7A22">
              <w:rPr>
                <w:sz w:val="20"/>
                <w:szCs w:val="20"/>
              </w:rPr>
              <w:t>서울지방노동위원회</w:t>
            </w:r>
          </w:p>
        </w:tc>
        <w:tc>
          <w:tcPr>
            <w:tcW w:w="1582" w:type="dxa"/>
            <w:vAlign w:val="center"/>
          </w:tcPr>
          <w:p w14:paraId="6CF0BED6" w14:textId="77777777" w:rsidR="00026A7E" w:rsidRPr="004A7A22" w:rsidRDefault="00026A7E" w:rsidP="0091358C">
            <w:pPr>
              <w:spacing w:line="280" w:lineRule="atLeast"/>
              <w:rPr>
                <w:color w:val="000000"/>
                <w:sz w:val="20"/>
                <w:szCs w:val="20"/>
              </w:rPr>
            </w:pPr>
            <w:r w:rsidRPr="004A7A22">
              <w:rPr>
                <w:sz w:val="20"/>
                <w:szCs w:val="20"/>
              </w:rPr>
              <w:t>노동법</w:t>
            </w:r>
          </w:p>
        </w:tc>
        <w:tc>
          <w:tcPr>
            <w:tcW w:w="2337" w:type="dxa"/>
            <w:vAlign w:val="center"/>
          </w:tcPr>
          <w:p w14:paraId="6AD6000A" w14:textId="77777777" w:rsidR="00026A7E" w:rsidRPr="004A7A22" w:rsidRDefault="00026A7E" w:rsidP="0091358C">
            <w:pPr>
              <w:spacing w:line="280" w:lineRule="atLeast"/>
              <w:rPr>
                <w:color w:val="000000"/>
                <w:sz w:val="20"/>
                <w:szCs w:val="20"/>
              </w:rPr>
            </w:pPr>
            <w:r w:rsidRPr="004A7A22">
              <w:rPr>
                <w:sz w:val="20"/>
                <w:szCs w:val="20"/>
              </w:rPr>
              <w:t>부당해고</w:t>
            </w:r>
          </w:p>
        </w:tc>
        <w:tc>
          <w:tcPr>
            <w:tcW w:w="1274" w:type="dxa"/>
            <w:tcMar>
              <w:top w:w="0" w:type="dxa"/>
              <w:left w:w="108" w:type="dxa"/>
              <w:bottom w:w="0" w:type="dxa"/>
              <w:right w:w="108" w:type="dxa"/>
            </w:tcMar>
            <w:vAlign w:val="center"/>
          </w:tcPr>
          <w:p w14:paraId="2ECC79D8" w14:textId="77777777" w:rsidR="00026A7E" w:rsidRPr="004A7A22" w:rsidRDefault="00026A7E" w:rsidP="0091358C">
            <w:pPr>
              <w:spacing w:line="280" w:lineRule="atLeast"/>
              <w:rPr>
                <w:color w:val="000000"/>
                <w:sz w:val="20"/>
                <w:szCs w:val="20"/>
              </w:rPr>
            </w:pPr>
            <w:r w:rsidRPr="004A7A22">
              <w:rPr>
                <w:sz w:val="20"/>
                <w:szCs w:val="20"/>
              </w:rPr>
              <w:t>이행강제금</w:t>
            </w:r>
          </w:p>
        </w:tc>
        <w:tc>
          <w:tcPr>
            <w:tcW w:w="1366" w:type="dxa"/>
            <w:vAlign w:val="center"/>
          </w:tcPr>
          <w:p w14:paraId="756B10D5" w14:textId="77777777" w:rsidR="00026A7E" w:rsidRPr="004A7A22" w:rsidRDefault="00026A7E" w:rsidP="0091358C">
            <w:pPr>
              <w:spacing w:line="280" w:lineRule="atLeast"/>
              <w:rPr>
                <w:color w:val="000000"/>
                <w:sz w:val="20"/>
                <w:szCs w:val="20"/>
              </w:rPr>
            </w:pPr>
            <w:r w:rsidRPr="004A7A22">
              <w:rPr>
                <w:sz w:val="20"/>
                <w:szCs w:val="20"/>
              </w:rPr>
              <w:t>2018.05. 09.</w:t>
            </w:r>
          </w:p>
        </w:tc>
      </w:tr>
      <w:tr w:rsidR="00026A7E" w:rsidRPr="00CB2B3F" w14:paraId="5268503E" w14:textId="77777777" w:rsidTr="0091358C">
        <w:trPr>
          <w:trHeight w:val="340"/>
        </w:trPr>
        <w:tc>
          <w:tcPr>
            <w:tcW w:w="511" w:type="dxa"/>
            <w:shd w:val="clear" w:color="auto" w:fill="F2F2F2" w:themeFill="background1" w:themeFillShade="F2"/>
            <w:vAlign w:val="center"/>
          </w:tcPr>
          <w:p w14:paraId="4FDA4499"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21</w:t>
            </w:r>
          </w:p>
        </w:tc>
        <w:tc>
          <w:tcPr>
            <w:tcW w:w="1662" w:type="dxa"/>
            <w:tcMar>
              <w:top w:w="0" w:type="dxa"/>
              <w:left w:w="108" w:type="dxa"/>
              <w:bottom w:w="0" w:type="dxa"/>
              <w:right w:w="108" w:type="dxa"/>
            </w:tcMar>
            <w:vAlign w:val="center"/>
          </w:tcPr>
          <w:p w14:paraId="038688D6" w14:textId="77777777" w:rsidR="00026A7E" w:rsidRPr="004A7A22" w:rsidRDefault="00026A7E" w:rsidP="0091358C">
            <w:pPr>
              <w:spacing w:line="280" w:lineRule="atLeast"/>
              <w:rPr>
                <w:color w:val="000000"/>
                <w:sz w:val="20"/>
                <w:szCs w:val="20"/>
              </w:rPr>
            </w:pPr>
            <w:proofErr w:type="spellStart"/>
            <w:r w:rsidRPr="004A7A22">
              <w:rPr>
                <w:sz w:val="20"/>
                <w:szCs w:val="20"/>
              </w:rPr>
              <w:t>서울지방고용노동청</w:t>
            </w:r>
            <w:proofErr w:type="spellEnd"/>
            <w:r w:rsidRPr="004A7A22">
              <w:rPr>
                <w:sz w:val="20"/>
                <w:szCs w:val="20"/>
              </w:rPr>
              <w:t xml:space="preserve"> </w:t>
            </w:r>
          </w:p>
        </w:tc>
        <w:tc>
          <w:tcPr>
            <w:tcW w:w="1582" w:type="dxa"/>
            <w:vAlign w:val="center"/>
          </w:tcPr>
          <w:p w14:paraId="5B3C38C1" w14:textId="77777777" w:rsidR="00026A7E" w:rsidRPr="004A7A22" w:rsidRDefault="00026A7E" w:rsidP="0091358C">
            <w:pPr>
              <w:spacing w:line="280" w:lineRule="atLeast"/>
              <w:rPr>
                <w:color w:val="000000"/>
                <w:sz w:val="20"/>
                <w:szCs w:val="20"/>
              </w:rPr>
            </w:pPr>
            <w:r w:rsidRPr="004A7A22">
              <w:rPr>
                <w:sz w:val="20"/>
                <w:szCs w:val="20"/>
              </w:rPr>
              <w:t>남녀고용평등과</w:t>
            </w:r>
            <w:r w:rsidRPr="004A7A22">
              <w:rPr>
                <w:sz w:val="20"/>
                <w:szCs w:val="20"/>
              </w:rPr>
              <w:t xml:space="preserve"> </w:t>
            </w:r>
            <w:proofErr w:type="spellStart"/>
            <w:r w:rsidRPr="004A7A22">
              <w:rPr>
                <w:sz w:val="20"/>
                <w:szCs w:val="20"/>
              </w:rPr>
              <w:t>일가정</w:t>
            </w:r>
            <w:proofErr w:type="spellEnd"/>
            <w:r w:rsidRPr="004A7A22">
              <w:rPr>
                <w:sz w:val="20"/>
                <w:szCs w:val="20"/>
              </w:rPr>
              <w:t xml:space="preserve"> </w:t>
            </w:r>
            <w:r w:rsidRPr="004A7A22">
              <w:rPr>
                <w:sz w:val="20"/>
                <w:szCs w:val="20"/>
              </w:rPr>
              <w:t>양립</w:t>
            </w:r>
            <w:r w:rsidRPr="004A7A22">
              <w:rPr>
                <w:sz w:val="20"/>
                <w:szCs w:val="20"/>
              </w:rPr>
              <w:t xml:space="preserve"> </w:t>
            </w:r>
            <w:r w:rsidRPr="004A7A22">
              <w:rPr>
                <w:sz w:val="20"/>
                <w:szCs w:val="20"/>
              </w:rPr>
              <w:t>지원에</w:t>
            </w:r>
            <w:r w:rsidRPr="004A7A22">
              <w:rPr>
                <w:sz w:val="20"/>
                <w:szCs w:val="20"/>
              </w:rPr>
              <w:t xml:space="preserve"> </w:t>
            </w:r>
            <w:r w:rsidRPr="004A7A22">
              <w:rPr>
                <w:sz w:val="20"/>
                <w:szCs w:val="20"/>
              </w:rPr>
              <w:t>관한</w:t>
            </w:r>
            <w:r w:rsidRPr="004A7A22">
              <w:rPr>
                <w:sz w:val="20"/>
                <w:szCs w:val="20"/>
              </w:rPr>
              <w:t xml:space="preserve"> </w:t>
            </w:r>
            <w:r w:rsidRPr="004A7A22">
              <w:rPr>
                <w:sz w:val="20"/>
                <w:szCs w:val="20"/>
              </w:rPr>
              <w:t>법</w:t>
            </w:r>
          </w:p>
        </w:tc>
        <w:tc>
          <w:tcPr>
            <w:tcW w:w="2337" w:type="dxa"/>
            <w:vAlign w:val="center"/>
          </w:tcPr>
          <w:p w14:paraId="305A3B1A" w14:textId="77777777" w:rsidR="00026A7E" w:rsidRPr="001562EA" w:rsidRDefault="00026A7E" w:rsidP="0091358C">
            <w:pPr>
              <w:spacing w:line="280" w:lineRule="atLeast"/>
              <w:rPr>
                <w:color w:val="000000"/>
                <w:spacing w:val="-2"/>
                <w:sz w:val="20"/>
                <w:szCs w:val="20"/>
              </w:rPr>
            </w:pPr>
            <w:r w:rsidRPr="001562EA">
              <w:rPr>
                <w:spacing w:val="-2"/>
                <w:sz w:val="20"/>
                <w:szCs w:val="20"/>
              </w:rPr>
              <w:t>직장내</w:t>
            </w:r>
            <w:r w:rsidRPr="001562EA">
              <w:rPr>
                <w:spacing w:val="-2"/>
                <w:sz w:val="20"/>
                <w:szCs w:val="20"/>
              </w:rPr>
              <w:t xml:space="preserve"> </w:t>
            </w:r>
            <w:r w:rsidRPr="001562EA">
              <w:rPr>
                <w:spacing w:val="-2"/>
                <w:sz w:val="20"/>
                <w:szCs w:val="20"/>
              </w:rPr>
              <w:t>성희롱</w:t>
            </w:r>
            <w:r w:rsidRPr="001562EA">
              <w:rPr>
                <w:spacing w:val="-2"/>
                <w:sz w:val="20"/>
                <w:szCs w:val="20"/>
              </w:rPr>
              <w:t xml:space="preserve"> </w:t>
            </w:r>
            <w:r w:rsidRPr="001562EA">
              <w:rPr>
                <w:spacing w:val="-2"/>
                <w:sz w:val="20"/>
                <w:szCs w:val="20"/>
              </w:rPr>
              <w:t>예방교육</w:t>
            </w:r>
            <w:r w:rsidRPr="001562EA">
              <w:rPr>
                <w:spacing w:val="-2"/>
                <w:sz w:val="20"/>
                <w:szCs w:val="20"/>
              </w:rPr>
              <w:t xml:space="preserve"> </w:t>
            </w:r>
            <w:r w:rsidRPr="001562EA">
              <w:rPr>
                <w:spacing w:val="-2"/>
                <w:sz w:val="20"/>
                <w:szCs w:val="20"/>
              </w:rPr>
              <w:t>일부</w:t>
            </w:r>
            <w:r w:rsidRPr="001562EA">
              <w:rPr>
                <w:spacing w:val="-2"/>
                <w:sz w:val="20"/>
                <w:szCs w:val="20"/>
              </w:rPr>
              <w:t xml:space="preserve"> </w:t>
            </w:r>
            <w:proofErr w:type="spellStart"/>
            <w:r w:rsidRPr="001562EA">
              <w:rPr>
                <w:spacing w:val="-2"/>
                <w:sz w:val="20"/>
                <w:szCs w:val="20"/>
              </w:rPr>
              <w:t>미수료</w:t>
            </w:r>
            <w:proofErr w:type="spellEnd"/>
            <w:r w:rsidRPr="001562EA">
              <w:rPr>
                <w:spacing w:val="-2"/>
                <w:sz w:val="20"/>
                <w:szCs w:val="20"/>
              </w:rPr>
              <w:t xml:space="preserve">, </w:t>
            </w:r>
            <w:r w:rsidRPr="001562EA">
              <w:rPr>
                <w:spacing w:val="-2"/>
                <w:sz w:val="20"/>
                <w:szCs w:val="20"/>
              </w:rPr>
              <w:t>직장</w:t>
            </w:r>
            <w:r w:rsidRPr="001562EA">
              <w:rPr>
                <w:spacing w:val="-2"/>
                <w:sz w:val="20"/>
                <w:szCs w:val="20"/>
              </w:rPr>
              <w:t xml:space="preserve"> </w:t>
            </w:r>
            <w:r w:rsidRPr="001562EA">
              <w:rPr>
                <w:spacing w:val="-2"/>
                <w:sz w:val="20"/>
                <w:szCs w:val="20"/>
              </w:rPr>
              <w:t>내</w:t>
            </w:r>
            <w:r w:rsidRPr="001562EA">
              <w:rPr>
                <w:spacing w:val="-2"/>
                <w:sz w:val="20"/>
                <w:szCs w:val="20"/>
              </w:rPr>
              <w:t xml:space="preserve"> </w:t>
            </w:r>
            <w:r w:rsidRPr="001562EA">
              <w:rPr>
                <w:spacing w:val="-2"/>
                <w:sz w:val="20"/>
                <w:szCs w:val="20"/>
              </w:rPr>
              <w:t>성희롱</w:t>
            </w:r>
            <w:r w:rsidRPr="001562EA">
              <w:rPr>
                <w:spacing w:val="-2"/>
                <w:sz w:val="20"/>
                <w:szCs w:val="20"/>
              </w:rPr>
              <w:t xml:space="preserve"> </w:t>
            </w:r>
            <w:r w:rsidRPr="001562EA">
              <w:rPr>
                <w:spacing w:val="-2"/>
                <w:sz w:val="20"/>
                <w:szCs w:val="20"/>
              </w:rPr>
              <w:t>건</w:t>
            </w:r>
            <w:r w:rsidRPr="001562EA">
              <w:rPr>
                <w:spacing w:val="-2"/>
                <w:sz w:val="20"/>
                <w:szCs w:val="20"/>
              </w:rPr>
              <w:t xml:space="preserve"> </w:t>
            </w:r>
            <w:r w:rsidRPr="001562EA">
              <w:rPr>
                <w:spacing w:val="-2"/>
                <w:sz w:val="20"/>
                <w:szCs w:val="20"/>
              </w:rPr>
              <w:t>중</w:t>
            </w:r>
            <w:r w:rsidRPr="001562EA">
              <w:rPr>
                <w:spacing w:val="-2"/>
                <w:sz w:val="20"/>
                <w:szCs w:val="20"/>
              </w:rPr>
              <w:t xml:space="preserve"> </w:t>
            </w:r>
            <w:r w:rsidRPr="001562EA">
              <w:rPr>
                <w:spacing w:val="-2"/>
                <w:sz w:val="20"/>
                <w:szCs w:val="20"/>
              </w:rPr>
              <w:t>가해자에</w:t>
            </w:r>
            <w:r w:rsidRPr="001562EA">
              <w:rPr>
                <w:spacing w:val="-2"/>
                <w:sz w:val="20"/>
                <w:szCs w:val="20"/>
              </w:rPr>
              <w:t xml:space="preserve"> </w:t>
            </w:r>
            <w:r w:rsidRPr="001562EA">
              <w:rPr>
                <w:spacing w:val="-2"/>
                <w:sz w:val="20"/>
                <w:szCs w:val="20"/>
              </w:rPr>
              <w:t>대해</w:t>
            </w:r>
            <w:r w:rsidRPr="001562EA">
              <w:rPr>
                <w:spacing w:val="-2"/>
                <w:sz w:val="20"/>
                <w:szCs w:val="20"/>
              </w:rPr>
              <w:t xml:space="preserve"> </w:t>
            </w:r>
            <w:r w:rsidRPr="001562EA">
              <w:rPr>
                <w:spacing w:val="-2"/>
                <w:sz w:val="20"/>
                <w:szCs w:val="20"/>
              </w:rPr>
              <w:t>징계</w:t>
            </w:r>
            <w:r w:rsidRPr="001562EA">
              <w:rPr>
                <w:spacing w:val="-2"/>
                <w:sz w:val="20"/>
                <w:szCs w:val="20"/>
              </w:rPr>
              <w:t xml:space="preserve"> </w:t>
            </w:r>
            <w:r w:rsidRPr="001562EA">
              <w:rPr>
                <w:spacing w:val="-2"/>
                <w:sz w:val="20"/>
                <w:szCs w:val="20"/>
              </w:rPr>
              <w:t>등</w:t>
            </w:r>
            <w:r w:rsidRPr="001562EA">
              <w:rPr>
                <w:spacing w:val="-2"/>
                <w:sz w:val="20"/>
                <w:szCs w:val="20"/>
              </w:rPr>
              <w:t xml:space="preserve"> </w:t>
            </w:r>
            <w:proofErr w:type="spellStart"/>
            <w:r w:rsidRPr="001562EA">
              <w:rPr>
                <w:spacing w:val="-2"/>
                <w:sz w:val="20"/>
                <w:szCs w:val="20"/>
              </w:rPr>
              <w:t>미조치</w:t>
            </w:r>
            <w:proofErr w:type="spellEnd"/>
          </w:p>
        </w:tc>
        <w:tc>
          <w:tcPr>
            <w:tcW w:w="1274" w:type="dxa"/>
            <w:tcMar>
              <w:top w:w="0" w:type="dxa"/>
              <w:left w:w="108" w:type="dxa"/>
              <w:bottom w:w="0" w:type="dxa"/>
              <w:right w:w="108" w:type="dxa"/>
            </w:tcMar>
            <w:vAlign w:val="center"/>
          </w:tcPr>
          <w:p w14:paraId="109A1902" w14:textId="77777777" w:rsidR="00026A7E" w:rsidRPr="004A7A22" w:rsidRDefault="00026A7E" w:rsidP="0091358C">
            <w:pPr>
              <w:spacing w:line="280" w:lineRule="atLeast"/>
              <w:rPr>
                <w:color w:val="000000"/>
                <w:sz w:val="20"/>
                <w:szCs w:val="20"/>
              </w:rPr>
            </w:pPr>
            <w:r w:rsidRPr="004A7A22">
              <w:rPr>
                <w:sz w:val="20"/>
                <w:szCs w:val="20"/>
              </w:rPr>
              <w:t>이행강제금</w:t>
            </w:r>
          </w:p>
        </w:tc>
        <w:tc>
          <w:tcPr>
            <w:tcW w:w="1366" w:type="dxa"/>
            <w:vAlign w:val="center"/>
          </w:tcPr>
          <w:p w14:paraId="02BE1CED" w14:textId="77777777" w:rsidR="00026A7E" w:rsidRPr="004A7A22" w:rsidRDefault="00026A7E" w:rsidP="0091358C">
            <w:pPr>
              <w:spacing w:line="280" w:lineRule="atLeast"/>
              <w:rPr>
                <w:color w:val="000000"/>
                <w:sz w:val="20"/>
                <w:szCs w:val="20"/>
              </w:rPr>
            </w:pPr>
            <w:r w:rsidRPr="004A7A22">
              <w:rPr>
                <w:sz w:val="20"/>
                <w:szCs w:val="20"/>
              </w:rPr>
              <w:t>2020.10. 22.</w:t>
            </w:r>
          </w:p>
        </w:tc>
      </w:tr>
      <w:tr w:rsidR="00026A7E" w:rsidRPr="00CB2B3F" w14:paraId="54938B73" w14:textId="77777777" w:rsidTr="0091358C">
        <w:trPr>
          <w:trHeight w:val="340"/>
        </w:trPr>
        <w:tc>
          <w:tcPr>
            <w:tcW w:w="511" w:type="dxa"/>
            <w:shd w:val="clear" w:color="auto" w:fill="F2F2F2" w:themeFill="background1" w:themeFillShade="F2"/>
            <w:vAlign w:val="center"/>
          </w:tcPr>
          <w:p w14:paraId="06DB3172"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22</w:t>
            </w:r>
          </w:p>
        </w:tc>
        <w:tc>
          <w:tcPr>
            <w:tcW w:w="1662" w:type="dxa"/>
            <w:tcMar>
              <w:top w:w="0" w:type="dxa"/>
              <w:left w:w="108" w:type="dxa"/>
              <w:bottom w:w="0" w:type="dxa"/>
              <w:right w:w="108" w:type="dxa"/>
            </w:tcMar>
            <w:vAlign w:val="center"/>
          </w:tcPr>
          <w:p w14:paraId="2204A181" w14:textId="77777777" w:rsidR="00026A7E" w:rsidRPr="004A7A22" w:rsidRDefault="00026A7E" w:rsidP="0091358C">
            <w:pPr>
              <w:spacing w:line="280" w:lineRule="atLeast"/>
              <w:rPr>
                <w:color w:val="000000"/>
                <w:sz w:val="20"/>
                <w:szCs w:val="20"/>
              </w:rPr>
            </w:pPr>
            <w:r w:rsidRPr="004A7A22">
              <w:rPr>
                <w:sz w:val="20"/>
                <w:szCs w:val="20"/>
              </w:rPr>
              <w:t>행정안전부</w:t>
            </w:r>
          </w:p>
        </w:tc>
        <w:tc>
          <w:tcPr>
            <w:tcW w:w="1582" w:type="dxa"/>
            <w:vAlign w:val="center"/>
          </w:tcPr>
          <w:p w14:paraId="26B4A975" w14:textId="77777777" w:rsidR="00026A7E" w:rsidRPr="004A7A22" w:rsidRDefault="00026A7E" w:rsidP="0091358C">
            <w:pPr>
              <w:spacing w:line="280" w:lineRule="atLeast"/>
              <w:rPr>
                <w:color w:val="000000"/>
                <w:sz w:val="20"/>
                <w:szCs w:val="20"/>
              </w:rPr>
            </w:pPr>
            <w:r w:rsidRPr="004A7A22">
              <w:rPr>
                <w:sz w:val="20"/>
                <w:szCs w:val="20"/>
              </w:rPr>
              <w:t>개인정보보호법</w:t>
            </w:r>
          </w:p>
        </w:tc>
        <w:tc>
          <w:tcPr>
            <w:tcW w:w="2337" w:type="dxa"/>
            <w:vAlign w:val="center"/>
          </w:tcPr>
          <w:p w14:paraId="7BD5ADF0" w14:textId="77777777" w:rsidR="00026A7E" w:rsidRPr="004A7A22" w:rsidRDefault="00026A7E" w:rsidP="0091358C">
            <w:pPr>
              <w:spacing w:line="280" w:lineRule="atLeast"/>
              <w:rPr>
                <w:color w:val="000000"/>
                <w:sz w:val="20"/>
                <w:szCs w:val="20"/>
              </w:rPr>
            </w:pPr>
            <w:r w:rsidRPr="004A7A22">
              <w:rPr>
                <w:sz w:val="20"/>
                <w:szCs w:val="20"/>
              </w:rPr>
              <w:t>개인정보의</w:t>
            </w:r>
            <w:r w:rsidRPr="004A7A22">
              <w:rPr>
                <w:sz w:val="20"/>
                <w:szCs w:val="20"/>
              </w:rPr>
              <w:t xml:space="preserve"> </w:t>
            </w:r>
            <w:r w:rsidRPr="004A7A22">
              <w:rPr>
                <w:sz w:val="20"/>
                <w:szCs w:val="20"/>
              </w:rPr>
              <w:t>안전성</w:t>
            </w:r>
            <w:r w:rsidRPr="004A7A22">
              <w:rPr>
                <w:sz w:val="20"/>
                <w:szCs w:val="20"/>
              </w:rPr>
              <w:t xml:space="preserve"> </w:t>
            </w:r>
            <w:r w:rsidRPr="004A7A22">
              <w:rPr>
                <w:sz w:val="20"/>
                <w:szCs w:val="20"/>
              </w:rPr>
              <w:t>확보조치</w:t>
            </w:r>
            <w:r w:rsidRPr="004A7A22">
              <w:rPr>
                <w:sz w:val="20"/>
                <w:szCs w:val="20"/>
              </w:rPr>
              <w:t xml:space="preserve"> </w:t>
            </w:r>
            <w:r w:rsidRPr="004A7A22">
              <w:rPr>
                <w:sz w:val="20"/>
                <w:szCs w:val="20"/>
              </w:rPr>
              <w:t>위반</w:t>
            </w:r>
          </w:p>
        </w:tc>
        <w:tc>
          <w:tcPr>
            <w:tcW w:w="1274" w:type="dxa"/>
            <w:tcMar>
              <w:top w:w="0" w:type="dxa"/>
              <w:left w:w="108" w:type="dxa"/>
              <w:bottom w:w="0" w:type="dxa"/>
              <w:right w:w="108" w:type="dxa"/>
            </w:tcMar>
            <w:vAlign w:val="center"/>
          </w:tcPr>
          <w:p w14:paraId="4F7ED87B"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5043D01B" w14:textId="77777777" w:rsidR="00026A7E" w:rsidRPr="004A7A22" w:rsidRDefault="00026A7E" w:rsidP="0091358C">
            <w:pPr>
              <w:spacing w:line="280" w:lineRule="atLeast"/>
              <w:rPr>
                <w:color w:val="000000"/>
                <w:sz w:val="20"/>
                <w:szCs w:val="20"/>
              </w:rPr>
            </w:pPr>
            <w:r w:rsidRPr="004A7A22">
              <w:rPr>
                <w:sz w:val="20"/>
                <w:szCs w:val="20"/>
              </w:rPr>
              <w:t>2018.1. 15.</w:t>
            </w:r>
          </w:p>
        </w:tc>
      </w:tr>
      <w:tr w:rsidR="00026A7E" w:rsidRPr="00CB2B3F" w14:paraId="0A74EEDA" w14:textId="77777777" w:rsidTr="0091358C">
        <w:trPr>
          <w:trHeight w:val="340"/>
        </w:trPr>
        <w:tc>
          <w:tcPr>
            <w:tcW w:w="511" w:type="dxa"/>
            <w:shd w:val="clear" w:color="auto" w:fill="F2F2F2" w:themeFill="background1" w:themeFillShade="F2"/>
            <w:vAlign w:val="center"/>
          </w:tcPr>
          <w:p w14:paraId="3B59AD58"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lastRenderedPageBreak/>
              <w:t>23</w:t>
            </w:r>
          </w:p>
        </w:tc>
        <w:tc>
          <w:tcPr>
            <w:tcW w:w="1662" w:type="dxa"/>
            <w:tcMar>
              <w:top w:w="0" w:type="dxa"/>
              <w:left w:w="108" w:type="dxa"/>
              <w:bottom w:w="0" w:type="dxa"/>
              <w:right w:w="108" w:type="dxa"/>
            </w:tcMar>
            <w:vAlign w:val="center"/>
          </w:tcPr>
          <w:p w14:paraId="7A5BD864" w14:textId="77777777" w:rsidR="00026A7E" w:rsidRPr="004A7A22" w:rsidRDefault="00026A7E" w:rsidP="0091358C">
            <w:pPr>
              <w:spacing w:line="280" w:lineRule="atLeast"/>
              <w:rPr>
                <w:color w:val="000000"/>
                <w:sz w:val="20"/>
                <w:szCs w:val="20"/>
              </w:rPr>
            </w:pPr>
            <w:r w:rsidRPr="004A7A22">
              <w:rPr>
                <w:sz w:val="20"/>
                <w:szCs w:val="20"/>
              </w:rPr>
              <w:t>방송통신위원회</w:t>
            </w:r>
          </w:p>
        </w:tc>
        <w:tc>
          <w:tcPr>
            <w:tcW w:w="1582" w:type="dxa"/>
            <w:vAlign w:val="center"/>
          </w:tcPr>
          <w:p w14:paraId="308962D9" w14:textId="77777777" w:rsidR="00026A7E" w:rsidRPr="004A7A22" w:rsidRDefault="00026A7E" w:rsidP="0091358C">
            <w:pPr>
              <w:spacing w:line="280" w:lineRule="atLeast"/>
              <w:rPr>
                <w:color w:val="000000"/>
                <w:sz w:val="20"/>
                <w:szCs w:val="20"/>
              </w:rPr>
            </w:pPr>
            <w:r w:rsidRPr="004A7A22">
              <w:rPr>
                <w:sz w:val="20"/>
                <w:szCs w:val="20"/>
              </w:rPr>
              <w:t>정보통신망법</w:t>
            </w:r>
          </w:p>
        </w:tc>
        <w:tc>
          <w:tcPr>
            <w:tcW w:w="2337" w:type="dxa"/>
            <w:vAlign w:val="center"/>
          </w:tcPr>
          <w:p w14:paraId="21A1F5AD" w14:textId="77777777" w:rsidR="00026A7E" w:rsidRPr="004A7A22" w:rsidRDefault="00026A7E" w:rsidP="0091358C">
            <w:pPr>
              <w:spacing w:line="280" w:lineRule="atLeast"/>
              <w:rPr>
                <w:color w:val="000000"/>
                <w:sz w:val="20"/>
                <w:szCs w:val="20"/>
              </w:rPr>
            </w:pPr>
            <w:r w:rsidRPr="004A7A22">
              <w:rPr>
                <w:sz w:val="20"/>
                <w:szCs w:val="20"/>
              </w:rPr>
              <w:t>영리목적의</w:t>
            </w:r>
            <w:r w:rsidRPr="004A7A22">
              <w:rPr>
                <w:sz w:val="20"/>
                <w:szCs w:val="20"/>
              </w:rPr>
              <w:t xml:space="preserve"> </w:t>
            </w:r>
            <w:r w:rsidRPr="004A7A22">
              <w:rPr>
                <w:sz w:val="20"/>
                <w:szCs w:val="20"/>
              </w:rPr>
              <w:t>광고성</w:t>
            </w:r>
            <w:r w:rsidRPr="004A7A22">
              <w:rPr>
                <w:sz w:val="20"/>
                <w:szCs w:val="20"/>
              </w:rPr>
              <w:t xml:space="preserve"> </w:t>
            </w:r>
            <w:r w:rsidRPr="004A7A22">
              <w:rPr>
                <w:sz w:val="20"/>
                <w:szCs w:val="20"/>
              </w:rPr>
              <w:t>정보전송의</w:t>
            </w:r>
            <w:r w:rsidRPr="004A7A22">
              <w:rPr>
                <w:sz w:val="20"/>
                <w:szCs w:val="20"/>
              </w:rPr>
              <w:t xml:space="preserve"> </w:t>
            </w:r>
            <w:r w:rsidRPr="004A7A22">
              <w:rPr>
                <w:sz w:val="20"/>
                <w:szCs w:val="20"/>
              </w:rPr>
              <w:t>제한</w:t>
            </w:r>
          </w:p>
        </w:tc>
        <w:tc>
          <w:tcPr>
            <w:tcW w:w="1274" w:type="dxa"/>
            <w:tcMar>
              <w:top w:w="0" w:type="dxa"/>
              <w:left w:w="108" w:type="dxa"/>
              <w:bottom w:w="0" w:type="dxa"/>
              <w:right w:w="108" w:type="dxa"/>
            </w:tcMar>
            <w:vAlign w:val="center"/>
          </w:tcPr>
          <w:p w14:paraId="5D5AB554" w14:textId="77777777" w:rsidR="00026A7E" w:rsidRPr="004A7A22" w:rsidRDefault="00026A7E" w:rsidP="0091358C">
            <w:pPr>
              <w:spacing w:line="280" w:lineRule="atLeast"/>
              <w:rPr>
                <w:color w:val="000000"/>
                <w:sz w:val="20"/>
                <w:szCs w:val="20"/>
              </w:rPr>
            </w:pPr>
            <w:r w:rsidRPr="004A7A22">
              <w:rPr>
                <w:sz w:val="20"/>
                <w:szCs w:val="20"/>
              </w:rPr>
              <w:t>과태료</w:t>
            </w:r>
          </w:p>
        </w:tc>
        <w:tc>
          <w:tcPr>
            <w:tcW w:w="1366" w:type="dxa"/>
            <w:vAlign w:val="center"/>
          </w:tcPr>
          <w:p w14:paraId="7BEB3C4A" w14:textId="77777777" w:rsidR="00026A7E" w:rsidRPr="004A7A22" w:rsidRDefault="00026A7E" w:rsidP="0091358C">
            <w:pPr>
              <w:spacing w:line="280" w:lineRule="atLeast"/>
              <w:rPr>
                <w:color w:val="000000"/>
                <w:sz w:val="20"/>
                <w:szCs w:val="20"/>
              </w:rPr>
            </w:pPr>
            <w:r w:rsidRPr="004A7A22">
              <w:rPr>
                <w:sz w:val="20"/>
                <w:szCs w:val="20"/>
              </w:rPr>
              <w:t>2017.12. 01.</w:t>
            </w:r>
          </w:p>
        </w:tc>
      </w:tr>
      <w:tr w:rsidR="00026A7E" w:rsidRPr="00CB2B3F" w14:paraId="6137A523" w14:textId="77777777" w:rsidTr="0091358C">
        <w:trPr>
          <w:trHeight w:val="340"/>
        </w:trPr>
        <w:tc>
          <w:tcPr>
            <w:tcW w:w="511" w:type="dxa"/>
            <w:shd w:val="clear" w:color="auto" w:fill="F2F2F2" w:themeFill="background1" w:themeFillShade="F2"/>
            <w:vAlign w:val="center"/>
          </w:tcPr>
          <w:p w14:paraId="42FBE05C"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24</w:t>
            </w:r>
          </w:p>
        </w:tc>
        <w:tc>
          <w:tcPr>
            <w:tcW w:w="1662" w:type="dxa"/>
            <w:tcMar>
              <w:top w:w="0" w:type="dxa"/>
              <w:left w:w="108" w:type="dxa"/>
              <w:bottom w:w="0" w:type="dxa"/>
              <w:right w:w="108" w:type="dxa"/>
            </w:tcMar>
            <w:vAlign w:val="center"/>
          </w:tcPr>
          <w:p w14:paraId="53DB07FB" w14:textId="77777777" w:rsidR="00026A7E" w:rsidRPr="004A7A22" w:rsidRDefault="00026A7E" w:rsidP="0091358C">
            <w:pPr>
              <w:spacing w:line="280" w:lineRule="atLeast"/>
              <w:rPr>
                <w:color w:val="000000"/>
                <w:sz w:val="20"/>
                <w:szCs w:val="20"/>
              </w:rPr>
            </w:pPr>
            <w:r w:rsidRPr="004A7A22">
              <w:rPr>
                <w:sz w:val="20"/>
                <w:szCs w:val="20"/>
              </w:rPr>
              <w:t>관세청</w:t>
            </w:r>
            <w:r w:rsidRPr="004A7A22">
              <w:rPr>
                <w:sz w:val="20"/>
                <w:szCs w:val="20"/>
              </w:rPr>
              <w:t xml:space="preserve"> </w:t>
            </w:r>
            <w:r w:rsidRPr="004A7A22">
              <w:rPr>
                <w:sz w:val="20"/>
                <w:szCs w:val="20"/>
              </w:rPr>
              <w:t>인천세관</w:t>
            </w:r>
          </w:p>
        </w:tc>
        <w:tc>
          <w:tcPr>
            <w:tcW w:w="1582" w:type="dxa"/>
            <w:vAlign w:val="center"/>
          </w:tcPr>
          <w:p w14:paraId="14CE0ADE" w14:textId="77777777" w:rsidR="00026A7E" w:rsidRPr="004A7A22" w:rsidRDefault="00026A7E" w:rsidP="0091358C">
            <w:pPr>
              <w:spacing w:line="280" w:lineRule="atLeast"/>
              <w:rPr>
                <w:color w:val="000000"/>
                <w:sz w:val="20"/>
                <w:szCs w:val="20"/>
              </w:rPr>
            </w:pPr>
            <w:r w:rsidRPr="004A7A22">
              <w:rPr>
                <w:sz w:val="20"/>
                <w:szCs w:val="20"/>
              </w:rPr>
              <w:t>관세법</w:t>
            </w:r>
            <w:r w:rsidRPr="004A7A22">
              <w:rPr>
                <w:sz w:val="20"/>
                <w:szCs w:val="20"/>
              </w:rPr>
              <w:t xml:space="preserve"> </w:t>
            </w:r>
          </w:p>
        </w:tc>
        <w:tc>
          <w:tcPr>
            <w:tcW w:w="2337" w:type="dxa"/>
            <w:vAlign w:val="center"/>
          </w:tcPr>
          <w:p w14:paraId="3F83A297" w14:textId="77777777" w:rsidR="00026A7E" w:rsidRPr="004A7A22" w:rsidRDefault="00026A7E" w:rsidP="0091358C">
            <w:pPr>
              <w:spacing w:line="280" w:lineRule="atLeast"/>
              <w:rPr>
                <w:color w:val="000000"/>
                <w:sz w:val="20"/>
                <w:szCs w:val="20"/>
              </w:rPr>
            </w:pPr>
            <w:r w:rsidRPr="004A7A22">
              <w:rPr>
                <w:sz w:val="20"/>
                <w:szCs w:val="20"/>
              </w:rPr>
              <w:t>수입신고수리후</w:t>
            </w:r>
            <w:r w:rsidRPr="004A7A22">
              <w:rPr>
                <w:sz w:val="20"/>
                <w:szCs w:val="20"/>
              </w:rPr>
              <w:t xml:space="preserve"> </w:t>
            </w:r>
            <w:r w:rsidRPr="004A7A22">
              <w:rPr>
                <w:sz w:val="20"/>
                <w:szCs w:val="20"/>
              </w:rPr>
              <w:t>반출기간경과</w:t>
            </w:r>
          </w:p>
        </w:tc>
        <w:tc>
          <w:tcPr>
            <w:tcW w:w="1274" w:type="dxa"/>
            <w:tcMar>
              <w:top w:w="0" w:type="dxa"/>
              <w:left w:w="108" w:type="dxa"/>
              <w:bottom w:w="0" w:type="dxa"/>
              <w:right w:w="108" w:type="dxa"/>
            </w:tcMar>
            <w:vAlign w:val="center"/>
          </w:tcPr>
          <w:p w14:paraId="380160AF" w14:textId="77777777" w:rsidR="00026A7E" w:rsidRPr="004A7A22" w:rsidRDefault="00026A7E" w:rsidP="0091358C">
            <w:pPr>
              <w:spacing w:line="280" w:lineRule="atLeast"/>
              <w:rPr>
                <w:color w:val="000000"/>
                <w:sz w:val="20"/>
                <w:szCs w:val="20"/>
              </w:rPr>
            </w:pPr>
            <w:r w:rsidRPr="004A7A22">
              <w:rPr>
                <w:sz w:val="20"/>
                <w:szCs w:val="20"/>
              </w:rPr>
              <w:t>이행강제금</w:t>
            </w:r>
          </w:p>
        </w:tc>
        <w:tc>
          <w:tcPr>
            <w:tcW w:w="1366" w:type="dxa"/>
            <w:vAlign w:val="center"/>
          </w:tcPr>
          <w:p w14:paraId="27E6EDA5" w14:textId="77777777" w:rsidR="00026A7E" w:rsidRPr="004A7A22" w:rsidRDefault="00026A7E" w:rsidP="0091358C">
            <w:pPr>
              <w:spacing w:line="280" w:lineRule="atLeast"/>
              <w:rPr>
                <w:color w:val="000000"/>
                <w:sz w:val="20"/>
                <w:szCs w:val="20"/>
              </w:rPr>
            </w:pPr>
            <w:r w:rsidRPr="004A7A22">
              <w:rPr>
                <w:sz w:val="20"/>
                <w:szCs w:val="20"/>
              </w:rPr>
              <w:t>2018.02. 21.</w:t>
            </w:r>
          </w:p>
        </w:tc>
      </w:tr>
      <w:tr w:rsidR="00026A7E" w:rsidRPr="00CB2B3F" w14:paraId="05942BA9" w14:textId="77777777" w:rsidTr="0091358C">
        <w:trPr>
          <w:trHeight w:val="340"/>
        </w:trPr>
        <w:tc>
          <w:tcPr>
            <w:tcW w:w="511" w:type="dxa"/>
            <w:shd w:val="clear" w:color="auto" w:fill="F2F2F2" w:themeFill="background1" w:themeFillShade="F2"/>
            <w:vAlign w:val="center"/>
          </w:tcPr>
          <w:p w14:paraId="2EC71385" w14:textId="77777777" w:rsidR="00026A7E" w:rsidRPr="004A7A22" w:rsidRDefault="00026A7E" w:rsidP="0091358C">
            <w:pPr>
              <w:spacing w:line="280" w:lineRule="atLeast"/>
              <w:jc w:val="center"/>
              <w:rPr>
                <w:color w:val="000000"/>
                <w:sz w:val="20"/>
                <w:szCs w:val="20"/>
              </w:rPr>
            </w:pPr>
            <w:r w:rsidRPr="004A7A22">
              <w:rPr>
                <w:rFonts w:eastAsia="맑은 고딕"/>
                <w:color w:val="000000"/>
                <w:sz w:val="20"/>
                <w:szCs w:val="20"/>
              </w:rPr>
              <w:t>25</w:t>
            </w:r>
          </w:p>
        </w:tc>
        <w:tc>
          <w:tcPr>
            <w:tcW w:w="1662" w:type="dxa"/>
            <w:tcMar>
              <w:top w:w="0" w:type="dxa"/>
              <w:left w:w="108" w:type="dxa"/>
              <w:bottom w:w="0" w:type="dxa"/>
              <w:right w:w="108" w:type="dxa"/>
            </w:tcMar>
            <w:vAlign w:val="center"/>
          </w:tcPr>
          <w:p w14:paraId="2644AD0F" w14:textId="77777777" w:rsidR="00026A7E" w:rsidRPr="004A7A22" w:rsidRDefault="00026A7E" w:rsidP="0091358C">
            <w:pPr>
              <w:spacing w:line="280" w:lineRule="atLeast"/>
              <w:rPr>
                <w:color w:val="000000"/>
                <w:sz w:val="20"/>
                <w:szCs w:val="20"/>
              </w:rPr>
            </w:pPr>
            <w:r w:rsidRPr="004A7A22">
              <w:rPr>
                <w:sz w:val="20"/>
                <w:szCs w:val="20"/>
              </w:rPr>
              <w:t>공정거래위원회</w:t>
            </w:r>
            <w:r w:rsidRPr="004A7A22">
              <w:rPr>
                <w:sz w:val="20"/>
                <w:szCs w:val="20"/>
              </w:rPr>
              <w:t xml:space="preserve"> </w:t>
            </w:r>
          </w:p>
        </w:tc>
        <w:tc>
          <w:tcPr>
            <w:tcW w:w="1582" w:type="dxa"/>
            <w:vAlign w:val="center"/>
          </w:tcPr>
          <w:p w14:paraId="33AFE6D3" w14:textId="77777777" w:rsidR="00026A7E" w:rsidRPr="004A7A22" w:rsidRDefault="00026A7E" w:rsidP="0091358C">
            <w:pPr>
              <w:spacing w:line="280" w:lineRule="atLeast"/>
              <w:rPr>
                <w:color w:val="000000"/>
                <w:sz w:val="20"/>
                <w:szCs w:val="20"/>
              </w:rPr>
            </w:pPr>
            <w:r w:rsidRPr="004A7A22">
              <w:rPr>
                <w:sz w:val="20"/>
                <w:szCs w:val="20"/>
              </w:rPr>
              <w:t>하도급법</w:t>
            </w:r>
          </w:p>
        </w:tc>
        <w:tc>
          <w:tcPr>
            <w:tcW w:w="2337" w:type="dxa"/>
            <w:vAlign w:val="center"/>
          </w:tcPr>
          <w:p w14:paraId="7E370657" w14:textId="77777777" w:rsidR="00026A7E" w:rsidRPr="004A7A22" w:rsidRDefault="00026A7E" w:rsidP="0091358C">
            <w:pPr>
              <w:spacing w:line="280" w:lineRule="atLeast"/>
              <w:rPr>
                <w:color w:val="000000"/>
                <w:sz w:val="20"/>
                <w:szCs w:val="20"/>
              </w:rPr>
            </w:pPr>
            <w:proofErr w:type="spellStart"/>
            <w:r w:rsidRPr="004A7A22">
              <w:rPr>
                <w:sz w:val="20"/>
                <w:szCs w:val="20"/>
              </w:rPr>
              <w:t>서면미발급</w:t>
            </w:r>
            <w:proofErr w:type="spellEnd"/>
          </w:p>
        </w:tc>
        <w:tc>
          <w:tcPr>
            <w:tcW w:w="1274" w:type="dxa"/>
            <w:tcMar>
              <w:top w:w="0" w:type="dxa"/>
              <w:left w:w="108" w:type="dxa"/>
              <w:bottom w:w="0" w:type="dxa"/>
              <w:right w:w="108" w:type="dxa"/>
            </w:tcMar>
            <w:vAlign w:val="center"/>
          </w:tcPr>
          <w:p w14:paraId="1FFB21B5" w14:textId="77777777" w:rsidR="00026A7E" w:rsidRPr="004A7A22" w:rsidRDefault="00026A7E" w:rsidP="0091358C">
            <w:pPr>
              <w:spacing w:line="280" w:lineRule="atLeast"/>
              <w:rPr>
                <w:color w:val="000000"/>
                <w:sz w:val="20"/>
                <w:szCs w:val="20"/>
              </w:rPr>
            </w:pPr>
            <w:r w:rsidRPr="004A7A22">
              <w:rPr>
                <w:sz w:val="20"/>
                <w:szCs w:val="20"/>
              </w:rPr>
              <w:t>합의</w:t>
            </w:r>
          </w:p>
        </w:tc>
        <w:tc>
          <w:tcPr>
            <w:tcW w:w="1366" w:type="dxa"/>
            <w:vAlign w:val="center"/>
          </w:tcPr>
          <w:p w14:paraId="0048D807" w14:textId="77777777" w:rsidR="00026A7E" w:rsidRPr="004A7A22" w:rsidRDefault="00026A7E" w:rsidP="0091358C">
            <w:pPr>
              <w:spacing w:line="280" w:lineRule="atLeast"/>
              <w:rPr>
                <w:color w:val="000000"/>
                <w:sz w:val="20"/>
                <w:szCs w:val="20"/>
              </w:rPr>
            </w:pPr>
            <w:r w:rsidRPr="004A7A22">
              <w:rPr>
                <w:sz w:val="20"/>
                <w:szCs w:val="20"/>
              </w:rPr>
              <w:t>2019. 01. 11.</w:t>
            </w:r>
          </w:p>
        </w:tc>
      </w:tr>
    </w:tbl>
    <w:p w14:paraId="205B9ED5" w14:textId="77777777" w:rsidR="00026A7E" w:rsidRPr="00CB2B3F" w:rsidRDefault="00026A7E" w:rsidP="00026A7E">
      <w:pPr>
        <w:pStyle w:val="a5"/>
        <w:spacing w:after="240"/>
        <w:ind w:leftChars="0" w:left="907"/>
        <w:rPr>
          <w:szCs w:val="22"/>
        </w:rPr>
      </w:pPr>
    </w:p>
    <w:p w14:paraId="75E90836" w14:textId="77777777" w:rsidR="00026A7E" w:rsidRPr="00CB2B3F" w:rsidRDefault="00026A7E" w:rsidP="00026A7E">
      <w:pPr>
        <w:pStyle w:val="a5"/>
        <w:numPr>
          <w:ilvl w:val="0"/>
          <w:numId w:val="31"/>
        </w:numPr>
        <w:spacing w:after="240"/>
        <w:ind w:leftChars="0"/>
        <w:rPr>
          <w:b/>
          <w:szCs w:val="22"/>
        </w:rPr>
      </w:pPr>
      <w:r w:rsidRPr="00CB2B3F">
        <w:rPr>
          <w:b/>
          <w:szCs w:val="22"/>
        </w:rPr>
        <w:t>분석</w:t>
      </w:r>
    </w:p>
    <w:p w14:paraId="07ECE76F" w14:textId="77777777" w:rsidR="00026A7E" w:rsidRPr="00CB2B3F" w:rsidRDefault="00026A7E" w:rsidP="00026A7E">
      <w:pPr>
        <w:pStyle w:val="a5"/>
        <w:spacing w:after="240"/>
        <w:ind w:leftChars="0" w:left="907"/>
        <w:rPr>
          <w:szCs w:val="22"/>
        </w:rPr>
      </w:pPr>
      <w:r w:rsidRPr="00CB2B3F">
        <w:rPr>
          <w:szCs w:val="22"/>
        </w:rPr>
        <w:t>위</w:t>
      </w:r>
      <w:r w:rsidRPr="00CB2B3F">
        <w:rPr>
          <w:szCs w:val="22"/>
        </w:rPr>
        <w:t xml:space="preserve"> </w:t>
      </w:r>
      <w:r w:rsidRPr="00CB2B3F">
        <w:rPr>
          <w:szCs w:val="22"/>
        </w:rPr>
        <w:t>최근</w:t>
      </w:r>
      <w:r w:rsidRPr="00CB2B3F">
        <w:rPr>
          <w:szCs w:val="22"/>
        </w:rPr>
        <w:t xml:space="preserve"> 5</w:t>
      </w:r>
      <w:r w:rsidRPr="00CB2B3F">
        <w:rPr>
          <w:szCs w:val="22"/>
        </w:rPr>
        <w:t>년간</w:t>
      </w:r>
      <w:r w:rsidRPr="00CB2B3F">
        <w:rPr>
          <w:szCs w:val="22"/>
        </w:rPr>
        <w:t xml:space="preserve"> </w:t>
      </w:r>
      <w:proofErr w:type="spellStart"/>
      <w:r w:rsidRPr="00CB2B3F">
        <w:rPr>
          <w:szCs w:val="22"/>
        </w:rPr>
        <w:t>법위반</w:t>
      </w:r>
      <w:proofErr w:type="spellEnd"/>
      <w:r w:rsidRPr="00CB2B3F">
        <w:rPr>
          <w:szCs w:val="22"/>
        </w:rPr>
        <w:t xml:space="preserve"> </w:t>
      </w:r>
      <w:r w:rsidRPr="00CB2B3F">
        <w:rPr>
          <w:szCs w:val="22"/>
        </w:rPr>
        <w:t>내역</w:t>
      </w:r>
      <w:r w:rsidRPr="00CB2B3F">
        <w:rPr>
          <w:szCs w:val="22"/>
        </w:rPr>
        <w:t xml:space="preserve"> </w:t>
      </w:r>
      <w:r w:rsidRPr="00CB2B3F">
        <w:rPr>
          <w:szCs w:val="22"/>
        </w:rPr>
        <w:t>중</w:t>
      </w:r>
      <w:r w:rsidRPr="00CB2B3F">
        <w:rPr>
          <w:szCs w:val="22"/>
        </w:rPr>
        <w:t xml:space="preserve">, </w:t>
      </w:r>
      <w:proofErr w:type="spellStart"/>
      <w:r w:rsidRPr="00CB2B3F">
        <w:rPr>
          <w:szCs w:val="22"/>
        </w:rPr>
        <w:t>불법옥외광고물</w:t>
      </w:r>
      <w:proofErr w:type="spellEnd"/>
      <w:r w:rsidRPr="00CB2B3F">
        <w:rPr>
          <w:szCs w:val="22"/>
        </w:rPr>
        <w:t xml:space="preserve"> </w:t>
      </w:r>
      <w:r w:rsidRPr="00CB2B3F">
        <w:rPr>
          <w:szCs w:val="22"/>
        </w:rPr>
        <w:t>등</w:t>
      </w:r>
      <w:r w:rsidRPr="00CB2B3F">
        <w:rPr>
          <w:szCs w:val="22"/>
        </w:rPr>
        <w:t xml:space="preserve"> </w:t>
      </w:r>
      <w:r w:rsidRPr="00CB2B3F">
        <w:rPr>
          <w:szCs w:val="22"/>
        </w:rPr>
        <w:t>관련</w:t>
      </w:r>
      <w:r w:rsidRPr="00CB2B3F">
        <w:rPr>
          <w:szCs w:val="22"/>
        </w:rPr>
        <w:t xml:space="preserve"> </w:t>
      </w:r>
      <w:r w:rsidRPr="00CB2B3F">
        <w:rPr>
          <w:szCs w:val="22"/>
        </w:rPr>
        <w:t>표시광고법</w:t>
      </w:r>
      <w:r w:rsidRPr="00CB2B3F">
        <w:rPr>
          <w:szCs w:val="22"/>
        </w:rPr>
        <w:t xml:space="preserve"> </w:t>
      </w:r>
      <w:r w:rsidRPr="00CB2B3F">
        <w:rPr>
          <w:szCs w:val="22"/>
        </w:rPr>
        <w:t>위반</w:t>
      </w:r>
      <w:r w:rsidRPr="00CB2B3F">
        <w:rPr>
          <w:szCs w:val="22"/>
        </w:rPr>
        <w:t xml:space="preserve"> </w:t>
      </w:r>
      <w:r w:rsidRPr="00CB2B3F">
        <w:rPr>
          <w:szCs w:val="22"/>
        </w:rPr>
        <w:t>사건이</w:t>
      </w:r>
      <w:r w:rsidRPr="00CB2B3F">
        <w:rPr>
          <w:szCs w:val="22"/>
        </w:rPr>
        <w:t xml:space="preserve"> </w:t>
      </w:r>
      <w:r w:rsidRPr="00CB2B3F">
        <w:rPr>
          <w:szCs w:val="22"/>
        </w:rPr>
        <w:t>일부</w:t>
      </w:r>
      <w:r w:rsidRPr="00CB2B3F">
        <w:rPr>
          <w:szCs w:val="22"/>
        </w:rPr>
        <w:t xml:space="preserve"> </w:t>
      </w:r>
      <w:r w:rsidRPr="00CB2B3F">
        <w:rPr>
          <w:szCs w:val="22"/>
        </w:rPr>
        <w:t>있었던</w:t>
      </w:r>
      <w:r w:rsidRPr="00CB2B3F">
        <w:rPr>
          <w:szCs w:val="22"/>
        </w:rPr>
        <w:t xml:space="preserve"> </w:t>
      </w:r>
      <w:r w:rsidRPr="00CB2B3F">
        <w:rPr>
          <w:szCs w:val="22"/>
        </w:rPr>
        <w:t>것으로</w:t>
      </w:r>
      <w:r w:rsidRPr="00CB2B3F">
        <w:rPr>
          <w:szCs w:val="22"/>
        </w:rPr>
        <w:t xml:space="preserve"> </w:t>
      </w:r>
      <w:r w:rsidRPr="00CB2B3F">
        <w:rPr>
          <w:szCs w:val="22"/>
        </w:rPr>
        <w:t>보이며</w:t>
      </w:r>
      <w:r w:rsidRPr="00CB2B3F">
        <w:rPr>
          <w:szCs w:val="22"/>
        </w:rPr>
        <w:t xml:space="preserve">, </w:t>
      </w:r>
      <w:r w:rsidRPr="00CB2B3F">
        <w:rPr>
          <w:szCs w:val="22"/>
        </w:rPr>
        <w:t>반복</w:t>
      </w:r>
      <w:r w:rsidRPr="00CB2B3F">
        <w:rPr>
          <w:szCs w:val="22"/>
        </w:rPr>
        <w:t xml:space="preserve"> </w:t>
      </w:r>
      <w:r w:rsidRPr="00CB2B3F">
        <w:rPr>
          <w:szCs w:val="22"/>
        </w:rPr>
        <w:t>가능하거나</w:t>
      </w:r>
      <w:r w:rsidRPr="00CB2B3F">
        <w:rPr>
          <w:szCs w:val="22"/>
        </w:rPr>
        <w:t xml:space="preserve"> </w:t>
      </w:r>
      <w:r w:rsidRPr="00CB2B3F">
        <w:rPr>
          <w:szCs w:val="22"/>
        </w:rPr>
        <w:t>회사</w:t>
      </w:r>
      <w:r w:rsidRPr="00CB2B3F">
        <w:rPr>
          <w:szCs w:val="22"/>
        </w:rPr>
        <w:t xml:space="preserve"> </w:t>
      </w:r>
      <w:r w:rsidRPr="00CB2B3F">
        <w:rPr>
          <w:szCs w:val="22"/>
        </w:rPr>
        <w:t>사업</w:t>
      </w:r>
      <w:r w:rsidRPr="00CB2B3F">
        <w:rPr>
          <w:szCs w:val="22"/>
        </w:rPr>
        <w:t xml:space="preserve"> </w:t>
      </w:r>
      <w:r w:rsidRPr="00CB2B3F">
        <w:rPr>
          <w:szCs w:val="22"/>
        </w:rPr>
        <w:t>영위에</w:t>
      </w:r>
      <w:r w:rsidRPr="00CB2B3F">
        <w:rPr>
          <w:szCs w:val="22"/>
        </w:rPr>
        <w:t xml:space="preserve"> </w:t>
      </w:r>
      <w:r w:rsidRPr="00CB2B3F">
        <w:rPr>
          <w:szCs w:val="22"/>
        </w:rPr>
        <w:t>큰</w:t>
      </w:r>
      <w:r w:rsidRPr="00CB2B3F">
        <w:rPr>
          <w:szCs w:val="22"/>
        </w:rPr>
        <w:t xml:space="preserve"> </w:t>
      </w:r>
      <w:r w:rsidRPr="00CB2B3F">
        <w:rPr>
          <w:szCs w:val="22"/>
        </w:rPr>
        <w:t>리스크를</w:t>
      </w:r>
      <w:r w:rsidRPr="00CB2B3F">
        <w:rPr>
          <w:szCs w:val="22"/>
        </w:rPr>
        <w:t xml:space="preserve"> </w:t>
      </w:r>
      <w:r w:rsidRPr="00CB2B3F">
        <w:rPr>
          <w:szCs w:val="22"/>
        </w:rPr>
        <w:t>미칠</w:t>
      </w:r>
      <w:r w:rsidRPr="00CB2B3F">
        <w:rPr>
          <w:szCs w:val="22"/>
        </w:rPr>
        <w:t xml:space="preserve"> </w:t>
      </w:r>
      <w:r w:rsidRPr="00CB2B3F">
        <w:rPr>
          <w:szCs w:val="22"/>
        </w:rPr>
        <w:t>사건은</w:t>
      </w:r>
      <w:r w:rsidRPr="00CB2B3F">
        <w:rPr>
          <w:szCs w:val="22"/>
        </w:rPr>
        <w:t xml:space="preserve"> </w:t>
      </w:r>
      <w:r w:rsidRPr="00CB2B3F">
        <w:rPr>
          <w:szCs w:val="22"/>
        </w:rPr>
        <w:t>보이지</w:t>
      </w:r>
      <w:r w:rsidRPr="00CB2B3F">
        <w:rPr>
          <w:szCs w:val="22"/>
        </w:rPr>
        <w:t xml:space="preserve"> </w:t>
      </w:r>
      <w:r w:rsidRPr="00CB2B3F">
        <w:rPr>
          <w:szCs w:val="22"/>
        </w:rPr>
        <w:t>않는</w:t>
      </w:r>
      <w:r w:rsidRPr="00CB2B3F">
        <w:rPr>
          <w:szCs w:val="22"/>
        </w:rPr>
        <w:t xml:space="preserve"> </w:t>
      </w:r>
      <w:r w:rsidRPr="00CB2B3F">
        <w:rPr>
          <w:szCs w:val="22"/>
        </w:rPr>
        <w:t>것으로</w:t>
      </w:r>
      <w:r w:rsidRPr="00CB2B3F">
        <w:rPr>
          <w:szCs w:val="22"/>
        </w:rPr>
        <w:t xml:space="preserve"> </w:t>
      </w:r>
      <w:r w:rsidRPr="00CB2B3F">
        <w:rPr>
          <w:szCs w:val="22"/>
        </w:rPr>
        <w:t>이해됨</w:t>
      </w:r>
      <w:r w:rsidRPr="00CB2B3F">
        <w:rPr>
          <w:szCs w:val="22"/>
        </w:rPr>
        <w:t xml:space="preserve">. </w:t>
      </w:r>
    </w:p>
    <w:p w14:paraId="26774719" w14:textId="77777777" w:rsidR="00026A7E" w:rsidRPr="00CB2B3F" w:rsidRDefault="00026A7E" w:rsidP="00026A7E">
      <w:pPr>
        <w:pStyle w:val="a5"/>
        <w:spacing w:after="240"/>
        <w:ind w:leftChars="0" w:left="907"/>
        <w:rPr>
          <w:szCs w:val="22"/>
        </w:rPr>
      </w:pPr>
    </w:p>
    <w:p w14:paraId="48EF3F48" w14:textId="77777777" w:rsidR="00026A7E" w:rsidRPr="00D464D8" w:rsidRDefault="00026A7E" w:rsidP="00026A7E">
      <w:pPr>
        <w:pStyle w:val="a5"/>
        <w:numPr>
          <w:ilvl w:val="0"/>
          <w:numId w:val="26"/>
        </w:numPr>
        <w:spacing w:before="240" w:after="240"/>
        <w:ind w:leftChars="0"/>
        <w:outlineLvl w:val="1"/>
        <w:rPr>
          <w:b/>
          <w:color w:val="5D2A2C" w:themeColor="text2"/>
          <w:sz w:val="24"/>
        </w:rPr>
      </w:pPr>
      <w:r w:rsidRPr="00D464D8">
        <w:rPr>
          <w:b/>
          <w:color w:val="5D2A2C" w:themeColor="text2"/>
          <w:sz w:val="24"/>
        </w:rPr>
        <w:t>신입사원에</w:t>
      </w:r>
      <w:r w:rsidRPr="00D464D8">
        <w:rPr>
          <w:b/>
          <w:color w:val="5D2A2C" w:themeColor="text2"/>
          <w:sz w:val="24"/>
        </w:rPr>
        <w:t xml:space="preserve"> </w:t>
      </w:r>
      <w:r w:rsidRPr="00D464D8">
        <w:rPr>
          <w:b/>
          <w:color w:val="5D2A2C" w:themeColor="text2"/>
          <w:sz w:val="24"/>
        </w:rPr>
        <w:t>대한</w:t>
      </w:r>
      <w:r w:rsidRPr="00D464D8">
        <w:rPr>
          <w:b/>
          <w:color w:val="5D2A2C" w:themeColor="text2"/>
          <w:sz w:val="24"/>
        </w:rPr>
        <w:t xml:space="preserve"> </w:t>
      </w:r>
      <w:r w:rsidRPr="00D464D8">
        <w:rPr>
          <w:b/>
          <w:color w:val="5D2A2C" w:themeColor="text2"/>
          <w:sz w:val="24"/>
        </w:rPr>
        <w:t>성폭행</w:t>
      </w:r>
      <w:r w:rsidRPr="00D464D8">
        <w:rPr>
          <w:b/>
          <w:color w:val="5D2A2C" w:themeColor="text2"/>
          <w:sz w:val="24"/>
        </w:rPr>
        <w:t xml:space="preserve"> </w:t>
      </w:r>
      <w:r w:rsidRPr="00D464D8">
        <w:rPr>
          <w:b/>
          <w:color w:val="5D2A2C" w:themeColor="text2"/>
          <w:sz w:val="24"/>
        </w:rPr>
        <w:t>사건</w:t>
      </w:r>
    </w:p>
    <w:p w14:paraId="1D5B85A6" w14:textId="77777777" w:rsidR="00026A7E" w:rsidRPr="00CB2B3F" w:rsidRDefault="00026A7E" w:rsidP="00026A7E">
      <w:pPr>
        <w:pStyle w:val="a5"/>
        <w:numPr>
          <w:ilvl w:val="0"/>
          <w:numId w:val="84"/>
        </w:numPr>
        <w:spacing w:after="240"/>
        <w:ind w:leftChars="0"/>
        <w:rPr>
          <w:b/>
          <w:szCs w:val="22"/>
        </w:rPr>
      </w:pPr>
      <w:r w:rsidRPr="00CB2B3F">
        <w:rPr>
          <w:b/>
          <w:szCs w:val="22"/>
        </w:rPr>
        <w:t>사실관계</w:t>
      </w:r>
      <w:r>
        <w:rPr>
          <w:rFonts w:hint="eastAsia"/>
          <w:b/>
          <w:szCs w:val="22"/>
        </w:rPr>
        <w:t xml:space="preserve"> </w:t>
      </w:r>
    </w:p>
    <w:p w14:paraId="5B22F8A3" w14:textId="77777777" w:rsidR="00026A7E" w:rsidRPr="00CB2B3F" w:rsidRDefault="00026A7E" w:rsidP="00026A7E">
      <w:pPr>
        <w:pStyle w:val="a5"/>
        <w:spacing w:after="240"/>
        <w:ind w:leftChars="0" w:left="907"/>
        <w:rPr>
          <w:szCs w:val="22"/>
        </w:rPr>
      </w:pPr>
      <w:r w:rsidRPr="00CB2B3F">
        <w:rPr>
          <w:szCs w:val="22"/>
        </w:rPr>
        <w:t>언론보도</w:t>
      </w:r>
      <w:r w:rsidRPr="00CB2B3F">
        <w:rPr>
          <w:szCs w:val="22"/>
        </w:rPr>
        <w:t xml:space="preserve"> </w:t>
      </w:r>
      <w:r w:rsidRPr="00CB2B3F">
        <w:rPr>
          <w:szCs w:val="22"/>
        </w:rPr>
        <w:t>및</w:t>
      </w:r>
      <w:r w:rsidRPr="00CB2B3F">
        <w:rPr>
          <w:szCs w:val="22"/>
        </w:rPr>
        <w:t xml:space="preserve"> </w:t>
      </w:r>
      <w:r w:rsidRPr="00CB2B3F">
        <w:rPr>
          <w:szCs w:val="22"/>
        </w:rPr>
        <w:t>제공된</w:t>
      </w:r>
      <w:r w:rsidRPr="00CB2B3F">
        <w:rPr>
          <w:szCs w:val="22"/>
        </w:rPr>
        <w:t xml:space="preserve"> </w:t>
      </w:r>
      <w:r w:rsidRPr="00CB2B3F">
        <w:rPr>
          <w:szCs w:val="22"/>
        </w:rPr>
        <w:t>자료에</w:t>
      </w:r>
      <w:r w:rsidRPr="00CB2B3F">
        <w:rPr>
          <w:szCs w:val="22"/>
        </w:rPr>
        <w:t xml:space="preserve"> </w:t>
      </w:r>
      <w:r w:rsidRPr="00CB2B3F">
        <w:rPr>
          <w:szCs w:val="22"/>
        </w:rPr>
        <w:t>따르면</w:t>
      </w:r>
      <w:r w:rsidRPr="00CB2B3F">
        <w:rPr>
          <w:szCs w:val="22"/>
        </w:rPr>
        <w:t xml:space="preserve"> 2016. 12. 23. ~ 2017. 4. 14. </w:t>
      </w:r>
      <w:r w:rsidRPr="00CB2B3F">
        <w:rPr>
          <w:szCs w:val="22"/>
        </w:rPr>
        <w:t>대상회사의</w:t>
      </w:r>
      <w:r w:rsidRPr="00CB2B3F">
        <w:rPr>
          <w:szCs w:val="22"/>
        </w:rPr>
        <w:t xml:space="preserve"> </w:t>
      </w:r>
      <w:r w:rsidRPr="00CB2B3F">
        <w:rPr>
          <w:szCs w:val="22"/>
        </w:rPr>
        <w:t>신입사원</w:t>
      </w:r>
      <w:r w:rsidRPr="00CB2B3F">
        <w:rPr>
          <w:szCs w:val="22"/>
        </w:rPr>
        <w:t xml:space="preserve"> A</w:t>
      </w:r>
      <w:r w:rsidRPr="00CB2B3F">
        <w:rPr>
          <w:szCs w:val="22"/>
        </w:rPr>
        <w:t>가</w:t>
      </w:r>
      <w:r w:rsidRPr="00CB2B3F">
        <w:rPr>
          <w:szCs w:val="22"/>
        </w:rPr>
        <w:t xml:space="preserve"> </w:t>
      </w:r>
      <w:r w:rsidRPr="00CB2B3F">
        <w:rPr>
          <w:szCs w:val="22"/>
        </w:rPr>
        <w:t>상급자인</w:t>
      </w:r>
      <w:r w:rsidRPr="00CB2B3F">
        <w:rPr>
          <w:szCs w:val="22"/>
        </w:rPr>
        <w:t xml:space="preserve"> </w:t>
      </w:r>
      <w:r w:rsidRPr="00CB2B3F">
        <w:rPr>
          <w:szCs w:val="22"/>
        </w:rPr>
        <w:t>교육담당자</w:t>
      </w:r>
      <w:r w:rsidRPr="00CB2B3F">
        <w:rPr>
          <w:szCs w:val="22"/>
        </w:rPr>
        <w:t xml:space="preserve"> B</w:t>
      </w:r>
      <w:r w:rsidRPr="00CB2B3F">
        <w:rPr>
          <w:szCs w:val="22"/>
        </w:rPr>
        <w:t>로부터</w:t>
      </w:r>
      <w:r w:rsidRPr="00CB2B3F">
        <w:rPr>
          <w:szCs w:val="22"/>
        </w:rPr>
        <w:t xml:space="preserve"> </w:t>
      </w:r>
      <w:r w:rsidRPr="00CB2B3F">
        <w:rPr>
          <w:szCs w:val="22"/>
        </w:rPr>
        <w:t>성폭행을</w:t>
      </w:r>
      <w:r w:rsidRPr="00CB2B3F">
        <w:rPr>
          <w:szCs w:val="22"/>
        </w:rPr>
        <w:t xml:space="preserve"> </w:t>
      </w:r>
      <w:r w:rsidRPr="00CB2B3F">
        <w:rPr>
          <w:szCs w:val="22"/>
        </w:rPr>
        <w:t>당하고</w:t>
      </w:r>
      <w:r w:rsidRPr="00CB2B3F">
        <w:rPr>
          <w:szCs w:val="22"/>
        </w:rPr>
        <w:t xml:space="preserve">, </w:t>
      </w:r>
      <w:r w:rsidRPr="00CB2B3F">
        <w:rPr>
          <w:szCs w:val="22"/>
        </w:rPr>
        <w:t>이를</w:t>
      </w:r>
      <w:r w:rsidRPr="00CB2B3F">
        <w:rPr>
          <w:szCs w:val="22"/>
        </w:rPr>
        <w:t xml:space="preserve"> </w:t>
      </w:r>
      <w:r w:rsidRPr="00CB2B3F">
        <w:rPr>
          <w:szCs w:val="22"/>
        </w:rPr>
        <w:t>인사팀장</w:t>
      </w:r>
      <w:r w:rsidRPr="00CB2B3F">
        <w:rPr>
          <w:szCs w:val="22"/>
        </w:rPr>
        <w:t xml:space="preserve"> C</w:t>
      </w:r>
      <w:r w:rsidRPr="00CB2B3F">
        <w:rPr>
          <w:szCs w:val="22"/>
        </w:rPr>
        <w:t>에게</w:t>
      </w:r>
      <w:r w:rsidRPr="00CB2B3F">
        <w:rPr>
          <w:szCs w:val="22"/>
        </w:rPr>
        <w:t xml:space="preserve"> </w:t>
      </w:r>
      <w:r w:rsidRPr="00CB2B3F">
        <w:rPr>
          <w:szCs w:val="22"/>
        </w:rPr>
        <w:t>보고하였으나</w:t>
      </w:r>
      <w:r w:rsidRPr="00CB2B3F">
        <w:rPr>
          <w:szCs w:val="22"/>
        </w:rPr>
        <w:t>, C</w:t>
      </w:r>
      <w:r w:rsidRPr="00CB2B3F">
        <w:rPr>
          <w:szCs w:val="22"/>
        </w:rPr>
        <w:t>는</w:t>
      </w:r>
      <w:r w:rsidRPr="00CB2B3F">
        <w:rPr>
          <w:szCs w:val="22"/>
        </w:rPr>
        <w:t xml:space="preserve"> </w:t>
      </w:r>
      <w:r w:rsidRPr="00CB2B3F">
        <w:rPr>
          <w:szCs w:val="22"/>
        </w:rPr>
        <w:t>해당</w:t>
      </w:r>
      <w:r w:rsidRPr="00CB2B3F">
        <w:rPr>
          <w:szCs w:val="22"/>
        </w:rPr>
        <w:t xml:space="preserve"> </w:t>
      </w:r>
      <w:r w:rsidRPr="00CB2B3F">
        <w:rPr>
          <w:szCs w:val="22"/>
        </w:rPr>
        <w:t>신입사원으로</w:t>
      </w:r>
      <w:r w:rsidRPr="00CB2B3F">
        <w:rPr>
          <w:szCs w:val="22"/>
        </w:rPr>
        <w:t xml:space="preserve"> </w:t>
      </w:r>
      <w:r w:rsidRPr="00CB2B3F">
        <w:rPr>
          <w:szCs w:val="22"/>
        </w:rPr>
        <w:t>하여금</w:t>
      </w:r>
      <w:r w:rsidRPr="00CB2B3F">
        <w:rPr>
          <w:szCs w:val="22"/>
        </w:rPr>
        <w:t xml:space="preserve"> </w:t>
      </w:r>
      <w:r w:rsidRPr="00CB2B3F">
        <w:rPr>
          <w:szCs w:val="22"/>
        </w:rPr>
        <w:t>사실과</w:t>
      </w:r>
      <w:r w:rsidRPr="00CB2B3F">
        <w:rPr>
          <w:szCs w:val="22"/>
        </w:rPr>
        <w:t xml:space="preserve"> </w:t>
      </w:r>
      <w:r w:rsidRPr="00CB2B3F">
        <w:rPr>
          <w:szCs w:val="22"/>
        </w:rPr>
        <w:t>다른</w:t>
      </w:r>
      <w:r w:rsidRPr="00CB2B3F">
        <w:rPr>
          <w:szCs w:val="22"/>
        </w:rPr>
        <w:t xml:space="preserve"> </w:t>
      </w:r>
      <w:r w:rsidRPr="00CB2B3F">
        <w:rPr>
          <w:szCs w:val="22"/>
        </w:rPr>
        <w:t>자술서를</w:t>
      </w:r>
      <w:r w:rsidRPr="00CB2B3F">
        <w:rPr>
          <w:szCs w:val="22"/>
        </w:rPr>
        <w:t xml:space="preserve"> </w:t>
      </w:r>
      <w:r w:rsidRPr="00CB2B3F">
        <w:rPr>
          <w:szCs w:val="22"/>
        </w:rPr>
        <w:t>쓰게</w:t>
      </w:r>
      <w:r w:rsidRPr="00CB2B3F">
        <w:rPr>
          <w:szCs w:val="22"/>
        </w:rPr>
        <w:t xml:space="preserve"> </w:t>
      </w:r>
      <w:r w:rsidRPr="00CB2B3F">
        <w:rPr>
          <w:szCs w:val="22"/>
        </w:rPr>
        <w:t>하는</w:t>
      </w:r>
      <w:r w:rsidRPr="00CB2B3F">
        <w:rPr>
          <w:szCs w:val="22"/>
        </w:rPr>
        <w:t xml:space="preserve"> </w:t>
      </w:r>
      <w:r w:rsidRPr="00CB2B3F">
        <w:rPr>
          <w:szCs w:val="22"/>
        </w:rPr>
        <w:t>등</w:t>
      </w:r>
      <w:r w:rsidRPr="00CB2B3F">
        <w:rPr>
          <w:szCs w:val="22"/>
        </w:rPr>
        <w:t xml:space="preserve"> </w:t>
      </w:r>
      <w:r w:rsidRPr="00CB2B3F">
        <w:rPr>
          <w:szCs w:val="22"/>
        </w:rPr>
        <w:t>사건을</w:t>
      </w:r>
      <w:r w:rsidRPr="00CB2B3F">
        <w:rPr>
          <w:szCs w:val="22"/>
        </w:rPr>
        <w:t xml:space="preserve"> </w:t>
      </w:r>
      <w:r w:rsidRPr="00CB2B3F">
        <w:rPr>
          <w:szCs w:val="22"/>
        </w:rPr>
        <w:t>은폐하려고</w:t>
      </w:r>
      <w:r w:rsidRPr="00CB2B3F">
        <w:rPr>
          <w:szCs w:val="22"/>
        </w:rPr>
        <w:t xml:space="preserve"> </w:t>
      </w:r>
      <w:r w:rsidRPr="00CB2B3F">
        <w:rPr>
          <w:szCs w:val="22"/>
        </w:rPr>
        <w:t>하였으며</w:t>
      </w:r>
      <w:r w:rsidRPr="00CB2B3F">
        <w:rPr>
          <w:szCs w:val="22"/>
        </w:rPr>
        <w:t xml:space="preserve">, </w:t>
      </w:r>
      <w:r w:rsidRPr="00CB2B3F">
        <w:rPr>
          <w:szCs w:val="22"/>
        </w:rPr>
        <w:t>이후</w:t>
      </w:r>
      <w:r w:rsidRPr="00CB2B3F">
        <w:rPr>
          <w:szCs w:val="22"/>
        </w:rPr>
        <w:t xml:space="preserve"> C</w:t>
      </w:r>
      <w:r w:rsidRPr="00CB2B3F">
        <w:rPr>
          <w:szCs w:val="22"/>
        </w:rPr>
        <w:t>는</w:t>
      </w:r>
      <w:r w:rsidRPr="00CB2B3F">
        <w:rPr>
          <w:szCs w:val="22"/>
        </w:rPr>
        <w:t xml:space="preserve"> </w:t>
      </w:r>
      <w:r w:rsidRPr="00CB2B3F">
        <w:rPr>
          <w:szCs w:val="22"/>
        </w:rPr>
        <w:t>해당</w:t>
      </w:r>
      <w:r w:rsidRPr="00CB2B3F">
        <w:rPr>
          <w:szCs w:val="22"/>
        </w:rPr>
        <w:t xml:space="preserve"> </w:t>
      </w:r>
      <w:r w:rsidRPr="00CB2B3F">
        <w:rPr>
          <w:szCs w:val="22"/>
        </w:rPr>
        <w:t>신입사원을</w:t>
      </w:r>
      <w:r w:rsidRPr="00CB2B3F">
        <w:rPr>
          <w:szCs w:val="22"/>
        </w:rPr>
        <w:t xml:space="preserve"> </w:t>
      </w:r>
      <w:r w:rsidRPr="00CB2B3F">
        <w:rPr>
          <w:szCs w:val="22"/>
        </w:rPr>
        <w:t>속여</w:t>
      </w:r>
      <w:r w:rsidRPr="00CB2B3F">
        <w:rPr>
          <w:szCs w:val="22"/>
        </w:rPr>
        <w:t xml:space="preserve"> </w:t>
      </w:r>
      <w:r w:rsidRPr="00CB2B3F">
        <w:rPr>
          <w:szCs w:val="22"/>
        </w:rPr>
        <w:t>부산</w:t>
      </w:r>
      <w:r w:rsidRPr="00CB2B3F">
        <w:rPr>
          <w:szCs w:val="22"/>
        </w:rPr>
        <w:t xml:space="preserve"> </w:t>
      </w:r>
      <w:r w:rsidRPr="00CB2B3F">
        <w:rPr>
          <w:szCs w:val="22"/>
        </w:rPr>
        <w:t>소재</w:t>
      </w:r>
      <w:r w:rsidRPr="00CB2B3F">
        <w:rPr>
          <w:szCs w:val="22"/>
        </w:rPr>
        <w:t xml:space="preserve"> </w:t>
      </w:r>
      <w:r w:rsidRPr="00CB2B3F">
        <w:rPr>
          <w:szCs w:val="22"/>
        </w:rPr>
        <w:t>리조트로</w:t>
      </w:r>
      <w:r w:rsidRPr="00CB2B3F">
        <w:rPr>
          <w:szCs w:val="22"/>
        </w:rPr>
        <w:t xml:space="preserve"> </w:t>
      </w:r>
      <w:r w:rsidRPr="00CB2B3F">
        <w:rPr>
          <w:szCs w:val="22"/>
        </w:rPr>
        <w:t>유인한</w:t>
      </w:r>
      <w:r w:rsidRPr="00CB2B3F">
        <w:rPr>
          <w:szCs w:val="22"/>
        </w:rPr>
        <w:t xml:space="preserve"> </w:t>
      </w:r>
      <w:r w:rsidRPr="00CB2B3F">
        <w:rPr>
          <w:szCs w:val="22"/>
        </w:rPr>
        <w:t>뒤</w:t>
      </w:r>
      <w:r w:rsidRPr="00CB2B3F">
        <w:rPr>
          <w:szCs w:val="22"/>
        </w:rPr>
        <w:t xml:space="preserve"> </w:t>
      </w:r>
      <w:r w:rsidRPr="00CB2B3F">
        <w:rPr>
          <w:szCs w:val="22"/>
        </w:rPr>
        <w:t>방에서</w:t>
      </w:r>
      <w:r w:rsidRPr="00CB2B3F">
        <w:rPr>
          <w:szCs w:val="22"/>
        </w:rPr>
        <w:t xml:space="preserve"> </w:t>
      </w:r>
      <w:r w:rsidRPr="00CB2B3F">
        <w:rPr>
          <w:szCs w:val="22"/>
        </w:rPr>
        <w:t>나가려는</w:t>
      </w:r>
      <w:r w:rsidRPr="00CB2B3F">
        <w:rPr>
          <w:szCs w:val="22"/>
        </w:rPr>
        <w:t xml:space="preserve"> </w:t>
      </w:r>
      <w:r w:rsidRPr="00CB2B3F">
        <w:rPr>
          <w:szCs w:val="22"/>
        </w:rPr>
        <w:t>신입사원</w:t>
      </w:r>
      <w:r w:rsidRPr="00CB2B3F">
        <w:rPr>
          <w:szCs w:val="22"/>
        </w:rPr>
        <w:t xml:space="preserve"> </w:t>
      </w:r>
      <w:r w:rsidRPr="00CB2B3F">
        <w:rPr>
          <w:szCs w:val="22"/>
        </w:rPr>
        <w:t>앞을</w:t>
      </w:r>
      <w:r w:rsidRPr="00CB2B3F">
        <w:rPr>
          <w:szCs w:val="22"/>
        </w:rPr>
        <w:t xml:space="preserve"> </w:t>
      </w:r>
      <w:r w:rsidRPr="00CB2B3F">
        <w:rPr>
          <w:szCs w:val="22"/>
        </w:rPr>
        <w:t>가로막으며</w:t>
      </w:r>
      <w:r w:rsidRPr="00CB2B3F">
        <w:rPr>
          <w:szCs w:val="22"/>
        </w:rPr>
        <w:t xml:space="preserve"> </w:t>
      </w:r>
      <w:r w:rsidRPr="00CB2B3F">
        <w:rPr>
          <w:szCs w:val="22"/>
        </w:rPr>
        <w:t>침대에</w:t>
      </w:r>
      <w:r w:rsidRPr="00CB2B3F">
        <w:rPr>
          <w:szCs w:val="22"/>
        </w:rPr>
        <w:t xml:space="preserve"> </w:t>
      </w:r>
      <w:r w:rsidRPr="00CB2B3F">
        <w:rPr>
          <w:szCs w:val="22"/>
        </w:rPr>
        <w:t>누우라며</w:t>
      </w:r>
      <w:r w:rsidRPr="00CB2B3F">
        <w:rPr>
          <w:szCs w:val="22"/>
        </w:rPr>
        <w:t xml:space="preserve"> </w:t>
      </w:r>
      <w:r w:rsidRPr="00CB2B3F">
        <w:rPr>
          <w:szCs w:val="22"/>
        </w:rPr>
        <w:t>성적</w:t>
      </w:r>
      <w:r w:rsidRPr="00CB2B3F">
        <w:rPr>
          <w:szCs w:val="22"/>
        </w:rPr>
        <w:t xml:space="preserve"> </w:t>
      </w:r>
      <w:r w:rsidRPr="00CB2B3F">
        <w:rPr>
          <w:szCs w:val="22"/>
        </w:rPr>
        <w:t>요구를</w:t>
      </w:r>
      <w:r w:rsidRPr="00CB2B3F">
        <w:rPr>
          <w:szCs w:val="22"/>
        </w:rPr>
        <w:t xml:space="preserve"> </w:t>
      </w:r>
      <w:r w:rsidRPr="00CB2B3F">
        <w:rPr>
          <w:szCs w:val="22"/>
        </w:rPr>
        <w:t>하였다고</w:t>
      </w:r>
      <w:r w:rsidRPr="00CB2B3F">
        <w:rPr>
          <w:szCs w:val="22"/>
        </w:rPr>
        <w:t xml:space="preserve"> </w:t>
      </w:r>
      <w:r w:rsidRPr="00CB2B3F">
        <w:rPr>
          <w:szCs w:val="22"/>
        </w:rPr>
        <w:t>함</w:t>
      </w:r>
      <w:r w:rsidRPr="00CB2B3F">
        <w:rPr>
          <w:szCs w:val="22"/>
        </w:rPr>
        <w:t>.</w:t>
      </w:r>
    </w:p>
    <w:p w14:paraId="67A95C0E" w14:textId="77777777" w:rsidR="00026A7E" w:rsidRDefault="00026A7E" w:rsidP="00026A7E">
      <w:pPr>
        <w:pStyle w:val="a5"/>
        <w:spacing w:after="240"/>
        <w:ind w:leftChars="0" w:left="907"/>
        <w:rPr>
          <w:szCs w:val="22"/>
        </w:rPr>
      </w:pPr>
      <w:r w:rsidRPr="00CB2B3F">
        <w:rPr>
          <w:szCs w:val="22"/>
        </w:rPr>
        <w:t>인터뷰에</w:t>
      </w:r>
      <w:r w:rsidRPr="00CB2B3F">
        <w:rPr>
          <w:szCs w:val="22"/>
        </w:rPr>
        <w:t xml:space="preserve"> </w:t>
      </w:r>
      <w:r w:rsidRPr="00CB2B3F">
        <w:rPr>
          <w:szCs w:val="22"/>
        </w:rPr>
        <w:t>따르면</w:t>
      </w:r>
      <w:r w:rsidRPr="00CB2B3F">
        <w:rPr>
          <w:szCs w:val="22"/>
        </w:rPr>
        <w:t xml:space="preserve">, </w:t>
      </w:r>
      <w:r w:rsidRPr="00CB2B3F">
        <w:rPr>
          <w:szCs w:val="22"/>
        </w:rPr>
        <w:t>위</w:t>
      </w:r>
      <w:r w:rsidRPr="00CB2B3F">
        <w:rPr>
          <w:szCs w:val="22"/>
        </w:rPr>
        <w:t xml:space="preserve"> </w:t>
      </w:r>
      <w:r w:rsidRPr="00CB2B3F">
        <w:rPr>
          <w:szCs w:val="22"/>
        </w:rPr>
        <w:t>사건의</w:t>
      </w:r>
      <w:r w:rsidRPr="00CB2B3F">
        <w:rPr>
          <w:szCs w:val="22"/>
        </w:rPr>
        <w:t xml:space="preserve"> </w:t>
      </w:r>
      <w:r w:rsidRPr="00CB2B3F">
        <w:rPr>
          <w:szCs w:val="22"/>
        </w:rPr>
        <w:t>결과</w:t>
      </w:r>
      <w:r w:rsidRPr="00CB2B3F">
        <w:rPr>
          <w:szCs w:val="22"/>
        </w:rPr>
        <w:t xml:space="preserve"> B</w:t>
      </w:r>
      <w:r w:rsidRPr="00CB2B3F">
        <w:rPr>
          <w:szCs w:val="22"/>
        </w:rPr>
        <w:t>는</w:t>
      </w:r>
      <w:r w:rsidRPr="00CB2B3F">
        <w:rPr>
          <w:szCs w:val="22"/>
        </w:rPr>
        <w:t xml:space="preserve"> </w:t>
      </w:r>
      <w:r w:rsidRPr="00CB2B3F">
        <w:rPr>
          <w:szCs w:val="22"/>
        </w:rPr>
        <w:t>법원에서</w:t>
      </w:r>
      <w:r w:rsidRPr="00CB2B3F">
        <w:rPr>
          <w:szCs w:val="22"/>
        </w:rPr>
        <w:t xml:space="preserve"> 2</w:t>
      </w:r>
      <w:r w:rsidRPr="00CB2B3F">
        <w:rPr>
          <w:szCs w:val="22"/>
        </w:rPr>
        <w:t>년</w:t>
      </w:r>
      <w:r w:rsidRPr="00CB2B3F">
        <w:rPr>
          <w:szCs w:val="22"/>
        </w:rPr>
        <w:t xml:space="preserve"> 6</w:t>
      </w:r>
      <w:r w:rsidRPr="00CB2B3F">
        <w:rPr>
          <w:szCs w:val="22"/>
        </w:rPr>
        <w:t>개월에</w:t>
      </w:r>
      <w:r w:rsidRPr="00CB2B3F">
        <w:rPr>
          <w:szCs w:val="22"/>
        </w:rPr>
        <w:t xml:space="preserve"> </w:t>
      </w:r>
      <w:r w:rsidRPr="00CB2B3F">
        <w:rPr>
          <w:szCs w:val="22"/>
        </w:rPr>
        <w:t>집행유에</w:t>
      </w:r>
      <w:r w:rsidRPr="00CB2B3F">
        <w:rPr>
          <w:szCs w:val="22"/>
        </w:rPr>
        <w:t xml:space="preserve"> 4</w:t>
      </w:r>
      <w:r w:rsidRPr="00CB2B3F">
        <w:rPr>
          <w:szCs w:val="22"/>
        </w:rPr>
        <w:t>년이</w:t>
      </w:r>
      <w:r w:rsidRPr="00CB2B3F">
        <w:rPr>
          <w:szCs w:val="22"/>
        </w:rPr>
        <w:t xml:space="preserve"> </w:t>
      </w:r>
      <w:r w:rsidRPr="00CB2B3F">
        <w:rPr>
          <w:szCs w:val="22"/>
        </w:rPr>
        <w:t>확정되었으며</w:t>
      </w:r>
      <w:r w:rsidRPr="00CB2B3F">
        <w:rPr>
          <w:szCs w:val="22"/>
        </w:rPr>
        <w:t>, C</w:t>
      </w:r>
      <w:r w:rsidRPr="00CB2B3F">
        <w:rPr>
          <w:szCs w:val="22"/>
        </w:rPr>
        <w:t>는</w:t>
      </w:r>
      <w:r w:rsidRPr="00CB2B3F">
        <w:rPr>
          <w:szCs w:val="22"/>
        </w:rPr>
        <w:t xml:space="preserve"> 1</w:t>
      </w:r>
      <w:r w:rsidRPr="00CB2B3F">
        <w:rPr>
          <w:szCs w:val="22"/>
        </w:rPr>
        <w:t>심에서</w:t>
      </w:r>
      <w:r w:rsidRPr="00CB2B3F">
        <w:rPr>
          <w:szCs w:val="22"/>
        </w:rPr>
        <w:t xml:space="preserve"> </w:t>
      </w:r>
      <w:r w:rsidRPr="00CB2B3F">
        <w:rPr>
          <w:szCs w:val="22"/>
        </w:rPr>
        <w:t>강요미수죄로</w:t>
      </w:r>
      <w:r w:rsidRPr="00CB2B3F">
        <w:rPr>
          <w:szCs w:val="22"/>
        </w:rPr>
        <w:t xml:space="preserve"> </w:t>
      </w:r>
      <w:r w:rsidRPr="00CB2B3F">
        <w:rPr>
          <w:szCs w:val="22"/>
        </w:rPr>
        <w:t>징역</w:t>
      </w:r>
      <w:r w:rsidRPr="00CB2B3F">
        <w:rPr>
          <w:szCs w:val="22"/>
        </w:rPr>
        <w:t xml:space="preserve"> 6</w:t>
      </w:r>
      <w:r w:rsidRPr="00CB2B3F">
        <w:rPr>
          <w:szCs w:val="22"/>
        </w:rPr>
        <w:t>개월에</w:t>
      </w:r>
      <w:r w:rsidRPr="00CB2B3F">
        <w:rPr>
          <w:szCs w:val="22"/>
        </w:rPr>
        <w:t xml:space="preserve"> </w:t>
      </w:r>
      <w:r w:rsidRPr="00CB2B3F">
        <w:rPr>
          <w:szCs w:val="22"/>
        </w:rPr>
        <w:t>집행유예</w:t>
      </w:r>
      <w:r w:rsidRPr="00CB2B3F">
        <w:rPr>
          <w:szCs w:val="22"/>
        </w:rPr>
        <w:t xml:space="preserve"> 2</w:t>
      </w:r>
      <w:r w:rsidRPr="00CB2B3F">
        <w:rPr>
          <w:szCs w:val="22"/>
        </w:rPr>
        <w:t>년을</w:t>
      </w:r>
      <w:r w:rsidRPr="00CB2B3F">
        <w:rPr>
          <w:szCs w:val="22"/>
        </w:rPr>
        <w:t xml:space="preserve"> </w:t>
      </w:r>
      <w:r w:rsidRPr="00CB2B3F">
        <w:rPr>
          <w:szCs w:val="22"/>
        </w:rPr>
        <w:t>선고받아</w:t>
      </w:r>
      <w:r w:rsidRPr="00CB2B3F">
        <w:rPr>
          <w:szCs w:val="22"/>
        </w:rPr>
        <w:t xml:space="preserve"> </w:t>
      </w:r>
      <w:r w:rsidRPr="00CB2B3F">
        <w:rPr>
          <w:szCs w:val="22"/>
        </w:rPr>
        <w:t>항소심이</w:t>
      </w:r>
      <w:r w:rsidRPr="00CB2B3F">
        <w:rPr>
          <w:szCs w:val="22"/>
        </w:rPr>
        <w:t xml:space="preserve"> </w:t>
      </w:r>
      <w:r w:rsidRPr="00CB2B3F">
        <w:rPr>
          <w:szCs w:val="22"/>
        </w:rPr>
        <w:t>계속중인</w:t>
      </w:r>
      <w:r w:rsidRPr="00CB2B3F">
        <w:rPr>
          <w:szCs w:val="22"/>
        </w:rPr>
        <w:t xml:space="preserve"> </w:t>
      </w:r>
      <w:r w:rsidRPr="00CB2B3F">
        <w:rPr>
          <w:szCs w:val="22"/>
        </w:rPr>
        <w:t>것으로</w:t>
      </w:r>
      <w:r w:rsidRPr="00CB2B3F">
        <w:rPr>
          <w:szCs w:val="22"/>
        </w:rPr>
        <w:t xml:space="preserve"> </w:t>
      </w:r>
      <w:ins w:id="626" w:author="heesung.ahn" w:date="2021-08-31T01:14:00Z">
        <w:r w:rsidR="00B27E87">
          <w:rPr>
            <w:rFonts w:hint="eastAsia"/>
            <w:szCs w:val="22"/>
          </w:rPr>
          <w:t>보임</w:t>
        </w:r>
      </w:ins>
      <w:del w:id="627" w:author="heesung.ahn" w:date="2021-08-31T01:14:00Z">
        <w:r w:rsidRPr="00CB2B3F" w:rsidDel="00B27E87">
          <w:rPr>
            <w:szCs w:val="22"/>
          </w:rPr>
          <w:delText>이해됨</w:delText>
        </w:r>
      </w:del>
      <w:r w:rsidRPr="00CB2B3F">
        <w:rPr>
          <w:szCs w:val="22"/>
        </w:rPr>
        <w:t>.</w:t>
      </w:r>
    </w:p>
    <w:p w14:paraId="673D72EE" w14:textId="77777777" w:rsidR="00026A7E" w:rsidRPr="00830491" w:rsidRDefault="00026A7E" w:rsidP="00026A7E">
      <w:pPr>
        <w:pStyle w:val="a5"/>
        <w:spacing w:after="240"/>
        <w:ind w:leftChars="0" w:left="907"/>
        <w:rPr>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따르면</w:t>
      </w:r>
      <w:r>
        <w:rPr>
          <w:rFonts w:hint="eastAsia"/>
          <w:szCs w:val="22"/>
        </w:rPr>
        <w:t xml:space="preserve"> </w:t>
      </w:r>
      <w:r>
        <w:rPr>
          <w:rFonts w:hint="eastAsia"/>
          <w:szCs w:val="22"/>
        </w:rPr>
        <w:t>대상회사는</w:t>
      </w:r>
      <w:r>
        <w:rPr>
          <w:rFonts w:hint="eastAsia"/>
          <w:szCs w:val="22"/>
        </w:rPr>
        <w:t xml:space="preserve"> </w:t>
      </w:r>
      <w:r>
        <w:rPr>
          <w:szCs w:val="22"/>
        </w:rPr>
        <w:t>B</w:t>
      </w:r>
      <w:r>
        <w:rPr>
          <w:rFonts w:hint="eastAsia"/>
          <w:szCs w:val="22"/>
        </w:rPr>
        <w:t>에</w:t>
      </w:r>
      <w:r>
        <w:rPr>
          <w:rFonts w:hint="eastAsia"/>
          <w:szCs w:val="22"/>
        </w:rPr>
        <w:t xml:space="preserve"> </w:t>
      </w:r>
      <w:r>
        <w:rPr>
          <w:rFonts w:hint="eastAsia"/>
          <w:szCs w:val="22"/>
        </w:rPr>
        <w:t>대해서는</w:t>
      </w:r>
      <w:r>
        <w:rPr>
          <w:rFonts w:hint="eastAsia"/>
          <w:szCs w:val="22"/>
        </w:rPr>
        <w:t xml:space="preserve"> </w:t>
      </w:r>
      <w:r>
        <w:rPr>
          <w:rFonts w:hint="eastAsia"/>
          <w:szCs w:val="22"/>
        </w:rPr>
        <w:t>정직</w:t>
      </w:r>
      <w:r>
        <w:rPr>
          <w:rFonts w:hint="eastAsia"/>
          <w:szCs w:val="22"/>
        </w:rPr>
        <w:t xml:space="preserve"> </w:t>
      </w:r>
      <w:r>
        <w:rPr>
          <w:szCs w:val="22"/>
        </w:rPr>
        <w:t>3</w:t>
      </w:r>
      <w:r>
        <w:rPr>
          <w:rFonts w:hint="eastAsia"/>
          <w:szCs w:val="22"/>
        </w:rPr>
        <w:t>월</w:t>
      </w:r>
      <w:r>
        <w:rPr>
          <w:rFonts w:hint="eastAsia"/>
          <w:szCs w:val="22"/>
        </w:rPr>
        <w:t xml:space="preserve">, </w:t>
      </w:r>
      <w:r>
        <w:rPr>
          <w:szCs w:val="22"/>
        </w:rPr>
        <w:t>C</w:t>
      </w:r>
      <w:r>
        <w:rPr>
          <w:rFonts w:hint="eastAsia"/>
          <w:szCs w:val="22"/>
        </w:rPr>
        <w:t>에</w:t>
      </w:r>
      <w:r>
        <w:rPr>
          <w:rFonts w:hint="eastAsia"/>
          <w:szCs w:val="22"/>
        </w:rPr>
        <w:t xml:space="preserve"> </w:t>
      </w:r>
      <w:r>
        <w:rPr>
          <w:rFonts w:hint="eastAsia"/>
          <w:szCs w:val="22"/>
        </w:rPr>
        <w:t>대해서는</w:t>
      </w:r>
      <w:r>
        <w:rPr>
          <w:rFonts w:hint="eastAsia"/>
          <w:szCs w:val="22"/>
        </w:rPr>
        <w:t xml:space="preserve"> </w:t>
      </w:r>
      <w:proofErr w:type="spellStart"/>
      <w:r>
        <w:rPr>
          <w:rFonts w:hint="eastAsia"/>
          <w:szCs w:val="22"/>
        </w:rPr>
        <w:t>별건인</w:t>
      </w:r>
      <w:proofErr w:type="spellEnd"/>
      <w:r>
        <w:rPr>
          <w:rFonts w:hint="eastAsia"/>
          <w:szCs w:val="22"/>
        </w:rPr>
        <w:t xml:space="preserve"> </w:t>
      </w:r>
      <w:r>
        <w:rPr>
          <w:rFonts w:hint="eastAsia"/>
          <w:szCs w:val="22"/>
        </w:rPr>
        <w:t>공금횡령을</w:t>
      </w:r>
      <w:r>
        <w:rPr>
          <w:rFonts w:hint="eastAsia"/>
          <w:szCs w:val="22"/>
        </w:rPr>
        <w:t xml:space="preserve"> </w:t>
      </w:r>
      <w:r>
        <w:rPr>
          <w:rFonts w:hint="eastAsia"/>
          <w:szCs w:val="22"/>
        </w:rPr>
        <w:t>이유로</w:t>
      </w:r>
      <w:r>
        <w:rPr>
          <w:rFonts w:hint="eastAsia"/>
          <w:szCs w:val="22"/>
        </w:rPr>
        <w:t xml:space="preserve"> </w:t>
      </w:r>
      <w:r>
        <w:rPr>
          <w:rFonts w:hint="eastAsia"/>
          <w:szCs w:val="22"/>
        </w:rPr>
        <w:t>징계면직</w:t>
      </w:r>
      <w:r>
        <w:rPr>
          <w:rFonts w:hint="eastAsia"/>
          <w:szCs w:val="22"/>
        </w:rPr>
        <w:t xml:space="preserve"> </w:t>
      </w:r>
      <w:r>
        <w:rPr>
          <w:rFonts w:hint="eastAsia"/>
          <w:szCs w:val="22"/>
        </w:rPr>
        <w:t>처분을</w:t>
      </w:r>
      <w:r>
        <w:rPr>
          <w:rFonts w:hint="eastAsia"/>
          <w:szCs w:val="22"/>
        </w:rPr>
        <w:t xml:space="preserve"> </w:t>
      </w:r>
      <w:r>
        <w:rPr>
          <w:rFonts w:hint="eastAsia"/>
          <w:szCs w:val="22"/>
        </w:rPr>
        <w:t>하였다고</w:t>
      </w:r>
      <w:r>
        <w:rPr>
          <w:rFonts w:hint="eastAsia"/>
          <w:szCs w:val="22"/>
        </w:rPr>
        <w:t xml:space="preserve"> </w:t>
      </w:r>
      <w:r>
        <w:rPr>
          <w:rFonts w:hint="eastAsia"/>
          <w:szCs w:val="22"/>
        </w:rPr>
        <w:t>함</w:t>
      </w:r>
      <w:r>
        <w:rPr>
          <w:rFonts w:hint="eastAsia"/>
          <w:szCs w:val="22"/>
        </w:rPr>
        <w:t>.</w:t>
      </w:r>
      <w:r>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sidRPr="00CB2B3F">
        <w:rPr>
          <w:szCs w:val="22"/>
        </w:rPr>
        <w:t>위</w:t>
      </w:r>
      <w:r w:rsidRPr="00CB2B3F">
        <w:rPr>
          <w:szCs w:val="22"/>
        </w:rPr>
        <w:t xml:space="preserve"> </w:t>
      </w:r>
      <w:r w:rsidRPr="00CB2B3F">
        <w:rPr>
          <w:szCs w:val="22"/>
        </w:rPr>
        <w:t>사건과</w:t>
      </w:r>
      <w:r w:rsidRPr="00CB2B3F">
        <w:rPr>
          <w:szCs w:val="22"/>
        </w:rPr>
        <w:t xml:space="preserve"> </w:t>
      </w:r>
      <w:r w:rsidRPr="00CB2B3F">
        <w:rPr>
          <w:szCs w:val="22"/>
        </w:rPr>
        <w:t>관련해</w:t>
      </w:r>
      <w:r w:rsidRPr="00CB2B3F">
        <w:rPr>
          <w:szCs w:val="22"/>
        </w:rPr>
        <w:t xml:space="preserve"> </w:t>
      </w:r>
      <w:r w:rsidRPr="00CB2B3F">
        <w:rPr>
          <w:szCs w:val="22"/>
        </w:rPr>
        <w:t>회사가</w:t>
      </w:r>
      <w:r w:rsidRPr="00CB2B3F">
        <w:rPr>
          <w:szCs w:val="22"/>
        </w:rPr>
        <w:t xml:space="preserve"> </w:t>
      </w:r>
      <w:r w:rsidRPr="00CB2B3F">
        <w:rPr>
          <w:szCs w:val="22"/>
        </w:rPr>
        <w:t>관여된</w:t>
      </w:r>
      <w:r w:rsidRPr="00CB2B3F">
        <w:rPr>
          <w:szCs w:val="22"/>
        </w:rPr>
        <w:t xml:space="preserve"> </w:t>
      </w:r>
      <w:r w:rsidRPr="00CB2B3F">
        <w:rPr>
          <w:szCs w:val="22"/>
        </w:rPr>
        <w:t>민</w:t>
      </w:r>
      <w:r w:rsidRPr="00CB2B3F">
        <w:rPr>
          <w:rFonts w:eastAsia="맑은 고딕"/>
          <w:szCs w:val="22"/>
        </w:rPr>
        <w:t>·</w:t>
      </w:r>
      <w:r w:rsidRPr="00CB2B3F">
        <w:rPr>
          <w:szCs w:val="22"/>
        </w:rPr>
        <w:t>형사</w:t>
      </w:r>
      <w:r w:rsidRPr="00CB2B3F">
        <w:rPr>
          <w:szCs w:val="22"/>
        </w:rPr>
        <w:t xml:space="preserve"> </w:t>
      </w:r>
      <w:r w:rsidRPr="00CB2B3F">
        <w:rPr>
          <w:szCs w:val="22"/>
        </w:rPr>
        <w:t>소송은</w:t>
      </w:r>
      <w:r w:rsidRPr="00CB2B3F">
        <w:rPr>
          <w:szCs w:val="22"/>
        </w:rPr>
        <w:t xml:space="preserve"> </w:t>
      </w:r>
      <w:r>
        <w:rPr>
          <w:szCs w:val="22"/>
        </w:rPr>
        <w:t>없</w:t>
      </w:r>
      <w:r>
        <w:rPr>
          <w:rFonts w:hint="eastAsia"/>
          <w:szCs w:val="22"/>
        </w:rPr>
        <w:t>다고</w:t>
      </w:r>
      <w:r>
        <w:rPr>
          <w:rFonts w:hint="eastAsia"/>
          <w:szCs w:val="22"/>
        </w:rPr>
        <w:t xml:space="preserve"> </w:t>
      </w:r>
      <w:r>
        <w:rPr>
          <w:rFonts w:hint="eastAsia"/>
          <w:szCs w:val="22"/>
        </w:rPr>
        <w:t>함</w:t>
      </w:r>
      <w:r>
        <w:rPr>
          <w:rFonts w:hint="eastAsia"/>
          <w:szCs w:val="22"/>
        </w:rPr>
        <w:t>.</w:t>
      </w:r>
    </w:p>
    <w:p w14:paraId="3B6EF93D" w14:textId="77777777" w:rsidR="00026A7E" w:rsidRPr="00D464D8" w:rsidRDefault="00533FDE" w:rsidP="00026A7E">
      <w:pPr>
        <w:pStyle w:val="a5"/>
        <w:spacing w:after="240"/>
        <w:ind w:leftChars="0" w:left="907"/>
        <w:rPr>
          <w:spacing w:val="-2"/>
          <w:szCs w:val="22"/>
        </w:rPr>
      </w:pPr>
      <w:ins w:id="628" w:author="heesung.ahn" w:date="2021-08-31T01:14:00Z">
        <w:r>
          <w:rPr>
            <w:rFonts w:hint="eastAsia"/>
            <w:spacing w:val="-2"/>
            <w:szCs w:val="22"/>
          </w:rPr>
          <w:t>답변에</w:t>
        </w:r>
        <w:r>
          <w:rPr>
            <w:rFonts w:hint="eastAsia"/>
            <w:spacing w:val="-2"/>
            <w:szCs w:val="22"/>
          </w:rPr>
          <w:t xml:space="preserve"> </w:t>
        </w:r>
        <w:r>
          <w:rPr>
            <w:rFonts w:hint="eastAsia"/>
            <w:spacing w:val="-2"/>
            <w:szCs w:val="22"/>
          </w:rPr>
          <w:t>의하면</w:t>
        </w:r>
      </w:ins>
      <w:del w:id="629" w:author="heesung.ahn" w:date="2021-08-31T01:14:00Z">
        <w:r w:rsidR="00026A7E" w:rsidRPr="00D464D8" w:rsidDel="00533FDE">
          <w:rPr>
            <w:spacing w:val="-2"/>
            <w:szCs w:val="22"/>
          </w:rPr>
          <w:delText>인터뷰에</w:delText>
        </w:r>
        <w:r w:rsidR="00026A7E" w:rsidRPr="00D464D8" w:rsidDel="00533FDE">
          <w:rPr>
            <w:spacing w:val="-2"/>
            <w:szCs w:val="22"/>
          </w:rPr>
          <w:delText xml:space="preserve"> </w:delText>
        </w:r>
        <w:r w:rsidR="00026A7E" w:rsidRPr="00D464D8" w:rsidDel="00533FDE">
          <w:rPr>
            <w:spacing w:val="-2"/>
            <w:szCs w:val="22"/>
          </w:rPr>
          <w:delText>따르면</w:delText>
        </w:r>
      </w:del>
      <w:r w:rsidR="00026A7E" w:rsidRPr="00D464D8">
        <w:rPr>
          <w:spacing w:val="-2"/>
          <w:szCs w:val="22"/>
        </w:rPr>
        <w:t xml:space="preserve">, </w:t>
      </w:r>
      <w:r w:rsidR="00026A7E" w:rsidRPr="00D464D8">
        <w:rPr>
          <w:spacing w:val="-2"/>
          <w:szCs w:val="22"/>
        </w:rPr>
        <w:t>위</w:t>
      </w:r>
      <w:r w:rsidR="00026A7E" w:rsidRPr="00D464D8">
        <w:rPr>
          <w:spacing w:val="-2"/>
          <w:szCs w:val="22"/>
        </w:rPr>
        <w:t xml:space="preserve"> </w:t>
      </w:r>
      <w:r w:rsidR="00026A7E" w:rsidRPr="00D464D8">
        <w:rPr>
          <w:spacing w:val="-2"/>
          <w:szCs w:val="22"/>
        </w:rPr>
        <w:t>사건과</w:t>
      </w:r>
      <w:r w:rsidR="00026A7E" w:rsidRPr="00D464D8">
        <w:rPr>
          <w:spacing w:val="-2"/>
          <w:szCs w:val="22"/>
        </w:rPr>
        <w:t xml:space="preserve"> </w:t>
      </w:r>
      <w:r w:rsidR="00026A7E" w:rsidRPr="00D464D8">
        <w:rPr>
          <w:spacing w:val="-2"/>
          <w:szCs w:val="22"/>
        </w:rPr>
        <w:t>관련하여</w:t>
      </w:r>
      <w:r w:rsidR="00026A7E" w:rsidRPr="00D464D8">
        <w:rPr>
          <w:spacing w:val="-2"/>
          <w:szCs w:val="22"/>
        </w:rPr>
        <w:t xml:space="preserve"> </w:t>
      </w:r>
      <w:r w:rsidR="00026A7E" w:rsidRPr="00D464D8">
        <w:rPr>
          <w:spacing w:val="-2"/>
          <w:szCs w:val="22"/>
        </w:rPr>
        <w:t>회사가</w:t>
      </w:r>
      <w:r w:rsidR="00026A7E" w:rsidRPr="00D464D8">
        <w:rPr>
          <w:spacing w:val="-2"/>
          <w:szCs w:val="22"/>
        </w:rPr>
        <w:t xml:space="preserve"> </w:t>
      </w:r>
      <w:r w:rsidR="00026A7E" w:rsidRPr="00D464D8">
        <w:rPr>
          <w:spacing w:val="-2"/>
          <w:szCs w:val="22"/>
        </w:rPr>
        <w:t>관여된</w:t>
      </w:r>
      <w:r w:rsidR="00026A7E" w:rsidRPr="00D464D8">
        <w:rPr>
          <w:spacing w:val="-2"/>
          <w:szCs w:val="22"/>
        </w:rPr>
        <w:t xml:space="preserve"> </w:t>
      </w:r>
      <w:r w:rsidR="00026A7E" w:rsidRPr="00D464D8">
        <w:rPr>
          <w:spacing w:val="-2"/>
          <w:szCs w:val="22"/>
        </w:rPr>
        <w:t>민</w:t>
      </w:r>
      <w:r w:rsidR="00026A7E" w:rsidRPr="00D464D8">
        <w:rPr>
          <w:rFonts w:eastAsia="맑은 고딕"/>
          <w:spacing w:val="-2"/>
          <w:szCs w:val="22"/>
        </w:rPr>
        <w:t>·</w:t>
      </w:r>
      <w:r w:rsidR="00026A7E" w:rsidRPr="00D464D8">
        <w:rPr>
          <w:spacing w:val="-2"/>
          <w:szCs w:val="22"/>
        </w:rPr>
        <w:t>형사</w:t>
      </w:r>
      <w:r w:rsidR="00026A7E" w:rsidRPr="00D464D8">
        <w:rPr>
          <w:spacing w:val="-2"/>
          <w:szCs w:val="22"/>
        </w:rPr>
        <w:t xml:space="preserve"> </w:t>
      </w:r>
      <w:r w:rsidR="00026A7E" w:rsidRPr="00D464D8">
        <w:rPr>
          <w:spacing w:val="-2"/>
          <w:szCs w:val="22"/>
        </w:rPr>
        <w:t>소송은</w:t>
      </w:r>
      <w:r w:rsidR="00026A7E" w:rsidRPr="00D464D8">
        <w:rPr>
          <w:spacing w:val="-2"/>
          <w:szCs w:val="22"/>
        </w:rPr>
        <w:t xml:space="preserve"> </w:t>
      </w:r>
      <w:r w:rsidR="00026A7E" w:rsidRPr="00D464D8">
        <w:rPr>
          <w:spacing w:val="-2"/>
          <w:szCs w:val="22"/>
        </w:rPr>
        <w:t>없으며</w:t>
      </w:r>
      <w:r w:rsidR="00026A7E" w:rsidRPr="00D464D8">
        <w:rPr>
          <w:spacing w:val="-2"/>
          <w:szCs w:val="22"/>
        </w:rPr>
        <w:t xml:space="preserve">, </w:t>
      </w:r>
      <w:r w:rsidR="00026A7E" w:rsidRPr="00D464D8">
        <w:rPr>
          <w:spacing w:val="-2"/>
          <w:szCs w:val="22"/>
        </w:rPr>
        <w:t>회사는</w:t>
      </w:r>
      <w:r w:rsidR="00026A7E" w:rsidRPr="00D464D8">
        <w:rPr>
          <w:spacing w:val="-2"/>
          <w:szCs w:val="22"/>
        </w:rPr>
        <w:t xml:space="preserve"> </w:t>
      </w:r>
      <w:r w:rsidR="00026A7E" w:rsidRPr="00D464D8">
        <w:rPr>
          <w:spacing w:val="-2"/>
          <w:szCs w:val="22"/>
        </w:rPr>
        <w:t>이후</w:t>
      </w:r>
      <w:r w:rsidR="00026A7E" w:rsidRPr="00D464D8">
        <w:rPr>
          <w:spacing w:val="-2"/>
          <w:szCs w:val="22"/>
        </w:rPr>
        <w:t xml:space="preserve"> </w:t>
      </w:r>
      <w:r w:rsidR="00026A7E" w:rsidRPr="00D464D8">
        <w:rPr>
          <w:spacing w:val="-2"/>
          <w:szCs w:val="22"/>
        </w:rPr>
        <w:t>징계</w:t>
      </w:r>
      <w:r w:rsidR="00026A7E" w:rsidRPr="00D464D8">
        <w:rPr>
          <w:spacing w:val="-2"/>
          <w:szCs w:val="22"/>
        </w:rPr>
        <w:t xml:space="preserve"> </w:t>
      </w:r>
      <w:r w:rsidR="00026A7E" w:rsidRPr="00D464D8">
        <w:rPr>
          <w:spacing w:val="-2"/>
          <w:szCs w:val="22"/>
        </w:rPr>
        <w:t>제도를</w:t>
      </w:r>
      <w:r w:rsidR="00026A7E" w:rsidRPr="00D464D8">
        <w:rPr>
          <w:spacing w:val="-2"/>
          <w:szCs w:val="22"/>
        </w:rPr>
        <w:t xml:space="preserve"> </w:t>
      </w:r>
      <w:r w:rsidR="00026A7E" w:rsidRPr="00D464D8">
        <w:rPr>
          <w:spacing w:val="-2"/>
          <w:szCs w:val="22"/>
        </w:rPr>
        <w:t>규정으로</w:t>
      </w:r>
      <w:r w:rsidR="00026A7E" w:rsidRPr="00D464D8">
        <w:rPr>
          <w:spacing w:val="-2"/>
          <w:szCs w:val="22"/>
        </w:rPr>
        <w:t xml:space="preserve"> </w:t>
      </w:r>
      <w:r w:rsidR="00026A7E" w:rsidRPr="00D464D8">
        <w:rPr>
          <w:spacing w:val="-2"/>
          <w:szCs w:val="22"/>
        </w:rPr>
        <w:t>명문화하고</w:t>
      </w:r>
      <w:r w:rsidR="00026A7E" w:rsidRPr="00D464D8">
        <w:rPr>
          <w:spacing w:val="-2"/>
          <w:szCs w:val="22"/>
        </w:rPr>
        <w:t xml:space="preserve">, </w:t>
      </w:r>
      <w:proofErr w:type="spellStart"/>
      <w:r w:rsidR="00026A7E" w:rsidRPr="00D464D8">
        <w:rPr>
          <w:spacing w:val="-2"/>
          <w:szCs w:val="22"/>
        </w:rPr>
        <w:t>성고충</w:t>
      </w:r>
      <w:proofErr w:type="spellEnd"/>
      <w:r w:rsidR="00026A7E" w:rsidRPr="00D464D8">
        <w:rPr>
          <w:spacing w:val="-2"/>
          <w:szCs w:val="22"/>
        </w:rPr>
        <w:t xml:space="preserve"> </w:t>
      </w:r>
      <w:r w:rsidR="00026A7E" w:rsidRPr="00D464D8">
        <w:rPr>
          <w:spacing w:val="-2"/>
          <w:szCs w:val="22"/>
        </w:rPr>
        <w:t>사건</w:t>
      </w:r>
      <w:r w:rsidR="00026A7E" w:rsidRPr="00D464D8">
        <w:rPr>
          <w:spacing w:val="-2"/>
          <w:szCs w:val="22"/>
        </w:rPr>
        <w:t xml:space="preserve"> </w:t>
      </w:r>
      <w:r w:rsidR="00026A7E" w:rsidRPr="00D464D8">
        <w:rPr>
          <w:spacing w:val="-2"/>
          <w:szCs w:val="22"/>
        </w:rPr>
        <w:t>발생</w:t>
      </w:r>
      <w:r w:rsidR="00026A7E" w:rsidRPr="00D464D8">
        <w:rPr>
          <w:spacing w:val="-2"/>
          <w:szCs w:val="22"/>
        </w:rPr>
        <w:t xml:space="preserve"> </w:t>
      </w:r>
      <w:r w:rsidR="00026A7E" w:rsidRPr="00D464D8">
        <w:rPr>
          <w:spacing w:val="-2"/>
          <w:szCs w:val="22"/>
        </w:rPr>
        <w:t>시</w:t>
      </w:r>
      <w:r w:rsidR="00026A7E" w:rsidRPr="00D464D8">
        <w:rPr>
          <w:spacing w:val="-2"/>
          <w:szCs w:val="22"/>
        </w:rPr>
        <w:t xml:space="preserve"> </w:t>
      </w:r>
      <w:r w:rsidR="00026A7E" w:rsidRPr="00D464D8">
        <w:rPr>
          <w:spacing w:val="-2"/>
          <w:szCs w:val="22"/>
        </w:rPr>
        <w:t>매뉴얼을</w:t>
      </w:r>
      <w:r w:rsidR="00026A7E" w:rsidRPr="00D464D8">
        <w:rPr>
          <w:spacing w:val="-2"/>
          <w:szCs w:val="22"/>
        </w:rPr>
        <w:t xml:space="preserve"> </w:t>
      </w:r>
      <w:r w:rsidR="00026A7E" w:rsidRPr="00D464D8">
        <w:rPr>
          <w:spacing w:val="-2"/>
          <w:szCs w:val="22"/>
        </w:rPr>
        <w:t>완비하여</w:t>
      </w:r>
      <w:r w:rsidR="00026A7E" w:rsidRPr="00D464D8">
        <w:rPr>
          <w:spacing w:val="-2"/>
          <w:szCs w:val="22"/>
        </w:rPr>
        <w:t xml:space="preserve"> </w:t>
      </w:r>
      <w:r w:rsidR="00026A7E" w:rsidRPr="00D464D8">
        <w:rPr>
          <w:spacing w:val="-2"/>
          <w:szCs w:val="22"/>
        </w:rPr>
        <w:t>외부전문가를</w:t>
      </w:r>
      <w:r w:rsidR="00026A7E" w:rsidRPr="00D464D8">
        <w:rPr>
          <w:spacing w:val="-2"/>
          <w:szCs w:val="22"/>
        </w:rPr>
        <w:t xml:space="preserve"> </w:t>
      </w:r>
      <w:r w:rsidR="00026A7E" w:rsidRPr="00D464D8">
        <w:rPr>
          <w:spacing w:val="-2"/>
          <w:szCs w:val="22"/>
        </w:rPr>
        <w:t>포함한</w:t>
      </w:r>
      <w:r w:rsidR="00026A7E" w:rsidRPr="00D464D8">
        <w:rPr>
          <w:spacing w:val="-2"/>
          <w:szCs w:val="22"/>
        </w:rPr>
        <w:t xml:space="preserve"> </w:t>
      </w:r>
      <w:r w:rsidR="00026A7E" w:rsidRPr="00D464D8">
        <w:rPr>
          <w:spacing w:val="-2"/>
          <w:szCs w:val="22"/>
        </w:rPr>
        <w:t>성고충심의위원회를</w:t>
      </w:r>
      <w:r w:rsidR="00026A7E" w:rsidRPr="00D464D8">
        <w:rPr>
          <w:spacing w:val="-2"/>
          <w:szCs w:val="22"/>
        </w:rPr>
        <w:t xml:space="preserve"> </w:t>
      </w:r>
      <w:r w:rsidR="00026A7E" w:rsidRPr="00D464D8">
        <w:rPr>
          <w:spacing w:val="-2"/>
          <w:szCs w:val="22"/>
        </w:rPr>
        <w:t>통해</w:t>
      </w:r>
      <w:r w:rsidR="00026A7E" w:rsidRPr="00D464D8">
        <w:rPr>
          <w:spacing w:val="-2"/>
          <w:szCs w:val="22"/>
        </w:rPr>
        <w:t xml:space="preserve"> </w:t>
      </w:r>
      <w:r w:rsidR="00026A7E" w:rsidRPr="00D464D8">
        <w:rPr>
          <w:spacing w:val="-2"/>
          <w:szCs w:val="22"/>
        </w:rPr>
        <w:t>사건을</w:t>
      </w:r>
      <w:r w:rsidR="00026A7E" w:rsidRPr="00D464D8">
        <w:rPr>
          <w:spacing w:val="-2"/>
          <w:szCs w:val="22"/>
        </w:rPr>
        <w:t xml:space="preserve"> </w:t>
      </w:r>
      <w:r w:rsidR="00026A7E" w:rsidRPr="00D464D8">
        <w:rPr>
          <w:spacing w:val="-2"/>
          <w:szCs w:val="22"/>
        </w:rPr>
        <w:t>처리하도록</w:t>
      </w:r>
      <w:r w:rsidR="00026A7E" w:rsidRPr="00D464D8">
        <w:rPr>
          <w:spacing w:val="-2"/>
          <w:szCs w:val="22"/>
        </w:rPr>
        <w:t xml:space="preserve"> </w:t>
      </w:r>
      <w:r w:rsidR="00026A7E" w:rsidRPr="00D464D8">
        <w:rPr>
          <w:spacing w:val="-2"/>
          <w:szCs w:val="22"/>
        </w:rPr>
        <w:t>제도를</w:t>
      </w:r>
      <w:r w:rsidR="00026A7E" w:rsidRPr="00D464D8">
        <w:rPr>
          <w:spacing w:val="-2"/>
          <w:szCs w:val="22"/>
        </w:rPr>
        <w:t xml:space="preserve"> </w:t>
      </w:r>
      <w:r w:rsidR="00026A7E" w:rsidRPr="00D464D8">
        <w:rPr>
          <w:spacing w:val="-2"/>
          <w:szCs w:val="22"/>
        </w:rPr>
        <w:t>개선하였</w:t>
      </w:r>
      <w:ins w:id="630" w:author="heesung.ahn" w:date="2021-08-31T01:14:00Z">
        <w:r w:rsidR="008306DE">
          <w:rPr>
            <w:rFonts w:hint="eastAsia"/>
            <w:spacing w:val="-2"/>
            <w:szCs w:val="22"/>
          </w:rPr>
          <w:t>음</w:t>
        </w:r>
      </w:ins>
      <w:del w:id="631" w:author="heesung.ahn" w:date="2021-08-31T01:14:00Z">
        <w:r w:rsidR="00026A7E" w:rsidRPr="00D464D8" w:rsidDel="008306DE">
          <w:rPr>
            <w:spacing w:val="-2"/>
            <w:szCs w:val="22"/>
          </w:rPr>
          <w:delText>다고</w:delText>
        </w:r>
        <w:r w:rsidR="00026A7E" w:rsidRPr="00D464D8" w:rsidDel="008306DE">
          <w:rPr>
            <w:spacing w:val="-2"/>
            <w:szCs w:val="22"/>
          </w:rPr>
          <w:delText xml:space="preserve"> </w:delText>
        </w:r>
        <w:r w:rsidR="00026A7E" w:rsidRPr="00D464D8" w:rsidDel="008306DE">
          <w:rPr>
            <w:spacing w:val="-2"/>
            <w:szCs w:val="22"/>
          </w:rPr>
          <w:delText>함</w:delText>
        </w:r>
      </w:del>
      <w:r w:rsidR="00026A7E" w:rsidRPr="00D464D8">
        <w:rPr>
          <w:spacing w:val="-2"/>
          <w:szCs w:val="22"/>
        </w:rPr>
        <w:t>.</w:t>
      </w:r>
    </w:p>
    <w:p w14:paraId="2B5C7EC4" w14:textId="77777777" w:rsidR="00026A7E" w:rsidRPr="00CB2B3F" w:rsidRDefault="00026A7E" w:rsidP="00026A7E">
      <w:pPr>
        <w:pStyle w:val="a5"/>
        <w:ind w:leftChars="0" w:left="454"/>
        <w:rPr>
          <w:szCs w:val="22"/>
        </w:rPr>
      </w:pPr>
    </w:p>
    <w:p w14:paraId="1677E45F" w14:textId="77777777" w:rsidR="00026A7E" w:rsidRPr="00CB2B3F" w:rsidRDefault="00026A7E" w:rsidP="00026A7E">
      <w:pPr>
        <w:pStyle w:val="a5"/>
        <w:numPr>
          <w:ilvl w:val="0"/>
          <w:numId w:val="84"/>
        </w:numPr>
        <w:spacing w:after="240"/>
        <w:ind w:leftChars="0"/>
        <w:rPr>
          <w:b/>
          <w:szCs w:val="22"/>
        </w:rPr>
      </w:pPr>
      <w:r>
        <w:rPr>
          <w:rFonts w:hint="eastAsia"/>
          <w:b/>
          <w:szCs w:val="22"/>
        </w:rPr>
        <w:t>대상회사의</w:t>
      </w:r>
      <w:r>
        <w:rPr>
          <w:rFonts w:hint="eastAsia"/>
          <w:b/>
          <w:szCs w:val="22"/>
        </w:rPr>
        <w:t xml:space="preserve"> </w:t>
      </w:r>
      <w:r>
        <w:rPr>
          <w:rFonts w:hint="eastAsia"/>
          <w:b/>
          <w:szCs w:val="22"/>
        </w:rPr>
        <w:t>사용자책임</w:t>
      </w:r>
      <w:r>
        <w:rPr>
          <w:rFonts w:hint="eastAsia"/>
          <w:b/>
          <w:szCs w:val="22"/>
        </w:rPr>
        <w:t xml:space="preserve"> </w:t>
      </w:r>
      <w:r>
        <w:rPr>
          <w:rFonts w:hint="eastAsia"/>
          <w:b/>
          <w:szCs w:val="22"/>
        </w:rPr>
        <w:t>성립</w:t>
      </w:r>
      <w:r>
        <w:rPr>
          <w:rFonts w:hint="eastAsia"/>
          <w:b/>
          <w:szCs w:val="22"/>
        </w:rPr>
        <w:t xml:space="preserve"> </w:t>
      </w:r>
      <w:r>
        <w:rPr>
          <w:rFonts w:hint="eastAsia"/>
          <w:b/>
          <w:szCs w:val="22"/>
        </w:rPr>
        <w:t>가능성</w:t>
      </w:r>
    </w:p>
    <w:p w14:paraId="1080C8B6" w14:textId="77777777" w:rsidR="00026A7E" w:rsidRDefault="00026A7E" w:rsidP="00026A7E">
      <w:pPr>
        <w:pStyle w:val="a5"/>
        <w:spacing w:after="240"/>
        <w:ind w:leftChars="0" w:left="907"/>
        <w:rPr>
          <w:szCs w:val="22"/>
        </w:rPr>
      </w:pPr>
      <w:r w:rsidRPr="00830491">
        <w:rPr>
          <w:rFonts w:hint="eastAsia"/>
          <w:szCs w:val="22"/>
        </w:rPr>
        <w:lastRenderedPageBreak/>
        <w:t>타인을</w:t>
      </w:r>
      <w:r w:rsidRPr="00830491">
        <w:rPr>
          <w:rFonts w:hint="eastAsia"/>
          <w:szCs w:val="22"/>
        </w:rPr>
        <w:t xml:space="preserve"> </w:t>
      </w:r>
      <w:r w:rsidRPr="00830491">
        <w:rPr>
          <w:rFonts w:hint="eastAsia"/>
          <w:szCs w:val="22"/>
        </w:rPr>
        <w:t>사용하여</w:t>
      </w:r>
      <w:r w:rsidRPr="00830491">
        <w:rPr>
          <w:rFonts w:hint="eastAsia"/>
          <w:szCs w:val="22"/>
        </w:rPr>
        <w:t xml:space="preserve"> </w:t>
      </w:r>
      <w:r w:rsidRPr="00830491">
        <w:rPr>
          <w:rFonts w:hint="eastAsia"/>
          <w:szCs w:val="22"/>
        </w:rPr>
        <w:t>어느</w:t>
      </w:r>
      <w:r w:rsidRPr="00830491">
        <w:rPr>
          <w:rFonts w:hint="eastAsia"/>
          <w:szCs w:val="22"/>
        </w:rPr>
        <w:t xml:space="preserve"> </w:t>
      </w:r>
      <w:r w:rsidRPr="00830491">
        <w:rPr>
          <w:rFonts w:hint="eastAsia"/>
          <w:szCs w:val="22"/>
        </w:rPr>
        <w:t>사무에</w:t>
      </w:r>
      <w:r w:rsidRPr="00830491">
        <w:rPr>
          <w:rFonts w:hint="eastAsia"/>
          <w:szCs w:val="22"/>
        </w:rPr>
        <w:t xml:space="preserve"> </w:t>
      </w:r>
      <w:r w:rsidRPr="00830491">
        <w:rPr>
          <w:rFonts w:hint="eastAsia"/>
          <w:szCs w:val="22"/>
        </w:rPr>
        <w:t>종사하게</w:t>
      </w:r>
      <w:r w:rsidRPr="00830491">
        <w:rPr>
          <w:rFonts w:hint="eastAsia"/>
          <w:szCs w:val="22"/>
        </w:rPr>
        <w:t xml:space="preserve"> </w:t>
      </w:r>
      <w:r w:rsidRPr="00830491">
        <w:rPr>
          <w:rFonts w:hint="eastAsia"/>
          <w:szCs w:val="22"/>
        </w:rPr>
        <w:t>한</w:t>
      </w:r>
      <w:r w:rsidRPr="00830491">
        <w:rPr>
          <w:rFonts w:hint="eastAsia"/>
          <w:szCs w:val="22"/>
        </w:rPr>
        <w:t xml:space="preserve"> </w:t>
      </w:r>
      <w:r w:rsidRPr="00830491">
        <w:rPr>
          <w:rFonts w:hint="eastAsia"/>
          <w:szCs w:val="22"/>
        </w:rPr>
        <w:t>자는</w:t>
      </w:r>
      <w:r w:rsidRPr="00830491">
        <w:rPr>
          <w:rFonts w:hint="eastAsia"/>
          <w:szCs w:val="22"/>
        </w:rPr>
        <w:t xml:space="preserve"> </w:t>
      </w:r>
      <w:r w:rsidRPr="00830491">
        <w:rPr>
          <w:rFonts w:hint="eastAsia"/>
          <w:szCs w:val="22"/>
        </w:rPr>
        <w:t>피용자가</w:t>
      </w:r>
      <w:r w:rsidRPr="00830491">
        <w:rPr>
          <w:rFonts w:hint="eastAsia"/>
          <w:szCs w:val="22"/>
        </w:rPr>
        <w:t xml:space="preserve"> </w:t>
      </w:r>
      <w:r w:rsidRPr="00830491">
        <w:rPr>
          <w:rFonts w:hint="eastAsia"/>
          <w:szCs w:val="22"/>
        </w:rPr>
        <w:t>그</w:t>
      </w:r>
      <w:r w:rsidRPr="00830491">
        <w:rPr>
          <w:rFonts w:hint="eastAsia"/>
          <w:szCs w:val="22"/>
        </w:rPr>
        <w:t xml:space="preserve"> </w:t>
      </w:r>
      <w:r w:rsidRPr="00830491">
        <w:rPr>
          <w:rFonts w:hint="eastAsia"/>
          <w:szCs w:val="22"/>
        </w:rPr>
        <w:t>사무집행에</w:t>
      </w:r>
      <w:r w:rsidRPr="00830491">
        <w:rPr>
          <w:rFonts w:hint="eastAsia"/>
          <w:szCs w:val="22"/>
        </w:rPr>
        <w:t xml:space="preserve"> </w:t>
      </w:r>
      <w:r w:rsidRPr="00830491">
        <w:rPr>
          <w:rFonts w:hint="eastAsia"/>
          <w:szCs w:val="22"/>
        </w:rPr>
        <w:t>관하여</w:t>
      </w:r>
      <w:r w:rsidRPr="00830491">
        <w:rPr>
          <w:rFonts w:hint="eastAsia"/>
          <w:szCs w:val="22"/>
        </w:rPr>
        <w:t xml:space="preserve"> </w:t>
      </w:r>
      <w:r w:rsidRPr="00830491">
        <w:rPr>
          <w:rFonts w:hint="eastAsia"/>
          <w:szCs w:val="22"/>
        </w:rPr>
        <w:t>제삼자에게</w:t>
      </w:r>
      <w:r w:rsidRPr="00830491">
        <w:rPr>
          <w:rFonts w:hint="eastAsia"/>
          <w:szCs w:val="22"/>
        </w:rPr>
        <w:t xml:space="preserve"> </w:t>
      </w:r>
      <w:r w:rsidRPr="00830491">
        <w:rPr>
          <w:rFonts w:hint="eastAsia"/>
          <w:szCs w:val="22"/>
        </w:rPr>
        <w:t>가한</w:t>
      </w:r>
      <w:r w:rsidRPr="00830491">
        <w:rPr>
          <w:rFonts w:hint="eastAsia"/>
          <w:szCs w:val="22"/>
        </w:rPr>
        <w:t xml:space="preserve"> </w:t>
      </w:r>
      <w:r w:rsidRPr="00830491">
        <w:rPr>
          <w:rFonts w:hint="eastAsia"/>
          <w:szCs w:val="22"/>
        </w:rPr>
        <w:t>손해를</w:t>
      </w:r>
      <w:r w:rsidRPr="00830491">
        <w:rPr>
          <w:rFonts w:hint="eastAsia"/>
          <w:szCs w:val="22"/>
        </w:rPr>
        <w:t xml:space="preserve"> </w:t>
      </w:r>
      <w:r w:rsidRPr="00830491">
        <w:rPr>
          <w:rFonts w:hint="eastAsia"/>
          <w:szCs w:val="22"/>
        </w:rPr>
        <w:t>배상할</w:t>
      </w:r>
      <w:r w:rsidRPr="00830491">
        <w:rPr>
          <w:rFonts w:hint="eastAsia"/>
          <w:szCs w:val="22"/>
        </w:rPr>
        <w:t xml:space="preserve"> </w:t>
      </w:r>
      <w:r w:rsidRPr="00830491">
        <w:rPr>
          <w:rFonts w:hint="eastAsia"/>
          <w:szCs w:val="22"/>
        </w:rPr>
        <w:t>책임이</w:t>
      </w:r>
      <w:r w:rsidRPr="00830491">
        <w:rPr>
          <w:rFonts w:hint="eastAsia"/>
          <w:szCs w:val="22"/>
        </w:rPr>
        <w:t xml:space="preserve"> </w:t>
      </w:r>
      <w:r w:rsidRPr="00830491">
        <w:rPr>
          <w:rFonts w:hint="eastAsia"/>
          <w:szCs w:val="22"/>
        </w:rPr>
        <w:t>있음</w:t>
      </w:r>
      <w:r w:rsidRPr="00830491">
        <w:rPr>
          <w:rFonts w:hint="eastAsia"/>
          <w:szCs w:val="22"/>
        </w:rPr>
        <w:t xml:space="preserve">. </w:t>
      </w:r>
      <w:r w:rsidRPr="00830491">
        <w:rPr>
          <w:rFonts w:hint="eastAsia"/>
          <w:szCs w:val="22"/>
        </w:rPr>
        <w:t>그러나</w:t>
      </w:r>
      <w:r w:rsidRPr="00830491">
        <w:rPr>
          <w:rFonts w:hint="eastAsia"/>
          <w:szCs w:val="22"/>
        </w:rPr>
        <w:t xml:space="preserve"> </w:t>
      </w:r>
      <w:r w:rsidRPr="00830491">
        <w:rPr>
          <w:rFonts w:hint="eastAsia"/>
          <w:szCs w:val="22"/>
        </w:rPr>
        <w:t>사용자가</w:t>
      </w:r>
      <w:r w:rsidRPr="00830491">
        <w:rPr>
          <w:rFonts w:hint="eastAsia"/>
          <w:szCs w:val="22"/>
        </w:rPr>
        <w:t xml:space="preserve"> </w:t>
      </w:r>
      <w:r w:rsidRPr="00830491">
        <w:rPr>
          <w:rFonts w:hint="eastAsia"/>
          <w:szCs w:val="22"/>
        </w:rPr>
        <w:t>피용자의</w:t>
      </w:r>
      <w:r w:rsidRPr="00830491">
        <w:rPr>
          <w:rFonts w:hint="eastAsia"/>
          <w:szCs w:val="22"/>
        </w:rPr>
        <w:t xml:space="preserve"> </w:t>
      </w:r>
      <w:r w:rsidRPr="00830491">
        <w:rPr>
          <w:rFonts w:hint="eastAsia"/>
          <w:szCs w:val="22"/>
        </w:rPr>
        <w:t>선임</w:t>
      </w:r>
      <w:r w:rsidRPr="00830491">
        <w:rPr>
          <w:rFonts w:hint="eastAsia"/>
          <w:szCs w:val="22"/>
        </w:rPr>
        <w:t xml:space="preserve"> </w:t>
      </w:r>
      <w:r w:rsidRPr="00830491">
        <w:rPr>
          <w:rFonts w:hint="eastAsia"/>
          <w:szCs w:val="22"/>
        </w:rPr>
        <w:t>및</w:t>
      </w:r>
      <w:r w:rsidRPr="00830491">
        <w:rPr>
          <w:rFonts w:hint="eastAsia"/>
          <w:szCs w:val="22"/>
        </w:rPr>
        <w:t xml:space="preserve"> </w:t>
      </w:r>
      <w:r w:rsidRPr="00830491">
        <w:rPr>
          <w:rFonts w:hint="eastAsia"/>
          <w:szCs w:val="22"/>
        </w:rPr>
        <w:t>그</w:t>
      </w:r>
      <w:r w:rsidRPr="00830491">
        <w:rPr>
          <w:rFonts w:hint="eastAsia"/>
          <w:szCs w:val="22"/>
        </w:rPr>
        <w:t xml:space="preserve"> </w:t>
      </w:r>
      <w:r w:rsidRPr="00830491">
        <w:rPr>
          <w:rFonts w:hint="eastAsia"/>
          <w:szCs w:val="22"/>
        </w:rPr>
        <w:t>사무감독에</w:t>
      </w:r>
      <w:r w:rsidRPr="00830491">
        <w:rPr>
          <w:rFonts w:hint="eastAsia"/>
          <w:szCs w:val="22"/>
        </w:rPr>
        <w:t xml:space="preserve"> </w:t>
      </w:r>
      <w:r w:rsidRPr="00830491">
        <w:rPr>
          <w:rFonts w:hint="eastAsia"/>
          <w:szCs w:val="22"/>
        </w:rPr>
        <w:t>상당한</w:t>
      </w:r>
      <w:r w:rsidRPr="00830491">
        <w:rPr>
          <w:rFonts w:hint="eastAsia"/>
          <w:szCs w:val="22"/>
        </w:rPr>
        <w:t xml:space="preserve"> </w:t>
      </w:r>
      <w:r w:rsidRPr="00830491">
        <w:rPr>
          <w:rFonts w:hint="eastAsia"/>
          <w:szCs w:val="22"/>
        </w:rPr>
        <w:t>주의를</w:t>
      </w:r>
      <w:r w:rsidRPr="00830491">
        <w:rPr>
          <w:rFonts w:hint="eastAsia"/>
          <w:szCs w:val="22"/>
        </w:rPr>
        <w:t xml:space="preserve"> </w:t>
      </w:r>
      <w:r w:rsidRPr="00830491">
        <w:rPr>
          <w:rFonts w:hint="eastAsia"/>
          <w:szCs w:val="22"/>
        </w:rPr>
        <w:t>한</w:t>
      </w:r>
      <w:r w:rsidRPr="00830491">
        <w:rPr>
          <w:rFonts w:hint="eastAsia"/>
          <w:szCs w:val="22"/>
        </w:rPr>
        <w:t xml:space="preserve"> </w:t>
      </w:r>
      <w:r w:rsidRPr="00830491">
        <w:rPr>
          <w:rFonts w:hint="eastAsia"/>
          <w:szCs w:val="22"/>
        </w:rPr>
        <w:t>때</w:t>
      </w:r>
      <w:r w:rsidRPr="00830491">
        <w:rPr>
          <w:rFonts w:hint="eastAsia"/>
          <w:szCs w:val="22"/>
        </w:rPr>
        <w:t xml:space="preserve"> </w:t>
      </w:r>
      <w:r w:rsidRPr="00830491">
        <w:rPr>
          <w:rFonts w:hint="eastAsia"/>
          <w:szCs w:val="22"/>
        </w:rPr>
        <w:t>또는</w:t>
      </w:r>
      <w:r w:rsidRPr="00830491">
        <w:rPr>
          <w:rFonts w:hint="eastAsia"/>
          <w:szCs w:val="22"/>
        </w:rPr>
        <w:t xml:space="preserve"> </w:t>
      </w:r>
      <w:r w:rsidRPr="00830491">
        <w:rPr>
          <w:rFonts w:hint="eastAsia"/>
          <w:szCs w:val="22"/>
        </w:rPr>
        <w:t>상당한</w:t>
      </w:r>
      <w:r w:rsidRPr="00830491">
        <w:rPr>
          <w:rFonts w:hint="eastAsia"/>
          <w:szCs w:val="22"/>
        </w:rPr>
        <w:t xml:space="preserve"> </w:t>
      </w:r>
      <w:r w:rsidRPr="00830491">
        <w:rPr>
          <w:rFonts w:hint="eastAsia"/>
          <w:szCs w:val="22"/>
        </w:rPr>
        <w:t>주의를</w:t>
      </w:r>
      <w:r w:rsidRPr="00830491">
        <w:rPr>
          <w:rFonts w:hint="eastAsia"/>
          <w:szCs w:val="22"/>
        </w:rPr>
        <w:t xml:space="preserve"> </w:t>
      </w:r>
      <w:r w:rsidRPr="00830491">
        <w:rPr>
          <w:rFonts w:hint="eastAsia"/>
          <w:szCs w:val="22"/>
        </w:rPr>
        <w:t>하여도</w:t>
      </w:r>
      <w:r w:rsidRPr="00830491">
        <w:rPr>
          <w:rFonts w:hint="eastAsia"/>
          <w:szCs w:val="22"/>
        </w:rPr>
        <w:t xml:space="preserve"> </w:t>
      </w:r>
      <w:r w:rsidRPr="00830491">
        <w:rPr>
          <w:rFonts w:hint="eastAsia"/>
          <w:szCs w:val="22"/>
        </w:rPr>
        <w:t>손해가</w:t>
      </w:r>
      <w:r w:rsidRPr="00830491">
        <w:rPr>
          <w:rFonts w:hint="eastAsia"/>
          <w:szCs w:val="22"/>
        </w:rPr>
        <w:t xml:space="preserve"> </w:t>
      </w:r>
      <w:r w:rsidRPr="00830491">
        <w:rPr>
          <w:rFonts w:hint="eastAsia"/>
          <w:szCs w:val="22"/>
        </w:rPr>
        <w:t>있을</w:t>
      </w:r>
      <w:r w:rsidRPr="00830491">
        <w:rPr>
          <w:rFonts w:hint="eastAsia"/>
          <w:szCs w:val="22"/>
        </w:rPr>
        <w:t xml:space="preserve"> </w:t>
      </w:r>
      <w:r w:rsidRPr="00830491">
        <w:rPr>
          <w:rFonts w:hint="eastAsia"/>
          <w:szCs w:val="22"/>
        </w:rPr>
        <w:t>경우에는</w:t>
      </w:r>
      <w:r w:rsidRPr="00830491">
        <w:rPr>
          <w:rFonts w:hint="eastAsia"/>
          <w:szCs w:val="22"/>
        </w:rPr>
        <w:t xml:space="preserve"> </w:t>
      </w:r>
      <w:r w:rsidRPr="00830491">
        <w:rPr>
          <w:rFonts w:hint="eastAsia"/>
          <w:szCs w:val="22"/>
        </w:rPr>
        <w:t>그러하지</w:t>
      </w:r>
      <w:r w:rsidRPr="00830491">
        <w:rPr>
          <w:rFonts w:hint="eastAsia"/>
          <w:szCs w:val="22"/>
        </w:rPr>
        <w:t xml:space="preserve"> </w:t>
      </w:r>
      <w:r w:rsidRPr="00830491">
        <w:rPr>
          <w:rFonts w:hint="eastAsia"/>
          <w:szCs w:val="22"/>
        </w:rPr>
        <w:t>아니함</w:t>
      </w:r>
      <w:r w:rsidRPr="00830491">
        <w:rPr>
          <w:rFonts w:hint="eastAsia"/>
          <w:szCs w:val="22"/>
        </w:rPr>
        <w:t>(</w:t>
      </w:r>
      <w:r w:rsidRPr="00830491">
        <w:rPr>
          <w:rFonts w:hint="eastAsia"/>
          <w:szCs w:val="22"/>
        </w:rPr>
        <w:t>민법</w:t>
      </w:r>
      <w:r w:rsidRPr="00830491">
        <w:rPr>
          <w:rFonts w:hint="eastAsia"/>
          <w:szCs w:val="22"/>
        </w:rPr>
        <w:t xml:space="preserve"> </w:t>
      </w:r>
      <w:r w:rsidRPr="00830491">
        <w:rPr>
          <w:rFonts w:hint="eastAsia"/>
          <w:szCs w:val="22"/>
        </w:rPr>
        <w:t>제</w:t>
      </w:r>
      <w:r w:rsidRPr="00830491">
        <w:rPr>
          <w:rFonts w:hint="eastAsia"/>
          <w:szCs w:val="22"/>
        </w:rPr>
        <w:t>756</w:t>
      </w:r>
      <w:r w:rsidRPr="00830491">
        <w:rPr>
          <w:rFonts w:hint="eastAsia"/>
          <w:szCs w:val="22"/>
        </w:rPr>
        <w:t>조</w:t>
      </w:r>
      <w:r w:rsidRPr="00830491">
        <w:rPr>
          <w:rFonts w:hint="eastAsia"/>
          <w:szCs w:val="22"/>
        </w:rPr>
        <w:t>)</w:t>
      </w:r>
      <w:r w:rsidRPr="00830491">
        <w:rPr>
          <w:szCs w:val="22"/>
        </w:rPr>
        <w:t>.</w:t>
      </w:r>
      <w:r>
        <w:rPr>
          <w:szCs w:val="22"/>
        </w:rPr>
        <w:t xml:space="preserve"> </w:t>
      </w:r>
    </w:p>
    <w:p w14:paraId="37A0AA6F" w14:textId="77777777" w:rsidR="00026A7E" w:rsidRPr="007A79A6" w:rsidRDefault="00026A7E" w:rsidP="00026A7E">
      <w:pPr>
        <w:pStyle w:val="a5"/>
        <w:spacing w:after="240"/>
        <w:ind w:leftChars="0" w:left="907"/>
        <w:rPr>
          <w:szCs w:val="22"/>
        </w:rPr>
      </w:pPr>
      <w:r>
        <w:rPr>
          <w:rFonts w:hint="eastAsia"/>
          <w:szCs w:val="22"/>
        </w:rPr>
        <w:t>여기서</w:t>
      </w:r>
      <w:r>
        <w:rPr>
          <w:rFonts w:hint="eastAsia"/>
          <w:szCs w:val="22"/>
        </w:rPr>
        <w:t xml:space="preserve"> </w:t>
      </w:r>
      <w:r>
        <w:rPr>
          <w:szCs w:val="22"/>
        </w:rPr>
        <w:t>“</w:t>
      </w:r>
      <w:r>
        <w:rPr>
          <w:rFonts w:hint="eastAsia"/>
          <w:szCs w:val="22"/>
        </w:rPr>
        <w:t>사무집행에</w:t>
      </w:r>
      <w:r>
        <w:rPr>
          <w:rFonts w:hint="eastAsia"/>
          <w:szCs w:val="22"/>
        </w:rPr>
        <w:t xml:space="preserve"> </w:t>
      </w:r>
      <w:r>
        <w:rPr>
          <w:rFonts w:hint="eastAsia"/>
          <w:szCs w:val="22"/>
        </w:rPr>
        <w:t>관하여</w:t>
      </w:r>
      <w:r>
        <w:rPr>
          <w:szCs w:val="22"/>
        </w:rPr>
        <w:t xml:space="preserve">” </w:t>
      </w:r>
      <w:r>
        <w:rPr>
          <w:rFonts w:hint="eastAsia"/>
          <w:szCs w:val="22"/>
        </w:rPr>
        <w:t>요건과</w:t>
      </w:r>
      <w:r>
        <w:rPr>
          <w:rFonts w:hint="eastAsia"/>
          <w:szCs w:val="22"/>
        </w:rPr>
        <w:t xml:space="preserve"> </w:t>
      </w:r>
      <w:r>
        <w:rPr>
          <w:rFonts w:hint="eastAsia"/>
          <w:szCs w:val="22"/>
        </w:rPr>
        <w:t>관련하여</w:t>
      </w:r>
      <w:r>
        <w:rPr>
          <w:rFonts w:hint="eastAsia"/>
          <w:szCs w:val="22"/>
        </w:rPr>
        <w:t xml:space="preserve">, </w:t>
      </w:r>
      <w:r w:rsidRPr="00421BC1">
        <w:t>피용자의</w:t>
      </w:r>
      <w:r w:rsidRPr="00421BC1">
        <w:t xml:space="preserve"> </w:t>
      </w:r>
      <w:r w:rsidRPr="00421BC1">
        <w:t>불법행위가</w:t>
      </w:r>
      <w:r w:rsidRPr="00421BC1">
        <w:t xml:space="preserve"> </w:t>
      </w:r>
      <w:r w:rsidRPr="00421BC1">
        <w:t>외형상</w:t>
      </w:r>
      <w:r w:rsidRPr="00421BC1">
        <w:t xml:space="preserve"> </w:t>
      </w:r>
      <w:r w:rsidRPr="00421BC1">
        <w:t>객관</w:t>
      </w:r>
      <w:r w:rsidRPr="00421BC1">
        <w:rPr>
          <w:rFonts w:hint="eastAsia"/>
        </w:rPr>
        <w:t>적으</w:t>
      </w:r>
      <w:r w:rsidRPr="00421BC1">
        <w:t>로</w:t>
      </w:r>
      <w:r w:rsidRPr="00421BC1">
        <w:t xml:space="preserve"> </w:t>
      </w:r>
      <w:r w:rsidRPr="00421BC1">
        <w:t>사용자의</w:t>
      </w:r>
      <w:r w:rsidRPr="00421BC1">
        <w:t xml:space="preserve"> </w:t>
      </w:r>
      <w:r w:rsidRPr="00421BC1">
        <w:t>사업활동</w:t>
      </w:r>
      <w:r w:rsidRPr="00421BC1">
        <w:t xml:space="preserve"> </w:t>
      </w:r>
      <w:r w:rsidRPr="00421BC1">
        <w:t>등과</w:t>
      </w:r>
      <w:r w:rsidRPr="00421BC1">
        <w:t xml:space="preserve"> </w:t>
      </w:r>
      <w:r w:rsidRPr="00421BC1">
        <w:t>관련된</w:t>
      </w:r>
      <w:r w:rsidRPr="00421BC1">
        <w:t xml:space="preserve"> </w:t>
      </w:r>
      <w:r w:rsidRPr="00421BC1">
        <w:t>것이라고</w:t>
      </w:r>
      <w:r w:rsidRPr="00421BC1">
        <w:t xml:space="preserve"> </w:t>
      </w:r>
      <w:r w:rsidRPr="00421BC1">
        <w:t>보일</w:t>
      </w:r>
      <w:r w:rsidRPr="00421BC1">
        <w:t xml:space="preserve"> </w:t>
      </w:r>
      <w:r w:rsidRPr="00421BC1">
        <w:t>때에는</w:t>
      </w:r>
      <w:r w:rsidRPr="00421BC1">
        <w:t xml:space="preserve"> </w:t>
      </w:r>
      <w:r w:rsidRPr="00421BC1">
        <w:t>행위자의</w:t>
      </w:r>
      <w:r w:rsidRPr="00421BC1">
        <w:t xml:space="preserve"> </w:t>
      </w:r>
      <w:r w:rsidRPr="00421BC1">
        <w:t>주관적</w:t>
      </w:r>
      <w:r w:rsidRPr="00421BC1">
        <w:t xml:space="preserve"> </w:t>
      </w:r>
      <w:r w:rsidRPr="00421BC1">
        <w:t>사정을</w:t>
      </w:r>
      <w:r w:rsidRPr="00421BC1">
        <w:t xml:space="preserve"> </w:t>
      </w:r>
      <w:r w:rsidRPr="00421BC1">
        <w:t>고려하지</w:t>
      </w:r>
      <w:r w:rsidRPr="00421BC1">
        <w:t xml:space="preserve"> </w:t>
      </w:r>
      <w:r w:rsidRPr="00421BC1">
        <w:t>아니하며</w:t>
      </w:r>
      <w:r w:rsidRPr="00421BC1">
        <w:t xml:space="preserve">, </w:t>
      </w:r>
      <w:r w:rsidRPr="00421BC1">
        <w:t>피용자가</w:t>
      </w:r>
      <w:r w:rsidRPr="00421BC1">
        <w:t xml:space="preserve"> </w:t>
      </w:r>
      <w:r w:rsidRPr="00421BC1">
        <w:t>다른</w:t>
      </w:r>
      <w:r w:rsidRPr="00421BC1">
        <w:t xml:space="preserve"> </w:t>
      </w:r>
      <w:r w:rsidRPr="00421BC1">
        <w:t>피용자를</w:t>
      </w:r>
      <w:r w:rsidRPr="00421BC1">
        <w:t xml:space="preserve"> </w:t>
      </w:r>
      <w:r w:rsidRPr="00421BC1">
        <w:t>성추행</w:t>
      </w:r>
      <w:r w:rsidRPr="00421BC1">
        <w:t xml:space="preserve"> </w:t>
      </w:r>
      <w:r w:rsidRPr="00421BC1">
        <w:t>또는</w:t>
      </w:r>
      <w:r w:rsidRPr="00421BC1">
        <w:t xml:space="preserve"> </w:t>
      </w:r>
      <w:r w:rsidRPr="00421BC1">
        <w:t>간음하는</w:t>
      </w:r>
      <w:r w:rsidRPr="00421BC1">
        <w:t xml:space="preserve"> </w:t>
      </w:r>
      <w:r w:rsidRPr="00421BC1">
        <w:t>등</w:t>
      </w:r>
      <w:r w:rsidRPr="00421BC1">
        <w:t xml:space="preserve"> </w:t>
      </w:r>
      <w:r w:rsidRPr="00421BC1">
        <w:t>고의적인</w:t>
      </w:r>
      <w:r w:rsidRPr="00421BC1">
        <w:t xml:space="preserve"> </w:t>
      </w:r>
      <w:r w:rsidRPr="00421BC1">
        <w:t>가해행위를</w:t>
      </w:r>
      <w:r w:rsidRPr="00421BC1">
        <w:t xml:space="preserve"> </w:t>
      </w:r>
      <w:r w:rsidRPr="00421BC1">
        <w:t>한</w:t>
      </w:r>
      <w:r w:rsidRPr="00421BC1">
        <w:t xml:space="preserve"> </w:t>
      </w:r>
      <w:r w:rsidRPr="00421BC1">
        <w:t>경우에도</w:t>
      </w:r>
      <w:r w:rsidRPr="00421BC1">
        <w:t xml:space="preserve"> </w:t>
      </w:r>
      <w:r w:rsidRPr="00421BC1">
        <w:t>외형상</w:t>
      </w:r>
      <w:r w:rsidRPr="00421BC1">
        <w:t xml:space="preserve"> </w:t>
      </w:r>
      <w:r w:rsidRPr="00421BC1">
        <w:t>객관적으로</w:t>
      </w:r>
      <w:r w:rsidRPr="00421BC1">
        <w:t xml:space="preserve"> </w:t>
      </w:r>
      <w:r w:rsidRPr="00421BC1">
        <w:t>사용자의</w:t>
      </w:r>
      <w:r w:rsidRPr="00421BC1">
        <w:t xml:space="preserve"> </w:t>
      </w:r>
      <w:r w:rsidRPr="00421BC1">
        <w:t>사무집행행</w:t>
      </w:r>
      <w:r w:rsidRPr="000033D4">
        <w:t>위와</w:t>
      </w:r>
      <w:r w:rsidRPr="000033D4">
        <w:t xml:space="preserve"> </w:t>
      </w:r>
      <w:r w:rsidRPr="000033D4">
        <w:t>관련된</w:t>
      </w:r>
      <w:r w:rsidRPr="000033D4">
        <w:t xml:space="preserve"> </w:t>
      </w:r>
      <w:r w:rsidRPr="000033D4">
        <w:t>것이라고</w:t>
      </w:r>
      <w:r w:rsidRPr="000033D4">
        <w:t xml:space="preserve"> </w:t>
      </w:r>
      <w:r w:rsidRPr="000033D4">
        <w:t>볼</w:t>
      </w:r>
      <w:r w:rsidRPr="000033D4">
        <w:t xml:space="preserve"> </w:t>
      </w:r>
      <w:r w:rsidRPr="000033D4">
        <w:t>수</w:t>
      </w:r>
      <w:r w:rsidRPr="000033D4">
        <w:t xml:space="preserve"> </w:t>
      </w:r>
      <w:r w:rsidRPr="000033D4">
        <w:t>있는</w:t>
      </w:r>
      <w:r w:rsidRPr="000033D4">
        <w:t xml:space="preserve"> </w:t>
      </w:r>
      <w:r w:rsidRPr="000033D4">
        <w:t>사안에서도</w:t>
      </w:r>
      <w:r w:rsidRPr="000033D4">
        <w:t xml:space="preserve"> </w:t>
      </w:r>
      <w:r w:rsidRPr="000033D4">
        <w:t>사용자책임이</w:t>
      </w:r>
      <w:r w:rsidRPr="000033D4">
        <w:t xml:space="preserve"> </w:t>
      </w:r>
      <w:r w:rsidRPr="000033D4">
        <w:t>성립</w:t>
      </w:r>
      <w:r w:rsidRPr="000033D4">
        <w:rPr>
          <w:rFonts w:hint="eastAsia"/>
        </w:rPr>
        <w:t>하며</w:t>
      </w:r>
      <w:r w:rsidRPr="000033D4">
        <w:rPr>
          <w:rFonts w:hint="eastAsia"/>
        </w:rPr>
        <w:t>,</w:t>
      </w:r>
      <w:r w:rsidRPr="000033D4">
        <w:t xml:space="preserve"> </w:t>
      </w:r>
      <w:r w:rsidRPr="000033D4">
        <w:rPr>
          <w:rFonts w:hint="eastAsia"/>
        </w:rPr>
        <w:t>피용자가</w:t>
      </w:r>
      <w:r w:rsidRPr="000033D4">
        <w:rPr>
          <w:rFonts w:hint="eastAsia"/>
        </w:rPr>
        <w:t xml:space="preserve"> </w:t>
      </w:r>
      <w:r w:rsidRPr="000033D4">
        <w:rPr>
          <w:rFonts w:hint="eastAsia"/>
        </w:rPr>
        <w:t>사용자로부터</w:t>
      </w:r>
      <w:r w:rsidRPr="000033D4">
        <w:rPr>
          <w:rFonts w:hint="eastAsia"/>
        </w:rPr>
        <w:t xml:space="preserve"> </w:t>
      </w:r>
      <w:r w:rsidRPr="000033D4">
        <w:rPr>
          <w:rFonts w:hint="eastAsia"/>
        </w:rPr>
        <w:t>채용</w:t>
      </w:r>
      <w:r w:rsidRPr="000033D4">
        <w:rPr>
          <w:rFonts w:hint="eastAsia"/>
        </w:rPr>
        <w:t>,</w:t>
      </w:r>
      <w:r w:rsidRPr="000033D4">
        <w:t xml:space="preserve"> </w:t>
      </w:r>
      <w:r w:rsidRPr="000033D4">
        <w:rPr>
          <w:rFonts w:hint="eastAsia"/>
        </w:rPr>
        <w:t>계속고용</w:t>
      </w:r>
      <w:r w:rsidRPr="000033D4">
        <w:rPr>
          <w:rFonts w:hint="eastAsia"/>
        </w:rPr>
        <w:t>,</w:t>
      </w:r>
      <w:r w:rsidRPr="000033D4">
        <w:t xml:space="preserve"> </w:t>
      </w:r>
      <w:r w:rsidRPr="000033D4">
        <w:rPr>
          <w:rFonts w:hint="eastAsia"/>
        </w:rPr>
        <w:t>승진</w:t>
      </w:r>
      <w:r w:rsidRPr="000033D4">
        <w:rPr>
          <w:rFonts w:hint="eastAsia"/>
        </w:rPr>
        <w:t>,</w:t>
      </w:r>
      <w:r w:rsidRPr="000033D4">
        <w:t xml:space="preserve"> </w:t>
      </w:r>
      <w:r w:rsidRPr="000033D4">
        <w:rPr>
          <w:rFonts w:hint="eastAsia"/>
        </w:rPr>
        <w:t>근무평정과</w:t>
      </w:r>
      <w:r w:rsidRPr="000033D4">
        <w:rPr>
          <w:rFonts w:hint="eastAsia"/>
        </w:rPr>
        <w:t xml:space="preserve"> </w:t>
      </w:r>
      <w:r w:rsidRPr="000033D4">
        <w:rPr>
          <w:rFonts w:hint="eastAsia"/>
        </w:rPr>
        <w:t>같은</w:t>
      </w:r>
      <w:r w:rsidRPr="000033D4">
        <w:rPr>
          <w:rFonts w:hint="eastAsia"/>
        </w:rPr>
        <w:t xml:space="preserve"> </w:t>
      </w:r>
      <w:r w:rsidRPr="000033D4">
        <w:rPr>
          <w:rFonts w:hint="eastAsia"/>
        </w:rPr>
        <w:t>다른</w:t>
      </w:r>
      <w:r w:rsidRPr="000033D4">
        <w:rPr>
          <w:rFonts w:hint="eastAsia"/>
        </w:rPr>
        <w:t xml:space="preserve"> </w:t>
      </w:r>
      <w:r w:rsidRPr="000033D4">
        <w:rPr>
          <w:rFonts w:hint="eastAsia"/>
        </w:rPr>
        <w:t>근로자에</w:t>
      </w:r>
      <w:r w:rsidRPr="000033D4">
        <w:rPr>
          <w:rFonts w:hint="eastAsia"/>
        </w:rPr>
        <w:t xml:space="preserve"> </w:t>
      </w:r>
      <w:r w:rsidRPr="000033D4">
        <w:rPr>
          <w:rFonts w:hint="eastAsia"/>
        </w:rPr>
        <w:t>대한</w:t>
      </w:r>
      <w:r w:rsidRPr="000033D4">
        <w:rPr>
          <w:rFonts w:hint="eastAsia"/>
        </w:rPr>
        <w:t xml:space="preserve"> </w:t>
      </w:r>
      <w:r w:rsidRPr="000033D4">
        <w:rPr>
          <w:rFonts w:hint="eastAsia"/>
        </w:rPr>
        <w:t>고용조건을</w:t>
      </w:r>
      <w:r w:rsidRPr="000033D4">
        <w:rPr>
          <w:rFonts w:hint="eastAsia"/>
        </w:rPr>
        <w:t xml:space="preserve"> </w:t>
      </w:r>
      <w:r w:rsidRPr="000033D4">
        <w:rPr>
          <w:rFonts w:hint="eastAsia"/>
        </w:rPr>
        <w:t>결정할</w:t>
      </w:r>
      <w:r w:rsidRPr="000033D4">
        <w:rPr>
          <w:rFonts w:hint="eastAsia"/>
        </w:rPr>
        <w:t xml:space="preserve"> </w:t>
      </w:r>
      <w:r w:rsidRPr="000033D4">
        <w:rPr>
          <w:rFonts w:hint="eastAsia"/>
        </w:rPr>
        <w:t>수</w:t>
      </w:r>
      <w:r w:rsidRPr="000033D4">
        <w:rPr>
          <w:rFonts w:hint="eastAsia"/>
        </w:rPr>
        <w:t xml:space="preserve"> </w:t>
      </w:r>
      <w:r w:rsidRPr="000033D4">
        <w:rPr>
          <w:rFonts w:hint="eastAsia"/>
        </w:rPr>
        <w:t>있는</w:t>
      </w:r>
      <w:r w:rsidRPr="000033D4">
        <w:rPr>
          <w:rFonts w:hint="eastAsia"/>
        </w:rPr>
        <w:t xml:space="preserve"> </w:t>
      </w:r>
      <w:r w:rsidRPr="000033D4">
        <w:rPr>
          <w:rFonts w:hint="eastAsia"/>
        </w:rPr>
        <w:t>권한을</w:t>
      </w:r>
      <w:r w:rsidRPr="000033D4">
        <w:rPr>
          <w:rFonts w:hint="eastAsia"/>
        </w:rPr>
        <w:t xml:space="preserve"> </w:t>
      </w:r>
      <w:proofErr w:type="spellStart"/>
      <w:r w:rsidRPr="000033D4">
        <w:rPr>
          <w:rFonts w:hint="eastAsia"/>
        </w:rPr>
        <w:t>부여받고</w:t>
      </w:r>
      <w:proofErr w:type="spellEnd"/>
      <w:r w:rsidRPr="000033D4">
        <w:rPr>
          <w:rFonts w:hint="eastAsia"/>
        </w:rPr>
        <w:t xml:space="preserve"> </w:t>
      </w:r>
      <w:r w:rsidRPr="000033D4">
        <w:rPr>
          <w:rFonts w:hint="eastAsia"/>
        </w:rPr>
        <w:t>있음을</w:t>
      </w:r>
      <w:r w:rsidRPr="000033D4">
        <w:rPr>
          <w:rFonts w:hint="eastAsia"/>
        </w:rPr>
        <w:t xml:space="preserve"> </w:t>
      </w:r>
      <w:r w:rsidRPr="000033D4">
        <w:rPr>
          <w:rFonts w:hint="eastAsia"/>
        </w:rPr>
        <w:t>이용하여</w:t>
      </w:r>
      <w:r w:rsidRPr="000033D4">
        <w:rPr>
          <w:rFonts w:hint="eastAsia"/>
        </w:rPr>
        <w:t xml:space="preserve"> </w:t>
      </w:r>
      <w:r w:rsidRPr="000033D4">
        <w:rPr>
          <w:rFonts w:hint="eastAsia"/>
        </w:rPr>
        <w:t>그</w:t>
      </w:r>
      <w:r w:rsidRPr="000033D4">
        <w:rPr>
          <w:rFonts w:hint="eastAsia"/>
        </w:rPr>
        <w:t xml:space="preserve"> </w:t>
      </w:r>
      <w:r w:rsidRPr="000033D4">
        <w:rPr>
          <w:rFonts w:hint="eastAsia"/>
        </w:rPr>
        <w:t>업무</w:t>
      </w:r>
      <w:r w:rsidRPr="000033D4">
        <w:rPr>
          <w:rFonts w:hint="eastAsia"/>
        </w:rPr>
        <w:t xml:space="preserve"> </w:t>
      </w:r>
      <w:r w:rsidRPr="000033D4">
        <w:rPr>
          <w:rFonts w:hint="eastAsia"/>
        </w:rPr>
        <w:t>수행과</w:t>
      </w:r>
      <w:r w:rsidRPr="000033D4">
        <w:rPr>
          <w:rFonts w:hint="eastAsia"/>
        </w:rPr>
        <w:t xml:space="preserve"> </w:t>
      </w:r>
      <w:r w:rsidRPr="000033D4">
        <w:rPr>
          <w:rFonts w:hint="eastAsia"/>
        </w:rPr>
        <w:t>시간적</w:t>
      </w:r>
      <w:r w:rsidRPr="000033D4">
        <w:rPr>
          <w:rFonts w:hint="eastAsia"/>
        </w:rPr>
        <w:t>,</w:t>
      </w:r>
      <w:r w:rsidRPr="000033D4">
        <w:t xml:space="preserve"> </w:t>
      </w:r>
      <w:r w:rsidRPr="000033D4">
        <w:rPr>
          <w:rFonts w:hint="eastAsia"/>
        </w:rPr>
        <w:t>장소적인</w:t>
      </w:r>
      <w:r w:rsidRPr="000033D4">
        <w:rPr>
          <w:rFonts w:hint="eastAsia"/>
        </w:rPr>
        <w:t xml:space="preserve"> </w:t>
      </w:r>
      <w:r w:rsidRPr="000033D4">
        <w:rPr>
          <w:rFonts w:hint="eastAsia"/>
        </w:rPr>
        <w:t>근접성이</w:t>
      </w:r>
      <w:r w:rsidRPr="000033D4">
        <w:rPr>
          <w:rFonts w:hint="eastAsia"/>
        </w:rPr>
        <w:t xml:space="preserve"> </w:t>
      </w:r>
      <w:r w:rsidRPr="000033D4">
        <w:rPr>
          <w:rFonts w:hint="eastAsia"/>
        </w:rPr>
        <w:t>인정되는</w:t>
      </w:r>
      <w:r w:rsidRPr="000033D4">
        <w:rPr>
          <w:rFonts w:hint="eastAsia"/>
        </w:rPr>
        <w:t xml:space="preserve"> </w:t>
      </w:r>
      <w:r w:rsidRPr="000033D4">
        <w:rPr>
          <w:rFonts w:hint="eastAsia"/>
        </w:rPr>
        <w:t>상황</w:t>
      </w:r>
      <w:r w:rsidRPr="00421BC1">
        <w:rPr>
          <w:rFonts w:hint="eastAsia"/>
        </w:rPr>
        <w:t>에서</w:t>
      </w:r>
      <w:r w:rsidRPr="00421BC1">
        <w:rPr>
          <w:rFonts w:hint="eastAsia"/>
        </w:rPr>
        <w:t xml:space="preserve"> </w:t>
      </w:r>
      <w:r w:rsidRPr="00421BC1">
        <w:rPr>
          <w:rFonts w:hint="eastAsia"/>
        </w:rPr>
        <w:t>원고를</w:t>
      </w:r>
      <w:r w:rsidRPr="00421BC1">
        <w:rPr>
          <w:rFonts w:hint="eastAsia"/>
        </w:rPr>
        <w:t xml:space="preserve"> </w:t>
      </w:r>
      <w:proofErr w:type="spellStart"/>
      <w:r w:rsidRPr="00421BC1">
        <w:rPr>
          <w:rFonts w:hint="eastAsia"/>
        </w:rPr>
        <w:t>성추행하는</w:t>
      </w:r>
      <w:proofErr w:type="spellEnd"/>
      <w:r w:rsidRPr="00421BC1">
        <w:rPr>
          <w:rFonts w:hint="eastAsia"/>
        </w:rPr>
        <w:t xml:space="preserve"> </w:t>
      </w:r>
      <w:r w:rsidRPr="00421BC1">
        <w:rPr>
          <w:rFonts w:hint="eastAsia"/>
        </w:rPr>
        <w:t>등과</w:t>
      </w:r>
      <w:r w:rsidRPr="00421BC1">
        <w:rPr>
          <w:rFonts w:hint="eastAsia"/>
        </w:rPr>
        <w:t xml:space="preserve"> </w:t>
      </w:r>
      <w:r w:rsidRPr="00421BC1">
        <w:rPr>
          <w:rFonts w:hint="eastAsia"/>
        </w:rPr>
        <w:t>같이</w:t>
      </w:r>
      <w:r w:rsidRPr="00421BC1">
        <w:rPr>
          <w:rFonts w:hint="eastAsia"/>
        </w:rPr>
        <w:t xml:space="preserve"> </w:t>
      </w:r>
      <w:r>
        <w:rPr>
          <w:rFonts w:hint="eastAsia"/>
        </w:rPr>
        <w:t>외형상</w:t>
      </w:r>
      <w:r>
        <w:rPr>
          <w:rFonts w:hint="eastAsia"/>
        </w:rPr>
        <w:t xml:space="preserve"> </w:t>
      </w:r>
      <w:r>
        <w:rPr>
          <w:rFonts w:hint="eastAsia"/>
        </w:rPr>
        <w:t>객관적으로</w:t>
      </w:r>
      <w:r>
        <w:rPr>
          <w:rFonts w:hint="eastAsia"/>
        </w:rPr>
        <w:t xml:space="preserve"> </w:t>
      </w:r>
      <w:r>
        <w:rPr>
          <w:rFonts w:hint="eastAsia"/>
        </w:rPr>
        <w:t>사용자의</w:t>
      </w:r>
      <w:r>
        <w:rPr>
          <w:rFonts w:hint="eastAsia"/>
        </w:rPr>
        <w:t xml:space="preserve"> </w:t>
      </w:r>
      <w:r>
        <w:rPr>
          <w:rFonts w:hint="eastAsia"/>
        </w:rPr>
        <w:t>사무집행행위와</w:t>
      </w:r>
      <w:r>
        <w:rPr>
          <w:rFonts w:hint="eastAsia"/>
        </w:rPr>
        <w:t xml:space="preserve"> </w:t>
      </w:r>
      <w:r>
        <w:rPr>
          <w:rFonts w:hint="eastAsia"/>
        </w:rPr>
        <w:t>관련된</w:t>
      </w:r>
      <w:r>
        <w:rPr>
          <w:rFonts w:hint="eastAsia"/>
        </w:rPr>
        <w:t xml:space="preserve"> </w:t>
      </w:r>
      <w:r>
        <w:rPr>
          <w:rFonts w:hint="eastAsia"/>
        </w:rPr>
        <w:t>것이라고</w:t>
      </w:r>
      <w:r>
        <w:rPr>
          <w:rFonts w:hint="eastAsia"/>
        </w:rPr>
        <w:t xml:space="preserve"> </w:t>
      </w:r>
      <w:r>
        <w:rPr>
          <w:rFonts w:hint="eastAsia"/>
        </w:rPr>
        <w:t>볼</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사안에서도</w:t>
      </w:r>
      <w:r>
        <w:rPr>
          <w:rFonts w:hint="eastAsia"/>
        </w:rPr>
        <w:t xml:space="preserve"> </w:t>
      </w:r>
      <w:r>
        <w:rPr>
          <w:rFonts w:hint="eastAsia"/>
        </w:rPr>
        <w:t>사용자책임이</w:t>
      </w:r>
      <w:r>
        <w:rPr>
          <w:rFonts w:hint="eastAsia"/>
        </w:rPr>
        <w:t xml:space="preserve"> </w:t>
      </w:r>
      <w:r>
        <w:rPr>
          <w:rFonts w:hint="eastAsia"/>
        </w:rPr>
        <w:t>성립할</w:t>
      </w:r>
      <w:r>
        <w:rPr>
          <w:rFonts w:hint="eastAsia"/>
        </w:rPr>
        <w:t xml:space="preserve"> </w:t>
      </w:r>
      <w:r>
        <w:rPr>
          <w:rFonts w:hint="eastAsia"/>
        </w:rPr>
        <w:t>수</w:t>
      </w:r>
      <w:r>
        <w:rPr>
          <w:rFonts w:hint="eastAsia"/>
        </w:rPr>
        <w:t xml:space="preserve"> </w:t>
      </w:r>
      <w:r>
        <w:rPr>
          <w:rFonts w:hint="eastAsia"/>
        </w:rPr>
        <w:t>있음</w:t>
      </w:r>
      <w:r w:rsidRPr="00421BC1">
        <w:t>(</w:t>
      </w:r>
      <w:r w:rsidRPr="00421BC1">
        <w:t>대법원</w:t>
      </w:r>
      <w:r w:rsidRPr="00421BC1">
        <w:t xml:space="preserve"> 2009. 2. 26. </w:t>
      </w:r>
      <w:r w:rsidRPr="00421BC1">
        <w:t>선고</w:t>
      </w:r>
      <w:r w:rsidRPr="00421BC1">
        <w:t xml:space="preserve"> 2008</w:t>
      </w:r>
      <w:r w:rsidRPr="00421BC1">
        <w:t>다</w:t>
      </w:r>
      <w:r w:rsidRPr="00421BC1">
        <w:t xml:space="preserve">89712 </w:t>
      </w:r>
      <w:r w:rsidRPr="00421BC1">
        <w:t>판결</w:t>
      </w:r>
      <w:r w:rsidRPr="00421BC1">
        <w:t>)</w:t>
      </w:r>
      <w:r>
        <w:t xml:space="preserve">. </w:t>
      </w:r>
    </w:p>
    <w:p w14:paraId="29B746A2" w14:textId="77777777" w:rsidR="00026A7E" w:rsidRDefault="00026A7E" w:rsidP="00026A7E">
      <w:pPr>
        <w:pStyle w:val="a5"/>
        <w:spacing w:after="240"/>
        <w:ind w:leftChars="0" w:left="907"/>
        <w:rPr>
          <w:szCs w:val="22"/>
        </w:rPr>
      </w:pPr>
      <w:r>
        <w:rPr>
          <w:rFonts w:hint="eastAsia"/>
          <w:szCs w:val="22"/>
        </w:rPr>
        <w:t>위</w:t>
      </w:r>
      <w:r>
        <w:rPr>
          <w:rFonts w:hint="eastAsia"/>
          <w:szCs w:val="22"/>
        </w:rPr>
        <w:t xml:space="preserve"> </w:t>
      </w:r>
      <w:r w:rsidRPr="000033D4">
        <w:rPr>
          <w:szCs w:val="22"/>
        </w:rPr>
        <w:t>사건의</w:t>
      </w:r>
      <w:r w:rsidRPr="000033D4">
        <w:rPr>
          <w:szCs w:val="22"/>
        </w:rPr>
        <w:t xml:space="preserve"> </w:t>
      </w:r>
      <w:r w:rsidRPr="000033D4">
        <w:rPr>
          <w:szCs w:val="22"/>
        </w:rPr>
        <w:t>경우</w:t>
      </w:r>
      <w:r w:rsidRPr="000033D4">
        <w:rPr>
          <w:szCs w:val="22"/>
        </w:rPr>
        <w:t xml:space="preserve">, </w:t>
      </w:r>
      <w:r>
        <w:rPr>
          <w:rFonts w:ascii="바탕" w:eastAsia="바탕" w:hAnsi="바탕" w:cs="바탕" w:hint="eastAsia"/>
          <w:szCs w:val="22"/>
        </w:rPr>
        <w:t>(</w:t>
      </w:r>
      <w:proofErr w:type="spellStart"/>
      <w:r>
        <w:rPr>
          <w:rFonts w:ascii="바탕" w:eastAsia="바탕" w:hAnsi="바탕" w:cs="바탕"/>
          <w:szCs w:val="22"/>
        </w:rPr>
        <w:t>i</w:t>
      </w:r>
      <w:proofErr w:type="spellEnd"/>
      <w:r>
        <w:rPr>
          <w:rFonts w:ascii="바탕" w:eastAsia="바탕" w:hAnsi="바탕" w:cs="바탕"/>
          <w:szCs w:val="22"/>
        </w:rPr>
        <w:t xml:space="preserve">) </w:t>
      </w:r>
      <w:r w:rsidRPr="000033D4">
        <w:rPr>
          <w:szCs w:val="22"/>
        </w:rPr>
        <w:t>B</w:t>
      </w:r>
      <w:r w:rsidRPr="000033D4">
        <w:rPr>
          <w:szCs w:val="22"/>
        </w:rPr>
        <w:t>와</w:t>
      </w:r>
      <w:r w:rsidRPr="000033D4">
        <w:rPr>
          <w:szCs w:val="22"/>
        </w:rPr>
        <w:t xml:space="preserve"> C</w:t>
      </w:r>
      <w:r w:rsidRPr="000033D4">
        <w:rPr>
          <w:szCs w:val="22"/>
        </w:rPr>
        <w:t>의</w:t>
      </w:r>
      <w:r w:rsidRPr="000033D4">
        <w:rPr>
          <w:szCs w:val="22"/>
        </w:rPr>
        <w:t xml:space="preserve"> </w:t>
      </w:r>
      <w:r w:rsidRPr="000033D4">
        <w:rPr>
          <w:szCs w:val="22"/>
        </w:rPr>
        <w:t>성폭행은</w:t>
      </w:r>
      <w:r w:rsidRPr="000033D4">
        <w:rPr>
          <w:szCs w:val="22"/>
        </w:rPr>
        <w:t xml:space="preserve"> </w:t>
      </w:r>
      <w:r w:rsidRPr="000033D4">
        <w:rPr>
          <w:szCs w:val="22"/>
        </w:rPr>
        <w:t>대상회사</w:t>
      </w:r>
      <w:r w:rsidRPr="000033D4">
        <w:rPr>
          <w:szCs w:val="22"/>
        </w:rPr>
        <w:t xml:space="preserve"> </w:t>
      </w:r>
      <w:r w:rsidRPr="000033D4">
        <w:rPr>
          <w:szCs w:val="22"/>
        </w:rPr>
        <w:t>업무의</w:t>
      </w:r>
      <w:r w:rsidRPr="000033D4">
        <w:rPr>
          <w:szCs w:val="22"/>
        </w:rPr>
        <w:t xml:space="preserve"> </w:t>
      </w:r>
      <w:r w:rsidRPr="000033D4">
        <w:rPr>
          <w:szCs w:val="22"/>
        </w:rPr>
        <w:t>연장이라고</w:t>
      </w:r>
      <w:r w:rsidRPr="000033D4">
        <w:rPr>
          <w:szCs w:val="22"/>
        </w:rPr>
        <w:t xml:space="preserve"> </w:t>
      </w:r>
      <w:r w:rsidRPr="000033D4">
        <w:rPr>
          <w:szCs w:val="22"/>
        </w:rPr>
        <w:t>볼</w:t>
      </w:r>
      <w:r w:rsidRPr="000033D4">
        <w:rPr>
          <w:szCs w:val="22"/>
        </w:rPr>
        <w:t xml:space="preserve"> </w:t>
      </w:r>
      <w:r w:rsidRPr="000033D4">
        <w:rPr>
          <w:szCs w:val="22"/>
        </w:rPr>
        <w:t>수</w:t>
      </w:r>
      <w:r w:rsidRPr="000033D4">
        <w:rPr>
          <w:szCs w:val="22"/>
        </w:rPr>
        <w:t xml:space="preserve"> </w:t>
      </w:r>
      <w:r w:rsidRPr="000033D4">
        <w:rPr>
          <w:szCs w:val="22"/>
        </w:rPr>
        <w:t>있는</w:t>
      </w:r>
      <w:r w:rsidRPr="000033D4">
        <w:rPr>
          <w:szCs w:val="22"/>
        </w:rPr>
        <w:t xml:space="preserve"> </w:t>
      </w:r>
      <w:r w:rsidRPr="000033D4">
        <w:rPr>
          <w:szCs w:val="22"/>
        </w:rPr>
        <w:t>출장</w:t>
      </w:r>
      <w:r w:rsidRPr="000033D4">
        <w:rPr>
          <w:szCs w:val="22"/>
        </w:rPr>
        <w:t xml:space="preserve">, </w:t>
      </w:r>
      <w:proofErr w:type="spellStart"/>
      <w:r w:rsidRPr="000033D4">
        <w:rPr>
          <w:szCs w:val="22"/>
        </w:rPr>
        <w:t>성비위</w:t>
      </w:r>
      <w:proofErr w:type="spellEnd"/>
      <w:r w:rsidRPr="000033D4">
        <w:rPr>
          <w:szCs w:val="22"/>
        </w:rPr>
        <w:t xml:space="preserve"> </w:t>
      </w:r>
      <w:r w:rsidRPr="000033D4">
        <w:rPr>
          <w:szCs w:val="22"/>
        </w:rPr>
        <w:t>조사</w:t>
      </w:r>
      <w:r w:rsidRPr="000033D4">
        <w:rPr>
          <w:szCs w:val="22"/>
        </w:rPr>
        <w:t xml:space="preserve"> </w:t>
      </w:r>
      <w:r w:rsidRPr="000033D4">
        <w:rPr>
          <w:szCs w:val="22"/>
        </w:rPr>
        <w:t>과정</w:t>
      </w:r>
      <w:r w:rsidRPr="000033D4">
        <w:rPr>
          <w:szCs w:val="22"/>
        </w:rPr>
        <w:t xml:space="preserve"> </w:t>
      </w:r>
      <w:r w:rsidRPr="000033D4">
        <w:rPr>
          <w:szCs w:val="22"/>
        </w:rPr>
        <w:t>등에서</w:t>
      </w:r>
      <w:r w:rsidRPr="000033D4">
        <w:rPr>
          <w:szCs w:val="22"/>
        </w:rPr>
        <w:t xml:space="preserve"> </w:t>
      </w:r>
      <w:r w:rsidRPr="000033D4">
        <w:rPr>
          <w:szCs w:val="22"/>
        </w:rPr>
        <w:t>이루어진</w:t>
      </w:r>
      <w:r w:rsidRPr="000033D4">
        <w:rPr>
          <w:szCs w:val="22"/>
        </w:rPr>
        <w:t xml:space="preserve"> </w:t>
      </w:r>
      <w:r w:rsidRPr="000033D4">
        <w:rPr>
          <w:szCs w:val="22"/>
        </w:rPr>
        <w:t>점</w:t>
      </w:r>
      <w:r w:rsidRPr="000033D4">
        <w:rPr>
          <w:szCs w:val="22"/>
        </w:rPr>
        <w:t xml:space="preserve">, </w:t>
      </w:r>
      <w:r>
        <w:rPr>
          <w:rFonts w:ascii="바탕" w:eastAsia="바탕" w:hAnsi="바탕" w:cs="바탕" w:hint="eastAsia"/>
          <w:szCs w:val="22"/>
        </w:rPr>
        <w:t xml:space="preserve">(ii) </w:t>
      </w:r>
      <w:r w:rsidRPr="000033D4">
        <w:rPr>
          <w:szCs w:val="22"/>
        </w:rPr>
        <w:t>B</w:t>
      </w:r>
      <w:r w:rsidRPr="000033D4">
        <w:rPr>
          <w:szCs w:val="22"/>
        </w:rPr>
        <w:t>가</w:t>
      </w:r>
      <w:r w:rsidRPr="000033D4">
        <w:rPr>
          <w:szCs w:val="22"/>
        </w:rPr>
        <w:t xml:space="preserve"> </w:t>
      </w:r>
      <w:r w:rsidRPr="000033D4">
        <w:rPr>
          <w:szCs w:val="22"/>
        </w:rPr>
        <w:t>피해자의</w:t>
      </w:r>
      <w:r w:rsidRPr="000033D4">
        <w:rPr>
          <w:szCs w:val="22"/>
        </w:rPr>
        <w:t xml:space="preserve"> </w:t>
      </w:r>
      <w:r w:rsidRPr="000033D4">
        <w:rPr>
          <w:szCs w:val="22"/>
        </w:rPr>
        <w:t>교육책임자인</w:t>
      </w:r>
      <w:r w:rsidRPr="000033D4">
        <w:rPr>
          <w:szCs w:val="22"/>
        </w:rPr>
        <w:t xml:space="preserve"> </w:t>
      </w:r>
      <w:r w:rsidRPr="000033D4">
        <w:rPr>
          <w:szCs w:val="22"/>
        </w:rPr>
        <w:t>점</w:t>
      </w:r>
      <w:r w:rsidRPr="000033D4">
        <w:rPr>
          <w:szCs w:val="22"/>
        </w:rPr>
        <w:t xml:space="preserve">, </w:t>
      </w:r>
      <w:r>
        <w:rPr>
          <w:rFonts w:ascii="바탕" w:eastAsia="바탕" w:hAnsi="바탕" w:cs="바탕" w:hint="eastAsia"/>
          <w:szCs w:val="22"/>
        </w:rPr>
        <w:t xml:space="preserve">(iii) </w:t>
      </w:r>
      <w:r w:rsidRPr="000033D4">
        <w:rPr>
          <w:szCs w:val="22"/>
        </w:rPr>
        <w:t>피해자가</w:t>
      </w:r>
      <w:r w:rsidRPr="000033D4">
        <w:rPr>
          <w:szCs w:val="22"/>
        </w:rPr>
        <w:t xml:space="preserve"> </w:t>
      </w:r>
      <w:r w:rsidRPr="000033D4">
        <w:rPr>
          <w:szCs w:val="22"/>
        </w:rPr>
        <w:t>인사팀장</w:t>
      </w:r>
      <w:r w:rsidRPr="000033D4">
        <w:rPr>
          <w:rStyle w:val="ac"/>
          <w:szCs w:val="22"/>
        </w:rPr>
        <w:footnoteReference w:id="20"/>
      </w:r>
      <w:r w:rsidRPr="000033D4">
        <w:rPr>
          <w:szCs w:val="22"/>
        </w:rPr>
        <w:t>인</w:t>
      </w:r>
      <w:r w:rsidRPr="000033D4">
        <w:rPr>
          <w:szCs w:val="22"/>
        </w:rPr>
        <w:t xml:space="preserve"> C</w:t>
      </w:r>
      <w:r w:rsidRPr="000033D4">
        <w:rPr>
          <w:szCs w:val="22"/>
        </w:rPr>
        <w:t>에게</w:t>
      </w:r>
      <w:r w:rsidRPr="000033D4">
        <w:rPr>
          <w:szCs w:val="22"/>
        </w:rPr>
        <w:t xml:space="preserve"> </w:t>
      </w:r>
      <w:r w:rsidRPr="000033D4">
        <w:rPr>
          <w:szCs w:val="22"/>
        </w:rPr>
        <w:t>신고하였음에도</w:t>
      </w:r>
      <w:r w:rsidRPr="000033D4">
        <w:rPr>
          <w:szCs w:val="22"/>
        </w:rPr>
        <w:t xml:space="preserve"> </w:t>
      </w:r>
      <w:r w:rsidRPr="000033D4">
        <w:rPr>
          <w:szCs w:val="22"/>
        </w:rPr>
        <w:t>가해자</w:t>
      </w:r>
      <w:r w:rsidRPr="000033D4">
        <w:rPr>
          <w:szCs w:val="22"/>
        </w:rPr>
        <w:t>2</w:t>
      </w:r>
      <w:r w:rsidRPr="000033D4">
        <w:rPr>
          <w:szCs w:val="22"/>
        </w:rPr>
        <w:t>는</w:t>
      </w:r>
      <w:r w:rsidRPr="000033D4">
        <w:rPr>
          <w:szCs w:val="22"/>
        </w:rPr>
        <w:t xml:space="preserve"> </w:t>
      </w:r>
      <w:r w:rsidRPr="000033D4">
        <w:rPr>
          <w:szCs w:val="22"/>
        </w:rPr>
        <w:t>피해자에게</w:t>
      </w:r>
      <w:r w:rsidRPr="000033D4">
        <w:rPr>
          <w:szCs w:val="22"/>
        </w:rPr>
        <w:t xml:space="preserve"> </w:t>
      </w:r>
      <w:r w:rsidRPr="000033D4">
        <w:rPr>
          <w:szCs w:val="22"/>
        </w:rPr>
        <w:t>겁을</w:t>
      </w:r>
      <w:r w:rsidRPr="000033D4">
        <w:rPr>
          <w:szCs w:val="22"/>
        </w:rPr>
        <w:t xml:space="preserve"> </w:t>
      </w:r>
      <w:r w:rsidRPr="000033D4">
        <w:rPr>
          <w:szCs w:val="22"/>
        </w:rPr>
        <w:t>주어</w:t>
      </w:r>
      <w:r w:rsidRPr="000033D4">
        <w:rPr>
          <w:szCs w:val="22"/>
        </w:rPr>
        <w:t xml:space="preserve"> </w:t>
      </w:r>
      <w:r w:rsidRPr="000033D4">
        <w:rPr>
          <w:szCs w:val="22"/>
        </w:rPr>
        <w:t>사실과</w:t>
      </w:r>
      <w:r w:rsidRPr="000033D4">
        <w:rPr>
          <w:szCs w:val="22"/>
        </w:rPr>
        <w:t xml:space="preserve"> </w:t>
      </w:r>
      <w:r w:rsidRPr="000033D4">
        <w:rPr>
          <w:szCs w:val="22"/>
        </w:rPr>
        <w:t>다르게</w:t>
      </w:r>
      <w:r w:rsidRPr="000033D4">
        <w:rPr>
          <w:szCs w:val="22"/>
        </w:rPr>
        <w:t xml:space="preserve"> </w:t>
      </w:r>
      <w:r w:rsidRPr="000033D4">
        <w:rPr>
          <w:szCs w:val="22"/>
        </w:rPr>
        <w:t>합의에</w:t>
      </w:r>
      <w:r w:rsidRPr="000033D4">
        <w:rPr>
          <w:szCs w:val="22"/>
        </w:rPr>
        <w:t xml:space="preserve"> </w:t>
      </w:r>
      <w:r w:rsidRPr="000033D4">
        <w:rPr>
          <w:szCs w:val="22"/>
        </w:rPr>
        <w:t>의한</w:t>
      </w:r>
      <w:r w:rsidRPr="000033D4">
        <w:rPr>
          <w:szCs w:val="22"/>
        </w:rPr>
        <w:t xml:space="preserve"> </w:t>
      </w:r>
      <w:r w:rsidRPr="000033D4">
        <w:rPr>
          <w:szCs w:val="22"/>
        </w:rPr>
        <w:t>성관계였다는</w:t>
      </w:r>
      <w:r w:rsidRPr="000033D4">
        <w:rPr>
          <w:szCs w:val="22"/>
        </w:rPr>
        <w:t xml:space="preserve"> </w:t>
      </w:r>
      <w:r w:rsidRPr="000033D4">
        <w:rPr>
          <w:szCs w:val="22"/>
        </w:rPr>
        <w:t>취지의</w:t>
      </w:r>
      <w:r w:rsidRPr="000033D4">
        <w:rPr>
          <w:szCs w:val="22"/>
        </w:rPr>
        <w:t xml:space="preserve"> </w:t>
      </w:r>
      <w:r w:rsidRPr="000033D4">
        <w:rPr>
          <w:szCs w:val="22"/>
        </w:rPr>
        <w:t>자술서를</w:t>
      </w:r>
      <w:r w:rsidRPr="000033D4">
        <w:rPr>
          <w:szCs w:val="22"/>
        </w:rPr>
        <w:t xml:space="preserve"> </w:t>
      </w:r>
      <w:r w:rsidRPr="000033D4">
        <w:rPr>
          <w:szCs w:val="22"/>
        </w:rPr>
        <w:t>쓰게</w:t>
      </w:r>
      <w:r w:rsidRPr="000033D4">
        <w:rPr>
          <w:szCs w:val="22"/>
        </w:rPr>
        <w:t xml:space="preserve"> </w:t>
      </w:r>
      <w:r w:rsidRPr="000033D4">
        <w:rPr>
          <w:szCs w:val="22"/>
        </w:rPr>
        <w:t>하고</w:t>
      </w:r>
      <w:r w:rsidRPr="000033D4">
        <w:rPr>
          <w:szCs w:val="22"/>
        </w:rPr>
        <w:t xml:space="preserve"> </w:t>
      </w:r>
      <w:r w:rsidRPr="000033D4">
        <w:rPr>
          <w:szCs w:val="22"/>
        </w:rPr>
        <w:t>피해자를</w:t>
      </w:r>
      <w:r w:rsidRPr="000033D4">
        <w:rPr>
          <w:szCs w:val="22"/>
        </w:rPr>
        <w:t xml:space="preserve"> </w:t>
      </w:r>
      <w:r w:rsidRPr="000033D4">
        <w:rPr>
          <w:szCs w:val="22"/>
        </w:rPr>
        <w:t>속여</w:t>
      </w:r>
      <w:r w:rsidRPr="000033D4">
        <w:rPr>
          <w:szCs w:val="22"/>
        </w:rPr>
        <w:t xml:space="preserve"> </w:t>
      </w:r>
      <w:r w:rsidRPr="000033D4">
        <w:rPr>
          <w:szCs w:val="22"/>
        </w:rPr>
        <w:t>유인한</w:t>
      </w:r>
      <w:r w:rsidRPr="000033D4">
        <w:rPr>
          <w:szCs w:val="22"/>
        </w:rPr>
        <w:t xml:space="preserve"> </w:t>
      </w:r>
      <w:r w:rsidRPr="000033D4">
        <w:rPr>
          <w:szCs w:val="22"/>
        </w:rPr>
        <w:t>뒤</w:t>
      </w:r>
      <w:r w:rsidRPr="000033D4">
        <w:rPr>
          <w:szCs w:val="22"/>
        </w:rPr>
        <w:t xml:space="preserve"> </w:t>
      </w:r>
      <w:r w:rsidRPr="000033D4">
        <w:rPr>
          <w:szCs w:val="22"/>
        </w:rPr>
        <w:t>침대에</w:t>
      </w:r>
      <w:r w:rsidRPr="000033D4">
        <w:rPr>
          <w:szCs w:val="22"/>
        </w:rPr>
        <w:t xml:space="preserve"> </w:t>
      </w:r>
      <w:r w:rsidRPr="000033D4">
        <w:rPr>
          <w:szCs w:val="22"/>
        </w:rPr>
        <w:t>누우라는</w:t>
      </w:r>
      <w:r w:rsidRPr="000033D4">
        <w:rPr>
          <w:szCs w:val="22"/>
        </w:rPr>
        <w:t xml:space="preserve"> </w:t>
      </w:r>
      <w:r w:rsidRPr="000033D4">
        <w:rPr>
          <w:szCs w:val="22"/>
        </w:rPr>
        <w:t>성적</w:t>
      </w:r>
      <w:r w:rsidRPr="000033D4">
        <w:rPr>
          <w:szCs w:val="22"/>
        </w:rPr>
        <w:t xml:space="preserve"> </w:t>
      </w:r>
      <w:r w:rsidRPr="000033D4">
        <w:rPr>
          <w:szCs w:val="22"/>
        </w:rPr>
        <w:t>요구를</w:t>
      </w:r>
      <w:r w:rsidRPr="000033D4">
        <w:rPr>
          <w:szCs w:val="22"/>
        </w:rPr>
        <w:t xml:space="preserve"> </w:t>
      </w:r>
      <w:r w:rsidRPr="000033D4">
        <w:rPr>
          <w:szCs w:val="22"/>
        </w:rPr>
        <w:t>한</w:t>
      </w:r>
      <w:r w:rsidRPr="000033D4">
        <w:rPr>
          <w:szCs w:val="22"/>
        </w:rPr>
        <w:t xml:space="preserve"> </w:t>
      </w:r>
      <w:r w:rsidRPr="000033D4">
        <w:rPr>
          <w:szCs w:val="22"/>
        </w:rPr>
        <w:t>점</w:t>
      </w:r>
      <w:r w:rsidRPr="000033D4">
        <w:rPr>
          <w:szCs w:val="22"/>
        </w:rPr>
        <w:t xml:space="preserve">, </w:t>
      </w:r>
      <w:r>
        <w:rPr>
          <w:rFonts w:ascii="바탕" w:eastAsia="바탕" w:hAnsi="바탕" w:cs="바탕" w:hint="eastAsia"/>
          <w:szCs w:val="22"/>
        </w:rPr>
        <w:t xml:space="preserve">(iv) </w:t>
      </w:r>
      <w:r w:rsidRPr="000033D4">
        <w:rPr>
          <w:szCs w:val="22"/>
        </w:rPr>
        <w:t>당시</w:t>
      </w:r>
      <w:r w:rsidRPr="000033D4">
        <w:rPr>
          <w:szCs w:val="22"/>
        </w:rPr>
        <w:t xml:space="preserve"> </w:t>
      </w:r>
      <w:r w:rsidRPr="000033D4">
        <w:rPr>
          <w:szCs w:val="22"/>
        </w:rPr>
        <w:t>회사</w:t>
      </w:r>
      <w:r w:rsidRPr="000033D4">
        <w:rPr>
          <w:szCs w:val="22"/>
        </w:rPr>
        <w:t xml:space="preserve"> </w:t>
      </w:r>
      <w:r w:rsidRPr="000033D4">
        <w:rPr>
          <w:szCs w:val="22"/>
        </w:rPr>
        <w:t>내</w:t>
      </w:r>
      <w:r w:rsidRPr="000033D4">
        <w:rPr>
          <w:szCs w:val="22"/>
        </w:rPr>
        <w:t xml:space="preserve"> </w:t>
      </w:r>
      <w:proofErr w:type="spellStart"/>
      <w:r w:rsidRPr="000033D4">
        <w:rPr>
          <w:szCs w:val="22"/>
        </w:rPr>
        <w:t>성비위</w:t>
      </w:r>
      <w:proofErr w:type="spellEnd"/>
      <w:r w:rsidRPr="000033D4">
        <w:rPr>
          <w:szCs w:val="22"/>
        </w:rPr>
        <w:t xml:space="preserve"> </w:t>
      </w:r>
      <w:r w:rsidRPr="000033D4">
        <w:rPr>
          <w:szCs w:val="22"/>
        </w:rPr>
        <w:t>사건</w:t>
      </w:r>
      <w:r w:rsidRPr="000033D4">
        <w:rPr>
          <w:szCs w:val="22"/>
        </w:rPr>
        <w:t xml:space="preserve"> </w:t>
      </w:r>
      <w:r w:rsidRPr="000033D4">
        <w:rPr>
          <w:szCs w:val="22"/>
        </w:rPr>
        <w:t>처리</w:t>
      </w:r>
      <w:r w:rsidRPr="000033D4">
        <w:rPr>
          <w:szCs w:val="22"/>
        </w:rPr>
        <w:t xml:space="preserve"> </w:t>
      </w:r>
      <w:r w:rsidRPr="000033D4">
        <w:rPr>
          <w:szCs w:val="22"/>
        </w:rPr>
        <w:t>관련</w:t>
      </w:r>
      <w:r w:rsidRPr="000033D4">
        <w:rPr>
          <w:szCs w:val="22"/>
        </w:rPr>
        <w:t xml:space="preserve"> </w:t>
      </w:r>
      <w:r w:rsidRPr="000033D4">
        <w:rPr>
          <w:szCs w:val="22"/>
        </w:rPr>
        <w:t>매뉴얼이</w:t>
      </w:r>
      <w:r w:rsidRPr="000033D4">
        <w:rPr>
          <w:szCs w:val="22"/>
        </w:rPr>
        <w:t xml:space="preserve"> </w:t>
      </w:r>
      <w:r w:rsidRPr="000033D4">
        <w:rPr>
          <w:szCs w:val="22"/>
        </w:rPr>
        <w:t>존재하지</w:t>
      </w:r>
      <w:r w:rsidRPr="000033D4">
        <w:rPr>
          <w:szCs w:val="22"/>
        </w:rPr>
        <w:t xml:space="preserve"> </w:t>
      </w:r>
      <w:r w:rsidRPr="000033D4">
        <w:rPr>
          <w:szCs w:val="22"/>
        </w:rPr>
        <w:t>않은</w:t>
      </w:r>
      <w:r w:rsidRPr="000033D4">
        <w:rPr>
          <w:szCs w:val="22"/>
        </w:rPr>
        <w:t xml:space="preserve"> </w:t>
      </w:r>
      <w:r w:rsidRPr="000033D4">
        <w:rPr>
          <w:szCs w:val="22"/>
        </w:rPr>
        <w:t>점</w:t>
      </w:r>
      <w:r w:rsidRPr="000033D4">
        <w:rPr>
          <w:szCs w:val="22"/>
        </w:rPr>
        <w:t xml:space="preserve">, </w:t>
      </w:r>
      <w:r>
        <w:rPr>
          <w:rFonts w:ascii="바탕" w:eastAsia="바탕" w:hAnsi="바탕" w:cs="바탕"/>
          <w:szCs w:val="22"/>
        </w:rPr>
        <w:t xml:space="preserve">(v) </w:t>
      </w:r>
      <w:r w:rsidRPr="000033D4">
        <w:rPr>
          <w:szCs w:val="22"/>
        </w:rPr>
        <w:t>사내</w:t>
      </w:r>
      <w:r w:rsidRPr="000033D4">
        <w:rPr>
          <w:szCs w:val="22"/>
        </w:rPr>
        <w:t xml:space="preserve"> </w:t>
      </w:r>
      <w:r w:rsidRPr="000033D4">
        <w:rPr>
          <w:szCs w:val="22"/>
        </w:rPr>
        <w:t>성희롱</w:t>
      </w:r>
      <w:r w:rsidRPr="000033D4">
        <w:rPr>
          <w:szCs w:val="22"/>
        </w:rPr>
        <w:t xml:space="preserve"> </w:t>
      </w:r>
      <w:r w:rsidRPr="000033D4">
        <w:rPr>
          <w:szCs w:val="22"/>
        </w:rPr>
        <w:t>예방교육</w:t>
      </w:r>
      <w:r w:rsidRPr="000033D4">
        <w:rPr>
          <w:szCs w:val="22"/>
        </w:rPr>
        <w:t xml:space="preserve"> </w:t>
      </w:r>
      <w:r w:rsidRPr="000033D4">
        <w:rPr>
          <w:szCs w:val="22"/>
        </w:rPr>
        <w:t>등</w:t>
      </w:r>
      <w:r w:rsidRPr="000033D4">
        <w:rPr>
          <w:szCs w:val="22"/>
        </w:rPr>
        <w:t xml:space="preserve"> </w:t>
      </w:r>
      <w:r w:rsidRPr="000033D4">
        <w:rPr>
          <w:szCs w:val="22"/>
        </w:rPr>
        <w:t>시스템이</w:t>
      </w:r>
      <w:r w:rsidRPr="000033D4">
        <w:rPr>
          <w:szCs w:val="22"/>
        </w:rPr>
        <w:t xml:space="preserve"> </w:t>
      </w:r>
      <w:r w:rsidRPr="000033D4">
        <w:rPr>
          <w:szCs w:val="22"/>
        </w:rPr>
        <w:t>갖추어졌거나</w:t>
      </w:r>
      <w:r w:rsidRPr="000033D4">
        <w:rPr>
          <w:szCs w:val="22"/>
        </w:rPr>
        <w:t xml:space="preserve"> </w:t>
      </w:r>
      <w:r w:rsidRPr="000033D4">
        <w:rPr>
          <w:szCs w:val="22"/>
        </w:rPr>
        <w:t>가해자</w:t>
      </w:r>
      <w:r w:rsidRPr="000033D4">
        <w:rPr>
          <w:szCs w:val="22"/>
        </w:rPr>
        <w:t xml:space="preserve"> </w:t>
      </w:r>
      <w:r w:rsidRPr="000033D4">
        <w:rPr>
          <w:szCs w:val="22"/>
        </w:rPr>
        <w:t>징계</w:t>
      </w:r>
      <w:r w:rsidRPr="000033D4">
        <w:rPr>
          <w:rStyle w:val="ac"/>
          <w:szCs w:val="22"/>
        </w:rPr>
        <w:footnoteReference w:id="21"/>
      </w:r>
      <w:r w:rsidRPr="000033D4">
        <w:rPr>
          <w:szCs w:val="22"/>
        </w:rPr>
        <w:t>가</w:t>
      </w:r>
      <w:r w:rsidRPr="000033D4">
        <w:rPr>
          <w:szCs w:val="22"/>
        </w:rPr>
        <w:t xml:space="preserve"> </w:t>
      </w:r>
      <w:r w:rsidRPr="000033D4">
        <w:rPr>
          <w:szCs w:val="22"/>
        </w:rPr>
        <w:t>엄중하게</w:t>
      </w:r>
      <w:r w:rsidRPr="000033D4">
        <w:rPr>
          <w:szCs w:val="22"/>
        </w:rPr>
        <w:t xml:space="preserve"> </w:t>
      </w:r>
      <w:r w:rsidRPr="000033D4">
        <w:rPr>
          <w:szCs w:val="22"/>
        </w:rPr>
        <w:t>이루어진</w:t>
      </w:r>
      <w:r w:rsidRPr="000033D4">
        <w:rPr>
          <w:szCs w:val="22"/>
        </w:rPr>
        <w:t xml:space="preserve"> </w:t>
      </w:r>
      <w:r w:rsidRPr="000033D4">
        <w:rPr>
          <w:szCs w:val="22"/>
        </w:rPr>
        <w:t>경우에도</w:t>
      </w:r>
      <w:r w:rsidRPr="000033D4">
        <w:rPr>
          <w:szCs w:val="22"/>
        </w:rPr>
        <w:t xml:space="preserve"> </w:t>
      </w:r>
      <w:r w:rsidRPr="000033D4">
        <w:rPr>
          <w:szCs w:val="22"/>
        </w:rPr>
        <w:t>회사의</w:t>
      </w:r>
      <w:r w:rsidRPr="000033D4">
        <w:rPr>
          <w:szCs w:val="22"/>
        </w:rPr>
        <w:t xml:space="preserve"> </w:t>
      </w:r>
      <w:r w:rsidRPr="000033D4">
        <w:rPr>
          <w:szCs w:val="22"/>
        </w:rPr>
        <w:t>면책</w:t>
      </w:r>
      <w:r w:rsidRPr="000033D4">
        <w:rPr>
          <w:szCs w:val="22"/>
        </w:rPr>
        <w:t xml:space="preserve"> </w:t>
      </w:r>
      <w:r w:rsidRPr="000033D4">
        <w:rPr>
          <w:szCs w:val="22"/>
        </w:rPr>
        <w:t>항변</w:t>
      </w:r>
      <w:r w:rsidRPr="000033D4">
        <w:rPr>
          <w:szCs w:val="22"/>
        </w:rPr>
        <w:t xml:space="preserve"> </w:t>
      </w:r>
      <w:r w:rsidRPr="000033D4">
        <w:rPr>
          <w:szCs w:val="22"/>
        </w:rPr>
        <w:t>내지</w:t>
      </w:r>
      <w:r w:rsidRPr="000033D4">
        <w:rPr>
          <w:szCs w:val="22"/>
        </w:rPr>
        <w:t xml:space="preserve"> </w:t>
      </w:r>
      <w:r w:rsidRPr="000033D4">
        <w:rPr>
          <w:szCs w:val="22"/>
        </w:rPr>
        <w:t>책임</w:t>
      </w:r>
      <w:r w:rsidRPr="000033D4">
        <w:rPr>
          <w:szCs w:val="22"/>
        </w:rPr>
        <w:t xml:space="preserve"> </w:t>
      </w:r>
      <w:proofErr w:type="spellStart"/>
      <w:r w:rsidRPr="000033D4">
        <w:rPr>
          <w:szCs w:val="22"/>
        </w:rPr>
        <w:t>감경</w:t>
      </w:r>
      <w:proofErr w:type="spellEnd"/>
      <w:r w:rsidRPr="000033D4">
        <w:rPr>
          <w:szCs w:val="22"/>
        </w:rPr>
        <w:t xml:space="preserve"> </w:t>
      </w:r>
      <w:r w:rsidRPr="000033D4">
        <w:rPr>
          <w:szCs w:val="22"/>
        </w:rPr>
        <w:t>주장이</w:t>
      </w:r>
      <w:r w:rsidRPr="000033D4">
        <w:rPr>
          <w:szCs w:val="22"/>
        </w:rPr>
        <w:t xml:space="preserve"> </w:t>
      </w:r>
      <w:r w:rsidRPr="000033D4">
        <w:rPr>
          <w:szCs w:val="22"/>
        </w:rPr>
        <w:t>받아들여지지</w:t>
      </w:r>
      <w:r w:rsidRPr="000033D4">
        <w:rPr>
          <w:szCs w:val="22"/>
        </w:rPr>
        <w:t xml:space="preserve"> </w:t>
      </w:r>
      <w:r w:rsidRPr="000033D4">
        <w:rPr>
          <w:szCs w:val="22"/>
        </w:rPr>
        <w:t>않은</w:t>
      </w:r>
      <w:r w:rsidRPr="000033D4">
        <w:rPr>
          <w:szCs w:val="22"/>
        </w:rPr>
        <w:t xml:space="preserve"> </w:t>
      </w:r>
      <w:r w:rsidRPr="000033D4">
        <w:rPr>
          <w:szCs w:val="22"/>
        </w:rPr>
        <w:t>사례가</w:t>
      </w:r>
      <w:r w:rsidRPr="000033D4">
        <w:rPr>
          <w:szCs w:val="22"/>
        </w:rPr>
        <w:t xml:space="preserve"> </w:t>
      </w:r>
      <w:r w:rsidRPr="000033D4">
        <w:rPr>
          <w:szCs w:val="22"/>
        </w:rPr>
        <w:t>다수</w:t>
      </w:r>
      <w:r w:rsidRPr="000033D4">
        <w:rPr>
          <w:szCs w:val="22"/>
        </w:rPr>
        <w:t xml:space="preserve"> </w:t>
      </w:r>
      <w:r w:rsidRPr="000033D4">
        <w:rPr>
          <w:szCs w:val="22"/>
        </w:rPr>
        <w:t>존재하는</w:t>
      </w:r>
      <w:r w:rsidRPr="0075628F">
        <w:rPr>
          <w:rFonts w:hint="eastAsia"/>
          <w:szCs w:val="22"/>
        </w:rPr>
        <w:t xml:space="preserve"> </w:t>
      </w:r>
      <w:r w:rsidRPr="0075628F">
        <w:rPr>
          <w:rFonts w:hint="eastAsia"/>
          <w:szCs w:val="22"/>
        </w:rPr>
        <w:t>점</w:t>
      </w:r>
      <w:r>
        <w:rPr>
          <w:rFonts w:hint="eastAsia"/>
          <w:szCs w:val="22"/>
        </w:rPr>
        <w:t>에</w:t>
      </w:r>
      <w:r>
        <w:rPr>
          <w:rFonts w:hint="eastAsia"/>
          <w:szCs w:val="22"/>
        </w:rPr>
        <w:t xml:space="preserve"> </w:t>
      </w:r>
      <w:r>
        <w:rPr>
          <w:rFonts w:hint="eastAsia"/>
          <w:szCs w:val="22"/>
        </w:rPr>
        <w:t>비추어</w:t>
      </w:r>
      <w:r>
        <w:rPr>
          <w:rFonts w:hint="eastAsia"/>
          <w:szCs w:val="22"/>
        </w:rPr>
        <w:t xml:space="preserve"> </w:t>
      </w:r>
      <w:r>
        <w:rPr>
          <w:rFonts w:hint="eastAsia"/>
          <w:szCs w:val="22"/>
        </w:rPr>
        <w:t>볼</w:t>
      </w:r>
      <w:r>
        <w:rPr>
          <w:rFonts w:hint="eastAsia"/>
          <w:szCs w:val="22"/>
        </w:rPr>
        <w:t xml:space="preserve"> </w:t>
      </w:r>
      <w:r>
        <w:rPr>
          <w:rFonts w:hint="eastAsia"/>
          <w:szCs w:val="22"/>
        </w:rPr>
        <w:t>때</w:t>
      </w:r>
      <w:r>
        <w:rPr>
          <w:rFonts w:hint="eastAsia"/>
          <w:szCs w:val="22"/>
        </w:rPr>
        <w:t>,</w:t>
      </w:r>
      <w:r>
        <w:rPr>
          <w:szCs w:val="22"/>
        </w:rPr>
        <w:t xml:space="preserve"> </w:t>
      </w:r>
      <w:r>
        <w:rPr>
          <w:rFonts w:hint="eastAsia"/>
          <w:szCs w:val="22"/>
        </w:rPr>
        <w:t>대상회사는</w:t>
      </w:r>
      <w:r>
        <w:rPr>
          <w:rFonts w:hint="eastAsia"/>
          <w:szCs w:val="22"/>
        </w:rPr>
        <w:t xml:space="preserve"> </w:t>
      </w:r>
      <w:r>
        <w:rPr>
          <w:szCs w:val="22"/>
        </w:rPr>
        <w:t>A</w:t>
      </w:r>
      <w:r>
        <w:rPr>
          <w:rFonts w:hint="eastAsia"/>
          <w:szCs w:val="22"/>
        </w:rPr>
        <w:t>에</w:t>
      </w:r>
      <w:r>
        <w:rPr>
          <w:rFonts w:hint="eastAsia"/>
          <w:szCs w:val="22"/>
        </w:rPr>
        <w:t xml:space="preserve"> </w:t>
      </w:r>
      <w:r>
        <w:rPr>
          <w:rFonts w:hint="eastAsia"/>
          <w:szCs w:val="22"/>
        </w:rPr>
        <w:t>대하여</w:t>
      </w:r>
      <w:r>
        <w:rPr>
          <w:rFonts w:hint="eastAsia"/>
          <w:szCs w:val="22"/>
        </w:rPr>
        <w:t xml:space="preserve"> </w:t>
      </w:r>
      <w:r>
        <w:rPr>
          <w:rFonts w:hint="eastAsia"/>
          <w:szCs w:val="22"/>
        </w:rPr>
        <w:t>사용자책임을</w:t>
      </w:r>
      <w:r>
        <w:rPr>
          <w:rFonts w:hint="eastAsia"/>
          <w:szCs w:val="22"/>
        </w:rPr>
        <w:t xml:space="preserve"> </w:t>
      </w:r>
      <w:r>
        <w:rPr>
          <w:rFonts w:hint="eastAsia"/>
          <w:szCs w:val="22"/>
        </w:rPr>
        <w:t>부담할</w:t>
      </w:r>
      <w:r>
        <w:rPr>
          <w:rFonts w:hint="eastAsia"/>
          <w:szCs w:val="22"/>
        </w:rPr>
        <w:t xml:space="preserve"> </w:t>
      </w:r>
      <w:r>
        <w:rPr>
          <w:rFonts w:hint="eastAsia"/>
          <w:szCs w:val="22"/>
        </w:rPr>
        <w:t>가능성이</w:t>
      </w:r>
      <w:r>
        <w:rPr>
          <w:rFonts w:hint="eastAsia"/>
          <w:szCs w:val="22"/>
        </w:rPr>
        <w:t xml:space="preserve"> </w:t>
      </w:r>
      <w:r>
        <w:rPr>
          <w:rFonts w:hint="eastAsia"/>
          <w:szCs w:val="22"/>
        </w:rPr>
        <w:t>존재함</w:t>
      </w:r>
      <w:r>
        <w:rPr>
          <w:rFonts w:hint="eastAsia"/>
          <w:szCs w:val="22"/>
        </w:rPr>
        <w:t>.</w:t>
      </w:r>
    </w:p>
    <w:p w14:paraId="789FA97B" w14:textId="77777777" w:rsidR="00026A7E" w:rsidRPr="00CB2B3F" w:rsidRDefault="00026A7E" w:rsidP="00026A7E">
      <w:pPr>
        <w:pStyle w:val="a5"/>
        <w:spacing w:after="240"/>
        <w:ind w:leftChars="0" w:left="907"/>
        <w:rPr>
          <w:szCs w:val="22"/>
        </w:rPr>
      </w:pPr>
      <w:r>
        <w:rPr>
          <w:rFonts w:hint="eastAsia"/>
          <w:szCs w:val="22"/>
        </w:rPr>
        <w:t>다만</w:t>
      </w:r>
      <w:r>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피해자</w:t>
      </w:r>
      <w:r>
        <w:rPr>
          <w:rFonts w:hint="eastAsia"/>
          <w:szCs w:val="22"/>
        </w:rPr>
        <w:t xml:space="preserve"> </w:t>
      </w:r>
      <w:r>
        <w:rPr>
          <w:szCs w:val="22"/>
        </w:rPr>
        <w:t>A</w:t>
      </w:r>
      <w:r>
        <w:rPr>
          <w:rFonts w:hint="eastAsia"/>
          <w:szCs w:val="22"/>
        </w:rPr>
        <w:t>는</w:t>
      </w:r>
      <w:r>
        <w:rPr>
          <w:rFonts w:hint="eastAsia"/>
          <w:szCs w:val="22"/>
        </w:rPr>
        <w:t xml:space="preserve"> </w:t>
      </w:r>
      <w:r>
        <w:rPr>
          <w:rFonts w:hint="eastAsia"/>
          <w:szCs w:val="22"/>
        </w:rPr>
        <w:t>대상회사에</w:t>
      </w:r>
      <w:r>
        <w:rPr>
          <w:rFonts w:hint="eastAsia"/>
          <w:szCs w:val="22"/>
        </w:rPr>
        <w:t xml:space="preserve"> </w:t>
      </w:r>
      <w:r>
        <w:rPr>
          <w:rFonts w:hint="eastAsia"/>
          <w:szCs w:val="22"/>
        </w:rPr>
        <w:t>대하여</w:t>
      </w:r>
      <w:r>
        <w:rPr>
          <w:rFonts w:hint="eastAsia"/>
          <w:szCs w:val="22"/>
        </w:rPr>
        <w:t xml:space="preserve"> </w:t>
      </w:r>
      <w:r>
        <w:rPr>
          <w:rFonts w:hint="eastAsia"/>
          <w:szCs w:val="22"/>
        </w:rPr>
        <w:t>사용자책임</w:t>
      </w:r>
      <w:r>
        <w:rPr>
          <w:rFonts w:hint="eastAsia"/>
          <w:szCs w:val="22"/>
        </w:rPr>
        <w:t xml:space="preserve"> </w:t>
      </w:r>
      <w:r>
        <w:rPr>
          <w:rFonts w:hint="eastAsia"/>
          <w:szCs w:val="22"/>
        </w:rPr>
        <w:t>등</w:t>
      </w:r>
      <w:r>
        <w:rPr>
          <w:rFonts w:hint="eastAsia"/>
          <w:szCs w:val="22"/>
        </w:rPr>
        <w:t xml:space="preserve"> </w:t>
      </w:r>
      <w:r>
        <w:rPr>
          <w:rFonts w:hint="eastAsia"/>
          <w:szCs w:val="22"/>
        </w:rPr>
        <w:t>배상청구를</w:t>
      </w:r>
      <w:r>
        <w:rPr>
          <w:rFonts w:hint="eastAsia"/>
          <w:szCs w:val="22"/>
        </w:rPr>
        <w:t xml:space="preserve"> </w:t>
      </w:r>
      <w:r>
        <w:rPr>
          <w:rFonts w:hint="eastAsia"/>
          <w:szCs w:val="22"/>
        </w:rPr>
        <w:t>주장한</w:t>
      </w:r>
      <w:r>
        <w:rPr>
          <w:rFonts w:hint="eastAsia"/>
          <w:szCs w:val="22"/>
        </w:rPr>
        <w:t xml:space="preserve"> </w:t>
      </w:r>
      <w:r>
        <w:rPr>
          <w:rFonts w:hint="eastAsia"/>
          <w:szCs w:val="22"/>
        </w:rPr>
        <w:t>바는</w:t>
      </w:r>
      <w:r>
        <w:rPr>
          <w:rFonts w:hint="eastAsia"/>
          <w:szCs w:val="22"/>
        </w:rPr>
        <w:t xml:space="preserve"> </w:t>
      </w:r>
      <w:r>
        <w:rPr>
          <w:rFonts w:hint="eastAsia"/>
          <w:szCs w:val="22"/>
        </w:rPr>
        <w:t>없다고</w:t>
      </w:r>
      <w:r>
        <w:rPr>
          <w:rFonts w:hint="eastAsia"/>
          <w:szCs w:val="22"/>
        </w:rPr>
        <w:t xml:space="preserve"> </w:t>
      </w:r>
      <w:r>
        <w:rPr>
          <w:rFonts w:hint="eastAsia"/>
          <w:szCs w:val="22"/>
        </w:rPr>
        <w:t>함</w:t>
      </w:r>
      <w:r>
        <w:rPr>
          <w:rFonts w:hint="eastAsia"/>
          <w:szCs w:val="22"/>
        </w:rPr>
        <w:t>.</w:t>
      </w:r>
    </w:p>
    <w:p w14:paraId="2035C56D" w14:textId="77777777" w:rsidR="00026A7E" w:rsidRPr="00CB2B3F" w:rsidRDefault="00026A7E" w:rsidP="00026A7E">
      <w:pPr>
        <w:pStyle w:val="a5"/>
        <w:spacing w:after="240"/>
        <w:ind w:leftChars="0" w:left="907"/>
        <w:rPr>
          <w:szCs w:val="22"/>
        </w:rPr>
      </w:pPr>
      <w:r w:rsidRPr="00CB2B3F">
        <w:rPr>
          <w:szCs w:val="22"/>
        </w:rPr>
        <w:br w:type="page"/>
      </w:r>
    </w:p>
    <w:p w14:paraId="49E3B63F" w14:textId="77777777" w:rsidR="00026A7E" w:rsidRPr="00CB2B3F" w:rsidRDefault="00026A7E" w:rsidP="00026A7E"/>
    <w:p w14:paraId="3FD36BF3" w14:textId="77777777" w:rsidR="00026A7E" w:rsidRDefault="00026A7E" w:rsidP="00026A7E">
      <w:pPr>
        <w:widowControl/>
        <w:wordWrap/>
        <w:autoSpaceDN/>
        <w:adjustRightInd/>
        <w:snapToGrid/>
        <w:spacing w:line="240" w:lineRule="auto"/>
        <w:jc w:val="left"/>
      </w:pPr>
      <w:r>
        <w:br w:type="page"/>
      </w:r>
    </w:p>
    <w:p w14:paraId="2CE113AF" w14:textId="77777777" w:rsidR="00026A7E" w:rsidRDefault="00026A7E" w:rsidP="00026A7E">
      <w:pPr>
        <w:pStyle w:val="1"/>
        <w:spacing w:after="480"/>
      </w:pPr>
      <w:bookmarkStart w:id="632" w:name="_Toc79769012"/>
      <w:r w:rsidRPr="00CB2B3F">
        <w:lastRenderedPageBreak/>
        <w:t>부동산</w:t>
      </w:r>
      <w:bookmarkEnd w:id="632"/>
    </w:p>
    <w:p w14:paraId="51BCE236" w14:textId="77777777" w:rsidR="00026A7E" w:rsidRDefault="00026A7E" w:rsidP="00026A7E">
      <w:r>
        <w:rPr>
          <w:noProof/>
        </w:rPr>
        <w:drawing>
          <wp:anchor distT="0" distB="0" distL="114300" distR="114300" simplePos="0" relativeHeight="251665408" behindDoc="1" locked="1" layoutInCell="1" allowOverlap="0" wp14:anchorId="6D13331D" wp14:editId="77C4B10B">
            <wp:simplePos x="0" y="0"/>
            <wp:positionH relativeFrom="column">
              <wp:posOffset>-36195</wp:posOffset>
            </wp:positionH>
            <wp:positionV relativeFrom="margin">
              <wp:align>top</wp:align>
            </wp:positionV>
            <wp:extent cx="6174000" cy="806400"/>
            <wp:effectExtent l="0" t="0" r="0" b="0"/>
            <wp:wrapNone/>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F0FF3" w14:textId="77777777" w:rsidR="00026A7E" w:rsidRPr="00CB2B3F" w:rsidRDefault="00026A7E" w:rsidP="00026A7E"/>
    <w:p w14:paraId="4C53D16A" w14:textId="77777777" w:rsidR="00026A7E" w:rsidRPr="00132B2A" w:rsidRDefault="00026A7E" w:rsidP="00026A7E">
      <w:pPr>
        <w:pStyle w:val="a5"/>
        <w:numPr>
          <w:ilvl w:val="0"/>
          <w:numId w:val="27"/>
        </w:numPr>
        <w:spacing w:before="240" w:after="240"/>
        <w:ind w:leftChars="0"/>
        <w:outlineLvl w:val="1"/>
        <w:rPr>
          <w:b/>
          <w:color w:val="5D2A2C" w:themeColor="text2"/>
          <w:sz w:val="24"/>
        </w:rPr>
      </w:pPr>
      <w:r w:rsidRPr="00132B2A">
        <w:rPr>
          <w:b/>
          <w:color w:val="5D2A2C" w:themeColor="text2"/>
          <w:sz w:val="24"/>
        </w:rPr>
        <w:t>대상회사</w:t>
      </w:r>
      <w:r w:rsidRPr="00132B2A">
        <w:rPr>
          <w:b/>
          <w:color w:val="5D2A2C" w:themeColor="text2"/>
          <w:sz w:val="24"/>
        </w:rPr>
        <w:t xml:space="preserve"> </w:t>
      </w:r>
      <w:r w:rsidRPr="00132B2A">
        <w:rPr>
          <w:b/>
          <w:color w:val="5D2A2C" w:themeColor="text2"/>
          <w:sz w:val="24"/>
        </w:rPr>
        <w:t>부동산</w:t>
      </w:r>
    </w:p>
    <w:p w14:paraId="4695BE2D" w14:textId="77777777" w:rsidR="00026A7E" w:rsidRPr="00CB2B3F" w:rsidRDefault="00026A7E" w:rsidP="00026A7E">
      <w:pPr>
        <w:pStyle w:val="a5"/>
        <w:numPr>
          <w:ilvl w:val="0"/>
          <w:numId w:val="11"/>
        </w:numPr>
        <w:spacing w:after="240"/>
        <w:ind w:leftChars="0"/>
        <w:rPr>
          <w:snapToGrid w:val="0"/>
          <w:szCs w:val="22"/>
        </w:rPr>
      </w:pPr>
      <w:r w:rsidRPr="00CB2B3F">
        <w:rPr>
          <w:b/>
          <w:szCs w:val="22"/>
        </w:rPr>
        <w:t>소유</w:t>
      </w:r>
      <w:r w:rsidRPr="00CB2B3F">
        <w:rPr>
          <w:b/>
          <w:szCs w:val="22"/>
        </w:rPr>
        <w:t xml:space="preserve"> </w:t>
      </w:r>
      <w:r w:rsidRPr="00CB2B3F">
        <w:rPr>
          <w:b/>
          <w:szCs w:val="22"/>
        </w:rPr>
        <w:t>부동산</w:t>
      </w:r>
      <w:r w:rsidRPr="00CB2B3F">
        <w:rPr>
          <w:snapToGrid w:val="0"/>
          <w:szCs w:val="22"/>
        </w:rPr>
        <w:t xml:space="preserve"> </w:t>
      </w:r>
      <w:r w:rsidRPr="00CB2B3F">
        <w:rPr>
          <w:b/>
          <w:snapToGrid w:val="0"/>
          <w:szCs w:val="22"/>
        </w:rPr>
        <w:t>현황</w:t>
      </w:r>
    </w:p>
    <w:p w14:paraId="79ADA90C" w14:textId="77777777" w:rsidR="00026A7E" w:rsidRPr="00CB2B3F" w:rsidRDefault="00026A7E" w:rsidP="00026A7E">
      <w:pPr>
        <w:pStyle w:val="a5"/>
        <w:spacing w:after="240"/>
        <w:ind w:leftChars="0" w:left="907"/>
        <w:rPr>
          <w:snapToGrid w:val="0"/>
          <w:szCs w:val="22"/>
        </w:rPr>
      </w:pPr>
      <w:r w:rsidRPr="00CB2B3F">
        <w:rPr>
          <w:snapToGrid w:val="0"/>
          <w:szCs w:val="22"/>
        </w:rPr>
        <w:t>제공받은</w:t>
      </w:r>
      <w:r w:rsidRPr="00CB2B3F">
        <w:rPr>
          <w:snapToGrid w:val="0"/>
          <w:szCs w:val="22"/>
        </w:rPr>
        <w:t xml:space="preserve"> </w:t>
      </w:r>
      <w:r w:rsidRPr="00CB2B3F">
        <w:rPr>
          <w:snapToGrid w:val="0"/>
          <w:szCs w:val="22"/>
        </w:rPr>
        <w:t>유형자산</w:t>
      </w:r>
      <w:r w:rsidRPr="00CB2B3F">
        <w:rPr>
          <w:snapToGrid w:val="0"/>
          <w:szCs w:val="22"/>
        </w:rPr>
        <w:t xml:space="preserve"> </w:t>
      </w:r>
      <w:r w:rsidRPr="00CB2B3F">
        <w:rPr>
          <w:snapToGrid w:val="0"/>
          <w:szCs w:val="22"/>
        </w:rPr>
        <w:t>명세서</w:t>
      </w:r>
      <w:r w:rsidRPr="00CB2B3F">
        <w:rPr>
          <w:snapToGrid w:val="0"/>
          <w:szCs w:val="22"/>
        </w:rPr>
        <w:t xml:space="preserve">(2021. 6. 30. </w:t>
      </w:r>
      <w:r w:rsidRPr="00CB2B3F">
        <w:rPr>
          <w:snapToGrid w:val="0"/>
          <w:szCs w:val="22"/>
        </w:rPr>
        <w:t>현재</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자체</w:t>
      </w:r>
      <w:r w:rsidRPr="00CB2B3F">
        <w:rPr>
          <w:snapToGrid w:val="0"/>
          <w:szCs w:val="22"/>
        </w:rPr>
        <w:t xml:space="preserve"> </w:t>
      </w:r>
      <w:r w:rsidRPr="00CB2B3F">
        <w:rPr>
          <w:snapToGrid w:val="0"/>
          <w:szCs w:val="22"/>
        </w:rPr>
        <w:t>발급한</w:t>
      </w:r>
      <w:r w:rsidRPr="00CB2B3F">
        <w:rPr>
          <w:snapToGrid w:val="0"/>
          <w:szCs w:val="22"/>
        </w:rPr>
        <w:t xml:space="preserve"> 2021. 7. </w:t>
      </w:r>
      <w:proofErr w:type="gramStart"/>
      <w:r w:rsidRPr="00CB2B3F">
        <w:rPr>
          <w:snapToGrid w:val="0"/>
          <w:szCs w:val="22"/>
        </w:rPr>
        <w:t>27.</w:t>
      </w:r>
      <w:r w:rsidRPr="00CB2B3F">
        <w:rPr>
          <w:snapToGrid w:val="0"/>
          <w:szCs w:val="22"/>
        </w:rPr>
        <w:t>자</w:t>
      </w:r>
      <w:proofErr w:type="gramEnd"/>
      <w:r w:rsidRPr="00CB2B3F">
        <w:rPr>
          <w:snapToGrid w:val="0"/>
          <w:szCs w:val="22"/>
        </w:rPr>
        <w:t xml:space="preserve">, 2021. 7. </w:t>
      </w:r>
      <w:proofErr w:type="gramStart"/>
      <w:r w:rsidRPr="00CB2B3F">
        <w:rPr>
          <w:snapToGrid w:val="0"/>
          <w:szCs w:val="22"/>
        </w:rPr>
        <w:t>28.</w:t>
      </w:r>
      <w:r w:rsidRPr="00CB2B3F">
        <w:rPr>
          <w:snapToGrid w:val="0"/>
          <w:szCs w:val="22"/>
        </w:rPr>
        <w:t>자</w:t>
      </w:r>
      <w:proofErr w:type="gramEnd"/>
      <w:r w:rsidRPr="00CB2B3F">
        <w:rPr>
          <w:snapToGrid w:val="0"/>
          <w:szCs w:val="22"/>
        </w:rPr>
        <w:t xml:space="preserve"> </w:t>
      </w:r>
      <w:r w:rsidRPr="00CB2B3F">
        <w:rPr>
          <w:snapToGrid w:val="0"/>
          <w:szCs w:val="22"/>
        </w:rPr>
        <w:t>및</w:t>
      </w:r>
      <w:r w:rsidRPr="00CB2B3F">
        <w:rPr>
          <w:snapToGrid w:val="0"/>
          <w:szCs w:val="22"/>
        </w:rPr>
        <w:t xml:space="preserve"> 2021. 8. </w:t>
      </w:r>
      <w:proofErr w:type="gramStart"/>
      <w:r w:rsidRPr="00CB2B3F">
        <w:rPr>
          <w:snapToGrid w:val="0"/>
          <w:szCs w:val="22"/>
        </w:rPr>
        <w:t>6.</w:t>
      </w:r>
      <w:r w:rsidRPr="00CB2B3F">
        <w:rPr>
          <w:snapToGrid w:val="0"/>
          <w:szCs w:val="22"/>
        </w:rPr>
        <w:t>자</w:t>
      </w:r>
      <w:proofErr w:type="gramEnd"/>
      <w:r w:rsidRPr="00CB2B3F">
        <w:rPr>
          <w:snapToGrid w:val="0"/>
          <w:szCs w:val="22"/>
        </w:rPr>
        <w:t xml:space="preserve"> </w:t>
      </w:r>
      <w:r w:rsidRPr="00CB2B3F">
        <w:rPr>
          <w:snapToGrid w:val="0"/>
          <w:szCs w:val="22"/>
        </w:rPr>
        <w:t>토지대장</w:t>
      </w:r>
      <w:r w:rsidRPr="00CB2B3F">
        <w:rPr>
          <w:snapToGrid w:val="0"/>
          <w:szCs w:val="22"/>
        </w:rPr>
        <w:t xml:space="preserve">, </w:t>
      </w:r>
      <w:r w:rsidRPr="00CB2B3F">
        <w:rPr>
          <w:snapToGrid w:val="0"/>
          <w:szCs w:val="22"/>
        </w:rPr>
        <w:t>건축물대장과</w:t>
      </w:r>
      <w:r w:rsidRPr="00CB2B3F">
        <w:rPr>
          <w:snapToGrid w:val="0"/>
          <w:szCs w:val="22"/>
        </w:rPr>
        <w:t xml:space="preserve"> </w:t>
      </w:r>
      <w:proofErr w:type="spellStart"/>
      <w:r w:rsidRPr="00CB2B3F">
        <w:rPr>
          <w:snapToGrid w:val="0"/>
          <w:szCs w:val="22"/>
        </w:rPr>
        <w:t>토지등기사항전부증명서</w:t>
      </w:r>
      <w:proofErr w:type="spellEnd"/>
      <w:r w:rsidRPr="00CB2B3F">
        <w:rPr>
          <w:snapToGrid w:val="0"/>
          <w:szCs w:val="22"/>
        </w:rPr>
        <w:t xml:space="preserve"> </w:t>
      </w:r>
      <w:r w:rsidRPr="00CB2B3F">
        <w:rPr>
          <w:snapToGrid w:val="0"/>
          <w:szCs w:val="22"/>
        </w:rPr>
        <w:t>및</w:t>
      </w:r>
      <w:r w:rsidRPr="00CB2B3F">
        <w:rPr>
          <w:snapToGrid w:val="0"/>
          <w:szCs w:val="22"/>
        </w:rPr>
        <w:t xml:space="preserve"> </w:t>
      </w:r>
      <w:proofErr w:type="spellStart"/>
      <w:r w:rsidRPr="00CB2B3F">
        <w:rPr>
          <w:snapToGrid w:val="0"/>
          <w:szCs w:val="22"/>
        </w:rPr>
        <w:t>건물등기사항전부증명서</w:t>
      </w:r>
      <w:proofErr w:type="spellEnd"/>
      <w:r w:rsidRPr="00CB2B3F">
        <w:rPr>
          <w:snapToGrid w:val="0"/>
          <w:szCs w:val="22"/>
        </w:rPr>
        <w:t>(“</w:t>
      </w:r>
      <w:r w:rsidRPr="00CB2B3F">
        <w:rPr>
          <w:b/>
          <w:snapToGrid w:val="0"/>
          <w:szCs w:val="22"/>
        </w:rPr>
        <w:t>부동산등기부</w:t>
      </w:r>
      <w:r w:rsidRPr="00CB2B3F">
        <w:rPr>
          <w:snapToGrid w:val="0"/>
          <w:szCs w:val="22"/>
        </w:rPr>
        <w:t>”)</w:t>
      </w:r>
      <w:r w:rsidRPr="00CB2B3F">
        <w:rPr>
          <w:snapToGrid w:val="0"/>
          <w:szCs w:val="22"/>
        </w:rPr>
        <w:t>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대상회사</w:t>
      </w:r>
      <w:r w:rsidRPr="00CB2B3F">
        <w:rPr>
          <w:snapToGrid w:val="0"/>
          <w:szCs w:val="22"/>
        </w:rPr>
        <w:t xml:space="preserve"> </w:t>
      </w:r>
      <w:r w:rsidRPr="00CB2B3F">
        <w:rPr>
          <w:snapToGrid w:val="0"/>
          <w:szCs w:val="22"/>
        </w:rPr>
        <w:t>소유</w:t>
      </w:r>
      <w:r w:rsidRPr="00CB2B3F">
        <w:rPr>
          <w:snapToGrid w:val="0"/>
          <w:szCs w:val="22"/>
        </w:rPr>
        <w:t xml:space="preserve"> </w:t>
      </w:r>
      <w:r w:rsidRPr="00CB2B3F">
        <w:rPr>
          <w:snapToGrid w:val="0"/>
          <w:szCs w:val="22"/>
        </w:rPr>
        <w:t>부동산</w:t>
      </w:r>
      <w:r w:rsidRPr="00CB2B3F">
        <w:rPr>
          <w:snapToGrid w:val="0"/>
          <w:szCs w:val="22"/>
        </w:rPr>
        <w:t xml:space="preserve"> </w:t>
      </w:r>
      <w:r w:rsidRPr="00CB2B3F">
        <w:rPr>
          <w:snapToGrid w:val="0"/>
          <w:szCs w:val="22"/>
        </w:rPr>
        <w:t>현황은</w:t>
      </w:r>
      <w:r w:rsidRPr="00CB2B3F">
        <w:rPr>
          <w:snapToGrid w:val="0"/>
          <w:szCs w:val="22"/>
        </w:rPr>
        <w:t xml:space="preserve"> </w:t>
      </w:r>
      <w:r w:rsidRPr="00CB2B3F">
        <w:rPr>
          <w:snapToGrid w:val="0"/>
          <w:szCs w:val="22"/>
        </w:rPr>
        <w:t>아래와</w:t>
      </w:r>
      <w:r w:rsidRPr="00CB2B3F">
        <w:rPr>
          <w:snapToGrid w:val="0"/>
          <w:szCs w:val="22"/>
        </w:rPr>
        <w:t xml:space="preserve"> </w:t>
      </w:r>
      <w:r w:rsidRPr="00CB2B3F">
        <w:rPr>
          <w:snapToGrid w:val="0"/>
          <w:szCs w:val="22"/>
        </w:rPr>
        <w:t>같으며</w:t>
      </w:r>
      <w:r w:rsidRPr="00CB2B3F">
        <w:rPr>
          <w:snapToGrid w:val="0"/>
          <w:szCs w:val="22"/>
        </w:rPr>
        <w:t xml:space="preserve">, </w:t>
      </w:r>
      <w:r w:rsidRPr="00CB2B3F">
        <w:rPr>
          <w:snapToGrid w:val="0"/>
          <w:szCs w:val="22"/>
        </w:rPr>
        <w:t>시화물류센터</w:t>
      </w:r>
      <w:r w:rsidRPr="00CB2B3F">
        <w:rPr>
          <w:snapToGrid w:val="0"/>
          <w:szCs w:val="22"/>
        </w:rPr>
        <w:t xml:space="preserve"> </w:t>
      </w:r>
      <w:r w:rsidRPr="00CB2B3F">
        <w:rPr>
          <w:snapToGrid w:val="0"/>
          <w:szCs w:val="22"/>
        </w:rPr>
        <w:t>일부</w:t>
      </w:r>
      <w:r w:rsidRPr="00CB2B3F">
        <w:rPr>
          <w:snapToGrid w:val="0"/>
          <w:szCs w:val="22"/>
        </w:rPr>
        <w:t xml:space="preserve"> </w:t>
      </w:r>
      <w:r w:rsidRPr="00CB2B3F">
        <w:rPr>
          <w:snapToGrid w:val="0"/>
          <w:szCs w:val="22"/>
        </w:rPr>
        <w:t>토지를</w:t>
      </w:r>
      <w:r w:rsidRPr="00CB2B3F">
        <w:rPr>
          <w:snapToGrid w:val="0"/>
          <w:szCs w:val="22"/>
        </w:rPr>
        <w:t xml:space="preserve"> </w:t>
      </w:r>
      <w:r w:rsidRPr="00CB2B3F">
        <w:rPr>
          <w:snapToGrid w:val="0"/>
          <w:szCs w:val="22"/>
        </w:rPr>
        <w:t>제외하고</w:t>
      </w:r>
      <w:r w:rsidRPr="00CB2B3F">
        <w:rPr>
          <w:snapToGrid w:val="0"/>
          <w:szCs w:val="22"/>
        </w:rPr>
        <w:t xml:space="preserve"> </w:t>
      </w:r>
      <w:r w:rsidRPr="00CB2B3F">
        <w:rPr>
          <w:snapToGrid w:val="0"/>
          <w:szCs w:val="22"/>
        </w:rPr>
        <w:t>모두</w:t>
      </w:r>
      <w:r w:rsidRPr="00CB2B3F">
        <w:rPr>
          <w:snapToGrid w:val="0"/>
          <w:szCs w:val="22"/>
        </w:rPr>
        <w:t xml:space="preserve"> </w:t>
      </w:r>
      <w:r w:rsidRPr="00CB2B3F">
        <w:rPr>
          <w:snapToGrid w:val="0"/>
          <w:szCs w:val="22"/>
        </w:rPr>
        <w:t>대상회사가</w:t>
      </w:r>
      <w:r w:rsidRPr="00CB2B3F">
        <w:rPr>
          <w:snapToGrid w:val="0"/>
          <w:szCs w:val="22"/>
        </w:rPr>
        <w:t xml:space="preserve"> </w:t>
      </w:r>
      <w:r w:rsidRPr="00CB2B3F">
        <w:rPr>
          <w:snapToGrid w:val="0"/>
          <w:szCs w:val="22"/>
        </w:rPr>
        <w:t>단독</w:t>
      </w:r>
      <w:r w:rsidRPr="00CB2B3F">
        <w:rPr>
          <w:snapToGrid w:val="0"/>
          <w:szCs w:val="22"/>
        </w:rPr>
        <w:t xml:space="preserve"> </w:t>
      </w:r>
      <w:r w:rsidRPr="00CB2B3F">
        <w:rPr>
          <w:snapToGrid w:val="0"/>
          <w:szCs w:val="22"/>
        </w:rPr>
        <w:t>소유하고</w:t>
      </w:r>
      <w:r w:rsidRPr="00CB2B3F">
        <w:rPr>
          <w:snapToGrid w:val="0"/>
          <w:szCs w:val="22"/>
        </w:rPr>
        <w:t xml:space="preserve"> </w:t>
      </w:r>
      <w:r w:rsidRPr="00CB2B3F">
        <w:rPr>
          <w:snapToGrid w:val="0"/>
          <w:szCs w:val="22"/>
        </w:rPr>
        <w:t>있음</w:t>
      </w:r>
      <w:r w:rsidRPr="00CB2B3F">
        <w:rPr>
          <w:snapToGrid w:val="0"/>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425"/>
        <w:gridCol w:w="1188"/>
        <w:gridCol w:w="1591"/>
        <w:gridCol w:w="851"/>
        <w:gridCol w:w="1134"/>
        <w:gridCol w:w="693"/>
        <w:gridCol w:w="1716"/>
        <w:gridCol w:w="1134"/>
      </w:tblGrid>
      <w:tr w:rsidR="00026A7E" w:rsidRPr="007B0EE3" w14:paraId="3D209CD2" w14:textId="77777777" w:rsidTr="0091358C">
        <w:trPr>
          <w:trHeight w:val="340"/>
          <w:tblHeader/>
        </w:trPr>
        <w:tc>
          <w:tcPr>
            <w:tcW w:w="1613" w:type="dxa"/>
            <w:gridSpan w:val="2"/>
            <w:vMerge w:val="restart"/>
            <w:tcBorders>
              <w:top w:val="single" w:sz="12" w:space="0" w:color="404040" w:themeColor="text1" w:themeTint="BF"/>
              <w:bottom w:val="single" w:sz="4" w:space="0" w:color="BFBFBF" w:themeColor="background1" w:themeShade="BF"/>
            </w:tcBorders>
            <w:shd w:val="clear" w:color="auto" w:fill="DEEEEE"/>
            <w:vAlign w:val="center"/>
          </w:tcPr>
          <w:p w14:paraId="163B365C"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1591" w:type="dxa"/>
            <w:vMerge w:val="restart"/>
            <w:tcBorders>
              <w:top w:val="single" w:sz="12" w:space="0" w:color="404040" w:themeColor="text1" w:themeTint="BF"/>
              <w:bottom w:val="single" w:sz="4" w:space="0" w:color="BFBFBF" w:themeColor="background1" w:themeShade="BF"/>
            </w:tcBorders>
            <w:shd w:val="clear" w:color="auto" w:fill="DEEEEE"/>
            <w:vAlign w:val="center"/>
          </w:tcPr>
          <w:p w14:paraId="78A12AC7"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소재지</w:t>
            </w:r>
          </w:p>
        </w:tc>
        <w:tc>
          <w:tcPr>
            <w:tcW w:w="1985" w:type="dxa"/>
            <w:gridSpan w:val="2"/>
            <w:tcBorders>
              <w:top w:val="single" w:sz="12" w:space="0" w:color="404040" w:themeColor="text1" w:themeTint="BF"/>
              <w:bottom w:val="single" w:sz="4" w:space="0" w:color="BFBFBF" w:themeColor="background1" w:themeShade="BF"/>
            </w:tcBorders>
            <w:shd w:val="clear" w:color="auto" w:fill="DEEEEE"/>
            <w:vAlign w:val="center"/>
          </w:tcPr>
          <w:p w14:paraId="59F31FCF"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토지</w:t>
            </w:r>
            <w:r w:rsidRPr="007B0EE3">
              <w:rPr>
                <w:snapToGrid w:val="0"/>
                <w:sz w:val="20"/>
                <w:szCs w:val="20"/>
              </w:rPr>
              <w:t>(</w:t>
            </w:r>
            <w:r w:rsidRPr="007B0EE3">
              <w:rPr>
                <w:snapToGrid w:val="0"/>
                <w:sz w:val="20"/>
                <w:szCs w:val="20"/>
              </w:rPr>
              <w:t>㎡</w:t>
            </w:r>
            <w:r w:rsidRPr="007B0EE3">
              <w:rPr>
                <w:snapToGrid w:val="0"/>
                <w:sz w:val="20"/>
                <w:szCs w:val="20"/>
              </w:rPr>
              <w:t>)</w:t>
            </w:r>
          </w:p>
        </w:tc>
        <w:tc>
          <w:tcPr>
            <w:tcW w:w="3543" w:type="dxa"/>
            <w:gridSpan w:val="3"/>
            <w:tcBorders>
              <w:top w:val="single" w:sz="12" w:space="0" w:color="404040" w:themeColor="text1" w:themeTint="BF"/>
              <w:bottom w:val="single" w:sz="4" w:space="0" w:color="BFBFBF" w:themeColor="background1" w:themeShade="BF"/>
            </w:tcBorders>
            <w:shd w:val="clear" w:color="auto" w:fill="DEEEEE"/>
            <w:vAlign w:val="center"/>
          </w:tcPr>
          <w:p w14:paraId="5F182A6E"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건물</w:t>
            </w:r>
            <w:r w:rsidRPr="007B0EE3">
              <w:rPr>
                <w:snapToGrid w:val="0"/>
                <w:sz w:val="20"/>
                <w:szCs w:val="20"/>
              </w:rPr>
              <w:t>(</w:t>
            </w:r>
            <w:r w:rsidRPr="007B0EE3">
              <w:rPr>
                <w:snapToGrid w:val="0"/>
                <w:sz w:val="20"/>
                <w:szCs w:val="20"/>
              </w:rPr>
              <w:t>㎡</w:t>
            </w:r>
            <w:r w:rsidRPr="007B0EE3">
              <w:rPr>
                <w:snapToGrid w:val="0"/>
                <w:sz w:val="20"/>
                <w:szCs w:val="20"/>
              </w:rPr>
              <w:t>)</w:t>
            </w:r>
          </w:p>
        </w:tc>
      </w:tr>
      <w:tr w:rsidR="00026A7E" w:rsidRPr="007B0EE3" w14:paraId="477AC2B2" w14:textId="77777777" w:rsidTr="0091358C">
        <w:trPr>
          <w:trHeight w:val="340"/>
          <w:tblHeader/>
        </w:trPr>
        <w:tc>
          <w:tcPr>
            <w:tcW w:w="1613" w:type="dxa"/>
            <w:gridSpan w:val="2"/>
            <w:vMerge/>
            <w:tcBorders>
              <w:top w:val="single" w:sz="4" w:space="0" w:color="BFBFBF" w:themeColor="background1" w:themeShade="BF"/>
              <w:bottom w:val="single" w:sz="4" w:space="0" w:color="404040" w:themeColor="text1" w:themeTint="BF"/>
            </w:tcBorders>
            <w:shd w:val="clear" w:color="auto" w:fill="DEEEEE"/>
            <w:vAlign w:val="center"/>
          </w:tcPr>
          <w:p w14:paraId="272CFC7B" w14:textId="77777777" w:rsidR="00026A7E" w:rsidRPr="007B0EE3" w:rsidRDefault="00026A7E" w:rsidP="0091358C">
            <w:pPr>
              <w:pStyle w:val="21"/>
              <w:spacing w:line="280" w:lineRule="atLeast"/>
              <w:jc w:val="center"/>
              <w:rPr>
                <w:snapToGrid w:val="0"/>
                <w:sz w:val="20"/>
                <w:szCs w:val="20"/>
              </w:rPr>
            </w:pPr>
          </w:p>
        </w:tc>
        <w:tc>
          <w:tcPr>
            <w:tcW w:w="1591" w:type="dxa"/>
            <w:vMerge/>
            <w:tcBorders>
              <w:top w:val="single" w:sz="4" w:space="0" w:color="BFBFBF" w:themeColor="background1" w:themeShade="BF"/>
              <w:bottom w:val="single" w:sz="4" w:space="0" w:color="404040" w:themeColor="text1" w:themeTint="BF"/>
            </w:tcBorders>
            <w:shd w:val="clear" w:color="auto" w:fill="DEEEEE"/>
            <w:vAlign w:val="center"/>
          </w:tcPr>
          <w:p w14:paraId="03DECC82" w14:textId="77777777" w:rsidR="00026A7E" w:rsidRPr="007B0EE3" w:rsidRDefault="00026A7E" w:rsidP="0091358C">
            <w:pPr>
              <w:pStyle w:val="21"/>
              <w:spacing w:line="280" w:lineRule="atLeast"/>
              <w:jc w:val="center"/>
              <w:rPr>
                <w:snapToGrid w:val="0"/>
                <w:sz w:val="20"/>
                <w:szCs w:val="20"/>
              </w:rPr>
            </w:pPr>
          </w:p>
        </w:tc>
        <w:tc>
          <w:tcPr>
            <w:tcW w:w="851" w:type="dxa"/>
            <w:tcBorders>
              <w:top w:val="single" w:sz="4" w:space="0" w:color="BFBFBF" w:themeColor="background1" w:themeShade="BF"/>
              <w:bottom w:val="single" w:sz="4" w:space="0" w:color="404040" w:themeColor="text1" w:themeTint="BF"/>
            </w:tcBorders>
            <w:shd w:val="clear" w:color="auto" w:fill="DEEEEE"/>
            <w:vAlign w:val="center"/>
          </w:tcPr>
          <w:p w14:paraId="15585831" w14:textId="77777777" w:rsidR="00026A7E" w:rsidRPr="007B0EE3" w:rsidRDefault="00026A7E" w:rsidP="0091358C">
            <w:pPr>
              <w:pStyle w:val="21"/>
              <w:spacing w:line="280" w:lineRule="atLeast"/>
              <w:jc w:val="center"/>
              <w:rPr>
                <w:snapToGrid w:val="0"/>
                <w:sz w:val="20"/>
                <w:szCs w:val="20"/>
              </w:rPr>
            </w:pPr>
            <w:proofErr w:type="spellStart"/>
            <w:r w:rsidRPr="007B0EE3">
              <w:rPr>
                <w:snapToGrid w:val="0"/>
                <w:sz w:val="20"/>
                <w:szCs w:val="20"/>
              </w:rPr>
              <w:t>필지수</w:t>
            </w:r>
            <w:proofErr w:type="spellEnd"/>
          </w:p>
        </w:tc>
        <w:tc>
          <w:tcPr>
            <w:tcW w:w="1134" w:type="dxa"/>
            <w:tcBorders>
              <w:top w:val="single" w:sz="4" w:space="0" w:color="BFBFBF" w:themeColor="background1" w:themeShade="BF"/>
              <w:bottom w:val="single" w:sz="4" w:space="0" w:color="404040" w:themeColor="text1" w:themeTint="BF"/>
            </w:tcBorders>
            <w:shd w:val="clear" w:color="auto" w:fill="DEEEEE"/>
            <w:vAlign w:val="center"/>
          </w:tcPr>
          <w:p w14:paraId="793C15C8"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면적</w:t>
            </w:r>
          </w:p>
        </w:tc>
        <w:tc>
          <w:tcPr>
            <w:tcW w:w="693" w:type="dxa"/>
            <w:tcBorders>
              <w:top w:val="single" w:sz="4" w:space="0" w:color="BFBFBF" w:themeColor="background1" w:themeShade="BF"/>
              <w:bottom w:val="single" w:sz="4" w:space="0" w:color="404040" w:themeColor="text1" w:themeTint="BF"/>
            </w:tcBorders>
            <w:shd w:val="clear" w:color="auto" w:fill="DEEEEE"/>
            <w:vAlign w:val="center"/>
          </w:tcPr>
          <w:p w14:paraId="111C8C86"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동수</w:t>
            </w:r>
          </w:p>
        </w:tc>
        <w:tc>
          <w:tcPr>
            <w:tcW w:w="1716" w:type="dxa"/>
            <w:tcBorders>
              <w:top w:val="single" w:sz="4" w:space="0" w:color="BFBFBF" w:themeColor="background1" w:themeShade="BF"/>
              <w:bottom w:val="single" w:sz="4" w:space="0" w:color="404040" w:themeColor="text1" w:themeTint="BF"/>
            </w:tcBorders>
            <w:shd w:val="clear" w:color="auto" w:fill="DEEEEE"/>
            <w:vAlign w:val="center"/>
          </w:tcPr>
          <w:p w14:paraId="0F47B5B1"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용도</w:t>
            </w:r>
          </w:p>
        </w:tc>
        <w:tc>
          <w:tcPr>
            <w:tcW w:w="1134" w:type="dxa"/>
            <w:tcBorders>
              <w:top w:val="single" w:sz="4" w:space="0" w:color="BFBFBF" w:themeColor="background1" w:themeShade="BF"/>
              <w:bottom w:val="single" w:sz="4" w:space="0" w:color="404040" w:themeColor="text1" w:themeTint="BF"/>
            </w:tcBorders>
            <w:shd w:val="clear" w:color="auto" w:fill="DEEEEE"/>
            <w:vAlign w:val="center"/>
          </w:tcPr>
          <w:p w14:paraId="4D1205F1"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연면적</w:t>
            </w:r>
          </w:p>
        </w:tc>
      </w:tr>
      <w:tr w:rsidR="00026A7E" w:rsidRPr="007B0EE3" w14:paraId="0E57FB64" w14:textId="77777777" w:rsidTr="0091358C">
        <w:trPr>
          <w:trHeight w:val="595"/>
        </w:trPr>
        <w:tc>
          <w:tcPr>
            <w:tcW w:w="425" w:type="dxa"/>
            <w:vMerge w:val="restart"/>
            <w:tcBorders>
              <w:top w:val="single" w:sz="4" w:space="0" w:color="404040" w:themeColor="text1" w:themeTint="BF"/>
              <w:bottom w:val="single" w:sz="4" w:space="0" w:color="BFBFBF" w:themeColor="background1" w:themeShade="BF"/>
            </w:tcBorders>
            <w:shd w:val="clear" w:color="auto" w:fill="F2F2F2" w:themeFill="background1" w:themeFillShade="F2"/>
            <w:vAlign w:val="center"/>
          </w:tcPr>
          <w:p w14:paraId="4B8BFFD4" w14:textId="77777777" w:rsidR="00026A7E" w:rsidRPr="007B0EE3" w:rsidRDefault="00026A7E" w:rsidP="0091358C">
            <w:pPr>
              <w:pStyle w:val="21"/>
              <w:spacing w:line="280" w:lineRule="atLeast"/>
              <w:rPr>
                <w:snapToGrid w:val="0"/>
                <w:sz w:val="20"/>
                <w:szCs w:val="20"/>
              </w:rPr>
            </w:pPr>
            <w:r w:rsidRPr="007B0EE3">
              <w:rPr>
                <w:snapToGrid w:val="0"/>
                <w:sz w:val="20"/>
                <w:szCs w:val="20"/>
              </w:rPr>
              <w:t>제조</w:t>
            </w:r>
          </w:p>
        </w:tc>
        <w:tc>
          <w:tcPr>
            <w:tcW w:w="1188" w:type="dxa"/>
            <w:tcBorders>
              <w:top w:val="single" w:sz="4" w:space="0" w:color="404040" w:themeColor="text1" w:themeTint="BF"/>
              <w:bottom w:val="single" w:sz="4" w:space="0" w:color="BFBFBF" w:themeColor="background1" w:themeShade="BF"/>
            </w:tcBorders>
            <w:shd w:val="clear" w:color="auto" w:fill="F2F2F2" w:themeFill="background1" w:themeFillShade="F2"/>
            <w:vAlign w:val="center"/>
          </w:tcPr>
          <w:p w14:paraId="54E247B3" w14:textId="77777777" w:rsidR="00026A7E" w:rsidRPr="00574A42" w:rsidRDefault="00026A7E" w:rsidP="0091358C">
            <w:pPr>
              <w:pStyle w:val="21"/>
              <w:spacing w:line="280" w:lineRule="atLeast"/>
              <w:rPr>
                <w:snapToGrid w:val="0"/>
                <w:sz w:val="20"/>
                <w:szCs w:val="20"/>
              </w:rPr>
            </w:pPr>
            <w:r w:rsidRPr="00574A42">
              <w:rPr>
                <w:snapToGrid w:val="0"/>
                <w:sz w:val="20"/>
                <w:szCs w:val="20"/>
              </w:rPr>
              <w:t>안산</w:t>
            </w:r>
          </w:p>
          <w:p w14:paraId="07E57626" w14:textId="77777777" w:rsidR="00026A7E" w:rsidRPr="00574A42" w:rsidRDefault="00026A7E" w:rsidP="0091358C">
            <w:pPr>
              <w:pStyle w:val="21"/>
              <w:spacing w:line="280" w:lineRule="atLeast"/>
              <w:rPr>
                <w:snapToGrid w:val="0"/>
                <w:sz w:val="20"/>
                <w:szCs w:val="20"/>
              </w:rPr>
            </w:pPr>
            <w:r>
              <w:rPr>
                <w:snapToGrid w:val="0"/>
                <w:sz w:val="20"/>
                <w:szCs w:val="20"/>
              </w:rPr>
              <w:t>3</w:t>
            </w:r>
            <w:r>
              <w:rPr>
                <w:snapToGrid w:val="0"/>
                <w:sz w:val="20"/>
                <w:szCs w:val="20"/>
              </w:rPr>
              <w:t>공장</w:t>
            </w:r>
          </w:p>
        </w:tc>
        <w:tc>
          <w:tcPr>
            <w:tcW w:w="1591" w:type="dxa"/>
            <w:tcBorders>
              <w:top w:val="single" w:sz="4" w:space="0" w:color="404040" w:themeColor="text1" w:themeTint="BF"/>
              <w:bottom w:val="single" w:sz="4" w:space="0" w:color="BFBFBF" w:themeColor="background1" w:themeShade="BF"/>
            </w:tcBorders>
            <w:shd w:val="clear" w:color="auto" w:fill="auto"/>
            <w:vAlign w:val="center"/>
          </w:tcPr>
          <w:p w14:paraId="08F2344C"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경기도</w:t>
            </w:r>
            <w:r w:rsidRPr="00574A42">
              <w:rPr>
                <w:b w:val="0"/>
                <w:snapToGrid w:val="0"/>
                <w:sz w:val="20"/>
                <w:szCs w:val="20"/>
              </w:rPr>
              <w:t xml:space="preserve"> </w:t>
            </w:r>
            <w:r w:rsidRPr="00574A42">
              <w:rPr>
                <w:b w:val="0"/>
                <w:snapToGrid w:val="0"/>
                <w:sz w:val="20"/>
                <w:szCs w:val="20"/>
              </w:rPr>
              <w:t>안산시</w:t>
            </w:r>
            <w:r w:rsidRPr="00574A42">
              <w:rPr>
                <w:b w:val="0"/>
                <w:snapToGrid w:val="0"/>
                <w:sz w:val="20"/>
                <w:szCs w:val="20"/>
              </w:rPr>
              <w:t xml:space="preserve"> </w:t>
            </w:r>
            <w:r w:rsidRPr="00574A42">
              <w:rPr>
                <w:b w:val="0"/>
                <w:snapToGrid w:val="0"/>
                <w:sz w:val="20"/>
                <w:szCs w:val="20"/>
              </w:rPr>
              <w:t>단원구</w:t>
            </w:r>
            <w:r w:rsidRPr="00574A42">
              <w:rPr>
                <w:b w:val="0"/>
                <w:snapToGrid w:val="0"/>
                <w:sz w:val="20"/>
                <w:szCs w:val="20"/>
              </w:rPr>
              <w:t xml:space="preserve"> </w:t>
            </w:r>
            <w:r w:rsidRPr="00574A42">
              <w:rPr>
                <w:b w:val="0"/>
                <w:snapToGrid w:val="0"/>
                <w:sz w:val="20"/>
                <w:szCs w:val="20"/>
              </w:rPr>
              <w:t>성곡동</w:t>
            </w:r>
          </w:p>
        </w:tc>
        <w:tc>
          <w:tcPr>
            <w:tcW w:w="851" w:type="dxa"/>
            <w:tcBorders>
              <w:top w:val="single" w:sz="4" w:space="0" w:color="404040" w:themeColor="text1" w:themeTint="BF"/>
              <w:bottom w:val="single" w:sz="4" w:space="0" w:color="BFBFBF" w:themeColor="background1" w:themeShade="BF"/>
            </w:tcBorders>
            <w:shd w:val="clear" w:color="auto" w:fill="auto"/>
            <w:vAlign w:val="center"/>
          </w:tcPr>
          <w:p w14:paraId="4ECD0CB1"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tcBorders>
              <w:top w:val="single" w:sz="4" w:space="0" w:color="404040" w:themeColor="text1" w:themeTint="BF"/>
              <w:bottom w:val="single" w:sz="4" w:space="0" w:color="BFBFBF" w:themeColor="background1" w:themeShade="BF"/>
            </w:tcBorders>
            <w:vAlign w:val="center"/>
          </w:tcPr>
          <w:p w14:paraId="2B6CCE46"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37,506.5</w:t>
            </w:r>
          </w:p>
        </w:tc>
        <w:tc>
          <w:tcPr>
            <w:tcW w:w="693" w:type="dxa"/>
            <w:tcBorders>
              <w:top w:val="single" w:sz="4" w:space="0" w:color="404040" w:themeColor="text1" w:themeTint="BF"/>
              <w:bottom w:val="single" w:sz="4" w:space="0" w:color="BFBFBF" w:themeColor="background1" w:themeShade="BF"/>
            </w:tcBorders>
            <w:vAlign w:val="center"/>
          </w:tcPr>
          <w:p w14:paraId="0832237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5</w:t>
            </w:r>
          </w:p>
        </w:tc>
        <w:tc>
          <w:tcPr>
            <w:tcW w:w="1716" w:type="dxa"/>
            <w:tcBorders>
              <w:top w:val="single" w:sz="4" w:space="0" w:color="404040" w:themeColor="text1" w:themeTint="BF"/>
              <w:bottom w:val="single" w:sz="4" w:space="0" w:color="BFBFBF" w:themeColor="background1" w:themeShade="BF"/>
            </w:tcBorders>
            <w:vAlign w:val="center"/>
          </w:tcPr>
          <w:p w14:paraId="0686F2AF"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공장</w:t>
            </w:r>
          </w:p>
        </w:tc>
        <w:tc>
          <w:tcPr>
            <w:tcW w:w="1134" w:type="dxa"/>
            <w:tcBorders>
              <w:top w:val="single" w:sz="4" w:space="0" w:color="404040" w:themeColor="text1" w:themeTint="BF"/>
              <w:bottom w:val="single" w:sz="4" w:space="0" w:color="BFBFBF" w:themeColor="background1" w:themeShade="BF"/>
            </w:tcBorders>
            <w:vAlign w:val="center"/>
          </w:tcPr>
          <w:p w14:paraId="0218D960"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17,479.22</w:t>
            </w:r>
          </w:p>
        </w:tc>
      </w:tr>
      <w:tr w:rsidR="00026A7E" w:rsidRPr="007B0EE3" w14:paraId="2AF28545" w14:textId="77777777" w:rsidTr="0091358C">
        <w:trPr>
          <w:trHeight w:val="595"/>
        </w:trPr>
        <w:tc>
          <w:tcPr>
            <w:tcW w:w="425" w:type="dxa"/>
            <w:vMerge/>
            <w:tcBorders>
              <w:top w:val="single" w:sz="4" w:space="0" w:color="BFBFBF" w:themeColor="background1" w:themeShade="BF"/>
            </w:tcBorders>
            <w:shd w:val="clear" w:color="auto" w:fill="F2F2F2" w:themeFill="background1" w:themeFillShade="F2"/>
            <w:vAlign w:val="center"/>
          </w:tcPr>
          <w:p w14:paraId="6053D1B1" w14:textId="77777777" w:rsidR="00026A7E" w:rsidRPr="007B0EE3" w:rsidRDefault="00026A7E" w:rsidP="0091358C">
            <w:pPr>
              <w:pStyle w:val="21"/>
              <w:spacing w:line="280" w:lineRule="atLeast"/>
              <w:rPr>
                <w:snapToGrid w:val="0"/>
                <w:sz w:val="20"/>
                <w:szCs w:val="20"/>
              </w:rPr>
            </w:pPr>
          </w:p>
        </w:tc>
        <w:tc>
          <w:tcPr>
            <w:tcW w:w="1188" w:type="dxa"/>
            <w:tcBorders>
              <w:top w:val="single" w:sz="4" w:space="0" w:color="BFBFBF" w:themeColor="background1" w:themeShade="BF"/>
            </w:tcBorders>
            <w:shd w:val="clear" w:color="auto" w:fill="F2F2F2" w:themeFill="background1" w:themeFillShade="F2"/>
            <w:vAlign w:val="center"/>
          </w:tcPr>
          <w:p w14:paraId="0AA06425" w14:textId="77777777" w:rsidR="00026A7E" w:rsidRPr="00574A42" w:rsidRDefault="00026A7E" w:rsidP="0091358C">
            <w:pPr>
              <w:pStyle w:val="21"/>
              <w:spacing w:line="280" w:lineRule="atLeast"/>
              <w:rPr>
                <w:snapToGrid w:val="0"/>
                <w:sz w:val="20"/>
                <w:szCs w:val="20"/>
              </w:rPr>
            </w:pPr>
            <w:r w:rsidRPr="00574A42">
              <w:rPr>
                <w:snapToGrid w:val="0"/>
                <w:sz w:val="20"/>
                <w:szCs w:val="20"/>
              </w:rPr>
              <w:t>안산</w:t>
            </w:r>
          </w:p>
          <w:p w14:paraId="462EA80C" w14:textId="77777777" w:rsidR="00026A7E" w:rsidRPr="00574A42" w:rsidRDefault="00026A7E" w:rsidP="0091358C">
            <w:pPr>
              <w:pStyle w:val="21"/>
              <w:spacing w:line="280" w:lineRule="atLeast"/>
              <w:rPr>
                <w:snapToGrid w:val="0"/>
                <w:sz w:val="20"/>
                <w:szCs w:val="20"/>
              </w:rPr>
            </w:pPr>
            <w:r>
              <w:rPr>
                <w:snapToGrid w:val="0"/>
                <w:sz w:val="20"/>
                <w:szCs w:val="20"/>
              </w:rPr>
              <w:t>4</w:t>
            </w:r>
            <w:r>
              <w:rPr>
                <w:snapToGrid w:val="0"/>
                <w:sz w:val="20"/>
                <w:szCs w:val="20"/>
              </w:rPr>
              <w:t>공장</w:t>
            </w:r>
          </w:p>
        </w:tc>
        <w:tc>
          <w:tcPr>
            <w:tcW w:w="1591" w:type="dxa"/>
            <w:tcBorders>
              <w:top w:val="single" w:sz="4" w:space="0" w:color="BFBFBF" w:themeColor="background1" w:themeShade="BF"/>
            </w:tcBorders>
            <w:shd w:val="clear" w:color="auto" w:fill="auto"/>
            <w:vAlign w:val="center"/>
          </w:tcPr>
          <w:p w14:paraId="06F1AE94"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경기도</w:t>
            </w:r>
            <w:r w:rsidRPr="00574A42">
              <w:rPr>
                <w:b w:val="0"/>
                <w:snapToGrid w:val="0"/>
                <w:sz w:val="20"/>
                <w:szCs w:val="20"/>
              </w:rPr>
              <w:t xml:space="preserve"> </w:t>
            </w:r>
            <w:r w:rsidRPr="00574A42">
              <w:rPr>
                <w:b w:val="0"/>
                <w:snapToGrid w:val="0"/>
                <w:sz w:val="20"/>
                <w:szCs w:val="20"/>
              </w:rPr>
              <w:t>안산시</w:t>
            </w:r>
            <w:r w:rsidRPr="00574A42">
              <w:rPr>
                <w:b w:val="0"/>
                <w:snapToGrid w:val="0"/>
                <w:sz w:val="20"/>
                <w:szCs w:val="20"/>
              </w:rPr>
              <w:t xml:space="preserve"> </w:t>
            </w:r>
            <w:r w:rsidRPr="00574A42">
              <w:rPr>
                <w:b w:val="0"/>
                <w:snapToGrid w:val="0"/>
                <w:sz w:val="20"/>
                <w:szCs w:val="20"/>
              </w:rPr>
              <w:t>단원구</w:t>
            </w:r>
            <w:r w:rsidRPr="00574A42">
              <w:rPr>
                <w:b w:val="0"/>
                <w:snapToGrid w:val="0"/>
                <w:sz w:val="20"/>
                <w:szCs w:val="20"/>
              </w:rPr>
              <w:t xml:space="preserve"> </w:t>
            </w:r>
            <w:r w:rsidRPr="00574A42">
              <w:rPr>
                <w:b w:val="0"/>
                <w:snapToGrid w:val="0"/>
                <w:sz w:val="20"/>
                <w:szCs w:val="20"/>
              </w:rPr>
              <w:t>성곡동</w:t>
            </w:r>
          </w:p>
        </w:tc>
        <w:tc>
          <w:tcPr>
            <w:tcW w:w="851" w:type="dxa"/>
            <w:tcBorders>
              <w:top w:val="single" w:sz="4" w:space="0" w:color="BFBFBF" w:themeColor="background1" w:themeShade="BF"/>
            </w:tcBorders>
            <w:shd w:val="clear" w:color="auto" w:fill="auto"/>
            <w:vAlign w:val="center"/>
          </w:tcPr>
          <w:p w14:paraId="00C30B8F"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tcBorders>
              <w:top w:val="single" w:sz="4" w:space="0" w:color="BFBFBF" w:themeColor="background1" w:themeShade="BF"/>
            </w:tcBorders>
            <w:vAlign w:val="center"/>
          </w:tcPr>
          <w:p w14:paraId="559F0B5E"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9,225.9</w:t>
            </w:r>
          </w:p>
        </w:tc>
        <w:tc>
          <w:tcPr>
            <w:tcW w:w="693" w:type="dxa"/>
            <w:tcBorders>
              <w:top w:val="single" w:sz="4" w:space="0" w:color="BFBFBF" w:themeColor="background1" w:themeShade="BF"/>
            </w:tcBorders>
            <w:vAlign w:val="center"/>
          </w:tcPr>
          <w:p w14:paraId="51840B9C"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716" w:type="dxa"/>
            <w:tcBorders>
              <w:top w:val="single" w:sz="4" w:space="0" w:color="BFBFBF" w:themeColor="background1" w:themeShade="BF"/>
            </w:tcBorders>
            <w:vAlign w:val="center"/>
          </w:tcPr>
          <w:p w14:paraId="51BE4BA5"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공장</w:t>
            </w:r>
          </w:p>
        </w:tc>
        <w:tc>
          <w:tcPr>
            <w:tcW w:w="1134" w:type="dxa"/>
            <w:tcBorders>
              <w:top w:val="single" w:sz="4" w:space="0" w:color="BFBFBF" w:themeColor="background1" w:themeShade="BF"/>
            </w:tcBorders>
            <w:vAlign w:val="center"/>
          </w:tcPr>
          <w:p w14:paraId="0C68C8F8"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10,002.77</w:t>
            </w:r>
          </w:p>
        </w:tc>
      </w:tr>
      <w:tr w:rsidR="00026A7E" w:rsidRPr="007B0EE3" w14:paraId="717574F4" w14:textId="77777777" w:rsidTr="0091358C">
        <w:trPr>
          <w:trHeight w:val="595"/>
        </w:trPr>
        <w:tc>
          <w:tcPr>
            <w:tcW w:w="425" w:type="dxa"/>
            <w:vMerge w:val="restart"/>
            <w:shd w:val="clear" w:color="auto" w:fill="F2F2F2" w:themeFill="background1" w:themeFillShade="F2"/>
            <w:vAlign w:val="center"/>
          </w:tcPr>
          <w:p w14:paraId="34EF843B" w14:textId="77777777" w:rsidR="00026A7E" w:rsidRPr="007B0EE3" w:rsidRDefault="00026A7E" w:rsidP="0091358C">
            <w:pPr>
              <w:pStyle w:val="21"/>
              <w:spacing w:line="280" w:lineRule="atLeast"/>
              <w:rPr>
                <w:snapToGrid w:val="0"/>
                <w:sz w:val="20"/>
                <w:szCs w:val="20"/>
              </w:rPr>
            </w:pPr>
            <w:r w:rsidRPr="007B0EE3">
              <w:rPr>
                <w:snapToGrid w:val="0"/>
                <w:sz w:val="20"/>
                <w:szCs w:val="20"/>
              </w:rPr>
              <w:t>물류센터</w:t>
            </w:r>
          </w:p>
        </w:tc>
        <w:tc>
          <w:tcPr>
            <w:tcW w:w="1188" w:type="dxa"/>
            <w:shd w:val="clear" w:color="auto" w:fill="F2F2F2" w:themeFill="background1" w:themeFillShade="F2"/>
            <w:vAlign w:val="center"/>
          </w:tcPr>
          <w:p w14:paraId="63B08EF1" w14:textId="77777777" w:rsidR="00026A7E" w:rsidRPr="00574A42" w:rsidRDefault="00026A7E" w:rsidP="0091358C">
            <w:pPr>
              <w:pStyle w:val="21"/>
              <w:spacing w:line="280" w:lineRule="atLeast"/>
              <w:rPr>
                <w:snapToGrid w:val="0"/>
                <w:sz w:val="20"/>
                <w:szCs w:val="20"/>
              </w:rPr>
            </w:pPr>
            <w:r w:rsidRPr="00574A42">
              <w:rPr>
                <w:snapToGrid w:val="0"/>
                <w:sz w:val="20"/>
                <w:szCs w:val="20"/>
              </w:rPr>
              <w:t>오이도</w:t>
            </w:r>
          </w:p>
        </w:tc>
        <w:tc>
          <w:tcPr>
            <w:tcW w:w="1591" w:type="dxa"/>
            <w:shd w:val="clear" w:color="auto" w:fill="auto"/>
            <w:vAlign w:val="center"/>
          </w:tcPr>
          <w:p w14:paraId="0768A6A5"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경기도</w:t>
            </w:r>
            <w:r w:rsidRPr="00574A42">
              <w:rPr>
                <w:b w:val="0"/>
                <w:snapToGrid w:val="0"/>
                <w:sz w:val="20"/>
                <w:szCs w:val="20"/>
              </w:rPr>
              <w:t xml:space="preserve"> </w:t>
            </w:r>
            <w:r w:rsidRPr="00574A42">
              <w:rPr>
                <w:b w:val="0"/>
                <w:snapToGrid w:val="0"/>
                <w:sz w:val="20"/>
                <w:szCs w:val="20"/>
              </w:rPr>
              <w:t>시흥시</w:t>
            </w:r>
            <w:r w:rsidRPr="00574A42">
              <w:rPr>
                <w:b w:val="0"/>
                <w:snapToGrid w:val="0"/>
                <w:sz w:val="20"/>
                <w:szCs w:val="20"/>
              </w:rPr>
              <w:t xml:space="preserve"> </w:t>
            </w:r>
            <w:proofErr w:type="spellStart"/>
            <w:r w:rsidRPr="00574A42">
              <w:rPr>
                <w:b w:val="0"/>
                <w:snapToGrid w:val="0"/>
                <w:sz w:val="20"/>
                <w:szCs w:val="20"/>
              </w:rPr>
              <w:t>정왕동</w:t>
            </w:r>
            <w:proofErr w:type="spellEnd"/>
          </w:p>
        </w:tc>
        <w:tc>
          <w:tcPr>
            <w:tcW w:w="851" w:type="dxa"/>
            <w:shd w:val="clear" w:color="auto" w:fill="auto"/>
            <w:vAlign w:val="center"/>
          </w:tcPr>
          <w:p w14:paraId="54CDBB6B"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w:t>
            </w:r>
          </w:p>
        </w:tc>
        <w:tc>
          <w:tcPr>
            <w:tcW w:w="1134" w:type="dxa"/>
            <w:vAlign w:val="center"/>
          </w:tcPr>
          <w:p w14:paraId="739BC98A"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60,663.8</w:t>
            </w:r>
          </w:p>
        </w:tc>
        <w:tc>
          <w:tcPr>
            <w:tcW w:w="693" w:type="dxa"/>
            <w:vAlign w:val="center"/>
          </w:tcPr>
          <w:p w14:paraId="3A8FB2E3"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716" w:type="dxa"/>
            <w:vAlign w:val="center"/>
          </w:tcPr>
          <w:p w14:paraId="35CE7CC4"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창고시설</w:t>
            </w:r>
          </w:p>
        </w:tc>
        <w:tc>
          <w:tcPr>
            <w:tcW w:w="1134" w:type="dxa"/>
            <w:vAlign w:val="center"/>
          </w:tcPr>
          <w:p w14:paraId="4D953DEC"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14,625.42</w:t>
            </w:r>
          </w:p>
        </w:tc>
      </w:tr>
      <w:tr w:rsidR="00026A7E" w:rsidRPr="007B0EE3" w14:paraId="44FF5F9C" w14:textId="77777777" w:rsidTr="0091358C">
        <w:trPr>
          <w:trHeight w:val="595"/>
        </w:trPr>
        <w:tc>
          <w:tcPr>
            <w:tcW w:w="425" w:type="dxa"/>
            <w:vMerge/>
            <w:shd w:val="clear" w:color="auto" w:fill="F2F2F2" w:themeFill="background1" w:themeFillShade="F2"/>
            <w:vAlign w:val="center"/>
          </w:tcPr>
          <w:p w14:paraId="421495E6" w14:textId="77777777" w:rsidR="00026A7E" w:rsidRPr="007B0EE3" w:rsidRDefault="00026A7E" w:rsidP="0091358C">
            <w:pPr>
              <w:pStyle w:val="21"/>
              <w:spacing w:line="280" w:lineRule="atLeast"/>
              <w:rPr>
                <w:snapToGrid w:val="0"/>
                <w:sz w:val="20"/>
                <w:szCs w:val="20"/>
              </w:rPr>
            </w:pPr>
          </w:p>
        </w:tc>
        <w:tc>
          <w:tcPr>
            <w:tcW w:w="1188" w:type="dxa"/>
            <w:shd w:val="clear" w:color="auto" w:fill="F2F2F2" w:themeFill="background1" w:themeFillShade="F2"/>
            <w:vAlign w:val="center"/>
          </w:tcPr>
          <w:p w14:paraId="2AC769B4" w14:textId="77777777" w:rsidR="00026A7E" w:rsidRPr="00574A42" w:rsidRDefault="00026A7E" w:rsidP="0091358C">
            <w:pPr>
              <w:pStyle w:val="21"/>
              <w:spacing w:line="280" w:lineRule="atLeast"/>
              <w:rPr>
                <w:snapToGrid w:val="0"/>
                <w:sz w:val="20"/>
                <w:szCs w:val="20"/>
              </w:rPr>
            </w:pPr>
            <w:r w:rsidRPr="00574A42">
              <w:rPr>
                <w:snapToGrid w:val="0"/>
                <w:sz w:val="20"/>
                <w:szCs w:val="20"/>
              </w:rPr>
              <w:t>시흥</w:t>
            </w:r>
          </w:p>
        </w:tc>
        <w:tc>
          <w:tcPr>
            <w:tcW w:w="1591" w:type="dxa"/>
            <w:shd w:val="clear" w:color="auto" w:fill="auto"/>
            <w:vAlign w:val="center"/>
          </w:tcPr>
          <w:p w14:paraId="3F2EED5E"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경기도</w:t>
            </w:r>
            <w:r w:rsidRPr="00574A42">
              <w:rPr>
                <w:b w:val="0"/>
                <w:snapToGrid w:val="0"/>
                <w:sz w:val="20"/>
                <w:szCs w:val="20"/>
              </w:rPr>
              <w:t xml:space="preserve"> </w:t>
            </w:r>
            <w:r w:rsidRPr="00574A42">
              <w:rPr>
                <w:b w:val="0"/>
                <w:snapToGrid w:val="0"/>
                <w:sz w:val="20"/>
                <w:szCs w:val="20"/>
              </w:rPr>
              <w:t>시흥시</w:t>
            </w:r>
            <w:r w:rsidRPr="00574A42">
              <w:rPr>
                <w:b w:val="0"/>
                <w:snapToGrid w:val="0"/>
                <w:sz w:val="20"/>
                <w:szCs w:val="20"/>
              </w:rPr>
              <w:t xml:space="preserve"> </w:t>
            </w:r>
            <w:proofErr w:type="spellStart"/>
            <w:r w:rsidRPr="00574A42">
              <w:rPr>
                <w:b w:val="0"/>
                <w:snapToGrid w:val="0"/>
                <w:sz w:val="20"/>
                <w:szCs w:val="20"/>
              </w:rPr>
              <w:t>조남동</w:t>
            </w:r>
            <w:proofErr w:type="spellEnd"/>
          </w:p>
        </w:tc>
        <w:tc>
          <w:tcPr>
            <w:tcW w:w="851" w:type="dxa"/>
            <w:shd w:val="clear" w:color="auto" w:fill="auto"/>
            <w:vAlign w:val="center"/>
          </w:tcPr>
          <w:p w14:paraId="0654F3DD"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21</w:t>
            </w:r>
          </w:p>
        </w:tc>
        <w:tc>
          <w:tcPr>
            <w:tcW w:w="1134" w:type="dxa"/>
            <w:vAlign w:val="center"/>
          </w:tcPr>
          <w:p w14:paraId="041C080E"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30,473.0</w:t>
            </w:r>
          </w:p>
        </w:tc>
        <w:tc>
          <w:tcPr>
            <w:tcW w:w="693" w:type="dxa"/>
            <w:vAlign w:val="center"/>
          </w:tcPr>
          <w:p w14:paraId="426DBF5A"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716" w:type="dxa"/>
            <w:vAlign w:val="center"/>
          </w:tcPr>
          <w:p w14:paraId="0752B75D"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공장</w:t>
            </w:r>
          </w:p>
        </w:tc>
        <w:tc>
          <w:tcPr>
            <w:tcW w:w="1134" w:type="dxa"/>
            <w:vAlign w:val="center"/>
          </w:tcPr>
          <w:p w14:paraId="0B513232"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8,9014.05</w:t>
            </w:r>
          </w:p>
        </w:tc>
      </w:tr>
      <w:tr w:rsidR="00026A7E" w:rsidRPr="007B0EE3" w14:paraId="73B56AFC" w14:textId="77777777" w:rsidTr="0091358C">
        <w:trPr>
          <w:trHeight w:val="595"/>
        </w:trPr>
        <w:tc>
          <w:tcPr>
            <w:tcW w:w="425" w:type="dxa"/>
            <w:vMerge/>
            <w:shd w:val="clear" w:color="auto" w:fill="F2F2F2" w:themeFill="background1" w:themeFillShade="F2"/>
            <w:vAlign w:val="center"/>
          </w:tcPr>
          <w:p w14:paraId="1403CD66" w14:textId="77777777" w:rsidR="00026A7E" w:rsidRPr="007B0EE3" w:rsidRDefault="00026A7E" w:rsidP="0091358C">
            <w:pPr>
              <w:pStyle w:val="21"/>
              <w:spacing w:line="280" w:lineRule="atLeast"/>
              <w:rPr>
                <w:snapToGrid w:val="0"/>
                <w:sz w:val="20"/>
                <w:szCs w:val="20"/>
              </w:rPr>
            </w:pPr>
          </w:p>
        </w:tc>
        <w:tc>
          <w:tcPr>
            <w:tcW w:w="1188" w:type="dxa"/>
            <w:shd w:val="clear" w:color="auto" w:fill="F2F2F2" w:themeFill="background1" w:themeFillShade="F2"/>
            <w:vAlign w:val="center"/>
          </w:tcPr>
          <w:p w14:paraId="70EB80D8" w14:textId="77777777" w:rsidR="00026A7E" w:rsidRPr="00574A42" w:rsidRDefault="00026A7E" w:rsidP="0091358C">
            <w:pPr>
              <w:pStyle w:val="21"/>
              <w:spacing w:line="280" w:lineRule="atLeast"/>
              <w:rPr>
                <w:snapToGrid w:val="0"/>
                <w:sz w:val="20"/>
                <w:szCs w:val="20"/>
              </w:rPr>
            </w:pPr>
            <w:r w:rsidRPr="00574A42">
              <w:rPr>
                <w:snapToGrid w:val="0"/>
                <w:sz w:val="20"/>
                <w:szCs w:val="20"/>
              </w:rPr>
              <w:t>부산</w:t>
            </w:r>
          </w:p>
        </w:tc>
        <w:tc>
          <w:tcPr>
            <w:tcW w:w="1591" w:type="dxa"/>
            <w:shd w:val="clear" w:color="auto" w:fill="auto"/>
            <w:vAlign w:val="center"/>
          </w:tcPr>
          <w:p w14:paraId="15BAC08E"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부산시</w:t>
            </w:r>
            <w:r w:rsidRPr="00574A42">
              <w:rPr>
                <w:b w:val="0"/>
                <w:snapToGrid w:val="0"/>
                <w:sz w:val="20"/>
                <w:szCs w:val="20"/>
              </w:rPr>
              <w:t xml:space="preserve"> </w:t>
            </w:r>
            <w:r w:rsidRPr="00574A42">
              <w:rPr>
                <w:b w:val="0"/>
                <w:snapToGrid w:val="0"/>
                <w:sz w:val="20"/>
                <w:szCs w:val="20"/>
              </w:rPr>
              <w:t>강</w:t>
            </w:r>
            <w:r>
              <w:rPr>
                <w:rFonts w:hint="eastAsia"/>
                <w:b w:val="0"/>
                <w:snapToGrid w:val="0"/>
                <w:sz w:val="20"/>
                <w:szCs w:val="20"/>
              </w:rPr>
              <w:t>서</w:t>
            </w:r>
            <w:r w:rsidRPr="00574A42">
              <w:rPr>
                <w:b w:val="0"/>
                <w:snapToGrid w:val="0"/>
                <w:sz w:val="20"/>
                <w:szCs w:val="20"/>
              </w:rPr>
              <w:t>구</w:t>
            </w:r>
            <w:r w:rsidRPr="00574A42">
              <w:rPr>
                <w:b w:val="0"/>
                <w:snapToGrid w:val="0"/>
                <w:sz w:val="20"/>
                <w:szCs w:val="20"/>
              </w:rPr>
              <w:t xml:space="preserve"> </w:t>
            </w:r>
            <w:proofErr w:type="spellStart"/>
            <w:r w:rsidRPr="00574A42">
              <w:rPr>
                <w:b w:val="0"/>
                <w:snapToGrid w:val="0"/>
                <w:sz w:val="20"/>
                <w:szCs w:val="20"/>
              </w:rPr>
              <w:t>미음동</w:t>
            </w:r>
            <w:proofErr w:type="spellEnd"/>
          </w:p>
        </w:tc>
        <w:tc>
          <w:tcPr>
            <w:tcW w:w="851" w:type="dxa"/>
            <w:shd w:val="clear" w:color="auto" w:fill="auto"/>
            <w:vAlign w:val="center"/>
          </w:tcPr>
          <w:p w14:paraId="3879B239"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vAlign w:val="center"/>
          </w:tcPr>
          <w:p w14:paraId="2FB6F5BF"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39,707.7</w:t>
            </w:r>
          </w:p>
        </w:tc>
        <w:tc>
          <w:tcPr>
            <w:tcW w:w="3543" w:type="dxa"/>
            <w:gridSpan w:val="3"/>
            <w:vAlign w:val="center"/>
          </w:tcPr>
          <w:p w14:paraId="18FE6D57"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 xml:space="preserve">2021. 2. 26. </w:t>
            </w:r>
            <w:r w:rsidRPr="007B0EE3">
              <w:rPr>
                <w:b w:val="0"/>
                <w:snapToGrid w:val="0"/>
                <w:sz w:val="20"/>
                <w:szCs w:val="20"/>
              </w:rPr>
              <w:t>건축허가를</w:t>
            </w:r>
            <w:r w:rsidRPr="007B0EE3">
              <w:rPr>
                <w:b w:val="0"/>
                <w:snapToGrid w:val="0"/>
                <w:sz w:val="20"/>
                <w:szCs w:val="20"/>
              </w:rPr>
              <w:t xml:space="preserve"> </w:t>
            </w:r>
            <w:r w:rsidRPr="007B0EE3">
              <w:rPr>
                <w:b w:val="0"/>
                <w:snapToGrid w:val="0"/>
                <w:sz w:val="20"/>
                <w:szCs w:val="20"/>
              </w:rPr>
              <w:t>득하였으나</w:t>
            </w:r>
            <w:r w:rsidRPr="007B0EE3">
              <w:rPr>
                <w:b w:val="0"/>
                <w:snapToGrid w:val="0"/>
                <w:sz w:val="20"/>
                <w:szCs w:val="20"/>
              </w:rPr>
              <w:t xml:space="preserve"> </w:t>
            </w:r>
            <w:r w:rsidRPr="007B0EE3">
              <w:rPr>
                <w:b w:val="0"/>
                <w:snapToGrid w:val="0"/>
                <w:sz w:val="20"/>
                <w:szCs w:val="20"/>
              </w:rPr>
              <w:t>건축자재비</w:t>
            </w:r>
            <w:r w:rsidRPr="007B0EE3">
              <w:rPr>
                <w:b w:val="0"/>
                <w:snapToGrid w:val="0"/>
                <w:sz w:val="20"/>
                <w:szCs w:val="20"/>
              </w:rPr>
              <w:t xml:space="preserve"> </w:t>
            </w:r>
            <w:r w:rsidRPr="007B0EE3">
              <w:rPr>
                <w:b w:val="0"/>
                <w:snapToGrid w:val="0"/>
                <w:sz w:val="20"/>
                <w:szCs w:val="20"/>
              </w:rPr>
              <w:t>상승으로</w:t>
            </w:r>
            <w:r w:rsidRPr="007B0EE3">
              <w:rPr>
                <w:b w:val="0"/>
                <w:snapToGrid w:val="0"/>
                <w:sz w:val="20"/>
                <w:szCs w:val="20"/>
              </w:rPr>
              <w:t xml:space="preserve"> </w:t>
            </w:r>
            <w:r w:rsidRPr="007B0EE3">
              <w:rPr>
                <w:b w:val="0"/>
                <w:snapToGrid w:val="0"/>
                <w:sz w:val="20"/>
                <w:szCs w:val="20"/>
              </w:rPr>
              <w:t>인하여</w:t>
            </w:r>
            <w:r w:rsidRPr="007B0EE3">
              <w:rPr>
                <w:b w:val="0"/>
                <w:snapToGrid w:val="0"/>
                <w:sz w:val="20"/>
                <w:szCs w:val="20"/>
              </w:rPr>
              <w:t xml:space="preserve"> 2022</w:t>
            </w:r>
            <w:r w:rsidRPr="007B0EE3">
              <w:rPr>
                <w:b w:val="0"/>
                <w:snapToGrid w:val="0"/>
                <w:sz w:val="20"/>
                <w:szCs w:val="20"/>
              </w:rPr>
              <w:t>년경</w:t>
            </w:r>
            <w:r w:rsidRPr="007B0EE3">
              <w:rPr>
                <w:b w:val="0"/>
                <w:snapToGrid w:val="0"/>
                <w:sz w:val="20"/>
                <w:szCs w:val="20"/>
              </w:rPr>
              <w:t xml:space="preserve"> </w:t>
            </w:r>
            <w:r w:rsidRPr="007B0EE3">
              <w:rPr>
                <w:b w:val="0"/>
                <w:snapToGrid w:val="0"/>
                <w:sz w:val="20"/>
                <w:szCs w:val="20"/>
              </w:rPr>
              <w:t>착공</w:t>
            </w:r>
            <w:r w:rsidRPr="007B0EE3">
              <w:rPr>
                <w:b w:val="0"/>
                <w:snapToGrid w:val="0"/>
                <w:sz w:val="20"/>
                <w:szCs w:val="20"/>
              </w:rPr>
              <w:t xml:space="preserve"> </w:t>
            </w:r>
            <w:r w:rsidRPr="007B0EE3">
              <w:rPr>
                <w:b w:val="0"/>
                <w:snapToGrid w:val="0"/>
                <w:sz w:val="20"/>
                <w:szCs w:val="20"/>
              </w:rPr>
              <w:t>예정</w:t>
            </w:r>
          </w:p>
        </w:tc>
      </w:tr>
      <w:tr w:rsidR="00026A7E" w:rsidRPr="007B0EE3" w14:paraId="4D52F17B" w14:textId="77777777" w:rsidTr="0091358C">
        <w:trPr>
          <w:trHeight w:val="595"/>
        </w:trPr>
        <w:tc>
          <w:tcPr>
            <w:tcW w:w="425" w:type="dxa"/>
            <w:vMerge w:val="restart"/>
            <w:shd w:val="clear" w:color="auto" w:fill="F2F2F2" w:themeFill="background1" w:themeFillShade="F2"/>
            <w:vAlign w:val="center"/>
          </w:tcPr>
          <w:p w14:paraId="11D63139" w14:textId="77777777" w:rsidR="00026A7E" w:rsidRPr="007B0EE3" w:rsidRDefault="00026A7E" w:rsidP="0091358C">
            <w:pPr>
              <w:pStyle w:val="21"/>
              <w:spacing w:line="280" w:lineRule="atLeast"/>
              <w:rPr>
                <w:snapToGrid w:val="0"/>
                <w:sz w:val="20"/>
                <w:szCs w:val="20"/>
              </w:rPr>
            </w:pPr>
            <w:r w:rsidRPr="007B0EE3">
              <w:rPr>
                <w:snapToGrid w:val="0"/>
                <w:sz w:val="20"/>
                <w:szCs w:val="20"/>
              </w:rPr>
              <w:t>기타</w:t>
            </w:r>
          </w:p>
        </w:tc>
        <w:tc>
          <w:tcPr>
            <w:tcW w:w="1188" w:type="dxa"/>
            <w:shd w:val="clear" w:color="auto" w:fill="F2F2F2" w:themeFill="background1" w:themeFillShade="F2"/>
            <w:vAlign w:val="center"/>
          </w:tcPr>
          <w:p w14:paraId="612B0BEE" w14:textId="77777777" w:rsidR="00026A7E" w:rsidRPr="00574A42" w:rsidRDefault="00026A7E" w:rsidP="0091358C">
            <w:pPr>
              <w:pStyle w:val="21"/>
              <w:spacing w:line="280" w:lineRule="atLeast"/>
              <w:rPr>
                <w:snapToGrid w:val="0"/>
                <w:sz w:val="20"/>
                <w:szCs w:val="20"/>
              </w:rPr>
            </w:pPr>
            <w:r w:rsidRPr="00574A42">
              <w:rPr>
                <w:snapToGrid w:val="0"/>
                <w:sz w:val="20"/>
                <w:szCs w:val="20"/>
              </w:rPr>
              <w:t>상암</w:t>
            </w:r>
          </w:p>
          <w:p w14:paraId="4B759A74" w14:textId="77777777" w:rsidR="00026A7E" w:rsidRPr="00574A42" w:rsidRDefault="00026A7E" w:rsidP="0091358C">
            <w:pPr>
              <w:pStyle w:val="21"/>
              <w:spacing w:line="280" w:lineRule="atLeast"/>
              <w:rPr>
                <w:snapToGrid w:val="0"/>
                <w:sz w:val="20"/>
                <w:szCs w:val="20"/>
              </w:rPr>
            </w:pPr>
            <w:r w:rsidRPr="00574A42">
              <w:rPr>
                <w:snapToGrid w:val="0"/>
                <w:sz w:val="20"/>
                <w:szCs w:val="20"/>
              </w:rPr>
              <w:t>사옥</w:t>
            </w:r>
          </w:p>
        </w:tc>
        <w:tc>
          <w:tcPr>
            <w:tcW w:w="1591" w:type="dxa"/>
            <w:shd w:val="clear" w:color="auto" w:fill="auto"/>
            <w:vAlign w:val="center"/>
          </w:tcPr>
          <w:p w14:paraId="79B32AAE"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서울시</w:t>
            </w:r>
            <w:r w:rsidRPr="00574A42">
              <w:rPr>
                <w:b w:val="0"/>
                <w:snapToGrid w:val="0"/>
                <w:sz w:val="20"/>
                <w:szCs w:val="20"/>
              </w:rPr>
              <w:t xml:space="preserve"> </w:t>
            </w:r>
            <w:r w:rsidRPr="00574A42">
              <w:rPr>
                <w:b w:val="0"/>
                <w:snapToGrid w:val="0"/>
                <w:sz w:val="20"/>
                <w:szCs w:val="20"/>
              </w:rPr>
              <w:t>마포구</w:t>
            </w:r>
            <w:r w:rsidRPr="00574A42">
              <w:rPr>
                <w:b w:val="0"/>
                <w:snapToGrid w:val="0"/>
                <w:sz w:val="20"/>
                <w:szCs w:val="20"/>
              </w:rPr>
              <w:t xml:space="preserve"> </w:t>
            </w:r>
            <w:r w:rsidRPr="00574A42">
              <w:rPr>
                <w:b w:val="0"/>
                <w:snapToGrid w:val="0"/>
                <w:sz w:val="20"/>
                <w:szCs w:val="20"/>
              </w:rPr>
              <w:t>상암동</w:t>
            </w:r>
          </w:p>
        </w:tc>
        <w:tc>
          <w:tcPr>
            <w:tcW w:w="851" w:type="dxa"/>
            <w:shd w:val="clear" w:color="auto" w:fill="auto"/>
            <w:vAlign w:val="center"/>
          </w:tcPr>
          <w:p w14:paraId="69794D8B"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vAlign w:val="center"/>
          </w:tcPr>
          <w:p w14:paraId="6DA0C2E8"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6,492.5</w:t>
            </w:r>
          </w:p>
        </w:tc>
        <w:tc>
          <w:tcPr>
            <w:tcW w:w="693" w:type="dxa"/>
            <w:vAlign w:val="center"/>
          </w:tcPr>
          <w:p w14:paraId="4B623052"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1</w:t>
            </w:r>
          </w:p>
        </w:tc>
        <w:tc>
          <w:tcPr>
            <w:tcW w:w="1716" w:type="dxa"/>
            <w:vAlign w:val="center"/>
          </w:tcPr>
          <w:p w14:paraId="10E4A550"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업무시설</w:t>
            </w:r>
            <w:r w:rsidRPr="007B0EE3">
              <w:rPr>
                <w:b w:val="0"/>
                <w:snapToGrid w:val="0"/>
                <w:sz w:val="20"/>
                <w:szCs w:val="20"/>
              </w:rPr>
              <w:t xml:space="preserve">, </w:t>
            </w:r>
            <w:proofErr w:type="spellStart"/>
            <w:r w:rsidRPr="007B0EE3">
              <w:rPr>
                <w:b w:val="0"/>
                <w:snapToGrid w:val="0"/>
                <w:sz w:val="20"/>
                <w:szCs w:val="20"/>
              </w:rPr>
              <w:t>근린생활시설등</w:t>
            </w:r>
            <w:proofErr w:type="spellEnd"/>
          </w:p>
        </w:tc>
        <w:tc>
          <w:tcPr>
            <w:tcW w:w="1134" w:type="dxa"/>
            <w:vAlign w:val="center"/>
          </w:tcPr>
          <w:p w14:paraId="2EA6BAA4"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66,759.49</w:t>
            </w:r>
          </w:p>
        </w:tc>
      </w:tr>
      <w:tr w:rsidR="00026A7E" w:rsidRPr="007B0EE3" w14:paraId="026A0E27" w14:textId="77777777" w:rsidTr="0091358C">
        <w:trPr>
          <w:trHeight w:val="595"/>
        </w:trPr>
        <w:tc>
          <w:tcPr>
            <w:tcW w:w="425" w:type="dxa"/>
            <w:vMerge/>
            <w:shd w:val="clear" w:color="auto" w:fill="F2F2F2" w:themeFill="background1" w:themeFillShade="F2"/>
            <w:vAlign w:val="center"/>
          </w:tcPr>
          <w:p w14:paraId="0206D59A" w14:textId="77777777" w:rsidR="00026A7E" w:rsidRPr="007B0EE3" w:rsidRDefault="00026A7E" w:rsidP="0091358C">
            <w:pPr>
              <w:pStyle w:val="21"/>
              <w:spacing w:line="280" w:lineRule="atLeast"/>
              <w:jc w:val="center"/>
              <w:rPr>
                <w:snapToGrid w:val="0"/>
                <w:sz w:val="20"/>
                <w:szCs w:val="20"/>
              </w:rPr>
            </w:pPr>
          </w:p>
        </w:tc>
        <w:tc>
          <w:tcPr>
            <w:tcW w:w="1188" w:type="dxa"/>
            <w:shd w:val="clear" w:color="auto" w:fill="F2F2F2" w:themeFill="background1" w:themeFillShade="F2"/>
            <w:vAlign w:val="center"/>
          </w:tcPr>
          <w:p w14:paraId="5B3D2739" w14:textId="77777777" w:rsidR="00026A7E" w:rsidRPr="00574A42" w:rsidRDefault="00026A7E" w:rsidP="0091358C">
            <w:pPr>
              <w:pStyle w:val="21"/>
              <w:spacing w:line="280" w:lineRule="atLeast"/>
              <w:rPr>
                <w:snapToGrid w:val="0"/>
                <w:sz w:val="20"/>
                <w:szCs w:val="20"/>
              </w:rPr>
            </w:pPr>
            <w:r w:rsidRPr="00574A42">
              <w:rPr>
                <w:snapToGrid w:val="0"/>
                <w:sz w:val="20"/>
                <w:szCs w:val="20"/>
              </w:rPr>
              <w:t>방배</w:t>
            </w:r>
          </w:p>
          <w:p w14:paraId="54168AFA" w14:textId="77777777" w:rsidR="00026A7E" w:rsidRPr="00574A42" w:rsidRDefault="00026A7E" w:rsidP="0091358C">
            <w:pPr>
              <w:pStyle w:val="21"/>
              <w:spacing w:line="280" w:lineRule="atLeast"/>
              <w:rPr>
                <w:snapToGrid w:val="0"/>
                <w:sz w:val="20"/>
                <w:szCs w:val="20"/>
              </w:rPr>
            </w:pPr>
            <w:r w:rsidRPr="00574A42">
              <w:rPr>
                <w:snapToGrid w:val="0"/>
                <w:sz w:val="20"/>
                <w:szCs w:val="20"/>
              </w:rPr>
              <w:t>사옥</w:t>
            </w:r>
          </w:p>
        </w:tc>
        <w:tc>
          <w:tcPr>
            <w:tcW w:w="1591" w:type="dxa"/>
            <w:shd w:val="clear" w:color="auto" w:fill="auto"/>
            <w:vAlign w:val="center"/>
          </w:tcPr>
          <w:p w14:paraId="7FDE7E6B"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서울시</w:t>
            </w:r>
            <w:r w:rsidRPr="00574A42">
              <w:rPr>
                <w:b w:val="0"/>
                <w:snapToGrid w:val="0"/>
                <w:sz w:val="20"/>
                <w:szCs w:val="20"/>
              </w:rPr>
              <w:t xml:space="preserve"> </w:t>
            </w:r>
            <w:r w:rsidRPr="00574A42">
              <w:rPr>
                <w:b w:val="0"/>
                <w:snapToGrid w:val="0"/>
                <w:sz w:val="20"/>
                <w:szCs w:val="20"/>
              </w:rPr>
              <w:t>서초구</w:t>
            </w:r>
            <w:r w:rsidRPr="00574A42">
              <w:rPr>
                <w:b w:val="0"/>
                <w:snapToGrid w:val="0"/>
                <w:sz w:val="20"/>
                <w:szCs w:val="20"/>
              </w:rPr>
              <w:t xml:space="preserve"> </w:t>
            </w:r>
            <w:r w:rsidRPr="00574A42">
              <w:rPr>
                <w:b w:val="0"/>
                <w:snapToGrid w:val="0"/>
                <w:sz w:val="20"/>
                <w:szCs w:val="20"/>
              </w:rPr>
              <w:t>방배동</w:t>
            </w:r>
          </w:p>
        </w:tc>
        <w:tc>
          <w:tcPr>
            <w:tcW w:w="851" w:type="dxa"/>
            <w:shd w:val="clear" w:color="auto" w:fill="auto"/>
            <w:vAlign w:val="center"/>
          </w:tcPr>
          <w:p w14:paraId="15A4DAC4"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vAlign w:val="center"/>
          </w:tcPr>
          <w:p w14:paraId="70694979"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2,295.7</w:t>
            </w:r>
          </w:p>
        </w:tc>
        <w:tc>
          <w:tcPr>
            <w:tcW w:w="693" w:type="dxa"/>
            <w:vAlign w:val="center"/>
          </w:tcPr>
          <w:p w14:paraId="1234909C"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716" w:type="dxa"/>
            <w:vAlign w:val="center"/>
          </w:tcPr>
          <w:p w14:paraId="059C68A6"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근린생활시설</w:t>
            </w:r>
            <w:r w:rsidRPr="007B0EE3">
              <w:rPr>
                <w:b w:val="0"/>
                <w:snapToGrid w:val="0"/>
                <w:sz w:val="20"/>
                <w:szCs w:val="20"/>
              </w:rPr>
              <w:t xml:space="preserve">, </w:t>
            </w:r>
            <w:r w:rsidRPr="007B0EE3">
              <w:rPr>
                <w:b w:val="0"/>
                <w:snapToGrid w:val="0"/>
                <w:sz w:val="20"/>
                <w:szCs w:val="20"/>
              </w:rPr>
              <w:t>업무시설</w:t>
            </w:r>
          </w:p>
        </w:tc>
        <w:tc>
          <w:tcPr>
            <w:tcW w:w="1134" w:type="dxa"/>
            <w:vAlign w:val="center"/>
          </w:tcPr>
          <w:p w14:paraId="5C674FB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8,459.31</w:t>
            </w:r>
          </w:p>
        </w:tc>
      </w:tr>
      <w:tr w:rsidR="00026A7E" w:rsidRPr="007B0EE3" w14:paraId="4BD04D3E" w14:textId="77777777" w:rsidTr="0091358C">
        <w:trPr>
          <w:trHeight w:val="595"/>
        </w:trPr>
        <w:tc>
          <w:tcPr>
            <w:tcW w:w="425" w:type="dxa"/>
            <w:vMerge/>
            <w:shd w:val="clear" w:color="auto" w:fill="F2F2F2" w:themeFill="background1" w:themeFillShade="F2"/>
            <w:vAlign w:val="center"/>
          </w:tcPr>
          <w:p w14:paraId="39ADAC82" w14:textId="77777777" w:rsidR="00026A7E" w:rsidRPr="007B0EE3" w:rsidRDefault="00026A7E" w:rsidP="0091358C">
            <w:pPr>
              <w:pStyle w:val="21"/>
              <w:spacing w:line="280" w:lineRule="atLeast"/>
              <w:jc w:val="center"/>
              <w:rPr>
                <w:snapToGrid w:val="0"/>
                <w:sz w:val="20"/>
                <w:szCs w:val="20"/>
              </w:rPr>
            </w:pPr>
          </w:p>
        </w:tc>
        <w:tc>
          <w:tcPr>
            <w:tcW w:w="1188" w:type="dxa"/>
            <w:shd w:val="clear" w:color="auto" w:fill="F2F2F2" w:themeFill="background1" w:themeFillShade="F2"/>
            <w:vAlign w:val="center"/>
          </w:tcPr>
          <w:p w14:paraId="56BFD5DD" w14:textId="77777777" w:rsidR="00026A7E" w:rsidRPr="00574A42" w:rsidRDefault="00026A7E" w:rsidP="0091358C">
            <w:pPr>
              <w:pStyle w:val="21"/>
              <w:spacing w:line="280" w:lineRule="atLeast"/>
              <w:rPr>
                <w:snapToGrid w:val="0"/>
                <w:spacing w:val="-6"/>
                <w:sz w:val="20"/>
                <w:szCs w:val="20"/>
              </w:rPr>
            </w:pPr>
            <w:r w:rsidRPr="00574A42">
              <w:rPr>
                <w:snapToGrid w:val="0"/>
                <w:spacing w:val="-6"/>
                <w:sz w:val="20"/>
                <w:szCs w:val="20"/>
              </w:rPr>
              <w:t>종로</w:t>
            </w:r>
            <w:r>
              <w:rPr>
                <w:rFonts w:hint="eastAsia"/>
                <w:snapToGrid w:val="0"/>
                <w:spacing w:val="-6"/>
                <w:sz w:val="20"/>
                <w:szCs w:val="20"/>
              </w:rPr>
              <w:t xml:space="preserve"> </w:t>
            </w:r>
            <w:r w:rsidRPr="00574A42">
              <w:rPr>
                <w:snapToGrid w:val="0"/>
                <w:spacing w:val="-6"/>
                <w:sz w:val="20"/>
                <w:szCs w:val="20"/>
              </w:rPr>
              <w:t>디자인센터</w:t>
            </w:r>
          </w:p>
        </w:tc>
        <w:tc>
          <w:tcPr>
            <w:tcW w:w="1591" w:type="dxa"/>
            <w:shd w:val="clear" w:color="auto" w:fill="auto"/>
            <w:vAlign w:val="center"/>
          </w:tcPr>
          <w:p w14:paraId="187C5994"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서울시</w:t>
            </w:r>
            <w:r w:rsidRPr="00574A42">
              <w:rPr>
                <w:b w:val="0"/>
                <w:snapToGrid w:val="0"/>
                <w:sz w:val="20"/>
                <w:szCs w:val="20"/>
              </w:rPr>
              <w:t xml:space="preserve"> </w:t>
            </w:r>
            <w:r w:rsidRPr="00574A42">
              <w:rPr>
                <w:b w:val="0"/>
                <w:snapToGrid w:val="0"/>
                <w:sz w:val="20"/>
                <w:szCs w:val="20"/>
              </w:rPr>
              <w:t>종로구</w:t>
            </w:r>
            <w:r w:rsidRPr="00574A42">
              <w:rPr>
                <w:b w:val="0"/>
                <w:snapToGrid w:val="0"/>
                <w:sz w:val="20"/>
                <w:szCs w:val="20"/>
              </w:rPr>
              <w:t xml:space="preserve"> </w:t>
            </w:r>
            <w:r w:rsidRPr="00574A42">
              <w:rPr>
                <w:b w:val="0"/>
                <w:snapToGrid w:val="0"/>
                <w:sz w:val="20"/>
                <w:szCs w:val="20"/>
              </w:rPr>
              <w:t>원서동</w:t>
            </w:r>
          </w:p>
        </w:tc>
        <w:tc>
          <w:tcPr>
            <w:tcW w:w="851" w:type="dxa"/>
            <w:shd w:val="clear" w:color="auto" w:fill="auto"/>
            <w:vAlign w:val="center"/>
          </w:tcPr>
          <w:p w14:paraId="7585318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r>
              <w:rPr>
                <w:b w:val="0"/>
                <w:snapToGrid w:val="0"/>
                <w:sz w:val="20"/>
                <w:szCs w:val="20"/>
              </w:rPr>
              <w:t>0</w:t>
            </w:r>
          </w:p>
        </w:tc>
        <w:tc>
          <w:tcPr>
            <w:tcW w:w="1134" w:type="dxa"/>
            <w:vAlign w:val="center"/>
          </w:tcPr>
          <w:p w14:paraId="11C9A259" w14:textId="77777777" w:rsidR="00026A7E" w:rsidRPr="007B0EE3" w:rsidRDefault="00026A7E" w:rsidP="0091358C">
            <w:pPr>
              <w:pStyle w:val="21"/>
              <w:spacing w:line="280" w:lineRule="atLeast"/>
              <w:jc w:val="right"/>
              <w:rPr>
                <w:b w:val="0"/>
                <w:snapToGrid w:val="0"/>
                <w:sz w:val="20"/>
                <w:szCs w:val="20"/>
              </w:rPr>
            </w:pPr>
            <w:r>
              <w:rPr>
                <w:b w:val="0"/>
                <w:snapToGrid w:val="0"/>
                <w:sz w:val="20"/>
                <w:szCs w:val="20"/>
              </w:rPr>
              <w:t>2,221.1</w:t>
            </w:r>
          </w:p>
        </w:tc>
        <w:tc>
          <w:tcPr>
            <w:tcW w:w="693" w:type="dxa"/>
            <w:vAlign w:val="center"/>
          </w:tcPr>
          <w:p w14:paraId="7F65DA83"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5</w:t>
            </w:r>
          </w:p>
        </w:tc>
        <w:tc>
          <w:tcPr>
            <w:tcW w:w="1716" w:type="dxa"/>
            <w:vAlign w:val="center"/>
          </w:tcPr>
          <w:p w14:paraId="017CDDE9"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교육</w:t>
            </w:r>
            <w:r w:rsidRPr="007B0EE3">
              <w:rPr>
                <w:b w:val="0"/>
                <w:snapToGrid w:val="0"/>
                <w:sz w:val="20"/>
                <w:szCs w:val="20"/>
              </w:rPr>
              <w:t xml:space="preserve"> </w:t>
            </w:r>
            <w:r w:rsidRPr="007B0EE3">
              <w:rPr>
                <w:b w:val="0"/>
                <w:snapToGrid w:val="0"/>
                <w:sz w:val="20"/>
                <w:szCs w:val="20"/>
              </w:rPr>
              <w:t>연구</w:t>
            </w:r>
            <w:r w:rsidRPr="007B0EE3">
              <w:rPr>
                <w:b w:val="0"/>
                <w:snapToGrid w:val="0"/>
                <w:sz w:val="20"/>
                <w:szCs w:val="20"/>
              </w:rPr>
              <w:t xml:space="preserve"> </w:t>
            </w:r>
            <w:r w:rsidRPr="007B0EE3">
              <w:rPr>
                <w:b w:val="0"/>
                <w:snapToGrid w:val="0"/>
                <w:sz w:val="20"/>
                <w:szCs w:val="20"/>
              </w:rPr>
              <w:t>및</w:t>
            </w:r>
            <w:r w:rsidRPr="007B0EE3">
              <w:rPr>
                <w:b w:val="0"/>
                <w:snapToGrid w:val="0"/>
                <w:sz w:val="20"/>
                <w:szCs w:val="20"/>
              </w:rPr>
              <w:t xml:space="preserve"> </w:t>
            </w:r>
            <w:r w:rsidRPr="007B0EE3">
              <w:rPr>
                <w:b w:val="0"/>
                <w:snapToGrid w:val="0"/>
                <w:sz w:val="20"/>
                <w:szCs w:val="20"/>
              </w:rPr>
              <w:t>복지시설</w:t>
            </w:r>
            <w:r w:rsidRPr="007B0EE3">
              <w:rPr>
                <w:b w:val="0"/>
                <w:snapToGrid w:val="0"/>
                <w:sz w:val="20"/>
                <w:szCs w:val="20"/>
              </w:rPr>
              <w:t xml:space="preserve">, </w:t>
            </w:r>
            <w:r w:rsidRPr="007B0EE3">
              <w:rPr>
                <w:b w:val="0"/>
                <w:snapToGrid w:val="0"/>
                <w:sz w:val="20"/>
                <w:szCs w:val="20"/>
              </w:rPr>
              <w:t>주택</w:t>
            </w:r>
            <w:r w:rsidRPr="007B0EE3">
              <w:rPr>
                <w:b w:val="0"/>
                <w:snapToGrid w:val="0"/>
                <w:sz w:val="20"/>
                <w:szCs w:val="20"/>
              </w:rPr>
              <w:t xml:space="preserve"> </w:t>
            </w:r>
            <w:r w:rsidRPr="007B0EE3">
              <w:rPr>
                <w:b w:val="0"/>
                <w:snapToGrid w:val="0"/>
                <w:sz w:val="20"/>
                <w:szCs w:val="20"/>
              </w:rPr>
              <w:t>등</w:t>
            </w:r>
          </w:p>
        </w:tc>
        <w:tc>
          <w:tcPr>
            <w:tcW w:w="1134" w:type="dxa"/>
            <w:vAlign w:val="center"/>
          </w:tcPr>
          <w:p w14:paraId="2E59F31C" w14:textId="77777777" w:rsidR="00026A7E" w:rsidRPr="007B0EE3" w:rsidRDefault="00026A7E" w:rsidP="0091358C">
            <w:pPr>
              <w:pStyle w:val="21"/>
              <w:spacing w:line="280" w:lineRule="atLeast"/>
              <w:jc w:val="right"/>
              <w:rPr>
                <w:b w:val="0"/>
                <w:snapToGrid w:val="0"/>
                <w:sz w:val="20"/>
                <w:szCs w:val="20"/>
              </w:rPr>
            </w:pPr>
            <w:r>
              <w:rPr>
                <w:b w:val="0"/>
                <w:snapToGrid w:val="0"/>
                <w:sz w:val="20"/>
                <w:szCs w:val="20"/>
              </w:rPr>
              <w:t>2,582.77</w:t>
            </w:r>
          </w:p>
        </w:tc>
      </w:tr>
      <w:tr w:rsidR="00026A7E" w:rsidRPr="007B0EE3" w14:paraId="699FA846" w14:textId="77777777" w:rsidTr="0091358C">
        <w:trPr>
          <w:trHeight w:val="595"/>
        </w:trPr>
        <w:tc>
          <w:tcPr>
            <w:tcW w:w="425" w:type="dxa"/>
            <w:vMerge/>
            <w:shd w:val="clear" w:color="auto" w:fill="F2F2F2" w:themeFill="background1" w:themeFillShade="F2"/>
            <w:vAlign w:val="center"/>
          </w:tcPr>
          <w:p w14:paraId="11302139" w14:textId="77777777" w:rsidR="00026A7E" w:rsidRPr="007B0EE3" w:rsidRDefault="00026A7E" w:rsidP="0091358C">
            <w:pPr>
              <w:pStyle w:val="21"/>
              <w:spacing w:line="280" w:lineRule="atLeast"/>
              <w:jc w:val="center"/>
              <w:rPr>
                <w:snapToGrid w:val="0"/>
                <w:sz w:val="20"/>
                <w:szCs w:val="20"/>
              </w:rPr>
            </w:pPr>
          </w:p>
        </w:tc>
        <w:tc>
          <w:tcPr>
            <w:tcW w:w="1188" w:type="dxa"/>
            <w:shd w:val="clear" w:color="auto" w:fill="F2F2F2" w:themeFill="background1" w:themeFillShade="F2"/>
            <w:vAlign w:val="center"/>
          </w:tcPr>
          <w:p w14:paraId="7E7753D5" w14:textId="77777777" w:rsidR="00026A7E" w:rsidRPr="00574A42" w:rsidRDefault="00026A7E" w:rsidP="0091358C">
            <w:pPr>
              <w:pStyle w:val="21"/>
              <w:spacing w:line="280" w:lineRule="atLeast"/>
              <w:rPr>
                <w:snapToGrid w:val="0"/>
                <w:spacing w:val="-6"/>
                <w:sz w:val="20"/>
                <w:szCs w:val="20"/>
              </w:rPr>
            </w:pPr>
            <w:r>
              <w:rPr>
                <w:rFonts w:hint="eastAsia"/>
                <w:snapToGrid w:val="0"/>
                <w:spacing w:val="-6"/>
                <w:sz w:val="20"/>
                <w:szCs w:val="20"/>
              </w:rPr>
              <w:t>종로</w:t>
            </w:r>
            <w:r>
              <w:rPr>
                <w:rFonts w:hint="eastAsia"/>
                <w:snapToGrid w:val="0"/>
                <w:spacing w:val="-6"/>
                <w:sz w:val="20"/>
                <w:szCs w:val="20"/>
              </w:rPr>
              <w:t xml:space="preserve"> </w:t>
            </w:r>
            <w:r>
              <w:rPr>
                <w:rFonts w:hint="eastAsia"/>
                <w:snapToGrid w:val="0"/>
                <w:spacing w:val="-6"/>
                <w:sz w:val="20"/>
                <w:szCs w:val="20"/>
              </w:rPr>
              <w:t>녹원빌라</w:t>
            </w:r>
          </w:p>
        </w:tc>
        <w:tc>
          <w:tcPr>
            <w:tcW w:w="1591" w:type="dxa"/>
            <w:shd w:val="clear" w:color="auto" w:fill="auto"/>
            <w:vAlign w:val="center"/>
          </w:tcPr>
          <w:p w14:paraId="42D80133" w14:textId="77777777" w:rsidR="00026A7E" w:rsidRPr="00574A42" w:rsidRDefault="00026A7E" w:rsidP="0091358C">
            <w:pPr>
              <w:pStyle w:val="21"/>
              <w:spacing w:line="280" w:lineRule="atLeast"/>
              <w:rPr>
                <w:b w:val="0"/>
                <w:snapToGrid w:val="0"/>
                <w:sz w:val="20"/>
                <w:szCs w:val="20"/>
              </w:rPr>
            </w:pPr>
            <w:r>
              <w:rPr>
                <w:rFonts w:hint="eastAsia"/>
                <w:b w:val="0"/>
                <w:snapToGrid w:val="0"/>
                <w:sz w:val="20"/>
                <w:szCs w:val="20"/>
              </w:rPr>
              <w:t>서울시</w:t>
            </w:r>
            <w:r>
              <w:rPr>
                <w:rFonts w:hint="eastAsia"/>
                <w:b w:val="0"/>
                <w:snapToGrid w:val="0"/>
                <w:sz w:val="20"/>
                <w:szCs w:val="20"/>
              </w:rPr>
              <w:t xml:space="preserve"> </w:t>
            </w:r>
            <w:r>
              <w:rPr>
                <w:rFonts w:hint="eastAsia"/>
                <w:b w:val="0"/>
                <w:snapToGrid w:val="0"/>
                <w:sz w:val="20"/>
                <w:szCs w:val="20"/>
              </w:rPr>
              <w:t>종로구</w:t>
            </w:r>
            <w:r>
              <w:rPr>
                <w:rFonts w:hint="eastAsia"/>
                <w:b w:val="0"/>
                <w:snapToGrid w:val="0"/>
                <w:sz w:val="20"/>
                <w:szCs w:val="20"/>
              </w:rPr>
              <w:t xml:space="preserve"> </w:t>
            </w:r>
            <w:r>
              <w:rPr>
                <w:rFonts w:hint="eastAsia"/>
                <w:b w:val="0"/>
                <w:snapToGrid w:val="0"/>
                <w:sz w:val="20"/>
                <w:szCs w:val="20"/>
              </w:rPr>
              <w:t>원서동</w:t>
            </w:r>
          </w:p>
        </w:tc>
        <w:tc>
          <w:tcPr>
            <w:tcW w:w="851" w:type="dxa"/>
            <w:shd w:val="clear" w:color="auto" w:fill="auto"/>
            <w:vAlign w:val="center"/>
          </w:tcPr>
          <w:p w14:paraId="73B2CDE0"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2</w:t>
            </w:r>
          </w:p>
        </w:tc>
        <w:tc>
          <w:tcPr>
            <w:tcW w:w="1134" w:type="dxa"/>
            <w:vAlign w:val="center"/>
          </w:tcPr>
          <w:p w14:paraId="2D910E1A"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579.9</w:t>
            </w:r>
          </w:p>
        </w:tc>
        <w:tc>
          <w:tcPr>
            <w:tcW w:w="693" w:type="dxa"/>
            <w:vAlign w:val="center"/>
          </w:tcPr>
          <w:p w14:paraId="30D6BB83"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12</w:t>
            </w:r>
          </w:p>
        </w:tc>
        <w:tc>
          <w:tcPr>
            <w:tcW w:w="1716" w:type="dxa"/>
            <w:vAlign w:val="center"/>
          </w:tcPr>
          <w:p w14:paraId="38E44FAE" w14:textId="77777777" w:rsidR="00026A7E" w:rsidRPr="007B0EE3" w:rsidRDefault="00026A7E" w:rsidP="0091358C">
            <w:pPr>
              <w:pStyle w:val="21"/>
              <w:spacing w:line="280" w:lineRule="atLeast"/>
              <w:rPr>
                <w:b w:val="0"/>
                <w:snapToGrid w:val="0"/>
                <w:sz w:val="20"/>
                <w:szCs w:val="20"/>
              </w:rPr>
            </w:pPr>
            <w:r>
              <w:rPr>
                <w:rFonts w:hint="eastAsia"/>
                <w:b w:val="0"/>
                <w:snapToGrid w:val="0"/>
                <w:sz w:val="20"/>
                <w:szCs w:val="20"/>
              </w:rPr>
              <w:t>연립주택</w:t>
            </w:r>
          </w:p>
        </w:tc>
        <w:tc>
          <w:tcPr>
            <w:tcW w:w="1134" w:type="dxa"/>
            <w:vAlign w:val="center"/>
          </w:tcPr>
          <w:p w14:paraId="29D19DCE" w14:textId="77777777" w:rsidR="00026A7E" w:rsidRPr="007B0EE3" w:rsidRDefault="00026A7E" w:rsidP="0091358C">
            <w:pPr>
              <w:pStyle w:val="21"/>
              <w:spacing w:line="280" w:lineRule="atLeast"/>
              <w:jc w:val="right"/>
              <w:rPr>
                <w:b w:val="0"/>
                <w:snapToGrid w:val="0"/>
                <w:sz w:val="20"/>
                <w:szCs w:val="20"/>
              </w:rPr>
            </w:pPr>
            <w:r>
              <w:rPr>
                <w:rFonts w:hint="eastAsia"/>
                <w:b w:val="0"/>
                <w:snapToGrid w:val="0"/>
                <w:sz w:val="20"/>
                <w:szCs w:val="20"/>
              </w:rPr>
              <w:t>1,174.69</w:t>
            </w:r>
          </w:p>
        </w:tc>
      </w:tr>
      <w:tr w:rsidR="00026A7E" w:rsidRPr="007B0EE3" w14:paraId="14BA14B7" w14:textId="77777777" w:rsidTr="0091358C">
        <w:trPr>
          <w:trHeight w:val="595"/>
        </w:trPr>
        <w:tc>
          <w:tcPr>
            <w:tcW w:w="425" w:type="dxa"/>
            <w:vMerge/>
            <w:shd w:val="clear" w:color="auto" w:fill="F2F2F2" w:themeFill="background1" w:themeFillShade="F2"/>
            <w:vAlign w:val="center"/>
          </w:tcPr>
          <w:p w14:paraId="2D07675D" w14:textId="77777777" w:rsidR="00026A7E" w:rsidRPr="007B0EE3" w:rsidRDefault="00026A7E" w:rsidP="0091358C">
            <w:pPr>
              <w:pStyle w:val="21"/>
              <w:spacing w:line="280" w:lineRule="atLeast"/>
              <w:jc w:val="center"/>
              <w:rPr>
                <w:snapToGrid w:val="0"/>
                <w:sz w:val="20"/>
                <w:szCs w:val="20"/>
              </w:rPr>
            </w:pPr>
          </w:p>
        </w:tc>
        <w:tc>
          <w:tcPr>
            <w:tcW w:w="1188" w:type="dxa"/>
            <w:shd w:val="clear" w:color="auto" w:fill="F2F2F2" w:themeFill="background1" w:themeFillShade="F2"/>
            <w:vAlign w:val="center"/>
          </w:tcPr>
          <w:p w14:paraId="10151DC6" w14:textId="77777777" w:rsidR="00026A7E" w:rsidRPr="00574A42" w:rsidRDefault="00026A7E" w:rsidP="0091358C">
            <w:pPr>
              <w:pStyle w:val="21"/>
              <w:spacing w:line="280" w:lineRule="atLeast"/>
              <w:rPr>
                <w:snapToGrid w:val="0"/>
                <w:sz w:val="20"/>
                <w:szCs w:val="20"/>
              </w:rPr>
            </w:pPr>
            <w:r w:rsidRPr="00574A42">
              <w:rPr>
                <w:snapToGrid w:val="0"/>
                <w:sz w:val="20"/>
                <w:szCs w:val="20"/>
              </w:rPr>
              <w:t>방배</w:t>
            </w:r>
          </w:p>
          <w:p w14:paraId="1523F73F" w14:textId="77777777" w:rsidR="00026A7E" w:rsidRPr="00574A42" w:rsidRDefault="00026A7E" w:rsidP="0091358C">
            <w:pPr>
              <w:pStyle w:val="21"/>
              <w:spacing w:line="280" w:lineRule="atLeast"/>
              <w:rPr>
                <w:snapToGrid w:val="0"/>
                <w:sz w:val="20"/>
                <w:szCs w:val="20"/>
              </w:rPr>
            </w:pPr>
            <w:r w:rsidRPr="00574A42">
              <w:rPr>
                <w:snapToGrid w:val="0"/>
                <w:sz w:val="20"/>
                <w:szCs w:val="20"/>
              </w:rPr>
              <w:t>직매장</w:t>
            </w:r>
          </w:p>
        </w:tc>
        <w:tc>
          <w:tcPr>
            <w:tcW w:w="1591" w:type="dxa"/>
            <w:shd w:val="clear" w:color="auto" w:fill="auto"/>
            <w:vAlign w:val="center"/>
          </w:tcPr>
          <w:p w14:paraId="1FD0D5D9" w14:textId="77777777" w:rsidR="00026A7E" w:rsidRPr="00574A42" w:rsidRDefault="00026A7E" w:rsidP="0091358C">
            <w:pPr>
              <w:pStyle w:val="21"/>
              <w:spacing w:line="280" w:lineRule="atLeast"/>
              <w:rPr>
                <w:b w:val="0"/>
                <w:snapToGrid w:val="0"/>
                <w:sz w:val="20"/>
                <w:szCs w:val="20"/>
              </w:rPr>
            </w:pPr>
            <w:r w:rsidRPr="00574A42">
              <w:rPr>
                <w:b w:val="0"/>
                <w:snapToGrid w:val="0"/>
                <w:sz w:val="20"/>
                <w:szCs w:val="20"/>
              </w:rPr>
              <w:t>서울시</w:t>
            </w:r>
            <w:r w:rsidRPr="00574A42">
              <w:rPr>
                <w:b w:val="0"/>
                <w:snapToGrid w:val="0"/>
                <w:sz w:val="20"/>
                <w:szCs w:val="20"/>
              </w:rPr>
              <w:t xml:space="preserve"> </w:t>
            </w:r>
            <w:r w:rsidRPr="00574A42">
              <w:rPr>
                <w:b w:val="0"/>
                <w:snapToGrid w:val="0"/>
                <w:sz w:val="20"/>
                <w:szCs w:val="20"/>
              </w:rPr>
              <w:t>서초구</w:t>
            </w:r>
            <w:r w:rsidRPr="00574A42">
              <w:rPr>
                <w:b w:val="0"/>
                <w:snapToGrid w:val="0"/>
                <w:sz w:val="20"/>
                <w:szCs w:val="20"/>
              </w:rPr>
              <w:t xml:space="preserve"> </w:t>
            </w:r>
            <w:r w:rsidRPr="00574A42">
              <w:rPr>
                <w:b w:val="0"/>
                <w:snapToGrid w:val="0"/>
                <w:sz w:val="20"/>
                <w:szCs w:val="20"/>
              </w:rPr>
              <w:t>방배동</w:t>
            </w:r>
          </w:p>
        </w:tc>
        <w:tc>
          <w:tcPr>
            <w:tcW w:w="851" w:type="dxa"/>
            <w:shd w:val="clear" w:color="auto" w:fill="auto"/>
            <w:vAlign w:val="center"/>
          </w:tcPr>
          <w:p w14:paraId="29A8B4E2"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w:t>
            </w:r>
          </w:p>
        </w:tc>
        <w:tc>
          <w:tcPr>
            <w:tcW w:w="1134" w:type="dxa"/>
            <w:vAlign w:val="center"/>
          </w:tcPr>
          <w:p w14:paraId="48300DC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1,592.3</w:t>
            </w:r>
          </w:p>
        </w:tc>
        <w:tc>
          <w:tcPr>
            <w:tcW w:w="693" w:type="dxa"/>
            <w:vAlign w:val="center"/>
          </w:tcPr>
          <w:p w14:paraId="768D76AA"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w:t>
            </w:r>
          </w:p>
        </w:tc>
        <w:tc>
          <w:tcPr>
            <w:tcW w:w="1716" w:type="dxa"/>
            <w:vAlign w:val="center"/>
          </w:tcPr>
          <w:p w14:paraId="2C0E3CC3"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업무시설</w:t>
            </w:r>
            <w:r w:rsidRPr="007B0EE3">
              <w:rPr>
                <w:b w:val="0"/>
                <w:snapToGrid w:val="0"/>
                <w:sz w:val="20"/>
                <w:szCs w:val="20"/>
              </w:rPr>
              <w:t xml:space="preserve">, </w:t>
            </w:r>
            <w:r w:rsidRPr="007B0EE3">
              <w:rPr>
                <w:b w:val="0"/>
                <w:snapToGrid w:val="0"/>
                <w:sz w:val="20"/>
                <w:szCs w:val="20"/>
              </w:rPr>
              <w:t>근린생활시설</w:t>
            </w:r>
          </w:p>
        </w:tc>
        <w:tc>
          <w:tcPr>
            <w:tcW w:w="1134" w:type="dxa"/>
            <w:vAlign w:val="center"/>
          </w:tcPr>
          <w:p w14:paraId="393DD8FC"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5,122.26</w:t>
            </w:r>
          </w:p>
        </w:tc>
      </w:tr>
      <w:tr w:rsidR="00026A7E" w:rsidRPr="007B0EE3" w14:paraId="7D951531" w14:textId="77777777" w:rsidTr="0091358C">
        <w:trPr>
          <w:trHeight w:val="340"/>
        </w:trPr>
        <w:tc>
          <w:tcPr>
            <w:tcW w:w="425" w:type="dxa"/>
            <w:vMerge/>
            <w:shd w:val="clear" w:color="auto" w:fill="F2F2F2" w:themeFill="background1" w:themeFillShade="F2"/>
            <w:vAlign w:val="center"/>
          </w:tcPr>
          <w:p w14:paraId="41B969CD" w14:textId="77777777" w:rsidR="00026A7E" w:rsidRPr="007B0EE3" w:rsidRDefault="00026A7E" w:rsidP="0091358C">
            <w:pPr>
              <w:pStyle w:val="21"/>
              <w:spacing w:line="280" w:lineRule="atLeast"/>
              <w:jc w:val="center"/>
              <w:rPr>
                <w:snapToGrid w:val="0"/>
                <w:sz w:val="20"/>
                <w:szCs w:val="20"/>
              </w:rPr>
            </w:pPr>
          </w:p>
        </w:tc>
        <w:tc>
          <w:tcPr>
            <w:tcW w:w="1188" w:type="dxa"/>
            <w:shd w:val="clear" w:color="auto" w:fill="F2F2F2" w:themeFill="background1" w:themeFillShade="F2"/>
            <w:vAlign w:val="center"/>
          </w:tcPr>
          <w:p w14:paraId="011CB598" w14:textId="77777777" w:rsidR="00026A7E" w:rsidRPr="007B0EE3" w:rsidRDefault="00026A7E" w:rsidP="0091358C">
            <w:pPr>
              <w:pStyle w:val="21"/>
              <w:spacing w:line="280" w:lineRule="atLeast"/>
              <w:rPr>
                <w:snapToGrid w:val="0"/>
                <w:sz w:val="20"/>
                <w:szCs w:val="20"/>
              </w:rPr>
            </w:pPr>
            <w:r w:rsidRPr="007B0EE3">
              <w:rPr>
                <w:snapToGrid w:val="0"/>
                <w:sz w:val="20"/>
                <w:szCs w:val="20"/>
              </w:rPr>
              <w:t>가평</w:t>
            </w:r>
          </w:p>
          <w:p w14:paraId="456F2CB5" w14:textId="77777777" w:rsidR="00026A7E" w:rsidRPr="007B0EE3" w:rsidRDefault="00026A7E" w:rsidP="0091358C">
            <w:pPr>
              <w:pStyle w:val="21"/>
              <w:spacing w:line="280" w:lineRule="atLeast"/>
              <w:rPr>
                <w:snapToGrid w:val="0"/>
                <w:sz w:val="20"/>
                <w:szCs w:val="20"/>
              </w:rPr>
            </w:pPr>
            <w:r w:rsidRPr="007B0EE3">
              <w:rPr>
                <w:snapToGrid w:val="0"/>
                <w:sz w:val="20"/>
                <w:szCs w:val="20"/>
              </w:rPr>
              <w:t>연수원</w:t>
            </w:r>
          </w:p>
        </w:tc>
        <w:tc>
          <w:tcPr>
            <w:tcW w:w="1591" w:type="dxa"/>
            <w:shd w:val="clear" w:color="auto" w:fill="auto"/>
            <w:vAlign w:val="center"/>
          </w:tcPr>
          <w:p w14:paraId="55130734"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경기도</w:t>
            </w:r>
            <w:r w:rsidRPr="007B0EE3">
              <w:rPr>
                <w:b w:val="0"/>
                <w:snapToGrid w:val="0"/>
                <w:sz w:val="20"/>
                <w:szCs w:val="20"/>
              </w:rPr>
              <w:t xml:space="preserve"> </w:t>
            </w:r>
            <w:r w:rsidRPr="007B0EE3">
              <w:rPr>
                <w:b w:val="0"/>
                <w:snapToGrid w:val="0"/>
                <w:sz w:val="20"/>
                <w:szCs w:val="20"/>
              </w:rPr>
              <w:t>가평군</w:t>
            </w:r>
            <w:r w:rsidRPr="007B0EE3">
              <w:rPr>
                <w:b w:val="0"/>
                <w:snapToGrid w:val="0"/>
                <w:sz w:val="20"/>
                <w:szCs w:val="20"/>
              </w:rPr>
              <w:t xml:space="preserve"> </w:t>
            </w:r>
            <w:proofErr w:type="spellStart"/>
            <w:r w:rsidRPr="007B0EE3">
              <w:rPr>
                <w:b w:val="0"/>
                <w:snapToGrid w:val="0"/>
                <w:sz w:val="20"/>
                <w:szCs w:val="20"/>
              </w:rPr>
              <w:t>가평읍</w:t>
            </w:r>
            <w:proofErr w:type="spellEnd"/>
            <w:r w:rsidRPr="007B0EE3">
              <w:rPr>
                <w:b w:val="0"/>
                <w:snapToGrid w:val="0"/>
                <w:sz w:val="20"/>
                <w:szCs w:val="20"/>
              </w:rPr>
              <w:t xml:space="preserve"> </w:t>
            </w:r>
            <w:proofErr w:type="spellStart"/>
            <w:r w:rsidRPr="007B0EE3">
              <w:rPr>
                <w:b w:val="0"/>
                <w:snapToGrid w:val="0"/>
                <w:sz w:val="20"/>
                <w:szCs w:val="20"/>
              </w:rPr>
              <w:t>복장리</w:t>
            </w:r>
            <w:proofErr w:type="spellEnd"/>
          </w:p>
        </w:tc>
        <w:tc>
          <w:tcPr>
            <w:tcW w:w="851" w:type="dxa"/>
            <w:shd w:val="clear" w:color="auto" w:fill="auto"/>
            <w:vAlign w:val="center"/>
          </w:tcPr>
          <w:p w14:paraId="560826F6"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w:t>
            </w:r>
          </w:p>
        </w:tc>
        <w:tc>
          <w:tcPr>
            <w:tcW w:w="1134" w:type="dxa"/>
            <w:vAlign w:val="center"/>
          </w:tcPr>
          <w:p w14:paraId="11CB99BD"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67,835</w:t>
            </w:r>
          </w:p>
        </w:tc>
        <w:tc>
          <w:tcPr>
            <w:tcW w:w="3543" w:type="dxa"/>
            <w:gridSpan w:val="3"/>
            <w:vAlign w:val="center"/>
          </w:tcPr>
          <w:p w14:paraId="4AD5B07D" w14:textId="77777777" w:rsidR="00026A7E" w:rsidRPr="007B0EE3" w:rsidRDefault="00026A7E" w:rsidP="00F714BF">
            <w:pPr>
              <w:pStyle w:val="21"/>
              <w:spacing w:line="280" w:lineRule="atLeast"/>
              <w:rPr>
                <w:b w:val="0"/>
                <w:snapToGrid w:val="0"/>
                <w:sz w:val="20"/>
                <w:szCs w:val="20"/>
              </w:rPr>
            </w:pPr>
            <w:r>
              <w:rPr>
                <w:rFonts w:hint="eastAsia"/>
                <w:b w:val="0"/>
                <w:snapToGrid w:val="0"/>
                <w:sz w:val="20"/>
                <w:szCs w:val="20"/>
              </w:rPr>
              <w:t>제공된</w:t>
            </w:r>
            <w:r>
              <w:rPr>
                <w:rFonts w:hint="eastAsia"/>
                <w:b w:val="0"/>
                <w:snapToGrid w:val="0"/>
                <w:sz w:val="20"/>
                <w:szCs w:val="20"/>
              </w:rPr>
              <w:t xml:space="preserve"> </w:t>
            </w:r>
            <w:r>
              <w:rPr>
                <w:rFonts w:hint="eastAsia"/>
                <w:b w:val="0"/>
                <w:snapToGrid w:val="0"/>
                <w:sz w:val="20"/>
                <w:szCs w:val="20"/>
              </w:rPr>
              <w:t>답변에</w:t>
            </w:r>
            <w:r>
              <w:rPr>
                <w:rFonts w:hint="eastAsia"/>
                <w:b w:val="0"/>
                <w:snapToGrid w:val="0"/>
                <w:sz w:val="20"/>
                <w:szCs w:val="20"/>
              </w:rPr>
              <w:t xml:space="preserve"> </w:t>
            </w:r>
            <w:r>
              <w:rPr>
                <w:rFonts w:hint="eastAsia"/>
                <w:b w:val="0"/>
                <w:snapToGrid w:val="0"/>
                <w:sz w:val="20"/>
                <w:szCs w:val="20"/>
              </w:rPr>
              <w:t>의하면</w:t>
            </w:r>
            <w:r>
              <w:rPr>
                <w:rFonts w:hint="eastAsia"/>
                <w:b w:val="0"/>
                <w:snapToGrid w:val="0"/>
                <w:sz w:val="20"/>
                <w:szCs w:val="20"/>
              </w:rPr>
              <w:t xml:space="preserve"> </w:t>
            </w:r>
            <w:r w:rsidRPr="007B0EE3">
              <w:rPr>
                <w:b w:val="0"/>
                <w:snapToGrid w:val="0"/>
                <w:sz w:val="20"/>
                <w:szCs w:val="20"/>
              </w:rPr>
              <w:t>연수원</w:t>
            </w:r>
            <w:r w:rsidRPr="007B0EE3">
              <w:rPr>
                <w:b w:val="0"/>
                <w:snapToGrid w:val="0"/>
                <w:sz w:val="20"/>
                <w:szCs w:val="20"/>
              </w:rPr>
              <w:t xml:space="preserve"> </w:t>
            </w:r>
            <w:r w:rsidRPr="007B0EE3">
              <w:rPr>
                <w:b w:val="0"/>
                <w:snapToGrid w:val="0"/>
                <w:sz w:val="20"/>
                <w:szCs w:val="20"/>
              </w:rPr>
              <w:t>건축</w:t>
            </w:r>
            <w:r w:rsidRPr="007B0EE3">
              <w:rPr>
                <w:b w:val="0"/>
                <w:snapToGrid w:val="0"/>
                <w:sz w:val="20"/>
                <w:szCs w:val="20"/>
              </w:rPr>
              <w:t xml:space="preserve"> </w:t>
            </w:r>
            <w:r w:rsidRPr="007B0EE3">
              <w:rPr>
                <w:b w:val="0"/>
                <w:snapToGrid w:val="0"/>
                <w:sz w:val="20"/>
                <w:szCs w:val="20"/>
              </w:rPr>
              <w:t>목적으로</w:t>
            </w:r>
            <w:r w:rsidRPr="007B0EE3">
              <w:rPr>
                <w:b w:val="0"/>
                <w:snapToGrid w:val="0"/>
                <w:sz w:val="20"/>
                <w:szCs w:val="20"/>
              </w:rPr>
              <w:t xml:space="preserve"> </w:t>
            </w:r>
            <w:r w:rsidRPr="007B0EE3">
              <w:rPr>
                <w:b w:val="0"/>
                <w:snapToGrid w:val="0"/>
                <w:sz w:val="20"/>
                <w:szCs w:val="20"/>
              </w:rPr>
              <w:t>토지</w:t>
            </w:r>
            <w:r w:rsidRPr="007B0EE3">
              <w:rPr>
                <w:b w:val="0"/>
                <w:snapToGrid w:val="0"/>
                <w:sz w:val="20"/>
                <w:szCs w:val="20"/>
              </w:rPr>
              <w:t xml:space="preserve"> </w:t>
            </w:r>
            <w:r w:rsidRPr="007B0EE3">
              <w:rPr>
                <w:b w:val="0"/>
                <w:snapToGrid w:val="0"/>
                <w:sz w:val="20"/>
                <w:szCs w:val="20"/>
              </w:rPr>
              <w:t>취득</w:t>
            </w:r>
            <w:r w:rsidRPr="007B0EE3">
              <w:rPr>
                <w:b w:val="0"/>
                <w:snapToGrid w:val="0"/>
                <w:sz w:val="20"/>
                <w:szCs w:val="20"/>
              </w:rPr>
              <w:t xml:space="preserve"> </w:t>
            </w:r>
            <w:r w:rsidRPr="007B0EE3">
              <w:rPr>
                <w:b w:val="0"/>
                <w:snapToGrid w:val="0"/>
                <w:sz w:val="20"/>
                <w:szCs w:val="20"/>
              </w:rPr>
              <w:t>후</w:t>
            </w:r>
            <w:r w:rsidRPr="007B0EE3">
              <w:rPr>
                <w:b w:val="0"/>
                <w:snapToGrid w:val="0"/>
                <w:sz w:val="20"/>
                <w:szCs w:val="20"/>
              </w:rPr>
              <w:t xml:space="preserve"> </w:t>
            </w:r>
            <w:r w:rsidRPr="007B0EE3">
              <w:rPr>
                <w:b w:val="0"/>
                <w:snapToGrid w:val="0"/>
                <w:sz w:val="20"/>
                <w:szCs w:val="20"/>
              </w:rPr>
              <w:t>진행</w:t>
            </w:r>
            <w:r w:rsidRPr="007B0EE3">
              <w:rPr>
                <w:b w:val="0"/>
                <w:snapToGrid w:val="0"/>
                <w:sz w:val="20"/>
                <w:szCs w:val="20"/>
              </w:rPr>
              <w:t xml:space="preserve"> </w:t>
            </w:r>
            <w:r w:rsidRPr="007B0EE3">
              <w:rPr>
                <w:b w:val="0"/>
                <w:snapToGrid w:val="0"/>
                <w:sz w:val="20"/>
                <w:szCs w:val="20"/>
              </w:rPr>
              <w:t>사항은</w:t>
            </w:r>
            <w:r w:rsidRPr="007B0EE3">
              <w:rPr>
                <w:b w:val="0"/>
                <w:snapToGrid w:val="0"/>
                <w:sz w:val="20"/>
                <w:szCs w:val="20"/>
              </w:rPr>
              <w:t xml:space="preserve"> </w:t>
            </w:r>
            <w:r w:rsidRPr="007B0EE3">
              <w:rPr>
                <w:b w:val="0"/>
                <w:snapToGrid w:val="0"/>
                <w:sz w:val="20"/>
                <w:szCs w:val="20"/>
              </w:rPr>
              <w:lastRenderedPageBreak/>
              <w:t>없다고</w:t>
            </w:r>
            <w:r w:rsidRPr="007B0EE3">
              <w:rPr>
                <w:b w:val="0"/>
                <w:snapToGrid w:val="0"/>
                <w:sz w:val="20"/>
                <w:szCs w:val="20"/>
              </w:rPr>
              <w:t xml:space="preserve"> </w:t>
            </w:r>
            <w:r w:rsidRPr="007B0EE3">
              <w:rPr>
                <w:b w:val="0"/>
                <w:snapToGrid w:val="0"/>
                <w:sz w:val="20"/>
                <w:szCs w:val="20"/>
              </w:rPr>
              <w:t>함</w:t>
            </w:r>
            <w:r w:rsidRPr="007B0EE3">
              <w:rPr>
                <w:b w:val="0"/>
                <w:snapToGrid w:val="0"/>
                <w:sz w:val="20"/>
                <w:szCs w:val="20"/>
              </w:rPr>
              <w:t>.</w:t>
            </w:r>
          </w:p>
          <w:p w14:paraId="02E09A88" w14:textId="77777777" w:rsidR="00026A7E" w:rsidRPr="007B0EE3" w:rsidRDefault="00026A7E" w:rsidP="00F714BF">
            <w:pPr>
              <w:pStyle w:val="21"/>
              <w:spacing w:line="280" w:lineRule="atLeast"/>
              <w:rPr>
                <w:b w:val="0"/>
                <w:snapToGrid w:val="0"/>
                <w:sz w:val="20"/>
                <w:szCs w:val="20"/>
              </w:rPr>
            </w:pPr>
            <w:r w:rsidRPr="007B0EE3">
              <w:rPr>
                <w:b w:val="0"/>
                <w:snapToGrid w:val="0"/>
                <w:sz w:val="20"/>
                <w:szCs w:val="20"/>
              </w:rPr>
              <w:t>지구단위계획구역</w:t>
            </w:r>
            <w:r w:rsidRPr="007B0EE3">
              <w:rPr>
                <w:b w:val="0"/>
                <w:snapToGrid w:val="0"/>
                <w:sz w:val="20"/>
                <w:szCs w:val="20"/>
              </w:rPr>
              <w:t>(</w:t>
            </w:r>
            <w:proofErr w:type="spellStart"/>
            <w:r w:rsidRPr="007B0EE3">
              <w:rPr>
                <w:b w:val="0"/>
                <w:snapToGrid w:val="0"/>
                <w:sz w:val="20"/>
                <w:szCs w:val="20"/>
              </w:rPr>
              <w:t>휴양콘도미니엄</w:t>
            </w:r>
            <w:proofErr w:type="spellEnd"/>
            <w:r w:rsidRPr="007B0EE3">
              <w:rPr>
                <w:b w:val="0"/>
                <w:snapToGrid w:val="0"/>
                <w:sz w:val="20"/>
                <w:szCs w:val="20"/>
              </w:rPr>
              <w:t xml:space="preserve"> </w:t>
            </w:r>
            <w:r w:rsidRPr="007B0EE3">
              <w:rPr>
                <w:b w:val="0"/>
                <w:snapToGrid w:val="0"/>
                <w:sz w:val="20"/>
                <w:szCs w:val="20"/>
              </w:rPr>
              <w:t>용도</w:t>
            </w:r>
            <w:r w:rsidRPr="007B0EE3">
              <w:rPr>
                <w:b w:val="0"/>
                <w:snapToGrid w:val="0"/>
                <w:sz w:val="20"/>
                <w:szCs w:val="20"/>
              </w:rPr>
              <w:t>)</w:t>
            </w:r>
            <w:ins w:id="633" w:author="heesung.ahn" w:date="2021-08-31T01:15:00Z">
              <w:r w:rsidR="00F714BF">
                <w:rPr>
                  <w:rFonts w:hint="eastAsia"/>
                  <w:b w:val="0"/>
                  <w:snapToGrid w:val="0"/>
                  <w:sz w:val="20"/>
                  <w:szCs w:val="20"/>
                </w:rPr>
                <w:t>으</w:t>
              </w:r>
            </w:ins>
            <w:r w:rsidRPr="007B0EE3">
              <w:rPr>
                <w:b w:val="0"/>
                <w:snapToGrid w:val="0"/>
                <w:sz w:val="20"/>
                <w:szCs w:val="20"/>
              </w:rPr>
              <w:t>로</w:t>
            </w:r>
            <w:r w:rsidRPr="007B0EE3">
              <w:rPr>
                <w:b w:val="0"/>
                <w:snapToGrid w:val="0"/>
                <w:sz w:val="20"/>
                <w:szCs w:val="20"/>
              </w:rPr>
              <w:t xml:space="preserve"> </w:t>
            </w:r>
            <w:r w:rsidRPr="007B0EE3">
              <w:rPr>
                <w:b w:val="0"/>
                <w:snapToGrid w:val="0"/>
                <w:sz w:val="20"/>
                <w:szCs w:val="20"/>
              </w:rPr>
              <w:t>결정된</w:t>
            </w:r>
            <w:r w:rsidRPr="007B0EE3">
              <w:rPr>
                <w:b w:val="0"/>
                <w:snapToGrid w:val="0"/>
                <w:sz w:val="20"/>
                <w:szCs w:val="20"/>
              </w:rPr>
              <w:t xml:space="preserve"> </w:t>
            </w:r>
            <w:r w:rsidRPr="007B0EE3">
              <w:rPr>
                <w:b w:val="0"/>
                <w:snapToGrid w:val="0"/>
                <w:sz w:val="20"/>
                <w:szCs w:val="20"/>
              </w:rPr>
              <w:t>부지이며</w:t>
            </w:r>
            <w:r w:rsidRPr="007B0EE3">
              <w:rPr>
                <w:b w:val="0"/>
                <w:snapToGrid w:val="0"/>
                <w:sz w:val="20"/>
                <w:szCs w:val="20"/>
              </w:rPr>
              <w:t xml:space="preserve">, </w:t>
            </w:r>
            <w:r w:rsidRPr="007B0EE3">
              <w:rPr>
                <w:b w:val="0"/>
                <w:snapToGrid w:val="0"/>
                <w:sz w:val="20"/>
                <w:szCs w:val="20"/>
              </w:rPr>
              <w:t>부동산등기부에</w:t>
            </w:r>
            <w:r w:rsidRPr="007B0EE3">
              <w:rPr>
                <w:b w:val="0"/>
                <w:snapToGrid w:val="0"/>
                <w:sz w:val="20"/>
                <w:szCs w:val="20"/>
              </w:rPr>
              <w:t xml:space="preserve"> </w:t>
            </w:r>
            <w:r w:rsidRPr="007B0EE3">
              <w:rPr>
                <w:b w:val="0"/>
                <w:snapToGrid w:val="0"/>
                <w:sz w:val="20"/>
                <w:szCs w:val="20"/>
              </w:rPr>
              <w:t>의하면</w:t>
            </w:r>
            <w:r w:rsidRPr="007B0EE3">
              <w:rPr>
                <w:b w:val="0"/>
                <w:snapToGrid w:val="0"/>
                <w:sz w:val="20"/>
                <w:szCs w:val="20"/>
              </w:rPr>
              <w:t xml:space="preserve"> 2014. 6. 30. </w:t>
            </w:r>
            <w:r w:rsidRPr="007B0EE3">
              <w:rPr>
                <w:b w:val="0"/>
                <w:snapToGrid w:val="0"/>
                <w:sz w:val="20"/>
                <w:szCs w:val="20"/>
              </w:rPr>
              <w:t>금</w:t>
            </w:r>
            <w:r w:rsidRPr="007B0EE3">
              <w:rPr>
                <w:b w:val="0"/>
                <w:snapToGrid w:val="0"/>
                <w:sz w:val="20"/>
                <w:szCs w:val="20"/>
              </w:rPr>
              <w:t>56</w:t>
            </w:r>
            <w:r w:rsidRPr="007B0EE3">
              <w:rPr>
                <w:b w:val="0"/>
                <w:snapToGrid w:val="0"/>
                <w:sz w:val="20"/>
                <w:szCs w:val="20"/>
              </w:rPr>
              <w:t>억원에</w:t>
            </w:r>
            <w:r w:rsidRPr="007B0EE3">
              <w:rPr>
                <w:b w:val="0"/>
                <w:snapToGrid w:val="0"/>
                <w:sz w:val="20"/>
                <w:szCs w:val="20"/>
              </w:rPr>
              <w:t xml:space="preserve"> </w:t>
            </w:r>
            <w:r w:rsidRPr="007B0EE3">
              <w:rPr>
                <w:b w:val="0"/>
                <w:snapToGrid w:val="0"/>
                <w:sz w:val="20"/>
                <w:szCs w:val="20"/>
              </w:rPr>
              <w:t>소유권</w:t>
            </w:r>
            <w:ins w:id="634" w:author="heesung.ahn" w:date="2021-08-31T01:15:00Z">
              <w:r w:rsidR="00942996">
                <w:rPr>
                  <w:rFonts w:hint="eastAsia"/>
                  <w:b w:val="0"/>
                  <w:snapToGrid w:val="0"/>
                  <w:sz w:val="20"/>
                  <w:szCs w:val="20"/>
                </w:rPr>
                <w:t>을</w:t>
              </w:r>
            </w:ins>
            <w:r w:rsidRPr="007B0EE3">
              <w:rPr>
                <w:b w:val="0"/>
                <w:snapToGrid w:val="0"/>
                <w:sz w:val="20"/>
                <w:szCs w:val="20"/>
              </w:rPr>
              <w:t xml:space="preserve"> </w:t>
            </w:r>
            <w:r w:rsidRPr="007B0EE3">
              <w:rPr>
                <w:b w:val="0"/>
                <w:snapToGrid w:val="0"/>
                <w:sz w:val="20"/>
                <w:szCs w:val="20"/>
              </w:rPr>
              <w:t>취득함</w:t>
            </w:r>
            <w:r w:rsidRPr="007B0EE3">
              <w:rPr>
                <w:b w:val="0"/>
                <w:snapToGrid w:val="0"/>
                <w:sz w:val="20"/>
                <w:szCs w:val="20"/>
              </w:rPr>
              <w:t>.</w:t>
            </w:r>
          </w:p>
        </w:tc>
      </w:tr>
      <w:tr w:rsidR="00026A7E" w:rsidRPr="007B0EE3" w14:paraId="4A75871E" w14:textId="77777777" w:rsidTr="0091358C">
        <w:trPr>
          <w:trHeight w:val="340"/>
        </w:trPr>
        <w:tc>
          <w:tcPr>
            <w:tcW w:w="8732" w:type="dxa"/>
            <w:gridSpan w:val="8"/>
            <w:shd w:val="clear" w:color="auto" w:fill="D9D9D9" w:themeFill="background1" w:themeFillShade="D9"/>
            <w:vAlign w:val="center"/>
          </w:tcPr>
          <w:p w14:paraId="5B5AE513" w14:textId="77777777" w:rsidR="00026A7E" w:rsidRPr="007B0EE3" w:rsidRDefault="00026A7E" w:rsidP="0091358C">
            <w:pPr>
              <w:pStyle w:val="21"/>
              <w:numPr>
                <w:ilvl w:val="0"/>
                <w:numId w:val="76"/>
              </w:numPr>
              <w:spacing w:line="280" w:lineRule="atLeast"/>
              <w:jc w:val="left"/>
              <w:rPr>
                <w:b w:val="0"/>
                <w:snapToGrid w:val="0"/>
                <w:sz w:val="20"/>
                <w:szCs w:val="20"/>
              </w:rPr>
            </w:pPr>
            <w:r w:rsidRPr="007B0EE3">
              <w:rPr>
                <w:b w:val="0"/>
                <w:snapToGrid w:val="0"/>
                <w:sz w:val="20"/>
                <w:szCs w:val="20"/>
              </w:rPr>
              <w:lastRenderedPageBreak/>
              <w:t>시흥물류센터</w:t>
            </w:r>
            <w:r w:rsidRPr="007B0EE3">
              <w:rPr>
                <w:b w:val="0"/>
                <w:snapToGrid w:val="0"/>
                <w:sz w:val="20"/>
                <w:szCs w:val="20"/>
              </w:rPr>
              <w:t xml:space="preserve"> </w:t>
            </w:r>
            <w:r w:rsidRPr="007B0EE3">
              <w:rPr>
                <w:b w:val="0"/>
                <w:snapToGrid w:val="0"/>
                <w:sz w:val="20"/>
                <w:szCs w:val="20"/>
              </w:rPr>
              <w:t>토지</w:t>
            </w:r>
            <w:r w:rsidRPr="007B0EE3">
              <w:rPr>
                <w:b w:val="0"/>
                <w:snapToGrid w:val="0"/>
                <w:sz w:val="20"/>
                <w:szCs w:val="20"/>
              </w:rPr>
              <w:t xml:space="preserve"> </w:t>
            </w:r>
            <w:r w:rsidRPr="007B0EE3">
              <w:rPr>
                <w:b w:val="0"/>
                <w:snapToGrid w:val="0"/>
                <w:sz w:val="20"/>
                <w:szCs w:val="20"/>
              </w:rPr>
              <w:t>면적의</w:t>
            </w:r>
            <w:r w:rsidRPr="007B0EE3">
              <w:rPr>
                <w:b w:val="0"/>
                <w:snapToGrid w:val="0"/>
                <w:sz w:val="20"/>
                <w:szCs w:val="20"/>
              </w:rPr>
              <w:t xml:space="preserve"> </w:t>
            </w:r>
            <w:r w:rsidRPr="007B0EE3">
              <w:rPr>
                <w:b w:val="0"/>
                <w:snapToGrid w:val="0"/>
                <w:sz w:val="20"/>
                <w:szCs w:val="20"/>
              </w:rPr>
              <w:t>경우</w:t>
            </w:r>
            <w:r w:rsidRPr="007B0EE3">
              <w:rPr>
                <w:b w:val="0"/>
                <w:snapToGrid w:val="0"/>
                <w:sz w:val="20"/>
                <w:szCs w:val="20"/>
              </w:rPr>
              <w:t xml:space="preserve"> </w:t>
            </w:r>
            <w:r w:rsidRPr="007B0EE3">
              <w:rPr>
                <w:b w:val="0"/>
                <w:snapToGrid w:val="0"/>
                <w:sz w:val="20"/>
                <w:szCs w:val="20"/>
              </w:rPr>
              <w:t>공유</w:t>
            </w:r>
            <w:r w:rsidRPr="007B0EE3">
              <w:rPr>
                <w:b w:val="0"/>
                <w:snapToGrid w:val="0"/>
                <w:sz w:val="20"/>
                <w:szCs w:val="20"/>
              </w:rPr>
              <w:t>(</w:t>
            </w:r>
            <w:r w:rsidRPr="007B0EE3">
              <w:rPr>
                <w:b w:val="0"/>
                <w:snapToGrid w:val="0"/>
                <w:sz w:val="20"/>
                <w:szCs w:val="20"/>
              </w:rPr>
              <w:t>다수의</w:t>
            </w:r>
            <w:r w:rsidRPr="007B0EE3">
              <w:rPr>
                <w:b w:val="0"/>
                <w:snapToGrid w:val="0"/>
                <w:sz w:val="20"/>
                <w:szCs w:val="20"/>
              </w:rPr>
              <w:t xml:space="preserve"> </w:t>
            </w:r>
            <w:r w:rsidRPr="007B0EE3">
              <w:rPr>
                <w:b w:val="0"/>
                <w:snapToGrid w:val="0"/>
                <w:sz w:val="20"/>
                <w:szCs w:val="20"/>
              </w:rPr>
              <w:t>개인</w:t>
            </w:r>
            <w:r w:rsidRPr="007B0EE3">
              <w:rPr>
                <w:b w:val="0"/>
                <w:snapToGrid w:val="0"/>
                <w:sz w:val="20"/>
                <w:szCs w:val="20"/>
              </w:rPr>
              <w:t xml:space="preserve">) </w:t>
            </w:r>
            <w:r w:rsidRPr="007B0EE3">
              <w:rPr>
                <w:b w:val="0"/>
                <w:snapToGrid w:val="0"/>
                <w:sz w:val="20"/>
                <w:szCs w:val="20"/>
              </w:rPr>
              <w:t>토지</w:t>
            </w:r>
            <w:r w:rsidRPr="007B0EE3">
              <w:rPr>
                <w:b w:val="0"/>
                <w:snapToGrid w:val="0"/>
                <w:sz w:val="20"/>
                <w:szCs w:val="20"/>
              </w:rPr>
              <w:t xml:space="preserve"> 3</w:t>
            </w:r>
            <w:r w:rsidRPr="007B0EE3">
              <w:rPr>
                <w:b w:val="0"/>
                <w:snapToGrid w:val="0"/>
                <w:sz w:val="20"/>
                <w:szCs w:val="20"/>
              </w:rPr>
              <w:t>필지</w:t>
            </w:r>
            <w:r w:rsidRPr="007B0EE3">
              <w:rPr>
                <w:b w:val="0"/>
                <w:snapToGrid w:val="0"/>
                <w:sz w:val="20"/>
                <w:szCs w:val="20"/>
              </w:rPr>
              <w:t>(</w:t>
            </w:r>
            <w:r w:rsidRPr="007B0EE3">
              <w:rPr>
                <w:b w:val="0"/>
                <w:snapToGrid w:val="0"/>
                <w:sz w:val="20"/>
                <w:szCs w:val="20"/>
              </w:rPr>
              <w:t>지목</w:t>
            </w:r>
            <w:r w:rsidRPr="007B0EE3">
              <w:rPr>
                <w:b w:val="0"/>
                <w:snapToGrid w:val="0"/>
                <w:sz w:val="20"/>
                <w:szCs w:val="20"/>
              </w:rPr>
              <w:t xml:space="preserve">: </w:t>
            </w:r>
            <w:proofErr w:type="spellStart"/>
            <w:r w:rsidRPr="007B0EE3">
              <w:rPr>
                <w:b w:val="0"/>
                <w:snapToGrid w:val="0"/>
                <w:sz w:val="20"/>
                <w:szCs w:val="20"/>
              </w:rPr>
              <w:t>잡종지</w:t>
            </w:r>
            <w:proofErr w:type="spellEnd"/>
            <w:r w:rsidRPr="007B0EE3">
              <w:rPr>
                <w:b w:val="0"/>
                <w:snapToGrid w:val="0"/>
                <w:sz w:val="20"/>
                <w:szCs w:val="20"/>
              </w:rPr>
              <w:t>)</w:t>
            </w:r>
            <w:r w:rsidRPr="007B0EE3">
              <w:rPr>
                <w:b w:val="0"/>
                <w:snapToGrid w:val="0"/>
                <w:sz w:val="20"/>
                <w:szCs w:val="20"/>
              </w:rPr>
              <w:t>의</w:t>
            </w:r>
            <w:r w:rsidRPr="007B0EE3">
              <w:rPr>
                <w:b w:val="0"/>
                <w:snapToGrid w:val="0"/>
                <w:sz w:val="20"/>
                <w:szCs w:val="20"/>
              </w:rPr>
              <w:t xml:space="preserve"> </w:t>
            </w:r>
            <w:r w:rsidRPr="007B0EE3">
              <w:rPr>
                <w:b w:val="0"/>
                <w:snapToGrid w:val="0"/>
                <w:sz w:val="20"/>
                <w:szCs w:val="20"/>
              </w:rPr>
              <w:t>대상회사</w:t>
            </w:r>
            <w:r w:rsidRPr="007B0EE3">
              <w:rPr>
                <w:b w:val="0"/>
                <w:snapToGrid w:val="0"/>
                <w:sz w:val="20"/>
                <w:szCs w:val="20"/>
              </w:rPr>
              <w:t xml:space="preserve"> </w:t>
            </w:r>
            <w:r w:rsidRPr="007B0EE3">
              <w:rPr>
                <w:b w:val="0"/>
                <w:snapToGrid w:val="0"/>
                <w:sz w:val="20"/>
                <w:szCs w:val="20"/>
              </w:rPr>
              <w:t>소유</w:t>
            </w:r>
            <w:r w:rsidRPr="007B0EE3">
              <w:rPr>
                <w:b w:val="0"/>
                <w:snapToGrid w:val="0"/>
                <w:sz w:val="20"/>
                <w:szCs w:val="20"/>
              </w:rPr>
              <w:t xml:space="preserve"> </w:t>
            </w:r>
            <w:r w:rsidRPr="007B0EE3">
              <w:rPr>
                <w:b w:val="0"/>
                <w:snapToGrid w:val="0"/>
                <w:sz w:val="20"/>
                <w:szCs w:val="20"/>
              </w:rPr>
              <w:t>지분을</w:t>
            </w:r>
            <w:r w:rsidRPr="007B0EE3">
              <w:rPr>
                <w:b w:val="0"/>
                <w:snapToGrid w:val="0"/>
                <w:sz w:val="20"/>
                <w:szCs w:val="20"/>
              </w:rPr>
              <w:t xml:space="preserve"> </w:t>
            </w:r>
            <w:r w:rsidRPr="007B0EE3">
              <w:rPr>
                <w:b w:val="0"/>
                <w:snapToGrid w:val="0"/>
                <w:sz w:val="20"/>
                <w:szCs w:val="20"/>
              </w:rPr>
              <w:t>합한</w:t>
            </w:r>
            <w:r w:rsidRPr="007B0EE3">
              <w:rPr>
                <w:b w:val="0"/>
                <w:snapToGrid w:val="0"/>
                <w:sz w:val="20"/>
                <w:szCs w:val="20"/>
              </w:rPr>
              <w:t xml:space="preserve"> </w:t>
            </w:r>
            <w:r w:rsidRPr="007B0EE3">
              <w:rPr>
                <w:b w:val="0"/>
                <w:snapToGrid w:val="0"/>
                <w:sz w:val="20"/>
                <w:szCs w:val="20"/>
              </w:rPr>
              <w:t>면적임</w:t>
            </w:r>
            <w:r w:rsidRPr="007B0EE3">
              <w:rPr>
                <w:b w:val="0"/>
                <w:snapToGrid w:val="0"/>
                <w:sz w:val="20"/>
                <w:szCs w:val="20"/>
              </w:rPr>
              <w:t>.</w:t>
            </w:r>
          </w:p>
          <w:p w14:paraId="4912E670" w14:textId="77777777" w:rsidR="00026A7E" w:rsidRPr="007B0EE3" w:rsidDel="005272FD" w:rsidRDefault="00026A7E" w:rsidP="005272FD">
            <w:pPr>
              <w:pStyle w:val="21"/>
              <w:numPr>
                <w:ilvl w:val="0"/>
                <w:numId w:val="76"/>
              </w:numPr>
              <w:spacing w:line="280" w:lineRule="atLeast"/>
              <w:jc w:val="left"/>
              <w:rPr>
                <w:del w:id="635" w:author="zygchang (Young-Gun Chang)" w:date="2021-08-31T12:26:00Z"/>
                <w:b w:val="0"/>
                <w:snapToGrid w:val="0"/>
                <w:sz w:val="20"/>
                <w:szCs w:val="20"/>
              </w:rPr>
            </w:pPr>
            <w:r w:rsidRPr="007B0EE3">
              <w:rPr>
                <w:b w:val="0"/>
                <w:snapToGrid w:val="0"/>
                <w:sz w:val="20"/>
                <w:szCs w:val="20"/>
              </w:rPr>
              <w:t>종로</w:t>
            </w:r>
            <w:r w:rsidRPr="007B0EE3">
              <w:rPr>
                <w:b w:val="0"/>
                <w:snapToGrid w:val="0"/>
                <w:sz w:val="20"/>
                <w:szCs w:val="20"/>
              </w:rPr>
              <w:t xml:space="preserve"> </w:t>
            </w:r>
            <w:r>
              <w:rPr>
                <w:rFonts w:hint="eastAsia"/>
                <w:b w:val="0"/>
                <w:snapToGrid w:val="0"/>
                <w:sz w:val="20"/>
                <w:szCs w:val="20"/>
              </w:rPr>
              <w:t>녹원빌라</w:t>
            </w:r>
            <w:r w:rsidRPr="007B0EE3">
              <w:rPr>
                <w:b w:val="0"/>
                <w:snapToGrid w:val="0"/>
                <w:sz w:val="20"/>
                <w:szCs w:val="20"/>
              </w:rPr>
              <w:t xml:space="preserve">, </w:t>
            </w:r>
            <w:r w:rsidRPr="007B0EE3">
              <w:rPr>
                <w:b w:val="0"/>
                <w:snapToGrid w:val="0"/>
                <w:sz w:val="20"/>
                <w:szCs w:val="20"/>
              </w:rPr>
              <w:t>방배사옥</w:t>
            </w:r>
            <w:r w:rsidRPr="007B0EE3">
              <w:rPr>
                <w:b w:val="0"/>
                <w:snapToGrid w:val="0"/>
                <w:sz w:val="20"/>
                <w:szCs w:val="20"/>
              </w:rPr>
              <w:t xml:space="preserve"> </w:t>
            </w:r>
            <w:r w:rsidRPr="007B0EE3">
              <w:rPr>
                <w:b w:val="0"/>
                <w:snapToGrid w:val="0"/>
                <w:sz w:val="20"/>
                <w:szCs w:val="20"/>
              </w:rPr>
              <w:t>및</w:t>
            </w:r>
            <w:r w:rsidRPr="007B0EE3">
              <w:rPr>
                <w:b w:val="0"/>
                <w:snapToGrid w:val="0"/>
                <w:sz w:val="20"/>
                <w:szCs w:val="20"/>
              </w:rPr>
              <w:t xml:space="preserve"> </w:t>
            </w:r>
            <w:proofErr w:type="spellStart"/>
            <w:r w:rsidRPr="007B0EE3">
              <w:rPr>
                <w:b w:val="0"/>
                <w:snapToGrid w:val="0"/>
                <w:sz w:val="20"/>
                <w:szCs w:val="20"/>
              </w:rPr>
              <w:t>방배직매장의</w:t>
            </w:r>
            <w:proofErr w:type="spellEnd"/>
            <w:r w:rsidRPr="007B0EE3">
              <w:rPr>
                <w:b w:val="0"/>
                <w:snapToGrid w:val="0"/>
                <w:sz w:val="20"/>
                <w:szCs w:val="20"/>
              </w:rPr>
              <w:t xml:space="preserve"> </w:t>
            </w:r>
            <w:r w:rsidRPr="007B0EE3">
              <w:rPr>
                <w:b w:val="0"/>
                <w:snapToGrid w:val="0"/>
                <w:sz w:val="20"/>
                <w:szCs w:val="20"/>
              </w:rPr>
              <w:t>경우</w:t>
            </w:r>
            <w:r w:rsidRPr="007B0EE3">
              <w:rPr>
                <w:b w:val="0"/>
                <w:snapToGrid w:val="0"/>
                <w:sz w:val="20"/>
                <w:szCs w:val="20"/>
              </w:rPr>
              <w:t xml:space="preserve"> </w:t>
            </w:r>
            <w:r w:rsidRPr="007B0EE3">
              <w:rPr>
                <w:b w:val="0"/>
                <w:snapToGrid w:val="0"/>
                <w:sz w:val="20"/>
                <w:szCs w:val="20"/>
              </w:rPr>
              <w:t>집합건물임</w:t>
            </w:r>
            <w:r w:rsidRPr="007B0EE3">
              <w:rPr>
                <w:b w:val="0"/>
                <w:snapToGrid w:val="0"/>
                <w:sz w:val="20"/>
                <w:szCs w:val="20"/>
              </w:rPr>
              <w:t>.</w:t>
            </w:r>
          </w:p>
          <w:p w14:paraId="751F3D09" w14:textId="77777777" w:rsidR="00026A7E" w:rsidRPr="007B0EE3" w:rsidRDefault="00026A7E" w:rsidP="005272FD">
            <w:pPr>
              <w:pStyle w:val="21"/>
              <w:numPr>
                <w:ilvl w:val="0"/>
                <w:numId w:val="76"/>
              </w:numPr>
              <w:spacing w:line="280" w:lineRule="atLeast"/>
              <w:jc w:val="left"/>
              <w:rPr>
                <w:b w:val="0"/>
                <w:snapToGrid w:val="0"/>
                <w:sz w:val="20"/>
                <w:szCs w:val="20"/>
              </w:rPr>
            </w:pPr>
            <w:del w:id="636" w:author="zygchang (Young-Gun Chang)" w:date="2021-08-31T12:26:00Z">
              <w:r w:rsidRPr="007B0EE3" w:rsidDel="005272FD">
                <w:rPr>
                  <w:b w:val="0"/>
                  <w:snapToGrid w:val="0"/>
                  <w:sz w:val="20"/>
                  <w:szCs w:val="20"/>
                </w:rPr>
                <w:delText>종로디자인센터는</w:delText>
              </w:r>
              <w:r w:rsidRPr="007B0EE3" w:rsidDel="005272FD">
                <w:rPr>
                  <w:b w:val="0"/>
                  <w:snapToGrid w:val="0"/>
                  <w:sz w:val="20"/>
                  <w:szCs w:val="20"/>
                </w:rPr>
                <w:delText xml:space="preserve"> </w:delText>
              </w:r>
              <w:r w:rsidRPr="007B0EE3" w:rsidDel="005272FD">
                <w:rPr>
                  <w:b w:val="0"/>
                  <w:snapToGrid w:val="0"/>
                  <w:sz w:val="20"/>
                  <w:szCs w:val="20"/>
                </w:rPr>
                <w:delText>부속거래</w:delText>
              </w:r>
              <w:r w:rsidRPr="007B0EE3" w:rsidDel="005272FD">
                <w:rPr>
                  <w:b w:val="0"/>
                  <w:snapToGrid w:val="0"/>
                  <w:sz w:val="20"/>
                  <w:szCs w:val="20"/>
                </w:rPr>
                <w:delText xml:space="preserve"> </w:delText>
              </w:r>
              <w:r w:rsidRPr="007B0EE3" w:rsidDel="005272FD">
                <w:rPr>
                  <w:b w:val="0"/>
                  <w:snapToGrid w:val="0"/>
                  <w:sz w:val="20"/>
                  <w:szCs w:val="20"/>
                </w:rPr>
                <w:delText>대상으로서</w:delText>
              </w:r>
              <w:r w:rsidRPr="007B0EE3" w:rsidDel="005272FD">
                <w:rPr>
                  <w:b w:val="0"/>
                  <w:snapToGrid w:val="0"/>
                  <w:sz w:val="20"/>
                  <w:szCs w:val="20"/>
                </w:rPr>
                <w:delText xml:space="preserve">, </w:delText>
              </w:r>
              <w:r w:rsidDel="005272FD">
                <w:rPr>
                  <w:rFonts w:hint="eastAsia"/>
                  <w:b w:val="0"/>
                  <w:snapToGrid w:val="0"/>
                  <w:sz w:val="20"/>
                  <w:szCs w:val="20"/>
                </w:rPr>
                <w:delText>소재지번</w:delText>
              </w:r>
              <w:r w:rsidDel="005272FD">
                <w:rPr>
                  <w:rFonts w:hint="eastAsia"/>
                  <w:b w:val="0"/>
                  <w:snapToGrid w:val="0"/>
                  <w:sz w:val="20"/>
                  <w:szCs w:val="20"/>
                </w:rPr>
                <w:delText xml:space="preserve"> </w:delText>
              </w:r>
              <w:r w:rsidDel="005272FD">
                <w:rPr>
                  <w:rFonts w:hint="eastAsia"/>
                  <w:b w:val="0"/>
                  <w:snapToGrid w:val="0"/>
                  <w:sz w:val="20"/>
                  <w:szCs w:val="20"/>
                </w:rPr>
                <w:delText>및</w:delText>
              </w:r>
              <w:r w:rsidDel="005272FD">
                <w:rPr>
                  <w:rFonts w:hint="eastAsia"/>
                  <w:b w:val="0"/>
                  <w:snapToGrid w:val="0"/>
                  <w:sz w:val="20"/>
                  <w:szCs w:val="20"/>
                </w:rPr>
                <w:delText xml:space="preserve"> </w:delText>
              </w:r>
              <w:r w:rsidDel="005272FD">
                <w:rPr>
                  <w:rFonts w:hint="eastAsia"/>
                  <w:b w:val="0"/>
                  <w:snapToGrid w:val="0"/>
                  <w:sz w:val="20"/>
                  <w:szCs w:val="20"/>
                </w:rPr>
                <w:delText>건축물에</w:delText>
              </w:r>
              <w:r w:rsidDel="005272FD">
                <w:rPr>
                  <w:rFonts w:hint="eastAsia"/>
                  <w:b w:val="0"/>
                  <w:snapToGrid w:val="0"/>
                  <w:sz w:val="20"/>
                  <w:szCs w:val="20"/>
                </w:rPr>
                <w:delText xml:space="preserve"> </w:delText>
              </w:r>
              <w:r w:rsidDel="005272FD">
                <w:rPr>
                  <w:rFonts w:hint="eastAsia"/>
                  <w:b w:val="0"/>
                  <w:snapToGrid w:val="0"/>
                  <w:sz w:val="20"/>
                  <w:szCs w:val="20"/>
                </w:rPr>
                <w:delText>대한</w:delText>
              </w:r>
              <w:r w:rsidDel="005272FD">
                <w:rPr>
                  <w:rFonts w:hint="eastAsia"/>
                  <w:b w:val="0"/>
                  <w:snapToGrid w:val="0"/>
                  <w:sz w:val="20"/>
                  <w:szCs w:val="20"/>
                </w:rPr>
                <w:delText xml:space="preserve"> </w:delText>
              </w:r>
              <w:r w:rsidRPr="007B0EE3" w:rsidDel="005272FD">
                <w:rPr>
                  <w:b w:val="0"/>
                  <w:snapToGrid w:val="0"/>
                  <w:sz w:val="20"/>
                  <w:szCs w:val="20"/>
                </w:rPr>
                <w:delText>구체적인</w:delText>
              </w:r>
              <w:r w:rsidRPr="007B0EE3" w:rsidDel="005272FD">
                <w:rPr>
                  <w:b w:val="0"/>
                  <w:snapToGrid w:val="0"/>
                  <w:sz w:val="20"/>
                  <w:szCs w:val="20"/>
                </w:rPr>
                <w:delText xml:space="preserve"> </w:delText>
              </w:r>
              <w:r w:rsidRPr="007B0EE3" w:rsidDel="005272FD">
                <w:rPr>
                  <w:b w:val="0"/>
                  <w:snapToGrid w:val="0"/>
                  <w:sz w:val="20"/>
                  <w:szCs w:val="20"/>
                </w:rPr>
                <w:delText>현황</w:delText>
              </w:r>
              <w:r w:rsidDel="005272FD">
                <w:rPr>
                  <w:rFonts w:hint="eastAsia"/>
                  <w:b w:val="0"/>
                  <w:snapToGrid w:val="0"/>
                  <w:sz w:val="20"/>
                  <w:szCs w:val="20"/>
                </w:rPr>
                <w:delText>이</w:delText>
              </w:r>
              <w:r w:rsidDel="005272FD">
                <w:rPr>
                  <w:rFonts w:hint="eastAsia"/>
                  <w:b w:val="0"/>
                  <w:snapToGrid w:val="0"/>
                  <w:sz w:val="20"/>
                  <w:szCs w:val="20"/>
                </w:rPr>
                <w:delText xml:space="preserve"> </w:delText>
              </w:r>
              <w:r w:rsidDel="005272FD">
                <w:rPr>
                  <w:rFonts w:hint="eastAsia"/>
                  <w:b w:val="0"/>
                  <w:snapToGrid w:val="0"/>
                  <w:sz w:val="20"/>
                  <w:szCs w:val="20"/>
                </w:rPr>
                <w:delText>제공되지</w:delText>
              </w:r>
              <w:r w:rsidDel="005272FD">
                <w:rPr>
                  <w:rFonts w:hint="eastAsia"/>
                  <w:b w:val="0"/>
                  <w:snapToGrid w:val="0"/>
                  <w:sz w:val="20"/>
                  <w:szCs w:val="20"/>
                </w:rPr>
                <w:delText xml:space="preserve"> </w:delText>
              </w:r>
              <w:r w:rsidDel="005272FD">
                <w:rPr>
                  <w:rFonts w:hint="eastAsia"/>
                  <w:b w:val="0"/>
                  <w:snapToGrid w:val="0"/>
                  <w:sz w:val="20"/>
                  <w:szCs w:val="20"/>
                </w:rPr>
                <w:delText>아니함</w:delText>
              </w:r>
              <w:r w:rsidDel="005272FD">
                <w:rPr>
                  <w:rFonts w:hint="eastAsia"/>
                  <w:b w:val="0"/>
                  <w:snapToGrid w:val="0"/>
                  <w:sz w:val="20"/>
                  <w:szCs w:val="20"/>
                </w:rPr>
                <w:delText>.</w:delText>
              </w:r>
            </w:del>
          </w:p>
        </w:tc>
      </w:tr>
    </w:tbl>
    <w:p w14:paraId="19CD65B0" w14:textId="77777777" w:rsidR="00026A7E" w:rsidRPr="00122203" w:rsidRDefault="00026A7E" w:rsidP="00026A7E">
      <w:pPr>
        <w:pStyle w:val="a5"/>
        <w:spacing w:before="240" w:after="240"/>
        <w:ind w:leftChars="0" w:left="907"/>
        <w:rPr>
          <w:snapToGrid w:val="0"/>
          <w:spacing w:val="4"/>
          <w:szCs w:val="22"/>
        </w:rPr>
      </w:pPr>
      <w:r w:rsidRPr="00122203">
        <w:rPr>
          <w:snapToGrid w:val="0"/>
          <w:spacing w:val="4"/>
          <w:szCs w:val="22"/>
        </w:rPr>
        <w:t>한편</w:t>
      </w:r>
      <w:r w:rsidRPr="00122203">
        <w:rPr>
          <w:snapToGrid w:val="0"/>
          <w:spacing w:val="4"/>
          <w:szCs w:val="22"/>
        </w:rPr>
        <w:t xml:space="preserve">, </w:t>
      </w:r>
      <w:r w:rsidRPr="00122203">
        <w:rPr>
          <w:snapToGrid w:val="0"/>
          <w:spacing w:val="4"/>
          <w:szCs w:val="22"/>
        </w:rPr>
        <w:t>부동산등기부에</w:t>
      </w:r>
      <w:r w:rsidRPr="00122203">
        <w:rPr>
          <w:snapToGrid w:val="0"/>
          <w:spacing w:val="4"/>
          <w:szCs w:val="22"/>
        </w:rPr>
        <w:t xml:space="preserve"> </w:t>
      </w:r>
      <w:r w:rsidRPr="00122203">
        <w:rPr>
          <w:snapToGrid w:val="0"/>
          <w:spacing w:val="4"/>
          <w:szCs w:val="22"/>
        </w:rPr>
        <w:t>의하면</w:t>
      </w:r>
      <w:r w:rsidRPr="00122203">
        <w:rPr>
          <w:snapToGrid w:val="0"/>
          <w:spacing w:val="4"/>
          <w:szCs w:val="22"/>
        </w:rPr>
        <w:t xml:space="preserve"> </w:t>
      </w:r>
      <w:r w:rsidRPr="00122203">
        <w:rPr>
          <w:snapToGrid w:val="0"/>
          <w:spacing w:val="4"/>
          <w:szCs w:val="22"/>
        </w:rPr>
        <w:t>일부</w:t>
      </w:r>
      <w:r w:rsidRPr="00122203">
        <w:rPr>
          <w:snapToGrid w:val="0"/>
          <w:spacing w:val="4"/>
          <w:szCs w:val="22"/>
        </w:rPr>
        <w:t xml:space="preserve"> </w:t>
      </w:r>
      <w:r w:rsidRPr="00122203">
        <w:rPr>
          <w:snapToGrid w:val="0"/>
          <w:spacing w:val="4"/>
          <w:szCs w:val="22"/>
        </w:rPr>
        <w:t>소유</w:t>
      </w:r>
      <w:r w:rsidRPr="00122203">
        <w:rPr>
          <w:snapToGrid w:val="0"/>
          <w:spacing w:val="4"/>
          <w:szCs w:val="22"/>
        </w:rPr>
        <w:t xml:space="preserve"> </w:t>
      </w:r>
      <w:r w:rsidRPr="00122203">
        <w:rPr>
          <w:snapToGrid w:val="0"/>
          <w:spacing w:val="4"/>
          <w:szCs w:val="22"/>
        </w:rPr>
        <w:t>부동산에</w:t>
      </w:r>
      <w:r w:rsidRPr="00122203">
        <w:rPr>
          <w:snapToGrid w:val="0"/>
          <w:spacing w:val="4"/>
          <w:szCs w:val="22"/>
        </w:rPr>
        <w:t xml:space="preserve"> </w:t>
      </w:r>
      <w:r w:rsidRPr="00122203">
        <w:rPr>
          <w:snapToGrid w:val="0"/>
          <w:spacing w:val="4"/>
          <w:szCs w:val="22"/>
        </w:rPr>
        <w:t>아래와</w:t>
      </w:r>
      <w:r w:rsidRPr="00122203">
        <w:rPr>
          <w:snapToGrid w:val="0"/>
          <w:spacing w:val="4"/>
          <w:szCs w:val="22"/>
        </w:rPr>
        <w:t xml:space="preserve"> </w:t>
      </w:r>
      <w:r w:rsidRPr="00122203">
        <w:rPr>
          <w:snapToGrid w:val="0"/>
          <w:spacing w:val="4"/>
          <w:szCs w:val="22"/>
        </w:rPr>
        <w:t>같은</w:t>
      </w:r>
      <w:r w:rsidRPr="00122203">
        <w:rPr>
          <w:snapToGrid w:val="0"/>
          <w:spacing w:val="4"/>
          <w:szCs w:val="22"/>
        </w:rPr>
        <w:t xml:space="preserve"> </w:t>
      </w:r>
      <w:r w:rsidRPr="00122203">
        <w:rPr>
          <w:snapToGrid w:val="0"/>
          <w:spacing w:val="4"/>
          <w:szCs w:val="22"/>
        </w:rPr>
        <w:t>담보권이</w:t>
      </w:r>
      <w:r w:rsidRPr="00122203">
        <w:rPr>
          <w:snapToGrid w:val="0"/>
          <w:spacing w:val="4"/>
          <w:szCs w:val="22"/>
        </w:rPr>
        <w:t xml:space="preserve"> </w:t>
      </w:r>
      <w:r w:rsidRPr="00122203">
        <w:rPr>
          <w:snapToGrid w:val="0"/>
          <w:spacing w:val="4"/>
          <w:szCs w:val="22"/>
        </w:rPr>
        <w:t>설정되어</w:t>
      </w:r>
      <w:r w:rsidRPr="00122203">
        <w:rPr>
          <w:snapToGrid w:val="0"/>
          <w:spacing w:val="4"/>
          <w:szCs w:val="22"/>
        </w:rPr>
        <w:t xml:space="preserve"> </w:t>
      </w:r>
      <w:r w:rsidRPr="00122203">
        <w:rPr>
          <w:snapToGrid w:val="0"/>
          <w:spacing w:val="4"/>
          <w:szCs w:val="22"/>
        </w:rPr>
        <w:t>있음</w:t>
      </w:r>
      <w:r w:rsidRPr="00122203">
        <w:rPr>
          <w:snapToGrid w:val="0"/>
          <w:spacing w:val="4"/>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931"/>
        <w:gridCol w:w="2931"/>
        <w:gridCol w:w="2870"/>
      </w:tblGrid>
      <w:tr w:rsidR="00026A7E" w:rsidRPr="00CB2B3F" w14:paraId="0E9C8677" w14:textId="77777777" w:rsidTr="0091358C">
        <w:trPr>
          <w:trHeight w:val="340"/>
        </w:trPr>
        <w:tc>
          <w:tcPr>
            <w:tcW w:w="2931" w:type="dxa"/>
            <w:tcBorders>
              <w:top w:val="single" w:sz="12" w:space="0" w:color="404040" w:themeColor="text1" w:themeTint="BF"/>
              <w:bottom w:val="single" w:sz="4" w:space="0" w:color="404040" w:themeColor="text1" w:themeTint="BF"/>
            </w:tcBorders>
            <w:shd w:val="clear" w:color="auto" w:fill="DEEEEE"/>
            <w:vAlign w:val="center"/>
          </w:tcPr>
          <w:p w14:paraId="77C2D7F7"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2931" w:type="dxa"/>
            <w:tcBorders>
              <w:top w:val="single" w:sz="12" w:space="0" w:color="404040" w:themeColor="text1" w:themeTint="BF"/>
              <w:bottom w:val="single" w:sz="4" w:space="0" w:color="404040" w:themeColor="text1" w:themeTint="BF"/>
            </w:tcBorders>
            <w:shd w:val="clear" w:color="auto" w:fill="DEEEEE"/>
            <w:vAlign w:val="center"/>
          </w:tcPr>
          <w:p w14:paraId="08E4266E"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담보권</w:t>
            </w:r>
            <w:r w:rsidRPr="007B0EE3">
              <w:rPr>
                <w:snapToGrid w:val="0"/>
                <w:sz w:val="20"/>
                <w:szCs w:val="20"/>
              </w:rPr>
              <w:t xml:space="preserve"> </w:t>
            </w:r>
            <w:r w:rsidRPr="007B0EE3">
              <w:rPr>
                <w:snapToGrid w:val="0"/>
                <w:sz w:val="20"/>
                <w:szCs w:val="20"/>
              </w:rPr>
              <w:t>유형</w:t>
            </w:r>
          </w:p>
        </w:tc>
        <w:tc>
          <w:tcPr>
            <w:tcW w:w="2870" w:type="dxa"/>
            <w:tcBorders>
              <w:top w:val="single" w:sz="12" w:space="0" w:color="404040" w:themeColor="text1" w:themeTint="BF"/>
              <w:bottom w:val="single" w:sz="4" w:space="0" w:color="404040" w:themeColor="text1" w:themeTint="BF"/>
            </w:tcBorders>
            <w:shd w:val="clear" w:color="auto" w:fill="DEEEEE"/>
            <w:vAlign w:val="center"/>
          </w:tcPr>
          <w:p w14:paraId="33A2FBA4"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담보설정금액</w:t>
            </w:r>
            <w:r w:rsidRPr="007B0EE3">
              <w:rPr>
                <w:snapToGrid w:val="0"/>
                <w:sz w:val="20"/>
                <w:szCs w:val="20"/>
              </w:rPr>
              <w:t xml:space="preserve"> </w:t>
            </w:r>
            <w:r w:rsidRPr="007B0EE3">
              <w:rPr>
                <w:snapToGrid w:val="0"/>
                <w:sz w:val="20"/>
                <w:szCs w:val="20"/>
              </w:rPr>
              <w:t>합계</w:t>
            </w:r>
            <w:r w:rsidRPr="007B0EE3">
              <w:rPr>
                <w:snapToGrid w:val="0"/>
                <w:sz w:val="20"/>
                <w:szCs w:val="20"/>
              </w:rPr>
              <w:t>(</w:t>
            </w:r>
            <w:r w:rsidRPr="007B0EE3">
              <w:rPr>
                <w:snapToGrid w:val="0"/>
                <w:sz w:val="20"/>
                <w:szCs w:val="20"/>
              </w:rPr>
              <w:t>원</w:t>
            </w:r>
            <w:r w:rsidRPr="007B0EE3">
              <w:rPr>
                <w:snapToGrid w:val="0"/>
                <w:sz w:val="20"/>
                <w:szCs w:val="20"/>
              </w:rPr>
              <w:t>)</w:t>
            </w:r>
          </w:p>
        </w:tc>
      </w:tr>
      <w:tr w:rsidR="00026A7E" w:rsidRPr="00CB2B3F" w14:paraId="45E88FF1" w14:textId="77777777" w:rsidTr="0091358C">
        <w:trPr>
          <w:trHeight w:val="340"/>
        </w:trPr>
        <w:tc>
          <w:tcPr>
            <w:tcW w:w="2931" w:type="dxa"/>
            <w:tcBorders>
              <w:top w:val="single" w:sz="4" w:space="0" w:color="404040" w:themeColor="text1" w:themeTint="BF"/>
            </w:tcBorders>
            <w:shd w:val="clear" w:color="auto" w:fill="auto"/>
            <w:vAlign w:val="center"/>
          </w:tcPr>
          <w:p w14:paraId="25DF4C70" w14:textId="77777777" w:rsidR="00026A7E" w:rsidRPr="007B0EE3" w:rsidRDefault="00026A7E" w:rsidP="0091358C">
            <w:pPr>
              <w:pStyle w:val="21"/>
              <w:spacing w:line="280" w:lineRule="atLeast"/>
              <w:rPr>
                <w:snapToGrid w:val="0"/>
                <w:sz w:val="20"/>
                <w:szCs w:val="20"/>
              </w:rPr>
            </w:pPr>
            <w:r w:rsidRPr="007B0EE3">
              <w:rPr>
                <w:snapToGrid w:val="0"/>
                <w:sz w:val="20"/>
                <w:szCs w:val="20"/>
              </w:rPr>
              <w:t>안산</w:t>
            </w:r>
            <w:r>
              <w:rPr>
                <w:snapToGrid w:val="0"/>
                <w:sz w:val="20"/>
                <w:szCs w:val="20"/>
              </w:rPr>
              <w:t>3</w:t>
            </w:r>
            <w:r>
              <w:rPr>
                <w:snapToGrid w:val="0"/>
                <w:sz w:val="20"/>
                <w:szCs w:val="20"/>
              </w:rPr>
              <w:t>공장</w:t>
            </w:r>
            <w:r w:rsidRPr="007B0EE3">
              <w:rPr>
                <w:snapToGrid w:val="0"/>
                <w:sz w:val="20"/>
                <w:szCs w:val="20"/>
              </w:rPr>
              <w:t xml:space="preserve">, </w:t>
            </w:r>
            <w:r w:rsidRPr="007B0EE3">
              <w:rPr>
                <w:snapToGrid w:val="0"/>
                <w:sz w:val="20"/>
                <w:szCs w:val="20"/>
              </w:rPr>
              <w:t>방배사옥</w:t>
            </w:r>
            <w:r w:rsidRPr="007B0EE3">
              <w:rPr>
                <w:snapToGrid w:val="0"/>
                <w:sz w:val="20"/>
                <w:szCs w:val="20"/>
              </w:rPr>
              <w:t xml:space="preserve"> </w:t>
            </w:r>
            <w:r w:rsidRPr="007B0EE3">
              <w:rPr>
                <w:snapToGrid w:val="0"/>
                <w:sz w:val="20"/>
                <w:szCs w:val="20"/>
              </w:rPr>
              <w:t>및</w:t>
            </w:r>
            <w:r w:rsidRPr="007B0EE3">
              <w:rPr>
                <w:snapToGrid w:val="0"/>
                <w:sz w:val="20"/>
                <w:szCs w:val="20"/>
              </w:rPr>
              <w:t xml:space="preserve"> </w:t>
            </w:r>
            <w:proofErr w:type="spellStart"/>
            <w:r w:rsidRPr="007B0EE3">
              <w:rPr>
                <w:snapToGrid w:val="0"/>
                <w:sz w:val="20"/>
                <w:szCs w:val="20"/>
              </w:rPr>
              <w:t>방배직매장</w:t>
            </w:r>
            <w:proofErr w:type="spellEnd"/>
          </w:p>
        </w:tc>
        <w:tc>
          <w:tcPr>
            <w:tcW w:w="2931" w:type="dxa"/>
            <w:tcBorders>
              <w:top w:val="single" w:sz="4" w:space="0" w:color="404040" w:themeColor="text1" w:themeTint="BF"/>
            </w:tcBorders>
            <w:vAlign w:val="center"/>
          </w:tcPr>
          <w:p w14:paraId="028429ED"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근저당권</w:t>
            </w:r>
            <w:r w:rsidRPr="007B0EE3">
              <w:rPr>
                <w:b w:val="0"/>
                <w:snapToGrid w:val="0"/>
                <w:sz w:val="20"/>
                <w:szCs w:val="20"/>
              </w:rPr>
              <w:t xml:space="preserve"> 4</w:t>
            </w:r>
            <w:r w:rsidRPr="007B0EE3">
              <w:rPr>
                <w:b w:val="0"/>
                <w:snapToGrid w:val="0"/>
                <w:sz w:val="20"/>
                <w:szCs w:val="20"/>
              </w:rPr>
              <w:t>건</w:t>
            </w:r>
          </w:p>
        </w:tc>
        <w:tc>
          <w:tcPr>
            <w:tcW w:w="2870" w:type="dxa"/>
            <w:tcBorders>
              <w:top w:val="single" w:sz="4" w:space="0" w:color="404040" w:themeColor="text1" w:themeTint="BF"/>
            </w:tcBorders>
            <w:shd w:val="clear" w:color="auto" w:fill="auto"/>
            <w:vAlign w:val="center"/>
          </w:tcPr>
          <w:p w14:paraId="23491648"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34,000,000,000</w:t>
            </w:r>
          </w:p>
        </w:tc>
      </w:tr>
      <w:tr w:rsidR="00026A7E" w:rsidRPr="00CB2B3F" w14:paraId="2AE79734" w14:textId="77777777" w:rsidTr="0091358C">
        <w:trPr>
          <w:trHeight w:val="340"/>
        </w:trPr>
        <w:tc>
          <w:tcPr>
            <w:tcW w:w="2931" w:type="dxa"/>
            <w:vMerge w:val="restart"/>
            <w:shd w:val="clear" w:color="auto" w:fill="auto"/>
            <w:vAlign w:val="center"/>
          </w:tcPr>
          <w:p w14:paraId="05E6DB7C" w14:textId="77777777" w:rsidR="00026A7E" w:rsidRPr="007B0EE3" w:rsidRDefault="00026A7E" w:rsidP="0091358C">
            <w:pPr>
              <w:pStyle w:val="21"/>
              <w:spacing w:line="280" w:lineRule="atLeast"/>
              <w:rPr>
                <w:snapToGrid w:val="0"/>
                <w:sz w:val="20"/>
                <w:szCs w:val="20"/>
              </w:rPr>
            </w:pPr>
            <w:r w:rsidRPr="007B0EE3">
              <w:rPr>
                <w:snapToGrid w:val="0"/>
                <w:sz w:val="20"/>
                <w:szCs w:val="20"/>
              </w:rPr>
              <w:t>시흥물류센터</w:t>
            </w:r>
          </w:p>
        </w:tc>
        <w:tc>
          <w:tcPr>
            <w:tcW w:w="2931" w:type="dxa"/>
            <w:vAlign w:val="center"/>
          </w:tcPr>
          <w:p w14:paraId="047EC9BD"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근저당권</w:t>
            </w:r>
            <w:r w:rsidRPr="007B0EE3">
              <w:rPr>
                <w:b w:val="0"/>
                <w:snapToGrid w:val="0"/>
                <w:sz w:val="20"/>
                <w:szCs w:val="20"/>
              </w:rPr>
              <w:t xml:space="preserve"> 2</w:t>
            </w:r>
            <w:r w:rsidRPr="007B0EE3">
              <w:rPr>
                <w:b w:val="0"/>
                <w:snapToGrid w:val="0"/>
                <w:sz w:val="20"/>
                <w:szCs w:val="20"/>
              </w:rPr>
              <w:t>건</w:t>
            </w:r>
          </w:p>
        </w:tc>
        <w:tc>
          <w:tcPr>
            <w:tcW w:w="2870" w:type="dxa"/>
            <w:shd w:val="clear" w:color="auto" w:fill="auto"/>
            <w:vAlign w:val="center"/>
          </w:tcPr>
          <w:p w14:paraId="0F0E192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6,500,000,000</w:t>
            </w:r>
          </w:p>
        </w:tc>
      </w:tr>
      <w:tr w:rsidR="00026A7E" w:rsidRPr="00CB2B3F" w14:paraId="7506D7E9" w14:textId="77777777" w:rsidTr="0091358C">
        <w:trPr>
          <w:trHeight w:val="340"/>
        </w:trPr>
        <w:tc>
          <w:tcPr>
            <w:tcW w:w="2931" w:type="dxa"/>
            <w:vMerge/>
            <w:shd w:val="clear" w:color="auto" w:fill="auto"/>
            <w:vAlign w:val="center"/>
          </w:tcPr>
          <w:p w14:paraId="11A07BE9" w14:textId="77777777" w:rsidR="00026A7E" w:rsidRPr="007B0EE3" w:rsidRDefault="00026A7E" w:rsidP="0091358C">
            <w:pPr>
              <w:pStyle w:val="21"/>
              <w:spacing w:line="280" w:lineRule="atLeast"/>
              <w:rPr>
                <w:snapToGrid w:val="0"/>
                <w:sz w:val="20"/>
                <w:szCs w:val="20"/>
              </w:rPr>
            </w:pPr>
          </w:p>
        </w:tc>
        <w:tc>
          <w:tcPr>
            <w:tcW w:w="2931" w:type="dxa"/>
            <w:vAlign w:val="center"/>
          </w:tcPr>
          <w:p w14:paraId="54BE6133"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지상권</w:t>
            </w:r>
            <w:r w:rsidRPr="007B0EE3">
              <w:rPr>
                <w:b w:val="0"/>
                <w:snapToGrid w:val="0"/>
                <w:sz w:val="20"/>
                <w:szCs w:val="20"/>
              </w:rPr>
              <w:t xml:space="preserve"> 3</w:t>
            </w:r>
            <w:r w:rsidRPr="007B0EE3">
              <w:rPr>
                <w:b w:val="0"/>
                <w:snapToGrid w:val="0"/>
                <w:sz w:val="20"/>
                <w:szCs w:val="20"/>
              </w:rPr>
              <w:t>건</w:t>
            </w:r>
          </w:p>
        </w:tc>
        <w:tc>
          <w:tcPr>
            <w:tcW w:w="2870" w:type="dxa"/>
            <w:shd w:val="clear" w:color="auto" w:fill="auto"/>
            <w:vAlign w:val="center"/>
          </w:tcPr>
          <w:p w14:paraId="26A3CD4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w:t>
            </w:r>
          </w:p>
        </w:tc>
      </w:tr>
      <w:tr w:rsidR="00026A7E" w:rsidRPr="00CB2B3F" w14:paraId="2FE5E9D2" w14:textId="77777777" w:rsidTr="0091358C">
        <w:trPr>
          <w:trHeight w:val="340"/>
        </w:trPr>
        <w:tc>
          <w:tcPr>
            <w:tcW w:w="2931" w:type="dxa"/>
            <w:vMerge w:val="restart"/>
            <w:shd w:val="clear" w:color="auto" w:fill="auto"/>
            <w:vAlign w:val="center"/>
          </w:tcPr>
          <w:p w14:paraId="2295EB8D" w14:textId="77777777" w:rsidR="00026A7E" w:rsidRPr="007B0EE3" w:rsidRDefault="00026A7E" w:rsidP="0091358C">
            <w:pPr>
              <w:pStyle w:val="21"/>
              <w:spacing w:line="280" w:lineRule="atLeast"/>
              <w:rPr>
                <w:snapToGrid w:val="0"/>
                <w:sz w:val="20"/>
                <w:szCs w:val="20"/>
              </w:rPr>
            </w:pPr>
            <w:r w:rsidRPr="007B0EE3">
              <w:rPr>
                <w:snapToGrid w:val="0"/>
                <w:sz w:val="20"/>
                <w:szCs w:val="20"/>
              </w:rPr>
              <w:t>상암사옥</w:t>
            </w:r>
          </w:p>
        </w:tc>
        <w:tc>
          <w:tcPr>
            <w:tcW w:w="2931" w:type="dxa"/>
            <w:vAlign w:val="center"/>
          </w:tcPr>
          <w:p w14:paraId="6C7A34E5"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근저당권</w:t>
            </w:r>
          </w:p>
        </w:tc>
        <w:tc>
          <w:tcPr>
            <w:tcW w:w="2870" w:type="dxa"/>
            <w:shd w:val="clear" w:color="auto" w:fill="auto"/>
            <w:vAlign w:val="center"/>
          </w:tcPr>
          <w:p w14:paraId="274C29A2"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4,242,824,550</w:t>
            </w:r>
          </w:p>
        </w:tc>
      </w:tr>
      <w:tr w:rsidR="00026A7E" w:rsidRPr="00CB2B3F" w14:paraId="4C5035EF" w14:textId="77777777" w:rsidTr="0091358C">
        <w:trPr>
          <w:trHeight w:val="340"/>
        </w:trPr>
        <w:tc>
          <w:tcPr>
            <w:tcW w:w="2931" w:type="dxa"/>
            <w:vMerge/>
            <w:shd w:val="clear" w:color="auto" w:fill="auto"/>
            <w:vAlign w:val="center"/>
          </w:tcPr>
          <w:p w14:paraId="2247D915" w14:textId="77777777" w:rsidR="00026A7E" w:rsidRPr="007B0EE3" w:rsidRDefault="00026A7E" w:rsidP="0091358C">
            <w:pPr>
              <w:pStyle w:val="21"/>
              <w:spacing w:line="280" w:lineRule="atLeast"/>
              <w:rPr>
                <w:snapToGrid w:val="0"/>
                <w:sz w:val="20"/>
                <w:szCs w:val="20"/>
              </w:rPr>
            </w:pPr>
          </w:p>
        </w:tc>
        <w:tc>
          <w:tcPr>
            <w:tcW w:w="2931" w:type="dxa"/>
            <w:vAlign w:val="center"/>
          </w:tcPr>
          <w:p w14:paraId="395FD285"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전세권</w:t>
            </w:r>
            <w:r w:rsidRPr="007B0EE3">
              <w:rPr>
                <w:b w:val="0"/>
                <w:snapToGrid w:val="0"/>
                <w:sz w:val="20"/>
                <w:szCs w:val="20"/>
              </w:rPr>
              <w:t xml:space="preserve"> 2</w:t>
            </w:r>
            <w:r w:rsidRPr="007B0EE3">
              <w:rPr>
                <w:b w:val="0"/>
                <w:snapToGrid w:val="0"/>
                <w:sz w:val="20"/>
                <w:szCs w:val="20"/>
              </w:rPr>
              <w:t>건</w:t>
            </w:r>
          </w:p>
        </w:tc>
        <w:tc>
          <w:tcPr>
            <w:tcW w:w="2870" w:type="dxa"/>
            <w:shd w:val="clear" w:color="auto" w:fill="auto"/>
            <w:vAlign w:val="center"/>
          </w:tcPr>
          <w:p w14:paraId="2C1C14A1"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369,715,500</w:t>
            </w:r>
          </w:p>
        </w:tc>
      </w:tr>
    </w:tbl>
    <w:p w14:paraId="3C31FCAC" w14:textId="77777777" w:rsidR="00026A7E" w:rsidRPr="00CB2B3F" w:rsidRDefault="00026A7E" w:rsidP="00026A7E">
      <w:pPr>
        <w:pStyle w:val="a5"/>
        <w:spacing w:after="240"/>
        <w:ind w:leftChars="0" w:left="907"/>
        <w:rPr>
          <w:snapToGrid w:val="0"/>
          <w:szCs w:val="22"/>
        </w:rPr>
      </w:pPr>
    </w:p>
    <w:p w14:paraId="64B72D12" w14:textId="77777777" w:rsidR="00026A7E" w:rsidRPr="0039283E" w:rsidRDefault="00026A7E" w:rsidP="00026A7E">
      <w:pPr>
        <w:pStyle w:val="a5"/>
        <w:numPr>
          <w:ilvl w:val="0"/>
          <w:numId w:val="11"/>
        </w:numPr>
        <w:spacing w:after="240"/>
        <w:ind w:leftChars="0"/>
        <w:rPr>
          <w:b/>
          <w:snapToGrid w:val="0"/>
          <w:szCs w:val="22"/>
        </w:rPr>
      </w:pPr>
      <w:r w:rsidRPr="0039283E">
        <w:rPr>
          <w:rFonts w:hint="eastAsia"/>
          <w:b/>
          <w:snapToGrid w:val="0"/>
          <w:szCs w:val="22"/>
        </w:rPr>
        <w:t>임대</w:t>
      </w:r>
      <w:r w:rsidRPr="0039283E">
        <w:rPr>
          <w:rFonts w:hint="eastAsia"/>
          <w:b/>
          <w:snapToGrid w:val="0"/>
          <w:szCs w:val="22"/>
        </w:rPr>
        <w:t xml:space="preserve"> </w:t>
      </w:r>
      <w:r w:rsidRPr="0039283E">
        <w:rPr>
          <w:rFonts w:hint="eastAsia"/>
          <w:b/>
          <w:snapToGrid w:val="0"/>
          <w:szCs w:val="22"/>
        </w:rPr>
        <w:t>부동산</w:t>
      </w:r>
      <w:r w:rsidRPr="0039283E">
        <w:rPr>
          <w:rFonts w:hint="eastAsia"/>
          <w:b/>
          <w:snapToGrid w:val="0"/>
          <w:szCs w:val="22"/>
        </w:rPr>
        <w:t xml:space="preserve"> </w:t>
      </w:r>
      <w:r w:rsidRPr="0039283E">
        <w:rPr>
          <w:rFonts w:hint="eastAsia"/>
          <w:b/>
          <w:snapToGrid w:val="0"/>
          <w:szCs w:val="22"/>
        </w:rPr>
        <w:t>현황</w:t>
      </w:r>
    </w:p>
    <w:p w14:paraId="6248FC87" w14:textId="77777777" w:rsidR="00026A7E" w:rsidRPr="0039283E" w:rsidRDefault="00026A7E" w:rsidP="00026A7E">
      <w:pPr>
        <w:pStyle w:val="a5"/>
        <w:spacing w:after="240"/>
        <w:ind w:leftChars="0" w:left="907"/>
        <w:rPr>
          <w:snapToGrid w:val="0"/>
          <w:szCs w:val="22"/>
        </w:rPr>
      </w:pPr>
      <w:r>
        <w:rPr>
          <w:rFonts w:hint="eastAsia"/>
          <w:snapToGrid w:val="0"/>
          <w:szCs w:val="22"/>
        </w:rPr>
        <w:t>제공받은</w:t>
      </w:r>
      <w:r>
        <w:rPr>
          <w:rFonts w:hint="eastAsia"/>
          <w:snapToGrid w:val="0"/>
          <w:szCs w:val="22"/>
        </w:rPr>
        <w:t xml:space="preserve"> </w:t>
      </w:r>
      <w:r>
        <w:rPr>
          <w:rFonts w:hint="eastAsia"/>
          <w:snapToGrid w:val="0"/>
          <w:szCs w:val="22"/>
        </w:rPr>
        <w:t>임대차</w:t>
      </w:r>
      <w:r>
        <w:rPr>
          <w:rFonts w:hint="eastAsia"/>
          <w:snapToGrid w:val="0"/>
          <w:szCs w:val="22"/>
        </w:rPr>
        <w:t xml:space="preserve"> </w:t>
      </w:r>
      <w:r>
        <w:rPr>
          <w:rFonts w:hint="eastAsia"/>
          <w:snapToGrid w:val="0"/>
          <w:szCs w:val="22"/>
        </w:rPr>
        <w:t>현황에</w:t>
      </w:r>
      <w:r>
        <w:rPr>
          <w:rFonts w:hint="eastAsia"/>
          <w:snapToGrid w:val="0"/>
          <w:szCs w:val="22"/>
        </w:rPr>
        <w:t xml:space="preserve"> </w:t>
      </w:r>
      <w:r>
        <w:rPr>
          <w:rFonts w:hint="eastAsia"/>
          <w:snapToGrid w:val="0"/>
          <w:szCs w:val="22"/>
        </w:rPr>
        <w:t>의하면</w:t>
      </w:r>
      <w:r>
        <w:rPr>
          <w:rFonts w:hint="eastAsia"/>
          <w:snapToGrid w:val="0"/>
          <w:szCs w:val="22"/>
        </w:rPr>
        <w:t xml:space="preserve"> </w:t>
      </w:r>
      <w:r>
        <w:rPr>
          <w:rFonts w:hint="eastAsia"/>
          <w:snapToGrid w:val="0"/>
          <w:szCs w:val="22"/>
        </w:rPr>
        <w:t>대상회사는</w:t>
      </w:r>
      <w:r>
        <w:rPr>
          <w:rFonts w:hint="eastAsia"/>
          <w:snapToGrid w:val="0"/>
          <w:szCs w:val="22"/>
        </w:rPr>
        <w:t xml:space="preserve"> </w:t>
      </w:r>
      <w:r>
        <w:rPr>
          <w:rFonts w:hint="eastAsia"/>
          <w:snapToGrid w:val="0"/>
          <w:szCs w:val="22"/>
        </w:rPr>
        <w:t>상암사옥</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방배사옥의</w:t>
      </w:r>
      <w:r>
        <w:rPr>
          <w:rFonts w:hint="eastAsia"/>
          <w:snapToGrid w:val="0"/>
          <w:szCs w:val="22"/>
        </w:rPr>
        <w:t xml:space="preserve"> </w:t>
      </w:r>
      <w:r>
        <w:rPr>
          <w:rFonts w:hint="eastAsia"/>
          <w:snapToGrid w:val="0"/>
          <w:szCs w:val="22"/>
        </w:rPr>
        <w:t>일부를</w:t>
      </w:r>
      <w:r>
        <w:rPr>
          <w:rFonts w:hint="eastAsia"/>
          <w:snapToGrid w:val="0"/>
          <w:szCs w:val="22"/>
        </w:rPr>
        <w:t xml:space="preserve"> </w:t>
      </w:r>
      <w:r>
        <w:rPr>
          <w:rFonts w:hint="eastAsia"/>
          <w:snapToGrid w:val="0"/>
          <w:szCs w:val="22"/>
        </w:rPr>
        <w:t>제</w:t>
      </w:r>
      <w:r>
        <w:rPr>
          <w:rFonts w:hint="eastAsia"/>
          <w:snapToGrid w:val="0"/>
          <w:szCs w:val="22"/>
        </w:rPr>
        <w:t>3</w:t>
      </w:r>
      <w:r>
        <w:rPr>
          <w:rFonts w:hint="eastAsia"/>
          <w:snapToGrid w:val="0"/>
          <w:szCs w:val="22"/>
        </w:rPr>
        <w:t>자에게</w:t>
      </w:r>
      <w:r>
        <w:rPr>
          <w:rFonts w:hint="eastAsia"/>
          <w:snapToGrid w:val="0"/>
          <w:szCs w:val="22"/>
        </w:rPr>
        <w:t xml:space="preserve"> </w:t>
      </w:r>
      <w:r>
        <w:rPr>
          <w:rFonts w:hint="eastAsia"/>
          <w:snapToGrid w:val="0"/>
          <w:szCs w:val="22"/>
        </w:rPr>
        <w:t>임대하고</w:t>
      </w:r>
      <w:r>
        <w:rPr>
          <w:rFonts w:hint="eastAsia"/>
          <w:snapToGrid w:val="0"/>
          <w:szCs w:val="22"/>
        </w:rPr>
        <w:t xml:space="preserve"> </w:t>
      </w:r>
      <w:r>
        <w:rPr>
          <w:rFonts w:hint="eastAsia"/>
          <w:snapToGrid w:val="0"/>
          <w:szCs w:val="22"/>
        </w:rPr>
        <w:t>있으나</w:t>
      </w:r>
      <w:r>
        <w:rPr>
          <w:rFonts w:hint="eastAsia"/>
          <w:snapToGrid w:val="0"/>
          <w:szCs w:val="22"/>
        </w:rPr>
        <w:t xml:space="preserve"> </w:t>
      </w:r>
      <w:r>
        <w:rPr>
          <w:rFonts w:hint="eastAsia"/>
          <w:snapToGrid w:val="0"/>
          <w:szCs w:val="22"/>
        </w:rPr>
        <w:t>이에</w:t>
      </w:r>
      <w:r>
        <w:rPr>
          <w:rFonts w:hint="eastAsia"/>
          <w:snapToGrid w:val="0"/>
          <w:szCs w:val="22"/>
        </w:rPr>
        <w:t xml:space="preserve"> </w:t>
      </w:r>
      <w:r>
        <w:rPr>
          <w:rFonts w:hint="eastAsia"/>
          <w:snapToGrid w:val="0"/>
          <w:szCs w:val="22"/>
        </w:rPr>
        <w:t>따른</w:t>
      </w:r>
      <w:r>
        <w:rPr>
          <w:rFonts w:hint="eastAsia"/>
          <w:snapToGrid w:val="0"/>
          <w:szCs w:val="22"/>
        </w:rPr>
        <w:t xml:space="preserve"> </w:t>
      </w:r>
      <w:r>
        <w:rPr>
          <w:rFonts w:hint="eastAsia"/>
          <w:snapToGrid w:val="0"/>
          <w:szCs w:val="22"/>
        </w:rPr>
        <w:t>보증금</w:t>
      </w:r>
      <w:r>
        <w:rPr>
          <w:rFonts w:hint="eastAsia"/>
          <w:snapToGrid w:val="0"/>
          <w:szCs w:val="22"/>
        </w:rPr>
        <w:t>,</w:t>
      </w:r>
      <w:r>
        <w:rPr>
          <w:snapToGrid w:val="0"/>
          <w:szCs w:val="22"/>
        </w:rPr>
        <w:t xml:space="preserve"> </w:t>
      </w:r>
      <w:r>
        <w:rPr>
          <w:rFonts w:hint="eastAsia"/>
          <w:snapToGrid w:val="0"/>
          <w:szCs w:val="22"/>
        </w:rPr>
        <w:t>월임대료에</w:t>
      </w:r>
      <w:r>
        <w:rPr>
          <w:rFonts w:hint="eastAsia"/>
          <w:snapToGrid w:val="0"/>
          <w:szCs w:val="22"/>
        </w:rPr>
        <w:t xml:space="preserve"> </w:t>
      </w:r>
      <w:r>
        <w:rPr>
          <w:rFonts w:hint="eastAsia"/>
          <w:snapToGrid w:val="0"/>
          <w:szCs w:val="22"/>
        </w:rPr>
        <w:t>대한</w:t>
      </w:r>
      <w:r>
        <w:rPr>
          <w:rFonts w:hint="eastAsia"/>
          <w:snapToGrid w:val="0"/>
          <w:szCs w:val="22"/>
        </w:rPr>
        <w:t xml:space="preserve"> </w:t>
      </w:r>
      <w:r>
        <w:rPr>
          <w:rFonts w:hint="eastAsia"/>
          <w:snapToGrid w:val="0"/>
          <w:szCs w:val="22"/>
        </w:rPr>
        <w:t>정보</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해당</w:t>
      </w:r>
      <w:r>
        <w:rPr>
          <w:rFonts w:hint="eastAsia"/>
          <w:snapToGrid w:val="0"/>
          <w:szCs w:val="22"/>
        </w:rPr>
        <w:t xml:space="preserve"> </w:t>
      </w:r>
      <w:r>
        <w:rPr>
          <w:rFonts w:hint="eastAsia"/>
          <w:snapToGrid w:val="0"/>
          <w:szCs w:val="22"/>
        </w:rPr>
        <w:t>임대차계약서는</w:t>
      </w:r>
      <w:r>
        <w:rPr>
          <w:rFonts w:hint="eastAsia"/>
          <w:snapToGrid w:val="0"/>
          <w:szCs w:val="22"/>
        </w:rPr>
        <w:t xml:space="preserve"> </w:t>
      </w:r>
      <w:r>
        <w:rPr>
          <w:rFonts w:hint="eastAsia"/>
          <w:snapToGrid w:val="0"/>
          <w:szCs w:val="22"/>
        </w:rPr>
        <w:t>제공되지</w:t>
      </w:r>
      <w:r>
        <w:rPr>
          <w:rFonts w:hint="eastAsia"/>
          <w:snapToGrid w:val="0"/>
          <w:szCs w:val="22"/>
        </w:rPr>
        <w:t xml:space="preserve"> </w:t>
      </w:r>
      <w:r>
        <w:rPr>
          <w:rFonts w:hint="eastAsia"/>
          <w:snapToGrid w:val="0"/>
          <w:szCs w:val="22"/>
        </w:rPr>
        <w:t>않음</w:t>
      </w:r>
      <w:r>
        <w:rPr>
          <w:rFonts w:hint="eastAsia"/>
          <w:snapToGrid w:val="0"/>
          <w:szCs w:val="22"/>
        </w:rPr>
        <w:t>.</w:t>
      </w:r>
    </w:p>
    <w:p w14:paraId="250CC3F3" w14:textId="77777777" w:rsidR="00026A7E" w:rsidRPr="00CB2B3F" w:rsidRDefault="00026A7E" w:rsidP="00026A7E">
      <w:pPr>
        <w:pStyle w:val="a5"/>
        <w:numPr>
          <w:ilvl w:val="0"/>
          <w:numId w:val="11"/>
        </w:numPr>
        <w:spacing w:after="240"/>
        <w:ind w:leftChars="0"/>
        <w:rPr>
          <w:snapToGrid w:val="0"/>
          <w:szCs w:val="22"/>
        </w:rPr>
      </w:pPr>
      <w:r w:rsidRPr="00CB2B3F">
        <w:rPr>
          <w:b/>
          <w:snapToGrid w:val="0"/>
          <w:szCs w:val="22"/>
        </w:rPr>
        <w:t>임차</w:t>
      </w:r>
      <w:r w:rsidRPr="00CB2B3F">
        <w:rPr>
          <w:b/>
          <w:snapToGrid w:val="0"/>
          <w:szCs w:val="22"/>
        </w:rPr>
        <w:t xml:space="preserve"> </w:t>
      </w:r>
      <w:r w:rsidRPr="00CB2B3F">
        <w:rPr>
          <w:b/>
          <w:snapToGrid w:val="0"/>
          <w:szCs w:val="22"/>
        </w:rPr>
        <w:t>부동산</w:t>
      </w:r>
      <w:r w:rsidRPr="00CB2B3F">
        <w:rPr>
          <w:b/>
          <w:snapToGrid w:val="0"/>
          <w:szCs w:val="22"/>
        </w:rPr>
        <w:t xml:space="preserve"> </w:t>
      </w:r>
      <w:r w:rsidRPr="00CB2B3F">
        <w:rPr>
          <w:b/>
          <w:snapToGrid w:val="0"/>
          <w:szCs w:val="22"/>
        </w:rPr>
        <w:t>현황</w:t>
      </w:r>
    </w:p>
    <w:p w14:paraId="75C6133F" w14:textId="77777777" w:rsidR="00026A7E" w:rsidRPr="00CB2B3F" w:rsidRDefault="00026A7E" w:rsidP="00026A7E">
      <w:pPr>
        <w:pStyle w:val="a5"/>
        <w:spacing w:after="240"/>
        <w:ind w:leftChars="0" w:left="907"/>
        <w:rPr>
          <w:snapToGrid w:val="0"/>
          <w:szCs w:val="22"/>
        </w:rPr>
      </w:pPr>
      <w:r w:rsidRPr="00CB2B3F">
        <w:rPr>
          <w:snapToGrid w:val="0"/>
          <w:szCs w:val="22"/>
        </w:rPr>
        <w:t>제공받은</w:t>
      </w:r>
      <w:r w:rsidRPr="00CB2B3F">
        <w:rPr>
          <w:snapToGrid w:val="0"/>
          <w:szCs w:val="22"/>
        </w:rPr>
        <w:t xml:space="preserve"> </w:t>
      </w:r>
      <w:r w:rsidRPr="00CB2B3F">
        <w:rPr>
          <w:snapToGrid w:val="0"/>
          <w:szCs w:val="22"/>
        </w:rPr>
        <w:t>임대차</w:t>
      </w:r>
      <w:r w:rsidRPr="00CB2B3F">
        <w:rPr>
          <w:snapToGrid w:val="0"/>
          <w:szCs w:val="22"/>
        </w:rPr>
        <w:t xml:space="preserve"> </w:t>
      </w:r>
      <w:r w:rsidRPr="00CB2B3F">
        <w:rPr>
          <w:snapToGrid w:val="0"/>
          <w:szCs w:val="22"/>
        </w:rPr>
        <w:t>현황에</w:t>
      </w:r>
      <w:r w:rsidRPr="00CB2B3F">
        <w:rPr>
          <w:snapToGrid w:val="0"/>
          <w:szCs w:val="22"/>
        </w:rPr>
        <w:t xml:space="preserve"> </w:t>
      </w:r>
      <w:r w:rsidRPr="00CB2B3F">
        <w:rPr>
          <w:snapToGrid w:val="0"/>
          <w:szCs w:val="22"/>
        </w:rPr>
        <w:t>의하면</w:t>
      </w:r>
      <w:r w:rsidRPr="00CB2B3F">
        <w:rPr>
          <w:snapToGrid w:val="0"/>
          <w:szCs w:val="22"/>
        </w:rPr>
        <w:t>,</w:t>
      </w:r>
      <w:ins w:id="637" w:author="heesung.ahn" w:date="2021-08-31T01:15:00Z">
        <w:r w:rsidR="0046049C">
          <w:rPr>
            <w:snapToGrid w:val="0"/>
            <w:szCs w:val="22"/>
          </w:rPr>
          <w:t xml:space="preserve"> </w:t>
        </w:r>
      </w:ins>
      <w:r w:rsidRPr="00CB2B3F">
        <w:rPr>
          <w:snapToGrid w:val="0"/>
          <w:szCs w:val="22"/>
        </w:rPr>
        <w:t>대상회사는</w:t>
      </w:r>
      <w:r w:rsidRPr="00CB2B3F">
        <w:rPr>
          <w:snapToGrid w:val="0"/>
          <w:szCs w:val="22"/>
        </w:rPr>
        <w:t xml:space="preserve"> </w:t>
      </w:r>
      <w:r w:rsidRPr="00CB2B3F">
        <w:rPr>
          <w:snapToGrid w:val="0"/>
          <w:szCs w:val="22"/>
        </w:rPr>
        <w:t>주요자회사</w:t>
      </w:r>
      <w:r w:rsidRPr="00CB2B3F">
        <w:rPr>
          <w:snapToGrid w:val="0"/>
          <w:szCs w:val="22"/>
        </w:rPr>
        <w:t>(</w:t>
      </w:r>
      <w:proofErr w:type="spellStart"/>
      <w:r w:rsidRPr="00CB2B3F">
        <w:rPr>
          <w:snapToGrid w:val="0"/>
          <w:szCs w:val="22"/>
        </w:rPr>
        <w:t>한샘도무스</w:t>
      </w:r>
      <w:proofErr w:type="spellEnd"/>
      <w:r w:rsidRPr="00CB2B3F">
        <w:rPr>
          <w:snapToGrid w:val="0"/>
          <w:szCs w:val="22"/>
        </w:rPr>
        <w:t>)</w:t>
      </w:r>
      <w:r w:rsidRPr="00CB2B3F">
        <w:rPr>
          <w:snapToGrid w:val="0"/>
          <w:szCs w:val="22"/>
        </w:rPr>
        <w:t>를</w:t>
      </w:r>
      <w:r w:rsidRPr="00CB2B3F">
        <w:rPr>
          <w:snapToGrid w:val="0"/>
          <w:szCs w:val="22"/>
        </w:rPr>
        <w:t xml:space="preserve"> </w:t>
      </w:r>
      <w:r w:rsidRPr="00CB2B3F">
        <w:rPr>
          <w:snapToGrid w:val="0"/>
          <w:szCs w:val="22"/>
        </w:rPr>
        <w:t>비롯한</w:t>
      </w:r>
      <w:r w:rsidRPr="00CB2B3F">
        <w:rPr>
          <w:snapToGrid w:val="0"/>
          <w:szCs w:val="22"/>
        </w:rPr>
        <w:t xml:space="preserve"> </w:t>
      </w:r>
      <w:r w:rsidRPr="00CB2B3F">
        <w:rPr>
          <w:snapToGrid w:val="0"/>
          <w:szCs w:val="22"/>
        </w:rPr>
        <w:t>계열회사</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제</w:t>
      </w:r>
      <w:r w:rsidRPr="00CB2B3F">
        <w:rPr>
          <w:snapToGrid w:val="0"/>
          <w:szCs w:val="22"/>
        </w:rPr>
        <w:t>3</w:t>
      </w:r>
      <w:r w:rsidRPr="00CB2B3F">
        <w:rPr>
          <w:snapToGrid w:val="0"/>
          <w:szCs w:val="22"/>
        </w:rPr>
        <w:t>자</w:t>
      </w:r>
      <w:r w:rsidRPr="00CB2B3F">
        <w:rPr>
          <w:snapToGrid w:val="0"/>
          <w:szCs w:val="22"/>
        </w:rPr>
        <w:t xml:space="preserve"> </w:t>
      </w:r>
      <w:r w:rsidRPr="00CB2B3F">
        <w:rPr>
          <w:snapToGrid w:val="0"/>
          <w:szCs w:val="22"/>
        </w:rPr>
        <w:t>소유</w:t>
      </w:r>
      <w:r w:rsidRPr="00CB2B3F">
        <w:rPr>
          <w:snapToGrid w:val="0"/>
          <w:szCs w:val="22"/>
        </w:rPr>
        <w:t xml:space="preserve"> </w:t>
      </w:r>
      <w:r w:rsidRPr="00CB2B3F">
        <w:rPr>
          <w:snapToGrid w:val="0"/>
          <w:szCs w:val="22"/>
        </w:rPr>
        <w:t>부동산을</w:t>
      </w:r>
      <w:r w:rsidRPr="00CB2B3F">
        <w:rPr>
          <w:snapToGrid w:val="0"/>
          <w:szCs w:val="22"/>
        </w:rPr>
        <w:t xml:space="preserve"> </w:t>
      </w:r>
      <w:r w:rsidRPr="00CB2B3F">
        <w:rPr>
          <w:snapToGrid w:val="0"/>
          <w:szCs w:val="22"/>
        </w:rPr>
        <w:t>아래와</w:t>
      </w:r>
      <w:r w:rsidRPr="00CB2B3F">
        <w:rPr>
          <w:snapToGrid w:val="0"/>
          <w:szCs w:val="22"/>
        </w:rPr>
        <w:t xml:space="preserve"> </w:t>
      </w:r>
      <w:r w:rsidRPr="00CB2B3F">
        <w:rPr>
          <w:snapToGrid w:val="0"/>
          <w:szCs w:val="22"/>
        </w:rPr>
        <w:t>같이</w:t>
      </w:r>
      <w:r w:rsidRPr="00CB2B3F">
        <w:rPr>
          <w:snapToGrid w:val="0"/>
          <w:szCs w:val="22"/>
        </w:rPr>
        <w:t xml:space="preserve"> </w:t>
      </w:r>
      <w:r w:rsidRPr="00CB2B3F">
        <w:rPr>
          <w:snapToGrid w:val="0"/>
          <w:szCs w:val="22"/>
        </w:rPr>
        <w:t>임차하여</w:t>
      </w:r>
      <w:r w:rsidRPr="00CB2B3F">
        <w:rPr>
          <w:snapToGrid w:val="0"/>
          <w:szCs w:val="22"/>
        </w:rPr>
        <w:t xml:space="preserve"> </w:t>
      </w:r>
      <w:r w:rsidRPr="00CB2B3F">
        <w:rPr>
          <w:snapToGrid w:val="0"/>
          <w:szCs w:val="22"/>
        </w:rPr>
        <w:t>사용</w:t>
      </w:r>
      <w:r w:rsidRPr="00CB2B3F">
        <w:rPr>
          <w:snapToGrid w:val="0"/>
          <w:szCs w:val="22"/>
        </w:rPr>
        <w:t xml:space="preserve"> </w:t>
      </w:r>
      <w:r w:rsidRPr="00CB2B3F">
        <w:rPr>
          <w:snapToGrid w:val="0"/>
          <w:szCs w:val="22"/>
        </w:rPr>
        <w:t>중임</w:t>
      </w:r>
      <w:r w:rsidRPr="00CB2B3F">
        <w:rPr>
          <w:snapToGrid w:val="0"/>
          <w:szCs w:val="22"/>
        </w:rPr>
        <w:t xml:space="preserve">. </w:t>
      </w:r>
      <w:r w:rsidRPr="00CB2B3F">
        <w:rPr>
          <w:snapToGrid w:val="0"/>
          <w:szCs w:val="22"/>
        </w:rPr>
        <w:t>다만</w:t>
      </w:r>
      <w:r w:rsidRPr="00CB2B3F">
        <w:rPr>
          <w:snapToGrid w:val="0"/>
          <w:szCs w:val="22"/>
        </w:rPr>
        <w:t xml:space="preserve">, </w:t>
      </w:r>
      <w:r w:rsidRPr="00CB2B3F">
        <w:rPr>
          <w:snapToGrid w:val="0"/>
          <w:szCs w:val="22"/>
        </w:rPr>
        <w:t>해당</w:t>
      </w:r>
      <w:r w:rsidRPr="00CB2B3F">
        <w:rPr>
          <w:snapToGrid w:val="0"/>
          <w:szCs w:val="22"/>
        </w:rPr>
        <w:t xml:space="preserve"> </w:t>
      </w:r>
      <w:r w:rsidRPr="00CB2B3F">
        <w:rPr>
          <w:snapToGrid w:val="0"/>
          <w:szCs w:val="22"/>
        </w:rPr>
        <w:t>임대차계약서는</w:t>
      </w:r>
      <w:r w:rsidRPr="00CB2B3F">
        <w:rPr>
          <w:snapToGrid w:val="0"/>
          <w:szCs w:val="22"/>
        </w:rPr>
        <w:t xml:space="preserve"> </w:t>
      </w:r>
      <w:r w:rsidRPr="00CB2B3F">
        <w:rPr>
          <w:snapToGrid w:val="0"/>
          <w:szCs w:val="22"/>
        </w:rPr>
        <w:t>제공되지</w:t>
      </w:r>
      <w:r w:rsidRPr="00CB2B3F">
        <w:rPr>
          <w:snapToGrid w:val="0"/>
          <w:szCs w:val="22"/>
        </w:rPr>
        <w:t xml:space="preserve"> </w:t>
      </w:r>
      <w:r w:rsidRPr="00CB2B3F">
        <w:rPr>
          <w:snapToGrid w:val="0"/>
          <w:szCs w:val="22"/>
        </w:rPr>
        <w:t>않음</w:t>
      </w:r>
      <w:r w:rsidRPr="00CB2B3F">
        <w:rPr>
          <w:snapToGrid w:val="0"/>
          <w:szCs w:val="22"/>
        </w:rPr>
        <w:t xml:space="preserve">. </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503"/>
        <w:gridCol w:w="3119"/>
        <w:gridCol w:w="2224"/>
        <w:gridCol w:w="1886"/>
      </w:tblGrid>
      <w:tr w:rsidR="00026A7E" w:rsidRPr="00CB2B3F" w14:paraId="3F6BF6CE" w14:textId="77777777" w:rsidTr="0091358C">
        <w:trPr>
          <w:trHeight w:val="340"/>
          <w:tblHeader/>
        </w:trPr>
        <w:tc>
          <w:tcPr>
            <w:tcW w:w="1503" w:type="dxa"/>
            <w:tcBorders>
              <w:top w:val="single" w:sz="12" w:space="0" w:color="404040" w:themeColor="text1" w:themeTint="BF"/>
              <w:bottom w:val="single" w:sz="4" w:space="0" w:color="404040" w:themeColor="text1" w:themeTint="BF"/>
            </w:tcBorders>
            <w:shd w:val="clear" w:color="auto" w:fill="DEEEEE"/>
            <w:vAlign w:val="center"/>
          </w:tcPr>
          <w:p w14:paraId="4ADD4D26"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3119" w:type="dxa"/>
            <w:tcBorders>
              <w:top w:val="single" w:sz="12" w:space="0" w:color="404040" w:themeColor="text1" w:themeTint="BF"/>
              <w:bottom w:val="single" w:sz="4" w:space="0" w:color="404040" w:themeColor="text1" w:themeTint="BF"/>
            </w:tcBorders>
            <w:shd w:val="clear" w:color="auto" w:fill="DEEEEE"/>
            <w:vAlign w:val="center"/>
          </w:tcPr>
          <w:p w14:paraId="26E58EFC"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대표</w:t>
            </w:r>
            <w:r w:rsidRPr="007B0EE3">
              <w:rPr>
                <w:snapToGrid w:val="0"/>
                <w:sz w:val="20"/>
                <w:szCs w:val="20"/>
              </w:rPr>
              <w:t xml:space="preserve"> </w:t>
            </w:r>
            <w:r w:rsidRPr="007B0EE3">
              <w:rPr>
                <w:snapToGrid w:val="0"/>
                <w:sz w:val="20"/>
                <w:szCs w:val="20"/>
              </w:rPr>
              <w:t>소재지</w:t>
            </w:r>
          </w:p>
        </w:tc>
        <w:tc>
          <w:tcPr>
            <w:tcW w:w="2224" w:type="dxa"/>
            <w:tcBorders>
              <w:top w:val="single" w:sz="12" w:space="0" w:color="404040" w:themeColor="text1" w:themeTint="BF"/>
              <w:bottom w:val="single" w:sz="4" w:space="0" w:color="404040" w:themeColor="text1" w:themeTint="BF"/>
            </w:tcBorders>
            <w:shd w:val="clear" w:color="auto" w:fill="DEEEEE"/>
            <w:vAlign w:val="center"/>
          </w:tcPr>
          <w:p w14:paraId="4FAB2DC4"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임차</w:t>
            </w:r>
            <w:r w:rsidRPr="007B0EE3">
              <w:rPr>
                <w:snapToGrid w:val="0"/>
                <w:sz w:val="20"/>
                <w:szCs w:val="20"/>
              </w:rPr>
              <w:t xml:space="preserve"> </w:t>
            </w:r>
            <w:r w:rsidRPr="007B0EE3">
              <w:rPr>
                <w:snapToGrid w:val="0"/>
                <w:sz w:val="20"/>
                <w:szCs w:val="20"/>
              </w:rPr>
              <w:t>보증금</w:t>
            </w:r>
            <w:r w:rsidRPr="007B0EE3">
              <w:rPr>
                <w:snapToGrid w:val="0"/>
                <w:sz w:val="20"/>
                <w:szCs w:val="20"/>
              </w:rPr>
              <w:t xml:space="preserve"> </w:t>
            </w:r>
            <w:r w:rsidRPr="007B0EE3">
              <w:rPr>
                <w:snapToGrid w:val="0"/>
                <w:sz w:val="20"/>
                <w:szCs w:val="20"/>
              </w:rPr>
              <w:t>합계</w:t>
            </w:r>
            <w:r w:rsidRPr="007B0EE3">
              <w:rPr>
                <w:snapToGrid w:val="0"/>
                <w:sz w:val="20"/>
                <w:szCs w:val="20"/>
              </w:rPr>
              <w:t>(</w:t>
            </w:r>
            <w:r w:rsidRPr="007B0EE3">
              <w:rPr>
                <w:snapToGrid w:val="0"/>
                <w:sz w:val="20"/>
                <w:szCs w:val="20"/>
              </w:rPr>
              <w:t>원</w:t>
            </w:r>
            <w:r w:rsidRPr="007B0EE3">
              <w:rPr>
                <w:snapToGrid w:val="0"/>
                <w:sz w:val="20"/>
                <w:szCs w:val="20"/>
              </w:rPr>
              <w:t>)</w:t>
            </w:r>
          </w:p>
        </w:tc>
        <w:tc>
          <w:tcPr>
            <w:tcW w:w="1886" w:type="dxa"/>
            <w:tcBorders>
              <w:top w:val="single" w:sz="12" w:space="0" w:color="404040" w:themeColor="text1" w:themeTint="BF"/>
              <w:bottom w:val="single" w:sz="4" w:space="0" w:color="404040" w:themeColor="text1" w:themeTint="BF"/>
            </w:tcBorders>
            <w:shd w:val="clear" w:color="auto" w:fill="DEEEEE"/>
            <w:vAlign w:val="center"/>
          </w:tcPr>
          <w:p w14:paraId="75079855"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월임차료</w:t>
            </w:r>
            <w:r w:rsidRPr="007B0EE3">
              <w:rPr>
                <w:snapToGrid w:val="0"/>
                <w:sz w:val="20"/>
                <w:szCs w:val="20"/>
              </w:rPr>
              <w:t xml:space="preserve"> </w:t>
            </w:r>
            <w:r w:rsidRPr="007B0EE3">
              <w:rPr>
                <w:snapToGrid w:val="0"/>
                <w:sz w:val="20"/>
                <w:szCs w:val="20"/>
              </w:rPr>
              <w:t>합계</w:t>
            </w:r>
            <w:r w:rsidRPr="007B0EE3">
              <w:rPr>
                <w:snapToGrid w:val="0"/>
                <w:sz w:val="20"/>
                <w:szCs w:val="20"/>
              </w:rPr>
              <w:t>(</w:t>
            </w:r>
            <w:r w:rsidRPr="007B0EE3">
              <w:rPr>
                <w:snapToGrid w:val="0"/>
                <w:sz w:val="20"/>
                <w:szCs w:val="20"/>
              </w:rPr>
              <w:t>원</w:t>
            </w:r>
            <w:r w:rsidRPr="007B0EE3">
              <w:rPr>
                <w:snapToGrid w:val="0"/>
                <w:sz w:val="20"/>
                <w:szCs w:val="20"/>
              </w:rPr>
              <w:t>)</w:t>
            </w:r>
          </w:p>
        </w:tc>
      </w:tr>
      <w:tr w:rsidR="00026A7E" w:rsidRPr="00CB2B3F" w14:paraId="54010288" w14:textId="77777777" w:rsidTr="0091358C">
        <w:trPr>
          <w:trHeight w:val="397"/>
        </w:trPr>
        <w:tc>
          <w:tcPr>
            <w:tcW w:w="1503" w:type="dxa"/>
            <w:tcBorders>
              <w:top w:val="single" w:sz="4" w:space="0" w:color="404040" w:themeColor="text1" w:themeTint="BF"/>
            </w:tcBorders>
            <w:shd w:val="clear" w:color="auto" w:fill="auto"/>
            <w:vAlign w:val="center"/>
          </w:tcPr>
          <w:p w14:paraId="2BE8157A" w14:textId="77777777" w:rsidR="00026A7E" w:rsidRPr="007B0EE3" w:rsidRDefault="00026A7E" w:rsidP="0091358C">
            <w:pPr>
              <w:pStyle w:val="21"/>
              <w:spacing w:line="280" w:lineRule="atLeast"/>
              <w:rPr>
                <w:snapToGrid w:val="0"/>
                <w:sz w:val="20"/>
                <w:szCs w:val="20"/>
              </w:rPr>
            </w:pPr>
            <w:r w:rsidRPr="007B0EE3">
              <w:rPr>
                <w:snapToGrid w:val="0"/>
                <w:sz w:val="20"/>
                <w:szCs w:val="20"/>
              </w:rPr>
              <w:t>매장</w:t>
            </w:r>
          </w:p>
        </w:tc>
        <w:tc>
          <w:tcPr>
            <w:tcW w:w="3119" w:type="dxa"/>
            <w:tcBorders>
              <w:top w:val="single" w:sz="4" w:space="0" w:color="404040" w:themeColor="text1" w:themeTint="BF"/>
            </w:tcBorders>
            <w:vAlign w:val="center"/>
          </w:tcPr>
          <w:p w14:paraId="018CBE98"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부산시</w:t>
            </w:r>
            <w:r w:rsidRPr="007B0EE3">
              <w:rPr>
                <w:b w:val="0"/>
                <w:snapToGrid w:val="0"/>
                <w:sz w:val="20"/>
                <w:szCs w:val="20"/>
              </w:rPr>
              <w:t xml:space="preserve"> </w:t>
            </w:r>
            <w:r w:rsidRPr="007B0EE3">
              <w:rPr>
                <w:b w:val="0"/>
                <w:snapToGrid w:val="0"/>
                <w:sz w:val="20"/>
                <w:szCs w:val="20"/>
              </w:rPr>
              <w:t>해운대구</w:t>
            </w:r>
            <w:r w:rsidRPr="007B0EE3">
              <w:rPr>
                <w:b w:val="0"/>
                <w:snapToGrid w:val="0"/>
                <w:sz w:val="20"/>
                <w:szCs w:val="20"/>
              </w:rPr>
              <w:t xml:space="preserve"> </w:t>
            </w:r>
            <w:r w:rsidRPr="007B0EE3">
              <w:rPr>
                <w:b w:val="0"/>
                <w:snapToGrid w:val="0"/>
                <w:sz w:val="20"/>
                <w:szCs w:val="20"/>
              </w:rPr>
              <w:t>우동</w:t>
            </w:r>
            <w:r w:rsidRPr="007B0EE3">
              <w:rPr>
                <w:b w:val="0"/>
                <w:snapToGrid w:val="0"/>
                <w:sz w:val="20"/>
                <w:szCs w:val="20"/>
              </w:rPr>
              <w:t xml:space="preserve"> 1515 </w:t>
            </w:r>
            <w:r w:rsidRPr="007B0EE3">
              <w:rPr>
                <w:b w:val="0"/>
                <w:snapToGrid w:val="0"/>
                <w:sz w:val="20"/>
                <w:szCs w:val="20"/>
              </w:rPr>
              <w:t>외</w:t>
            </w:r>
          </w:p>
        </w:tc>
        <w:tc>
          <w:tcPr>
            <w:tcW w:w="2224" w:type="dxa"/>
            <w:tcBorders>
              <w:top w:val="single" w:sz="4" w:space="0" w:color="404040" w:themeColor="text1" w:themeTint="BF"/>
            </w:tcBorders>
            <w:shd w:val="clear" w:color="auto" w:fill="auto"/>
            <w:vAlign w:val="center"/>
          </w:tcPr>
          <w:p w14:paraId="0F78757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67,802,908,040</w:t>
            </w:r>
          </w:p>
        </w:tc>
        <w:tc>
          <w:tcPr>
            <w:tcW w:w="1886" w:type="dxa"/>
            <w:tcBorders>
              <w:top w:val="single" w:sz="4" w:space="0" w:color="404040" w:themeColor="text1" w:themeTint="BF"/>
            </w:tcBorders>
            <w:vAlign w:val="center"/>
          </w:tcPr>
          <w:p w14:paraId="1B3ED1BD"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3,117,331,790</w:t>
            </w:r>
          </w:p>
        </w:tc>
      </w:tr>
      <w:tr w:rsidR="00026A7E" w:rsidRPr="00CB2B3F" w14:paraId="56054D94" w14:textId="77777777" w:rsidTr="0091358C">
        <w:trPr>
          <w:trHeight w:val="397"/>
        </w:trPr>
        <w:tc>
          <w:tcPr>
            <w:tcW w:w="1503" w:type="dxa"/>
            <w:shd w:val="clear" w:color="auto" w:fill="auto"/>
            <w:vAlign w:val="center"/>
          </w:tcPr>
          <w:p w14:paraId="45CB0CCF" w14:textId="77777777" w:rsidR="00026A7E" w:rsidRPr="007B0EE3" w:rsidRDefault="00026A7E" w:rsidP="0091358C">
            <w:pPr>
              <w:pStyle w:val="21"/>
              <w:spacing w:line="280" w:lineRule="atLeast"/>
              <w:rPr>
                <w:snapToGrid w:val="0"/>
                <w:sz w:val="20"/>
                <w:szCs w:val="20"/>
              </w:rPr>
            </w:pPr>
            <w:r w:rsidRPr="007B0EE3">
              <w:rPr>
                <w:snapToGrid w:val="0"/>
                <w:sz w:val="20"/>
                <w:szCs w:val="20"/>
              </w:rPr>
              <w:lastRenderedPageBreak/>
              <w:t>물류센터</w:t>
            </w:r>
          </w:p>
        </w:tc>
        <w:tc>
          <w:tcPr>
            <w:tcW w:w="3119" w:type="dxa"/>
            <w:vAlign w:val="center"/>
          </w:tcPr>
          <w:p w14:paraId="19B74ADA"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경기도</w:t>
            </w:r>
            <w:r w:rsidRPr="007B0EE3">
              <w:rPr>
                <w:b w:val="0"/>
                <w:snapToGrid w:val="0"/>
                <w:sz w:val="20"/>
                <w:szCs w:val="20"/>
              </w:rPr>
              <w:t xml:space="preserve"> </w:t>
            </w:r>
            <w:r w:rsidRPr="007B0EE3">
              <w:rPr>
                <w:b w:val="0"/>
                <w:snapToGrid w:val="0"/>
                <w:sz w:val="20"/>
                <w:szCs w:val="20"/>
              </w:rPr>
              <w:t>안산시</w:t>
            </w:r>
            <w:r w:rsidRPr="007B0EE3">
              <w:rPr>
                <w:b w:val="0"/>
                <w:snapToGrid w:val="0"/>
                <w:sz w:val="20"/>
                <w:szCs w:val="20"/>
              </w:rPr>
              <w:t xml:space="preserve"> </w:t>
            </w:r>
            <w:r w:rsidRPr="007B0EE3">
              <w:rPr>
                <w:b w:val="0"/>
                <w:snapToGrid w:val="0"/>
                <w:sz w:val="20"/>
                <w:szCs w:val="20"/>
              </w:rPr>
              <w:t>단원구</w:t>
            </w:r>
            <w:r w:rsidRPr="007B0EE3">
              <w:rPr>
                <w:b w:val="0"/>
                <w:snapToGrid w:val="0"/>
                <w:sz w:val="20"/>
                <w:szCs w:val="20"/>
              </w:rPr>
              <w:t xml:space="preserve"> </w:t>
            </w:r>
            <w:r w:rsidRPr="007B0EE3">
              <w:rPr>
                <w:b w:val="0"/>
                <w:snapToGrid w:val="0"/>
                <w:sz w:val="20"/>
                <w:szCs w:val="20"/>
              </w:rPr>
              <w:t>성곡동</w:t>
            </w:r>
            <w:r w:rsidRPr="007B0EE3">
              <w:rPr>
                <w:b w:val="0"/>
                <w:snapToGrid w:val="0"/>
                <w:sz w:val="20"/>
                <w:szCs w:val="20"/>
              </w:rPr>
              <w:t xml:space="preserve"> 594-5 </w:t>
            </w:r>
            <w:r w:rsidRPr="007B0EE3">
              <w:rPr>
                <w:b w:val="0"/>
                <w:snapToGrid w:val="0"/>
                <w:sz w:val="20"/>
                <w:szCs w:val="20"/>
              </w:rPr>
              <w:t>외</w:t>
            </w:r>
          </w:p>
        </w:tc>
        <w:tc>
          <w:tcPr>
            <w:tcW w:w="2224" w:type="dxa"/>
            <w:shd w:val="clear" w:color="auto" w:fill="auto"/>
            <w:vAlign w:val="center"/>
          </w:tcPr>
          <w:p w14:paraId="27BF450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4,493,000,000</w:t>
            </w:r>
          </w:p>
        </w:tc>
        <w:tc>
          <w:tcPr>
            <w:tcW w:w="1886" w:type="dxa"/>
            <w:vAlign w:val="center"/>
          </w:tcPr>
          <w:p w14:paraId="6FC790A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880,933,000</w:t>
            </w:r>
          </w:p>
        </w:tc>
      </w:tr>
      <w:tr w:rsidR="00026A7E" w:rsidRPr="00CB2B3F" w14:paraId="0BC3946D" w14:textId="77777777" w:rsidTr="0091358C">
        <w:trPr>
          <w:trHeight w:val="397"/>
        </w:trPr>
        <w:tc>
          <w:tcPr>
            <w:tcW w:w="1503" w:type="dxa"/>
            <w:shd w:val="clear" w:color="auto" w:fill="auto"/>
            <w:vAlign w:val="center"/>
          </w:tcPr>
          <w:p w14:paraId="247E0ACC" w14:textId="77777777" w:rsidR="00026A7E" w:rsidRPr="007B0EE3" w:rsidRDefault="00026A7E" w:rsidP="0091358C">
            <w:pPr>
              <w:pStyle w:val="21"/>
              <w:spacing w:line="280" w:lineRule="atLeast"/>
              <w:rPr>
                <w:snapToGrid w:val="0"/>
                <w:sz w:val="20"/>
                <w:szCs w:val="20"/>
              </w:rPr>
            </w:pPr>
            <w:r w:rsidRPr="007B0EE3">
              <w:rPr>
                <w:snapToGrid w:val="0"/>
                <w:sz w:val="20"/>
                <w:szCs w:val="20"/>
              </w:rPr>
              <w:t>AS</w:t>
            </w:r>
            <w:r w:rsidRPr="007B0EE3">
              <w:rPr>
                <w:snapToGrid w:val="0"/>
                <w:sz w:val="20"/>
                <w:szCs w:val="20"/>
              </w:rPr>
              <w:t>센터</w:t>
            </w:r>
          </w:p>
        </w:tc>
        <w:tc>
          <w:tcPr>
            <w:tcW w:w="3119" w:type="dxa"/>
            <w:vAlign w:val="center"/>
          </w:tcPr>
          <w:p w14:paraId="1270FA65" w14:textId="77777777" w:rsidR="00026A7E" w:rsidRPr="005F763B" w:rsidRDefault="00026A7E" w:rsidP="0091358C">
            <w:pPr>
              <w:pStyle w:val="21"/>
              <w:spacing w:line="280" w:lineRule="atLeast"/>
              <w:rPr>
                <w:b w:val="0"/>
                <w:snapToGrid w:val="0"/>
                <w:spacing w:val="4"/>
                <w:sz w:val="20"/>
                <w:szCs w:val="20"/>
              </w:rPr>
            </w:pPr>
            <w:r w:rsidRPr="005F763B">
              <w:rPr>
                <w:b w:val="0"/>
                <w:snapToGrid w:val="0"/>
                <w:spacing w:val="4"/>
                <w:sz w:val="20"/>
                <w:szCs w:val="20"/>
              </w:rPr>
              <w:t>서울시</w:t>
            </w:r>
            <w:r w:rsidRPr="005F763B">
              <w:rPr>
                <w:b w:val="0"/>
                <w:snapToGrid w:val="0"/>
                <w:spacing w:val="4"/>
                <w:sz w:val="20"/>
                <w:szCs w:val="20"/>
              </w:rPr>
              <w:t xml:space="preserve"> </w:t>
            </w:r>
            <w:r w:rsidRPr="005F763B">
              <w:rPr>
                <w:b w:val="0"/>
                <w:snapToGrid w:val="0"/>
                <w:spacing w:val="4"/>
                <w:sz w:val="20"/>
                <w:szCs w:val="20"/>
              </w:rPr>
              <w:t>서초구</w:t>
            </w:r>
            <w:r w:rsidRPr="005F763B">
              <w:rPr>
                <w:b w:val="0"/>
                <w:snapToGrid w:val="0"/>
                <w:spacing w:val="4"/>
                <w:sz w:val="20"/>
                <w:szCs w:val="20"/>
              </w:rPr>
              <w:t xml:space="preserve"> </w:t>
            </w:r>
            <w:r w:rsidRPr="005F763B">
              <w:rPr>
                <w:b w:val="0"/>
                <w:snapToGrid w:val="0"/>
                <w:spacing w:val="4"/>
                <w:sz w:val="20"/>
                <w:szCs w:val="20"/>
              </w:rPr>
              <w:t>서초동</w:t>
            </w:r>
            <w:r w:rsidRPr="005F763B">
              <w:rPr>
                <w:b w:val="0"/>
                <w:snapToGrid w:val="0"/>
                <w:spacing w:val="4"/>
                <w:sz w:val="20"/>
                <w:szCs w:val="20"/>
              </w:rPr>
              <w:t xml:space="preserve"> 1429-9 </w:t>
            </w:r>
            <w:r w:rsidRPr="005F763B">
              <w:rPr>
                <w:b w:val="0"/>
                <w:snapToGrid w:val="0"/>
                <w:spacing w:val="4"/>
                <w:sz w:val="20"/>
                <w:szCs w:val="20"/>
              </w:rPr>
              <w:t>외</w:t>
            </w:r>
          </w:p>
        </w:tc>
        <w:tc>
          <w:tcPr>
            <w:tcW w:w="2224" w:type="dxa"/>
            <w:shd w:val="clear" w:color="auto" w:fill="auto"/>
            <w:vAlign w:val="center"/>
          </w:tcPr>
          <w:p w14:paraId="1342B6B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905,000,000</w:t>
            </w:r>
          </w:p>
        </w:tc>
        <w:tc>
          <w:tcPr>
            <w:tcW w:w="1886" w:type="dxa"/>
            <w:vAlign w:val="center"/>
          </w:tcPr>
          <w:p w14:paraId="0167F23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37,400,000</w:t>
            </w:r>
          </w:p>
        </w:tc>
      </w:tr>
      <w:tr w:rsidR="00026A7E" w:rsidRPr="00CB2B3F" w14:paraId="4C139516" w14:textId="77777777" w:rsidTr="0091358C">
        <w:trPr>
          <w:trHeight w:val="397"/>
        </w:trPr>
        <w:tc>
          <w:tcPr>
            <w:tcW w:w="1503" w:type="dxa"/>
            <w:shd w:val="clear" w:color="auto" w:fill="auto"/>
            <w:vAlign w:val="center"/>
          </w:tcPr>
          <w:p w14:paraId="6921E3C7" w14:textId="77777777" w:rsidR="00026A7E" w:rsidRPr="007B0EE3" w:rsidRDefault="00026A7E" w:rsidP="0091358C">
            <w:pPr>
              <w:pStyle w:val="21"/>
              <w:spacing w:line="280" w:lineRule="atLeast"/>
              <w:rPr>
                <w:snapToGrid w:val="0"/>
                <w:sz w:val="20"/>
                <w:szCs w:val="20"/>
              </w:rPr>
            </w:pPr>
            <w:r w:rsidRPr="007B0EE3">
              <w:rPr>
                <w:snapToGrid w:val="0"/>
                <w:sz w:val="20"/>
                <w:szCs w:val="20"/>
              </w:rPr>
              <w:t>사무소</w:t>
            </w:r>
          </w:p>
        </w:tc>
        <w:tc>
          <w:tcPr>
            <w:tcW w:w="3119" w:type="dxa"/>
            <w:vAlign w:val="center"/>
          </w:tcPr>
          <w:p w14:paraId="542C27E4"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대전지</w:t>
            </w:r>
            <w:r w:rsidRPr="007B0EE3">
              <w:rPr>
                <w:b w:val="0"/>
                <w:snapToGrid w:val="0"/>
                <w:sz w:val="20"/>
                <w:szCs w:val="20"/>
              </w:rPr>
              <w:t xml:space="preserve"> </w:t>
            </w:r>
            <w:r w:rsidRPr="007B0EE3">
              <w:rPr>
                <w:b w:val="0"/>
                <w:snapToGrid w:val="0"/>
                <w:sz w:val="20"/>
                <w:szCs w:val="20"/>
              </w:rPr>
              <w:t>중구</w:t>
            </w:r>
            <w:r w:rsidRPr="007B0EE3">
              <w:rPr>
                <w:b w:val="0"/>
                <w:snapToGrid w:val="0"/>
                <w:sz w:val="20"/>
                <w:szCs w:val="20"/>
              </w:rPr>
              <w:t xml:space="preserve"> </w:t>
            </w:r>
            <w:r w:rsidRPr="007B0EE3">
              <w:rPr>
                <w:b w:val="0"/>
                <w:snapToGrid w:val="0"/>
                <w:sz w:val="20"/>
                <w:szCs w:val="20"/>
              </w:rPr>
              <w:t>오류동</w:t>
            </w:r>
            <w:r w:rsidRPr="007B0EE3">
              <w:rPr>
                <w:b w:val="0"/>
                <w:snapToGrid w:val="0"/>
                <w:sz w:val="20"/>
                <w:szCs w:val="20"/>
              </w:rPr>
              <w:t xml:space="preserve"> 188-15 </w:t>
            </w:r>
            <w:r w:rsidRPr="007B0EE3">
              <w:rPr>
                <w:b w:val="0"/>
                <w:snapToGrid w:val="0"/>
                <w:sz w:val="20"/>
                <w:szCs w:val="20"/>
              </w:rPr>
              <w:t>외</w:t>
            </w:r>
          </w:p>
        </w:tc>
        <w:tc>
          <w:tcPr>
            <w:tcW w:w="2224" w:type="dxa"/>
            <w:shd w:val="clear" w:color="auto" w:fill="auto"/>
            <w:vAlign w:val="center"/>
          </w:tcPr>
          <w:p w14:paraId="3D0328D9"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767,820,000</w:t>
            </w:r>
          </w:p>
        </w:tc>
        <w:tc>
          <w:tcPr>
            <w:tcW w:w="1886" w:type="dxa"/>
            <w:vAlign w:val="center"/>
          </w:tcPr>
          <w:p w14:paraId="3D42F090"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44,100,000</w:t>
            </w:r>
          </w:p>
        </w:tc>
      </w:tr>
      <w:tr w:rsidR="00026A7E" w:rsidRPr="00CB2B3F" w14:paraId="1BB15771" w14:textId="77777777" w:rsidTr="0091358C">
        <w:trPr>
          <w:trHeight w:val="397"/>
        </w:trPr>
        <w:tc>
          <w:tcPr>
            <w:tcW w:w="1503" w:type="dxa"/>
            <w:shd w:val="clear" w:color="auto" w:fill="auto"/>
            <w:vAlign w:val="center"/>
          </w:tcPr>
          <w:p w14:paraId="264B3F7D" w14:textId="77777777" w:rsidR="00026A7E" w:rsidRPr="007B0EE3" w:rsidRDefault="00026A7E" w:rsidP="0091358C">
            <w:pPr>
              <w:pStyle w:val="21"/>
              <w:spacing w:line="280" w:lineRule="atLeast"/>
              <w:rPr>
                <w:snapToGrid w:val="0"/>
                <w:sz w:val="20"/>
                <w:szCs w:val="20"/>
              </w:rPr>
            </w:pPr>
            <w:r w:rsidRPr="007B0EE3">
              <w:rPr>
                <w:snapToGrid w:val="0"/>
                <w:sz w:val="20"/>
                <w:szCs w:val="20"/>
              </w:rPr>
              <w:t>숙소</w:t>
            </w:r>
            <w:r w:rsidRPr="007B0EE3">
              <w:rPr>
                <w:snapToGrid w:val="0"/>
                <w:sz w:val="20"/>
                <w:szCs w:val="20"/>
              </w:rPr>
              <w:t xml:space="preserve">, </w:t>
            </w:r>
            <w:r w:rsidRPr="007B0EE3">
              <w:rPr>
                <w:snapToGrid w:val="0"/>
                <w:sz w:val="20"/>
                <w:szCs w:val="20"/>
              </w:rPr>
              <w:t>기숙사</w:t>
            </w:r>
          </w:p>
        </w:tc>
        <w:tc>
          <w:tcPr>
            <w:tcW w:w="3119" w:type="dxa"/>
            <w:vAlign w:val="center"/>
          </w:tcPr>
          <w:p w14:paraId="2FCF77BA" w14:textId="77777777" w:rsidR="00026A7E" w:rsidRDefault="00026A7E" w:rsidP="0091358C">
            <w:pPr>
              <w:pStyle w:val="21"/>
              <w:spacing w:line="280" w:lineRule="atLeast"/>
              <w:rPr>
                <w:b w:val="0"/>
                <w:snapToGrid w:val="0"/>
                <w:sz w:val="20"/>
                <w:szCs w:val="20"/>
              </w:rPr>
            </w:pPr>
            <w:r w:rsidRPr="007B0EE3">
              <w:rPr>
                <w:b w:val="0"/>
                <w:snapToGrid w:val="0"/>
                <w:sz w:val="20"/>
                <w:szCs w:val="20"/>
              </w:rPr>
              <w:t>대구시</w:t>
            </w:r>
            <w:r w:rsidRPr="007B0EE3">
              <w:rPr>
                <w:b w:val="0"/>
                <w:snapToGrid w:val="0"/>
                <w:sz w:val="20"/>
                <w:szCs w:val="20"/>
              </w:rPr>
              <w:t xml:space="preserve"> </w:t>
            </w:r>
            <w:r w:rsidRPr="007B0EE3">
              <w:rPr>
                <w:b w:val="0"/>
                <w:snapToGrid w:val="0"/>
                <w:sz w:val="20"/>
                <w:szCs w:val="20"/>
              </w:rPr>
              <w:t>동구</w:t>
            </w:r>
            <w:r w:rsidRPr="007B0EE3">
              <w:rPr>
                <w:b w:val="0"/>
                <w:snapToGrid w:val="0"/>
                <w:sz w:val="20"/>
                <w:szCs w:val="20"/>
              </w:rPr>
              <w:t xml:space="preserve"> </w:t>
            </w:r>
            <w:r w:rsidRPr="007B0EE3">
              <w:rPr>
                <w:b w:val="0"/>
                <w:snapToGrid w:val="0"/>
                <w:sz w:val="20"/>
                <w:szCs w:val="20"/>
              </w:rPr>
              <w:t>신천동</w:t>
            </w:r>
            <w:r w:rsidRPr="007B0EE3">
              <w:rPr>
                <w:b w:val="0"/>
                <w:snapToGrid w:val="0"/>
                <w:sz w:val="20"/>
                <w:szCs w:val="20"/>
              </w:rPr>
              <w:t xml:space="preserve"> </w:t>
            </w:r>
          </w:p>
          <w:p w14:paraId="4530E1D4"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621 501</w:t>
            </w:r>
            <w:r w:rsidRPr="007B0EE3">
              <w:rPr>
                <w:b w:val="0"/>
                <w:snapToGrid w:val="0"/>
                <w:sz w:val="20"/>
                <w:szCs w:val="20"/>
              </w:rPr>
              <w:t>동</w:t>
            </w:r>
            <w:r w:rsidRPr="007B0EE3">
              <w:rPr>
                <w:b w:val="0"/>
                <w:snapToGrid w:val="0"/>
                <w:sz w:val="20"/>
                <w:szCs w:val="20"/>
              </w:rPr>
              <w:t xml:space="preserve"> 1203</w:t>
            </w:r>
            <w:r w:rsidRPr="007B0EE3">
              <w:rPr>
                <w:b w:val="0"/>
                <w:snapToGrid w:val="0"/>
                <w:sz w:val="20"/>
                <w:szCs w:val="20"/>
              </w:rPr>
              <w:t>호</w:t>
            </w:r>
            <w:r w:rsidRPr="007B0EE3">
              <w:rPr>
                <w:b w:val="0"/>
                <w:snapToGrid w:val="0"/>
                <w:sz w:val="20"/>
                <w:szCs w:val="20"/>
              </w:rPr>
              <w:t xml:space="preserve"> </w:t>
            </w:r>
            <w:r w:rsidRPr="007B0EE3">
              <w:rPr>
                <w:b w:val="0"/>
                <w:snapToGrid w:val="0"/>
                <w:sz w:val="20"/>
                <w:szCs w:val="20"/>
              </w:rPr>
              <w:t>외</w:t>
            </w:r>
          </w:p>
        </w:tc>
        <w:tc>
          <w:tcPr>
            <w:tcW w:w="2224" w:type="dxa"/>
            <w:shd w:val="clear" w:color="auto" w:fill="auto"/>
            <w:vAlign w:val="center"/>
          </w:tcPr>
          <w:p w14:paraId="7F5451E3"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1,085,000,000</w:t>
            </w:r>
          </w:p>
        </w:tc>
        <w:tc>
          <w:tcPr>
            <w:tcW w:w="1886" w:type="dxa"/>
            <w:vAlign w:val="center"/>
          </w:tcPr>
          <w:p w14:paraId="60D6636E"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3,430,000</w:t>
            </w:r>
          </w:p>
        </w:tc>
      </w:tr>
      <w:tr w:rsidR="00026A7E" w:rsidRPr="00CB2B3F" w14:paraId="68206870" w14:textId="77777777" w:rsidTr="0091358C">
        <w:trPr>
          <w:trHeight w:val="397"/>
        </w:trPr>
        <w:tc>
          <w:tcPr>
            <w:tcW w:w="1503" w:type="dxa"/>
            <w:tcBorders>
              <w:bottom w:val="single" w:sz="4" w:space="0" w:color="404040" w:themeColor="text1" w:themeTint="BF"/>
            </w:tcBorders>
            <w:shd w:val="clear" w:color="auto" w:fill="auto"/>
            <w:vAlign w:val="center"/>
          </w:tcPr>
          <w:p w14:paraId="7D7453C7" w14:textId="77777777" w:rsidR="00026A7E" w:rsidRDefault="00026A7E" w:rsidP="0091358C">
            <w:pPr>
              <w:pStyle w:val="21"/>
              <w:spacing w:line="280" w:lineRule="atLeast"/>
              <w:rPr>
                <w:snapToGrid w:val="0"/>
                <w:sz w:val="20"/>
                <w:szCs w:val="20"/>
              </w:rPr>
            </w:pPr>
            <w:r w:rsidRPr="007B0EE3">
              <w:rPr>
                <w:snapToGrid w:val="0"/>
                <w:sz w:val="20"/>
                <w:szCs w:val="20"/>
              </w:rPr>
              <w:t>기타</w:t>
            </w:r>
            <w:r w:rsidRPr="007B0EE3">
              <w:rPr>
                <w:snapToGrid w:val="0"/>
                <w:sz w:val="20"/>
                <w:szCs w:val="20"/>
              </w:rPr>
              <w:t>(</w:t>
            </w:r>
            <w:r w:rsidRPr="007B0EE3">
              <w:rPr>
                <w:snapToGrid w:val="0"/>
                <w:sz w:val="20"/>
                <w:szCs w:val="20"/>
              </w:rPr>
              <w:t>실험실</w:t>
            </w:r>
            <w:r w:rsidRPr="007B0EE3">
              <w:rPr>
                <w:snapToGrid w:val="0"/>
                <w:sz w:val="20"/>
                <w:szCs w:val="20"/>
              </w:rPr>
              <w:t xml:space="preserve">, </w:t>
            </w:r>
          </w:p>
          <w:p w14:paraId="72BEEF4D" w14:textId="77777777" w:rsidR="00026A7E" w:rsidRPr="007B0EE3" w:rsidRDefault="00026A7E" w:rsidP="0091358C">
            <w:pPr>
              <w:pStyle w:val="21"/>
              <w:spacing w:line="280" w:lineRule="atLeast"/>
              <w:rPr>
                <w:snapToGrid w:val="0"/>
                <w:sz w:val="20"/>
                <w:szCs w:val="20"/>
              </w:rPr>
            </w:pPr>
            <w:r w:rsidRPr="007B0EE3">
              <w:rPr>
                <w:snapToGrid w:val="0"/>
                <w:sz w:val="20"/>
                <w:szCs w:val="20"/>
              </w:rPr>
              <w:t>교육장</w:t>
            </w:r>
            <w:r w:rsidRPr="007B0EE3">
              <w:rPr>
                <w:snapToGrid w:val="0"/>
                <w:sz w:val="20"/>
                <w:szCs w:val="20"/>
              </w:rPr>
              <w:t xml:space="preserve"> </w:t>
            </w:r>
            <w:r w:rsidRPr="007B0EE3">
              <w:rPr>
                <w:snapToGrid w:val="0"/>
                <w:sz w:val="20"/>
                <w:szCs w:val="20"/>
              </w:rPr>
              <w:t>등</w:t>
            </w:r>
            <w:r w:rsidRPr="007B0EE3">
              <w:rPr>
                <w:snapToGrid w:val="0"/>
                <w:sz w:val="20"/>
                <w:szCs w:val="20"/>
              </w:rPr>
              <w:t>)</w:t>
            </w:r>
          </w:p>
        </w:tc>
        <w:tc>
          <w:tcPr>
            <w:tcW w:w="3119" w:type="dxa"/>
            <w:tcBorders>
              <w:bottom w:val="single" w:sz="4" w:space="0" w:color="404040" w:themeColor="text1" w:themeTint="BF"/>
            </w:tcBorders>
            <w:vAlign w:val="center"/>
          </w:tcPr>
          <w:p w14:paraId="21EF6079" w14:textId="77777777" w:rsidR="00026A7E" w:rsidRPr="007B0EE3" w:rsidRDefault="00026A7E" w:rsidP="0091358C">
            <w:pPr>
              <w:pStyle w:val="21"/>
              <w:spacing w:line="280" w:lineRule="atLeast"/>
              <w:rPr>
                <w:b w:val="0"/>
                <w:snapToGrid w:val="0"/>
                <w:sz w:val="20"/>
                <w:szCs w:val="20"/>
              </w:rPr>
            </w:pPr>
            <w:r w:rsidRPr="007B0EE3">
              <w:rPr>
                <w:b w:val="0"/>
                <w:snapToGrid w:val="0"/>
                <w:sz w:val="20"/>
                <w:szCs w:val="20"/>
              </w:rPr>
              <w:t>경기도</w:t>
            </w:r>
            <w:r w:rsidRPr="007B0EE3">
              <w:rPr>
                <w:b w:val="0"/>
                <w:snapToGrid w:val="0"/>
                <w:sz w:val="20"/>
                <w:szCs w:val="20"/>
              </w:rPr>
              <w:t xml:space="preserve"> </w:t>
            </w:r>
            <w:r w:rsidRPr="007B0EE3">
              <w:rPr>
                <w:b w:val="0"/>
                <w:snapToGrid w:val="0"/>
                <w:sz w:val="20"/>
                <w:szCs w:val="20"/>
              </w:rPr>
              <w:t>안산시</w:t>
            </w:r>
            <w:r w:rsidRPr="007B0EE3">
              <w:rPr>
                <w:b w:val="0"/>
                <w:snapToGrid w:val="0"/>
                <w:sz w:val="20"/>
                <w:szCs w:val="20"/>
              </w:rPr>
              <w:t xml:space="preserve"> </w:t>
            </w:r>
            <w:r w:rsidRPr="007B0EE3">
              <w:rPr>
                <w:b w:val="0"/>
                <w:snapToGrid w:val="0"/>
                <w:sz w:val="20"/>
                <w:szCs w:val="20"/>
              </w:rPr>
              <w:t>단원구</w:t>
            </w:r>
            <w:r w:rsidRPr="007B0EE3">
              <w:rPr>
                <w:b w:val="0"/>
                <w:snapToGrid w:val="0"/>
                <w:sz w:val="20"/>
                <w:szCs w:val="20"/>
              </w:rPr>
              <w:t xml:space="preserve"> </w:t>
            </w:r>
            <w:proofErr w:type="spellStart"/>
            <w:r w:rsidRPr="007B0EE3">
              <w:rPr>
                <w:b w:val="0"/>
                <w:snapToGrid w:val="0"/>
                <w:sz w:val="20"/>
                <w:szCs w:val="20"/>
              </w:rPr>
              <w:t>원시동</w:t>
            </w:r>
            <w:proofErr w:type="spellEnd"/>
            <w:r w:rsidRPr="007B0EE3">
              <w:rPr>
                <w:b w:val="0"/>
                <w:snapToGrid w:val="0"/>
                <w:sz w:val="20"/>
                <w:szCs w:val="20"/>
              </w:rPr>
              <w:t xml:space="preserve"> 742-8 </w:t>
            </w:r>
            <w:r w:rsidRPr="007B0EE3">
              <w:rPr>
                <w:b w:val="0"/>
                <w:snapToGrid w:val="0"/>
                <w:sz w:val="20"/>
                <w:szCs w:val="20"/>
              </w:rPr>
              <w:t>외</w:t>
            </w:r>
          </w:p>
        </w:tc>
        <w:tc>
          <w:tcPr>
            <w:tcW w:w="2224" w:type="dxa"/>
            <w:tcBorders>
              <w:bottom w:val="single" w:sz="4" w:space="0" w:color="404040" w:themeColor="text1" w:themeTint="BF"/>
            </w:tcBorders>
            <w:shd w:val="clear" w:color="auto" w:fill="auto"/>
            <w:vAlign w:val="center"/>
          </w:tcPr>
          <w:p w14:paraId="7754D367"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234,880,000</w:t>
            </w:r>
          </w:p>
        </w:tc>
        <w:tc>
          <w:tcPr>
            <w:tcW w:w="1886" w:type="dxa"/>
            <w:tcBorders>
              <w:bottom w:val="single" w:sz="4" w:space="0" w:color="404040" w:themeColor="text1" w:themeTint="BF"/>
            </w:tcBorders>
            <w:vAlign w:val="center"/>
          </w:tcPr>
          <w:p w14:paraId="0C3F0145"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25,458,769</w:t>
            </w:r>
          </w:p>
        </w:tc>
      </w:tr>
      <w:tr w:rsidR="00026A7E" w:rsidRPr="00CB2B3F" w14:paraId="1FAB0791" w14:textId="77777777" w:rsidTr="0091358C">
        <w:trPr>
          <w:trHeight w:val="397"/>
        </w:trPr>
        <w:tc>
          <w:tcPr>
            <w:tcW w:w="1503"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3E538F9E" w14:textId="77777777" w:rsidR="00026A7E" w:rsidRPr="007B0EE3" w:rsidRDefault="00026A7E" w:rsidP="0091358C">
            <w:pPr>
              <w:pStyle w:val="21"/>
              <w:spacing w:line="280" w:lineRule="atLeast"/>
              <w:jc w:val="center"/>
              <w:rPr>
                <w:snapToGrid w:val="0"/>
                <w:sz w:val="20"/>
                <w:szCs w:val="20"/>
              </w:rPr>
            </w:pPr>
            <w:proofErr w:type="gramStart"/>
            <w:r w:rsidRPr="007B0EE3">
              <w:rPr>
                <w:snapToGrid w:val="0"/>
                <w:sz w:val="20"/>
                <w:szCs w:val="20"/>
              </w:rPr>
              <w:t>합</w:t>
            </w:r>
            <w:r w:rsidRPr="007B0EE3">
              <w:rPr>
                <w:snapToGrid w:val="0"/>
                <w:sz w:val="20"/>
                <w:szCs w:val="20"/>
              </w:rPr>
              <w:t xml:space="preserve">  </w:t>
            </w:r>
            <w:r w:rsidRPr="007B0EE3">
              <w:rPr>
                <w:snapToGrid w:val="0"/>
                <w:sz w:val="20"/>
                <w:szCs w:val="20"/>
              </w:rPr>
              <w:t>계</w:t>
            </w:r>
            <w:proofErr w:type="gramEnd"/>
          </w:p>
        </w:tc>
        <w:tc>
          <w:tcPr>
            <w:tcW w:w="3119"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26B96EB3" w14:textId="77777777" w:rsidR="00026A7E" w:rsidRPr="007B0EE3" w:rsidRDefault="00026A7E" w:rsidP="0091358C">
            <w:pPr>
              <w:pStyle w:val="21"/>
              <w:spacing w:line="280" w:lineRule="atLeast"/>
              <w:jc w:val="right"/>
              <w:rPr>
                <w:b w:val="0"/>
                <w:snapToGrid w:val="0"/>
                <w:sz w:val="20"/>
                <w:szCs w:val="20"/>
              </w:rPr>
            </w:pPr>
          </w:p>
        </w:tc>
        <w:tc>
          <w:tcPr>
            <w:tcW w:w="2224"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32D89BC0" w14:textId="77777777" w:rsidR="00026A7E" w:rsidRPr="007B0EE3" w:rsidRDefault="00026A7E" w:rsidP="0091358C">
            <w:pPr>
              <w:pStyle w:val="21"/>
              <w:spacing w:line="280" w:lineRule="atLeast"/>
              <w:jc w:val="right"/>
              <w:rPr>
                <w:snapToGrid w:val="0"/>
                <w:sz w:val="20"/>
                <w:szCs w:val="20"/>
              </w:rPr>
            </w:pPr>
            <w:r w:rsidRPr="007B0EE3">
              <w:rPr>
                <w:snapToGrid w:val="0"/>
                <w:sz w:val="20"/>
                <w:szCs w:val="20"/>
              </w:rPr>
              <w:t>75,288,608,040</w:t>
            </w:r>
          </w:p>
        </w:tc>
        <w:tc>
          <w:tcPr>
            <w:tcW w:w="1886"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3ADBDC9B" w14:textId="77777777" w:rsidR="00026A7E" w:rsidRPr="007B0EE3" w:rsidRDefault="00026A7E" w:rsidP="0091358C">
            <w:pPr>
              <w:pStyle w:val="21"/>
              <w:spacing w:line="280" w:lineRule="atLeast"/>
              <w:jc w:val="right"/>
              <w:rPr>
                <w:snapToGrid w:val="0"/>
                <w:sz w:val="20"/>
                <w:szCs w:val="20"/>
              </w:rPr>
            </w:pPr>
            <w:r w:rsidRPr="007B0EE3">
              <w:rPr>
                <w:snapToGrid w:val="0"/>
                <w:sz w:val="20"/>
                <w:szCs w:val="20"/>
              </w:rPr>
              <w:t>4,108,653,559</w:t>
            </w:r>
          </w:p>
        </w:tc>
      </w:tr>
    </w:tbl>
    <w:p w14:paraId="7F4E16AB" w14:textId="77777777" w:rsidR="00026A7E" w:rsidRPr="00CB2B3F" w:rsidRDefault="00026A7E" w:rsidP="00026A7E">
      <w:pPr>
        <w:pStyle w:val="a5"/>
        <w:spacing w:before="240" w:after="240"/>
        <w:ind w:leftChars="0" w:left="907"/>
        <w:rPr>
          <w:snapToGrid w:val="0"/>
          <w:szCs w:val="22"/>
        </w:rPr>
      </w:pPr>
      <w:r w:rsidRPr="00CB2B3F">
        <w:rPr>
          <w:snapToGrid w:val="0"/>
          <w:szCs w:val="22"/>
        </w:rPr>
        <w:t>또한</w:t>
      </w:r>
      <w:r w:rsidRPr="00CB2B3F">
        <w:rPr>
          <w:snapToGrid w:val="0"/>
          <w:szCs w:val="22"/>
        </w:rPr>
        <w:t xml:space="preserve">, </w:t>
      </w:r>
      <w:r w:rsidRPr="00CB2B3F">
        <w:rPr>
          <w:snapToGrid w:val="0"/>
          <w:szCs w:val="22"/>
        </w:rPr>
        <w:t>제공받은</w:t>
      </w:r>
      <w:r w:rsidRPr="00CB2B3F">
        <w:rPr>
          <w:snapToGrid w:val="0"/>
          <w:szCs w:val="22"/>
        </w:rPr>
        <w:t xml:space="preserve"> </w:t>
      </w:r>
      <w:r w:rsidRPr="00CB2B3F">
        <w:rPr>
          <w:snapToGrid w:val="0"/>
          <w:szCs w:val="22"/>
        </w:rPr>
        <w:t>임대차</w:t>
      </w:r>
      <w:r w:rsidRPr="00CB2B3F">
        <w:rPr>
          <w:snapToGrid w:val="0"/>
          <w:szCs w:val="22"/>
        </w:rPr>
        <w:t xml:space="preserve"> </w:t>
      </w:r>
      <w:r w:rsidRPr="00CB2B3F">
        <w:rPr>
          <w:snapToGrid w:val="0"/>
          <w:szCs w:val="22"/>
        </w:rPr>
        <w:t>현황에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총</w:t>
      </w:r>
      <w:r w:rsidRPr="00CB2B3F">
        <w:rPr>
          <w:snapToGrid w:val="0"/>
          <w:szCs w:val="22"/>
        </w:rPr>
        <w:t xml:space="preserve"> 4</w:t>
      </w:r>
      <w:r w:rsidRPr="00CB2B3F">
        <w:rPr>
          <w:snapToGrid w:val="0"/>
          <w:szCs w:val="22"/>
        </w:rPr>
        <w:t>건</w:t>
      </w:r>
      <w:r w:rsidRPr="00CB2B3F">
        <w:rPr>
          <w:snapToGrid w:val="0"/>
          <w:szCs w:val="22"/>
        </w:rPr>
        <w:t>(</w:t>
      </w:r>
      <w:r w:rsidRPr="00CB2B3F">
        <w:rPr>
          <w:snapToGrid w:val="0"/>
          <w:szCs w:val="22"/>
        </w:rPr>
        <w:t>물류센터</w:t>
      </w:r>
      <w:r w:rsidRPr="00CB2B3F">
        <w:rPr>
          <w:snapToGrid w:val="0"/>
          <w:szCs w:val="22"/>
        </w:rPr>
        <w:t xml:space="preserve">, </w:t>
      </w:r>
      <w:r w:rsidRPr="00CB2B3F">
        <w:rPr>
          <w:snapToGrid w:val="0"/>
          <w:szCs w:val="22"/>
        </w:rPr>
        <w:t>매장</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사무소</w:t>
      </w:r>
      <w:r w:rsidRPr="00CB2B3F">
        <w:rPr>
          <w:snapToGrid w:val="0"/>
          <w:szCs w:val="22"/>
        </w:rPr>
        <w:t>)</w:t>
      </w:r>
      <w:r w:rsidRPr="00CB2B3F">
        <w:rPr>
          <w:snapToGrid w:val="0"/>
          <w:szCs w:val="22"/>
        </w:rPr>
        <w:t>의</w:t>
      </w:r>
      <w:r w:rsidRPr="00CB2B3F">
        <w:rPr>
          <w:snapToGrid w:val="0"/>
          <w:szCs w:val="22"/>
        </w:rPr>
        <w:t xml:space="preserve"> </w:t>
      </w:r>
      <w:r w:rsidRPr="00CB2B3F">
        <w:rPr>
          <w:snapToGrid w:val="0"/>
          <w:szCs w:val="22"/>
        </w:rPr>
        <w:t>신규</w:t>
      </w:r>
      <w:r w:rsidRPr="00CB2B3F">
        <w:rPr>
          <w:snapToGrid w:val="0"/>
          <w:szCs w:val="22"/>
        </w:rPr>
        <w:t xml:space="preserve"> </w:t>
      </w:r>
      <w:r w:rsidRPr="00CB2B3F">
        <w:rPr>
          <w:snapToGrid w:val="0"/>
          <w:szCs w:val="22"/>
        </w:rPr>
        <w:t>임대차계약</w:t>
      </w:r>
      <w:r w:rsidRPr="00CB2B3F">
        <w:rPr>
          <w:snapToGrid w:val="0"/>
          <w:szCs w:val="22"/>
        </w:rPr>
        <w:t xml:space="preserve"> </w:t>
      </w:r>
      <w:r w:rsidRPr="00CB2B3F">
        <w:rPr>
          <w:snapToGrid w:val="0"/>
          <w:szCs w:val="22"/>
        </w:rPr>
        <w:t>협의가</w:t>
      </w:r>
      <w:r w:rsidRPr="00CB2B3F">
        <w:rPr>
          <w:snapToGrid w:val="0"/>
          <w:szCs w:val="22"/>
        </w:rPr>
        <w:t xml:space="preserve"> </w:t>
      </w:r>
      <w:r w:rsidRPr="00CB2B3F">
        <w:rPr>
          <w:snapToGrid w:val="0"/>
          <w:szCs w:val="22"/>
        </w:rPr>
        <w:t>진행중</w:t>
      </w:r>
      <w:r w:rsidRPr="00CB2B3F">
        <w:rPr>
          <w:snapToGrid w:val="0"/>
          <w:szCs w:val="22"/>
        </w:rPr>
        <w:t>(</w:t>
      </w:r>
      <w:r w:rsidRPr="00CB2B3F">
        <w:rPr>
          <w:snapToGrid w:val="0"/>
          <w:szCs w:val="22"/>
        </w:rPr>
        <w:t>계약기간</w:t>
      </w:r>
      <w:r w:rsidRPr="00CB2B3F">
        <w:rPr>
          <w:snapToGrid w:val="0"/>
          <w:szCs w:val="22"/>
        </w:rPr>
        <w:t xml:space="preserve"> </w:t>
      </w:r>
      <w:r w:rsidRPr="00CB2B3F">
        <w:rPr>
          <w:snapToGrid w:val="0"/>
          <w:szCs w:val="22"/>
        </w:rPr>
        <w:t>개시일</w:t>
      </w:r>
      <w:r w:rsidRPr="00CB2B3F">
        <w:rPr>
          <w:snapToGrid w:val="0"/>
          <w:szCs w:val="22"/>
        </w:rPr>
        <w:t>: 2021</w:t>
      </w:r>
      <w:r w:rsidRPr="00CB2B3F">
        <w:rPr>
          <w:snapToGrid w:val="0"/>
          <w:szCs w:val="22"/>
        </w:rPr>
        <w:t>년</w:t>
      </w:r>
      <w:r w:rsidRPr="00CB2B3F">
        <w:rPr>
          <w:snapToGrid w:val="0"/>
          <w:szCs w:val="22"/>
        </w:rPr>
        <w:t xml:space="preserve"> 8</w:t>
      </w:r>
      <w:r w:rsidRPr="00CB2B3F">
        <w:rPr>
          <w:snapToGrid w:val="0"/>
          <w:szCs w:val="22"/>
        </w:rPr>
        <w:t>월</w:t>
      </w:r>
      <w:r w:rsidRPr="00CB2B3F">
        <w:rPr>
          <w:snapToGrid w:val="0"/>
          <w:szCs w:val="22"/>
        </w:rPr>
        <w:t xml:space="preserve"> </w:t>
      </w:r>
      <w:r w:rsidRPr="00CB2B3F">
        <w:rPr>
          <w:snapToGrid w:val="0"/>
          <w:szCs w:val="22"/>
        </w:rPr>
        <w:t>및</w:t>
      </w:r>
      <w:r w:rsidRPr="00CB2B3F">
        <w:rPr>
          <w:snapToGrid w:val="0"/>
          <w:szCs w:val="22"/>
        </w:rPr>
        <w:t xml:space="preserve"> 2021</w:t>
      </w:r>
      <w:r w:rsidRPr="00CB2B3F">
        <w:rPr>
          <w:snapToGrid w:val="0"/>
          <w:szCs w:val="22"/>
        </w:rPr>
        <w:t>년</w:t>
      </w:r>
      <w:r w:rsidRPr="00CB2B3F">
        <w:rPr>
          <w:snapToGrid w:val="0"/>
          <w:szCs w:val="22"/>
        </w:rPr>
        <w:t xml:space="preserve"> 11</w:t>
      </w:r>
      <w:r w:rsidRPr="00CB2B3F">
        <w:rPr>
          <w:snapToGrid w:val="0"/>
          <w:szCs w:val="22"/>
        </w:rPr>
        <w:t>월</w:t>
      </w:r>
      <w:r w:rsidRPr="00CB2B3F">
        <w:rPr>
          <w:snapToGrid w:val="0"/>
          <w:szCs w:val="22"/>
        </w:rPr>
        <w:t>)</w:t>
      </w:r>
      <w:r w:rsidRPr="00CB2B3F">
        <w:rPr>
          <w:snapToGrid w:val="0"/>
          <w:szCs w:val="22"/>
        </w:rPr>
        <w:t>이고</w:t>
      </w:r>
      <w:r w:rsidRPr="00CB2B3F">
        <w:rPr>
          <w:snapToGrid w:val="0"/>
          <w:szCs w:val="22"/>
        </w:rPr>
        <w:t xml:space="preserve">, </w:t>
      </w:r>
      <w:r w:rsidRPr="00CB2B3F">
        <w:rPr>
          <w:snapToGrid w:val="0"/>
          <w:szCs w:val="22"/>
        </w:rPr>
        <w:t>해당</w:t>
      </w:r>
      <w:r w:rsidRPr="00CB2B3F">
        <w:rPr>
          <w:snapToGrid w:val="0"/>
          <w:szCs w:val="22"/>
        </w:rPr>
        <w:t xml:space="preserve"> </w:t>
      </w:r>
      <w:r w:rsidRPr="00CB2B3F">
        <w:rPr>
          <w:snapToGrid w:val="0"/>
          <w:szCs w:val="22"/>
        </w:rPr>
        <w:t>임대차계약에</w:t>
      </w:r>
      <w:r w:rsidRPr="00CB2B3F">
        <w:rPr>
          <w:snapToGrid w:val="0"/>
          <w:szCs w:val="22"/>
        </w:rPr>
        <w:t xml:space="preserve"> </w:t>
      </w:r>
      <w:r w:rsidRPr="00CB2B3F">
        <w:rPr>
          <w:snapToGrid w:val="0"/>
          <w:szCs w:val="22"/>
        </w:rPr>
        <w:t>따른</w:t>
      </w:r>
      <w:r w:rsidRPr="00CB2B3F">
        <w:rPr>
          <w:snapToGrid w:val="0"/>
          <w:szCs w:val="22"/>
        </w:rPr>
        <w:t xml:space="preserve"> </w:t>
      </w:r>
      <w:r w:rsidRPr="00CB2B3F">
        <w:rPr>
          <w:snapToGrid w:val="0"/>
          <w:szCs w:val="22"/>
        </w:rPr>
        <w:t>보증금</w:t>
      </w:r>
      <w:r w:rsidRPr="00CB2B3F">
        <w:rPr>
          <w:snapToGrid w:val="0"/>
          <w:szCs w:val="22"/>
        </w:rPr>
        <w:t xml:space="preserve"> </w:t>
      </w:r>
      <w:r w:rsidRPr="00CB2B3F">
        <w:rPr>
          <w:snapToGrid w:val="0"/>
          <w:szCs w:val="22"/>
        </w:rPr>
        <w:t>합계는</w:t>
      </w:r>
      <w:r w:rsidRPr="00CB2B3F">
        <w:rPr>
          <w:snapToGrid w:val="0"/>
          <w:szCs w:val="22"/>
        </w:rPr>
        <w:t xml:space="preserve"> 437,000,000</w:t>
      </w:r>
      <w:r w:rsidRPr="00CB2B3F">
        <w:rPr>
          <w:snapToGrid w:val="0"/>
          <w:szCs w:val="22"/>
        </w:rPr>
        <w:t>원이며</w:t>
      </w:r>
      <w:r w:rsidRPr="00CB2B3F">
        <w:rPr>
          <w:snapToGrid w:val="0"/>
          <w:szCs w:val="22"/>
        </w:rPr>
        <w:t xml:space="preserve">, </w:t>
      </w:r>
      <w:r w:rsidRPr="00CB2B3F">
        <w:rPr>
          <w:snapToGrid w:val="0"/>
          <w:szCs w:val="22"/>
        </w:rPr>
        <w:t>월임차료</w:t>
      </w:r>
      <w:r w:rsidRPr="00CB2B3F">
        <w:rPr>
          <w:snapToGrid w:val="0"/>
          <w:szCs w:val="22"/>
        </w:rPr>
        <w:t xml:space="preserve"> </w:t>
      </w:r>
      <w:r w:rsidRPr="00CB2B3F">
        <w:rPr>
          <w:snapToGrid w:val="0"/>
          <w:szCs w:val="22"/>
        </w:rPr>
        <w:t>합계는</w:t>
      </w:r>
      <w:r w:rsidRPr="00CB2B3F">
        <w:rPr>
          <w:snapToGrid w:val="0"/>
          <w:szCs w:val="22"/>
        </w:rPr>
        <w:t xml:space="preserve"> 28,530,300</w:t>
      </w:r>
      <w:r w:rsidRPr="00CB2B3F">
        <w:rPr>
          <w:snapToGrid w:val="0"/>
          <w:szCs w:val="22"/>
        </w:rPr>
        <w:t>원임</w:t>
      </w:r>
      <w:r w:rsidRPr="00CB2B3F">
        <w:rPr>
          <w:snapToGrid w:val="0"/>
          <w:szCs w:val="22"/>
        </w:rPr>
        <w:t xml:space="preserve">. </w:t>
      </w:r>
    </w:p>
    <w:p w14:paraId="71C8ABE2" w14:textId="77777777" w:rsidR="00026A7E" w:rsidRPr="00CB2B3F" w:rsidRDefault="00026A7E" w:rsidP="00026A7E">
      <w:pPr>
        <w:pStyle w:val="a5"/>
        <w:ind w:leftChars="0" w:left="454"/>
        <w:rPr>
          <w:snapToGrid w:val="0"/>
          <w:szCs w:val="22"/>
        </w:rPr>
      </w:pPr>
    </w:p>
    <w:p w14:paraId="3A76F06B" w14:textId="77777777" w:rsidR="00026A7E" w:rsidRPr="00CB2B3F" w:rsidRDefault="00026A7E" w:rsidP="00026A7E">
      <w:pPr>
        <w:pStyle w:val="a5"/>
        <w:numPr>
          <w:ilvl w:val="0"/>
          <w:numId w:val="11"/>
        </w:numPr>
        <w:spacing w:after="240"/>
        <w:ind w:leftChars="0"/>
        <w:rPr>
          <w:snapToGrid w:val="0"/>
          <w:szCs w:val="22"/>
        </w:rPr>
      </w:pPr>
      <w:r w:rsidRPr="00CB2B3F">
        <w:rPr>
          <w:b/>
          <w:snapToGrid w:val="0"/>
          <w:szCs w:val="22"/>
        </w:rPr>
        <w:t>전대</w:t>
      </w:r>
      <w:r w:rsidRPr="00CB2B3F">
        <w:rPr>
          <w:b/>
          <w:snapToGrid w:val="0"/>
          <w:szCs w:val="22"/>
        </w:rPr>
        <w:t xml:space="preserve"> </w:t>
      </w:r>
      <w:r w:rsidRPr="00CB2B3F">
        <w:rPr>
          <w:b/>
          <w:snapToGrid w:val="0"/>
          <w:szCs w:val="22"/>
        </w:rPr>
        <w:t>부동산</w:t>
      </w:r>
      <w:r w:rsidRPr="00CB2B3F">
        <w:rPr>
          <w:b/>
          <w:snapToGrid w:val="0"/>
          <w:szCs w:val="22"/>
        </w:rPr>
        <w:t xml:space="preserve"> </w:t>
      </w:r>
      <w:r w:rsidRPr="00CB2B3F">
        <w:rPr>
          <w:b/>
          <w:snapToGrid w:val="0"/>
          <w:szCs w:val="22"/>
        </w:rPr>
        <w:t>현황</w:t>
      </w:r>
    </w:p>
    <w:p w14:paraId="7FF20153" w14:textId="77777777" w:rsidR="00026A7E" w:rsidRPr="00CB2B3F" w:rsidRDefault="00026A7E" w:rsidP="00026A7E">
      <w:pPr>
        <w:spacing w:after="240"/>
        <w:ind w:left="907"/>
        <w:rPr>
          <w:snapToGrid w:val="0"/>
          <w:szCs w:val="22"/>
        </w:rPr>
      </w:pPr>
      <w:r w:rsidRPr="00CB2B3F">
        <w:rPr>
          <w:snapToGrid w:val="0"/>
          <w:szCs w:val="22"/>
        </w:rPr>
        <w:t>제공받은</w:t>
      </w:r>
      <w:r w:rsidRPr="00CB2B3F">
        <w:rPr>
          <w:snapToGrid w:val="0"/>
          <w:szCs w:val="22"/>
        </w:rPr>
        <w:t xml:space="preserve"> </w:t>
      </w:r>
      <w:r w:rsidRPr="00CB2B3F">
        <w:rPr>
          <w:snapToGrid w:val="0"/>
          <w:szCs w:val="22"/>
        </w:rPr>
        <w:t>임대차</w:t>
      </w:r>
      <w:r w:rsidRPr="00CB2B3F">
        <w:rPr>
          <w:snapToGrid w:val="0"/>
          <w:szCs w:val="22"/>
        </w:rPr>
        <w:t xml:space="preserve"> </w:t>
      </w:r>
      <w:r w:rsidRPr="00CB2B3F">
        <w:rPr>
          <w:snapToGrid w:val="0"/>
          <w:szCs w:val="22"/>
        </w:rPr>
        <w:t>현황</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답변에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대상회사는</w:t>
      </w:r>
      <w:r w:rsidRPr="00CB2B3F">
        <w:rPr>
          <w:snapToGrid w:val="0"/>
          <w:szCs w:val="22"/>
        </w:rPr>
        <w:t xml:space="preserve"> </w:t>
      </w:r>
      <w:r w:rsidRPr="00CB2B3F">
        <w:rPr>
          <w:snapToGrid w:val="0"/>
          <w:szCs w:val="22"/>
        </w:rPr>
        <w:t>임대인으로부터</w:t>
      </w:r>
      <w:r w:rsidRPr="00CB2B3F">
        <w:rPr>
          <w:snapToGrid w:val="0"/>
          <w:szCs w:val="22"/>
        </w:rPr>
        <w:t xml:space="preserve"> </w:t>
      </w:r>
      <w:proofErr w:type="spellStart"/>
      <w:r w:rsidRPr="00CB2B3F">
        <w:rPr>
          <w:snapToGrid w:val="0"/>
          <w:szCs w:val="22"/>
        </w:rPr>
        <w:t>동의을</w:t>
      </w:r>
      <w:proofErr w:type="spellEnd"/>
      <w:r w:rsidRPr="00CB2B3F">
        <w:rPr>
          <w:snapToGrid w:val="0"/>
          <w:szCs w:val="22"/>
        </w:rPr>
        <w:t xml:space="preserve"> </w:t>
      </w:r>
      <w:r w:rsidRPr="00CB2B3F">
        <w:rPr>
          <w:snapToGrid w:val="0"/>
          <w:szCs w:val="22"/>
        </w:rPr>
        <w:t>받아</w:t>
      </w:r>
      <w:r w:rsidRPr="00CB2B3F">
        <w:rPr>
          <w:snapToGrid w:val="0"/>
          <w:szCs w:val="22"/>
        </w:rPr>
        <w:t xml:space="preserve">, </w:t>
      </w:r>
      <w:r w:rsidRPr="00CB2B3F">
        <w:rPr>
          <w:snapToGrid w:val="0"/>
          <w:szCs w:val="22"/>
        </w:rPr>
        <w:t>위</w:t>
      </w:r>
      <w:r w:rsidRPr="00CB2B3F">
        <w:rPr>
          <w:snapToGrid w:val="0"/>
          <w:szCs w:val="22"/>
        </w:rPr>
        <w:t xml:space="preserve"> </w:t>
      </w:r>
      <w:r w:rsidRPr="00CB2B3F">
        <w:rPr>
          <w:snapToGrid w:val="0"/>
          <w:szCs w:val="22"/>
        </w:rPr>
        <w:t>임차</w:t>
      </w:r>
      <w:r w:rsidRPr="00CB2B3F">
        <w:rPr>
          <w:snapToGrid w:val="0"/>
          <w:szCs w:val="22"/>
        </w:rPr>
        <w:t xml:space="preserve"> </w:t>
      </w:r>
      <w:r w:rsidRPr="00CB2B3F">
        <w:rPr>
          <w:snapToGrid w:val="0"/>
          <w:szCs w:val="22"/>
        </w:rPr>
        <w:t>부동산의</w:t>
      </w:r>
      <w:r w:rsidRPr="00CB2B3F">
        <w:rPr>
          <w:snapToGrid w:val="0"/>
          <w:szCs w:val="22"/>
        </w:rPr>
        <w:t xml:space="preserve"> </w:t>
      </w:r>
      <w:r w:rsidRPr="00CB2B3F">
        <w:rPr>
          <w:snapToGrid w:val="0"/>
          <w:szCs w:val="22"/>
        </w:rPr>
        <w:t>일부를</w:t>
      </w:r>
      <w:r w:rsidRPr="00CB2B3F">
        <w:rPr>
          <w:snapToGrid w:val="0"/>
          <w:szCs w:val="22"/>
        </w:rPr>
        <w:t xml:space="preserve"> </w:t>
      </w:r>
      <w:r w:rsidRPr="00CB2B3F">
        <w:rPr>
          <w:snapToGrid w:val="0"/>
          <w:szCs w:val="22"/>
        </w:rPr>
        <w:t>한샘서비스원을</w:t>
      </w:r>
      <w:r w:rsidRPr="00CB2B3F">
        <w:rPr>
          <w:snapToGrid w:val="0"/>
          <w:szCs w:val="22"/>
        </w:rPr>
        <w:t xml:space="preserve"> </w:t>
      </w:r>
      <w:r w:rsidRPr="00CB2B3F">
        <w:rPr>
          <w:snapToGrid w:val="0"/>
          <w:szCs w:val="22"/>
        </w:rPr>
        <w:t>비롯한</w:t>
      </w:r>
      <w:r w:rsidRPr="00CB2B3F">
        <w:rPr>
          <w:snapToGrid w:val="0"/>
          <w:szCs w:val="22"/>
        </w:rPr>
        <w:t xml:space="preserve"> </w:t>
      </w:r>
      <w:r w:rsidRPr="00CB2B3F">
        <w:rPr>
          <w:snapToGrid w:val="0"/>
          <w:szCs w:val="22"/>
        </w:rPr>
        <w:t>계열사</w:t>
      </w:r>
      <w:r w:rsidRPr="00CB2B3F">
        <w:rPr>
          <w:snapToGrid w:val="0"/>
          <w:szCs w:val="22"/>
        </w:rPr>
        <w:t xml:space="preserve"> </w:t>
      </w:r>
      <w:r w:rsidRPr="00CB2B3F">
        <w:rPr>
          <w:snapToGrid w:val="0"/>
          <w:szCs w:val="22"/>
        </w:rPr>
        <w:t>및</w:t>
      </w:r>
      <w:r w:rsidRPr="00CB2B3F">
        <w:rPr>
          <w:snapToGrid w:val="0"/>
          <w:szCs w:val="22"/>
        </w:rPr>
        <w:t xml:space="preserve"> </w:t>
      </w:r>
      <w:r w:rsidRPr="00CB2B3F">
        <w:rPr>
          <w:snapToGrid w:val="0"/>
          <w:szCs w:val="22"/>
        </w:rPr>
        <w:t>제</w:t>
      </w:r>
      <w:r w:rsidRPr="00CB2B3F">
        <w:rPr>
          <w:snapToGrid w:val="0"/>
          <w:szCs w:val="22"/>
        </w:rPr>
        <w:t>3</w:t>
      </w:r>
      <w:r w:rsidRPr="00CB2B3F">
        <w:rPr>
          <w:snapToGrid w:val="0"/>
          <w:szCs w:val="22"/>
        </w:rPr>
        <w:t>자에게</w:t>
      </w:r>
      <w:r w:rsidRPr="00CB2B3F">
        <w:rPr>
          <w:snapToGrid w:val="0"/>
          <w:szCs w:val="22"/>
        </w:rPr>
        <w:t xml:space="preserve"> </w:t>
      </w:r>
      <w:r w:rsidRPr="00CB2B3F">
        <w:rPr>
          <w:snapToGrid w:val="0"/>
          <w:szCs w:val="22"/>
        </w:rPr>
        <w:t>전대</w:t>
      </w:r>
      <w:r w:rsidRPr="00CB2B3F">
        <w:rPr>
          <w:snapToGrid w:val="0"/>
          <w:szCs w:val="22"/>
        </w:rPr>
        <w:t xml:space="preserve"> </w:t>
      </w:r>
      <w:r w:rsidRPr="00CB2B3F">
        <w:rPr>
          <w:snapToGrid w:val="0"/>
          <w:szCs w:val="22"/>
        </w:rPr>
        <w:t>중임</w:t>
      </w:r>
      <w:r w:rsidRPr="00CB2B3F">
        <w:rPr>
          <w:snapToGrid w:val="0"/>
          <w:szCs w:val="22"/>
        </w:rPr>
        <w:t xml:space="preserve">. </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835"/>
        <w:gridCol w:w="2948"/>
        <w:gridCol w:w="2949"/>
      </w:tblGrid>
      <w:tr w:rsidR="00026A7E" w:rsidRPr="00CB2B3F" w14:paraId="17068C77" w14:textId="77777777" w:rsidTr="0091358C">
        <w:trPr>
          <w:trHeight w:val="283"/>
        </w:trPr>
        <w:tc>
          <w:tcPr>
            <w:tcW w:w="2835" w:type="dxa"/>
            <w:tcBorders>
              <w:top w:val="single" w:sz="12" w:space="0" w:color="404040" w:themeColor="text1" w:themeTint="BF"/>
              <w:bottom w:val="single" w:sz="4" w:space="0" w:color="404040" w:themeColor="text1" w:themeTint="BF"/>
            </w:tcBorders>
            <w:shd w:val="clear" w:color="auto" w:fill="DEEEEE"/>
            <w:vAlign w:val="center"/>
          </w:tcPr>
          <w:p w14:paraId="0229BFCC"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2948" w:type="dxa"/>
            <w:tcBorders>
              <w:top w:val="single" w:sz="12" w:space="0" w:color="404040" w:themeColor="text1" w:themeTint="BF"/>
              <w:bottom w:val="single" w:sz="4" w:space="0" w:color="404040" w:themeColor="text1" w:themeTint="BF"/>
            </w:tcBorders>
            <w:shd w:val="clear" w:color="auto" w:fill="DEEEEE"/>
            <w:vAlign w:val="center"/>
          </w:tcPr>
          <w:p w14:paraId="16AFA54B"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전대</w:t>
            </w:r>
            <w:r w:rsidRPr="007B0EE3">
              <w:rPr>
                <w:snapToGrid w:val="0"/>
                <w:sz w:val="20"/>
                <w:szCs w:val="20"/>
              </w:rPr>
              <w:t xml:space="preserve"> </w:t>
            </w:r>
            <w:r w:rsidRPr="007B0EE3">
              <w:rPr>
                <w:snapToGrid w:val="0"/>
                <w:sz w:val="20"/>
                <w:szCs w:val="20"/>
              </w:rPr>
              <w:t>보증금</w:t>
            </w:r>
            <w:r w:rsidRPr="007B0EE3">
              <w:rPr>
                <w:snapToGrid w:val="0"/>
                <w:sz w:val="20"/>
                <w:szCs w:val="20"/>
              </w:rPr>
              <w:t xml:space="preserve"> </w:t>
            </w:r>
            <w:r w:rsidRPr="007B0EE3">
              <w:rPr>
                <w:snapToGrid w:val="0"/>
                <w:sz w:val="20"/>
                <w:szCs w:val="20"/>
              </w:rPr>
              <w:t>합계</w:t>
            </w:r>
            <w:r w:rsidRPr="007B0EE3">
              <w:rPr>
                <w:snapToGrid w:val="0"/>
                <w:sz w:val="20"/>
                <w:szCs w:val="20"/>
              </w:rPr>
              <w:t>(</w:t>
            </w:r>
            <w:r w:rsidRPr="007B0EE3">
              <w:rPr>
                <w:snapToGrid w:val="0"/>
                <w:sz w:val="20"/>
                <w:szCs w:val="20"/>
              </w:rPr>
              <w:t>원</w:t>
            </w:r>
            <w:r w:rsidRPr="007B0EE3">
              <w:rPr>
                <w:snapToGrid w:val="0"/>
                <w:sz w:val="20"/>
                <w:szCs w:val="20"/>
              </w:rPr>
              <w:t>)</w:t>
            </w:r>
          </w:p>
        </w:tc>
        <w:tc>
          <w:tcPr>
            <w:tcW w:w="2949" w:type="dxa"/>
            <w:tcBorders>
              <w:top w:val="single" w:sz="12" w:space="0" w:color="404040" w:themeColor="text1" w:themeTint="BF"/>
              <w:bottom w:val="single" w:sz="4" w:space="0" w:color="404040" w:themeColor="text1" w:themeTint="BF"/>
            </w:tcBorders>
            <w:shd w:val="clear" w:color="auto" w:fill="DEEEEE"/>
            <w:vAlign w:val="center"/>
          </w:tcPr>
          <w:p w14:paraId="6B64D9DB"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월임차료</w:t>
            </w:r>
            <w:r w:rsidRPr="007B0EE3">
              <w:rPr>
                <w:snapToGrid w:val="0"/>
                <w:sz w:val="20"/>
                <w:szCs w:val="20"/>
              </w:rPr>
              <w:t xml:space="preserve"> </w:t>
            </w:r>
            <w:r w:rsidRPr="007B0EE3">
              <w:rPr>
                <w:snapToGrid w:val="0"/>
                <w:sz w:val="20"/>
                <w:szCs w:val="20"/>
              </w:rPr>
              <w:t>합계</w:t>
            </w:r>
            <w:r w:rsidRPr="007B0EE3">
              <w:rPr>
                <w:snapToGrid w:val="0"/>
                <w:sz w:val="20"/>
                <w:szCs w:val="20"/>
              </w:rPr>
              <w:t>(</w:t>
            </w:r>
            <w:r w:rsidRPr="007B0EE3">
              <w:rPr>
                <w:snapToGrid w:val="0"/>
                <w:sz w:val="20"/>
                <w:szCs w:val="20"/>
              </w:rPr>
              <w:t>원</w:t>
            </w:r>
            <w:r w:rsidRPr="007B0EE3">
              <w:rPr>
                <w:snapToGrid w:val="0"/>
                <w:sz w:val="20"/>
                <w:szCs w:val="20"/>
              </w:rPr>
              <w:t>)</w:t>
            </w:r>
          </w:p>
        </w:tc>
      </w:tr>
      <w:tr w:rsidR="00026A7E" w:rsidRPr="00CB2B3F" w14:paraId="05395E20" w14:textId="77777777" w:rsidTr="0091358C">
        <w:trPr>
          <w:trHeight w:val="283"/>
        </w:trPr>
        <w:tc>
          <w:tcPr>
            <w:tcW w:w="2835" w:type="dxa"/>
            <w:tcBorders>
              <w:top w:val="single" w:sz="4" w:space="0" w:color="404040" w:themeColor="text1" w:themeTint="BF"/>
            </w:tcBorders>
            <w:shd w:val="clear" w:color="auto" w:fill="auto"/>
            <w:vAlign w:val="center"/>
          </w:tcPr>
          <w:p w14:paraId="714765E7"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매장</w:t>
            </w:r>
          </w:p>
        </w:tc>
        <w:tc>
          <w:tcPr>
            <w:tcW w:w="2948" w:type="dxa"/>
            <w:tcBorders>
              <w:top w:val="single" w:sz="4" w:space="0" w:color="404040" w:themeColor="text1" w:themeTint="BF"/>
            </w:tcBorders>
            <w:shd w:val="clear" w:color="auto" w:fill="auto"/>
            <w:vAlign w:val="center"/>
          </w:tcPr>
          <w:p w14:paraId="5B1D435B"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115,177,650</w:t>
            </w:r>
          </w:p>
        </w:tc>
        <w:tc>
          <w:tcPr>
            <w:tcW w:w="2949" w:type="dxa"/>
            <w:tcBorders>
              <w:top w:val="single" w:sz="4" w:space="0" w:color="404040" w:themeColor="text1" w:themeTint="BF"/>
            </w:tcBorders>
            <w:vAlign w:val="center"/>
          </w:tcPr>
          <w:p w14:paraId="0CADDE64"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58,823,400</w:t>
            </w:r>
          </w:p>
        </w:tc>
      </w:tr>
      <w:tr w:rsidR="00026A7E" w:rsidRPr="00CB2B3F" w14:paraId="46269FD6" w14:textId="77777777" w:rsidTr="0091358C">
        <w:trPr>
          <w:trHeight w:val="283"/>
        </w:trPr>
        <w:tc>
          <w:tcPr>
            <w:tcW w:w="2835" w:type="dxa"/>
            <w:tcBorders>
              <w:bottom w:val="single" w:sz="4" w:space="0" w:color="404040" w:themeColor="text1" w:themeTint="BF"/>
            </w:tcBorders>
            <w:shd w:val="clear" w:color="auto" w:fill="auto"/>
            <w:vAlign w:val="center"/>
          </w:tcPr>
          <w:p w14:paraId="04DCA328"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물류센터</w:t>
            </w:r>
          </w:p>
        </w:tc>
        <w:tc>
          <w:tcPr>
            <w:tcW w:w="2948" w:type="dxa"/>
            <w:tcBorders>
              <w:bottom w:val="single" w:sz="4" w:space="0" w:color="404040" w:themeColor="text1" w:themeTint="BF"/>
            </w:tcBorders>
            <w:shd w:val="clear" w:color="auto" w:fill="auto"/>
            <w:vAlign w:val="center"/>
          </w:tcPr>
          <w:p w14:paraId="1F6BEB7B"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20,000,000</w:t>
            </w:r>
          </w:p>
        </w:tc>
        <w:tc>
          <w:tcPr>
            <w:tcW w:w="2949" w:type="dxa"/>
            <w:tcBorders>
              <w:bottom w:val="single" w:sz="4" w:space="0" w:color="404040" w:themeColor="text1" w:themeTint="BF"/>
            </w:tcBorders>
            <w:vAlign w:val="center"/>
          </w:tcPr>
          <w:p w14:paraId="0A359F22" w14:textId="77777777" w:rsidR="00026A7E" w:rsidRPr="007B0EE3" w:rsidRDefault="00026A7E" w:rsidP="0091358C">
            <w:pPr>
              <w:pStyle w:val="21"/>
              <w:spacing w:line="280" w:lineRule="atLeast"/>
              <w:jc w:val="right"/>
              <w:rPr>
                <w:b w:val="0"/>
                <w:snapToGrid w:val="0"/>
                <w:sz w:val="20"/>
                <w:szCs w:val="20"/>
              </w:rPr>
            </w:pPr>
            <w:r w:rsidRPr="007B0EE3">
              <w:rPr>
                <w:b w:val="0"/>
                <w:snapToGrid w:val="0"/>
                <w:sz w:val="20"/>
                <w:szCs w:val="20"/>
              </w:rPr>
              <w:t>36,981,000</w:t>
            </w:r>
          </w:p>
        </w:tc>
      </w:tr>
      <w:tr w:rsidR="00026A7E" w:rsidRPr="00CB2B3F" w14:paraId="6E652E89" w14:textId="77777777" w:rsidTr="0091358C">
        <w:trPr>
          <w:trHeight w:val="283"/>
        </w:trPr>
        <w:tc>
          <w:tcPr>
            <w:tcW w:w="2835"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2CEAF54" w14:textId="77777777" w:rsidR="00026A7E" w:rsidRPr="007B0EE3" w:rsidRDefault="00026A7E" w:rsidP="0091358C">
            <w:pPr>
              <w:pStyle w:val="21"/>
              <w:spacing w:line="280" w:lineRule="atLeast"/>
              <w:jc w:val="center"/>
              <w:rPr>
                <w:snapToGrid w:val="0"/>
                <w:sz w:val="20"/>
                <w:szCs w:val="20"/>
              </w:rPr>
            </w:pPr>
            <w:proofErr w:type="gramStart"/>
            <w:r w:rsidRPr="007B0EE3">
              <w:rPr>
                <w:snapToGrid w:val="0"/>
                <w:sz w:val="20"/>
                <w:szCs w:val="20"/>
              </w:rPr>
              <w:t>합</w:t>
            </w:r>
            <w:r w:rsidRPr="007B0EE3">
              <w:rPr>
                <w:snapToGrid w:val="0"/>
                <w:sz w:val="20"/>
                <w:szCs w:val="20"/>
              </w:rPr>
              <w:t xml:space="preserve">  </w:t>
            </w:r>
            <w:r w:rsidRPr="007B0EE3">
              <w:rPr>
                <w:snapToGrid w:val="0"/>
                <w:sz w:val="20"/>
                <w:szCs w:val="20"/>
              </w:rPr>
              <w:t>계</w:t>
            </w:r>
            <w:proofErr w:type="gramEnd"/>
          </w:p>
        </w:tc>
        <w:tc>
          <w:tcPr>
            <w:tcW w:w="2948"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E291A82" w14:textId="77777777" w:rsidR="00026A7E" w:rsidRPr="007B0EE3" w:rsidRDefault="00026A7E" w:rsidP="0091358C">
            <w:pPr>
              <w:pStyle w:val="21"/>
              <w:spacing w:line="280" w:lineRule="atLeast"/>
              <w:jc w:val="right"/>
              <w:rPr>
                <w:snapToGrid w:val="0"/>
                <w:sz w:val="20"/>
                <w:szCs w:val="20"/>
              </w:rPr>
            </w:pPr>
            <w:r w:rsidRPr="007B0EE3">
              <w:rPr>
                <w:snapToGrid w:val="0"/>
                <w:sz w:val="20"/>
                <w:szCs w:val="20"/>
              </w:rPr>
              <w:t>135,177,650</w:t>
            </w:r>
          </w:p>
        </w:tc>
        <w:tc>
          <w:tcPr>
            <w:tcW w:w="2949"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69EAC3C4" w14:textId="77777777" w:rsidR="00026A7E" w:rsidRPr="007B0EE3" w:rsidRDefault="00026A7E" w:rsidP="0091358C">
            <w:pPr>
              <w:pStyle w:val="21"/>
              <w:spacing w:line="280" w:lineRule="atLeast"/>
              <w:jc w:val="right"/>
              <w:rPr>
                <w:snapToGrid w:val="0"/>
                <w:sz w:val="20"/>
                <w:szCs w:val="20"/>
              </w:rPr>
            </w:pPr>
            <w:r w:rsidRPr="007B0EE3">
              <w:rPr>
                <w:snapToGrid w:val="0"/>
                <w:sz w:val="20"/>
                <w:szCs w:val="20"/>
              </w:rPr>
              <w:t>95,804,400</w:t>
            </w:r>
          </w:p>
        </w:tc>
      </w:tr>
    </w:tbl>
    <w:p w14:paraId="3AB73308" w14:textId="77777777" w:rsidR="00026A7E" w:rsidRPr="00CB2B3F" w:rsidRDefault="00026A7E" w:rsidP="00026A7E">
      <w:pPr>
        <w:pStyle w:val="21"/>
        <w:spacing w:before="240" w:after="240" w:line="360" w:lineRule="atLeast"/>
        <w:ind w:left="1361"/>
        <w:rPr>
          <w:b w:val="0"/>
          <w:snapToGrid w:val="0"/>
          <w:sz w:val="22"/>
          <w:szCs w:val="22"/>
        </w:rPr>
      </w:pPr>
    </w:p>
    <w:p w14:paraId="212D9E16" w14:textId="77777777" w:rsidR="00BE3790" w:rsidRDefault="00BE3790" w:rsidP="00BE3790">
      <w:pPr>
        <w:pStyle w:val="a5"/>
        <w:numPr>
          <w:ilvl w:val="0"/>
          <w:numId w:val="27"/>
        </w:numPr>
        <w:spacing w:before="240" w:after="240"/>
        <w:ind w:leftChars="0"/>
        <w:outlineLvl w:val="1"/>
        <w:rPr>
          <w:ins w:id="638" w:author="zygchang (Young-Gun Chang)" w:date="2021-08-31T12:11:00Z"/>
          <w:b/>
          <w:color w:val="5D2A2C" w:themeColor="text2"/>
          <w:sz w:val="24"/>
        </w:rPr>
      </w:pPr>
      <w:ins w:id="639" w:author="zygchang (Young-Gun Chang)" w:date="2021-08-31T12:12:00Z">
        <w:r>
          <w:rPr>
            <w:rFonts w:hint="eastAsia"/>
            <w:b/>
            <w:color w:val="5D2A2C" w:themeColor="text2"/>
            <w:sz w:val="24"/>
          </w:rPr>
          <w:t>원서동</w:t>
        </w:r>
        <w:r>
          <w:rPr>
            <w:rFonts w:hint="eastAsia"/>
            <w:b/>
            <w:color w:val="5D2A2C" w:themeColor="text2"/>
            <w:sz w:val="24"/>
          </w:rPr>
          <w:t xml:space="preserve"> </w:t>
        </w:r>
      </w:ins>
      <w:ins w:id="640" w:author="zygchang (Young-Gun Chang)" w:date="2021-08-31T12:17:00Z">
        <w:r w:rsidR="003F7D13">
          <w:rPr>
            <w:rFonts w:hint="eastAsia"/>
            <w:b/>
            <w:color w:val="5D2A2C" w:themeColor="text2"/>
            <w:sz w:val="24"/>
          </w:rPr>
          <w:t>부동산</w:t>
        </w:r>
        <w:r w:rsidR="003F7D13">
          <w:rPr>
            <w:rFonts w:hint="eastAsia"/>
            <w:b/>
            <w:color w:val="5D2A2C" w:themeColor="text2"/>
            <w:sz w:val="24"/>
          </w:rPr>
          <w:t xml:space="preserve"> </w:t>
        </w:r>
        <w:r w:rsidR="003F7D13">
          <w:rPr>
            <w:rFonts w:hint="eastAsia"/>
            <w:b/>
            <w:color w:val="5D2A2C" w:themeColor="text2"/>
            <w:sz w:val="24"/>
          </w:rPr>
          <w:t>매각</w:t>
        </w:r>
        <w:r w:rsidR="003F7D13">
          <w:rPr>
            <w:rFonts w:hint="eastAsia"/>
            <w:b/>
            <w:color w:val="5D2A2C" w:themeColor="text2"/>
            <w:sz w:val="24"/>
          </w:rPr>
          <w:t xml:space="preserve"> </w:t>
        </w:r>
        <w:r w:rsidR="003F7D13">
          <w:rPr>
            <w:rFonts w:hint="eastAsia"/>
            <w:b/>
            <w:color w:val="5D2A2C" w:themeColor="text2"/>
            <w:sz w:val="24"/>
          </w:rPr>
          <w:t>관련</w:t>
        </w:r>
      </w:ins>
    </w:p>
    <w:p w14:paraId="6E168636" w14:textId="77777777" w:rsidR="00D133E9" w:rsidRDefault="00D133E9" w:rsidP="00BE3790">
      <w:pPr>
        <w:pStyle w:val="a5"/>
        <w:spacing w:before="240" w:after="240"/>
        <w:ind w:leftChars="0" w:left="454"/>
        <w:outlineLvl w:val="1"/>
        <w:rPr>
          <w:ins w:id="641" w:author="junkyo.shim" w:date="2021-08-31T13:00:00Z"/>
          <w:bCs/>
          <w:szCs w:val="22"/>
        </w:rPr>
      </w:pPr>
      <w:ins w:id="642" w:author="junkyo.shim" w:date="2021-08-31T13:00:00Z">
        <w:r>
          <w:rPr>
            <w:rFonts w:hint="eastAsia"/>
            <w:bCs/>
            <w:szCs w:val="22"/>
          </w:rPr>
          <w:t>부속거래의</w:t>
        </w:r>
        <w:r>
          <w:rPr>
            <w:rFonts w:hint="eastAsia"/>
            <w:bCs/>
            <w:szCs w:val="22"/>
          </w:rPr>
          <w:t xml:space="preserve"> </w:t>
        </w:r>
        <w:r>
          <w:rPr>
            <w:rFonts w:hint="eastAsia"/>
            <w:bCs/>
            <w:szCs w:val="22"/>
          </w:rPr>
          <w:t>대상인</w:t>
        </w:r>
        <w:r>
          <w:rPr>
            <w:rFonts w:hint="eastAsia"/>
            <w:bCs/>
            <w:szCs w:val="22"/>
          </w:rPr>
          <w:t xml:space="preserve"> </w:t>
        </w:r>
      </w:ins>
      <w:ins w:id="643" w:author="zygchang (Young-Gun Chang)" w:date="2021-08-31T12:14:00Z">
        <w:del w:id="644" w:author="junkyo.shim" w:date="2021-08-31T12:59:00Z">
          <w:r w:rsidR="000B34DB" w:rsidDel="00D133E9">
            <w:rPr>
              <w:rFonts w:hint="eastAsia"/>
              <w:bCs/>
              <w:szCs w:val="22"/>
            </w:rPr>
            <w:delText>본건</w:delText>
          </w:r>
          <w:r w:rsidR="000B34DB" w:rsidDel="00D133E9">
            <w:rPr>
              <w:rFonts w:hint="eastAsia"/>
              <w:bCs/>
              <w:szCs w:val="22"/>
            </w:rPr>
            <w:delText xml:space="preserve"> </w:delText>
          </w:r>
          <w:r w:rsidR="000B34DB" w:rsidDel="00D133E9">
            <w:rPr>
              <w:rFonts w:hint="eastAsia"/>
              <w:bCs/>
              <w:szCs w:val="22"/>
            </w:rPr>
            <w:delText>거래</w:delText>
          </w:r>
        </w:del>
      </w:ins>
      <w:ins w:id="645" w:author="zygchang (Young-Gun Chang)" w:date="2021-08-31T12:17:00Z">
        <w:del w:id="646" w:author="junkyo.shim" w:date="2021-08-31T12:59:00Z">
          <w:r w:rsidR="003F7D13" w:rsidDel="00D133E9">
            <w:rPr>
              <w:rFonts w:hint="eastAsia"/>
              <w:bCs/>
              <w:szCs w:val="22"/>
            </w:rPr>
            <w:delText>의</w:delText>
          </w:r>
        </w:del>
      </w:ins>
      <w:ins w:id="647" w:author="zygchang (Young-Gun Chang)" w:date="2021-08-31T12:14:00Z">
        <w:del w:id="648" w:author="junkyo.shim" w:date="2021-08-31T12:59:00Z">
          <w:r w:rsidR="000B34DB" w:rsidDel="00D133E9">
            <w:rPr>
              <w:rFonts w:hint="eastAsia"/>
              <w:bCs/>
              <w:szCs w:val="22"/>
            </w:rPr>
            <w:delText xml:space="preserve"> </w:delText>
          </w:r>
          <w:r w:rsidR="000B34DB" w:rsidDel="00D133E9">
            <w:rPr>
              <w:rFonts w:hint="eastAsia"/>
              <w:bCs/>
              <w:szCs w:val="22"/>
            </w:rPr>
            <w:delText>부속거래</w:delText>
          </w:r>
          <w:r w:rsidR="003F7D13" w:rsidDel="00D133E9">
            <w:rPr>
              <w:rFonts w:hint="eastAsia"/>
              <w:bCs/>
              <w:szCs w:val="22"/>
            </w:rPr>
            <w:delText xml:space="preserve"> </w:delText>
          </w:r>
        </w:del>
      </w:ins>
      <w:ins w:id="649" w:author="zygchang (Young-Gun Chang)" w:date="2021-08-31T12:17:00Z">
        <w:del w:id="650" w:author="junkyo.shim" w:date="2021-08-31T12:59:00Z">
          <w:r w:rsidR="003F7D13" w:rsidDel="00D133E9">
            <w:rPr>
              <w:rFonts w:hint="eastAsia"/>
              <w:bCs/>
              <w:szCs w:val="22"/>
            </w:rPr>
            <w:delText>중</w:delText>
          </w:r>
          <w:r w:rsidR="003F7D13" w:rsidDel="00D133E9">
            <w:rPr>
              <w:rFonts w:hint="eastAsia"/>
              <w:bCs/>
              <w:szCs w:val="22"/>
            </w:rPr>
            <w:delText xml:space="preserve"> </w:delText>
          </w:r>
        </w:del>
      </w:ins>
      <w:ins w:id="651" w:author="zygchang (Young-Gun Chang)" w:date="2021-08-31T12:18:00Z">
        <w:del w:id="652" w:author="junkyo.shim" w:date="2021-08-31T12:59:00Z">
          <w:r w:rsidR="003F7D13" w:rsidDel="00D133E9">
            <w:rPr>
              <w:rFonts w:hint="eastAsia"/>
              <w:bCs/>
              <w:szCs w:val="22"/>
            </w:rPr>
            <w:delText>원서동</w:delText>
          </w:r>
          <w:r w:rsidR="003F7D13" w:rsidDel="00D133E9">
            <w:rPr>
              <w:rFonts w:hint="eastAsia"/>
              <w:bCs/>
              <w:szCs w:val="22"/>
            </w:rPr>
            <w:delText xml:space="preserve"> </w:delText>
          </w:r>
          <w:r w:rsidR="003F7D13" w:rsidDel="00D133E9">
            <w:rPr>
              <w:rFonts w:hint="eastAsia"/>
              <w:bCs/>
              <w:szCs w:val="22"/>
            </w:rPr>
            <w:delText>부동산</w:delText>
          </w:r>
          <w:r w:rsidR="003F7D13" w:rsidDel="00D133E9">
            <w:rPr>
              <w:rFonts w:hint="eastAsia"/>
              <w:bCs/>
              <w:szCs w:val="22"/>
            </w:rPr>
            <w:delText>(</w:delText>
          </w:r>
          <w:r w:rsidR="003F7D13" w:rsidDel="00D133E9">
            <w:rPr>
              <w:rFonts w:hint="eastAsia"/>
              <w:bCs/>
              <w:szCs w:val="22"/>
            </w:rPr>
            <w:delText>종로</w:delText>
          </w:r>
          <w:r w:rsidR="003F7D13" w:rsidDel="00D133E9">
            <w:rPr>
              <w:rFonts w:hint="eastAsia"/>
              <w:bCs/>
              <w:szCs w:val="22"/>
            </w:rPr>
            <w:delText xml:space="preserve"> </w:delText>
          </w:r>
          <w:r w:rsidR="003F7D13" w:rsidDel="00D133E9">
            <w:rPr>
              <w:rFonts w:hint="eastAsia"/>
              <w:bCs/>
              <w:szCs w:val="22"/>
            </w:rPr>
            <w:delText>디자인센터</w:delText>
          </w:r>
          <w:r w:rsidR="003F7D13" w:rsidDel="00D133E9">
            <w:rPr>
              <w:rFonts w:hint="eastAsia"/>
              <w:bCs/>
              <w:szCs w:val="22"/>
            </w:rPr>
            <w:delText xml:space="preserve">) </w:delText>
          </w:r>
          <w:r w:rsidR="003F7D13" w:rsidDel="00D133E9">
            <w:rPr>
              <w:rFonts w:hint="eastAsia"/>
              <w:bCs/>
              <w:szCs w:val="22"/>
            </w:rPr>
            <w:delText>매각</w:delText>
          </w:r>
          <w:r w:rsidR="003F7D13" w:rsidDel="00D133E9">
            <w:rPr>
              <w:rFonts w:hint="eastAsia"/>
              <w:bCs/>
              <w:szCs w:val="22"/>
            </w:rPr>
            <w:delText xml:space="preserve"> </w:delText>
          </w:r>
          <w:r w:rsidR="003F7D13" w:rsidDel="00D133E9">
            <w:rPr>
              <w:rFonts w:hint="eastAsia"/>
              <w:bCs/>
              <w:szCs w:val="22"/>
            </w:rPr>
            <w:delText>관련하여</w:delText>
          </w:r>
        </w:del>
      </w:ins>
      <w:ins w:id="653" w:author="zygchang (Young-Gun Chang)" w:date="2021-08-31T12:14:00Z">
        <w:del w:id="654" w:author="junkyo.shim" w:date="2021-08-31T12:59:00Z">
          <w:r w:rsidR="000B34DB" w:rsidDel="00D133E9">
            <w:rPr>
              <w:rFonts w:hint="eastAsia"/>
              <w:bCs/>
              <w:szCs w:val="22"/>
            </w:rPr>
            <w:delText xml:space="preserve"> </w:delText>
          </w:r>
        </w:del>
      </w:ins>
      <w:ins w:id="655" w:author="zygchang (Young-Gun Chang)" w:date="2021-08-31T12:11:00Z">
        <w:del w:id="656" w:author="junkyo.shim" w:date="2021-08-31T12:59:00Z">
          <w:r w:rsidR="00BE3790" w:rsidDel="00D133E9">
            <w:rPr>
              <w:rFonts w:hint="eastAsia"/>
              <w:bCs/>
              <w:szCs w:val="22"/>
            </w:rPr>
            <w:delText>제공</w:delText>
          </w:r>
        </w:del>
      </w:ins>
      <w:ins w:id="657" w:author="zygchang (Young-Gun Chang)" w:date="2021-08-31T12:13:00Z">
        <w:del w:id="658" w:author="junkyo.shim" w:date="2021-08-31T12:59:00Z">
          <w:r w:rsidR="000B34DB" w:rsidDel="00D133E9">
            <w:rPr>
              <w:rFonts w:hint="eastAsia"/>
              <w:bCs/>
              <w:szCs w:val="22"/>
            </w:rPr>
            <w:delText>받은</w:delText>
          </w:r>
          <w:r w:rsidR="000B34DB" w:rsidDel="00D133E9">
            <w:rPr>
              <w:rFonts w:hint="eastAsia"/>
              <w:bCs/>
              <w:szCs w:val="22"/>
            </w:rPr>
            <w:delText xml:space="preserve"> </w:delText>
          </w:r>
          <w:r w:rsidR="000B34DB" w:rsidDel="00D133E9">
            <w:rPr>
              <w:rFonts w:hint="eastAsia"/>
              <w:bCs/>
              <w:szCs w:val="22"/>
            </w:rPr>
            <w:delText>유</w:delText>
          </w:r>
        </w:del>
      </w:ins>
      <w:ins w:id="659" w:author="zygchang (Young-Gun Chang)" w:date="2021-08-31T12:31:00Z">
        <w:del w:id="660" w:author="junkyo.shim" w:date="2021-08-31T12:59:00Z">
          <w:r w:rsidR="00562F6F" w:rsidDel="00D133E9">
            <w:rPr>
              <w:rFonts w:ascii="바탕체" w:hAnsi="바탕체" w:hint="eastAsia"/>
              <w:bCs/>
              <w:szCs w:val="22"/>
            </w:rPr>
            <w:delText>∙</w:delText>
          </w:r>
        </w:del>
      </w:ins>
      <w:ins w:id="661" w:author="zygchang (Young-Gun Chang)" w:date="2021-08-31T12:13:00Z">
        <w:del w:id="662" w:author="junkyo.shim" w:date="2021-08-31T12:59:00Z">
          <w:r w:rsidR="000B34DB" w:rsidDel="00D133E9">
            <w:rPr>
              <w:rFonts w:hint="eastAsia"/>
              <w:bCs/>
              <w:szCs w:val="22"/>
            </w:rPr>
            <w:delText>무형</w:delText>
          </w:r>
          <w:r w:rsidR="000B34DB" w:rsidDel="00D133E9">
            <w:rPr>
              <w:rFonts w:hint="eastAsia"/>
              <w:bCs/>
              <w:szCs w:val="22"/>
            </w:rPr>
            <w:delText xml:space="preserve"> </w:delText>
          </w:r>
          <w:r w:rsidR="000B34DB" w:rsidDel="00D133E9">
            <w:rPr>
              <w:rFonts w:hint="eastAsia"/>
              <w:bCs/>
              <w:szCs w:val="22"/>
            </w:rPr>
            <w:delText>자산</w:delText>
          </w:r>
          <w:r w:rsidR="000B34DB" w:rsidDel="00D133E9">
            <w:rPr>
              <w:rFonts w:hint="eastAsia"/>
              <w:bCs/>
              <w:szCs w:val="22"/>
            </w:rPr>
            <w:delText xml:space="preserve"> </w:delText>
          </w:r>
          <w:r w:rsidR="000B34DB" w:rsidDel="00D133E9">
            <w:rPr>
              <w:rFonts w:hint="eastAsia"/>
              <w:bCs/>
              <w:szCs w:val="22"/>
            </w:rPr>
            <w:delText>명세서</w:delText>
          </w:r>
          <w:r w:rsidR="000B34DB" w:rsidDel="00D133E9">
            <w:rPr>
              <w:rFonts w:hint="eastAsia"/>
              <w:bCs/>
              <w:szCs w:val="22"/>
            </w:rPr>
            <w:delText>(2021</w:delText>
          </w:r>
          <w:r w:rsidR="000B34DB" w:rsidDel="00D133E9">
            <w:rPr>
              <w:rFonts w:hint="eastAsia"/>
              <w:bCs/>
              <w:szCs w:val="22"/>
            </w:rPr>
            <w:delText>년</w:delText>
          </w:r>
          <w:r w:rsidR="000B34DB" w:rsidDel="00D133E9">
            <w:rPr>
              <w:rFonts w:hint="eastAsia"/>
              <w:bCs/>
              <w:szCs w:val="22"/>
            </w:rPr>
            <w:delText xml:space="preserve"> 1</w:delText>
          </w:r>
          <w:r w:rsidR="000B34DB" w:rsidDel="00D133E9">
            <w:rPr>
              <w:rFonts w:hint="eastAsia"/>
              <w:bCs/>
              <w:szCs w:val="22"/>
            </w:rPr>
            <w:delText>분기</w:delText>
          </w:r>
          <w:r w:rsidR="000B34DB" w:rsidDel="00D133E9">
            <w:rPr>
              <w:rFonts w:hint="eastAsia"/>
              <w:bCs/>
              <w:szCs w:val="22"/>
            </w:rPr>
            <w:delText>)</w:delText>
          </w:r>
        </w:del>
      </w:ins>
      <w:ins w:id="663" w:author="zygchang (Young-Gun Chang)" w:date="2021-08-31T12:31:00Z">
        <w:del w:id="664" w:author="junkyo.shim" w:date="2021-08-31T12:59:00Z">
          <w:r w:rsidR="001B4E36" w:rsidDel="00D133E9">
            <w:rPr>
              <w:rFonts w:hint="eastAsia"/>
              <w:bCs/>
              <w:szCs w:val="22"/>
            </w:rPr>
            <w:delText xml:space="preserve"> </w:delText>
          </w:r>
          <w:r w:rsidR="001B4E36" w:rsidDel="00D133E9">
            <w:rPr>
              <w:rFonts w:hint="eastAsia"/>
              <w:bCs/>
              <w:szCs w:val="22"/>
            </w:rPr>
            <w:delText>및</w:delText>
          </w:r>
        </w:del>
      </w:ins>
      <w:ins w:id="665" w:author="zygchang (Young-Gun Chang)" w:date="2021-08-31T12:13:00Z">
        <w:del w:id="666" w:author="junkyo.shim" w:date="2021-08-31T12:59:00Z">
          <w:r w:rsidR="000B34DB" w:rsidDel="00D133E9">
            <w:rPr>
              <w:rFonts w:hint="eastAsia"/>
              <w:bCs/>
              <w:szCs w:val="22"/>
            </w:rPr>
            <w:delText xml:space="preserve"> </w:delText>
          </w:r>
        </w:del>
      </w:ins>
      <w:ins w:id="667" w:author="zygchang (Young-Gun Chang)" w:date="2021-08-31T12:14:00Z">
        <w:del w:id="668" w:author="junkyo.shim" w:date="2021-08-31T12:59:00Z">
          <w:r w:rsidR="000B34DB" w:rsidDel="00D133E9">
            <w:rPr>
              <w:rFonts w:hint="eastAsia"/>
              <w:bCs/>
              <w:szCs w:val="22"/>
            </w:rPr>
            <w:delText>원서동</w:delText>
          </w:r>
          <w:r w:rsidR="000B34DB" w:rsidDel="00D133E9">
            <w:rPr>
              <w:rFonts w:hint="eastAsia"/>
              <w:bCs/>
              <w:szCs w:val="22"/>
            </w:rPr>
            <w:delText xml:space="preserve"> </w:delText>
          </w:r>
          <w:r w:rsidR="000B34DB" w:rsidDel="00D133E9">
            <w:rPr>
              <w:rFonts w:hint="eastAsia"/>
              <w:bCs/>
              <w:szCs w:val="22"/>
            </w:rPr>
            <w:delText>감정평가</w:delText>
          </w:r>
          <w:r w:rsidR="000B34DB" w:rsidDel="00D133E9">
            <w:rPr>
              <w:rFonts w:hint="eastAsia"/>
              <w:bCs/>
              <w:szCs w:val="22"/>
            </w:rPr>
            <w:delText xml:space="preserve"> </w:delText>
          </w:r>
          <w:r w:rsidR="000B34DB" w:rsidDel="00D133E9">
            <w:rPr>
              <w:rFonts w:hint="eastAsia"/>
              <w:bCs/>
              <w:szCs w:val="22"/>
            </w:rPr>
            <w:delText>물건별</w:delText>
          </w:r>
          <w:r w:rsidR="000B34DB" w:rsidDel="00D133E9">
            <w:rPr>
              <w:rFonts w:hint="eastAsia"/>
              <w:bCs/>
              <w:szCs w:val="22"/>
            </w:rPr>
            <w:delText xml:space="preserve"> </w:delText>
          </w:r>
          <w:r w:rsidR="000B34DB" w:rsidDel="00D133E9">
            <w:rPr>
              <w:rFonts w:hint="eastAsia"/>
              <w:bCs/>
              <w:szCs w:val="22"/>
            </w:rPr>
            <w:delText>평가액</w:delText>
          </w:r>
          <w:r w:rsidR="000B34DB" w:rsidDel="00D133E9">
            <w:rPr>
              <w:rFonts w:hint="eastAsia"/>
              <w:bCs/>
              <w:szCs w:val="22"/>
            </w:rPr>
            <w:delText>(2019. 8. 30.)</w:delText>
          </w:r>
        </w:del>
      </w:ins>
      <w:ins w:id="669" w:author="zygchang (Young-Gun Chang)" w:date="2021-08-31T12:18:00Z">
        <w:del w:id="670" w:author="junkyo.shim" w:date="2021-08-31T12:59:00Z">
          <w:r w:rsidR="003F7D13" w:rsidDel="00D133E9">
            <w:rPr>
              <w:rFonts w:hint="eastAsia"/>
              <w:bCs/>
              <w:szCs w:val="22"/>
            </w:rPr>
            <w:delText>에</w:delText>
          </w:r>
          <w:r w:rsidR="003F7D13" w:rsidDel="00D133E9">
            <w:rPr>
              <w:rFonts w:hint="eastAsia"/>
              <w:bCs/>
              <w:szCs w:val="22"/>
            </w:rPr>
            <w:delText xml:space="preserve"> </w:delText>
          </w:r>
        </w:del>
      </w:ins>
      <w:ins w:id="671" w:author="junkyo.shim" w:date="2021-08-31T12:59:00Z">
        <w:r>
          <w:rPr>
            <w:rFonts w:hint="eastAsia"/>
            <w:bCs/>
            <w:szCs w:val="22"/>
          </w:rPr>
          <w:t>원서동</w:t>
        </w:r>
        <w:r>
          <w:rPr>
            <w:rFonts w:hint="eastAsia"/>
            <w:bCs/>
            <w:szCs w:val="22"/>
          </w:rPr>
          <w:t xml:space="preserve"> </w:t>
        </w:r>
        <w:r>
          <w:rPr>
            <w:rFonts w:hint="eastAsia"/>
            <w:bCs/>
            <w:szCs w:val="22"/>
          </w:rPr>
          <w:t>부동산</w:t>
        </w:r>
        <w:r>
          <w:rPr>
            <w:rFonts w:hint="eastAsia"/>
            <w:bCs/>
            <w:szCs w:val="22"/>
          </w:rPr>
          <w:t xml:space="preserve"> </w:t>
        </w:r>
        <w:r>
          <w:rPr>
            <w:rFonts w:hint="eastAsia"/>
            <w:bCs/>
            <w:szCs w:val="22"/>
          </w:rPr>
          <w:t>등의</w:t>
        </w:r>
        <w:r>
          <w:rPr>
            <w:rFonts w:hint="eastAsia"/>
            <w:bCs/>
            <w:szCs w:val="22"/>
          </w:rPr>
          <w:t xml:space="preserve"> </w:t>
        </w:r>
      </w:ins>
      <w:ins w:id="672" w:author="zygchang (Young-Gun Chang)" w:date="2021-08-31T12:18:00Z">
        <w:del w:id="673" w:author="junkyo.shim" w:date="2021-08-31T12:59:00Z">
          <w:r w:rsidR="003F7D13" w:rsidDel="00D133E9">
            <w:rPr>
              <w:rFonts w:hint="eastAsia"/>
              <w:bCs/>
              <w:szCs w:val="22"/>
            </w:rPr>
            <w:delText>의하면</w:delText>
          </w:r>
          <w:r w:rsidR="003F7D13" w:rsidDel="00D133E9">
            <w:rPr>
              <w:rFonts w:hint="eastAsia"/>
              <w:bCs/>
              <w:szCs w:val="22"/>
            </w:rPr>
            <w:delText xml:space="preserve"> </w:delText>
          </w:r>
        </w:del>
        <w:r w:rsidR="003F7D13">
          <w:rPr>
            <w:rFonts w:hint="eastAsia"/>
            <w:bCs/>
            <w:szCs w:val="22"/>
          </w:rPr>
          <w:t>구체적인</w:t>
        </w:r>
        <w:r w:rsidR="003F7D13">
          <w:rPr>
            <w:rFonts w:hint="eastAsia"/>
            <w:bCs/>
            <w:szCs w:val="22"/>
          </w:rPr>
          <w:t xml:space="preserve"> </w:t>
        </w:r>
        <w:r w:rsidR="003F7D13">
          <w:rPr>
            <w:rFonts w:hint="eastAsia"/>
            <w:bCs/>
            <w:szCs w:val="22"/>
          </w:rPr>
          <w:t>토지</w:t>
        </w:r>
        <w:r w:rsidR="003F7D13">
          <w:rPr>
            <w:rFonts w:hint="eastAsia"/>
            <w:bCs/>
            <w:szCs w:val="22"/>
          </w:rPr>
          <w:t xml:space="preserve"> </w:t>
        </w:r>
        <w:r w:rsidR="003F7D13">
          <w:rPr>
            <w:rFonts w:hint="eastAsia"/>
            <w:bCs/>
            <w:szCs w:val="22"/>
          </w:rPr>
          <w:t>소재지번</w:t>
        </w:r>
        <w:del w:id="674" w:author="junkyo.shim" w:date="2021-08-31T12:59:00Z">
          <w:r w:rsidR="003F7D13" w:rsidDel="00D133E9">
            <w:rPr>
              <w:rFonts w:hint="eastAsia"/>
              <w:bCs/>
              <w:szCs w:val="22"/>
            </w:rPr>
            <w:delText>이</w:delText>
          </w:r>
          <w:r w:rsidR="003F7D13" w:rsidDel="00D133E9">
            <w:rPr>
              <w:rFonts w:hint="eastAsia"/>
              <w:bCs/>
              <w:szCs w:val="22"/>
            </w:rPr>
            <w:delText xml:space="preserve"> </w:delText>
          </w:r>
          <w:r w:rsidR="003F7D13" w:rsidDel="00D133E9">
            <w:rPr>
              <w:rFonts w:hint="eastAsia"/>
              <w:bCs/>
              <w:szCs w:val="22"/>
            </w:rPr>
            <w:delText>누락되</w:delText>
          </w:r>
        </w:del>
      </w:ins>
      <w:ins w:id="675" w:author="zygchang (Young-Gun Chang)" w:date="2021-08-31T12:31:00Z">
        <w:del w:id="676" w:author="junkyo.shim" w:date="2021-08-31T12:59:00Z">
          <w:r w:rsidR="001B4E36" w:rsidDel="00D133E9">
            <w:rPr>
              <w:rFonts w:hint="eastAsia"/>
              <w:bCs/>
              <w:szCs w:val="22"/>
            </w:rPr>
            <w:delText>었으며</w:delText>
          </w:r>
        </w:del>
      </w:ins>
      <w:ins w:id="677" w:author="junkyo.shim" w:date="2021-08-31T12:59:00Z">
        <w:r>
          <w:rPr>
            <w:rFonts w:hint="eastAsia"/>
            <w:bCs/>
            <w:szCs w:val="22"/>
          </w:rPr>
          <w:t>은</w:t>
        </w:r>
        <w:r>
          <w:rPr>
            <w:rFonts w:hint="eastAsia"/>
            <w:bCs/>
            <w:szCs w:val="22"/>
          </w:rPr>
          <w:t xml:space="preserve"> </w:t>
        </w:r>
        <w:r>
          <w:rPr>
            <w:rFonts w:hint="eastAsia"/>
            <w:bCs/>
            <w:szCs w:val="22"/>
          </w:rPr>
          <w:t>제공되지</w:t>
        </w:r>
        <w:r>
          <w:rPr>
            <w:rFonts w:hint="eastAsia"/>
            <w:bCs/>
            <w:szCs w:val="22"/>
          </w:rPr>
          <w:t xml:space="preserve"> </w:t>
        </w:r>
        <w:r>
          <w:rPr>
            <w:rFonts w:hint="eastAsia"/>
            <w:bCs/>
            <w:szCs w:val="22"/>
          </w:rPr>
          <w:t>아니함</w:t>
        </w:r>
        <w:r>
          <w:rPr>
            <w:rFonts w:hint="eastAsia"/>
            <w:bCs/>
            <w:szCs w:val="22"/>
          </w:rPr>
          <w:t>.</w:t>
        </w:r>
      </w:ins>
      <w:ins w:id="678" w:author="zygchang (Young-Gun Chang)" w:date="2021-08-31T12:19:00Z">
        <w:del w:id="679" w:author="junkyo.shim" w:date="2021-08-31T12:59:00Z">
          <w:r w:rsidR="003F7D13" w:rsidDel="00D133E9">
            <w:rPr>
              <w:rFonts w:hint="eastAsia"/>
              <w:bCs/>
              <w:szCs w:val="22"/>
            </w:rPr>
            <w:delText>,</w:delText>
          </w:r>
        </w:del>
        <w:r w:rsidR="003F7D13">
          <w:rPr>
            <w:bCs/>
            <w:szCs w:val="22"/>
          </w:rPr>
          <w:t xml:space="preserve"> </w:t>
        </w:r>
      </w:ins>
    </w:p>
    <w:p w14:paraId="7127A5BF" w14:textId="77777777" w:rsidR="003F7D13" w:rsidRDefault="003F7D13" w:rsidP="00BE3790">
      <w:pPr>
        <w:pStyle w:val="a5"/>
        <w:spacing w:before="240" w:after="240"/>
        <w:ind w:leftChars="0" w:left="454"/>
        <w:outlineLvl w:val="1"/>
        <w:rPr>
          <w:ins w:id="680" w:author="zygchang (Young-Gun Chang)" w:date="2021-08-31T12:19:00Z"/>
          <w:bCs/>
          <w:szCs w:val="22"/>
        </w:rPr>
      </w:pPr>
      <w:ins w:id="681" w:author="zygchang (Young-Gun Chang)" w:date="2021-08-31T12:19:00Z">
        <w:r>
          <w:rPr>
            <w:rFonts w:hint="eastAsia"/>
            <w:bCs/>
            <w:szCs w:val="22"/>
          </w:rPr>
          <w:t>답변에</w:t>
        </w:r>
        <w:r>
          <w:rPr>
            <w:rFonts w:hint="eastAsia"/>
            <w:bCs/>
            <w:szCs w:val="22"/>
          </w:rPr>
          <w:t xml:space="preserve"> </w:t>
        </w:r>
        <w:r>
          <w:rPr>
            <w:rFonts w:hint="eastAsia"/>
            <w:bCs/>
            <w:szCs w:val="22"/>
          </w:rPr>
          <w:t>의하면</w:t>
        </w:r>
      </w:ins>
      <w:ins w:id="682" w:author="junkyo.shim" w:date="2021-08-31T12:59:00Z">
        <w:r w:rsidR="00D133E9">
          <w:rPr>
            <w:rFonts w:hint="eastAsia"/>
            <w:bCs/>
            <w:szCs w:val="22"/>
          </w:rPr>
          <w:t>,</w:t>
        </w:r>
      </w:ins>
      <w:ins w:id="683" w:author="zygchang (Young-Gun Chang)" w:date="2021-08-31T12:11:00Z">
        <w:r w:rsidR="00BE3790">
          <w:rPr>
            <w:rFonts w:hint="eastAsia"/>
            <w:bCs/>
            <w:szCs w:val="22"/>
          </w:rPr>
          <w:t xml:space="preserve"> </w:t>
        </w:r>
      </w:ins>
      <w:ins w:id="684" w:author="zygchang (Young-Gun Chang)" w:date="2021-08-31T12:19:00Z">
        <w:del w:id="685" w:author="junkyo.shim" w:date="2021-08-31T13:00:00Z">
          <w:r w:rsidDel="00D133E9">
            <w:rPr>
              <w:rFonts w:hint="eastAsia"/>
              <w:bCs/>
              <w:szCs w:val="22"/>
            </w:rPr>
            <w:delText>현재</w:delText>
          </w:r>
          <w:r w:rsidDel="00D133E9">
            <w:rPr>
              <w:rFonts w:hint="eastAsia"/>
              <w:bCs/>
              <w:szCs w:val="22"/>
            </w:rPr>
            <w:delText xml:space="preserve"> </w:delText>
          </w:r>
          <w:r w:rsidDel="00D133E9">
            <w:rPr>
              <w:rFonts w:hint="eastAsia"/>
              <w:bCs/>
              <w:szCs w:val="22"/>
            </w:rPr>
            <w:delText>새로</w:delText>
          </w:r>
          <w:r w:rsidDel="00D133E9">
            <w:rPr>
              <w:rFonts w:hint="eastAsia"/>
              <w:bCs/>
              <w:szCs w:val="22"/>
            </w:rPr>
            <w:delText xml:space="preserve"> </w:delText>
          </w:r>
          <w:r w:rsidDel="00D133E9">
            <w:rPr>
              <w:rFonts w:hint="eastAsia"/>
              <w:bCs/>
              <w:szCs w:val="22"/>
            </w:rPr>
            <w:delText>감정평가</w:delText>
          </w:r>
          <w:r w:rsidDel="00D133E9">
            <w:rPr>
              <w:rFonts w:hint="eastAsia"/>
              <w:bCs/>
              <w:szCs w:val="22"/>
            </w:rPr>
            <w:delText xml:space="preserve"> </w:delText>
          </w:r>
          <w:r w:rsidDel="00D133E9">
            <w:rPr>
              <w:rFonts w:hint="eastAsia"/>
              <w:bCs/>
              <w:szCs w:val="22"/>
            </w:rPr>
            <w:delText>진행</w:delText>
          </w:r>
        </w:del>
      </w:ins>
      <w:ins w:id="686" w:author="zygchang (Young-Gun Chang)" w:date="2021-08-31T12:31:00Z">
        <w:del w:id="687" w:author="junkyo.shim" w:date="2021-08-31T13:00:00Z">
          <w:r w:rsidR="001B4E36" w:rsidDel="00D133E9">
            <w:rPr>
              <w:rFonts w:hint="eastAsia"/>
              <w:bCs/>
              <w:szCs w:val="22"/>
            </w:rPr>
            <w:delText xml:space="preserve"> </w:delText>
          </w:r>
        </w:del>
      </w:ins>
      <w:ins w:id="688" w:author="zygchang (Young-Gun Chang)" w:date="2021-08-31T12:19:00Z">
        <w:del w:id="689" w:author="junkyo.shim" w:date="2021-08-31T13:00:00Z">
          <w:r w:rsidDel="00D133E9">
            <w:rPr>
              <w:rFonts w:hint="eastAsia"/>
              <w:bCs/>
              <w:szCs w:val="22"/>
            </w:rPr>
            <w:delText>중이며</w:delText>
          </w:r>
          <w:r w:rsidDel="00D133E9">
            <w:rPr>
              <w:rFonts w:hint="eastAsia"/>
              <w:bCs/>
              <w:szCs w:val="22"/>
            </w:rPr>
            <w:delText>,</w:delText>
          </w:r>
        </w:del>
      </w:ins>
      <w:ins w:id="690" w:author="junkyo.shim" w:date="2021-08-31T13:00:00Z">
        <w:r w:rsidR="00D133E9">
          <w:rPr>
            <w:rFonts w:hint="eastAsia"/>
            <w:bCs/>
            <w:szCs w:val="22"/>
          </w:rPr>
          <w:t>대상회사는</w:t>
        </w:r>
        <w:r w:rsidR="00D133E9">
          <w:rPr>
            <w:rFonts w:hint="eastAsia"/>
            <w:bCs/>
            <w:szCs w:val="22"/>
          </w:rPr>
          <w:t xml:space="preserve"> </w:t>
        </w:r>
        <w:r w:rsidR="00D133E9">
          <w:rPr>
            <w:rFonts w:hint="eastAsia"/>
            <w:bCs/>
            <w:szCs w:val="22"/>
          </w:rPr>
          <w:t>원서동</w:t>
        </w:r>
        <w:r w:rsidR="00D133E9">
          <w:rPr>
            <w:rFonts w:hint="eastAsia"/>
            <w:bCs/>
            <w:szCs w:val="22"/>
          </w:rPr>
          <w:t xml:space="preserve"> </w:t>
        </w:r>
        <w:r w:rsidR="00D133E9">
          <w:rPr>
            <w:rFonts w:hint="eastAsia"/>
            <w:bCs/>
            <w:szCs w:val="22"/>
          </w:rPr>
          <w:t>부동산</w:t>
        </w:r>
        <w:r w:rsidR="00D133E9">
          <w:rPr>
            <w:rFonts w:hint="eastAsia"/>
            <w:bCs/>
            <w:szCs w:val="22"/>
          </w:rPr>
          <w:t xml:space="preserve"> </w:t>
        </w:r>
        <w:r w:rsidR="00D133E9">
          <w:rPr>
            <w:rFonts w:hint="eastAsia"/>
            <w:bCs/>
            <w:szCs w:val="22"/>
          </w:rPr>
          <w:t>등에</w:t>
        </w:r>
      </w:ins>
      <w:ins w:id="691" w:author="zygchang (Young-Gun Chang)" w:date="2021-08-31T12:19:00Z">
        <w:r>
          <w:rPr>
            <w:bCs/>
            <w:szCs w:val="22"/>
          </w:rPr>
          <w:t xml:space="preserve"> </w:t>
        </w:r>
      </w:ins>
      <w:ins w:id="692" w:author="junkyo.shim" w:date="2021-08-31T13:00:00Z">
        <w:r w:rsidR="00D133E9">
          <w:rPr>
            <w:rFonts w:hint="eastAsia"/>
            <w:bCs/>
            <w:szCs w:val="22"/>
          </w:rPr>
          <w:t>대한</w:t>
        </w:r>
        <w:r w:rsidR="00D133E9">
          <w:rPr>
            <w:rFonts w:hint="eastAsia"/>
            <w:bCs/>
            <w:szCs w:val="22"/>
          </w:rPr>
          <w:t xml:space="preserve"> </w:t>
        </w:r>
        <w:r w:rsidR="00D133E9">
          <w:rPr>
            <w:rFonts w:hint="eastAsia"/>
            <w:bCs/>
            <w:szCs w:val="22"/>
          </w:rPr>
          <w:t>감정평가를</w:t>
        </w:r>
        <w:r w:rsidR="00D133E9">
          <w:rPr>
            <w:rFonts w:hint="eastAsia"/>
            <w:bCs/>
            <w:szCs w:val="22"/>
          </w:rPr>
          <w:t xml:space="preserve"> </w:t>
        </w:r>
        <w:r w:rsidR="00D133E9">
          <w:rPr>
            <w:rFonts w:hint="eastAsia"/>
            <w:bCs/>
            <w:szCs w:val="22"/>
          </w:rPr>
          <w:t>진행</w:t>
        </w:r>
        <w:r w:rsidR="00D133E9">
          <w:rPr>
            <w:rFonts w:hint="eastAsia"/>
            <w:bCs/>
            <w:szCs w:val="22"/>
          </w:rPr>
          <w:t xml:space="preserve"> </w:t>
        </w:r>
        <w:r w:rsidR="00D133E9">
          <w:rPr>
            <w:rFonts w:hint="eastAsia"/>
            <w:bCs/>
            <w:szCs w:val="22"/>
          </w:rPr>
          <w:t>중이고</w:t>
        </w:r>
        <w:r w:rsidR="00D133E9">
          <w:rPr>
            <w:rFonts w:hint="eastAsia"/>
            <w:bCs/>
            <w:szCs w:val="22"/>
          </w:rPr>
          <w:t xml:space="preserve">, </w:t>
        </w:r>
        <w:r w:rsidR="00D133E9">
          <w:rPr>
            <w:rFonts w:hint="eastAsia"/>
            <w:bCs/>
            <w:szCs w:val="22"/>
          </w:rPr>
          <w:t>구체적인</w:t>
        </w:r>
        <w:r w:rsidR="00D133E9">
          <w:rPr>
            <w:rFonts w:hint="eastAsia"/>
            <w:bCs/>
            <w:szCs w:val="22"/>
          </w:rPr>
          <w:t xml:space="preserve"> </w:t>
        </w:r>
      </w:ins>
      <w:ins w:id="693" w:author="zygchang (Young-Gun Chang)" w:date="2021-08-31T12:19:00Z">
        <w:r>
          <w:rPr>
            <w:rFonts w:hint="eastAsia"/>
            <w:bCs/>
            <w:szCs w:val="22"/>
          </w:rPr>
          <w:t>소유권이전등기</w:t>
        </w:r>
        <w:r>
          <w:rPr>
            <w:rFonts w:hint="eastAsia"/>
            <w:bCs/>
            <w:szCs w:val="22"/>
          </w:rPr>
          <w:t xml:space="preserve"> </w:t>
        </w:r>
        <w:r>
          <w:rPr>
            <w:rFonts w:hint="eastAsia"/>
            <w:bCs/>
            <w:szCs w:val="22"/>
          </w:rPr>
          <w:t>방안</w:t>
        </w:r>
        <w:del w:id="694" w:author="junkyo.shim" w:date="2021-08-31T13:00:00Z">
          <w:r w:rsidDel="00D133E9">
            <w:rPr>
              <w:rFonts w:hint="eastAsia"/>
              <w:bCs/>
              <w:szCs w:val="22"/>
            </w:rPr>
            <w:delText>에</w:delText>
          </w:r>
          <w:r w:rsidDel="00D133E9">
            <w:rPr>
              <w:rFonts w:hint="eastAsia"/>
              <w:bCs/>
              <w:szCs w:val="22"/>
            </w:rPr>
            <w:delText xml:space="preserve"> </w:delText>
          </w:r>
          <w:r w:rsidDel="00D133E9">
            <w:rPr>
              <w:rFonts w:hint="eastAsia"/>
              <w:bCs/>
              <w:szCs w:val="22"/>
            </w:rPr>
            <w:delText>대해</w:delText>
          </w:r>
          <w:r w:rsidDel="00D133E9">
            <w:rPr>
              <w:rFonts w:hint="eastAsia"/>
              <w:bCs/>
              <w:szCs w:val="22"/>
            </w:rPr>
            <w:delText xml:space="preserve"> </w:delText>
          </w:r>
          <w:r w:rsidDel="00D133E9">
            <w:rPr>
              <w:rFonts w:hint="eastAsia"/>
              <w:bCs/>
              <w:szCs w:val="22"/>
            </w:rPr>
            <w:delText>법무사에</w:delText>
          </w:r>
          <w:r w:rsidDel="00D133E9">
            <w:rPr>
              <w:rFonts w:hint="eastAsia"/>
              <w:bCs/>
              <w:szCs w:val="22"/>
            </w:rPr>
            <w:delText xml:space="preserve"> </w:delText>
          </w:r>
          <w:r w:rsidDel="00D133E9">
            <w:rPr>
              <w:rFonts w:hint="eastAsia"/>
              <w:bCs/>
              <w:szCs w:val="22"/>
            </w:rPr>
            <w:delText>문의</w:delText>
          </w:r>
        </w:del>
      </w:ins>
      <w:ins w:id="695" w:author="zygchang (Young-Gun Chang)" w:date="2021-08-31T12:31:00Z">
        <w:del w:id="696" w:author="junkyo.shim" w:date="2021-08-31T13:00:00Z">
          <w:r w:rsidR="001B4E36" w:rsidDel="00D133E9">
            <w:rPr>
              <w:rFonts w:hint="eastAsia"/>
              <w:bCs/>
              <w:szCs w:val="22"/>
            </w:rPr>
            <w:delText xml:space="preserve"> </w:delText>
          </w:r>
        </w:del>
      </w:ins>
      <w:ins w:id="697" w:author="zygchang (Young-Gun Chang)" w:date="2021-08-31T12:19:00Z">
        <w:del w:id="698" w:author="junkyo.shim" w:date="2021-08-31T13:00:00Z">
          <w:r w:rsidDel="00D133E9">
            <w:rPr>
              <w:rFonts w:hint="eastAsia"/>
              <w:bCs/>
              <w:szCs w:val="22"/>
            </w:rPr>
            <w:delText>중이라고</w:delText>
          </w:r>
          <w:r w:rsidDel="00D133E9">
            <w:rPr>
              <w:rFonts w:hint="eastAsia"/>
              <w:bCs/>
              <w:szCs w:val="22"/>
            </w:rPr>
            <w:delText xml:space="preserve"> </w:delText>
          </w:r>
          <w:r w:rsidDel="00D133E9">
            <w:rPr>
              <w:rFonts w:hint="eastAsia"/>
              <w:bCs/>
              <w:szCs w:val="22"/>
            </w:rPr>
            <w:delText>함</w:delText>
          </w:r>
        </w:del>
      </w:ins>
      <w:ins w:id="699" w:author="junkyo.shim" w:date="2021-08-31T13:00:00Z">
        <w:r w:rsidR="00D133E9">
          <w:rPr>
            <w:rFonts w:hint="eastAsia"/>
            <w:bCs/>
            <w:szCs w:val="22"/>
          </w:rPr>
          <w:t>을</w:t>
        </w:r>
        <w:r w:rsidR="00D133E9">
          <w:rPr>
            <w:rFonts w:hint="eastAsia"/>
            <w:bCs/>
            <w:szCs w:val="22"/>
          </w:rPr>
          <w:t xml:space="preserve"> </w:t>
        </w:r>
        <w:r w:rsidR="00D133E9">
          <w:rPr>
            <w:rFonts w:hint="eastAsia"/>
            <w:bCs/>
            <w:szCs w:val="22"/>
          </w:rPr>
          <w:t>검토</w:t>
        </w:r>
        <w:r w:rsidR="00D133E9">
          <w:rPr>
            <w:rFonts w:hint="eastAsia"/>
            <w:bCs/>
            <w:szCs w:val="22"/>
          </w:rPr>
          <w:t xml:space="preserve"> </w:t>
        </w:r>
        <w:r w:rsidR="00D133E9">
          <w:rPr>
            <w:rFonts w:hint="eastAsia"/>
            <w:bCs/>
            <w:szCs w:val="22"/>
          </w:rPr>
          <w:t>중이라고</w:t>
        </w:r>
        <w:r w:rsidR="00D133E9">
          <w:rPr>
            <w:rFonts w:hint="eastAsia"/>
            <w:bCs/>
            <w:szCs w:val="22"/>
          </w:rPr>
          <w:t xml:space="preserve"> </w:t>
        </w:r>
        <w:r w:rsidR="00D133E9">
          <w:rPr>
            <w:rFonts w:hint="eastAsia"/>
            <w:bCs/>
            <w:szCs w:val="22"/>
          </w:rPr>
          <w:t>함</w:t>
        </w:r>
      </w:ins>
      <w:ins w:id="700" w:author="zygchang (Young-Gun Chang)" w:date="2021-08-31T12:19:00Z">
        <w:r>
          <w:rPr>
            <w:rFonts w:hint="eastAsia"/>
            <w:bCs/>
            <w:szCs w:val="22"/>
          </w:rPr>
          <w:t>.</w:t>
        </w:r>
      </w:ins>
    </w:p>
    <w:p w14:paraId="190E9264" w14:textId="77777777" w:rsidR="003F7D13" w:rsidRDefault="003F7D13" w:rsidP="00BE3790">
      <w:pPr>
        <w:pStyle w:val="a5"/>
        <w:spacing w:before="240" w:after="240"/>
        <w:ind w:leftChars="0" w:left="454"/>
        <w:outlineLvl w:val="1"/>
        <w:rPr>
          <w:ins w:id="701" w:author="zygchang (Young-Gun Chang)" w:date="2021-08-31T12:21:00Z"/>
          <w:bCs/>
          <w:szCs w:val="22"/>
        </w:rPr>
      </w:pPr>
      <w:ins w:id="702" w:author="zygchang (Young-Gun Chang)" w:date="2021-08-31T12:19:00Z">
        <w:del w:id="703" w:author="junkyo.shim" w:date="2021-08-31T13:00:00Z">
          <w:r w:rsidDel="00BA239D">
            <w:rPr>
              <w:rFonts w:hint="eastAsia"/>
              <w:bCs/>
              <w:szCs w:val="22"/>
            </w:rPr>
            <w:lastRenderedPageBreak/>
            <w:delText>위</w:delText>
          </w:r>
          <w:r w:rsidDel="00BA239D">
            <w:rPr>
              <w:rFonts w:hint="eastAsia"/>
              <w:bCs/>
              <w:szCs w:val="22"/>
            </w:rPr>
            <w:delText xml:space="preserve"> </w:delText>
          </w:r>
        </w:del>
      </w:ins>
      <w:ins w:id="704" w:author="zygchang (Young-Gun Chang)" w:date="2021-08-31T12:20:00Z">
        <w:del w:id="705" w:author="junkyo.shim" w:date="2021-08-31T13:00:00Z">
          <w:r w:rsidDel="00BA239D">
            <w:rPr>
              <w:rFonts w:hint="eastAsia"/>
              <w:bCs/>
              <w:szCs w:val="22"/>
            </w:rPr>
            <w:delText>자료를</w:delText>
          </w:r>
          <w:r w:rsidDel="00BA239D">
            <w:rPr>
              <w:rFonts w:hint="eastAsia"/>
              <w:bCs/>
              <w:szCs w:val="22"/>
            </w:rPr>
            <w:delText xml:space="preserve"> </w:delText>
          </w:r>
          <w:r w:rsidDel="00BA239D">
            <w:rPr>
              <w:rFonts w:hint="eastAsia"/>
              <w:bCs/>
              <w:szCs w:val="22"/>
            </w:rPr>
            <w:delText>바탕으로</w:delText>
          </w:r>
          <w:r w:rsidDel="00BA239D">
            <w:rPr>
              <w:rFonts w:hint="eastAsia"/>
              <w:bCs/>
              <w:szCs w:val="22"/>
            </w:rPr>
            <w:delText xml:space="preserve"> </w:delText>
          </w:r>
          <w:r w:rsidDel="00BA239D">
            <w:rPr>
              <w:rFonts w:hint="eastAsia"/>
              <w:bCs/>
              <w:szCs w:val="22"/>
            </w:rPr>
            <w:delText>지적공부</w:delText>
          </w:r>
          <w:r w:rsidDel="00BA239D">
            <w:rPr>
              <w:rFonts w:hint="eastAsia"/>
              <w:bCs/>
              <w:szCs w:val="22"/>
            </w:rPr>
            <w:delText xml:space="preserve"> </w:delText>
          </w:r>
          <w:r w:rsidDel="00BA239D">
            <w:rPr>
              <w:rFonts w:hint="eastAsia"/>
              <w:bCs/>
              <w:szCs w:val="22"/>
            </w:rPr>
            <w:delText>및</w:delText>
          </w:r>
          <w:r w:rsidDel="00BA239D">
            <w:rPr>
              <w:rFonts w:hint="eastAsia"/>
              <w:bCs/>
              <w:szCs w:val="22"/>
            </w:rPr>
            <w:delText xml:space="preserve"> </w:delText>
          </w:r>
          <w:r w:rsidDel="00BA239D">
            <w:rPr>
              <w:rFonts w:hint="eastAsia"/>
              <w:bCs/>
              <w:szCs w:val="22"/>
            </w:rPr>
            <w:delText>부동산등기부가</w:delText>
          </w:r>
          <w:r w:rsidDel="00BA239D">
            <w:rPr>
              <w:rFonts w:hint="eastAsia"/>
              <w:bCs/>
              <w:szCs w:val="22"/>
            </w:rPr>
            <w:delText xml:space="preserve"> </w:delText>
          </w:r>
          <w:r w:rsidDel="00BA239D">
            <w:rPr>
              <w:rFonts w:hint="eastAsia"/>
              <w:bCs/>
              <w:szCs w:val="22"/>
            </w:rPr>
            <w:delText>존재하는</w:delText>
          </w:r>
          <w:r w:rsidDel="00BA239D">
            <w:rPr>
              <w:rFonts w:hint="eastAsia"/>
              <w:bCs/>
              <w:szCs w:val="22"/>
            </w:rPr>
            <w:delText xml:space="preserve"> </w:delText>
          </w:r>
          <w:r w:rsidDel="00BA239D">
            <w:rPr>
              <w:rFonts w:hint="eastAsia"/>
              <w:bCs/>
              <w:szCs w:val="22"/>
            </w:rPr>
            <w:delText>원서동</w:delText>
          </w:r>
          <w:r w:rsidDel="00BA239D">
            <w:rPr>
              <w:rFonts w:hint="eastAsia"/>
              <w:bCs/>
              <w:szCs w:val="22"/>
            </w:rPr>
            <w:delText xml:space="preserve"> </w:delText>
          </w:r>
          <w:r w:rsidDel="00BA239D">
            <w:rPr>
              <w:rFonts w:hint="eastAsia"/>
              <w:bCs/>
              <w:szCs w:val="22"/>
            </w:rPr>
            <w:delText>부</w:delText>
          </w:r>
        </w:del>
      </w:ins>
      <w:ins w:id="706" w:author="zygchang (Young-Gun Chang)" w:date="2021-08-31T12:21:00Z">
        <w:del w:id="707" w:author="junkyo.shim" w:date="2021-08-31T13:00:00Z">
          <w:r w:rsidDel="00BA239D">
            <w:rPr>
              <w:rFonts w:hint="eastAsia"/>
              <w:bCs/>
              <w:szCs w:val="22"/>
            </w:rPr>
            <w:delText>동산</w:delText>
          </w:r>
        </w:del>
      </w:ins>
      <w:ins w:id="708" w:author="zygchang (Young-Gun Chang)" w:date="2021-08-31T12:32:00Z">
        <w:del w:id="709" w:author="junkyo.shim" w:date="2021-08-31T13:00:00Z">
          <w:r w:rsidR="001B4E36" w:rsidDel="00BA239D">
            <w:rPr>
              <w:rFonts w:hint="eastAsia"/>
              <w:bCs/>
              <w:szCs w:val="22"/>
            </w:rPr>
            <w:delText>을</w:delText>
          </w:r>
          <w:r w:rsidR="001B4E36" w:rsidDel="00BA239D">
            <w:rPr>
              <w:rFonts w:hint="eastAsia"/>
              <w:bCs/>
              <w:szCs w:val="22"/>
            </w:rPr>
            <w:delText xml:space="preserve"> </w:delText>
          </w:r>
          <w:r w:rsidR="001B4E36" w:rsidDel="00BA239D">
            <w:rPr>
              <w:rFonts w:hint="eastAsia"/>
              <w:bCs/>
              <w:szCs w:val="22"/>
            </w:rPr>
            <w:delText>자체</w:delText>
          </w:r>
          <w:r w:rsidR="001B4E36" w:rsidDel="00BA239D">
            <w:rPr>
              <w:rFonts w:hint="eastAsia"/>
              <w:bCs/>
              <w:szCs w:val="22"/>
            </w:rPr>
            <w:delText xml:space="preserve"> </w:delText>
          </w:r>
          <w:r w:rsidR="001B4E36" w:rsidDel="00BA239D">
            <w:rPr>
              <w:rFonts w:hint="eastAsia"/>
              <w:bCs/>
              <w:szCs w:val="22"/>
            </w:rPr>
            <w:delText>확인한</w:delText>
          </w:r>
          <w:r w:rsidR="001B4E36" w:rsidDel="00BA239D">
            <w:rPr>
              <w:rFonts w:hint="eastAsia"/>
              <w:bCs/>
              <w:szCs w:val="22"/>
            </w:rPr>
            <w:delText xml:space="preserve"> </w:delText>
          </w:r>
          <w:r w:rsidR="001B4E36" w:rsidDel="00BA239D">
            <w:rPr>
              <w:rFonts w:hint="eastAsia"/>
              <w:bCs/>
              <w:szCs w:val="22"/>
            </w:rPr>
            <w:delText>현황은</w:delText>
          </w:r>
        </w:del>
      </w:ins>
      <w:ins w:id="710" w:author="zygchang (Young-Gun Chang)" w:date="2021-08-31T12:21:00Z">
        <w:del w:id="711" w:author="junkyo.shim" w:date="2021-08-31T13:00:00Z">
          <w:r w:rsidDel="00BA239D">
            <w:rPr>
              <w:rFonts w:hint="eastAsia"/>
              <w:bCs/>
              <w:szCs w:val="22"/>
            </w:rPr>
            <w:delText xml:space="preserve"> </w:delText>
          </w:r>
          <w:r w:rsidDel="00BA239D">
            <w:rPr>
              <w:rFonts w:hint="eastAsia"/>
              <w:bCs/>
              <w:szCs w:val="22"/>
            </w:rPr>
            <w:delText>아래와</w:delText>
          </w:r>
          <w:r w:rsidDel="00BA239D">
            <w:rPr>
              <w:rFonts w:hint="eastAsia"/>
              <w:bCs/>
              <w:szCs w:val="22"/>
            </w:rPr>
            <w:delText xml:space="preserve"> </w:delText>
          </w:r>
          <w:r w:rsidDel="00BA239D">
            <w:rPr>
              <w:rFonts w:hint="eastAsia"/>
              <w:bCs/>
              <w:szCs w:val="22"/>
            </w:rPr>
            <w:delText>같음</w:delText>
          </w:r>
          <w:r w:rsidDel="00BA239D">
            <w:rPr>
              <w:rFonts w:hint="eastAsia"/>
              <w:bCs/>
              <w:szCs w:val="22"/>
            </w:rPr>
            <w:delText xml:space="preserve">. </w:delText>
          </w:r>
          <w:r w:rsidDel="00BA239D">
            <w:rPr>
              <w:rFonts w:hint="eastAsia"/>
              <w:bCs/>
              <w:szCs w:val="22"/>
            </w:rPr>
            <w:delText>한편</w:delText>
          </w:r>
          <w:r w:rsidDel="00BA239D">
            <w:rPr>
              <w:rFonts w:hint="eastAsia"/>
              <w:bCs/>
              <w:szCs w:val="22"/>
            </w:rPr>
            <w:delText xml:space="preserve">, </w:delText>
          </w:r>
          <w:r w:rsidDel="00BA239D">
            <w:rPr>
              <w:rFonts w:hint="eastAsia"/>
              <w:bCs/>
              <w:szCs w:val="22"/>
            </w:rPr>
            <w:delText>아래</w:delText>
          </w:r>
          <w:r w:rsidDel="00BA239D">
            <w:rPr>
              <w:rFonts w:hint="eastAsia"/>
              <w:bCs/>
              <w:szCs w:val="22"/>
            </w:rPr>
            <w:delText xml:space="preserve"> </w:delText>
          </w:r>
          <w:r w:rsidDel="00BA239D">
            <w:rPr>
              <w:rFonts w:hint="eastAsia"/>
              <w:bCs/>
              <w:szCs w:val="22"/>
            </w:rPr>
            <w:delText>현황은</w:delText>
          </w:r>
          <w:r w:rsidDel="00BA239D">
            <w:rPr>
              <w:rFonts w:hint="eastAsia"/>
              <w:bCs/>
              <w:szCs w:val="22"/>
            </w:rPr>
            <w:delText xml:space="preserve"> </w:delText>
          </w:r>
          <w:r w:rsidDel="00BA239D">
            <w:rPr>
              <w:rFonts w:hint="eastAsia"/>
              <w:bCs/>
              <w:szCs w:val="22"/>
            </w:rPr>
            <w:delText>추후</w:delText>
          </w:r>
          <w:r w:rsidDel="00BA239D">
            <w:rPr>
              <w:rFonts w:hint="eastAsia"/>
              <w:bCs/>
              <w:szCs w:val="22"/>
            </w:rPr>
            <w:delText xml:space="preserve"> </w:delText>
          </w:r>
          <w:r w:rsidDel="00BA239D">
            <w:rPr>
              <w:rFonts w:hint="eastAsia"/>
              <w:bCs/>
              <w:szCs w:val="22"/>
            </w:rPr>
            <w:delText>감정평가가</w:delText>
          </w:r>
          <w:r w:rsidDel="00BA239D">
            <w:rPr>
              <w:rFonts w:hint="eastAsia"/>
              <w:bCs/>
              <w:szCs w:val="22"/>
            </w:rPr>
            <w:delText xml:space="preserve"> </w:delText>
          </w:r>
          <w:r w:rsidDel="00BA239D">
            <w:rPr>
              <w:rFonts w:hint="eastAsia"/>
              <w:bCs/>
              <w:szCs w:val="22"/>
            </w:rPr>
            <w:delText>완료되면</w:delText>
          </w:r>
          <w:r w:rsidDel="00BA239D">
            <w:rPr>
              <w:rFonts w:hint="eastAsia"/>
              <w:bCs/>
              <w:szCs w:val="22"/>
            </w:rPr>
            <w:delText xml:space="preserve"> </w:delText>
          </w:r>
          <w:r w:rsidDel="00BA239D">
            <w:rPr>
              <w:rFonts w:hint="eastAsia"/>
              <w:bCs/>
              <w:szCs w:val="22"/>
            </w:rPr>
            <w:delText>정확한</w:delText>
          </w:r>
          <w:r w:rsidDel="00BA239D">
            <w:rPr>
              <w:rFonts w:hint="eastAsia"/>
              <w:bCs/>
              <w:szCs w:val="22"/>
            </w:rPr>
            <w:delText xml:space="preserve"> </w:delText>
          </w:r>
          <w:r w:rsidDel="00BA239D">
            <w:rPr>
              <w:rFonts w:hint="eastAsia"/>
              <w:bCs/>
              <w:szCs w:val="22"/>
            </w:rPr>
            <w:delText>현황을</w:delText>
          </w:r>
          <w:r w:rsidDel="00BA239D">
            <w:rPr>
              <w:rFonts w:hint="eastAsia"/>
              <w:bCs/>
              <w:szCs w:val="22"/>
            </w:rPr>
            <w:delText xml:space="preserve"> </w:delText>
          </w:r>
          <w:r w:rsidDel="00BA239D">
            <w:rPr>
              <w:rFonts w:hint="eastAsia"/>
              <w:bCs/>
              <w:szCs w:val="22"/>
            </w:rPr>
            <w:delText>새로</w:delText>
          </w:r>
          <w:r w:rsidDel="00BA239D">
            <w:rPr>
              <w:rFonts w:hint="eastAsia"/>
              <w:bCs/>
              <w:szCs w:val="22"/>
            </w:rPr>
            <w:delText xml:space="preserve"> </w:delText>
          </w:r>
          <w:r w:rsidDel="00BA239D">
            <w:rPr>
              <w:rFonts w:hint="eastAsia"/>
              <w:bCs/>
              <w:szCs w:val="22"/>
            </w:rPr>
            <w:delText>제공받아</w:delText>
          </w:r>
          <w:r w:rsidDel="00BA239D">
            <w:rPr>
              <w:rFonts w:hint="eastAsia"/>
              <w:bCs/>
              <w:szCs w:val="22"/>
            </w:rPr>
            <w:delText xml:space="preserve"> </w:delText>
          </w:r>
          <w:r w:rsidDel="00BA239D">
            <w:rPr>
              <w:rFonts w:hint="eastAsia"/>
              <w:bCs/>
              <w:szCs w:val="22"/>
            </w:rPr>
            <w:delText>확인할</w:delText>
          </w:r>
          <w:r w:rsidDel="00BA239D">
            <w:rPr>
              <w:rFonts w:hint="eastAsia"/>
              <w:bCs/>
              <w:szCs w:val="22"/>
            </w:rPr>
            <w:delText xml:space="preserve"> </w:delText>
          </w:r>
          <w:r w:rsidDel="00BA239D">
            <w:rPr>
              <w:rFonts w:hint="eastAsia"/>
              <w:bCs/>
              <w:szCs w:val="22"/>
            </w:rPr>
            <w:delText>필요가</w:delText>
          </w:r>
          <w:r w:rsidDel="00BA239D">
            <w:rPr>
              <w:rFonts w:hint="eastAsia"/>
              <w:bCs/>
              <w:szCs w:val="22"/>
            </w:rPr>
            <w:delText xml:space="preserve"> </w:delText>
          </w:r>
          <w:r w:rsidDel="00BA239D">
            <w:rPr>
              <w:rFonts w:hint="eastAsia"/>
              <w:bCs/>
              <w:szCs w:val="22"/>
            </w:rPr>
            <w:delText>있음</w:delText>
          </w:r>
          <w:r w:rsidDel="00BA239D">
            <w:rPr>
              <w:rFonts w:hint="eastAsia"/>
              <w:bCs/>
              <w:szCs w:val="22"/>
            </w:rPr>
            <w:delText>.</w:delText>
          </w:r>
        </w:del>
      </w:ins>
      <w:ins w:id="712" w:author="junkyo.shim" w:date="2021-08-31T13:01:00Z">
        <w:r w:rsidR="00BA239D">
          <w:rPr>
            <w:rFonts w:hint="eastAsia"/>
            <w:bCs/>
            <w:szCs w:val="22"/>
          </w:rPr>
          <w:t>부속거래</w:t>
        </w:r>
        <w:r w:rsidR="00BA239D">
          <w:rPr>
            <w:rFonts w:hint="eastAsia"/>
            <w:bCs/>
            <w:szCs w:val="22"/>
          </w:rPr>
          <w:t xml:space="preserve"> </w:t>
        </w:r>
        <w:r w:rsidR="00BA239D">
          <w:rPr>
            <w:rFonts w:hint="eastAsia"/>
            <w:bCs/>
            <w:szCs w:val="22"/>
          </w:rPr>
          <w:t>대상인</w:t>
        </w:r>
        <w:r w:rsidR="00BA239D">
          <w:rPr>
            <w:rFonts w:hint="eastAsia"/>
            <w:bCs/>
            <w:szCs w:val="22"/>
          </w:rPr>
          <w:t xml:space="preserve"> </w:t>
        </w:r>
        <w:r w:rsidR="00BA239D">
          <w:rPr>
            <w:rFonts w:hint="eastAsia"/>
            <w:bCs/>
            <w:szCs w:val="22"/>
          </w:rPr>
          <w:t>토지</w:t>
        </w:r>
        <w:r w:rsidR="00BA239D">
          <w:rPr>
            <w:rFonts w:hint="eastAsia"/>
            <w:bCs/>
            <w:szCs w:val="22"/>
          </w:rPr>
          <w:t xml:space="preserve"> </w:t>
        </w:r>
        <w:r w:rsidR="00BA239D">
          <w:rPr>
            <w:rFonts w:hint="eastAsia"/>
            <w:bCs/>
            <w:szCs w:val="22"/>
          </w:rPr>
          <w:t>및</w:t>
        </w:r>
        <w:r w:rsidR="00BA239D">
          <w:rPr>
            <w:rFonts w:hint="eastAsia"/>
            <w:bCs/>
            <w:szCs w:val="22"/>
          </w:rPr>
          <w:t xml:space="preserve"> </w:t>
        </w:r>
        <w:r w:rsidR="00BA239D">
          <w:rPr>
            <w:rFonts w:hint="eastAsia"/>
            <w:bCs/>
            <w:szCs w:val="22"/>
          </w:rPr>
          <w:t>건물의</w:t>
        </w:r>
        <w:r w:rsidR="00BA239D">
          <w:rPr>
            <w:rFonts w:hint="eastAsia"/>
            <w:bCs/>
            <w:szCs w:val="22"/>
          </w:rPr>
          <w:t xml:space="preserve"> </w:t>
        </w:r>
        <w:r w:rsidR="00BA239D">
          <w:rPr>
            <w:rFonts w:hint="eastAsia"/>
            <w:bCs/>
            <w:szCs w:val="22"/>
          </w:rPr>
          <w:t>면적을</w:t>
        </w:r>
        <w:r w:rsidR="00BA239D">
          <w:rPr>
            <w:rFonts w:hint="eastAsia"/>
            <w:bCs/>
            <w:szCs w:val="22"/>
          </w:rPr>
          <w:t xml:space="preserve"> </w:t>
        </w:r>
        <w:r w:rsidR="00BA239D">
          <w:rPr>
            <w:rFonts w:hint="eastAsia"/>
            <w:bCs/>
            <w:szCs w:val="22"/>
          </w:rPr>
          <w:t>토대로</w:t>
        </w:r>
        <w:r w:rsidR="00BA239D">
          <w:rPr>
            <w:rFonts w:hint="eastAsia"/>
            <w:bCs/>
            <w:szCs w:val="22"/>
          </w:rPr>
          <w:t xml:space="preserve"> </w:t>
        </w:r>
        <w:r w:rsidR="00BA239D">
          <w:rPr>
            <w:rFonts w:hint="eastAsia"/>
            <w:bCs/>
            <w:szCs w:val="22"/>
          </w:rPr>
          <w:t>자체조사한</w:t>
        </w:r>
        <w:r w:rsidR="00BA239D">
          <w:rPr>
            <w:rFonts w:hint="eastAsia"/>
            <w:bCs/>
            <w:szCs w:val="22"/>
          </w:rPr>
          <w:t xml:space="preserve"> </w:t>
        </w:r>
        <w:r w:rsidR="00BA239D">
          <w:rPr>
            <w:rFonts w:hint="eastAsia"/>
            <w:bCs/>
            <w:szCs w:val="22"/>
          </w:rPr>
          <w:t>바에</w:t>
        </w:r>
        <w:r w:rsidR="00BA239D">
          <w:rPr>
            <w:rFonts w:hint="eastAsia"/>
            <w:bCs/>
            <w:szCs w:val="22"/>
          </w:rPr>
          <w:t xml:space="preserve"> </w:t>
        </w:r>
        <w:r w:rsidR="00BA239D">
          <w:rPr>
            <w:rFonts w:hint="eastAsia"/>
            <w:bCs/>
            <w:szCs w:val="22"/>
          </w:rPr>
          <w:t>의하면</w:t>
        </w:r>
        <w:r w:rsidR="00BA239D">
          <w:rPr>
            <w:rFonts w:hint="eastAsia"/>
            <w:bCs/>
            <w:szCs w:val="22"/>
          </w:rPr>
          <w:t>,</w:t>
        </w:r>
        <w:r w:rsidR="00BA239D">
          <w:rPr>
            <w:bCs/>
            <w:szCs w:val="22"/>
          </w:rPr>
          <w:t xml:space="preserve"> </w:t>
        </w:r>
        <w:r w:rsidR="00BA239D">
          <w:rPr>
            <w:rFonts w:hint="eastAsia"/>
            <w:bCs/>
            <w:szCs w:val="22"/>
          </w:rPr>
          <w:t>원서동</w:t>
        </w:r>
        <w:r w:rsidR="00BA239D">
          <w:rPr>
            <w:rFonts w:hint="eastAsia"/>
            <w:bCs/>
            <w:szCs w:val="22"/>
          </w:rPr>
          <w:t xml:space="preserve"> </w:t>
        </w:r>
        <w:r w:rsidR="00BA239D">
          <w:rPr>
            <w:rFonts w:hint="eastAsia"/>
            <w:bCs/>
            <w:szCs w:val="22"/>
          </w:rPr>
          <w:t>부동산</w:t>
        </w:r>
        <w:r w:rsidR="00BA239D">
          <w:rPr>
            <w:rFonts w:hint="eastAsia"/>
            <w:bCs/>
            <w:szCs w:val="22"/>
          </w:rPr>
          <w:t xml:space="preserve"> </w:t>
        </w:r>
        <w:r w:rsidR="00BA239D">
          <w:rPr>
            <w:rFonts w:hint="eastAsia"/>
            <w:bCs/>
            <w:szCs w:val="22"/>
          </w:rPr>
          <w:t>등의</w:t>
        </w:r>
        <w:r w:rsidR="00BA239D">
          <w:rPr>
            <w:rFonts w:hint="eastAsia"/>
            <w:bCs/>
            <w:szCs w:val="22"/>
          </w:rPr>
          <w:t xml:space="preserve"> </w:t>
        </w:r>
        <w:r w:rsidR="00BA239D">
          <w:rPr>
            <w:rFonts w:hint="eastAsia"/>
            <w:bCs/>
            <w:szCs w:val="22"/>
          </w:rPr>
          <w:t>구체적인</w:t>
        </w:r>
        <w:r w:rsidR="00BA239D">
          <w:rPr>
            <w:rFonts w:hint="eastAsia"/>
            <w:bCs/>
            <w:szCs w:val="22"/>
          </w:rPr>
          <w:t xml:space="preserve"> </w:t>
        </w:r>
        <w:r w:rsidR="00BA239D">
          <w:rPr>
            <w:rFonts w:hint="eastAsia"/>
            <w:bCs/>
            <w:szCs w:val="22"/>
          </w:rPr>
          <w:t>현황은</w:t>
        </w:r>
        <w:r w:rsidR="00BA239D">
          <w:rPr>
            <w:rFonts w:hint="eastAsia"/>
            <w:bCs/>
            <w:szCs w:val="22"/>
          </w:rPr>
          <w:t xml:space="preserve"> </w:t>
        </w:r>
        <w:r w:rsidR="00BA239D">
          <w:rPr>
            <w:rFonts w:hint="eastAsia"/>
            <w:bCs/>
            <w:szCs w:val="22"/>
          </w:rPr>
          <w:t>다음과</w:t>
        </w:r>
        <w:r w:rsidR="00BA239D">
          <w:rPr>
            <w:rFonts w:hint="eastAsia"/>
            <w:bCs/>
            <w:szCs w:val="22"/>
          </w:rPr>
          <w:t xml:space="preserve"> </w:t>
        </w:r>
        <w:r w:rsidR="00BA239D">
          <w:rPr>
            <w:rFonts w:hint="eastAsia"/>
            <w:bCs/>
            <w:szCs w:val="22"/>
          </w:rPr>
          <w:t>같음</w:t>
        </w:r>
        <w:r w:rsidR="00BA239D">
          <w:rPr>
            <w:rFonts w:hint="eastAsia"/>
            <w:bCs/>
            <w:szCs w:val="22"/>
          </w:rPr>
          <w:t xml:space="preserve">. </w:t>
        </w:r>
      </w:ins>
    </w:p>
    <w:tbl>
      <w:tblPr>
        <w:tblW w:w="9193" w:type="dxa"/>
        <w:tblInd w:w="426"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992"/>
        <w:gridCol w:w="1134"/>
        <w:gridCol w:w="1134"/>
        <w:gridCol w:w="1134"/>
        <w:gridCol w:w="1134"/>
        <w:gridCol w:w="2423"/>
        <w:gridCol w:w="1242"/>
      </w:tblGrid>
      <w:tr w:rsidR="00C34952" w:rsidRPr="007B0EE3" w14:paraId="1A259C1D" w14:textId="77777777" w:rsidTr="00C34952">
        <w:trPr>
          <w:trHeight w:val="254"/>
          <w:ins w:id="713" w:author="zygchang (Young-Gun Chang)" w:date="2021-08-31T12:21:00Z"/>
        </w:trPr>
        <w:tc>
          <w:tcPr>
            <w:tcW w:w="992" w:type="dxa"/>
            <w:vMerge w:val="restart"/>
            <w:tcBorders>
              <w:top w:val="single" w:sz="12" w:space="0" w:color="404040" w:themeColor="text1" w:themeTint="BF"/>
            </w:tcBorders>
            <w:shd w:val="clear" w:color="auto" w:fill="DEEEEE"/>
            <w:vAlign w:val="center"/>
          </w:tcPr>
          <w:p w14:paraId="5F12BF7F" w14:textId="77777777" w:rsidR="00C34952" w:rsidRPr="007B0EE3" w:rsidRDefault="00C34952" w:rsidP="00861711">
            <w:pPr>
              <w:pStyle w:val="21"/>
              <w:spacing w:line="280" w:lineRule="atLeast"/>
              <w:jc w:val="center"/>
              <w:rPr>
                <w:ins w:id="714" w:author="zygchang (Young-Gun Chang)" w:date="2021-08-31T12:21:00Z"/>
                <w:snapToGrid w:val="0"/>
                <w:sz w:val="20"/>
                <w:szCs w:val="20"/>
              </w:rPr>
            </w:pPr>
            <w:ins w:id="715" w:author="zygchang (Young-Gun Chang)" w:date="2021-08-31T12:22:00Z">
              <w:r>
                <w:rPr>
                  <w:rFonts w:hint="eastAsia"/>
                  <w:snapToGrid w:val="0"/>
                  <w:sz w:val="20"/>
                  <w:szCs w:val="20"/>
                </w:rPr>
                <w:t>구분</w:t>
              </w:r>
            </w:ins>
          </w:p>
        </w:tc>
        <w:tc>
          <w:tcPr>
            <w:tcW w:w="3402" w:type="dxa"/>
            <w:gridSpan w:val="3"/>
            <w:tcBorders>
              <w:top w:val="single" w:sz="12" w:space="0" w:color="404040" w:themeColor="text1" w:themeTint="BF"/>
              <w:bottom w:val="single" w:sz="4" w:space="0" w:color="D2D1CD" w:themeColor="accent1" w:themeTint="66"/>
            </w:tcBorders>
            <w:shd w:val="clear" w:color="auto" w:fill="DEEEEE"/>
            <w:vAlign w:val="center"/>
          </w:tcPr>
          <w:p w14:paraId="6D495BAD" w14:textId="77777777" w:rsidR="00C34952" w:rsidRPr="007B0EE3" w:rsidRDefault="00C34952" w:rsidP="00861711">
            <w:pPr>
              <w:pStyle w:val="21"/>
              <w:spacing w:line="280" w:lineRule="atLeast"/>
              <w:jc w:val="center"/>
              <w:rPr>
                <w:ins w:id="716" w:author="zygchang (Young-Gun Chang)" w:date="2021-08-31T12:23:00Z"/>
                <w:snapToGrid w:val="0"/>
                <w:sz w:val="20"/>
                <w:szCs w:val="20"/>
              </w:rPr>
            </w:pPr>
            <w:ins w:id="717" w:author="zygchang (Young-Gun Chang)" w:date="2021-08-31T12:22:00Z">
              <w:r>
                <w:rPr>
                  <w:rFonts w:hint="eastAsia"/>
                  <w:snapToGrid w:val="0"/>
                  <w:sz w:val="20"/>
                  <w:szCs w:val="20"/>
                </w:rPr>
                <w:t>토지</w:t>
              </w:r>
            </w:ins>
          </w:p>
        </w:tc>
        <w:tc>
          <w:tcPr>
            <w:tcW w:w="4799" w:type="dxa"/>
            <w:gridSpan w:val="3"/>
            <w:tcBorders>
              <w:top w:val="single" w:sz="12" w:space="0" w:color="404040" w:themeColor="text1" w:themeTint="BF"/>
              <w:bottom w:val="single" w:sz="4" w:space="0" w:color="D2D1CD" w:themeColor="accent1" w:themeTint="66"/>
            </w:tcBorders>
            <w:shd w:val="clear" w:color="auto" w:fill="DEEEEE"/>
          </w:tcPr>
          <w:p w14:paraId="324EF54F" w14:textId="77777777" w:rsidR="00C34952" w:rsidRDefault="00C34952" w:rsidP="00861711">
            <w:pPr>
              <w:pStyle w:val="21"/>
              <w:spacing w:line="280" w:lineRule="atLeast"/>
              <w:jc w:val="center"/>
              <w:rPr>
                <w:ins w:id="718" w:author="zygchang (Young-Gun Chang)" w:date="2021-08-31T12:23:00Z"/>
                <w:snapToGrid w:val="0"/>
                <w:sz w:val="20"/>
                <w:szCs w:val="20"/>
              </w:rPr>
            </w:pPr>
            <w:ins w:id="719" w:author="zygchang (Young-Gun Chang)" w:date="2021-08-31T12:23:00Z">
              <w:r>
                <w:rPr>
                  <w:rFonts w:hint="eastAsia"/>
                  <w:snapToGrid w:val="0"/>
                  <w:sz w:val="20"/>
                  <w:szCs w:val="20"/>
                </w:rPr>
                <w:t>건축물</w:t>
              </w:r>
            </w:ins>
          </w:p>
        </w:tc>
      </w:tr>
      <w:tr w:rsidR="00C34952" w:rsidRPr="005272FD" w14:paraId="64BD2208" w14:textId="77777777" w:rsidTr="00C34952">
        <w:trPr>
          <w:trHeight w:val="254"/>
          <w:ins w:id="720" w:author="zygchang (Young-Gun Chang)" w:date="2021-08-31T12:22:00Z"/>
        </w:trPr>
        <w:tc>
          <w:tcPr>
            <w:tcW w:w="992" w:type="dxa"/>
            <w:vMerge/>
            <w:tcBorders>
              <w:bottom w:val="single" w:sz="4" w:space="0" w:color="404040" w:themeColor="text1" w:themeTint="BF"/>
            </w:tcBorders>
            <w:shd w:val="clear" w:color="auto" w:fill="DEEEEE"/>
            <w:vAlign w:val="center"/>
          </w:tcPr>
          <w:p w14:paraId="2FE2B1CB" w14:textId="77777777" w:rsidR="00C34952" w:rsidRPr="005272FD" w:rsidRDefault="00C34952" w:rsidP="00861711">
            <w:pPr>
              <w:pStyle w:val="21"/>
              <w:spacing w:line="280" w:lineRule="atLeast"/>
              <w:jc w:val="center"/>
              <w:rPr>
                <w:ins w:id="721" w:author="zygchang (Young-Gun Chang)" w:date="2021-08-31T12:22:00Z"/>
                <w:snapToGrid w:val="0"/>
                <w:sz w:val="20"/>
                <w:szCs w:val="20"/>
              </w:rPr>
            </w:pPr>
          </w:p>
        </w:tc>
        <w:tc>
          <w:tcPr>
            <w:tcW w:w="1134" w:type="dxa"/>
            <w:tcBorders>
              <w:top w:val="single" w:sz="4" w:space="0" w:color="D2D1CD" w:themeColor="accent1" w:themeTint="66"/>
              <w:bottom w:val="single" w:sz="4" w:space="0" w:color="404040" w:themeColor="text1" w:themeTint="BF"/>
            </w:tcBorders>
            <w:shd w:val="clear" w:color="auto" w:fill="DEEEEE"/>
            <w:vAlign w:val="center"/>
          </w:tcPr>
          <w:p w14:paraId="26CB877F" w14:textId="77777777" w:rsidR="00C34952" w:rsidRPr="005272FD" w:rsidRDefault="00C34952" w:rsidP="00861711">
            <w:pPr>
              <w:pStyle w:val="21"/>
              <w:spacing w:line="280" w:lineRule="atLeast"/>
              <w:jc w:val="center"/>
              <w:rPr>
                <w:ins w:id="722" w:author="zygchang (Young-Gun Chang)" w:date="2021-08-31T12:22:00Z"/>
                <w:snapToGrid w:val="0"/>
                <w:sz w:val="20"/>
                <w:szCs w:val="20"/>
              </w:rPr>
            </w:pPr>
            <w:proofErr w:type="spellStart"/>
            <w:ins w:id="723" w:author="zygchang (Young-Gun Chang)" w:date="2021-08-31T12:23:00Z">
              <w:r w:rsidRPr="005272FD">
                <w:rPr>
                  <w:snapToGrid w:val="0"/>
                  <w:sz w:val="20"/>
                  <w:szCs w:val="20"/>
                </w:rPr>
                <w:t>필지수</w:t>
              </w:r>
            </w:ins>
            <w:proofErr w:type="spellEnd"/>
          </w:p>
        </w:tc>
        <w:tc>
          <w:tcPr>
            <w:tcW w:w="1134" w:type="dxa"/>
            <w:tcBorders>
              <w:top w:val="single" w:sz="4" w:space="0" w:color="D2D1CD" w:themeColor="accent1" w:themeTint="66"/>
              <w:bottom w:val="single" w:sz="4" w:space="0" w:color="404040" w:themeColor="text1" w:themeTint="BF"/>
            </w:tcBorders>
            <w:shd w:val="clear" w:color="auto" w:fill="DEEEEE"/>
            <w:vAlign w:val="center"/>
          </w:tcPr>
          <w:p w14:paraId="6919E94D" w14:textId="77777777" w:rsidR="00C34952" w:rsidRPr="005272FD" w:rsidRDefault="00C34952" w:rsidP="005272FD">
            <w:pPr>
              <w:pStyle w:val="21"/>
              <w:spacing w:line="280" w:lineRule="atLeast"/>
              <w:jc w:val="center"/>
              <w:rPr>
                <w:ins w:id="724" w:author="zygchang (Young-Gun Chang)" w:date="2021-08-31T12:22:00Z"/>
                <w:snapToGrid w:val="0"/>
                <w:sz w:val="20"/>
                <w:szCs w:val="20"/>
              </w:rPr>
            </w:pPr>
            <w:ins w:id="725" w:author="zygchang (Young-Gun Chang)" w:date="2021-08-31T12:23:00Z">
              <w:r w:rsidRPr="005272FD">
                <w:rPr>
                  <w:snapToGrid w:val="0"/>
                  <w:sz w:val="20"/>
                  <w:szCs w:val="20"/>
                </w:rPr>
                <w:t>지목</w:t>
              </w:r>
            </w:ins>
          </w:p>
        </w:tc>
        <w:tc>
          <w:tcPr>
            <w:tcW w:w="1134" w:type="dxa"/>
            <w:tcBorders>
              <w:top w:val="single" w:sz="4" w:space="0" w:color="D2D1CD" w:themeColor="accent1" w:themeTint="66"/>
              <w:bottom w:val="single" w:sz="4" w:space="0" w:color="404040" w:themeColor="text1" w:themeTint="BF"/>
            </w:tcBorders>
            <w:shd w:val="clear" w:color="auto" w:fill="DEEEEE"/>
          </w:tcPr>
          <w:p w14:paraId="22182AD5" w14:textId="77777777" w:rsidR="00C34952" w:rsidRPr="005272FD" w:rsidRDefault="00C34952" w:rsidP="00861711">
            <w:pPr>
              <w:pStyle w:val="21"/>
              <w:spacing w:line="280" w:lineRule="atLeast"/>
              <w:jc w:val="center"/>
              <w:rPr>
                <w:ins w:id="726" w:author="zygchang (Young-Gun Chang)" w:date="2021-08-31T12:23:00Z"/>
                <w:snapToGrid w:val="0"/>
                <w:sz w:val="20"/>
                <w:szCs w:val="20"/>
              </w:rPr>
            </w:pPr>
            <w:ins w:id="727" w:author="zygchang (Young-Gun Chang)" w:date="2021-08-31T12:23:00Z">
              <w:r w:rsidRPr="005272FD">
                <w:rPr>
                  <w:snapToGrid w:val="0"/>
                  <w:sz w:val="20"/>
                  <w:szCs w:val="20"/>
                </w:rPr>
                <w:t>면적</w:t>
              </w:r>
            </w:ins>
            <w:ins w:id="728" w:author="zygchang (Young-Gun Chang)" w:date="2021-08-31T12:25:00Z">
              <w:r w:rsidRPr="005272FD">
                <w:rPr>
                  <w:snapToGrid w:val="0"/>
                  <w:sz w:val="20"/>
                  <w:szCs w:val="20"/>
                </w:rPr>
                <w:t>(</w:t>
              </w:r>
              <w:r w:rsidRPr="005272FD">
                <w:rPr>
                  <w:snapToGrid w:val="0"/>
                  <w:sz w:val="20"/>
                  <w:szCs w:val="20"/>
                </w:rPr>
                <w:t>㎡</w:t>
              </w:r>
              <w:r w:rsidRPr="005272FD">
                <w:rPr>
                  <w:snapToGrid w:val="0"/>
                  <w:sz w:val="20"/>
                  <w:szCs w:val="20"/>
                </w:rPr>
                <w:t>)</w:t>
              </w:r>
            </w:ins>
          </w:p>
        </w:tc>
        <w:tc>
          <w:tcPr>
            <w:tcW w:w="1134" w:type="dxa"/>
            <w:tcBorders>
              <w:top w:val="single" w:sz="4" w:space="0" w:color="D2D1CD" w:themeColor="accent1" w:themeTint="66"/>
              <w:bottom w:val="single" w:sz="4" w:space="0" w:color="404040" w:themeColor="text1" w:themeTint="BF"/>
            </w:tcBorders>
            <w:shd w:val="clear" w:color="auto" w:fill="DEEEEE"/>
            <w:vAlign w:val="center"/>
          </w:tcPr>
          <w:p w14:paraId="142FEA86" w14:textId="77777777" w:rsidR="00C34952" w:rsidRPr="005272FD" w:rsidRDefault="00C34952" w:rsidP="005272FD">
            <w:pPr>
              <w:pStyle w:val="21"/>
              <w:spacing w:line="280" w:lineRule="atLeast"/>
              <w:jc w:val="center"/>
              <w:rPr>
                <w:ins w:id="729" w:author="zygchang (Young-Gun Chang)" w:date="2021-08-31T12:23:00Z"/>
                <w:snapToGrid w:val="0"/>
                <w:sz w:val="20"/>
                <w:szCs w:val="20"/>
              </w:rPr>
            </w:pPr>
            <w:ins w:id="730" w:author="zygchang (Young-Gun Chang)" w:date="2021-08-31T12:23:00Z">
              <w:r w:rsidRPr="005272FD">
                <w:rPr>
                  <w:snapToGrid w:val="0"/>
                  <w:sz w:val="20"/>
                  <w:szCs w:val="20"/>
                </w:rPr>
                <w:t>동수</w:t>
              </w:r>
            </w:ins>
          </w:p>
        </w:tc>
        <w:tc>
          <w:tcPr>
            <w:tcW w:w="2423" w:type="dxa"/>
            <w:tcBorders>
              <w:top w:val="single" w:sz="4" w:space="0" w:color="D2D1CD" w:themeColor="accent1" w:themeTint="66"/>
              <w:bottom w:val="single" w:sz="4" w:space="0" w:color="404040" w:themeColor="text1" w:themeTint="BF"/>
            </w:tcBorders>
            <w:shd w:val="clear" w:color="auto" w:fill="DEEEEE"/>
          </w:tcPr>
          <w:p w14:paraId="0D44D28D" w14:textId="77777777" w:rsidR="00C34952" w:rsidRPr="005272FD" w:rsidRDefault="00C34952" w:rsidP="00861711">
            <w:pPr>
              <w:pStyle w:val="21"/>
              <w:spacing w:line="280" w:lineRule="atLeast"/>
              <w:jc w:val="center"/>
              <w:rPr>
                <w:ins w:id="731" w:author="zygchang (Young-Gun Chang)" w:date="2021-08-31T12:23:00Z"/>
                <w:snapToGrid w:val="0"/>
                <w:sz w:val="20"/>
                <w:szCs w:val="20"/>
              </w:rPr>
            </w:pPr>
            <w:ins w:id="732" w:author="zygchang (Young-Gun Chang)" w:date="2021-08-31T12:23:00Z">
              <w:r w:rsidRPr="005272FD">
                <w:rPr>
                  <w:snapToGrid w:val="0"/>
                  <w:sz w:val="20"/>
                  <w:szCs w:val="20"/>
                </w:rPr>
                <w:t>주용도</w:t>
              </w:r>
            </w:ins>
          </w:p>
        </w:tc>
        <w:tc>
          <w:tcPr>
            <w:tcW w:w="1242" w:type="dxa"/>
            <w:tcBorders>
              <w:top w:val="single" w:sz="4" w:space="0" w:color="D2D1CD" w:themeColor="accent1" w:themeTint="66"/>
              <w:bottom w:val="single" w:sz="4" w:space="0" w:color="404040" w:themeColor="text1" w:themeTint="BF"/>
            </w:tcBorders>
            <w:shd w:val="clear" w:color="auto" w:fill="DEEEEE"/>
          </w:tcPr>
          <w:p w14:paraId="244E23B8" w14:textId="77777777" w:rsidR="00C34952" w:rsidRPr="005272FD" w:rsidRDefault="00C34952" w:rsidP="00861711">
            <w:pPr>
              <w:pStyle w:val="21"/>
              <w:spacing w:line="280" w:lineRule="atLeast"/>
              <w:jc w:val="center"/>
              <w:rPr>
                <w:ins w:id="733" w:author="zygchang (Young-Gun Chang)" w:date="2021-08-31T12:23:00Z"/>
                <w:snapToGrid w:val="0"/>
                <w:sz w:val="20"/>
                <w:szCs w:val="20"/>
              </w:rPr>
            </w:pPr>
            <w:ins w:id="734" w:author="zygchang (Young-Gun Chang)" w:date="2021-08-31T12:24:00Z">
              <w:r w:rsidRPr="005272FD">
                <w:rPr>
                  <w:snapToGrid w:val="0"/>
                  <w:sz w:val="20"/>
                  <w:szCs w:val="20"/>
                </w:rPr>
                <w:t>연면적</w:t>
              </w:r>
            </w:ins>
            <w:ins w:id="735" w:author="zygchang (Young-Gun Chang)" w:date="2021-08-31T12:26:00Z">
              <w:r w:rsidRPr="00C34952">
                <w:rPr>
                  <w:rFonts w:hint="eastAsia"/>
                  <w:snapToGrid w:val="0"/>
                  <w:sz w:val="20"/>
                  <w:szCs w:val="20"/>
                </w:rPr>
                <w:t>(</w:t>
              </w:r>
              <w:r w:rsidRPr="00C34952">
                <w:rPr>
                  <w:rFonts w:hint="eastAsia"/>
                  <w:snapToGrid w:val="0"/>
                  <w:sz w:val="20"/>
                  <w:szCs w:val="20"/>
                </w:rPr>
                <w:t>㎡</w:t>
              </w:r>
              <w:r w:rsidRPr="00C34952">
                <w:rPr>
                  <w:snapToGrid w:val="0"/>
                  <w:sz w:val="20"/>
                  <w:szCs w:val="20"/>
                </w:rPr>
                <w:t>)</w:t>
              </w:r>
            </w:ins>
          </w:p>
        </w:tc>
      </w:tr>
      <w:tr w:rsidR="00C96CE5" w:rsidRPr="00C34952" w14:paraId="5FF7FDCD" w14:textId="77777777" w:rsidTr="0055364A">
        <w:trPr>
          <w:trHeight w:val="254"/>
          <w:ins w:id="736" w:author="zygchang (Young-Gun Chang)" w:date="2021-08-31T12:21:00Z"/>
        </w:trPr>
        <w:tc>
          <w:tcPr>
            <w:tcW w:w="992" w:type="dxa"/>
            <w:vMerge w:val="restart"/>
            <w:tcBorders>
              <w:top w:val="single" w:sz="4" w:space="0" w:color="404040" w:themeColor="text1" w:themeTint="BF"/>
            </w:tcBorders>
            <w:shd w:val="clear" w:color="auto" w:fill="auto"/>
            <w:vAlign w:val="center"/>
          </w:tcPr>
          <w:p w14:paraId="46CF8517" w14:textId="77777777" w:rsidR="00C96CE5" w:rsidRPr="00C34952" w:rsidRDefault="00C96CE5" w:rsidP="00861711">
            <w:pPr>
              <w:pStyle w:val="21"/>
              <w:spacing w:line="280" w:lineRule="atLeast"/>
              <w:jc w:val="center"/>
              <w:rPr>
                <w:ins w:id="737" w:author="zygchang (Young-Gun Chang)" w:date="2021-08-31T12:21:00Z"/>
                <w:snapToGrid w:val="0"/>
                <w:sz w:val="20"/>
                <w:szCs w:val="20"/>
              </w:rPr>
            </w:pPr>
            <w:ins w:id="738" w:author="zygchang (Young-Gun Chang)" w:date="2021-08-31T12:22:00Z">
              <w:r w:rsidRPr="00C34952">
                <w:rPr>
                  <w:rFonts w:hint="eastAsia"/>
                  <w:snapToGrid w:val="0"/>
                  <w:sz w:val="20"/>
                  <w:szCs w:val="20"/>
                </w:rPr>
                <w:t>원서동</w:t>
              </w:r>
              <w:r w:rsidRPr="00C34952">
                <w:rPr>
                  <w:rFonts w:hint="eastAsia"/>
                  <w:snapToGrid w:val="0"/>
                  <w:sz w:val="20"/>
                  <w:szCs w:val="20"/>
                </w:rPr>
                <w:t xml:space="preserve"> </w:t>
              </w:r>
              <w:r w:rsidRPr="00C34952">
                <w:rPr>
                  <w:rFonts w:hint="eastAsia"/>
                  <w:snapToGrid w:val="0"/>
                  <w:sz w:val="20"/>
                  <w:szCs w:val="20"/>
                </w:rPr>
                <w:t>부동산</w:t>
              </w:r>
            </w:ins>
          </w:p>
        </w:tc>
        <w:tc>
          <w:tcPr>
            <w:tcW w:w="1134" w:type="dxa"/>
            <w:vMerge w:val="restart"/>
            <w:tcBorders>
              <w:top w:val="single" w:sz="4" w:space="0" w:color="404040" w:themeColor="text1" w:themeTint="BF"/>
            </w:tcBorders>
            <w:shd w:val="clear" w:color="auto" w:fill="auto"/>
            <w:vAlign w:val="center"/>
          </w:tcPr>
          <w:p w14:paraId="2231AAAF" w14:textId="77777777" w:rsidR="00C96CE5" w:rsidRPr="00C34952" w:rsidRDefault="00C96CE5" w:rsidP="00861711">
            <w:pPr>
              <w:pStyle w:val="21"/>
              <w:spacing w:line="280" w:lineRule="atLeast"/>
              <w:jc w:val="right"/>
              <w:rPr>
                <w:ins w:id="739" w:author="zygchang (Young-Gun Chang)" w:date="2021-08-31T12:21:00Z"/>
                <w:b w:val="0"/>
                <w:snapToGrid w:val="0"/>
                <w:sz w:val="20"/>
                <w:szCs w:val="20"/>
              </w:rPr>
            </w:pPr>
            <w:ins w:id="740" w:author="zygchang (Young-Gun Chang)" w:date="2021-08-31T12:24:00Z">
              <w:r w:rsidRPr="00C34952">
                <w:rPr>
                  <w:rFonts w:hint="eastAsia"/>
                  <w:b w:val="0"/>
                  <w:snapToGrid w:val="0"/>
                  <w:sz w:val="20"/>
                  <w:szCs w:val="20"/>
                </w:rPr>
                <w:t>10</w:t>
              </w:r>
            </w:ins>
          </w:p>
        </w:tc>
        <w:tc>
          <w:tcPr>
            <w:tcW w:w="1134" w:type="dxa"/>
            <w:vMerge w:val="restart"/>
            <w:tcBorders>
              <w:top w:val="single" w:sz="4" w:space="0" w:color="404040" w:themeColor="text1" w:themeTint="BF"/>
            </w:tcBorders>
            <w:vAlign w:val="center"/>
          </w:tcPr>
          <w:p w14:paraId="666DC18E" w14:textId="77777777" w:rsidR="00C96CE5" w:rsidRPr="00C34952" w:rsidRDefault="00C96CE5" w:rsidP="005272FD">
            <w:pPr>
              <w:pStyle w:val="21"/>
              <w:spacing w:line="280" w:lineRule="atLeast"/>
              <w:jc w:val="center"/>
              <w:rPr>
                <w:ins w:id="741" w:author="zygchang (Young-Gun Chang)" w:date="2021-08-31T12:21:00Z"/>
                <w:b w:val="0"/>
                <w:snapToGrid w:val="0"/>
                <w:sz w:val="20"/>
                <w:szCs w:val="20"/>
              </w:rPr>
            </w:pPr>
            <w:ins w:id="742" w:author="zygchang (Young-Gun Chang)" w:date="2021-08-31T12:24:00Z">
              <w:r w:rsidRPr="00C34952">
                <w:rPr>
                  <w:rFonts w:hint="eastAsia"/>
                  <w:b w:val="0"/>
                  <w:snapToGrid w:val="0"/>
                  <w:sz w:val="20"/>
                  <w:szCs w:val="20"/>
                </w:rPr>
                <w:t>대</w:t>
              </w:r>
            </w:ins>
          </w:p>
        </w:tc>
        <w:tc>
          <w:tcPr>
            <w:tcW w:w="1134" w:type="dxa"/>
            <w:vMerge w:val="restart"/>
            <w:tcBorders>
              <w:top w:val="single" w:sz="4" w:space="0" w:color="404040" w:themeColor="text1" w:themeTint="BF"/>
            </w:tcBorders>
            <w:vAlign w:val="center"/>
          </w:tcPr>
          <w:p w14:paraId="1BA75774" w14:textId="77777777" w:rsidR="00C96CE5" w:rsidRPr="00C34952" w:rsidRDefault="00C96CE5" w:rsidP="005272FD">
            <w:pPr>
              <w:pStyle w:val="21"/>
              <w:spacing w:line="280" w:lineRule="atLeast"/>
              <w:jc w:val="right"/>
              <w:rPr>
                <w:ins w:id="743" w:author="zygchang (Young-Gun Chang)" w:date="2021-08-31T12:23:00Z"/>
                <w:b w:val="0"/>
                <w:snapToGrid w:val="0"/>
                <w:sz w:val="20"/>
                <w:szCs w:val="20"/>
              </w:rPr>
            </w:pPr>
            <w:ins w:id="744" w:author="zygchang (Young-Gun Chang)" w:date="2021-08-31T12:24:00Z">
              <w:r w:rsidRPr="00C34952">
                <w:rPr>
                  <w:rFonts w:hint="eastAsia"/>
                  <w:b w:val="0"/>
                  <w:snapToGrid w:val="0"/>
                  <w:sz w:val="20"/>
                  <w:szCs w:val="20"/>
                </w:rPr>
                <w:t>2,221.1</w:t>
              </w:r>
            </w:ins>
          </w:p>
        </w:tc>
        <w:tc>
          <w:tcPr>
            <w:tcW w:w="1134" w:type="dxa"/>
            <w:tcBorders>
              <w:top w:val="single" w:sz="4" w:space="0" w:color="404040" w:themeColor="text1" w:themeTint="BF"/>
              <w:bottom w:val="single" w:sz="4" w:space="0" w:color="404040" w:themeColor="text1" w:themeTint="BF"/>
            </w:tcBorders>
            <w:vAlign w:val="center"/>
          </w:tcPr>
          <w:p w14:paraId="7DD2C212" w14:textId="77777777" w:rsidR="00C96CE5" w:rsidRPr="00C34952" w:rsidRDefault="00C96CE5" w:rsidP="005272FD">
            <w:pPr>
              <w:pStyle w:val="21"/>
              <w:spacing w:line="280" w:lineRule="atLeast"/>
              <w:jc w:val="center"/>
              <w:rPr>
                <w:ins w:id="745" w:author="zygchang (Young-Gun Chang)" w:date="2021-08-31T12:23:00Z"/>
                <w:b w:val="0"/>
                <w:snapToGrid w:val="0"/>
                <w:sz w:val="20"/>
                <w:szCs w:val="20"/>
              </w:rPr>
            </w:pPr>
            <w:ins w:id="746" w:author="zygchang (Young-Gun Chang)" w:date="2021-08-31T12:26:00Z">
              <w:r>
                <w:rPr>
                  <w:rFonts w:hint="eastAsia"/>
                  <w:b w:val="0"/>
                  <w:snapToGrid w:val="0"/>
                  <w:sz w:val="20"/>
                  <w:szCs w:val="20"/>
                </w:rPr>
                <w:t>1</w:t>
              </w:r>
            </w:ins>
          </w:p>
        </w:tc>
        <w:tc>
          <w:tcPr>
            <w:tcW w:w="2423" w:type="dxa"/>
            <w:tcBorders>
              <w:top w:val="single" w:sz="4" w:space="0" w:color="404040" w:themeColor="text1" w:themeTint="BF"/>
              <w:bottom w:val="single" w:sz="4" w:space="0" w:color="404040" w:themeColor="text1" w:themeTint="BF"/>
            </w:tcBorders>
            <w:vAlign w:val="center"/>
          </w:tcPr>
          <w:p w14:paraId="196C30F1" w14:textId="77777777" w:rsidR="00C96CE5" w:rsidRPr="00C34952" w:rsidRDefault="00C96CE5" w:rsidP="00C96CE5">
            <w:pPr>
              <w:pStyle w:val="21"/>
              <w:spacing w:line="280" w:lineRule="atLeast"/>
              <w:jc w:val="center"/>
              <w:rPr>
                <w:ins w:id="747" w:author="zygchang (Young-Gun Chang)" w:date="2021-08-31T12:23:00Z"/>
                <w:b w:val="0"/>
                <w:snapToGrid w:val="0"/>
                <w:sz w:val="20"/>
                <w:szCs w:val="20"/>
              </w:rPr>
            </w:pPr>
            <w:ins w:id="748" w:author="zygchang (Young-Gun Chang)" w:date="2021-08-31T12:24:00Z">
              <w:r w:rsidRPr="00C34952">
                <w:rPr>
                  <w:rFonts w:hint="eastAsia"/>
                  <w:b w:val="0"/>
                  <w:snapToGrid w:val="0"/>
                  <w:sz w:val="20"/>
                  <w:szCs w:val="20"/>
                </w:rPr>
                <w:t>교육연구</w:t>
              </w:r>
              <w:r w:rsidRPr="00C34952">
                <w:rPr>
                  <w:rFonts w:hint="eastAsia"/>
                  <w:b w:val="0"/>
                  <w:snapToGrid w:val="0"/>
                  <w:sz w:val="20"/>
                  <w:szCs w:val="20"/>
                </w:rPr>
                <w:t xml:space="preserve"> </w:t>
              </w:r>
              <w:r w:rsidRPr="00C34952">
                <w:rPr>
                  <w:rFonts w:hint="eastAsia"/>
                  <w:b w:val="0"/>
                  <w:snapToGrid w:val="0"/>
                  <w:sz w:val="20"/>
                  <w:szCs w:val="20"/>
                </w:rPr>
                <w:t>및</w:t>
              </w:r>
              <w:r w:rsidRPr="00C34952">
                <w:rPr>
                  <w:rFonts w:hint="eastAsia"/>
                  <w:b w:val="0"/>
                  <w:snapToGrid w:val="0"/>
                  <w:sz w:val="20"/>
                  <w:szCs w:val="20"/>
                </w:rPr>
                <w:t xml:space="preserve"> </w:t>
              </w:r>
              <w:r w:rsidRPr="00C34952">
                <w:rPr>
                  <w:rFonts w:hint="eastAsia"/>
                  <w:b w:val="0"/>
                  <w:snapToGrid w:val="0"/>
                  <w:sz w:val="20"/>
                  <w:szCs w:val="20"/>
                </w:rPr>
                <w:t>복지시설</w:t>
              </w:r>
            </w:ins>
          </w:p>
        </w:tc>
        <w:tc>
          <w:tcPr>
            <w:tcW w:w="1242" w:type="dxa"/>
            <w:tcBorders>
              <w:top w:val="single" w:sz="4" w:space="0" w:color="404040" w:themeColor="text1" w:themeTint="BF"/>
              <w:bottom w:val="single" w:sz="4" w:space="0" w:color="404040" w:themeColor="text1" w:themeTint="BF"/>
            </w:tcBorders>
            <w:vAlign w:val="center"/>
          </w:tcPr>
          <w:p w14:paraId="669E3F87" w14:textId="77777777" w:rsidR="00C96CE5" w:rsidRPr="00C34952" w:rsidRDefault="00C96CE5" w:rsidP="005272FD">
            <w:pPr>
              <w:pStyle w:val="21"/>
              <w:spacing w:line="280" w:lineRule="atLeast"/>
              <w:jc w:val="right"/>
              <w:rPr>
                <w:ins w:id="749" w:author="zygchang (Young-Gun Chang)" w:date="2021-08-31T12:23:00Z"/>
                <w:b w:val="0"/>
                <w:snapToGrid w:val="0"/>
                <w:sz w:val="20"/>
                <w:szCs w:val="20"/>
              </w:rPr>
            </w:pPr>
            <w:ins w:id="750" w:author="zygchang (Young-Gun Chang)" w:date="2021-08-31T12:28:00Z">
              <w:r>
                <w:rPr>
                  <w:rFonts w:hint="eastAsia"/>
                  <w:b w:val="0"/>
                  <w:snapToGrid w:val="0"/>
                  <w:sz w:val="20"/>
                  <w:szCs w:val="20"/>
                </w:rPr>
                <w:t>2,207.15</w:t>
              </w:r>
            </w:ins>
          </w:p>
        </w:tc>
      </w:tr>
      <w:tr w:rsidR="00C96CE5" w:rsidRPr="00C34952" w14:paraId="12614397" w14:textId="77777777" w:rsidTr="0055364A">
        <w:trPr>
          <w:trHeight w:val="254"/>
          <w:ins w:id="751" w:author="zygchang (Young-Gun Chang)" w:date="2021-08-31T12:28:00Z"/>
        </w:trPr>
        <w:tc>
          <w:tcPr>
            <w:tcW w:w="992" w:type="dxa"/>
            <w:vMerge/>
            <w:tcBorders>
              <w:bottom w:val="single" w:sz="4" w:space="0" w:color="404040" w:themeColor="text1" w:themeTint="BF"/>
            </w:tcBorders>
            <w:shd w:val="clear" w:color="auto" w:fill="auto"/>
            <w:vAlign w:val="center"/>
          </w:tcPr>
          <w:p w14:paraId="47D0808E" w14:textId="77777777" w:rsidR="00C96CE5" w:rsidRPr="00C34952" w:rsidRDefault="00C96CE5" w:rsidP="00861711">
            <w:pPr>
              <w:pStyle w:val="21"/>
              <w:spacing w:line="280" w:lineRule="atLeast"/>
              <w:jc w:val="center"/>
              <w:rPr>
                <w:ins w:id="752" w:author="zygchang (Young-Gun Chang)" w:date="2021-08-31T12:28:00Z"/>
                <w:snapToGrid w:val="0"/>
                <w:sz w:val="20"/>
                <w:szCs w:val="20"/>
              </w:rPr>
            </w:pPr>
          </w:p>
        </w:tc>
        <w:tc>
          <w:tcPr>
            <w:tcW w:w="1134" w:type="dxa"/>
            <w:vMerge/>
            <w:tcBorders>
              <w:bottom w:val="single" w:sz="4" w:space="0" w:color="404040" w:themeColor="text1" w:themeTint="BF"/>
            </w:tcBorders>
            <w:shd w:val="clear" w:color="auto" w:fill="auto"/>
            <w:vAlign w:val="center"/>
          </w:tcPr>
          <w:p w14:paraId="24E0B4AF" w14:textId="77777777" w:rsidR="00C96CE5" w:rsidRPr="00C34952" w:rsidRDefault="00C96CE5" w:rsidP="00861711">
            <w:pPr>
              <w:pStyle w:val="21"/>
              <w:spacing w:line="280" w:lineRule="atLeast"/>
              <w:jc w:val="right"/>
              <w:rPr>
                <w:ins w:id="753" w:author="zygchang (Young-Gun Chang)" w:date="2021-08-31T12:28:00Z"/>
                <w:b w:val="0"/>
                <w:snapToGrid w:val="0"/>
                <w:sz w:val="20"/>
                <w:szCs w:val="20"/>
              </w:rPr>
            </w:pPr>
          </w:p>
        </w:tc>
        <w:tc>
          <w:tcPr>
            <w:tcW w:w="1134" w:type="dxa"/>
            <w:vMerge/>
            <w:tcBorders>
              <w:bottom w:val="single" w:sz="4" w:space="0" w:color="404040" w:themeColor="text1" w:themeTint="BF"/>
            </w:tcBorders>
            <w:vAlign w:val="center"/>
          </w:tcPr>
          <w:p w14:paraId="5B806308" w14:textId="77777777" w:rsidR="00C96CE5" w:rsidRPr="00C34952" w:rsidRDefault="00C96CE5" w:rsidP="005272FD">
            <w:pPr>
              <w:pStyle w:val="21"/>
              <w:spacing w:line="280" w:lineRule="atLeast"/>
              <w:jc w:val="center"/>
              <w:rPr>
                <w:ins w:id="754" w:author="zygchang (Young-Gun Chang)" w:date="2021-08-31T12:28:00Z"/>
                <w:b w:val="0"/>
                <w:snapToGrid w:val="0"/>
                <w:sz w:val="20"/>
                <w:szCs w:val="20"/>
              </w:rPr>
            </w:pPr>
          </w:p>
        </w:tc>
        <w:tc>
          <w:tcPr>
            <w:tcW w:w="1134" w:type="dxa"/>
            <w:vMerge/>
            <w:tcBorders>
              <w:bottom w:val="single" w:sz="4" w:space="0" w:color="404040" w:themeColor="text1" w:themeTint="BF"/>
            </w:tcBorders>
            <w:vAlign w:val="center"/>
          </w:tcPr>
          <w:p w14:paraId="6764125B" w14:textId="77777777" w:rsidR="00C96CE5" w:rsidRPr="00C34952" w:rsidRDefault="00C96CE5" w:rsidP="005272FD">
            <w:pPr>
              <w:pStyle w:val="21"/>
              <w:spacing w:line="280" w:lineRule="atLeast"/>
              <w:jc w:val="right"/>
              <w:rPr>
                <w:ins w:id="755" w:author="zygchang (Young-Gun Chang)" w:date="2021-08-31T12:28:00Z"/>
                <w:b w:val="0"/>
                <w:snapToGrid w:val="0"/>
                <w:sz w:val="20"/>
                <w:szCs w:val="20"/>
              </w:rPr>
            </w:pPr>
          </w:p>
        </w:tc>
        <w:tc>
          <w:tcPr>
            <w:tcW w:w="1134" w:type="dxa"/>
            <w:tcBorders>
              <w:top w:val="single" w:sz="4" w:space="0" w:color="404040" w:themeColor="text1" w:themeTint="BF"/>
              <w:bottom w:val="single" w:sz="4" w:space="0" w:color="404040" w:themeColor="text1" w:themeTint="BF"/>
            </w:tcBorders>
            <w:vAlign w:val="center"/>
          </w:tcPr>
          <w:p w14:paraId="05210ED8" w14:textId="77777777" w:rsidR="00C96CE5" w:rsidRPr="00C34952" w:rsidRDefault="00C96CE5" w:rsidP="005272FD">
            <w:pPr>
              <w:pStyle w:val="21"/>
              <w:spacing w:line="280" w:lineRule="atLeast"/>
              <w:jc w:val="center"/>
              <w:rPr>
                <w:ins w:id="756" w:author="zygchang (Young-Gun Chang)" w:date="2021-08-31T12:28:00Z"/>
                <w:b w:val="0"/>
                <w:snapToGrid w:val="0"/>
                <w:sz w:val="20"/>
                <w:szCs w:val="20"/>
              </w:rPr>
            </w:pPr>
            <w:ins w:id="757" w:author="zygchang (Young-Gun Chang)" w:date="2021-08-31T12:29:00Z">
              <w:r>
                <w:rPr>
                  <w:rFonts w:hint="eastAsia"/>
                  <w:b w:val="0"/>
                  <w:snapToGrid w:val="0"/>
                  <w:sz w:val="20"/>
                  <w:szCs w:val="20"/>
                </w:rPr>
                <w:t>4</w:t>
              </w:r>
            </w:ins>
          </w:p>
        </w:tc>
        <w:tc>
          <w:tcPr>
            <w:tcW w:w="2423" w:type="dxa"/>
            <w:tcBorders>
              <w:top w:val="single" w:sz="4" w:space="0" w:color="404040" w:themeColor="text1" w:themeTint="BF"/>
              <w:bottom w:val="single" w:sz="4" w:space="0" w:color="404040" w:themeColor="text1" w:themeTint="BF"/>
            </w:tcBorders>
            <w:vAlign w:val="center"/>
          </w:tcPr>
          <w:p w14:paraId="60432984" w14:textId="77777777" w:rsidR="00C96CE5" w:rsidRPr="00C34952" w:rsidRDefault="00C96CE5" w:rsidP="00C96CE5">
            <w:pPr>
              <w:pStyle w:val="21"/>
              <w:spacing w:line="280" w:lineRule="atLeast"/>
              <w:jc w:val="center"/>
              <w:rPr>
                <w:ins w:id="758" w:author="zygchang (Young-Gun Chang)" w:date="2021-08-31T12:28:00Z"/>
                <w:b w:val="0"/>
                <w:snapToGrid w:val="0"/>
                <w:sz w:val="20"/>
                <w:szCs w:val="20"/>
              </w:rPr>
            </w:pPr>
            <w:ins w:id="759" w:author="zygchang (Young-Gun Chang)" w:date="2021-08-31T12:28:00Z">
              <w:r>
                <w:rPr>
                  <w:rFonts w:hint="eastAsia"/>
                  <w:b w:val="0"/>
                  <w:snapToGrid w:val="0"/>
                  <w:sz w:val="20"/>
                  <w:szCs w:val="20"/>
                </w:rPr>
                <w:t>기숙사</w:t>
              </w:r>
              <w:r>
                <w:rPr>
                  <w:rFonts w:hint="eastAsia"/>
                  <w:b w:val="0"/>
                  <w:snapToGrid w:val="0"/>
                  <w:sz w:val="20"/>
                  <w:szCs w:val="20"/>
                </w:rPr>
                <w:t>,</w:t>
              </w:r>
              <w:r>
                <w:rPr>
                  <w:b w:val="0"/>
                  <w:snapToGrid w:val="0"/>
                  <w:sz w:val="20"/>
                  <w:szCs w:val="20"/>
                </w:rPr>
                <w:t xml:space="preserve"> </w:t>
              </w:r>
              <w:r>
                <w:rPr>
                  <w:rFonts w:hint="eastAsia"/>
                  <w:b w:val="0"/>
                  <w:snapToGrid w:val="0"/>
                  <w:sz w:val="20"/>
                  <w:szCs w:val="20"/>
                </w:rPr>
                <w:t>주택</w:t>
              </w:r>
            </w:ins>
          </w:p>
        </w:tc>
        <w:tc>
          <w:tcPr>
            <w:tcW w:w="1242" w:type="dxa"/>
            <w:tcBorders>
              <w:top w:val="single" w:sz="4" w:space="0" w:color="404040" w:themeColor="text1" w:themeTint="BF"/>
              <w:bottom w:val="single" w:sz="4" w:space="0" w:color="404040" w:themeColor="text1" w:themeTint="BF"/>
            </w:tcBorders>
            <w:vAlign w:val="center"/>
          </w:tcPr>
          <w:p w14:paraId="0B9C9DE0" w14:textId="77777777" w:rsidR="00C96CE5" w:rsidRPr="00C34952" w:rsidRDefault="00C96CE5" w:rsidP="005272FD">
            <w:pPr>
              <w:pStyle w:val="21"/>
              <w:spacing w:line="280" w:lineRule="atLeast"/>
              <w:jc w:val="right"/>
              <w:rPr>
                <w:ins w:id="760" w:author="zygchang (Young-Gun Chang)" w:date="2021-08-31T12:28:00Z"/>
                <w:b w:val="0"/>
                <w:snapToGrid w:val="0"/>
                <w:sz w:val="20"/>
                <w:szCs w:val="20"/>
              </w:rPr>
            </w:pPr>
            <w:ins w:id="761" w:author="zygchang (Young-Gun Chang)" w:date="2021-08-31T12:29:00Z">
              <w:r>
                <w:rPr>
                  <w:rFonts w:hint="eastAsia"/>
                  <w:b w:val="0"/>
                  <w:snapToGrid w:val="0"/>
                  <w:sz w:val="20"/>
                  <w:szCs w:val="20"/>
                </w:rPr>
                <w:t>375.62</w:t>
              </w:r>
            </w:ins>
          </w:p>
        </w:tc>
      </w:tr>
      <w:tr w:rsidR="00C96CE5" w:rsidRPr="00C96CE5" w14:paraId="0AA08799" w14:textId="77777777" w:rsidTr="00C96CE5">
        <w:trPr>
          <w:trHeight w:val="254"/>
          <w:ins w:id="762" w:author="zygchang (Young-Gun Chang)" w:date="2021-08-31T12:29:00Z"/>
        </w:trPr>
        <w:tc>
          <w:tcPr>
            <w:tcW w:w="992" w:type="dxa"/>
            <w:tcBorders>
              <w:top w:val="single" w:sz="4" w:space="0" w:color="404040" w:themeColor="text1" w:themeTint="BF"/>
            </w:tcBorders>
            <w:shd w:val="clear" w:color="auto" w:fill="F2F2F2"/>
            <w:vAlign w:val="center"/>
          </w:tcPr>
          <w:p w14:paraId="386AA796" w14:textId="77777777" w:rsidR="00C96CE5" w:rsidRPr="00C96CE5" w:rsidRDefault="00C96CE5" w:rsidP="00861711">
            <w:pPr>
              <w:pStyle w:val="21"/>
              <w:spacing w:line="280" w:lineRule="atLeast"/>
              <w:jc w:val="center"/>
              <w:rPr>
                <w:ins w:id="763" w:author="zygchang (Young-Gun Chang)" w:date="2021-08-31T12:29:00Z"/>
                <w:snapToGrid w:val="0"/>
                <w:sz w:val="20"/>
                <w:szCs w:val="20"/>
              </w:rPr>
            </w:pPr>
            <w:proofErr w:type="gramStart"/>
            <w:ins w:id="764" w:author="zygchang (Young-Gun Chang)" w:date="2021-08-31T12:30:00Z">
              <w:r>
                <w:rPr>
                  <w:rFonts w:hint="eastAsia"/>
                  <w:snapToGrid w:val="0"/>
                  <w:sz w:val="20"/>
                  <w:szCs w:val="20"/>
                </w:rPr>
                <w:t>합</w:t>
              </w:r>
              <w:r>
                <w:rPr>
                  <w:rFonts w:hint="eastAsia"/>
                  <w:snapToGrid w:val="0"/>
                  <w:sz w:val="20"/>
                  <w:szCs w:val="20"/>
                </w:rPr>
                <w:t xml:space="preserve">  </w:t>
              </w:r>
              <w:r>
                <w:rPr>
                  <w:rFonts w:hint="eastAsia"/>
                  <w:snapToGrid w:val="0"/>
                  <w:sz w:val="20"/>
                  <w:szCs w:val="20"/>
                </w:rPr>
                <w:t>계</w:t>
              </w:r>
            </w:ins>
            <w:proofErr w:type="gramEnd"/>
          </w:p>
        </w:tc>
        <w:tc>
          <w:tcPr>
            <w:tcW w:w="1134" w:type="dxa"/>
            <w:tcBorders>
              <w:top w:val="single" w:sz="4" w:space="0" w:color="404040" w:themeColor="text1" w:themeTint="BF"/>
            </w:tcBorders>
            <w:shd w:val="clear" w:color="auto" w:fill="F2F2F2"/>
            <w:vAlign w:val="center"/>
          </w:tcPr>
          <w:p w14:paraId="6EABF404" w14:textId="77777777" w:rsidR="00C96CE5" w:rsidRPr="00C96CE5" w:rsidRDefault="00C96CE5" w:rsidP="00861711">
            <w:pPr>
              <w:pStyle w:val="21"/>
              <w:spacing w:line="280" w:lineRule="atLeast"/>
              <w:jc w:val="right"/>
              <w:rPr>
                <w:ins w:id="765" w:author="zygchang (Young-Gun Chang)" w:date="2021-08-31T12:29:00Z"/>
                <w:snapToGrid w:val="0"/>
                <w:sz w:val="20"/>
                <w:szCs w:val="20"/>
              </w:rPr>
            </w:pPr>
            <w:ins w:id="766" w:author="zygchang (Young-Gun Chang)" w:date="2021-08-31T12:30:00Z">
              <w:r>
                <w:rPr>
                  <w:rFonts w:hint="eastAsia"/>
                  <w:snapToGrid w:val="0"/>
                  <w:sz w:val="20"/>
                  <w:szCs w:val="20"/>
                </w:rPr>
                <w:t>10</w:t>
              </w:r>
            </w:ins>
          </w:p>
        </w:tc>
        <w:tc>
          <w:tcPr>
            <w:tcW w:w="1134" w:type="dxa"/>
            <w:tcBorders>
              <w:top w:val="single" w:sz="4" w:space="0" w:color="404040" w:themeColor="text1" w:themeTint="BF"/>
            </w:tcBorders>
            <w:shd w:val="clear" w:color="auto" w:fill="F2F2F2"/>
            <w:vAlign w:val="center"/>
          </w:tcPr>
          <w:p w14:paraId="55BD2514" w14:textId="77777777" w:rsidR="00C96CE5" w:rsidRPr="00C96CE5" w:rsidRDefault="00C96CE5" w:rsidP="005272FD">
            <w:pPr>
              <w:pStyle w:val="21"/>
              <w:spacing w:line="280" w:lineRule="atLeast"/>
              <w:jc w:val="center"/>
              <w:rPr>
                <w:ins w:id="767" w:author="zygchang (Young-Gun Chang)" w:date="2021-08-31T12:29:00Z"/>
                <w:snapToGrid w:val="0"/>
                <w:sz w:val="20"/>
                <w:szCs w:val="20"/>
              </w:rPr>
            </w:pPr>
          </w:p>
        </w:tc>
        <w:tc>
          <w:tcPr>
            <w:tcW w:w="1134" w:type="dxa"/>
            <w:tcBorders>
              <w:top w:val="single" w:sz="4" w:space="0" w:color="404040" w:themeColor="text1" w:themeTint="BF"/>
            </w:tcBorders>
            <w:shd w:val="clear" w:color="auto" w:fill="F2F2F2"/>
            <w:vAlign w:val="center"/>
          </w:tcPr>
          <w:p w14:paraId="54445232" w14:textId="77777777" w:rsidR="00C96CE5" w:rsidRPr="00C96CE5" w:rsidRDefault="00C96CE5" w:rsidP="005272FD">
            <w:pPr>
              <w:pStyle w:val="21"/>
              <w:spacing w:line="280" w:lineRule="atLeast"/>
              <w:jc w:val="right"/>
              <w:rPr>
                <w:ins w:id="768" w:author="zygchang (Young-Gun Chang)" w:date="2021-08-31T12:29:00Z"/>
                <w:snapToGrid w:val="0"/>
                <w:sz w:val="20"/>
                <w:szCs w:val="20"/>
              </w:rPr>
            </w:pPr>
            <w:ins w:id="769" w:author="zygchang (Young-Gun Chang)" w:date="2021-08-31T12:30:00Z">
              <w:r w:rsidRPr="00C96CE5">
                <w:rPr>
                  <w:rFonts w:hint="eastAsia"/>
                  <w:snapToGrid w:val="0"/>
                  <w:sz w:val="20"/>
                  <w:szCs w:val="20"/>
                </w:rPr>
                <w:t>2,221.1</w:t>
              </w:r>
            </w:ins>
          </w:p>
        </w:tc>
        <w:tc>
          <w:tcPr>
            <w:tcW w:w="1134" w:type="dxa"/>
            <w:tcBorders>
              <w:top w:val="single" w:sz="4" w:space="0" w:color="404040" w:themeColor="text1" w:themeTint="BF"/>
            </w:tcBorders>
            <w:shd w:val="clear" w:color="auto" w:fill="F2F2F2"/>
            <w:vAlign w:val="center"/>
          </w:tcPr>
          <w:p w14:paraId="5C123183" w14:textId="77777777" w:rsidR="00C96CE5" w:rsidRPr="00C96CE5" w:rsidRDefault="00C96CE5" w:rsidP="005272FD">
            <w:pPr>
              <w:pStyle w:val="21"/>
              <w:spacing w:line="280" w:lineRule="atLeast"/>
              <w:jc w:val="center"/>
              <w:rPr>
                <w:ins w:id="770" w:author="zygchang (Young-Gun Chang)" w:date="2021-08-31T12:29:00Z"/>
                <w:snapToGrid w:val="0"/>
                <w:sz w:val="20"/>
                <w:szCs w:val="20"/>
              </w:rPr>
            </w:pPr>
            <w:ins w:id="771" w:author="zygchang (Young-Gun Chang)" w:date="2021-08-31T12:29:00Z">
              <w:r w:rsidRPr="00C96CE5">
                <w:rPr>
                  <w:rFonts w:hint="eastAsia"/>
                  <w:snapToGrid w:val="0"/>
                  <w:sz w:val="20"/>
                  <w:szCs w:val="20"/>
                </w:rPr>
                <w:t>5</w:t>
              </w:r>
            </w:ins>
          </w:p>
        </w:tc>
        <w:tc>
          <w:tcPr>
            <w:tcW w:w="2423" w:type="dxa"/>
            <w:tcBorders>
              <w:top w:val="single" w:sz="4" w:space="0" w:color="404040" w:themeColor="text1" w:themeTint="BF"/>
            </w:tcBorders>
            <w:shd w:val="clear" w:color="auto" w:fill="F2F2F2"/>
            <w:vAlign w:val="center"/>
          </w:tcPr>
          <w:p w14:paraId="41025744" w14:textId="77777777" w:rsidR="00C96CE5" w:rsidRPr="00C96CE5" w:rsidRDefault="00C96CE5" w:rsidP="00C96CE5">
            <w:pPr>
              <w:pStyle w:val="21"/>
              <w:spacing w:line="280" w:lineRule="atLeast"/>
              <w:jc w:val="center"/>
              <w:rPr>
                <w:ins w:id="772" w:author="zygchang (Young-Gun Chang)" w:date="2021-08-31T12:29:00Z"/>
                <w:snapToGrid w:val="0"/>
                <w:sz w:val="20"/>
                <w:szCs w:val="20"/>
              </w:rPr>
            </w:pPr>
          </w:p>
        </w:tc>
        <w:tc>
          <w:tcPr>
            <w:tcW w:w="1242" w:type="dxa"/>
            <w:tcBorders>
              <w:top w:val="single" w:sz="4" w:space="0" w:color="404040" w:themeColor="text1" w:themeTint="BF"/>
            </w:tcBorders>
            <w:shd w:val="clear" w:color="auto" w:fill="F2F2F2"/>
            <w:vAlign w:val="center"/>
          </w:tcPr>
          <w:p w14:paraId="11DA9C08" w14:textId="77777777" w:rsidR="00C96CE5" w:rsidRPr="00C96CE5" w:rsidRDefault="00C96CE5" w:rsidP="00C96CE5">
            <w:pPr>
              <w:pStyle w:val="21"/>
              <w:spacing w:line="280" w:lineRule="atLeast"/>
              <w:jc w:val="right"/>
              <w:rPr>
                <w:ins w:id="773" w:author="zygchang (Young-Gun Chang)" w:date="2021-08-31T12:29:00Z"/>
                <w:snapToGrid w:val="0"/>
                <w:sz w:val="20"/>
                <w:szCs w:val="20"/>
              </w:rPr>
            </w:pPr>
            <w:ins w:id="774" w:author="zygchang (Young-Gun Chang)" w:date="2021-08-31T12:29:00Z">
              <w:r w:rsidRPr="00C96CE5">
                <w:rPr>
                  <w:rFonts w:hint="eastAsia"/>
                  <w:snapToGrid w:val="0"/>
                  <w:sz w:val="20"/>
                  <w:szCs w:val="20"/>
                </w:rPr>
                <w:t>2,582.77</w:t>
              </w:r>
            </w:ins>
          </w:p>
        </w:tc>
      </w:tr>
    </w:tbl>
    <w:p w14:paraId="4B7E9DE5" w14:textId="77777777" w:rsidR="00BE3790" w:rsidRDefault="00C76E8D" w:rsidP="00BE3790">
      <w:pPr>
        <w:pStyle w:val="a5"/>
        <w:spacing w:before="240" w:after="240"/>
        <w:ind w:leftChars="0" w:left="454"/>
        <w:outlineLvl w:val="1"/>
        <w:rPr>
          <w:ins w:id="775" w:author="zygchang (Young-Gun Chang)" w:date="2021-08-31T12:11:00Z"/>
          <w:b/>
          <w:color w:val="5D2A2C" w:themeColor="text2"/>
          <w:sz w:val="24"/>
        </w:rPr>
      </w:pPr>
      <w:ins w:id="776" w:author="junkyo.shim" w:date="2021-08-31T13:02:00Z">
        <w:r>
          <w:rPr>
            <w:rFonts w:hint="eastAsia"/>
            <w:bCs/>
            <w:szCs w:val="22"/>
          </w:rPr>
          <w:t>답변에</w:t>
        </w:r>
        <w:r>
          <w:rPr>
            <w:rFonts w:hint="eastAsia"/>
            <w:bCs/>
            <w:szCs w:val="22"/>
          </w:rPr>
          <w:t xml:space="preserve"> </w:t>
        </w:r>
        <w:r>
          <w:rPr>
            <w:rFonts w:hint="eastAsia"/>
            <w:bCs/>
            <w:szCs w:val="22"/>
          </w:rPr>
          <w:t>의하면</w:t>
        </w:r>
        <w:r>
          <w:rPr>
            <w:rFonts w:hint="eastAsia"/>
            <w:bCs/>
            <w:szCs w:val="22"/>
          </w:rPr>
          <w:t xml:space="preserve">, </w:t>
        </w:r>
      </w:ins>
      <w:ins w:id="777" w:author="zygchang (Young-Gun Chang)" w:date="2021-08-31T12:11:00Z">
        <w:r w:rsidR="00BE3790">
          <w:rPr>
            <w:rFonts w:hint="eastAsia"/>
            <w:bCs/>
            <w:szCs w:val="22"/>
          </w:rPr>
          <w:t>원서동</w:t>
        </w:r>
        <w:r w:rsidR="00BE3790">
          <w:rPr>
            <w:rFonts w:hint="eastAsia"/>
            <w:bCs/>
            <w:szCs w:val="22"/>
          </w:rPr>
          <w:t xml:space="preserve"> </w:t>
        </w:r>
        <w:r w:rsidR="00BE3790">
          <w:rPr>
            <w:rFonts w:hint="eastAsia"/>
            <w:bCs/>
            <w:szCs w:val="22"/>
          </w:rPr>
          <w:t>부동산</w:t>
        </w:r>
      </w:ins>
      <w:ins w:id="778" w:author="junkyo.shim" w:date="2021-08-31T13:02:00Z">
        <w:r w:rsidR="008C04DA">
          <w:rPr>
            <w:rFonts w:hint="eastAsia"/>
            <w:bCs/>
            <w:szCs w:val="22"/>
          </w:rPr>
          <w:t xml:space="preserve"> </w:t>
        </w:r>
        <w:r w:rsidR="008C04DA">
          <w:rPr>
            <w:rFonts w:hint="eastAsia"/>
            <w:bCs/>
            <w:szCs w:val="22"/>
          </w:rPr>
          <w:t>등</w:t>
        </w:r>
      </w:ins>
      <w:ins w:id="779" w:author="junkyo.shim" w:date="2021-08-31T13:01:00Z">
        <w:r>
          <w:rPr>
            <w:rFonts w:hint="eastAsia"/>
            <w:bCs/>
            <w:szCs w:val="22"/>
          </w:rPr>
          <w:t>의</w:t>
        </w:r>
      </w:ins>
      <w:ins w:id="780" w:author="zygchang (Young-Gun Chang)" w:date="2021-08-31T12:11:00Z">
        <w:del w:id="781" w:author="junkyo.shim" w:date="2021-08-31T13:01:00Z">
          <w:r w:rsidR="00BE3790" w:rsidDel="00C76E8D">
            <w:rPr>
              <w:rFonts w:hint="eastAsia"/>
              <w:bCs/>
              <w:szCs w:val="22"/>
            </w:rPr>
            <w:delText>은</w:delText>
          </w:r>
        </w:del>
        <w:r w:rsidR="00BE3790">
          <w:rPr>
            <w:rFonts w:hint="eastAsia"/>
            <w:bCs/>
            <w:szCs w:val="22"/>
          </w:rPr>
          <w:t xml:space="preserve"> </w:t>
        </w:r>
        <w:r w:rsidR="00BE3790">
          <w:rPr>
            <w:rFonts w:hint="eastAsia"/>
            <w:bCs/>
            <w:szCs w:val="22"/>
          </w:rPr>
          <w:t>주</w:t>
        </w:r>
      </w:ins>
      <w:ins w:id="782" w:author="junkyo.shim" w:date="2021-08-31T13:02:00Z">
        <w:r>
          <w:rPr>
            <w:rFonts w:hint="eastAsia"/>
            <w:bCs/>
            <w:szCs w:val="22"/>
          </w:rPr>
          <w:t>된</w:t>
        </w:r>
        <w:r>
          <w:rPr>
            <w:rFonts w:hint="eastAsia"/>
            <w:bCs/>
            <w:szCs w:val="22"/>
          </w:rPr>
          <w:t xml:space="preserve"> </w:t>
        </w:r>
        <w:r>
          <w:rPr>
            <w:rFonts w:hint="eastAsia"/>
            <w:bCs/>
            <w:szCs w:val="22"/>
          </w:rPr>
          <w:t>용도는</w:t>
        </w:r>
      </w:ins>
      <w:ins w:id="783" w:author="zygchang (Young-Gun Chang)" w:date="2021-08-31T12:11:00Z">
        <w:del w:id="784" w:author="junkyo.shim" w:date="2021-08-31T13:02:00Z">
          <w:r w:rsidR="00BE3790" w:rsidDel="00C76E8D">
            <w:rPr>
              <w:rFonts w:hint="eastAsia"/>
              <w:bCs/>
              <w:szCs w:val="22"/>
            </w:rPr>
            <w:delText>로</w:delText>
          </w:r>
        </w:del>
        <w:r w:rsidR="00BE3790">
          <w:rPr>
            <w:rFonts w:hint="eastAsia"/>
            <w:bCs/>
            <w:szCs w:val="22"/>
          </w:rPr>
          <w:t xml:space="preserve"> </w:t>
        </w:r>
        <w:r w:rsidR="00BE3790">
          <w:rPr>
            <w:rFonts w:hint="eastAsia"/>
            <w:bCs/>
            <w:szCs w:val="22"/>
          </w:rPr>
          <w:t>연구소로</w:t>
        </w:r>
        <w:del w:id="785" w:author="junkyo.shim" w:date="2021-08-31T13:02:00Z">
          <w:r w:rsidR="00BE3790" w:rsidDel="00C76E8D">
            <w:rPr>
              <w:rFonts w:hint="eastAsia"/>
              <w:bCs/>
              <w:szCs w:val="22"/>
            </w:rPr>
            <w:delText xml:space="preserve"> </w:delText>
          </w:r>
          <w:r w:rsidR="00BE3790" w:rsidDel="00C76E8D">
            <w:rPr>
              <w:rFonts w:hint="eastAsia"/>
              <w:bCs/>
              <w:szCs w:val="22"/>
            </w:rPr>
            <w:delText>사용</w:delText>
          </w:r>
          <w:r w:rsidR="00BE3790" w:rsidDel="00C76E8D">
            <w:rPr>
              <w:rFonts w:hint="eastAsia"/>
              <w:bCs/>
              <w:szCs w:val="22"/>
            </w:rPr>
            <w:delText xml:space="preserve"> </w:delText>
          </w:r>
          <w:r w:rsidR="00BE3790" w:rsidDel="00C76E8D">
            <w:rPr>
              <w:rFonts w:hint="eastAsia"/>
              <w:bCs/>
              <w:szCs w:val="22"/>
            </w:rPr>
            <w:delText>중이며</w:delText>
          </w:r>
        </w:del>
      </w:ins>
      <w:ins w:id="786" w:author="junkyo.shim" w:date="2021-08-31T13:02:00Z">
        <w:r>
          <w:rPr>
            <w:rFonts w:hint="eastAsia"/>
            <w:bCs/>
            <w:szCs w:val="22"/>
          </w:rPr>
          <w:t>써</w:t>
        </w:r>
        <w:r>
          <w:rPr>
            <w:rFonts w:hint="eastAsia"/>
            <w:bCs/>
            <w:szCs w:val="22"/>
          </w:rPr>
          <w:t xml:space="preserve"> </w:t>
        </w:r>
        <w:r>
          <w:rPr>
            <w:rFonts w:hint="eastAsia"/>
            <w:bCs/>
            <w:szCs w:val="22"/>
          </w:rPr>
          <w:t>대상회사의</w:t>
        </w:r>
        <w:r>
          <w:rPr>
            <w:rFonts w:hint="eastAsia"/>
            <w:bCs/>
            <w:szCs w:val="22"/>
          </w:rPr>
          <w:t xml:space="preserve"> </w:t>
        </w:r>
        <w:r>
          <w:rPr>
            <w:rFonts w:hint="eastAsia"/>
            <w:bCs/>
            <w:szCs w:val="22"/>
          </w:rPr>
          <w:t>사업상</w:t>
        </w:r>
        <w:r>
          <w:rPr>
            <w:rFonts w:hint="eastAsia"/>
            <w:bCs/>
            <w:szCs w:val="22"/>
          </w:rPr>
          <w:t xml:space="preserve"> </w:t>
        </w:r>
        <w:r>
          <w:rPr>
            <w:rFonts w:hint="eastAsia"/>
            <w:bCs/>
            <w:szCs w:val="22"/>
          </w:rPr>
          <w:t>필수적인</w:t>
        </w:r>
        <w:r>
          <w:rPr>
            <w:rFonts w:hint="eastAsia"/>
            <w:bCs/>
            <w:szCs w:val="22"/>
          </w:rPr>
          <w:t xml:space="preserve"> </w:t>
        </w:r>
        <w:r>
          <w:rPr>
            <w:rFonts w:hint="eastAsia"/>
            <w:bCs/>
            <w:szCs w:val="22"/>
          </w:rPr>
          <w:t>시설은</w:t>
        </w:r>
        <w:r>
          <w:rPr>
            <w:rFonts w:hint="eastAsia"/>
            <w:bCs/>
            <w:szCs w:val="22"/>
          </w:rPr>
          <w:t xml:space="preserve"> </w:t>
        </w:r>
        <w:r>
          <w:rPr>
            <w:rFonts w:hint="eastAsia"/>
            <w:bCs/>
            <w:szCs w:val="22"/>
          </w:rPr>
          <w:t>아니라고</w:t>
        </w:r>
        <w:r>
          <w:rPr>
            <w:rFonts w:hint="eastAsia"/>
            <w:bCs/>
            <w:szCs w:val="22"/>
          </w:rPr>
          <w:t xml:space="preserve"> </w:t>
        </w:r>
        <w:r w:rsidR="008C04DA">
          <w:rPr>
            <w:rFonts w:hint="eastAsia"/>
            <w:bCs/>
            <w:szCs w:val="22"/>
          </w:rPr>
          <w:t>함</w:t>
        </w:r>
        <w:r w:rsidR="008C04DA">
          <w:rPr>
            <w:rFonts w:hint="eastAsia"/>
            <w:bCs/>
            <w:szCs w:val="22"/>
          </w:rPr>
          <w:t>.</w:t>
        </w:r>
        <w:r w:rsidR="008C04DA">
          <w:rPr>
            <w:bCs/>
            <w:szCs w:val="22"/>
          </w:rPr>
          <w:t xml:space="preserve"> </w:t>
        </w:r>
        <w:r w:rsidR="008C04DA">
          <w:rPr>
            <w:rFonts w:hint="eastAsia"/>
            <w:bCs/>
            <w:szCs w:val="22"/>
          </w:rPr>
          <w:t>그</w:t>
        </w:r>
        <w:r w:rsidR="008C04DA">
          <w:rPr>
            <w:rFonts w:hint="eastAsia"/>
            <w:bCs/>
            <w:szCs w:val="22"/>
          </w:rPr>
          <w:t xml:space="preserve"> </w:t>
        </w:r>
        <w:r w:rsidR="008C04DA">
          <w:rPr>
            <w:rFonts w:hint="eastAsia"/>
            <w:bCs/>
            <w:szCs w:val="22"/>
          </w:rPr>
          <w:t>밖에</w:t>
        </w:r>
        <w:r w:rsidR="008C04DA">
          <w:rPr>
            <w:rFonts w:hint="eastAsia"/>
            <w:bCs/>
            <w:szCs w:val="22"/>
          </w:rPr>
          <w:t xml:space="preserve"> </w:t>
        </w:r>
        <w:r w:rsidR="008C04DA">
          <w:rPr>
            <w:rFonts w:hint="eastAsia"/>
            <w:bCs/>
            <w:szCs w:val="22"/>
          </w:rPr>
          <w:t>원서동</w:t>
        </w:r>
        <w:r w:rsidR="008C04DA">
          <w:rPr>
            <w:rFonts w:hint="eastAsia"/>
            <w:bCs/>
            <w:szCs w:val="22"/>
          </w:rPr>
          <w:t xml:space="preserve"> </w:t>
        </w:r>
        <w:r w:rsidR="008C04DA">
          <w:rPr>
            <w:rFonts w:hint="eastAsia"/>
            <w:bCs/>
            <w:szCs w:val="22"/>
          </w:rPr>
          <w:t>부동산</w:t>
        </w:r>
        <w:r w:rsidR="008C04DA">
          <w:rPr>
            <w:rFonts w:hint="eastAsia"/>
            <w:bCs/>
            <w:szCs w:val="22"/>
          </w:rPr>
          <w:t xml:space="preserve"> </w:t>
        </w:r>
        <w:r w:rsidR="008C04DA">
          <w:rPr>
            <w:rFonts w:hint="eastAsia"/>
            <w:bCs/>
            <w:szCs w:val="22"/>
          </w:rPr>
          <w:t>등의</w:t>
        </w:r>
      </w:ins>
      <w:ins w:id="787" w:author="zygchang (Young-Gun Chang)" w:date="2021-08-31T12:11:00Z">
        <w:del w:id="788" w:author="junkyo.shim" w:date="2021-08-31T13:02:00Z">
          <w:r w:rsidR="00BE3790" w:rsidDel="008C04DA">
            <w:rPr>
              <w:rFonts w:hint="eastAsia"/>
              <w:bCs/>
              <w:szCs w:val="22"/>
            </w:rPr>
            <w:delText>,</w:delText>
          </w:r>
        </w:del>
        <w:r w:rsidR="00BE3790">
          <w:rPr>
            <w:rFonts w:hint="eastAsia"/>
            <w:bCs/>
            <w:szCs w:val="22"/>
          </w:rPr>
          <w:t xml:space="preserve"> </w:t>
        </w:r>
        <w:del w:id="789" w:author="junkyo.shim" w:date="2021-08-31T13:02:00Z">
          <w:r w:rsidR="00BE3790" w:rsidDel="008C04DA">
            <w:rPr>
              <w:rFonts w:hint="eastAsia"/>
              <w:bCs/>
              <w:szCs w:val="22"/>
            </w:rPr>
            <w:delText>그</w:delText>
          </w:r>
          <w:r w:rsidR="00BE3790" w:rsidDel="008C04DA">
            <w:rPr>
              <w:rFonts w:hint="eastAsia"/>
              <w:bCs/>
              <w:szCs w:val="22"/>
            </w:rPr>
            <w:delText xml:space="preserve"> </w:delText>
          </w:r>
        </w:del>
        <w:r w:rsidR="00BE3790">
          <w:rPr>
            <w:rFonts w:hint="eastAsia"/>
            <w:bCs/>
            <w:szCs w:val="22"/>
          </w:rPr>
          <w:t>부속시설</w:t>
        </w:r>
      </w:ins>
      <w:ins w:id="790" w:author="junkyo.shim" w:date="2021-08-31T13:02:00Z">
        <w:r w:rsidR="008C04DA">
          <w:rPr>
            <w:rFonts w:hint="eastAsia"/>
            <w:bCs/>
            <w:szCs w:val="22"/>
          </w:rPr>
          <w:t>은</w:t>
        </w:r>
        <w:r w:rsidR="008C04DA">
          <w:rPr>
            <w:rFonts w:hint="eastAsia"/>
            <w:bCs/>
            <w:szCs w:val="22"/>
          </w:rPr>
          <w:t xml:space="preserve"> </w:t>
        </w:r>
        <w:r w:rsidR="008C04DA">
          <w:rPr>
            <w:rFonts w:hint="eastAsia"/>
            <w:bCs/>
            <w:szCs w:val="22"/>
          </w:rPr>
          <w:t>비영업용</w:t>
        </w:r>
        <w:r w:rsidR="008C04DA">
          <w:rPr>
            <w:rFonts w:hint="eastAsia"/>
            <w:bCs/>
            <w:szCs w:val="22"/>
          </w:rPr>
          <w:t xml:space="preserve"> </w:t>
        </w:r>
        <w:r w:rsidR="008C04DA">
          <w:rPr>
            <w:rFonts w:hint="eastAsia"/>
            <w:bCs/>
            <w:szCs w:val="22"/>
          </w:rPr>
          <w:t>자산으로써</w:t>
        </w:r>
      </w:ins>
      <w:ins w:id="791" w:author="zygchang (Young-Gun Chang)" w:date="2021-08-31T12:11:00Z">
        <w:del w:id="792" w:author="junkyo.shim" w:date="2021-08-31T13:02:00Z">
          <w:r w:rsidR="00BE3790" w:rsidDel="008C04DA">
            <w:rPr>
              <w:rFonts w:hint="eastAsia"/>
              <w:bCs/>
              <w:szCs w:val="22"/>
            </w:rPr>
            <w:delText>로써</w:delText>
          </w:r>
        </w:del>
        <w:r w:rsidR="00BE3790">
          <w:rPr>
            <w:rFonts w:hint="eastAsia"/>
            <w:bCs/>
            <w:szCs w:val="22"/>
          </w:rPr>
          <w:t xml:space="preserve"> </w:t>
        </w:r>
        <w:r w:rsidR="00BE3790">
          <w:rPr>
            <w:rFonts w:hint="eastAsia"/>
            <w:bCs/>
            <w:szCs w:val="22"/>
          </w:rPr>
          <w:t>구내식당</w:t>
        </w:r>
        <w:r w:rsidR="00BE3790">
          <w:rPr>
            <w:rFonts w:hint="eastAsia"/>
            <w:bCs/>
            <w:szCs w:val="22"/>
          </w:rPr>
          <w:t xml:space="preserve">, </w:t>
        </w:r>
        <w:r w:rsidR="00BE3790">
          <w:rPr>
            <w:rFonts w:hint="eastAsia"/>
            <w:bCs/>
            <w:szCs w:val="22"/>
          </w:rPr>
          <w:t>주차장</w:t>
        </w:r>
        <w:r w:rsidR="00BE3790">
          <w:rPr>
            <w:rFonts w:hint="eastAsia"/>
            <w:bCs/>
            <w:szCs w:val="22"/>
          </w:rPr>
          <w:t xml:space="preserve"> </w:t>
        </w:r>
        <w:r w:rsidR="00BE3790">
          <w:rPr>
            <w:rFonts w:hint="eastAsia"/>
            <w:bCs/>
            <w:szCs w:val="22"/>
          </w:rPr>
          <w:t>및</w:t>
        </w:r>
        <w:r w:rsidR="00BE3790">
          <w:rPr>
            <w:rFonts w:hint="eastAsia"/>
            <w:bCs/>
            <w:szCs w:val="22"/>
          </w:rPr>
          <w:t xml:space="preserve"> </w:t>
        </w:r>
        <w:r w:rsidR="00BE3790">
          <w:rPr>
            <w:rFonts w:hint="eastAsia"/>
            <w:bCs/>
            <w:szCs w:val="22"/>
          </w:rPr>
          <w:t>관리사무소가</w:t>
        </w:r>
        <w:r w:rsidR="00BE3790">
          <w:rPr>
            <w:rFonts w:hint="eastAsia"/>
            <w:bCs/>
            <w:szCs w:val="22"/>
          </w:rPr>
          <w:t xml:space="preserve"> </w:t>
        </w:r>
        <w:r w:rsidR="00BE3790">
          <w:rPr>
            <w:rFonts w:hint="eastAsia"/>
            <w:bCs/>
            <w:szCs w:val="22"/>
          </w:rPr>
          <w:t>존재하며</w:t>
        </w:r>
        <w:r w:rsidR="00BE3790">
          <w:rPr>
            <w:rFonts w:hint="eastAsia"/>
            <w:bCs/>
            <w:szCs w:val="22"/>
          </w:rPr>
          <w:t xml:space="preserve">, </w:t>
        </w:r>
        <w:r w:rsidR="00BE3790">
          <w:rPr>
            <w:rFonts w:hint="eastAsia"/>
            <w:bCs/>
            <w:szCs w:val="22"/>
          </w:rPr>
          <w:t>빌라</w:t>
        </w:r>
        <w:r w:rsidR="00BE3790">
          <w:rPr>
            <w:rFonts w:hint="eastAsia"/>
            <w:bCs/>
            <w:szCs w:val="22"/>
          </w:rPr>
          <w:t xml:space="preserve"> </w:t>
        </w:r>
        <w:r w:rsidR="00BE3790">
          <w:rPr>
            <w:rFonts w:hint="eastAsia"/>
            <w:bCs/>
            <w:szCs w:val="22"/>
          </w:rPr>
          <w:t>건물</w:t>
        </w:r>
        <w:r w:rsidR="00BE3790">
          <w:rPr>
            <w:rFonts w:hint="eastAsia"/>
            <w:bCs/>
            <w:szCs w:val="22"/>
          </w:rPr>
          <w:t xml:space="preserve"> </w:t>
        </w:r>
        <w:r w:rsidR="00BE3790">
          <w:rPr>
            <w:bCs/>
            <w:szCs w:val="22"/>
          </w:rPr>
          <w:t>1</w:t>
        </w:r>
        <w:r w:rsidR="00BE3790">
          <w:rPr>
            <w:rFonts w:hint="eastAsia"/>
            <w:bCs/>
            <w:szCs w:val="22"/>
          </w:rPr>
          <w:t>동</w:t>
        </w:r>
      </w:ins>
      <w:ins w:id="793" w:author="junkyo.shim" w:date="2021-08-31T13:02:00Z">
        <w:r w:rsidR="008C04DA">
          <w:rPr>
            <w:rFonts w:hint="eastAsia"/>
            <w:bCs/>
            <w:szCs w:val="22"/>
          </w:rPr>
          <w:t>임</w:t>
        </w:r>
      </w:ins>
      <w:ins w:id="794" w:author="zygchang (Young-Gun Chang)" w:date="2021-08-31T12:11:00Z">
        <w:del w:id="795" w:author="junkyo.shim" w:date="2021-08-31T13:02:00Z">
          <w:r w:rsidR="00BE3790" w:rsidDel="008C04DA">
            <w:rPr>
              <w:rFonts w:hint="eastAsia"/>
              <w:bCs/>
              <w:szCs w:val="22"/>
            </w:rPr>
            <w:delText>이</w:delText>
          </w:r>
          <w:r w:rsidR="00BE3790" w:rsidDel="008C04DA">
            <w:rPr>
              <w:rFonts w:hint="eastAsia"/>
              <w:bCs/>
              <w:szCs w:val="22"/>
            </w:rPr>
            <w:delText xml:space="preserve"> </w:delText>
          </w:r>
          <w:r w:rsidR="00BE3790" w:rsidDel="008C04DA">
            <w:rPr>
              <w:rFonts w:hint="eastAsia"/>
              <w:bCs/>
              <w:szCs w:val="22"/>
            </w:rPr>
            <w:delText>존재함</w:delText>
          </w:r>
        </w:del>
        <w:r w:rsidR="00BE3790">
          <w:rPr>
            <w:rFonts w:hint="eastAsia"/>
            <w:bCs/>
            <w:szCs w:val="22"/>
          </w:rPr>
          <w:t>.</w:t>
        </w:r>
        <w:del w:id="796" w:author="junkyo.shim" w:date="2021-08-31T13:01:00Z">
          <w:r w:rsidR="00BE3790" w:rsidDel="00C76E8D">
            <w:rPr>
              <w:rFonts w:hint="eastAsia"/>
              <w:bCs/>
              <w:szCs w:val="22"/>
            </w:rPr>
            <w:delText xml:space="preserve"> [</w:delText>
          </w:r>
          <w:r w:rsidR="00BE3790" w:rsidRPr="008E5B1E" w:rsidDel="00C76E8D">
            <w:rPr>
              <w:bCs/>
              <w:szCs w:val="22"/>
              <w:highlight w:val="yellow"/>
            </w:rPr>
            <w:delText xml:space="preserve">JK: </w:delText>
          </w:r>
          <w:r w:rsidR="00BE3790" w:rsidRPr="008E5B1E" w:rsidDel="00C76E8D">
            <w:rPr>
              <w:rFonts w:hint="eastAsia"/>
              <w:bCs/>
              <w:szCs w:val="22"/>
              <w:highlight w:val="yellow"/>
            </w:rPr>
            <w:delText>사용용도</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및</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현황을</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기재하였는데</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이와</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같은</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이해가</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맞을지</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확인해</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주시면</w:delText>
          </w:r>
          <w:r w:rsidR="00BE3790" w:rsidRPr="008E5B1E" w:rsidDel="00C76E8D">
            <w:rPr>
              <w:rFonts w:hint="eastAsia"/>
              <w:bCs/>
              <w:szCs w:val="22"/>
              <w:highlight w:val="yellow"/>
            </w:rPr>
            <w:delText xml:space="preserve"> </w:delText>
          </w:r>
          <w:r w:rsidR="00BE3790" w:rsidRPr="008E5B1E" w:rsidDel="00C76E8D">
            <w:rPr>
              <w:rFonts w:hint="eastAsia"/>
              <w:bCs/>
              <w:szCs w:val="22"/>
              <w:highlight w:val="yellow"/>
            </w:rPr>
            <w:delText>감사하겠습니다</w:delText>
          </w:r>
          <w:r w:rsidR="00BE3790" w:rsidRPr="008E5B1E" w:rsidDel="00C76E8D">
            <w:rPr>
              <w:rFonts w:hint="eastAsia"/>
              <w:bCs/>
              <w:szCs w:val="22"/>
              <w:highlight w:val="yellow"/>
            </w:rPr>
            <w:delText>.</w:delText>
          </w:r>
          <w:r w:rsidR="00BE3790" w:rsidDel="00C76E8D">
            <w:rPr>
              <w:rFonts w:hint="eastAsia"/>
              <w:bCs/>
              <w:szCs w:val="22"/>
            </w:rPr>
            <w:delText>]</w:delText>
          </w:r>
        </w:del>
      </w:ins>
      <w:ins w:id="797" w:author="zygchang (Young-Gun Chang)" w:date="2021-08-31T12:32:00Z">
        <w:del w:id="798" w:author="junkyo.shim" w:date="2021-08-31T13:01:00Z">
          <w:r w:rsidR="001B4E36" w:rsidDel="00C76E8D">
            <w:rPr>
              <w:bCs/>
              <w:szCs w:val="22"/>
            </w:rPr>
            <w:delText xml:space="preserve"> </w:delText>
          </w:r>
          <w:r w:rsidR="001B4E36" w:rsidRPr="001B4E36" w:rsidDel="00C76E8D">
            <w:rPr>
              <w:bCs/>
              <w:szCs w:val="22"/>
              <w:highlight w:val="cyan"/>
            </w:rPr>
            <w:delText>[</w:delText>
          </w:r>
          <w:r w:rsidR="001B4E36" w:rsidRPr="001B4E36" w:rsidDel="00C76E8D">
            <w:rPr>
              <w:rFonts w:hint="eastAsia"/>
              <w:bCs/>
              <w:szCs w:val="22"/>
              <w:highlight w:val="cyan"/>
            </w:rPr>
            <w:delText>장영근</w:delText>
          </w:r>
          <w:r w:rsidR="001B4E36" w:rsidRPr="001B4E36" w:rsidDel="00C76E8D">
            <w:rPr>
              <w:rFonts w:hint="eastAsia"/>
              <w:bCs/>
              <w:szCs w:val="22"/>
              <w:highlight w:val="cyan"/>
            </w:rPr>
            <w:delText>:</w:delText>
          </w:r>
          <w:r w:rsidR="001B4E36" w:rsidRPr="001B4E36" w:rsidDel="00C76E8D">
            <w:rPr>
              <w:bCs/>
              <w:szCs w:val="22"/>
              <w:highlight w:val="cyan"/>
            </w:rPr>
            <w:delText xml:space="preserve"> </w:delText>
          </w:r>
          <w:r w:rsidR="001B4E36" w:rsidRPr="001B4E36" w:rsidDel="00C76E8D">
            <w:rPr>
              <w:rFonts w:hint="eastAsia"/>
              <w:bCs/>
              <w:szCs w:val="22"/>
              <w:highlight w:val="cyan"/>
            </w:rPr>
            <w:delText>위</w:delText>
          </w:r>
          <w:r w:rsidR="001B4E36" w:rsidRPr="001B4E36" w:rsidDel="00C76E8D">
            <w:rPr>
              <w:rFonts w:hint="eastAsia"/>
              <w:bCs/>
              <w:szCs w:val="22"/>
              <w:highlight w:val="cyan"/>
            </w:rPr>
            <w:delText xml:space="preserve"> </w:delText>
          </w:r>
          <w:r w:rsidR="001B4E36" w:rsidRPr="001B4E36" w:rsidDel="00C76E8D">
            <w:rPr>
              <w:rFonts w:hint="eastAsia"/>
              <w:bCs/>
              <w:szCs w:val="22"/>
              <w:highlight w:val="cyan"/>
            </w:rPr>
            <w:delText>내용</w:delText>
          </w:r>
          <w:r w:rsidR="001B4E36" w:rsidRPr="001B4E36" w:rsidDel="00C76E8D">
            <w:rPr>
              <w:rFonts w:hint="eastAsia"/>
              <w:bCs/>
              <w:szCs w:val="22"/>
              <w:highlight w:val="cyan"/>
            </w:rPr>
            <w:delText xml:space="preserve"> </w:delText>
          </w:r>
          <w:r w:rsidR="001B4E36" w:rsidRPr="001B4E36" w:rsidDel="00C76E8D">
            <w:rPr>
              <w:rFonts w:hint="eastAsia"/>
              <w:bCs/>
              <w:szCs w:val="22"/>
              <w:highlight w:val="cyan"/>
            </w:rPr>
            <w:delText>업데이트</w:delText>
          </w:r>
          <w:r w:rsidR="001B4E36" w:rsidRPr="001B4E36" w:rsidDel="00C76E8D">
            <w:rPr>
              <w:rFonts w:hint="eastAsia"/>
              <w:bCs/>
              <w:szCs w:val="22"/>
              <w:highlight w:val="cyan"/>
            </w:rPr>
            <w:delText xml:space="preserve"> </w:delText>
          </w:r>
          <w:r w:rsidR="001B4E36" w:rsidRPr="001B4E36" w:rsidDel="00C76E8D">
            <w:rPr>
              <w:rFonts w:hint="eastAsia"/>
              <w:bCs/>
              <w:szCs w:val="22"/>
              <w:highlight w:val="cyan"/>
            </w:rPr>
            <w:delText>하였습니다</w:delText>
          </w:r>
        </w:del>
      </w:ins>
      <w:ins w:id="799" w:author="zygchang (Young-Gun Chang)" w:date="2021-08-31T12:33:00Z">
        <w:del w:id="800" w:author="junkyo.shim" w:date="2021-08-31T13:01:00Z">
          <w:r w:rsidR="001B4E36" w:rsidRPr="001B4E36" w:rsidDel="00C76E8D">
            <w:rPr>
              <w:rFonts w:hint="eastAsia"/>
              <w:bCs/>
              <w:szCs w:val="22"/>
              <w:highlight w:val="cyan"/>
            </w:rPr>
            <w:delText>.</w:delText>
          </w:r>
          <w:r w:rsidR="001B4E36" w:rsidRPr="001B4E36" w:rsidDel="00C76E8D">
            <w:rPr>
              <w:bCs/>
              <w:szCs w:val="22"/>
              <w:highlight w:val="cyan"/>
            </w:rPr>
            <w:delText>]</w:delText>
          </w:r>
        </w:del>
      </w:ins>
    </w:p>
    <w:p w14:paraId="537C4590" w14:textId="77777777" w:rsidR="00026A7E" w:rsidRPr="00C719B2" w:rsidRDefault="00026A7E" w:rsidP="00026A7E">
      <w:pPr>
        <w:pStyle w:val="a5"/>
        <w:numPr>
          <w:ilvl w:val="0"/>
          <w:numId w:val="27"/>
        </w:numPr>
        <w:spacing w:before="240" w:after="240"/>
        <w:ind w:leftChars="0"/>
        <w:outlineLvl w:val="1"/>
        <w:rPr>
          <w:b/>
          <w:color w:val="5D2A2C" w:themeColor="text2"/>
          <w:sz w:val="24"/>
        </w:rPr>
      </w:pPr>
      <w:r w:rsidRPr="00C719B2">
        <w:rPr>
          <w:b/>
          <w:color w:val="5D2A2C" w:themeColor="text2"/>
          <w:sz w:val="24"/>
        </w:rPr>
        <w:t>산업단지</w:t>
      </w:r>
      <w:r w:rsidRPr="00C719B2">
        <w:rPr>
          <w:b/>
          <w:color w:val="5D2A2C" w:themeColor="text2"/>
          <w:sz w:val="24"/>
        </w:rPr>
        <w:t xml:space="preserve"> </w:t>
      </w:r>
      <w:r w:rsidRPr="00C719B2">
        <w:rPr>
          <w:b/>
          <w:color w:val="5D2A2C" w:themeColor="text2"/>
          <w:sz w:val="24"/>
        </w:rPr>
        <w:t>입주</w:t>
      </w:r>
      <w:r w:rsidRPr="00C719B2">
        <w:rPr>
          <w:b/>
          <w:color w:val="5D2A2C" w:themeColor="text2"/>
          <w:sz w:val="24"/>
        </w:rPr>
        <w:t xml:space="preserve"> </w:t>
      </w:r>
      <w:r w:rsidRPr="00C719B2">
        <w:rPr>
          <w:b/>
          <w:color w:val="5D2A2C" w:themeColor="text2"/>
          <w:sz w:val="24"/>
        </w:rPr>
        <w:t>관련</w:t>
      </w:r>
    </w:p>
    <w:p w14:paraId="61858A50" w14:textId="77777777" w:rsidR="00026A7E" w:rsidRPr="00666681" w:rsidRDefault="00026A7E" w:rsidP="00026A7E">
      <w:pPr>
        <w:spacing w:after="240"/>
        <w:ind w:leftChars="212" w:left="466"/>
        <w:rPr>
          <w:b/>
          <w:bCs/>
          <w:szCs w:val="22"/>
          <w:u w:val="single"/>
        </w:rPr>
      </w:pPr>
      <w:proofErr w:type="spellStart"/>
      <w:r w:rsidRPr="00666681">
        <w:rPr>
          <w:rFonts w:hint="eastAsia"/>
          <w:b/>
          <w:bCs/>
          <w:szCs w:val="22"/>
          <w:u w:val="single"/>
        </w:rPr>
        <w:t>오이도물류센터</w:t>
      </w:r>
      <w:proofErr w:type="spellEnd"/>
    </w:p>
    <w:p w14:paraId="5B181992" w14:textId="77777777" w:rsidR="00026A7E" w:rsidRPr="00CB2B3F" w:rsidRDefault="00026A7E" w:rsidP="00026A7E">
      <w:pPr>
        <w:numPr>
          <w:ilvl w:val="0"/>
          <w:numId w:val="32"/>
        </w:numPr>
        <w:spacing w:after="240"/>
        <w:rPr>
          <w:bCs/>
          <w:szCs w:val="22"/>
          <w:u w:val="single"/>
        </w:rPr>
      </w:pPr>
      <w:r w:rsidRPr="00CB2B3F">
        <w:rPr>
          <w:b/>
          <w:szCs w:val="22"/>
        </w:rPr>
        <w:t>사실관계</w:t>
      </w:r>
    </w:p>
    <w:p w14:paraId="4699CF34" w14:textId="77777777" w:rsidR="00026A7E" w:rsidRPr="00AA481F" w:rsidRDefault="00026A7E" w:rsidP="00026A7E">
      <w:pPr>
        <w:spacing w:after="240"/>
        <w:ind w:left="907"/>
        <w:rPr>
          <w:snapToGrid w:val="0"/>
          <w:szCs w:val="22"/>
        </w:rPr>
      </w:pPr>
      <w:r>
        <w:rPr>
          <w:rFonts w:hint="eastAsia"/>
          <w:snapToGrid w:val="0"/>
          <w:szCs w:val="22"/>
        </w:rPr>
        <w:t>토지이용계획확인서에</w:t>
      </w:r>
      <w:r>
        <w:rPr>
          <w:rFonts w:hint="eastAsia"/>
          <w:snapToGrid w:val="0"/>
          <w:szCs w:val="22"/>
        </w:rPr>
        <w:t xml:space="preserve"> </w:t>
      </w:r>
      <w:r>
        <w:rPr>
          <w:rFonts w:hint="eastAsia"/>
          <w:snapToGrid w:val="0"/>
          <w:szCs w:val="22"/>
        </w:rPr>
        <w:t>의하면</w:t>
      </w:r>
      <w:r>
        <w:rPr>
          <w:rFonts w:hint="eastAsia"/>
          <w:snapToGrid w:val="0"/>
          <w:szCs w:val="22"/>
        </w:rPr>
        <w:t xml:space="preserve"> </w:t>
      </w:r>
      <w:proofErr w:type="spellStart"/>
      <w:r>
        <w:rPr>
          <w:rFonts w:hint="eastAsia"/>
          <w:snapToGrid w:val="0"/>
          <w:szCs w:val="22"/>
        </w:rPr>
        <w:t>오이도물류센터는</w:t>
      </w:r>
      <w:proofErr w:type="spellEnd"/>
      <w:r>
        <w:rPr>
          <w:rFonts w:hint="eastAsia"/>
          <w:snapToGrid w:val="0"/>
          <w:szCs w:val="22"/>
        </w:rPr>
        <w:t xml:space="preserve"> </w:t>
      </w:r>
      <w:r>
        <w:rPr>
          <w:rFonts w:hint="eastAsia"/>
          <w:snapToGrid w:val="0"/>
          <w:szCs w:val="22"/>
        </w:rPr>
        <w:t>산업집적법에</w:t>
      </w:r>
      <w:r>
        <w:rPr>
          <w:rFonts w:hint="eastAsia"/>
          <w:snapToGrid w:val="0"/>
          <w:szCs w:val="22"/>
        </w:rPr>
        <w:t xml:space="preserve"> </w:t>
      </w:r>
      <w:r>
        <w:rPr>
          <w:rFonts w:hint="eastAsia"/>
          <w:snapToGrid w:val="0"/>
          <w:szCs w:val="22"/>
        </w:rPr>
        <w:t>따른</w:t>
      </w:r>
      <w:r>
        <w:rPr>
          <w:rFonts w:hint="eastAsia"/>
          <w:snapToGrid w:val="0"/>
          <w:szCs w:val="22"/>
        </w:rPr>
        <w:t xml:space="preserve"> </w:t>
      </w:r>
      <w:r>
        <w:rPr>
          <w:rFonts w:hint="eastAsia"/>
          <w:snapToGrid w:val="0"/>
          <w:szCs w:val="22"/>
        </w:rPr>
        <w:t>시화국가산업단지의</w:t>
      </w:r>
      <w:r>
        <w:rPr>
          <w:rFonts w:hint="eastAsia"/>
          <w:snapToGrid w:val="0"/>
          <w:szCs w:val="22"/>
        </w:rPr>
        <w:t xml:space="preserve"> </w:t>
      </w:r>
      <w:r>
        <w:rPr>
          <w:rFonts w:hint="eastAsia"/>
          <w:snapToGrid w:val="0"/>
          <w:szCs w:val="22"/>
        </w:rPr>
        <w:t>산업시설구역</w:t>
      </w:r>
      <w:r>
        <w:rPr>
          <w:rFonts w:hint="eastAsia"/>
          <w:snapToGrid w:val="0"/>
          <w:szCs w:val="22"/>
        </w:rPr>
        <w:t xml:space="preserve"> </w:t>
      </w:r>
      <w:r>
        <w:rPr>
          <w:rFonts w:hint="eastAsia"/>
          <w:snapToGrid w:val="0"/>
          <w:szCs w:val="22"/>
        </w:rPr>
        <w:t>내</w:t>
      </w:r>
      <w:r>
        <w:rPr>
          <w:rFonts w:hint="eastAsia"/>
          <w:snapToGrid w:val="0"/>
          <w:szCs w:val="22"/>
        </w:rPr>
        <w:t xml:space="preserve"> </w:t>
      </w:r>
      <w:r>
        <w:rPr>
          <w:rFonts w:hint="eastAsia"/>
          <w:snapToGrid w:val="0"/>
          <w:szCs w:val="22"/>
        </w:rPr>
        <w:t>화물터미널부지</w:t>
      </w:r>
      <w:r>
        <w:rPr>
          <w:rFonts w:hint="eastAsia"/>
          <w:snapToGrid w:val="0"/>
          <w:szCs w:val="22"/>
        </w:rPr>
        <w:t xml:space="preserve"> </w:t>
      </w:r>
      <w:r>
        <w:rPr>
          <w:rFonts w:hint="eastAsia"/>
          <w:snapToGrid w:val="0"/>
          <w:szCs w:val="22"/>
        </w:rPr>
        <w:t>및</w:t>
      </w:r>
      <w:r>
        <w:rPr>
          <w:snapToGrid w:val="0"/>
          <w:szCs w:val="22"/>
        </w:rPr>
        <w:t xml:space="preserve"> </w:t>
      </w:r>
      <w:r>
        <w:rPr>
          <w:rFonts w:hint="eastAsia"/>
          <w:snapToGrid w:val="0"/>
          <w:szCs w:val="22"/>
        </w:rPr>
        <w:t>국토의</w:t>
      </w:r>
      <w:r>
        <w:rPr>
          <w:rFonts w:hint="eastAsia"/>
          <w:snapToGrid w:val="0"/>
          <w:szCs w:val="22"/>
        </w:rPr>
        <w:t xml:space="preserve"> </w:t>
      </w:r>
      <w:r>
        <w:rPr>
          <w:rFonts w:hint="eastAsia"/>
          <w:snapToGrid w:val="0"/>
          <w:szCs w:val="22"/>
        </w:rPr>
        <w:t>계획</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이용에</w:t>
      </w:r>
      <w:r>
        <w:rPr>
          <w:rFonts w:hint="eastAsia"/>
          <w:snapToGrid w:val="0"/>
          <w:szCs w:val="22"/>
        </w:rPr>
        <w:t xml:space="preserve"> </w:t>
      </w:r>
      <w:r>
        <w:rPr>
          <w:rFonts w:hint="eastAsia"/>
          <w:snapToGrid w:val="0"/>
          <w:szCs w:val="22"/>
        </w:rPr>
        <w:t>관한</w:t>
      </w:r>
      <w:r>
        <w:rPr>
          <w:rFonts w:hint="eastAsia"/>
          <w:snapToGrid w:val="0"/>
          <w:szCs w:val="22"/>
        </w:rPr>
        <w:t xml:space="preserve"> </w:t>
      </w:r>
      <w:r>
        <w:rPr>
          <w:rFonts w:hint="eastAsia"/>
          <w:snapToGrid w:val="0"/>
          <w:szCs w:val="22"/>
        </w:rPr>
        <w:t>법률</w:t>
      </w:r>
      <w:r>
        <w:rPr>
          <w:rFonts w:hint="eastAsia"/>
          <w:snapToGrid w:val="0"/>
          <w:szCs w:val="22"/>
        </w:rPr>
        <w:t>(</w:t>
      </w:r>
      <w:r>
        <w:rPr>
          <w:snapToGrid w:val="0"/>
          <w:szCs w:val="22"/>
        </w:rPr>
        <w:t>“</w:t>
      </w:r>
      <w:r w:rsidRPr="00AA481F">
        <w:rPr>
          <w:rFonts w:hint="eastAsia"/>
          <w:b/>
          <w:snapToGrid w:val="0"/>
          <w:szCs w:val="22"/>
        </w:rPr>
        <w:t>국토계획법</w:t>
      </w:r>
      <w:r>
        <w:rPr>
          <w:snapToGrid w:val="0"/>
          <w:szCs w:val="22"/>
        </w:rPr>
        <w:t>”)</w:t>
      </w:r>
      <w:r>
        <w:rPr>
          <w:rFonts w:hint="eastAsia"/>
          <w:snapToGrid w:val="0"/>
          <w:szCs w:val="22"/>
        </w:rPr>
        <w:t>에</w:t>
      </w:r>
      <w:r>
        <w:rPr>
          <w:rFonts w:hint="eastAsia"/>
          <w:snapToGrid w:val="0"/>
          <w:szCs w:val="22"/>
        </w:rPr>
        <w:t xml:space="preserve"> </w:t>
      </w:r>
      <w:r>
        <w:rPr>
          <w:rFonts w:hint="eastAsia"/>
          <w:snapToGrid w:val="0"/>
          <w:szCs w:val="22"/>
        </w:rPr>
        <w:t>따른</w:t>
      </w:r>
      <w:r>
        <w:rPr>
          <w:rFonts w:hint="eastAsia"/>
          <w:snapToGrid w:val="0"/>
          <w:szCs w:val="22"/>
        </w:rPr>
        <w:t xml:space="preserve"> </w:t>
      </w:r>
      <w:r>
        <w:rPr>
          <w:rFonts w:hint="eastAsia"/>
          <w:snapToGrid w:val="0"/>
          <w:szCs w:val="22"/>
        </w:rPr>
        <w:t>도시계획시설</w:t>
      </w:r>
      <w:r>
        <w:rPr>
          <w:rFonts w:hint="eastAsia"/>
          <w:snapToGrid w:val="0"/>
          <w:szCs w:val="22"/>
        </w:rPr>
        <w:t>(</w:t>
      </w:r>
      <w:r>
        <w:rPr>
          <w:rFonts w:hint="eastAsia"/>
          <w:snapToGrid w:val="0"/>
          <w:szCs w:val="22"/>
        </w:rPr>
        <w:t>자동차정류장</w:t>
      </w:r>
      <w:r>
        <w:rPr>
          <w:rFonts w:hint="eastAsia"/>
          <w:snapToGrid w:val="0"/>
          <w:szCs w:val="22"/>
        </w:rPr>
        <w:t>-</w:t>
      </w:r>
      <w:r>
        <w:rPr>
          <w:rFonts w:hint="eastAsia"/>
          <w:snapToGrid w:val="0"/>
          <w:szCs w:val="22"/>
        </w:rPr>
        <w:t>물류터미널</w:t>
      </w:r>
      <w:r>
        <w:rPr>
          <w:rFonts w:hint="eastAsia"/>
          <w:snapToGrid w:val="0"/>
          <w:szCs w:val="22"/>
        </w:rPr>
        <w:t>)</w:t>
      </w:r>
      <w:r>
        <w:rPr>
          <w:rFonts w:hint="eastAsia"/>
          <w:snapToGrid w:val="0"/>
          <w:szCs w:val="22"/>
        </w:rPr>
        <w:t>으로</w:t>
      </w:r>
      <w:r>
        <w:rPr>
          <w:rFonts w:hint="eastAsia"/>
          <w:snapToGrid w:val="0"/>
          <w:szCs w:val="22"/>
        </w:rPr>
        <w:t xml:space="preserve"> </w:t>
      </w:r>
      <w:r>
        <w:rPr>
          <w:rFonts w:hint="eastAsia"/>
          <w:snapToGrid w:val="0"/>
          <w:szCs w:val="22"/>
        </w:rPr>
        <w:t>결정되어</w:t>
      </w:r>
      <w:r>
        <w:rPr>
          <w:rFonts w:hint="eastAsia"/>
          <w:snapToGrid w:val="0"/>
          <w:szCs w:val="22"/>
        </w:rPr>
        <w:t xml:space="preserve"> </w:t>
      </w:r>
      <w:r>
        <w:rPr>
          <w:rFonts w:hint="eastAsia"/>
          <w:snapToGrid w:val="0"/>
          <w:szCs w:val="22"/>
        </w:rPr>
        <w:t>있음</w:t>
      </w:r>
      <w:r>
        <w:rPr>
          <w:rFonts w:hint="eastAsia"/>
          <w:snapToGrid w:val="0"/>
          <w:szCs w:val="22"/>
        </w:rPr>
        <w:t>.</w:t>
      </w:r>
    </w:p>
    <w:p w14:paraId="15AEDD94" w14:textId="77777777" w:rsidR="00026A7E" w:rsidRDefault="00026A7E" w:rsidP="00026A7E">
      <w:pPr>
        <w:spacing w:after="240"/>
        <w:ind w:left="907"/>
        <w:rPr>
          <w:snapToGrid w:val="0"/>
          <w:szCs w:val="22"/>
        </w:rPr>
      </w:pPr>
      <w:r w:rsidRPr="00CB2B3F">
        <w:rPr>
          <w:snapToGrid w:val="0"/>
          <w:szCs w:val="22"/>
        </w:rPr>
        <w:t>제공받은</w:t>
      </w:r>
      <w:r w:rsidRPr="00CB2B3F">
        <w:rPr>
          <w:snapToGrid w:val="0"/>
          <w:szCs w:val="22"/>
        </w:rPr>
        <w:t xml:space="preserve"> </w:t>
      </w:r>
      <w:r>
        <w:rPr>
          <w:rFonts w:hint="eastAsia"/>
          <w:snapToGrid w:val="0"/>
          <w:szCs w:val="22"/>
        </w:rPr>
        <w:t>산업단지</w:t>
      </w:r>
      <w:r>
        <w:rPr>
          <w:rFonts w:hint="eastAsia"/>
          <w:snapToGrid w:val="0"/>
          <w:szCs w:val="22"/>
        </w:rPr>
        <w:t xml:space="preserve"> </w:t>
      </w:r>
      <w:r>
        <w:rPr>
          <w:rFonts w:hint="eastAsia"/>
          <w:snapToGrid w:val="0"/>
          <w:szCs w:val="22"/>
        </w:rPr>
        <w:t>관리기관의</w:t>
      </w:r>
      <w:r>
        <w:rPr>
          <w:rFonts w:hint="eastAsia"/>
          <w:snapToGrid w:val="0"/>
          <w:szCs w:val="22"/>
        </w:rPr>
        <w:t xml:space="preserve"> </w:t>
      </w:r>
      <w:r>
        <w:rPr>
          <w:rFonts w:hint="eastAsia"/>
          <w:snapToGrid w:val="0"/>
          <w:szCs w:val="22"/>
        </w:rPr>
        <w:t>시정명령</w:t>
      </w:r>
      <w:r>
        <w:rPr>
          <w:rFonts w:hint="eastAsia"/>
          <w:snapToGrid w:val="0"/>
          <w:szCs w:val="22"/>
        </w:rPr>
        <w:t xml:space="preserve"> </w:t>
      </w:r>
      <w:r>
        <w:rPr>
          <w:rFonts w:hint="eastAsia"/>
          <w:snapToGrid w:val="0"/>
          <w:szCs w:val="22"/>
        </w:rPr>
        <w:t>관련</w:t>
      </w:r>
      <w:r>
        <w:rPr>
          <w:rFonts w:hint="eastAsia"/>
          <w:snapToGrid w:val="0"/>
          <w:szCs w:val="22"/>
        </w:rPr>
        <w:t xml:space="preserve"> </w:t>
      </w:r>
      <w:r>
        <w:rPr>
          <w:rFonts w:hint="eastAsia"/>
          <w:snapToGrid w:val="0"/>
          <w:szCs w:val="22"/>
        </w:rPr>
        <w:t>수</w:t>
      </w:r>
      <w:r>
        <w:rPr>
          <w:rFonts w:hint="eastAsia"/>
          <w:snapToGrid w:val="0"/>
          <w:szCs w:val="22"/>
        </w:rPr>
        <w:sym w:font="Wingdings" w:char="F09E"/>
      </w:r>
      <w:r>
        <w:rPr>
          <w:rFonts w:hint="eastAsia"/>
          <w:snapToGrid w:val="0"/>
          <w:szCs w:val="22"/>
        </w:rPr>
        <w:t>발신</w:t>
      </w:r>
      <w:r>
        <w:rPr>
          <w:rFonts w:hint="eastAsia"/>
          <w:snapToGrid w:val="0"/>
          <w:szCs w:val="22"/>
        </w:rPr>
        <w:t xml:space="preserve"> </w:t>
      </w:r>
      <w:r>
        <w:rPr>
          <w:rFonts w:hint="eastAsia"/>
          <w:snapToGrid w:val="0"/>
          <w:szCs w:val="22"/>
        </w:rPr>
        <w:t>공문</w:t>
      </w:r>
      <w:r>
        <w:rPr>
          <w:rFonts w:hint="eastAsia"/>
          <w:snapToGrid w:val="0"/>
          <w:szCs w:val="22"/>
        </w:rPr>
        <w:t>,</w:t>
      </w:r>
      <w:r>
        <w:rPr>
          <w:snapToGrid w:val="0"/>
          <w:szCs w:val="22"/>
        </w:rPr>
        <w:t xml:space="preserve"> </w:t>
      </w:r>
      <w:r w:rsidRPr="00CB2B3F">
        <w:rPr>
          <w:snapToGrid w:val="0"/>
          <w:szCs w:val="22"/>
        </w:rPr>
        <w:t>이사회</w:t>
      </w:r>
      <w:r w:rsidRPr="00CB2B3F">
        <w:rPr>
          <w:snapToGrid w:val="0"/>
          <w:szCs w:val="22"/>
        </w:rPr>
        <w:t xml:space="preserve"> </w:t>
      </w:r>
      <w:proofErr w:type="spellStart"/>
      <w:r w:rsidRPr="00CB2B3F">
        <w:rPr>
          <w:snapToGrid w:val="0"/>
          <w:szCs w:val="22"/>
        </w:rPr>
        <w:t>이사록</w:t>
      </w:r>
      <w:proofErr w:type="spellEnd"/>
      <w:r w:rsidRPr="00CB2B3F">
        <w:rPr>
          <w:snapToGrid w:val="0"/>
          <w:szCs w:val="22"/>
        </w:rPr>
        <w:t>(2018. 2. 2.)</w:t>
      </w:r>
      <w:r>
        <w:rPr>
          <w:snapToGrid w:val="0"/>
          <w:szCs w:val="22"/>
        </w:rPr>
        <w:t>,</w:t>
      </w:r>
      <w:r w:rsidRPr="00CB2B3F">
        <w:rPr>
          <w:snapToGrid w:val="0"/>
          <w:szCs w:val="22"/>
        </w:rPr>
        <w:t xml:space="preserve"> </w:t>
      </w:r>
      <w:r w:rsidRPr="00CB2B3F">
        <w:rPr>
          <w:snapToGrid w:val="0"/>
          <w:szCs w:val="22"/>
        </w:rPr>
        <w:t>금융감독원</w:t>
      </w:r>
      <w:r w:rsidRPr="00CB2B3F">
        <w:rPr>
          <w:snapToGrid w:val="0"/>
          <w:szCs w:val="22"/>
        </w:rPr>
        <w:t xml:space="preserve"> </w:t>
      </w:r>
      <w:r w:rsidRPr="00CB2B3F">
        <w:rPr>
          <w:snapToGrid w:val="0"/>
          <w:szCs w:val="22"/>
        </w:rPr>
        <w:t>전자공시</w:t>
      </w:r>
      <w:r w:rsidRPr="00CB2B3F">
        <w:rPr>
          <w:snapToGrid w:val="0"/>
          <w:szCs w:val="22"/>
        </w:rPr>
        <w:t xml:space="preserve"> </w:t>
      </w:r>
      <w:r w:rsidRPr="00CB2B3F">
        <w:rPr>
          <w:snapToGrid w:val="0"/>
          <w:szCs w:val="22"/>
        </w:rPr>
        <w:t>시스템에서</w:t>
      </w:r>
      <w:r w:rsidRPr="00CB2B3F">
        <w:rPr>
          <w:snapToGrid w:val="0"/>
          <w:szCs w:val="22"/>
        </w:rPr>
        <w:t xml:space="preserve"> </w:t>
      </w:r>
      <w:r w:rsidRPr="00CB2B3F">
        <w:rPr>
          <w:snapToGrid w:val="0"/>
          <w:szCs w:val="22"/>
        </w:rPr>
        <w:t>확인한</w:t>
      </w:r>
      <w:r w:rsidRPr="00CB2B3F">
        <w:rPr>
          <w:snapToGrid w:val="0"/>
          <w:szCs w:val="22"/>
        </w:rPr>
        <w:t xml:space="preserve"> </w:t>
      </w:r>
      <w:r w:rsidRPr="00CB2B3F">
        <w:rPr>
          <w:snapToGrid w:val="0"/>
          <w:szCs w:val="22"/>
        </w:rPr>
        <w:t>회사</w:t>
      </w:r>
      <w:r w:rsidRPr="00CB2B3F">
        <w:rPr>
          <w:snapToGrid w:val="0"/>
          <w:szCs w:val="22"/>
        </w:rPr>
        <w:t xml:space="preserve"> </w:t>
      </w:r>
      <w:r w:rsidRPr="00CB2B3F">
        <w:rPr>
          <w:snapToGrid w:val="0"/>
          <w:szCs w:val="22"/>
        </w:rPr>
        <w:t>분할</w:t>
      </w:r>
      <w:r w:rsidRPr="00CB2B3F">
        <w:rPr>
          <w:snapToGrid w:val="0"/>
          <w:szCs w:val="22"/>
        </w:rPr>
        <w:t xml:space="preserve"> </w:t>
      </w:r>
      <w:r w:rsidRPr="00CB2B3F">
        <w:rPr>
          <w:snapToGrid w:val="0"/>
          <w:szCs w:val="22"/>
        </w:rPr>
        <w:t>결정</w:t>
      </w:r>
      <w:r w:rsidRPr="00CB2B3F">
        <w:rPr>
          <w:snapToGrid w:val="0"/>
          <w:szCs w:val="22"/>
        </w:rPr>
        <w:t xml:space="preserve"> </w:t>
      </w:r>
      <w:r w:rsidRPr="00CB2B3F">
        <w:rPr>
          <w:snapToGrid w:val="0"/>
          <w:szCs w:val="22"/>
        </w:rPr>
        <w:t>정정신고서</w:t>
      </w:r>
      <w:r w:rsidRPr="00CB2B3F">
        <w:rPr>
          <w:snapToGrid w:val="0"/>
          <w:szCs w:val="22"/>
        </w:rPr>
        <w:t>(2018. 2. 2.)</w:t>
      </w:r>
      <w:r>
        <w:rPr>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사업개시신고서</w:t>
      </w:r>
      <w:r>
        <w:rPr>
          <w:rFonts w:hint="eastAsia"/>
          <w:snapToGrid w:val="0"/>
          <w:szCs w:val="22"/>
        </w:rPr>
        <w:t>(</w:t>
      </w:r>
      <w:r>
        <w:rPr>
          <w:snapToGrid w:val="0"/>
          <w:szCs w:val="22"/>
        </w:rPr>
        <w:t xml:space="preserve">2019. 5. 20.) </w:t>
      </w:r>
      <w:r>
        <w:rPr>
          <w:rFonts w:hint="eastAsia"/>
          <w:snapToGrid w:val="0"/>
          <w:szCs w:val="22"/>
        </w:rPr>
        <w:t>및</w:t>
      </w:r>
      <w:r>
        <w:rPr>
          <w:rFonts w:hint="eastAsia"/>
          <w:snapToGrid w:val="0"/>
          <w:szCs w:val="22"/>
        </w:rPr>
        <w:t xml:space="preserve"> </w:t>
      </w:r>
      <w:r>
        <w:rPr>
          <w:rFonts w:hint="eastAsia"/>
          <w:snapToGrid w:val="0"/>
          <w:szCs w:val="22"/>
        </w:rPr>
        <w:t>답변</w:t>
      </w:r>
      <w:r w:rsidRPr="00CB2B3F">
        <w:rPr>
          <w:snapToGrid w:val="0"/>
          <w:szCs w:val="22"/>
        </w:rPr>
        <w:t>에</w:t>
      </w:r>
      <w:r w:rsidRPr="00CB2B3F">
        <w:rPr>
          <w:snapToGrid w:val="0"/>
          <w:szCs w:val="22"/>
        </w:rPr>
        <w:t xml:space="preserve"> </w:t>
      </w:r>
      <w:r w:rsidRPr="00CB2B3F">
        <w:rPr>
          <w:snapToGrid w:val="0"/>
          <w:szCs w:val="22"/>
        </w:rPr>
        <w:t>의하면</w:t>
      </w:r>
      <w:r w:rsidRPr="00CB2B3F">
        <w:rPr>
          <w:snapToGrid w:val="0"/>
          <w:szCs w:val="22"/>
        </w:rPr>
        <w:t xml:space="preserve"> </w:t>
      </w:r>
      <w:r w:rsidRPr="00CB2B3F">
        <w:rPr>
          <w:snapToGrid w:val="0"/>
          <w:szCs w:val="22"/>
        </w:rPr>
        <w:t>시화국가산업단지에</w:t>
      </w:r>
      <w:r w:rsidRPr="00CB2B3F">
        <w:rPr>
          <w:snapToGrid w:val="0"/>
          <w:szCs w:val="22"/>
        </w:rPr>
        <w:t xml:space="preserve"> </w:t>
      </w:r>
      <w:r w:rsidRPr="00CB2B3F">
        <w:rPr>
          <w:snapToGrid w:val="0"/>
          <w:szCs w:val="22"/>
        </w:rPr>
        <w:t>위치한</w:t>
      </w:r>
      <w:r w:rsidRPr="00CB2B3F">
        <w:rPr>
          <w:snapToGrid w:val="0"/>
          <w:szCs w:val="22"/>
        </w:rPr>
        <w:t xml:space="preserve"> </w:t>
      </w:r>
      <w:proofErr w:type="spellStart"/>
      <w:r w:rsidRPr="00CB2B3F">
        <w:rPr>
          <w:snapToGrid w:val="0"/>
          <w:szCs w:val="22"/>
        </w:rPr>
        <w:t>오이도물류센터의</w:t>
      </w:r>
      <w:proofErr w:type="spellEnd"/>
      <w:r w:rsidRPr="00CB2B3F">
        <w:rPr>
          <w:snapToGrid w:val="0"/>
          <w:szCs w:val="22"/>
        </w:rPr>
        <w:t xml:space="preserve"> </w:t>
      </w:r>
      <w:r w:rsidRPr="00CB2B3F">
        <w:rPr>
          <w:snapToGrid w:val="0"/>
          <w:szCs w:val="22"/>
        </w:rPr>
        <w:t>경우</w:t>
      </w:r>
      <w:r w:rsidRPr="00CB2B3F">
        <w:rPr>
          <w:snapToGrid w:val="0"/>
          <w:szCs w:val="22"/>
        </w:rPr>
        <w:t xml:space="preserve"> </w:t>
      </w:r>
      <w:r w:rsidRPr="00CB2B3F">
        <w:rPr>
          <w:snapToGrid w:val="0"/>
          <w:szCs w:val="22"/>
        </w:rPr>
        <w:t>과거</w:t>
      </w:r>
      <w:r w:rsidRPr="00CB2B3F">
        <w:rPr>
          <w:snapToGrid w:val="0"/>
          <w:szCs w:val="22"/>
        </w:rPr>
        <w:t xml:space="preserve"> </w:t>
      </w:r>
      <w:r w:rsidRPr="00CB2B3F">
        <w:rPr>
          <w:snapToGrid w:val="0"/>
          <w:szCs w:val="22"/>
        </w:rPr>
        <w:t>산업집적법</w:t>
      </w:r>
      <w:r>
        <w:rPr>
          <w:rFonts w:hint="eastAsia"/>
          <w:snapToGrid w:val="0"/>
          <w:szCs w:val="22"/>
        </w:rPr>
        <w:t>에</w:t>
      </w:r>
      <w:r>
        <w:rPr>
          <w:rFonts w:hint="eastAsia"/>
          <w:snapToGrid w:val="0"/>
          <w:szCs w:val="22"/>
        </w:rPr>
        <w:t xml:space="preserve"> </w:t>
      </w:r>
      <w:r>
        <w:rPr>
          <w:rFonts w:hint="eastAsia"/>
          <w:snapToGrid w:val="0"/>
          <w:szCs w:val="22"/>
        </w:rPr>
        <w:t>따른</w:t>
      </w:r>
      <w:r>
        <w:rPr>
          <w:rFonts w:hint="eastAsia"/>
          <w:snapToGrid w:val="0"/>
          <w:szCs w:val="22"/>
        </w:rPr>
        <w:t xml:space="preserve"> </w:t>
      </w:r>
      <w:r>
        <w:rPr>
          <w:rFonts w:hint="eastAsia"/>
          <w:snapToGrid w:val="0"/>
          <w:szCs w:val="22"/>
        </w:rPr>
        <w:t>산업단지</w:t>
      </w:r>
      <w:r>
        <w:rPr>
          <w:rFonts w:hint="eastAsia"/>
          <w:snapToGrid w:val="0"/>
          <w:szCs w:val="22"/>
        </w:rPr>
        <w:t xml:space="preserve"> </w:t>
      </w:r>
      <w:r>
        <w:rPr>
          <w:rFonts w:hint="eastAsia"/>
          <w:snapToGrid w:val="0"/>
          <w:szCs w:val="22"/>
        </w:rPr>
        <w:t>입주계약</w:t>
      </w:r>
      <w:r>
        <w:rPr>
          <w:rFonts w:hint="eastAsia"/>
          <w:snapToGrid w:val="0"/>
          <w:szCs w:val="22"/>
        </w:rPr>
        <w:t xml:space="preserve"> </w:t>
      </w:r>
      <w:r>
        <w:rPr>
          <w:rFonts w:hint="eastAsia"/>
          <w:snapToGrid w:val="0"/>
          <w:szCs w:val="22"/>
        </w:rPr>
        <w:t>체결</w:t>
      </w:r>
      <w:r>
        <w:rPr>
          <w:rFonts w:hint="eastAsia"/>
          <w:snapToGrid w:val="0"/>
          <w:szCs w:val="22"/>
        </w:rPr>
        <w:t xml:space="preserve"> </w:t>
      </w:r>
      <w:r>
        <w:rPr>
          <w:rFonts w:hint="eastAsia"/>
          <w:snapToGrid w:val="0"/>
          <w:szCs w:val="22"/>
        </w:rPr>
        <w:t>후</w:t>
      </w:r>
      <w:r>
        <w:rPr>
          <w:rFonts w:hint="eastAsia"/>
          <w:snapToGrid w:val="0"/>
          <w:szCs w:val="22"/>
        </w:rPr>
        <w:t xml:space="preserve"> </w:t>
      </w:r>
      <w:r>
        <w:rPr>
          <w:rFonts w:hint="eastAsia"/>
          <w:snapToGrid w:val="0"/>
          <w:szCs w:val="22"/>
        </w:rPr>
        <w:t>사업개시신고를</w:t>
      </w:r>
      <w:r>
        <w:rPr>
          <w:rFonts w:hint="eastAsia"/>
          <w:snapToGrid w:val="0"/>
          <w:szCs w:val="22"/>
        </w:rPr>
        <w:t xml:space="preserve"> </w:t>
      </w:r>
      <w:r>
        <w:rPr>
          <w:rFonts w:hint="eastAsia"/>
          <w:snapToGrid w:val="0"/>
          <w:szCs w:val="22"/>
        </w:rPr>
        <w:t>하지</w:t>
      </w:r>
      <w:r>
        <w:rPr>
          <w:rFonts w:hint="eastAsia"/>
          <w:snapToGrid w:val="0"/>
          <w:szCs w:val="22"/>
        </w:rPr>
        <w:t xml:space="preserve"> </w:t>
      </w:r>
      <w:r>
        <w:rPr>
          <w:rFonts w:hint="eastAsia"/>
          <w:snapToGrid w:val="0"/>
          <w:szCs w:val="22"/>
        </w:rPr>
        <w:t>않은</w:t>
      </w:r>
      <w:r>
        <w:rPr>
          <w:rFonts w:hint="eastAsia"/>
          <w:snapToGrid w:val="0"/>
          <w:szCs w:val="22"/>
        </w:rPr>
        <w:t xml:space="preserve"> </w:t>
      </w:r>
      <w:r>
        <w:rPr>
          <w:rFonts w:hint="eastAsia"/>
          <w:snapToGrid w:val="0"/>
          <w:szCs w:val="22"/>
        </w:rPr>
        <w:t>채</w:t>
      </w:r>
      <w:r>
        <w:rPr>
          <w:rFonts w:hint="eastAsia"/>
          <w:snapToGrid w:val="0"/>
          <w:szCs w:val="22"/>
        </w:rPr>
        <w:t xml:space="preserve"> </w:t>
      </w:r>
      <w:r>
        <w:rPr>
          <w:rFonts w:hint="eastAsia"/>
          <w:snapToGrid w:val="0"/>
          <w:szCs w:val="22"/>
        </w:rPr>
        <w:t>물류센터</w:t>
      </w:r>
      <w:r>
        <w:rPr>
          <w:rFonts w:hint="eastAsia"/>
          <w:snapToGrid w:val="0"/>
          <w:szCs w:val="22"/>
        </w:rPr>
        <w:t xml:space="preserve"> </w:t>
      </w:r>
      <w:r>
        <w:rPr>
          <w:rFonts w:hint="eastAsia"/>
          <w:snapToGrid w:val="0"/>
          <w:szCs w:val="22"/>
        </w:rPr>
        <w:t>일부</w:t>
      </w:r>
      <w:r>
        <w:rPr>
          <w:rFonts w:hint="eastAsia"/>
          <w:snapToGrid w:val="0"/>
          <w:szCs w:val="22"/>
        </w:rPr>
        <w:t xml:space="preserve"> </w:t>
      </w:r>
      <w:r>
        <w:rPr>
          <w:rFonts w:hint="eastAsia"/>
          <w:snapToGrid w:val="0"/>
          <w:szCs w:val="22"/>
        </w:rPr>
        <w:t>임대</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자가물류창고</w:t>
      </w:r>
      <w:r>
        <w:rPr>
          <w:rFonts w:hint="eastAsia"/>
          <w:snapToGrid w:val="0"/>
          <w:szCs w:val="22"/>
        </w:rPr>
        <w:t xml:space="preserve"> </w:t>
      </w:r>
      <w:r>
        <w:rPr>
          <w:rFonts w:hint="eastAsia"/>
          <w:snapToGrid w:val="0"/>
          <w:szCs w:val="22"/>
        </w:rPr>
        <w:t>용도로</w:t>
      </w:r>
      <w:r>
        <w:rPr>
          <w:rFonts w:hint="eastAsia"/>
          <w:snapToGrid w:val="0"/>
          <w:szCs w:val="22"/>
        </w:rPr>
        <w:t xml:space="preserve"> </w:t>
      </w:r>
      <w:r>
        <w:rPr>
          <w:rFonts w:hint="eastAsia"/>
          <w:snapToGrid w:val="0"/>
          <w:szCs w:val="22"/>
        </w:rPr>
        <w:t>사용하던</w:t>
      </w:r>
      <w:r>
        <w:rPr>
          <w:rFonts w:hint="eastAsia"/>
          <w:snapToGrid w:val="0"/>
          <w:szCs w:val="22"/>
        </w:rPr>
        <w:t xml:space="preserve"> </w:t>
      </w:r>
      <w:r>
        <w:rPr>
          <w:rFonts w:hint="eastAsia"/>
          <w:snapToGrid w:val="0"/>
          <w:szCs w:val="22"/>
        </w:rPr>
        <w:t>중</w:t>
      </w:r>
      <w:r>
        <w:rPr>
          <w:rFonts w:hint="eastAsia"/>
          <w:snapToGrid w:val="0"/>
          <w:szCs w:val="22"/>
        </w:rPr>
        <w:t xml:space="preserve"> </w:t>
      </w:r>
      <w:r>
        <w:rPr>
          <w:rFonts w:hint="eastAsia"/>
          <w:snapToGrid w:val="0"/>
          <w:szCs w:val="22"/>
        </w:rPr>
        <w:t>해당</w:t>
      </w:r>
      <w:r>
        <w:rPr>
          <w:rFonts w:hint="eastAsia"/>
          <w:snapToGrid w:val="0"/>
          <w:szCs w:val="22"/>
        </w:rPr>
        <w:t xml:space="preserve"> </w:t>
      </w:r>
      <w:r>
        <w:rPr>
          <w:rFonts w:hint="eastAsia"/>
          <w:snapToGrid w:val="0"/>
          <w:szCs w:val="22"/>
        </w:rPr>
        <w:t>물류센터의</w:t>
      </w:r>
      <w:r>
        <w:rPr>
          <w:rFonts w:hint="eastAsia"/>
          <w:snapToGrid w:val="0"/>
          <w:szCs w:val="22"/>
        </w:rPr>
        <w:t xml:space="preserve"> </w:t>
      </w:r>
      <w:r>
        <w:rPr>
          <w:rFonts w:hint="eastAsia"/>
          <w:snapToGrid w:val="0"/>
          <w:szCs w:val="22"/>
        </w:rPr>
        <w:t>과거</w:t>
      </w:r>
      <w:r>
        <w:rPr>
          <w:rFonts w:hint="eastAsia"/>
          <w:snapToGrid w:val="0"/>
          <w:szCs w:val="22"/>
        </w:rPr>
        <w:t xml:space="preserve"> </w:t>
      </w:r>
      <w:r>
        <w:rPr>
          <w:rFonts w:hint="eastAsia"/>
          <w:snapToGrid w:val="0"/>
          <w:szCs w:val="22"/>
        </w:rPr>
        <w:t>소유자가</w:t>
      </w:r>
      <w:r>
        <w:rPr>
          <w:rFonts w:hint="eastAsia"/>
          <w:snapToGrid w:val="0"/>
          <w:szCs w:val="22"/>
        </w:rPr>
        <w:t xml:space="preserve"> </w:t>
      </w:r>
      <w:r>
        <w:rPr>
          <w:rFonts w:hint="eastAsia"/>
          <w:snapToGrid w:val="0"/>
          <w:szCs w:val="22"/>
        </w:rPr>
        <w:t>이에</w:t>
      </w:r>
      <w:r>
        <w:rPr>
          <w:rFonts w:hint="eastAsia"/>
          <w:snapToGrid w:val="0"/>
          <w:szCs w:val="22"/>
        </w:rPr>
        <w:t xml:space="preserve"> </w:t>
      </w:r>
      <w:r>
        <w:rPr>
          <w:rFonts w:hint="eastAsia"/>
          <w:snapToGrid w:val="0"/>
          <w:szCs w:val="22"/>
        </w:rPr>
        <w:t>대한</w:t>
      </w:r>
      <w:r>
        <w:rPr>
          <w:rFonts w:hint="eastAsia"/>
          <w:snapToGrid w:val="0"/>
          <w:szCs w:val="22"/>
        </w:rPr>
        <w:t xml:space="preserve"> </w:t>
      </w:r>
      <w:r>
        <w:rPr>
          <w:rFonts w:hint="eastAsia"/>
          <w:snapToGrid w:val="0"/>
          <w:szCs w:val="22"/>
        </w:rPr>
        <w:t>민원을</w:t>
      </w:r>
      <w:r>
        <w:rPr>
          <w:rFonts w:hint="eastAsia"/>
          <w:snapToGrid w:val="0"/>
          <w:szCs w:val="22"/>
        </w:rPr>
        <w:t xml:space="preserve"> </w:t>
      </w:r>
      <w:r>
        <w:rPr>
          <w:rFonts w:hint="eastAsia"/>
          <w:snapToGrid w:val="0"/>
          <w:szCs w:val="22"/>
        </w:rPr>
        <w:t>제기하여</w:t>
      </w:r>
      <w:r>
        <w:rPr>
          <w:rFonts w:hint="eastAsia"/>
          <w:snapToGrid w:val="0"/>
          <w:szCs w:val="22"/>
        </w:rPr>
        <w:t xml:space="preserve"> </w:t>
      </w:r>
      <w:r>
        <w:rPr>
          <w:rFonts w:hint="eastAsia"/>
          <w:snapToGrid w:val="0"/>
          <w:szCs w:val="22"/>
        </w:rPr>
        <w:t>적발되었음</w:t>
      </w:r>
      <w:r>
        <w:rPr>
          <w:rFonts w:hint="eastAsia"/>
          <w:snapToGrid w:val="0"/>
          <w:szCs w:val="22"/>
        </w:rPr>
        <w:t>.</w:t>
      </w:r>
      <w:r>
        <w:rPr>
          <w:snapToGrid w:val="0"/>
          <w:szCs w:val="22"/>
        </w:rPr>
        <w:t xml:space="preserve"> </w:t>
      </w:r>
      <w:r>
        <w:rPr>
          <w:rFonts w:hint="eastAsia"/>
          <w:snapToGrid w:val="0"/>
          <w:szCs w:val="22"/>
        </w:rPr>
        <w:t>답변에</w:t>
      </w:r>
      <w:r>
        <w:rPr>
          <w:rFonts w:hint="eastAsia"/>
          <w:snapToGrid w:val="0"/>
          <w:szCs w:val="22"/>
        </w:rPr>
        <w:t xml:space="preserve"> </w:t>
      </w:r>
      <w:r>
        <w:rPr>
          <w:rFonts w:hint="eastAsia"/>
          <w:snapToGrid w:val="0"/>
          <w:szCs w:val="22"/>
        </w:rPr>
        <w:t>의하면</w:t>
      </w:r>
      <w:r>
        <w:rPr>
          <w:rFonts w:hint="eastAsia"/>
          <w:snapToGrid w:val="0"/>
          <w:szCs w:val="22"/>
        </w:rPr>
        <w:t>,</w:t>
      </w:r>
      <w:r>
        <w:rPr>
          <w:snapToGrid w:val="0"/>
          <w:szCs w:val="22"/>
        </w:rPr>
        <w:t xml:space="preserve"> </w:t>
      </w:r>
      <w:r>
        <w:rPr>
          <w:rFonts w:hint="eastAsia"/>
          <w:snapToGrid w:val="0"/>
          <w:szCs w:val="22"/>
        </w:rPr>
        <w:t>이에</w:t>
      </w:r>
      <w:r>
        <w:rPr>
          <w:rFonts w:hint="eastAsia"/>
          <w:snapToGrid w:val="0"/>
          <w:szCs w:val="22"/>
        </w:rPr>
        <w:t xml:space="preserve"> </w:t>
      </w:r>
      <w:r>
        <w:rPr>
          <w:rFonts w:hint="eastAsia"/>
          <w:snapToGrid w:val="0"/>
          <w:szCs w:val="22"/>
        </w:rPr>
        <w:t>대하여</w:t>
      </w:r>
      <w:r>
        <w:rPr>
          <w:rFonts w:hint="eastAsia"/>
          <w:snapToGrid w:val="0"/>
          <w:szCs w:val="22"/>
        </w:rPr>
        <w:t xml:space="preserve"> </w:t>
      </w:r>
      <w:r>
        <w:rPr>
          <w:rFonts w:hint="eastAsia"/>
          <w:snapToGrid w:val="0"/>
          <w:szCs w:val="22"/>
        </w:rPr>
        <w:t>대상회사에</w:t>
      </w:r>
      <w:r>
        <w:rPr>
          <w:rFonts w:hint="eastAsia"/>
          <w:snapToGrid w:val="0"/>
          <w:szCs w:val="22"/>
        </w:rPr>
        <w:t xml:space="preserve"> </w:t>
      </w:r>
      <w:r>
        <w:rPr>
          <w:rFonts w:hint="eastAsia"/>
          <w:snapToGrid w:val="0"/>
          <w:szCs w:val="22"/>
        </w:rPr>
        <w:t>대한</w:t>
      </w:r>
      <w:r>
        <w:rPr>
          <w:rFonts w:hint="eastAsia"/>
          <w:snapToGrid w:val="0"/>
          <w:szCs w:val="22"/>
        </w:rPr>
        <w:t xml:space="preserve"> </w:t>
      </w:r>
      <w:r>
        <w:rPr>
          <w:rFonts w:hint="eastAsia"/>
          <w:snapToGrid w:val="0"/>
          <w:szCs w:val="22"/>
        </w:rPr>
        <w:t>형사</w:t>
      </w:r>
      <w:r>
        <w:rPr>
          <w:rFonts w:hint="eastAsia"/>
          <w:snapToGrid w:val="0"/>
          <w:szCs w:val="22"/>
        </w:rPr>
        <w:t xml:space="preserve"> </w:t>
      </w:r>
      <w:r>
        <w:rPr>
          <w:rFonts w:hint="eastAsia"/>
          <w:snapToGrid w:val="0"/>
          <w:szCs w:val="22"/>
        </w:rPr>
        <w:t>수사</w:t>
      </w:r>
      <w:r>
        <w:rPr>
          <w:rFonts w:hint="eastAsia"/>
          <w:snapToGrid w:val="0"/>
          <w:szCs w:val="22"/>
        </w:rPr>
        <w:t xml:space="preserve"> </w:t>
      </w:r>
      <w:r>
        <w:rPr>
          <w:rFonts w:hint="eastAsia"/>
          <w:snapToGrid w:val="0"/>
          <w:szCs w:val="22"/>
        </w:rPr>
        <w:t>절차가</w:t>
      </w:r>
      <w:r>
        <w:rPr>
          <w:rFonts w:hint="eastAsia"/>
          <w:snapToGrid w:val="0"/>
          <w:szCs w:val="22"/>
        </w:rPr>
        <w:t xml:space="preserve"> </w:t>
      </w:r>
      <w:proofErr w:type="spellStart"/>
      <w:r>
        <w:rPr>
          <w:rFonts w:hint="eastAsia"/>
          <w:snapToGrid w:val="0"/>
          <w:szCs w:val="22"/>
        </w:rPr>
        <w:t>진행되으며</w:t>
      </w:r>
      <w:proofErr w:type="spellEnd"/>
      <w:r>
        <w:rPr>
          <w:rFonts w:hint="eastAsia"/>
          <w:snapToGrid w:val="0"/>
          <w:szCs w:val="22"/>
        </w:rPr>
        <w:t>,</w:t>
      </w:r>
      <w:r>
        <w:rPr>
          <w:snapToGrid w:val="0"/>
          <w:szCs w:val="22"/>
        </w:rPr>
        <w:t xml:space="preserve"> </w:t>
      </w:r>
      <w:r>
        <w:rPr>
          <w:rFonts w:hint="eastAsia"/>
          <w:snapToGrid w:val="0"/>
          <w:szCs w:val="22"/>
        </w:rPr>
        <w:t>검찰의</w:t>
      </w:r>
      <w:r>
        <w:rPr>
          <w:rFonts w:hint="eastAsia"/>
          <w:snapToGrid w:val="0"/>
          <w:szCs w:val="22"/>
        </w:rPr>
        <w:t xml:space="preserve"> </w:t>
      </w:r>
      <w:r>
        <w:rPr>
          <w:rFonts w:hint="eastAsia"/>
          <w:snapToGrid w:val="0"/>
          <w:szCs w:val="22"/>
        </w:rPr>
        <w:t>기소유예</w:t>
      </w:r>
      <w:r>
        <w:rPr>
          <w:rFonts w:hint="eastAsia"/>
          <w:snapToGrid w:val="0"/>
          <w:szCs w:val="22"/>
        </w:rPr>
        <w:t xml:space="preserve"> </w:t>
      </w:r>
      <w:r>
        <w:rPr>
          <w:rFonts w:hint="eastAsia"/>
          <w:snapToGrid w:val="0"/>
          <w:szCs w:val="22"/>
        </w:rPr>
        <w:t>처분을</w:t>
      </w:r>
      <w:r>
        <w:rPr>
          <w:rFonts w:hint="eastAsia"/>
          <w:snapToGrid w:val="0"/>
          <w:szCs w:val="22"/>
        </w:rPr>
        <w:t xml:space="preserve"> </w:t>
      </w:r>
      <w:r>
        <w:rPr>
          <w:snapToGrid w:val="0"/>
          <w:szCs w:val="22"/>
        </w:rPr>
        <w:t>1</w:t>
      </w:r>
      <w:r>
        <w:rPr>
          <w:rFonts w:hint="eastAsia"/>
          <w:snapToGrid w:val="0"/>
          <w:szCs w:val="22"/>
        </w:rPr>
        <w:t>회</w:t>
      </w:r>
      <w:r>
        <w:rPr>
          <w:rFonts w:hint="eastAsia"/>
          <w:snapToGrid w:val="0"/>
          <w:szCs w:val="22"/>
        </w:rPr>
        <w:t xml:space="preserve"> </w:t>
      </w:r>
      <w:r>
        <w:rPr>
          <w:rFonts w:hint="eastAsia"/>
          <w:snapToGrid w:val="0"/>
          <w:szCs w:val="22"/>
        </w:rPr>
        <w:t>받은</w:t>
      </w:r>
      <w:r>
        <w:rPr>
          <w:rFonts w:hint="eastAsia"/>
          <w:snapToGrid w:val="0"/>
          <w:szCs w:val="22"/>
        </w:rPr>
        <w:t xml:space="preserve"> </w:t>
      </w:r>
      <w:r>
        <w:rPr>
          <w:rFonts w:hint="eastAsia"/>
          <w:snapToGrid w:val="0"/>
          <w:szCs w:val="22"/>
        </w:rPr>
        <w:t>후에</w:t>
      </w:r>
      <w:r>
        <w:rPr>
          <w:rFonts w:hint="eastAsia"/>
          <w:snapToGrid w:val="0"/>
          <w:szCs w:val="22"/>
        </w:rPr>
        <w:t xml:space="preserve"> </w:t>
      </w:r>
      <w:r>
        <w:rPr>
          <w:rFonts w:hint="eastAsia"/>
          <w:snapToGrid w:val="0"/>
          <w:szCs w:val="22"/>
        </w:rPr>
        <w:t>무혐의</w:t>
      </w:r>
      <w:r>
        <w:rPr>
          <w:rFonts w:hint="eastAsia"/>
          <w:snapToGrid w:val="0"/>
          <w:szCs w:val="22"/>
        </w:rPr>
        <w:t xml:space="preserve"> </w:t>
      </w:r>
      <w:r>
        <w:rPr>
          <w:rFonts w:hint="eastAsia"/>
          <w:snapToGrid w:val="0"/>
          <w:szCs w:val="22"/>
        </w:rPr>
        <w:t>처분을</w:t>
      </w:r>
      <w:r>
        <w:rPr>
          <w:rFonts w:hint="eastAsia"/>
          <w:snapToGrid w:val="0"/>
          <w:szCs w:val="22"/>
        </w:rPr>
        <w:t xml:space="preserve"> 1</w:t>
      </w:r>
      <w:r>
        <w:rPr>
          <w:rFonts w:hint="eastAsia"/>
          <w:snapToGrid w:val="0"/>
          <w:szCs w:val="22"/>
        </w:rPr>
        <w:t>회</w:t>
      </w:r>
      <w:r>
        <w:rPr>
          <w:rFonts w:hint="eastAsia"/>
          <w:snapToGrid w:val="0"/>
          <w:szCs w:val="22"/>
        </w:rPr>
        <w:t xml:space="preserve"> </w:t>
      </w:r>
      <w:r>
        <w:rPr>
          <w:rFonts w:hint="eastAsia"/>
          <w:snapToGrid w:val="0"/>
          <w:szCs w:val="22"/>
        </w:rPr>
        <w:t>받았다고</w:t>
      </w:r>
      <w:r>
        <w:rPr>
          <w:rFonts w:hint="eastAsia"/>
          <w:snapToGrid w:val="0"/>
          <w:szCs w:val="22"/>
        </w:rPr>
        <w:t xml:space="preserve"> </w:t>
      </w:r>
      <w:r>
        <w:rPr>
          <w:rFonts w:hint="eastAsia"/>
          <w:snapToGrid w:val="0"/>
          <w:szCs w:val="22"/>
        </w:rPr>
        <w:t>함</w:t>
      </w:r>
      <w:r>
        <w:rPr>
          <w:rFonts w:hint="eastAsia"/>
          <w:snapToGrid w:val="0"/>
          <w:szCs w:val="22"/>
        </w:rPr>
        <w:t xml:space="preserve">. </w:t>
      </w:r>
      <w:r>
        <w:rPr>
          <w:rFonts w:hint="eastAsia"/>
          <w:snapToGrid w:val="0"/>
          <w:szCs w:val="22"/>
        </w:rPr>
        <w:t>검찰의</w:t>
      </w:r>
      <w:r>
        <w:rPr>
          <w:rFonts w:hint="eastAsia"/>
          <w:snapToGrid w:val="0"/>
          <w:szCs w:val="22"/>
        </w:rPr>
        <w:t xml:space="preserve"> </w:t>
      </w:r>
      <w:r>
        <w:rPr>
          <w:rFonts w:hint="eastAsia"/>
          <w:snapToGrid w:val="0"/>
          <w:szCs w:val="22"/>
        </w:rPr>
        <w:t>각</w:t>
      </w:r>
      <w:r>
        <w:rPr>
          <w:rFonts w:hint="eastAsia"/>
          <w:snapToGrid w:val="0"/>
          <w:szCs w:val="22"/>
        </w:rPr>
        <w:t xml:space="preserve"> </w:t>
      </w:r>
      <w:r>
        <w:rPr>
          <w:rFonts w:hint="eastAsia"/>
          <w:snapToGrid w:val="0"/>
          <w:szCs w:val="22"/>
        </w:rPr>
        <w:t>처분결정문은</w:t>
      </w:r>
      <w:del w:id="801" w:author="heesung.ahn" w:date="2021-08-31T01:16:00Z">
        <w:r w:rsidDel="0046049C">
          <w:rPr>
            <w:rFonts w:hint="eastAsia"/>
            <w:snapToGrid w:val="0"/>
            <w:szCs w:val="22"/>
          </w:rPr>
          <w:delText xml:space="preserve"> </w:delText>
        </w:r>
      </w:del>
      <w:r>
        <w:rPr>
          <w:rFonts w:hint="eastAsia"/>
          <w:snapToGrid w:val="0"/>
          <w:szCs w:val="22"/>
        </w:rPr>
        <w:t xml:space="preserve"> </w:t>
      </w:r>
      <w:r>
        <w:rPr>
          <w:rFonts w:hint="eastAsia"/>
          <w:snapToGrid w:val="0"/>
          <w:szCs w:val="22"/>
        </w:rPr>
        <w:t>제공되지</w:t>
      </w:r>
      <w:r>
        <w:rPr>
          <w:rFonts w:hint="eastAsia"/>
          <w:snapToGrid w:val="0"/>
          <w:szCs w:val="22"/>
        </w:rPr>
        <w:t xml:space="preserve"> </w:t>
      </w:r>
      <w:r>
        <w:rPr>
          <w:rFonts w:hint="eastAsia"/>
          <w:snapToGrid w:val="0"/>
          <w:szCs w:val="22"/>
        </w:rPr>
        <w:t>아니함</w:t>
      </w:r>
      <w:r>
        <w:rPr>
          <w:rFonts w:hint="eastAsia"/>
          <w:snapToGrid w:val="0"/>
          <w:szCs w:val="22"/>
        </w:rPr>
        <w:t>.</w:t>
      </w:r>
    </w:p>
    <w:p w14:paraId="70772884" w14:textId="77777777" w:rsidR="00026A7E" w:rsidRDefault="00026A7E" w:rsidP="00026A7E">
      <w:pPr>
        <w:spacing w:after="240"/>
        <w:ind w:left="907"/>
        <w:rPr>
          <w:snapToGrid w:val="0"/>
          <w:szCs w:val="22"/>
        </w:rPr>
      </w:pPr>
      <w:r>
        <w:rPr>
          <w:rFonts w:hint="eastAsia"/>
          <w:snapToGrid w:val="0"/>
          <w:szCs w:val="22"/>
        </w:rPr>
        <w:t>대상회사는</w:t>
      </w:r>
      <w:r>
        <w:rPr>
          <w:rFonts w:hint="eastAsia"/>
          <w:snapToGrid w:val="0"/>
          <w:szCs w:val="22"/>
        </w:rPr>
        <w:t xml:space="preserve"> </w:t>
      </w:r>
      <w:r>
        <w:rPr>
          <w:rFonts w:hint="eastAsia"/>
          <w:snapToGrid w:val="0"/>
          <w:szCs w:val="22"/>
        </w:rPr>
        <w:t>해당</w:t>
      </w:r>
      <w:r>
        <w:rPr>
          <w:rFonts w:hint="eastAsia"/>
          <w:snapToGrid w:val="0"/>
          <w:szCs w:val="22"/>
        </w:rPr>
        <w:t xml:space="preserve"> </w:t>
      </w:r>
      <w:r w:rsidRPr="00CB2B3F">
        <w:rPr>
          <w:snapToGrid w:val="0"/>
          <w:szCs w:val="22"/>
        </w:rPr>
        <w:t>위반사항을</w:t>
      </w:r>
      <w:r w:rsidRPr="00CB2B3F">
        <w:rPr>
          <w:snapToGrid w:val="0"/>
          <w:szCs w:val="22"/>
        </w:rPr>
        <w:t xml:space="preserve"> </w:t>
      </w:r>
      <w:r w:rsidRPr="00CB2B3F">
        <w:rPr>
          <w:snapToGrid w:val="0"/>
          <w:szCs w:val="22"/>
        </w:rPr>
        <w:t>치유하기</w:t>
      </w:r>
      <w:r w:rsidRPr="00CB2B3F">
        <w:rPr>
          <w:snapToGrid w:val="0"/>
          <w:szCs w:val="22"/>
        </w:rPr>
        <w:t xml:space="preserve"> </w:t>
      </w:r>
      <w:r w:rsidRPr="00CB2B3F">
        <w:rPr>
          <w:snapToGrid w:val="0"/>
          <w:szCs w:val="22"/>
        </w:rPr>
        <w:t>위하여</w:t>
      </w:r>
      <w:r w:rsidRPr="00CB2B3F">
        <w:rPr>
          <w:snapToGrid w:val="0"/>
          <w:szCs w:val="22"/>
        </w:rPr>
        <w:t xml:space="preserve"> </w:t>
      </w:r>
      <w:r>
        <w:rPr>
          <w:snapToGrid w:val="0"/>
          <w:szCs w:val="22"/>
        </w:rPr>
        <w:t xml:space="preserve">2018. 1. 17. </w:t>
      </w:r>
      <w:r>
        <w:rPr>
          <w:rFonts w:hint="eastAsia"/>
          <w:snapToGrid w:val="0"/>
          <w:szCs w:val="22"/>
        </w:rPr>
        <w:t>관리기관에</w:t>
      </w:r>
      <w:r>
        <w:rPr>
          <w:rFonts w:hint="eastAsia"/>
          <w:snapToGrid w:val="0"/>
          <w:szCs w:val="22"/>
        </w:rPr>
        <w:t xml:space="preserve"> </w:t>
      </w:r>
      <w:r>
        <w:rPr>
          <w:rFonts w:hint="eastAsia"/>
          <w:snapToGrid w:val="0"/>
          <w:szCs w:val="22"/>
        </w:rPr>
        <w:t>제출한</w:t>
      </w:r>
      <w:r>
        <w:rPr>
          <w:rFonts w:hint="eastAsia"/>
          <w:snapToGrid w:val="0"/>
          <w:szCs w:val="22"/>
        </w:rPr>
        <w:t xml:space="preserve"> </w:t>
      </w:r>
      <w:r>
        <w:rPr>
          <w:rFonts w:hint="eastAsia"/>
          <w:snapToGrid w:val="0"/>
          <w:szCs w:val="22"/>
        </w:rPr>
        <w:t>시정계획</w:t>
      </w:r>
      <w:ins w:id="802" w:author="heesung.ahn" w:date="2021-08-31T01:16:00Z">
        <w:r w:rsidR="00596628">
          <w:rPr>
            <w:rFonts w:hint="eastAsia"/>
            <w:snapToGrid w:val="0"/>
            <w:szCs w:val="22"/>
          </w:rPr>
          <w:t>에</w:t>
        </w:r>
        <w:r w:rsidR="00596628">
          <w:rPr>
            <w:rFonts w:hint="eastAsia"/>
            <w:snapToGrid w:val="0"/>
            <w:szCs w:val="22"/>
          </w:rPr>
          <w:t xml:space="preserve"> </w:t>
        </w:r>
        <w:r w:rsidR="00596628">
          <w:rPr>
            <w:rFonts w:hint="eastAsia"/>
            <w:snapToGrid w:val="0"/>
            <w:szCs w:val="22"/>
          </w:rPr>
          <w:t>따라</w:t>
        </w:r>
        <w:r w:rsidR="00596628">
          <w:rPr>
            <w:rFonts w:hint="eastAsia"/>
            <w:snapToGrid w:val="0"/>
            <w:szCs w:val="22"/>
          </w:rPr>
          <w:t xml:space="preserve"> </w:t>
        </w:r>
      </w:ins>
      <w:del w:id="803" w:author="heesung.ahn" w:date="2021-08-31T01:16:00Z">
        <w:r w:rsidDel="00596628">
          <w:rPr>
            <w:rFonts w:hint="eastAsia"/>
            <w:snapToGrid w:val="0"/>
            <w:szCs w:val="22"/>
          </w:rPr>
          <w:delText xml:space="preserve"> </w:delText>
        </w:r>
        <w:r w:rsidDel="00596628">
          <w:rPr>
            <w:rFonts w:hint="eastAsia"/>
            <w:snapToGrid w:val="0"/>
            <w:szCs w:val="22"/>
          </w:rPr>
          <w:delText>관련하여</w:delText>
        </w:r>
        <w:r w:rsidDel="00596628">
          <w:rPr>
            <w:rFonts w:hint="eastAsia"/>
            <w:snapToGrid w:val="0"/>
            <w:szCs w:val="22"/>
          </w:rPr>
          <w:delText xml:space="preserve"> </w:delText>
        </w:r>
      </w:del>
      <w:r w:rsidRPr="00CB2B3F">
        <w:rPr>
          <w:snapToGrid w:val="0"/>
          <w:szCs w:val="22"/>
        </w:rPr>
        <w:t>회사분할을</w:t>
      </w:r>
      <w:r w:rsidRPr="00CB2B3F">
        <w:rPr>
          <w:snapToGrid w:val="0"/>
          <w:szCs w:val="22"/>
        </w:rPr>
        <w:t xml:space="preserve"> </w:t>
      </w:r>
      <w:r w:rsidRPr="00CB2B3F">
        <w:rPr>
          <w:snapToGrid w:val="0"/>
          <w:szCs w:val="22"/>
        </w:rPr>
        <w:t>통한</w:t>
      </w:r>
      <w:r w:rsidRPr="00CB2B3F">
        <w:rPr>
          <w:snapToGrid w:val="0"/>
          <w:szCs w:val="22"/>
        </w:rPr>
        <w:t xml:space="preserve"> </w:t>
      </w:r>
      <w:r w:rsidRPr="00CB2B3F">
        <w:rPr>
          <w:snapToGrid w:val="0"/>
          <w:szCs w:val="22"/>
        </w:rPr>
        <w:t>물류자회사를</w:t>
      </w:r>
      <w:r w:rsidRPr="00CB2B3F">
        <w:rPr>
          <w:snapToGrid w:val="0"/>
          <w:szCs w:val="22"/>
        </w:rPr>
        <w:t xml:space="preserve"> </w:t>
      </w:r>
      <w:r>
        <w:rPr>
          <w:rFonts w:hint="eastAsia"/>
          <w:snapToGrid w:val="0"/>
          <w:szCs w:val="22"/>
        </w:rPr>
        <w:t>별도로</w:t>
      </w:r>
      <w:r>
        <w:rPr>
          <w:rFonts w:hint="eastAsia"/>
          <w:snapToGrid w:val="0"/>
          <w:szCs w:val="22"/>
        </w:rPr>
        <w:t xml:space="preserve"> </w:t>
      </w:r>
      <w:r w:rsidRPr="00CB2B3F">
        <w:rPr>
          <w:snapToGrid w:val="0"/>
          <w:szCs w:val="22"/>
        </w:rPr>
        <w:t>설립하려고</w:t>
      </w:r>
      <w:r w:rsidRPr="00CB2B3F">
        <w:rPr>
          <w:snapToGrid w:val="0"/>
          <w:szCs w:val="22"/>
        </w:rPr>
        <w:t xml:space="preserve"> </w:t>
      </w:r>
      <w:r w:rsidRPr="00CB2B3F">
        <w:rPr>
          <w:snapToGrid w:val="0"/>
          <w:szCs w:val="22"/>
        </w:rPr>
        <w:t>했으나</w:t>
      </w:r>
      <w:r w:rsidRPr="00CB2B3F">
        <w:rPr>
          <w:snapToGrid w:val="0"/>
          <w:szCs w:val="22"/>
        </w:rPr>
        <w:t xml:space="preserve">, </w:t>
      </w:r>
      <w:r>
        <w:rPr>
          <w:rFonts w:hint="eastAsia"/>
          <w:snapToGrid w:val="0"/>
          <w:szCs w:val="22"/>
        </w:rPr>
        <w:t>이에</w:t>
      </w:r>
      <w:r>
        <w:rPr>
          <w:rFonts w:hint="eastAsia"/>
          <w:snapToGrid w:val="0"/>
          <w:szCs w:val="22"/>
        </w:rPr>
        <w:t xml:space="preserve"> </w:t>
      </w:r>
      <w:r>
        <w:rPr>
          <w:rFonts w:hint="eastAsia"/>
          <w:snapToGrid w:val="0"/>
          <w:szCs w:val="22"/>
        </w:rPr>
        <w:t>따른</w:t>
      </w:r>
      <w:r>
        <w:rPr>
          <w:rFonts w:hint="eastAsia"/>
          <w:snapToGrid w:val="0"/>
          <w:szCs w:val="22"/>
        </w:rPr>
        <w:t xml:space="preserve"> </w:t>
      </w:r>
      <w:r>
        <w:rPr>
          <w:rFonts w:hint="eastAsia"/>
          <w:snapToGrid w:val="0"/>
          <w:szCs w:val="22"/>
        </w:rPr>
        <w:t>세금</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리스크의</w:t>
      </w:r>
      <w:r>
        <w:rPr>
          <w:rFonts w:hint="eastAsia"/>
          <w:snapToGrid w:val="0"/>
          <w:szCs w:val="22"/>
        </w:rPr>
        <w:t xml:space="preserve"> </w:t>
      </w:r>
      <w:r>
        <w:rPr>
          <w:rFonts w:hint="eastAsia"/>
          <w:snapToGrid w:val="0"/>
          <w:szCs w:val="22"/>
        </w:rPr>
        <w:t>발생</w:t>
      </w:r>
      <w:r>
        <w:rPr>
          <w:rFonts w:hint="eastAsia"/>
          <w:snapToGrid w:val="0"/>
          <w:szCs w:val="22"/>
        </w:rPr>
        <w:t xml:space="preserve"> </w:t>
      </w:r>
      <w:r>
        <w:rPr>
          <w:rFonts w:hint="eastAsia"/>
          <w:snapToGrid w:val="0"/>
          <w:szCs w:val="22"/>
        </w:rPr>
        <w:t>가능성으로</w:t>
      </w:r>
      <w:r>
        <w:rPr>
          <w:rFonts w:hint="eastAsia"/>
          <w:snapToGrid w:val="0"/>
          <w:szCs w:val="22"/>
        </w:rPr>
        <w:t xml:space="preserve"> </w:t>
      </w:r>
      <w:r>
        <w:rPr>
          <w:rFonts w:hint="eastAsia"/>
          <w:snapToGrid w:val="0"/>
          <w:szCs w:val="22"/>
        </w:rPr>
        <w:t>인하여</w:t>
      </w:r>
      <w:r>
        <w:rPr>
          <w:rFonts w:hint="eastAsia"/>
          <w:snapToGrid w:val="0"/>
          <w:szCs w:val="22"/>
        </w:rPr>
        <w:t xml:space="preserve"> </w:t>
      </w:r>
      <w:r>
        <w:rPr>
          <w:rFonts w:hint="eastAsia"/>
          <w:snapToGrid w:val="0"/>
          <w:szCs w:val="22"/>
        </w:rPr>
        <w:t>분할을</w:t>
      </w:r>
      <w:r>
        <w:rPr>
          <w:rFonts w:hint="eastAsia"/>
          <w:snapToGrid w:val="0"/>
          <w:szCs w:val="22"/>
        </w:rPr>
        <w:t xml:space="preserve"> </w:t>
      </w:r>
      <w:r>
        <w:rPr>
          <w:rFonts w:hint="eastAsia"/>
          <w:snapToGrid w:val="0"/>
          <w:szCs w:val="22"/>
        </w:rPr>
        <w:t>취소하고</w:t>
      </w:r>
      <w:r>
        <w:rPr>
          <w:rFonts w:hint="eastAsia"/>
          <w:snapToGrid w:val="0"/>
          <w:szCs w:val="22"/>
        </w:rPr>
        <w:t xml:space="preserve"> </w:t>
      </w:r>
      <w:r w:rsidRPr="00CB2B3F">
        <w:rPr>
          <w:snapToGrid w:val="0"/>
          <w:szCs w:val="22"/>
        </w:rPr>
        <w:t xml:space="preserve">2018. 1. 25. </w:t>
      </w:r>
      <w:r w:rsidRPr="00CB2B3F">
        <w:rPr>
          <w:snapToGrid w:val="0"/>
          <w:szCs w:val="22"/>
        </w:rPr>
        <w:t>대상회사의</w:t>
      </w:r>
      <w:r w:rsidRPr="00CB2B3F">
        <w:rPr>
          <w:snapToGrid w:val="0"/>
          <w:szCs w:val="22"/>
        </w:rPr>
        <w:t xml:space="preserve"> </w:t>
      </w:r>
      <w:r w:rsidRPr="00CB2B3F">
        <w:rPr>
          <w:snapToGrid w:val="0"/>
          <w:szCs w:val="22"/>
        </w:rPr>
        <w:t>자회사</w:t>
      </w:r>
      <w:r w:rsidRPr="00CB2B3F">
        <w:rPr>
          <w:snapToGrid w:val="0"/>
          <w:szCs w:val="22"/>
        </w:rPr>
        <w:t>[</w:t>
      </w:r>
      <w:r w:rsidRPr="00CB2B3F">
        <w:rPr>
          <w:snapToGrid w:val="0"/>
          <w:szCs w:val="22"/>
        </w:rPr>
        <w:t>한샘서비스원</w:t>
      </w:r>
      <w:r w:rsidRPr="00CB2B3F">
        <w:rPr>
          <w:snapToGrid w:val="0"/>
          <w:szCs w:val="22"/>
        </w:rPr>
        <w:t xml:space="preserve"> - </w:t>
      </w:r>
      <w:r w:rsidRPr="00CB2B3F">
        <w:rPr>
          <w:snapToGrid w:val="0"/>
          <w:szCs w:val="22"/>
        </w:rPr>
        <w:t>한샘서비스</w:t>
      </w:r>
      <w:r w:rsidRPr="00CB2B3F">
        <w:rPr>
          <w:snapToGrid w:val="0"/>
          <w:szCs w:val="22"/>
        </w:rPr>
        <w:t>]</w:t>
      </w:r>
      <w:r w:rsidRPr="00CB2B3F">
        <w:rPr>
          <w:snapToGrid w:val="0"/>
          <w:szCs w:val="22"/>
        </w:rPr>
        <w:t>에게</w:t>
      </w:r>
      <w:r w:rsidRPr="00CB2B3F">
        <w:rPr>
          <w:snapToGrid w:val="0"/>
          <w:szCs w:val="22"/>
        </w:rPr>
        <w:t xml:space="preserve"> </w:t>
      </w:r>
      <w:r w:rsidRPr="00CB2B3F">
        <w:rPr>
          <w:snapToGrid w:val="0"/>
          <w:szCs w:val="22"/>
        </w:rPr>
        <w:t>임대</w:t>
      </w:r>
      <w:r w:rsidRPr="00CB2B3F">
        <w:rPr>
          <w:snapToGrid w:val="0"/>
          <w:szCs w:val="22"/>
        </w:rPr>
        <w:t xml:space="preserve"> </w:t>
      </w:r>
      <w:r w:rsidRPr="00CB2B3F">
        <w:rPr>
          <w:snapToGrid w:val="0"/>
          <w:szCs w:val="22"/>
        </w:rPr>
        <w:t>위탁</w:t>
      </w:r>
      <w:r w:rsidRPr="00CB2B3F">
        <w:rPr>
          <w:snapToGrid w:val="0"/>
          <w:szCs w:val="22"/>
        </w:rPr>
        <w:t xml:space="preserve"> </w:t>
      </w:r>
      <w:r w:rsidRPr="00CB2B3F">
        <w:rPr>
          <w:snapToGrid w:val="0"/>
          <w:szCs w:val="22"/>
        </w:rPr>
        <w:t>운영하는</w:t>
      </w:r>
      <w:r w:rsidRPr="00CB2B3F">
        <w:rPr>
          <w:snapToGrid w:val="0"/>
          <w:szCs w:val="22"/>
        </w:rPr>
        <w:t xml:space="preserve"> </w:t>
      </w:r>
      <w:r w:rsidRPr="00CB2B3F">
        <w:rPr>
          <w:snapToGrid w:val="0"/>
          <w:szCs w:val="22"/>
        </w:rPr>
        <w:t>시정계획을</w:t>
      </w:r>
      <w:r w:rsidRPr="00CB2B3F">
        <w:rPr>
          <w:snapToGrid w:val="0"/>
          <w:szCs w:val="22"/>
        </w:rPr>
        <w:t xml:space="preserve"> </w:t>
      </w:r>
      <w:r w:rsidRPr="00CB2B3F">
        <w:rPr>
          <w:snapToGrid w:val="0"/>
          <w:szCs w:val="22"/>
        </w:rPr>
        <w:t>산업단지</w:t>
      </w:r>
      <w:r w:rsidRPr="00CB2B3F">
        <w:rPr>
          <w:snapToGrid w:val="0"/>
          <w:szCs w:val="22"/>
        </w:rPr>
        <w:t xml:space="preserve"> </w:t>
      </w:r>
      <w:r w:rsidRPr="00CB2B3F">
        <w:rPr>
          <w:snapToGrid w:val="0"/>
          <w:szCs w:val="22"/>
        </w:rPr>
        <w:lastRenderedPageBreak/>
        <w:t>관리기관으로부터</w:t>
      </w:r>
      <w:r w:rsidRPr="00CB2B3F">
        <w:rPr>
          <w:snapToGrid w:val="0"/>
          <w:szCs w:val="22"/>
        </w:rPr>
        <w:t xml:space="preserve"> </w:t>
      </w:r>
      <w:proofErr w:type="gramStart"/>
      <w:r w:rsidRPr="00CB2B3F">
        <w:rPr>
          <w:snapToGrid w:val="0"/>
          <w:szCs w:val="22"/>
        </w:rPr>
        <w:t>승인</w:t>
      </w:r>
      <w:r w:rsidRPr="00CB2B3F">
        <w:rPr>
          <w:snapToGrid w:val="0"/>
          <w:szCs w:val="22"/>
        </w:rPr>
        <w:t xml:space="preserve"> </w:t>
      </w:r>
      <w:r w:rsidRPr="00CB2B3F">
        <w:rPr>
          <w:snapToGrid w:val="0"/>
          <w:szCs w:val="22"/>
        </w:rPr>
        <w:t>받</w:t>
      </w:r>
      <w:r>
        <w:rPr>
          <w:rFonts w:hint="eastAsia"/>
          <w:snapToGrid w:val="0"/>
          <w:szCs w:val="22"/>
        </w:rPr>
        <w:t>았으며</w:t>
      </w:r>
      <w:proofErr w:type="gramEnd"/>
      <w:r>
        <w:rPr>
          <w:rFonts w:hint="eastAsia"/>
          <w:snapToGrid w:val="0"/>
          <w:szCs w:val="22"/>
        </w:rPr>
        <w:t>,</w:t>
      </w:r>
      <w:r>
        <w:rPr>
          <w:snapToGrid w:val="0"/>
          <w:szCs w:val="22"/>
        </w:rPr>
        <w:t xml:space="preserve"> 2019. 5. 20. </w:t>
      </w:r>
      <w:r>
        <w:rPr>
          <w:rFonts w:hint="eastAsia"/>
          <w:snapToGrid w:val="0"/>
          <w:szCs w:val="22"/>
        </w:rPr>
        <w:t>사업개시신고를</w:t>
      </w:r>
      <w:r>
        <w:rPr>
          <w:rFonts w:hint="eastAsia"/>
          <w:snapToGrid w:val="0"/>
          <w:szCs w:val="22"/>
        </w:rPr>
        <w:t xml:space="preserve"> </w:t>
      </w:r>
      <w:r>
        <w:rPr>
          <w:rFonts w:hint="eastAsia"/>
          <w:snapToGrid w:val="0"/>
          <w:szCs w:val="22"/>
        </w:rPr>
        <w:t>하였음</w:t>
      </w:r>
      <w:r>
        <w:rPr>
          <w:rFonts w:hint="eastAsia"/>
          <w:snapToGrid w:val="0"/>
          <w:szCs w:val="22"/>
        </w:rPr>
        <w:t>.</w:t>
      </w:r>
      <w:r>
        <w:rPr>
          <w:snapToGrid w:val="0"/>
          <w:szCs w:val="22"/>
        </w:rPr>
        <w:t xml:space="preserve"> </w:t>
      </w:r>
      <w:r w:rsidRPr="00BC1AB7">
        <w:rPr>
          <w:snapToGrid w:val="0"/>
          <w:szCs w:val="22"/>
          <w:highlight w:val="yellow"/>
        </w:rPr>
        <w:t xml:space="preserve">[JK: </w:t>
      </w:r>
      <w:proofErr w:type="gramStart"/>
      <w:r w:rsidRPr="00BC1AB7">
        <w:rPr>
          <w:rFonts w:hint="eastAsia"/>
          <w:snapToGrid w:val="0"/>
          <w:szCs w:val="22"/>
          <w:highlight w:val="yellow"/>
        </w:rPr>
        <w:t>승인</w:t>
      </w:r>
      <w:r w:rsidRPr="00BC1AB7">
        <w:rPr>
          <w:rFonts w:hint="eastAsia"/>
          <w:snapToGrid w:val="0"/>
          <w:szCs w:val="22"/>
          <w:highlight w:val="yellow"/>
        </w:rPr>
        <w:t xml:space="preserve"> </w:t>
      </w:r>
      <w:r w:rsidRPr="00BC1AB7">
        <w:rPr>
          <w:rFonts w:hint="eastAsia"/>
          <w:snapToGrid w:val="0"/>
          <w:szCs w:val="22"/>
          <w:highlight w:val="yellow"/>
        </w:rPr>
        <w:t>받은</w:t>
      </w:r>
      <w:proofErr w:type="gramEnd"/>
      <w:r w:rsidRPr="00BC1AB7">
        <w:rPr>
          <w:rFonts w:hint="eastAsia"/>
          <w:snapToGrid w:val="0"/>
          <w:szCs w:val="22"/>
          <w:highlight w:val="yellow"/>
        </w:rPr>
        <w:t xml:space="preserve"> </w:t>
      </w:r>
      <w:r w:rsidRPr="00BC1AB7">
        <w:rPr>
          <w:rFonts w:hint="eastAsia"/>
          <w:snapToGrid w:val="0"/>
          <w:szCs w:val="22"/>
          <w:highlight w:val="yellow"/>
        </w:rPr>
        <w:t>것이</w:t>
      </w:r>
      <w:r w:rsidRPr="00BC1AB7">
        <w:rPr>
          <w:rFonts w:hint="eastAsia"/>
          <w:snapToGrid w:val="0"/>
          <w:szCs w:val="22"/>
          <w:highlight w:val="yellow"/>
        </w:rPr>
        <w:t xml:space="preserve"> </w:t>
      </w:r>
      <w:r w:rsidRPr="00BC1AB7">
        <w:rPr>
          <w:rFonts w:hint="eastAsia"/>
          <w:snapToGrid w:val="0"/>
          <w:szCs w:val="22"/>
          <w:highlight w:val="yellow"/>
        </w:rPr>
        <w:t>확인되었는지</w:t>
      </w:r>
      <w:r w:rsidRPr="00BC1AB7">
        <w:rPr>
          <w:rFonts w:hint="eastAsia"/>
          <w:snapToGrid w:val="0"/>
          <w:szCs w:val="22"/>
          <w:highlight w:val="yellow"/>
        </w:rPr>
        <w:t xml:space="preserve"> </w:t>
      </w:r>
      <w:proofErr w:type="spellStart"/>
      <w:r w:rsidRPr="00BC1AB7">
        <w:rPr>
          <w:rFonts w:hint="eastAsia"/>
          <w:snapToGrid w:val="0"/>
          <w:szCs w:val="22"/>
          <w:highlight w:val="yellow"/>
        </w:rPr>
        <w:t>문의드립니다</w:t>
      </w:r>
      <w:proofErr w:type="spellEnd"/>
      <w:r w:rsidRPr="00BC1AB7">
        <w:rPr>
          <w:rFonts w:hint="eastAsia"/>
          <w:snapToGrid w:val="0"/>
          <w:szCs w:val="22"/>
          <w:highlight w:val="yellow"/>
        </w:rPr>
        <w:t>.</w:t>
      </w:r>
      <w:ins w:id="804" w:author="junkyo.shim" w:date="2021-08-30T00:41:00Z">
        <w:r w:rsidRPr="0037058A">
          <w:rPr>
            <w:rFonts w:hint="eastAsia"/>
            <w:snapToGrid w:val="0"/>
            <w:szCs w:val="22"/>
            <w:highlight w:val="yellow"/>
          </w:rPr>
          <w:t xml:space="preserve"> </w:t>
        </w:r>
        <w:r>
          <w:rPr>
            <w:rFonts w:hint="eastAsia"/>
            <w:snapToGrid w:val="0"/>
            <w:szCs w:val="22"/>
            <w:highlight w:val="yellow"/>
          </w:rPr>
          <w:t>시정기간</w:t>
        </w:r>
        <w:r w:rsidRPr="0037058A">
          <w:rPr>
            <w:rFonts w:hint="eastAsia"/>
            <w:snapToGrid w:val="0"/>
            <w:szCs w:val="22"/>
            <w:highlight w:val="yellow"/>
          </w:rPr>
          <w:t xml:space="preserve"> </w:t>
        </w:r>
        <w:r>
          <w:rPr>
            <w:rFonts w:hint="eastAsia"/>
            <w:snapToGrid w:val="0"/>
            <w:szCs w:val="22"/>
            <w:highlight w:val="yellow"/>
          </w:rPr>
          <w:t>연기</w:t>
        </w:r>
        <w:r w:rsidRPr="0037058A">
          <w:rPr>
            <w:rFonts w:hint="eastAsia"/>
            <w:snapToGrid w:val="0"/>
            <w:szCs w:val="22"/>
            <w:highlight w:val="yellow"/>
          </w:rPr>
          <w:t xml:space="preserve"> </w:t>
        </w:r>
        <w:r>
          <w:rPr>
            <w:rFonts w:hint="eastAsia"/>
            <w:snapToGrid w:val="0"/>
            <w:szCs w:val="22"/>
            <w:highlight w:val="yellow"/>
          </w:rPr>
          <w:t>승인</w:t>
        </w:r>
        <w:r w:rsidRPr="0037058A">
          <w:rPr>
            <w:rFonts w:hint="eastAsia"/>
            <w:snapToGrid w:val="0"/>
            <w:szCs w:val="22"/>
            <w:highlight w:val="yellow"/>
          </w:rPr>
          <w:t>으로</w:t>
        </w:r>
        <w:r w:rsidRPr="0037058A">
          <w:rPr>
            <w:rFonts w:hint="eastAsia"/>
            <w:snapToGrid w:val="0"/>
            <w:szCs w:val="22"/>
            <w:highlight w:val="yellow"/>
          </w:rPr>
          <w:t xml:space="preserve"> </w:t>
        </w:r>
        <w:r w:rsidRPr="0037058A">
          <w:rPr>
            <w:rFonts w:hint="eastAsia"/>
            <w:snapToGrid w:val="0"/>
            <w:szCs w:val="22"/>
            <w:highlight w:val="yellow"/>
          </w:rPr>
          <w:t>보여서</w:t>
        </w:r>
        <w:r w:rsidRPr="0037058A">
          <w:rPr>
            <w:rFonts w:hint="eastAsia"/>
            <w:snapToGrid w:val="0"/>
            <w:szCs w:val="22"/>
            <w:highlight w:val="yellow"/>
          </w:rPr>
          <w:t xml:space="preserve"> </w:t>
        </w:r>
        <w:proofErr w:type="spellStart"/>
        <w:r w:rsidRPr="0037058A">
          <w:rPr>
            <w:rFonts w:hint="eastAsia"/>
            <w:snapToGrid w:val="0"/>
            <w:szCs w:val="22"/>
            <w:highlight w:val="yellow"/>
          </w:rPr>
          <w:t>여쭙습니다</w:t>
        </w:r>
        <w:proofErr w:type="spellEnd"/>
        <w:r>
          <w:rPr>
            <w:rFonts w:hint="eastAsia"/>
            <w:snapToGrid w:val="0"/>
            <w:szCs w:val="22"/>
          </w:rPr>
          <w:t>.</w:t>
        </w:r>
      </w:ins>
      <w:r>
        <w:rPr>
          <w:snapToGrid w:val="0"/>
          <w:szCs w:val="22"/>
        </w:rPr>
        <w:t>]</w:t>
      </w:r>
      <w:ins w:id="805" w:author="junkyo.shim" w:date="2021-08-30T00:41:00Z">
        <w:r>
          <w:rPr>
            <w:snapToGrid w:val="0"/>
            <w:szCs w:val="22"/>
          </w:rPr>
          <w:t xml:space="preserve"> </w:t>
        </w:r>
      </w:ins>
      <w:ins w:id="806" w:author="zygchang (Young-Gun Chang)" w:date="2021-08-31T12:33:00Z">
        <w:r w:rsidR="00023561" w:rsidRPr="00023561">
          <w:rPr>
            <w:snapToGrid w:val="0"/>
            <w:szCs w:val="22"/>
            <w:highlight w:val="cyan"/>
          </w:rPr>
          <w:t>[</w:t>
        </w:r>
        <w:r w:rsidR="00023561" w:rsidRPr="00023561">
          <w:rPr>
            <w:rFonts w:hint="eastAsia"/>
            <w:snapToGrid w:val="0"/>
            <w:szCs w:val="22"/>
            <w:highlight w:val="cyan"/>
          </w:rPr>
          <w:t>장영근</w:t>
        </w:r>
        <w:r w:rsidR="00023561" w:rsidRPr="00023561">
          <w:rPr>
            <w:rFonts w:hint="eastAsia"/>
            <w:snapToGrid w:val="0"/>
            <w:szCs w:val="22"/>
            <w:highlight w:val="cyan"/>
          </w:rPr>
          <w:t>:</w:t>
        </w:r>
        <w:r w:rsidR="00023561" w:rsidRPr="00023561">
          <w:rPr>
            <w:snapToGrid w:val="0"/>
            <w:szCs w:val="22"/>
            <w:highlight w:val="cyan"/>
          </w:rPr>
          <w:t xml:space="preserve"> </w:t>
        </w:r>
        <w:r w:rsidR="00023561" w:rsidRPr="00023561">
          <w:rPr>
            <w:rFonts w:hint="eastAsia"/>
            <w:snapToGrid w:val="0"/>
            <w:szCs w:val="22"/>
            <w:highlight w:val="cyan"/>
          </w:rPr>
          <w:t>관리기관의</w:t>
        </w:r>
        <w:r w:rsidR="00023561" w:rsidRPr="00023561">
          <w:rPr>
            <w:rFonts w:hint="eastAsia"/>
            <w:snapToGrid w:val="0"/>
            <w:szCs w:val="22"/>
            <w:highlight w:val="cyan"/>
          </w:rPr>
          <w:t xml:space="preserve"> </w:t>
        </w:r>
        <w:r w:rsidR="00023561" w:rsidRPr="00023561">
          <w:rPr>
            <w:rFonts w:hint="eastAsia"/>
            <w:snapToGrid w:val="0"/>
            <w:szCs w:val="22"/>
            <w:highlight w:val="cyan"/>
          </w:rPr>
          <w:t>시정명령에</w:t>
        </w:r>
        <w:r w:rsidR="00023561" w:rsidRPr="00023561">
          <w:rPr>
            <w:rFonts w:hint="eastAsia"/>
            <w:snapToGrid w:val="0"/>
            <w:szCs w:val="22"/>
            <w:highlight w:val="cyan"/>
          </w:rPr>
          <w:t xml:space="preserve"> </w:t>
        </w:r>
        <w:r w:rsidR="00023561" w:rsidRPr="00023561">
          <w:rPr>
            <w:rFonts w:hint="eastAsia"/>
            <w:snapToGrid w:val="0"/>
            <w:szCs w:val="22"/>
            <w:highlight w:val="cyan"/>
          </w:rPr>
          <w:t>회사에</w:t>
        </w:r>
        <w:r w:rsidR="00023561" w:rsidRPr="00023561">
          <w:rPr>
            <w:rFonts w:hint="eastAsia"/>
            <w:snapToGrid w:val="0"/>
            <w:szCs w:val="22"/>
            <w:highlight w:val="cyan"/>
          </w:rPr>
          <w:t xml:space="preserve"> </w:t>
        </w:r>
        <w:r w:rsidR="00023561" w:rsidRPr="00023561">
          <w:rPr>
            <w:rFonts w:hint="eastAsia"/>
            <w:snapToGrid w:val="0"/>
            <w:szCs w:val="22"/>
            <w:highlight w:val="cyan"/>
          </w:rPr>
          <w:t>시정계획을</w:t>
        </w:r>
        <w:r w:rsidR="00023561" w:rsidRPr="00023561">
          <w:rPr>
            <w:rFonts w:hint="eastAsia"/>
            <w:snapToGrid w:val="0"/>
            <w:szCs w:val="22"/>
            <w:highlight w:val="cyan"/>
          </w:rPr>
          <w:t xml:space="preserve"> </w:t>
        </w:r>
        <w:r w:rsidR="00023561" w:rsidRPr="00023561">
          <w:rPr>
            <w:rFonts w:hint="eastAsia"/>
            <w:snapToGrid w:val="0"/>
            <w:szCs w:val="22"/>
            <w:highlight w:val="cyan"/>
          </w:rPr>
          <w:t>제출하였고</w:t>
        </w:r>
        <w:r w:rsidR="00023561" w:rsidRPr="00023561">
          <w:rPr>
            <w:rFonts w:hint="eastAsia"/>
            <w:snapToGrid w:val="0"/>
            <w:szCs w:val="22"/>
            <w:highlight w:val="cyan"/>
          </w:rPr>
          <w:t>,</w:t>
        </w:r>
        <w:r w:rsidR="00023561" w:rsidRPr="00023561">
          <w:rPr>
            <w:snapToGrid w:val="0"/>
            <w:szCs w:val="22"/>
            <w:highlight w:val="cyan"/>
          </w:rPr>
          <w:t xml:space="preserve"> </w:t>
        </w:r>
        <w:r w:rsidR="00023561" w:rsidRPr="00023561">
          <w:rPr>
            <w:rFonts w:hint="eastAsia"/>
            <w:snapToGrid w:val="0"/>
            <w:szCs w:val="22"/>
            <w:highlight w:val="cyan"/>
          </w:rPr>
          <w:t>회사의</w:t>
        </w:r>
        <w:r w:rsidR="00023561" w:rsidRPr="00023561">
          <w:rPr>
            <w:rFonts w:hint="eastAsia"/>
            <w:snapToGrid w:val="0"/>
            <w:szCs w:val="22"/>
            <w:highlight w:val="cyan"/>
          </w:rPr>
          <w:t xml:space="preserve"> </w:t>
        </w:r>
        <w:r w:rsidR="00023561" w:rsidRPr="00023561">
          <w:rPr>
            <w:rFonts w:hint="eastAsia"/>
            <w:snapToGrid w:val="0"/>
            <w:szCs w:val="22"/>
            <w:highlight w:val="cyan"/>
          </w:rPr>
          <w:t>사업개시신고가</w:t>
        </w:r>
        <w:r w:rsidR="00023561" w:rsidRPr="00023561">
          <w:rPr>
            <w:rFonts w:hint="eastAsia"/>
            <w:snapToGrid w:val="0"/>
            <w:szCs w:val="22"/>
            <w:highlight w:val="cyan"/>
          </w:rPr>
          <w:t xml:space="preserve"> </w:t>
        </w:r>
        <w:r w:rsidR="00023561" w:rsidRPr="00023561">
          <w:rPr>
            <w:rFonts w:hint="eastAsia"/>
            <w:snapToGrid w:val="0"/>
            <w:szCs w:val="22"/>
            <w:highlight w:val="cyan"/>
          </w:rPr>
          <w:t>처리되었기에</w:t>
        </w:r>
        <w:r w:rsidR="00023561" w:rsidRPr="00023561">
          <w:rPr>
            <w:rFonts w:hint="eastAsia"/>
            <w:snapToGrid w:val="0"/>
            <w:szCs w:val="22"/>
            <w:highlight w:val="cyan"/>
          </w:rPr>
          <w:t xml:space="preserve"> </w:t>
        </w:r>
      </w:ins>
      <w:ins w:id="807" w:author="zygchang (Young-Gun Chang)" w:date="2021-08-31T12:34:00Z">
        <w:r w:rsidR="00023561" w:rsidRPr="00023561">
          <w:rPr>
            <w:rFonts w:hint="eastAsia"/>
            <w:snapToGrid w:val="0"/>
            <w:szCs w:val="22"/>
            <w:highlight w:val="cyan"/>
          </w:rPr>
          <w:t>관리기관이</w:t>
        </w:r>
        <w:r w:rsidR="00023561" w:rsidRPr="00023561">
          <w:rPr>
            <w:rFonts w:hint="eastAsia"/>
            <w:snapToGrid w:val="0"/>
            <w:szCs w:val="22"/>
            <w:highlight w:val="cyan"/>
          </w:rPr>
          <w:t xml:space="preserve"> </w:t>
        </w:r>
        <w:r w:rsidR="00023561" w:rsidRPr="00023561">
          <w:rPr>
            <w:rFonts w:hint="eastAsia"/>
            <w:snapToGrid w:val="0"/>
            <w:szCs w:val="22"/>
            <w:highlight w:val="cyan"/>
          </w:rPr>
          <w:t>회사의</w:t>
        </w:r>
        <w:r w:rsidR="00023561" w:rsidRPr="00023561">
          <w:rPr>
            <w:rFonts w:hint="eastAsia"/>
            <w:snapToGrid w:val="0"/>
            <w:szCs w:val="22"/>
            <w:highlight w:val="cyan"/>
          </w:rPr>
          <w:t xml:space="preserve"> </w:t>
        </w:r>
        <w:r w:rsidR="00023561" w:rsidRPr="00023561">
          <w:rPr>
            <w:rFonts w:hint="eastAsia"/>
            <w:snapToGrid w:val="0"/>
            <w:szCs w:val="22"/>
            <w:highlight w:val="cyan"/>
          </w:rPr>
          <w:t>시정계획을</w:t>
        </w:r>
        <w:r w:rsidR="00023561" w:rsidRPr="00023561">
          <w:rPr>
            <w:rFonts w:hint="eastAsia"/>
            <w:snapToGrid w:val="0"/>
            <w:szCs w:val="22"/>
            <w:highlight w:val="cyan"/>
          </w:rPr>
          <w:t xml:space="preserve"> </w:t>
        </w:r>
        <w:r w:rsidR="00023561" w:rsidRPr="00023561">
          <w:rPr>
            <w:rFonts w:hint="eastAsia"/>
            <w:snapToGrid w:val="0"/>
            <w:szCs w:val="22"/>
            <w:highlight w:val="cyan"/>
          </w:rPr>
          <w:t>승인한</w:t>
        </w:r>
        <w:r w:rsidR="00023561" w:rsidRPr="00023561">
          <w:rPr>
            <w:rFonts w:hint="eastAsia"/>
            <w:snapToGrid w:val="0"/>
            <w:szCs w:val="22"/>
            <w:highlight w:val="cyan"/>
          </w:rPr>
          <w:t xml:space="preserve"> </w:t>
        </w:r>
        <w:r w:rsidR="00023561" w:rsidRPr="00023561">
          <w:rPr>
            <w:rFonts w:hint="eastAsia"/>
            <w:snapToGrid w:val="0"/>
            <w:szCs w:val="22"/>
            <w:highlight w:val="cyan"/>
          </w:rPr>
          <w:t>것으로</w:t>
        </w:r>
        <w:r w:rsidR="00023561" w:rsidRPr="00023561">
          <w:rPr>
            <w:rFonts w:hint="eastAsia"/>
            <w:snapToGrid w:val="0"/>
            <w:szCs w:val="22"/>
            <w:highlight w:val="cyan"/>
          </w:rPr>
          <w:t xml:space="preserve"> </w:t>
        </w:r>
        <w:r w:rsidR="00023561" w:rsidRPr="00023561">
          <w:rPr>
            <w:rFonts w:hint="eastAsia"/>
            <w:snapToGrid w:val="0"/>
            <w:szCs w:val="22"/>
            <w:highlight w:val="cyan"/>
          </w:rPr>
          <w:t>볼</w:t>
        </w:r>
        <w:r w:rsidR="00023561" w:rsidRPr="00023561">
          <w:rPr>
            <w:rFonts w:hint="eastAsia"/>
            <w:snapToGrid w:val="0"/>
            <w:szCs w:val="22"/>
            <w:highlight w:val="cyan"/>
          </w:rPr>
          <w:t xml:space="preserve"> </w:t>
        </w:r>
        <w:r w:rsidR="00023561" w:rsidRPr="00023561">
          <w:rPr>
            <w:rFonts w:hint="eastAsia"/>
            <w:snapToGrid w:val="0"/>
            <w:szCs w:val="22"/>
            <w:highlight w:val="cyan"/>
          </w:rPr>
          <w:t>수</w:t>
        </w:r>
        <w:r w:rsidR="00023561" w:rsidRPr="00023561">
          <w:rPr>
            <w:rFonts w:hint="eastAsia"/>
            <w:snapToGrid w:val="0"/>
            <w:szCs w:val="22"/>
            <w:highlight w:val="cyan"/>
          </w:rPr>
          <w:t xml:space="preserve"> </w:t>
        </w:r>
        <w:r w:rsidR="00023561" w:rsidRPr="00023561">
          <w:rPr>
            <w:rFonts w:hint="eastAsia"/>
            <w:snapToGrid w:val="0"/>
            <w:szCs w:val="22"/>
            <w:highlight w:val="cyan"/>
          </w:rPr>
          <w:t>있을</w:t>
        </w:r>
        <w:r w:rsidR="00023561" w:rsidRPr="00023561">
          <w:rPr>
            <w:rFonts w:hint="eastAsia"/>
            <w:snapToGrid w:val="0"/>
            <w:szCs w:val="22"/>
            <w:highlight w:val="cyan"/>
          </w:rPr>
          <w:t xml:space="preserve"> </w:t>
        </w:r>
        <w:r w:rsidR="00023561" w:rsidRPr="00023561">
          <w:rPr>
            <w:rFonts w:hint="eastAsia"/>
            <w:snapToGrid w:val="0"/>
            <w:szCs w:val="22"/>
            <w:highlight w:val="cyan"/>
          </w:rPr>
          <w:t>것</w:t>
        </w:r>
        <w:r w:rsidR="00023561" w:rsidRPr="00023561">
          <w:rPr>
            <w:rFonts w:hint="eastAsia"/>
            <w:snapToGrid w:val="0"/>
            <w:szCs w:val="22"/>
            <w:highlight w:val="cyan"/>
          </w:rPr>
          <w:t xml:space="preserve"> </w:t>
        </w:r>
        <w:r w:rsidR="00023561" w:rsidRPr="00023561">
          <w:rPr>
            <w:rFonts w:hint="eastAsia"/>
            <w:snapToGrid w:val="0"/>
            <w:szCs w:val="22"/>
            <w:highlight w:val="cyan"/>
          </w:rPr>
          <w:t>같습니다</w:t>
        </w:r>
        <w:r w:rsidR="00023561" w:rsidRPr="00023561">
          <w:rPr>
            <w:rFonts w:hint="eastAsia"/>
            <w:snapToGrid w:val="0"/>
            <w:szCs w:val="22"/>
            <w:highlight w:val="cyan"/>
          </w:rPr>
          <w:t>.</w:t>
        </w:r>
        <w:r w:rsidR="00023561" w:rsidRPr="00023561">
          <w:rPr>
            <w:snapToGrid w:val="0"/>
            <w:szCs w:val="22"/>
            <w:highlight w:val="cyan"/>
          </w:rPr>
          <w:t>]</w:t>
        </w:r>
      </w:ins>
    </w:p>
    <w:p w14:paraId="265A412C" w14:textId="77777777" w:rsidR="00026A7E" w:rsidRPr="009B2225" w:rsidRDefault="00026A7E" w:rsidP="00026A7E">
      <w:pPr>
        <w:spacing w:after="240"/>
        <w:ind w:left="907"/>
        <w:rPr>
          <w:snapToGrid w:val="0"/>
          <w:szCs w:val="22"/>
        </w:rPr>
      </w:pPr>
      <w:r>
        <w:rPr>
          <w:rFonts w:hint="eastAsia"/>
          <w:snapToGrid w:val="0"/>
          <w:szCs w:val="22"/>
        </w:rPr>
        <w:t>제공된</w:t>
      </w:r>
      <w:r>
        <w:rPr>
          <w:rFonts w:hint="eastAsia"/>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시정계획에</w:t>
      </w:r>
      <w:r>
        <w:rPr>
          <w:rFonts w:hint="eastAsia"/>
          <w:snapToGrid w:val="0"/>
          <w:szCs w:val="22"/>
        </w:rPr>
        <w:t xml:space="preserve"> </w:t>
      </w:r>
      <w:r>
        <w:rPr>
          <w:rFonts w:hint="eastAsia"/>
          <w:snapToGrid w:val="0"/>
          <w:szCs w:val="22"/>
        </w:rPr>
        <w:t>대한</w:t>
      </w:r>
      <w:r>
        <w:rPr>
          <w:rFonts w:hint="eastAsia"/>
          <w:snapToGrid w:val="0"/>
          <w:szCs w:val="22"/>
        </w:rPr>
        <w:t xml:space="preserve"> </w:t>
      </w:r>
      <w:r>
        <w:rPr>
          <w:rFonts w:hint="eastAsia"/>
          <w:snapToGrid w:val="0"/>
          <w:szCs w:val="22"/>
        </w:rPr>
        <w:t>관리기관의</w:t>
      </w:r>
      <w:r>
        <w:rPr>
          <w:rFonts w:hint="eastAsia"/>
          <w:snapToGrid w:val="0"/>
          <w:szCs w:val="22"/>
        </w:rPr>
        <w:t xml:space="preserve"> </w:t>
      </w:r>
      <w:r>
        <w:rPr>
          <w:rFonts w:hint="eastAsia"/>
          <w:snapToGrid w:val="0"/>
          <w:szCs w:val="22"/>
        </w:rPr>
        <w:t>회신</w:t>
      </w:r>
      <w:r>
        <w:rPr>
          <w:rFonts w:hint="eastAsia"/>
          <w:snapToGrid w:val="0"/>
          <w:szCs w:val="22"/>
        </w:rPr>
        <w:t xml:space="preserve"> </w:t>
      </w:r>
      <w:r>
        <w:rPr>
          <w:rFonts w:hint="eastAsia"/>
          <w:snapToGrid w:val="0"/>
          <w:szCs w:val="22"/>
        </w:rPr>
        <w:t>공문</w:t>
      </w:r>
      <w:r>
        <w:rPr>
          <w:rFonts w:hint="eastAsia"/>
          <w:snapToGrid w:val="0"/>
          <w:szCs w:val="22"/>
        </w:rPr>
        <w:t>(</w:t>
      </w:r>
      <w:r>
        <w:rPr>
          <w:snapToGrid w:val="0"/>
          <w:szCs w:val="22"/>
        </w:rPr>
        <w:t>2018. 1. 25.</w:t>
      </w:r>
      <w:r>
        <w:rPr>
          <w:rFonts w:hint="eastAsia"/>
          <w:snapToGrid w:val="0"/>
          <w:szCs w:val="22"/>
        </w:rPr>
        <w:t>)</w:t>
      </w:r>
      <w:r>
        <w:rPr>
          <w:snapToGrid w:val="0"/>
          <w:szCs w:val="22"/>
        </w:rPr>
        <w:t>,</w:t>
      </w:r>
      <w:r>
        <w:rPr>
          <w:rFonts w:hint="eastAsia"/>
          <w:snapToGrid w:val="0"/>
          <w:szCs w:val="22"/>
        </w:rPr>
        <w:t xml:space="preserve"> </w:t>
      </w:r>
      <w:proofErr w:type="spellStart"/>
      <w:r w:rsidRPr="009B2225">
        <w:rPr>
          <w:rFonts w:hint="eastAsia"/>
          <w:snapToGrid w:val="0"/>
          <w:szCs w:val="22"/>
        </w:rPr>
        <w:t>오이도물류센터</w:t>
      </w:r>
      <w:proofErr w:type="spellEnd"/>
      <w:r w:rsidRPr="009B2225">
        <w:rPr>
          <w:rFonts w:hint="eastAsia"/>
          <w:snapToGrid w:val="0"/>
          <w:szCs w:val="22"/>
        </w:rPr>
        <w:t xml:space="preserve"> </w:t>
      </w:r>
      <w:r w:rsidRPr="009B2225">
        <w:rPr>
          <w:rFonts w:hint="eastAsia"/>
          <w:snapToGrid w:val="0"/>
          <w:szCs w:val="22"/>
        </w:rPr>
        <w:t>임대차</w:t>
      </w:r>
      <w:r w:rsidRPr="009B2225">
        <w:rPr>
          <w:rFonts w:hint="eastAsia"/>
          <w:snapToGrid w:val="0"/>
          <w:szCs w:val="22"/>
        </w:rPr>
        <w:t xml:space="preserve"> </w:t>
      </w:r>
      <w:r w:rsidRPr="009B2225">
        <w:rPr>
          <w:rFonts w:hint="eastAsia"/>
          <w:snapToGrid w:val="0"/>
          <w:szCs w:val="22"/>
        </w:rPr>
        <w:t>구조</w:t>
      </w:r>
      <w:r w:rsidRPr="009B2225">
        <w:rPr>
          <w:rFonts w:hint="eastAsia"/>
          <w:snapToGrid w:val="0"/>
          <w:szCs w:val="22"/>
        </w:rPr>
        <w:t xml:space="preserve"> </w:t>
      </w:r>
      <w:r w:rsidRPr="009B2225">
        <w:rPr>
          <w:rFonts w:hint="eastAsia"/>
          <w:snapToGrid w:val="0"/>
          <w:szCs w:val="22"/>
        </w:rPr>
        <w:t>변경</w:t>
      </w:r>
      <w:r w:rsidRPr="009B2225">
        <w:rPr>
          <w:rFonts w:hint="eastAsia"/>
          <w:snapToGrid w:val="0"/>
          <w:szCs w:val="22"/>
        </w:rPr>
        <w:t xml:space="preserve"> </w:t>
      </w:r>
      <w:r w:rsidRPr="009B2225">
        <w:rPr>
          <w:rFonts w:hint="eastAsia"/>
          <w:snapToGrid w:val="0"/>
          <w:szCs w:val="22"/>
        </w:rPr>
        <w:t>관련</w:t>
      </w:r>
      <w:r w:rsidRPr="009B2225">
        <w:rPr>
          <w:rFonts w:hint="eastAsia"/>
          <w:snapToGrid w:val="0"/>
          <w:szCs w:val="22"/>
        </w:rPr>
        <w:t xml:space="preserve"> </w:t>
      </w:r>
      <w:r>
        <w:rPr>
          <w:rFonts w:hint="eastAsia"/>
          <w:snapToGrid w:val="0"/>
          <w:szCs w:val="22"/>
        </w:rPr>
        <w:t>내부</w:t>
      </w:r>
      <w:r>
        <w:rPr>
          <w:rFonts w:hint="eastAsia"/>
          <w:snapToGrid w:val="0"/>
          <w:szCs w:val="22"/>
        </w:rPr>
        <w:t xml:space="preserve"> </w:t>
      </w:r>
      <w:r>
        <w:rPr>
          <w:rFonts w:hint="eastAsia"/>
          <w:snapToGrid w:val="0"/>
          <w:szCs w:val="22"/>
        </w:rPr>
        <w:t>기안서</w:t>
      </w:r>
      <w:r w:rsidRPr="009B2225">
        <w:rPr>
          <w:rFonts w:hint="eastAsia"/>
          <w:snapToGrid w:val="0"/>
          <w:szCs w:val="22"/>
        </w:rPr>
        <w:t>(</w:t>
      </w:r>
      <w:r w:rsidRPr="009B2225">
        <w:rPr>
          <w:snapToGrid w:val="0"/>
          <w:szCs w:val="22"/>
        </w:rPr>
        <w:t>2019. 12. 16.)</w:t>
      </w:r>
      <w:r>
        <w:rPr>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답변에</w:t>
      </w:r>
      <w:r>
        <w:rPr>
          <w:rFonts w:hint="eastAsia"/>
          <w:snapToGrid w:val="0"/>
          <w:szCs w:val="22"/>
        </w:rPr>
        <w:t xml:space="preserve"> </w:t>
      </w:r>
      <w:r>
        <w:rPr>
          <w:rFonts w:hint="eastAsia"/>
          <w:snapToGrid w:val="0"/>
          <w:szCs w:val="22"/>
        </w:rPr>
        <w:t>의하면</w:t>
      </w:r>
      <w:r>
        <w:rPr>
          <w:rFonts w:hint="eastAsia"/>
          <w:snapToGrid w:val="0"/>
          <w:szCs w:val="22"/>
        </w:rPr>
        <w:t xml:space="preserve"> </w:t>
      </w:r>
      <w:r w:rsidRPr="00CB2B3F">
        <w:rPr>
          <w:snapToGrid w:val="0"/>
          <w:szCs w:val="22"/>
        </w:rPr>
        <w:t>대상회사는</w:t>
      </w:r>
      <w:r w:rsidRPr="00CB2B3F">
        <w:rPr>
          <w:snapToGrid w:val="0"/>
          <w:szCs w:val="22"/>
        </w:rPr>
        <w:t xml:space="preserve"> </w:t>
      </w:r>
      <w:proofErr w:type="spellStart"/>
      <w:r>
        <w:rPr>
          <w:rFonts w:hint="eastAsia"/>
          <w:snapToGrid w:val="0"/>
          <w:szCs w:val="22"/>
        </w:rPr>
        <w:t>사업개시시고</w:t>
      </w:r>
      <w:proofErr w:type="spellEnd"/>
      <w:r>
        <w:rPr>
          <w:rFonts w:hint="eastAsia"/>
          <w:snapToGrid w:val="0"/>
          <w:szCs w:val="22"/>
        </w:rPr>
        <w:t xml:space="preserve"> </w:t>
      </w:r>
      <w:r>
        <w:rPr>
          <w:rFonts w:hint="eastAsia"/>
          <w:snapToGrid w:val="0"/>
          <w:szCs w:val="22"/>
        </w:rPr>
        <w:t>후</w:t>
      </w:r>
      <w:r>
        <w:rPr>
          <w:rFonts w:hint="eastAsia"/>
          <w:snapToGrid w:val="0"/>
          <w:szCs w:val="22"/>
        </w:rPr>
        <w:t xml:space="preserve"> </w:t>
      </w:r>
      <w:r>
        <w:rPr>
          <w:rFonts w:hint="eastAsia"/>
          <w:snapToGrid w:val="0"/>
          <w:szCs w:val="22"/>
        </w:rPr>
        <w:t>관리기관의</w:t>
      </w:r>
      <w:r>
        <w:rPr>
          <w:rFonts w:hint="eastAsia"/>
          <w:snapToGrid w:val="0"/>
          <w:szCs w:val="22"/>
        </w:rPr>
        <w:t xml:space="preserve"> </w:t>
      </w:r>
      <w:r>
        <w:rPr>
          <w:rFonts w:hint="eastAsia"/>
          <w:snapToGrid w:val="0"/>
          <w:szCs w:val="22"/>
        </w:rPr>
        <w:t>회신</w:t>
      </w:r>
      <w:r>
        <w:rPr>
          <w:rFonts w:hint="eastAsia"/>
          <w:snapToGrid w:val="0"/>
          <w:szCs w:val="22"/>
        </w:rPr>
        <w:t xml:space="preserve"> </w:t>
      </w:r>
      <w:r>
        <w:rPr>
          <w:rFonts w:hint="eastAsia"/>
          <w:snapToGrid w:val="0"/>
          <w:szCs w:val="22"/>
        </w:rPr>
        <w:t>공문</w:t>
      </w:r>
      <w:ins w:id="808" w:author="heesung.ahn" w:date="2021-08-31T01:16:00Z">
        <w:r w:rsidR="00596628">
          <w:rPr>
            <w:rFonts w:hint="eastAsia"/>
            <w:snapToGrid w:val="0"/>
            <w:szCs w:val="22"/>
          </w:rPr>
          <w:t>에</w:t>
        </w:r>
        <w:r w:rsidR="00596628">
          <w:rPr>
            <w:rFonts w:hint="eastAsia"/>
            <w:snapToGrid w:val="0"/>
            <w:szCs w:val="22"/>
          </w:rPr>
          <w:t xml:space="preserve"> </w:t>
        </w:r>
        <w:r w:rsidR="00596628">
          <w:rPr>
            <w:rFonts w:hint="eastAsia"/>
            <w:snapToGrid w:val="0"/>
            <w:szCs w:val="22"/>
          </w:rPr>
          <w:t>따라</w:t>
        </w:r>
      </w:ins>
      <w:del w:id="809" w:author="heesung.ahn" w:date="2021-08-31T01:16:00Z">
        <w:r w:rsidDel="00596628">
          <w:rPr>
            <w:rFonts w:hint="eastAsia"/>
            <w:snapToGrid w:val="0"/>
            <w:szCs w:val="22"/>
          </w:rPr>
          <w:delText xml:space="preserve"> </w:delText>
        </w:r>
        <w:r w:rsidDel="00596628">
          <w:rPr>
            <w:rFonts w:hint="eastAsia"/>
            <w:snapToGrid w:val="0"/>
            <w:szCs w:val="22"/>
          </w:rPr>
          <w:delText>관련하여</w:delText>
        </w:r>
      </w:del>
      <w:r>
        <w:rPr>
          <w:rFonts w:hint="eastAsia"/>
          <w:snapToGrid w:val="0"/>
          <w:szCs w:val="22"/>
        </w:rPr>
        <w:t xml:space="preserve"> </w:t>
      </w:r>
      <w:proofErr w:type="spellStart"/>
      <w:r w:rsidRPr="00CB2B3F">
        <w:rPr>
          <w:snapToGrid w:val="0"/>
          <w:szCs w:val="22"/>
        </w:rPr>
        <w:t>오이도물류센터</w:t>
      </w:r>
      <w:proofErr w:type="spellEnd"/>
      <w:r w:rsidRPr="00CB2B3F">
        <w:rPr>
          <w:snapToGrid w:val="0"/>
          <w:szCs w:val="22"/>
        </w:rPr>
        <w:t xml:space="preserve"> </w:t>
      </w:r>
      <w:r>
        <w:rPr>
          <w:rFonts w:hint="eastAsia"/>
          <w:snapToGrid w:val="0"/>
          <w:szCs w:val="22"/>
        </w:rPr>
        <w:t>전부를</w:t>
      </w:r>
      <w:r>
        <w:rPr>
          <w:rFonts w:hint="eastAsia"/>
          <w:snapToGrid w:val="0"/>
          <w:szCs w:val="22"/>
        </w:rPr>
        <w:t xml:space="preserve"> </w:t>
      </w:r>
      <w:r>
        <w:rPr>
          <w:rFonts w:hint="eastAsia"/>
          <w:snapToGrid w:val="0"/>
          <w:szCs w:val="22"/>
        </w:rPr>
        <w:t>한샘서비스에게</w:t>
      </w:r>
      <w:r>
        <w:rPr>
          <w:rFonts w:hint="eastAsia"/>
          <w:snapToGrid w:val="0"/>
          <w:szCs w:val="22"/>
        </w:rPr>
        <w:t xml:space="preserve"> </w:t>
      </w:r>
      <w:r>
        <w:rPr>
          <w:rFonts w:hint="eastAsia"/>
          <w:snapToGrid w:val="0"/>
          <w:szCs w:val="22"/>
        </w:rPr>
        <w:t>전부</w:t>
      </w:r>
      <w:r>
        <w:rPr>
          <w:rFonts w:hint="eastAsia"/>
          <w:snapToGrid w:val="0"/>
          <w:szCs w:val="22"/>
        </w:rPr>
        <w:t xml:space="preserve"> </w:t>
      </w:r>
      <w:r>
        <w:rPr>
          <w:rFonts w:hint="eastAsia"/>
          <w:snapToGrid w:val="0"/>
          <w:szCs w:val="22"/>
        </w:rPr>
        <w:t>임대</w:t>
      </w:r>
      <w:r>
        <w:rPr>
          <w:rFonts w:hint="eastAsia"/>
          <w:snapToGrid w:val="0"/>
          <w:szCs w:val="22"/>
        </w:rPr>
        <w:t xml:space="preserve"> </w:t>
      </w:r>
      <w:r>
        <w:rPr>
          <w:rFonts w:hint="eastAsia"/>
          <w:snapToGrid w:val="0"/>
          <w:szCs w:val="22"/>
        </w:rPr>
        <w:t>위탁</w:t>
      </w:r>
      <w:r>
        <w:rPr>
          <w:rFonts w:hint="eastAsia"/>
          <w:snapToGrid w:val="0"/>
          <w:szCs w:val="22"/>
        </w:rPr>
        <w:t xml:space="preserve"> </w:t>
      </w:r>
      <w:r>
        <w:rPr>
          <w:rFonts w:hint="eastAsia"/>
          <w:snapToGrid w:val="0"/>
          <w:szCs w:val="22"/>
        </w:rPr>
        <w:t>운영을</w:t>
      </w:r>
      <w:r>
        <w:rPr>
          <w:rFonts w:hint="eastAsia"/>
          <w:snapToGrid w:val="0"/>
          <w:szCs w:val="22"/>
        </w:rPr>
        <w:t xml:space="preserve"> </w:t>
      </w:r>
      <w:r>
        <w:rPr>
          <w:rFonts w:hint="eastAsia"/>
          <w:snapToGrid w:val="0"/>
          <w:szCs w:val="22"/>
        </w:rPr>
        <w:t>하고</w:t>
      </w:r>
      <w:r>
        <w:rPr>
          <w:rFonts w:hint="eastAsia"/>
          <w:snapToGrid w:val="0"/>
          <w:szCs w:val="22"/>
        </w:rPr>
        <w:t xml:space="preserve"> </w:t>
      </w:r>
      <w:r>
        <w:rPr>
          <w:rFonts w:hint="eastAsia"/>
          <w:snapToGrid w:val="0"/>
          <w:szCs w:val="22"/>
        </w:rPr>
        <w:t>임대사업자로</w:t>
      </w:r>
      <w:r>
        <w:rPr>
          <w:rFonts w:hint="eastAsia"/>
          <w:snapToGrid w:val="0"/>
          <w:szCs w:val="22"/>
        </w:rPr>
        <w:t xml:space="preserve"> </w:t>
      </w:r>
      <w:r>
        <w:rPr>
          <w:rFonts w:hint="eastAsia"/>
          <w:snapToGrid w:val="0"/>
          <w:szCs w:val="22"/>
        </w:rPr>
        <w:t>전환하고자</w:t>
      </w:r>
      <w:r>
        <w:rPr>
          <w:rFonts w:hint="eastAsia"/>
          <w:snapToGrid w:val="0"/>
          <w:szCs w:val="22"/>
        </w:rPr>
        <w:t xml:space="preserve"> </w:t>
      </w:r>
      <w:r>
        <w:rPr>
          <w:rFonts w:hint="eastAsia"/>
          <w:snapToGrid w:val="0"/>
          <w:szCs w:val="22"/>
        </w:rPr>
        <w:t>했으나</w:t>
      </w:r>
      <w:r>
        <w:rPr>
          <w:rFonts w:hint="eastAsia"/>
          <w:snapToGrid w:val="0"/>
          <w:szCs w:val="22"/>
        </w:rPr>
        <w:t xml:space="preserve"> </w:t>
      </w:r>
      <w:r>
        <w:rPr>
          <w:rFonts w:hint="eastAsia"/>
          <w:snapToGrid w:val="0"/>
          <w:szCs w:val="22"/>
        </w:rPr>
        <w:t>임대사업자로</w:t>
      </w:r>
      <w:r>
        <w:rPr>
          <w:rFonts w:hint="eastAsia"/>
          <w:snapToGrid w:val="0"/>
          <w:szCs w:val="22"/>
        </w:rPr>
        <w:t xml:space="preserve"> </w:t>
      </w:r>
      <w:r>
        <w:rPr>
          <w:rFonts w:hint="eastAsia"/>
          <w:snapToGrid w:val="0"/>
          <w:szCs w:val="22"/>
        </w:rPr>
        <w:t>전환할</w:t>
      </w:r>
      <w:r>
        <w:rPr>
          <w:rFonts w:hint="eastAsia"/>
          <w:snapToGrid w:val="0"/>
          <w:szCs w:val="22"/>
        </w:rPr>
        <w:t xml:space="preserve"> </w:t>
      </w:r>
      <w:r>
        <w:rPr>
          <w:rFonts w:hint="eastAsia"/>
          <w:snapToGrid w:val="0"/>
          <w:szCs w:val="22"/>
        </w:rPr>
        <w:t>경우</w:t>
      </w:r>
      <w:r>
        <w:rPr>
          <w:rFonts w:hint="eastAsia"/>
          <w:snapToGrid w:val="0"/>
          <w:szCs w:val="22"/>
        </w:rPr>
        <w:t xml:space="preserve"> </w:t>
      </w:r>
      <w:r>
        <w:rPr>
          <w:rFonts w:hint="eastAsia"/>
          <w:snapToGrid w:val="0"/>
          <w:szCs w:val="22"/>
        </w:rPr>
        <w:t>관련</w:t>
      </w:r>
      <w:r>
        <w:rPr>
          <w:rFonts w:hint="eastAsia"/>
          <w:snapToGrid w:val="0"/>
          <w:szCs w:val="22"/>
        </w:rPr>
        <w:t xml:space="preserve"> </w:t>
      </w:r>
      <w:r>
        <w:rPr>
          <w:rFonts w:hint="eastAsia"/>
          <w:snapToGrid w:val="0"/>
          <w:szCs w:val="22"/>
        </w:rPr>
        <w:t>법률에</w:t>
      </w:r>
      <w:r>
        <w:rPr>
          <w:rFonts w:hint="eastAsia"/>
          <w:snapToGrid w:val="0"/>
          <w:szCs w:val="22"/>
        </w:rPr>
        <w:t xml:space="preserve"> </w:t>
      </w:r>
      <w:r>
        <w:rPr>
          <w:rFonts w:hint="eastAsia"/>
          <w:snapToGrid w:val="0"/>
          <w:szCs w:val="22"/>
        </w:rPr>
        <w:t>따라</w:t>
      </w:r>
      <w:r>
        <w:rPr>
          <w:rFonts w:hint="eastAsia"/>
          <w:snapToGrid w:val="0"/>
          <w:szCs w:val="22"/>
        </w:rPr>
        <w:t xml:space="preserve"> </w:t>
      </w:r>
      <w:r>
        <w:rPr>
          <w:rFonts w:hint="eastAsia"/>
          <w:snapToGrid w:val="0"/>
          <w:szCs w:val="22"/>
        </w:rPr>
        <w:t>물류센터의</w:t>
      </w:r>
      <w:r>
        <w:rPr>
          <w:rFonts w:hint="eastAsia"/>
          <w:snapToGrid w:val="0"/>
          <w:szCs w:val="22"/>
        </w:rPr>
        <w:t xml:space="preserve"> </w:t>
      </w:r>
      <w:r>
        <w:rPr>
          <w:rFonts w:hint="eastAsia"/>
          <w:snapToGrid w:val="0"/>
          <w:szCs w:val="22"/>
        </w:rPr>
        <w:t>처분에</w:t>
      </w:r>
      <w:r>
        <w:rPr>
          <w:rFonts w:hint="eastAsia"/>
          <w:snapToGrid w:val="0"/>
          <w:szCs w:val="22"/>
        </w:rPr>
        <w:t xml:space="preserve"> </w:t>
      </w:r>
      <w:r>
        <w:rPr>
          <w:rFonts w:hint="eastAsia"/>
          <w:snapToGrid w:val="0"/>
          <w:szCs w:val="22"/>
        </w:rPr>
        <w:t>있어</w:t>
      </w:r>
      <w:r>
        <w:rPr>
          <w:rFonts w:hint="eastAsia"/>
          <w:snapToGrid w:val="0"/>
          <w:szCs w:val="22"/>
        </w:rPr>
        <w:t xml:space="preserve"> </w:t>
      </w:r>
      <w:r>
        <w:rPr>
          <w:rFonts w:hint="eastAsia"/>
          <w:snapToGrid w:val="0"/>
          <w:szCs w:val="22"/>
        </w:rPr>
        <w:t>제한을</w:t>
      </w:r>
      <w:r>
        <w:rPr>
          <w:rFonts w:hint="eastAsia"/>
          <w:snapToGrid w:val="0"/>
          <w:szCs w:val="22"/>
        </w:rPr>
        <w:t xml:space="preserve"> </w:t>
      </w:r>
      <w:r>
        <w:rPr>
          <w:rFonts w:hint="eastAsia"/>
          <w:snapToGrid w:val="0"/>
          <w:szCs w:val="22"/>
        </w:rPr>
        <w:t>받고</w:t>
      </w:r>
      <w:r>
        <w:rPr>
          <w:rFonts w:hint="eastAsia"/>
          <w:snapToGrid w:val="0"/>
          <w:szCs w:val="22"/>
        </w:rPr>
        <w:t xml:space="preserve"> </w:t>
      </w:r>
      <w:r>
        <w:rPr>
          <w:rFonts w:hint="eastAsia"/>
          <w:snapToGrid w:val="0"/>
          <w:szCs w:val="22"/>
        </w:rPr>
        <w:t>물류터미널사업을</w:t>
      </w:r>
      <w:r>
        <w:rPr>
          <w:rFonts w:hint="eastAsia"/>
          <w:snapToGrid w:val="0"/>
          <w:szCs w:val="22"/>
        </w:rPr>
        <w:t xml:space="preserve"> </w:t>
      </w:r>
      <w:r>
        <w:rPr>
          <w:rFonts w:hint="eastAsia"/>
          <w:snapToGrid w:val="0"/>
          <w:szCs w:val="22"/>
        </w:rPr>
        <w:t>운영하지</w:t>
      </w:r>
      <w:r>
        <w:rPr>
          <w:rFonts w:hint="eastAsia"/>
          <w:snapToGrid w:val="0"/>
          <w:szCs w:val="22"/>
        </w:rPr>
        <w:t xml:space="preserve"> </w:t>
      </w:r>
      <w:r>
        <w:rPr>
          <w:rFonts w:hint="eastAsia"/>
          <w:snapToGrid w:val="0"/>
          <w:szCs w:val="22"/>
        </w:rPr>
        <w:t>않고</w:t>
      </w:r>
      <w:r>
        <w:rPr>
          <w:rFonts w:hint="eastAsia"/>
          <w:snapToGrid w:val="0"/>
          <w:szCs w:val="22"/>
        </w:rPr>
        <w:t xml:space="preserve"> </w:t>
      </w:r>
      <w:r>
        <w:rPr>
          <w:rFonts w:hint="eastAsia"/>
          <w:snapToGrid w:val="0"/>
          <w:szCs w:val="22"/>
        </w:rPr>
        <w:t>임대업만을</w:t>
      </w:r>
      <w:r>
        <w:rPr>
          <w:rFonts w:hint="eastAsia"/>
          <w:snapToGrid w:val="0"/>
          <w:szCs w:val="22"/>
        </w:rPr>
        <w:t xml:space="preserve"> </w:t>
      </w:r>
      <w:r>
        <w:rPr>
          <w:rFonts w:hint="eastAsia"/>
          <w:snapToGrid w:val="0"/>
          <w:szCs w:val="22"/>
        </w:rPr>
        <w:t>한다는</w:t>
      </w:r>
      <w:r>
        <w:rPr>
          <w:rFonts w:hint="eastAsia"/>
          <w:snapToGrid w:val="0"/>
          <w:szCs w:val="22"/>
        </w:rPr>
        <w:t xml:space="preserve"> </w:t>
      </w:r>
      <w:r>
        <w:rPr>
          <w:rFonts w:hint="eastAsia"/>
          <w:snapToGrid w:val="0"/>
          <w:szCs w:val="22"/>
        </w:rPr>
        <w:t>민원</w:t>
      </w:r>
      <w:r>
        <w:rPr>
          <w:rFonts w:hint="eastAsia"/>
          <w:snapToGrid w:val="0"/>
          <w:szCs w:val="22"/>
        </w:rPr>
        <w:t xml:space="preserve"> </w:t>
      </w:r>
      <w:r>
        <w:rPr>
          <w:rFonts w:hint="eastAsia"/>
          <w:snapToGrid w:val="0"/>
          <w:szCs w:val="22"/>
        </w:rPr>
        <w:t>발생을</w:t>
      </w:r>
      <w:r>
        <w:rPr>
          <w:rFonts w:hint="eastAsia"/>
          <w:snapToGrid w:val="0"/>
          <w:szCs w:val="22"/>
        </w:rPr>
        <w:t xml:space="preserve"> </w:t>
      </w:r>
      <w:r>
        <w:rPr>
          <w:rFonts w:hint="eastAsia"/>
          <w:snapToGrid w:val="0"/>
          <w:szCs w:val="22"/>
        </w:rPr>
        <w:t>우려하여</w:t>
      </w:r>
      <w:r>
        <w:rPr>
          <w:rFonts w:hint="eastAsia"/>
          <w:snapToGrid w:val="0"/>
          <w:szCs w:val="22"/>
        </w:rPr>
        <w:t xml:space="preserve"> </w:t>
      </w:r>
      <w:r>
        <w:rPr>
          <w:rFonts w:hint="eastAsia"/>
          <w:snapToGrid w:val="0"/>
          <w:szCs w:val="22"/>
        </w:rPr>
        <w:t>일부만</w:t>
      </w:r>
      <w:r>
        <w:rPr>
          <w:rFonts w:hint="eastAsia"/>
          <w:snapToGrid w:val="0"/>
          <w:szCs w:val="22"/>
        </w:rPr>
        <w:t xml:space="preserve"> </w:t>
      </w:r>
      <w:r>
        <w:rPr>
          <w:rFonts w:hint="eastAsia"/>
          <w:snapToGrid w:val="0"/>
          <w:szCs w:val="22"/>
        </w:rPr>
        <w:t>임대하게</w:t>
      </w:r>
      <w:r>
        <w:rPr>
          <w:rFonts w:hint="eastAsia"/>
          <w:snapToGrid w:val="0"/>
          <w:szCs w:val="22"/>
        </w:rPr>
        <w:t xml:space="preserve"> </w:t>
      </w:r>
      <w:ins w:id="810" w:author="heesung.ahn" w:date="2021-08-31T01:17:00Z">
        <w:r w:rsidR="00596628">
          <w:rPr>
            <w:rFonts w:hint="eastAsia"/>
            <w:snapToGrid w:val="0"/>
            <w:szCs w:val="22"/>
          </w:rPr>
          <w:t>되었음</w:t>
        </w:r>
      </w:ins>
      <w:del w:id="811" w:author="heesung.ahn" w:date="2021-08-31T01:17:00Z">
        <w:r w:rsidDel="00596628">
          <w:rPr>
            <w:rFonts w:hint="eastAsia"/>
            <w:snapToGrid w:val="0"/>
            <w:szCs w:val="22"/>
          </w:rPr>
          <w:delText>된</w:delText>
        </w:r>
        <w:r w:rsidDel="00596628">
          <w:rPr>
            <w:rFonts w:hint="eastAsia"/>
            <w:snapToGrid w:val="0"/>
            <w:szCs w:val="22"/>
          </w:rPr>
          <w:delText xml:space="preserve"> </w:delText>
        </w:r>
        <w:r w:rsidDel="00596628">
          <w:rPr>
            <w:rFonts w:hint="eastAsia"/>
            <w:snapToGrid w:val="0"/>
            <w:szCs w:val="22"/>
          </w:rPr>
          <w:delText>것으로</w:delText>
        </w:r>
        <w:r w:rsidDel="00596628">
          <w:rPr>
            <w:rFonts w:hint="eastAsia"/>
            <w:snapToGrid w:val="0"/>
            <w:szCs w:val="22"/>
          </w:rPr>
          <w:delText xml:space="preserve"> </w:delText>
        </w:r>
        <w:r w:rsidDel="00596628">
          <w:rPr>
            <w:rFonts w:hint="eastAsia"/>
            <w:snapToGrid w:val="0"/>
            <w:szCs w:val="22"/>
          </w:rPr>
          <w:delText>보임</w:delText>
        </w:r>
      </w:del>
      <w:r>
        <w:rPr>
          <w:rFonts w:hint="eastAsia"/>
          <w:snapToGrid w:val="0"/>
          <w:szCs w:val="22"/>
        </w:rPr>
        <w:t>.</w:t>
      </w:r>
    </w:p>
    <w:p w14:paraId="6F82FA24" w14:textId="77777777" w:rsidR="00026A7E" w:rsidRDefault="00026A7E" w:rsidP="00026A7E">
      <w:pPr>
        <w:spacing w:after="240"/>
        <w:ind w:left="907"/>
        <w:rPr>
          <w:snapToGrid w:val="0"/>
          <w:szCs w:val="22"/>
        </w:rPr>
      </w:pPr>
      <w:r>
        <w:rPr>
          <w:rFonts w:hint="eastAsia"/>
          <w:snapToGrid w:val="0"/>
          <w:szCs w:val="22"/>
        </w:rPr>
        <w:t>제공된</w:t>
      </w:r>
      <w:r>
        <w:rPr>
          <w:rFonts w:hint="eastAsia"/>
          <w:snapToGrid w:val="0"/>
          <w:szCs w:val="22"/>
        </w:rPr>
        <w:t xml:space="preserve"> </w:t>
      </w:r>
      <w:r w:rsidRPr="00A97A60">
        <w:rPr>
          <w:snapToGrid w:val="0"/>
          <w:szCs w:val="22"/>
        </w:rPr>
        <w:t>임대차</w:t>
      </w:r>
      <w:r w:rsidRPr="00A97A60">
        <w:rPr>
          <w:rFonts w:hint="eastAsia"/>
          <w:snapToGrid w:val="0"/>
          <w:szCs w:val="22"/>
        </w:rPr>
        <w:t xml:space="preserve"> </w:t>
      </w:r>
      <w:r w:rsidRPr="00A97A60">
        <w:rPr>
          <w:rFonts w:hint="eastAsia"/>
          <w:snapToGrid w:val="0"/>
          <w:szCs w:val="22"/>
        </w:rPr>
        <w:t>현황</w:t>
      </w:r>
      <w:r w:rsidRPr="00A97A60">
        <w:rPr>
          <w:rFonts w:hint="eastAsia"/>
          <w:snapToGrid w:val="0"/>
          <w:szCs w:val="22"/>
        </w:rPr>
        <w:t>,</w:t>
      </w:r>
      <w:r w:rsidRPr="00A97A60">
        <w:rPr>
          <w:snapToGrid w:val="0"/>
          <w:szCs w:val="22"/>
        </w:rPr>
        <w:t xml:space="preserve"> </w:t>
      </w:r>
      <w:r>
        <w:rPr>
          <w:rFonts w:hint="eastAsia"/>
          <w:snapToGrid w:val="0"/>
          <w:szCs w:val="22"/>
        </w:rPr>
        <w:t>임차인의</w:t>
      </w:r>
      <w:r>
        <w:rPr>
          <w:rFonts w:hint="eastAsia"/>
          <w:snapToGrid w:val="0"/>
          <w:szCs w:val="22"/>
        </w:rPr>
        <w:t xml:space="preserve"> </w:t>
      </w:r>
      <w:r w:rsidRPr="00A97A60">
        <w:rPr>
          <w:snapToGrid w:val="0"/>
          <w:szCs w:val="22"/>
        </w:rPr>
        <w:t>산업단지</w:t>
      </w:r>
      <w:r w:rsidRPr="00A97A60">
        <w:rPr>
          <w:rFonts w:hint="eastAsia"/>
          <w:snapToGrid w:val="0"/>
          <w:szCs w:val="22"/>
        </w:rPr>
        <w:t xml:space="preserve"> </w:t>
      </w:r>
      <w:r w:rsidRPr="00A97A60">
        <w:rPr>
          <w:rFonts w:hint="eastAsia"/>
          <w:snapToGrid w:val="0"/>
          <w:szCs w:val="22"/>
        </w:rPr>
        <w:t>입주계약서</w:t>
      </w:r>
      <w:r w:rsidRPr="00A97A60">
        <w:rPr>
          <w:rFonts w:hint="eastAsia"/>
          <w:snapToGrid w:val="0"/>
          <w:szCs w:val="22"/>
        </w:rPr>
        <w:t xml:space="preserve"> </w:t>
      </w:r>
      <w:r w:rsidRPr="00A97A60">
        <w:rPr>
          <w:rFonts w:hint="eastAsia"/>
          <w:snapToGrid w:val="0"/>
          <w:szCs w:val="22"/>
        </w:rPr>
        <w:t>및</w:t>
      </w:r>
      <w:r w:rsidRPr="00A97A60">
        <w:rPr>
          <w:rFonts w:hint="eastAsia"/>
          <w:snapToGrid w:val="0"/>
          <w:szCs w:val="22"/>
        </w:rPr>
        <w:t xml:space="preserve"> </w:t>
      </w:r>
      <w:r w:rsidRPr="00A97A60">
        <w:rPr>
          <w:rFonts w:hint="eastAsia"/>
          <w:snapToGrid w:val="0"/>
          <w:szCs w:val="22"/>
        </w:rPr>
        <w:t>답변에</w:t>
      </w:r>
      <w:r>
        <w:rPr>
          <w:rFonts w:hint="eastAsia"/>
          <w:snapToGrid w:val="0"/>
          <w:szCs w:val="22"/>
        </w:rPr>
        <w:t xml:space="preserve"> </w:t>
      </w:r>
      <w:r>
        <w:rPr>
          <w:rFonts w:hint="eastAsia"/>
          <w:snapToGrid w:val="0"/>
          <w:szCs w:val="22"/>
        </w:rPr>
        <w:t>의하면</w:t>
      </w:r>
      <w:r w:rsidRPr="00A97A60">
        <w:rPr>
          <w:rFonts w:hint="eastAsia"/>
          <w:snapToGrid w:val="0"/>
          <w:szCs w:val="22"/>
        </w:rPr>
        <w:t xml:space="preserve"> </w:t>
      </w:r>
      <w:r>
        <w:rPr>
          <w:rFonts w:hint="eastAsia"/>
          <w:snapToGrid w:val="0"/>
          <w:szCs w:val="22"/>
        </w:rPr>
        <w:t>대상회사는</w:t>
      </w:r>
      <w:r>
        <w:rPr>
          <w:rFonts w:hint="eastAsia"/>
          <w:snapToGrid w:val="0"/>
          <w:szCs w:val="22"/>
        </w:rPr>
        <w:t xml:space="preserve"> </w:t>
      </w:r>
      <w:proofErr w:type="spellStart"/>
      <w:r>
        <w:rPr>
          <w:rFonts w:hint="eastAsia"/>
          <w:snapToGrid w:val="0"/>
          <w:szCs w:val="22"/>
        </w:rPr>
        <w:t>오이도물류센터</w:t>
      </w:r>
      <w:proofErr w:type="spellEnd"/>
      <w:r>
        <w:rPr>
          <w:rFonts w:hint="eastAsia"/>
          <w:snapToGrid w:val="0"/>
          <w:szCs w:val="22"/>
        </w:rPr>
        <w:t xml:space="preserve"> </w:t>
      </w:r>
      <w:r>
        <w:rPr>
          <w:rFonts w:hint="eastAsia"/>
          <w:snapToGrid w:val="0"/>
          <w:szCs w:val="22"/>
        </w:rPr>
        <w:t>일부를</w:t>
      </w:r>
      <w:r>
        <w:rPr>
          <w:rFonts w:hint="eastAsia"/>
          <w:snapToGrid w:val="0"/>
          <w:szCs w:val="22"/>
        </w:rPr>
        <w:t xml:space="preserve"> </w:t>
      </w:r>
      <w:r w:rsidRPr="00CB2B3F">
        <w:rPr>
          <w:snapToGrid w:val="0"/>
          <w:szCs w:val="22"/>
        </w:rPr>
        <w:t>한샘서비스</w:t>
      </w:r>
      <w:r>
        <w:rPr>
          <w:rFonts w:hint="eastAsia"/>
          <w:snapToGrid w:val="0"/>
          <w:szCs w:val="22"/>
        </w:rPr>
        <w:t>(</w:t>
      </w:r>
      <w:proofErr w:type="spellStart"/>
      <w:r>
        <w:rPr>
          <w:rFonts w:hint="eastAsia"/>
          <w:snapToGrid w:val="0"/>
          <w:szCs w:val="22"/>
        </w:rPr>
        <w:t>건물연면적의</w:t>
      </w:r>
      <w:proofErr w:type="spellEnd"/>
      <w:r>
        <w:rPr>
          <w:rFonts w:hint="eastAsia"/>
          <w:snapToGrid w:val="0"/>
          <w:szCs w:val="22"/>
        </w:rPr>
        <w:t xml:space="preserve"> </w:t>
      </w:r>
      <w:r>
        <w:rPr>
          <w:rFonts w:hint="eastAsia"/>
          <w:snapToGrid w:val="0"/>
          <w:szCs w:val="22"/>
        </w:rPr>
        <w:t>약</w:t>
      </w:r>
      <w:r>
        <w:rPr>
          <w:rFonts w:hint="eastAsia"/>
          <w:snapToGrid w:val="0"/>
          <w:szCs w:val="22"/>
        </w:rPr>
        <w:t xml:space="preserve"> </w:t>
      </w:r>
      <w:r>
        <w:rPr>
          <w:snapToGrid w:val="0"/>
          <w:szCs w:val="22"/>
        </w:rPr>
        <w:t xml:space="preserve">73%), </w:t>
      </w:r>
      <w:r>
        <w:rPr>
          <w:rFonts w:hint="eastAsia"/>
          <w:snapToGrid w:val="0"/>
          <w:szCs w:val="22"/>
        </w:rPr>
        <w:t>㈜성우물류</w:t>
      </w:r>
      <w:r>
        <w:rPr>
          <w:rFonts w:hint="eastAsia"/>
          <w:snapToGrid w:val="0"/>
          <w:szCs w:val="22"/>
        </w:rPr>
        <w:t>(</w:t>
      </w:r>
      <w:proofErr w:type="spellStart"/>
      <w:r>
        <w:rPr>
          <w:rFonts w:hint="eastAsia"/>
          <w:snapToGrid w:val="0"/>
          <w:szCs w:val="22"/>
        </w:rPr>
        <w:t>건물연면적의</w:t>
      </w:r>
      <w:proofErr w:type="spellEnd"/>
      <w:r>
        <w:rPr>
          <w:rFonts w:hint="eastAsia"/>
          <w:snapToGrid w:val="0"/>
          <w:szCs w:val="22"/>
        </w:rPr>
        <w:t xml:space="preserve"> </w:t>
      </w:r>
      <w:r>
        <w:rPr>
          <w:rFonts w:hint="eastAsia"/>
          <w:snapToGrid w:val="0"/>
          <w:szCs w:val="22"/>
        </w:rPr>
        <w:t>약</w:t>
      </w:r>
      <w:r>
        <w:rPr>
          <w:rFonts w:hint="eastAsia"/>
          <w:snapToGrid w:val="0"/>
          <w:szCs w:val="22"/>
        </w:rPr>
        <w:t xml:space="preserve"> </w:t>
      </w:r>
      <w:r>
        <w:rPr>
          <w:snapToGrid w:val="0"/>
          <w:szCs w:val="22"/>
        </w:rPr>
        <w:t>0.2%)</w:t>
      </w:r>
      <w:r>
        <w:rPr>
          <w:rFonts w:hint="eastAsia"/>
          <w:snapToGrid w:val="0"/>
          <w:szCs w:val="22"/>
        </w:rPr>
        <w:t>,</w:t>
      </w:r>
      <w:r>
        <w:rPr>
          <w:snapToGrid w:val="0"/>
          <w:szCs w:val="22"/>
        </w:rPr>
        <w:t xml:space="preserve"> </w:t>
      </w:r>
      <w:r>
        <w:rPr>
          <w:rFonts w:hint="eastAsia"/>
          <w:snapToGrid w:val="0"/>
          <w:szCs w:val="22"/>
        </w:rPr>
        <w:t>㈜삼보</w:t>
      </w:r>
      <w:r>
        <w:rPr>
          <w:rFonts w:hint="eastAsia"/>
          <w:snapToGrid w:val="0"/>
          <w:szCs w:val="22"/>
        </w:rPr>
        <w:t>(</w:t>
      </w:r>
      <w:r>
        <w:rPr>
          <w:rFonts w:hint="eastAsia"/>
          <w:snapToGrid w:val="0"/>
          <w:szCs w:val="22"/>
        </w:rPr>
        <w:t>건물면적의</w:t>
      </w:r>
      <w:r>
        <w:rPr>
          <w:rFonts w:hint="eastAsia"/>
          <w:snapToGrid w:val="0"/>
          <w:szCs w:val="22"/>
        </w:rPr>
        <w:t xml:space="preserve"> </w:t>
      </w:r>
      <w:r>
        <w:rPr>
          <w:rFonts w:hint="eastAsia"/>
          <w:snapToGrid w:val="0"/>
          <w:szCs w:val="22"/>
        </w:rPr>
        <w:t>약</w:t>
      </w:r>
      <w:r>
        <w:rPr>
          <w:rFonts w:hint="eastAsia"/>
          <w:snapToGrid w:val="0"/>
          <w:szCs w:val="22"/>
        </w:rPr>
        <w:t xml:space="preserve"> </w:t>
      </w:r>
      <w:r>
        <w:rPr>
          <w:snapToGrid w:val="0"/>
          <w:szCs w:val="22"/>
        </w:rPr>
        <w:t>0.2%)</w:t>
      </w:r>
      <w:r w:rsidRPr="00CB2B3F">
        <w:rPr>
          <w:snapToGrid w:val="0"/>
          <w:szCs w:val="22"/>
        </w:rPr>
        <w:t>에게</w:t>
      </w:r>
      <w:r w:rsidRPr="00CB2B3F">
        <w:rPr>
          <w:snapToGrid w:val="0"/>
          <w:szCs w:val="22"/>
        </w:rPr>
        <w:t xml:space="preserve"> </w:t>
      </w:r>
      <w:r>
        <w:rPr>
          <w:rFonts w:hint="eastAsia"/>
          <w:snapToGrid w:val="0"/>
          <w:szCs w:val="22"/>
        </w:rPr>
        <w:t>각각</w:t>
      </w:r>
      <w:r>
        <w:rPr>
          <w:rFonts w:hint="eastAsia"/>
          <w:snapToGrid w:val="0"/>
          <w:szCs w:val="22"/>
        </w:rPr>
        <w:t xml:space="preserve"> </w:t>
      </w:r>
      <w:r w:rsidRPr="00CB2B3F">
        <w:rPr>
          <w:snapToGrid w:val="0"/>
          <w:szCs w:val="22"/>
        </w:rPr>
        <w:t>임대하고</w:t>
      </w:r>
      <w:r w:rsidRPr="00CB2B3F">
        <w:rPr>
          <w:snapToGrid w:val="0"/>
          <w:szCs w:val="22"/>
        </w:rPr>
        <w:t xml:space="preserve"> </w:t>
      </w:r>
      <w:r w:rsidRPr="00CB2B3F">
        <w:rPr>
          <w:snapToGrid w:val="0"/>
          <w:szCs w:val="22"/>
        </w:rPr>
        <w:t>있</w:t>
      </w:r>
      <w:r>
        <w:rPr>
          <w:rFonts w:hint="eastAsia"/>
          <w:snapToGrid w:val="0"/>
          <w:szCs w:val="22"/>
        </w:rPr>
        <w:t>으며</w:t>
      </w:r>
      <w:r>
        <w:rPr>
          <w:rFonts w:hint="eastAsia"/>
          <w:snapToGrid w:val="0"/>
          <w:szCs w:val="22"/>
        </w:rPr>
        <w:t>,</w:t>
      </w:r>
      <w:r>
        <w:rPr>
          <w:snapToGrid w:val="0"/>
          <w:szCs w:val="22"/>
        </w:rPr>
        <w:t xml:space="preserve"> </w:t>
      </w:r>
      <w:r>
        <w:rPr>
          <w:rFonts w:hint="eastAsia"/>
          <w:snapToGrid w:val="0"/>
          <w:szCs w:val="22"/>
        </w:rPr>
        <w:t>각</w:t>
      </w:r>
      <w:r>
        <w:rPr>
          <w:rFonts w:hint="eastAsia"/>
          <w:snapToGrid w:val="0"/>
          <w:szCs w:val="22"/>
        </w:rPr>
        <w:t xml:space="preserve"> </w:t>
      </w:r>
      <w:r>
        <w:rPr>
          <w:rFonts w:hint="eastAsia"/>
          <w:snapToGrid w:val="0"/>
          <w:szCs w:val="22"/>
        </w:rPr>
        <w:t>임차인은</w:t>
      </w:r>
      <w:r>
        <w:rPr>
          <w:rFonts w:hint="eastAsia"/>
          <w:snapToGrid w:val="0"/>
          <w:szCs w:val="22"/>
        </w:rPr>
        <w:t xml:space="preserve"> </w:t>
      </w:r>
      <w:r>
        <w:rPr>
          <w:rFonts w:hint="eastAsia"/>
          <w:snapToGrid w:val="0"/>
          <w:szCs w:val="22"/>
        </w:rPr>
        <w:t>관리기관과</w:t>
      </w:r>
      <w:r>
        <w:rPr>
          <w:rFonts w:hint="eastAsia"/>
          <w:snapToGrid w:val="0"/>
          <w:szCs w:val="22"/>
        </w:rPr>
        <w:t xml:space="preserve"> </w:t>
      </w:r>
      <w:r>
        <w:rPr>
          <w:rFonts w:hint="eastAsia"/>
          <w:snapToGrid w:val="0"/>
          <w:szCs w:val="22"/>
        </w:rPr>
        <w:t>물류터미널사업을</w:t>
      </w:r>
      <w:r>
        <w:rPr>
          <w:rFonts w:hint="eastAsia"/>
          <w:snapToGrid w:val="0"/>
          <w:szCs w:val="22"/>
        </w:rPr>
        <w:t xml:space="preserve"> </w:t>
      </w:r>
      <w:r>
        <w:rPr>
          <w:rFonts w:hint="eastAsia"/>
          <w:snapToGrid w:val="0"/>
          <w:szCs w:val="22"/>
        </w:rPr>
        <w:t>영위하는</w:t>
      </w:r>
      <w:r>
        <w:rPr>
          <w:rFonts w:hint="eastAsia"/>
          <w:snapToGrid w:val="0"/>
          <w:szCs w:val="22"/>
        </w:rPr>
        <w:t xml:space="preserve"> </w:t>
      </w:r>
      <w:r>
        <w:rPr>
          <w:rFonts w:hint="eastAsia"/>
          <w:snapToGrid w:val="0"/>
          <w:szCs w:val="22"/>
        </w:rPr>
        <w:t>것으로</w:t>
      </w:r>
      <w:r>
        <w:rPr>
          <w:rFonts w:hint="eastAsia"/>
          <w:snapToGrid w:val="0"/>
          <w:szCs w:val="22"/>
        </w:rPr>
        <w:t xml:space="preserve"> </w:t>
      </w:r>
      <w:r>
        <w:rPr>
          <w:rFonts w:hint="eastAsia"/>
          <w:snapToGrid w:val="0"/>
          <w:szCs w:val="22"/>
        </w:rPr>
        <w:t>입주계약을</w:t>
      </w:r>
      <w:r>
        <w:rPr>
          <w:rFonts w:hint="eastAsia"/>
          <w:snapToGrid w:val="0"/>
          <w:szCs w:val="22"/>
        </w:rPr>
        <w:t xml:space="preserve"> </w:t>
      </w:r>
      <w:r>
        <w:rPr>
          <w:rFonts w:hint="eastAsia"/>
          <w:snapToGrid w:val="0"/>
          <w:szCs w:val="22"/>
        </w:rPr>
        <w:t>체결</w:t>
      </w:r>
      <w:ins w:id="812" w:author="heesung.ahn" w:date="2021-08-31T01:17:00Z">
        <w:r w:rsidR="00E3350F">
          <w:rPr>
            <w:rFonts w:hint="eastAsia"/>
            <w:snapToGrid w:val="0"/>
            <w:szCs w:val="22"/>
          </w:rPr>
          <w:t>하였음</w:t>
        </w:r>
      </w:ins>
      <w:del w:id="813" w:author="heesung.ahn" w:date="2021-08-31T01:17:00Z">
        <w:r w:rsidDel="00E3350F">
          <w:rPr>
            <w:rFonts w:hint="eastAsia"/>
            <w:snapToGrid w:val="0"/>
            <w:szCs w:val="22"/>
          </w:rPr>
          <w:delText>한</w:delText>
        </w:r>
        <w:r w:rsidDel="00E3350F">
          <w:rPr>
            <w:rFonts w:hint="eastAsia"/>
            <w:snapToGrid w:val="0"/>
            <w:szCs w:val="22"/>
          </w:rPr>
          <w:delText xml:space="preserve"> </w:delText>
        </w:r>
        <w:r w:rsidDel="00E3350F">
          <w:rPr>
            <w:rFonts w:hint="eastAsia"/>
            <w:snapToGrid w:val="0"/>
            <w:szCs w:val="22"/>
          </w:rPr>
          <w:delText>것으로</w:delText>
        </w:r>
        <w:r w:rsidDel="00E3350F">
          <w:rPr>
            <w:rFonts w:hint="eastAsia"/>
            <w:snapToGrid w:val="0"/>
            <w:szCs w:val="22"/>
          </w:rPr>
          <w:delText xml:space="preserve"> </w:delText>
        </w:r>
        <w:r w:rsidDel="00E3350F">
          <w:rPr>
            <w:rFonts w:hint="eastAsia"/>
            <w:snapToGrid w:val="0"/>
            <w:szCs w:val="22"/>
          </w:rPr>
          <w:delText>보임</w:delText>
        </w:r>
      </w:del>
      <w:r>
        <w:rPr>
          <w:rFonts w:hint="eastAsia"/>
          <w:snapToGrid w:val="0"/>
          <w:szCs w:val="22"/>
        </w:rPr>
        <w:t xml:space="preserve">. </w:t>
      </w:r>
      <w:r>
        <w:rPr>
          <w:rFonts w:hint="eastAsia"/>
          <w:snapToGrid w:val="0"/>
          <w:szCs w:val="22"/>
        </w:rPr>
        <w:t>해당</w:t>
      </w:r>
      <w:r>
        <w:rPr>
          <w:rFonts w:hint="eastAsia"/>
          <w:snapToGrid w:val="0"/>
          <w:szCs w:val="22"/>
        </w:rPr>
        <w:t xml:space="preserve"> </w:t>
      </w:r>
      <w:r>
        <w:rPr>
          <w:rFonts w:hint="eastAsia"/>
          <w:snapToGrid w:val="0"/>
          <w:szCs w:val="22"/>
        </w:rPr>
        <w:t>임대면적</w:t>
      </w:r>
      <w:r>
        <w:rPr>
          <w:rFonts w:hint="eastAsia"/>
          <w:snapToGrid w:val="0"/>
          <w:szCs w:val="22"/>
        </w:rPr>
        <w:t xml:space="preserve"> </w:t>
      </w:r>
      <w:r>
        <w:rPr>
          <w:rFonts w:hint="eastAsia"/>
          <w:snapToGrid w:val="0"/>
          <w:szCs w:val="22"/>
        </w:rPr>
        <w:t>외</w:t>
      </w:r>
      <w:r>
        <w:rPr>
          <w:rFonts w:hint="eastAsia"/>
          <w:snapToGrid w:val="0"/>
          <w:szCs w:val="22"/>
        </w:rPr>
        <w:t xml:space="preserve"> </w:t>
      </w:r>
      <w:r>
        <w:rPr>
          <w:rFonts w:hint="eastAsia"/>
          <w:snapToGrid w:val="0"/>
          <w:szCs w:val="22"/>
        </w:rPr>
        <w:t>잔여</w:t>
      </w:r>
      <w:r>
        <w:rPr>
          <w:rFonts w:hint="eastAsia"/>
          <w:snapToGrid w:val="0"/>
          <w:szCs w:val="22"/>
        </w:rPr>
        <w:t xml:space="preserve"> </w:t>
      </w:r>
      <w:r>
        <w:rPr>
          <w:rFonts w:hint="eastAsia"/>
          <w:snapToGrid w:val="0"/>
          <w:szCs w:val="22"/>
        </w:rPr>
        <w:t>건물</w:t>
      </w:r>
      <w:r>
        <w:rPr>
          <w:rFonts w:hint="eastAsia"/>
          <w:snapToGrid w:val="0"/>
          <w:szCs w:val="22"/>
        </w:rPr>
        <w:t xml:space="preserve"> </w:t>
      </w:r>
      <w:r>
        <w:rPr>
          <w:rFonts w:hint="eastAsia"/>
          <w:snapToGrid w:val="0"/>
          <w:szCs w:val="22"/>
        </w:rPr>
        <w:t>면적은</w:t>
      </w:r>
      <w:r>
        <w:rPr>
          <w:rFonts w:hint="eastAsia"/>
          <w:snapToGrid w:val="0"/>
          <w:szCs w:val="22"/>
        </w:rPr>
        <w:t xml:space="preserve"> </w:t>
      </w:r>
      <w:r>
        <w:rPr>
          <w:rFonts w:hint="eastAsia"/>
          <w:snapToGrid w:val="0"/>
          <w:szCs w:val="22"/>
        </w:rPr>
        <w:t>현재</w:t>
      </w:r>
      <w:r>
        <w:rPr>
          <w:rFonts w:hint="eastAsia"/>
          <w:snapToGrid w:val="0"/>
          <w:szCs w:val="22"/>
        </w:rPr>
        <w:t xml:space="preserve"> </w:t>
      </w:r>
      <w:r>
        <w:rPr>
          <w:rFonts w:hint="eastAsia"/>
          <w:snapToGrid w:val="0"/>
          <w:szCs w:val="22"/>
        </w:rPr>
        <w:t>대상회사가</w:t>
      </w:r>
      <w:r>
        <w:rPr>
          <w:rFonts w:hint="eastAsia"/>
          <w:snapToGrid w:val="0"/>
          <w:szCs w:val="22"/>
        </w:rPr>
        <w:t xml:space="preserve"> </w:t>
      </w:r>
      <w:r>
        <w:rPr>
          <w:rFonts w:hint="eastAsia"/>
          <w:snapToGrid w:val="0"/>
          <w:szCs w:val="22"/>
        </w:rPr>
        <w:t>자가물류창고</w:t>
      </w:r>
      <w:r>
        <w:rPr>
          <w:rFonts w:hint="eastAsia"/>
          <w:snapToGrid w:val="0"/>
          <w:szCs w:val="22"/>
        </w:rPr>
        <w:t xml:space="preserve"> </w:t>
      </w:r>
      <w:r>
        <w:rPr>
          <w:rFonts w:hint="eastAsia"/>
          <w:snapToGrid w:val="0"/>
          <w:szCs w:val="22"/>
        </w:rPr>
        <w:t>용도로</w:t>
      </w:r>
      <w:r>
        <w:rPr>
          <w:rFonts w:hint="eastAsia"/>
          <w:snapToGrid w:val="0"/>
          <w:szCs w:val="22"/>
        </w:rPr>
        <w:t xml:space="preserve"> </w:t>
      </w:r>
      <w:r>
        <w:rPr>
          <w:rFonts w:hint="eastAsia"/>
          <w:snapToGrid w:val="0"/>
          <w:szCs w:val="22"/>
        </w:rPr>
        <w:t>사용하고</w:t>
      </w:r>
      <w:r>
        <w:rPr>
          <w:rFonts w:hint="eastAsia"/>
          <w:snapToGrid w:val="0"/>
          <w:szCs w:val="22"/>
        </w:rPr>
        <w:t xml:space="preserve"> </w:t>
      </w:r>
      <w:r>
        <w:rPr>
          <w:rFonts w:hint="eastAsia"/>
          <w:snapToGrid w:val="0"/>
          <w:szCs w:val="22"/>
        </w:rPr>
        <w:t>있다고</w:t>
      </w:r>
      <w:r>
        <w:rPr>
          <w:rFonts w:hint="eastAsia"/>
          <w:snapToGrid w:val="0"/>
          <w:szCs w:val="22"/>
        </w:rPr>
        <w:t xml:space="preserve"> </w:t>
      </w:r>
      <w:r>
        <w:rPr>
          <w:rFonts w:hint="eastAsia"/>
          <w:snapToGrid w:val="0"/>
          <w:szCs w:val="22"/>
        </w:rPr>
        <w:t>함</w:t>
      </w:r>
      <w:r>
        <w:rPr>
          <w:rFonts w:hint="eastAsia"/>
          <w:snapToGrid w:val="0"/>
          <w:szCs w:val="22"/>
        </w:rPr>
        <w:t xml:space="preserve">. </w:t>
      </w:r>
    </w:p>
    <w:p w14:paraId="0EC32A05" w14:textId="77777777" w:rsidR="00026A7E" w:rsidRPr="00CB2B3F" w:rsidRDefault="00026A7E" w:rsidP="00026A7E">
      <w:pPr>
        <w:spacing w:after="240"/>
        <w:ind w:left="907"/>
        <w:rPr>
          <w:snapToGrid w:val="0"/>
          <w:szCs w:val="22"/>
        </w:rPr>
      </w:pPr>
      <w:r>
        <w:rPr>
          <w:rFonts w:hint="eastAsia"/>
          <w:snapToGrid w:val="0"/>
          <w:szCs w:val="22"/>
        </w:rPr>
        <w:t>한편</w:t>
      </w:r>
      <w:r>
        <w:rPr>
          <w:rFonts w:hint="eastAsia"/>
          <w:snapToGrid w:val="0"/>
          <w:szCs w:val="22"/>
        </w:rPr>
        <w:t>,</w:t>
      </w:r>
      <w:r>
        <w:rPr>
          <w:snapToGrid w:val="0"/>
          <w:szCs w:val="22"/>
        </w:rPr>
        <w:t xml:space="preserve"> </w:t>
      </w:r>
      <w:r>
        <w:rPr>
          <w:rFonts w:hint="eastAsia"/>
          <w:snapToGrid w:val="0"/>
          <w:szCs w:val="22"/>
        </w:rPr>
        <w:t>대상회사의</w:t>
      </w:r>
      <w:r>
        <w:rPr>
          <w:rFonts w:hint="eastAsia"/>
          <w:snapToGrid w:val="0"/>
          <w:szCs w:val="22"/>
        </w:rPr>
        <w:t xml:space="preserve"> </w:t>
      </w:r>
      <w:r>
        <w:rPr>
          <w:rFonts w:hint="eastAsia"/>
          <w:snapToGrid w:val="0"/>
          <w:szCs w:val="22"/>
        </w:rPr>
        <w:t>산업단지</w:t>
      </w:r>
      <w:r>
        <w:rPr>
          <w:rFonts w:hint="eastAsia"/>
          <w:snapToGrid w:val="0"/>
          <w:szCs w:val="22"/>
        </w:rPr>
        <w:t xml:space="preserve"> </w:t>
      </w:r>
      <w:r>
        <w:rPr>
          <w:rFonts w:hint="eastAsia"/>
          <w:snapToGrid w:val="0"/>
          <w:szCs w:val="22"/>
        </w:rPr>
        <w:t>입주계약서</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도시계획시설</w:t>
      </w:r>
      <w:r>
        <w:rPr>
          <w:rFonts w:hint="eastAsia"/>
          <w:snapToGrid w:val="0"/>
          <w:szCs w:val="22"/>
        </w:rPr>
        <w:t xml:space="preserve"> </w:t>
      </w:r>
      <w:r>
        <w:rPr>
          <w:rFonts w:hint="eastAsia"/>
          <w:snapToGrid w:val="0"/>
          <w:szCs w:val="22"/>
        </w:rPr>
        <w:t>결정</w:t>
      </w:r>
      <w:r>
        <w:rPr>
          <w:rFonts w:hint="eastAsia"/>
          <w:snapToGrid w:val="0"/>
          <w:szCs w:val="22"/>
        </w:rPr>
        <w:t xml:space="preserve"> </w:t>
      </w:r>
      <w:r>
        <w:rPr>
          <w:rFonts w:hint="eastAsia"/>
          <w:snapToGrid w:val="0"/>
          <w:szCs w:val="22"/>
        </w:rPr>
        <w:t>관련</w:t>
      </w:r>
      <w:r>
        <w:rPr>
          <w:rFonts w:hint="eastAsia"/>
          <w:snapToGrid w:val="0"/>
          <w:szCs w:val="22"/>
        </w:rPr>
        <w:t xml:space="preserve"> </w:t>
      </w:r>
      <w:r>
        <w:rPr>
          <w:rFonts w:hint="eastAsia"/>
          <w:snapToGrid w:val="0"/>
          <w:szCs w:val="22"/>
        </w:rPr>
        <w:t>자료를</w:t>
      </w:r>
      <w:r>
        <w:rPr>
          <w:rFonts w:hint="eastAsia"/>
          <w:snapToGrid w:val="0"/>
          <w:szCs w:val="22"/>
        </w:rPr>
        <w:t xml:space="preserve"> </w:t>
      </w:r>
      <w:r>
        <w:rPr>
          <w:rFonts w:hint="eastAsia"/>
          <w:snapToGrid w:val="0"/>
          <w:szCs w:val="22"/>
        </w:rPr>
        <w:t>요청하였으나</w:t>
      </w:r>
      <w:r>
        <w:rPr>
          <w:rFonts w:hint="eastAsia"/>
          <w:snapToGrid w:val="0"/>
          <w:szCs w:val="22"/>
        </w:rPr>
        <w:t xml:space="preserve"> </w:t>
      </w:r>
      <w:r>
        <w:rPr>
          <w:rFonts w:hint="eastAsia"/>
          <w:snapToGrid w:val="0"/>
          <w:szCs w:val="22"/>
        </w:rPr>
        <w:t>제공되지</w:t>
      </w:r>
      <w:r>
        <w:rPr>
          <w:rFonts w:hint="eastAsia"/>
          <w:snapToGrid w:val="0"/>
          <w:szCs w:val="22"/>
        </w:rPr>
        <w:t xml:space="preserve"> </w:t>
      </w:r>
      <w:r>
        <w:rPr>
          <w:rFonts w:hint="eastAsia"/>
          <w:snapToGrid w:val="0"/>
          <w:szCs w:val="22"/>
        </w:rPr>
        <w:t>아니함</w:t>
      </w:r>
      <w:r>
        <w:rPr>
          <w:rFonts w:hint="eastAsia"/>
          <w:snapToGrid w:val="0"/>
          <w:szCs w:val="22"/>
        </w:rPr>
        <w:t>.</w:t>
      </w:r>
    </w:p>
    <w:p w14:paraId="702FCDDE" w14:textId="77777777" w:rsidR="00026A7E" w:rsidRPr="00CB2B3F" w:rsidRDefault="00026A7E" w:rsidP="00026A7E">
      <w:pPr>
        <w:numPr>
          <w:ilvl w:val="0"/>
          <w:numId w:val="32"/>
        </w:numPr>
        <w:spacing w:after="240" w:line="350" w:lineRule="atLeast"/>
        <w:rPr>
          <w:snapToGrid w:val="0"/>
          <w:szCs w:val="22"/>
        </w:rPr>
      </w:pPr>
      <w:r w:rsidRPr="00CB2B3F">
        <w:rPr>
          <w:b/>
          <w:szCs w:val="22"/>
        </w:rPr>
        <w:t>분석</w:t>
      </w:r>
    </w:p>
    <w:p w14:paraId="74F9A57F" w14:textId="77777777" w:rsidR="00026A7E" w:rsidRDefault="00026A7E" w:rsidP="00026A7E">
      <w:pPr>
        <w:pStyle w:val="a5"/>
        <w:spacing w:after="240" w:line="350" w:lineRule="atLeast"/>
        <w:ind w:leftChars="0" w:left="907"/>
        <w:rPr>
          <w:szCs w:val="22"/>
        </w:rPr>
      </w:pPr>
      <w:r>
        <w:rPr>
          <w:rFonts w:hint="eastAsia"/>
          <w:szCs w:val="22"/>
        </w:rPr>
        <w:t>산업단지</w:t>
      </w:r>
      <w:r>
        <w:rPr>
          <w:rFonts w:hint="eastAsia"/>
          <w:szCs w:val="22"/>
        </w:rPr>
        <w:t xml:space="preserve"> </w:t>
      </w:r>
      <w:r>
        <w:rPr>
          <w:rFonts w:hint="eastAsia"/>
          <w:szCs w:val="22"/>
        </w:rPr>
        <w:t>입주계약</w:t>
      </w:r>
      <w:r>
        <w:rPr>
          <w:rFonts w:hint="eastAsia"/>
          <w:szCs w:val="22"/>
        </w:rPr>
        <w:t xml:space="preserve"> </w:t>
      </w:r>
      <w:r>
        <w:rPr>
          <w:rFonts w:hint="eastAsia"/>
          <w:szCs w:val="22"/>
        </w:rPr>
        <w:t>확인서</w:t>
      </w:r>
      <w:r>
        <w:rPr>
          <w:rFonts w:hint="eastAsia"/>
          <w:szCs w:val="22"/>
        </w:rPr>
        <w:t>,</w:t>
      </w:r>
      <w:r>
        <w:rPr>
          <w:szCs w:val="22"/>
        </w:rPr>
        <w:t xml:space="preserve"> </w:t>
      </w:r>
      <w:r>
        <w:rPr>
          <w:rFonts w:hint="eastAsia"/>
          <w:szCs w:val="22"/>
        </w:rPr>
        <w:t>사업개시신고서</w:t>
      </w:r>
      <w:r>
        <w:rPr>
          <w:rFonts w:hint="eastAsia"/>
          <w:szCs w:val="22"/>
        </w:rPr>
        <w:t xml:space="preserve">, </w:t>
      </w:r>
      <w:r>
        <w:rPr>
          <w:rFonts w:hint="eastAsia"/>
          <w:szCs w:val="22"/>
        </w:rPr>
        <w:t>토지이용계획확인서</w:t>
      </w:r>
      <w:r>
        <w:rPr>
          <w:rFonts w:hint="eastAsia"/>
          <w:szCs w:val="22"/>
        </w:rPr>
        <w:t xml:space="preserve"> </w:t>
      </w:r>
      <w:r>
        <w:rPr>
          <w:rFonts w:hint="eastAsia"/>
          <w:szCs w:val="22"/>
        </w:rPr>
        <w:t>및</w:t>
      </w:r>
      <w:r>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szCs w:val="22"/>
        </w:rPr>
        <w:t xml:space="preserve"> </w:t>
      </w:r>
      <w:r>
        <w:rPr>
          <w:rFonts w:hint="eastAsia"/>
          <w:szCs w:val="22"/>
        </w:rPr>
        <w:t>대상회사는</w:t>
      </w:r>
      <w:r>
        <w:rPr>
          <w:rFonts w:hint="eastAsia"/>
          <w:szCs w:val="22"/>
        </w:rPr>
        <w:t xml:space="preserve"> </w:t>
      </w:r>
      <w:r>
        <w:rPr>
          <w:rFonts w:hint="eastAsia"/>
          <w:szCs w:val="22"/>
        </w:rPr>
        <w:t>도시계획시설</w:t>
      </w:r>
      <w:r>
        <w:rPr>
          <w:rFonts w:hint="eastAsia"/>
          <w:szCs w:val="22"/>
        </w:rPr>
        <w:t>(</w:t>
      </w:r>
      <w:r>
        <w:rPr>
          <w:rFonts w:hint="eastAsia"/>
          <w:szCs w:val="22"/>
        </w:rPr>
        <w:t>자동차정류장</w:t>
      </w:r>
      <w:r>
        <w:rPr>
          <w:rFonts w:hint="eastAsia"/>
          <w:szCs w:val="22"/>
        </w:rPr>
        <w:t>)</w:t>
      </w:r>
      <w:r>
        <w:rPr>
          <w:rFonts w:hint="eastAsia"/>
          <w:szCs w:val="22"/>
        </w:rPr>
        <w:t>에</w:t>
      </w:r>
      <w:r>
        <w:rPr>
          <w:rFonts w:hint="eastAsia"/>
          <w:szCs w:val="22"/>
        </w:rPr>
        <w:t xml:space="preserve"> </w:t>
      </w:r>
      <w:r>
        <w:rPr>
          <w:rFonts w:hint="eastAsia"/>
          <w:szCs w:val="22"/>
        </w:rPr>
        <w:t>해당되고</w:t>
      </w:r>
      <w:r>
        <w:rPr>
          <w:rFonts w:hint="eastAsia"/>
          <w:szCs w:val="22"/>
        </w:rPr>
        <w:t>,</w:t>
      </w:r>
      <w:r>
        <w:rPr>
          <w:szCs w:val="22"/>
        </w:rPr>
        <w:t xml:space="preserve"> </w:t>
      </w:r>
      <w:r>
        <w:rPr>
          <w:rFonts w:hint="eastAsia"/>
          <w:szCs w:val="22"/>
        </w:rPr>
        <w:t>산업단지</w:t>
      </w:r>
      <w:r>
        <w:rPr>
          <w:rFonts w:hint="eastAsia"/>
          <w:szCs w:val="22"/>
        </w:rPr>
        <w:t xml:space="preserve"> </w:t>
      </w:r>
      <w:r>
        <w:rPr>
          <w:rFonts w:hint="eastAsia"/>
          <w:szCs w:val="22"/>
        </w:rPr>
        <w:t>관리기관과</w:t>
      </w:r>
      <w:r>
        <w:rPr>
          <w:rFonts w:hint="eastAsia"/>
          <w:szCs w:val="22"/>
        </w:rPr>
        <w:t xml:space="preserve"> </w:t>
      </w:r>
      <w:r>
        <w:rPr>
          <w:rFonts w:hint="eastAsia"/>
          <w:szCs w:val="22"/>
        </w:rPr>
        <w:t>시화</w:t>
      </w:r>
      <w:r>
        <w:rPr>
          <w:rFonts w:hint="eastAsia"/>
          <w:szCs w:val="22"/>
        </w:rPr>
        <w:t xml:space="preserve"> </w:t>
      </w:r>
      <w:r>
        <w:rPr>
          <w:rFonts w:hint="eastAsia"/>
          <w:szCs w:val="22"/>
        </w:rPr>
        <w:t>국가산업단지</w:t>
      </w:r>
      <w:r>
        <w:rPr>
          <w:rFonts w:hint="eastAsia"/>
          <w:szCs w:val="22"/>
        </w:rPr>
        <w:t xml:space="preserve"> </w:t>
      </w:r>
      <w:r>
        <w:rPr>
          <w:rFonts w:hint="eastAsia"/>
          <w:szCs w:val="22"/>
        </w:rPr>
        <w:t>내에</w:t>
      </w:r>
      <w:r>
        <w:rPr>
          <w:rFonts w:hint="eastAsia"/>
          <w:szCs w:val="22"/>
        </w:rPr>
        <w:t xml:space="preserve"> </w:t>
      </w:r>
      <w:r>
        <w:rPr>
          <w:rFonts w:hint="eastAsia"/>
          <w:szCs w:val="22"/>
        </w:rPr>
        <w:t>위치한</w:t>
      </w:r>
      <w:r>
        <w:rPr>
          <w:rFonts w:hint="eastAsia"/>
          <w:szCs w:val="22"/>
        </w:rPr>
        <w:t xml:space="preserve"> </w:t>
      </w:r>
      <w:r>
        <w:rPr>
          <w:rFonts w:hint="eastAsia"/>
          <w:szCs w:val="22"/>
        </w:rPr>
        <w:t>오이도</w:t>
      </w:r>
      <w:r>
        <w:rPr>
          <w:rFonts w:hint="eastAsia"/>
          <w:szCs w:val="22"/>
        </w:rPr>
        <w:t xml:space="preserve"> </w:t>
      </w:r>
      <w:r>
        <w:rPr>
          <w:rFonts w:hint="eastAsia"/>
          <w:szCs w:val="22"/>
        </w:rPr>
        <w:t>물류센터를</w:t>
      </w:r>
      <w:r>
        <w:rPr>
          <w:rFonts w:hint="eastAsia"/>
          <w:szCs w:val="22"/>
        </w:rPr>
        <w:t xml:space="preserve"> </w:t>
      </w:r>
      <w:r>
        <w:rPr>
          <w:rFonts w:hint="eastAsia"/>
          <w:szCs w:val="22"/>
        </w:rPr>
        <w:t>물류터미널</w:t>
      </w:r>
      <w:r>
        <w:rPr>
          <w:rFonts w:hint="eastAsia"/>
          <w:szCs w:val="22"/>
        </w:rPr>
        <w:t xml:space="preserve"> </w:t>
      </w:r>
      <w:r>
        <w:rPr>
          <w:rFonts w:hint="eastAsia"/>
          <w:szCs w:val="22"/>
        </w:rPr>
        <w:t>운영업으로</w:t>
      </w:r>
      <w:r>
        <w:rPr>
          <w:rFonts w:hint="eastAsia"/>
          <w:szCs w:val="22"/>
        </w:rPr>
        <w:t xml:space="preserve"> </w:t>
      </w:r>
      <w:r>
        <w:rPr>
          <w:rFonts w:hint="eastAsia"/>
          <w:szCs w:val="22"/>
        </w:rPr>
        <w:t>영위하는</w:t>
      </w:r>
      <w:r>
        <w:rPr>
          <w:rFonts w:hint="eastAsia"/>
          <w:szCs w:val="22"/>
        </w:rPr>
        <w:t xml:space="preserve"> </w:t>
      </w:r>
      <w:r>
        <w:rPr>
          <w:rFonts w:hint="eastAsia"/>
          <w:szCs w:val="22"/>
        </w:rPr>
        <w:t>것을</w:t>
      </w:r>
      <w:r>
        <w:rPr>
          <w:rFonts w:hint="eastAsia"/>
          <w:szCs w:val="22"/>
        </w:rPr>
        <w:t xml:space="preserve"> </w:t>
      </w:r>
      <w:r>
        <w:rPr>
          <w:rFonts w:hint="eastAsia"/>
          <w:szCs w:val="22"/>
        </w:rPr>
        <w:t>내용으로</w:t>
      </w:r>
      <w:r>
        <w:rPr>
          <w:rFonts w:hint="eastAsia"/>
          <w:szCs w:val="22"/>
        </w:rPr>
        <w:t xml:space="preserve"> </w:t>
      </w:r>
      <w:r>
        <w:rPr>
          <w:rFonts w:hint="eastAsia"/>
          <w:szCs w:val="22"/>
        </w:rPr>
        <w:t>하는</w:t>
      </w:r>
      <w:r>
        <w:rPr>
          <w:rFonts w:hint="eastAsia"/>
          <w:szCs w:val="22"/>
        </w:rPr>
        <w:t xml:space="preserve"> </w:t>
      </w:r>
      <w:r>
        <w:rPr>
          <w:rFonts w:hint="eastAsia"/>
          <w:szCs w:val="22"/>
        </w:rPr>
        <w:t>입주계약을</w:t>
      </w:r>
      <w:r>
        <w:rPr>
          <w:rFonts w:hint="eastAsia"/>
          <w:szCs w:val="22"/>
        </w:rPr>
        <w:t xml:space="preserve"> </w:t>
      </w:r>
      <w:r>
        <w:rPr>
          <w:rFonts w:hint="eastAsia"/>
          <w:szCs w:val="22"/>
        </w:rPr>
        <w:t>체결</w:t>
      </w:r>
      <w:ins w:id="814" w:author="heesung.ahn" w:date="2021-08-31T01:17:00Z">
        <w:r w:rsidR="005226B4">
          <w:rPr>
            <w:rFonts w:hint="eastAsia"/>
            <w:szCs w:val="22"/>
          </w:rPr>
          <w:t>하였음</w:t>
        </w:r>
      </w:ins>
      <w:del w:id="815" w:author="heesung.ahn" w:date="2021-08-31T01:17:00Z">
        <w:r w:rsidDel="005226B4">
          <w:rPr>
            <w:rFonts w:hint="eastAsia"/>
            <w:szCs w:val="22"/>
          </w:rPr>
          <w:delText>한</w:delText>
        </w:r>
        <w:r w:rsidDel="005226B4">
          <w:rPr>
            <w:rFonts w:hint="eastAsia"/>
            <w:szCs w:val="22"/>
          </w:rPr>
          <w:delText xml:space="preserve"> </w:delText>
        </w:r>
        <w:r w:rsidDel="005226B4">
          <w:rPr>
            <w:rFonts w:hint="eastAsia"/>
            <w:szCs w:val="22"/>
          </w:rPr>
          <w:delText>것으로</w:delText>
        </w:r>
        <w:r w:rsidDel="005226B4">
          <w:rPr>
            <w:rFonts w:hint="eastAsia"/>
            <w:szCs w:val="22"/>
          </w:rPr>
          <w:delText xml:space="preserve"> </w:delText>
        </w:r>
        <w:r w:rsidDel="005226B4">
          <w:rPr>
            <w:rFonts w:hint="eastAsia"/>
            <w:szCs w:val="22"/>
          </w:rPr>
          <w:delText>보임</w:delText>
        </w:r>
      </w:del>
      <w:r>
        <w:rPr>
          <w:rFonts w:hint="eastAsia"/>
          <w:szCs w:val="22"/>
        </w:rPr>
        <w:t>.</w:t>
      </w:r>
    </w:p>
    <w:p w14:paraId="284EF00D" w14:textId="77777777" w:rsidR="00026A7E" w:rsidRDefault="00026A7E" w:rsidP="00026A7E">
      <w:pPr>
        <w:pStyle w:val="a5"/>
        <w:spacing w:after="240" w:line="350" w:lineRule="atLeast"/>
        <w:ind w:leftChars="0" w:left="907"/>
        <w:rPr>
          <w:szCs w:val="22"/>
        </w:rPr>
      </w:pPr>
      <w:r w:rsidRPr="00A03DE5">
        <w:rPr>
          <w:szCs w:val="22"/>
          <w:highlight w:val="yellow"/>
        </w:rPr>
        <w:t>[</w:t>
      </w:r>
      <w:r w:rsidRPr="00A03DE5">
        <w:rPr>
          <w:rFonts w:hint="eastAsia"/>
          <w:szCs w:val="22"/>
          <w:highlight w:val="yellow"/>
        </w:rPr>
        <w:t>시화국가산업단지</w:t>
      </w:r>
      <w:r w:rsidRPr="00A03DE5">
        <w:rPr>
          <w:rFonts w:hint="eastAsia"/>
          <w:szCs w:val="22"/>
          <w:highlight w:val="yellow"/>
        </w:rPr>
        <w:t xml:space="preserve"> </w:t>
      </w:r>
      <w:r w:rsidRPr="00A03DE5">
        <w:rPr>
          <w:rFonts w:hint="eastAsia"/>
          <w:szCs w:val="22"/>
          <w:highlight w:val="yellow"/>
        </w:rPr>
        <w:t>내에</w:t>
      </w:r>
      <w:r w:rsidRPr="00A03DE5">
        <w:rPr>
          <w:rFonts w:hint="eastAsia"/>
          <w:szCs w:val="22"/>
          <w:highlight w:val="yellow"/>
        </w:rPr>
        <w:t xml:space="preserve"> </w:t>
      </w:r>
      <w:r w:rsidRPr="00A03DE5">
        <w:rPr>
          <w:rFonts w:hint="eastAsia"/>
          <w:szCs w:val="22"/>
          <w:highlight w:val="yellow"/>
        </w:rPr>
        <w:t>위치한</w:t>
      </w:r>
      <w:r w:rsidRPr="00A03DE5">
        <w:rPr>
          <w:rFonts w:hint="eastAsia"/>
          <w:szCs w:val="22"/>
          <w:highlight w:val="yellow"/>
        </w:rPr>
        <w:t xml:space="preserve"> </w:t>
      </w:r>
      <w:proofErr w:type="spellStart"/>
      <w:r w:rsidRPr="00A03DE5">
        <w:rPr>
          <w:rFonts w:hint="eastAsia"/>
          <w:szCs w:val="22"/>
          <w:highlight w:val="yellow"/>
        </w:rPr>
        <w:t>오이도물류센터에</w:t>
      </w:r>
      <w:proofErr w:type="spellEnd"/>
      <w:r w:rsidRPr="00A03DE5">
        <w:rPr>
          <w:rFonts w:hint="eastAsia"/>
          <w:szCs w:val="22"/>
          <w:highlight w:val="yellow"/>
        </w:rPr>
        <w:t xml:space="preserve"> </w:t>
      </w:r>
      <w:r w:rsidRPr="00A03DE5">
        <w:rPr>
          <w:rFonts w:hint="eastAsia"/>
          <w:szCs w:val="22"/>
          <w:highlight w:val="yellow"/>
        </w:rPr>
        <w:t>적용되는</w:t>
      </w:r>
      <w:r>
        <w:rPr>
          <w:rFonts w:hint="eastAsia"/>
          <w:szCs w:val="22"/>
          <w:highlight w:val="yellow"/>
        </w:rPr>
        <w:t xml:space="preserve"> </w:t>
      </w:r>
      <w:r>
        <w:rPr>
          <w:rFonts w:hint="eastAsia"/>
          <w:szCs w:val="22"/>
          <w:highlight w:val="yellow"/>
        </w:rPr>
        <w:t>국토계획법</w:t>
      </w:r>
      <w:r>
        <w:rPr>
          <w:rFonts w:hint="eastAsia"/>
          <w:szCs w:val="22"/>
          <w:highlight w:val="yellow"/>
        </w:rPr>
        <w:t xml:space="preserve"> </w:t>
      </w:r>
      <w:r>
        <w:rPr>
          <w:rFonts w:hint="eastAsia"/>
          <w:szCs w:val="22"/>
          <w:highlight w:val="yellow"/>
        </w:rPr>
        <w:t>및</w:t>
      </w:r>
      <w:r>
        <w:rPr>
          <w:rFonts w:hint="eastAsia"/>
          <w:szCs w:val="22"/>
          <w:highlight w:val="yellow"/>
        </w:rPr>
        <w:t xml:space="preserve"> </w:t>
      </w:r>
      <w:r>
        <w:rPr>
          <w:rFonts w:hint="eastAsia"/>
          <w:szCs w:val="22"/>
          <w:highlight w:val="yellow"/>
        </w:rPr>
        <w:t>산업집적법</w:t>
      </w:r>
      <w:r w:rsidRPr="00A03DE5">
        <w:rPr>
          <w:rFonts w:hint="eastAsia"/>
          <w:szCs w:val="22"/>
          <w:highlight w:val="yellow"/>
        </w:rPr>
        <w:t>에</w:t>
      </w:r>
      <w:r w:rsidRPr="00A03DE5">
        <w:rPr>
          <w:rFonts w:hint="eastAsia"/>
          <w:szCs w:val="22"/>
          <w:highlight w:val="yellow"/>
        </w:rPr>
        <w:t xml:space="preserve"> </w:t>
      </w:r>
      <w:r w:rsidRPr="00A03DE5">
        <w:rPr>
          <w:rFonts w:hint="eastAsia"/>
          <w:szCs w:val="22"/>
          <w:highlight w:val="yellow"/>
        </w:rPr>
        <w:t>의하면</w:t>
      </w:r>
      <w:r w:rsidRPr="00A03DE5">
        <w:rPr>
          <w:rFonts w:hint="eastAsia"/>
          <w:szCs w:val="22"/>
          <w:highlight w:val="yellow"/>
        </w:rPr>
        <w:t>,</w:t>
      </w:r>
      <w:r w:rsidRPr="00A03DE5">
        <w:rPr>
          <w:szCs w:val="22"/>
          <w:highlight w:val="yellow"/>
        </w:rPr>
        <w:t>]</w:t>
      </w:r>
      <w:r>
        <w:rPr>
          <w:szCs w:val="22"/>
        </w:rPr>
        <w:t xml:space="preserve"> </w:t>
      </w:r>
      <w:proofErr w:type="spellStart"/>
      <w:r>
        <w:rPr>
          <w:rFonts w:hint="eastAsia"/>
          <w:szCs w:val="22"/>
        </w:rPr>
        <w:t>오이도물류센터는</w:t>
      </w:r>
      <w:proofErr w:type="spellEnd"/>
      <w:r>
        <w:rPr>
          <w:rFonts w:hint="eastAsia"/>
          <w:szCs w:val="22"/>
        </w:rPr>
        <w:t xml:space="preserve"> </w:t>
      </w:r>
      <w:r w:rsidRPr="00CB2B3F">
        <w:rPr>
          <w:szCs w:val="22"/>
        </w:rPr>
        <w:t>물류시설의</w:t>
      </w:r>
      <w:r w:rsidRPr="00CB2B3F">
        <w:rPr>
          <w:szCs w:val="22"/>
        </w:rPr>
        <w:t xml:space="preserve"> </w:t>
      </w:r>
      <w:r w:rsidRPr="00CB2B3F">
        <w:rPr>
          <w:szCs w:val="22"/>
        </w:rPr>
        <w:t>개발</w:t>
      </w:r>
      <w:r w:rsidRPr="00CB2B3F">
        <w:rPr>
          <w:szCs w:val="22"/>
        </w:rPr>
        <w:t xml:space="preserve"> </w:t>
      </w:r>
      <w:r w:rsidRPr="00CB2B3F">
        <w:rPr>
          <w:szCs w:val="22"/>
        </w:rPr>
        <w:t>및</w:t>
      </w:r>
      <w:r w:rsidRPr="00CB2B3F">
        <w:rPr>
          <w:szCs w:val="22"/>
        </w:rPr>
        <w:t xml:space="preserve"> </w:t>
      </w:r>
      <w:r w:rsidRPr="00CB2B3F">
        <w:rPr>
          <w:szCs w:val="22"/>
        </w:rPr>
        <w:t>운영에</w:t>
      </w:r>
      <w:r w:rsidRPr="00CB2B3F">
        <w:rPr>
          <w:szCs w:val="22"/>
        </w:rPr>
        <w:t xml:space="preserve"> </w:t>
      </w:r>
      <w:r w:rsidRPr="00CB2B3F">
        <w:rPr>
          <w:szCs w:val="22"/>
        </w:rPr>
        <w:t>관한</w:t>
      </w:r>
      <w:r w:rsidRPr="00CB2B3F">
        <w:rPr>
          <w:szCs w:val="22"/>
        </w:rPr>
        <w:t xml:space="preserve"> </w:t>
      </w:r>
      <w:r w:rsidRPr="00CB2B3F">
        <w:rPr>
          <w:szCs w:val="22"/>
        </w:rPr>
        <w:t>법률</w:t>
      </w:r>
      <w:r w:rsidRPr="00CB2B3F">
        <w:rPr>
          <w:szCs w:val="22"/>
        </w:rPr>
        <w:t>(“</w:t>
      </w:r>
      <w:r w:rsidRPr="00CB2B3F">
        <w:rPr>
          <w:b/>
          <w:szCs w:val="22"/>
        </w:rPr>
        <w:t>물류시설법</w:t>
      </w:r>
      <w:r w:rsidRPr="00CB2B3F">
        <w:rPr>
          <w:szCs w:val="22"/>
        </w:rPr>
        <w:t xml:space="preserve">”) </w:t>
      </w:r>
      <w:r w:rsidRPr="00CB2B3F">
        <w:rPr>
          <w:szCs w:val="22"/>
        </w:rPr>
        <w:t>제</w:t>
      </w:r>
      <w:r w:rsidRPr="00CB2B3F">
        <w:rPr>
          <w:szCs w:val="22"/>
        </w:rPr>
        <w:t>2</w:t>
      </w:r>
      <w:r w:rsidRPr="00CB2B3F">
        <w:rPr>
          <w:szCs w:val="22"/>
        </w:rPr>
        <w:t>조</w:t>
      </w:r>
      <w:r w:rsidRPr="00CB2B3F">
        <w:rPr>
          <w:szCs w:val="22"/>
        </w:rPr>
        <w:t xml:space="preserve"> </w:t>
      </w:r>
      <w:r w:rsidRPr="00CB2B3F">
        <w:rPr>
          <w:szCs w:val="22"/>
        </w:rPr>
        <w:t>제</w:t>
      </w:r>
      <w:r w:rsidRPr="00CB2B3F">
        <w:rPr>
          <w:szCs w:val="22"/>
        </w:rPr>
        <w:t>3</w:t>
      </w:r>
      <w:r w:rsidRPr="00CB2B3F">
        <w:rPr>
          <w:szCs w:val="22"/>
        </w:rPr>
        <w:t>호에</w:t>
      </w:r>
      <w:r w:rsidRPr="00CB2B3F">
        <w:rPr>
          <w:szCs w:val="22"/>
        </w:rPr>
        <w:t xml:space="preserve"> </w:t>
      </w:r>
      <w:r w:rsidRPr="00CB2B3F">
        <w:rPr>
          <w:szCs w:val="22"/>
        </w:rPr>
        <w:t>따른</w:t>
      </w:r>
      <w:r w:rsidRPr="00CB2B3F">
        <w:rPr>
          <w:szCs w:val="22"/>
        </w:rPr>
        <w:t xml:space="preserve"> </w:t>
      </w:r>
      <w:r w:rsidRPr="00CB2B3F">
        <w:rPr>
          <w:szCs w:val="22"/>
        </w:rPr>
        <w:t>물류터미널</w:t>
      </w:r>
      <w:r w:rsidRPr="00CB2B3F">
        <w:rPr>
          <w:szCs w:val="22"/>
        </w:rPr>
        <w:t xml:space="preserve"> </w:t>
      </w:r>
      <w:proofErr w:type="spellStart"/>
      <w:r w:rsidRPr="00CB2B3F">
        <w:rPr>
          <w:szCs w:val="22"/>
        </w:rPr>
        <w:t>운영업</w:t>
      </w:r>
      <w:proofErr w:type="spellEnd"/>
      <w:r w:rsidRPr="00CB2B3F">
        <w:rPr>
          <w:szCs w:val="22"/>
        </w:rPr>
        <w:t>(52913-</w:t>
      </w:r>
      <w:r w:rsidRPr="00CB2B3F">
        <w:rPr>
          <w:szCs w:val="22"/>
        </w:rPr>
        <w:t>육상</w:t>
      </w:r>
      <w:r w:rsidRPr="00CB2B3F">
        <w:rPr>
          <w:szCs w:val="22"/>
        </w:rPr>
        <w:t xml:space="preserve"> </w:t>
      </w:r>
      <w:r w:rsidRPr="00CB2B3F">
        <w:rPr>
          <w:szCs w:val="22"/>
        </w:rPr>
        <w:t>화물의</w:t>
      </w:r>
      <w:r w:rsidRPr="00CB2B3F">
        <w:rPr>
          <w:szCs w:val="22"/>
        </w:rPr>
        <w:t xml:space="preserve"> </w:t>
      </w:r>
      <w:r w:rsidRPr="00CB2B3F">
        <w:rPr>
          <w:szCs w:val="22"/>
        </w:rPr>
        <w:t>집하</w:t>
      </w:r>
      <w:r w:rsidRPr="00CB2B3F">
        <w:rPr>
          <w:szCs w:val="22"/>
        </w:rPr>
        <w:t xml:space="preserve">, </w:t>
      </w:r>
      <w:r w:rsidRPr="00CB2B3F">
        <w:rPr>
          <w:szCs w:val="22"/>
        </w:rPr>
        <w:t>하역</w:t>
      </w:r>
      <w:r w:rsidRPr="00CB2B3F">
        <w:rPr>
          <w:szCs w:val="22"/>
        </w:rPr>
        <w:t xml:space="preserve">, </w:t>
      </w:r>
      <w:r w:rsidRPr="00CB2B3F">
        <w:rPr>
          <w:szCs w:val="22"/>
        </w:rPr>
        <w:t>분류</w:t>
      </w:r>
      <w:r w:rsidRPr="00CB2B3F">
        <w:rPr>
          <w:szCs w:val="22"/>
        </w:rPr>
        <w:t xml:space="preserve">, </w:t>
      </w:r>
      <w:r w:rsidRPr="00CB2B3F">
        <w:rPr>
          <w:szCs w:val="22"/>
        </w:rPr>
        <w:t>포장</w:t>
      </w:r>
      <w:r w:rsidRPr="00CB2B3F">
        <w:rPr>
          <w:szCs w:val="22"/>
        </w:rPr>
        <w:t xml:space="preserve">, </w:t>
      </w:r>
      <w:r w:rsidRPr="00CB2B3F">
        <w:rPr>
          <w:szCs w:val="22"/>
        </w:rPr>
        <w:t>보관</w:t>
      </w:r>
      <w:r w:rsidRPr="00CB2B3F">
        <w:rPr>
          <w:szCs w:val="22"/>
        </w:rPr>
        <w:t xml:space="preserve"> </w:t>
      </w:r>
      <w:r w:rsidRPr="00CB2B3F">
        <w:rPr>
          <w:szCs w:val="22"/>
        </w:rPr>
        <w:t>등에</w:t>
      </w:r>
      <w:r w:rsidRPr="00CB2B3F">
        <w:rPr>
          <w:szCs w:val="22"/>
        </w:rPr>
        <w:t xml:space="preserve"> </w:t>
      </w:r>
      <w:r w:rsidRPr="00CB2B3F">
        <w:rPr>
          <w:szCs w:val="22"/>
        </w:rPr>
        <w:t>필요한</w:t>
      </w:r>
      <w:r w:rsidRPr="00CB2B3F">
        <w:rPr>
          <w:szCs w:val="22"/>
        </w:rPr>
        <w:t xml:space="preserve"> </w:t>
      </w:r>
      <w:r w:rsidRPr="00CB2B3F">
        <w:rPr>
          <w:szCs w:val="22"/>
        </w:rPr>
        <w:t>물류터미널을</w:t>
      </w:r>
      <w:r w:rsidRPr="00CB2B3F">
        <w:rPr>
          <w:szCs w:val="22"/>
        </w:rPr>
        <w:t xml:space="preserve"> </w:t>
      </w:r>
      <w:r w:rsidRPr="00CB2B3F">
        <w:rPr>
          <w:szCs w:val="22"/>
        </w:rPr>
        <w:t>운영하는</w:t>
      </w:r>
      <w:r w:rsidRPr="00CB2B3F">
        <w:rPr>
          <w:szCs w:val="22"/>
        </w:rPr>
        <w:t xml:space="preserve"> </w:t>
      </w:r>
      <w:r w:rsidRPr="00CB2B3F">
        <w:rPr>
          <w:szCs w:val="22"/>
        </w:rPr>
        <w:t>산업활동</w:t>
      </w:r>
      <w:r w:rsidRPr="00CB2B3F">
        <w:rPr>
          <w:szCs w:val="22"/>
        </w:rPr>
        <w:t>)</w:t>
      </w:r>
      <w:r w:rsidRPr="00CB2B3F">
        <w:rPr>
          <w:szCs w:val="22"/>
        </w:rPr>
        <w:t>만을</w:t>
      </w:r>
      <w:r w:rsidRPr="00CB2B3F">
        <w:rPr>
          <w:szCs w:val="22"/>
        </w:rPr>
        <w:t xml:space="preserve"> </w:t>
      </w:r>
      <w:r w:rsidRPr="00CB2B3F">
        <w:rPr>
          <w:szCs w:val="22"/>
        </w:rPr>
        <w:t>영위하도록</w:t>
      </w:r>
      <w:r w:rsidRPr="00CB2B3F">
        <w:rPr>
          <w:szCs w:val="22"/>
        </w:rPr>
        <w:t xml:space="preserve"> </w:t>
      </w:r>
      <w:r w:rsidRPr="00CB2B3F">
        <w:rPr>
          <w:szCs w:val="22"/>
        </w:rPr>
        <w:t>사용</w:t>
      </w:r>
      <w:r w:rsidRPr="00CB2B3F">
        <w:rPr>
          <w:szCs w:val="22"/>
        </w:rPr>
        <w:t xml:space="preserve"> </w:t>
      </w:r>
      <w:r w:rsidRPr="00CB2B3F">
        <w:rPr>
          <w:szCs w:val="22"/>
        </w:rPr>
        <w:t>용도가</w:t>
      </w:r>
      <w:r w:rsidRPr="00CB2B3F">
        <w:rPr>
          <w:szCs w:val="22"/>
        </w:rPr>
        <w:t xml:space="preserve"> </w:t>
      </w:r>
      <w:r w:rsidRPr="00CB2B3F">
        <w:rPr>
          <w:szCs w:val="22"/>
        </w:rPr>
        <w:t>지정되어</w:t>
      </w:r>
      <w:r w:rsidRPr="00CB2B3F">
        <w:rPr>
          <w:szCs w:val="22"/>
        </w:rPr>
        <w:t xml:space="preserve"> </w:t>
      </w:r>
      <w:r w:rsidRPr="00CB2B3F">
        <w:rPr>
          <w:szCs w:val="22"/>
        </w:rPr>
        <w:t>있음</w:t>
      </w:r>
      <w:r w:rsidRPr="00CB2B3F">
        <w:rPr>
          <w:szCs w:val="22"/>
        </w:rPr>
        <w:t>.</w:t>
      </w:r>
      <w:r>
        <w:rPr>
          <w:szCs w:val="22"/>
        </w:rPr>
        <w:t xml:space="preserve"> </w:t>
      </w:r>
    </w:p>
    <w:p w14:paraId="775BE063" w14:textId="77777777" w:rsidR="00026A7E" w:rsidRDefault="00026A7E" w:rsidP="00026A7E">
      <w:pPr>
        <w:pStyle w:val="a5"/>
        <w:spacing w:after="240" w:line="350" w:lineRule="atLeast"/>
        <w:ind w:leftChars="0" w:left="907"/>
        <w:rPr>
          <w:szCs w:val="22"/>
        </w:rPr>
      </w:pPr>
      <w:r>
        <w:rPr>
          <w:rFonts w:hint="eastAsia"/>
          <w:szCs w:val="22"/>
        </w:rPr>
        <w:t>또한</w:t>
      </w:r>
      <w:r>
        <w:rPr>
          <w:rFonts w:hint="eastAsia"/>
          <w:szCs w:val="22"/>
        </w:rPr>
        <w:t>,</w:t>
      </w:r>
      <w:r>
        <w:rPr>
          <w:szCs w:val="22"/>
        </w:rPr>
        <w:t xml:space="preserve"> </w:t>
      </w:r>
      <w:r>
        <w:rPr>
          <w:rFonts w:hint="eastAsia"/>
          <w:szCs w:val="22"/>
        </w:rPr>
        <w:t>물류터미널은</w:t>
      </w:r>
      <w:r>
        <w:rPr>
          <w:rFonts w:hint="eastAsia"/>
          <w:szCs w:val="22"/>
        </w:rPr>
        <w:t xml:space="preserve"> </w:t>
      </w:r>
      <w:r>
        <w:rPr>
          <w:szCs w:val="22"/>
        </w:rPr>
        <w:t>“</w:t>
      </w:r>
      <w:r>
        <w:rPr>
          <w:rFonts w:hint="eastAsia"/>
          <w:szCs w:val="22"/>
        </w:rPr>
        <w:t>화물자동차</w:t>
      </w:r>
      <w:r>
        <w:rPr>
          <w:rFonts w:hint="eastAsia"/>
          <w:szCs w:val="22"/>
        </w:rPr>
        <w:t xml:space="preserve"> </w:t>
      </w:r>
      <w:r>
        <w:rPr>
          <w:rFonts w:hint="eastAsia"/>
          <w:szCs w:val="22"/>
        </w:rPr>
        <w:t>운송사업자에게</w:t>
      </w:r>
      <w:r>
        <w:rPr>
          <w:rFonts w:hint="eastAsia"/>
          <w:szCs w:val="22"/>
        </w:rPr>
        <w:t xml:space="preserve"> </w:t>
      </w:r>
      <w:r>
        <w:rPr>
          <w:rFonts w:hint="eastAsia"/>
          <w:szCs w:val="22"/>
        </w:rPr>
        <w:t>물류센터를</w:t>
      </w:r>
      <w:r>
        <w:rPr>
          <w:rFonts w:hint="eastAsia"/>
          <w:szCs w:val="22"/>
        </w:rPr>
        <w:t xml:space="preserve"> </w:t>
      </w:r>
      <w:r>
        <w:rPr>
          <w:rFonts w:hint="eastAsia"/>
          <w:szCs w:val="22"/>
        </w:rPr>
        <w:t>제공하기</w:t>
      </w:r>
      <w:r>
        <w:rPr>
          <w:rFonts w:hint="eastAsia"/>
          <w:szCs w:val="22"/>
        </w:rPr>
        <w:t xml:space="preserve"> </w:t>
      </w:r>
      <w:r>
        <w:rPr>
          <w:rFonts w:hint="eastAsia"/>
          <w:szCs w:val="22"/>
        </w:rPr>
        <w:t>위한</w:t>
      </w:r>
      <w:r>
        <w:rPr>
          <w:rFonts w:hint="eastAsia"/>
          <w:szCs w:val="22"/>
        </w:rPr>
        <w:t xml:space="preserve"> </w:t>
      </w:r>
      <w:r>
        <w:rPr>
          <w:rFonts w:hint="eastAsia"/>
          <w:szCs w:val="22"/>
        </w:rPr>
        <w:t>터미널</w:t>
      </w:r>
      <w:r>
        <w:rPr>
          <w:szCs w:val="22"/>
        </w:rPr>
        <w:t>”</w:t>
      </w:r>
      <w:r>
        <w:rPr>
          <w:rFonts w:hint="eastAsia"/>
          <w:szCs w:val="22"/>
        </w:rPr>
        <w:t>을</w:t>
      </w:r>
      <w:r>
        <w:rPr>
          <w:rFonts w:hint="eastAsia"/>
          <w:szCs w:val="22"/>
        </w:rPr>
        <w:t xml:space="preserve"> </w:t>
      </w:r>
      <w:r>
        <w:rPr>
          <w:rFonts w:hint="eastAsia"/>
          <w:szCs w:val="22"/>
        </w:rPr>
        <w:t>포함하고</w:t>
      </w:r>
      <w:r>
        <w:rPr>
          <w:rFonts w:hint="eastAsia"/>
          <w:szCs w:val="22"/>
        </w:rPr>
        <w:t xml:space="preserve"> </w:t>
      </w:r>
      <w:r>
        <w:rPr>
          <w:rFonts w:hint="eastAsia"/>
          <w:szCs w:val="22"/>
        </w:rPr>
        <w:t>있어</w:t>
      </w:r>
      <w:r>
        <w:rPr>
          <w:rFonts w:hint="eastAsia"/>
          <w:szCs w:val="22"/>
        </w:rPr>
        <w:t xml:space="preserve"> </w:t>
      </w:r>
      <w:r>
        <w:rPr>
          <w:rFonts w:hint="eastAsia"/>
          <w:szCs w:val="22"/>
        </w:rPr>
        <w:t>물류센터를</w:t>
      </w:r>
      <w:r>
        <w:rPr>
          <w:rFonts w:hint="eastAsia"/>
          <w:szCs w:val="22"/>
        </w:rPr>
        <w:t xml:space="preserve"> </w:t>
      </w:r>
      <w:r>
        <w:rPr>
          <w:rFonts w:hint="eastAsia"/>
          <w:szCs w:val="22"/>
        </w:rPr>
        <w:t>화물자동차</w:t>
      </w:r>
      <w:r>
        <w:rPr>
          <w:rFonts w:hint="eastAsia"/>
          <w:szCs w:val="22"/>
        </w:rPr>
        <w:t xml:space="preserve"> </w:t>
      </w:r>
      <w:r>
        <w:rPr>
          <w:rFonts w:hint="eastAsia"/>
          <w:szCs w:val="22"/>
        </w:rPr>
        <w:t>운송사업자에게</w:t>
      </w:r>
      <w:r>
        <w:rPr>
          <w:rFonts w:hint="eastAsia"/>
          <w:szCs w:val="22"/>
        </w:rPr>
        <w:t xml:space="preserve"> </w:t>
      </w:r>
      <w:r>
        <w:rPr>
          <w:rFonts w:hint="eastAsia"/>
          <w:szCs w:val="22"/>
        </w:rPr>
        <w:t>제공하는</w:t>
      </w:r>
      <w:r>
        <w:rPr>
          <w:rFonts w:hint="eastAsia"/>
          <w:szCs w:val="22"/>
        </w:rPr>
        <w:t xml:space="preserve"> </w:t>
      </w:r>
      <w:r>
        <w:rPr>
          <w:rFonts w:hint="eastAsia"/>
          <w:szCs w:val="22"/>
        </w:rPr>
        <w:t>방법으로</w:t>
      </w:r>
      <w:r>
        <w:rPr>
          <w:rFonts w:hint="eastAsia"/>
          <w:szCs w:val="22"/>
        </w:rPr>
        <w:t xml:space="preserve"> </w:t>
      </w:r>
      <w:r>
        <w:rPr>
          <w:rFonts w:hint="eastAsia"/>
          <w:szCs w:val="22"/>
        </w:rPr>
        <w:t>물류센터를</w:t>
      </w:r>
      <w:r>
        <w:rPr>
          <w:rFonts w:hint="eastAsia"/>
          <w:szCs w:val="22"/>
        </w:rPr>
        <w:t xml:space="preserve"> </w:t>
      </w:r>
      <w:r>
        <w:rPr>
          <w:rFonts w:hint="eastAsia"/>
          <w:szCs w:val="22"/>
        </w:rPr>
        <w:t>운영하는</w:t>
      </w:r>
      <w:r>
        <w:rPr>
          <w:rFonts w:hint="eastAsia"/>
          <w:szCs w:val="22"/>
        </w:rPr>
        <w:t xml:space="preserve"> </w:t>
      </w:r>
      <w:r>
        <w:rPr>
          <w:rFonts w:hint="eastAsia"/>
          <w:szCs w:val="22"/>
        </w:rPr>
        <w:t>것은</w:t>
      </w:r>
      <w:r>
        <w:rPr>
          <w:rFonts w:hint="eastAsia"/>
          <w:szCs w:val="22"/>
        </w:rPr>
        <w:t xml:space="preserve"> </w:t>
      </w:r>
      <w:r>
        <w:rPr>
          <w:rFonts w:hint="eastAsia"/>
          <w:szCs w:val="22"/>
        </w:rPr>
        <w:t>물류터미널</w:t>
      </w:r>
      <w:r>
        <w:rPr>
          <w:rFonts w:hint="eastAsia"/>
          <w:szCs w:val="22"/>
        </w:rPr>
        <w:t xml:space="preserve"> </w:t>
      </w:r>
      <w:r>
        <w:rPr>
          <w:rFonts w:hint="eastAsia"/>
          <w:szCs w:val="22"/>
        </w:rPr>
        <w:t>운영업에</w:t>
      </w:r>
      <w:r>
        <w:rPr>
          <w:rFonts w:hint="eastAsia"/>
          <w:szCs w:val="22"/>
        </w:rPr>
        <w:t xml:space="preserve"> </w:t>
      </w:r>
      <w:r>
        <w:rPr>
          <w:rFonts w:hint="eastAsia"/>
          <w:szCs w:val="22"/>
        </w:rPr>
        <w:t>해당함</w:t>
      </w:r>
      <w:r>
        <w:rPr>
          <w:rFonts w:hint="eastAsia"/>
          <w:szCs w:val="22"/>
        </w:rPr>
        <w:t>.</w:t>
      </w:r>
    </w:p>
    <w:p w14:paraId="1ABC229D" w14:textId="77777777" w:rsidR="00026A7E" w:rsidRDefault="00026A7E" w:rsidP="00026A7E">
      <w:pPr>
        <w:pStyle w:val="a5"/>
        <w:spacing w:after="240" w:line="350" w:lineRule="atLeast"/>
        <w:ind w:leftChars="0" w:left="907"/>
        <w:rPr>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한샘서비스는</w:t>
      </w:r>
      <w:r>
        <w:rPr>
          <w:rFonts w:hint="eastAsia"/>
          <w:szCs w:val="22"/>
        </w:rPr>
        <w:t xml:space="preserve"> </w:t>
      </w:r>
      <w:r>
        <w:rPr>
          <w:rFonts w:hint="eastAsia"/>
          <w:szCs w:val="22"/>
        </w:rPr>
        <w:t>화물자동차</w:t>
      </w:r>
      <w:r>
        <w:rPr>
          <w:rFonts w:hint="eastAsia"/>
          <w:szCs w:val="22"/>
        </w:rPr>
        <w:t xml:space="preserve"> </w:t>
      </w:r>
      <w:r>
        <w:rPr>
          <w:rFonts w:hint="eastAsia"/>
          <w:szCs w:val="22"/>
        </w:rPr>
        <w:t>운송사업</w:t>
      </w:r>
      <w:r>
        <w:rPr>
          <w:rFonts w:hint="eastAsia"/>
          <w:szCs w:val="22"/>
        </w:rPr>
        <w:t xml:space="preserve"> </w:t>
      </w:r>
      <w:r>
        <w:rPr>
          <w:rFonts w:hint="eastAsia"/>
          <w:szCs w:val="22"/>
        </w:rPr>
        <w:t>허가를</w:t>
      </w:r>
      <w:r>
        <w:rPr>
          <w:rFonts w:hint="eastAsia"/>
          <w:szCs w:val="22"/>
        </w:rPr>
        <w:t xml:space="preserve"> </w:t>
      </w:r>
      <w:r>
        <w:rPr>
          <w:rFonts w:hint="eastAsia"/>
          <w:szCs w:val="22"/>
        </w:rPr>
        <w:t>취득</w:t>
      </w:r>
      <w:ins w:id="816" w:author="heesung.ahn" w:date="2021-08-31T01:17:00Z">
        <w:r w:rsidR="004C2106">
          <w:rPr>
            <w:rFonts w:hint="eastAsia"/>
            <w:szCs w:val="22"/>
          </w:rPr>
          <w:t>하고</w:t>
        </w:r>
        <w:r w:rsidR="004C2106">
          <w:rPr>
            <w:rFonts w:hint="eastAsia"/>
            <w:szCs w:val="22"/>
          </w:rPr>
          <w:t xml:space="preserve"> </w:t>
        </w:r>
        <w:r w:rsidR="004C2106">
          <w:rPr>
            <w:rFonts w:hint="eastAsia"/>
            <w:szCs w:val="22"/>
          </w:rPr>
          <w:t>있음</w:t>
        </w:r>
      </w:ins>
      <w:del w:id="817" w:author="heesung.ahn" w:date="2021-08-31T01:17:00Z">
        <w:r w:rsidDel="004C2106">
          <w:rPr>
            <w:rFonts w:hint="eastAsia"/>
            <w:szCs w:val="22"/>
          </w:rPr>
          <w:delText>함</w:delText>
        </w:r>
      </w:del>
      <w:r>
        <w:rPr>
          <w:rFonts w:hint="eastAsia"/>
          <w:szCs w:val="22"/>
        </w:rPr>
        <w:t>.</w:t>
      </w:r>
      <w:r>
        <w:rPr>
          <w:szCs w:val="22"/>
        </w:rPr>
        <w:t xml:space="preserve"> </w:t>
      </w:r>
      <w:r>
        <w:rPr>
          <w:rFonts w:hint="eastAsia"/>
          <w:szCs w:val="22"/>
        </w:rPr>
        <w:t>따라서</w:t>
      </w:r>
      <w:r>
        <w:rPr>
          <w:rFonts w:hint="eastAsia"/>
          <w:szCs w:val="22"/>
        </w:rPr>
        <w:t xml:space="preserve">, </w:t>
      </w:r>
      <w:r>
        <w:rPr>
          <w:rFonts w:hint="eastAsia"/>
          <w:szCs w:val="22"/>
        </w:rPr>
        <w:t>대상회사가</w:t>
      </w:r>
      <w:r>
        <w:rPr>
          <w:rFonts w:hint="eastAsia"/>
          <w:szCs w:val="22"/>
        </w:rPr>
        <w:t xml:space="preserve"> </w:t>
      </w:r>
      <w:ins w:id="818" w:author="heesung.ahn" w:date="2021-08-31T01:18:00Z">
        <w:r w:rsidR="007C0EEB">
          <w:rPr>
            <w:rFonts w:hint="eastAsia"/>
            <w:szCs w:val="22"/>
          </w:rPr>
          <w:t>화</w:t>
        </w:r>
      </w:ins>
      <w:del w:id="819" w:author="heesung.ahn" w:date="2021-08-31T01:18:00Z">
        <w:r w:rsidDel="007C0EEB">
          <w:rPr>
            <w:rFonts w:hint="eastAsia"/>
            <w:szCs w:val="22"/>
          </w:rPr>
          <w:delText>하</w:delText>
        </w:r>
      </w:del>
      <w:r>
        <w:rPr>
          <w:rFonts w:hint="eastAsia"/>
          <w:szCs w:val="22"/>
        </w:rPr>
        <w:t>물자동차</w:t>
      </w:r>
      <w:r>
        <w:rPr>
          <w:rFonts w:hint="eastAsia"/>
          <w:szCs w:val="22"/>
        </w:rPr>
        <w:t xml:space="preserve"> </w:t>
      </w:r>
      <w:r>
        <w:rPr>
          <w:rFonts w:hint="eastAsia"/>
          <w:szCs w:val="22"/>
        </w:rPr>
        <w:t>운송사업자인</w:t>
      </w:r>
      <w:r>
        <w:rPr>
          <w:rFonts w:hint="eastAsia"/>
          <w:szCs w:val="22"/>
        </w:rPr>
        <w:t xml:space="preserve"> </w:t>
      </w:r>
      <w:r>
        <w:rPr>
          <w:rFonts w:hint="eastAsia"/>
          <w:szCs w:val="22"/>
        </w:rPr>
        <w:t>한샘서비스에</w:t>
      </w:r>
      <w:r>
        <w:rPr>
          <w:rFonts w:hint="eastAsia"/>
          <w:szCs w:val="22"/>
        </w:rPr>
        <w:t xml:space="preserve"> </w:t>
      </w:r>
      <w:r>
        <w:rPr>
          <w:rFonts w:hint="eastAsia"/>
          <w:szCs w:val="22"/>
        </w:rPr>
        <w:t>오이도</w:t>
      </w:r>
      <w:r>
        <w:rPr>
          <w:rFonts w:hint="eastAsia"/>
          <w:szCs w:val="22"/>
        </w:rPr>
        <w:t xml:space="preserve"> </w:t>
      </w:r>
      <w:r>
        <w:rPr>
          <w:rFonts w:hint="eastAsia"/>
          <w:szCs w:val="22"/>
        </w:rPr>
        <w:t>물류센터를</w:t>
      </w:r>
      <w:r>
        <w:rPr>
          <w:rFonts w:hint="eastAsia"/>
          <w:szCs w:val="22"/>
        </w:rPr>
        <w:t xml:space="preserve"> </w:t>
      </w:r>
      <w:r>
        <w:rPr>
          <w:rFonts w:hint="eastAsia"/>
          <w:szCs w:val="22"/>
        </w:rPr>
        <w:t>임</w:t>
      </w:r>
      <w:r>
        <w:rPr>
          <w:rFonts w:hint="eastAsia"/>
          <w:szCs w:val="22"/>
        </w:rPr>
        <w:lastRenderedPageBreak/>
        <w:t>대하</w:t>
      </w:r>
      <w:ins w:id="820" w:author="heesung.ahn" w:date="2021-08-31T01:18:00Z">
        <w:r w:rsidR="00D03BF6">
          <w:rPr>
            <w:rFonts w:hint="eastAsia"/>
            <w:szCs w:val="22"/>
          </w:rPr>
          <w:t>고</w:t>
        </w:r>
        <w:r w:rsidR="00D03BF6">
          <w:rPr>
            <w:rFonts w:hint="eastAsia"/>
            <w:szCs w:val="22"/>
          </w:rPr>
          <w:t xml:space="preserve">, </w:t>
        </w:r>
        <w:r w:rsidR="00D03BF6">
          <w:rPr>
            <w:rFonts w:hint="eastAsia"/>
            <w:szCs w:val="22"/>
          </w:rPr>
          <w:t>한샘서비스가</w:t>
        </w:r>
        <w:r w:rsidR="00D03BF6">
          <w:rPr>
            <w:rFonts w:hint="eastAsia"/>
            <w:szCs w:val="22"/>
          </w:rPr>
          <w:t xml:space="preserve"> </w:t>
        </w:r>
        <w:r w:rsidR="00D03BF6">
          <w:rPr>
            <w:rFonts w:hint="eastAsia"/>
            <w:szCs w:val="22"/>
          </w:rPr>
          <w:t>화물자동차</w:t>
        </w:r>
        <w:r w:rsidR="00D03BF6">
          <w:rPr>
            <w:rFonts w:hint="eastAsia"/>
            <w:szCs w:val="22"/>
          </w:rPr>
          <w:t xml:space="preserve"> </w:t>
        </w:r>
        <w:r w:rsidR="00D03BF6">
          <w:rPr>
            <w:rFonts w:hint="eastAsia"/>
            <w:szCs w:val="22"/>
          </w:rPr>
          <w:t>운송사업을</w:t>
        </w:r>
        <w:r w:rsidR="00D03BF6">
          <w:rPr>
            <w:rFonts w:hint="eastAsia"/>
            <w:szCs w:val="22"/>
          </w:rPr>
          <w:t xml:space="preserve"> </w:t>
        </w:r>
        <w:r w:rsidR="00D03BF6">
          <w:rPr>
            <w:rFonts w:hint="eastAsia"/>
            <w:szCs w:val="22"/>
          </w:rPr>
          <w:t>영위하</w:t>
        </w:r>
      </w:ins>
      <w:r>
        <w:rPr>
          <w:rFonts w:hint="eastAsia"/>
          <w:szCs w:val="22"/>
        </w:rPr>
        <w:t>는</w:t>
      </w:r>
      <w:r>
        <w:rPr>
          <w:rFonts w:hint="eastAsia"/>
          <w:szCs w:val="22"/>
        </w:rPr>
        <w:t xml:space="preserve"> </w:t>
      </w:r>
      <w:r>
        <w:rPr>
          <w:rFonts w:hint="eastAsia"/>
          <w:szCs w:val="22"/>
        </w:rPr>
        <w:t>것은</w:t>
      </w:r>
      <w:r>
        <w:rPr>
          <w:rFonts w:hint="eastAsia"/>
          <w:szCs w:val="22"/>
        </w:rPr>
        <w:t xml:space="preserve"> </w:t>
      </w:r>
      <w:r>
        <w:rPr>
          <w:rFonts w:hint="eastAsia"/>
          <w:szCs w:val="22"/>
        </w:rPr>
        <w:t>물류터미널</w:t>
      </w:r>
      <w:r>
        <w:rPr>
          <w:rFonts w:hint="eastAsia"/>
          <w:szCs w:val="22"/>
        </w:rPr>
        <w:t xml:space="preserve"> </w:t>
      </w:r>
      <w:r>
        <w:rPr>
          <w:rFonts w:hint="eastAsia"/>
          <w:szCs w:val="22"/>
        </w:rPr>
        <w:t>운영업에</w:t>
      </w:r>
      <w:r>
        <w:rPr>
          <w:rFonts w:hint="eastAsia"/>
          <w:szCs w:val="22"/>
        </w:rPr>
        <w:t xml:space="preserve"> </w:t>
      </w:r>
      <w:r>
        <w:rPr>
          <w:rFonts w:hint="eastAsia"/>
          <w:szCs w:val="22"/>
        </w:rPr>
        <w:t>해당하는</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r>
        <w:rPr>
          <w:rFonts w:hint="eastAsia"/>
          <w:szCs w:val="22"/>
        </w:rPr>
        <w:t>그러나</w:t>
      </w:r>
      <w:r>
        <w:rPr>
          <w:rFonts w:hint="eastAsia"/>
          <w:szCs w:val="22"/>
        </w:rPr>
        <w:t xml:space="preserve">, </w:t>
      </w:r>
      <w:r>
        <w:rPr>
          <w:rFonts w:hint="eastAsia"/>
          <w:szCs w:val="22"/>
        </w:rPr>
        <w:t>대상회사</w:t>
      </w:r>
      <w:ins w:id="821" w:author="heesung.ahn" w:date="2021-08-31T01:18:00Z">
        <w:r w:rsidR="00A01748">
          <w:rPr>
            <w:rFonts w:hint="eastAsia"/>
            <w:szCs w:val="22"/>
          </w:rPr>
          <w:t>는</w:t>
        </w:r>
        <w:r w:rsidR="00A01748">
          <w:rPr>
            <w:rFonts w:hint="eastAsia"/>
            <w:szCs w:val="22"/>
          </w:rPr>
          <w:t xml:space="preserve"> </w:t>
        </w:r>
        <w:r w:rsidR="00A01748">
          <w:rPr>
            <w:rFonts w:hint="eastAsia"/>
            <w:szCs w:val="22"/>
          </w:rPr>
          <w:t>임대하고</w:t>
        </w:r>
        <w:r w:rsidR="00A01748">
          <w:rPr>
            <w:rFonts w:hint="eastAsia"/>
            <w:szCs w:val="22"/>
          </w:rPr>
          <w:t xml:space="preserve"> </w:t>
        </w:r>
        <w:r w:rsidR="00A01748">
          <w:rPr>
            <w:rFonts w:hint="eastAsia"/>
            <w:szCs w:val="22"/>
          </w:rPr>
          <w:t>있는</w:t>
        </w:r>
        <w:r w:rsidR="00A01748">
          <w:rPr>
            <w:rFonts w:hint="eastAsia"/>
            <w:szCs w:val="22"/>
          </w:rPr>
          <w:t xml:space="preserve"> </w:t>
        </w:r>
        <w:r w:rsidR="00A01748">
          <w:rPr>
            <w:rFonts w:hint="eastAsia"/>
            <w:szCs w:val="22"/>
          </w:rPr>
          <w:t>면적을</w:t>
        </w:r>
        <w:r w:rsidR="00A01748">
          <w:rPr>
            <w:rFonts w:hint="eastAsia"/>
            <w:szCs w:val="22"/>
          </w:rPr>
          <w:t xml:space="preserve"> </w:t>
        </w:r>
        <w:r w:rsidR="00A01748">
          <w:rPr>
            <w:rFonts w:hint="eastAsia"/>
            <w:szCs w:val="22"/>
          </w:rPr>
          <w:t>제외한</w:t>
        </w:r>
        <w:r w:rsidR="00A01748">
          <w:rPr>
            <w:rFonts w:hint="eastAsia"/>
            <w:szCs w:val="22"/>
          </w:rPr>
          <w:t xml:space="preserve"> </w:t>
        </w:r>
        <w:r w:rsidR="00A01748">
          <w:rPr>
            <w:rFonts w:hint="eastAsia"/>
            <w:szCs w:val="22"/>
          </w:rPr>
          <w:t>나머지</w:t>
        </w:r>
        <w:r w:rsidR="00A01748">
          <w:rPr>
            <w:rFonts w:hint="eastAsia"/>
            <w:szCs w:val="22"/>
          </w:rPr>
          <w:t xml:space="preserve"> </w:t>
        </w:r>
        <w:r w:rsidR="00A01748">
          <w:rPr>
            <w:rFonts w:hint="eastAsia"/>
            <w:szCs w:val="22"/>
          </w:rPr>
          <w:t>부분을</w:t>
        </w:r>
        <w:r w:rsidR="00A01748">
          <w:rPr>
            <w:rFonts w:hint="eastAsia"/>
            <w:szCs w:val="22"/>
          </w:rPr>
          <w:t xml:space="preserve"> </w:t>
        </w:r>
        <w:r w:rsidR="00A01748">
          <w:rPr>
            <w:rFonts w:hint="eastAsia"/>
            <w:szCs w:val="22"/>
          </w:rPr>
          <w:t>여전히</w:t>
        </w:r>
        <w:r w:rsidR="00A01748">
          <w:rPr>
            <w:rFonts w:hint="eastAsia"/>
            <w:szCs w:val="22"/>
          </w:rPr>
          <w:t xml:space="preserve"> </w:t>
        </w:r>
      </w:ins>
      <w:del w:id="822" w:author="heesung.ahn" w:date="2021-08-31T01:18:00Z">
        <w:r w:rsidDel="00A01748">
          <w:rPr>
            <w:rFonts w:hint="eastAsia"/>
            <w:szCs w:val="22"/>
          </w:rPr>
          <w:delText>가</w:delText>
        </w:r>
        <w:r w:rsidDel="00A01748">
          <w:rPr>
            <w:rFonts w:hint="eastAsia"/>
            <w:szCs w:val="22"/>
          </w:rPr>
          <w:delText xml:space="preserve"> </w:delText>
        </w:r>
        <w:r w:rsidDel="00A01748">
          <w:rPr>
            <w:rFonts w:hint="eastAsia"/>
            <w:szCs w:val="22"/>
          </w:rPr>
          <w:delText>오이도</w:delText>
        </w:r>
        <w:r w:rsidDel="00A01748">
          <w:rPr>
            <w:rFonts w:hint="eastAsia"/>
            <w:szCs w:val="22"/>
          </w:rPr>
          <w:delText xml:space="preserve"> </w:delText>
        </w:r>
        <w:r w:rsidDel="00A01748">
          <w:rPr>
            <w:rFonts w:hint="eastAsia"/>
            <w:szCs w:val="22"/>
          </w:rPr>
          <w:delText>물류센터의</w:delText>
        </w:r>
        <w:r w:rsidDel="00A01748">
          <w:rPr>
            <w:rFonts w:hint="eastAsia"/>
            <w:szCs w:val="22"/>
          </w:rPr>
          <w:delText xml:space="preserve"> </w:delText>
        </w:r>
        <w:r w:rsidDel="00A01748">
          <w:rPr>
            <w:rFonts w:hint="eastAsia"/>
            <w:szCs w:val="22"/>
          </w:rPr>
          <w:delText>임대</w:delText>
        </w:r>
        <w:r w:rsidDel="00A01748">
          <w:rPr>
            <w:rFonts w:hint="eastAsia"/>
            <w:szCs w:val="22"/>
          </w:rPr>
          <w:delText xml:space="preserve"> </w:delText>
        </w:r>
        <w:r w:rsidDel="00A01748">
          <w:rPr>
            <w:rFonts w:hint="eastAsia"/>
            <w:szCs w:val="22"/>
          </w:rPr>
          <w:delText>면적을</w:delText>
        </w:r>
        <w:r w:rsidDel="00A01748">
          <w:rPr>
            <w:rFonts w:hint="eastAsia"/>
            <w:szCs w:val="22"/>
          </w:rPr>
          <w:delText xml:space="preserve"> </w:delText>
        </w:r>
        <w:r w:rsidDel="00A01748">
          <w:rPr>
            <w:rFonts w:hint="eastAsia"/>
            <w:szCs w:val="22"/>
          </w:rPr>
          <w:delText>제외하면</w:delText>
        </w:r>
        <w:r w:rsidDel="00A01748">
          <w:rPr>
            <w:rFonts w:hint="eastAsia"/>
            <w:szCs w:val="22"/>
          </w:rPr>
          <w:delText xml:space="preserve">, </w:delText>
        </w:r>
        <w:r w:rsidDel="00A01748">
          <w:rPr>
            <w:rFonts w:hint="eastAsia"/>
            <w:szCs w:val="22"/>
          </w:rPr>
          <w:delText>대상회사의</w:delText>
        </w:r>
        <w:r w:rsidDel="00A01748">
          <w:rPr>
            <w:rFonts w:hint="eastAsia"/>
            <w:szCs w:val="22"/>
          </w:rPr>
          <w:delText xml:space="preserve"> </w:delText>
        </w:r>
        <w:r w:rsidDel="00A01748">
          <w:rPr>
            <w:rFonts w:hint="eastAsia"/>
            <w:szCs w:val="22"/>
          </w:rPr>
          <w:delText>물류를</w:delText>
        </w:r>
        <w:r w:rsidDel="00A01748">
          <w:rPr>
            <w:rFonts w:hint="eastAsia"/>
            <w:szCs w:val="22"/>
          </w:rPr>
          <w:delText xml:space="preserve"> </w:delText>
        </w:r>
        <w:r w:rsidDel="00A01748">
          <w:rPr>
            <w:rFonts w:hint="eastAsia"/>
            <w:szCs w:val="22"/>
          </w:rPr>
          <w:delText>취급하는</w:delText>
        </w:r>
        <w:r w:rsidDel="00A01748">
          <w:rPr>
            <w:rFonts w:hint="eastAsia"/>
            <w:szCs w:val="22"/>
          </w:rPr>
          <w:delText xml:space="preserve"> </w:delText>
        </w:r>
      </w:del>
      <w:r>
        <w:rPr>
          <w:rFonts w:hint="eastAsia"/>
          <w:szCs w:val="22"/>
        </w:rPr>
        <w:t>자가창고</w:t>
      </w:r>
      <w:r>
        <w:rPr>
          <w:rFonts w:hint="eastAsia"/>
          <w:szCs w:val="22"/>
        </w:rPr>
        <w:t xml:space="preserve"> </w:t>
      </w:r>
      <w:r>
        <w:rPr>
          <w:rFonts w:hint="eastAsia"/>
          <w:szCs w:val="22"/>
        </w:rPr>
        <w:t>용도로</w:t>
      </w:r>
      <w:r>
        <w:rPr>
          <w:rFonts w:hint="eastAsia"/>
          <w:szCs w:val="22"/>
        </w:rPr>
        <w:t xml:space="preserve"> </w:t>
      </w:r>
      <w:r>
        <w:rPr>
          <w:rFonts w:hint="eastAsia"/>
          <w:szCs w:val="22"/>
        </w:rPr>
        <w:t>사용하고</w:t>
      </w:r>
      <w:r>
        <w:rPr>
          <w:rFonts w:hint="eastAsia"/>
          <w:szCs w:val="22"/>
        </w:rPr>
        <w:t xml:space="preserve"> </w:t>
      </w:r>
      <w:r>
        <w:rPr>
          <w:rFonts w:hint="eastAsia"/>
          <w:szCs w:val="22"/>
        </w:rPr>
        <w:t>있어</w:t>
      </w:r>
      <w:r>
        <w:rPr>
          <w:rFonts w:hint="eastAsia"/>
          <w:szCs w:val="22"/>
        </w:rPr>
        <w:t xml:space="preserve"> </w:t>
      </w:r>
      <w:r>
        <w:rPr>
          <w:rFonts w:hint="eastAsia"/>
          <w:szCs w:val="22"/>
        </w:rPr>
        <w:t>이</w:t>
      </w:r>
      <w:ins w:id="823" w:author="heesung.ahn" w:date="2021-08-31T01:18:00Z">
        <w:r w:rsidR="000C733C">
          <w:rPr>
            <w:rFonts w:hint="eastAsia"/>
            <w:szCs w:val="22"/>
          </w:rPr>
          <w:t xml:space="preserve"> </w:t>
        </w:r>
        <w:r w:rsidR="000C733C">
          <w:rPr>
            <w:rFonts w:hint="eastAsia"/>
            <w:szCs w:val="22"/>
          </w:rPr>
          <w:t>부분은</w:t>
        </w:r>
      </w:ins>
      <w:del w:id="824" w:author="heesung.ahn" w:date="2021-08-31T01:18:00Z">
        <w:r w:rsidDel="000C733C">
          <w:rPr>
            <w:rFonts w:hint="eastAsia"/>
            <w:szCs w:val="22"/>
          </w:rPr>
          <w:delText>는</w:delText>
        </w:r>
      </w:del>
      <w:r>
        <w:rPr>
          <w:rFonts w:hint="eastAsia"/>
          <w:szCs w:val="22"/>
        </w:rPr>
        <w:t xml:space="preserve"> </w:t>
      </w:r>
      <w:r>
        <w:rPr>
          <w:rFonts w:hint="eastAsia"/>
          <w:szCs w:val="22"/>
        </w:rPr>
        <w:t>산업단지</w:t>
      </w:r>
      <w:r>
        <w:rPr>
          <w:rFonts w:hint="eastAsia"/>
          <w:szCs w:val="22"/>
        </w:rPr>
        <w:t xml:space="preserve"> </w:t>
      </w:r>
      <w:r>
        <w:rPr>
          <w:rFonts w:hint="eastAsia"/>
          <w:szCs w:val="22"/>
        </w:rPr>
        <w:t>입주계약업종인</w:t>
      </w:r>
      <w:r>
        <w:rPr>
          <w:rFonts w:hint="eastAsia"/>
          <w:szCs w:val="22"/>
        </w:rPr>
        <w:t xml:space="preserve"> </w:t>
      </w:r>
      <w:r>
        <w:rPr>
          <w:rFonts w:hint="eastAsia"/>
          <w:szCs w:val="22"/>
        </w:rPr>
        <w:t>물류터미널</w:t>
      </w:r>
      <w:r>
        <w:rPr>
          <w:rFonts w:hint="eastAsia"/>
          <w:szCs w:val="22"/>
        </w:rPr>
        <w:t xml:space="preserve"> </w:t>
      </w:r>
      <w:r>
        <w:rPr>
          <w:rFonts w:hint="eastAsia"/>
          <w:szCs w:val="22"/>
        </w:rPr>
        <w:t>운영업에</w:t>
      </w:r>
      <w:r>
        <w:rPr>
          <w:rFonts w:hint="eastAsia"/>
          <w:szCs w:val="22"/>
        </w:rPr>
        <w:t xml:space="preserve"> </w:t>
      </w:r>
      <w:r>
        <w:rPr>
          <w:rFonts w:hint="eastAsia"/>
          <w:szCs w:val="22"/>
        </w:rPr>
        <w:t>해당하지</w:t>
      </w:r>
      <w:r>
        <w:rPr>
          <w:rFonts w:hint="eastAsia"/>
          <w:szCs w:val="22"/>
        </w:rPr>
        <w:t xml:space="preserve"> </w:t>
      </w:r>
      <w:ins w:id="825" w:author="heesung.ahn" w:date="2021-08-31T01:18:00Z">
        <w:r w:rsidR="000C733C">
          <w:rPr>
            <w:rFonts w:hint="eastAsia"/>
            <w:szCs w:val="22"/>
          </w:rPr>
          <w:t>아니함</w:t>
        </w:r>
      </w:ins>
      <w:del w:id="826" w:author="heesung.ahn" w:date="2021-08-31T01:18:00Z">
        <w:r w:rsidDel="000C733C">
          <w:rPr>
            <w:rFonts w:hint="eastAsia"/>
            <w:szCs w:val="22"/>
          </w:rPr>
          <w:delText>않는</w:delText>
        </w:r>
        <w:r w:rsidDel="000C733C">
          <w:rPr>
            <w:rFonts w:hint="eastAsia"/>
            <w:szCs w:val="22"/>
          </w:rPr>
          <w:delText xml:space="preserve"> </w:delText>
        </w:r>
        <w:r w:rsidDel="000C733C">
          <w:rPr>
            <w:rFonts w:hint="eastAsia"/>
            <w:szCs w:val="22"/>
          </w:rPr>
          <w:delText>것으로</w:delText>
        </w:r>
        <w:r w:rsidDel="000C733C">
          <w:rPr>
            <w:rFonts w:hint="eastAsia"/>
            <w:szCs w:val="22"/>
          </w:rPr>
          <w:delText xml:space="preserve"> </w:delText>
        </w:r>
        <w:r w:rsidDel="000C733C">
          <w:rPr>
            <w:rFonts w:hint="eastAsia"/>
            <w:szCs w:val="22"/>
          </w:rPr>
          <w:delText>판단될</w:delText>
        </w:r>
        <w:r w:rsidDel="000C733C">
          <w:rPr>
            <w:rFonts w:hint="eastAsia"/>
            <w:szCs w:val="22"/>
          </w:rPr>
          <w:delText xml:space="preserve"> </w:delText>
        </w:r>
        <w:r w:rsidDel="000C733C">
          <w:rPr>
            <w:rFonts w:hint="eastAsia"/>
            <w:szCs w:val="22"/>
          </w:rPr>
          <w:delText>리스크가</w:delText>
        </w:r>
        <w:r w:rsidDel="000C733C">
          <w:rPr>
            <w:rFonts w:hint="eastAsia"/>
            <w:szCs w:val="22"/>
          </w:rPr>
          <w:delText xml:space="preserve"> </w:delText>
        </w:r>
        <w:r w:rsidDel="000C733C">
          <w:rPr>
            <w:rFonts w:hint="eastAsia"/>
            <w:szCs w:val="22"/>
          </w:rPr>
          <w:delText>존재함</w:delText>
        </w:r>
      </w:del>
      <w:r>
        <w:rPr>
          <w:rFonts w:hint="eastAsia"/>
          <w:szCs w:val="22"/>
        </w:rPr>
        <w:t>.</w:t>
      </w:r>
    </w:p>
    <w:p w14:paraId="3E88A332" w14:textId="77777777" w:rsidR="00026A7E" w:rsidRDefault="00026A7E" w:rsidP="00026A7E">
      <w:pPr>
        <w:pStyle w:val="a5"/>
        <w:spacing w:after="240" w:line="350" w:lineRule="atLeast"/>
        <w:ind w:leftChars="0" w:left="907"/>
      </w:pPr>
      <w:r w:rsidRPr="00CB2B3F">
        <w:t>대상회사가</w:t>
      </w:r>
      <w:r w:rsidRPr="00CB2B3F">
        <w:t xml:space="preserve"> </w:t>
      </w:r>
      <w:r w:rsidRPr="00CB2B3F">
        <w:t>산업단지</w:t>
      </w:r>
      <w:r w:rsidRPr="00CB2B3F">
        <w:t xml:space="preserve"> </w:t>
      </w:r>
      <w:r w:rsidRPr="00CB2B3F">
        <w:t>입주계약업종</w:t>
      </w:r>
      <w:r w:rsidRPr="00CB2B3F">
        <w:t>(</w:t>
      </w:r>
      <w:r w:rsidRPr="00CB2B3F">
        <w:t>물류터미널</w:t>
      </w:r>
      <w:r w:rsidRPr="00CB2B3F">
        <w:t xml:space="preserve"> </w:t>
      </w:r>
      <w:proofErr w:type="spellStart"/>
      <w:r w:rsidRPr="00CB2B3F">
        <w:t>운영업</w:t>
      </w:r>
      <w:proofErr w:type="spellEnd"/>
      <w:r w:rsidRPr="00CB2B3F">
        <w:t>)</w:t>
      </w:r>
      <w:r w:rsidRPr="00CB2B3F">
        <w:t>을</w:t>
      </w:r>
      <w:r w:rsidRPr="00CB2B3F">
        <w:t xml:space="preserve"> </w:t>
      </w:r>
      <w:r w:rsidRPr="00CB2B3F">
        <w:t>영위하지</w:t>
      </w:r>
      <w:r w:rsidRPr="00CB2B3F">
        <w:t xml:space="preserve"> </w:t>
      </w:r>
      <w:r w:rsidRPr="00CB2B3F">
        <w:t>않고</w:t>
      </w:r>
      <w:r w:rsidRPr="00CB2B3F">
        <w:t xml:space="preserve"> </w:t>
      </w:r>
      <w:r w:rsidRPr="00CB2B3F">
        <w:t>단순</w:t>
      </w:r>
      <w:r w:rsidRPr="00CB2B3F">
        <w:t xml:space="preserve"> </w:t>
      </w:r>
      <w:r w:rsidRPr="00CB2B3F">
        <w:t>자가창고</w:t>
      </w:r>
      <w:r w:rsidRPr="00CB2B3F">
        <w:t xml:space="preserve"> </w:t>
      </w:r>
      <w:r w:rsidRPr="00CB2B3F">
        <w:t>용도로</w:t>
      </w:r>
      <w:r w:rsidRPr="00CB2B3F">
        <w:t xml:space="preserve"> </w:t>
      </w:r>
      <w:r w:rsidRPr="00CB2B3F">
        <w:t>사용할</w:t>
      </w:r>
      <w:r w:rsidRPr="00CB2B3F">
        <w:t xml:space="preserve"> </w:t>
      </w:r>
      <w:r w:rsidRPr="00CB2B3F">
        <w:t>경우</w:t>
      </w:r>
      <w:r w:rsidRPr="00CB2B3F">
        <w:t xml:space="preserve"> </w:t>
      </w:r>
      <w:r w:rsidRPr="00CB2B3F">
        <w:t>산업집적법</w:t>
      </w:r>
      <w:r w:rsidRPr="00CB2B3F">
        <w:t xml:space="preserve"> </w:t>
      </w:r>
      <w:r w:rsidRPr="00CB2B3F">
        <w:t>제</w:t>
      </w:r>
      <w:r w:rsidRPr="00CB2B3F">
        <w:t>42</w:t>
      </w:r>
      <w:r w:rsidRPr="00CB2B3F">
        <w:t>조에</w:t>
      </w:r>
      <w:r w:rsidRPr="00CB2B3F">
        <w:t xml:space="preserve"> </w:t>
      </w:r>
      <w:r w:rsidRPr="00CB2B3F">
        <w:t>따라</w:t>
      </w:r>
      <w:r w:rsidRPr="00CB2B3F">
        <w:t xml:space="preserve"> </w:t>
      </w:r>
      <w:r w:rsidRPr="00CB2B3F">
        <w:t>관리기관은</w:t>
      </w:r>
      <w:r w:rsidRPr="00CB2B3F">
        <w:t xml:space="preserve"> 6</w:t>
      </w:r>
      <w:r w:rsidRPr="00CB2B3F">
        <w:t>개월</w:t>
      </w:r>
      <w:r w:rsidRPr="00CB2B3F">
        <w:t xml:space="preserve"> </w:t>
      </w:r>
      <w:r w:rsidRPr="00CB2B3F">
        <w:t>이내에</w:t>
      </w:r>
      <w:r w:rsidRPr="00CB2B3F">
        <w:t xml:space="preserve"> </w:t>
      </w:r>
      <w:r w:rsidRPr="00CB2B3F">
        <w:t>시정할</w:t>
      </w:r>
      <w:r w:rsidRPr="00CB2B3F">
        <w:t xml:space="preserve"> </w:t>
      </w:r>
      <w:r w:rsidRPr="00CB2B3F">
        <w:t>것을</w:t>
      </w:r>
      <w:r w:rsidRPr="00CB2B3F">
        <w:t xml:space="preserve"> </w:t>
      </w:r>
      <w:r w:rsidRPr="00CB2B3F">
        <w:t>명령하고</w:t>
      </w:r>
      <w:r w:rsidRPr="00CB2B3F">
        <w:t xml:space="preserve">, </w:t>
      </w:r>
      <w:r w:rsidRPr="00CB2B3F">
        <w:t>이를</w:t>
      </w:r>
      <w:r w:rsidRPr="00CB2B3F">
        <w:t xml:space="preserve"> </w:t>
      </w:r>
      <w:r w:rsidRPr="00CB2B3F">
        <w:t>이행하지</w:t>
      </w:r>
      <w:r w:rsidRPr="00CB2B3F">
        <w:t xml:space="preserve"> </w:t>
      </w:r>
      <w:r w:rsidRPr="00CB2B3F">
        <w:t>않을</w:t>
      </w:r>
      <w:r w:rsidRPr="00CB2B3F">
        <w:t xml:space="preserve"> </w:t>
      </w:r>
      <w:r w:rsidRPr="00CB2B3F">
        <w:t>경우</w:t>
      </w:r>
      <w:r w:rsidRPr="00CB2B3F">
        <w:t xml:space="preserve"> </w:t>
      </w:r>
      <w:r w:rsidRPr="00CB2B3F">
        <w:t>대상회사와의</w:t>
      </w:r>
      <w:r w:rsidRPr="00CB2B3F">
        <w:t xml:space="preserve"> </w:t>
      </w:r>
      <w:r w:rsidRPr="00CB2B3F">
        <w:t>산업단지</w:t>
      </w:r>
      <w:r w:rsidRPr="00CB2B3F">
        <w:t xml:space="preserve"> </w:t>
      </w:r>
      <w:r w:rsidRPr="00CB2B3F">
        <w:t>입주계약을</w:t>
      </w:r>
      <w:r w:rsidRPr="00CB2B3F">
        <w:t xml:space="preserve"> </w:t>
      </w:r>
      <w:r w:rsidRPr="00CB2B3F">
        <w:t>해지할</w:t>
      </w:r>
      <w:r w:rsidRPr="00CB2B3F">
        <w:t xml:space="preserve"> </w:t>
      </w:r>
      <w:r w:rsidRPr="00CB2B3F">
        <w:t>수</w:t>
      </w:r>
      <w:r w:rsidRPr="00CB2B3F">
        <w:t xml:space="preserve"> </w:t>
      </w:r>
      <w:r w:rsidRPr="00CB2B3F">
        <w:t>있음</w:t>
      </w:r>
      <w:r w:rsidRPr="00CB2B3F">
        <w:t xml:space="preserve">. </w:t>
      </w:r>
      <w:r w:rsidRPr="00CB2B3F">
        <w:t>또한</w:t>
      </w:r>
      <w:r w:rsidRPr="00CB2B3F">
        <w:t xml:space="preserve">, </w:t>
      </w:r>
      <w:r w:rsidRPr="00CB2B3F">
        <w:t>입주계약이</w:t>
      </w:r>
      <w:r w:rsidRPr="00CB2B3F">
        <w:t xml:space="preserve"> </w:t>
      </w:r>
      <w:r w:rsidRPr="00CB2B3F">
        <w:t>해지될</w:t>
      </w:r>
      <w:r w:rsidRPr="00CB2B3F">
        <w:t xml:space="preserve"> </w:t>
      </w:r>
      <w:r w:rsidRPr="00CB2B3F">
        <w:t>경우</w:t>
      </w:r>
      <w:r w:rsidRPr="00CB2B3F">
        <w:t xml:space="preserve"> </w:t>
      </w:r>
      <w:r w:rsidRPr="00CB2B3F">
        <w:t>대상회사는</w:t>
      </w:r>
      <w:r w:rsidRPr="00CB2B3F">
        <w:t xml:space="preserve"> </w:t>
      </w:r>
      <w:r w:rsidRPr="00CB2B3F">
        <w:t>오이도</w:t>
      </w:r>
      <w:r w:rsidRPr="00CB2B3F">
        <w:t xml:space="preserve"> </w:t>
      </w:r>
      <w:r w:rsidRPr="00CB2B3F">
        <w:t>물류센터에서의</w:t>
      </w:r>
      <w:r w:rsidRPr="00CB2B3F">
        <w:t xml:space="preserve"> </w:t>
      </w:r>
      <w:r w:rsidRPr="00CB2B3F">
        <w:t>사업을</w:t>
      </w:r>
      <w:r w:rsidRPr="00CB2B3F">
        <w:t xml:space="preserve"> </w:t>
      </w:r>
      <w:r w:rsidRPr="00CB2B3F">
        <w:t>중지하고</w:t>
      </w:r>
      <w:r w:rsidRPr="00CB2B3F">
        <w:t xml:space="preserve"> </w:t>
      </w:r>
      <w:r w:rsidRPr="00CB2B3F">
        <w:t>입주계약</w:t>
      </w:r>
      <w:r w:rsidRPr="00CB2B3F">
        <w:t xml:space="preserve"> </w:t>
      </w:r>
      <w:r w:rsidRPr="00CB2B3F">
        <w:t>해지일로부터</w:t>
      </w:r>
      <w:r w:rsidRPr="00CB2B3F">
        <w:t xml:space="preserve"> 1</w:t>
      </w:r>
      <w:r w:rsidRPr="00CB2B3F">
        <w:t>년</w:t>
      </w:r>
      <w:r w:rsidRPr="00CB2B3F">
        <w:t xml:space="preserve"> </w:t>
      </w:r>
      <w:r w:rsidRPr="00CB2B3F">
        <w:t>이내에</w:t>
      </w:r>
      <w:r w:rsidRPr="00CB2B3F">
        <w:t xml:space="preserve"> </w:t>
      </w:r>
      <w:r w:rsidRPr="00CB2B3F">
        <w:t>다른</w:t>
      </w:r>
      <w:r w:rsidRPr="00CB2B3F">
        <w:t xml:space="preserve"> </w:t>
      </w:r>
      <w:r w:rsidRPr="00CB2B3F">
        <w:t>기업체나</w:t>
      </w:r>
      <w:r w:rsidRPr="00CB2B3F">
        <w:t xml:space="preserve"> </w:t>
      </w:r>
      <w:r w:rsidRPr="00CB2B3F">
        <w:t>유관기관에</w:t>
      </w:r>
      <w:r w:rsidRPr="00CB2B3F">
        <w:t xml:space="preserve"> </w:t>
      </w:r>
      <w:r w:rsidRPr="00CB2B3F">
        <w:t>산업집적법에</w:t>
      </w:r>
      <w:r w:rsidRPr="00CB2B3F">
        <w:t xml:space="preserve"> </w:t>
      </w:r>
      <w:r w:rsidRPr="00CB2B3F">
        <w:t>규정된</w:t>
      </w:r>
      <w:r w:rsidRPr="00CB2B3F">
        <w:t xml:space="preserve"> </w:t>
      </w:r>
      <w:r w:rsidRPr="00CB2B3F">
        <w:t>금액</w:t>
      </w:r>
      <w:r>
        <w:rPr>
          <w:rStyle w:val="ac"/>
        </w:rPr>
        <w:footnoteReference w:id="22"/>
      </w:r>
      <w:proofErr w:type="spellStart"/>
      <w:r w:rsidRPr="00CB2B3F">
        <w:t>으로</w:t>
      </w:r>
      <w:proofErr w:type="spellEnd"/>
      <w:r w:rsidRPr="00CB2B3F">
        <w:t xml:space="preserve"> </w:t>
      </w:r>
      <w:r w:rsidRPr="00CB2B3F">
        <w:t>양도하여야</w:t>
      </w:r>
      <w:r w:rsidRPr="00CB2B3F">
        <w:t xml:space="preserve"> </w:t>
      </w:r>
      <w:proofErr w:type="gramStart"/>
      <w:r w:rsidRPr="00CB2B3F">
        <w:t>함</w:t>
      </w:r>
      <w:r w:rsidRPr="00CB2B3F">
        <w:t>.</w:t>
      </w:r>
      <w:r w:rsidRPr="003010B8">
        <w:rPr>
          <w:highlight w:val="yellow"/>
        </w:rPr>
        <w:t>[</w:t>
      </w:r>
      <w:proofErr w:type="gramEnd"/>
      <w:r w:rsidRPr="003010B8">
        <w:rPr>
          <w:highlight w:val="yellow"/>
        </w:rPr>
        <w:t xml:space="preserve">JK: </w:t>
      </w:r>
      <w:r w:rsidRPr="003010B8">
        <w:rPr>
          <w:rFonts w:hint="eastAsia"/>
          <w:highlight w:val="yellow"/>
        </w:rPr>
        <w:t>각주에</w:t>
      </w:r>
      <w:r w:rsidRPr="003010B8">
        <w:rPr>
          <w:rFonts w:hint="eastAsia"/>
          <w:highlight w:val="yellow"/>
        </w:rPr>
        <w:t xml:space="preserve"> </w:t>
      </w:r>
      <w:r w:rsidRPr="003010B8">
        <w:rPr>
          <w:rFonts w:hint="eastAsia"/>
          <w:highlight w:val="yellow"/>
        </w:rPr>
        <w:t>규정된</w:t>
      </w:r>
      <w:r w:rsidRPr="003010B8">
        <w:rPr>
          <w:rFonts w:hint="eastAsia"/>
          <w:highlight w:val="yellow"/>
        </w:rPr>
        <w:t xml:space="preserve"> </w:t>
      </w:r>
      <w:r w:rsidRPr="003010B8">
        <w:rPr>
          <w:rFonts w:hint="eastAsia"/>
          <w:highlight w:val="yellow"/>
        </w:rPr>
        <w:t>금액에</w:t>
      </w:r>
      <w:r w:rsidRPr="003010B8">
        <w:rPr>
          <w:rFonts w:hint="eastAsia"/>
          <w:highlight w:val="yellow"/>
        </w:rPr>
        <w:t xml:space="preserve"> </w:t>
      </w:r>
      <w:r w:rsidRPr="003010B8">
        <w:rPr>
          <w:rFonts w:hint="eastAsia"/>
          <w:highlight w:val="yellow"/>
        </w:rPr>
        <w:t>대하여</w:t>
      </w:r>
      <w:r w:rsidRPr="003010B8">
        <w:rPr>
          <w:rFonts w:hint="eastAsia"/>
          <w:highlight w:val="yellow"/>
        </w:rPr>
        <w:t xml:space="preserve"> </w:t>
      </w:r>
      <w:r w:rsidRPr="003010B8">
        <w:rPr>
          <w:rFonts w:hint="eastAsia"/>
          <w:highlight w:val="yellow"/>
        </w:rPr>
        <w:t>기재</w:t>
      </w:r>
      <w:r w:rsidRPr="003010B8">
        <w:rPr>
          <w:rFonts w:hint="eastAsia"/>
          <w:highlight w:val="yellow"/>
        </w:rPr>
        <w:t xml:space="preserve"> </w:t>
      </w:r>
      <w:r w:rsidRPr="003010B8">
        <w:rPr>
          <w:rFonts w:hint="eastAsia"/>
          <w:highlight w:val="yellow"/>
        </w:rPr>
        <w:t>부탁드립니다</w:t>
      </w:r>
      <w:r w:rsidRPr="003010B8">
        <w:rPr>
          <w:rFonts w:hint="eastAsia"/>
          <w:highlight w:val="yellow"/>
        </w:rPr>
        <w:t>.</w:t>
      </w:r>
      <w:r>
        <w:t xml:space="preserve">] </w:t>
      </w:r>
      <w:ins w:id="827" w:author="zygchang (Young-Gun Chang)" w:date="2021-08-31T12:34:00Z">
        <w:r w:rsidR="00902477" w:rsidRPr="00902477">
          <w:rPr>
            <w:highlight w:val="cyan"/>
          </w:rPr>
          <w:t>[</w:t>
        </w:r>
        <w:r w:rsidR="00902477" w:rsidRPr="00902477">
          <w:rPr>
            <w:rFonts w:hint="eastAsia"/>
            <w:highlight w:val="cyan"/>
          </w:rPr>
          <w:t>장영근</w:t>
        </w:r>
        <w:r w:rsidR="00902477" w:rsidRPr="00902477">
          <w:rPr>
            <w:rFonts w:hint="eastAsia"/>
            <w:highlight w:val="cyan"/>
          </w:rPr>
          <w:t>:</w:t>
        </w:r>
        <w:r w:rsidR="00902477" w:rsidRPr="00902477">
          <w:rPr>
            <w:highlight w:val="cyan"/>
          </w:rPr>
          <w:t xml:space="preserve"> </w:t>
        </w:r>
        <w:r w:rsidR="00902477" w:rsidRPr="00902477">
          <w:rPr>
            <w:rFonts w:hint="eastAsia"/>
            <w:highlight w:val="cyan"/>
          </w:rPr>
          <w:t>참고로</w:t>
        </w:r>
        <w:r w:rsidR="00902477" w:rsidRPr="00902477">
          <w:rPr>
            <w:rFonts w:hint="eastAsia"/>
            <w:highlight w:val="cyan"/>
          </w:rPr>
          <w:t xml:space="preserve"> </w:t>
        </w:r>
      </w:ins>
      <w:ins w:id="828" w:author="zygchang (Young-Gun Chang)" w:date="2021-08-31T12:35:00Z">
        <w:r w:rsidR="00902477" w:rsidRPr="00902477">
          <w:rPr>
            <w:rFonts w:hint="eastAsia"/>
            <w:highlight w:val="cyan"/>
          </w:rPr>
          <w:t>일정</w:t>
        </w:r>
        <w:r w:rsidR="00902477" w:rsidRPr="00902477">
          <w:rPr>
            <w:rFonts w:hint="eastAsia"/>
            <w:highlight w:val="cyan"/>
          </w:rPr>
          <w:t xml:space="preserve"> </w:t>
        </w:r>
        <w:r w:rsidR="00902477" w:rsidRPr="00902477">
          <w:rPr>
            <w:rFonts w:hint="eastAsia"/>
            <w:highlight w:val="cyan"/>
          </w:rPr>
          <w:t>항목에</w:t>
        </w:r>
        <w:r w:rsidR="00902477" w:rsidRPr="00902477">
          <w:rPr>
            <w:rFonts w:hint="eastAsia"/>
            <w:highlight w:val="cyan"/>
          </w:rPr>
          <w:t xml:space="preserve"> </w:t>
        </w:r>
        <w:r w:rsidR="00902477" w:rsidRPr="00902477">
          <w:rPr>
            <w:rFonts w:hint="eastAsia"/>
            <w:highlight w:val="cyan"/>
          </w:rPr>
          <w:t>대한</w:t>
        </w:r>
        <w:r w:rsidR="00902477" w:rsidRPr="00902477">
          <w:rPr>
            <w:rFonts w:hint="eastAsia"/>
            <w:highlight w:val="cyan"/>
          </w:rPr>
          <w:t xml:space="preserve"> </w:t>
        </w:r>
        <w:r w:rsidR="00902477" w:rsidRPr="00902477">
          <w:rPr>
            <w:rFonts w:hint="eastAsia"/>
            <w:highlight w:val="cyan"/>
          </w:rPr>
          <w:t>정보가</w:t>
        </w:r>
        <w:r w:rsidR="00902477" w:rsidRPr="00902477">
          <w:rPr>
            <w:rFonts w:hint="eastAsia"/>
            <w:highlight w:val="cyan"/>
          </w:rPr>
          <w:t xml:space="preserve"> </w:t>
        </w:r>
        <w:r w:rsidR="00902477" w:rsidRPr="00902477">
          <w:rPr>
            <w:rFonts w:hint="eastAsia"/>
            <w:highlight w:val="cyan"/>
          </w:rPr>
          <w:t>필요한데</w:t>
        </w:r>
        <w:r w:rsidR="00902477" w:rsidRPr="00902477">
          <w:rPr>
            <w:rFonts w:hint="eastAsia"/>
            <w:highlight w:val="cyan"/>
          </w:rPr>
          <w:t xml:space="preserve"> </w:t>
        </w:r>
        <w:r w:rsidR="00902477" w:rsidRPr="00902477">
          <w:rPr>
            <w:rFonts w:hint="eastAsia"/>
            <w:highlight w:val="cyan"/>
          </w:rPr>
          <w:t>저희</w:t>
        </w:r>
        <w:r w:rsidR="00902477" w:rsidRPr="00902477">
          <w:rPr>
            <w:rFonts w:hint="eastAsia"/>
            <w:highlight w:val="cyan"/>
          </w:rPr>
          <w:t xml:space="preserve"> </w:t>
        </w:r>
        <w:r w:rsidR="00902477" w:rsidRPr="00902477">
          <w:rPr>
            <w:rFonts w:hint="eastAsia"/>
            <w:highlight w:val="cyan"/>
          </w:rPr>
          <w:t>자체적으로</w:t>
        </w:r>
        <w:r w:rsidR="00902477" w:rsidRPr="00902477">
          <w:rPr>
            <w:rFonts w:hint="eastAsia"/>
            <w:highlight w:val="cyan"/>
          </w:rPr>
          <w:t xml:space="preserve"> </w:t>
        </w:r>
        <w:r w:rsidR="00902477" w:rsidRPr="00902477">
          <w:rPr>
            <w:rFonts w:hint="eastAsia"/>
            <w:highlight w:val="cyan"/>
          </w:rPr>
          <w:t>양도금액을</w:t>
        </w:r>
        <w:r w:rsidR="00902477" w:rsidRPr="00902477">
          <w:rPr>
            <w:rFonts w:hint="eastAsia"/>
            <w:highlight w:val="cyan"/>
          </w:rPr>
          <w:t xml:space="preserve"> </w:t>
        </w:r>
        <w:r w:rsidR="00902477" w:rsidRPr="00902477">
          <w:rPr>
            <w:rFonts w:hint="eastAsia"/>
            <w:highlight w:val="cyan"/>
          </w:rPr>
          <w:t>산정할</w:t>
        </w:r>
        <w:r w:rsidR="00902477" w:rsidRPr="00902477">
          <w:rPr>
            <w:rFonts w:hint="eastAsia"/>
            <w:highlight w:val="cyan"/>
          </w:rPr>
          <w:t xml:space="preserve"> </w:t>
        </w:r>
        <w:r w:rsidR="00902477" w:rsidRPr="00902477">
          <w:rPr>
            <w:rFonts w:hint="eastAsia"/>
            <w:highlight w:val="cyan"/>
          </w:rPr>
          <w:t>수는</w:t>
        </w:r>
        <w:r w:rsidR="00902477" w:rsidRPr="00902477">
          <w:rPr>
            <w:rFonts w:hint="eastAsia"/>
            <w:highlight w:val="cyan"/>
          </w:rPr>
          <w:t xml:space="preserve"> </w:t>
        </w:r>
        <w:r w:rsidR="00902477" w:rsidRPr="00902477">
          <w:rPr>
            <w:rFonts w:hint="eastAsia"/>
            <w:highlight w:val="cyan"/>
          </w:rPr>
          <w:t>없을</w:t>
        </w:r>
        <w:r w:rsidR="00902477" w:rsidRPr="00902477">
          <w:rPr>
            <w:rFonts w:hint="eastAsia"/>
            <w:highlight w:val="cyan"/>
          </w:rPr>
          <w:t xml:space="preserve"> </w:t>
        </w:r>
        <w:r w:rsidR="00902477" w:rsidRPr="00902477">
          <w:rPr>
            <w:rFonts w:hint="eastAsia"/>
            <w:highlight w:val="cyan"/>
          </w:rPr>
          <w:t>것</w:t>
        </w:r>
        <w:r w:rsidR="00902477" w:rsidRPr="00902477">
          <w:rPr>
            <w:rFonts w:hint="eastAsia"/>
            <w:highlight w:val="cyan"/>
          </w:rPr>
          <w:t xml:space="preserve"> </w:t>
        </w:r>
        <w:r w:rsidR="00902477" w:rsidRPr="00902477">
          <w:rPr>
            <w:rFonts w:hint="eastAsia"/>
            <w:highlight w:val="cyan"/>
          </w:rPr>
          <w:t>같습니다</w:t>
        </w:r>
        <w:r w:rsidR="00902477" w:rsidRPr="00902477">
          <w:rPr>
            <w:rFonts w:hint="eastAsia"/>
            <w:highlight w:val="cyan"/>
          </w:rPr>
          <w:t>.</w:t>
        </w:r>
        <w:r w:rsidR="00902477" w:rsidRPr="00902477">
          <w:rPr>
            <w:highlight w:val="cyan"/>
          </w:rPr>
          <w:t>]</w:t>
        </w:r>
      </w:ins>
      <w:r>
        <w:rPr>
          <w:rFonts w:hint="eastAsia"/>
        </w:rPr>
        <w:t>또한</w:t>
      </w:r>
      <w:r>
        <w:rPr>
          <w:rFonts w:hint="eastAsia"/>
        </w:rPr>
        <w:t>,</w:t>
      </w:r>
      <w:r w:rsidRPr="00CB2B3F">
        <w:t xml:space="preserve"> </w:t>
      </w:r>
      <w:r>
        <w:rPr>
          <w:rFonts w:hint="eastAsia"/>
        </w:rPr>
        <w:t>대상회사가</w:t>
      </w:r>
      <w:r>
        <w:rPr>
          <w:rFonts w:hint="eastAsia"/>
        </w:rPr>
        <w:t xml:space="preserve"> </w:t>
      </w:r>
      <w:r w:rsidRPr="00CB2B3F">
        <w:t>위</w:t>
      </w:r>
      <w:r w:rsidRPr="00CB2B3F">
        <w:t xml:space="preserve"> </w:t>
      </w:r>
      <w:r w:rsidRPr="00CB2B3F">
        <w:t>기간</w:t>
      </w:r>
      <w:r w:rsidRPr="00CB2B3F">
        <w:t xml:space="preserve"> </w:t>
      </w:r>
      <w:r w:rsidRPr="00CB2B3F">
        <w:t>내에</w:t>
      </w:r>
      <w:r w:rsidRPr="00CB2B3F">
        <w:t xml:space="preserve"> </w:t>
      </w:r>
      <w:r w:rsidRPr="00CB2B3F">
        <w:t>물류센터를</w:t>
      </w:r>
      <w:r w:rsidRPr="00CB2B3F">
        <w:t xml:space="preserve"> </w:t>
      </w:r>
      <w:r w:rsidRPr="00CB2B3F">
        <w:t>양도하지</w:t>
      </w:r>
      <w:r w:rsidRPr="00CB2B3F">
        <w:t xml:space="preserve"> </w:t>
      </w:r>
      <w:r w:rsidRPr="00CB2B3F">
        <w:t>않을</w:t>
      </w:r>
      <w:r w:rsidRPr="00CB2B3F">
        <w:t xml:space="preserve"> </w:t>
      </w:r>
      <w:r w:rsidRPr="00CB2B3F">
        <w:t>경우</w:t>
      </w:r>
      <w:r w:rsidRPr="00CB2B3F">
        <w:t xml:space="preserve"> </w:t>
      </w:r>
      <w:r w:rsidRPr="00CB2B3F">
        <w:t>관리기관은</w:t>
      </w:r>
      <w:r w:rsidRPr="00CB2B3F">
        <w:t xml:space="preserve"> </w:t>
      </w:r>
      <w:r>
        <w:rPr>
          <w:rFonts w:hint="eastAsia"/>
        </w:rPr>
        <w:t>해당</w:t>
      </w:r>
      <w:r w:rsidRPr="00CB2B3F">
        <w:t>기간</w:t>
      </w:r>
      <w:r>
        <w:rPr>
          <w:rFonts w:hint="eastAsia"/>
        </w:rPr>
        <w:t>의</w:t>
      </w:r>
      <w:r>
        <w:rPr>
          <w:rFonts w:hint="eastAsia"/>
        </w:rPr>
        <w:t xml:space="preserve"> </w:t>
      </w:r>
      <w:r>
        <w:rPr>
          <w:rFonts w:hint="eastAsia"/>
        </w:rPr>
        <w:t>종료일</w:t>
      </w:r>
      <w:r w:rsidRPr="00CB2B3F">
        <w:t>로부터</w:t>
      </w:r>
      <w:r w:rsidRPr="00CB2B3F">
        <w:t xml:space="preserve"> 6</w:t>
      </w:r>
      <w:r w:rsidRPr="00CB2B3F">
        <w:t>개월까지</w:t>
      </w:r>
      <w:r w:rsidRPr="00CB2B3F">
        <w:t xml:space="preserve"> </w:t>
      </w:r>
      <w:r w:rsidRPr="00CB2B3F">
        <w:t>이행명령을</w:t>
      </w:r>
      <w:r w:rsidRPr="00CB2B3F">
        <w:t xml:space="preserve"> </w:t>
      </w:r>
      <w:r w:rsidRPr="00CB2B3F">
        <w:t>하고</w:t>
      </w:r>
      <w:r w:rsidRPr="00CB2B3F">
        <w:t xml:space="preserve">, </w:t>
      </w:r>
      <w:r w:rsidRPr="00CB2B3F">
        <w:t>해당</w:t>
      </w:r>
      <w:r w:rsidRPr="00CB2B3F">
        <w:t xml:space="preserve"> </w:t>
      </w:r>
      <w:r w:rsidRPr="00CB2B3F">
        <w:t>기한까지</w:t>
      </w:r>
      <w:r w:rsidRPr="00CB2B3F">
        <w:t xml:space="preserve"> </w:t>
      </w:r>
      <w:r>
        <w:rPr>
          <w:rFonts w:hint="eastAsia"/>
        </w:rPr>
        <w:t>양도</w:t>
      </w:r>
      <w:r w:rsidRPr="00CB2B3F">
        <w:t>하지</w:t>
      </w:r>
      <w:r w:rsidRPr="00CB2B3F">
        <w:t xml:space="preserve"> </w:t>
      </w:r>
      <w:r w:rsidRPr="00CB2B3F">
        <w:t>아니한</w:t>
      </w:r>
      <w:r w:rsidRPr="00CB2B3F">
        <w:t xml:space="preserve"> </w:t>
      </w:r>
      <w:r w:rsidRPr="00CB2B3F">
        <w:t>경우</w:t>
      </w:r>
      <w:r w:rsidRPr="00CB2B3F">
        <w:t xml:space="preserve"> </w:t>
      </w:r>
      <w:proofErr w:type="spellStart"/>
      <w:r w:rsidRPr="00CB2B3F">
        <w:t>양도재산가액의</w:t>
      </w:r>
      <w:proofErr w:type="spellEnd"/>
      <w:r w:rsidRPr="00CB2B3F">
        <w:t xml:space="preserve"> </w:t>
      </w:r>
      <w:r>
        <w:t>20%</w:t>
      </w:r>
      <w:r>
        <w:rPr>
          <w:rFonts w:hint="eastAsia"/>
        </w:rPr>
        <w:t>에</w:t>
      </w:r>
      <w:r>
        <w:rPr>
          <w:rFonts w:hint="eastAsia"/>
        </w:rPr>
        <w:t xml:space="preserve"> </w:t>
      </w:r>
      <w:r>
        <w:rPr>
          <w:rFonts w:hint="eastAsia"/>
        </w:rPr>
        <w:t>해당하는</w:t>
      </w:r>
      <w:r>
        <w:rPr>
          <w:rFonts w:hint="eastAsia"/>
        </w:rPr>
        <w:t xml:space="preserve"> </w:t>
      </w:r>
      <w:r>
        <w:rPr>
          <w:rFonts w:hint="eastAsia"/>
        </w:rPr>
        <w:t>이행강제금을</w:t>
      </w:r>
      <w:r w:rsidRPr="00CB2B3F">
        <w:t xml:space="preserve"> </w:t>
      </w:r>
      <w:r>
        <w:rPr>
          <w:rFonts w:hint="eastAsia"/>
        </w:rPr>
        <w:t>연</w:t>
      </w:r>
      <w:r>
        <w:rPr>
          <w:rFonts w:hint="eastAsia"/>
        </w:rPr>
        <w:t xml:space="preserve"> </w:t>
      </w:r>
      <w:r>
        <w:t>1</w:t>
      </w:r>
      <w:r>
        <w:rPr>
          <w:rFonts w:hint="eastAsia"/>
        </w:rPr>
        <w:t>회</w:t>
      </w:r>
      <w:r>
        <w:rPr>
          <w:rFonts w:hint="eastAsia"/>
        </w:rPr>
        <w:t xml:space="preserve"> </w:t>
      </w:r>
      <w:r>
        <w:rPr>
          <w:rFonts w:hint="eastAsia"/>
        </w:rPr>
        <w:t>양도</w:t>
      </w:r>
      <w:r>
        <w:rPr>
          <w:rFonts w:hint="eastAsia"/>
        </w:rPr>
        <w:t xml:space="preserve"> </w:t>
      </w:r>
      <w:r>
        <w:rPr>
          <w:rFonts w:hint="eastAsia"/>
        </w:rPr>
        <w:t>완료시까지</w:t>
      </w:r>
      <w:del w:id="829" w:author="heesung.ahn" w:date="2021-08-31T01:19:00Z">
        <w:r w:rsidRPr="00CB2B3F" w:rsidDel="008B7A74">
          <w:delText xml:space="preserve"> </w:delText>
        </w:r>
      </w:del>
      <w:r w:rsidRPr="00CB2B3F">
        <w:t xml:space="preserve"> </w:t>
      </w:r>
      <w:r w:rsidRPr="00CB2B3F">
        <w:t>부과할</w:t>
      </w:r>
      <w:r w:rsidRPr="00CB2B3F">
        <w:t xml:space="preserve"> </w:t>
      </w:r>
      <w:r w:rsidRPr="00CB2B3F">
        <w:t>수</w:t>
      </w:r>
      <w:r w:rsidRPr="00CB2B3F">
        <w:t xml:space="preserve"> </w:t>
      </w:r>
      <w:r w:rsidRPr="00CB2B3F">
        <w:t>있음</w:t>
      </w:r>
      <w:r w:rsidRPr="00CB2B3F">
        <w:t>.</w:t>
      </w:r>
    </w:p>
    <w:p w14:paraId="0F5BF14D" w14:textId="77777777" w:rsidR="00026A7E" w:rsidDel="008B7A74" w:rsidRDefault="00026A7E" w:rsidP="00026A7E">
      <w:pPr>
        <w:pStyle w:val="a5"/>
        <w:spacing w:after="240" w:line="350" w:lineRule="atLeast"/>
        <w:ind w:leftChars="0" w:left="907"/>
        <w:rPr>
          <w:del w:id="830" w:author="heesung.ahn" w:date="2021-08-31T01:19:00Z"/>
        </w:rPr>
      </w:pPr>
      <w:del w:id="831" w:author="heesung.ahn" w:date="2021-08-31T01:19:00Z">
        <w:r w:rsidDel="008B7A74">
          <w:rPr>
            <w:rFonts w:hint="eastAsia"/>
          </w:rPr>
          <w:delText>한편</w:delText>
        </w:r>
        <w:r w:rsidDel="008B7A74">
          <w:rPr>
            <w:rFonts w:hint="eastAsia"/>
          </w:rPr>
          <w:delText>,</w:delText>
        </w:r>
        <w:r w:rsidDel="008B7A74">
          <w:delText xml:space="preserve"> </w:delText>
        </w:r>
        <w:r w:rsidDel="008B7A74">
          <w:rPr>
            <w:rFonts w:hint="eastAsia"/>
          </w:rPr>
          <w:delText>국토계획법</w:delText>
        </w:r>
        <w:r w:rsidDel="008B7A74">
          <w:rPr>
            <w:rFonts w:hint="eastAsia"/>
          </w:rPr>
          <w:delText xml:space="preserve"> </w:delText>
        </w:r>
        <w:r w:rsidDel="008B7A74">
          <w:rPr>
            <w:rFonts w:hint="eastAsia"/>
          </w:rPr>
          <w:delText>제</w:delText>
        </w:r>
        <w:r w:rsidDel="008B7A74">
          <w:rPr>
            <w:rFonts w:hint="eastAsia"/>
          </w:rPr>
          <w:delText>133</w:delText>
        </w:r>
        <w:r w:rsidDel="008B7A74">
          <w:rPr>
            <w:rFonts w:hint="eastAsia"/>
          </w:rPr>
          <w:delText>조</w:delText>
        </w:r>
        <w:r w:rsidDel="008B7A74">
          <w:rPr>
            <w:rFonts w:hint="eastAsia"/>
          </w:rPr>
          <w:delText xml:space="preserve"> </w:delText>
        </w:r>
        <w:r w:rsidDel="008B7A74">
          <w:rPr>
            <w:rFonts w:hint="eastAsia"/>
          </w:rPr>
          <w:delText>및</w:delText>
        </w:r>
        <w:r w:rsidDel="008B7A74">
          <w:rPr>
            <w:rFonts w:hint="eastAsia"/>
          </w:rPr>
          <w:delText xml:space="preserve"> </w:delText>
        </w:r>
        <w:r w:rsidDel="008B7A74">
          <w:rPr>
            <w:rFonts w:hint="eastAsia"/>
          </w:rPr>
          <w:delText>제</w:delText>
        </w:r>
        <w:r w:rsidDel="008B7A74">
          <w:rPr>
            <w:rFonts w:hint="eastAsia"/>
          </w:rPr>
          <w:delText>1</w:delText>
        </w:r>
        <w:r w:rsidDel="008B7A74">
          <w:delText>42</w:delText>
        </w:r>
        <w:r w:rsidDel="008B7A74">
          <w:rPr>
            <w:rFonts w:hint="eastAsia"/>
          </w:rPr>
          <w:delText>조에</w:delText>
        </w:r>
        <w:r w:rsidDel="008B7A74">
          <w:rPr>
            <w:rFonts w:hint="eastAsia"/>
          </w:rPr>
          <w:delText xml:space="preserve"> </w:delText>
        </w:r>
        <w:r w:rsidDel="008B7A74">
          <w:rPr>
            <w:rFonts w:hint="eastAsia"/>
          </w:rPr>
          <w:delText>의하면</w:delText>
        </w:r>
        <w:r w:rsidDel="008B7A74">
          <w:rPr>
            <w:rFonts w:hint="eastAsia"/>
          </w:rPr>
          <w:delText xml:space="preserve"> </w:delText>
        </w:r>
        <w:r w:rsidDel="008B7A74">
          <w:rPr>
            <w:rFonts w:hint="eastAsia"/>
          </w:rPr>
          <w:delText>관할</w:delText>
        </w:r>
        <w:r w:rsidDel="008B7A74">
          <w:rPr>
            <w:rFonts w:hint="eastAsia"/>
          </w:rPr>
          <w:delText xml:space="preserve"> </w:delText>
        </w:r>
        <w:r w:rsidDel="008B7A74">
          <w:rPr>
            <w:rFonts w:hint="eastAsia"/>
          </w:rPr>
          <w:delText>행정기관은</w:delText>
        </w:r>
        <w:r w:rsidDel="008B7A74">
          <w:rPr>
            <w:rFonts w:hint="eastAsia"/>
          </w:rPr>
          <w:delText xml:space="preserve"> </w:delText>
        </w:r>
        <w:r w:rsidDel="008B7A74">
          <w:rPr>
            <w:rFonts w:hint="eastAsia"/>
          </w:rPr>
          <w:delText>도시계획시설사업의</w:delText>
        </w:r>
        <w:r w:rsidDel="008B7A74">
          <w:rPr>
            <w:rFonts w:hint="eastAsia"/>
          </w:rPr>
          <w:delText xml:space="preserve"> </w:delText>
        </w:r>
        <w:r w:rsidDel="008B7A74">
          <w:rPr>
            <w:rFonts w:hint="eastAsia"/>
          </w:rPr>
          <w:delText>실시계획인가</w:delText>
        </w:r>
        <w:r w:rsidDel="008B7A74">
          <w:rPr>
            <w:rFonts w:hint="eastAsia"/>
          </w:rPr>
          <w:delText xml:space="preserve"> </w:delText>
        </w:r>
        <w:r w:rsidDel="008B7A74">
          <w:rPr>
            <w:rFonts w:hint="eastAsia"/>
          </w:rPr>
          <w:delText>또는</w:delText>
        </w:r>
        <w:r w:rsidDel="008B7A74">
          <w:rPr>
            <w:rFonts w:hint="eastAsia"/>
          </w:rPr>
          <w:delText xml:space="preserve"> </w:delText>
        </w:r>
        <w:r w:rsidDel="008B7A74">
          <w:rPr>
            <w:rFonts w:hint="eastAsia"/>
          </w:rPr>
          <w:delText>변경인가를</w:delText>
        </w:r>
        <w:r w:rsidDel="008B7A74">
          <w:rPr>
            <w:rFonts w:hint="eastAsia"/>
          </w:rPr>
          <w:delText xml:space="preserve"> </w:delText>
        </w:r>
        <w:r w:rsidDel="008B7A74">
          <w:rPr>
            <w:rFonts w:hint="eastAsia"/>
          </w:rPr>
          <w:delText>받은</w:delText>
        </w:r>
        <w:r w:rsidDel="008B7A74">
          <w:rPr>
            <w:rFonts w:hint="eastAsia"/>
          </w:rPr>
          <w:delText xml:space="preserve"> </w:delText>
        </w:r>
        <w:r w:rsidDel="008B7A74">
          <w:rPr>
            <w:rFonts w:hint="eastAsia"/>
          </w:rPr>
          <w:delText>내용에</w:delText>
        </w:r>
        <w:r w:rsidDel="008B7A74">
          <w:rPr>
            <w:rFonts w:hint="eastAsia"/>
          </w:rPr>
          <w:delText xml:space="preserve"> </w:delText>
        </w:r>
        <w:r w:rsidDel="008B7A74">
          <w:rPr>
            <w:rFonts w:hint="eastAsia"/>
          </w:rPr>
          <w:delText>맞지</w:delText>
        </w:r>
        <w:r w:rsidDel="008B7A74">
          <w:rPr>
            <w:rFonts w:hint="eastAsia"/>
          </w:rPr>
          <w:delText xml:space="preserve"> </w:delText>
        </w:r>
        <w:r w:rsidDel="008B7A74">
          <w:rPr>
            <w:rFonts w:hint="eastAsia"/>
          </w:rPr>
          <w:delText>아니하게</w:delText>
        </w:r>
        <w:r w:rsidDel="008B7A74">
          <w:rPr>
            <w:rFonts w:hint="eastAsia"/>
          </w:rPr>
          <w:delText xml:space="preserve"> </w:delText>
        </w:r>
        <w:r w:rsidDel="008B7A74">
          <w:rPr>
            <w:rFonts w:hint="eastAsia"/>
          </w:rPr>
          <w:delText>도시계획시설을</w:delText>
        </w:r>
        <w:r w:rsidDel="008B7A74">
          <w:rPr>
            <w:rFonts w:hint="eastAsia"/>
          </w:rPr>
          <w:delText xml:space="preserve"> </w:delText>
        </w:r>
        <w:r w:rsidDel="008B7A74">
          <w:rPr>
            <w:rFonts w:hint="eastAsia"/>
          </w:rPr>
          <w:delText>설치하거나</w:delText>
        </w:r>
        <w:r w:rsidDel="008B7A74">
          <w:rPr>
            <w:rFonts w:hint="eastAsia"/>
          </w:rPr>
          <w:delText xml:space="preserve"> </w:delText>
        </w:r>
        <w:r w:rsidDel="008B7A74">
          <w:rPr>
            <w:rFonts w:hint="eastAsia"/>
          </w:rPr>
          <w:delText>용도를</w:delText>
        </w:r>
        <w:r w:rsidDel="008B7A74">
          <w:rPr>
            <w:rFonts w:hint="eastAsia"/>
          </w:rPr>
          <w:delText xml:space="preserve"> </w:delText>
        </w:r>
        <w:r w:rsidDel="008B7A74">
          <w:rPr>
            <w:rFonts w:hint="eastAsia"/>
          </w:rPr>
          <w:delText>변경한</w:delText>
        </w:r>
        <w:r w:rsidDel="008B7A74">
          <w:rPr>
            <w:rFonts w:hint="eastAsia"/>
          </w:rPr>
          <w:delText xml:space="preserve"> </w:delText>
        </w:r>
        <w:r w:rsidDel="008B7A74">
          <w:rPr>
            <w:rFonts w:hint="eastAsia"/>
          </w:rPr>
          <w:delText>자에</w:delText>
        </w:r>
        <w:r w:rsidDel="008B7A74">
          <w:rPr>
            <w:rFonts w:hint="eastAsia"/>
          </w:rPr>
          <w:delText xml:space="preserve"> </w:delText>
        </w:r>
        <w:r w:rsidDel="008B7A74">
          <w:rPr>
            <w:rFonts w:hint="eastAsia"/>
          </w:rPr>
          <w:delText>대하여</w:delText>
        </w:r>
        <w:r w:rsidDel="008B7A74">
          <w:rPr>
            <w:rFonts w:hint="eastAsia"/>
          </w:rPr>
          <w:delText xml:space="preserve"> </w:delText>
        </w:r>
        <w:r w:rsidDel="008B7A74">
          <w:rPr>
            <w:rFonts w:hint="eastAsia"/>
          </w:rPr>
          <w:delText>국토계획법에</w:delText>
        </w:r>
        <w:r w:rsidDel="008B7A74">
          <w:rPr>
            <w:rFonts w:hint="eastAsia"/>
          </w:rPr>
          <w:delText xml:space="preserve"> </w:delText>
        </w:r>
        <w:r w:rsidDel="008B7A74">
          <w:rPr>
            <w:rFonts w:hint="eastAsia"/>
          </w:rPr>
          <w:delText>따른</w:delText>
        </w:r>
        <w:r w:rsidDel="008B7A74">
          <w:rPr>
            <w:rFonts w:hint="eastAsia"/>
          </w:rPr>
          <w:delText xml:space="preserve"> </w:delText>
        </w:r>
        <w:r w:rsidDel="008B7A74">
          <w:rPr>
            <w:rFonts w:hint="eastAsia"/>
          </w:rPr>
          <w:delText>허가인가</w:delText>
        </w:r>
        <w:r w:rsidDel="008B7A74">
          <w:rPr>
            <w:rFonts w:hint="eastAsia"/>
          </w:rPr>
          <w:delText xml:space="preserve"> </w:delText>
        </w:r>
        <w:r w:rsidDel="008B7A74">
          <w:rPr>
            <w:rFonts w:hint="eastAsia"/>
          </w:rPr>
          <w:delText>등의</w:delText>
        </w:r>
        <w:r w:rsidDel="008B7A74">
          <w:rPr>
            <w:rFonts w:hint="eastAsia"/>
          </w:rPr>
          <w:delText xml:space="preserve"> </w:delText>
        </w:r>
        <w:r w:rsidDel="008B7A74">
          <w:rPr>
            <w:rFonts w:hint="eastAsia"/>
          </w:rPr>
          <w:delText>취소</w:delText>
        </w:r>
        <w:r w:rsidDel="008B7A74">
          <w:rPr>
            <w:rFonts w:hint="eastAsia"/>
          </w:rPr>
          <w:delText>,</w:delText>
        </w:r>
        <w:r w:rsidDel="008B7A74">
          <w:delText xml:space="preserve"> </w:delText>
        </w:r>
        <w:r w:rsidDel="008B7A74">
          <w:rPr>
            <w:rFonts w:hint="eastAsia"/>
          </w:rPr>
          <w:delText>공사의</w:delText>
        </w:r>
        <w:r w:rsidDel="008B7A74">
          <w:rPr>
            <w:rFonts w:hint="eastAsia"/>
          </w:rPr>
          <w:delText xml:space="preserve"> </w:delText>
        </w:r>
        <w:r w:rsidDel="008B7A74">
          <w:rPr>
            <w:rFonts w:hint="eastAsia"/>
          </w:rPr>
          <w:delText>중지</w:delText>
        </w:r>
        <w:r w:rsidDel="008B7A74">
          <w:rPr>
            <w:rFonts w:hint="eastAsia"/>
          </w:rPr>
          <w:delText>,</w:delText>
        </w:r>
        <w:r w:rsidDel="008B7A74">
          <w:delText xml:space="preserve"> </w:delText>
        </w:r>
        <w:r w:rsidDel="008B7A74">
          <w:rPr>
            <w:rFonts w:hint="eastAsia"/>
          </w:rPr>
          <w:delText>공작물</w:delText>
        </w:r>
        <w:r w:rsidDel="008B7A74">
          <w:rPr>
            <w:rFonts w:hint="eastAsia"/>
          </w:rPr>
          <w:delText xml:space="preserve"> </w:delText>
        </w:r>
        <w:r w:rsidDel="008B7A74">
          <w:rPr>
            <w:rFonts w:hint="eastAsia"/>
          </w:rPr>
          <w:delText>등의</w:delText>
        </w:r>
        <w:r w:rsidDel="008B7A74">
          <w:rPr>
            <w:rFonts w:hint="eastAsia"/>
          </w:rPr>
          <w:delText xml:space="preserve"> </w:delText>
        </w:r>
        <w:r w:rsidDel="008B7A74">
          <w:rPr>
            <w:rFonts w:hint="eastAsia"/>
          </w:rPr>
          <w:delText>개축</w:delText>
        </w:r>
        <w:r w:rsidDel="008B7A74">
          <w:rPr>
            <w:rFonts w:hint="eastAsia"/>
          </w:rPr>
          <w:delText xml:space="preserve"> </w:delText>
        </w:r>
        <w:r w:rsidDel="008B7A74">
          <w:rPr>
            <w:rFonts w:hint="eastAsia"/>
          </w:rPr>
          <w:delText>또는</w:delText>
        </w:r>
        <w:r w:rsidDel="008B7A74">
          <w:rPr>
            <w:rFonts w:hint="eastAsia"/>
          </w:rPr>
          <w:delText xml:space="preserve"> </w:delText>
        </w:r>
        <w:r w:rsidDel="008B7A74">
          <w:rPr>
            <w:rFonts w:hint="eastAsia"/>
          </w:rPr>
          <w:delText>이전</w:delText>
        </w:r>
        <w:r w:rsidDel="008B7A74">
          <w:rPr>
            <w:rFonts w:hint="eastAsia"/>
          </w:rPr>
          <w:delText>,</w:delText>
        </w:r>
        <w:r w:rsidDel="008B7A74">
          <w:delText xml:space="preserve"> </w:delText>
        </w:r>
        <w:r w:rsidDel="008B7A74">
          <w:rPr>
            <w:rFonts w:hint="eastAsia"/>
          </w:rPr>
          <w:delText>그</w:delText>
        </w:r>
        <w:r w:rsidDel="008B7A74">
          <w:rPr>
            <w:rFonts w:hint="eastAsia"/>
          </w:rPr>
          <w:delText xml:space="preserve"> </w:delText>
        </w:r>
        <w:r w:rsidDel="008B7A74">
          <w:rPr>
            <w:rFonts w:hint="eastAsia"/>
          </w:rPr>
          <w:delText>밖에</w:delText>
        </w:r>
        <w:r w:rsidDel="008B7A74">
          <w:rPr>
            <w:rFonts w:hint="eastAsia"/>
          </w:rPr>
          <w:delText xml:space="preserve"> </w:delText>
        </w:r>
        <w:r w:rsidDel="008B7A74">
          <w:rPr>
            <w:rFonts w:hint="eastAsia"/>
          </w:rPr>
          <w:delText>필요한</w:delText>
        </w:r>
        <w:r w:rsidDel="008B7A74">
          <w:rPr>
            <w:rFonts w:hint="eastAsia"/>
          </w:rPr>
          <w:delText xml:space="preserve"> </w:delText>
        </w:r>
        <w:r w:rsidDel="008B7A74">
          <w:rPr>
            <w:rFonts w:hint="eastAsia"/>
          </w:rPr>
          <w:delText>처분을</w:delText>
        </w:r>
        <w:r w:rsidDel="008B7A74">
          <w:rPr>
            <w:rFonts w:hint="eastAsia"/>
          </w:rPr>
          <w:delText xml:space="preserve"> </w:delText>
        </w:r>
        <w:r w:rsidDel="008B7A74">
          <w:rPr>
            <w:rFonts w:hint="eastAsia"/>
          </w:rPr>
          <w:delText>하거나</w:delText>
        </w:r>
        <w:r w:rsidDel="008B7A74">
          <w:rPr>
            <w:rFonts w:hint="eastAsia"/>
          </w:rPr>
          <w:delText xml:space="preserve"> </w:delText>
        </w:r>
        <w:r w:rsidDel="008B7A74">
          <w:rPr>
            <w:rFonts w:hint="eastAsia"/>
          </w:rPr>
          <w:delText>조치를</w:delText>
        </w:r>
        <w:r w:rsidDel="008B7A74">
          <w:rPr>
            <w:rFonts w:hint="eastAsia"/>
          </w:rPr>
          <w:delText xml:space="preserve"> </w:delText>
        </w:r>
        <w:r w:rsidDel="008B7A74">
          <w:rPr>
            <w:rFonts w:hint="eastAsia"/>
          </w:rPr>
          <w:delText>명할</w:delText>
        </w:r>
        <w:r w:rsidDel="008B7A74">
          <w:rPr>
            <w:rFonts w:hint="eastAsia"/>
          </w:rPr>
          <w:delText xml:space="preserve"> </w:delText>
        </w:r>
        <w:r w:rsidDel="008B7A74">
          <w:rPr>
            <w:rFonts w:hint="eastAsia"/>
          </w:rPr>
          <w:delText>수</w:delText>
        </w:r>
        <w:r w:rsidDel="008B7A74">
          <w:rPr>
            <w:rFonts w:hint="eastAsia"/>
          </w:rPr>
          <w:delText xml:space="preserve"> </w:delText>
        </w:r>
        <w:r w:rsidDel="008B7A74">
          <w:rPr>
            <w:rFonts w:hint="eastAsia"/>
          </w:rPr>
          <w:delText>있고</w:delText>
        </w:r>
        <w:r w:rsidDel="008B7A74">
          <w:rPr>
            <w:rFonts w:hint="eastAsia"/>
          </w:rPr>
          <w:delText>,</w:delText>
        </w:r>
        <w:r w:rsidDel="008B7A74">
          <w:delText xml:space="preserve"> </w:delText>
        </w:r>
        <w:r w:rsidDel="008B7A74">
          <w:rPr>
            <w:rFonts w:hint="eastAsia"/>
          </w:rPr>
          <w:delText>해당</w:delText>
        </w:r>
        <w:r w:rsidDel="008B7A74">
          <w:rPr>
            <w:rFonts w:hint="eastAsia"/>
          </w:rPr>
          <w:delText xml:space="preserve"> </w:delText>
        </w:r>
        <w:r w:rsidDel="008B7A74">
          <w:rPr>
            <w:rFonts w:hint="eastAsia"/>
          </w:rPr>
          <w:delText>명령을</w:delText>
        </w:r>
        <w:r w:rsidDel="008B7A74">
          <w:rPr>
            <w:rFonts w:hint="eastAsia"/>
          </w:rPr>
          <w:delText xml:space="preserve"> </w:delText>
        </w:r>
        <w:r w:rsidDel="008B7A74">
          <w:rPr>
            <w:rFonts w:hint="eastAsia"/>
          </w:rPr>
          <w:delText>위반한</w:delText>
        </w:r>
        <w:r w:rsidDel="008B7A74">
          <w:rPr>
            <w:rFonts w:hint="eastAsia"/>
          </w:rPr>
          <w:delText xml:space="preserve"> </w:delText>
        </w:r>
        <w:r w:rsidDel="008B7A74">
          <w:rPr>
            <w:rFonts w:hint="eastAsia"/>
          </w:rPr>
          <w:delText>경우</w:delText>
        </w:r>
        <w:r w:rsidDel="008B7A74">
          <w:rPr>
            <w:rFonts w:hint="eastAsia"/>
          </w:rPr>
          <w:delText xml:space="preserve"> </w:delText>
        </w:r>
        <w:r w:rsidDel="008B7A74">
          <w:delText>1</w:delText>
        </w:r>
        <w:r w:rsidDel="008B7A74">
          <w:rPr>
            <w:rFonts w:hint="eastAsia"/>
          </w:rPr>
          <w:delText>년</w:delText>
        </w:r>
        <w:r w:rsidDel="008B7A74">
          <w:rPr>
            <w:rFonts w:hint="eastAsia"/>
          </w:rPr>
          <w:delText xml:space="preserve"> </w:delText>
        </w:r>
        <w:r w:rsidDel="008B7A74">
          <w:rPr>
            <w:rFonts w:hint="eastAsia"/>
          </w:rPr>
          <w:delText>이하의</w:delText>
        </w:r>
        <w:r w:rsidDel="008B7A74">
          <w:rPr>
            <w:rFonts w:hint="eastAsia"/>
          </w:rPr>
          <w:delText xml:space="preserve"> </w:delText>
        </w:r>
        <w:r w:rsidDel="008B7A74">
          <w:rPr>
            <w:rFonts w:hint="eastAsia"/>
          </w:rPr>
          <w:delText>징역</w:delText>
        </w:r>
        <w:r w:rsidDel="008B7A74">
          <w:rPr>
            <w:rFonts w:hint="eastAsia"/>
          </w:rPr>
          <w:delText xml:space="preserve"> </w:delText>
        </w:r>
        <w:r w:rsidDel="008B7A74">
          <w:rPr>
            <w:rFonts w:hint="eastAsia"/>
          </w:rPr>
          <w:delText>또는</w:delText>
        </w:r>
        <w:r w:rsidDel="008B7A74">
          <w:rPr>
            <w:rFonts w:hint="eastAsia"/>
          </w:rPr>
          <w:delText xml:space="preserve"> </w:delText>
        </w:r>
        <w:r w:rsidDel="008B7A74">
          <w:delText>1,000</w:delText>
        </w:r>
        <w:r w:rsidDel="008B7A74">
          <w:rPr>
            <w:rFonts w:hint="eastAsia"/>
          </w:rPr>
          <w:delText>만원</w:delText>
        </w:r>
        <w:r w:rsidDel="008B7A74">
          <w:rPr>
            <w:rFonts w:hint="eastAsia"/>
          </w:rPr>
          <w:delText xml:space="preserve"> </w:delText>
        </w:r>
        <w:r w:rsidDel="008B7A74">
          <w:rPr>
            <w:rFonts w:hint="eastAsia"/>
          </w:rPr>
          <w:delText>이하의</w:delText>
        </w:r>
        <w:r w:rsidDel="008B7A74">
          <w:rPr>
            <w:rFonts w:hint="eastAsia"/>
          </w:rPr>
          <w:delText xml:space="preserve"> </w:delText>
        </w:r>
        <w:r w:rsidDel="008B7A74">
          <w:rPr>
            <w:rFonts w:hint="eastAsia"/>
          </w:rPr>
          <w:delText>벌금에</w:delText>
        </w:r>
        <w:r w:rsidDel="008B7A74">
          <w:rPr>
            <w:rFonts w:hint="eastAsia"/>
          </w:rPr>
          <w:delText xml:space="preserve"> </w:delText>
        </w:r>
        <w:r w:rsidDel="008B7A74">
          <w:rPr>
            <w:rFonts w:hint="eastAsia"/>
          </w:rPr>
          <w:delText>처해질</w:delText>
        </w:r>
        <w:r w:rsidDel="008B7A74">
          <w:rPr>
            <w:rFonts w:hint="eastAsia"/>
          </w:rPr>
          <w:delText xml:space="preserve"> </w:delText>
        </w:r>
        <w:r w:rsidDel="008B7A74">
          <w:rPr>
            <w:rFonts w:hint="eastAsia"/>
          </w:rPr>
          <w:delText>수</w:delText>
        </w:r>
        <w:r w:rsidDel="008B7A74">
          <w:rPr>
            <w:rFonts w:hint="eastAsia"/>
          </w:rPr>
          <w:delText xml:space="preserve"> </w:delText>
        </w:r>
        <w:r w:rsidDel="008B7A74">
          <w:rPr>
            <w:rFonts w:hint="eastAsia"/>
          </w:rPr>
          <w:delText>있음</w:delText>
        </w:r>
        <w:r w:rsidDel="008B7A74">
          <w:rPr>
            <w:rFonts w:hint="eastAsia"/>
          </w:rPr>
          <w:delText>.</w:delText>
        </w:r>
      </w:del>
    </w:p>
    <w:p w14:paraId="5544E1E6" w14:textId="77777777" w:rsidR="00026A7E" w:rsidRPr="005A03D6" w:rsidRDefault="00026A7E" w:rsidP="00026A7E">
      <w:pPr>
        <w:numPr>
          <w:ilvl w:val="0"/>
          <w:numId w:val="32"/>
        </w:numPr>
        <w:spacing w:after="240" w:line="350" w:lineRule="atLeast"/>
        <w:rPr>
          <w:b/>
        </w:rPr>
      </w:pPr>
      <w:r w:rsidRPr="005A03D6">
        <w:rPr>
          <w:rFonts w:hint="eastAsia"/>
          <w:b/>
        </w:rPr>
        <w:t>구조고도화</w:t>
      </w:r>
      <w:r w:rsidRPr="005A03D6">
        <w:rPr>
          <w:rFonts w:hint="eastAsia"/>
          <w:b/>
        </w:rPr>
        <w:t xml:space="preserve"> </w:t>
      </w:r>
      <w:r w:rsidRPr="005A03D6">
        <w:rPr>
          <w:rFonts w:hint="eastAsia"/>
          <w:b/>
        </w:rPr>
        <w:t>사업</w:t>
      </w:r>
    </w:p>
    <w:p w14:paraId="4E9B26F8" w14:textId="77777777" w:rsidR="00026A7E" w:rsidRPr="00CB2B3F" w:rsidRDefault="00026A7E" w:rsidP="00026A7E">
      <w:pPr>
        <w:pStyle w:val="a5"/>
        <w:spacing w:after="240" w:line="350" w:lineRule="atLeast"/>
        <w:ind w:leftChars="412" w:left="906"/>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proofErr w:type="spellStart"/>
      <w:r>
        <w:rPr>
          <w:rFonts w:hint="eastAsia"/>
          <w:szCs w:val="22"/>
        </w:rPr>
        <w:t>오이도물류센터를</w:t>
      </w:r>
      <w:proofErr w:type="spellEnd"/>
      <w:r>
        <w:rPr>
          <w:rFonts w:hint="eastAsia"/>
          <w:szCs w:val="22"/>
        </w:rPr>
        <w:t xml:space="preserve"> </w:t>
      </w:r>
      <w:ins w:id="832" w:author="heesung.ahn" w:date="2021-08-31T01:19:00Z">
        <w:r w:rsidR="008B7A74">
          <w:rPr>
            <w:rFonts w:hint="eastAsia"/>
            <w:szCs w:val="22"/>
          </w:rPr>
          <w:t>계속하여</w:t>
        </w:r>
        <w:r w:rsidR="008B7A74">
          <w:rPr>
            <w:rFonts w:hint="eastAsia"/>
            <w:szCs w:val="22"/>
          </w:rPr>
          <w:t xml:space="preserve"> </w:t>
        </w:r>
      </w:ins>
      <w:r>
        <w:rPr>
          <w:rFonts w:hint="eastAsia"/>
          <w:szCs w:val="22"/>
        </w:rPr>
        <w:t>자가창고</w:t>
      </w:r>
      <w:r>
        <w:rPr>
          <w:rFonts w:hint="eastAsia"/>
          <w:szCs w:val="22"/>
        </w:rPr>
        <w:t xml:space="preserve"> </w:t>
      </w:r>
      <w:r>
        <w:rPr>
          <w:rFonts w:hint="eastAsia"/>
          <w:szCs w:val="22"/>
        </w:rPr>
        <w:t>용도로</w:t>
      </w:r>
      <w:r>
        <w:rPr>
          <w:rFonts w:hint="eastAsia"/>
          <w:szCs w:val="22"/>
        </w:rPr>
        <w:t xml:space="preserve"> </w:t>
      </w:r>
      <w:r>
        <w:rPr>
          <w:rFonts w:hint="eastAsia"/>
          <w:szCs w:val="22"/>
        </w:rPr>
        <w:t>사용</w:t>
      </w:r>
      <w:ins w:id="833" w:author="heesung.ahn" w:date="2021-08-31T01:20:00Z">
        <w:r w:rsidR="008B7A74">
          <w:rPr>
            <w:rFonts w:hint="eastAsia"/>
            <w:szCs w:val="22"/>
          </w:rPr>
          <w:t>할</w:t>
        </w:r>
        <w:r w:rsidR="008B7A74">
          <w:rPr>
            <w:rFonts w:hint="eastAsia"/>
            <w:szCs w:val="22"/>
          </w:rPr>
          <w:t xml:space="preserve"> </w:t>
        </w:r>
        <w:r w:rsidR="008B7A74">
          <w:rPr>
            <w:rFonts w:hint="eastAsia"/>
            <w:szCs w:val="22"/>
          </w:rPr>
          <w:t>수</w:t>
        </w:r>
        <w:r w:rsidR="008B7A74">
          <w:rPr>
            <w:rFonts w:hint="eastAsia"/>
            <w:szCs w:val="22"/>
          </w:rPr>
          <w:t xml:space="preserve"> </w:t>
        </w:r>
        <w:r w:rsidR="008B7A74">
          <w:rPr>
            <w:rFonts w:hint="eastAsia"/>
            <w:szCs w:val="22"/>
          </w:rPr>
          <w:t>있도록</w:t>
        </w:r>
        <w:r w:rsidR="008B7A74">
          <w:rPr>
            <w:rFonts w:hint="eastAsia"/>
            <w:szCs w:val="22"/>
          </w:rPr>
          <w:t xml:space="preserve"> </w:t>
        </w:r>
        <w:r w:rsidR="008B7A74">
          <w:rPr>
            <w:rFonts w:hint="eastAsia"/>
            <w:szCs w:val="22"/>
          </w:rPr>
          <w:t>관련</w:t>
        </w:r>
        <w:r w:rsidR="008B7A74">
          <w:rPr>
            <w:rFonts w:hint="eastAsia"/>
            <w:szCs w:val="22"/>
          </w:rPr>
          <w:t xml:space="preserve"> </w:t>
        </w:r>
        <w:r w:rsidR="008B7A74">
          <w:rPr>
            <w:rFonts w:hint="eastAsia"/>
            <w:szCs w:val="22"/>
          </w:rPr>
          <w:t>규제를</w:t>
        </w:r>
        <w:r w:rsidR="008B7A74">
          <w:rPr>
            <w:rFonts w:hint="eastAsia"/>
            <w:szCs w:val="22"/>
          </w:rPr>
          <w:t xml:space="preserve"> </w:t>
        </w:r>
        <w:r w:rsidR="008B7A74">
          <w:rPr>
            <w:rFonts w:hint="eastAsia"/>
            <w:szCs w:val="22"/>
          </w:rPr>
          <w:t>변경하고</w:t>
        </w:r>
        <w:r w:rsidR="008B7A74">
          <w:rPr>
            <w:rFonts w:hint="eastAsia"/>
            <w:szCs w:val="22"/>
          </w:rPr>
          <w:t>,</w:t>
        </w:r>
        <w:r w:rsidR="008B7A74">
          <w:rPr>
            <w:szCs w:val="22"/>
          </w:rPr>
          <w:t xml:space="preserve"> </w:t>
        </w:r>
      </w:ins>
      <w:del w:id="834" w:author="heesung.ahn" w:date="2021-08-31T01:20:00Z">
        <w:r w:rsidDel="008B7A74">
          <w:rPr>
            <w:rFonts w:hint="eastAsia"/>
            <w:szCs w:val="22"/>
          </w:rPr>
          <w:delText>하고</w:delText>
        </w:r>
        <w:r w:rsidDel="008B7A74">
          <w:rPr>
            <w:rFonts w:hint="eastAsia"/>
            <w:szCs w:val="22"/>
          </w:rPr>
          <w:delText xml:space="preserve"> </w:delText>
        </w:r>
      </w:del>
      <w:r>
        <w:rPr>
          <w:rFonts w:hint="eastAsia"/>
          <w:szCs w:val="22"/>
        </w:rPr>
        <w:t>자산</w:t>
      </w:r>
      <w:r>
        <w:rPr>
          <w:rFonts w:hint="eastAsia"/>
          <w:szCs w:val="22"/>
        </w:rPr>
        <w:t xml:space="preserve"> </w:t>
      </w:r>
      <w:r>
        <w:rPr>
          <w:rFonts w:hint="eastAsia"/>
          <w:szCs w:val="22"/>
        </w:rPr>
        <w:t>가치</w:t>
      </w:r>
      <w:ins w:id="835" w:author="heesung.ahn" w:date="2021-08-31T01:20:00Z">
        <w:r w:rsidR="008B7A74">
          <w:rPr>
            <w:rFonts w:hint="eastAsia"/>
            <w:szCs w:val="22"/>
          </w:rPr>
          <w:t>가</w:t>
        </w:r>
      </w:ins>
      <w:r>
        <w:rPr>
          <w:rFonts w:hint="eastAsia"/>
          <w:szCs w:val="22"/>
        </w:rPr>
        <w:t xml:space="preserve"> </w:t>
      </w:r>
      <w:r>
        <w:rPr>
          <w:rFonts w:hint="eastAsia"/>
          <w:szCs w:val="22"/>
        </w:rPr>
        <w:t>증대</w:t>
      </w:r>
      <w:ins w:id="836" w:author="heesung.ahn" w:date="2021-08-31T01:20:00Z">
        <w:r w:rsidR="008B7A74">
          <w:rPr>
            <w:rFonts w:hint="eastAsia"/>
            <w:szCs w:val="22"/>
          </w:rPr>
          <w:t>되도록</w:t>
        </w:r>
        <w:r w:rsidR="008B7A74">
          <w:rPr>
            <w:rFonts w:hint="eastAsia"/>
            <w:szCs w:val="22"/>
          </w:rPr>
          <w:t xml:space="preserve"> </w:t>
        </w:r>
        <w:r w:rsidR="008B7A74">
          <w:rPr>
            <w:rFonts w:hint="eastAsia"/>
            <w:szCs w:val="22"/>
          </w:rPr>
          <w:t>하기</w:t>
        </w:r>
      </w:ins>
      <w:del w:id="837" w:author="heesung.ahn" w:date="2021-08-31T01:20:00Z">
        <w:r w:rsidDel="008B7A74">
          <w:rPr>
            <w:rFonts w:hint="eastAsia"/>
            <w:szCs w:val="22"/>
          </w:rPr>
          <w:delText>를</w:delText>
        </w:r>
      </w:del>
      <w:r>
        <w:rPr>
          <w:rFonts w:hint="eastAsia"/>
          <w:szCs w:val="22"/>
        </w:rPr>
        <w:t xml:space="preserve"> </w:t>
      </w:r>
      <w:r>
        <w:rPr>
          <w:rFonts w:hint="eastAsia"/>
          <w:szCs w:val="22"/>
        </w:rPr>
        <w:t>위해</w:t>
      </w:r>
      <w:r>
        <w:rPr>
          <w:rFonts w:hint="eastAsia"/>
          <w:szCs w:val="22"/>
        </w:rPr>
        <w:t xml:space="preserve"> </w:t>
      </w:r>
      <w:proofErr w:type="spellStart"/>
      <w:r>
        <w:rPr>
          <w:rFonts w:hint="eastAsia"/>
          <w:szCs w:val="22"/>
        </w:rPr>
        <w:t>오이도물류센터를</w:t>
      </w:r>
      <w:proofErr w:type="spellEnd"/>
      <w:r>
        <w:rPr>
          <w:rFonts w:hint="eastAsia"/>
          <w:szCs w:val="22"/>
        </w:rPr>
        <w:t xml:space="preserve"> </w:t>
      </w:r>
      <w:r>
        <w:rPr>
          <w:rFonts w:hint="eastAsia"/>
          <w:szCs w:val="22"/>
        </w:rPr>
        <w:t>기존</w:t>
      </w:r>
      <w:r>
        <w:rPr>
          <w:rFonts w:hint="eastAsia"/>
          <w:szCs w:val="22"/>
        </w:rPr>
        <w:t xml:space="preserve"> </w:t>
      </w:r>
      <w:r>
        <w:rPr>
          <w:rFonts w:hint="eastAsia"/>
          <w:szCs w:val="22"/>
        </w:rPr>
        <w:t>산업시설구역에서</w:t>
      </w:r>
      <w:r>
        <w:rPr>
          <w:rFonts w:hint="eastAsia"/>
          <w:szCs w:val="22"/>
        </w:rPr>
        <w:t xml:space="preserve"> </w:t>
      </w:r>
      <w:r>
        <w:rPr>
          <w:rFonts w:hint="eastAsia"/>
          <w:szCs w:val="22"/>
        </w:rPr>
        <w:t>지원시설구역으로</w:t>
      </w:r>
      <w:r>
        <w:rPr>
          <w:rFonts w:hint="eastAsia"/>
          <w:szCs w:val="22"/>
        </w:rPr>
        <w:t xml:space="preserve"> </w:t>
      </w:r>
      <w:r>
        <w:rPr>
          <w:rFonts w:hint="eastAsia"/>
          <w:szCs w:val="22"/>
        </w:rPr>
        <w:t>변경하고</w:t>
      </w:r>
      <w:r>
        <w:rPr>
          <w:rFonts w:hint="eastAsia"/>
          <w:szCs w:val="22"/>
        </w:rPr>
        <w:t>,</w:t>
      </w:r>
      <w:r w:rsidRPr="00CB2B3F">
        <w:rPr>
          <w:szCs w:val="22"/>
        </w:rPr>
        <w:t xml:space="preserve"> </w:t>
      </w:r>
      <w:r w:rsidRPr="00CB2B3F">
        <w:rPr>
          <w:szCs w:val="22"/>
        </w:rPr>
        <w:t>용도</w:t>
      </w:r>
      <w:r w:rsidRPr="00CB2B3F">
        <w:rPr>
          <w:szCs w:val="22"/>
        </w:rPr>
        <w:t xml:space="preserve"> </w:t>
      </w:r>
      <w:r w:rsidRPr="00CB2B3F">
        <w:rPr>
          <w:szCs w:val="22"/>
        </w:rPr>
        <w:t>변경을</w:t>
      </w:r>
      <w:r w:rsidRPr="00CB2B3F">
        <w:rPr>
          <w:szCs w:val="22"/>
        </w:rPr>
        <w:t xml:space="preserve"> </w:t>
      </w:r>
      <w:r w:rsidRPr="00CB2B3F">
        <w:rPr>
          <w:szCs w:val="22"/>
        </w:rPr>
        <w:t>위한</w:t>
      </w:r>
      <w:r w:rsidRPr="00CB2B3F">
        <w:rPr>
          <w:szCs w:val="22"/>
        </w:rPr>
        <w:t xml:space="preserve"> </w:t>
      </w:r>
      <w:r>
        <w:rPr>
          <w:rFonts w:hint="eastAsia"/>
          <w:szCs w:val="22"/>
        </w:rPr>
        <w:t>조치를</w:t>
      </w:r>
      <w:r>
        <w:rPr>
          <w:rFonts w:hint="eastAsia"/>
          <w:szCs w:val="22"/>
        </w:rPr>
        <w:t xml:space="preserve"> </w:t>
      </w:r>
      <w:ins w:id="838" w:author="heesung.ahn" w:date="2021-08-31T01:20:00Z">
        <w:r w:rsidR="008B7A74">
          <w:rPr>
            <w:rFonts w:hint="eastAsia"/>
            <w:szCs w:val="22"/>
          </w:rPr>
          <w:t>수반하는</w:t>
        </w:r>
        <w:r w:rsidR="008B7A74">
          <w:rPr>
            <w:rFonts w:hint="eastAsia"/>
            <w:szCs w:val="22"/>
          </w:rPr>
          <w:t xml:space="preserve"> </w:t>
        </w:r>
      </w:ins>
      <w:del w:id="839" w:author="heesung.ahn" w:date="2021-08-31T01:20:00Z">
        <w:r w:rsidDel="008B7A74">
          <w:rPr>
            <w:rFonts w:hint="eastAsia"/>
            <w:szCs w:val="22"/>
          </w:rPr>
          <w:delText>취하기</w:delText>
        </w:r>
        <w:r w:rsidDel="008B7A74">
          <w:rPr>
            <w:rFonts w:hint="eastAsia"/>
            <w:szCs w:val="22"/>
          </w:rPr>
          <w:delText xml:space="preserve"> </w:delText>
        </w:r>
        <w:r w:rsidDel="008B7A74">
          <w:rPr>
            <w:rFonts w:hint="eastAsia"/>
            <w:szCs w:val="22"/>
          </w:rPr>
          <w:delText>위하여</w:delText>
        </w:r>
        <w:r w:rsidDel="008B7A74">
          <w:rPr>
            <w:rFonts w:hint="eastAsia"/>
            <w:szCs w:val="22"/>
          </w:rPr>
          <w:delText xml:space="preserve"> </w:delText>
        </w:r>
      </w:del>
      <w:r>
        <w:rPr>
          <w:rFonts w:hint="eastAsia"/>
          <w:szCs w:val="22"/>
        </w:rPr>
        <w:t>구도고도화</w:t>
      </w:r>
      <w:r>
        <w:rPr>
          <w:rFonts w:hint="eastAsia"/>
          <w:szCs w:val="22"/>
        </w:rPr>
        <w:t xml:space="preserve"> </w:t>
      </w:r>
      <w:r>
        <w:rPr>
          <w:rFonts w:hint="eastAsia"/>
          <w:szCs w:val="22"/>
        </w:rPr>
        <w:t>사업을</w:t>
      </w:r>
      <w:r>
        <w:rPr>
          <w:rFonts w:hint="eastAsia"/>
          <w:szCs w:val="22"/>
        </w:rPr>
        <w:t xml:space="preserve"> </w:t>
      </w:r>
      <w:r>
        <w:rPr>
          <w:rFonts w:hint="eastAsia"/>
          <w:szCs w:val="22"/>
        </w:rPr>
        <w:t>진행할</w:t>
      </w:r>
      <w:r>
        <w:rPr>
          <w:rFonts w:hint="eastAsia"/>
          <w:szCs w:val="22"/>
        </w:rPr>
        <w:t xml:space="preserve"> </w:t>
      </w:r>
      <w:r>
        <w:rPr>
          <w:rFonts w:hint="eastAsia"/>
          <w:szCs w:val="22"/>
        </w:rPr>
        <w:t>예정이나</w:t>
      </w:r>
      <w:r>
        <w:rPr>
          <w:rFonts w:hint="eastAsia"/>
          <w:szCs w:val="22"/>
        </w:rPr>
        <w:t xml:space="preserve">, </w:t>
      </w:r>
      <w:ins w:id="840" w:author="heesung.ahn" w:date="2021-08-31T01:20:00Z">
        <w:r w:rsidR="008B7A74">
          <w:rPr>
            <w:rFonts w:hint="eastAsia"/>
            <w:szCs w:val="22"/>
          </w:rPr>
          <w:t>현재까지</w:t>
        </w:r>
        <w:r w:rsidR="008B7A74">
          <w:rPr>
            <w:rFonts w:hint="eastAsia"/>
            <w:szCs w:val="22"/>
          </w:rPr>
          <w:t xml:space="preserve"> </w:t>
        </w:r>
      </w:ins>
      <w:r>
        <w:rPr>
          <w:rFonts w:hint="eastAsia"/>
          <w:szCs w:val="22"/>
        </w:rPr>
        <w:t>구체적으로</w:t>
      </w:r>
      <w:r>
        <w:rPr>
          <w:rFonts w:hint="eastAsia"/>
          <w:szCs w:val="22"/>
        </w:rPr>
        <w:t xml:space="preserve"> </w:t>
      </w:r>
      <w:r>
        <w:rPr>
          <w:rFonts w:hint="eastAsia"/>
          <w:szCs w:val="22"/>
        </w:rPr>
        <w:t>산업단지</w:t>
      </w:r>
      <w:r>
        <w:rPr>
          <w:rFonts w:hint="eastAsia"/>
          <w:szCs w:val="22"/>
        </w:rPr>
        <w:t xml:space="preserve"> </w:t>
      </w:r>
      <w:r>
        <w:rPr>
          <w:rFonts w:hint="eastAsia"/>
          <w:szCs w:val="22"/>
        </w:rPr>
        <w:t>관리기관과</w:t>
      </w:r>
      <w:r>
        <w:rPr>
          <w:rFonts w:hint="eastAsia"/>
          <w:szCs w:val="22"/>
        </w:rPr>
        <w:t xml:space="preserve"> </w:t>
      </w:r>
      <w:r>
        <w:rPr>
          <w:rFonts w:hint="eastAsia"/>
          <w:szCs w:val="22"/>
        </w:rPr>
        <w:t>합의된</w:t>
      </w:r>
      <w:r>
        <w:rPr>
          <w:rFonts w:hint="eastAsia"/>
          <w:szCs w:val="22"/>
        </w:rPr>
        <w:t xml:space="preserve"> </w:t>
      </w:r>
      <w:r>
        <w:rPr>
          <w:rFonts w:hint="eastAsia"/>
          <w:szCs w:val="22"/>
        </w:rPr>
        <w:t>바는</w:t>
      </w:r>
      <w:r>
        <w:rPr>
          <w:rFonts w:hint="eastAsia"/>
          <w:szCs w:val="22"/>
        </w:rPr>
        <w:t xml:space="preserve"> </w:t>
      </w:r>
      <w:r>
        <w:rPr>
          <w:rFonts w:hint="eastAsia"/>
          <w:szCs w:val="22"/>
        </w:rPr>
        <w:t>없으며</w:t>
      </w:r>
      <w:r>
        <w:rPr>
          <w:rFonts w:hint="eastAsia"/>
          <w:szCs w:val="22"/>
        </w:rPr>
        <w:t>,</w:t>
      </w:r>
      <w:r>
        <w:rPr>
          <w:szCs w:val="22"/>
        </w:rPr>
        <w:t xml:space="preserve"> 2021</w:t>
      </w:r>
      <w:r>
        <w:rPr>
          <w:rFonts w:hint="eastAsia"/>
          <w:szCs w:val="22"/>
        </w:rPr>
        <w:t>년</w:t>
      </w:r>
      <w:r>
        <w:rPr>
          <w:rFonts w:hint="eastAsia"/>
          <w:szCs w:val="22"/>
        </w:rPr>
        <w:t xml:space="preserve"> </w:t>
      </w:r>
      <w:r>
        <w:rPr>
          <w:rFonts w:hint="eastAsia"/>
          <w:szCs w:val="22"/>
        </w:rPr>
        <w:t>하반기에</w:t>
      </w:r>
      <w:r>
        <w:rPr>
          <w:rFonts w:hint="eastAsia"/>
          <w:szCs w:val="22"/>
        </w:rPr>
        <w:t xml:space="preserve"> </w:t>
      </w:r>
      <w:r>
        <w:rPr>
          <w:rFonts w:hint="eastAsia"/>
          <w:szCs w:val="22"/>
        </w:rPr>
        <w:t>협의를</w:t>
      </w:r>
      <w:r>
        <w:rPr>
          <w:rFonts w:hint="eastAsia"/>
          <w:szCs w:val="22"/>
        </w:rPr>
        <w:t xml:space="preserve"> </w:t>
      </w:r>
      <w:r>
        <w:rPr>
          <w:rFonts w:hint="eastAsia"/>
          <w:szCs w:val="22"/>
        </w:rPr>
        <w:t>진행할</w:t>
      </w:r>
      <w:r>
        <w:rPr>
          <w:rFonts w:hint="eastAsia"/>
          <w:szCs w:val="22"/>
        </w:rPr>
        <w:t xml:space="preserve"> </w:t>
      </w:r>
      <w:r>
        <w:rPr>
          <w:rFonts w:hint="eastAsia"/>
          <w:szCs w:val="22"/>
        </w:rPr>
        <w:t>예정</w:t>
      </w:r>
      <w:ins w:id="841" w:author="heesung.ahn" w:date="2021-08-31T01:20:00Z">
        <w:r w:rsidR="008B7A74">
          <w:rPr>
            <w:rFonts w:hint="eastAsia"/>
            <w:szCs w:val="22"/>
          </w:rPr>
          <w:t>임</w:t>
        </w:r>
      </w:ins>
      <w:del w:id="842" w:author="heesung.ahn" w:date="2021-08-31T01:20:00Z">
        <w:r w:rsidDel="008B7A74">
          <w:rPr>
            <w:rFonts w:hint="eastAsia"/>
            <w:szCs w:val="22"/>
          </w:rPr>
          <w:delText>이라고</w:delText>
        </w:r>
        <w:r w:rsidDel="008B7A74">
          <w:rPr>
            <w:rFonts w:hint="eastAsia"/>
            <w:szCs w:val="22"/>
          </w:rPr>
          <w:delText xml:space="preserve"> </w:delText>
        </w:r>
        <w:r w:rsidDel="008B7A74">
          <w:rPr>
            <w:rFonts w:hint="eastAsia"/>
            <w:szCs w:val="22"/>
          </w:rPr>
          <w:delText>함</w:delText>
        </w:r>
      </w:del>
      <w:r>
        <w:rPr>
          <w:rFonts w:hint="eastAsia"/>
          <w:szCs w:val="22"/>
        </w:rPr>
        <w:t>.</w:t>
      </w:r>
      <w:ins w:id="843" w:author="heesung.ahn" w:date="2021-08-31T01:20:00Z">
        <w:r w:rsidR="00B26065">
          <w:rPr>
            <w:szCs w:val="22"/>
          </w:rPr>
          <w:t xml:space="preserve"> </w:t>
        </w:r>
        <w:r w:rsidR="00B26065">
          <w:rPr>
            <w:rFonts w:hint="eastAsia"/>
            <w:szCs w:val="22"/>
          </w:rPr>
          <w:t>위와</w:t>
        </w:r>
        <w:r w:rsidR="00B26065">
          <w:rPr>
            <w:rFonts w:hint="eastAsia"/>
            <w:szCs w:val="22"/>
          </w:rPr>
          <w:t xml:space="preserve"> </w:t>
        </w:r>
        <w:r w:rsidR="00B26065">
          <w:rPr>
            <w:rFonts w:hint="eastAsia"/>
            <w:szCs w:val="22"/>
          </w:rPr>
          <w:t>같은</w:t>
        </w:r>
        <w:r w:rsidR="00B26065">
          <w:rPr>
            <w:rFonts w:hint="eastAsia"/>
            <w:szCs w:val="22"/>
          </w:rPr>
          <w:t xml:space="preserve"> </w:t>
        </w:r>
        <w:r w:rsidR="00B26065">
          <w:rPr>
            <w:rFonts w:hint="eastAsia"/>
            <w:szCs w:val="22"/>
          </w:rPr>
          <w:t>구조고도화</w:t>
        </w:r>
        <w:r w:rsidR="00B26065">
          <w:rPr>
            <w:rFonts w:hint="eastAsia"/>
            <w:szCs w:val="22"/>
          </w:rPr>
          <w:t xml:space="preserve"> </w:t>
        </w:r>
        <w:r w:rsidR="00B26065">
          <w:rPr>
            <w:rFonts w:hint="eastAsia"/>
            <w:szCs w:val="22"/>
          </w:rPr>
          <w:t>사업이</w:t>
        </w:r>
        <w:r w:rsidR="00B26065">
          <w:rPr>
            <w:rFonts w:hint="eastAsia"/>
            <w:szCs w:val="22"/>
          </w:rPr>
          <w:t xml:space="preserve"> </w:t>
        </w:r>
        <w:proofErr w:type="spellStart"/>
        <w:r w:rsidR="00B26065">
          <w:rPr>
            <w:rFonts w:hint="eastAsia"/>
            <w:szCs w:val="22"/>
          </w:rPr>
          <w:t>계획되로</w:t>
        </w:r>
        <w:proofErr w:type="spellEnd"/>
        <w:r w:rsidR="00B26065">
          <w:rPr>
            <w:rFonts w:hint="eastAsia"/>
            <w:szCs w:val="22"/>
          </w:rPr>
          <w:t xml:space="preserve"> </w:t>
        </w:r>
        <w:r w:rsidR="00B26065">
          <w:rPr>
            <w:rFonts w:hint="eastAsia"/>
            <w:szCs w:val="22"/>
          </w:rPr>
          <w:t>완료된다면</w:t>
        </w:r>
        <w:r w:rsidR="00B26065">
          <w:rPr>
            <w:rFonts w:hint="eastAsia"/>
            <w:szCs w:val="22"/>
          </w:rPr>
          <w:t xml:space="preserve"> </w:t>
        </w:r>
      </w:ins>
      <w:proofErr w:type="spellStart"/>
      <w:ins w:id="844" w:author="heesung.ahn" w:date="2021-08-31T01:21:00Z">
        <w:r w:rsidR="00B26065">
          <w:rPr>
            <w:rFonts w:hint="eastAsia"/>
            <w:szCs w:val="22"/>
          </w:rPr>
          <w:t>오이도물류센터를</w:t>
        </w:r>
        <w:proofErr w:type="spellEnd"/>
        <w:r w:rsidR="00B26065">
          <w:rPr>
            <w:rFonts w:hint="eastAsia"/>
            <w:szCs w:val="22"/>
          </w:rPr>
          <w:t xml:space="preserve"> </w:t>
        </w:r>
      </w:ins>
      <w:ins w:id="845" w:author="heesung.ahn" w:date="2021-08-31T01:20:00Z">
        <w:r w:rsidR="00B26065">
          <w:rPr>
            <w:rFonts w:hint="eastAsia"/>
            <w:szCs w:val="22"/>
          </w:rPr>
          <w:t>자가창</w:t>
        </w:r>
      </w:ins>
      <w:ins w:id="846" w:author="heesung.ahn" w:date="2021-08-31T01:21:00Z">
        <w:r w:rsidR="00B26065">
          <w:rPr>
            <w:rFonts w:hint="eastAsia"/>
            <w:szCs w:val="22"/>
          </w:rPr>
          <w:t>고로</w:t>
        </w:r>
        <w:r w:rsidR="00B26065">
          <w:rPr>
            <w:rFonts w:hint="eastAsia"/>
            <w:szCs w:val="22"/>
          </w:rPr>
          <w:t xml:space="preserve"> </w:t>
        </w:r>
        <w:r w:rsidR="00B26065">
          <w:rPr>
            <w:rFonts w:hint="eastAsia"/>
            <w:szCs w:val="22"/>
          </w:rPr>
          <w:t>사용할</w:t>
        </w:r>
        <w:r w:rsidR="00B26065">
          <w:rPr>
            <w:rFonts w:hint="eastAsia"/>
            <w:szCs w:val="22"/>
          </w:rPr>
          <w:t xml:space="preserve"> </w:t>
        </w:r>
        <w:r w:rsidR="00B26065">
          <w:rPr>
            <w:rFonts w:hint="eastAsia"/>
            <w:szCs w:val="22"/>
          </w:rPr>
          <w:t>수</w:t>
        </w:r>
        <w:r w:rsidR="00B26065">
          <w:rPr>
            <w:rFonts w:hint="eastAsia"/>
            <w:szCs w:val="22"/>
          </w:rPr>
          <w:t xml:space="preserve"> </w:t>
        </w:r>
        <w:r w:rsidR="00B26065">
          <w:rPr>
            <w:rFonts w:hint="eastAsia"/>
            <w:szCs w:val="22"/>
          </w:rPr>
          <w:t>있을</w:t>
        </w:r>
        <w:r w:rsidR="00B26065">
          <w:rPr>
            <w:rFonts w:hint="eastAsia"/>
            <w:szCs w:val="22"/>
          </w:rPr>
          <w:t xml:space="preserve"> </w:t>
        </w:r>
        <w:r w:rsidR="00B26065">
          <w:rPr>
            <w:rFonts w:hint="eastAsia"/>
            <w:szCs w:val="22"/>
          </w:rPr>
          <w:t>것이나</w:t>
        </w:r>
        <w:r w:rsidR="00B26065">
          <w:rPr>
            <w:rFonts w:hint="eastAsia"/>
            <w:szCs w:val="22"/>
          </w:rPr>
          <w:t xml:space="preserve">, </w:t>
        </w:r>
        <w:r w:rsidR="00B26065">
          <w:rPr>
            <w:rFonts w:hint="eastAsia"/>
            <w:szCs w:val="22"/>
          </w:rPr>
          <w:t>이러한</w:t>
        </w:r>
        <w:r w:rsidR="00B26065">
          <w:rPr>
            <w:rFonts w:hint="eastAsia"/>
            <w:szCs w:val="22"/>
          </w:rPr>
          <w:t xml:space="preserve"> </w:t>
        </w:r>
        <w:r w:rsidR="00B26065">
          <w:rPr>
            <w:rFonts w:hint="eastAsia"/>
            <w:szCs w:val="22"/>
          </w:rPr>
          <w:t>사업과</w:t>
        </w:r>
        <w:r w:rsidR="00B26065">
          <w:rPr>
            <w:rFonts w:hint="eastAsia"/>
            <w:szCs w:val="22"/>
          </w:rPr>
          <w:t xml:space="preserve"> </w:t>
        </w:r>
        <w:r w:rsidR="00B26065">
          <w:rPr>
            <w:rFonts w:hint="eastAsia"/>
            <w:szCs w:val="22"/>
          </w:rPr>
          <w:t>관련한</w:t>
        </w:r>
        <w:r w:rsidR="00B26065">
          <w:rPr>
            <w:rFonts w:hint="eastAsia"/>
            <w:szCs w:val="22"/>
          </w:rPr>
          <w:t xml:space="preserve"> </w:t>
        </w:r>
        <w:r w:rsidR="00B26065">
          <w:rPr>
            <w:rFonts w:hint="eastAsia"/>
            <w:szCs w:val="22"/>
          </w:rPr>
          <w:t>인허가는</w:t>
        </w:r>
        <w:r w:rsidR="00B26065">
          <w:rPr>
            <w:rFonts w:hint="eastAsia"/>
            <w:szCs w:val="22"/>
          </w:rPr>
          <w:t xml:space="preserve"> </w:t>
        </w:r>
        <w:r w:rsidR="00B26065">
          <w:rPr>
            <w:rFonts w:hint="eastAsia"/>
            <w:szCs w:val="22"/>
          </w:rPr>
          <w:t>관할</w:t>
        </w:r>
        <w:r w:rsidR="00B26065">
          <w:rPr>
            <w:rFonts w:hint="eastAsia"/>
            <w:szCs w:val="22"/>
          </w:rPr>
          <w:t xml:space="preserve"> </w:t>
        </w:r>
        <w:r w:rsidR="00B26065">
          <w:rPr>
            <w:rFonts w:hint="eastAsia"/>
            <w:szCs w:val="22"/>
          </w:rPr>
          <w:t>정부당국의</w:t>
        </w:r>
        <w:r w:rsidR="00B26065">
          <w:rPr>
            <w:rFonts w:hint="eastAsia"/>
            <w:szCs w:val="22"/>
          </w:rPr>
          <w:t xml:space="preserve"> </w:t>
        </w:r>
        <w:r w:rsidR="00B26065">
          <w:rPr>
            <w:rFonts w:hint="eastAsia"/>
            <w:szCs w:val="22"/>
          </w:rPr>
          <w:t>재량행위에</w:t>
        </w:r>
        <w:r w:rsidR="00B26065">
          <w:rPr>
            <w:rFonts w:hint="eastAsia"/>
            <w:szCs w:val="22"/>
          </w:rPr>
          <w:t xml:space="preserve"> </w:t>
        </w:r>
        <w:r w:rsidR="00B26065">
          <w:rPr>
            <w:rFonts w:hint="eastAsia"/>
            <w:szCs w:val="22"/>
          </w:rPr>
          <w:t>속하는</w:t>
        </w:r>
        <w:r w:rsidR="00B26065">
          <w:rPr>
            <w:rFonts w:hint="eastAsia"/>
            <w:szCs w:val="22"/>
          </w:rPr>
          <w:t xml:space="preserve"> </w:t>
        </w:r>
        <w:r w:rsidR="00B26065">
          <w:rPr>
            <w:rFonts w:hint="eastAsia"/>
            <w:szCs w:val="22"/>
          </w:rPr>
          <w:t>사항임</w:t>
        </w:r>
        <w:r w:rsidR="00B26065">
          <w:rPr>
            <w:rFonts w:hint="eastAsia"/>
            <w:szCs w:val="22"/>
          </w:rPr>
          <w:t>.</w:t>
        </w:r>
      </w:ins>
    </w:p>
    <w:p w14:paraId="3132DFF2" w14:textId="77777777" w:rsidR="00026A7E" w:rsidRPr="005F763B" w:rsidRDefault="00026A7E" w:rsidP="00026A7E">
      <w:pPr>
        <w:pStyle w:val="a5"/>
        <w:spacing w:after="240" w:line="350" w:lineRule="atLeast"/>
        <w:ind w:leftChars="0" w:left="907" w:hanging="481"/>
        <w:rPr>
          <w:spacing w:val="-4"/>
          <w:szCs w:val="22"/>
        </w:rPr>
      </w:pPr>
      <w:r w:rsidRPr="002C1FA2">
        <w:rPr>
          <w:rFonts w:hint="eastAsia"/>
          <w:b/>
          <w:bCs/>
          <w:szCs w:val="22"/>
          <w:u w:val="single"/>
        </w:rPr>
        <w:t>부산물류센터</w:t>
      </w:r>
    </w:p>
    <w:p w14:paraId="07C61751" w14:textId="77777777" w:rsidR="00026A7E" w:rsidRPr="00206F17" w:rsidRDefault="00026A7E" w:rsidP="00026A7E">
      <w:pPr>
        <w:spacing w:after="240"/>
        <w:ind w:left="426"/>
        <w:rPr>
          <w:spacing w:val="-4"/>
          <w:szCs w:val="22"/>
        </w:rPr>
      </w:pPr>
      <w:r w:rsidRPr="00206F17">
        <w:rPr>
          <w:szCs w:val="22"/>
        </w:rPr>
        <w:lastRenderedPageBreak/>
        <w:t>답변</w:t>
      </w:r>
      <w:r>
        <w:rPr>
          <w:rFonts w:hint="eastAsia"/>
          <w:szCs w:val="22"/>
        </w:rPr>
        <w:t xml:space="preserve"> </w:t>
      </w:r>
      <w:r>
        <w:rPr>
          <w:rFonts w:hint="eastAsia"/>
          <w:szCs w:val="22"/>
        </w:rPr>
        <w:t>및</w:t>
      </w:r>
      <w:r>
        <w:rPr>
          <w:rFonts w:hint="eastAsia"/>
          <w:szCs w:val="22"/>
        </w:rPr>
        <w:t xml:space="preserve"> </w:t>
      </w:r>
      <w:r>
        <w:rPr>
          <w:rFonts w:hint="eastAsia"/>
          <w:szCs w:val="22"/>
        </w:rPr>
        <w:t>산업단지</w:t>
      </w:r>
      <w:r>
        <w:rPr>
          <w:rFonts w:hint="eastAsia"/>
          <w:szCs w:val="22"/>
        </w:rPr>
        <w:t xml:space="preserve"> </w:t>
      </w:r>
      <w:r>
        <w:rPr>
          <w:rFonts w:hint="eastAsia"/>
          <w:szCs w:val="22"/>
        </w:rPr>
        <w:t>입주계약확인서</w:t>
      </w:r>
      <w:r w:rsidRPr="00206F17">
        <w:rPr>
          <w:szCs w:val="22"/>
        </w:rPr>
        <w:t>에</w:t>
      </w:r>
      <w:r w:rsidRPr="00206F17">
        <w:rPr>
          <w:szCs w:val="22"/>
        </w:rPr>
        <w:t xml:space="preserve"> </w:t>
      </w:r>
      <w:r w:rsidRPr="00206F17">
        <w:rPr>
          <w:szCs w:val="22"/>
        </w:rPr>
        <w:t>의하면</w:t>
      </w:r>
      <w:r w:rsidRPr="00206F17">
        <w:rPr>
          <w:szCs w:val="22"/>
        </w:rPr>
        <w:t xml:space="preserve">, </w:t>
      </w:r>
      <w:r w:rsidRPr="00206F17">
        <w:rPr>
          <w:szCs w:val="22"/>
        </w:rPr>
        <w:t>대상회사가</w:t>
      </w:r>
      <w:r w:rsidRPr="00206F17">
        <w:rPr>
          <w:szCs w:val="22"/>
        </w:rPr>
        <w:t xml:space="preserve"> </w:t>
      </w:r>
      <w:r w:rsidRPr="00206F17">
        <w:rPr>
          <w:szCs w:val="22"/>
        </w:rPr>
        <w:t>건축</w:t>
      </w:r>
      <w:r w:rsidRPr="00206F17">
        <w:rPr>
          <w:szCs w:val="22"/>
        </w:rPr>
        <w:t xml:space="preserve"> </w:t>
      </w:r>
      <w:r w:rsidRPr="00206F17">
        <w:rPr>
          <w:szCs w:val="22"/>
        </w:rPr>
        <w:t>예정인</w:t>
      </w:r>
      <w:r w:rsidRPr="00206F17">
        <w:rPr>
          <w:szCs w:val="22"/>
        </w:rPr>
        <w:t xml:space="preserve"> </w:t>
      </w:r>
      <w:r w:rsidRPr="00206F17">
        <w:rPr>
          <w:szCs w:val="22"/>
        </w:rPr>
        <w:t>부산물류센터</w:t>
      </w:r>
      <w:r w:rsidRPr="00206F17">
        <w:rPr>
          <w:rFonts w:hint="eastAsia"/>
          <w:szCs w:val="22"/>
        </w:rPr>
        <w:t>는</w:t>
      </w:r>
      <w:r w:rsidRPr="00206F17">
        <w:rPr>
          <w:szCs w:val="22"/>
        </w:rPr>
        <w:t xml:space="preserve"> </w:t>
      </w:r>
      <w:proofErr w:type="spellStart"/>
      <w:r>
        <w:rPr>
          <w:rFonts w:hint="eastAsia"/>
          <w:szCs w:val="22"/>
        </w:rPr>
        <w:t>부산신항배후</w:t>
      </w:r>
      <w:proofErr w:type="spellEnd"/>
      <w:r>
        <w:rPr>
          <w:rFonts w:hint="eastAsia"/>
          <w:szCs w:val="22"/>
        </w:rPr>
        <w:t xml:space="preserve"> </w:t>
      </w:r>
      <w:r>
        <w:rPr>
          <w:rFonts w:hint="eastAsia"/>
          <w:szCs w:val="22"/>
        </w:rPr>
        <w:t>국제산업물류도시</w:t>
      </w:r>
      <w:r>
        <w:rPr>
          <w:rFonts w:hint="eastAsia"/>
          <w:szCs w:val="22"/>
        </w:rPr>
        <w:t xml:space="preserve"> </w:t>
      </w:r>
      <w:r>
        <w:rPr>
          <w:rFonts w:hint="eastAsia"/>
          <w:szCs w:val="22"/>
        </w:rPr>
        <w:t>일반</w:t>
      </w:r>
      <w:r w:rsidRPr="00206F17">
        <w:rPr>
          <w:szCs w:val="22"/>
        </w:rPr>
        <w:t>산업단</w:t>
      </w:r>
      <w:r>
        <w:rPr>
          <w:rFonts w:hint="eastAsia"/>
          <w:szCs w:val="22"/>
        </w:rPr>
        <w:t>지에</w:t>
      </w:r>
      <w:ins w:id="847" w:author="heesung.ahn" w:date="2021-08-31T01:21:00Z">
        <w:r w:rsidR="00522B6F">
          <w:rPr>
            <w:rFonts w:hint="eastAsia"/>
            <w:szCs w:val="22"/>
          </w:rPr>
          <w:t>서</w:t>
        </w:r>
      </w:ins>
      <w:r>
        <w:rPr>
          <w:rFonts w:hint="eastAsia"/>
          <w:szCs w:val="22"/>
        </w:rPr>
        <w:t xml:space="preserve"> </w:t>
      </w:r>
      <w:r w:rsidRPr="00206F17">
        <w:rPr>
          <w:rFonts w:hint="eastAsia"/>
          <w:spacing w:val="-4"/>
          <w:szCs w:val="22"/>
        </w:rPr>
        <w:t>일반창고업</w:t>
      </w:r>
      <w:r w:rsidRPr="00206F17">
        <w:rPr>
          <w:rFonts w:hint="eastAsia"/>
          <w:spacing w:val="-4"/>
          <w:szCs w:val="22"/>
        </w:rPr>
        <w:t>(</w:t>
      </w:r>
      <w:r w:rsidRPr="00206F17">
        <w:rPr>
          <w:spacing w:val="-4"/>
          <w:szCs w:val="22"/>
        </w:rPr>
        <w:t>52101)</w:t>
      </w:r>
      <w:r>
        <w:rPr>
          <w:rFonts w:hint="eastAsia"/>
          <w:spacing w:val="-4"/>
          <w:szCs w:val="22"/>
        </w:rPr>
        <w:t>을</w:t>
      </w:r>
      <w:r>
        <w:rPr>
          <w:rFonts w:hint="eastAsia"/>
          <w:spacing w:val="-4"/>
          <w:szCs w:val="22"/>
        </w:rPr>
        <w:t xml:space="preserve"> </w:t>
      </w:r>
      <w:r>
        <w:rPr>
          <w:rFonts w:hint="eastAsia"/>
          <w:spacing w:val="-4"/>
          <w:szCs w:val="22"/>
        </w:rPr>
        <w:t>영위하는</w:t>
      </w:r>
      <w:r>
        <w:rPr>
          <w:rFonts w:hint="eastAsia"/>
          <w:spacing w:val="-4"/>
          <w:szCs w:val="22"/>
        </w:rPr>
        <w:t xml:space="preserve"> </w:t>
      </w:r>
      <w:r>
        <w:rPr>
          <w:rFonts w:hint="eastAsia"/>
          <w:spacing w:val="-4"/>
          <w:szCs w:val="22"/>
        </w:rPr>
        <w:t>것</w:t>
      </w:r>
      <w:r w:rsidRPr="00206F17">
        <w:rPr>
          <w:rFonts w:hint="eastAsia"/>
          <w:spacing w:val="-4"/>
          <w:szCs w:val="22"/>
        </w:rPr>
        <w:t>으로</w:t>
      </w:r>
      <w:r w:rsidRPr="00206F17">
        <w:rPr>
          <w:rFonts w:hint="eastAsia"/>
          <w:spacing w:val="-4"/>
          <w:szCs w:val="22"/>
        </w:rPr>
        <w:t xml:space="preserve"> </w:t>
      </w:r>
      <w:r w:rsidRPr="00206F17">
        <w:rPr>
          <w:rFonts w:hint="eastAsia"/>
          <w:spacing w:val="-4"/>
          <w:szCs w:val="22"/>
        </w:rPr>
        <w:t>입주계약</w:t>
      </w:r>
      <w:r>
        <w:rPr>
          <w:rFonts w:hint="eastAsia"/>
          <w:spacing w:val="-4"/>
          <w:szCs w:val="22"/>
        </w:rPr>
        <w:t>을</w:t>
      </w:r>
      <w:r w:rsidRPr="00206F17">
        <w:rPr>
          <w:rFonts w:hint="eastAsia"/>
          <w:spacing w:val="-4"/>
          <w:szCs w:val="22"/>
        </w:rPr>
        <w:t xml:space="preserve"> </w:t>
      </w:r>
      <w:r w:rsidRPr="00206F17">
        <w:rPr>
          <w:rFonts w:hint="eastAsia"/>
          <w:spacing w:val="-4"/>
          <w:szCs w:val="22"/>
        </w:rPr>
        <w:t>체결</w:t>
      </w:r>
      <w:r>
        <w:rPr>
          <w:rFonts w:hint="eastAsia"/>
          <w:spacing w:val="-4"/>
          <w:szCs w:val="22"/>
        </w:rPr>
        <w:t>한</w:t>
      </w:r>
      <w:r w:rsidRPr="00206F17">
        <w:rPr>
          <w:rFonts w:hint="eastAsia"/>
          <w:spacing w:val="-4"/>
          <w:szCs w:val="22"/>
        </w:rPr>
        <w:t xml:space="preserve"> </w:t>
      </w:r>
      <w:r w:rsidRPr="00206F17">
        <w:rPr>
          <w:rFonts w:hint="eastAsia"/>
          <w:spacing w:val="-4"/>
          <w:szCs w:val="22"/>
        </w:rPr>
        <w:t>것으로</w:t>
      </w:r>
      <w:r w:rsidRPr="00206F17">
        <w:rPr>
          <w:rFonts w:hint="eastAsia"/>
          <w:spacing w:val="-4"/>
          <w:szCs w:val="22"/>
        </w:rPr>
        <w:t xml:space="preserve"> </w:t>
      </w:r>
      <w:ins w:id="848" w:author="heesung.ahn" w:date="2021-08-31T01:22:00Z">
        <w:r w:rsidR="00522B6F">
          <w:rPr>
            <w:rFonts w:hint="eastAsia"/>
            <w:spacing w:val="-4"/>
            <w:szCs w:val="22"/>
          </w:rPr>
          <w:t>보임</w:t>
        </w:r>
      </w:ins>
      <w:del w:id="849" w:author="heesung.ahn" w:date="2021-08-31T01:22:00Z">
        <w:r w:rsidRPr="00206F17" w:rsidDel="00522B6F">
          <w:rPr>
            <w:rFonts w:hint="eastAsia"/>
            <w:spacing w:val="-4"/>
            <w:szCs w:val="22"/>
          </w:rPr>
          <w:delText>추정되며</w:delText>
        </w:r>
        <w:r w:rsidRPr="00206F17" w:rsidDel="00522B6F">
          <w:rPr>
            <w:rFonts w:hint="eastAsia"/>
            <w:spacing w:val="-4"/>
            <w:szCs w:val="22"/>
          </w:rPr>
          <w:delText>,</w:delText>
        </w:r>
        <w:r w:rsidRPr="00206F17" w:rsidDel="00522B6F">
          <w:rPr>
            <w:spacing w:val="-4"/>
            <w:szCs w:val="22"/>
          </w:rPr>
          <w:delText xml:space="preserve"> </w:delText>
        </w:r>
        <w:r w:rsidRPr="00206F17" w:rsidDel="00522B6F">
          <w:rPr>
            <w:rFonts w:hint="eastAsia"/>
            <w:spacing w:val="-4"/>
            <w:szCs w:val="22"/>
          </w:rPr>
          <w:delText>부산물류센터에서</w:delText>
        </w:r>
        <w:r w:rsidRPr="00206F17" w:rsidDel="00522B6F">
          <w:rPr>
            <w:rFonts w:hint="eastAsia"/>
            <w:spacing w:val="-4"/>
            <w:szCs w:val="22"/>
          </w:rPr>
          <w:delText xml:space="preserve"> </w:delText>
        </w:r>
        <w:r w:rsidRPr="00206F17" w:rsidDel="00522B6F">
          <w:rPr>
            <w:rFonts w:hint="eastAsia"/>
            <w:spacing w:val="-4"/>
            <w:szCs w:val="22"/>
          </w:rPr>
          <w:delText>일반창고업을</w:delText>
        </w:r>
        <w:r w:rsidRPr="00206F17" w:rsidDel="00522B6F">
          <w:rPr>
            <w:rFonts w:hint="eastAsia"/>
            <w:spacing w:val="-4"/>
            <w:szCs w:val="22"/>
          </w:rPr>
          <w:delText xml:space="preserve"> </w:delText>
        </w:r>
        <w:r w:rsidRPr="00206F17" w:rsidDel="00522B6F">
          <w:rPr>
            <w:rFonts w:hint="eastAsia"/>
            <w:spacing w:val="-4"/>
            <w:szCs w:val="22"/>
          </w:rPr>
          <w:delText>영위할</w:delText>
        </w:r>
        <w:r w:rsidRPr="00206F17" w:rsidDel="00522B6F">
          <w:rPr>
            <w:rFonts w:hint="eastAsia"/>
            <w:spacing w:val="-4"/>
            <w:szCs w:val="22"/>
          </w:rPr>
          <w:delText xml:space="preserve"> </w:delText>
        </w:r>
        <w:r w:rsidRPr="00206F17" w:rsidDel="00522B6F">
          <w:rPr>
            <w:rFonts w:hint="eastAsia"/>
            <w:spacing w:val="-4"/>
            <w:szCs w:val="22"/>
          </w:rPr>
          <w:delText>계획이라고</w:delText>
        </w:r>
        <w:r w:rsidRPr="00206F17" w:rsidDel="00522B6F">
          <w:rPr>
            <w:rFonts w:hint="eastAsia"/>
            <w:spacing w:val="-4"/>
            <w:szCs w:val="22"/>
          </w:rPr>
          <w:delText xml:space="preserve"> </w:delText>
        </w:r>
        <w:r w:rsidRPr="00206F17" w:rsidDel="00522B6F">
          <w:rPr>
            <w:rFonts w:hint="eastAsia"/>
            <w:spacing w:val="-4"/>
            <w:szCs w:val="22"/>
          </w:rPr>
          <w:delText>함</w:delText>
        </w:r>
      </w:del>
      <w:r w:rsidRPr="00206F17">
        <w:rPr>
          <w:rFonts w:hint="eastAsia"/>
          <w:spacing w:val="-4"/>
          <w:szCs w:val="22"/>
        </w:rPr>
        <w:t>.</w:t>
      </w:r>
      <w:r w:rsidRPr="00206F17">
        <w:rPr>
          <w:spacing w:val="-4"/>
          <w:szCs w:val="22"/>
        </w:rPr>
        <w:t xml:space="preserve"> </w:t>
      </w:r>
    </w:p>
    <w:p w14:paraId="55792E14" w14:textId="77777777" w:rsidR="00026A7E" w:rsidRPr="00206F17" w:rsidRDefault="00522B6F" w:rsidP="00026A7E">
      <w:pPr>
        <w:spacing w:after="240"/>
        <w:ind w:left="426"/>
        <w:rPr>
          <w:szCs w:val="22"/>
        </w:rPr>
      </w:pPr>
      <w:ins w:id="850" w:author="heesung.ahn" w:date="2021-08-31T01:22:00Z">
        <w:r>
          <w:rPr>
            <w:rFonts w:hint="eastAsia"/>
            <w:spacing w:val="-4"/>
            <w:szCs w:val="22"/>
          </w:rPr>
          <w:t>실제로</w:t>
        </w:r>
        <w:r>
          <w:rPr>
            <w:rFonts w:hint="eastAsia"/>
            <w:spacing w:val="-4"/>
            <w:szCs w:val="22"/>
          </w:rPr>
          <w:t xml:space="preserve"> </w:t>
        </w:r>
        <w:r>
          <w:rPr>
            <w:rFonts w:hint="eastAsia"/>
            <w:spacing w:val="-4"/>
            <w:szCs w:val="22"/>
          </w:rPr>
          <w:t>일반창고업을</w:t>
        </w:r>
        <w:r>
          <w:rPr>
            <w:rFonts w:hint="eastAsia"/>
            <w:spacing w:val="-4"/>
            <w:szCs w:val="22"/>
          </w:rPr>
          <w:t xml:space="preserve"> </w:t>
        </w:r>
        <w:r>
          <w:rPr>
            <w:rFonts w:hint="eastAsia"/>
            <w:spacing w:val="-4"/>
            <w:szCs w:val="22"/>
          </w:rPr>
          <w:t>영위</w:t>
        </w:r>
      </w:ins>
      <w:ins w:id="851" w:author="zygchang (Young-Gun Chang)" w:date="2021-08-31T12:36:00Z">
        <w:r w:rsidR="004573D8">
          <w:rPr>
            <w:rFonts w:hint="eastAsia"/>
            <w:spacing w:val="-4"/>
            <w:szCs w:val="22"/>
          </w:rPr>
          <w:t>할</w:t>
        </w:r>
        <w:r w:rsidR="004573D8">
          <w:rPr>
            <w:rFonts w:hint="eastAsia"/>
            <w:spacing w:val="-4"/>
            <w:szCs w:val="22"/>
          </w:rPr>
          <w:t xml:space="preserve"> </w:t>
        </w:r>
        <w:r w:rsidR="004573D8">
          <w:rPr>
            <w:rFonts w:hint="eastAsia"/>
            <w:spacing w:val="-4"/>
            <w:szCs w:val="22"/>
          </w:rPr>
          <w:t>계획임을</w:t>
        </w:r>
        <w:r w:rsidR="004573D8">
          <w:rPr>
            <w:rFonts w:hint="eastAsia"/>
            <w:spacing w:val="-4"/>
            <w:szCs w:val="22"/>
          </w:rPr>
          <w:t xml:space="preserve"> </w:t>
        </w:r>
      </w:ins>
      <w:ins w:id="852" w:author="heesung.ahn" w:date="2021-08-31T01:22:00Z">
        <w:del w:id="853" w:author="zygchang (Young-Gun Chang)" w:date="2021-08-31T12:36:00Z">
          <w:r w:rsidDel="004573D8">
            <w:rPr>
              <w:rFonts w:hint="eastAsia"/>
              <w:spacing w:val="-4"/>
              <w:szCs w:val="22"/>
            </w:rPr>
            <w:delText>하고</w:delText>
          </w:r>
          <w:r w:rsidDel="004573D8">
            <w:rPr>
              <w:rFonts w:hint="eastAsia"/>
              <w:spacing w:val="-4"/>
              <w:szCs w:val="22"/>
            </w:rPr>
            <w:delText xml:space="preserve"> </w:delText>
          </w:r>
          <w:r w:rsidDel="004573D8">
            <w:rPr>
              <w:rFonts w:hint="eastAsia"/>
              <w:spacing w:val="-4"/>
              <w:szCs w:val="22"/>
            </w:rPr>
            <w:delText>있다는</w:delText>
          </w:r>
          <w:r w:rsidDel="004573D8">
            <w:rPr>
              <w:rFonts w:hint="eastAsia"/>
              <w:spacing w:val="-4"/>
              <w:szCs w:val="22"/>
            </w:rPr>
            <w:delText xml:space="preserve"> </w:delText>
          </w:r>
          <w:r w:rsidDel="004573D8">
            <w:rPr>
              <w:rFonts w:hint="eastAsia"/>
              <w:spacing w:val="-4"/>
              <w:szCs w:val="22"/>
            </w:rPr>
            <w:delText>점을</w:delText>
          </w:r>
        </w:del>
      </w:ins>
      <w:del w:id="854" w:author="heesung.ahn" w:date="2021-08-31T01:22:00Z">
        <w:r w:rsidR="00026A7E" w:rsidRPr="00206F17" w:rsidDel="00522B6F">
          <w:rPr>
            <w:rFonts w:hint="eastAsia"/>
            <w:spacing w:val="-4"/>
            <w:szCs w:val="22"/>
          </w:rPr>
          <w:delText>이를</w:delText>
        </w:r>
      </w:del>
      <w:del w:id="855" w:author="zygchang (Young-Gun Chang)" w:date="2021-08-31T12:36:00Z">
        <w:r w:rsidR="00026A7E" w:rsidRPr="00206F17" w:rsidDel="004573D8">
          <w:rPr>
            <w:rFonts w:hint="eastAsia"/>
            <w:spacing w:val="-4"/>
            <w:szCs w:val="22"/>
          </w:rPr>
          <w:delText xml:space="preserve"> </w:delText>
        </w:r>
      </w:del>
      <w:r w:rsidR="00026A7E" w:rsidRPr="00206F17">
        <w:rPr>
          <w:rFonts w:hint="eastAsia"/>
          <w:spacing w:val="-4"/>
          <w:szCs w:val="22"/>
        </w:rPr>
        <w:t>확인할</w:t>
      </w:r>
      <w:r w:rsidR="00026A7E" w:rsidRPr="00206F17">
        <w:rPr>
          <w:rFonts w:hint="eastAsia"/>
          <w:spacing w:val="-4"/>
          <w:szCs w:val="22"/>
        </w:rPr>
        <w:t xml:space="preserve"> </w:t>
      </w:r>
      <w:r w:rsidR="00026A7E" w:rsidRPr="00206F17">
        <w:rPr>
          <w:rFonts w:hint="eastAsia"/>
          <w:spacing w:val="-4"/>
          <w:szCs w:val="22"/>
        </w:rPr>
        <w:t>수</w:t>
      </w:r>
      <w:r w:rsidR="00026A7E" w:rsidRPr="00206F17">
        <w:rPr>
          <w:rFonts w:hint="eastAsia"/>
          <w:spacing w:val="-4"/>
          <w:szCs w:val="22"/>
        </w:rPr>
        <w:t xml:space="preserve"> </w:t>
      </w:r>
      <w:r w:rsidR="00026A7E" w:rsidRPr="00206F17">
        <w:rPr>
          <w:rFonts w:hint="eastAsia"/>
          <w:spacing w:val="-4"/>
          <w:szCs w:val="22"/>
        </w:rPr>
        <w:t>있는</w:t>
      </w:r>
      <w:r w:rsidR="00026A7E" w:rsidRPr="00206F17">
        <w:rPr>
          <w:rFonts w:hint="eastAsia"/>
          <w:spacing w:val="-4"/>
          <w:szCs w:val="22"/>
        </w:rPr>
        <w:t xml:space="preserve"> </w:t>
      </w:r>
      <w:r w:rsidR="00026A7E" w:rsidRPr="00206F17">
        <w:rPr>
          <w:rFonts w:hint="eastAsia"/>
          <w:spacing w:val="-4"/>
          <w:szCs w:val="22"/>
        </w:rPr>
        <w:t>산업단지</w:t>
      </w:r>
      <w:r w:rsidR="00026A7E" w:rsidRPr="00206F17">
        <w:rPr>
          <w:rFonts w:hint="eastAsia"/>
          <w:spacing w:val="-4"/>
          <w:szCs w:val="22"/>
        </w:rPr>
        <w:t xml:space="preserve"> </w:t>
      </w:r>
      <w:r w:rsidR="00026A7E" w:rsidRPr="00206F17">
        <w:rPr>
          <w:rFonts w:hint="eastAsia"/>
          <w:spacing w:val="-4"/>
          <w:szCs w:val="22"/>
        </w:rPr>
        <w:t>입주계약서</w:t>
      </w:r>
      <w:r w:rsidR="00026A7E" w:rsidRPr="00206F17">
        <w:rPr>
          <w:rFonts w:hint="eastAsia"/>
          <w:spacing w:val="-4"/>
          <w:szCs w:val="22"/>
        </w:rPr>
        <w:t xml:space="preserve"> </w:t>
      </w:r>
      <w:r w:rsidR="00026A7E" w:rsidRPr="00206F17">
        <w:rPr>
          <w:rFonts w:hint="eastAsia"/>
          <w:spacing w:val="-4"/>
          <w:szCs w:val="22"/>
        </w:rPr>
        <w:t>및</w:t>
      </w:r>
      <w:r w:rsidR="00026A7E" w:rsidRPr="00206F17">
        <w:rPr>
          <w:rFonts w:hint="eastAsia"/>
          <w:spacing w:val="-4"/>
          <w:szCs w:val="22"/>
        </w:rPr>
        <w:t xml:space="preserve"> </w:t>
      </w:r>
      <w:r w:rsidR="00026A7E" w:rsidRPr="00206F17">
        <w:rPr>
          <w:rFonts w:hint="eastAsia"/>
          <w:spacing w:val="-4"/>
          <w:szCs w:val="22"/>
        </w:rPr>
        <w:t>건축</w:t>
      </w:r>
      <w:r w:rsidR="00026A7E">
        <w:rPr>
          <w:rFonts w:hint="eastAsia"/>
          <w:spacing w:val="-4"/>
          <w:szCs w:val="22"/>
        </w:rPr>
        <w:t xml:space="preserve"> </w:t>
      </w:r>
      <w:r w:rsidR="00026A7E" w:rsidRPr="00206F17">
        <w:rPr>
          <w:rFonts w:hint="eastAsia"/>
          <w:spacing w:val="-4"/>
          <w:szCs w:val="22"/>
        </w:rPr>
        <w:t>인</w:t>
      </w:r>
      <w:r w:rsidR="00026A7E">
        <w:rPr>
          <w:rFonts w:hint="eastAsia"/>
          <w:spacing w:val="-4"/>
          <w:szCs w:val="22"/>
        </w:rPr>
        <w:sym w:font="Wingdings" w:char="F09E"/>
      </w:r>
      <w:r w:rsidR="00026A7E" w:rsidRPr="00206F17">
        <w:rPr>
          <w:rFonts w:hint="eastAsia"/>
          <w:spacing w:val="-4"/>
          <w:szCs w:val="22"/>
        </w:rPr>
        <w:t>허가서</w:t>
      </w:r>
      <w:r w:rsidR="00026A7E" w:rsidRPr="00206F17">
        <w:rPr>
          <w:rFonts w:hint="eastAsia"/>
          <w:spacing w:val="-4"/>
          <w:szCs w:val="22"/>
        </w:rPr>
        <w:t xml:space="preserve"> </w:t>
      </w:r>
      <w:r w:rsidR="00026A7E" w:rsidRPr="00206F17">
        <w:rPr>
          <w:rFonts w:hint="eastAsia"/>
          <w:spacing w:val="-4"/>
          <w:szCs w:val="22"/>
        </w:rPr>
        <w:t>등의</w:t>
      </w:r>
      <w:r w:rsidR="00026A7E" w:rsidRPr="00206F17">
        <w:rPr>
          <w:rFonts w:hint="eastAsia"/>
          <w:spacing w:val="-4"/>
          <w:szCs w:val="22"/>
        </w:rPr>
        <w:t xml:space="preserve"> </w:t>
      </w:r>
      <w:r w:rsidR="00026A7E" w:rsidRPr="00206F17">
        <w:rPr>
          <w:rFonts w:hint="eastAsia"/>
          <w:spacing w:val="-4"/>
          <w:szCs w:val="22"/>
        </w:rPr>
        <w:t>자료</w:t>
      </w:r>
      <w:ins w:id="856" w:author="heesung.ahn" w:date="2021-08-31T01:22:00Z">
        <w:r w:rsidR="00FF7D9A">
          <w:rPr>
            <w:rFonts w:hint="eastAsia"/>
            <w:spacing w:val="-4"/>
            <w:szCs w:val="22"/>
          </w:rPr>
          <w:t>는</w:t>
        </w:r>
      </w:ins>
      <w:del w:id="857" w:author="heesung.ahn" w:date="2021-08-31T01:22:00Z">
        <w:r w:rsidR="00026A7E" w:rsidRPr="00206F17" w:rsidDel="00FF7D9A">
          <w:rPr>
            <w:rFonts w:hint="eastAsia"/>
            <w:spacing w:val="-4"/>
            <w:szCs w:val="22"/>
          </w:rPr>
          <w:delText>를</w:delText>
        </w:r>
        <w:r w:rsidR="00026A7E" w:rsidRPr="00206F17" w:rsidDel="00FF7D9A">
          <w:rPr>
            <w:rFonts w:hint="eastAsia"/>
            <w:spacing w:val="-4"/>
            <w:szCs w:val="22"/>
          </w:rPr>
          <w:delText xml:space="preserve"> </w:delText>
        </w:r>
        <w:r w:rsidR="00026A7E" w:rsidRPr="00206F17" w:rsidDel="00FF7D9A">
          <w:rPr>
            <w:rFonts w:hint="eastAsia"/>
            <w:spacing w:val="-4"/>
            <w:szCs w:val="22"/>
          </w:rPr>
          <w:delText>요청하였으나</w:delText>
        </w:r>
      </w:del>
      <w:r w:rsidR="00026A7E" w:rsidRPr="00206F17">
        <w:rPr>
          <w:rFonts w:hint="eastAsia"/>
          <w:spacing w:val="-4"/>
          <w:szCs w:val="22"/>
        </w:rPr>
        <w:t xml:space="preserve"> </w:t>
      </w:r>
      <w:r w:rsidR="00026A7E" w:rsidRPr="00206F17">
        <w:rPr>
          <w:rFonts w:hint="eastAsia"/>
          <w:spacing w:val="-4"/>
          <w:szCs w:val="22"/>
        </w:rPr>
        <w:t>제공되지</w:t>
      </w:r>
      <w:r w:rsidR="00026A7E" w:rsidRPr="00206F17">
        <w:rPr>
          <w:rFonts w:hint="eastAsia"/>
          <w:spacing w:val="-4"/>
          <w:szCs w:val="22"/>
        </w:rPr>
        <w:t xml:space="preserve"> </w:t>
      </w:r>
      <w:r w:rsidR="00026A7E" w:rsidRPr="00206F17">
        <w:rPr>
          <w:rFonts w:hint="eastAsia"/>
          <w:spacing w:val="-4"/>
          <w:szCs w:val="22"/>
        </w:rPr>
        <w:t>아니함</w:t>
      </w:r>
      <w:r w:rsidR="00026A7E" w:rsidRPr="00206F17">
        <w:rPr>
          <w:rFonts w:hint="eastAsia"/>
          <w:spacing w:val="-4"/>
          <w:szCs w:val="22"/>
        </w:rPr>
        <w:t>.</w:t>
      </w:r>
    </w:p>
    <w:p w14:paraId="24E9A330" w14:textId="77777777" w:rsidR="00026A7E" w:rsidRPr="00666681" w:rsidRDefault="00026A7E" w:rsidP="00026A7E">
      <w:pPr>
        <w:spacing w:after="240"/>
        <w:ind w:leftChars="212" w:left="466"/>
        <w:rPr>
          <w:b/>
          <w:bCs/>
          <w:szCs w:val="22"/>
          <w:u w:val="single"/>
        </w:rPr>
      </w:pPr>
      <w:r w:rsidRPr="00666681">
        <w:rPr>
          <w:rFonts w:hint="eastAsia"/>
          <w:b/>
          <w:bCs/>
          <w:szCs w:val="22"/>
          <w:u w:val="single"/>
        </w:rPr>
        <w:t>안산</w:t>
      </w:r>
      <w:r>
        <w:rPr>
          <w:rFonts w:hint="eastAsia"/>
          <w:b/>
          <w:bCs/>
          <w:szCs w:val="22"/>
          <w:u w:val="single"/>
        </w:rPr>
        <w:t>3</w:t>
      </w:r>
      <w:r>
        <w:rPr>
          <w:rFonts w:hint="eastAsia"/>
          <w:b/>
          <w:bCs/>
          <w:szCs w:val="22"/>
          <w:u w:val="single"/>
        </w:rPr>
        <w:t>공장</w:t>
      </w:r>
    </w:p>
    <w:p w14:paraId="32262DD3" w14:textId="77777777" w:rsidR="00026A7E" w:rsidRPr="00CB2B3F" w:rsidRDefault="00026A7E" w:rsidP="00026A7E">
      <w:pPr>
        <w:numPr>
          <w:ilvl w:val="0"/>
          <w:numId w:val="110"/>
        </w:numPr>
        <w:spacing w:after="240"/>
        <w:rPr>
          <w:bCs/>
          <w:szCs w:val="22"/>
          <w:u w:val="single"/>
        </w:rPr>
      </w:pPr>
      <w:r w:rsidRPr="00CB2B3F">
        <w:rPr>
          <w:b/>
          <w:szCs w:val="22"/>
        </w:rPr>
        <w:t>사실관계</w:t>
      </w:r>
    </w:p>
    <w:p w14:paraId="7DB8B2C4" w14:textId="77777777" w:rsidR="00026A7E" w:rsidRDefault="00026A7E" w:rsidP="00026A7E">
      <w:pPr>
        <w:spacing w:after="240"/>
        <w:ind w:left="907"/>
        <w:rPr>
          <w:snapToGrid w:val="0"/>
          <w:szCs w:val="22"/>
        </w:rPr>
      </w:pPr>
      <w:r w:rsidRPr="00666681">
        <w:rPr>
          <w:bCs/>
          <w:snapToGrid w:val="0"/>
          <w:szCs w:val="22"/>
        </w:rPr>
        <w:t>현장방문</w:t>
      </w:r>
      <w:r w:rsidRPr="00666681">
        <w:rPr>
          <w:snapToGrid w:val="0"/>
          <w:szCs w:val="22"/>
        </w:rPr>
        <w:t xml:space="preserve"> </w:t>
      </w:r>
      <w:r>
        <w:rPr>
          <w:rFonts w:hint="eastAsia"/>
          <w:snapToGrid w:val="0"/>
          <w:szCs w:val="22"/>
        </w:rPr>
        <w:t>및</w:t>
      </w:r>
      <w:r>
        <w:rPr>
          <w:rFonts w:hint="eastAsia"/>
          <w:snapToGrid w:val="0"/>
          <w:szCs w:val="22"/>
        </w:rPr>
        <w:t xml:space="preserve"> </w:t>
      </w:r>
      <w:r w:rsidRPr="00CB2B3F">
        <w:rPr>
          <w:snapToGrid w:val="0"/>
          <w:szCs w:val="22"/>
        </w:rPr>
        <w:t>제공</w:t>
      </w:r>
      <w:r>
        <w:rPr>
          <w:rFonts w:hint="eastAsia"/>
          <w:snapToGrid w:val="0"/>
          <w:szCs w:val="22"/>
        </w:rPr>
        <w:t>된</w:t>
      </w:r>
      <w:r>
        <w:rPr>
          <w:rFonts w:hint="eastAsia"/>
          <w:snapToGrid w:val="0"/>
          <w:szCs w:val="22"/>
        </w:rPr>
        <w:t xml:space="preserve"> </w:t>
      </w:r>
      <w:proofErr w:type="spellStart"/>
      <w:r>
        <w:rPr>
          <w:rFonts w:hint="eastAsia"/>
          <w:snapToGrid w:val="0"/>
          <w:szCs w:val="22"/>
        </w:rPr>
        <w:t>소각열</w:t>
      </w:r>
      <w:proofErr w:type="spellEnd"/>
      <w:r>
        <w:rPr>
          <w:rFonts w:hint="eastAsia"/>
          <w:snapToGrid w:val="0"/>
          <w:szCs w:val="22"/>
        </w:rPr>
        <w:t xml:space="preserve"> </w:t>
      </w:r>
      <w:r>
        <w:rPr>
          <w:rFonts w:hint="eastAsia"/>
          <w:snapToGrid w:val="0"/>
          <w:szCs w:val="22"/>
        </w:rPr>
        <w:t>공급</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사용</w:t>
      </w:r>
      <w:r>
        <w:rPr>
          <w:rFonts w:hint="eastAsia"/>
          <w:snapToGrid w:val="0"/>
          <w:szCs w:val="22"/>
        </w:rPr>
        <w:t xml:space="preserve"> </w:t>
      </w:r>
      <w:r>
        <w:rPr>
          <w:rFonts w:hint="eastAsia"/>
          <w:snapToGrid w:val="0"/>
          <w:szCs w:val="22"/>
        </w:rPr>
        <w:t>계약서에</w:t>
      </w:r>
      <w:r>
        <w:rPr>
          <w:rFonts w:hint="eastAsia"/>
          <w:snapToGrid w:val="0"/>
          <w:szCs w:val="22"/>
        </w:rPr>
        <w:t xml:space="preserve"> </w:t>
      </w:r>
      <w:r>
        <w:rPr>
          <w:rFonts w:hint="eastAsia"/>
          <w:snapToGrid w:val="0"/>
          <w:szCs w:val="22"/>
        </w:rPr>
        <w:t>의하면</w:t>
      </w:r>
      <w:r>
        <w:rPr>
          <w:rFonts w:hint="eastAsia"/>
          <w:snapToGrid w:val="0"/>
          <w:szCs w:val="22"/>
        </w:rPr>
        <w:t xml:space="preserve">, </w:t>
      </w:r>
      <w:r>
        <w:rPr>
          <w:rFonts w:hint="eastAsia"/>
          <w:snapToGrid w:val="0"/>
          <w:szCs w:val="22"/>
        </w:rPr>
        <w:t>대상회사는</w:t>
      </w:r>
      <w:r>
        <w:rPr>
          <w:rFonts w:hint="eastAsia"/>
          <w:snapToGrid w:val="0"/>
          <w:szCs w:val="22"/>
        </w:rPr>
        <w:t xml:space="preserve"> </w:t>
      </w:r>
      <w:r>
        <w:rPr>
          <w:rFonts w:hint="eastAsia"/>
          <w:snapToGrid w:val="0"/>
          <w:szCs w:val="22"/>
        </w:rPr>
        <w:t>시화국가산업단지</w:t>
      </w:r>
      <w:r>
        <w:rPr>
          <w:rFonts w:hint="eastAsia"/>
          <w:snapToGrid w:val="0"/>
          <w:szCs w:val="22"/>
        </w:rPr>
        <w:t xml:space="preserve"> </w:t>
      </w:r>
      <w:r>
        <w:rPr>
          <w:rFonts w:hint="eastAsia"/>
          <w:snapToGrid w:val="0"/>
          <w:szCs w:val="22"/>
        </w:rPr>
        <w:t>내에</w:t>
      </w:r>
      <w:r>
        <w:rPr>
          <w:rFonts w:hint="eastAsia"/>
          <w:snapToGrid w:val="0"/>
          <w:szCs w:val="22"/>
        </w:rPr>
        <w:t xml:space="preserve"> </w:t>
      </w:r>
      <w:r>
        <w:rPr>
          <w:rFonts w:hint="eastAsia"/>
          <w:snapToGrid w:val="0"/>
          <w:szCs w:val="22"/>
        </w:rPr>
        <w:t>위치한</w:t>
      </w:r>
      <w:r>
        <w:rPr>
          <w:rFonts w:hint="eastAsia"/>
          <w:snapToGrid w:val="0"/>
          <w:szCs w:val="22"/>
        </w:rPr>
        <w:t xml:space="preserve"> </w:t>
      </w:r>
      <w:r>
        <w:rPr>
          <w:rFonts w:hint="eastAsia"/>
          <w:snapToGrid w:val="0"/>
          <w:szCs w:val="22"/>
        </w:rPr>
        <w:t>안산</w:t>
      </w:r>
      <w:r>
        <w:rPr>
          <w:rFonts w:hint="eastAsia"/>
          <w:snapToGrid w:val="0"/>
          <w:szCs w:val="22"/>
        </w:rPr>
        <w:t>3</w:t>
      </w:r>
      <w:r>
        <w:rPr>
          <w:rFonts w:hint="eastAsia"/>
          <w:snapToGrid w:val="0"/>
          <w:szCs w:val="22"/>
        </w:rPr>
        <w:t>공장의</w:t>
      </w:r>
      <w:r>
        <w:rPr>
          <w:rFonts w:hint="eastAsia"/>
          <w:snapToGrid w:val="0"/>
          <w:szCs w:val="22"/>
        </w:rPr>
        <w:t xml:space="preserve"> </w:t>
      </w:r>
      <w:r>
        <w:rPr>
          <w:rFonts w:hint="eastAsia"/>
          <w:snapToGrid w:val="0"/>
          <w:szCs w:val="22"/>
        </w:rPr>
        <w:t>공정에서</w:t>
      </w:r>
      <w:r>
        <w:rPr>
          <w:rFonts w:hint="eastAsia"/>
          <w:snapToGrid w:val="0"/>
          <w:szCs w:val="22"/>
        </w:rPr>
        <w:t xml:space="preserve"> </w:t>
      </w:r>
      <w:r>
        <w:rPr>
          <w:rFonts w:hint="eastAsia"/>
          <w:snapToGrid w:val="0"/>
          <w:szCs w:val="22"/>
        </w:rPr>
        <w:t>발생한</w:t>
      </w:r>
      <w:r>
        <w:rPr>
          <w:rFonts w:hint="eastAsia"/>
          <w:snapToGrid w:val="0"/>
          <w:szCs w:val="22"/>
        </w:rPr>
        <w:t xml:space="preserve"> </w:t>
      </w:r>
      <w:proofErr w:type="spellStart"/>
      <w:r>
        <w:rPr>
          <w:rFonts w:hint="eastAsia"/>
          <w:snapToGrid w:val="0"/>
          <w:szCs w:val="22"/>
        </w:rPr>
        <w:t>폐열</w:t>
      </w:r>
      <w:proofErr w:type="spellEnd"/>
      <w:r>
        <w:rPr>
          <w:rFonts w:hint="eastAsia"/>
          <w:snapToGrid w:val="0"/>
          <w:szCs w:val="22"/>
        </w:rPr>
        <w:t>(</w:t>
      </w:r>
      <w:proofErr w:type="spellStart"/>
      <w:r>
        <w:rPr>
          <w:rFonts w:hint="eastAsia"/>
          <w:snapToGrid w:val="0"/>
          <w:szCs w:val="22"/>
        </w:rPr>
        <w:t>소각열</w:t>
      </w:r>
      <w:proofErr w:type="spellEnd"/>
      <w:r>
        <w:rPr>
          <w:rFonts w:hint="eastAsia"/>
          <w:snapToGrid w:val="0"/>
          <w:szCs w:val="22"/>
        </w:rPr>
        <w:t>)</w:t>
      </w:r>
      <w:r>
        <w:rPr>
          <w:rFonts w:hint="eastAsia"/>
          <w:snapToGrid w:val="0"/>
          <w:szCs w:val="22"/>
        </w:rPr>
        <w:t>을</w:t>
      </w:r>
      <w:r>
        <w:rPr>
          <w:rFonts w:hint="eastAsia"/>
          <w:snapToGrid w:val="0"/>
          <w:szCs w:val="22"/>
        </w:rPr>
        <w:t xml:space="preserve"> </w:t>
      </w:r>
      <w:r>
        <w:rPr>
          <w:rFonts w:hint="eastAsia"/>
          <w:snapToGrid w:val="0"/>
          <w:szCs w:val="22"/>
        </w:rPr>
        <w:t>반월국가산업단지</w:t>
      </w:r>
      <w:r>
        <w:rPr>
          <w:rFonts w:hint="eastAsia"/>
          <w:snapToGrid w:val="0"/>
          <w:szCs w:val="22"/>
        </w:rPr>
        <w:t xml:space="preserve"> </w:t>
      </w:r>
      <w:r>
        <w:rPr>
          <w:rFonts w:hint="eastAsia"/>
          <w:snapToGrid w:val="0"/>
          <w:szCs w:val="22"/>
        </w:rPr>
        <w:t>내에</w:t>
      </w:r>
      <w:r>
        <w:rPr>
          <w:rFonts w:hint="eastAsia"/>
          <w:snapToGrid w:val="0"/>
          <w:szCs w:val="22"/>
        </w:rPr>
        <w:t xml:space="preserve"> </w:t>
      </w:r>
      <w:r>
        <w:rPr>
          <w:rFonts w:hint="eastAsia"/>
          <w:snapToGrid w:val="0"/>
          <w:szCs w:val="22"/>
        </w:rPr>
        <w:t>위치한</w:t>
      </w:r>
      <w:r>
        <w:rPr>
          <w:rFonts w:hint="eastAsia"/>
          <w:snapToGrid w:val="0"/>
          <w:szCs w:val="22"/>
        </w:rPr>
        <w:t xml:space="preserve"> </w:t>
      </w:r>
      <w:r>
        <w:rPr>
          <w:rFonts w:hint="eastAsia"/>
          <w:snapToGrid w:val="0"/>
          <w:szCs w:val="22"/>
        </w:rPr>
        <w:t>㈜</w:t>
      </w:r>
      <w:proofErr w:type="spellStart"/>
      <w:r>
        <w:rPr>
          <w:rFonts w:hint="eastAsia"/>
          <w:snapToGrid w:val="0"/>
          <w:szCs w:val="22"/>
        </w:rPr>
        <w:t>지에스이앤알에게</w:t>
      </w:r>
      <w:proofErr w:type="spellEnd"/>
      <w:r>
        <w:rPr>
          <w:rFonts w:hint="eastAsia"/>
          <w:snapToGrid w:val="0"/>
          <w:szCs w:val="22"/>
        </w:rPr>
        <w:t xml:space="preserve"> </w:t>
      </w:r>
      <w:r>
        <w:rPr>
          <w:rFonts w:hint="eastAsia"/>
          <w:snapToGrid w:val="0"/>
          <w:szCs w:val="22"/>
        </w:rPr>
        <w:t>공급하고</w:t>
      </w:r>
      <w:r>
        <w:rPr>
          <w:rFonts w:hint="eastAsia"/>
          <w:snapToGrid w:val="0"/>
          <w:szCs w:val="22"/>
        </w:rPr>
        <w:t xml:space="preserve"> </w:t>
      </w:r>
      <w:proofErr w:type="spellStart"/>
      <w:r>
        <w:rPr>
          <w:rFonts w:hint="eastAsia"/>
          <w:snapToGrid w:val="0"/>
          <w:szCs w:val="22"/>
        </w:rPr>
        <w:t>있</w:t>
      </w:r>
      <w:ins w:id="858" w:author="heesung.ahn" w:date="2021-08-31T01:22:00Z">
        <w:r w:rsidR="00B813EC">
          <w:rPr>
            <w:rFonts w:hint="eastAsia"/>
            <w:snapToGrid w:val="0"/>
            <w:szCs w:val="22"/>
          </w:rPr>
          <w:t>으로</w:t>
        </w:r>
        <w:proofErr w:type="spellEnd"/>
        <w:r w:rsidR="00B813EC">
          <w:rPr>
            <w:rFonts w:hint="eastAsia"/>
            <w:snapToGrid w:val="0"/>
            <w:szCs w:val="22"/>
          </w:rPr>
          <w:t xml:space="preserve"> </w:t>
        </w:r>
        <w:r w:rsidR="00B813EC">
          <w:rPr>
            <w:rFonts w:hint="eastAsia"/>
            <w:snapToGrid w:val="0"/>
            <w:szCs w:val="22"/>
          </w:rPr>
          <w:t>보이나</w:t>
        </w:r>
      </w:ins>
      <w:del w:id="859" w:author="heesung.ahn" w:date="2021-08-31T01:22:00Z">
        <w:r w:rsidDel="00B813EC">
          <w:rPr>
            <w:rFonts w:hint="eastAsia"/>
            <w:snapToGrid w:val="0"/>
            <w:szCs w:val="22"/>
          </w:rPr>
          <w:delText>는</w:delText>
        </w:r>
        <w:r w:rsidDel="00B813EC">
          <w:rPr>
            <w:rFonts w:hint="eastAsia"/>
            <w:snapToGrid w:val="0"/>
            <w:szCs w:val="22"/>
          </w:rPr>
          <w:delText xml:space="preserve"> </w:delText>
        </w:r>
        <w:r w:rsidDel="00B813EC">
          <w:rPr>
            <w:rFonts w:hint="eastAsia"/>
            <w:snapToGrid w:val="0"/>
            <w:szCs w:val="22"/>
          </w:rPr>
          <w:delText>것</w:delText>
        </w:r>
        <w:r w:rsidDel="00B813EC">
          <w:rPr>
            <w:rFonts w:hint="eastAsia"/>
            <w:snapToGrid w:val="0"/>
            <w:szCs w:val="22"/>
          </w:rPr>
          <w:delText xml:space="preserve"> </w:delText>
        </w:r>
        <w:r w:rsidDel="00B813EC">
          <w:rPr>
            <w:rFonts w:hint="eastAsia"/>
            <w:snapToGrid w:val="0"/>
            <w:szCs w:val="22"/>
          </w:rPr>
          <w:delText>같으나</w:delText>
        </w:r>
      </w:del>
      <w:r>
        <w:rPr>
          <w:rFonts w:hint="eastAsia"/>
          <w:snapToGrid w:val="0"/>
          <w:szCs w:val="22"/>
        </w:rPr>
        <w:t>,</w:t>
      </w:r>
      <w:r>
        <w:rPr>
          <w:snapToGrid w:val="0"/>
          <w:szCs w:val="22"/>
        </w:rPr>
        <w:t xml:space="preserve"> </w:t>
      </w:r>
      <w:r>
        <w:rPr>
          <w:rFonts w:hint="eastAsia"/>
          <w:snapToGrid w:val="0"/>
          <w:szCs w:val="22"/>
        </w:rPr>
        <w:t>자체</w:t>
      </w:r>
      <w:r>
        <w:rPr>
          <w:rFonts w:hint="eastAsia"/>
          <w:snapToGrid w:val="0"/>
          <w:szCs w:val="22"/>
        </w:rPr>
        <w:t xml:space="preserve"> </w:t>
      </w:r>
      <w:r>
        <w:rPr>
          <w:rFonts w:hint="eastAsia"/>
          <w:snapToGrid w:val="0"/>
          <w:szCs w:val="22"/>
        </w:rPr>
        <w:t>확인한</w:t>
      </w:r>
      <w:r>
        <w:rPr>
          <w:rFonts w:hint="eastAsia"/>
          <w:snapToGrid w:val="0"/>
          <w:szCs w:val="22"/>
        </w:rPr>
        <w:t xml:space="preserve"> </w:t>
      </w:r>
      <w:r>
        <w:rPr>
          <w:rFonts w:hint="eastAsia"/>
          <w:snapToGrid w:val="0"/>
          <w:szCs w:val="22"/>
        </w:rPr>
        <w:t>안산</w:t>
      </w:r>
      <w:r>
        <w:rPr>
          <w:rFonts w:hint="eastAsia"/>
          <w:snapToGrid w:val="0"/>
          <w:szCs w:val="22"/>
        </w:rPr>
        <w:t>3</w:t>
      </w:r>
      <w:r>
        <w:rPr>
          <w:rFonts w:hint="eastAsia"/>
          <w:snapToGrid w:val="0"/>
          <w:szCs w:val="22"/>
        </w:rPr>
        <w:t>공장</w:t>
      </w:r>
      <w:r>
        <w:rPr>
          <w:rFonts w:hint="eastAsia"/>
          <w:snapToGrid w:val="0"/>
          <w:szCs w:val="22"/>
        </w:rPr>
        <w:t xml:space="preserve"> </w:t>
      </w:r>
      <w:r>
        <w:rPr>
          <w:rFonts w:hint="eastAsia"/>
          <w:snapToGrid w:val="0"/>
          <w:szCs w:val="22"/>
        </w:rPr>
        <w:t>산업단지</w:t>
      </w:r>
      <w:r>
        <w:rPr>
          <w:rFonts w:hint="eastAsia"/>
          <w:snapToGrid w:val="0"/>
          <w:szCs w:val="22"/>
        </w:rPr>
        <w:t xml:space="preserve"> </w:t>
      </w:r>
      <w:r>
        <w:rPr>
          <w:rFonts w:hint="eastAsia"/>
          <w:snapToGrid w:val="0"/>
          <w:szCs w:val="22"/>
        </w:rPr>
        <w:t>입주계약</w:t>
      </w:r>
      <w:r>
        <w:rPr>
          <w:rFonts w:hint="eastAsia"/>
          <w:snapToGrid w:val="0"/>
          <w:szCs w:val="22"/>
        </w:rPr>
        <w:t xml:space="preserve"> </w:t>
      </w:r>
      <w:r>
        <w:rPr>
          <w:rFonts w:hint="eastAsia"/>
          <w:snapToGrid w:val="0"/>
          <w:szCs w:val="22"/>
        </w:rPr>
        <w:t>확인서</w:t>
      </w:r>
      <w:r>
        <w:rPr>
          <w:rFonts w:hint="eastAsia"/>
          <w:snapToGrid w:val="0"/>
          <w:szCs w:val="22"/>
        </w:rPr>
        <w:t xml:space="preserve"> </w:t>
      </w:r>
      <w:r>
        <w:rPr>
          <w:rFonts w:hint="eastAsia"/>
          <w:snapToGrid w:val="0"/>
          <w:szCs w:val="22"/>
        </w:rPr>
        <w:t>및</w:t>
      </w:r>
      <w:r>
        <w:rPr>
          <w:rFonts w:hint="eastAsia"/>
          <w:snapToGrid w:val="0"/>
          <w:szCs w:val="22"/>
        </w:rPr>
        <w:t xml:space="preserve"> </w:t>
      </w:r>
      <w:r>
        <w:rPr>
          <w:rFonts w:hint="eastAsia"/>
          <w:snapToGrid w:val="0"/>
          <w:szCs w:val="22"/>
        </w:rPr>
        <w:t>공장등록증에</w:t>
      </w:r>
      <w:r>
        <w:rPr>
          <w:rFonts w:hint="eastAsia"/>
          <w:snapToGrid w:val="0"/>
          <w:szCs w:val="22"/>
        </w:rPr>
        <w:t xml:space="preserve"> </w:t>
      </w:r>
      <w:r>
        <w:rPr>
          <w:rFonts w:hint="eastAsia"/>
          <w:snapToGrid w:val="0"/>
          <w:szCs w:val="22"/>
        </w:rPr>
        <w:t>의하면</w:t>
      </w:r>
      <w:r>
        <w:rPr>
          <w:rFonts w:hint="eastAsia"/>
          <w:snapToGrid w:val="0"/>
          <w:szCs w:val="22"/>
        </w:rPr>
        <w:t xml:space="preserve"> </w:t>
      </w:r>
      <w:r>
        <w:rPr>
          <w:rFonts w:hint="eastAsia"/>
          <w:snapToGrid w:val="0"/>
          <w:szCs w:val="22"/>
        </w:rPr>
        <w:t>입주계약업종으로</w:t>
      </w:r>
      <w:r>
        <w:rPr>
          <w:rFonts w:hint="eastAsia"/>
          <w:snapToGrid w:val="0"/>
          <w:szCs w:val="22"/>
        </w:rPr>
        <w:t xml:space="preserve"> </w:t>
      </w:r>
      <w:r>
        <w:rPr>
          <w:rFonts w:hint="eastAsia"/>
          <w:snapToGrid w:val="0"/>
          <w:szCs w:val="22"/>
        </w:rPr>
        <w:t>제조업이</w:t>
      </w:r>
      <w:r>
        <w:rPr>
          <w:rFonts w:hint="eastAsia"/>
          <w:snapToGrid w:val="0"/>
          <w:szCs w:val="22"/>
        </w:rPr>
        <w:t xml:space="preserve"> </w:t>
      </w:r>
      <w:r>
        <w:rPr>
          <w:rFonts w:hint="eastAsia"/>
          <w:snapToGrid w:val="0"/>
          <w:szCs w:val="22"/>
        </w:rPr>
        <w:t>기재되어</w:t>
      </w:r>
      <w:r>
        <w:rPr>
          <w:rFonts w:hint="eastAsia"/>
          <w:snapToGrid w:val="0"/>
          <w:szCs w:val="22"/>
        </w:rPr>
        <w:t xml:space="preserve"> </w:t>
      </w:r>
      <w:r>
        <w:rPr>
          <w:rFonts w:hint="eastAsia"/>
          <w:snapToGrid w:val="0"/>
          <w:szCs w:val="22"/>
        </w:rPr>
        <w:t>있</w:t>
      </w:r>
      <w:ins w:id="860" w:author="heesung.ahn" w:date="2021-08-31T01:22:00Z">
        <w:r w:rsidR="00B813EC">
          <w:rPr>
            <w:rFonts w:hint="eastAsia"/>
            <w:snapToGrid w:val="0"/>
            <w:szCs w:val="22"/>
          </w:rPr>
          <w:t>을</w:t>
        </w:r>
        <w:r w:rsidR="00B813EC">
          <w:rPr>
            <w:rFonts w:hint="eastAsia"/>
            <w:snapToGrid w:val="0"/>
            <w:szCs w:val="22"/>
          </w:rPr>
          <w:t xml:space="preserve"> </w:t>
        </w:r>
        <w:r w:rsidR="00B813EC">
          <w:rPr>
            <w:rFonts w:hint="eastAsia"/>
            <w:snapToGrid w:val="0"/>
            <w:szCs w:val="22"/>
          </w:rPr>
          <w:t>뿐</w:t>
        </w:r>
      </w:ins>
      <w:del w:id="861" w:author="heesung.ahn" w:date="2021-08-31T01:22:00Z">
        <w:r w:rsidDel="00B813EC">
          <w:rPr>
            <w:rFonts w:hint="eastAsia"/>
            <w:snapToGrid w:val="0"/>
            <w:szCs w:val="22"/>
          </w:rPr>
          <w:delText>으나</w:delText>
        </w:r>
      </w:del>
      <w:r>
        <w:rPr>
          <w:rFonts w:hint="eastAsia"/>
          <w:snapToGrid w:val="0"/>
          <w:szCs w:val="22"/>
        </w:rPr>
        <w:t xml:space="preserve">, </w:t>
      </w:r>
      <w:proofErr w:type="spellStart"/>
      <w:r>
        <w:rPr>
          <w:rFonts w:hint="eastAsia"/>
          <w:snapToGrid w:val="0"/>
          <w:szCs w:val="22"/>
        </w:rPr>
        <w:t>폐열</w:t>
      </w:r>
      <w:proofErr w:type="spellEnd"/>
      <w:r>
        <w:rPr>
          <w:rFonts w:hint="eastAsia"/>
          <w:snapToGrid w:val="0"/>
          <w:szCs w:val="22"/>
        </w:rPr>
        <w:t xml:space="preserve"> </w:t>
      </w:r>
      <w:r>
        <w:rPr>
          <w:rFonts w:hint="eastAsia"/>
          <w:snapToGrid w:val="0"/>
          <w:szCs w:val="22"/>
        </w:rPr>
        <w:t>공급업은</w:t>
      </w:r>
      <w:r>
        <w:rPr>
          <w:rFonts w:hint="eastAsia"/>
          <w:snapToGrid w:val="0"/>
          <w:szCs w:val="22"/>
        </w:rPr>
        <w:t xml:space="preserve"> </w:t>
      </w:r>
      <w:r>
        <w:rPr>
          <w:rFonts w:hint="eastAsia"/>
          <w:snapToGrid w:val="0"/>
          <w:szCs w:val="22"/>
        </w:rPr>
        <w:t>기재되어</w:t>
      </w:r>
      <w:r>
        <w:rPr>
          <w:rFonts w:hint="eastAsia"/>
          <w:snapToGrid w:val="0"/>
          <w:szCs w:val="22"/>
        </w:rPr>
        <w:t xml:space="preserve"> </w:t>
      </w:r>
      <w:r>
        <w:rPr>
          <w:rFonts w:hint="eastAsia"/>
          <w:snapToGrid w:val="0"/>
          <w:szCs w:val="22"/>
        </w:rPr>
        <w:t>있지</w:t>
      </w:r>
      <w:r>
        <w:rPr>
          <w:rFonts w:hint="eastAsia"/>
          <w:snapToGrid w:val="0"/>
          <w:szCs w:val="22"/>
        </w:rPr>
        <w:t xml:space="preserve"> </w:t>
      </w:r>
      <w:r>
        <w:rPr>
          <w:rFonts w:hint="eastAsia"/>
          <w:snapToGrid w:val="0"/>
          <w:szCs w:val="22"/>
        </w:rPr>
        <w:t>않음</w:t>
      </w:r>
      <w:r>
        <w:rPr>
          <w:rFonts w:hint="eastAsia"/>
          <w:snapToGrid w:val="0"/>
          <w:szCs w:val="22"/>
        </w:rPr>
        <w:t>.</w:t>
      </w:r>
    </w:p>
    <w:p w14:paraId="31AF1578" w14:textId="77777777" w:rsidR="00026A7E" w:rsidRDefault="00026A7E" w:rsidP="00026A7E">
      <w:pPr>
        <w:spacing w:after="240"/>
        <w:ind w:left="907"/>
        <w:rPr>
          <w:snapToGrid w:val="0"/>
          <w:szCs w:val="22"/>
        </w:rPr>
      </w:pPr>
      <w:r>
        <w:rPr>
          <w:rFonts w:hint="eastAsia"/>
          <w:snapToGrid w:val="0"/>
          <w:szCs w:val="22"/>
        </w:rPr>
        <w:t>대상회사가</w:t>
      </w:r>
      <w:r>
        <w:rPr>
          <w:rFonts w:hint="eastAsia"/>
          <w:snapToGrid w:val="0"/>
          <w:szCs w:val="22"/>
        </w:rPr>
        <w:t xml:space="preserve"> </w:t>
      </w:r>
      <w:r>
        <w:rPr>
          <w:rFonts w:hint="eastAsia"/>
          <w:snapToGrid w:val="0"/>
          <w:szCs w:val="22"/>
        </w:rPr>
        <w:t>안산</w:t>
      </w:r>
      <w:r>
        <w:rPr>
          <w:rFonts w:hint="eastAsia"/>
          <w:snapToGrid w:val="0"/>
          <w:szCs w:val="22"/>
        </w:rPr>
        <w:t>3</w:t>
      </w:r>
      <w:r>
        <w:rPr>
          <w:rFonts w:hint="eastAsia"/>
          <w:snapToGrid w:val="0"/>
          <w:szCs w:val="22"/>
        </w:rPr>
        <w:t>공장</w:t>
      </w:r>
      <w:r>
        <w:rPr>
          <w:rFonts w:hint="eastAsia"/>
          <w:snapToGrid w:val="0"/>
          <w:szCs w:val="22"/>
        </w:rPr>
        <w:t xml:space="preserve"> </w:t>
      </w:r>
      <w:r>
        <w:rPr>
          <w:rFonts w:hint="eastAsia"/>
          <w:snapToGrid w:val="0"/>
          <w:szCs w:val="22"/>
        </w:rPr>
        <w:t>이외의</w:t>
      </w:r>
      <w:r>
        <w:rPr>
          <w:rFonts w:hint="eastAsia"/>
          <w:snapToGrid w:val="0"/>
          <w:szCs w:val="22"/>
        </w:rPr>
        <w:t xml:space="preserve"> </w:t>
      </w:r>
      <w:r>
        <w:rPr>
          <w:rFonts w:hint="eastAsia"/>
          <w:snapToGrid w:val="0"/>
          <w:szCs w:val="22"/>
        </w:rPr>
        <w:t>사업장에서</w:t>
      </w:r>
      <w:r>
        <w:rPr>
          <w:rFonts w:hint="eastAsia"/>
          <w:snapToGrid w:val="0"/>
          <w:szCs w:val="22"/>
        </w:rPr>
        <w:t xml:space="preserve"> </w:t>
      </w:r>
      <w:r>
        <w:rPr>
          <w:rFonts w:hint="eastAsia"/>
          <w:snapToGrid w:val="0"/>
          <w:szCs w:val="22"/>
        </w:rPr>
        <w:t>제</w:t>
      </w:r>
      <w:r>
        <w:rPr>
          <w:rFonts w:hint="eastAsia"/>
          <w:snapToGrid w:val="0"/>
          <w:szCs w:val="22"/>
        </w:rPr>
        <w:t>3</w:t>
      </w:r>
      <w:r>
        <w:rPr>
          <w:rFonts w:hint="eastAsia"/>
          <w:snapToGrid w:val="0"/>
          <w:szCs w:val="22"/>
        </w:rPr>
        <w:t>자에게</w:t>
      </w:r>
      <w:r>
        <w:rPr>
          <w:rFonts w:hint="eastAsia"/>
          <w:snapToGrid w:val="0"/>
          <w:szCs w:val="22"/>
        </w:rPr>
        <w:t xml:space="preserve"> </w:t>
      </w:r>
      <w:proofErr w:type="spellStart"/>
      <w:r>
        <w:rPr>
          <w:rFonts w:hint="eastAsia"/>
          <w:snapToGrid w:val="0"/>
          <w:szCs w:val="22"/>
        </w:rPr>
        <w:t>폐열을</w:t>
      </w:r>
      <w:proofErr w:type="spellEnd"/>
      <w:r>
        <w:rPr>
          <w:rFonts w:hint="eastAsia"/>
          <w:snapToGrid w:val="0"/>
          <w:szCs w:val="22"/>
        </w:rPr>
        <w:t xml:space="preserve"> </w:t>
      </w:r>
      <w:r>
        <w:rPr>
          <w:rFonts w:hint="eastAsia"/>
          <w:snapToGrid w:val="0"/>
          <w:szCs w:val="22"/>
        </w:rPr>
        <w:t>공급하고</w:t>
      </w:r>
      <w:r>
        <w:rPr>
          <w:rFonts w:hint="eastAsia"/>
          <w:snapToGrid w:val="0"/>
          <w:szCs w:val="22"/>
        </w:rPr>
        <w:t xml:space="preserve"> </w:t>
      </w:r>
      <w:r>
        <w:rPr>
          <w:rFonts w:hint="eastAsia"/>
          <w:snapToGrid w:val="0"/>
          <w:szCs w:val="22"/>
        </w:rPr>
        <w:t>있는지</w:t>
      </w:r>
      <w:r>
        <w:rPr>
          <w:rFonts w:hint="eastAsia"/>
          <w:snapToGrid w:val="0"/>
          <w:szCs w:val="22"/>
        </w:rPr>
        <w:t xml:space="preserve"> </w:t>
      </w:r>
      <w:r>
        <w:rPr>
          <w:rFonts w:hint="eastAsia"/>
          <w:snapToGrid w:val="0"/>
          <w:szCs w:val="22"/>
        </w:rPr>
        <w:t>여부</w:t>
      </w:r>
      <w:r>
        <w:rPr>
          <w:rFonts w:hint="eastAsia"/>
          <w:snapToGrid w:val="0"/>
          <w:szCs w:val="22"/>
        </w:rPr>
        <w:t>,</w:t>
      </w:r>
      <w:r>
        <w:rPr>
          <w:snapToGrid w:val="0"/>
          <w:szCs w:val="22"/>
        </w:rPr>
        <w:t xml:space="preserve"> </w:t>
      </w:r>
      <w:proofErr w:type="spellStart"/>
      <w:r>
        <w:rPr>
          <w:rFonts w:hint="eastAsia"/>
          <w:snapToGrid w:val="0"/>
          <w:szCs w:val="22"/>
        </w:rPr>
        <w:t>폐열</w:t>
      </w:r>
      <w:proofErr w:type="spellEnd"/>
      <w:r>
        <w:rPr>
          <w:rFonts w:hint="eastAsia"/>
          <w:snapToGrid w:val="0"/>
          <w:szCs w:val="22"/>
        </w:rPr>
        <w:t xml:space="preserve"> </w:t>
      </w:r>
      <w:proofErr w:type="spellStart"/>
      <w:r>
        <w:rPr>
          <w:rFonts w:hint="eastAsia"/>
          <w:snapToGrid w:val="0"/>
          <w:szCs w:val="22"/>
        </w:rPr>
        <w:t>수급자</w:t>
      </w:r>
      <w:proofErr w:type="spellEnd"/>
      <w:r>
        <w:rPr>
          <w:rFonts w:hint="eastAsia"/>
          <w:snapToGrid w:val="0"/>
          <w:szCs w:val="22"/>
        </w:rPr>
        <w:t xml:space="preserve"> </w:t>
      </w:r>
      <w:r>
        <w:rPr>
          <w:rFonts w:hint="eastAsia"/>
          <w:snapToGrid w:val="0"/>
          <w:szCs w:val="22"/>
        </w:rPr>
        <w:t>현황</w:t>
      </w:r>
      <w:r>
        <w:rPr>
          <w:snapToGrid w:val="0"/>
          <w:szCs w:val="22"/>
        </w:rPr>
        <w:t xml:space="preserve"> </w:t>
      </w:r>
      <w:r>
        <w:rPr>
          <w:rFonts w:hint="eastAsia"/>
          <w:snapToGrid w:val="0"/>
          <w:szCs w:val="22"/>
        </w:rPr>
        <w:t>및</w:t>
      </w:r>
      <w:r w:rsidRPr="00873262">
        <w:rPr>
          <w:rFonts w:hint="eastAsia"/>
          <w:snapToGrid w:val="0"/>
          <w:szCs w:val="22"/>
        </w:rPr>
        <w:t xml:space="preserve"> </w:t>
      </w:r>
      <w:r>
        <w:rPr>
          <w:rFonts w:hint="eastAsia"/>
          <w:snapToGrid w:val="0"/>
          <w:szCs w:val="22"/>
        </w:rPr>
        <w:t>열</w:t>
      </w:r>
      <w:r>
        <w:rPr>
          <w:rFonts w:hint="eastAsia"/>
          <w:snapToGrid w:val="0"/>
          <w:szCs w:val="22"/>
        </w:rPr>
        <w:t xml:space="preserve"> </w:t>
      </w:r>
      <w:r>
        <w:rPr>
          <w:rFonts w:hint="eastAsia"/>
          <w:snapToGrid w:val="0"/>
          <w:szCs w:val="22"/>
        </w:rPr>
        <w:t>공급</w:t>
      </w:r>
      <w:r>
        <w:rPr>
          <w:rFonts w:hint="eastAsia"/>
          <w:snapToGrid w:val="0"/>
          <w:szCs w:val="22"/>
        </w:rPr>
        <w:t xml:space="preserve"> </w:t>
      </w:r>
      <w:r w:rsidRPr="00873262">
        <w:rPr>
          <w:rFonts w:hint="eastAsia"/>
          <w:snapToGrid w:val="0"/>
          <w:szCs w:val="22"/>
        </w:rPr>
        <w:t>배관이</w:t>
      </w:r>
      <w:r w:rsidRPr="00873262">
        <w:rPr>
          <w:rFonts w:hint="eastAsia"/>
          <w:snapToGrid w:val="0"/>
          <w:szCs w:val="22"/>
        </w:rPr>
        <w:t xml:space="preserve"> </w:t>
      </w:r>
      <w:r w:rsidRPr="00873262">
        <w:rPr>
          <w:rFonts w:hint="eastAsia"/>
          <w:snapToGrid w:val="0"/>
          <w:szCs w:val="22"/>
        </w:rPr>
        <w:t>설치된</w:t>
      </w:r>
      <w:r w:rsidRPr="00873262">
        <w:rPr>
          <w:rFonts w:hint="eastAsia"/>
          <w:snapToGrid w:val="0"/>
          <w:szCs w:val="22"/>
        </w:rPr>
        <w:t xml:space="preserve"> </w:t>
      </w:r>
      <w:r w:rsidRPr="00873262">
        <w:rPr>
          <w:rFonts w:hint="eastAsia"/>
          <w:snapToGrid w:val="0"/>
          <w:szCs w:val="22"/>
        </w:rPr>
        <w:t>부지에</w:t>
      </w:r>
      <w:r w:rsidRPr="00873262">
        <w:rPr>
          <w:rFonts w:hint="eastAsia"/>
          <w:snapToGrid w:val="0"/>
          <w:szCs w:val="22"/>
        </w:rPr>
        <w:t xml:space="preserve"> </w:t>
      </w:r>
      <w:r w:rsidRPr="00873262">
        <w:rPr>
          <w:rFonts w:hint="eastAsia"/>
          <w:snapToGrid w:val="0"/>
          <w:szCs w:val="22"/>
        </w:rPr>
        <w:t>대한</w:t>
      </w:r>
      <w:r w:rsidRPr="00873262">
        <w:rPr>
          <w:rFonts w:hint="eastAsia"/>
          <w:snapToGrid w:val="0"/>
          <w:szCs w:val="22"/>
        </w:rPr>
        <w:t xml:space="preserve"> </w:t>
      </w:r>
      <w:r w:rsidRPr="00873262">
        <w:rPr>
          <w:rFonts w:hint="eastAsia"/>
          <w:snapToGrid w:val="0"/>
          <w:szCs w:val="22"/>
        </w:rPr>
        <w:t>소유권</w:t>
      </w:r>
      <w:r w:rsidRPr="00873262">
        <w:rPr>
          <w:rFonts w:hint="eastAsia"/>
          <w:snapToGrid w:val="0"/>
          <w:szCs w:val="22"/>
        </w:rPr>
        <w:t xml:space="preserve"> </w:t>
      </w:r>
      <w:r w:rsidRPr="00873262">
        <w:rPr>
          <w:rFonts w:hint="eastAsia"/>
          <w:snapToGrid w:val="0"/>
          <w:szCs w:val="22"/>
        </w:rPr>
        <w:t>또는</w:t>
      </w:r>
      <w:r w:rsidRPr="00873262">
        <w:rPr>
          <w:rFonts w:hint="eastAsia"/>
          <w:snapToGrid w:val="0"/>
          <w:szCs w:val="22"/>
        </w:rPr>
        <w:t xml:space="preserve"> </w:t>
      </w:r>
      <w:r w:rsidRPr="00873262">
        <w:rPr>
          <w:rFonts w:hint="eastAsia"/>
          <w:snapToGrid w:val="0"/>
          <w:szCs w:val="22"/>
        </w:rPr>
        <w:t>사용권</w:t>
      </w:r>
      <w:r w:rsidRPr="00873262">
        <w:rPr>
          <w:rFonts w:hint="eastAsia"/>
          <w:snapToGrid w:val="0"/>
          <w:szCs w:val="22"/>
        </w:rPr>
        <w:t xml:space="preserve"> </w:t>
      </w:r>
      <w:r w:rsidRPr="00873262">
        <w:rPr>
          <w:rFonts w:hint="eastAsia"/>
          <w:snapToGrid w:val="0"/>
          <w:szCs w:val="22"/>
        </w:rPr>
        <w:t>확보</w:t>
      </w:r>
      <w:r>
        <w:rPr>
          <w:rFonts w:hint="eastAsia"/>
          <w:snapToGrid w:val="0"/>
          <w:szCs w:val="22"/>
        </w:rPr>
        <w:t>를</w:t>
      </w:r>
      <w:r>
        <w:rPr>
          <w:rFonts w:hint="eastAsia"/>
          <w:snapToGrid w:val="0"/>
          <w:szCs w:val="22"/>
        </w:rPr>
        <w:t xml:space="preserve"> </w:t>
      </w:r>
      <w:r>
        <w:rPr>
          <w:rFonts w:hint="eastAsia"/>
          <w:snapToGrid w:val="0"/>
          <w:szCs w:val="22"/>
        </w:rPr>
        <w:t>확인하기</w:t>
      </w:r>
      <w:r>
        <w:rPr>
          <w:rFonts w:hint="eastAsia"/>
          <w:snapToGrid w:val="0"/>
          <w:szCs w:val="22"/>
        </w:rPr>
        <w:t xml:space="preserve"> </w:t>
      </w:r>
      <w:r>
        <w:rPr>
          <w:rFonts w:hint="eastAsia"/>
          <w:snapToGrid w:val="0"/>
          <w:szCs w:val="22"/>
        </w:rPr>
        <w:t>위한</w:t>
      </w:r>
      <w:r>
        <w:rPr>
          <w:rFonts w:hint="eastAsia"/>
          <w:snapToGrid w:val="0"/>
          <w:szCs w:val="22"/>
        </w:rPr>
        <w:t xml:space="preserve"> </w:t>
      </w:r>
      <w:r>
        <w:rPr>
          <w:rFonts w:hint="eastAsia"/>
          <w:snapToGrid w:val="0"/>
          <w:szCs w:val="22"/>
        </w:rPr>
        <w:t>자료</w:t>
      </w:r>
      <w:ins w:id="862" w:author="heesung.ahn" w:date="2021-08-31T01:23:00Z">
        <w:r w:rsidR="001479E8">
          <w:rPr>
            <w:rFonts w:hint="eastAsia"/>
            <w:snapToGrid w:val="0"/>
            <w:szCs w:val="22"/>
          </w:rPr>
          <w:t>는</w:t>
        </w:r>
      </w:ins>
      <w:del w:id="863" w:author="heesung.ahn" w:date="2021-08-31T01:23:00Z">
        <w:r w:rsidDel="001479E8">
          <w:rPr>
            <w:rFonts w:hint="eastAsia"/>
            <w:snapToGrid w:val="0"/>
            <w:szCs w:val="22"/>
          </w:rPr>
          <w:delText>를</w:delText>
        </w:r>
        <w:r w:rsidDel="001479E8">
          <w:rPr>
            <w:rFonts w:hint="eastAsia"/>
            <w:snapToGrid w:val="0"/>
            <w:szCs w:val="22"/>
          </w:rPr>
          <w:delText xml:space="preserve"> </w:delText>
        </w:r>
        <w:r w:rsidDel="001479E8">
          <w:rPr>
            <w:rFonts w:hint="eastAsia"/>
            <w:snapToGrid w:val="0"/>
            <w:szCs w:val="22"/>
          </w:rPr>
          <w:delText>요청하였으나</w:delText>
        </w:r>
      </w:del>
      <w:r>
        <w:rPr>
          <w:rFonts w:hint="eastAsia"/>
          <w:snapToGrid w:val="0"/>
          <w:szCs w:val="22"/>
        </w:rPr>
        <w:t xml:space="preserve"> </w:t>
      </w:r>
      <w:r>
        <w:rPr>
          <w:rFonts w:hint="eastAsia"/>
          <w:snapToGrid w:val="0"/>
          <w:szCs w:val="22"/>
        </w:rPr>
        <w:t>제공되지</w:t>
      </w:r>
      <w:r>
        <w:rPr>
          <w:rFonts w:hint="eastAsia"/>
          <w:snapToGrid w:val="0"/>
          <w:szCs w:val="22"/>
        </w:rPr>
        <w:t xml:space="preserve"> </w:t>
      </w:r>
      <w:r>
        <w:rPr>
          <w:rFonts w:hint="eastAsia"/>
          <w:snapToGrid w:val="0"/>
          <w:szCs w:val="22"/>
        </w:rPr>
        <w:t>아니함</w:t>
      </w:r>
      <w:r>
        <w:rPr>
          <w:rFonts w:hint="eastAsia"/>
          <w:snapToGrid w:val="0"/>
          <w:szCs w:val="22"/>
        </w:rPr>
        <w:t>.</w:t>
      </w:r>
    </w:p>
    <w:p w14:paraId="24D777A2" w14:textId="77777777" w:rsidR="00026A7E" w:rsidRPr="00042C75" w:rsidRDefault="00026A7E" w:rsidP="00026A7E">
      <w:pPr>
        <w:numPr>
          <w:ilvl w:val="0"/>
          <w:numId w:val="110"/>
        </w:numPr>
        <w:spacing w:after="240" w:line="350" w:lineRule="atLeast"/>
        <w:rPr>
          <w:szCs w:val="22"/>
        </w:rPr>
      </w:pPr>
      <w:r w:rsidRPr="00CB2B3F">
        <w:rPr>
          <w:b/>
          <w:szCs w:val="22"/>
        </w:rPr>
        <w:t>분석</w:t>
      </w:r>
    </w:p>
    <w:p w14:paraId="79154FEC" w14:textId="77777777" w:rsidR="00026A7E" w:rsidRPr="0049682E" w:rsidRDefault="00026A7E" w:rsidP="00026A7E">
      <w:pPr>
        <w:pStyle w:val="a5"/>
        <w:spacing w:after="240" w:line="350" w:lineRule="atLeast"/>
        <w:ind w:leftChars="0" w:left="907"/>
        <w:rPr>
          <w:spacing w:val="-3"/>
          <w:szCs w:val="22"/>
        </w:rPr>
      </w:pPr>
      <w:r>
        <w:rPr>
          <w:rFonts w:hint="eastAsia"/>
          <w:spacing w:val="-3"/>
          <w:szCs w:val="22"/>
        </w:rPr>
        <w:t>입주기업체가</w:t>
      </w:r>
      <w:r>
        <w:rPr>
          <w:rFonts w:hint="eastAsia"/>
          <w:spacing w:val="-3"/>
          <w:szCs w:val="22"/>
        </w:rPr>
        <w:t xml:space="preserve"> </w:t>
      </w:r>
      <w:r>
        <w:rPr>
          <w:rFonts w:hint="eastAsia"/>
          <w:spacing w:val="-3"/>
          <w:szCs w:val="22"/>
        </w:rPr>
        <w:t>입주계약사항</w:t>
      </w:r>
      <w:r>
        <w:rPr>
          <w:rFonts w:hint="eastAsia"/>
          <w:spacing w:val="-3"/>
          <w:szCs w:val="22"/>
        </w:rPr>
        <w:t xml:space="preserve"> </w:t>
      </w:r>
      <w:r>
        <w:rPr>
          <w:rFonts w:hint="eastAsia"/>
          <w:spacing w:val="-3"/>
          <w:szCs w:val="22"/>
        </w:rPr>
        <w:t>중</w:t>
      </w:r>
      <w:r>
        <w:rPr>
          <w:rFonts w:hint="eastAsia"/>
          <w:spacing w:val="-3"/>
          <w:szCs w:val="22"/>
        </w:rPr>
        <w:t xml:space="preserve"> </w:t>
      </w:r>
      <w:r>
        <w:rPr>
          <w:rFonts w:hint="eastAsia"/>
          <w:spacing w:val="-3"/>
          <w:szCs w:val="22"/>
        </w:rPr>
        <w:t>업종</w:t>
      </w:r>
      <w:r>
        <w:rPr>
          <w:rFonts w:hint="eastAsia"/>
          <w:spacing w:val="-3"/>
          <w:szCs w:val="22"/>
        </w:rPr>
        <w:t xml:space="preserve"> </w:t>
      </w:r>
      <w:r>
        <w:rPr>
          <w:rFonts w:hint="eastAsia"/>
          <w:spacing w:val="-3"/>
          <w:szCs w:val="22"/>
        </w:rPr>
        <w:t>또는</w:t>
      </w:r>
      <w:r>
        <w:rPr>
          <w:rFonts w:hint="eastAsia"/>
          <w:spacing w:val="-3"/>
          <w:szCs w:val="22"/>
        </w:rPr>
        <w:t xml:space="preserve"> </w:t>
      </w:r>
      <w:r>
        <w:rPr>
          <w:rFonts w:hint="eastAsia"/>
          <w:spacing w:val="-3"/>
          <w:szCs w:val="22"/>
        </w:rPr>
        <w:t>사업내용을</w:t>
      </w:r>
      <w:r>
        <w:rPr>
          <w:rFonts w:hint="eastAsia"/>
          <w:spacing w:val="-3"/>
          <w:szCs w:val="22"/>
        </w:rPr>
        <w:t xml:space="preserve"> </w:t>
      </w:r>
      <w:r>
        <w:rPr>
          <w:rFonts w:hint="eastAsia"/>
          <w:spacing w:val="-3"/>
          <w:szCs w:val="22"/>
        </w:rPr>
        <w:t>변경하려는</w:t>
      </w:r>
      <w:r>
        <w:rPr>
          <w:rFonts w:hint="eastAsia"/>
          <w:spacing w:val="-3"/>
          <w:szCs w:val="22"/>
        </w:rPr>
        <w:t xml:space="preserve"> </w:t>
      </w:r>
      <w:r>
        <w:rPr>
          <w:rFonts w:hint="eastAsia"/>
          <w:spacing w:val="-3"/>
          <w:szCs w:val="22"/>
        </w:rPr>
        <w:t>경우</w:t>
      </w:r>
      <w:r>
        <w:rPr>
          <w:rFonts w:hint="eastAsia"/>
          <w:spacing w:val="-3"/>
          <w:szCs w:val="22"/>
        </w:rPr>
        <w:t xml:space="preserve"> </w:t>
      </w:r>
      <w:r>
        <w:rPr>
          <w:rFonts w:hint="eastAsia"/>
          <w:spacing w:val="-3"/>
          <w:szCs w:val="22"/>
        </w:rPr>
        <w:t>관리기관과</w:t>
      </w:r>
      <w:r>
        <w:rPr>
          <w:rFonts w:hint="eastAsia"/>
          <w:spacing w:val="-3"/>
          <w:szCs w:val="22"/>
        </w:rPr>
        <w:t xml:space="preserve"> </w:t>
      </w:r>
      <w:r>
        <w:rPr>
          <w:rFonts w:hint="eastAsia"/>
          <w:spacing w:val="-3"/>
          <w:szCs w:val="22"/>
        </w:rPr>
        <w:t>입주변경계약을</w:t>
      </w:r>
      <w:r>
        <w:rPr>
          <w:rFonts w:hint="eastAsia"/>
          <w:spacing w:val="-3"/>
          <w:szCs w:val="22"/>
        </w:rPr>
        <w:t xml:space="preserve"> </w:t>
      </w:r>
      <w:r>
        <w:rPr>
          <w:rFonts w:hint="eastAsia"/>
          <w:spacing w:val="-3"/>
          <w:szCs w:val="22"/>
        </w:rPr>
        <w:t>체결하여야</w:t>
      </w:r>
      <w:r>
        <w:rPr>
          <w:rFonts w:hint="eastAsia"/>
          <w:spacing w:val="-3"/>
          <w:szCs w:val="22"/>
        </w:rPr>
        <w:t xml:space="preserve"> </w:t>
      </w:r>
      <w:r>
        <w:rPr>
          <w:rFonts w:hint="eastAsia"/>
          <w:spacing w:val="-3"/>
          <w:szCs w:val="22"/>
        </w:rPr>
        <w:t>하며</w:t>
      </w:r>
      <w:r>
        <w:rPr>
          <w:rFonts w:hint="eastAsia"/>
          <w:spacing w:val="-3"/>
          <w:szCs w:val="22"/>
        </w:rPr>
        <w:t>,</w:t>
      </w:r>
      <w:r>
        <w:rPr>
          <w:spacing w:val="-3"/>
          <w:szCs w:val="22"/>
        </w:rPr>
        <w:t xml:space="preserve"> </w:t>
      </w:r>
      <w:r>
        <w:rPr>
          <w:rFonts w:hint="eastAsia"/>
          <w:spacing w:val="-3"/>
          <w:szCs w:val="22"/>
        </w:rPr>
        <w:t>이를</w:t>
      </w:r>
      <w:r>
        <w:rPr>
          <w:rFonts w:hint="eastAsia"/>
          <w:spacing w:val="-3"/>
          <w:szCs w:val="22"/>
        </w:rPr>
        <w:t xml:space="preserve"> </w:t>
      </w:r>
      <w:r>
        <w:rPr>
          <w:rFonts w:hint="eastAsia"/>
          <w:spacing w:val="-3"/>
          <w:szCs w:val="22"/>
        </w:rPr>
        <w:t>위반할</w:t>
      </w:r>
      <w:r>
        <w:rPr>
          <w:rFonts w:hint="eastAsia"/>
          <w:spacing w:val="-3"/>
          <w:szCs w:val="22"/>
        </w:rPr>
        <w:t xml:space="preserve"> </w:t>
      </w:r>
      <w:r>
        <w:rPr>
          <w:rFonts w:hint="eastAsia"/>
          <w:spacing w:val="-3"/>
          <w:szCs w:val="22"/>
        </w:rPr>
        <w:t>경우</w:t>
      </w:r>
      <w:r>
        <w:rPr>
          <w:rFonts w:hint="eastAsia"/>
          <w:spacing w:val="-3"/>
          <w:szCs w:val="22"/>
        </w:rPr>
        <w:t xml:space="preserve"> </w:t>
      </w:r>
      <w:r>
        <w:rPr>
          <w:spacing w:val="-3"/>
          <w:szCs w:val="22"/>
        </w:rPr>
        <w:t>1,500</w:t>
      </w:r>
      <w:r>
        <w:rPr>
          <w:rFonts w:hint="eastAsia"/>
          <w:spacing w:val="-3"/>
          <w:szCs w:val="22"/>
        </w:rPr>
        <w:t>만원</w:t>
      </w:r>
      <w:r>
        <w:rPr>
          <w:rFonts w:hint="eastAsia"/>
          <w:spacing w:val="-3"/>
          <w:szCs w:val="22"/>
        </w:rPr>
        <w:t xml:space="preserve"> </w:t>
      </w:r>
      <w:r>
        <w:rPr>
          <w:rFonts w:hint="eastAsia"/>
          <w:spacing w:val="-3"/>
          <w:szCs w:val="22"/>
        </w:rPr>
        <w:t>이하의</w:t>
      </w:r>
      <w:r>
        <w:rPr>
          <w:rFonts w:hint="eastAsia"/>
          <w:spacing w:val="-3"/>
          <w:szCs w:val="22"/>
        </w:rPr>
        <w:t xml:space="preserve"> </w:t>
      </w:r>
      <w:r>
        <w:rPr>
          <w:rFonts w:hint="eastAsia"/>
          <w:spacing w:val="-3"/>
          <w:szCs w:val="22"/>
        </w:rPr>
        <w:t>벌금에</w:t>
      </w:r>
      <w:r>
        <w:rPr>
          <w:rFonts w:hint="eastAsia"/>
          <w:spacing w:val="-3"/>
          <w:szCs w:val="22"/>
        </w:rPr>
        <w:t xml:space="preserve"> </w:t>
      </w:r>
      <w:r>
        <w:rPr>
          <w:rFonts w:hint="eastAsia"/>
          <w:spacing w:val="-3"/>
          <w:szCs w:val="22"/>
        </w:rPr>
        <w:t>처해질</w:t>
      </w:r>
      <w:r>
        <w:rPr>
          <w:rFonts w:hint="eastAsia"/>
          <w:spacing w:val="-3"/>
          <w:szCs w:val="22"/>
        </w:rPr>
        <w:t xml:space="preserve"> </w:t>
      </w:r>
      <w:r>
        <w:rPr>
          <w:rFonts w:hint="eastAsia"/>
          <w:spacing w:val="-3"/>
          <w:szCs w:val="22"/>
        </w:rPr>
        <w:t>수</w:t>
      </w:r>
      <w:r>
        <w:rPr>
          <w:rFonts w:hint="eastAsia"/>
          <w:spacing w:val="-3"/>
          <w:szCs w:val="22"/>
        </w:rPr>
        <w:t xml:space="preserve"> </w:t>
      </w:r>
      <w:r>
        <w:rPr>
          <w:rFonts w:hint="eastAsia"/>
          <w:spacing w:val="-3"/>
          <w:szCs w:val="22"/>
        </w:rPr>
        <w:t>있음</w:t>
      </w:r>
      <w:r>
        <w:rPr>
          <w:rFonts w:hint="eastAsia"/>
          <w:spacing w:val="-3"/>
          <w:szCs w:val="22"/>
        </w:rPr>
        <w:t>(</w:t>
      </w:r>
      <w:r>
        <w:rPr>
          <w:rFonts w:hint="eastAsia"/>
          <w:spacing w:val="-3"/>
          <w:szCs w:val="22"/>
        </w:rPr>
        <w:t>산업집적법</w:t>
      </w:r>
      <w:r>
        <w:rPr>
          <w:rFonts w:hint="eastAsia"/>
          <w:spacing w:val="-3"/>
          <w:szCs w:val="22"/>
        </w:rPr>
        <w:t xml:space="preserve"> </w:t>
      </w:r>
      <w:r>
        <w:rPr>
          <w:rFonts w:hint="eastAsia"/>
          <w:spacing w:val="-3"/>
          <w:szCs w:val="22"/>
        </w:rPr>
        <w:t>제</w:t>
      </w:r>
      <w:r>
        <w:rPr>
          <w:rFonts w:hint="eastAsia"/>
          <w:spacing w:val="-3"/>
          <w:szCs w:val="22"/>
        </w:rPr>
        <w:t>3</w:t>
      </w:r>
      <w:r>
        <w:rPr>
          <w:spacing w:val="-3"/>
          <w:szCs w:val="22"/>
        </w:rPr>
        <w:t>8</w:t>
      </w:r>
      <w:r>
        <w:rPr>
          <w:rFonts w:hint="eastAsia"/>
          <w:spacing w:val="-3"/>
          <w:szCs w:val="22"/>
        </w:rPr>
        <w:t>조</w:t>
      </w:r>
      <w:r>
        <w:rPr>
          <w:rFonts w:hint="eastAsia"/>
          <w:spacing w:val="-3"/>
          <w:szCs w:val="22"/>
        </w:rPr>
        <w:t xml:space="preserve"> </w:t>
      </w:r>
      <w:r>
        <w:rPr>
          <w:rFonts w:hint="eastAsia"/>
          <w:spacing w:val="-3"/>
          <w:szCs w:val="22"/>
        </w:rPr>
        <w:t>제</w:t>
      </w:r>
      <w:r>
        <w:rPr>
          <w:rFonts w:hint="eastAsia"/>
          <w:spacing w:val="-3"/>
          <w:szCs w:val="22"/>
        </w:rPr>
        <w:t>2</w:t>
      </w:r>
      <w:r>
        <w:rPr>
          <w:rFonts w:hint="eastAsia"/>
          <w:spacing w:val="-3"/>
          <w:szCs w:val="22"/>
        </w:rPr>
        <w:t>항</w:t>
      </w:r>
      <w:r>
        <w:rPr>
          <w:rFonts w:hint="eastAsia"/>
          <w:spacing w:val="-3"/>
          <w:szCs w:val="22"/>
        </w:rPr>
        <w:t xml:space="preserve"> </w:t>
      </w:r>
      <w:r>
        <w:rPr>
          <w:rFonts w:hint="eastAsia"/>
          <w:spacing w:val="-3"/>
          <w:szCs w:val="22"/>
        </w:rPr>
        <w:t>및</w:t>
      </w:r>
      <w:r>
        <w:rPr>
          <w:rFonts w:hint="eastAsia"/>
          <w:spacing w:val="-3"/>
          <w:szCs w:val="22"/>
        </w:rPr>
        <w:t xml:space="preserve"> </w:t>
      </w:r>
      <w:r>
        <w:rPr>
          <w:rFonts w:hint="eastAsia"/>
          <w:spacing w:val="-3"/>
          <w:szCs w:val="22"/>
        </w:rPr>
        <w:t>제</w:t>
      </w:r>
      <w:r>
        <w:rPr>
          <w:rFonts w:hint="eastAsia"/>
          <w:spacing w:val="-3"/>
          <w:szCs w:val="22"/>
        </w:rPr>
        <w:t>5</w:t>
      </w:r>
      <w:r>
        <w:rPr>
          <w:spacing w:val="-3"/>
          <w:szCs w:val="22"/>
        </w:rPr>
        <w:t>3</w:t>
      </w:r>
      <w:r>
        <w:rPr>
          <w:rFonts w:hint="eastAsia"/>
          <w:spacing w:val="-3"/>
          <w:szCs w:val="22"/>
        </w:rPr>
        <w:t>조</w:t>
      </w:r>
      <w:r>
        <w:rPr>
          <w:rFonts w:hint="eastAsia"/>
          <w:spacing w:val="-3"/>
          <w:szCs w:val="22"/>
        </w:rPr>
        <w:t xml:space="preserve"> </w:t>
      </w:r>
      <w:r>
        <w:rPr>
          <w:rFonts w:hint="eastAsia"/>
          <w:spacing w:val="-3"/>
          <w:szCs w:val="22"/>
        </w:rPr>
        <w:t>제</w:t>
      </w:r>
      <w:r>
        <w:rPr>
          <w:rFonts w:hint="eastAsia"/>
          <w:spacing w:val="-3"/>
          <w:szCs w:val="22"/>
        </w:rPr>
        <w:t>4</w:t>
      </w:r>
      <w:r>
        <w:rPr>
          <w:rFonts w:hint="eastAsia"/>
          <w:spacing w:val="-3"/>
          <w:szCs w:val="22"/>
        </w:rPr>
        <w:t>호</w:t>
      </w:r>
      <w:r>
        <w:rPr>
          <w:rFonts w:hint="eastAsia"/>
          <w:spacing w:val="-3"/>
          <w:szCs w:val="22"/>
        </w:rPr>
        <w:t>).</w:t>
      </w:r>
      <w:r>
        <w:rPr>
          <w:spacing w:val="-3"/>
          <w:szCs w:val="22"/>
        </w:rPr>
        <w:t xml:space="preserve"> </w:t>
      </w:r>
    </w:p>
    <w:p w14:paraId="41A81B47" w14:textId="77777777" w:rsidR="00026A7E" w:rsidRDefault="00026A7E" w:rsidP="00026A7E">
      <w:pPr>
        <w:pStyle w:val="a5"/>
        <w:spacing w:after="240" w:line="350" w:lineRule="atLeast"/>
        <w:ind w:leftChars="0" w:left="907"/>
        <w:rPr>
          <w:szCs w:val="22"/>
        </w:rPr>
      </w:pPr>
      <w:r>
        <w:rPr>
          <w:rFonts w:hint="eastAsia"/>
          <w:szCs w:val="22"/>
        </w:rPr>
        <w:t>그러나</w:t>
      </w:r>
      <w:r>
        <w:rPr>
          <w:rFonts w:hint="eastAsia"/>
          <w:szCs w:val="22"/>
        </w:rPr>
        <w:t>,</w:t>
      </w:r>
      <w:r>
        <w:rPr>
          <w:szCs w:val="22"/>
        </w:rPr>
        <w:t xml:space="preserve"> </w:t>
      </w:r>
      <w:r>
        <w:rPr>
          <w:rFonts w:hint="eastAsia"/>
          <w:szCs w:val="22"/>
        </w:rPr>
        <w:t>산업시설구역에</w:t>
      </w:r>
      <w:r>
        <w:rPr>
          <w:rFonts w:hint="eastAsia"/>
          <w:szCs w:val="22"/>
        </w:rPr>
        <w:t xml:space="preserve"> </w:t>
      </w:r>
      <w:r>
        <w:rPr>
          <w:rFonts w:hint="eastAsia"/>
          <w:szCs w:val="22"/>
        </w:rPr>
        <w:t>입주</w:t>
      </w:r>
      <w:r>
        <w:rPr>
          <w:rFonts w:hint="eastAsia"/>
          <w:szCs w:val="22"/>
        </w:rPr>
        <w:t xml:space="preserve"> </w:t>
      </w:r>
      <w:r>
        <w:rPr>
          <w:rFonts w:hint="eastAsia"/>
          <w:szCs w:val="22"/>
        </w:rPr>
        <w:t>회사가</w:t>
      </w:r>
      <w:r>
        <w:rPr>
          <w:rFonts w:hint="eastAsia"/>
          <w:szCs w:val="22"/>
        </w:rPr>
        <w:t xml:space="preserve"> </w:t>
      </w:r>
      <w:r>
        <w:rPr>
          <w:rFonts w:hint="eastAsia"/>
          <w:szCs w:val="22"/>
        </w:rPr>
        <w:t>해당</w:t>
      </w:r>
      <w:r>
        <w:rPr>
          <w:rFonts w:hint="eastAsia"/>
          <w:szCs w:val="22"/>
        </w:rPr>
        <w:t xml:space="preserve"> </w:t>
      </w:r>
      <w:r>
        <w:rPr>
          <w:rFonts w:hint="eastAsia"/>
          <w:szCs w:val="22"/>
        </w:rPr>
        <w:t>사업장의</w:t>
      </w:r>
      <w:r>
        <w:rPr>
          <w:rFonts w:hint="eastAsia"/>
          <w:szCs w:val="22"/>
        </w:rPr>
        <w:t xml:space="preserve"> </w:t>
      </w:r>
      <w:r>
        <w:rPr>
          <w:rFonts w:hint="eastAsia"/>
          <w:szCs w:val="22"/>
        </w:rPr>
        <w:t>생산공정에서</w:t>
      </w:r>
      <w:r>
        <w:rPr>
          <w:rFonts w:hint="eastAsia"/>
          <w:szCs w:val="22"/>
        </w:rPr>
        <w:t xml:space="preserve"> </w:t>
      </w:r>
      <w:r>
        <w:rPr>
          <w:rFonts w:hint="eastAsia"/>
          <w:szCs w:val="22"/>
        </w:rPr>
        <w:t>발생하는</w:t>
      </w:r>
      <w:r>
        <w:rPr>
          <w:rFonts w:hint="eastAsia"/>
          <w:szCs w:val="22"/>
        </w:rPr>
        <w:t xml:space="preserve"> </w:t>
      </w:r>
      <w:proofErr w:type="spellStart"/>
      <w:r>
        <w:rPr>
          <w:rFonts w:hint="eastAsia"/>
          <w:szCs w:val="22"/>
        </w:rPr>
        <w:t>폐열</w:t>
      </w:r>
      <w:proofErr w:type="spellEnd"/>
      <w:r>
        <w:rPr>
          <w:rFonts w:hint="eastAsia"/>
          <w:szCs w:val="22"/>
        </w:rPr>
        <w:t xml:space="preserve"> </w:t>
      </w:r>
      <w:r>
        <w:rPr>
          <w:rFonts w:hint="eastAsia"/>
          <w:szCs w:val="22"/>
        </w:rPr>
        <w:t>또는</w:t>
      </w:r>
      <w:r>
        <w:rPr>
          <w:rFonts w:hint="eastAsia"/>
          <w:szCs w:val="22"/>
        </w:rPr>
        <w:t xml:space="preserve"> </w:t>
      </w:r>
      <w:proofErr w:type="spellStart"/>
      <w:r>
        <w:rPr>
          <w:rFonts w:hint="eastAsia"/>
          <w:szCs w:val="22"/>
        </w:rPr>
        <w:t>폐증기</w:t>
      </w:r>
      <w:proofErr w:type="spellEnd"/>
      <w:r>
        <w:rPr>
          <w:rFonts w:hint="eastAsia"/>
          <w:szCs w:val="22"/>
        </w:rPr>
        <w:t xml:space="preserve"> </w:t>
      </w:r>
      <w:r>
        <w:rPr>
          <w:rFonts w:hint="eastAsia"/>
          <w:szCs w:val="22"/>
        </w:rPr>
        <w:t>등을</w:t>
      </w:r>
      <w:r>
        <w:rPr>
          <w:rFonts w:hint="eastAsia"/>
          <w:szCs w:val="22"/>
        </w:rPr>
        <w:t xml:space="preserve"> </w:t>
      </w:r>
      <w:r>
        <w:rPr>
          <w:rFonts w:hint="eastAsia"/>
          <w:szCs w:val="22"/>
        </w:rPr>
        <w:t>같은</w:t>
      </w:r>
      <w:r>
        <w:rPr>
          <w:rFonts w:hint="eastAsia"/>
          <w:szCs w:val="22"/>
        </w:rPr>
        <w:t xml:space="preserve"> </w:t>
      </w:r>
      <w:r>
        <w:rPr>
          <w:rFonts w:hint="eastAsia"/>
          <w:szCs w:val="22"/>
        </w:rPr>
        <w:t>산업단지에</w:t>
      </w:r>
      <w:r>
        <w:rPr>
          <w:rFonts w:hint="eastAsia"/>
          <w:szCs w:val="22"/>
        </w:rPr>
        <w:t xml:space="preserve"> </w:t>
      </w:r>
      <w:r>
        <w:rPr>
          <w:rFonts w:hint="eastAsia"/>
          <w:szCs w:val="22"/>
        </w:rPr>
        <w:t>입주한</w:t>
      </w:r>
      <w:r>
        <w:rPr>
          <w:rFonts w:hint="eastAsia"/>
          <w:szCs w:val="22"/>
        </w:rPr>
        <w:t xml:space="preserve"> </w:t>
      </w:r>
      <w:r>
        <w:rPr>
          <w:rFonts w:hint="eastAsia"/>
          <w:szCs w:val="22"/>
        </w:rPr>
        <w:t>다른</w:t>
      </w:r>
      <w:r>
        <w:rPr>
          <w:rFonts w:hint="eastAsia"/>
          <w:szCs w:val="22"/>
        </w:rPr>
        <w:t xml:space="preserve"> </w:t>
      </w:r>
      <w:r>
        <w:rPr>
          <w:rFonts w:hint="eastAsia"/>
          <w:szCs w:val="22"/>
        </w:rPr>
        <w:t>회사에</w:t>
      </w:r>
      <w:r>
        <w:rPr>
          <w:rFonts w:hint="eastAsia"/>
          <w:szCs w:val="22"/>
        </w:rPr>
        <w:t xml:space="preserve"> </w:t>
      </w:r>
      <w:r>
        <w:rPr>
          <w:rFonts w:hint="eastAsia"/>
          <w:szCs w:val="22"/>
        </w:rPr>
        <w:t>공급하는</w:t>
      </w:r>
      <w:r>
        <w:rPr>
          <w:rFonts w:hint="eastAsia"/>
          <w:szCs w:val="22"/>
        </w:rPr>
        <w:t xml:space="preserve"> </w:t>
      </w:r>
      <w:r>
        <w:rPr>
          <w:rFonts w:hint="eastAsia"/>
          <w:szCs w:val="22"/>
        </w:rPr>
        <w:t>경우</w:t>
      </w:r>
      <w:r>
        <w:rPr>
          <w:rFonts w:hint="eastAsia"/>
          <w:szCs w:val="22"/>
        </w:rPr>
        <w:t>(</w:t>
      </w:r>
      <w:r>
        <w:rPr>
          <w:rFonts w:hint="eastAsia"/>
          <w:szCs w:val="22"/>
        </w:rPr>
        <w:t>입주계약에</w:t>
      </w:r>
      <w:r>
        <w:rPr>
          <w:rFonts w:hint="eastAsia"/>
          <w:szCs w:val="22"/>
        </w:rPr>
        <w:t xml:space="preserve"> </w:t>
      </w:r>
      <w:r>
        <w:rPr>
          <w:rFonts w:hint="eastAsia"/>
          <w:szCs w:val="22"/>
        </w:rPr>
        <w:t>따른</w:t>
      </w:r>
      <w:r>
        <w:rPr>
          <w:rFonts w:hint="eastAsia"/>
          <w:szCs w:val="22"/>
        </w:rPr>
        <w:t xml:space="preserve"> </w:t>
      </w:r>
      <w:r>
        <w:rPr>
          <w:rFonts w:hint="eastAsia"/>
          <w:szCs w:val="22"/>
        </w:rPr>
        <w:t>주된</w:t>
      </w:r>
      <w:r>
        <w:rPr>
          <w:rFonts w:hint="eastAsia"/>
          <w:szCs w:val="22"/>
        </w:rPr>
        <w:t xml:space="preserve"> </w:t>
      </w:r>
      <w:r>
        <w:rPr>
          <w:rFonts w:hint="eastAsia"/>
          <w:szCs w:val="22"/>
        </w:rPr>
        <w:t>사업의</w:t>
      </w:r>
      <w:r>
        <w:rPr>
          <w:rFonts w:hint="eastAsia"/>
          <w:szCs w:val="22"/>
        </w:rPr>
        <w:t xml:space="preserve"> </w:t>
      </w:r>
      <w:r>
        <w:rPr>
          <w:rFonts w:hint="eastAsia"/>
          <w:szCs w:val="22"/>
        </w:rPr>
        <w:t>업종이</w:t>
      </w:r>
      <w:r>
        <w:rPr>
          <w:rFonts w:hint="eastAsia"/>
          <w:szCs w:val="22"/>
        </w:rPr>
        <w:t xml:space="preserve"> </w:t>
      </w:r>
      <w:r>
        <w:rPr>
          <w:rFonts w:hint="eastAsia"/>
          <w:szCs w:val="22"/>
        </w:rPr>
        <w:t>변경되지</w:t>
      </w:r>
      <w:r>
        <w:rPr>
          <w:rFonts w:hint="eastAsia"/>
          <w:szCs w:val="22"/>
        </w:rPr>
        <w:t xml:space="preserve"> </w:t>
      </w:r>
      <w:r>
        <w:rPr>
          <w:rFonts w:hint="eastAsia"/>
          <w:szCs w:val="22"/>
        </w:rPr>
        <w:t>아니하는</w:t>
      </w:r>
      <w:r>
        <w:rPr>
          <w:rFonts w:hint="eastAsia"/>
          <w:szCs w:val="22"/>
        </w:rPr>
        <w:t xml:space="preserve"> </w:t>
      </w:r>
      <w:r>
        <w:rPr>
          <w:rFonts w:hint="eastAsia"/>
          <w:szCs w:val="22"/>
        </w:rPr>
        <w:t>경우에</w:t>
      </w:r>
      <w:r>
        <w:rPr>
          <w:rFonts w:hint="eastAsia"/>
          <w:szCs w:val="22"/>
        </w:rPr>
        <w:t xml:space="preserve"> </w:t>
      </w:r>
      <w:r>
        <w:rPr>
          <w:rFonts w:hint="eastAsia"/>
          <w:szCs w:val="22"/>
        </w:rPr>
        <w:t>한함</w:t>
      </w:r>
      <w:r>
        <w:rPr>
          <w:rFonts w:hint="eastAsia"/>
          <w:szCs w:val="22"/>
        </w:rPr>
        <w:t>)</w:t>
      </w:r>
      <w:r>
        <w:rPr>
          <w:rFonts w:hint="eastAsia"/>
          <w:szCs w:val="22"/>
        </w:rPr>
        <w:t>에는</w:t>
      </w:r>
      <w:r>
        <w:rPr>
          <w:rFonts w:hint="eastAsia"/>
          <w:szCs w:val="22"/>
        </w:rPr>
        <w:t xml:space="preserve"> </w:t>
      </w:r>
      <w:r>
        <w:rPr>
          <w:rFonts w:hint="eastAsia"/>
          <w:szCs w:val="22"/>
        </w:rPr>
        <w:t>해당</w:t>
      </w:r>
      <w:r>
        <w:rPr>
          <w:rFonts w:hint="eastAsia"/>
          <w:szCs w:val="22"/>
        </w:rPr>
        <w:t xml:space="preserve"> </w:t>
      </w:r>
      <w:r>
        <w:rPr>
          <w:rFonts w:hint="eastAsia"/>
          <w:szCs w:val="22"/>
        </w:rPr>
        <w:t>산업단지</w:t>
      </w:r>
      <w:r>
        <w:rPr>
          <w:rFonts w:hint="eastAsia"/>
          <w:szCs w:val="22"/>
        </w:rPr>
        <w:t xml:space="preserve"> </w:t>
      </w:r>
      <w:r>
        <w:rPr>
          <w:rFonts w:hint="eastAsia"/>
          <w:szCs w:val="22"/>
        </w:rPr>
        <w:t>업종별</w:t>
      </w:r>
      <w:r>
        <w:rPr>
          <w:rFonts w:hint="eastAsia"/>
          <w:szCs w:val="22"/>
        </w:rPr>
        <w:t xml:space="preserve"> </w:t>
      </w:r>
      <w:r>
        <w:rPr>
          <w:rFonts w:hint="eastAsia"/>
          <w:szCs w:val="22"/>
        </w:rPr>
        <w:t>배치계획에</w:t>
      </w:r>
      <w:r>
        <w:rPr>
          <w:rFonts w:hint="eastAsia"/>
          <w:szCs w:val="22"/>
        </w:rPr>
        <w:t xml:space="preserve"> </w:t>
      </w:r>
      <w:r>
        <w:rPr>
          <w:rFonts w:hint="eastAsia"/>
          <w:szCs w:val="22"/>
        </w:rPr>
        <w:t>따르지</w:t>
      </w:r>
      <w:r>
        <w:rPr>
          <w:rFonts w:hint="eastAsia"/>
          <w:szCs w:val="22"/>
        </w:rPr>
        <w:t xml:space="preserve"> </w:t>
      </w:r>
      <w:r>
        <w:rPr>
          <w:rFonts w:hint="eastAsia"/>
          <w:szCs w:val="22"/>
        </w:rPr>
        <w:t>않을</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rFonts w:hint="eastAsia"/>
          <w:szCs w:val="22"/>
        </w:rPr>
        <w:t>산업집적법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43</w:t>
      </w:r>
      <w:r>
        <w:rPr>
          <w:rFonts w:hint="eastAsia"/>
          <w:szCs w:val="22"/>
        </w:rPr>
        <w:t>조</w:t>
      </w:r>
      <w:r>
        <w:rPr>
          <w:rFonts w:hint="eastAsia"/>
          <w:szCs w:val="22"/>
        </w:rPr>
        <w:t>).</w:t>
      </w:r>
      <w:r>
        <w:rPr>
          <w:szCs w:val="22"/>
        </w:rPr>
        <w:t xml:space="preserve"> </w:t>
      </w:r>
    </w:p>
    <w:p w14:paraId="692B4716" w14:textId="77777777" w:rsidR="00026A7E" w:rsidRDefault="00026A7E" w:rsidP="00026A7E">
      <w:pPr>
        <w:pStyle w:val="a5"/>
        <w:spacing w:after="240" w:line="350" w:lineRule="atLeast"/>
        <w:ind w:leftChars="0" w:left="907"/>
        <w:rPr>
          <w:spacing w:val="-3"/>
          <w:szCs w:val="22"/>
        </w:rPr>
      </w:pPr>
      <w:r>
        <w:rPr>
          <w:rFonts w:hint="eastAsia"/>
          <w:spacing w:val="-3"/>
          <w:szCs w:val="22"/>
        </w:rPr>
        <w:t>따라서</w:t>
      </w:r>
      <w:r>
        <w:rPr>
          <w:rFonts w:hint="eastAsia"/>
          <w:spacing w:val="-3"/>
          <w:szCs w:val="22"/>
        </w:rPr>
        <w:t>,</w:t>
      </w:r>
      <w:r>
        <w:rPr>
          <w:spacing w:val="-3"/>
          <w:szCs w:val="22"/>
        </w:rPr>
        <w:t xml:space="preserve"> </w:t>
      </w:r>
      <w:r>
        <w:rPr>
          <w:rFonts w:hint="eastAsia"/>
          <w:spacing w:val="-3"/>
          <w:szCs w:val="22"/>
        </w:rPr>
        <w:t>대상회사는</w:t>
      </w:r>
      <w:r>
        <w:rPr>
          <w:rFonts w:hint="eastAsia"/>
          <w:spacing w:val="-3"/>
          <w:szCs w:val="22"/>
        </w:rPr>
        <w:t xml:space="preserve"> </w:t>
      </w:r>
      <w:r>
        <w:rPr>
          <w:rFonts w:hint="eastAsia"/>
          <w:spacing w:val="-3"/>
          <w:szCs w:val="22"/>
        </w:rPr>
        <w:t>입주계약</w:t>
      </w:r>
      <w:r>
        <w:rPr>
          <w:rFonts w:hint="eastAsia"/>
          <w:spacing w:val="-3"/>
          <w:szCs w:val="22"/>
        </w:rPr>
        <w:t xml:space="preserve"> </w:t>
      </w:r>
      <w:r>
        <w:rPr>
          <w:rFonts w:hint="eastAsia"/>
          <w:spacing w:val="-3"/>
          <w:szCs w:val="22"/>
        </w:rPr>
        <w:t>변경계약을</w:t>
      </w:r>
      <w:r>
        <w:rPr>
          <w:rFonts w:hint="eastAsia"/>
          <w:spacing w:val="-3"/>
          <w:szCs w:val="22"/>
        </w:rPr>
        <w:t xml:space="preserve"> </w:t>
      </w:r>
      <w:r>
        <w:rPr>
          <w:rFonts w:hint="eastAsia"/>
          <w:spacing w:val="-3"/>
          <w:szCs w:val="22"/>
        </w:rPr>
        <w:t>체결하지</w:t>
      </w:r>
      <w:r>
        <w:rPr>
          <w:rFonts w:hint="eastAsia"/>
          <w:spacing w:val="-3"/>
          <w:szCs w:val="22"/>
        </w:rPr>
        <w:t xml:space="preserve"> </w:t>
      </w:r>
      <w:r>
        <w:rPr>
          <w:rFonts w:hint="eastAsia"/>
          <w:spacing w:val="-3"/>
          <w:szCs w:val="22"/>
        </w:rPr>
        <w:t>않고</w:t>
      </w:r>
      <w:r>
        <w:rPr>
          <w:rFonts w:hint="eastAsia"/>
          <w:spacing w:val="-3"/>
          <w:szCs w:val="22"/>
        </w:rPr>
        <w:t xml:space="preserve"> </w:t>
      </w:r>
      <w:r>
        <w:rPr>
          <w:rFonts w:hint="eastAsia"/>
          <w:spacing w:val="-3"/>
          <w:szCs w:val="22"/>
        </w:rPr>
        <w:t>입주계약</w:t>
      </w:r>
      <w:r>
        <w:rPr>
          <w:rFonts w:hint="eastAsia"/>
          <w:spacing w:val="-3"/>
          <w:szCs w:val="22"/>
        </w:rPr>
        <w:t xml:space="preserve"> </w:t>
      </w:r>
      <w:r>
        <w:rPr>
          <w:rFonts w:hint="eastAsia"/>
          <w:spacing w:val="-3"/>
          <w:szCs w:val="22"/>
        </w:rPr>
        <w:t>업종인</w:t>
      </w:r>
      <w:r>
        <w:rPr>
          <w:rFonts w:hint="eastAsia"/>
          <w:spacing w:val="-3"/>
          <w:szCs w:val="22"/>
        </w:rPr>
        <w:t xml:space="preserve"> </w:t>
      </w:r>
      <w:r>
        <w:rPr>
          <w:rFonts w:hint="eastAsia"/>
          <w:spacing w:val="-3"/>
          <w:szCs w:val="22"/>
        </w:rPr>
        <w:t>제조업이</w:t>
      </w:r>
      <w:r>
        <w:rPr>
          <w:rFonts w:hint="eastAsia"/>
          <w:spacing w:val="-3"/>
          <w:szCs w:val="22"/>
        </w:rPr>
        <w:t xml:space="preserve"> </w:t>
      </w:r>
      <w:r>
        <w:rPr>
          <w:rFonts w:hint="eastAsia"/>
          <w:spacing w:val="-3"/>
          <w:szCs w:val="22"/>
        </w:rPr>
        <w:t>이외에도</w:t>
      </w:r>
      <w:r>
        <w:rPr>
          <w:rFonts w:hint="eastAsia"/>
          <w:spacing w:val="-3"/>
          <w:szCs w:val="22"/>
        </w:rPr>
        <w:t xml:space="preserve"> </w:t>
      </w:r>
      <w:ins w:id="864" w:author="heesung.ahn" w:date="2021-08-31T01:23:00Z">
        <w:r w:rsidR="00C60085">
          <w:rPr>
            <w:rFonts w:hint="eastAsia"/>
            <w:spacing w:val="-3"/>
            <w:szCs w:val="22"/>
          </w:rPr>
          <w:t>같은</w:t>
        </w:r>
        <w:r w:rsidR="00C60085">
          <w:rPr>
            <w:rFonts w:hint="eastAsia"/>
            <w:spacing w:val="-3"/>
            <w:szCs w:val="22"/>
          </w:rPr>
          <w:t xml:space="preserve"> </w:t>
        </w:r>
        <w:r w:rsidR="00C60085">
          <w:rPr>
            <w:rFonts w:hint="eastAsia"/>
            <w:spacing w:val="-3"/>
            <w:szCs w:val="22"/>
          </w:rPr>
          <w:t>산업단지에</w:t>
        </w:r>
        <w:r w:rsidR="00C60085">
          <w:rPr>
            <w:rFonts w:hint="eastAsia"/>
            <w:spacing w:val="-3"/>
            <w:szCs w:val="22"/>
          </w:rPr>
          <w:t xml:space="preserve"> </w:t>
        </w:r>
        <w:r w:rsidR="00C60085">
          <w:rPr>
            <w:rFonts w:hint="eastAsia"/>
            <w:spacing w:val="-3"/>
            <w:szCs w:val="22"/>
          </w:rPr>
          <w:t>입주한</w:t>
        </w:r>
        <w:r w:rsidR="00C60085">
          <w:rPr>
            <w:rFonts w:hint="eastAsia"/>
            <w:spacing w:val="-3"/>
            <w:szCs w:val="22"/>
          </w:rPr>
          <w:t xml:space="preserve"> </w:t>
        </w:r>
        <w:r w:rsidR="00C60085">
          <w:rPr>
            <w:rFonts w:hint="eastAsia"/>
            <w:spacing w:val="-3"/>
            <w:szCs w:val="22"/>
          </w:rPr>
          <w:t>다른</w:t>
        </w:r>
        <w:r w:rsidR="00C60085">
          <w:rPr>
            <w:rFonts w:hint="eastAsia"/>
            <w:spacing w:val="-3"/>
            <w:szCs w:val="22"/>
          </w:rPr>
          <w:t xml:space="preserve"> </w:t>
        </w:r>
        <w:r w:rsidR="00C60085">
          <w:rPr>
            <w:rFonts w:hint="eastAsia"/>
            <w:spacing w:val="-3"/>
            <w:szCs w:val="22"/>
          </w:rPr>
          <w:t>회사에</w:t>
        </w:r>
        <w:r w:rsidR="00C60085">
          <w:rPr>
            <w:rFonts w:hint="eastAsia"/>
            <w:spacing w:val="-3"/>
            <w:szCs w:val="22"/>
          </w:rPr>
          <w:t xml:space="preserve"> </w:t>
        </w:r>
      </w:ins>
      <w:proofErr w:type="spellStart"/>
      <w:r>
        <w:rPr>
          <w:rFonts w:hint="eastAsia"/>
          <w:spacing w:val="-3"/>
          <w:szCs w:val="22"/>
        </w:rPr>
        <w:t>폐열</w:t>
      </w:r>
      <w:proofErr w:type="spellEnd"/>
      <w:r>
        <w:rPr>
          <w:rFonts w:hint="eastAsia"/>
          <w:spacing w:val="-3"/>
          <w:szCs w:val="22"/>
        </w:rPr>
        <w:t xml:space="preserve"> </w:t>
      </w:r>
      <w:r>
        <w:rPr>
          <w:rFonts w:hint="eastAsia"/>
          <w:spacing w:val="-3"/>
          <w:szCs w:val="22"/>
        </w:rPr>
        <w:t>공급을</w:t>
      </w:r>
      <w:r>
        <w:rPr>
          <w:rFonts w:hint="eastAsia"/>
          <w:spacing w:val="-3"/>
          <w:szCs w:val="22"/>
        </w:rPr>
        <w:t xml:space="preserve"> </w:t>
      </w:r>
      <w:r>
        <w:rPr>
          <w:rFonts w:hint="eastAsia"/>
          <w:spacing w:val="-3"/>
          <w:szCs w:val="22"/>
        </w:rPr>
        <w:t>하</w:t>
      </w:r>
      <w:ins w:id="865" w:author="heesung.ahn" w:date="2021-08-31T01:23:00Z">
        <w:r w:rsidR="00C60085">
          <w:rPr>
            <w:rFonts w:hint="eastAsia"/>
            <w:spacing w:val="-3"/>
            <w:szCs w:val="22"/>
          </w:rPr>
          <w:t>는</w:t>
        </w:r>
        <w:r w:rsidR="00C60085">
          <w:rPr>
            <w:rFonts w:hint="eastAsia"/>
            <w:spacing w:val="-3"/>
            <w:szCs w:val="22"/>
          </w:rPr>
          <w:t xml:space="preserve"> </w:t>
        </w:r>
        <w:r w:rsidR="00C60085">
          <w:rPr>
            <w:rFonts w:hint="eastAsia"/>
            <w:spacing w:val="-3"/>
            <w:szCs w:val="22"/>
          </w:rPr>
          <w:t>것이</w:t>
        </w:r>
        <w:r w:rsidR="00C60085">
          <w:rPr>
            <w:rFonts w:hint="eastAsia"/>
            <w:spacing w:val="-3"/>
            <w:szCs w:val="22"/>
          </w:rPr>
          <w:t xml:space="preserve"> </w:t>
        </w:r>
        <w:r w:rsidR="00C60085">
          <w:rPr>
            <w:rFonts w:hint="eastAsia"/>
            <w:spacing w:val="-3"/>
            <w:szCs w:val="22"/>
          </w:rPr>
          <w:t>가능함</w:t>
        </w:r>
      </w:ins>
      <w:del w:id="866" w:author="heesung.ahn" w:date="2021-08-31T01:23:00Z">
        <w:r w:rsidDel="00C60085">
          <w:rPr>
            <w:rFonts w:hint="eastAsia"/>
            <w:spacing w:val="-3"/>
            <w:szCs w:val="22"/>
          </w:rPr>
          <w:delText>고</w:delText>
        </w:r>
        <w:r w:rsidDel="00C60085">
          <w:rPr>
            <w:rFonts w:hint="eastAsia"/>
            <w:spacing w:val="-3"/>
            <w:szCs w:val="22"/>
          </w:rPr>
          <w:delText xml:space="preserve"> </w:delText>
        </w:r>
        <w:r w:rsidDel="00C60085">
          <w:rPr>
            <w:rFonts w:hint="eastAsia"/>
            <w:spacing w:val="-3"/>
            <w:szCs w:val="22"/>
          </w:rPr>
          <w:delText>있음</w:delText>
        </w:r>
      </w:del>
      <w:r>
        <w:rPr>
          <w:rFonts w:hint="eastAsia"/>
          <w:spacing w:val="-3"/>
          <w:szCs w:val="22"/>
        </w:rPr>
        <w:t>.</w:t>
      </w:r>
      <w:r>
        <w:rPr>
          <w:spacing w:val="-3"/>
          <w:szCs w:val="22"/>
        </w:rPr>
        <w:t xml:space="preserve"> </w:t>
      </w:r>
      <w:r>
        <w:rPr>
          <w:rFonts w:hint="eastAsia"/>
          <w:spacing w:val="-3"/>
          <w:szCs w:val="22"/>
        </w:rPr>
        <w:t>다만</w:t>
      </w:r>
      <w:r>
        <w:rPr>
          <w:rFonts w:hint="eastAsia"/>
          <w:spacing w:val="-3"/>
          <w:szCs w:val="22"/>
        </w:rPr>
        <w:t>,</w:t>
      </w:r>
      <w:r>
        <w:rPr>
          <w:spacing w:val="-3"/>
          <w:szCs w:val="22"/>
        </w:rPr>
        <w:t xml:space="preserve"> </w:t>
      </w:r>
      <w:r>
        <w:rPr>
          <w:rFonts w:hint="eastAsia"/>
          <w:spacing w:val="-3"/>
          <w:szCs w:val="22"/>
        </w:rPr>
        <w:t>대상회사가</w:t>
      </w:r>
      <w:r>
        <w:rPr>
          <w:rFonts w:hint="eastAsia"/>
          <w:spacing w:val="-3"/>
          <w:szCs w:val="22"/>
        </w:rPr>
        <w:t xml:space="preserve"> </w:t>
      </w:r>
      <w:r>
        <w:rPr>
          <w:rFonts w:hint="eastAsia"/>
          <w:spacing w:val="-3"/>
          <w:szCs w:val="22"/>
        </w:rPr>
        <w:t>안상</w:t>
      </w:r>
      <w:r>
        <w:rPr>
          <w:rFonts w:hint="eastAsia"/>
          <w:spacing w:val="-3"/>
          <w:szCs w:val="22"/>
        </w:rPr>
        <w:t>3</w:t>
      </w:r>
      <w:r>
        <w:rPr>
          <w:rFonts w:hint="eastAsia"/>
          <w:spacing w:val="-3"/>
          <w:szCs w:val="22"/>
        </w:rPr>
        <w:t>공장이</w:t>
      </w:r>
      <w:r>
        <w:rPr>
          <w:rFonts w:hint="eastAsia"/>
          <w:spacing w:val="-3"/>
          <w:szCs w:val="22"/>
        </w:rPr>
        <w:t xml:space="preserve"> </w:t>
      </w:r>
      <w:r>
        <w:rPr>
          <w:rFonts w:hint="eastAsia"/>
          <w:spacing w:val="-3"/>
          <w:szCs w:val="22"/>
        </w:rPr>
        <w:t>위치한</w:t>
      </w:r>
      <w:r>
        <w:rPr>
          <w:rFonts w:hint="eastAsia"/>
          <w:spacing w:val="-3"/>
          <w:szCs w:val="22"/>
        </w:rPr>
        <w:t xml:space="preserve"> </w:t>
      </w:r>
      <w:r>
        <w:rPr>
          <w:rFonts w:hint="eastAsia"/>
          <w:spacing w:val="-3"/>
          <w:szCs w:val="22"/>
        </w:rPr>
        <w:t>시화국가산업단지가</w:t>
      </w:r>
      <w:r>
        <w:rPr>
          <w:rFonts w:hint="eastAsia"/>
          <w:spacing w:val="-3"/>
          <w:szCs w:val="22"/>
        </w:rPr>
        <w:t xml:space="preserve"> </w:t>
      </w:r>
      <w:r>
        <w:rPr>
          <w:rFonts w:hint="eastAsia"/>
          <w:spacing w:val="-3"/>
          <w:szCs w:val="22"/>
        </w:rPr>
        <w:t>아닌</w:t>
      </w:r>
      <w:r>
        <w:rPr>
          <w:rFonts w:hint="eastAsia"/>
          <w:spacing w:val="-3"/>
          <w:szCs w:val="22"/>
        </w:rPr>
        <w:t xml:space="preserve"> </w:t>
      </w:r>
      <w:r>
        <w:rPr>
          <w:rFonts w:hint="eastAsia"/>
          <w:spacing w:val="-3"/>
          <w:szCs w:val="22"/>
        </w:rPr>
        <w:t>다른</w:t>
      </w:r>
      <w:r>
        <w:rPr>
          <w:rFonts w:hint="eastAsia"/>
          <w:spacing w:val="-3"/>
          <w:szCs w:val="22"/>
        </w:rPr>
        <w:t xml:space="preserve"> </w:t>
      </w:r>
      <w:r>
        <w:rPr>
          <w:rFonts w:hint="eastAsia"/>
          <w:spacing w:val="-3"/>
          <w:szCs w:val="22"/>
        </w:rPr>
        <w:t>지역의</w:t>
      </w:r>
      <w:r>
        <w:rPr>
          <w:rFonts w:hint="eastAsia"/>
          <w:spacing w:val="-3"/>
          <w:szCs w:val="22"/>
        </w:rPr>
        <w:t xml:space="preserve"> </w:t>
      </w:r>
      <w:r>
        <w:rPr>
          <w:rFonts w:hint="eastAsia"/>
          <w:spacing w:val="-3"/>
          <w:szCs w:val="22"/>
        </w:rPr>
        <w:t>회사들에게</w:t>
      </w:r>
      <w:r>
        <w:rPr>
          <w:rFonts w:hint="eastAsia"/>
          <w:spacing w:val="-3"/>
          <w:szCs w:val="22"/>
        </w:rPr>
        <w:t xml:space="preserve"> </w:t>
      </w:r>
      <w:proofErr w:type="spellStart"/>
      <w:r>
        <w:rPr>
          <w:rFonts w:hint="eastAsia"/>
          <w:spacing w:val="-3"/>
          <w:szCs w:val="22"/>
        </w:rPr>
        <w:t>폐열을</w:t>
      </w:r>
      <w:proofErr w:type="spellEnd"/>
      <w:r>
        <w:rPr>
          <w:rFonts w:hint="eastAsia"/>
          <w:spacing w:val="-3"/>
          <w:szCs w:val="22"/>
        </w:rPr>
        <w:t xml:space="preserve"> </w:t>
      </w:r>
      <w:r>
        <w:rPr>
          <w:rFonts w:hint="eastAsia"/>
          <w:spacing w:val="-3"/>
          <w:szCs w:val="22"/>
        </w:rPr>
        <w:t>공급하고</w:t>
      </w:r>
      <w:r>
        <w:rPr>
          <w:rFonts w:hint="eastAsia"/>
          <w:spacing w:val="-3"/>
          <w:szCs w:val="22"/>
        </w:rPr>
        <w:t xml:space="preserve"> </w:t>
      </w:r>
      <w:r>
        <w:rPr>
          <w:rFonts w:hint="eastAsia"/>
          <w:spacing w:val="-3"/>
          <w:szCs w:val="22"/>
        </w:rPr>
        <w:t>있을</w:t>
      </w:r>
      <w:r>
        <w:rPr>
          <w:rFonts w:hint="eastAsia"/>
          <w:spacing w:val="-3"/>
          <w:szCs w:val="22"/>
        </w:rPr>
        <w:t xml:space="preserve"> </w:t>
      </w:r>
      <w:r>
        <w:rPr>
          <w:rFonts w:hint="eastAsia"/>
          <w:spacing w:val="-3"/>
          <w:szCs w:val="22"/>
        </w:rPr>
        <w:t>경우</w:t>
      </w:r>
      <w:r>
        <w:rPr>
          <w:rFonts w:hint="eastAsia"/>
          <w:spacing w:val="-3"/>
          <w:szCs w:val="22"/>
        </w:rPr>
        <w:t xml:space="preserve"> </w:t>
      </w:r>
      <w:r>
        <w:rPr>
          <w:rFonts w:hint="eastAsia"/>
          <w:spacing w:val="-3"/>
          <w:szCs w:val="22"/>
        </w:rPr>
        <w:t>입주변경계약을</w:t>
      </w:r>
      <w:r>
        <w:rPr>
          <w:rFonts w:hint="eastAsia"/>
          <w:spacing w:val="-3"/>
          <w:szCs w:val="22"/>
        </w:rPr>
        <w:t xml:space="preserve"> </w:t>
      </w:r>
      <w:r>
        <w:rPr>
          <w:rFonts w:hint="eastAsia"/>
          <w:spacing w:val="-3"/>
          <w:szCs w:val="22"/>
        </w:rPr>
        <w:t>체결</w:t>
      </w:r>
      <w:ins w:id="867" w:author="heesung.ahn" w:date="2021-08-31T01:24:00Z">
        <w:r w:rsidR="00760D6F">
          <w:rPr>
            <w:rFonts w:hint="eastAsia"/>
            <w:spacing w:val="-3"/>
            <w:szCs w:val="22"/>
          </w:rPr>
          <w:t>할</w:t>
        </w:r>
        <w:r w:rsidR="00760D6F">
          <w:rPr>
            <w:rFonts w:hint="eastAsia"/>
            <w:spacing w:val="-3"/>
            <w:szCs w:val="22"/>
          </w:rPr>
          <w:t xml:space="preserve"> </w:t>
        </w:r>
        <w:r w:rsidR="00760D6F">
          <w:rPr>
            <w:rFonts w:hint="eastAsia"/>
            <w:spacing w:val="-3"/>
            <w:szCs w:val="22"/>
          </w:rPr>
          <w:t>수</w:t>
        </w:r>
        <w:r w:rsidR="00760D6F">
          <w:rPr>
            <w:rFonts w:hint="eastAsia"/>
            <w:spacing w:val="-3"/>
            <w:szCs w:val="22"/>
          </w:rPr>
          <w:t xml:space="preserve"> </w:t>
        </w:r>
        <w:r w:rsidR="00760D6F">
          <w:rPr>
            <w:rFonts w:hint="eastAsia"/>
            <w:spacing w:val="-3"/>
            <w:szCs w:val="22"/>
          </w:rPr>
          <w:t>없고</w:t>
        </w:r>
        <w:r w:rsidR="00760D6F">
          <w:rPr>
            <w:rFonts w:hint="eastAsia"/>
            <w:spacing w:val="-3"/>
            <w:szCs w:val="22"/>
          </w:rPr>
          <w:t xml:space="preserve">, </w:t>
        </w:r>
        <w:r w:rsidR="00760D6F">
          <w:rPr>
            <w:rFonts w:hint="eastAsia"/>
            <w:spacing w:val="-3"/>
            <w:szCs w:val="22"/>
          </w:rPr>
          <w:t>이에</w:t>
        </w:r>
        <w:r w:rsidR="00760D6F">
          <w:rPr>
            <w:rFonts w:hint="eastAsia"/>
            <w:spacing w:val="-3"/>
            <w:szCs w:val="22"/>
          </w:rPr>
          <w:t xml:space="preserve"> </w:t>
        </w:r>
        <w:r w:rsidR="00760D6F">
          <w:rPr>
            <w:rFonts w:hint="eastAsia"/>
            <w:spacing w:val="-3"/>
            <w:szCs w:val="22"/>
          </w:rPr>
          <w:t>따라</w:t>
        </w:r>
        <w:r w:rsidR="00760D6F">
          <w:rPr>
            <w:rFonts w:hint="eastAsia"/>
            <w:spacing w:val="-3"/>
            <w:szCs w:val="22"/>
          </w:rPr>
          <w:t xml:space="preserve"> </w:t>
        </w:r>
      </w:ins>
      <w:del w:id="868" w:author="heesung.ahn" w:date="2021-08-31T01:24:00Z">
        <w:r w:rsidDel="00760D6F">
          <w:rPr>
            <w:rFonts w:hint="eastAsia"/>
            <w:spacing w:val="-3"/>
            <w:szCs w:val="22"/>
          </w:rPr>
          <w:delText>하지</w:delText>
        </w:r>
        <w:r w:rsidDel="00760D6F">
          <w:rPr>
            <w:rFonts w:hint="eastAsia"/>
            <w:spacing w:val="-3"/>
            <w:szCs w:val="22"/>
          </w:rPr>
          <w:delText xml:space="preserve"> </w:delText>
        </w:r>
        <w:r w:rsidDel="00760D6F">
          <w:rPr>
            <w:rFonts w:hint="eastAsia"/>
            <w:spacing w:val="-3"/>
            <w:szCs w:val="22"/>
          </w:rPr>
          <w:delText>못하고</w:delText>
        </w:r>
        <w:r w:rsidDel="00760D6F">
          <w:rPr>
            <w:rFonts w:hint="eastAsia"/>
            <w:spacing w:val="-3"/>
            <w:szCs w:val="22"/>
          </w:rPr>
          <w:delText>,</w:delText>
        </w:r>
        <w:r w:rsidDel="00760D6F">
          <w:rPr>
            <w:spacing w:val="-3"/>
            <w:szCs w:val="22"/>
          </w:rPr>
          <w:delText xml:space="preserve"> </w:delText>
        </w:r>
      </w:del>
      <w:r>
        <w:rPr>
          <w:rFonts w:hint="eastAsia"/>
          <w:spacing w:val="-3"/>
          <w:szCs w:val="22"/>
        </w:rPr>
        <w:t>위</w:t>
      </w:r>
      <w:r>
        <w:rPr>
          <w:rFonts w:hint="eastAsia"/>
          <w:spacing w:val="-3"/>
          <w:szCs w:val="22"/>
        </w:rPr>
        <w:t xml:space="preserve"> </w:t>
      </w:r>
      <w:r>
        <w:rPr>
          <w:rFonts w:hint="eastAsia"/>
          <w:spacing w:val="-3"/>
          <w:szCs w:val="22"/>
        </w:rPr>
        <w:t>형사처벌</w:t>
      </w:r>
      <w:r>
        <w:rPr>
          <w:rFonts w:hint="eastAsia"/>
          <w:spacing w:val="-3"/>
          <w:szCs w:val="22"/>
        </w:rPr>
        <w:t xml:space="preserve"> </w:t>
      </w:r>
      <w:r>
        <w:rPr>
          <w:rFonts w:hint="eastAsia"/>
          <w:spacing w:val="-3"/>
          <w:szCs w:val="22"/>
        </w:rPr>
        <w:t>대상이</w:t>
      </w:r>
      <w:r>
        <w:rPr>
          <w:rFonts w:hint="eastAsia"/>
          <w:spacing w:val="-3"/>
          <w:szCs w:val="22"/>
        </w:rPr>
        <w:t xml:space="preserve"> </w:t>
      </w:r>
      <w:r>
        <w:rPr>
          <w:rFonts w:hint="eastAsia"/>
          <w:spacing w:val="-3"/>
          <w:szCs w:val="22"/>
        </w:rPr>
        <w:t>될</w:t>
      </w:r>
      <w:r>
        <w:rPr>
          <w:rFonts w:hint="eastAsia"/>
          <w:spacing w:val="-3"/>
          <w:szCs w:val="22"/>
        </w:rPr>
        <w:t xml:space="preserve"> </w:t>
      </w:r>
      <w:r>
        <w:rPr>
          <w:rFonts w:hint="eastAsia"/>
          <w:spacing w:val="-3"/>
          <w:szCs w:val="22"/>
        </w:rPr>
        <w:t>수</w:t>
      </w:r>
      <w:r>
        <w:rPr>
          <w:rFonts w:hint="eastAsia"/>
          <w:spacing w:val="-3"/>
          <w:szCs w:val="22"/>
        </w:rPr>
        <w:t xml:space="preserve"> </w:t>
      </w:r>
      <w:r>
        <w:rPr>
          <w:rFonts w:hint="eastAsia"/>
          <w:spacing w:val="-3"/>
          <w:szCs w:val="22"/>
        </w:rPr>
        <w:t>있음</w:t>
      </w:r>
      <w:r>
        <w:rPr>
          <w:rFonts w:hint="eastAsia"/>
          <w:spacing w:val="-3"/>
          <w:szCs w:val="22"/>
        </w:rPr>
        <w:t>.</w:t>
      </w:r>
    </w:p>
    <w:p w14:paraId="3C52FE18" w14:textId="77777777" w:rsidR="00026A7E" w:rsidRPr="00D776B8" w:rsidRDefault="00026A7E" w:rsidP="00026A7E">
      <w:pPr>
        <w:pStyle w:val="a5"/>
        <w:spacing w:after="240" w:line="350" w:lineRule="atLeast"/>
        <w:ind w:leftChars="0" w:left="907"/>
        <w:rPr>
          <w:szCs w:val="22"/>
        </w:rPr>
      </w:pPr>
    </w:p>
    <w:p w14:paraId="56EAB629" w14:textId="77777777" w:rsidR="00026A7E" w:rsidRPr="00C719B2" w:rsidRDefault="00026A7E" w:rsidP="00026A7E">
      <w:pPr>
        <w:pStyle w:val="a5"/>
        <w:numPr>
          <w:ilvl w:val="0"/>
          <w:numId w:val="27"/>
        </w:numPr>
        <w:spacing w:before="240" w:after="240"/>
        <w:ind w:leftChars="0"/>
        <w:outlineLvl w:val="1"/>
        <w:rPr>
          <w:b/>
          <w:color w:val="5D2A2C" w:themeColor="text2"/>
          <w:sz w:val="24"/>
        </w:rPr>
      </w:pPr>
      <w:r w:rsidRPr="00C719B2">
        <w:rPr>
          <w:b/>
          <w:color w:val="5D2A2C" w:themeColor="text2"/>
          <w:sz w:val="24"/>
        </w:rPr>
        <w:t>개발제한구역</w:t>
      </w:r>
      <w:r w:rsidRPr="00C719B2">
        <w:rPr>
          <w:b/>
          <w:color w:val="5D2A2C" w:themeColor="text2"/>
          <w:sz w:val="24"/>
        </w:rPr>
        <w:t xml:space="preserve"> </w:t>
      </w:r>
      <w:r w:rsidRPr="00C719B2">
        <w:rPr>
          <w:b/>
          <w:color w:val="5D2A2C" w:themeColor="text2"/>
          <w:sz w:val="24"/>
        </w:rPr>
        <w:t>내</w:t>
      </w:r>
      <w:r w:rsidRPr="00C719B2">
        <w:rPr>
          <w:b/>
          <w:color w:val="5D2A2C" w:themeColor="text2"/>
          <w:sz w:val="24"/>
        </w:rPr>
        <w:t xml:space="preserve"> </w:t>
      </w:r>
      <w:r w:rsidRPr="00C719B2">
        <w:rPr>
          <w:b/>
          <w:color w:val="5D2A2C" w:themeColor="text2"/>
          <w:sz w:val="24"/>
        </w:rPr>
        <w:t>건축물의</w:t>
      </w:r>
      <w:r w:rsidRPr="00C719B2">
        <w:rPr>
          <w:b/>
          <w:color w:val="5D2A2C" w:themeColor="text2"/>
          <w:sz w:val="24"/>
        </w:rPr>
        <w:t xml:space="preserve"> </w:t>
      </w:r>
      <w:r w:rsidRPr="00C719B2">
        <w:rPr>
          <w:b/>
          <w:color w:val="5D2A2C" w:themeColor="text2"/>
          <w:sz w:val="24"/>
        </w:rPr>
        <w:t>불법</w:t>
      </w:r>
      <w:r w:rsidRPr="00C719B2">
        <w:rPr>
          <w:b/>
          <w:color w:val="5D2A2C" w:themeColor="text2"/>
          <w:sz w:val="24"/>
        </w:rPr>
        <w:t xml:space="preserve"> </w:t>
      </w:r>
      <w:r w:rsidRPr="00C719B2">
        <w:rPr>
          <w:b/>
          <w:color w:val="5D2A2C" w:themeColor="text2"/>
          <w:sz w:val="24"/>
        </w:rPr>
        <w:t>용도변경</w:t>
      </w:r>
      <w:r w:rsidRPr="00C719B2">
        <w:rPr>
          <w:b/>
          <w:color w:val="5D2A2C" w:themeColor="text2"/>
          <w:sz w:val="24"/>
        </w:rPr>
        <w:t xml:space="preserve"> </w:t>
      </w:r>
      <w:r w:rsidRPr="00C719B2">
        <w:rPr>
          <w:b/>
          <w:color w:val="5D2A2C" w:themeColor="text2"/>
          <w:sz w:val="24"/>
        </w:rPr>
        <w:t>관련</w:t>
      </w:r>
    </w:p>
    <w:p w14:paraId="055B1BC3" w14:textId="77777777" w:rsidR="00026A7E" w:rsidRPr="00CB2B3F" w:rsidRDefault="00026A7E" w:rsidP="00026A7E">
      <w:pPr>
        <w:numPr>
          <w:ilvl w:val="0"/>
          <w:numId w:val="104"/>
        </w:numPr>
        <w:spacing w:after="240"/>
        <w:rPr>
          <w:bCs/>
          <w:szCs w:val="22"/>
          <w:u w:val="single"/>
        </w:rPr>
      </w:pPr>
      <w:r w:rsidRPr="00CB2B3F">
        <w:rPr>
          <w:b/>
          <w:bCs/>
          <w:szCs w:val="22"/>
        </w:rPr>
        <w:t>사실관계</w:t>
      </w:r>
    </w:p>
    <w:p w14:paraId="1344CBA7" w14:textId="77777777" w:rsidR="00026A7E" w:rsidRPr="00CB2B3F" w:rsidRDefault="00026A7E" w:rsidP="00026A7E">
      <w:pPr>
        <w:spacing w:after="240"/>
        <w:ind w:left="907"/>
        <w:rPr>
          <w:bCs/>
          <w:szCs w:val="22"/>
        </w:rPr>
      </w:pPr>
      <w:r w:rsidRPr="00CB2B3F">
        <w:rPr>
          <w:bCs/>
          <w:szCs w:val="22"/>
        </w:rPr>
        <w:lastRenderedPageBreak/>
        <w:t>자체</w:t>
      </w:r>
      <w:r w:rsidRPr="00CB2B3F">
        <w:rPr>
          <w:bCs/>
          <w:szCs w:val="22"/>
        </w:rPr>
        <w:t xml:space="preserve"> </w:t>
      </w:r>
      <w:r w:rsidRPr="00CB2B3F">
        <w:rPr>
          <w:bCs/>
          <w:szCs w:val="22"/>
        </w:rPr>
        <w:t>확인</w:t>
      </w:r>
      <w:r>
        <w:rPr>
          <w:rFonts w:hint="eastAsia"/>
          <w:bCs/>
          <w:szCs w:val="22"/>
        </w:rPr>
        <w:t xml:space="preserve"> </w:t>
      </w:r>
      <w:r>
        <w:rPr>
          <w:rFonts w:hint="eastAsia"/>
          <w:bCs/>
          <w:szCs w:val="22"/>
        </w:rPr>
        <w:t>결과</w:t>
      </w:r>
      <w:r>
        <w:rPr>
          <w:rFonts w:hint="eastAsia"/>
          <w:bCs/>
          <w:szCs w:val="22"/>
        </w:rPr>
        <w:t>(</w:t>
      </w:r>
      <w:r w:rsidRPr="00CB2B3F">
        <w:rPr>
          <w:bCs/>
          <w:szCs w:val="22"/>
        </w:rPr>
        <w:t>토지이용계획확인서</w:t>
      </w:r>
      <w:r>
        <w:rPr>
          <w:rFonts w:hint="eastAsia"/>
          <w:bCs/>
          <w:szCs w:val="22"/>
        </w:rPr>
        <w:t>)</w:t>
      </w:r>
      <w:r w:rsidRPr="00CB2B3F">
        <w:rPr>
          <w:bCs/>
          <w:szCs w:val="22"/>
        </w:rPr>
        <w:t>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대상회사의</w:t>
      </w:r>
      <w:r w:rsidRPr="00CB2B3F">
        <w:rPr>
          <w:bCs/>
          <w:szCs w:val="22"/>
        </w:rPr>
        <w:t xml:space="preserve"> </w:t>
      </w:r>
      <w:r w:rsidRPr="00CB2B3F">
        <w:rPr>
          <w:bCs/>
          <w:szCs w:val="22"/>
        </w:rPr>
        <w:t>시흥물류센터는</w:t>
      </w:r>
      <w:r w:rsidRPr="00CB2B3F">
        <w:rPr>
          <w:bCs/>
          <w:szCs w:val="22"/>
        </w:rPr>
        <w:t xml:space="preserve"> </w:t>
      </w:r>
      <w:r w:rsidRPr="00CB2B3F">
        <w:rPr>
          <w:szCs w:val="22"/>
        </w:rPr>
        <w:t>개발제한구역의</w:t>
      </w:r>
      <w:r w:rsidRPr="00CB2B3F">
        <w:rPr>
          <w:szCs w:val="22"/>
        </w:rPr>
        <w:t xml:space="preserve"> </w:t>
      </w:r>
      <w:r w:rsidRPr="00CB2B3F">
        <w:rPr>
          <w:szCs w:val="22"/>
        </w:rPr>
        <w:t>지정</w:t>
      </w:r>
      <w:r w:rsidRPr="00CB2B3F">
        <w:rPr>
          <w:szCs w:val="22"/>
        </w:rPr>
        <w:t xml:space="preserve"> </w:t>
      </w:r>
      <w:r w:rsidRPr="00CB2B3F">
        <w:rPr>
          <w:szCs w:val="22"/>
        </w:rPr>
        <w:t>및</w:t>
      </w:r>
      <w:r w:rsidRPr="00CB2B3F">
        <w:rPr>
          <w:szCs w:val="22"/>
        </w:rPr>
        <w:t xml:space="preserve"> </w:t>
      </w:r>
      <w:r w:rsidRPr="00CB2B3F">
        <w:rPr>
          <w:szCs w:val="22"/>
        </w:rPr>
        <w:t>관리에</w:t>
      </w:r>
      <w:r w:rsidRPr="00CB2B3F">
        <w:rPr>
          <w:szCs w:val="22"/>
        </w:rPr>
        <w:t xml:space="preserve"> </w:t>
      </w:r>
      <w:r w:rsidRPr="00CB2B3F">
        <w:rPr>
          <w:szCs w:val="22"/>
        </w:rPr>
        <w:t>관한</w:t>
      </w:r>
      <w:r w:rsidRPr="00CB2B3F">
        <w:rPr>
          <w:szCs w:val="22"/>
        </w:rPr>
        <w:t xml:space="preserve"> </w:t>
      </w:r>
      <w:r w:rsidRPr="00CB2B3F">
        <w:rPr>
          <w:szCs w:val="22"/>
        </w:rPr>
        <w:t>특별조치법</w:t>
      </w:r>
      <w:r w:rsidRPr="00CB2B3F">
        <w:rPr>
          <w:szCs w:val="22"/>
        </w:rPr>
        <w:t>(“</w:t>
      </w:r>
      <w:r w:rsidRPr="00CB2B3F">
        <w:rPr>
          <w:b/>
          <w:szCs w:val="22"/>
        </w:rPr>
        <w:t>개발제한구역법</w:t>
      </w:r>
      <w:r w:rsidRPr="00CB2B3F">
        <w:rPr>
          <w:szCs w:val="22"/>
        </w:rPr>
        <w:t>”)</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지정된</w:t>
      </w:r>
      <w:r w:rsidRPr="00CB2B3F">
        <w:rPr>
          <w:szCs w:val="22"/>
        </w:rPr>
        <w:t xml:space="preserve"> </w:t>
      </w:r>
      <w:r w:rsidRPr="00CB2B3F">
        <w:rPr>
          <w:szCs w:val="22"/>
        </w:rPr>
        <w:t>개발제한구역</w:t>
      </w:r>
      <w:r w:rsidRPr="00CB2B3F">
        <w:rPr>
          <w:szCs w:val="22"/>
        </w:rPr>
        <w:t xml:space="preserve"> </w:t>
      </w:r>
      <w:r w:rsidRPr="00CB2B3F">
        <w:rPr>
          <w:szCs w:val="22"/>
        </w:rPr>
        <w:t>내</w:t>
      </w:r>
      <w:r w:rsidRPr="00CB2B3F">
        <w:rPr>
          <w:bCs/>
          <w:szCs w:val="22"/>
        </w:rPr>
        <w:t>에</w:t>
      </w:r>
      <w:r w:rsidRPr="00CB2B3F">
        <w:rPr>
          <w:bCs/>
          <w:szCs w:val="22"/>
        </w:rPr>
        <w:t xml:space="preserve"> </w:t>
      </w:r>
      <w:r w:rsidRPr="00CB2B3F">
        <w:rPr>
          <w:bCs/>
          <w:szCs w:val="22"/>
        </w:rPr>
        <w:t>위치하고</w:t>
      </w:r>
      <w:r w:rsidRPr="00CB2B3F">
        <w:rPr>
          <w:bCs/>
          <w:szCs w:val="22"/>
        </w:rPr>
        <w:t xml:space="preserve"> </w:t>
      </w:r>
      <w:r w:rsidRPr="00CB2B3F">
        <w:rPr>
          <w:bCs/>
          <w:szCs w:val="22"/>
        </w:rPr>
        <w:t>있으며</w:t>
      </w:r>
      <w:r w:rsidRPr="00CB2B3F">
        <w:rPr>
          <w:bCs/>
          <w:szCs w:val="22"/>
        </w:rPr>
        <w:t xml:space="preserve">, </w:t>
      </w:r>
      <w:r w:rsidRPr="00CB2B3F">
        <w:rPr>
          <w:bCs/>
          <w:szCs w:val="22"/>
        </w:rPr>
        <w:t>건축물대장상</w:t>
      </w:r>
      <w:r w:rsidRPr="00CB2B3F">
        <w:rPr>
          <w:bCs/>
          <w:szCs w:val="22"/>
        </w:rPr>
        <w:t xml:space="preserve"> </w:t>
      </w:r>
      <w:r w:rsidRPr="00CB2B3F">
        <w:rPr>
          <w:bCs/>
          <w:szCs w:val="22"/>
        </w:rPr>
        <w:t>건물</w:t>
      </w:r>
      <w:r w:rsidRPr="00CB2B3F">
        <w:rPr>
          <w:bCs/>
          <w:szCs w:val="22"/>
        </w:rPr>
        <w:t xml:space="preserve"> </w:t>
      </w:r>
      <w:r w:rsidRPr="00CB2B3F">
        <w:rPr>
          <w:bCs/>
          <w:szCs w:val="22"/>
        </w:rPr>
        <w:t>주용도는</w:t>
      </w:r>
      <w:r w:rsidRPr="00CB2B3F">
        <w:rPr>
          <w:bCs/>
          <w:szCs w:val="22"/>
        </w:rPr>
        <w:t xml:space="preserve"> </w:t>
      </w:r>
      <w:r w:rsidRPr="00CB2B3F">
        <w:rPr>
          <w:bCs/>
          <w:szCs w:val="22"/>
        </w:rPr>
        <w:t>공장이며</w:t>
      </w:r>
      <w:r w:rsidRPr="00CB2B3F">
        <w:rPr>
          <w:bCs/>
          <w:szCs w:val="22"/>
        </w:rPr>
        <w:t xml:space="preserve">, </w:t>
      </w:r>
      <w:r w:rsidRPr="00CB2B3F">
        <w:rPr>
          <w:bCs/>
          <w:szCs w:val="22"/>
        </w:rPr>
        <w:t>자체</w:t>
      </w:r>
      <w:r w:rsidRPr="00CB2B3F">
        <w:rPr>
          <w:bCs/>
          <w:szCs w:val="22"/>
        </w:rPr>
        <w:t xml:space="preserve"> </w:t>
      </w:r>
      <w:r w:rsidRPr="00CB2B3F">
        <w:rPr>
          <w:bCs/>
          <w:szCs w:val="22"/>
        </w:rPr>
        <w:t>조사</w:t>
      </w:r>
      <w:r w:rsidRPr="00CB2B3F">
        <w:rPr>
          <w:bCs/>
          <w:szCs w:val="22"/>
        </w:rPr>
        <w:t xml:space="preserve"> </w:t>
      </w:r>
      <w:r w:rsidRPr="00CB2B3F">
        <w:rPr>
          <w:bCs/>
          <w:szCs w:val="22"/>
        </w:rPr>
        <w:t>결과</w:t>
      </w:r>
      <w:r w:rsidRPr="00CB2B3F">
        <w:rPr>
          <w:bCs/>
          <w:szCs w:val="22"/>
        </w:rPr>
        <w:t>(</w:t>
      </w:r>
      <w:r w:rsidRPr="00CB2B3F">
        <w:rPr>
          <w:bCs/>
          <w:szCs w:val="22"/>
        </w:rPr>
        <w:t>국토교통부</w:t>
      </w:r>
      <w:r w:rsidRPr="00CB2B3F">
        <w:rPr>
          <w:bCs/>
          <w:szCs w:val="22"/>
        </w:rPr>
        <w:t xml:space="preserve"> </w:t>
      </w:r>
      <w:r w:rsidRPr="00CB2B3F">
        <w:rPr>
          <w:bCs/>
          <w:szCs w:val="22"/>
        </w:rPr>
        <w:t>산업입지정보시스템</w:t>
      </w:r>
      <w:r w:rsidRPr="00CB2B3F">
        <w:rPr>
          <w:bCs/>
          <w:szCs w:val="22"/>
        </w:rPr>
        <w:t>)</w:t>
      </w:r>
      <w:r>
        <w:rPr>
          <w:bCs/>
          <w:szCs w:val="22"/>
        </w:rPr>
        <w:t xml:space="preserve"> </w:t>
      </w:r>
      <w:r>
        <w:rPr>
          <w:rFonts w:hint="eastAsia"/>
          <w:bCs/>
          <w:szCs w:val="22"/>
        </w:rPr>
        <w:t>및</w:t>
      </w:r>
      <w:r>
        <w:rPr>
          <w:bCs/>
          <w:szCs w:val="22"/>
        </w:rPr>
        <w:t xml:space="preserve"> </w:t>
      </w:r>
      <w:r>
        <w:rPr>
          <w:rFonts w:hint="eastAsia"/>
          <w:bCs/>
          <w:szCs w:val="22"/>
        </w:rPr>
        <w:t>제공된</w:t>
      </w:r>
      <w:r>
        <w:rPr>
          <w:rFonts w:hint="eastAsia"/>
          <w:bCs/>
          <w:szCs w:val="22"/>
        </w:rPr>
        <w:t xml:space="preserve"> </w:t>
      </w:r>
      <w:r>
        <w:rPr>
          <w:rFonts w:hint="eastAsia"/>
          <w:bCs/>
          <w:szCs w:val="22"/>
        </w:rPr>
        <w:t>공장등록증</w:t>
      </w:r>
      <w:r>
        <w:rPr>
          <w:rFonts w:hint="eastAsia"/>
          <w:bCs/>
          <w:szCs w:val="22"/>
        </w:rPr>
        <w:t>(</w:t>
      </w:r>
      <w:r>
        <w:rPr>
          <w:bCs/>
          <w:szCs w:val="22"/>
        </w:rPr>
        <w:t xml:space="preserve">2014. 5. </w:t>
      </w:r>
      <w:proofErr w:type="gramStart"/>
      <w:r>
        <w:rPr>
          <w:bCs/>
          <w:szCs w:val="22"/>
        </w:rPr>
        <w:t>13.</w:t>
      </w:r>
      <w:r>
        <w:rPr>
          <w:rFonts w:hint="eastAsia"/>
          <w:bCs/>
          <w:szCs w:val="22"/>
        </w:rPr>
        <w:t>자</w:t>
      </w:r>
      <w:proofErr w:type="gramEnd"/>
      <w:r>
        <w:rPr>
          <w:rFonts w:hint="eastAsia"/>
          <w:bCs/>
          <w:szCs w:val="22"/>
        </w:rPr>
        <w:t>)</w:t>
      </w:r>
      <w:r w:rsidRPr="00CB2B3F">
        <w:rPr>
          <w:bCs/>
          <w:szCs w:val="22"/>
        </w:rPr>
        <w:t>에</w:t>
      </w:r>
      <w:r w:rsidRPr="00CB2B3F">
        <w:rPr>
          <w:bCs/>
          <w:szCs w:val="22"/>
        </w:rPr>
        <w:t xml:space="preserve"> </w:t>
      </w:r>
      <w:r w:rsidRPr="00CB2B3F">
        <w:rPr>
          <w:bCs/>
          <w:szCs w:val="22"/>
        </w:rPr>
        <w:t>의하면</w:t>
      </w:r>
      <w:r w:rsidRPr="00CB2B3F">
        <w:rPr>
          <w:bCs/>
          <w:szCs w:val="22"/>
        </w:rPr>
        <w:t xml:space="preserve"> </w:t>
      </w:r>
      <w:r>
        <w:rPr>
          <w:rFonts w:hint="eastAsia"/>
          <w:bCs/>
          <w:szCs w:val="22"/>
        </w:rPr>
        <w:t>시흥물류센터는</w:t>
      </w:r>
      <w:r>
        <w:rPr>
          <w:rFonts w:hint="eastAsia"/>
          <w:bCs/>
          <w:szCs w:val="22"/>
        </w:rPr>
        <w:t xml:space="preserve"> </w:t>
      </w:r>
      <w:r w:rsidRPr="00CB2B3F">
        <w:rPr>
          <w:bCs/>
          <w:szCs w:val="22"/>
        </w:rPr>
        <w:t>산업집적법에</w:t>
      </w:r>
      <w:r w:rsidRPr="00CB2B3F">
        <w:rPr>
          <w:bCs/>
          <w:szCs w:val="22"/>
        </w:rPr>
        <w:t xml:space="preserve"> </w:t>
      </w:r>
      <w:r w:rsidRPr="00CB2B3F">
        <w:rPr>
          <w:bCs/>
          <w:szCs w:val="22"/>
        </w:rPr>
        <w:t>따른</w:t>
      </w:r>
      <w:r w:rsidRPr="00CB2B3F">
        <w:rPr>
          <w:bCs/>
          <w:szCs w:val="22"/>
        </w:rPr>
        <w:t xml:space="preserve"> </w:t>
      </w:r>
      <w:r w:rsidRPr="00CB2B3F">
        <w:rPr>
          <w:bCs/>
          <w:szCs w:val="22"/>
        </w:rPr>
        <w:t>공장등록이</w:t>
      </w:r>
      <w:r w:rsidRPr="00CB2B3F">
        <w:rPr>
          <w:bCs/>
          <w:szCs w:val="22"/>
        </w:rPr>
        <w:t xml:space="preserve"> </w:t>
      </w:r>
      <w:r w:rsidRPr="00CB2B3F">
        <w:rPr>
          <w:bCs/>
          <w:szCs w:val="22"/>
        </w:rPr>
        <w:t>되어</w:t>
      </w:r>
      <w:r w:rsidRPr="00CB2B3F">
        <w:rPr>
          <w:bCs/>
          <w:szCs w:val="22"/>
        </w:rPr>
        <w:t xml:space="preserve"> </w:t>
      </w:r>
      <w:r w:rsidRPr="00CB2B3F">
        <w:rPr>
          <w:bCs/>
          <w:szCs w:val="22"/>
        </w:rPr>
        <w:t>있음</w:t>
      </w:r>
      <w:r w:rsidRPr="00CB2B3F">
        <w:rPr>
          <w:bCs/>
          <w:szCs w:val="22"/>
        </w:rPr>
        <w:t xml:space="preserve">. </w:t>
      </w:r>
      <w:r w:rsidRPr="00CB2B3F">
        <w:rPr>
          <w:bCs/>
          <w:szCs w:val="22"/>
        </w:rPr>
        <w:t>또한</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시흥물류센터는</w:t>
      </w:r>
      <w:r w:rsidRPr="00CB2B3F">
        <w:rPr>
          <w:bCs/>
          <w:szCs w:val="22"/>
        </w:rPr>
        <w:t xml:space="preserve"> </w:t>
      </w:r>
      <w:r w:rsidRPr="00CB2B3F">
        <w:rPr>
          <w:bCs/>
          <w:szCs w:val="22"/>
        </w:rPr>
        <w:t>개발제한구역</w:t>
      </w:r>
      <w:r w:rsidRPr="00CB2B3F">
        <w:rPr>
          <w:bCs/>
          <w:szCs w:val="22"/>
        </w:rPr>
        <w:t xml:space="preserve"> </w:t>
      </w:r>
      <w:r w:rsidRPr="00CB2B3F">
        <w:rPr>
          <w:bCs/>
          <w:szCs w:val="22"/>
        </w:rPr>
        <w:t>지정</w:t>
      </w:r>
      <w:r w:rsidRPr="00CB2B3F">
        <w:rPr>
          <w:bCs/>
          <w:szCs w:val="22"/>
        </w:rPr>
        <w:t xml:space="preserve"> </w:t>
      </w:r>
      <w:r w:rsidRPr="00CB2B3F">
        <w:rPr>
          <w:bCs/>
          <w:szCs w:val="22"/>
        </w:rPr>
        <w:t>이전에</w:t>
      </w:r>
      <w:r w:rsidRPr="00CB2B3F">
        <w:rPr>
          <w:bCs/>
          <w:szCs w:val="22"/>
        </w:rPr>
        <w:t xml:space="preserve"> </w:t>
      </w:r>
      <w:r w:rsidRPr="00CB2B3F">
        <w:rPr>
          <w:bCs/>
          <w:szCs w:val="22"/>
        </w:rPr>
        <w:t>공장</w:t>
      </w:r>
      <w:r w:rsidRPr="00CB2B3F">
        <w:rPr>
          <w:bCs/>
          <w:szCs w:val="22"/>
        </w:rPr>
        <w:t xml:space="preserve"> </w:t>
      </w:r>
      <w:r w:rsidRPr="00CB2B3F">
        <w:rPr>
          <w:bCs/>
          <w:szCs w:val="22"/>
        </w:rPr>
        <w:t>용도</w:t>
      </w:r>
      <w:r w:rsidRPr="00CB2B3F">
        <w:rPr>
          <w:bCs/>
          <w:szCs w:val="22"/>
        </w:rPr>
        <w:t xml:space="preserve"> </w:t>
      </w:r>
      <w:r w:rsidRPr="00CB2B3F">
        <w:rPr>
          <w:bCs/>
          <w:szCs w:val="22"/>
        </w:rPr>
        <w:t>건물로</w:t>
      </w:r>
      <w:r w:rsidRPr="00CB2B3F">
        <w:rPr>
          <w:bCs/>
          <w:szCs w:val="22"/>
        </w:rPr>
        <w:t xml:space="preserve"> </w:t>
      </w:r>
      <w:r w:rsidRPr="00CB2B3F">
        <w:rPr>
          <w:bCs/>
          <w:szCs w:val="22"/>
        </w:rPr>
        <w:t>건축허가</w:t>
      </w:r>
      <w:r w:rsidRPr="00CB2B3F">
        <w:rPr>
          <w:bCs/>
          <w:szCs w:val="22"/>
        </w:rPr>
        <w:t xml:space="preserve"> </w:t>
      </w:r>
      <w:r w:rsidRPr="00CB2B3F">
        <w:rPr>
          <w:bCs/>
          <w:szCs w:val="22"/>
        </w:rPr>
        <w:t>및</w:t>
      </w:r>
      <w:r w:rsidRPr="00CB2B3F">
        <w:rPr>
          <w:bCs/>
          <w:szCs w:val="22"/>
        </w:rPr>
        <w:t xml:space="preserve"> </w:t>
      </w:r>
      <w:r w:rsidRPr="00CB2B3F">
        <w:rPr>
          <w:bCs/>
          <w:szCs w:val="22"/>
        </w:rPr>
        <w:t>사용승인을</w:t>
      </w:r>
      <w:r w:rsidRPr="00CB2B3F">
        <w:rPr>
          <w:bCs/>
          <w:szCs w:val="22"/>
        </w:rPr>
        <w:t xml:space="preserve"> </w:t>
      </w:r>
      <w:r w:rsidRPr="00CB2B3F">
        <w:rPr>
          <w:bCs/>
          <w:szCs w:val="22"/>
        </w:rPr>
        <w:t>받았다고</w:t>
      </w:r>
      <w:r w:rsidRPr="00CB2B3F">
        <w:rPr>
          <w:bCs/>
          <w:szCs w:val="22"/>
        </w:rPr>
        <w:t xml:space="preserve"> </w:t>
      </w:r>
      <w:r w:rsidRPr="00CB2B3F">
        <w:rPr>
          <w:bCs/>
          <w:szCs w:val="22"/>
        </w:rPr>
        <w:t>함</w:t>
      </w:r>
      <w:r w:rsidRPr="00CB2B3F">
        <w:rPr>
          <w:bCs/>
          <w:szCs w:val="22"/>
        </w:rPr>
        <w:t>.</w:t>
      </w:r>
    </w:p>
    <w:p w14:paraId="514587E7" w14:textId="77777777" w:rsidR="00026A7E" w:rsidRPr="00CB2B3F" w:rsidRDefault="00026A7E" w:rsidP="00026A7E">
      <w:pPr>
        <w:spacing w:after="240"/>
        <w:ind w:left="907"/>
        <w:rPr>
          <w:bCs/>
          <w:szCs w:val="22"/>
        </w:rPr>
      </w:pP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과거</w:t>
      </w:r>
      <w:r w:rsidRPr="00CB2B3F">
        <w:rPr>
          <w:bCs/>
          <w:szCs w:val="22"/>
        </w:rPr>
        <w:t xml:space="preserve"> </w:t>
      </w:r>
      <w:r w:rsidRPr="00CB2B3F">
        <w:rPr>
          <w:bCs/>
          <w:szCs w:val="22"/>
        </w:rPr>
        <w:t>시흥물류센터를</w:t>
      </w:r>
      <w:r w:rsidRPr="00CB2B3F">
        <w:rPr>
          <w:bCs/>
          <w:szCs w:val="22"/>
        </w:rPr>
        <w:t xml:space="preserve"> </w:t>
      </w:r>
      <w:r w:rsidRPr="00CB2B3F">
        <w:rPr>
          <w:bCs/>
          <w:szCs w:val="22"/>
        </w:rPr>
        <w:t>공장으로</w:t>
      </w:r>
      <w:r w:rsidRPr="00CB2B3F">
        <w:rPr>
          <w:bCs/>
          <w:szCs w:val="22"/>
        </w:rPr>
        <w:t xml:space="preserve"> </w:t>
      </w:r>
      <w:r w:rsidRPr="00CB2B3F">
        <w:rPr>
          <w:bCs/>
          <w:szCs w:val="22"/>
        </w:rPr>
        <w:t>사용하였으나</w:t>
      </w:r>
      <w:r w:rsidRPr="00CB2B3F">
        <w:rPr>
          <w:bCs/>
          <w:szCs w:val="22"/>
        </w:rPr>
        <w:t xml:space="preserve">, </w:t>
      </w:r>
      <w:r w:rsidRPr="00CB2B3F">
        <w:rPr>
          <w:bCs/>
          <w:szCs w:val="22"/>
        </w:rPr>
        <w:t>현재는</w:t>
      </w:r>
      <w:r w:rsidRPr="00CB2B3F">
        <w:rPr>
          <w:bCs/>
          <w:szCs w:val="22"/>
        </w:rPr>
        <w:t xml:space="preserve"> </w:t>
      </w:r>
      <w:r w:rsidRPr="00CB2B3F">
        <w:rPr>
          <w:bCs/>
          <w:szCs w:val="22"/>
        </w:rPr>
        <w:t>공장이</w:t>
      </w:r>
      <w:r w:rsidRPr="00CB2B3F">
        <w:rPr>
          <w:bCs/>
          <w:szCs w:val="22"/>
        </w:rPr>
        <w:t xml:space="preserve"> </w:t>
      </w:r>
      <w:r w:rsidRPr="00CB2B3F">
        <w:rPr>
          <w:bCs/>
          <w:szCs w:val="22"/>
        </w:rPr>
        <w:t>아닌</w:t>
      </w:r>
      <w:r w:rsidRPr="00CB2B3F">
        <w:rPr>
          <w:bCs/>
          <w:szCs w:val="22"/>
        </w:rPr>
        <w:t xml:space="preserve"> </w:t>
      </w:r>
      <w:r w:rsidRPr="00CB2B3F">
        <w:rPr>
          <w:bCs/>
          <w:szCs w:val="22"/>
        </w:rPr>
        <w:t>자가창고</w:t>
      </w:r>
      <w:r w:rsidRPr="00CB2B3F">
        <w:rPr>
          <w:bCs/>
          <w:szCs w:val="22"/>
        </w:rPr>
        <w:t xml:space="preserve"> </w:t>
      </w:r>
      <w:r w:rsidRPr="00CB2B3F">
        <w:rPr>
          <w:bCs/>
          <w:szCs w:val="22"/>
        </w:rPr>
        <w:t>용도로</w:t>
      </w:r>
      <w:r w:rsidRPr="00CB2B3F">
        <w:rPr>
          <w:bCs/>
          <w:szCs w:val="22"/>
        </w:rPr>
        <w:t xml:space="preserve"> </w:t>
      </w:r>
      <w:r w:rsidRPr="00CB2B3F">
        <w:rPr>
          <w:bCs/>
          <w:szCs w:val="22"/>
        </w:rPr>
        <w:t>사용</w:t>
      </w:r>
      <w:r w:rsidRPr="00CB2B3F">
        <w:rPr>
          <w:bCs/>
          <w:szCs w:val="22"/>
        </w:rPr>
        <w:t xml:space="preserve"> </w:t>
      </w:r>
      <w:r w:rsidRPr="00CB2B3F">
        <w:rPr>
          <w:bCs/>
          <w:szCs w:val="22"/>
        </w:rPr>
        <w:t>중임</w:t>
      </w:r>
      <w:r w:rsidRPr="00CB2B3F">
        <w:rPr>
          <w:bCs/>
          <w:szCs w:val="22"/>
        </w:rPr>
        <w:t xml:space="preserve">. </w:t>
      </w:r>
      <w:r w:rsidRPr="00CB2B3F">
        <w:rPr>
          <w:bCs/>
          <w:szCs w:val="22"/>
        </w:rPr>
        <w:t>대상회사는</w:t>
      </w:r>
      <w:r w:rsidRPr="00CB2B3F">
        <w:rPr>
          <w:bCs/>
          <w:szCs w:val="22"/>
        </w:rPr>
        <w:t xml:space="preserve"> </w:t>
      </w:r>
      <w:r w:rsidRPr="00CB2B3F">
        <w:rPr>
          <w:bCs/>
          <w:szCs w:val="22"/>
        </w:rPr>
        <w:t>시흥</w:t>
      </w:r>
      <w:r w:rsidRPr="00CB2B3F">
        <w:rPr>
          <w:bCs/>
          <w:szCs w:val="22"/>
        </w:rPr>
        <w:t xml:space="preserve"> </w:t>
      </w:r>
      <w:r w:rsidRPr="00CB2B3F">
        <w:rPr>
          <w:bCs/>
          <w:szCs w:val="22"/>
        </w:rPr>
        <w:t>물류센터에서</w:t>
      </w:r>
      <w:r w:rsidRPr="00CB2B3F">
        <w:rPr>
          <w:bCs/>
          <w:szCs w:val="22"/>
        </w:rPr>
        <w:t xml:space="preserve"> </w:t>
      </w:r>
      <w:r w:rsidRPr="00CB2B3F">
        <w:rPr>
          <w:bCs/>
          <w:szCs w:val="22"/>
        </w:rPr>
        <w:t>향후</w:t>
      </w:r>
      <w:r w:rsidRPr="00CB2B3F">
        <w:rPr>
          <w:bCs/>
          <w:szCs w:val="22"/>
        </w:rPr>
        <w:t xml:space="preserve"> </w:t>
      </w:r>
      <w:r w:rsidRPr="00CB2B3F">
        <w:rPr>
          <w:bCs/>
          <w:szCs w:val="22"/>
        </w:rPr>
        <w:t>제조업무를</w:t>
      </w:r>
      <w:r w:rsidRPr="00CB2B3F">
        <w:rPr>
          <w:bCs/>
          <w:szCs w:val="22"/>
        </w:rPr>
        <w:t xml:space="preserve"> </w:t>
      </w:r>
      <w:r w:rsidRPr="00CB2B3F">
        <w:rPr>
          <w:bCs/>
          <w:szCs w:val="22"/>
        </w:rPr>
        <w:t>수행할</w:t>
      </w:r>
      <w:r w:rsidRPr="00CB2B3F">
        <w:rPr>
          <w:bCs/>
          <w:szCs w:val="22"/>
        </w:rPr>
        <w:t xml:space="preserve"> </w:t>
      </w:r>
      <w:r w:rsidRPr="00CB2B3F">
        <w:rPr>
          <w:bCs/>
          <w:szCs w:val="22"/>
        </w:rPr>
        <w:t>수</w:t>
      </w:r>
      <w:r w:rsidRPr="00CB2B3F">
        <w:rPr>
          <w:bCs/>
          <w:szCs w:val="22"/>
        </w:rPr>
        <w:t xml:space="preserve"> </w:t>
      </w:r>
      <w:r w:rsidRPr="00CB2B3F">
        <w:rPr>
          <w:bCs/>
          <w:szCs w:val="22"/>
        </w:rPr>
        <w:t>있으므로</w:t>
      </w:r>
      <w:r w:rsidRPr="00CB2B3F">
        <w:rPr>
          <w:bCs/>
          <w:szCs w:val="22"/>
        </w:rPr>
        <w:t xml:space="preserve"> </w:t>
      </w:r>
      <w:r w:rsidRPr="00CB2B3F">
        <w:rPr>
          <w:bCs/>
          <w:szCs w:val="22"/>
        </w:rPr>
        <w:t>아직</w:t>
      </w:r>
      <w:r w:rsidRPr="00CB2B3F">
        <w:rPr>
          <w:bCs/>
          <w:szCs w:val="22"/>
        </w:rPr>
        <w:t xml:space="preserve"> </w:t>
      </w:r>
      <w:r w:rsidRPr="00CB2B3F">
        <w:rPr>
          <w:bCs/>
          <w:szCs w:val="22"/>
        </w:rPr>
        <w:t>공장등록을</w:t>
      </w:r>
      <w:r w:rsidRPr="00CB2B3F">
        <w:rPr>
          <w:bCs/>
          <w:szCs w:val="22"/>
        </w:rPr>
        <w:t xml:space="preserve"> </w:t>
      </w:r>
      <w:r w:rsidRPr="00CB2B3F">
        <w:rPr>
          <w:bCs/>
          <w:szCs w:val="22"/>
        </w:rPr>
        <w:t>취소하지</w:t>
      </w:r>
      <w:r w:rsidRPr="00CB2B3F">
        <w:rPr>
          <w:bCs/>
          <w:szCs w:val="22"/>
        </w:rPr>
        <w:t xml:space="preserve"> </w:t>
      </w:r>
      <w:r w:rsidRPr="00CB2B3F">
        <w:rPr>
          <w:bCs/>
          <w:szCs w:val="22"/>
        </w:rPr>
        <w:t>않고</w:t>
      </w:r>
      <w:r>
        <w:rPr>
          <w:rFonts w:hint="eastAsia"/>
          <w:bCs/>
          <w:szCs w:val="22"/>
        </w:rPr>
        <w:t xml:space="preserve">, </w:t>
      </w:r>
      <w:r>
        <w:rPr>
          <w:rFonts w:hint="eastAsia"/>
          <w:bCs/>
          <w:szCs w:val="22"/>
        </w:rPr>
        <w:t>개발제한구역법의</w:t>
      </w:r>
      <w:r>
        <w:rPr>
          <w:rFonts w:hint="eastAsia"/>
          <w:bCs/>
          <w:szCs w:val="22"/>
        </w:rPr>
        <w:t xml:space="preserve"> </w:t>
      </w:r>
      <w:r>
        <w:rPr>
          <w:rFonts w:hint="eastAsia"/>
          <w:bCs/>
          <w:szCs w:val="22"/>
        </w:rPr>
        <w:t>존속중인</w:t>
      </w:r>
      <w:r>
        <w:rPr>
          <w:rFonts w:hint="eastAsia"/>
          <w:bCs/>
          <w:szCs w:val="22"/>
        </w:rPr>
        <w:t xml:space="preserve"> </w:t>
      </w:r>
      <w:r>
        <w:rPr>
          <w:rFonts w:hint="eastAsia"/>
          <w:bCs/>
          <w:szCs w:val="22"/>
        </w:rPr>
        <w:t>건축물의</w:t>
      </w:r>
      <w:r>
        <w:rPr>
          <w:rFonts w:hint="eastAsia"/>
          <w:bCs/>
          <w:szCs w:val="22"/>
        </w:rPr>
        <w:t xml:space="preserve"> </w:t>
      </w:r>
      <w:r>
        <w:rPr>
          <w:rFonts w:hint="eastAsia"/>
          <w:bCs/>
          <w:szCs w:val="22"/>
        </w:rPr>
        <w:t>특례</w:t>
      </w:r>
      <w:r>
        <w:rPr>
          <w:rFonts w:hint="eastAsia"/>
          <w:bCs/>
          <w:szCs w:val="22"/>
        </w:rPr>
        <w:t>(</w:t>
      </w:r>
      <w:r>
        <w:rPr>
          <w:rFonts w:hint="eastAsia"/>
          <w:bCs/>
          <w:szCs w:val="22"/>
        </w:rPr>
        <w:t>건축물의</w:t>
      </w:r>
      <w:r>
        <w:rPr>
          <w:rFonts w:hint="eastAsia"/>
          <w:bCs/>
          <w:szCs w:val="22"/>
        </w:rPr>
        <w:t xml:space="preserve"> </w:t>
      </w:r>
      <w:r>
        <w:rPr>
          <w:rFonts w:hint="eastAsia"/>
          <w:bCs/>
          <w:szCs w:val="22"/>
        </w:rPr>
        <w:t>재축</w:t>
      </w:r>
      <w:r>
        <w:rPr>
          <w:rFonts w:hint="eastAsia"/>
          <w:bCs/>
          <w:szCs w:val="22"/>
        </w:rPr>
        <w:t xml:space="preserve">, </w:t>
      </w:r>
      <w:r>
        <w:rPr>
          <w:rFonts w:hint="eastAsia"/>
          <w:bCs/>
          <w:szCs w:val="22"/>
        </w:rPr>
        <w:t>개축</w:t>
      </w:r>
      <w:r>
        <w:rPr>
          <w:rFonts w:hint="eastAsia"/>
          <w:bCs/>
          <w:szCs w:val="22"/>
        </w:rPr>
        <w:t xml:space="preserve"> </w:t>
      </w:r>
      <w:r>
        <w:rPr>
          <w:rFonts w:hint="eastAsia"/>
          <w:bCs/>
          <w:szCs w:val="22"/>
        </w:rPr>
        <w:t>또는</w:t>
      </w:r>
      <w:r>
        <w:rPr>
          <w:rFonts w:hint="eastAsia"/>
          <w:bCs/>
          <w:szCs w:val="22"/>
        </w:rPr>
        <w:t xml:space="preserve"> </w:t>
      </w:r>
      <w:r>
        <w:rPr>
          <w:rFonts w:hint="eastAsia"/>
          <w:bCs/>
          <w:szCs w:val="22"/>
        </w:rPr>
        <w:t>대수선</w:t>
      </w:r>
      <w:r>
        <w:rPr>
          <w:rFonts w:hint="eastAsia"/>
          <w:bCs/>
          <w:szCs w:val="22"/>
        </w:rPr>
        <w:t xml:space="preserve">, </w:t>
      </w:r>
      <w:r>
        <w:rPr>
          <w:rFonts w:hint="eastAsia"/>
          <w:bCs/>
          <w:szCs w:val="22"/>
        </w:rPr>
        <w:t>일정</w:t>
      </w:r>
      <w:r>
        <w:rPr>
          <w:rFonts w:hint="eastAsia"/>
          <w:bCs/>
          <w:szCs w:val="22"/>
        </w:rPr>
        <w:t xml:space="preserve"> </w:t>
      </w:r>
      <w:r>
        <w:rPr>
          <w:rFonts w:hint="eastAsia"/>
          <w:bCs/>
          <w:szCs w:val="22"/>
        </w:rPr>
        <w:t>기준에</w:t>
      </w:r>
      <w:r>
        <w:rPr>
          <w:rFonts w:hint="eastAsia"/>
          <w:bCs/>
          <w:szCs w:val="22"/>
        </w:rPr>
        <w:t xml:space="preserve"> </w:t>
      </w:r>
      <w:r>
        <w:rPr>
          <w:rFonts w:hint="eastAsia"/>
          <w:bCs/>
          <w:szCs w:val="22"/>
        </w:rPr>
        <w:t>적합한</w:t>
      </w:r>
      <w:r>
        <w:rPr>
          <w:rFonts w:hint="eastAsia"/>
          <w:bCs/>
          <w:szCs w:val="22"/>
        </w:rPr>
        <w:t xml:space="preserve"> </w:t>
      </w:r>
      <w:r>
        <w:rPr>
          <w:rFonts w:hint="eastAsia"/>
          <w:bCs/>
          <w:szCs w:val="22"/>
        </w:rPr>
        <w:t>증축</w:t>
      </w:r>
      <w:r>
        <w:rPr>
          <w:rFonts w:hint="eastAsia"/>
          <w:bCs/>
          <w:szCs w:val="22"/>
        </w:rPr>
        <w:t xml:space="preserve"> </w:t>
      </w:r>
      <w:r>
        <w:rPr>
          <w:rFonts w:hint="eastAsia"/>
          <w:bCs/>
          <w:szCs w:val="22"/>
        </w:rPr>
        <w:t>등</w:t>
      </w:r>
      <w:r>
        <w:rPr>
          <w:rFonts w:hint="eastAsia"/>
          <w:bCs/>
          <w:szCs w:val="22"/>
        </w:rPr>
        <w:t>)</w:t>
      </w:r>
      <w:r>
        <w:rPr>
          <w:bCs/>
          <w:szCs w:val="22"/>
        </w:rPr>
        <w:t xml:space="preserve"> </w:t>
      </w:r>
      <w:r>
        <w:rPr>
          <w:rFonts w:hint="eastAsia"/>
          <w:bCs/>
          <w:szCs w:val="22"/>
        </w:rPr>
        <w:t>규정을</w:t>
      </w:r>
      <w:r>
        <w:rPr>
          <w:rFonts w:hint="eastAsia"/>
          <w:bCs/>
          <w:szCs w:val="22"/>
        </w:rPr>
        <w:t xml:space="preserve"> </w:t>
      </w:r>
      <w:r>
        <w:rPr>
          <w:rFonts w:hint="eastAsia"/>
          <w:bCs/>
          <w:szCs w:val="22"/>
        </w:rPr>
        <w:t>활용할</w:t>
      </w:r>
      <w:r>
        <w:rPr>
          <w:rFonts w:hint="eastAsia"/>
          <w:bCs/>
          <w:szCs w:val="22"/>
        </w:rPr>
        <w:t xml:space="preserve"> </w:t>
      </w:r>
      <w:r>
        <w:rPr>
          <w:rFonts w:hint="eastAsia"/>
          <w:bCs/>
          <w:szCs w:val="22"/>
        </w:rPr>
        <w:t>가능성을</w:t>
      </w:r>
      <w:r>
        <w:rPr>
          <w:rFonts w:hint="eastAsia"/>
          <w:bCs/>
          <w:szCs w:val="22"/>
        </w:rPr>
        <w:t xml:space="preserve"> </w:t>
      </w:r>
      <w:r>
        <w:rPr>
          <w:rFonts w:hint="eastAsia"/>
          <w:bCs/>
          <w:szCs w:val="22"/>
        </w:rPr>
        <w:t>고려하여</w:t>
      </w:r>
      <w:r w:rsidRPr="00CB2B3F">
        <w:rPr>
          <w:bCs/>
          <w:szCs w:val="22"/>
        </w:rPr>
        <w:t xml:space="preserve"> </w:t>
      </w:r>
      <w:r w:rsidRPr="00CB2B3F">
        <w:rPr>
          <w:bCs/>
          <w:szCs w:val="22"/>
        </w:rPr>
        <w:t>용도변경을</w:t>
      </w:r>
      <w:r w:rsidRPr="00CB2B3F">
        <w:rPr>
          <w:bCs/>
          <w:szCs w:val="22"/>
        </w:rPr>
        <w:t xml:space="preserve"> </w:t>
      </w:r>
      <w:r w:rsidRPr="00CB2B3F">
        <w:rPr>
          <w:bCs/>
          <w:szCs w:val="22"/>
        </w:rPr>
        <w:t>하지</w:t>
      </w:r>
      <w:r w:rsidRPr="00CB2B3F">
        <w:rPr>
          <w:bCs/>
          <w:szCs w:val="22"/>
        </w:rPr>
        <w:t xml:space="preserve"> </w:t>
      </w:r>
      <w:r w:rsidRPr="00CB2B3F">
        <w:rPr>
          <w:bCs/>
          <w:szCs w:val="22"/>
        </w:rPr>
        <w:t>않았음</w:t>
      </w:r>
      <w:r w:rsidRPr="00CB2B3F">
        <w:rPr>
          <w:bCs/>
          <w:szCs w:val="22"/>
        </w:rPr>
        <w:t xml:space="preserve">. </w:t>
      </w:r>
      <w:r w:rsidRPr="00CB2B3F">
        <w:rPr>
          <w:bCs/>
          <w:szCs w:val="22"/>
        </w:rPr>
        <w:t>또한</w:t>
      </w:r>
      <w:r w:rsidRPr="00CB2B3F">
        <w:rPr>
          <w:bCs/>
          <w:szCs w:val="22"/>
        </w:rPr>
        <w:t xml:space="preserve">, </w:t>
      </w:r>
      <w:r w:rsidRPr="00CB2B3F">
        <w:rPr>
          <w:bCs/>
          <w:szCs w:val="22"/>
        </w:rPr>
        <w:t>대상회사는</w:t>
      </w:r>
      <w:r w:rsidRPr="00CB2B3F">
        <w:rPr>
          <w:bCs/>
          <w:szCs w:val="22"/>
        </w:rPr>
        <w:t xml:space="preserve"> </w:t>
      </w:r>
      <w:r w:rsidRPr="00CB2B3F">
        <w:rPr>
          <w:bCs/>
          <w:szCs w:val="22"/>
        </w:rPr>
        <w:t>현재까지</w:t>
      </w:r>
      <w:r w:rsidRPr="00CB2B3F">
        <w:rPr>
          <w:bCs/>
          <w:szCs w:val="22"/>
        </w:rPr>
        <w:t xml:space="preserve"> </w:t>
      </w:r>
      <w:r w:rsidRPr="00CB2B3F">
        <w:rPr>
          <w:bCs/>
          <w:szCs w:val="22"/>
        </w:rPr>
        <w:t>용도변경을</w:t>
      </w:r>
      <w:r w:rsidRPr="00CB2B3F">
        <w:rPr>
          <w:bCs/>
          <w:szCs w:val="22"/>
        </w:rPr>
        <w:t xml:space="preserve"> </w:t>
      </w:r>
      <w:r w:rsidRPr="00CB2B3F">
        <w:rPr>
          <w:bCs/>
          <w:szCs w:val="22"/>
        </w:rPr>
        <w:t>하지</w:t>
      </w:r>
      <w:r w:rsidRPr="00CB2B3F">
        <w:rPr>
          <w:bCs/>
          <w:szCs w:val="22"/>
        </w:rPr>
        <w:t xml:space="preserve"> </w:t>
      </w:r>
      <w:r w:rsidRPr="00CB2B3F">
        <w:rPr>
          <w:bCs/>
          <w:szCs w:val="22"/>
        </w:rPr>
        <w:t>않은</w:t>
      </w:r>
      <w:r w:rsidRPr="00CB2B3F">
        <w:rPr>
          <w:bCs/>
          <w:szCs w:val="22"/>
        </w:rPr>
        <w:t xml:space="preserve"> </w:t>
      </w:r>
      <w:r w:rsidRPr="00CB2B3F">
        <w:rPr>
          <w:bCs/>
          <w:szCs w:val="22"/>
        </w:rPr>
        <w:t>것에</w:t>
      </w:r>
      <w:r w:rsidRPr="00CB2B3F">
        <w:rPr>
          <w:bCs/>
          <w:szCs w:val="22"/>
        </w:rPr>
        <w:t xml:space="preserve"> </w:t>
      </w:r>
      <w:r w:rsidRPr="00CB2B3F">
        <w:rPr>
          <w:bCs/>
          <w:szCs w:val="22"/>
        </w:rPr>
        <w:t>대하여</w:t>
      </w:r>
      <w:r w:rsidRPr="00CB2B3F">
        <w:rPr>
          <w:bCs/>
          <w:szCs w:val="22"/>
        </w:rPr>
        <w:t xml:space="preserve"> </w:t>
      </w:r>
      <w:r w:rsidRPr="00CB2B3F">
        <w:rPr>
          <w:bCs/>
          <w:szCs w:val="22"/>
        </w:rPr>
        <w:t>관할</w:t>
      </w:r>
      <w:r w:rsidRPr="00CB2B3F">
        <w:rPr>
          <w:bCs/>
          <w:szCs w:val="22"/>
        </w:rPr>
        <w:t xml:space="preserve"> </w:t>
      </w:r>
      <w:r w:rsidRPr="00CB2B3F">
        <w:rPr>
          <w:bCs/>
          <w:szCs w:val="22"/>
        </w:rPr>
        <w:t>행정기관으로부터</w:t>
      </w:r>
      <w:r w:rsidRPr="00CB2B3F">
        <w:rPr>
          <w:bCs/>
          <w:szCs w:val="22"/>
        </w:rPr>
        <w:t xml:space="preserve"> </w:t>
      </w:r>
      <w:r w:rsidRPr="00CB2B3F">
        <w:rPr>
          <w:bCs/>
          <w:szCs w:val="22"/>
        </w:rPr>
        <w:t>지적</w:t>
      </w:r>
      <w:r w:rsidRPr="00CB2B3F">
        <w:rPr>
          <w:bCs/>
          <w:szCs w:val="22"/>
        </w:rPr>
        <w:t xml:space="preserve"> </w:t>
      </w:r>
      <w:r w:rsidRPr="00CB2B3F">
        <w:rPr>
          <w:bCs/>
          <w:szCs w:val="22"/>
        </w:rPr>
        <w:t>및</w:t>
      </w:r>
      <w:r w:rsidRPr="00CB2B3F">
        <w:rPr>
          <w:bCs/>
          <w:szCs w:val="22"/>
        </w:rPr>
        <w:t xml:space="preserve"> </w:t>
      </w:r>
      <w:r w:rsidRPr="00CB2B3F">
        <w:rPr>
          <w:bCs/>
          <w:szCs w:val="22"/>
        </w:rPr>
        <w:t>시정명령을</w:t>
      </w:r>
      <w:r w:rsidRPr="00CB2B3F">
        <w:rPr>
          <w:bCs/>
          <w:szCs w:val="22"/>
        </w:rPr>
        <w:t xml:space="preserve"> </w:t>
      </w:r>
      <w:r w:rsidRPr="00CB2B3F">
        <w:rPr>
          <w:bCs/>
          <w:szCs w:val="22"/>
        </w:rPr>
        <w:t>받은</w:t>
      </w:r>
      <w:r w:rsidRPr="00CB2B3F">
        <w:rPr>
          <w:bCs/>
          <w:szCs w:val="22"/>
        </w:rPr>
        <w:t xml:space="preserve"> </w:t>
      </w:r>
      <w:r w:rsidRPr="00CB2B3F">
        <w:rPr>
          <w:bCs/>
          <w:szCs w:val="22"/>
        </w:rPr>
        <w:t>적은</w:t>
      </w:r>
      <w:r w:rsidRPr="00CB2B3F">
        <w:rPr>
          <w:bCs/>
          <w:szCs w:val="22"/>
        </w:rPr>
        <w:t xml:space="preserve"> </w:t>
      </w:r>
      <w:r w:rsidRPr="00CB2B3F">
        <w:rPr>
          <w:bCs/>
          <w:szCs w:val="22"/>
        </w:rPr>
        <w:t>없다고</w:t>
      </w:r>
      <w:r w:rsidRPr="00CB2B3F">
        <w:rPr>
          <w:bCs/>
          <w:szCs w:val="22"/>
        </w:rPr>
        <w:t xml:space="preserve"> </w:t>
      </w:r>
      <w:r w:rsidRPr="00CB2B3F">
        <w:rPr>
          <w:bCs/>
          <w:szCs w:val="22"/>
        </w:rPr>
        <w:t>함</w:t>
      </w:r>
      <w:r w:rsidRPr="00CB2B3F">
        <w:rPr>
          <w:bCs/>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8732"/>
      </w:tblGrid>
      <w:tr w:rsidR="00026A7E" w:rsidRPr="00CB2B3F" w14:paraId="679B7862" w14:textId="77777777" w:rsidTr="0091358C">
        <w:trPr>
          <w:trHeight w:val="340"/>
        </w:trPr>
        <w:tc>
          <w:tcPr>
            <w:tcW w:w="8732" w:type="dxa"/>
            <w:tcBorders>
              <w:bottom w:val="single" w:sz="4" w:space="0" w:color="404040" w:themeColor="text1" w:themeTint="BF"/>
            </w:tcBorders>
            <w:shd w:val="clear" w:color="auto" w:fill="DEEEEE"/>
            <w:vAlign w:val="center"/>
          </w:tcPr>
          <w:p w14:paraId="737B98A2"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공장등록</w:t>
            </w:r>
            <w:r w:rsidRPr="007B0EE3">
              <w:rPr>
                <w:snapToGrid w:val="0"/>
                <w:sz w:val="20"/>
                <w:szCs w:val="20"/>
              </w:rPr>
              <w:t xml:space="preserve"> </w:t>
            </w:r>
            <w:r w:rsidRPr="007B0EE3">
              <w:rPr>
                <w:snapToGrid w:val="0"/>
                <w:sz w:val="20"/>
                <w:szCs w:val="20"/>
              </w:rPr>
              <w:t>현황</w:t>
            </w:r>
          </w:p>
        </w:tc>
      </w:tr>
      <w:tr w:rsidR="00026A7E" w:rsidRPr="00CB2B3F" w14:paraId="36B59457" w14:textId="77777777" w:rsidTr="0091358C">
        <w:trPr>
          <w:trHeight w:val="340"/>
        </w:trPr>
        <w:tc>
          <w:tcPr>
            <w:tcW w:w="8732" w:type="dxa"/>
            <w:tcBorders>
              <w:top w:val="single" w:sz="4" w:space="0" w:color="404040" w:themeColor="text1" w:themeTint="BF"/>
              <w:bottom w:val="single" w:sz="4" w:space="0" w:color="404040" w:themeColor="text1" w:themeTint="BF"/>
            </w:tcBorders>
            <w:shd w:val="clear" w:color="auto" w:fill="auto"/>
            <w:vAlign w:val="center"/>
          </w:tcPr>
          <w:p w14:paraId="5266396B" w14:textId="77777777" w:rsidR="00026A7E" w:rsidRPr="007B0EE3" w:rsidRDefault="00026A7E" w:rsidP="0091358C">
            <w:pPr>
              <w:pStyle w:val="21"/>
              <w:spacing w:line="280" w:lineRule="atLeast"/>
              <w:jc w:val="center"/>
              <w:rPr>
                <w:snapToGrid w:val="0"/>
                <w:sz w:val="20"/>
                <w:szCs w:val="20"/>
              </w:rPr>
            </w:pPr>
            <w:r w:rsidRPr="007B0EE3">
              <w:rPr>
                <w:noProof/>
                <w:snapToGrid w:val="0"/>
                <w:sz w:val="20"/>
                <w:szCs w:val="20"/>
              </w:rPr>
              <w:drawing>
                <wp:inline distT="0" distB="0" distL="0" distR="0" wp14:anchorId="5EDEC2D3" wp14:editId="22E4F052">
                  <wp:extent cx="5220000" cy="1448538"/>
                  <wp:effectExtent l="0" t="0" r="0" b="0"/>
                  <wp:docPr id="7" name="그림 7" descr="C:\Users\zygchang\Desktop\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ygchang\Desktop\D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0000" cy="1448538"/>
                          </a:xfrm>
                          <a:prstGeom prst="rect">
                            <a:avLst/>
                          </a:prstGeom>
                          <a:noFill/>
                          <a:ln>
                            <a:noFill/>
                          </a:ln>
                        </pic:spPr>
                      </pic:pic>
                    </a:graphicData>
                  </a:graphic>
                </wp:inline>
              </w:drawing>
            </w:r>
          </w:p>
        </w:tc>
      </w:tr>
    </w:tbl>
    <w:p w14:paraId="6F08989B" w14:textId="77777777" w:rsidR="00026A7E" w:rsidRPr="00CB2B3F" w:rsidRDefault="00026A7E" w:rsidP="00026A7E">
      <w:pPr>
        <w:spacing w:after="240"/>
        <w:ind w:left="907"/>
        <w:rPr>
          <w:bCs/>
          <w:szCs w:val="22"/>
        </w:rPr>
      </w:pPr>
    </w:p>
    <w:p w14:paraId="37D36BB1" w14:textId="77777777" w:rsidR="00026A7E" w:rsidRPr="00CB2B3F" w:rsidRDefault="00026A7E" w:rsidP="00026A7E">
      <w:pPr>
        <w:numPr>
          <w:ilvl w:val="0"/>
          <w:numId w:val="104"/>
        </w:numPr>
        <w:spacing w:after="240"/>
        <w:rPr>
          <w:bCs/>
          <w:szCs w:val="22"/>
          <w:u w:val="single"/>
        </w:rPr>
      </w:pPr>
      <w:r w:rsidRPr="00CB2B3F">
        <w:rPr>
          <w:b/>
          <w:bCs/>
          <w:szCs w:val="22"/>
        </w:rPr>
        <w:t>분석</w:t>
      </w:r>
    </w:p>
    <w:p w14:paraId="44D74908" w14:textId="77777777" w:rsidR="00026A7E" w:rsidRPr="00CB2B3F" w:rsidRDefault="00026A7E" w:rsidP="00026A7E">
      <w:pPr>
        <w:spacing w:after="240"/>
        <w:ind w:left="907" w:firstLine="1"/>
        <w:rPr>
          <w:b/>
          <w:szCs w:val="22"/>
          <w:u w:val="single"/>
        </w:rPr>
      </w:pPr>
      <w:r w:rsidRPr="00CB2B3F">
        <w:rPr>
          <w:b/>
          <w:szCs w:val="22"/>
          <w:u w:val="single"/>
        </w:rPr>
        <w:t>개발제한구역법</w:t>
      </w:r>
    </w:p>
    <w:p w14:paraId="121988AF" w14:textId="77777777" w:rsidR="00026A7E" w:rsidRDefault="00026A7E" w:rsidP="00026A7E">
      <w:pPr>
        <w:spacing w:after="240"/>
        <w:ind w:left="907" w:firstLine="1"/>
        <w:rPr>
          <w:szCs w:val="22"/>
        </w:rPr>
      </w:pPr>
      <w:r w:rsidRPr="00CB2B3F">
        <w:rPr>
          <w:szCs w:val="22"/>
        </w:rPr>
        <w:t>개발제한구역에서는</w:t>
      </w:r>
      <w:r w:rsidRPr="00CB2B3F">
        <w:rPr>
          <w:szCs w:val="22"/>
        </w:rPr>
        <w:t xml:space="preserve"> </w:t>
      </w:r>
      <w:r w:rsidRPr="00CB2B3F">
        <w:rPr>
          <w:szCs w:val="22"/>
        </w:rPr>
        <w:t>원칙적으로</w:t>
      </w:r>
      <w:r w:rsidRPr="00CB2B3F">
        <w:rPr>
          <w:szCs w:val="22"/>
        </w:rPr>
        <w:t xml:space="preserve"> </w:t>
      </w:r>
      <w:r w:rsidRPr="00CB2B3F">
        <w:rPr>
          <w:szCs w:val="22"/>
        </w:rPr>
        <w:t>건축물의</w:t>
      </w:r>
      <w:r w:rsidRPr="00CB2B3F">
        <w:rPr>
          <w:szCs w:val="22"/>
        </w:rPr>
        <w:t xml:space="preserve"> </w:t>
      </w:r>
      <w:r w:rsidRPr="00CB2B3F">
        <w:rPr>
          <w:szCs w:val="22"/>
        </w:rPr>
        <w:t>건축</w:t>
      </w:r>
      <w:r w:rsidRPr="00CB2B3F">
        <w:rPr>
          <w:szCs w:val="22"/>
        </w:rPr>
        <w:t xml:space="preserve"> </w:t>
      </w:r>
      <w:r w:rsidRPr="00CB2B3F">
        <w:rPr>
          <w:szCs w:val="22"/>
        </w:rPr>
        <w:t>및</w:t>
      </w:r>
      <w:r w:rsidRPr="00CB2B3F">
        <w:rPr>
          <w:szCs w:val="22"/>
        </w:rPr>
        <w:t xml:space="preserve"> </w:t>
      </w:r>
      <w:r w:rsidRPr="00CB2B3F">
        <w:rPr>
          <w:szCs w:val="22"/>
          <w:u w:val="single"/>
        </w:rPr>
        <w:t>용도변경</w:t>
      </w:r>
      <w:r>
        <w:rPr>
          <w:rFonts w:hint="eastAsia"/>
          <w:szCs w:val="22"/>
        </w:rPr>
        <w:t xml:space="preserve"> </w:t>
      </w:r>
      <w:r>
        <w:rPr>
          <w:rFonts w:hint="eastAsia"/>
          <w:szCs w:val="22"/>
        </w:rPr>
        <w:t>등은</w:t>
      </w:r>
      <w:r>
        <w:rPr>
          <w:rFonts w:hint="eastAsia"/>
          <w:szCs w:val="22"/>
        </w:rPr>
        <w:t xml:space="preserve"> </w:t>
      </w:r>
      <w:r>
        <w:rPr>
          <w:rFonts w:hint="eastAsia"/>
          <w:szCs w:val="22"/>
        </w:rPr>
        <w:t>금지되며</w:t>
      </w:r>
      <w:r>
        <w:rPr>
          <w:rFonts w:hint="eastAsia"/>
          <w:szCs w:val="22"/>
        </w:rPr>
        <w:t xml:space="preserve">, </w:t>
      </w:r>
      <w:r>
        <w:rPr>
          <w:rFonts w:hint="eastAsia"/>
          <w:szCs w:val="22"/>
        </w:rPr>
        <w:t>개발제한구역</w:t>
      </w:r>
      <w:r>
        <w:rPr>
          <w:rFonts w:hint="eastAsia"/>
          <w:szCs w:val="22"/>
        </w:rPr>
        <w:t xml:space="preserve"> </w:t>
      </w:r>
      <w:r>
        <w:rPr>
          <w:rFonts w:hint="eastAsia"/>
          <w:szCs w:val="22"/>
        </w:rPr>
        <w:t>지정</w:t>
      </w:r>
      <w:r>
        <w:rPr>
          <w:rFonts w:hint="eastAsia"/>
          <w:szCs w:val="22"/>
        </w:rPr>
        <w:t xml:space="preserve"> </w:t>
      </w:r>
      <w:r>
        <w:rPr>
          <w:rFonts w:hint="eastAsia"/>
          <w:szCs w:val="22"/>
        </w:rPr>
        <w:t>이전에</w:t>
      </w:r>
      <w:r>
        <w:rPr>
          <w:rFonts w:hint="eastAsia"/>
          <w:szCs w:val="22"/>
        </w:rPr>
        <w:t xml:space="preserve"> </w:t>
      </w:r>
      <w:r>
        <w:rPr>
          <w:rFonts w:hint="eastAsia"/>
          <w:szCs w:val="22"/>
        </w:rPr>
        <w:t>존속</w:t>
      </w:r>
      <w:r>
        <w:rPr>
          <w:rFonts w:hint="eastAsia"/>
          <w:szCs w:val="22"/>
        </w:rPr>
        <w:t xml:space="preserve"> </w:t>
      </w:r>
      <w:r>
        <w:rPr>
          <w:rFonts w:hint="eastAsia"/>
          <w:szCs w:val="22"/>
        </w:rPr>
        <w:t>중인</w:t>
      </w:r>
      <w:r>
        <w:rPr>
          <w:rFonts w:hint="eastAsia"/>
          <w:szCs w:val="22"/>
        </w:rPr>
        <w:t xml:space="preserve"> </w:t>
      </w:r>
      <w:r w:rsidRPr="00CB2B3F">
        <w:rPr>
          <w:szCs w:val="22"/>
          <w:u w:val="single"/>
        </w:rPr>
        <w:t>건축물</w:t>
      </w:r>
      <w:r w:rsidRPr="00CB2B3F">
        <w:rPr>
          <w:szCs w:val="22"/>
          <w:u w:val="single"/>
        </w:rPr>
        <w:t>(</w:t>
      </w:r>
      <w:r w:rsidRPr="00CB2B3F">
        <w:rPr>
          <w:szCs w:val="22"/>
          <w:u w:val="single"/>
        </w:rPr>
        <w:t>공장</w:t>
      </w:r>
      <w:r w:rsidRPr="00CB2B3F">
        <w:rPr>
          <w:szCs w:val="22"/>
          <w:u w:val="single"/>
        </w:rPr>
        <w:t>)</w:t>
      </w:r>
      <w:r w:rsidRPr="00CB2B3F">
        <w:rPr>
          <w:szCs w:val="22"/>
          <w:u w:val="single"/>
        </w:rPr>
        <w:t>을</w:t>
      </w:r>
      <w:r w:rsidRPr="00CB2B3F">
        <w:rPr>
          <w:szCs w:val="22"/>
          <w:u w:val="single"/>
        </w:rPr>
        <w:t xml:space="preserve"> </w:t>
      </w:r>
      <w:r w:rsidRPr="00CB2B3F">
        <w:rPr>
          <w:szCs w:val="22"/>
          <w:u w:val="single"/>
        </w:rPr>
        <w:t>물류시설법상</w:t>
      </w:r>
      <w:r w:rsidRPr="00CB2B3F">
        <w:rPr>
          <w:szCs w:val="22"/>
          <w:u w:val="single"/>
        </w:rPr>
        <w:t xml:space="preserve"> </w:t>
      </w:r>
      <w:r w:rsidRPr="00CB2B3F">
        <w:rPr>
          <w:szCs w:val="22"/>
          <w:u w:val="single"/>
        </w:rPr>
        <w:t>물류창고</w:t>
      </w:r>
      <w:r w:rsidRPr="00CB2B3F">
        <w:rPr>
          <w:rStyle w:val="ac"/>
          <w:szCs w:val="22"/>
          <w:u w:val="single"/>
        </w:rPr>
        <w:footnoteReference w:id="23"/>
      </w:r>
      <w:r w:rsidRPr="00CB2B3F">
        <w:rPr>
          <w:szCs w:val="22"/>
          <w:u w:val="single"/>
        </w:rPr>
        <w:t>로</w:t>
      </w:r>
      <w:r w:rsidRPr="00CB2B3F">
        <w:rPr>
          <w:szCs w:val="22"/>
          <w:u w:val="single"/>
        </w:rPr>
        <w:t xml:space="preserve"> </w:t>
      </w:r>
      <w:r w:rsidRPr="00CB2B3F">
        <w:rPr>
          <w:szCs w:val="22"/>
          <w:u w:val="single"/>
        </w:rPr>
        <w:t>용도변경</w:t>
      </w:r>
      <w:r w:rsidRPr="00CB2B3F">
        <w:rPr>
          <w:szCs w:val="22"/>
        </w:rPr>
        <w:t>을</w:t>
      </w:r>
      <w:r w:rsidRPr="00CB2B3F">
        <w:rPr>
          <w:szCs w:val="22"/>
        </w:rPr>
        <w:t xml:space="preserve"> </w:t>
      </w:r>
      <w:r w:rsidRPr="00CB2B3F">
        <w:rPr>
          <w:szCs w:val="22"/>
        </w:rPr>
        <w:t>하기</w:t>
      </w:r>
      <w:r w:rsidRPr="00CB2B3F">
        <w:rPr>
          <w:szCs w:val="22"/>
        </w:rPr>
        <w:t xml:space="preserve"> </w:t>
      </w:r>
      <w:r w:rsidRPr="00CB2B3F">
        <w:rPr>
          <w:szCs w:val="22"/>
        </w:rPr>
        <w:t>위</w:t>
      </w:r>
      <w:r>
        <w:rPr>
          <w:rFonts w:hint="eastAsia"/>
          <w:szCs w:val="22"/>
        </w:rPr>
        <w:t>해서는</w:t>
      </w:r>
      <w:r w:rsidRPr="00CB2B3F">
        <w:rPr>
          <w:szCs w:val="22"/>
        </w:rPr>
        <w:t xml:space="preserve"> </w:t>
      </w:r>
      <w:r w:rsidRPr="00CB2B3F">
        <w:rPr>
          <w:szCs w:val="22"/>
        </w:rPr>
        <w:t>관할</w:t>
      </w:r>
      <w:r w:rsidRPr="00CB2B3F">
        <w:rPr>
          <w:szCs w:val="22"/>
        </w:rPr>
        <w:t xml:space="preserve"> </w:t>
      </w:r>
      <w:r w:rsidRPr="00CB2B3F">
        <w:rPr>
          <w:szCs w:val="22"/>
        </w:rPr>
        <w:t>행정기관의</w:t>
      </w:r>
      <w:r w:rsidRPr="00CB2B3F">
        <w:rPr>
          <w:szCs w:val="22"/>
        </w:rPr>
        <w:t xml:space="preserve"> </w:t>
      </w:r>
      <w:r w:rsidRPr="00CB2B3F">
        <w:rPr>
          <w:szCs w:val="22"/>
        </w:rPr>
        <w:t>사전</w:t>
      </w:r>
      <w:r w:rsidRPr="00CB2B3F">
        <w:rPr>
          <w:szCs w:val="22"/>
        </w:rPr>
        <w:t xml:space="preserve"> </w:t>
      </w:r>
      <w:r w:rsidRPr="00CB2B3F">
        <w:rPr>
          <w:szCs w:val="22"/>
        </w:rPr>
        <w:t>허가를</w:t>
      </w:r>
      <w:r w:rsidRPr="00CB2B3F">
        <w:rPr>
          <w:szCs w:val="22"/>
        </w:rPr>
        <w:t xml:space="preserve"> </w:t>
      </w:r>
      <w:r w:rsidRPr="00CB2B3F">
        <w:rPr>
          <w:szCs w:val="22"/>
        </w:rPr>
        <w:t>받아야</w:t>
      </w:r>
      <w:r w:rsidRPr="00CB2B3F">
        <w:rPr>
          <w:szCs w:val="22"/>
        </w:rPr>
        <w:t xml:space="preserve"> </w:t>
      </w:r>
      <w:r w:rsidRPr="00CB2B3F">
        <w:rPr>
          <w:szCs w:val="22"/>
        </w:rPr>
        <w:t>함</w:t>
      </w:r>
      <w:r>
        <w:rPr>
          <w:rFonts w:hint="eastAsia"/>
          <w:szCs w:val="22"/>
        </w:rPr>
        <w:t>(</w:t>
      </w:r>
      <w:r w:rsidRPr="00CB2B3F">
        <w:rPr>
          <w:szCs w:val="22"/>
        </w:rPr>
        <w:t>개발제한구역법</w:t>
      </w:r>
      <w:r w:rsidRPr="00CB2B3F">
        <w:rPr>
          <w:szCs w:val="22"/>
        </w:rPr>
        <w:t xml:space="preserve"> </w:t>
      </w:r>
      <w:r w:rsidRPr="00CB2B3F">
        <w:rPr>
          <w:szCs w:val="22"/>
        </w:rPr>
        <w:t>제</w:t>
      </w:r>
      <w:r w:rsidRPr="00CB2B3F">
        <w:rPr>
          <w:szCs w:val="22"/>
        </w:rPr>
        <w:t>12</w:t>
      </w:r>
      <w:r>
        <w:rPr>
          <w:szCs w:val="22"/>
        </w:rPr>
        <w:t>조</w:t>
      </w:r>
      <w:r>
        <w:rPr>
          <w:rFonts w:hint="eastAsia"/>
          <w:szCs w:val="22"/>
        </w:rPr>
        <w:t xml:space="preserve">, </w:t>
      </w:r>
      <w:r>
        <w:rPr>
          <w:rFonts w:hint="eastAsia"/>
          <w:szCs w:val="22"/>
        </w:rPr>
        <w:t>법</w:t>
      </w:r>
      <w:r>
        <w:rPr>
          <w:rFonts w:hint="eastAsia"/>
          <w:szCs w:val="22"/>
        </w:rPr>
        <w:t xml:space="preserve"> </w:t>
      </w:r>
      <w:r>
        <w:rPr>
          <w:rFonts w:hint="eastAsia"/>
          <w:szCs w:val="22"/>
        </w:rPr>
        <w:t>시행령</w:t>
      </w:r>
      <w:r>
        <w:rPr>
          <w:rFonts w:hint="eastAsia"/>
          <w:szCs w:val="22"/>
        </w:rPr>
        <w:t xml:space="preserve"> </w:t>
      </w:r>
      <w:r>
        <w:rPr>
          <w:rFonts w:hint="eastAsia"/>
          <w:szCs w:val="22"/>
        </w:rPr>
        <w:t>제</w:t>
      </w:r>
      <w:r>
        <w:rPr>
          <w:rFonts w:hint="eastAsia"/>
          <w:szCs w:val="22"/>
        </w:rPr>
        <w:t>8</w:t>
      </w:r>
      <w:r>
        <w:rPr>
          <w:rFonts w:hint="eastAsia"/>
          <w:szCs w:val="22"/>
        </w:rPr>
        <w:t>조</w:t>
      </w:r>
      <w:r>
        <w:rPr>
          <w:rFonts w:hint="eastAsia"/>
          <w:szCs w:val="22"/>
        </w:rPr>
        <w:t>)</w:t>
      </w:r>
      <w:r w:rsidRPr="00CB2B3F">
        <w:rPr>
          <w:szCs w:val="22"/>
        </w:rPr>
        <w:t>.</w:t>
      </w:r>
    </w:p>
    <w:p w14:paraId="45BAF212" w14:textId="77777777" w:rsidR="00026A7E" w:rsidRDefault="00026A7E" w:rsidP="00026A7E">
      <w:pPr>
        <w:spacing w:after="240"/>
        <w:ind w:left="907" w:firstLine="1"/>
        <w:rPr>
          <w:szCs w:val="22"/>
        </w:rPr>
      </w:pPr>
      <w:r>
        <w:rPr>
          <w:rFonts w:hint="eastAsia"/>
          <w:szCs w:val="22"/>
        </w:rPr>
        <w:t>개발제한구역</w:t>
      </w:r>
      <w:r w:rsidRPr="00C8007A">
        <w:rPr>
          <w:rFonts w:hint="eastAsia"/>
          <w:szCs w:val="22"/>
        </w:rPr>
        <w:t>법은</w:t>
      </w:r>
      <w:r w:rsidRPr="00C8007A">
        <w:rPr>
          <w:rFonts w:hint="eastAsia"/>
          <w:szCs w:val="22"/>
        </w:rPr>
        <w:t xml:space="preserve"> </w:t>
      </w:r>
      <w:r w:rsidRPr="00C8007A">
        <w:rPr>
          <w:rFonts w:hint="eastAsia"/>
          <w:szCs w:val="22"/>
        </w:rPr>
        <w:t>위</w:t>
      </w:r>
      <w:r w:rsidRPr="00C8007A">
        <w:rPr>
          <w:rFonts w:hint="eastAsia"/>
          <w:szCs w:val="22"/>
        </w:rPr>
        <w:t xml:space="preserve"> </w:t>
      </w:r>
      <w:r w:rsidRPr="00C8007A">
        <w:rPr>
          <w:rFonts w:hint="eastAsia"/>
          <w:szCs w:val="22"/>
        </w:rPr>
        <w:t>물류창고를</w:t>
      </w:r>
      <w:r w:rsidRPr="00C8007A">
        <w:rPr>
          <w:rFonts w:hint="eastAsia"/>
          <w:szCs w:val="22"/>
        </w:rPr>
        <w:t xml:space="preserve"> </w:t>
      </w:r>
      <w:r w:rsidRPr="00C8007A">
        <w:rPr>
          <w:rFonts w:hint="eastAsia"/>
          <w:szCs w:val="22"/>
        </w:rPr>
        <w:t>건축법</w:t>
      </w:r>
      <w:r w:rsidRPr="00C8007A">
        <w:rPr>
          <w:rFonts w:hint="eastAsia"/>
          <w:szCs w:val="22"/>
        </w:rPr>
        <w:t xml:space="preserve"> </w:t>
      </w:r>
      <w:r w:rsidRPr="00C8007A">
        <w:rPr>
          <w:rFonts w:hint="eastAsia"/>
          <w:szCs w:val="22"/>
        </w:rPr>
        <w:t>시행령의</w:t>
      </w:r>
      <w:r w:rsidRPr="00C8007A">
        <w:rPr>
          <w:rFonts w:hint="eastAsia"/>
          <w:szCs w:val="22"/>
        </w:rPr>
        <w:t xml:space="preserve"> </w:t>
      </w:r>
      <w:r w:rsidRPr="00C8007A">
        <w:rPr>
          <w:rFonts w:hint="eastAsia"/>
          <w:szCs w:val="22"/>
        </w:rPr>
        <w:t>용도별</w:t>
      </w:r>
      <w:r w:rsidRPr="00C8007A">
        <w:rPr>
          <w:rFonts w:hint="eastAsia"/>
          <w:szCs w:val="22"/>
        </w:rPr>
        <w:t xml:space="preserve"> </w:t>
      </w:r>
      <w:r w:rsidRPr="00C8007A">
        <w:rPr>
          <w:rFonts w:hint="eastAsia"/>
          <w:szCs w:val="22"/>
        </w:rPr>
        <w:t>건축물</w:t>
      </w:r>
      <w:r w:rsidRPr="00C8007A">
        <w:rPr>
          <w:rFonts w:hint="eastAsia"/>
          <w:szCs w:val="22"/>
        </w:rPr>
        <w:t xml:space="preserve"> </w:t>
      </w:r>
      <w:r w:rsidRPr="00C8007A">
        <w:rPr>
          <w:rFonts w:hint="eastAsia"/>
          <w:szCs w:val="22"/>
        </w:rPr>
        <w:t>종류</w:t>
      </w:r>
      <w:r w:rsidRPr="00C8007A">
        <w:rPr>
          <w:rFonts w:hint="eastAsia"/>
          <w:szCs w:val="22"/>
        </w:rPr>
        <w:t xml:space="preserve"> </w:t>
      </w:r>
      <w:r w:rsidRPr="00C8007A">
        <w:rPr>
          <w:rFonts w:hint="eastAsia"/>
          <w:szCs w:val="22"/>
        </w:rPr>
        <w:t>중</w:t>
      </w:r>
      <w:r w:rsidRPr="00C8007A">
        <w:rPr>
          <w:rFonts w:hint="eastAsia"/>
          <w:szCs w:val="22"/>
        </w:rPr>
        <w:t xml:space="preserve"> </w:t>
      </w:r>
      <w:r w:rsidRPr="00C8007A">
        <w:rPr>
          <w:rFonts w:hint="eastAsia"/>
          <w:szCs w:val="22"/>
        </w:rPr>
        <w:t>창고시설이</w:t>
      </w:r>
      <w:r w:rsidRPr="00C8007A">
        <w:rPr>
          <w:rFonts w:hint="eastAsia"/>
          <w:szCs w:val="22"/>
        </w:rPr>
        <w:t xml:space="preserve"> </w:t>
      </w:r>
      <w:r w:rsidRPr="00C8007A">
        <w:rPr>
          <w:rFonts w:hint="eastAsia"/>
          <w:szCs w:val="22"/>
        </w:rPr>
        <w:t>아닌</w:t>
      </w:r>
      <w:r w:rsidRPr="00C8007A">
        <w:rPr>
          <w:rFonts w:hint="eastAsia"/>
          <w:szCs w:val="22"/>
        </w:rPr>
        <w:t xml:space="preserve"> </w:t>
      </w:r>
      <w:r w:rsidRPr="00C8007A">
        <w:rPr>
          <w:rFonts w:hint="eastAsia"/>
          <w:szCs w:val="22"/>
        </w:rPr>
        <w:t>물류시설</w:t>
      </w:r>
      <w:r>
        <w:rPr>
          <w:rFonts w:hint="eastAsia"/>
          <w:szCs w:val="22"/>
        </w:rPr>
        <w:t>법상</w:t>
      </w:r>
      <w:r>
        <w:rPr>
          <w:rFonts w:hint="eastAsia"/>
          <w:szCs w:val="22"/>
        </w:rPr>
        <w:t xml:space="preserve"> </w:t>
      </w:r>
      <w:r>
        <w:rPr>
          <w:rFonts w:hint="eastAsia"/>
          <w:szCs w:val="22"/>
        </w:rPr>
        <w:t>물류창고로</w:t>
      </w:r>
      <w:r>
        <w:rPr>
          <w:rFonts w:hint="eastAsia"/>
          <w:szCs w:val="22"/>
        </w:rPr>
        <w:t xml:space="preserve"> </w:t>
      </w:r>
      <w:r>
        <w:rPr>
          <w:rFonts w:hint="eastAsia"/>
          <w:szCs w:val="22"/>
        </w:rPr>
        <w:t>규정하고</w:t>
      </w:r>
      <w:r>
        <w:rPr>
          <w:rFonts w:hint="eastAsia"/>
          <w:szCs w:val="22"/>
        </w:rPr>
        <w:t xml:space="preserve"> </w:t>
      </w:r>
      <w:r>
        <w:rPr>
          <w:rFonts w:hint="eastAsia"/>
          <w:szCs w:val="22"/>
        </w:rPr>
        <w:t>있어</w:t>
      </w:r>
      <w:r>
        <w:rPr>
          <w:szCs w:val="22"/>
        </w:rPr>
        <w:t>,</w:t>
      </w:r>
      <w:r>
        <w:rPr>
          <w:rFonts w:hint="eastAsia"/>
          <w:szCs w:val="22"/>
        </w:rPr>
        <w:t xml:space="preserve"> </w:t>
      </w:r>
      <w:r>
        <w:rPr>
          <w:rFonts w:hint="eastAsia"/>
          <w:szCs w:val="22"/>
        </w:rPr>
        <w:t>개발제한구역</w:t>
      </w:r>
      <w:r>
        <w:rPr>
          <w:rFonts w:hint="eastAsia"/>
          <w:szCs w:val="22"/>
        </w:rPr>
        <w:t xml:space="preserve"> </w:t>
      </w:r>
      <w:r>
        <w:rPr>
          <w:rFonts w:hint="eastAsia"/>
          <w:szCs w:val="22"/>
        </w:rPr>
        <w:t>내에서</w:t>
      </w:r>
      <w:r>
        <w:rPr>
          <w:rFonts w:hint="eastAsia"/>
          <w:szCs w:val="22"/>
        </w:rPr>
        <w:t xml:space="preserve"> </w:t>
      </w:r>
      <w:r>
        <w:rPr>
          <w:rFonts w:hint="eastAsia"/>
          <w:szCs w:val="22"/>
        </w:rPr>
        <w:t>자가물류</w:t>
      </w:r>
      <w:r>
        <w:rPr>
          <w:rFonts w:hint="eastAsia"/>
          <w:szCs w:val="22"/>
        </w:rPr>
        <w:t xml:space="preserve"> </w:t>
      </w:r>
      <w:r>
        <w:rPr>
          <w:rFonts w:hint="eastAsia"/>
          <w:szCs w:val="22"/>
        </w:rPr>
        <w:t>용도로</w:t>
      </w:r>
      <w:r>
        <w:rPr>
          <w:rFonts w:hint="eastAsia"/>
          <w:szCs w:val="22"/>
        </w:rPr>
        <w:t xml:space="preserve"> </w:t>
      </w:r>
      <w:r>
        <w:rPr>
          <w:rFonts w:hint="eastAsia"/>
          <w:szCs w:val="22"/>
        </w:rPr>
        <w:t>사용하는</w:t>
      </w:r>
      <w:r>
        <w:rPr>
          <w:rFonts w:hint="eastAsia"/>
          <w:szCs w:val="22"/>
        </w:rPr>
        <w:t xml:space="preserve"> </w:t>
      </w:r>
      <w:r>
        <w:rPr>
          <w:rFonts w:hint="eastAsia"/>
          <w:szCs w:val="22"/>
        </w:rPr>
        <w:t>것이</w:t>
      </w:r>
      <w:r>
        <w:rPr>
          <w:rFonts w:hint="eastAsia"/>
          <w:szCs w:val="22"/>
        </w:rPr>
        <w:t xml:space="preserve"> </w:t>
      </w:r>
      <w:r>
        <w:rPr>
          <w:rFonts w:hint="eastAsia"/>
          <w:szCs w:val="22"/>
        </w:rPr>
        <w:t>가능한</w:t>
      </w:r>
      <w:r>
        <w:rPr>
          <w:rFonts w:hint="eastAsia"/>
          <w:szCs w:val="22"/>
        </w:rPr>
        <w:t xml:space="preserve"> </w:t>
      </w:r>
      <w:r>
        <w:rPr>
          <w:rFonts w:hint="eastAsia"/>
          <w:szCs w:val="22"/>
        </w:rPr>
        <w:t>것인지</w:t>
      </w:r>
      <w:r>
        <w:rPr>
          <w:rFonts w:hint="eastAsia"/>
          <w:szCs w:val="22"/>
        </w:rPr>
        <w:t xml:space="preserve"> </w:t>
      </w:r>
      <w:r>
        <w:rPr>
          <w:rFonts w:hint="eastAsia"/>
          <w:szCs w:val="22"/>
        </w:rPr>
        <w:t>문제</w:t>
      </w:r>
      <w:ins w:id="869" w:author="heesung.ahn" w:date="2021-08-31T01:26:00Z">
        <w:r w:rsidR="00C8007A">
          <w:rPr>
            <w:rFonts w:hint="eastAsia"/>
            <w:szCs w:val="22"/>
          </w:rPr>
          <w:t>될</w:t>
        </w:r>
        <w:r w:rsidR="00C8007A">
          <w:rPr>
            <w:rFonts w:hint="eastAsia"/>
            <w:szCs w:val="22"/>
          </w:rPr>
          <w:t xml:space="preserve"> </w:t>
        </w:r>
        <w:r w:rsidR="00C8007A">
          <w:rPr>
            <w:rFonts w:hint="eastAsia"/>
            <w:szCs w:val="22"/>
          </w:rPr>
          <w:t>수</w:t>
        </w:r>
        <w:r w:rsidR="00C8007A">
          <w:rPr>
            <w:rFonts w:hint="eastAsia"/>
            <w:szCs w:val="22"/>
          </w:rPr>
          <w:t xml:space="preserve"> </w:t>
        </w:r>
        <w:r w:rsidR="00C8007A">
          <w:rPr>
            <w:rFonts w:hint="eastAsia"/>
            <w:szCs w:val="22"/>
          </w:rPr>
          <w:t>있음</w:t>
        </w:r>
      </w:ins>
      <w:del w:id="870" w:author="heesung.ahn" w:date="2021-08-31T01:26:00Z">
        <w:r w:rsidDel="00C8007A">
          <w:rPr>
            <w:rFonts w:hint="eastAsia"/>
            <w:szCs w:val="22"/>
          </w:rPr>
          <w:delText>됨</w:delText>
        </w:r>
      </w:del>
      <w:r>
        <w:rPr>
          <w:rFonts w:hint="eastAsia"/>
          <w:szCs w:val="22"/>
        </w:rPr>
        <w:t>.</w:t>
      </w:r>
    </w:p>
    <w:p w14:paraId="2FE563CC" w14:textId="77777777" w:rsidR="00026A7E" w:rsidRPr="0005355D" w:rsidRDefault="00026A7E" w:rsidP="00026A7E">
      <w:pPr>
        <w:spacing w:after="240"/>
        <w:ind w:left="907" w:firstLine="1"/>
        <w:rPr>
          <w:szCs w:val="22"/>
        </w:rPr>
      </w:pPr>
      <w:r>
        <w:rPr>
          <w:rFonts w:hint="eastAsia"/>
          <w:szCs w:val="22"/>
        </w:rPr>
        <w:lastRenderedPageBreak/>
        <w:t>개발제한구역법은</w:t>
      </w:r>
      <w:r>
        <w:rPr>
          <w:rFonts w:hint="eastAsia"/>
          <w:szCs w:val="22"/>
        </w:rPr>
        <w:t xml:space="preserve"> </w:t>
      </w:r>
      <w:r>
        <w:rPr>
          <w:rFonts w:hint="eastAsia"/>
          <w:szCs w:val="22"/>
        </w:rPr>
        <w:t>문언상</w:t>
      </w:r>
      <w:r>
        <w:rPr>
          <w:rFonts w:hint="eastAsia"/>
          <w:szCs w:val="22"/>
        </w:rPr>
        <w:t xml:space="preserve"> </w:t>
      </w:r>
      <w:r>
        <w:rPr>
          <w:rFonts w:hint="eastAsia"/>
          <w:szCs w:val="22"/>
        </w:rPr>
        <w:t>물류창고로</w:t>
      </w:r>
      <w:r>
        <w:rPr>
          <w:rFonts w:hint="eastAsia"/>
          <w:szCs w:val="22"/>
        </w:rPr>
        <w:t xml:space="preserve"> </w:t>
      </w:r>
      <w:r>
        <w:rPr>
          <w:rFonts w:hint="eastAsia"/>
          <w:szCs w:val="22"/>
        </w:rPr>
        <w:t>사용이</w:t>
      </w:r>
      <w:r>
        <w:rPr>
          <w:rFonts w:hint="eastAsia"/>
          <w:szCs w:val="22"/>
        </w:rPr>
        <w:t xml:space="preserve"> </w:t>
      </w:r>
      <w:r>
        <w:rPr>
          <w:rFonts w:hint="eastAsia"/>
          <w:szCs w:val="22"/>
        </w:rPr>
        <w:t>가능한</w:t>
      </w:r>
      <w:r>
        <w:rPr>
          <w:rFonts w:hint="eastAsia"/>
          <w:szCs w:val="22"/>
        </w:rPr>
        <w:t xml:space="preserve"> </w:t>
      </w:r>
      <w:r>
        <w:rPr>
          <w:rFonts w:hint="eastAsia"/>
          <w:szCs w:val="22"/>
        </w:rPr>
        <w:t>것으로</w:t>
      </w:r>
      <w:r>
        <w:rPr>
          <w:rFonts w:hint="eastAsia"/>
          <w:szCs w:val="22"/>
        </w:rPr>
        <w:t xml:space="preserve"> </w:t>
      </w:r>
      <w:r>
        <w:rPr>
          <w:rFonts w:hint="eastAsia"/>
          <w:szCs w:val="22"/>
        </w:rPr>
        <w:t>규정할</w:t>
      </w:r>
      <w:r>
        <w:rPr>
          <w:rFonts w:hint="eastAsia"/>
          <w:szCs w:val="22"/>
        </w:rPr>
        <w:t xml:space="preserve"> </w:t>
      </w:r>
      <w:r>
        <w:rPr>
          <w:rFonts w:hint="eastAsia"/>
          <w:szCs w:val="22"/>
        </w:rPr>
        <w:t>뿐</w:t>
      </w:r>
      <w:r>
        <w:rPr>
          <w:rFonts w:hint="eastAsia"/>
          <w:szCs w:val="22"/>
        </w:rPr>
        <w:t>,</w:t>
      </w:r>
      <w:r>
        <w:rPr>
          <w:szCs w:val="22"/>
        </w:rPr>
        <w:t xml:space="preserve"> </w:t>
      </w:r>
      <w:r>
        <w:rPr>
          <w:rFonts w:hint="eastAsia"/>
          <w:szCs w:val="22"/>
        </w:rPr>
        <w:t>자가</w:t>
      </w:r>
      <w:r w:rsidRPr="00350C2A">
        <w:rPr>
          <w:rFonts w:hint="eastAsia"/>
          <w:szCs w:val="22"/>
        </w:rPr>
        <w:t>창고</w:t>
      </w:r>
      <w:r>
        <w:rPr>
          <w:rFonts w:hint="eastAsia"/>
          <w:szCs w:val="22"/>
        </w:rPr>
        <w:t xml:space="preserve"> </w:t>
      </w:r>
      <w:r>
        <w:rPr>
          <w:rFonts w:hint="eastAsia"/>
          <w:szCs w:val="22"/>
        </w:rPr>
        <w:t>용도로</w:t>
      </w:r>
      <w:r>
        <w:rPr>
          <w:rFonts w:hint="eastAsia"/>
          <w:szCs w:val="22"/>
        </w:rPr>
        <w:t xml:space="preserve"> </w:t>
      </w:r>
      <w:r>
        <w:rPr>
          <w:rFonts w:hint="eastAsia"/>
          <w:szCs w:val="22"/>
        </w:rPr>
        <w:t>사용하는</w:t>
      </w:r>
      <w:r>
        <w:rPr>
          <w:rFonts w:hint="eastAsia"/>
          <w:szCs w:val="22"/>
        </w:rPr>
        <w:t xml:space="preserve"> </w:t>
      </w:r>
      <w:r>
        <w:rPr>
          <w:rFonts w:hint="eastAsia"/>
          <w:szCs w:val="22"/>
        </w:rPr>
        <w:t>것을</w:t>
      </w:r>
      <w:r>
        <w:rPr>
          <w:rFonts w:hint="eastAsia"/>
          <w:szCs w:val="22"/>
        </w:rPr>
        <w:t xml:space="preserve"> </w:t>
      </w:r>
      <w:r>
        <w:rPr>
          <w:rFonts w:hint="eastAsia"/>
          <w:szCs w:val="22"/>
        </w:rPr>
        <w:t>명시적으로</w:t>
      </w:r>
      <w:r w:rsidRPr="00350C2A">
        <w:rPr>
          <w:rFonts w:hint="eastAsia"/>
          <w:szCs w:val="22"/>
        </w:rPr>
        <w:t xml:space="preserve"> </w:t>
      </w:r>
      <w:r w:rsidRPr="00350C2A">
        <w:rPr>
          <w:rFonts w:hint="eastAsia"/>
          <w:szCs w:val="22"/>
        </w:rPr>
        <w:t>배제하고</w:t>
      </w:r>
      <w:r w:rsidRPr="00350C2A">
        <w:rPr>
          <w:rFonts w:hint="eastAsia"/>
          <w:szCs w:val="22"/>
        </w:rPr>
        <w:t xml:space="preserve"> </w:t>
      </w:r>
      <w:r w:rsidRPr="00350C2A">
        <w:rPr>
          <w:rFonts w:hint="eastAsia"/>
          <w:szCs w:val="22"/>
        </w:rPr>
        <w:t>있지</w:t>
      </w:r>
      <w:r w:rsidRPr="00350C2A">
        <w:rPr>
          <w:rFonts w:hint="eastAsia"/>
          <w:szCs w:val="22"/>
        </w:rPr>
        <w:t xml:space="preserve"> </w:t>
      </w:r>
      <w:r w:rsidRPr="00350C2A">
        <w:rPr>
          <w:rFonts w:hint="eastAsia"/>
          <w:szCs w:val="22"/>
        </w:rPr>
        <w:t>않</w:t>
      </w:r>
      <w:ins w:id="871" w:author="heesung.ahn" w:date="2021-08-31T01:26:00Z">
        <w:r w:rsidR="00FA0187">
          <w:rPr>
            <w:rFonts w:hint="eastAsia"/>
            <w:szCs w:val="22"/>
          </w:rPr>
          <w:t>고</w:t>
        </w:r>
        <w:r w:rsidR="00FA0187">
          <w:rPr>
            <w:rFonts w:hint="eastAsia"/>
            <w:szCs w:val="22"/>
          </w:rPr>
          <w:t xml:space="preserve">, </w:t>
        </w:r>
      </w:ins>
      <w:del w:id="872" w:author="heesung.ahn" w:date="2021-08-31T01:26:00Z">
        <w:r w:rsidDel="00FA0187">
          <w:rPr>
            <w:rFonts w:hint="eastAsia"/>
            <w:szCs w:val="22"/>
          </w:rPr>
          <w:delText>음</w:delText>
        </w:r>
        <w:r w:rsidDel="00FA0187">
          <w:rPr>
            <w:rFonts w:hint="eastAsia"/>
            <w:szCs w:val="22"/>
          </w:rPr>
          <w:delText>.</w:delText>
        </w:r>
        <w:r w:rsidDel="00FA0187">
          <w:rPr>
            <w:szCs w:val="22"/>
          </w:rPr>
          <w:delText xml:space="preserve"> </w:delText>
        </w:r>
        <w:r w:rsidDel="00FA0187">
          <w:rPr>
            <w:rFonts w:hint="eastAsia"/>
            <w:szCs w:val="22"/>
          </w:rPr>
          <w:delText>또한</w:delText>
        </w:r>
        <w:r w:rsidDel="00FA0187">
          <w:rPr>
            <w:rFonts w:hint="eastAsia"/>
            <w:szCs w:val="22"/>
          </w:rPr>
          <w:delText>,</w:delText>
        </w:r>
        <w:r w:rsidRPr="00350C2A" w:rsidDel="00FA0187">
          <w:rPr>
            <w:rFonts w:hint="eastAsia"/>
            <w:szCs w:val="22"/>
          </w:rPr>
          <w:delText xml:space="preserve"> </w:delText>
        </w:r>
      </w:del>
      <w:r w:rsidRPr="00350C2A">
        <w:rPr>
          <w:rFonts w:hint="eastAsia"/>
          <w:szCs w:val="22"/>
        </w:rPr>
        <w:t>개발제한구역법</w:t>
      </w:r>
      <w:r>
        <w:rPr>
          <w:rFonts w:hint="eastAsia"/>
          <w:szCs w:val="22"/>
        </w:rPr>
        <w:t>은</w:t>
      </w:r>
      <w:r w:rsidRPr="00350C2A">
        <w:rPr>
          <w:rFonts w:hint="eastAsia"/>
          <w:szCs w:val="22"/>
        </w:rPr>
        <w:t xml:space="preserve"> </w:t>
      </w:r>
      <w:r>
        <w:rPr>
          <w:rFonts w:hint="eastAsia"/>
          <w:szCs w:val="22"/>
        </w:rPr>
        <w:t>원칙적으</w:t>
      </w:r>
      <w:ins w:id="873" w:author="heesung.ahn" w:date="2021-08-31T01:26:00Z">
        <w:r w:rsidR="00482C83">
          <w:rPr>
            <w:rFonts w:hint="eastAsia"/>
            <w:szCs w:val="22"/>
          </w:rPr>
          <w:t>로</w:t>
        </w:r>
      </w:ins>
      <w:del w:id="874" w:author="heesung.ahn" w:date="2021-08-31T01:26:00Z">
        <w:r w:rsidDel="00482C83">
          <w:rPr>
            <w:rFonts w:hint="eastAsia"/>
            <w:szCs w:val="22"/>
          </w:rPr>
          <w:delText>러</w:delText>
        </w:r>
      </w:del>
      <w:r>
        <w:rPr>
          <w:rFonts w:hint="eastAsia"/>
          <w:szCs w:val="22"/>
        </w:rPr>
        <w:t xml:space="preserve"> </w:t>
      </w:r>
      <w:r>
        <w:rPr>
          <w:rFonts w:hint="eastAsia"/>
          <w:szCs w:val="22"/>
        </w:rPr>
        <w:t>용도</w:t>
      </w:r>
      <w:r>
        <w:rPr>
          <w:rFonts w:hint="eastAsia"/>
          <w:szCs w:val="22"/>
        </w:rPr>
        <w:t xml:space="preserve"> </w:t>
      </w:r>
      <w:r>
        <w:rPr>
          <w:rFonts w:hint="eastAsia"/>
          <w:szCs w:val="22"/>
        </w:rPr>
        <w:t>변경을</w:t>
      </w:r>
      <w:r>
        <w:rPr>
          <w:rFonts w:hint="eastAsia"/>
          <w:szCs w:val="22"/>
        </w:rPr>
        <w:t xml:space="preserve"> </w:t>
      </w:r>
      <w:r>
        <w:rPr>
          <w:rFonts w:hint="eastAsia"/>
          <w:szCs w:val="22"/>
        </w:rPr>
        <w:t>금지하고</w:t>
      </w:r>
      <w:r>
        <w:rPr>
          <w:rFonts w:hint="eastAsia"/>
          <w:szCs w:val="22"/>
        </w:rPr>
        <w:t xml:space="preserve"> </w:t>
      </w:r>
      <w:r w:rsidRPr="00350C2A">
        <w:rPr>
          <w:rFonts w:hint="eastAsia"/>
          <w:szCs w:val="22"/>
        </w:rPr>
        <w:t>예외적으로</w:t>
      </w:r>
      <w:r w:rsidRPr="00350C2A">
        <w:rPr>
          <w:rFonts w:hint="eastAsia"/>
          <w:szCs w:val="22"/>
        </w:rPr>
        <w:t xml:space="preserve"> </w:t>
      </w:r>
      <w:r>
        <w:rPr>
          <w:rFonts w:hint="eastAsia"/>
          <w:szCs w:val="22"/>
        </w:rPr>
        <w:t>허가를</w:t>
      </w:r>
      <w:r>
        <w:rPr>
          <w:rFonts w:hint="eastAsia"/>
          <w:szCs w:val="22"/>
        </w:rPr>
        <w:t xml:space="preserve"> </w:t>
      </w:r>
      <w:r>
        <w:rPr>
          <w:rFonts w:hint="eastAsia"/>
          <w:szCs w:val="22"/>
        </w:rPr>
        <w:t>받는</w:t>
      </w:r>
      <w:r>
        <w:rPr>
          <w:rFonts w:hint="eastAsia"/>
          <w:szCs w:val="22"/>
        </w:rPr>
        <w:t xml:space="preserve"> </w:t>
      </w:r>
      <w:r>
        <w:rPr>
          <w:rFonts w:hint="eastAsia"/>
          <w:szCs w:val="22"/>
        </w:rPr>
        <w:t>경우에</w:t>
      </w:r>
      <w:r>
        <w:rPr>
          <w:rFonts w:hint="eastAsia"/>
          <w:szCs w:val="22"/>
        </w:rPr>
        <w:t xml:space="preserve"> </w:t>
      </w:r>
      <w:r>
        <w:rPr>
          <w:rFonts w:hint="eastAsia"/>
          <w:szCs w:val="22"/>
        </w:rPr>
        <w:t>한하여</w:t>
      </w:r>
      <w:r>
        <w:rPr>
          <w:rFonts w:hint="eastAsia"/>
          <w:szCs w:val="22"/>
        </w:rPr>
        <w:t xml:space="preserve"> </w:t>
      </w:r>
      <w:r w:rsidRPr="00350C2A">
        <w:rPr>
          <w:rFonts w:hint="eastAsia"/>
          <w:szCs w:val="22"/>
        </w:rPr>
        <w:t>용도변경을</w:t>
      </w:r>
      <w:r w:rsidRPr="00350C2A">
        <w:rPr>
          <w:rFonts w:hint="eastAsia"/>
          <w:szCs w:val="22"/>
        </w:rPr>
        <w:t xml:space="preserve"> </w:t>
      </w:r>
      <w:r w:rsidRPr="00350C2A">
        <w:rPr>
          <w:rFonts w:hint="eastAsia"/>
          <w:szCs w:val="22"/>
        </w:rPr>
        <w:t>허용</w:t>
      </w:r>
      <w:r>
        <w:rPr>
          <w:rFonts w:hint="eastAsia"/>
          <w:szCs w:val="22"/>
        </w:rPr>
        <w:t>하고</w:t>
      </w:r>
      <w:r>
        <w:rPr>
          <w:rFonts w:hint="eastAsia"/>
          <w:szCs w:val="22"/>
        </w:rPr>
        <w:t xml:space="preserve"> </w:t>
      </w:r>
      <w:r>
        <w:rPr>
          <w:rFonts w:hint="eastAsia"/>
          <w:szCs w:val="22"/>
        </w:rPr>
        <w:t>있는</w:t>
      </w:r>
      <w:r>
        <w:rPr>
          <w:rFonts w:hint="eastAsia"/>
          <w:szCs w:val="22"/>
        </w:rPr>
        <w:t xml:space="preserve"> </w:t>
      </w:r>
      <w:r>
        <w:rPr>
          <w:rFonts w:hint="eastAsia"/>
          <w:szCs w:val="22"/>
        </w:rPr>
        <w:t>바</w:t>
      </w:r>
      <w:r>
        <w:rPr>
          <w:rFonts w:hint="eastAsia"/>
          <w:szCs w:val="22"/>
        </w:rPr>
        <w:t xml:space="preserve">, </w:t>
      </w:r>
      <w:r>
        <w:rPr>
          <w:rFonts w:hint="eastAsia"/>
          <w:szCs w:val="22"/>
        </w:rPr>
        <w:t>개발제한구역</w:t>
      </w:r>
      <w:r>
        <w:rPr>
          <w:rFonts w:hint="eastAsia"/>
          <w:szCs w:val="22"/>
        </w:rPr>
        <w:t xml:space="preserve"> </w:t>
      </w:r>
      <w:r>
        <w:rPr>
          <w:rFonts w:hint="eastAsia"/>
          <w:szCs w:val="22"/>
        </w:rPr>
        <w:t>내에서의</w:t>
      </w:r>
      <w:r>
        <w:rPr>
          <w:rFonts w:hint="eastAsia"/>
          <w:szCs w:val="22"/>
        </w:rPr>
        <w:t xml:space="preserve"> </w:t>
      </w:r>
      <w:r>
        <w:rPr>
          <w:rFonts w:hint="eastAsia"/>
          <w:szCs w:val="22"/>
        </w:rPr>
        <w:t>물류창고는</w:t>
      </w:r>
      <w:r>
        <w:rPr>
          <w:rFonts w:hint="eastAsia"/>
          <w:szCs w:val="22"/>
        </w:rPr>
        <w:t xml:space="preserve"> </w:t>
      </w:r>
      <w:r w:rsidRPr="00350C2A">
        <w:rPr>
          <w:rFonts w:hint="eastAsia"/>
          <w:szCs w:val="22"/>
        </w:rPr>
        <w:t>제</w:t>
      </w:r>
      <w:r w:rsidRPr="00350C2A">
        <w:rPr>
          <w:rFonts w:hint="eastAsia"/>
          <w:szCs w:val="22"/>
        </w:rPr>
        <w:t>3</w:t>
      </w:r>
      <w:r w:rsidRPr="00350C2A">
        <w:rPr>
          <w:rFonts w:hint="eastAsia"/>
          <w:szCs w:val="22"/>
        </w:rPr>
        <w:t>자</w:t>
      </w:r>
      <w:r>
        <w:rPr>
          <w:rFonts w:hint="eastAsia"/>
          <w:szCs w:val="22"/>
        </w:rPr>
        <w:t>의</w:t>
      </w:r>
      <w:r>
        <w:rPr>
          <w:rFonts w:hint="eastAsia"/>
          <w:szCs w:val="22"/>
        </w:rPr>
        <w:t xml:space="preserve"> </w:t>
      </w:r>
      <w:r>
        <w:rPr>
          <w:rFonts w:hint="eastAsia"/>
          <w:szCs w:val="22"/>
        </w:rPr>
        <w:t>물류를</w:t>
      </w:r>
      <w:r>
        <w:rPr>
          <w:rFonts w:hint="eastAsia"/>
          <w:szCs w:val="22"/>
        </w:rPr>
        <w:t xml:space="preserve"> </w:t>
      </w:r>
      <w:proofErr w:type="spellStart"/>
      <w:r>
        <w:rPr>
          <w:rFonts w:hint="eastAsia"/>
          <w:szCs w:val="22"/>
        </w:rPr>
        <w:t>위탁받아</w:t>
      </w:r>
      <w:proofErr w:type="spellEnd"/>
      <w:r>
        <w:rPr>
          <w:rFonts w:hint="eastAsia"/>
          <w:szCs w:val="22"/>
        </w:rPr>
        <w:t xml:space="preserve"> </w:t>
      </w:r>
      <w:r>
        <w:rPr>
          <w:rFonts w:hint="eastAsia"/>
          <w:szCs w:val="22"/>
        </w:rPr>
        <w:t>물류</w:t>
      </w:r>
      <w:r>
        <w:rPr>
          <w:rFonts w:hint="eastAsia"/>
          <w:szCs w:val="22"/>
        </w:rPr>
        <w:t xml:space="preserve"> </w:t>
      </w:r>
      <w:r>
        <w:rPr>
          <w:rFonts w:hint="eastAsia"/>
          <w:szCs w:val="22"/>
        </w:rPr>
        <w:t>터미널로</w:t>
      </w:r>
      <w:r>
        <w:rPr>
          <w:rFonts w:hint="eastAsia"/>
          <w:szCs w:val="22"/>
        </w:rPr>
        <w:t xml:space="preserve"> </w:t>
      </w:r>
      <w:r>
        <w:rPr>
          <w:rFonts w:hint="eastAsia"/>
          <w:szCs w:val="22"/>
        </w:rPr>
        <w:t>사용하는</w:t>
      </w:r>
      <w:r>
        <w:rPr>
          <w:rFonts w:hint="eastAsia"/>
          <w:szCs w:val="22"/>
        </w:rPr>
        <w:t xml:space="preserve"> </w:t>
      </w:r>
      <w:r>
        <w:rPr>
          <w:rFonts w:hint="eastAsia"/>
          <w:szCs w:val="22"/>
        </w:rPr>
        <w:t>창고</w:t>
      </w:r>
      <w:r>
        <w:rPr>
          <w:rFonts w:hint="eastAsia"/>
          <w:szCs w:val="22"/>
        </w:rPr>
        <w:t xml:space="preserve"> </w:t>
      </w:r>
      <w:r>
        <w:rPr>
          <w:rFonts w:hint="eastAsia"/>
          <w:szCs w:val="22"/>
        </w:rPr>
        <w:t>보다는</w:t>
      </w:r>
      <w:r w:rsidRPr="00350C2A">
        <w:rPr>
          <w:rFonts w:hint="eastAsia"/>
          <w:szCs w:val="22"/>
        </w:rPr>
        <w:t xml:space="preserve"> </w:t>
      </w:r>
      <w:r w:rsidRPr="00350C2A">
        <w:rPr>
          <w:rFonts w:hint="eastAsia"/>
          <w:szCs w:val="22"/>
        </w:rPr>
        <w:t>자가물류</w:t>
      </w:r>
      <w:r>
        <w:rPr>
          <w:rFonts w:hint="eastAsia"/>
          <w:szCs w:val="22"/>
        </w:rPr>
        <w:t>만을</w:t>
      </w:r>
      <w:r>
        <w:rPr>
          <w:rFonts w:hint="eastAsia"/>
          <w:szCs w:val="22"/>
        </w:rPr>
        <w:t xml:space="preserve"> </w:t>
      </w:r>
      <w:r>
        <w:rPr>
          <w:rFonts w:hint="eastAsia"/>
          <w:szCs w:val="22"/>
        </w:rPr>
        <w:t>취급하는</w:t>
      </w:r>
      <w:r>
        <w:rPr>
          <w:rFonts w:hint="eastAsia"/>
          <w:szCs w:val="22"/>
        </w:rPr>
        <w:t xml:space="preserve"> </w:t>
      </w:r>
      <w:r>
        <w:rPr>
          <w:rFonts w:hint="eastAsia"/>
          <w:szCs w:val="22"/>
        </w:rPr>
        <w:t>자가창고가</w:t>
      </w:r>
      <w:r>
        <w:rPr>
          <w:rFonts w:hint="eastAsia"/>
          <w:szCs w:val="22"/>
        </w:rPr>
        <w:t xml:space="preserve"> </w:t>
      </w:r>
      <w:r>
        <w:rPr>
          <w:rFonts w:hint="eastAsia"/>
          <w:szCs w:val="22"/>
        </w:rPr>
        <w:t>개발을</w:t>
      </w:r>
      <w:r>
        <w:rPr>
          <w:rFonts w:hint="eastAsia"/>
          <w:szCs w:val="22"/>
        </w:rPr>
        <w:t xml:space="preserve"> </w:t>
      </w:r>
      <w:r>
        <w:rPr>
          <w:rFonts w:hint="eastAsia"/>
          <w:szCs w:val="22"/>
        </w:rPr>
        <w:t>제한하는</w:t>
      </w:r>
      <w:r>
        <w:rPr>
          <w:rFonts w:hint="eastAsia"/>
          <w:szCs w:val="22"/>
        </w:rPr>
        <w:t xml:space="preserve"> </w:t>
      </w:r>
      <w:r w:rsidRPr="00350C2A">
        <w:rPr>
          <w:rFonts w:hint="eastAsia"/>
          <w:szCs w:val="22"/>
        </w:rPr>
        <w:t>개발제한구역</w:t>
      </w:r>
      <w:r>
        <w:rPr>
          <w:rFonts w:hint="eastAsia"/>
          <w:szCs w:val="22"/>
        </w:rPr>
        <w:t>법의</w:t>
      </w:r>
      <w:r w:rsidRPr="00350C2A">
        <w:rPr>
          <w:rFonts w:hint="eastAsia"/>
          <w:szCs w:val="22"/>
        </w:rPr>
        <w:t xml:space="preserve"> </w:t>
      </w:r>
      <w:r w:rsidRPr="00350C2A">
        <w:rPr>
          <w:rFonts w:hint="eastAsia"/>
          <w:szCs w:val="22"/>
        </w:rPr>
        <w:t>목적에</w:t>
      </w:r>
      <w:r w:rsidRPr="00350C2A">
        <w:rPr>
          <w:rFonts w:hint="eastAsia"/>
          <w:szCs w:val="22"/>
        </w:rPr>
        <w:t xml:space="preserve"> </w:t>
      </w:r>
      <w:r>
        <w:rPr>
          <w:rFonts w:hint="eastAsia"/>
          <w:szCs w:val="22"/>
        </w:rPr>
        <w:t>보다</w:t>
      </w:r>
      <w:r>
        <w:rPr>
          <w:rFonts w:hint="eastAsia"/>
          <w:szCs w:val="22"/>
        </w:rPr>
        <w:t xml:space="preserve"> </w:t>
      </w:r>
      <w:r w:rsidRPr="00350C2A">
        <w:rPr>
          <w:rFonts w:hint="eastAsia"/>
          <w:szCs w:val="22"/>
        </w:rPr>
        <w:t>부합</w:t>
      </w:r>
      <w:r>
        <w:rPr>
          <w:rFonts w:hint="eastAsia"/>
          <w:szCs w:val="22"/>
        </w:rPr>
        <w:t>하는</w:t>
      </w:r>
      <w:r>
        <w:rPr>
          <w:rFonts w:hint="eastAsia"/>
          <w:szCs w:val="22"/>
        </w:rPr>
        <w:t xml:space="preserve"> </w:t>
      </w:r>
      <w:r>
        <w:rPr>
          <w:rFonts w:hint="eastAsia"/>
          <w:szCs w:val="22"/>
        </w:rPr>
        <w:t>것으로</w:t>
      </w:r>
      <w:r>
        <w:rPr>
          <w:rFonts w:hint="eastAsia"/>
          <w:szCs w:val="22"/>
        </w:rPr>
        <w:t xml:space="preserve"> </w:t>
      </w:r>
      <w:r>
        <w:rPr>
          <w:rFonts w:hint="eastAsia"/>
          <w:szCs w:val="22"/>
        </w:rPr>
        <w:t>해석하는</w:t>
      </w:r>
      <w:r>
        <w:rPr>
          <w:rFonts w:hint="eastAsia"/>
          <w:szCs w:val="22"/>
        </w:rPr>
        <w:t xml:space="preserve"> </w:t>
      </w:r>
      <w:r>
        <w:rPr>
          <w:rFonts w:hint="eastAsia"/>
          <w:szCs w:val="22"/>
        </w:rPr>
        <w:t>것이</w:t>
      </w:r>
      <w:r>
        <w:rPr>
          <w:rFonts w:hint="eastAsia"/>
          <w:szCs w:val="22"/>
        </w:rPr>
        <w:t xml:space="preserve"> </w:t>
      </w:r>
      <w:r>
        <w:rPr>
          <w:rFonts w:hint="eastAsia"/>
          <w:szCs w:val="22"/>
        </w:rPr>
        <w:t>합리적</w:t>
      </w:r>
      <w:ins w:id="875" w:author="heesung.ahn" w:date="2021-08-31T01:26:00Z">
        <w:r w:rsidR="00482C83">
          <w:rPr>
            <w:rFonts w:hint="eastAsia"/>
            <w:szCs w:val="22"/>
          </w:rPr>
          <w:t>이므로</w:t>
        </w:r>
      </w:ins>
      <w:del w:id="876" w:author="heesung.ahn" w:date="2021-08-31T01:26:00Z">
        <w:r w:rsidDel="00482C83">
          <w:rPr>
            <w:rFonts w:hint="eastAsia"/>
            <w:szCs w:val="22"/>
          </w:rPr>
          <w:delText>인</w:delText>
        </w:r>
        <w:r w:rsidDel="00482C83">
          <w:rPr>
            <w:rFonts w:hint="eastAsia"/>
            <w:szCs w:val="22"/>
          </w:rPr>
          <w:delText xml:space="preserve"> </w:delText>
        </w:r>
        <w:r w:rsidDel="00482C83">
          <w:rPr>
            <w:rFonts w:hint="eastAsia"/>
            <w:szCs w:val="22"/>
          </w:rPr>
          <w:delText>바</w:delText>
        </w:r>
      </w:del>
      <w:r>
        <w:rPr>
          <w:rFonts w:hint="eastAsia"/>
          <w:szCs w:val="22"/>
        </w:rPr>
        <w:t>,</w:t>
      </w:r>
      <w:r w:rsidRPr="00350C2A">
        <w:rPr>
          <w:rFonts w:hint="eastAsia"/>
          <w:szCs w:val="22"/>
        </w:rPr>
        <w:t xml:space="preserve"> </w:t>
      </w:r>
      <w:r>
        <w:rPr>
          <w:rFonts w:hint="eastAsia"/>
          <w:szCs w:val="22"/>
        </w:rPr>
        <w:t>개발제한구역</w:t>
      </w:r>
      <w:r>
        <w:rPr>
          <w:rFonts w:hint="eastAsia"/>
          <w:szCs w:val="22"/>
        </w:rPr>
        <w:t xml:space="preserve"> </w:t>
      </w:r>
      <w:r>
        <w:rPr>
          <w:rFonts w:hint="eastAsia"/>
          <w:szCs w:val="22"/>
        </w:rPr>
        <w:t>내에서</w:t>
      </w:r>
      <w:r>
        <w:rPr>
          <w:rFonts w:hint="eastAsia"/>
          <w:szCs w:val="22"/>
        </w:rPr>
        <w:t xml:space="preserve"> </w:t>
      </w:r>
      <w:r>
        <w:rPr>
          <w:rFonts w:hint="eastAsia"/>
          <w:szCs w:val="22"/>
        </w:rPr>
        <w:t>사전</w:t>
      </w:r>
      <w:r>
        <w:rPr>
          <w:rFonts w:hint="eastAsia"/>
          <w:szCs w:val="22"/>
        </w:rPr>
        <w:t xml:space="preserve"> </w:t>
      </w:r>
      <w:r>
        <w:rPr>
          <w:rFonts w:hint="eastAsia"/>
          <w:szCs w:val="22"/>
        </w:rPr>
        <w:t>허가를</w:t>
      </w:r>
      <w:r>
        <w:rPr>
          <w:rFonts w:hint="eastAsia"/>
          <w:szCs w:val="22"/>
        </w:rPr>
        <w:t xml:space="preserve"> </w:t>
      </w:r>
      <w:r>
        <w:rPr>
          <w:rFonts w:hint="eastAsia"/>
          <w:szCs w:val="22"/>
        </w:rPr>
        <w:t>받아</w:t>
      </w:r>
      <w:r>
        <w:rPr>
          <w:rFonts w:hint="eastAsia"/>
          <w:szCs w:val="22"/>
        </w:rPr>
        <w:t xml:space="preserve"> </w:t>
      </w:r>
      <w:r w:rsidRPr="00350C2A">
        <w:rPr>
          <w:rFonts w:hint="eastAsia"/>
          <w:szCs w:val="22"/>
        </w:rPr>
        <w:t>자가물류</w:t>
      </w:r>
      <w:r>
        <w:rPr>
          <w:rFonts w:hint="eastAsia"/>
          <w:szCs w:val="22"/>
        </w:rPr>
        <w:t>창고를</w:t>
      </w:r>
      <w:r>
        <w:rPr>
          <w:rFonts w:hint="eastAsia"/>
          <w:szCs w:val="22"/>
        </w:rPr>
        <w:t xml:space="preserve"> </w:t>
      </w:r>
      <w:r>
        <w:rPr>
          <w:rFonts w:hint="eastAsia"/>
          <w:szCs w:val="22"/>
        </w:rPr>
        <w:t>사용하는</w:t>
      </w:r>
      <w:r>
        <w:rPr>
          <w:rFonts w:hint="eastAsia"/>
          <w:szCs w:val="22"/>
        </w:rPr>
        <w:t xml:space="preserve"> </w:t>
      </w:r>
      <w:r>
        <w:rPr>
          <w:rFonts w:hint="eastAsia"/>
          <w:szCs w:val="22"/>
        </w:rPr>
        <w:t>것은</w:t>
      </w:r>
      <w:r>
        <w:rPr>
          <w:rFonts w:hint="eastAsia"/>
          <w:szCs w:val="22"/>
        </w:rPr>
        <w:t xml:space="preserve"> </w:t>
      </w:r>
      <w:r>
        <w:rPr>
          <w:rFonts w:hint="eastAsia"/>
          <w:szCs w:val="22"/>
        </w:rPr>
        <w:t>가능</w:t>
      </w:r>
      <w:ins w:id="877" w:author="heesung.ahn" w:date="2021-08-31T01:26:00Z">
        <w:r w:rsidR="00482C83">
          <w:rPr>
            <w:rFonts w:hint="eastAsia"/>
            <w:szCs w:val="22"/>
          </w:rPr>
          <w:t>하다고</w:t>
        </w:r>
        <w:r w:rsidR="00482C83">
          <w:rPr>
            <w:rFonts w:hint="eastAsia"/>
            <w:szCs w:val="22"/>
          </w:rPr>
          <w:t xml:space="preserve"> </w:t>
        </w:r>
        <w:r w:rsidR="00482C83">
          <w:rPr>
            <w:rFonts w:hint="eastAsia"/>
            <w:szCs w:val="22"/>
          </w:rPr>
          <w:t>보는</w:t>
        </w:r>
        <w:r w:rsidR="00482C83">
          <w:rPr>
            <w:rFonts w:hint="eastAsia"/>
            <w:szCs w:val="22"/>
          </w:rPr>
          <w:t xml:space="preserve"> </w:t>
        </w:r>
        <w:r w:rsidR="00482C83">
          <w:rPr>
            <w:rFonts w:hint="eastAsia"/>
            <w:szCs w:val="22"/>
          </w:rPr>
          <w:t>것이</w:t>
        </w:r>
        <w:r w:rsidR="00482C83">
          <w:rPr>
            <w:rFonts w:hint="eastAsia"/>
            <w:szCs w:val="22"/>
          </w:rPr>
          <w:t xml:space="preserve"> </w:t>
        </w:r>
      </w:ins>
      <w:ins w:id="878" w:author="heesung.ahn" w:date="2021-08-31T01:27:00Z">
        <w:r w:rsidR="00FA0187">
          <w:rPr>
            <w:rFonts w:hint="eastAsia"/>
            <w:szCs w:val="22"/>
          </w:rPr>
          <w:t>타당해</w:t>
        </w:r>
        <w:r w:rsidR="00FA0187">
          <w:rPr>
            <w:rFonts w:hint="eastAsia"/>
            <w:szCs w:val="22"/>
          </w:rPr>
          <w:t xml:space="preserve"> </w:t>
        </w:r>
        <w:r w:rsidR="00FA0187">
          <w:rPr>
            <w:rFonts w:hint="eastAsia"/>
            <w:szCs w:val="22"/>
          </w:rPr>
          <w:t>보임</w:t>
        </w:r>
      </w:ins>
      <w:del w:id="879" w:author="heesung.ahn" w:date="2021-08-31T01:26:00Z">
        <w:r w:rsidDel="00482C83">
          <w:rPr>
            <w:rFonts w:hint="eastAsia"/>
            <w:szCs w:val="22"/>
          </w:rPr>
          <w:delText>할</w:delText>
        </w:r>
        <w:r w:rsidDel="00482C83">
          <w:rPr>
            <w:rFonts w:hint="eastAsia"/>
            <w:szCs w:val="22"/>
          </w:rPr>
          <w:delText xml:space="preserve"> </w:delText>
        </w:r>
        <w:r w:rsidDel="00482C83">
          <w:rPr>
            <w:rFonts w:hint="eastAsia"/>
            <w:szCs w:val="22"/>
          </w:rPr>
          <w:delText>것으로</w:delText>
        </w:r>
        <w:r w:rsidDel="00482C83">
          <w:rPr>
            <w:rFonts w:hint="eastAsia"/>
            <w:szCs w:val="22"/>
          </w:rPr>
          <w:delText xml:space="preserve"> </w:delText>
        </w:r>
        <w:r w:rsidDel="00482C83">
          <w:rPr>
            <w:rFonts w:hint="eastAsia"/>
            <w:szCs w:val="22"/>
          </w:rPr>
          <w:delText>사료됨</w:delText>
        </w:r>
      </w:del>
      <w:r>
        <w:rPr>
          <w:rFonts w:hint="eastAsia"/>
          <w:szCs w:val="22"/>
        </w:rPr>
        <w:t>.</w:t>
      </w:r>
    </w:p>
    <w:p w14:paraId="0E3258FC" w14:textId="77777777" w:rsidR="00026A7E" w:rsidRPr="00CB2B3F" w:rsidRDefault="00026A7E" w:rsidP="00026A7E">
      <w:pPr>
        <w:spacing w:after="240"/>
        <w:ind w:left="907" w:firstLine="1"/>
        <w:rPr>
          <w:szCs w:val="22"/>
        </w:rPr>
      </w:pPr>
      <w:r>
        <w:rPr>
          <w:rFonts w:hint="eastAsia"/>
          <w:szCs w:val="22"/>
        </w:rPr>
        <w:t>한편</w:t>
      </w:r>
      <w:r>
        <w:rPr>
          <w:rFonts w:hint="eastAsia"/>
          <w:szCs w:val="22"/>
        </w:rPr>
        <w:t>,</w:t>
      </w:r>
      <w:r>
        <w:rPr>
          <w:szCs w:val="22"/>
        </w:rPr>
        <w:t xml:space="preserve"> </w:t>
      </w:r>
      <w:r>
        <w:rPr>
          <w:rFonts w:hint="eastAsia"/>
          <w:szCs w:val="22"/>
        </w:rPr>
        <w:t>개발제한구역</w:t>
      </w:r>
      <w:r>
        <w:rPr>
          <w:rFonts w:hint="eastAsia"/>
          <w:szCs w:val="22"/>
        </w:rPr>
        <w:t xml:space="preserve"> </w:t>
      </w:r>
      <w:r>
        <w:rPr>
          <w:rFonts w:hint="eastAsia"/>
          <w:szCs w:val="22"/>
        </w:rPr>
        <w:t>내에서</w:t>
      </w:r>
      <w:r>
        <w:rPr>
          <w:rFonts w:hint="eastAsia"/>
          <w:szCs w:val="22"/>
        </w:rPr>
        <w:t xml:space="preserve"> </w:t>
      </w:r>
      <w:r w:rsidRPr="00CB2B3F">
        <w:rPr>
          <w:szCs w:val="22"/>
        </w:rPr>
        <w:t>용도변경</w:t>
      </w:r>
      <w:r w:rsidRPr="00CB2B3F">
        <w:rPr>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아니한</w:t>
      </w:r>
      <w:r w:rsidRPr="00CB2B3F">
        <w:rPr>
          <w:szCs w:val="22"/>
        </w:rPr>
        <w:t xml:space="preserve"> </w:t>
      </w:r>
      <w:r w:rsidRPr="00CB2B3F">
        <w:rPr>
          <w:szCs w:val="22"/>
        </w:rPr>
        <w:t>경우</w:t>
      </w:r>
      <w:r w:rsidRPr="00CB2B3F">
        <w:rPr>
          <w:szCs w:val="22"/>
        </w:rPr>
        <w:t xml:space="preserve"> </w:t>
      </w:r>
      <w:r w:rsidRPr="00CB2B3F">
        <w:rPr>
          <w:szCs w:val="22"/>
        </w:rPr>
        <w:t>관할</w:t>
      </w:r>
      <w:r w:rsidRPr="00CB2B3F">
        <w:rPr>
          <w:szCs w:val="22"/>
        </w:rPr>
        <w:t xml:space="preserve"> </w:t>
      </w:r>
      <w:r w:rsidRPr="00CB2B3F">
        <w:rPr>
          <w:szCs w:val="22"/>
        </w:rPr>
        <w:t>행정기관은</w:t>
      </w:r>
      <w:r w:rsidRPr="00CB2B3F">
        <w:rPr>
          <w:szCs w:val="22"/>
        </w:rPr>
        <w:t xml:space="preserve"> </w:t>
      </w:r>
      <w:r w:rsidRPr="00CB2B3F">
        <w:rPr>
          <w:szCs w:val="22"/>
        </w:rPr>
        <w:t>해당</w:t>
      </w:r>
      <w:r w:rsidRPr="00CB2B3F">
        <w:rPr>
          <w:szCs w:val="22"/>
        </w:rPr>
        <w:t xml:space="preserve"> </w:t>
      </w:r>
      <w:r w:rsidRPr="00CB2B3F">
        <w:rPr>
          <w:szCs w:val="22"/>
        </w:rPr>
        <w:t>행위자</w:t>
      </w:r>
      <w:r w:rsidRPr="00CB2B3F">
        <w:rPr>
          <w:szCs w:val="22"/>
        </w:rPr>
        <w:t>(</w:t>
      </w:r>
      <w:r w:rsidRPr="00CB2B3F">
        <w:rPr>
          <w:szCs w:val="22"/>
        </w:rPr>
        <w:t>위반행위에</w:t>
      </w:r>
      <w:r w:rsidRPr="00CB2B3F">
        <w:rPr>
          <w:szCs w:val="22"/>
        </w:rPr>
        <w:t xml:space="preserve"> </w:t>
      </w:r>
      <w:r w:rsidRPr="00CB2B3F">
        <w:rPr>
          <w:szCs w:val="22"/>
        </w:rPr>
        <w:t>이용된</w:t>
      </w:r>
      <w:r w:rsidRPr="00CB2B3F">
        <w:rPr>
          <w:szCs w:val="22"/>
        </w:rPr>
        <w:t xml:space="preserve"> </w:t>
      </w:r>
      <w:proofErr w:type="spellStart"/>
      <w:r w:rsidRPr="00CB2B3F">
        <w:rPr>
          <w:szCs w:val="22"/>
        </w:rPr>
        <w:t>건축물ㆍ공작물ㆍ토지의</w:t>
      </w:r>
      <w:proofErr w:type="spellEnd"/>
      <w:r w:rsidRPr="00CB2B3F">
        <w:rPr>
          <w:szCs w:val="22"/>
        </w:rPr>
        <w:t xml:space="preserve"> </w:t>
      </w:r>
      <w:proofErr w:type="spellStart"/>
      <w:r w:rsidRPr="00CB2B3F">
        <w:rPr>
          <w:szCs w:val="22"/>
        </w:rPr>
        <w:t>소유자ㆍ관리자</w:t>
      </w:r>
      <w:proofErr w:type="spellEnd"/>
      <w:r w:rsidRPr="00CB2B3F">
        <w:rPr>
          <w:szCs w:val="22"/>
        </w:rPr>
        <w:t xml:space="preserve"> </w:t>
      </w:r>
      <w:r w:rsidRPr="00CB2B3F">
        <w:rPr>
          <w:szCs w:val="22"/>
        </w:rPr>
        <w:t>또는</w:t>
      </w:r>
      <w:r w:rsidRPr="00CB2B3F">
        <w:rPr>
          <w:szCs w:val="22"/>
        </w:rPr>
        <w:t xml:space="preserve"> </w:t>
      </w:r>
      <w:r w:rsidRPr="00CB2B3F">
        <w:rPr>
          <w:szCs w:val="22"/>
        </w:rPr>
        <w:t>점유자</w:t>
      </w:r>
      <w:r w:rsidRPr="00CB2B3F">
        <w:rPr>
          <w:szCs w:val="22"/>
        </w:rPr>
        <w:t xml:space="preserve"> </w:t>
      </w:r>
      <w:r w:rsidRPr="00CB2B3F">
        <w:rPr>
          <w:szCs w:val="22"/>
        </w:rPr>
        <w:t>포함</w:t>
      </w:r>
      <w:r w:rsidRPr="00CB2B3F">
        <w:rPr>
          <w:szCs w:val="22"/>
        </w:rPr>
        <w:t>)(“</w:t>
      </w:r>
      <w:proofErr w:type="spellStart"/>
      <w:r w:rsidRPr="00CB2B3F">
        <w:rPr>
          <w:b/>
          <w:szCs w:val="22"/>
        </w:rPr>
        <w:t>위반행위자등</w:t>
      </w:r>
      <w:proofErr w:type="spellEnd"/>
      <w:r w:rsidRPr="00CB2B3F">
        <w:rPr>
          <w:szCs w:val="22"/>
        </w:rPr>
        <w:t>”)</w:t>
      </w:r>
      <w:r w:rsidRPr="00CB2B3F">
        <w:rPr>
          <w:szCs w:val="22"/>
        </w:rPr>
        <w:t>에</w:t>
      </w:r>
      <w:r w:rsidRPr="00CB2B3F">
        <w:rPr>
          <w:szCs w:val="22"/>
        </w:rPr>
        <w:t xml:space="preserve"> </w:t>
      </w:r>
      <w:r w:rsidRPr="00CB2B3F">
        <w:rPr>
          <w:szCs w:val="22"/>
        </w:rPr>
        <w:t>대하여</w:t>
      </w:r>
      <w:r w:rsidRPr="00CB2B3F">
        <w:rPr>
          <w:szCs w:val="22"/>
        </w:rPr>
        <w:t xml:space="preserve"> </w:t>
      </w:r>
      <w:r w:rsidRPr="00CB2B3F">
        <w:rPr>
          <w:szCs w:val="22"/>
        </w:rPr>
        <w:t>공사의</w:t>
      </w:r>
      <w:r w:rsidRPr="00CB2B3F">
        <w:rPr>
          <w:szCs w:val="22"/>
        </w:rPr>
        <w:t xml:space="preserve"> </w:t>
      </w:r>
      <w:r w:rsidRPr="00CB2B3F">
        <w:rPr>
          <w:szCs w:val="22"/>
        </w:rPr>
        <w:t>중지</w:t>
      </w:r>
      <w:r w:rsidRPr="00CB2B3F">
        <w:rPr>
          <w:szCs w:val="22"/>
        </w:rPr>
        <w:t xml:space="preserve"> </w:t>
      </w:r>
      <w:r w:rsidRPr="00CB2B3F">
        <w:rPr>
          <w:szCs w:val="22"/>
        </w:rPr>
        <w:t>또는</w:t>
      </w:r>
      <w:r w:rsidRPr="00CB2B3F">
        <w:rPr>
          <w:szCs w:val="22"/>
        </w:rPr>
        <w:t xml:space="preserve"> </w:t>
      </w:r>
      <w:r w:rsidRPr="00CB2B3F">
        <w:rPr>
          <w:szCs w:val="22"/>
        </w:rPr>
        <w:t>상당한</w:t>
      </w:r>
      <w:r w:rsidRPr="00CB2B3F">
        <w:rPr>
          <w:szCs w:val="22"/>
        </w:rPr>
        <w:t xml:space="preserve"> </w:t>
      </w:r>
      <w:r w:rsidRPr="00CB2B3F">
        <w:rPr>
          <w:szCs w:val="22"/>
        </w:rPr>
        <w:t>기간을</w:t>
      </w:r>
      <w:r w:rsidRPr="00CB2B3F">
        <w:rPr>
          <w:szCs w:val="22"/>
        </w:rPr>
        <w:t xml:space="preserve"> </w:t>
      </w:r>
      <w:r w:rsidRPr="00CB2B3F">
        <w:rPr>
          <w:szCs w:val="22"/>
        </w:rPr>
        <w:t>정하여</w:t>
      </w:r>
      <w:r w:rsidRPr="00CB2B3F">
        <w:rPr>
          <w:szCs w:val="22"/>
        </w:rPr>
        <w:t xml:space="preserve"> </w:t>
      </w:r>
      <w:proofErr w:type="spellStart"/>
      <w:r w:rsidRPr="00CB2B3F">
        <w:rPr>
          <w:szCs w:val="22"/>
        </w:rPr>
        <w:t>건축물ㆍ공작물</w:t>
      </w:r>
      <w:proofErr w:type="spellEnd"/>
      <w:r w:rsidRPr="00CB2B3F">
        <w:rPr>
          <w:szCs w:val="22"/>
        </w:rPr>
        <w:t xml:space="preserve"> </w:t>
      </w:r>
      <w:r w:rsidRPr="00CB2B3F">
        <w:rPr>
          <w:szCs w:val="22"/>
        </w:rPr>
        <w:t>등의</w:t>
      </w:r>
      <w:r w:rsidRPr="00CB2B3F">
        <w:rPr>
          <w:szCs w:val="22"/>
        </w:rPr>
        <w:t xml:space="preserve"> </w:t>
      </w:r>
      <w:proofErr w:type="spellStart"/>
      <w:r w:rsidRPr="00CB2B3F">
        <w:rPr>
          <w:szCs w:val="22"/>
        </w:rPr>
        <w:t>철거ㆍ폐쇄ㆍ개축</w:t>
      </w:r>
      <w:proofErr w:type="spellEnd"/>
      <w:r w:rsidRPr="00CB2B3F">
        <w:rPr>
          <w:szCs w:val="22"/>
        </w:rPr>
        <w:t xml:space="preserve"> </w:t>
      </w:r>
      <w:r w:rsidRPr="00CB2B3F">
        <w:rPr>
          <w:szCs w:val="22"/>
        </w:rPr>
        <w:t>또는</w:t>
      </w:r>
      <w:r w:rsidRPr="00CB2B3F">
        <w:rPr>
          <w:szCs w:val="22"/>
        </w:rPr>
        <w:t xml:space="preserve"> </w:t>
      </w:r>
      <w:r w:rsidRPr="00CB2B3F">
        <w:rPr>
          <w:szCs w:val="22"/>
        </w:rPr>
        <w:t>이전</w:t>
      </w:r>
      <w:r w:rsidRPr="00CB2B3F">
        <w:rPr>
          <w:szCs w:val="22"/>
        </w:rPr>
        <w:t xml:space="preserve">, </w:t>
      </w:r>
      <w:r w:rsidRPr="00CB2B3F">
        <w:rPr>
          <w:szCs w:val="22"/>
        </w:rPr>
        <w:t>그</w:t>
      </w:r>
      <w:r w:rsidRPr="00CB2B3F">
        <w:rPr>
          <w:szCs w:val="22"/>
        </w:rPr>
        <w:t xml:space="preserve"> </w:t>
      </w:r>
      <w:r w:rsidRPr="00CB2B3F">
        <w:rPr>
          <w:szCs w:val="22"/>
        </w:rPr>
        <w:t>밖에</w:t>
      </w:r>
      <w:r w:rsidRPr="00CB2B3F">
        <w:rPr>
          <w:szCs w:val="22"/>
        </w:rPr>
        <w:t xml:space="preserve"> </w:t>
      </w:r>
      <w:r w:rsidRPr="00CB2B3F">
        <w:rPr>
          <w:szCs w:val="22"/>
        </w:rPr>
        <w:t>필요한</w:t>
      </w:r>
      <w:r w:rsidRPr="00CB2B3F">
        <w:rPr>
          <w:szCs w:val="22"/>
        </w:rPr>
        <w:t xml:space="preserve"> </w:t>
      </w:r>
      <w:r w:rsidRPr="00CB2B3F">
        <w:rPr>
          <w:szCs w:val="22"/>
        </w:rPr>
        <w:t>조치</w:t>
      </w:r>
      <w:r w:rsidRPr="00CB2B3F">
        <w:rPr>
          <w:szCs w:val="22"/>
        </w:rPr>
        <w:t xml:space="preserve"> </w:t>
      </w:r>
      <w:r w:rsidRPr="00CB2B3F">
        <w:rPr>
          <w:szCs w:val="22"/>
        </w:rPr>
        <w:t>등의</w:t>
      </w:r>
      <w:r w:rsidRPr="00CB2B3F">
        <w:rPr>
          <w:szCs w:val="22"/>
        </w:rPr>
        <w:t xml:space="preserve"> </w:t>
      </w:r>
      <w:r w:rsidRPr="00CB2B3F">
        <w:rPr>
          <w:szCs w:val="22"/>
        </w:rPr>
        <w:t>시정명령을</w:t>
      </w:r>
      <w:r w:rsidRPr="00CB2B3F">
        <w:rPr>
          <w:szCs w:val="22"/>
        </w:rPr>
        <w:t xml:space="preserve"> </w:t>
      </w:r>
      <w:r w:rsidRPr="00CB2B3F">
        <w:rPr>
          <w:szCs w:val="22"/>
        </w:rPr>
        <w:t>할</w:t>
      </w:r>
      <w:r w:rsidRPr="00CB2B3F">
        <w:rPr>
          <w:szCs w:val="22"/>
        </w:rPr>
        <w:t xml:space="preserve"> </w:t>
      </w:r>
      <w:r w:rsidRPr="00CB2B3F">
        <w:rPr>
          <w:szCs w:val="22"/>
        </w:rPr>
        <w:t>수</w:t>
      </w:r>
      <w:r w:rsidRPr="00CB2B3F">
        <w:rPr>
          <w:szCs w:val="22"/>
        </w:rPr>
        <w:t xml:space="preserve"> </w:t>
      </w:r>
      <w:r w:rsidRPr="00CB2B3F">
        <w:rPr>
          <w:szCs w:val="22"/>
        </w:rPr>
        <w:t>있으며</w:t>
      </w:r>
      <w:r>
        <w:rPr>
          <w:szCs w:val="22"/>
        </w:rPr>
        <w:t>(</w:t>
      </w:r>
      <w:r w:rsidRPr="00CB2B3F">
        <w:rPr>
          <w:szCs w:val="22"/>
        </w:rPr>
        <w:t>개발제한구역법</w:t>
      </w:r>
      <w:r w:rsidRPr="00CB2B3F">
        <w:rPr>
          <w:szCs w:val="22"/>
        </w:rPr>
        <w:t xml:space="preserve"> </w:t>
      </w:r>
      <w:r w:rsidRPr="00CB2B3F">
        <w:rPr>
          <w:szCs w:val="22"/>
        </w:rPr>
        <w:t>제</w:t>
      </w:r>
      <w:r w:rsidRPr="00CB2B3F">
        <w:rPr>
          <w:szCs w:val="22"/>
        </w:rPr>
        <w:t>12</w:t>
      </w:r>
      <w:r>
        <w:rPr>
          <w:szCs w:val="22"/>
        </w:rPr>
        <w:t>조</w:t>
      </w:r>
      <w:r>
        <w:rPr>
          <w:szCs w:val="22"/>
        </w:rPr>
        <w:t>)</w:t>
      </w:r>
      <w:r w:rsidRPr="00CB2B3F">
        <w:rPr>
          <w:szCs w:val="22"/>
        </w:rPr>
        <w:t xml:space="preserve">, </w:t>
      </w:r>
      <w:r w:rsidRPr="00CB2B3F">
        <w:rPr>
          <w:szCs w:val="22"/>
        </w:rPr>
        <w:t>관할</w:t>
      </w:r>
      <w:r w:rsidRPr="00CB2B3F">
        <w:rPr>
          <w:szCs w:val="22"/>
        </w:rPr>
        <w:t xml:space="preserve"> </w:t>
      </w:r>
      <w:r w:rsidRPr="00CB2B3F">
        <w:rPr>
          <w:szCs w:val="22"/>
        </w:rPr>
        <w:t>행정기관은</w:t>
      </w:r>
      <w:r w:rsidRPr="00CB2B3F">
        <w:rPr>
          <w:szCs w:val="22"/>
        </w:rPr>
        <w:t xml:space="preserve"> </w:t>
      </w:r>
      <w:proofErr w:type="spellStart"/>
      <w:r w:rsidRPr="00CB2B3F">
        <w:rPr>
          <w:szCs w:val="22"/>
        </w:rPr>
        <w:t>위반행위자등이</w:t>
      </w:r>
      <w:proofErr w:type="spellEnd"/>
      <w:r w:rsidRPr="00CB2B3F">
        <w:rPr>
          <w:szCs w:val="22"/>
        </w:rPr>
        <w:t xml:space="preserve"> </w:t>
      </w:r>
      <w:r w:rsidRPr="00CB2B3F">
        <w:rPr>
          <w:szCs w:val="22"/>
        </w:rPr>
        <w:t>해당</w:t>
      </w:r>
      <w:r w:rsidRPr="00CB2B3F">
        <w:rPr>
          <w:szCs w:val="22"/>
        </w:rPr>
        <w:t xml:space="preserve"> </w:t>
      </w:r>
      <w:r w:rsidRPr="00CB2B3F">
        <w:rPr>
          <w:szCs w:val="22"/>
        </w:rPr>
        <w:t>시정명령을</w:t>
      </w:r>
      <w:r w:rsidRPr="00CB2B3F">
        <w:rPr>
          <w:szCs w:val="22"/>
        </w:rPr>
        <w:t xml:space="preserve"> </w:t>
      </w:r>
      <w:r w:rsidRPr="00CB2B3F">
        <w:rPr>
          <w:szCs w:val="22"/>
        </w:rPr>
        <w:t>이행하지</w:t>
      </w:r>
      <w:r w:rsidRPr="00CB2B3F">
        <w:rPr>
          <w:szCs w:val="22"/>
        </w:rPr>
        <w:t xml:space="preserve"> </w:t>
      </w:r>
      <w:r w:rsidRPr="00CB2B3F">
        <w:rPr>
          <w:szCs w:val="22"/>
        </w:rPr>
        <w:t>않을</w:t>
      </w:r>
      <w:r w:rsidRPr="00CB2B3F">
        <w:rPr>
          <w:szCs w:val="22"/>
        </w:rPr>
        <w:t xml:space="preserve"> </w:t>
      </w:r>
      <w:r w:rsidRPr="00CB2B3F">
        <w:rPr>
          <w:szCs w:val="22"/>
        </w:rPr>
        <w:t>경우</w:t>
      </w:r>
      <w:r w:rsidRPr="00CB2B3F">
        <w:rPr>
          <w:szCs w:val="22"/>
        </w:rPr>
        <w:t xml:space="preserve"> </w:t>
      </w:r>
      <w:del w:id="880" w:author="heesung.ahn" w:date="2021-08-31T01:25:00Z">
        <w:r w:rsidDel="00C8007A">
          <w:rPr>
            <w:szCs w:val="22"/>
          </w:rPr>
          <w:delText>[</w:delText>
        </w:r>
        <w:r w:rsidRPr="009456FE" w:rsidDel="00C8007A">
          <w:rPr>
            <w:rFonts w:hint="eastAsia"/>
            <w:szCs w:val="22"/>
            <w:highlight w:val="yellow"/>
          </w:rPr>
          <w:delText>이행강제금</w:delText>
        </w:r>
        <w:r w:rsidRPr="009456FE" w:rsidDel="00C8007A">
          <w:rPr>
            <w:rFonts w:hint="eastAsia"/>
            <w:szCs w:val="22"/>
            <w:highlight w:val="yellow"/>
          </w:rPr>
          <w:delText xml:space="preserve"> </w:delText>
        </w:r>
        <w:r w:rsidRPr="009456FE" w:rsidDel="00C8007A">
          <w:rPr>
            <w:rFonts w:hint="eastAsia"/>
            <w:szCs w:val="22"/>
            <w:highlight w:val="yellow"/>
          </w:rPr>
          <w:delText>부과</w:delText>
        </w:r>
        <w:r w:rsidRPr="009456FE" w:rsidDel="00C8007A">
          <w:rPr>
            <w:rFonts w:hint="eastAsia"/>
            <w:szCs w:val="22"/>
            <w:highlight w:val="yellow"/>
          </w:rPr>
          <w:delText xml:space="preserve"> </w:delText>
        </w:r>
        <w:r w:rsidRPr="009456FE" w:rsidDel="00C8007A">
          <w:rPr>
            <w:rFonts w:hint="eastAsia"/>
            <w:szCs w:val="22"/>
            <w:highlight w:val="yellow"/>
          </w:rPr>
          <w:delText>기준</w:delText>
        </w:r>
        <w:r w:rsidRPr="009456FE" w:rsidDel="00C8007A">
          <w:rPr>
            <w:rFonts w:hint="eastAsia"/>
            <w:szCs w:val="22"/>
            <w:highlight w:val="yellow"/>
          </w:rPr>
          <w:delText xml:space="preserve"> </w:delText>
        </w:r>
        <w:r w:rsidRPr="009456FE" w:rsidDel="00C8007A">
          <w:rPr>
            <w:rFonts w:hint="eastAsia"/>
            <w:szCs w:val="22"/>
            <w:highlight w:val="yellow"/>
          </w:rPr>
          <w:delText>기재</w:delText>
        </w:r>
        <w:r w:rsidDel="00C8007A">
          <w:rPr>
            <w:szCs w:val="22"/>
          </w:rPr>
          <w:delText>]</w:delText>
        </w:r>
      </w:del>
      <w:r w:rsidRPr="00CB2B3F">
        <w:rPr>
          <w:szCs w:val="22"/>
        </w:rPr>
        <w:t>이행강제금</w:t>
      </w:r>
      <w:r>
        <w:rPr>
          <w:rStyle w:val="ac"/>
          <w:szCs w:val="22"/>
        </w:rPr>
        <w:footnoteReference w:id="24"/>
      </w:r>
      <w:r w:rsidRPr="00CB2B3F">
        <w:rPr>
          <w:szCs w:val="22"/>
        </w:rPr>
        <w:t>을</w:t>
      </w:r>
      <w:r w:rsidRPr="00CB2B3F">
        <w:rPr>
          <w:szCs w:val="22"/>
        </w:rPr>
        <w:t xml:space="preserve"> </w:t>
      </w:r>
      <w:r w:rsidRPr="00CB2B3F">
        <w:rPr>
          <w:szCs w:val="22"/>
        </w:rPr>
        <w:t>부과할</w:t>
      </w:r>
      <w:r w:rsidRPr="00CB2B3F">
        <w:rPr>
          <w:szCs w:val="22"/>
        </w:rPr>
        <w:t xml:space="preserve"> </w:t>
      </w:r>
      <w:r w:rsidRPr="00CB2B3F">
        <w:rPr>
          <w:szCs w:val="22"/>
        </w:rPr>
        <w:t>수</w:t>
      </w:r>
      <w:r w:rsidRPr="00CB2B3F">
        <w:rPr>
          <w:szCs w:val="22"/>
        </w:rPr>
        <w:t xml:space="preserve"> </w:t>
      </w:r>
      <w:r w:rsidRPr="00CB2B3F">
        <w:rPr>
          <w:szCs w:val="22"/>
        </w:rPr>
        <w:t>있고</w:t>
      </w:r>
      <w:r w:rsidRPr="00CB2B3F">
        <w:rPr>
          <w:szCs w:val="22"/>
        </w:rPr>
        <w:t xml:space="preserve">, </w:t>
      </w:r>
      <w:r w:rsidRPr="00CB2B3F">
        <w:rPr>
          <w:szCs w:val="22"/>
        </w:rPr>
        <w:t>시정명령이</w:t>
      </w:r>
      <w:r w:rsidRPr="00CB2B3F">
        <w:rPr>
          <w:szCs w:val="22"/>
        </w:rPr>
        <w:t xml:space="preserve"> </w:t>
      </w:r>
      <w:r w:rsidRPr="00CB2B3F">
        <w:rPr>
          <w:szCs w:val="22"/>
        </w:rPr>
        <w:t>이행될</w:t>
      </w:r>
      <w:r w:rsidRPr="00CB2B3F">
        <w:rPr>
          <w:szCs w:val="22"/>
        </w:rPr>
        <w:t xml:space="preserve"> </w:t>
      </w:r>
      <w:r w:rsidRPr="00CB2B3F">
        <w:rPr>
          <w:szCs w:val="22"/>
        </w:rPr>
        <w:t>때까지</w:t>
      </w:r>
      <w:r w:rsidRPr="00CB2B3F">
        <w:rPr>
          <w:szCs w:val="22"/>
        </w:rPr>
        <w:t xml:space="preserve"> </w:t>
      </w:r>
      <w:r w:rsidRPr="00CB2B3F">
        <w:rPr>
          <w:szCs w:val="22"/>
        </w:rPr>
        <w:t>반복하여</w:t>
      </w:r>
      <w:r w:rsidRPr="00CB2B3F">
        <w:rPr>
          <w:szCs w:val="22"/>
        </w:rPr>
        <w:t xml:space="preserve"> </w:t>
      </w:r>
      <w:r w:rsidRPr="00CB2B3F">
        <w:rPr>
          <w:szCs w:val="22"/>
        </w:rPr>
        <w:t>부과</w:t>
      </w:r>
      <w:r w:rsidRPr="00CB2B3F">
        <w:rPr>
          <w:szCs w:val="22"/>
        </w:rPr>
        <w:t>∙</w:t>
      </w:r>
      <w:r w:rsidRPr="00CB2B3F">
        <w:rPr>
          <w:szCs w:val="22"/>
        </w:rPr>
        <w:t>징수할</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Pr>
          <w:rFonts w:hint="eastAsia"/>
          <w:szCs w:val="22"/>
        </w:rPr>
        <w:t>개발제한구역법</w:t>
      </w:r>
      <w:r w:rsidRPr="00CB2B3F">
        <w:rPr>
          <w:szCs w:val="22"/>
        </w:rPr>
        <w:t xml:space="preserve"> </w:t>
      </w:r>
      <w:r w:rsidRPr="00CB2B3F">
        <w:rPr>
          <w:szCs w:val="22"/>
        </w:rPr>
        <w:t>제</w:t>
      </w:r>
      <w:r w:rsidRPr="00CB2B3F">
        <w:rPr>
          <w:szCs w:val="22"/>
        </w:rPr>
        <w:t>30</w:t>
      </w:r>
      <w:r w:rsidRPr="00CB2B3F">
        <w:rPr>
          <w:szCs w:val="22"/>
        </w:rPr>
        <w:t>조의</w:t>
      </w:r>
      <w:r w:rsidRPr="00CB2B3F">
        <w:rPr>
          <w:szCs w:val="22"/>
        </w:rPr>
        <w:t>2</w:t>
      </w:r>
      <w:r>
        <w:rPr>
          <w:rFonts w:hint="eastAsia"/>
          <w:szCs w:val="22"/>
        </w:rPr>
        <w:t>).</w:t>
      </w:r>
      <w:r>
        <w:rPr>
          <w:szCs w:val="22"/>
        </w:rPr>
        <w:t xml:space="preserve"> </w:t>
      </w:r>
    </w:p>
    <w:p w14:paraId="7629A135" w14:textId="77777777" w:rsidR="00026A7E" w:rsidRPr="00CB2B3F" w:rsidRDefault="00026A7E" w:rsidP="00026A7E">
      <w:pPr>
        <w:spacing w:after="240"/>
        <w:ind w:left="907"/>
        <w:rPr>
          <w:szCs w:val="22"/>
        </w:rPr>
      </w:pPr>
      <w:r w:rsidRPr="00CB2B3F">
        <w:rPr>
          <w:szCs w:val="22"/>
        </w:rPr>
        <w:t>또한</w:t>
      </w:r>
      <w:r w:rsidRPr="00CB2B3F">
        <w:rPr>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아니하거나</w:t>
      </w:r>
      <w:r w:rsidRPr="00CB2B3F">
        <w:rPr>
          <w:szCs w:val="22"/>
        </w:rPr>
        <w:t xml:space="preserve"> </w:t>
      </w:r>
      <w:r w:rsidRPr="00CB2B3F">
        <w:rPr>
          <w:szCs w:val="22"/>
        </w:rPr>
        <w:t>허가의</w:t>
      </w:r>
      <w:r w:rsidRPr="00CB2B3F">
        <w:rPr>
          <w:szCs w:val="22"/>
        </w:rPr>
        <w:t xml:space="preserve"> </w:t>
      </w:r>
      <w:r w:rsidRPr="00CB2B3F">
        <w:rPr>
          <w:szCs w:val="22"/>
        </w:rPr>
        <w:t>내용을</w:t>
      </w:r>
      <w:r w:rsidRPr="00CB2B3F">
        <w:rPr>
          <w:szCs w:val="22"/>
        </w:rPr>
        <w:t xml:space="preserve"> </w:t>
      </w:r>
      <w:r w:rsidRPr="00CB2B3F">
        <w:rPr>
          <w:szCs w:val="22"/>
        </w:rPr>
        <w:t>위반하여</w:t>
      </w:r>
      <w:r w:rsidRPr="00CB2B3F">
        <w:rPr>
          <w:szCs w:val="22"/>
        </w:rPr>
        <w:t xml:space="preserve"> </w:t>
      </w:r>
      <w:r w:rsidRPr="00CB2B3F">
        <w:rPr>
          <w:szCs w:val="22"/>
        </w:rPr>
        <w:t>건축물의</w:t>
      </w:r>
      <w:r w:rsidRPr="00CB2B3F">
        <w:rPr>
          <w:szCs w:val="22"/>
        </w:rPr>
        <w:t xml:space="preserve"> </w:t>
      </w:r>
      <w:r w:rsidRPr="00CB2B3F">
        <w:rPr>
          <w:szCs w:val="22"/>
        </w:rPr>
        <w:t>건축</w:t>
      </w:r>
      <w:r w:rsidRPr="00CB2B3F">
        <w:rPr>
          <w:szCs w:val="22"/>
        </w:rPr>
        <w:t xml:space="preserve"> </w:t>
      </w:r>
      <w:r w:rsidRPr="00CB2B3F">
        <w:rPr>
          <w:szCs w:val="22"/>
        </w:rPr>
        <w:t>또는</w:t>
      </w:r>
      <w:r w:rsidRPr="00CB2B3F">
        <w:rPr>
          <w:szCs w:val="22"/>
        </w:rPr>
        <w:t xml:space="preserve"> </w:t>
      </w:r>
      <w:r w:rsidRPr="00CB2B3F">
        <w:rPr>
          <w:szCs w:val="22"/>
        </w:rPr>
        <w:t>용도변경</w:t>
      </w:r>
      <w:r w:rsidRPr="00CB2B3F">
        <w:rPr>
          <w:szCs w:val="22"/>
        </w:rPr>
        <w:t xml:space="preserve">, </w:t>
      </w:r>
      <w:r w:rsidRPr="00CB2B3F">
        <w:rPr>
          <w:szCs w:val="22"/>
        </w:rPr>
        <w:t>공작물의</w:t>
      </w:r>
      <w:r w:rsidRPr="00CB2B3F">
        <w:rPr>
          <w:szCs w:val="22"/>
        </w:rPr>
        <w:t xml:space="preserve"> </w:t>
      </w:r>
      <w:r w:rsidRPr="00CB2B3F">
        <w:rPr>
          <w:szCs w:val="22"/>
        </w:rPr>
        <w:t>설치</w:t>
      </w:r>
      <w:r w:rsidRPr="00CB2B3F">
        <w:rPr>
          <w:szCs w:val="22"/>
        </w:rPr>
        <w:t xml:space="preserve">, </w:t>
      </w:r>
      <w:r w:rsidRPr="00CB2B3F">
        <w:rPr>
          <w:szCs w:val="22"/>
        </w:rPr>
        <w:t>토지의</w:t>
      </w:r>
      <w:r w:rsidRPr="00CB2B3F">
        <w:rPr>
          <w:szCs w:val="22"/>
        </w:rPr>
        <w:t xml:space="preserve"> </w:t>
      </w:r>
      <w:r w:rsidRPr="00CB2B3F">
        <w:rPr>
          <w:szCs w:val="22"/>
        </w:rPr>
        <w:t>형질변경</w:t>
      </w:r>
      <w:r w:rsidRPr="00CB2B3F">
        <w:rPr>
          <w:szCs w:val="22"/>
        </w:rPr>
        <w:t xml:space="preserve">, </w:t>
      </w:r>
      <w:proofErr w:type="spellStart"/>
      <w:r w:rsidRPr="00CB2B3F">
        <w:rPr>
          <w:szCs w:val="22"/>
        </w:rPr>
        <w:t>죽목</w:t>
      </w:r>
      <w:proofErr w:type="spellEnd"/>
      <w:r w:rsidRPr="00CB2B3F">
        <w:rPr>
          <w:szCs w:val="22"/>
        </w:rPr>
        <w:t xml:space="preserve"> </w:t>
      </w:r>
      <w:r w:rsidRPr="00CB2B3F">
        <w:rPr>
          <w:szCs w:val="22"/>
        </w:rPr>
        <w:t>벌채</w:t>
      </w:r>
      <w:r w:rsidRPr="00CB2B3F">
        <w:rPr>
          <w:szCs w:val="22"/>
        </w:rPr>
        <w:t xml:space="preserve">, </w:t>
      </w:r>
      <w:r w:rsidRPr="00CB2B3F">
        <w:rPr>
          <w:szCs w:val="22"/>
        </w:rPr>
        <w:t>토지분할</w:t>
      </w:r>
      <w:r w:rsidRPr="00CB2B3F">
        <w:rPr>
          <w:szCs w:val="22"/>
        </w:rPr>
        <w:t xml:space="preserve">, </w:t>
      </w:r>
      <w:r w:rsidRPr="00CB2B3F">
        <w:rPr>
          <w:szCs w:val="22"/>
        </w:rPr>
        <w:t>물건을</w:t>
      </w:r>
      <w:r w:rsidRPr="00CB2B3F">
        <w:rPr>
          <w:szCs w:val="22"/>
        </w:rPr>
        <w:t xml:space="preserve"> </w:t>
      </w:r>
      <w:r w:rsidRPr="00CB2B3F">
        <w:rPr>
          <w:szCs w:val="22"/>
        </w:rPr>
        <w:t>쌓아놓는</w:t>
      </w:r>
      <w:r w:rsidRPr="00CB2B3F">
        <w:rPr>
          <w:szCs w:val="22"/>
        </w:rPr>
        <w:t xml:space="preserve"> </w:t>
      </w:r>
      <w:r w:rsidRPr="00CB2B3F">
        <w:rPr>
          <w:szCs w:val="22"/>
        </w:rPr>
        <w:t>행위</w:t>
      </w:r>
      <w:r w:rsidRPr="00CB2B3F">
        <w:rPr>
          <w:szCs w:val="22"/>
        </w:rPr>
        <w:t xml:space="preserve"> </w:t>
      </w:r>
      <w:r w:rsidRPr="00CB2B3F">
        <w:rPr>
          <w:szCs w:val="22"/>
        </w:rPr>
        <w:t>또는</w:t>
      </w:r>
      <w:r w:rsidRPr="00CB2B3F">
        <w:rPr>
          <w:szCs w:val="22"/>
        </w:rPr>
        <w:t xml:space="preserve"> </w:t>
      </w:r>
      <w:r w:rsidRPr="00CB2B3F">
        <w:rPr>
          <w:szCs w:val="22"/>
        </w:rPr>
        <w:t>도시</w:t>
      </w:r>
      <w:r w:rsidRPr="00CB2B3F">
        <w:rPr>
          <w:szCs w:val="22"/>
        </w:rPr>
        <w:t>∙</w:t>
      </w:r>
      <w:r w:rsidRPr="00CB2B3F">
        <w:rPr>
          <w:szCs w:val="22"/>
        </w:rPr>
        <w:t>군계획사업을</w:t>
      </w:r>
      <w:r w:rsidRPr="00CB2B3F">
        <w:rPr>
          <w:szCs w:val="22"/>
        </w:rPr>
        <w:t xml:space="preserve"> </w:t>
      </w:r>
      <w:r w:rsidRPr="00CB2B3F">
        <w:rPr>
          <w:szCs w:val="22"/>
        </w:rPr>
        <w:t>시행한</w:t>
      </w:r>
      <w:r w:rsidRPr="00CB2B3F">
        <w:rPr>
          <w:szCs w:val="22"/>
        </w:rPr>
        <w:t xml:space="preserve"> </w:t>
      </w:r>
      <w:r w:rsidRPr="00CB2B3F">
        <w:rPr>
          <w:szCs w:val="22"/>
        </w:rPr>
        <w:t>경우</w:t>
      </w:r>
      <w:r w:rsidRPr="00CB2B3F">
        <w:rPr>
          <w:szCs w:val="22"/>
        </w:rPr>
        <w:t xml:space="preserve"> 1</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sidRPr="00CB2B3F">
        <w:rPr>
          <w:szCs w:val="22"/>
        </w:rPr>
        <w:t>개발제한구역법</w:t>
      </w:r>
      <w:r w:rsidRPr="00CB2B3F">
        <w:rPr>
          <w:szCs w:val="22"/>
        </w:rPr>
        <w:t xml:space="preserve"> </w:t>
      </w:r>
      <w:r w:rsidRPr="00CB2B3F">
        <w:rPr>
          <w:szCs w:val="22"/>
        </w:rPr>
        <w:t>제</w:t>
      </w:r>
      <w:r w:rsidRPr="00CB2B3F">
        <w:rPr>
          <w:szCs w:val="22"/>
        </w:rPr>
        <w:t>32</w:t>
      </w:r>
      <w:r>
        <w:rPr>
          <w:szCs w:val="22"/>
        </w:rPr>
        <w:t>조</w:t>
      </w:r>
      <w:r>
        <w:rPr>
          <w:rFonts w:hint="eastAsia"/>
          <w:szCs w:val="22"/>
        </w:rPr>
        <w:t>)</w:t>
      </w:r>
      <w:r w:rsidRPr="00CB2B3F">
        <w:rPr>
          <w:szCs w:val="22"/>
        </w:rPr>
        <w:t>.</w:t>
      </w:r>
    </w:p>
    <w:p w14:paraId="361A5761" w14:textId="77777777" w:rsidR="00026A7E" w:rsidRPr="00CB2B3F" w:rsidRDefault="00026A7E" w:rsidP="00026A7E">
      <w:pPr>
        <w:spacing w:after="240"/>
        <w:ind w:left="907" w:firstLine="1"/>
        <w:rPr>
          <w:szCs w:val="22"/>
        </w:rPr>
      </w:pPr>
      <w:r w:rsidRPr="00CB2B3F">
        <w:rPr>
          <w:szCs w:val="22"/>
        </w:rPr>
        <w:t>대상회사는</w:t>
      </w:r>
      <w:r w:rsidRPr="00CB2B3F">
        <w:rPr>
          <w:szCs w:val="22"/>
        </w:rPr>
        <w:t xml:space="preserve"> </w:t>
      </w:r>
      <w:r w:rsidRPr="00CB2B3F">
        <w:rPr>
          <w:szCs w:val="22"/>
        </w:rPr>
        <w:t>개발제한구역</w:t>
      </w:r>
      <w:r w:rsidRPr="00CB2B3F">
        <w:rPr>
          <w:szCs w:val="22"/>
        </w:rPr>
        <w:t xml:space="preserve"> </w:t>
      </w:r>
      <w:r w:rsidRPr="00CB2B3F">
        <w:rPr>
          <w:szCs w:val="22"/>
        </w:rPr>
        <w:t>내에</w:t>
      </w:r>
      <w:r w:rsidRPr="00CB2B3F">
        <w:rPr>
          <w:szCs w:val="22"/>
        </w:rPr>
        <w:t xml:space="preserve"> </w:t>
      </w:r>
      <w:r w:rsidRPr="00CB2B3F">
        <w:rPr>
          <w:szCs w:val="22"/>
        </w:rPr>
        <w:t>공장</w:t>
      </w:r>
      <w:r>
        <w:rPr>
          <w:rFonts w:hint="eastAsia"/>
          <w:szCs w:val="22"/>
        </w:rPr>
        <w:t>으로</w:t>
      </w:r>
      <w:r>
        <w:rPr>
          <w:rFonts w:hint="eastAsia"/>
          <w:szCs w:val="22"/>
        </w:rPr>
        <w:t xml:space="preserve"> </w:t>
      </w:r>
      <w:proofErr w:type="gramStart"/>
      <w:r w:rsidRPr="00CB2B3F">
        <w:rPr>
          <w:szCs w:val="22"/>
        </w:rPr>
        <w:t>등록</w:t>
      </w:r>
      <w:r w:rsidRPr="00CB2B3F">
        <w:rPr>
          <w:szCs w:val="22"/>
        </w:rPr>
        <w:t xml:space="preserve"> </w:t>
      </w:r>
      <w:r w:rsidRPr="00CB2B3F">
        <w:rPr>
          <w:szCs w:val="22"/>
        </w:rPr>
        <w:t>된</w:t>
      </w:r>
      <w:proofErr w:type="gramEnd"/>
      <w:r w:rsidRPr="00CB2B3F">
        <w:rPr>
          <w:szCs w:val="22"/>
        </w:rPr>
        <w:t xml:space="preserve"> </w:t>
      </w:r>
      <w:r w:rsidRPr="00CB2B3F">
        <w:rPr>
          <w:szCs w:val="22"/>
        </w:rPr>
        <w:t>시흥물류센터</w:t>
      </w:r>
      <w:r>
        <w:rPr>
          <w:rFonts w:hint="eastAsia"/>
          <w:szCs w:val="22"/>
        </w:rPr>
        <w:t>를</w:t>
      </w:r>
      <w:r>
        <w:rPr>
          <w:rFonts w:hint="eastAsia"/>
          <w:szCs w:val="22"/>
        </w:rPr>
        <w:t xml:space="preserve"> </w:t>
      </w:r>
      <w:r>
        <w:rPr>
          <w:rFonts w:hint="eastAsia"/>
          <w:szCs w:val="22"/>
        </w:rPr>
        <w:t>사전</w:t>
      </w:r>
      <w:r>
        <w:rPr>
          <w:rFonts w:hint="eastAsia"/>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않고</w:t>
      </w:r>
      <w:r>
        <w:rPr>
          <w:rFonts w:hint="eastAsia"/>
          <w:szCs w:val="22"/>
        </w:rPr>
        <w:t>,</w:t>
      </w:r>
      <w:r w:rsidRPr="00CB2B3F">
        <w:rPr>
          <w:szCs w:val="22"/>
        </w:rPr>
        <w:t xml:space="preserve"> </w:t>
      </w:r>
      <w:r w:rsidRPr="00CB2B3F">
        <w:rPr>
          <w:szCs w:val="22"/>
        </w:rPr>
        <w:t>임의로</w:t>
      </w:r>
      <w:r w:rsidRPr="00CB2B3F">
        <w:rPr>
          <w:szCs w:val="22"/>
        </w:rPr>
        <w:t xml:space="preserve"> </w:t>
      </w:r>
      <w:r>
        <w:rPr>
          <w:rFonts w:hint="eastAsia"/>
          <w:szCs w:val="22"/>
        </w:rPr>
        <w:t>물류</w:t>
      </w:r>
      <w:r w:rsidRPr="00CB2B3F">
        <w:rPr>
          <w:szCs w:val="22"/>
        </w:rPr>
        <w:t>창고</w:t>
      </w:r>
      <w:r w:rsidRPr="00CB2B3F">
        <w:rPr>
          <w:szCs w:val="22"/>
        </w:rPr>
        <w:t xml:space="preserve"> </w:t>
      </w:r>
      <w:r w:rsidRPr="00CB2B3F">
        <w:rPr>
          <w:szCs w:val="22"/>
        </w:rPr>
        <w:t>용도로</w:t>
      </w:r>
      <w:r w:rsidRPr="00CB2B3F">
        <w:rPr>
          <w:szCs w:val="22"/>
        </w:rPr>
        <w:t xml:space="preserve"> </w:t>
      </w:r>
      <w:r w:rsidRPr="00CB2B3F">
        <w:rPr>
          <w:szCs w:val="22"/>
        </w:rPr>
        <w:t>사용하고</w:t>
      </w:r>
      <w:r w:rsidRPr="00CB2B3F">
        <w:rPr>
          <w:szCs w:val="22"/>
        </w:rPr>
        <w:t xml:space="preserve"> </w:t>
      </w:r>
      <w:r>
        <w:rPr>
          <w:rFonts w:hint="eastAsia"/>
          <w:szCs w:val="22"/>
        </w:rPr>
        <w:t>있음</w:t>
      </w:r>
      <w:r>
        <w:rPr>
          <w:rFonts w:hint="eastAsia"/>
          <w:szCs w:val="22"/>
        </w:rPr>
        <w:t>.</w:t>
      </w:r>
      <w:r>
        <w:rPr>
          <w:szCs w:val="22"/>
        </w:rPr>
        <w:t xml:space="preserve"> </w:t>
      </w:r>
      <w:r>
        <w:rPr>
          <w:rFonts w:hint="eastAsia"/>
          <w:szCs w:val="22"/>
        </w:rPr>
        <w:t>즉</w:t>
      </w:r>
      <w:r>
        <w:rPr>
          <w:rFonts w:hint="eastAsia"/>
          <w:szCs w:val="22"/>
        </w:rPr>
        <w:t xml:space="preserve">, </w:t>
      </w:r>
      <w:r>
        <w:rPr>
          <w:rFonts w:hint="eastAsia"/>
          <w:szCs w:val="22"/>
        </w:rPr>
        <w:t>대상회사는</w:t>
      </w:r>
      <w:r>
        <w:rPr>
          <w:rFonts w:hint="eastAsia"/>
          <w:szCs w:val="22"/>
        </w:rPr>
        <w:t xml:space="preserve"> </w:t>
      </w:r>
      <w:r w:rsidRPr="00CB2B3F">
        <w:rPr>
          <w:szCs w:val="22"/>
        </w:rPr>
        <w:t>개발제한구역법을</w:t>
      </w:r>
      <w:r w:rsidRPr="00CB2B3F">
        <w:rPr>
          <w:szCs w:val="22"/>
        </w:rPr>
        <w:t xml:space="preserve"> </w:t>
      </w:r>
      <w:r w:rsidRPr="00CB2B3F">
        <w:rPr>
          <w:szCs w:val="22"/>
        </w:rPr>
        <w:t>위반하여</w:t>
      </w:r>
      <w:r w:rsidRPr="00CB2B3F">
        <w:rPr>
          <w:szCs w:val="22"/>
        </w:rPr>
        <w:t xml:space="preserve"> </w:t>
      </w:r>
      <w:r w:rsidRPr="00CB2B3F">
        <w:rPr>
          <w:szCs w:val="22"/>
        </w:rPr>
        <w:t>공장을</w:t>
      </w:r>
      <w:r w:rsidRPr="00CB2B3F">
        <w:rPr>
          <w:szCs w:val="22"/>
        </w:rPr>
        <w:t xml:space="preserve"> </w:t>
      </w:r>
      <w:r>
        <w:rPr>
          <w:rFonts w:hint="eastAsia"/>
          <w:szCs w:val="22"/>
        </w:rPr>
        <w:t>물류창고</w:t>
      </w:r>
      <w:r w:rsidRPr="00CB2B3F">
        <w:rPr>
          <w:szCs w:val="22"/>
        </w:rPr>
        <w:t>로</w:t>
      </w:r>
      <w:r w:rsidRPr="00CB2B3F">
        <w:rPr>
          <w:szCs w:val="22"/>
        </w:rPr>
        <w:t xml:space="preserve"> </w:t>
      </w:r>
      <w:proofErr w:type="spellStart"/>
      <w:r w:rsidRPr="00CB2B3F">
        <w:rPr>
          <w:szCs w:val="22"/>
        </w:rPr>
        <w:t>용도변경</w:t>
      </w:r>
      <w:r>
        <w:rPr>
          <w:rFonts w:hint="eastAsia"/>
          <w:szCs w:val="22"/>
        </w:rPr>
        <w:t>하였음</w:t>
      </w:r>
      <w:proofErr w:type="spellEnd"/>
      <w:r w:rsidRPr="00CB2B3F">
        <w:rPr>
          <w:szCs w:val="22"/>
        </w:rPr>
        <w:t xml:space="preserve">. </w:t>
      </w:r>
      <w:r w:rsidRPr="00CB2B3F">
        <w:rPr>
          <w:szCs w:val="22"/>
        </w:rPr>
        <w:t>따라서</w:t>
      </w:r>
      <w:r w:rsidRPr="00CB2B3F">
        <w:rPr>
          <w:szCs w:val="22"/>
        </w:rPr>
        <w:t xml:space="preserve">, </w:t>
      </w:r>
      <w:r>
        <w:rPr>
          <w:rFonts w:hint="eastAsia"/>
          <w:szCs w:val="22"/>
        </w:rPr>
        <w:t>관할</w:t>
      </w:r>
      <w:r>
        <w:rPr>
          <w:rFonts w:hint="eastAsia"/>
          <w:szCs w:val="22"/>
        </w:rPr>
        <w:t xml:space="preserve"> </w:t>
      </w:r>
      <w:r>
        <w:rPr>
          <w:rFonts w:hint="eastAsia"/>
          <w:szCs w:val="22"/>
        </w:rPr>
        <w:t>행정기관은</w:t>
      </w:r>
      <w:r>
        <w:rPr>
          <w:rFonts w:hint="eastAsia"/>
          <w:szCs w:val="22"/>
        </w:rPr>
        <w:t xml:space="preserve"> </w:t>
      </w:r>
      <w:r w:rsidRPr="00CB2B3F">
        <w:rPr>
          <w:szCs w:val="22"/>
        </w:rPr>
        <w:t>대상회사에</w:t>
      </w:r>
      <w:r w:rsidRPr="00CB2B3F">
        <w:rPr>
          <w:szCs w:val="22"/>
        </w:rPr>
        <w:t xml:space="preserve"> </w:t>
      </w:r>
      <w:r w:rsidRPr="00CB2B3F">
        <w:rPr>
          <w:szCs w:val="22"/>
        </w:rPr>
        <w:t>시정명령</w:t>
      </w:r>
      <w:r>
        <w:rPr>
          <w:rFonts w:hint="eastAsia"/>
          <w:szCs w:val="22"/>
        </w:rPr>
        <w:t>을</w:t>
      </w:r>
      <w:r w:rsidRPr="00CB2B3F">
        <w:rPr>
          <w:szCs w:val="22"/>
        </w:rPr>
        <w:t xml:space="preserve"> </w:t>
      </w:r>
      <w:r w:rsidRPr="00CB2B3F">
        <w:rPr>
          <w:szCs w:val="22"/>
        </w:rPr>
        <w:t>부과</w:t>
      </w:r>
      <w:r>
        <w:rPr>
          <w:rFonts w:hint="eastAsia"/>
          <w:szCs w:val="22"/>
        </w:rPr>
        <w:t>하고</w:t>
      </w:r>
      <w:r>
        <w:rPr>
          <w:rFonts w:hint="eastAsia"/>
          <w:szCs w:val="22"/>
        </w:rPr>
        <w:t>,</w:t>
      </w:r>
      <w:r w:rsidRPr="00CB2B3F">
        <w:rPr>
          <w:szCs w:val="22"/>
        </w:rPr>
        <w:t xml:space="preserve"> </w:t>
      </w:r>
      <w:r>
        <w:rPr>
          <w:rFonts w:hint="eastAsia"/>
          <w:szCs w:val="22"/>
        </w:rPr>
        <w:t>대상회사가</w:t>
      </w:r>
      <w:r>
        <w:rPr>
          <w:rFonts w:hint="eastAsia"/>
          <w:szCs w:val="22"/>
        </w:rPr>
        <w:t xml:space="preserve"> </w:t>
      </w:r>
      <w:r w:rsidRPr="00CB2B3F">
        <w:rPr>
          <w:szCs w:val="22"/>
        </w:rPr>
        <w:t>시흥물류센터를</w:t>
      </w:r>
      <w:r w:rsidRPr="00CB2B3F">
        <w:rPr>
          <w:szCs w:val="22"/>
        </w:rPr>
        <w:t xml:space="preserve"> </w:t>
      </w:r>
      <w:r>
        <w:rPr>
          <w:rFonts w:hint="eastAsia"/>
          <w:szCs w:val="22"/>
        </w:rPr>
        <w:t>허가되지</w:t>
      </w:r>
      <w:r>
        <w:rPr>
          <w:rFonts w:hint="eastAsia"/>
          <w:szCs w:val="22"/>
        </w:rPr>
        <w:t xml:space="preserve"> </w:t>
      </w:r>
      <w:r>
        <w:rPr>
          <w:rFonts w:hint="eastAsia"/>
          <w:szCs w:val="22"/>
        </w:rPr>
        <w:t>않은</w:t>
      </w:r>
      <w:r>
        <w:rPr>
          <w:rFonts w:hint="eastAsia"/>
          <w:szCs w:val="22"/>
        </w:rPr>
        <w:t xml:space="preserve"> </w:t>
      </w:r>
      <w:r>
        <w:rPr>
          <w:rFonts w:hint="eastAsia"/>
          <w:szCs w:val="22"/>
        </w:rPr>
        <w:t>물류</w:t>
      </w:r>
      <w:r w:rsidRPr="00CB2B3F">
        <w:rPr>
          <w:szCs w:val="22"/>
        </w:rPr>
        <w:t>창고로</w:t>
      </w:r>
      <w:r w:rsidRPr="00CB2B3F">
        <w:rPr>
          <w:szCs w:val="22"/>
        </w:rPr>
        <w:t xml:space="preserve"> </w:t>
      </w:r>
      <w:r w:rsidRPr="00CB2B3F">
        <w:rPr>
          <w:szCs w:val="22"/>
        </w:rPr>
        <w:t>사용하</w:t>
      </w:r>
      <w:r>
        <w:rPr>
          <w:rFonts w:hint="eastAsia"/>
          <w:szCs w:val="22"/>
        </w:rPr>
        <w:t>는</w:t>
      </w:r>
      <w:r>
        <w:rPr>
          <w:rFonts w:hint="eastAsia"/>
          <w:szCs w:val="22"/>
        </w:rPr>
        <w:t xml:space="preserve"> </w:t>
      </w:r>
      <w:r>
        <w:rPr>
          <w:rFonts w:hint="eastAsia"/>
          <w:szCs w:val="22"/>
        </w:rPr>
        <w:t>것을</w:t>
      </w:r>
      <w:r>
        <w:rPr>
          <w:rFonts w:hint="eastAsia"/>
          <w:szCs w:val="22"/>
        </w:rPr>
        <w:t xml:space="preserve"> </w:t>
      </w:r>
      <w:r>
        <w:rPr>
          <w:rFonts w:hint="eastAsia"/>
          <w:szCs w:val="22"/>
        </w:rPr>
        <w:t>금지할</w:t>
      </w:r>
      <w:r>
        <w:rPr>
          <w:rFonts w:hint="eastAsia"/>
          <w:szCs w:val="22"/>
        </w:rPr>
        <w:t xml:space="preserve"> </w:t>
      </w:r>
      <w:r>
        <w:rPr>
          <w:rFonts w:hint="eastAsia"/>
          <w:szCs w:val="22"/>
        </w:rPr>
        <w:t>리스크가</w:t>
      </w:r>
      <w:r>
        <w:rPr>
          <w:rFonts w:hint="eastAsia"/>
          <w:szCs w:val="22"/>
        </w:rPr>
        <w:t xml:space="preserve"> </w:t>
      </w:r>
      <w:r>
        <w:rPr>
          <w:rFonts w:hint="eastAsia"/>
          <w:szCs w:val="22"/>
        </w:rPr>
        <w:t>존재함</w:t>
      </w:r>
      <w:r>
        <w:rPr>
          <w:rFonts w:hint="eastAsia"/>
          <w:szCs w:val="22"/>
        </w:rPr>
        <w:t>.</w:t>
      </w:r>
    </w:p>
    <w:p w14:paraId="2B96F816" w14:textId="77777777" w:rsidR="00026A7E" w:rsidRPr="00386561" w:rsidRDefault="00026A7E" w:rsidP="00026A7E">
      <w:pPr>
        <w:spacing w:after="240"/>
        <w:ind w:left="907" w:firstLine="1"/>
        <w:rPr>
          <w:spacing w:val="2"/>
          <w:szCs w:val="22"/>
        </w:rPr>
      </w:pPr>
      <w:r>
        <w:rPr>
          <w:rFonts w:hint="eastAsia"/>
          <w:spacing w:val="2"/>
          <w:szCs w:val="22"/>
        </w:rPr>
        <w:t>개발제한구역법은</w:t>
      </w:r>
      <w:r>
        <w:rPr>
          <w:rFonts w:hint="eastAsia"/>
          <w:spacing w:val="2"/>
          <w:szCs w:val="22"/>
        </w:rPr>
        <w:t xml:space="preserve"> </w:t>
      </w:r>
      <w:r>
        <w:rPr>
          <w:rFonts w:hint="eastAsia"/>
          <w:spacing w:val="2"/>
          <w:szCs w:val="22"/>
        </w:rPr>
        <w:t>용도변경을</w:t>
      </w:r>
      <w:r>
        <w:rPr>
          <w:rFonts w:hint="eastAsia"/>
          <w:spacing w:val="2"/>
          <w:szCs w:val="22"/>
        </w:rPr>
        <w:t xml:space="preserve"> </w:t>
      </w:r>
      <w:r>
        <w:rPr>
          <w:rFonts w:hint="eastAsia"/>
          <w:spacing w:val="2"/>
          <w:szCs w:val="22"/>
        </w:rPr>
        <w:t>위하여</w:t>
      </w:r>
      <w:r>
        <w:rPr>
          <w:rFonts w:hint="eastAsia"/>
          <w:spacing w:val="2"/>
          <w:szCs w:val="22"/>
        </w:rPr>
        <w:t xml:space="preserve"> </w:t>
      </w:r>
      <w:r>
        <w:rPr>
          <w:spacing w:val="2"/>
          <w:szCs w:val="22"/>
        </w:rPr>
        <w:t>‘</w:t>
      </w:r>
      <w:r>
        <w:rPr>
          <w:rFonts w:hint="eastAsia"/>
          <w:spacing w:val="2"/>
          <w:szCs w:val="22"/>
        </w:rPr>
        <w:t>사전</w:t>
      </w:r>
      <w:r>
        <w:rPr>
          <w:spacing w:val="2"/>
          <w:szCs w:val="22"/>
        </w:rPr>
        <w:t xml:space="preserve">’ </w:t>
      </w:r>
      <w:r>
        <w:rPr>
          <w:rFonts w:hint="eastAsia"/>
          <w:spacing w:val="2"/>
          <w:szCs w:val="22"/>
        </w:rPr>
        <w:t>허가를</w:t>
      </w:r>
      <w:r>
        <w:rPr>
          <w:rFonts w:hint="eastAsia"/>
          <w:spacing w:val="2"/>
          <w:szCs w:val="22"/>
        </w:rPr>
        <w:t xml:space="preserve"> </w:t>
      </w:r>
      <w:r>
        <w:rPr>
          <w:rFonts w:hint="eastAsia"/>
          <w:spacing w:val="2"/>
          <w:szCs w:val="22"/>
        </w:rPr>
        <w:t>원칙으로</w:t>
      </w:r>
      <w:r>
        <w:rPr>
          <w:rFonts w:hint="eastAsia"/>
          <w:spacing w:val="2"/>
          <w:szCs w:val="22"/>
        </w:rPr>
        <w:t xml:space="preserve"> </w:t>
      </w:r>
      <w:r>
        <w:rPr>
          <w:rFonts w:hint="eastAsia"/>
          <w:spacing w:val="2"/>
          <w:szCs w:val="22"/>
        </w:rPr>
        <w:t>하며</w:t>
      </w:r>
      <w:r>
        <w:rPr>
          <w:rFonts w:hint="eastAsia"/>
          <w:spacing w:val="2"/>
          <w:szCs w:val="22"/>
        </w:rPr>
        <w:t xml:space="preserve"> </w:t>
      </w:r>
      <w:r>
        <w:rPr>
          <w:rFonts w:hint="eastAsia"/>
          <w:spacing w:val="2"/>
          <w:szCs w:val="22"/>
        </w:rPr>
        <w:t>사후</w:t>
      </w:r>
      <w:r>
        <w:rPr>
          <w:rFonts w:hint="eastAsia"/>
          <w:spacing w:val="2"/>
          <w:szCs w:val="22"/>
        </w:rPr>
        <w:t xml:space="preserve"> </w:t>
      </w:r>
      <w:r>
        <w:rPr>
          <w:rFonts w:hint="eastAsia"/>
          <w:spacing w:val="2"/>
          <w:szCs w:val="22"/>
        </w:rPr>
        <w:t>허가에</w:t>
      </w:r>
      <w:r>
        <w:rPr>
          <w:rFonts w:hint="eastAsia"/>
          <w:spacing w:val="2"/>
          <w:szCs w:val="22"/>
        </w:rPr>
        <w:t xml:space="preserve"> </w:t>
      </w:r>
      <w:r>
        <w:rPr>
          <w:rFonts w:hint="eastAsia"/>
          <w:spacing w:val="2"/>
          <w:szCs w:val="22"/>
        </w:rPr>
        <w:t>대하여</w:t>
      </w:r>
      <w:r>
        <w:rPr>
          <w:rFonts w:hint="eastAsia"/>
          <w:spacing w:val="2"/>
          <w:szCs w:val="22"/>
        </w:rPr>
        <w:t xml:space="preserve"> </w:t>
      </w:r>
      <w:r>
        <w:rPr>
          <w:rFonts w:hint="eastAsia"/>
          <w:spacing w:val="2"/>
          <w:szCs w:val="22"/>
        </w:rPr>
        <w:t>별도로</w:t>
      </w:r>
      <w:r>
        <w:rPr>
          <w:rFonts w:hint="eastAsia"/>
          <w:spacing w:val="2"/>
          <w:szCs w:val="22"/>
        </w:rPr>
        <w:t xml:space="preserve"> </w:t>
      </w:r>
      <w:r>
        <w:rPr>
          <w:rFonts w:hint="eastAsia"/>
          <w:spacing w:val="2"/>
          <w:szCs w:val="22"/>
        </w:rPr>
        <w:t>정하고</w:t>
      </w:r>
      <w:r>
        <w:rPr>
          <w:rFonts w:hint="eastAsia"/>
          <w:spacing w:val="2"/>
          <w:szCs w:val="22"/>
        </w:rPr>
        <w:t xml:space="preserve"> </w:t>
      </w:r>
      <w:r>
        <w:rPr>
          <w:rFonts w:hint="eastAsia"/>
          <w:spacing w:val="2"/>
          <w:szCs w:val="22"/>
        </w:rPr>
        <w:t>있지</w:t>
      </w:r>
      <w:r>
        <w:rPr>
          <w:rFonts w:hint="eastAsia"/>
          <w:spacing w:val="2"/>
          <w:szCs w:val="22"/>
        </w:rPr>
        <w:t xml:space="preserve"> </w:t>
      </w:r>
      <w:r>
        <w:rPr>
          <w:rFonts w:hint="eastAsia"/>
          <w:spacing w:val="2"/>
          <w:szCs w:val="22"/>
        </w:rPr>
        <w:t>않음</w:t>
      </w:r>
      <w:r>
        <w:rPr>
          <w:rFonts w:hint="eastAsia"/>
          <w:spacing w:val="2"/>
          <w:szCs w:val="22"/>
        </w:rPr>
        <w:t>.</w:t>
      </w:r>
      <w:r>
        <w:rPr>
          <w:spacing w:val="2"/>
          <w:szCs w:val="22"/>
        </w:rPr>
        <w:t xml:space="preserve"> </w:t>
      </w:r>
      <w:r>
        <w:rPr>
          <w:rFonts w:hint="eastAsia"/>
          <w:spacing w:val="2"/>
          <w:szCs w:val="22"/>
        </w:rPr>
        <w:t>따라서</w:t>
      </w:r>
      <w:r>
        <w:rPr>
          <w:rFonts w:hint="eastAsia"/>
          <w:spacing w:val="2"/>
          <w:szCs w:val="22"/>
        </w:rPr>
        <w:t xml:space="preserve">, </w:t>
      </w:r>
      <w:r>
        <w:rPr>
          <w:rFonts w:hint="eastAsia"/>
          <w:spacing w:val="2"/>
          <w:szCs w:val="22"/>
        </w:rPr>
        <w:t>대상회사가</w:t>
      </w:r>
      <w:r>
        <w:rPr>
          <w:rFonts w:hint="eastAsia"/>
          <w:spacing w:val="2"/>
          <w:szCs w:val="22"/>
        </w:rPr>
        <w:t xml:space="preserve"> </w:t>
      </w:r>
      <w:r>
        <w:rPr>
          <w:rFonts w:hint="eastAsia"/>
          <w:spacing w:val="2"/>
          <w:szCs w:val="22"/>
        </w:rPr>
        <w:t>위</w:t>
      </w:r>
      <w:r>
        <w:rPr>
          <w:rFonts w:hint="eastAsia"/>
          <w:spacing w:val="2"/>
          <w:szCs w:val="22"/>
        </w:rPr>
        <w:t xml:space="preserve"> </w:t>
      </w:r>
      <w:r>
        <w:rPr>
          <w:rFonts w:hint="eastAsia"/>
          <w:spacing w:val="2"/>
          <w:szCs w:val="22"/>
        </w:rPr>
        <w:t>법</w:t>
      </w:r>
      <w:r>
        <w:rPr>
          <w:rFonts w:hint="eastAsia"/>
          <w:spacing w:val="2"/>
          <w:szCs w:val="22"/>
        </w:rPr>
        <w:t xml:space="preserve"> </w:t>
      </w:r>
      <w:r>
        <w:rPr>
          <w:rFonts w:hint="eastAsia"/>
          <w:spacing w:val="2"/>
          <w:szCs w:val="22"/>
        </w:rPr>
        <w:t>위반을</w:t>
      </w:r>
      <w:r>
        <w:rPr>
          <w:rFonts w:hint="eastAsia"/>
          <w:spacing w:val="2"/>
          <w:szCs w:val="22"/>
        </w:rPr>
        <w:t xml:space="preserve"> </w:t>
      </w:r>
      <w:r>
        <w:rPr>
          <w:rFonts w:hint="eastAsia"/>
          <w:spacing w:val="2"/>
          <w:szCs w:val="22"/>
        </w:rPr>
        <w:t>시정하기</w:t>
      </w:r>
      <w:r>
        <w:rPr>
          <w:rFonts w:hint="eastAsia"/>
          <w:spacing w:val="2"/>
          <w:szCs w:val="22"/>
        </w:rPr>
        <w:t xml:space="preserve"> </w:t>
      </w:r>
      <w:r>
        <w:rPr>
          <w:rFonts w:hint="eastAsia"/>
          <w:spacing w:val="2"/>
          <w:szCs w:val="22"/>
        </w:rPr>
        <w:t>위해</w:t>
      </w:r>
      <w:r>
        <w:rPr>
          <w:rFonts w:hint="eastAsia"/>
          <w:spacing w:val="2"/>
          <w:szCs w:val="22"/>
        </w:rPr>
        <w:t xml:space="preserve"> </w:t>
      </w:r>
      <w:r>
        <w:rPr>
          <w:rFonts w:hint="eastAsia"/>
          <w:spacing w:val="2"/>
          <w:szCs w:val="22"/>
        </w:rPr>
        <w:t>시흥물류센터의</w:t>
      </w:r>
      <w:r>
        <w:rPr>
          <w:rFonts w:hint="eastAsia"/>
          <w:spacing w:val="2"/>
          <w:szCs w:val="22"/>
        </w:rPr>
        <w:t xml:space="preserve"> </w:t>
      </w:r>
      <w:r>
        <w:rPr>
          <w:rFonts w:hint="eastAsia"/>
          <w:spacing w:val="2"/>
          <w:szCs w:val="22"/>
        </w:rPr>
        <w:t>용도를</w:t>
      </w:r>
      <w:r>
        <w:rPr>
          <w:rFonts w:hint="eastAsia"/>
          <w:spacing w:val="2"/>
          <w:szCs w:val="22"/>
        </w:rPr>
        <w:t xml:space="preserve"> </w:t>
      </w:r>
      <w:r>
        <w:rPr>
          <w:rFonts w:hint="eastAsia"/>
          <w:spacing w:val="2"/>
          <w:szCs w:val="22"/>
        </w:rPr>
        <w:t>변경하기</w:t>
      </w:r>
      <w:r>
        <w:rPr>
          <w:rFonts w:hint="eastAsia"/>
          <w:spacing w:val="2"/>
          <w:szCs w:val="22"/>
        </w:rPr>
        <w:t xml:space="preserve"> </w:t>
      </w:r>
      <w:r>
        <w:rPr>
          <w:rFonts w:hint="eastAsia"/>
          <w:spacing w:val="2"/>
          <w:szCs w:val="22"/>
        </w:rPr>
        <w:t>위하여</w:t>
      </w:r>
      <w:r>
        <w:rPr>
          <w:rFonts w:hint="eastAsia"/>
          <w:spacing w:val="2"/>
          <w:szCs w:val="22"/>
        </w:rPr>
        <w:t xml:space="preserve"> </w:t>
      </w:r>
      <w:r w:rsidRPr="00386561">
        <w:rPr>
          <w:spacing w:val="2"/>
          <w:szCs w:val="22"/>
        </w:rPr>
        <w:t>관할</w:t>
      </w:r>
      <w:r w:rsidRPr="00386561">
        <w:rPr>
          <w:spacing w:val="2"/>
          <w:szCs w:val="22"/>
        </w:rPr>
        <w:t xml:space="preserve"> </w:t>
      </w:r>
      <w:r w:rsidRPr="00386561">
        <w:rPr>
          <w:spacing w:val="2"/>
          <w:szCs w:val="22"/>
        </w:rPr>
        <w:t>행정기관과의</w:t>
      </w:r>
      <w:r w:rsidRPr="00386561">
        <w:rPr>
          <w:spacing w:val="2"/>
          <w:szCs w:val="22"/>
        </w:rPr>
        <w:t xml:space="preserve"> </w:t>
      </w:r>
      <w:r w:rsidRPr="00386561">
        <w:rPr>
          <w:spacing w:val="2"/>
          <w:szCs w:val="22"/>
        </w:rPr>
        <w:t>협의</w:t>
      </w:r>
      <w:r>
        <w:rPr>
          <w:rFonts w:hint="eastAsia"/>
          <w:spacing w:val="2"/>
          <w:szCs w:val="22"/>
        </w:rPr>
        <w:t>를</w:t>
      </w:r>
      <w:r>
        <w:rPr>
          <w:rFonts w:hint="eastAsia"/>
          <w:spacing w:val="2"/>
          <w:szCs w:val="22"/>
        </w:rPr>
        <w:t xml:space="preserve"> </w:t>
      </w:r>
      <w:r>
        <w:rPr>
          <w:rFonts w:hint="eastAsia"/>
          <w:spacing w:val="2"/>
          <w:szCs w:val="22"/>
        </w:rPr>
        <w:t>진행해야</w:t>
      </w:r>
      <w:r>
        <w:rPr>
          <w:rFonts w:hint="eastAsia"/>
          <w:spacing w:val="2"/>
          <w:szCs w:val="22"/>
        </w:rPr>
        <w:t xml:space="preserve"> </w:t>
      </w:r>
      <w:r>
        <w:rPr>
          <w:rFonts w:hint="eastAsia"/>
          <w:spacing w:val="2"/>
          <w:szCs w:val="22"/>
        </w:rPr>
        <w:t>할</w:t>
      </w:r>
      <w:r>
        <w:rPr>
          <w:rFonts w:hint="eastAsia"/>
          <w:spacing w:val="2"/>
          <w:szCs w:val="22"/>
        </w:rPr>
        <w:t xml:space="preserve"> </w:t>
      </w:r>
      <w:r>
        <w:rPr>
          <w:rFonts w:hint="eastAsia"/>
          <w:spacing w:val="2"/>
          <w:szCs w:val="22"/>
        </w:rPr>
        <w:t>것으로</w:t>
      </w:r>
      <w:r>
        <w:rPr>
          <w:rFonts w:hint="eastAsia"/>
          <w:spacing w:val="2"/>
          <w:szCs w:val="22"/>
        </w:rPr>
        <w:t xml:space="preserve"> </w:t>
      </w:r>
      <w:r>
        <w:rPr>
          <w:rFonts w:hint="eastAsia"/>
          <w:spacing w:val="2"/>
          <w:szCs w:val="22"/>
        </w:rPr>
        <w:t>보임</w:t>
      </w:r>
      <w:r>
        <w:rPr>
          <w:rFonts w:hint="eastAsia"/>
          <w:spacing w:val="2"/>
          <w:szCs w:val="22"/>
        </w:rPr>
        <w:t>.</w:t>
      </w:r>
    </w:p>
    <w:p w14:paraId="59B82148" w14:textId="77777777" w:rsidR="00026A7E" w:rsidRPr="00CB2B3F" w:rsidRDefault="00026A7E" w:rsidP="00026A7E">
      <w:pPr>
        <w:spacing w:after="240"/>
        <w:ind w:left="907" w:firstLine="1"/>
        <w:rPr>
          <w:szCs w:val="22"/>
        </w:rPr>
      </w:pPr>
      <w:r w:rsidRPr="006E0CD7">
        <w:rPr>
          <w:rFonts w:hint="eastAsia"/>
          <w:szCs w:val="22"/>
        </w:rPr>
        <w:t>한편</w:t>
      </w:r>
      <w:r w:rsidRPr="006E0CD7">
        <w:rPr>
          <w:rFonts w:hint="eastAsia"/>
          <w:szCs w:val="22"/>
        </w:rPr>
        <w:t>,</w:t>
      </w:r>
      <w:r w:rsidRPr="006E0CD7">
        <w:rPr>
          <w:szCs w:val="22"/>
        </w:rPr>
        <w:t xml:space="preserve"> </w:t>
      </w:r>
      <w:r w:rsidRPr="006E0CD7">
        <w:rPr>
          <w:rFonts w:hint="eastAsia"/>
          <w:szCs w:val="22"/>
        </w:rPr>
        <w:t>공장</w:t>
      </w:r>
      <w:r w:rsidRPr="006E0CD7">
        <w:rPr>
          <w:szCs w:val="22"/>
        </w:rPr>
        <w:t>의</w:t>
      </w:r>
      <w:r w:rsidRPr="006E0CD7">
        <w:rPr>
          <w:szCs w:val="22"/>
        </w:rPr>
        <w:t xml:space="preserve"> </w:t>
      </w:r>
      <w:r w:rsidRPr="006E0CD7">
        <w:rPr>
          <w:szCs w:val="22"/>
        </w:rPr>
        <w:t>용도가</w:t>
      </w:r>
      <w:r w:rsidRPr="006E0CD7">
        <w:rPr>
          <w:szCs w:val="22"/>
        </w:rPr>
        <w:t xml:space="preserve"> </w:t>
      </w:r>
      <w:r w:rsidRPr="006E0CD7">
        <w:rPr>
          <w:szCs w:val="22"/>
        </w:rPr>
        <w:t>변경된</w:t>
      </w:r>
      <w:r w:rsidRPr="006E0CD7">
        <w:rPr>
          <w:szCs w:val="22"/>
        </w:rPr>
        <w:t xml:space="preserve"> </w:t>
      </w:r>
      <w:r w:rsidRPr="006E0CD7">
        <w:rPr>
          <w:szCs w:val="22"/>
        </w:rPr>
        <w:t>경우</w:t>
      </w:r>
      <w:r w:rsidRPr="006E0CD7">
        <w:rPr>
          <w:szCs w:val="22"/>
        </w:rPr>
        <w:t xml:space="preserve">, </w:t>
      </w:r>
      <w:r w:rsidRPr="006E0CD7">
        <w:rPr>
          <w:szCs w:val="22"/>
        </w:rPr>
        <w:t>공장이</w:t>
      </w:r>
      <w:r w:rsidRPr="006E0CD7">
        <w:rPr>
          <w:szCs w:val="22"/>
        </w:rPr>
        <w:t xml:space="preserve"> </w:t>
      </w:r>
      <w:r w:rsidRPr="006E0CD7">
        <w:rPr>
          <w:szCs w:val="22"/>
        </w:rPr>
        <w:t>폐업하거나</w:t>
      </w:r>
      <w:r w:rsidRPr="006E0CD7">
        <w:rPr>
          <w:szCs w:val="22"/>
        </w:rPr>
        <w:t xml:space="preserve"> </w:t>
      </w:r>
      <w:r w:rsidRPr="006E0CD7">
        <w:rPr>
          <w:szCs w:val="22"/>
        </w:rPr>
        <w:t>제조시설이</w:t>
      </w:r>
      <w:r w:rsidRPr="006E0CD7">
        <w:rPr>
          <w:szCs w:val="22"/>
        </w:rPr>
        <w:t xml:space="preserve"> </w:t>
      </w:r>
      <w:proofErr w:type="spellStart"/>
      <w:r w:rsidRPr="006E0CD7">
        <w:rPr>
          <w:szCs w:val="22"/>
        </w:rPr>
        <w:t>멸실된</w:t>
      </w:r>
      <w:proofErr w:type="spellEnd"/>
      <w:r w:rsidRPr="006E0CD7">
        <w:rPr>
          <w:szCs w:val="22"/>
        </w:rPr>
        <w:t xml:space="preserve"> </w:t>
      </w:r>
      <w:r w:rsidRPr="006E0CD7">
        <w:rPr>
          <w:szCs w:val="22"/>
        </w:rPr>
        <w:t>경우</w:t>
      </w:r>
      <w:r w:rsidRPr="006E0CD7">
        <w:rPr>
          <w:szCs w:val="22"/>
        </w:rPr>
        <w:t>(</w:t>
      </w:r>
      <w:r w:rsidRPr="006E0CD7">
        <w:rPr>
          <w:szCs w:val="22"/>
        </w:rPr>
        <w:t>제조업을</w:t>
      </w:r>
      <w:r w:rsidRPr="006E0CD7">
        <w:rPr>
          <w:szCs w:val="22"/>
        </w:rPr>
        <w:t xml:space="preserve"> </w:t>
      </w:r>
      <w:r w:rsidRPr="006E0CD7">
        <w:rPr>
          <w:szCs w:val="22"/>
        </w:rPr>
        <w:t>하지</w:t>
      </w:r>
      <w:r w:rsidRPr="006E0CD7">
        <w:rPr>
          <w:szCs w:val="22"/>
        </w:rPr>
        <w:t xml:space="preserve"> </w:t>
      </w:r>
      <w:r w:rsidRPr="006E0CD7">
        <w:rPr>
          <w:szCs w:val="22"/>
        </w:rPr>
        <w:t>아니할</w:t>
      </w:r>
      <w:r w:rsidRPr="006E0CD7">
        <w:rPr>
          <w:szCs w:val="22"/>
        </w:rPr>
        <w:t xml:space="preserve"> </w:t>
      </w:r>
      <w:r w:rsidRPr="006E0CD7">
        <w:rPr>
          <w:szCs w:val="22"/>
        </w:rPr>
        <w:t>목적으로</w:t>
      </w:r>
      <w:r w:rsidRPr="006E0CD7">
        <w:rPr>
          <w:szCs w:val="22"/>
        </w:rPr>
        <w:t xml:space="preserve"> </w:t>
      </w:r>
      <w:r w:rsidRPr="006E0CD7">
        <w:rPr>
          <w:szCs w:val="22"/>
        </w:rPr>
        <w:t>공장에서</w:t>
      </w:r>
      <w:r w:rsidRPr="006E0CD7">
        <w:rPr>
          <w:szCs w:val="22"/>
        </w:rPr>
        <w:t xml:space="preserve"> </w:t>
      </w:r>
      <w:r w:rsidRPr="006E0CD7">
        <w:rPr>
          <w:szCs w:val="22"/>
        </w:rPr>
        <w:t>제조시설을</w:t>
      </w:r>
      <w:r w:rsidRPr="006E0CD7">
        <w:rPr>
          <w:szCs w:val="22"/>
        </w:rPr>
        <w:t xml:space="preserve"> </w:t>
      </w:r>
      <w:r w:rsidRPr="006E0CD7">
        <w:rPr>
          <w:szCs w:val="22"/>
        </w:rPr>
        <w:t>철거하거나</w:t>
      </w:r>
      <w:r w:rsidRPr="006E0CD7">
        <w:rPr>
          <w:szCs w:val="22"/>
        </w:rPr>
        <w:t xml:space="preserve"> </w:t>
      </w:r>
      <w:r w:rsidRPr="006E0CD7">
        <w:rPr>
          <w:szCs w:val="22"/>
        </w:rPr>
        <w:t>그</w:t>
      </w:r>
      <w:r w:rsidRPr="006E0CD7">
        <w:rPr>
          <w:szCs w:val="22"/>
        </w:rPr>
        <w:t xml:space="preserve"> </w:t>
      </w:r>
      <w:r w:rsidRPr="006E0CD7">
        <w:rPr>
          <w:szCs w:val="22"/>
        </w:rPr>
        <w:t>밖의</w:t>
      </w:r>
      <w:r w:rsidRPr="006E0CD7">
        <w:rPr>
          <w:szCs w:val="22"/>
        </w:rPr>
        <w:t xml:space="preserve"> </w:t>
      </w:r>
      <w:r w:rsidRPr="006E0CD7">
        <w:rPr>
          <w:szCs w:val="22"/>
        </w:rPr>
        <w:t>사유로</w:t>
      </w:r>
      <w:r w:rsidRPr="006E0CD7">
        <w:rPr>
          <w:szCs w:val="22"/>
        </w:rPr>
        <w:t xml:space="preserve"> </w:t>
      </w:r>
      <w:r w:rsidRPr="006E0CD7">
        <w:rPr>
          <w:szCs w:val="22"/>
        </w:rPr>
        <w:t>제조시설을</w:t>
      </w:r>
      <w:r w:rsidRPr="006E0CD7">
        <w:rPr>
          <w:szCs w:val="22"/>
        </w:rPr>
        <w:t xml:space="preserve"> </w:t>
      </w:r>
      <w:r w:rsidRPr="006E0CD7">
        <w:rPr>
          <w:szCs w:val="22"/>
        </w:rPr>
        <w:t>없앤</w:t>
      </w:r>
      <w:r w:rsidRPr="006E0CD7">
        <w:rPr>
          <w:szCs w:val="22"/>
        </w:rPr>
        <w:t xml:space="preserve"> </w:t>
      </w:r>
      <w:r w:rsidRPr="006E0CD7">
        <w:rPr>
          <w:szCs w:val="22"/>
        </w:rPr>
        <w:t>경우</w:t>
      </w:r>
      <w:r w:rsidRPr="006E0CD7">
        <w:rPr>
          <w:szCs w:val="22"/>
        </w:rPr>
        <w:t xml:space="preserve">), </w:t>
      </w:r>
      <w:r w:rsidRPr="006E0CD7">
        <w:rPr>
          <w:szCs w:val="22"/>
        </w:rPr>
        <w:t>공장을</w:t>
      </w:r>
      <w:r w:rsidRPr="006E0CD7">
        <w:rPr>
          <w:szCs w:val="22"/>
        </w:rPr>
        <w:t xml:space="preserve"> </w:t>
      </w:r>
      <w:r w:rsidRPr="006E0CD7">
        <w:rPr>
          <w:szCs w:val="22"/>
        </w:rPr>
        <w:t>공장</w:t>
      </w:r>
      <w:r w:rsidRPr="006E0CD7">
        <w:rPr>
          <w:szCs w:val="22"/>
        </w:rPr>
        <w:t xml:space="preserve"> </w:t>
      </w:r>
      <w:r w:rsidRPr="006E0CD7">
        <w:rPr>
          <w:szCs w:val="22"/>
        </w:rPr>
        <w:t>외의</w:t>
      </w:r>
      <w:r w:rsidRPr="006E0CD7">
        <w:rPr>
          <w:szCs w:val="22"/>
        </w:rPr>
        <w:t xml:space="preserve"> </w:t>
      </w:r>
      <w:r w:rsidRPr="006E0CD7">
        <w:rPr>
          <w:szCs w:val="22"/>
        </w:rPr>
        <w:t>용도로</w:t>
      </w:r>
      <w:r w:rsidRPr="006E0CD7">
        <w:rPr>
          <w:szCs w:val="22"/>
        </w:rPr>
        <w:t xml:space="preserve"> </w:t>
      </w:r>
      <w:r w:rsidRPr="006E0CD7">
        <w:rPr>
          <w:szCs w:val="22"/>
        </w:rPr>
        <w:t>활용하는</w:t>
      </w:r>
      <w:r w:rsidRPr="006E0CD7">
        <w:rPr>
          <w:szCs w:val="22"/>
        </w:rPr>
        <w:t xml:space="preserve"> </w:t>
      </w:r>
      <w:r w:rsidRPr="006E0CD7">
        <w:rPr>
          <w:szCs w:val="22"/>
        </w:rPr>
        <w:t>경우</w:t>
      </w:r>
      <w:r w:rsidRPr="006E0CD7">
        <w:rPr>
          <w:szCs w:val="22"/>
        </w:rPr>
        <w:t xml:space="preserve"> </w:t>
      </w:r>
      <w:r w:rsidRPr="006E0CD7">
        <w:rPr>
          <w:szCs w:val="22"/>
        </w:rPr>
        <w:t>등에</w:t>
      </w:r>
      <w:r w:rsidRPr="006E0CD7">
        <w:rPr>
          <w:szCs w:val="22"/>
        </w:rPr>
        <w:t xml:space="preserve"> </w:t>
      </w:r>
      <w:r w:rsidRPr="006E0CD7">
        <w:rPr>
          <w:szCs w:val="22"/>
        </w:rPr>
        <w:t>해당될</w:t>
      </w:r>
      <w:r w:rsidRPr="006E0CD7">
        <w:rPr>
          <w:szCs w:val="22"/>
        </w:rPr>
        <w:t xml:space="preserve"> </w:t>
      </w:r>
      <w:r w:rsidRPr="006E0CD7">
        <w:rPr>
          <w:szCs w:val="22"/>
        </w:rPr>
        <w:t>경우</w:t>
      </w:r>
      <w:r w:rsidRPr="006E0CD7">
        <w:rPr>
          <w:szCs w:val="22"/>
        </w:rPr>
        <w:t xml:space="preserve"> </w:t>
      </w:r>
      <w:r w:rsidRPr="006E0CD7">
        <w:rPr>
          <w:szCs w:val="22"/>
        </w:rPr>
        <w:t>관할</w:t>
      </w:r>
      <w:r w:rsidRPr="006E0CD7">
        <w:rPr>
          <w:szCs w:val="22"/>
        </w:rPr>
        <w:t xml:space="preserve"> </w:t>
      </w:r>
      <w:r w:rsidRPr="006E0CD7">
        <w:rPr>
          <w:szCs w:val="22"/>
        </w:rPr>
        <w:t>행정기관은</w:t>
      </w:r>
      <w:r w:rsidRPr="006E0CD7">
        <w:rPr>
          <w:szCs w:val="22"/>
        </w:rPr>
        <w:t xml:space="preserve"> </w:t>
      </w:r>
      <w:r w:rsidRPr="006E0CD7">
        <w:rPr>
          <w:szCs w:val="22"/>
        </w:rPr>
        <w:t>공장등록을</w:t>
      </w:r>
      <w:r w:rsidRPr="006E0CD7">
        <w:rPr>
          <w:szCs w:val="22"/>
        </w:rPr>
        <w:t xml:space="preserve"> </w:t>
      </w:r>
      <w:r w:rsidRPr="006E0CD7">
        <w:rPr>
          <w:szCs w:val="22"/>
        </w:rPr>
        <w:t>취소할</w:t>
      </w:r>
      <w:r w:rsidRPr="006E0CD7">
        <w:rPr>
          <w:szCs w:val="22"/>
        </w:rPr>
        <w:t xml:space="preserve"> </w:t>
      </w:r>
      <w:r w:rsidRPr="006E0CD7">
        <w:rPr>
          <w:szCs w:val="22"/>
        </w:rPr>
        <w:t>수</w:t>
      </w:r>
      <w:r w:rsidRPr="006E0CD7">
        <w:rPr>
          <w:szCs w:val="22"/>
        </w:rPr>
        <w:t xml:space="preserve"> </w:t>
      </w:r>
      <w:r w:rsidRPr="006E0CD7">
        <w:rPr>
          <w:szCs w:val="22"/>
        </w:rPr>
        <w:t>있음</w:t>
      </w:r>
      <w:r w:rsidRPr="006E0CD7">
        <w:rPr>
          <w:rFonts w:hint="eastAsia"/>
          <w:szCs w:val="22"/>
        </w:rPr>
        <w:t>(</w:t>
      </w:r>
      <w:r w:rsidRPr="006E0CD7">
        <w:rPr>
          <w:szCs w:val="22"/>
        </w:rPr>
        <w:t>산업집적법</w:t>
      </w:r>
      <w:r w:rsidRPr="006E0CD7">
        <w:rPr>
          <w:szCs w:val="22"/>
        </w:rPr>
        <w:t xml:space="preserve"> </w:t>
      </w:r>
      <w:r w:rsidRPr="006E0CD7">
        <w:rPr>
          <w:szCs w:val="22"/>
        </w:rPr>
        <w:t>제</w:t>
      </w:r>
      <w:r w:rsidRPr="006E0CD7">
        <w:rPr>
          <w:szCs w:val="22"/>
        </w:rPr>
        <w:t>17</w:t>
      </w:r>
      <w:r w:rsidRPr="006E0CD7">
        <w:rPr>
          <w:szCs w:val="22"/>
        </w:rPr>
        <w:t>조</w:t>
      </w:r>
      <w:r w:rsidRPr="006E0CD7">
        <w:rPr>
          <w:rFonts w:hint="eastAsia"/>
          <w:szCs w:val="22"/>
        </w:rPr>
        <w:t>)</w:t>
      </w:r>
      <w:r w:rsidRPr="006E0CD7">
        <w:rPr>
          <w:szCs w:val="22"/>
        </w:rPr>
        <w:t>.</w:t>
      </w:r>
      <w:r>
        <w:rPr>
          <w:szCs w:val="22"/>
        </w:rPr>
        <w:t xml:space="preserve"> </w:t>
      </w:r>
    </w:p>
    <w:p w14:paraId="07E1B754" w14:textId="77777777" w:rsidR="00026A7E" w:rsidRPr="008B3F50" w:rsidRDefault="00026A7E" w:rsidP="00026A7E">
      <w:pPr>
        <w:spacing w:after="240"/>
        <w:ind w:left="907" w:firstLine="1"/>
        <w:rPr>
          <w:szCs w:val="22"/>
        </w:rPr>
      </w:pPr>
    </w:p>
    <w:p w14:paraId="7942C1C4" w14:textId="77777777" w:rsidR="00026A7E" w:rsidRPr="005F763B" w:rsidRDefault="00026A7E" w:rsidP="00026A7E">
      <w:pPr>
        <w:pStyle w:val="a5"/>
        <w:numPr>
          <w:ilvl w:val="0"/>
          <w:numId w:val="27"/>
        </w:numPr>
        <w:spacing w:before="240" w:after="240"/>
        <w:ind w:leftChars="0"/>
        <w:outlineLvl w:val="1"/>
        <w:rPr>
          <w:b/>
          <w:color w:val="5D2A2C" w:themeColor="text2"/>
          <w:sz w:val="24"/>
        </w:rPr>
      </w:pPr>
      <w:r w:rsidRPr="005F763B">
        <w:rPr>
          <w:b/>
          <w:color w:val="5D2A2C" w:themeColor="text2"/>
          <w:sz w:val="24"/>
        </w:rPr>
        <w:lastRenderedPageBreak/>
        <w:t>개발제한구역</w:t>
      </w:r>
      <w:r w:rsidRPr="005F763B">
        <w:rPr>
          <w:b/>
          <w:color w:val="5D2A2C" w:themeColor="text2"/>
          <w:sz w:val="24"/>
        </w:rPr>
        <w:t xml:space="preserve"> </w:t>
      </w:r>
      <w:r w:rsidRPr="005F763B">
        <w:rPr>
          <w:b/>
          <w:color w:val="5D2A2C" w:themeColor="text2"/>
          <w:sz w:val="24"/>
        </w:rPr>
        <w:t>내</w:t>
      </w:r>
      <w:r w:rsidRPr="005F763B">
        <w:rPr>
          <w:b/>
          <w:color w:val="5D2A2C" w:themeColor="text2"/>
          <w:sz w:val="24"/>
        </w:rPr>
        <w:t xml:space="preserve"> </w:t>
      </w:r>
      <w:r w:rsidRPr="005F763B">
        <w:rPr>
          <w:b/>
          <w:color w:val="5D2A2C" w:themeColor="text2"/>
          <w:sz w:val="24"/>
        </w:rPr>
        <w:t>토지의</w:t>
      </w:r>
      <w:r w:rsidRPr="005F763B">
        <w:rPr>
          <w:b/>
          <w:color w:val="5D2A2C" w:themeColor="text2"/>
          <w:sz w:val="24"/>
        </w:rPr>
        <w:t xml:space="preserve"> </w:t>
      </w:r>
      <w:r w:rsidRPr="005F763B">
        <w:rPr>
          <w:b/>
          <w:color w:val="5D2A2C" w:themeColor="text2"/>
          <w:sz w:val="24"/>
        </w:rPr>
        <w:t>불법</w:t>
      </w:r>
      <w:r w:rsidRPr="005F763B">
        <w:rPr>
          <w:b/>
          <w:color w:val="5D2A2C" w:themeColor="text2"/>
          <w:sz w:val="24"/>
        </w:rPr>
        <w:t xml:space="preserve"> </w:t>
      </w:r>
      <w:r w:rsidRPr="005F763B">
        <w:rPr>
          <w:b/>
          <w:color w:val="5D2A2C" w:themeColor="text2"/>
          <w:sz w:val="24"/>
        </w:rPr>
        <w:t>형질</w:t>
      </w:r>
      <w:r w:rsidRPr="005F763B">
        <w:rPr>
          <w:b/>
          <w:color w:val="5D2A2C" w:themeColor="text2"/>
          <w:sz w:val="24"/>
        </w:rPr>
        <w:t xml:space="preserve"> </w:t>
      </w:r>
      <w:r w:rsidRPr="005F763B">
        <w:rPr>
          <w:b/>
          <w:color w:val="5D2A2C" w:themeColor="text2"/>
          <w:sz w:val="24"/>
        </w:rPr>
        <w:t>변경</w:t>
      </w:r>
      <w:r w:rsidRPr="005F763B">
        <w:rPr>
          <w:b/>
          <w:color w:val="5D2A2C" w:themeColor="text2"/>
          <w:sz w:val="24"/>
        </w:rPr>
        <w:t xml:space="preserve"> </w:t>
      </w:r>
      <w:r w:rsidRPr="005F763B">
        <w:rPr>
          <w:b/>
          <w:color w:val="5D2A2C" w:themeColor="text2"/>
          <w:sz w:val="24"/>
        </w:rPr>
        <w:t>관련</w:t>
      </w:r>
    </w:p>
    <w:p w14:paraId="11107B82" w14:textId="77777777" w:rsidR="00026A7E" w:rsidRPr="00CB2B3F" w:rsidRDefault="00026A7E" w:rsidP="00026A7E">
      <w:pPr>
        <w:numPr>
          <w:ilvl w:val="0"/>
          <w:numId w:val="81"/>
        </w:numPr>
        <w:spacing w:after="240"/>
        <w:rPr>
          <w:bCs/>
          <w:szCs w:val="22"/>
          <w:u w:val="single"/>
        </w:rPr>
      </w:pPr>
      <w:r w:rsidRPr="00CB2B3F">
        <w:rPr>
          <w:b/>
          <w:bCs/>
          <w:szCs w:val="22"/>
        </w:rPr>
        <w:t>사실관계</w:t>
      </w:r>
    </w:p>
    <w:p w14:paraId="405EF515" w14:textId="77777777" w:rsidR="00026A7E" w:rsidRPr="00CB2B3F" w:rsidRDefault="00026A7E" w:rsidP="00026A7E">
      <w:pPr>
        <w:spacing w:after="240"/>
        <w:ind w:left="907"/>
        <w:rPr>
          <w:bCs/>
          <w:szCs w:val="22"/>
        </w:rPr>
      </w:pPr>
      <w:r w:rsidRPr="00CB2B3F">
        <w:rPr>
          <w:bCs/>
          <w:szCs w:val="22"/>
        </w:rPr>
        <w:t>자체</w:t>
      </w:r>
      <w:r w:rsidRPr="00CB2B3F">
        <w:rPr>
          <w:bCs/>
          <w:szCs w:val="22"/>
        </w:rPr>
        <w:t xml:space="preserve"> </w:t>
      </w:r>
      <w:r w:rsidRPr="00CB2B3F">
        <w:rPr>
          <w:bCs/>
          <w:szCs w:val="22"/>
        </w:rPr>
        <w:t>확인</w:t>
      </w:r>
      <w:r>
        <w:rPr>
          <w:rFonts w:hint="eastAsia"/>
          <w:bCs/>
          <w:szCs w:val="22"/>
        </w:rPr>
        <w:t xml:space="preserve"> </w:t>
      </w:r>
      <w:r>
        <w:rPr>
          <w:rFonts w:hint="eastAsia"/>
          <w:bCs/>
          <w:szCs w:val="22"/>
        </w:rPr>
        <w:t>결과</w:t>
      </w:r>
      <w:r>
        <w:rPr>
          <w:rFonts w:hint="eastAsia"/>
          <w:bCs/>
          <w:szCs w:val="22"/>
        </w:rPr>
        <w:t>(</w:t>
      </w:r>
      <w:r w:rsidRPr="00CB2B3F">
        <w:rPr>
          <w:bCs/>
          <w:szCs w:val="22"/>
        </w:rPr>
        <w:t>토지이용계획확인서</w:t>
      </w:r>
      <w:r w:rsidRPr="00CB2B3F">
        <w:rPr>
          <w:bCs/>
          <w:szCs w:val="22"/>
        </w:rPr>
        <w:t xml:space="preserve">, </w:t>
      </w:r>
      <w:r w:rsidRPr="00CB2B3F">
        <w:rPr>
          <w:bCs/>
          <w:szCs w:val="22"/>
        </w:rPr>
        <w:t>위성사진</w:t>
      </w:r>
      <w:r>
        <w:rPr>
          <w:rFonts w:hint="eastAsia"/>
          <w:bCs/>
          <w:szCs w:val="22"/>
        </w:rPr>
        <w:t>)</w:t>
      </w:r>
      <w:r w:rsidRPr="00CB2B3F">
        <w:rPr>
          <w:bCs/>
          <w:szCs w:val="22"/>
        </w:rPr>
        <w:t xml:space="preserve"> </w:t>
      </w:r>
      <w:r w:rsidRPr="00CB2B3F">
        <w:rPr>
          <w:bCs/>
          <w:szCs w:val="22"/>
        </w:rPr>
        <w:t>및</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개발제한구역</w:t>
      </w:r>
      <w:r w:rsidRPr="00CB2B3F">
        <w:rPr>
          <w:bCs/>
          <w:szCs w:val="22"/>
        </w:rPr>
        <w:t xml:space="preserve"> </w:t>
      </w:r>
      <w:r w:rsidRPr="00CB2B3F">
        <w:rPr>
          <w:bCs/>
          <w:szCs w:val="22"/>
        </w:rPr>
        <w:t>내</w:t>
      </w:r>
      <w:r w:rsidRPr="00CB2B3F">
        <w:rPr>
          <w:bCs/>
          <w:szCs w:val="22"/>
        </w:rPr>
        <w:t xml:space="preserve"> </w:t>
      </w:r>
      <w:r w:rsidRPr="00CB2B3F">
        <w:rPr>
          <w:bCs/>
          <w:szCs w:val="22"/>
        </w:rPr>
        <w:t>시흥물류센터</w:t>
      </w:r>
      <w:r w:rsidRPr="00CB2B3F">
        <w:rPr>
          <w:bCs/>
          <w:szCs w:val="22"/>
        </w:rPr>
        <w:t xml:space="preserve"> </w:t>
      </w:r>
      <w:r w:rsidRPr="00CB2B3F">
        <w:rPr>
          <w:bCs/>
          <w:szCs w:val="22"/>
        </w:rPr>
        <w:t>관련</w:t>
      </w:r>
      <w:r w:rsidRPr="00CB2B3F">
        <w:rPr>
          <w:bCs/>
          <w:szCs w:val="22"/>
        </w:rPr>
        <w:t xml:space="preserve"> </w:t>
      </w:r>
      <w:r w:rsidRPr="00CB2B3F">
        <w:rPr>
          <w:bCs/>
          <w:szCs w:val="22"/>
        </w:rPr>
        <w:t>일부</w:t>
      </w:r>
      <w:r w:rsidRPr="00CB2B3F">
        <w:rPr>
          <w:bCs/>
          <w:szCs w:val="22"/>
        </w:rPr>
        <w:t xml:space="preserve"> </w:t>
      </w:r>
      <w:r w:rsidRPr="00CB2B3F">
        <w:rPr>
          <w:bCs/>
          <w:szCs w:val="22"/>
        </w:rPr>
        <w:t>토지</w:t>
      </w:r>
      <w:r w:rsidRPr="00CB2B3F">
        <w:rPr>
          <w:bCs/>
          <w:szCs w:val="22"/>
        </w:rPr>
        <w:t>(</w:t>
      </w:r>
      <w:r w:rsidRPr="00CB2B3F">
        <w:rPr>
          <w:bCs/>
          <w:szCs w:val="22"/>
        </w:rPr>
        <w:t>지목</w:t>
      </w:r>
      <w:r w:rsidRPr="00CB2B3F">
        <w:rPr>
          <w:bCs/>
          <w:szCs w:val="22"/>
        </w:rPr>
        <w:t xml:space="preserve">: </w:t>
      </w:r>
      <w:proofErr w:type="spellStart"/>
      <w:r w:rsidRPr="00CB2B3F">
        <w:rPr>
          <w:bCs/>
          <w:szCs w:val="22"/>
        </w:rPr>
        <w:t>잡종지</w:t>
      </w:r>
      <w:proofErr w:type="spellEnd"/>
      <w:r w:rsidRPr="00CB2B3F">
        <w:rPr>
          <w:bCs/>
          <w:szCs w:val="22"/>
        </w:rPr>
        <w:t>)</w:t>
      </w:r>
      <w:r w:rsidRPr="00CB2B3F">
        <w:rPr>
          <w:bCs/>
          <w:szCs w:val="22"/>
        </w:rPr>
        <w:t>에</w:t>
      </w:r>
      <w:r w:rsidRPr="00CB2B3F">
        <w:rPr>
          <w:bCs/>
          <w:szCs w:val="22"/>
        </w:rPr>
        <w:t xml:space="preserve"> </w:t>
      </w:r>
      <w:r w:rsidRPr="00CB2B3F">
        <w:rPr>
          <w:bCs/>
          <w:szCs w:val="22"/>
        </w:rPr>
        <w:t>대한</w:t>
      </w:r>
      <w:r w:rsidRPr="00CB2B3F">
        <w:rPr>
          <w:bCs/>
          <w:szCs w:val="22"/>
        </w:rPr>
        <w:t xml:space="preserve"> </w:t>
      </w:r>
      <w:r w:rsidRPr="00CB2B3F">
        <w:rPr>
          <w:bCs/>
          <w:szCs w:val="22"/>
        </w:rPr>
        <w:t>불법</w:t>
      </w:r>
      <w:r w:rsidRPr="00CB2B3F">
        <w:rPr>
          <w:bCs/>
          <w:szCs w:val="22"/>
        </w:rPr>
        <w:t xml:space="preserve"> </w:t>
      </w:r>
      <w:r w:rsidRPr="00CB2B3F">
        <w:rPr>
          <w:bCs/>
          <w:szCs w:val="22"/>
        </w:rPr>
        <w:t>형질</w:t>
      </w:r>
      <w:r w:rsidRPr="00CB2B3F">
        <w:rPr>
          <w:bCs/>
          <w:szCs w:val="22"/>
        </w:rPr>
        <w:t xml:space="preserve"> </w:t>
      </w:r>
      <w:r w:rsidRPr="00CB2B3F">
        <w:rPr>
          <w:bCs/>
          <w:szCs w:val="22"/>
        </w:rPr>
        <w:t>변경</w:t>
      </w:r>
      <w:r w:rsidRPr="00CB2B3F">
        <w:rPr>
          <w:bCs/>
          <w:szCs w:val="22"/>
        </w:rPr>
        <w:t>(</w:t>
      </w:r>
      <w:r w:rsidRPr="00CB2B3F">
        <w:rPr>
          <w:bCs/>
          <w:szCs w:val="22"/>
        </w:rPr>
        <w:t>주차장으로</w:t>
      </w:r>
      <w:r w:rsidRPr="00CB2B3F">
        <w:rPr>
          <w:bCs/>
          <w:szCs w:val="22"/>
        </w:rPr>
        <w:t xml:space="preserve"> </w:t>
      </w:r>
      <w:r w:rsidRPr="00CB2B3F">
        <w:rPr>
          <w:bCs/>
          <w:szCs w:val="22"/>
        </w:rPr>
        <w:t>사용하기</w:t>
      </w:r>
      <w:r w:rsidRPr="00CB2B3F">
        <w:rPr>
          <w:bCs/>
          <w:szCs w:val="22"/>
        </w:rPr>
        <w:t xml:space="preserve"> </w:t>
      </w:r>
      <w:r w:rsidRPr="00CB2B3F">
        <w:rPr>
          <w:bCs/>
          <w:szCs w:val="22"/>
        </w:rPr>
        <w:t>위한</w:t>
      </w:r>
      <w:r w:rsidRPr="00CB2B3F">
        <w:rPr>
          <w:bCs/>
          <w:szCs w:val="22"/>
        </w:rPr>
        <w:t xml:space="preserve"> </w:t>
      </w:r>
      <w:proofErr w:type="spellStart"/>
      <w:r w:rsidRPr="00CB2B3F">
        <w:rPr>
          <w:bCs/>
          <w:szCs w:val="22"/>
        </w:rPr>
        <w:t>아스콘</w:t>
      </w:r>
      <w:proofErr w:type="spellEnd"/>
      <w:r w:rsidRPr="00CB2B3F">
        <w:rPr>
          <w:bCs/>
          <w:szCs w:val="22"/>
        </w:rPr>
        <w:t xml:space="preserve"> </w:t>
      </w:r>
      <w:r w:rsidRPr="00CB2B3F">
        <w:rPr>
          <w:bCs/>
          <w:szCs w:val="22"/>
        </w:rPr>
        <w:t>포장</w:t>
      </w:r>
      <w:r w:rsidRPr="00CB2B3F">
        <w:rPr>
          <w:bCs/>
          <w:szCs w:val="22"/>
        </w:rPr>
        <w:t xml:space="preserve"> </w:t>
      </w:r>
      <w:r w:rsidRPr="00CB2B3F">
        <w:rPr>
          <w:bCs/>
          <w:szCs w:val="22"/>
        </w:rPr>
        <w:t>행위</w:t>
      </w:r>
      <w:r w:rsidRPr="00CB2B3F">
        <w:rPr>
          <w:bCs/>
          <w:szCs w:val="22"/>
        </w:rPr>
        <w:t>)</w:t>
      </w:r>
      <w:r w:rsidRPr="00CB2B3F">
        <w:rPr>
          <w:bCs/>
          <w:szCs w:val="22"/>
        </w:rPr>
        <w:t>으로</w:t>
      </w:r>
      <w:r w:rsidRPr="00CB2B3F">
        <w:rPr>
          <w:bCs/>
          <w:szCs w:val="22"/>
        </w:rPr>
        <w:t xml:space="preserve"> </w:t>
      </w:r>
      <w:r w:rsidRPr="00CB2B3F">
        <w:rPr>
          <w:bCs/>
          <w:szCs w:val="22"/>
        </w:rPr>
        <w:t>인하여</w:t>
      </w:r>
      <w:r w:rsidRPr="00CB2B3F">
        <w:rPr>
          <w:bCs/>
          <w:szCs w:val="22"/>
        </w:rPr>
        <w:t xml:space="preserve"> </w:t>
      </w:r>
      <w:r w:rsidRPr="00CB2B3F">
        <w:rPr>
          <w:bCs/>
          <w:szCs w:val="22"/>
        </w:rPr>
        <w:t>관한</w:t>
      </w:r>
      <w:r w:rsidRPr="00CB2B3F">
        <w:rPr>
          <w:bCs/>
          <w:szCs w:val="22"/>
        </w:rPr>
        <w:t xml:space="preserve"> </w:t>
      </w:r>
      <w:r w:rsidRPr="00CB2B3F">
        <w:rPr>
          <w:bCs/>
          <w:szCs w:val="22"/>
        </w:rPr>
        <w:t>행정기관으로부터</w:t>
      </w:r>
      <w:r w:rsidRPr="00CB2B3F">
        <w:rPr>
          <w:bCs/>
          <w:szCs w:val="22"/>
        </w:rPr>
        <w:t xml:space="preserve"> </w:t>
      </w:r>
      <w:r w:rsidRPr="00CB2B3F">
        <w:rPr>
          <w:bCs/>
          <w:szCs w:val="22"/>
        </w:rPr>
        <w:t>시정명령을</w:t>
      </w:r>
      <w:r w:rsidRPr="00CB2B3F">
        <w:rPr>
          <w:bCs/>
          <w:szCs w:val="22"/>
        </w:rPr>
        <w:t xml:space="preserve"> </w:t>
      </w:r>
      <w:r w:rsidRPr="00CB2B3F">
        <w:rPr>
          <w:bCs/>
          <w:szCs w:val="22"/>
        </w:rPr>
        <w:t>받</w:t>
      </w:r>
      <w:r>
        <w:rPr>
          <w:rFonts w:hint="eastAsia"/>
          <w:bCs/>
          <w:szCs w:val="22"/>
        </w:rPr>
        <w:t>음</w:t>
      </w:r>
      <w:r>
        <w:rPr>
          <w:rFonts w:hint="eastAsia"/>
          <w:bCs/>
          <w:szCs w:val="22"/>
        </w:rPr>
        <w:t>.</w:t>
      </w:r>
      <w:r>
        <w:rPr>
          <w:bCs/>
          <w:szCs w:val="22"/>
        </w:rPr>
        <w:t xml:space="preserve"> </w:t>
      </w:r>
      <w:r>
        <w:rPr>
          <w:rFonts w:hint="eastAsia"/>
          <w:bCs/>
          <w:szCs w:val="22"/>
        </w:rPr>
        <w:t>대상회사는</w:t>
      </w:r>
      <w:r>
        <w:rPr>
          <w:rFonts w:hint="eastAsia"/>
          <w:bCs/>
          <w:szCs w:val="22"/>
        </w:rPr>
        <w:t xml:space="preserve"> </w:t>
      </w:r>
      <w:r>
        <w:rPr>
          <w:rFonts w:hint="eastAsia"/>
          <w:bCs/>
          <w:szCs w:val="22"/>
        </w:rPr>
        <w:t>시흥시와</w:t>
      </w:r>
      <w:r w:rsidRPr="00CB2B3F">
        <w:rPr>
          <w:bCs/>
          <w:szCs w:val="22"/>
        </w:rPr>
        <w:t xml:space="preserve"> </w:t>
      </w:r>
      <w:r>
        <w:rPr>
          <w:rFonts w:hint="eastAsia"/>
          <w:bCs/>
          <w:szCs w:val="22"/>
        </w:rPr>
        <w:t>위</w:t>
      </w:r>
      <w:r>
        <w:rPr>
          <w:rFonts w:hint="eastAsia"/>
          <w:bCs/>
          <w:szCs w:val="22"/>
        </w:rPr>
        <w:t xml:space="preserve"> </w:t>
      </w:r>
      <w:r w:rsidRPr="00CB2B3F">
        <w:rPr>
          <w:bCs/>
          <w:szCs w:val="22"/>
        </w:rPr>
        <w:t>시정명령</w:t>
      </w:r>
      <w:r>
        <w:rPr>
          <w:rFonts w:hint="eastAsia"/>
          <w:bCs/>
          <w:szCs w:val="22"/>
        </w:rPr>
        <w:t>과</w:t>
      </w:r>
      <w:r w:rsidRPr="00CB2B3F">
        <w:rPr>
          <w:bCs/>
          <w:szCs w:val="22"/>
        </w:rPr>
        <w:t xml:space="preserve"> </w:t>
      </w:r>
      <w:r w:rsidRPr="00CB2B3F">
        <w:rPr>
          <w:bCs/>
          <w:szCs w:val="22"/>
        </w:rPr>
        <w:t>관련하여</w:t>
      </w:r>
      <w:r w:rsidRPr="00CB2B3F">
        <w:rPr>
          <w:bCs/>
          <w:szCs w:val="22"/>
        </w:rPr>
        <w:t xml:space="preserve"> </w:t>
      </w:r>
      <w:r w:rsidRPr="00CB2B3F">
        <w:rPr>
          <w:bCs/>
          <w:szCs w:val="22"/>
        </w:rPr>
        <w:t>협의</w:t>
      </w:r>
      <w:r>
        <w:rPr>
          <w:rFonts w:hint="eastAsia"/>
          <w:bCs/>
          <w:szCs w:val="22"/>
        </w:rPr>
        <w:t>를</w:t>
      </w:r>
      <w:r w:rsidRPr="00CB2B3F">
        <w:rPr>
          <w:bCs/>
          <w:szCs w:val="22"/>
        </w:rPr>
        <w:t xml:space="preserve"> </w:t>
      </w:r>
      <w:r w:rsidRPr="00CB2B3F">
        <w:rPr>
          <w:bCs/>
          <w:szCs w:val="22"/>
        </w:rPr>
        <w:t>진행</w:t>
      </w:r>
      <w:r>
        <w:rPr>
          <w:rFonts w:hint="eastAsia"/>
          <w:bCs/>
          <w:szCs w:val="22"/>
        </w:rPr>
        <w:t xml:space="preserve"> </w:t>
      </w:r>
      <w:r w:rsidRPr="00CB2B3F">
        <w:rPr>
          <w:bCs/>
          <w:szCs w:val="22"/>
        </w:rPr>
        <w:t>중</w:t>
      </w:r>
      <w:r>
        <w:rPr>
          <w:rFonts w:hint="eastAsia"/>
          <w:bCs/>
          <w:szCs w:val="22"/>
        </w:rPr>
        <w:t>임</w:t>
      </w:r>
      <w:r>
        <w:rPr>
          <w:rFonts w:hint="eastAsia"/>
          <w:bCs/>
          <w:szCs w:val="22"/>
        </w:rPr>
        <w:t>.</w:t>
      </w:r>
      <w:r>
        <w:rPr>
          <w:bCs/>
          <w:szCs w:val="22"/>
        </w:rPr>
        <w:t xml:space="preserve"> </w:t>
      </w:r>
      <w:r>
        <w:rPr>
          <w:rFonts w:hint="eastAsia"/>
          <w:bCs/>
          <w:szCs w:val="22"/>
        </w:rPr>
        <w:t>또한</w:t>
      </w:r>
      <w:r>
        <w:rPr>
          <w:rFonts w:hint="eastAsia"/>
          <w:bCs/>
          <w:szCs w:val="22"/>
        </w:rPr>
        <w:t>,</w:t>
      </w:r>
      <w:r>
        <w:rPr>
          <w:bCs/>
          <w:szCs w:val="22"/>
        </w:rPr>
        <w:t xml:space="preserve"> </w:t>
      </w:r>
      <w:r>
        <w:rPr>
          <w:rFonts w:hint="eastAsia"/>
          <w:bCs/>
          <w:szCs w:val="22"/>
        </w:rPr>
        <w:t>대상회사는</w:t>
      </w:r>
      <w:r>
        <w:rPr>
          <w:rFonts w:hint="eastAsia"/>
          <w:bCs/>
          <w:szCs w:val="22"/>
        </w:rPr>
        <w:t xml:space="preserve"> </w:t>
      </w:r>
      <w:r>
        <w:rPr>
          <w:rFonts w:hint="eastAsia"/>
          <w:bCs/>
          <w:szCs w:val="22"/>
        </w:rPr>
        <w:t>시흥시가</w:t>
      </w:r>
      <w:r>
        <w:rPr>
          <w:rFonts w:hint="eastAsia"/>
          <w:bCs/>
          <w:szCs w:val="22"/>
        </w:rPr>
        <w:t xml:space="preserve"> </w:t>
      </w:r>
      <w:r>
        <w:rPr>
          <w:rFonts w:hint="eastAsia"/>
          <w:bCs/>
          <w:szCs w:val="22"/>
        </w:rPr>
        <w:t>위</w:t>
      </w:r>
      <w:r>
        <w:rPr>
          <w:rFonts w:hint="eastAsia"/>
          <w:bCs/>
          <w:szCs w:val="22"/>
        </w:rPr>
        <w:t xml:space="preserve"> </w:t>
      </w:r>
      <w:r>
        <w:rPr>
          <w:rFonts w:hint="eastAsia"/>
          <w:bCs/>
          <w:szCs w:val="22"/>
        </w:rPr>
        <w:t>불법</w:t>
      </w:r>
      <w:r>
        <w:rPr>
          <w:rFonts w:hint="eastAsia"/>
          <w:bCs/>
          <w:szCs w:val="22"/>
        </w:rPr>
        <w:t xml:space="preserve"> </w:t>
      </w:r>
      <w:r>
        <w:rPr>
          <w:rFonts w:hint="eastAsia"/>
          <w:bCs/>
          <w:szCs w:val="22"/>
        </w:rPr>
        <w:t>형질</w:t>
      </w:r>
      <w:r>
        <w:rPr>
          <w:rFonts w:hint="eastAsia"/>
          <w:bCs/>
          <w:szCs w:val="22"/>
        </w:rPr>
        <w:t xml:space="preserve"> </w:t>
      </w:r>
      <w:r>
        <w:rPr>
          <w:rFonts w:hint="eastAsia"/>
          <w:bCs/>
          <w:szCs w:val="22"/>
        </w:rPr>
        <w:t>변경에</w:t>
      </w:r>
      <w:r>
        <w:rPr>
          <w:rFonts w:hint="eastAsia"/>
          <w:bCs/>
          <w:szCs w:val="22"/>
        </w:rPr>
        <w:t xml:space="preserve"> </w:t>
      </w:r>
      <w:r>
        <w:rPr>
          <w:rFonts w:hint="eastAsia"/>
          <w:bCs/>
          <w:szCs w:val="22"/>
        </w:rPr>
        <w:t>대하여</w:t>
      </w:r>
      <w:r>
        <w:rPr>
          <w:rFonts w:hint="eastAsia"/>
          <w:bCs/>
          <w:szCs w:val="22"/>
        </w:rPr>
        <w:t xml:space="preserve"> </w:t>
      </w:r>
      <w:r>
        <w:rPr>
          <w:rFonts w:hint="eastAsia"/>
          <w:bCs/>
          <w:szCs w:val="22"/>
        </w:rPr>
        <w:t>사후</w:t>
      </w:r>
      <w:r>
        <w:rPr>
          <w:rFonts w:hint="eastAsia"/>
          <w:bCs/>
          <w:szCs w:val="22"/>
        </w:rPr>
        <w:t xml:space="preserve"> </w:t>
      </w:r>
      <w:r>
        <w:rPr>
          <w:rFonts w:hint="eastAsia"/>
          <w:bCs/>
          <w:szCs w:val="22"/>
        </w:rPr>
        <w:t>허가를</w:t>
      </w:r>
      <w:r>
        <w:rPr>
          <w:rFonts w:hint="eastAsia"/>
          <w:bCs/>
          <w:szCs w:val="22"/>
        </w:rPr>
        <w:t xml:space="preserve"> </w:t>
      </w:r>
      <w:r>
        <w:rPr>
          <w:rFonts w:hint="eastAsia"/>
          <w:bCs/>
          <w:szCs w:val="22"/>
        </w:rPr>
        <w:t>거부할</w:t>
      </w:r>
      <w:r>
        <w:rPr>
          <w:rFonts w:hint="eastAsia"/>
          <w:bCs/>
          <w:szCs w:val="22"/>
        </w:rPr>
        <w:t xml:space="preserve"> </w:t>
      </w:r>
      <w:r>
        <w:rPr>
          <w:rFonts w:hint="eastAsia"/>
          <w:bCs/>
          <w:szCs w:val="22"/>
        </w:rPr>
        <w:t>경우</w:t>
      </w:r>
      <w:r>
        <w:rPr>
          <w:rFonts w:hint="eastAsia"/>
          <w:bCs/>
          <w:szCs w:val="22"/>
        </w:rPr>
        <w:t xml:space="preserve"> </w:t>
      </w:r>
      <w:r>
        <w:rPr>
          <w:rFonts w:hint="eastAsia"/>
          <w:bCs/>
          <w:szCs w:val="22"/>
        </w:rPr>
        <w:t>주차장을</w:t>
      </w:r>
      <w:r>
        <w:rPr>
          <w:rFonts w:hint="eastAsia"/>
          <w:bCs/>
          <w:szCs w:val="22"/>
        </w:rPr>
        <w:t xml:space="preserve"> </w:t>
      </w:r>
      <w:proofErr w:type="spellStart"/>
      <w:r>
        <w:rPr>
          <w:rFonts w:hint="eastAsia"/>
          <w:bCs/>
          <w:szCs w:val="22"/>
        </w:rPr>
        <w:t>원상복구할</w:t>
      </w:r>
      <w:proofErr w:type="spellEnd"/>
      <w:r>
        <w:rPr>
          <w:rFonts w:hint="eastAsia"/>
          <w:bCs/>
          <w:szCs w:val="22"/>
        </w:rPr>
        <w:t xml:space="preserve"> </w:t>
      </w:r>
      <w:r>
        <w:rPr>
          <w:rFonts w:hint="eastAsia"/>
          <w:bCs/>
          <w:szCs w:val="22"/>
        </w:rPr>
        <w:t>예정이라고</w:t>
      </w:r>
      <w:r>
        <w:rPr>
          <w:rFonts w:hint="eastAsia"/>
          <w:bCs/>
          <w:szCs w:val="22"/>
        </w:rPr>
        <w:t xml:space="preserve"> </w:t>
      </w:r>
      <w:r>
        <w:rPr>
          <w:rFonts w:hint="eastAsia"/>
          <w:bCs/>
          <w:szCs w:val="22"/>
        </w:rPr>
        <w:t>함</w:t>
      </w:r>
      <w:r>
        <w:rPr>
          <w:rFonts w:hint="eastAsia"/>
          <w:bCs/>
          <w:szCs w:val="22"/>
        </w:rPr>
        <w:t>.</w:t>
      </w:r>
    </w:p>
    <w:p w14:paraId="15ECEBB7" w14:textId="77777777" w:rsidR="00026A7E" w:rsidRPr="00CB2B3F" w:rsidRDefault="00026A7E" w:rsidP="00026A7E">
      <w:pPr>
        <w:spacing w:after="240"/>
        <w:ind w:left="907"/>
        <w:rPr>
          <w:bCs/>
          <w:szCs w:val="22"/>
          <w:u w:val="single"/>
        </w:rPr>
      </w:pPr>
      <w:r w:rsidRPr="00CB2B3F">
        <w:rPr>
          <w:bCs/>
          <w:szCs w:val="22"/>
        </w:rPr>
        <w:t>또한</w:t>
      </w:r>
      <w:r w:rsidRPr="00CB2B3F">
        <w:rPr>
          <w:bCs/>
          <w:szCs w:val="22"/>
        </w:rPr>
        <w:t xml:space="preserve">, </w:t>
      </w:r>
      <w:r w:rsidRPr="00CB2B3F">
        <w:rPr>
          <w:bCs/>
          <w:szCs w:val="22"/>
        </w:rPr>
        <w:t>자체</w:t>
      </w:r>
      <w:r w:rsidRPr="00CB2B3F">
        <w:rPr>
          <w:bCs/>
          <w:szCs w:val="22"/>
        </w:rPr>
        <w:t xml:space="preserve"> </w:t>
      </w:r>
      <w:r w:rsidRPr="00CB2B3F">
        <w:rPr>
          <w:bCs/>
          <w:szCs w:val="22"/>
        </w:rPr>
        <w:t>확인한</w:t>
      </w:r>
      <w:r w:rsidRPr="00CB2B3F">
        <w:rPr>
          <w:bCs/>
          <w:szCs w:val="22"/>
        </w:rPr>
        <w:t xml:space="preserve"> </w:t>
      </w:r>
      <w:r w:rsidRPr="00CB2B3F">
        <w:rPr>
          <w:bCs/>
          <w:szCs w:val="22"/>
        </w:rPr>
        <w:t>위성사진에</w:t>
      </w:r>
      <w:r w:rsidRPr="00CB2B3F">
        <w:rPr>
          <w:bCs/>
          <w:szCs w:val="22"/>
        </w:rPr>
        <w:t xml:space="preserve"> </w:t>
      </w:r>
      <w:r w:rsidRPr="00CB2B3F">
        <w:rPr>
          <w:bCs/>
          <w:szCs w:val="22"/>
        </w:rPr>
        <w:t>의하면</w:t>
      </w:r>
      <w:r w:rsidRPr="00CB2B3F">
        <w:rPr>
          <w:bCs/>
          <w:szCs w:val="22"/>
        </w:rPr>
        <w:t xml:space="preserve"> </w:t>
      </w:r>
      <w:r w:rsidRPr="00CB2B3F">
        <w:rPr>
          <w:bCs/>
          <w:szCs w:val="22"/>
        </w:rPr>
        <w:t>아래</w:t>
      </w:r>
      <w:r w:rsidRPr="00CB2B3F">
        <w:rPr>
          <w:bCs/>
          <w:szCs w:val="22"/>
        </w:rPr>
        <w:t xml:space="preserve"> </w:t>
      </w:r>
      <w:r>
        <w:rPr>
          <w:rFonts w:hint="eastAsia"/>
          <w:bCs/>
          <w:szCs w:val="22"/>
        </w:rPr>
        <w:t>붉은색으로</w:t>
      </w:r>
      <w:r w:rsidRPr="00CB2B3F">
        <w:rPr>
          <w:bCs/>
          <w:szCs w:val="22"/>
        </w:rPr>
        <w:t xml:space="preserve"> </w:t>
      </w:r>
      <w:proofErr w:type="spellStart"/>
      <w:r w:rsidRPr="00CB2B3F">
        <w:rPr>
          <w:bCs/>
          <w:szCs w:val="22"/>
        </w:rPr>
        <w:t>표</w:t>
      </w:r>
      <w:r>
        <w:rPr>
          <w:rFonts w:hint="eastAsia"/>
          <w:bCs/>
          <w:szCs w:val="22"/>
        </w:rPr>
        <w:t>된</w:t>
      </w:r>
      <w:proofErr w:type="spellEnd"/>
      <w:r w:rsidRPr="00CB2B3F">
        <w:rPr>
          <w:bCs/>
          <w:szCs w:val="22"/>
        </w:rPr>
        <w:t xml:space="preserve"> </w:t>
      </w:r>
      <w:r w:rsidRPr="00CB2B3F">
        <w:rPr>
          <w:bCs/>
          <w:szCs w:val="22"/>
        </w:rPr>
        <w:t>시흥물류센터</w:t>
      </w:r>
      <w:r w:rsidRPr="00CB2B3F">
        <w:rPr>
          <w:bCs/>
          <w:szCs w:val="22"/>
        </w:rPr>
        <w:t xml:space="preserve"> </w:t>
      </w:r>
      <w:r w:rsidRPr="00CB2B3F">
        <w:rPr>
          <w:bCs/>
          <w:szCs w:val="22"/>
        </w:rPr>
        <w:t>토지</w:t>
      </w:r>
      <w:r w:rsidRPr="00CB2B3F">
        <w:rPr>
          <w:bCs/>
          <w:szCs w:val="22"/>
        </w:rPr>
        <w:t>(</w:t>
      </w:r>
      <w:r w:rsidRPr="00CB2B3F">
        <w:rPr>
          <w:bCs/>
          <w:szCs w:val="22"/>
        </w:rPr>
        <w:t>지목</w:t>
      </w:r>
      <w:r w:rsidRPr="00CB2B3F">
        <w:rPr>
          <w:bCs/>
          <w:szCs w:val="22"/>
        </w:rPr>
        <w:t xml:space="preserve">: </w:t>
      </w:r>
      <w:r w:rsidRPr="00CB2B3F">
        <w:rPr>
          <w:bCs/>
          <w:szCs w:val="22"/>
        </w:rPr>
        <w:t>임야</w:t>
      </w:r>
      <w:r w:rsidRPr="00CB2B3F">
        <w:rPr>
          <w:bCs/>
          <w:szCs w:val="22"/>
        </w:rPr>
        <w:t xml:space="preserve">, </w:t>
      </w:r>
      <w:r w:rsidRPr="00CB2B3F">
        <w:rPr>
          <w:bCs/>
          <w:szCs w:val="22"/>
        </w:rPr>
        <w:t>보전산지</w:t>
      </w:r>
      <w:r w:rsidRPr="00CB2B3F">
        <w:rPr>
          <w:bCs/>
          <w:szCs w:val="22"/>
        </w:rPr>
        <w:t xml:space="preserve"> </w:t>
      </w:r>
      <w:r w:rsidRPr="00CB2B3F">
        <w:rPr>
          <w:bCs/>
          <w:szCs w:val="22"/>
        </w:rPr>
        <w:t>중</w:t>
      </w:r>
      <w:r w:rsidRPr="00CB2B3F">
        <w:rPr>
          <w:bCs/>
          <w:szCs w:val="22"/>
        </w:rPr>
        <w:t xml:space="preserve"> </w:t>
      </w:r>
      <w:proofErr w:type="spellStart"/>
      <w:r w:rsidRPr="00CB2B3F">
        <w:rPr>
          <w:bCs/>
          <w:szCs w:val="22"/>
        </w:rPr>
        <w:t>공익용산지</w:t>
      </w:r>
      <w:proofErr w:type="spellEnd"/>
      <w:r w:rsidRPr="00CB2B3F">
        <w:rPr>
          <w:bCs/>
          <w:szCs w:val="22"/>
        </w:rPr>
        <w:t>)</w:t>
      </w:r>
      <w:r w:rsidRPr="00CB2B3F">
        <w:rPr>
          <w:bCs/>
          <w:szCs w:val="22"/>
        </w:rPr>
        <w:t>를</w:t>
      </w:r>
      <w:r w:rsidRPr="00CB2B3F">
        <w:rPr>
          <w:bCs/>
          <w:szCs w:val="22"/>
        </w:rPr>
        <w:t xml:space="preserve"> </w:t>
      </w:r>
      <w:r w:rsidRPr="00CB2B3F">
        <w:rPr>
          <w:bCs/>
          <w:szCs w:val="22"/>
        </w:rPr>
        <w:t>산지가</w:t>
      </w:r>
      <w:r w:rsidRPr="00CB2B3F">
        <w:rPr>
          <w:bCs/>
          <w:szCs w:val="22"/>
        </w:rPr>
        <w:t xml:space="preserve"> </w:t>
      </w:r>
      <w:r w:rsidRPr="00CB2B3F">
        <w:rPr>
          <w:bCs/>
          <w:szCs w:val="22"/>
        </w:rPr>
        <w:t>아닌</w:t>
      </w:r>
      <w:r w:rsidRPr="00CB2B3F">
        <w:rPr>
          <w:bCs/>
          <w:szCs w:val="22"/>
        </w:rPr>
        <w:t xml:space="preserve"> </w:t>
      </w:r>
      <w:r w:rsidRPr="00CB2B3F">
        <w:rPr>
          <w:bCs/>
          <w:szCs w:val="22"/>
        </w:rPr>
        <w:t>다른</w:t>
      </w:r>
      <w:r w:rsidRPr="00CB2B3F">
        <w:rPr>
          <w:bCs/>
          <w:szCs w:val="22"/>
        </w:rPr>
        <w:t xml:space="preserve"> </w:t>
      </w:r>
      <w:r w:rsidRPr="00CB2B3F">
        <w:rPr>
          <w:bCs/>
          <w:szCs w:val="22"/>
        </w:rPr>
        <w:t>용도로</w:t>
      </w:r>
      <w:r w:rsidRPr="00CB2B3F">
        <w:rPr>
          <w:bCs/>
          <w:szCs w:val="22"/>
        </w:rPr>
        <w:t xml:space="preserve"> </w:t>
      </w:r>
      <w:r w:rsidRPr="00CB2B3F">
        <w:rPr>
          <w:bCs/>
          <w:szCs w:val="22"/>
        </w:rPr>
        <w:t>사용하고</w:t>
      </w:r>
      <w:r w:rsidRPr="00CB2B3F">
        <w:rPr>
          <w:bCs/>
          <w:szCs w:val="22"/>
        </w:rPr>
        <w:t xml:space="preserve"> </w:t>
      </w:r>
      <w:r w:rsidRPr="00CB2B3F">
        <w:rPr>
          <w:bCs/>
          <w:szCs w:val="22"/>
        </w:rPr>
        <w:t>있는</w:t>
      </w:r>
      <w:r w:rsidRPr="00CB2B3F">
        <w:rPr>
          <w:bCs/>
          <w:szCs w:val="22"/>
        </w:rPr>
        <w:t xml:space="preserve"> </w:t>
      </w:r>
      <w:r w:rsidRPr="00CB2B3F">
        <w:rPr>
          <w:bCs/>
          <w:szCs w:val="22"/>
        </w:rPr>
        <w:t>것으로</w:t>
      </w:r>
      <w:r>
        <w:rPr>
          <w:bCs/>
          <w:szCs w:val="22"/>
        </w:rPr>
        <w:t xml:space="preserve"> </w:t>
      </w:r>
      <w:r>
        <w:rPr>
          <w:rFonts w:hint="eastAsia"/>
          <w:bCs/>
          <w:szCs w:val="22"/>
        </w:rPr>
        <w:t>보임</w:t>
      </w:r>
      <w:r>
        <w:rPr>
          <w:rFonts w:hint="eastAsia"/>
          <w:bCs/>
          <w:szCs w:val="22"/>
        </w:rPr>
        <w:t>.</w:t>
      </w:r>
      <w:r>
        <w:rPr>
          <w:bCs/>
          <w:szCs w:val="22"/>
        </w:rPr>
        <w:t xml:space="preserve"> </w:t>
      </w:r>
      <w:r>
        <w:rPr>
          <w:rFonts w:hint="eastAsia"/>
          <w:bCs/>
          <w:szCs w:val="22"/>
        </w:rPr>
        <w:t>그러나</w:t>
      </w:r>
      <w:r>
        <w:rPr>
          <w:rFonts w:hint="eastAsia"/>
          <w:bCs/>
          <w:szCs w:val="22"/>
        </w:rPr>
        <w:t>,</w:t>
      </w:r>
      <w:r>
        <w:rPr>
          <w:bCs/>
          <w:szCs w:val="22"/>
        </w:rPr>
        <w:t xml:space="preserve"> </w:t>
      </w:r>
      <w:r>
        <w:rPr>
          <w:rFonts w:hint="eastAsia"/>
          <w:bCs/>
          <w:szCs w:val="22"/>
        </w:rPr>
        <w:t>답변에</w:t>
      </w:r>
      <w:r>
        <w:rPr>
          <w:rFonts w:hint="eastAsia"/>
          <w:bCs/>
          <w:szCs w:val="22"/>
        </w:rPr>
        <w:t xml:space="preserve"> </w:t>
      </w:r>
      <w:r>
        <w:rPr>
          <w:rFonts w:hint="eastAsia"/>
          <w:bCs/>
          <w:szCs w:val="22"/>
        </w:rPr>
        <w:t>의하면</w:t>
      </w:r>
      <w:r>
        <w:rPr>
          <w:rFonts w:hint="eastAsia"/>
          <w:bCs/>
          <w:szCs w:val="22"/>
        </w:rPr>
        <w:t>,</w:t>
      </w:r>
      <w:r>
        <w:rPr>
          <w:bCs/>
          <w:szCs w:val="22"/>
        </w:rPr>
        <w:t xml:space="preserve"> </w:t>
      </w:r>
      <w:r>
        <w:rPr>
          <w:rFonts w:hint="eastAsia"/>
          <w:bCs/>
          <w:szCs w:val="22"/>
        </w:rPr>
        <w:t>대상회사는</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산지의</w:t>
      </w:r>
      <w:r>
        <w:rPr>
          <w:rFonts w:hint="eastAsia"/>
          <w:bCs/>
          <w:szCs w:val="22"/>
        </w:rPr>
        <w:t xml:space="preserve"> </w:t>
      </w:r>
      <w:r>
        <w:rPr>
          <w:rFonts w:hint="eastAsia"/>
          <w:bCs/>
          <w:szCs w:val="22"/>
        </w:rPr>
        <w:t>형질을</w:t>
      </w:r>
      <w:r>
        <w:rPr>
          <w:rFonts w:hint="eastAsia"/>
          <w:bCs/>
          <w:szCs w:val="22"/>
        </w:rPr>
        <w:t xml:space="preserve"> </w:t>
      </w:r>
      <w:r>
        <w:rPr>
          <w:rFonts w:hint="eastAsia"/>
          <w:bCs/>
          <w:szCs w:val="22"/>
        </w:rPr>
        <w:t>변경하지</w:t>
      </w:r>
      <w:r>
        <w:rPr>
          <w:rFonts w:hint="eastAsia"/>
          <w:bCs/>
          <w:szCs w:val="22"/>
        </w:rPr>
        <w:t xml:space="preserve"> </w:t>
      </w:r>
      <w:r>
        <w:rPr>
          <w:rFonts w:hint="eastAsia"/>
          <w:bCs/>
          <w:szCs w:val="22"/>
        </w:rPr>
        <w:t>않았다고</w:t>
      </w:r>
      <w:r>
        <w:rPr>
          <w:rFonts w:hint="eastAsia"/>
          <w:bCs/>
          <w:szCs w:val="22"/>
        </w:rPr>
        <w:t xml:space="preserve"> </w:t>
      </w:r>
      <w:r>
        <w:rPr>
          <w:rFonts w:hint="eastAsia"/>
          <w:bCs/>
          <w:szCs w:val="22"/>
        </w:rPr>
        <w:t>함</w:t>
      </w:r>
      <w:r>
        <w:rPr>
          <w:rFonts w:hint="eastAsia"/>
          <w:bCs/>
          <w:szCs w:val="22"/>
        </w:rPr>
        <w:t>.</w:t>
      </w:r>
      <w:r>
        <w:rPr>
          <w:bCs/>
          <w:szCs w:val="22"/>
        </w:rPr>
        <w:br/>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8732"/>
      </w:tblGrid>
      <w:tr w:rsidR="00026A7E" w:rsidRPr="00CB2B3F" w14:paraId="6599EF60" w14:textId="77777777" w:rsidTr="0091358C">
        <w:trPr>
          <w:trHeight w:val="340"/>
        </w:trPr>
        <w:tc>
          <w:tcPr>
            <w:tcW w:w="8732" w:type="dxa"/>
            <w:tcBorders>
              <w:bottom w:val="single" w:sz="4" w:space="0" w:color="404040" w:themeColor="text1" w:themeTint="BF"/>
            </w:tcBorders>
            <w:shd w:val="clear" w:color="auto" w:fill="DEEEEE"/>
            <w:vAlign w:val="center"/>
          </w:tcPr>
          <w:p w14:paraId="3D1B9117"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경기도</w:t>
            </w:r>
            <w:r w:rsidRPr="007B0EE3">
              <w:rPr>
                <w:snapToGrid w:val="0"/>
                <w:sz w:val="20"/>
                <w:szCs w:val="20"/>
              </w:rPr>
              <w:t xml:space="preserve"> </w:t>
            </w:r>
            <w:r w:rsidRPr="007B0EE3">
              <w:rPr>
                <w:snapToGrid w:val="0"/>
                <w:sz w:val="20"/>
                <w:szCs w:val="20"/>
              </w:rPr>
              <w:t>부동산</w:t>
            </w:r>
            <w:r w:rsidRPr="007B0EE3">
              <w:rPr>
                <w:snapToGrid w:val="0"/>
                <w:sz w:val="20"/>
                <w:szCs w:val="20"/>
              </w:rPr>
              <w:t xml:space="preserve"> </w:t>
            </w:r>
            <w:r w:rsidRPr="007B0EE3">
              <w:rPr>
                <w:snapToGrid w:val="0"/>
                <w:sz w:val="20"/>
                <w:szCs w:val="20"/>
              </w:rPr>
              <w:t>정보</w:t>
            </w:r>
            <w:r w:rsidRPr="007B0EE3">
              <w:rPr>
                <w:snapToGrid w:val="0"/>
                <w:sz w:val="20"/>
                <w:szCs w:val="20"/>
              </w:rPr>
              <w:t xml:space="preserve"> </w:t>
            </w:r>
            <w:r w:rsidRPr="007B0EE3">
              <w:rPr>
                <w:snapToGrid w:val="0"/>
                <w:sz w:val="20"/>
                <w:szCs w:val="20"/>
              </w:rPr>
              <w:t>서비스</w:t>
            </w:r>
            <w:r w:rsidRPr="007B0EE3">
              <w:rPr>
                <w:snapToGrid w:val="0"/>
                <w:sz w:val="20"/>
                <w:szCs w:val="20"/>
              </w:rPr>
              <w:t xml:space="preserve"> – </w:t>
            </w:r>
            <w:r w:rsidRPr="007B0EE3">
              <w:rPr>
                <w:snapToGrid w:val="0"/>
                <w:sz w:val="20"/>
                <w:szCs w:val="20"/>
              </w:rPr>
              <w:t>위성사진</w:t>
            </w:r>
          </w:p>
        </w:tc>
      </w:tr>
      <w:tr w:rsidR="00026A7E" w:rsidRPr="00CB2B3F" w14:paraId="40F8EF74" w14:textId="77777777" w:rsidTr="0091358C">
        <w:trPr>
          <w:trHeight w:val="340"/>
        </w:trPr>
        <w:tc>
          <w:tcPr>
            <w:tcW w:w="8732" w:type="dxa"/>
            <w:tcBorders>
              <w:top w:val="single" w:sz="4" w:space="0" w:color="404040" w:themeColor="text1" w:themeTint="BF"/>
              <w:bottom w:val="single" w:sz="4" w:space="0" w:color="404040" w:themeColor="text1" w:themeTint="BF"/>
            </w:tcBorders>
            <w:shd w:val="clear" w:color="auto" w:fill="auto"/>
            <w:vAlign w:val="center"/>
          </w:tcPr>
          <w:p w14:paraId="5D8135C7" w14:textId="77777777" w:rsidR="00026A7E" w:rsidRPr="007B0EE3" w:rsidRDefault="00026A7E" w:rsidP="0091358C">
            <w:pPr>
              <w:pStyle w:val="21"/>
              <w:spacing w:line="280" w:lineRule="atLeast"/>
              <w:jc w:val="center"/>
              <w:rPr>
                <w:snapToGrid w:val="0"/>
                <w:sz w:val="20"/>
                <w:szCs w:val="20"/>
              </w:rPr>
            </w:pPr>
            <w:r w:rsidRPr="007B0EE3">
              <w:rPr>
                <w:noProof/>
                <w:snapToGrid w:val="0"/>
                <w:sz w:val="20"/>
                <w:szCs w:val="20"/>
              </w:rPr>
              <w:drawing>
                <wp:inline distT="0" distB="0" distL="0" distR="0" wp14:anchorId="43E44132" wp14:editId="26A5F8FA">
                  <wp:extent cx="4981575" cy="4438650"/>
                  <wp:effectExtent l="0" t="0" r="9525" b="0"/>
                  <wp:docPr id="2" name="그림 2" descr="C:\Users\zygchang\Desktop\시흥물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ygchang\Desktop\시흥물류.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1575" cy="4438650"/>
                          </a:xfrm>
                          <a:prstGeom prst="rect">
                            <a:avLst/>
                          </a:prstGeom>
                          <a:noFill/>
                          <a:ln>
                            <a:noFill/>
                          </a:ln>
                        </pic:spPr>
                      </pic:pic>
                    </a:graphicData>
                  </a:graphic>
                </wp:inline>
              </w:drawing>
            </w:r>
          </w:p>
        </w:tc>
      </w:tr>
    </w:tbl>
    <w:p w14:paraId="29071F04" w14:textId="77777777" w:rsidR="00026A7E" w:rsidRPr="00CB2B3F" w:rsidRDefault="00026A7E" w:rsidP="00026A7E">
      <w:pPr>
        <w:spacing w:after="240"/>
        <w:ind w:left="907"/>
        <w:rPr>
          <w:bCs/>
          <w:szCs w:val="22"/>
          <w:u w:val="single"/>
        </w:rPr>
      </w:pPr>
    </w:p>
    <w:p w14:paraId="113DA92F" w14:textId="77777777" w:rsidR="00026A7E" w:rsidRPr="00CB2B3F" w:rsidRDefault="00026A7E" w:rsidP="00026A7E">
      <w:pPr>
        <w:numPr>
          <w:ilvl w:val="0"/>
          <w:numId w:val="81"/>
        </w:numPr>
        <w:spacing w:after="240"/>
        <w:rPr>
          <w:bCs/>
          <w:szCs w:val="22"/>
          <w:u w:val="single"/>
        </w:rPr>
      </w:pPr>
      <w:r w:rsidRPr="00CB2B3F">
        <w:rPr>
          <w:b/>
          <w:bCs/>
          <w:szCs w:val="22"/>
        </w:rPr>
        <w:t>분석</w:t>
      </w:r>
    </w:p>
    <w:p w14:paraId="0590238E" w14:textId="77777777" w:rsidR="00026A7E" w:rsidRPr="00CB2B3F" w:rsidRDefault="00026A7E" w:rsidP="00026A7E">
      <w:pPr>
        <w:spacing w:after="240"/>
        <w:ind w:left="907" w:firstLine="1"/>
        <w:rPr>
          <w:b/>
          <w:szCs w:val="22"/>
          <w:u w:val="single"/>
        </w:rPr>
      </w:pPr>
      <w:r w:rsidRPr="00CB2B3F">
        <w:rPr>
          <w:b/>
          <w:szCs w:val="22"/>
          <w:u w:val="single"/>
        </w:rPr>
        <w:lastRenderedPageBreak/>
        <w:t>개발제한구역</w:t>
      </w:r>
    </w:p>
    <w:p w14:paraId="05B0A9E6" w14:textId="77777777" w:rsidR="00026A7E" w:rsidRPr="00CB2B3F" w:rsidRDefault="00026A7E" w:rsidP="00026A7E">
      <w:pPr>
        <w:spacing w:after="240"/>
        <w:ind w:left="907" w:firstLine="1"/>
        <w:rPr>
          <w:szCs w:val="22"/>
        </w:rPr>
      </w:pPr>
      <w:r w:rsidRPr="00CB2B3F">
        <w:rPr>
          <w:szCs w:val="22"/>
        </w:rPr>
        <w:t>개발제한구역에서는</w:t>
      </w:r>
      <w:r w:rsidRPr="00CB2B3F">
        <w:rPr>
          <w:szCs w:val="22"/>
        </w:rPr>
        <w:t xml:space="preserve"> </w:t>
      </w:r>
      <w:r w:rsidRPr="00CB2B3F">
        <w:rPr>
          <w:szCs w:val="22"/>
        </w:rPr>
        <w:t>원칙적으로</w:t>
      </w:r>
      <w:r w:rsidRPr="00CB2B3F">
        <w:rPr>
          <w:szCs w:val="22"/>
        </w:rPr>
        <w:t xml:space="preserve"> </w:t>
      </w:r>
      <w:r w:rsidRPr="00CB2B3F">
        <w:rPr>
          <w:szCs w:val="22"/>
          <w:u w:val="single"/>
        </w:rPr>
        <w:t>토지의</w:t>
      </w:r>
      <w:r w:rsidRPr="00CB2B3F">
        <w:rPr>
          <w:szCs w:val="22"/>
          <w:u w:val="single"/>
        </w:rPr>
        <w:t xml:space="preserve"> </w:t>
      </w:r>
      <w:r w:rsidRPr="00CB2B3F">
        <w:rPr>
          <w:szCs w:val="22"/>
          <w:u w:val="single"/>
        </w:rPr>
        <w:t>형질변경</w:t>
      </w:r>
      <w:r>
        <w:rPr>
          <w:rFonts w:hint="eastAsia"/>
          <w:szCs w:val="22"/>
        </w:rPr>
        <w:t xml:space="preserve"> </w:t>
      </w:r>
      <w:r>
        <w:rPr>
          <w:rFonts w:hint="eastAsia"/>
          <w:szCs w:val="22"/>
        </w:rPr>
        <w:t>등</w:t>
      </w:r>
      <w:r w:rsidRPr="00CB2B3F">
        <w:rPr>
          <w:szCs w:val="22"/>
        </w:rPr>
        <w:t>을</w:t>
      </w:r>
      <w:r w:rsidRPr="00CB2B3F">
        <w:rPr>
          <w:szCs w:val="22"/>
        </w:rPr>
        <w:t xml:space="preserve"> </w:t>
      </w:r>
      <w:r w:rsidRPr="00CB2B3F">
        <w:rPr>
          <w:szCs w:val="22"/>
        </w:rPr>
        <w:t>할</w:t>
      </w:r>
      <w:r w:rsidRPr="00CB2B3F">
        <w:rPr>
          <w:szCs w:val="22"/>
        </w:rPr>
        <w:t xml:space="preserve"> </w:t>
      </w:r>
      <w:r w:rsidRPr="00CB2B3F">
        <w:rPr>
          <w:szCs w:val="22"/>
        </w:rPr>
        <w:t>수</w:t>
      </w:r>
      <w:r w:rsidRPr="00CB2B3F">
        <w:rPr>
          <w:szCs w:val="22"/>
        </w:rPr>
        <w:t xml:space="preserve"> </w:t>
      </w:r>
      <w:r w:rsidRPr="00CB2B3F">
        <w:rPr>
          <w:szCs w:val="22"/>
        </w:rPr>
        <w:t>없으며</w:t>
      </w:r>
      <w:r w:rsidRPr="00CB2B3F">
        <w:rPr>
          <w:szCs w:val="22"/>
        </w:rPr>
        <w:t xml:space="preserve">, </w:t>
      </w:r>
      <w:r w:rsidRPr="00CB2B3F">
        <w:rPr>
          <w:szCs w:val="22"/>
        </w:rPr>
        <w:t>일정</w:t>
      </w:r>
      <w:r w:rsidRPr="00CB2B3F">
        <w:rPr>
          <w:szCs w:val="22"/>
        </w:rPr>
        <w:t xml:space="preserve"> </w:t>
      </w:r>
      <w:r w:rsidRPr="00CB2B3F">
        <w:rPr>
          <w:szCs w:val="22"/>
        </w:rPr>
        <w:t>기준에</w:t>
      </w:r>
      <w:r w:rsidRPr="00CB2B3F">
        <w:rPr>
          <w:szCs w:val="22"/>
        </w:rPr>
        <w:t xml:space="preserve"> </w:t>
      </w:r>
      <w:r w:rsidRPr="00CB2B3F">
        <w:rPr>
          <w:szCs w:val="22"/>
        </w:rPr>
        <w:t>해당하는</w:t>
      </w:r>
      <w:r w:rsidRPr="00CB2B3F">
        <w:rPr>
          <w:szCs w:val="22"/>
        </w:rPr>
        <w:t xml:space="preserve"> </w:t>
      </w:r>
      <w:r w:rsidRPr="00CB2B3F">
        <w:rPr>
          <w:szCs w:val="22"/>
        </w:rPr>
        <w:t>경우</w:t>
      </w:r>
      <w:r w:rsidRPr="00CB2B3F">
        <w:rPr>
          <w:szCs w:val="22"/>
        </w:rPr>
        <w:t xml:space="preserve"> </w:t>
      </w:r>
      <w:r w:rsidRPr="00CB2B3F">
        <w:rPr>
          <w:szCs w:val="22"/>
        </w:rPr>
        <w:t>토지형질변경이</w:t>
      </w:r>
      <w:r w:rsidRPr="00CB2B3F">
        <w:rPr>
          <w:szCs w:val="22"/>
        </w:rPr>
        <w:t xml:space="preserve"> </w:t>
      </w:r>
      <w:r w:rsidRPr="00CB2B3F">
        <w:rPr>
          <w:szCs w:val="22"/>
        </w:rPr>
        <w:t>가능함</w:t>
      </w:r>
      <w:r>
        <w:rPr>
          <w:rFonts w:hint="eastAsia"/>
          <w:szCs w:val="22"/>
        </w:rPr>
        <w:t>(</w:t>
      </w:r>
      <w:r w:rsidRPr="00CB2B3F">
        <w:rPr>
          <w:szCs w:val="22"/>
        </w:rPr>
        <w:t>개발제한구역법</w:t>
      </w:r>
      <w:r w:rsidRPr="00CB2B3F">
        <w:rPr>
          <w:szCs w:val="22"/>
        </w:rPr>
        <w:t xml:space="preserve"> </w:t>
      </w:r>
      <w:r w:rsidRPr="00CB2B3F">
        <w:rPr>
          <w:szCs w:val="22"/>
        </w:rPr>
        <w:t>제</w:t>
      </w:r>
      <w:r w:rsidRPr="00CB2B3F">
        <w:rPr>
          <w:szCs w:val="22"/>
        </w:rPr>
        <w:t>12</w:t>
      </w:r>
      <w:r>
        <w:rPr>
          <w:szCs w:val="22"/>
        </w:rPr>
        <w:t>조</w:t>
      </w:r>
      <w:r>
        <w:rPr>
          <w:rFonts w:hint="eastAsia"/>
          <w:szCs w:val="22"/>
        </w:rPr>
        <w:t>)</w:t>
      </w:r>
      <w:r w:rsidRPr="00CB2B3F">
        <w:rPr>
          <w:szCs w:val="22"/>
        </w:rPr>
        <w:t>.</w:t>
      </w:r>
    </w:p>
    <w:p w14:paraId="65728F94" w14:textId="77777777" w:rsidR="00026A7E" w:rsidRPr="00CB2B3F" w:rsidRDefault="00026A7E" w:rsidP="00026A7E">
      <w:pPr>
        <w:spacing w:after="240"/>
        <w:ind w:left="907" w:firstLine="1"/>
        <w:rPr>
          <w:szCs w:val="22"/>
        </w:rPr>
      </w:pPr>
      <w:r w:rsidRPr="00CB2B3F">
        <w:rPr>
          <w:szCs w:val="22"/>
        </w:rPr>
        <w:t>한편</w:t>
      </w:r>
      <w:r w:rsidRPr="00CB2B3F">
        <w:rPr>
          <w:szCs w:val="22"/>
        </w:rPr>
        <w:t xml:space="preserve">, </w:t>
      </w:r>
      <w:r w:rsidRPr="00CB2B3F">
        <w:rPr>
          <w:szCs w:val="22"/>
        </w:rPr>
        <w:t>토지형질변경</w:t>
      </w:r>
      <w:r w:rsidRPr="00CB2B3F">
        <w:rPr>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아니한</w:t>
      </w:r>
      <w:r w:rsidRPr="00CB2B3F">
        <w:rPr>
          <w:szCs w:val="22"/>
        </w:rPr>
        <w:t xml:space="preserve"> </w:t>
      </w:r>
      <w:r w:rsidRPr="00CB2B3F">
        <w:rPr>
          <w:szCs w:val="22"/>
        </w:rPr>
        <w:t>경우</w:t>
      </w:r>
      <w:r w:rsidRPr="00CB2B3F">
        <w:rPr>
          <w:szCs w:val="22"/>
        </w:rPr>
        <w:t xml:space="preserve"> </w:t>
      </w:r>
      <w:r w:rsidRPr="00CB2B3F">
        <w:rPr>
          <w:szCs w:val="22"/>
        </w:rPr>
        <w:t>관할</w:t>
      </w:r>
      <w:r w:rsidRPr="00CB2B3F">
        <w:rPr>
          <w:szCs w:val="22"/>
        </w:rPr>
        <w:t xml:space="preserve"> </w:t>
      </w:r>
      <w:r w:rsidRPr="00CB2B3F">
        <w:rPr>
          <w:szCs w:val="22"/>
        </w:rPr>
        <w:t>행정기관은</w:t>
      </w:r>
      <w:r w:rsidRPr="00CB2B3F">
        <w:rPr>
          <w:szCs w:val="22"/>
        </w:rPr>
        <w:t xml:space="preserve"> </w:t>
      </w:r>
      <w:proofErr w:type="spellStart"/>
      <w:r w:rsidRPr="00CB2B3F">
        <w:rPr>
          <w:szCs w:val="22"/>
        </w:rPr>
        <w:t>위반행위자등에</w:t>
      </w:r>
      <w:proofErr w:type="spellEnd"/>
      <w:r w:rsidRPr="00CB2B3F">
        <w:rPr>
          <w:szCs w:val="22"/>
        </w:rPr>
        <w:t xml:space="preserve"> </w:t>
      </w:r>
      <w:r w:rsidRPr="00CB2B3F">
        <w:rPr>
          <w:szCs w:val="22"/>
        </w:rPr>
        <w:t>대하여</w:t>
      </w:r>
      <w:r w:rsidRPr="00CB2B3F">
        <w:rPr>
          <w:szCs w:val="22"/>
        </w:rPr>
        <w:t xml:space="preserve"> </w:t>
      </w:r>
      <w:r w:rsidRPr="00CB2B3F">
        <w:rPr>
          <w:szCs w:val="22"/>
        </w:rPr>
        <w:t>공사의</w:t>
      </w:r>
      <w:r w:rsidRPr="00CB2B3F">
        <w:rPr>
          <w:szCs w:val="22"/>
        </w:rPr>
        <w:t xml:space="preserve"> </w:t>
      </w:r>
      <w:r w:rsidRPr="00CB2B3F">
        <w:rPr>
          <w:szCs w:val="22"/>
        </w:rPr>
        <w:t>중지</w:t>
      </w:r>
      <w:r w:rsidRPr="00CB2B3F">
        <w:rPr>
          <w:szCs w:val="22"/>
        </w:rPr>
        <w:t xml:space="preserve"> </w:t>
      </w:r>
      <w:r w:rsidRPr="00CB2B3F">
        <w:rPr>
          <w:szCs w:val="22"/>
        </w:rPr>
        <w:t>또는</w:t>
      </w:r>
      <w:r w:rsidRPr="00CB2B3F">
        <w:rPr>
          <w:szCs w:val="22"/>
        </w:rPr>
        <w:t xml:space="preserve"> </w:t>
      </w:r>
      <w:r w:rsidRPr="00CB2B3F">
        <w:rPr>
          <w:szCs w:val="22"/>
        </w:rPr>
        <w:t>상당한</w:t>
      </w:r>
      <w:r w:rsidRPr="00CB2B3F">
        <w:rPr>
          <w:szCs w:val="22"/>
        </w:rPr>
        <w:t xml:space="preserve"> </w:t>
      </w:r>
      <w:r w:rsidRPr="00CB2B3F">
        <w:rPr>
          <w:szCs w:val="22"/>
        </w:rPr>
        <w:t>기간을</w:t>
      </w:r>
      <w:r w:rsidRPr="00CB2B3F">
        <w:rPr>
          <w:szCs w:val="22"/>
        </w:rPr>
        <w:t xml:space="preserve"> </w:t>
      </w:r>
      <w:r w:rsidRPr="00CB2B3F">
        <w:rPr>
          <w:szCs w:val="22"/>
        </w:rPr>
        <w:t>정하여</w:t>
      </w:r>
      <w:r w:rsidRPr="00CB2B3F">
        <w:rPr>
          <w:szCs w:val="22"/>
        </w:rPr>
        <w:t xml:space="preserve"> </w:t>
      </w:r>
      <w:proofErr w:type="spellStart"/>
      <w:r w:rsidRPr="00CB2B3F">
        <w:rPr>
          <w:szCs w:val="22"/>
        </w:rPr>
        <w:t>건축물ㆍ공작물</w:t>
      </w:r>
      <w:proofErr w:type="spellEnd"/>
      <w:r w:rsidRPr="00CB2B3F">
        <w:rPr>
          <w:szCs w:val="22"/>
        </w:rPr>
        <w:t xml:space="preserve"> </w:t>
      </w:r>
      <w:r w:rsidRPr="00CB2B3F">
        <w:rPr>
          <w:szCs w:val="22"/>
        </w:rPr>
        <w:t>등의</w:t>
      </w:r>
      <w:r w:rsidRPr="00CB2B3F">
        <w:rPr>
          <w:szCs w:val="22"/>
        </w:rPr>
        <w:t xml:space="preserve"> </w:t>
      </w:r>
      <w:proofErr w:type="spellStart"/>
      <w:r w:rsidRPr="00CB2B3F">
        <w:rPr>
          <w:szCs w:val="22"/>
        </w:rPr>
        <w:t>철거ㆍ폐쇄ㆍ개축</w:t>
      </w:r>
      <w:proofErr w:type="spellEnd"/>
      <w:r w:rsidRPr="00CB2B3F">
        <w:rPr>
          <w:szCs w:val="22"/>
        </w:rPr>
        <w:t xml:space="preserve"> </w:t>
      </w:r>
      <w:r w:rsidRPr="00CB2B3F">
        <w:rPr>
          <w:szCs w:val="22"/>
        </w:rPr>
        <w:t>또는</w:t>
      </w:r>
      <w:r w:rsidRPr="00CB2B3F">
        <w:rPr>
          <w:szCs w:val="22"/>
        </w:rPr>
        <w:t xml:space="preserve"> </w:t>
      </w:r>
      <w:r w:rsidRPr="00CB2B3F">
        <w:rPr>
          <w:szCs w:val="22"/>
        </w:rPr>
        <w:t>이전</w:t>
      </w:r>
      <w:r w:rsidRPr="00CB2B3F">
        <w:rPr>
          <w:szCs w:val="22"/>
        </w:rPr>
        <w:t xml:space="preserve">, </w:t>
      </w:r>
      <w:r w:rsidRPr="00CB2B3F">
        <w:rPr>
          <w:szCs w:val="22"/>
        </w:rPr>
        <w:t>그</w:t>
      </w:r>
      <w:r w:rsidRPr="00CB2B3F">
        <w:rPr>
          <w:szCs w:val="22"/>
        </w:rPr>
        <w:t xml:space="preserve"> </w:t>
      </w:r>
      <w:r w:rsidRPr="00CB2B3F">
        <w:rPr>
          <w:szCs w:val="22"/>
        </w:rPr>
        <w:t>밖에</w:t>
      </w:r>
      <w:r w:rsidRPr="00CB2B3F">
        <w:rPr>
          <w:szCs w:val="22"/>
        </w:rPr>
        <w:t xml:space="preserve"> </w:t>
      </w:r>
      <w:r w:rsidRPr="00CB2B3F">
        <w:rPr>
          <w:szCs w:val="22"/>
        </w:rPr>
        <w:t>필요한</w:t>
      </w:r>
      <w:r w:rsidRPr="00CB2B3F">
        <w:rPr>
          <w:szCs w:val="22"/>
        </w:rPr>
        <w:t xml:space="preserve"> </w:t>
      </w:r>
      <w:r w:rsidRPr="00CB2B3F">
        <w:rPr>
          <w:szCs w:val="22"/>
        </w:rPr>
        <w:t>조치</w:t>
      </w:r>
      <w:r w:rsidRPr="00CB2B3F">
        <w:rPr>
          <w:szCs w:val="22"/>
        </w:rPr>
        <w:t xml:space="preserve"> </w:t>
      </w:r>
      <w:r w:rsidRPr="00CB2B3F">
        <w:rPr>
          <w:szCs w:val="22"/>
        </w:rPr>
        <w:t>등의</w:t>
      </w:r>
      <w:r w:rsidRPr="00CB2B3F">
        <w:rPr>
          <w:szCs w:val="22"/>
        </w:rPr>
        <w:t xml:space="preserve"> </w:t>
      </w:r>
      <w:r w:rsidRPr="00CB2B3F">
        <w:rPr>
          <w:szCs w:val="22"/>
        </w:rPr>
        <w:t>시정명령을</w:t>
      </w:r>
      <w:r w:rsidRPr="00CB2B3F">
        <w:rPr>
          <w:szCs w:val="22"/>
        </w:rPr>
        <w:t xml:space="preserve"> </w:t>
      </w:r>
      <w:r w:rsidRPr="00CB2B3F">
        <w:rPr>
          <w:szCs w:val="22"/>
        </w:rPr>
        <w:t>할</w:t>
      </w:r>
      <w:r w:rsidRPr="00CB2B3F">
        <w:rPr>
          <w:szCs w:val="22"/>
        </w:rPr>
        <w:t xml:space="preserve"> </w:t>
      </w:r>
      <w:r w:rsidRPr="00CB2B3F">
        <w:rPr>
          <w:szCs w:val="22"/>
        </w:rPr>
        <w:t>수</w:t>
      </w:r>
      <w:r w:rsidRPr="00CB2B3F">
        <w:rPr>
          <w:szCs w:val="22"/>
        </w:rPr>
        <w:t xml:space="preserve"> </w:t>
      </w:r>
      <w:r w:rsidRPr="00CB2B3F">
        <w:rPr>
          <w:szCs w:val="22"/>
        </w:rPr>
        <w:t>있으며</w:t>
      </w:r>
      <w:r w:rsidRPr="00CB2B3F">
        <w:rPr>
          <w:szCs w:val="22"/>
        </w:rPr>
        <w:t xml:space="preserve">, </w:t>
      </w:r>
      <w:r w:rsidRPr="00CB2B3F">
        <w:rPr>
          <w:szCs w:val="22"/>
        </w:rPr>
        <w:t>같은</w:t>
      </w:r>
      <w:r w:rsidRPr="00CB2B3F">
        <w:rPr>
          <w:szCs w:val="22"/>
        </w:rPr>
        <w:t xml:space="preserve"> </w:t>
      </w:r>
      <w:r w:rsidRPr="00CB2B3F">
        <w:rPr>
          <w:szCs w:val="22"/>
        </w:rPr>
        <w:t>법</w:t>
      </w:r>
      <w:r w:rsidRPr="00CB2B3F">
        <w:rPr>
          <w:szCs w:val="22"/>
        </w:rPr>
        <w:t xml:space="preserve"> </w:t>
      </w:r>
      <w:r w:rsidRPr="00CB2B3F">
        <w:rPr>
          <w:szCs w:val="22"/>
        </w:rPr>
        <w:t>제</w:t>
      </w:r>
      <w:r w:rsidRPr="00CB2B3F">
        <w:rPr>
          <w:szCs w:val="22"/>
        </w:rPr>
        <w:t>30</w:t>
      </w:r>
      <w:r w:rsidRPr="00CB2B3F">
        <w:rPr>
          <w:szCs w:val="22"/>
        </w:rPr>
        <w:t>조의</w:t>
      </w:r>
      <w:r w:rsidRPr="00CB2B3F">
        <w:rPr>
          <w:szCs w:val="22"/>
        </w:rPr>
        <w:t>2</w:t>
      </w:r>
      <w:r w:rsidRPr="00CB2B3F">
        <w:rPr>
          <w:szCs w:val="22"/>
        </w:rPr>
        <w:t>에</w:t>
      </w:r>
      <w:r w:rsidRPr="00CB2B3F">
        <w:rPr>
          <w:szCs w:val="22"/>
        </w:rPr>
        <w:t xml:space="preserve"> </w:t>
      </w:r>
      <w:r w:rsidRPr="00CB2B3F">
        <w:rPr>
          <w:szCs w:val="22"/>
        </w:rPr>
        <w:t>의하면</w:t>
      </w:r>
      <w:r w:rsidRPr="00CB2B3F">
        <w:rPr>
          <w:szCs w:val="22"/>
        </w:rPr>
        <w:t xml:space="preserve"> </w:t>
      </w:r>
      <w:r w:rsidRPr="00CB2B3F">
        <w:rPr>
          <w:szCs w:val="22"/>
        </w:rPr>
        <w:t>관할</w:t>
      </w:r>
      <w:r w:rsidRPr="00CB2B3F">
        <w:rPr>
          <w:szCs w:val="22"/>
        </w:rPr>
        <w:t xml:space="preserve"> </w:t>
      </w:r>
      <w:r w:rsidRPr="00CB2B3F">
        <w:rPr>
          <w:szCs w:val="22"/>
        </w:rPr>
        <w:t>행정기관은</w:t>
      </w:r>
      <w:r w:rsidRPr="00CB2B3F">
        <w:rPr>
          <w:szCs w:val="22"/>
        </w:rPr>
        <w:t xml:space="preserve"> </w:t>
      </w:r>
      <w:proofErr w:type="spellStart"/>
      <w:r w:rsidRPr="00CB2B3F">
        <w:rPr>
          <w:szCs w:val="22"/>
        </w:rPr>
        <w:t>위반행위자등이</w:t>
      </w:r>
      <w:proofErr w:type="spellEnd"/>
      <w:r w:rsidRPr="00CB2B3F">
        <w:rPr>
          <w:szCs w:val="22"/>
        </w:rPr>
        <w:t xml:space="preserve"> </w:t>
      </w:r>
      <w:r w:rsidRPr="00CB2B3F">
        <w:rPr>
          <w:szCs w:val="22"/>
        </w:rPr>
        <w:t>해당</w:t>
      </w:r>
      <w:r w:rsidRPr="00CB2B3F">
        <w:rPr>
          <w:szCs w:val="22"/>
        </w:rPr>
        <w:t xml:space="preserve"> </w:t>
      </w:r>
      <w:r w:rsidRPr="00CB2B3F">
        <w:rPr>
          <w:szCs w:val="22"/>
        </w:rPr>
        <w:t>시정명령을</w:t>
      </w:r>
      <w:r w:rsidRPr="00CB2B3F">
        <w:rPr>
          <w:szCs w:val="22"/>
        </w:rPr>
        <w:t xml:space="preserve"> </w:t>
      </w:r>
      <w:r w:rsidRPr="00CB2B3F">
        <w:rPr>
          <w:szCs w:val="22"/>
        </w:rPr>
        <w:t>이행하지</w:t>
      </w:r>
      <w:r w:rsidRPr="00CB2B3F">
        <w:rPr>
          <w:szCs w:val="22"/>
        </w:rPr>
        <w:t xml:space="preserve"> </w:t>
      </w:r>
      <w:r w:rsidRPr="00CB2B3F">
        <w:rPr>
          <w:szCs w:val="22"/>
        </w:rPr>
        <w:t>않을</w:t>
      </w:r>
      <w:r w:rsidRPr="00CB2B3F">
        <w:rPr>
          <w:szCs w:val="22"/>
        </w:rPr>
        <w:t xml:space="preserve"> </w:t>
      </w:r>
      <w:r w:rsidRPr="00CB2B3F">
        <w:rPr>
          <w:szCs w:val="22"/>
        </w:rPr>
        <w:t>경우</w:t>
      </w:r>
      <w:r w:rsidRPr="00CB2B3F">
        <w:rPr>
          <w:szCs w:val="22"/>
        </w:rPr>
        <w:t xml:space="preserve"> </w:t>
      </w:r>
      <w:del w:id="881" w:author="heesung.ahn" w:date="2021-08-31T01:27:00Z">
        <w:r w:rsidDel="00F1794C">
          <w:rPr>
            <w:szCs w:val="22"/>
          </w:rPr>
          <w:delText>[</w:delText>
        </w:r>
        <w:r w:rsidRPr="00F3458E" w:rsidDel="00F1794C">
          <w:rPr>
            <w:rFonts w:hint="eastAsia"/>
            <w:szCs w:val="22"/>
            <w:highlight w:val="yellow"/>
          </w:rPr>
          <w:delText>이행강제금</w:delText>
        </w:r>
        <w:r w:rsidRPr="00F3458E" w:rsidDel="00F1794C">
          <w:rPr>
            <w:rFonts w:hint="eastAsia"/>
            <w:szCs w:val="22"/>
            <w:highlight w:val="yellow"/>
          </w:rPr>
          <w:delText xml:space="preserve"> </w:delText>
        </w:r>
        <w:r w:rsidRPr="00F3458E" w:rsidDel="00F1794C">
          <w:rPr>
            <w:rFonts w:hint="eastAsia"/>
            <w:szCs w:val="22"/>
            <w:highlight w:val="yellow"/>
          </w:rPr>
          <w:delText>부과기준</w:delText>
        </w:r>
        <w:r w:rsidDel="00F1794C">
          <w:rPr>
            <w:szCs w:val="22"/>
          </w:rPr>
          <w:delText>]</w:delText>
        </w:r>
      </w:del>
      <w:ins w:id="882" w:author="heesung.ahn" w:date="2021-08-31T01:27:00Z">
        <w:r w:rsidR="00F1794C" w:rsidDel="00F1794C">
          <w:rPr>
            <w:rStyle w:val="ac"/>
            <w:szCs w:val="22"/>
          </w:rPr>
          <w:t xml:space="preserve"> </w:t>
        </w:r>
      </w:ins>
      <w:del w:id="883" w:author="heesung.ahn" w:date="2021-08-31T01:27:00Z">
        <w:r w:rsidDel="00F1794C">
          <w:rPr>
            <w:rStyle w:val="ac"/>
            <w:szCs w:val="22"/>
          </w:rPr>
          <w:footnoteReference w:id="25"/>
        </w:r>
      </w:del>
      <w:r w:rsidRPr="00CB2B3F">
        <w:rPr>
          <w:szCs w:val="22"/>
        </w:rPr>
        <w:t>이행강제금</w:t>
      </w:r>
      <w:ins w:id="886" w:author="heesung.ahn" w:date="2021-08-31T01:27:00Z">
        <w:r w:rsidR="00F1794C">
          <w:rPr>
            <w:rStyle w:val="ac"/>
            <w:szCs w:val="22"/>
          </w:rPr>
          <w:footnoteReference w:id="26"/>
        </w:r>
      </w:ins>
      <w:r w:rsidRPr="00CB2B3F">
        <w:rPr>
          <w:szCs w:val="22"/>
        </w:rPr>
        <w:t>을</w:t>
      </w:r>
      <w:r w:rsidRPr="00CB2B3F">
        <w:rPr>
          <w:szCs w:val="22"/>
        </w:rPr>
        <w:t xml:space="preserve"> </w:t>
      </w:r>
      <w:r w:rsidRPr="00CB2B3F">
        <w:rPr>
          <w:szCs w:val="22"/>
        </w:rPr>
        <w:t>부과할</w:t>
      </w:r>
      <w:r w:rsidRPr="00CB2B3F">
        <w:rPr>
          <w:szCs w:val="22"/>
        </w:rPr>
        <w:t xml:space="preserve"> </w:t>
      </w:r>
      <w:r w:rsidRPr="00CB2B3F">
        <w:rPr>
          <w:szCs w:val="22"/>
        </w:rPr>
        <w:t>수</w:t>
      </w:r>
      <w:r w:rsidRPr="00CB2B3F">
        <w:rPr>
          <w:szCs w:val="22"/>
        </w:rPr>
        <w:t xml:space="preserve"> </w:t>
      </w:r>
      <w:r w:rsidRPr="00CB2B3F">
        <w:rPr>
          <w:szCs w:val="22"/>
        </w:rPr>
        <w:t>있고</w:t>
      </w:r>
      <w:r w:rsidRPr="00CB2B3F">
        <w:rPr>
          <w:szCs w:val="22"/>
        </w:rPr>
        <w:t xml:space="preserve">, </w:t>
      </w:r>
      <w:r w:rsidRPr="00CB2B3F">
        <w:rPr>
          <w:szCs w:val="22"/>
        </w:rPr>
        <w:t>시정명령이</w:t>
      </w:r>
      <w:r w:rsidRPr="00CB2B3F">
        <w:rPr>
          <w:szCs w:val="22"/>
        </w:rPr>
        <w:t xml:space="preserve"> </w:t>
      </w:r>
      <w:r w:rsidRPr="00CB2B3F">
        <w:rPr>
          <w:szCs w:val="22"/>
        </w:rPr>
        <w:t>이행될</w:t>
      </w:r>
      <w:r w:rsidRPr="00CB2B3F">
        <w:rPr>
          <w:szCs w:val="22"/>
        </w:rPr>
        <w:t xml:space="preserve"> </w:t>
      </w:r>
      <w:r w:rsidRPr="00CB2B3F">
        <w:rPr>
          <w:szCs w:val="22"/>
        </w:rPr>
        <w:t>때까지</w:t>
      </w:r>
      <w:r w:rsidRPr="00CB2B3F">
        <w:rPr>
          <w:szCs w:val="22"/>
        </w:rPr>
        <w:t xml:space="preserve"> </w:t>
      </w:r>
      <w:r w:rsidRPr="00CB2B3F">
        <w:rPr>
          <w:szCs w:val="22"/>
        </w:rPr>
        <w:t>반복하여</w:t>
      </w:r>
      <w:r w:rsidRPr="00CB2B3F">
        <w:rPr>
          <w:szCs w:val="22"/>
        </w:rPr>
        <w:t xml:space="preserve"> </w:t>
      </w:r>
      <w:r w:rsidRPr="00CB2B3F">
        <w:rPr>
          <w:szCs w:val="22"/>
        </w:rPr>
        <w:t>부과</w:t>
      </w:r>
      <w:r w:rsidRPr="00CB2B3F">
        <w:rPr>
          <w:szCs w:val="22"/>
        </w:rPr>
        <w:t>∙</w:t>
      </w:r>
      <w:r w:rsidRPr="00CB2B3F">
        <w:rPr>
          <w:szCs w:val="22"/>
        </w:rPr>
        <w:t>징수할</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sidRPr="00CB2B3F">
        <w:rPr>
          <w:szCs w:val="22"/>
        </w:rPr>
        <w:t>개발제한구역법</w:t>
      </w:r>
      <w:r w:rsidRPr="00CB2B3F">
        <w:rPr>
          <w:szCs w:val="22"/>
        </w:rPr>
        <w:t xml:space="preserve"> </w:t>
      </w:r>
      <w:r w:rsidRPr="00CB2B3F">
        <w:rPr>
          <w:szCs w:val="22"/>
        </w:rPr>
        <w:t>제</w:t>
      </w:r>
      <w:r w:rsidRPr="00CB2B3F">
        <w:rPr>
          <w:szCs w:val="22"/>
        </w:rPr>
        <w:t>30</w:t>
      </w:r>
      <w:r>
        <w:rPr>
          <w:szCs w:val="22"/>
        </w:rPr>
        <w:t>조</w:t>
      </w:r>
      <w:r>
        <w:rPr>
          <w:rFonts w:hint="eastAsia"/>
          <w:szCs w:val="22"/>
        </w:rPr>
        <w:t>)</w:t>
      </w:r>
      <w:r w:rsidRPr="00CB2B3F">
        <w:rPr>
          <w:szCs w:val="22"/>
        </w:rPr>
        <w:t>.</w:t>
      </w:r>
    </w:p>
    <w:p w14:paraId="54BE6A9D" w14:textId="77777777" w:rsidR="00026A7E" w:rsidRPr="00CB2B3F" w:rsidRDefault="00026A7E" w:rsidP="00026A7E">
      <w:pPr>
        <w:spacing w:after="240"/>
        <w:ind w:left="907" w:firstLine="1"/>
        <w:rPr>
          <w:szCs w:val="22"/>
        </w:rPr>
      </w:pPr>
      <w:r w:rsidRPr="00CB2B3F">
        <w:rPr>
          <w:szCs w:val="22"/>
        </w:rPr>
        <w:t>또한</w:t>
      </w:r>
      <w:r w:rsidRPr="00CB2B3F">
        <w:rPr>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아니하거나</w:t>
      </w:r>
      <w:r w:rsidRPr="00CB2B3F">
        <w:rPr>
          <w:szCs w:val="22"/>
        </w:rPr>
        <w:t xml:space="preserve"> </w:t>
      </w:r>
      <w:r w:rsidRPr="00CB2B3F">
        <w:rPr>
          <w:szCs w:val="22"/>
        </w:rPr>
        <w:t>허가의</w:t>
      </w:r>
      <w:r w:rsidRPr="00CB2B3F">
        <w:rPr>
          <w:szCs w:val="22"/>
        </w:rPr>
        <w:t xml:space="preserve"> </w:t>
      </w:r>
      <w:r w:rsidRPr="00CB2B3F">
        <w:rPr>
          <w:szCs w:val="22"/>
        </w:rPr>
        <w:t>내용을</w:t>
      </w:r>
      <w:r w:rsidRPr="00CB2B3F">
        <w:rPr>
          <w:szCs w:val="22"/>
        </w:rPr>
        <w:t xml:space="preserve"> </w:t>
      </w:r>
      <w:r w:rsidRPr="00CB2B3F">
        <w:rPr>
          <w:szCs w:val="22"/>
        </w:rPr>
        <w:t>위반하여</w:t>
      </w:r>
      <w:r w:rsidRPr="00CB2B3F">
        <w:rPr>
          <w:szCs w:val="22"/>
        </w:rPr>
        <w:t xml:space="preserve"> </w:t>
      </w:r>
      <w:r w:rsidRPr="00CB2B3F">
        <w:rPr>
          <w:szCs w:val="22"/>
        </w:rPr>
        <w:t>건축물의</w:t>
      </w:r>
      <w:r w:rsidRPr="00CB2B3F">
        <w:rPr>
          <w:szCs w:val="22"/>
        </w:rPr>
        <w:t xml:space="preserve"> </w:t>
      </w:r>
      <w:r w:rsidRPr="00CB2B3F">
        <w:rPr>
          <w:szCs w:val="22"/>
        </w:rPr>
        <w:t>건축</w:t>
      </w:r>
      <w:r w:rsidRPr="00CB2B3F">
        <w:rPr>
          <w:szCs w:val="22"/>
        </w:rPr>
        <w:t xml:space="preserve"> </w:t>
      </w:r>
      <w:r w:rsidRPr="00CB2B3F">
        <w:rPr>
          <w:szCs w:val="22"/>
        </w:rPr>
        <w:t>또는</w:t>
      </w:r>
      <w:r w:rsidRPr="00CB2B3F">
        <w:rPr>
          <w:szCs w:val="22"/>
        </w:rPr>
        <w:t xml:space="preserve"> </w:t>
      </w:r>
      <w:r w:rsidRPr="00CB2B3F">
        <w:rPr>
          <w:szCs w:val="22"/>
        </w:rPr>
        <w:t>용도변경</w:t>
      </w:r>
      <w:r w:rsidRPr="00CB2B3F">
        <w:rPr>
          <w:szCs w:val="22"/>
        </w:rPr>
        <w:t xml:space="preserve">, </w:t>
      </w:r>
      <w:r w:rsidRPr="00CB2B3F">
        <w:rPr>
          <w:szCs w:val="22"/>
        </w:rPr>
        <w:t>공작물의</w:t>
      </w:r>
      <w:r w:rsidRPr="00CB2B3F">
        <w:rPr>
          <w:szCs w:val="22"/>
        </w:rPr>
        <w:t xml:space="preserve"> </w:t>
      </w:r>
      <w:r w:rsidRPr="00CB2B3F">
        <w:rPr>
          <w:szCs w:val="22"/>
        </w:rPr>
        <w:t>설치</w:t>
      </w:r>
      <w:r w:rsidRPr="00CB2B3F">
        <w:rPr>
          <w:szCs w:val="22"/>
        </w:rPr>
        <w:t xml:space="preserve">, </w:t>
      </w:r>
      <w:r w:rsidRPr="00CB2B3F">
        <w:rPr>
          <w:szCs w:val="22"/>
        </w:rPr>
        <w:t>토지의</w:t>
      </w:r>
      <w:r w:rsidRPr="00CB2B3F">
        <w:rPr>
          <w:szCs w:val="22"/>
        </w:rPr>
        <w:t xml:space="preserve"> </w:t>
      </w:r>
      <w:r w:rsidRPr="00CB2B3F">
        <w:rPr>
          <w:szCs w:val="22"/>
        </w:rPr>
        <w:t>형질변경</w:t>
      </w:r>
      <w:r w:rsidRPr="00CB2B3F">
        <w:rPr>
          <w:szCs w:val="22"/>
        </w:rPr>
        <w:t xml:space="preserve">, </w:t>
      </w:r>
      <w:proofErr w:type="spellStart"/>
      <w:r w:rsidRPr="00CB2B3F">
        <w:rPr>
          <w:szCs w:val="22"/>
        </w:rPr>
        <w:t>죽목</w:t>
      </w:r>
      <w:proofErr w:type="spellEnd"/>
      <w:r w:rsidRPr="00CB2B3F">
        <w:rPr>
          <w:szCs w:val="22"/>
        </w:rPr>
        <w:t xml:space="preserve"> </w:t>
      </w:r>
      <w:r w:rsidRPr="00CB2B3F">
        <w:rPr>
          <w:szCs w:val="22"/>
        </w:rPr>
        <w:t>벌채</w:t>
      </w:r>
      <w:r w:rsidRPr="00CB2B3F">
        <w:rPr>
          <w:szCs w:val="22"/>
        </w:rPr>
        <w:t xml:space="preserve">, </w:t>
      </w:r>
      <w:r w:rsidRPr="00CB2B3F">
        <w:rPr>
          <w:szCs w:val="22"/>
        </w:rPr>
        <w:t>토지분할</w:t>
      </w:r>
      <w:r w:rsidRPr="00CB2B3F">
        <w:rPr>
          <w:szCs w:val="22"/>
        </w:rPr>
        <w:t xml:space="preserve">, </w:t>
      </w:r>
      <w:r w:rsidRPr="00CB2B3F">
        <w:rPr>
          <w:szCs w:val="22"/>
        </w:rPr>
        <w:t>물건을</w:t>
      </w:r>
      <w:r w:rsidRPr="00CB2B3F">
        <w:rPr>
          <w:szCs w:val="22"/>
        </w:rPr>
        <w:t xml:space="preserve"> </w:t>
      </w:r>
      <w:r w:rsidRPr="00CB2B3F">
        <w:rPr>
          <w:szCs w:val="22"/>
        </w:rPr>
        <w:t>쌓아놓는</w:t>
      </w:r>
      <w:r w:rsidRPr="00CB2B3F">
        <w:rPr>
          <w:szCs w:val="22"/>
        </w:rPr>
        <w:t xml:space="preserve"> </w:t>
      </w:r>
      <w:r w:rsidRPr="00CB2B3F">
        <w:rPr>
          <w:szCs w:val="22"/>
        </w:rPr>
        <w:t>행위</w:t>
      </w:r>
      <w:r w:rsidRPr="00CB2B3F">
        <w:rPr>
          <w:szCs w:val="22"/>
        </w:rPr>
        <w:t xml:space="preserve"> </w:t>
      </w:r>
      <w:r w:rsidRPr="00CB2B3F">
        <w:rPr>
          <w:szCs w:val="22"/>
        </w:rPr>
        <w:t>또는</w:t>
      </w:r>
      <w:r w:rsidRPr="00CB2B3F">
        <w:rPr>
          <w:szCs w:val="22"/>
        </w:rPr>
        <w:t xml:space="preserve"> </w:t>
      </w:r>
      <w:proofErr w:type="spellStart"/>
      <w:r w:rsidRPr="00CB2B3F">
        <w:rPr>
          <w:szCs w:val="22"/>
        </w:rPr>
        <w:t>도시군계획사업을</w:t>
      </w:r>
      <w:proofErr w:type="spellEnd"/>
      <w:r w:rsidRPr="00CB2B3F">
        <w:rPr>
          <w:szCs w:val="22"/>
        </w:rPr>
        <w:t xml:space="preserve"> </w:t>
      </w:r>
      <w:r w:rsidRPr="00CB2B3F">
        <w:rPr>
          <w:szCs w:val="22"/>
        </w:rPr>
        <w:t>시행한</w:t>
      </w:r>
      <w:r w:rsidRPr="00CB2B3F">
        <w:rPr>
          <w:szCs w:val="22"/>
        </w:rPr>
        <w:t xml:space="preserve"> </w:t>
      </w:r>
      <w:r w:rsidRPr="00CB2B3F">
        <w:rPr>
          <w:szCs w:val="22"/>
        </w:rPr>
        <w:t>경우</w:t>
      </w:r>
      <w:r w:rsidRPr="00CB2B3F">
        <w:rPr>
          <w:szCs w:val="22"/>
        </w:rPr>
        <w:t xml:space="preserve"> 1</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sidRPr="00CB2B3F">
        <w:rPr>
          <w:szCs w:val="22"/>
        </w:rPr>
        <w:t>개발제한구역법</w:t>
      </w:r>
      <w:r w:rsidRPr="00CB2B3F">
        <w:rPr>
          <w:szCs w:val="22"/>
        </w:rPr>
        <w:t xml:space="preserve"> </w:t>
      </w:r>
      <w:r w:rsidRPr="00CB2B3F">
        <w:rPr>
          <w:szCs w:val="22"/>
        </w:rPr>
        <w:t>제</w:t>
      </w:r>
      <w:r w:rsidRPr="00CB2B3F">
        <w:rPr>
          <w:szCs w:val="22"/>
        </w:rPr>
        <w:t>32</w:t>
      </w:r>
      <w:r>
        <w:rPr>
          <w:szCs w:val="22"/>
        </w:rPr>
        <w:t>조</w:t>
      </w:r>
      <w:r>
        <w:rPr>
          <w:rFonts w:hint="eastAsia"/>
          <w:szCs w:val="22"/>
        </w:rPr>
        <w:t>)</w:t>
      </w:r>
      <w:r w:rsidRPr="00CB2B3F">
        <w:rPr>
          <w:szCs w:val="22"/>
        </w:rPr>
        <w:t>.</w:t>
      </w:r>
    </w:p>
    <w:p w14:paraId="280CF0E3" w14:textId="77777777" w:rsidR="00026A7E" w:rsidRPr="00CB2B3F" w:rsidRDefault="00026A7E" w:rsidP="00026A7E">
      <w:pPr>
        <w:spacing w:after="240"/>
        <w:ind w:left="907" w:firstLine="1"/>
        <w:rPr>
          <w:b/>
          <w:szCs w:val="22"/>
          <w:u w:val="single"/>
        </w:rPr>
      </w:pPr>
      <w:r w:rsidRPr="00CB2B3F">
        <w:rPr>
          <w:b/>
          <w:szCs w:val="22"/>
          <w:u w:val="single"/>
        </w:rPr>
        <w:t>산지관리법</w:t>
      </w:r>
      <w:r w:rsidRPr="00CB2B3F">
        <w:rPr>
          <w:b/>
          <w:szCs w:val="22"/>
          <w:u w:val="single"/>
        </w:rPr>
        <w:t xml:space="preserve"> </w:t>
      </w:r>
      <w:r w:rsidRPr="00CB2B3F">
        <w:rPr>
          <w:b/>
          <w:szCs w:val="22"/>
          <w:u w:val="single"/>
        </w:rPr>
        <w:t>관련</w:t>
      </w:r>
    </w:p>
    <w:p w14:paraId="138204DE" w14:textId="77777777" w:rsidR="00026A7E" w:rsidRPr="00386561" w:rsidRDefault="00026A7E" w:rsidP="00026A7E">
      <w:pPr>
        <w:spacing w:after="240"/>
        <w:ind w:left="907" w:firstLine="1"/>
        <w:rPr>
          <w:spacing w:val="-2"/>
          <w:szCs w:val="22"/>
        </w:rPr>
      </w:pPr>
      <w:r w:rsidRPr="00386561">
        <w:rPr>
          <w:spacing w:val="-2"/>
          <w:szCs w:val="22"/>
        </w:rPr>
        <w:t>산지를</w:t>
      </w:r>
      <w:r w:rsidRPr="00386561">
        <w:rPr>
          <w:spacing w:val="-2"/>
          <w:szCs w:val="22"/>
        </w:rPr>
        <w:t xml:space="preserve"> </w:t>
      </w:r>
      <w:r w:rsidRPr="00386561">
        <w:rPr>
          <w:spacing w:val="-2"/>
          <w:szCs w:val="22"/>
        </w:rPr>
        <w:t>산지</w:t>
      </w:r>
      <w:r w:rsidRPr="00386561">
        <w:rPr>
          <w:spacing w:val="-2"/>
          <w:szCs w:val="22"/>
        </w:rPr>
        <w:t xml:space="preserve"> </w:t>
      </w:r>
      <w:r w:rsidRPr="00386561">
        <w:rPr>
          <w:spacing w:val="-2"/>
          <w:szCs w:val="22"/>
        </w:rPr>
        <w:t>용도</w:t>
      </w:r>
      <w:r w:rsidRPr="00386561">
        <w:rPr>
          <w:spacing w:val="-2"/>
          <w:szCs w:val="22"/>
        </w:rPr>
        <w:t xml:space="preserve"> </w:t>
      </w:r>
      <w:r w:rsidRPr="00386561">
        <w:rPr>
          <w:spacing w:val="-2"/>
          <w:szCs w:val="22"/>
        </w:rPr>
        <w:t>외로</w:t>
      </w:r>
      <w:r w:rsidRPr="00386561">
        <w:rPr>
          <w:spacing w:val="-2"/>
          <w:szCs w:val="22"/>
        </w:rPr>
        <w:t xml:space="preserve"> </w:t>
      </w:r>
      <w:r w:rsidRPr="00386561">
        <w:rPr>
          <w:spacing w:val="-2"/>
          <w:szCs w:val="22"/>
        </w:rPr>
        <w:t>사용하거나</w:t>
      </w:r>
      <w:r w:rsidRPr="00386561">
        <w:rPr>
          <w:spacing w:val="-2"/>
          <w:szCs w:val="22"/>
        </w:rPr>
        <w:t xml:space="preserve"> </w:t>
      </w:r>
      <w:r w:rsidRPr="00386561">
        <w:rPr>
          <w:spacing w:val="-2"/>
          <w:szCs w:val="22"/>
        </w:rPr>
        <w:t>이를</w:t>
      </w:r>
      <w:r w:rsidRPr="00386561">
        <w:rPr>
          <w:spacing w:val="-2"/>
          <w:szCs w:val="22"/>
        </w:rPr>
        <w:t xml:space="preserve"> </w:t>
      </w:r>
      <w:r w:rsidRPr="00386561">
        <w:rPr>
          <w:spacing w:val="-2"/>
          <w:szCs w:val="22"/>
        </w:rPr>
        <w:t>위하여</w:t>
      </w:r>
      <w:r w:rsidRPr="00386561">
        <w:rPr>
          <w:spacing w:val="-2"/>
          <w:szCs w:val="22"/>
        </w:rPr>
        <w:t xml:space="preserve"> </w:t>
      </w:r>
      <w:r w:rsidRPr="00386561">
        <w:rPr>
          <w:spacing w:val="-2"/>
          <w:szCs w:val="22"/>
        </w:rPr>
        <w:t>산지의</w:t>
      </w:r>
      <w:r w:rsidRPr="00386561">
        <w:rPr>
          <w:spacing w:val="-2"/>
          <w:szCs w:val="22"/>
        </w:rPr>
        <w:t xml:space="preserve"> </w:t>
      </w:r>
      <w:r w:rsidRPr="00386561">
        <w:rPr>
          <w:spacing w:val="-2"/>
          <w:szCs w:val="22"/>
        </w:rPr>
        <w:t>형질을</w:t>
      </w:r>
      <w:r w:rsidRPr="00386561">
        <w:rPr>
          <w:spacing w:val="-2"/>
          <w:szCs w:val="22"/>
        </w:rPr>
        <w:t xml:space="preserve"> </w:t>
      </w:r>
      <w:r w:rsidRPr="00386561">
        <w:rPr>
          <w:spacing w:val="-2"/>
          <w:szCs w:val="22"/>
        </w:rPr>
        <w:t>변경하고자</w:t>
      </w:r>
      <w:r w:rsidRPr="00386561">
        <w:rPr>
          <w:spacing w:val="-2"/>
          <w:szCs w:val="22"/>
        </w:rPr>
        <w:t xml:space="preserve"> </w:t>
      </w:r>
      <w:r w:rsidRPr="00386561">
        <w:rPr>
          <w:spacing w:val="-2"/>
          <w:szCs w:val="22"/>
        </w:rPr>
        <w:t>하는</w:t>
      </w:r>
      <w:r w:rsidRPr="00386561">
        <w:rPr>
          <w:spacing w:val="-2"/>
          <w:szCs w:val="22"/>
        </w:rPr>
        <w:t xml:space="preserve"> </w:t>
      </w:r>
      <w:r w:rsidRPr="00386561">
        <w:rPr>
          <w:spacing w:val="-2"/>
          <w:szCs w:val="22"/>
        </w:rPr>
        <w:t>관할</w:t>
      </w:r>
      <w:r w:rsidRPr="00386561">
        <w:rPr>
          <w:spacing w:val="-2"/>
          <w:szCs w:val="22"/>
        </w:rPr>
        <w:t xml:space="preserve"> </w:t>
      </w:r>
      <w:r w:rsidRPr="00386561">
        <w:rPr>
          <w:spacing w:val="-2"/>
          <w:szCs w:val="22"/>
        </w:rPr>
        <w:t>행정기관으로부터</w:t>
      </w:r>
      <w:r w:rsidRPr="00386561">
        <w:rPr>
          <w:spacing w:val="-2"/>
          <w:szCs w:val="22"/>
        </w:rPr>
        <w:t xml:space="preserve"> </w:t>
      </w:r>
      <w:r w:rsidRPr="00386561">
        <w:rPr>
          <w:spacing w:val="-2"/>
          <w:szCs w:val="22"/>
        </w:rPr>
        <w:t>산지전용허가를</w:t>
      </w:r>
      <w:r w:rsidRPr="00386561">
        <w:rPr>
          <w:spacing w:val="-2"/>
          <w:szCs w:val="22"/>
        </w:rPr>
        <w:t xml:space="preserve"> </w:t>
      </w:r>
      <w:r w:rsidRPr="00386561">
        <w:rPr>
          <w:spacing w:val="-2"/>
          <w:szCs w:val="22"/>
        </w:rPr>
        <w:t>득하여야</w:t>
      </w:r>
      <w:r w:rsidRPr="00386561">
        <w:rPr>
          <w:spacing w:val="-2"/>
          <w:szCs w:val="22"/>
        </w:rPr>
        <w:t xml:space="preserve"> </w:t>
      </w:r>
      <w:r w:rsidRPr="00386561">
        <w:rPr>
          <w:spacing w:val="-2"/>
          <w:szCs w:val="22"/>
        </w:rPr>
        <w:t>함</w:t>
      </w:r>
      <w:r>
        <w:rPr>
          <w:rFonts w:hint="eastAsia"/>
          <w:spacing w:val="-2"/>
          <w:szCs w:val="22"/>
        </w:rPr>
        <w:t>(</w:t>
      </w:r>
      <w:r w:rsidRPr="00386561">
        <w:rPr>
          <w:spacing w:val="-2"/>
          <w:szCs w:val="22"/>
        </w:rPr>
        <w:t>산지관리법</w:t>
      </w:r>
      <w:r w:rsidRPr="00386561">
        <w:rPr>
          <w:spacing w:val="-2"/>
          <w:szCs w:val="22"/>
        </w:rPr>
        <w:t xml:space="preserve"> </w:t>
      </w:r>
      <w:r w:rsidRPr="00386561">
        <w:rPr>
          <w:spacing w:val="-2"/>
          <w:szCs w:val="22"/>
        </w:rPr>
        <w:t>제</w:t>
      </w:r>
      <w:r w:rsidRPr="00386561">
        <w:rPr>
          <w:spacing w:val="-2"/>
          <w:szCs w:val="22"/>
        </w:rPr>
        <w:t>2</w:t>
      </w:r>
      <w:r w:rsidRPr="00386561">
        <w:rPr>
          <w:spacing w:val="-2"/>
          <w:szCs w:val="22"/>
        </w:rPr>
        <w:t>조</w:t>
      </w:r>
      <w:r w:rsidRPr="00386561">
        <w:rPr>
          <w:spacing w:val="-2"/>
          <w:szCs w:val="22"/>
        </w:rPr>
        <w:t xml:space="preserve"> </w:t>
      </w:r>
      <w:r w:rsidRPr="00386561">
        <w:rPr>
          <w:spacing w:val="-2"/>
          <w:szCs w:val="22"/>
        </w:rPr>
        <w:t>및</w:t>
      </w:r>
      <w:r w:rsidRPr="00386561">
        <w:rPr>
          <w:spacing w:val="-2"/>
          <w:szCs w:val="22"/>
        </w:rPr>
        <w:t xml:space="preserve"> </w:t>
      </w:r>
      <w:r w:rsidRPr="00386561">
        <w:rPr>
          <w:spacing w:val="-2"/>
          <w:szCs w:val="22"/>
        </w:rPr>
        <w:t>제</w:t>
      </w:r>
      <w:r w:rsidRPr="00386561">
        <w:rPr>
          <w:spacing w:val="-2"/>
          <w:szCs w:val="22"/>
        </w:rPr>
        <w:t>14</w:t>
      </w:r>
      <w:r>
        <w:rPr>
          <w:spacing w:val="-2"/>
          <w:szCs w:val="22"/>
        </w:rPr>
        <w:t>조</w:t>
      </w:r>
      <w:r>
        <w:rPr>
          <w:rFonts w:hint="eastAsia"/>
          <w:spacing w:val="-2"/>
          <w:szCs w:val="22"/>
        </w:rPr>
        <w:t>)</w:t>
      </w:r>
      <w:r w:rsidRPr="00386561">
        <w:rPr>
          <w:spacing w:val="-2"/>
          <w:szCs w:val="22"/>
        </w:rPr>
        <w:t>.</w:t>
      </w:r>
    </w:p>
    <w:p w14:paraId="7E01684D" w14:textId="77777777" w:rsidR="00026A7E" w:rsidRPr="00CB2B3F" w:rsidRDefault="00026A7E" w:rsidP="00026A7E">
      <w:pPr>
        <w:spacing w:after="240"/>
        <w:ind w:left="907" w:firstLine="1"/>
        <w:rPr>
          <w:szCs w:val="22"/>
        </w:rPr>
      </w:pPr>
      <w:r w:rsidRPr="00CB2B3F">
        <w:rPr>
          <w:szCs w:val="22"/>
        </w:rPr>
        <w:t>관할</w:t>
      </w:r>
      <w:r w:rsidRPr="00CB2B3F">
        <w:rPr>
          <w:szCs w:val="22"/>
        </w:rPr>
        <w:t xml:space="preserve"> </w:t>
      </w:r>
      <w:r w:rsidRPr="00CB2B3F">
        <w:rPr>
          <w:szCs w:val="22"/>
        </w:rPr>
        <w:t>행정기관은</w:t>
      </w:r>
      <w:r w:rsidRPr="00CB2B3F">
        <w:rPr>
          <w:szCs w:val="22"/>
        </w:rPr>
        <w:t xml:space="preserve"> </w:t>
      </w:r>
      <w:r w:rsidRPr="00CB2B3F">
        <w:rPr>
          <w:szCs w:val="22"/>
        </w:rPr>
        <w:t>산지전용허가를</w:t>
      </w:r>
      <w:r w:rsidRPr="00CB2B3F">
        <w:rPr>
          <w:szCs w:val="22"/>
        </w:rPr>
        <w:t xml:space="preserve"> </w:t>
      </w:r>
      <w:r w:rsidRPr="00CB2B3F">
        <w:rPr>
          <w:szCs w:val="22"/>
        </w:rPr>
        <w:t>받지</w:t>
      </w:r>
      <w:r w:rsidRPr="00CB2B3F">
        <w:rPr>
          <w:szCs w:val="22"/>
        </w:rPr>
        <w:t xml:space="preserve"> </w:t>
      </w:r>
      <w:r w:rsidRPr="00CB2B3F">
        <w:rPr>
          <w:szCs w:val="22"/>
        </w:rPr>
        <w:t>아니하고</w:t>
      </w:r>
      <w:r w:rsidRPr="00CB2B3F">
        <w:rPr>
          <w:szCs w:val="22"/>
        </w:rPr>
        <w:t xml:space="preserve"> </w:t>
      </w:r>
      <w:r w:rsidRPr="00CB2B3F">
        <w:rPr>
          <w:szCs w:val="22"/>
        </w:rPr>
        <w:t>산지를</w:t>
      </w:r>
      <w:r w:rsidRPr="00CB2B3F">
        <w:rPr>
          <w:szCs w:val="22"/>
        </w:rPr>
        <w:t xml:space="preserve"> </w:t>
      </w:r>
      <w:r w:rsidRPr="00CB2B3F">
        <w:rPr>
          <w:szCs w:val="22"/>
        </w:rPr>
        <w:t>전용한</w:t>
      </w:r>
      <w:r w:rsidRPr="00CB2B3F">
        <w:rPr>
          <w:szCs w:val="22"/>
        </w:rPr>
        <w:t xml:space="preserve"> </w:t>
      </w:r>
      <w:r w:rsidRPr="00CB2B3F">
        <w:rPr>
          <w:szCs w:val="22"/>
        </w:rPr>
        <w:t>경우</w:t>
      </w:r>
      <w:r w:rsidRPr="00CB2B3F">
        <w:rPr>
          <w:szCs w:val="22"/>
        </w:rPr>
        <w:t xml:space="preserve"> </w:t>
      </w:r>
      <w:r w:rsidRPr="00CB2B3F">
        <w:rPr>
          <w:szCs w:val="22"/>
        </w:rPr>
        <w:t>시설물을</w:t>
      </w:r>
      <w:r w:rsidRPr="00CB2B3F">
        <w:rPr>
          <w:szCs w:val="22"/>
        </w:rPr>
        <w:t xml:space="preserve"> </w:t>
      </w:r>
      <w:r w:rsidRPr="00CB2B3F">
        <w:rPr>
          <w:szCs w:val="22"/>
        </w:rPr>
        <w:t>철거하거나</w:t>
      </w:r>
      <w:r w:rsidRPr="00CB2B3F">
        <w:rPr>
          <w:szCs w:val="22"/>
        </w:rPr>
        <w:t xml:space="preserve"> </w:t>
      </w:r>
      <w:r w:rsidRPr="00CB2B3F">
        <w:rPr>
          <w:szCs w:val="22"/>
        </w:rPr>
        <w:t>형질변경한</w:t>
      </w:r>
      <w:r w:rsidRPr="00CB2B3F">
        <w:rPr>
          <w:szCs w:val="22"/>
        </w:rPr>
        <w:t xml:space="preserve"> </w:t>
      </w:r>
      <w:r w:rsidRPr="00CB2B3F">
        <w:rPr>
          <w:szCs w:val="22"/>
        </w:rPr>
        <w:t>산지를</w:t>
      </w:r>
      <w:r w:rsidRPr="00CB2B3F">
        <w:rPr>
          <w:szCs w:val="22"/>
        </w:rPr>
        <w:t xml:space="preserve"> </w:t>
      </w:r>
      <w:r w:rsidRPr="00CB2B3F">
        <w:rPr>
          <w:szCs w:val="22"/>
        </w:rPr>
        <w:t>복구하도록</w:t>
      </w:r>
      <w:r w:rsidRPr="00CB2B3F">
        <w:rPr>
          <w:szCs w:val="22"/>
        </w:rPr>
        <w:t xml:space="preserve"> </w:t>
      </w:r>
      <w:r w:rsidRPr="00CB2B3F">
        <w:rPr>
          <w:szCs w:val="22"/>
        </w:rPr>
        <w:t>명령할</w:t>
      </w:r>
      <w:r w:rsidRPr="00CB2B3F">
        <w:rPr>
          <w:szCs w:val="22"/>
        </w:rPr>
        <w:t xml:space="preserve"> </w:t>
      </w:r>
      <w:r w:rsidRPr="00CB2B3F">
        <w:rPr>
          <w:szCs w:val="22"/>
        </w:rPr>
        <w:t>수</w:t>
      </w:r>
      <w:r w:rsidRPr="00CB2B3F">
        <w:rPr>
          <w:szCs w:val="22"/>
        </w:rPr>
        <w:t xml:space="preserve"> </w:t>
      </w:r>
      <w:r w:rsidRPr="00CB2B3F">
        <w:rPr>
          <w:szCs w:val="22"/>
        </w:rPr>
        <w:t>있으며</w:t>
      </w:r>
      <w:r w:rsidRPr="00CB2B3F">
        <w:rPr>
          <w:szCs w:val="22"/>
        </w:rPr>
        <w:t xml:space="preserve">, </w:t>
      </w:r>
      <w:r w:rsidRPr="00CB2B3F">
        <w:rPr>
          <w:szCs w:val="22"/>
        </w:rPr>
        <w:t>해당</w:t>
      </w:r>
      <w:r w:rsidRPr="00CB2B3F">
        <w:rPr>
          <w:szCs w:val="22"/>
        </w:rPr>
        <w:t xml:space="preserve"> </w:t>
      </w:r>
      <w:r w:rsidRPr="00CB2B3F">
        <w:rPr>
          <w:szCs w:val="22"/>
        </w:rPr>
        <w:t>시정명령을</w:t>
      </w:r>
      <w:r w:rsidRPr="00CB2B3F">
        <w:rPr>
          <w:szCs w:val="22"/>
        </w:rPr>
        <w:t xml:space="preserve"> </w:t>
      </w:r>
      <w:r w:rsidRPr="00CB2B3F">
        <w:rPr>
          <w:szCs w:val="22"/>
        </w:rPr>
        <w:t>위반한</w:t>
      </w:r>
      <w:r w:rsidRPr="00CB2B3F">
        <w:rPr>
          <w:szCs w:val="22"/>
        </w:rPr>
        <w:t xml:space="preserve"> </w:t>
      </w:r>
      <w:r w:rsidRPr="00CB2B3F">
        <w:rPr>
          <w:szCs w:val="22"/>
        </w:rPr>
        <w:t>경우</w:t>
      </w:r>
      <w:r w:rsidRPr="00CB2B3F">
        <w:rPr>
          <w:szCs w:val="22"/>
        </w:rPr>
        <w:t xml:space="preserve"> 2</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2,000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sidRPr="00CB2B3F">
        <w:rPr>
          <w:szCs w:val="22"/>
        </w:rPr>
        <w:t>산지관리법</w:t>
      </w:r>
      <w:r w:rsidRPr="00CB2B3F">
        <w:rPr>
          <w:szCs w:val="22"/>
        </w:rPr>
        <w:t xml:space="preserve"> </w:t>
      </w:r>
      <w:r w:rsidRPr="00CB2B3F">
        <w:rPr>
          <w:szCs w:val="22"/>
        </w:rPr>
        <w:t>제</w:t>
      </w:r>
      <w:r w:rsidRPr="00CB2B3F">
        <w:rPr>
          <w:szCs w:val="22"/>
        </w:rPr>
        <w:t>44</w:t>
      </w:r>
      <w:r w:rsidRPr="00CB2B3F">
        <w:rPr>
          <w:szCs w:val="22"/>
        </w:rPr>
        <w:t>조</w:t>
      </w:r>
      <w:r w:rsidRPr="00CB2B3F">
        <w:rPr>
          <w:szCs w:val="22"/>
        </w:rPr>
        <w:t xml:space="preserve"> </w:t>
      </w:r>
      <w:r w:rsidRPr="00CB2B3F">
        <w:rPr>
          <w:szCs w:val="22"/>
        </w:rPr>
        <w:t>및</w:t>
      </w:r>
      <w:r w:rsidRPr="00CB2B3F">
        <w:rPr>
          <w:szCs w:val="22"/>
        </w:rPr>
        <w:t xml:space="preserve"> </w:t>
      </w:r>
      <w:r w:rsidRPr="00CB2B3F">
        <w:rPr>
          <w:szCs w:val="22"/>
        </w:rPr>
        <w:t>제</w:t>
      </w:r>
      <w:r w:rsidRPr="00CB2B3F">
        <w:rPr>
          <w:szCs w:val="22"/>
        </w:rPr>
        <w:t>55</w:t>
      </w:r>
      <w:r>
        <w:rPr>
          <w:szCs w:val="22"/>
        </w:rPr>
        <w:t>조</w:t>
      </w:r>
      <w:r>
        <w:rPr>
          <w:rFonts w:hint="eastAsia"/>
          <w:szCs w:val="22"/>
        </w:rPr>
        <w:t>)</w:t>
      </w:r>
      <w:r w:rsidRPr="00CB2B3F">
        <w:rPr>
          <w:szCs w:val="22"/>
        </w:rPr>
        <w:t xml:space="preserve">. </w:t>
      </w:r>
    </w:p>
    <w:p w14:paraId="170B3FE5" w14:textId="77777777" w:rsidR="00026A7E" w:rsidRPr="00CB2B3F" w:rsidRDefault="00026A7E" w:rsidP="00026A7E">
      <w:pPr>
        <w:spacing w:after="240"/>
        <w:ind w:left="907" w:firstLine="1"/>
        <w:rPr>
          <w:szCs w:val="22"/>
        </w:rPr>
      </w:pPr>
      <w:r w:rsidRPr="00CB2B3F">
        <w:rPr>
          <w:szCs w:val="22"/>
        </w:rPr>
        <w:t>또한</w:t>
      </w:r>
      <w:r w:rsidRPr="00CB2B3F">
        <w:rPr>
          <w:szCs w:val="22"/>
        </w:rPr>
        <w:t xml:space="preserve">, </w:t>
      </w:r>
      <w:r w:rsidRPr="00CB2B3F">
        <w:rPr>
          <w:szCs w:val="22"/>
        </w:rPr>
        <w:t>산지전용허가를</w:t>
      </w:r>
      <w:r w:rsidRPr="00CB2B3F">
        <w:rPr>
          <w:szCs w:val="22"/>
        </w:rPr>
        <w:t xml:space="preserve"> </w:t>
      </w:r>
      <w:r w:rsidRPr="00CB2B3F">
        <w:rPr>
          <w:szCs w:val="22"/>
        </w:rPr>
        <w:t>받지</w:t>
      </w:r>
      <w:r w:rsidRPr="00CB2B3F">
        <w:rPr>
          <w:szCs w:val="22"/>
        </w:rPr>
        <w:t xml:space="preserve"> </w:t>
      </w:r>
      <w:r w:rsidRPr="00CB2B3F">
        <w:rPr>
          <w:szCs w:val="22"/>
        </w:rPr>
        <w:t>아니하고</w:t>
      </w:r>
      <w:r w:rsidRPr="00CB2B3F">
        <w:rPr>
          <w:szCs w:val="22"/>
        </w:rPr>
        <w:t xml:space="preserve"> </w:t>
      </w:r>
      <w:r w:rsidRPr="00CB2B3F">
        <w:rPr>
          <w:szCs w:val="22"/>
        </w:rPr>
        <w:t>산지전용을</w:t>
      </w:r>
      <w:r w:rsidRPr="00CB2B3F">
        <w:rPr>
          <w:szCs w:val="22"/>
        </w:rPr>
        <w:t xml:space="preserve"> </w:t>
      </w:r>
      <w:r w:rsidRPr="00CB2B3F">
        <w:rPr>
          <w:szCs w:val="22"/>
        </w:rPr>
        <w:t>한</w:t>
      </w:r>
      <w:r w:rsidRPr="00CB2B3F">
        <w:rPr>
          <w:szCs w:val="22"/>
        </w:rPr>
        <w:t xml:space="preserve"> </w:t>
      </w:r>
      <w:r w:rsidRPr="00CB2B3F">
        <w:rPr>
          <w:szCs w:val="22"/>
        </w:rPr>
        <w:t>경우</w:t>
      </w:r>
      <w:r w:rsidRPr="00CB2B3F">
        <w:rPr>
          <w:szCs w:val="22"/>
        </w:rPr>
        <w:t xml:space="preserve"> 5</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5,000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Pr>
          <w:rFonts w:hint="eastAsia"/>
          <w:szCs w:val="22"/>
        </w:rPr>
        <w:t>(</w:t>
      </w:r>
      <w:r w:rsidRPr="00CB2B3F">
        <w:rPr>
          <w:szCs w:val="22"/>
        </w:rPr>
        <w:t>산지관리법</w:t>
      </w:r>
      <w:r w:rsidRPr="00CB2B3F">
        <w:rPr>
          <w:szCs w:val="22"/>
        </w:rPr>
        <w:t xml:space="preserve"> </w:t>
      </w:r>
      <w:r w:rsidRPr="00CB2B3F">
        <w:rPr>
          <w:szCs w:val="22"/>
        </w:rPr>
        <w:t>제</w:t>
      </w:r>
      <w:r w:rsidRPr="00CB2B3F">
        <w:rPr>
          <w:szCs w:val="22"/>
        </w:rPr>
        <w:t>53</w:t>
      </w:r>
      <w:r>
        <w:rPr>
          <w:szCs w:val="22"/>
        </w:rPr>
        <w:t>조</w:t>
      </w:r>
      <w:r>
        <w:rPr>
          <w:rFonts w:hint="eastAsia"/>
          <w:szCs w:val="22"/>
        </w:rPr>
        <w:t>)</w:t>
      </w:r>
      <w:r w:rsidRPr="00CB2B3F">
        <w:rPr>
          <w:szCs w:val="22"/>
        </w:rPr>
        <w:t>.</w:t>
      </w:r>
    </w:p>
    <w:p w14:paraId="259EF9A7" w14:textId="77777777" w:rsidR="00026A7E" w:rsidRPr="000333C2" w:rsidRDefault="00026A7E" w:rsidP="00026A7E">
      <w:pPr>
        <w:spacing w:after="240"/>
        <w:ind w:left="907" w:firstLine="1"/>
        <w:rPr>
          <w:szCs w:val="22"/>
        </w:rPr>
      </w:pPr>
      <w:r w:rsidRPr="00CB2B3F">
        <w:rPr>
          <w:szCs w:val="22"/>
        </w:rPr>
        <w:t>대상회사가</w:t>
      </w:r>
      <w:r w:rsidRPr="00CB2B3F">
        <w:rPr>
          <w:szCs w:val="22"/>
        </w:rPr>
        <w:t xml:space="preserve"> </w:t>
      </w:r>
      <w:r w:rsidRPr="00CB2B3F">
        <w:rPr>
          <w:szCs w:val="22"/>
        </w:rPr>
        <w:t>행정기관으로부터</w:t>
      </w:r>
      <w:r w:rsidRPr="00CB2B3F">
        <w:rPr>
          <w:szCs w:val="22"/>
        </w:rPr>
        <w:t xml:space="preserve"> </w:t>
      </w:r>
      <w:r w:rsidRPr="00CB2B3F">
        <w:rPr>
          <w:szCs w:val="22"/>
        </w:rPr>
        <w:t>받은</w:t>
      </w:r>
      <w:r w:rsidRPr="00CB2B3F">
        <w:rPr>
          <w:szCs w:val="22"/>
        </w:rPr>
        <w:t xml:space="preserve"> </w:t>
      </w:r>
      <w:r w:rsidRPr="00CB2B3F">
        <w:rPr>
          <w:szCs w:val="22"/>
        </w:rPr>
        <w:t>시정명령의</w:t>
      </w:r>
      <w:r w:rsidRPr="00CB2B3F">
        <w:rPr>
          <w:szCs w:val="22"/>
        </w:rPr>
        <w:t xml:space="preserve"> </w:t>
      </w:r>
      <w:r w:rsidRPr="00CB2B3F">
        <w:rPr>
          <w:szCs w:val="22"/>
        </w:rPr>
        <w:t>내용과</w:t>
      </w:r>
      <w:r w:rsidRPr="00CB2B3F">
        <w:rPr>
          <w:szCs w:val="22"/>
        </w:rPr>
        <w:t xml:space="preserve"> </w:t>
      </w:r>
      <w:r w:rsidRPr="00CB2B3F">
        <w:rPr>
          <w:szCs w:val="22"/>
        </w:rPr>
        <w:t>이행경과</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답변을</w:t>
      </w:r>
      <w:r>
        <w:rPr>
          <w:rFonts w:hint="eastAsia"/>
          <w:szCs w:val="22"/>
        </w:rPr>
        <w:t xml:space="preserve"> </w:t>
      </w:r>
      <w:r>
        <w:rPr>
          <w:rFonts w:hint="eastAsia"/>
          <w:szCs w:val="22"/>
        </w:rPr>
        <w:t>요청하였으나</w:t>
      </w:r>
      <w:r>
        <w:rPr>
          <w:rFonts w:hint="eastAsia"/>
          <w:szCs w:val="22"/>
        </w:rPr>
        <w:t xml:space="preserve"> </w:t>
      </w:r>
      <w:r>
        <w:rPr>
          <w:rFonts w:hint="eastAsia"/>
          <w:szCs w:val="22"/>
        </w:rPr>
        <w:t>제공되지</w:t>
      </w:r>
      <w:r>
        <w:rPr>
          <w:rFonts w:hint="eastAsia"/>
          <w:szCs w:val="22"/>
        </w:rPr>
        <w:t xml:space="preserve"> </w:t>
      </w:r>
      <w:r>
        <w:rPr>
          <w:rFonts w:hint="eastAsia"/>
          <w:szCs w:val="22"/>
        </w:rPr>
        <w:t>아니함</w:t>
      </w:r>
      <w:r>
        <w:rPr>
          <w:rFonts w:hint="eastAsia"/>
          <w:szCs w:val="22"/>
        </w:rPr>
        <w:t>.</w:t>
      </w:r>
    </w:p>
    <w:p w14:paraId="5EDC3DC1" w14:textId="77777777" w:rsidR="00026A7E" w:rsidRPr="00CB2B3F" w:rsidRDefault="00026A7E" w:rsidP="00026A7E">
      <w:pPr>
        <w:spacing w:after="240"/>
        <w:ind w:left="907" w:firstLine="1"/>
        <w:rPr>
          <w:szCs w:val="22"/>
        </w:rPr>
      </w:pPr>
      <w:r w:rsidRPr="00F72462">
        <w:rPr>
          <w:rFonts w:hint="eastAsia"/>
          <w:szCs w:val="22"/>
        </w:rPr>
        <w:t>개발제한구역의</w:t>
      </w:r>
      <w:r w:rsidRPr="00F72462">
        <w:rPr>
          <w:rFonts w:hint="eastAsia"/>
          <w:szCs w:val="22"/>
        </w:rPr>
        <w:t xml:space="preserve"> </w:t>
      </w:r>
      <w:r w:rsidRPr="00F72462">
        <w:rPr>
          <w:rFonts w:hint="eastAsia"/>
          <w:szCs w:val="22"/>
        </w:rPr>
        <w:t>토지</w:t>
      </w:r>
      <w:r w:rsidRPr="00F72462">
        <w:rPr>
          <w:rFonts w:hint="eastAsia"/>
          <w:szCs w:val="22"/>
        </w:rPr>
        <w:t xml:space="preserve"> </w:t>
      </w:r>
      <w:r w:rsidRPr="00F72462">
        <w:rPr>
          <w:rFonts w:hint="eastAsia"/>
          <w:szCs w:val="22"/>
        </w:rPr>
        <w:t>형질변경</w:t>
      </w:r>
      <w:r w:rsidRPr="00F72462">
        <w:rPr>
          <w:rFonts w:hint="eastAsia"/>
          <w:szCs w:val="22"/>
        </w:rPr>
        <w:t xml:space="preserve"> </w:t>
      </w:r>
      <w:r w:rsidRPr="00F72462">
        <w:rPr>
          <w:rFonts w:hint="eastAsia"/>
          <w:szCs w:val="22"/>
        </w:rPr>
        <w:t>및</w:t>
      </w:r>
      <w:r w:rsidRPr="00F72462">
        <w:rPr>
          <w:rFonts w:hint="eastAsia"/>
          <w:szCs w:val="22"/>
        </w:rPr>
        <w:t xml:space="preserve"> </w:t>
      </w:r>
      <w:r w:rsidRPr="00F72462">
        <w:rPr>
          <w:rFonts w:hint="eastAsia"/>
          <w:szCs w:val="22"/>
        </w:rPr>
        <w:t>산지의</w:t>
      </w:r>
      <w:r w:rsidRPr="00F72462">
        <w:rPr>
          <w:rFonts w:hint="eastAsia"/>
          <w:szCs w:val="22"/>
        </w:rPr>
        <w:t xml:space="preserve"> </w:t>
      </w:r>
      <w:r w:rsidRPr="00F72462">
        <w:rPr>
          <w:rFonts w:hint="eastAsia"/>
          <w:szCs w:val="22"/>
        </w:rPr>
        <w:t>형질변경을</w:t>
      </w:r>
      <w:r w:rsidRPr="00F72462">
        <w:rPr>
          <w:rFonts w:hint="eastAsia"/>
          <w:szCs w:val="22"/>
        </w:rPr>
        <w:t xml:space="preserve"> </w:t>
      </w:r>
      <w:r w:rsidRPr="00F72462">
        <w:rPr>
          <w:rFonts w:hint="eastAsia"/>
          <w:szCs w:val="22"/>
        </w:rPr>
        <w:t>위하여</w:t>
      </w:r>
      <w:r w:rsidRPr="00F72462">
        <w:rPr>
          <w:rFonts w:hint="eastAsia"/>
          <w:szCs w:val="22"/>
        </w:rPr>
        <w:t xml:space="preserve"> </w:t>
      </w:r>
      <w:r w:rsidRPr="00F72462">
        <w:rPr>
          <w:rFonts w:hint="eastAsia"/>
          <w:szCs w:val="22"/>
        </w:rPr>
        <w:t>사전에</w:t>
      </w:r>
      <w:r w:rsidRPr="00F72462">
        <w:rPr>
          <w:rFonts w:hint="eastAsia"/>
          <w:szCs w:val="22"/>
        </w:rPr>
        <w:t xml:space="preserve"> </w:t>
      </w:r>
      <w:r w:rsidRPr="00F72462">
        <w:rPr>
          <w:rFonts w:hint="eastAsia"/>
          <w:szCs w:val="22"/>
        </w:rPr>
        <w:t>허가를</w:t>
      </w:r>
      <w:r w:rsidRPr="00F72462">
        <w:rPr>
          <w:rFonts w:hint="eastAsia"/>
          <w:szCs w:val="22"/>
        </w:rPr>
        <w:t xml:space="preserve"> </w:t>
      </w:r>
      <w:r w:rsidRPr="00F72462">
        <w:rPr>
          <w:rFonts w:hint="eastAsia"/>
          <w:szCs w:val="22"/>
        </w:rPr>
        <w:t>받는</w:t>
      </w:r>
      <w:r w:rsidRPr="00F72462">
        <w:rPr>
          <w:rFonts w:hint="eastAsia"/>
          <w:szCs w:val="22"/>
        </w:rPr>
        <w:t xml:space="preserve"> </w:t>
      </w:r>
      <w:r w:rsidRPr="00F72462">
        <w:rPr>
          <w:rFonts w:hint="eastAsia"/>
          <w:szCs w:val="22"/>
        </w:rPr>
        <w:t>것이</w:t>
      </w:r>
      <w:r w:rsidRPr="00F72462">
        <w:rPr>
          <w:rFonts w:hint="eastAsia"/>
          <w:szCs w:val="22"/>
        </w:rPr>
        <w:t xml:space="preserve"> </w:t>
      </w:r>
      <w:r w:rsidRPr="00F72462">
        <w:rPr>
          <w:rFonts w:hint="eastAsia"/>
          <w:szCs w:val="22"/>
        </w:rPr>
        <w:t>원칙이며</w:t>
      </w:r>
      <w:r w:rsidRPr="00F72462">
        <w:rPr>
          <w:rFonts w:hint="eastAsia"/>
          <w:szCs w:val="22"/>
        </w:rPr>
        <w:t>,</w:t>
      </w:r>
      <w:r w:rsidRPr="00F72462">
        <w:rPr>
          <w:szCs w:val="22"/>
        </w:rPr>
        <w:t xml:space="preserve"> </w:t>
      </w:r>
      <w:r w:rsidRPr="00F72462">
        <w:rPr>
          <w:szCs w:val="22"/>
        </w:rPr>
        <w:t>사후허가</w:t>
      </w:r>
      <w:r w:rsidRPr="00F72462">
        <w:rPr>
          <w:rFonts w:hint="eastAsia"/>
          <w:szCs w:val="22"/>
        </w:rPr>
        <w:t>에</w:t>
      </w:r>
      <w:r w:rsidRPr="00F72462">
        <w:rPr>
          <w:rFonts w:hint="eastAsia"/>
          <w:szCs w:val="22"/>
        </w:rPr>
        <w:t xml:space="preserve"> </w:t>
      </w:r>
      <w:r w:rsidRPr="00F72462">
        <w:rPr>
          <w:rFonts w:hint="eastAsia"/>
          <w:szCs w:val="22"/>
        </w:rPr>
        <w:t>대한</w:t>
      </w:r>
      <w:r w:rsidRPr="00F72462">
        <w:rPr>
          <w:rFonts w:hint="eastAsia"/>
          <w:szCs w:val="22"/>
        </w:rPr>
        <w:t xml:space="preserve"> </w:t>
      </w:r>
      <w:r w:rsidRPr="00F72462">
        <w:rPr>
          <w:rFonts w:hint="eastAsia"/>
          <w:szCs w:val="22"/>
        </w:rPr>
        <w:t>법령상</w:t>
      </w:r>
      <w:r w:rsidRPr="00F72462">
        <w:rPr>
          <w:rFonts w:hint="eastAsia"/>
          <w:szCs w:val="22"/>
        </w:rPr>
        <w:t xml:space="preserve"> </w:t>
      </w:r>
      <w:r w:rsidRPr="00F72462">
        <w:rPr>
          <w:rFonts w:hint="eastAsia"/>
          <w:szCs w:val="22"/>
        </w:rPr>
        <w:t>규정이</w:t>
      </w:r>
      <w:r w:rsidRPr="00F72462">
        <w:rPr>
          <w:rFonts w:hint="eastAsia"/>
          <w:szCs w:val="22"/>
        </w:rPr>
        <w:t xml:space="preserve"> </w:t>
      </w:r>
      <w:r w:rsidRPr="00F72462">
        <w:rPr>
          <w:rFonts w:hint="eastAsia"/>
          <w:szCs w:val="22"/>
        </w:rPr>
        <w:t>존재하지</w:t>
      </w:r>
      <w:r w:rsidRPr="00F72462">
        <w:rPr>
          <w:rFonts w:hint="eastAsia"/>
          <w:szCs w:val="22"/>
        </w:rPr>
        <w:t xml:space="preserve"> </w:t>
      </w:r>
      <w:r w:rsidRPr="00F72462">
        <w:rPr>
          <w:rFonts w:hint="eastAsia"/>
          <w:szCs w:val="22"/>
        </w:rPr>
        <w:t>않음</w:t>
      </w:r>
      <w:r w:rsidRPr="00F72462">
        <w:rPr>
          <w:rFonts w:hint="eastAsia"/>
          <w:szCs w:val="22"/>
        </w:rPr>
        <w:t xml:space="preserve">. </w:t>
      </w:r>
      <w:r w:rsidRPr="00F72462">
        <w:rPr>
          <w:rFonts w:hint="eastAsia"/>
          <w:szCs w:val="22"/>
        </w:rPr>
        <w:t>따라서</w:t>
      </w:r>
      <w:r w:rsidRPr="00F72462">
        <w:rPr>
          <w:rFonts w:hint="eastAsia"/>
          <w:szCs w:val="22"/>
        </w:rPr>
        <w:t>,</w:t>
      </w:r>
      <w:r w:rsidRPr="00F72462">
        <w:rPr>
          <w:szCs w:val="22"/>
        </w:rPr>
        <w:t xml:space="preserve"> </w:t>
      </w:r>
      <w:r w:rsidRPr="00F72462">
        <w:rPr>
          <w:rFonts w:hint="eastAsia"/>
          <w:szCs w:val="22"/>
        </w:rPr>
        <w:t>대상회사가</w:t>
      </w:r>
      <w:r w:rsidRPr="00F72462">
        <w:rPr>
          <w:rFonts w:hint="eastAsia"/>
          <w:szCs w:val="22"/>
        </w:rPr>
        <w:t xml:space="preserve"> </w:t>
      </w:r>
      <w:r w:rsidRPr="00F72462">
        <w:rPr>
          <w:rFonts w:hint="eastAsia"/>
          <w:szCs w:val="22"/>
        </w:rPr>
        <w:t>위</w:t>
      </w:r>
      <w:r w:rsidRPr="00F72462">
        <w:rPr>
          <w:rFonts w:hint="eastAsia"/>
          <w:szCs w:val="22"/>
        </w:rPr>
        <w:t xml:space="preserve"> </w:t>
      </w:r>
      <w:r w:rsidRPr="00F72462">
        <w:rPr>
          <w:rFonts w:hint="eastAsia"/>
          <w:szCs w:val="22"/>
        </w:rPr>
        <w:t>각</w:t>
      </w:r>
      <w:r w:rsidRPr="00F72462">
        <w:rPr>
          <w:rFonts w:hint="eastAsia"/>
          <w:szCs w:val="22"/>
        </w:rPr>
        <w:t xml:space="preserve"> </w:t>
      </w:r>
      <w:r w:rsidRPr="00F72462">
        <w:rPr>
          <w:rFonts w:hint="eastAsia"/>
          <w:szCs w:val="22"/>
        </w:rPr>
        <w:t>토지들을</w:t>
      </w:r>
      <w:r w:rsidRPr="00F72462">
        <w:rPr>
          <w:rFonts w:hint="eastAsia"/>
          <w:szCs w:val="22"/>
        </w:rPr>
        <w:t xml:space="preserve"> </w:t>
      </w:r>
      <w:r w:rsidRPr="00F72462">
        <w:rPr>
          <w:rFonts w:hint="eastAsia"/>
          <w:szCs w:val="22"/>
        </w:rPr>
        <w:t>변경된</w:t>
      </w:r>
      <w:r w:rsidRPr="00F72462">
        <w:rPr>
          <w:rFonts w:hint="eastAsia"/>
          <w:szCs w:val="22"/>
        </w:rPr>
        <w:t xml:space="preserve"> </w:t>
      </w:r>
      <w:r w:rsidRPr="00F72462">
        <w:rPr>
          <w:rFonts w:hint="eastAsia"/>
          <w:szCs w:val="22"/>
        </w:rPr>
        <w:t>용도로</w:t>
      </w:r>
      <w:r w:rsidRPr="00F72462">
        <w:rPr>
          <w:rFonts w:hint="eastAsia"/>
          <w:szCs w:val="22"/>
        </w:rPr>
        <w:t xml:space="preserve"> </w:t>
      </w:r>
      <w:r w:rsidRPr="00F72462">
        <w:rPr>
          <w:rFonts w:hint="eastAsia"/>
          <w:szCs w:val="22"/>
        </w:rPr>
        <w:t>계속</w:t>
      </w:r>
      <w:r w:rsidRPr="00F72462">
        <w:rPr>
          <w:rFonts w:hint="eastAsia"/>
          <w:szCs w:val="22"/>
        </w:rPr>
        <w:t xml:space="preserve"> </w:t>
      </w:r>
      <w:r w:rsidRPr="00F72462">
        <w:rPr>
          <w:rFonts w:hint="eastAsia"/>
          <w:szCs w:val="22"/>
        </w:rPr>
        <w:t>사용하기</w:t>
      </w:r>
      <w:r w:rsidRPr="00F72462">
        <w:rPr>
          <w:rFonts w:hint="eastAsia"/>
          <w:szCs w:val="22"/>
        </w:rPr>
        <w:t xml:space="preserve"> </w:t>
      </w:r>
      <w:r w:rsidRPr="00F72462">
        <w:rPr>
          <w:rFonts w:hint="eastAsia"/>
          <w:szCs w:val="22"/>
        </w:rPr>
        <w:t>위하여</w:t>
      </w:r>
      <w:r w:rsidRPr="00F72462">
        <w:rPr>
          <w:rFonts w:hint="eastAsia"/>
          <w:szCs w:val="22"/>
        </w:rPr>
        <w:t xml:space="preserve"> </w:t>
      </w:r>
      <w:r w:rsidRPr="00F72462">
        <w:rPr>
          <w:rFonts w:hint="eastAsia"/>
          <w:szCs w:val="22"/>
        </w:rPr>
        <w:t>관할</w:t>
      </w:r>
      <w:r w:rsidRPr="00F72462">
        <w:rPr>
          <w:rFonts w:hint="eastAsia"/>
          <w:szCs w:val="22"/>
        </w:rPr>
        <w:t xml:space="preserve"> </w:t>
      </w:r>
      <w:r w:rsidRPr="00F72462">
        <w:rPr>
          <w:rFonts w:hint="eastAsia"/>
          <w:szCs w:val="22"/>
        </w:rPr>
        <w:t>행정기관과</w:t>
      </w:r>
      <w:r w:rsidRPr="00F72462">
        <w:rPr>
          <w:rFonts w:hint="eastAsia"/>
          <w:szCs w:val="22"/>
        </w:rPr>
        <w:t xml:space="preserve"> </w:t>
      </w:r>
      <w:r w:rsidRPr="00F72462">
        <w:rPr>
          <w:rFonts w:hint="eastAsia"/>
          <w:szCs w:val="22"/>
        </w:rPr>
        <w:t>협의를</w:t>
      </w:r>
      <w:r w:rsidRPr="00F72462">
        <w:rPr>
          <w:rFonts w:hint="eastAsia"/>
          <w:szCs w:val="22"/>
        </w:rPr>
        <w:t xml:space="preserve"> </w:t>
      </w:r>
      <w:r w:rsidRPr="00F72462">
        <w:rPr>
          <w:rFonts w:hint="eastAsia"/>
          <w:szCs w:val="22"/>
        </w:rPr>
        <w:t>진행하고</w:t>
      </w:r>
      <w:r w:rsidRPr="00F72462">
        <w:rPr>
          <w:rFonts w:hint="eastAsia"/>
          <w:szCs w:val="22"/>
        </w:rPr>
        <w:t>,</w:t>
      </w:r>
      <w:r w:rsidRPr="00F72462">
        <w:rPr>
          <w:szCs w:val="22"/>
        </w:rPr>
        <w:t xml:space="preserve"> </w:t>
      </w:r>
      <w:r w:rsidRPr="00F72462">
        <w:rPr>
          <w:rFonts w:hint="eastAsia"/>
          <w:szCs w:val="22"/>
        </w:rPr>
        <w:t>이에</w:t>
      </w:r>
      <w:r w:rsidRPr="00F72462">
        <w:rPr>
          <w:rFonts w:hint="eastAsia"/>
          <w:szCs w:val="22"/>
        </w:rPr>
        <w:t xml:space="preserve"> </w:t>
      </w:r>
      <w:r w:rsidRPr="00F72462">
        <w:rPr>
          <w:rFonts w:hint="eastAsia"/>
          <w:szCs w:val="22"/>
        </w:rPr>
        <w:t>대한</w:t>
      </w:r>
      <w:r w:rsidRPr="00F72462">
        <w:rPr>
          <w:rFonts w:hint="eastAsia"/>
          <w:szCs w:val="22"/>
        </w:rPr>
        <w:t xml:space="preserve"> </w:t>
      </w:r>
      <w:r w:rsidRPr="00F72462">
        <w:rPr>
          <w:rFonts w:hint="eastAsia"/>
          <w:szCs w:val="22"/>
        </w:rPr>
        <w:t>사후</w:t>
      </w:r>
      <w:r w:rsidRPr="00F72462">
        <w:rPr>
          <w:rFonts w:hint="eastAsia"/>
          <w:szCs w:val="22"/>
        </w:rPr>
        <w:t xml:space="preserve"> </w:t>
      </w:r>
      <w:r w:rsidRPr="00F72462">
        <w:rPr>
          <w:rFonts w:hint="eastAsia"/>
          <w:szCs w:val="22"/>
        </w:rPr>
        <w:t>허가를</w:t>
      </w:r>
      <w:r w:rsidRPr="00F72462">
        <w:rPr>
          <w:rFonts w:hint="eastAsia"/>
          <w:szCs w:val="22"/>
        </w:rPr>
        <w:t xml:space="preserve"> </w:t>
      </w:r>
      <w:r w:rsidRPr="00F72462">
        <w:rPr>
          <w:rFonts w:hint="eastAsia"/>
          <w:szCs w:val="22"/>
        </w:rPr>
        <w:t>취득해야</w:t>
      </w:r>
      <w:r w:rsidRPr="00F72462">
        <w:rPr>
          <w:rFonts w:hint="eastAsia"/>
          <w:szCs w:val="22"/>
        </w:rPr>
        <w:t xml:space="preserve"> </w:t>
      </w:r>
      <w:r w:rsidRPr="00F72462">
        <w:rPr>
          <w:rFonts w:hint="eastAsia"/>
          <w:szCs w:val="22"/>
        </w:rPr>
        <w:t>함</w:t>
      </w:r>
      <w:r w:rsidRPr="00F72462">
        <w:rPr>
          <w:rFonts w:hint="eastAsia"/>
          <w:szCs w:val="22"/>
        </w:rPr>
        <w:t>.</w:t>
      </w:r>
      <w:r w:rsidRPr="00F72462">
        <w:rPr>
          <w:szCs w:val="22"/>
        </w:rPr>
        <w:t xml:space="preserve"> </w:t>
      </w:r>
      <w:r w:rsidRPr="00F72462">
        <w:rPr>
          <w:rFonts w:hint="eastAsia"/>
          <w:szCs w:val="22"/>
        </w:rPr>
        <w:t>관할</w:t>
      </w:r>
      <w:r w:rsidRPr="00F72462">
        <w:rPr>
          <w:rFonts w:hint="eastAsia"/>
          <w:szCs w:val="22"/>
        </w:rPr>
        <w:t xml:space="preserve"> </w:t>
      </w:r>
      <w:r w:rsidRPr="00F72462">
        <w:rPr>
          <w:rFonts w:hint="eastAsia"/>
          <w:szCs w:val="22"/>
        </w:rPr>
        <w:t>행정기관이</w:t>
      </w:r>
      <w:r w:rsidRPr="00F72462">
        <w:rPr>
          <w:rFonts w:hint="eastAsia"/>
          <w:szCs w:val="22"/>
        </w:rPr>
        <w:t xml:space="preserve"> </w:t>
      </w:r>
      <w:r w:rsidRPr="00F72462">
        <w:rPr>
          <w:rFonts w:hint="eastAsia"/>
          <w:szCs w:val="22"/>
        </w:rPr>
        <w:t>사후</w:t>
      </w:r>
      <w:r w:rsidRPr="00F72462">
        <w:rPr>
          <w:rFonts w:hint="eastAsia"/>
          <w:szCs w:val="22"/>
        </w:rPr>
        <w:t xml:space="preserve"> </w:t>
      </w:r>
      <w:r w:rsidRPr="00F72462">
        <w:rPr>
          <w:rFonts w:hint="eastAsia"/>
          <w:szCs w:val="22"/>
        </w:rPr>
        <w:t>허가를</w:t>
      </w:r>
      <w:r w:rsidRPr="00F72462">
        <w:rPr>
          <w:rFonts w:hint="eastAsia"/>
          <w:szCs w:val="22"/>
        </w:rPr>
        <w:t xml:space="preserve"> </w:t>
      </w:r>
      <w:r w:rsidRPr="00F72462">
        <w:rPr>
          <w:rFonts w:hint="eastAsia"/>
          <w:szCs w:val="22"/>
        </w:rPr>
        <w:t>거부하고</w:t>
      </w:r>
      <w:r w:rsidRPr="00F72462">
        <w:rPr>
          <w:rFonts w:hint="eastAsia"/>
          <w:szCs w:val="22"/>
        </w:rPr>
        <w:t xml:space="preserve"> </w:t>
      </w:r>
      <w:r w:rsidRPr="00F72462">
        <w:rPr>
          <w:rFonts w:hint="eastAsia"/>
          <w:szCs w:val="22"/>
        </w:rPr>
        <w:t>시정명령을</w:t>
      </w:r>
      <w:r w:rsidRPr="00F72462">
        <w:rPr>
          <w:rFonts w:hint="eastAsia"/>
          <w:szCs w:val="22"/>
        </w:rPr>
        <w:t xml:space="preserve"> </w:t>
      </w:r>
      <w:r w:rsidRPr="00F72462">
        <w:rPr>
          <w:rFonts w:hint="eastAsia"/>
          <w:szCs w:val="22"/>
        </w:rPr>
        <w:t>할</w:t>
      </w:r>
      <w:r w:rsidRPr="00F72462">
        <w:rPr>
          <w:rFonts w:hint="eastAsia"/>
          <w:szCs w:val="22"/>
        </w:rPr>
        <w:t xml:space="preserve"> </w:t>
      </w:r>
      <w:r w:rsidRPr="00F72462">
        <w:rPr>
          <w:rFonts w:hint="eastAsia"/>
          <w:szCs w:val="22"/>
        </w:rPr>
        <w:t>경우</w:t>
      </w:r>
      <w:r w:rsidRPr="00F72462">
        <w:rPr>
          <w:rFonts w:hint="eastAsia"/>
          <w:szCs w:val="22"/>
        </w:rPr>
        <w:t xml:space="preserve"> </w:t>
      </w:r>
      <w:r w:rsidRPr="00F72462">
        <w:rPr>
          <w:rFonts w:hint="eastAsia"/>
          <w:szCs w:val="22"/>
        </w:rPr>
        <w:t>대상회사는</w:t>
      </w:r>
      <w:r w:rsidRPr="00F72462">
        <w:rPr>
          <w:rFonts w:hint="eastAsia"/>
          <w:szCs w:val="22"/>
        </w:rPr>
        <w:t xml:space="preserve"> </w:t>
      </w:r>
      <w:r w:rsidRPr="00F72462">
        <w:rPr>
          <w:rFonts w:hint="eastAsia"/>
          <w:szCs w:val="22"/>
        </w:rPr>
        <w:t>위</w:t>
      </w:r>
      <w:r w:rsidRPr="00F72462">
        <w:rPr>
          <w:rFonts w:hint="eastAsia"/>
          <w:szCs w:val="22"/>
        </w:rPr>
        <w:t xml:space="preserve"> </w:t>
      </w:r>
      <w:r w:rsidRPr="00F72462">
        <w:rPr>
          <w:rFonts w:hint="eastAsia"/>
          <w:szCs w:val="22"/>
        </w:rPr>
        <w:t>각</w:t>
      </w:r>
      <w:r w:rsidRPr="00F72462">
        <w:rPr>
          <w:rFonts w:hint="eastAsia"/>
          <w:szCs w:val="22"/>
        </w:rPr>
        <w:t xml:space="preserve"> </w:t>
      </w:r>
      <w:r w:rsidRPr="00F72462">
        <w:rPr>
          <w:rFonts w:hint="eastAsia"/>
          <w:szCs w:val="22"/>
        </w:rPr>
        <w:t>토지들을</w:t>
      </w:r>
      <w:r w:rsidRPr="00F72462">
        <w:rPr>
          <w:szCs w:val="22"/>
        </w:rPr>
        <w:t xml:space="preserve"> </w:t>
      </w:r>
      <w:r w:rsidRPr="00F72462">
        <w:rPr>
          <w:szCs w:val="22"/>
        </w:rPr>
        <w:t>원상복구</w:t>
      </w:r>
      <w:r w:rsidRPr="00F72462">
        <w:rPr>
          <w:rFonts w:hint="eastAsia"/>
          <w:szCs w:val="22"/>
        </w:rPr>
        <w:t>해야</w:t>
      </w:r>
      <w:r w:rsidRPr="00F72462">
        <w:rPr>
          <w:rFonts w:hint="eastAsia"/>
          <w:szCs w:val="22"/>
        </w:rPr>
        <w:t xml:space="preserve"> </w:t>
      </w:r>
      <w:r w:rsidRPr="00F72462">
        <w:rPr>
          <w:rFonts w:hint="eastAsia"/>
          <w:szCs w:val="22"/>
        </w:rPr>
        <w:t>할</w:t>
      </w:r>
      <w:r w:rsidRPr="00F72462">
        <w:rPr>
          <w:rFonts w:hint="eastAsia"/>
          <w:szCs w:val="22"/>
        </w:rPr>
        <w:t xml:space="preserve"> </w:t>
      </w:r>
      <w:r w:rsidRPr="00F72462">
        <w:rPr>
          <w:rFonts w:hint="eastAsia"/>
          <w:szCs w:val="22"/>
        </w:rPr>
        <w:t>의무를</w:t>
      </w:r>
      <w:r w:rsidRPr="00F72462">
        <w:rPr>
          <w:rFonts w:hint="eastAsia"/>
          <w:szCs w:val="22"/>
        </w:rPr>
        <w:t xml:space="preserve"> </w:t>
      </w:r>
      <w:r w:rsidRPr="00F72462">
        <w:rPr>
          <w:rFonts w:hint="eastAsia"/>
          <w:szCs w:val="22"/>
        </w:rPr>
        <w:t>부담할</w:t>
      </w:r>
      <w:r w:rsidRPr="00F72462">
        <w:rPr>
          <w:rFonts w:hint="eastAsia"/>
          <w:szCs w:val="22"/>
        </w:rPr>
        <w:t xml:space="preserve"> </w:t>
      </w:r>
      <w:r w:rsidRPr="00F72462">
        <w:rPr>
          <w:rFonts w:hint="eastAsia"/>
          <w:szCs w:val="22"/>
        </w:rPr>
        <w:t>수</w:t>
      </w:r>
      <w:r w:rsidRPr="00F72462">
        <w:rPr>
          <w:rFonts w:hint="eastAsia"/>
          <w:szCs w:val="22"/>
        </w:rPr>
        <w:t xml:space="preserve"> </w:t>
      </w:r>
      <w:r w:rsidRPr="00F72462">
        <w:rPr>
          <w:rFonts w:hint="eastAsia"/>
          <w:szCs w:val="22"/>
        </w:rPr>
        <w:t>있음</w:t>
      </w:r>
      <w:r w:rsidRPr="00F72462">
        <w:rPr>
          <w:rFonts w:hint="eastAsia"/>
          <w:szCs w:val="22"/>
        </w:rPr>
        <w:t>.</w:t>
      </w:r>
    </w:p>
    <w:p w14:paraId="4239F6E5" w14:textId="77777777" w:rsidR="00026A7E" w:rsidRPr="00CB2B3F" w:rsidRDefault="00026A7E" w:rsidP="00026A7E">
      <w:pPr>
        <w:spacing w:after="240"/>
        <w:ind w:left="907" w:firstLine="1"/>
        <w:rPr>
          <w:szCs w:val="22"/>
        </w:rPr>
      </w:pPr>
    </w:p>
    <w:p w14:paraId="44C18A9B" w14:textId="77777777" w:rsidR="00026A7E" w:rsidRPr="005C1A41" w:rsidRDefault="00026A7E" w:rsidP="00026A7E">
      <w:pPr>
        <w:pStyle w:val="a5"/>
        <w:numPr>
          <w:ilvl w:val="0"/>
          <w:numId w:val="27"/>
        </w:numPr>
        <w:spacing w:before="240" w:after="240"/>
        <w:ind w:leftChars="0"/>
        <w:outlineLvl w:val="1"/>
        <w:rPr>
          <w:b/>
          <w:color w:val="5D2A2C" w:themeColor="text2"/>
          <w:sz w:val="24"/>
        </w:rPr>
      </w:pPr>
      <w:r w:rsidRPr="005C1A41">
        <w:rPr>
          <w:b/>
          <w:color w:val="5D2A2C" w:themeColor="text2"/>
          <w:sz w:val="24"/>
        </w:rPr>
        <w:t>산업단지</w:t>
      </w:r>
      <w:r w:rsidRPr="005C1A41">
        <w:rPr>
          <w:b/>
          <w:color w:val="5D2A2C" w:themeColor="text2"/>
          <w:sz w:val="24"/>
        </w:rPr>
        <w:t xml:space="preserve"> </w:t>
      </w:r>
      <w:r w:rsidRPr="005C1A41">
        <w:rPr>
          <w:b/>
          <w:color w:val="5D2A2C" w:themeColor="text2"/>
          <w:sz w:val="24"/>
        </w:rPr>
        <w:t>입주계약</w:t>
      </w:r>
      <w:r w:rsidRPr="005C1A41">
        <w:rPr>
          <w:b/>
          <w:color w:val="5D2A2C" w:themeColor="text2"/>
          <w:sz w:val="24"/>
        </w:rPr>
        <w:t xml:space="preserve"> </w:t>
      </w:r>
      <w:r w:rsidRPr="005C1A41">
        <w:rPr>
          <w:b/>
          <w:color w:val="5D2A2C" w:themeColor="text2"/>
          <w:sz w:val="24"/>
        </w:rPr>
        <w:t>관련</w:t>
      </w:r>
    </w:p>
    <w:p w14:paraId="4FEF26DD" w14:textId="77777777" w:rsidR="00026A7E" w:rsidRPr="00CB2B3F" w:rsidRDefault="00026A7E" w:rsidP="00026A7E">
      <w:pPr>
        <w:numPr>
          <w:ilvl w:val="0"/>
          <w:numId w:val="77"/>
        </w:numPr>
        <w:spacing w:after="240"/>
        <w:rPr>
          <w:bCs/>
          <w:szCs w:val="22"/>
          <w:u w:val="single"/>
        </w:rPr>
      </w:pPr>
      <w:r w:rsidRPr="00CB2B3F">
        <w:rPr>
          <w:b/>
          <w:bCs/>
          <w:szCs w:val="22"/>
        </w:rPr>
        <w:t>사실관계</w:t>
      </w:r>
    </w:p>
    <w:p w14:paraId="24B2BBDC" w14:textId="77777777" w:rsidR="00026A7E" w:rsidRDefault="00026A7E" w:rsidP="00026A7E">
      <w:pPr>
        <w:spacing w:after="240"/>
        <w:ind w:left="907"/>
        <w:rPr>
          <w:bCs/>
          <w:szCs w:val="22"/>
        </w:rPr>
      </w:pPr>
      <w:r>
        <w:rPr>
          <w:rFonts w:hint="eastAsia"/>
          <w:bCs/>
          <w:szCs w:val="22"/>
        </w:rPr>
        <w:t>대상회사가</w:t>
      </w:r>
      <w:r>
        <w:rPr>
          <w:rFonts w:hint="eastAsia"/>
          <w:bCs/>
          <w:szCs w:val="22"/>
        </w:rPr>
        <w:t xml:space="preserve"> </w:t>
      </w:r>
      <w:r>
        <w:rPr>
          <w:rFonts w:hint="eastAsia"/>
          <w:bCs/>
          <w:szCs w:val="22"/>
        </w:rPr>
        <w:t>사용</w:t>
      </w:r>
      <w:r>
        <w:rPr>
          <w:rFonts w:hint="eastAsia"/>
          <w:bCs/>
          <w:szCs w:val="22"/>
        </w:rPr>
        <w:t xml:space="preserve"> </w:t>
      </w:r>
      <w:r>
        <w:rPr>
          <w:rFonts w:hint="eastAsia"/>
          <w:bCs/>
          <w:szCs w:val="22"/>
        </w:rPr>
        <w:t>중인</w:t>
      </w:r>
      <w:r>
        <w:rPr>
          <w:rFonts w:hint="eastAsia"/>
          <w:bCs/>
          <w:szCs w:val="22"/>
        </w:rPr>
        <w:t xml:space="preserve"> </w:t>
      </w:r>
      <w:r>
        <w:rPr>
          <w:rFonts w:hint="eastAsia"/>
          <w:bCs/>
          <w:szCs w:val="22"/>
        </w:rPr>
        <w:t>부동산의</w:t>
      </w:r>
      <w:r>
        <w:rPr>
          <w:rFonts w:hint="eastAsia"/>
          <w:bCs/>
          <w:szCs w:val="22"/>
        </w:rPr>
        <w:t xml:space="preserve"> </w:t>
      </w:r>
      <w:r>
        <w:rPr>
          <w:rFonts w:hint="eastAsia"/>
          <w:bCs/>
          <w:szCs w:val="22"/>
        </w:rPr>
        <w:t>각</w:t>
      </w:r>
      <w:r>
        <w:rPr>
          <w:rFonts w:hint="eastAsia"/>
          <w:bCs/>
          <w:szCs w:val="22"/>
        </w:rPr>
        <w:t xml:space="preserve"> </w:t>
      </w:r>
      <w:r>
        <w:rPr>
          <w:rFonts w:hint="eastAsia"/>
          <w:bCs/>
          <w:szCs w:val="22"/>
        </w:rPr>
        <w:t>지번</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산업단지</w:t>
      </w:r>
      <w:r>
        <w:rPr>
          <w:rFonts w:hint="eastAsia"/>
          <w:bCs/>
          <w:szCs w:val="22"/>
        </w:rPr>
        <w:t xml:space="preserve"> </w:t>
      </w:r>
      <w:r>
        <w:rPr>
          <w:rFonts w:hint="eastAsia"/>
          <w:bCs/>
          <w:szCs w:val="22"/>
        </w:rPr>
        <w:t>입주</w:t>
      </w:r>
      <w:r>
        <w:rPr>
          <w:rFonts w:hint="eastAsia"/>
          <w:bCs/>
          <w:szCs w:val="22"/>
        </w:rPr>
        <w:t xml:space="preserve"> </w:t>
      </w:r>
      <w:r>
        <w:rPr>
          <w:rFonts w:hint="eastAsia"/>
          <w:bCs/>
          <w:szCs w:val="22"/>
        </w:rPr>
        <w:t>여부에</w:t>
      </w:r>
      <w:r>
        <w:rPr>
          <w:rFonts w:hint="eastAsia"/>
          <w:bCs/>
          <w:szCs w:val="22"/>
        </w:rPr>
        <w:t xml:space="preserve"> </w:t>
      </w:r>
      <w:r>
        <w:rPr>
          <w:rFonts w:hint="eastAsia"/>
          <w:bCs/>
          <w:szCs w:val="22"/>
        </w:rPr>
        <w:t>대한</w:t>
      </w:r>
      <w:r>
        <w:rPr>
          <w:rFonts w:hint="eastAsia"/>
          <w:bCs/>
          <w:szCs w:val="22"/>
        </w:rPr>
        <w:t xml:space="preserve"> </w:t>
      </w:r>
      <w:r>
        <w:rPr>
          <w:rFonts w:hint="eastAsia"/>
          <w:bCs/>
          <w:szCs w:val="22"/>
        </w:rPr>
        <w:t>자료를</w:t>
      </w:r>
      <w:r>
        <w:rPr>
          <w:rFonts w:hint="eastAsia"/>
          <w:bCs/>
          <w:szCs w:val="22"/>
        </w:rPr>
        <w:t xml:space="preserve"> </w:t>
      </w:r>
      <w:r>
        <w:rPr>
          <w:rFonts w:hint="eastAsia"/>
          <w:bCs/>
          <w:szCs w:val="22"/>
        </w:rPr>
        <w:t>요청하였으나</w:t>
      </w:r>
      <w:r>
        <w:rPr>
          <w:rFonts w:hint="eastAsia"/>
          <w:bCs/>
          <w:szCs w:val="22"/>
        </w:rPr>
        <w:t xml:space="preserve"> </w:t>
      </w:r>
      <w:r>
        <w:rPr>
          <w:rFonts w:hint="eastAsia"/>
          <w:bCs/>
          <w:szCs w:val="22"/>
        </w:rPr>
        <w:t>제공되지</w:t>
      </w:r>
      <w:r>
        <w:rPr>
          <w:rFonts w:hint="eastAsia"/>
          <w:bCs/>
          <w:szCs w:val="22"/>
        </w:rPr>
        <w:t xml:space="preserve"> </w:t>
      </w:r>
      <w:r>
        <w:rPr>
          <w:rFonts w:hint="eastAsia"/>
          <w:bCs/>
          <w:szCs w:val="22"/>
        </w:rPr>
        <w:t>아니함</w:t>
      </w:r>
      <w:r>
        <w:rPr>
          <w:rFonts w:hint="eastAsia"/>
          <w:bCs/>
          <w:szCs w:val="22"/>
        </w:rPr>
        <w:t>.</w:t>
      </w:r>
    </w:p>
    <w:p w14:paraId="77DDBD03" w14:textId="77777777" w:rsidR="00026A7E" w:rsidRPr="00CB2B3F" w:rsidRDefault="00026A7E" w:rsidP="00026A7E">
      <w:pPr>
        <w:spacing w:after="240"/>
        <w:ind w:left="907"/>
        <w:rPr>
          <w:bCs/>
          <w:szCs w:val="22"/>
        </w:rPr>
      </w:pPr>
      <w:r w:rsidRPr="00CB2B3F">
        <w:rPr>
          <w:bCs/>
          <w:szCs w:val="22"/>
        </w:rPr>
        <w:t>제공</w:t>
      </w:r>
      <w:r>
        <w:rPr>
          <w:rFonts w:hint="eastAsia"/>
          <w:bCs/>
          <w:szCs w:val="22"/>
        </w:rPr>
        <w:t>된</w:t>
      </w:r>
      <w:r w:rsidRPr="00CB2B3F">
        <w:rPr>
          <w:bCs/>
          <w:szCs w:val="22"/>
        </w:rPr>
        <w:t xml:space="preserve"> </w:t>
      </w:r>
      <w:r w:rsidRPr="00CB2B3F">
        <w:rPr>
          <w:bCs/>
          <w:szCs w:val="22"/>
        </w:rPr>
        <w:t>소유</w:t>
      </w:r>
      <w:r w:rsidRPr="00CB2B3F">
        <w:rPr>
          <w:bCs/>
          <w:szCs w:val="22"/>
        </w:rPr>
        <w:t xml:space="preserve"> </w:t>
      </w:r>
      <w:r w:rsidRPr="00CB2B3F">
        <w:rPr>
          <w:bCs/>
          <w:szCs w:val="22"/>
        </w:rPr>
        <w:t>부동산</w:t>
      </w:r>
      <w:r w:rsidRPr="00CB2B3F">
        <w:rPr>
          <w:bCs/>
          <w:szCs w:val="22"/>
        </w:rPr>
        <w:t xml:space="preserve"> </w:t>
      </w:r>
      <w:r w:rsidRPr="00CB2B3F">
        <w:rPr>
          <w:bCs/>
          <w:szCs w:val="22"/>
        </w:rPr>
        <w:t>현황을</w:t>
      </w:r>
      <w:r w:rsidRPr="00CB2B3F">
        <w:rPr>
          <w:bCs/>
          <w:szCs w:val="22"/>
        </w:rPr>
        <w:t xml:space="preserve"> </w:t>
      </w:r>
      <w:r>
        <w:rPr>
          <w:rFonts w:hint="eastAsia"/>
          <w:bCs/>
          <w:szCs w:val="22"/>
        </w:rPr>
        <w:t>통해</w:t>
      </w:r>
      <w:r>
        <w:rPr>
          <w:rFonts w:hint="eastAsia"/>
          <w:bCs/>
          <w:szCs w:val="22"/>
        </w:rPr>
        <w:t xml:space="preserve"> </w:t>
      </w:r>
      <w:del w:id="889" w:author="heesung.ahn" w:date="2021-08-31T01:27:00Z">
        <w:r w:rsidRPr="00CB2B3F" w:rsidDel="00472311">
          <w:rPr>
            <w:bCs/>
            <w:szCs w:val="22"/>
          </w:rPr>
          <w:delText xml:space="preserve"> </w:delText>
        </w:r>
      </w:del>
      <w:r w:rsidRPr="00CB2B3F">
        <w:rPr>
          <w:bCs/>
          <w:szCs w:val="22"/>
        </w:rPr>
        <w:t>자체</w:t>
      </w:r>
      <w:r w:rsidRPr="00CB2B3F">
        <w:rPr>
          <w:bCs/>
          <w:szCs w:val="22"/>
        </w:rPr>
        <w:t xml:space="preserve"> </w:t>
      </w:r>
      <w:r w:rsidRPr="00CB2B3F">
        <w:rPr>
          <w:bCs/>
          <w:szCs w:val="22"/>
        </w:rPr>
        <w:t>확인</w:t>
      </w:r>
      <w:r>
        <w:rPr>
          <w:rFonts w:hint="eastAsia"/>
          <w:bCs/>
          <w:szCs w:val="22"/>
        </w:rPr>
        <w:t xml:space="preserve"> </w:t>
      </w:r>
      <w:r>
        <w:rPr>
          <w:rFonts w:hint="eastAsia"/>
          <w:bCs/>
          <w:szCs w:val="22"/>
        </w:rPr>
        <w:t>결과</w:t>
      </w:r>
      <w:r>
        <w:rPr>
          <w:rFonts w:hint="eastAsia"/>
          <w:bCs/>
          <w:szCs w:val="22"/>
        </w:rPr>
        <w:t>(</w:t>
      </w:r>
      <w:r>
        <w:rPr>
          <w:rFonts w:hint="eastAsia"/>
          <w:bCs/>
          <w:szCs w:val="22"/>
        </w:rPr>
        <w:t>토</w:t>
      </w:r>
      <w:r w:rsidRPr="00CB2B3F">
        <w:rPr>
          <w:bCs/>
          <w:szCs w:val="22"/>
        </w:rPr>
        <w:t>지이용계획확인서</w:t>
      </w:r>
      <w:r w:rsidRPr="00CB2B3F">
        <w:rPr>
          <w:bCs/>
          <w:szCs w:val="22"/>
        </w:rPr>
        <w:t xml:space="preserve"> </w:t>
      </w:r>
      <w:r w:rsidRPr="00CB2B3F">
        <w:rPr>
          <w:bCs/>
          <w:szCs w:val="22"/>
        </w:rPr>
        <w:t>및</w:t>
      </w:r>
      <w:r w:rsidRPr="00CB2B3F">
        <w:rPr>
          <w:bCs/>
          <w:szCs w:val="22"/>
        </w:rPr>
        <w:t xml:space="preserve"> </w:t>
      </w:r>
      <w:r w:rsidRPr="00CB2B3F">
        <w:rPr>
          <w:bCs/>
          <w:szCs w:val="22"/>
        </w:rPr>
        <w:t>산업단지</w:t>
      </w:r>
      <w:r w:rsidRPr="00CB2B3F">
        <w:rPr>
          <w:bCs/>
          <w:szCs w:val="22"/>
        </w:rPr>
        <w:t xml:space="preserve"> </w:t>
      </w:r>
      <w:r w:rsidRPr="00CB2B3F">
        <w:rPr>
          <w:bCs/>
          <w:szCs w:val="22"/>
        </w:rPr>
        <w:t>입주계약</w:t>
      </w:r>
      <w:r w:rsidRPr="00CB2B3F">
        <w:rPr>
          <w:bCs/>
          <w:szCs w:val="22"/>
        </w:rPr>
        <w:t xml:space="preserve"> </w:t>
      </w:r>
      <w:r w:rsidRPr="00CB2B3F">
        <w:rPr>
          <w:bCs/>
          <w:szCs w:val="22"/>
        </w:rPr>
        <w:t>확인서</w:t>
      </w:r>
      <w:r>
        <w:rPr>
          <w:rFonts w:hint="eastAsia"/>
          <w:bCs/>
          <w:szCs w:val="22"/>
        </w:rPr>
        <w:t>)</w:t>
      </w:r>
      <w:r w:rsidRPr="00CB2B3F">
        <w:rPr>
          <w:bCs/>
          <w:szCs w:val="22"/>
        </w:rPr>
        <w:t>에</w:t>
      </w:r>
      <w:r w:rsidRPr="00CB2B3F">
        <w:rPr>
          <w:bCs/>
          <w:szCs w:val="22"/>
        </w:rPr>
        <w:t xml:space="preserve"> </w:t>
      </w:r>
      <w:r w:rsidRPr="00CB2B3F">
        <w:rPr>
          <w:bCs/>
          <w:szCs w:val="22"/>
        </w:rPr>
        <w:t>의하면</w:t>
      </w:r>
      <w:r>
        <w:rPr>
          <w:rFonts w:hint="eastAsia"/>
          <w:bCs/>
          <w:szCs w:val="22"/>
        </w:rPr>
        <w:t xml:space="preserve">, </w:t>
      </w:r>
      <w:r>
        <w:rPr>
          <w:rFonts w:hint="eastAsia"/>
          <w:bCs/>
          <w:szCs w:val="22"/>
        </w:rPr>
        <w:t>대상회사의</w:t>
      </w:r>
      <w:r w:rsidRPr="00CB2B3F">
        <w:rPr>
          <w:bCs/>
          <w:szCs w:val="22"/>
        </w:rPr>
        <w:t xml:space="preserve"> </w:t>
      </w:r>
      <w:r w:rsidRPr="00CB2B3F">
        <w:rPr>
          <w:bCs/>
          <w:szCs w:val="22"/>
        </w:rPr>
        <w:t>소유</w:t>
      </w:r>
      <w:r w:rsidRPr="00CB2B3F">
        <w:rPr>
          <w:bCs/>
          <w:szCs w:val="22"/>
        </w:rPr>
        <w:t xml:space="preserve"> </w:t>
      </w:r>
      <w:r w:rsidRPr="00CB2B3F">
        <w:rPr>
          <w:bCs/>
          <w:szCs w:val="22"/>
        </w:rPr>
        <w:t>부동산</w:t>
      </w:r>
      <w:r w:rsidRPr="00CB2B3F">
        <w:rPr>
          <w:bCs/>
          <w:szCs w:val="22"/>
        </w:rPr>
        <w:t xml:space="preserve"> </w:t>
      </w:r>
      <w:r w:rsidRPr="00CB2B3F">
        <w:rPr>
          <w:bCs/>
          <w:szCs w:val="22"/>
        </w:rPr>
        <w:t>중</w:t>
      </w:r>
      <w:r w:rsidRPr="00CB2B3F">
        <w:rPr>
          <w:bCs/>
          <w:szCs w:val="22"/>
        </w:rPr>
        <w:t xml:space="preserve"> </w:t>
      </w:r>
      <w:r w:rsidRPr="00CB2B3F">
        <w:rPr>
          <w:bCs/>
          <w:szCs w:val="22"/>
        </w:rPr>
        <w:t>아래</w:t>
      </w:r>
      <w:r w:rsidRPr="00CB2B3F">
        <w:rPr>
          <w:bCs/>
          <w:szCs w:val="22"/>
        </w:rPr>
        <w:t xml:space="preserve"> </w:t>
      </w:r>
      <w:r w:rsidRPr="00CB2B3F">
        <w:rPr>
          <w:bCs/>
          <w:szCs w:val="22"/>
        </w:rPr>
        <w:t>부동산의</w:t>
      </w:r>
      <w:r w:rsidRPr="00CB2B3F">
        <w:rPr>
          <w:bCs/>
          <w:szCs w:val="22"/>
        </w:rPr>
        <w:t xml:space="preserve"> </w:t>
      </w:r>
      <w:r w:rsidRPr="00CB2B3F">
        <w:rPr>
          <w:bCs/>
          <w:szCs w:val="22"/>
        </w:rPr>
        <w:t>경우</w:t>
      </w:r>
      <w:r w:rsidRPr="00CB2B3F">
        <w:rPr>
          <w:bCs/>
          <w:szCs w:val="22"/>
        </w:rPr>
        <w:t xml:space="preserve"> </w:t>
      </w:r>
      <w:r w:rsidRPr="00CB2B3F">
        <w:rPr>
          <w:bCs/>
          <w:szCs w:val="22"/>
        </w:rPr>
        <w:t>산업단지에</w:t>
      </w:r>
      <w:r w:rsidRPr="00CB2B3F">
        <w:rPr>
          <w:bCs/>
          <w:szCs w:val="22"/>
        </w:rPr>
        <w:t xml:space="preserve"> </w:t>
      </w:r>
      <w:r w:rsidRPr="00CB2B3F">
        <w:rPr>
          <w:bCs/>
          <w:szCs w:val="22"/>
        </w:rPr>
        <w:t>위치하고</w:t>
      </w:r>
      <w:r w:rsidRPr="00CB2B3F">
        <w:rPr>
          <w:bCs/>
          <w:szCs w:val="22"/>
        </w:rPr>
        <w:t xml:space="preserve"> </w:t>
      </w:r>
      <w:r w:rsidRPr="00CB2B3F">
        <w:rPr>
          <w:bCs/>
          <w:szCs w:val="22"/>
        </w:rPr>
        <w:t>있는</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10A910FB" w14:textId="77777777" w:rsidR="00026A7E" w:rsidRPr="00CB2B3F" w:rsidRDefault="00026A7E" w:rsidP="00026A7E">
      <w:pPr>
        <w:spacing w:after="240"/>
        <w:ind w:left="907"/>
        <w:rPr>
          <w:bCs/>
          <w:szCs w:val="22"/>
        </w:rPr>
      </w:pPr>
      <w:r w:rsidRPr="00CB2B3F">
        <w:rPr>
          <w:bCs/>
          <w:szCs w:val="22"/>
        </w:rPr>
        <w:t>자체</w:t>
      </w:r>
      <w:r w:rsidRPr="00CB2B3F">
        <w:rPr>
          <w:bCs/>
          <w:szCs w:val="22"/>
        </w:rPr>
        <w:t xml:space="preserve"> </w:t>
      </w:r>
      <w:r w:rsidRPr="00CB2B3F">
        <w:rPr>
          <w:bCs/>
          <w:szCs w:val="22"/>
        </w:rPr>
        <w:t>조사결과</w:t>
      </w:r>
      <w:r w:rsidRPr="00CB2B3F">
        <w:rPr>
          <w:bCs/>
          <w:szCs w:val="22"/>
        </w:rPr>
        <w:t>(</w:t>
      </w:r>
      <w:r w:rsidRPr="00CB2B3F">
        <w:rPr>
          <w:bCs/>
          <w:szCs w:val="22"/>
        </w:rPr>
        <w:t>산업단지</w:t>
      </w:r>
      <w:r w:rsidRPr="00CB2B3F">
        <w:rPr>
          <w:bCs/>
          <w:szCs w:val="22"/>
        </w:rPr>
        <w:t xml:space="preserve"> </w:t>
      </w:r>
      <w:r w:rsidRPr="00CB2B3F">
        <w:rPr>
          <w:bCs/>
          <w:szCs w:val="22"/>
        </w:rPr>
        <w:t>입주계약</w:t>
      </w:r>
      <w:r w:rsidRPr="00CB2B3F">
        <w:rPr>
          <w:bCs/>
          <w:szCs w:val="22"/>
        </w:rPr>
        <w:t xml:space="preserve"> </w:t>
      </w:r>
      <w:r w:rsidRPr="00CB2B3F">
        <w:rPr>
          <w:bCs/>
          <w:szCs w:val="22"/>
        </w:rPr>
        <w:t>확인서</w:t>
      </w:r>
      <w:r w:rsidRPr="00CB2B3F">
        <w:rPr>
          <w:bCs/>
          <w:szCs w:val="22"/>
        </w:rPr>
        <w:t>)</w:t>
      </w:r>
      <w:r w:rsidRPr="00CB2B3F">
        <w:rPr>
          <w:bCs/>
          <w:szCs w:val="22"/>
        </w:rPr>
        <w:t>에</w:t>
      </w:r>
      <w:r w:rsidRPr="00CB2B3F">
        <w:rPr>
          <w:bCs/>
          <w:szCs w:val="22"/>
        </w:rPr>
        <w:t xml:space="preserve"> </w:t>
      </w:r>
      <w:r w:rsidRPr="00CB2B3F">
        <w:rPr>
          <w:bCs/>
          <w:szCs w:val="22"/>
        </w:rPr>
        <w:t>의하면</w:t>
      </w:r>
      <w:r w:rsidRPr="00CB2B3F">
        <w:rPr>
          <w:bCs/>
          <w:szCs w:val="22"/>
        </w:rPr>
        <w:t xml:space="preserve"> </w:t>
      </w:r>
      <w:r w:rsidRPr="00CB2B3F">
        <w:rPr>
          <w:bCs/>
          <w:szCs w:val="22"/>
        </w:rPr>
        <w:t>아래</w:t>
      </w:r>
      <w:r w:rsidRPr="00CB2B3F">
        <w:rPr>
          <w:bCs/>
          <w:szCs w:val="22"/>
        </w:rPr>
        <w:t xml:space="preserve"> </w:t>
      </w:r>
      <w:r w:rsidRPr="00CB2B3F">
        <w:rPr>
          <w:bCs/>
          <w:szCs w:val="22"/>
        </w:rPr>
        <w:t>부동산의</w:t>
      </w:r>
      <w:r w:rsidRPr="00CB2B3F">
        <w:rPr>
          <w:bCs/>
          <w:szCs w:val="22"/>
        </w:rPr>
        <w:t xml:space="preserve"> </w:t>
      </w:r>
      <w:r w:rsidRPr="00CB2B3F">
        <w:rPr>
          <w:bCs/>
          <w:szCs w:val="22"/>
        </w:rPr>
        <w:t>경우</w:t>
      </w:r>
      <w:r w:rsidRPr="00CB2B3F">
        <w:rPr>
          <w:bCs/>
          <w:szCs w:val="22"/>
        </w:rPr>
        <w:t xml:space="preserve"> </w:t>
      </w:r>
      <w:r w:rsidRPr="00CB2B3F">
        <w:rPr>
          <w:bCs/>
          <w:szCs w:val="22"/>
        </w:rPr>
        <w:t>각</w:t>
      </w:r>
      <w:r w:rsidRPr="00CB2B3F">
        <w:rPr>
          <w:bCs/>
          <w:szCs w:val="22"/>
        </w:rPr>
        <w:t xml:space="preserve"> </w:t>
      </w:r>
      <w:r w:rsidRPr="00CB2B3F">
        <w:rPr>
          <w:bCs/>
          <w:szCs w:val="22"/>
        </w:rPr>
        <w:t>산업단지</w:t>
      </w:r>
      <w:r w:rsidRPr="00CB2B3F">
        <w:rPr>
          <w:bCs/>
          <w:szCs w:val="22"/>
        </w:rPr>
        <w:t xml:space="preserve"> </w:t>
      </w:r>
      <w:r w:rsidRPr="00CB2B3F">
        <w:rPr>
          <w:bCs/>
          <w:szCs w:val="22"/>
        </w:rPr>
        <w:t>관리기관과</w:t>
      </w:r>
      <w:r w:rsidRPr="00CB2B3F">
        <w:rPr>
          <w:bCs/>
          <w:szCs w:val="22"/>
        </w:rPr>
        <w:t xml:space="preserve"> </w:t>
      </w:r>
      <w:r w:rsidRPr="00CB2B3F">
        <w:rPr>
          <w:bCs/>
          <w:szCs w:val="22"/>
        </w:rPr>
        <w:t>입주계약을</w:t>
      </w:r>
      <w:r w:rsidRPr="00CB2B3F">
        <w:rPr>
          <w:bCs/>
          <w:szCs w:val="22"/>
        </w:rPr>
        <w:t xml:space="preserve"> </w:t>
      </w:r>
      <w:r w:rsidRPr="00CB2B3F">
        <w:rPr>
          <w:bCs/>
          <w:szCs w:val="22"/>
        </w:rPr>
        <w:t>체결한</w:t>
      </w:r>
      <w:r w:rsidRPr="00CB2B3F">
        <w:rPr>
          <w:bCs/>
          <w:szCs w:val="22"/>
        </w:rPr>
        <w:t xml:space="preserve"> </w:t>
      </w:r>
      <w:r w:rsidRPr="00CB2B3F">
        <w:rPr>
          <w:bCs/>
          <w:szCs w:val="22"/>
        </w:rPr>
        <w:t>것으로</w:t>
      </w:r>
      <w:r w:rsidRPr="00CB2B3F">
        <w:rPr>
          <w:bCs/>
          <w:szCs w:val="22"/>
        </w:rPr>
        <w:t xml:space="preserve"> </w:t>
      </w:r>
      <w:r w:rsidRPr="00CB2B3F">
        <w:rPr>
          <w:bCs/>
          <w:szCs w:val="22"/>
        </w:rPr>
        <w:t>보</w:t>
      </w:r>
      <w:r>
        <w:rPr>
          <w:rFonts w:hint="eastAsia"/>
          <w:bCs/>
          <w:szCs w:val="22"/>
        </w:rPr>
        <w:t>이며</w:t>
      </w:r>
      <w:r>
        <w:rPr>
          <w:rFonts w:hint="eastAsia"/>
          <w:bCs/>
          <w:szCs w:val="22"/>
        </w:rPr>
        <w:t>,</w:t>
      </w:r>
      <w:r>
        <w:rPr>
          <w:bCs/>
          <w:szCs w:val="22"/>
        </w:rPr>
        <w:t xml:space="preserve"> </w:t>
      </w:r>
      <w:r>
        <w:rPr>
          <w:rFonts w:hint="eastAsia"/>
          <w:bCs/>
          <w:szCs w:val="22"/>
        </w:rPr>
        <w:t>산업단지</w:t>
      </w:r>
      <w:r>
        <w:rPr>
          <w:rFonts w:hint="eastAsia"/>
          <w:bCs/>
          <w:szCs w:val="22"/>
        </w:rPr>
        <w:t xml:space="preserve"> </w:t>
      </w:r>
      <w:r>
        <w:rPr>
          <w:rFonts w:hint="eastAsia"/>
          <w:bCs/>
          <w:szCs w:val="22"/>
        </w:rPr>
        <w:t>입주계약</w:t>
      </w:r>
      <w:del w:id="890" w:author="heesung.ahn" w:date="2021-08-31T01:28:00Z">
        <w:r w:rsidDel="00472311">
          <w:rPr>
            <w:rFonts w:hint="eastAsia"/>
            <w:bCs/>
            <w:szCs w:val="22"/>
          </w:rPr>
          <w:delText>을</w:delText>
        </w:r>
      </w:del>
      <w:ins w:id="891" w:author="heesung.ahn" w:date="2021-08-31T01:28:00Z">
        <w:r w:rsidR="00472311">
          <w:rPr>
            <w:rFonts w:hint="eastAsia"/>
            <w:bCs/>
            <w:szCs w:val="22"/>
          </w:rPr>
          <w:t>은</w:t>
        </w:r>
      </w:ins>
      <w:r>
        <w:rPr>
          <w:rFonts w:hint="eastAsia"/>
          <w:bCs/>
          <w:szCs w:val="22"/>
        </w:rPr>
        <w:t xml:space="preserve"> </w:t>
      </w:r>
      <w:r>
        <w:rPr>
          <w:rFonts w:hint="eastAsia"/>
          <w:bCs/>
          <w:szCs w:val="22"/>
        </w:rPr>
        <w:t>제공되지</w:t>
      </w:r>
      <w:r>
        <w:rPr>
          <w:rFonts w:hint="eastAsia"/>
          <w:bCs/>
          <w:szCs w:val="22"/>
        </w:rPr>
        <w:t xml:space="preserve"> </w:t>
      </w:r>
      <w:r>
        <w:rPr>
          <w:rFonts w:hint="eastAsia"/>
          <w:bCs/>
          <w:szCs w:val="22"/>
        </w:rPr>
        <w:t>아니함</w:t>
      </w:r>
      <w:r>
        <w:rPr>
          <w:rFonts w:hint="eastAsia"/>
          <w:bCs/>
          <w:szCs w:val="22"/>
        </w:rPr>
        <w:t>.</w:t>
      </w:r>
      <w:r>
        <w:rPr>
          <w:bCs/>
          <w:szCs w:val="22"/>
        </w:rPr>
        <w:br/>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354"/>
        <w:gridCol w:w="3260"/>
        <w:gridCol w:w="3118"/>
      </w:tblGrid>
      <w:tr w:rsidR="00026A7E" w:rsidRPr="00CB2B3F" w14:paraId="12C78C37" w14:textId="77777777" w:rsidTr="0091358C">
        <w:trPr>
          <w:trHeight w:val="340"/>
          <w:tblHeader/>
        </w:trPr>
        <w:tc>
          <w:tcPr>
            <w:tcW w:w="2354" w:type="dxa"/>
            <w:tcBorders>
              <w:top w:val="single" w:sz="12" w:space="0" w:color="404040" w:themeColor="text1" w:themeTint="BF"/>
              <w:bottom w:val="single" w:sz="4" w:space="0" w:color="404040" w:themeColor="text1" w:themeTint="BF"/>
            </w:tcBorders>
            <w:shd w:val="clear" w:color="auto" w:fill="DEEEEE"/>
            <w:vAlign w:val="center"/>
          </w:tcPr>
          <w:p w14:paraId="40FD2E72"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3260" w:type="dxa"/>
            <w:tcBorders>
              <w:top w:val="single" w:sz="12" w:space="0" w:color="404040" w:themeColor="text1" w:themeTint="BF"/>
              <w:bottom w:val="single" w:sz="4" w:space="0" w:color="404040" w:themeColor="text1" w:themeTint="BF"/>
            </w:tcBorders>
            <w:shd w:val="clear" w:color="auto" w:fill="DEEEEE"/>
            <w:vAlign w:val="center"/>
          </w:tcPr>
          <w:p w14:paraId="4BEBAD45"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산업단지</w:t>
            </w:r>
          </w:p>
        </w:tc>
        <w:tc>
          <w:tcPr>
            <w:tcW w:w="3118" w:type="dxa"/>
            <w:tcBorders>
              <w:top w:val="single" w:sz="12" w:space="0" w:color="404040" w:themeColor="text1" w:themeTint="BF"/>
              <w:bottom w:val="single" w:sz="4" w:space="0" w:color="404040" w:themeColor="text1" w:themeTint="BF"/>
            </w:tcBorders>
            <w:shd w:val="clear" w:color="auto" w:fill="DEEEEE"/>
            <w:vAlign w:val="center"/>
          </w:tcPr>
          <w:p w14:paraId="2B631273"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확인서류</w:t>
            </w:r>
            <w:r w:rsidRPr="007B0EE3">
              <w:rPr>
                <w:snapToGrid w:val="0"/>
                <w:sz w:val="20"/>
                <w:szCs w:val="20"/>
              </w:rPr>
              <w:t xml:space="preserve"> </w:t>
            </w:r>
            <w:r w:rsidRPr="007B0EE3">
              <w:rPr>
                <w:snapToGrid w:val="0"/>
                <w:sz w:val="20"/>
                <w:szCs w:val="20"/>
              </w:rPr>
              <w:t>및</w:t>
            </w:r>
            <w:r w:rsidRPr="007B0EE3">
              <w:rPr>
                <w:snapToGrid w:val="0"/>
                <w:sz w:val="20"/>
                <w:szCs w:val="20"/>
              </w:rPr>
              <w:t xml:space="preserve"> </w:t>
            </w:r>
            <w:r w:rsidRPr="007B0EE3">
              <w:rPr>
                <w:snapToGrid w:val="0"/>
                <w:sz w:val="20"/>
                <w:szCs w:val="20"/>
              </w:rPr>
              <w:t>참고사항</w:t>
            </w:r>
          </w:p>
        </w:tc>
      </w:tr>
      <w:tr w:rsidR="00026A7E" w:rsidRPr="00CB2B3F" w14:paraId="248C4C1F" w14:textId="77777777" w:rsidTr="0091358C">
        <w:trPr>
          <w:trHeight w:val="369"/>
        </w:trPr>
        <w:tc>
          <w:tcPr>
            <w:tcW w:w="2354" w:type="dxa"/>
            <w:tcBorders>
              <w:top w:val="single" w:sz="4" w:space="0" w:color="404040" w:themeColor="text1" w:themeTint="BF"/>
            </w:tcBorders>
            <w:shd w:val="clear" w:color="auto" w:fill="F2F2F2" w:themeFill="background1" w:themeFillShade="F2"/>
            <w:vAlign w:val="center"/>
          </w:tcPr>
          <w:p w14:paraId="0C5AC392"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안산</w:t>
            </w:r>
            <w:r>
              <w:rPr>
                <w:snapToGrid w:val="0"/>
                <w:sz w:val="20"/>
                <w:szCs w:val="20"/>
              </w:rPr>
              <w:t>3</w:t>
            </w:r>
            <w:r>
              <w:rPr>
                <w:snapToGrid w:val="0"/>
                <w:sz w:val="20"/>
                <w:szCs w:val="20"/>
              </w:rPr>
              <w:t>공장</w:t>
            </w:r>
          </w:p>
        </w:tc>
        <w:tc>
          <w:tcPr>
            <w:tcW w:w="3260" w:type="dxa"/>
            <w:vMerge w:val="restart"/>
            <w:tcBorders>
              <w:top w:val="single" w:sz="4" w:space="0" w:color="404040" w:themeColor="text1" w:themeTint="BF"/>
            </w:tcBorders>
            <w:shd w:val="clear" w:color="auto" w:fill="auto"/>
            <w:vAlign w:val="center"/>
          </w:tcPr>
          <w:p w14:paraId="110D6440" w14:textId="77777777" w:rsidR="00026A7E" w:rsidRPr="007B0EE3" w:rsidRDefault="00026A7E" w:rsidP="0091358C">
            <w:pPr>
              <w:pStyle w:val="21"/>
              <w:spacing w:line="280" w:lineRule="atLeast"/>
              <w:jc w:val="center"/>
              <w:rPr>
                <w:b w:val="0"/>
                <w:snapToGrid w:val="0"/>
                <w:sz w:val="20"/>
                <w:szCs w:val="20"/>
              </w:rPr>
            </w:pPr>
            <w:r w:rsidRPr="007B0EE3">
              <w:rPr>
                <w:b w:val="0"/>
                <w:snapToGrid w:val="0"/>
                <w:sz w:val="20"/>
                <w:szCs w:val="20"/>
              </w:rPr>
              <w:t>시화국가산업단지</w:t>
            </w:r>
          </w:p>
        </w:tc>
        <w:tc>
          <w:tcPr>
            <w:tcW w:w="3118" w:type="dxa"/>
            <w:vMerge w:val="restart"/>
            <w:tcBorders>
              <w:top w:val="single" w:sz="4" w:space="0" w:color="404040" w:themeColor="text1" w:themeTint="BF"/>
            </w:tcBorders>
            <w:vAlign w:val="center"/>
          </w:tcPr>
          <w:p w14:paraId="49CBA52B"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산업단지</w:t>
            </w:r>
            <w:r w:rsidRPr="007B0EE3">
              <w:rPr>
                <w:b w:val="0"/>
                <w:snapToGrid w:val="0"/>
                <w:sz w:val="20"/>
                <w:szCs w:val="20"/>
              </w:rPr>
              <w:t xml:space="preserve"> </w:t>
            </w:r>
            <w:r w:rsidRPr="007B0EE3">
              <w:rPr>
                <w:b w:val="0"/>
                <w:snapToGrid w:val="0"/>
                <w:sz w:val="20"/>
                <w:szCs w:val="20"/>
              </w:rPr>
              <w:t>입주계약</w:t>
            </w:r>
            <w:r w:rsidRPr="007B0EE3">
              <w:rPr>
                <w:b w:val="0"/>
                <w:snapToGrid w:val="0"/>
                <w:sz w:val="20"/>
                <w:szCs w:val="20"/>
              </w:rPr>
              <w:t xml:space="preserve"> </w:t>
            </w:r>
            <w:r w:rsidRPr="007B0EE3">
              <w:rPr>
                <w:b w:val="0"/>
                <w:snapToGrid w:val="0"/>
                <w:sz w:val="20"/>
                <w:szCs w:val="20"/>
              </w:rPr>
              <w:t>확인서</w:t>
            </w:r>
          </w:p>
        </w:tc>
      </w:tr>
      <w:tr w:rsidR="00026A7E" w:rsidRPr="00CB2B3F" w14:paraId="2634F928" w14:textId="77777777" w:rsidTr="0091358C">
        <w:trPr>
          <w:trHeight w:val="369"/>
        </w:trPr>
        <w:tc>
          <w:tcPr>
            <w:tcW w:w="2354" w:type="dxa"/>
            <w:shd w:val="clear" w:color="auto" w:fill="F2F2F2" w:themeFill="background1" w:themeFillShade="F2"/>
            <w:vAlign w:val="center"/>
          </w:tcPr>
          <w:p w14:paraId="35511183"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안산</w:t>
            </w:r>
            <w:r>
              <w:rPr>
                <w:snapToGrid w:val="0"/>
                <w:sz w:val="20"/>
                <w:szCs w:val="20"/>
              </w:rPr>
              <w:t>4</w:t>
            </w:r>
            <w:r>
              <w:rPr>
                <w:snapToGrid w:val="0"/>
                <w:sz w:val="20"/>
                <w:szCs w:val="20"/>
              </w:rPr>
              <w:t>공장</w:t>
            </w:r>
          </w:p>
        </w:tc>
        <w:tc>
          <w:tcPr>
            <w:tcW w:w="3260" w:type="dxa"/>
            <w:vMerge/>
            <w:shd w:val="clear" w:color="auto" w:fill="auto"/>
            <w:vAlign w:val="center"/>
          </w:tcPr>
          <w:p w14:paraId="021996AD" w14:textId="77777777" w:rsidR="00026A7E" w:rsidRPr="007B0EE3" w:rsidRDefault="00026A7E" w:rsidP="0091358C">
            <w:pPr>
              <w:pStyle w:val="21"/>
              <w:spacing w:line="280" w:lineRule="atLeast"/>
              <w:jc w:val="center"/>
              <w:rPr>
                <w:b w:val="0"/>
                <w:snapToGrid w:val="0"/>
                <w:sz w:val="20"/>
                <w:szCs w:val="20"/>
              </w:rPr>
            </w:pPr>
          </w:p>
        </w:tc>
        <w:tc>
          <w:tcPr>
            <w:tcW w:w="3118" w:type="dxa"/>
            <w:vMerge/>
            <w:vAlign w:val="center"/>
          </w:tcPr>
          <w:p w14:paraId="2AB61449" w14:textId="77777777" w:rsidR="00026A7E" w:rsidRPr="007B0EE3" w:rsidRDefault="00026A7E" w:rsidP="0091358C">
            <w:pPr>
              <w:pStyle w:val="21"/>
              <w:numPr>
                <w:ilvl w:val="0"/>
                <w:numId w:val="78"/>
              </w:numPr>
              <w:spacing w:line="280" w:lineRule="atLeast"/>
              <w:rPr>
                <w:b w:val="0"/>
                <w:snapToGrid w:val="0"/>
                <w:sz w:val="20"/>
                <w:szCs w:val="20"/>
              </w:rPr>
            </w:pPr>
          </w:p>
        </w:tc>
      </w:tr>
      <w:tr w:rsidR="00026A7E" w:rsidRPr="00CB2B3F" w14:paraId="64A224A1" w14:textId="77777777" w:rsidTr="0091358C">
        <w:trPr>
          <w:trHeight w:val="369"/>
        </w:trPr>
        <w:tc>
          <w:tcPr>
            <w:tcW w:w="2354" w:type="dxa"/>
            <w:shd w:val="clear" w:color="auto" w:fill="F2F2F2" w:themeFill="background1" w:themeFillShade="F2"/>
            <w:vAlign w:val="center"/>
          </w:tcPr>
          <w:p w14:paraId="59474CB2" w14:textId="77777777" w:rsidR="00026A7E" w:rsidRPr="007B0EE3" w:rsidRDefault="00026A7E" w:rsidP="0091358C">
            <w:pPr>
              <w:pStyle w:val="21"/>
              <w:spacing w:line="280" w:lineRule="atLeast"/>
              <w:jc w:val="center"/>
              <w:rPr>
                <w:snapToGrid w:val="0"/>
                <w:sz w:val="20"/>
                <w:szCs w:val="20"/>
              </w:rPr>
            </w:pPr>
            <w:proofErr w:type="spellStart"/>
            <w:r w:rsidRPr="007B0EE3">
              <w:rPr>
                <w:snapToGrid w:val="0"/>
                <w:sz w:val="20"/>
                <w:szCs w:val="20"/>
              </w:rPr>
              <w:t>오이도물류센터</w:t>
            </w:r>
            <w:proofErr w:type="spellEnd"/>
          </w:p>
        </w:tc>
        <w:tc>
          <w:tcPr>
            <w:tcW w:w="3260" w:type="dxa"/>
            <w:vMerge/>
            <w:shd w:val="clear" w:color="auto" w:fill="auto"/>
            <w:vAlign w:val="center"/>
          </w:tcPr>
          <w:p w14:paraId="1F56285A" w14:textId="77777777" w:rsidR="00026A7E" w:rsidRPr="007B0EE3" w:rsidRDefault="00026A7E" w:rsidP="0091358C">
            <w:pPr>
              <w:pStyle w:val="21"/>
              <w:spacing w:line="280" w:lineRule="atLeast"/>
              <w:jc w:val="center"/>
              <w:rPr>
                <w:b w:val="0"/>
                <w:snapToGrid w:val="0"/>
                <w:sz w:val="20"/>
                <w:szCs w:val="20"/>
              </w:rPr>
            </w:pPr>
          </w:p>
        </w:tc>
        <w:tc>
          <w:tcPr>
            <w:tcW w:w="3118" w:type="dxa"/>
            <w:vMerge/>
            <w:vAlign w:val="center"/>
          </w:tcPr>
          <w:p w14:paraId="4756B673" w14:textId="77777777" w:rsidR="00026A7E" w:rsidRPr="007B0EE3" w:rsidRDefault="00026A7E" w:rsidP="0091358C">
            <w:pPr>
              <w:pStyle w:val="21"/>
              <w:numPr>
                <w:ilvl w:val="0"/>
                <w:numId w:val="78"/>
              </w:numPr>
              <w:spacing w:line="280" w:lineRule="atLeast"/>
              <w:rPr>
                <w:b w:val="0"/>
                <w:snapToGrid w:val="0"/>
                <w:sz w:val="20"/>
                <w:szCs w:val="20"/>
              </w:rPr>
            </w:pPr>
          </w:p>
        </w:tc>
      </w:tr>
      <w:tr w:rsidR="00026A7E" w:rsidRPr="00CB2B3F" w14:paraId="709CC2E3" w14:textId="77777777" w:rsidTr="0091358C">
        <w:trPr>
          <w:trHeight w:val="369"/>
        </w:trPr>
        <w:tc>
          <w:tcPr>
            <w:tcW w:w="2354" w:type="dxa"/>
            <w:shd w:val="clear" w:color="auto" w:fill="F2F2F2" w:themeFill="background1" w:themeFillShade="F2"/>
            <w:vAlign w:val="center"/>
          </w:tcPr>
          <w:p w14:paraId="3B641FF0"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부산물류센터</w:t>
            </w:r>
          </w:p>
        </w:tc>
        <w:tc>
          <w:tcPr>
            <w:tcW w:w="3260" w:type="dxa"/>
            <w:shd w:val="clear" w:color="auto" w:fill="auto"/>
            <w:vAlign w:val="center"/>
          </w:tcPr>
          <w:p w14:paraId="0B29FFCD" w14:textId="77777777" w:rsidR="00026A7E" w:rsidRPr="007B0EE3" w:rsidRDefault="00026A7E" w:rsidP="0091358C">
            <w:pPr>
              <w:pStyle w:val="21"/>
              <w:spacing w:line="280" w:lineRule="atLeast"/>
              <w:jc w:val="center"/>
              <w:rPr>
                <w:b w:val="0"/>
                <w:snapToGrid w:val="0"/>
                <w:sz w:val="20"/>
                <w:szCs w:val="20"/>
              </w:rPr>
            </w:pPr>
            <w:proofErr w:type="spellStart"/>
            <w:r w:rsidRPr="007B0EE3">
              <w:rPr>
                <w:b w:val="0"/>
                <w:snapToGrid w:val="0"/>
                <w:sz w:val="20"/>
                <w:szCs w:val="20"/>
              </w:rPr>
              <w:t>부산신항배후</w:t>
            </w:r>
            <w:proofErr w:type="spellEnd"/>
            <w:r w:rsidRPr="007B0EE3">
              <w:rPr>
                <w:b w:val="0"/>
                <w:snapToGrid w:val="0"/>
                <w:sz w:val="20"/>
                <w:szCs w:val="20"/>
              </w:rPr>
              <w:t xml:space="preserve"> </w:t>
            </w:r>
            <w:r w:rsidRPr="007B0EE3">
              <w:rPr>
                <w:b w:val="0"/>
                <w:snapToGrid w:val="0"/>
                <w:sz w:val="20"/>
                <w:szCs w:val="20"/>
              </w:rPr>
              <w:t>국제산업물류도시</w:t>
            </w:r>
            <w:r w:rsidRPr="007B0EE3">
              <w:rPr>
                <w:b w:val="0"/>
                <w:snapToGrid w:val="0"/>
                <w:sz w:val="20"/>
                <w:szCs w:val="20"/>
              </w:rPr>
              <w:t xml:space="preserve"> </w:t>
            </w:r>
            <w:r w:rsidRPr="007B0EE3">
              <w:rPr>
                <w:b w:val="0"/>
                <w:snapToGrid w:val="0"/>
                <w:sz w:val="20"/>
                <w:szCs w:val="20"/>
              </w:rPr>
              <w:t>일반산업단지</w:t>
            </w:r>
          </w:p>
        </w:tc>
        <w:tc>
          <w:tcPr>
            <w:tcW w:w="3118" w:type="dxa"/>
            <w:vMerge/>
            <w:vAlign w:val="center"/>
          </w:tcPr>
          <w:p w14:paraId="65470521" w14:textId="77777777" w:rsidR="00026A7E" w:rsidRPr="007B0EE3" w:rsidRDefault="00026A7E" w:rsidP="0091358C">
            <w:pPr>
              <w:pStyle w:val="21"/>
              <w:numPr>
                <w:ilvl w:val="0"/>
                <w:numId w:val="78"/>
              </w:numPr>
              <w:spacing w:line="280" w:lineRule="atLeast"/>
              <w:rPr>
                <w:b w:val="0"/>
                <w:snapToGrid w:val="0"/>
                <w:sz w:val="20"/>
                <w:szCs w:val="20"/>
              </w:rPr>
            </w:pPr>
          </w:p>
        </w:tc>
      </w:tr>
    </w:tbl>
    <w:p w14:paraId="48ED80FD" w14:textId="77777777" w:rsidR="00026A7E" w:rsidRPr="00CB2B3F" w:rsidRDefault="00026A7E" w:rsidP="00026A7E">
      <w:pPr>
        <w:spacing w:before="240" w:after="240"/>
        <w:ind w:left="907"/>
        <w:rPr>
          <w:bCs/>
          <w:szCs w:val="22"/>
        </w:rPr>
      </w:pPr>
      <w:r w:rsidRPr="00CB2B3F">
        <w:rPr>
          <w:bCs/>
          <w:szCs w:val="22"/>
        </w:rPr>
        <w:t>한편</w:t>
      </w:r>
      <w:r w:rsidRPr="00CB2B3F">
        <w:rPr>
          <w:bCs/>
          <w:szCs w:val="22"/>
        </w:rPr>
        <w:t xml:space="preserve">, </w:t>
      </w:r>
      <w:r w:rsidRPr="00CB2B3F">
        <w:rPr>
          <w:bCs/>
          <w:szCs w:val="22"/>
        </w:rPr>
        <w:t>제공</w:t>
      </w:r>
      <w:r>
        <w:rPr>
          <w:rFonts w:hint="eastAsia"/>
          <w:bCs/>
          <w:szCs w:val="22"/>
        </w:rPr>
        <w:t>된</w:t>
      </w:r>
      <w:r w:rsidRPr="00CB2B3F">
        <w:rPr>
          <w:bCs/>
          <w:szCs w:val="22"/>
        </w:rPr>
        <w:t xml:space="preserve"> </w:t>
      </w:r>
      <w:r w:rsidRPr="00CB2B3F">
        <w:rPr>
          <w:bCs/>
          <w:szCs w:val="22"/>
        </w:rPr>
        <w:t>임차</w:t>
      </w:r>
      <w:r w:rsidRPr="00CB2B3F">
        <w:rPr>
          <w:bCs/>
          <w:szCs w:val="22"/>
        </w:rPr>
        <w:t xml:space="preserve"> </w:t>
      </w:r>
      <w:r w:rsidRPr="00CB2B3F">
        <w:rPr>
          <w:bCs/>
          <w:szCs w:val="22"/>
        </w:rPr>
        <w:t>부동산</w:t>
      </w:r>
      <w:r w:rsidRPr="00CB2B3F">
        <w:rPr>
          <w:bCs/>
          <w:szCs w:val="22"/>
        </w:rPr>
        <w:t xml:space="preserve"> </w:t>
      </w:r>
      <w:r w:rsidRPr="00CB2B3F">
        <w:rPr>
          <w:bCs/>
          <w:szCs w:val="22"/>
        </w:rPr>
        <w:t>현황</w:t>
      </w:r>
      <w:r w:rsidRPr="00CB2B3F">
        <w:rPr>
          <w:bCs/>
          <w:szCs w:val="22"/>
        </w:rPr>
        <w:t xml:space="preserve"> </w:t>
      </w:r>
      <w:r w:rsidRPr="00CB2B3F">
        <w:rPr>
          <w:bCs/>
          <w:szCs w:val="22"/>
        </w:rPr>
        <w:t>및</w:t>
      </w:r>
      <w:r w:rsidRPr="00CB2B3F">
        <w:rPr>
          <w:bCs/>
          <w:szCs w:val="22"/>
        </w:rPr>
        <w:t xml:space="preserve"> </w:t>
      </w:r>
      <w:r w:rsidRPr="00CB2B3F">
        <w:rPr>
          <w:bCs/>
          <w:szCs w:val="22"/>
        </w:rPr>
        <w:t>토지이용계획확인서에</w:t>
      </w:r>
      <w:r w:rsidRPr="00CB2B3F">
        <w:rPr>
          <w:bCs/>
          <w:szCs w:val="22"/>
        </w:rPr>
        <w:t xml:space="preserve"> </w:t>
      </w:r>
      <w:r w:rsidRPr="00CB2B3F">
        <w:rPr>
          <w:bCs/>
          <w:szCs w:val="22"/>
        </w:rPr>
        <w:t>의하면</w:t>
      </w:r>
      <w:r w:rsidRPr="00CB2B3F">
        <w:rPr>
          <w:bCs/>
          <w:szCs w:val="22"/>
        </w:rPr>
        <w:t xml:space="preserve"> </w:t>
      </w:r>
      <w:r w:rsidRPr="00CB2B3F">
        <w:rPr>
          <w:bCs/>
          <w:szCs w:val="22"/>
        </w:rPr>
        <w:t>아래</w:t>
      </w:r>
      <w:r w:rsidRPr="00CB2B3F">
        <w:rPr>
          <w:bCs/>
          <w:szCs w:val="22"/>
        </w:rPr>
        <w:t xml:space="preserve"> </w:t>
      </w:r>
      <w:r w:rsidRPr="00CB2B3F">
        <w:rPr>
          <w:bCs/>
          <w:szCs w:val="22"/>
        </w:rPr>
        <w:t>물류센터의</w:t>
      </w:r>
      <w:r w:rsidRPr="00CB2B3F">
        <w:rPr>
          <w:bCs/>
          <w:szCs w:val="22"/>
        </w:rPr>
        <w:t xml:space="preserve"> </w:t>
      </w:r>
      <w:r w:rsidRPr="00CB2B3F">
        <w:rPr>
          <w:bCs/>
          <w:szCs w:val="22"/>
        </w:rPr>
        <w:t>경우</w:t>
      </w:r>
      <w:r w:rsidRPr="00CB2B3F">
        <w:rPr>
          <w:bCs/>
          <w:szCs w:val="22"/>
        </w:rPr>
        <w:t xml:space="preserve"> </w:t>
      </w:r>
      <w:r w:rsidRPr="00CB2B3F">
        <w:rPr>
          <w:bCs/>
          <w:szCs w:val="22"/>
        </w:rPr>
        <w:t>해당</w:t>
      </w:r>
      <w:r w:rsidRPr="00CB2B3F">
        <w:rPr>
          <w:bCs/>
          <w:szCs w:val="22"/>
        </w:rPr>
        <w:t xml:space="preserve"> </w:t>
      </w:r>
      <w:r w:rsidRPr="00CB2B3F">
        <w:rPr>
          <w:bCs/>
          <w:szCs w:val="22"/>
        </w:rPr>
        <w:t>사업장이</w:t>
      </w:r>
      <w:r w:rsidRPr="00CB2B3F">
        <w:rPr>
          <w:bCs/>
          <w:szCs w:val="22"/>
        </w:rPr>
        <w:t xml:space="preserve"> </w:t>
      </w:r>
      <w:r w:rsidRPr="00CB2B3F">
        <w:rPr>
          <w:bCs/>
          <w:szCs w:val="22"/>
        </w:rPr>
        <w:t>산업단지에</w:t>
      </w:r>
      <w:r w:rsidRPr="00CB2B3F">
        <w:rPr>
          <w:bCs/>
          <w:szCs w:val="22"/>
        </w:rPr>
        <w:t xml:space="preserve"> </w:t>
      </w:r>
      <w:r w:rsidRPr="00CB2B3F">
        <w:rPr>
          <w:bCs/>
          <w:szCs w:val="22"/>
        </w:rPr>
        <w:t>해당할</w:t>
      </w:r>
      <w:r w:rsidRPr="00CB2B3F">
        <w:rPr>
          <w:bCs/>
          <w:szCs w:val="22"/>
        </w:rPr>
        <w:t xml:space="preserve"> </w:t>
      </w:r>
      <w:r w:rsidRPr="00CB2B3F">
        <w:rPr>
          <w:bCs/>
          <w:szCs w:val="22"/>
        </w:rPr>
        <w:t>수</w:t>
      </w:r>
      <w:r w:rsidRPr="00CB2B3F">
        <w:rPr>
          <w:bCs/>
          <w:szCs w:val="22"/>
        </w:rPr>
        <w:t xml:space="preserve"> </w:t>
      </w:r>
      <w:r w:rsidRPr="00CB2B3F">
        <w:rPr>
          <w:bCs/>
          <w:szCs w:val="22"/>
        </w:rPr>
        <w:t>있는</w:t>
      </w:r>
      <w:r w:rsidRPr="00CB2B3F">
        <w:rPr>
          <w:bCs/>
          <w:szCs w:val="22"/>
        </w:rPr>
        <w:t xml:space="preserve"> </w:t>
      </w:r>
      <w:r w:rsidRPr="00CB2B3F">
        <w:rPr>
          <w:bCs/>
          <w:szCs w:val="22"/>
        </w:rPr>
        <w:t>것으로</w:t>
      </w:r>
      <w:r w:rsidRPr="00CB2B3F">
        <w:rPr>
          <w:bCs/>
          <w:szCs w:val="22"/>
        </w:rPr>
        <w:t xml:space="preserve"> </w:t>
      </w:r>
      <w:r w:rsidRPr="00CB2B3F">
        <w:rPr>
          <w:bCs/>
          <w:szCs w:val="22"/>
        </w:rPr>
        <w:t>추정되며</w:t>
      </w:r>
      <w:r w:rsidRPr="00CB2B3F">
        <w:rPr>
          <w:bCs/>
          <w:szCs w:val="22"/>
        </w:rPr>
        <w:t xml:space="preserve">, </w:t>
      </w:r>
      <w:r w:rsidRPr="00CB2B3F">
        <w:rPr>
          <w:bCs/>
          <w:szCs w:val="22"/>
        </w:rPr>
        <w:t>이에</w:t>
      </w:r>
      <w:r w:rsidRPr="00CB2B3F">
        <w:rPr>
          <w:bCs/>
          <w:szCs w:val="22"/>
        </w:rPr>
        <w:t xml:space="preserve"> </w:t>
      </w:r>
      <w:r w:rsidRPr="00CB2B3F">
        <w:rPr>
          <w:bCs/>
          <w:szCs w:val="22"/>
        </w:rPr>
        <w:t>대한</w:t>
      </w:r>
      <w:r w:rsidRPr="00CB2B3F">
        <w:rPr>
          <w:bCs/>
          <w:szCs w:val="22"/>
        </w:rPr>
        <w:t xml:space="preserve"> </w:t>
      </w:r>
      <w:r w:rsidRPr="00CB2B3F">
        <w:rPr>
          <w:bCs/>
          <w:szCs w:val="22"/>
        </w:rPr>
        <w:t>정확한</w:t>
      </w:r>
      <w:r w:rsidRPr="00CB2B3F">
        <w:rPr>
          <w:bCs/>
          <w:szCs w:val="22"/>
        </w:rPr>
        <w:t xml:space="preserve"> </w:t>
      </w:r>
      <w:r w:rsidRPr="00CB2B3F">
        <w:rPr>
          <w:bCs/>
          <w:szCs w:val="22"/>
        </w:rPr>
        <w:t>확인을</w:t>
      </w:r>
      <w:r w:rsidRPr="00CB2B3F">
        <w:rPr>
          <w:bCs/>
          <w:szCs w:val="22"/>
        </w:rPr>
        <w:t xml:space="preserve"> </w:t>
      </w:r>
      <w:r w:rsidRPr="00CB2B3F">
        <w:rPr>
          <w:bCs/>
          <w:szCs w:val="22"/>
        </w:rPr>
        <w:t>위하여</w:t>
      </w:r>
      <w:r w:rsidRPr="00CB2B3F">
        <w:rPr>
          <w:bCs/>
          <w:szCs w:val="22"/>
        </w:rPr>
        <w:t xml:space="preserve"> </w:t>
      </w:r>
      <w:r w:rsidRPr="00CB2B3F">
        <w:rPr>
          <w:bCs/>
          <w:szCs w:val="22"/>
        </w:rPr>
        <w:t>대상회사의</w:t>
      </w:r>
      <w:r w:rsidRPr="00CB2B3F">
        <w:rPr>
          <w:bCs/>
          <w:szCs w:val="22"/>
        </w:rPr>
        <w:t xml:space="preserve"> </w:t>
      </w:r>
      <w:r w:rsidRPr="00CB2B3F">
        <w:rPr>
          <w:bCs/>
          <w:szCs w:val="22"/>
        </w:rPr>
        <w:t>소유</w:t>
      </w:r>
      <w:r w:rsidRPr="00CB2B3F">
        <w:rPr>
          <w:bCs/>
          <w:szCs w:val="22"/>
        </w:rPr>
        <w:t xml:space="preserve"> </w:t>
      </w:r>
      <w:r w:rsidRPr="00CB2B3F">
        <w:rPr>
          <w:bCs/>
          <w:szCs w:val="22"/>
        </w:rPr>
        <w:t>및</w:t>
      </w:r>
      <w:r w:rsidRPr="00CB2B3F">
        <w:rPr>
          <w:bCs/>
          <w:szCs w:val="22"/>
        </w:rPr>
        <w:t xml:space="preserve"> </w:t>
      </w:r>
      <w:r w:rsidRPr="00CB2B3F">
        <w:rPr>
          <w:bCs/>
          <w:szCs w:val="22"/>
        </w:rPr>
        <w:t>임차</w:t>
      </w:r>
      <w:r w:rsidRPr="00CB2B3F">
        <w:rPr>
          <w:bCs/>
          <w:szCs w:val="22"/>
        </w:rPr>
        <w:t xml:space="preserve"> </w:t>
      </w:r>
      <w:r w:rsidRPr="00CB2B3F">
        <w:rPr>
          <w:bCs/>
          <w:szCs w:val="22"/>
        </w:rPr>
        <w:t>부동산에</w:t>
      </w:r>
      <w:r w:rsidRPr="00CB2B3F">
        <w:rPr>
          <w:bCs/>
          <w:szCs w:val="22"/>
        </w:rPr>
        <w:t xml:space="preserve"> </w:t>
      </w:r>
      <w:r w:rsidRPr="00CB2B3F">
        <w:rPr>
          <w:bCs/>
          <w:szCs w:val="22"/>
        </w:rPr>
        <w:t>대한</w:t>
      </w:r>
      <w:r w:rsidRPr="00CB2B3F">
        <w:rPr>
          <w:bCs/>
          <w:szCs w:val="22"/>
        </w:rPr>
        <w:t xml:space="preserve"> </w:t>
      </w:r>
      <w:r w:rsidRPr="00CB2B3F">
        <w:rPr>
          <w:bCs/>
          <w:szCs w:val="22"/>
        </w:rPr>
        <w:t>산업단지</w:t>
      </w:r>
      <w:r w:rsidRPr="00CB2B3F">
        <w:rPr>
          <w:bCs/>
          <w:szCs w:val="22"/>
        </w:rPr>
        <w:t xml:space="preserve"> </w:t>
      </w:r>
      <w:r w:rsidRPr="00CB2B3F">
        <w:rPr>
          <w:bCs/>
          <w:szCs w:val="22"/>
        </w:rPr>
        <w:t>입주계약</w:t>
      </w:r>
      <w:r w:rsidRPr="00CB2B3F">
        <w:rPr>
          <w:bCs/>
          <w:szCs w:val="22"/>
        </w:rPr>
        <w:t xml:space="preserve"> </w:t>
      </w:r>
      <w:r w:rsidRPr="00CB2B3F">
        <w:rPr>
          <w:bCs/>
          <w:szCs w:val="22"/>
        </w:rPr>
        <w:t>체결</w:t>
      </w:r>
      <w:r w:rsidRPr="00CB2B3F">
        <w:rPr>
          <w:bCs/>
          <w:szCs w:val="22"/>
        </w:rPr>
        <w:t xml:space="preserve"> </w:t>
      </w:r>
      <w:r w:rsidRPr="00CB2B3F">
        <w:rPr>
          <w:bCs/>
          <w:szCs w:val="22"/>
        </w:rPr>
        <w:t>여부</w:t>
      </w:r>
      <w:r w:rsidRPr="00CB2B3F">
        <w:rPr>
          <w:bCs/>
          <w:szCs w:val="22"/>
        </w:rPr>
        <w:t xml:space="preserve"> </w:t>
      </w:r>
      <w:r w:rsidRPr="00CB2B3F">
        <w:rPr>
          <w:bCs/>
          <w:szCs w:val="22"/>
        </w:rPr>
        <w:t>및</w:t>
      </w:r>
      <w:r w:rsidRPr="00CB2B3F">
        <w:rPr>
          <w:bCs/>
          <w:szCs w:val="22"/>
        </w:rPr>
        <w:t xml:space="preserve"> </w:t>
      </w:r>
      <w:r w:rsidRPr="00CB2B3F">
        <w:rPr>
          <w:bCs/>
          <w:szCs w:val="22"/>
        </w:rPr>
        <w:t>입주계약서를</w:t>
      </w:r>
      <w:r w:rsidRPr="00CB2B3F">
        <w:rPr>
          <w:bCs/>
          <w:szCs w:val="22"/>
        </w:rPr>
        <w:t xml:space="preserve"> </w:t>
      </w:r>
      <w:r w:rsidRPr="00CB2B3F">
        <w:rPr>
          <w:bCs/>
          <w:szCs w:val="22"/>
        </w:rPr>
        <w:t>요청하였으나</w:t>
      </w:r>
      <w:r w:rsidRPr="00CB2B3F">
        <w:rPr>
          <w:bCs/>
          <w:szCs w:val="22"/>
        </w:rPr>
        <w:t xml:space="preserve"> </w:t>
      </w:r>
      <w:r w:rsidRPr="00CB2B3F">
        <w:rPr>
          <w:bCs/>
          <w:szCs w:val="22"/>
        </w:rPr>
        <w:t>제공되지</w:t>
      </w:r>
      <w:r w:rsidRPr="00CB2B3F">
        <w:rPr>
          <w:bCs/>
          <w:szCs w:val="22"/>
        </w:rPr>
        <w:t xml:space="preserve"> </w:t>
      </w:r>
      <w:r w:rsidRPr="00CB2B3F">
        <w:rPr>
          <w:bCs/>
          <w:szCs w:val="22"/>
        </w:rPr>
        <w:t>않음</w:t>
      </w:r>
      <w:r w:rsidRPr="00CB2B3F">
        <w:rPr>
          <w:bCs/>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3488"/>
        <w:gridCol w:w="5244"/>
      </w:tblGrid>
      <w:tr w:rsidR="005560B1" w:rsidRPr="00CB2B3F" w14:paraId="7B81D701" w14:textId="77777777" w:rsidTr="005560B1">
        <w:trPr>
          <w:trHeight w:val="340"/>
        </w:trPr>
        <w:tc>
          <w:tcPr>
            <w:tcW w:w="3488" w:type="dxa"/>
            <w:tcBorders>
              <w:top w:val="single" w:sz="12" w:space="0" w:color="404040" w:themeColor="text1" w:themeTint="BF"/>
              <w:bottom w:val="single" w:sz="4" w:space="0" w:color="404040" w:themeColor="text1" w:themeTint="BF"/>
            </w:tcBorders>
            <w:shd w:val="clear" w:color="auto" w:fill="DEEEEE"/>
            <w:vAlign w:val="center"/>
          </w:tcPr>
          <w:p w14:paraId="5A7A53EF"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구분</w:t>
            </w:r>
            <w:r w:rsidRPr="007B0EE3">
              <w:rPr>
                <w:snapToGrid w:val="0"/>
                <w:sz w:val="20"/>
                <w:szCs w:val="20"/>
              </w:rPr>
              <w:t xml:space="preserve"> (RDC)</w:t>
            </w:r>
          </w:p>
        </w:tc>
        <w:tc>
          <w:tcPr>
            <w:tcW w:w="5244" w:type="dxa"/>
            <w:tcBorders>
              <w:top w:val="single" w:sz="12" w:space="0" w:color="404040" w:themeColor="text1" w:themeTint="BF"/>
              <w:bottom w:val="single" w:sz="4" w:space="0" w:color="404040" w:themeColor="text1" w:themeTint="BF"/>
            </w:tcBorders>
            <w:shd w:val="clear" w:color="auto" w:fill="DEEEEE"/>
            <w:vAlign w:val="center"/>
          </w:tcPr>
          <w:p w14:paraId="21F2D27D"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소재지</w:t>
            </w:r>
          </w:p>
        </w:tc>
      </w:tr>
      <w:tr w:rsidR="005560B1" w:rsidRPr="00CB2B3F" w14:paraId="4D16218C" w14:textId="77777777" w:rsidTr="005560B1">
        <w:trPr>
          <w:trHeight w:val="369"/>
        </w:trPr>
        <w:tc>
          <w:tcPr>
            <w:tcW w:w="3488" w:type="dxa"/>
            <w:tcBorders>
              <w:top w:val="single" w:sz="4" w:space="0" w:color="404040" w:themeColor="text1" w:themeTint="BF"/>
            </w:tcBorders>
            <w:shd w:val="clear" w:color="auto" w:fill="F2F2F2" w:themeFill="background1" w:themeFillShade="F2"/>
            <w:vAlign w:val="center"/>
          </w:tcPr>
          <w:p w14:paraId="3F223A26" w14:textId="77777777" w:rsidR="005560B1" w:rsidRPr="007B0EE3" w:rsidRDefault="005560B1" w:rsidP="0091358C">
            <w:pPr>
              <w:pStyle w:val="21"/>
              <w:spacing w:line="280" w:lineRule="atLeast"/>
              <w:jc w:val="center"/>
              <w:rPr>
                <w:snapToGrid w:val="0"/>
                <w:sz w:val="20"/>
                <w:szCs w:val="20"/>
              </w:rPr>
            </w:pPr>
            <w:proofErr w:type="spellStart"/>
            <w:r w:rsidRPr="007B0EE3">
              <w:rPr>
                <w:snapToGrid w:val="0"/>
                <w:sz w:val="20"/>
                <w:szCs w:val="20"/>
              </w:rPr>
              <w:t>시흥소파물류</w:t>
            </w:r>
            <w:proofErr w:type="spellEnd"/>
          </w:p>
        </w:tc>
        <w:tc>
          <w:tcPr>
            <w:tcW w:w="5244" w:type="dxa"/>
            <w:vMerge w:val="restart"/>
            <w:tcBorders>
              <w:top w:val="single" w:sz="4" w:space="0" w:color="404040" w:themeColor="text1" w:themeTint="BF"/>
            </w:tcBorders>
            <w:shd w:val="clear" w:color="auto" w:fill="auto"/>
            <w:vAlign w:val="center"/>
          </w:tcPr>
          <w:p w14:paraId="1F1D9627"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경기도</w:t>
            </w:r>
            <w:r w:rsidRPr="007B0EE3">
              <w:rPr>
                <w:b w:val="0"/>
                <w:snapToGrid w:val="0"/>
                <w:sz w:val="20"/>
                <w:szCs w:val="20"/>
              </w:rPr>
              <w:t xml:space="preserve"> </w:t>
            </w:r>
            <w:r w:rsidRPr="007B0EE3">
              <w:rPr>
                <w:b w:val="0"/>
                <w:snapToGrid w:val="0"/>
                <w:sz w:val="20"/>
                <w:szCs w:val="20"/>
              </w:rPr>
              <w:t>시흥시</w:t>
            </w:r>
            <w:r w:rsidRPr="007B0EE3">
              <w:rPr>
                <w:b w:val="0"/>
                <w:snapToGrid w:val="0"/>
                <w:sz w:val="20"/>
                <w:szCs w:val="20"/>
              </w:rPr>
              <w:t xml:space="preserve"> </w:t>
            </w:r>
            <w:proofErr w:type="spellStart"/>
            <w:r w:rsidRPr="007B0EE3">
              <w:rPr>
                <w:b w:val="0"/>
                <w:snapToGrid w:val="0"/>
                <w:sz w:val="20"/>
                <w:szCs w:val="20"/>
              </w:rPr>
              <w:t>정왕동</w:t>
            </w:r>
            <w:proofErr w:type="spellEnd"/>
          </w:p>
        </w:tc>
      </w:tr>
      <w:tr w:rsidR="005560B1" w:rsidRPr="00CB2B3F" w14:paraId="5A3B4481" w14:textId="77777777" w:rsidTr="005560B1">
        <w:trPr>
          <w:trHeight w:val="369"/>
        </w:trPr>
        <w:tc>
          <w:tcPr>
            <w:tcW w:w="3488" w:type="dxa"/>
            <w:shd w:val="clear" w:color="auto" w:fill="F2F2F2" w:themeFill="background1" w:themeFillShade="F2"/>
            <w:vAlign w:val="center"/>
          </w:tcPr>
          <w:p w14:paraId="6511C75B"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시화공동물류센터</w:t>
            </w:r>
          </w:p>
        </w:tc>
        <w:tc>
          <w:tcPr>
            <w:tcW w:w="5244" w:type="dxa"/>
            <w:vMerge/>
            <w:shd w:val="clear" w:color="auto" w:fill="auto"/>
            <w:vAlign w:val="center"/>
          </w:tcPr>
          <w:p w14:paraId="7619E38B" w14:textId="77777777" w:rsidR="005560B1" w:rsidRPr="007B0EE3" w:rsidRDefault="005560B1" w:rsidP="0091358C">
            <w:pPr>
              <w:pStyle w:val="21"/>
              <w:spacing w:line="280" w:lineRule="atLeast"/>
              <w:rPr>
                <w:b w:val="0"/>
                <w:snapToGrid w:val="0"/>
                <w:sz w:val="20"/>
                <w:szCs w:val="20"/>
              </w:rPr>
            </w:pPr>
          </w:p>
        </w:tc>
      </w:tr>
      <w:tr w:rsidR="005560B1" w:rsidRPr="00CB2B3F" w14:paraId="66AAE485" w14:textId="77777777" w:rsidTr="005560B1">
        <w:trPr>
          <w:trHeight w:val="369"/>
        </w:trPr>
        <w:tc>
          <w:tcPr>
            <w:tcW w:w="3488" w:type="dxa"/>
            <w:shd w:val="clear" w:color="auto" w:fill="F2F2F2" w:themeFill="background1" w:themeFillShade="F2"/>
            <w:vAlign w:val="center"/>
          </w:tcPr>
          <w:p w14:paraId="2EBFF031"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제조사업부</w:t>
            </w:r>
            <w:r w:rsidRPr="007B0EE3">
              <w:rPr>
                <w:snapToGrid w:val="0"/>
                <w:sz w:val="20"/>
                <w:szCs w:val="20"/>
              </w:rPr>
              <w:t xml:space="preserve"> </w:t>
            </w:r>
            <w:r w:rsidRPr="007B0EE3">
              <w:rPr>
                <w:snapToGrid w:val="0"/>
                <w:sz w:val="20"/>
                <w:szCs w:val="20"/>
              </w:rPr>
              <w:t>창고</w:t>
            </w:r>
          </w:p>
        </w:tc>
        <w:tc>
          <w:tcPr>
            <w:tcW w:w="5244" w:type="dxa"/>
            <w:vMerge/>
            <w:shd w:val="clear" w:color="auto" w:fill="auto"/>
            <w:vAlign w:val="center"/>
          </w:tcPr>
          <w:p w14:paraId="146E4DC9" w14:textId="77777777" w:rsidR="005560B1" w:rsidRPr="007B0EE3" w:rsidRDefault="005560B1" w:rsidP="0091358C">
            <w:pPr>
              <w:pStyle w:val="21"/>
              <w:spacing w:line="280" w:lineRule="atLeast"/>
              <w:rPr>
                <w:b w:val="0"/>
                <w:snapToGrid w:val="0"/>
                <w:sz w:val="20"/>
                <w:szCs w:val="20"/>
              </w:rPr>
            </w:pPr>
          </w:p>
        </w:tc>
      </w:tr>
      <w:tr w:rsidR="005560B1" w:rsidRPr="00CB2B3F" w14:paraId="41BC10CE" w14:textId="77777777" w:rsidTr="005560B1">
        <w:trPr>
          <w:trHeight w:val="369"/>
        </w:trPr>
        <w:tc>
          <w:tcPr>
            <w:tcW w:w="3488" w:type="dxa"/>
            <w:shd w:val="clear" w:color="auto" w:fill="F2F2F2" w:themeFill="background1" w:themeFillShade="F2"/>
            <w:vAlign w:val="center"/>
          </w:tcPr>
          <w:p w14:paraId="450DAD9D"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제조사업부</w:t>
            </w:r>
            <w:r w:rsidRPr="007B0EE3">
              <w:rPr>
                <w:snapToGrid w:val="0"/>
                <w:sz w:val="20"/>
                <w:szCs w:val="20"/>
              </w:rPr>
              <w:t xml:space="preserve"> </w:t>
            </w:r>
            <w:r w:rsidRPr="007B0EE3">
              <w:rPr>
                <w:snapToGrid w:val="0"/>
                <w:sz w:val="20"/>
                <w:szCs w:val="20"/>
              </w:rPr>
              <w:t>단기</w:t>
            </w:r>
            <w:r w:rsidRPr="007B0EE3">
              <w:rPr>
                <w:snapToGrid w:val="0"/>
                <w:sz w:val="20"/>
                <w:szCs w:val="20"/>
              </w:rPr>
              <w:t xml:space="preserve"> </w:t>
            </w:r>
            <w:r w:rsidRPr="007B0EE3">
              <w:rPr>
                <w:snapToGrid w:val="0"/>
                <w:sz w:val="20"/>
                <w:szCs w:val="20"/>
              </w:rPr>
              <w:t>창고</w:t>
            </w:r>
          </w:p>
        </w:tc>
        <w:tc>
          <w:tcPr>
            <w:tcW w:w="5244" w:type="dxa"/>
            <w:vMerge/>
            <w:shd w:val="clear" w:color="auto" w:fill="auto"/>
            <w:vAlign w:val="center"/>
          </w:tcPr>
          <w:p w14:paraId="38CA3E12" w14:textId="77777777" w:rsidR="005560B1" w:rsidRPr="007B0EE3" w:rsidRDefault="005560B1" w:rsidP="0091358C">
            <w:pPr>
              <w:pStyle w:val="21"/>
              <w:spacing w:line="280" w:lineRule="atLeast"/>
              <w:rPr>
                <w:b w:val="0"/>
                <w:snapToGrid w:val="0"/>
                <w:sz w:val="20"/>
                <w:szCs w:val="20"/>
              </w:rPr>
            </w:pPr>
          </w:p>
        </w:tc>
      </w:tr>
      <w:tr w:rsidR="005560B1" w:rsidRPr="00CB2B3F" w14:paraId="79E5CB3C" w14:textId="77777777" w:rsidTr="005560B1">
        <w:trPr>
          <w:trHeight w:val="369"/>
        </w:trPr>
        <w:tc>
          <w:tcPr>
            <w:tcW w:w="3488" w:type="dxa"/>
            <w:shd w:val="clear" w:color="auto" w:fill="F2F2F2" w:themeFill="background1" w:themeFillShade="F2"/>
            <w:vAlign w:val="center"/>
          </w:tcPr>
          <w:p w14:paraId="66DD87A0"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안산그레이박스</w:t>
            </w:r>
          </w:p>
        </w:tc>
        <w:tc>
          <w:tcPr>
            <w:tcW w:w="5244" w:type="dxa"/>
            <w:shd w:val="clear" w:color="auto" w:fill="auto"/>
            <w:vAlign w:val="center"/>
          </w:tcPr>
          <w:p w14:paraId="5BA8E854"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경기도</w:t>
            </w:r>
            <w:r w:rsidRPr="007B0EE3">
              <w:rPr>
                <w:b w:val="0"/>
                <w:snapToGrid w:val="0"/>
                <w:sz w:val="20"/>
                <w:szCs w:val="20"/>
              </w:rPr>
              <w:t xml:space="preserve"> </w:t>
            </w:r>
            <w:r w:rsidRPr="007B0EE3">
              <w:rPr>
                <w:b w:val="0"/>
                <w:snapToGrid w:val="0"/>
                <w:sz w:val="20"/>
                <w:szCs w:val="20"/>
              </w:rPr>
              <w:t>안산시</w:t>
            </w:r>
            <w:r w:rsidRPr="007B0EE3">
              <w:rPr>
                <w:b w:val="0"/>
                <w:snapToGrid w:val="0"/>
                <w:sz w:val="20"/>
                <w:szCs w:val="20"/>
              </w:rPr>
              <w:t xml:space="preserve"> </w:t>
            </w:r>
            <w:r w:rsidRPr="007B0EE3">
              <w:rPr>
                <w:b w:val="0"/>
                <w:snapToGrid w:val="0"/>
                <w:sz w:val="20"/>
                <w:szCs w:val="20"/>
              </w:rPr>
              <w:t>단원구</w:t>
            </w:r>
            <w:r w:rsidRPr="007B0EE3">
              <w:rPr>
                <w:b w:val="0"/>
                <w:snapToGrid w:val="0"/>
                <w:sz w:val="20"/>
                <w:szCs w:val="20"/>
              </w:rPr>
              <w:t xml:space="preserve"> </w:t>
            </w:r>
            <w:r w:rsidRPr="007B0EE3">
              <w:rPr>
                <w:b w:val="0"/>
                <w:snapToGrid w:val="0"/>
                <w:sz w:val="20"/>
                <w:szCs w:val="20"/>
              </w:rPr>
              <w:t>성곡동</w:t>
            </w:r>
          </w:p>
        </w:tc>
      </w:tr>
      <w:tr w:rsidR="005560B1" w:rsidRPr="00CB2B3F" w14:paraId="25D6A04B" w14:textId="77777777" w:rsidTr="005560B1">
        <w:trPr>
          <w:trHeight w:val="369"/>
        </w:trPr>
        <w:tc>
          <w:tcPr>
            <w:tcW w:w="3488" w:type="dxa"/>
            <w:shd w:val="clear" w:color="auto" w:fill="F2F2F2" w:themeFill="background1" w:themeFillShade="F2"/>
            <w:vAlign w:val="center"/>
          </w:tcPr>
          <w:p w14:paraId="7FB2AC23"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대구</w:t>
            </w:r>
          </w:p>
        </w:tc>
        <w:tc>
          <w:tcPr>
            <w:tcW w:w="5244" w:type="dxa"/>
            <w:shd w:val="clear" w:color="auto" w:fill="auto"/>
            <w:vAlign w:val="center"/>
          </w:tcPr>
          <w:p w14:paraId="0482B7ED"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대구시</w:t>
            </w:r>
            <w:r w:rsidRPr="007B0EE3">
              <w:rPr>
                <w:b w:val="0"/>
                <w:snapToGrid w:val="0"/>
                <w:sz w:val="20"/>
                <w:szCs w:val="20"/>
              </w:rPr>
              <w:t xml:space="preserve"> </w:t>
            </w:r>
            <w:r w:rsidRPr="007B0EE3">
              <w:rPr>
                <w:b w:val="0"/>
                <w:snapToGrid w:val="0"/>
                <w:sz w:val="20"/>
                <w:szCs w:val="20"/>
              </w:rPr>
              <w:t>서구</w:t>
            </w:r>
            <w:r w:rsidRPr="007B0EE3">
              <w:rPr>
                <w:b w:val="0"/>
                <w:snapToGrid w:val="0"/>
                <w:sz w:val="20"/>
                <w:szCs w:val="20"/>
              </w:rPr>
              <w:t xml:space="preserve"> </w:t>
            </w:r>
            <w:proofErr w:type="spellStart"/>
            <w:r w:rsidRPr="007B0EE3">
              <w:rPr>
                <w:b w:val="0"/>
                <w:snapToGrid w:val="0"/>
                <w:sz w:val="20"/>
                <w:szCs w:val="20"/>
              </w:rPr>
              <w:t>중리동</w:t>
            </w:r>
            <w:proofErr w:type="spellEnd"/>
          </w:p>
        </w:tc>
      </w:tr>
      <w:tr w:rsidR="005560B1" w:rsidRPr="00CB2B3F" w14:paraId="3D4E1EFF" w14:textId="77777777" w:rsidTr="005560B1">
        <w:trPr>
          <w:trHeight w:val="369"/>
        </w:trPr>
        <w:tc>
          <w:tcPr>
            <w:tcW w:w="3488" w:type="dxa"/>
            <w:shd w:val="clear" w:color="auto" w:fill="F2F2F2" w:themeFill="background1" w:themeFillShade="F2"/>
            <w:vAlign w:val="center"/>
          </w:tcPr>
          <w:p w14:paraId="35D022A1" w14:textId="77777777" w:rsidR="005560B1" w:rsidRPr="007B0EE3" w:rsidRDefault="005560B1" w:rsidP="0091358C">
            <w:pPr>
              <w:pStyle w:val="21"/>
              <w:spacing w:line="280" w:lineRule="atLeast"/>
              <w:jc w:val="center"/>
              <w:rPr>
                <w:snapToGrid w:val="0"/>
                <w:sz w:val="20"/>
                <w:szCs w:val="20"/>
              </w:rPr>
            </w:pPr>
            <w:proofErr w:type="spellStart"/>
            <w:r w:rsidRPr="007B0EE3">
              <w:rPr>
                <w:snapToGrid w:val="0"/>
                <w:sz w:val="20"/>
                <w:szCs w:val="20"/>
              </w:rPr>
              <w:lastRenderedPageBreak/>
              <w:t>대구소파</w:t>
            </w:r>
            <w:proofErr w:type="spellEnd"/>
          </w:p>
        </w:tc>
        <w:tc>
          <w:tcPr>
            <w:tcW w:w="5244" w:type="dxa"/>
            <w:shd w:val="clear" w:color="auto" w:fill="auto"/>
            <w:vAlign w:val="center"/>
          </w:tcPr>
          <w:p w14:paraId="0CCD5BF9"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대구시</w:t>
            </w:r>
            <w:r w:rsidRPr="007B0EE3">
              <w:rPr>
                <w:b w:val="0"/>
                <w:snapToGrid w:val="0"/>
                <w:sz w:val="20"/>
                <w:szCs w:val="20"/>
              </w:rPr>
              <w:t xml:space="preserve"> </w:t>
            </w:r>
            <w:r w:rsidRPr="007B0EE3">
              <w:rPr>
                <w:b w:val="0"/>
                <w:snapToGrid w:val="0"/>
                <w:sz w:val="20"/>
                <w:szCs w:val="20"/>
              </w:rPr>
              <w:t>동구</w:t>
            </w:r>
            <w:r w:rsidRPr="007B0EE3">
              <w:rPr>
                <w:b w:val="0"/>
                <w:snapToGrid w:val="0"/>
                <w:sz w:val="20"/>
                <w:szCs w:val="20"/>
              </w:rPr>
              <w:t xml:space="preserve"> </w:t>
            </w:r>
            <w:proofErr w:type="spellStart"/>
            <w:r w:rsidRPr="007B0EE3">
              <w:rPr>
                <w:b w:val="0"/>
                <w:snapToGrid w:val="0"/>
                <w:sz w:val="20"/>
                <w:szCs w:val="20"/>
              </w:rPr>
              <w:t>봉무동</w:t>
            </w:r>
            <w:proofErr w:type="spellEnd"/>
          </w:p>
        </w:tc>
      </w:tr>
      <w:tr w:rsidR="005560B1" w:rsidRPr="00CB2B3F" w14:paraId="6979C310" w14:textId="77777777" w:rsidTr="005560B1">
        <w:trPr>
          <w:trHeight w:val="369"/>
        </w:trPr>
        <w:tc>
          <w:tcPr>
            <w:tcW w:w="3488" w:type="dxa"/>
            <w:shd w:val="clear" w:color="auto" w:fill="F2F2F2" w:themeFill="background1" w:themeFillShade="F2"/>
            <w:vAlign w:val="center"/>
          </w:tcPr>
          <w:p w14:paraId="7907F7AC"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울산</w:t>
            </w:r>
          </w:p>
        </w:tc>
        <w:tc>
          <w:tcPr>
            <w:tcW w:w="5244" w:type="dxa"/>
            <w:shd w:val="clear" w:color="auto" w:fill="auto"/>
            <w:vAlign w:val="center"/>
          </w:tcPr>
          <w:p w14:paraId="41B575EC"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울산시</w:t>
            </w:r>
            <w:r w:rsidRPr="007B0EE3">
              <w:rPr>
                <w:b w:val="0"/>
                <w:snapToGrid w:val="0"/>
                <w:sz w:val="20"/>
                <w:szCs w:val="20"/>
              </w:rPr>
              <w:t xml:space="preserve"> </w:t>
            </w:r>
            <w:r w:rsidRPr="007B0EE3">
              <w:rPr>
                <w:b w:val="0"/>
                <w:snapToGrid w:val="0"/>
                <w:sz w:val="20"/>
                <w:szCs w:val="20"/>
              </w:rPr>
              <w:t>남구</w:t>
            </w:r>
            <w:r w:rsidRPr="007B0EE3">
              <w:rPr>
                <w:b w:val="0"/>
                <w:snapToGrid w:val="0"/>
                <w:sz w:val="20"/>
                <w:szCs w:val="20"/>
              </w:rPr>
              <w:t xml:space="preserve"> </w:t>
            </w:r>
            <w:proofErr w:type="spellStart"/>
            <w:r w:rsidRPr="007B0EE3">
              <w:rPr>
                <w:b w:val="0"/>
                <w:snapToGrid w:val="0"/>
                <w:sz w:val="20"/>
                <w:szCs w:val="20"/>
              </w:rPr>
              <w:t>매암동</w:t>
            </w:r>
            <w:proofErr w:type="spellEnd"/>
          </w:p>
        </w:tc>
      </w:tr>
      <w:tr w:rsidR="005560B1" w:rsidRPr="00CB2B3F" w14:paraId="50A58AEF" w14:textId="77777777" w:rsidTr="005560B1">
        <w:trPr>
          <w:trHeight w:val="369"/>
        </w:trPr>
        <w:tc>
          <w:tcPr>
            <w:tcW w:w="3488" w:type="dxa"/>
            <w:shd w:val="clear" w:color="auto" w:fill="F2F2F2" w:themeFill="background1" w:themeFillShade="F2"/>
            <w:vAlign w:val="center"/>
          </w:tcPr>
          <w:p w14:paraId="7F3D1EF7" w14:textId="77777777" w:rsidR="005560B1" w:rsidRPr="007B0EE3" w:rsidRDefault="005560B1" w:rsidP="0091358C">
            <w:pPr>
              <w:pStyle w:val="21"/>
              <w:spacing w:line="280" w:lineRule="atLeast"/>
              <w:jc w:val="center"/>
              <w:rPr>
                <w:snapToGrid w:val="0"/>
                <w:sz w:val="20"/>
                <w:szCs w:val="20"/>
              </w:rPr>
            </w:pPr>
            <w:r w:rsidRPr="007B0EE3">
              <w:rPr>
                <w:snapToGrid w:val="0"/>
                <w:sz w:val="20"/>
                <w:szCs w:val="20"/>
              </w:rPr>
              <w:t>광주</w:t>
            </w:r>
          </w:p>
        </w:tc>
        <w:tc>
          <w:tcPr>
            <w:tcW w:w="5244" w:type="dxa"/>
            <w:shd w:val="clear" w:color="auto" w:fill="auto"/>
            <w:vAlign w:val="center"/>
          </w:tcPr>
          <w:p w14:paraId="66D9E7FC" w14:textId="77777777" w:rsidR="005560B1" w:rsidRPr="007B0EE3" w:rsidRDefault="005560B1" w:rsidP="0091358C">
            <w:pPr>
              <w:pStyle w:val="21"/>
              <w:spacing w:line="280" w:lineRule="atLeast"/>
              <w:rPr>
                <w:b w:val="0"/>
                <w:snapToGrid w:val="0"/>
                <w:sz w:val="20"/>
                <w:szCs w:val="20"/>
              </w:rPr>
            </w:pPr>
            <w:r w:rsidRPr="007B0EE3">
              <w:rPr>
                <w:b w:val="0"/>
                <w:snapToGrid w:val="0"/>
                <w:sz w:val="20"/>
                <w:szCs w:val="20"/>
              </w:rPr>
              <w:t>전남</w:t>
            </w:r>
            <w:r w:rsidRPr="007B0EE3">
              <w:rPr>
                <w:b w:val="0"/>
                <w:snapToGrid w:val="0"/>
                <w:sz w:val="20"/>
                <w:szCs w:val="20"/>
              </w:rPr>
              <w:t xml:space="preserve"> </w:t>
            </w:r>
            <w:r w:rsidRPr="007B0EE3">
              <w:rPr>
                <w:b w:val="0"/>
                <w:snapToGrid w:val="0"/>
                <w:sz w:val="20"/>
                <w:szCs w:val="20"/>
              </w:rPr>
              <w:t>장성군</w:t>
            </w:r>
            <w:r w:rsidRPr="007B0EE3">
              <w:rPr>
                <w:b w:val="0"/>
                <w:snapToGrid w:val="0"/>
                <w:sz w:val="20"/>
                <w:szCs w:val="20"/>
              </w:rPr>
              <w:t xml:space="preserve"> </w:t>
            </w:r>
            <w:r w:rsidRPr="007B0EE3">
              <w:rPr>
                <w:b w:val="0"/>
                <w:snapToGrid w:val="0"/>
                <w:sz w:val="20"/>
                <w:szCs w:val="20"/>
              </w:rPr>
              <w:t>남면</w:t>
            </w:r>
            <w:r w:rsidRPr="007B0EE3">
              <w:rPr>
                <w:b w:val="0"/>
                <w:snapToGrid w:val="0"/>
                <w:sz w:val="20"/>
                <w:szCs w:val="20"/>
              </w:rPr>
              <w:t xml:space="preserve"> </w:t>
            </w:r>
            <w:proofErr w:type="spellStart"/>
            <w:r w:rsidRPr="007B0EE3">
              <w:rPr>
                <w:b w:val="0"/>
                <w:snapToGrid w:val="0"/>
                <w:sz w:val="20"/>
                <w:szCs w:val="20"/>
              </w:rPr>
              <w:t>삼태리</w:t>
            </w:r>
            <w:proofErr w:type="spellEnd"/>
          </w:p>
        </w:tc>
      </w:tr>
    </w:tbl>
    <w:p w14:paraId="79CFCB3D" w14:textId="77777777" w:rsidR="00026A7E" w:rsidRPr="00CB2B3F" w:rsidRDefault="00026A7E" w:rsidP="00026A7E">
      <w:pPr>
        <w:spacing w:after="240"/>
        <w:ind w:left="907"/>
        <w:rPr>
          <w:bCs/>
          <w:szCs w:val="22"/>
        </w:rPr>
      </w:pPr>
    </w:p>
    <w:p w14:paraId="33B4C9E3" w14:textId="77777777" w:rsidR="00026A7E" w:rsidRPr="00CB2B3F" w:rsidRDefault="00026A7E" w:rsidP="00026A7E">
      <w:pPr>
        <w:numPr>
          <w:ilvl w:val="0"/>
          <w:numId w:val="77"/>
        </w:numPr>
        <w:spacing w:after="240"/>
        <w:rPr>
          <w:bCs/>
          <w:szCs w:val="22"/>
          <w:u w:val="single"/>
        </w:rPr>
      </w:pPr>
      <w:r w:rsidRPr="00CB2B3F">
        <w:rPr>
          <w:b/>
          <w:bCs/>
          <w:szCs w:val="22"/>
        </w:rPr>
        <w:t>분석</w:t>
      </w:r>
    </w:p>
    <w:p w14:paraId="39B1E481" w14:textId="77777777" w:rsidR="00026A7E" w:rsidRPr="00CB2B3F" w:rsidRDefault="00026A7E" w:rsidP="00026A7E">
      <w:pPr>
        <w:spacing w:after="240"/>
        <w:ind w:left="907" w:firstLine="1"/>
        <w:rPr>
          <w:szCs w:val="22"/>
        </w:rPr>
      </w:pPr>
      <w:r w:rsidRPr="00CB2B3F">
        <w:rPr>
          <w:szCs w:val="22"/>
        </w:rPr>
        <w:t>산업집적법</w:t>
      </w:r>
      <w:r w:rsidRPr="00CB2B3F">
        <w:rPr>
          <w:szCs w:val="22"/>
        </w:rPr>
        <w:t xml:space="preserve"> </w:t>
      </w:r>
      <w:r w:rsidRPr="00CB2B3F">
        <w:rPr>
          <w:szCs w:val="22"/>
        </w:rPr>
        <w:t>제</w:t>
      </w:r>
      <w:r w:rsidRPr="00CB2B3F">
        <w:rPr>
          <w:szCs w:val="22"/>
        </w:rPr>
        <w:t>38</w:t>
      </w:r>
      <w:r w:rsidRPr="00CB2B3F">
        <w:rPr>
          <w:szCs w:val="22"/>
        </w:rPr>
        <w:t>조에</w:t>
      </w:r>
      <w:r w:rsidRPr="00CB2B3F">
        <w:rPr>
          <w:szCs w:val="22"/>
        </w:rPr>
        <w:t xml:space="preserve"> </w:t>
      </w:r>
      <w:r w:rsidRPr="00CB2B3F">
        <w:rPr>
          <w:szCs w:val="22"/>
        </w:rPr>
        <w:t>의하면</w:t>
      </w:r>
      <w:r w:rsidRPr="00CB2B3F">
        <w:rPr>
          <w:szCs w:val="22"/>
        </w:rPr>
        <w:t xml:space="preserve"> </w:t>
      </w:r>
      <w:r w:rsidRPr="00CB2B3F">
        <w:rPr>
          <w:szCs w:val="22"/>
        </w:rPr>
        <w:t>산업단지에서</w:t>
      </w:r>
      <w:r w:rsidRPr="00CB2B3F">
        <w:rPr>
          <w:szCs w:val="22"/>
        </w:rPr>
        <w:t xml:space="preserve"> </w:t>
      </w:r>
      <w:r w:rsidRPr="00CB2B3F">
        <w:rPr>
          <w:szCs w:val="22"/>
        </w:rPr>
        <w:t>제조업</w:t>
      </w:r>
      <w:r w:rsidRPr="00CB2B3F">
        <w:rPr>
          <w:szCs w:val="22"/>
        </w:rPr>
        <w:t xml:space="preserve"> </w:t>
      </w:r>
      <w:r w:rsidRPr="00CB2B3F">
        <w:rPr>
          <w:szCs w:val="22"/>
        </w:rPr>
        <w:t>또는</w:t>
      </w:r>
      <w:r w:rsidRPr="00CB2B3F">
        <w:rPr>
          <w:szCs w:val="22"/>
        </w:rPr>
        <w:t xml:space="preserve"> </w:t>
      </w:r>
      <w:r w:rsidRPr="00CB2B3F">
        <w:rPr>
          <w:szCs w:val="22"/>
        </w:rPr>
        <w:t>제조업</w:t>
      </w:r>
      <w:r w:rsidRPr="00CB2B3F">
        <w:rPr>
          <w:szCs w:val="22"/>
        </w:rPr>
        <w:t xml:space="preserve"> </w:t>
      </w:r>
      <w:r w:rsidRPr="00CB2B3F">
        <w:rPr>
          <w:szCs w:val="22"/>
        </w:rPr>
        <w:t>외의</w:t>
      </w:r>
      <w:r w:rsidRPr="00CB2B3F">
        <w:rPr>
          <w:szCs w:val="22"/>
        </w:rPr>
        <w:t xml:space="preserve"> </w:t>
      </w:r>
      <w:r w:rsidRPr="00CB2B3F">
        <w:rPr>
          <w:szCs w:val="22"/>
        </w:rPr>
        <w:t>사업을</w:t>
      </w:r>
      <w:r w:rsidRPr="00CB2B3F">
        <w:rPr>
          <w:szCs w:val="22"/>
        </w:rPr>
        <w:t xml:space="preserve"> </w:t>
      </w:r>
      <w:r w:rsidRPr="00CB2B3F">
        <w:rPr>
          <w:szCs w:val="22"/>
        </w:rPr>
        <w:t>하거나</w:t>
      </w:r>
      <w:r w:rsidRPr="00CB2B3F">
        <w:rPr>
          <w:szCs w:val="22"/>
        </w:rPr>
        <w:t xml:space="preserve"> </w:t>
      </w:r>
      <w:r w:rsidRPr="00CB2B3F">
        <w:rPr>
          <w:szCs w:val="22"/>
        </w:rPr>
        <w:t>하려는</w:t>
      </w:r>
      <w:r w:rsidRPr="00CB2B3F">
        <w:rPr>
          <w:szCs w:val="22"/>
        </w:rPr>
        <w:t xml:space="preserve"> </w:t>
      </w:r>
      <w:r w:rsidRPr="00CB2B3F">
        <w:rPr>
          <w:szCs w:val="22"/>
        </w:rPr>
        <w:t>경우</w:t>
      </w:r>
      <w:r w:rsidRPr="00CB2B3F">
        <w:rPr>
          <w:szCs w:val="22"/>
        </w:rPr>
        <w:t xml:space="preserve"> </w:t>
      </w:r>
      <w:r w:rsidRPr="00CB2B3F">
        <w:rPr>
          <w:szCs w:val="22"/>
        </w:rPr>
        <w:t>관리기관과</w:t>
      </w:r>
      <w:r w:rsidRPr="00CB2B3F">
        <w:rPr>
          <w:szCs w:val="22"/>
        </w:rPr>
        <w:t xml:space="preserve"> </w:t>
      </w:r>
      <w:r w:rsidRPr="00CB2B3F">
        <w:rPr>
          <w:szCs w:val="22"/>
        </w:rPr>
        <w:t>산업단지</w:t>
      </w:r>
      <w:r w:rsidRPr="00CB2B3F">
        <w:rPr>
          <w:szCs w:val="22"/>
        </w:rPr>
        <w:t xml:space="preserve"> </w:t>
      </w:r>
      <w:r w:rsidRPr="00CB2B3F">
        <w:rPr>
          <w:szCs w:val="22"/>
        </w:rPr>
        <w:t>입주계약을</w:t>
      </w:r>
      <w:r w:rsidRPr="00CB2B3F">
        <w:rPr>
          <w:szCs w:val="22"/>
        </w:rPr>
        <w:t xml:space="preserve"> </w:t>
      </w:r>
      <w:r w:rsidRPr="00CB2B3F">
        <w:rPr>
          <w:szCs w:val="22"/>
        </w:rPr>
        <w:t>체결하여야</w:t>
      </w:r>
      <w:r w:rsidRPr="00CB2B3F">
        <w:rPr>
          <w:szCs w:val="22"/>
        </w:rPr>
        <w:t xml:space="preserve"> </w:t>
      </w:r>
      <w:r w:rsidRPr="00CB2B3F">
        <w:rPr>
          <w:szCs w:val="22"/>
        </w:rPr>
        <w:t>함</w:t>
      </w:r>
      <w:r w:rsidRPr="00CB2B3F">
        <w:rPr>
          <w:szCs w:val="22"/>
        </w:rPr>
        <w:t xml:space="preserve">. </w:t>
      </w:r>
      <w:r w:rsidRPr="00CB2B3F">
        <w:rPr>
          <w:szCs w:val="22"/>
        </w:rPr>
        <w:t>같은</w:t>
      </w:r>
      <w:r w:rsidRPr="00CB2B3F">
        <w:rPr>
          <w:szCs w:val="22"/>
        </w:rPr>
        <w:t xml:space="preserve"> </w:t>
      </w:r>
      <w:r w:rsidRPr="00CB2B3F">
        <w:rPr>
          <w:szCs w:val="22"/>
        </w:rPr>
        <w:t>법</w:t>
      </w:r>
      <w:r w:rsidRPr="00CB2B3F">
        <w:rPr>
          <w:szCs w:val="22"/>
        </w:rPr>
        <w:t xml:space="preserve"> </w:t>
      </w:r>
      <w:r w:rsidRPr="00CB2B3F">
        <w:rPr>
          <w:szCs w:val="22"/>
        </w:rPr>
        <w:t>제</w:t>
      </w:r>
      <w:r w:rsidRPr="00CB2B3F">
        <w:rPr>
          <w:szCs w:val="22"/>
        </w:rPr>
        <w:t>52</w:t>
      </w:r>
      <w:r w:rsidRPr="00CB2B3F">
        <w:rPr>
          <w:szCs w:val="22"/>
        </w:rPr>
        <w:t>조</w:t>
      </w:r>
      <w:r w:rsidRPr="00CB2B3F">
        <w:rPr>
          <w:szCs w:val="22"/>
        </w:rPr>
        <w:t xml:space="preserve"> </w:t>
      </w:r>
      <w:r w:rsidRPr="00CB2B3F">
        <w:rPr>
          <w:szCs w:val="22"/>
        </w:rPr>
        <w:t>제</w:t>
      </w:r>
      <w:r w:rsidRPr="00CB2B3F">
        <w:rPr>
          <w:szCs w:val="22"/>
        </w:rPr>
        <w:t>2</w:t>
      </w:r>
      <w:r w:rsidRPr="00CB2B3F">
        <w:rPr>
          <w:szCs w:val="22"/>
        </w:rPr>
        <w:t>항에</w:t>
      </w:r>
      <w:r w:rsidRPr="00CB2B3F">
        <w:rPr>
          <w:szCs w:val="22"/>
        </w:rPr>
        <w:t xml:space="preserve"> </w:t>
      </w:r>
      <w:r w:rsidRPr="00CB2B3F">
        <w:rPr>
          <w:szCs w:val="22"/>
        </w:rPr>
        <w:t>의하면</w:t>
      </w:r>
      <w:r w:rsidRPr="00CB2B3F">
        <w:rPr>
          <w:szCs w:val="22"/>
        </w:rPr>
        <w:t xml:space="preserve"> </w:t>
      </w:r>
      <w:r w:rsidRPr="00CB2B3F">
        <w:rPr>
          <w:szCs w:val="22"/>
        </w:rPr>
        <w:t>입주계약을</w:t>
      </w:r>
      <w:r w:rsidRPr="00CB2B3F">
        <w:rPr>
          <w:szCs w:val="22"/>
        </w:rPr>
        <w:t xml:space="preserve"> </w:t>
      </w:r>
      <w:r w:rsidRPr="00CB2B3F">
        <w:rPr>
          <w:szCs w:val="22"/>
        </w:rPr>
        <w:t>체결하지</w:t>
      </w:r>
      <w:r w:rsidRPr="00CB2B3F">
        <w:rPr>
          <w:szCs w:val="22"/>
        </w:rPr>
        <w:t xml:space="preserve"> </w:t>
      </w:r>
      <w:r w:rsidRPr="00CB2B3F">
        <w:rPr>
          <w:szCs w:val="22"/>
        </w:rPr>
        <w:t>아니하고</w:t>
      </w:r>
      <w:r w:rsidRPr="00CB2B3F">
        <w:rPr>
          <w:szCs w:val="22"/>
        </w:rPr>
        <w:t xml:space="preserve"> </w:t>
      </w:r>
      <w:r w:rsidRPr="00CB2B3F">
        <w:rPr>
          <w:szCs w:val="22"/>
        </w:rPr>
        <w:t>제조업</w:t>
      </w:r>
      <w:r w:rsidRPr="00CB2B3F">
        <w:rPr>
          <w:szCs w:val="22"/>
        </w:rPr>
        <w:t xml:space="preserve"> </w:t>
      </w:r>
      <w:r w:rsidRPr="00CB2B3F">
        <w:rPr>
          <w:szCs w:val="22"/>
        </w:rPr>
        <w:t>또는</w:t>
      </w:r>
      <w:r w:rsidRPr="00CB2B3F">
        <w:rPr>
          <w:szCs w:val="22"/>
        </w:rPr>
        <w:t xml:space="preserve"> </w:t>
      </w:r>
      <w:r w:rsidRPr="00CB2B3F">
        <w:rPr>
          <w:szCs w:val="22"/>
        </w:rPr>
        <w:t>그</w:t>
      </w:r>
      <w:r w:rsidRPr="00CB2B3F">
        <w:rPr>
          <w:szCs w:val="22"/>
        </w:rPr>
        <w:t xml:space="preserve"> </w:t>
      </w:r>
      <w:r w:rsidRPr="00CB2B3F">
        <w:rPr>
          <w:szCs w:val="22"/>
        </w:rPr>
        <w:t>외의</w:t>
      </w:r>
      <w:r w:rsidRPr="00CB2B3F">
        <w:rPr>
          <w:szCs w:val="22"/>
        </w:rPr>
        <w:t xml:space="preserve"> </w:t>
      </w:r>
      <w:r w:rsidRPr="00CB2B3F">
        <w:rPr>
          <w:szCs w:val="22"/>
        </w:rPr>
        <w:t>사업을</w:t>
      </w:r>
      <w:r w:rsidRPr="00CB2B3F">
        <w:rPr>
          <w:szCs w:val="22"/>
        </w:rPr>
        <w:t xml:space="preserve"> </w:t>
      </w:r>
      <w:r w:rsidRPr="00CB2B3F">
        <w:rPr>
          <w:szCs w:val="22"/>
        </w:rPr>
        <w:t>한</w:t>
      </w:r>
      <w:r w:rsidRPr="00CB2B3F">
        <w:rPr>
          <w:szCs w:val="22"/>
        </w:rPr>
        <w:t xml:space="preserve"> </w:t>
      </w:r>
      <w:r w:rsidRPr="00CB2B3F">
        <w:rPr>
          <w:szCs w:val="22"/>
        </w:rPr>
        <w:t>경우</w:t>
      </w:r>
      <w:r w:rsidRPr="00CB2B3F">
        <w:rPr>
          <w:szCs w:val="22"/>
        </w:rPr>
        <w:t xml:space="preserve"> 3</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3,000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7897F6EF" w14:textId="77777777" w:rsidR="00026A7E" w:rsidRPr="00CB2B3F" w:rsidRDefault="00026A7E" w:rsidP="00026A7E">
      <w:pPr>
        <w:spacing w:after="240"/>
        <w:ind w:left="907" w:firstLine="1"/>
        <w:rPr>
          <w:szCs w:val="22"/>
        </w:rPr>
      </w:pPr>
      <w:r w:rsidRPr="00CB2B3F">
        <w:rPr>
          <w:szCs w:val="22"/>
        </w:rPr>
        <w:t>입주계약체결</w:t>
      </w:r>
      <w:r w:rsidRPr="00CB2B3F">
        <w:rPr>
          <w:szCs w:val="22"/>
        </w:rPr>
        <w:t xml:space="preserve"> </w:t>
      </w:r>
      <w:r w:rsidRPr="00CB2B3F">
        <w:rPr>
          <w:szCs w:val="22"/>
        </w:rPr>
        <w:t>여부</w:t>
      </w:r>
      <w:r w:rsidRPr="00CB2B3F">
        <w:rPr>
          <w:szCs w:val="22"/>
        </w:rPr>
        <w:t xml:space="preserve"> </w:t>
      </w:r>
      <w:r w:rsidRPr="00CB2B3F">
        <w:rPr>
          <w:szCs w:val="22"/>
        </w:rPr>
        <w:t>및</w:t>
      </w:r>
      <w:r w:rsidRPr="00CB2B3F">
        <w:rPr>
          <w:szCs w:val="22"/>
        </w:rPr>
        <w:t xml:space="preserve"> </w:t>
      </w:r>
      <w:r w:rsidRPr="00CB2B3F">
        <w:rPr>
          <w:szCs w:val="22"/>
        </w:rPr>
        <w:t>입주계약서</w:t>
      </w:r>
      <w:ins w:id="892" w:author="heesung.ahn" w:date="2021-08-31T01:28:00Z">
        <w:r w:rsidR="008E2C23">
          <w:rPr>
            <w:rFonts w:hint="eastAsia"/>
            <w:szCs w:val="22"/>
          </w:rPr>
          <w:t>에</w:t>
        </w:r>
        <w:r w:rsidR="008E2C23">
          <w:rPr>
            <w:rFonts w:hint="eastAsia"/>
            <w:szCs w:val="22"/>
          </w:rPr>
          <w:t xml:space="preserve"> </w:t>
        </w:r>
        <w:r w:rsidR="008E2C23">
          <w:rPr>
            <w:rFonts w:hint="eastAsia"/>
            <w:szCs w:val="22"/>
          </w:rPr>
          <w:t>대한</w:t>
        </w:r>
        <w:r w:rsidR="008E2C23">
          <w:rPr>
            <w:rFonts w:hint="eastAsia"/>
            <w:szCs w:val="22"/>
          </w:rPr>
          <w:t xml:space="preserve"> </w:t>
        </w:r>
        <w:r w:rsidR="008E2C23">
          <w:rPr>
            <w:rFonts w:hint="eastAsia"/>
            <w:szCs w:val="22"/>
          </w:rPr>
          <w:t>확인이</w:t>
        </w:r>
        <w:r w:rsidR="008E2C23">
          <w:rPr>
            <w:rFonts w:hint="eastAsia"/>
            <w:szCs w:val="22"/>
          </w:rPr>
          <w:t xml:space="preserve"> </w:t>
        </w:r>
        <w:r w:rsidR="008E2C23">
          <w:rPr>
            <w:rFonts w:hint="eastAsia"/>
            <w:szCs w:val="22"/>
          </w:rPr>
          <w:t>필요하나</w:t>
        </w:r>
        <w:r w:rsidR="008E2C23">
          <w:rPr>
            <w:rFonts w:hint="eastAsia"/>
            <w:szCs w:val="22"/>
          </w:rPr>
          <w:t xml:space="preserve"> </w:t>
        </w:r>
        <w:r w:rsidR="008E2C23">
          <w:rPr>
            <w:rFonts w:hint="eastAsia"/>
            <w:szCs w:val="22"/>
          </w:rPr>
          <w:t>관련</w:t>
        </w:r>
        <w:r w:rsidR="008E2C23">
          <w:rPr>
            <w:rFonts w:hint="eastAsia"/>
            <w:szCs w:val="22"/>
          </w:rPr>
          <w:t xml:space="preserve"> </w:t>
        </w:r>
        <w:r w:rsidR="008E2C23">
          <w:rPr>
            <w:rFonts w:hint="eastAsia"/>
            <w:szCs w:val="22"/>
          </w:rPr>
          <w:t>자료가</w:t>
        </w:r>
        <w:r w:rsidR="008E2C23">
          <w:rPr>
            <w:rFonts w:hint="eastAsia"/>
            <w:szCs w:val="22"/>
          </w:rPr>
          <w:t xml:space="preserve"> </w:t>
        </w:r>
        <w:r w:rsidR="008E2C23">
          <w:rPr>
            <w:rFonts w:hint="eastAsia"/>
            <w:szCs w:val="22"/>
          </w:rPr>
          <w:t>제공되지</w:t>
        </w:r>
        <w:r w:rsidR="008E2C23">
          <w:rPr>
            <w:rFonts w:hint="eastAsia"/>
            <w:szCs w:val="22"/>
          </w:rPr>
          <w:t xml:space="preserve"> </w:t>
        </w:r>
        <w:r w:rsidR="008E2C23">
          <w:rPr>
            <w:rFonts w:hint="eastAsia"/>
            <w:szCs w:val="22"/>
          </w:rPr>
          <w:t>아니함</w:t>
        </w:r>
        <w:r w:rsidR="008E2C23">
          <w:rPr>
            <w:rFonts w:hint="eastAsia"/>
            <w:szCs w:val="22"/>
          </w:rPr>
          <w:t>.</w:t>
        </w:r>
      </w:ins>
      <w:del w:id="893" w:author="heesung.ahn" w:date="2021-08-31T01:28:00Z">
        <w:r w:rsidRPr="00CB2B3F" w:rsidDel="008E2C23">
          <w:rPr>
            <w:szCs w:val="22"/>
          </w:rPr>
          <w:delText>를</w:delText>
        </w:r>
        <w:r w:rsidRPr="00CB2B3F" w:rsidDel="008E2C23">
          <w:rPr>
            <w:szCs w:val="22"/>
          </w:rPr>
          <w:delText xml:space="preserve"> </w:delText>
        </w:r>
        <w:r w:rsidRPr="00CB2B3F" w:rsidDel="008E2C23">
          <w:rPr>
            <w:szCs w:val="22"/>
          </w:rPr>
          <w:delText>제공받아</w:delText>
        </w:r>
        <w:r w:rsidRPr="00CB2B3F" w:rsidDel="008E2C23">
          <w:rPr>
            <w:szCs w:val="22"/>
          </w:rPr>
          <w:delText xml:space="preserve"> </w:delText>
        </w:r>
        <w:r w:rsidRPr="00CB2B3F" w:rsidDel="008E2C23">
          <w:rPr>
            <w:szCs w:val="22"/>
          </w:rPr>
          <w:delText>본건</w:delText>
        </w:r>
        <w:r w:rsidRPr="00CB2B3F" w:rsidDel="008E2C23">
          <w:rPr>
            <w:szCs w:val="22"/>
          </w:rPr>
          <w:delText xml:space="preserve"> </w:delText>
        </w:r>
        <w:r w:rsidRPr="00CB2B3F" w:rsidDel="008E2C23">
          <w:rPr>
            <w:szCs w:val="22"/>
          </w:rPr>
          <w:delText>거래에</w:delText>
        </w:r>
        <w:r w:rsidRPr="00CB2B3F" w:rsidDel="008E2C23">
          <w:rPr>
            <w:szCs w:val="22"/>
          </w:rPr>
          <w:delText xml:space="preserve"> </w:delText>
        </w:r>
        <w:r w:rsidRPr="00CB2B3F" w:rsidDel="008E2C23">
          <w:rPr>
            <w:szCs w:val="22"/>
          </w:rPr>
          <w:delText>영향을</w:delText>
        </w:r>
        <w:r w:rsidRPr="00CB2B3F" w:rsidDel="008E2C23">
          <w:rPr>
            <w:szCs w:val="22"/>
          </w:rPr>
          <w:delText xml:space="preserve"> </w:delText>
        </w:r>
        <w:r w:rsidRPr="00CB2B3F" w:rsidDel="008E2C23">
          <w:rPr>
            <w:szCs w:val="22"/>
          </w:rPr>
          <w:delText>미칠만한</w:delText>
        </w:r>
        <w:r w:rsidRPr="00CB2B3F" w:rsidDel="008E2C23">
          <w:rPr>
            <w:szCs w:val="22"/>
          </w:rPr>
          <w:delText xml:space="preserve"> </w:delText>
        </w:r>
        <w:r w:rsidRPr="00CB2B3F" w:rsidDel="008E2C23">
          <w:rPr>
            <w:szCs w:val="22"/>
          </w:rPr>
          <w:delText>주요</w:delText>
        </w:r>
        <w:r w:rsidRPr="00CB2B3F" w:rsidDel="008E2C23">
          <w:rPr>
            <w:szCs w:val="22"/>
          </w:rPr>
          <w:delText xml:space="preserve"> </w:delText>
        </w:r>
        <w:r w:rsidRPr="00CB2B3F" w:rsidDel="008E2C23">
          <w:rPr>
            <w:szCs w:val="22"/>
          </w:rPr>
          <w:delText>조건에</w:delText>
        </w:r>
        <w:r w:rsidRPr="00CB2B3F" w:rsidDel="008E2C23">
          <w:rPr>
            <w:szCs w:val="22"/>
          </w:rPr>
          <w:delText xml:space="preserve"> </w:delText>
        </w:r>
        <w:r w:rsidRPr="00CB2B3F" w:rsidDel="008E2C23">
          <w:rPr>
            <w:szCs w:val="22"/>
          </w:rPr>
          <w:delText>대하여</w:delText>
        </w:r>
        <w:r w:rsidRPr="00CB2B3F" w:rsidDel="008E2C23">
          <w:rPr>
            <w:szCs w:val="22"/>
          </w:rPr>
          <w:delText xml:space="preserve"> </w:delText>
        </w:r>
        <w:r w:rsidRPr="00CB2B3F" w:rsidDel="008E2C23">
          <w:rPr>
            <w:szCs w:val="22"/>
          </w:rPr>
          <w:delText>확인</w:delText>
        </w:r>
        <w:r w:rsidRPr="00CB2B3F" w:rsidDel="008E2C23">
          <w:rPr>
            <w:szCs w:val="22"/>
          </w:rPr>
          <w:delText xml:space="preserve"> </w:delText>
        </w:r>
        <w:r w:rsidRPr="00CB2B3F" w:rsidDel="008E2C23">
          <w:rPr>
            <w:szCs w:val="22"/>
          </w:rPr>
          <w:delText>예정임</w:delText>
        </w:r>
        <w:r w:rsidRPr="00CB2B3F" w:rsidDel="008E2C23">
          <w:rPr>
            <w:szCs w:val="22"/>
          </w:rPr>
          <w:delText>.</w:delText>
        </w:r>
        <w:r w:rsidDel="008E2C23">
          <w:rPr>
            <w:szCs w:val="22"/>
          </w:rPr>
          <w:delText xml:space="preserve"> [</w:delText>
        </w:r>
        <w:r w:rsidRPr="00CF58BB" w:rsidDel="008E2C23">
          <w:rPr>
            <w:szCs w:val="22"/>
            <w:highlight w:val="yellow"/>
          </w:rPr>
          <w:delText xml:space="preserve">JK: </w:delText>
        </w:r>
        <w:r w:rsidRPr="00CF58BB" w:rsidDel="008E2C23">
          <w:rPr>
            <w:rFonts w:hint="eastAsia"/>
            <w:szCs w:val="22"/>
            <w:highlight w:val="yellow"/>
          </w:rPr>
          <w:delText>제공</w:delText>
        </w:r>
        <w:r w:rsidRPr="00CF58BB" w:rsidDel="008E2C23">
          <w:rPr>
            <w:rFonts w:hint="eastAsia"/>
            <w:szCs w:val="22"/>
            <w:highlight w:val="yellow"/>
          </w:rPr>
          <w:delText xml:space="preserve"> </w:delText>
        </w:r>
        <w:r w:rsidRPr="00CF58BB" w:rsidDel="008E2C23">
          <w:rPr>
            <w:rFonts w:hint="eastAsia"/>
            <w:szCs w:val="22"/>
            <w:highlight w:val="yellow"/>
          </w:rPr>
          <w:delText>결국</w:delText>
        </w:r>
        <w:r w:rsidRPr="00CF58BB" w:rsidDel="008E2C23">
          <w:rPr>
            <w:rFonts w:hint="eastAsia"/>
            <w:szCs w:val="22"/>
            <w:highlight w:val="yellow"/>
          </w:rPr>
          <w:delText xml:space="preserve"> </w:delText>
        </w:r>
        <w:r w:rsidRPr="00CF58BB" w:rsidDel="008E2C23">
          <w:rPr>
            <w:rFonts w:hint="eastAsia"/>
            <w:szCs w:val="22"/>
            <w:highlight w:val="yellow"/>
          </w:rPr>
          <w:delText>안되면</w:delText>
        </w:r>
        <w:r w:rsidRPr="00CF58BB" w:rsidDel="008E2C23">
          <w:rPr>
            <w:rFonts w:hint="eastAsia"/>
            <w:szCs w:val="22"/>
            <w:highlight w:val="yellow"/>
          </w:rPr>
          <w:delText xml:space="preserve"> </w:delText>
        </w:r>
        <w:r w:rsidRPr="00CF58BB" w:rsidDel="008E2C23">
          <w:rPr>
            <w:rFonts w:hint="eastAsia"/>
            <w:szCs w:val="22"/>
            <w:highlight w:val="yellow"/>
          </w:rPr>
          <w:delText>어떤</w:delText>
        </w:r>
        <w:r w:rsidRPr="00CF58BB" w:rsidDel="008E2C23">
          <w:rPr>
            <w:rFonts w:hint="eastAsia"/>
            <w:szCs w:val="22"/>
            <w:highlight w:val="yellow"/>
          </w:rPr>
          <w:delText xml:space="preserve"> </w:delText>
        </w:r>
        <w:r w:rsidRPr="00CF58BB" w:rsidDel="008E2C23">
          <w:rPr>
            <w:rFonts w:hint="eastAsia"/>
            <w:szCs w:val="22"/>
            <w:highlight w:val="yellow"/>
          </w:rPr>
          <w:delText>영향이</w:delText>
        </w:r>
        <w:r w:rsidRPr="00CF58BB" w:rsidDel="008E2C23">
          <w:rPr>
            <w:rFonts w:hint="eastAsia"/>
            <w:szCs w:val="22"/>
            <w:highlight w:val="yellow"/>
          </w:rPr>
          <w:delText xml:space="preserve"> </w:delText>
        </w:r>
        <w:r w:rsidRPr="00CF58BB" w:rsidDel="008E2C23">
          <w:rPr>
            <w:rFonts w:hint="eastAsia"/>
            <w:szCs w:val="22"/>
            <w:highlight w:val="yellow"/>
          </w:rPr>
          <w:delText>있을지</w:delText>
        </w:r>
        <w:r w:rsidRPr="00CF58BB" w:rsidDel="008E2C23">
          <w:rPr>
            <w:rFonts w:hint="eastAsia"/>
            <w:szCs w:val="22"/>
            <w:highlight w:val="yellow"/>
          </w:rPr>
          <w:delText xml:space="preserve"> </w:delText>
        </w:r>
        <w:r w:rsidRPr="00CF58BB" w:rsidDel="008E2C23">
          <w:rPr>
            <w:rFonts w:hint="eastAsia"/>
            <w:szCs w:val="22"/>
            <w:highlight w:val="yellow"/>
          </w:rPr>
          <w:delText>예시적으로</w:delText>
        </w:r>
        <w:r w:rsidRPr="00CF58BB" w:rsidDel="008E2C23">
          <w:rPr>
            <w:rFonts w:hint="eastAsia"/>
            <w:szCs w:val="22"/>
            <w:highlight w:val="yellow"/>
          </w:rPr>
          <w:delText xml:space="preserve"> </w:delText>
        </w:r>
        <w:r w:rsidRPr="00CF58BB" w:rsidDel="008E2C23">
          <w:rPr>
            <w:rFonts w:hint="eastAsia"/>
            <w:szCs w:val="22"/>
            <w:highlight w:val="yellow"/>
          </w:rPr>
          <w:delText>적어야할텐데</w:delText>
        </w:r>
        <w:r w:rsidRPr="00CF58BB" w:rsidDel="008E2C23">
          <w:rPr>
            <w:rFonts w:hint="eastAsia"/>
            <w:szCs w:val="22"/>
            <w:highlight w:val="yellow"/>
          </w:rPr>
          <w:delText xml:space="preserve"> </w:delText>
        </w:r>
        <w:r w:rsidRPr="00CF58BB" w:rsidDel="008E2C23">
          <w:rPr>
            <w:rFonts w:hint="eastAsia"/>
            <w:szCs w:val="22"/>
            <w:highlight w:val="yellow"/>
          </w:rPr>
          <w:delText>어떤</w:delText>
        </w:r>
        <w:r w:rsidRPr="00CF58BB" w:rsidDel="008E2C23">
          <w:rPr>
            <w:rFonts w:hint="eastAsia"/>
            <w:szCs w:val="22"/>
            <w:highlight w:val="yellow"/>
          </w:rPr>
          <w:delText xml:space="preserve"> </w:delText>
        </w:r>
        <w:r w:rsidRPr="00CF58BB" w:rsidDel="008E2C23">
          <w:rPr>
            <w:rFonts w:hint="eastAsia"/>
            <w:szCs w:val="22"/>
            <w:highlight w:val="yellow"/>
          </w:rPr>
          <w:delText>영향이</w:delText>
        </w:r>
        <w:r w:rsidRPr="00CF58BB" w:rsidDel="008E2C23">
          <w:rPr>
            <w:rFonts w:hint="eastAsia"/>
            <w:szCs w:val="22"/>
            <w:highlight w:val="yellow"/>
          </w:rPr>
          <w:delText xml:space="preserve"> </w:delText>
        </w:r>
        <w:r w:rsidRPr="00CF58BB" w:rsidDel="008E2C23">
          <w:rPr>
            <w:rFonts w:hint="eastAsia"/>
            <w:szCs w:val="22"/>
            <w:highlight w:val="yellow"/>
          </w:rPr>
          <w:delText>있읈지</w:delText>
        </w:r>
        <w:r w:rsidRPr="00CF58BB" w:rsidDel="008E2C23">
          <w:rPr>
            <w:rFonts w:hint="eastAsia"/>
            <w:szCs w:val="22"/>
            <w:highlight w:val="yellow"/>
          </w:rPr>
          <w:delText xml:space="preserve"> </w:delText>
        </w:r>
        <w:r w:rsidRPr="00CF58BB" w:rsidDel="008E2C23">
          <w:rPr>
            <w:rFonts w:hint="eastAsia"/>
            <w:szCs w:val="22"/>
            <w:highlight w:val="yellow"/>
          </w:rPr>
          <w:delText>상의드립니다</w:delText>
        </w:r>
        <w:r w:rsidRPr="00CF58BB" w:rsidDel="008E2C23">
          <w:rPr>
            <w:rFonts w:hint="eastAsia"/>
            <w:szCs w:val="22"/>
            <w:highlight w:val="yellow"/>
          </w:rPr>
          <w:delText>.</w:delText>
        </w:r>
        <w:r w:rsidRPr="00CF58BB" w:rsidDel="008E2C23">
          <w:rPr>
            <w:szCs w:val="22"/>
            <w:highlight w:val="yellow"/>
          </w:rPr>
          <w:delText xml:space="preserve"> </w:delText>
        </w:r>
        <w:r w:rsidRPr="00CF58BB" w:rsidDel="008E2C23">
          <w:rPr>
            <w:rFonts w:hint="eastAsia"/>
            <w:szCs w:val="22"/>
            <w:highlight w:val="yellow"/>
          </w:rPr>
          <w:delText>전화</w:delText>
        </w:r>
        <w:r w:rsidRPr="00CF58BB" w:rsidDel="008E2C23">
          <w:rPr>
            <w:rFonts w:hint="eastAsia"/>
            <w:szCs w:val="22"/>
            <w:highlight w:val="yellow"/>
          </w:rPr>
          <w:delText xml:space="preserve"> </w:delText>
        </w:r>
        <w:r w:rsidRPr="00CF58BB" w:rsidDel="008E2C23">
          <w:rPr>
            <w:rFonts w:hint="eastAsia"/>
            <w:szCs w:val="22"/>
            <w:highlight w:val="yellow"/>
          </w:rPr>
          <w:delText>드리겠습니다</w:delText>
        </w:r>
        <w:r w:rsidRPr="00CF58BB" w:rsidDel="008E2C23">
          <w:rPr>
            <w:rFonts w:hint="eastAsia"/>
            <w:szCs w:val="22"/>
            <w:highlight w:val="yellow"/>
          </w:rPr>
          <w:delText>.</w:delText>
        </w:r>
        <w:r w:rsidRPr="00CF58BB" w:rsidDel="008E2C23">
          <w:rPr>
            <w:szCs w:val="22"/>
            <w:highlight w:val="yellow"/>
          </w:rPr>
          <w:delText>]</w:delText>
        </w:r>
        <w:r w:rsidDel="008E2C23">
          <w:rPr>
            <w:szCs w:val="22"/>
          </w:rPr>
          <w:delText xml:space="preserve"> </w:delText>
        </w:r>
        <w:r w:rsidRPr="009019F5" w:rsidDel="008E2C23">
          <w:rPr>
            <w:szCs w:val="22"/>
            <w:highlight w:val="green"/>
          </w:rPr>
          <w:delText>[</w:delText>
        </w:r>
        <w:r w:rsidRPr="009019F5" w:rsidDel="008E2C23">
          <w:rPr>
            <w:rFonts w:hint="eastAsia"/>
            <w:szCs w:val="22"/>
            <w:highlight w:val="green"/>
          </w:rPr>
          <w:delText>장영근</w:delText>
        </w:r>
        <w:r w:rsidRPr="009019F5" w:rsidDel="008E2C23">
          <w:rPr>
            <w:rFonts w:hint="eastAsia"/>
            <w:szCs w:val="22"/>
            <w:highlight w:val="green"/>
          </w:rPr>
          <w:delText>:</w:delText>
        </w:r>
        <w:r w:rsidRPr="009019F5" w:rsidDel="008E2C23">
          <w:rPr>
            <w:szCs w:val="22"/>
            <w:highlight w:val="green"/>
          </w:rPr>
          <w:delText xml:space="preserve"> </w:delText>
        </w:r>
        <w:r w:rsidRPr="009019F5" w:rsidDel="008E2C23">
          <w:rPr>
            <w:rFonts w:hint="eastAsia"/>
            <w:szCs w:val="22"/>
            <w:highlight w:val="green"/>
          </w:rPr>
          <w:delText>산업단지의</w:delText>
        </w:r>
        <w:r w:rsidRPr="009019F5" w:rsidDel="008E2C23">
          <w:rPr>
            <w:rFonts w:hint="eastAsia"/>
            <w:szCs w:val="22"/>
            <w:highlight w:val="green"/>
          </w:rPr>
          <w:delText xml:space="preserve"> </w:delText>
        </w:r>
        <w:r w:rsidRPr="009019F5" w:rsidDel="008E2C23">
          <w:rPr>
            <w:rFonts w:hint="eastAsia"/>
            <w:szCs w:val="22"/>
            <w:highlight w:val="green"/>
          </w:rPr>
          <w:delText>경우</w:delText>
        </w:r>
        <w:r w:rsidRPr="009019F5" w:rsidDel="008E2C23">
          <w:rPr>
            <w:rFonts w:hint="eastAsia"/>
            <w:szCs w:val="22"/>
            <w:highlight w:val="green"/>
          </w:rPr>
          <w:delText xml:space="preserve"> </w:delText>
        </w:r>
        <w:r w:rsidRPr="009019F5" w:rsidDel="008E2C23">
          <w:rPr>
            <w:rFonts w:hint="eastAsia"/>
            <w:szCs w:val="22"/>
            <w:highlight w:val="green"/>
          </w:rPr>
          <w:delText>자가</w:delText>
        </w:r>
        <w:r w:rsidRPr="009019F5" w:rsidDel="008E2C23">
          <w:rPr>
            <w:rFonts w:hint="eastAsia"/>
            <w:szCs w:val="22"/>
            <w:highlight w:val="green"/>
          </w:rPr>
          <w:delText xml:space="preserve"> </w:delText>
        </w:r>
        <w:r w:rsidRPr="009019F5" w:rsidDel="008E2C23">
          <w:rPr>
            <w:rFonts w:hint="eastAsia"/>
            <w:szCs w:val="22"/>
            <w:highlight w:val="green"/>
          </w:rPr>
          <w:delText>창고</w:delText>
        </w:r>
        <w:r w:rsidRPr="009019F5" w:rsidDel="008E2C23">
          <w:rPr>
            <w:rFonts w:hint="eastAsia"/>
            <w:szCs w:val="22"/>
            <w:highlight w:val="green"/>
          </w:rPr>
          <w:delText xml:space="preserve"> </w:delText>
        </w:r>
        <w:r w:rsidRPr="009019F5" w:rsidDel="008E2C23">
          <w:rPr>
            <w:rFonts w:hint="eastAsia"/>
            <w:szCs w:val="22"/>
            <w:highlight w:val="green"/>
          </w:rPr>
          <w:delText>용도로</w:delText>
        </w:r>
        <w:r w:rsidRPr="009019F5" w:rsidDel="008E2C23">
          <w:rPr>
            <w:rFonts w:hint="eastAsia"/>
            <w:szCs w:val="22"/>
            <w:highlight w:val="green"/>
          </w:rPr>
          <w:delText xml:space="preserve"> </w:delText>
        </w:r>
        <w:r w:rsidRPr="009019F5" w:rsidDel="008E2C23">
          <w:rPr>
            <w:rFonts w:hint="eastAsia"/>
            <w:szCs w:val="22"/>
            <w:highlight w:val="green"/>
          </w:rPr>
          <w:delText>입주할</w:delText>
        </w:r>
        <w:r w:rsidRPr="009019F5" w:rsidDel="008E2C23">
          <w:rPr>
            <w:rFonts w:hint="eastAsia"/>
            <w:szCs w:val="22"/>
            <w:highlight w:val="green"/>
          </w:rPr>
          <w:delText xml:space="preserve"> </w:delText>
        </w:r>
        <w:r w:rsidRPr="009019F5" w:rsidDel="008E2C23">
          <w:rPr>
            <w:rFonts w:hint="eastAsia"/>
            <w:szCs w:val="22"/>
            <w:highlight w:val="green"/>
          </w:rPr>
          <w:delText>수</w:delText>
        </w:r>
        <w:r w:rsidRPr="009019F5" w:rsidDel="008E2C23">
          <w:rPr>
            <w:rFonts w:hint="eastAsia"/>
            <w:szCs w:val="22"/>
            <w:highlight w:val="green"/>
          </w:rPr>
          <w:delText xml:space="preserve"> </w:delText>
        </w:r>
        <w:r w:rsidRPr="009019F5" w:rsidDel="008E2C23">
          <w:rPr>
            <w:rFonts w:hint="eastAsia"/>
            <w:szCs w:val="22"/>
            <w:highlight w:val="green"/>
          </w:rPr>
          <w:delText>없기에</w:delText>
        </w:r>
        <w:r w:rsidRPr="009019F5" w:rsidDel="008E2C23">
          <w:rPr>
            <w:rFonts w:hint="eastAsia"/>
            <w:szCs w:val="22"/>
            <w:highlight w:val="green"/>
          </w:rPr>
          <w:delText xml:space="preserve"> </w:delText>
        </w:r>
        <w:r w:rsidRPr="009019F5" w:rsidDel="008E2C23">
          <w:rPr>
            <w:rFonts w:hint="eastAsia"/>
            <w:szCs w:val="22"/>
            <w:highlight w:val="green"/>
          </w:rPr>
          <w:delText>해당</w:delText>
        </w:r>
        <w:r w:rsidRPr="009019F5" w:rsidDel="008E2C23">
          <w:rPr>
            <w:rFonts w:hint="eastAsia"/>
            <w:szCs w:val="22"/>
            <w:highlight w:val="green"/>
          </w:rPr>
          <w:delText xml:space="preserve"> </w:delText>
        </w:r>
        <w:r w:rsidRPr="009019F5" w:rsidDel="008E2C23">
          <w:rPr>
            <w:rFonts w:hint="eastAsia"/>
            <w:szCs w:val="22"/>
            <w:highlight w:val="green"/>
          </w:rPr>
          <w:delText>임대차계약을</w:delText>
        </w:r>
        <w:r w:rsidRPr="009019F5" w:rsidDel="008E2C23">
          <w:rPr>
            <w:rFonts w:hint="eastAsia"/>
            <w:szCs w:val="22"/>
            <w:highlight w:val="green"/>
          </w:rPr>
          <w:delText xml:space="preserve"> </w:delText>
        </w:r>
        <w:r w:rsidRPr="009019F5" w:rsidDel="008E2C23">
          <w:rPr>
            <w:rFonts w:hint="eastAsia"/>
            <w:szCs w:val="22"/>
            <w:highlight w:val="green"/>
          </w:rPr>
          <w:delText>해지하고</w:delText>
        </w:r>
        <w:r w:rsidRPr="009019F5" w:rsidDel="008E2C23">
          <w:rPr>
            <w:rFonts w:hint="eastAsia"/>
            <w:szCs w:val="22"/>
            <w:highlight w:val="green"/>
          </w:rPr>
          <w:delText xml:space="preserve"> </w:delText>
        </w:r>
        <w:r w:rsidRPr="009019F5" w:rsidDel="008E2C23">
          <w:rPr>
            <w:rFonts w:hint="eastAsia"/>
            <w:szCs w:val="22"/>
            <w:highlight w:val="green"/>
          </w:rPr>
          <w:delText>산업단지</w:delText>
        </w:r>
        <w:r w:rsidRPr="009019F5" w:rsidDel="008E2C23">
          <w:rPr>
            <w:rFonts w:hint="eastAsia"/>
            <w:szCs w:val="22"/>
            <w:highlight w:val="green"/>
          </w:rPr>
          <w:delText xml:space="preserve"> </w:delText>
        </w:r>
        <w:r w:rsidRPr="009019F5" w:rsidDel="008E2C23">
          <w:rPr>
            <w:rFonts w:hint="eastAsia"/>
            <w:szCs w:val="22"/>
            <w:highlight w:val="green"/>
          </w:rPr>
          <w:delText>외부로</w:delText>
        </w:r>
        <w:r w:rsidRPr="009019F5" w:rsidDel="008E2C23">
          <w:rPr>
            <w:rFonts w:hint="eastAsia"/>
            <w:szCs w:val="22"/>
            <w:highlight w:val="green"/>
          </w:rPr>
          <w:delText xml:space="preserve"> </w:delText>
        </w:r>
        <w:r w:rsidRPr="009019F5" w:rsidDel="008E2C23">
          <w:rPr>
            <w:rFonts w:hint="eastAsia"/>
            <w:szCs w:val="22"/>
            <w:highlight w:val="green"/>
          </w:rPr>
          <w:delText>이전해야</w:delText>
        </w:r>
        <w:r w:rsidRPr="009019F5" w:rsidDel="008E2C23">
          <w:rPr>
            <w:rFonts w:hint="eastAsia"/>
            <w:szCs w:val="22"/>
            <w:highlight w:val="green"/>
          </w:rPr>
          <w:delText xml:space="preserve"> </w:delText>
        </w:r>
        <w:r w:rsidRPr="009019F5" w:rsidDel="008E2C23">
          <w:rPr>
            <w:rFonts w:hint="eastAsia"/>
            <w:szCs w:val="22"/>
            <w:highlight w:val="green"/>
          </w:rPr>
          <w:delText>할</w:delText>
        </w:r>
        <w:r w:rsidRPr="009019F5" w:rsidDel="008E2C23">
          <w:rPr>
            <w:rFonts w:hint="eastAsia"/>
            <w:szCs w:val="22"/>
            <w:highlight w:val="green"/>
          </w:rPr>
          <w:delText xml:space="preserve"> </w:delText>
        </w:r>
        <w:r w:rsidRPr="009019F5" w:rsidDel="008E2C23">
          <w:rPr>
            <w:rFonts w:hint="eastAsia"/>
            <w:szCs w:val="22"/>
            <w:highlight w:val="green"/>
          </w:rPr>
          <w:delText>것입니다</w:delText>
        </w:r>
        <w:r w:rsidRPr="009019F5" w:rsidDel="008E2C23">
          <w:rPr>
            <w:rFonts w:hint="eastAsia"/>
            <w:szCs w:val="22"/>
            <w:highlight w:val="green"/>
          </w:rPr>
          <w:delText>.</w:delText>
        </w:r>
        <w:r w:rsidRPr="009019F5" w:rsidDel="008E2C23">
          <w:rPr>
            <w:szCs w:val="22"/>
            <w:highlight w:val="green"/>
          </w:rPr>
          <w:delText>]</w:delText>
        </w:r>
      </w:del>
    </w:p>
    <w:p w14:paraId="78E9395D" w14:textId="77777777" w:rsidR="00026A7E" w:rsidRPr="00CF58BB" w:rsidRDefault="00026A7E" w:rsidP="00026A7E">
      <w:pPr>
        <w:spacing w:after="240"/>
        <w:ind w:left="907" w:firstLine="1"/>
        <w:rPr>
          <w:szCs w:val="22"/>
        </w:rPr>
      </w:pPr>
    </w:p>
    <w:p w14:paraId="264A9F72" w14:textId="77777777" w:rsidR="00026A7E" w:rsidRPr="002E5268" w:rsidRDefault="00026A7E" w:rsidP="00026A7E">
      <w:pPr>
        <w:pStyle w:val="a5"/>
        <w:numPr>
          <w:ilvl w:val="0"/>
          <w:numId w:val="27"/>
        </w:numPr>
        <w:spacing w:before="240" w:after="240"/>
        <w:ind w:leftChars="0"/>
        <w:outlineLvl w:val="1"/>
        <w:rPr>
          <w:b/>
          <w:color w:val="5D2A2C" w:themeColor="text2"/>
          <w:sz w:val="24"/>
        </w:rPr>
      </w:pPr>
      <w:r w:rsidRPr="002E5268">
        <w:rPr>
          <w:b/>
          <w:color w:val="5D2A2C" w:themeColor="text2"/>
          <w:sz w:val="24"/>
        </w:rPr>
        <w:t>산업단지</w:t>
      </w:r>
      <w:r w:rsidRPr="002E5268">
        <w:rPr>
          <w:b/>
          <w:color w:val="5D2A2C" w:themeColor="text2"/>
          <w:sz w:val="24"/>
        </w:rPr>
        <w:t xml:space="preserve"> </w:t>
      </w:r>
      <w:r w:rsidRPr="002E5268">
        <w:rPr>
          <w:b/>
          <w:color w:val="5D2A2C" w:themeColor="text2"/>
          <w:sz w:val="24"/>
        </w:rPr>
        <w:t>내</w:t>
      </w:r>
      <w:r w:rsidRPr="002E5268">
        <w:rPr>
          <w:b/>
          <w:color w:val="5D2A2C" w:themeColor="text2"/>
          <w:sz w:val="24"/>
        </w:rPr>
        <w:t xml:space="preserve"> </w:t>
      </w:r>
      <w:r w:rsidRPr="002E5268">
        <w:rPr>
          <w:b/>
          <w:color w:val="5D2A2C" w:themeColor="text2"/>
          <w:sz w:val="24"/>
        </w:rPr>
        <w:t>공장</w:t>
      </w:r>
      <w:r w:rsidRPr="002E5268">
        <w:rPr>
          <w:b/>
          <w:color w:val="5D2A2C" w:themeColor="text2"/>
          <w:sz w:val="24"/>
        </w:rPr>
        <w:t xml:space="preserve"> </w:t>
      </w:r>
      <w:r w:rsidRPr="002E5268">
        <w:rPr>
          <w:b/>
          <w:color w:val="5D2A2C" w:themeColor="text2"/>
          <w:sz w:val="24"/>
        </w:rPr>
        <w:t>임대에</w:t>
      </w:r>
      <w:r w:rsidRPr="002E5268">
        <w:rPr>
          <w:b/>
          <w:color w:val="5D2A2C" w:themeColor="text2"/>
          <w:sz w:val="24"/>
        </w:rPr>
        <w:t xml:space="preserve"> </w:t>
      </w:r>
      <w:r w:rsidRPr="002E5268">
        <w:rPr>
          <w:b/>
          <w:color w:val="5D2A2C" w:themeColor="text2"/>
          <w:sz w:val="24"/>
        </w:rPr>
        <w:t>따른</w:t>
      </w:r>
      <w:r w:rsidRPr="002E5268">
        <w:rPr>
          <w:b/>
          <w:color w:val="5D2A2C" w:themeColor="text2"/>
          <w:sz w:val="24"/>
        </w:rPr>
        <w:t xml:space="preserve"> </w:t>
      </w:r>
      <w:proofErr w:type="spellStart"/>
      <w:r w:rsidRPr="002E5268">
        <w:rPr>
          <w:b/>
          <w:color w:val="5D2A2C" w:themeColor="text2"/>
          <w:sz w:val="24"/>
        </w:rPr>
        <w:t>임대미신고</w:t>
      </w:r>
      <w:proofErr w:type="spellEnd"/>
      <w:r w:rsidRPr="002E5268">
        <w:rPr>
          <w:b/>
          <w:color w:val="5D2A2C" w:themeColor="text2"/>
          <w:sz w:val="24"/>
        </w:rPr>
        <w:t xml:space="preserve"> </w:t>
      </w:r>
      <w:r w:rsidRPr="002E5268">
        <w:rPr>
          <w:b/>
          <w:color w:val="5D2A2C" w:themeColor="text2"/>
          <w:sz w:val="24"/>
        </w:rPr>
        <w:t>관련</w:t>
      </w:r>
    </w:p>
    <w:p w14:paraId="17D3993B" w14:textId="77777777" w:rsidR="00026A7E" w:rsidRPr="00CB2B3F" w:rsidRDefault="00026A7E" w:rsidP="00026A7E">
      <w:pPr>
        <w:numPr>
          <w:ilvl w:val="0"/>
          <w:numId w:val="86"/>
        </w:numPr>
        <w:spacing w:after="240"/>
        <w:rPr>
          <w:bCs/>
          <w:szCs w:val="22"/>
          <w:u w:val="single"/>
        </w:rPr>
      </w:pPr>
      <w:r w:rsidRPr="00CB2B3F">
        <w:rPr>
          <w:b/>
          <w:bCs/>
          <w:szCs w:val="22"/>
        </w:rPr>
        <w:t>사실관계</w:t>
      </w:r>
    </w:p>
    <w:p w14:paraId="2BAA247B" w14:textId="77777777" w:rsidR="00026A7E" w:rsidRPr="00CB2B3F" w:rsidRDefault="00026A7E" w:rsidP="00026A7E">
      <w:pPr>
        <w:spacing w:after="240"/>
        <w:ind w:left="907"/>
        <w:rPr>
          <w:bCs/>
          <w:szCs w:val="22"/>
        </w:rPr>
      </w:pPr>
      <w:r w:rsidRPr="00CB2B3F">
        <w:rPr>
          <w:bCs/>
          <w:szCs w:val="22"/>
        </w:rPr>
        <w:t>제공받은</w:t>
      </w:r>
      <w:r w:rsidRPr="00CB2B3F">
        <w:rPr>
          <w:bCs/>
          <w:szCs w:val="22"/>
        </w:rPr>
        <w:t xml:space="preserve"> </w:t>
      </w:r>
      <w:r w:rsidRPr="00CB2B3F">
        <w:rPr>
          <w:bCs/>
          <w:szCs w:val="22"/>
        </w:rPr>
        <w:t>임대부동산</w:t>
      </w:r>
      <w:r w:rsidRPr="00CB2B3F">
        <w:rPr>
          <w:bCs/>
          <w:szCs w:val="22"/>
        </w:rPr>
        <w:t xml:space="preserve"> </w:t>
      </w:r>
      <w:r w:rsidRPr="00CB2B3F">
        <w:rPr>
          <w:bCs/>
          <w:szCs w:val="22"/>
        </w:rPr>
        <w:t>현황</w:t>
      </w:r>
      <w:r w:rsidRPr="00CB2B3F">
        <w:rPr>
          <w:bCs/>
          <w:szCs w:val="22"/>
        </w:rPr>
        <w:t xml:space="preserve">, </w:t>
      </w:r>
      <w:r w:rsidRPr="00CB2B3F">
        <w:rPr>
          <w:bCs/>
          <w:szCs w:val="22"/>
        </w:rPr>
        <w:t>임대차계약서</w:t>
      </w:r>
      <w:r w:rsidRPr="00CB2B3F">
        <w:rPr>
          <w:bCs/>
          <w:szCs w:val="22"/>
        </w:rPr>
        <w:t>(</w:t>
      </w:r>
      <w:r w:rsidRPr="00CB2B3F">
        <w:rPr>
          <w:bCs/>
          <w:szCs w:val="22"/>
        </w:rPr>
        <w:t>일부</w:t>
      </w:r>
      <w:r w:rsidRPr="00CB2B3F">
        <w:rPr>
          <w:bCs/>
          <w:szCs w:val="22"/>
        </w:rPr>
        <w:t xml:space="preserve"> </w:t>
      </w:r>
      <w:r w:rsidRPr="00CB2B3F">
        <w:rPr>
          <w:bCs/>
          <w:szCs w:val="22"/>
        </w:rPr>
        <w:t>제공</w:t>
      </w:r>
      <w:r w:rsidRPr="00CB2B3F">
        <w:rPr>
          <w:bCs/>
          <w:szCs w:val="22"/>
        </w:rPr>
        <w:t xml:space="preserve">), </w:t>
      </w:r>
      <w:proofErr w:type="spellStart"/>
      <w:r w:rsidRPr="00CB2B3F">
        <w:rPr>
          <w:bCs/>
          <w:szCs w:val="22"/>
        </w:rPr>
        <w:t>법인등기</w:t>
      </w:r>
      <w:ins w:id="894" w:author="zygchang (Young-Gun Chang)" w:date="2021-08-31T12:41:00Z">
        <w:r w:rsidR="00C76CE8">
          <w:rPr>
            <w:rFonts w:hint="eastAsia"/>
            <w:bCs/>
            <w:szCs w:val="22"/>
          </w:rPr>
          <w:t>사항전부증명서</w:t>
        </w:r>
      </w:ins>
      <w:proofErr w:type="spellEnd"/>
      <w:del w:id="895" w:author="zygchang (Young-Gun Chang)" w:date="2021-08-31T12:41:00Z">
        <w:r w:rsidRPr="00CB2B3F" w:rsidDel="00C76CE8">
          <w:rPr>
            <w:bCs/>
            <w:szCs w:val="22"/>
          </w:rPr>
          <w:delText>부</w:delText>
        </w:r>
      </w:del>
      <w:r w:rsidRPr="00CB2B3F">
        <w:rPr>
          <w:bCs/>
          <w:szCs w:val="22"/>
        </w:rPr>
        <w:t xml:space="preserve">, </w:t>
      </w:r>
      <w:r w:rsidRPr="00CB2B3F">
        <w:rPr>
          <w:bCs/>
          <w:szCs w:val="22"/>
        </w:rPr>
        <w:t>토지이용계획확인서</w:t>
      </w:r>
      <w:r w:rsidRPr="00CB2B3F">
        <w:rPr>
          <w:bCs/>
          <w:szCs w:val="22"/>
        </w:rPr>
        <w:t xml:space="preserve"> </w:t>
      </w:r>
      <w:r w:rsidRPr="00CB2B3F">
        <w:rPr>
          <w:bCs/>
          <w:szCs w:val="22"/>
        </w:rPr>
        <w:t>및</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시화국가산업단지내</w:t>
      </w:r>
      <w:r w:rsidRPr="00CB2B3F">
        <w:rPr>
          <w:bCs/>
          <w:szCs w:val="22"/>
        </w:rPr>
        <w:t xml:space="preserve"> </w:t>
      </w:r>
      <w:r w:rsidRPr="00CB2B3F">
        <w:rPr>
          <w:bCs/>
          <w:szCs w:val="22"/>
        </w:rPr>
        <w:t>산업시설구역에</w:t>
      </w:r>
      <w:r w:rsidRPr="00CB2B3F">
        <w:rPr>
          <w:bCs/>
          <w:szCs w:val="22"/>
        </w:rPr>
        <w:t xml:space="preserve"> </w:t>
      </w:r>
      <w:r w:rsidRPr="00CB2B3F">
        <w:rPr>
          <w:bCs/>
          <w:szCs w:val="22"/>
        </w:rPr>
        <w:t>입주하고</w:t>
      </w:r>
      <w:r w:rsidRPr="00CB2B3F">
        <w:rPr>
          <w:bCs/>
          <w:szCs w:val="22"/>
        </w:rPr>
        <w:t xml:space="preserve"> </w:t>
      </w:r>
      <w:r w:rsidRPr="00CB2B3F">
        <w:rPr>
          <w:bCs/>
          <w:szCs w:val="22"/>
        </w:rPr>
        <w:t>있는</w:t>
      </w:r>
      <w:r w:rsidRPr="00CB2B3F">
        <w:rPr>
          <w:bCs/>
          <w:szCs w:val="22"/>
        </w:rPr>
        <w:t xml:space="preserve"> </w:t>
      </w:r>
      <w:r w:rsidRPr="00CB2B3F">
        <w:rPr>
          <w:bCs/>
          <w:szCs w:val="22"/>
        </w:rPr>
        <w:t>안산</w:t>
      </w:r>
      <w:r>
        <w:rPr>
          <w:bCs/>
          <w:szCs w:val="22"/>
        </w:rPr>
        <w:t>3</w:t>
      </w:r>
      <w:r>
        <w:rPr>
          <w:bCs/>
          <w:szCs w:val="22"/>
        </w:rPr>
        <w:t>공장</w:t>
      </w:r>
      <w:del w:id="896" w:author="zygchang (Young-Gun Chang)" w:date="2021-08-31T12:39:00Z">
        <w:r w:rsidRPr="00CB2B3F" w:rsidDel="005560B1">
          <w:rPr>
            <w:bCs/>
            <w:szCs w:val="22"/>
          </w:rPr>
          <w:delText xml:space="preserve"> </w:delText>
        </w:r>
        <w:r w:rsidRPr="00CB2B3F" w:rsidDel="005560B1">
          <w:rPr>
            <w:bCs/>
            <w:szCs w:val="22"/>
          </w:rPr>
          <w:delText>및</w:delText>
        </w:r>
        <w:r w:rsidRPr="00CB2B3F" w:rsidDel="005560B1">
          <w:rPr>
            <w:bCs/>
            <w:szCs w:val="22"/>
          </w:rPr>
          <w:delText xml:space="preserve"> </w:delText>
        </w:r>
        <w:r w:rsidRPr="00CB2B3F" w:rsidDel="005560B1">
          <w:rPr>
            <w:bCs/>
            <w:szCs w:val="22"/>
          </w:rPr>
          <w:delText>오이도물류센터</w:delText>
        </w:r>
      </w:del>
      <w:r w:rsidRPr="00CB2B3F">
        <w:rPr>
          <w:bCs/>
          <w:szCs w:val="22"/>
        </w:rPr>
        <w:t>의</w:t>
      </w:r>
      <w:r w:rsidRPr="00CB2B3F">
        <w:rPr>
          <w:bCs/>
          <w:szCs w:val="22"/>
        </w:rPr>
        <w:t xml:space="preserve"> </w:t>
      </w:r>
      <w:r w:rsidRPr="00CB2B3F">
        <w:rPr>
          <w:bCs/>
          <w:szCs w:val="22"/>
        </w:rPr>
        <w:t>건물</w:t>
      </w:r>
      <w:r w:rsidRPr="00CB2B3F">
        <w:rPr>
          <w:bCs/>
          <w:szCs w:val="22"/>
        </w:rPr>
        <w:t xml:space="preserve"> </w:t>
      </w:r>
      <w:r w:rsidRPr="00CB2B3F">
        <w:rPr>
          <w:bCs/>
          <w:szCs w:val="22"/>
        </w:rPr>
        <w:t>일부를</w:t>
      </w:r>
      <w:r w:rsidRPr="00CB2B3F">
        <w:rPr>
          <w:bCs/>
          <w:szCs w:val="22"/>
        </w:rPr>
        <w:t xml:space="preserve"> </w:t>
      </w:r>
      <w:r w:rsidRPr="00CB2B3F">
        <w:rPr>
          <w:bCs/>
          <w:szCs w:val="22"/>
        </w:rPr>
        <w:t>아래</w:t>
      </w:r>
      <w:r w:rsidRPr="00CB2B3F">
        <w:rPr>
          <w:bCs/>
          <w:szCs w:val="22"/>
        </w:rPr>
        <w:t xml:space="preserve"> </w:t>
      </w:r>
      <w:r w:rsidRPr="00CB2B3F">
        <w:rPr>
          <w:bCs/>
          <w:szCs w:val="22"/>
        </w:rPr>
        <w:t>임차인에게</w:t>
      </w:r>
      <w:r w:rsidRPr="00CB2B3F">
        <w:rPr>
          <w:bCs/>
          <w:szCs w:val="22"/>
        </w:rPr>
        <w:t xml:space="preserve"> </w:t>
      </w:r>
      <w:r w:rsidRPr="00CB2B3F">
        <w:rPr>
          <w:bCs/>
          <w:szCs w:val="22"/>
        </w:rPr>
        <w:t>임대하고</w:t>
      </w:r>
      <w:r w:rsidRPr="00CB2B3F">
        <w:rPr>
          <w:bCs/>
          <w:szCs w:val="22"/>
        </w:rPr>
        <w:t xml:space="preserve"> </w:t>
      </w:r>
      <w:r w:rsidRPr="00CB2B3F">
        <w:rPr>
          <w:bCs/>
          <w:szCs w:val="22"/>
        </w:rPr>
        <w:t>있으며</w:t>
      </w:r>
      <w:r w:rsidRPr="00CB2B3F">
        <w:rPr>
          <w:bCs/>
          <w:szCs w:val="22"/>
        </w:rPr>
        <w:t xml:space="preserve">, </w:t>
      </w:r>
      <w:r w:rsidRPr="00CB2B3F">
        <w:rPr>
          <w:bCs/>
          <w:szCs w:val="22"/>
        </w:rPr>
        <w:t>산업단지</w:t>
      </w:r>
      <w:r w:rsidRPr="00CB2B3F">
        <w:rPr>
          <w:bCs/>
          <w:szCs w:val="22"/>
        </w:rPr>
        <w:t xml:space="preserve"> </w:t>
      </w:r>
      <w:r w:rsidRPr="00CB2B3F">
        <w:rPr>
          <w:bCs/>
          <w:szCs w:val="22"/>
        </w:rPr>
        <w:t>관리기관에</w:t>
      </w:r>
      <w:r w:rsidRPr="00CB2B3F">
        <w:rPr>
          <w:bCs/>
          <w:szCs w:val="22"/>
        </w:rPr>
        <w:t xml:space="preserve"> </w:t>
      </w:r>
      <w:r w:rsidRPr="00CB2B3F">
        <w:rPr>
          <w:bCs/>
          <w:szCs w:val="22"/>
        </w:rPr>
        <w:t>임대신고를</w:t>
      </w:r>
      <w:r w:rsidRPr="00CB2B3F">
        <w:rPr>
          <w:bCs/>
          <w:szCs w:val="22"/>
        </w:rPr>
        <w:t xml:space="preserve"> </w:t>
      </w:r>
      <w:r w:rsidRPr="00CB2B3F">
        <w:rPr>
          <w:bCs/>
          <w:szCs w:val="22"/>
        </w:rPr>
        <w:t>하지</w:t>
      </w:r>
      <w:r w:rsidRPr="00CB2B3F">
        <w:rPr>
          <w:bCs/>
          <w:szCs w:val="22"/>
        </w:rPr>
        <w:t xml:space="preserve"> </w:t>
      </w:r>
      <w:r w:rsidRPr="00CB2B3F">
        <w:rPr>
          <w:bCs/>
          <w:szCs w:val="22"/>
        </w:rPr>
        <w:t>않은</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F58BB">
        <w:rPr>
          <w:bCs/>
          <w:szCs w:val="22"/>
          <w:highlight w:val="yellow"/>
        </w:rPr>
        <w:t>. [</w:t>
      </w:r>
      <w:proofErr w:type="spellStart"/>
      <w:r w:rsidRPr="00CF58BB">
        <w:rPr>
          <w:rFonts w:hint="eastAsia"/>
          <w:bCs/>
          <w:szCs w:val="22"/>
          <w:highlight w:val="yellow"/>
        </w:rPr>
        <w:t>jk</w:t>
      </w:r>
      <w:proofErr w:type="spellEnd"/>
      <w:r w:rsidRPr="00CF58BB">
        <w:rPr>
          <w:rFonts w:hint="eastAsia"/>
          <w:bCs/>
          <w:szCs w:val="22"/>
          <w:highlight w:val="yellow"/>
        </w:rPr>
        <w:t>:</w:t>
      </w:r>
      <w:r w:rsidRPr="00CF58BB">
        <w:rPr>
          <w:bCs/>
          <w:szCs w:val="22"/>
          <w:highlight w:val="yellow"/>
        </w:rPr>
        <w:t xml:space="preserve"> </w:t>
      </w:r>
      <w:r w:rsidRPr="00CF58BB">
        <w:rPr>
          <w:rFonts w:hint="eastAsia"/>
          <w:bCs/>
          <w:szCs w:val="22"/>
          <w:highlight w:val="yellow"/>
        </w:rPr>
        <w:t>한샘서비스는</w:t>
      </w:r>
      <w:r w:rsidRPr="00CF58BB">
        <w:rPr>
          <w:rFonts w:hint="eastAsia"/>
          <w:bCs/>
          <w:szCs w:val="22"/>
          <w:highlight w:val="yellow"/>
        </w:rPr>
        <w:t xml:space="preserve"> </w:t>
      </w:r>
      <w:r w:rsidRPr="00CF58BB">
        <w:rPr>
          <w:rFonts w:hint="eastAsia"/>
          <w:bCs/>
          <w:szCs w:val="22"/>
          <w:highlight w:val="yellow"/>
        </w:rPr>
        <w:t>답변으로</w:t>
      </w:r>
      <w:r w:rsidRPr="00CF58BB">
        <w:rPr>
          <w:rFonts w:hint="eastAsia"/>
          <w:bCs/>
          <w:szCs w:val="22"/>
          <w:highlight w:val="yellow"/>
        </w:rPr>
        <w:t xml:space="preserve"> </w:t>
      </w:r>
      <w:proofErr w:type="spellStart"/>
      <w:r w:rsidRPr="00CF58BB">
        <w:rPr>
          <w:rFonts w:hint="eastAsia"/>
          <w:bCs/>
          <w:szCs w:val="22"/>
          <w:highlight w:val="yellow"/>
        </w:rPr>
        <w:t>안했닥한</w:t>
      </w:r>
      <w:proofErr w:type="spellEnd"/>
      <w:r w:rsidRPr="00CF58BB">
        <w:rPr>
          <w:rFonts w:hint="eastAsia"/>
          <w:bCs/>
          <w:szCs w:val="22"/>
          <w:highlight w:val="yellow"/>
        </w:rPr>
        <w:t xml:space="preserve"> </w:t>
      </w:r>
      <w:r w:rsidRPr="00CF58BB">
        <w:rPr>
          <w:rFonts w:hint="eastAsia"/>
          <w:bCs/>
          <w:szCs w:val="22"/>
          <w:highlight w:val="yellow"/>
        </w:rPr>
        <w:t>것</w:t>
      </w:r>
      <w:r w:rsidRPr="00CF58BB">
        <w:rPr>
          <w:rFonts w:hint="eastAsia"/>
          <w:bCs/>
          <w:szCs w:val="22"/>
          <w:highlight w:val="yellow"/>
        </w:rPr>
        <w:t xml:space="preserve"> </w:t>
      </w:r>
      <w:proofErr w:type="gramStart"/>
      <w:r w:rsidRPr="00CF58BB">
        <w:rPr>
          <w:rFonts w:hint="eastAsia"/>
          <w:bCs/>
          <w:szCs w:val="22"/>
          <w:highlight w:val="yellow"/>
        </w:rPr>
        <w:t>같습니다</w:t>
      </w:r>
      <w:r w:rsidRPr="00CF58BB">
        <w:rPr>
          <w:rFonts w:hint="eastAsia"/>
          <w:bCs/>
          <w:szCs w:val="22"/>
          <w:highlight w:val="yellow"/>
        </w:rPr>
        <w:t>.:</w:t>
      </w:r>
      <w:proofErr w:type="gramEnd"/>
      <w:r w:rsidRPr="00CF58BB">
        <w:rPr>
          <w:bCs/>
          <w:szCs w:val="22"/>
          <w:highlight w:val="yellow"/>
        </w:rPr>
        <w:t>]</w:t>
      </w:r>
      <w:r>
        <w:rPr>
          <w:bCs/>
          <w:szCs w:val="22"/>
        </w:rPr>
        <w:t xml:space="preserve"> </w:t>
      </w:r>
      <w:r w:rsidRPr="002A7CDE">
        <w:rPr>
          <w:bCs/>
          <w:szCs w:val="22"/>
          <w:highlight w:val="green"/>
        </w:rPr>
        <w:t>[</w:t>
      </w:r>
      <w:r w:rsidRPr="002A7CDE">
        <w:rPr>
          <w:rFonts w:hint="eastAsia"/>
          <w:bCs/>
          <w:szCs w:val="22"/>
          <w:highlight w:val="green"/>
        </w:rPr>
        <w:t>장영근</w:t>
      </w:r>
      <w:r w:rsidRPr="002A7CDE">
        <w:rPr>
          <w:rFonts w:hint="eastAsia"/>
          <w:bCs/>
          <w:szCs w:val="22"/>
          <w:highlight w:val="green"/>
        </w:rPr>
        <w:t>:</w:t>
      </w:r>
      <w:r w:rsidRPr="002A7CDE">
        <w:rPr>
          <w:bCs/>
          <w:szCs w:val="22"/>
          <w:highlight w:val="green"/>
        </w:rPr>
        <w:t xml:space="preserve"> </w:t>
      </w:r>
      <w:ins w:id="897" w:author="zygchang (Young-Gun Chang)" w:date="2021-08-31T12:38:00Z">
        <w:r w:rsidR="005560B1">
          <w:rPr>
            <w:rFonts w:hint="eastAsia"/>
            <w:bCs/>
            <w:szCs w:val="22"/>
            <w:highlight w:val="green"/>
          </w:rPr>
          <w:t>오이도</w:t>
        </w:r>
        <w:r w:rsidR="005560B1">
          <w:rPr>
            <w:rFonts w:hint="eastAsia"/>
            <w:bCs/>
            <w:szCs w:val="22"/>
            <w:highlight w:val="green"/>
          </w:rPr>
          <w:t xml:space="preserve"> </w:t>
        </w:r>
        <w:r w:rsidR="005560B1">
          <w:rPr>
            <w:rFonts w:hint="eastAsia"/>
            <w:bCs/>
            <w:szCs w:val="22"/>
            <w:highlight w:val="green"/>
          </w:rPr>
          <w:t>물류센터의</w:t>
        </w:r>
        <w:r w:rsidR="005560B1">
          <w:rPr>
            <w:rFonts w:hint="eastAsia"/>
            <w:bCs/>
            <w:szCs w:val="22"/>
            <w:highlight w:val="green"/>
          </w:rPr>
          <w:t xml:space="preserve"> </w:t>
        </w:r>
        <w:r w:rsidR="005560B1">
          <w:rPr>
            <w:rFonts w:hint="eastAsia"/>
            <w:bCs/>
            <w:szCs w:val="22"/>
            <w:highlight w:val="green"/>
          </w:rPr>
          <w:t>경우</w:t>
        </w:r>
        <w:r w:rsidR="005560B1">
          <w:rPr>
            <w:rFonts w:hint="eastAsia"/>
            <w:bCs/>
            <w:szCs w:val="22"/>
            <w:highlight w:val="green"/>
          </w:rPr>
          <w:t xml:space="preserve"> </w:t>
        </w:r>
      </w:ins>
      <w:r w:rsidRPr="002A7CDE">
        <w:rPr>
          <w:rFonts w:hint="eastAsia"/>
          <w:bCs/>
          <w:szCs w:val="22"/>
          <w:highlight w:val="green"/>
        </w:rPr>
        <w:t>회사의</w:t>
      </w:r>
      <w:r w:rsidRPr="002A7CDE">
        <w:rPr>
          <w:rFonts w:hint="eastAsia"/>
          <w:bCs/>
          <w:szCs w:val="22"/>
          <w:highlight w:val="green"/>
        </w:rPr>
        <w:t xml:space="preserve"> </w:t>
      </w:r>
      <w:r w:rsidRPr="002A7CDE">
        <w:rPr>
          <w:rFonts w:hint="eastAsia"/>
          <w:bCs/>
          <w:szCs w:val="22"/>
          <w:highlight w:val="green"/>
        </w:rPr>
        <w:t>임대신고</w:t>
      </w:r>
      <w:r w:rsidRPr="002A7CDE">
        <w:rPr>
          <w:rFonts w:hint="eastAsia"/>
          <w:bCs/>
          <w:szCs w:val="22"/>
          <w:highlight w:val="green"/>
        </w:rPr>
        <w:t xml:space="preserve"> </w:t>
      </w:r>
      <w:r w:rsidRPr="002A7CDE">
        <w:rPr>
          <w:rFonts w:hint="eastAsia"/>
          <w:bCs/>
          <w:szCs w:val="22"/>
          <w:highlight w:val="green"/>
        </w:rPr>
        <w:t>관련</w:t>
      </w:r>
      <w:r w:rsidRPr="002A7CDE">
        <w:rPr>
          <w:rFonts w:hint="eastAsia"/>
          <w:bCs/>
          <w:szCs w:val="22"/>
          <w:highlight w:val="green"/>
        </w:rPr>
        <w:t xml:space="preserve"> </w:t>
      </w:r>
      <w:r w:rsidRPr="002A7CDE">
        <w:rPr>
          <w:rFonts w:hint="eastAsia"/>
          <w:bCs/>
          <w:szCs w:val="22"/>
          <w:highlight w:val="green"/>
        </w:rPr>
        <w:t>자료는</w:t>
      </w:r>
      <w:r w:rsidRPr="002A7CDE">
        <w:rPr>
          <w:rFonts w:hint="eastAsia"/>
          <w:bCs/>
          <w:szCs w:val="22"/>
          <w:highlight w:val="green"/>
        </w:rPr>
        <w:t xml:space="preserve"> </w:t>
      </w:r>
      <w:r w:rsidRPr="002A7CDE">
        <w:rPr>
          <w:rFonts w:hint="eastAsia"/>
          <w:bCs/>
          <w:szCs w:val="22"/>
          <w:highlight w:val="green"/>
        </w:rPr>
        <w:t>제공받지</w:t>
      </w:r>
      <w:r w:rsidRPr="002A7CDE">
        <w:rPr>
          <w:rFonts w:hint="eastAsia"/>
          <w:bCs/>
          <w:szCs w:val="22"/>
          <w:highlight w:val="green"/>
        </w:rPr>
        <w:t xml:space="preserve"> </w:t>
      </w:r>
      <w:r w:rsidRPr="002A7CDE">
        <w:rPr>
          <w:rFonts w:hint="eastAsia"/>
          <w:bCs/>
          <w:szCs w:val="22"/>
          <w:highlight w:val="green"/>
        </w:rPr>
        <w:t>못하였으나</w:t>
      </w:r>
      <w:r w:rsidRPr="002A7CDE">
        <w:rPr>
          <w:rFonts w:hint="eastAsia"/>
          <w:bCs/>
          <w:szCs w:val="22"/>
          <w:highlight w:val="green"/>
        </w:rPr>
        <w:t xml:space="preserve"> </w:t>
      </w:r>
      <w:r w:rsidRPr="002A7CDE">
        <w:rPr>
          <w:rFonts w:hint="eastAsia"/>
          <w:bCs/>
          <w:szCs w:val="22"/>
          <w:highlight w:val="green"/>
        </w:rPr>
        <w:t>임차인의</w:t>
      </w:r>
      <w:r w:rsidRPr="002A7CDE">
        <w:rPr>
          <w:rFonts w:hint="eastAsia"/>
          <w:bCs/>
          <w:szCs w:val="22"/>
          <w:highlight w:val="green"/>
        </w:rPr>
        <w:t xml:space="preserve"> </w:t>
      </w:r>
      <w:r w:rsidRPr="002A7CDE">
        <w:rPr>
          <w:rFonts w:hint="eastAsia"/>
          <w:bCs/>
          <w:szCs w:val="22"/>
          <w:highlight w:val="green"/>
        </w:rPr>
        <w:t>입주계약서는</w:t>
      </w:r>
      <w:r w:rsidRPr="002A7CDE">
        <w:rPr>
          <w:rFonts w:hint="eastAsia"/>
          <w:bCs/>
          <w:szCs w:val="22"/>
          <w:highlight w:val="green"/>
        </w:rPr>
        <w:t xml:space="preserve"> </w:t>
      </w:r>
      <w:r w:rsidRPr="002A7CDE">
        <w:rPr>
          <w:rFonts w:hint="eastAsia"/>
          <w:bCs/>
          <w:szCs w:val="22"/>
          <w:highlight w:val="green"/>
        </w:rPr>
        <w:t>제공받았습니다</w:t>
      </w:r>
      <w:r w:rsidRPr="002A7CDE">
        <w:rPr>
          <w:rFonts w:hint="eastAsia"/>
          <w:bCs/>
          <w:szCs w:val="22"/>
          <w:highlight w:val="green"/>
        </w:rPr>
        <w:t>.</w:t>
      </w:r>
      <w:r w:rsidRPr="002A7CDE">
        <w:rPr>
          <w:bCs/>
          <w:szCs w:val="22"/>
          <w:highlight w:val="green"/>
        </w:rPr>
        <w:t xml:space="preserve"> </w:t>
      </w:r>
      <w:r w:rsidRPr="002A7CDE">
        <w:rPr>
          <w:rFonts w:hint="eastAsia"/>
          <w:bCs/>
          <w:szCs w:val="22"/>
          <w:highlight w:val="green"/>
        </w:rPr>
        <w:t>임차인의</w:t>
      </w:r>
      <w:r w:rsidRPr="002A7CDE">
        <w:rPr>
          <w:rFonts w:hint="eastAsia"/>
          <w:bCs/>
          <w:szCs w:val="22"/>
          <w:highlight w:val="green"/>
        </w:rPr>
        <w:t xml:space="preserve"> </w:t>
      </w:r>
      <w:r w:rsidRPr="002A7CDE">
        <w:rPr>
          <w:rFonts w:hint="eastAsia"/>
          <w:bCs/>
          <w:szCs w:val="22"/>
          <w:highlight w:val="green"/>
        </w:rPr>
        <w:t>입주계약이</w:t>
      </w:r>
      <w:r w:rsidRPr="002A7CDE">
        <w:rPr>
          <w:rFonts w:hint="eastAsia"/>
          <w:bCs/>
          <w:szCs w:val="22"/>
          <w:highlight w:val="green"/>
        </w:rPr>
        <w:t xml:space="preserve"> </w:t>
      </w:r>
      <w:r w:rsidRPr="002A7CDE">
        <w:rPr>
          <w:rFonts w:hint="eastAsia"/>
          <w:bCs/>
          <w:szCs w:val="22"/>
          <w:highlight w:val="green"/>
        </w:rPr>
        <w:t>체결되기</w:t>
      </w:r>
      <w:r w:rsidRPr="002A7CDE">
        <w:rPr>
          <w:rFonts w:hint="eastAsia"/>
          <w:bCs/>
          <w:szCs w:val="22"/>
          <w:highlight w:val="green"/>
        </w:rPr>
        <w:t xml:space="preserve"> </w:t>
      </w:r>
      <w:r w:rsidRPr="002A7CDE">
        <w:rPr>
          <w:rFonts w:hint="eastAsia"/>
          <w:bCs/>
          <w:szCs w:val="22"/>
          <w:highlight w:val="green"/>
        </w:rPr>
        <w:t>위해서는</w:t>
      </w:r>
      <w:r w:rsidRPr="002A7CDE">
        <w:rPr>
          <w:rFonts w:hint="eastAsia"/>
          <w:bCs/>
          <w:szCs w:val="22"/>
          <w:highlight w:val="green"/>
        </w:rPr>
        <w:t xml:space="preserve"> </w:t>
      </w:r>
      <w:r w:rsidRPr="002A7CDE">
        <w:rPr>
          <w:rFonts w:hint="eastAsia"/>
          <w:bCs/>
          <w:szCs w:val="22"/>
          <w:highlight w:val="green"/>
        </w:rPr>
        <w:t>임대인의</w:t>
      </w:r>
      <w:r w:rsidRPr="002A7CDE">
        <w:rPr>
          <w:rFonts w:hint="eastAsia"/>
          <w:bCs/>
          <w:szCs w:val="22"/>
          <w:highlight w:val="green"/>
        </w:rPr>
        <w:t xml:space="preserve"> </w:t>
      </w:r>
      <w:r w:rsidRPr="002A7CDE">
        <w:rPr>
          <w:rFonts w:hint="eastAsia"/>
          <w:bCs/>
          <w:szCs w:val="22"/>
          <w:highlight w:val="green"/>
        </w:rPr>
        <w:t>임대신고가</w:t>
      </w:r>
      <w:r w:rsidRPr="002A7CDE">
        <w:rPr>
          <w:rFonts w:hint="eastAsia"/>
          <w:bCs/>
          <w:szCs w:val="22"/>
          <w:highlight w:val="green"/>
        </w:rPr>
        <w:t xml:space="preserve"> </w:t>
      </w:r>
      <w:r w:rsidRPr="002A7CDE">
        <w:rPr>
          <w:rFonts w:hint="eastAsia"/>
          <w:bCs/>
          <w:szCs w:val="22"/>
          <w:highlight w:val="green"/>
        </w:rPr>
        <w:t>선행되어야</w:t>
      </w:r>
      <w:r w:rsidRPr="002A7CDE">
        <w:rPr>
          <w:rFonts w:hint="eastAsia"/>
          <w:bCs/>
          <w:szCs w:val="22"/>
          <w:highlight w:val="green"/>
        </w:rPr>
        <w:t xml:space="preserve"> </w:t>
      </w:r>
      <w:r w:rsidRPr="002A7CDE">
        <w:rPr>
          <w:rFonts w:hint="eastAsia"/>
          <w:bCs/>
          <w:szCs w:val="22"/>
          <w:highlight w:val="green"/>
        </w:rPr>
        <w:t>하기에</w:t>
      </w:r>
      <w:r w:rsidRPr="002A7CDE">
        <w:rPr>
          <w:rFonts w:hint="eastAsia"/>
          <w:bCs/>
          <w:szCs w:val="22"/>
          <w:highlight w:val="green"/>
        </w:rPr>
        <w:t xml:space="preserve"> </w:t>
      </w:r>
      <w:r w:rsidRPr="002A7CDE">
        <w:rPr>
          <w:rFonts w:hint="eastAsia"/>
          <w:bCs/>
          <w:szCs w:val="22"/>
          <w:highlight w:val="green"/>
        </w:rPr>
        <w:t>임대신고는</w:t>
      </w:r>
      <w:r w:rsidRPr="002A7CDE">
        <w:rPr>
          <w:rFonts w:hint="eastAsia"/>
          <w:bCs/>
          <w:szCs w:val="22"/>
          <w:highlight w:val="green"/>
        </w:rPr>
        <w:t xml:space="preserve"> </w:t>
      </w:r>
      <w:r w:rsidRPr="002A7CDE">
        <w:rPr>
          <w:rFonts w:hint="eastAsia"/>
          <w:bCs/>
          <w:szCs w:val="22"/>
          <w:highlight w:val="green"/>
        </w:rPr>
        <w:t>했을</w:t>
      </w:r>
      <w:r w:rsidRPr="002A7CDE">
        <w:rPr>
          <w:rFonts w:hint="eastAsia"/>
          <w:bCs/>
          <w:szCs w:val="22"/>
          <w:highlight w:val="green"/>
        </w:rPr>
        <w:t xml:space="preserve"> </w:t>
      </w:r>
      <w:r w:rsidRPr="002A7CDE">
        <w:rPr>
          <w:rFonts w:hint="eastAsia"/>
          <w:bCs/>
          <w:szCs w:val="22"/>
          <w:highlight w:val="green"/>
        </w:rPr>
        <w:t>것으로</w:t>
      </w:r>
      <w:r w:rsidRPr="002A7CDE">
        <w:rPr>
          <w:rFonts w:hint="eastAsia"/>
          <w:bCs/>
          <w:szCs w:val="22"/>
          <w:highlight w:val="green"/>
        </w:rPr>
        <w:t xml:space="preserve"> </w:t>
      </w:r>
      <w:r w:rsidRPr="002A7CDE">
        <w:rPr>
          <w:rFonts w:hint="eastAsia"/>
          <w:bCs/>
          <w:szCs w:val="22"/>
          <w:highlight w:val="green"/>
        </w:rPr>
        <w:t>추정됩니다</w:t>
      </w:r>
      <w:r w:rsidRPr="00836B1E">
        <w:rPr>
          <w:rFonts w:hint="eastAsia"/>
          <w:bCs/>
          <w:szCs w:val="22"/>
          <w:highlight w:val="green"/>
        </w:rPr>
        <w:t>.</w:t>
      </w:r>
      <w:r w:rsidRPr="00836B1E">
        <w:rPr>
          <w:bCs/>
          <w:szCs w:val="22"/>
          <w:highlight w:val="green"/>
        </w:rPr>
        <w:t>]</w:t>
      </w:r>
      <w:ins w:id="898" w:author="heesung.ahn" w:date="2021-08-31T01:30:00Z">
        <w:r w:rsidR="00836B1E" w:rsidRPr="00836B1E">
          <w:rPr>
            <w:bCs/>
            <w:szCs w:val="22"/>
            <w:highlight w:val="green"/>
          </w:rPr>
          <w:t xml:space="preserve">  [</w:t>
        </w:r>
        <w:r w:rsidR="00836B1E" w:rsidRPr="00836B1E">
          <w:rPr>
            <w:rFonts w:hint="eastAsia"/>
            <w:bCs/>
            <w:szCs w:val="22"/>
            <w:highlight w:val="green"/>
          </w:rPr>
          <w:t>했을</w:t>
        </w:r>
        <w:r w:rsidR="00836B1E" w:rsidRPr="00836B1E">
          <w:rPr>
            <w:rFonts w:hint="eastAsia"/>
            <w:bCs/>
            <w:szCs w:val="22"/>
            <w:highlight w:val="green"/>
          </w:rPr>
          <w:t xml:space="preserve"> </w:t>
        </w:r>
        <w:r w:rsidR="00836B1E" w:rsidRPr="00836B1E">
          <w:rPr>
            <w:rFonts w:hint="eastAsia"/>
            <w:bCs/>
            <w:szCs w:val="22"/>
            <w:highlight w:val="green"/>
          </w:rPr>
          <w:t>것으로</w:t>
        </w:r>
        <w:r w:rsidR="00836B1E" w:rsidRPr="00836B1E">
          <w:rPr>
            <w:rFonts w:hint="eastAsia"/>
            <w:bCs/>
            <w:szCs w:val="22"/>
            <w:highlight w:val="green"/>
          </w:rPr>
          <w:t xml:space="preserve"> </w:t>
        </w:r>
        <w:r w:rsidR="00836B1E" w:rsidRPr="00836B1E">
          <w:rPr>
            <w:rFonts w:hint="eastAsia"/>
            <w:bCs/>
            <w:szCs w:val="22"/>
            <w:highlight w:val="green"/>
          </w:rPr>
          <w:t>보이면</w:t>
        </w:r>
        <w:r w:rsidR="00836B1E" w:rsidRPr="00836B1E">
          <w:rPr>
            <w:rFonts w:hint="eastAsia"/>
            <w:bCs/>
            <w:szCs w:val="22"/>
            <w:highlight w:val="green"/>
          </w:rPr>
          <w:t xml:space="preserve"> </w:t>
        </w:r>
        <w:r w:rsidR="00836B1E" w:rsidRPr="00836B1E">
          <w:rPr>
            <w:rFonts w:hint="eastAsia"/>
            <w:bCs/>
            <w:szCs w:val="22"/>
            <w:highlight w:val="green"/>
          </w:rPr>
          <w:t>이슈</w:t>
        </w:r>
        <w:r w:rsidR="00836B1E" w:rsidRPr="00836B1E">
          <w:rPr>
            <w:rFonts w:hint="eastAsia"/>
            <w:bCs/>
            <w:szCs w:val="22"/>
            <w:highlight w:val="green"/>
          </w:rPr>
          <w:t xml:space="preserve"> </w:t>
        </w:r>
        <w:r w:rsidR="00836B1E" w:rsidRPr="00836B1E">
          <w:rPr>
            <w:rFonts w:hint="eastAsia"/>
            <w:bCs/>
            <w:szCs w:val="22"/>
            <w:highlight w:val="green"/>
          </w:rPr>
          <w:t>없다는</w:t>
        </w:r>
        <w:r w:rsidR="00836B1E" w:rsidRPr="00836B1E">
          <w:rPr>
            <w:rFonts w:hint="eastAsia"/>
            <w:bCs/>
            <w:szCs w:val="22"/>
            <w:highlight w:val="green"/>
          </w:rPr>
          <w:t xml:space="preserve"> </w:t>
        </w:r>
        <w:r w:rsidR="00836B1E" w:rsidRPr="00836B1E">
          <w:rPr>
            <w:rFonts w:hint="eastAsia"/>
            <w:bCs/>
            <w:szCs w:val="22"/>
            <w:highlight w:val="green"/>
          </w:rPr>
          <w:t>것인지요</w:t>
        </w:r>
        <w:r w:rsidR="00836B1E" w:rsidRPr="00836B1E">
          <w:rPr>
            <w:rFonts w:hint="eastAsia"/>
            <w:bCs/>
            <w:szCs w:val="22"/>
            <w:highlight w:val="green"/>
          </w:rPr>
          <w:t>?</w:t>
        </w:r>
        <w:r w:rsidR="00836B1E" w:rsidRPr="00836B1E">
          <w:rPr>
            <w:bCs/>
            <w:szCs w:val="22"/>
            <w:highlight w:val="green"/>
          </w:rPr>
          <w:t xml:space="preserve"> </w:t>
        </w:r>
        <w:r w:rsidR="00836B1E" w:rsidRPr="00836B1E">
          <w:rPr>
            <w:rFonts w:hint="eastAsia"/>
            <w:bCs/>
            <w:szCs w:val="22"/>
            <w:highlight w:val="green"/>
          </w:rPr>
          <w:t>본문</w:t>
        </w:r>
        <w:r w:rsidR="00836B1E" w:rsidRPr="00836B1E">
          <w:rPr>
            <w:rFonts w:hint="eastAsia"/>
            <w:bCs/>
            <w:szCs w:val="22"/>
            <w:highlight w:val="green"/>
          </w:rPr>
          <w:t xml:space="preserve"> </w:t>
        </w:r>
        <w:r w:rsidR="00836B1E" w:rsidRPr="00836B1E">
          <w:rPr>
            <w:rFonts w:hint="eastAsia"/>
            <w:bCs/>
            <w:szCs w:val="22"/>
            <w:highlight w:val="green"/>
          </w:rPr>
          <w:t>내용과</w:t>
        </w:r>
        <w:r w:rsidR="00836B1E" w:rsidRPr="00836B1E">
          <w:rPr>
            <w:rFonts w:hint="eastAsia"/>
            <w:bCs/>
            <w:szCs w:val="22"/>
            <w:highlight w:val="green"/>
          </w:rPr>
          <w:t xml:space="preserve"> </w:t>
        </w:r>
        <w:r w:rsidR="00836B1E" w:rsidRPr="00836B1E">
          <w:rPr>
            <w:rFonts w:hint="eastAsia"/>
            <w:bCs/>
            <w:szCs w:val="22"/>
            <w:highlight w:val="green"/>
          </w:rPr>
          <w:t>맞지</w:t>
        </w:r>
        <w:r w:rsidR="00836B1E" w:rsidRPr="00836B1E">
          <w:rPr>
            <w:rFonts w:hint="eastAsia"/>
            <w:bCs/>
            <w:szCs w:val="22"/>
            <w:highlight w:val="green"/>
          </w:rPr>
          <w:t xml:space="preserve"> </w:t>
        </w:r>
        <w:r w:rsidR="00836B1E" w:rsidRPr="00836B1E">
          <w:rPr>
            <w:rFonts w:hint="eastAsia"/>
            <w:bCs/>
            <w:szCs w:val="22"/>
            <w:highlight w:val="green"/>
          </w:rPr>
          <w:t>않는</w:t>
        </w:r>
        <w:r w:rsidR="00836B1E" w:rsidRPr="00836B1E">
          <w:rPr>
            <w:rFonts w:hint="eastAsia"/>
            <w:bCs/>
            <w:szCs w:val="22"/>
            <w:highlight w:val="green"/>
          </w:rPr>
          <w:t xml:space="preserve"> </w:t>
        </w:r>
        <w:r w:rsidR="00836B1E" w:rsidRPr="00836B1E">
          <w:rPr>
            <w:rFonts w:hint="eastAsia"/>
            <w:bCs/>
            <w:szCs w:val="22"/>
            <w:highlight w:val="green"/>
          </w:rPr>
          <w:t>것</w:t>
        </w:r>
        <w:r w:rsidR="00836B1E" w:rsidRPr="00836B1E">
          <w:rPr>
            <w:rFonts w:hint="eastAsia"/>
            <w:bCs/>
            <w:szCs w:val="22"/>
            <w:highlight w:val="green"/>
          </w:rPr>
          <w:t xml:space="preserve"> </w:t>
        </w:r>
        <w:proofErr w:type="spellStart"/>
        <w:r w:rsidR="00836B1E" w:rsidRPr="00836B1E">
          <w:rPr>
            <w:rFonts w:hint="eastAsia"/>
            <w:bCs/>
            <w:szCs w:val="22"/>
            <w:highlight w:val="green"/>
          </w:rPr>
          <w:t>같아서요</w:t>
        </w:r>
        <w:proofErr w:type="spellEnd"/>
        <w:r w:rsidR="00836B1E" w:rsidRPr="00836B1E">
          <w:rPr>
            <w:rFonts w:hint="eastAsia"/>
            <w:bCs/>
            <w:szCs w:val="22"/>
            <w:highlight w:val="green"/>
          </w:rPr>
          <w:t>.</w:t>
        </w:r>
        <w:r w:rsidR="00836B1E" w:rsidRPr="00836B1E">
          <w:rPr>
            <w:bCs/>
            <w:szCs w:val="22"/>
            <w:highlight w:val="green"/>
          </w:rPr>
          <w:t>]</w:t>
        </w:r>
      </w:ins>
      <w:ins w:id="899" w:author="zygchang (Young-Gun Chang)" w:date="2021-08-31T12:40:00Z">
        <w:r w:rsidR="00B620BD">
          <w:rPr>
            <w:bCs/>
            <w:szCs w:val="22"/>
          </w:rPr>
          <w:t xml:space="preserve"> </w:t>
        </w:r>
        <w:r w:rsidR="00B620BD" w:rsidRPr="00B620BD">
          <w:rPr>
            <w:bCs/>
            <w:szCs w:val="22"/>
            <w:highlight w:val="cyan"/>
          </w:rPr>
          <w:t>[</w:t>
        </w:r>
        <w:r w:rsidR="00B620BD" w:rsidRPr="00B620BD">
          <w:rPr>
            <w:rFonts w:hint="eastAsia"/>
            <w:bCs/>
            <w:szCs w:val="22"/>
            <w:highlight w:val="cyan"/>
          </w:rPr>
          <w:t>장영근</w:t>
        </w:r>
        <w:r w:rsidR="00B620BD" w:rsidRPr="00B620BD">
          <w:rPr>
            <w:rFonts w:hint="eastAsia"/>
            <w:bCs/>
            <w:szCs w:val="22"/>
            <w:highlight w:val="cyan"/>
          </w:rPr>
          <w:t>:</w:t>
        </w:r>
        <w:r w:rsidR="00B620BD" w:rsidRPr="00B620BD">
          <w:rPr>
            <w:bCs/>
            <w:szCs w:val="22"/>
            <w:highlight w:val="cyan"/>
          </w:rPr>
          <w:t xml:space="preserve"> </w:t>
        </w:r>
        <w:proofErr w:type="spellStart"/>
        <w:r w:rsidR="00B620BD" w:rsidRPr="00B620BD">
          <w:rPr>
            <w:rFonts w:hint="eastAsia"/>
            <w:bCs/>
            <w:szCs w:val="22"/>
            <w:highlight w:val="cyan"/>
          </w:rPr>
          <w:t>오이도물류센터에</w:t>
        </w:r>
        <w:proofErr w:type="spellEnd"/>
        <w:r w:rsidR="00B620BD" w:rsidRPr="00B620BD">
          <w:rPr>
            <w:rFonts w:hint="eastAsia"/>
            <w:bCs/>
            <w:szCs w:val="22"/>
            <w:highlight w:val="cyan"/>
          </w:rPr>
          <w:t xml:space="preserve"> </w:t>
        </w:r>
        <w:r w:rsidR="00B620BD" w:rsidRPr="00B620BD">
          <w:rPr>
            <w:rFonts w:hint="eastAsia"/>
            <w:bCs/>
            <w:szCs w:val="22"/>
            <w:highlight w:val="cyan"/>
          </w:rPr>
          <w:t>대한</w:t>
        </w:r>
        <w:r w:rsidR="00B620BD" w:rsidRPr="00B620BD">
          <w:rPr>
            <w:rFonts w:hint="eastAsia"/>
            <w:bCs/>
            <w:szCs w:val="22"/>
            <w:highlight w:val="cyan"/>
          </w:rPr>
          <w:t xml:space="preserve"> </w:t>
        </w:r>
        <w:r w:rsidR="00B620BD" w:rsidRPr="00B620BD">
          <w:rPr>
            <w:rFonts w:hint="eastAsia"/>
            <w:bCs/>
            <w:szCs w:val="22"/>
            <w:highlight w:val="cyan"/>
          </w:rPr>
          <w:t>내용은</w:t>
        </w:r>
        <w:r w:rsidR="00B620BD" w:rsidRPr="00B620BD">
          <w:rPr>
            <w:rFonts w:hint="eastAsia"/>
            <w:bCs/>
            <w:szCs w:val="22"/>
            <w:highlight w:val="cyan"/>
          </w:rPr>
          <w:t xml:space="preserve"> </w:t>
        </w:r>
        <w:r w:rsidR="00B620BD" w:rsidRPr="00B620BD">
          <w:rPr>
            <w:rFonts w:hint="eastAsia"/>
            <w:bCs/>
            <w:szCs w:val="22"/>
            <w:highlight w:val="cyan"/>
          </w:rPr>
          <w:t>삭제했습니다</w:t>
        </w:r>
        <w:r w:rsidR="00B620BD" w:rsidRPr="00B620BD">
          <w:rPr>
            <w:rFonts w:hint="eastAsia"/>
            <w:bCs/>
            <w:szCs w:val="22"/>
            <w:highlight w:val="cyan"/>
          </w:rPr>
          <w:t>.</w:t>
        </w:r>
        <w:r w:rsidR="00B620BD" w:rsidRPr="00B620BD">
          <w:rPr>
            <w:bCs/>
            <w:szCs w:val="22"/>
            <w:highlight w:val="cyan"/>
          </w:rPr>
          <w:t>]</w:t>
        </w:r>
      </w:ins>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272"/>
        <w:gridCol w:w="1563"/>
        <w:gridCol w:w="3488"/>
        <w:gridCol w:w="2409"/>
      </w:tblGrid>
      <w:tr w:rsidR="00026A7E" w:rsidRPr="00CB2B3F" w14:paraId="53068D01" w14:textId="77777777" w:rsidTr="0091358C">
        <w:trPr>
          <w:trHeight w:val="340"/>
        </w:trPr>
        <w:tc>
          <w:tcPr>
            <w:tcW w:w="1272" w:type="dxa"/>
            <w:tcBorders>
              <w:top w:val="single" w:sz="12" w:space="0" w:color="404040" w:themeColor="text1" w:themeTint="BF"/>
              <w:bottom w:val="single" w:sz="4" w:space="0" w:color="404040" w:themeColor="text1" w:themeTint="BF"/>
            </w:tcBorders>
            <w:shd w:val="clear" w:color="auto" w:fill="DEEEEE"/>
            <w:vAlign w:val="center"/>
          </w:tcPr>
          <w:p w14:paraId="3946576E"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1563" w:type="dxa"/>
            <w:tcBorders>
              <w:top w:val="single" w:sz="12" w:space="0" w:color="404040" w:themeColor="text1" w:themeTint="BF"/>
              <w:bottom w:val="single" w:sz="4" w:space="0" w:color="404040" w:themeColor="text1" w:themeTint="BF"/>
            </w:tcBorders>
            <w:shd w:val="clear" w:color="auto" w:fill="DEEEEE"/>
            <w:vAlign w:val="center"/>
          </w:tcPr>
          <w:p w14:paraId="5A94DB25"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임차인</w:t>
            </w:r>
          </w:p>
        </w:tc>
        <w:tc>
          <w:tcPr>
            <w:tcW w:w="3488" w:type="dxa"/>
            <w:tcBorders>
              <w:top w:val="single" w:sz="12" w:space="0" w:color="404040" w:themeColor="text1" w:themeTint="BF"/>
              <w:bottom w:val="single" w:sz="4" w:space="0" w:color="404040" w:themeColor="text1" w:themeTint="BF"/>
            </w:tcBorders>
            <w:shd w:val="clear" w:color="auto" w:fill="DEEEEE"/>
            <w:vAlign w:val="center"/>
          </w:tcPr>
          <w:p w14:paraId="1BA7FF86"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확인서류</w:t>
            </w:r>
            <w:r w:rsidRPr="007B0EE3">
              <w:rPr>
                <w:snapToGrid w:val="0"/>
                <w:sz w:val="20"/>
                <w:szCs w:val="20"/>
              </w:rPr>
              <w:t xml:space="preserve"> </w:t>
            </w:r>
            <w:r w:rsidRPr="007B0EE3">
              <w:rPr>
                <w:snapToGrid w:val="0"/>
                <w:sz w:val="20"/>
                <w:szCs w:val="20"/>
              </w:rPr>
              <w:t>및</w:t>
            </w:r>
            <w:r w:rsidRPr="007B0EE3">
              <w:rPr>
                <w:snapToGrid w:val="0"/>
                <w:sz w:val="20"/>
                <w:szCs w:val="20"/>
              </w:rPr>
              <w:t xml:space="preserve"> </w:t>
            </w:r>
            <w:r w:rsidRPr="007B0EE3">
              <w:rPr>
                <w:snapToGrid w:val="0"/>
                <w:sz w:val="20"/>
                <w:szCs w:val="20"/>
              </w:rPr>
              <w:t>참고사항</w:t>
            </w:r>
          </w:p>
        </w:tc>
        <w:tc>
          <w:tcPr>
            <w:tcW w:w="2409" w:type="dxa"/>
            <w:tcBorders>
              <w:top w:val="single" w:sz="12" w:space="0" w:color="404040" w:themeColor="text1" w:themeTint="BF"/>
              <w:bottom w:val="single" w:sz="4" w:space="0" w:color="404040" w:themeColor="text1" w:themeTint="BF"/>
            </w:tcBorders>
            <w:shd w:val="clear" w:color="auto" w:fill="DEEEEE"/>
            <w:vAlign w:val="center"/>
          </w:tcPr>
          <w:p w14:paraId="17026C6F"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사용용도</w:t>
            </w:r>
          </w:p>
        </w:tc>
      </w:tr>
      <w:tr w:rsidR="00026A7E" w:rsidRPr="00CB2B3F" w14:paraId="1C3CFB4B" w14:textId="77777777" w:rsidTr="0091358C">
        <w:trPr>
          <w:trHeight w:val="340"/>
        </w:trPr>
        <w:tc>
          <w:tcPr>
            <w:tcW w:w="1272" w:type="dxa"/>
            <w:vMerge w:val="restart"/>
            <w:tcBorders>
              <w:top w:val="single" w:sz="4" w:space="0" w:color="404040" w:themeColor="text1" w:themeTint="BF"/>
            </w:tcBorders>
            <w:shd w:val="clear" w:color="auto" w:fill="F2F2F2" w:themeFill="background1" w:themeFillShade="F2"/>
            <w:vAlign w:val="center"/>
          </w:tcPr>
          <w:p w14:paraId="3D5C3F6C"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안산</w:t>
            </w:r>
          </w:p>
          <w:p w14:paraId="16F9E6D5" w14:textId="77777777" w:rsidR="00026A7E" w:rsidRPr="007B0EE3" w:rsidRDefault="00026A7E" w:rsidP="0091358C">
            <w:pPr>
              <w:pStyle w:val="21"/>
              <w:spacing w:line="280" w:lineRule="atLeast"/>
              <w:jc w:val="center"/>
              <w:rPr>
                <w:snapToGrid w:val="0"/>
                <w:sz w:val="20"/>
                <w:szCs w:val="20"/>
              </w:rPr>
            </w:pPr>
            <w:r>
              <w:rPr>
                <w:snapToGrid w:val="0"/>
                <w:sz w:val="20"/>
                <w:szCs w:val="20"/>
              </w:rPr>
              <w:t>3</w:t>
            </w:r>
            <w:r>
              <w:rPr>
                <w:snapToGrid w:val="0"/>
                <w:sz w:val="20"/>
                <w:szCs w:val="20"/>
              </w:rPr>
              <w:t>공장</w:t>
            </w:r>
          </w:p>
        </w:tc>
        <w:tc>
          <w:tcPr>
            <w:tcW w:w="1563" w:type="dxa"/>
            <w:tcBorders>
              <w:top w:val="single" w:sz="4" w:space="0" w:color="404040" w:themeColor="text1" w:themeTint="BF"/>
            </w:tcBorders>
            <w:shd w:val="clear" w:color="auto" w:fill="auto"/>
            <w:vAlign w:val="center"/>
          </w:tcPr>
          <w:p w14:paraId="0C192FA1" w14:textId="77777777" w:rsidR="00026A7E" w:rsidRPr="007B0EE3" w:rsidRDefault="00026A7E" w:rsidP="0091358C">
            <w:pPr>
              <w:pStyle w:val="21"/>
              <w:spacing w:line="280" w:lineRule="atLeast"/>
              <w:jc w:val="center"/>
              <w:rPr>
                <w:b w:val="0"/>
                <w:snapToGrid w:val="0"/>
                <w:sz w:val="20"/>
                <w:szCs w:val="20"/>
              </w:rPr>
            </w:pPr>
            <w:proofErr w:type="spellStart"/>
            <w:r w:rsidRPr="007B0EE3">
              <w:rPr>
                <w:b w:val="0"/>
                <w:snapToGrid w:val="0"/>
                <w:sz w:val="20"/>
                <w:szCs w:val="20"/>
              </w:rPr>
              <w:t>한샘도무스</w:t>
            </w:r>
            <w:proofErr w:type="spellEnd"/>
          </w:p>
        </w:tc>
        <w:tc>
          <w:tcPr>
            <w:tcW w:w="3488" w:type="dxa"/>
            <w:tcBorders>
              <w:top w:val="single" w:sz="4" w:space="0" w:color="404040" w:themeColor="text1" w:themeTint="BF"/>
            </w:tcBorders>
            <w:vAlign w:val="center"/>
          </w:tcPr>
          <w:p w14:paraId="3D44FA72"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임대부동산</w:t>
            </w:r>
            <w:r w:rsidRPr="007B0EE3">
              <w:rPr>
                <w:b w:val="0"/>
                <w:snapToGrid w:val="0"/>
                <w:sz w:val="20"/>
                <w:szCs w:val="20"/>
              </w:rPr>
              <w:t xml:space="preserve"> </w:t>
            </w:r>
            <w:r w:rsidRPr="007B0EE3">
              <w:rPr>
                <w:b w:val="0"/>
                <w:snapToGrid w:val="0"/>
                <w:sz w:val="20"/>
                <w:szCs w:val="20"/>
              </w:rPr>
              <w:t>현황</w:t>
            </w:r>
          </w:p>
          <w:p w14:paraId="1A48C1C8"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임대차계약서</w:t>
            </w:r>
            <w:r w:rsidRPr="007B0EE3">
              <w:rPr>
                <w:b w:val="0"/>
                <w:snapToGrid w:val="0"/>
                <w:sz w:val="20"/>
                <w:szCs w:val="20"/>
              </w:rPr>
              <w:t>(2021. 4. 1.)</w:t>
            </w:r>
          </w:p>
        </w:tc>
        <w:tc>
          <w:tcPr>
            <w:tcW w:w="2409" w:type="dxa"/>
            <w:tcBorders>
              <w:top w:val="single" w:sz="4" w:space="0" w:color="404040" w:themeColor="text1" w:themeTint="BF"/>
            </w:tcBorders>
            <w:vAlign w:val="center"/>
          </w:tcPr>
          <w:p w14:paraId="743ECB61"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사무실</w:t>
            </w:r>
          </w:p>
          <w:p w14:paraId="280D2B25"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계약서</w:t>
            </w:r>
            <w:r w:rsidRPr="007B0EE3">
              <w:rPr>
                <w:b w:val="0"/>
                <w:snapToGrid w:val="0"/>
                <w:sz w:val="20"/>
                <w:szCs w:val="20"/>
              </w:rPr>
              <w:t xml:space="preserve"> </w:t>
            </w:r>
            <w:r w:rsidRPr="007B0EE3">
              <w:rPr>
                <w:b w:val="0"/>
                <w:snapToGrid w:val="0"/>
                <w:sz w:val="20"/>
                <w:szCs w:val="20"/>
              </w:rPr>
              <w:t>제공</w:t>
            </w:r>
          </w:p>
        </w:tc>
      </w:tr>
      <w:tr w:rsidR="00026A7E" w:rsidRPr="00CB2B3F" w14:paraId="68F0E0BD" w14:textId="77777777" w:rsidTr="0091358C">
        <w:trPr>
          <w:trHeight w:val="340"/>
        </w:trPr>
        <w:tc>
          <w:tcPr>
            <w:tcW w:w="1272" w:type="dxa"/>
            <w:vMerge/>
            <w:shd w:val="clear" w:color="auto" w:fill="F2F2F2" w:themeFill="background1" w:themeFillShade="F2"/>
            <w:vAlign w:val="center"/>
          </w:tcPr>
          <w:p w14:paraId="6A811F58" w14:textId="77777777" w:rsidR="00026A7E" w:rsidRPr="007B0EE3" w:rsidRDefault="00026A7E" w:rsidP="0091358C">
            <w:pPr>
              <w:pStyle w:val="21"/>
              <w:spacing w:line="280" w:lineRule="atLeast"/>
              <w:jc w:val="center"/>
              <w:rPr>
                <w:snapToGrid w:val="0"/>
                <w:sz w:val="20"/>
                <w:szCs w:val="20"/>
              </w:rPr>
            </w:pPr>
          </w:p>
        </w:tc>
        <w:tc>
          <w:tcPr>
            <w:tcW w:w="1563" w:type="dxa"/>
            <w:shd w:val="clear" w:color="auto" w:fill="auto"/>
            <w:vAlign w:val="center"/>
          </w:tcPr>
          <w:p w14:paraId="769C6E86" w14:textId="77777777" w:rsidR="00026A7E" w:rsidRPr="007B0EE3" w:rsidRDefault="00026A7E" w:rsidP="0091358C">
            <w:pPr>
              <w:pStyle w:val="21"/>
              <w:spacing w:line="280" w:lineRule="atLeast"/>
              <w:jc w:val="center"/>
              <w:rPr>
                <w:b w:val="0"/>
                <w:snapToGrid w:val="0"/>
                <w:sz w:val="20"/>
                <w:szCs w:val="20"/>
              </w:rPr>
            </w:pPr>
            <w:r w:rsidRPr="007B0EE3">
              <w:rPr>
                <w:b w:val="0"/>
                <w:snapToGrid w:val="0"/>
                <w:sz w:val="20"/>
                <w:szCs w:val="20"/>
              </w:rPr>
              <w:t>농업회사법인</w:t>
            </w:r>
            <w:r w:rsidRPr="007B0EE3">
              <w:rPr>
                <w:b w:val="0"/>
                <w:snapToGrid w:val="0"/>
                <w:sz w:val="20"/>
                <w:szCs w:val="20"/>
              </w:rPr>
              <w:t xml:space="preserve"> </w:t>
            </w:r>
            <w:r w:rsidRPr="007B0EE3">
              <w:rPr>
                <w:b w:val="0"/>
                <w:snapToGrid w:val="0"/>
                <w:sz w:val="20"/>
                <w:szCs w:val="20"/>
              </w:rPr>
              <w:t>향촌개발㈜</w:t>
            </w:r>
          </w:p>
        </w:tc>
        <w:tc>
          <w:tcPr>
            <w:tcW w:w="3488" w:type="dxa"/>
            <w:vAlign w:val="center"/>
          </w:tcPr>
          <w:p w14:paraId="6A48F8AC"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법인등기부</w:t>
            </w:r>
            <w:r w:rsidRPr="007B0EE3">
              <w:rPr>
                <w:b w:val="0"/>
                <w:snapToGrid w:val="0"/>
                <w:sz w:val="20"/>
                <w:szCs w:val="20"/>
              </w:rPr>
              <w:t xml:space="preserve">(2021. 7. </w:t>
            </w:r>
            <w:proofErr w:type="gramStart"/>
            <w:r w:rsidRPr="007B0EE3">
              <w:rPr>
                <w:b w:val="0"/>
                <w:snapToGrid w:val="0"/>
                <w:sz w:val="20"/>
                <w:szCs w:val="20"/>
              </w:rPr>
              <w:t>15.</w:t>
            </w:r>
            <w:r w:rsidRPr="007B0EE3">
              <w:rPr>
                <w:b w:val="0"/>
                <w:snapToGrid w:val="0"/>
                <w:sz w:val="20"/>
                <w:szCs w:val="20"/>
              </w:rPr>
              <w:t>자</w:t>
            </w:r>
            <w:proofErr w:type="gramEnd"/>
            <w:r w:rsidRPr="007B0EE3">
              <w:rPr>
                <w:b w:val="0"/>
                <w:snapToGrid w:val="0"/>
                <w:sz w:val="20"/>
                <w:szCs w:val="20"/>
              </w:rPr>
              <w:t>)</w:t>
            </w:r>
          </w:p>
        </w:tc>
        <w:tc>
          <w:tcPr>
            <w:tcW w:w="2409" w:type="dxa"/>
            <w:vAlign w:val="center"/>
          </w:tcPr>
          <w:p w14:paraId="0C78D134"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사무실</w:t>
            </w:r>
          </w:p>
          <w:p w14:paraId="11FE6EE4" w14:textId="77777777" w:rsidR="00026A7E" w:rsidRPr="007B0EE3" w:rsidRDefault="00026A7E" w:rsidP="0091358C">
            <w:pPr>
              <w:pStyle w:val="21"/>
              <w:numPr>
                <w:ilvl w:val="0"/>
                <w:numId w:val="78"/>
              </w:numPr>
              <w:spacing w:line="280" w:lineRule="atLeast"/>
              <w:ind w:left="227" w:hanging="227"/>
              <w:rPr>
                <w:b w:val="0"/>
                <w:snapToGrid w:val="0"/>
                <w:sz w:val="20"/>
                <w:szCs w:val="20"/>
              </w:rPr>
            </w:pPr>
            <w:r w:rsidRPr="007B0EE3">
              <w:rPr>
                <w:b w:val="0"/>
                <w:snapToGrid w:val="0"/>
                <w:sz w:val="20"/>
                <w:szCs w:val="20"/>
              </w:rPr>
              <w:t>계약서</w:t>
            </w:r>
            <w:r w:rsidRPr="007B0EE3">
              <w:rPr>
                <w:b w:val="0"/>
                <w:snapToGrid w:val="0"/>
                <w:sz w:val="20"/>
                <w:szCs w:val="20"/>
              </w:rPr>
              <w:t xml:space="preserve"> </w:t>
            </w:r>
            <w:proofErr w:type="spellStart"/>
            <w:r w:rsidRPr="007B0EE3">
              <w:rPr>
                <w:b w:val="0"/>
                <w:snapToGrid w:val="0"/>
                <w:sz w:val="20"/>
                <w:szCs w:val="20"/>
              </w:rPr>
              <w:t>미제공</w:t>
            </w:r>
            <w:proofErr w:type="spellEnd"/>
          </w:p>
        </w:tc>
      </w:tr>
    </w:tbl>
    <w:p w14:paraId="7BEAB089" w14:textId="77777777" w:rsidR="00026A7E" w:rsidRPr="00CB2B3F" w:rsidRDefault="00026A7E" w:rsidP="00026A7E">
      <w:pPr>
        <w:spacing w:after="240"/>
        <w:ind w:left="907"/>
        <w:rPr>
          <w:bCs/>
          <w:szCs w:val="22"/>
        </w:rPr>
      </w:pPr>
    </w:p>
    <w:p w14:paraId="75837DF7" w14:textId="77777777" w:rsidR="00026A7E" w:rsidRPr="00CB2B3F" w:rsidRDefault="00026A7E" w:rsidP="00026A7E">
      <w:pPr>
        <w:numPr>
          <w:ilvl w:val="0"/>
          <w:numId w:val="86"/>
        </w:numPr>
        <w:spacing w:after="240"/>
        <w:rPr>
          <w:bCs/>
          <w:szCs w:val="22"/>
          <w:u w:val="single"/>
        </w:rPr>
      </w:pPr>
      <w:r w:rsidRPr="00CB2B3F">
        <w:rPr>
          <w:b/>
          <w:bCs/>
          <w:szCs w:val="22"/>
        </w:rPr>
        <w:lastRenderedPageBreak/>
        <w:t>분석</w:t>
      </w:r>
    </w:p>
    <w:p w14:paraId="508452DB" w14:textId="77777777" w:rsidR="00026A7E" w:rsidRPr="00CB2B3F" w:rsidRDefault="00026A7E" w:rsidP="00026A7E">
      <w:pPr>
        <w:spacing w:after="240"/>
        <w:ind w:left="907" w:firstLine="1"/>
        <w:rPr>
          <w:szCs w:val="22"/>
        </w:rPr>
      </w:pPr>
      <w:r w:rsidRPr="00CB2B3F">
        <w:rPr>
          <w:szCs w:val="22"/>
        </w:rPr>
        <w:t>산업집적법</w:t>
      </w:r>
      <w:r w:rsidRPr="00CB2B3F">
        <w:rPr>
          <w:szCs w:val="22"/>
        </w:rPr>
        <w:t xml:space="preserve"> </w:t>
      </w:r>
      <w:r w:rsidRPr="00CB2B3F">
        <w:rPr>
          <w:szCs w:val="22"/>
        </w:rPr>
        <w:t>제</w:t>
      </w:r>
      <w:r w:rsidRPr="00CB2B3F">
        <w:rPr>
          <w:szCs w:val="22"/>
        </w:rPr>
        <w:t>38</w:t>
      </w:r>
      <w:r w:rsidRPr="00CB2B3F">
        <w:rPr>
          <w:szCs w:val="22"/>
        </w:rPr>
        <w:t>조의</w:t>
      </w:r>
      <w:r w:rsidRPr="00CB2B3F">
        <w:rPr>
          <w:szCs w:val="22"/>
        </w:rPr>
        <w:t xml:space="preserve">2 </w:t>
      </w:r>
      <w:r w:rsidRPr="00CB2B3F">
        <w:rPr>
          <w:szCs w:val="22"/>
        </w:rPr>
        <w:t>및</w:t>
      </w:r>
      <w:r w:rsidRPr="00CB2B3F">
        <w:rPr>
          <w:szCs w:val="22"/>
        </w:rPr>
        <w:t xml:space="preserve"> </w:t>
      </w:r>
      <w:r w:rsidRPr="00CB2B3F">
        <w:rPr>
          <w:szCs w:val="22"/>
        </w:rPr>
        <w:t>같은</w:t>
      </w:r>
      <w:r w:rsidRPr="00CB2B3F">
        <w:rPr>
          <w:szCs w:val="22"/>
        </w:rPr>
        <w:t xml:space="preserve"> </w:t>
      </w:r>
      <w:r w:rsidRPr="00CB2B3F">
        <w:rPr>
          <w:szCs w:val="22"/>
        </w:rPr>
        <w:t>법</w:t>
      </w:r>
      <w:r w:rsidRPr="00CB2B3F">
        <w:rPr>
          <w:szCs w:val="22"/>
        </w:rPr>
        <w:t xml:space="preserve"> </w:t>
      </w:r>
      <w:r w:rsidRPr="00CB2B3F">
        <w:rPr>
          <w:szCs w:val="22"/>
        </w:rPr>
        <w:t>시행령</w:t>
      </w:r>
      <w:r w:rsidRPr="00CB2B3F">
        <w:rPr>
          <w:szCs w:val="22"/>
        </w:rPr>
        <w:t xml:space="preserve"> </w:t>
      </w:r>
      <w:r w:rsidRPr="00CB2B3F">
        <w:rPr>
          <w:szCs w:val="22"/>
        </w:rPr>
        <w:t>제</w:t>
      </w:r>
      <w:r w:rsidRPr="00CB2B3F">
        <w:rPr>
          <w:szCs w:val="22"/>
        </w:rPr>
        <w:t>48</w:t>
      </w:r>
      <w:r w:rsidRPr="00CB2B3F">
        <w:rPr>
          <w:szCs w:val="22"/>
        </w:rPr>
        <w:t>조의</w:t>
      </w:r>
      <w:r w:rsidRPr="00CB2B3F">
        <w:rPr>
          <w:szCs w:val="22"/>
        </w:rPr>
        <w:t xml:space="preserve">3 </w:t>
      </w:r>
      <w:r w:rsidRPr="00CB2B3F">
        <w:rPr>
          <w:szCs w:val="22"/>
        </w:rPr>
        <w:t>제</w:t>
      </w:r>
      <w:r w:rsidRPr="00CB2B3F">
        <w:rPr>
          <w:szCs w:val="22"/>
        </w:rPr>
        <w:t>4</w:t>
      </w:r>
      <w:r w:rsidRPr="00CB2B3F">
        <w:rPr>
          <w:szCs w:val="22"/>
        </w:rPr>
        <w:t>항에</w:t>
      </w:r>
      <w:r w:rsidRPr="00CB2B3F">
        <w:rPr>
          <w:szCs w:val="22"/>
        </w:rPr>
        <w:t xml:space="preserve"> </w:t>
      </w:r>
      <w:r w:rsidRPr="00CB2B3F">
        <w:rPr>
          <w:szCs w:val="22"/>
        </w:rPr>
        <w:t>의하면</w:t>
      </w:r>
      <w:r w:rsidRPr="00CB2B3F">
        <w:rPr>
          <w:szCs w:val="22"/>
        </w:rPr>
        <w:t xml:space="preserve"> </w:t>
      </w:r>
      <w:r w:rsidRPr="00CB2B3F">
        <w:rPr>
          <w:szCs w:val="22"/>
        </w:rPr>
        <w:t>산업시설구역</w:t>
      </w:r>
      <w:r w:rsidRPr="00CB2B3F">
        <w:rPr>
          <w:szCs w:val="22"/>
        </w:rPr>
        <w:t xml:space="preserve"> </w:t>
      </w:r>
      <w:r w:rsidRPr="00CB2B3F">
        <w:rPr>
          <w:szCs w:val="22"/>
        </w:rPr>
        <w:t>내</w:t>
      </w:r>
      <w:r w:rsidRPr="00CB2B3F">
        <w:rPr>
          <w:szCs w:val="22"/>
        </w:rPr>
        <w:t xml:space="preserve"> </w:t>
      </w:r>
      <w:r w:rsidRPr="00CB2B3F">
        <w:rPr>
          <w:szCs w:val="22"/>
        </w:rPr>
        <w:t>입주기업체가</w:t>
      </w:r>
      <w:r w:rsidRPr="00CB2B3F">
        <w:rPr>
          <w:szCs w:val="22"/>
        </w:rPr>
        <w:t xml:space="preserve"> </w:t>
      </w:r>
      <w:r w:rsidRPr="00CB2B3F">
        <w:rPr>
          <w:szCs w:val="22"/>
        </w:rPr>
        <w:t>입주계약에</w:t>
      </w:r>
      <w:r w:rsidRPr="00CB2B3F">
        <w:rPr>
          <w:szCs w:val="22"/>
        </w:rPr>
        <w:t xml:space="preserve"> </w:t>
      </w:r>
      <w:r w:rsidRPr="00CB2B3F">
        <w:rPr>
          <w:szCs w:val="22"/>
        </w:rPr>
        <w:t>따른</w:t>
      </w:r>
      <w:r w:rsidRPr="00CB2B3F">
        <w:rPr>
          <w:szCs w:val="22"/>
        </w:rPr>
        <w:t xml:space="preserve"> </w:t>
      </w:r>
      <w:r w:rsidRPr="00CB2B3F">
        <w:rPr>
          <w:szCs w:val="22"/>
        </w:rPr>
        <w:t>사업을</w:t>
      </w:r>
      <w:r w:rsidRPr="00CB2B3F">
        <w:rPr>
          <w:szCs w:val="22"/>
        </w:rPr>
        <w:t xml:space="preserve"> </w:t>
      </w:r>
      <w:r w:rsidRPr="00CB2B3F">
        <w:rPr>
          <w:szCs w:val="22"/>
        </w:rPr>
        <w:t>하면서</w:t>
      </w:r>
      <w:r w:rsidRPr="00CB2B3F">
        <w:rPr>
          <w:szCs w:val="22"/>
        </w:rPr>
        <w:t xml:space="preserve"> </w:t>
      </w:r>
      <w:r w:rsidRPr="00CB2B3F">
        <w:rPr>
          <w:szCs w:val="22"/>
        </w:rPr>
        <w:t>해당</w:t>
      </w:r>
      <w:r w:rsidRPr="00CB2B3F">
        <w:rPr>
          <w:szCs w:val="22"/>
        </w:rPr>
        <w:t xml:space="preserve"> </w:t>
      </w:r>
      <w:r w:rsidRPr="00CB2B3F">
        <w:rPr>
          <w:szCs w:val="22"/>
        </w:rPr>
        <w:t>산업용지</w:t>
      </w:r>
      <w:r w:rsidRPr="00CB2B3F">
        <w:rPr>
          <w:szCs w:val="22"/>
        </w:rPr>
        <w:t xml:space="preserve"> </w:t>
      </w:r>
      <w:r w:rsidRPr="00CB2B3F">
        <w:rPr>
          <w:szCs w:val="22"/>
        </w:rPr>
        <w:t>및</w:t>
      </w:r>
      <w:r w:rsidRPr="00CB2B3F">
        <w:rPr>
          <w:szCs w:val="22"/>
        </w:rPr>
        <w:t xml:space="preserve"> </w:t>
      </w:r>
      <w:proofErr w:type="spellStart"/>
      <w:r w:rsidRPr="00CB2B3F">
        <w:rPr>
          <w:szCs w:val="22"/>
        </w:rPr>
        <w:t>공장등의</w:t>
      </w:r>
      <w:proofErr w:type="spellEnd"/>
      <w:r w:rsidRPr="00CB2B3F">
        <w:rPr>
          <w:szCs w:val="22"/>
        </w:rPr>
        <w:t xml:space="preserve"> </w:t>
      </w:r>
      <w:r w:rsidRPr="00CB2B3F">
        <w:rPr>
          <w:szCs w:val="22"/>
        </w:rPr>
        <w:t>일부를</w:t>
      </w:r>
      <w:r w:rsidRPr="00CB2B3F">
        <w:rPr>
          <w:szCs w:val="22"/>
        </w:rPr>
        <w:t xml:space="preserve"> </w:t>
      </w:r>
      <w:r w:rsidRPr="00CB2B3F">
        <w:rPr>
          <w:szCs w:val="22"/>
        </w:rPr>
        <w:t>임대하려는</w:t>
      </w:r>
      <w:r w:rsidRPr="00CB2B3F">
        <w:rPr>
          <w:szCs w:val="22"/>
        </w:rPr>
        <w:t xml:space="preserve"> </w:t>
      </w:r>
      <w:r w:rsidRPr="00CB2B3F">
        <w:rPr>
          <w:szCs w:val="22"/>
        </w:rPr>
        <w:t>경우</w:t>
      </w:r>
      <w:r w:rsidRPr="00CB2B3F">
        <w:rPr>
          <w:szCs w:val="22"/>
        </w:rPr>
        <w:t xml:space="preserve"> </w:t>
      </w:r>
      <w:r w:rsidRPr="00CB2B3F">
        <w:rPr>
          <w:szCs w:val="22"/>
        </w:rPr>
        <w:t>관리기관에</w:t>
      </w:r>
      <w:r w:rsidRPr="00CB2B3F">
        <w:rPr>
          <w:szCs w:val="22"/>
        </w:rPr>
        <w:t xml:space="preserve"> </w:t>
      </w:r>
      <w:r w:rsidRPr="00CB2B3F">
        <w:rPr>
          <w:szCs w:val="22"/>
        </w:rPr>
        <w:t>임대신고를</w:t>
      </w:r>
      <w:r w:rsidRPr="00CB2B3F">
        <w:rPr>
          <w:szCs w:val="22"/>
        </w:rPr>
        <w:t xml:space="preserve"> </w:t>
      </w:r>
      <w:r w:rsidRPr="00CB2B3F">
        <w:rPr>
          <w:szCs w:val="22"/>
        </w:rPr>
        <w:t>하여야</w:t>
      </w:r>
      <w:r w:rsidRPr="00CB2B3F">
        <w:rPr>
          <w:szCs w:val="22"/>
        </w:rPr>
        <w:t xml:space="preserve"> </w:t>
      </w:r>
      <w:r w:rsidRPr="00CB2B3F">
        <w:rPr>
          <w:szCs w:val="22"/>
        </w:rPr>
        <w:t>함</w:t>
      </w:r>
      <w:r w:rsidRPr="00CB2B3F">
        <w:rPr>
          <w:szCs w:val="22"/>
        </w:rPr>
        <w:t>.</w:t>
      </w:r>
    </w:p>
    <w:p w14:paraId="7F6B8B93" w14:textId="77777777" w:rsidR="00026A7E" w:rsidRPr="00CB2B3F" w:rsidRDefault="00026A7E" w:rsidP="00026A7E">
      <w:pPr>
        <w:spacing w:after="240"/>
        <w:ind w:left="907" w:firstLine="1"/>
        <w:rPr>
          <w:szCs w:val="22"/>
        </w:rPr>
      </w:pPr>
      <w:r w:rsidRPr="00CB2B3F">
        <w:rPr>
          <w:szCs w:val="22"/>
        </w:rPr>
        <w:t>산업집적법</w:t>
      </w:r>
      <w:r w:rsidRPr="00CB2B3F">
        <w:rPr>
          <w:szCs w:val="22"/>
        </w:rPr>
        <w:t xml:space="preserve"> </w:t>
      </w:r>
      <w:r w:rsidRPr="00CB2B3F">
        <w:rPr>
          <w:szCs w:val="22"/>
        </w:rPr>
        <w:t>제</w:t>
      </w:r>
      <w:r w:rsidRPr="00CB2B3F">
        <w:rPr>
          <w:szCs w:val="22"/>
        </w:rPr>
        <w:t>42</w:t>
      </w:r>
      <w:r w:rsidRPr="00CB2B3F">
        <w:rPr>
          <w:szCs w:val="22"/>
        </w:rPr>
        <w:t>조</w:t>
      </w:r>
      <w:r w:rsidRPr="00CB2B3F">
        <w:rPr>
          <w:szCs w:val="22"/>
        </w:rPr>
        <w:t xml:space="preserve"> </w:t>
      </w:r>
      <w:r w:rsidRPr="00CB2B3F">
        <w:rPr>
          <w:szCs w:val="22"/>
        </w:rPr>
        <w:t>및</w:t>
      </w:r>
      <w:r w:rsidRPr="00CB2B3F">
        <w:rPr>
          <w:szCs w:val="22"/>
        </w:rPr>
        <w:t xml:space="preserve"> </w:t>
      </w:r>
      <w:r w:rsidRPr="00CB2B3F">
        <w:rPr>
          <w:szCs w:val="22"/>
        </w:rPr>
        <w:t>제</w:t>
      </w:r>
      <w:r w:rsidRPr="00CB2B3F">
        <w:rPr>
          <w:szCs w:val="22"/>
        </w:rPr>
        <w:t>55</w:t>
      </w:r>
      <w:r w:rsidRPr="00CB2B3F">
        <w:rPr>
          <w:szCs w:val="22"/>
        </w:rPr>
        <w:t>조</w:t>
      </w:r>
      <w:r w:rsidRPr="00CB2B3F">
        <w:rPr>
          <w:szCs w:val="22"/>
        </w:rPr>
        <w:t xml:space="preserve"> </w:t>
      </w:r>
      <w:r w:rsidRPr="00CB2B3F">
        <w:rPr>
          <w:szCs w:val="22"/>
        </w:rPr>
        <w:t>제</w:t>
      </w:r>
      <w:r w:rsidRPr="00CB2B3F">
        <w:rPr>
          <w:szCs w:val="22"/>
        </w:rPr>
        <w:t>1</w:t>
      </w:r>
      <w:r w:rsidRPr="00CB2B3F">
        <w:rPr>
          <w:szCs w:val="22"/>
        </w:rPr>
        <w:t>호에</w:t>
      </w:r>
      <w:r w:rsidRPr="00CB2B3F">
        <w:rPr>
          <w:szCs w:val="22"/>
        </w:rPr>
        <w:t xml:space="preserve"> </w:t>
      </w:r>
      <w:r w:rsidRPr="00CB2B3F">
        <w:rPr>
          <w:szCs w:val="22"/>
        </w:rPr>
        <w:t>의하면</w:t>
      </w:r>
      <w:r w:rsidRPr="00CB2B3F">
        <w:rPr>
          <w:szCs w:val="22"/>
        </w:rPr>
        <w:t xml:space="preserve"> </w:t>
      </w:r>
      <w:r w:rsidRPr="00CB2B3F">
        <w:rPr>
          <w:szCs w:val="22"/>
        </w:rPr>
        <w:t>임대신고를</w:t>
      </w:r>
      <w:r w:rsidRPr="00CB2B3F">
        <w:rPr>
          <w:szCs w:val="22"/>
        </w:rPr>
        <w:t xml:space="preserve"> </w:t>
      </w:r>
      <w:r w:rsidRPr="00CB2B3F">
        <w:rPr>
          <w:szCs w:val="22"/>
        </w:rPr>
        <w:t>하지</w:t>
      </w:r>
      <w:r w:rsidRPr="00CB2B3F">
        <w:rPr>
          <w:szCs w:val="22"/>
        </w:rPr>
        <w:t xml:space="preserve"> </w:t>
      </w:r>
      <w:r w:rsidRPr="00CB2B3F">
        <w:rPr>
          <w:szCs w:val="22"/>
        </w:rPr>
        <w:t>않은</w:t>
      </w:r>
      <w:r w:rsidRPr="00CB2B3F">
        <w:rPr>
          <w:szCs w:val="22"/>
        </w:rPr>
        <w:t xml:space="preserve"> </w:t>
      </w:r>
      <w:r w:rsidRPr="00CB2B3F">
        <w:rPr>
          <w:szCs w:val="22"/>
        </w:rPr>
        <w:t>경우</w:t>
      </w:r>
      <w:r w:rsidRPr="00CB2B3F">
        <w:rPr>
          <w:szCs w:val="22"/>
        </w:rPr>
        <w:t xml:space="preserve"> </w:t>
      </w:r>
      <w:r w:rsidRPr="00CB2B3F">
        <w:rPr>
          <w:szCs w:val="22"/>
        </w:rPr>
        <w:t>관리기관은</w:t>
      </w:r>
      <w:r w:rsidRPr="00CB2B3F">
        <w:rPr>
          <w:szCs w:val="22"/>
        </w:rPr>
        <w:t xml:space="preserve"> 6</w:t>
      </w:r>
      <w:r w:rsidRPr="00CB2B3F">
        <w:rPr>
          <w:szCs w:val="22"/>
        </w:rPr>
        <w:t>개월</w:t>
      </w:r>
      <w:r w:rsidRPr="00CB2B3F">
        <w:rPr>
          <w:szCs w:val="22"/>
        </w:rPr>
        <w:t xml:space="preserve"> </w:t>
      </w:r>
      <w:r w:rsidRPr="00CB2B3F">
        <w:rPr>
          <w:szCs w:val="22"/>
        </w:rPr>
        <w:t>이내에</w:t>
      </w:r>
      <w:r w:rsidRPr="00CB2B3F">
        <w:rPr>
          <w:szCs w:val="22"/>
        </w:rPr>
        <w:t xml:space="preserve"> </w:t>
      </w:r>
      <w:r w:rsidRPr="00CB2B3F">
        <w:rPr>
          <w:szCs w:val="22"/>
        </w:rPr>
        <w:t>시정하도록</w:t>
      </w:r>
      <w:r w:rsidRPr="00CB2B3F">
        <w:rPr>
          <w:szCs w:val="22"/>
        </w:rPr>
        <w:t xml:space="preserve"> </w:t>
      </w:r>
      <w:r w:rsidRPr="00CB2B3F">
        <w:rPr>
          <w:szCs w:val="22"/>
        </w:rPr>
        <w:t>명하고</w:t>
      </w:r>
      <w:r w:rsidRPr="00CB2B3F">
        <w:rPr>
          <w:szCs w:val="22"/>
        </w:rPr>
        <w:t xml:space="preserve">, </w:t>
      </w:r>
      <w:r w:rsidRPr="00CB2B3F">
        <w:rPr>
          <w:szCs w:val="22"/>
        </w:rPr>
        <w:t>이를</w:t>
      </w:r>
      <w:r w:rsidRPr="00CB2B3F">
        <w:rPr>
          <w:szCs w:val="22"/>
        </w:rPr>
        <w:t xml:space="preserve"> </w:t>
      </w:r>
      <w:r w:rsidRPr="00CB2B3F">
        <w:rPr>
          <w:szCs w:val="22"/>
        </w:rPr>
        <w:t>이행하지</w:t>
      </w:r>
      <w:r w:rsidRPr="00CB2B3F">
        <w:rPr>
          <w:szCs w:val="22"/>
        </w:rPr>
        <w:t xml:space="preserve"> </w:t>
      </w:r>
      <w:r w:rsidRPr="00CB2B3F">
        <w:rPr>
          <w:szCs w:val="22"/>
        </w:rPr>
        <w:t>하지</w:t>
      </w:r>
      <w:r w:rsidRPr="00CB2B3F">
        <w:rPr>
          <w:szCs w:val="22"/>
        </w:rPr>
        <w:t xml:space="preserve"> </w:t>
      </w:r>
      <w:r w:rsidRPr="00CB2B3F">
        <w:rPr>
          <w:szCs w:val="22"/>
        </w:rPr>
        <w:t>않는</w:t>
      </w:r>
      <w:r w:rsidRPr="00CB2B3F">
        <w:rPr>
          <w:szCs w:val="22"/>
        </w:rPr>
        <w:t xml:space="preserve"> </w:t>
      </w:r>
      <w:r w:rsidRPr="00CB2B3F">
        <w:rPr>
          <w:szCs w:val="22"/>
        </w:rPr>
        <w:t>경우</w:t>
      </w:r>
      <w:r w:rsidRPr="00CB2B3F">
        <w:rPr>
          <w:szCs w:val="22"/>
        </w:rPr>
        <w:t xml:space="preserve"> </w:t>
      </w:r>
      <w:r w:rsidRPr="00CB2B3F">
        <w:rPr>
          <w:szCs w:val="22"/>
        </w:rPr>
        <w:t>입주계약을</w:t>
      </w:r>
      <w:r w:rsidRPr="00CB2B3F">
        <w:rPr>
          <w:szCs w:val="22"/>
        </w:rPr>
        <w:t xml:space="preserve"> </w:t>
      </w:r>
      <w:r w:rsidRPr="00CB2B3F">
        <w:rPr>
          <w:szCs w:val="22"/>
        </w:rPr>
        <w:t>해지할</w:t>
      </w:r>
      <w:r w:rsidRPr="00CB2B3F">
        <w:rPr>
          <w:szCs w:val="22"/>
        </w:rPr>
        <w:t xml:space="preserve"> </w:t>
      </w:r>
      <w:r w:rsidRPr="00CB2B3F">
        <w:rPr>
          <w:szCs w:val="22"/>
        </w:rPr>
        <w:t>수도</w:t>
      </w:r>
      <w:r w:rsidRPr="00CB2B3F">
        <w:rPr>
          <w:szCs w:val="22"/>
        </w:rPr>
        <w:t xml:space="preserve"> </w:t>
      </w:r>
      <w:r w:rsidRPr="00CB2B3F">
        <w:rPr>
          <w:szCs w:val="22"/>
        </w:rPr>
        <w:t>있음</w:t>
      </w:r>
      <w:r w:rsidRPr="00CB2B3F">
        <w:rPr>
          <w:szCs w:val="22"/>
        </w:rPr>
        <w:t xml:space="preserve">. </w:t>
      </w:r>
      <w:r w:rsidRPr="00CB2B3F">
        <w:rPr>
          <w:szCs w:val="22"/>
        </w:rPr>
        <w:t>그</w:t>
      </w:r>
      <w:r w:rsidRPr="00CB2B3F">
        <w:rPr>
          <w:szCs w:val="22"/>
        </w:rPr>
        <w:t xml:space="preserve"> </w:t>
      </w:r>
      <w:r w:rsidRPr="00CB2B3F">
        <w:rPr>
          <w:szCs w:val="22"/>
        </w:rPr>
        <w:t>외에</w:t>
      </w:r>
      <w:r w:rsidRPr="00CB2B3F">
        <w:rPr>
          <w:szCs w:val="22"/>
        </w:rPr>
        <w:t xml:space="preserve"> </w:t>
      </w:r>
      <w:r w:rsidRPr="00CB2B3F">
        <w:rPr>
          <w:szCs w:val="22"/>
        </w:rPr>
        <w:t>입주기업체에게</w:t>
      </w:r>
      <w:r w:rsidRPr="00CB2B3F">
        <w:rPr>
          <w:szCs w:val="22"/>
        </w:rPr>
        <w:t xml:space="preserve"> 500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과태료가</w:t>
      </w:r>
      <w:r w:rsidRPr="00CB2B3F">
        <w:rPr>
          <w:szCs w:val="22"/>
        </w:rPr>
        <w:t xml:space="preserve"> </w:t>
      </w:r>
      <w:r w:rsidRPr="00CB2B3F">
        <w:rPr>
          <w:szCs w:val="22"/>
        </w:rPr>
        <w:t>부과될</w:t>
      </w:r>
      <w:r w:rsidRPr="00CB2B3F">
        <w:rPr>
          <w:szCs w:val="22"/>
        </w:rPr>
        <w:t xml:space="preserve"> </w:t>
      </w:r>
      <w:r w:rsidRPr="00CB2B3F">
        <w:rPr>
          <w:szCs w:val="22"/>
        </w:rPr>
        <w:t>수도</w:t>
      </w:r>
      <w:r w:rsidRPr="00CB2B3F">
        <w:rPr>
          <w:szCs w:val="22"/>
        </w:rPr>
        <w:t xml:space="preserve"> </w:t>
      </w:r>
      <w:r w:rsidRPr="00CB2B3F">
        <w:rPr>
          <w:szCs w:val="22"/>
        </w:rPr>
        <w:t>있음</w:t>
      </w:r>
      <w:r w:rsidRPr="00CB2B3F">
        <w:rPr>
          <w:szCs w:val="22"/>
        </w:rPr>
        <w:t xml:space="preserve">. </w:t>
      </w:r>
      <w:r w:rsidRPr="00CB2B3F">
        <w:rPr>
          <w:szCs w:val="22"/>
        </w:rPr>
        <w:t>임대인은</w:t>
      </w:r>
      <w:r w:rsidRPr="00CB2B3F">
        <w:rPr>
          <w:szCs w:val="22"/>
        </w:rPr>
        <w:t xml:space="preserve"> </w:t>
      </w:r>
      <w:r w:rsidRPr="00CB2B3F">
        <w:rPr>
          <w:szCs w:val="22"/>
        </w:rPr>
        <w:t>사후에</w:t>
      </w:r>
      <w:r w:rsidRPr="00CB2B3F">
        <w:rPr>
          <w:szCs w:val="22"/>
        </w:rPr>
        <w:t xml:space="preserve"> </w:t>
      </w:r>
      <w:r w:rsidRPr="00CB2B3F">
        <w:rPr>
          <w:szCs w:val="22"/>
        </w:rPr>
        <w:t>임대신고를</w:t>
      </w:r>
      <w:r w:rsidRPr="00CB2B3F">
        <w:rPr>
          <w:szCs w:val="22"/>
        </w:rPr>
        <w:t xml:space="preserve"> </w:t>
      </w:r>
      <w:r w:rsidRPr="00CB2B3F">
        <w:rPr>
          <w:szCs w:val="22"/>
        </w:rPr>
        <w:t>이행하는</w:t>
      </w:r>
      <w:r w:rsidRPr="00CB2B3F">
        <w:rPr>
          <w:szCs w:val="22"/>
        </w:rPr>
        <w:t xml:space="preserve"> </w:t>
      </w:r>
      <w:r w:rsidRPr="00CB2B3F">
        <w:rPr>
          <w:szCs w:val="22"/>
        </w:rPr>
        <w:t>것이</w:t>
      </w:r>
      <w:r w:rsidRPr="00CB2B3F">
        <w:rPr>
          <w:szCs w:val="22"/>
        </w:rPr>
        <w:t xml:space="preserve"> </w:t>
      </w:r>
      <w:r w:rsidRPr="00CB2B3F">
        <w:rPr>
          <w:szCs w:val="22"/>
        </w:rPr>
        <w:t>가능하나</w:t>
      </w:r>
      <w:r w:rsidRPr="00CB2B3F">
        <w:rPr>
          <w:szCs w:val="22"/>
        </w:rPr>
        <w:t xml:space="preserve">, </w:t>
      </w:r>
      <w:r w:rsidRPr="00CB2B3F">
        <w:rPr>
          <w:szCs w:val="22"/>
        </w:rPr>
        <w:t>다음과</w:t>
      </w:r>
      <w:r w:rsidRPr="00CB2B3F">
        <w:rPr>
          <w:szCs w:val="22"/>
        </w:rPr>
        <w:t xml:space="preserve"> </w:t>
      </w:r>
      <w:r w:rsidRPr="00CB2B3F">
        <w:rPr>
          <w:szCs w:val="22"/>
        </w:rPr>
        <w:t>같은</w:t>
      </w:r>
      <w:r w:rsidRPr="00CB2B3F">
        <w:rPr>
          <w:szCs w:val="22"/>
        </w:rPr>
        <w:t xml:space="preserve"> </w:t>
      </w:r>
      <w:r w:rsidRPr="00CB2B3F">
        <w:rPr>
          <w:szCs w:val="22"/>
        </w:rPr>
        <w:t>제한이</w:t>
      </w:r>
      <w:r w:rsidRPr="00CB2B3F">
        <w:rPr>
          <w:szCs w:val="22"/>
        </w:rPr>
        <w:t xml:space="preserve"> </w:t>
      </w:r>
      <w:r w:rsidRPr="00CB2B3F">
        <w:rPr>
          <w:szCs w:val="22"/>
        </w:rPr>
        <w:t>존재함</w:t>
      </w:r>
      <w:r w:rsidRPr="00CB2B3F">
        <w:rPr>
          <w:szCs w:val="22"/>
        </w:rPr>
        <w:t>.</w:t>
      </w:r>
    </w:p>
    <w:p w14:paraId="5BD67572" w14:textId="77777777" w:rsidR="00836B1E" w:rsidRDefault="00026A7E" w:rsidP="00026A7E">
      <w:pPr>
        <w:spacing w:after="240"/>
        <w:ind w:left="908"/>
        <w:rPr>
          <w:ins w:id="900" w:author="heesung.ahn" w:date="2021-08-31T01:30:00Z"/>
          <w:spacing w:val="2"/>
          <w:szCs w:val="22"/>
        </w:rPr>
      </w:pPr>
      <w:r w:rsidRPr="002659C4">
        <w:rPr>
          <w:spacing w:val="2"/>
          <w:szCs w:val="22"/>
        </w:rPr>
        <w:t>산업집적법</w:t>
      </w:r>
      <w:r w:rsidRPr="002659C4">
        <w:rPr>
          <w:spacing w:val="2"/>
          <w:szCs w:val="22"/>
        </w:rPr>
        <w:t xml:space="preserve"> </w:t>
      </w:r>
      <w:r w:rsidRPr="002659C4">
        <w:rPr>
          <w:spacing w:val="2"/>
          <w:szCs w:val="22"/>
        </w:rPr>
        <w:t>제</w:t>
      </w:r>
      <w:r w:rsidRPr="002659C4">
        <w:rPr>
          <w:spacing w:val="2"/>
          <w:szCs w:val="22"/>
        </w:rPr>
        <w:t>33</w:t>
      </w:r>
      <w:r w:rsidRPr="002659C4">
        <w:rPr>
          <w:spacing w:val="2"/>
          <w:szCs w:val="22"/>
        </w:rPr>
        <w:t>조</w:t>
      </w:r>
      <w:r w:rsidRPr="002659C4">
        <w:rPr>
          <w:spacing w:val="2"/>
          <w:szCs w:val="22"/>
        </w:rPr>
        <w:t xml:space="preserve"> </w:t>
      </w:r>
      <w:r w:rsidRPr="002659C4">
        <w:rPr>
          <w:spacing w:val="2"/>
          <w:szCs w:val="22"/>
        </w:rPr>
        <w:t>및</w:t>
      </w:r>
      <w:r w:rsidRPr="002659C4">
        <w:rPr>
          <w:spacing w:val="2"/>
          <w:szCs w:val="22"/>
        </w:rPr>
        <w:t xml:space="preserve"> </w:t>
      </w:r>
      <w:r w:rsidRPr="002659C4">
        <w:rPr>
          <w:spacing w:val="2"/>
          <w:szCs w:val="22"/>
        </w:rPr>
        <w:t>같은</w:t>
      </w:r>
      <w:r w:rsidRPr="002659C4">
        <w:rPr>
          <w:spacing w:val="2"/>
          <w:szCs w:val="22"/>
        </w:rPr>
        <w:t xml:space="preserve"> </w:t>
      </w:r>
      <w:r w:rsidRPr="002659C4">
        <w:rPr>
          <w:spacing w:val="2"/>
          <w:szCs w:val="22"/>
        </w:rPr>
        <w:t>법</w:t>
      </w:r>
      <w:r w:rsidRPr="002659C4">
        <w:rPr>
          <w:spacing w:val="2"/>
          <w:szCs w:val="22"/>
        </w:rPr>
        <w:t xml:space="preserve"> </w:t>
      </w:r>
      <w:r w:rsidRPr="002659C4">
        <w:rPr>
          <w:spacing w:val="2"/>
          <w:szCs w:val="22"/>
        </w:rPr>
        <w:t>시행령</w:t>
      </w:r>
      <w:r w:rsidRPr="002659C4">
        <w:rPr>
          <w:spacing w:val="2"/>
          <w:szCs w:val="22"/>
        </w:rPr>
        <w:t xml:space="preserve"> </w:t>
      </w:r>
      <w:r w:rsidRPr="002659C4">
        <w:rPr>
          <w:spacing w:val="2"/>
          <w:szCs w:val="22"/>
        </w:rPr>
        <w:t>제</w:t>
      </w:r>
      <w:r w:rsidRPr="002659C4">
        <w:rPr>
          <w:spacing w:val="2"/>
          <w:szCs w:val="22"/>
        </w:rPr>
        <w:t>48</w:t>
      </w:r>
      <w:r w:rsidRPr="002659C4">
        <w:rPr>
          <w:spacing w:val="2"/>
          <w:szCs w:val="22"/>
        </w:rPr>
        <w:t>조의</w:t>
      </w:r>
      <w:r w:rsidRPr="002659C4">
        <w:rPr>
          <w:spacing w:val="2"/>
          <w:szCs w:val="22"/>
        </w:rPr>
        <w:t>3</w:t>
      </w:r>
      <w:r w:rsidRPr="002659C4">
        <w:rPr>
          <w:spacing w:val="2"/>
          <w:szCs w:val="22"/>
        </w:rPr>
        <w:t>에</w:t>
      </w:r>
      <w:r w:rsidRPr="002659C4">
        <w:rPr>
          <w:spacing w:val="2"/>
          <w:szCs w:val="22"/>
        </w:rPr>
        <w:t xml:space="preserve"> </w:t>
      </w:r>
      <w:r w:rsidRPr="002659C4">
        <w:rPr>
          <w:spacing w:val="2"/>
          <w:szCs w:val="22"/>
        </w:rPr>
        <w:t>의하면</w:t>
      </w:r>
      <w:r w:rsidRPr="002659C4">
        <w:rPr>
          <w:spacing w:val="2"/>
          <w:szCs w:val="22"/>
        </w:rPr>
        <w:t xml:space="preserve"> </w:t>
      </w:r>
      <w:r w:rsidRPr="002659C4">
        <w:rPr>
          <w:spacing w:val="2"/>
          <w:szCs w:val="22"/>
        </w:rPr>
        <w:t>산업단지의</w:t>
      </w:r>
      <w:r w:rsidRPr="002659C4">
        <w:rPr>
          <w:spacing w:val="2"/>
          <w:szCs w:val="22"/>
        </w:rPr>
        <w:t xml:space="preserve"> </w:t>
      </w:r>
      <w:r w:rsidRPr="002659C4">
        <w:rPr>
          <w:spacing w:val="2"/>
          <w:szCs w:val="22"/>
        </w:rPr>
        <w:t>경우</w:t>
      </w:r>
      <w:r w:rsidRPr="002659C4">
        <w:rPr>
          <w:spacing w:val="2"/>
          <w:szCs w:val="22"/>
        </w:rPr>
        <w:t xml:space="preserve"> </w:t>
      </w:r>
      <w:r w:rsidRPr="002659C4">
        <w:rPr>
          <w:spacing w:val="2"/>
          <w:szCs w:val="22"/>
        </w:rPr>
        <w:t>산업단지</w:t>
      </w:r>
      <w:r w:rsidRPr="002659C4">
        <w:rPr>
          <w:spacing w:val="2"/>
          <w:szCs w:val="22"/>
        </w:rPr>
        <w:t xml:space="preserve"> </w:t>
      </w:r>
      <w:r w:rsidRPr="002659C4">
        <w:rPr>
          <w:spacing w:val="2"/>
          <w:szCs w:val="22"/>
        </w:rPr>
        <w:t>관리기본계획에서</w:t>
      </w:r>
      <w:r w:rsidRPr="002659C4">
        <w:rPr>
          <w:spacing w:val="2"/>
          <w:szCs w:val="22"/>
        </w:rPr>
        <w:t xml:space="preserve"> </w:t>
      </w:r>
      <w:r w:rsidRPr="002659C4">
        <w:rPr>
          <w:spacing w:val="2"/>
          <w:szCs w:val="22"/>
        </w:rPr>
        <w:t>입주대상업종을</w:t>
      </w:r>
      <w:r w:rsidRPr="002659C4">
        <w:rPr>
          <w:spacing w:val="2"/>
          <w:szCs w:val="22"/>
        </w:rPr>
        <w:t xml:space="preserve"> </w:t>
      </w:r>
      <w:r w:rsidRPr="002659C4">
        <w:rPr>
          <w:spacing w:val="2"/>
          <w:szCs w:val="22"/>
        </w:rPr>
        <w:t>별도로</w:t>
      </w:r>
      <w:r w:rsidRPr="002659C4">
        <w:rPr>
          <w:spacing w:val="2"/>
          <w:szCs w:val="22"/>
        </w:rPr>
        <w:t xml:space="preserve"> </w:t>
      </w:r>
      <w:r w:rsidRPr="002659C4">
        <w:rPr>
          <w:spacing w:val="2"/>
          <w:szCs w:val="22"/>
        </w:rPr>
        <w:t>규정하고</w:t>
      </w:r>
      <w:r w:rsidRPr="002659C4">
        <w:rPr>
          <w:spacing w:val="2"/>
          <w:szCs w:val="22"/>
        </w:rPr>
        <w:t xml:space="preserve"> </w:t>
      </w:r>
      <w:r w:rsidRPr="002659C4">
        <w:rPr>
          <w:spacing w:val="2"/>
          <w:szCs w:val="22"/>
        </w:rPr>
        <w:t>있으며</w:t>
      </w:r>
      <w:r w:rsidRPr="002659C4">
        <w:rPr>
          <w:spacing w:val="2"/>
          <w:szCs w:val="22"/>
        </w:rPr>
        <w:t xml:space="preserve">, </w:t>
      </w:r>
      <w:r w:rsidRPr="002659C4">
        <w:rPr>
          <w:spacing w:val="2"/>
          <w:szCs w:val="22"/>
        </w:rPr>
        <w:t>임차인은</w:t>
      </w:r>
      <w:r w:rsidRPr="002659C4">
        <w:rPr>
          <w:spacing w:val="2"/>
          <w:szCs w:val="22"/>
        </w:rPr>
        <w:t xml:space="preserve"> </w:t>
      </w:r>
      <w:r w:rsidRPr="002659C4">
        <w:rPr>
          <w:spacing w:val="2"/>
          <w:szCs w:val="22"/>
        </w:rPr>
        <w:t>해당</w:t>
      </w:r>
      <w:r w:rsidRPr="002659C4">
        <w:rPr>
          <w:spacing w:val="2"/>
          <w:szCs w:val="22"/>
        </w:rPr>
        <w:t xml:space="preserve"> </w:t>
      </w:r>
      <w:r w:rsidRPr="002659C4">
        <w:rPr>
          <w:spacing w:val="2"/>
          <w:szCs w:val="22"/>
        </w:rPr>
        <w:t>관리기본계획의</w:t>
      </w:r>
      <w:r w:rsidRPr="002659C4">
        <w:rPr>
          <w:spacing w:val="2"/>
          <w:szCs w:val="22"/>
        </w:rPr>
        <w:t xml:space="preserve"> </w:t>
      </w:r>
      <w:r w:rsidRPr="002659C4">
        <w:rPr>
          <w:spacing w:val="2"/>
          <w:szCs w:val="22"/>
        </w:rPr>
        <w:t>입주대상업종에</w:t>
      </w:r>
      <w:r w:rsidRPr="002659C4">
        <w:rPr>
          <w:spacing w:val="2"/>
          <w:szCs w:val="22"/>
        </w:rPr>
        <w:t xml:space="preserve"> </w:t>
      </w:r>
      <w:r w:rsidRPr="002659C4">
        <w:rPr>
          <w:spacing w:val="2"/>
          <w:szCs w:val="22"/>
        </w:rPr>
        <w:t>한해서</w:t>
      </w:r>
      <w:r w:rsidRPr="002659C4">
        <w:rPr>
          <w:spacing w:val="2"/>
          <w:szCs w:val="22"/>
        </w:rPr>
        <w:t xml:space="preserve"> </w:t>
      </w:r>
      <w:r w:rsidRPr="002659C4">
        <w:rPr>
          <w:spacing w:val="2"/>
          <w:szCs w:val="22"/>
        </w:rPr>
        <w:t>관리기관과</w:t>
      </w:r>
      <w:r w:rsidRPr="002659C4">
        <w:rPr>
          <w:spacing w:val="2"/>
          <w:szCs w:val="22"/>
        </w:rPr>
        <w:t xml:space="preserve"> </w:t>
      </w:r>
      <w:r w:rsidRPr="002659C4">
        <w:rPr>
          <w:spacing w:val="2"/>
          <w:szCs w:val="22"/>
        </w:rPr>
        <w:t>입주계약을</w:t>
      </w:r>
      <w:r w:rsidRPr="002659C4">
        <w:rPr>
          <w:spacing w:val="2"/>
          <w:szCs w:val="22"/>
        </w:rPr>
        <w:t xml:space="preserve"> </w:t>
      </w:r>
      <w:r w:rsidRPr="002659C4">
        <w:rPr>
          <w:spacing w:val="2"/>
          <w:szCs w:val="22"/>
        </w:rPr>
        <w:t>체결하여야</w:t>
      </w:r>
      <w:r w:rsidRPr="002659C4">
        <w:rPr>
          <w:spacing w:val="2"/>
          <w:szCs w:val="22"/>
        </w:rPr>
        <w:t xml:space="preserve"> </w:t>
      </w:r>
      <w:r w:rsidRPr="002659C4">
        <w:rPr>
          <w:spacing w:val="2"/>
          <w:szCs w:val="22"/>
        </w:rPr>
        <w:t>함</w:t>
      </w:r>
      <w:r w:rsidRPr="002659C4">
        <w:rPr>
          <w:spacing w:val="2"/>
          <w:szCs w:val="22"/>
        </w:rPr>
        <w:t xml:space="preserve">. </w:t>
      </w:r>
    </w:p>
    <w:p w14:paraId="4D6477BF" w14:textId="77777777" w:rsidR="00026A7E" w:rsidRDefault="00026A7E" w:rsidP="00026A7E">
      <w:pPr>
        <w:spacing w:after="240"/>
        <w:ind w:left="908"/>
        <w:rPr>
          <w:spacing w:val="2"/>
          <w:szCs w:val="22"/>
        </w:rPr>
      </w:pPr>
      <w:r w:rsidRPr="002659C4">
        <w:rPr>
          <w:spacing w:val="2"/>
          <w:szCs w:val="22"/>
        </w:rPr>
        <w:t>위</w:t>
      </w:r>
      <w:r w:rsidRPr="002659C4">
        <w:rPr>
          <w:spacing w:val="2"/>
          <w:szCs w:val="22"/>
        </w:rPr>
        <w:t xml:space="preserve"> </w:t>
      </w:r>
      <w:r w:rsidRPr="002659C4">
        <w:rPr>
          <w:spacing w:val="2"/>
          <w:szCs w:val="22"/>
        </w:rPr>
        <w:t>임차인의</w:t>
      </w:r>
      <w:r w:rsidRPr="002659C4">
        <w:rPr>
          <w:spacing w:val="2"/>
          <w:szCs w:val="22"/>
        </w:rPr>
        <w:t xml:space="preserve"> </w:t>
      </w:r>
      <w:r w:rsidRPr="002659C4">
        <w:rPr>
          <w:spacing w:val="2"/>
          <w:szCs w:val="22"/>
        </w:rPr>
        <w:t>구체적인</w:t>
      </w:r>
      <w:r w:rsidRPr="002659C4">
        <w:rPr>
          <w:spacing w:val="2"/>
          <w:szCs w:val="22"/>
        </w:rPr>
        <w:t xml:space="preserve"> </w:t>
      </w:r>
      <w:r w:rsidRPr="002659C4">
        <w:rPr>
          <w:spacing w:val="2"/>
          <w:szCs w:val="22"/>
        </w:rPr>
        <w:t>입주업종에</w:t>
      </w:r>
      <w:r w:rsidRPr="002659C4">
        <w:rPr>
          <w:spacing w:val="2"/>
          <w:szCs w:val="22"/>
        </w:rPr>
        <w:t xml:space="preserve"> </w:t>
      </w:r>
      <w:r w:rsidRPr="002659C4">
        <w:rPr>
          <w:spacing w:val="2"/>
          <w:szCs w:val="22"/>
        </w:rPr>
        <w:t>대한</w:t>
      </w:r>
      <w:r w:rsidRPr="002659C4">
        <w:rPr>
          <w:spacing w:val="2"/>
          <w:szCs w:val="22"/>
        </w:rPr>
        <w:t xml:space="preserve"> </w:t>
      </w:r>
      <w:r w:rsidRPr="002659C4">
        <w:rPr>
          <w:spacing w:val="2"/>
          <w:szCs w:val="22"/>
        </w:rPr>
        <w:t>자료</w:t>
      </w:r>
      <w:r>
        <w:rPr>
          <w:rFonts w:hint="eastAsia"/>
          <w:spacing w:val="2"/>
          <w:szCs w:val="22"/>
        </w:rPr>
        <w:t>가</w:t>
      </w:r>
      <w:r>
        <w:rPr>
          <w:rFonts w:hint="eastAsia"/>
          <w:spacing w:val="2"/>
          <w:szCs w:val="22"/>
        </w:rPr>
        <w:t xml:space="preserve"> </w:t>
      </w:r>
      <w:r>
        <w:rPr>
          <w:rFonts w:hint="eastAsia"/>
          <w:spacing w:val="2"/>
          <w:szCs w:val="22"/>
        </w:rPr>
        <w:t>제공되지</w:t>
      </w:r>
      <w:r>
        <w:rPr>
          <w:rFonts w:hint="eastAsia"/>
          <w:spacing w:val="2"/>
          <w:szCs w:val="22"/>
        </w:rPr>
        <w:t xml:space="preserve"> </w:t>
      </w:r>
      <w:r>
        <w:rPr>
          <w:rFonts w:hint="eastAsia"/>
          <w:spacing w:val="2"/>
          <w:szCs w:val="22"/>
        </w:rPr>
        <w:t>않았으나</w:t>
      </w:r>
      <w:r>
        <w:rPr>
          <w:rFonts w:hint="eastAsia"/>
          <w:spacing w:val="2"/>
          <w:szCs w:val="22"/>
        </w:rPr>
        <w:t>,</w:t>
      </w:r>
      <w:r>
        <w:rPr>
          <w:spacing w:val="2"/>
          <w:szCs w:val="22"/>
        </w:rPr>
        <w:t xml:space="preserve"> </w:t>
      </w:r>
      <w:ins w:id="901" w:author="zygchang (Young-Gun Chang)" w:date="2021-08-31T12:48:00Z">
        <w:r w:rsidR="001A5033">
          <w:rPr>
            <w:rFonts w:hint="eastAsia"/>
            <w:spacing w:val="2"/>
            <w:szCs w:val="22"/>
          </w:rPr>
          <w:t>임대차현황상</w:t>
        </w:r>
        <w:r w:rsidR="001A5033">
          <w:rPr>
            <w:rFonts w:hint="eastAsia"/>
            <w:spacing w:val="2"/>
            <w:szCs w:val="22"/>
          </w:rPr>
          <w:t xml:space="preserve"> </w:t>
        </w:r>
      </w:ins>
      <w:r w:rsidRPr="002659C4">
        <w:rPr>
          <w:spacing w:val="2"/>
          <w:szCs w:val="22"/>
        </w:rPr>
        <w:t>주요자회사</w:t>
      </w:r>
      <w:r w:rsidRPr="002659C4">
        <w:rPr>
          <w:spacing w:val="2"/>
          <w:szCs w:val="22"/>
        </w:rPr>
        <w:t>(</w:t>
      </w:r>
      <w:proofErr w:type="spellStart"/>
      <w:r w:rsidRPr="002659C4">
        <w:rPr>
          <w:spacing w:val="2"/>
          <w:szCs w:val="22"/>
        </w:rPr>
        <w:t>한샘도무스</w:t>
      </w:r>
      <w:proofErr w:type="spellEnd"/>
      <w:r w:rsidRPr="002659C4">
        <w:rPr>
          <w:spacing w:val="2"/>
          <w:szCs w:val="22"/>
        </w:rPr>
        <w:t>)</w:t>
      </w:r>
      <w:ins w:id="902" w:author="zygchang (Young-Gun Chang)" w:date="2021-08-31T12:44:00Z">
        <w:r w:rsidR="00C76CE8">
          <w:rPr>
            <w:rFonts w:hint="eastAsia"/>
            <w:spacing w:val="2"/>
            <w:szCs w:val="22"/>
          </w:rPr>
          <w:t>의</w:t>
        </w:r>
        <w:r w:rsidR="00C76CE8">
          <w:rPr>
            <w:rFonts w:hint="eastAsia"/>
            <w:spacing w:val="2"/>
            <w:szCs w:val="22"/>
          </w:rPr>
          <w:t xml:space="preserve"> </w:t>
        </w:r>
        <w:r w:rsidR="00C76CE8">
          <w:rPr>
            <w:rFonts w:hint="eastAsia"/>
            <w:spacing w:val="2"/>
            <w:szCs w:val="22"/>
          </w:rPr>
          <w:t>임차면적</w:t>
        </w:r>
        <w:r w:rsidR="00C76CE8">
          <w:rPr>
            <w:rFonts w:hint="eastAsia"/>
            <w:spacing w:val="2"/>
            <w:szCs w:val="22"/>
          </w:rPr>
          <w:t>(</w:t>
        </w:r>
        <w:r w:rsidR="00C76CE8">
          <w:rPr>
            <w:spacing w:val="2"/>
            <w:szCs w:val="22"/>
          </w:rPr>
          <w:t>33</w:t>
        </w:r>
        <w:r w:rsidR="00C76CE8" w:rsidRPr="00C76CE8">
          <w:rPr>
            <w:rFonts w:hint="eastAsia"/>
            <w:spacing w:val="2"/>
            <w:szCs w:val="22"/>
          </w:rPr>
          <w:t>㎡</w:t>
        </w:r>
        <w:r w:rsidR="00C76CE8" w:rsidRPr="00C76CE8">
          <w:rPr>
            <w:rFonts w:hint="eastAsia"/>
            <w:spacing w:val="2"/>
            <w:szCs w:val="22"/>
          </w:rPr>
          <w:t>)</w:t>
        </w:r>
        <w:r w:rsidR="00C76CE8" w:rsidRPr="00C76CE8">
          <w:rPr>
            <w:rFonts w:hint="eastAsia"/>
            <w:spacing w:val="2"/>
            <w:szCs w:val="22"/>
          </w:rPr>
          <w:t>이</w:t>
        </w:r>
        <w:r w:rsidR="00C76CE8" w:rsidRPr="00C76CE8">
          <w:rPr>
            <w:rFonts w:hint="eastAsia"/>
            <w:spacing w:val="2"/>
            <w:szCs w:val="22"/>
          </w:rPr>
          <w:t xml:space="preserve"> </w:t>
        </w:r>
      </w:ins>
      <w:ins w:id="903" w:author="zygchang (Young-Gun Chang)" w:date="2021-08-31T12:45:00Z">
        <w:r w:rsidR="00C76CE8">
          <w:rPr>
            <w:rFonts w:hint="eastAsia"/>
            <w:spacing w:val="2"/>
            <w:szCs w:val="22"/>
          </w:rPr>
          <w:t>협소하고</w:t>
        </w:r>
        <w:r w:rsidR="00C76CE8">
          <w:rPr>
            <w:rFonts w:hint="eastAsia"/>
            <w:spacing w:val="2"/>
            <w:szCs w:val="22"/>
          </w:rPr>
          <w:t>,</w:t>
        </w:r>
        <w:r w:rsidR="00C76CE8">
          <w:rPr>
            <w:spacing w:val="2"/>
            <w:szCs w:val="22"/>
          </w:rPr>
          <w:t xml:space="preserve"> </w:t>
        </w:r>
      </w:ins>
      <w:del w:id="904" w:author="zygchang (Young-Gun Chang)" w:date="2021-08-31T12:45:00Z">
        <w:r w:rsidRPr="002659C4" w:rsidDel="00C76CE8">
          <w:rPr>
            <w:spacing w:val="2"/>
            <w:szCs w:val="22"/>
          </w:rPr>
          <w:delText xml:space="preserve"> </w:delText>
        </w:r>
        <w:r w:rsidRPr="002659C4" w:rsidDel="00C76CE8">
          <w:rPr>
            <w:spacing w:val="2"/>
            <w:szCs w:val="22"/>
          </w:rPr>
          <w:delText>및</w:delText>
        </w:r>
        <w:r w:rsidRPr="002659C4" w:rsidDel="00C76CE8">
          <w:rPr>
            <w:spacing w:val="2"/>
            <w:szCs w:val="22"/>
          </w:rPr>
          <w:delText xml:space="preserve"> </w:delText>
        </w:r>
      </w:del>
      <w:r w:rsidRPr="002659C4">
        <w:rPr>
          <w:spacing w:val="2"/>
          <w:szCs w:val="22"/>
        </w:rPr>
        <w:t>농업회사법인</w:t>
      </w:r>
      <w:r w:rsidRPr="002659C4">
        <w:rPr>
          <w:spacing w:val="2"/>
          <w:szCs w:val="22"/>
        </w:rPr>
        <w:t xml:space="preserve"> </w:t>
      </w:r>
      <w:proofErr w:type="spellStart"/>
      <w:r w:rsidRPr="002659C4">
        <w:rPr>
          <w:spacing w:val="2"/>
          <w:szCs w:val="22"/>
        </w:rPr>
        <w:t>향촌개발㈜의</w:t>
      </w:r>
      <w:proofErr w:type="spellEnd"/>
      <w:r w:rsidRPr="002659C4">
        <w:rPr>
          <w:spacing w:val="2"/>
          <w:szCs w:val="22"/>
        </w:rPr>
        <w:t xml:space="preserve"> </w:t>
      </w:r>
      <w:proofErr w:type="spellStart"/>
      <w:r>
        <w:rPr>
          <w:rFonts w:hint="eastAsia"/>
          <w:spacing w:val="2"/>
          <w:szCs w:val="22"/>
        </w:rPr>
        <w:t>법인등기사항전부증명서에</w:t>
      </w:r>
      <w:proofErr w:type="spellEnd"/>
      <w:r>
        <w:rPr>
          <w:rFonts w:hint="eastAsia"/>
          <w:spacing w:val="2"/>
          <w:szCs w:val="22"/>
        </w:rPr>
        <w:t xml:space="preserve"> </w:t>
      </w:r>
      <w:r>
        <w:rPr>
          <w:rFonts w:hint="eastAsia"/>
          <w:spacing w:val="2"/>
          <w:szCs w:val="22"/>
        </w:rPr>
        <w:t>의하면</w:t>
      </w:r>
      <w:r>
        <w:rPr>
          <w:rFonts w:hint="eastAsia"/>
          <w:spacing w:val="2"/>
          <w:szCs w:val="22"/>
        </w:rPr>
        <w:t xml:space="preserve"> </w:t>
      </w:r>
      <w:ins w:id="905" w:author="zygchang (Young-Gun Chang)" w:date="2021-08-31T12:45:00Z">
        <w:r w:rsidR="00C76CE8">
          <w:rPr>
            <w:rFonts w:hint="eastAsia"/>
            <w:spacing w:val="2"/>
            <w:szCs w:val="22"/>
          </w:rPr>
          <w:t>산업단지</w:t>
        </w:r>
        <w:r w:rsidR="00C76CE8">
          <w:rPr>
            <w:rFonts w:hint="eastAsia"/>
            <w:spacing w:val="2"/>
            <w:szCs w:val="22"/>
          </w:rPr>
          <w:t xml:space="preserve"> </w:t>
        </w:r>
        <w:r w:rsidR="00C76CE8">
          <w:rPr>
            <w:rFonts w:hint="eastAsia"/>
            <w:spacing w:val="2"/>
            <w:szCs w:val="22"/>
          </w:rPr>
          <w:t>입주대상업종인</w:t>
        </w:r>
        <w:r w:rsidR="00C76CE8">
          <w:rPr>
            <w:rFonts w:hint="eastAsia"/>
            <w:spacing w:val="2"/>
            <w:szCs w:val="22"/>
          </w:rPr>
          <w:t xml:space="preserve"> </w:t>
        </w:r>
        <w:r w:rsidR="00C76CE8">
          <w:rPr>
            <w:rFonts w:hint="eastAsia"/>
            <w:spacing w:val="2"/>
            <w:szCs w:val="22"/>
          </w:rPr>
          <w:t>제조업이</w:t>
        </w:r>
        <w:r w:rsidR="00C76CE8">
          <w:rPr>
            <w:rFonts w:hint="eastAsia"/>
            <w:spacing w:val="2"/>
            <w:szCs w:val="22"/>
          </w:rPr>
          <w:t xml:space="preserve"> </w:t>
        </w:r>
        <w:r w:rsidR="00C76CE8">
          <w:rPr>
            <w:rFonts w:hint="eastAsia"/>
            <w:spacing w:val="2"/>
            <w:szCs w:val="22"/>
          </w:rPr>
          <w:t>포함되어</w:t>
        </w:r>
        <w:r w:rsidR="00C76CE8">
          <w:rPr>
            <w:rFonts w:hint="eastAsia"/>
            <w:spacing w:val="2"/>
            <w:szCs w:val="22"/>
          </w:rPr>
          <w:t xml:space="preserve"> </w:t>
        </w:r>
        <w:r w:rsidR="00C76CE8">
          <w:rPr>
            <w:rFonts w:hint="eastAsia"/>
            <w:spacing w:val="2"/>
            <w:szCs w:val="22"/>
          </w:rPr>
          <w:t>있지</w:t>
        </w:r>
        <w:r w:rsidR="00C76CE8">
          <w:rPr>
            <w:rFonts w:hint="eastAsia"/>
            <w:spacing w:val="2"/>
            <w:szCs w:val="22"/>
          </w:rPr>
          <w:t xml:space="preserve"> </w:t>
        </w:r>
      </w:ins>
      <w:ins w:id="906" w:author="zygchang (Young-Gun Chang)" w:date="2021-08-31T12:46:00Z">
        <w:r w:rsidR="00C76CE8">
          <w:rPr>
            <w:rFonts w:hint="eastAsia"/>
            <w:spacing w:val="2"/>
            <w:szCs w:val="22"/>
          </w:rPr>
          <w:t>않</w:t>
        </w:r>
      </w:ins>
      <w:ins w:id="907" w:author="zygchang (Young-Gun Chang)" w:date="2021-08-31T12:47:00Z">
        <w:r w:rsidR="00C76CE8">
          <w:rPr>
            <w:rFonts w:hint="eastAsia"/>
            <w:spacing w:val="2"/>
            <w:szCs w:val="22"/>
          </w:rPr>
          <w:t>고</w:t>
        </w:r>
        <w:r w:rsidR="00C76CE8">
          <w:rPr>
            <w:rFonts w:hint="eastAsia"/>
            <w:spacing w:val="2"/>
            <w:szCs w:val="22"/>
          </w:rPr>
          <w:t>,</w:t>
        </w:r>
        <w:r w:rsidR="00C76CE8">
          <w:rPr>
            <w:spacing w:val="2"/>
            <w:szCs w:val="22"/>
          </w:rPr>
          <w:t xml:space="preserve"> </w:t>
        </w:r>
        <w:r w:rsidR="00C76CE8">
          <w:rPr>
            <w:rFonts w:hint="eastAsia"/>
            <w:spacing w:val="2"/>
            <w:szCs w:val="22"/>
          </w:rPr>
          <w:t>자체</w:t>
        </w:r>
        <w:r w:rsidR="00C76CE8">
          <w:rPr>
            <w:rFonts w:hint="eastAsia"/>
            <w:spacing w:val="2"/>
            <w:szCs w:val="22"/>
          </w:rPr>
          <w:t xml:space="preserve"> </w:t>
        </w:r>
        <w:r w:rsidR="00C76CE8">
          <w:rPr>
            <w:rFonts w:hint="eastAsia"/>
            <w:spacing w:val="2"/>
            <w:szCs w:val="22"/>
          </w:rPr>
          <w:t>확인한</w:t>
        </w:r>
        <w:r w:rsidR="00C76CE8">
          <w:rPr>
            <w:rFonts w:hint="eastAsia"/>
            <w:spacing w:val="2"/>
            <w:szCs w:val="22"/>
          </w:rPr>
          <w:t xml:space="preserve"> </w:t>
        </w:r>
        <w:r w:rsidR="00C76CE8">
          <w:rPr>
            <w:rFonts w:hint="eastAsia"/>
            <w:spacing w:val="2"/>
            <w:szCs w:val="22"/>
          </w:rPr>
          <w:t>바에</w:t>
        </w:r>
        <w:r w:rsidR="00C76CE8">
          <w:rPr>
            <w:rFonts w:hint="eastAsia"/>
            <w:spacing w:val="2"/>
            <w:szCs w:val="22"/>
          </w:rPr>
          <w:t xml:space="preserve"> </w:t>
        </w:r>
        <w:r w:rsidR="00C76CE8">
          <w:rPr>
            <w:rFonts w:hint="eastAsia"/>
            <w:spacing w:val="2"/>
            <w:szCs w:val="22"/>
          </w:rPr>
          <w:t>의하면</w:t>
        </w:r>
        <w:r w:rsidR="00C76CE8">
          <w:rPr>
            <w:rFonts w:hint="eastAsia"/>
            <w:spacing w:val="2"/>
            <w:szCs w:val="22"/>
          </w:rPr>
          <w:t xml:space="preserve"> </w:t>
        </w:r>
        <w:r w:rsidR="00C76CE8">
          <w:rPr>
            <w:rFonts w:hint="eastAsia"/>
            <w:spacing w:val="2"/>
            <w:szCs w:val="22"/>
          </w:rPr>
          <w:t>시화국가산업단지</w:t>
        </w:r>
        <w:r w:rsidR="00C76CE8">
          <w:rPr>
            <w:rFonts w:hint="eastAsia"/>
            <w:spacing w:val="2"/>
            <w:szCs w:val="22"/>
          </w:rPr>
          <w:t xml:space="preserve"> </w:t>
        </w:r>
        <w:r w:rsidR="00C76CE8">
          <w:rPr>
            <w:rFonts w:hint="eastAsia"/>
            <w:spacing w:val="2"/>
            <w:szCs w:val="22"/>
          </w:rPr>
          <w:t>내</w:t>
        </w:r>
        <w:r w:rsidR="00C76CE8">
          <w:rPr>
            <w:rFonts w:hint="eastAsia"/>
            <w:spacing w:val="2"/>
            <w:szCs w:val="22"/>
          </w:rPr>
          <w:t xml:space="preserve"> </w:t>
        </w:r>
        <w:r w:rsidR="00C76CE8">
          <w:rPr>
            <w:rFonts w:hint="eastAsia"/>
            <w:spacing w:val="2"/>
            <w:szCs w:val="22"/>
          </w:rPr>
          <w:t>입주업체에</w:t>
        </w:r>
        <w:r w:rsidR="00C76CE8">
          <w:rPr>
            <w:rFonts w:hint="eastAsia"/>
            <w:spacing w:val="2"/>
            <w:szCs w:val="22"/>
          </w:rPr>
          <w:t xml:space="preserve"> </w:t>
        </w:r>
        <w:r w:rsidR="00C76CE8">
          <w:rPr>
            <w:rFonts w:hint="eastAsia"/>
            <w:spacing w:val="2"/>
            <w:szCs w:val="22"/>
          </w:rPr>
          <w:t>위</w:t>
        </w:r>
        <w:r w:rsidR="00C76CE8">
          <w:rPr>
            <w:rFonts w:hint="eastAsia"/>
            <w:spacing w:val="2"/>
            <w:szCs w:val="22"/>
          </w:rPr>
          <w:t xml:space="preserve"> </w:t>
        </w:r>
        <w:r w:rsidR="00C76CE8">
          <w:rPr>
            <w:rFonts w:hint="eastAsia"/>
            <w:spacing w:val="2"/>
            <w:szCs w:val="22"/>
          </w:rPr>
          <w:t>임차인이</w:t>
        </w:r>
        <w:r w:rsidR="00C76CE8">
          <w:rPr>
            <w:rFonts w:hint="eastAsia"/>
            <w:spacing w:val="2"/>
            <w:szCs w:val="22"/>
          </w:rPr>
          <w:t xml:space="preserve"> </w:t>
        </w:r>
        <w:r w:rsidR="00C76CE8">
          <w:rPr>
            <w:rFonts w:hint="eastAsia"/>
            <w:spacing w:val="2"/>
            <w:szCs w:val="22"/>
          </w:rPr>
          <w:t>포함되어</w:t>
        </w:r>
        <w:r w:rsidR="00C76CE8">
          <w:rPr>
            <w:rFonts w:hint="eastAsia"/>
            <w:spacing w:val="2"/>
            <w:szCs w:val="22"/>
          </w:rPr>
          <w:t xml:space="preserve"> </w:t>
        </w:r>
        <w:r w:rsidR="00C76CE8">
          <w:rPr>
            <w:rFonts w:hint="eastAsia"/>
            <w:spacing w:val="2"/>
            <w:szCs w:val="22"/>
          </w:rPr>
          <w:t>있지</w:t>
        </w:r>
        <w:r w:rsidR="00C76CE8">
          <w:rPr>
            <w:rFonts w:hint="eastAsia"/>
            <w:spacing w:val="2"/>
            <w:szCs w:val="22"/>
          </w:rPr>
          <w:t xml:space="preserve"> </w:t>
        </w:r>
        <w:r w:rsidR="00C76CE8">
          <w:rPr>
            <w:rFonts w:hint="eastAsia"/>
            <w:spacing w:val="2"/>
            <w:szCs w:val="22"/>
          </w:rPr>
          <w:t>않</w:t>
        </w:r>
      </w:ins>
      <w:ins w:id="908" w:author="zygchang (Young-Gun Chang)" w:date="2021-08-31T12:46:00Z">
        <w:r w:rsidR="00C76CE8">
          <w:rPr>
            <w:rFonts w:hint="eastAsia"/>
            <w:spacing w:val="2"/>
            <w:szCs w:val="22"/>
          </w:rPr>
          <w:t>은</w:t>
        </w:r>
        <w:r w:rsidR="00C76CE8">
          <w:rPr>
            <w:rFonts w:hint="eastAsia"/>
            <w:spacing w:val="2"/>
            <w:szCs w:val="22"/>
          </w:rPr>
          <w:t xml:space="preserve"> </w:t>
        </w:r>
        <w:r w:rsidR="00C76CE8">
          <w:rPr>
            <w:rFonts w:hint="eastAsia"/>
            <w:spacing w:val="2"/>
            <w:szCs w:val="22"/>
          </w:rPr>
          <w:t>바</w:t>
        </w:r>
      </w:ins>
      <w:del w:id="909" w:author="zygchang (Young-Gun Chang)" w:date="2021-08-31T12:45:00Z">
        <w:r w:rsidDel="00C76CE8">
          <w:rPr>
            <w:rFonts w:hint="eastAsia"/>
            <w:spacing w:val="2"/>
            <w:szCs w:val="22"/>
          </w:rPr>
          <w:delText>각</w:delText>
        </w:r>
      </w:del>
      <w:r>
        <w:rPr>
          <w:rFonts w:hint="eastAsia"/>
          <w:spacing w:val="2"/>
          <w:szCs w:val="22"/>
        </w:rPr>
        <w:t xml:space="preserve"> </w:t>
      </w:r>
      <w:ins w:id="910" w:author="zygchang (Young-Gun Chang)" w:date="2021-08-31T12:46:00Z">
        <w:r w:rsidR="00C76CE8">
          <w:rPr>
            <w:rFonts w:hint="eastAsia"/>
            <w:spacing w:val="2"/>
            <w:szCs w:val="22"/>
          </w:rPr>
          <w:t>각</w:t>
        </w:r>
        <w:r w:rsidR="00C76CE8">
          <w:rPr>
            <w:rFonts w:hint="eastAsia"/>
            <w:spacing w:val="2"/>
            <w:szCs w:val="22"/>
          </w:rPr>
          <w:t xml:space="preserve"> </w:t>
        </w:r>
      </w:ins>
      <w:ins w:id="911" w:author="zygchang (Young-Gun Chang)" w:date="2021-08-31T12:47:00Z">
        <w:r w:rsidR="00C76CE8">
          <w:rPr>
            <w:rFonts w:hint="eastAsia"/>
            <w:spacing w:val="2"/>
            <w:szCs w:val="22"/>
          </w:rPr>
          <w:t>임차인</w:t>
        </w:r>
      </w:ins>
      <w:del w:id="912" w:author="zygchang (Young-Gun Chang)" w:date="2021-08-31T12:47:00Z">
        <w:r w:rsidDel="00C76CE8">
          <w:rPr>
            <w:rFonts w:hint="eastAsia"/>
            <w:spacing w:val="2"/>
            <w:szCs w:val="22"/>
          </w:rPr>
          <w:delText>회사</w:delText>
        </w:r>
      </w:del>
      <w:r>
        <w:rPr>
          <w:rFonts w:hint="eastAsia"/>
          <w:spacing w:val="2"/>
          <w:szCs w:val="22"/>
        </w:rPr>
        <w:t>의</w:t>
      </w:r>
      <w:r>
        <w:rPr>
          <w:rFonts w:hint="eastAsia"/>
          <w:spacing w:val="2"/>
          <w:szCs w:val="22"/>
        </w:rPr>
        <w:t xml:space="preserve"> </w:t>
      </w:r>
      <w:del w:id="913" w:author="zygchang (Young-Gun Chang)" w:date="2021-08-31T12:47:00Z">
        <w:r w:rsidRPr="00836B1E" w:rsidDel="00C76CE8">
          <w:rPr>
            <w:rFonts w:hint="eastAsia"/>
            <w:spacing w:val="2"/>
            <w:szCs w:val="22"/>
            <w:highlight w:val="green"/>
          </w:rPr>
          <w:delText>본점소재지가</w:delText>
        </w:r>
        <w:r w:rsidRPr="00836B1E" w:rsidDel="00C76CE8">
          <w:rPr>
            <w:rFonts w:hint="eastAsia"/>
            <w:spacing w:val="2"/>
            <w:szCs w:val="22"/>
            <w:highlight w:val="green"/>
          </w:rPr>
          <w:delText xml:space="preserve"> </w:delText>
        </w:r>
      </w:del>
      <w:del w:id="914" w:author="junkyo.shim" w:date="2021-08-31T11:50:00Z">
        <w:r w:rsidRPr="00836B1E" w:rsidDel="004E60C2">
          <w:rPr>
            <w:spacing w:val="2"/>
            <w:szCs w:val="22"/>
            <w:highlight w:val="green"/>
          </w:rPr>
          <w:delText>경우</w:delText>
        </w:r>
      </w:del>
      <w:ins w:id="915" w:author="heesung.ahn" w:date="2021-08-31T01:30:00Z">
        <w:del w:id="916" w:author="junkyo.shim" w:date="2021-08-31T11:50:00Z">
          <w:r w:rsidR="00836B1E" w:rsidRPr="00836B1E" w:rsidDel="004E60C2">
            <w:rPr>
              <w:rFonts w:hint="eastAsia"/>
              <w:spacing w:val="2"/>
              <w:szCs w:val="22"/>
              <w:highlight w:val="green"/>
            </w:rPr>
            <w:delText xml:space="preserve"> [</w:delText>
          </w:r>
          <w:r w:rsidR="00836B1E" w:rsidRPr="00836B1E" w:rsidDel="004E60C2">
            <w:rPr>
              <w:spacing w:val="2"/>
              <w:szCs w:val="22"/>
              <w:highlight w:val="green"/>
            </w:rPr>
            <w:delText>???]</w:delText>
          </w:r>
        </w:del>
      </w:ins>
      <w:del w:id="917" w:author="junkyo.shim" w:date="2021-08-31T11:50:00Z">
        <w:r w:rsidRPr="002659C4" w:rsidDel="004E60C2">
          <w:rPr>
            <w:spacing w:val="2"/>
            <w:szCs w:val="22"/>
          </w:rPr>
          <w:delText xml:space="preserve"> </w:delText>
        </w:r>
      </w:del>
      <w:r w:rsidRPr="002659C4">
        <w:rPr>
          <w:spacing w:val="2"/>
          <w:szCs w:val="22"/>
        </w:rPr>
        <w:t>법인</w:t>
      </w:r>
      <w:r w:rsidRPr="002659C4">
        <w:rPr>
          <w:spacing w:val="2"/>
          <w:szCs w:val="22"/>
        </w:rPr>
        <w:t xml:space="preserve"> </w:t>
      </w:r>
      <w:r w:rsidRPr="002659C4">
        <w:rPr>
          <w:spacing w:val="2"/>
          <w:szCs w:val="22"/>
        </w:rPr>
        <w:t>설립</w:t>
      </w:r>
      <w:r w:rsidRPr="002659C4">
        <w:rPr>
          <w:spacing w:val="2"/>
          <w:szCs w:val="22"/>
        </w:rPr>
        <w:t xml:space="preserve"> </w:t>
      </w:r>
      <w:r w:rsidRPr="002659C4">
        <w:rPr>
          <w:spacing w:val="2"/>
          <w:szCs w:val="22"/>
        </w:rPr>
        <w:t>목적을</w:t>
      </w:r>
      <w:r w:rsidRPr="002659C4">
        <w:rPr>
          <w:spacing w:val="2"/>
          <w:szCs w:val="22"/>
        </w:rPr>
        <w:t xml:space="preserve"> </w:t>
      </w:r>
      <w:r w:rsidRPr="002659C4">
        <w:rPr>
          <w:spacing w:val="2"/>
          <w:szCs w:val="22"/>
        </w:rPr>
        <w:t>위한</w:t>
      </w:r>
      <w:r w:rsidRPr="002659C4">
        <w:rPr>
          <w:spacing w:val="2"/>
          <w:szCs w:val="22"/>
        </w:rPr>
        <w:t xml:space="preserve"> </w:t>
      </w:r>
      <w:r w:rsidRPr="002659C4">
        <w:rPr>
          <w:spacing w:val="2"/>
          <w:szCs w:val="22"/>
        </w:rPr>
        <w:t>단순</w:t>
      </w:r>
      <w:r w:rsidRPr="002659C4">
        <w:rPr>
          <w:spacing w:val="2"/>
          <w:szCs w:val="22"/>
        </w:rPr>
        <w:t xml:space="preserve"> </w:t>
      </w:r>
      <w:r w:rsidRPr="002659C4">
        <w:rPr>
          <w:spacing w:val="2"/>
          <w:szCs w:val="22"/>
        </w:rPr>
        <w:t>사무소</w:t>
      </w:r>
      <w:r w:rsidRPr="002659C4">
        <w:rPr>
          <w:spacing w:val="2"/>
          <w:szCs w:val="22"/>
        </w:rPr>
        <w:t xml:space="preserve"> </w:t>
      </w:r>
      <w:r w:rsidRPr="002659C4">
        <w:rPr>
          <w:spacing w:val="2"/>
          <w:szCs w:val="22"/>
        </w:rPr>
        <w:t>용도로</w:t>
      </w:r>
      <w:r w:rsidRPr="002659C4">
        <w:rPr>
          <w:spacing w:val="2"/>
          <w:szCs w:val="22"/>
        </w:rPr>
        <w:t xml:space="preserve"> </w:t>
      </w:r>
      <w:r w:rsidRPr="002659C4">
        <w:rPr>
          <w:spacing w:val="2"/>
          <w:szCs w:val="22"/>
        </w:rPr>
        <w:t>사용되는</w:t>
      </w:r>
      <w:r w:rsidRPr="002659C4">
        <w:rPr>
          <w:spacing w:val="2"/>
          <w:szCs w:val="22"/>
        </w:rPr>
        <w:t xml:space="preserve"> </w:t>
      </w:r>
      <w:r w:rsidRPr="002659C4">
        <w:rPr>
          <w:spacing w:val="2"/>
          <w:szCs w:val="22"/>
        </w:rPr>
        <w:t>것으로</w:t>
      </w:r>
      <w:r w:rsidRPr="002659C4">
        <w:rPr>
          <w:spacing w:val="2"/>
          <w:szCs w:val="22"/>
        </w:rPr>
        <w:t xml:space="preserve"> </w:t>
      </w:r>
      <w:r>
        <w:rPr>
          <w:spacing w:val="2"/>
          <w:szCs w:val="22"/>
        </w:rPr>
        <w:t>[</w:t>
      </w:r>
      <w:r w:rsidRPr="006919B2">
        <w:rPr>
          <w:rFonts w:hint="eastAsia"/>
          <w:spacing w:val="2"/>
          <w:szCs w:val="22"/>
          <w:highlight w:val="yellow"/>
        </w:rPr>
        <w:t>등기부상</w:t>
      </w:r>
      <w:r w:rsidRPr="006919B2">
        <w:rPr>
          <w:rFonts w:hint="eastAsia"/>
          <w:spacing w:val="2"/>
          <w:szCs w:val="22"/>
          <w:highlight w:val="yellow"/>
        </w:rPr>
        <w:t xml:space="preserve"> </w:t>
      </w:r>
      <w:r w:rsidRPr="006919B2">
        <w:rPr>
          <w:rFonts w:hint="eastAsia"/>
          <w:spacing w:val="2"/>
          <w:szCs w:val="22"/>
          <w:highlight w:val="yellow"/>
        </w:rPr>
        <w:t>본점</w:t>
      </w:r>
      <w:r w:rsidRPr="006919B2">
        <w:rPr>
          <w:rFonts w:hint="eastAsia"/>
          <w:spacing w:val="2"/>
          <w:szCs w:val="22"/>
          <w:highlight w:val="yellow"/>
        </w:rPr>
        <w:t xml:space="preserve"> </w:t>
      </w:r>
      <w:r w:rsidRPr="006919B2">
        <w:rPr>
          <w:rFonts w:hint="eastAsia"/>
          <w:spacing w:val="2"/>
          <w:szCs w:val="22"/>
          <w:highlight w:val="yellow"/>
        </w:rPr>
        <w:t>소재지</w:t>
      </w:r>
      <w:r w:rsidRPr="006919B2">
        <w:rPr>
          <w:rFonts w:hint="eastAsia"/>
          <w:spacing w:val="2"/>
          <w:szCs w:val="22"/>
          <w:highlight w:val="yellow"/>
        </w:rPr>
        <w:t xml:space="preserve"> </w:t>
      </w:r>
      <w:r w:rsidRPr="006919B2">
        <w:rPr>
          <w:rFonts w:hint="eastAsia"/>
          <w:spacing w:val="2"/>
          <w:szCs w:val="22"/>
          <w:highlight w:val="yellow"/>
        </w:rPr>
        <w:t>때문인지</w:t>
      </w:r>
      <w:r>
        <w:rPr>
          <w:rFonts w:hint="eastAsia"/>
          <w:spacing w:val="2"/>
          <w:szCs w:val="22"/>
        </w:rPr>
        <w:t xml:space="preserve"> </w:t>
      </w:r>
      <w:proofErr w:type="spellStart"/>
      <w:r>
        <w:rPr>
          <w:rFonts w:hint="eastAsia"/>
          <w:spacing w:val="2"/>
          <w:szCs w:val="22"/>
          <w:highlight w:val="yellow"/>
        </w:rPr>
        <w:t>문의드리며</w:t>
      </w:r>
      <w:proofErr w:type="spellEnd"/>
      <w:r>
        <w:rPr>
          <w:rFonts w:hint="eastAsia"/>
          <w:spacing w:val="2"/>
          <w:szCs w:val="22"/>
        </w:rPr>
        <w:t>,</w:t>
      </w:r>
      <w:r>
        <w:rPr>
          <w:spacing w:val="2"/>
          <w:szCs w:val="22"/>
        </w:rPr>
        <w:t xml:space="preserve"> </w:t>
      </w:r>
      <w:proofErr w:type="spellStart"/>
      <w:r>
        <w:rPr>
          <w:rFonts w:hint="eastAsia"/>
          <w:spacing w:val="2"/>
          <w:szCs w:val="22"/>
          <w:highlight w:val="yellow"/>
        </w:rPr>
        <w:t>맞다면</w:t>
      </w:r>
      <w:proofErr w:type="spellEnd"/>
      <w:r>
        <w:rPr>
          <w:rFonts w:hint="eastAsia"/>
          <w:spacing w:val="2"/>
          <w:szCs w:val="22"/>
        </w:rPr>
        <w:t xml:space="preserve"> </w:t>
      </w:r>
      <w:r>
        <w:rPr>
          <w:rFonts w:hint="eastAsia"/>
          <w:spacing w:val="2"/>
          <w:szCs w:val="22"/>
          <w:highlight w:val="yellow"/>
        </w:rPr>
        <w:t>추정</w:t>
      </w:r>
      <w:r>
        <w:rPr>
          <w:rFonts w:hint="eastAsia"/>
          <w:spacing w:val="2"/>
          <w:szCs w:val="22"/>
        </w:rPr>
        <w:t xml:space="preserve"> </w:t>
      </w:r>
      <w:r>
        <w:rPr>
          <w:rFonts w:hint="eastAsia"/>
          <w:spacing w:val="2"/>
          <w:szCs w:val="22"/>
          <w:highlight w:val="yellow"/>
        </w:rPr>
        <w:t>근거를</w:t>
      </w:r>
      <w:r>
        <w:rPr>
          <w:rFonts w:hint="eastAsia"/>
          <w:spacing w:val="2"/>
          <w:szCs w:val="22"/>
        </w:rPr>
        <w:t xml:space="preserve"> </w:t>
      </w:r>
      <w:r>
        <w:rPr>
          <w:rFonts w:hint="eastAsia"/>
          <w:spacing w:val="2"/>
          <w:szCs w:val="22"/>
          <w:highlight w:val="yellow"/>
        </w:rPr>
        <w:t>기재</w:t>
      </w:r>
      <w:r>
        <w:rPr>
          <w:rFonts w:hint="eastAsia"/>
          <w:spacing w:val="2"/>
          <w:szCs w:val="22"/>
        </w:rPr>
        <w:t xml:space="preserve"> </w:t>
      </w:r>
      <w:r>
        <w:rPr>
          <w:rFonts w:hint="eastAsia"/>
          <w:spacing w:val="2"/>
          <w:szCs w:val="22"/>
          <w:highlight w:val="yellow"/>
        </w:rPr>
        <w:t>부탁드립니다</w:t>
      </w:r>
      <w:r>
        <w:rPr>
          <w:rFonts w:hint="eastAsia"/>
          <w:spacing w:val="2"/>
          <w:szCs w:val="22"/>
        </w:rPr>
        <w:t>.</w:t>
      </w:r>
      <w:r>
        <w:rPr>
          <w:spacing w:val="2"/>
          <w:szCs w:val="22"/>
        </w:rPr>
        <w:t>]</w:t>
      </w:r>
      <w:r w:rsidRPr="002659C4">
        <w:rPr>
          <w:spacing w:val="2"/>
          <w:szCs w:val="22"/>
        </w:rPr>
        <w:t>추정</w:t>
      </w:r>
      <w:del w:id="918" w:author="zygchang (Young-Gun Chang)" w:date="2021-08-31T12:48:00Z">
        <w:r w:rsidRPr="002659C4" w:rsidDel="001A5033">
          <w:rPr>
            <w:spacing w:val="2"/>
            <w:szCs w:val="22"/>
          </w:rPr>
          <w:delText>되</w:delText>
        </w:r>
        <w:r w:rsidDel="001A5033">
          <w:rPr>
            <w:rFonts w:hint="eastAsia"/>
            <w:spacing w:val="2"/>
            <w:szCs w:val="22"/>
          </w:rPr>
          <w:delText>며</w:delText>
        </w:r>
        <w:r w:rsidDel="001A5033">
          <w:rPr>
            <w:rFonts w:hint="eastAsia"/>
            <w:spacing w:val="2"/>
            <w:szCs w:val="22"/>
          </w:rPr>
          <w:delText>,</w:delText>
        </w:r>
      </w:del>
      <w:ins w:id="919" w:author="zygchang (Young-Gun Chang)" w:date="2021-08-31T12:48:00Z">
        <w:r w:rsidR="001A5033">
          <w:rPr>
            <w:rFonts w:hint="eastAsia"/>
            <w:spacing w:val="2"/>
            <w:szCs w:val="22"/>
          </w:rPr>
          <w:t>됨</w:t>
        </w:r>
        <w:r w:rsidR="001A5033">
          <w:rPr>
            <w:rFonts w:hint="eastAsia"/>
            <w:spacing w:val="2"/>
            <w:szCs w:val="22"/>
          </w:rPr>
          <w:t>.</w:t>
        </w:r>
        <w:r w:rsidR="001A5033">
          <w:rPr>
            <w:spacing w:val="2"/>
            <w:szCs w:val="22"/>
          </w:rPr>
          <w:t xml:space="preserve"> </w:t>
        </w:r>
        <w:r w:rsidR="001A5033">
          <w:rPr>
            <w:rFonts w:hint="eastAsia"/>
            <w:spacing w:val="2"/>
            <w:szCs w:val="22"/>
          </w:rPr>
          <w:t>한편</w:t>
        </w:r>
        <w:r w:rsidR="001A5033">
          <w:rPr>
            <w:rFonts w:hint="eastAsia"/>
            <w:spacing w:val="2"/>
            <w:szCs w:val="22"/>
          </w:rPr>
          <w:t>,</w:t>
        </w:r>
        <w:r w:rsidR="001A5033">
          <w:rPr>
            <w:spacing w:val="2"/>
            <w:szCs w:val="22"/>
          </w:rPr>
          <w:t xml:space="preserve"> </w:t>
        </w:r>
        <w:r w:rsidR="001A5033">
          <w:rPr>
            <w:rFonts w:hint="eastAsia"/>
            <w:spacing w:val="2"/>
            <w:szCs w:val="22"/>
          </w:rPr>
          <w:t>단순</w:t>
        </w:r>
        <w:r w:rsidR="001A5033">
          <w:rPr>
            <w:rFonts w:hint="eastAsia"/>
            <w:spacing w:val="2"/>
            <w:szCs w:val="22"/>
          </w:rPr>
          <w:t xml:space="preserve"> </w:t>
        </w:r>
        <w:r w:rsidR="001A5033">
          <w:rPr>
            <w:rFonts w:hint="eastAsia"/>
            <w:spacing w:val="2"/>
            <w:szCs w:val="22"/>
          </w:rPr>
          <w:t>사무실</w:t>
        </w:r>
        <w:r w:rsidR="001A5033">
          <w:rPr>
            <w:rFonts w:hint="eastAsia"/>
            <w:spacing w:val="2"/>
            <w:szCs w:val="22"/>
          </w:rPr>
          <w:t xml:space="preserve"> </w:t>
        </w:r>
      </w:ins>
      <w:del w:id="920" w:author="zygchang (Young-Gun Chang)" w:date="2021-08-31T12:48:00Z">
        <w:r w:rsidRPr="002659C4" w:rsidDel="001A5033">
          <w:rPr>
            <w:spacing w:val="2"/>
            <w:szCs w:val="22"/>
          </w:rPr>
          <w:delText xml:space="preserve"> </w:delText>
        </w:r>
        <w:r w:rsidRPr="002659C4" w:rsidDel="001A5033">
          <w:rPr>
            <w:spacing w:val="2"/>
            <w:szCs w:val="22"/>
          </w:rPr>
          <w:delText>해당</w:delText>
        </w:r>
        <w:r w:rsidRPr="002659C4" w:rsidDel="001A5033">
          <w:rPr>
            <w:spacing w:val="2"/>
            <w:szCs w:val="22"/>
          </w:rPr>
          <w:delText xml:space="preserve"> </w:delText>
        </w:r>
      </w:del>
      <w:r w:rsidRPr="002659C4">
        <w:rPr>
          <w:spacing w:val="2"/>
          <w:szCs w:val="22"/>
        </w:rPr>
        <w:t>용도는</w:t>
      </w:r>
      <w:r w:rsidRPr="002659C4">
        <w:rPr>
          <w:spacing w:val="2"/>
          <w:szCs w:val="22"/>
        </w:rPr>
        <w:t xml:space="preserve"> </w:t>
      </w:r>
      <w:r w:rsidRPr="002659C4">
        <w:rPr>
          <w:spacing w:val="2"/>
          <w:szCs w:val="22"/>
        </w:rPr>
        <w:t>관리기본계획상</w:t>
      </w:r>
      <w:r w:rsidRPr="002659C4">
        <w:rPr>
          <w:spacing w:val="2"/>
          <w:szCs w:val="22"/>
        </w:rPr>
        <w:t xml:space="preserve"> </w:t>
      </w:r>
      <w:r w:rsidRPr="002659C4">
        <w:rPr>
          <w:spacing w:val="2"/>
          <w:szCs w:val="22"/>
        </w:rPr>
        <w:t>입주대상업종에</w:t>
      </w:r>
      <w:r w:rsidRPr="002659C4">
        <w:rPr>
          <w:spacing w:val="2"/>
          <w:szCs w:val="22"/>
        </w:rPr>
        <w:t xml:space="preserve"> </w:t>
      </w:r>
      <w:r w:rsidRPr="002659C4">
        <w:rPr>
          <w:spacing w:val="2"/>
          <w:szCs w:val="22"/>
        </w:rPr>
        <w:t>해당되지</w:t>
      </w:r>
      <w:r w:rsidRPr="002659C4">
        <w:rPr>
          <w:spacing w:val="2"/>
          <w:szCs w:val="22"/>
        </w:rPr>
        <w:t xml:space="preserve"> </w:t>
      </w:r>
      <w:r w:rsidRPr="002659C4">
        <w:rPr>
          <w:spacing w:val="2"/>
          <w:szCs w:val="22"/>
        </w:rPr>
        <w:t>않</w:t>
      </w:r>
      <w:r>
        <w:rPr>
          <w:rFonts w:hint="eastAsia"/>
          <w:spacing w:val="2"/>
          <w:szCs w:val="22"/>
        </w:rPr>
        <w:t>는</w:t>
      </w:r>
      <w:r>
        <w:rPr>
          <w:rFonts w:hint="eastAsia"/>
          <w:spacing w:val="2"/>
          <w:szCs w:val="22"/>
        </w:rPr>
        <w:t xml:space="preserve"> </w:t>
      </w:r>
      <w:r>
        <w:rPr>
          <w:rFonts w:hint="eastAsia"/>
          <w:spacing w:val="2"/>
          <w:szCs w:val="22"/>
        </w:rPr>
        <w:t>바</w:t>
      </w:r>
      <w:r>
        <w:rPr>
          <w:rFonts w:hint="eastAsia"/>
          <w:spacing w:val="2"/>
          <w:szCs w:val="22"/>
        </w:rPr>
        <w:t>,</w:t>
      </w:r>
      <w:r w:rsidRPr="002659C4">
        <w:rPr>
          <w:spacing w:val="2"/>
          <w:szCs w:val="22"/>
        </w:rPr>
        <w:t xml:space="preserve"> </w:t>
      </w:r>
      <w:r w:rsidRPr="002659C4">
        <w:rPr>
          <w:spacing w:val="2"/>
          <w:szCs w:val="22"/>
        </w:rPr>
        <w:t>대상회사의</w:t>
      </w:r>
      <w:r w:rsidRPr="002659C4">
        <w:rPr>
          <w:spacing w:val="2"/>
          <w:szCs w:val="22"/>
        </w:rPr>
        <w:t xml:space="preserve"> </w:t>
      </w:r>
      <w:r w:rsidRPr="002659C4">
        <w:rPr>
          <w:spacing w:val="2"/>
          <w:szCs w:val="22"/>
        </w:rPr>
        <w:t>임대신고</w:t>
      </w:r>
      <w:r w:rsidRPr="002659C4">
        <w:rPr>
          <w:spacing w:val="2"/>
          <w:szCs w:val="22"/>
        </w:rPr>
        <w:t xml:space="preserve"> </w:t>
      </w:r>
      <w:r w:rsidRPr="002659C4">
        <w:rPr>
          <w:spacing w:val="2"/>
          <w:szCs w:val="22"/>
        </w:rPr>
        <w:t>및</w:t>
      </w:r>
      <w:r w:rsidRPr="002659C4">
        <w:rPr>
          <w:spacing w:val="2"/>
          <w:szCs w:val="22"/>
        </w:rPr>
        <w:t xml:space="preserve"> </w:t>
      </w:r>
      <w:r w:rsidRPr="002659C4">
        <w:rPr>
          <w:spacing w:val="2"/>
          <w:szCs w:val="22"/>
        </w:rPr>
        <w:t>해당</w:t>
      </w:r>
      <w:r w:rsidRPr="002659C4">
        <w:rPr>
          <w:spacing w:val="2"/>
          <w:szCs w:val="22"/>
        </w:rPr>
        <w:t xml:space="preserve"> </w:t>
      </w:r>
      <w:r w:rsidRPr="002659C4">
        <w:rPr>
          <w:spacing w:val="2"/>
          <w:szCs w:val="22"/>
        </w:rPr>
        <w:t>임차인의</w:t>
      </w:r>
      <w:r w:rsidRPr="002659C4">
        <w:rPr>
          <w:spacing w:val="2"/>
          <w:szCs w:val="22"/>
        </w:rPr>
        <w:t xml:space="preserve"> </w:t>
      </w:r>
      <w:r w:rsidRPr="002659C4">
        <w:rPr>
          <w:spacing w:val="2"/>
          <w:szCs w:val="22"/>
        </w:rPr>
        <w:t>입주계약</w:t>
      </w:r>
      <w:r w:rsidRPr="002659C4">
        <w:rPr>
          <w:spacing w:val="2"/>
          <w:szCs w:val="22"/>
        </w:rPr>
        <w:t xml:space="preserve"> </w:t>
      </w:r>
      <w:r w:rsidRPr="002659C4">
        <w:rPr>
          <w:spacing w:val="2"/>
          <w:szCs w:val="22"/>
        </w:rPr>
        <w:t>신청은</w:t>
      </w:r>
      <w:r w:rsidRPr="002659C4">
        <w:rPr>
          <w:spacing w:val="2"/>
          <w:szCs w:val="22"/>
        </w:rPr>
        <w:t xml:space="preserve"> </w:t>
      </w:r>
      <w:r w:rsidRPr="002659C4">
        <w:rPr>
          <w:spacing w:val="2"/>
          <w:szCs w:val="22"/>
        </w:rPr>
        <w:t>처리되지</w:t>
      </w:r>
      <w:r w:rsidRPr="002659C4">
        <w:rPr>
          <w:spacing w:val="2"/>
          <w:szCs w:val="22"/>
        </w:rPr>
        <w:t xml:space="preserve"> </w:t>
      </w:r>
      <w:r w:rsidRPr="002659C4">
        <w:rPr>
          <w:spacing w:val="2"/>
          <w:szCs w:val="22"/>
        </w:rPr>
        <w:t>않을</w:t>
      </w:r>
      <w:r w:rsidRPr="002659C4">
        <w:rPr>
          <w:spacing w:val="2"/>
          <w:szCs w:val="22"/>
        </w:rPr>
        <w:t xml:space="preserve"> </w:t>
      </w:r>
      <w:r w:rsidRPr="002659C4">
        <w:rPr>
          <w:spacing w:val="2"/>
          <w:szCs w:val="22"/>
        </w:rPr>
        <w:t>것으로</w:t>
      </w:r>
      <w:r w:rsidRPr="002659C4">
        <w:rPr>
          <w:spacing w:val="2"/>
          <w:szCs w:val="22"/>
        </w:rPr>
        <w:t xml:space="preserve"> </w:t>
      </w:r>
      <w:r w:rsidRPr="002659C4">
        <w:rPr>
          <w:spacing w:val="2"/>
          <w:szCs w:val="22"/>
        </w:rPr>
        <w:t>보임</w:t>
      </w:r>
      <w:r w:rsidRPr="002659C4">
        <w:rPr>
          <w:spacing w:val="2"/>
          <w:szCs w:val="22"/>
        </w:rPr>
        <w:t>.</w:t>
      </w:r>
      <w:r>
        <w:rPr>
          <w:spacing w:val="2"/>
          <w:szCs w:val="22"/>
        </w:rPr>
        <w:t xml:space="preserve"> [</w:t>
      </w:r>
      <w:r w:rsidRPr="005D20CB">
        <w:rPr>
          <w:spacing w:val="2"/>
          <w:szCs w:val="22"/>
          <w:highlight w:val="yellow"/>
        </w:rPr>
        <w:t xml:space="preserve">JK: </w:t>
      </w:r>
      <w:r w:rsidRPr="005D20CB">
        <w:rPr>
          <w:rFonts w:hint="eastAsia"/>
          <w:spacing w:val="2"/>
          <w:szCs w:val="22"/>
          <w:highlight w:val="yellow"/>
        </w:rPr>
        <w:t>결국</w:t>
      </w:r>
      <w:r w:rsidRPr="005D20CB">
        <w:rPr>
          <w:rFonts w:hint="eastAsia"/>
          <w:spacing w:val="2"/>
          <w:szCs w:val="22"/>
          <w:highlight w:val="yellow"/>
        </w:rPr>
        <w:t xml:space="preserve"> </w:t>
      </w:r>
      <w:r w:rsidRPr="005D20CB">
        <w:rPr>
          <w:rFonts w:hint="eastAsia"/>
          <w:spacing w:val="2"/>
          <w:szCs w:val="22"/>
          <w:highlight w:val="yellow"/>
        </w:rPr>
        <w:t>임대차</w:t>
      </w:r>
      <w:r w:rsidRPr="005D20CB">
        <w:rPr>
          <w:rFonts w:hint="eastAsia"/>
          <w:spacing w:val="2"/>
          <w:szCs w:val="22"/>
          <w:highlight w:val="yellow"/>
        </w:rPr>
        <w:t xml:space="preserve"> </w:t>
      </w:r>
      <w:r w:rsidRPr="005D20CB">
        <w:rPr>
          <w:rFonts w:hint="eastAsia"/>
          <w:spacing w:val="2"/>
          <w:szCs w:val="22"/>
          <w:highlight w:val="yellow"/>
        </w:rPr>
        <w:t>계약</w:t>
      </w:r>
      <w:r w:rsidRPr="005D20CB">
        <w:rPr>
          <w:rFonts w:hint="eastAsia"/>
          <w:spacing w:val="2"/>
          <w:szCs w:val="22"/>
          <w:highlight w:val="yellow"/>
        </w:rPr>
        <w:t xml:space="preserve"> </w:t>
      </w:r>
      <w:r w:rsidRPr="005D20CB">
        <w:rPr>
          <w:rFonts w:hint="eastAsia"/>
          <w:spacing w:val="2"/>
          <w:szCs w:val="22"/>
          <w:highlight w:val="yellow"/>
        </w:rPr>
        <w:t>해지하는</w:t>
      </w:r>
      <w:r w:rsidRPr="005D20CB">
        <w:rPr>
          <w:rFonts w:hint="eastAsia"/>
          <w:spacing w:val="2"/>
          <w:szCs w:val="22"/>
          <w:highlight w:val="yellow"/>
        </w:rPr>
        <w:t xml:space="preserve"> </w:t>
      </w:r>
      <w:r w:rsidRPr="005D20CB">
        <w:rPr>
          <w:rFonts w:hint="eastAsia"/>
          <w:spacing w:val="2"/>
          <w:szCs w:val="22"/>
          <w:highlight w:val="yellow"/>
        </w:rPr>
        <w:t>것이</w:t>
      </w:r>
      <w:r w:rsidRPr="005D20CB">
        <w:rPr>
          <w:rFonts w:hint="eastAsia"/>
          <w:spacing w:val="2"/>
          <w:szCs w:val="22"/>
          <w:highlight w:val="yellow"/>
        </w:rPr>
        <w:t xml:space="preserve"> </w:t>
      </w:r>
      <w:r w:rsidRPr="005D20CB">
        <w:rPr>
          <w:rFonts w:hint="eastAsia"/>
          <w:spacing w:val="2"/>
          <w:szCs w:val="22"/>
          <w:highlight w:val="yellow"/>
        </w:rPr>
        <w:t>결론일지요</w:t>
      </w:r>
      <w:r w:rsidRPr="005D20CB">
        <w:rPr>
          <w:rFonts w:hint="eastAsia"/>
          <w:spacing w:val="2"/>
          <w:szCs w:val="22"/>
          <w:highlight w:val="yellow"/>
        </w:rPr>
        <w:t>?</w:t>
      </w:r>
      <w:r w:rsidRPr="005D20CB">
        <w:rPr>
          <w:spacing w:val="2"/>
          <w:szCs w:val="22"/>
          <w:highlight w:val="yellow"/>
        </w:rPr>
        <w:t>]</w:t>
      </w:r>
      <w:ins w:id="921" w:author="zygchang (Young-Gun Chang)" w:date="2021-08-31T12:41:00Z">
        <w:r w:rsidR="00C76CE8">
          <w:rPr>
            <w:spacing w:val="2"/>
            <w:szCs w:val="22"/>
          </w:rPr>
          <w:t xml:space="preserve"> </w:t>
        </w:r>
        <w:r w:rsidR="00C76CE8" w:rsidRPr="00E27AD5">
          <w:rPr>
            <w:spacing w:val="2"/>
            <w:szCs w:val="22"/>
            <w:highlight w:val="cyan"/>
          </w:rPr>
          <w:t>[</w:t>
        </w:r>
        <w:r w:rsidR="00C76CE8" w:rsidRPr="00E27AD5">
          <w:rPr>
            <w:rFonts w:hint="eastAsia"/>
            <w:spacing w:val="2"/>
            <w:szCs w:val="22"/>
            <w:highlight w:val="cyan"/>
          </w:rPr>
          <w:t>장영근</w:t>
        </w:r>
        <w:r w:rsidR="00C76CE8" w:rsidRPr="00E27AD5">
          <w:rPr>
            <w:rFonts w:hint="eastAsia"/>
            <w:spacing w:val="2"/>
            <w:szCs w:val="22"/>
            <w:highlight w:val="cyan"/>
          </w:rPr>
          <w:t>:</w:t>
        </w:r>
        <w:r w:rsidR="00C76CE8" w:rsidRPr="00E27AD5">
          <w:rPr>
            <w:spacing w:val="2"/>
            <w:szCs w:val="22"/>
            <w:highlight w:val="cyan"/>
          </w:rPr>
          <w:t xml:space="preserve"> </w:t>
        </w:r>
      </w:ins>
      <w:ins w:id="922" w:author="zygchang (Young-Gun Chang)" w:date="2021-08-31T12:49:00Z">
        <w:r w:rsidR="00E27AD5" w:rsidRPr="00E27AD5">
          <w:rPr>
            <w:rFonts w:hint="eastAsia"/>
            <w:spacing w:val="2"/>
            <w:szCs w:val="22"/>
            <w:highlight w:val="cyan"/>
          </w:rPr>
          <w:t>내용을</w:t>
        </w:r>
        <w:r w:rsidR="00E27AD5" w:rsidRPr="00E27AD5">
          <w:rPr>
            <w:rFonts w:hint="eastAsia"/>
            <w:spacing w:val="2"/>
            <w:szCs w:val="22"/>
            <w:highlight w:val="cyan"/>
          </w:rPr>
          <w:t xml:space="preserve"> </w:t>
        </w:r>
        <w:r w:rsidR="00E27AD5" w:rsidRPr="00E27AD5">
          <w:rPr>
            <w:rFonts w:hint="eastAsia"/>
            <w:spacing w:val="2"/>
            <w:szCs w:val="22"/>
            <w:highlight w:val="cyan"/>
          </w:rPr>
          <w:t>좀</w:t>
        </w:r>
        <w:r w:rsidR="00E27AD5" w:rsidRPr="00E27AD5">
          <w:rPr>
            <w:rFonts w:hint="eastAsia"/>
            <w:spacing w:val="2"/>
            <w:szCs w:val="22"/>
            <w:highlight w:val="cyan"/>
          </w:rPr>
          <w:t xml:space="preserve"> </w:t>
        </w:r>
        <w:r w:rsidR="00E27AD5" w:rsidRPr="00E27AD5">
          <w:rPr>
            <w:rFonts w:hint="eastAsia"/>
            <w:spacing w:val="2"/>
            <w:szCs w:val="22"/>
            <w:highlight w:val="cyan"/>
          </w:rPr>
          <w:t>더</w:t>
        </w:r>
        <w:r w:rsidR="00E27AD5" w:rsidRPr="00E27AD5">
          <w:rPr>
            <w:rFonts w:hint="eastAsia"/>
            <w:spacing w:val="2"/>
            <w:szCs w:val="22"/>
            <w:highlight w:val="cyan"/>
          </w:rPr>
          <w:t xml:space="preserve"> </w:t>
        </w:r>
        <w:r w:rsidR="00E27AD5" w:rsidRPr="00E27AD5">
          <w:rPr>
            <w:rFonts w:hint="eastAsia"/>
            <w:spacing w:val="2"/>
            <w:szCs w:val="22"/>
            <w:highlight w:val="cyan"/>
          </w:rPr>
          <w:t>업데이트</w:t>
        </w:r>
        <w:r w:rsidR="00E27AD5" w:rsidRPr="00E27AD5">
          <w:rPr>
            <w:rFonts w:hint="eastAsia"/>
            <w:spacing w:val="2"/>
            <w:szCs w:val="22"/>
            <w:highlight w:val="cyan"/>
          </w:rPr>
          <w:t xml:space="preserve"> </w:t>
        </w:r>
        <w:r w:rsidR="00E27AD5" w:rsidRPr="00E27AD5">
          <w:rPr>
            <w:rFonts w:hint="eastAsia"/>
            <w:spacing w:val="2"/>
            <w:szCs w:val="22"/>
            <w:highlight w:val="cyan"/>
          </w:rPr>
          <w:t>하였고</w:t>
        </w:r>
        <w:r w:rsidR="00E27AD5" w:rsidRPr="00E27AD5">
          <w:rPr>
            <w:rFonts w:hint="eastAsia"/>
            <w:spacing w:val="2"/>
            <w:szCs w:val="22"/>
            <w:highlight w:val="cyan"/>
          </w:rPr>
          <w:t>,</w:t>
        </w:r>
        <w:r w:rsidR="00E27AD5" w:rsidRPr="00E27AD5">
          <w:rPr>
            <w:spacing w:val="2"/>
            <w:szCs w:val="22"/>
            <w:highlight w:val="cyan"/>
          </w:rPr>
          <w:t xml:space="preserve"> </w:t>
        </w:r>
        <w:r w:rsidR="00E27AD5" w:rsidRPr="00E27AD5">
          <w:rPr>
            <w:rFonts w:hint="eastAsia"/>
            <w:spacing w:val="2"/>
            <w:szCs w:val="22"/>
            <w:highlight w:val="cyan"/>
          </w:rPr>
          <w:t>해당</w:t>
        </w:r>
        <w:r w:rsidR="00E27AD5" w:rsidRPr="00E27AD5">
          <w:rPr>
            <w:rFonts w:hint="eastAsia"/>
            <w:spacing w:val="2"/>
            <w:szCs w:val="22"/>
            <w:highlight w:val="cyan"/>
          </w:rPr>
          <w:t xml:space="preserve"> </w:t>
        </w:r>
      </w:ins>
      <w:ins w:id="923" w:author="zygchang (Young-Gun Chang)" w:date="2021-08-31T12:42:00Z">
        <w:r w:rsidR="00C76CE8" w:rsidRPr="00E27AD5">
          <w:rPr>
            <w:rFonts w:hint="eastAsia"/>
            <w:spacing w:val="2"/>
            <w:szCs w:val="22"/>
            <w:highlight w:val="cyan"/>
          </w:rPr>
          <w:t>임대차계약</w:t>
        </w:r>
      </w:ins>
      <w:ins w:id="924" w:author="zygchang (Young-Gun Chang)" w:date="2021-08-31T12:49:00Z">
        <w:r w:rsidR="00E27AD5" w:rsidRPr="00E27AD5">
          <w:rPr>
            <w:rFonts w:hint="eastAsia"/>
            <w:spacing w:val="2"/>
            <w:szCs w:val="22"/>
            <w:highlight w:val="cyan"/>
          </w:rPr>
          <w:t>은</w:t>
        </w:r>
        <w:r w:rsidR="00E27AD5" w:rsidRPr="00E27AD5">
          <w:rPr>
            <w:rFonts w:hint="eastAsia"/>
            <w:spacing w:val="2"/>
            <w:szCs w:val="22"/>
            <w:highlight w:val="cyan"/>
          </w:rPr>
          <w:t xml:space="preserve"> </w:t>
        </w:r>
        <w:r w:rsidR="00E27AD5" w:rsidRPr="00E27AD5">
          <w:rPr>
            <w:rFonts w:hint="eastAsia"/>
            <w:spacing w:val="2"/>
            <w:szCs w:val="22"/>
            <w:highlight w:val="cyan"/>
          </w:rPr>
          <w:t>해지해야</w:t>
        </w:r>
        <w:r w:rsidR="00E27AD5" w:rsidRPr="00E27AD5">
          <w:rPr>
            <w:rFonts w:hint="eastAsia"/>
            <w:spacing w:val="2"/>
            <w:szCs w:val="22"/>
            <w:highlight w:val="cyan"/>
          </w:rPr>
          <w:t xml:space="preserve"> </w:t>
        </w:r>
        <w:r w:rsidR="00E27AD5" w:rsidRPr="00E27AD5">
          <w:rPr>
            <w:rFonts w:hint="eastAsia"/>
            <w:spacing w:val="2"/>
            <w:szCs w:val="22"/>
            <w:highlight w:val="cyan"/>
          </w:rPr>
          <w:t>할</w:t>
        </w:r>
        <w:r w:rsidR="00E27AD5" w:rsidRPr="00E27AD5">
          <w:rPr>
            <w:rFonts w:hint="eastAsia"/>
            <w:spacing w:val="2"/>
            <w:szCs w:val="22"/>
            <w:highlight w:val="cyan"/>
          </w:rPr>
          <w:t xml:space="preserve"> </w:t>
        </w:r>
        <w:r w:rsidR="00E27AD5" w:rsidRPr="00E27AD5">
          <w:rPr>
            <w:rFonts w:hint="eastAsia"/>
            <w:spacing w:val="2"/>
            <w:szCs w:val="22"/>
            <w:highlight w:val="cyan"/>
          </w:rPr>
          <w:t>것</w:t>
        </w:r>
        <w:r w:rsidR="00E27AD5" w:rsidRPr="00E27AD5">
          <w:rPr>
            <w:rFonts w:hint="eastAsia"/>
            <w:spacing w:val="2"/>
            <w:szCs w:val="22"/>
            <w:highlight w:val="cyan"/>
          </w:rPr>
          <w:t xml:space="preserve"> </w:t>
        </w:r>
        <w:r w:rsidR="00E27AD5" w:rsidRPr="00E27AD5">
          <w:rPr>
            <w:rFonts w:hint="eastAsia"/>
            <w:spacing w:val="2"/>
            <w:szCs w:val="22"/>
            <w:highlight w:val="cyan"/>
          </w:rPr>
          <w:t>같습니다</w:t>
        </w:r>
        <w:proofErr w:type="gramStart"/>
        <w:r w:rsidR="00E27AD5" w:rsidRPr="00E27AD5">
          <w:rPr>
            <w:rFonts w:hint="eastAsia"/>
            <w:spacing w:val="2"/>
            <w:szCs w:val="22"/>
            <w:highlight w:val="cyan"/>
          </w:rPr>
          <w:t>.</w:t>
        </w:r>
      </w:ins>
      <w:ins w:id="925" w:author="zygchang (Young-Gun Chang)" w:date="2021-08-31T12:51:00Z">
        <w:r w:rsidR="00800892">
          <w:rPr>
            <w:spacing w:val="2"/>
            <w:szCs w:val="22"/>
            <w:highlight w:val="cyan"/>
          </w:rPr>
          <w:t xml:space="preserve"> </w:t>
        </w:r>
      </w:ins>
      <w:ins w:id="926" w:author="zygchang (Young-Gun Chang)" w:date="2021-08-31T12:49:00Z">
        <w:r w:rsidR="00E27AD5" w:rsidRPr="00E27AD5">
          <w:rPr>
            <w:spacing w:val="2"/>
            <w:szCs w:val="22"/>
            <w:highlight w:val="cyan"/>
          </w:rPr>
          <w:t>]</w:t>
        </w:r>
      </w:ins>
      <w:proofErr w:type="gramEnd"/>
    </w:p>
    <w:p w14:paraId="2252B25B" w14:textId="77777777" w:rsidR="00026A7E" w:rsidRPr="002659C4" w:rsidDel="004F4636" w:rsidRDefault="00026A7E" w:rsidP="00026A7E">
      <w:pPr>
        <w:spacing w:after="240"/>
        <w:ind w:left="908"/>
        <w:rPr>
          <w:del w:id="927" w:author="zygchang (Young-Gun Chang)" w:date="2021-08-31T12:49:00Z"/>
          <w:spacing w:val="2"/>
          <w:szCs w:val="22"/>
        </w:rPr>
      </w:pPr>
      <w:del w:id="928" w:author="zygchang (Young-Gun Chang)" w:date="2021-08-31T12:49:00Z">
        <w:r w:rsidDel="004F4636">
          <w:rPr>
            <w:rFonts w:hint="eastAsia"/>
            <w:spacing w:val="2"/>
            <w:szCs w:val="22"/>
          </w:rPr>
          <w:delText>답변에</w:delText>
        </w:r>
        <w:r w:rsidDel="004F4636">
          <w:rPr>
            <w:rFonts w:hint="eastAsia"/>
            <w:spacing w:val="2"/>
            <w:szCs w:val="22"/>
          </w:rPr>
          <w:delText xml:space="preserve"> </w:delText>
        </w:r>
        <w:r w:rsidDel="004F4636">
          <w:rPr>
            <w:rFonts w:hint="eastAsia"/>
            <w:spacing w:val="2"/>
            <w:szCs w:val="22"/>
          </w:rPr>
          <w:delText>의하면</w:delText>
        </w:r>
        <w:r w:rsidDel="004F4636">
          <w:rPr>
            <w:rFonts w:hint="eastAsia"/>
            <w:spacing w:val="2"/>
            <w:szCs w:val="22"/>
          </w:rPr>
          <w:delText>,</w:delText>
        </w:r>
        <w:r w:rsidDel="004F4636">
          <w:rPr>
            <w:spacing w:val="2"/>
            <w:szCs w:val="22"/>
          </w:rPr>
          <w:delText xml:space="preserve"> </w:delText>
        </w:r>
        <w:r w:rsidDel="004F4636">
          <w:rPr>
            <w:rFonts w:hint="eastAsia"/>
            <w:spacing w:val="2"/>
            <w:szCs w:val="22"/>
          </w:rPr>
          <w:delText>대상회사는</w:delText>
        </w:r>
        <w:r w:rsidDel="004F4636">
          <w:rPr>
            <w:spacing w:val="2"/>
            <w:szCs w:val="22"/>
          </w:rPr>
          <w:delText xml:space="preserve"> </w:delText>
        </w:r>
        <w:r w:rsidDel="004F4636">
          <w:rPr>
            <w:rFonts w:hint="eastAsia"/>
            <w:spacing w:val="2"/>
            <w:szCs w:val="22"/>
          </w:rPr>
          <w:delText>한샘서비스에</w:delText>
        </w:r>
        <w:r w:rsidDel="004F4636">
          <w:rPr>
            <w:rFonts w:hint="eastAsia"/>
            <w:spacing w:val="2"/>
            <w:szCs w:val="22"/>
          </w:rPr>
          <w:delText xml:space="preserve"> </w:delText>
        </w:r>
        <w:r w:rsidDel="004F4636">
          <w:rPr>
            <w:rFonts w:hint="eastAsia"/>
            <w:spacing w:val="2"/>
            <w:szCs w:val="22"/>
          </w:rPr>
          <w:delText>대한</w:delText>
        </w:r>
        <w:r w:rsidDel="004F4636">
          <w:rPr>
            <w:rFonts w:hint="eastAsia"/>
            <w:spacing w:val="2"/>
            <w:szCs w:val="22"/>
          </w:rPr>
          <w:delText xml:space="preserve"> </w:delText>
        </w:r>
        <w:r w:rsidDel="004F4636">
          <w:rPr>
            <w:rFonts w:hint="eastAsia"/>
            <w:spacing w:val="2"/>
            <w:szCs w:val="22"/>
          </w:rPr>
          <w:delText>오이도물류센터</w:delText>
        </w:r>
        <w:r w:rsidDel="004F4636">
          <w:rPr>
            <w:rFonts w:hint="eastAsia"/>
            <w:spacing w:val="2"/>
            <w:szCs w:val="22"/>
          </w:rPr>
          <w:delText xml:space="preserve"> </w:delText>
        </w:r>
        <w:r w:rsidDel="004F4636">
          <w:rPr>
            <w:rFonts w:hint="eastAsia"/>
            <w:spacing w:val="2"/>
            <w:szCs w:val="22"/>
          </w:rPr>
          <w:delText>건물</w:delText>
        </w:r>
        <w:r w:rsidDel="004F4636">
          <w:rPr>
            <w:rFonts w:hint="eastAsia"/>
            <w:spacing w:val="2"/>
            <w:szCs w:val="22"/>
          </w:rPr>
          <w:delText xml:space="preserve"> </w:delText>
        </w:r>
        <w:r w:rsidDel="004F4636">
          <w:rPr>
            <w:rFonts w:hint="eastAsia"/>
            <w:spacing w:val="2"/>
            <w:szCs w:val="22"/>
          </w:rPr>
          <w:delText>일부</w:delText>
        </w:r>
        <w:r w:rsidDel="004F4636">
          <w:rPr>
            <w:rFonts w:hint="eastAsia"/>
            <w:spacing w:val="2"/>
            <w:szCs w:val="22"/>
          </w:rPr>
          <w:delText xml:space="preserve"> </w:delText>
        </w:r>
        <w:r w:rsidDel="004F4636">
          <w:rPr>
            <w:rFonts w:hint="eastAsia"/>
            <w:spacing w:val="2"/>
            <w:szCs w:val="22"/>
          </w:rPr>
          <w:delText>임대에</w:delText>
        </w:r>
        <w:r w:rsidDel="004F4636">
          <w:rPr>
            <w:rFonts w:hint="eastAsia"/>
            <w:spacing w:val="2"/>
            <w:szCs w:val="22"/>
          </w:rPr>
          <w:delText xml:space="preserve"> </w:delText>
        </w:r>
        <w:r w:rsidDel="004F4636">
          <w:rPr>
            <w:rFonts w:hint="eastAsia"/>
            <w:spacing w:val="2"/>
            <w:szCs w:val="22"/>
          </w:rPr>
          <w:delText>대하여</w:delText>
        </w:r>
        <w:r w:rsidDel="004F4636">
          <w:rPr>
            <w:rFonts w:hint="eastAsia"/>
            <w:spacing w:val="2"/>
            <w:szCs w:val="22"/>
          </w:rPr>
          <w:delText xml:space="preserve"> </w:delText>
        </w:r>
        <w:r w:rsidDel="004F4636">
          <w:rPr>
            <w:rFonts w:hint="eastAsia"/>
            <w:spacing w:val="2"/>
            <w:szCs w:val="22"/>
          </w:rPr>
          <w:delText>산업단지</w:delText>
        </w:r>
        <w:r w:rsidDel="004F4636">
          <w:rPr>
            <w:rFonts w:hint="eastAsia"/>
            <w:spacing w:val="2"/>
            <w:szCs w:val="22"/>
          </w:rPr>
          <w:delText xml:space="preserve"> </w:delText>
        </w:r>
        <w:r w:rsidDel="004F4636">
          <w:rPr>
            <w:rFonts w:hint="eastAsia"/>
            <w:spacing w:val="2"/>
            <w:szCs w:val="22"/>
          </w:rPr>
          <w:delText>관리기관으로부터</w:delText>
        </w:r>
        <w:r w:rsidDel="004F4636">
          <w:rPr>
            <w:rFonts w:hint="eastAsia"/>
            <w:spacing w:val="2"/>
            <w:szCs w:val="22"/>
          </w:rPr>
          <w:delText xml:space="preserve"> </w:delText>
        </w:r>
        <w:r w:rsidDel="004F4636">
          <w:rPr>
            <w:rFonts w:hint="eastAsia"/>
            <w:spacing w:val="2"/>
            <w:szCs w:val="22"/>
          </w:rPr>
          <w:delText>별도의</w:delText>
        </w:r>
        <w:r w:rsidDel="004F4636">
          <w:rPr>
            <w:rFonts w:hint="eastAsia"/>
            <w:spacing w:val="2"/>
            <w:szCs w:val="22"/>
          </w:rPr>
          <w:delText xml:space="preserve"> </w:delText>
        </w:r>
        <w:r w:rsidDel="004F4636">
          <w:rPr>
            <w:rFonts w:hint="eastAsia"/>
            <w:spacing w:val="2"/>
            <w:szCs w:val="22"/>
          </w:rPr>
          <w:delText>임대신고가</w:delText>
        </w:r>
        <w:r w:rsidDel="004F4636">
          <w:rPr>
            <w:rFonts w:hint="eastAsia"/>
            <w:spacing w:val="2"/>
            <w:szCs w:val="22"/>
          </w:rPr>
          <w:delText xml:space="preserve"> </w:delText>
        </w:r>
        <w:r w:rsidDel="004F4636">
          <w:rPr>
            <w:rFonts w:hint="eastAsia"/>
            <w:spacing w:val="2"/>
            <w:szCs w:val="22"/>
          </w:rPr>
          <w:delText>필요하지</w:delText>
        </w:r>
        <w:r w:rsidDel="004F4636">
          <w:rPr>
            <w:rFonts w:hint="eastAsia"/>
            <w:spacing w:val="2"/>
            <w:szCs w:val="22"/>
          </w:rPr>
          <w:delText xml:space="preserve"> </w:delText>
        </w:r>
        <w:r w:rsidDel="004F4636">
          <w:rPr>
            <w:rFonts w:hint="eastAsia"/>
            <w:spacing w:val="2"/>
            <w:szCs w:val="22"/>
          </w:rPr>
          <w:delText>않다는</w:delText>
        </w:r>
        <w:r w:rsidDel="004F4636">
          <w:rPr>
            <w:rFonts w:hint="eastAsia"/>
            <w:spacing w:val="2"/>
            <w:szCs w:val="22"/>
          </w:rPr>
          <w:delText xml:space="preserve"> </w:delText>
        </w:r>
        <w:r w:rsidDel="004F4636">
          <w:rPr>
            <w:rFonts w:hint="eastAsia"/>
            <w:spacing w:val="2"/>
            <w:szCs w:val="22"/>
          </w:rPr>
          <w:delText>구두</w:delText>
        </w:r>
        <w:r w:rsidDel="004F4636">
          <w:rPr>
            <w:rFonts w:hint="eastAsia"/>
            <w:spacing w:val="2"/>
            <w:szCs w:val="22"/>
          </w:rPr>
          <w:delText xml:space="preserve"> </w:delText>
        </w:r>
        <w:r w:rsidDel="004F4636">
          <w:rPr>
            <w:rFonts w:hint="eastAsia"/>
            <w:spacing w:val="2"/>
            <w:szCs w:val="22"/>
          </w:rPr>
          <w:delText>답변을</w:delText>
        </w:r>
        <w:r w:rsidDel="004F4636">
          <w:rPr>
            <w:rFonts w:hint="eastAsia"/>
            <w:spacing w:val="2"/>
            <w:szCs w:val="22"/>
          </w:rPr>
          <w:delText xml:space="preserve"> </w:delText>
        </w:r>
        <w:r w:rsidDel="004F4636">
          <w:rPr>
            <w:rFonts w:hint="eastAsia"/>
            <w:spacing w:val="2"/>
            <w:szCs w:val="22"/>
          </w:rPr>
          <w:delText>받았다고</w:delText>
        </w:r>
        <w:r w:rsidDel="004F4636">
          <w:rPr>
            <w:rFonts w:hint="eastAsia"/>
            <w:spacing w:val="2"/>
            <w:szCs w:val="22"/>
          </w:rPr>
          <w:delText xml:space="preserve"> </w:delText>
        </w:r>
        <w:r w:rsidDel="004F4636">
          <w:rPr>
            <w:rFonts w:hint="eastAsia"/>
            <w:spacing w:val="2"/>
            <w:szCs w:val="22"/>
          </w:rPr>
          <w:delText>함</w:delText>
        </w:r>
        <w:r w:rsidDel="004F4636">
          <w:rPr>
            <w:rFonts w:hint="eastAsia"/>
            <w:spacing w:val="2"/>
            <w:szCs w:val="22"/>
          </w:rPr>
          <w:delText>.</w:delText>
        </w:r>
        <w:r w:rsidDel="004F4636">
          <w:rPr>
            <w:spacing w:val="2"/>
            <w:szCs w:val="22"/>
          </w:rPr>
          <w:delText xml:space="preserve"> </w:delText>
        </w:r>
        <w:r w:rsidDel="004F4636">
          <w:rPr>
            <w:rFonts w:hint="eastAsia"/>
            <w:spacing w:val="2"/>
            <w:szCs w:val="22"/>
          </w:rPr>
          <w:delText>그러나</w:delText>
        </w:r>
        <w:r w:rsidDel="004F4636">
          <w:rPr>
            <w:rFonts w:hint="eastAsia"/>
            <w:spacing w:val="2"/>
            <w:szCs w:val="22"/>
          </w:rPr>
          <w:delText xml:space="preserve">, </w:delText>
        </w:r>
        <w:r w:rsidDel="004F4636">
          <w:rPr>
            <w:rFonts w:hint="eastAsia"/>
            <w:spacing w:val="2"/>
            <w:szCs w:val="22"/>
          </w:rPr>
          <w:delText>대상회사는</w:delText>
        </w:r>
        <w:r w:rsidDel="004F4636">
          <w:rPr>
            <w:rFonts w:hint="eastAsia"/>
            <w:spacing w:val="2"/>
            <w:szCs w:val="22"/>
          </w:rPr>
          <w:delText xml:space="preserve"> </w:delText>
        </w:r>
        <w:r w:rsidDel="004F4636">
          <w:rPr>
            <w:rFonts w:hint="eastAsia"/>
            <w:spacing w:val="2"/>
            <w:szCs w:val="22"/>
          </w:rPr>
          <w:delText>산업단지</w:delText>
        </w:r>
        <w:r w:rsidDel="004F4636">
          <w:rPr>
            <w:rFonts w:hint="eastAsia"/>
            <w:spacing w:val="2"/>
            <w:szCs w:val="22"/>
          </w:rPr>
          <w:delText xml:space="preserve"> </w:delText>
        </w:r>
        <w:r w:rsidDel="004F4636">
          <w:rPr>
            <w:rFonts w:hint="eastAsia"/>
            <w:spacing w:val="2"/>
            <w:szCs w:val="22"/>
          </w:rPr>
          <w:delText>내에</w:delText>
        </w:r>
        <w:r w:rsidDel="004F4636">
          <w:rPr>
            <w:rFonts w:hint="eastAsia"/>
            <w:spacing w:val="2"/>
            <w:szCs w:val="22"/>
          </w:rPr>
          <w:delText xml:space="preserve"> </w:delText>
        </w:r>
        <w:r w:rsidDel="004F4636">
          <w:rPr>
            <w:rFonts w:hint="eastAsia"/>
            <w:spacing w:val="2"/>
            <w:szCs w:val="22"/>
          </w:rPr>
          <w:delText>위치한</w:delText>
        </w:r>
        <w:r w:rsidDel="004F4636">
          <w:rPr>
            <w:rFonts w:hint="eastAsia"/>
            <w:spacing w:val="2"/>
            <w:szCs w:val="22"/>
          </w:rPr>
          <w:delText xml:space="preserve"> </w:delText>
        </w:r>
        <w:r w:rsidDel="004F4636">
          <w:rPr>
            <w:rFonts w:hint="eastAsia"/>
            <w:spacing w:val="2"/>
            <w:szCs w:val="22"/>
          </w:rPr>
          <w:delText>물류센터의</w:delText>
        </w:r>
        <w:r w:rsidDel="004F4636">
          <w:rPr>
            <w:rFonts w:hint="eastAsia"/>
            <w:spacing w:val="2"/>
            <w:szCs w:val="22"/>
          </w:rPr>
          <w:delText xml:space="preserve"> </w:delText>
        </w:r>
        <w:r w:rsidDel="004F4636">
          <w:rPr>
            <w:rFonts w:hint="eastAsia"/>
            <w:spacing w:val="2"/>
            <w:szCs w:val="22"/>
          </w:rPr>
          <w:delText>일부를</w:delText>
        </w:r>
        <w:r w:rsidDel="004F4636">
          <w:rPr>
            <w:rFonts w:hint="eastAsia"/>
            <w:spacing w:val="2"/>
            <w:szCs w:val="22"/>
          </w:rPr>
          <w:delText xml:space="preserve"> </w:delText>
        </w:r>
        <w:r w:rsidDel="004F4636">
          <w:rPr>
            <w:rFonts w:hint="eastAsia"/>
            <w:spacing w:val="2"/>
            <w:szCs w:val="22"/>
          </w:rPr>
          <w:delText>임대하고</w:delText>
        </w:r>
        <w:r w:rsidDel="004F4636">
          <w:rPr>
            <w:rFonts w:hint="eastAsia"/>
            <w:spacing w:val="2"/>
            <w:szCs w:val="22"/>
          </w:rPr>
          <w:delText xml:space="preserve"> </w:delText>
        </w:r>
        <w:r w:rsidDel="004F4636">
          <w:rPr>
            <w:rFonts w:hint="eastAsia"/>
            <w:spacing w:val="2"/>
            <w:szCs w:val="22"/>
          </w:rPr>
          <w:delText>있어</w:delText>
        </w:r>
        <w:r w:rsidDel="004F4636">
          <w:rPr>
            <w:rFonts w:hint="eastAsia"/>
            <w:spacing w:val="2"/>
            <w:szCs w:val="22"/>
          </w:rPr>
          <w:delText xml:space="preserve"> </w:delText>
        </w:r>
        <w:r w:rsidDel="004F4636">
          <w:rPr>
            <w:rFonts w:hint="eastAsia"/>
            <w:spacing w:val="2"/>
            <w:szCs w:val="22"/>
          </w:rPr>
          <w:delText>임대신고</w:delText>
        </w:r>
        <w:r w:rsidDel="004F4636">
          <w:rPr>
            <w:rFonts w:hint="eastAsia"/>
            <w:spacing w:val="2"/>
            <w:szCs w:val="22"/>
          </w:rPr>
          <w:delText xml:space="preserve"> </w:delText>
        </w:r>
        <w:r w:rsidDel="004F4636">
          <w:rPr>
            <w:rFonts w:hint="eastAsia"/>
            <w:spacing w:val="2"/>
            <w:szCs w:val="22"/>
          </w:rPr>
          <w:delText>대상에</w:delText>
        </w:r>
        <w:r w:rsidDel="004F4636">
          <w:rPr>
            <w:rFonts w:hint="eastAsia"/>
            <w:spacing w:val="2"/>
            <w:szCs w:val="22"/>
          </w:rPr>
          <w:delText xml:space="preserve"> </w:delText>
        </w:r>
        <w:r w:rsidDel="004F4636">
          <w:rPr>
            <w:rFonts w:hint="eastAsia"/>
            <w:spacing w:val="2"/>
            <w:szCs w:val="22"/>
          </w:rPr>
          <w:delText>해당할</w:delText>
        </w:r>
        <w:r w:rsidDel="004F4636">
          <w:rPr>
            <w:rFonts w:hint="eastAsia"/>
            <w:spacing w:val="2"/>
            <w:szCs w:val="22"/>
          </w:rPr>
          <w:delText xml:space="preserve"> </w:delText>
        </w:r>
        <w:r w:rsidDel="004F4636">
          <w:rPr>
            <w:rFonts w:hint="eastAsia"/>
            <w:spacing w:val="2"/>
            <w:szCs w:val="22"/>
          </w:rPr>
          <w:delText>것으로</w:delText>
        </w:r>
        <w:r w:rsidDel="004F4636">
          <w:rPr>
            <w:rFonts w:hint="eastAsia"/>
            <w:spacing w:val="2"/>
            <w:szCs w:val="22"/>
          </w:rPr>
          <w:delText xml:space="preserve"> </w:delText>
        </w:r>
        <w:r w:rsidDel="004F4636">
          <w:rPr>
            <w:rFonts w:hint="eastAsia"/>
            <w:spacing w:val="2"/>
            <w:szCs w:val="22"/>
          </w:rPr>
          <w:delText>보임</w:delText>
        </w:r>
        <w:r w:rsidDel="004F4636">
          <w:rPr>
            <w:rFonts w:hint="eastAsia"/>
            <w:spacing w:val="2"/>
            <w:szCs w:val="22"/>
          </w:rPr>
          <w:delText xml:space="preserve">. </w:delText>
        </w:r>
      </w:del>
    </w:p>
    <w:p w14:paraId="599109F9" w14:textId="77777777" w:rsidR="00026A7E" w:rsidRPr="00CF58BB" w:rsidRDefault="00026A7E" w:rsidP="00026A7E">
      <w:pPr>
        <w:spacing w:after="240"/>
        <w:ind w:left="908"/>
        <w:rPr>
          <w:szCs w:val="22"/>
        </w:rPr>
      </w:pPr>
    </w:p>
    <w:p w14:paraId="2C388926" w14:textId="77777777" w:rsidR="00026A7E" w:rsidRPr="002659C4" w:rsidRDefault="00026A7E" w:rsidP="00026A7E">
      <w:pPr>
        <w:pStyle w:val="a5"/>
        <w:numPr>
          <w:ilvl w:val="0"/>
          <w:numId w:val="27"/>
        </w:numPr>
        <w:spacing w:before="240" w:after="240"/>
        <w:ind w:leftChars="0"/>
        <w:outlineLvl w:val="1"/>
        <w:rPr>
          <w:b/>
          <w:color w:val="5D2A2C" w:themeColor="text2"/>
          <w:sz w:val="24"/>
        </w:rPr>
      </w:pPr>
      <w:r w:rsidRPr="002659C4">
        <w:rPr>
          <w:b/>
          <w:color w:val="5D2A2C" w:themeColor="text2"/>
          <w:sz w:val="24"/>
        </w:rPr>
        <w:t>불법</w:t>
      </w:r>
      <w:r w:rsidRPr="002659C4">
        <w:rPr>
          <w:b/>
          <w:color w:val="5D2A2C" w:themeColor="text2"/>
          <w:sz w:val="24"/>
        </w:rPr>
        <w:t xml:space="preserve"> </w:t>
      </w:r>
      <w:r w:rsidRPr="002659C4">
        <w:rPr>
          <w:b/>
          <w:color w:val="5D2A2C" w:themeColor="text2"/>
          <w:sz w:val="24"/>
        </w:rPr>
        <w:t>옥외광고물</w:t>
      </w:r>
      <w:r w:rsidRPr="002659C4">
        <w:rPr>
          <w:b/>
          <w:color w:val="5D2A2C" w:themeColor="text2"/>
          <w:sz w:val="24"/>
        </w:rPr>
        <w:t xml:space="preserve"> </w:t>
      </w:r>
      <w:r w:rsidRPr="002659C4">
        <w:rPr>
          <w:b/>
          <w:color w:val="5D2A2C" w:themeColor="text2"/>
          <w:sz w:val="24"/>
        </w:rPr>
        <w:t>설치</w:t>
      </w:r>
      <w:r w:rsidRPr="002659C4">
        <w:rPr>
          <w:b/>
          <w:color w:val="5D2A2C" w:themeColor="text2"/>
          <w:sz w:val="24"/>
        </w:rPr>
        <w:t xml:space="preserve"> </w:t>
      </w:r>
      <w:r w:rsidRPr="002659C4">
        <w:rPr>
          <w:b/>
          <w:color w:val="5D2A2C" w:themeColor="text2"/>
          <w:sz w:val="24"/>
        </w:rPr>
        <w:t>관련</w:t>
      </w:r>
    </w:p>
    <w:p w14:paraId="0FF23BAB" w14:textId="77777777" w:rsidR="00026A7E" w:rsidRPr="00CB2B3F" w:rsidRDefault="00026A7E" w:rsidP="00026A7E">
      <w:pPr>
        <w:numPr>
          <w:ilvl w:val="0"/>
          <w:numId w:val="79"/>
        </w:numPr>
        <w:spacing w:after="240"/>
        <w:rPr>
          <w:bCs/>
          <w:szCs w:val="22"/>
          <w:u w:val="single"/>
        </w:rPr>
      </w:pPr>
      <w:r w:rsidRPr="00CB2B3F">
        <w:rPr>
          <w:b/>
          <w:bCs/>
          <w:szCs w:val="22"/>
        </w:rPr>
        <w:t>사실관계</w:t>
      </w:r>
    </w:p>
    <w:p w14:paraId="5AE7BFD3" w14:textId="77777777" w:rsidR="00026A7E" w:rsidRPr="00CB2B3F" w:rsidRDefault="00026A7E" w:rsidP="00026A7E">
      <w:pPr>
        <w:spacing w:after="240"/>
        <w:ind w:left="907"/>
        <w:rPr>
          <w:bCs/>
          <w:szCs w:val="22"/>
        </w:rPr>
      </w:pPr>
      <w:r w:rsidRPr="00CB2B3F">
        <w:rPr>
          <w:bCs/>
          <w:szCs w:val="22"/>
        </w:rPr>
        <w:t>제공받은</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소유</w:t>
      </w:r>
      <w:r w:rsidRPr="00CB2B3F">
        <w:rPr>
          <w:bCs/>
          <w:szCs w:val="22"/>
        </w:rPr>
        <w:t xml:space="preserve"> </w:t>
      </w:r>
      <w:r w:rsidRPr="00CB2B3F">
        <w:rPr>
          <w:bCs/>
          <w:szCs w:val="22"/>
        </w:rPr>
        <w:t>부동산</w:t>
      </w:r>
      <w:r w:rsidRPr="00CB2B3F">
        <w:rPr>
          <w:bCs/>
          <w:szCs w:val="22"/>
        </w:rPr>
        <w:t xml:space="preserve"> </w:t>
      </w:r>
      <w:r w:rsidRPr="00CB2B3F">
        <w:rPr>
          <w:bCs/>
          <w:szCs w:val="22"/>
        </w:rPr>
        <w:t>중</w:t>
      </w:r>
      <w:r w:rsidRPr="00CB2B3F">
        <w:rPr>
          <w:bCs/>
          <w:szCs w:val="22"/>
        </w:rPr>
        <w:t xml:space="preserve"> </w:t>
      </w:r>
      <w:r w:rsidRPr="00CB2B3F">
        <w:rPr>
          <w:bCs/>
          <w:szCs w:val="22"/>
        </w:rPr>
        <w:t>방배사옥의</w:t>
      </w:r>
      <w:r w:rsidRPr="00CB2B3F">
        <w:rPr>
          <w:bCs/>
          <w:szCs w:val="22"/>
        </w:rPr>
        <w:t xml:space="preserve"> </w:t>
      </w:r>
      <w:r w:rsidRPr="00CB2B3F">
        <w:rPr>
          <w:bCs/>
          <w:szCs w:val="22"/>
        </w:rPr>
        <w:t>옥외</w:t>
      </w:r>
      <w:r w:rsidRPr="00CB2B3F">
        <w:rPr>
          <w:bCs/>
          <w:szCs w:val="22"/>
        </w:rPr>
        <w:t xml:space="preserve"> </w:t>
      </w:r>
      <w:r w:rsidRPr="00CB2B3F">
        <w:rPr>
          <w:bCs/>
          <w:szCs w:val="22"/>
        </w:rPr>
        <w:t>광고물을</w:t>
      </w:r>
      <w:r w:rsidRPr="00CB2B3F">
        <w:rPr>
          <w:bCs/>
          <w:szCs w:val="22"/>
        </w:rPr>
        <w:t xml:space="preserve"> </w:t>
      </w:r>
      <w:r w:rsidRPr="00CB2B3F">
        <w:rPr>
          <w:bCs/>
          <w:szCs w:val="22"/>
        </w:rPr>
        <w:t>인</w:t>
      </w:r>
      <w:r w:rsidRPr="00CB2B3F">
        <w:rPr>
          <w:bCs/>
          <w:szCs w:val="22"/>
        </w:rPr>
        <w:t>∙</w:t>
      </w:r>
      <w:r w:rsidRPr="00CB2B3F">
        <w:rPr>
          <w:bCs/>
          <w:szCs w:val="22"/>
        </w:rPr>
        <w:t>허가</w:t>
      </w:r>
      <w:r w:rsidRPr="00CB2B3F">
        <w:rPr>
          <w:bCs/>
          <w:szCs w:val="22"/>
        </w:rPr>
        <w:t xml:space="preserve"> </w:t>
      </w:r>
      <w:r w:rsidRPr="00CB2B3F">
        <w:rPr>
          <w:bCs/>
          <w:szCs w:val="22"/>
        </w:rPr>
        <w:t>없이</w:t>
      </w:r>
      <w:r w:rsidRPr="00CB2B3F">
        <w:rPr>
          <w:bCs/>
          <w:szCs w:val="22"/>
        </w:rPr>
        <w:t xml:space="preserve"> </w:t>
      </w:r>
      <w:r w:rsidRPr="00CB2B3F">
        <w:rPr>
          <w:bCs/>
          <w:szCs w:val="22"/>
        </w:rPr>
        <w:t>설치하여</w:t>
      </w:r>
      <w:r w:rsidRPr="00CB2B3F">
        <w:rPr>
          <w:bCs/>
          <w:szCs w:val="22"/>
        </w:rPr>
        <w:t xml:space="preserve"> </w:t>
      </w:r>
      <w:r w:rsidRPr="00CB2B3F">
        <w:rPr>
          <w:bCs/>
          <w:szCs w:val="22"/>
        </w:rPr>
        <w:t>관할</w:t>
      </w:r>
      <w:r w:rsidRPr="00CB2B3F">
        <w:rPr>
          <w:bCs/>
          <w:szCs w:val="22"/>
        </w:rPr>
        <w:t xml:space="preserve"> </w:t>
      </w:r>
      <w:r w:rsidRPr="00CB2B3F">
        <w:rPr>
          <w:bCs/>
          <w:szCs w:val="22"/>
        </w:rPr>
        <w:t>행정기관으로부터</w:t>
      </w:r>
      <w:r w:rsidRPr="00CB2B3F">
        <w:rPr>
          <w:bCs/>
          <w:szCs w:val="22"/>
        </w:rPr>
        <w:t xml:space="preserve"> </w:t>
      </w:r>
      <w:r w:rsidRPr="00CB2B3F">
        <w:rPr>
          <w:bCs/>
          <w:szCs w:val="22"/>
        </w:rPr>
        <w:t>시정</w:t>
      </w:r>
      <w:r w:rsidRPr="00CB2B3F">
        <w:rPr>
          <w:bCs/>
          <w:szCs w:val="22"/>
        </w:rPr>
        <w:t>(</w:t>
      </w:r>
      <w:r w:rsidRPr="00CB2B3F">
        <w:rPr>
          <w:bCs/>
          <w:szCs w:val="22"/>
        </w:rPr>
        <w:t>철거</w:t>
      </w:r>
      <w:r w:rsidRPr="00CB2B3F">
        <w:rPr>
          <w:bCs/>
          <w:szCs w:val="22"/>
        </w:rPr>
        <w:t>)</w:t>
      </w:r>
      <w:r w:rsidRPr="00CB2B3F">
        <w:rPr>
          <w:bCs/>
          <w:szCs w:val="22"/>
        </w:rPr>
        <w:t>명령을</w:t>
      </w:r>
      <w:r w:rsidRPr="00CB2B3F">
        <w:rPr>
          <w:bCs/>
          <w:szCs w:val="22"/>
        </w:rPr>
        <w:t xml:space="preserve"> </w:t>
      </w:r>
      <w:r w:rsidRPr="00CB2B3F">
        <w:rPr>
          <w:bCs/>
          <w:szCs w:val="22"/>
        </w:rPr>
        <w:t>받았으나</w:t>
      </w:r>
      <w:r w:rsidRPr="00CB2B3F">
        <w:rPr>
          <w:bCs/>
          <w:szCs w:val="22"/>
        </w:rPr>
        <w:t xml:space="preserve"> </w:t>
      </w:r>
      <w:r w:rsidRPr="00CB2B3F">
        <w:rPr>
          <w:bCs/>
          <w:szCs w:val="22"/>
        </w:rPr>
        <w:t>이를</w:t>
      </w:r>
      <w:r w:rsidRPr="00CB2B3F">
        <w:rPr>
          <w:bCs/>
          <w:szCs w:val="22"/>
        </w:rPr>
        <w:t xml:space="preserve"> </w:t>
      </w:r>
      <w:r w:rsidRPr="00CB2B3F">
        <w:rPr>
          <w:bCs/>
          <w:szCs w:val="22"/>
        </w:rPr>
        <w:t>이행하지</w:t>
      </w:r>
      <w:r w:rsidRPr="00CB2B3F">
        <w:rPr>
          <w:bCs/>
          <w:szCs w:val="22"/>
        </w:rPr>
        <w:t xml:space="preserve"> </w:t>
      </w:r>
      <w:r w:rsidRPr="00CB2B3F">
        <w:rPr>
          <w:bCs/>
          <w:szCs w:val="22"/>
        </w:rPr>
        <w:t>않은</w:t>
      </w:r>
      <w:r w:rsidRPr="00CB2B3F">
        <w:rPr>
          <w:bCs/>
          <w:szCs w:val="22"/>
        </w:rPr>
        <w:t xml:space="preserve"> </w:t>
      </w:r>
      <w:r w:rsidRPr="00CB2B3F">
        <w:rPr>
          <w:bCs/>
          <w:szCs w:val="22"/>
        </w:rPr>
        <w:t>관계로</w:t>
      </w:r>
      <w:r w:rsidRPr="00CB2B3F">
        <w:rPr>
          <w:bCs/>
          <w:szCs w:val="22"/>
        </w:rPr>
        <w:t xml:space="preserve"> </w:t>
      </w:r>
      <w:r w:rsidRPr="00CB2B3F">
        <w:rPr>
          <w:bCs/>
          <w:szCs w:val="22"/>
        </w:rPr>
        <w:t>매년</w:t>
      </w:r>
      <w:r w:rsidRPr="00CB2B3F">
        <w:rPr>
          <w:bCs/>
          <w:szCs w:val="22"/>
        </w:rPr>
        <w:t xml:space="preserve"> 500</w:t>
      </w:r>
      <w:r w:rsidRPr="00CB2B3F">
        <w:rPr>
          <w:bCs/>
          <w:szCs w:val="22"/>
        </w:rPr>
        <w:t>만원</w:t>
      </w:r>
      <w:r w:rsidRPr="00CB2B3F">
        <w:rPr>
          <w:bCs/>
          <w:szCs w:val="22"/>
        </w:rPr>
        <w:t xml:space="preserve"> </w:t>
      </w:r>
      <w:r w:rsidRPr="00CB2B3F">
        <w:rPr>
          <w:bCs/>
          <w:szCs w:val="22"/>
        </w:rPr>
        <w:t>정도의</w:t>
      </w:r>
      <w:r w:rsidRPr="00CB2B3F">
        <w:rPr>
          <w:bCs/>
          <w:szCs w:val="22"/>
        </w:rPr>
        <w:t xml:space="preserve"> </w:t>
      </w:r>
      <w:r w:rsidRPr="00CB2B3F">
        <w:rPr>
          <w:bCs/>
          <w:szCs w:val="22"/>
        </w:rPr>
        <w:t>이행강제금을</w:t>
      </w:r>
      <w:r w:rsidRPr="00CB2B3F">
        <w:rPr>
          <w:bCs/>
          <w:szCs w:val="22"/>
        </w:rPr>
        <w:t xml:space="preserve"> </w:t>
      </w:r>
      <w:r w:rsidRPr="00CB2B3F">
        <w:rPr>
          <w:bCs/>
          <w:szCs w:val="22"/>
        </w:rPr>
        <w:t>납부하고</w:t>
      </w:r>
      <w:r w:rsidRPr="00CB2B3F">
        <w:rPr>
          <w:bCs/>
          <w:szCs w:val="22"/>
        </w:rPr>
        <w:t xml:space="preserve"> </w:t>
      </w:r>
      <w:r w:rsidRPr="00CB2B3F">
        <w:rPr>
          <w:bCs/>
          <w:szCs w:val="22"/>
        </w:rPr>
        <w:t>있는</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 xml:space="preserve">. </w:t>
      </w:r>
    </w:p>
    <w:p w14:paraId="07B6DE0B" w14:textId="77777777" w:rsidR="00026A7E" w:rsidRPr="00CB2B3F" w:rsidRDefault="00026A7E" w:rsidP="00026A7E">
      <w:pPr>
        <w:pStyle w:val="a5"/>
        <w:ind w:leftChars="0" w:left="454"/>
      </w:pPr>
    </w:p>
    <w:p w14:paraId="0D70FE0D" w14:textId="77777777" w:rsidR="00026A7E" w:rsidRPr="00CB2B3F" w:rsidRDefault="00026A7E" w:rsidP="00026A7E">
      <w:pPr>
        <w:numPr>
          <w:ilvl w:val="0"/>
          <w:numId w:val="79"/>
        </w:numPr>
        <w:spacing w:after="240"/>
        <w:rPr>
          <w:bCs/>
          <w:szCs w:val="22"/>
          <w:u w:val="single"/>
        </w:rPr>
      </w:pPr>
      <w:r w:rsidRPr="00CB2B3F">
        <w:rPr>
          <w:b/>
          <w:bCs/>
          <w:szCs w:val="22"/>
        </w:rPr>
        <w:t>분석</w:t>
      </w:r>
    </w:p>
    <w:p w14:paraId="42CEF916" w14:textId="77777777" w:rsidR="00026A7E" w:rsidRPr="00CB2B3F" w:rsidRDefault="00026A7E" w:rsidP="00026A7E">
      <w:pPr>
        <w:spacing w:after="240"/>
        <w:ind w:left="907"/>
        <w:rPr>
          <w:szCs w:val="22"/>
        </w:rPr>
      </w:pPr>
      <w:r w:rsidRPr="00CB2B3F">
        <w:rPr>
          <w:szCs w:val="22"/>
        </w:rPr>
        <w:t>옥외광고물</w:t>
      </w:r>
      <w:r w:rsidRPr="00CB2B3F">
        <w:rPr>
          <w:szCs w:val="22"/>
        </w:rPr>
        <w:t xml:space="preserve"> </w:t>
      </w:r>
      <w:r w:rsidRPr="00CB2B3F">
        <w:rPr>
          <w:szCs w:val="22"/>
        </w:rPr>
        <w:t>등의</w:t>
      </w:r>
      <w:r w:rsidRPr="00CB2B3F">
        <w:rPr>
          <w:szCs w:val="22"/>
        </w:rPr>
        <w:t xml:space="preserve"> </w:t>
      </w:r>
      <w:r w:rsidRPr="00CB2B3F">
        <w:rPr>
          <w:szCs w:val="22"/>
        </w:rPr>
        <w:t>관리와</w:t>
      </w:r>
      <w:r w:rsidRPr="00CB2B3F">
        <w:rPr>
          <w:szCs w:val="22"/>
        </w:rPr>
        <w:t xml:space="preserve"> </w:t>
      </w:r>
      <w:r w:rsidRPr="00CB2B3F">
        <w:rPr>
          <w:szCs w:val="22"/>
        </w:rPr>
        <w:t>옥외광고산업</w:t>
      </w:r>
      <w:r w:rsidRPr="00CB2B3F">
        <w:rPr>
          <w:szCs w:val="22"/>
        </w:rPr>
        <w:t xml:space="preserve"> </w:t>
      </w:r>
      <w:r w:rsidRPr="00CB2B3F">
        <w:rPr>
          <w:szCs w:val="22"/>
        </w:rPr>
        <w:t>진흥에</w:t>
      </w:r>
      <w:r w:rsidRPr="00CB2B3F">
        <w:rPr>
          <w:szCs w:val="22"/>
        </w:rPr>
        <w:t xml:space="preserve"> </w:t>
      </w:r>
      <w:r w:rsidRPr="00CB2B3F">
        <w:rPr>
          <w:szCs w:val="22"/>
        </w:rPr>
        <w:t>관한</w:t>
      </w:r>
      <w:r w:rsidRPr="00CB2B3F">
        <w:rPr>
          <w:szCs w:val="22"/>
        </w:rPr>
        <w:t xml:space="preserve"> </w:t>
      </w:r>
      <w:r w:rsidRPr="00CB2B3F">
        <w:rPr>
          <w:szCs w:val="22"/>
        </w:rPr>
        <w:t>법률</w:t>
      </w:r>
      <w:r w:rsidRPr="00CB2B3F">
        <w:rPr>
          <w:szCs w:val="22"/>
        </w:rPr>
        <w:t>(“</w:t>
      </w:r>
      <w:r w:rsidRPr="00CB2B3F">
        <w:rPr>
          <w:b/>
          <w:szCs w:val="22"/>
        </w:rPr>
        <w:t>옥외광고물법</w:t>
      </w:r>
      <w:r w:rsidRPr="00CB2B3F">
        <w:rPr>
          <w:szCs w:val="22"/>
        </w:rPr>
        <w:t xml:space="preserve">”) </w:t>
      </w:r>
      <w:r w:rsidRPr="00CB2B3F">
        <w:rPr>
          <w:szCs w:val="22"/>
        </w:rPr>
        <w:t>제</w:t>
      </w:r>
      <w:r w:rsidRPr="00CB2B3F">
        <w:rPr>
          <w:szCs w:val="22"/>
        </w:rPr>
        <w:t>3</w:t>
      </w:r>
      <w:r w:rsidRPr="00CB2B3F">
        <w:rPr>
          <w:szCs w:val="22"/>
        </w:rPr>
        <w:t>조에</w:t>
      </w:r>
      <w:r w:rsidRPr="00CB2B3F">
        <w:rPr>
          <w:szCs w:val="22"/>
        </w:rPr>
        <w:t xml:space="preserve"> </w:t>
      </w:r>
      <w:r w:rsidRPr="00CB2B3F">
        <w:rPr>
          <w:szCs w:val="22"/>
        </w:rPr>
        <w:t>의하면</w:t>
      </w:r>
      <w:r w:rsidRPr="00CB2B3F">
        <w:rPr>
          <w:szCs w:val="22"/>
        </w:rPr>
        <w:t xml:space="preserve"> </w:t>
      </w:r>
      <w:r w:rsidRPr="00CB2B3F">
        <w:rPr>
          <w:szCs w:val="22"/>
        </w:rPr>
        <w:t>방배사옥과</w:t>
      </w:r>
      <w:r w:rsidRPr="00CB2B3F">
        <w:rPr>
          <w:szCs w:val="22"/>
        </w:rPr>
        <w:t xml:space="preserve"> </w:t>
      </w:r>
      <w:r w:rsidRPr="00CB2B3F">
        <w:rPr>
          <w:szCs w:val="22"/>
        </w:rPr>
        <w:t>같은</w:t>
      </w:r>
      <w:r w:rsidRPr="00CB2B3F">
        <w:rPr>
          <w:szCs w:val="22"/>
        </w:rPr>
        <w:t xml:space="preserve"> </w:t>
      </w:r>
      <w:r w:rsidRPr="00CB2B3F">
        <w:rPr>
          <w:szCs w:val="22"/>
        </w:rPr>
        <w:t>도시지역</w:t>
      </w:r>
      <w:r w:rsidRPr="00CB2B3F">
        <w:rPr>
          <w:szCs w:val="22"/>
        </w:rPr>
        <w:t xml:space="preserve"> </w:t>
      </w:r>
      <w:r w:rsidRPr="00CB2B3F">
        <w:rPr>
          <w:szCs w:val="22"/>
        </w:rPr>
        <w:t>안에서</w:t>
      </w:r>
      <w:r w:rsidRPr="00CB2B3F">
        <w:rPr>
          <w:szCs w:val="22"/>
        </w:rPr>
        <w:t xml:space="preserve"> </w:t>
      </w:r>
      <w:r w:rsidRPr="00CB2B3F">
        <w:rPr>
          <w:szCs w:val="22"/>
        </w:rPr>
        <w:t>광고물</w:t>
      </w:r>
      <w:r w:rsidRPr="00CB2B3F">
        <w:rPr>
          <w:szCs w:val="22"/>
        </w:rPr>
        <w:t xml:space="preserve"> </w:t>
      </w:r>
      <w:r w:rsidRPr="00CB2B3F">
        <w:rPr>
          <w:szCs w:val="22"/>
        </w:rPr>
        <w:t>또는</w:t>
      </w:r>
      <w:r w:rsidRPr="00CB2B3F">
        <w:rPr>
          <w:szCs w:val="22"/>
        </w:rPr>
        <w:t xml:space="preserve"> </w:t>
      </w:r>
      <w:r w:rsidRPr="00CB2B3F">
        <w:rPr>
          <w:szCs w:val="22"/>
        </w:rPr>
        <w:t>게시</w:t>
      </w:r>
      <w:r w:rsidRPr="00CB2B3F">
        <w:rPr>
          <w:szCs w:val="22"/>
        </w:rPr>
        <w:t xml:space="preserve"> </w:t>
      </w:r>
      <w:r w:rsidRPr="00CB2B3F">
        <w:rPr>
          <w:szCs w:val="22"/>
        </w:rPr>
        <w:t>시설을</w:t>
      </w:r>
      <w:r w:rsidRPr="00CB2B3F">
        <w:rPr>
          <w:szCs w:val="22"/>
        </w:rPr>
        <w:t xml:space="preserve"> </w:t>
      </w:r>
      <w:r w:rsidRPr="00CB2B3F">
        <w:rPr>
          <w:szCs w:val="22"/>
        </w:rPr>
        <w:t>설치하는</w:t>
      </w:r>
      <w:r w:rsidRPr="00CB2B3F">
        <w:rPr>
          <w:szCs w:val="22"/>
        </w:rPr>
        <w:t xml:space="preserve"> </w:t>
      </w:r>
      <w:r w:rsidRPr="00CB2B3F">
        <w:rPr>
          <w:szCs w:val="22"/>
        </w:rPr>
        <w:t>경우</w:t>
      </w:r>
      <w:r w:rsidRPr="00CB2B3F">
        <w:rPr>
          <w:szCs w:val="22"/>
        </w:rPr>
        <w:t xml:space="preserve"> </w:t>
      </w:r>
      <w:r w:rsidRPr="00CB2B3F">
        <w:rPr>
          <w:szCs w:val="22"/>
        </w:rPr>
        <w:t>해당</w:t>
      </w:r>
      <w:r w:rsidRPr="00CB2B3F">
        <w:rPr>
          <w:szCs w:val="22"/>
        </w:rPr>
        <w:t xml:space="preserve"> </w:t>
      </w:r>
      <w:r w:rsidRPr="00CB2B3F">
        <w:rPr>
          <w:szCs w:val="22"/>
        </w:rPr>
        <w:t>옥외광고물의</w:t>
      </w:r>
      <w:r w:rsidRPr="00CB2B3F">
        <w:rPr>
          <w:szCs w:val="22"/>
        </w:rPr>
        <w:t xml:space="preserve"> </w:t>
      </w:r>
      <w:r w:rsidRPr="00CB2B3F">
        <w:rPr>
          <w:szCs w:val="22"/>
        </w:rPr>
        <w:t>종류</w:t>
      </w:r>
      <w:r w:rsidRPr="00CB2B3F">
        <w:rPr>
          <w:szCs w:val="22"/>
        </w:rPr>
        <w:t xml:space="preserve">, </w:t>
      </w:r>
      <w:r w:rsidRPr="00CB2B3F">
        <w:rPr>
          <w:szCs w:val="22"/>
        </w:rPr>
        <w:t>모양</w:t>
      </w:r>
      <w:r w:rsidRPr="00CB2B3F">
        <w:rPr>
          <w:szCs w:val="22"/>
        </w:rPr>
        <w:t xml:space="preserve">, </w:t>
      </w:r>
      <w:r w:rsidRPr="00CB2B3F">
        <w:rPr>
          <w:szCs w:val="22"/>
        </w:rPr>
        <w:t>위치</w:t>
      </w:r>
      <w:r w:rsidRPr="00CB2B3F">
        <w:rPr>
          <w:szCs w:val="22"/>
        </w:rPr>
        <w:t xml:space="preserve">, </w:t>
      </w:r>
      <w:r w:rsidRPr="00CB2B3F">
        <w:rPr>
          <w:szCs w:val="22"/>
        </w:rPr>
        <w:t>크기</w:t>
      </w:r>
      <w:r w:rsidRPr="00CB2B3F">
        <w:rPr>
          <w:szCs w:val="22"/>
        </w:rPr>
        <w:t xml:space="preserve"> </w:t>
      </w:r>
      <w:r w:rsidRPr="00CB2B3F">
        <w:rPr>
          <w:szCs w:val="22"/>
        </w:rPr>
        <w:t>및</w:t>
      </w:r>
      <w:r w:rsidRPr="00CB2B3F">
        <w:rPr>
          <w:szCs w:val="22"/>
        </w:rPr>
        <w:t xml:space="preserve"> </w:t>
      </w:r>
      <w:r w:rsidRPr="00CB2B3F">
        <w:rPr>
          <w:szCs w:val="22"/>
        </w:rPr>
        <w:t>설치</w:t>
      </w:r>
      <w:r w:rsidRPr="00CB2B3F">
        <w:rPr>
          <w:szCs w:val="22"/>
        </w:rPr>
        <w:t xml:space="preserve"> </w:t>
      </w:r>
      <w:r w:rsidRPr="00CB2B3F">
        <w:rPr>
          <w:szCs w:val="22"/>
        </w:rPr>
        <w:t>방법</w:t>
      </w:r>
      <w:r w:rsidRPr="00CB2B3F">
        <w:rPr>
          <w:szCs w:val="22"/>
        </w:rPr>
        <w:t xml:space="preserve"> </w:t>
      </w:r>
      <w:r w:rsidRPr="00CB2B3F">
        <w:rPr>
          <w:szCs w:val="22"/>
        </w:rPr>
        <w:t>등에</w:t>
      </w:r>
      <w:r w:rsidRPr="00CB2B3F">
        <w:rPr>
          <w:szCs w:val="22"/>
        </w:rPr>
        <w:t xml:space="preserve"> </w:t>
      </w:r>
      <w:r w:rsidRPr="00CB2B3F">
        <w:rPr>
          <w:szCs w:val="22"/>
        </w:rPr>
        <w:t>따라</w:t>
      </w:r>
      <w:r w:rsidRPr="00CB2B3F">
        <w:rPr>
          <w:szCs w:val="22"/>
        </w:rPr>
        <w:t xml:space="preserve"> </w:t>
      </w:r>
      <w:r w:rsidRPr="00CB2B3F">
        <w:rPr>
          <w:szCs w:val="22"/>
        </w:rPr>
        <w:t>관할</w:t>
      </w:r>
      <w:r w:rsidRPr="00CB2B3F">
        <w:rPr>
          <w:szCs w:val="22"/>
        </w:rPr>
        <w:t xml:space="preserve"> </w:t>
      </w:r>
      <w:r w:rsidRPr="00CB2B3F">
        <w:rPr>
          <w:szCs w:val="22"/>
        </w:rPr>
        <w:t>정기관으로부터</w:t>
      </w:r>
      <w:r w:rsidRPr="00CB2B3F">
        <w:rPr>
          <w:szCs w:val="22"/>
        </w:rPr>
        <w:t xml:space="preserve"> </w:t>
      </w:r>
      <w:r w:rsidRPr="00CB2B3F">
        <w:rPr>
          <w:szCs w:val="22"/>
        </w:rPr>
        <w:t>허가를</w:t>
      </w:r>
      <w:r w:rsidRPr="00CB2B3F">
        <w:rPr>
          <w:szCs w:val="22"/>
        </w:rPr>
        <w:t xml:space="preserve"> </w:t>
      </w:r>
      <w:r w:rsidRPr="00CB2B3F">
        <w:rPr>
          <w:szCs w:val="22"/>
        </w:rPr>
        <w:t>득하거나</w:t>
      </w:r>
      <w:r w:rsidRPr="00CB2B3F">
        <w:rPr>
          <w:szCs w:val="22"/>
        </w:rPr>
        <w:t xml:space="preserve"> </w:t>
      </w:r>
      <w:r w:rsidRPr="00CB2B3F">
        <w:rPr>
          <w:szCs w:val="22"/>
        </w:rPr>
        <w:t>신고를</w:t>
      </w:r>
      <w:r w:rsidRPr="00CB2B3F">
        <w:rPr>
          <w:szCs w:val="22"/>
        </w:rPr>
        <w:t xml:space="preserve"> </w:t>
      </w:r>
      <w:r w:rsidRPr="00CB2B3F">
        <w:rPr>
          <w:szCs w:val="22"/>
        </w:rPr>
        <w:t>하여야</w:t>
      </w:r>
      <w:r w:rsidRPr="00CB2B3F">
        <w:rPr>
          <w:szCs w:val="22"/>
        </w:rPr>
        <w:t xml:space="preserve"> </w:t>
      </w:r>
      <w:r w:rsidRPr="00CB2B3F">
        <w:rPr>
          <w:szCs w:val="22"/>
        </w:rPr>
        <w:t>함</w:t>
      </w:r>
      <w:r w:rsidRPr="00CB2B3F">
        <w:rPr>
          <w:szCs w:val="22"/>
        </w:rPr>
        <w:t>.</w:t>
      </w:r>
    </w:p>
    <w:p w14:paraId="19369BF5" w14:textId="77777777" w:rsidR="00026A7E" w:rsidRPr="00CB2B3F" w:rsidRDefault="00026A7E" w:rsidP="00026A7E">
      <w:pPr>
        <w:spacing w:after="240"/>
        <w:ind w:left="907"/>
        <w:rPr>
          <w:szCs w:val="22"/>
        </w:rPr>
      </w:pPr>
      <w:r w:rsidRPr="00CB2B3F">
        <w:rPr>
          <w:szCs w:val="22"/>
        </w:rPr>
        <w:t>옥외광고물법</w:t>
      </w:r>
      <w:r w:rsidRPr="00CB2B3F">
        <w:rPr>
          <w:szCs w:val="22"/>
        </w:rPr>
        <w:t xml:space="preserve"> </w:t>
      </w:r>
      <w:r w:rsidRPr="00CB2B3F">
        <w:rPr>
          <w:szCs w:val="22"/>
        </w:rPr>
        <w:t>제</w:t>
      </w:r>
      <w:r w:rsidRPr="00CB2B3F">
        <w:rPr>
          <w:szCs w:val="22"/>
        </w:rPr>
        <w:t>10</w:t>
      </w:r>
      <w:r w:rsidRPr="00CB2B3F">
        <w:rPr>
          <w:szCs w:val="22"/>
        </w:rPr>
        <w:t>조에</w:t>
      </w:r>
      <w:r w:rsidRPr="00CB2B3F">
        <w:rPr>
          <w:szCs w:val="22"/>
        </w:rPr>
        <w:t xml:space="preserve"> </w:t>
      </w:r>
      <w:r w:rsidRPr="00CB2B3F">
        <w:rPr>
          <w:szCs w:val="22"/>
        </w:rPr>
        <w:t>의하면</w:t>
      </w:r>
      <w:r w:rsidRPr="00CB2B3F">
        <w:rPr>
          <w:szCs w:val="22"/>
        </w:rPr>
        <w:t xml:space="preserve"> </w:t>
      </w:r>
      <w:r w:rsidRPr="00CB2B3F">
        <w:rPr>
          <w:szCs w:val="22"/>
        </w:rPr>
        <w:t>행정기관은</w:t>
      </w:r>
      <w:r w:rsidRPr="00CB2B3F">
        <w:rPr>
          <w:szCs w:val="22"/>
        </w:rPr>
        <w:t xml:space="preserve"> </w:t>
      </w:r>
      <w:r w:rsidRPr="00CB2B3F">
        <w:rPr>
          <w:szCs w:val="22"/>
        </w:rPr>
        <w:t>허가</w:t>
      </w:r>
      <w:r w:rsidRPr="00CB2B3F">
        <w:rPr>
          <w:szCs w:val="22"/>
        </w:rPr>
        <w:t xml:space="preserve"> </w:t>
      </w:r>
      <w:r w:rsidRPr="00CB2B3F">
        <w:rPr>
          <w:szCs w:val="22"/>
        </w:rPr>
        <w:t>또는</w:t>
      </w:r>
      <w:r w:rsidRPr="00CB2B3F">
        <w:rPr>
          <w:szCs w:val="22"/>
        </w:rPr>
        <w:t xml:space="preserve"> </w:t>
      </w:r>
      <w:r w:rsidRPr="00CB2B3F">
        <w:rPr>
          <w:szCs w:val="22"/>
        </w:rPr>
        <w:t>신고</w:t>
      </w:r>
      <w:r w:rsidRPr="00CB2B3F">
        <w:rPr>
          <w:szCs w:val="22"/>
        </w:rPr>
        <w:t xml:space="preserve"> </w:t>
      </w:r>
      <w:r w:rsidRPr="00CB2B3F">
        <w:rPr>
          <w:szCs w:val="22"/>
        </w:rPr>
        <w:t>규정을</w:t>
      </w:r>
      <w:r w:rsidRPr="00CB2B3F">
        <w:rPr>
          <w:szCs w:val="22"/>
        </w:rPr>
        <w:t xml:space="preserve"> </w:t>
      </w:r>
      <w:r w:rsidRPr="00CB2B3F">
        <w:rPr>
          <w:szCs w:val="22"/>
        </w:rPr>
        <w:t>위반하여</w:t>
      </w:r>
      <w:r w:rsidRPr="00CB2B3F">
        <w:rPr>
          <w:szCs w:val="22"/>
        </w:rPr>
        <w:t xml:space="preserve"> </w:t>
      </w:r>
      <w:r w:rsidRPr="00CB2B3F">
        <w:rPr>
          <w:szCs w:val="22"/>
        </w:rPr>
        <w:t>광고물</w:t>
      </w:r>
      <w:r w:rsidRPr="00CB2B3F">
        <w:rPr>
          <w:szCs w:val="22"/>
        </w:rPr>
        <w:t xml:space="preserve"> </w:t>
      </w:r>
      <w:r w:rsidRPr="00CB2B3F">
        <w:rPr>
          <w:szCs w:val="22"/>
        </w:rPr>
        <w:t>등을</w:t>
      </w:r>
      <w:r w:rsidRPr="00CB2B3F">
        <w:rPr>
          <w:szCs w:val="22"/>
        </w:rPr>
        <w:t xml:space="preserve"> </w:t>
      </w:r>
      <w:r w:rsidRPr="00CB2B3F">
        <w:rPr>
          <w:szCs w:val="22"/>
        </w:rPr>
        <w:t>표시하거나</w:t>
      </w:r>
      <w:r w:rsidRPr="00CB2B3F">
        <w:rPr>
          <w:szCs w:val="22"/>
        </w:rPr>
        <w:t xml:space="preserve"> </w:t>
      </w:r>
      <w:r w:rsidRPr="00CB2B3F">
        <w:rPr>
          <w:szCs w:val="22"/>
        </w:rPr>
        <w:t>설치한</w:t>
      </w:r>
      <w:r w:rsidRPr="00CB2B3F">
        <w:rPr>
          <w:szCs w:val="22"/>
        </w:rPr>
        <w:t xml:space="preserve"> </w:t>
      </w:r>
      <w:r w:rsidRPr="00CB2B3F">
        <w:rPr>
          <w:szCs w:val="22"/>
        </w:rPr>
        <w:t>자</w:t>
      </w:r>
      <w:r w:rsidRPr="00CB2B3F">
        <w:rPr>
          <w:szCs w:val="22"/>
        </w:rPr>
        <w:t xml:space="preserve">, </w:t>
      </w:r>
      <w:r w:rsidRPr="00CB2B3F">
        <w:rPr>
          <w:szCs w:val="22"/>
        </w:rPr>
        <w:t>광고물</w:t>
      </w:r>
      <w:r w:rsidRPr="00CB2B3F">
        <w:rPr>
          <w:szCs w:val="22"/>
        </w:rPr>
        <w:t xml:space="preserve"> </w:t>
      </w:r>
      <w:r w:rsidRPr="00CB2B3F">
        <w:rPr>
          <w:szCs w:val="22"/>
        </w:rPr>
        <w:t>등을</w:t>
      </w:r>
      <w:r w:rsidRPr="00CB2B3F">
        <w:rPr>
          <w:szCs w:val="22"/>
        </w:rPr>
        <w:t xml:space="preserve"> </w:t>
      </w:r>
      <w:r w:rsidRPr="00CB2B3F">
        <w:rPr>
          <w:szCs w:val="22"/>
        </w:rPr>
        <w:t>관리하는</w:t>
      </w:r>
      <w:r w:rsidRPr="00CB2B3F">
        <w:rPr>
          <w:szCs w:val="22"/>
        </w:rPr>
        <w:t xml:space="preserve"> </w:t>
      </w:r>
      <w:r w:rsidRPr="00CB2B3F">
        <w:rPr>
          <w:szCs w:val="22"/>
        </w:rPr>
        <w:t>자</w:t>
      </w:r>
      <w:r w:rsidRPr="00CB2B3F">
        <w:rPr>
          <w:szCs w:val="22"/>
        </w:rPr>
        <w:t xml:space="preserve">, </w:t>
      </w:r>
      <w:r w:rsidRPr="00CB2B3F">
        <w:rPr>
          <w:szCs w:val="22"/>
        </w:rPr>
        <w:t>광고주</w:t>
      </w:r>
      <w:r w:rsidRPr="00CB2B3F">
        <w:rPr>
          <w:szCs w:val="22"/>
        </w:rPr>
        <w:t xml:space="preserve">, </w:t>
      </w:r>
      <w:r w:rsidRPr="00CB2B3F">
        <w:rPr>
          <w:szCs w:val="22"/>
        </w:rPr>
        <w:t>옥외광고업자</w:t>
      </w:r>
      <w:r w:rsidRPr="00CB2B3F">
        <w:rPr>
          <w:szCs w:val="22"/>
        </w:rPr>
        <w:t xml:space="preserve">, </w:t>
      </w:r>
      <w:r w:rsidRPr="00CB2B3F">
        <w:rPr>
          <w:szCs w:val="22"/>
        </w:rPr>
        <w:t>광고물</w:t>
      </w:r>
      <w:r w:rsidRPr="00CB2B3F">
        <w:rPr>
          <w:szCs w:val="22"/>
        </w:rPr>
        <w:t xml:space="preserve"> </w:t>
      </w:r>
      <w:r w:rsidRPr="00CB2B3F">
        <w:rPr>
          <w:szCs w:val="22"/>
        </w:rPr>
        <w:t>등의</w:t>
      </w:r>
      <w:r w:rsidRPr="00CB2B3F">
        <w:rPr>
          <w:szCs w:val="22"/>
        </w:rPr>
        <w:t xml:space="preserve"> </w:t>
      </w:r>
      <w:r w:rsidRPr="00CB2B3F">
        <w:rPr>
          <w:szCs w:val="22"/>
        </w:rPr>
        <w:t>표시</w:t>
      </w:r>
      <w:r w:rsidRPr="00CB2B3F">
        <w:rPr>
          <w:szCs w:val="22"/>
        </w:rPr>
        <w:t>∙</w:t>
      </w:r>
      <w:r w:rsidRPr="00CB2B3F">
        <w:rPr>
          <w:szCs w:val="22"/>
        </w:rPr>
        <w:t>설치를</w:t>
      </w:r>
      <w:r w:rsidRPr="00CB2B3F">
        <w:rPr>
          <w:szCs w:val="22"/>
        </w:rPr>
        <w:t xml:space="preserve"> </w:t>
      </w:r>
      <w:r w:rsidRPr="00CB2B3F">
        <w:rPr>
          <w:szCs w:val="22"/>
        </w:rPr>
        <w:t>승낙한</w:t>
      </w:r>
      <w:r w:rsidRPr="00CB2B3F">
        <w:rPr>
          <w:szCs w:val="22"/>
        </w:rPr>
        <w:t xml:space="preserve"> </w:t>
      </w:r>
      <w:r w:rsidRPr="00CB2B3F">
        <w:rPr>
          <w:szCs w:val="22"/>
        </w:rPr>
        <w:t>토지</w:t>
      </w:r>
      <w:r w:rsidRPr="00CB2B3F">
        <w:rPr>
          <w:szCs w:val="22"/>
        </w:rPr>
        <w:t>∙</w:t>
      </w:r>
      <w:r w:rsidRPr="00CB2B3F">
        <w:rPr>
          <w:szCs w:val="22"/>
        </w:rPr>
        <w:t>건물</w:t>
      </w:r>
      <w:r w:rsidRPr="00CB2B3F">
        <w:rPr>
          <w:szCs w:val="22"/>
        </w:rPr>
        <w:t xml:space="preserve"> </w:t>
      </w:r>
      <w:r w:rsidRPr="00CB2B3F">
        <w:rPr>
          <w:szCs w:val="22"/>
        </w:rPr>
        <w:t>등의</w:t>
      </w:r>
      <w:r w:rsidRPr="00CB2B3F">
        <w:rPr>
          <w:szCs w:val="22"/>
        </w:rPr>
        <w:t xml:space="preserve"> </w:t>
      </w:r>
      <w:r w:rsidRPr="00CB2B3F">
        <w:rPr>
          <w:szCs w:val="22"/>
        </w:rPr>
        <w:t>소유자</w:t>
      </w:r>
      <w:r w:rsidRPr="00CB2B3F">
        <w:rPr>
          <w:szCs w:val="22"/>
        </w:rPr>
        <w:t xml:space="preserve"> </w:t>
      </w:r>
      <w:r w:rsidRPr="00CB2B3F">
        <w:rPr>
          <w:szCs w:val="22"/>
        </w:rPr>
        <w:t>또는</w:t>
      </w:r>
      <w:r w:rsidRPr="00CB2B3F">
        <w:rPr>
          <w:szCs w:val="22"/>
        </w:rPr>
        <w:t xml:space="preserve"> </w:t>
      </w:r>
      <w:r w:rsidRPr="00CB2B3F">
        <w:rPr>
          <w:szCs w:val="22"/>
        </w:rPr>
        <w:t>관리자에</w:t>
      </w:r>
      <w:r w:rsidRPr="00CB2B3F">
        <w:rPr>
          <w:szCs w:val="22"/>
        </w:rPr>
        <w:t xml:space="preserve"> </w:t>
      </w:r>
      <w:r w:rsidRPr="00CB2B3F">
        <w:rPr>
          <w:szCs w:val="22"/>
        </w:rPr>
        <w:t>대하여</w:t>
      </w:r>
      <w:r w:rsidRPr="00CB2B3F">
        <w:rPr>
          <w:szCs w:val="22"/>
        </w:rPr>
        <w:t xml:space="preserve"> </w:t>
      </w:r>
      <w:r w:rsidRPr="00CB2B3F">
        <w:rPr>
          <w:szCs w:val="22"/>
        </w:rPr>
        <w:t>광고물</w:t>
      </w:r>
      <w:r w:rsidRPr="00CB2B3F">
        <w:rPr>
          <w:szCs w:val="22"/>
        </w:rPr>
        <w:t xml:space="preserve"> </w:t>
      </w:r>
      <w:r w:rsidRPr="00CB2B3F">
        <w:rPr>
          <w:szCs w:val="22"/>
        </w:rPr>
        <w:t>등의</w:t>
      </w:r>
      <w:r w:rsidRPr="00CB2B3F">
        <w:rPr>
          <w:szCs w:val="22"/>
        </w:rPr>
        <w:t xml:space="preserve"> </w:t>
      </w:r>
      <w:r w:rsidRPr="00CB2B3F">
        <w:rPr>
          <w:szCs w:val="22"/>
        </w:rPr>
        <w:t>제거</w:t>
      </w:r>
      <w:r w:rsidRPr="00CB2B3F">
        <w:rPr>
          <w:szCs w:val="22"/>
        </w:rPr>
        <w:t xml:space="preserve"> </w:t>
      </w:r>
      <w:r w:rsidRPr="00CB2B3F">
        <w:rPr>
          <w:szCs w:val="22"/>
        </w:rPr>
        <w:t>기타</w:t>
      </w:r>
      <w:r w:rsidRPr="00CB2B3F">
        <w:rPr>
          <w:szCs w:val="22"/>
        </w:rPr>
        <w:t xml:space="preserve"> </w:t>
      </w:r>
      <w:r w:rsidRPr="00CB2B3F">
        <w:rPr>
          <w:szCs w:val="22"/>
        </w:rPr>
        <w:t>필요한</w:t>
      </w:r>
      <w:r w:rsidRPr="00CB2B3F">
        <w:rPr>
          <w:szCs w:val="22"/>
        </w:rPr>
        <w:t xml:space="preserve"> </w:t>
      </w:r>
      <w:r w:rsidRPr="00CB2B3F">
        <w:rPr>
          <w:szCs w:val="22"/>
        </w:rPr>
        <w:t>조치를</w:t>
      </w:r>
      <w:r w:rsidRPr="00CB2B3F">
        <w:rPr>
          <w:szCs w:val="22"/>
        </w:rPr>
        <w:t xml:space="preserve"> </w:t>
      </w:r>
      <w:r w:rsidRPr="00CB2B3F">
        <w:rPr>
          <w:szCs w:val="22"/>
        </w:rPr>
        <w:t>명할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 xml:space="preserve">. </w:t>
      </w:r>
      <w:r w:rsidRPr="00CB2B3F">
        <w:rPr>
          <w:szCs w:val="22"/>
        </w:rPr>
        <w:t>같은</w:t>
      </w:r>
      <w:r w:rsidRPr="00CB2B3F">
        <w:rPr>
          <w:szCs w:val="22"/>
        </w:rPr>
        <w:t xml:space="preserve"> </w:t>
      </w:r>
      <w:r w:rsidRPr="00CB2B3F">
        <w:rPr>
          <w:szCs w:val="22"/>
        </w:rPr>
        <w:t>법</w:t>
      </w:r>
      <w:r w:rsidRPr="00CB2B3F">
        <w:rPr>
          <w:szCs w:val="22"/>
        </w:rPr>
        <w:t xml:space="preserve"> </w:t>
      </w:r>
      <w:r w:rsidRPr="00CB2B3F">
        <w:rPr>
          <w:szCs w:val="22"/>
        </w:rPr>
        <w:t>제</w:t>
      </w:r>
      <w:r w:rsidRPr="00CB2B3F">
        <w:rPr>
          <w:szCs w:val="22"/>
        </w:rPr>
        <w:t>10</w:t>
      </w:r>
      <w:r w:rsidRPr="00CB2B3F">
        <w:rPr>
          <w:szCs w:val="22"/>
        </w:rPr>
        <w:t>조의</w:t>
      </w:r>
      <w:r w:rsidRPr="00CB2B3F">
        <w:rPr>
          <w:szCs w:val="22"/>
        </w:rPr>
        <w:t>3</w:t>
      </w:r>
      <w:r w:rsidRPr="00CB2B3F">
        <w:rPr>
          <w:szCs w:val="22"/>
        </w:rPr>
        <w:t>에</w:t>
      </w:r>
      <w:r w:rsidRPr="00CB2B3F">
        <w:rPr>
          <w:szCs w:val="22"/>
        </w:rPr>
        <w:t xml:space="preserve"> </w:t>
      </w:r>
      <w:r w:rsidRPr="00CB2B3F">
        <w:rPr>
          <w:szCs w:val="22"/>
        </w:rPr>
        <w:t>의하면</w:t>
      </w:r>
      <w:r w:rsidRPr="00CB2B3F">
        <w:rPr>
          <w:szCs w:val="22"/>
        </w:rPr>
        <w:t xml:space="preserve"> </w:t>
      </w:r>
      <w:r w:rsidRPr="00CB2B3F">
        <w:rPr>
          <w:szCs w:val="22"/>
        </w:rPr>
        <w:t>위</w:t>
      </w:r>
      <w:r w:rsidRPr="00CB2B3F">
        <w:rPr>
          <w:szCs w:val="22"/>
        </w:rPr>
        <w:t xml:space="preserve"> </w:t>
      </w:r>
      <w:r w:rsidRPr="00CB2B3F">
        <w:rPr>
          <w:szCs w:val="22"/>
        </w:rPr>
        <w:t>시정명령을</w:t>
      </w:r>
      <w:r w:rsidRPr="00CB2B3F">
        <w:rPr>
          <w:szCs w:val="22"/>
        </w:rPr>
        <w:t xml:space="preserve"> </w:t>
      </w:r>
      <w:r w:rsidRPr="00CB2B3F">
        <w:rPr>
          <w:szCs w:val="22"/>
        </w:rPr>
        <w:t>받은</w:t>
      </w:r>
      <w:r w:rsidRPr="00CB2B3F">
        <w:rPr>
          <w:szCs w:val="22"/>
        </w:rPr>
        <w:t xml:space="preserve"> </w:t>
      </w:r>
      <w:r w:rsidRPr="00CB2B3F">
        <w:rPr>
          <w:szCs w:val="22"/>
        </w:rPr>
        <w:t>후</w:t>
      </w:r>
      <w:r w:rsidRPr="00CB2B3F">
        <w:rPr>
          <w:szCs w:val="22"/>
        </w:rPr>
        <w:t xml:space="preserve"> </w:t>
      </w:r>
      <w:r w:rsidRPr="00CB2B3F">
        <w:rPr>
          <w:szCs w:val="22"/>
        </w:rPr>
        <w:t>이행하지</w:t>
      </w:r>
      <w:r w:rsidRPr="00CB2B3F">
        <w:rPr>
          <w:szCs w:val="22"/>
        </w:rPr>
        <w:t xml:space="preserve"> </w:t>
      </w:r>
      <w:r w:rsidRPr="00CB2B3F">
        <w:rPr>
          <w:szCs w:val="22"/>
        </w:rPr>
        <w:t>아니한</w:t>
      </w:r>
      <w:r w:rsidRPr="00CB2B3F">
        <w:rPr>
          <w:szCs w:val="22"/>
        </w:rPr>
        <w:t xml:space="preserve"> </w:t>
      </w:r>
      <w:r w:rsidRPr="00CB2B3F">
        <w:rPr>
          <w:szCs w:val="22"/>
        </w:rPr>
        <w:t>경우</w:t>
      </w:r>
      <w:r w:rsidRPr="00CB2B3F">
        <w:rPr>
          <w:szCs w:val="22"/>
        </w:rPr>
        <w:t xml:space="preserve"> 500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이행강제금이</w:t>
      </w:r>
      <w:r w:rsidRPr="00CB2B3F">
        <w:rPr>
          <w:szCs w:val="22"/>
        </w:rPr>
        <w:t xml:space="preserve"> </w:t>
      </w:r>
      <w:r w:rsidRPr="00CB2B3F">
        <w:rPr>
          <w:szCs w:val="22"/>
        </w:rPr>
        <w:t>부과될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5F09CD1C" w14:textId="77777777" w:rsidR="00026A7E" w:rsidRPr="00CB2B3F" w:rsidRDefault="00026A7E" w:rsidP="00026A7E">
      <w:pPr>
        <w:spacing w:after="240"/>
        <w:ind w:left="907"/>
        <w:rPr>
          <w:szCs w:val="22"/>
        </w:rPr>
      </w:pPr>
      <w:r w:rsidRPr="00CB2B3F">
        <w:rPr>
          <w:szCs w:val="22"/>
        </w:rPr>
        <w:t>또한</w:t>
      </w:r>
      <w:r w:rsidRPr="00CB2B3F">
        <w:rPr>
          <w:szCs w:val="22"/>
        </w:rPr>
        <w:t xml:space="preserve">, </w:t>
      </w:r>
      <w:r w:rsidRPr="00CB2B3F">
        <w:rPr>
          <w:szCs w:val="22"/>
        </w:rPr>
        <w:t>같은</w:t>
      </w:r>
      <w:r w:rsidRPr="00CB2B3F">
        <w:rPr>
          <w:szCs w:val="22"/>
        </w:rPr>
        <w:t xml:space="preserve"> </w:t>
      </w:r>
      <w:r w:rsidRPr="00CB2B3F">
        <w:rPr>
          <w:szCs w:val="22"/>
        </w:rPr>
        <w:t>법</w:t>
      </w:r>
      <w:r w:rsidRPr="00CB2B3F">
        <w:rPr>
          <w:szCs w:val="22"/>
        </w:rPr>
        <w:t xml:space="preserve"> </w:t>
      </w:r>
      <w:r w:rsidRPr="00CB2B3F">
        <w:rPr>
          <w:szCs w:val="22"/>
        </w:rPr>
        <w:t>제</w:t>
      </w:r>
      <w:r w:rsidRPr="00CB2B3F">
        <w:rPr>
          <w:szCs w:val="22"/>
        </w:rPr>
        <w:t>18</w:t>
      </w:r>
      <w:r w:rsidRPr="00CB2B3F">
        <w:rPr>
          <w:szCs w:val="22"/>
        </w:rPr>
        <w:t>조에</w:t>
      </w:r>
      <w:r w:rsidRPr="00CB2B3F">
        <w:rPr>
          <w:szCs w:val="22"/>
        </w:rPr>
        <w:t xml:space="preserve"> </w:t>
      </w:r>
      <w:r w:rsidRPr="00CB2B3F">
        <w:rPr>
          <w:szCs w:val="22"/>
        </w:rPr>
        <w:t>의하면</w:t>
      </w:r>
      <w:r w:rsidRPr="00CB2B3F">
        <w:rPr>
          <w:szCs w:val="22"/>
        </w:rPr>
        <w:t xml:space="preserve"> </w:t>
      </w:r>
      <w:r w:rsidRPr="00CB2B3F">
        <w:rPr>
          <w:szCs w:val="22"/>
        </w:rPr>
        <w:t>허가를</w:t>
      </w:r>
      <w:r w:rsidRPr="00CB2B3F">
        <w:rPr>
          <w:szCs w:val="22"/>
        </w:rPr>
        <w:t xml:space="preserve"> </w:t>
      </w:r>
      <w:r w:rsidRPr="00CB2B3F">
        <w:rPr>
          <w:szCs w:val="22"/>
        </w:rPr>
        <w:t>받지</w:t>
      </w:r>
      <w:r w:rsidRPr="00CB2B3F">
        <w:rPr>
          <w:szCs w:val="22"/>
        </w:rPr>
        <w:t xml:space="preserve"> </w:t>
      </w:r>
      <w:r w:rsidRPr="00CB2B3F">
        <w:rPr>
          <w:szCs w:val="22"/>
        </w:rPr>
        <w:t>아니하고</w:t>
      </w:r>
      <w:r w:rsidRPr="00CB2B3F">
        <w:rPr>
          <w:szCs w:val="22"/>
        </w:rPr>
        <w:t xml:space="preserve"> </w:t>
      </w:r>
      <w:r w:rsidRPr="00CB2B3F">
        <w:rPr>
          <w:szCs w:val="22"/>
        </w:rPr>
        <w:t>광고물을</w:t>
      </w:r>
      <w:r w:rsidRPr="00CB2B3F">
        <w:rPr>
          <w:szCs w:val="22"/>
        </w:rPr>
        <w:t xml:space="preserve"> </w:t>
      </w:r>
      <w:r w:rsidRPr="00CB2B3F">
        <w:rPr>
          <w:szCs w:val="22"/>
        </w:rPr>
        <w:t>설치한</w:t>
      </w:r>
      <w:r w:rsidRPr="00CB2B3F">
        <w:rPr>
          <w:szCs w:val="22"/>
        </w:rPr>
        <w:t xml:space="preserve"> </w:t>
      </w:r>
      <w:r w:rsidRPr="00CB2B3F">
        <w:rPr>
          <w:szCs w:val="22"/>
        </w:rPr>
        <w:t>경우</w:t>
      </w:r>
      <w:r w:rsidRPr="00CB2B3F">
        <w:rPr>
          <w:szCs w:val="22"/>
        </w:rPr>
        <w:t xml:space="preserve"> 1</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1,000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있으며</w:t>
      </w:r>
      <w:r w:rsidRPr="00CB2B3F">
        <w:rPr>
          <w:szCs w:val="22"/>
        </w:rPr>
        <w:t xml:space="preserve">, </w:t>
      </w:r>
      <w:r w:rsidRPr="00CB2B3F">
        <w:rPr>
          <w:szCs w:val="22"/>
        </w:rPr>
        <w:t>신고를</w:t>
      </w:r>
      <w:r w:rsidRPr="00CB2B3F">
        <w:rPr>
          <w:szCs w:val="22"/>
        </w:rPr>
        <w:t xml:space="preserve"> </w:t>
      </w:r>
      <w:r w:rsidRPr="00CB2B3F">
        <w:rPr>
          <w:szCs w:val="22"/>
        </w:rPr>
        <w:t>하지</w:t>
      </w:r>
      <w:r w:rsidRPr="00CB2B3F">
        <w:rPr>
          <w:szCs w:val="22"/>
        </w:rPr>
        <w:t xml:space="preserve"> </w:t>
      </w:r>
      <w:r w:rsidRPr="00CB2B3F">
        <w:rPr>
          <w:szCs w:val="22"/>
        </w:rPr>
        <w:t>아니하고</w:t>
      </w:r>
      <w:r w:rsidRPr="00CB2B3F">
        <w:rPr>
          <w:szCs w:val="22"/>
        </w:rPr>
        <w:t xml:space="preserve"> </w:t>
      </w:r>
      <w:r w:rsidRPr="00CB2B3F">
        <w:rPr>
          <w:szCs w:val="22"/>
        </w:rPr>
        <w:t>설치한</w:t>
      </w:r>
      <w:r w:rsidRPr="00CB2B3F">
        <w:rPr>
          <w:szCs w:val="22"/>
        </w:rPr>
        <w:t xml:space="preserve"> </w:t>
      </w:r>
      <w:r w:rsidRPr="00CB2B3F">
        <w:rPr>
          <w:szCs w:val="22"/>
        </w:rPr>
        <w:t>경우에는</w:t>
      </w:r>
      <w:r w:rsidRPr="00CB2B3F">
        <w:rPr>
          <w:szCs w:val="22"/>
        </w:rPr>
        <w:t xml:space="preserve"> 500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벌금에</w:t>
      </w:r>
      <w:r w:rsidRPr="00CB2B3F">
        <w:rPr>
          <w:szCs w:val="22"/>
        </w:rPr>
        <w:t xml:space="preserve"> </w:t>
      </w:r>
      <w:r w:rsidRPr="00CB2B3F">
        <w:rPr>
          <w:szCs w:val="22"/>
        </w:rPr>
        <w:t>처해질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160E937A" w14:textId="77777777" w:rsidR="00026A7E" w:rsidRPr="00CB2B3F" w:rsidRDefault="00026A7E" w:rsidP="00026A7E">
      <w:pPr>
        <w:spacing w:after="240"/>
        <w:ind w:left="907" w:firstLine="1"/>
        <w:rPr>
          <w:szCs w:val="22"/>
        </w:rPr>
      </w:pPr>
    </w:p>
    <w:p w14:paraId="483C5CCD" w14:textId="77777777" w:rsidR="00026A7E" w:rsidRPr="00897EEA" w:rsidRDefault="00026A7E" w:rsidP="00026A7E">
      <w:pPr>
        <w:pStyle w:val="a5"/>
        <w:numPr>
          <w:ilvl w:val="0"/>
          <w:numId w:val="27"/>
        </w:numPr>
        <w:spacing w:before="240" w:after="240"/>
        <w:ind w:leftChars="0"/>
        <w:outlineLvl w:val="1"/>
        <w:rPr>
          <w:b/>
          <w:color w:val="5D2A2C" w:themeColor="text2"/>
          <w:sz w:val="24"/>
        </w:rPr>
      </w:pPr>
      <w:r w:rsidRPr="00897EEA">
        <w:rPr>
          <w:b/>
          <w:color w:val="5D2A2C" w:themeColor="text2"/>
          <w:sz w:val="24"/>
        </w:rPr>
        <w:t>가설건축물</w:t>
      </w:r>
      <w:r w:rsidRPr="00897EEA">
        <w:rPr>
          <w:b/>
          <w:color w:val="5D2A2C" w:themeColor="text2"/>
          <w:sz w:val="24"/>
        </w:rPr>
        <w:t xml:space="preserve"> </w:t>
      </w:r>
      <w:r w:rsidRPr="00897EEA">
        <w:rPr>
          <w:b/>
          <w:color w:val="5D2A2C" w:themeColor="text2"/>
          <w:sz w:val="24"/>
        </w:rPr>
        <w:t>축조</w:t>
      </w:r>
      <w:r w:rsidRPr="00897EEA">
        <w:rPr>
          <w:b/>
          <w:color w:val="5D2A2C" w:themeColor="text2"/>
          <w:sz w:val="24"/>
        </w:rPr>
        <w:t xml:space="preserve"> </w:t>
      </w:r>
      <w:r w:rsidRPr="00897EEA">
        <w:rPr>
          <w:b/>
          <w:color w:val="5D2A2C" w:themeColor="text2"/>
          <w:sz w:val="24"/>
        </w:rPr>
        <w:t>신고</w:t>
      </w:r>
      <w:r w:rsidRPr="00897EEA">
        <w:rPr>
          <w:b/>
          <w:color w:val="5D2A2C" w:themeColor="text2"/>
          <w:sz w:val="24"/>
        </w:rPr>
        <w:t xml:space="preserve"> </w:t>
      </w:r>
      <w:r w:rsidRPr="00897EEA">
        <w:rPr>
          <w:b/>
          <w:color w:val="5D2A2C" w:themeColor="text2"/>
          <w:sz w:val="24"/>
        </w:rPr>
        <w:t>여부</w:t>
      </w:r>
      <w:r w:rsidRPr="00897EEA">
        <w:rPr>
          <w:b/>
          <w:color w:val="5D2A2C" w:themeColor="text2"/>
          <w:sz w:val="24"/>
        </w:rPr>
        <w:t xml:space="preserve"> </w:t>
      </w:r>
      <w:r w:rsidRPr="00897EEA">
        <w:rPr>
          <w:b/>
          <w:color w:val="5D2A2C" w:themeColor="text2"/>
          <w:sz w:val="24"/>
        </w:rPr>
        <w:t>미확인</w:t>
      </w:r>
    </w:p>
    <w:p w14:paraId="4EC10820" w14:textId="77777777" w:rsidR="00026A7E" w:rsidRPr="00CB2B3F" w:rsidRDefault="00026A7E" w:rsidP="00026A7E">
      <w:pPr>
        <w:numPr>
          <w:ilvl w:val="0"/>
          <w:numId w:val="80"/>
        </w:numPr>
        <w:spacing w:after="240"/>
        <w:rPr>
          <w:bCs/>
          <w:szCs w:val="22"/>
          <w:u w:val="single"/>
        </w:rPr>
      </w:pPr>
      <w:r w:rsidRPr="00CB2B3F">
        <w:rPr>
          <w:b/>
          <w:bCs/>
          <w:szCs w:val="22"/>
        </w:rPr>
        <w:t>사실관계</w:t>
      </w:r>
    </w:p>
    <w:p w14:paraId="5E61A3CB" w14:textId="77777777" w:rsidR="00026A7E" w:rsidRPr="00CB2B3F" w:rsidRDefault="00026A7E" w:rsidP="00026A7E">
      <w:pPr>
        <w:spacing w:after="240"/>
        <w:ind w:left="907"/>
        <w:rPr>
          <w:bCs/>
          <w:szCs w:val="22"/>
        </w:rPr>
      </w:pPr>
      <w:r w:rsidRPr="00CB2B3F">
        <w:rPr>
          <w:bCs/>
          <w:szCs w:val="22"/>
        </w:rPr>
        <w:t xml:space="preserve">2021. 8. 5. </w:t>
      </w:r>
      <w:r w:rsidRPr="00CB2B3F">
        <w:rPr>
          <w:bCs/>
          <w:szCs w:val="22"/>
        </w:rPr>
        <w:t>현장</w:t>
      </w:r>
      <w:r w:rsidRPr="00CB2B3F">
        <w:rPr>
          <w:bCs/>
          <w:szCs w:val="22"/>
        </w:rPr>
        <w:t xml:space="preserve"> </w:t>
      </w:r>
      <w:r w:rsidRPr="00CB2B3F">
        <w:rPr>
          <w:bCs/>
          <w:szCs w:val="22"/>
        </w:rPr>
        <w:t>방문에</w:t>
      </w:r>
      <w:r w:rsidRPr="00CB2B3F">
        <w:rPr>
          <w:bCs/>
          <w:szCs w:val="22"/>
        </w:rPr>
        <w:t xml:space="preserve"> </w:t>
      </w:r>
      <w:r w:rsidRPr="00CB2B3F">
        <w:rPr>
          <w:bCs/>
          <w:szCs w:val="22"/>
        </w:rPr>
        <w:t>의하면</w:t>
      </w:r>
      <w:r w:rsidRPr="00CB2B3F">
        <w:rPr>
          <w:bCs/>
          <w:szCs w:val="22"/>
        </w:rPr>
        <w:t xml:space="preserve"> </w:t>
      </w:r>
      <w:r w:rsidRPr="00CB2B3F">
        <w:rPr>
          <w:bCs/>
          <w:szCs w:val="22"/>
        </w:rPr>
        <w:t>안산</w:t>
      </w:r>
      <w:r>
        <w:rPr>
          <w:bCs/>
          <w:szCs w:val="22"/>
        </w:rPr>
        <w:t>3</w:t>
      </w:r>
      <w:r>
        <w:rPr>
          <w:bCs/>
          <w:szCs w:val="22"/>
        </w:rPr>
        <w:t>공장</w:t>
      </w:r>
      <w:r w:rsidRPr="00CB2B3F">
        <w:rPr>
          <w:bCs/>
          <w:szCs w:val="22"/>
        </w:rPr>
        <w:t xml:space="preserve"> </w:t>
      </w:r>
      <w:r w:rsidRPr="00CB2B3F">
        <w:rPr>
          <w:bCs/>
          <w:szCs w:val="22"/>
        </w:rPr>
        <w:t>및</w:t>
      </w:r>
      <w:r w:rsidRPr="00CB2B3F">
        <w:rPr>
          <w:bCs/>
          <w:szCs w:val="22"/>
        </w:rPr>
        <w:t xml:space="preserve"> </w:t>
      </w:r>
      <w:proofErr w:type="spellStart"/>
      <w:r w:rsidRPr="00CB2B3F">
        <w:rPr>
          <w:bCs/>
          <w:szCs w:val="22"/>
        </w:rPr>
        <w:t>오이도물류센터</w:t>
      </w:r>
      <w:proofErr w:type="spellEnd"/>
      <w:r w:rsidRPr="00CB2B3F">
        <w:rPr>
          <w:bCs/>
          <w:szCs w:val="22"/>
        </w:rPr>
        <w:t xml:space="preserve"> </w:t>
      </w:r>
      <w:r w:rsidRPr="00CB2B3F">
        <w:rPr>
          <w:bCs/>
          <w:szCs w:val="22"/>
        </w:rPr>
        <w:t>내</w:t>
      </w:r>
      <w:r w:rsidRPr="00CB2B3F">
        <w:rPr>
          <w:bCs/>
          <w:szCs w:val="22"/>
        </w:rPr>
        <w:t xml:space="preserve"> </w:t>
      </w:r>
      <w:r w:rsidRPr="00CB2B3F">
        <w:rPr>
          <w:bCs/>
          <w:szCs w:val="22"/>
        </w:rPr>
        <w:t>큰</w:t>
      </w:r>
      <w:r w:rsidRPr="00CB2B3F">
        <w:rPr>
          <w:bCs/>
          <w:szCs w:val="22"/>
        </w:rPr>
        <w:t xml:space="preserve"> </w:t>
      </w:r>
      <w:r w:rsidRPr="00CB2B3F">
        <w:rPr>
          <w:bCs/>
          <w:szCs w:val="22"/>
        </w:rPr>
        <w:t>면적의</w:t>
      </w:r>
      <w:r w:rsidRPr="00CB2B3F">
        <w:rPr>
          <w:bCs/>
          <w:szCs w:val="22"/>
        </w:rPr>
        <w:t xml:space="preserve"> </w:t>
      </w:r>
      <w:r w:rsidRPr="00CB2B3F">
        <w:rPr>
          <w:bCs/>
          <w:szCs w:val="22"/>
        </w:rPr>
        <w:t>가설건축물</w:t>
      </w:r>
      <w:r w:rsidRPr="00CB2B3F">
        <w:rPr>
          <w:bCs/>
          <w:szCs w:val="22"/>
        </w:rPr>
        <w:t>(</w:t>
      </w:r>
      <w:r w:rsidRPr="00CB2B3F">
        <w:rPr>
          <w:bCs/>
          <w:szCs w:val="22"/>
        </w:rPr>
        <w:t>보관</w:t>
      </w:r>
      <w:r w:rsidRPr="00CB2B3F">
        <w:rPr>
          <w:bCs/>
          <w:szCs w:val="22"/>
        </w:rPr>
        <w:t xml:space="preserve"> </w:t>
      </w:r>
      <w:r w:rsidRPr="00CB2B3F">
        <w:rPr>
          <w:bCs/>
          <w:szCs w:val="22"/>
        </w:rPr>
        <w:t>창고</w:t>
      </w:r>
      <w:r w:rsidRPr="00CB2B3F">
        <w:rPr>
          <w:bCs/>
          <w:szCs w:val="22"/>
        </w:rPr>
        <w:t>)</w:t>
      </w:r>
      <w:r w:rsidRPr="00CB2B3F">
        <w:rPr>
          <w:bCs/>
          <w:szCs w:val="22"/>
        </w:rPr>
        <w:t>이</w:t>
      </w:r>
      <w:r w:rsidRPr="00CB2B3F">
        <w:rPr>
          <w:bCs/>
          <w:szCs w:val="22"/>
        </w:rPr>
        <w:t xml:space="preserve"> </w:t>
      </w:r>
      <w:r w:rsidRPr="00CB2B3F">
        <w:rPr>
          <w:bCs/>
          <w:szCs w:val="22"/>
        </w:rPr>
        <w:t>설치되어</w:t>
      </w:r>
      <w:r w:rsidRPr="00CB2B3F">
        <w:rPr>
          <w:bCs/>
          <w:szCs w:val="22"/>
        </w:rPr>
        <w:t xml:space="preserve"> </w:t>
      </w:r>
      <w:r w:rsidRPr="00CB2B3F">
        <w:rPr>
          <w:bCs/>
          <w:szCs w:val="22"/>
        </w:rPr>
        <w:t>있었음</w:t>
      </w:r>
      <w:r w:rsidRPr="00CB2B3F">
        <w:rPr>
          <w:bCs/>
          <w:szCs w:val="22"/>
        </w:rPr>
        <w:t xml:space="preserve">. </w:t>
      </w:r>
      <w:r w:rsidRPr="00CB2B3F">
        <w:rPr>
          <w:bCs/>
          <w:szCs w:val="22"/>
        </w:rPr>
        <w:t>한편</w:t>
      </w:r>
      <w:r w:rsidRPr="00CB2B3F">
        <w:rPr>
          <w:bCs/>
          <w:szCs w:val="22"/>
        </w:rPr>
        <w:t xml:space="preserve">, </w:t>
      </w:r>
      <w:r w:rsidRPr="00CB2B3F">
        <w:rPr>
          <w:bCs/>
          <w:szCs w:val="22"/>
        </w:rPr>
        <w:t>가설건축물</w:t>
      </w:r>
      <w:r w:rsidRPr="00CB2B3F">
        <w:rPr>
          <w:bCs/>
          <w:szCs w:val="22"/>
        </w:rPr>
        <w:t xml:space="preserve"> </w:t>
      </w:r>
      <w:r w:rsidRPr="00CB2B3F">
        <w:rPr>
          <w:bCs/>
          <w:szCs w:val="22"/>
        </w:rPr>
        <w:t>축조</w:t>
      </w:r>
      <w:r w:rsidRPr="00CB2B3F">
        <w:rPr>
          <w:bCs/>
          <w:szCs w:val="22"/>
        </w:rPr>
        <w:t xml:space="preserve"> </w:t>
      </w:r>
      <w:proofErr w:type="spellStart"/>
      <w:r w:rsidRPr="00CB2B3F">
        <w:rPr>
          <w:bCs/>
          <w:szCs w:val="22"/>
        </w:rPr>
        <w:t>신고필증을</w:t>
      </w:r>
      <w:proofErr w:type="spellEnd"/>
      <w:r w:rsidRPr="00CB2B3F">
        <w:rPr>
          <w:bCs/>
          <w:szCs w:val="22"/>
        </w:rPr>
        <w:t xml:space="preserve"> </w:t>
      </w:r>
      <w:r w:rsidRPr="00CB2B3F">
        <w:rPr>
          <w:bCs/>
          <w:szCs w:val="22"/>
        </w:rPr>
        <w:t>요청하였으나</w:t>
      </w:r>
      <w:r w:rsidRPr="00CB2B3F">
        <w:rPr>
          <w:bCs/>
          <w:szCs w:val="22"/>
        </w:rPr>
        <w:t xml:space="preserve"> </w:t>
      </w:r>
      <w:r w:rsidRPr="00CB2B3F">
        <w:rPr>
          <w:bCs/>
          <w:szCs w:val="22"/>
        </w:rPr>
        <w:t>소규모</w:t>
      </w:r>
      <w:r w:rsidRPr="00CB2B3F">
        <w:rPr>
          <w:bCs/>
          <w:szCs w:val="22"/>
        </w:rPr>
        <w:t xml:space="preserve"> </w:t>
      </w:r>
      <w:r w:rsidRPr="00CB2B3F">
        <w:rPr>
          <w:bCs/>
          <w:szCs w:val="22"/>
        </w:rPr>
        <w:t>면적의</w:t>
      </w:r>
      <w:r w:rsidRPr="00CB2B3F">
        <w:rPr>
          <w:bCs/>
          <w:szCs w:val="22"/>
        </w:rPr>
        <w:t xml:space="preserve"> </w:t>
      </w:r>
      <w:r w:rsidRPr="00CB2B3F">
        <w:rPr>
          <w:bCs/>
          <w:szCs w:val="22"/>
        </w:rPr>
        <w:t>흡연실</w:t>
      </w:r>
      <w:r w:rsidRPr="00CB2B3F">
        <w:rPr>
          <w:bCs/>
          <w:szCs w:val="22"/>
        </w:rPr>
        <w:t xml:space="preserve"> </w:t>
      </w:r>
      <w:r w:rsidRPr="00CB2B3F">
        <w:rPr>
          <w:bCs/>
          <w:szCs w:val="22"/>
        </w:rPr>
        <w:t>용도의</w:t>
      </w:r>
      <w:r w:rsidRPr="00CB2B3F">
        <w:rPr>
          <w:bCs/>
          <w:szCs w:val="22"/>
        </w:rPr>
        <w:t xml:space="preserve"> </w:t>
      </w:r>
      <w:proofErr w:type="spellStart"/>
      <w:r w:rsidRPr="00CB2B3F">
        <w:rPr>
          <w:bCs/>
          <w:szCs w:val="22"/>
        </w:rPr>
        <w:t>신고필증만</w:t>
      </w:r>
      <w:proofErr w:type="spellEnd"/>
      <w:r w:rsidRPr="00CB2B3F">
        <w:rPr>
          <w:bCs/>
          <w:szCs w:val="22"/>
        </w:rPr>
        <w:t xml:space="preserve"> </w:t>
      </w:r>
      <w:r w:rsidRPr="00CB2B3F">
        <w:rPr>
          <w:bCs/>
          <w:szCs w:val="22"/>
        </w:rPr>
        <w:t>제공됨</w:t>
      </w:r>
      <w:r w:rsidRPr="00CB2B3F">
        <w:rPr>
          <w:bCs/>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503"/>
        <w:gridCol w:w="7229"/>
      </w:tblGrid>
      <w:tr w:rsidR="00026A7E" w:rsidRPr="00CB2B3F" w14:paraId="68845359" w14:textId="77777777" w:rsidTr="0091358C">
        <w:trPr>
          <w:trHeight w:val="340"/>
          <w:tblHeader/>
        </w:trPr>
        <w:tc>
          <w:tcPr>
            <w:tcW w:w="1503" w:type="dxa"/>
            <w:tcBorders>
              <w:top w:val="single" w:sz="12" w:space="0" w:color="404040" w:themeColor="text1" w:themeTint="BF"/>
              <w:bottom w:val="single" w:sz="4" w:space="0" w:color="404040" w:themeColor="text1" w:themeTint="BF"/>
            </w:tcBorders>
            <w:shd w:val="clear" w:color="auto" w:fill="DEEEEE"/>
            <w:vAlign w:val="center"/>
          </w:tcPr>
          <w:p w14:paraId="62D5795D"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구분</w:t>
            </w:r>
          </w:p>
        </w:tc>
        <w:tc>
          <w:tcPr>
            <w:tcW w:w="7229" w:type="dxa"/>
            <w:tcBorders>
              <w:top w:val="single" w:sz="12" w:space="0" w:color="404040" w:themeColor="text1" w:themeTint="BF"/>
              <w:bottom w:val="single" w:sz="4" w:space="0" w:color="404040" w:themeColor="text1" w:themeTint="BF"/>
            </w:tcBorders>
            <w:shd w:val="clear" w:color="auto" w:fill="DEEEEE"/>
            <w:vAlign w:val="center"/>
          </w:tcPr>
          <w:p w14:paraId="329DBDBA" w14:textId="77777777" w:rsidR="00026A7E" w:rsidRPr="007B0EE3" w:rsidRDefault="00026A7E" w:rsidP="0091358C">
            <w:pPr>
              <w:pStyle w:val="21"/>
              <w:spacing w:line="280" w:lineRule="atLeast"/>
              <w:jc w:val="center"/>
              <w:rPr>
                <w:snapToGrid w:val="0"/>
                <w:sz w:val="20"/>
                <w:szCs w:val="20"/>
              </w:rPr>
            </w:pPr>
            <w:proofErr w:type="spellStart"/>
            <w:r w:rsidRPr="007B0EE3">
              <w:rPr>
                <w:snapToGrid w:val="0"/>
                <w:sz w:val="20"/>
                <w:szCs w:val="20"/>
              </w:rPr>
              <w:t>로드뷰</w:t>
            </w:r>
            <w:proofErr w:type="spellEnd"/>
            <w:r w:rsidRPr="007B0EE3">
              <w:rPr>
                <w:snapToGrid w:val="0"/>
                <w:sz w:val="20"/>
                <w:szCs w:val="20"/>
              </w:rPr>
              <w:t xml:space="preserve"> </w:t>
            </w:r>
            <w:r w:rsidRPr="007B0EE3">
              <w:rPr>
                <w:snapToGrid w:val="0"/>
                <w:sz w:val="20"/>
                <w:szCs w:val="20"/>
              </w:rPr>
              <w:t>사진</w:t>
            </w:r>
          </w:p>
        </w:tc>
      </w:tr>
      <w:tr w:rsidR="00026A7E" w:rsidRPr="00CB2B3F" w14:paraId="5D57CC40" w14:textId="77777777" w:rsidTr="0091358C">
        <w:trPr>
          <w:trHeight w:val="340"/>
        </w:trPr>
        <w:tc>
          <w:tcPr>
            <w:tcW w:w="1503" w:type="dxa"/>
            <w:tcBorders>
              <w:top w:val="single" w:sz="4" w:space="0" w:color="404040" w:themeColor="text1" w:themeTint="BF"/>
            </w:tcBorders>
            <w:shd w:val="clear" w:color="auto" w:fill="F2F2F2" w:themeFill="background1" w:themeFillShade="F2"/>
            <w:vAlign w:val="center"/>
          </w:tcPr>
          <w:p w14:paraId="377E61D0"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안산</w:t>
            </w:r>
          </w:p>
          <w:p w14:paraId="067B324C" w14:textId="77777777" w:rsidR="00026A7E" w:rsidRPr="007B0EE3" w:rsidRDefault="00026A7E" w:rsidP="0091358C">
            <w:pPr>
              <w:pStyle w:val="21"/>
              <w:spacing w:line="280" w:lineRule="atLeast"/>
              <w:jc w:val="center"/>
              <w:rPr>
                <w:snapToGrid w:val="0"/>
                <w:sz w:val="20"/>
                <w:szCs w:val="20"/>
              </w:rPr>
            </w:pPr>
            <w:r>
              <w:rPr>
                <w:snapToGrid w:val="0"/>
                <w:sz w:val="20"/>
                <w:szCs w:val="20"/>
              </w:rPr>
              <w:t>3</w:t>
            </w:r>
            <w:r>
              <w:rPr>
                <w:snapToGrid w:val="0"/>
                <w:sz w:val="20"/>
                <w:szCs w:val="20"/>
              </w:rPr>
              <w:t>공장</w:t>
            </w:r>
          </w:p>
        </w:tc>
        <w:tc>
          <w:tcPr>
            <w:tcW w:w="7229" w:type="dxa"/>
            <w:tcBorders>
              <w:top w:val="single" w:sz="4" w:space="0" w:color="404040" w:themeColor="text1" w:themeTint="BF"/>
            </w:tcBorders>
            <w:shd w:val="clear" w:color="auto" w:fill="auto"/>
            <w:vAlign w:val="center"/>
          </w:tcPr>
          <w:p w14:paraId="3F4536E5" w14:textId="77777777" w:rsidR="00026A7E" w:rsidRPr="007B0EE3" w:rsidRDefault="00026A7E" w:rsidP="0091358C">
            <w:pPr>
              <w:pStyle w:val="21"/>
              <w:spacing w:line="280" w:lineRule="atLeast"/>
              <w:jc w:val="center"/>
              <w:rPr>
                <w:b w:val="0"/>
                <w:snapToGrid w:val="0"/>
                <w:sz w:val="20"/>
                <w:szCs w:val="20"/>
              </w:rPr>
            </w:pPr>
            <w:r w:rsidRPr="007B0EE3">
              <w:rPr>
                <w:b w:val="0"/>
                <w:noProof/>
                <w:snapToGrid w:val="0"/>
                <w:sz w:val="20"/>
                <w:szCs w:val="20"/>
              </w:rPr>
              <w:drawing>
                <wp:inline distT="0" distB="0" distL="0" distR="0" wp14:anchorId="484D522E" wp14:editId="3FB40230">
                  <wp:extent cx="4181475" cy="1152525"/>
                  <wp:effectExtent l="0" t="0" r="9525" b="9525"/>
                  <wp:docPr id="5" name="그림 5" descr="C:\Users\zygchang\Desktop\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ygchang\Desktop\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1475" cy="1152525"/>
                          </a:xfrm>
                          <a:prstGeom prst="rect">
                            <a:avLst/>
                          </a:prstGeom>
                          <a:noFill/>
                          <a:ln>
                            <a:noFill/>
                          </a:ln>
                        </pic:spPr>
                      </pic:pic>
                    </a:graphicData>
                  </a:graphic>
                </wp:inline>
              </w:drawing>
            </w:r>
          </w:p>
        </w:tc>
      </w:tr>
      <w:tr w:rsidR="00026A7E" w:rsidRPr="00CB2B3F" w14:paraId="28E5D319" w14:textId="77777777" w:rsidTr="0091358C">
        <w:trPr>
          <w:trHeight w:val="340"/>
        </w:trPr>
        <w:tc>
          <w:tcPr>
            <w:tcW w:w="1503" w:type="dxa"/>
            <w:shd w:val="clear" w:color="auto" w:fill="F2F2F2" w:themeFill="background1" w:themeFillShade="F2"/>
            <w:vAlign w:val="center"/>
          </w:tcPr>
          <w:p w14:paraId="0C43A405"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오이도</w:t>
            </w:r>
          </w:p>
          <w:p w14:paraId="19F81575" w14:textId="77777777" w:rsidR="00026A7E" w:rsidRPr="007B0EE3" w:rsidRDefault="00026A7E" w:rsidP="0091358C">
            <w:pPr>
              <w:pStyle w:val="21"/>
              <w:spacing w:line="280" w:lineRule="atLeast"/>
              <w:jc w:val="center"/>
              <w:rPr>
                <w:snapToGrid w:val="0"/>
                <w:sz w:val="20"/>
                <w:szCs w:val="20"/>
              </w:rPr>
            </w:pPr>
            <w:r w:rsidRPr="007B0EE3">
              <w:rPr>
                <w:snapToGrid w:val="0"/>
                <w:sz w:val="20"/>
                <w:szCs w:val="20"/>
              </w:rPr>
              <w:t>물류센터</w:t>
            </w:r>
          </w:p>
        </w:tc>
        <w:tc>
          <w:tcPr>
            <w:tcW w:w="7229" w:type="dxa"/>
            <w:shd w:val="clear" w:color="auto" w:fill="auto"/>
            <w:vAlign w:val="center"/>
          </w:tcPr>
          <w:p w14:paraId="5D5BE179" w14:textId="77777777" w:rsidR="00026A7E" w:rsidRPr="007B0EE3" w:rsidRDefault="00026A7E" w:rsidP="0091358C">
            <w:pPr>
              <w:pStyle w:val="21"/>
              <w:spacing w:line="280" w:lineRule="atLeast"/>
              <w:jc w:val="center"/>
              <w:rPr>
                <w:b w:val="0"/>
                <w:noProof/>
                <w:snapToGrid w:val="0"/>
                <w:sz w:val="20"/>
                <w:szCs w:val="20"/>
              </w:rPr>
            </w:pPr>
            <w:r w:rsidRPr="007B0EE3">
              <w:rPr>
                <w:b w:val="0"/>
                <w:noProof/>
                <w:snapToGrid w:val="0"/>
                <w:sz w:val="20"/>
                <w:szCs w:val="20"/>
              </w:rPr>
              <w:drawing>
                <wp:inline distT="0" distB="0" distL="0" distR="0" wp14:anchorId="6973675D" wp14:editId="0B515213">
                  <wp:extent cx="4237447" cy="96202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1570" cy="972042"/>
                          </a:xfrm>
                          <a:prstGeom prst="rect">
                            <a:avLst/>
                          </a:prstGeom>
                          <a:noFill/>
                        </pic:spPr>
                      </pic:pic>
                    </a:graphicData>
                  </a:graphic>
                </wp:inline>
              </w:drawing>
            </w:r>
          </w:p>
        </w:tc>
      </w:tr>
    </w:tbl>
    <w:p w14:paraId="13E02E64" w14:textId="77777777" w:rsidR="00026A7E" w:rsidRPr="00CB2B3F" w:rsidRDefault="00026A7E" w:rsidP="00026A7E">
      <w:pPr>
        <w:spacing w:after="240"/>
        <w:ind w:left="907"/>
        <w:rPr>
          <w:bCs/>
          <w:szCs w:val="22"/>
        </w:rPr>
      </w:pPr>
    </w:p>
    <w:p w14:paraId="1A6070AC" w14:textId="77777777" w:rsidR="00026A7E" w:rsidRPr="00CB2B3F" w:rsidRDefault="00026A7E" w:rsidP="00026A7E">
      <w:pPr>
        <w:numPr>
          <w:ilvl w:val="0"/>
          <w:numId w:val="80"/>
        </w:numPr>
        <w:spacing w:after="240"/>
        <w:rPr>
          <w:bCs/>
          <w:szCs w:val="22"/>
          <w:u w:val="single"/>
        </w:rPr>
      </w:pPr>
      <w:r w:rsidRPr="00CB2B3F">
        <w:rPr>
          <w:b/>
          <w:bCs/>
          <w:szCs w:val="22"/>
        </w:rPr>
        <w:lastRenderedPageBreak/>
        <w:t>분석</w:t>
      </w:r>
    </w:p>
    <w:p w14:paraId="00CF2EC2" w14:textId="77777777" w:rsidR="00026A7E" w:rsidRPr="00CB2B3F" w:rsidRDefault="00026A7E" w:rsidP="00026A7E">
      <w:pPr>
        <w:spacing w:after="240"/>
        <w:ind w:left="907"/>
        <w:rPr>
          <w:bCs/>
          <w:szCs w:val="22"/>
        </w:rPr>
      </w:pPr>
      <w:r w:rsidRPr="00CB2B3F">
        <w:rPr>
          <w:bCs/>
          <w:szCs w:val="22"/>
        </w:rPr>
        <w:t>건축법</w:t>
      </w:r>
      <w:r w:rsidRPr="00CB2B3F">
        <w:rPr>
          <w:bCs/>
          <w:szCs w:val="22"/>
        </w:rPr>
        <w:t xml:space="preserve"> </w:t>
      </w:r>
      <w:r w:rsidRPr="00CB2B3F">
        <w:rPr>
          <w:bCs/>
          <w:szCs w:val="22"/>
        </w:rPr>
        <w:t>제</w:t>
      </w:r>
      <w:r w:rsidRPr="00CB2B3F">
        <w:rPr>
          <w:bCs/>
          <w:szCs w:val="22"/>
        </w:rPr>
        <w:t>20</w:t>
      </w:r>
      <w:r w:rsidRPr="00CB2B3F">
        <w:rPr>
          <w:bCs/>
          <w:szCs w:val="22"/>
        </w:rPr>
        <w:t>조</w:t>
      </w:r>
      <w:r w:rsidRPr="00CB2B3F">
        <w:rPr>
          <w:bCs/>
          <w:szCs w:val="22"/>
        </w:rPr>
        <w:t xml:space="preserve"> </w:t>
      </w:r>
      <w:r w:rsidRPr="00CB2B3F">
        <w:rPr>
          <w:bCs/>
          <w:szCs w:val="22"/>
        </w:rPr>
        <w:t>제</w:t>
      </w:r>
      <w:r w:rsidRPr="00CB2B3F">
        <w:rPr>
          <w:bCs/>
          <w:szCs w:val="22"/>
        </w:rPr>
        <w:t>3</w:t>
      </w:r>
      <w:r w:rsidRPr="00CB2B3F">
        <w:rPr>
          <w:bCs/>
          <w:szCs w:val="22"/>
        </w:rPr>
        <w:t>항에</w:t>
      </w:r>
      <w:r w:rsidRPr="00CB2B3F">
        <w:rPr>
          <w:bCs/>
          <w:szCs w:val="22"/>
        </w:rPr>
        <w:t xml:space="preserve"> </w:t>
      </w:r>
      <w:r w:rsidRPr="00CB2B3F">
        <w:rPr>
          <w:bCs/>
          <w:szCs w:val="22"/>
        </w:rPr>
        <w:t>의하면</w:t>
      </w:r>
      <w:r w:rsidRPr="00CB2B3F">
        <w:rPr>
          <w:bCs/>
          <w:szCs w:val="22"/>
        </w:rPr>
        <w:t xml:space="preserve"> </w:t>
      </w:r>
      <w:r w:rsidRPr="00CB2B3F">
        <w:rPr>
          <w:bCs/>
          <w:szCs w:val="22"/>
        </w:rPr>
        <w:t>물품저장용</w:t>
      </w:r>
      <w:r w:rsidRPr="00CB2B3F">
        <w:rPr>
          <w:bCs/>
          <w:szCs w:val="22"/>
        </w:rPr>
        <w:t xml:space="preserve">, </w:t>
      </w:r>
      <w:r w:rsidRPr="00CB2B3F">
        <w:rPr>
          <w:bCs/>
          <w:szCs w:val="22"/>
        </w:rPr>
        <w:t>간이포장용</w:t>
      </w:r>
      <w:r w:rsidRPr="00CB2B3F">
        <w:rPr>
          <w:bCs/>
          <w:szCs w:val="22"/>
        </w:rPr>
        <w:t xml:space="preserve">, </w:t>
      </w:r>
      <w:r w:rsidRPr="00CB2B3F">
        <w:rPr>
          <w:bCs/>
          <w:szCs w:val="22"/>
        </w:rPr>
        <w:t>간이수선작업용</w:t>
      </w:r>
      <w:r w:rsidRPr="00CB2B3F">
        <w:rPr>
          <w:bCs/>
          <w:szCs w:val="22"/>
        </w:rPr>
        <w:t xml:space="preserve"> </w:t>
      </w:r>
      <w:r w:rsidRPr="00CB2B3F">
        <w:rPr>
          <w:bCs/>
          <w:szCs w:val="22"/>
        </w:rPr>
        <w:t>등으로</w:t>
      </w:r>
      <w:r w:rsidRPr="00CB2B3F">
        <w:rPr>
          <w:bCs/>
          <w:szCs w:val="22"/>
        </w:rPr>
        <w:t xml:space="preserve"> </w:t>
      </w:r>
      <w:r w:rsidRPr="00CB2B3F">
        <w:rPr>
          <w:bCs/>
          <w:szCs w:val="22"/>
        </w:rPr>
        <w:t>쓰기</w:t>
      </w:r>
      <w:r w:rsidRPr="00CB2B3F">
        <w:rPr>
          <w:bCs/>
          <w:szCs w:val="22"/>
        </w:rPr>
        <w:t xml:space="preserve"> </w:t>
      </w:r>
      <w:r w:rsidRPr="00CB2B3F">
        <w:rPr>
          <w:bCs/>
          <w:szCs w:val="22"/>
        </w:rPr>
        <w:t>위하여</w:t>
      </w:r>
      <w:r w:rsidRPr="00CB2B3F">
        <w:rPr>
          <w:bCs/>
          <w:szCs w:val="22"/>
        </w:rPr>
        <w:t xml:space="preserve"> </w:t>
      </w:r>
      <w:r w:rsidRPr="00CB2B3F">
        <w:rPr>
          <w:bCs/>
          <w:szCs w:val="22"/>
        </w:rPr>
        <w:t>공장</w:t>
      </w:r>
      <w:r w:rsidRPr="00CB2B3F">
        <w:rPr>
          <w:bCs/>
          <w:szCs w:val="22"/>
        </w:rPr>
        <w:t xml:space="preserve"> </w:t>
      </w:r>
      <w:r w:rsidRPr="00CB2B3F">
        <w:rPr>
          <w:bCs/>
          <w:szCs w:val="22"/>
        </w:rPr>
        <w:t>또는</w:t>
      </w:r>
      <w:r w:rsidRPr="00CB2B3F">
        <w:rPr>
          <w:bCs/>
          <w:szCs w:val="22"/>
        </w:rPr>
        <w:t xml:space="preserve"> </w:t>
      </w:r>
      <w:r w:rsidRPr="00CB2B3F">
        <w:rPr>
          <w:bCs/>
          <w:szCs w:val="22"/>
        </w:rPr>
        <w:t>창고시설에</w:t>
      </w:r>
      <w:r w:rsidRPr="00CB2B3F">
        <w:rPr>
          <w:bCs/>
          <w:szCs w:val="22"/>
        </w:rPr>
        <w:t xml:space="preserve"> </w:t>
      </w:r>
      <w:r w:rsidRPr="00CB2B3F">
        <w:rPr>
          <w:bCs/>
          <w:szCs w:val="22"/>
        </w:rPr>
        <w:t>설치하는</w:t>
      </w:r>
      <w:r w:rsidRPr="00CB2B3F">
        <w:rPr>
          <w:bCs/>
          <w:szCs w:val="22"/>
        </w:rPr>
        <w:t xml:space="preserve"> </w:t>
      </w:r>
      <w:r w:rsidRPr="00CB2B3F">
        <w:rPr>
          <w:bCs/>
          <w:szCs w:val="22"/>
        </w:rPr>
        <w:t>천막</w:t>
      </w:r>
      <w:r w:rsidRPr="00CB2B3F">
        <w:rPr>
          <w:bCs/>
          <w:szCs w:val="22"/>
        </w:rPr>
        <w:t>(</w:t>
      </w:r>
      <w:r w:rsidRPr="00CB2B3F">
        <w:rPr>
          <w:bCs/>
          <w:szCs w:val="22"/>
        </w:rPr>
        <w:t>벽</w:t>
      </w:r>
      <w:r w:rsidRPr="00CB2B3F">
        <w:rPr>
          <w:bCs/>
          <w:szCs w:val="22"/>
        </w:rPr>
        <w:t xml:space="preserve"> </w:t>
      </w:r>
      <w:r w:rsidRPr="00CB2B3F">
        <w:rPr>
          <w:bCs/>
          <w:szCs w:val="22"/>
        </w:rPr>
        <w:t>또는</w:t>
      </w:r>
      <w:r w:rsidRPr="00CB2B3F">
        <w:rPr>
          <w:bCs/>
          <w:szCs w:val="22"/>
        </w:rPr>
        <w:t xml:space="preserve"> </w:t>
      </w:r>
      <w:r w:rsidRPr="00CB2B3F">
        <w:rPr>
          <w:bCs/>
          <w:szCs w:val="22"/>
        </w:rPr>
        <w:t>지붕이</w:t>
      </w:r>
      <w:r w:rsidRPr="00CB2B3F">
        <w:rPr>
          <w:bCs/>
          <w:szCs w:val="22"/>
        </w:rPr>
        <w:t xml:space="preserve"> </w:t>
      </w:r>
      <w:r w:rsidRPr="00CB2B3F">
        <w:rPr>
          <w:bCs/>
          <w:szCs w:val="22"/>
        </w:rPr>
        <w:t>합성수지</w:t>
      </w:r>
      <w:r w:rsidRPr="00CB2B3F">
        <w:rPr>
          <w:bCs/>
          <w:szCs w:val="22"/>
        </w:rPr>
        <w:t xml:space="preserve"> </w:t>
      </w:r>
      <w:r w:rsidRPr="00CB2B3F">
        <w:rPr>
          <w:bCs/>
          <w:szCs w:val="22"/>
        </w:rPr>
        <w:t>재질로</w:t>
      </w:r>
      <w:r w:rsidRPr="00CB2B3F">
        <w:rPr>
          <w:bCs/>
          <w:szCs w:val="22"/>
        </w:rPr>
        <w:t xml:space="preserve"> </w:t>
      </w:r>
      <w:r w:rsidRPr="00CB2B3F">
        <w:rPr>
          <w:bCs/>
          <w:szCs w:val="22"/>
        </w:rPr>
        <w:t>된</w:t>
      </w:r>
      <w:r w:rsidRPr="00CB2B3F">
        <w:rPr>
          <w:bCs/>
          <w:szCs w:val="22"/>
        </w:rPr>
        <w:t xml:space="preserve"> </w:t>
      </w:r>
      <w:r w:rsidRPr="00CB2B3F">
        <w:rPr>
          <w:bCs/>
          <w:szCs w:val="22"/>
        </w:rPr>
        <w:t>것</w:t>
      </w:r>
      <w:r w:rsidRPr="00CB2B3F">
        <w:rPr>
          <w:bCs/>
          <w:szCs w:val="22"/>
        </w:rPr>
        <w:t xml:space="preserve"> </w:t>
      </w:r>
      <w:r w:rsidRPr="00CB2B3F">
        <w:rPr>
          <w:bCs/>
          <w:szCs w:val="22"/>
        </w:rPr>
        <w:t>포함</w:t>
      </w:r>
      <w:r w:rsidRPr="00CB2B3F">
        <w:rPr>
          <w:bCs/>
          <w:szCs w:val="22"/>
        </w:rPr>
        <w:t xml:space="preserve">), </w:t>
      </w:r>
      <w:r w:rsidRPr="00CB2B3F">
        <w:rPr>
          <w:bCs/>
          <w:szCs w:val="22"/>
        </w:rPr>
        <w:t>그</w:t>
      </w:r>
      <w:r w:rsidRPr="00CB2B3F">
        <w:rPr>
          <w:bCs/>
          <w:szCs w:val="22"/>
        </w:rPr>
        <w:t xml:space="preserve"> </w:t>
      </w:r>
      <w:r w:rsidRPr="00CB2B3F">
        <w:rPr>
          <w:bCs/>
          <w:szCs w:val="22"/>
        </w:rPr>
        <w:t>밖에</w:t>
      </w:r>
      <w:r w:rsidRPr="00CB2B3F">
        <w:rPr>
          <w:bCs/>
          <w:szCs w:val="22"/>
        </w:rPr>
        <w:t xml:space="preserve"> </w:t>
      </w:r>
      <w:r w:rsidRPr="00CB2B3F">
        <w:rPr>
          <w:bCs/>
          <w:szCs w:val="22"/>
        </w:rPr>
        <w:t>이와</w:t>
      </w:r>
      <w:r w:rsidRPr="00CB2B3F">
        <w:rPr>
          <w:bCs/>
          <w:szCs w:val="22"/>
        </w:rPr>
        <w:t xml:space="preserve"> </w:t>
      </w:r>
      <w:r w:rsidRPr="00CB2B3F">
        <w:rPr>
          <w:bCs/>
          <w:szCs w:val="22"/>
        </w:rPr>
        <w:t>비슷한</w:t>
      </w:r>
      <w:r w:rsidRPr="00CB2B3F">
        <w:rPr>
          <w:bCs/>
          <w:szCs w:val="22"/>
        </w:rPr>
        <w:t xml:space="preserve"> </w:t>
      </w:r>
      <w:r w:rsidRPr="00CB2B3F">
        <w:rPr>
          <w:bCs/>
          <w:szCs w:val="22"/>
        </w:rPr>
        <w:t>것을</w:t>
      </w:r>
      <w:r w:rsidRPr="00CB2B3F">
        <w:rPr>
          <w:bCs/>
          <w:szCs w:val="22"/>
        </w:rPr>
        <w:t xml:space="preserve"> </w:t>
      </w:r>
      <w:r w:rsidRPr="00CB2B3F">
        <w:rPr>
          <w:bCs/>
          <w:szCs w:val="22"/>
        </w:rPr>
        <w:t>축조하고자</w:t>
      </w:r>
      <w:r w:rsidRPr="00CB2B3F">
        <w:rPr>
          <w:bCs/>
          <w:szCs w:val="22"/>
        </w:rPr>
        <w:t xml:space="preserve"> </w:t>
      </w:r>
      <w:r w:rsidRPr="00CB2B3F">
        <w:rPr>
          <w:bCs/>
          <w:szCs w:val="22"/>
        </w:rPr>
        <w:t>하는</w:t>
      </w:r>
      <w:r w:rsidRPr="00CB2B3F">
        <w:rPr>
          <w:bCs/>
          <w:szCs w:val="22"/>
        </w:rPr>
        <w:t xml:space="preserve"> </w:t>
      </w:r>
      <w:r w:rsidRPr="00CB2B3F">
        <w:rPr>
          <w:bCs/>
          <w:szCs w:val="22"/>
        </w:rPr>
        <w:t>경우</w:t>
      </w:r>
      <w:r w:rsidRPr="00CB2B3F">
        <w:rPr>
          <w:bCs/>
          <w:szCs w:val="22"/>
        </w:rPr>
        <w:t xml:space="preserve"> </w:t>
      </w:r>
      <w:r w:rsidRPr="00CB2B3F">
        <w:rPr>
          <w:bCs/>
          <w:szCs w:val="22"/>
        </w:rPr>
        <w:t>관할</w:t>
      </w:r>
      <w:r w:rsidRPr="00CB2B3F">
        <w:rPr>
          <w:bCs/>
          <w:szCs w:val="22"/>
        </w:rPr>
        <w:t xml:space="preserve"> </w:t>
      </w:r>
      <w:r w:rsidRPr="00CB2B3F">
        <w:rPr>
          <w:bCs/>
          <w:szCs w:val="22"/>
        </w:rPr>
        <w:t>행정기관에</w:t>
      </w:r>
      <w:r w:rsidRPr="00CB2B3F">
        <w:rPr>
          <w:bCs/>
          <w:szCs w:val="22"/>
        </w:rPr>
        <w:t xml:space="preserve"> </w:t>
      </w:r>
      <w:r w:rsidRPr="00CB2B3F">
        <w:rPr>
          <w:bCs/>
          <w:szCs w:val="22"/>
        </w:rPr>
        <w:t>가설건축물</w:t>
      </w:r>
      <w:r w:rsidRPr="00CB2B3F">
        <w:rPr>
          <w:bCs/>
          <w:szCs w:val="22"/>
        </w:rPr>
        <w:t xml:space="preserve"> </w:t>
      </w:r>
      <w:r w:rsidRPr="00CB2B3F">
        <w:rPr>
          <w:bCs/>
          <w:szCs w:val="22"/>
        </w:rPr>
        <w:t>축조</w:t>
      </w:r>
      <w:r w:rsidRPr="00CB2B3F">
        <w:rPr>
          <w:bCs/>
          <w:szCs w:val="22"/>
        </w:rPr>
        <w:t xml:space="preserve"> </w:t>
      </w:r>
      <w:r w:rsidRPr="00CB2B3F">
        <w:rPr>
          <w:bCs/>
          <w:szCs w:val="22"/>
        </w:rPr>
        <w:t>신고를</w:t>
      </w:r>
      <w:r w:rsidRPr="00CB2B3F">
        <w:rPr>
          <w:bCs/>
          <w:szCs w:val="22"/>
        </w:rPr>
        <w:t xml:space="preserve"> </w:t>
      </w:r>
      <w:r w:rsidRPr="00CB2B3F">
        <w:rPr>
          <w:bCs/>
          <w:szCs w:val="22"/>
        </w:rPr>
        <w:t>하여야</w:t>
      </w:r>
      <w:r w:rsidRPr="00CB2B3F">
        <w:rPr>
          <w:bCs/>
          <w:szCs w:val="22"/>
        </w:rPr>
        <w:t xml:space="preserve"> </w:t>
      </w:r>
      <w:r w:rsidRPr="00CB2B3F">
        <w:rPr>
          <w:bCs/>
          <w:szCs w:val="22"/>
        </w:rPr>
        <w:t>함</w:t>
      </w:r>
      <w:r w:rsidRPr="00CB2B3F">
        <w:rPr>
          <w:bCs/>
          <w:szCs w:val="22"/>
        </w:rPr>
        <w:t>.</w:t>
      </w:r>
    </w:p>
    <w:p w14:paraId="27418BC4" w14:textId="77777777" w:rsidR="00026A7E" w:rsidRPr="00CB2B3F" w:rsidRDefault="00026A7E" w:rsidP="00026A7E">
      <w:pPr>
        <w:spacing w:after="240"/>
        <w:ind w:left="907"/>
        <w:rPr>
          <w:bCs/>
          <w:szCs w:val="22"/>
        </w:rPr>
      </w:pPr>
      <w:r w:rsidRPr="00CB2B3F">
        <w:rPr>
          <w:bCs/>
          <w:szCs w:val="22"/>
        </w:rPr>
        <w:t>건축법</w:t>
      </w:r>
      <w:r w:rsidRPr="00CB2B3F">
        <w:rPr>
          <w:bCs/>
          <w:szCs w:val="22"/>
        </w:rPr>
        <w:t xml:space="preserve"> </w:t>
      </w:r>
      <w:r w:rsidRPr="00CB2B3F">
        <w:rPr>
          <w:bCs/>
          <w:szCs w:val="22"/>
        </w:rPr>
        <w:t>제</w:t>
      </w:r>
      <w:r w:rsidRPr="00CB2B3F">
        <w:rPr>
          <w:bCs/>
          <w:szCs w:val="22"/>
        </w:rPr>
        <w:t>79</w:t>
      </w:r>
      <w:r w:rsidRPr="00CB2B3F">
        <w:rPr>
          <w:bCs/>
          <w:szCs w:val="22"/>
        </w:rPr>
        <w:t>조</w:t>
      </w:r>
      <w:r w:rsidRPr="00CB2B3F">
        <w:rPr>
          <w:bCs/>
          <w:szCs w:val="22"/>
        </w:rPr>
        <w:t xml:space="preserve"> </w:t>
      </w:r>
      <w:r w:rsidRPr="00CB2B3F">
        <w:rPr>
          <w:bCs/>
          <w:szCs w:val="22"/>
        </w:rPr>
        <w:t>및</w:t>
      </w:r>
      <w:r w:rsidRPr="00CB2B3F">
        <w:rPr>
          <w:bCs/>
          <w:szCs w:val="22"/>
        </w:rPr>
        <w:t xml:space="preserve"> </w:t>
      </w:r>
      <w:r w:rsidRPr="00CB2B3F">
        <w:rPr>
          <w:bCs/>
          <w:szCs w:val="22"/>
        </w:rPr>
        <w:t>제</w:t>
      </w:r>
      <w:r w:rsidRPr="00CB2B3F">
        <w:rPr>
          <w:bCs/>
          <w:szCs w:val="22"/>
        </w:rPr>
        <w:t>80</w:t>
      </w:r>
      <w:r w:rsidRPr="00CB2B3F">
        <w:rPr>
          <w:bCs/>
          <w:szCs w:val="22"/>
        </w:rPr>
        <w:t>조에</w:t>
      </w:r>
      <w:r w:rsidRPr="00CB2B3F">
        <w:rPr>
          <w:bCs/>
          <w:szCs w:val="22"/>
        </w:rPr>
        <w:t xml:space="preserve"> </w:t>
      </w:r>
      <w:r w:rsidRPr="00CB2B3F">
        <w:rPr>
          <w:bCs/>
          <w:szCs w:val="22"/>
        </w:rPr>
        <w:t>의하면</w:t>
      </w:r>
      <w:r w:rsidRPr="00CB2B3F">
        <w:rPr>
          <w:bCs/>
          <w:szCs w:val="22"/>
        </w:rPr>
        <w:t xml:space="preserve"> </w:t>
      </w:r>
      <w:r w:rsidRPr="00CB2B3F">
        <w:rPr>
          <w:bCs/>
          <w:szCs w:val="22"/>
        </w:rPr>
        <w:t>허가권자는</w:t>
      </w:r>
      <w:r w:rsidRPr="00CB2B3F">
        <w:rPr>
          <w:bCs/>
          <w:szCs w:val="22"/>
        </w:rPr>
        <w:t xml:space="preserve"> </w:t>
      </w:r>
      <w:r w:rsidRPr="00CB2B3F">
        <w:rPr>
          <w:bCs/>
          <w:szCs w:val="22"/>
        </w:rPr>
        <w:t>건축법</w:t>
      </w:r>
      <w:r w:rsidRPr="00CB2B3F">
        <w:rPr>
          <w:bCs/>
          <w:szCs w:val="22"/>
        </w:rPr>
        <w:t xml:space="preserve"> </w:t>
      </w:r>
      <w:r w:rsidRPr="00CB2B3F">
        <w:rPr>
          <w:bCs/>
          <w:szCs w:val="22"/>
        </w:rPr>
        <w:t>또는</w:t>
      </w:r>
      <w:r w:rsidRPr="00CB2B3F">
        <w:rPr>
          <w:bCs/>
          <w:szCs w:val="22"/>
        </w:rPr>
        <w:t xml:space="preserve"> </w:t>
      </w:r>
      <w:r w:rsidRPr="00CB2B3F">
        <w:rPr>
          <w:bCs/>
          <w:szCs w:val="22"/>
        </w:rPr>
        <w:t>건축법에</w:t>
      </w:r>
      <w:r w:rsidRPr="00CB2B3F">
        <w:rPr>
          <w:bCs/>
          <w:szCs w:val="22"/>
        </w:rPr>
        <w:t xml:space="preserve"> </w:t>
      </w:r>
      <w:r w:rsidRPr="00CB2B3F">
        <w:rPr>
          <w:bCs/>
          <w:szCs w:val="22"/>
        </w:rPr>
        <w:t>따른</w:t>
      </w:r>
      <w:r w:rsidRPr="00CB2B3F">
        <w:rPr>
          <w:bCs/>
          <w:szCs w:val="22"/>
        </w:rPr>
        <w:t xml:space="preserve"> </w:t>
      </w:r>
      <w:r w:rsidRPr="00CB2B3F">
        <w:rPr>
          <w:bCs/>
          <w:szCs w:val="22"/>
        </w:rPr>
        <w:t>명령이나</w:t>
      </w:r>
      <w:r w:rsidRPr="00CB2B3F">
        <w:rPr>
          <w:bCs/>
          <w:szCs w:val="22"/>
        </w:rPr>
        <w:t xml:space="preserve"> </w:t>
      </w:r>
      <w:r w:rsidRPr="00CB2B3F">
        <w:rPr>
          <w:bCs/>
          <w:szCs w:val="22"/>
        </w:rPr>
        <w:t>처분에</w:t>
      </w:r>
      <w:r w:rsidRPr="00CB2B3F">
        <w:rPr>
          <w:bCs/>
          <w:szCs w:val="22"/>
        </w:rPr>
        <w:t xml:space="preserve"> </w:t>
      </w:r>
      <w:r w:rsidRPr="00CB2B3F">
        <w:rPr>
          <w:bCs/>
          <w:szCs w:val="22"/>
        </w:rPr>
        <w:t>위반되는</w:t>
      </w:r>
      <w:r w:rsidRPr="00CB2B3F">
        <w:rPr>
          <w:bCs/>
          <w:szCs w:val="22"/>
        </w:rPr>
        <w:t xml:space="preserve"> </w:t>
      </w:r>
      <w:r w:rsidRPr="00CB2B3F">
        <w:rPr>
          <w:bCs/>
          <w:szCs w:val="22"/>
        </w:rPr>
        <w:t>대지나</w:t>
      </w:r>
      <w:r w:rsidRPr="00CB2B3F">
        <w:rPr>
          <w:bCs/>
          <w:szCs w:val="22"/>
        </w:rPr>
        <w:t xml:space="preserve"> </w:t>
      </w:r>
      <w:r w:rsidRPr="00CB2B3F">
        <w:rPr>
          <w:bCs/>
          <w:szCs w:val="22"/>
        </w:rPr>
        <w:t>건축물에</w:t>
      </w:r>
      <w:r w:rsidRPr="00CB2B3F">
        <w:rPr>
          <w:bCs/>
          <w:szCs w:val="22"/>
        </w:rPr>
        <w:t xml:space="preserve"> </w:t>
      </w:r>
      <w:r w:rsidRPr="00CB2B3F">
        <w:rPr>
          <w:bCs/>
          <w:szCs w:val="22"/>
        </w:rPr>
        <w:t>대하여</w:t>
      </w:r>
      <w:r w:rsidRPr="00CB2B3F">
        <w:rPr>
          <w:bCs/>
          <w:szCs w:val="22"/>
        </w:rPr>
        <w:t xml:space="preserve"> </w:t>
      </w:r>
      <w:r w:rsidRPr="00CB2B3F">
        <w:rPr>
          <w:bCs/>
          <w:szCs w:val="22"/>
        </w:rPr>
        <w:t>건축법에</w:t>
      </w:r>
      <w:r w:rsidRPr="00CB2B3F">
        <w:rPr>
          <w:bCs/>
          <w:szCs w:val="22"/>
        </w:rPr>
        <w:t xml:space="preserve"> </w:t>
      </w:r>
      <w:r w:rsidRPr="00CB2B3F">
        <w:rPr>
          <w:bCs/>
          <w:szCs w:val="22"/>
        </w:rPr>
        <w:t>따른</w:t>
      </w:r>
      <w:r w:rsidRPr="00CB2B3F">
        <w:rPr>
          <w:bCs/>
          <w:szCs w:val="22"/>
        </w:rPr>
        <w:t xml:space="preserve"> </w:t>
      </w:r>
      <w:r w:rsidRPr="00CB2B3F">
        <w:rPr>
          <w:bCs/>
          <w:szCs w:val="22"/>
        </w:rPr>
        <w:t>허가</w:t>
      </w:r>
      <w:r w:rsidRPr="00CB2B3F">
        <w:rPr>
          <w:bCs/>
          <w:szCs w:val="22"/>
        </w:rPr>
        <w:t xml:space="preserve"> </w:t>
      </w:r>
      <w:r w:rsidRPr="00CB2B3F">
        <w:rPr>
          <w:bCs/>
          <w:szCs w:val="22"/>
        </w:rPr>
        <w:t>또는</w:t>
      </w:r>
      <w:r w:rsidRPr="00CB2B3F">
        <w:rPr>
          <w:bCs/>
          <w:szCs w:val="22"/>
        </w:rPr>
        <w:t xml:space="preserve"> </w:t>
      </w:r>
      <w:r w:rsidRPr="00CB2B3F">
        <w:rPr>
          <w:bCs/>
          <w:szCs w:val="22"/>
        </w:rPr>
        <w:t>승인을</w:t>
      </w:r>
      <w:r w:rsidRPr="00CB2B3F">
        <w:rPr>
          <w:bCs/>
          <w:szCs w:val="22"/>
        </w:rPr>
        <w:t xml:space="preserve"> </w:t>
      </w:r>
      <w:r w:rsidRPr="00CB2B3F">
        <w:rPr>
          <w:bCs/>
          <w:szCs w:val="22"/>
        </w:rPr>
        <w:t>취소하거나</w:t>
      </w:r>
      <w:r w:rsidRPr="00CB2B3F">
        <w:rPr>
          <w:bCs/>
          <w:szCs w:val="22"/>
        </w:rPr>
        <w:t xml:space="preserve"> </w:t>
      </w:r>
      <w:r w:rsidRPr="00CB2B3F">
        <w:rPr>
          <w:bCs/>
          <w:szCs w:val="22"/>
        </w:rPr>
        <w:t>그</w:t>
      </w:r>
      <w:r w:rsidRPr="00CB2B3F">
        <w:rPr>
          <w:bCs/>
          <w:szCs w:val="22"/>
        </w:rPr>
        <w:t xml:space="preserve"> </w:t>
      </w:r>
      <w:r w:rsidRPr="00CB2B3F">
        <w:rPr>
          <w:bCs/>
          <w:szCs w:val="22"/>
        </w:rPr>
        <w:t>건축물의</w:t>
      </w:r>
      <w:r w:rsidRPr="00CB2B3F">
        <w:rPr>
          <w:bCs/>
          <w:szCs w:val="22"/>
        </w:rPr>
        <w:t xml:space="preserve"> </w:t>
      </w:r>
      <w:proofErr w:type="spellStart"/>
      <w:r w:rsidRPr="00CB2B3F">
        <w:rPr>
          <w:bCs/>
          <w:szCs w:val="22"/>
        </w:rPr>
        <w:t>건축주ㆍ공사시공자ㆍ현장관리인ㆍ소유자ㆍ관리자</w:t>
      </w:r>
      <w:proofErr w:type="spellEnd"/>
      <w:r w:rsidRPr="00CB2B3F">
        <w:rPr>
          <w:bCs/>
          <w:szCs w:val="22"/>
        </w:rPr>
        <w:t xml:space="preserve"> </w:t>
      </w:r>
      <w:r w:rsidRPr="00CB2B3F">
        <w:rPr>
          <w:bCs/>
          <w:szCs w:val="22"/>
        </w:rPr>
        <w:t>또는</w:t>
      </w:r>
      <w:r w:rsidRPr="00CB2B3F">
        <w:rPr>
          <w:bCs/>
          <w:szCs w:val="22"/>
        </w:rPr>
        <w:t xml:space="preserve"> </w:t>
      </w:r>
      <w:r w:rsidRPr="00CB2B3F">
        <w:rPr>
          <w:bCs/>
          <w:szCs w:val="22"/>
        </w:rPr>
        <w:t>점유자</w:t>
      </w:r>
      <w:r w:rsidRPr="00CB2B3F">
        <w:rPr>
          <w:bCs/>
          <w:szCs w:val="22"/>
        </w:rPr>
        <w:t>(“</w:t>
      </w:r>
      <w:proofErr w:type="spellStart"/>
      <w:r w:rsidRPr="00CB2B3F">
        <w:rPr>
          <w:b/>
          <w:bCs/>
          <w:szCs w:val="22"/>
        </w:rPr>
        <w:t>건축주등</w:t>
      </w:r>
      <w:proofErr w:type="spellEnd"/>
      <w:r w:rsidRPr="00CB2B3F">
        <w:rPr>
          <w:bCs/>
          <w:szCs w:val="22"/>
        </w:rPr>
        <w:t>”)</w:t>
      </w:r>
      <w:r w:rsidRPr="00CB2B3F">
        <w:rPr>
          <w:bCs/>
          <w:szCs w:val="22"/>
        </w:rPr>
        <w:t>에게</w:t>
      </w:r>
      <w:r w:rsidRPr="00CB2B3F">
        <w:rPr>
          <w:bCs/>
          <w:szCs w:val="22"/>
        </w:rPr>
        <w:t xml:space="preserve"> </w:t>
      </w:r>
      <w:r w:rsidRPr="00CB2B3F">
        <w:rPr>
          <w:bCs/>
          <w:szCs w:val="22"/>
        </w:rPr>
        <w:t>공사의</w:t>
      </w:r>
      <w:r w:rsidRPr="00CB2B3F">
        <w:rPr>
          <w:bCs/>
          <w:szCs w:val="22"/>
        </w:rPr>
        <w:t xml:space="preserve"> </w:t>
      </w:r>
      <w:r w:rsidRPr="00CB2B3F">
        <w:rPr>
          <w:bCs/>
          <w:szCs w:val="22"/>
        </w:rPr>
        <w:t>중지를</w:t>
      </w:r>
      <w:r w:rsidRPr="00CB2B3F">
        <w:rPr>
          <w:bCs/>
          <w:szCs w:val="22"/>
        </w:rPr>
        <w:t xml:space="preserve"> </w:t>
      </w:r>
      <w:r w:rsidRPr="00CB2B3F">
        <w:rPr>
          <w:bCs/>
          <w:szCs w:val="22"/>
        </w:rPr>
        <w:t>명하거나</w:t>
      </w:r>
      <w:r w:rsidRPr="00CB2B3F">
        <w:rPr>
          <w:bCs/>
          <w:szCs w:val="22"/>
        </w:rPr>
        <w:t xml:space="preserve"> </w:t>
      </w:r>
      <w:r w:rsidRPr="00CB2B3F">
        <w:rPr>
          <w:bCs/>
          <w:szCs w:val="22"/>
        </w:rPr>
        <w:t>상당한</w:t>
      </w:r>
      <w:r w:rsidRPr="00CB2B3F">
        <w:rPr>
          <w:bCs/>
          <w:szCs w:val="22"/>
        </w:rPr>
        <w:t xml:space="preserve"> </w:t>
      </w:r>
      <w:r w:rsidRPr="00CB2B3F">
        <w:rPr>
          <w:bCs/>
          <w:szCs w:val="22"/>
        </w:rPr>
        <w:t>기간을</w:t>
      </w:r>
      <w:r w:rsidRPr="00CB2B3F">
        <w:rPr>
          <w:bCs/>
          <w:szCs w:val="22"/>
        </w:rPr>
        <w:t xml:space="preserve"> </w:t>
      </w:r>
      <w:r w:rsidRPr="00CB2B3F">
        <w:rPr>
          <w:bCs/>
          <w:szCs w:val="22"/>
        </w:rPr>
        <w:t>정하여</w:t>
      </w:r>
      <w:r w:rsidRPr="00CB2B3F">
        <w:rPr>
          <w:bCs/>
          <w:szCs w:val="22"/>
        </w:rPr>
        <w:t xml:space="preserve"> </w:t>
      </w:r>
      <w:r w:rsidRPr="00CB2B3F">
        <w:rPr>
          <w:bCs/>
          <w:szCs w:val="22"/>
        </w:rPr>
        <w:t>그</w:t>
      </w:r>
      <w:r w:rsidRPr="00CB2B3F">
        <w:rPr>
          <w:bCs/>
          <w:szCs w:val="22"/>
        </w:rPr>
        <w:t xml:space="preserve"> </w:t>
      </w:r>
      <w:r w:rsidRPr="00CB2B3F">
        <w:rPr>
          <w:bCs/>
          <w:szCs w:val="22"/>
        </w:rPr>
        <w:t>건축물의</w:t>
      </w:r>
      <w:r w:rsidRPr="00CB2B3F">
        <w:rPr>
          <w:bCs/>
          <w:szCs w:val="22"/>
        </w:rPr>
        <w:t xml:space="preserve"> </w:t>
      </w:r>
      <w:proofErr w:type="spellStart"/>
      <w:r w:rsidRPr="00CB2B3F">
        <w:rPr>
          <w:bCs/>
          <w:szCs w:val="22"/>
        </w:rPr>
        <w:t>해체ㆍ개축ㆍ증축ㆍ수선ㆍ용도변경ㆍ사용금지ㆍ사용제한</w:t>
      </w:r>
      <w:proofErr w:type="spellEnd"/>
      <w:r w:rsidRPr="00CB2B3F">
        <w:rPr>
          <w:bCs/>
          <w:szCs w:val="22"/>
        </w:rPr>
        <w:t xml:space="preserve">, </w:t>
      </w:r>
      <w:r w:rsidRPr="00CB2B3F">
        <w:rPr>
          <w:bCs/>
          <w:szCs w:val="22"/>
        </w:rPr>
        <w:t>그</w:t>
      </w:r>
      <w:r w:rsidRPr="00CB2B3F">
        <w:rPr>
          <w:bCs/>
          <w:szCs w:val="22"/>
        </w:rPr>
        <w:t xml:space="preserve"> </w:t>
      </w:r>
      <w:r w:rsidRPr="00CB2B3F">
        <w:rPr>
          <w:bCs/>
          <w:szCs w:val="22"/>
        </w:rPr>
        <w:t>밖에</w:t>
      </w:r>
      <w:r w:rsidRPr="00CB2B3F">
        <w:rPr>
          <w:bCs/>
          <w:szCs w:val="22"/>
        </w:rPr>
        <w:t xml:space="preserve"> </w:t>
      </w:r>
      <w:r w:rsidRPr="00CB2B3F">
        <w:rPr>
          <w:bCs/>
          <w:szCs w:val="22"/>
        </w:rPr>
        <w:t>필요한</w:t>
      </w:r>
      <w:r w:rsidRPr="00CB2B3F">
        <w:rPr>
          <w:bCs/>
          <w:szCs w:val="22"/>
        </w:rPr>
        <w:t xml:space="preserve"> </w:t>
      </w:r>
      <w:r w:rsidRPr="00CB2B3F">
        <w:rPr>
          <w:bCs/>
          <w:szCs w:val="22"/>
        </w:rPr>
        <w:t>조치</w:t>
      </w:r>
      <w:r w:rsidRPr="00CB2B3F">
        <w:rPr>
          <w:bCs/>
          <w:szCs w:val="22"/>
        </w:rPr>
        <w:t>(“</w:t>
      </w:r>
      <w:r w:rsidRPr="00CB2B3F">
        <w:rPr>
          <w:b/>
          <w:bCs/>
          <w:szCs w:val="22"/>
        </w:rPr>
        <w:t>시정명령</w:t>
      </w:r>
      <w:r w:rsidRPr="00CB2B3F">
        <w:rPr>
          <w:bCs/>
          <w:szCs w:val="22"/>
        </w:rPr>
        <w:t>”)</w:t>
      </w:r>
      <w:r w:rsidRPr="00CB2B3F">
        <w:rPr>
          <w:bCs/>
          <w:szCs w:val="22"/>
        </w:rPr>
        <w:t>를</w:t>
      </w:r>
      <w:r w:rsidRPr="00CB2B3F">
        <w:rPr>
          <w:bCs/>
          <w:szCs w:val="22"/>
        </w:rPr>
        <w:t xml:space="preserve"> </w:t>
      </w:r>
      <w:r w:rsidRPr="00CB2B3F">
        <w:rPr>
          <w:bCs/>
          <w:szCs w:val="22"/>
        </w:rPr>
        <w:t>명할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 xml:space="preserve">. </w:t>
      </w:r>
      <w:r w:rsidRPr="00CB2B3F">
        <w:rPr>
          <w:bCs/>
          <w:szCs w:val="22"/>
        </w:rPr>
        <w:t>한편</w:t>
      </w:r>
      <w:r w:rsidRPr="00CB2B3F">
        <w:rPr>
          <w:bCs/>
          <w:szCs w:val="22"/>
        </w:rPr>
        <w:t xml:space="preserve">, </w:t>
      </w:r>
      <w:r w:rsidRPr="00CB2B3F">
        <w:rPr>
          <w:bCs/>
          <w:szCs w:val="22"/>
        </w:rPr>
        <w:t>허가권자는</w:t>
      </w:r>
      <w:r w:rsidRPr="00CB2B3F">
        <w:rPr>
          <w:bCs/>
          <w:szCs w:val="22"/>
        </w:rPr>
        <w:t xml:space="preserve"> </w:t>
      </w:r>
      <w:r w:rsidRPr="00CB2B3F">
        <w:rPr>
          <w:bCs/>
          <w:szCs w:val="22"/>
        </w:rPr>
        <w:t>해당</w:t>
      </w:r>
      <w:r w:rsidRPr="00CB2B3F">
        <w:rPr>
          <w:bCs/>
          <w:szCs w:val="22"/>
        </w:rPr>
        <w:t xml:space="preserve"> </w:t>
      </w:r>
      <w:r w:rsidRPr="00CB2B3F">
        <w:rPr>
          <w:bCs/>
          <w:szCs w:val="22"/>
        </w:rPr>
        <w:t>시정명령을</w:t>
      </w:r>
      <w:r w:rsidRPr="00CB2B3F">
        <w:rPr>
          <w:bCs/>
          <w:szCs w:val="22"/>
        </w:rPr>
        <w:t xml:space="preserve"> </w:t>
      </w:r>
      <w:r w:rsidRPr="00CB2B3F">
        <w:rPr>
          <w:bCs/>
          <w:szCs w:val="22"/>
        </w:rPr>
        <w:t>이행하지</w:t>
      </w:r>
      <w:r w:rsidRPr="00CB2B3F">
        <w:rPr>
          <w:bCs/>
          <w:szCs w:val="22"/>
        </w:rPr>
        <w:t xml:space="preserve"> </w:t>
      </w:r>
      <w:r w:rsidRPr="00CB2B3F">
        <w:rPr>
          <w:bCs/>
          <w:szCs w:val="22"/>
        </w:rPr>
        <w:t>않을</w:t>
      </w:r>
      <w:r w:rsidRPr="00CB2B3F">
        <w:rPr>
          <w:bCs/>
          <w:szCs w:val="22"/>
        </w:rPr>
        <w:t xml:space="preserve"> </w:t>
      </w:r>
      <w:r w:rsidRPr="00CB2B3F">
        <w:rPr>
          <w:bCs/>
          <w:szCs w:val="22"/>
        </w:rPr>
        <w:t>경우</w:t>
      </w:r>
      <w:r w:rsidRPr="00CB2B3F">
        <w:rPr>
          <w:bCs/>
          <w:szCs w:val="22"/>
        </w:rPr>
        <w:t xml:space="preserve"> </w:t>
      </w:r>
      <w:r w:rsidRPr="00CB2B3F">
        <w:rPr>
          <w:bCs/>
          <w:szCs w:val="22"/>
        </w:rPr>
        <w:t>이행강제금이</w:t>
      </w:r>
      <w:r w:rsidRPr="00CB2B3F">
        <w:rPr>
          <w:bCs/>
          <w:szCs w:val="22"/>
        </w:rPr>
        <w:t xml:space="preserve"> </w:t>
      </w:r>
      <w:r w:rsidRPr="00CB2B3F">
        <w:rPr>
          <w:bCs/>
          <w:szCs w:val="22"/>
        </w:rPr>
        <w:t>부과되고</w:t>
      </w:r>
      <w:r w:rsidRPr="00CB2B3F">
        <w:rPr>
          <w:bCs/>
          <w:szCs w:val="22"/>
        </w:rPr>
        <w:t xml:space="preserve">, </w:t>
      </w:r>
      <w:r w:rsidRPr="00CB2B3F">
        <w:rPr>
          <w:bCs/>
          <w:szCs w:val="22"/>
        </w:rPr>
        <w:t>시정명령이</w:t>
      </w:r>
      <w:r w:rsidRPr="00CB2B3F">
        <w:rPr>
          <w:bCs/>
          <w:szCs w:val="22"/>
        </w:rPr>
        <w:t xml:space="preserve"> </w:t>
      </w:r>
      <w:r w:rsidRPr="00CB2B3F">
        <w:rPr>
          <w:bCs/>
          <w:szCs w:val="22"/>
        </w:rPr>
        <w:t>이행될</w:t>
      </w:r>
      <w:r w:rsidRPr="00CB2B3F">
        <w:rPr>
          <w:bCs/>
          <w:szCs w:val="22"/>
        </w:rPr>
        <w:t xml:space="preserve"> </w:t>
      </w:r>
      <w:r w:rsidRPr="00CB2B3F">
        <w:rPr>
          <w:bCs/>
          <w:szCs w:val="22"/>
        </w:rPr>
        <w:t>때까지</w:t>
      </w:r>
      <w:r w:rsidRPr="00CB2B3F">
        <w:rPr>
          <w:bCs/>
          <w:szCs w:val="22"/>
        </w:rPr>
        <w:t xml:space="preserve"> </w:t>
      </w:r>
      <w:r w:rsidRPr="00CB2B3F">
        <w:rPr>
          <w:bCs/>
          <w:szCs w:val="22"/>
        </w:rPr>
        <w:t>반복하여</w:t>
      </w:r>
      <w:r w:rsidRPr="00CB2B3F">
        <w:rPr>
          <w:bCs/>
          <w:szCs w:val="22"/>
        </w:rPr>
        <w:t xml:space="preserve"> </w:t>
      </w:r>
      <w:r w:rsidRPr="00CB2B3F">
        <w:rPr>
          <w:bCs/>
          <w:szCs w:val="22"/>
        </w:rPr>
        <w:t>부과</w:t>
      </w:r>
      <w:r w:rsidRPr="00CB2B3F">
        <w:rPr>
          <w:bCs/>
          <w:szCs w:val="22"/>
        </w:rPr>
        <w:t>∙</w:t>
      </w:r>
      <w:r w:rsidRPr="00CB2B3F">
        <w:rPr>
          <w:bCs/>
          <w:szCs w:val="22"/>
        </w:rPr>
        <w:t>징수할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189B9607" w14:textId="77777777" w:rsidR="00026A7E" w:rsidRPr="00CB2B3F" w:rsidRDefault="00026A7E" w:rsidP="00026A7E">
      <w:pPr>
        <w:spacing w:after="240"/>
        <w:ind w:left="907"/>
        <w:rPr>
          <w:bCs/>
          <w:szCs w:val="22"/>
        </w:rPr>
      </w:pPr>
      <w:r w:rsidRPr="00CB2B3F">
        <w:rPr>
          <w:bCs/>
          <w:szCs w:val="22"/>
        </w:rPr>
        <w:t>또한</w:t>
      </w:r>
      <w:r w:rsidRPr="00CB2B3F">
        <w:rPr>
          <w:bCs/>
          <w:szCs w:val="22"/>
        </w:rPr>
        <w:t xml:space="preserve">, </w:t>
      </w:r>
      <w:r w:rsidRPr="00CB2B3F">
        <w:rPr>
          <w:bCs/>
          <w:szCs w:val="22"/>
        </w:rPr>
        <w:t>건축법</w:t>
      </w:r>
      <w:r w:rsidRPr="00CB2B3F">
        <w:rPr>
          <w:bCs/>
          <w:szCs w:val="22"/>
        </w:rPr>
        <w:t xml:space="preserve"> </w:t>
      </w:r>
      <w:r w:rsidRPr="00CB2B3F">
        <w:rPr>
          <w:bCs/>
          <w:szCs w:val="22"/>
        </w:rPr>
        <w:t>제</w:t>
      </w:r>
      <w:r w:rsidRPr="00CB2B3F">
        <w:rPr>
          <w:bCs/>
          <w:szCs w:val="22"/>
        </w:rPr>
        <w:t>111</w:t>
      </w:r>
      <w:r w:rsidRPr="00CB2B3F">
        <w:rPr>
          <w:bCs/>
          <w:szCs w:val="22"/>
        </w:rPr>
        <w:t>조에</w:t>
      </w:r>
      <w:r w:rsidRPr="00CB2B3F">
        <w:rPr>
          <w:bCs/>
          <w:szCs w:val="22"/>
        </w:rPr>
        <w:t xml:space="preserve"> </w:t>
      </w:r>
      <w:r w:rsidRPr="00CB2B3F">
        <w:rPr>
          <w:bCs/>
          <w:szCs w:val="22"/>
        </w:rPr>
        <w:t>의하면</w:t>
      </w:r>
      <w:r w:rsidRPr="00CB2B3F">
        <w:rPr>
          <w:bCs/>
          <w:szCs w:val="22"/>
        </w:rPr>
        <w:t xml:space="preserve"> </w:t>
      </w:r>
      <w:r w:rsidRPr="00CB2B3F">
        <w:rPr>
          <w:bCs/>
          <w:szCs w:val="22"/>
        </w:rPr>
        <w:t>가설건축물</w:t>
      </w:r>
      <w:r w:rsidRPr="00CB2B3F">
        <w:rPr>
          <w:bCs/>
          <w:szCs w:val="22"/>
        </w:rPr>
        <w:t xml:space="preserve"> </w:t>
      </w:r>
      <w:r w:rsidRPr="00CB2B3F">
        <w:rPr>
          <w:bCs/>
          <w:szCs w:val="22"/>
        </w:rPr>
        <w:t>축조</w:t>
      </w:r>
      <w:r w:rsidRPr="00CB2B3F">
        <w:rPr>
          <w:bCs/>
          <w:szCs w:val="22"/>
        </w:rPr>
        <w:t xml:space="preserve"> </w:t>
      </w:r>
      <w:r w:rsidRPr="00CB2B3F">
        <w:rPr>
          <w:bCs/>
          <w:szCs w:val="22"/>
        </w:rPr>
        <w:t>신고를</w:t>
      </w:r>
      <w:r w:rsidRPr="00CB2B3F">
        <w:rPr>
          <w:bCs/>
          <w:szCs w:val="22"/>
        </w:rPr>
        <w:t xml:space="preserve"> </w:t>
      </w:r>
      <w:r w:rsidRPr="00CB2B3F">
        <w:rPr>
          <w:bCs/>
          <w:szCs w:val="22"/>
        </w:rPr>
        <w:t>하지</w:t>
      </w:r>
      <w:r w:rsidRPr="00CB2B3F">
        <w:rPr>
          <w:bCs/>
          <w:szCs w:val="22"/>
        </w:rPr>
        <w:t xml:space="preserve"> </w:t>
      </w:r>
      <w:r w:rsidRPr="00CB2B3F">
        <w:rPr>
          <w:bCs/>
          <w:szCs w:val="22"/>
        </w:rPr>
        <w:t>아니하고</w:t>
      </w:r>
      <w:r w:rsidRPr="00CB2B3F">
        <w:rPr>
          <w:bCs/>
          <w:szCs w:val="22"/>
        </w:rPr>
        <w:t xml:space="preserve"> </w:t>
      </w:r>
      <w:r w:rsidRPr="00CB2B3F">
        <w:rPr>
          <w:bCs/>
          <w:szCs w:val="22"/>
        </w:rPr>
        <w:t>축조한</w:t>
      </w:r>
      <w:r w:rsidRPr="00CB2B3F">
        <w:rPr>
          <w:bCs/>
          <w:szCs w:val="22"/>
        </w:rPr>
        <w:t xml:space="preserve"> </w:t>
      </w:r>
      <w:r w:rsidRPr="00CB2B3F">
        <w:rPr>
          <w:bCs/>
          <w:szCs w:val="22"/>
        </w:rPr>
        <w:t>경우</w:t>
      </w:r>
      <w:r w:rsidRPr="00CB2B3F">
        <w:rPr>
          <w:bCs/>
          <w:szCs w:val="22"/>
        </w:rPr>
        <w:t xml:space="preserve"> 5,000</w:t>
      </w:r>
      <w:r w:rsidRPr="00CB2B3F">
        <w:rPr>
          <w:bCs/>
          <w:szCs w:val="22"/>
        </w:rPr>
        <w:t>만원</w:t>
      </w:r>
      <w:r w:rsidRPr="00CB2B3F">
        <w:rPr>
          <w:bCs/>
          <w:szCs w:val="22"/>
        </w:rPr>
        <w:t xml:space="preserve"> </w:t>
      </w:r>
      <w:r w:rsidRPr="00CB2B3F">
        <w:rPr>
          <w:bCs/>
          <w:szCs w:val="22"/>
        </w:rPr>
        <w:t>이하의</w:t>
      </w:r>
      <w:r w:rsidRPr="00CB2B3F">
        <w:rPr>
          <w:bCs/>
          <w:szCs w:val="22"/>
        </w:rPr>
        <w:t xml:space="preserve"> </w:t>
      </w:r>
      <w:r w:rsidRPr="00CB2B3F">
        <w:rPr>
          <w:bCs/>
          <w:szCs w:val="22"/>
        </w:rPr>
        <w:t>벌금에</w:t>
      </w:r>
      <w:r w:rsidRPr="00CB2B3F">
        <w:rPr>
          <w:bCs/>
          <w:szCs w:val="22"/>
        </w:rPr>
        <w:t xml:space="preserve"> </w:t>
      </w:r>
      <w:r w:rsidRPr="00CB2B3F">
        <w:rPr>
          <w:bCs/>
          <w:szCs w:val="22"/>
        </w:rPr>
        <w:t>처해질</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23D755E3" w14:textId="77777777" w:rsidR="00026A7E" w:rsidRPr="00CB2B3F" w:rsidDel="006B3AB9" w:rsidRDefault="00026A7E" w:rsidP="00026A7E">
      <w:pPr>
        <w:spacing w:after="240"/>
        <w:ind w:left="907"/>
        <w:rPr>
          <w:del w:id="929" w:author="zygchang (Young-Gun Chang)" w:date="2021-08-31T12:51:00Z"/>
          <w:bCs/>
          <w:szCs w:val="22"/>
        </w:rPr>
      </w:pPr>
    </w:p>
    <w:p w14:paraId="17069E4D" w14:textId="77777777" w:rsidR="00026A7E" w:rsidRPr="00113225" w:rsidDel="00390CC5" w:rsidRDefault="00026A7E" w:rsidP="00026A7E">
      <w:pPr>
        <w:pStyle w:val="a5"/>
        <w:numPr>
          <w:ilvl w:val="0"/>
          <w:numId w:val="27"/>
        </w:numPr>
        <w:spacing w:before="240" w:after="240"/>
        <w:ind w:leftChars="0"/>
        <w:outlineLvl w:val="1"/>
        <w:rPr>
          <w:del w:id="930" w:author="heesung.ahn" w:date="2021-08-31T01:31:00Z"/>
          <w:b/>
          <w:color w:val="5D2A2C" w:themeColor="text2"/>
          <w:sz w:val="24"/>
        </w:rPr>
      </w:pPr>
      <w:del w:id="931" w:author="heesung.ahn" w:date="2021-08-31T01:31:00Z">
        <w:r w:rsidRPr="00113225" w:rsidDel="00390CC5">
          <w:rPr>
            <w:b/>
            <w:color w:val="5D2A2C" w:themeColor="text2"/>
            <w:sz w:val="24"/>
          </w:rPr>
          <w:delText>건물</w:delText>
        </w:r>
        <w:r w:rsidRPr="00113225" w:rsidDel="00390CC5">
          <w:rPr>
            <w:b/>
            <w:color w:val="5D2A2C" w:themeColor="text2"/>
            <w:sz w:val="24"/>
          </w:rPr>
          <w:delText xml:space="preserve"> </w:delText>
        </w:r>
        <w:r w:rsidRPr="00113225" w:rsidDel="00390CC5">
          <w:rPr>
            <w:b/>
            <w:color w:val="5D2A2C" w:themeColor="text2"/>
            <w:sz w:val="24"/>
          </w:rPr>
          <w:delText>소유권보존</w:delText>
        </w:r>
        <w:r w:rsidRPr="00113225" w:rsidDel="00390CC5">
          <w:rPr>
            <w:b/>
            <w:color w:val="5D2A2C" w:themeColor="text2"/>
            <w:sz w:val="24"/>
          </w:rPr>
          <w:delText xml:space="preserve"> </w:delText>
        </w:r>
        <w:r w:rsidRPr="00113225" w:rsidDel="00390CC5">
          <w:rPr>
            <w:b/>
            <w:color w:val="5D2A2C" w:themeColor="text2"/>
            <w:sz w:val="24"/>
          </w:rPr>
          <w:delText>미등기</w:delText>
        </w:r>
        <w:r w:rsidRPr="00113225" w:rsidDel="00390CC5">
          <w:rPr>
            <w:b/>
            <w:color w:val="5D2A2C" w:themeColor="text2"/>
            <w:sz w:val="24"/>
          </w:rPr>
          <w:delText xml:space="preserve"> </w:delText>
        </w:r>
        <w:r w:rsidRPr="00113225" w:rsidDel="00390CC5">
          <w:rPr>
            <w:b/>
            <w:color w:val="5D2A2C" w:themeColor="text2"/>
            <w:sz w:val="24"/>
          </w:rPr>
          <w:delText>관련</w:delText>
        </w:r>
      </w:del>
    </w:p>
    <w:p w14:paraId="73F3ADF9" w14:textId="77777777" w:rsidR="00026A7E" w:rsidRPr="00CB2B3F" w:rsidDel="00390CC5" w:rsidRDefault="00026A7E" w:rsidP="00026A7E">
      <w:pPr>
        <w:numPr>
          <w:ilvl w:val="0"/>
          <w:numId w:val="85"/>
        </w:numPr>
        <w:spacing w:after="240"/>
        <w:rPr>
          <w:del w:id="932" w:author="heesung.ahn" w:date="2021-08-31T01:31:00Z"/>
          <w:bCs/>
          <w:szCs w:val="22"/>
          <w:u w:val="single"/>
        </w:rPr>
      </w:pPr>
      <w:del w:id="933" w:author="heesung.ahn" w:date="2021-08-31T01:31:00Z">
        <w:r w:rsidRPr="00CB2B3F" w:rsidDel="00390CC5">
          <w:rPr>
            <w:b/>
            <w:bCs/>
            <w:szCs w:val="22"/>
          </w:rPr>
          <w:delText>사실관계</w:delText>
        </w:r>
      </w:del>
    </w:p>
    <w:p w14:paraId="66662247" w14:textId="77777777" w:rsidR="00026A7E" w:rsidRPr="00F04667" w:rsidDel="00390CC5" w:rsidRDefault="00026A7E" w:rsidP="00026A7E">
      <w:pPr>
        <w:tabs>
          <w:tab w:val="left" w:pos="1843"/>
        </w:tabs>
        <w:spacing w:after="240"/>
        <w:ind w:left="907"/>
        <w:rPr>
          <w:del w:id="934" w:author="heesung.ahn" w:date="2021-08-31T01:31:00Z"/>
          <w:bCs/>
          <w:szCs w:val="22"/>
        </w:rPr>
      </w:pPr>
      <w:del w:id="935" w:author="heesung.ahn" w:date="2021-08-31T01:31:00Z">
        <w:r w:rsidDel="00390CC5">
          <w:rPr>
            <w:rFonts w:hint="eastAsia"/>
            <w:bCs/>
            <w:szCs w:val="22"/>
          </w:rPr>
          <w:delText>제공받은</w:delText>
        </w:r>
        <w:r w:rsidDel="00390CC5">
          <w:rPr>
            <w:rFonts w:hint="eastAsia"/>
            <w:bCs/>
            <w:szCs w:val="22"/>
          </w:rPr>
          <w:delText xml:space="preserve"> </w:delText>
        </w:r>
        <w:r w:rsidDel="00390CC5">
          <w:rPr>
            <w:rFonts w:hint="eastAsia"/>
            <w:bCs/>
            <w:szCs w:val="22"/>
          </w:rPr>
          <w:delText>답변</w:delText>
        </w:r>
        <w:r w:rsidDel="00390CC5">
          <w:rPr>
            <w:rFonts w:hint="eastAsia"/>
            <w:bCs/>
            <w:szCs w:val="22"/>
          </w:rPr>
          <w:delText xml:space="preserve"> </w:delText>
        </w:r>
        <w:r w:rsidDel="00390CC5">
          <w:rPr>
            <w:rFonts w:hint="eastAsia"/>
            <w:bCs/>
            <w:szCs w:val="22"/>
          </w:rPr>
          <w:delText>및</w:delText>
        </w:r>
        <w:r w:rsidDel="00390CC5">
          <w:rPr>
            <w:rFonts w:hint="eastAsia"/>
            <w:bCs/>
            <w:szCs w:val="22"/>
          </w:rPr>
          <w:delText xml:space="preserve"> </w:delText>
        </w:r>
        <w:r w:rsidDel="00390CC5">
          <w:rPr>
            <w:rFonts w:hint="eastAsia"/>
            <w:bCs/>
            <w:szCs w:val="22"/>
          </w:rPr>
          <w:delText>시흥물류센터</w:delText>
        </w:r>
        <w:r w:rsidDel="00390CC5">
          <w:rPr>
            <w:rFonts w:hint="eastAsia"/>
            <w:bCs/>
            <w:szCs w:val="22"/>
          </w:rPr>
          <w:delText xml:space="preserve"> </w:delText>
        </w:r>
        <w:r w:rsidRPr="00CB2B3F" w:rsidDel="00390CC5">
          <w:rPr>
            <w:bCs/>
            <w:szCs w:val="22"/>
          </w:rPr>
          <w:delText>건축물대장에</w:delText>
        </w:r>
        <w:r w:rsidRPr="00CB2B3F" w:rsidDel="00390CC5">
          <w:rPr>
            <w:bCs/>
            <w:szCs w:val="22"/>
          </w:rPr>
          <w:delText xml:space="preserve"> </w:delText>
        </w:r>
        <w:r w:rsidRPr="00CB2B3F" w:rsidDel="00390CC5">
          <w:rPr>
            <w:bCs/>
            <w:szCs w:val="22"/>
          </w:rPr>
          <w:delText>의하면</w:delText>
        </w:r>
        <w:r w:rsidDel="00390CC5">
          <w:rPr>
            <w:bCs/>
            <w:szCs w:val="22"/>
          </w:rPr>
          <w:delText xml:space="preserve"> </w:delText>
        </w:r>
        <w:r w:rsidDel="00390CC5">
          <w:rPr>
            <w:rFonts w:hint="eastAsia"/>
            <w:bCs/>
            <w:szCs w:val="22"/>
          </w:rPr>
          <w:delText>대상회사는</w:delText>
        </w:r>
        <w:r w:rsidDel="00390CC5">
          <w:rPr>
            <w:rFonts w:hint="eastAsia"/>
            <w:bCs/>
            <w:szCs w:val="22"/>
          </w:rPr>
          <w:delText xml:space="preserve"> </w:delText>
        </w:r>
        <w:r w:rsidRPr="00CB2B3F" w:rsidDel="00390CC5">
          <w:rPr>
            <w:bCs/>
            <w:szCs w:val="22"/>
          </w:rPr>
          <w:delText xml:space="preserve">2014. 4. 21. </w:delText>
        </w:r>
        <w:r w:rsidDel="00390CC5">
          <w:rPr>
            <w:rFonts w:hint="eastAsia"/>
            <w:bCs/>
            <w:szCs w:val="22"/>
          </w:rPr>
          <w:delText>및</w:delText>
        </w:r>
        <w:r w:rsidDel="00390CC5">
          <w:rPr>
            <w:rFonts w:hint="eastAsia"/>
            <w:bCs/>
            <w:szCs w:val="22"/>
          </w:rPr>
          <w:delText xml:space="preserve"> </w:delText>
        </w:r>
        <w:r w:rsidDel="00390CC5">
          <w:rPr>
            <w:bCs/>
            <w:szCs w:val="22"/>
          </w:rPr>
          <w:delText xml:space="preserve">2015. 1. 15. </w:delText>
        </w:r>
        <w:r w:rsidDel="00390CC5">
          <w:rPr>
            <w:rFonts w:hint="eastAsia"/>
            <w:bCs/>
            <w:szCs w:val="22"/>
          </w:rPr>
          <w:delText>시흥물류센터를</w:delText>
        </w:r>
        <w:r w:rsidDel="00390CC5">
          <w:rPr>
            <w:rFonts w:hint="eastAsia"/>
            <w:bCs/>
            <w:szCs w:val="22"/>
          </w:rPr>
          <w:delText xml:space="preserve"> </w:delText>
        </w:r>
        <w:r w:rsidDel="00390CC5">
          <w:rPr>
            <w:rFonts w:hint="eastAsia"/>
            <w:bCs/>
            <w:szCs w:val="22"/>
          </w:rPr>
          <w:delText>개축</w:delText>
        </w:r>
        <w:r w:rsidDel="00390CC5">
          <w:rPr>
            <w:rFonts w:hint="eastAsia"/>
            <w:bCs/>
            <w:szCs w:val="22"/>
          </w:rPr>
          <w:delText xml:space="preserve"> </w:delText>
        </w:r>
        <w:r w:rsidDel="00390CC5">
          <w:rPr>
            <w:rFonts w:hint="eastAsia"/>
            <w:bCs/>
            <w:szCs w:val="22"/>
          </w:rPr>
          <w:delText>및</w:delText>
        </w:r>
        <w:r w:rsidDel="00390CC5">
          <w:rPr>
            <w:rFonts w:hint="eastAsia"/>
            <w:bCs/>
            <w:szCs w:val="22"/>
          </w:rPr>
          <w:delText xml:space="preserve"> </w:delText>
        </w:r>
        <w:r w:rsidDel="00390CC5">
          <w:rPr>
            <w:rFonts w:hint="eastAsia"/>
            <w:bCs/>
            <w:szCs w:val="22"/>
          </w:rPr>
          <w:delText>증축하였으나</w:delText>
        </w:r>
        <w:r w:rsidDel="00390CC5">
          <w:rPr>
            <w:rFonts w:hint="eastAsia"/>
            <w:bCs/>
            <w:szCs w:val="22"/>
          </w:rPr>
          <w:delText>,</w:delText>
        </w:r>
        <w:r w:rsidRPr="00CB2B3F" w:rsidDel="00390CC5">
          <w:rPr>
            <w:bCs/>
            <w:szCs w:val="22"/>
          </w:rPr>
          <w:delText xml:space="preserve"> </w:delText>
        </w:r>
        <w:r w:rsidRPr="00CB2B3F" w:rsidDel="00390CC5">
          <w:rPr>
            <w:bCs/>
            <w:szCs w:val="22"/>
          </w:rPr>
          <w:delText>건물</w:delText>
        </w:r>
        <w:r w:rsidRPr="00CB2B3F" w:rsidDel="00390CC5">
          <w:rPr>
            <w:bCs/>
            <w:szCs w:val="22"/>
          </w:rPr>
          <w:delText xml:space="preserve"> </w:delText>
        </w:r>
        <w:r w:rsidRPr="00CB2B3F" w:rsidDel="00390CC5">
          <w:rPr>
            <w:bCs/>
            <w:szCs w:val="22"/>
          </w:rPr>
          <w:delText>소유권보존등기</w:delText>
        </w:r>
        <w:r w:rsidRPr="00CB2B3F" w:rsidDel="00390CC5">
          <w:rPr>
            <w:bCs/>
            <w:szCs w:val="22"/>
          </w:rPr>
          <w:delText xml:space="preserve"> </w:delText>
        </w:r>
        <w:r w:rsidRPr="00CB2B3F" w:rsidDel="00390CC5">
          <w:rPr>
            <w:bCs/>
            <w:szCs w:val="22"/>
          </w:rPr>
          <w:delText>및</w:delText>
        </w:r>
        <w:r w:rsidRPr="00CB2B3F" w:rsidDel="00390CC5">
          <w:rPr>
            <w:bCs/>
            <w:szCs w:val="22"/>
          </w:rPr>
          <w:delText xml:space="preserve"> </w:delText>
        </w:r>
        <w:r w:rsidRPr="00CB2B3F" w:rsidDel="00390CC5">
          <w:rPr>
            <w:bCs/>
            <w:szCs w:val="22"/>
          </w:rPr>
          <w:delText>기존</w:delText>
        </w:r>
        <w:r w:rsidRPr="00CB2B3F" w:rsidDel="00390CC5">
          <w:rPr>
            <w:bCs/>
            <w:szCs w:val="22"/>
          </w:rPr>
          <w:delText xml:space="preserve"> </w:delText>
        </w:r>
        <w:r w:rsidRPr="00CB2B3F" w:rsidDel="00390CC5">
          <w:rPr>
            <w:bCs/>
            <w:szCs w:val="22"/>
          </w:rPr>
          <w:delText>건물에</w:delText>
        </w:r>
        <w:r w:rsidRPr="00CB2B3F" w:rsidDel="00390CC5">
          <w:rPr>
            <w:bCs/>
            <w:szCs w:val="22"/>
          </w:rPr>
          <w:delText xml:space="preserve"> </w:delText>
        </w:r>
        <w:r w:rsidRPr="00CB2B3F" w:rsidDel="00390CC5">
          <w:rPr>
            <w:bCs/>
            <w:szCs w:val="22"/>
          </w:rPr>
          <w:delText>대한</w:delText>
        </w:r>
        <w:r w:rsidRPr="00CB2B3F" w:rsidDel="00390CC5">
          <w:rPr>
            <w:bCs/>
            <w:szCs w:val="22"/>
          </w:rPr>
          <w:delText xml:space="preserve"> </w:delText>
        </w:r>
        <w:r w:rsidRPr="00CB2B3F" w:rsidDel="00390CC5">
          <w:rPr>
            <w:bCs/>
            <w:szCs w:val="22"/>
          </w:rPr>
          <w:delText>건물</w:delText>
        </w:r>
        <w:r w:rsidRPr="00CB2B3F" w:rsidDel="00390CC5">
          <w:rPr>
            <w:bCs/>
            <w:szCs w:val="22"/>
          </w:rPr>
          <w:delText xml:space="preserve"> </w:delText>
        </w:r>
        <w:r w:rsidRPr="00CB2B3F" w:rsidDel="00390CC5">
          <w:rPr>
            <w:bCs/>
            <w:szCs w:val="22"/>
          </w:rPr>
          <w:delText>멸실</w:delText>
        </w:r>
        <w:r w:rsidRPr="00CB2B3F" w:rsidDel="00390CC5">
          <w:rPr>
            <w:bCs/>
            <w:szCs w:val="22"/>
          </w:rPr>
          <w:delText xml:space="preserve"> </w:delText>
        </w:r>
        <w:r w:rsidRPr="00CB2B3F" w:rsidDel="00390CC5">
          <w:rPr>
            <w:bCs/>
            <w:szCs w:val="22"/>
          </w:rPr>
          <w:delText>등기를</w:delText>
        </w:r>
        <w:r w:rsidRPr="00CB2B3F" w:rsidDel="00390CC5">
          <w:rPr>
            <w:bCs/>
            <w:szCs w:val="22"/>
          </w:rPr>
          <w:delText xml:space="preserve"> </w:delText>
        </w:r>
        <w:r w:rsidRPr="00CB2B3F" w:rsidDel="00390CC5">
          <w:rPr>
            <w:bCs/>
            <w:szCs w:val="22"/>
          </w:rPr>
          <w:delText>아직</w:delText>
        </w:r>
        <w:r w:rsidRPr="00CB2B3F" w:rsidDel="00390CC5">
          <w:rPr>
            <w:bCs/>
            <w:szCs w:val="22"/>
          </w:rPr>
          <w:delText xml:space="preserve"> </w:delText>
        </w:r>
        <w:r w:rsidRPr="00CB2B3F" w:rsidDel="00390CC5">
          <w:rPr>
            <w:bCs/>
            <w:szCs w:val="22"/>
          </w:rPr>
          <w:delText>이행하지</w:delText>
        </w:r>
        <w:r w:rsidRPr="00CB2B3F" w:rsidDel="00390CC5">
          <w:rPr>
            <w:bCs/>
            <w:szCs w:val="22"/>
          </w:rPr>
          <w:delText xml:space="preserve"> </w:delText>
        </w:r>
        <w:r w:rsidRPr="00CB2B3F" w:rsidDel="00390CC5">
          <w:rPr>
            <w:bCs/>
            <w:szCs w:val="22"/>
          </w:rPr>
          <w:delText>않</w:delText>
        </w:r>
        <w:r w:rsidDel="00390CC5">
          <w:rPr>
            <w:rFonts w:hint="eastAsia"/>
            <w:bCs/>
            <w:szCs w:val="22"/>
          </w:rPr>
          <w:delText>았으며</w:delText>
        </w:r>
        <w:r w:rsidDel="00390CC5">
          <w:rPr>
            <w:rFonts w:hint="eastAsia"/>
            <w:bCs/>
            <w:szCs w:val="22"/>
          </w:rPr>
          <w:delText>,</w:delText>
        </w:r>
        <w:r w:rsidDel="00390CC5">
          <w:rPr>
            <w:bCs/>
            <w:szCs w:val="22"/>
          </w:rPr>
          <w:delText xml:space="preserve"> 2021</w:delText>
        </w:r>
        <w:r w:rsidDel="00390CC5">
          <w:rPr>
            <w:rFonts w:hint="eastAsia"/>
            <w:bCs/>
            <w:szCs w:val="22"/>
          </w:rPr>
          <w:delText>년</w:delText>
        </w:r>
        <w:r w:rsidDel="00390CC5">
          <w:rPr>
            <w:rFonts w:hint="eastAsia"/>
            <w:bCs/>
            <w:szCs w:val="22"/>
          </w:rPr>
          <w:delText xml:space="preserve"> </w:delText>
        </w:r>
        <w:r w:rsidDel="00390CC5">
          <w:rPr>
            <w:bCs/>
            <w:szCs w:val="22"/>
          </w:rPr>
          <w:delText>8</w:delText>
        </w:r>
        <w:r w:rsidDel="00390CC5">
          <w:rPr>
            <w:rFonts w:hint="eastAsia"/>
            <w:bCs/>
            <w:szCs w:val="22"/>
          </w:rPr>
          <w:delText>월</w:delText>
        </w:r>
        <w:r w:rsidDel="00390CC5">
          <w:rPr>
            <w:rFonts w:hint="eastAsia"/>
            <w:bCs/>
            <w:szCs w:val="22"/>
          </w:rPr>
          <w:delText xml:space="preserve"> </w:delText>
        </w:r>
        <w:r w:rsidDel="00390CC5">
          <w:rPr>
            <w:rFonts w:hint="eastAsia"/>
            <w:bCs/>
            <w:szCs w:val="22"/>
          </w:rPr>
          <w:delText>중</w:delText>
        </w:r>
        <w:r w:rsidDel="00390CC5">
          <w:rPr>
            <w:rFonts w:hint="eastAsia"/>
            <w:bCs/>
            <w:szCs w:val="22"/>
          </w:rPr>
          <w:delText xml:space="preserve"> </w:delText>
        </w:r>
        <w:r w:rsidDel="00390CC5">
          <w:rPr>
            <w:rFonts w:hint="eastAsia"/>
            <w:bCs/>
            <w:szCs w:val="22"/>
          </w:rPr>
          <w:delText>건물</w:delText>
        </w:r>
        <w:r w:rsidDel="00390CC5">
          <w:rPr>
            <w:rFonts w:hint="eastAsia"/>
            <w:bCs/>
            <w:szCs w:val="22"/>
          </w:rPr>
          <w:delText xml:space="preserve"> </w:delText>
        </w:r>
        <w:r w:rsidDel="00390CC5">
          <w:rPr>
            <w:rFonts w:hint="eastAsia"/>
            <w:bCs/>
            <w:szCs w:val="22"/>
          </w:rPr>
          <w:delText>등기</w:delText>
        </w:r>
        <w:r w:rsidDel="00390CC5">
          <w:rPr>
            <w:rFonts w:hint="eastAsia"/>
            <w:bCs/>
            <w:szCs w:val="22"/>
          </w:rPr>
          <w:delText xml:space="preserve"> </w:delText>
        </w:r>
        <w:r w:rsidDel="00390CC5">
          <w:rPr>
            <w:rFonts w:hint="eastAsia"/>
            <w:bCs/>
            <w:szCs w:val="22"/>
          </w:rPr>
          <w:delText>신청을</w:delText>
        </w:r>
        <w:r w:rsidDel="00390CC5">
          <w:rPr>
            <w:rFonts w:hint="eastAsia"/>
            <w:bCs/>
            <w:szCs w:val="22"/>
          </w:rPr>
          <w:delText xml:space="preserve"> </w:delText>
        </w:r>
        <w:r w:rsidDel="00390CC5">
          <w:rPr>
            <w:rFonts w:hint="eastAsia"/>
            <w:bCs/>
            <w:szCs w:val="22"/>
          </w:rPr>
          <w:delText>할</w:delText>
        </w:r>
        <w:r w:rsidDel="00390CC5">
          <w:rPr>
            <w:rFonts w:hint="eastAsia"/>
            <w:bCs/>
            <w:szCs w:val="22"/>
          </w:rPr>
          <w:delText xml:space="preserve"> </w:delText>
        </w:r>
        <w:r w:rsidDel="00390CC5">
          <w:rPr>
            <w:rFonts w:hint="eastAsia"/>
            <w:bCs/>
            <w:szCs w:val="22"/>
          </w:rPr>
          <w:delText>예정이라고</w:delText>
        </w:r>
        <w:r w:rsidDel="00390CC5">
          <w:rPr>
            <w:rFonts w:hint="eastAsia"/>
            <w:bCs/>
            <w:szCs w:val="22"/>
          </w:rPr>
          <w:delText xml:space="preserve"> </w:delText>
        </w:r>
        <w:r w:rsidDel="00390CC5">
          <w:rPr>
            <w:rFonts w:hint="eastAsia"/>
            <w:bCs/>
            <w:szCs w:val="22"/>
          </w:rPr>
          <w:delText>함</w:delText>
        </w:r>
        <w:r w:rsidDel="00390CC5">
          <w:rPr>
            <w:rFonts w:hint="eastAsia"/>
            <w:bCs/>
            <w:szCs w:val="22"/>
          </w:rPr>
          <w:delText>.</w:delText>
        </w:r>
      </w:del>
    </w:p>
    <w:p w14:paraId="773DE6EA" w14:textId="77777777" w:rsidR="00026A7E" w:rsidRPr="00CB2B3F" w:rsidDel="00390CC5" w:rsidRDefault="00026A7E" w:rsidP="00026A7E">
      <w:pPr>
        <w:pStyle w:val="a5"/>
        <w:ind w:leftChars="0" w:left="454"/>
        <w:rPr>
          <w:del w:id="936" w:author="heesung.ahn" w:date="2021-08-31T01:31:00Z"/>
          <w:bCs/>
          <w:szCs w:val="22"/>
        </w:rPr>
      </w:pPr>
    </w:p>
    <w:p w14:paraId="1CD09925" w14:textId="77777777" w:rsidR="00026A7E" w:rsidRPr="00CB2B3F" w:rsidDel="00390CC5" w:rsidRDefault="00026A7E" w:rsidP="00026A7E">
      <w:pPr>
        <w:numPr>
          <w:ilvl w:val="0"/>
          <w:numId w:val="85"/>
        </w:numPr>
        <w:spacing w:after="240"/>
        <w:rPr>
          <w:del w:id="937" w:author="heesung.ahn" w:date="2021-08-31T01:31:00Z"/>
          <w:bCs/>
          <w:szCs w:val="22"/>
          <w:u w:val="single"/>
        </w:rPr>
      </w:pPr>
      <w:del w:id="938" w:author="heesung.ahn" w:date="2021-08-31T01:31:00Z">
        <w:r w:rsidRPr="00CB2B3F" w:rsidDel="00390CC5">
          <w:rPr>
            <w:b/>
            <w:bCs/>
            <w:szCs w:val="22"/>
          </w:rPr>
          <w:delText>분석</w:delText>
        </w:r>
      </w:del>
    </w:p>
    <w:p w14:paraId="098FD6EB" w14:textId="77777777" w:rsidR="00026A7E" w:rsidRPr="00CB2B3F" w:rsidDel="00390CC5" w:rsidRDefault="00026A7E" w:rsidP="00026A7E">
      <w:pPr>
        <w:spacing w:after="240"/>
        <w:ind w:left="907"/>
        <w:rPr>
          <w:del w:id="939" w:author="heesung.ahn" w:date="2021-08-31T01:31:00Z"/>
          <w:snapToGrid w:val="0"/>
          <w:szCs w:val="22"/>
        </w:rPr>
      </w:pPr>
      <w:del w:id="940" w:author="heesung.ahn" w:date="2021-08-31T01:31:00Z">
        <w:r w:rsidRPr="00CB2B3F" w:rsidDel="00390CC5">
          <w:rPr>
            <w:bCs/>
            <w:szCs w:val="22"/>
          </w:rPr>
          <w:delText>부동산등기법에</w:delText>
        </w:r>
        <w:r w:rsidRPr="00CB2B3F" w:rsidDel="00390CC5">
          <w:rPr>
            <w:bCs/>
            <w:szCs w:val="22"/>
          </w:rPr>
          <w:delText xml:space="preserve"> </w:delText>
        </w:r>
        <w:r w:rsidRPr="00CB2B3F" w:rsidDel="00390CC5">
          <w:rPr>
            <w:bCs/>
            <w:szCs w:val="22"/>
          </w:rPr>
          <w:delText>의하면</w:delText>
        </w:r>
        <w:r w:rsidRPr="00CB2B3F" w:rsidDel="00390CC5">
          <w:rPr>
            <w:bCs/>
            <w:szCs w:val="22"/>
          </w:rPr>
          <w:delText xml:space="preserve"> </w:delText>
        </w:r>
        <w:r w:rsidRPr="00CB2B3F" w:rsidDel="00390CC5">
          <w:rPr>
            <w:bCs/>
            <w:szCs w:val="22"/>
          </w:rPr>
          <w:delText>건물</w:delText>
        </w:r>
        <w:r w:rsidRPr="00CB2B3F" w:rsidDel="00390CC5">
          <w:rPr>
            <w:bCs/>
            <w:szCs w:val="22"/>
          </w:rPr>
          <w:delText xml:space="preserve"> </w:delText>
        </w:r>
        <w:r w:rsidRPr="00CB2B3F" w:rsidDel="00390CC5">
          <w:rPr>
            <w:bCs/>
            <w:szCs w:val="22"/>
          </w:rPr>
          <w:delText>소유권보존</w:delText>
        </w:r>
        <w:r w:rsidRPr="00CB2B3F" w:rsidDel="00390CC5">
          <w:rPr>
            <w:bCs/>
            <w:szCs w:val="22"/>
          </w:rPr>
          <w:delText xml:space="preserve"> </w:delText>
        </w:r>
        <w:r w:rsidRPr="00CB2B3F" w:rsidDel="00390CC5">
          <w:rPr>
            <w:bCs/>
            <w:szCs w:val="22"/>
          </w:rPr>
          <w:delText>미등기에</w:delText>
        </w:r>
        <w:r w:rsidRPr="00CB2B3F" w:rsidDel="00390CC5">
          <w:rPr>
            <w:bCs/>
            <w:szCs w:val="22"/>
          </w:rPr>
          <w:delText xml:space="preserve"> </w:delText>
        </w:r>
        <w:r w:rsidRPr="00CB2B3F" w:rsidDel="00390CC5">
          <w:rPr>
            <w:bCs/>
            <w:szCs w:val="22"/>
          </w:rPr>
          <w:delText>따른</w:delText>
        </w:r>
        <w:r w:rsidRPr="00CB2B3F" w:rsidDel="00390CC5">
          <w:rPr>
            <w:bCs/>
            <w:szCs w:val="22"/>
          </w:rPr>
          <w:delText xml:space="preserve"> </w:delText>
        </w:r>
        <w:r w:rsidRPr="00CB2B3F" w:rsidDel="00390CC5">
          <w:rPr>
            <w:bCs/>
            <w:szCs w:val="22"/>
          </w:rPr>
          <w:delText>벌칙</w:delText>
        </w:r>
        <w:r w:rsidRPr="00CB2B3F" w:rsidDel="00390CC5">
          <w:rPr>
            <w:bCs/>
            <w:szCs w:val="22"/>
          </w:rPr>
          <w:delText xml:space="preserve"> </w:delText>
        </w:r>
        <w:r w:rsidRPr="00CB2B3F" w:rsidDel="00390CC5">
          <w:rPr>
            <w:bCs/>
            <w:szCs w:val="22"/>
          </w:rPr>
          <w:delText>규정은</w:delText>
        </w:r>
        <w:r w:rsidRPr="00CB2B3F" w:rsidDel="00390CC5">
          <w:rPr>
            <w:bCs/>
            <w:szCs w:val="22"/>
          </w:rPr>
          <w:delText xml:space="preserve"> </w:delText>
        </w:r>
        <w:r w:rsidRPr="00CB2B3F" w:rsidDel="00390CC5">
          <w:rPr>
            <w:bCs/>
            <w:szCs w:val="22"/>
          </w:rPr>
          <w:delText>없으나</w:delText>
        </w:r>
        <w:r w:rsidRPr="00CB2B3F" w:rsidDel="00390CC5">
          <w:rPr>
            <w:bCs/>
            <w:szCs w:val="22"/>
          </w:rPr>
          <w:delText xml:space="preserve">, </w:delText>
        </w:r>
        <w:r w:rsidRPr="00CB2B3F" w:rsidDel="00390CC5">
          <w:rPr>
            <w:bCs/>
            <w:szCs w:val="22"/>
          </w:rPr>
          <w:delText>민법</w:delText>
        </w:r>
        <w:r w:rsidRPr="00CB2B3F" w:rsidDel="00390CC5">
          <w:rPr>
            <w:bCs/>
            <w:szCs w:val="22"/>
          </w:rPr>
          <w:delText xml:space="preserve"> </w:delText>
        </w:r>
        <w:r w:rsidRPr="00CB2B3F" w:rsidDel="00390CC5">
          <w:rPr>
            <w:bCs/>
            <w:szCs w:val="22"/>
          </w:rPr>
          <w:delText>제</w:delText>
        </w:r>
        <w:r w:rsidRPr="00CB2B3F" w:rsidDel="00390CC5">
          <w:rPr>
            <w:bCs/>
            <w:szCs w:val="22"/>
          </w:rPr>
          <w:delText>186</w:delText>
        </w:r>
        <w:r w:rsidRPr="00CB2B3F" w:rsidDel="00390CC5">
          <w:rPr>
            <w:bCs/>
            <w:szCs w:val="22"/>
          </w:rPr>
          <w:delText>조에</w:delText>
        </w:r>
        <w:r w:rsidRPr="00CB2B3F" w:rsidDel="00390CC5">
          <w:rPr>
            <w:bCs/>
            <w:szCs w:val="22"/>
          </w:rPr>
          <w:delText xml:space="preserve"> </w:delText>
        </w:r>
        <w:r w:rsidRPr="00CB2B3F" w:rsidDel="00390CC5">
          <w:rPr>
            <w:bCs/>
            <w:szCs w:val="22"/>
          </w:rPr>
          <w:delText>의하면</w:delText>
        </w:r>
        <w:r w:rsidRPr="00CB2B3F" w:rsidDel="00390CC5">
          <w:rPr>
            <w:bCs/>
            <w:szCs w:val="22"/>
          </w:rPr>
          <w:delText xml:space="preserve"> </w:delText>
        </w:r>
        <w:r w:rsidRPr="00CB2B3F" w:rsidDel="00390CC5">
          <w:rPr>
            <w:bCs/>
            <w:szCs w:val="22"/>
          </w:rPr>
          <w:delText>부동산에</w:delText>
        </w:r>
        <w:r w:rsidRPr="00CB2B3F" w:rsidDel="00390CC5">
          <w:rPr>
            <w:bCs/>
            <w:szCs w:val="22"/>
          </w:rPr>
          <w:delText xml:space="preserve"> </w:delText>
        </w:r>
        <w:r w:rsidRPr="00CB2B3F" w:rsidDel="00390CC5">
          <w:rPr>
            <w:bCs/>
            <w:szCs w:val="22"/>
          </w:rPr>
          <w:delText>관한</w:delText>
        </w:r>
        <w:r w:rsidRPr="00CB2B3F" w:rsidDel="00390CC5">
          <w:rPr>
            <w:bCs/>
            <w:szCs w:val="22"/>
          </w:rPr>
          <w:delText xml:space="preserve"> </w:delText>
        </w:r>
        <w:r w:rsidRPr="00CB2B3F" w:rsidDel="00390CC5">
          <w:rPr>
            <w:bCs/>
            <w:szCs w:val="22"/>
          </w:rPr>
          <w:delText>법률행위로</w:delText>
        </w:r>
        <w:r w:rsidRPr="00CB2B3F" w:rsidDel="00390CC5">
          <w:rPr>
            <w:bCs/>
            <w:szCs w:val="22"/>
          </w:rPr>
          <w:delText xml:space="preserve"> </w:delText>
        </w:r>
        <w:r w:rsidRPr="00CB2B3F" w:rsidDel="00390CC5">
          <w:rPr>
            <w:bCs/>
            <w:szCs w:val="22"/>
          </w:rPr>
          <w:delText>인한</w:delText>
        </w:r>
        <w:r w:rsidRPr="00CB2B3F" w:rsidDel="00390CC5">
          <w:rPr>
            <w:bCs/>
            <w:szCs w:val="22"/>
          </w:rPr>
          <w:delText xml:space="preserve"> </w:delText>
        </w:r>
        <w:r w:rsidRPr="00CB2B3F" w:rsidDel="00390CC5">
          <w:rPr>
            <w:bCs/>
            <w:szCs w:val="22"/>
          </w:rPr>
          <w:delText>물권의</w:delText>
        </w:r>
        <w:r w:rsidRPr="00CB2B3F" w:rsidDel="00390CC5">
          <w:rPr>
            <w:bCs/>
            <w:szCs w:val="22"/>
          </w:rPr>
          <w:delText xml:space="preserve"> </w:delText>
        </w:r>
        <w:r w:rsidRPr="00CB2B3F" w:rsidDel="00390CC5">
          <w:rPr>
            <w:bCs/>
            <w:szCs w:val="22"/>
          </w:rPr>
          <w:delText>득실변경은</w:delText>
        </w:r>
        <w:r w:rsidRPr="00CB2B3F" w:rsidDel="00390CC5">
          <w:rPr>
            <w:bCs/>
            <w:szCs w:val="22"/>
          </w:rPr>
          <w:delText xml:space="preserve"> </w:delText>
        </w:r>
        <w:r w:rsidRPr="00CB2B3F" w:rsidDel="00390CC5">
          <w:rPr>
            <w:bCs/>
            <w:szCs w:val="22"/>
          </w:rPr>
          <w:delText>등기하여야</w:delText>
        </w:r>
        <w:r w:rsidRPr="00CB2B3F" w:rsidDel="00390CC5">
          <w:rPr>
            <w:bCs/>
            <w:szCs w:val="22"/>
          </w:rPr>
          <w:delText xml:space="preserve"> </w:delText>
        </w:r>
        <w:r w:rsidRPr="00CB2B3F" w:rsidDel="00390CC5">
          <w:rPr>
            <w:bCs/>
            <w:szCs w:val="22"/>
          </w:rPr>
          <w:delText>그</w:delText>
        </w:r>
        <w:r w:rsidRPr="00CB2B3F" w:rsidDel="00390CC5">
          <w:rPr>
            <w:bCs/>
            <w:szCs w:val="22"/>
          </w:rPr>
          <w:delText xml:space="preserve"> </w:delText>
        </w:r>
        <w:r w:rsidRPr="00CB2B3F" w:rsidDel="00390CC5">
          <w:rPr>
            <w:bCs/>
            <w:szCs w:val="22"/>
          </w:rPr>
          <w:delText>효력이</w:delText>
        </w:r>
        <w:r w:rsidRPr="00CB2B3F" w:rsidDel="00390CC5">
          <w:rPr>
            <w:bCs/>
            <w:szCs w:val="22"/>
          </w:rPr>
          <w:delText xml:space="preserve"> </w:delText>
        </w:r>
        <w:r w:rsidRPr="00CB2B3F" w:rsidDel="00390CC5">
          <w:rPr>
            <w:bCs/>
            <w:szCs w:val="22"/>
          </w:rPr>
          <w:delText>생김</w:delText>
        </w:r>
        <w:r w:rsidRPr="00CB2B3F" w:rsidDel="00390CC5">
          <w:rPr>
            <w:bCs/>
            <w:szCs w:val="22"/>
          </w:rPr>
          <w:delText>.</w:delText>
        </w:r>
      </w:del>
    </w:p>
    <w:p w14:paraId="6E34AADE" w14:textId="77777777" w:rsidR="00026A7E" w:rsidDel="00390CC5" w:rsidRDefault="00026A7E" w:rsidP="00026A7E">
      <w:pPr>
        <w:rPr>
          <w:ins w:id="941" w:author="junkyo.shim" w:date="2021-08-29T19:01:00Z"/>
          <w:del w:id="942" w:author="heesung.ahn" w:date="2021-08-31T01:31:00Z"/>
          <w:snapToGrid w:val="0"/>
        </w:rPr>
      </w:pPr>
    </w:p>
    <w:p w14:paraId="758BFB02" w14:textId="77777777" w:rsidR="00026A7E" w:rsidDel="006B3AB9" w:rsidRDefault="00026A7E" w:rsidP="00026A7E">
      <w:pPr>
        <w:pStyle w:val="a5"/>
        <w:numPr>
          <w:ilvl w:val="0"/>
          <w:numId w:val="27"/>
        </w:numPr>
        <w:spacing w:before="240" w:after="240"/>
        <w:ind w:leftChars="0"/>
        <w:outlineLvl w:val="1"/>
        <w:rPr>
          <w:ins w:id="943" w:author="junkyo.shim" w:date="2021-08-29T19:01:00Z"/>
          <w:del w:id="944" w:author="zygchang (Young-Gun Chang)" w:date="2021-08-31T12:51:00Z"/>
          <w:b/>
          <w:color w:val="5D2A2C" w:themeColor="text2"/>
          <w:sz w:val="24"/>
        </w:rPr>
      </w:pPr>
      <w:ins w:id="945" w:author="junkyo.shim" w:date="2021-08-29T19:01:00Z">
        <w:del w:id="946" w:author="zygchang (Young-Gun Chang)" w:date="2021-08-31T12:51:00Z">
          <w:r w:rsidRPr="008E5B1E" w:rsidDel="006B3AB9">
            <w:rPr>
              <w:rFonts w:hint="eastAsia"/>
              <w:b/>
              <w:color w:val="5D2A2C" w:themeColor="text2"/>
              <w:sz w:val="24"/>
            </w:rPr>
            <w:delText>원서동</w:delText>
          </w:r>
          <w:r w:rsidRPr="008E5B1E" w:rsidDel="006B3AB9">
            <w:rPr>
              <w:rFonts w:hint="eastAsia"/>
              <w:b/>
              <w:color w:val="5D2A2C" w:themeColor="text2"/>
              <w:sz w:val="24"/>
            </w:rPr>
            <w:delText xml:space="preserve"> </w:delText>
          </w:r>
          <w:r w:rsidRPr="008E5B1E" w:rsidDel="006B3AB9">
            <w:rPr>
              <w:rFonts w:hint="eastAsia"/>
              <w:b/>
              <w:color w:val="5D2A2C" w:themeColor="text2"/>
              <w:sz w:val="24"/>
            </w:rPr>
            <w:delText>부동산</w:delText>
          </w:r>
        </w:del>
      </w:ins>
    </w:p>
    <w:p w14:paraId="16297F61" w14:textId="77777777" w:rsidR="00026A7E" w:rsidRPr="008E5B1E" w:rsidRDefault="00026A7E" w:rsidP="00026A7E">
      <w:pPr>
        <w:pStyle w:val="a5"/>
        <w:spacing w:before="240" w:after="240"/>
        <w:ind w:leftChars="0" w:left="454"/>
        <w:outlineLvl w:val="1"/>
        <w:rPr>
          <w:bCs/>
          <w:szCs w:val="22"/>
        </w:rPr>
      </w:pPr>
      <w:ins w:id="947" w:author="junkyo.shim" w:date="2021-08-29T19:02:00Z">
        <w:del w:id="948" w:author="zygchang (Young-Gun Chang)" w:date="2021-08-31T12:51:00Z">
          <w:r w:rsidDel="006B3AB9">
            <w:rPr>
              <w:rFonts w:hint="eastAsia"/>
              <w:bCs/>
              <w:szCs w:val="22"/>
            </w:rPr>
            <w:delText>제공된</w:delText>
          </w:r>
          <w:r w:rsidDel="006B3AB9">
            <w:rPr>
              <w:rFonts w:hint="eastAsia"/>
              <w:bCs/>
              <w:szCs w:val="22"/>
            </w:rPr>
            <w:delText xml:space="preserve"> </w:delText>
          </w:r>
          <w:r w:rsidDel="006B3AB9">
            <w:rPr>
              <w:rFonts w:hint="eastAsia"/>
              <w:bCs/>
              <w:szCs w:val="22"/>
            </w:rPr>
            <w:delText>자료에</w:delText>
          </w:r>
          <w:r w:rsidDel="006B3AB9">
            <w:rPr>
              <w:rFonts w:hint="eastAsia"/>
              <w:bCs/>
              <w:szCs w:val="22"/>
            </w:rPr>
            <w:delText xml:space="preserve"> </w:delText>
          </w:r>
          <w:r w:rsidDel="006B3AB9">
            <w:rPr>
              <w:rFonts w:hint="eastAsia"/>
              <w:bCs/>
              <w:szCs w:val="22"/>
            </w:rPr>
            <w:delText>의하면</w:delText>
          </w:r>
          <w:r w:rsidDel="006B3AB9">
            <w:rPr>
              <w:rFonts w:hint="eastAsia"/>
              <w:bCs/>
              <w:szCs w:val="22"/>
            </w:rPr>
            <w:delText xml:space="preserve">, </w:delText>
          </w:r>
          <w:r w:rsidDel="006B3AB9">
            <w:rPr>
              <w:rFonts w:hint="eastAsia"/>
              <w:bCs/>
              <w:szCs w:val="22"/>
            </w:rPr>
            <w:delText>원서동</w:delText>
          </w:r>
          <w:r w:rsidDel="006B3AB9">
            <w:rPr>
              <w:rFonts w:hint="eastAsia"/>
              <w:bCs/>
              <w:szCs w:val="22"/>
            </w:rPr>
            <w:delText xml:space="preserve"> </w:delText>
          </w:r>
          <w:r w:rsidDel="006B3AB9">
            <w:rPr>
              <w:rFonts w:hint="eastAsia"/>
              <w:bCs/>
              <w:szCs w:val="22"/>
            </w:rPr>
            <w:delText>부동산은</w:delText>
          </w:r>
          <w:r w:rsidDel="006B3AB9">
            <w:rPr>
              <w:rFonts w:hint="eastAsia"/>
              <w:bCs/>
              <w:szCs w:val="22"/>
            </w:rPr>
            <w:delText xml:space="preserve"> </w:delText>
          </w:r>
          <w:r w:rsidDel="006B3AB9">
            <w:rPr>
              <w:rFonts w:hint="eastAsia"/>
              <w:bCs/>
              <w:szCs w:val="22"/>
            </w:rPr>
            <w:delText>주로</w:delText>
          </w:r>
          <w:r w:rsidDel="006B3AB9">
            <w:rPr>
              <w:rFonts w:hint="eastAsia"/>
              <w:bCs/>
              <w:szCs w:val="22"/>
            </w:rPr>
            <w:delText xml:space="preserve"> </w:delText>
          </w:r>
          <w:r w:rsidDel="006B3AB9">
            <w:rPr>
              <w:rFonts w:hint="eastAsia"/>
              <w:bCs/>
              <w:szCs w:val="22"/>
            </w:rPr>
            <w:delText>연구소로</w:delText>
          </w:r>
          <w:r w:rsidDel="006B3AB9">
            <w:rPr>
              <w:rFonts w:hint="eastAsia"/>
              <w:bCs/>
              <w:szCs w:val="22"/>
            </w:rPr>
            <w:delText xml:space="preserve"> </w:delText>
          </w:r>
          <w:r w:rsidDel="006B3AB9">
            <w:rPr>
              <w:rFonts w:hint="eastAsia"/>
              <w:bCs/>
              <w:szCs w:val="22"/>
            </w:rPr>
            <w:delText>사용</w:delText>
          </w:r>
          <w:r w:rsidDel="006B3AB9">
            <w:rPr>
              <w:rFonts w:hint="eastAsia"/>
              <w:bCs/>
              <w:szCs w:val="22"/>
            </w:rPr>
            <w:delText xml:space="preserve"> </w:delText>
          </w:r>
          <w:r w:rsidDel="006B3AB9">
            <w:rPr>
              <w:rFonts w:hint="eastAsia"/>
              <w:bCs/>
              <w:szCs w:val="22"/>
            </w:rPr>
            <w:delText>중이며</w:delText>
          </w:r>
          <w:r w:rsidDel="006B3AB9">
            <w:rPr>
              <w:rFonts w:hint="eastAsia"/>
              <w:bCs/>
              <w:szCs w:val="22"/>
            </w:rPr>
            <w:delText xml:space="preserve">, </w:delText>
          </w:r>
          <w:r w:rsidDel="006B3AB9">
            <w:rPr>
              <w:rFonts w:hint="eastAsia"/>
              <w:bCs/>
              <w:szCs w:val="22"/>
            </w:rPr>
            <w:delText>그</w:delText>
          </w:r>
          <w:r w:rsidDel="006B3AB9">
            <w:rPr>
              <w:rFonts w:hint="eastAsia"/>
              <w:bCs/>
              <w:szCs w:val="22"/>
            </w:rPr>
            <w:delText xml:space="preserve"> </w:delText>
          </w:r>
          <w:r w:rsidDel="006B3AB9">
            <w:rPr>
              <w:rFonts w:hint="eastAsia"/>
              <w:bCs/>
              <w:szCs w:val="22"/>
            </w:rPr>
            <w:delText>부속시설로써</w:delText>
          </w:r>
          <w:r w:rsidDel="006B3AB9">
            <w:rPr>
              <w:rFonts w:hint="eastAsia"/>
              <w:bCs/>
              <w:szCs w:val="22"/>
            </w:rPr>
            <w:delText xml:space="preserve"> </w:delText>
          </w:r>
          <w:r w:rsidDel="006B3AB9">
            <w:rPr>
              <w:rFonts w:hint="eastAsia"/>
              <w:bCs/>
              <w:szCs w:val="22"/>
            </w:rPr>
            <w:delText>구내식당</w:delText>
          </w:r>
          <w:r w:rsidDel="006B3AB9">
            <w:rPr>
              <w:rFonts w:hint="eastAsia"/>
              <w:bCs/>
              <w:szCs w:val="22"/>
            </w:rPr>
            <w:delText xml:space="preserve">, </w:delText>
          </w:r>
          <w:r w:rsidDel="006B3AB9">
            <w:rPr>
              <w:rFonts w:hint="eastAsia"/>
              <w:bCs/>
              <w:szCs w:val="22"/>
            </w:rPr>
            <w:delText>주차장</w:delText>
          </w:r>
          <w:r w:rsidDel="006B3AB9">
            <w:rPr>
              <w:rFonts w:hint="eastAsia"/>
              <w:bCs/>
              <w:szCs w:val="22"/>
            </w:rPr>
            <w:delText xml:space="preserve"> </w:delText>
          </w:r>
          <w:r w:rsidDel="006B3AB9">
            <w:rPr>
              <w:rFonts w:hint="eastAsia"/>
              <w:bCs/>
              <w:szCs w:val="22"/>
            </w:rPr>
            <w:delText>및</w:delText>
          </w:r>
          <w:r w:rsidDel="006B3AB9">
            <w:rPr>
              <w:rFonts w:hint="eastAsia"/>
              <w:bCs/>
              <w:szCs w:val="22"/>
            </w:rPr>
            <w:delText xml:space="preserve"> </w:delText>
          </w:r>
          <w:r w:rsidDel="006B3AB9">
            <w:rPr>
              <w:rFonts w:hint="eastAsia"/>
              <w:bCs/>
              <w:szCs w:val="22"/>
            </w:rPr>
            <w:delText>관리사무소</w:delText>
          </w:r>
        </w:del>
      </w:ins>
      <w:ins w:id="949" w:author="junkyo.shim" w:date="2021-08-29T19:03:00Z">
        <w:del w:id="950" w:author="zygchang (Young-Gun Chang)" w:date="2021-08-31T12:51:00Z">
          <w:r w:rsidDel="006B3AB9">
            <w:rPr>
              <w:rFonts w:hint="eastAsia"/>
              <w:bCs/>
              <w:szCs w:val="22"/>
            </w:rPr>
            <w:delText>가</w:delText>
          </w:r>
        </w:del>
      </w:ins>
      <w:ins w:id="951" w:author="junkyo.shim" w:date="2021-08-29T19:02:00Z">
        <w:del w:id="952" w:author="zygchang (Young-Gun Chang)" w:date="2021-08-31T12:51:00Z">
          <w:r w:rsidDel="006B3AB9">
            <w:rPr>
              <w:rFonts w:hint="eastAsia"/>
              <w:bCs/>
              <w:szCs w:val="22"/>
            </w:rPr>
            <w:delText xml:space="preserve"> </w:delText>
          </w:r>
          <w:r w:rsidDel="006B3AB9">
            <w:rPr>
              <w:rFonts w:hint="eastAsia"/>
              <w:bCs/>
              <w:szCs w:val="22"/>
            </w:rPr>
            <w:delText>존재</w:delText>
          </w:r>
        </w:del>
      </w:ins>
      <w:ins w:id="953" w:author="junkyo.shim" w:date="2021-08-29T19:03:00Z">
        <w:del w:id="954" w:author="zygchang (Young-Gun Chang)" w:date="2021-08-31T12:51:00Z">
          <w:r w:rsidDel="006B3AB9">
            <w:rPr>
              <w:rFonts w:hint="eastAsia"/>
              <w:bCs/>
              <w:szCs w:val="22"/>
            </w:rPr>
            <w:delText>하며</w:delText>
          </w:r>
          <w:r w:rsidDel="006B3AB9">
            <w:rPr>
              <w:rFonts w:hint="eastAsia"/>
              <w:bCs/>
              <w:szCs w:val="22"/>
            </w:rPr>
            <w:delText xml:space="preserve">, </w:delText>
          </w:r>
          <w:r w:rsidDel="006B3AB9">
            <w:rPr>
              <w:rFonts w:hint="eastAsia"/>
              <w:bCs/>
              <w:szCs w:val="22"/>
            </w:rPr>
            <w:delText>빌라</w:delText>
          </w:r>
          <w:r w:rsidDel="006B3AB9">
            <w:rPr>
              <w:rFonts w:hint="eastAsia"/>
              <w:bCs/>
              <w:szCs w:val="22"/>
            </w:rPr>
            <w:delText xml:space="preserve"> </w:delText>
          </w:r>
          <w:r w:rsidDel="006B3AB9">
            <w:rPr>
              <w:rFonts w:hint="eastAsia"/>
              <w:bCs/>
              <w:szCs w:val="22"/>
            </w:rPr>
            <w:delText>건물</w:delText>
          </w:r>
          <w:r w:rsidDel="006B3AB9">
            <w:rPr>
              <w:rFonts w:hint="eastAsia"/>
              <w:bCs/>
              <w:szCs w:val="22"/>
            </w:rPr>
            <w:delText xml:space="preserve"> </w:delText>
          </w:r>
          <w:r w:rsidDel="006B3AB9">
            <w:rPr>
              <w:bCs/>
              <w:szCs w:val="22"/>
            </w:rPr>
            <w:delText>1</w:delText>
          </w:r>
          <w:r w:rsidDel="006B3AB9">
            <w:rPr>
              <w:rFonts w:hint="eastAsia"/>
              <w:bCs/>
              <w:szCs w:val="22"/>
            </w:rPr>
            <w:delText>동이</w:delText>
          </w:r>
          <w:r w:rsidDel="006B3AB9">
            <w:rPr>
              <w:rFonts w:hint="eastAsia"/>
              <w:bCs/>
              <w:szCs w:val="22"/>
            </w:rPr>
            <w:delText xml:space="preserve"> </w:delText>
          </w:r>
          <w:r w:rsidDel="006B3AB9">
            <w:rPr>
              <w:rFonts w:hint="eastAsia"/>
              <w:bCs/>
              <w:szCs w:val="22"/>
            </w:rPr>
            <w:delText>존재함</w:delText>
          </w:r>
          <w:r w:rsidDel="006B3AB9">
            <w:rPr>
              <w:rFonts w:hint="eastAsia"/>
              <w:bCs/>
              <w:szCs w:val="22"/>
            </w:rPr>
            <w:delText>.</w:delText>
          </w:r>
        </w:del>
      </w:ins>
      <w:ins w:id="955" w:author="junkyo.shim" w:date="2021-08-29T19:02:00Z">
        <w:del w:id="956" w:author="zygchang (Young-Gun Chang)" w:date="2021-08-31T12:51:00Z">
          <w:r w:rsidDel="006B3AB9">
            <w:rPr>
              <w:rFonts w:hint="eastAsia"/>
              <w:bCs/>
              <w:szCs w:val="22"/>
            </w:rPr>
            <w:delText xml:space="preserve"> </w:delText>
          </w:r>
        </w:del>
      </w:ins>
      <w:ins w:id="957" w:author="junkyo.shim" w:date="2021-08-29T19:03:00Z">
        <w:del w:id="958" w:author="zygchang (Young-Gun Chang)" w:date="2021-08-31T12:51:00Z">
          <w:r w:rsidDel="006B3AB9">
            <w:rPr>
              <w:rFonts w:hint="eastAsia"/>
              <w:bCs/>
              <w:szCs w:val="22"/>
            </w:rPr>
            <w:delText>[</w:delText>
          </w:r>
          <w:r w:rsidRPr="008E5B1E" w:rsidDel="006B3AB9">
            <w:rPr>
              <w:bCs/>
              <w:szCs w:val="22"/>
              <w:highlight w:val="yellow"/>
            </w:rPr>
            <w:delText xml:space="preserve">JK: </w:delText>
          </w:r>
          <w:r w:rsidRPr="008E5B1E" w:rsidDel="006B3AB9">
            <w:rPr>
              <w:rFonts w:hint="eastAsia"/>
              <w:bCs/>
              <w:szCs w:val="22"/>
              <w:highlight w:val="yellow"/>
            </w:rPr>
            <w:delText>사용용도</w:delText>
          </w:r>
          <w:r w:rsidRPr="008E5B1E" w:rsidDel="006B3AB9">
            <w:rPr>
              <w:rFonts w:hint="eastAsia"/>
              <w:bCs/>
              <w:szCs w:val="22"/>
              <w:highlight w:val="yellow"/>
            </w:rPr>
            <w:delText xml:space="preserve"> </w:delText>
          </w:r>
          <w:r w:rsidRPr="008E5B1E" w:rsidDel="006B3AB9">
            <w:rPr>
              <w:rFonts w:hint="eastAsia"/>
              <w:bCs/>
              <w:szCs w:val="22"/>
              <w:highlight w:val="yellow"/>
            </w:rPr>
            <w:delText>및</w:delText>
          </w:r>
          <w:r w:rsidRPr="008E5B1E" w:rsidDel="006B3AB9">
            <w:rPr>
              <w:rFonts w:hint="eastAsia"/>
              <w:bCs/>
              <w:szCs w:val="22"/>
              <w:highlight w:val="yellow"/>
            </w:rPr>
            <w:delText xml:space="preserve"> </w:delText>
          </w:r>
          <w:r w:rsidRPr="008E5B1E" w:rsidDel="006B3AB9">
            <w:rPr>
              <w:rFonts w:hint="eastAsia"/>
              <w:bCs/>
              <w:szCs w:val="22"/>
              <w:highlight w:val="yellow"/>
            </w:rPr>
            <w:delText>현황을</w:delText>
          </w:r>
          <w:r w:rsidRPr="008E5B1E" w:rsidDel="006B3AB9">
            <w:rPr>
              <w:rFonts w:hint="eastAsia"/>
              <w:bCs/>
              <w:szCs w:val="22"/>
              <w:highlight w:val="yellow"/>
            </w:rPr>
            <w:delText xml:space="preserve"> </w:delText>
          </w:r>
          <w:r w:rsidRPr="008E5B1E" w:rsidDel="006B3AB9">
            <w:rPr>
              <w:rFonts w:hint="eastAsia"/>
              <w:bCs/>
              <w:szCs w:val="22"/>
              <w:highlight w:val="yellow"/>
            </w:rPr>
            <w:delText>기재하였는데</w:delText>
          </w:r>
          <w:r w:rsidRPr="008E5B1E" w:rsidDel="006B3AB9">
            <w:rPr>
              <w:rFonts w:hint="eastAsia"/>
              <w:bCs/>
              <w:szCs w:val="22"/>
              <w:highlight w:val="yellow"/>
            </w:rPr>
            <w:delText xml:space="preserve"> </w:delText>
          </w:r>
          <w:r w:rsidRPr="008E5B1E" w:rsidDel="006B3AB9">
            <w:rPr>
              <w:rFonts w:hint="eastAsia"/>
              <w:bCs/>
              <w:szCs w:val="22"/>
              <w:highlight w:val="yellow"/>
            </w:rPr>
            <w:delText>이와</w:delText>
          </w:r>
          <w:r w:rsidRPr="008E5B1E" w:rsidDel="006B3AB9">
            <w:rPr>
              <w:rFonts w:hint="eastAsia"/>
              <w:bCs/>
              <w:szCs w:val="22"/>
              <w:highlight w:val="yellow"/>
            </w:rPr>
            <w:delText xml:space="preserve"> </w:delText>
          </w:r>
          <w:r w:rsidRPr="008E5B1E" w:rsidDel="006B3AB9">
            <w:rPr>
              <w:rFonts w:hint="eastAsia"/>
              <w:bCs/>
              <w:szCs w:val="22"/>
              <w:highlight w:val="yellow"/>
            </w:rPr>
            <w:delText>같은</w:delText>
          </w:r>
          <w:r w:rsidRPr="008E5B1E" w:rsidDel="006B3AB9">
            <w:rPr>
              <w:rFonts w:hint="eastAsia"/>
              <w:bCs/>
              <w:szCs w:val="22"/>
              <w:highlight w:val="yellow"/>
            </w:rPr>
            <w:delText xml:space="preserve"> </w:delText>
          </w:r>
          <w:r w:rsidRPr="008E5B1E" w:rsidDel="006B3AB9">
            <w:rPr>
              <w:rFonts w:hint="eastAsia"/>
              <w:bCs/>
              <w:szCs w:val="22"/>
              <w:highlight w:val="yellow"/>
            </w:rPr>
            <w:delText>이해가</w:delText>
          </w:r>
          <w:r w:rsidRPr="008E5B1E" w:rsidDel="006B3AB9">
            <w:rPr>
              <w:rFonts w:hint="eastAsia"/>
              <w:bCs/>
              <w:szCs w:val="22"/>
              <w:highlight w:val="yellow"/>
            </w:rPr>
            <w:delText xml:space="preserve"> </w:delText>
          </w:r>
          <w:r w:rsidRPr="008E5B1E" w:rsidDel="006B3AB9">
            <w:rPr>
              <w:rFonts w:hint="eastAsia"/>
              <w:bCs/>
              <w:szCs w:val="22"/>
              <w:highlight w:val="yellow"/>
            </w:rPr>
            <w:delText>맞을지</w:delText>
          </w:r>
          <w:r w:rsidRPr="008E5B1E" w:rsidDel="006B3AB9">
            <w:rPr>
              <w:rFonts w:hint="eastAsia"/>
              <w:bCs/>
              <w:szCs w:val="22"/>
              <w:highlight w:val="yellow"/>
            </w:rPr>
            <w:delText xml:space="preserve"> </w:delText>
          </w:r>
          <w:r w:rsidRPr="008E5B1E" w:rsidDel="006B3AB9">
            <w:rPr>
              <w:rFonts w:hint="eastAsia"/>
              <w:bCs/>
              <w:szCs w:val="22"/>
              <w:highlight w:val="yellow"/>
            </w:rPr>
            <w:delText>확인해</w:delText>
          </w:r>
          <w:r w:rsidRPr="008E5B1E" w:rsidDel="006B3AB9">
            <w:rPr>
              <w:rFonts w:hint="eastAsia"/>
              <w:bCs/>
              <w:szCs w:val="22"/>
              <w:highlight w:val="yellow"/>
            </w:rPr>
            <w:delText xml:space="preserve"> </w:delText>
          </w:r>
          <w:r w:rsidRPr="008E5B1E" w:rsidDel="006B3AB9">
            <w:rPr>
              <w:rFonts w:hint="eastAsia"/>
              <w:bCs/>
              <w:szCs w:val="22"/>
              <w:highlight w:val="yellow"/>
            </w:rPr>
            <w:delText>주시면</w:delText>
          </w:r>
          <w:r w:rsidRPr="008E5B1E" w:rsidDel="006B3AB9">
            <w:rPr>
              <w:rFonts w:hint="eastAsia"/>
              <w:bCs/>
              <w:szCs w:val="22"/>
              <w:highlight w:val="yellow"/>
            </w:rPr>
            <w:delText xml:space="preserve"> </w:delText>
          </w:r>
          <w:r w:rsidRPr="008E5B1E" w:rsidDel="006B3AB9">
            <w:rPr>
              <w:rFonts w:hint="eastAsia"/>
              <w:bCs/>
              <w:szCs w:val="22"/>
              <w:highlight w:val="yellow"/>
            </w:rPr>
            <w:delText>감사하겠습니다</w:delText>
          </w:r>
          <w:r w:rsidRPr="008E5B1E" w:rsidDel="006B3AB9">
            <w:rPr>
              <w:rFonts w:hint="eastAsia"/>
              <w:bCs/>
              <w:szCs w:val="22"/>
              <w:highlight w:val="yellow"/>
            </w:rPr>
            <w:delText>.</w:delText>
          </w:r>
          <w:r w:rsidDel="006B3AB9">
            <w:rPr>
              <w:rFonts w:hint="eastAsia"/>
              <w:bCs/>
              <w:szCs w:val="22"/>
            </w:rPr>
            <w:delText>]</w:delText>
          </w:r>
        </w:del>
      </w:ins>
    </w:p>
    <w:p w14:paraId="51086542" w14:textId="77777777" w:rsidR="00026A7E" w:rsidRPr="00CB2B3F" w:rsidRDefault="00026A7E" w:rsidP="00026A7E">
      <w:pPr>
        <w:spacing w:line="240" w:lineRule="auto"/>
        <w:jc w:val="left"/>
        <w:rPr>
          <w:bCs/>
          <w:snapToGrid w:val="0"/>
          <w:szCs w:val="22"/>
        </w:rPr>
      </w:pPr>
      <w:r w:rsidRPr="00CB2B3F">
        <w:rPr>
          <w:b/>
          <w:snapToGrid w:val="0"/>
          <w:szCs w:val="22"/>
        </w:rPr>
        <w:lastRenderedPageBreak/>
        <w:br w:type="page"/>
      </w:r>
    </w:p>
    <w:p w14:paraId="4A217795" w14:textId="77777777" w:rsidR="00026A7E" w:rsidRDefault="00026A7E" w:rsidP="00026A7E">
      <w:pPr>
        <w:pStyle w:val="1"/>
        <w:spacing w:after="480"/>
      </w:pPr>
      <w:bookmarkStart w:id="959" w:name="_Toc79769013"/>
      <w:r>
        <w:rPr>
          <w:noProof/>
        </w:rPr>
        <w:lastRenderedPageBreak/>
        <w:drawing>
          <wp:anchor distT="0" distB="0" distL="114300" distR="114300" simplePos="0" relativeHeight="251666432" behindDoc="1" locked="1" layoutInCell="1" allowOverlap="0" wp14:anchorId="49C65CF9" wp14:editId="727CFAF2">
            <wp:simplePos x="0" y="0"/>
            <wp:positionH relativeFrom="column">
              <wp:posOffset>-36195</wp:posOffset>
            </wp:positionH>
            <wp:positionV relativeFrom="margin">
              <wp:posOffset>-635</wp:posOffset>
            </wp:positionV>
            <wp:extent cx="6174000" cy="806400"/>
            <wp:effectExtent l="0" t="0" r="0" b="0"/>
            <wp:wrapNone/>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환경</w:t>
      </w:r>
      <w:r w:rsidRPr="00CB2B3F">
        <w:t xml:space="preserve"> </w:t>
      </w:r>
      <w:r w:rsidRPr="00CB2B3F">
        <w:t>및</w:t>
      </w:r>
      <w:r w:rsidRPr="00CB2B3F">
        <w:t xml:space="preserve"> </w:t>
      </w:r>
      <w:r w:rsidRPr="00CB2B3F">
        <w:t>안전보건</w:t>
      </w:r>
      <w:r w:rsidRPr="00CB2B3F">
        <w:t xml:space="preserve"> </w:t>
      </w:r>
      <w:r w:rsidRPr="00CB2B3F">
        <w:t>관련</w:t>
      </w:r>
      <w:r w:rsidRPr="00CB2B3F">
        <w:t xml:space="preserve"> </w:t>
      </w:r>
      <w:r w:rsidRPr="00CB2B3F">
        <w:t>이슈</w:t>
      </w:r>
      <w:bookmarkEnd w:id="959"/>
    </w:p>
    <w:p w14:paraId="00F56A78" w14:textId="77777777" w:rsidR="00026A7E" w:rsidRDefault="00026A7E" w:rsidP="00026A7E"/>
    <w:p w14:paraId="6202412D" w14:textId="77777777" w:rsidR="00026A7E" w:rsidRPr="00CB2B3F" w:rsidRDefault="00026A7E" w:rsidP="00026A7E"/>
    <w:p w14:paraId="0B8B5569" w14:textId="77777777" w:rsidR="00026A7E" w:rsidRPr="004054C4" w:rsidRDefault="00026A7E" w:rsidP="00026A7E">
      <w:pPr>
        <w:pStyle w:val="a5"/>
        <w:numPr>
          <w:ilvl w:val="0"/>
          <w:numId w:val="83"/>
        </w:numPr>
        <w:spacing w:before="240" w:after="240"/>
        <w:ind w:leftChars="0"/>
        <w:outlineLvl w:val="1"/>
        <w:rPr>
          <w:b/>
          <w:color w:val="5D2A2C" w:themeColor="text2"/>
          <w:sz w:val="24"/>
        </w:rPr>
      </w:pPr>
      <w:r w:rsidRPr="004054C4">
        <w:rPr>
          <w:b/>
          <w:color w:val="5D2A2C" w:themeColor="text2"/>
          <w:sz w:val="24"/>
        </w:rPr>
        <w:t>환경</w:t>
      </w:r>
      <w:r w:rsidRPr="004054C4">
        <w:rPr>
          <w:b/>
          <w:color w:val="5D2A2C" w:themeColor="text2"/>
          <w:sz w:val="24"/>
        </w:rPr>
        <w:t xml:space="preserve"> </w:t>
      </w:r>
      <w:r w:rsidRPr="004054C4">
        <w:rPr>
          <w:b/>
          <w:color w:val="5D2A2C" w:themeColor="text2"/>
          <w:sz w:val="24"/>
        </w:rPr>
        <w:t>관련</w:t>
      </w:r>
      <w:r w:rsidRPr="004054C4">
        <w:rPr>
          <w:b/>
          <w:color w:val="5D2A2C" w:themeColor="text2"/>
          <w:sz w:val="24"/>
        </w:rPr>
        <w:t xml:space="preserve"> </w:t>
      </w:r>
      <w:r w:rsidRPr="004054C4">
        <w:rPr>
          <w:b/>
          <w:color w:val="5D2A2C" w:themeColor="text2"/>
          <w:sz w:val="24"/>
        </w:rPr>
        <w:t>인허가</w:t>
      </w:r>
      <w:r w:rsidRPr="004054C4">
        <w:rPr>
          <w:b/>
          <w:color w:val="5D2A2C" w:themeColor="text2"/>
          <w:sz w:val="24"/>
        </w:rPr>
        <w:t xml:space="preserve"> </w:t>
      </w:r>
      <w:r w:rsidRPr="004054C4">
        <w:rPr>
          <w:b/>
          <w:color w:val="5D2A2C" w:themeColor="text2"/>
          <w:sz w:val="24"/>
        </w:rPr>
        <w:t>적정</w:t>
      </w:r>
      <w:r w:rsidRPr="004054C4">
        <w:rPr>
          <w:b/>
          <w:color w:val="5D2A2C" w:themeColor="text2"/>
          <w:sz w:val="24"/>
        </w:rPr>
        <w:t xml:space="preserve"> </w:t>
      </w:r>
      <w:r w:rsidRPr="004054C4">
        <w:rPr>
          <w:b/>
          <w:color w:val="5D2A2C" w:themeColor="text2"/>
          <w:sz w:val="24"/>
        </w:rPr>
        <w:t>취득</w:t>
      </w:r>
      <w:r w:rsidRPr="004054C4">
        <w:rPr>
          <w:b/>
          <w:color w:val="5D2A2C" w:themeColor="text2"/>
          <w:sz w:val="24"/>
        </w:rPr>
        <w:t xml:space="preserve"> </w:t>
      </w:r>
      <w:r w:rsidRPr="004054C4">
        <w:rPr>
          <w:b/>
          <w:color w:val="5D2A2C" w:themeColor="text2"/>
          <w:sz w:val="24"/>
        </w:rPr>
        <w:t>여부</w:t>
      </w:r>
    </w:p>
    <w:p w14:paraId="7B5857F6" w14:textId="77777777" w:rsidR="00026A7E" w:rsidRPr="00CB2B3F" w:rsidRDefault="00026A7E" w:rsidP="00026A7E">
      <w:pPr>
        <w:pStyle w:val="a5"/>
        <w:numPr>
          <w:ilvl w:val="1"/>
          <w:numId w:val="83"/>
        </w:numPr>
        <w:spacing w:after="240"/>
        <w:ind w:leftChars="0" w:left="908" w:hanging="454"/>
        <w:rPr>
          <w:b/>
          <w:szCs w:val="22"/>
        </w:rPr>
      </w:pPr>
      <w:r w:rsidRPr="00CB2B3F">
        <w:rPr>
          <w:b/>
          <w:szCs w:val="22"/>
        </w:rPr>
        <w:t>사실관계</w:t>
      </w:r>
    </w:p>
    <w:p w14:paraId="073368C3" w14:textId="77777777" w:rsidR="00026A7E" w:rsidRDefault="00026A7E" w:rsidP="00026A7E">
      <w:pPr>
        <w:pStyle w:val="a5"/>
        <w:autoSpaceDN/>
        <w:spacing w:after="240"/>
        <w:ind w:leftChars="0" w:left="907"/>
      </w:pPr>
      <w:r w:rsidRPr="009950D7">
        <w:rPr>
          <w:rFonts w:hint="eastAsia"/>
        </w:rPr>
        <w:t>대상회사</w:t>
      </w:r>
      <w:r>
        <w:rPr>
          <w:rFonts w:hint="eastAsia"/>
        </w:rPr>
        <w:t>는</w:t>
      </w:r>
      <w:r>
        <w:rPr>
          <w:rFonts w:hint="eastAsia"/>
        </w:rPr>
        <w:t xml:space="preserve"> </w:t>
      </w:r>
      <w:r>
        <w:rPr>
          <w:rFonts w:hint="eastAsia"/>
        </w:rPr>
        <w:t>경기도</w:t>
      </w:r>
      <w:r>
        <w:rPr>
          <w:rFonts w:hint="eastAsia"/>
        </w:rPr>
        <w:t xml:space="preserve"> </w:t>
      </w:r>
      <w:r>
        <w:rPr>
          <w:rFonts w:hint="eastAsia"/>
        </w:rPr>
        <w:t>안산시</w:t>
      </w:r>
      <w:r>
        <w:rPr>
          <w:rFonts w:hint="eastAsia"/>
        </w:rPr>
        <w:t xml:space="preserve"> </w:t>
      </w:r>
      <w:r>
        <w:rPr>
          <w:rFonts w:hint="eastAsia"/>
        </w:rPr>
        <w:t>소재</w:t>
      </w:r>
      <w:r>
        <w:rPr>
          <w:rFonts w:hint="eastAsia"/>
        </w:rPr>
        <w:t xml:space="preserve"> </w:t>
      </w:r>
      <w:r>
        <w:rPr>
          <w:rFonts w:hint="eastAsia"/>
        </w:rPr>
        <w:t>제</w:t>
      </w:r>
      <w:r>
        <w:rPr>
          <w:rFonts w:hint="eastAsia"/>
        </w:rPr>
        <w:t>3</w:t>
      </w:r>
      <w:r>
        <w:rPr>
          <w:rFonts w:hint="eastAsia"/>
        </w:rPr>
        <w:t>공장</w:t>
      </w:r>
      <w:r>
        <w:rPr>
          <w:rFonts w:hint="eastAsia"/>
        </w:rPr>
        <w:t xml:space="preserve"> </w:t>
      </w:r>
      <w:r>
        <w:rPr>
          <w:rFonts w:hint="eastAsia"/>
        </w:rPr>
        <w:t>및</w:t>
      </w:r>
      <w:r>
        <w:rPr>
          <w:rFonts w:hint="eastAsia"/>
        </w:rPr>
        <w:t xml:space="preserve"> </w:t>
      </w:r>
      <w:r>
        <w:rPr>
          <w:rFonts w:hint="eastAsia"/>
        </w:rPr>
        <w:t>제</w:t>
      </w:r>
      <w:r>
        <w:rPr>
          <w:rFonts w:hint="eastAsia"/>
        </w:rPr>
        <w:t>4</w:t>
      </w:r>
      <w:r>
        <w:rPr>
          <w:rFonts w:hint="eastAsia"/>
        </w:rPr>
        <w:t>공장의</w:t>
      </w:r>
      <w:r>
        <w:rPr>
          <w:rFonts w:hint="eastAsia"/>
        </w:rPr>
        <w:t xml:space="preserve"> </w:t>
      </w:r>
      <w:r>
        <w:rPr>
          <w:rFonts w:hint="eastAsia"/>
        </w:rPr>
        <w:t>토지</w:t>
      </w:r>
      <w:r>
        <w:rPr>
          <w:rFonts w:hint="eastAsia"/>
        </w:rPr>
        <w:t xml:space="preserve"> </w:t>
      </w:r>
      <w:r>
        <w:rPr>
          <w:rFonts w:hint="eastAsia"/>
        </w:rPr>
        <w:t>및</w:t>
      </w:r>
      <w:r>
        <w:rPr>
          <w:rFonts w:hint="eastAsia"/>
        </w:rPr>
        <w:t xml:space="preserve"> </w:t>
      </w:r>
      <w:r>
        <w:rPr>
          <w:rFonts w:hint="eastAsia"/>
        </w:rPr>
        <w:t>공장</w:t>
      </w:r>
      <w:r>
        <w:rPr>
          <w:rFonts w:hint="eastAsia"/>
        </w:rPr>
        <w:t xml:space="preserve"> </w:t>
      </w:r>
      <w:r>
        <w:rPr>
          <w:rFonts w:hint="eastAsia"/>
        </w:rPr>
        <w:t>건물을</w:t>
      </w:r>
      <w:r>
        <w:rPr>
          <w:rFonts w:hint="eastAsia"/>
        </w:rPr>
        <w:t xml:space="preserve"> </w:t>
      </w:r>
      <w:r>
        <w:rPr>
          <w:rFonts w:hint="eastAsia"/>
        </w:rPr>
        <w:t>소유하고</w:t>
      </w:r>
      <w:r>
        <w:rPr>
          <w:rFonts w:hint="eastAsia"/>
        </w:rPr>
        <w:t xml:space="preserve"> </w:t>
      </w:r>
      <w:r>
        <w:rPr>
          <w:rFonts w:hint="eastAsia"/>
        </w:rPr>
        <w:t>공장을</w:t>
      </w:r>
      <w:r>
        <w:rPr>
          <w:rFonts w:hint="eastAsia"/>
        </w:rPr>
        <w:t xml:space="preserve"> </w:t>
      </w:r>
      <w:r>
        <w:rPr>
          <w:rFonts w:hint="eastAsia"/>
        </w:rPr>
        <w:t>운영</w:t>
      </w:r>
      <w:r>
        <w:rPr>
          <w:rFonts w:hint="eastAsia"/>
        </w:rPr>
        <w:t xml:space="preserve"> </w:t>
      </w:r>
      <w:r>
        <w:rPr>
          <w:rFonts w:hint="eastAsia"/>
        </w:rPr>
        <w:t>중이며</w:t>
      </w:r>
      <w:r>
        <w:rPr>
          <w:rFonts w:hint="eastAsia"/>
        </w:rPr>
        <w:t>,</w:t>
      </w:r>
      <w:r>
        <w:t xml:space="preserve"> </w:t>
      </w:r>
      <w:r>
        <w:rPr>
          <w:rFonts w:hint="eastAsia"/>
        </w:rPr>
        <w:t>그</w:t>
      </w:r>
      <w:r>
        <w:rPr>
          <w:rFonts w:hint="eastAsia"/>
        </w:rPr>
        <w:t xml:space="preserve"> </w:t>
      </w:r>
      <w:r>
        <w:rPr>
          <w:rFonts w:hint="eastAsia"/>
        </w:rPr>
        <w:t>외</w:t>
      </w:r>
      <w:r>
        <w:rPr>
          <w:rFonts w:hint="eastAsia"/>
        </w:rPr>
        <w:t xml:space="preserve"> </w:t>
      </w:r>
      <w:r>
        <w:rPr>
          <w:rFonts w:hint="eastAsia"/>
        </w:rPr>
        <w:t>오이도</w:t>
      </w:r>
      <w:r>
        <w:rPr>
          <w:rFonts w:hint="eastAsia"/>
        </w:rPr>
        <w:t xml:space="preserve">, </w:t>
      </w:r>
      <w:r>
        <w:rPr>
          <w:rFonts w:hint="eastAsia"/>
        </w:rPr>
        <w:t>시흥</w:t>
      </w:r>
      <w:r>
        <w:rPr>
          <w:rFonts w:hint="eastAsia"/>
        </w:rPr>
        <w:t xml:space="preserve"> </w:t>
      </w:r>
      <w:r>
        <w:rPr>
          <w:rFonts w:hint="eastAsia"/>
        </w:rPr>
        <w:t>및</w:t>
      </w:r>
      <w:r>
        <w:rPr>
          <w:rFonts w:hint="eastAsia"/>
        </w:rPr>
        <w:t xml:space="preserve"> </w:t>
      </w:r>
      <w:r>
        <w:rPr>
          <w:rFonts w:hint="eastAsia"/>
        </w:rPr>
        <w:t>부산</w:t>
      </w:r>
      <w:r>
        <w:rPr>
          <w:rFonts w:hint="eastAsia"/>
        </w:rPr>
        <w:t xml:space="preserve"> </w:t>
      </w:r>
      <w:r>
        <w:rPr>
          <w:rFonts w:hint="eastAsia"/>
        </w:rPr>
        <w:t>물류센터</w:t>
      </w:r>
      <w:r>
        <w:rPr>
          <w:rFonts w:hint="eastAsia"/>
        </w:rPr>
        <w:t xml:space="preserve"> </w:t>
      </w:r>
      <w:r>
        <w:rPr>
          <w:rFonts w:hint="eastAsia"/>
        </w:rPr>
        <w:t>토지</w:t>
      </w:r>
      <w:r>
        <w:rPr>
          <w:rFonts w:hint="eastAsia"/>
        </w:rPr>
        <w:t xml:space="preserve"> </w:t>
      </w:r>
      <w:r>
        <w:rPr>
          <w:rFonts w:hint="eastAsia"/>
        </w:rPr>
        <w:t>및</w:t>
      </w:r>
      <w:r>
        <w:rPr>
          <w:rFonts w:hint="eastAsia"/>
        </w:rPr>
        <w:t xml:space="preserve"> </w:t>
      </w:r>
      <w:r>
        <w:rPr>
          <w:rFonts w:hint="eastAsia"/>
        </w:rPr>
        <w:t>물류센터</w:t>
      </w:r>
      <w:r>
        <w:rPr>
          <w:rFonts w:hint="eastAsia"/>
        </w:rPr>
        <w:t xml:space="preserve"> </w:t>
      </w:r>
      <w:r>
        <w:rPr>
          <w:rFonts w:hint="eastAsia"/>
        </w:rPr>
        <w:t>건물을</w:t>
      </w:r>
      <w:r>
        <w:rPr>
          <w:rFonts w:hint="eastAsia"/>
        </w:rPr>
        <w:t xml:space="preserve"> </w:t>
      </w:r>
      <w:r>
        <w:rPr>
          <w:rFonts w:hint="eastAsia"/>
        </w:rPr>
        <w:t>소유하고</w:t>
      </w:r>
      <w:r>
        <w:rPr>
          <w:rFonts w:hint="eastAsia"/>
        </w:rPr>
        <w:t xml:space="preserve"> </w:t>
      </w:r>
      <w:r>
        <w:rPr>
          <w:rFonts w:hint="eastAsia"/>
        </w:rPr>
        <w:t>운영</w:t>
      </w:r>
      <w:r>
        <w:rPr>
          <w:rFonts w:hint="eastAsia"/>
        </w:rPr>
        <w:t xml:space="preserve"> </w:t>
      </w:r>
      <w:r>
        <w:rPr>
          <w:rFonts w:hint="eastAsia"/>
        </w:rPr>
        <w:t>중임</w:t>
      </w:r>
      <w:r>
        <w:rPr>
          <w:rFonts w:hint="eastAsia"/>
        </w:rPr>
        <w:t>.</w:t>
      </w:r>
      <w:r w:rsidRPr="0047016F">
        <w:t xml:space="preserve"> </w:t>
      </w:r>
    </w:p>
    <w:p w14:paraId="5A46C5FF" w14:textId="77777777" w:rsidR="00026A7E" w:rsidRPr="0047016F" w:rsidRDefault="00026A7E" w:rsidP="00026A7E">
      <w:pPr>
        <w:pStyle w:val="a5"/>
        <w:autoSpaceDN/>
        <w:spacing w:after="240"/>
        <w:ind w:leftChars="0" w:left="907"/>
      </w:pPr>
      <w:r>
        <w:rPr>
          <w:rFonts w:hint="eastAsia"/>
        </w:rPr>
        <w:t>관련하여</w:t>
      </w:r>
      <w:r>
        <w:rPr>
          <w:rFonts w:hint="eastAsia"/>
        </w:rPr>
        <w:t>,</w:t>
      </w:r>
      <w:r>
        <w:t xml:space="preserve"> </w:t>
      </w:r>
      <w:r>
        <w:rPr>
          <w:rFonts w:hint="eastAsia"/>
        </w:rPr>
        <w:t>공장</w:t>
      </w:r>
      <w:r w:rsidRPr="0047016F">
        <w:rPr>
          <w:rFonts w:hint="eastAsia"/>
        </w:rPr>
        <w:t xml:space="preserve"> </w:t>
      </w:r>
      <w:r w:rsidRPr="0047016F">
        <w:rPr>
          <w:rFonts w:hint="eastAsia"/>
        </w:rPr>
        <w:t>및</w:t>
      </w:r>
      <w:r w:rsidRPr="0047016F">
        <w:rPr>
          <w:rFonts w:hint="eastAsia"/>
        </w:rPr>
        <w:t xml:space="preserve"> </w:t>
      </w:r>
      <w:r w:rsidRPr="0047016F">
        <w:rPr>
          <w:rFonts w:hint="eastAsia"/>
        </w:rPr>
        <w:t>제</w:t>
      </w:r>
      <w:r>
        <w:rPr>
          <w:rFonts w:hint="eastAsia"/>
        </w:rPr>
        <w:t>4</w:t>
      </w:r>
      <w:r>
        <w:rPr>
          <w:rFonts w:hint="eastAsia"/>
        </w:rPr>
        <w:t>공장</w:t>
      </w:r>
      <w:r w:rsidRPr="0047016F">
        <w:rPr>
          <w:rFonts w:hint="eastAsia"/>
        </w:rPr>
        <w:t>에</w:t>
      </w:r>
      <w:r w:rsidRPr="0047016F">
        <w:rPr>
          <w:rFonts w:hint="eastAsia"/>
        </w:rPr>
        <w:t xml:space="preserve"> </w:t>
      </w:r>
      <w:r w:rsidRPr="0047016F">
        <w:rPr>
          <w:rFonts w:hint="eastAsia"/>
        </w:rPr>
        <w:t>대한</w:t>
      </w:r>
      <w:r w:rsidRPr="0047016F">
        <w:rPr>
          <w:rFonts w:hint="eastAsia"/>
        </w:rPr>
        <w:t xml:space="preserve"> </w:t>
      </w:r>
      <w:r w:rsidRPr="0047016F">
        <w:rPr>
          <w:rFonts w:hint="eastAsia"/>
        </w:rPr>
        <w:t>환경</w:t>
      </w:r>
      <w:r w:rsidRPr="0047016F">
        <w:rPr>
          <w:rFonts w:hint="eastAsia"/>
        </w:rPr>
        <w:t xml:space="preserve"> </w:t>
      </w:r>
      <w:r w:rsidRPr="0047016F">
        <w:rPr>
          <w:rFonts w:hint="eastAsia"/>
        </w:rPr>
        <w:t>관련</w:t>
      </w:r>
      <w:r w:rsidRPr="0047016F">
        <w:rPr>
          <w:rFonts w:hint="eastAsia"/>
        </w:rPr>
        <w:t xml:space="preserve"> </w:t>
      </w:r>
      <w:r w:rsidRPr="0047016F">
        <w:rPr>
          <w:rFonts w:hint="eastAsia"/>
        </w:rPr>
        <w:t>인허가</w:t>
      </w:r>
      <w:r>
        <w:rPr>
          <w:rFonts w:hint="eastAsia"/>
        </w:rPr>
        <w:t xml:space="preserve"> </w:t>
      </w:r>
      <w:r>
        <w:rPr>
          <w:rFonts w:hint="eastAsia"/>
        </w:rPr>
        <w:t>목록</w:t>
      </w:r>
      <w:r>
        <w:rPr>
          <w:rFonts w:hint="eastAsia"/>
        </w:rPr>
        <w:t xml:space="preserve"> </w:t>
      </w:r>
      <w:r>
        <w:rPr>
          <w:rFonts w:hint="eastAsia"/>
        </w:rPr>
        <w:t>및</w:t>
      </w:r>
      <w:r>
        <w:rPr>
          <w:rFonts w:hint="eastAsia"/>
        </w:rPr>
        <w:t xml:space="preserve"> </w:t>
      </w:r>
      <w:r>
        <w:rPr>
          <w:rFonts w:hint="eastAsia"/>
        </w:rPr>
        <w:t>인허가</w:t>
      </w:r>
      <w:r>
        <w:rPr>
          <w:rFonts w:hint="eastAsia"/>
        </w:rPr>
        <w:t xml:space="preserve"> </w:t>
      </w:r>
      <w:r>
        <w:rPr>
          <w:rFonts w:hint="eastAsia"/>
        </w:rPr>
        <w:t>증이</w:t>
      </w:r>
      <w:r w:rsidRPr="0047016F">
        <w:rPr>
          <w:rFonts w:hint="eastAsia"/>
        </w:rPr>
        <w:t xml:space="preserve"> </w:t>
      </w:r>
      <w:r w:rsidRPr="0047016F">
        <w:rPr>
          <w:rFonts w:hint="eastAsia"/>
        </w:rPr>
        <w:t>제공되었</w:t>
      </w:r>
      <w:r>
        <w:rPr>
          <w:rFonts w:hint="eastAsia"/>
        </w:rPr>
        <w:t>으며</w:t>
      </w:r>
      <w:r w:rsidRPr="0047016F">
        <w:rPr>
          <w:rFonts w:hint="eastAsia"/>
        </w:rPr>
        <w:t>,</w:t>
      </w:r>
      <w:r w:rsidRPr="0047016F">
        <w:t xml:space="preserve"> </w:t>
      </w:r>
      <w:r w:rsidRPr="0047016F">
        <w:rPr>
          <w:rFonts w:hint="eastAsia"/>
        </w:rPr>
        <w:t>이외</w:t>
      </w:r>
      <w:r>
        <w:rPr>
          <w:rFonts w:hint="eastAsia"/>
        </w:rPr>
        <w:t xml:space="preserve"> </w:t>
      </w:r>
      <w:r>
        <w:rPr>
          <w:rFonts w:hint="eastAsia"/>
        </w:rPr>
        <w:t>대상회사</w:t>
      </w:r>
      <w:r>
        <w:rPr>
          <w:rFonts w:hint="eastAsia"/>
        </w:rPr>
        <w:t xml:space="preserve"> </w:t>
      </w:r>
      <w:r>
        <w:rPr>
          <w:rFonts w:hint="eastAsia"/>
        </w:rPr>
        <w:t>소유</w:t>
      </w:r>
      <w:r w:rsidRPr="0047016F">
        <w:rPr>
          <w:rFonts w:hint="eastAsia"/>
        </w:rPr>
        <w:t xml:space="preserve"> </w:t>
      </w:r>
      <w:r w:rsidRPr="0047016F">
        <w:rPr>
          <w:rFonts w:hint="eastAsia"/>
        </w:rPr>
        <w:t>물류센터</w:t>
      </w:r>
      <w:r w:rsidRPr="0047016F">
        <w:rPr>
          <w:rFonts w:hint="eastAsia"/>
          <w:szCs w:val="22"/>
        </w:rPr>
        <w:t>에</w:t>
      </w:r>
      <w:r w:rsidRPr="0047016F">
        <w:rPr>
          <w:rFonts w:hint="eastAsia"/>
        </w:rPr>
        <w:t xml:space="preserve"> </w:t>
      </w:r>
      <w:r w:rsidRPr="0047016F">
        <w:rPr>
          <w:rFonts w:hint="eastAsia"/>
        </w:rPr>
        <w:t>대한</w:t>
      </w:r>
      <w:r w:rsidRPr="0047016F">
        <w:rPr>
          <w:rFonts w:hint="eastAsia"/>
        </w:rPr>
        <w:t xml:space="preserve"> </w:t>
      </w:r>
      <w:r>
        <w:rPr>
          <w:rFonts w:hint="eastAsia"/>
        </w:rPr>
        <w:t>환경</w:t>
      </w:r>
      <w:r>
        <w:rPr>
          <w:rFonts w:hint="eastAsia"/>
        </w:rPr>
        <w:t xml:space="preserve"> </w:t>
      </w:r>
      <w:r w:rsidRPr="0047016F">
        <w:rPr>
          <w:rFonts w:hint="eastAsia"/>
        </w:rPr>
        <w:t>인허가</w:t>
      </w:r>
      <w:r>
        <w:rPr>
          <w:rFonts w:hint="eastAsia"/>
        </w:rPr>
        <w:t>의</w:t>
      </w:r>
      <w:r>
        <w:rPr>
          <w:rFonts w:hint="eastAsia"/>
        </w:rPr>
        <w:t xml:space="preserve"> </w:t>
      </w:r>
      <w:r>
        <w:rPr>
          <w:rFonts w:hint="eastAsia"/>
        </w:rPr>
        <w:t>목록</w:t>
      </w:r>
      <w:r>
        <w:rPr>
          <w:rFonts w:hint="eastAsia"/>
        </w:rPr>
        <w:t xml:space="preserve"> </w:t>
      </w:r>
      <w:r>
        <w:rPr>
          <w:rFonts w:hint="eastAsia"/>
        </w:rPr>
        <w:t>및</w:t>
      </w:r>
      <w:r>
        <w:rPr>
          <w:rFonts w:hint="eastAsia"/>
        </w:rPr>
        <w:t xml:space="preserve"> </w:t>
      </w:r>
      <w:r>
        <w:rPr>
          <w:rFonts w:hint="eastAsia"/>
        </w:rPr>
        <w:t>인허가증은</w:t>
      </w:r>
      <w:r w:rsidRPr="0047016F">
        <w:rPr>
          <w:rFonts w:hint="eastAsia"/>
        </w:rPr>
        <w:t xml:space="preserve"> </w:t>
      </w:r>
      <w:r w:rsidRPr="0047016F">
        <w:rPr>
          <w:rFonts w:hint="eastAsia"/>
        </w:rPr>
        <w:t>제공되지</w:t>
      </w:r>
      <w:r w:rsidRPr="0047016F">
        <w:rPr>
          <w:rFonts w:hint="eastAsia"/>
        </w:rPr>
        <w:t xml:space="preserve"> </w:t>
      </w:r>
      <w:r w:rsidRPr="0047016F">
        <w:rPr>
          <w:rFonts w:hint="eastAsia"/>
        </w:rPr>
        <w:t>아니함</w:t>
      </w:r>
      <w:r w:rsidRPr="0047016F">
        <w:rPr>
          <w:rFonts w:hint="eastAsia"/>
        </w:rPr>
        <w:t>.</w:t>
      </w:r>
      <w:r>
        <w:t xml:space="preserve"> </w:t>
      </w:r>
    </w:p>
    <w:p w14:paraId="6826BA93" w14:textId="77777777" w:rsidR="00026A7E" w:rsidRDefault="00026A7E" w:rsidP="00026A7E">
      <w:pPr>
        <w:pStyle w:val="a5"/>
        <w:autoSpaceDN/>
        <w:spacing w:after="240"/>
        <w:ind w:leftChars="0" w:left="907"/>
      </w:pPr>
      <w:r w:rsidRPr="0047016F">
        <w:rPr>
          <w:rFonts w:hint="eastAsia"/>
        </w:rPr>
        <w:t>제공된</w:t>
      </w:r>
      <w:r w:rsidRPr="0047016F">
        <w:rPr>
          <w:rFonts w:hint="eastAsia"/>
        </w:rPr>
        <w:t xml:space="preserve"> </w:t>
      </w:r>
      <w:r>
        <w:rPr>
          <w:rFonts w:hint="eastAsia"/>
        </w:rPr>
        <w:t>자료</w:t>
      </w:r>
      <w:r w:rsidRPr="0047016F">
        <w:rPr>
          <w:rFonts w:hint="eastAsia"/>
        </w:rPr>
        <w:t>에</w:t>
      </w:r>
      <w:r w:rsidRPr="0047016F">
        <w:rPr>
          <w:rFonts w:hint="eastAsia"/>
        </w:rPr>
        <w:t xml:space="preserve"> </w:t>
      </w:r>
      <w:r w:rsidRPr="0047016F">
        <w:rPr>
          <w:rFonts w:hint="eastAsia"/>
        </w:rPr>
        <w:t>의하면</w:t>
      </w:r>
      <w:r w:rsidRPr="0047016F">
        <w:rPr>
          <w:rFonts w:hint="eastAsia"/>
        </w:rPr>
        <w:t>,</w:t>
      </w:r>
      <w:r w:rsidRPr="0047016F">
        <w:t xml:space="preserve"> </w:t>
      </w:r>
      <w:r w:rsidRPr="0047016F">
        <w:rPr>
          <w:rFonts w:hint="eastAsia"/>
        </w:rPr>
        <w:t>대상회사는</w:t>
      </w:r>
      <w:r w:rsidRPr="0047016F">
        <w:rPr>
          <w:rFonts w:hint="eastAsia"/>
        </w:rPr>
        <w:t xml:space="preserve"> </w:t>
      </w:r>
      <w:r w:rsidRPr="0047016F">
        <w:rPr>
          <w:rFonts w:hint="eastAsia"/>
        </w:rPr>
        <w:t>제</w:t>
      </w:r>
      <w:r>
        <w:rPr>
          <w:rFonts w:hint="eastAsia"/>
        </w:rPr>
        <w:t>3</w:t>
      </w:r>
      <w:r>
        <w:rPr>
          <w:rFonts w:hint="eastAsia"/>
        </w:rPr>
        <w:t>공장</w:t>
      </w:r>
      <w:r w:rsidRPr="0047016F">
        <w:rPr>
          <w:rFonts w:hint="eastAsia"/>
        </w:rPr>
        <w:t xml:space="preserve"> </w:t>
      </w:r>
      <w:r w:rsidRPr="0047016F">
        <w:rPr>
          <w:rFonts w:hint="eastAsia"/>
        </w:rPr>
        <w:t>및</w:t>
      </w:r>
      <w:r w:rsidRPr="0047016F">
        <w:rPr>
          <w:rFonts w:hint="eastAsia"/>
        </w:rPr>
        <w:t xml:space="preserve"> </w:t>
      </w:r>
      <w:r w:rsidRPr="0047016F">
        <w:rPr>
          <w:rFonts w:hint="eastAsia"/>
        </w:rPr>
        <w:t>제</w:t>
      </w:r>
      <w:r>
        <w:rPr>
          <w:rFonts w:hint="eastAsia"/>
        </w:rPr>
        <w:t>4</w:t>
      </w:r>
      <w:r>
        <w:rPr>
          <w:rFonts w:hint="eastAsia"/>
        </w:rPr>
        <w:t>공장</w:t>
      </w:r>
      <w:r w:rsidRPr="0047016F">
        <w:rPr>
          <w:rFonts w:hint="eastAsia"/>
        </w:rPr>
        <w:t>에</w:t>
      </w:r>
      <w:r w:rsidRPr="0047016F">
        <w:rPr>
          <w:rFonts w:hint="eastAsia"/>
        </w:rPr>
        <w:t xml:space="preserve"> </w:t>
      </w:r>
      <w:r w:rsidRPr="0047016F">
        <w:rPr>
          <w:rFonts w:hint="eastAsia"/>
        </w:rPr>
        <w:t>대하여</w:t>
      </w:r>
      <w:r w:rsidRPr="0047016F">
        <w:rPr>
          <w:rFonts w:hint="eastAsia"/>
        </w:rPr>
        <w:t xml:space="preserve"> </w:t>
      </w:r>
      <w:r w:rsidRPr="0047016F">
        <w:rPr>
          <w:rFonts w:hint="eastAsia"/>
        </w:rPr>
        <w:t>아래와</w:t>
      </w:r>
      <w:r w:rsidRPr="0047016F">
        <w:rPr>
          <w:rFonts w:hint="eastAsia"/>
        </w:rPr>
        <w:t xml:space="preserve"> </w:t>
      </w:r>
      <w:r w:rsidRPr="0047016F">
        <w:rPr>
          <w:rFonts w:hint="eastAsia"/>
        </w:rPr>
        <w:t>같은</w:t>
      </w:r>
      <w:r w:rsidRPr="0047016F">
        <w:rPr>
          <w:rFonts w:hint="eastAsia"/>
        </w:rPr>
        <w:t xml:space="preserve"> </w:t>
      </w:r>
      <w:r w:rsidRPr="0047016F">
        <w:rPr>
          <w:rFonts w:hint="eastAsia"/>
        </w:rPr>
        <w:t>환경</w:t>
      </w:r>
      <w:r w:rsidRPr="0047016F">
        <w:rPr>
          <w:rFonts w:hint="eastAsia"/>
        </w:rPr>
        <w:t xml:space="preserve"> </w:t>
      </w:r>
      <w:r w:rsidRPr="0047016F">
        <w:rPr>
          <w:rFonts w:hint="eastAsia"/>
        </w:rPr>
        <w:t>관련</w:t>
      </w:r>
      <w:r w:rsidRPr="0047016F">
        <w:rPr>
          <w:rFonts w:hint="eastAsia"/>
        </w:rPr>
        <w:t xml:space="preserve"> </w:t>
      </w:r>
      <w:r w:rsidRPr="0047016F">
        <w:rPr>
          <w:rFonts w:hint="eastAsia"/>
        </w:rPr>
        <w:t>인허가를</w:t>
      </w:r>
      <w:r w:rsidRPr="0047016F">
        <w:rPr>
          <w:rFonts w:hint="eastAsia"/>
        </w:rPr>
        <w:t xml:space="preserve"> </w:t>
      </w:r>
      <w:r w:rsidRPr="0047016F">
        <w:rPr>
          <w:rFonts w:hint="eastAsia"/>
        </w:rPr>
        <w:t>보유하고</w:t>
      </w:r>
      <w:r w:rsidRPr="0047016F">
        <w:rPr>
          <w:rFonts w:hint="eastAsia"/>
        </w:rPr>
        <w:t xml:space="preserve"> </w:t>
      </w:r>
      <w:r w:rsidRPr="0047016F">
        <w:rPr>
          <w:rFonts w:hint="eastAsia"/>
        </w:rPr>
        <w:t>있음</w:t>
      </w:r>
      <w:r w:rsidRPr="0047016F">
        <w:rPr>
          <w:rFonts w:hint="eastAsia"/>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3969"/>
        <w:gridCol w:w="2381"/>
        <w:gridCol w:w="2382"/>
      </w:tblGrid>
      <w:tr w:rsidR="00026A7E" w:rsidRPr="00332004" w14:paraId="3B900DEA" w14:textId="77777777" w:rsidTr="0091358C">
        <w:trPr>
          <w:trHeight w:val="340"/>
        </w:trPr>
        <w:tc>
          <w:tcPr>
            <w:tcW w:w="3969" w:type="dxa"/>
            <w:tcBorders>
              <w:top w:val="single" w:sz="12" w:space="0" w:color="404040" w:themeColor="text1" w:themeTint="BF"/>
              <w:bottom w:val="single" w:sz="4" w:space="0" w:color="404040" w:themeColor="text1" w:themeTint="BF"/>
            </w:tcBorders>
            <w:shd w:val="clear" w:color="auto" w:fill="DEEEEE"/>
            <w:noWrap/>
            <w:vAlign w:val="center"/>
          </w:tcPr>
          <w:p w14:paraId="30D08BAB" w14:textId="77777777" w:rsidR="00026A7E" w:rsidRPr="00332004" w:rsidRDefault="00026A7E" w:rsidP="0091358C">
            <w:pPr>
              <w:pStyle w:val="a5"/>
              <w:spacing w:line="280" w:lineRule="atLeast"/>
              <w:ind w:leftChars="0" w:left="0"/>
              <w:jc w:val="center"/>
              <w:rPr>
                <w:b/>
                <w:sz w:val="20"/>
                <w:szCs w:val="20"/>
              </w:rPr>
            </w:pPr>
            <w:r w:rsidRPr="00332004">
              <w:rPr>
                <w:b/>
                <w:sz w:val="20"/>
                <w:szCs w:val="20"/>
              </w:rPr>
              <w:t>구</w:t>
            </w:r>
            <w:r w:rsidRPr="00332004">
              <w:rPr>
                <w:b/>
                <w:sz w:val="20"/>
                <w:szCs w:val="20"/>
              </w:rPr>
              <w:t xml:space="preserve"> </w:t>
            </w:r>
            <w:r w:rsidRPr="00332004">
              <w:rPr>
                <w:b/>
                <w:sz w:val="20"/>
                <w:szCs w:val="20"/>
              </w:rPr>
              <w:t>분</w:t>
            </w:r>
          </w:p>
        </w:tc>
        <w:tc>
          <w:tcPr>
            <w:tcW w:w="2381" w:type="dxa"/>
            <w:tcBorders>
              <w:top w:val="single" w:sz="12" w:space="0" w:color="404040" w:themeColor="text1" w:themeTint="BF"/>
              <w:bottom w:val="single" w:sz="4" w:space="0" w:color="404040" w:themeColor="text1" w:themeTint="BF"/>
            </w:tcBorders>
            <w:shd w:val="clear" w:color="auto" w:fill="DEEEEE"/>
            <w:vAlign w:val="center"/>
          </w:tcPr>
          <w:p w14:paraId="4B8AF909" w14:textId="77777777" w:rsidR="00026A7E" w:rsidRPr="00332004" w:rsidRDefault="00026A7E" w:rsidP="0091358C">
            <w:pPr>
              <w:pStyle w:val="a5"/>
              <w:spacing w:line="280" w:lineRule="atLeast"/>
              <w:ind w:leftChars="0" w:left="0"/>
              <w:jc w:val="center"/>
              <w:rPr>
                <w:b/>
                <w:sz w:val="20"/>
                <w:szCs w:val="20"/>
              </w:rPr>
            </w:pPr>
            <w:r w:rsidRPr="00332004">
              <w:rPr>
                <w:b/>
                <w:sz w:val="20"/>
                <w:szCs w:val="20"/>
              </w:rPr>
              <w:t>제</w:t>
            </w:r>
            <w:r>
              <w:rPr>
                <w:b/>
                <w:sz w:val="20"/>
                <w:szCs w:val="20"/>
              </w:rPr>
              <w:t>3</w:t>
            </w:r>
            <w:r>
              <w:rPr>
                <w:b/>
                <w:sz w:val="20"/>
                <w:szCs w:val="20"/>
              </w:rPr>
              <w:t>공장</w:t>
            </w:r>
          </w:p>
        </w:tc>
        <w:tc>
          <w:tcPr>
            <w:tcW w:w="2382" w:type="dxa"/>
            <w:tcBorders>
              <w:top w:val="single" w:sz="12" w:space="0" w:color="404040" w:themeColor="text1" w:themeTint="BF"/>
              <w:bottom w:val="single" w:sz="4" w:space="0" w:color="404040" w:themeColor="text1" w:themeTint="BF"/>
            </w:tcBorders>
            <w:shd w:val="clear" w:color="auto" w:fill="DEEEEE"/>
            <w:vAlign w:val="center"/>
          </w:tcPr>
          <w:p w14:paraId="2D80A6E9" w14:textId="77777777" w:rsidR="00026A7E" w:rsidRPr="00332004" w:rsidRDefault="00026A7E" w:rsidP="0091358C">
            <w:pPr>
              <w:pStyle w:val="a5"/>
              <w:spacing w:line="280" w:lineRule="atLeast"/>
              <w:ind w:leftChars="0" w:left="0"/>
              <w:jc w:val="center"/>
              <w:rPr>
                <w:b/>
                <w:sz w:val="20"/>
                <w:szCs w:val="20"/>
              </w:rPr>
            </w:pPr>
            <w:r w:rsidRPr="00332004">
              <w:rPr>
                <w:b/>
                <w:sz w:val="20"/>
                <w:szCs w:val="20"/>
              </w:rPr>
              <w:t>제</w:t>
            </w:r>
            <w:r>
              <w:rPr>
                <w:b/>
                <w:sz w:val="20"/>
                <w:szCs w:val="20"/>
              </w:rPr>
              <w:t>4</w:t>
            </w:r>
            <w:r>
              <w:rPr>
                <w:b/>
                <w:sz w:val="20"/>
                <w:szCs w:val="20"/>
              </w:rPr>
              <w:t>공장</w:t>
            </w:r>
          </w:p>
        </w:tc>
      </w:tr>
      <w:tr w:rsidR="00026A7E" w:rsidRPr="00332004" w14:paraId="2263CCEF" w14:textId="77777777" w:rsidTr="0091358C">
        <w:trPr>
          <w:trHeight w:val="340"/>
        </w:trPr>
        <w:tc>
          <w:tcPr>
            <w:tcW w:w="3969" w:type="dxa"/>
            <w:tcBorders>
              <w:top w:val="single" w:sz="4" w:space="0" w:color="404040" w:themeColor="text1" w:themeTint="BF"/>
            </w:tcBorders>
            <w:shd w:val="clear" w:color="auto" w:fill="auto"/>
            <w:noWrap/>
            <w:vAlign w:val="center"/>
            <w:hideMark/>
          </w:tcPr>
          <w:p w14:paraId="2072989C" w14:textId="77777777" w:rsidR="00026A7E" w:rsidRPr="00332004" w:rsidRDefault="00026A7E" w:rsidP="0091358C">
            <w:pPr>
              <w:pStyle w:val="a5"/>
              <w:spacing w:line="280" w:lineRule="atLeast"/>
              <w:ind w:leftChars="0" w:left="0"/>
              <w:jc w:val="center"/>
              <w:rPr>
                <w:sz w:val="20"/>
                <w:szCs w:val="20"/>
              </w:rPr>
            </w:pPr>
            <w:r w:rsidRPr="00332004">
              <w:rPr>
                <w:sz w:val="20"/>
                <w:szCs w:val="20"/>
              </w:rPr>
              <w:t>대기배출시설</w:t>
            </w:r>
            <w:r w:rsidRPr="00332004">
              <w:rPr>
                <w:sz w:val="20"/>
                <w:szCs w:val="20"/>
              </w:rPr>
              <w:t xml:space="preserve"> </w:t>
            </w:r>
            <w:r w:rsidRPr="00332004">
              <w:rPr>
                <w:sz w:val="20"/>
                <w:szCs w:val="20"/>
              </w:rPr>
              <w:t>설치허가</w:t>
            </w:r>
          </w:p>
        </w:tc>
        <w:tc>
          <w:tcPr>
            <w:tcW w:w="2381" w:type="dxa"/>
            <w:tcBorders>
              <w:top w:val="single" w:sz="4" w:space="0" w:color="404040" w:themeColor="text1" w:themeTint="BF"/>
            </w:tcBorders>
            <w:vAlign w:val="center"/>
          </w:tcPr>
          <w:p w14:paraId="675560E7" w14:textId="77777777" w:rsidR="00026A7E" w:rsidRPr="00332004" w:rsidRDefault="00026A7E" w:rsidP="0091358C">
            <w:pPr>
              <w:spacing w:line="280" w:lineRule="atLeast"/>
              <w:jc w:val="center"/>
              <w:rPr>
                <w:sz w:val="20"/>
                <w:szCs w:val="20"/>
              </w:rPr>
            </w:pPr>
            <w:r w:rsidRPr="00332004">
              <w:rPr>
                <w:sz w:val="20"/>
                <w:szCs w:val="20"/>
              </w:rPr>
              <w:t>○</w:t>
            </w:r>
          </w:p>
          <w:p w14:paraId="51735BA7" w14:textId="77777777" w:rsidR="00026A7E" w:rsidRPr="00332004" w:rsidRDefault="00026A7E" w:rsidP="0091358C">
            <w:pPr>
              <w:spacing w:line="280" w:lineRule="atLeast"/>
              <w:jc w:val="center"/>
              <w:rPr>
                <w:sz w:val="20"/>
                <w:szCs w:val="20"/>
              </w:rPr>
            </w:pPr>
            <w:r w:rsidRPr="00332004">
              <w:rPr>
                <w:sz w:val="20"/>
                <w:szCs w:val="20"/>
              </w:rPr>
              <w:t>(</w:t>
            </w:r>
            <w:r w:rsidRPr="00332004">
              <w:rPr>
                <w:sz w:val="20"/>
                <w:szCs w:val="20"/>
              </w:rPr>
              <w:t>신고</w:t>
            </w:r>
            <w:r w:rsidRPr="00332004">
              <w:rPr>
                <w:sz w:val="20"/>
                <w:szCs w:val="20"/>
              </w:rPr>
              <w:t>)</w:t>
            </w:r>
          </w:p>
        </w:tc>
        <w:tc>
          <w:tcPr>
            <w:tcW w:w="2382" w:type="dxa"/>
            <w:tcBorders>
              <w:top w:val="single" w:sz="4" w:space="0" w:color="404040" w:themeColor="text1" w:themeTint="BF"/>
            </w:tcBorders>
            <w:vAlign w:val="center"/>
          </w:tcPr>
          <w:p w14:paraId="518FF86C" w14:textId="77777777" w:rsidR="00026A7E" w:rsidRPr="00332004" w:rsidRDefault="00026A7E" w:rsidP="0091358C">
            <w:pPr>
              <w:spacing w:line="280" w:lineRule="atLeast"/>
              <w:jc w:val="center"/>
              <w:rPr>
                <w:sz w:val="20"/>
                <w:szCs w:val="20"/>
              </w:rPr>
            </w:pPr>
            <w:r w:rsidRPr="00332004">
              <w:rPr>
                <w:sz w:val="20"/>
                <w:szCs w:val="20"/>
              </w:rPr>
              <w:t>○</w:t>
            </w:r>
          </w:p>
          <w:p w14:paraId="1B3A3083" w14:textId="77777777" w:rsidR="00026A7E" w:rsidRPr="00332004" w:rsidRDefault="00026A7E" w:rsidP="0091358C">
            <w:pPr>
              <w:spacing w:line="280" w:lineRule="atLeast"/>
              <w:jc w:val="center"/>
              <w:rPr>
                <w:sz w:val="20"/>
                <w:szCs w:val="20"/>
              </w:rPr>
            </w:pPr>
            <w:r w:rsidRPr="00332004">
              <w:rPr>
                <w:sz w:val="20"/>
                <w:szCs w:val="20"/>
              </w:rPr>
              <w:t>(</w:t>
            </w:r>
            <w:r w:rsidRPr="00332004">
              <w:rPr>
                <w:sz w:val="20"/>
                <w:szCs w:val="20"/>
              </w:rPr>
              <w:t>허가</w:t>
            </w:r>
            <w:r w:rsidRPr="00332004">
              <w:rPr>
                <w:sz w:val="20"/>
                <w:szCs w:val="20"/>
              </w:rPr>
              <w:t>)</w:t>
            </w:r>
          </w:p>
        </w:tc>
      </w:tr>
      <w:tr w:rsidR="00026A7E" w:rsidRPr="00332004" w14:paraId="52AA5E52" w14:textId="77777777" w:rsidTr="0091358C">
        <w:trPr>
          <w:trHeight w:val="340"/>
        </w:trPr>
        <w:tc>
          <w:tcPr>
            <w:tcW w:w="3969" w:type="dxa"/>
            <w:shd w:val="clear" w:color="auto" w:fill="auto"/>
            <w:noWrap/>
            <w:vAlign w:val="center"/>
            <w:hideMark/>
          </w:tcPr>
          <w:p w14:paraId="69B9C144" w14:textId="77777777" w:rsidR="00026A7E" w:rsidRPr="00332004" w:rsidRDefault="00026A7E" w:rsidP="0091358C">
            <w:pPr>
              <w:pStyle w:val="a5"/>
              <w:spacing w:line="280" w:lineRule="atLeast"/>
              <w:ind w:leftChars="0" w:left="0"/>
              <w:jc w:val="center"/>
              <w:rPr>
                <w:sz w:val="20"/>
                <w:szCs w:val="20"/>
              </w:rPr>
            </w:pPr>
            <w:r w:rsidRPr="00332004">
              <w:rPr>
                <w:sz w:val="20"/>
                <w:szCs w:val="20"/>
              </w:rPr>
              <w:t>대기오염물질</w:t>
            </w:r>
            <w:r w:rsidRPr="00332004">
              <w:rPr>
                <w:sz w:val="20"/>
                <w:szCs w:val="20"/>
              </w:rPr>
              <w:t xml:space="preserve"> </w:t>
            </w:r>
            <w:r w:rsidRPr="00332004">
              <w:rPr>
                <w:sz w:val="20"/>
                <w:szCs w:val="20"/>
              </w:rPr>
              <w:t>총량관리사업장</w:t>
            </w:r>
            <w:r w:rsidRPr="00332004">
              <w:rPr>
                <w:sz w:val="20"/>
                <w:szCs w:val="20"/>
              </w:rPr>
              <w:t xml:space="preserve"> </w:t>
            </w:r>
            <w:r w:rsidRPr="00332004">
              <w:rPr>
                <w:sz w:val="20"/>
                <w:szCs w:val="20"/>
              </w:rPr>
              <w:t>설치허가</w:t>
            </w:r>
          </w:p>
        </w:tc>
        <w:tc>
          <w:tcPr>
            <w:tcW w:w="2381" w:type="dxa"/>
            <w:vAlign w:val="center"/>
          </w:tcPr>
          <w:p w14:paraId="163842BE"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0765423A"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4D190CA1" w14:textId="77777777" w:rsidTr="0091358C">
        <w:trPr>
          <w:trHeight w:val="340"/>
        </w:trPr>
        <w:tc>
          <w:tcPr>
            <w:tcW w:w="3969" w:type="dxa"/>
            <w:shd w:val="clear" w:color="auto" w:fill="auto"/>
            <w:noWrap/>
            <w:vAlign w:val="center"/>
            <w:hideMark/>
          </w:tcPr>
          <w:p w14:paraId="6CF152EB" w14:textId="77777777" w:rsidR="00026A7E" w:rsidRPr="00332004" w:rsidRDefault="00026A7E" w:rsidP="0091358C">
            <w:pPr>
              <w:pStyle w:val="a5"/>
              <w:spacing w:line="280" w:lineRule="atLeast"/>
              <w:ind w:leftChars="0" w:left="0"/>
              <w:jc w:val="center"/>
              <w:rPr>
                <w:sz w:val="20"/>
                <w:szCs w:val="20"/>
              </w:rPr>
            </w:pPr>
            <w:r w:rsidRPr="00332004">
              <w:rPr>
                <w:sz w:val="20"/>
                <w:szCs w:val="20"/>
              </w:rPr>
              <w:t>악취배출시설</w:t>
            </w:r>
            <w:r w:rsidRPr="00332004">
              <w:rPr>
                <w:sz w:val="20"/>
                <w:szCs w:val="20"/>
              </w:rPr>
              <w:t xml:space="preserve"> </w:t>
            </w:r>
            <w:r w:rsidRPr="00332004">
              <w:rPr>
                <w:sz w:val="20"/>
                <w:szCs w:val="20"/>
              </w:rPr>
              <w:t>설치</w:t>
            </w:r>
            <w:r w:rsidRPr="00332004">
              <w:rPr>
                <w:sz w:val="20"/>
                <w:szCs w:val="20"/>
              </w:rPr>
              <w:t xml:space="preserve"> </w:t>
            </w:r>
            <w:r w:rsidRPr="00332004">
              <w:rPr>
                <w:sz w:val="20"/>
                <w:szCs w:val="20"/>
              </w:rPr>
              <w:t>운영</w:t>
            </w:r>
            <w:r w:rsidRPr="00332004">
              <w:rPr>
                <w:sz w:val="20"/>
                <w:szCs w:val="20"/>
              </w:rPr>
              <w:t xml:space="preserve"> </w:t>
            </w:r>
            <w:r w:rsidRPr="00332004">
              <w:rPr>
                <w:sz w:val="20"/>
                <w:szCs w:val="20"/>
              </w:rPr>
              <w:t>신고</w:t>
            </w:r>
          </w:p>
        </w:tc>
        <w:tc>
          <w:tcPr>
            <w:tcW w:w="2381" w:type="dxa"/>
            <w:vAlign w:val="center"/>
          </w:tcPr>
          <w:p w14:paraId="0106E721"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00DD83E1"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784C7E86" w14:textId="77777777" w:rsidTr="0091358C">
        <w:trPr>
          <w:trHeight w:val="340"/>
        </w:trPr>
        <w:tc>
          <w:tcPr>
            <w:tcW w:w="3969" w:type="dxa"/>
            <w:shd w:val="clear" w:color="auto" w:fill="auto"/>
            <w:noWrap/>
            <w:vAlign w:val="center"/>
          </w:tcPr>
          <w:p w14:paraId="5506632D" w14:textId="77777777" w:rsidR="00026A7E" w:rsidRPr="00332004" w:rsidRDefault="00026A7E" w:rsidP="0091358C">
            <w:pPr>
              <w:pStyle w:val="a5"/>
              <w:spacing w:line="280" w:lineRule="atLeast"/>
              <w:ind w:leftChars="0" w:left="0"/>
              <w:jc w:val="center"/>
              <w:rPr>
                <w:sz w:val="20"/>
                <w:szCs w:val="20"/>
              </w:rPr>
            </w:pPr>
            <w:r w:rsidRPr="00332004">
              <w:rPr>
                <w:sz w:val="20"/>
                <w:szCs w:val="20"/>
              </w:rPr>
              <w:t>폐수배출시설</w:t>
            </w:r>
            <w:r w:rsidRPr="00332004">
              <w:rPr>
                <w:sz w:val="20"/>
                <w:szCs w:val="20"/>
              </w:rPr>
              <w:t xml:space="preserve"> </w:t>
            </w:r>
            <w:r w:rsidRPr="00332004">
              <w:rPr>
                <w:sz w:val="20"/>
                <w:szCs w:val="20"/>
              </w:rPr>
              <w:t>설치신고</w:t>
            </w:r>
          </w:p>
        </w:tc>
        <w:tc>
          <w:tcPr>
            <w:tcW w:w="2381" w:type="dxa"/>
            <w:vAlign w:val="center"/>
          </w:tcPr>
          <w:p w14:paraId="7117890A" w14:textId="77777777" w:rsidR="00026A7E" w:rsidRPr="00332004" w:rsidRDefault="00026A7E" w:rsidP="0091358C">
            <w:pPr>
              <w:pStyle w:val="a5"/>
              <w:spacing w:line="280" w:lineRule="atLeast"/>
              <w:ind w:leftChars="0" w:left="0"/>
              <w:jc w:val="center"/>
              <w:rPr>
                <w:sz w:val="20"/>
                <w:szCs w:val="20"/>
              </w:rPr>
            </w:pPr>
            <w:r w:rsidRPr="00332004">
              <w:rPr>
                <w:sz w:val="20"/>
                <w:szCs w:val="20"/>
              </w:rPr>
              <w:t>(</w:t>
            </w:r>
            <w:proofErr w:type="spellStart"/>
            <w:r w:rsidRPr="00332004">
              <w:rPr>
                <w:sz w:val="20"/>
                <w:szCs w:val="20"/>
              </w:rPr>
              <w:t>미보유</w:t>
            </w:r>
            <w:proofErr w:type="spellEnd"/>
            <w:r w:rsidRPr="00332004">
              <w:rPr>
                <w:sz w:val="20"/>
                <w:szCs w:val="20"/>
              </w:rPr>
              <w:t>)</w:t>
            </w:r>
          </w:p>
        </w:tc>
        <w:tc>
          <w:tcPr>
            <w:tcW w:w="2382" w:type="dxa"/>
            <w:vAlign w:val="center"/>
          </w:tcPr>
          <w:p w14:paraId="2EF140B7"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6F4E4B0C" w14:textId="77777777" w:rsidTr="0091358C">
        <w:trPr>
          <w:trHeight w:val="340"/>
        </w:trPr>
        <w:tc>
          <w:tcPr>
            <w:tcW w:w="3969" w:type="dxa"/>
            <w:shd w:val="clear" w:color="auto" w:fill="auto"/>
            <w:noWrap/>
            <w:vAlign w:val="center"/>
            <w:hideMark/>
          </w:tcPr>
          <w:p w14:paraId="299ED6EA" w14:textId="77777777" w:rsidR="00026A7E" w:rsidRPr="00332004" w:rsidRDefault="00026A7E" w:rsidP="0091358C">
            <w:pPr>
              <w:pStyle w:val="a5"/>
              <w:spacing w:line="280" w:lineRule="atLeast"/>
              <w:ind w:leftChars="0" w:left="0"/>
              <w:jc w:val="center"/>
              <w:rPr>
                <w:sz w:val="20"/>
                <w:szCs w:val="20"/>
              </w:rPr>
            </w:pPr>
            <w:r w:rsidRPr="00332004">
              <w:rPr>
                <w:sz w:val="20"/>
                <w:szCs w:val="20"/>
              </w:rPr>
              <w:t>폐기물처분시설</w:t>
            </w:r>
            <w:r w:rsidRPr="00332004">
              <w:rPr>
                <w:sz w:val="20"/>
                <w:szCs w:val="20"/>
              </w:rPr>
              <w:t xml:space="preserve"> </w:t>
            </w:r>
            <w:r w:rsidRPr="00332004">
              <w:rPr>
                <w:sz w:val="20"/>
                <w:szCs w:val="20"/>
              </w:rPr>
              <w:t>설치</w:t>
            </w:r>
            <w:r w:rsidRPr="00332004">
              <w:rPr>
                <w:sz w:val="20"/>
                <w:szCs w:val="20"/>
              </w:rPr>
              <w:t xml:space="preserve"> </w:t>
            </w:r>
            <w:r w:rsidRPr="00332004">
              <w:rPr>
                <w:sz w:val="20"/>
                <w:szCs w:val="20"/>
              </w:rPr>
              <w:t>신고</w:t>
            </w:r>
          </w:p>
        </w:tc>
        <w:tc>
          <w:tcPr>
            <w:tcW w:w="2381" w:type="dxa"/>
            <w:vAlign w:val="center"/>
          </w:tcPr>
          <w:p w14:paraId="4DA788C7"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2F3715DB"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586E9354" w14:textId="77777777" w:rsidTr="0091358C">
        <w:trPr>
          <w:trHeight w:val="340"/>
        </w:trPr>
        <w:tc>
          <w:tcPr>
            <w:tcW w:w="3969" w:type="dxa"/>
            <w:shd w:val="clear" w:color="auto" w:fill="auto"/>
            <w:noWrap/>
            <w:vAlign w:val="center"/>
            <w:hideMark/>
          </w:tcPr>
          <w:p w14:paraId="29A1F90E" w14:textId="77777777" w:rsidR="00026A7E" w:rsidRPr="00332004" w:rsidRDefault="00026A7E" w:rsidP="0091358C">
            <w:pPr>
              <w:pStyle w:val="a5"/>
              <w:spacing w:line="280" w:lineRule="atLeast"/>
              <w:ind w:leftChars="0" w:left="0"/>
              <w:jc w:val="center"/>
              <w:rPr>
                <w:sz w:val="20"/>
                <w:szCs w:val="20"/>
              </w:rPr>
            </w:pPr>
            <w:r w:rsidRPr="00332004">
              <w:rPr>
                <w:sz w:val="20"/>
                <w:szCs w:val="20"/>
              </w:rPr>
              <w:t>사업장폐기물배출자</w:t>
            </w:r>
            <w:r w:rsidRPr="00332004">
              <w:rPr>
                <w:sz w:val="20"/>
                <w:szCs w:val="20"/>
              </w:rPr>
              <w:t xml:space="preserve"> </w:t>
            </w:r>
            <w:r w:rsidRPr="00332004">
              <w:rPr>
                <w:sz w:val="20"/>
                <w:szCs w:val="20"/>
              </w:rPr>
              <w:t>신고</w:t>
            </w:r>
          </w:p>
        </w:tc>
        <w:tc>
          <w:tcPr>
            <w:tcW w:w="2381" w:type="dxa"/>
            <w:vAlign w:val="center"/>
          </w:tcPr>
          <w:p w14:paraId="45DC64EE"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3318C5F2"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31ACB85D" w14:textId="77777777" w:rsidTr="0091358C">
        <w:trPr>
          <w:trHeight w:val="340"/>
        </w:trPr>
        <w:tc>
          <w:tcPr>
            <w:tcW w:w="3969" w:type="dxa"/>
            <w:shd w:val="clear" w:color="auto" w:fill="auto"/>
            <w:noWrap/>
            <w:vAlign w:val="center"/>
            <w:hideMark/>
          </w:tcPr>
          <w:p w14:paraId="2516E31F" w14:textId="77777777" w:rsidR="00026A7E" w:rsidRPr="00332004" w:rsidRDefault="00026A7E" w:rsidP="0091358C">
            <w:pPr>
              <w:pStyle w:val="a5"/>
              <w:spacing w:line="280" w:lineRule="atLeast"/>
              <w:ind w:leftChars="0" w:left="0"/>
              <w:jc w:val="center"/>
              <w:rPr>
                <w:sz w:val="20"/>
                <w:szCs w:val="20"/>
              </w:rPr>
            </w:pPr>
            <w:r w:rsidRPr="00332004">
              <w:rPr>
                <w:sz w:val="20"/>
                <w:szCs w:val="20"/>
              </w:rPr>
              <w:t>폐기물처리계획</w:t>
            </w:r>
            <w:r w:rsidRPr="00332004">
              <w:rPr>
                <w:sz w:val="20"/>
                <w:szCs w:val="20"/>
              </w:rPr>
              <w:t xml:space="preserve"> </w:t>
            </w:r>
            <w:r w:rsidRPr="00332004">
              <w:rPr>
                <w:sz w:val="20"/>
                <w:szCs w:val="20"/>
              </w:rPr>
              <w:t>확인</w:t>
            </w:r>
          </w:p>
        </w:tc>
        <w:tc>
          <w:tcPr>
            <w:tcW w:w="2381" w:type="dxa"/>
            <w:vAlign w:val="center"/>
          </w:tcPr>
          <w:p w14:paraId="7A13DB6C"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66D5C328"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47A3A889" w14:textId="77777777" w:rsidTr="0091358C">
        <w:trPr>
          <w:trHeight w:val="340"/>
        </w:trPr>
        <w:tc>
          <w:tcPr>
            <w:tcW w:w="3969" w:type="dxa"/>
            <w:shd w:val="clear" w:color="auto" w:fill="auto"/>
            <w:noWrap/>
            <w:vAlign w:val="center"/>
            <w:hideMark/>
          </w:tcPr>
          <w:p w14:paraId="4A2991AA" w14:textId="77777777" w:rsidR="00026A7E" w:rsidRPr="00332004" w:rsidRDefault="00026A7E" w:rsidP="0091358C">
            <w:pPr>
              <w:pStyle w:val="a5"/>
              <w:spacing w:line="280" w:lineRule="atLeast"/>
              <w:ind w:leftChars="0" w:left="0"/>
              <w:jc w:val="center"/>
              <w:rPr>
                <w:sz w:val="20"/>
                <w:szCs w:val="20"/>
              </w:rPr>
            </w:pPr>
            <w:r w:rsidRPr="00332004">
              <w:rPr>
                <w:sz w:val="20"/>
                <w:szCs w:val="20"/>
              </w:rPr>
              <w:t>검사대상기기</w:t>
            </w:r>
            <w:r w:rsidRPr="00332004">
              <w:rPr>
                <w:sz w:val="20"/>
                <w:szCs w:val="20"/>
              </w:rPr>
              <w:t xml:space="preserve"> </w:t>
            </w:r>
            <w:r w:rsidRPr="00332004">
              <w:rPr>
                <w:sz w:val="20"/>
                <w:szCs w:val="20"/>
              </w:rPr>
              <w:t>설치검사</w:t>
            </w:r>
          </w:p>
        </w:tc>
        <w:tc>
          <w:tcPr>
            <w:tcW w:w="2381" w:type="dxa"/>
            <w:vAlign w:val="center"/>
          </w:tcPr>
          <w:p w14:paraId="37C60458"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42A178CA" w14:textId="77777777" w:rsidR="00026A7E" w:rsidRPr="00332004" w:rsidRDefault="00026A7E" w:rsidP="0091358C">
            <w:pPr>
              <w:spacing w:line="280" w:lineRule="atLeast"/>
              <w:jc w:val="center"/>
              <w:rPr>
                <w:sz w:val="20"/>
                <w:szCs w:val="20"/>
              </w:rPr>
            </w:pPr>
            <w:r w:rsidRPr="00332004">
              <w:rPr>
                <w:sz w:val="20"/>
                <w:szCs w:val="20"/>
              </w:rPr>
              <w:t>○</w:t>
            </w:r>
          </w:p>
        </w:tc>
      </w:tr>
      <w:tr w:rsidR="00026A7E" w:rsidRPr="00332004" w14:paraId="4432CEC8" w14:textId="77777777" w:rsidTr="0091358C">
        <w:trPr>
          <w:trHeight w:val="340"/>
        </w:trPr>
        <w:tc>
          <w:tcPr>
            <w:tcW w:w="3969" w:type="dxa"/>
            <w:shd w:val="clear" w:color="auto" w:fill="auto"/>
            <w:noWrap/>
            <w:vAlign w:val="center"/>
          </w:tcPr>
          <w:p w14:paraId="6C8570B9" w14:textId="77777777" w:rsidR="00026A7E" w:rsidRPr="00332004" w:rsidRDefault="00026A7E" w:rsidP="0091358C">
            <w:pPr>
              <w:pStyle w:val="a5"/>
              <w:spacing w:line="280" w:lineRule="atLeast"/>
              <w:ind w:leftChars="0" w:left="0"/>
              <w:jc w:val="center"/>
              <w:rPr>
                <w:sz w:val="20"/>
                <w:szCs w:val="20"/>
              </w:rPr>
            </w:pPr>
            <w:r w:rsidRPr="00332004">
              <w:rPr>
                <w:sz w:val="20"/>
                <w:szCs w:val="20"/>
              </w:rPr>
              <w:t>위험물제조소등</w:t>
            </w:r>
            <w:r w:rsidRPr="00332004">
              <w:rPr>
                <w:sz w:val="20"/>
                <w:szCs w:val="20"/>
              </w:rPr>
              <w:t xml:space="preserve"> </w:t>
            </w:r>
            <w:r w:rsidRPr="00332004">
              <w:rPr>
                <w:sz w:val="20"/>
                <w:szCs w:val="20"/>
              </w:rPr>
              <w:t>완공검사</w:t>
            </w:r>
          </w:p>
        </w:tc>
        <w:tc>
          <w:tcPr>
            <w:tcW w:w="2381" w:type="dxa"/>
            <w:vAlign w:val="center"/>
          </w:tcPr>
          <w:p w14:paraId="56426B0F" w14:textId="77777777" w:rsidR="00026A7E" w:rsidRPr="00332004" w:rsidRDefault="00026A7E" w:rsidP="0091358C">
            <w:pPr>
              <w:spacing w:line="280" w:lineRule="atLeast"/>
              <w:jc w:val="center"/>
              <w:rPr>
                <w:sz w:val="20"/>
                <w:szCs w:val="20"/>
              </w:rPr>
            </w:pPr>
            <w:r w:rsidRPr="00332004">
              <w:rPr>
                <w:sz w:val="20"/>
                <w:szCs w:val="20"/>
              </w:rPr>
              <w:t>○</w:t>
            </w:r>
          </w:p>
        </w:tc>
        <w:tc>
          <w:tcPr>
            <w:tcW w:w="2382" w:type="dxa"/>
            <w:vAlign w:val="center"/>
          </w:tcPr>
          <w:p w14:paraId="4D11F00C" w14:textId="77777777" w:rsidR="00026A7E" w:rsidRPr="00332004" w:rsidRDefault="00026A7E" w:rsidP="0091358C">
            <w:pPr>
              <w:spacing w:line="280" w:lineRule="atLeast"/>
              <w:jc w:val="center"/>
              <w:rPr>
                <w:sz w:val="20"/>
                <w:szCs w:val="20"/>
              </w:rPr>
            </w:pPr>
            <w:r w:rsidRPr="00332004">
              <w:rPr>
                <w:sz w:val="20"/>
                <w:szCs w:val="20"/>
              </w:rPr>
              <w:t>○</w:t>
            </w:r>
          </w:p>
        </w:tc>
      </w:tr>
    </w:tbl>
    <w:p w14:paraId="6C33A100" w14:textId="77777777" w:rsidR="00026A7E" w:rsidRDefault="00026A7E" w:rsidP="00026A7E">
      <w:pPr>
        <w:pStyle w:val="a5"/>
        <w:autoSpaceDN/>
        <w:spacing w:after="240"/>
        <w:ind w:leftChars="0" w:left="907"/>
      </w:pPr>
    </w:p>
    <w:p w14:paraId="13B46EBF" w14:textId="77777777" w:rsidR="00026A7E" w:rsidDel="00FB1A31" w:rsidRDefault="00026A7E" w:rsidP="00026A7E">
      <w:pPr>
        <w:pStyle w:val="a5"/>
        <w:autoSpaceDN/>
        <w:spacing w:after="240"/>
        <w:ind w:leftChars="0" w:left="907"/>
        <w:rPr>
          <w:del w:id="960" w:author="zshkim7 (Sung-Ho Kim)" w:date="2021-08-30T10:21:00Z"/>
        </w:rPr>
      </w:pPr>
      <w:r>
        <w:rPr>
          <w:rFonts w:hint="eastAsia"/>
        </w:rPr>
        <w:t>답변에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t>(</w:t>
      </w:r>
      <w:proofErr w:type="spellStart"/>
      <w:r>
        <w:t>i</w:t>
      </w:r>
      <w:proofErr w:type="spellEnd"/>
      <w:r>
        <w:t xml:space="preserve">) </w:t>
      </w:r>
      <w:r>
        <w:rPr>
          <w:rFonts w:hint="eastAsia"/>
        </w:rPr>
        <w:t>제</w:t>
      </w:r>
      <w:r>
        <w:rPr>
          <w:rFonts w:hint="eastAsia"/>
        </w:rPr>
        <w:t>3</w:t>
      </w:r>
      <w:r>
        <w:rPr>
          <w:rFonts w:hint="eastAsia"/>
        </w:rPr>
        <w:t>공장</w:t>
      </w:r>
      <w:r>
        <w:rPr>
          <w:rFonts w:hint="eastAsia"/>
        </w:rPr>
        <w:t xml:space="preserve"> </w:t>
      </w:r>
      <w:r>
        <w:rPr>
          <w:rFonts w:hint="eastAsia"/>
        </w:rPr>
        <w:t>및</w:t>
      </w:r>
      <w:r>
        <w:rPr>
          <w:rFonts w:hint="eastAsia"/>
        </w:rPr>
        <w:t xml:space="preserve"> </w:t>
      </w:r>
      <w:r w:rsidRPr="009950D7">
        <w:rPr>
          <w:rFonts w:hint="eastAsia"/>
        </w:rPr>
        <w:t>제</w:t>
      </w:r>
      <w:r>
        <w:rPr>
          <w:rFonts w:hint="eastAsia"/>
        </w:rPr>
        <w:t>4</w:t>
      </w:r>
      <w:r>
        <w:rPr>
          <w:rFonts w:hint="eastAsia"/>
        </w:rPr>
        <w:t>공장에</w:t>
      </w:r>
      <w:r>
        <w:rPr>
          <w:rFonts w:hint="eastAsia"/>
        </w:rPr>
        <w:t xml:space="preserve"> </w:t>
      </w:r>
      <w:r>
        <w:rPr>
          <w:rFonts w:hint="eastAsia"/>
        </w:rPr>
        <w:t>대하여</w:t>
      </w:r>
      <w:r>
        <w:rPr>
          <w:rFonts w:hint="eastAsia"/>
        </w:rPr>
        <w:t xml:space="preserve"> </w:t>
      </w:r>
      <w:r>
        <w:rPr>
          <w:rFonts w:hint="eastAsia"/>
        </w:rPr>
        <w:t>상기</w:t>
      </w:r>
      <w:r>
        <w:rPr>
          <w:rFonts w:hint="eastAsia"/>
        </w:rPr>
        <w:t xml:space="preserve"> </w:t>
      </w:r>
      <w:r>
        <w:rPr>
          <w:rFonts w:hint="eastAsia"/>
        </w:rPr>
        <w:t>환경</w:t>
      </w:r>
      <w:r>
        <w:rPr>
          <w:rFonts w:hint="eastAsia"/>
        </w:rPr>
        <w:t xml:space="preserve"> </w:t>
      </w:r>
      <w:r>
        <w:rPr>
          <w:rFonts w:hint="eastAsia"/>
        </w:rPr>
        <w:t>관련</w:t>
      </w:r>
      <w:r>
        <w:rPr>
          <w:rFonts w:hint="eastAsia"/>
        </w:rPr>
        <w:t xml:space="preserve"> </w:t>
      </w:r>
      <w:r>
        <w:rPr>
          <w:rFonts w:hint="eastAsia"/>
        </w:rPr>
        <w:t>인허가를</w:t>
      </w:r>
      <w:r>
        <w:rPr>
          <w:rFonts w:hint="eastAsia"/>
        </w:rPr>
        <w:t xml:space="preserve"> </w:t>
      </w:r>
      <w:r>
        <w:rPr>
          <w:rFonts w:hint="eastAsia"/>
        </w:rPr>
        <w:t>적정하게</w:t>
      </w:r>
      <w:r>
        <w:rPr>
          <w:rFonts w:hint="eastAsia"/>
        </w:rPr>
        <w:t xml:space="preserve"> </w:t>
      </w:r>
      <w:r>
        <w:rPr>
          <w:rFonts w:hint="eastAsia"/>
        </w:rPr>
        <w:t>보유하고</w:t>
      </w:r>
      <w:r>
        <w:rPr>
          <w:rFonts w:hint="eastAsia"/>
        </w:rPr>
        <w:t xml:space="preserve"> </w:t>
      </w:r>
      <w:r>
        <w:rPr>
          <w:rFonts w:hint="eastAsia"/>
        </w:rPr>
        <w:t>있고</w:t>
      </w:r>
      <w:del w:id="961" w:author="zshkim7 (Sung-Ho Kim)" w:date="2021-08-30T10:14:00Z">
        <w:r w:rsidDel="00E95E67">
          <w:rPr>
            <w:rStyle w:val="ac"/>
          </w:rPr>
          <w:footnoteReference w:id="27"/>
        </w:r>
      </w:del>
      <w:r>
        <w:rPr>
          <w:rFonts w:hint="eastAsia"/>
        </w:rPr>
        <w:t xml:space="preserve">, </w:t>
      </w:r>
      <w:r>
        <w:t xml:space="preserve">(ii) </w:t>
      </w:r>
      <w:r>
        <w:rPr>
          <w:rFonts w:hint="eastAsia"/>
        </w:rPr>
        <w:t>물류센터에</w:t>
      </w:r>
      <w:r>
        <w:rPr>
          <w:rFonts w:hint="eastAsia"/>
        </w:rPr>
        <w:t xml:space="preserve"> </w:t>
      </w:r>
      <w:r>
        <w:rPr>
          <w:rFonts w:hint="eastAsia"/>
        </w:rPr>
        <w:t>대해</w:t>
      </w:r>
      <w:r>
        <w:rPr>
          <w:rFonts w:hint="eastAsia"/>
        </w:rPr>
        <w:t xml:space="preserve"> </w:t>
      </w:r>
      <w:r>
        <w:rPr>
          <w:rFonts w:hint="eastAsia"/>
        </w:rPr>
        <w:t>보유하고</w:t>
      </w:r>
      <w:r>
        <w:rPr>
          <w:rFonts w:hint="eastAsia"/>
        </w:rPr>
        <w:t xml:space="preserve"> </w:t>
      </w:r>
      <w:r>
        <w:rPr>
          <w:rFonts w:hint="eastAsia"/>
        </w:rPr>
        <w:t>있는</w:t>
      </w:r>
      <w:r>
        <w:rPr>
          <w:rFonts w:hint="eastAsia"/>
        </w:rPr>
        <w:t xml:space="preserve"> </w:t>
      </w:r>
      <w:r>
        <w:rPr>
          <w:rFonts w:hint="eastAsia"/>
        </w:rPr>
        <w:t>환경</w:t>
      </w:r>
      <w:r>
        <w:rPr>
          <w:rFonts w:hint="eastAsia"/>
        </w:rPr>
        <w:t xml:space="preserve"> </w:t>
      </w:r>
      <w:r>
        <w:rPr>
          <w:rFonts w:hint="eastAsia"/>
        </w:rPr>
        <w:t>관련</w:t>
      </w:r>
      <w:r>
        <w:rPr>
          <w:rFonts w:hint="eastAsia"/>
        </w:rPr>
        <w:t xml:space="preserve"> </w:t>
      </w:r>
      <w:r>
        <w:rPr>
          <w:rFonts w:hint="eastAsia"/>
        </w:rPr>
        <w:t>인허가는</w:t>
      </w:r>
      <w:r>
        <w:rPr>
          <w:rFonts w:hint="eastAsia"/>
        </w:rPr>
        <w:t xml:space="preserve"> </w:t>
      </w:r>
      <w:r>
        <w:rPr>
          <w:rFonts w:hint="eastAsia"/>
        </w:rPr>
        <w:t>없다고</w:t>
      </w:r>
      <w:r>
        <w:rPr>
          <w:rFonts w:hint="eastAsia"/>
        </w:rPr>
        <w:t xml:space="preserve"> </w:t>
      </w:r>
      <w:r>
        <w:rPr>
          <w:rFonts w:hint="eastAsia"/>
        </w:rPr>
        <w:t>하며</w:t>
      </w:r>
      <w:r>
        <w:rPr>
          <w:rFonts w:hint="eastAsia"/>
        </w:rPr>
        <w:t xml:space="preserve">, </w:t>
      </w:r>
      <w:r>
        <w:rPr>
          <w:rFonts w:hint="eastAsia"/>
        </w:rPr>
        <w:t>환경</w:t>
      </w:r>
      <w:r>
        <w:rPr>
          <w:rFonts w:hint="eastAsia"/>
        </w:rPr>
        <w:t xml:space="preserve"> </w:t>
      </w:r>
      <w:r>
        <w:rPr>
          <w:rFonts w:hint="eastAsia"/>
        </w:rPr>
        <w:t>관련</w:t>
      </w:r>
      <w:r>
        <w:rPr>
          <w:rFonts w:hint="eastAsia"/>
        </w:rPr>
        <w:t xml:space="preserve"> </w:t>
      </w:r>
      <w:r>
        <w:rPr>
          <w:rFonts w:hint="eastAsia"/>
        </w:rPr>
        <w:t>인허가</w:t>
      </w:r>
      <w:r>
        <w:rPr>
          <w:rFonts w:hint="eastAsia"/>
        </w:rPr>
        <w:t xml:space="preserve"> </w:t>
      </w:r>
      <w:r>
        <w:rPr>
          <w:rFonts w:hint="eastAsia"/>
        </w:rPr>
        <w:t>위반으로</w:t>
      </w:r>
      <w:r>
        <w:rPr>
          <w:rFonts w:hint="eastAsia"/>
        </w:rPr>
        <w:t xml:space="preserve"> </w:t>
      </w:r>
      <w:r>
        <w:rPr>
          <w:rFonts w:hint="eastAsia"/>
        </w:rPr>
        <w:t>처벌받은</w:t>
      </w:r>
      <w:r>
        <w:rPr>
          <w:rFonts w:hint="eastAsia"/>
        </w:rPr>
        <w:t xml:space="preserve"> </w:t>
      </w:r>
      <w:r>
        <w:rPr>
          <w:rFonts w:hint="eastAsia"/>
        </w:rPr>
        <w:t>사항이</w:t>
      </w:r>
      <w:r>
        <w:rPr>
          <w:rFonts w:hint="eastAsia"/>
        </w:rPr>
        <w:t xml:space="preserve"> </w:t>
      </w:r>
      <w:r>
        <w:rPr>
          <w:rFonts w:hint="eastAsia"/>
        </w:rPr>
        <w:t>없다고</w:t>
      </w:r>
      <w:r>
        <w:rPr>
          <w:rFonts w:hint="eastAsia"/>
        </w:rPr>
        <w:t xml:space="preserve"> </w:t>
      </w:r>
      <w:r>
        <w:rPr>
          <w:rFonts w:hint="eastAsia"/>
        </w:rPr>
        <w:t>함</w:t>
      </w:r>
      <w:del w:id="962" w:author="zshkim7 (Sung-Ho Kim)" w:date="2021-08-30T10:06:00Z">
        <w:r w:rsidRPr="008E3F9D" w:rsidDel="00013B9D">
          <w:rPr>
            <w:rFonts w:hint="eastAsia"/>
            <w:highlight w:val="green"/>
          </w:rPr>
          <w:delText>(</w:delText>
        </w:r>
        <w:r w:rsidRPr="008E3F9D" w:rsidDel="00013B9D">
          <w:rPr>
            <w:rFonts w:hint="eastAsia"/>
            <w:highlight w:val="green"/>
          </w:rPr>
          <w:delText>인허가별</w:delText>
        </w:r>
        <w:r w:rsidRPr="008E3F9D" w:rsidDel="00013B9D">
          <w:rPr>
            <w:rFonts w:hint="eastAsia"/>
            <w:highlight w:val="green"/>
          </w:rPr>
          <w:delText xml:space="preserve"> </w:delText>
        </w:r>
        <w:r w:rsidRPr="008E3F9D" w:rsidDel="00013B9D">
          <w:rPr>
            <w:rFonts w:hint="eastAsia"/>
            <w:highlight w:val="green"/>
          </w:rPr>
          <w:delText>구체적</w:delText>
        </w:r>
        <w:r w:rsidRPr="008E3F9D" w:rsidDel="00013B9D">
          <w:rPr>
            <w:rFonts w:hint="eastAsia"/>
            <w:highlight w:val="green"/>
          </w:rPr>
          <w:lastRenderedPageBreak/>
          <w:delText>인</w:delText>
        </w:r>
        <w:r w:rsidRPr="008E3F9D" w:rsidDel="00013B9D">
          <w:rPr>
            <w:rFonts w:hint="eastAsia"/>
            <w:highlight w:val="green"/>
          </w:rPr>
          <w:delText xml:space="preserve"> </w:delText>
        </w:r>
        <w:r w:rsidRPr="008E3F9D" w:rsidDel="00013B9D">
          <w:rPr>
            <w:rFonts w:hint="eastAsia"/>
            <w:highlight w:val="green"/>
          </w:rPr>
          <w:delText>답변내용은</w:delText>
        </w:r>
        <w:r w:rsidRPr="008E3F9D" w:rsidDel="00013B9D">
          <w:rPr>
            <w:rFonts w:hint="eastAsia"/>
            <w:highlight w:val="green"/>
          </w:rPr>
          <w:delText xml:space="preserve"> </w:delText>
        </w:r>
        <w:r w:rsidRPr="008E3F9D" w:rsidDel="00013B9D">
          <w:rPr>
            <w:rFonts w:hint="eastAsia"/>
            <w:highlight w:val="green"/>
          </w:rPr>
          <w:delText>별첨</w:delText>
        </w:r>
        <w:r w:rsidRPr="008E3F9D" w:rsidDel="00013B9D">
          <w:rPr>
            <w:rFonts w:hint="eastAsia"/>
            <w:highlight w:val="green"/>
          </w:rPr>
          <w:delText xml:space="preserve"> </w:delText>
        </w:r>
        <w:r w:rsidRPr="008E3F9D" w:rsidDel="00013B9D">
          <w:rPr>
            <w:rFonts w:hint="eastAsia"/>
            <w:highlight w:val="green"/>
          </w:rPr>
          <w:delText>참조</w:delText>
        </w:r>
        <w:r w:rsidRPr="008E3F9D" w:rsidDel="00013B9D">
          <w:rPr>
            <w:rFonts w:hint="eastAsia"/>
            <w:highlight w:val="green"/>
          </w:rPr>
          <w:delText>).</w:delText>
        </w:r>
      </w:del>
      <w:ins w:id="963" w:author="zshkim7 (Sung-Ho Kim)" w:date="2021-08-30T09:16:00Z">
        <w:r>
          <w:rPr>
            <w:rFonts w:hint="eastAsia"/>
          </w:rPr>
          <w:t>.</w:t>
        </w:r>
      </w:ins>
    </w:p>
    <w:p w14:paraId="59B6298B" w14:textId="77777777" w:rsidR="00026A7E" w:rsidRPr="00013B9D" w:rsidRDefault="00026A7E" w:rsidP="00026A7E">
      <w:pPr>
        <w:pStyle w:val="a5"/>
        <w:autoSpaceDN/>
        <w:spacing w:after="240"/>
        <w:ind w:leftChars="0" w:left="907"/>
        <w:rPr>
          <w:ins w:id="964" w:author="zshkim7 (Sung-Ho Kim)" w:date="2021-08-30T10:22:00Z"/>
          <w:szCs w:val="22"/>
        </w:rPr>
      </w:pPr>
    </w:p>
    <w:p w14:paraId="3C64AA44" w14:textId="77777777" w:rsidR="00026A7E" w:rsidRPr="006B21E2" w:rsidRDefault="00026A7E" w:rsidP="00026A7E">
      <w:pPr>
        <w:pStyle w:val="a5"/>
        <w:autoSpaceDN/>
        <w:spacing w:after="240"/>
        <w:ind w:leftChars="0" w:left="907"/>
      </w:pPr>
      <w:r>
        <w:rPr>
          <w:rFonts w:hint="eastAsia"/>
        </w:rPr>
        <w:t>다만</w:t>
      </w:r>
      <w:r>
        <w:rPr>
          <w:rFonts w:hint="eastAsia"/>
        </w:rPr>
        <w:t>,</w:t>
      </w:r>
      <w:r>
        <w:t xml:space="preserve"> </w:t>
      </w:r>
      <w:r w:rsidRPr="0093042B">
        <w:rPr>
          <w:rFonts w:hint="eastAsia"/>
        </w:rPr>
        <w:t>대상회사가</w:t>
      </w:r>
      <w:r w:rsidRPr="0093042B">
        <w:rPr>
          <w:rFonts w:hint="eastAsia"/>
        </w:rPr>
        <w:t xml:space="preserve"> </w:t>
      </w:r>
      <w:ins w:id="965" w:author="zshkim7 (Sung-Ho Kim)" w:date="2021-08-30T10:22:00Z">
        <w:r>
          <w:rPr>
            <w:rFonts w:hint="eastAsia"/>
          </w:rPr>
          <w:t>아래와</w:t>
        </w:r>
        <w:r>
          <w:rPr>
            <w:rFonts w:hint="eastAsia"/>
          </w:rPr>
          <w:t xml:space="preserve"> </w:t>
        </w:r>
        <w:r>
          <w:rPr>
            <w:rFonts w:hint="eastAsia"/>
          </w:rPr>
          <w:t>관련된</w:t>
        </w:r>
        <w:r>
          <w:rPr>
            <w:rFonts w:hint="eastAsia"/>
          </w:rPr>
          <w:t xml:space="preserve"> </w:t>
        </w:r>
      </w:ins>
      <w:r w:rsidRPr="0093042B">
        <w:rPr>
          <w:rFonts w:hint="eastAsia"/>
        </w:rPr>
        <w:t>환경</w:t>
      </w:r>
      <w:r w:rsidRPr="0093042B">
        <w:rPr>
          <w:rFonts w:hint="eastAsia"/>
        </w:rPr>
        <w:t xml:space="preserve"> </w:t>
      </w:r>
      <w:r w:rsidRPr="0093042B">
        <w:rPr>
          <w:rFonts w:hint="eastAsia"/>
        </w:rPr>
        <w:t>관련</w:t>
      </w:r>
      <w:r w:rsidRPr="0093042B">
        <w:rPr>
          <w:rFonts w:hint="eastAsia"/>
        </w:rPr>
        <w:t xml:space="preserve"> </w:t>
      </w:r>
      <w:r w:rsidRPr="0093042B">
        <w:rPr>
          <w:rFonts w:hint="eastAsia"/>
        </w:rPr>
        <w:t>인허가를</w:t>
      </w:r>
      <w:r w:rsidRPr="0093042B">
        <w:rPr>
          <w:rFonts w:hint="eastAsia"/>
        </w:rPr>
        <w:t xml:space="preserve"> </w:t>
      </w:r>
      <w:r w:rsidRPr="0093042B">
        <w:rPr>
          <w:rFonts w:hint="eastAsia"/>
        </w:rPr>
        <w:t>적정하게</w:t>
      </w:r>
      <w:r w:rsidRPr="0093042B">
        <w:rPr>
          <w:rFonts w:hint="eastAsia"/>
        </w:rPr>
        <w:t xml:space="preserve"> </w:t>
      </w:r>
      <w:r w:rsidRPr="0093042B">
        <w:rPr>
          <w:rFonts w:hint="eastAsia"/>
        </w:rPr>
        <w:t>보유하고</w:t>
      </w:r>
      <w:r w:rsidRPr="0093042B">
        <w:rPr>
          <w:rFonts w:hint="eastAsia"/>
        </w:rPr>
        <w:t xml:space="preserve"> </w:t>
      </w:r>
      <w:r w:rsidRPr="0093042B">
        <w:rPr>
          <w:rFonts w:hint="eastAsia"/>
        </w:rPr>
        <w:t>있는지</w:t>
      </w:r>
      <w:r w:rsidRPr="0093042B">
        <w:rPr>
          <w:rFonts w:hint="eastAsia"/>
        </w:rPr>
        <w:t xml:space="preserve"> </w:t>
      </w:r>
      <w:r w:rsidRPr="0093042B">
        <w:rPr>
          <w:rFonts w:hint="eastAsia"/>
        </w:rPr>
        <w:t>여부</w:t>
      </w:r>
      <w:ins w:id="966" w:author="zshkim7 (Sung-Ho Kim)" w:date="2021-08-30T10:22:00Z">
        <w:r>
          <w:rPr>
            <w:rFonts w:hint="eastAsia"/>
          </w:rPr>
          <w:t>에</w:t>
        </w:r>
        <w:r>
          <w:rPr>
            <w:rFonts w:hint="eastAsia"/>
          </w:rPr>
          <w:t xml:space="preserve"> </w:t>
        </w:r>
        <w:r>
          <w:rPr>
            <w:rFonts w:hint="eastAsia"/>
          </w:rPr>
          <w:t>대해서는</w:t>
        </w:r>
      </w:ins>
      <w:ins w:id="967" w:author="zshkim7 (Sung-Ho Kim)" w:date="2021-08-30T10:23:00Z">
        <w:r>
          <w:rPr>
            <w:rFonts w:hint="eastAsia"/>
          </w:rPr>
          <w:t xml:space="preserve"> </w:t>
        </w:r>
      </w:ins>
      <w:ins w:id="968" w:author="zshkim7 (Sung-Ho Kim)" w:date="2021-08-30T10:34:00Z">
        <w:r>
          <w:rPr>
            <w:rFonts w:hint="eastAsia"/>
          </w:rPr>
          <w:t>상세한</w:t>
        </w:r>
      </w:ins>
      <w:ins w:id="969" w:author="zshkim7 (Sung-Ho Kim)" w:date="2021-08-30T10:31:00Z">
        <w:r>
          <w:rPr>
            <w:rFonts w:hint="eastAsia"/>
          </w:rPr>
          <w:t xml:space="preserve"> </w:t>
        </w:r>
      </w:ins>
      <w:ins w:id="970" w:author="zshkim7 (Sung-Ho Kim)" w:date="2021-08-30T10:23:00Z">
        <w:r>
          <w:rPr>
            <w:rFonts w:hint="eastAsia"/>
          </w:rPr>
          <w:t>답변을</w:t>
        </w:r>
        <w:r>
          <w:rPr>
            <w:rFonts w:hint="eastAsia"/>
          </w:rPr>
          <w:t xml:space="preserve"> </w:t>
        </w:r>
        <w:r>
          <w:rPr>
            <w:rFonts w:hint="eastAsia"/>
          </w:rPr>
          <w:t>제공받지</w:t>
        </w:r>
        <w:r>
          <w:rPr>
            <w:rFonts w:hint="eastAsia"/>
          </w:rPr>
          <w:t xml:space="preserve"> </w:t>
        </w:r>
        <w:r>
          <w:rPr>
            <w:rFonts w:hint="eastAsia"/>
          </w:rPr>
          <w:t>못함</w:t>
        </w:r>
        <w:r>
          <w:rPr>
            <w:rFonts w:hint="eastAsia"/>
          </w:rPr>
          <w:t>.</w:t>
        </w:r>
      </w:ins>
      <w:del w:id="971" w:author="zshkim7 (Sung-Ho Kim)" w:date="2021-08-30T10:23:00Z">
        <w:r w:rsidRPr="0093042B" w:rsidDel="005F73B8">
          <w:rPr>
            <w:rFonts w:hint="eastAsia"/>
          </w:rPr>
          <w:delText>를</w:delText>
        </w:r>
        <w:r w:rsidRPr="0093042B" w:rsidDel="005F73B8">
          <w:rPr>
            <w:rFonts w:hint="eastAsia"/>
          </w:rPr>
          <w:delText xml:space="preserve"> </w:delText>
        </w:r>
        <w:r w:rsidRPr="0093042B" w:rsidDel="005F73B8">
          <w:rPr>
            <w:rFonts w:hint="eastAsia"/>
          </w:rPr>
          <w:delText>확인</w:delText>
        </w:r>
        <w:r w:rsidDel="005F73B8">
          <w:rPr>
            <w:rFonts w:hint="eastAsia"/>
          </w:rPr>
          <w:delText>하기</w:delText>
        </w:r>
        <w:r w:rsidDel="005F73B8">
          <w:rPr>
            <w:rFonts w:hint="eastAsia"/>
          </w:rPr>
          <w:delText xml:space="preserve"> </w:delText>
        </w:r>
        <w:r w:rsidDel="005F73B8">
          <w:rPr>
            <w:rFonts w:hint="eastAsia"/>
          </w:rPr>
          <w:delText>위하여</w:delText>
        </w:r>
        <w:r w:rsidDel="005F73B8">
          <w:rPr>
            <w:rFonts w:hint="eastAsia"/>
          </w:rPr>
          <w:delText xml:space="preserve"> </w:delText>
        </w:r>
        <w:r w:rsidDel="005F73B8">
          <w:rPr>
            <w:rFonts w:hint="eastAsia"/>
          </w:rPr>
          <w:delText>요청한</w:delText>
        </w:r>
        <w:r w:rsidDel="005F73B8">
          <w:rPr>
            <w:rFonts w:hint="eastAsia"/>
          </w:rPr>
          <w:delText xml:space="preserve"> </w:delText>
        </w:r>
        <w:r w:rsidDel="005F73B8">
          <w:rPr>
            <w:rFonts w:hint="eastAsia"/>
          </w:rPr>
          <w:delText>자료가</w:delText>
        </w:r>
        <w:r w:rsidDel="005F73B8">
          <w:rPr>
            <w:rFonts w:hint="eastAsia"/>
          </w:rPr>
          <w:delText xml:space="preserve"> </w:delText>
        </w:r>
        <w:r w:rsidDel="005F73B8">
          <w:rPr>
            <w:rFonts w:hint="eastAsia"/>
          </w:rPr>
          <w:delText>제공되지</w:delText>
        </w:r>
        <w:r w:rsidDel="005F73B8">
          <w:rPr>
            <w:rFonts w:hint="eastAsia"/>
          </w:rPr>
          <w:delText xml:space="preserve"> </w:delText>
        </w:r>
        <w:r w:rsidDel="005F73B8">
          <w:rPr>
            <w:rFonts w:hint="eastAsia"/>
          </w:rPr>
          <w:delText>아니함</w:delText>
        </w:r>
        <w:r w:rsidDel="005F73B8">
          <w:rPr>
            <w:rFonts w:hint="eastAsia"/>
          </w:rPr>
          <w:delText>.</w:delText>
        </w:r>
        <w:r w:rsidDel="005F73B8">
          <w:delText xml:space="preserve"> </w:delText>
        </w:r>
      </w:del>
    </w:p>
    <w:p w14:paraId="7CE4B456" w14:textId="77777777" w:rsidR="00026A7E" w:rsidRPr="00AD0B21" w:rsidRDefault="00026A7E" w:rsidP="00026A7E">
      <w:pPr>
        <w:pStyle w:val="a5"/>
        <w:numPr>
          <w:ilvl w:val="0"/>
          <w:numId w:val="71"/>
        </w:numPr>
        <w:spacing w:after="240"/>
        <w:ind w:leftChars="0" w:left="1247" w:hanging="340"/>
        <w:rPr>
          <w:ins w:id="972" w:author="zshkim7 (Sung-Ho Kim)" w:date="2021-08-30T10:32:00Z"/>
          <w:szCs w:val="22"/>
        </w:rPr>
      </w:pPr>
      <w:ins w:id="973" w:author="zshkim7 (Sung-Ho Kim)" w:date="2021-08-30T10:32:00Z">
        <w:r w:rsidRPr="00AD0B21">
          <w:rPr>
            <w:rFonts w:hint="eastAsia"/>
            <w:szCs w:val="22"/>
          </w:rPr>
          <w:t>제</w:t>
        </w:r>
        <w:r w:rsidRPr="00AD0B21">
          <w:rPr>
            <w:rFonts w:hint="eastAsia"/>
            <w:szCs w:val="22"/>
          </w:rPr>
          <w:t>3</w:t>
        </w:r>
        <w:r w:rsidRPr="00AD0B21">
          <w:rPr>
            <w:rFonts w:hint="eastAsia"/>
            <w:szCs w:val="22"/>
          </w:rPr>
          <w:t>공장</w:t>
        </w:r>
        <w:r w:rsidRPr="00AD0B21">
          <w:rPr>
            <w:rFonts w:hint="eastAsia"/>
            <w:szCs w:val="22"/>
          </w:rPr>
          <w:t xml:space="preserve"> </w:t>
        </w:r>
        <w:r w:rsidRPr="00AD0B21">
          <w:rPr>
            <w:rFonts w:hint="eastAsia"/>
            <w:szCs w:val="22"/>
          </w:rPr>
          <w:t>성형공정이</w:t>
        </w:r>
        <w:r w:rsidRPr="00AD0B21">
          <w:rPr>
            <w:rFonts w:hint="eastAsia"/>
            <w:szCs w:val="22"/>
          </w:rPr>
          <w:t xml:space="preserve"> </w:t>
        </w:r>
        <w:r w:rsidRPr="00AD0B21">
          <w:rPr>
            <w:rFonts w:hint="eastAsia"/>
            <w:szCs w:val="22"/>
          </w:rPr>
          <w:t>대기배출시설에</w:t>
        </w:r>
        <w:r w:rsidRPr="00AD0B21">
          <w:rPr>
            <w:rFonts w:hint="eastAsia"/>
            <w:szCs w:val="22"/>
          </w:rPr>
          <w:t xml:space="preserve"> </w:t>
        </w:r>
        <w:r w:rsidRPr="00AD0B21">
          <w:rPr>
            <w:rFonts w:hint="eastAsia"/>
            <w:szCs w:val="22"/>
          </w:rPr>
          <w:t>해당하는지</w:t>
        </w:r>
        <w:r>
          <w:rPr>
            <w:rFonts w:hint="eastAsia"/>
            <w:szCs w:val="22"/>
          </w:rPr>
          <w:t xml:space="preserve"> </w:t>
        </w:r>
        <w:r>
          <w:rPr>
            <w:rFonts w:hint="eastAsia"/>
            <w:szCs w:val="22"/>
          </w:rPr>
          <w:t>여부</w:t>
        </w:r>
      </w:ins>
    </w:p>
    <w:p w14:paraId="6CE74BF0" w14:textId="77777777" w:rsidR="00026A7E" w:rsidRPr="00AD0B21" w:rsidRDefault="00026A7E" w:rsidP="00026A7E">
      <w:pPr>
        <w:pStyle w:val="a5"/>
        <w:numPr>
          <w:ilvl w:val="0"/>
          <w:numId w:val="71"/>
        </w:numPr>
        <w:spacing w:after="240"/>
        <w:ind w:leftChars="0" w:left="1247" w:hanging="340"/>
        <w:rPr>
          <w:ins w:id="974" w:author="zshkim7 (Sung-Ho Kim)" w:date="2021-08-30T10:32:00Z"/>
          <w:szCs w:val="22"/>
        </w:rPr>
      </w:pPr>
      <w:ins w:id="975" w:author="zshkim7 (Sung-Ho Kim)" w:date="2021-08-30T10:32:00Z">
        <w:r w:rsidRPr="00AD0B21">
          <w:rPr>
            <w:rFonts w:hint="eastAsia"/>
            <w:szCs w:val="22"/>
          </w:rPr>
          <w:t>제</w:t>
        </w:r>
        <w:r w:rsidRPr="00AD0B21">
          <w:rPr>
            <w:rFonts w:hint="eastAsia"/>
            <w:szCs w:val="22"/>
          </w:rPr>
          <w:t>3</w:t>
        </w:r>
        <w:r w:rsidRPr="00AD0B21">
          <w:rPr>
            <w:rFonts w:hint="eastAsia"/>
            <w:szCs w:val="22"/>
          </w:rPr>
          <w:t>공장</w:t>
        </w:r>
        <w:r w:rsidRPr="00AD0B21">
          <w:rPr>
            <w:rFonts w:hint="eastAsia"/>
            <w:szCs w:val="22"/>
          </w:rPr>
          <w:t xml:space="preserve"> </w:t>
        </w:r>
        <w:r w:rsidRPr="00AD0B21">
          <w:rPr>
            <w:rFonts w:hint="eastAsia"/>
            <w:szCs w:val="22"/>
          </w:rPr>
          <w:t>및</w:t>
        </w:r>
        <w:r w:rsidRPr="00AD0B21">
          <w:rPr>
            <w:rFonts w:hint="eastAsia"/>
            <w:szCs w:val="22"/>
          </w:rPr>
          <w:t xml:space="preserve"> </w:t>
        </w:r>
        <w:r w:rsidRPr="00AD0B21">
          <w:rPr>
            <w:rFonts w:hint="eastAsia"/>
            <w:szCs w:val="22"/>
          </w:rPr>
          <w:t>제</w:t>
        </w:r>
        <w:r w:rsidRPr="00AD0B21">
          <w:rPr>
            <w:rFonts w:hint="eastAsia"/>
            <w:szCs w:val="22"/>
          </w:rPr>
          <w:t>4</w:t>
        </w:r>
        <w:r w:rsidRPr="00AD0B21">
          <w:rPr>
            <w:rFonts w:hint="eastAsia"/>
            <w:szCs w:val="22"/>
          </w:rPr>
          <w:t>공장에서</w:t>
        </w:r>
        <w:r w:rsidRPr="00AD0B21">
          <w:rPr>
            <w:rFonts w:hint="eastAsia"/>
            <w:szCs w:val="22"/>
          </w:rPr>
          <w:t xml:space="preserve"> </w:t>
        </w:r>
        <w:r w:rsidRPr="00AD0B21">
          <w:rPr>
            <w:rFonts w:hint="eastAsia"/>
            <w:szCs w:val="22"/>
          </w:rPr>
          <w:t>배출되는</w:t>
        </w:r>
        <w:r w:rsidRPr="00AD0B21">
          <w:rPr>
            <w:rFonts w:hint="eastAsia"/>
            <w:szCs w:val="22"/>
          </w:rPr>
          <w:t xml:space="preserve"> </w:t>
        </w:r>
        <w:r w:rsidRPr="00AD0B21">
          <w:rPr>
            <w:rFonts w:hint="eastAsia"/>
            <w:szCs w:val="22"/>
          </w:rPr>
          <w:t>대기오염물질을</w:t>
        </w:r>
        <w:r w:rsidRPr="00AD0B21">
          <w:rPr>
            <w:rFonts w:hint="eastAsia"/>
            <w:szCs w:val="22"/>
          </w:rPr>
          <w:t xml:space="preserve"> </w:t>
        </w:r>
        <w:r w:rsidRPr="00AD0B21">
          <w:rPr>
            <w:rFonts w:hint="eastAsia"/>
            <w:szCs w:val="22"/>
          </w:rPr>
          <w:t>대기배출시설</w:t>
        </w:r>
        <w:r w:rsidRPr="00AD0B21">
          <w:rPr>
            <w:rFonts w:hint="eastAsia"/>
            <w:szCs w:val="22"/>
          </w:rPr>
          <w:t xml:space="preserve"> </w:t>
        </w:r>
        <w:r w:rsidRPr="00AD0B21">
          <w:rPr>
            <w:rFonts w:hint="eastAsia"/>
            <w:szCs w:val="22"/>
          </w:rPr>
          <w:t>설치허가증에</w:t>
        </w:r>
        <w:r w:rsidRPr="00AD0B21">
          <w:rPr>
            <w:rFonts w:hint="eastAsia"/>
            <w:szCs w:val="22"/>
          </w:rPr>
          <w:t xml:space="preserve"> </w:t>
        </w:r>
        <w:r w:rsidRPr="00AD0B21">
          <w:rPr>
            <w:rFonts w:hint="eastAsia"/>
            <w:szCs w:val="22"/>
          </w:rPr>
          <w:t>적정하게</w:t>
        </w:r>
        <w:r w:rsidRPr="00AD0B21">
          <w:rPr>
            <w:rFonts w:hint="eastAsia"/>
            <w:szCs w:val="22"/>
          </w:rPr>
          <w:t xml:space="preserve"> </w:t>
        </w:r>
        <w:r w:rsidRPr="00AD0B21">
          <w:rPr>
            <w:rFonts w:hint="eastAsia"/>
            <w:szCs w:val="22"/>
          </w:rPr>
          <w:t>반영하고</w:t>
        </w:r>
        <w:r w:rsidRPr="00AD0B21">
          <w:rPr>
            <w:rFonts w:hint="eastAsia"/>
            <w:szCs w:val="22"/>
          </w:rPr>
          <w:t xml:space="preserve"> </w:t>
        </w:r>
        <w:r w:rsidRPr="00AD0B21">
          <w:rPr>
            <w:rFonts w:hint="eastAsia"/>
            <w:szCs w:val="22"/>
          </w:rPr>
          <w:t>있는지</w:t>
        </w:r>
        <w:r>
          <w:rPr>
            <w:rFonts w:hint="eastAsia"/>
            <w:szCs w:val="22"/>
          </w:rPr>
          <w:t xml:space="preserve"> </w:t>
        </w:r>
        <w:r>
          <w:rPr>
            <w:rFonts w:hint="eastAsia"/>
            <w:szCs w:val="22"/>
          </w:rPr>
          <w:t>여부</w:t>
        </w:r>
      </w:ins>
    </w:p>
    <w:p w14:paraId="00592A68" w14:textId="77777777" w:rsidR="00026A7E" w:rsidRPr="00AD0B21" w:rsidRDefault="00026A7E" w:rsidP="00026A7E">
      <w:pPr>
        <w:pStyle w:val="a5"/>
        <w:numPr>
          <w:ilvl w:val="0"/>
          <w:numId w:val="71"/>
        </w:numPr>
        <w:spacing w:after="240"/>
        <w:ind w:leftChars="0" w:left="1247" w:hanging="340"/>
        <w:rPr>
          <w:ins w:id="976" w:author="zshkim7 (Sung-Ho Kim)" w:date="2021-08-30T10:32:00Z"/>
          <w:szCs w:val="22"/>
        </w:rPr>
      </w:pPr>
      <w:ins w:id="977" w:author="zshkim7 (Sung-Ho Kim)" w:date="2021-08-30T10:32:00Z">
        <w:r w:rsidRPr="00AD0B21">
          <w:rPr>
            <w:rFonts w:hint="eastAsia"/>
            <w:szCs w:val="22"/>
          </w:rPr>
          <w:t>제</w:t>
        </w:r>
        <w:r w:rsidRPr="00AD0B21">
          <w:rPr>
            <w:rFonts w:hint="eastAsia"/>
            <w:szCs w:val="22"/>
          </w:rPr>
          <w:t>3</w:t>
        </w:r>
        <w:r w:rsidRPr="00AD0B21">
          <w:rPr>
            <w:rFonts w:hint="eastAsia"/>
            <w:szCs w:val="22"/>
          </w:rPr>
          <w:t>공장</w:t>
        </w:r>
        <w:r w:rsidRPr="00AD0B21">
          <w:rPr>
            <w:rFonts w:hint="eastAsia"/>
            <w:szCs w:val="22"/>
          </w:rPr>
          <w:t xml:space="preserve"> </w:t>
        </w:r>
        <w:r w:rsidRPr="00AD0B21">
          <w:rPr>
            <w:rFonts w:hint="eastAsia"/>
            <w:szCs w:val="22"/>
          </w:rPr>
          <w:t>및</w:t>
        </w:r>
        <w:r w:rsidRPr="00AD0B21">
          <w:rPr>
            <w:rFonts w:hint="eastAsia"/>
            <w:szCs w:val="22"/>
          </w:rPr>
          <w:t xml:space="preserve"> </w:t>
        </w:r>
        <w:r w:rsidRPr="00AD0B21">
          <w:rPr>
            <w:rFonts w:hint="eastAsia"/>
            <w:szCs w:val="22"/>
          </w:rPr>
          <w:t>제</w:t>
        </w:r>
        <w:r w:rsidRPr="00AD0B21">
          <w:rPr>
            <w:rFonts w:hint="eastAsia"/>
            <w:szCs w:val="22"/>
          </w:rPr>
          <w:t>4</w:t>
        </w:r>
        <w:r w:rsidRPr="00AD0B21">
          <w:rPr>
            <w:rFonts w:hint="eastAsia"/>
            <w:szCs w:val="22"/>
          </w:rPr>
          <w:t>공장에서</w:t>
        </w:r>
        <w:r w:rsidRPr="00AD0B21">
          <w:rPr>
            <w:rFonts w:hint="eastAsia"/>
            <w:szCs w:val="22"/>
          </w:rPr>
          <w:t xml:space="preserve"> </w:t>
        </w:r>
        <w:r w:rsidRPr="00AD0B21">
          <w:rPr>
            <w:rFonts w:hint="eastAsia"/>
            <w:szCs w:val="22"/>
          </w:rPr>
          <w:t>배출되는</w:t>
        </w:r>
        <w:r w:rsidRPr="00AD0B21">
          <w:rPr>
            <w:rFonts w:hint="eastAsia"/>
            <w:szCs w:val="22"/>
          </w:rPr>
          <w:t xml:space="preserve"> </w:t>
        </w:r>
        <w:r w:rsidRPr="00AD0B21">
          <w:rPr>
            <w:rFonts w:hint="eastAsia"/>
            <w:szCs w:val="22"/>
          </w:rPr>
          <w:t>폐수를</w:t>
        </w:r>
        <w:r w:rsidRPr="00AD0B21">
          <w:rPr>
            <w:rFonts w:hint="eastAsia"/>
            <w:szCs w:val="22"/>
          </w:rPr>
          <w:t xml:space="preserve"> </w:t>
        </w:r>
        <w:r w:rsidRPr="00AD0B21">
          <w:rPr>
            <w:rFonts w:hint="eastAsia"/>
            <w:szCs w:val="22"/>
          </w:rPr>
          <w:t>폐수배출시설</w:t>
        </w:r>
        <w:r w:rsidRPr="00AD0B21">
          <w:rPr>
            <w:rFonts w:hint="eastAsia"/>
            <w:szCs w:val="22"/>
          </w:rPr>
          <w:t xml:space="preserve"> </w:t>
        </w:r>
        <w:r w:rsidRPr="00AD0B21">
          <w:rPr>
            <w:rFonts w:hint="eastAsia"/>
            <w:szCs w:val="22"/>
          </w:rPr>
          <w:t>설치허가에</w:t>
        </w:r>
        <w:r w:rsidRPr="00AD0B21">
          <w:rPr>
            <w:rFonts w:hint="eastAsia"/>
            <w:szCs w:val="22"/>
          </w:rPr>
          <w:t xml:space="preserve"> </w:t>
        </w:r>
        <w:r w:rsidRPr="00AD0B21">
          <w:rPr>
            <w:rFonts w:hint="eastAsia"/>
            <w:szCs w:val="22"/>
          </w:rPr>
          <w:t>적정하게</w:t>
        </w:r>
        <w:r w:rsidRPr="00AD0B21">
          <w:rPr>
            <w:rFonts w:hint="eastAsia"/>
            <w:szCs w:val="22"/>
          </w:rPr>
          <w:t xml:space="preserve"> </w:t>
        </w:r>
        <w:r w:rsidRPr="00AD0B21">
          <w:rPr>
            <w:rFonts w:hint="eastAsia"/>
            <w:szCs w:val="22"/>
          </w:rPr>
          <w:t>반영하고</w:t>
        </w:r>
        <w:r w:rsidRPr="00AD0B21">
          <w:rPr>
            <w:rFonts w:hint="eastAsia"/>
            <w:szCs w:val="22"/>
          </w:rPr>
          <w:t xml:space="preserve"> </w:t>
        </w:r>
        <w:r w:rsidRPr="00AD0B21">
          <w:rPr>
            <w:rFonts w:hint="eastAsia"/>
            <w:szCs w:val="22"/>
          </w:rPr>
          <w:t>있는지</w:t>
        </w:r>
      </w:ins>
      <w:ins w:id="978" w:author="zshkim7 (Sung-Ho Kim)" w:date="2021-08-30T10:33:00Z">
        <w:r>
          <w:rPr>
            <w:rFonts w:hint="eastAsia"/>
            <w:szCs w:val="22"/>
          </w:rPr>
          <w:t xml:space="preserve"> </w:t>
        </w:r>
        <w:r>
          <w:rPr>
            <w:rFonts w:hint="eastAsia"/>
            <w:szCs w:val="22"/>
          </w:rPr>
          <w:t>여부</w:t>
        </w:r>
      </w:ins>
    </w:p>
    <w:p w14:paraId="77BC80C4" w14:textId="77777777" w:rsidR="00026A7E" w:rsidRPr="00AD0B21" w:rsidRDefault="00026A7E" w:rsidP="00026A7E">
      <w:pPr>
        <w:pStyle w:val="a5"/>
        <w:numPr>
          <w:ilvl w:val="0"/>
          <w:numId w:val="71"/>
        </w:numPr>
        <w:spacing w:after="240"/>
        <w:ind w:leftChars="0" w:left="1247" w:hanging="340"/>
        <w:rPr>
          <w:ins w:id="979" w:author="zshkim7 (Sung-Ho Kim)" w:date="2021-08-30T10:32:00Z"/>
          <w:szCs w:val="22"/>
        </w:rPr>
      </w:pPr>
      <w:ins w:id="980" w:author="zshkim7 (Sung-Ho Kim)" w:date="2021-08-30T10:32:00Z">
        <w:r w:rsidRPr="00AD0B21">
          <w:rPr>
            <w:rFonts w:hint="eastAsia"/>
            <w:szCs w:val="22"/>
          </w:rPr>
          <w:t>제</w:t>
        </w:r>
        <w:r w:rsidRPr="00AD0B21">
          <w:rPr>
            <w:rFonts w:hint="eastAsia"/>
            <w:szCs w:val="22"/>
          </w:rPr>
          <w:t>3</w:t>
        </w:r>
        <w:r w:rsidRPr="00AD0B21">
          <w:rPr>
            <w:rFonts w:hint="eastAsia"/>
            <w:szCs w:val="22"/>
          </w:rPr>
          <w:t>공장</w:t>
        </w:r>
        <w:r w:rsidRPr="00AD0B21">
          <w:rPr>
            <w:rFonts w:hint="eastAsia"/>
            <w:szCs w:val="22"/>
          </w:rPr>
          <w:t xml:space="preserve"> </w:t>
        </w:r>
        <w:r w:rsidRPr="00AD0B21">
          <w:rPr>
            <w:rFonts w:hint="eastAsia"/>
            <w:szCs w:val="22"/>
          </w:rPr>
          <w:t>및</w:t>
        </w:r>
        <w:r w:rsidRPr="00AD0B21">
          <w:rPr>
            <w:rFonts w:hint="eastAsia"/>
            <w:szCs w:val="22"/>
          </w:rPr>
          <w:t xml:space="preserve"> </w:t>
        </w:r>
        <w:r w:rsidRPr="00AD0B21">
          <w:rPr>
            <w:rFonts w:hint="eastAsia"/>
            <w:szCs w:val="22"/>
          </w:rPr>
          <w:t>제</w:t>
        </w:r>
        <w:r w:rsidRPr="00AD0B21">
          <w:rPr>
            <w:rFonts w:hint="eastAsia"/>
            <w:szCs w:val="22"/>
          </w:rPr>
          <w:t>4</w:t>
        </w:r>
        <w:r w:rsidRPr="00AD0B21">
          <w:rPr>
            <w:rFonts w:hint="eastAsia"/>
            <w:szCs w:val="22"/>
          </w:rPr>
          <w:t>공장에서</w:t>
        </w:r>
        <w:r w:rsidRPr="00AD0B21">
          <w:rPr>
            <w:rFonts w:hint="eastAsia"/>
            <w:szCs w:val="22"/>
          </w:rPr>
          <w:t xml:space="preserve"> </w:t>
        </w:r>
        <w:r w:rsidRPr="00AD0B21">
          <w:rPr>
            <w:rFonts w:hint="eastAsia"/>
            <w:szCs w:val="22"/>
          </w:rPr>
          <w:t>취급하고</w:t>
        </w:r>
        <w:r w:rsidRPr="00AD0B21">
          <w:rPr>
            <w:rFonts w:hint="eastAsia"/>
            <w:szCs w:val="22"/>
          </w:rPr>
          <w:t xml:space="preserve"> </w:t>
        </w:r>
        <w:r w:rsidRPr="00AD0B21">
          <w:rPr>
            <w:rFonts w:hint="eastAsia"/>
            <w:szCs w:val="22"/>
          </w:rPr>
          <w:t>있는</w:t>
        </w:r>
        <w:r w:rsidRPr="00AD0B21">
          <w:rPr>
            <w:rFonts w:hint="eastAsia"/>
            <w:szCs w:val="22"/>
          </w:rPr>
          <w:t xml:space="preserve"> </w:t>
        </w:r>
        <w:r w:rsidRPr="00AD0B21">
          <w:rPr>
            <w:rFonts w:hint="eastAsia"/>
            <w:szCs w:val="22"/>
          </w:rPr>
          <w:t>화학물질에</w:t>
        </w:r>
        <w:r w:rsidRPr="00AD0B21">
          <w:rPr>
            <w:rFonts w:hint="eastAsia"/>
            <w:szCs w:val="22"/>
          </w:rPr>
          <w:t xml:space="preserve"> </w:t>
        </w:r>
        <w:r w:rsidRPr="00AD0B21">
          <w:rPr>
            <w:rFonts w:hint="eastAsia"/>
            <w:szCs w:val="22"/>
          </w:rPr>
          <w:t>유해화학물질이</w:t>
        </w:r>
        <w:r w:rsidRPr="00AD0B21">
          <w:rPr>
            <w:rFonts w:hint="eastAsia"/>
            <w:szCs w:val="22"/>
          </w:rPr>
          <w:t xml:space="preserve"> </w:t>
        </w:r>
        <w:r w:rsidRPr="00AD0B21">
          <w:rPr>
            <w:rFonts w:hint="eastAsia"/>
            <w:szCs w:val="22"/>
          </w:rPr>
          <w:t>포함되어</w:t>
        </w:r>
        <w:r w:rsidRPr="00AD0B21">
          <w:rPr>
            <w:rFonts w:hint="eastAsia"/>
            <w:szCs w:val="22"/>
          </w:rPr>
          <w:t xml:space="preserve"> </w:t>
        </w:r>
        <w:r w:rsidRPr="00AD0B21">
          <w:rPr>
            <w:rFonts w:hint="eastAsia"/>
            <w:szCs w:val="22"/>
          </w:rPr>
          <w:t>있는지</w:t>
        </w:r>
      </w:ins>
      <w:ins w:id="981" w:author="zshkim7 (Sung-Ho Kim)" w:date="2021-08-30T10:33:00Z">
        <w:r>
          <w:rPr>
            <w:rFonts w:hint="eastAsia"/>
            <w:szCs w:val="22"/>
          </w:rPr>
          <w:t xml:space="preserve"> </w:t>
        </w:r>
        <w:r>
          <w:rPr>
            <w:rFonts w:hint="eastAsia"/>
            <w:szCs w:val="22"/>
          </w:rPr>
          <w:t>여부</w:t>
        </w:r>
      </w:ins>
    </w:p>
    <w:p w14:paraId="15A4C6C2" w14:textId="77777777" w:rsidR="00026A7E" w:rsidRPr="00AD0B21" w:rsidRDefault="00026A7E" w:rsidP="00026A7E">
      <w:pPr>
        <w:pStyle w:val="a5"/>
        <w:numPr>
          <w:ilvl w:val="0"/>
          <w:numId w:val="71"/>
        </w:numPr>
        <w:spacing w:after="240"/>
        <w:ind w:leftChars="0" w:left="1247" w:hanging="340"/>
        <w:rPr>
          <w:ins w:id="982" w:author="zshkim7 (Sung-Ho Kim)" w:date="2021-08-30T10:23:00Z"/>
          <w:szCs w:val="22"/>
        </w:rPr>
      </w:pPr>
      <w:ins w:id="983" w:author="zshkim7 (Sung-Ho Kim)" w:date="2021-08-30T10:32:00Z">
        <w:r w:rsidRPr="00AD0B21">
          <w:rPr>
            <w:rFonts w:hint="eastAsia"/>
            <w:szCs w:val="22"/>
          </w:rPr>
          <w:t>AS</w:t>
        </w:r>
        <w:r w:rsidRPr="00AD0B21">
          <w:rPr>
            <w:rFonts w:hint="eastAsia"/>
            <w:szCs w:val="22"/>
          </w:rPr>
          <w:t>수거제품의</w:t>
        </w:r>
        <w:r w:rsidRPr="00AD0B21">
          <w:rPr>
            <w:rFonts w:hint="eastAsia"/>
            <w:szCs w:val="22"/>
          </w:rPr>
          <w:t xml:space="preserve"> </w:t>
        </w:r>
        <w:r w:rsidRPr="00AD0B21">
          <w:rPr>
            <w:rFonts w:hint="eastAsia"/>
            <w:szCs w:val="22"/>
          </w:rPr>
          <w:t>폐기물</w:t>
        </w:r>
        <w:r w:rsidRPr="00AD0B21">
          <w:rPr>
            <w:rFonts w:hint="eastAsia"/>
            <w:szCs w:val="22"/>
          </w:rPr>
          <w:t xml:space="preserve"> </w:t>
        </w:r>
        <w:r w:rsidRPr="00AD0B21">
          <w:rPr>
            <w:rFonts w:hint="eastAsia"/>
            <w:szCs w:val="22"/>
          </w:rPr>
          <w:t>처분에</w:t>
        </w:r>
        <w:r w:rsidRPr="00AD0B21">
          <w:rPr>
            <w:rFonts w:hint="eastAsia"/>
            <w:szCs w:val="22"/>
          </w:rPr>
          <w:t xml:space="preserve"> </w:t>
        </w:r>
        <w:r w:rsidRPr="00AD0B21">
          <w:rPr>
            <w:rFonts w:hint="eastAsia"/>
            <w:szCs w:val="22"/>
          </w:rPr>
          <w:t>대하여</w:t>
        </w:r>
        <w:r w:rsidRPr="00AD0B21">
          <w:rPr>
            <w:rFonts w:hint="eastAsia"/>
            <w:szCs w:val="22"/>
          </w:rPr>
          <w:t xml:space="preserve"> </w:t>
        </w:r>
        <w:r w:rsidRPr="00AD0B21">
          <w:rPr>
            <w:rFonts w:hint="eastAsia"/>
            <w:szCs w:val="22"/>
          </w:rPr>
          <w:t>폐기물관리법을</w:t>
        </w:r>
        <w:r w:rsidRPr="00AD0B21">
          <w:rPr>
            <w:rFonts w:hint="eastAsia"/>
            <w:szCs w:val="22"/>
          </w:rPr>
          <w:t xml:space="preserve"> </w:t>
        </w:r>
        <w:r w:rsidRPr="00AD0B21">
          <w:rPr>
            <w:rFonts w:hint="eastAsia"/>
            <w:szCs w:val="22"/>
          </w:rPr>
          <w:t>준수하고</w:t>
        </w:r>
        <w:r w:rsidRPr="00AD0B21">
          <w:rPr>
            <w:rFonts w:hint="eastAsia"/>
            <w:szCs w:val="22"/>
          </w:rPr>
          <w:t xml:space="preserve"> </w:t>
        </w:r>
        <w:r w:rsidRPr="00AD0B21">
          <w:rPr>
            <w:rFonts w:hint="eastAsia"/>
            <w:szCs w:val="22"/>
          </w:rPr>
          <w:t>있는지</w:t>
        </w:r>
      </w:ins>
      <w:ins w:id="984" w:author="zshkim7 (Sung-Ho Kim)" w:date="2021-08-30T10:33:00Z">
        <w:r>
          <w:rPr>
            <w:rFonts w:hint="eastAsia"/>
            <w:szCs w:val="22"/>
          </w:rPr>
          <w:t xml:space="preserve"> </w:t>
        </w:r>
        <w:r>
          <w:rPr>
            <w:rFonts w:hint="eastAsia"/>
            <w:szCs w:val="22"/>
          </w:rPr>
          <w:t>여부</w:t>
        </w:r>
      </w:ins>
    </w:p>
    <w:p w14:paraId="6D69C363" w14:textId="77777777" w:rsidR="00026A7E" w:rsidRPr="0078438B" w:rsidDel="00855804" w:rsidRDefault="00026A7E" w:rsidP="00026A7E">
      <w:pPr>
        <w:pStyle w:val="a5"/>
        <w:ind w:leftChars="0" w:left="454"/>
        <w:rPr>
          <w:del w:id="985" w:author="zshkim7 (Sung-Ho Kim)" w:date="2021-08-30T10:33:00Z"/>
        </w:rPr>
      </w:pPr>
    </w:p>
    <w:p w14:paraId="0D798EAD" w14:textId="77777777" w:rsidR="00026A7E" w:rsidRPr="00CB2B3F" w:rsidRDefault="00026A7E" w:rsidP="00026A7E">
      <w:pPr>
        <w:pStyle w:val="a5"/>
        <w:numPr>
          <w:ilvl w:val="1"/>
          <w:numId w:val="83"/>
        </w:numPr>
        <w:spacing w:after="240"/>
        <w:ind w:leftChars="0" w:left="908" w:hanging="454"/>
        <w:rPr>
          <w:b/>
          <w:szCs w:val="22"/>
        </w:rPr>
      </w:pPr>
      <w:r w:rsidRPr="00CB2B3F">
        <w:rPr>
          <w:b/>
          <w:szCs w:val="22"/>
        </w:rPr>
        <w:t>분석</w:t>
      </w:r>
    </w:p>
    <w:p w14:paraId="0B6330EF" w14:textId="77777777" w:rsidR="00026A7E" w:rsidRPr="00CB2B3F" w:rsidRDefault="00026A7E" w:rsidP="00026A7E">
      <w:pPr>
        <w:pStyle w:val="a5"/>
        <w:spacing w:after="240"/>
        <w:ind w:leftChars="0" w:left="907"/>
        <w:rPr>
          <w:szCs w:val="22"/>
        </w:rPr>
      </w:pPr>
      <w:r w:rsidRPr="00CB2B3F">
        <w:rPr>
          <w:szCs w:val="22"/>
        </w:rPr>
        <w:t>환경</w:t>
      </w:r>
      <w:r w:rsidRPr="00CB2B3F">
        <w:rPr>
          <w:szCs w:val="22"/>
        </w:rPr>
        <w:t xml:space="preserve"> </w:t>
      </w:r>
      <w:r w:rsidRPr="00CB2B3F">
        <w:rPr>
          <w:szCs w:val="22"/>
        </w:rPr>
        <w:t>관련</w:t>
      </w:r>
      <w:r w:rsidRPr="00CB2B3F">
        <w:rPr>
          <w:szCs w:val="22"/>
        </w:rPr>
        <w:t xml:space="preserve"> </w:t>
      </w:r>
      <w:r w:rsidRPr="00CB2B3F">
        <w:rPr>
          <w:szCs w:val="22"/>
        </w:rPr>
        <w:t>법률</w:t>
      </w:r>
      <w:r w:rsidRPr="00CB2B3F">
        <w:rPr>
          <w:szCs w:val="22"/>
          <w:vertAlign w:val="superscript"/>
        </w:rPr>
        <w:footnoteReference w:id="28"/>
      </w:r>
      <w:proofErr w:type="spellStart"/>
      <w:r w:rsidRPr="00CB2B3F">
        <w:rPr>
          <w:szCs w:val="22"/>
        </w:rPr>
        <w:t>에</w:t>
      </w:r>
      <w:proofErr w:type="spellEnd"/>
      <w:r w:rsidRPr="00CB2B3F">
        <w:rPr>
          <w:szCs w:val="22"/>
        </w:rPr>
        <w:t xml:space="preserve"> </w:t>
      </w:r>
      <w:r w:rsidRPr="00CB2B3F">
        <w:rPr>
          <w:szCs w:val="22"/>
        </w:rPr>
        <w:t>의하면</w:t>
      </w:r>
      <w:r w:rsidRPr="00CB2B3F">
        <w:rPr>
          <w:szCs w:val="22"/>
        </w:rPr>
        <w:t xml:space="preserve">, </w:t>
      </w:r>
      <w:r w:rsidRPr="00CB2B3F">
        <w:rPr>
          <w:szCs w:val="22"/>
        </w:rPr>
        <w:t>환경오염물질을</w:t>
      </w:r>
      <w:r w:rsidRPr="00CB2B3F">
        <w:rPr>
          <w:szCs w:val="22"/>
        </w:rPr>
        <w:t xml:space="preserve"> </w:t>
      </w:r>
      <w:r w:rsidRPr="00CB2B3F">
        <w:rPr>
          <w:szCs w:val="22"/>
        </w:rPr>
        <w:t>배출할</w:t>
      </w:r>
      <w:r w:rsidRPr="00CB2B3F">
        <w:rPr>
          <w:szCs w:val="22"/>
        </w:rPr>
        <w:t xml:space="preserve"> </w:t>
      </w:r>
      <w:r w:rsidRPr="00CB2B3F">
        <w:rPr>
          <w:szCs w:val="22"/>
        </w:rPr>
        <w:t>수</w:t>
      </w:r>
      <w:r w:rsidRPr="00CB2B3F">
        <w:rPr>
          <w:szCs w:val="22"/>
        </w:rPr>
        <w:t xml:space="preserve"> </w:t>
      </w:r>
      <w:r w:rsidRPr="00CB2B3F">
        <w:rPr>
          <w:szCs w:val="22"/>
        </w:rPr>
        <w:t>있는</w:t>
      </w:r>
      <w:r w:rsidRPr="00CB2B3F">
        <w:rPr>
          <w:szCs w:val="22"/>
        </w:rPr>
        <w:t xml:space="preserve"> </w:t>
      </w:r>
      <w:r w:rsidRPr="00CB2B3F">
        <w:rPr>
          <w:szCs w:val="22"/>
        </w:rPr>
        <w:t>시설</w:t>
      </w:r>
      <w:r w:rsidRPr="00CB2B3F">
        <w:rPr>
          <w:szCs w:val="22"/>
        </w:rPr>
        <w:t xml:space="preserve"> </w:t>
      </w:r>
      <w:r w:rsidRPr="00CB2B3F">
        <w:rPr>
          <w:szCs w:val="22"/>
        </w:rPr>
        <w:t>등을</w:t>
      </w:r>
      <w:r w:rsidRPr="00CB2B3F">
        <w:rPr>
          <w:szCs w:val="22"/>
        </w:rPr>
        <w:t xml:space="preserve"> </w:t>
      </w:r>
      <w:r w:rsidRPr="00CB2B3F">
        <w:rPr>
          <w:szCs w:val="22"/>
        </w:rPr>
        <w:t>설치</w:t>
      </w:r>
      <w:r w:rsidRPr="00CB2B3F">
        <w:rPr>
          <w:szCs w:val="22"/>
        </w:rPr>
        <w:t xml:space="preserve"> </w:t>
      </w:r>
      <w:r w:rsidRPr="00CB2B3F">
        <w:rPr>
          <w:szCs w:val="22"/>
        </w:rPr>
        <w:t>운영하는</w:t>
      </w:r>
      <w:r w:rsidRPr="00CB2B3F">
        <w:rPr>
          <w:szCs w:val="22"/>
        </w:rPr>
        <w:t xml:space="preserve"> </w:t>
      </w:r>
      <w:r w:rsidRPr="00CB2B3F">
        <w:rPr>
          <w:szCs w:val="22"/>
        </w:rPr>
        <w:t>사업자는</w:t>
      </w:r>
      <w:r w:rsidRPr="00CB2B3F">
        <w:rPr>
          <w:szCs w:val="22"/>
        </w:rPr>
        <w:t xml:space="preserve"> </w:t>
      </w:r>
      <w:r w:rsidRPr="00CB2B3F">
        <w:rPr>
          <w:szCs w:val="22"/>
        </w:rPr>
        <w:t>각종</w:t>
      </w:r>
      <w:r w:rsidRPr="00CB2B3F">
        <w:rPr>
          <w:szCs w:val="22"/>
        </w:rPr>
        <w:t xml:space="preserve"> </w:t>
      </w:r>
      <w:r w:rsidRPr="00CB2B3F">
        <w:rPr>
          <w:szCs w:val="22"/>
        </w:rPr>
        <w:t>환경</w:t>
      </w:r>
      <w:r w:rsidRPr="00CB2B3F">
        <w:rPr>
          <w:szCs w:val="22"/>
        </w:rPr>
        <w:t xml:space="preserve"> </w:t>
      </w:r>
      <w:r w:rsidRPr="00CB2B3F">
        <w:rPr>
          <w:szCs w:val="22"/>
        </w:rPr>
        <w:t>관련시설</w:t>
      </w:r>
      <w:r w:rsidRPr="00CB2B3F">
        <w:rPr>
          <w:szCs w:val="22"/>
        </w:rPr>
        <w:t xml:space="preserve"> </w:t>
      </w:r>
      <w:r w:rsidRPr="00CB2B3F">
        <w:rPr>
          <w:szCs w:val="22"/>
        </w:rPr>
        <w:t>등을</w:t>
      </w:r>
      <w:r w:rsidRPr="00CB2B3F">
        <w:rPr>
          <w:szCs w:val="22"/>
        </w:rPr>
        <w:t xml:space="preserve"> </w:t>
      </w:r>
      <w:r w:rsidRPr="00CB2B3F">
        <w:rPr>
          <w:szCs w:val="22"/>
        </w:rPr>
        <w:t>설치</w:t>
      </w:r>
      <w:r w:rsidRPr="00CB2B3F">
        <w:rPr>
          <w:szCs w:val="22"/>
        </w:rPr>
        <w:t>·</w:t>
      </w:r>
      <w:r w:rsidRPr="00CB2B3F">
        <w:rPr>
          <w:szCs w:val="22"/>
        </w:rPr>
        <w:t>운영하기</w:t>
      </w:r>
      <w:r w:rsidRPr="00CB2B3F">
        <w:rPr>
          <w:szCs w:val="22"/>
        </w:rPr>
        <w:t xml:space="preserve"> </w:t>
      </w:r>
      <w:r w:rsidRPr="00CB2B3F">
        <w:rPr>
          <w:szCs w:val="22"/>
        </w:rPr>
        <w:t>전에</w:t>
      </w:r>
      <w:r w:rsidRPr="00CB2B3F">
        <w:rPr>
          <w:szCs w:val="22"/>
        </w:rPr>
        <w:t xml:space="preserve"> </w:t>
      </w:r>
      <w:r w:rsidRPr="00CB2B3F">
        <w:rPr>
          <w:szCs w:val="22"/>
        </w:rPr>
        <w:t>허가</w:t>
      </w:r>
      <w:r w:rsidRPr="00CB2B3F">
        <w:rPr>
          <w:szCs w:val="22"/>
        </w:rPr>
        <w:t xml:space="preserve">, </w:t>
      </w:r>
      <w:r w:rsidRPr="00CB2B3F">
        <w:rPr>
          <w:szCs w:val="22"/>
        </w:rPr>
        <w:t>확인</w:t>
      </w:r>
      <w:r w:rsidRPr="00CB2B3F">
        <w:rPr>
          <w:szCs w:val="22"/>
        </w:rPr>
        <w:t xml:space="preserve"> </w:t>
      </w:r>
      <w:r w:rsidRPr="00CB2B3F">
        <w:rPr>
          <w:szCs w:val="22"/>
        </w:rPr>
        <w:t>또는</w:t>
      </w:r>
      <w:r w:rsidRPr="00CB2B3F">
        <w:rPr>
          <w:szCs w:val="22"/>
        </w:rPr>
        <w:t xml:space="preserve"> </w:t>
      </w:r>
      <w:r w:rsidRPr="00CB2B3F">
        <w:rPr>
          <w:szCs w:val="22"/>
        </w:rPr>
        <w:t>검사를</w:t>
      </w:r>
      <w:r w:rsidRPr="00CB2B3F">
        <w:rPr>
          <w:szCs w:val="22"/>
        </w:rPr>
        <w:t xml:space="preserve"> </w:t>
      </w:r>
      <w:r w:rsidRPr="00CB2B3F">
        <w:rPr>
          <w:szCs w:val="22"/>
        </w:rPr>
        <w:t>받거나</w:t>
      </w:r>
      <w:r w:rsidRPr="00CB2B3F">
        <w:rPr>
          <w:szCs w:val="22"/>
        </w:rPr>
        <w:t xml:space="preserve">, </w:t>
      </w:r>
      <w:r w:rsidRPr="00CB2B3F">
        <w:rPr>
          <w:szCs w:val="22"/>
        </w:rPr>
        <w:t>등록</w:t>
      </w:r>
      <w:r w:rsidRPr="00CB2B3F">
        <w:rPr>
          <w:szCs w:val="22"/>
        </w:rPr>
        <w:t xml:space="preserve"> </w:t>
      </w:r>
      <w:r w:rsidRPr="00CB2B3F">
        <w:rPr>
          <w:szCs w:val="22"/>
        </w:rPr>
        <w:t>또는</w:t>
      </w:r>
      <w:r w:rsidRPr="00CB2B3F">
        <w:rPr>
          <w:szCs w:val="22"/>
        </w:rPr>
        <w:t xml:space="preserve"> </w:t>
      </w:r>
      <w:r w:rsidRPr="00CB2B3F">
        <w:rPr>
          <w:szCs w:val="22"/>
        </w:rPr>
        <w:t>신고하여야</w:t>
      </w:r>
      <w:r w:rsidRPr="00CB2B3F">
        <w:rPr>
          <w:szCs w:val="22"/>
        </w:rPr>
        <w:t xml:space="preserve"> </w:t>
      </w:r>
      <w:r w:rsidRPr="00CB2B3F">
        <w:rPr>
          <w:szCs w:val="22"/>
        </w:rPr>
        <w:t>할</w:t>
      </w:r>
      <w:r w:rsidRPr="00CB2B3F">
        <w:rPr>
          <w:szCs w:val="22"/>
        </w:rPr>
        <w:t xml:space="preserve"> </w:t>
      </w:r>
      <w:r w:rsidRPr="00CB2B3F">
        <w:rPr>
          <w:szCs w:val="22"/>
        </w:rPr>
        <w:t>의무가</w:t>
      </w:r>
      <w:r w:rsidRPr="00CB2B3F">
        <w:rPr>
          <w:szCs w:val="22"/>
        </w:rPr>
        <w:t xml:space="preserve"> </w:t>
      </w:r>
      <w:r w:rsidRPr="00CB2B3F">
        <w:rPr>
          <w:szCs w:val="22"/>
        </w:rPr>
        <w:t>있음</w:t>
      </w:r>
      <w:r w:rsidRPr="00CB2B3F">
        <w:rPr>
          <w:szCs w:val="22"/>
        </w:rPr>
        <w:t xml:space="preserve">. </w:t>
      </w:r>
      <w:r w:rsidRPr="00CB2B3F">
        <w:rPr>
          <w:szCs w:val="22"/>
        </w:rPr>
        <w:t>이를</w:t>
      </w:r>
      <w:r w:rsidRPr="00CB2B3F">
        <w:rPr>
          <w:szCs w:val="22"/>
        </w:rPr>
        <w:t xml:space="preserve"> </w:t>
      </w:r>
      <w:r w:rsidRPr="00CB2B3F">
        <w:rPr>
          <w:szCs w:val="22"/>
        </w:rPr>
        <w:t>위반할</w:t>
      </w:r>
      <w:r w:rsidRPr="00CB2B3F">
        <w:rPr>
          <w:szCs w:val="22"/>
        </w:rPr>
        <w:t xml:space="preserve"> </w:t>
      </w:r>
      <w:r w:rsidRPr="00CB2B3F">
        <w:rPr>
          <w:szCs w:val="22"/>
        </w:rPr>
        <w:t>경우</w:t>
      </w:r>
      <w:r w:rsidRPr="00CB2B3F">
        <w:rPr>
          <w:szCs w:val="22"/>
        </w:rPr>
        <w:t xml:space="preserve"> </w:t>
      </w:r>
      <w:r w:rsidRPr="00CB2B3F">
        <w:rPr>
          <w:szCs w:val="22"/>
        </w:rPr>
        <w:t>개별</w:t>
      </w:r>
      <w:r w:rsidRPr="00CB2B3F">
        <w:rPr>
          <w:szCs w:val="22"/>
        </w:rPr>
        <w:t xml:space="preserve"> </w:t>
      </w:r>
      <w:r w:rsidRPr="00CB2B3F">
        <w:rPr>
          <w:szCs w:val="22"/>
        </w:rPr>
        <w:t>환경</w:t>
      </w:r>
      <w:r w:rsidRPr="00CB2B3F">
        <w:rPr>
          <w:szCs w:val="22"/>
        </w:rPr>
        <w:t xml:space="preserve"> </w:t>
      </w:r>
      <w:r w:rsidRPr="00CB2B3F">
        <w:rPr>
          <w:szCs w:val="22"/>
        </w:rPr>
        <w:t>관련</w:t>
      </w:r>
      <w:r w:rsidRPr="00CB2B3F">
        <w:rPr>
          <w:szCs w:val="22"/>
        </w:rPr>
        <w:t xml:space="preserve"> </w:t>
      </w:r>
      <w:r w:rsidRPr="00CB2B3F">
        <w:rPr>
          <w:szCs w:val="22"/>
        </w:rPr>
        <w:t>법령에</w:t>
      </w:r>
      <w:r w:rsidRPr="00CB2B3F">
        <w:rPr>
          <w:szCs w:val="22"/>
        </w:rPr>
        <w:t xml:space="preserve"> </w:t>
      </w:r>
      <w:r w:rsidRPr="00CB2B3F">
        <w:rPr>
          <w:szCs w:val="22"/>
        </w:rPr>
        <w:t>따라</w:t>
      </w:r>
      <w:r w:rsidRPr="00CB2B3F">
        <w:rPr>
          <w:szCs w:val="22"/>
        </w:rPr>
        <w:t xml:space="preserve"> </w:t>
      </w:r>
      <w:r w:rsidRPr="00CB2B3F">
        <w:rPr>
          <w:szCs w:val="22"/>
        </w:rPr>
        <w:t>형사처벌</w:t>
      </w:r>
      <w:r w:rsidRPr="00CB2B3F">
        <w:rPr>
          <w:szCs w:val="22"/>
        </w:rPr>
        <w:t>(</w:t>
      </w:r>
      <w:r w:rsidRPr="00CB2B3F">
        <w:rPr>
          <w:szCs w:val="22"/>
        </w:rPr>
        <w:t>벌금</w:t>
      </w:r>
      <w:r w:rsidRPr="00CB2B3F">
        <w:rPr>
          <w:szCs w:val="22"/>
        </w:rPr>
        <w:t xml:space="preserve"> </w:t>
      </w:r>
      <w:r w:rsidRPr="00CB2B3F">
        <w:rPr>
          <w:szCs w:val="22"/>
        </w:rPr>
        <w:t>등</w:t>
      </w:r>
      <w:r w:rsidRPr="00CB2B3F">
        <w:rPr>
          <w:szCs w:val="22"/>
        </w:rPr>
        <w:t xml:space="preserve">) </w:t>
      </w:r>
      <w:r w:rsidRPr="00CB2B3F">
        <w:rPr>
          <w:szCs w:val="22"/>
        </w:rPr>
        <w:t>및</w:t>
      </w:r>
      <w:r w:rsidRPr="00CB2B3F">
        <w:rPr>
          <w:szCs w:val="22"/>
        </w:rPr>
        <w:t xml:space="preserve"> </w:t>
      </w:r>
      <w:r w:rsidRPr="00CB2B3F">
        <w:rPr>
          <w:szCs w:val="22"/>
        </w:rPr>
        <w:t>행정처분</w:t>
      </w:r>
      <w:r w:rsidRPr="00CB2B3F">
        <w:rPr>
          <w:szCs w:val="22"/>
        </w:rPr>
        <w:t>(</w:t>
      </w:r>
      <w:r w:rsidRPr="00CB2B3F">
        <w:rPr>
          <w:szCs w:val="22"/>
        </w:rPr>
        <w:t>과태료</w:t>
      </w:r>
      <w:r w:rsidRPr="00CB2B3F">
        <w:rPr>
          <w:szCs w:val="22"/>
        </w:rPr>
        <w:t xml:space="preserve">, </w:t>
      </w:r>
      <w:r w:rsidRPr="00CB2B3F">
        <w:rPr>
          <w:szCs w:val="22"/>
        </w:rPr>
        <w:t>경고</w:t>
      </w:r>
      <w:r w:rsidRPr="00CB2B3F">
        <w:rPr>
          <w:szCs w:val="22"/>
        </w:rPr>
        <w:t xml:space="preserve">, </w:t>
      </w:r>
      <w:r w:rsidRPr="00CB2B3F">
        <w:rPr>
          <w:szCs w:val="22"/>
        </w:rPr>
        <w:t>사용중지</w:t>
      </w:r>
      <w:r w:rsidRPr="00CB2B3F">
        <w:rPr>
          <w:szCs w:val="22"/>
        </w:rPr>
        <w:t xml:space="preserve"> </w:t>
      </w:r>
      <w:r w:rsidRPr="00CB2B3F">
        <w:rPr>
          <w:szCs w:val="22"/>
        </w:rPr>
        <w:t>및</w:t>
      </w:r>
      <w:r w:rsidRPr="00CB2B3F">
        <w:rPr>
          <w:szCs w:val="22"/>
        </w:rPr>
        <w:t xml:space="preserve"> </w:t>
      </w:r>
      <w:r w:rsidRPr="00CB2B3F">
        <w:rPr>
          <w:szCs w:val="22"/>
        </w:rPr>
        <w:t>영업정지</w:t>
      </w:r>
      <w:r w:rsidRPr="00CB2B3F">
        <w:rPr>
          <w:szCs w:val="22"/>
        </w:rPr>
        <w:t xml:space="preserve"> </w:t>
      </w:r>
      <w:r w:rsidRPr="00CB2B3F">
        <w:rPr>
          <w:szCs w:val="22"/>
        </w:rPr>
        <w:t>등</w:t>
      </w:r>
      <w:r w:rsidRPr="00CB2B3F">
        <w:rPr>
          <w:szCs w:val="22"/>
        </w:rPr>
        <w:t xml:space="preserve">) </w:t>
      </w:r>
      <w:r w:rsidRPr="00CB2B3F">
        <w:rPr>
          <w:szCs w:val="22"/>
        </w:rPr>
        <w:t>대상임</w:t>
      </w:r>
      <w:r w:rsidRPr="00CB2B3F">
        <w:rPr>
          <w:szCs w:val="22"/>
        </w:rPr>
        <w:t xml:space="preserve">. </w:t>
      </w:r>
    </w:p>
    <w:p w14:paraId="28F4B2EA" w14:textId="77777777" w:rsidR="00026A7E" w:rsidRDefault="00026A7E" w:rsidP="00026A7E">
      <w:pPr>
        <w:pStyle w:val="a5"/>
        <w:autoSpaceDN/>
        <w:spacing w:after="240"/>
        <w:ind w:leftChars="0" w:left="907"/>
        <w:rPr>
          <w:ins w:id="986" w:author="zshkim7 (Sung-Ho Kim)" w:date="2021-08-30T10:22:00Z"/>
        </w:rPr>
      </w:pPr>
      <w:ins w:id="987" w:author="zshkim7 (Sung-Ho Kim)" w:date="2021-08-30T10:34:00Z">
        <w:r>
          <w:rPr>
            <w:rFonts w:hint="eastAsia"/>
          </w:rPr>
          <w:t>확인이</w:t>
        </w:r>
        <w:r>
          <w:rPr>
            <w:rFonts w:hint="eastAsia"/>
          </w:rPr>
          <w:t xml:space="preserve"> </w:t>
        </w:r>
        <w:r>
          <w:rPr>
            <w:rFonts w:hint="eastAsia"/>
          </w:rPr>
          <w:t>필요한</w:t>
        </w:r>
        <w:r>
          <w:rPr>
            <w:rFonts w:hint="eastAsia"/>
          </w:rPr>
          <w:t xml:space="preserve"> </w:t>
        </w:r>
      </w:ins>
      <w:r>
        <w:rPr>
          <w:rFonts w:hint="eastAsia"/>
        </w:rPr>
        <w:t>환경</w:t>
      </w:r>
      <w:r>
        <w:rPr>
          <w:rFonts w:hint="eastAsia"/>
        </w:rPr>
        <w:t xml:space="preserve"> </w:t>
      </w:r>
      <w:r>
        <w:rPr>
          <w:rFonts w:hint="eastAsia"/>
        </w:rPr>
        <w:t>관련</w:t>
      </w:r>
      <w:r>
        <w:rPr>
          <w:rFonts w:hint="eastAsia"/>
        </w:rPr>
        <w:t xml:space="preserve"> </w:t>
      </w:r>
      <w:r>
        <w:rPr>
          <w:rFonts w:hint="eastAsia"/>
        </w:rPr>
        <w:t>인허가</w:t>
      </w:r>
      <w:ins w:id="988" w:author="zshkim7 (Sung-Ho Kim)" w:date="2021-08-30T10:34:00Z">
        <w:r>
          <w:rPr>
            <w:rFonts w:hint="eastAsia"/>
          </w:rPr>
          <w:t>별</w:t>
        </w:r>
        <w:r>
          <w:rPr>
            <w:rFonts w:hint="eastAsia"/>
          </w:rPr>
          <w:t xml:space="preserve"> </w:t>
        </w:r>
      </w:ins>
      <w:del w:id="989" w:author="zshkim7 (Sung-Ho Kim)" w:date="2021-08-30T10:34:00Z">
        <w:r w:rsidDel="00855804">
          <w:rPr>
            <w:rFonts w:hint="eastAsia"/>
          </w:rPr>
          <w:delText>에</w:delText>
        </w:r>
        <w:r w:rsidDel="00855804">
          <w:rPr>
            <w:rFonts w:hint="eastAsia"/>
          </w:rPr>
          <w:delText xml:space="preserve"> </w:delText>
        </w:r>
        <w:r w:rsidDel="00855804">
          <w:rPr>
            <w:rFonts w:hint="eastAsia"/>
          </w:rPr>
          <w:delText>대하여</w:delText>
        </w:r>
        <w:r w:rsidDel="00855804">
          <w:rPr>
            <w:rFonts w:hint="eastAsia"/>
          </w:rPr>
          <w:delText xml:space="preserve"> </w:delText>
        </w:r>
        <w:r w:rsidDel="00855804">
          <w:rPr>
            <w:rFonts w:hint="eastAsia"/>
          </w:rPr>
          <w:delText>제공되지</w:delText>
        </w:r>
        <w:r w:rsidDel="00855804">
          <w:rPr>
            <w:rFonts w:hint="eastAsia"/>
          </w:rPr>
          <w:delText xml:space="preserve"> </w:delText>
        </w:r>
        <w:r w:rsidDel="00855804">
          <w:rPr>
            <w:rFonts w:hint="eastAsia"/>
          </w:rPr>
          <w:delText>않은</w:delText>
        </w:r>
        <w:r w:rsidDel="00855804">
          <w:rPr>
            <w:rFonts w:hint="eastAsia"/>
          </w:rPr>
          <w:delText xml:space="preserve"> </w:delText>
        </w:r>
        <w:r w:rsidDel="00855804">
          <w:rPr>
            <w:rFonts w:hint="eastAsia"/>
          </w:rPr>
          <w:delText>주요</w:delText>
        </w:r>
        <w:r w:rsidDel="00855804">
          <w:rPr>
            <w:rFonts w:hint="eastAsia"/>
          </w:rPr>
          <w:delText xml:space="preserve"> </w:delText>
        </w:r>
        <w:r w:rsidDel="00855804">
          <w:rPr>
            <w:rFonts w:hint="eastAsia"/>
          </w:rPr>
          <w:delText>요청사항</w:delText>
        </w:r>
        <w:r w:rsidDel="00855804">
          <w:rPr>
            <w:rFonts w:hint="eastAsia"/>
          </w:rPr>
          <w:delText xml:space="preserve"> </w:delText>
        </w:r>
        <w:r w:rsidDel="00855804">
          <w:rPr>
            <w:rFonts w:hint="eastAsia"/>
          </w:rPr>
          <w:delText>및</w:delText>
        </w:r>
        <w:r w:rsidDel="00855804">
          <w:rPr>
            <w:rFonts w:hint="eastAsia"/>
          </w:rPr>
          <w:delText xml:space="preserve"> </w:delText>
        </w:r>
      </w:del>
      <w:r>
        <w:rPr>
          <w:rFonts w:hint="eastAsia"/>
        </w:rPr>
        <w:t>관련</w:t>
      </w:r>
      <w:r>
        <w:rPr>
          <w:rFonts w:hint="eastAsia"/>
        </w:rPr>
        <w:t xml:space="preserve"> </w:t>
      </w:r>
      <w:r>
        <w:rPr>
          <w:rFonts w:hint="eastAsia"/>
        </w:rPr>
        <w:t>리스크는</w:t>
      </w:r>
      <w:r>
        <w:rPr>
          <w:rFonts w:hint="eastAsia"/>
        </w:rPr>
        <w:t xml:space="preserve"> </w:t>
      </w:r>
      <w:ins w:id="990" w:author="zshkim7 (Sung-Ho Kim)" w:date="2021-08-30T10:34:00Z">
        <w:r>
          <w:rPr>
            <w:rFonts w:hint="eastAsia"/>
          </w:rPr>
          <w:t>아래와</w:t>
        </w:r>
        <w:r>
          <w:rPr>
            <w:rFonts w:hint="eastAsia"/>
          </w:rPr>
          <w:t xml:space="preserve"> </w:t>
        </w:r>
      </w:ins>
      <w:del w:id="991" w:author="zshkim7 (Sung-Ho Kim)" w:date="2021-08-30T10:34:00Z">
        <w:r w:rsidDel="00855804">
          <w:rPr>
            <w:rFonts w:hint="eastAsia"/>
          </w:rPr>
          <w:delText>별첨과</w:delText>
        </w:r>
        <w:r w:rsidDel="00855804">
          <w:rPr>
            <w:rFonts w:hint="eastAsia"/>
          </w:rPr>
          <w:delText xml:space="preserve"> </w:delText>
        </w:r>
      </w:del>
      <w:r>
        <w:rPr>
          <w:rFonts w:hint="eastAsia"/>
        </w:rPr>
        <w:t>같음</w:t>
      </w:r>
      <w:r>
        <w:rPr>
          <w:rFonts w:hint="eastAsia"/>
        </w:rPr>
        <w:t>.</w:t>
      </w:r>
      <w:r>
        <w:t xml:space="preserve"> </w:t>
      </w:r>
    </w:p>
    <w:tbl>
      <w:tblPr>
        <w:tblStyle w:val="af3"/>
        <w:tblW w:w="9072" w:type="dxa"/>
        <w:tblInd w:w="421" w:type="dxa"/>
        <w:tblLayout w:type="fixed"/>
        <w:tblLook w:val="04A0" w:firstRow="1" w:lastRow="0" w:firstColumn="1" w:lastColumn="0" w:noHBand="0" w:noVBand="1"/>
      </w:tblPr>
      <w:tblGrid>
        <w:gridCol w:w="2551"/>
        <w:gridCol w:w="6521"/>
      </w:tblGrid>
      <w:tr w:rsidR="00026A7E" w:rsidRPr="00855804" w14:paraId="5507CC78" w14:textId="77777777" w:rsidTr="0091358C">
        <w:trPr>
          <w:ins w:id="992" w:author="zshkim7 (Sung-Ho Kim)" w:date="2021-08-30T10:22:00Z"/>
        </w:trPr>
        <w:tc>
          <w:tcPr>
            <w:tcW w:w="2551" w:type="dxa"/>
            <w:shd w:val="clear" w:color="auto" w:fill="F2DBDB"/>
          </w:tcPr>
          <w:p w14:paraId="4E8094B2" w14:textId="77777777" w:rsidR="00026A7E" w:rsidRPr="00855804" w:rsidRDefault="00026A7E" w:rsidP="0091358C">
            <w:pPr>
              <w:spacing w:line="240" w:lineRule="auto"/>
              <w:jc w:val="center"/>
              <w:rPr>
                <w:ins w:id="993" w:author="zshkim7 (Sung-Ho Kim)" w:date="2021-08-30T10:22:00Z"/>
                <w:rFonts w:asciiTheme="minorHAnsi" w:eastAsiaTheme="minorHAnsi" w:hAnsiTheme="minorHAnsi"/>
                <w:b/>
                <w:color w:val="000000"/>
                <w:sz w:val="20"/>
                <w:szCs w:val="20"/>
              </w:rPr>
            </w:pPr>
            <w:ins w:id="994" w:author="zshkim7 (Sung-Ho Kim)" w:date="2021-08-30T10:24:00Z">
              <w:r w:rsidRPr="00855804">
                <w:rPr>
                  <w:rFonts w:asciiTheme="minorHAnsi" w:eastAsiaTheme="minorHAnsi" w:hAnsiTheme="minorHAnsi" w:hint="eastAsia"/>
                  <w:b/>
                  <w:color w:val="000000"/>
                  <w:sz w:val="20"/>
                  <w:szCs w:val="20"/>
                </w:rPr>
                <w:t>확인이 필요한 인허가</w:t>
              </w:r>
            </w:ins>
          </w:p>
        </w:tc>
        <w:tc>
          <w:tcPr>
            <w:tcW w:w="6521" w:type="dxa"/>
            <w:shd w:val="clear" w:color="auto" w:fill="F2DBDB"/>
          </w:tcPr>
          <w:p w14:paraId="35D55AC3" w14:textId="77777777" w:rsidR="00026A7E" w:rsidRPr="00855804" w:rsidRDefault="00026A7E" w:rsidP="0091358C">
            <w:pPr>
              <w:spacing w:line="240" w:lineRule="auto"/>
              <w:jc w:val="center"/>
              <w:rPr>
                <w:ins w:id="995" w:author="zshkim7 (Sung-Ho Kim)" w:date="2021-08-30T10:22:00Z"/>
                <w:rFonts w:asciiTheme="minorHAnsi" w:eastAsiaTheme="minorHAnsi" w:hAnsiTheme="minorHAnsi"/>
                <w:b/>
                <w:color w:val="000000"/>
                <w:sz w:val="20"/>
                <w:szCs w:val="20"/>
              </w:rPr>
            </w:pPr>
            <w:ins w:id="996" w:author="zshkim7 (Sung-Ho Kim)" w:date="2021-08-30T10:22:00Z">
              <w:r w:rsidRPr="00855804">
                <w:rPr>
                  <w:rFonts w:asciiTheme="minorHAnsi" w:eastAsiaTheme="minorHAnsi" w:hAnsiTheme="minorHAnsi" w:hint="eastAsia"/>
                  <w:b/>
                  <w:color w:val="000000"/>
                  <w:sz w:val="20"/>
                  <w:szCs w:val="20"/>
                </w:rPr>
                <w:t>관련 리스크</w:t>
              </w:r>
            </w:ins>
          </w:p>
        </w:tc>
      </w:tr>
      <w:tr w:rsidR="00026A7E" w:rsidRPr="00855804" w14:paraId="19E56121" w14:textId="77777777" w:rsidTr="0091358C">
        <w:trPr>
          <w:ins w:id="997" w:author="zshkim7 (Sung-Ho Kim)" w:date="2021-08-30T10:22:00Z"/>
        </w:trPr>
        <w:tc>
          <w:tcPr>
            <w:tcW w:w="2551" w:type="dxa"/>
          </w:tcPr>
          <w:p w14:paraId="273C0B6F" w14:textId="77777777" w:rsidR="00026A7E" w:rsidRPr="00855804" w:rsidRDefault="00026A7E" w:rsidP="0091358C">
            <w:pPr>
              <w:autoSpaceDN/>
              <w:spacing w:after="240"/>
              <w:rPr>
                <w:ins w:id="998" w:author="zshkim7 (Sung-Ho Kim)" w:date="2021-08-30T10:22:00Z"/>
                <w:rFonts w:asciiTheme="minorHAnsi" w:eastAsiaTheme="minorHAnsi" w:hAnsiTheme="minorHAnsi"/>
                <w:sz w:val="20"/>
                <w:szCs w:val="20"/>
              </w:rPr>
            </w:pPr>
            <w:ins w:id="999" w:author="zshkim7 (Sung-Ho Kim)" w:date="2021-08-30T10:22:00Z">
              <w:r w:rsidRPr="00855804">
                <w:rPr>
                  <w:rFonts w:asciiTheme="minorHAnsi" w:eastAsiaTheme="minorHAnsi" w:hAnsiTheme="minorHAnsi" w:hint="eastAsia"/>
                  <w:sz w:val="20"/>
                  <w:szCs w:val="20"/>
                </w:rPr>
                <w:t>제</w:t>
              </w:r>
            </w:ins>
            <w:ins w:id="1000" w:author="zshkim7 (Sung-Ho Kim)" w:date="2021-08-30T10:25:00Z">
              <w:r w:rsidRPr="00855804">
                <w:rPr>
                  <w:rFonts w:asciiTheme="minorHAnsi" w:eastAsiaTheme="minorHAnsi" w:hAnsiTheme="minorHAnsi" w:hint="eastAsia"/>
                  <w:sz w:val="20"/>
                  <w:szCs w:val="20"/>
                </w:rPr>
                <w:t>3</w:t>
              </w:r>
            </w:ins>
            <w:ins w:id="1001" w:author="zshkim7 (Sung-Ho Kim)" w:date="2021-08-30T10:22:00Z">
              <w:r w:rsidRPr="00855804">
                <w:rPr>
                  <w:rFonts w:asciiTheme="minorHAnsi" w:eastAsiaTheme="minorHAnsi" w:hAnsiTheme="minorHAnsi" w:hint="eastAsia"/>
                  <w:sz w:val="20"/>
                  <w:szCs w:val="20"/>
                </w:rPr>
                <w:t>공장</w:t>
              </w:r>
            </w:ins>
            <w:ins w:id="1002" w:author="zshkim7 (Sung-Ho Kim)" w:date="2021-08-30T10:24:00Z">
              <w:r w:rsidRPr="00855804">
                <w:rPr>
                  <w:rFonts w:asciiTheme="minorHAnsi" w:eastAsiaTheme="minorHAnsi" w:hAnsiTheme="minorHAnsi" w:hint="eastAsia"/>
                  <w:sz w:val="20"/>
                  <w:szCs w:val="20"/>
                </w:rPr>
                <w:t xml:space="preserve"> </w:t>
              </w:r>
            </w:ins>
            <w:ins w:id="1003" w:author="zshkim7 (Sung-Ho Kim)" w:date="2021-08-30T10:22:00Z">
              <w:r w:rsidRPr="00855804">
                <w:rPr>
                  <w:rFonts w:asciiTheme="minorHAnsi" w:eastAsiaTheme="minorHAnsi" w:hAnsiTheme="minorHAnsi" w:hint="eastAsia"/>
                  <w:sz w:val="20"/>
                  <w:szCs w:val="20"/>
                </w:rPr>
                <w:t>성형공정</w:t>
              </w:r>
            </w:ins>
            <w:ins w:id="1004" w:author="zshkim7 (Sung-Ho Kim)" w:date="2021-08-30T10:29:00Z">
              <w:r w:rsidRPr="00855804">
                <w:rPr>
                  <w:rFonts w:asciiTheme="minorHAnsi" w:eastAsiaTheme="minorHAnsi" w:hAnsiTheme="minorHAnsi" w:hint="eastAsia"/>
                  <w:sz w:val="20"/>
                  <w:szCs w:val="20"/>
                </w:rPr>
                <w:t>이</w:t>
              </w:r>
            </w:ins>
            <w:ins w:id="1005" w:author="zshkim7 (Sung-Ho Kim)" w:date="2021-08-30T10:24:00Z">
              <w:r w:rsidRPr="00855804">
                <w:rPr>
                  <w:rFonts w:asciiTheme="minorHAnsi" w:eastAsiaTheme="minorHAnsi" w:hAnsiTheme="minorHAnsi" w:hint="eastAsia"/>
                  <w:sz w:val="20"/>
                  <w:szCs w:val="20"/>
                </w:rPr>
                <w:t xml:space="preserve"> 대기배출시설</w:t>
              </w:r>
            </w:ins>
            <w:ins w:id="1006" w:author="zshkim7 (Sung-Ho Kim)" w:date="2021-08-30T10:29:00Z">
              <w:r w:rsidRPr="00855804">
                <w:rPr>
                  <w:rFonts w:asciiTheme="minorHAnsi" w:eastAsiaTheme="minorHAnsi" w:hAnsiTheme="minorHAnsi" w:hint="eastAsia"/>
                  <w:sz w:val="20"/>
                  <w:szCs w:val="20"/>
                </w:rPr>
                <w:t>에 해당하는지</w:t>
              </w:r>
            </w:ins>
            <w:ins w:id="1007" w:author="zshkim7 (Sung-Ho Kim)" w:date="2021-08-30T10:33:00Z">
              <w:r w:rsidRPr="00855804">
                <w:rPr>
                  <w:rFonts w:asciiTheme="minorHAnsi" w:eastAsiaTheme="minorHAnsi" w:hAnsiTheme="minorHAnsi" w:hint="eastAsia"/>
                  <w:sz w:val="20"/>
                  <w:szCs w:val="20"/>
                </w:rPr>
                <w:t xml:space="preserve"> 여부</w:t>
              </w:r>
            </w:ins>
          </w:p>
        </w:tc>
        <w:tc>
          <w:tcPr>
            <w:tcW w:w="6521" w:type="dxa"/>
          </w:tcPr>
          <w:p w14:paraId="458F741F" w14:textId="77777777" w:rsidR="00026A7E" w:rsidRPr="00855804" w:rsidRDefault="00026A7E" w:rsidP="0091358C">
            <w:pPr>
              <w:autoSpaceDN/>
              <w:spacing w:after="240"/>
              <w:rPr>
                <w:ins w:id="1008" w:author="zshkim7 (Sung-Ho Kim)" w:date="2021-08-30T10:22:00Z"/>
                <w:rFonts w:asciiTheme="minorHAnsi" w:eastAsiaTheme="minorHAnsi" w:hAnsiTheme="minorHAnsi"/>
                <w:sz w:val="20"/>
                <w:szCs w:val="20"/>
              </w:rPr>
            </w:pPr>
            <w:ins w:id="1009" w:author="zshkim7 (Sung-Ho Kim)" w:date="2021-08-30T10:22:00Z">
              <w:r w:rsidRPr="00855804">
                <w:rPr>
                  <w:rFonts w:asciiTheme="minorHAnsi" w:eastAsiaTheme="minorHAnsi" w:hAnsiTheme="minorHAnsi" w:hint="eastAsia"/>
                  <w:sz w:val="20"/>
                  <w:szCs w:val="20"/>
                </w:rPr>
                <w:t xml:space="preserve">제1공장 성형시설이 대기배출시설에 해당되는지 확인 필요함(대기환경보전법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제23조</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 xml:space="preserve">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제1항</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w:t>
              </w:r>
              <w:r w:rsidRPr="00855804">
                <w:rPr>
                  <w:rFonts w:asciiTheme="minorHAnsi" w:eastAsiaTheme="minorHAnsi" w:hAnsiTheme="minorHAnsi" w:hint="eastAsia"/>
                  <w:sz w:val="20"/>
                  <w:szCs w:val="20"/>
                </w:rPr>
                <w:t>.</w:t>
              </w:r>
            </w:ins>
          </w:p>
          <w:p w14:paraId="2B669816" w14:textId="77777777" w:rsidR="00026A7E" w:rsidRPr="00855804" w:rsidRDefault="00026A7E" w:rsidP="002F270B">
            <w:pPr>
              <w:pStyle w:val="a5"/>
              <w:numPr>
                <w:ilvl w:val="3"/>
                <w:numId w:val="126"/>
              </w:numPr>
              <w:spacing w:line="240" w:lineRule="auto"/>
              <w:ind w:leftChars="0" w:left="179" w:hanging="179"/>
              <w:jc w:val="left"/>
              <w:rPr>
                <w:ins w:id="1010" w:author="zshkim7 (Sung-Ho Kim)" w:date="2021-08-30T10:22:00Z"/>
                <w:rFonts w:asciiTheme="minorHAnsi" w:eastAsiaTheme="minorHAnsi" w:hAnsiTheme="minorHAnsi"/>
                <w:sz w:val="20"/>
                <w:szCs w:val="20"/>
              </w:rPr>
            </w:pPr>
            <w:ins w:id="1011" w:author="zshkim7 (Sung-Ho Kim)" w:date="2021-08-30T10:22:00Z">
              <w:r w:rsidRPr="00855804">
                <w:rPr>
                  <w:rFonts w:asciiTheme="minorHAnsi" w:eastAsiaTheme="minorHAnsi" w:hAnsiTheme="minorHAnsi" w:hint="eastAsia"/>
                  <w:sz w:val="20"/>
                  <w:szCs w:val="20"/>
                </w:rPr>
                <w:t>설치</w:t>
              </w:r>
              <w:r w:rsidRPr="00855804">
                <w:rPr>
                  <w:rFonts w:asciiTheme="minorHAnsi" w:eastAsiaTheme="minorHAnsi" w:hAnsiTheme="minorHAnsi"/>
                  <w:sz w:val="20"/>
                  <w:szCs w:val="20"/>
                </w:rPr>
                <w:t xml:space="preserve">허가를 받지 </w:t>
              </w:r>
              <w:r w:rsidRPr="00855804">
                <w:rPr>
                  <w:rFonts w:asciiTheme="minorHAnsi" w:eastAsiaTheme="minorHAnsi" w:hAnsiTheme="minorHAnsi"/>
                  <w:color w:val="000000"/>
                  <w:sz w:val="20"/>
                  <w:szCs w:val="20"/>
                </w:rPr>
                <w:t>아니하</w:t>
              </w:r>
              <w:r w:rsidRPr="00855804">
                <w:rPr>
                  <w:rFonts w:asciiTheme="minorHAnsi" w:eastAsiaTheme="minorHAnsi" w:hAnsiTheme="minorHAnsi" w:hint="eastAsia"/>
                  <w:color w:val="000000"/>
                  <w:sz w:val="20"/>
                  <w:szCs w:val="20"/>
                </w:rPr>
                <w:t>고</w:t>
              </w:r>
              <w:r w:rsidRPr="00855804">
                <w:rPr>
                  <w:rFonts w:asciiTheme="minorHAnsi" w:eastAsiaTheme="minorHAnsi" w:hAnsiTheme="minorHAnsi"/>
                  <w:color w:val="000000"/>
                  <w:sz w:val="20"/>
                  <w:szCs w:val="20"/>
                </w:rPr>
                <w:t xml:space="preserve"> 배출시설을 설치 또</w:t>
              </w:r>
              <w:r w:rsidRPr="00855804">
                <w:rPr>
                  <w:rFonts w:asciiTheme="minorHAnsi" w:eastAsiaTheme="minorHAnsi" w:hAnsiTheme="minorHAnsi" w:hint="eastAsia"/>
                  <w:color w:val="000000"/>
                  <w:sz w:val="20"/>
                  <w:szCs w:val="20"/>
                </w:rPr>
                <w:t>는</w:t>
              </w:r>
              <w:r w:rsidRPr="00855804">
                <w:rPr>
                  <w:rFonts w:asciiTheme="minorHAnsi" w:eastAsiaTheme="minorHAnsi" w:hAnsiTheme="minorHAnsi"/>
                  <w:color w:val="000000"/>
                  <w:sz w:val="20"/>
                  <w:szCs w:val="20"/>
                </w:rPr>
                <w:t xml:space="preserve"> 그 배출시설을 이용하여 조업한 </w:t>
              </w:r>
              <w:r w:rsidRPr="00855804">
                <w:rPr>
                  <w:rFonts w:asciiTheme="minorHAnsi" w:eastAsiaTheme="minorHAnsi" w:hAnsiTheme="minorHAnsi" w:hint="eastAsia"/>
                  <w:color w:val="000000"/>
                  <w:sz w:val="20"/>
                  <w:szCs w:val="20"/>
                </w:rPr>
                <w:t>경우,</w:t>
              </w:r>
              <w:r w:rsidRPr="00855804">
                <w:rPr>
                  <w:rFonts w:asciiTheme="minorHAnsi" w:eastAsiaTheme="minorHAnsi" w:hAnsiTheme="minorHAnsi"/>
                  <w:color w:val="000000"/>
                  <w:sz w:val="20"/>
                  <w:szCs w:val="20"/>
                </w:rPr>
                <w:t xml:space="preserve"> (1) 7년 이하의 징역이나 1억원 이하의 벌금</w:t>
              </w:r>
              <w:r w:rsidRPr="00855804">
                <w:rPr>
                  <w:rFonts w:asciiTheme="minorHAnsi" w:eastAsiaTheme="minorHAnsi" w:hAnsiTheme="minorHAnsi" w:hint="eastAsia"/>
                  <w:color w:val="000000"/>
                  <w:sz w:val="20"/>
                  <w:szCs w:val="20"/>
                </w:rPr>
                <w:t xml:space="preserve"> 및 </w:t>
              </w:r>
              <w:r w:rsidRPr="00855804">
                <w:rPr>
                  <w:rFonts w:asciiTheme="minorHAnsi" w:eastAsiaTheme="minorHAnsi" w:hAnsiTheme="minorHAnsi"/>
                  <w:color w:val="000000"/>
                  <w:sz w:val="20"/>
                  <w:szCs w:val="20"/>
                </w:rPr>
                <w:t>(2) 사용중지</w:t>
              </w:r>
            </w:ins>
          </w:p>
        </w:tc>
      </w:tr>
      <w:tr w:rsidR="00026A7E" w:rsidRPr="00855804" w14:paraId="4E1BA0D4" w14:textId="77777777" w:rsidTr="0091358C">
        <w:trPr>
          <w:ins w:id="1012" w:author="zshkim7 (Sung-Ho Kim)" w:date="2021-08-30T10:22:00Z"/>
        </w:trPr>
        <w:tc>
          <w:tcPr>
            <w:tcW w:w="2551" w:type="dxa"/>
          </w:tcPr>
          <w:p w14:paraId="0FCC005D" w14:textId="77777777" w:rsidR="00026A7E" w:rsidRPr="00855804" w:rsidRDefault="00026A7E" w:rsidP="0091358C">
            <w:pPr>
              <w:autoSpaceDN/>
              <w:spacing w:after="240"/>
              <w:rPr>
                <w:ins w:id="1013" w:author="zshkim7 (Sung-Ho Kim)" w:date="2021-08-30T10:22:00Z"/>
                <w:rFonts w:asciiTheme="minorHAnsi" w:eastAsiaTheme="minorHAnsi" w:hAnsiTheme="minorHAnsi"/>
                <w:sz w:val="20"/>
                <w:szCs w:val="20"/>
              </w:rPr>
            </w:pPr>
            <w:ins w:id="1014" w:author="zshkim7 (Sung-Ho Kim)" w:date="2021-08-30T10:22:00Z">
              <w:r w:rsidRPr="00855804">
                <w:rPr>
                  <w:rFonts w:asciiTheme="minorHAnsi" w:eastAsiaTheme="minorHAnsi" w:hAnsiTheme="minorHAnsi" w:hint="eastAsia"/>
                  <w:sz w:val="20"/>
                  <w:szCs w:val="20"/>
                </w:rPr>
                <w:lastRenderedPageBreak/>
                <w:t>제</w:t>
              </w:r>
            </w:ins>
            <w:ins w:id="1015" w:author="zshkim7 (Sung-Ho Kim)" w:date="2021-08-30T10:25:00Z">
              <w:r w:rsidRPr="00855804">
                <w:rPr>
                  <w:rFonts w:asciiTheme="minorHAnsi" w:eastAsiaTheme="minorHAnsi" w:hAnsiTheme="minorHAnsi" w:hint="eastAsia"/>
                  <w:sz w:val="20"/>
                  <w:szCs w:val="20"/>
                </w:rPr>
                <w:t>3</w:t>
              </w:r>
            </w:ins>
            <w:ins w:id="1016" w:author="zshkim7 (Sung-Ho Kim)" w:date="2021-08-30T10:22:00Z">
              <w:r w:rsidRPr="00855804">
                <w:rPr>
                  <w:rFonts w:asciiTheme="minorHAnsi" w:eastAsiaTheme="minorHAnsi" w:hAnsiTheme="minorHAnsi" w:hint="eastAsia"/>
                  <w:sz w:val="20"/>
                  <w:szCs w:val="20"/>
                </w:rPr>
                <w:t>공장</w:t>
              </w:r>
            </w:ins>
            <w:ins w:id="1017" w:author="zshkim7 (Sung-Ho Kim)" w:date="2021-08-30T10:25:00Z">
              <w:r w:rsidRPr="00855804">
                <w:rPr>
                  <w:rFonts w:asciiTheme="minorHAnsi" w:eastAsiaTheme="minorHAnsi" w:hAnsiTheme="minorHAnsi" w:hint="eastAsia"/>
                  <w:sz w:val="20"/>
                  <w:szCs w:val="20"/>
                </w:rPr>
                <w:t xml:space="preserve"> 및 제4공장에서 배출되는 </w:t>
              </w:r>
            </w:ins>
            <w:ins w:id="1018" w:author="zshkim7 (Sung-Ho Kim)" w:date="2021-08-30T10:29:00Z">
              <w:r w:rsidRPr="00855804">
                <w:rPr>
                  <w:rFonts w:asciiTheme="minorHAnsi" w:eastAsiaTheme="minorHAnsi" w:hAnsiTheme="minorHAnsi" w:hint="eastAsia"/>
                  <w:sz w:val="20"/>
                  <w:szCs w:val="20"/>
                </w:rPr>
                <w:t>대기</w:t>
              </w:r>
            </w:ins>
            <w:ins w:id="1019" w:author="zshkim7 (Sung-Ho Kim)" w:date="2021-08-30T10:25:00Z">
              <w:r w:rsidRPr="00855804">
                <w:rPr>
                  <w:rFonts w:asciiTheme="minorHAnsi" w:eastAsiaTheme="minorHAnsi" w:hAnsiTheme="minorHAnsi" w:hint="eastAsia"/>
                  <w:sz w:val="20"/>
                  <w:szCs w:val="20"/>
                </w:rPr>
                <w:t>오염물질</w:t>
              </w:r>
            </w:ins>
            <w:ins w:id="1020" w:author="zshkim7 (Sung-Ho Kim)" w:date="2021-08-30T10:29:00Z">
              <w:r w:rsidRPr="00855804">
                <w:rPr>
                  <w:rFonts w:asciiTheme="minorHAnsi" w:eastAsiaTheme="minorHAnsi" w:hAnsiTheme="minorHAnsi" w:hint="eastAsia"/>
                  <w:sz w:val="20"/>
                  <w:szCs w:val="20"/>
                </w:rPr>
                <w:t xml:space="preserve">을 대기배출시설 설치허가증에 </w:t>
              </w:r>
            </w:ins>
            <w:ins w:id="1021" w:author="zshkim7 (Sung-Ho Kim)" w:date="2021-08-30T10:25:00Z">
              <w:r w:rsidRPr="00855804">
                <w:rPr>
                  <w:rFonts w:asciiTheme="minorHAnsi" w:eastAsiaTheme="minorHAnsi" w:hAnsiTheme="minorHAnsi" w:hint="eastAsia"/>
                  <w:sz w:val="20"/>
                  <w:szCs w:val="20"/>
                </w:rPr>
                <w:t xml:space="preserve">적정하게 </w:t>
              </w:r>
            </w:ins>
            <w:ins w:id="1022" w:author="zshkim7 (Sung-Ho Kim)" w:date="2021-08-30T10:29:00Z">
              <w:r w:rsidRPr="00855804">
                <w:rPr>
                  <w:rFonts w:asciiTheme="minorHAnsi" w:eastAsiaTheme="minorHAnsi" w:hAnsiTheme="minorHAnsi" w:hint="eastAsia"/>
                  <w:sz w:val="20"/>
                  <w:szCs w:val="20"/>
                </w:rPr>
                <w:t>반영하고 있는지</w:t>
              </w:r>
            </w:ins>
            <w:ins w:id="1023" w:author="zshkim7 (Sung-Ho Kim)" w:date="2021-08-30T10:33:00Z">
              <w:r w:rsidRPr="00855804">
                <w:rPr>
                  <w:rFonts w:asciiTheme="minorHAnsi" w:eastAsiaTheme="minorHAnsi" w:hAnsiTheme="minorHAnsi" w:hint="eastAsia"/>
                  <w:sz w:val="20"/>
                  <w:szCs w:val="20"/>
                </w:rPr>
                <w:t xml:space="preserve"> 여부</w:t>
              </w:r>
            </w:ins>
          </w:p>
        </w:tc>
        <w:tc>
          <w:tcPr>
            <w:tcW w:w="6521" w:type="dxa"/>
          </w:tcPr>
          <w:p w14:paraId="2036AD4E" w14:textId="77777777" w:rsidR="00026A7E" w:rsidRPr="00855804" w:rsidRDefault="00026A7E" w:rsidP="0091358C">
            <w:pPr>
              <w:autoSpaceDN/>
              <w:spacing w:after="240"/>
              <w:rPr>
                <w:ins w:id="1024" w:author="zshkim7 (Sung-Ho Kim)" w:date="2021-08-30T10:22:00Z"/>
                <w:rFonts w:asciiTheme="minorHAnsi" w:eastAsiaTheme="minorHAnsi" w:hAnsiTheme="minorHAnsi"/>
                <w:sz w:val="20"/>
                <w:szCs w:val="20"/>
              </w:rPr>
            </w:pPr>
            <w:ins w:id="1025" w:author="zshkim7 (Sung-Ho Kim)" w:date="2021-08-30T10:22:00Z">
              <w:r w:rsidRPr="00855804">
                <w:rPr>
                  <w:rFonts w:asciiTheme="minorHAnsi" w:eastAsiaTheme="minorHAnsi" w:hAnsiTheme="minorHAnsi" w:hint="eastAsia"/>
                  <w:sz w:val="20"/>
                  <w:szCs w:val="20"/>
                </w:rPr>
                <w:t xml:space="preserve">허가/신고되지 않은 대기오염물질이 배출되고 있는지 확인 필요함(대기환경보전법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제23조</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제2항</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 xml:space="preserve"> </w:t>
              </w:r>
              <w:r w:rsidRPr="00855804">
                <w:rPr>
                  <w:rFonts w:asciiTheme="minorHAnsi" w:eastAsiaTheme="minorHAnsi" w:hAnsiTheme="minorHAnsi" w:hint="eastAsia"/>
                  <w:sz w:val="20"/>
                  <w:szCs w:val="20"/>
                </w:rPr>
                <w:t xml:space="preserve">및 </w:t>
              </w:r>
              <w:r w:rsidRPr="00855804">
                <w:rPr>
                  <w:rFonts w:asciiTheme="minorHAnsi" w:eastAsiaTheme="minorHAnsi" w:hAnsiTheme="minorHAnsi"/>
                  <w:sz w:val="20"/>
                  <w:szCs w:val="20"/>
                </w:rPr>
                <w:t>제3항</w:t>
              </w:r>
              <w:r w:rsidRPr="00855804">
                <w:rPr>
                  <w:rFonts w:asciiTheme="minorHAnsi" w:eastAsiaTheme="minorHAnsi" w:hAnsiTheme="minorHAnsi" w:hint="eastAsia"/>
                  <w:sz w:val="20"/>
                  <w:szCs w:val="20"/>
                </w:rPr>
                <w:t>)</w:t>
              </w:r>
              <w:r w:rsidRPr="00855804">
                <w:rPr>
                  <w:rFonts w:asciiTheme="minorHAnsi" w:eastAsiaTheme="minorHAnsi" w:hAnsiTheme="minorHAnsi"/>
                  <w:sz w:val="20"/>
                  <w:szCs w:val="20"/>
                </w:rPr>
                <w:t>.</w:t>
              </w:r>
            </w:ins>
          </w:p>
          <w:p w14:paraId="6CA341AE" w14:textId="77777777" w:rsidR="00026A7E" w:rsidRPr="00855804" w:rsidRDefault="00026A7E" w:rsidP="002F270B">
            <w:pPr>
              <w:pStyle w:val="a5"/>
              <w:numPr>
                <w:ilvl w:val="3"/>
                <w:numId w:val="126"/>
              </w:numPr>
              <w:spacing w:line="240" w:lineRule="auto"/>
              <w:ind w:leftChars="0" w:left="179" w:hanging="179"/>
              <w:jc w:val="left"/>
              <w:rPr>
                <w:ins w:id="1026" w:author="zshkim7 (Sung-Ho Kim)" w:date="2021-08-30T10:22:00Z"/>
                <w:rFonts w:asciiTheme="minorHAnsi" w:eastAsiaTheme="minorHAnsi" w:hAnsiTheme="minorHAnsi"/>
                <w:sz w:val="20"/>
                <w:szCs w:val="20"/>
              </w:rPr>
            </w:pPr>
            <w:ins w:id="1027" w:author="zshkim7 (Sung-Ho Kim)" w:date="2021-08-30T10:22:00Z">
              <w:r w:rsidRPr="00855804">
                <w:rPr>
                  <w:rFonts w:asciiTheme="minorHAnsi" w:eastAsiaTheme="minorHAnsi" w:hAnsiTheme="minorHAnsi" w:hint="eastAsia"/>
                  <w:sz w:val="20"/>
                  <w:szCs w:val="20"/>
                </w:rPr>
                <w:t xml:space="preserve">대기배출시설 </w:t>
              </w:r>
              <w:r w:rsidRPr="00855804">
                <w:rPr>
                  <w:rFonts w:asciiTheme="minorHAnsi" w:eastAsiaTheme="minorHAnsi" w:hAnsiTheme="minorHAnsi"/>
                  <w:color w:val="000000"/>
                  <w:sz w:val="20"/>
                  <w:szCs w:val="20"/>
                </w:rPr>
                <w:t>변경신고를</w:t>
              </w:r>
              <w:r w:rsidRPr="00855804">
                <w:rPr>
                  <w:rFonts w:asciiTheme="minorHAnsi" w:eastAsiaTheme="minorHAnsi" w:hAnsiTheme="minorHAnsi"/>
                  <w:sz w:val="20"/>
                  <w:szCs w:val="20"/>
                </w:rPr>
                <w:t xml:space="preserve"> 하지 아니한 </w:t>
              </w:r>
              <w:r w:rsidRPr="00855804">
                <w:rPr>
                  <w:rFonts w:asciiTheme="minorHAnsi" w:eastAsiaTheme="minorHAnsi" w:hAnsiTheme="minorHAnsi" w:hint="eastAsia"/>
                  <w:sz w:val="20"/>
                  <w:szCs w:val="20"/>
                </w:rPr>
                <w:t>경우,</w:t>
              </w:r>
              <w:r w:rsidRPr="00855804">
                <w:rPr>
                  <w:rFonts w:asciiTheme="minorHAnsi" w:eastAsiaTheme="minorHAnsi" w:hAnsiTheme="minorHAnsi"/>
                  <w:sz w:val="20"/>
                  <w:szCs w:val="20"/>
                </w:rPr>
                <w:t xml:space="preserve"> (1) 100만원 이하의 과태료</w:t>
              </w:r>
              <w:r w:rsidRPr="00855804">
                <w:rPr>
                  <w:rFonts w:asciiTheme="minorHAnsi" w:eastAsiaTheme="minorHAnsi" w:hAnsiTheme="minorHAnsi" w:hint="eastAsia"/>
                  <w:sz w:val="20"/>
                  <w:szCs w:val="20"/>
                </w:rPr>
                <w:t xml:space="preserve"> 및 </w:t>
              </w:r>
              <w:r w:rsidRPr="00855804">
                <w:rPr>
                  <w:rFonts w:asciiTheme="minorHAnsi" w:eastAsiaTheme="minorHAnsi" w:hAnsiTheme="minorHAnsi"/>
                  <w:sz w:val="20"/>
                  <w:szCs w:val="20"/>
                </w:rPr>
                <w:t>(2) 1</w:t>
              </w:r>
              <w:r w:rsidRPr="00855804">
                <w:rPr>
                  <w:rFonts w:asciiTheme="minorHAnsi" w:eastAsiaTheme="minorHAnsi" w:hAnsiTheme="minorHAnsi" w:hint="eastAsia"/>
                  <w:sz w:val="20"/>
                  <w:szCs w:val="20"/>
                </w:rPr>
                <w:t xml:space="preserve">차 </w:t>
              </w:r>
              <w:r w:rsidRPr="00855804">
                <w:rPr>
                  <w:rFonts w:asciiTheme="minorHAnsi" w:eastAsiaTheme="minorHAnsi" w:hAnsiTheme="minorHAnsi"/>
                  <w:sz w:val="20"/>
                  <w:szCs w:val="20"/>
                </w:rPr>
                <w:t>경고</w:t>
              </w:r>
              <w:r w:rsidRPr="00855804">
                <w:rPr>
                  <w:rFonts w:asciiTheme="minorHAnsi" w:eastAsiaTheme="minorHAnsi" w:hAnsiTheme="minorHAnsi" w:hint="eastAsia"/>
                  <w:sz w:val="20"/>
                  <w:szCs w:val="20"/>
                </w:rPr>
                <w:t xml:space="preserve">, 2차 </w:t>
              </w:r>
              <w:r w:rsidRPr="00855804">
                <w:rPr>
                  <w:rFonts w:asciiTheme="minorHAnsi" w:eastAsiaTheme="minorHAnsi" w:hAnsiTheme="minorHAnsi"/>
                  <w:sz w:val="20"/>
                  <w:szCs w:val="20"/>
                </w:rPr>
                <w:t>경고</w:t>
              </w:r>
              <w:r w:rsidRPr="00855804">
                <w:rPr>
                  <w:rFonts w:asciiTheme="minorHAnsi" w:eastAsiaTheme="minorHAnsi" w:hAnsiTheme="minorHAnsi" w:hint="eastAsia"/>
                  <w:sz w:val="20"/>
                  <w:szCs w:val="20"/>
                </w:rPr>
                <w:t xml:space="preserve">, 3차 </w:t>
              </w:r>
              <w:r w:rsidRPr="00855804">
                <w:rPr>
                  <w:rFonts w:asciiTheme="minorHAnsi" w:eastAsiaTheme="minorHAnsi" w:hAnsiTheme="minorHAnsi"/>
                  <w:sz w:val="20"/>
                  <w:szCs w:val="20"/>
                </w:rPr>
                <w:t>조업정지</w:t>
              </w:r>
              <w:r w:rsidRPr="00855804">
                <w:rPr>
                  <w:rFonts w:asciiTheme="minorHAnsi" w:eastAsiaTheme="minorHAnsi" w:hAnsiTheme="minorHAnsi" w:hint="eastAsia"/>
                  <w:sz w:val="20"/>
                  <w:szCs w:val="20"/>
                </w:rPr>
                <w:t xml:space="preserve"> </w:t>
              </w:r>
              <w:r w:rsidRPr="00855804">
                <w:rPr>
                  <w:rFonts w:asciiTheme="minorHAnsi" w:eastAsiaTheme="minorHAnsi" w:hAnsiTheme="minorHAnsi"/>
                  <w:sz w:val="20"/>
                  <w:szCs w:val="20"/>
                </w:rPr>
                <w:t>5일</w:t>
              </w:r>
              <w:r w:rsidRPr="00855804">
                <w:rPr>
                  <w:rFonts w:asciiTheme="minorHAnsi" w:eastAsiaTheme="minorHAnsi" w:hAnsiTheme="minorHAnsi" w:hint="eastAsia"/>
                  <w:sz w:val="20"/>
                  <w:szCs w:val="20"/>
                </w:rPr>
                <w:t xml:space="preserve"> 및 </w:t>
              </w:r>
              <w:r w:rsidRPr="00855804">
                <w:rPr>
                  <w:rFonts w:asciiTheme="minorHAnsi" w:eastAsiaTheme="minorHAnsi" w:hAnsiTheme="minorHAnsi"/>
                  <w:sz w:val="20"/>
                  <w:szCs w:val="20"/>
                </w:rPr>
                <w:t>4</w:t>
              </w:r>
              <w:r w:rsidRPr="00855804">
                <w:rPr>
                  <w:rFonts w:asciiTheme="minorHAnsi" w:eastAsiaTheme="minorHAnsi" w:hAnsiTheme="minorHAnsi" w:hint="eastAsia"/>
                  <w:sz w:val="20"/>
                  <w:szCs w:val="20"/>
                </w:rPr>
                <w:t xml:space="preserve">차 </w:t>
              </w:r>
              <w:r w:rsidRPr="00855804">
                <w:rPr>
                  <w:rFonts w:asciiTheme="minorHAnsi" w:eastAsiaTheme="minorHAnsi" w:hAnsiTheme="minorHAnsi"/>
                  <w:sz w:val="20"/>
                  <w:szCs w:val="20"/>
                </w:rPr>
                <w:t>조업정지10일</w:t>
              </w:r>
            </w:ins>
          </w:p>
        </w:tc>
      </w:tr>
      <w:tr w:rsidR="00026A7E" w:rsidRPr="00855804" w14:paraId="5BC74EB0" w14:textId="77777777" w:rsidTr="0091358C">
        <w:trPr>
          <w:ins w:id="1028" w:author="zshkim7 (Sung-Ho Kim)" w:date="2021-08-30T10:22:00Z"/>
        </w:trPr>
        <w:tc>
          <w:tcPr>
            <w:tcW w:w="2551" w:type="dxa"/>
          </w:tcPr>
          <w:p w14:paraId="14F5BF28" w14:textId="77777777" w:rsidR="00026A7E" w:rsidRPr="00855804" w:rsidRDefault="00026A7E" w:rsidP="0091358C">
            <w:pPr>
              <w:autoSpaceDN/>
              <w:spacing w:after="240"/>
              <w:rPr>
                <w:ins w:id="1029" w:author="zshkim7 (Sung-Ho Kim)" w:date="2021-08-30T10:22:00Z"/>
                <w:rFonts w:asciiTheme="minorHAnsi" w:eastAsiaTheme="minorHAnsi" w:hAnsiTheme="minorHAnsi"/>
                <w:sz w:val="20"/>
                <w:szCs w:val="20"/>
              </w:rPr>
            </w:pPr>
            <w:ins w:id="1030" w:author="zshkim7 (Sung-Ho Kim)" w:date="2021-08-30T10:26:00Z">
              <w:r w:rsidRPr="00855804">
                <w:rPr>
                  <w:rFonts w:asciiTheme="minorHAnsi" w:eastAsiaTheme="minorHAnsi" w:hAnsiTheme="minorHAnsi" w:hint="eastAsia"/>
                  <w:sz w:val="20"/>
                  <w:szCs w:val="20"/>
                </w:rPr>
                <w:t>제3공장 및 제4공장에서 배출되는 폐수를 폐수</w:t>
              </w:r>
            </w:ins>
            <w:ins w:id="1031" w:author="zshkim7 (Sung-Ho Kim)" w:date="2021-08-30T10:30:00Z">
              <w:r w:rsidRPr="00855804">
                <w:rPr>
                  <w:rFonts w:asciiTheme="minorHAnsi" w:eastAsiaTheme="minorHAnsi" w:hAnsiTheme="minorHAnsi" w:hint="eastAsia"/>
                  <w:sz w:val="20"/>
                  <w:szCs w:val="20"/>
                </w:rPr>
                <w:t>배출시설 설치</w:t>
              </w:r>
            </w:ins>
            <w:ins w:id="1032" w:author="zshkim7 (Sung-Ho Kim)" w:date="2021-08-30T10:26:00Z">
              <w:r w:rsidRPr="00855804">
                <w:rPr>
                  <w:rFonts w:asciiTheme="minorHAnsi" w:eastAsiaTheme="minorHAnsi" w:hAnsiTheme="minorHAnsi" w:hint="eastAsia"/>
                  <w:sz w:val="20"/>
                  <w:szCs w:val="20"/>
                </w:rPr>
                <w:t>허</w:t>
              </w:r>
            </w:ins>
            <w:ins w:id="1033" w:author="zshkim7 (Sung-Ho Kim)" w:date="2021-08-30T10:27:00Z">
              <w:r w:rsidRPr="00855804">
                <w:rPr>
                  <w:rFonts w:asciiTheme="minorHAnsi" w:eastAsiaTheme="minorHAnsi" w:hAnsiTheme="minorHAnsi" w:hint="eastAsia"/>
                  <w:sz w:val="20"/>
                  <w:szCs w:val="20"/>
                </w:rPr>
                <w:t>가에 적정하게 반영하고 있는지</w:t>
              </w:r>
            </w:ins>
            <w:ins w:id="1034" w:author="zshkim7 (Sung-Ho Kim)" w:date="2021-08-30T10:33:00Z">
              <w:r w:rsidRPr="00855804">
                <w:rPr>
                  <w:rFonts w:asciiTheme="minorHAnsi" w:eastAsiaTheme="minorHAnsi" w:hAnsiTheme="minorHAnsi" w:hint="eastAsia"/>
                  <w:sz w:val="20"/>
                  <w:szCs w:val="20"/>
                </w:rPr>
                <w:t xml:space="preserve"> 여부</w:t>
              </w:r>
            </w:ins>
          </w:p>
        </w:tc>
        <w:tc>
          <w:tcPr>
            <w:tcW w:w="6521" w:type="dxa"/>
          </w:tcPr>
          <w:p w14:paraId="32B328B7" w14:textId="77777777" w:rsidR="00026A7E" w:rsidRPr="00855804" w:rsidRDefault="00026A7E" w:rsidP="0091358C">
            <w:pPr>
              <w:autoSpaceDN/>
              <w:spacing w:after="240"/>
              <w:rPr>
                <w:ins w:id="1035" w:author="zshkim7 (Sung-Ho Kim)" w:date="2021-08-30T10:22:00Z"/>
                <w:rFonts w:asciiTheme="minorHAnsi" w:eastAsiaTheme="minorHAnsi" w:hAnsiTheme="minorHAnsi"/>
                <w:sz w:val="20"/>
                <w:szCs w:val="20"/>
              </w:rPr>
            </w:pPr>
            <w:ins w:id="1036" w:author="zshkim7 (Sung-Ho Kim)" w:date="2021-08-30T10:22:00Z">
              <w:r w:rsidRPr="00855804">
                <w:rPr>
                  <w:rFonts w:asciiTheme="minorHAnsi" w:eastAsiaTheme="minorHAnsi" w:hAnsiTheme="minorHAnsi" w:hint="eastAsia"/>
                  <w:sz w:val="20"/>
                  <w:szCs w:val="20"/>
                </w:rPr>
                <w:t xml:space="preserve">설치허가 받지 않은 폐수배출시설이 설치 운영되고 있는지 확인 필요함(물환경보전법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제33조</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 xml:space="preserve">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제1항</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w:t>
              </w:r>
            </w:ins>
          </w:p>
          <w:p w14:paraId="1E2DBD63" w14:textId="77777777" w:rsidR="00026A7E" w:rsidRPr="00855804" w:rsidRDefault="00026A7E" w:rsidP="002F270B">
            <w:pPr>
              <w:pStyle w:val="a5"/>
              <w:numPr>
                <w:ilvl w:val="3"/>
                <w:numId w:val="126"/>
              </w:numPr>
              <w:spacing w:line="240" w:lineRule="auto"/>
              <w:ind w:leftChars="0" w:left="179" w:hanging="179"/>
              <w:jc w:val="left"/>
              <w:rPr>
                <w:ins w:id="1037" w:author="zshkim7 (Sung-Ho Kim)" w:date="2021-08-30T10:22:00Z"/>
                <w:rFonts w:asciiTheme="minorHAnsi" w:eastAsiaTheme="minorHAnsi" w:hAnsiTheme="minorHAnsi"/>
                <w:sz w:val="20"/>
                <w:szCs w:val="20"/>
              </w:rPr>
            </w:pPr>
            <w:ins w:id="1038" w:author="zshkim7 (Sung-Ho Kim)" w:date="2021-08-30T10:22:00Z">
              <w:r w:rsidRPr="00855804">
                <w:rPr>
                  <w:rFonts w:asciiTheme="minorHAnsi" w:eastAsiaTheme="minorHAnsi" w:hAnsiTheme="minorHAnsi" w:hint="eastAsia"/>
                  <w:sz w:val="20"/>
                  <w:szCs w:val="20"/>
                </w:rPr>
                <w:t>설치</w:t>
              </w:r>
              <w:r w:rsidRPr="00855804">
                <w:rPr>
                  <w:rFonts w:asciiTheme="minorHAnsi" w:eastAsiaTheme="minorHAnsi" w:hAnsiTheme="minorHAnsi"/>
                  <w:sz w:val="20"/>
                  <w:szCs w:val="20"/>
                </w:rPr>
                <w:t xml:space="preserve">허가를 받지 </w:t>
              </w:r>
              <w:r w:rsidRPr="00855804">
                <w:rPr>
                  <w:rFonts w:asciiTheme="minorHAnsi" w:eastAsiaTheme="minorHAnsi" w:hAnsiTheme="minorHAnsi"/>
                  <w:color w:val="000000"/>
                  <w:sz w:val="20"/>
                  <w:szCs w:val="20"/>
                </w:rPr>
                <w:t>아니하</w:t>
              </w:r>
              <w:r w:rsidRPr="00855804">
                <w:rPr>
                  <w:rFonts w:asciiTheme="minorHAnsi" w:eastAsiaTheme="minorHAnsi" w:hAnsiTheme="minorHAnsi" w:hint="eastAsia"/>
                  <w:color w:val="000000"/>
                  <w:sz w:val="20"/>
                  <w:szCs w:val="20"/>
                </w:rPr>
                <w:t>고</w:t>
              </w:r>
              <w:r w:rsidRPr="00855804">
                <w:rPr>
                  <w:rFonts w:asciiTheme="minorHAnsi" w:eastAsiaTheme="minorHAnsi" w:hAnsiTheme="minorHAnsi"/>
                  <w:color w:val="000000"/>
                  <w:sz w:val="20"/>
                  <w:szCs w:val="20"/>
                </w:rPr>
                <w:t xml:space="preserve"> 배출시설을 설치 또</w:t>
              </w:r>
              <w:r w:rsidRPr="00855804">
                <w:rPr>
                  <w:rFonts w:asciiTheme="minorHAnsi" w:eastAsiaTheme="minorHAnsi" w:hAnsiTheme="minorHAnsi" w:hint="eastAsia"/>
                  <w:color w:val="000000"/>
                  <w:sz w:val="20"/>
                  <w:szCs w:val="20"/>
                </w:rPr>
                <w:t>는</w:t>
              </w:r>
              <w:r w:rsidRPr="00855804">
                <w:rPr>
                  <w:rFonts w:asciiTheme="minorHAnsi" w:eastAsiaTheme="minorHAnsi" w:hAnsiTheme="minorHAnsi"/>
                  <w:color w:val="000000"/>
                  <w:sz w:val="20"/>
                  <w:szCs w:val="20"/>
                </w:rPr>
                <w:t xml:space="preserve"> 그 배출시설을 이용하여 조업한 </w:t>
              </w:r>
              <w:r w:rsidRPr="00855804">
                <w:rPr>
                  <w:rFonts w:asciiTheme="minorHAnsi" w:eastAsiaTheme="minorHAnsi" w:hAnsiTheme="minorHAnsi" w:hint="eastAsia"/>
                  <w:color w:val="000000"/>
                  <w:sz w:val="20"/>
                  <w:szCs w:val="20"/>
                </w:rPr>
                <w:t>경우</w:t>
              </w:r>
              <w:r w:rsidRPr="00855804">
                <w:rPr>
                  <w:rFonts w:asciiTheme="minorHAnsi" w:eastAsiaTheme="minorHAnsi" w:hAnsiTheme="minorHAnsi" w:hint="eastAsia"/>
                  <w:sz w:val="20"/>
                  <w:szCs w:val="20"/>
                </w:rPr>
                <w:t>:</w:t>
              </w:r>
              <w:r w:rsidRPr="00855804">
                <w:rPr>
                  <w:rFonts w:asciiTheme="minorHAnsi" w:eastAsiaTheme="minorHAnsi" w:hAnsiTheme="minorHAnsi"/>
                  <w:sz w:val="20"/>
                  <w:szCs w:val="20"/>
                </w:rPr>
                <w:t xml:space="preserve"> (1) 7년 이하의 징역 또는 7천만원 이하의 벌금</w:t>
              </w:r>
              <w:r w:rsidRPr="00855804">
                <w:rPr>
                  <w:rFonts w:asciiTheme="minorHAnsi" w:eastAsiaTheme="minorHAnsi" w:hAnsiTheme="minorHAnsi" w:hint="eastAsia"/>
                  <w:sz w:val="20"/>
                  <w:szCs w:val="20"/>
                </w:rPr>
                <w:t xml:space="preserve"> 및 </w:t>
              </w:r>
              <w:r w:rsidRPr="00855804">
                <w:rPr>
                  <w:rFonts w:asciiTheme="minorHAnsi" w:eastAsiaTheme="minorHAnsi" w:hAnsiTheme="minorHAnsi"/>
                  <w:sz w:val="20"/>
                  <w:szCs w:val="20"/>
                </w:rPr>
                <w:t xml:space="preserve">(2) </w:t>
              </w:r>
              <w:r w:rsidRPr="00855804">
                <w:rPr>
                  <w:rFonts w:asciiTheme="minorHAnsi" w:eastAsiaTheme="minorHAnsi" w:hAnsiTheme="minorHAnsi" w:hint="eastAsia"/>
                  <w:sz w:val="20"/>
                  <w:szCs w:val="20"/>
                </w:rPr>
                <w:t>사</w:t>
              </w:r>
              <w:r w:rsidRPr="00855804">
                <w:rPr>
                  <w:rFonts w:asciiTheme="minorHAnsi" w:eastAsiaTheme="minorHAnsi" w:hAnsiTheme="minorHAnsi"/>
                  <w:sz w:val="20"/>
                  <w:szCs w:val="20"/>
                </w:rPr>
                <w:t>용중지</w:t>
              </w:r>
            </w:ins>
          </w:p>
        </w:tc>
      </w:tr>
      <w:tr w:rsidR="00026A7E" w:rsidRPr="00855804" w14:paraId="14BD1E11" w14:textId="77777777" w:rsidTr="0091358C">
        <w:trPr>
          <w:ins w:id="1039" w:author="zshkim7 (Sung-Ho Kim)" w:date="2021-08-30T10:22:00Z"/>
        </w:trPr>
        <w:tc>
          <w:tcPr>
            <w:tcW w:w="2551" w:type="dxa"/>
          </w:tcPr>
          <w:p w14:paraId="082299F8" w14:textId="77777777" w:rsidR="00026A7E" w:rsidRPr="00855804" w:rsidRDefault="00026A7E" w:rsidP="0091358C">
            <w:pPr>
              <w:autoSpaceDN/>
              <w:spacing w:after="240"/>
              <w:rPr>
                <w:ins w:id="1040" w:author="zshkim7 (Sung-Ho Kim)" w:date="2021-08-30T10:22:00Z"/>
                <w:rFonts w:asciiTheme="minorHAnsi" w:eastAsiaTheme="minorHAnsi" w:hAnsiTheme="minorHAnsi"/>
                <w:sz w:val="20"/>
                <w:szCs w:val="20"/>
              </w:rPr>
            </w:pPr>
            <w:ins w:id="1041" w:author="zshkim7 (Sung-Ho Kim)" w:date="2021-08-30T10:31:00Z">
              <w:r w:rsidRPr="00855804">
                <w:rPr>
                  <w:rFonts w:asciiTheme="minorHAnsi" w:eastAsiaTheme="minorHAnsi" w:hAnsiTheme="minorHAnsi" w:hint="eastAsia"/>
                  <w:sz w:val="20"/>
                  <w:szCs w:val="20"/>
                </w:rPr>
                <w:t xml:space="preserve">제3공장 및 제4공장에서 </w:t>
              </w:r>
            </w:ins>
            <w:ins w:id="1042" w:author="zshkim7 (Sung-Ho Kim)" w:date="2021-08-30T10:22:00Z">
              <w:r w:rsidRPr="00855804">
                <w:rPr>
                  <w:rFonts w:asciiTheme="minorHAnsi" w:eastAsiaTheme="minorHAnsi" w:hAnsiTheme="minorHAnsi" w:hint="eastAsia"/>
                  <w:sz w:val="20"/>
                  <w:szCs w:val="20"/>
                </w:rPr>
                <w:t>취급하고 있는 화학물질에 유해화학물질이 포함되어 있는</w:t>
              </w:r>
            </w:ins>
            <w:ins w:id="1043" w:author="zshkim7 (Sung-Ho Kim)" w:date="2021-08-30T10:27:00Z">
              <w:r w:rsidRPr="00855804">
                <w:rPr>
                  <w:rFonts w:asciiTheme="minorHAnsi" w:eastAsiaTheme="minorHAnsi" w:hAnsiTheme="minorHAnsi" w:hint="eastAsia"/>
                  <w:sz w:val="20"/>
                  <w:szCs w:val="20"/>
                </w:rPr>
                <w:t>지</w:t>
              </w:r>
            </w:ins>
            <w:ins w:id="1044" w:author="zshkim7 (Sung-Ho Kim)" w:date="2021-08-30T10:33:00Z">
              <w:r w:rsidRPr="00855804">
                <w:rPr>
                  <w:rFonts w:asciiTheme="minorHAnsi" w:eastAsiaTheme="minorHAnsi" w:hAnsiTheme="minorHAnsi" w:hint="eastAsia"/>
                  <w:sz w:val="20"/>
                  <w:szCs w:val="20"/>
                </w:rPr>
                <w:t xml:space="preserve"> 여부</w:t>
              </w:r>
            </w:ins>
          </w:p>
        </w:tc>
        <w:tc>
          <w:tcPr>
            <w:tcW w:w="6521" w:type="dxa"/>
          </w:tcPr>
          <w:p w14:paraId="32798561" w14:textId="77777777" w:rsidR="00026A7E" w:rsidRPr="00855804" w:rsidRDefault="00026A7E" w:rsidP="0091358C">
            <w:pPr>
              <w:autoSpaceDN/>
              <w:spacing w:after="240"/>
              <w:rPr>
                <w:ins w:id="1045" w:author="zshkim7 (Sung-Ho Kim)" w:date="2021-08-30T10:22:00Z"/>
                <w:rFonts w:asciiTheme="minorHAnsi" w:eastAsiaTheme="minorHAnsi" w:hAnsiTheme="minorHAnsi"/>
                <w:sz w:val="20"/>
                <w:szCs w:val="20"/>
              </w:rPr>
            </w:pPr>
            <w:ins w:id="1046" w:author="zshkim7 (Sung-Ho Kim)" w:date="2021-08-30T10:22:00Z">
              <w:r w:rsidRPr="00855804">
                <w:rPr>
                  <w:rFonts w:asciiTheme="minorHAnsi" w:eastAsiaTheme="minorHAnsi" w:hAnsiTheme="minorHAnsi" w:hint="eastAsia"/>
                  <w:sz w:val="20"/>
                  <w:szCs w:val="20"/>
                </w:rPr>
                <w:t xml:space="preserve">설치검사 대상 유해화학물질 취급시설이 설치 운영되고 있는지 확인 필요함(화학물질관리법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제24조</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w:t>
              </w:r>
              <w:r w:rsidRPr="00855804">
                <w:rPr>
                  <w:rFonts w:asciiTheme="minorHAnsi" w:eastAsiaTheme="minorHAnsi" w:hAnsiTheme="minorHAnsi" w:hint="eastAsia"/>
                  <w:sz w:val="20"/>
                  <w:szCs w:val="20"/>
                </w:rPr>
                <w:t>.</w:t>
              </w:r>
            </w:ins>
          </w:p>
          <w:p w14:paraId="7AFE9C3F" w14:textId="77777777" w:rsidR="00026A7E" w:rsidRPr="00855804" w:rsidRDefault="00026A7E" w:rsidP="002F270B">
            <w:pPr>
              <w:pStyle w:val="a5"/>
              <w:numPr>
                <w:ilvl w:val="3"/>
                <w:numId w:val="126"/>
              </w:numPr>
              <w:spacing w:line="240" w:lineRule="auto"/>
              <w:ind w:leftChars="0" w:left="179" w:hanging="179"/>
              <w:jc w:val="left"/>
              <w:rPr>
                <w:ins w:id="1047" w:author="zshkim7 (Sung-Ho Kim)" w:date="2021-08-30T10:22:00Z"/>
                <w:rFonts w:asciiTheme="minorHAnsi" w:eastAsiaTheme="minorHAnsi" w:hAnsiTheme="minorHAnsi"/>
                <w:sz w:val="20"/>
                <w:szCs w:val="20"/>
              </w:rPr>
            </w:pPr>
            <w:ins w:id="1048" w:author="zshkim7 (Sung-Ho Kim)" w:date="2021-08-30T10:22:00Z">
              <w:r w:rsidRPr="00855804">
                <w:rPr>
                  <w:rFonts w:asciiTheme="minorHAnsi" w:eastAsiaTheme="minorHAnsi" w:hAnsiTheme="minorHAnsi" w:hint="eastAsia"/>
                  <w:color w:val="000000"/>
                  <w:sz w:val="20"/>
                  <w:szCs w:val="20"/>
                </w:rPr>
                <w:t xml:space="preserve">설치검사 후 </w:t>
              </w:r>
              <w:r w:rsidRPr="00855804">
                <w:rPr>
                  <w:rFonts w:asciiTheme="minorHAnsi" w:eastAsiaTheme="minorHAnsi" w:hAnsiTheme="minorHAnsi"/>
                  <w:color w:val="000000"/>
                  <w:sz w:val="20"/>
                  <w:szCs w:val="20"/>
                </w:rPr>
                <w:t xml:space="preserve">적합 판정을 받지 아니하고 취급시설을 </w:t>
              </w:r>
              <w:proofErr w:type="spellStart"/>
              <w:r w:rsidRPr="00855804">
                <w:rPr>
                  <w:rFonts w:asciiTheme="minorHAnsi" w:eastAsiaTheme="minorHAnsi" w:hAnsiTheme="minorHAnsi"/>
                  <w:color w:val="000000"/>
                  <w:sz w:val="20"/>
                  <w:szCs w:val="20"/>
                </w:rPr>
                <w:t>설치ㆍ운영한</w:t>
              </w:r>
              <w:proofErr w:type="spellEnd"/>
              <w:r w:rsidRPr="00855804">
                <w:rPr>
                  <w:rFonts w:asciiTheme="minorHAnsi" w:eastAsiaTheme="minorHAnsi" w:hAnsiTheme="minorHAnsi"/>
                  <w:color w:val="000000"/>
                  <w:sz w:val="20"/>
                  <w:szCs w:val="20"/>
                </w:rPr>
                <w:t xml:space="preserve"> </w:t>
              </w:r>
              <w:r w:rsidRPr="00855804">
                <w:rPr>
                  <w:rFonts w:asciiTheme="minorHAnsi" w:eastAsiaTheme="minorHAnsi" w:hAnsiTheme="minorHAnsi" w:hint="eastAsia"/>
                  <w:color w:val="000000"/>
                  <w:sz w:val="20"/>
                  <w:szCs w:val="20"/>
                </w:rPr>
                <w:t>경우:</w:t>
              </w:r>
              <w:r w:rsidRPr="00855804">
                <w:rPr>
                  <w:rFonts w:asciiTheme="minorHAnsi" w:eastAsiaTheme="minorHAnsi" w:hAnsiTheme="minorHAnsi"/>
                  <w:color w:val="000000"/>
                  <w:sz w:val="20"/>
                  <w:szCs w:val="20"/>
                </w:rPr>
                <w:t xml:space="preserve"> (1) 3년 이하의 징역 또는 5천만원 이하의 벌금 </w:t>
              </w:r>
              <w:r w:rsidRPr="00855804">
                <w:rPr>
                  <w:rFonts w:asciiTheme="minorHAnsi" w:eastAsiaTheme="minorHAnsi" w:hAnsiTheme="minorHAnsi" w:hint="eastAsia"/>
                  <w:color w:val="000000"/>
                  <w:sz w:val="20"/>
                  <w:szCs w:val="20"/>
                </w:rPr>
                <w:t xml:space="preserve">및 </w:t>
              </w:r>
              <w:r w:rsidRPr="00855804">
                <w:rPr>
                  <w:rFonts w:asciiTheme="minorHAnsi" w:eastAsiaTheme="minorHAnsi" w:hAnsiTheme="minorHAnsi"/>
                  <w:color w:val="000000"/>
                  <w:sz w:val="20"/>
                  <w:szCs w:val="20"/>
                </w:rPr>
                <w:t>(2) 1</w:t>
              </w:r>
              <w:r w:rsidRPr="00855804">
                <w:rPr>
                  <w:rFonts w:asciiTheme="minorHAnsi" w:eastAsiaTheme="minorHAnsi" w:hAnsiTheme="minorHAnsi" w:hint="eastAsia"/>
                  <w:color w:val="000000"/>
                  <w:sz w:val="20"/>
                  <w:szCs w:val="20"/>
                </w:rPr>
                <w:t xml:space="preserve">차 </w:t>
              </w:r>
              <w:r w:rsidRPr="00855804">
                <w:rPr>
                  <w:rFonts w:asciiTheme="minorHAnsi" w:eastAsiaTheme="minorHAnsi" w:hAnsiTheme="minorHAnsi"/>
                  <w:color w:val="000000"/>
                  <w:sz w:val="20"/>
                  <w:szCs w:val="20"/>
                </w:rPr>
                <w:t>개선명령</w:t>
              </w:r>
              <w:r w:rsidRPr="00855804">
                <w:rPr>
                  <w:rFonts w:asciiTheme="minorHAnsi" w:eastAsiaTheme="minorHAnsi" w:hAnsiTheme="minorHAnsi" w:hint="eastAsia"/>
                  <w:color w:val="000000"/>
                  <w:sz w:val="20"/>
                  <w:szCs w:val="20"/>
                </w:rPr>
                <w:t xml:space="preserve">, 2차 </w:t>
              </w:r>
              <w:r w:rsidRPr="00855804">
                <w:rPr>
                  <w:rFonts w:asciiTheme="minorHAnsi" w:eastAsiaTheme="minorHAnsi" w:hAnsiTheme="minorHAnsi"/>
                  <w:color w:val="000000"/>
                  <w:sz w:val="20"/>
                  <w:szCs w:val="20"/>
                </w:rPr>
                <w:t>영업정지</w:t>
              </w:r>
              <w:r w:rsidRPr="00855804">
                <w:rPr>
                  <w:rFonts w:asciiTheme="minorHAnsi" w:eastAsiaTheme="minorHAnsi" w:hAnsiTheme="minorHAnsi" w:hint="eastAsia"/>
                  <w:color w:val="000000"/>
                  <w:sz w:val="20"/>
                  <w:szCs w:val="20"/>
                </w:rPr>
                <w:t xml:space="preserve"> </w:t>
              </w:r>
              <w:r w:rsidRPr="00855804">
                <w:rPr>
                  <w:rFonts w:asciiTheme="minorHAnsi" w:eastAsiaTheme="minorHAnsi" w:hAnsiTheme="minorHAnsi"/>
                  <w:color w:val="000000"/>
                  <w:sz w:val="20"/>
                  <w:szCs w:val="20"/>
                </w:rPr>
                <w:t>5일</w:t>
              </w:r>
              <w:r w:rsidRPr="00855804">
                <w:rPr>
                  <w:rFonts w:asciiTheme="minorHAnsi" w:eastAsiaTheme="minorHAnsi" w:hAnsiTheme="minorHAnsi" w:hint="eastAsia"/>
                  <w:color w:val="000000"/>
                  <w:sz w:val="20"/>
                  <w:szCs w:val="20"/>
                </w:rPr>
                <w:t xml:space="preserve">, 3차 </w:t>
              </w:r>
              <w:r w:rsidRPr="00855804">
                <w:rPr>
                  <w:rFonts w:asciiTheme="minorHAnsi" w:eastAsiaTheme="minorHAnsi" w:hAnsiTheme="minorHAnsi"/>
                  <w:color w:val="000000"/>
                  <w:sz w:val="20"/>
                  <w:szCs w:val="20"/>
                </w:rPr>
                <w:t>영업정지</w:t>
              </w:r>
              <w:r w:rsidRPr="00855804">
                <w:rPr>
                  <w:rFonts w:asciiTheme="minorHAnsi" w:eastAsiaTheme="minorHAnsi" w:hAnsiTheme="minorHAnsi" w:hint="eastAsia"/>
                  <w:color w:val="000000"/>
                  <w:sz w:val="20"/>
                  <w:szCs w:val="20"/>
                </w:rPr>
                <w:t xml:space="preserve"> </w:t>
              </w:r>
              <w:r w:rsidRPr="00855804">
                <w:rPr>
                  <w:rFonts w:asciiTheme="minorHAnsi" w:eastAsiaTheme="minorHAnsi" w:hAnsiTheme="minorHAnsi"/>
                  <w:color w:val="000000"/>
                  <w:sz w:val="20"/>
                  <w:szCs w:val="20"/>
                </w:rPr>
                <w:t>1개월</w:t>
              </w:r>
            </w:ins>
          </w:p>
        </w:tc>
      </w:tr>
      <w:tr w:rsidR="00026A7E" w:rsidRPr="00855804" w14:paraId="51F83F59" w14:textId="77777777" w:rsidTr="0091358C">
        <w:trPr>
          <w:ins w:id="1049" w:author="zshkim7 (Sung-Ho Kim)" w:date="2021-08-30T10:22:00Z"/>
        </w:trPr>
        <w:tc>
          <w:tcPr>
            <w:tcW w:w="2551" w:type="dxa"/>
          </w:tcPr>
          <w:p w14:paraId="36372B59" w14:textId="77777777" w:rsidR="00026A7E" w:rsidRPr="00855804" w:rsidRDefault="00026A7E" w:rsidP="0091358C">
            <w:pPr>
              <w:autoSpaceDN/>
              <w:spacing w:after="240"/>
              <w:rPr>
                <w:ins w:id="1050" w:author="zshkim7 (Sung-Ho Kim)" w:date="2021-08-30T10:22:00Z"/>
                <w:rFonts w:asciiTheme="minorHAnsi" w:eastAsiaTheme="minorHAnsi" w:hAnsiTheme="minorHAnsi"/>
                <w:sz w:val="20"/>
                <w:szCs w:val="20"/>
              </w:rPr>
            </w:pPr>
            <w:ins w:id="1051" w:author="zshkim7 (Sung-Ho Kim)" w:date="2021-08-30T10:22:00Z">
              <w:r w:rsidRPr="00855804">
                <w:rPr>
                  <w:rFonts w:asciiTheme="minorHAnsi" w:eastAsiaTheme="minorHAnsi" w:hAnsiTheme="minorHAnsi" w:hint="eastAsia"/>
                  <w:sz w:val="20"/>
                  <w:szCs w:val="20"/>
                </w:rPr>
                <w:t>AS수거제품</w:t>
              </w:r>
            </w:ins>
            <w:ins w:id="1052" w:author="zshkim7 (Sung-Ho Kim)" w:date="2021-08-30T10:27:00Z">
              <w:r w:rsidRPr="00855804">
                <w:rPr>
                  <w:rFonts w:asciiTheme="minorHAnsi" w:eastAsiaTheme="minorHAnsi" w:hAnsiTheme="minorHAnsi" w:hint="eastAsia"/>
                  <w:sz w:val="20"/>
                  <w:szCs w:val="20"/>
                </w:rPr>
                <w:t>의 폐기물 처분에</w:t>
              </w:r>
            </w:ins>
            <w:ins w:id="1053" w:author="zshkim7 (Sung-Ho Kim)" w:date="2021-08-30T10:28:00Z">
              <w:r w:rsidRPr="00855804">
                <w:rPr>
                  <w:rFonts w:asciiTheme="minorHAnsi" w:eastAsiaTheme="minorHAnsi" w:hAnsiTheme="minorHAnsi" w:hint="eastAsia"/>
                  <w:sz w:val="20"/>
                  <w:szCs w:val="20"/>
                </w:rPr>
                <w:t xml:space="preserve"> 대하여 폐기물관리법을 준수하고 있는지</w:t>
              </w:r>
            </w:ins>
            <w:ins w:id="1054" w:author="zshkim7 (Sung-Ho Kim)" w:date="2021-08-30T10:33:00Z">
              <w:r w:rsidRPr="00855804">
                <w:rPr>
                  <w:rFonts w:asciiTheme="minorHAnsi" w:eastAsiaTheme="minorHAnsi" w:hAnsiTheme="minorHAnsi" w:hint="eastAsia"/>
                  <w:sz w:val="20"/>
                  <w:szCs w:val="20"/>
                </w:rPr>
                <w:t xml:space="preserve"> 여부</w:t>
              </w:r>
            </w:ins>
          </w:p>
        </w:tc>
        <w:tc>
          <w:tcPr>
            <w:tcW w:w="6521" w:type="dxa"/>
          </w:tcPr>
          <w:p w14:paraId="7D86BF82" w14:textId="77777777" w:rsidR="00026A7E" w:rsidRPr="00855804" w:rsidRDefault="00026A7E" w:rsidP="0091358C">
            <w:pPr>
              <w:autoSpaceDN/>
              <w:spacing w:after="240"/>
              <w:rPr>
                <w:ins w:id="1055" w:author="zshkim7 (Sung-Ho Kim)" w:date="2021-08-30T10:22:00Z"/>
                <w:rFonts w:asciiTheme="minorHAnsi" w:eastAsiaTheme="minorHAnsi" w:hAnsiTheme="minorHAnsi"/>
                <w:sz w:val="20"/>
                <w:szCs w:val="20"/>
              </w:rPr>
            </w:pPr>
            <w:ins w:id="1056" w:author="zshkim7 (Sung-Ho Kim)" w:date="2021-08-30T10:22:00Z">
              <w:r w:rsidRPr="00855804">
                <w:rPr>
                  <w:rFonts w:asciiTheme="minorHAnsi" w:eastAsiaTheme="minorHAnsi" w:hAnsiTheme="minorHAnsi" w:hint="eastAsia"/>
                  <w:sz w:val="20"/>
                  <w:szCs w:val="20"/>
                </w:rPr>
                <w:t xml:space="preserve">공장에서 제3자의 </w:t>
              </w:r>
              <w:proofErr w:type="spellStart"/>
              <w:r w:rsidRPr="00855804">
                <w:rPr>
                  <w:rFonts w:asciiTheme="minorHAnsi" w:eastAsiaTheme="minorHAnsi" w:hAnsiTheme="minorHAnsi" w:hint="eastAsia"/>
                  <w:sz w:val="20"/>
                  <w:szCs w:val="20"/>
                </w:rPr>
                <w:t>페기물을</w:t>
              </w:r>
              <w:proofErr w:type="spellEnd"/>
              <w:r w:rsidRPr="00855804">
                <w:rPr>
                  <w:rFonts w:asciiTheme="minorHAnsi" w:eastAsiaTheme="minorHAnsi" w:hAnsiTheme="minorHAnsi" w:hint="eastAsia"/>
                  <w:sz w:val="20"/>
                  <w:szCs w:val="20"/>
                </w:rPr>
                <w:t xml:space="preserve"> </w:t>
              </w:r>
              <w:proofErr w:type="spellStart"/>
              <w:r w:rsidRPr="00855804">
                <w:rPr>
                  <w:rFonts w:asciiTheme="minorHAnsi" w:eastAsiaTheme="minorHAnsi" w:hAnsiTheme="minorHAnsi" w:hint="eastAsia"/>
                  <w:sz w:val="20"/>
                  <w:szCs w:val="20"/>
                </w:rPr>
                <w:t>위탁처리하고</w:t>
              </w:r>
              <w:proofErr w:type="spellEnd"/>
              <w:r w:rsidRPr="00855804">
                <w:rPr>
                  <w:rFonts w:asciiTheme="minorHAnsi" w:eastAsiaTheme="minorHAnsi" w:hAnsiTheme="minorHAnsi" w:hint="eastAsia"/>
                  <w:sz w:val="20"/>
                  <w:szCs w:val="20"/>
                </w:rPr>
                <w:t xml:space="preserve"> 있는지 확인 필요함(폐기물관리법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제25조</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 xml:space="preserve"> </w:t>
              </w:r>
              <w:r w:rsidRPr="00855804">
                <w:rPr>
                  <w:rFonts w:asciiTheme="minorHAnsi" w:eastAsiaTheme="minorHAnsi" w:hAnsiTheme="minorHAnsi"/>
                  <w:sz w:val="20"/>
                  <w:szCs w:val="20"/>
                </w:rPr>
                <w:fldChar w:fldCharType="begin"/>
              </w:r>
              <w:r w:rsidRPr="00855804">
                <w:rPr>
                  <w:rFonts w:asciiTheme="minorHAnsi" w:eastAsiaTheme="minorHAnsi" w:hAnsiTheme="minorHAnsi"/>
                  <w:sz w:val="20"/>
                  <w:szCs w:val="20"/>
                </w:rPr>
                <w:instrText>HYPERLINK "javascript:;"</w:instrText>
              </w:r>
              <w:r w:rsidRPr="00855804">
                <w:rPr>
                  <w:rFonts w:asciiTheme="minorHAnsi" w:eastAsiaTheme="minorHAnsi" w:hAnsiTheme="minorHAnsi"/>
                  <w:sz w:val="20"/>
                  <w:szCs w:val="20"/>
                </w:rPr>
              </w:r>
              <w:r w:rsidRPr="00855804">
                <w:rPr>
                  <w:rFonts w:asciiTheme="minorHAnsi" w:eastAsiaTheme="minorHAnsi" w:hAnsiTheme="minorHAnsi"/>
                  <w:sz w:val="20"/>
                  <w:szCs w:val="20"/>
                </w:rPr>
                <w:fldChar w:fldCharType="separate"/>
              </w:r>
              <w:r w:rsidRPr="00855804">
                <w:rPr>
                  <w:rFonts w:asciiTheme="minorHAnsi" w:eastAsiaTheme="minorHAnsi" w:hAnsiTheme="minorHAnsi"/>
                  <w:sz w:val="20"/>
                  <w:szCs w:val="20"/>
                </w:rPr>
                <w:t>제3항</w:t>
              </w:r>
              <w:r w:rsidRPr="00855804">
                <w:rPr>
                  <w:rFonts w:asciiTheme="minorHAnsi" w:eastAsiaTheme="minorHAnsi" w:hAnsiTheme="minorHAnsi"/>
                  <w:sz w:val="20"/>
                  <w:szCs w:val="20"/>
                </w:rPr>
                <w:fldChar w:fldCharType="end"/>
              </w:r>
              <w:r w:rsidRPr="00855804">
                <w:rPr>
                  <w:rFonts w:asciiTheme="minorHAnsi" w:eastAsiaTheme="minorHAnsi" w:hAnsiTheme="minorHAnsi"/>
                  <w:sz w:val="20"/>
                  <w:szCs w:val="20"/>
                </w:rPr>
                <w:t>).</w:t>
              </w:r>
            </w:ins>
          </w:p>
          <w:p w14:paraId="356DD7B0" w14:textId="77777777" w:rsidR="00026A7E" w:rsidRPr="00855804" w:rsidRDefault="00026A7E" w:rsidP="002F270B">
            <w:pPr>
              <w:pStyle w:val="a5"/>
              <w:numPr>
                <w:ilvl w:val="3"/>
                <w:numId w:val="126"/>
              </w:numPr>
              <w:spacing w:line="240" w:lineRule="auto"/>
              <w:ind w:leftChars="0" w:left="179" w:hanging="179"/>
              <w:jc w:val="left"/>
              <w:rPr>
                <w:ins w:id="1057" w:author="zshkim7 (Sung-Ho Kim)" w:date="2021-08-30T10:22:00Z"/>
                <w:rFonts w:asciiTheme="minorHAnsi" w:eastAsiaTheme="minorHAnsi" w:hAnsiTheme="minorHAnsi"/>
                <w:sz w:val="20"/>
                <w:szCs w:val="20"/>
              </w:rPr>
            </w:pPr>
            <w:ins w:id="1058" w:author="zshkim7 (Sung-Ho Kim)" w:date="2021-08-30T10:22:00Z">
              <w:r w:rsidRPr="00855804">
                <w:rPr>
                  <w:rFonts w:asciiTheme="minorHAnsi" w:eastAsiaTheme="minorHAnsi" w:hAnsiTheme="minorHAnsi"/>
                  <w:color w:val="000000"/>
                  <w:sz w:val="20"/>
                  <w:szCs w:val="20"/>
                </w:rPr>
                <w:t xml:space="preserve">허가를 받지 아니하고 폐기물처리업을 한 </w:t>
              </w:r>
              <w:r w:rsidRPr="00855804">
                <w:rPr>
                  <w:rFonts w:asciiTheme="minorHAnsi" w:eastAsiaTheme="minorHAnsi" w:hAnsiTheme="minorHAnsi" w:hint="eastAsia"/>
                  <w:color w:val="000000"/>
                  <w:sz w:val="20"/>
                  <w:szCs w:val="20"/>
                </w:rPr>
                <w:t>경우,</w:t>
              </w:r>
              <w:r w:rsidRPr="00855804">
                <w:rPr>
                  <w:rFonts w:asciiTheme="minorHAnsi" w:eastAsiaTheme="minorHAnsi" w:hAnsiTheme="minorHAnsi"/>
                  <w:color w:val="000000"/>
                  <w:sz w:val="20"/>
                  <w:szCs w:val="20"/>
                </w:rPr>
                <w:t xml:space="preserve"> 5년 이하의 징역이나 5천만원 이하의 벌금</w:t>
              </w:r>
            </w:ins>
          </w:p>
        </w:tc>
      </w:tr>
    </w:tbl>
    <w:p w14:paraId="3BA30CF4" w14:textId="77777777" w:rsidR="00026A7E" w:rsidRPr="005F73B8" w:rsidRDefault="00026A7E" w:rsidP="00026A7E">
      <w:pPr>
        <w:pStyle w:val="a5"/>
        <w:autoSpaceDN/>
        <w:spacing w:after="240"/>
        <w:ind w:leftChars="0" w:left="907"/>
      </w:pPr>
    </w:p>
    <w:p w14:paraId="7934BB63" w14:textId="77777777" w:rsidR="00026A7E" w:rsidRDefault="00026A7E" w:rsidP="00026A7E">
      <w:pPr>
        <w:pStyle w:val="a5"/>
        <w:spacing w:after="240"/>
        <w:ind w:leftChars="0" w:left="907"/>
      </w:pPr>
      <w:ins w:id="1059" w:author="zshkim7 (Sung-Ho Kim)" w:date="2021-08-30T10:35:00Z">
        <w:r>
          <w:rPr>
            <w:rFonts w:hint="eastAsia"/>
          </w:rPr>
          <w:t>상기</w:t>
        </w:r>
        <w:r>
          <w:rPr>
            <w:rFonts w:hint="eastAsia"/>
          </w:rPr>
          <w:t xml:space="preserve"> </w:t>
        </w:r>
        <w:r>
          <w:rPr>
            <w:rFonts w:hint="eastAsia"/>
          </w:rPr>
          <w:t>확인이</w:t>
        </w:r>
        <w:r>
          <w:rPr>
            <w:rFonts w:hint="eastAsia"/>
          </w:rPr>
          <w:t xml:space="preserve"> </w:t>
        </w:r>
        <w:r>
          <w:rPr>
            <w:rFonts w:hint="eastAsia"/>
          </w:rPr>
          <w:t>필요한</w:t>
        </w:r>
        <w:r>
          <w:rPr>
            <w:rFonts w:hint="eastAsia"/>
          </w:rPr>
          <w:t xml:space="preserve"> </w:t>
        </w:r>
        <w:r>
          <w:rPr>
            <w:rFonts w:hint="eastAsia"/>
          </w:rPr>
          <w:t>사항을</w:t>
        </w:r>
        <w:r>
          <w:rPr>
            <w:rFonts w:hint="eastAsia"/>
          </w:rPr>
          <w:t xml:space="preserve"> </w:t>
        </w:r>
        <w:r>
          <w:rPr>
            <w:rFonts w:hint="eastAsia"/>
          </w:rPr>
          <w:t>포함하여</w:t>
        </w:r>
        <w:r>
          <w:rPr>
            <w:rFonts w:hint="eastAsia"/>
          </w:rPr>
          <w:t xml:space="preserve"> </w:t>
        </w:r>
      </w:ins>
      <w:r w:rsidRPr="0093042B">
        <w:rPr>
          <w:rFonts w:hint="eastAsia"/>
        </w:rPr>
        <w:t>환경</w:t>
      </w:r>
      <w:r w:rsidRPr="0093042B">
        <w:rPr>
          <w:rFonts w:hint="eastAsia"/>
        </w:rPr>
        <w:t xml:space="preserve"> </w:t>
      </w:r>
      <w:r w:rsidRPr="0093042B">
        <w:rPr>
          <w:rFonts w:hint="eastAsia"/>
        </w:rPr>
        <w:t>관련</w:t>
      </w:r>
      <w:r w:rsidRPr="0093042B">
        <w:rPr>
          <w:rFonts w:hint="eastAsia"/>
        </w:rPr>
        <w:t xml:space="preserve"> </w:t>
      </w:r>
      <w:r w:rsidRPr="0093042B">
        <w:rPr>
          <w:rFonts w:hint="eastAsia"/>
        </w:rPr>
        <w:t>인허가를</w:t>
      </w:r>
      <w:r w:rsidRPr="0093042B">
        <w:rPr>
          <w:rFonts w:hint="eastAsia"/>
        </w:rPr>
        <w:t xml:space="preserve"> </w:t>
      </w:r>
      <w:r w:rsidRPr="0093042B">
        <w:rPr>
          <w:rFonts w:hint="eastAsia"/>
        </w:rPr>
        <w:t>적정하게</w:t>
      </w:r>
      <w:r w:rsidRPr="0093042B">
        <w:rPr>
          <w:rFonts w:hint="eastAsia"/>
        </w:rPr>
        <w:t xml:space="preserve"> </w:t>
      </w:r>
      <w:r w:rsidRPr="0093042B">
        <w:rPr>
          <w:rFonts w:hint="eastAsia"/>
        </w:rPr>
        <w:t>보유하고</w:t>
      </w:r>
      <w:r w:rsidRPr="0093042B">
        <w:rPr>
          <w:rFonts w:hint="eastAsia"/>
        </w:rPr>
        <w:t xml:space="preserve"> </w:t>
      </w:r>
      <w:r w:rsidRPr="0093042B">
        <w:rPr>
          <w:rFonts w:hint="eastAsia"/>
        </w:rPr>
        <w:t>있는지</w:t>
      </w:r>
      <w:r w:rsidRPr="0093042B">
        <w:rPr>
          <w:rFonts w:hint="eastAsia"/>
        </w:rPr>
        <w:t xml:space="preserve"> </w:t>
      </w:r>
      <w:r w:rsidRPr="0093042B">
        <w:rPr>
          <w:rFonts w:hint="eastAsia"/>
        </w:rPr>
        <w:t>여부를</w:t>
      </w:r>
      <w:r w:rsidRPr="0093042B">
        <w:rPr>
          <w:rFonts w:hint="eastAsia"/>
        </w:rPr>
        <w:t xml:space="preserve"> </w:t>
      </w:r>
      <w:r>
        <w:rPr>
          <w:rFonts w:hint="eastAsia"/>
        </w:rPr>
        <w:t>명확히</w:t>
      </w:r>
      <w:r>
        <w:rPr>
          <w:rFonts w:hint="eastAsia"/>
        </w:rPr>
        <w:t xml:space="preserve"> </w:t>
      </w:r>
      <w:r>
        <w:rPr>
          <w:rFonts w:hint="eastAsia"/>
        </w:rPr>
        <w:t>확인하기</w:t>
      </w:r>
      <w:r>
        <w:rPr>
          <w:rFonts w:hint="eastAsia"/>
        </w:rPr>
        <w:t xml:space="preserve"> </w:t>
      </w:r>
      <w:r>
        <w:rPr>
          <w:rFonts w:hint="eastAsia"/>
        </w:rPr>
        <w:t>위해서는</w:t>
      </w:r>
      <w:r>
        <w:rPr>
          <w:rFonts w:hint="eastAsia"/>
        </w:rPr>
        <w:t xml:space="preserve"> </w:t>
      </w:r>
      <w:r>
        <w:rPr>
          <w:rFonts w:hint="eastAsia"/>
        </w:rPr>
        <w:t>현장실사가</w:t>
      </w:r>
      <w:r>
        <w:rPr>
          <w:rFonts w:hint="eastAsia"/>
        </w:rPr>
        <w:t xml:space="preserve"> </w:t>
      </w:r>
      <w:r>
        <w:rPr>
          <w:rFonts w:hint="eastAsia"/>
        </w:rPr>
        <w:t>필요함</w:t>
      </w:r>
      <w:r>
        <w:rPr>
          <w:rFonts w:hint="eastAsia"/>
        </w:rPr>
        <w:t>.</w:t>
      </w:r>
    </w:p>
    <w:p w14:paraId="7705C17E" w14:textId="77777777" w:rsidR="00026A7E" w:rsidRPr="00CB2B3F" w:rsidRDefault="00026A7E" w:rsidP="00026A7E">
      <w:pPr>
        <w:pStyle w:val="a5"/>
        <w:spacing w:after="240"/>
        <w:ind w:leftChars="0" w:left="907"/>
        <w:rPr>
          <w:szCs w:val="22"/>
        </w:rPr>
      </w:pPr>
    </w:p>
    <w:p w14:paraId="32DCFAC8" w14:textId="77777777" w:rsidR="00026A7E" w:rsidRPr="00371761" w:rsidRDefault="00026A7E" w:rsidP="00026A7E">
      <w:pPr>
        <w:pStyle w:val="a5"/>
        <w:numPr>
          <w:ilvl w:val="0"/>
          <w:numId w:val="83"/>
        </w:numPr>
        <w:spacing w:before="240" w:after="240"/>
        <w:ind w:leftChars="0"/>
        <w:outlineLvl w:val="1"/>
        <w:rPr>
          <w:b/>
          <w:color w:val="5D2A2C" w:themeColor="text2"/>
          <w:sz w:val="24"/>
        </w:rPr>
      </w:pPr>
      <w:r w:rsidRPr="00371761">
        <w:rPr>
          <w:b/>
          <w:color w:val="5D2A2C" w:themeColor="text2"/>
          <w:sz w:val="24"/>
        </w:rPr>
        <w:t>잠재적</w:t>
      </w:r>
      <w:r w:rsidRPr="00371761">
        <w:rPr>
          <w:b/>
          <w:color w:val="5D2A2C" w:themeColor="text2"/>
          <w:sz w:val="24"/>
        </w:rPr>
        <w:t xml:space="preserve"> </w:t>
      </w:r>
      <w:r w:rsidRPr="00371761">
        <w:rPr>
          <w:b/>
          <w:color w:val="5D2A2C" w:themeColor="text2"/>
          <w:sz w:val="24"/>
        </w:rPr>
        <w:t>토양오염</w:t>
      </w:r>
      <w:r w:rsidRPr="00371761">
        <w:rPr>
          <w:b/>
          <w:color w:val="5D2A2C" w:themeColor="text2"/>
          <w:sz w:val="24"/>
        </w:rPr>
        <w:t xml:space="preserve"> </w:t>
      </w:r>
      <w:r w:rsidRPr="00371761">
        <w:rPr>
          <w:b/>
          <w:color w:val="5D2A2C" w:themeColor="text2"/>
          <w:sz w:val="24"/>
        </w:rPr>
        <w:t>가능성</w:t>
      </w:r>
    </w:p>
    <w:p w14:paraId="628D95CF" w14:textId="77777777" w:rsidR="00026A7E" w:rsidRDefault="00026A7E" w:rsidP="00026A7E">
      <w:pPr>
        <w:pStyle w:val="a5"/>
        <w:numPr>
          <w:ilvl w:val="1"/>
          <w:numId w:val="83"/>
        </w:numPr>
        <w:spacing w:after="240"/>
        <w:ind w:leftChars="0" w:left="908" w:hanging="454"/>
        <w:rPr>
          <w:b/>
          <w:szCs w:val="22"/>
        </w:rPr>
      </w:pPr>
      <w:r w:rsidRPr="00CB2B3F">
        <w:rPr>
          <w:b/>
          <w:szCs w:val="22"/>
        </w:rPr>
        <w:t>사실관계</w:t>
      </w:r>
    </w:p>
    <w:p w14:paraId="6CB90727" w14:textId="77777777" w:rsidR="00026A7E" w:rsidRPr="00D1799F" w:rsidRDefault="00026A7E" w:rsidP="00026A7E">
      <w:pPr>
        <w:pStyle w:val="a5"/>
        <w:spacing w:after="240"/>
        <w:ind w:leftChars="0" w:left="908"/>
        <w:rPr>
          <w:b/>
          <w:szCs w:val="22"/>
        </w:rPr>
      </w:pPr>
      <w:r w:rsidRPr="00D1799F">
        <w:rPr>
          <w:rFonts w:hint="eastAsia"/>
          <w:spacing w:val="-3"/>
          <w:szCs w:val="22"/>
        </w:rPr>
        <w:t>답변에</w:t>
      </w:r>
      <w:r w:rsidRPr="00D1799F">
        <w:rPr>
          <w:rFonts w:hint="eastAsia"/>
          <w:spacing w:val="-3"/>
          <w:szCs w:val="22"/>
        </w:rPr>
        <w:t xml:space="preserve"> </w:t>
      </w:r>
      <w:r w:rsidRPr="00D1799F">
        <w:rPr>
          <w:rFonts w:hint="eastAsia"/>
          <w:spacing w:val="-3"/>
          <w:szCs w:val="22"/>
        </w:rPr>
        <w:t>의하면</w:t>
      </w:r>
      <w:r w:rsidRPr="00D1799F">
        <w:rPr>
          <w:rFonts w:hint="eastAsia"/>
          <w:spacing w:val="-3"/>
          <w:szCs w:val="22"/>
        </w:rPr>
        <w:t>,</w:t>
      </w:r>
      <w:r w:rsidRPr="00D1799F">
        <w:rPr>
          <w:spacing w:val="-3"/>
          <w:szCs w:val="22"/>
        </w:rPr>
        <w:t xml:space="preserve"> </w:t>
      </w:r>
      <w:r w:rsidRPr="00D1799F">
        <w:rPr>
          <w:rFonts w:hint="eastAsia"/>
          <w:spacing w:val="-3"/>
          <w:szCs w:val="22"/>
        </w:rPr>
        <w:t>대상회사는</w:t>
      </w:r>
      <w:r w:rsidRPr="00D1799F">
        <w:rPr>
          <w:rFonts w:hint="eastAsia"/>
          <w:spacing w:val="-3"/>
          <w:szCs w:val="22"/>
        </w:rPr>
        <w:t xml:space="preserve"> </w:t>
      </w:r>
      <w:r w:rsidRPr="00D1799F">
        <w:rPr>
          <w:rFonts w:hint="eastAsia"/>
          <w:spacing w:val="-3"/>
          <w:szCs w:val="22"/>
        </w:rPr>
        <w:t>제</w:t>
      </w:r>
      <w:r>
        <w:rPr>
          <w:rFonts w:hint="eastAsia"/>
          <w:spacing w:val="-3"/>
          <w:szCs w:val="22"/>
        </w:rPr>
        <w:t>3</w:t>
      </w:r>
      <w:r>
        <w:rPr>
          <w:rFonts w:hint="eastAsia"/>
          <w:spacing w:val="-3"/>
          <w:szCs w:val="22"/>
        </w:rPr>
        <w:t>공장</w:t>
      </w:r>
      <w:r w:rsidRPr="00D1799F">
        <w:rPr>
          <w:rFonts w:hint="eastAsia"/>
          <w:spacing w:val="-3"/>
          <w:szCs w:val="22"/>
        </w:rPr>
        <w:t xml:space="preserve"> </w:t>
      </w:r>
      <w:r w:rsidRPr="00D1799F">
        <w:rPr>
          <w:rFonts w:hint="eastAsia"/>
          <w:spacing w:val="-3"/>
          <w:szCs w:val="22"/>
        </w:rPr>
        <w:t>및</w:t>
      </w:r>
      <w:r w:rsidRPr="00D1799F">
        <w:rPr>
          <w:rFonts w:hint="eastAsia"/>
          <w:spacing w:val="-3"/>
          <w:szCs w:val="22"/>
        </w:rPr>
        <w:t xml:space="preserve"> </w:t>
      </w:r>
      <w:r w:rsidRPr="00D1799F">
        <w:rPr>
          <w:rFonts w:hint="eastAsia"/>
          <w:spacing w:val="-3"/>
          <w:szCs w:val="22"/>
        </w:rPr>
        <w:t>제</w:t>
      </w:r>
      <w:r>
        <w:rPr>
          <w:rFonts w:hint="eastAsia"/>
          <w:spacing w:val="-3"/>
          <w:szCs w:val="22"/>
        </w:rPr>
        <w:t>4</w:t>
      </w:r>
      <w:r>
        <w:rPr>
          <w:rFonts w:hint="eastAsia"/>
          <w:spacing w:val="-3"/>
          <w:szCs w:val="22"/>
        </w:rPr>
        <w:t>공장</w:t>
      </w:r>
      <w:r w:rsidRPr="00D1799F">
        <w:rPr>
          <w:rFonts w:hint="eastAsia"/>
          <w:spacing w:val="-3"/>
          <w:szCs w:val="22"/>
        </w:rPr>
        <w:t xml:space="preserve"> </w:t>
      </w:r>
      <w:r w:rsidRPr="00D1799F">
        <w:rPr>
          <w:rFonts w:hint="eastAsia"/>
          <w:spacing w:val="-3"/>
          <w:szCs w:val="22"/>
        </w:rPr>
        <w:t>부지에</w:t>
      </w:r>
      <w:r w:rsidRPr="00D1799F">
        <w:rPr>
          <w:rFonts w:hint="eastAsia"/>
          <w:spacing w:val="-3"/>
          <w:szCs w:val="22"/>
        </w:rPr>
        <w:t xml:space="preserve"> </w:t>
      </w:r>
      <w:r w:rsidRPr="00D1799F">
        <w:rPr>
          <w:rFonts w:hint="eastAsia"/>
          <w:spacing w:val="-3"/>
          <w:szCs w:val="22"/>
        </w:rPr>
        <w:t>대하여</w:t>
      </w:r>
      <w:r w:rsidRPr="00D1799F">
        <w:rPr>
          <w:rFonts w:hint="eastAsia"/>
          <w:spacing w:val="-3"/>
          <w:szCs w:val="22"/>
        </w:rPr>
        <w:t xml:space="preserve"> </w:t>
      </w:r>
      <w:r w:rsidRPr="00D1799F">
        <w:rPr>
          <w:rFonts w:hint="eastAsia"/>
          <w:spacing w:val="-3"/>
          <w:szCs w:val="22"/>
        </w:rPr>
        <w:t>토양오염</w:t>
      </w:r>
      <w:r w:rsidRPr="00D1799F">
        <w:rPr>
          <w:rFonts w:hint="eastAsia"/>
          <w:spacing w:val="-3"/>
          <w:szCs w:val="22"/>
        </w:rPr>
        <w:t xml:space="preserve"> </w:t>
      </w:r>
      <w:r w:rsidRPr="00D1799F">
        <w:rPr>
          <w:rFonts w:hint="eastAsia"/>
          <w:spacing w:val="-3"/>
          <w:szCs w:val="22"/>
        </w:rPr>
        <w:t>조사를</w:t>
      </w:r>
      <w:r w:rsidRPr="00D1799F">
        <w:rPr>
          <w:rFonts w:hint="eastAsia"/>
          <w:spacing w:val="-3"/>
          <w:szCs w:val="22"/>
        </w:rPr>
        <w:t xml:space="preserve"> </w:t>
      </w:r>
      <w:r w:rsidRPr="00D1799F">
        <w:rPr>
          <w:rFonts w:hint="eastAsia"/>
          <w:spacing w:val="-3"/>
          <w:szCs w:val="22"/>
        </w:rPr>
        <w:t>진행하지</w:t>
      </w:r>
      <w:r w:rsidRPr="00D1799F">
        <w:rPr>
          <w:rFonts w:hint="eastAsia"/>
          <w:spacing w:val="-3"/>
          <w:szCs w:val="22"/>
        </w:rPr>
        <w:t xml:space="preserve"> </w:t>
      </w:r>
      <w:r w:rsidRPr="00D1799F">
        <w:rPr>
          <w:rFonts w:hint="eastAsia"/>
          <w:spacing w:val="-3"/>
          <w:szCs w:val="22"/>
        </w:rPr>
        <w:t>않았으며</w:t>
      </w:r>
      <w:r w:rsidRPr="00D1799F">
        <w:rPr>
          <w:rFonts w:hint="eastAsia"/>
          <w:spacing w:val="-3"/>
          <w:szCs w:val="22"/>
        </w:rPr>
        <w:t>,</w:t>
      </w:r>
      <w:r w:rsidRPr="00D1799F">
        <w:rPr>
          <w:spacing w:val="-3"/>
          <w:szCs w:val="22"/>
        </w:rPr>
        <w:t xml:space="preserve"> </w:t>
      </w:r>
      <w:r w:rsidRPr="00D1799F">
        <w:rPr>
          <w:rFonts w:hint="eastAsia"/>
          <w:spacing w:val="-3"/>
          <w:szCs w:val="22"/>
        </w:rPr>
        <w:t>정화한</w:t>
      </w:r>
      <w:r w:rsidRPr="00D1799F">
        <w:rPr>
          <w:rFonts w:hint="eastAsia"/>
          <w:spacing w:val="-3"/>
          <w:szCs w:val="22"/>
        </w:rPr>
        <w:t xml:space="preserve"> </w:t>
      </w:r>
      <w:r w:rsidRPr="00D1799F">
        <w:rPr>
          <w:rFonts w:hint="eastAsia"/>
          <w:spacing w:val="-3"/>
          <w:szCs w:val="22"/>
        </w:rPr>
        <w:t>이력도</w:t>
      </w:r>
      <w:r w:rsidRPr="00D1799F">
        <w:rPr>
          <w:rFonts w:hint="eastAsia"/>
          <w:spacing w:val="-3"/>
          <w:szCs w:val="22"/>
        </w:rPr>
        <w:t xml:space="preserve"> </w:t>
      </w:r>
      <w:r w:rsidRPr="00D1799F">
        <w:rPr>
          <w:rFonts w:hint="eastAsia"/>
          <w:spacing w:val="-3"/>
          <w:szCs w:val="22"/>
        </w:rPr>
        <w:t>없음</w:t>
      </w:r>
      <w:r w:rsidRPr="00D1799F">
        <w:rPr>
          <w:rFonts w:hint="eastAsia"/>
          <w:spacing w:val="-3"/>
          <w:szCs w:val="22"/>
        </w:rPr>
        <w:t>.</w:t>
      </w:r>
      <w:r w:rsidRPr="00D1799F">
        <w:rPr>
          <w:spacing w:val="-3"/>
          <w:szCs w:val="22"/>
        </w:rPr>
        <w:t xml:space="preserve"> </w:t>
      </w:r>
    </w:p>
    <w:p w14:paraId="11546506" w14:textId="77777777" w:rsidR="00026A7E" w:rsidRPr="00371761" w:rsidRDefault="00026A7E" w:rsidP="00026A7E">
      <w:pPr>
        <w:pStyle w:val="a5"/>
        <w:spacing w:after="240"/>
        <w:ind w:leftChars="0" w:left="907"/>
        <w:rPr>
          <w:spacing w:val="-3"/>
          <w:szCs w:val="22"/>
        </w:rPr>
      </w:pPr>
      <w:r w:rsidRPr="00371761">
        <w:rPr>
          <w:spacing w:val="-3"/>
          <w:szCs w:val="22"/>
        </w:rPr>
        <w:t>제공된</w:t>
      </w:r>
      <w:r w:rsidRPr="00371761">
        <w:rPr>
          <w:spacing w:val="-3"/>
          <w:szCs w:val="22"/>
        </w:rPr>
        <w:t xml:space="preserve"> </w:t>
      </w:r>
      <w:r w:rsidRPr="00371761">
        <w:rPr>
          <w:spacing w:val="-3"/>
          <w:szCs w:val="22"/>
        </w:rPr>
        <w:t>자료에</w:t>
      </w:r>
      <w:r w:rsidRPr="00371761">
        <w:rPr>
          <w:spacing w:val="-3"/>
          <w:szCs w:val="22"/>
        </w:rPr>
        <w:t xml:space="preserve"> </w:t>
      </w:r>
      <w:r w:rsidRPr="00371761">
        <w:rPr>
          <w:spacing w:val="-3"/>
          <w:szCs w:val="22"/>
        </w:rPr>
        <w:t>의하면</w:t>
      </w:r>
      <w:r w:rsidRPr="00371761">
        <w:rPr>
          <w:spacing w:val="-3"/>
          <w:szCs w:val="22"/>
        </w:rPr>
        <w:t xml:space="preserve">, </w:t>
      </w:r>
      <w:r w:rsidRPr="00371761">
        <w:rPr>
          <w:spacing w:val="-3"/>
          <w:szCs w:val="22"/>
        </w:rPr>
        <w:t>위</w:t>
      </w:r>
      <w:r w:rsidRPr="00371761">
        <w:rPr>
          <w:spacing w:val="-3"/>
          <w:szCs w:val="22"/>
        </w:rPr>
        <w:t xml:space="preserve"> </w:t>
      </w:r>
      <w:r w:rsidRPr="00371761">
        <w:rPr>
          <w:spacing w:val="-3"/>
          <w:szCs w:val="22"/>
        </w:rPr>
        <w:t>각</w:t>
      </w:r>
      <w:r w:rsidRPr="00371761">
        <w:rPr>
          <w:spacing w:val="-3"/>
          <w:szCs w:val="22"/>
        </w:rPr>
        <w:t xml:space="preserve"> </w:t>
      </w:r>
      <w:r w:rsidRPr="00371761">
        <w:rPr>
          <w:spacing w:val="-3"/>
          <w:szCs w:val="22"/>
        </w:rPr>
        <w:t>공장에</w:t>
      </w:r>
      <w:r w:rsidRPr="00371761">
        <w:rPr>
          <w:spacing w:val="-3"/>
          <w:szCs w:val="22"/>
        </w:rPr>
        <w:t xml:space="preserve"> </w:t>
      </w:r>
      <w:r w:rsidRPr="00371761">
        <w:rPr>
          <w:spacing w:val="-3"/>
          <w:szCs w:val="22"/>
        </w:rPr>
        <w:t>대하여</w:t>
      </w:r>
      <w:r w:rsidRPr="00371761">
        <w:rPr>
          <w:spacing w:val="-3"/>
          <w:szCs w:val="22"/>
        </w:rPr>
        <w:t xml:space="preserve"> </w:t>
      </w:r>
      <w:proofErr w:type="spellStart"/>
      <w:r w:rsidRPr="00371761">
        <w:rPr>
          <w:spacing w:val="-3"/>
          <w:szCs w:val="22"/>
        </w:rPr>
        <w:t>특정토양오염관리대상시설이</w:t>
      </w:r>
      <w:proofErr w:type="spellEnd"/>
      <w:r w:rsidRPr="00371761">
        <w:rPr>
          <w:spacing w:val="-3"/>
          <w:szCs w:val="22"/>
        </w:rPr>
        <w:t xml:space="preserve"> </w:t>
      </w:r>
      <w:r w:rsidRPr="00371761">
        <w:rPr>
          <w:spacing w:val="-3"/>
          <w:szCs w:val="22"/>
        </w:rPr>
        <w:t>설치되어</w:t>
      </w:r>
      <w:r w:rsidRPr="00371761">
        <w:rPr>
          <w:spacing w:val="-3"/>
          <w:szCs w:val="22"/>
        </w:rPr>
        <w:t xml:space="preserve"> </w:t>
      </w:r>
      <w:r w:rsidRPr="00371761">
        <w:rPr>
          <w:spacing w:val="-3"/>
          <w:szCs w:val="22"/>
        </w:rPr>
        <w:t>있지</w:t>
      </w:r>
      <w:r w:rsidRPr="00371761">
        <w:rPr>
          <w:spacing w:val="-3"/>
          <w:szCs w:val="22"/>
        </w:rPr>
        <w:t xml:space="preserve"> </w:t>
      </w:r>
      <w:r w:rsidRPr="00371761">
        <w:rPr>
          <w:spacing w:val="-3"/>
          <w:szCs w:val="22"/>
        </w:rPr>
        <w:t>않으나</w:t>
      </w:r>
      <w:r w:rsidRPr="00371761">
        <w:rPr>
          <w:spacing w:val="-3"/>
          <w:szCs w:val="22"/>
        </w:rPr>
        <w:t xml:space="preserve">, </w:t>
      </w:r>
      <w:r w:rsidRPr="00371761">
        <w:rPr>
          <w:spacing w:val="-3"/>
          <w:szCs w:val="22"/>
        </w:rPr>
        <w:t>공장</w:t>
      </w:r>
      <w:r w:rsidRPr="00371761">
        <w:rPr>
          <w:spacing w:val="-3"/>
          <w:szCs w:val="22"/>
        </w:rPr>
        <w:t xml:space="preserve"> </w:t>
      </w:r>
      <w:r w:rsidRPr="00371761">
        <w:rPr>
          <w:spacing w:val="-3"/>
          <w:szCs w:val="22"/>
        </w:rPr>
        <w:t>부지에서</w:t>
      </w:r>
      <w:r w:rsidRPr="00371761">
        <w:rPr>
          <w:spacing w:val="-3"/>
          <w:szCs w:val="22"/>
        </w:rPr>
        <w:t xml:space="preserve"> </w:t>
      </w:r>
      <w:r w:rsidRPr="00371761">
        <w:rPr>
          <w:spacing w:val="-3"/>
          <w:szCs w:val="22"/>
        </w:rPr>
        <w:t>일부</w:t>
      </w:r>
      <w:r w:rsidRPr="00371761">
        <w:rPr>
          <w:spacing w:val="-3"/>
          <w:szCs w:val="22"/>
        </w:rPr>
        <w:t xml:space="preserve"> </w:t>
      </w:r>
      <w:r w:rsidRPr="00371761">
        <w:rPr>
          <w:spacing w:val="-3"/>
          <w:szCs w:val="22"/>
        </w:rPr>
        <w:t>토양오염물질</w:t>
      </w:r>
      <w:r w:rsidRPr="00371761">
        <w:rPr>
          <w:spacing w:val="-3"/>
          <w:szCs w:val="22"/>
        </w:rPr>
        <w:t>(</w:t>
      </w:r>
      <w:r w:rsidRPr="00371761">
        <w:rPr>
          <w:spacing w:val="-3"/>
          <w:szCs w:val="22"/>
        </w:rPr>
        <w:t>경유</w:t>
      </w:r>
      <w:r w:rsidRPr="00371761">
        <w:rPr>
          <w:spacing w:val="-3"/>
          <w:szCs w:val="22"/>
        </w:rPr>
        <w:t xml:space="preserve"> </w:t>
      </w:r>
      <w:r w:rsidRPr="00371761">
        <w:rPr>
          <w:spacing w:val="-3"/>
          <w:szCs w:val="22"/>
        </w:rPr>
        <w:t>등</w:t>
      </w:r>
      <w:r w:rsidRPr="00371761">
        <w:rPr>
          <w:spacing w:val="-3"/>
          <w:szCs w:val="22"/>
        </w:rPr>
        <w:t>)</w:t>
      </w:r>
      <w:r w:rsidRPr="00371761">
        <w:rPr>
          <w:spacing w:val="-3"/>
          <w:szCs w:val="22"/>
        </w:rPr>
        <w:t>을</w:t>
      </w:r>
      <w:r w:rsidRPr="00371761">
        <w:rPr>
          <w:spacing w:val="-3"/>
          <w:szCs w:val="22"/>
        </w:rPr>
        <w:t xml:space="preserve"> </w:t>
      </w:r>
      <w:r w:rsidRPr="00371761">
        <w:rPr>
          <w:spacing w:val="-3"/>
          <w:szCs w:val="22"/>
        </w:rPr>
        <w:t>취급하고</w:t>
      </w:r>
      <w:r w:rsidRPr="00371761">
        <w:rPr>
          <w:spacing w:val="-3"/>
          <w:szCs w:val="22"/>
        </w:rPr>
        <w:t xml:space="preserve"> </w:t>
      </w:r>
      <w:r w:rsidRPr="00371761">
        <w:rPr>
          <w:spacing w:val="-3"/>
          <w:szCs w:val="22"/>
        </w:rPr>
        <w:t>있는</w:t>
      </w:r>
      <w:r w:rsidRPr="00371761">
        <w:rPr>
          <w:spacing w:val="-3"/>
          <w:szCs w:val="22"/>
        </w:rPr>
        <w:t xml:space="preserve"> </w:t>
      </w:r>
      <w:r w:rsidRPr="00371761">
        <w:rPr>
          <w:spacing w:val="-3"/>
          <w:szCs w:val="22"/>
        </w:rPr>
        <w:t>바</w:t>
      </w:r>
      <w:r w:rsidRPr="00371761">
        <w:rPr>
          <w:spacing w:val="-3"/>
          <w:szCs w:val="22"/>
        </w:rPr>
        <w:t xml:space="preserve">, </w:t>
      </w:r>
      <w:r w:rsidRPr="00371761">
        <w:rPr>
          <w:spacing w:val="-3"/>
          <w:szCs w:val="22"/>
        </w:rPr>
        <w:t>각</w:t>
      </w:r>
      <w:r w:rsidRPr="00371761">
        <w:rPr>
          <w:spacing w:val="-3"/>
          <w:szCs w:val="22"/>
        </w:rPr>
        <w:t xml:space="preserve"> </w:t>
      </w:r>
      <w:r w:rsidRPr="00371761">
        <w:rPr>
          <w:spacing w:val="-3"/>
          <w:szCs w:val="22"/>
        </w:rPr>
        <w:t>공장</w:t>
      </w:r>
      <w:r w:rsidRPr="00371761">
        <w:rPr>
          <w:spacing w:val="-3"/>
          <w:szCs w:val="22"/>
        </w:rPr>
        <w:t xml:space="preserve"> </w:t>
      </w:r>
      <w:r w:rsidRPr="00371761">
        <w:rPr>
          <w:spacing w:val="-3"/>
          <w:szCs w:val="22"/>
        </w:rPr>
        <w:t>부지의</w:t>
      </w:r>
      <w:r w:rsidRPr="00371761">
        <w:rPr>
          <w:spacing w:val="-3"/>
          <w:szCs w:val="22"/>
        </w:rPr>
        <w:t xml:space="preserve"> </w:t>
      </w:r>
      <w:r w:rsidRPr="00371761">
        <w:rPr>
          <w:spacing w:val="-3"/>
          <w:szCs w:val="22"/>
        </w:rPr>
        <w:t>토양오염</w:t>
      </w:r>
      <w:r w:rsidRPr="00371761">
        <w:rPr>
          <w:spacing w:val="-3"/>
          <w:szCs w:val="22"/>
        </w:rPr>
        <w:t xml:space="preserve"> </w:t>
      </w:r>
      <w:r w:rsidRPr="00371761">
        <w:rPr>
          <w:spacing w:val="-3"/>
          <w:szCs w:val="22"/>
        </w:rPr>
        <w:t>가능성을</w:t>
      </w:r>
      <w:r w:rsidRPr="00371761">
        <w:rPr>
          <w:spacing w:val="-3"/>
          <w:szCs w:val="22"/>
        </w:rPr>
        <w:t xml:space="preserve"> </w:t>
      </w:r>
      <w:r w:rsidRPr="00371761">
        <w:rPr>
          <w:spacing w:val="-3"/>
          <w:szCs w:val="22"/>
        </w:rPr>
        <w:t>배제할</w:t>
      </w:r>
      <w:r w:rsidRPr="00371761">
        <w:rPr>
          <w:spacing w:val="-3"/>
          <w:szCs w:val="22"/>
        </w:rPr>
        <w:t xml:space="preserve"> </w:t>
      </w:r>
      <w:r w:rsidRPr="00371761">
        <w:rPr>
          <w:spacing w:val="-3"/>
          <w:szCs w:val="22"/>
        </w:rPr>
        <w:t>수</w:t>
      </w:r>
      <w:r w:rsidRPr="00371761">
        <w:rPr>
          <w:spacing w:val="-3"/>
          <w:szCs w:val="22"/>
        </w:rPr>
        <w:t xml:space="preserve"> </w:t>
      </w:r>
      <w:r w:rsidRPr="00371761">
        <w:rPr>
          <w:spacing w:val="-3"/>
          <w:szCs w:val="22"/>
        </w:rPr>
        <w:t>없음</w:t>
      </w:r>
      <w:r w:rsidRPr="00371761">
        <w:rPr>
          <w:spacing w:val="-3"/>
          <w:szCs w:val="22"/>
        </w:rPr>
        <w:t>.</w:t>
      </w:r>
    </w:p>
    <w:p w14:paraId="6DB44269" w14:textId="77777777" w:rsidR="00026A7E" w:rsidRPr="00CB2B3F" w:rsidRDefault="00026A7E" w:rsidP="00026A7E">
      <w:pPr>
        <w:pStyle w:val="a5"/>
        <w:spacing w:after="240"/>
        <w:ind w:leftChars="0" w:left="907"/>
      </w:pPr>
      <w:r w:rsidRPr="00CB2B3F">
        <w:rPr>
          <w:szCs w:val="22"/>
        </w:rPr>
        <w:t>그</w:t>
      </w:r>
      <w:r w:rsidRPr="00CB2B3F">
        <w:rPr>
          <w:szCs w:val="22"/>
        </w:rPr>
        <w:t xml:space="preserve"> </w:t>
      </w:r>
      <w:r w:rsidRPr="00CB2B3F">
        <w:rPr>
          <w:szCs w:val="22"/>
        </w:rPr>
        <w:t>밖에</w:t>
      </w:r>
      <w:r w:rsidRPr="00CB2B3F">
        <w:rPr>
          <w:szCs w:val="22"/>
        </w:rPr>
        <w:t xml:space="preserve"> </w:t>
      </w:r>
      <w:r w:rsidRPr="00CB2B3F">
        <w:rPr>
          <w:szCs w:val="22"/>
        </w:rPr>
        <w:t>대상회사의</w:t>
      </w:r>
      <w:r w:rsidRPr="00CB2B3F">
        <w:rPr>
          <w:szCs w:val="22"/>
        </w:rPr>
        <w:t xml:space="preserve"> </w:t>
      </w:r>
      <w:r w:rsidRPr="00CB2B3F">
        <w:rPr>
          <w:szCs w:val="22"/>
        </w:rPr>
        <w:t>소유</w:t>
      </w:r>
      <w:r w:rsidRPr="00CB2B3F">
        <w:rPr>
          <w:szCs w:val="22"/>
        </w:rPr>
        <w:t xml:space="preserve"> </w:t>
      </w:r>
      <w:r w:rsidRPr="00CB2B3F">
        <w:t>물류센터</w:t>
      </w:r>
      <w:r w:rsidRPr="00CB2B3F">
        <w:t xml:space="preserve">, </w:t>
      </w:r>
      <w:r w:rsidRPr="00CB2B3F">
        <w:t>매장</w:t>
      </w:r>
      <w:r w:rsidRPr="00CB2B3F">
        <w:t>, A/S</w:t>
      </w:r>
      <w:r w:rsidRPr="00CB2B3F">
        <w:t>센터</w:t>
      </w:r>
      <w:r w:rsidRPr="00CB2B3F">
        <w:t xml:space="preserve"> </w:t>
      </w:r>
      <w:r w:rsidRPr="00CB2B3F">
        <w:t>및</w:t>
      </w:r>
      <w:r w:rsidRPr="00CB2B3F">
        <w:t xml:space="preserve"> </w:t>
      </w:r>
      <w:r w:rsidRPr="00CB2B3F">
        <w:t>디자인센터</w:t>
      </w:r>
      <w:r w:rsidRPr="00CB2B3F">
        <w:t xml:space="preserve"> </w:t>
      </w:r>
      <w:r w:rsidRPr="00CB2B3F">
        <w:t>부지</w:t>
      </w:r>
      <w:r w:rsidRPr="00CB2B3F">
        <w:t xml:space="preserve"> </w:t>
      </w:r>
      <w:r w:rsidRPr="00CB2B3F">
        <w:t>및</w:t>
      </w:r>
      <w:r w:rsidRPr="00CB2B3F">
        <w:t xml:space="preserve"> </w:t>
      </w:r>
      <w:r w:rsidRPr="00CB2B3F">
        <w:t>대상회사가</w:t>
      </w:r>
      <w:r w:rsidRPr="00CB2B3F">
        <w:t xml:space="preserve"> </w:t>
      </w:r>
      <w:r w:rsidRPr="00CB2B3F">
        <w:lastRenderedPageBreak/>
        <w:t>임차</w:t>
      </w:r>
      <w:r w:rsidRPr="00CB2B3F">
        <w:t xml:space="preserve"> </w:t>
      </w:r>
      <w:r w:rsidRPr="00CB2B3F">
        <w:t>중인</w:t>
      </w:r>
      <w:r w:rsidRPr="00CB2B3F">
        <w:t xml:space="preserve"> </w:t>
      </w:r>
      <w:r w:rsidRPr="00CB2B3F">
        <w:t>물류센터에</w:t>
      </w:r>
      <w:r w:rsidRPr="00CB2B3F">
        <w:t xml:space="preserve"> </w:t>
      </w:r>
      <w:r w:rsidRPr="00CB2B3F">
        <w:t>대한</w:t>
      </w:r>
      <w:r w:rsidRPr="00CB2B3F">
        <w:t xml:space="preserve"> </w:t>
      </w:r>
      <w:r w:rsidRPr="00CB2B3F">
        <w:t>토양오염</w:t>
      </w:r>
      <w:r w:rsidRPr="00CB2B3F">
        <w:t xml:space="preserve"> </w:t>
      </w:r>
      <w:r w:rsidRPr="00CB2B3F">
        <w:t>조사</w:t>
      </w:r>
      <w:r w:rsidRPr="00CB2B3F">
        <w:t xml:space="preserve">, </w:t>
      </w:r>
      <w:r w:rsidRPr="00CB2B3F">
        <w:t>토양오염물질</w:t>
      </w:r>
      <w:r w:rsidRPr="00CB2B3F">
        <w:t xml:space="preserve"> </w:t>
      </w:r>
      <w:r w:rsidRPr="00CB2B3F">
        <w:t>누출여부</w:t>
      </w:r>
      <w:r w:rsidRPr="00CB2B3F">
        <w:t xml:space="preserve">, </w:t>
      </w:r>
      <w:r w:rsidRPr="00CB2B3F">
        <w:t>오염토양</w:t>
      </w:r>
      <w:r w:rsidRPr="00CB2B3F">
        <w:t xml:space="preserve"> </w:t>
      </w:r>
      <w:r w:rsidRPr="00CB2B3F">
        <w:t>정화여부</w:t>
      </w:r>
      <w:r w:rsidRPr="00CB2B3F">
        <w:t xml:space="preserve"> </w:t>
      </w:r>
      <w:r w:rsidRPr="00CB2B3F">
        <w:t>및</w:t>
      </w:r>
      <w:r w:rsidRPr="00CB2B3F">
        <w:t xml:space="preserve"> </w:t>
      </w:r>
      <w:r w:rsidRPr="00CB2B3F">
        <w:t>사업장</w:t>
      </w:r>
      <w:r w:rsidRPr="00CB2B3F">
        <w:t xml:space="preserve"> </w:t>
      </w:r>
      <w:r w:rsidRPr="00CB2B3F">
        <w:t>운영당시</w:t>
      </w:r>
      <w:r w:rsidRPr="00CB2B3F">
        <w:t xml:space="preserve"> </w:t>
      </w:r>
      <w:r w:rsidRPr="00CB2B3F">
        <w:t>토양오염</w:t>
      </w:r>
      <w:r w:rsidRPr="00CB2B3F">
        <w:t xml:space="preserve"> </w:t>
      </w:r>
      <w:r w:rsidRPr="00CB2B3F">
        <w:t>발견</w:t>
      </w:r>
      <w:r w:rsidRPr="00CB2B3F">
        <w:t xml:space="preserve"> </w:t>
      </w:r>
      <w:r w:rsidRPr="00CB2B3F">
        <w:t>여부</w:t>
      </w:r>
      <w:r w:rsidRPr="00CB2B3F">
        <w:t xml:space="preserve"> </w:t>
      </w:r>
      <w:r w:rsidRPr="00CB2B3F">
        <w:t>등</w:t>
      </w:r>
      <w:r w:rsidRPr="00CB2B3F">
        <w:t xml:space="preserve"> </w:t>
      </w:r>
      <w:r w:rsidRPr="00CB2B3F">
        <w:t>부지의</w:t>
      </w:r>
      <w:r w:rsidRPr="00CB2B3F">
        <w:t xml:space="preserve"> </w:t>
      </w:r>
      <w:r w:rsidRPr="00CB2B3F">
        <w:t>토양오염</w:t>
      </w:r>
      <w:r w:rsidRPr="00CB2B3F">
        <w:t xml:space="preserve"> </w:t>
      </w:r>
      <w:r w:rsidRPr="00CB2B3F">
        <w:t>여부를</w:t>
      </w:r>
      <w:r w:rsidRPr="00CB2B3F">
        <w:t xml:space="preserve"> </w:t>
      </w:r>
      <w:r w:rsidRPr="00CB2B3F">
        <w:t>확인할</w:t>
      </w:r>
      <w:r w:rsidRPr="00CB2B3F">
        <w:t xml:space="preserve"> </w:t>
      </w:r>
      <w:r w:rsidRPr="00CB2B3F">
        <w:t>수</w:t>
      </w:r>
      <w:r w:rsidRPr="00CB2B3F">
        <w:t xml:space="preserve"> </w:t>
      </w:r>
      <w:r w:rsidRPr="00CB2B3F">
        <w:t>있는</w:t>
      </w:r>
      <w:r w:rsidRPr="00CB2B3F">
        <w:t xml:space="preserve"> </w:t>
      </w:r>
      <w:r w:rsidRPr="00CB2B3F">
        <w:t>자료가</w:t>
      </w:r>
      <w:r w:rsidRPr="00CB2B3F">
        <w:t xml:space="preserve"> </w:t>
      </w:r>
      <w:r w:rsidRPr="00CB2B3F">
        <w:t>제공되지</w:t>
      </w:r>
      <w:r w:rsidRPr="00CB2B3F">
        <w:t xml:space="preserve"> </w:t>
      </w:r>
      <w:r w:rsidRPr="00CB2B3F">
        <w:t>아니함</w:t>
      </w:r>
      <w:r w:rsidRPr="00CB2B3F">
        <w:t xml:space="preserve">. </w:t>
      </w:r>
    </w:p>
    <w:p w14:paraId="3764AEEE" w14:textId="77777777" w:rsidR="00026A7E" w:rsidRPr="00CB2B3F" w:rsidRDefault="00026A7E" w:rsidP="00026A7E">
      <w:pPr>
        <w:pStyle w:val="a5"/>
        <w:ind w:leftChars="0" w:left="454"/>
      </w:pPr>
    </w:p>
    <w:p w14:paraId="2C97B2CF" w14:textId="77777777" w:rsidR="00026A7E" w:rsidRPr="00CB2B3F" w:rsidRDefault="00026A7E" w:rsidP="00026A7E">
      <w:pPr>
        <w:pStyle w:val="a5"/>
        <w:numPr>
          <w:ilvl w:val="1"/>
          <w:numId w:val="83"/>
        </w:numPr>
        <w:spacing w:after="240"/>
        <w:ind w:leftChars="0" w:left="908" w:hanging="454"/>
        <w:rPr>
          <w:b/>
          <w:szCs w:val="22"/>
        </w:rPr>
      </w:pPr>
      <w:r w:rsidRPr="00CB2B3F">
        <w:rPr>
          <w:b/>
          <w:szCs w:val="22"/>
        </w:rPr>
        <w:t>분석</w:t>
      </w:r>
    </w:p>
    <w:p w14:paraId="52B37A94" w14:textId="77777777" w:rsidR="00026A7E" w:rsidRPr="00CB2B3F" w:rsidRDefault="00026A7E" w:rsidP="00026A7E">
      <w:pPr>
        <w:pStyle w:val="a5"/>
        <w:spacing w:after="240"/>
        <w:ind w:leftChars="0" w:left="907"/>
        <w:rPr>
          <w:szCs w:val="22"/>
        </w:rPr>
      </w:pPr>
      <w:r w:rsidRPr="00CB2B3F">
        <w:rPr>
          <w:szCs w:val="22"/>
        </w:rPr>
        <w:t>토양오염으로</w:t>
      </w:r>
      <w:r w:rsidRPr="00CB2B3F">
        <w:rPr>
          <w:szCs w:val="22"/>
        </w:rPr>
        <w:t xml:space="preserve"> </w:t>
      </w:r>
      <w:r w:rsidRPr="00CB2B3F">
        <w:rPr>
          <w:szCs w:val="22"/>
        </w:rPr>
        <w:t>인하여</w:t>
      </w:r>
      <w:r w:rsidRPr="00CB2B3F">
        <w:rPr>
          <w:szCs w:val="22"/>
        </w:rPr>
        <w:t xml:space="preserve"> </w:t>
      </w:r>
      <w:r w:rsidRPr="00CB2B3F">
        <w:rPr>
          <w:szCs w:val="22"/>
        </w:rPr>
        <w:t>피해가</w:t>
      </w:r>
      <w:r w:rsidRPr="00CB2B3F">
        <w:rPr>
          <w:szCs w:val="22"/>
        </w:rPr>
        <w:t xml:space="preserve"> </w:t>
      </w:r>
      <w:r w:rsidRPr="00CB2B3F">
        <w:rPr>
          <w:szCs w:val="22"/>
        </w:rPr>
        <w:t>발생한</w:t>
      </w:r>
      <w:r w:rsidRPr="00CB2B3F">
        <w:rPr>
          <w:szCs w:val="22"/>
        </w:rPr>
        <w:t xml:space="preserve"> </w:t>
      </w:r>
      <w:r w:rsidRPr="00CB2B3F">
        <w:rPr>
          <w:szCs w:val="22"/>
        </w:rPr>
        <w:t>경우</w:t>
      </w:r>
      <w:r w:rsidRPr="00CB2B3F">
        <w:rPr>
          <w:szCs w:val="22"/>
        </w:rPr>
        <w:t xml:space="preserve"> </w:t>
      </w:r>
      <w:r w:rsidRPr="00CB2B3F">
        <w:rPr>
          <w:szCs w:val="22"/>
        </w:rPr>
        <w:t>그</w:t>
      </w:r>
      <w:r w:rsidRPr="00CB2B3F">
        <w:rPr>
          <w:szCs w:val="22"/>
        </w:rPr>
        <w:t xml:space="preserve"> </w:t>
      </w:r>
      <w:r w:rsidRPr="00CB2B3F">
        <w:rPr>
          <w:szCs w:val="22"/>
        </w:rPr>
        <w:t>오염을</w:t>
      </w:r>
      <w:r w:rsidRPr="00CB2B3F">
        <w:rPr>
          <w:szCs w:val="22"/>
        </w:rPr>
        <w:t xml:space="preserve"> </w:t>
      </w:r>
      <w:r w:rsidRPr="00CB2B3F">
        <w:rPr>
          <w:szCs w:val="22"/>
        </w:rPr>
        <w:t>발생시킨</w:t>
      </w:r>
      <w:r w:rsidRPr="00CB2B3F">
        <w:rPr>
          <w:szCs w:val="22"/>
        </w:rPr>
        <w:t xml:space="preserve"> </w:t>
      </w:r>
      <w:r w:rsidRPr="00CB2B3F">
        <w:rPr>
          <w:szCs w:val="22"/>
        </w:rPr>
        <w:t>자는</w:t>
      </w:r>
      <w:r w:rsidRPr="00CB2B3F">
        <w:rPr>
          <w:szCs w:val="22"/>
        </w:rPr>
        <w:t xml:space="preserve"> </w:t>
      </w:r>
      <w:r w:rsidRPr="00CB2B3F">
        <w:rPr>
          <w:szCs w:val="22"/>
        </w:rPr>
        <w:t>그</w:t>
      </w:r>
      <w:r w:rsidRPr="00CB2B3F">
        <w:rPr>
          <w:szCs w:val="22"/>
        </w:rPr>
        <w:t xml:space="preserve"> </w:t>
      </w:r>
      <w:r w:rsidRPr="00CB2B3F">
        <w:rPr>
          <w:szCs w:val="22"/>
        </w:rPr>
        <w:t>피해를</w:t>
      </w:r>
      <w:r w:rsidRPr="00CB2B3F">
        <w:rPr>
          <w:szCs w:val="22"/>
        </w:rPr>
        <w:t xml:space="preserve"> </w:t>
      </w:r>
      <w:r w:rsidRPr="00CB2B3F">
        <w:rPr>
          <w:szCs w:val="22"/>
        </w:rPr>
        <w:t>배상하고</w:t>
      </w:r>
      <w:r w:rsidRPr="00CB2B3F">
        <w:rPr>
          <w:szCs w:val="22"/>
        </w:rPr>
        <w:t xml:space="preserve"> </w:t>
      </w:r>
      <w:r w:rsidRPr="00CB2B3F">
        <w:rPr>
          <w:szCs w:val="22"/>
        </w:rPr>
        <w:t>오염된</w:t>
      </w:r>
      <w:r w:rsidRPr="00CB2B3F">
        <w:rPr>
          <w:szCs w:val="22"/>
        </w:rPr>
        <w:t xml:space="preserve"> </w:t>
      </w:r>
      <w:r w:rsidRPr="00CB2B3F">
        <w:rPr>
          <w:szCs w:val="22"/>
        </w:rPr>
        <w:t>토양을</w:t>
      </w:r>
      <w:r w:rsidRPr="00CB2B3F">
        <w:rPr>
          <w:szCs w:val="22"/>
        </w:rPr>
        <w:t xml:space="preserve"> </w:t>
      </w:r>
      <w:r w:rsidRPr="00CB2B3F">
        <w:rPr>
          <w:szCs w:val="22"/>
        </w:rPr>
        <w:t>정화하는</w:t>
      </w:r>
      <w:r w:rsidRPr="00CB2B3F">
        <w:rPr>
          <w:szCs w:val="22"/>
        </w:rPr>
        <w:t xml:space="preserve"> </w:t>
      </w:r>
      <w:r w:rsidRPr="00CB2B3F">
        <w:rPr>
          <w:szCs w:val="22"/>
        </w:rPr>
        <w:t>등의</w:t>
      </w:r>
      <w:r w:rsidRPr="00CB2B3F">
        <w:rPr>
          <w:szCs w:val="22"/>
        </w:rPr>
        <w:t xml:space="preserve"> </w:t>
      </w:r>
      <w:r w:rsidRPr="00CB2B3F">
        <w:rPr>
          <w:szCs w:val="22"/>
        </w:rPr>
        <w:t>조치를</w:t>
      </w:r>
      <w:r w:rsidRPr="00CB2B3F">
        <w:rPr>
          <w:szCs w:val="22"/>
        </w:rPr>
        <w:t xml:space="preserve"> </w:t>
      </w:r>
      <w:r w:rsidRPr="00CB2B3F">
        <w:rPr>
          <w:szCs w:val="22"/>
        </w:rPr>
        <w:t>하여야</w:t>
      </w:r>
      <w:r w:rsidRPr="00CB2B3F">
        <w:rPr>
          <w:szCs w:val="22"/>
        </w:rPr>
        <w:t xml:space="preserve"> </w:t>
      </w:r>
      <w:r w:rsidRPr="00CB2B3F">
        <w:rPr>
          <w:szCs w:val="22"/>
        </w:rPr>
        <w:t>하며</w:t>
      </w:r>
      <w:r w:rsidRPr="00CB2B3F">
        <w:rPr>
          <w:szCs w:val="22"/>
        </w:rPr>
        <w:t xml:space="preserve">, </w:t>
      </w:r>
      <w:r w:rsidRPr="00CB2B3F">
        <w:rPr>
          <w:szCs w:val="22"/>
        </w:rPr>
        <w:t>토양오염을</w:t>
      </w:r>
      <w:r w:rsidRPr="00CB2B3F">
        <w:rPr>
          <w:szCs w:val="22"/>
        </w:rPr>
        <w:t xml:space="preserve"> </w:t>
      </w:r>
      <w:r w:rsidRPr="00CB2B3F">
        <w:rPr>
          <w:szCs w:val="22"/>
        </w:rPr>
        <w:t>발생시킨</w:t>
      </w:r>
      <w:r w:rsidRPr="00CB2B3F">
        <w:rPr>
          <w:szCs w:val="22"/>
        </w:rPr>
        <w:t xml:space="preserve"> </w:t>
      </w:r>
      <w:r w:rsidRPr="00CB2B3F">
        <w:rPr>
          <w:szCs w:val="22"/>
        </w:rPr>
        <w:t>자가</w:t>
      </w:r>
      <w:r w:rsidRPr="00CB2B3F">
        <w:rPr>
          <w:szCs w:val="22"/>
        </w:rPr>
        <w:t xml:space="preserve"> </w:t>
      </w:r>
      <w:r w:rsidRPr="00CB2B3F">
        <w:rPr>
          <w:szCs w:val="22"/>
        </w:rPr>
        <w:t>둘</w:t>
      </w:r>
      <w:r w:rsidRPr="00CB2B3F">
        <w:rPr>
          <w:szCs w:val="22"/>
        </w:rPr>
        <w:t xml:space="preserve"> </w:t>
      </w:r>
      <w:r w:rsidRPr="00CB2B3F">
        <w:rPr>
          <w:szCs w:val="22"/>
        </w:rPr>
        <w:t>이상인</w:t>
      </w:r>
      <w:r w:rsidRPr="00CB2B3F">
        <w:rPr>
          <w:szCs w:val="22"/>
        </w:rPr>
        <w:t xml:space="preserve"> </w:t>
      </w:r>
      <w:r w:rsidRPr="00CB2B3F">
        <w:rPr>
          <w:szCs w:val="22"/>
        </w:rPr>
        <w:t>경우에</w:t>
      </w:r>
      <w:r w:rsidRPr="00CB2B3F">
        <w:rPr>
          <w:szCs w:val="22"/>
        </w:rPr>
        <w:t xml:space="preserve"> </w:t>
      </w:r>
      <w:r w:rsidRPr="00CB2B3F">
        <w:rPr>
          <w:szCs w:val="22"/>
        </w:rPr>
        <w:t>어느</w:t>
      </w:r>
      <w:r w:rsidRPr="00CB2B3F">
        <w:rPr>
          <w:szCs w:val="22"/>
        </w:rPr>
        <w:t xml:space="preserve"> </w:t>
      </w:r>
      <w:r w:rsidRPr="00CB2B3F">
        <w:rPr>
          <w:szCs w:val="22"/>
        </w:rPr>
        <w:t>자에</w:t>
      </w:r>
      <w:r w:rsidRPr="00CB2B3F">
        <w:rPr>
          <w:szCs w:val="22"/>
        </w:rPr>
        <w:t xml:space="preserve"> </w:t>
      </w:r>
      <w:r w:rsidRPr="00CB2B3F">
        <w:rPr>
          <w:szCs w:val="22"/>
        </w:rPr>
        <w:t>의하여</w:t>
      </w:r>
      <w:r w:rsidRPr="00CB2B3F">
        <w:rPr>
          <w:szCs w:val="22"/>
        </w:rPr>
        <w:t xml:space="preserve"> </w:t>
      </w:r>
      <w:r w:rsidRPr="00CB2B3F">
        <w:rPr>
          <w:szCs w:val="22"/>
        </w:rPr>
        <w:t>토양오염의</w:t>
      </w:r>
      <w:r w:rsidRPr="00CB2B3F">
        <w:rPr>
          <w:szCs w:val="22"/>
        </w:rPr>
        <w:t xml:space="preserve"> </w:t>
      </w:r>
      <w:r w:rsidRPr="00CB2B3F">
        <w:rPr>
          <w:szCs w:val="22"/>
        </w:rPr>
        <w:t>피해가</w:t>
      </w:r>
      <w:r w:rsidRPr="00CB2B3F">
        <w:rPr>
          <w:szCs w:val="22"/>
        </w:rPr>
        <w:t xml:space="preserve"> </w:t>
      </w:r>
      <w:r w:rsidRPr="00CB2B3F">
        <w:rPr>
          <w:szCs w:val="22"/>
        </w:rPr>
        <w:t>발생한</w:t>
      </w:r>
      <w:r w:rsidRPr="00CB2B3F">
        <w:rPr>
          <w:szCs w:val="22"/>
        </w:rPr>
        <w:t xml:space="preserve"> </w:t>
      </w:r>
      <w:r w:rsidRPr="00CB2B3F">
        <w:rPr>
          <w:szCs w:val="22"/>
        </w:rPr>
        <w:t>것인지를</w:t>
      </w:r>
      <w:r w:rsidRPr="00CB2B3F">
        <w:rPr>
          <w:szCs w:val="22"/>
        </w:rPr>
        <w:t xml:space="preserve"> </w:t>
      </w:r>
      <w:r w:rsidRPr="00CB2B3F">
        <w:rPr>
          <w:szCs w:val="22"/>
        </w:rPr>
        <w:t>알</w:t>
      </w:r>
      <w:r w:rsidRPr="00CB2B3F">
        <w:rPr>
          <w:szCs w:val="22"/>
        </w:rPr>
        <w:t xml:space="preserve"> </w:t>
      </w:r>
      <w:r w:rsidRPr="00CB2B3F">
        <w:rPr>
          <w:szCs w:val="22"/>
        </w:rPr>
        <w:t>수</w:t>
      </w:r>
      <w:r w:rsidRPr="00CB2B3F">
        <w:rPr>
          <w:szCs w:val="22"/>
        </w:rPr>
        <w:t xml:space="preserve"> </w:t>
      </w:r>
      <w:r w:rsidRPr="00CB2B3F">
        <w:rPr>
          <w:szCs w:val="22"/>
        </w:rPr>
        <w:t>없을</w:t>
      </w:r>
      <w:r w:rsidRPr="00CB2B3F">
        <w:rPr>
          <w:szCs w:val="22"/>
        </w:rPr>
        <w:t xml:space="preserve"> </w:t>
      </w:r>
      <w:r w:rsidRPr="00CB2B3F">
        <w:rPr>
          <w:szCs w:val="22"/>
        </w:rPr>
        <w:t>때에는</w:t>
      </w:r>
      <w:r w:rsidRPr="00CB2B3F">
        <w:rPr>
          <w:szCs w:val="22"/>
        </w:rPr>
        <w:t xml:space="preserve"> </w:t>
      </w:r>
      <w:r w:rsidRPr="00CB2B3F">
        <w:rPr>
          <w:szCs w:val="22"/>
        </w:rPr>
        <w:t>각자가</w:t>
      </w:r>
      <w:r w:rsidRPr="00CB2B3F">
        <w:rPr>
          <w:szCs w:val="22"/>
        </w:rPr>
        <w:t xml:space="preserve"> ‘</w:t>
      </w:r>
      <w:r w:rsidRPr="00CB2B3F">
        <w:rPr>
          <w:szCs w:val="22"/>
        </w:rPr>
        <w:t>연대하여</w:t>
      </w:r>
      <w:r w:rsidRPr="00CB2B3F">
        <w:rPr>
          <w:szCs w:val="22"/>
        </w:rPr>
        <w:t xml:space="preserve">’ </w:t>
      </w:r>
      <w:r w:rsidRPr="00CB2B3F">
        <w:rPr>
          <w:szCs w:val="22"/>
        </w:rPr>
        <w:t>배상하고</w:t>
      </w:r>
      <w:r w:rsidRPr="00CB2B3F">
        <w:rPr>
          <w:szCs w:val="22"/>
        </w:rPr>
        <w:t xml:space="preserve"> </w:t>
      </w:r>
      <w:r w:rsidRPr="00CB2B3F">
        <w:rPr>
          <w:szCs w:val="22"/>
        </w:rPr>
        <w:t>오염된</w:t>
      </w:r>
      <w:r w:rsidRPr="00CB2B3F">
        <w:rPr>
          <w:szCs w:val="22"/>
        </w:rPr>
        <w:t xml:space="preserve"> </w:t>
      </w:r>
      <w:r w:rsidRPr="00CB2B3F">
        <w:rPr>
          <w:szCs w:val="22"/>
        </w:rPr>
        <w:t>토양을</w:t>
      </w:r>
      <w:r w:rsidRPr="00CB2B3F">
        <w:rPr>
          <w:szCs w:val="22"/>
        </w:rPr>
        <w:t xml:space="preserve"> </w:t>
      </w:r>
      <w:r w:rsidRPr="00CB2B3F">
        <w:rPr>
          <w:szCs w:val="22"/>
        </w:rPr>
        <w:t>정화하는</w:t>
      </w:r>
      <w:r w:rsidRPr="00CB2B3F">
        <w:rPr>
          <w:szCs w:val="22"/>
        </w:rPr>
        <w:t xml:space="preserve"> </w:t>
      </w:r>
      <w:r w:rsidRPr="00CB2B3F">
        <w:rPr>
          <w:szCs w:val="22"/>
        </w:rPr>
        <w:t>등의</w:t>
      </w:r>
      <w:r w:rsidRPr="00CB2B3F">
        <w:rPr>
          <w:szCs w:val="22"/>
        </w:rPr>
        <w:t xml:space="preserve"> </w:t>
      </w:r>
      <w:r w:rsidRPr="00CB2B3F">
        <w:rPr>
          <w:szCs w:val="22"/>
        </w:rPr>
        <w:t>조치를</w:t>
      </w:r>
      <w:r w:rsidRPr="00CB2B3F">
        <w:rPr>
          <w:szCs w:val="22"/>
        </w:rPr>
        <w:t xml:space="preserve"> </w:t>
      </w:r>
      <w:r w:rsidRPr="00CB2B3F">
        <w:rPr>
          <w:szCs w:val="22"/>
        </w:rPr>
        <w:t>하여야</w:t>
      </w:r>
      <w:r w:rsidRPr="00CB2B3F">
        <w:rPr>
          <w:szCs w:val="22"/>
        </w:rPr>
        <w:t xml:space="preserve"> </w:t>
      </w:r>
      <w:r w:rsidRPr="00CB2B3F">
        <w:rPr>
          <w:szCs w:val="22"/>
        </w:rPr>
        <w:t>함</w:t>
      </w:r>
      <w:r w:rsidRPr="00CB2B3F">
        <w:rPr>
          <w:szCs w:val="22"/>
        </w:rPr>
        <w:t>(</w:t>
      </w:r>
      <w:r w:rsidRPr="00CB2B3F">
        <w:rPr>
          <w:szCs w:val="22"/>
        </w:rPr>
        <w:t>토양환경보전법</w:t>
      </w:r>
      <w:r w:rsidRPr="00CB2B3F">
        <w:rPr>
          <w:szCs w:val="22"/>
        </w:rPr>
        <w:t xml:space="preserve"> </w:t>
      </w:r>
      <w:r w:rsidRPr="00CB2B3F">
        <w:rPr>
          <w:szCs w:val="22"/>
        </w:rPr>
        <w:t>제</w:t>
      </w:r>
      <w:r w:rsidRPr="00CB2B3F">
        <w:rPr>
          <w:szCs w:val="22"/>
        </w:rPr>
        <w:t>10</w:t>
      </w:r>
      <w:r w:rsidRPr="00CB2B3F">
        <w:rPr>
          <w:szCs w:val="22"/>
        </w:rPr>
        <w:t>조의</w:t>
      </w:r>
      <w:r w:rsidRPr="00CB2B3F">
        <w:rPr>
          <w:szCs w:val="22"/>
        </w:rPr>
        <w:t xml:space="preserve">3). </w:t>
      </w:r>
    </w:p>
    <w:p w14:paraId="4A724F44" w14:textId="77777777" w:rsidR="00026A7E" w:rsidRPr="00CB2B3F" w:rsidRDefault="00026A7E" w:rsidP="00026A7E">
      <w:pPr>
        <w:pStyle w:val="a5"/>
        <w:numPr>
          <w:ilvl w:val="0"/>
          <w:numId w:val="71"/>
        </w:numPr>
        <w:spacing w:after="240"/>
        <w:ind w:leftChars="0" w:left="1247" w:hanging="340"/>
        <w:rPr>
          <w:szCs w:val="22"/>
        </w:rPr>
      </w:pPr>
      <w:r w:rsidRPr="00CB2B3F">
        <w:rPr>
          <w:szCs w:val="22"/>
        </w:rPr>
        <w:t>다음</w:t>
      </w:r>
      <w:r w:rsidRPr="00CB2B3F">
        <w:rPr>
          <w:szCs w:val="22"/>
        </w:rPr>
        <w:t xml:space="preserve"> </w:t>
      </w:r>
      <w:r w:rsidRPr="00CB2B3F">
        <w:rPr>
          <w:szCs w:val="22"/>
        </w:rPr>
        <w:t>각</w:t>
      </w:r>
      <w:r w:rsidRPr="00CB2B3F">
        <w:rPr>
          <w:szCs w:val="22"/>
        </w:rPr>
        <w:t xml:space="preserve"> </w:t>
      </w:r>
      <w:r w:rsidRPr="00CB2B3F">
        <w:rPr>
          <w:szCs w:val="22"/>
        </w:rPr>
        <w:t>호의</w:t>
      </w:r>
      <w:r w:rsidRPr="00CB2B3F">
        <w:rPr>
          <w:szCs w:val="22"/>
        </w:rPr>
        <w:t xml:space="preserve"> </w:t>
      </w:r>
      <w:r w:rsidRPr="00CB2B3F">
        <w:rPr>
          <w:szCs w:val="22"/>
        </w:rPr>
        <w:t>경우</w:t>
      </w:r>
      <w:r w:rsidRPr="00CB2B3F">
        <w:rPr>
          <w:szCs w:val="22"/>
        </w:rPr>
        <w:t xml:space="preserve"> </w:t>
      </w:r>
      <w:r w:rsidRPr="00CB2B3F">
        <w:rPr>
          <w:szCs w:val="22"/>
        </w:rPr>
        <w:t>지체</w:t>
      </w:r>
      <w:r w:rsidRPr="00CB2B3F">
        <w:rPr>
          <w:szCs w:val="22"/>
        </w:rPr>
        <w:t xml:space="preserve"> </w:t>
      </w:r>
      <w:r w:rsidRPr="00CB2B3F">
        <w:rPr>
          <w:szCs w:val="22"/>
        </w:rPr>
        <w:t>없이</w:t>
      </w:r>
      <w:r w:rsidRPr="00CB2B3F">
        <w:rPr>
          <w:szCs w:val="22"/>
        </w:rPr>
        <w:t xml:space="preserve"> </w:t>
      </w:r>
      <w:r w:rsidRPr="00CB2B3F">
        <w:rPr>
          <w:szCs w:val="22"/>
        </w:rPr>
        <w:t>관할</w:t>
      </w:r>
      <w:r w:rsidRPr="00CB2B3F">
        <w:rPr>
          <w:szCs w:val="22"/>
        </w:rPr>
        <w:t xml:space="preserve"> </w:t>
      </w:r>
      <w:r w:rsidRPr="00CB2B3F">
        <w:rPr>
          <w:szCs w:val="22"/>
        </w:rPr>
        <w:t>행정기관에</w:t>
      </w:r>
      <w:r w:rsidRPr="00CB2B3F">
        <w:rPr>
          <w:szCs w:val="22"/>
        </w:rPr>
        <w:t xml:space="preserve"> </w:t>
      </w:r>
      <w:r w:rsidRPr="00CB2B3F">
        <w:rPr>
          <w:szCs w:val="22"/>
        </w:rPr>
        <w:t>토양오염</w:t>
      </w:r>
      <w:r w:rsidRPr="00CB2B3F">
        <w:rPr>
          <w:szCs w:val="22"/>
        </w:rPr>
        <w:t xml:space="preserve"> </w:t>
      </w:r>
      <w:r w:rsidRPr="00CB2B3F">
        <w:rPr>
          <w:szCs w:val="22"/>
        </w:rPr>
        <w:t>신고를</w:t>
      </w:r>
      <w:r w:rsidRPr="00CB2B3F">
        <w:rPr>
          <w:szCs w:val="22"/>
        </w:rPr>
        <w:t xml:space="preserve"> </w:t>
      </w:r>
      <w:r w:rsidRPr="00CB2B3F">
        <w:rPr>
          <w:szCs w:val="22"/>
        </w:rPr>
        <w:t>하여야</w:t>
      </w:r>
      <w:r w:rsidRPr="00CB2B3F">
        <w:rPr>
          <w:szCs w:val="22"/>
        </w:rPr>
        <w:t xml:space="preserve"> </w:t>
      </w:r>
      <w:r w:rsidRPr="00CB2B3F">
        <w:rPr>
          <w:szCs w:val="22"/>
        </w:rPr>
        <w:t>함</w:t>
      </w:r>
      <w:r w:rsidRPr="00CB2B3F">
        <w:rPr>
          <w:szCs w:val="22"/>
        </w:rPr>
        <w:t>(</w:t>
      </w:r>
      <w:r w:rsidRPr="00CB2B3F">
        <w:rPr>
          <w:szCs w:val="22"/>
        </w:rPr>
        <w:t>토양환경보전법</w:t>
      </w:r>
      <w:r w:rsidRPr="00CB2B3F">
        <w:rPr>
          <w:szCs w:val="22"/>
        </w:rPr>
        <w:t xml:space="preserve"> </w:t>
      </w:r>
      <w:r w:rsidRPr="00CB2B3F">
        <w:rPr>
          <w:szCs w:val="22"/>
        </w:rPr>
        <w:t>제</w:t>
      </w:r>
      <w:r w:rsidRPr="00CB2B3F">
        <w:rPr>
          <w:szCs w:val="22"/>
        </w:rPr>
        <w:t>11</w:t>
      </w:r>
      <w:r w:rsidRPr="00CB2B3F">
        <w:rPr>
          <w:szCs w:val="22"/>
        </w:rPr>
        <w:t>조</w:t>
      </w:r>
      <w:r w:rsidRPr="00CB2B3F">
        <w:rPr>
          <w:szCs w:val="22"/>
        </w:rPr>
        <w:t>).</w:t>
      </w:r>
    </w:p>
    <w:p w14:paraId="1E57B2D4" w14:textId="77777777" w:rsidR="00026A7E" w:rsidRPr="00CB2B3F" w:rsidRDefault="00026A7E" w:rsidP="00026A7E">
      <w:pPr>
        <w:pStyle w:val="a5"/>
        <w:numPr>
          <w:ilvl w:val="3"/>
          <w:numId w:val="83"/>
        </w:numPr>
        <w:spacing w:after="240"/>
        <w:ind w:leftChars="0" w:left="1587" w:hanging="340"/>
        <w:rPr>
          <w:szCs w:val="22"/>
        </w:rPr>
      </w:pPr>
      <w:r w:rsidRPr="00CB2B3F">
        <w:rPr>
          <w:szCs w:val="22"/>
        </w:rPr>
        <w:t>토양오염물질을</w:t>
      </w:r>
      <w:r w:rsidRPr="00CB2B3F">
        <w:rPr>
          <w:szCs w:val="22"/>
        </w:rPr>
        <w:t xml:space="preserve"> </w:t>
      </w:r>
      <w:proofErr w:type="spellStart"/>
      <w:r w:rsidRPr="00CB2B3F">
        <w:rPr>
          <w:szCs w:val="22"/>
        </w:rPr>
        <w:t>생산ㆍ운반ㆍ저장ㆍ취급ㆍ가공</w:t>
      </w:r>
      <w:proofErr w:type="spellEnd"/>
      <w:r w:rsidRPr="00CB2B3F">
        <w:rPr>
          <w:szCs w:val="22"/>
        </w:rPr>
        <w:t xml:space="preserve"> </w:t>
      </w:r>
      <w:r w:rsidRPr="00CB2B3F">
        <w:rPr>
          <w:szCs w:val="22"/>
        </w:rPr>
        <w:t>또는</w:t>
      </w:r>
      <w:r w:rsidRPr="00CB2B3F">
        <w:rPr>
          <w:szCs w:val="22"/>
        </w:rPr>
        <w:t xml:space="preserve"> </w:t>
      </w:r>
      <w:r w:rsidRPr="00CB2B3F">
        <w:rPr>
          <w:szCs w:val="22"/>
        </w:rPr>
        <w:t>처리하는</w:t>
      </w:r>
      <w:r w:rsidRPr="00CB2B3F">
        <w:rPr>
          <w:szCs w:val="22"/>
        </w:rPr>
        <w:t xml:space="preserve"> </w:t>
      </w:r>
      <w:r w:rsidRPr="00CB2B3F">
        <w:rPr>
          <w:szCs w:val="22"/>
        </w:rPr>
        <w:t>자가</w:t>
      </w:r>
      <w:r w:rsidRPr="00CB2B3F">
        <w:rPr>
          <w:szCs w:val="22"/>
        </w:rPr>
        <w:t xml:space="preserve"> </w:t>
      </w:r>
      <w:r w:rsidRPr="00CB2B3F">
        <w:rPr>
          <w:szCs w:val="22"/>
        </w:rPr>
        <w:t>그</w:t>
      </w:r>
      <w:r w:rsidRPr="00CB2B3F">
        <w:rPr>
          <w:szCs w:val="22"/>
        </w:rPr>
        <w:t xml:space="preserve"> </w:t>
      </w:r>
      <w:r w:rsidRPr="00CB2B3F">
        <w:rPr>
          <w:szCs w:val="22"/>
        </w:rPr>
        <w:t>과정에서</w:t>
      </w:r>
      <w:r w:rsidRPr="00CB2B3F">
        <w:rPr>
          <w:szCs w:val="22"/>
        </w:rPr>
        <w:t xml:space="preserve"> </w:t>
      </w:r>
      <w:r w:rsidRPr="00CB2B3F">
        <w:rPr>
          <w:szCs w:val="22"/>
        </w:rPr>
        <w:t>토양오염물질을</w:t>
      </w:r>
      <w:r w:rsidRPr="00CB2B3F">
        <w:rPr>
          <w:szCs w:val="22"/>
        </w:rPr>
        <w:t xml:space="preserve"> </w:t>
      </w:r>
      <w:proofErr w:type="spellStart"/>
      <w:r w:rsidRPr="00CB2B3F">
        <w:rPr>
          <w:szCs w:val="22"/>
        </w:rPr>
        <w:t>누출ㆍ유출한</w:t>
      </w:r>
      <w:proofErr w:type="spellEnd"/>
      <w:r w:rsidRPr="00CB2B3F">
        <w:rPr>
          <w:szCs w:val="22"/>
        </w:rPr>
        <w:t xml:space="preserve"> </w:t>
      </w:r>
      <w:r w:rsidRPr="00CB2B3F">
        <w:rPr>
          <w:szCs w:val="22"/>
        </w:rPr>
        <w:t>경우</w:t>
      </w:r>
      <w:r w:rsidRPr="00CB2B3F">
        <w:rPr>
          <w:szCs w:val="22"/>
        </w:rPr>
        <w:t>(</w:t>
      </w:r>
      <w:r w:rsidRPr="00CB2B3F">
        <w:rPr>
          <w:szCs w:val="22"/>
        </w:rPr>
        <w:t>미신고시</w:t>
      </w:r>
      <w:r w:rsidRPr="00CB2B3F">
        <w:rPr>
          <w:szCs w:val="22"/>
        </w:rPr>
        <w:t xml:space="preserve"> 1</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1</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szCs w:val="22"/>
        </w:rPr>
        <w:t>벌금</w:t>
      </w:r>
      <w:r w:rsidRPr="00CB2B3F">
        <w:rPr>
          <w:szCs w:val="22"/>
        </w:rPr>
        <w:t>)</w:t>
      </w:r>
    </w:p>
    <w:p w14:paraId="257441AA" w14:textId="77777777" w:rsidR="00026A7E" w:rsidRPr="00CB2B3F" w:rsidRDefault="00026A7E" w:rsidP="00026A7E">
      <w:pPr>
        <w:pStyle w:val="a5"/>
        <w:numPr>
          <w:ilvl w:val="3"/>
          <w:numId w:val="83"/>
        </w:numPr>
        <w:spacing w:after="240"/>
        <w:ind w:leftChars="0" w:left="1587" w:hanging="340"/>
        <w:rPr>
          <w:szCs w:val="22"/>
        </w:rPr>
      </w:pPr>
      <w:proofErr w:type="spellStart"/>
      <w:r w:rsidRPr="00CB2B3F">
        <w:rPr>
          <w:szCs w:val="22"/>
        </w:rPr>
        <w:t>토양오염관리대상시설을</w:t>
      </w:r>
      <w:proofErr w:type="spellEnd"/>
      <w:r w:rsidRPr="00CB2B3F">
        <w:rPr>
          <w:szCs w:val="22"/>
        </w:rPr>
        <w:t xml:space="preserve"> </w:t>
      </w:r>
      <w:proofErr w:type="spellStart"/>
      <w:r w:rsidRPr="00CB2B3F">
        <w:rPr>
          <w:szCs w:val="22"/>
        </w:rPr>
        <w:t>소유ㆍ점유</w:t>
      </w:r>
      <w:proofErr w:type="spellEnd"/>
      <w:r w:rsidRPr="00CB2B3F">
        <w:rPr>
          <w:szCs w:val="22"/>
        </w:rPr>
        <w:t xml:space="preserve"> </w:t>
      </w:r>
      <w:r w:rsidRPr="00CB2B3F">
        <w:rPr>
          <w:szCs w:val="22"/>
        </w:rPr>
        <w:t>또는</w:t>
      </w:r>
      <w:r w:rsidRPr="00CB2B3F">
        <w:rPr>
          <w:szCs w:val="22"/>
        </w:rPr>
        <w:t xml:space="preserve"> </w:t>
      </w:r>
      <w:r w:rsidRPr="00CB2B3F">
        <w:rPr>
          <w:szCs w:val="22"/>
        </w:rPr>
        <w:t>운영하는</w:t>
      </w:r>
      <w:r w:rsidRPr="00CB2B3F">
        <w:rPr>
          <w:szCs w:val="22"/>
        </w:rPr>
        <w:t xml:space="preserve"> </w:t>
      </w:r>
      <w:r w:rsidRPr="00CB2B3F">
        <w:rPr>
          <w:szCs w:val="22"/>
        </w:rPr>
        <w:t>자가</w:t>
      </w:r>
      <w:r w:rsidRPr="00CB2B3F">
        <w:rPr>
          <w:szCs w:val="22"/>
        </w:rPr>
        <w:t xml:space="preserve"> </w:t>
      </w:r>
      <w:r w:rsidRPr="00CB2B3F">
        <w:rPr>
          <w:szCs w:val="22"/>
        </w:rPr>
        <w:t>그</w:t>
      </w:r>
      <w:r w:rsidRPr="00CB2B3F">
        <w:rPr>
          <w:szCs w:val="22"/>
        </w:rPr>
        <w:t xml:space="preserve"> </w:t>
      </w:r>
      <w:proofErr w:type="spellStart"/>
      <w:r w:rsidRPr="00CB2B3F">
        <w:rPr>
          <w:szCs w:val="22"/>
        </w:rPr>
        <w:t>소유ㆍ점유</w:t>
      </w:r>
      <w:proofErr w:type="spellEnd"/>
      <w:r w:rsidRPr="00CB2B3F">
        <w:rPr>
          <w:szCs w:val="22"/>
        </w:rPr>
        <w:t xml:space="preserve"> </w:t>
      </w:r>
      <w:r w:rsidRPr="00CB2B3F">
        <w:rPr>
          <w:szCs w:val="22"/>
        </w:rPr>
        <w:t>또는</w:t>
      </w:r>
      <w:r w:rsidRPr="00CB2B3F">
        <w:rPr>
          <w:szCs w:val="22"/>
        </w:rPr>
        <w:t xml:space="preserve"> </w:t>
      </w:r>
      <w:r w:rsidRPr="00CB2B3F">
        <w:rPr>
          <w:szCs w:val="22"/>
        </w:rPr>
        <w:t>운영</w:t>
      </w:r>
      <w:r w:rsidRPr="00CB2B3F">
        <w:rPr>
          <w:szCs w:val="22"/>
        </w:rPr>
        <w:t xml:space="preserve"> </w:t>
      </w:r>
      <w:r w:rsidRPr="00CB2B3F">
        <w:rPr>
          <w:szCs w:val="22"/>
        </w:rPr>
        <w:t>중인</w:t>
      </w:r>
      <w:r w:rsidRPr="00CB2B3F">
        <w:rPr>
          <w:szCs w:val="22"/>
        </w:rPr>
        <w:t xml:space="preserve"> </w:t>
      </w:r>
      <w:proofErr w:type="spellStart"/>
      <w:r w:rsidRPr="00CB2B3F">
        <w:rPr>
          <w:szCs w:val="22"/>
        </w:rPr>
        <w:t>토양오염관리대상시설이</w:t>
      </w:r>
      <w:proofErr w:type="spellEnd"/>
      <w:r w:rsidRPr="00CB2B3F">
        <w:rPr>
          <w:szCs w:val="22"/>
        </w:rPr>
        <w:t xml:space="preserve"> </w:t>
      </w:r>
      <w:r w:rsidRPr="00CB2B3F">
        <w:rPr>
          <w:szCs w:val="22"/>
        </w:rPr>
        <w:t>설치되어</w:t>
      </w:r>
      <w:r w:rsidRPr="00CB2B3F">
        <w:rPr>
          <w:szCs w:val="22"/>
        </w:rPr>
        <w:t xml:space="preserve"> </w:t>
      </w:r>
      <w:r w:rsidRPr="00CB2B3F">
        <w:rPr>
          <w:szCs w:val="22"/>
        </w:rPr>
        <w:t>있는</w:t>
      </w:r>
      <w:r w:rsidRPr="00CB2B3F">
        <w:rPr>
          <w:szCs w:val="22"/>
        </w:rPr>
        <w:t xml:space="preserve"> </w:t>
      </w:r>
      <w:r w:rsidRPr="00CB2B3F">
        <w:rPr>
          <w:szCs w:val="22"/>
        </w:rPr>
        <w:t>부지</w:t>
      </w:r>
      <w:r w:rsidRPr="00CB2B3F">
        <w:rPr>
          <w:szCs w:val="22"/>
        </w:rPr>
        <w:t xml:space="preserve"> </w:t>
      </w:r>
      <w:r w:rsidRPr="00CB2B3F">
        <w:rPr>
          <w:szCs w:val="22"/>
        </w:rPr>
        <w:t>또는</w:t>
      </w:r>
      <w:r w:rsidRPr="00CB2B3F">
        <w:rPr>
          <w:szCs w:val="22"/>
        </w:rPr>
        <w:t xml:space="preserve"> </w:t>
      </w:r>
      <w:r w:rsidRPr="00CB2B3F">
        <w:rPr>
          <w:szCs w:val="22"/>
        </w:rPr>
        <w:t>그</w:t>
      </w:r>
      <w:r w:rsidRPr="00CB2B3F">
        <w:rPr>
          <w:szCs w:val="22"/>
        </w:rPr>
        <w:t xml:space="preserve"> </w:t>
      </w:r>
      <w:r w:rsidRPr="00CB2B3F">
        <w:rPr>
          <w:szCs w:val="22"/>
        </w:rPr>
        <w:t>주변지역의</w:t>
      </w:r>
      <w:r w:rsidRPr="00CB2B3F">
        <w:rPr>
          <w:szCs w:val="22"/>
        </w:rPr>
        <w:t xml:space="preserve"> </w:t>
      </w:r>
      <w:r w:rsidRPr="00CB2B3F">
        <w:rPr>
          <w:szCs w:val="22"/>
        </w:rPr>
        <w:t>토양이</w:t>
      </w:r>
      <w:r w:rsidRPr="00CB2B3F">
        <w:rPr>
          <w:szCs w:val="22"/>
        </w:rPr>
        <w:t xml:space="preserve"> </w:t>
      </w:r>
      <w:r w:rsidRPr="00CB2B3F">
        <w:rPr>
          <w:szCs w:val="22"/>
        </w:rPr>
        <w:t>오염된</w:t>
      </w:r>
      <w:r w:rsidRPr="00CB2B3F">
        <w:rPr>
          <w:szCs w:val="22"/>
        </w:rPr>
        <w:t xml:space="preserve"> </w:t>
      </w:r>
      <w:r w:rsidRPr="00CB2B3F">
        <w:rPr>
          <w:szCs w:val="22"/>
        </w:rPr>
        <w:t>사실을</w:t>
      </w:r>
      <w:r w:rsidRPr="00CB2B3F">
        <w:rPr>
          <w:szCs w:val="22"/>
        </w:rPr>
        <w:t xml:space="preserve"> </w:t>
      </w:r>
      <w:r w:rsidRPr="00CB2B3F">
        <w:rPr>
          <w:szCs w:val="22"/>
        </w:rPr>
        <w:t>발견한</w:t>
      </w:r>
      <w:r w:rsidRPr="00CB2B3F">
        <w:rPr>
          <w:szCs w:val="22"/>
        </w:rPr>
        <w:t xml:space="preserve"> </w:t>
      </w:r>
      <w:r w:rsidRPr="00CB2B3F">
        <w:rPr>
          <w:szCs w:val="22"/>
        </w:rPr>
        <w:t>경우</w:t>
      </w:r>
      <w:r w:rsidRPr="00CB2B3F">
        <w:rPr>
          <w:szCs w:val="22"/>
        </w:rPr>
        <w:t>(</w:t>
      </w:r>
      <w:r w:rsidRPr="00CB2B3F">
        <w:rPr>
          <w:szCs w:val="22"/>
        </w:rPr>
        <w:t>미신고시</w:t>
      </w:r>
      <w:r w:rsidRPr="00CB2B3F">
        <w:rPr>
          <w:szCs w:val="22"/>
        </w:rPr>
        <w:t xml:space="preserve"> 300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과태료</w:t>
      </w:r>
      <w:r w:rsidRPr="00CB2B3F">
        <w:rPr>
          <w:szCs w:val="22"/>
        </w:rPr>
        <w:t>)</w:t>
      </w:r>
    </w:p>
    <w:p w14:paraId="7807D7A5" w14:textId="77777777" w:rsidR="00026A7E" w:rsidRPr="00CB2B3F" w:rsidRDefault="00026A7E" w:rsidP="00026A7E">
      <w:pPr>
        <w:pStyle w:val="a5"/>
        <w:numPr>
          <w:ilvl w:val="3"/>
          <w:numId w:val="83"/>
        </w:numPr>
        <w:spacing w:after="240"/>
        <w:ind w:leftChars="0" w:left="1587" w:hanging="340"/>
        <w:rPr>
          <w:szCs w:val="22"/>
        </w:rPr>
      </w:pPr>
      <w:r w:rsidRPr="00CB2B3F">
        <w:rPr>
          <w:szCs w:val="22"/>
        </w:rPr>
        <w:t>토지의</w:t>
      </w:r>
      <w:r w:rsidRPr="00CB2B3F">
        <w:rPr>
          <w:szCs w:val="22"/>
        </w:rPr>
        <w:t xml:space="preserve"> </w:t>
      </w:r>
      <w:r w:rsidRPr="00CB2B3F">
        <w:rPr>
          <w:szCs w:val="22"/>
        </w:rPr>
        <w:t>소유자</w:t>
      </w:r>
      <w:r w:rsidRPr="00CB2B3F">
        <w:rPr>
          <w:szCs w:val="22"/>
        </w:rPr>
        <w:t xml:space="preserve"> </w:t>
      </w:r>
      <w:r w:rsidRPr="00CB2B3F">
        <w:rPr>
          <w:szCs w:val="22"/>
        </w:rPr>
        <w:t>또는</w:t>
      </w:r>
      <w:r w:rsidRPr="00CB2B3F">
        <w:rPr>
          <w:szCs w:val="22"/>
        </w:rPr>
        <w:t xml:space="preserve"> </w:t>
      </w:r>
      <w:r w:rsidRPr="00CB2B3F">
        <w:rPr>
          <w:szCs w:val="22"/>
        </w:rPr>
        <w:t>점유자가</w:t>
      </w:r>
      <w:r w:rsidRPr="00CB2B3F">
        <w:rPr>
          <w:szCs w:val="22"/>
        </w:rPr>
        <w:t xml:space="preserve"> </w:t>
      </w:r>
      <w:r w:rsidRPr="00CB2B3F">
        <w:rPr>
          <w:szCs w:val="22"/>
        </w:rPr>
        <w:t>그</w:t>
      </w:r>
      <w:r w:rsidRPr="00CB2B3F">
        <w:rPr>
          <w:szCs w:val="22"/>
        </w:rPr>
        <w:t xml:space="preserve"> </w:t>
      </w:r>
      <w:r w:rsidRPr="00CB2B3F">
        <w:rPr>
          <w:szCs w:val="22"/>
        </w:rPr>
        <w:t>소유</w:t>
      </w:r>
      <w:r w:rsidRPr="00CB2B3F">
        <w:rPr>
          <w:szCs w:val="22"/>
        </w:rPr>
        <w:t xml:space="preserve"> </w:t>
      </w:r>
      <w:r w:rsidRPr="00CB2B3F">
        <w:rPr>
          <w:szCs w:val="22"/>
        </w:rPr>
        <w:t>또는</w:t>
      </w:r>
      <w:r w:rsidRPr="00CB2B3F">
        <w:rPr>
          <w:szCs w:val="22"/>
        </w:rPr>
        <w:t xml:space="preserve"> </w:t>
      </w:r>
      <w:r w:rsidRPr="00CB2B3F">
        <w:rPr>
          <w:szCs w:val="22"/>
        </w:rPr>
        <w:t>점유</w:t>
      </w:r>
      <w:r w:rsidRPr="00CB2B3F">
        <w:rPr>
          <w:szCs w:val="22"/>
        </w:rPr>
        <w:t xml:space="preserve"> </w:t>
      </w:r>
      <w:r w:rsidRPr="00CB2B3F">
        <w:rPr>
          <w:szCs w:val="22"/>
        </w:rPr>
        <w:t>중인</w:t>
      </w:r>
      <w:r w:rsidRPr="00CB2B3F">
        <w:rPr>
          <w:szCs w:val="22"/>
        </w:rPr>
        <w:t xml:space="preserve"> </w:t>
      </w:r>
      <w:r w:rsidRPr="00CB2B3F">
        <w:rPr>
          <w:szCs w:val="22"/>
        </w:rPr>
        <w:t>토지가</w:t>
      </w:r>
      <w:r w:rsidRPr="00CB2B3F">
        <w:rPr>
          <w:szCs w:val="22"/>
        </w:rPr>
        <w:t xml:space="preserve"> </w:t>
      </w:r>
      <w:r w:rsidRPr="00CB2B3F">
        <w:rPr>
          <w:szCs w:val="22"/>
        </w:rPr>
        <w:t>오염된</w:t>
      </w:r>
      <w:r w:rsidRPr="00CB2B3F">
        <w:rPr>
          <w:szCs w:val="22"/>
        </w:rPr>
        <w:t xml:space="preserve"> </w:t>
      </w:r>
      <w:r w:rsidRPr="00CB2B3F">
        <w:rPr>
          <w:szCs w:val="22"/>
        </w:rPr>
        <w:t>사실을</w:t>
      </w:r>
      <w:r w:rsidRPr="00CB2B3F">
        <w:rPr>
          <w:szCs w:val="22"/>
        </w:rPr>
        <w:t xml:space="preserve"> </w:t>
      </w:r>
      <w:r w:rsidRPr="00CB2B3F">
        <w:rPr>
          <w:szCs w:val="22"/>
        </w:rPr>
        <w:t>발견한</w:t>
      </w:r>
      <w:r w:rsidRPr="00CB2B3F">
        <w:rPr>
          <w:szCs w:val="22"/>
        </w:rPr>
        <w:t xml:space="preserve"> </w:t>
      </w:r>
      <w:r w:rsidRPr="00CB2B3F">
        <w:rPr>
          <w:szCs w:val="22"/>
        </w:rPr>
        <w:t>경우</w:t>
      </w:r>
      <w:r w:rsidRPr="00CB2B3F">
        <w:rPr>
          <w:szCs w:val="22"/>
        </w:rPr>
        <w:t>(</w:t>
      </w:r>
      <w:r w:rsidRPr="00CB2B3F">
        <w:rPr>
          <w:szCs w:val="22"/>
        </w:rPr>
        <w:t>미신고시</w:t>
      </w:r>
      <w:r w:rsidRPr="00CB2B3F">
        <w:rPr>
          <w:szCs w:val="22"/>
        </w:rPr>
        <w:t xml:space="preserve"> 300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과태료</w:t>
      </w:r>
      <w:r w:rsidRPr="00CB2B3F">
        <w:rPr>
          <w:szCs w:val="22"/>
        </w:rPr>
        <w:t>)</w:t>
      </w:r>
    </w:p>
    <w:p w14:paraId="5FE8BA51" w14:textId="77777777" w:rsidR="00026A7E" w:rsidRPr="00CB2B3F" w:rsidRDefault="00026A7E" w:rsidP="00026A7E">
      <w:pPr>
        <w:pStyle w:val="a5"/>
        <w:numPr>
          <w:ilvl w:val="0"/>
          <w:numId w:val="71"/>
        </w:numPr>
        <w:spacing w:after="240"/>
        <w:ind w:leftChars="0" w:left="1247" w:hanging="340"/>
        <w:rPr>
          <w:szCs w:val="22"/>
        </w:rPr>
      </w:pPr>
      <w:r w:rsidRPr="00CB2B3F">
        <w:rPr>
          <w:szCs w:val="22"/>
        </w:rPr>
        <w:t>관할</w:t>
      </w:r>
      <w:r w:rsidRPr="00CB2B3F">
        <w:rPr>
          <w:szCs w:val="22"/>
        </w:rPr>
        <w:t xml:space="preserve"> </w:t>
      </w:r>
      <w:r w:rsidRPr="00CB2B3F">
        <w:rPr>
          <w:szCs w:val="22"/>
        </w:rPr>
        <w:t>행정기관은</w:t>
      </w:r>
      <w:r w:rsidRPr="00CB2B3F">
        <w:rPr>
          <w:szCs w:val="22"/>
        </w:rPr>
        <w:t xml:space="preserve"> </w:t>
      </w:r>
      <w:r w:rsidRPr="00CB2B3F">
        <w:rPr>
          <w:szCs w:val="22"/>
        </w:rPr>
        <w:t>상기</w:t>
      </w:r>
      <w:r w:rsidRPr="00CB2B3F">
        <w:rPr>
          <w:szCs w:val="22"/>
        </w:rPr>
        <w:t xml:space="preserve"> </w:t>
      </w:r>
      <w:r w:rsidRPr="00CB2B3F">
        <w:rPr>
          <w:szCs w:val="22"/>
        </w:rPr>
        <w:t>신고를</w:t>
      </w:r>
      <w:r w:rsidRPr="00CB2B3F">
        <w:rPr>
          <w:szCs w:val="22"/>
        </w:rPr>
        <w:t xml:space="preserve"> </w:t>
      </w:r>
      <w:r w:rsidRPr="00CB2B3F">
        <w:rPr>
          <w:szCs w:val="22"/>
        </w:rPr>
        <w:t>받거나</w:t>
      </w:r>
      <w:r w:rsidRPr="00CB2B3F">
        <w:rPr>
          <w:szCs w:val="22"/>
        </w:rPr>
        <w:t xml:space="preserve">, </w:t>
      </w:r>
      <w:r w:rsidRPr="00CB2B3F">
        <w:rPr>
          <w:szCs w:val="22"/>
        </w:rPr>
        <w:t>토양오염물질이</w:t>
      </w:r>
      <w:r w:rsidRPr="00CB2B3F">
        <w:rPr>
          <w:szCs w:val="22"/>
        </w:rPr>
        <w:t xml:space="preserve"> </w:t>
      </w:r>
      <w:proofErr w:type="spellStart"/>
      <w:r w:rsidRPr="00CB2B3F">
        <w:rPr>
          <w:szCs w:val="22"/>
        </w:rPr>
        <w:t>누출ㆍ유출된</w:t>
      </w:r>
      <w:proofErr w:type="spellEnd"/>
      <w:r w:rsidRPr="00CB2B3F">
        <w:rPr>
          <w:szCs w:val="22"/>
        </w:rPr>
        <w:t xml:space="preserve"> </w:t>
      </w:r>
      <w:r w:rsidRPr="00CB2B3F">
        <w:rPr>
          <w:szCs w:val="22"/>
        </w:rPr>
        <w:t>사실을</w:t>
      </w:r>
      <w:r w:rsidRPr="00CB2B3F">
        <w:rPr>
          <w:szCs w:val="22"/>
        </w:rPr>
        <w:t xml:space="preserve"> </w:t>
      </w:r>
      <w:r w:rsidRPr="00CB2B3F">
        <w:rPr>
          <w:szCs w:val="22"/>
        </w:rPr>
        <w:t>발견하거나</w:t>
      </w:r>
      <w:r w:rsidRPr="00CB2B3F">
        <w:rPr>
          <w:szCs w:val="22"/>
        </w:rPr>
        <w:t xml:space="preserve"> </w:t>
      </w:r>
      <w:proofErr w:type="spellStart"/>
      <w:r w:rsidRPr="00CB2B3F">
        <w:rPr>
          <w:szCs w:val="22"/>
        </w:rPr>
        <w:t>그밖에</w:t>
      </w:r>
      <w:proofErr w:type="spellEnd"/>
      <w:r w:rsidRPr="00CB2B3F">
        <w:rPr>
          <w:szCs w:val="22"/>
        </w:rPr>
        <w:t xml:space="preserve"> </w:t>
      </w:r>
      <w:r w:rsidRPr="00CB2B3F">
        <w:rPr>
          <w:szCs w:val="22"/>
        </w:rPr>
        <w:t>토양오염이</w:t>
      </w:r>
      <w:r w:rsidRPr="00CB2B3F">
        <w:rPr>
          <w:szCs w:val="22"/>
        </w:rPr>
        <w:t xml:space="preserve"> </w:t>
      </w:r>
      <w:r w:rsidRPr="00CB2B3F">
        <w:rPr>
          <w:szCs w:val="22"/>
        </w:rPr>
        <w:t>발생한</w:t>
      </w:r>
      <w:r w:rsidRPr="00CB2B3F">
        <w:rPr>
          <w:szCs w:val="22"/>
        </w:rPr>
        <w:t xml:space="preserve"> </w:t>
      </w:r>
      <w:r w:rsidRPr="00CB2B3F">
        <w:rPr>
          <w:szCs w:val="22"/>
        </w:rPr>
        <w:t>사실을</w:t>
      </w:r>
      <w:r w:rsidRPr="00CB2B3F">
        <w:rPr>
          <w:szCs w:val="22"/>
        </w:rPr>
        <w:t xml:space="preserve"> </w:t>
      </w:r>
      <w:r w:rsidRPr="00CB2B3F">
        <w:rPr>
          <w:szCs w:val="22"/>
        </w:rPr>
        <w:t>알게</w:t>
      </w:r>
      <w:r w:rsidRPr="00CB2B3F">
        <w:rPr>
          <w:szCs w:val="22"/>
        </w:rPr>
        <w:t xml:space="preserve"> </w:t>
      </w:r>
      <w:r w:rsidRPr="00CB2B3F">
        <w:rPr>
          <w:szCs w:val="22"/>
        </w:rPr>
        <w:t>된</w:t>
      </w:r>
      <w:r w:rsidRPr="00CB2B3F">
        <w:rPr>
          <w:szCs w:val="22"/>
        </w:rPr>
        <w:t xml:space="preserve"> </w:t>
      </w:r>
      <w:r w:rsidRPr="00CB2B3F">
        <w:rPr>
          <w:szCs w:val="22"/>
        </w:rPr>
        <w:t>경우</w:t>
      </w:r>
      <w:r w:rsidRPr="00CB2B3F">
        <w:rPr>
          <w:szCs w:val="22"/>
        </w:rPr>
        <w:t xml:space="preserve">, </w:t>
      </w:r>
      <w:r w:rsidRPr="00CB2B3F">
        <w:rPr>
          <w:szCs w:val="22"/>
        </w:rPr>
        <w:t>소속</w:t>
      </w:r>
      <w:r w:rsidRPr="00CB2B3F">
        <w:rPr>
          <w:szCs w:val="22"/>
        </w:rPr>
        <w:t xml:space="preserve"> </w:t>
      </w:r>
      <w:r w:rsidRPr="00CB2B3F">
        <w:rPr>
          <w:szCs w:val="22"/>
        </w:rPr>
        <w:t>공무원으로</w:t>
      </w:r>
      <w:r w:rsidRPr="00CB2B3F">
        <w:rPr>
          <w:szCs w:val="22"/>
        </w:rPr>
        <w:t xml:space="preserve"> </w:t>
      </w:r>
      <w:r w:rsidRPr="00CB2B3F">
        <w:rPr>
          <w:szCs w:val="22"/>
        </w:rPr>
        <w:t>하여금</w:t>
      </w:r>
      <w:r w:rsidRPr="00CB2B3F">
        <w:rPr>
          <w:szCs w:val="22"/>
        </w:rPr>
        <w:t xml:space="preserve"> </w:t>
      </w:r>
      <w:r w:rsidRPr="00CB2B3F">
        <w:rPr>
          <w:szCs w:val="22"/>
        </w:rPr>
        <w:t>해당</w:t>
      </w:r>
      <w:r w:rsidRPr="00CB2B3F">
        <w:rPr>
          <w:szCs w:val="22"/>
        </w:rPr>
        <w:t xml:space="preserve"> </w:t>
      </w:r>
      <w:r w:rsidRPr="00CB2B3F">
        <w:rPr>
          <w:szCs w:val="22"/>
        </w:rPr>
        <w:t>오염</w:t>
      </w:r>
      <w:r w:rsidRPr="00CB2B3F">
        <w:rPr>
          <w:szCs w:val="22"/>
        </w:rPr>
        <w:t xml:space="preserve"> </w:t>
      </w:r>
      <w:r w:rsidRPr="00CB2B3F">
        <w:rPr>
          <w:szCs w:val="22"/>
        </w:rPr>
        <w:t>원인과</w:t>
      </w:r>
      <w:r w:rsidRPr="00CB2B3F">
        <w:rPr>
          <w:szCs w:val="22"/>
        </w:rPr>
        <w:t xml:space="preserve"> </w:t>
      </w:r>
      <w:r w:rsidRPr="00CB2B3F">
        <w:rPr>
          <w:szCs w:val="22"/>
        </w:rPr>
        <w:t>오염도에</w:t>
      </w:r>
      <w:r w:rsidRPr="00CB2B3F">
        <w:rPr>
          <w:szCs w:val="22"/>
        </w:rPr>
        <w:t xml:space="preserve"> </w:t>
      </w:r>
      <w:r w:rsidRPr="00CB2B3F">
        <w:rPr>
          <w:szCs w:val="22"/>
        </w:rPr>
        <w:t>관한</w:t>
      </w:r>
      <w:r w:rsidRPr="00CB2B3F">
        <w:rPr>
          <w:szCs w:val="22"/>
        </w:rPr>
        <w:t xml:space="preserve"> </w:t>
      </w:r>
      <w:r w:rsidRPr="00CB2B3F">
        <w:rPr>
          <w:szCs w:val="22"/>
        </w:rPr>
        <w:t>조사를</w:t>
      </w:r>
      <w:r w:rsidRPr="00CB2B3F">
        <w:rPr>
          <w:szCs w:val="22"/>
        </w:rPr>
        <w:t xml:space="preserve"> </w:t>
      </w:r>
      <w:r w:rsidRPr="00CB2B3F">
        <w:rPr>
          <w:szCs w:val="22"/>
        </w:rPr>
        <w:t>하게</w:t>
      </w:r>
      <w:r w:rsidRPr="00CB2B3F">
        <w:rPr>
          <w:szCs w:val="22"/>
        </w:rPr>
        <w:t xml:space="preserve"> </w:t>
      </w:r>
      <w:r w:rsidRPr="00CB2B3F">
        <w:rPr>
          <w:szCs w:val="22"/>
        </w:rPr>
        <w:t>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7E40AC7C" w14:textId="77777777" w:rsidR="00026A7E" w:rsidRPr="00CB2B3F" w:rsidRDefault="00026A7E" w:rsidP="00026A7E">
      <w:pPr>
        <w:pStyle w:val="a5"/>
        <w:numPr>
          <w:ilvl w:val="0"/>
          <w:numId w:val="71"/>
        </w:numPr>
        <w:spacing w:after="240"/>
        <w:ind w:leftChars="0" w:left="1247" w:hanging="340"/>
        <w:rPr>
          <w:szCs w:val="22"/>
        </w:rPr>
      </w:pPr>
      <w:r w:rsidRPr="00CB2B3F">
        <w:rPr>
          <w:szCs w:val="22"/>
        </w:rPr>
        <w:t>소속</w:t>
      </w:r>
      <w:r w:rsidRPr="00CB2B3F">
        <w:rPr>
          <w:szCs w:val="22"/>
        </w:rPr>
        <w:t xml:space="preserve"> </w:t>
      </w:r>
      <w:r w:rsidRPr="00CB2B3F">
        <w:rPr>
          <w:szCs w:val="22"/>
        </w:rPr>
        <w:t>공무원의</w:t>
      </w:r>
      <w:r w:rsidRPr="00CB2B3F">
        <w:rPr>
          <w:szCs w:val="22"/>
        </w:rPr>
        <w:t xml:space="preserve"> </w:t>
      </w:r>
      <w:r w:rsidRPr="00CB2B3F">
        <w:rPr>
          <w:szCs w:val="22"/>
        </w:rPr>
        <w:t>조사</w:t>
      </w:r>
      <w:r w:rsidRPr="00CB2B3F">
        <w:rPr>
          <w:szCs w:val="22"/>
        </w:rPr>
        <w:t xml:space="preserve"> </w:t>
      </w:r>
      <w:r w:rsidRPr="00CB2B3F">
        <w:rPr>
          <w:szCs w:val="22"/>
        </w:rPr>
        <w:t>결과</w:t>
      </w:r>
      <w:r w:rsidRPr="00CB2B3F">
        <w:rPr>
          <w:szCs w:val="22"/>
        </w:rPr>
        <w:t xml:space="preserve"> </w:t>
      </w:r>
      <w:r w:rsidRPr="00CB2B3F">
        <w:rPr>
          <w:szCs w:val="22"/>
        </w:rPr>
        <w:t>토양의</w:t>
      </w:r>
      <w:r w:rsidRPr="00CB2B3F">
        <w:rPr>
          <w:szCs w:val="22"/>
        </w:rPr>
        <w:t xml:space="preserve"> </w:t>
      </w:r>
      <w:r w:rsidRPr="00CB2B3F">
        <w:rPr>
          <w:szCs w:val="22"/>
        </w:rPr>
        <w:t>오염도가</w:t>
      </w:r>
      <w:r w:rsidRPr="00CB2B3F">
        <w:rPr>
          <w:szCs w:val="22"/>
        </w:rPr>
        <w:t xml:space="preserve"> </w:t>
      </w:r>
      <w:r w:rsidRPr="00CB2B3F">
        <w:rPr>
          <w:szCs w:val="22"/>
        </w:rPr>
        <w:t>우려기준을</w:t>
      </w:r>
      <w:r w:rsidRPr="00CB2B3F">
        <w:rPr>
          <w:szCs w:val="22"/>
        </w:rPr>
        <w:t xml:space="preserve"> </w:t>
      </w:r>
      <w:r w:rsidRPr="00CB2B3F">
        <w:rPr>
          <w:szCs w:val="22"/>
        </w:rPr>
        <w:t>넘는</w:t>
      </w:r>
      <w:r w:rsidRPr="00CB2B3F">
        <w:rPr>
          <w:szCs w:val="22"/>
        </w:rPr>
        <w:t xml:space="preserve"> </w:t>
      </w:r>
      <w:r w:rsidRPr="00CB2B3F">
        <w:rPr>
          <w:szCs w:val="22"/>
        </w:rPr>
        <w:t>경우</w:t>
      </w:r>
      <w:r w:rsidRPr="00CB2B3F">
        <w:rPr>
          <w:szCs w:val="22"/>
        </w:rPr>
        <w:t xml:space="preserve">, </w:t>
      </w:r>
      <w:r w:rsidRPr="00CB2B3F">
        <w:rPr>
          <w:szCs w:val="22"/>
        </w:rPr>
        <w:t>정화책임자에게</w:t>
      </w:r>
      <w:r w:rsidRPr="00CB2B3F">
        <w:rPr>
          <w:szCs w:val="22"/>
        </w:rPr>
        <w:t xml:space="preserve"> </w:t>
      </w:r>
      <w:r w:rsidRPr="00CB2B3F">
        <w:rPr>
          <w:szCs w:val="22"/>
        </w:rPr>
        <w:t>토양정밀조사</w:t>
      </w:r>
      <w:r w:rsidRPr="00CB2B3F">
        <w:rPr>
          <w:szCs w:val="22"/>
        </w:rPr>
        <w:t xml:space="preserve"> </w:t>
      </w:r>
      <w:r w:rsidRPr="00CB2B3F">
        <w:rPr>
          <w:szCs w:val="22"/>
        </w:rPr>
        <w:t>실시</w:t>
      </w:r>
      <w:r w:rsidRPr="00CB2B3F">
        <w:rPr>
          <w:szCs w:val="22"/>
        </w:rPr>
        <w:t>(</w:t>
      </w:r>
      <w:r w:rsidRPr="00CB2B3F">
        <w:rPr>
          <w:szCs w:val="22"/>
        </w:rPr>
        <w:t>위반시</w:t>
      </w:r>
      <w:r w:rsidRPr="00CB2B3F">
        <w:rPr>
          <w:szCs w:val="22"/>
        </w:rPr>
        <w:t xml:space="preserve"> 200</w:t>
      </w:r>
      <w:r w:rsidRPr="00CB2B3F">
        <w:rPr>
          <w:szCs w:val="22"/>
        </w:rPr>
        <w:t>만원</w:t>
      </w:r>
      <w:r w:rsidRPr="00CB2B3F">
        <w:rPr>
          <w:szCs w:val="22"/>
        </w:rPr>
        <w:t xml:space="preserve"> </w:t>
      </w:r>
      <w:r w:rsidRPr="00CB2B3F">
        <w:rPr>
          <w:szCs w:val="22"/>
        </w:rPr>
        <w:t>이하의</w:t>
      </w:r>
      <w:r w:rsidRPr="00CB2B3F">
        <w:rPr>
          <w:szCs w:val="22"/>
        </w:rPr>
        <w:t xml:space="preserve"> </w:t>
      </w:r>
      <w:r w:rsidRPr="00CB2B3F">
        <w:rPr>
          <w:szCs w:val="22"/>
        </w:rPr>
        <w:t>과태료</w:t>
      </w:r>
      <w:r w:rsidRPr="00CB2B3F">
        <w:rPr>
          <w:szCs w:val="22"/>
        </w:rPr>
        <w:t xml:space="preserve">) </w:t>
      </w:r>
      <w:r w:rsidRPr="00CB2B3F">
        <w:rPr>
          <w:szCs w:val="22"/>
        </w:rPr>
        <w:t>및</w:t>
      </w:r>
      <w:r w:rsidRPr="00CB2B3F">
        <w:rPr>
          <w:szCs w:val="22"/>
        </w:rPr>
        <w:t xml:space="preserve"> </w:t>
      </w:r>
      <w:r w:rsidRPr="00CB2B3F">
        <w:rPr>
          <w:szCs w:val="22"/>
        </w:rPr>
        <w:t>오염토양의</w:t>
      </w:r>
      <w:r w:rsidRPr="00CB2B3F">
        <w:rPr>
          <w:szCs w:val="22"/>
        </w:rPr>
        <w:t xml:space="preserve"> </w:t>
      </w:r>
      <w:r w:rsidRPr="00CB2B3F">
        <w:rPr>
          <w:szCs w:val="22"/>
        </w:rPr>
        <w:t>정화</w:t>
      </w:r>
      <w:r w:rsidRPr="00CB2B3F">
        <w:rPr>
          <w:szCs w:val="22"/>
        </w:rPr>
        <w:t xml:space="preserve"> </w:t>
      </w:r>
      <w:r w:rsidRPr="00CB2B3F">
        <w:rPr>
          <w:szCs w:val="22"/>
        </w:rPr>
        <w:t>조치</w:t>
      </w:r>
      <w:r w:rsidRPr="00CB2B3F">
        <w:rPr>
          <w:szCs w:val="22"/>
        </w:rPr>
        <w:t>(</w:t>
      </w:r>
      <w:r w:rsidRPr="00CB2B3F">
        <w:rPr>
          <w:szCs w:val="22"/>
        </w:rPr>
        <w:t>위반시</w:t>
      </w:r>
      <w:r w:rsidRPr="00CB2B3F">
        <w:rPr>
          <w:szCs w:val="22"/>
        </w:rPr>
        <w:t xml:space="preserve"> 2</w:t>
      </w:r>
      <w:r w:rsidRPr="00CB2B3F">
        <w:rPr>
          <w:szCs w:val="22"/>
        </w:rPr>
        <w:t>년</w:t>
      </w:r>
      <w:r w:rsidRPr="00CB2B3F">
        <w:rPr>
          <w:szCs w:val="22"/>
        </w:rPr>
        <w:t xml:space="preserve"> </w:t>
      </w:r>
      <w:r w:rsidRPr="00CB2B3F">
        <w:rPr>
          <w:szCs w:val="22"/>
        </w:rPr>
        <w:t>이하의</w:t>
      </w:r>
      <w:r w:rsidRPr="00CB2B3F">
        <w:rPr>
          <w:szCs w:val="22"/>
        </w:rPr>
        <w:t xml:space="preserve"> </w:t>
      </w:r>
      <w:r w:rsidRPr="00CB2B3F">
        <w:rPr>
          <w:szCs w:val="22"/>
        </w:rPr>
        <w:t>징역</w:t>
      </w:r>
      <w:r w:rsidRPr="00CB2B3F">
        <w:rPr>
          <w:szCs w:val="22"/>
        </w:rPr>
        <w:t xml:space="preserve"> </w:t>
      </w:r>
      <w:r w:rsidRPr="00CB2B3F">
        <w:rPr>
          <w:szCs w:val="22"/>
        </w:rPr>
        <w:t>또는</w:t>
      </w:r>
      <w:r w:rsidRPr="00CB2B3F">
        <w:rPr>
          <w:szCs w:val="22"/>
        </w:rPr>
        <w:t xml:space="preserve"> 2</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szCs w:val="22"/>
        </w:rPr>
        <w:t>벌금</w:t>
      </w:r>
      <w:r w:rsidRPr="00CB2B3F">
        <w:rPr>
          <w:szCs w:val="22"/>
        </w:rPr>
        <w:t xml:space="preserve">) </w:t>
      </w:r>
      <w:r w:rsidRPr="00CB2B3F">
        <w:rPr>
          <w:szCs w:val="22"/>
        </w:rPr>
        <w:t>명령이</w:t>
      </w:r>
      <w:r w:rsidRPr="00CB2B3F">
        <w:rPr>
          <w:szCs w:val="22"/>
        </w:rPr>
        <w:t xml:space="preserve"> </w:t>
      </w:r>
      <w:r w:rsidRPr="00CB2B3F">
        <w:rPr>
          <w:szCs w:val="22"/>
        </w:rPr>
        <w:t>주어질</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122602F1" w14:textId="77777777" w:rsidR="00026A7E" w:rsidRPr="00CB2B3F" w:rsidRDefault="00026A7E" w:rsidP="00026A7E">
      <w:pPr>
        <w:pStyle w:val="a5"/>
        <w:numPr>
          <w:ilvl w:val="3"/>
          <w:numId w:val="83"/>
        </w:numPr>
        <w:spacing w:after="240"/>
        <w:ind w:leftChars="0" w:left="1587" w:hanging="340"/>
        <w:rPr>
          <w:szCs w:val="22"/>
        </w:rPr>
      </w:pPr>
      <w:r w:rsidRPr="00CB2B3F">
        <w:rPr>
          <w:szCs w:val="22"/>
        </w:rPr>
        <w:t>다음</w:t>
      </w:r>
      <w:r w:rsidRPr="00CB2B3F">
        <w:rPr>
          <w:szCs w:val="22"/>
        </w:rPr>
        <w:t xml:space="preserve"> </w:t>
      </w:r>
      <w:r w:rsidRPr="00CB2B3F">
        <w:rPr>
          <w:szCs w:val="22"/>
        </w:rPr>
        <w:t>각</w:t>
      </w:r>
      <w:r w:rsidRPr="00CB2B3F">
        <w:rPr>
          <w:szCs w:val="22"/>
        </w:rPr>
        <w:t xml:space="preserve"> </w:t>
      </w:r>
      <w:r w:rsidRPr="00CB2B3F">
        <w:rPr>
          <w:szCs w:val="22"/>
        </w:rPr>
        <w:t>호의</w:t>
      </w:r>
      <w:r w:rsidRPr="00CB2B3F">
        <w:rPr>
          <w:szCs w:val="22"/>
        </w:rPr>
        <w:t xml:space="preserve"> </w:t>
      </w:r>
      <w:r w:rsidRPr="00CB2B3F">
        <w:rPr>
          <w:szCs w:val="22"/>
        </w:rPr>
        <w:t>어느</w:t>
      </w:r>
      <w:r w:rsidRPr="00CB2B3F">
        <w:rPr>
          <w:szCs w:val="22"/>
        </w:rPr>
        <w:t xml:space="preserve"> </w:t>
      </w:r>
      <w:r w:rsidRPr="00CB2B3F">
        <w:rPr>
          <w:szCs w:val="22"/>
        </w:rPr>
        <w:t>하나에</w:t>
      </w:r>
      <w:r w:rsidRPr="00CB2B3F">
        <w:rPr>
          <w:szCs w:val="22"/>
        </w:rPr>
        <w:t xml:space="preserve"> </w:t>
      </w:r>
      <w:r w:rsidRPr="00CB2B3F">
        <w:rPr>
          <w:szCs w:val="22"/>
        </w:rPr>
        <w:t>해당하는</w:t>
      </w:r>
      <w:r w:rsidRPr="00CB2B3F">
        <w:rPr>
          <w:szCs w:val="22"/>
        </w:rPr>
        <w:t xml:space="preserve"> </w:t>
      </w:r>
      <w:r w:rsidRPr="00CB2B3F">
        <w:rPr>
          <w:szCs w:val="22"/>
        </w:rPr>
        <w:t>자는</w:t>
      </w:r>
      <w:r w:rsidRPr="00CB2B3F">
        <w:rPr>
          <w:szCs w:val="22"/>
        </w:rPr>
        <w:t xml:space="preserve"> </w:t>
      </w:r>
      <w:r w:rsidRPr="00CB2B3F">
        <w:rPr>
          <w:szCs w:val="22"/>
        </w:rPr>
        <w:t>정화책임자에</w:t>
      </w:r>
      <w:r w:rsidRPr="00CB2B3F">
        <w:rPr>
          <w:szCs w:val="22"/>
        </w:rPr>
        <w:t xml:space="preserve"> </w:t>
      </w:r>
      <w:r w:rsidRPr="00CB2B3F">
        <w:rPr>
          <w:szCs w:val="22"/>
        </w:rPr>
        <w:t>해당될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r w:rsidRPr="00CB2B3F">
        <w:rPr>
          <w:szCs w:val="22"/>
        </w:rPr>
        <w:t>토양환경보전법</w:t>
      </w:r>
      <w:r w:rsidRPr="00CB2B3F">
        <w:rPr>
          <w:szCs w:val="22"/>
        </w:rPr>
        <w:t xml:space="preserve"> </w:t>
      </w:r>
      <w:r w:rsidRPr="00CB2B3F">
        <w:rPr>
          <w:szCs w:val="22"/>
        </w:rPr>
        <w:t>제</w:t>
      </w:r>
      <w:r w:rsidRPr="00CB2B3F">
        <w:rPr>
          <w:szCs w:val="22"/>
        </w:rPr>
        <w:t>10</w:t>
      </w:r>
      <w:r w:rsidRPr="00CB2B3F">
        <w:rPr>
          <w:szCs w:val="22"/>
        </w:rPr>
        <w:t>조의</w:t>
      </w:r>
      <w:r w:rsidRPr="00CB2B3F">
        <w:rPr>
          <w:szCs w:val="22"/>
        </w:rPr>
        <w:t xml:space="preserve">4 </w:t>
      </w:r>
      <w:r w:rsidRPr="00CB2B3F">
        <w:rPr>
          <w:szCs w:val="22"/>
        </w:rPr>
        <w:t>제</w:t>
      </w:r>
      <w:r w:rsidRPr="00CB2B3F">
        <w:rPr>
          <w:szCs w:val="22"/>
        </w:rPr>
        <w:t>1</w:t>
      </w:r>
      <w:r w:rsidRPr="00CB2B3F">
        <w:rPr>
          <w:szCs w:val="22"/>
        </w:rPr>
        <w:t>항</w:t>
      </w:r>
      <w:r w:rsidRPr="00CB2B3F">
        <w:rPr>
          <w:szCs w:val="22"/>
        </w:rPr>
        <w:t>).</w:t>
      </w:r>
    </w:p>
    <w:p w14:paraId="574B8E9F" w14:textId="77777777" w:rsidR="00026A7E" w:rsidRPr="00CB2B3F" w:rsidRDefault="00026A7E" w:rsidP="00026A7E">
      <w:pPr>
        <w:pStyle w:val="a5"/>
        <w:numPr>
          <w:ilvl w:val="0"/>
          <w:numId w:val="72"/>
        </w:numPr>
        <w:spacing w:after="240"/>
        <w:ind w:leftChars="0" w:left="1928" w:hanging="340"/>
        <w:rPr>
          <w:szCs w:val="22"/>
        </w:rPr>
      </w:pPr>
      <w:r w:rsidRPr="00CB2B3F">
        <w:rPr>
          <w:szCs w:val="22"/>
        </w:rPr>
        <w:t>토양오염물질의</w:t>
      </w:r>
      <w:r w:rsidRPr="00CB2B3F">
        <w:rPr>
          <w:szCs w:val="22"/>
        </w:rPr>
        <w:t xml:space="preserve"> </w:t>
      </w:r>
      <w:proofErr w:type="spellStart"/>
      <w:r w:rsidRPr="00CB2B3F">
        <w:rPr>
          <w:szCs w:val="22"/>
        </w:rPr>
        <w:t>누출ㆍ유출ㆍ투기</w:t>
      </w:r>
      <w:proofErr w:type="spellEnd"/>
      <w:r w:rsidRPr="00CB2B3F">
        <w:rPr>
          <w:szCs w:val="22"/>
        </w:rPr>
        <w:t>(</w:t>
      </w:r>
      <w:r w:rsidRPr="00CB2B3F">
        <w:rPr>
          <w:szCs w:val="22"/>
        </w:rPr>
        <w:t>投棄</w:t>
      </w:r>
      <w:r w:rsidRPr="00CB2B3F">
        <w:rPr>
          <w:szCs w:val="22"/>
        </w:rPr>
        <w:t>)</w:t>
      </w:r>
      <w:proofErr w:type="spellStart"/>
      <w:r w:rsidRPr="00CB2B3F">
        <w:rPr>
          <w:szCs w:val="22"/>
        </w:rPr>
        <w:t>ㆍ방치</w:t>
      </w:r>
      <w:proofErr w:type="spellEnd"/>
      <w:r w:rsidRPr="00CB2B3F">
        <w:rPr>
          <w:szCs w:val="22"/>
        </w:rPr>
        <w:t xml:space="preserve"> </w:t>
      </w:r>
      <w:r w:rsidRPr="00CB2B3F">
        <w:rPr>
          <w:szCs w:val="22"/>
        </w:rPr>
        <w:t>또는</w:t>
      </w:r>
      <w:r w:rsidRPr="00CB2B3F">
        <w:rPr>
          <w:szCs w:val="22"/>
        </w:rPr>
        <w:t xml:space="preserve"> </w:t>
      </w:r>
      <w:r w:rsidRPr="00CB2B3F">
        <w:rPr>
          <w:szCs w:val="22"/>
        </w:rPr>
        <w:t>그</w:t>
      </w:r>
      <w:r w:rsidRPr="00CB2B3F">
        <w:rPr>
          <w:szCs w:val="22"/>
        </w:rPr>
        <w:t xml:space="preserve"> </w:t>
      </w:r>
      <w:r w:rsidRPr="00CB2B3F">
        <w:rPr>
          <w:szCs w:val="22"/>
        </w:rPr>
        <w:t>밖의</w:t>
      </w:r>
      <w:r w:rsidRPr="00CB2B3F">
        <w:rPr>
          <w:szCs w:val="22"/>
        </w:rPr>
        <w:t xml:space="preserve"> </w:t>
      </w:r>
      <w:r w:rsidRPr="00CB2B3F">
        <w:rPr>
          <w:szCs w:val="22"/>
        </w:rPr>
        <w:t>행위로</w:t>
      </w:r>
      <w:r w:rsidRPr="00CB2B3F">
        <w:rPr>
          <w:szCs w:val="22"/>
        </w:rPr>
        <w:t xml:space="preserve"> </w:t>
      </w:r>
      <w:r w:rsidRPr="00CB2B3F">
        <w:rPr>
          <w:szCs w:val="22"/>
        </w:rPr>
        <w:t>토양오염을</w:t>
      </w:r>
      <w:r w:rsidRPr="00CB2B3F">
        <w:rPr>
          <w:szCs w:val="22"/>
        </w:rPr>
        <w:t xml:space="preserve"> </w:t>
      </w:r>
      <w:r w:rsidRPr="00CB2B3F">
        <w:rPr>
          <w:szCs w:val="22"/>
        </w:rPr>
        <w:t>발생시킨</w:t>
      </w:r>
      <w:r w:rsidRPr="00CB2B3F">
        <w:rPr>
          <w:szCs w:val="22"/>
        </w:rPr>
        <w:t xml:space="preserve"> </w:t>
      </w:r>
      <w:r w:rsidRPr="00CB2B3F">
        <w:rPr>
          <w:szCs w:val="22"/>
        </w:rPr>
        <w:t>자</w:t>
      </w:r>
    </w:p>
    <w:p w14:paraId="08AB5703" w14:textId="77777777" w:rsidR="00026A7E" w:rsidRPr="00CB2B3F" w:rsidRDefault="00026A7E" w:rsidP="00026A7E">
      <w:pPr>
        <w:pStyle w:val="a5"/>
        <w:numPr>
          <w:ilvl w:val="0"/>
          <w:numId w:val="72"/>
        </w:numPr>
        <w:spacing w:after="240"/>
        <w:ind w:leftChars="0" w:left="1928" w:hanging="340"/>
        <w:rPr>
          <w:szCs w:val="22"/>
        </w:rPr>
      </w:pPr>
      <w:r w:rsidRPr="00CB2B3F">
        <w:rPr>
          <w:szCs w:val="22"/>
        </w:rPr>
        <w:t>토양오염의</w:t>
      </w:r>
      <w:r w:rsidRPr="00CB2B3F">
        <w:rPr>
          <w:szCs w:val="22"/>
        </w:rPr>
        <w:t xml:space="preserve"> </w:t>
      </w:r>
      <w:r w:rsidRPr="00CB2B3F">
        <w:rPr>
          <w:szCs w:val="22"/>
        </w:rPr>
        <w:t>발생</w:t>
      </w:r>
      <w:r w:rsidRPr="00CB2B3F">
        <w:rPr>
          <w:szCs w:val="22"/>
        </w:rPr>
        <w:t xml:space="preserve"> </w:t>
      </w:r>
      <w:r w:rsidRPr="00CB2B3F">
        <w:rPr>
          <w:szCs w:val="22"/>
        </w:rPr>
        <w:t>당시</w:t>
      </w:r>
      <w:r w:rsidRPr="00CB2B3F">
        <w:rPr>
          <w:szCs w:val="22"/>
        </w:rPr>
        <w:t xml:space="preserve"> </w:t>
      </w:r>
      <w:r w:rsidRPr="00CB2B3F">
        <w:rPr>
          <w:szCs w:val="22"/>
        </w:rPr>
        <w:t>토양오염의</w:t>
      </w:r>
      <w:r w:rsidRPr="00CB2B3F">
        <w:rPr>
          <w:szCs w:val="22"/>
        </w:rPr>
        <w:t xml:space="preserve"> </w:t>
      </w:r>
      <w:r w:rsidRPr="00CB2B3F">
        <w:rPr>
          <w:szCs w:val="22"/>
        </w:rPr>
        <w:t>원인이</w:t>
      </w:r>
      <w:r w:rsidRPr="00CB2B3F">
        <w:rPr>
          <w:szCs w:val="22"/>
        </w:rPr>
        <w:t xml:space="preserve"> </w:t>
      </w:r>
      <w:r w:rsidRPr="00CB2B3F">
        <w:rPr>
          <w:szCs w:val="22"/>
        </w:rPr>
        <w:t>된</w:t>
      </w:r>
      <w:r w:rsidRPr="00CB2B3F">
        <w:rPr>
          <w:szCs w:val="22"/>
        </w:rPr>
        <w:t xml:space="preserve"> </w:t>
      </w:r>
      <w:proofErr w:type="spellStart"/>
      <w:r w:rsidRPr="00CB2B3F">
        <w:rPr>
          <w:szCs w:val="22"/>
        </w:rPr>
        <w:t>토양오염관리대상시설의</w:t>
      </w:r>
      <w:proofErr w:type="spellEnd"/>
      <w:r w:rsidRPr="00CB2B3F">
        <w:rPr>
          <w:szCs w:val="22"/>
        </w:rPr>
        <w:t xml:space="preserve"> </w:t>
      </w:r>
      <w:proofErr w:type="spellStart"/>
      <w:r w:rsidRPr="00CB2B3F">
        <w:rPr>
          <w:szCs w:val="22"/>
        </w:rPr>
        <w:t>소유</w:t>
      </w:r>
      <w:r w:rsidRPr="00CB2B3F">
        <w:rPr>
          <w:szCs w:val="22"/>
        </w:rPr>
        <w:lastRenderedPageBreak/>
        <w:t>자ㆍ점유자</w:t>
      </w:r>
      <w:proofErr w:type="spellEnd"/>
      <w:r w:rsidRPr="00CB2B3F">
        <w:rPr>
          <w:szCs w:val="22"/>
        </w:rPr>
        <w:t xml:space="preserve"> </w:t>
      </w:r>
      <w:r w:rsidRPr="00CB2B3F">
        <w:rPr>
          <w:szCs w:val="22"/>
        </w:rPr>
        <w:t>또는</w:t>
      </w:r>
      <w:r w:rsidRPr="00CB2B3F">
        <w:rPr>
          <w:szCs w:val="22"/>
        </w:rPr>
        <w:t xml:space="preserve"> </w:t>
      </w:r>
      <w:r w:rsidRPr="00CB2B3F">
        <w:rPr>
          <w:szCs w:val="22"/>
        </w:rPr>
        <w:t>운영자</w:t>
      </w:r>
    </w:p>
    <w:p w14:paraId="3035BB1F" w14:textId="77777777" w:rsidR="00026A7E" w:rsidRPr="00CB2B3F" w:rsidRDefault="00026A7E" w:rsidP="00026A7E">
      <w:pPr>
        <w:pStyle w:val="a5"/>
        <w:numPr>
          <w:ilvl w:val="0"/>
          <w:numId w:val="72"/>
        </w:numPr>
        <w:spacing w:after="240"/>
        <w:ind w:leftChars="0" w:left="1928" w:hanging="340"/>
        <w:rPr>
          <w:szCs w:val="22"/>
        </w:rPr>
      </w:pPr>
      <w:proofErr w:type="spellStart"/>
      <w:r w:rsidRPr="00CB2B3F">
        <w:rPr>
          <w:szCs w:val="22"/>
        </w:rPr>
        <w:t>합병ㆍ상속이나</w:t>
      </w:r>
      <w:proofErr w:type="spellEnd"/>
      <w:r w:rsidRPr="00CB2B3F">
        <w:rPr>
          <w:szCs w:val="22"/>
        </w:rPr>
        <w:t xml:space="preserve"> </w:t>
      </w:r>
      <w:r w:rsidRPr="00CB2B3F">
        <w:rPr>
          <w:szCs w:val="22"/>
        </w:rPr>
        <w:t>그</w:t>
      </w:r>
      <w:r w:rsidRPr="00CB2B3F">
        <w:rPr>
          <w:szCs w:val="22"/>
        </w:rPr>
        <w:t xml:space="preserve"> </w:t>
      </w:r>
      <w:r w:rsidRPr="00CB2B3F">
        <w:rPr>
          <w:szCs w:val="22"/>
        </w:rPr>
        <w:t>밖의</w:t>
      </w:r>
      <w:r w:rsidRPr="00CB2B3F">
        <w:rPr>
          <w:szCs w:val="22"/>
        </w:rPr>
        <w:t xml:space="preserve"> </w:t>
      </w:r>
      <w:r w:rsidRPr="00CB2B3F">
        <w:rPr>
          <w:szCs w:val="22"/>
        </w:rPr>
        <w:t>사유로</w:t>
      </w:r>
      <w:r w:rsidRPr="00CB2B3F">
        <w:rPr>
          <w:szCs w:val="22"/>
        </w:rPr>
        <w:t xml:space="preserve"> </w:t>
      </w:r>
      <w:r w:rsidRPr="00CB2B3F">
        <w:rPr>
          <w:szCs w:val="22"/>
        </w:rPr>
        <w:t>제</w:t>
      </w:r>
      <w:r w:rsidRPr="00CB2B3F">
        <w:rPr>
          <w:szCs w:val="22"/>
        </w:rPr>
        <w:t>1</w:t>
      </w:r>
      <w:r w:rsidRPr="00CB2B3F">
        <w:rPr>
          <w:szCs w:val="22"/>
        </w:rPr>
        <w:t>호</w:t>
      </w:r>
      <w:r w:rsidRPr="00CB2B3F">
        <w:rPr>
          <w:szCs w:val="22"/>
        </w:rPr>
        <w:t xml:space="preserve"> </w:t>
      </w:r>
      <w:r w:rsidRPr="00CB2B3F">
        <w:rPr>
          <w:szCs w:val="22"/>
        </w:rPr>
        <w:t>및</w:t>
      </w:r>
      <w:r w:rsidRPr="00CB2B3F">
        <w:rPr>
          <w:szCs w:val="22"/>
        </w:rPr>
        <w:t xml:space="preserve"> </w:t>
      </w:r>
      <w:r w:rsidRPr="00CB2B3F">
        <w:rPr>
          <w:szCs w:val="22"/>
        </w:rPr>
        <w:t>제</w:t>
      </w:r>
      <w:r w:rsidRPr="00CB2B3F">
        <w:rPr>
          <w:szCs w:val="22"/>
        </w:rPr>
        <w:t>2</w:t>
      </w:r>
      <w:r w:rsidRPr="00CB2B3F">
        <w:rPr>
          <w:szCs w:val="22"/>
        </w:rPr>
        <w:t>호에</w:t>
      </w:r>
      <w:r w:rsidRPr="00CB2B3F">
        <w:rPr>
          <w:szCs w:val="22"/>
        </w:rPr>
        <w:t xml:space="preserve"> </w:t>
      </w:r>
      <w:r w:rsidRPr="00CB2B3F">
        <w:rPr>
          <w:szCs w:val="22"/>
        </w:rPr>
        <w:t>해당되는</w:t>
      </w:r>
      <w:r w:rsidRPr="00CB2B3F">
        <w:rPr>
          <w:szCs w:val="22"/>
        </w:rPr>
        <w:t xml:space="preserve"> </w:t>
      </w:r>
      <w:r w:rsidRPr="00CB2B3F">
        <w:rPr>
          <w:szCs w:val="22"/>
        </w:rPr>
        <w:t>자의</w:t>
      </w:r>
      <w:r w:rsidRPr="00CB2B3F">
        <w:rPr>
          <w:szCs w:val="22"/>
        </w:rPr>
        <w:t xml:space="preserve"> </w:t>
      </w:r>
      <w:proofErr w:type="spellStart"/>
      <w:r w:rsidRPr="00CB2B3F">
        <w:rPr>
          <w:szCs w:val="22"/>
        </w:rPr>
        <w:t>권리ㆍ의무를</w:t>
      </w:r>
      <w:proofErr w:type="spellEnd"/>
      <w:r w:rsidRPr="00CB2B3F">
        <w:rPr>
          <w:szCs w:val="22"/>
        </w:rPr>
        <w:t xml:space="preserve"> </w:t>
      </w:r>
      <w:r w:rsidRPr="00CB2B3F">
        <w:rPr>
          <w:szCs w:val="22"/>
        </w:rPr>
        <w:t>포괄적으로</w:t>
      </w:r>
      <w:r w:rsidRPr="00CB2B3F">
        <w:rPr>
          <w:szCs w:val="22"/>
        </w:rPr>
        <w:t xml:space="preserve"> </w:t>
      </w:r>
      <w:r w:rsidRPr="00CB2B3F">
        <w:rPr>
          <w:szCs w:val="22"/>
        </w:rPr>
        <w:t>승계한</w:t>
      </w:r>
      <w:r w:rsidRPr="00CB2B3F">
        <w:rPr>
          <w:szCs w:val="22"/>
        </w:rPr>
        <w:t xml:space="preserve"> </w:t>
      </w:r>
      <w:r w:rsidRPr="00CB2B3F">
        <w:rPr>
          <w:szCs w:val="22"/>
        </w:rPr>
        <w:t>자</w:t>
      </w:r>
    </w:p>
    <w:p w14:paraId="18587479" w14:textId="77777777" w:rsidR="00026A7E" w:rsidRPr="00CB2B3F" w:rsidRDefault="00026A7E" w:rsidP="00026A7E">
      <w:pPr>
        <w:pStyle w:val="a5"/>
        <w:numPr>
          <w:ilvl w:val="0"/>
          <w:numId w:val="72"/>
        </w:numPr>
        <w:spacing w:after="240"/>
        <w:ind w:leftChars="0" w:left="1928" w:hanging="340"/>
        <w:rPr>
          <w:szCs w:val="22"/>
        </w:rPr>
      </w:pPr>
      <w:r w:rsidRPr="00CB2B3F">
        <w:rPr>
          <w:szCs w:val="22"/>
        </w:rPr>
        <w:t>토양오염이</w:t>
      </w:r>
      <w:r w:rsidRPr="00CB2B3F">
        <w:rPr>
          <w:szCs w:val="22"/>
        </w:rPr>
        <w:t xml:space="preserve"> </w:t>
      </w:r>
      <w:r w:rsidRPr="00CB2B3F">
        <w:rPr>
          <w:szCs w:val="22"/>
        </w:rPr>
        <w:t>발생한</w:t>
      </w:r>
      <w:r w:rsidRPr="00CB2B3F">
        <w:rPr>
          <w:szCs w:val="22"/>
        </w:rPr>
        <w:t xml:space="preserve"> </w:t>
      </w:r>
      <w:r w:rsidRPr="00CB2B3F">
        <w:rPr>
          <w:szCs w:val="22"/>
        </w:rPr>
        <w:t>토지를</w:t>
      </w:r>
      <w:r w:rsidRPr="00CB2B3F">
        <w:rPr>
          <w:szCs w:val="22"/>
        </w:rPr>
        <w:t xml:space="preserve"> </w:t>
      </w:r>
      <w:r w:rsidRPr="00CB2B3F">
        <w:rPr>
          <w:szCs w:val="22"/>
        </w:rPr>
        <w:t>소유하고</w:t>
      </w:r>
      <w:r w:rsidRPr="00CB2B3F">
        <w:rPr>
          <w:szCs w:val="22"/>
        </w:rPr>
        <w:t xml:space="preserve"> </w:t>
      </w:r>
      <w:r w:rsidRPr="00CB2B3F">
        <w:rPr>
          <w:szCs w:val="22"/>
        </w:rPr>
        <w:t>있었거나</w:t>
      </w:r>
      <w:r w:rsidRPr="00CB2B3F">
        <w:rPr>
          <w:szCs w:val="22"/>
        </w:rPr>
        <w:t xml:space="preserve"> </w:t>
      </w:r>
      <w:r w:rsidRPr="00CB2B3F">
        <w:rPr>
          <w:szCs w:val="22"/>
        </w:rPr>
        <w:t>현재</w:t>
      </w:r>
      <w:r w:rsidRPr="00CB2B3F">
        <w:rPr>
          <w:szCs w:val="22"/>
        </w:rPr>
        <w:t xml:space="preserve"> </w:t>
      </w:r>
      <w:r w:rsidRPr="00CB2B3F">
        <w:rPr>
          <w:szCs w:val="22"/>
        </w:rPr>
        <w:t>소유</w:t>
      </w:r>
      <w:r w:rsidRPr="00CB2B3F">
        <w:rPr>
          <w:szCs w:val="22"/>
        </w:rPr>
        <w:t xml:space="preserve"> </w:t>
      </w:r>
      <w:r w:rsidRPr="00CB2B3F">
        <w:rPr>
          <w:szCs w:val="22"/>
        </w:rPr>
        <w:t>또는</w:t>
      </w:r>
      <w:r w:rsidRPr="00CB2B3F">
        <w:rPr>
          <w:szCs w:val="22"/>
        </w:rPr>
        <w:t xml:space="preserve"> </w:t>
      </w:r>
      <w:r w:rsidRPr="00CB2B3F">
        <w:rPr>
          <w:szCs w:val="22"/>
        </w:rPr>
        <w:t>점유하고</w:t>
      </w:r>
      <w:r w:rsidRPr="00CB2B3F">
        <w:rPr>
          <w:szCs w:val="22"/>
        </w:rPr>
        <w:t xml:space="preserve"> </w:t>
      </w:r>
      <w:r w:rsidRPr="00CB2B3F">
        <w:rPr>
          <w:szCs w:val="22"/>
        </w:rPr>
        <w:t>있는</w:t>
      </w:r>
      <w:r w:rsidRPr="00CB2B3F">
        <w:rPr>
          <w:szCs w:val="22"/>
        </w:rPr>
        <w:t xml:space="preserve"> </w:t>
      </w:r>
      <w:r w:rsidRPr="00CB2B3F">
        <w:rPr>
          <w:szCs w:val="22"/>
        </w:rPr>
        <w:t>자</w:t>
      </w:r>
    </w:p>
    <w:p w14:paraId="14790221" w14:textId="77777777" w:rsidR="00026A7E" w:rsidRPr="00CB2B3F" w:rsidRDefault="00026A7E" w:rsidP="00026A7E">
      <w:pPr>
        <w:pStyle w:val="a5"/>
        <w:spacing w:after="240"/>
        <w:ind w:leftChars="0" w:left="907"/>
        <w:rPr>
          <w:szCs w:val="22"/>
        </w:rPr>
      </w:pPr>
      <w:r w:rsidRPr="00CB2B3F">
        <w:rPr>
          <w:szCs w:val="22"/>
        </w:rPr>
        <w:t>대상회사가</w:t>
      </w:r>
      <w:r w:rsidRPr="00CB2B3F">
        <w:rPr>
          <w:szCs w:val="22"/>
        </w:rPr>
        <w:t xml:space="preserve"> </w:t>
      </w:r>
      <w:r w:rsidRPr="00CB2B3F">
        <w:rPr>
          <w:szCs w:val="22"/>
        </w:rPr>
        <w:t>현재</w:t>
      </w:r>
      <w:r w:rsidRPr="00CB2B3F">
        <w:rPr>
          <w:szCs w:val="22"/>
        </w:rPr>
        <w:t xml:space="preserve"> </w:t>
      </w:r>
      <w:r w:rsidRPr="00CB2B3F">
        <w:rPr>
          <w:szCs w:val="22"/>
        </w:rPr>
        <w:t>소유하여</w:t>
      </w:r>
      <w:r w:rsidRPr="00CB2B3F">
        <w:rPr>
          <w:szCs w:val="22"/>
        </w:rPr>
        <w:t xml:space="preserve"> </w:t>
      </w:r>
      <w:r w:rsidRPr="00CB2B3F">
        <w:rPr>
          <w:szCs w:val="22"/>
        </w:rPr>
        <w:t>운영</w:t>
      </w:r>
      <w:r w:rsidRPr="00CB2B3F">
        <w:rPr>
          <w:szCs w:val="22"/>
        </w:rPr>
        <w:t xml:space="preserve"> </w:t>
      </w:r>
      <w:r w:rsidRPr="00CB2B3F">
        <w:rPr>
          <w:szCs w:val="22"/>
        </w:rPr>
        <w:t>중인</w:t>
      </w:r>
      <w:r w:rsidRPr="00CB2B3F">
        <w:rPr>
          <w:szCs w:val="22"/>
        </w:rPr>
        <w:t xml:space="preserve"> </w:t>
      </w:r>
      <w:r w:rsidRPr="00CB2B3F">
        <w:rPr>
          <w:szCs w:val="22"/>
        </w:rPr>
        <w:t>제</w:t>
      </w:r>
      <w:r>
        <w:rPr>
          <w:szCs w:val="22"/>
        </w:rPr>
        <w:t>3</w:t>
      </w:r>
      <w:r>
        <w:rPr>
          <w:szCs w:val="22"/>
        </w:rPr>
        <w:t>공장</w:t>
      </w:r>
      <w:r w:rsidRPr="00CB2B3F">
        <w:rPr>
          <w:szCs w:val="22"/>
        </w:rPr>
        <w:t xml:space="preserve"> </w:t>
      </w:r>
      <w:r w:rsidRPr="00CB2B3F">
        <w:rPr>
          <w:szCs w:val="22"/>
        </w:rPr>
        <w:t>및</w:t>
      </w:r>
      <w:r w:rsidRPr="00CB2B3F">
        <w:rPr>
          <w:szCs w:val="22"/>
        </w:rPr>
        <w:t xml:space="preserve"> </w:t>
      </w:r>
      <w:r w:rsidRPr="00CB2B3F">
        <w:rPr>
          <w:szCs w:val="22"/>
        </w:rPr>
        <w:t>제</w:t>
      </w:r>
      <w:r>
        <w:rPr>
          <w:szCs w:val="22"/>
        </w:rPr>
        <w:t>4</w:t>
      </w:r>
      <w:r>
        <w:rPr>
          <w:szCs w:val="22"/>
        </w:rPr>
        <w:t>공장과</w:t>
      </w:r>
      <w:r w:rsidRPr="00CB2B3F">
        <w:rPr>
          <w:szCs w:val="22"/>
        </w:rPr>
        <w:t xml:space="preserve"> </w:t>
      </w:r>
      <w:r w:rsidRPr="00CB2B3F">
        <w:rPr>
          <w:szCs w:val="22"/>
        </w:rPr>
        <w:t>물류센터</w:t>
      </w:r>
      <w:r w:rsidRPr="00CB2B3F">
        <w:rPr>
          <w:szCs w:val="22"/>
        </w:rPr>
        <w:t xml:space="preserve"> </w:t>
      </w:r>
      <w:r w:rsidRPr="00CB2B3F">
        <w:rPr>
          <w:szCs w:val="22"/>
        </w:rPr>
        <w:t>등</w:t>
      </w:r>
      <w:r w:rsidRPr="00CB2B3F">
        <w:rPr>
          <w:szCs w:val="22"/>
        </w:rPr>
        <w:t xml:space="preserve"> </w:t>
      </w:r>
      <w:r w:rsidRPr="00CB2B3F">
        <w:rPr>
          <w:szCs w:val="22"/>
        </w:rPr>
        <w:t>부지에서</w:t>
      </w:r>
      <w:r w:rsidRPr="00CB2B3F">
        <w:rPr>
          <w:szCs w:val="22"/>
        </w:rPr>
        <w:t xml:space="preserve"> </w:t>
      </w:r>
      <w:r w:rsidRPr="00CB2B3F">
        <w:rPr>
          <w:szCs w:val="22"/>
        </w:rPr>
        <w:t>토양오염이</w:t>
      </w:r>
      <w:r w:rsidRPr="00CB2B3F">
        <w:rPr>
          <w:szCs w:val="22"/>
        </w:rPr>
        <w:t xml:space="preserve"> </w:t>
      </w:r>
      <w:r w:rsidRPr="00CB2B3F">
        <w:rPr>
          <w:szCs w:val="22"/>
        </w:rPr>
        <w:t>발견될</w:t>
      </w:r>
      <w:r w:rsidRPr="00CB2B3F">
        <w:rPr>
          <w:szCs w:val="22"/>
        </w:rPr>
        <w:t xml:space="preserve"> </w:t>
      </w:r>
      <w:r w:rsidRPr="00CB2B3F">
        <w:rPr>
          <w:szCs w:val="22"/>
        </w:rPr>
        <w:t>경우</w:t>
      </w:r>
      <w:r w:rsidRPr="00CB2B3F">
        <w:rPr>
          <w:szCs w:val="22"/>
        </w:rPr>
        <w:t xml:space="preserve">, </w:t>
      </w:r>
      <w:r w:rsidRPr="00CB2B3F">
        <w:rPr>
          <w:szCs w:val="22"/>
        </w:rPr>
        <w:t>대상회사는</w:t>
      </w:r>
      <w:r w:rsidRPr="00CB2B3F">
        <w:rPr>
          <w:szCs w:val="22"/>
        </w:rPr>
        <w:t xml:space="preserve"> </w:t>
      </w:r>
      <w:r w:rsidRPr="00CB2B3F">
        <w:rPr>
          <w:szCs w:val="22"/>
        </w:rPr>
        <w:t>상기</w:t>
      </w:r>
      <w:r w:rsidRPr="00CB2B3F">
        <w:rPr>
          <w:szCs w:val="22"/>
        </w:rPr>
        <w:t xml:space="preserve"> </w:t>
      </w:r>
      <w:r w:rsidRPr="00CB2B3F">
        <w:rPr>
          <w:rFonts w:ascii="바탕" w:eastAsia="바탕" w:hAnsi="바탕" w:cs="바탕" w:hint="eastAsia"/>
          <w:szCs w:val="22"/>
        </w:rPr>
        <w:t>①</w:t>
      </w:r>
      <w:r w:rsidRPr="00CB2B3F">
        <w:rPr>
          <w:szCs w:val="22"/>
        </w:rPr>
        <w:t xml:space="preserve">, </w:t>
      </w:r>
      <w:r w:rsidRPr="00CB2B3F">
        <w:rPr>
          <w:rFonts w:ascii="바탕" w:eastAsia="바탕" w:hAnsi="바탕" w:cs="바탕" w:hint="eastAsia"/>
          <w:szCs w:val="22"/>
        </w:rPr>
        <w:t>②</w:t>
      </w:r>
      <w:r w:rsidRPr="00CB2B3F">
        <w:rPr>
          <w:szCs w:val="22"/>
        </w:rPr>
        <w:t xml:space="preserve"> </w:t>
      </w:r>
      <w:r w:rsidRPr="00CB2B3F">
        <w:rPr>
          <w:szCs w:val="22"/>
        </w:rPr>
        <w:t>및</w:t>
      </w:r>
      <w:r w:rsidRPr="00CB2B3F">
        <w:rPr>
          <w:szCs w:val="22"/>
        </w:rPr>
        <w:t xml:space="preserve"> </w:t>
      </w:r>
      <w:r w:rsidRPr="00CB2B3F">
        <w:rPr>
          <w:rFonts w:ascii="바탕" w:eastAsia="바탕" w:hAnsi="바탕" w:cs="바탕" w:hint="eastAsia"/>
          <w:szCs w:val="22"/>
        </w:rPr>
        <w:t>④</w:t>
      </w:r>
      <w:r w:rsidRPr="00CB2B3F">
        <w:rPr>
          <w:szCs w:val="22"/>
        </w:rPr>
        <w:t>로서</w:t>
      </w:r>
      <w:r w:rsidRPr="00CB2B3F">
        <w:rPr>
          <w:szCs w:val="22"/>
        </w:rPr>
        <w:t>(</w:t>
      </w:r>
      <w:proofErr w:type="spellStart"/>
      <w:r w:rsidRPr="00CB2B3F">
        <w:rPr>
          <w:szCs w:val="22"/>
        </w:rPr>
        <w:t>소유자ㆍ점유자</w:t>
      </w:r>
      <w:proofErr w:type="spellEnd"/>
      <w:r w:rsidRPr="00CB2B3F">
        <w:rPr>
          <w:szCs w:val="22"/>
        </w:rPr>
        <w:t xml:space="preserve"> </w:t>
      </w:r>
      <w:r w:rsidRPr="00CB2B3F">
        <w:rPr>
          <w:szCs w:val="22"/>
        </w:rPr>
        <w:t>또는</w:t>
      </w:r>
      <w:r w:rsidRPr="00CB2B3F">
        <w:rPr>
          <w:szCs w:val="22"/>
        </w:rPr>
        <w:t xml:space="preserve"> </w:t>
      </w:r>
      <w:r w:rsidRPr="00CB2B3F">
        <w:rPr>
          <w:szCs w:val="22"/>
        </w:rPr>
        <w:t>운영자</w:t>
      </w:r>
      <w:r w:rsidRPr="00CB2B3F">
        <w:rPr>
          <w:szCs w:val="22"/>
        </w:rPr>
        <w:t xml:space="preserve">) </w:t>
      </w:r>
      <w:r w:rsidRPr="00CB2B3F">
        <w:rPr>
          <w:szCs w:val="22"/>
        </w:rPr>
        <w:t>정화책임자로</w:t>
      </w:r>
      <w:r w:rsidRPr="00CB2B3F">
        <w:rPr>
          <w:szCs w:val="22"/>
        </w:rPr>
        <w:t xml:space="preserve"> </w:t>
      </w:r>
      <w:r w:rsidRPr="00CB2B3F">
        <w:rPr>
          <w:szCs w:val="22"/>
        </w:rPr>
        <w:t>인정되어</w:t>
      </w:r>
      <w:r w:rsidRPr="00CB2B3F">
        <w:rPr>
          <w:szCs w:val="22"/>
        </w:rPr>
        <w:t xml:space="preserve"> </w:t>
      </w:r>
      <w:r w:rsidRPr="00CB2B3F">
        <w:rPr>
          <w:szCs w:val="22"/>
        </w:rPr>
        <w:t>토양정밀조사</w:t>
      </w:r>
      <w:r w:rsidRPr="00CB2B3F">
        <w:rPr>
          <w:szCs w:val="22"/>
        </w:rPr>
        <w:t xml:space="preserve"> </w:t>
      </w:r>
      <w:r w:rsidRPr="00CB2B3F">
        <w:rPr>
          <w:szCs w:val="22"/>
        </w:rPr>
        <w:t>및</w:t>
      </w:r>
      <w:r w:rsidRPr="00CB2B3F">
        <w:rPr>
          <w:szCs w:val="22"/>
        </w:rPr>
        <w:t xml:space="preserve"> </w:t>
      </w:r>
      <w:r w:rsidRPr="00CB2B3F">
        <w:rPr>
          <w:szCs w:val="22"/>
        </w:rPr>
        <w:t>정화</w:t>
      </w:r>
      <w:r w:rsidRPr="00CB2B3F">
        <w:rPr>
          <w:szCs w:val="22"/>
        </w:rPr>
        <w:t xml:space="preserve"> </w:t>
      </w:r>
      <w:r w:rsidRPr="00CB2B3F">
        <w:rPr>
          <w:szCs w:val="22"/>
        </w:rPr>
        <w:t>명령이</w:t>
      </w:r>
      <w:r w:rsidRPr="00CB2B3F">
        <w:rPr>
          <w:szCs w:val="22"/>
        </w:rPr>
        <w:t xml:space="preserve"> </w:t>
      </w:r>
      <w:r w:rsidRPr="00CB2B3F">
        <w:rPr>
          <w:szCs w:val="22"/>
        </w:rPr>
        <w:t>부여될</w:t>
      </w:r>
      <w:r w:rsidRPr="00CB2B3F">
        <w:rPr>
          <w:szCs w:val="22"/>
        </w:rPr>
        <w:t xml:space="preserve"> </w:t>
      </w:r>
      <w:r w:rsidRPr="00CB2B3F">
        <w:rPr>
          <w:szCs w:val="22"/>
        </w:rPr>
        <w:t>가능성이</w:t>
      </w:r>
      <w:r w:rsidRPr="00CB2B3F">
        <w:rPr>
          <w:szCs w:val="22"/>
        </w:rPr>
        <w:t xml:space="preserve"> </w:t>
      </w:r>
      <w:r w:rsidRPr="00CB2B3F">
        <w:rPr>
          <w:szCs w:val="22"/>
        </w:rPr>
        <w:t>있음</w:t>
      </w:r>
      <w:r w:rsidRPr="00CB2B3F">
        <w:rPr>
          <w:szCs w:val="22"/>
        </w:rPr>
        <w:t>.</w:t>
      </w:r>
    </w:p>
    <w:p w14:paraId="01535A00" w14:textId="77777777" w:rsidR="00026A7E" w:rsidRPr="00CB2B3F" w:rsidRDefault="00026A7E" w:rsidP="00026A7E">
      <w:pPr>
        <w:pStyle w:val="a5"/>
        <w:spacing w:after="240"/>
        <w:ind w:leftChars="0" w:left="907"/>
        <w:rPr>
          <w:szCs w:val="22"/>
        </w:rPr>
      </w:pPr>
      <w:r w:rsidRPr="00CB2B3F">
        <w:rPr>
          <w:szCs w:val="22"/>
        </w:rPr>
        <w:t>또한</w:t>
      </w:r>
      <w:r w:rsidRPr="00CB2B3F">
        <w:rPr>
          <w:szCs w:val="22"/>
        </w:rPr>
        <w:t xml:space="preserve">, </w:t>
      </w:r>
      <w:r w:rsidRPr="00CB2B3F">
        <w:rPr>
          <w:szCs w:val="22"/>
        </w:rPr>
        <w:t>대상회사가</w:t>
      </w:r>
      <w:r w:rsidRPr="00CB2B3F">
        <w:rPr>
          <w:szCs w:val="22"/>
        </w:rPr>
        <w:t xml:space="preserve"> </w:t>
      </w:r>
      <w:r w:rsidRPr="00CB2B3F">
        <w:rPr>
          <w:szCs w:val="22"/>
        </w:rPr>
        <w:t>임차하여</w:t>
      </w:r>
      <w:r w:rsidRPr="00CB2B3F">
        <w:rPr>
          <w:szCs w:val="22"/>
        </w:rPr>
        <w:t xml:space="preserve"> </w:t>
      </w:r>
      <w:r w:rsidRPr="00CB2B3F">
        <w:rPr>
          <w:szCs w:val="22"/>
        </w:rPr>
        <w:t>사용하고</w:t>
      </w:r>
      <w:r w:rsidRPr="00CB2B3F">
        <w:rPr>
          <w:szCs w:val="22"/>
        </w:rPr>
        <w:t xml:space="preserve"> </w:t>
      </w:r>
      <w:r w:rsidRPr="00CB2B3F">
        <w:rPr>
          <w:szCs w:val="22"/>
        </w:rPr>
        <w:t>있는</w:t>
      </w:r>
      <w:r w:rsidRPr="00CB2B3F">
        <w:rPr>
          <w:szCs w:val="22"/>
        </w:rPr>
        <w:t xml:space="preserve"> </w:t>
      </w:r>
      <w:r w:rsidRPr="00CB2B3F">
        <w:rPr>
          <w:szCs w:val="22"/>
        </w:rPr>
        <w:t>물류센터</w:t>
      </w:r>
      <w:r w:rsidRPr="00CB2B3F">
        <w:rPr>
          <w:szCs w:val="22"/>
        </w:rPr>
        <w:t xml:space="preserve"> </w:t>
      </w:r>
      <w:r w:rsidRPr="00CB2B3F">
        <w:rPr>
          <w:szCs w:val="22"/>
        </w:rPr>
        <w:t>부지에서</w:t>
      </w:r>
      <w:r w:rsidRPr="00CB2B3F">
        <w:rPr>
          <w:szCs w:val="22"/>
        </w:rPr>
        <w:t xml:space="preserve"> </w:t>
      </w:r>
      <w:r w:rsidRPr="00CB2B3F">
        <w:rPr>
          <w:szCs w:val="22"/>
        </w:rPr>
        <w:t>토양오염이</w:t>
      </w:r>
      <w:r w:rsidRPr="00CB2B3F">
        <w:rPr>
          <w:szCs w:val="22"/>
        </w:rPr>
        <w:t xml:space="preserve"> </w:t>
      </w:r>
      <w:r w:rsidRPr="00CB2B3F">
        <w:rPr>
          <w:szCs w:val="22"/>
        </w:rPr>
        <w:t>발견될</w:t>
      </w:r>
      <w:r w:rsidRPr="00CB2B3F">
        <w:rPr>
          <w:szCs w:val="22"/>
        </w:rPr>
        <w:t xml:space="preserve"> </w:t>
      </w:r>
      <w:r w:rsidRPr="00CB2B3F">
        <w:rPr>
          <w:szCs w:val="22"/>
        </w:rPr>
        <w:t>경우에도</w:t>
      </w:r>
      <w:r w:rsidRPr="00CB2B3F">
        <w:rPr>
          <w:szCs w:val="22"/>
        </w:rPr>
        <w:t xml:space="preserve"> </w:t>
      </w:r>
      <w:r w:rsidRPr="00CB2B3F">
        <w:rPr>
          <w:szCs w:val="22"/>
        </w:rPr>
        <w:t>대상회사는</w:t>
      </w:r>
      <w:r w:rsidRPr="00CB2B3F">
        <w:rPr>
          <w:szCs w:val="22"/>
        </w:rPr>
        <w:t xml:space="preserve"> </w:t>
      </w:r>
      <w:r w:rsidRPr="00CB2B3F">
        <w:rPr>
          <w:szCs w:val="22"/>
        </w:rPr>
        <w:t>상기</w:t>
      </w:r>
      <w:r w:rsidRPr="00CB2B3F">
        <w:rPr>
          <w:szCs w:val="22"/>
        </w:rPr>
        <w:t xml:space="preserve"> </w:t>
      </w:r>
      <w:r w:rsidRPr="00CB2B3F">
        <w:rPr>
          <w:rFonts w:ascii="바탕" w:eastAsia="바탕" w:hAnsi="바탕" w:cs="바탕" w:hint="eastAsia"/>
          <w:szCs w:val="22"/>
        </w:rPr>
        <w:t>①</w:t>
      </w:r>
      <w:r w:rsidRPr="00CB2B3F">
        <w:rPr>
          <w:szCs w:val="22"/>
        </w:rPr>
        <w:t xml:space="preserve">, </w:t>
      </w:r>
      <w:r w:rsidRPr="00CB2B3F">
        <w:rPr>
          <w:rFonts w:ascii="바탕" w:eastAsia="바탕" w:hAnsi="바탕" w:cs="바탕" w:hint="eastAsia"/>
          <w:szCs w:val="22"/>
        </w:rPr>
        <w:t>②</w:t>
      </w:r>
      <w:r w:rsidRPr="00CB2B3F">
        <w:rPr>
          <w:szCs w:val="22"/>
        </w:rPr>
        <w:t xml:space="preserve"> </w:t>
      </w:r>
      <w:r w:rsidRPr="00CB2B3F">
        <w:rPr>
          <w:szCs w:val="22"/>
        </w:rPr>
        <w:t>및</w:t>
      </w:r>
      <w:r w:rsidRPr="00CB2B3F">
        <w:rPr>
          <w:szCs w:val="22"/>
        </w:rPr>
        <w:t xml:space="preserve"> </w:t>
      </w:r>
      <w:r w:rsidRPr="00CB2B3F">
        <w:rPr>
          <w:rFonts w:ascii="바탕" w:eastAsia="바탕" w:hAnsi="바탕" w:cs="바탕" w:hint="eastAsia"/>
          <w:szCs w:val="22"/>
        </w:rPr>
        <w:t>④</w:t>
      </w:r>
      <w:r w:rsidRPr="00CB2B3F">
        <w:rPr>
          <w:szCs w:val="22"/>
        </w:rPr>
        <w:t>로서</w:t>
      </w:r>
      <w:r w:rsidRPr="00CB2B3F">
        <w:rPr>
          <w:szCs w:val="22"/>
        </w:rPr>
        <w:t>(</w:t>
      </w:r>
      <w:r w:rsidRPr="00CB2B3F">
        <w:rPr>
          <w:szCs w:val="22"/>
        </w:rPr>
        <w:t>점유자</w:t>
      </w:r>
      <w:r w:rsidRPr="00CB2B3F">
        <w:rPr>
          <w:szCs w:val="22"/>
        </w:rPr>
        <w:t xml:space="preserve"> </w:t>
      </w:r>
      <w:r w:rsidRPr="00CB2B3F">
        <w:rPr>
          <w:szCs w:val="22"/>
        </w:rPr>
        <w:t>또는</w:t>
      </w:r>
      <w:r w:rsidRPr="00CB2B3F">
        <w:rPr>
          <w:szCs w:val="22"/>
        </w:rPr>
        <w:t xml:space="preserve"> </w:t>
      </w:r>
      <w:r w:rsidRPr="00CB2B3F">
        <w:rPr>
          <w:szCs w:val="22"/>
        </w:rPr>
        <w:t>운영자</w:t>
      </w:r>
      <w:r w:rsidRPr="00CB2B3F">
        <w:rPr>
          <w:szCs w:val="22"/>
        </w:rPr>
        <w:t xml:space="preserve">) </w:t>
      </w:r>
      <w:r w:rsidRPr="00CB2B3F">
        <w:rPr>
          <w:szCs w:val="22"/>
        </w:rPr>
        <w:t>정화책임자로</w:t>
      </w:r>
      <w:r w:rsidRPr="00CB2B3F">
        <w:rPr>
          <w:szCs w:val="22"/>
        </w:rPr>
        <w:t xml:space="preserve"> </w:t>
      </w:r>
      <w:r w:rsidRPr="00CB2B3F">
        <w:rPr>
          <w:szCs w:val="22"/>
        </w:rPr>
        <w:t>인정되어</w:t>
      </w:r>
      <w:r w:rsidRPr="00CB2B3F">
        <w:rPr>
          <w:szCs w:val="22"/>
        </w:rPr>
        <w:t xml:space="preserve"> </w:t>
      </w:r>
      <w:r w:rsidRPr="00CB2B3F">
        <w:rPr>
          <w:szCs w:val="22"/>
        </w:rPr>
        <w:t>토양정밀조사</w:t>
      </w:r>
      <w:r w:rsidRPr="00CB2B3F">
        <w:rPr>
          <w:szCs w:val="22"/>
        </w:rPr>
        <w:t xml:space="preserve"> </w:t>
      </w:r>
      <w:r w:rsidRPr="00CB2B3F">
        <w:rPr>
          <w:szCs w:val="22"/>
        </w:rPr>
        <w:t>및</w:t>
      </w:r>
      <w:r w:rsidRPr="00CB2B3F">
        <w:rPr>
          <w:szCs w:val="22"/>
        </w:rPr>
        <w:t xml:space="preserve"> </w:t>
      </w:r>
      <w:r w:rsidRPr="00CB2B3F">
        <w:rPr>
          <w:szCs w:val="22"/>
        </w:rPr>
        <w:t>정화</w:t>
      </w:r>
      <w:r w:rsidRPr="00CB2B3F">
        <w:rPr>
          <w:szCs w:val="22"/>
        </w:rPr>
        <w:t xml:space="preserve"> </w:t>
      </w:r>
      <w:r w:rsidRPr="00CB2B3F">
        <w:rPr>
          <w:szCs w:val="22"/>
        </w:rPr>
        <w:t>명령이</w:t>
      </w:r>
      <w:r w:rsidRPr="00CB2B3F">
        <w:rPr>
          <w:szCs w:val="22"/>
        </w:rPr>
        <w:t xml:space="preserve"> </w:t>
      </w:r>
      <w:r w:rsidRPr="00CB2B3F">
        <w:rPr>
          <w:szCs w:val="22"/>
        </w:rPr>
        <w:t>부여될</w:t>
      </w:r>
      <w:r w:rsidRPr="00CB2B3F">
        <w:rPr>
          <w:szCs w:val="22"/>
        </w:rPr>
        <w:t xml:space="preserve"> </w:t>
      </w:r>
      <w:r w:rsidRPr="00CB2B3F">
        <w:rPr>
          <w:szCs w:val="22"/>
        </w:rPr>
        <w:t>가능성이</w:t>
      </w:r>
      <w:r w:rsidRPr="00CB2B3F">
        <w:rPr>
          <w:szCs w:val="22"/>
        </w:rPr>
        <w:t xml:space="preserve"> </w:t>
      </w:r>
      <w:r w:rsidRPr="00CB2B3F">
        <w:rPr>
          <w:szCs w:val="22"/>
        </w:rPr>
        <w:t>있음</w:t>
      </w:r>
      <w:r w:rsidRPr="00CB2B3F">
        <w:rPr>
          <w:szCs w:val="22"/>
        </w:rPr>
        <w:t xml:space="preserve">. </w:t>
      </w:r>
    </w:p>
    <w:p w14:paraId="75B05357" w14:textId="77777777" w:rsidR="00026A7E" w:rsidRPr="00CB2B3F" w:rsidRDefault="00026A7E" w:rsidP="00026A7E">
      <w:pPr>
        <w:pStyle w:val="a5"/>
        <w:spacing w:after="240"/>
        <w:ind w:leftChars="0" w:left="907"/>
        <w:rPr>
          <w:szCs w:val="22"/>
        </w:rPr>
      </w:pPr>
      <w:r w:rsidRPr="00CB2B3F">
        <w:rPr>
          <w:szCs w:val="22"/>
        </w:rPr>
        <w:t>각</w:t>
      </w:r>
      <w:r w:rsidRPr="00CB2B3F">
        <w:rPr>
          <w:szCs w:val="22"/>
        </w:rPr>
        <w:t xml:space="preserve"> </w:t>
      </w:r>
      <w:r w:rsidRPr="00CB2B3F">
        <w:rPr>
          <w:szCs w:val="22"/>
        </w:rPr>
        <w:t>사업장</w:t>
      </w:r>
      <w:r w:rsidRPr="00CB2B3F">
        <w:rPr>
          <w:szCs w:val="22"/>
        </w:rPr>
        <w:t xml:space="preserve"> </w:t>
      </w:r>
      <w:r w:rsidRPr="00CB2B3F">
        <w:rPr>
          <w:szCs w:val="22"/>
        </w:rPr>
        <w:t>부지가</w:t>
      </w:r>
      <w:r w:rsidRPr="00CB2B3F">
        <w:rPr>
          <w:szCs w:val="22"/>
        </w:rPr>
        <w:t xml:space="preserve"> </w:t>
      </w:r>
      <w:r w:rsidRPr="00CB2B3F">
        <w:rPr>
          <w:szCs w:val="22"/>
        </w:rPr>
        <w:t>토양</w:t>
      </w:r>
      <w:r w:rsidRPr="00CB2B3F">
        <w:rPr>
          <w:szCs w:val="22"/>
        </w:rPr>
        <w:t xml:space="preserve"> </w:t>
      </w:r>
      <w:r w:rsidRPr="00CB2B3F">
        <w:rPr>
          <w:szCs w:val="22"/>
        </w:rPr>
        <w:t>및</w:t>
      </w:r>
      <w:r w:rsidRPr="00CB2B3F">
        <w:rPr>
          <w:szCs w:val="22"/>
        </w:rPr>
        <w:t xml:space="preserve"> </w:t>
      </w:r>
      <w:r w:rsidRPr="00CB2B3F">
        <w:rPr>
          <w:szCs w:val="22"/>
        </w:rPr>
        <w:t>지하수</w:t>
      </w:r>
      <w:r w:rsidRPr="00CB2B3F">
        <w:rPr>
          <w:szCs w:val="22"/>
        </w:rPr>
        <w:t xml:space="preserve"> </w:t>
      </w:r>
      <w:r w:rsidRPr="00CB2B3F">
        <w:rPr>
          <w:szCs w:val="22"/>
        </w:rPr>
        <w:t>오염되었는지</w:t>
      </w:r>
      <w:r w:rsidRPr="00CB2B3F">
        <w:rPr>
          <w:szCs w:val="22"/>
        </w:rPr>
        <w:t xml:space="preserve"> </w:t>
      </w:r>
      <w:r w:rsidRPr="00CB2B3F">
        <w:rPr>
          <w:szCs w:val="22"/>
        </w:rPr>
        <w:t>여부를</w:t>
      </w:r>
      <w:r w:rsidRPr="00CB2B3F">
        <w:rPr>
          <w:szCs w:val="22"/>
        </w:rPr>
        <w:t xml:space="preserve"> </w:t>
      </w:r>
      <w:r w:rsidRPr="00CB2B3F">
        <w:rPr>
          <w:szCs w:val="22"/>
        </w:rPr>
        <w:t>구체적으로</w:t>
      </w:r>
      <w:r w:rsidRPr="00CB2B3F">
        <w:rPr>
          <w:szCs w:val="22"/>
        </w:rPr>
        <w:t xml:space="preserve"> </w:t>
      </w:r>
      <w:r w:rsidRPr="00CB2B3F">
        <w:rPr>
          <w:szCs w:val="22"/>
        </w:rPr>
        <w:t>확인하기</w:t>
      </w:r>
      <w:r w:rsidRPr="00CB2B3F">
        <w:rPr>
          <w:szCs w:val="22"/>
        </w:rPr>
        <w:t xml:space="preserve"> </w:t>
      </w:r>
      <w:r w:rsidRPr="00CB2B3F">
        <w:rPr>
          <w:szCs w:val="22"/>
        </w:rPr>
        <w:t>위해서는</w:t>
      </w:r>
      <w:r w:rsidRPr="00CB2B3F">
        <w:rPr>
          <w:szCs w:val="22"/>
        </w:rPr>
        <w:t xml:space="preserve"> </w:t>
      </w:r>
      <w:r w:rsidRPr="00CB2B3F">
        <w:rPr>
          <w:szCs w:val="22"/>
        </w:rPr>
        <w:t>별도</w:t>
      </w:r>
      <w:r w:rsidRPr="00CB2B3F">
        <w:rPr>
          <w:szCs w:val="22"/>
        </w:rPr>
        <w:t xml:space="preserve"> </w:t>
      </w:r>
      <w:r w:rsidRPr="00CB2B3F">
        <w:rPr>
          <w:szCs w:val="22"/>
        </w:rPr>
        <w:t>토양환경평가</w:t>
      </w:r>
      <w:r w:rsidRPr="00CB2B3F">
        <w:rPr>
          <w:szCs w:val="22"/>
        </w:rPr>
        <w:t xml:space="preserve"> </w:t>
      </w:r>
      <w:r w:rsidRPr="00CB2B3F">
        <w:rPr>
          <w:szCs w:val="22"/>
        </w:rPr>
        <w:t>등이</w:t>
      </w:r>
      <w:r w:rsidRPr="00CB2B3F">
        <w:rPr>
          <w:szCs w:val="22"/>
        </w:rPr>
        <w:t xml:space="preserve"> </w:t>
      </w:r>
      <w:r w:rsidRPr="00CB2B3F">
        <w:rPr>
          <w:szCs w:val="22"/>
        </w:rPr>
        <w:t>필요함</w:t>
      </w:r>
      <w:r w:rsidRPr="00CB2B3F">
        <w:rPr>
          <w:szCs w:val="22"/>
        </w:rPr>
        <w:t xml:space="preserve">. </w:t>
      </w:r>
    </w:p>
    <w:p w14:paraId="087A2A4B" w14:textId="77777777" w:rsidR="00026A7E" w:rsidRPr="00CB2B3F" w:rsidRDefault="00026A7E" w:rsidP="00026A7E">
      <w:pPr>
        <w:pStyle w:val="a5"/>
        <w:spacing w:after="240"/>
        <w:ind w:leftChars="0" w:left="907"/>
        <w:rPr>
          <w:szCs w:val="22"/>
        </w:rPr>
      </w:pPr>
    </w:p>
    <w:p w14:paraId="51B53DA9" w14:textId="77777777" w:rsidR="00026A7E" w:rsidRPr="00371761" w:rsidRDefault="00026A7E" w:rsidP="00026A7E">
      <w:pPr>
        <w:pStyle w:val="a5"/>
        <w:numPr>
          <w:ilvl w:val="0"/>
          <w:numId w:val="83"/>
        </w:numPr>
        <w:spacing w:before="240" w:after="240"/>
        <w:ind w:leftChars="0"/>
        <w:outlineLvl w:val="1"/>
        <w:rPr>
          <w:b/>
          <w:color w:val="5D2A2C" w:themeColor="text2"/>
          <w:sz w:val="24"/>
        </w:rPr>
      </w:pPr>
      <w:r w:rsidRPr="00371761">
        <w:rPr>
          <w:b/>
          <w:color w:val="5D2A2C" w:themeColor="text2"/>
          <w:sz w:val="24"/>
        </w:rPr>
        <w:t>작업장</w:t>
      </w:r>
      <w:r w:rsidRPr="00371761">
        <w:rPr>
          <w:b/>
          <w:color w:val="5D2A2C" w:themeColor="text2"/>
          <w:sz w:val="24"/>
        </w:rPr>
        <w:t xml:space="preserve"> </w:t>
      </w:r>
      <w:r w:rsidRPr="00371761">
        <w:rPr>
          <w:b/>
          <w:color w:val="5D2A2C" w:themeColor="text2"/>
          <w:sz w:val="24"/>
        </w:rPr>
        <w:t>소음</w:t>
      </w:r>
      <w:r w:rsidRPr="00371761">
        <w:rPr>
          <w:b/>
          <w:color w:val="5D2A2C" w:themeColor="text2"/>
          <w:sz w:val="24"/>
        </w:rPr>
        <w:t xml:space="preserve"> </w:t>
      </w:r>
    </w:p>
    <w:p w14:paraId="310B6200" w14:textId="77777777" w:rsidR="00026A7E" w:rsidRPr="002320CA" w:rsidRDefault="00026A7E" w:rsidP="00026A7E">
      <w:pPr>
        <w:pStyle w:val="a5"/>
        <w:numPr>
          <w:ilvl w:val="1"/>
          <w:numId w:val="83"/>
        </w:numPr>
        <w:spacing w:after="240"/>
        <w:ind w:leftChars="0" w:left="908" w:hanging="454"/>
        <w:rPr>
          <w:b/>
          <w:szCs w:val="22"/>
        </w:rPr>
      </w:pPr>
      <w:r w:rsidRPr="00CB2B3F">
        <w:rPr>
          <w:b/>
          <w:szCs w:val="22"/>
        </w:rPr>
        <w:t>사실관계</w:t>
      </w:r>
    </w:p>
    <w:p w14:paraId="1CBB592B" w14:textId="77777777" w:rsidR="00026A7E" w:rsidRPr="00510383" w:rsidRDefault="00026A7E" w:rsidP="00026A7E">
      <w:pPr>
        <w:pStyle w:val="a5"/>
        <w:numPr>
          <w:ilvl w:val="2"/>
          <w:numId w:val="121"/>
        </w:numPr>
        <w:spacing w:after="240" w:line="350" w:lineRule="atLeast"/>
        <w:ind w:leftChars="0"/>
        <w:rPr>
          <w:szCs w:val="22"/>
          <w:u w:val="single"/>
        </w:rPr>
      </w:pPr>
      <w:r w:rsidRPr="00510383">
        <w:rPr>
          <w:rFonts w:hint="eastAsia"/>
          <w:szCs w:val="22"/>
          <w:u w:val="single"/>
        </w:rPr>
        <w:t>특수건강진단</w:t>
      </w:r>
      <w:r w:rsidRPr="00510383">
        <w:rPr>
          <w:rFonts w:hint="eastAsia"/>
          <w:szCs w:val="22"/>
          <w:u w:val="single"/>
        </w:rPr>
        <w:t>:</w:t>
      </w:r>
      <w:r w:rsidRPr="00510383">
        <w:rPr>
          <w:szCs w:val="22"/>
          <w:u w:val="single"/>
        </w:rPr>
        <w:t xml:space="preserve"> </w:t>
      </w:r>
      <w:r w:rsidRPr="00510383">
        <w:rPr>
          <w:rFonts w:hint="eastAsia"/>
          <w:szCs w:val="22"/>
          <w:u w:val="single"/>
        </w:rPr>
        <w:t>소음</w:t>
      </w:r>
      <w:r w:rsidRPr="00510383">
        <w:rPr>
          <w:rFonts w:hint="eastAsia"/>
          <w:szCs w:val="22"/>
          <w:u w:val="single"/>
        </w:rPr>
        <w:t xml:space="preserve"> </w:t>
      </w:r>
      <w:r w:rsidRPr="00510383">
        <w:rPr>
          <w:rFonts w:hint="eastAsia"/>
          <w:szCs w:val="22"/>
          <w:u w:val="single"/>
        </w:rPr>
        <w:t>직업병</w:t>
      </w:r>
      <w:r w:rsidRPr="00510383">
        <w:rPr>
          <w:rFonts w:hint="eastAsia"/>
          <w:szCs w:val="22"/>
          <w:u w:val="single"/>
        </w:rPr>
        <w:t xml:space="preserve"> </w:t>
      </w:r>
      <w:r w:rsidRPr="00510383">
        <w:rPr>
          <w:rFonts w:hint="eastAsia"/>
          <w:szCs w:val="22"/>
          <w:u w:val="single"/>
        </w:rPr>
        <w:t>요관찰자</w:t>
      </w:r>
      <w:r w:rsidRPr="00510383">
        <w:rPr>
          <w:rFonts w:hint="eastAsia"/>
          <w:szCs w:val="22"/>
          <w:u w:val="single"/>
        </w:rPr>
        <w:t xml:space="preserve"> </w:t>
      </w:r>
      <w:r w:rsidRPr="00510383">
        <w:rPr>
          <w:rFonts w:hint="eastAsia"/>
          <w:szCs w:val="22"/>
          <w:u w:val="single"/>
        </w:rPr>
        <w:t>존재</w:t>
      </w:r>
    </w:p>
    <w:p w14:paraId="5A587ED1" w14:textId="77777777" w:rsidR="00026A7E" w:rsidRPr="00CB2B3F" w:rsidRDefault="00026A7E" w:rsidP="00026A7E">
      <w:pPr>
        <w:pStyle w:val="a5"/>
        <w:autoSpaceDN/>
        <w:spacing w:after="240"/>
        <w:ind w:leftChars="0" w:left="907"/>
        <w:rPr>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제</w:t>
      </w:r>
      <w:r>
        <w:rPr>
          <w:rFonts w:hint="eastAsia"/>
          <w:szCs w:val="22"/>
        </w:rPr>
        <w:t>3</w:t>
      </w:r>
      <w:r>
        <w:rPr>
          <w:rFonts w:hint="eastAsia"/>
          <w:szCs w:val="22"/>
        </w:rPr>
        <w:t>공장</w:t>
      </w:r>
      <w:r>
        <w:rPr>
          <w:rFonts w:hint="eastAsia"/>
          <w:szCs w:val="22"/>
        </w:rPr>
        <w:t xml:space="preserve"> </w:t>
      </w:r>
      <w:r>
        <w:rPr>
          <w:rFonts w:hint="eastAsia"/>
          <w:szCs w:val="22"/>
        </w:rPr>
        <w:t>및</w:t>
      </w:r>
      <w:r>
        <w:rPr>
          <w:rFonts w:hint="eastAsia"/>
          <w:szCs w:val="22"/>
        </w:rPr>
        <w:t xml:space="preserve"> </w:t>
      </w:r>
      <w:r>
        <w:rPr>
          <w:rFonts w:hint="eastAsia"/>
          <w:szCs w:val="22"/>
        </w:rPr>
        <w:t>제</w:t>
      </w:r>
      <w:r>
        <w:rPr>
          <w:rFonts w:hint="eastAsia"/>
          <w:szCs w:val="22"/>
        </w:rPr>
        <w:t>4</w:t>
      </w:r>
      <w:r>
        <w:rPr>
          <w:rFonts w:hint="eastAsia"/>
          <w:szCs w:val="22"/>
        </w:rPr>
        <w:t>공장</w:t>
      </w:r>
      <w:r>
        <w:rPr>
          <w:rFonts w:hint="eastAsia"/>
          <w:szCs w:val="22"/>
        </w:rPr>
        <w:t xml:space="preserve"> </w:t>
      </w:r>
      <w:r>
        <w:rPr>
          <w:rFonts w:hint="eastAsia"/>
          <w:szCs w:val="22"/>
        </w:rPr>
        <w:t>근로자에</w:t>
      </w:r>
      <w:r>
        <w:rPr>
          <w:rFonts w:hint="eastAsia"/>
          <w:szCs w:val="22"/>
        </w:rPr>
        <w:t xml:space="preserve"> </w:t>
      </w:r>
      <w:r>
        <w:rPr>
          <w:rFonts w:hint="eastAsia"/>
          <w:szCs w:val="22"/>
        </w:rPr>
        <w:t>대한</w:t>
      </w:r>
      <w:r>
        <w:rPr>
          <w:rFonts w:hint="eastAsia"/>
          <w:szCs w:val="22"/>
        </w:rPr>
        <w:t xml:space="preserve"> </w:t>
      </w:r>
      <w:r w:rsidRPr="00FA5CCB">
        <w:rPr>
          <w:rFonts w:hint="eastAsia"/>
          <w:szCs w:val="22"/>
        </w:rPr>
        <w:t>특수건강진단</w:t>
      </w:r>
      <w:r w:rsidRPr="00FA5CCB">
        <w:rPr>
          <w:rFonts w:hint="eastAsia"/>
          <w:szCs w:val="22"/>
        </w:rPr>
        <w:t xml:space="preserve"> </w:t>
      </w:r>
      <w:r w:rsidRPr="00FA5CCB">
        <w:rPr>
          <w:rFonts w:hint="eastAsia"/>
          <w:szCs w:val="22"/>
        </w:rPr>
        <w:t>결과</w:t>
      </w:r>
      <w:r>
        <w:rPr>
          <w:rFonts w:hint="eastAsia"/>
          <w:szCs w:val="22"/>
        </w:rPr>
        <w:t>,</w:t>
      </w:r>
      <w:r w:rsidRPr="00FA5CCB">
        <w:rPr>
          <w:rFonts w:hint="eastAsia"/>
          <w:szCs w:val="22"/>
        </w:rPr>
        <w:t xml:space="preserve"> </w:t>
      </w:r>
      <w:r w:rsidRPr="00FA5CCB">
        <w:rPr>
          <w:rFonts w:hint="eastAsia"/>
          <w:szCs w:val="22"/>
        </w:rPr>
        <w:t>소음에</w:t>
      </w:r>
      <w:r w:rsidRPr="00FA5CCB">
        <w:rPr>
          <w:rFonts w:hint="eastAsia"/>
          <w:szCs w:val="22"/>
        </w:rPr>
        <w:t xml:space="preserve"> </w:t>
      </w:r>
      <w:r w:rsidRPr="00FA5CCB">
        <w:rPr>
          <w:rFonts w:hint="eastAsia"/>
          <w:szCs w:val="22"/>
        </w:rPr>
        <w:t>대한</w:t>
      </w:r>
      <w:r w:rsidRPr="00FA5CCB">
        <w:rPr>
          <w:rFonts w:hint="eastAsia"/>
          <w:szCs w:val="22"/>
        </w:rPr>
        <w:t xml:space="preserve"> </w:t>
      </w:r>
      <w:r w:rsidRPr="00FA5CCB">
        <w:rPr>
          <w:rFonts w:hint="eastAsia"/>
          <w:szCs w:val="22"/>
        </w:rPr>
        <w:t>직업병</w:t>
      </w:r>
      <w:r w:rsidRPr="00FA5CCB">
        <w:rPr>
          <w:rFonts w:hint="eastAsia"/>
          <w:szCs w:val="22"/>
        </w:rPr>
        <w:t xml:space="preserve"> </w:t>
      </w:r>
      <w:r w:rsidRPr="00FA5CCB">
        <w:rPr>
          <w:rFonts w:hint="eastAsia"/>
          <w:szCs w:val="22"/>
        </w:rPr>
        <w:t>요관찰자가</w:t>
      </w:r>
      <w:r w:rsidRPr="00FA5CCB">
        <w:rPr>
          <w:rFonts w:hint="eastAsia"/>
          <w:szCs w:val="22"/>
        </w:rPr>
        <w:t xml:space="preserve"> </w:t>
      </w:r>
      <w:r w:rsidRPr="00FA5CCB">
        <w:rPr>
          <w:rFonts w:hint="eastAsia"/>
          <w:szCs w:val="22"/>
        </w:rPr>
        <w:t>존재함</w:t>
      </w:r>
      <w:r w:rsidRPr="00FA5CCB">
        <w:rPr>
          <w:rFonts w:hint="eastAsia"/>
          <w:szCs w:val="22"/>
        </w:rPr>
        <w:t>.</w:t>
      </w:r>
    </w:p>
    <w:tbl>
      <w:tblPr>
        <w:tblStyle w:val="af3"/>
        <w:tblW w:w="8732" w:type="dxa"/>
        <w:tblInd w:w="907" w:type="dxa"/>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910"/>
        <w:gridCol w:w="2911"/>
        <w:gridCol w:w="2911"/>
      </w:tblGrid>
      <w:tr w:rsidR="00026A7E" w:rsidRPr="00CB2B3F" w14:paraId="44E50C5B" w14:textId="77777777" w:rsidTr="0091358C">
        <w:trPr>
          <w:trHeight w:val="340"/>
        </w:trPr>
        <w:tc>
          <w:tcPr>
            <w:tcW w:w="2910" w:type="dxa"/>
            <w:tcBorders>
              <w:top w:val="single" w:sz="12" w:space="0" w:color="404040" w:themeColor="text1" w:themeTint="BF"/>
              <w:bottom w:val="single" w:sz="4" w:space="0" w:color="404040" w:themeColor="text1" w:themeTint="BF"/>
            </w:tcBorders>
            <w:shd w:val="clear" w:color="auto" w:fill="DEEEEE"/>
            <w:vAlign w:val="center"/>
          </w:tcPr>
          <w:p w14:paraId="1005FA9C"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진단</w:t>
            </w:r>
            <w:r w:rsidRPr="00332004">
              <w:rPr>
                <w:b/>
                <w:color w:val="000000"/>
                <w:sz w:val="20"/>
                <w:szCs w:val="20"/>
              </w:rPr>
              <w:t xml:space="preserve"> </w:t>
            </w:r>
            <w:r w:rsidRPr="00332004">
              <w:rPr>
                <w:b/>
                <w:color w:val="000000"/>
                <w:sz w:val="20"/>
                <w:szCs w:val="20"/>
              </w:rPr>
              <w:t>연</w:t>
            </w:r>
            <w:r>
              <w:rPr>
                <w:rFonts w:hint="eastAsia"/>
                <w:b/>
                <w:color w:val="000000"/>
                <w:sz w:val="20"/>
                <w:szCs w:val="20"/>
              </w:rPr>
              <w:t>(</w:t>
            </w:r>
            <w:r>
              <w:rPr>
                <w:rFonts w:hint="eastAsia"/>
                <w:b/>
                <w:color w:val="000000"/>
                <w:sz w:val="20"/>
                <w:szCs w:val="20"/>
              </w:rPr>
              <w:t>년</w:t>
            </w:r>
            <w:r>
              <w:rPr>
                <w:rFonts w:hint="eastAsia"/>
                <w:b/>
                <w:color w:val="000000"/>
                <w:sz w:val="20"/>
                <w:szCs w:val="20"/>
              </w:rPr>
              <w:t>)</w:t>
            </w:r>
          </w:p>
        </w:tc>
        <w:tc>
          <w:tcPr>
            <w:tcW w:w="2911" w:type="dxa"/>
            <w:tcBorders>
              <w:top w:val="single" w:sz="12" w:space="0" w:color="404040" w:themeColor="text1" w:themeTint="BF"/>
              <w:bottom w:val="single" w:sz="4" w:space="0" w:color="404040" w:themeColor="text1" w:themeTint="BF"/>
            </w:tcBorders>
            <w:shd w:val="clear" w:color="auto" w:fill="DEEEEE"/>
            <w:vAlign w:val="center"/>
          </w:tcPr>
          <w:p w14:paraId="506BEE9D"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제</w:t>
            </w:r>
            <w:r>
              <w:rPr>
                <w:b/>
                <w:color w:val="000000"/>
                <w:sz w:val="20"/>
                <w:szCs w:val="20"/>
              </w:rPr>
              <w:t>3</w:t>
            </w:r>
            <w:r>
              <w:rPr>
                <w:b/>
                <w:color w:val="000000"/>
                <w:sz w:val="20"/>
                <w:szCs w:val="20"/>
              </w:rPr>
              <w:t>공장</w:t>
            </w:r>
            <w:r w:rsidRPr="00332004">
              <w:rPr>
                <w:b/>
                <w:color w:val="000000"/>
                <w:sz w:val="20"/>
                <w:szCs w:val="20"/>
              </w:rPr>
              <w:t>(</w:t>
            </w:r>
            <w:r w:rsidRPr="00332004">
              <w:rPr>
                <w:b/>
                <w:color w:val="000000"/>
                <w:sz w:val="20"/>
                <w:szCs w:val="20"/>
              </w:rPr>
              <w:t>명</w:t>
            </w:r>
            <w:r w:rsidRPr="00332004">
              <w:rPr>
                <w:b/>
                <w:color w:val="000000"/>
                <w:sz w:val="20"/>
                <w:szCs w:val="20"/>
              </w:rPr>
              <w:t>)</w:t>
            </w:r>
          </w:p>
        </w:tc>
        <w:tc>
          <w:tcPr>
            <w:tcW w:w="2911" w:type="dxa"/>
            <w:tcBorders>
              <w:top w:val="single" w:sz="12" w:space="0" w:color="404040" w:themeColor="text1" w:themeTint="BF"/>
              <w:bottom w:val="single" w:sz="4" w:space="0" w:color="404040" w:themeColor="text1" w:themeTint="BF"/>
            </w:tcBorders>
            <w:shd w:val="clear" w:color="auto" w:fill="DEEEEE"/>
            <w:vAlign w:val="center"/>
          </w:tcPr>
          <w:p w14:paraId="57ADE2DD"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제</w:t>
            </w:r>
            <w:r>
              <w:rPr>
                <w:b/>
                <w:color w:val="000000"/>
                <w:sz w:val="20"/>
                <w:szCs w:val="20"/>
              </w:rPr>
              <w:t>4</w:t>
            </w:r>
            <w:r>
              <w:rPr>
                <w:b/>
                <w:color w:val="000000"/>
                <w:sz w:val="20"/>
                <w:szCs w:val="20"/>
              </w:rPr>
              <w:t>공장</w:t>
            </w:r>
            <w:r w:rsidRPr="00332004">
              <w:rPr>
                <w:b/>
                <w:color w:val="000000"/>
                <w:sz w:val="20"/>
                <w:szCs w:val="20"/>
              </w:rPr>
              <w:t>(</w:t>
            </w:r>
            <w:r w:rsidRPr="00332004">
              <w:rPr>
                <w:b/>
                <w:color w:val="000000"/>
                <w:sz w:val="20"/>
                <w:szCs w:val="20"/>
              </w:rPr>
              <w:t>명</w:t>
            </w:r>
            <w:r w:rsidRPr="00332004">
              <w:rPr>
                <w:b/>
                <w:color w:val="000000"/>
                <w:sz w:val="20"/>
                <w:szCs w:val="20"/>
              </w:rPr>
              <w:t>)</w:t>
            </w:r>
          </w:p>
        </w:tc>
      </w:tr>
      <w:tr w:rsidR="00026A7E" w:rsidRPr="00CB2B3F" w14:paraId="5F423369" w14:textId="77777777" w:rsidTr="0091358C">
        <w:trPr>
          <w:trHeight w:val="340"/>
        </w:trPr>
        <w:tc>
          <w:tcPr>
            <w:tcW w:w="2910" w:type="dxa"/>
            <w:tcBorders>
              <w:top w:val="single" w:sz="4" w:space="0" w:color="404040" w:themeColor="text1" w:themeTint="BF"/>
            </w:tcBorders>
            <w:shd w:val="clear" w:color="auto" w:fill="F2F2F2" w:themeFill="background1" w:themeFillShade="F2"/>
            <w:vAlign w:val="center"/>
          </w:tcPr>
          <w:p w14:paraId="2217D142" w14:textId="77777777" w:rsidR="00026A7E" w:rsidRPr="00332004" w:rsidRDefault="00026A7E" w:rsidP="0091358C">
            <w:pPr>
              <w:spacing w:line="280" w:lineRule="atLeast"/>
              <w:jc w:val="center"/>
              <w:rPr>
                <w:color w:val="000000"/>
                <w:sz w:val="20"/>
                <w:szCs w:val="20"/>
              </w:rPr>
            </w:pPr>
            <w:r w:rsidRPr="00332004">
              <w:rPr>
                <w:color w:val="000000"/>
                <w:sz w:val="20"/>
                <w:szCs w:val="20"/>
              </w:rPr>
              <w:t>2018</w:t>
            </w:r>
          </w:p>
        </w:tc>
        <w:tc>
          <w:tcPr>
            <w:tcW w:w="2911" w:type="dxa"/>
            <w:tcBorders>
              <w:top w:val="single" w:sz="4" w:space="0" w:color="404040" w:themeColor="text1" w:themeTint="BF"/>
            </w:tcBorders>
            <w:vAlign w:val="center"/>
          </w:tcPr>
          <w:p w14:paraId="06C38E6C" w14:textId="77777777" w:rsidR="00026A7E" w:rsidRPr="00332004" w:rsidRDefault="00026A7E" w:rsidP="0091358C">
            <w:pPr>
              <w:spacing w:line="280" w:lineRule="atLeast"/>
              <w:jc w:val="center"/>
              <w:rPr>
                <w:color w:val="000000"/>
                <w:sz w:val="20"/>
                <w:szCs w:val="20"/>
              </w:rPr>
            </w:pPr>
            <w:r w:rsidRPr="00332004">
              <w:rPr>
                <w:color w:val="000000"/>
                <w:sz w:val="20"/>
                <w:szCs w:val="20"/>
              </w:rPr>
              <w:t>18</w:t>
            </w:r>
          </w:p>
        </w:tc>
        <w:tc>
          <w:tcPr>
            <w:tcW w:w="2911" w:type="dxa"/>
            <w:tcBorders>
              <w:top w:val="single" w:sz="4" w:space="0" w:color="404040" w:themeColor="text1" w:themeTint="BF"/>
            </w:tcBorders>
            <w:vAlign w:val="center"/>
          </w:tcPr>
          <w:p w14:paraId="173B769D" w14:textId="77777777" w:rsidR="00026A7E" w:rsidRPr="00332004" w:rsidRDefault="00026A7E" w:rsidP="0091358C">
            <w:pPr>
              <w:spacing w:line="280" w:lineRule="atLeast"/>
              <w:jc w:val="center"/>
              <w:rPr>
                <w:color w:val="000000"/>
                <w:sz w:val="20"/>
                <w:szCs w:val="20"/>
              </w:rPr>
            </w:pPr>
            <w:r w:rsidRPr="00332004">
              <w:rPr>
                <w:color w:val="000000"/>
                <w:sz w:val="20"/>
                <w:szCs w:val="20"/>
              </w:rPr>
              <w:t>18</w:t>
            </w:r>
          </w:p>
        </w:tc>
      </w:tr>
      <w:tr w:rsidR="00026A7E" w:rsidRPr="00CB2B3F" w14:paraId="62950C1D" w14:textId="77777777" w:rsidTr="0091358C">
        <w:trPr>
          <w:trHeight w:val="340"/>
        </w:trPr>
        <w:tc>
          <w:tcPr>
            <w:tcW w:w="2910" w:type="dxa"/>
            <w:shd w:val="clear" w:color="auto" w:fill="F2F2F2" w:themeFill="background1" w:themeFillShade="F2"/>
            <w:vAlign w:val="center"/>
          </w:tcPr>
          <w:p w14:paraId="09BB1CD6" w14:textId="77777777" w:rsidR="00026A7E" w:rsidRPr="00332004" w:rsidRDefault="00026A7E" w:rsidP="0091358C">
            <w:pPr>
              <w:spacing w:line="280" w:lineRule="atLeast"/>
              <w:jc w:val="center"/>
              <w:rPr>
                <w:color w:val="000000"/>
                <w:sz w:val="20"/>
                <w:szCs w:val="20"/>
              </w:rPr>
            </w:pPr>
            <w:r w:rsidRPr="00332004">
              <w:rPr>
                <w:color w:val="000000"/>
                <w:sz w:val="20"/>
                <w:szCs w:val="20"/>
              </w:rPr>
              <w:t>2019</w:t>
            </w:r>
          </w:p>
        </w:tc>
        <w:tc>
          <w:tcPr>
            <w:tcW w:w="2911" w:type="dxa"/>
            <w:vAlign w:val="center"/>
          </w:tcPr>
          <w:p w14:paraId="6A4E017A" w14:textId="77777777" w:rsidR="00026A7E" w:rsidRPr="00332004" w:rsidRDefault="00026A7E" w:rsidP="0091358C">
            <w:pPr>
              <w:spacing w:line="280" w:lineRule="atLeast"/>
              <w:jc w:val="center"/>
              <w:rPr>
                <w:color w:val="000000"/>
                <w:sz w:val="20"/>
                <w:szCs w:val="20"/>
              </w:rPr>
            </w:pPr>
            <w:r w:rsidRPr="00332004">
              <w:rPr>
                <w:color w:val="000000"/>
                <w:sz w:val="20"/>
                <w:szCs w:val="20"/>
              </w:rPr>
              <w:t>19</w:t>
            </w:r>
          </w:p>
        </w:tc>
        <w:tc>
          <w:tcPr>
            <w:tcW w:w="2911" w:type="dxa"/>
            <w:vAlign w:val="center"/>
          </w:tcPr>
          <w:p w14:paraId="4D9B86F4" w14:textId="77777777" w:rsidR="00026A7E" w:rsidRPr="00332004" w:rsidRDefault="00026A7E" w:rsidP="0091358C">
            <w:pPr>
              <w:spacing w:line="280" w:lineRule="atLeast"/>
              <w:jc w:val="center"/>
              <w:rPr>
                <w:color w:val="000000"/>
                <w:sz w:val="20"/>
                <w:szCs w:val="20"/>
              </w:rPr>
            </w:pPr>
            <w:r w:rsidRPr="00332004">
              <w:rPr>
                <w:color w:val="000000"/>
                <w:sz w:val="20"/>
                <w:szCs w:val="20"/>
              </w:rPr>
              <w:t>18</w:t>
            </w:r>
          </w:p>
        </w:tc>
      </w:tr>
      <w:tr w:rsidR="00026A7E" w:rsidRPr="00CB2B3F" w14:paraId="281BF83C" w14:textId="77777777" w:rsidTr="0091358C">
        <w:trPr>
          <w:trHeight w:val="340"/>
        </w:trPr>
        <w:tc>
          <w:tcPr>
            <w:tcW w:w="2910" w:type="dxa"/>
            <w:shd w:val="clear" w:color="auto" w:fill="F2F2F2" w:themeFill="background1" w:themeFillShade="F2"/>
            <w:vAlign w:val="center"/>
          </w:tcPr>
          <w:p w14:paraId="0AFEADB3" w14:textId="77777777" w:rsidR="00026A7E" w:rsidRPr="00332004" w:rsidRDefault="00026A7E" w:rsidP="0091358C">
            <w:pPr>
              <w:spacing w:line="280" w:lineRule="atLeast"/>
              <w:jc w:val="center"/>
              <w:rPr>
                <w:color w:val="000000"/>
                <w:sz w:val="20"/>
                <w:szCs w:val="20"/>
              </w:rPr>
            </w:pPr>
            <w:r w:rsidRPr="00332004">
              <w:rPr>
                <w:color w:val="000000"/>
                <w:sz w:val="20"/>
                <w:szCs w:val="20"/>
              </w:rPr>
              <w:t>2020</w:t>
            </w:r>
          </w:p>
        </w:tc>
        <w:tc>
          <w:tcPr>
            <w:tcW w:w="2911" w:type="dxa"/>
            <w:vAlign w:val="center"/>
          </w:tcPr>
          <w:p w14:paraId="675A547D" w14:textId="77777777" w:rsidR="00026A7E" w:rsidRPr="00332004" w:rsidRDefault="00026A7E" w:rsidP="0091358C">
            <w:pPr>
              <w:spacing w:line="280" w:lineRule="atLeast"/>
              <w:jc w:val="center"/>
              <w:rPr>
                <w:color w:val="000000"/>
                <w:sz w:val="20"/>
                <w:szCs w:val="20"/>
              </w:rPr>
            </w:pPr>
            <w:r w:rsidRPr="00332004">
              <w:rPr>
                <w:color w:val="000000"/>
                <w:sz w:val="20"/>
                <w:szCs w:val="20"/>
              </w:rPr>
              <w:t>21</w:t>
            </w:r>
          </w:p>
        </w:tc>
        <w:tc>
          <w:tcPr>
            <w:tcW w:w="2911" w:type="dxa"/>
            <w:vAlign w:val="center"/>
          </w:tcPr>
          <w:p w14:paraId="0F681C8D" w14:textId="77777777" w:rsidR="00026A7E" w:rsidRPr="00332004" w:rsidRDefault="00026A7E" w:rsidP="0091358C">
            <w:pPr>
              <w:spacing w:line="280" w:lineRule="atLeast"/>
              <w:jc w:val="center"/>
              <w:rPr>
                <w:color w:val="000000"/>
                <w:sz w:val="20"/>
                <w:szCs w:val="20"/>
              </w:rPr>
            </w:pPr>
            <w:r w:rsidRPr="00332004">
              <w:rPr>
                <w:color w:val="000000"/>
                <w:sz w:val="20"/>
                <w:szCs w:val="20"/>
              </w:rPr>
              <w:t>22</w:t>
            </w:r>
          </w:p>
        </w:tc>
      </w:tr>
    </w:tbl>
    <w:p w14:paraId="540ED350" w14:textId="77777777" w:rsidR="00026A7E" w:rsidRDefault="00026A7E" w:rsidP="00026A7E">
      <w:pPr>
        <w:pStyle w:val="a5"/>
        <w:autoSpaceDN/>
        <w:spacing w:after="240"/>
        <w:ind w:leftChars="0" w:left="907"/>
        <w:rPr>
          <w:szCs w:val="22"/>
        </w:rPr>
      </w:pPr>
    </w:p>
    <w:p w14:paraId="57CD82C5" w14:textId="77777777" w:rsidR="00026A7E" w:rsidRDefault="00026A7E" w:rsidP="00026A7E">
      <w:pPr>
        <w:pStyle w:val="a5"/>
        <w:autoSpaceDN/>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해당</w:t>
      </w:r>
      <w:r>
        <w:rPr>
          <w:rFonts w:hint="eastAsia"/>
          <w:szCs w:val="22"/>
        </w:rPr>
        <w:t xml:space="preserve"> </w:t>
      </w:r>
      <w:r w:rsidRPr="00FA5CCB">
        <w:rPr>
          <w:rFonts w:hint="eastAsia"/>
          <w:szCs w:val="22"/>
        </w:rPr>
        <w:t>직업병</w:t>
      </w:r>
      <w:r w:rsidRPr="00FA5CCB">
        <w:rPr>
          <w:rFonts w:hint="eastAsia"/>
          <w:szCs w:val="22"/>
        </w:rPr>
        <w:t xml:space="preserve"> </w:t>
      </w:r>
      <w:r w:rsidRPr="00FA5CCB">
        <w:rPr>
          <w:rFonts w:hint="eastAsia"/>
          <w:szCs w:val="22"/>
        </w:rPr>
        <w:t>요관찰자</w:t>
      </w:r>
      <w:r>
        <w:rPr>
          <w:rFonts w:hint="eastAsia"/>
          <w:szCs w:val="22"/>
        </w:rPr>
        <w:t>와</w:t>
      </w:r>
      <w:r>
        <w:rPr>
          <w:rFonts w:hint="eastAsia"/>
          <w:szCs w:val="22"/>
        </w:rPr>
        <w:t xml:space="preserve"> </w:t>
      </w:r>
      <w:r>
        <w:rPr>
          <w:rFonts w:hint="eastAsia"/>
          <w:szCs w:val="22"/>
        </w:rPr>
        <w:t>관련하여</w:t>
      </w:r>
      <w:r>
        <w:rPr>
          <w:rFonts w:hint="eastAsia"/>
          <w:szCs w:val="22"/>
        </w:rPr>
        <w:t xml:space="preserve"> </w:t>
      </w:r>
      <w:r>
        <w:rPr>
          <w:rFonts w:hint="eastAsia"/>
          <w:szCs w:val="22"/>
        </w:rPr>
        <w:t>현재</w:t>
      </w:r>
      <w:r>
        <w:rPr>
          <w:rFonts w:hint="eastAsia"/>
          <w:szCs w:val="22"/>
        </w:rPr>
        <w:t xml:space="preserve"> </w:t>
      </w:r>
      <w:proofErr w:type="spellStart"/>
      <w:r w:rsidRPr="00EE157E">
        <w:rPr>
          <w:rFonts w:hint="eastAsia"/>
          <w:szCs w:val="22"/>
        </w:rPr>
        <w:t>소음성</w:t>
      </w:r>
      <w:proofErr w:type="spellEnd"/>
      <w:r>
        <w:rPr>
          <w:rFonts w:hint="eastAsia"/>
          <w:szCs w:val="22"/>
        </w:rPr>
        <w:t xml:space="preserve"> </w:t>
      </w:r>
      <w:r w:rsidRPr="00EE157E">
        <w:rPr>
          <w:rFonts w:hint="eastAsia"/>
          <w:szCs w:val="22"/>
        </w:rPr>
        <w:t>난청</w:t>
      </w:r>
      <w:r>
        <w:rPr>
          <w:rFonts w:hint="eastAsia"/>
          <w:szCs w:val="22"/>
        </w:rPr>
        <w:t xml:space="preserve"> </w:t>
      </w:r>
      <w:r>
        <w:rPr>
          <w:rFonts w:hint="eastAsia"/>
          <w:szCs w:val="22"/>
        </w:rPr>
        <w:t>직업병</w:t>
      </w:r>
      <w:r w:rsidRPr="00EE157E">
        <w:rPr>
          <w:rFonts w:hint="eastAsia"/>
          <w:szCs w:val="22"/>
        </w:rPr>
        <w:t xml:space="preserve"> </w:t>
      </w:r>
      <w:r>
        <w:rPr>
          <w:rFonts w:hint="eastAsia"/>
          <w:szCs w:val="22"/>
        </w:rPr>
        <w:t>근로자가</w:t>
      </w:r>
      <w:r>
        <w:rPr>
          <w:rFonts w:hint="eastAsia"/>
          <w:szCs w:val="22"/>
        </w:rPr>
        <w:t xml:space="preserve"> </w:t>
      </w:r>
      <w:r w:rsidRPr="00EE157E">
        <w:rPr>
          <w:rFonts w:hint="eastAsia"/>
          <w:szCs w:val="22"/>
        </w:rPr>
        <w:t>4</w:t>
      </w:r>
      <w:r w:rsidRPr="00EE157E">
        <w:rPr>
          <w:rFonts w:hint="eastAsia"/>
          <w:szCs w:val="22"/>
        </w:rPr>
        <w:t>명</w:t>
      </w:r>
      <w:r>
        <w:rPr>
          <w:rFonts w:hint="eastAsia"/>
          <w:szCs w:val="22"/>
        </w:rPr>
        <w:t xml:space="preserve"> </w:t>
      </w:r>
      <w:r>
        <w:rPr>
          <w:rFonts w:hint="eastAsia"/>
          <w:szCs w:val="22"/>
        </w:rPr>
        <w:t>존재함</w:t>
      </w:r>
      <w:r w:rsidRPr="00EE157E">
        <w:rPr>
          <w:rFonts w:hint="eastAsia"/>
          <w:szCs w:val="22"/>
        </w:rPr>
        <w:t>(</w:t>
      </w:r>
      <w:r>
        <w:rPr>
          <w:rFonts w:hint="eastAsia"/>
          <w:szCs w:val="22"/>
        </w:rPr>
        <w:t>제</w:t>
      </w:r>
      <w:r>
        <w:rPr>
          <w:rFonts w:hint="eastAsia"/>
          <w:szCs w:val="22"/>
        </w:rPr>
        <w:t>3</w:t>
      </w:r>
      <w:r>
        <w:rPr>
          <w:rFonts w:hint="eastAsia"/>
          <w:szCs w:val="22"/>
        </w:rPr>
        <w:t>공장</w:t>
      </w:r>
      <w:r>
        <w:rPr>
          <w:rFonts w:hint="eastAsia"/>
          <w:szCs w:val="22"/>
        </w:rPr>
        <w:t>:1</w:t>
      </w:r>
      <w:r>
        <w:rPr>
          <w:rFonts w:hint="eastAsia"/>
          <w:szCs w:val="22"/>
        </w:rPr>
        <w:t>명</w:t>
      </w:r>
      <w:r>
        <w:rPr>
          <w:rFonts w:hint="eastAsia"/>
          <w:szCs w:val="22"/>
        </w:rPr>
        <w:t>,</w:t>
      </w:r>
      <w:r>
        <w:rPr>
          <w:szCs w:val="22"/>
        </w:rPr>
        <w:t xml:space="preserve"> </w:t>
      </w:r>
      <w:r>
        <w:rPr>
          <w:rFonts w:hint="eastAsia"/>
          <w:szCs w:val="22"/>
        </w:rPr>
        <w:t>제</w:t>
      </w:r>
      <w:r>
        <w:rPr>
          <w:rFonts w:hint="eastAsia"/>
          <w:szCs w:val="22"/>
        </w:rPr>
        <w:t>4</w:t>
      </w:r>
      <w:r>
        <w:rPr>
          <w:rFonts w:hint="eastAsia"/>
          <w:szCs w:val="22"/>
        </w:rPr>
        <w:t>공장</w:t>
      </w:r>
      <w:r>
        <w:rPr>
          <w:rFonts w:hint="eastAsia"/>
          <w:szCs w:val="22"/>
        </w:rPr>
        <w:t>:</w:t>
      </w:r>
      <w:r>
        <w:rPr>
          <w:szCs w:val="22"/>
        </w:rPr>
        <w:t>3</w:t>
      </w:r>
      <w:r>
        <w:rPr>
          <w:rFonts w:hint="eastAsia"/>
          <w:szCs w:val="22"/>
        </w:rPr>
        <w:t>명</w:t>
      </w:r>
      <w:r>
        <w:rPr>
          <w:rFonts w:hint="eastAsia"/>
          <w:szCs w:val="22"/>
        </w:rPr>
        <w:t>)</w:t>
      </w:r>
      <w:r>
        <w:rPr>
          <w:szCs w:val="22"/>
        </w:rPr>
        <w:t xml:space="preserve">. </w:t>
      </w:r>
      <w:r>
        <w:rPr>
          <w:rFonts w:hint="eastAsia"/>
          <w:szCs w:val="22"/>
        </w:rPr>
        <w:t>대상회사는</w:t>
      </w:r>
      <w:r>
        <w:rPr>
          <w:rFonts w:hint="eastAsia"/>
          <w:szCs w:val="22"/>
        </w:rPr>
        <w:t xml:space="preserve"> </w:t>
      </w:r>
      <w:r>
        <w:rPr>
          <w:rFonts w:hint="eastAsia"/>
          <w:szCs w:val="22"/>
        </w:rPr>
        <w:t>소음</w:t>
      </w:r>
      <w:r>
        <w:rPr>
          <w:rFonts w:hint="eastAsia"/>
          <w:szCs w:val="22"/>
        </w:rPr>
        <w:t xml:space="preserve"> </w:t>
      </w:r>
      <w:r>
        <w:rPr>
          <w:rFonts w:hint="eastAsia"/>
          <w:szCs w:val="22"/>
        </w:rPr>
        <w:t>검진을</w:t>
      </w:r>
      <w:r>
        <w:rPr>
          <w:rFonts w:hint="eastAsia"/>
          <w:szCs w:val="22"/>
        </w:rPr>
        <w:t xml:space="preserve"> </w:t>
      </w:r>
      <w:r>
        <w:rPr>
          <w:rFonts w:hint="eastAsia"/>
          <w:szCs w:val="22"/>
        </w:rPr>
        <w:t>위하여</w:t>
      </w:r>
      <w:r>
        <w:rPr>
          <w:szCs w:val="22"/>
        </w:rPr>
        <w:t xml:space="preserve"> </w:t>
      </w:r>
      <w:r>
        <w:rPr>
          <w:rFonts w:hint="eastAsia"/>
          <w:szCs w:val="22"/>
        </w:rPr>
        <w:t>근로자의</w:t>
      </w:r>
      <w:r>
        <w:rPr>
          <w:rFonts w:hint="eastAsia"/>
          <w:szCs w:val="22"/>
        </w:rPr>
        <w:t xml:space="preserve"> </w:t>
      </w:r>
      <w:r>
        <w:rPr>
          <w:rFonts w:hint="eastAsia"/>
          <w:szCs w:val="22"/>
        </w:rPr>
        <w:t>공정</w:t>
      </w:r>
      <w:r>
        <w:rPr>
          <w:rFonts w:hint="eastAsia"/>
          <w:szCs w:val="22"/>
        </w:rPr>
        <w:t xml:space="preserve"> </w:t>
      </w:r>
      <w:r w:rsidRPr="00793F0E">
        <w:rPr>
          <w:rFonts w:hint="eastAsia"/>
          <w:szCs w:val="22"/>
        </w:rPr>
        <w:t>배치</w:t>
      </w:r>
      <w:r>
        <w:rPr>
          <w:rFonts w:hint="eastAsia"/>
          <w:szCs w:val="22"/>
        </w:rPr>
        <w:t xml:space="preserve"> </w:t>
      </w:r>
      <w:r w:rsidRPr="00793F0E">
        <w:rPr>
          <w:rFonts w:hint="eastAsia"/>
          <w:szCs w:val="22"/>
        </w:rPr>
        <w:t>전</w:t>
      </w:r>
      <w:r w:rsidRPr="00793F0E">
        <w:rPr>
          <w:rFonts w:hint="eastAsia"/>
          <w:szCs w:val="22"/>
        </w:rPr>
        <w:t xml:space="preserve"> </w:t>
      </w:r>
      <w:r w:rsidRPr="00793F0E">
        <w:rPr>
          <w:rFonts w:hint="eastAsia"/>
          <w:szCs w:val="22"/>
        </w:rPr>
        <w:t>검진</w:t>
      </w:r>
      <w:r>
        <w:rPr>
          <w:rFonts w:hint="eastAsia"/>
          <w:szCs w:val="22"/>
        </w:rPr>
        <w:t>을</w:t>
      </w:r>
      <w:r>
        <w:rPr>
          <w:rFonts w:hint="eastAsia"/>
          <w:szCs w:val="22"/>
        </w:rPr>
        <w:t xml:space="preserve"> </w:t>
      </w:r>
      <w:r>
        <w:rPr>
          <w:rFonts w:hint="eastAsia"/>
          <w:szCs w:val="22"/>
        </w:rPr>
        <w:t>실시하고</w:t>
      </w:r>
      <w:r>
        <w:rPr>
          <w:rFonts w:hint="eastAsia"/>
          <w:szCs w:val="22"/>
        </w:rPr>
        <w:t xml:space="preserve"> </w:t>
      </w:r>
      <w:r w:rsidRPr="00793F0E">
        <w:rPr>
          <w:rFonts w:hint="eastAsia"/>
          <w:szCs w:val="22"/>
        </w:rPr>
        <w:t>정상</w:t>
      </w:r>
      <w:r w:rsidRPr="00793F0E">
        <w:rPr>
          <w:rFonts w:hint="eastAsia"/>
          <w:szCs w:val="22"/>
        </w:rPr>
        <w:t xml:space="preserve"> </w:t>
      </w:r>
      <w:r>
        <w:rPr>
          <w:rFonts w:hint="eastAsia"/>
          <w:szCs w:val="22"/>
        </w:rPr>
        <w:t>근로자를</w:t>
      </w:r>
      <w:r w:rsidRPr="00793F0E">
        <w:rPr>
          <w:rFonts w:hint="eastAsia"/>
          <w:szCs w:val="22"/>
        </w:rPr>
        <w:t xml:space="preserve"> </w:t>
      </w:r>
      <w:r w:rsidRPr="00793F0E">
        <w:rPr>
          <w:rFonts w:hint="eastAsia"/>
          <w:szCs w:val="22"/>
        </w:rPr>
        <w:t>채용</w:t>
      </w:r>
      <w:r>
        <w:rPr>
          <w:rFonts w:hint="eastAsia"/>
          <w:szCs w:val="22"/>
        </w:rPr>
        <w:t>하고</w:t>
      </w:r>
      <w:r>
        <w:rPr>
          <w:rFonts w:hint="eastAsia"/>
          <w:szCs w:val="22"/>
        </w:rPr>
        <w:t xml:space="preserve"> </w:t>
      </w:r>
      <w:r>
        <w:rPr>
          <w:rFonts w:hint="eastAsia"/>
          <w:szCs w:val="22"/>
        </w:rPr>
        <w:t>있으며</w:t>
      </w:r>
      <w:r>
        <w:rPr>
          <w:rFonts w:hint="eastAsia"/>
          <w:szCs w:val="22"/>
        </w:rPr>
        <w:t xml:space="preserve">, </w:t>
      </w:r>
      <w:r>
        <w:rPr>
          <w:rFonts w:hint="eastAsia"/>
          <w:szCs w:val="22"/>
        </w:rPr>
        <w:t>근로자를</w:t>
      </w:r>
      <w:r>
        <w:rPr>
          <w:rFonts w:hint="eastAsia"/>
          <w:szCs w:val="22"/>
        </w:rPr>
        <w:t xml:space="preserve"> </w:t>
      </w:r>
      <w:r>
        <w:rPr>
          <w:rFonts w:hint="eastAsia"/>
          <w:szCs w:val="22"/>
        </w:rPr>
        <w:t>대상으로</w:t>
      </w:r>
      <w:r>
        <w:rPr>
          <w:rFonts w:hint="eastAsia"/>
          <w:szCs w:val="22"/>
        </w:rPr>
        <w:t xml:space="preserve"> </w:t>
      </w:r>
      <w:r w:rsidRPr="00793F0E">
        <w:rPr>
          <w:rFonts w:hint="eastAsia"/>
          <w:szCs w:val="22"/>
        </w:rPr>
        <w:t>보호구</w:t>
      </w:r>
      <w:r>
        <w:rPr>
          <w:rFonts w:hint="eastAsia"/>
          <w:szCs w:val="22"/>
        </w:rPr>
        <w:t xml:space="preserve"> </w:t>
      </w:r>
      <w:r w:rsidRPr="00793F0E">
        <w:rPr>
          <w:rFonts w:hint="eastAsia"/>
          <w:szCs w:val="22"/>
        </w:rPr>
        <w:t>착용</w:t>
      </w:r>
      <w:r w:rsidRPr="00793F0E">
        <w:rPr>
          <w:rFonts w:hint="eastAsia"/>
          <w:szCs w:val="22"/>
        </w:rPr>
        <w:t xml:space="preserve"> </w:t>
      </w:r>
      <w:r w:rsidRPr="00793F0E">
        <w:rPr>
          <w:rFonts w:hint="eastAsia"/>
          <w:szCs w:val="22"/>
        </w:rPr>
        <w:t>및</w:t>
      </w:r>
      <w:r w:rsidRPr="00793F0E">
        <w:rPr>
          <w:rFonts w:hint="eastAsia"/>
          <w:szCs w:val="22"/>
        </w:rPr>
        <w:t xml:space="preserve"> </w:t>
      </w:r>
      <w:proofErr w:type="spellStart"/>
      <w:r w:rsidRPr="00793F0E">
        <w:rPr>
          <w:rFonts w:hint="eastAsia"/>
          <w:szCs w:val="22"/>
        </w:rPr>
        <w:t>소음성</w:t>
      </w:r>
      <w:proofErr w:type="spellEnd"/>
      <w:r>
        <w:rPr>
          <w:rFonts w:hint="eastAsia"/>
          <w:szCs w:val="22"/>
        </w:rPr>
        <w:t xml:space="preserve"> </w:t>
      </w:r>
      <w:r w:rsidRPr="00793F0E">
        <w:rPr>
          <w:rFonts w:hint="eastAsia"/>
          <w:szCs w:val="22"/>
        </w:rPr>
        <w:t>난청</w:t>
      </w:r>
      <w:r>
        <w:rPr>
          <w:rFonts w:hint="eastAsia"/>
          <w:szCs w:val="22"/>
        </w:rPr>
        <w:t>에</w:t>
      </w:r>
      <w:r>
        <w:rPr>
          <w:rFonts w:hint="eastAsia"/>
          <w:szCs w:val="22"/>
        </w:rPr>
        <w:t xml:space="preserve"> </w:t>
      </w:r>
      <w:r>
        <w:rPr>
          <w:rFonts w:hint="eastAsia"/>
          <w:szCs w:val="22"/>
        </w:rPr>
        <w:t>대하여</w:t>
      </w:r>
      <w:r w:rsidRPr="00793F0E">
        <w:rPr>
          <w:rFonts w:hint="eastAsia"/>
          <w:szCs w:val="22"/>
        </w:rPr>
        <w:t xml:space="preserve"> </w:t>
      </w:r>
      <w:r w:rsidRPr="00793F0E">
        <w:rPr>
          <w:rFonts w:hint="eastAsia"/>
          <w:szCs w:val="22"/>
        </w:rPr>
        <w:t>교육</w:t>
      </w:r>
      <w:r>
        <w:rPr>
          <w:rFonts w:hint="eastAsia"/>
          <w:szCs w:val="22"/>
        </w:rPr>
        <w:t>을</w:t>
      </w:r>
      <w:r>
        <w:rPr>
          <w:rFonts w:hint="eastAsia"/>
          <w:szCs w:val="22"/>
        </w:rPr>
        <w:t xml:space="preserve"> </w:t>
      </w:r>
      <w:r>
        <w:rPr>
          <w:rFonts w:hint="eastAsia"/>
          <w:szCs w:val="22"/>
        </w:rPr>
        <w:t>실시하고</w:t>
      </w:r>
      <w:r>
        <w:rPr>
          <w:rFonts w:hint="eastAsia"/>
          <w:szCs w:val="22"/>
        </w:rPr>
        <w:t xml:space="preserve"> </w:t>
      </w:r>
      <w:r>
        <w:rPr>
          <w:rFonts w:hint="eastAsia"/>
          <w:szCs w:val="22"/>
        </w:rPr>
        <w:t>있음</w:t>
      </w:r>
      <w:r>
        <w:rPr>
          <w:rFonts w:hint="eastAsia"/>
          <w:szCs w:val="22"/>
        </w:rPr>
        <w:t xml:space="preserve">. </w:t>
      </w:r>
      <w:r>
        <w:rPr>
          <w:rFonts w:hint="eastAsia"/>
          <w:szCs w:val="22"/>
        </w:rPr>
        <w:t>다만</w:t>
      </w:r>
      <w:r>
        <w:rPr>
          <w:rFonts w:hint="eastAsia"/>
          <w:szCs w:val="22"/>
        </w:rPr>
        <w:t>,</w:t>
      </w:r>
      <w:r>
        <w:rPr>
          <w:szCs w:val="22"/>
        </w:rPr>
        <w:t xml:space="preserve"> </w:t>
      </w:r>
      <w:r>
        <w:rPr>
          <w:rFonts w:hint="eastAsia"/>
          <w:szCs w:val="22"/>
        </w:rPr>
        <w:t>대상회사는</w:t>
      </w:r>
      <w:r>
        <w:rPr>
          <w:rFonts w:hint="eastAsia"/>
          <w:szCs w:val="22"/>
        </w:rPr>
        <w:t xml:space="preserve"> </w:t>
      </w:r>
      <w:r>
        <w:rPr>
          <w:rFonts w:hint="eastAsia"/>
          <w:szCs w:val="22"/>
        </w:rPr>
        <w:t>소음</w:t>
      </w:r>
      <w:r>
        <w:rPr>
          <w:rFonts w:hint="eastAsia"/>
          <w:szCs w:val="22"/>
        </w:rPr>
        <w:t xml:space="preserve"> </w:t>
      </w:r>
      <w:r w:rsidRPr="00793F0E">
        <w:rPr>
          <w:rFonts w:hint="eastAsia"/>
          <w:szCs w:val="22"/>
        </w:rPr>
        <w:t>유소견자에</w:t>
      </w:r>
      <w:r w:rsidRPr="00793F0E">
        <w:rPr>
          <w:rFonts w:hint="eastAsia"/>
          <w:szCs w:val="22"/>
        </w:rPr>
        <w:t xml:space="preserve"> </w:t>
      </w:r>
      <w:r w:rsidRPr="00793F0E">
        <w:rPr>
          <w:rFonts w:hint="eastAsia"/>
          <w:szCs w:val="22"/>
        </w:rPr>
        <w:t>대</w:t>
      </w:r>
      <w:r>
        <w:rPr>
          <w:rFonts w:hint="eastAsia"/>
          <w:szCs w:val="22"/>
        </w:rPr>
        <w:t>하여</w:t>
      </w:r>
      <w:r w:rsidRPr="00793F0E">
        <w:rPr>
          <w:rFonts w:hint="eastAsia"/>
          <w:szCs w:val="22"/>
        </w:rPr>
        <w:t xml:space="preserve"> </w:t>
      </w:r>
      <w:r>
        <w:rPr>
          <w:rFonts w:hint="eastAsia"/>
          <w:szCs w:val="22"/>
        </w:rPr>
        <w:t>특별히</w:t>
      </w:r>
      <w:r w:rsidRPr="00793F0E">
        <w:rPr>
          <w:rFonts w:hint="eastAsia"/>
          <w:szCs w:val="22"/>
        </w:rPr>
        <w:t xml:space="preserve"> </w:t>
      </w:r>
      <w:r w:rsidRPr="00793F0E">
        <w:rPr>
          <w:rFonts w:hint="eastAsia"/>
          <w:szCs w:val="22"/>
        </w:rPr>
        <w:t>관리</w:t>
      </w:r>
      <w:r>
        <w:rPr>
          <w:rFonts w:hint="eastAsia"/>
          <w:szCs w:val="22"/>
        </w:rPr>
        <w:t>하고</w:t>
      </w:r>
      <w:r>
        <w:rPr>
          <w:rFonts w:hint="eastAsia"/>
          <w:szCs w:val="22"/>
        </w:rPr>
        <w:t xml:space="preserve"> </w:t>
      </w:r>
      <w:r>
        <w:rPr>
          <w:rFonts w:hint="eastAsia"/>
          <w:szCs w:val="22"/>
        </w:rPr>
        <w:t>있는</w:t>
      </w:r>
      <w:r>
        <w:rPr>
          <w:rFonts w:hint="eastAsia"/>
          <w:szCs w:val="22"/>
        </w:rPr>
        <w:t xml:space="preserve"> </w:t>
      </w:r>
      <w:r>
        <w:rPr>
          <w:rFonts w:hint="eastAsia"/>
          <w:szCs w:val="22"/>
        </w:rPr>
        <w:t>사항</w:t>
      </w:r>
      <w:r w:rsidRPr="00793F0E">
        <w:rPr>
          <w:rFonts w:hint="eastAsia"/>
          <w:szCs w:val="22"/>
        </w:rPr>
        <w:t>은</w:t>
      </w:r>
      <w:r w:rsidRPr="00793F0E">
        <w:rPr>
          <w:rFonts w:hint="eastAsia"/>
          <w:szCs w:val="22"/>
        </w:rPr>
        <w:t xml:space="preserve"> </w:t>
      </w:r>
      <w:r w:rsidRPr="00793F0E">
        <w:rPr>
          <w:rFonts w:hint="eastAsia"/>
          <w:szCs w:val="22"/>
        </w:rPr>
        <w:t>없</w:t>
      </w:r>
      <w:r>
        <w:rPr>
          <w:rFonts w:hint="eastAsia"/>
          <w:szCs w:val="22"/>
        </w:rPr>
        <w:t>음</w:t>
      </w:r>
      <w:r>
        <w:rPr>
          <w:rFonts w:hint="eastAsia"/>
          <w:szCs w:val="22"/>
        </w:rPr>
        <w:t>.</w:t>
      </w:r>
    </w:p>
    <w:p w14:paraId="021EB030" w14:textId="77777777" w:rsidR="00026A7E" w:rsidRDefault="00026A7E" w:rsidP="00026A7E">
      <w:pPr>
        <w:pStyle w:val="a5"/>
        <w:autoSpaceDN/>
        <w:spacing w:after="240"/>
        <w:ind w:leftChars="0" w:left="907"/>
        <w:rPr>
          <w:szCs w:val="22"/>
          <w:u w:val="single"/>
        </w:rPr>
      </w:pPr>
    </w:p>
    <w:p w14:paraId="6E59D523" w14:textId="77777777" w:rsidR="00026A7E" w:rsidRPr="00510383" w:rsidRDefault="00026A7E" w:rsidP="00026A7E">
      <w:pPr>
        <w:pStyle w:val="a5"/>
        <w:numPr>
          <w:ilvl w:val="2"/>
          <w:numId w:val="121"/>
        </w:numPr>
        <w:spacing w:after="240" w:line="350" w:lineRule="atLeast"/>
        <w:ind w:leftChars="0"/>
        <w:rPr>
          <w:szCs w:val="22"/>
          <w:u w:val="single"/>
        </w:rPr>
      </w:pPr>
      <w:r w:rsidRPr="00510383">
        <w:rPr>
          <w:rFonts w:hint="eastAsia"/>
          <w:szCs w:val="22"/>
          <w:u w:val="single"/>
        </w:rPr>
        <w:t>작업환경측정결과</w:t>
      </w:r>
      <w:r w:rsidRPr="00510383">
        <w:rPr>
          <w:rFonts w:hint="eastAsia"/>
          <w:szCs w:val="22"/>
          <w:u w:val="single"/>
        </w:rPr>
        <w:t>:</w:t>
      </w:r>
      <w:r w:rsidRPr="00510383">
        <w:rPr>
          <w:szCs w:val="22"/>
          <w:u w:val="single"/>
        </w:rPr>
        <w:t xml:space="preserve"> </w:t>
      </w:r>
      <w:r w:rsidRPr="00510383">
        <w:rPr>
          <w:rFonts w:hint="eastAsia"/>
          <w:szCs w:val="22"/>
          <w:u w:val="single"/>
        </w:rPr>
        <w:t>소음</w:t>
      </w:r>
      <w:r w:rsidRPr="00510383">
        <w:rPr>
          <w:rFonts w:hint="eastAsia"/>
          <w:szCs w:val="22"/>
          <w:u w:val="single"/>
        </w:rPr>
        <w:t xml:space="preserve"> </w:t>
      </w:r>
      <w:r w:rsidRPr="00510383">
        <w:rPr>
          <w:rFonts w:hint="eastAsia"/>
          <w:szCs w:val="22"/>
          <w:u w:val="single"/>
        </w:rPr>
        <w:t>노출기준</w:t>
      </w:r>
      <w:r w:rsidRPr="00510383">
        <w:rPr>
          <w:rFonts w:hint="eastAsia"/>
          <w:szCs w:val="22"/>
          <w:u w:val="single"/>
        </w:rPr>
        <w:t xml:space="preserve"> </w:t>
      </w:r>
      <w:r w:rsidRPr="00510383">
        <w:rPr>
          <w:rFonts w:hint="eastAsia"/>
          <w:szCs w:val="22"/>
          <w:u w:val="single"/>
        </w:rPr>
        <w:t>초과</w:t>
      </w:r>
    </w:p>
    <w:p w14:paraId="0752864C" w14:textId="77777777" w:rsidR="00026A7E" w:rsidRPr="00FA5CCB" w:rsidRDefault="00026A7E" w:rsidP="00026A7E">
      <w:pPr>
        <w:pStyle w:val="a5"/>
        <w:autoSpaceDN/>
        <w:spacing w:after="240"/>
        <w:ind w:leftChars="0" w:left="907"/>
        <w:rPr>
          <w:szCs w:val="22"/>
        </w:rPr>
      </w:pPr>
      <w:r>
        <w:rPr>
          <w:rFonts w:hint="eastAsia"/>
          <w:szCs w:val="22"/>
        </w:rPr>
        <w:t>또한</w:t>
      </w:r>
      <w:r>
        <w:rPr>
          <w:rFonts w:hint="eastAsia"/>
          <w:szCs w:val="22"/>
        </w:rPr>
        <w:t xml:space="preserve">, </w:t>
      </w: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 xml:space="preserve"> </w:t>
      </w:r>
      <w:r>
        <w:rPr>
          <w:rFonts w:hint="eastAsia"/>
          <w:szCs w:val="22"/>
        </w:rPr>
        <w:t>제</w:t>
      </w:r>
      <w:r>
        <w:rPr>
          <w:rFonts w:hint="eastAsia"/>
          <w:szCs w:val="22"/>
        </w:rPr>
        <w:t>3</w:t>
      </w:r>
      <w:r>
        <w:rPr>
          <w:rFonts w:hint="eastAsia"/>
          <w:szCs w:val="22"/>
        </w:rPr>
        <w:t>공장</w:t>
      </w:r>
      <w:r>
        <w:rPr>
          <w:rFonts w:hint="eastAsia"/>
          <w:szCs w:val="22"/>
        </w:rPr>
        <w:t xml:space="preserve"> </w:t>
      </w:r>
      <w:r>
        <w:rPr>
          <w:rFonts w:hint="eastAsia"/>
          <w:szCs w:val="22"/>
        </w:rPr>
        <w:t>및</w:t>
      </w:r>
      <w:r>
        <w:rPr>
          <w:rFonts w:hint="eastAsia"/>
          <w:szCs w:val="22"/>
        </w:rPr>
        <w:t xml:space="preserve"> </w:t>
      </w:r>
      <w:r>
        <w:rPr>
          <w:rFonts w:hint="eastAsia"/>
          <w:szCs w:val="22"/>
        </w:rPr>
        <w:t>제</w:t>
      </w:r>
      <w:r>
        <w:rPr>
          <w:rFonts w:hint="eastAsia"/>
          <w:szCs w:val="22"/>
        </w:rPr>
        <w:t>4</w:t>
      </w:r>
      <w:r>
        <w:rPr>
          <w:rFonts w:hint="eastAsia"/>
          <w:szCs w:val="22"/>
        </w:rPr>
        <w:t>공장에</w:t>
      </w:r>
      <w:r>
        <w:rPr>
          <w:rFonts w:hint="eastAsia"/>
          <w:szCs w:val="22"/>
        </w:rPr>
        <w:t xml:space="preserve"> </w:t>
      </w:r>
      <w:r>
        <w:rPr>
          <w:rFonts w:hint="eastAsia"/>
          <w:szCs w:val="22"/>
        </w:rPr>
        <w:t>대한</w:t>
      </w:r>
      <w:r>
        <w:rPr>
          <w:rFonts w:hint="eastAsia"/>
          <w:szCs w:val="22"/>
        </w:rPr>
        <w:t xml:space="preserve"> </w:t>
      </w:r>
      <w:r w:rsidRPr="00FA5CCB">
        <w:rPr>
          <w:rFonts w:hint="eastAsia"/>
          <w:szCs w:val="22"/>
        </w:rPr>
        <w:t>작업환경측정</w:t>
      </w:r>
      <w:r w:rsidRPr="00FA5CCB">
        <w:rPr>
          <w:rFonts w:hint="eastAsia"/>
          <w:szCs w:val="22"/>
        </w:rPr>
        <w:t xml:space="preserve"> </w:t>
      </w:r>
      <w:r w:rsidRPr="00FA5CCB">
        <w:rPr>
          <w:rFonts w:hint="eastAsia"/>
          <w:szCs w:val="22"/>
        </w:rPr>
        <w:t>결과</w:t>
      </w:r>
      <w:r>
        <w:rPr>
          <w:rFonts w:hint="eastAsia"/>
          <w:szCs w:val="22"/>
        </w:rPr>
        <w:t>,</w:t>
      </w:r>
      <w:r w:rsidRPr="00FA5CCB">
        <w:rPr>
          <w:rFonts w:hint="eastAsia"/>
          <w:szCs w:val="22"/>
        </w:rPr>
        <w:t xml:space="preserve"> </w:t>
      </w:r>
      <w:r w:rsidRPr="00FA5CCB">
        <w:rPr>
          <w:rFonts w:hint="eastAsia"/>
          <w:szCs w:val="22"/>
        </w:rPr>
        <w:t>아래와</w:t>
      </w:r>
      <w:r w:rsidRPr="00FA5CCB">
        <w:rPr>
          <w:rFonts w:hint="eastAsia"/>
          <w:szCs w:val="22"/>
        </w:rPr>
        <w:t xml:space="preserve"> </w:t>
      </w:r>
      <w:r w:rsidRPr="00FA5CCB">
        <w:rPr>
          <w:rFonts w:hint="eastAsia"/>
          <w:szCs w:val="22"/>
        </w:rPr>
        <w:t>같이</w:t>
      </w:r>
      <w:r w:rsidRPr="00FA5CCB">
        <w:rPr>
          <w:rFonts w:hint="eastAsia"/>
          <w:szCs w:val="22"/>
        </w:rPr>
        <w:t xml:space="preserve"> </w:t>
      </w:r>
      <w:r w:rsidRPr="00FA5CCB">
        <w:rPr>
          <w:rFonts w:hint="eastAsia"/>
          <w:szCs w:val="22"/>
        </w:rPr>
        <w:t>소음</w:t>
      </w:r>
      <w:r w:rsidRPr="00FA5CCB">
        <w:rPr>
          <w:rFonts w:hint="eastAsia"/>
          <w:szCs w:val="22"/>
        </w:rPr>
        <w:t xml:space="preserve"> </w:t>
      </w:r>
      <w:r w:rsidRPr="00FA5CCB">
        <w:rPr>
          <w:rFonts w:hint="eastAsia"/>
          <w:szCs w:val="22"/>
        </w:rPr>
        <w:t>노출기준을</w:t>
      </w:r>
      <w:r w:rsidRPr="00FA5CCB">
        <w:rPr>
          <w:rFonts w:hint="eastAsia"/>
          <w:szCs w:val="22"/>
        </w:rPr>
        <w:t xml:space="preserve"> </w:t>
      </w:r>
      <w:r w:rsidRPr="00FA5CCB">
        <w:rPr>
          <w:rFonts w:hint="eastAsia"/>
          <w:szCs w:val="22"/>
        </w:rPr>
        <w:t>초과하고</w:t>
      </w:r>
      <w:r w:rsidRPr="00FA5CCB">
        <w:rPr>
          <w:rFonts w:hint="eastAsia"/>
          <w:szCs w:val="22"/>
        </w:rPr>
        <w:t xml:space="preserve"> </w:t>
      </w:r>
      <w:r w:rsidRPr="00FA5CCB">
        <w:rPr>
          <w:rFonts w:hint="eastAsia"/>
          <w:szCs w:val="22"/>
        </w:rPr>
        <w:t>있음</w:t>
      </w:r>
      <w:r w:rsidRPr="00FA5CCB">
        <w:rPr>
          <w:rFonts w:hint="eastAsia"/>
          <w:szCs w:val="22"/>
        </w:rPr>
        <w:t>.</w:t>
      </w:r>
    </w:p>
    <w:tbl>
      <w:tblPr>
        <w:tblStyle w:val="af3"/>
        <w:tblW w:w="8732" w:type="dxa"/>
        <w:tblInd w:w="907" w:type="dxa"/>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910"/>
        <w:gridCol w:w="2911"/>
        <w:gridCol w:w="2911"/>
      </w:tblGrid>
      <w:tr w:rsidR="00026A7E" w:rsidRPr="00CB2B3F" w14:paraId="6DA4E09B" w14:textId="77777777" w:rsidTr="0091358C">
        <w:trPr>
          <w:trHeight w:val="340"/>
        </w:trPr>
        <w:tc>
          <w:tcPr>
            <w:tcW w:w="2910" w:type="dxa"/>
            <w:tcBorders>
              <w:top w:val="single" w:sz="12" w:space="0" w:color="404040" w:themeColor="text1" w:themeTint="BF"/>
              <w:bottom w:val="single" w:sz="4" w:space="0" w:color="404040" w:themeColor="text1" w:themeTint="BF"/>
            </w:tcBorders>
            <w:shd w:val="clear" w:color="auto" w:fill="DEEEEE"/>
            <w:vAlign w:val="center"/>
          </w:tcPr>
          <w:p w14:paraId="03F6CF48"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측정</w:t>
            </w:r>
            <w:r w:rsidRPr="00332004">
              <w:rPr>
                <w:b/>
                <w:color w:val="000000"/>
                <w:sz w:val="20"/>
                <w:szCs w:val="20"/>
              </w:rPr>
              <w:t xml:space="preserve"> </w:t>
            </w:r>
            <w:r w:rsidRPr="00332004">
              <w:rPr>
                <w:b/>
                <w:color w:val="000000"/>
                <w:sz w:val="20"/>
                <w:szCs w:val="20"/>
              </w:rPr>
              <w:t>시기</w:t>
            </w:r>
          </w:p>
        </w:tc>
        <w:tc>
          <w:tcPr>
            <w:tcW w:w="2911" w:type="dxa"/>
            <w:tcBorders>
              <w:top w:val="single" w:sz="12" w:space="0" w:color="404040" w:themeColor="text1" w:themeTint="BF"/>
              <w:bottom w:val="single" w:sz="4" w:space="0" w:color="404040" w:themeColor="text1" w:themeTint="BF"/>
            </w:tcBorders>
            <w:shd w:val="clear" w:color="auto" w:fill="DEEEEE"/>
            <w:vAlign w:val="center"/>
          </w:tcPr>
          <w:p w14:paraId="2E7A9D14"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제</w:t>
            </w:r>
            <w:r>
              <w:rPr>
                <w:b/>
                <w:color w:val="000000"/>
                <w:sz w:val="20"/>
                <w:szCs w:val="20"/>
              </w:rPr>
              <w:t>3</w:t>
            </w:r>
            <w:r>
              <w:rPr>
                <w:b/>
                <w:color w:val="000000"/>
                <w:sz w:val="20"/>
                <w:szCs w:val="20"/>
              </w:rPr>
              <w:t>공장</w:t>
            </w:r>
            <w:r w:rsidRPr="00332004">
              <w:rPr>
                <w:b/>
                <w:color w:val="000000"/>
                <w:sz w:val="20"/>
                <w:szCs w:val="20"/>
              </w:rPr>
              <w:t>(</w:t>
            </w:r>
            <w:r w:rsidRPr="00332004">
              <w:rPr>
                <w:b/>
                <w:color w:val="000000"/>
                <w:sz w:val="20"/>
                <w:szCs w:val="20"/>
              </w:rPr>
              <w:t>개소</w:t>
            </w:r>
            <w:r w:rsidRPr="00332004">
              <w:rPr>
                <w:b/>
                <w:color w:val="000000"/>
                <w:sz w:val="20"/>
                <w:szCs w:val="20"/>
              </w:rPr>
              <w:t>)</w:t>
            </w:r>
          </w:p>
        </w:tc>
        <w:tc>
          <w:tcPr>
            <w:tcW w:w="2911" w:type="dxa"/>
            <w:tcBorders>
              <w:top w:val="single" w:sz="12" w:space="0" w:color="404040" w:themeColor="text1" w:themeTint="BF"/>
              <w:bottom w:val="single" w:sz="4" w:space="0" w:color="404040" w:themeColor="text1" w:themeTint="BF"/>
            </w:tcBorders>
            <w:shd w:val="clear" w:color="auto" w:fill="DEEEEE"/>
            <w:vAlign w:val="center"/>
          </w:tcPr>
          <w:p w14:paraId="30E8CA47" w14:textId="77777777" w:rsidR="00026A7E" w:rsidRPr="00332004" w:rsidRDefault="00026A7E" w:rsidP="0091358C">
            <w:pPr>
              <w:spacing w:line="280" w:lineRule="atLeast"/>
              <w:jc w:val="center"/>
              <w:rPr>
                <w:b/>
                <w:color w:val="000000"/>
                <w:sz w:val="20"/>
                <w:szCs w:val="20"/>
              </w:rPr>
            </w:pPr>
            <w:r w:rsidRPr="00332004">
              <w:rPr>
                <w:b/>
                <w:color w:val="000000"/>
                <w:sz w:val="20"/>
                <w:szCs w:val="20"/>
              </w:rPr>
              <w:t>제</w:t>
            </w:r>
            <w:r>
              <w:rPr>
                <w:b/>
                <w:color w:val="000000"/>
                <w:sz w:val="20"/>
                <w:szCs w:val="20"/>
              </w:rPr>
              <w:t>4</w:t>
            </w:r>
            <w:r>
              <w:rPr>
                <w:b/>
                <w:color w:val="000000"/>
                <w:sz w:val="20"/>
                <w:szCs w:val="20"/>
              </w:rPr>
              <w:t>공장</w:t>
            </w:r>
            <w:r w:rsidRPr="00332004">
              <w:rPr>
                <w:b/>
                <w:color w:val="000000"/>
                <w:sz w:val="20"/>
                <w:szCs w:val="20"/>
              </w:rPr>
              <w:t>(</w:t>
            </w:r>
            <w:r w:rsidRPr="00332004">
              <w:rPr>
                <w:b/>
                <w:color w:val="000000"/>
                <w:sz w:val="20"/>
                <w:szCs w:val="20"/>
              </w:rPr>
              <w:t>개소</w:t>
            </w:r>
            <w:r w:rsidRPr="00332004">
              <w:rPr>
                <w:b/>
                <w:color w:val="000000"/>
                <w:sz w:val="20"/>
                <w:szCs w:val="20"/>
              </w:rPr>
              <w:t>)</w:t>
            </w:r>
          </w:p>
        </w:tc>
      </w:tr>
      <w:tr w:rsidR="00026A7E" w:rsidRPr="00CB2B3F" w14:paraId="339A69A5" w14:textId="77777777" w:rsidTr="0091358C">
        <w:trPr>
          <w:trHeight w:val="340"/>
        </w:trPr>
        <w:tc>
          <w:tcPr>
            <w:tcW w:w="2910" w:type="dxa"/>
            <w:tcBorders>
              <w:top w:val="single" w:sz="4" w:space="0" w:color="404040" w:themeColor="text1" w:themeTint="BF"/>
            </w:tcBorders>
            <w:shd w:val="clear" w:color="auto" w:fill="F2F2F2" w:themeFill="background1" w:themeFillShade="F2"/>
            <w:vAlign w:val="center"/>
          </w:tcPr>
          <w:p w14:paraId="694979D7" w14:textId="77777777" w:rsidR="00026A7E" w:rsidRPr="00332004" w:rsidRDefault="00026A7E" w:rsidP="0091358C">
            <w:pPr>
              <w:spacing w:line="280" w:lineRule="atLeast"/>
              <w:jc w:val="center"/>
              <w:rPr>
                <w:color w:val="000000"/>
                <w:sz w:val="20"/>
                <w:szCs w:val="20"/>
              </w:rPr>
            </w:pPr>
            <w:r w:rsidRPr="00332004">
              <w:rPr>
                <w:color w:val="000000"/>
                <w:sz w:val="20"/>
                <w:szCs w:val="20"/>
              </w:rPr>
              <w:t>2019</w:t>
            </w:r>
            <w:r w:rsidRPr="00332004">
              <w:rPr>
                <w:color w:val="000000"/>
                <w:sz w:val="20"/>
                <w:szCs w:val="20"/>
              </w:rPr>
              <w:t>년</w:t>
            </w:r>
            <w:r w:rsidRPr="00332004">
              <w:rPr>
                <w:color w:val="000000"/>
                <w:sz w:val="20"/>
                <w:szCs w:val="20"/>
              </w:rPr>
              <w:t xml:space="preserve"> </w:t>
            </w:r>
            <w:r w:rsidRPr="00332004">
              <w:rPr>
                <w:color w:val="000000"/>
                <w:sz w:val="20"/>
                <w:szCs w:val="20"/>
              </w:rPr>
              <w:t>하반기</w:t>
            </w:r>
          </w:p>
        </w:tc>
        <w:tc>
          <w:tcPr>
            <w:tcW w:w="2911" w:type="dxa"/>
            <w:tcBorders>
              <w:top w:val="single" w:sz="4" w:space="0" w:color="404040" w:themeColor="text1" w:themeTint="BF"/>
            </w:tcBorders>
            <w:vAlign w:val="center"/>
          </w:tcPr>
          <w:p w14:paraId="42D41DB9" w14:textId="77777777" w:rsidR="00026A7E" w:rsidRPr="00332004" w:rsidRDefault="00026A7E" w:rsidP="0091358C">
            <w:pPr>
              <w:spacing w:line="280" w:lineRule="atLeast"/>
              <w:jc w:val="center"/>
              <w:rPr>
                <w:color w:val="000000"/>
                <w:sz w:val="20"/>
                <w:szCs w:val="20"/>
              </w:rPr>
            </w:pPr>
            <w:r w:rsidRPr="00332004">
              <w:rPr>
                <w:color w:val="000000"/>
                <w:sz w:val="20"/>
                <w:szCs w:val="20"/>
              </w:rPr>
              <w:t>1 (92.2dB)</w:t>
            </w:r>
          </w:p>
        </w:tc>
        <w:tc>
          <w:tcPr>
            <w:tcW w:w="2911" w:type="dxa"/>
            <w:tcBorders>
              <w:top w:val="single" w:sz="4" w:space="0" w:color="404040" w:themeColor="text1" w:themeTint="BF"/>
            </w:tcBorders>
            <w:vAlign w:val="center"/>
          </w:tcPr>
          <w:p w14:paraId="5E851C45" w14:textId="77777777" w:rsidR="00026A7E" w:rsidRPr="00332004" w:rsidRDefault="00026A7E" w:rsidP="0091358C">
            <w:pPr>
              <w:spacing w:line="280" w:lineRule="atLeast"/>
              <w:jc w:val="center"/>
              <w:rPr>
                <w:color w:val="000000"/>
                <w:sz w:val="20"/>
                <w:szCs w:val="20"/>
              </w:rPr>
            </w:pPr>
            <w:r w:rsidRPr="00332004">
              <w:rPr>
                <w:color w:val="000000"/>
                <w:sz w:val="20"/>
                <w:szCs w:val="20"/>
              </w:rPr>
              <w:t>0 (</w:t>
            </w:r>
            <w:r w:rsidRPr="00332004">
              <w:rPr>
                <w:color w:val="000000"/>
                <w:sz w:val="20"/>
                <w:szCs w:val="20"/>
              </w:rPr>
              <w:t>최고</w:t>
            </w:r>
            <w:r w:rsidRPr="00332004">
              <w:rPr>
                <w:color w:val="000000"/>
                <w:sz w:val="20"/>
                <w:szCs w:val="20"/>
              </w:rPr>
              <w:t>88.1dB)</w:t>
            </w:r>
          </w:p>
        </w:tc>
      </w:tr>
      <w:tr w:rsidR="00026A7E" w:rsidRPr="00CB2B3F" w14:paraId="148A84D6" w14:textId="77777777" w:rsidTr="0091358C">
        <w:trPr>
          <w:trHeight w:val="340"/>
        </w:trPr>
        <w:tc>
          <w:tcPr>
            <w:tcW w:w="2910" w:type="dxa"/>
            <w:shd w:val="clear" w:color="auto" w:fill="F2F2F2" w:themeFill="background1" w:themeFillShade="F2"/>
            <w:vAlign w:val="center"/>
          </w:tcPr>
          <w:p w14:paraId="45D3ABF8" w14:textId="77777777" w:rsidR="00026A7E" w:rsidRPr="00332004" w:rsidRDefault="00026A7E" w:rsidP="0091358C">
            <w:pPr>
              <w:spacing w:line="280" w:lineRule="atLeast"/>
              <w:jc w:val="center"/>
              <w:rPr>
                <w:color w:val="000000"/>
                <w:sz w:val="20"/>
                <w:szCs w:val="20"/>
              </w:rPr>
            </w:pPr>
            <w:r w:rsidRPr="00332004">
              <w:rPr>
                <w:color w:val="000000"/>
                <w:sz w:val="20"/>
                <w:szCs w:val="20"/>
              </w:rPr>
              <w:t>2020</w:t>
            </w:r>
            <w:r w:rsidRPr="00332004">
              <w:rPr>
                <w:color w:val="000000"/>
                <w:sz w:val="20"/>
                <w:szCs w:val="20"/>
              </w:rPr>
              <w:t>년</w:t>
            </w:r>
            <w:r w:rsidRPr="00332004">
              <w:rPr>
                <w:color w:val="000000"/>
                <w:sz w:val="20"/>
                <w:szCs w:val="20"/>
              </w:rPr>
              <w:t xml:space="preserve"> </w:t>
            </w:r>
            <w:r w:rsidRPr="00332004">
              <w:rPr>
                <w:color w:val="000000"/>
                <w:sz w:val="20"/>
                <w:szCs w:val="20"/>
              </w:rPr>
              <w:t>상반기</w:t>
            </w:r>
          </w:p>
        </w:tc>
        <w:tc>
          <w:tcPr>
            <w:tcW w:w="2911" w:type="dxa"/>
            <w:vAlign w:val="center"/>
          </w:tcPr>
          <w:p w14:paraId="64791871" w14:textId="77777777" w:rsidR="00026A7E" w:rsidRPr="00332004" w:rsidRDefault="00026A7E" w:rsidP="0091358C">
            <w:pPr>
              <w:spacing w:line="280" w:lineRule="atLeast"/>
              <w:jc w:val="center"/>
              <w:rPr>
                <w:color w:val="000000"/>
                <w:sz w:val="20"/>
                <w:szCs w:val="20"/>
              </w:rPr>
            </w:pPr>
            <w:r w:rsidRPr="00332004">
              <w:rPr>
                <w:color w:val="000000"/>
                <w:sz w:val="20"/>
                <w:szCs w:val="20"/>
              </w:rPr>
              <w:t>1 (97dB)</w:t>
            </w:r>
          </w:p>
        </w:tc>
        <w:tc>
          <w:tcPr>
            <w:tcW w:w="2911" w:type="dxa"/>
            <w:vAlign w:val="center"/>
          </w:tcPr>
          <w:p w14:paraId="14AB8E9B" w14:textId="77777777" w:rsidR="00026A7E" w:rsidRPr="00332004" w:rsidRDefault="00026A7E" w:rsidP="0091358C">
            <w:pPr>
              <w:spacing w:line="280" w:lineRule="atLeast"/>
              <w:jc w:val="center"/>
              <w:rPr>
                <w:color w:val="000000"/>
                <w:sz w:val="20"/>
                <w:szCs w:val="20"/>
              </w:rPr>
            </w:pPr>
            <w:r w:rsidRPr="00332004">
              <w:rPr>
                <w:color w:val="000000"/>
                <w:sz w:val="20"/>
                <w:szCs w:val="20"/>
              </w:rPr>
              <w:t>1 (91.2dB)</w:t>
            </w:r>
          </w:p>
        </w:tc>
      </w:tr>
      <w:tr w:rsidR="00026A7E" w:rsidRPr="00CB2B3F" w14:paraId="32DB8BF7" w14:textId="77777777" w:rsidTr="0091358C">
        <w:trPr>
          <w:trHeight w:val="340"/>
        </w:trPr>
        <w:tc>
          <w:tcPr>
            <w:tcW w:w="2910" w:type="dxa"/>
            <w:shd w:val="clear" w:color="auto" w:fill="F2F2F2" w:themeFill="background1" w:themeFillShade="F2"/>
            <w:vAlign w:val="center"/>
          </w:tcPr>
          <w:p w14:paraId="2116C5E2" w14:textId="77777777" w:rsidR="00026A7E" w:rsidRPr="00332004" w:rsidRDefault="00026A7E" w:rsidP="0091358C">
            <w:pPr>
              <w:spacing w:line="280" w:lineRule="atLeast"/>
              <w:jc w:val="center"/>
              <w:rPr>
                <w:color w:val="000000"/>
                <w:sz w:val="20"/>
                <w:szCs w:val="20"/>
              </w:rPr>
            </w:pPr>
            <w:r w:rsidRPr="00332004">
              <w:rPr>
                <w:color w:val="000000"/>
                <w:sz w:val="20"/>
                <w:szCs w:val="20"/>
              </w:rPr>
              <w:t>2020</w:t>
            </w:r>
            <w:r w:rsidRPr="00332004">
              <w:rPr>
                <w:color w:val="000000"/>
                <w:sz w:val="20"/>
                <w:szCs w:val="20"/>
              </w:rPr>
              <w:t>년</w:t>
            </w:r>
            <w:r w:rsidRPr="00332004">
              <w:rPr>
                <w:color w:val="000000"/>
                <w:sz w:val="20"/>
                <w:szCs w:val="20"/>
              </w:rPr>
              <w:t xml:space="preserve"> </w:t>
            </w:r>
            <w:r w:rsidRPr="00332004">
              <w:rPr>
                <w:color w:val="000000"/>
                <w:sz w:val="20"/>
                <w:szCs w:val="20"/>
              </w:rPr>
              <w:t>하반기</w:t>
            </w:r>
          </w:p>
        </w:tc>
        <w:tc>
          <w:tcPr>
            <w:tcW w:w="2911" w:type="dxa"/>
            <w:vAlign w:val="center"/>
          </w:tcPr>
          <w:p w14:paraId="01B2352A" w14:textId="77777777" w:rsidR="00026A7E" w:rsidRPr="00332004" w:rsidRDefault="00026A7E" w:rsidP="0091358C">
            <w:pPr>
              <w:spacing w:line="280" w:lineRule="atLeast"/>
              <w:jc w:val="center"/>
              <w:rPr>
                <w:color w:val="000000"/>
                <w:sz w:val="20"/>
                <w:szCs w:val="20"/>
              </w:rPr>
            </w:pPr>
            <w:r w:rsidRPr="00332004">
              <w:rPr>
                <w:color w:val="000000"/>
                <w:sz w:val="20"/>
                <w:szCs w:val="20"/>
              </w:rPr>
              <w:t>1 (91dB)</w:t>
            </w:r>
          </w:p>
        </w:tc>
        <w:tc>
          <w:tcPr>
            <w:tcW w:w="2911" w:type="dxa"/>
            <w:vAlign w:val="center"/>
          </w:tcPr>
          <w:p w14:paraId="2CAE395E" w14:textId="77777777" w:rsidR="00026A7E" w:rsidRPr="00332004" w:rsidRDefault="00026A7E" w:rsidP="0091358C">
            <w:pPr>
              <w:spacing w:line="280" w:lineRule="atLeast"/>
              <w:jc w:val="center"/>
              <w:rPr>
                <w:color w:val="000000"/>
                <w:sz w:val="20"/>
                <w:szCs w:val="20"/>
              </w:rPr>
            </w:pPr>
            <w:r w:rsidRPr="00332004">
              <w:rPr>
                <w:color w:val="000000"/>
                <w:sz w:val="20"/>
                <w:szCs w:val="20"/>
              </w:rPr>
              <w:t>0 (</w:t>
            </w:r>
            <w:r w:rsidRPr="00332004">
              <w:rPr>
                <w:color w:val="000000"/>
                <w:sz w:val="20"/>
                <w:szCs w:val="20"/>
              </w:rPr>
              <w:t>최고</w:t>
            </w:r>
            <w:r w:rsidRPr="00332004">
              <w:rPr>
                <w:color w:val="000000"/>
                <w:sz w:val="20"/>
                <w:szCs w:val="20"/>
              </w:rPr>
              <w:t>89.1dB)</w:t>
            </w:r>
          </w:p>
        </w:tc>
      </w:tr>
    </w:tbl>
    <w:p w14:paraId="2B9551C8" w14:textId="77777777" w:rsidR="00026A7E" w:rsidRDefault="00026A7E" w:rsidP="00026A7E">
      <w:pPr>
        <w:pStyle w:val="a5"/>
        <w:autoSpaceDN/>
        <w:spacing w:after="240"/>
        <w:ind w:leftChars="0" w:left="907"/>
        <w:rPr>
          <w:szCs w:val="22"/>
        </w:rPr>
      </w:pPr>
    </w:p>
    <w:p w14:paraId="1A6F3156" w14:textId="77777777" w:rsidR="00026A7E" w:rsidRDefault="00026A7E" w:rsidP="00026A7E">
      <w:pPr>
        <w:pStyle w:val="a5"/>
        <w:autoSpaceDN/>
        <w:spacing w:after="240"/>
        <w:ind w:leftChars="0" w:left="907"/>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위</w:t>
      </w:r>
      <w:r>
        <w:rPr>
          <w:rFonts w:hint="eastAsia"/>
          <w:szCs w:val="22"/>
        </w:rPr>
        <w:t xml:space="preserve"> </w:t>
      </w:r>
      <w:r>
        <w:rPr>
          <w:rFonts w:hint="eastAsia"/>
          <w:szCs w:val="22"/>
        </w:rPr>
        <w:t>공장의</w:t>
      </w:r>
      <w:r>
        <w:rPr>
          <w:rFonts w:hint="eastAsia"/>
          <w:szCs w:val="22"/>
        </w:rPr>
        <w:t xml:space="preserve"> </w:t>
      </w:r>
      <w:r w:rsidRPr="00A33AA9">
        <w:rPr>
          <w:rFonts w:hint="eastAsia"/>
          <w:szCs w:val="22"/>
        </w:rPr>
        <w:t>러닝재단기</w:t>
      </w:r>
      <w:r w:rsidRPr="00A33AA9">
        <w:rPr>
          <w:rFonts w:hint="eastAsia"/>
          <w:szCs w:val="22"/>
        </w:rPr>
        <w:t>(3</w:t>
      </w:r>
      <w:r w:rsidRPr="00A33AA9">
        <w:rPr>
          <w:rFonts w:hint="eastAsia"/>
          <w:szCs w:val="22"/>
        </w:rPr>
        <w:t>대</w:t>
      </w:r>
      <w:r w:rsidRPr="00A33AA9">
        <w:rPr>
          <w:szCs w:val="22"/>
        </w:rPr>
        <w:t>)</w:t>
      </w:r>
      <w:r>
        <w:rPr>
          <w:szCs w:val="22"/>
        </w:rPr>
        <w:t xml:space="preserve">, </w:t>
      </w:r>
      <w:proofErr w:type="spellStart"/>
      <w:r w:rsidRPr="00A33AA9">
        <w:rPr>
          <w:rFonts w:hint="eastAsia"/>
          <w:szCs w:val="22"/>
        </w:rPr>
        <w:t>알타날물</w:t>
      </w:r>
      <w:proofErr w:type="spellEnd"/>
      <w:r w:rsidRPr="00A33AA9">
        <w:rPr>
          <w:rFonts w:hint="eastAsia"/>
          <w:szCs w:val="22"/>
        </w:rPr>
        <w:t>(18</w:t>
      </w:r>
      <w:r w:rsidRPr="00A33AA9">
        <w:rPr>
          <w:rFonts w:hint="eastAsia"/>
          <w:szCs w:val="22"/>
        </w:rPr>
        <w:t>곳</w:t>
      </w:r>
      <w:r w:rsidRPr="00A33AA9">
        <w:rPr>
          <w:rFonts w:hint="eastAsia"/>
          <w:szCs w:val="22"/>
        </w:rPr>
        <w:t>)</w:t>
      </w:r>
      <w:r>
        <w:rPr>
          <w:szCs w:val="22"/>
        </w:rPr>
        <w:t xml:space="preserve"> </w:t>
      </w:r>
      <w:r>
        <w:rPr>
          <w:rFonts w:hint="eastAsia"/>
          <w:szCs w:val="22"/>
        </w:rPr>
        <w:t>및</w:t>
      </w:r>
      <w:r w:rsidRPr="00A33AA9">
        <w:rPr>
          <w:rFonts w:hint="eastAsia"/>
          <w:szCs w:val="22"/>
        </w:rPr>
        <w:t xml:space="preserve"> </w:t>
      </w:r>
      <w:proofErr w:type="spellStart"/>
      <w:r w:rsidRPr="00A33AA9">
        <w:rPr>
          <w:rFonts w:hint="eastAsia"/>
          <w:szCs w:val="22"/>
        </w:rPr>
        <w:t>에지벤더기</w:t>
      </w:r>
      <w:proofErr w:type="spellEnd"/>
      <w:r w:rsidRPr="00A33AA9">
        <w:rPr>
          <w:rFonts w:hint="eastAsia"/>
          <w:szCs w:val="22"/>
        </w:rPr>
        <w:t xml:space="preserve"> </w:t>
      </w:r>
      <w:r>
        <w:rPr>
          <w:rFonts w:hint="eastAsia"/>
          <w:szCs w:val="22"/>
        </w:rPr>
        <w:t>등에서</w:t>
      </w:r>
      <w:r w:rsidRPr="00A33AA9">
        <w:rPr>
          <w:rFonts w:hint="eastAsia"/>
          <w:szCs w:val="22"/>
        </w:rPr>
        <w:t xml:space="preserve"> </w:t>
      </w:r>
      <w:r w:rsidRPr="00A33AA9">
        <w:rPr>
          <w:rFonts w:hint="eastAsia"/>
          <w:szCs w:val="22"/>
        </w:rPr>
        <w:t>소음</w:t>
      </w:r>
      <w:r>
        <w:rPr>
          <w:rFonts w:hint="eastAsia"/>
          <w:szCs w:val="22"/>
        </w:rPr>
        <w:t xml:space="preserve"> </w:t>
      </w:r>
      <w:r>
        <w:rPr>
          <w:rFonts w:hint="eastAsia"/>
          <w:szCs w:val="22"/>
        </w:rPr>
        <w:t>노출</w:t>
      </w:r>
      <w:r w:rsidRPr="00A33AA9">
        <w:rPr>
          <w:rFonts w:hint="eastAsia"/>
          <w:szCs w:val="22"/>
        </w:rPr>
        <w:t>기준</w:t>
      </w:r>
      <w:r>
        <w:rPr>
          <w:rFonts w:hint="eastAsia"/>
          <w:szCs w:val="22"/>
        </w:rPr>
        <w:t>을</w:t>
      </w:r>
      <w:r w:rsidRPr="00A33AA9">
        <w:rPr>
          <w:rFonts w:hint="eastAsia"/>
          <w:szCs w:val="22"/>
        </w:rPr>
        <w:t xml:space="preserve"> </w:t>
      </w:r>
      <w:r w:rsidRPr="00A33AA9">
        <w:rPr>
          <w:rFonts w:hint="eastAsia"/>
          <w:szCs w:val="22"/>
        </w:rPr>
        <w:t>초과</w:t>
      </w:r>
      <w:r>
        <w:rPr>
          <w:rFonts w:hint="eastAsia"/>
          <w:szCs w:val="22"/>
        </w:rPr>
        <w:t>하고</w:t>
      </w:r>
      <w:r>
        <w:rPr>
          <w:rFonts w:hint="eastAsia"/>
          <w:szCs w:val="22"/>
        </w:rPr>
        <w:t>,</w:t>
      </w:r>
      <w:r>
        <w:rPr>
          <w:szCs w:val="22"/>
        </w:rPr>
        <w:t xml:space="preserve"> </w:t>
      </w:r>
      <w:r>
        <w:rPr>
          <w:rFonts w:hint="eastAsia"/>
          <w:szCs w:val="22"/>
        </w:rPr>
        <w:t>공정과정에서</w:t>
      </w:r>
      <w:r>
        <w:rPr>
          <w:rFonts w:hint="eastAsia"/>
          <w:szCs w:val="22"/>
        </w:rPr>
        <w:t xml:space="preserve"> </w:t>
      </w:r>
      <w:proofErr w:type="spellStart"/>
      <w:r w:rsidRPr="00A33AA9">
        <w:rPr>
          <w:rFonts w:hint="eastAsia"/>
          <w:szCs w:val="22"/>
        </w:rPr>
        <w:t>판넬커터</w:t>
      </w:r>
      <w:proofErr w:type="spellEnd"/>
      <w:r w:rsidRPr="00A33AA9">
        <w:rPr>
          <w:rFonts w:hint="eastAsia"/>
          <w:szCs w:val="22"/>
        </w:rPr>
        <w:t>(</w:t>
      </w:r>
      <w:r w:rsidRPr="00A33AA9">
        <w:rPr>
          <w:rFonts w:hint="eastAsia"/>
          <w:szCs w:val="22"/>
        </w:rPr>
        <w:t>설비내</w:t>
      </w:r>
      <w:r w:rsidRPr="00A33AA9">
        <w:rPr>
          <w:rFonts w:hint="eastAsia"/>
          <w:szCs w:val="22"/>
        </w:rPr>
        <w:t xml:space="preserve"> </w:t>
      </w:r>
      <w:proofErr w:type="spellStart"/>
      <w:r w:rsidRPr="00A33AA9">
        <w:rPr>
          <w:rFonts w:hint="eastAsia"/>
          <w:szCs w:val="22"/>
        </w:rPr>
        <w:t>날물</w:t>
      </w:r>
      <w:proofErr w:type="spellEnd"/>
      <w:r w:rsidRPr="00A33AA9">
        <w:rPr>
          <w:rFonts w:hint="eastAsia"/>
          <w:szCs w:val="22"/>
        </w:rPr>
        <w:t>)</w:t>
      </w:r>
      <w:r w:rsidRPr="00A33AA9">
        <w:rPr>
          <w:szCs w:val="22"/>
        </w:rPr>
        <w:t xml:space="preserve"> </w:t>
      </w:r>
      <w:r w:rsidRPr="00A33AA9">
        <w:rPr>
          <w:rFonts w:hint="eastAsia"/>
          <w:szCs w:val="22"/>
        </w:rPr>
        <w:t>및</w:t>
      </w:r>
      <w:r w:rsidRPr="00A33AA9">
        <w:rPr>
          <w:rFonts w:hint="eastAsia"/>
          <w:szCs w:val="22"/>
        </w:rPr>
        <w:t xml:space="preserve"> </w:t>
      </w:r>
      <w:r w:rsidRPr="00A33AA9">
        <w:rPr>
          <w:rFonts w:hint="eastAsia"/>
          <w:szCs w:val="22"/>
        </w:rPr>
        <w:t>에어소음</w:t>
      </w:r>
      <w:r w:rsidRPr="00A33AA9">
        <w:rPr>
          <w:rFonts w:hint="eastAsia"/>
          <w:szCs w:val="22"/>
        </w:rPr>
        <w:t>(</w:t>
      </w:r>
      <w:r w:rsidRPr="00A33AA9">
        <w:rPr>
          <w:rFonts w:hint="eastAsia"/>
          <w:szCs w:val="22"/>
        </w:rPr>
        <w:t>품질에</w:t>
      </w:r>
      <w:r w:rsidRPr="00A33AA9">
        <w:rPr>
          <w:rFonts w:hint="eastAsia"/>
          <w:szCs w:val="22"/>
        </w:rPr>
        <w:t xml:space="preserve"> </w:t>
      </w:r>
      <w:r w:rsidRPr="00A33AA9">
        <w:rPr>
          <w:rFonts w:hint="eastAsia"/>
          <w:szCs w:val="22"/>
        </w:rPr>
        <w:t>영향을</w:t>
      </w:r>
      <w:r w:rsidRPr="00A33AA9">
        <w:rPr>
          <w:rFonts w:hint="eastAsia"/>
          <w:szCs w:val="22"/>
        </w:rPr>
        <w:t xml:space="preserve"> </w:t>
      </w:r>
      <w:proofErr w:type="spellStart"/>
      <w:r w:rsidRPr="00A33AA9">
        <w:rPr>
          <w:rFonts w:hint="eastAsia"/>
          <w:szCs w:val="22"/>
        </w:rPr>
        <w:t>줄수</w:t>
      </w:r>
      <w:proofErr w:type="spellEnd"/>
      <w:r w:rsidRPr="00A33AA9">
        <w:rPr>
          <w:rFonts w:hint="eastAsia"/>
          <w:szCs w:val="22"/>
        </w:rPr>
        <w:t xml:space="preserve"> </w:t>
      </w:r>
      <w:r w:rsidRPr="00A33AA9">
        <w:rPr>
          <w:rFonts w:hint="eastAsia"/>
          <w:szCs w:val="22"/>
        </w:rPr>
        <w:t>있는</w:t>
      </w:r>
      <w:r w:rsidRPr="00A33AA9">
        <w:rPr>
          <w:rFonts w:hint="eastAsia"/>
          <w:szCs w:val="22"/>
        </w:rPr>
        <w:t xml:space="preserve"> </w:t>
      </w:r>
      <w:r w:rsidRPr="00A33AA9">
        <w:rPr>
          <w:rFonts w:hint="eastAsia"/>
          <w:szCs w:val="22"/>
        </w:rPr>
        <w:t>먼지</w:t>
      </w:r>
      <w:r w:rsidRPr="00A33AA9">
        <w:rPr>
          <w:rFonts w:hint="eastAsia"/>
          <w:szCs w:val="22"/>
        </w:rPr>
        <w:t xml:space="preserve"> </w:t>
      </w:r>
      <w:r w:rsidRPr="00A33AA9">
        <w:rPr>
          <w:rFonts w:hint="eastAsia"/>
          <w:szCs w:val="22"/>
        </w:rPr>
        <w:t>제거</w:t>
      </w:r>
      <w:r w:rsidRPr="00A33AA9">
        <w:rPr>
          <w:rFonts w:hint="eastAsia"/>
          <w:szCs w:val="22"/>
        </w:rPr>
        <w:t xml:space="preserve"> </w:t>
      </w:r>
      <w:r w:rsidRPr="00A33AA9">
        <w:rPr>
          <w:rFonts w:hint="eastAsia"/>
          <w:szCs w:val="22"/>
        </w:rPr>
        <w:t>설비내</w:t>
      </w:r>
      <w:r w:rsidRPr="00A33AA9">
        <w:rPr>
          <w:rFonts w:hint="eastAsia"/>
          <w:szCs w:val="22"/>
        </w:rPr>
        <w:t xml:space="preserve"> </w:t>
      </w:r>
      <w:r w:rsidRPr="00A33AA9">
        <w:rPr>
          <w:rFonts w:hint="eastAsia"/>
          <w:szCs w:val="22"/>
        </w:rPr>
        <w:t>부착</w:t>
      </w:r>
      <w:r w:rsidRPr="00A33AA9">
        <w:rPr>
          <w:rFonts w:hint="eastAsia"/>
          <w:szCs w:val="22"/>
        </w:rPr>
        <w:t>)</w:t>
      </w:r>
      <w:r>
        <w:rPr>
          <w:rFonts w:hint="eastAsia"/>
          <w:szCs w:val="22"/>
        </w:rPr>
        <w:t>도</w:t>
      </w:r>
      <w:r>
        <w:rPr>
          <w:rFonts w:hint="eastAsia"/>
          <w:szCs w:val="22"/>
        </w:rPr>
        <w:t xml:space="preserve"> </w:t>
      </w:r>
      <w:r>
        <w:rPr>
          <w:rFonts w:hint="eastAsia"/>
          <w:szCs w:val="22"/>
        </w:rPr>
        <w:t>발생한다고</w:t>
      </w:r>
      <w:r>
        <w:rPr>
          <w:rFonts w:hint="eastAsia"/>
          <w:szCs w:val="22"/>
        </w:rPr>
        <w:t xml:space="preserve"> </w:t>
      </w:r>
      <w:r>
        <w:rPr>
          <w:rFonts w:hint="eastAsia"/>
          <w:szCs w:val="22"/>
        </w:rPr>
        <w:t>함</w:t>
      </w:r>
      <w:r>
        <w:rPr>
          <w:rFonts w:hint="eastAsia"/>
          <w:szCs w:val="22"/>
        </w:rPr>
        <w:t>.</w:t>
      </w:r>
    </w:p>
    <w:p w14:paraId="36C47541" w14:textId="77777777" w:rsidR="00026A7E" w:rsidRDefault="00026A7E" w:rsidP="00026A7E">
      <w:pPr>
        <w:pStyle w:val="a5"/>
        <w:numPr>
          <w:ilvl w:val="2"/>
          <w:numId w:val="121"/>
        </w:numPr>
        <w:spacing w:after="240" w:line="350" w:lineRule="atLeast"/>
        <w:ind w:leftChars="0"/>
        <w:rPr>
          <w:szCs w:val="22"/>
          <w:u w:val="single"/>
        </w:rPr>
      </w:pPr>
      <w:r w:rsidRPr="002320CA">
        <w:rPr>
          <w:rFonts w:hint="eastAsia"/>
          <w:szCs w:val="22"/>
          <w:u w:val="single"/>
        </w:rPr>
        <w:t>지방노동청의</w:t>
      </w:r>
      <w:r w:rsidRPr="002320CA">
        <w:rPr>
          <w:rFonts w:hint="eastAsia"/>
          <w:szCs w:val="22"/>
          <w:u w:val="single"/>
        </w:rPr>
        <w:t xml:space="preserve"> </w:t>
      </w:r>
      <w:r w:rsidRPr="002320CA">
        <w:rPr>
          <w:rFonts w:hint="eastAsia"/>
          <w:szCs w:val="22"/>
          <w:u w:val="single"/>
        </w:rPr>
        <w:t>개선요구</w:t>
      </w:r>
    </w:p>
    <w:p w14:paraId="29D2FD41" w14:textId="77777777" w:rsidR="00026A7E" w:rsidRDefault="00026A7E" w:rsidP="00026A7E">
      <w:pPr>
        <w:pStyle w:val="a5"/>
        <w:autoSpaceDN/>
        <w:spacing w:after="240"/>
        <w:ind w:leftChars="0" w:left="907"/>
        <w:rPr>
          <w:ins w:id="1060" w:author="zshkim7 (Sung-Ho Kim)" w:date="2021-08-30T10:38:00Z"/>
          <w:szCs w:val="22"/>
        </w:rPr>
      </w:pPr>
      <w:ins w:id="1061" w:author="zshkim7 (Sung-Ho Kim)" w:date="2021-08-30T10:40:00Z">
        <w:r>
          <w:rPr>
            <w:rFonts w:hint="eastAsia"/>
            <w:szCs w:val="22"/>
          </w:rPr>
          <w:t>제공된</w:t>
        </w:r>
        <w:r>
          <w:rPr>
            <w:rFonts w:hint="eastAsia"/>
            <w:szCs w:val="22"/>
          </w:rPr>
          <w:t xml:space="preserve"> </w:t>
        </w:r>
      </w:ins>
      <w:ins w:id="1062" w:author="zshkim7 (Sung-Ho Kim)" w:date="2021-08-30T10:38:00Z">
        <w:r w:rsidRPr="005A24B5">
          <w:rPr>
            <w:szCs w:val="22"/>
          </w:rPr>
          <w:t>“</w:t>
        </w:r>
        <w:r w:rsidRPr="005A24B5">
          <w:rPr>
            <w:rFonts w:hint="eastAsia"/>
            <w:szCs w:val="22"/>
          </w:rPr>
          <w:t>작업환경측정</w:t>
        </w:r>
        <w:r w:rsidRPr="005A24B5">
          <w:rPr>
            <w:rFonts w:hint="eastAsia"/>
            <w:szCs w:val="22"/>
          </w:rPr>
          <w:t xml:space="preserve"> </w:t>
        </w:r>
        <w:r w:rsidRPr="005A24B5">
          <w:rPr>
            <w:rFonts w:hint="eastAsia"/>
            <w:szCs w:val="22"/>
          </w:rPr>
          <w:t>결과</w:t>
        </w:r>
        <w:r w:rsidRPr="005A24B5">
          <w:rPr>
            <w:rFonts w:hint="eastAsia"/>
            <w:szCs w:val="22"/>
          </w:rPr>
          <w:t xml:space="preserve"> </w:t>
        </w:r>
        <w:r w:rsidRPr="005A24B5">
          <w:rPr>
            <w:rFonts w:hint="eastAsia"/>
            <w:szCs w:val="22"/>
          </w:rPr>
          <w:t>노출기준</w:t>
        </w:r>
        <w:r w:rsidRPr="005A24B5">
          <w:rPr>
            <w:rFonts w:hint="eastAsia"/>
            <w:szCs w:val="22"/>
          </w:rPr>
          <w:t xml:space="preserve"> </w:t>
        </w:r>
        <w:r w:rsidRPr="005A24B5">
          <w:rPr>
            <w:rFonts w:hint="eastAsia"/>
            <w:szCs w:val="22"/>
          </w:rPr>
          <w:t>초과에</w:t>
        </w:r>
        <w:r w:rsidRPr="005A24B5">
          <w:rPr>
            <w:rFonts w:hint="eastAsia"/>
            <w:szCs w:val="22"/>
          </w:rPr>
          <w:t xml:space="preserve"> </w:t>
        </w:r>
        <w:r w:rsidRPr="005A24B5">
          <w:rPr>
            <w:rFonts w:hint="eastAsia"/>
            <w:szCs w:val="22"/>
          </w:rPr>
          <w:t>대한</w:t>
        </w:r>
        <w:r w:rsidRPr="005A24B5">
          <w:rPr>
            <w:rFonts w:hint="eastAsia"/>
            <w:szCs w:val="22"/>
          </w:rPr>
          <w:t xml:space="preserve"> </w:t>
        </w:r>
        <w:r w:rsidRPr="005A24B5">
          <w:rPr>
            <w:rFonts w:hint="eastAsia"/>
            <w:szCs w:val="22"/>
          </w:rPr>
          <w:t>작업환경개선계획</w:t>
        </w:r>
        <w:r w:rsidRPr="005A24B5">
          <w:rPr>
            <w:rFonts w:hint="eastAsia"/>
            <w:szCs w:val="22"/>
          </w:rPr>
          <w:t xml:space="preserve"> </w:t>
        </w:r>
        <w:r w:rsidRPr="005A24B5">
          <w:rPr>
            <w:rFonts w:hint="eastAsia"/>
            <w:szCs w:val="22"/>
          </w:rPr>
          <w:t>제출을</w:t>
        </w:r>
        <w:r w:rsidRPr="005A24B5">
          <w:rPr>
            <w:rFonts w:hint="eastAsia"/>
            <w:szCs w:val="22"/>
          </w:rPr>
          <w:t xml:space="preserve"> </w:t>
        </w:r>
        <w:r w:rsidRPr="005A24B5">
          <w:rPr>
            <w:rFonts w:hint="eastAsia"/>
            <w:szCs w:val="22"/>
          </w:rPr>
          <w:t>요청</w:t>
        </w:r>
      </w:ins>
      <w:ins w:id="1063" w:author="zshkim7 (Sung-Ho Kim)" w:date="2021-08-30T10:40:00Z">
        <w:r>
          <w:rPr>
            <w:rFonts w:hint="eastAsia"/>
            <w:szCs w:val="22"/>
          </w:rPr>
          <w:t xml:space="preserve"> </w:t>
        </w:r>
      </w:ins>
      <w:ins w:id="1064" w:author="zshkim7 (Sung-Ho Kim)" w:date="2021-08-30T10:38:00Z">
        <w:r w:rsidRPr="005A24B5">
          <w:rPr>
            <w:rFonts w:hint="eastAsia"/>
            <w:szCs w:val="22"/>
          </w:rPr>
          <w:t>공문</w:t>
        </w:r>
      </w:ins>
      <w:ins w:id="1065" w:author="zshkim7 (Sung-Ho Kim)" w:date="2021-08-30T10:40:00Z">
        <w:r>
          <w:rPr>
            <w:rFonts w:hint="eastAsia"/>
            <w:szCs w:val="22"/>
          </w:rPr>
          <w:t>(</w:t>
        </w:r>
        <w:r w:rsidRPr="005A24B5">
          <w:rPr>
            <w:rFonts w:hint="eastAsia"/>
            <w:szCs w:val="22"/>
          </w:rPr>
          <w:t xml:space="preserve">2018. 8. </w:t>
        </w:r>
        <w:proofErr w:type="spellStart"/>
        <w:r w:rsidRPr="005A24B5">
          <w:rPr>
            <w:rFonts w:hint="eastAsia"/>
            <w:szCs w:val="22"/>
          </w:rPr>
          <w:t>중부지방고용노동청안산지청</w:t>
        </w:r>
        <w:proofErr w:type="spellEnd"/>
        <w:r>
          <w:rPr>
            <w:szCs w:val="22"/>
          </w:rPr>
          <w:t>)”</w:t>
        </w:r>
        <w:r>
          <w:rPr>
            <w:rFonts w:hint="eastAsia"/>
            <w:szCs w:val="22"/>
          </w:rPr>
          <w:t>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ins>
      <w:ins w:id="1066" w:author="zshkim7 (Sung-Ho Kim)" w:date="2021-08-30T10:41:00Z">
        <w:r w:rsidRPr="005A24B5">
          <w:rPr>
            <w:rFonts w:hint="eastAsia"/>
            <w:szCs w:val="22"/>
          </w:rPr>
          <w:t>작업환경측정</w:t>
        </w:r>
        <w:r w:rsidRPr="005A24B5">
          <w:rPr>
            <w:rFonts w:hint="eastAsia"/>
            <w:szCs w:val="22"/>
          </w:rPr>
          <w:t xml:space="preserve"> </w:t>
        </w:r>
        <w:r w:rsidRPr="005A24B5">
          <w:rPr>
            <w:rFonts w:hint="eastAsia"/>
            <w:szCs w:val="22"/>
          </w:rPr>
          <w:t>결과</w:t>
        </w:r>
        <w:r w:rsidRPr="005A24B5">
          <w:rPr>
            <w:rFonts w:hint="eastAsia"/>
            <w:szCs w:val="22"/>
          </w:rPr>
          <w:t xml:space="preserve"> </w:t>
        </w:r>
        <w:r w:rsidRPr="005A24B5">
          <w:rPr>
            <w:rFonts w:hint="eastAsia"/>
            <w:szCs w:val="22"/>
          </w:rPr>
          <w:t>노출기준</w:t>
        </w:r>
        <w:r>
          <w:rPr>
            <w:rFonts w:hint="eastAsia"/>
            <w:szCs w:val="22"/>
          </w:rPr>
          <w:t>이</w:t>
        </w:r>
        <w:r w:rsidRPr="005A24B5">
          <w:rPr>
            <w:rFonts w:hint="eastAsia"/>
            <w:szCs w:val="22"/>
          </w:rPr>
          <w:t xml:space="preserve"> </w:t>
        </w:r>
        <w:r w:rsidRPr="005A24B5">
          <w:rPr>
            <w:rFonts w:hint="eastAsia"/>
            <w:szCs w:val="22"/>
          </w:rPr>
          <w:t>초과</w:t>
        </w:r>
        <w:r>
          <w:rPr>
            <w:rFonts w:hint="eastAsia"/>
            <w:szCs w:val="22"/>
          </w:rPr>
          <w:t>하여</w:t>
        </w:r>
        <w:r>
          <w:rPr>
            <w:rFonts w:hint="eastAsia"/>
            <w:szCs w:val="22"/>
          </w:rPr>
          <w:t xml:space="preserve"> </w:t>
        </w:r>
      </w:ins>
      <w:ins w:id="1067" w:author="zshkim7 (Sung-Ho Kim)" w:date="2021-08-30T10:38:00Z">
        <w:r w:rsidRPr="005A24B5">
          <w:rPr>
            <w:rFonts w:hint="eastAsia"/>
            <w:szCs w:val="22"/>
          </w:rPr>
          <w:t>작업환경개선</w:t>
        </w:r>
        <w:r w:rsidRPr="005A24B5">
          <w:rPr>
            <w:rFonts w:hint="eastAsia"/>
            <w:szCs w:val="22"/>
          </w:rPr>
          <w:t xml:space="preserve"> </w:t>
        </w:r>
        <w:r w:rsidRPr="005A24B5">
          <w:rPr>
            <w:rFonts w:hint="eastAsia"/>
            <w:szCs w:val="22"/>
          </w:rPr>
          <w:t>모니터링</w:t>
        </w:r>
        <w:r w:rsidRPr="005A24B5">
          <w:rPr>
            <w:rFonts w:hint="eastAsia"/>
            <w:szCs w:val="22"/>
          </w:rPr>
          <w:t xml:space="preserve"> </w:t>
        </w:r>
        <w:r w:rsidRPr="005A24B5">
          <w:rPr>
            <w:rFonts w:hint="eastAsia"/>
            <w:szCs w:val="22"/>
          </w:rPr>
          <w:t>대상에</w:t>
        </w:r>
        <w:r w:rsidRPr="005A24B5">
          <w:rPr>
            <w:rFonts w:hint="eastAsia"/>
            <w:szCs w:val="22"/>
          </w:rPr>
          <w:t xml:space="preserve"> </w:t>
        </w:r>
        <w:r w:rsidRPr="005A24B5">
          <w:rPr>
            <w:rFonts w:hint="eastAsia"/>
            <w:szCs w:val="22"/>
          </w:rPr>
          <w:t>선정</w:t>
        </w:r>
      </w:ins>
      <w:ins w:id="1068" w:author="zshkim7 (Sung-Ho Kim)" w:date="2021-08-30T10:41:00Z">
        <w:r>
          <w:rPr>
            <w:rFonts w:hint="eastAsia"/>
            <w:szCs w:val="22"/>
          </w:rPr>
          <w:t>되어</w:t>
        </w:r>
        <w:r>
          <w:rPr>
            <w:rFonts w:hint="eastAsia"/>
            <w:szCs w:val="22"/>
          </w:rPr>
          <w:t>,</w:t>
        </w:r>
        <w:r>
          <w:rPr>
            <w:szCs w:val="22"/>
          </w:rPr>
          <w:t xml:space="preserve"> </w:t>
        </w:r>
      </w:ins>
      <w:ins w:id="1069" w:author="zshkim7 (Sung-Ho Kim)" w:date="2021-08-30T10:38:00Z">
        <w:r w:rsidRPr="005A24B5">
          <w:rPr>
            <w:rFonts w:hint="eastAsia"/>
            <w:szCs w:val="22"/>
          </w:rPr>
          <w:t>원</w:t>
        </w:r>
      </w:ins>
      <w:ins w:id="1070" w:author="zshkim7 (Sung-Ho Kim)" w:date="2021-08-30T10:41:00Z">
        <w:r>
          <w:rPr>
            <w:rFonts w:hint="eastAsia"/>
            <w:szCs w:val="22"/>
          </w:rPr>
          <w:t>천적</w:t>
        </w:r>
      </w:ins>
      <w:ins w:id="1071" w:author="zshkim7 (Sung-Ho Kim)" w:date="2021-08-30T10:38:00Z">
        <w:r w:rsidRPr="005A24B5">
          <w:rPr>
            <w:rFonts w:hint="eastAsia"/>
            <w:szCs w:val="22"/>
          </w:rPr>
          <w:t>인</w:t>
        </w:r>
        <w:r w:rsidRPr="005A24B5">
          <w:rPr>
            <w:rFonts w:hint="eastAsia"/>
            <w:szCs w:val="22"/>
          </w:rPr>
          <w:t xml:space="preserve"> </w:t>
        </w:r>
        <w:r w:rsidRPr="005A24B5">
          <w:rPr>
            <w:rFonts w:hint="eastAsia"/>
            <w:szCs w:val="22"/>
          </w:rPr>
          <w:t>작업환경개선을</w:t>
        </w:r>
        <w:r w:rsidRPr="005A24B5">
          <w:rPr>
            <w:rFonts w:hint="eastAsia"/>
            <w:szCs w:val="22"/>
          </w:rPr>
          <w:t xml:space="preserve"> </w:t>
        </w:r>
        <w:r w:rsidRPr="005A24B5">
          <w:rPr>
            <w:rFonts w:hint="eastAsia"/>
            <w:szCs w:val="22"/>
          </w:rPr>
          <w:t>위한</w:t>
        </w:r>
        <w:r w:rsidRPr="005A24B5">
          <w:rPr>
            <w:rFonts w:hint="eastAsia"/>
            <w:szCs w:val="22"/>
          </w:rPr>
          <w:t xml:space="preserve"> </w:t>
        </w:r>
        <w:r w:rsidRPr="005A24B5">
          <w:rPr>
            <w:rFonts w:hint="eastAsia"/>
            <w:szCs w:val="22"/>
          </w:rPr>
          <w:t>최적</w:t>
        </w:r>
        <w:r w:rsidRPr="005A24B5">
          <w:rPr>
            <w:rFonts w:hint="eastAsia"/>
            <w:szCs w:val="22"/>
          </w:rPr>
          <w:t xml:space="preserve"> </w:t>
        </w:r>
        <w:r w:rsidRPr="005A24B5">
          <w:rPr>
            <w:rFonts w:hint="eastAsia"/>
            <w:szCs w:val="22"/>
          </w:rPr>
          <w:t>대책</w:t>
        </w:r>
      </w:ins>
      <w:ins w:id="1072" w:author="zshkim7 (Sung-Ho Kim)" w:date="2021-08-30T10:41:00Z">
        <w:r>
          <w:rPr>
            <w:rFonts w:hint="eastAsia"/>
            <w:szCs w:val="22"/>
          </w:rPr>
          <w:t>을</w:t>
        </w:r>
      </w:ins>
      <w:ins w:id="1073" w:author="zshkim7 (Sung-Ho Kim)" w:date="2021-08-30T10:38:00Z">
        <w:r w:rsidRPr="005A24B5">
          <w:rPr>
            <w:rFonts w:hint="eastAsia"/>
            <w:szCs w:val="22"/>
          </w:rPr>
          <w:t xml:space="preserve"> </w:t>
        </w:r>
        <w:r w:rsidRPr="005A24B5">
          <w:rPr>
            <w:rFonts w:hint="eastAsia"/>
            <w:szCs w:val="22"/>
          </w:rPr>
          <w:t>마련하여</w:t>
        </w:r>
        <w:r w:rsidRPr="005A24B5">
          <w:rPr>
            <w:rFonts w:hint="eastAsia"/>
            <w:szCs w:val="22"/>
          </w:rPr>
          <w:t xml:space="preserve"> </w:t>
        </w:r>
        <w:r w:rsidRPr="005A24B5">
          <w:rPr>
            <w:szCs w:val="22"/>
          </w:rPr>
          <w:t xml:space="preserve">2018. 8. 31. </w:t>
        </w:r>
        <w:r w:rsidRPr="005A24B5">
          <w:rPr>
            <w:rFonts w:hint="eastAsia"/>
            <w:szCs w:val="22"/>
          </w:rPr>
          <w:t>까지</w:t>
        </w:r>
        <w:r w:rsidRPr="005A24B5">
          <w:rPr>
            <w:rFonts w:hint="eastAsia"/>
            <w:szCs w:val="22"/>
          </w:rPr>
          <w:t xml:space="preserve"> </w:t>
        </w:r>
      </w:ins>
      <w:ins w:id="1074" w:author="zshkim7 (Sung-Ho Kim)" w:date="2021-08-30T10:42:00Z">
        <w:r>
          <w:rPr>
            <w:rFonts w:hint="eastAsia"/>
            <w:szCs w:val="22"/>
          </w:rPr>
          <w:t>개선계획</w:t>
        </w:r>
        <w:r>
          <w:rPr>
            <w:rFonts w:hint="eastAsia"/>
            <w:szCs w:val="22"/>
          </w:rPr>
          <w:t xml:space="preserve"> </w:t>
        </w:r>
      </w:ins>
      <w:ins w:id="1075" w:author="zshkim7 (Sung-Ho Kim)" w:date="2021-08-30T10:38:00Z">
        <w:r w:rsidRPr="005A24B5">
          <w:rPr>
            <w:rFonts w:hint="eastAsia"/>
            <w:szCs w:val="22"/>
          </w:rPr>
          <w:t>제출</w:t>
        </w:r>
      </w:ins>
      <w:ins w:id="1076" w:author="zshkim7 (Sung-Ho Kim)" w:date="2021-08-30T10:42:00Z">
        <w:r>
          <w:rPr>
            <w:rFonts w:hint="eastAsia"/>
            <w:szCs w:val="22"/>
          </w:rPr>
          <w:t>을</w:t>
        </w:r>
        <w:r>
          <w:rPr>
            <w:rFonts w:hint="eastAsia"/>
            <w:szCs w:val="22"/>
          </w:rPr>
          <w:t xml:space="preserve"> </w:t>
        </w:r>
      </w:ins>
      <w:proofErr w:type="spellStart"/>
      <w:ins w:id="1077" w:author="zshkim7 (Sung-Ho Kim)" w:date="2021-08-30T10:38:00Z">
        <w:r w:rsidRPr="005A24B5">
          <w:rPr>
            <w:rFonts w:hint="eastAsia"/>
            <w:szCs w:val="22"/>
          </w:rPr>
          <w:t>요청</w:t>
        </w:r>
      </w:ins>
      <w:ins w:id="1078" w:author="zshkim7 (Sung-Ho Kim)" w:date="2021-08-30T10:42:00Z">
        <w:r>
          <w:rPr>
            <w:rFonts w:hint="eastAsia"/>
            <w:szCs w:val="22"/>
          </w:rPr>
          <w:t>받았고</w:t>
        </w:r>
        <w:proofErr w:type="spellEnd"/>
        <w:r>
          <w:rPr>
            <w:rFonts w:hint="eastAsia"/>
            <w:szCs w:val="22"/>
          </w:rPr>
          <w:t>,</w:t>
        </w:r>
        <w:r>
          <w:rPr>
            <w:szCs w:val="22"/>
          </w:rPr>
          <w:t xml:space="preserve"> </w:t>
        </w:r>
        <w:proofErr w:type="spellStart"/>
        <w:r w:rsidRPr="005A24B5">
          <w:rPr>
            <w:rFonts w:hint="eastAsia"/>
            <w:szCs w:val="22"/>
          </w:rPr>
          <w:t>중부지방고용노동청안산지청</w:t>
        </w:r>
        <w:r>
          <w:rPr>
            <w:rFonts w:hint="eastAsia"/>
            <w:szCs w:val="22"/>
          </w:rPr>
          <w:t>은</w:t>
        </w:r>
        <w:proofErr w:type="spellEnd"/>
        <w:r w:rsidRPr="005A24B5">
          <w:rPr>
            <w:rFonts w:hint="eastAsia"/>
            <w:szCs w:val="22"/>
          </w:rPr>
          <w:t xml:space="preserve"> </w:t>
        </w:r>
      </w:ins>
      <w:ins w:id="1079" w:author="zshkim7 (Sung-Ho Kim)" w:date="2021-08-30T10:38:00Z">
        <w:r w:rsidRPr="005A24B5">
          <w:rPr>
            <w:rFonts w:hint="eastAsia"/>
            <w:szCs w:val="22"/>
          </w:rPr>
          <w:t>제출한</w:t>
        </w:r>
        <w:r w:rsidRPr="005A24B5">
          <w:rPr>
            <w:rFonts w:hint="eastAsia"/>
            <w:szCs w:val="22"/>
          </w:rPr>
          <w:t xml:space="preserve"> </w:t>
        </w:r>
        <w:r w:rsidRPr="005A24B5">
          <w:rPr>
            <w:rFonts w:hint="eastAsia"/>
            <w:szCs w:val="22"/>
          </w:rPr>
          <w:t>작업환경개선대책이</w:t>
        </w:r>
        <w:r w:rsidRPr="005A24B5">
          <w:rPr>
            <w:rFonts w:hint="eastAsia"/>
            <w:szCs w:val="22"/>
          </w:rPr>
          <w:t xml:space="preserve"> </w:t>
        </w:r>
        <w:r w:rsidRPr="005A24B5">
          <w:rPr>
            <w:rFonts w:hint="eastAsia"/>
            <w:szCs w:val="22"/>
          </w:rPr>
          <w:t>적정한지를</w:t>
        </w:r>
        <w:r w:rsidRPr="005A24B5">
          <w:rPr>
            <w:rFonts w:hint="eastAsia"/>
            <w:szCs w:val="22"/>
          </w:rPr>
          <w:t xml:space="preserve"> </w:t>
        </w:r>
        <w:proofErr w:type="spellStart"/>
        <w:r w:rsidRPr="005A24B5">
          <w:rPr>
            <w:rFonts w:hint="eastAsia"/>
            <w:szCs w:val="22"/>
          </w:rPr>
          <w:t>현장방문하여</w:t>
        </w:r>
        <w:proofErr w:type="spellEnd"/>
        <w:r w:rsidRPr="005A24B5">
          <w:rPr>
            <w:rFonts w:hint="eastAsia"/>
            <w:szCs w:val="22"/>
          </w:rPr>
          <w:t xml:space="preserve"> </w:t>
        </w:r>
        <w:r w:rsidRPr="005A24B5">
          <w:rPr>
            <w:rFonts w:hint="eastAsia"/>
            <w:szCs w:val="22"/>
          </w:rPr>
          <w:t>그</w:t>
        </w:r>
        <w:r w:rsidRPr="005A24B5">
          <w:rPr>
            <w:rFonts w:hint="eastAsia"/>
            <w:szCs w:val="22"/>
          </w:rPr>
          <w:t xml:space="preserve"> </w:t>
        </w:r>
        <w:r w:rsidRPr="005A24B5">
          <w:rPr>
            <w:rFonts w:hint="eastAsia"/>
            <w:szCs w:val="22"/>
          </w:rPr>
          <w:t>결과를</w:t>
        </w:r>
        <w:r w:rsidRPr="005A24B5">
          <w:rPr>
            <w:rFonts w:hint="eastAsia"/>
            <w:szCs w:val="22"/>
          </w:rPr>
          <w:t xml:space="preserve"> </w:t>
        </w:r>
        <w:r w:rsidRPr="005A24B5">
          <w:rPr>
            <w:rFonts w:hint="eastAsia"/>
            <w:szCs w:val="22"/>
          </w:rPr>
          <w:t>가지고</w:t>
        </w:r>
        <w:r w:rsidRPr="005A24B5">
          <w:rPr>
            <w:rFonts w:hint="eastAsia"/>
            <w:szCs w:val="22"/>
          </w:rPr>
          <w:t xml:space="preserve"> </w:t>
        </w:r>
        <w:r w:rsidRPr="005A24B5">
          <w:rPr>
            <w:rFonts w:hint="eastAsia"/>
            <w:szCs w:val="22"/>
          </w:rPr>
          <w:t>모니터링</w:t>
        </w:r>
        <w:r w:rsidRPr="005A24B5">
          <w:rPr>
            <w:rFonts w:hint="eastAsia"/>
            <w:szCs w:val="22"/>
          </w:rPr>
          <w:t xml:space="preserve"> </w:t>
        </w:r>
        <w:r w:rsidRPr="005A24B5">
          <w:rPr>
            <w:rFonts w:hint="eastAsia"/>
            <w:szCs w:val="22"/>
          </w:rPr>
          <w:t>위원회</w:t>
        </w:r>
      </w:ins>
      <w:ins w:id="1080" w:author="zshkim7 (Sung-Ho Kim)" w:date="2021-08-30T10:43:00Z">
        <w:r>
          <w:rPr>
            <w:rFonts w:hint="eastAsia"/>
            <w:szCs w:val="22"/>
          </w:rPr>
          <w:t>를</w:t>
        </w:r>
      </w:ins>
      <w:ins w:id="1081" w:author="zshkim7 (Sung-Ho Kim)" w:date="2021-08-30T10:38:00Z">
        <w:r w:rsidRPr="005A24B5">
          <w:rPr>
            <w:rFonts w:hint="eastAsia"/>
            <w:szCs w:val="22"/>
          </w:rPr>
          <w:t xml:space="preserve"> </w:t>
        </w:r>
        <w:r w:rsidRPr="005A24B5">
          <w:rPr>
            <w:rFonts w:hint="eastAsia"/>
            <w:szCs w:val="22"/>
          </w:rPr>
          <w:t>개최</w:t>
        </w:r>
      </w:ins>
      <w:ins w:id="1082" w:author="zshkim7 (Sung-Ho Kim)" w:date="2021-08-30T10:43:00Z">
        <w:r>
          <w:rPr>
            <w:rFonts w:hint="eastAsia"/>
            <w:szCs w:val="22"/>
          </w:rPr>
          <w:t>할</w:t>
        </w:r>
      </w:ins>
      <w:ins w:id="1083" w:author="zshkim7 (Sung-Ho Kim)" w:date="2021-08-30T10:38:00Z">
        <w:r w:rsidRPr="005A24B5">
          <w:rPr>
            <w:rFonts w:hint="eastAsia"/>
            <w:szCs w:val="22"/>
          </w:rPr>
          <w:t xml:space="preserve"> </w:t>
        </w:r>
        <w:r w:rsidRPr="005A24B5">
          <w:rPr>
            <w:rFonts w:hint="eastAsia"/>
            <w:szCs w:val="22"/>
          </w:rPr>
          <w:t>예정</w:t>
        </w:r>
      </w:ins>
      <w:ins w:id="1084" w:author="zshkim7 (Sung-Ho Kim)" w:date="2021-08-30T10:43:00Z">
        <w:r>
          <w:rPr>
            <w:rFonts w:hint="eastAsia"/>
            <w:szCs w:val="22"/>
          </w:rPr>
          <w:t>으로</w:t>
        </w:r>
        <w:r>
          <w:rPr>
            <w:rFonts w:hint="eastAsia"/>
            <w:szCs w:val="22"/>
          </w:rPr>
          <w:t xml:space="preserve"> </w:t>
        </w:r>
        <w:r>
          <w:rPr>
            <w:rFonts w:hint="eastAsia"/>
            <w:szCs w:val="22"/>
          </w:rPr>
          <w:t>되어</w:t>
        </w:r>
        <w:r>
          <w:rPr>
            <w:rFonts w:hint="eastAsia"/>
            <w:szCs w:val="22"/>
          </w:rPr>
          <w:t xml:space="preserve"> </w:t>
        </w:r>
        <w:r>
          <w:rPr>
            <w:rFonts w:hint="eastAsia"/>
            <w:szCs w:val="22"/>
          </w:rPr>
          <w:t>있음</w:t>
        </w:r>
        <w:r>
          <w:rPr>
            <w:rFonts w:hint="eastAsia"/>
            <w:szCs w:val="22"/>
          </w:rPr>
          <w:t>(</w:t>
        </w:r>
        <w:r>
          <w:rPr>
            <w:rFonts w:hint="eastAsia"/>
            <w:szCs w:val="22"/>
          </w:rPr>
          <w:t>관련</w:t>
        </w:r>
        <w:r>
          <w:rPr>
            <w:rFonts w:hint="eastAsia"/>
            <w:szCs w:val="22"/>
          </w:rPr>
          <w:t xml:space="preserve"> </w:t>
        </w:r>
        <w:r>
          <w:rPr>
            <w:rFonts w:hint="eastAsia"/>
            <w:szCs w:val="22"/>
          </w:rPr>
          <w:t>구체적인</w:t>
        </w:r>
        <w:r>
          <w:rPr>
            <w:rFonts w:hint="eastAsia"/>
            <w:szCs w:val="22"/>
          </w:rPr>
          <w:t xml:space="preserve"> </w:t>
        </w:r>
        <w:r>
          <w:rPr>
            <w:rFonts w:hint="eastAsia"/>
            <w:szCs w:val="22"/>
          </w:rPr>
          <w:t>이행내역</w:t>
        </w:r>
        <w:r>
          <w:rPr>
            <w:rFonts w:hint="eastAsia"/>
            <w:szCs w:val="22"/>
          </w:rPr>
          <w:t xml:space="preserve"> </w:t>
        </w:r>
        <w:r>
          <w:rPr>
            <w:rFonts w:hint="eastAsia"/>
            <w:szCs w:val="22"/>
          </w:rPr>
          <w:t>및</w:t>
        </w:r>
        <w:r>
          <w:rPr>
            <w:rFonts w:hint="eastAsia"/>
            <w:szCs w:val="22"/>
          </w:rPr>
          <w:t xml:space="preserve"> </w:t>
        </w:r>
        <w:r>
          <w:rPr>
            <w:rFonts w:hint="eastAsia"/>
            <w:szCs w:val="22"/>
          </w:rPr>
          <w:t>사후</w:t>
        </w:r>
        <w:r>
          <w:rPr>
            <w:rFonts w:hint="eastAsia"/>
            <w:szCs w:val="22"/>
          </w:rPr>
          <w:t xml:space="preserve"> </w:t>
        </w:r>
        <w:r>
          <w:rPr>
            <w:rFonts w:hint="eastAsia"/>
            <w:szCs w:val="22"/>
          </w:rPr>
          <w:t>진행사항은</w:t>
        </w:r>
        <w:r>
          <w:rPr>
            <w:rFonts w:hint="eastAsia"/>
            <w:szCs w:val="22"/>
          </w:rPr>
          <w:t xml:space="preserve"> </w:t>
        </w:r>
        <w:r>
          <w:rPr>
            <w:rFonts w:hint="eastAsia"/>
            <w:szCs w:val="22"/>
          </w:rPr>
          <w:t>제공되지</w:t>
        </w:r>
        <w:r>
          <w:rPr>
            <w:rFonts w:hint="eastAsia"/>
            <w:szCs w:val="22"/>
          </w:rPr>
          <w:t xml:space="preserve"> </w:t>
        </w:r>
        <w:r>
          <w:rPr>
            <w:rFonts w:hint="eastAsia"/>
            <w:szCs w:val="22"/>
          </w:rPr>
          <w:t>아니함</w:t>
        </w:r>
        <w:r>
          <w:rPr>
            <w:rFonts w:hint="eastAsia"/>
            <w:szCs w:val="22"/>
          </w:rPr>
          <w:t>).</w:t>
        </w:r>
        <w:r>
          <w:rPr>
            <w:szCs w:val="22"/>
          </w:rPr>
          <w:t xml:space="preserve"> </w:t>
        </w:r>
      </w:ins>
    </w:p>
    <w:p w14:paraId="1E4A7AC3" w14:textId="77777777" w:rsidR="00026A7E" w:rsidDel="003A1FDB" w:rsidRDefault="00026A7E" w:rsidP="00026A7E">
      <w:pPr>
        <w:pStyle w:val="a5"/>
        <w:autoSpaceDN/>
        <w:spacing w:after="240"/>
        <w:ind w:leftChars="0" w:left="907"/>
        <w:rPr>
          <w:del w:id="1085" w:author="zshkim7 (Sung-Ho Kim)" w:date="2021-08-30T10:45:00Z"/>
          <w:szCs w:val="22"/>
        </w:rPr>
      </w:pP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대상회사는</w:t>
      </w:r>
      <w:r>
        <w:rPr>
          <w:rFonts w:hint="eastAsia"/>
          <w:szCs w:val="22"/>
        </w:rPr>
        <w:t xml:space="preserve"> </w:t>
      </w:r>
      <w:r w:rsidRPr="00FA5CCB">
        <w:rPr>
          <w:rFonts w:hint="eastAsia"/>
          <w:szCs w:val="22"/>
        </w:rPr>
        <w:t>특수건강진단</w:t>
      </w:r>
      <w:r w:rsidRPr="00FA5CCB">
        <w:rPr>
          <w:rFonts w:hint="eastAsia"/>
          <w:szCs w:val="22"/>
        </w:rPr>
        <w:t xml:space="preserve"> </w:t>
      </w:r>
      <w:r w:rsidRPr="00FA5CCB">
        <w:rPr>
          <w:rFonts w:hint="eastAsia"/>
          <w:szCs w:val="22"/>
        </w:rPr>
        <w:t>결과</w:t>
      </w:r>
      <w:r w:rsidRPr="00FA5CCB">
        <w:rPr>
          <w:rFonts w:hint="eastAsia"/>
          <w:szCs w:val="22"/>
        </w:rPr>
        <w:t xml:space="preserve"> </w:t>
      </w:r>
      <w:r>
        <w:rPr>
          <w:rFonts w:hint="eastAsia"/>
          <w:szCs w:val="22"/>
        </w:rPr>
        <w:t>및</w:t>
      </w:r>
      <w:r>
        <w:rPr>
          <w:rFonts w:hint="eastAsia"/>
          <w:szCs w:val="22"/>
        </w:rPr>
        <w:t xml:space="preserve"> </w:t>
      </w:r>
      <w:r w:rsidRPr="00FA5CCB">
        <w:rPr>
          <w:rFonts w:hint="eastAsia"/>
          <w:szCs w:val="22"/>
        </w:rPr>
        <w:t>작업환경측정</w:t>
      </w:r>
      <w:r w:rsidRPr="00FA5CCB">
        <w:rPr>
          <w:rFonts w:hint="eastAsia"/>
          <w:szCs w:val="22"/>
        </w:rPr>
        <w:t xml:space="preserve"> </w:t>
      </w:r>
      <w:r w:rsidRPr="00FA5CCB">
        <w:rPr>
          <w:rFonts w:hint="eastAsia"/>
          <w:szCs w:val="22"/>
        </w:rPr>
        <w:t>결과</w:t>
      </w:r>
      <w:r>
        <w:rPr>
          <w:rFonts w:hint="eastAsia"/>
          <w:szCs w:val="22"/>
        </w:rPr>
        <w:t>에</w:t>
      </w:r>
      <w:r>
        <w:rPr>
          <w:rFonts w:hint="eastAsia"/>
          <w:szCs w:val="22"/>
        </w:rPr>
        <w:t xml:space="preserve"> </w:t>
      </w:r>
      <w:r>
        <w:rPr>
          <w:rFonts w:hint="eastAsia"/>
          <w:szCs w:val="22"/>
        </w:rPr>
        <w:t>따라</w:t>
      </w:r>
      <w:r>
        <w:rPr>
          <w:rFonts w:hint="eastAsia"/>
          <w:szCs w:val="22"/>
        </w:rPr>
        <w:t xml:space="preserve">, </w:t>
      </w:r>
      <w:ins w:id="1086" w:author="zshkim7 (Sung-Ho Kim)" w:date="2021-08-30T10:45:00Z">
        <w:r>
          <w:rPr>
            <w:szCs w:val="22"/>
          </w:rPr>
          <w:t xml:space="preserve">(1) </w:t>
        </w:r>
      </w:ins>
      <w:r w:rsidRPr="006F3044">
        <w:rPr>
          <w:rFonts w:hint="eastAsia"/>
          <w:szCs w:val="22"/>
        </w:rPr>
        <w:t>관</w:t>
      </w:r>
      <w:r>
        <w:rPr>
          <w:rFonts w:hint="eastAsia"/>
          <w:szCs w:val="22"/>
        </w:rPr>
        <w:t>할</w:t>
      </w:r>
      <w:r w:rsidRPr="006F3044">
        <w:rPr>
          <w:rFonts w:hint="eastAsia"/>
          <w:szCs w:val="22"/>
        </w:rPr>
        <w:t xml:space="preserve"> </w:t>
      </w:r>
      <w:proofErr w:type="spellStart"/>
      <w:r w:rsidRPr="009B03FF">
        <w:rPr>
          <w:rFonts w:hint="eastAsia"/>
          <w:szCs w:val="22"/>
        </w:rPr>
        <w:t>지방노동청으로부터</w:t>
      </w:r>
      <w:proofErr w:type="spellEnd"/>
      <w:r w:rsidRPr="009B03FF">
        <w:rPr>
          <w:rFonts w:hint="eastAsia"/>
          <w:szCs w:val="22"/>
        </w:rPr>
        <w:t xml:space="preserve"> </w:t>
      </w:r>
      <w:del w:id="1087" w:author="zshkim7 (Sung-Ho Kim)" w:date="2021-08-30T10:44:00Z">
        <w:r w:rsidRPr="009B03FF" w:rsidDel="003A1FDB">
          <w:rPr>
            <w:rFonts w:hint="eastAsia"/>
            <w:szCs w:val="22"/>
          </w:rPr>
          <w:delText>공학적</w:delText>
        </w:r>
        <w:r w:rsidRPr="009B03FF" w:rsidDel="003A1FDB">
          <w:rPr>
            <w:rFonts w:hint="eastAsia"/>
            <w:szCs w:val="22"/>
          </w:rPr>
          <w:delText xml:space="preserve"> </w:delText>
        </w:r>
        <w:r w:rsidRPr="009B03FF" w:rsidDel="003A1FDB">
          <w:rPr>
            <w:rFonts w:hint="eastAsia"/>
            <w:szCs w:val="22"/>
          </w:rPr>
          <w:delText>대책</w:delText>
        </w:r>
        <w:r w:rsidRPr="009B03FF" w:rsidDel="003A1FDB">
          <w:rPr>
            <w:rFonts w:hint="eastAsia"/>
            <w:szCs w:val="22"/>
          </w:rPr>
          <w:delText>(</w:delText>
        </w:r>
        <w:r w:rsidRPr="009B03FF" w:rsidDel="003A1FDB">
          <w:rPr>
            <w:rFonts w:hint="eastAsia"/>
            <w:szCs w:val="22"/>
          </w:rPr>
          <w:delText>시설</w:delText>
        </w:r>
        <w:r w:rsidRPr="009B03FF" w:rsidDel="003A1FDB">
          <w:rPr>
            <w:rFonts w:hint="eastAsia"/>
            <w:szCs w:val="22"/>
          </w:rPr>
          <w:delText xml:space="preserve"> </w:delText>
        </w:r>
        <w:r w:rsidRPr="009B03FF" w:rsidDel="003A1FDB">
          <w:rPr>
            <w:rFonts w:hint="eastAsia"/>
            <w:szCs w:val="22"/>
          </w:rPr>
          <w:delText>개선</w:delText>
        </w:r>
        <w:r w:rsidRPr="009B03FF" w:rsidDel="003A1FDB">
          <w:rPr>
            <w:rFonts w:hint="eastAsia"/>
            <w:szCs w:val="22"/>
          </w:rPr>
          <w:delText>)</w:delText>
        </w:r>
        <w:r w:rsidRPr="009B03FF" w:rsidDel="003A1FDB">
          <w:rPr>
            <w:rFonts w:hint="eastAsia"/>
            <w:szCs w:val="22"/>
          </w:rPr>
          <w:delText>을</w:delText>
        </w:r>
        <w:r w:rsidRPr="009B03FF" w:rsidDel="003A1FDB">
          <w:rPr>
            <w:rFonts w:hint="eastAsia"/>
            <w:szCs w:val="22"/>
          </w:rPr>
          <w:delText xml:space="preserve"> </w:delText>
        </w:r>
        <w:r w:rsidRPr="009B03FF" w:rsidDel="003A1FDB">
          <w:rPr>
            <w:rFonts w:hint="eastAsia"/>
            <w:szCs w:val="22"/>
          </w:rPr>
          <w:delText>요구받은</w:delText>
        </w:r>
        <w:r w:rsidRPr="009B03FF" w:rsidDel="003A1FDB">
          <w:rPr>
            <w:rFonts w:hint="eastAsia"/>
            <w:szCs w:val="22"/>
          </w:rPr>
          <w:delText xml:space="preserve"> </w:delText>
        </w:r>
        <w:r w:rsidRPr="009B03FF" w:rsidDel="003A1FDB">
          <w:rPr>
            <w:rFonts w:hint="eastAsia"/>
            <w:szCs w:val="22"/>
          </w:rPr>
          <w:delText>바</w:delText>
        </w:r>
        <w:r w:rsidRPr="009B03FF" w:rsidDel="003A1FDB">
          <w:rPr>
            <w:rFonts w:hint="eastAsia"/>
            <w:szCs w:val="22"/>
          </w:rPr>
          <w:delText xml:space="preserve"> </w:delText>
        </w:r>
        <w:r w:rsidRPr="009B03FF" w:rsidDel="003A1FDB">
          <w:rPr>
            <w:rFonts w:hint="eastAsia"/>
            <w:szCs w:val="22"/>
          </w:rPr>
          <w:delText>있음</w:delText>
        </w:r>
        <w:r w:rsidDel="003A1FDB">
          <w:rPr>
            <w:rFonts w:hint="eastAsia"/>
            <w:szCs w:val="22"/>
          </w:rPr>
          <w:delText>.</w:delText>
        </w:r>
        <w:r w:rsidDel="003A1FDB">
          <w:rPr>
            <w:szCs w:val="22"/>
          </w:rPr>
          <w:delText xml:space="preserve"> </w:delText>
        </w:r>
        <w:r w:rsidDel="003A1FDB">
          <w:rPr>
            <w:rFonts w:hint="eastAsia"/>
            <w:szCs w:val="22"/>
          </w:rPr>
          <w:delText>구체적인</w:delText>
        </w:r>
        <w:r w:rsidDel="003A1FDB">
          <w:rPr>
            <w:rFonts w:hint="eastAsia"/>
            <w:szCs w:val="22"/>
          </w:rPr>
          <w:delText xml:space="preserve"> </w:delText>
        </w:r>
        <w:r w:rsidDel="003A1FDB">
          <w:rPr>
            <w:rFonts w:hint="eastAsia"/>
            <w:szCs w:val="22"/>
          </w:rPr>
          <w:delText>요구사항을</w:delText>
        </w:r>
        <w:r w:rsidDel="003A1FDB">
          <w:rPr>
            <w:rFonts w:hint="eastAsia"/>
            <w:szCs w:val="22"/>
          </w:rPr>
          <w:delText xml:space="preserve"> </w:delText>
        </w:r>
        <w:r w:rsidDel="003A1FDB">
          <w:rPr>
            <w:rFonts w:hint="eastAsia"/>
            <w:szCs w:val="22"/>
          </w:rPr>
          <w:delText>확인하기</w:delText>
        </w:r>
        <w:r w:rsidDel="003A1FDB">
          <w:rPr>
            <w:rFonts w:hint="eastAsia"/>
            <w:szCs w:val="22"/>
          </w:rPr>
          <w:delText xml:space="preserve"> </w:delText>
        </w:r>
        <w:r w:rsidDel="003A1FDB">
          <w:rPr>
            <w:rFonts w:hint="eastAsia"/>
            <w:szCs w:val="22"/>
          </w:rPr>
          <w:delText>위한</w:delText>
        </w:r>
        <w:r w:rsidDel="003A1FDB">
          <w:rPr>
            <w:rFonts w:hint="eastAsia"/>
            <w:szCs w:val="22"/>
          </w:rPr>
          <w:delText xml:space="preserve"> </w:delText>
        </w:r>
        <w:r w:rsidDel="003A1FDB">
          <w:rPr>
            <w:rFonts w:hint="eastAsia"/>
            <w:szCs w:val="22"/>
          </w:rPr>
          <w:delText>자료를</w:delText>
        </w:r>
        <w:r w:rsidDel="003A1FDB">
          <w:rPr>
            <w:rFonts w:hint="eastAsia"/>
            <w:szCs w:val="22"/>
          </w:rPr>
          <w:delText xml:space="preserve"> </w:delText>
        </w:r>
        <w:r w:rsidDel="003A1FDB">
          <w:rPr>
            <w:rFonts w:hint="eastAsia"/>
            <w:szCs w:val="22"/>
          </w:rPr>
          <w:delText>요청하였으나</w:delText>
        </w:r>
        <w:r w:rsidDel="003A1FDB">
          <w:rPr>
            <w:rFonts w:hint="eastAsia"/>
            <w:szCs w:val="22"/>
          </w:rPr>
          <w:delText xml:space="preserve"> </w:delText>
        </w:r>
        <w:r w:rsidDel="003A1FDB">
          <w:rPr>
            <w:rFonts w:hint="eastAsia"/>
            <w:szCs w:val="22"/>
          </w:rPr>
          <w:delText>제공되지</w:delText>
        </w:r>
        <w:r w:rsidDel="003A1FDB">
          <w:rPr>
            <w:rFonts w:hint="eastAsia"/>
            <w:szCs w:val="22"/>
          </w:rPr>
          <w:delText xml:space="preserve"> </w:delText>
        </w:r>
        <w:r w:rsidDel="003A1FDB">
          <w:rPr>
            <w:rFonts w:hint="eastAsia"/>
            <w:szCs w:val="22"/>
          </w:rPr>
          <w:delText>아니함</w:delText>
        </w:r>
        <w:r w:rsidDel="003A1FDB">
          <w:rPr>
            <w:rFonts w:hint="eastAsia"/>
            <w:szCs w:val="22"/>
          </w:rPr>
          <w:delText xml:space="preserve">. </w:delText>
        </w:r>
        <w:r w:rsidDel="003A1FDB">
          <w:rPr>
            <w:rFonts w:hint="eastAsia"/>
            <w:szCs w:val="22"/>
          </w:rPr>
          <w:delText>다만</w:delText>
        </w:r>
        <w:r w:rsidDel="003A1FDB">
          <w:rPr>
            <w:rFonts w:hint="eastAsia"/>
            <w:szCs w:val="22"/>
          </w:rPr>
          <w:delText xml:space="preserve">, </w:delText>
        </w:r>
        <w:r w:rsidDel="003A1FDB">
          <w:rPr>
            <w:rFonts w:hint="eastAsia"/>
            <w:szCs w:val="22"/>
          </w:rPr>
          <w:delText>답변에</w:delText>
        </w:r>
        <w:r w:rsidDel="003A1FDB">
          <w:rPr>
            <w:rFonts w:hint="eastAsia"/>
            <w:szCs w:val="22"/>
          </w:rPr>
          <w:delText xml:space="preserve"> </w:delText>
        </w:r>
        <w:r w:rsidDel="003A1FDB">
          <w:rPr>
            <w:rFonts w:hint="eastAsia"/>
            <w:szCs w:val="22"/>
          </w:rPr>
          <w:delText>의하면</w:delText>
        </w:r>
        <w:r w:rsidDel="003A1FDB">
          <w:rPr>
            <w:rFonts w:hint="eastAsia"/>
            <w:szCs w:val="22"/>
          </w:rPr>
          <w:delText xml:space="preserve">, </w:delText>
        </w:r>
        <w:r w:rsidDel="003A1FDB">
          <w:rPr>
            <w:rFonts w:hint="eastAsia"/>
            <w:szCs w:val="22"/>
          </w:rPr>
          <w:delText>대상회사는</w:delText>
        </w:r>
        <w:r w:rsidDel="003A1FDB">
          <w:rPr>
            <w:rFonts w:hint="eastAsia"/>
            <w:szCs w:val="22"/>
          </w:rPr>
          <w:delText xml:space="preserve"> </w:delText>
        </w:r>
        <w:r w:rsidDel="003A1FDB">
          <w:rPr>
            <w:rFonts w:hint="eastAsia"/>
            <w:szCs w:val="22"/>
          </w:rPr>
          <w:delText>지방노동청으로부터</w:delText>
        </w:r>
        <w:r w:rsidDel="003A1FDB">
          <w:rPr>
            <w:rFonts w:hint="eastAsia"/>
            <w:szCs w:val="22"/>
          </w:rPr>
          <w:delText xml:space="preserve"> </w:delText>
        </w:r>
      </w:del>
      <w:r>
        <w:rPr>
          <w:rFonts w:hint="eastAsia"/>
          <w:szCs w:val="22"/>
        </w:rPr>
        <w:t>시설</w:t>
      </w:r>
      <w:r>
        <w:rPr>
          <w:rFonts w:hint="eastAsia"/>
          <w:szCs w:val="22"/>
        </w:rPr>
        <w:t xml:space="preserve"> </w:t>
      </w:r>
      <w:r>
        <w:rPr>
          <w:rFonts w:hint="eastAsia"/>
          <w:szCs w:val="22"/>
        </w:rPr>
        <w:t>개선이</w:t>
      </w:r>
      <w:r>
        <w:rPr>
          <w:rFonts w:hint="eastAsia"/>
          <w:szCs w:val="22"/>
        </w:rPr>
        <w:t xml:space="preserve"> </w:t>
      </w:r>
      <w:r>
        <w:rPr>
          <w:rFonts w:hint="eastAsia"/>
          <w:szCs w:val="22"/>
        </w:rPr>
        <w:t>필요한</w:t>
      </w:r>
      <w:r>
        <w:rPr>
          <w:rFonts w:hint="eastAsia"/>
          <w:szCs w:val="22"/>
        </w:rPr>
        <w:t xml:space="preserve"> </w:t>
      </w:r>
      <w:r>
        <w:rPr>
          <w:rFonts w:hint="eastAsia"/>
          <w:szCs w:val="22"/>
        </w:rPr>
        <w:t>항목들을</w:t>
      </w:r>
      <w:r>
        <w:rPr>
          <w:rFonts w:hint="eastAsia"/>
          <w:szCs w:val="22"/>
        </w:rPr>
        <w:t xml:space="preserve"> </w:t>
      </w:r>
      <w:r>
        <w:rPr>
          <w:rFonts w:hint="eastAsia"/>
          <w:szCs w:val="22"/>
        </w:rPr>
        <w:t>구체적으로</w:t>
      </w:r>
      <w:r>
        <w:rPr>
          <w:rFonts w:hint="eastAsia"/>
          <w:szCs w:val="22"/>
        </w:rPr>
        <w:t xml:space="preserve"> </w:t>
      </w:r>
      <w:proofErr w:type="gramStart"/>
      <w:r>
        <w:rPr>
          <w:rFonts w:hint="eastAsia"/>
          <w:szCs w:val="22"/>
        </w:rPr>
        <w:t>요구</w:t>
      </w:r>
      <w:r>
        <w:rPr>
          <w:rFonts w:hint="eastAsia"/>
          <w:szCs w:val="22"/>
        </w:rPr>
        <w:t xml:space="preserve"> </w:t>
      </w:r>
      <w:r>
        <w:rPr>
          <w:rFonts w:hint="eastAsia"/>
          <w:szCs w:val="22"/>
        </w:rPr>
        <w:t>받은</w:t>
      </w:r>
      <w:proofErr w:type="gramEnd"/>
      <w:r>
        <w:rPr>
          <w:rFonts w:hint="eastAsia"/>
          <w:szCs w:val="22"/>
        </w:rPr>
        <w:t xml:space="preserve"> </w:t>
      </w:r>
      <w:r>
        <w:rPr>
          <w:rFonts w:hint="eastAsia"/>
          <w:szCs w:val="22"/>
        </w:rPr>
        <w:t>것은</w:t>
      </w:r>
      <w:r>
        <w:rPr>
          <w:rFonts w:hint="eastAsia"/>
          <w:szCs w:val="22"/>
        </w:rPr>
        <w:t xml:space="preserve"> </w:t>
      </w:r>
      <w:r>
        <w:rPr>
          <w:rFonts w:hint="eastAsia"/>
          <w:szCs w:val="22"/>
        </w:rPr>
        <w:t>아니라고</w:t>
      </w:r>
      <w:r>
        <w:rPr>
          <w:rFonts w:hint="eastAsia"/>
          <w:szCs w:val="22"/>
        </w:rPr>
        <w:t xml:space="preserve"> </w:t>
      </w:r>
      <w:ins w:id="1088" w:author="zshkim7 (Sung-Ho Kim)" w:date="2021-08-30T10:45:00Z">
        <w:r>
          <w:rPr>
            <w:rFonts w:hint="eastAsia"/>
            <w:szCs w:val="22"/>
          </w:rPr>
          <w:t>하고</w:t>
        </w:r>
        <w:r>
          <w:rPr>
            <w:rFonts w:hint="eastAsia"/>
            <w:szCs w:val="22"/>
          </w:rPr>
          <w:t>,</w:t>
        </w:r>
        <w:r>
          <w:rPr>
            <w:szCs w:val="22"/>
          </w:rPr>
          <w:t xml:space="preserve"> (2) </w:t>
        </w:r>
      </w:ins>
      <w:del w:id="1089" w:author="zshkim7 (Sung-Ho Kim)" w:date="2021-08-30T10:45:00Z">
        <w:r w:rsidDel="003A1FDB">
          <w:rPr>
            <w:rFonts w:hint="eastAsia"/>
            <w:szCs w:val="22"/>
          </w:rPr>
          <w:delText>함</w:delText>
        </w:r>
        <w:r w:rsidDel="003A1FDB">
          <w:rPr>
            <w:rFonts w:hint="eastAsia"/>
            <w:szCs w:val="22"/>
          </w:rPr>
          <w:delText>.</w:delText>
        </w:r>
      </w:del>
      <w:del w:id="1090" w:author="zshkim7 (Sung-Ho Kim)" w:date="2021-08-30T10:36:00Z">
        <w:r w:rsidDel="005A24B5">
          <w:rPr>
            <w:rFonts w:hint="eastAsia"/>
            <w:szCs w:val="22"/>
          </w:rPr>
          <w:delText>.</w:delText>
        </w:r>
        <w:r w:rsidDel="005A24B5">
          <w:rPr>
            <w:szCs w:val="22"/>
          </w:rPr>
          <w:delText xml:space="preserve"> </w:delText>
        </w:r>
      </w:del>
    </w:p>
    <w:p w14:paraId="2A543DA5" w14:textId="77777777" w:rsidR="00026A7E" w:rsidRPr="002320CA" w:rsidRDefault="00026A7E" w:rsidP="00026A7E">
      <w:pPr>
        <w:pStyle w:val="a5"/>
        <w:autoSpaceDN/>
        <w:spacing w:after="240"/>
        <w:ind w:leftChars="0" w:left="907"/>
        <w:rPr>
          <w:szCs w:val="22"/>
        </w:rPr>
      </w:pPr>
      <w:del w:id="1091" w:author="zshkim7 (Sung-Ho Kim)" w:date="2021-08-30T10:45:00Z">
        <w:r w:rsidDel="003A1FDB">
          <w:rPr>
            <w:rFonts w:hint="eastAsia"/>
            <w:szCs w:val="22"/>
          </w:rPr>
          <w:delText>이</w:delText>
        </w:r>
      </w:del>
      <w:ins w:id="1092" w:author="zshkim7 (Sung-Ho Kim)" w:date="2021-08-30T10:45:00Z">
        <w:r>
          <w:rPr>
            <w:rFonts w:hint="eastAsia"/>
            <w:szCs w:val="22"/>
          </w:rPr>
          <w:t>시설</w:t>
        </w:r>
        <w:r>
          <w:rPr>
            <w:rFonts w:hint="eastAsia"/>
            <w:szCs w:val="22"/>
          </w:rPr>
          <w:t xml:space="preserve"> </w:t>
        </w:r>
        <w:r>
          <w:rPr>
            <w:rFonts w:hint="eastAsia"/>
            <w:szCs w:val="22"/>
          </w:rPr>
          <w:t>개선을</w:t>
        </w:r>
        <w:r>
          <w:rPr>
            <w:rFonts w:hint="eastAsia"/>
            <w:szCs w:val="22"/>
          </w:rPr>
          <w:t xml:space="preserve"> </w:t>
        </w:r>
        <w:r>
          <w:rPr>
            <w:rFonts w:hint="eastAsia"/>
            <w:szCs w:val="22"/>
          </w:rPr>
          <w:t>위하여</w:t>
        </w:r>
        <w:r>
          <w:rPr>
            <w:rFonts w:hint="eastAsia"/>
            <w:szCs w:val="22"/>
          </w:rPr>
          <w:t xml:space="preserve"> </w:t>
        </w:r>
      </w:ins>
      <w:del w:id="1093" w:author="zshkim7 (Sung-Ho Kim)" w:date="2021-08-30T10:45:00Z">
        <w:r w:rsidDel="003A1FDB">
          <w:rPr>
            <w:rFonts w:hint="eastAsia"/>
            <w:szCs w:val="22"/>
          </w:rPr>
          <w:delText>를</w:delText>
        </w:r>
        <w:r w:rsidDel="003A1FDB">
          <w:rPr>
            <w:rFonts w:hint="eastAsia"/>
            <w:szCs w:val="22"/>
          </w:rPr>
          <w:delText xml:space="preserve"> </w:delText>
        </w:r>
        <w:r w:rsidDel="003A1FDB">
          <w:rPr>
            <w:rFonts w:hint="eastAsia"/>
            <w:szCs w:val="22"/>
          </w:rPr>
          <w:delText>시정하기</w:delText>
        </w:r>
        <w:r w:rsidDel="003A1FDB">
          <w:rPr>
            <w:rFonts w:hint="eastAsia"/>
            <w:szCs w:val="22"/>
          </w:rPr>
          <w:delText xml:space="preserve"> </w:delText>
        </w:r>
        <w:r w:rsidDel="003A1FDB">
          <w:rPr>
            <w:rFonts w:hint="eastAsia"/>
            <w:szCs w:val="22"/>
          </w:rPr>
          <w:delText>위하여</w:delText>
        </w:r>
        <w:r w:rsidDel="003A1FDB">
          <w:rPr>
            <w:rFonts w:hint="eastAsia"/>
            <w:szCs w:val="22"/>
          </w:rPr>
          <w:delText xml:space="preserve"> </w:delText>
        </w:r>
        <w:r w:rsidDel="003A1FDB">
          <w:rPr>
            <w:rFonts w:hint="eastAsia"/>
            <w:szCs w:val="22"/>
          </w:rPr>
          <w:delText>대상회사는</w:delText>
        </w:r>
        <w:r w:rsidDel="003A1FDB">
          <w:rPr>
            <w:szCs w:val="22"/>
          </w:rPr>
          <w:delText xml:space="preserve"> </w:delText>
        </w:r>
      </w:del>
      <w:r w:rsidRPr="006F3044">
        <w:rPr>
          <w:rFonts w:hint="eastAsia"/>
          <w:szCs w:val="22"/>
        </w:rPr>
        <w:t>러닝재단</w:t>
      </w:r>
      <w:r>
        <w:rPr>
          <w:rFonts w:hint="eastAsia"/>
          <w:szCs w:val="22"/>
        </w:rPr>
        <w:t>기</w:t>
      </w:r>
      <w:r>
        <w:rPr>
          <w:rFonts w:hint="eastAsia"/>
          <w:szCs w:val="22"/>
        </w:rPr>
        <w:t xml:space="preserve"> </w:t>
      </w:r>
      <w:r>
        <w:rPr>
          <w:rFonts w:hint="eastAsia"/>
          <w:szCs w:val="22"/>
        </w:rPr>
        <w:t>진동</w:t>
      </w:r>
      <w:r>
        <w:rPr>
          <w:rFonts w:hint="eastAsia"/>
          <w:szCs w:val="22"/>
        </w:rPr>
        <w:t xml:space="preserve"> </w:t>
      </w:r>
      <w:r>
        <w:rPr>
          <w:rFonts w:hint="eastAsia"/>
          <w:szCs w:val="22"/>
        </w:rPr>
        <w:t>축소를</w:t>
      </w:r>
      <w:r>
        <w:rPr>
          <w:rFonts w:hint="eastAsia"/>
          <w:szCs w:val="22"/>
        </w:rPr>
        <w:t xml:space="preserve"> </w:t>
      </w:r>
      <w:r>
        <w:rPr>
          <w:rFonts w:hint="eastAsia"/>
          <w:szCs w:val="22"/>
        </w:rPr>
        <w:t>위한</w:t>
      </w:r>
      <w:r>
        <w:rPr>
          <w:rFonts w:hint="eastAsia"/>
          <w:szCs w:val="22"/>
        </w:rPr>
        <w:t xml:space="preserve"> </w:t>
      </w:r>
      <w:r>
        <w:rPr>
          <w:rFonts w:hint="eastAsia"/>
          <w:szCs w:val="22"/>
        </w:rPr>
        <w:t>설비를</w:t>
      </w:r>
      <w:r w:rsidRPr="006F3044">
        <w:rPr>
          <w:rFonts w:hint="eastAsia"/>
          <w:szCs w:val="22"/>
        </w:rPr>
        <w:t xml:space="preserve"> </w:t>
      </w:r>
      <w:r w:rsidRPr="006F3044">
        <w:rPr>
          <w:rFonts w:hint="eastAsia"/>
          <w:szCs w:val="22"/>
        </w:rPr>
        <w:t>보완</w:t>
      </w:r>
      <w:r>
        <w:rPr>
          <w:rFonts w:hint="eastAsia"/>
          <w:szCs w:val="22"/>
        </w:rPr>
        <w:t>하고</w:t>
      </w:r>
      <w:r>
        <w:rPr>
          <w:rFonts w:hint="eastAsia"/>
          <w:szCs w:val="22"/>
        </w:rPr>
        <w:t>,</w:t>
      </w:r>
      <w:r>
        <w:rPr>
          <w:szCs w:val="22"/>
        </w:rPr>
        <w:t xml:space="preserve"> </w:t>
      </w:r>
      <w:r>
        <w:rPr>
          <w:rFonts w:hint="eastAsia"/>
          <w:szCs w:val="22"/>
        </w:rPr>
        <w:t>각</w:t>
      </w:r>
      <w:r>
        <w:rPr>
          <w:rFonts w:hint="eastAsia"/>
          <w:szCs w:val="22"/>
        </w:rPr>
        <w:t xml:space="preserve"> </w:t>
      </w:r>
      <w:r>
        <w:rPr>
          <w:rFonts w:hint="eastAsia"/>
          <w:szCs w:val="22"/>
        </w:rPr>
        <w:t>공장에</w:t>
      </w:r>
      <w:r>
        <w:rPr>
          <w:rFonts w:hint="eastAsia"/>
          <w:szCs w:val="22"/>
        </w:rPr>
        <w:t xml:space="preserve"> </w:t>
      </w:r>
      <w:r>
        <w:rPr>
          <w:rFonts w:hint="eastAsia"/>
          <w:szCs w:val="22"/>
        </w:rPr>
        <w:t>방음커버를</w:t>
      </w:r>
      <w:r>
        <w:rPr>
          <w:rFonts w:hint="eastAsia"/>
          <w:szCs w:val="22"/>
        </w:rPr>
        <w:t xml:space="preserve"> </w:t>
      </w:r>
      <w:r>
        <w:rPr>
          <w:rFonts w:hint="eastAsia"/>
          <w:szCs w:val="22"/>
        </w:rPr>
        <w:t>설치하였</w:t>
      </w:r>
      <w:ins w:id="1094" w:author="zshkim7 (Sung-Ho Kim)" w:date="2021-08-30T10:45:00Z">
        <w:r>
          <w:rPr>
            <w:rFonts w:hint="eastAsia"/>
            <w:szCs w:val="22"/>
          </w:rPr>
          <w:t>고</w:t>
        </w:r>
        <w:r>
          <w:rPr>
            <w:rFonts w:hint="eastAsia"/>
            <w:szCs w:val="22"/>
          </w:rPr>
          <w:t>,</w:t>
        </w:r>
        <w:r>
          <w:rPr>
            <w:szCs w:val="22"/>
          </w:rPr>
          <w:t xml:space="preserve"> (3) </w:t>
        </w:r>
      </w:ins>
      <w:ins w:id="1095" w:author="zshkim7 (Sung-Ho Kim)" w:date="2021-08-30T10:46:00Z">
        <w:r>
          <w:rPr>
            <w:rFonts w:hint="eastAsia"/>
            <w:szCs w:val="22"/>
          </w:rPr>
          <w:t>다만</w:t>
        </w:r>
        <w:r>
          <w:rPr>
            <w:rFonts w:hint="eastAsia"/>
            <w:szCs w:val="22"/>
          </w:rPr>
          <w:t>,</w:t>
        </w:r>
        <w:r>
          <w:rPr>
            <w:szCs w:val="22"/>
          </w:rPr>
          <w:t xml:space="preserve"> </w:t>
        </w:r>
      </w:ins>
      <w:del w:id="1096" w:author="zshkim7 (Sung-Ho Kim)" w:date="2021-08-30T10:46:00Z">
        <w:r w:rsidDel="003A1FDB">
          <w:rPr>
            <w:rFonts w:hint="eastAsia"/>
            <w:szCs w:val="22"/>
          </w:rPr>
          <w:delText>음</w:delText>
        </w:r>
        <w:r w:rsidDel="003A1FDB">
          <w:rPr>
            <w:rFonts w:hint="eastAsia"/>
            <w:szCs w:val="22"/>
          </w:rPr>
          <w:delText>.</w:delText>
        </w:r>
        <w:r w:rsidDel="003A1FDB">
          <w:rPr>
            <w:szCs w:val="22"/>
          </w:rPr>
          <w:delText xml:space="preserve"> </w:delText>
        </w:r>
        <w:r w:rsidDel="003A1FDB">
          <w:rPr>
            <w:rFonts w:hint="eastAsia"/>
            <w:szCs w:val="22"/>
          </w:rPr>
          <w:delText>그러나</w:delText>
        </w:r>
        <w:r w:rsidDel="003A1FDB">
          <w:rPr>
            <w:rFonts w:hint="eastAsia"/>
            <w:szCs w:val="22"/>
          </w:rPr>
          <w:delText>,</w:delText>
        </w:r>
        <w:r w:rsidDel="003A1FDB">
          <w:rPr>
            <w:szCs w:val="22"/>
          </w:rPr>
          <w:delText xml:space="preserve"> </w:delText>
        </w:r>
      </w:del>
      <w:r w:rsidRPr="009B03FF">
        <w:rPr>
          <w:rFonts w:hint="eastAsia"/>
          <w:szCs w:val="22"/>
        </w:rPr>
        <w:t>대상회사는</w:t>
      </w:r>
      <w:r w:rsidRPr="009B03FF">
        <w:rPr>
          <w:rFonts w:hint="eastAsia"/>
          <w:szCs w:val="22"/>
        </w:rPr>
        <w:t xml:space="preserve"> </w:t>
      </w:r>
      <w:r>
        <w:rPr>
          <w:rFonts w:hint="eastAsia"/>
          <w:szCs w:val="22"/>
        </w:rPr>
        <w:t>제</w:t>
      </w:r>
      <w:r>
        <w:rPr>
          <w:rFonts w:hint="eastAsia"/>
          <w:szCs w:val="22"/>
        </w:rPr>
        <w:t>3</w:t>
      </w:r>
      <w:r>
        <w:rPr>
          <w:rFonts w:hint="eastAsia"/>
          <w:szCs w:val="22"/>
        </w:rPr>
        <w:t>공장</w:t>
      </w:r>
      <w:r>
        <w:rPr>
          <w:rFonts w:hint="eastAsia"/>
          <w:szCs w:val="22"/>
        </w:rPr>
        <w:t xml:space="preserve"> </w:t>
      </w:r>
      <w:r>
        <w:rPr>
          <w:rFonts w:hint="eastAsia"/>
          <w:szCs w:val="22"/>
        </w:rPr>
        <w:t>및</w:t>
      </w:r>
      <w:r>
        <w:rPr>
          <w:rFonts w:hint="eastAsia"/>
          <w:szCs w:val="22"/>
        </w:rPr>
        <w:t xml:space="preserve"> </w:t>
      </w:r>
      <w:r>
        <w:rPr>
          <w:rFonts w:hint="eastAsia"/>
          <w:szCs w:val="22"/>
        </w:rPr>
        <w:t>제</w:t>
      </w:r>
      <w:r>
        <w:rPr>
          <w:rFonts w:hint="eastAsia"/>
          <w:szCs w:val="22"/>
        </w:rPr>
        <w:t>4</w:t>
      </w:r>
      <w:r>
        <w:rPr>
          <w:rFonts w:hint="eastAsia"/>
          <w:szCs w:val="22"/>
        </w:rPr>
        <w:t>공장의</w:t>
      </w:r>
      <w:r>
        <w:rPr>
          <w:rFonts w:hint="eastAsia"/>
          <w:szCs w:val="22"/>
        </w:rPr>
        <w:t xml:space="preserve"> </w:t>
      </w:r>
      <w:r>
        <w:rPr>
          <w:rFonts w:hint="eastAsia"/>
          <w:szCs w:val="22"/>
        </w:rPr>
        <w:t>일부</w:t>
      </w:r>
      <w:r>
        <w:rPr>
          <w:rFonts w:hint="eastAsia"/>
          <w:szCs w:val="22"/>
        </w:rPr>
        <w:t xml:space="preserve"> </w:t>
      </w:r>
      <w:r>
        <w:rPr>
          <w:rFonts w:hint="eastAsia"/>
          <w:szCs w:val="22"/>
        </w:rPr>
        <w:t>설비에</w:t>
      </w:r>
      <w:r>
        <w:rPr>
          <w:rFonts w:hint="eastAsia"/>
          <w:szCs w:val="22"/>
        </w:rPr>
        <w:t xml:space="preserve"> </w:t>
      </w:r>
      <w:r>
        <w:rPr>
          <w:rFonts w:hint="eastAsia"/>
          <w:szCs w:val="22"/>
        </w:rPr>
        <w:t>대한</w:t>
      </w:r>
      <w:r>
        <w:rPr>
          <w:rFonts w:hint="eastAsia"/>
          <w:szCs w:val="22"/>
        </w:rPr>
        <w:t xml:space="preserve"> </w:t>
      </w:r>
      <w:r>
        <w:rPr>
          <w:rFonts w:hint="eastAsia"/>
          <w:szCs w:val="22"/>
        </w:rPr>
        <w:t>추가</w:t>
      </w:r>
      <w:r>
        <w:rPr>
          <w:rFonts w:hint="eastAsia"/>
          <w:szCs w:val="22"/>
        </w:rPr>
        <w:t xml:space="preserve"> </w:t>
      </w:r>
      <w:r>
        <w:rPr>
          <w:rFonts w:hint="eastAsia"/>
          <w:szCs w:val="22"/>
        </w:rPr>
        <w:t>시설</w:t>
      </w:r>
      <w:r>
        <w:rPr>
          <w:rFonts w:hint="eastAsia"/>
          <w:szCs w:val="22"/>
        </w:rPr>
        <w:t xml:space="preserve"> </w:t>
      </w:r>
      <w:r>
        <w:rPr>
          <w:rFonts w:hint="eastAsia"/>
          <w:szCs w:val="22"/>
        </w:rPr>
        <w:t>개선이</w:t>
      </w:r>
      <w:r>
        <w:rPr>
          <w:rFonts w:hint="eastAsia"/>
          <w:szCs w:val="22"/>
        </w:rPr>
        <w:t xml:space="preserve"> </w:t>
      </w:r>
      <w:r>
        <w:rPr>
          <w:rFonts w:hint="eastAsia"/>
          <w:szCs w:val="22"/>
        </w:rPr>
        <w:t>필요한</w:t>
      </w:r>
      <w:r>
        <w:rPr>
          <w:rFonts w:hint="eastAsia"/>
          <w:szCs w:val="22"/>
        </w:rPr>
        <w:t xml:space="preserve"> </w:t>
      </w:r>
      <w:r>
        <w:rPr>
          <w:rFonts w:hint="eastAsia"/>
          <w:szCs w:val="22"/>
        </w:rPr>
        <w:t>것으로</w:t>
      </w:r>
      <w:r>
        <w:rPr>
          <w:rFonts w:hint="eastAsia"/>
          <w:szCs w:val="22"/>
        </w:rPr>
        <w:t xml:space="preserve"> </w:t>
      </w:r>
      <w:r>
        <w:rPr>
          <w:rFonts w:hint="eastAsia"/>
          <w:szCs w:val="22"/>
        </w:rPr>
        <w:t>인식하고</w:t>
      </w:r>
      <w:r>
        <w:rPr>
          <w:rFonts w:hint="eastAsia"/>
          <w:szCs w:val="22"/>
        </w:rPr>
        <w:t xml:space="preserve"> </w:t>
      </w:r>
      <w:r>
        <w:rPr>
          <w:rFonts w:hint="eastAsia"/>
          <w:szCs w:val="22"/>
        </w:rPr>
        <w:t>있으나</w:t>
      </w:r>
      <w:r>
        <w:rPr>
          <w:rFonts w:hint="eastAsia"/>
          <w:szCs w:val="22"/>
        </w:rPr>
        <w:t>,</w:t>
      </w:r>
      <w:r>
        <w:rPr>
          <w:szCs w:val="22"/>
        </w:rPr>
        <w:t xml:space="preserve"> </w:t>
      </w:r>
      <w:r>
        <w:rPr>
          <w:rFonts w:hint="eastAsia"/>
          <w:szCs w:val="22"/>
        </w:rPr>
        <w:t>각</w:t>
      </w:r>
      <w:r>
        <w:rPr>
          <w:rFonts w:hint="eastAsia"/>
          <w:szCs w:val="22"/>
        </w:rPr>
        <w:t xml:space="preserve"> </w:t>
      </w:r>
      <w:r>
        <w:rPr>
          <w:rFonts w:hint="eastAsia"/>
          <w:szCs w:val="22"/>
        </w:rPr>
        <w:t>공장의</w:t>
      </w:r>
      <w:r>
        <w:rPr>
          <w:rFonts w:hint="eastAsia"/>
          <w:szCs w:val="22"/>
        </w:rPr>
        <w:t xml:space="preserve"> </w:t>
      </w:r>
      <w:r w:rsidRPr="009B03FF">
        <w:rPr>
          <w:rFonts w:hint="eastAsia"/>
          <w:szCs w:val="22"/>
        </w:rPr>
        <w:t>공정</w:t>
      </w:r>
      <w:r w:rsidRPr="009B03FF">
        <w:rPr>
          <w:rFonts w:hint="eastAsia"/>
          <w:szCs w:val="22"/>
        </w:rPr>
        <w:t xml:space="preserve"> </w:t>
      </w:r>
      <w:r w:rsidRPr="009B03FF">
        <w:rPr>
          <w:rFonts w:hint="eastAsia"/>
          <w:szCs w:val="22"/>
        </w:rPr>
        <w:t>운영상</w:t>
      </w:r>
      <w:r w:rsidRPr="009B03FF">
        <w:rPr>
          <w:rFonts w:hint="eastAsia"/>
          <w:szCs w:val="22"/>
        </w:rPr>
        <w:t xml:space="preserve"> </w:t>
      </w:r>
      <w:r w:rsidRPr="009B03FF">
        <w:rPr>
          <w:rFonts w:hint="eastAsia"/>
          <w:szCs w:val="22"/>
        </w:rPr>
        <w:t>이행에</w:t>
      </w:r>
      <w:r w:rsidRPr="009B03FF">
        <w:rPr>
          <w:rFonts w:hint="eastAsia"/>
          <w:szCs w:val="22"/>
        </w:rPr>
        <w:t xml:space="preserve"> </w:t>
      </w:r>
      <w:r w:rsidRPr="009B03FF">
        <w:rPr>
          <w:rFonts w:hint="eastAsia"/>
          <w:szCs w:val="22"/>
        </w:rPr>
        <w:t>어려움이</w:t>
      </w:r>
      <w:r w:rsidRPr="009B03FF">
        <w:rPr>
          <w:rFonts w:hint="eastAsia"/>
          <w:szCs w:val="22"/>
        </w:rPr>
        <w:t xml:space="preserve"> </w:t>
      </w:r>
      <w:r w:rsidRPr="009B03FF">
        <w:rPr>
          <w:rFonts w:hint="eastAsia"/>
          <w:szCs w:val="22"/>
        </w:rPr>
        <w:t>있어</w:t>
      </w:r>
      <w:r w:rsidRPr="009B03FF">
        <w:rPr>
          <w:rFonts w:hint="eastAsia"/>
          <w:szCs w:val="22"/>
        </w:rPr>
        <w:t xml:space="preserve"> </w:t>
      </w:r>
      <w:r>
        <w:rPr>
          <w:rFonts w:hint="eastAsia"/>
          <w:szCs w:val="22"/>
        </w:rPr>
        <w:t>시설</w:t>
      </w:r>
      <w:r>
        <w:rPr>
          <w:rFonts w:hint="eastAsia"/>
          <w:szCs w:val="22"/>
        </w:rPr>
        <w:t xml:space="preserve"> </w:t>
      </w:r>
      <w:r>
        <w:rPr>
          <w:rFonts w:hint="eastAsia"/>
          <w:szCs w:val="22"/>
        </w:rPr>
        <w:t>개선을</w:t>
      </w:r>
      <w:r>
        <w:rPr>
          <w:rFonts w:hint="eastAsia"/>
          <w:szCs w:val="22"/>
        </w:rPr>
        <w:t xml:space="preserve"> </w:t>
      </w:r>
      <w:r>
        <w:rPr>
          <w:rFonts w:hint="eastAsia"/>
          <w:szCs w:val="22"/>
        </w:rPr>
        <w:t>실시하지</w:t>
      </w:r>
      <w:r>
        <w:rPr>
          <w:rFonts w:hint="eastAsia"/>
          <w:szCs w:val="22"/>
        </w:rPr>
        <w:t xml:space="preserve"> </w:t>
      </w:r>
      <w:r>
        <w:rPr>
          <w:rFonts w:hint="eastAsia"/>
          <w:szCs w:val="22"/>
        </w:rPr>
        <w:t>않고</w:t>
      </w:r>
      <w:r>
        <w:rPr>
          <w:rFonts w:hint="eastAsia"/>
          <w:szCs w:val="22"/>
        </w:rPr>
        <w:t xml:space="preserve"> </w:t>
      </w:r>
      <w:r>
        <w:rPr>
          <w:rFonts w:hint="eastAsia"/>
          <w:szCs w:val="22"/>
        </w:rPr>
        <w:t>있음</w:t>
      </w:r>
      <w:r>
        <w:rPr>
          <w:rFonts w:hint="eastAsia"/>
          <w:szCs w:val="22"/>
        </w:rPr>
        <w:t>.</w:t>
      </w:r>
    </w:p>
    <w:p w14:paraId="7CCD9C42" w14:textId="77777777" w:rsidR="00026A7E" w:rsidRPr="002320CA" w:rsidRDefault="00026A7E" w:rsidP="00026A7E">
      <w:pPr>
        <w:pStyle w:val="a5"/>
        <w:ind w:leftChars="0" w:left="454"/>
        <w:rPr>
          <w:szCs w:val="22"/>
        </w:rPr>
      </w:pPr>
    </w:p>
    <w:p w14:paraId="76F08E74" w14:textId="77777777" w:rsidR="00026A7E" w:rsidRDefault="00026A7E" w:rsidP="00026A7E">
      <w:pPr>
        <w:pStyle w:val="a5"/>
        <w:numPr>
          <w:ilvl w:val="1"/>
          <w:numId w:val="83"/>
        </w:numPr>
        <w:spacing w:after="240"/>
        <w:ind w:leftChars="0" w:left="908" w:hanging="454"/>
        <w:rPr>
          <w:b/>
          <w:szCs w:val="22"/>
        </w:rPr>
      </w:pPr>
      <w:r w:rsidRPr="00CB2B3F">
        <w:rPr>
          <w:b/>
          <w:szCs w:val="22"/>
        </w:rPr>
        <w:t>분석</w:t>
      </w:r>
    </w:p>
    <w:p w14:paraId="0595E95C" w14:textId="77777777" w:rsidR="00026A7E" w:rsidRPr="00D802F1" w:rsidRDefault="00026A7E" w:rsidP="00026A7E">
      <w:pPr>
        <w:pStyle w:val="a5"/>
        <w:numPr>
          <w:ilvl w:val="2"/>
          <w:numId w:val="122"/>
        </w:numPr>
        <w:spacing w:after="240" w:line="350" w:lineRule="atLeast"/>
        <w:ind w:leftChars="0"/>
        <w:rPr>
          <w:szCs w:val="22"/>
          <w:u w:val="single"/>
        </w:rPr>
      </w:pPr>
      <w:r w:rsidRPr="0040240B">
        <w:rPr>
          <w:rFonts w:hint="eastAsia"/>
          <w:szCs w:val="22"/>
          <w:u w:val="single"/>
        </w:rPr>
        <w:lastRenderedPageBreak/>
        <w:t>작업환경측정결과에</w:t>
      </w:r>
      <w:r w:rsidRPr="0040240B">
        <w:rPr>
          <w:rFonts w:hint="eastAsia"/>
          <w:szCs w:val="22"/>
          <w:u w:val="single"/>
        </w:rPr>
        <w:t xml:space="preserve"> </w:t>
      </w:r>
      <w:r w:rsidRPr="0040240B">
        <w:rPr>
          <w:rFonts w:hint="eastAsia"/>
          <w:szCs w:val="22"/>
          <w:u w:val="single"/>
        </w:rPr>
        <w:t>따른</w:t>
      </w:r>
      <w:r w:rsidRPr="0040240B">
        <w:rPr>
          <w:rFonts w:hint="eastAsia"/>
          <w:szCs w:val="22"/>
          <w:u w:val="single"/>
        </w:rPr>
        <w:t xml:space="preserve"> </w:t>
      </w:r>
      <w:r w:rsidRPr="0040240B">
        <w:rPr>
          <w:rFonts w:hint="eastAsia"/>
          <w:szCs w:val="22"/>
          <w:u w:val="single"/>
        </w:rPr>
        <w:t>개선</w:t>
      </w:r>
      <w:r w:rsidRPr="0040240B">
        <w:rPr>
          <w:rFonts w:hint="eastAsia"/>
          <w:szCs w:val="22"/>
          <w:u w:val="single"/>
        </w:rPr>
        <w:t xml:space="preserve"> </w:t>
      </w:r>
      <w:r w:rsidRPr="0040240B">
        <w:rPr>
          <w:rFonts w:hint="eastAsia"/>
          <w:szCs w:val="22"/>
          <w:u w:val="single"/>
        </w:rPr>
        <w:t>필요</w:t>
      </w:r>
    </w:p>
    <w:p w14:paraId="63263394" w14:textId="77777777" w:rsidR="00026A7E" w:rsidRDefault="00026A7E" w:rsidP="00026A7E">
      <w:pPr>
        <w:pStyle w:val="a5"/>
        <w:autoSpaceDN/>
        <w:spacing w:after="240"/>
        <w:ind w:leftChars="0" w:left="907"/>
        <w:rPr>
          <w:rFonts w:eastAsia="바탕"/>
          <w:kern w:val="0"/>
        </w:rPr>
      </w:pPr>
      <w:r w:rsidRPr="00D802F1">
        <w:rPr>
          <w:rFonts w:eastAsia="바탕" w:hint="eastAsia"/>
          <w:kern w:val="0"/>
        </w:rPr>
        <w:t>사업주는</w:t>
      </w:r>
      <w:r w:rsidRPr="00D802F1">
        <w:rPr>
          <w:rFonts w:eastAsia="바탕" w:hint="eastAsia"/>
          <w:kern w:val="0"/>
        </w:rPr>
        <w:t xml:space="preserve"> </w:t>
      </w:r>
      <w:r w:rsidRPr="00D802F1">
        <w:rPr>
          <w:rFonts w:hint="eastAsia"/>
          <w:szCs w:val="22"/>
        </w:rPr>
        <w:t>작업환경측정</w:t>
      </w:r>
      <w:r w:rsidRPr="00D802F1">
        <w:rPr>
          <w:rFonts w:eastAsia="바탕" w:hint="eastAsia"/>
          <w:kern w:val="0"/>
        </w:rPr>
        <w:t xml:space="preserve"> </w:t>
      </w:r>
      <w:r w:rsidRPr="00D802F1">
        <w:rPr>
          <w:rFonts w:hint="eastAsia"/>
          <w:szCs w:val="22"/>
        </w:rPr>
        <w:t>결과에</w:t>
      </w:r>
      <w:r w:rsidRPr="00D802F1">
        <w:rPr>
          <w:rFonts w:eastAsia="바탕" w:hint="eastAsia"/>
          <w:kern w:val="0"/>
        </w:rPr>
        <w:t xml:space="preserve"> </w:t>
      </w:r>
      <w:r w:rsidRPr="00D802F1">
        <w:rPr>
          <w:rFonts w:eastAsia="바탕" w:hint="eastAsia"/>
          <w:kern w:val="0"/>
        </w:rPr>
        <w:t>따라</w:t>
      </w:r>
      <w:r w:rsidRPr="00D802F1">
        <w:rPr>
          <w:rFonts w:eastAsia="바탕" w:hint="eastAsia"/>
          <w:kern w:val="0"/>
        </w:rPr>
        <w:t xml:space="preserve"> </w:t>
      </w:r>
      <w:r w:rsidRPr="00D802F1">
        <w:rPr>
          <w:rFonts w:eastAsia="바탕" w:hint="eastAsia"/>
          <w:kern w:val="0"/>
        </w:rPr>
        <w:t>근로자의</w:t>
      </w:r>
      <w:r w:rsidRPr="00D802F1">
        <w:rPr>
          <w:rFonts w:eastAsia="바탕" w:hint="eastAsia"/>
          <w:kern w:val="0"/>
        </w:rPr>
        <w:t xml:space="preserve"> </w:t>
      </w:r>
      <w:r w:rsidRPr="00D802F1">
        <w:rPr>
          <w:rFonts w:eastAsia="바탕" w:hint="eastAsia"/>
          <w:kern w:val="0"/>
        </w:rPr>
        <w:t>건강을</w:t>
      </w:r>
      <w:r w:rsidRPr="00D802F1">
        <w:rPr>
          <w:rFonts w:eastAsia="바탕" w:hint="eastAsia"/>
          <w:kern w:val="0"/>
        </w:rPr>
        <w:t xml:space="preserve"> </w:t>
      </w:r>
      <w:r w:rsidRPr="00D802F1">
        <w:rPr>
          <w:rFonts w:eastAsia="바탕" w:hint="eastAsia"/>
          <w:kern w:val="0"/>
        </w:rPr>
        <w:t>보호하기</w:t>
      </w:r>
      <w:r w:rsidRPr="00D802F1">
        <w:rPr>
          <w:rFonts w:eastAsia="바탕" w:hint="eastAsia"/>
          <w:kern w:val="0"/>
        </w:rPr>
        <w:t xml:space="preserve"> </w:t>
      </w:r>
      <w:r w:rsidRPr="00D802F1">
        <w:rPr>
          <w:rFonts w:eastAsia="바탕" w:hint="eastAsia"/>
          <w:kern w:val="0"/>
        </w:rPr>
        <w:t>위하여</w:t>
      </w:r>
      <w:r w:rsidRPr="00D802F1">
        <w:rPr>
          <w:rFonts w:eastAsia="바탕" w:hint="eastAsia"/>
          <w:kern w:val="0"/>
        </w:rPr>
        <w:t xml:space="preserve"> </w:t>
      </w:r>
      <w:r w:rsidRPr="00D802F1">
        <w:rPr>
          <w:rFonts w:eastAsia="바탕" w:hint="eastAsia"/>
          <w:kern w:val="0"/>
        </w:rPr>
        <w:t>해당</w:t>
      </w:r>
      <w:r w:rsidRPr="00D802F1">
        <w:rPr>
          <w:rFonts w:eastAsia="바탕" w:hint="eastAsia"/>
          <w:kern w:val="0"/>
        </w:rPr>
        <w:t xml:space="preserve"> </w:t>
      </w:r>
      <w:proofErr w:type="spellStart"/>
      <w:r w:rsidRPr="00D802F1">
        <w:rPr>
          <w:rFonts w:eastAsia="바탕" w:hint="eastAsia"/>
          <w:kern w:val="0"/>
        </w:rPr>
        <w:t>시설ㆍ설비의</w:t>
      </w:r>
      <w:proofErr w:type="spellEnd"/>
      <w:r w:rsidRPr="00D802F1">
        <w:rPr>
          <w:rFonts w:eastAsia="바탕" w:hint="eastAsia"/>
          <w:kern w:val="0"/>
        </w:rPr>
        <w:t xml:space="preserve"> </w:t>
      </w:r>
      <w:proofErr w:type="spellStart"/>
      <w:r w:rsidRPr="00D802F1">
        <w:rPr>
          <w:rFonts w:hint="eastAsia"/>
          <w:szCs w:val="22"/>
        </w:rPr>
        <w:t>설치ㆍ개선</w:t>
      </w:r>
      <w:proofErr w:type="spellEnd"/>
      <w:r w:rsidRPr="00D802F1">
        <w:rPr>
          <w:rFonts w:eastAsia="바탕" w:hint="eastAsia"/>
          <w:kern w:val="0"/>
        </w:rPr>
        <w:t xml:space="preserve"> </w:t>
      </w:r>
      <w:r w:rsidRPr="00D802F1">
        <w:rPr>
          <w:rFonts w:eastAsia="바탕" w:hint="eastAsia"/>
          <w:kern w:val="0"/>
        </w:rPr>
        <w:t>또는</w:t>
      </w:r>
      <w:r w:rsidRPr="00D802F1">
        <w:rPr>
          <w:rFonts w:eastAsia="바탕" w:hint="eastAsia"/>
          <w:kern w:val="0"/>
        </w:rPr>
        <w:t xml:space="preserve"> </w:t>
      </w:r>
      <w:r w:rsidRPr="00D802F1">
        <w:rPr>
          <w:rFonts w:hint="eastAsia"/>
          <w:szCs w:val="22"/>
        </w:rPr>
        <w:t>건강진단의</w:t>
      </w:r>
      <w:r w:rsidRPr="00D802F1">
        <w:rPr>
          <w:rFonts w:eastAsia="바탕" w:hint="eastAsia"/>
          <w:kern w:val="0"/>
        </w:rPr>
        <w:t xml:space="preserve"> </w:t>
      </w:r>
      <w:r w:rsidRPr="00D802F1">
        <w:rPr>
          <w:rFonts w:eastAsia="바탕" w:hint="eastAsia"/>
          <w:kern w:val="0"/>
        </w:rPr>
        <w:t>실시</w:t>
      </w:r>
      <w:r w:rsidRPr="00D802F1">
        <w:rPr>
          <w:rFonts w:eastAsia="바탕" w:hint="eastAsia"/>
          <w:kern w:val="0"/>
        </w:rPr>
        <w:t xml:space="preserve"> </w:t>
      </w:r>
      <w:r w:rsidRPr="00D802F1">
        <w:rPr>
          <w:rFonts w:eastAsia="바탕" w:hint="eastAsia"/>
          <w:kern w:val="0"/>
        </w:rPr>
        <w:t>등의</w:t>
      </w:r>
      <w:r w:rsidRPr="00D802F1">
        <w:rPr>
          <w:rFonts w:eastAsia="바탕" w:hint="eastAsia"/>
          <w:kern w:val="0"/>
        </w:rPr>
        <w:t xml:space="preserve"> </w:t>
      </w:r>
      <w:r w:rsidRPr="00D802F1">
        <w:rPr>
          <w:rFonts w:eastAsia="바탕" w:hint="eastAsia"/>
          <w:kern w:val="0"/>
        </w:rPr>
        <w:t>조치를</w:t>
      </w:r>
      <w:r w:rsidRPr="00D802F1">
        <w:rPr>
          <w:rFonts w:eastAsia="바탕" w:hint="eastAsia"/>
          <w:kern w:val="0"/>
        </w:rPr>
        <w:t xml:space="preserve"> </w:t>
      </w:r>
      <w:r w:rsidRPr="00D802F1">
        <w:rPr>
          <w:rFonts w:eastAsia="바탕" w:hint="eastAsia"/>
          <w:kern w:val="0"/>
        </w:rPr>
        <w:t>하여야</w:t>
      </w:r>
      <w:r w:rsidRPr="00D802F1">
        <w:rPr>
          <w:rFonts w:eastAsia="바탕" w:hint="eastAsia"/>
          <w:kern w:val="0"/>
        </w:rPr>
        <w:t xml:space="preserve"> </w:t>
      </w:r>
      <w:r>
        <w:rPr>
          <w:rFonts w:eastAsia="바탕" w:hint="eastAsia"/>
          <w:kern w:val="0"/>
        </w:rPr>
        <w:t>하며</w:t>
      </w:r>
      <w:r>
        <w:rPr>
          <w:rFonts w:eastAsia="바탕" w:hint="eastAsia"/>
          <w:kern w:val="0"/>
        </w:rPr>
        <w:t xml:space="preserve">, </w:t>
      </w:r>
      <w:r>
        <w:rPr>
          <w:rFonts w:eastAsia="바탕" w:hint="eastAsia"/>
          <w:kern w:val="0"/>
        </w:rPr>
        <w:t>이를</w:t>
      </w:r>
      <w:r>
        <w:rPr>
          <w:rFonts w:eastAsia="바탕" w:hint="eastAsia"/>
          <w:kern w:val="0"/>
        </w:rPr>
        <w:t xml:space="preserve"> </w:t>
      </w:r>
      <w:r>
        <w:rPr>
          <w:rFonts w:eastAsia="바탕" w:hint="eastAsia"/>
          <w:kern w:val="0"/>
        </w:rPr>
        <w:t>위반할</w:t>
      </w:r>
      <w:r>
        <w:rPr>
          <w:rFonts w:eastAsia="바탕" w:hint="eastAsia"/>
          <w:kern w:val="0"/>
        </w:rPr>
        <w:t xml:space="preserve"> </w:t>
      </w:r>
      <w:r>
        <w:rPr>
          <w:rFonts w:eastAsia="바탕" w:hint="eastAsia"/>
          <w:kern w:val="0"/>
        </w:rPr>
        <w:t>경우</w:t>
      </w:r>
      <w:r>
        <w:rPr>
          <w:rFonts w:eastAsia="바탕" w:hint="eastAsia"/>
          <w:kern w:val="0"/>
        </w:rPr>
        <w:t xml:space="preserve"> </w:t>
      </w:r>
      <w:r w:rsidRPr="00D802F1">
        <w:rPr>
          <w:rFonts w:eastAsia="바탕" w:hint="eastAsia"/>
          <w:kern w:val="0"/>
        </w:rPr>
        <w:t>위반시</w:t>
      </w:r>
      <w:r w:rsidRPr="00D802F1">
        <w:rPr>
          <w:rFonts w:eastAsia="바탕" w:hint="eastAsia"/>
          <w:kern w:val="0"/>
        </w:rPr>
        <w:t xml:space="preserve"> 1</w:t>
      </w:r>
      <w:r w:rsidRPr="00D802F1">
        <w:rPr>
          <w:rFonts w:hint="eastAsia"/>
          <w:szCs w:val="22"/>
        </w:rPr>
        <w:t>천만원</w:t>
      </w:r>
      <w:r w:rsidRPr="00D802F1">
        <w:rPr>
          <w:rFonts w:eastAsia="바탕" w:hint="eastAsia"/>
          <w:kern w:val="0"/>
        </w:rPr>
        <w:t xml:space="preserve"> </w:t>
      </w:r>
      <w:r w:rsidRPr="00D802F1">
        <w:rPr>
          <w:rFonts w:eastAsia="바탕" w:hint="eastAsia"/>
          <w:kern w:val="0"/>
        </w:rPr>
        <w:t>이하의</w:t>
      </w:r>
      <w:r w:rsidRPr="00D802F1">
        <w:rPr>
          <w:rFonts w:eastAsia="바탕" w:hint="eastAsia"/>
          <w:kern w:val="0"/>
        </w:rPr>
        <w:t xml:space="preserve"> </w:t>
      </w:r>
      <w:r w:rsidRPr="00D802F1">
        <w:rPr>
          <w:rFonts w:eastAsia="바탕" w:hint="eastAsia"/>
          <w:kern w:val="0"/>
        </w:rPr>
        <w:t>벌금</w:t>
      </w:r>
      <w:r>
        <w:rPr>
          <w:rFonts w:eastAsia="바탕" w:hint="eastAsia"/>
          <w:kern w:val="0"/>
        </w:rPr>
        <w:t>이</w:t>
      </w:r>
      <w:r>
        <w:rPr>
          <w:rFonts w:eastAsia="바탕" w:hint="eastAsia"/>
          <w:kern w:val="0"/>
        </w:rPr>
        <w:t xml:space="preserve"> </w:t>
      </w:r>
      <w:r>
        <w:rPr>
          <w:rFonts w:eastAsia="바탕" w:hint="eastAsia"/>
          <w:kern w:val="0"/>
        </w:rPr>
        <w:t>부과될</w:t>
      </w:r>
      <w:r>
        <w:rPr>
          <w:rFonts w:eastAsia="바탕" w:hint="eastAsia"/>
          <w:kern w:val="0"/>
        </w:rPr>
        <w:t xml:space="preserve"> </w:t>
      </w:r>
      <w:r>
        <w:rPr>
          <w:rFonts w:eastAsia="바탕" w:hint="eastAsia"/>
          <w:kern w:val="0"/>
        </w:rPr>
        <w:t>수</w:t>
      </w:r>
      <w:r>
        <w:rPr>
          <w:rFonts w:eastAsia="바탕" w:hint="eastAsia"/>
          <w:kern w:val="0"/>
        </w:rPr>
        <w:t xml:space="preserve"> </w:t>
      </w:r>
      <w:r>
        <w:rPr>
          <w:rFonts w:eastAsia="바탕" w:hint="eastAsia"/>
          <w:kern w:val="0"/>
        </w:rPr>
        <w:t>있음</w:t>
      </w:r>
      <w:r w:rsidRPr="00D802F1">
        <w:rPr>
          <w:rFonts w:eastAsia="바탕" w:hint="eastAsia"/>
          <w:kern w:val="0"/>
        </w:rPr>
        <w:t>(</w:t>
      </w:r>
      <w:r w:rsidRPr="00D802F1">
        <w:rPr>
          <w:rFonts w:eastAsia="바탕" w:hint="eastAsia"/>
          <w:kern w:val="0"/>
        </w:rPr>
        <w:t>산업안전보건법</w:t>
      </w:r>
      <w:r w:rsidRPr="00D802F1">
        <w:rPr>
          <w:rFonts w:eastAsia="바탕" w:hint="eastAsia"/>
          <w:kern w:val="0"/>
        </w:rPr>
        <w:t xml:space="preserve"> </w:t>
      </w:r>
      <w:r w:rsidRPr="00D802F1">
        <w:rPr>
          <w:rFonts w:eastAsia="바탕" w:hint="eastAsia"/>
          <w:kern w:val="0"/>
        </w:rPr>
        <w:t>제</w:t>
      </w:r>
      <w:r w:rsidRPr="00D802F1">
        <w:rPr>
          <w:rFonts w:eastAsia="바탕" w:hint="eastAsia"/>
          <w:kern w:val="0"/>
        </w:rPr>
        <w:t>125</w:t>
      </w:r>
      <w:r w:rsidRPr="00D802F1">
        <w:rPr>
          <w:rFonts w:eastAsia="바탕" w:hint="eastAsia"/>
          <w:kern w:val="0"/>
        </w:rPr>
        <w:t>조</w:t>
      </w:r>
      <w:r w:rsidRPr="00D802F1">
        <w:rPr>
          <w:rFonts w:eastAsia="바탕" w:hint="eastAsia"/>
          <w:kern w:val="0"/>
        </w:rPr>
        <w:t xml:space="preserve"> </w:t>
      </w:r>
      <w:r w:rsidRPr="00D802F1">
        <w:rPr>
          <w:rFonts w:eastAsia="바탕" w:hint="eastAsia"/>
          <w:kern w:val="0"/>
        </w:rPr>
        <w:t>제</w:t>
      </w:r>
      <w:r w:rsidRPr="00D802F1">
        <w:rPr>
          <w:rFonts w:eastAsia="바탕" w:hint="eastAsia"/>
          <w:kern w:val="0"/>
        </w:rPr>
        <w:t>6</w:t>
      </w:r>
      <w:r w:rsidRPr="00D802F1">
        <w:rPr>
          <w:rFonts w:eastAsia="바탕" w:hint="eastAsia"/>
          <w:kern w:val="0"/>
        </w:rPr>
        <w:t>항</w:t>
      </w:r>
      <w:r w:rsidRPr="00D802F1">
        <w:rPr>
          <w:rFonts w:eastAsia="바탕" w:hint="eastAsia"/>
          <w:kern w:val="0"/>
        </w:rPr>
        <w:t>)</w:t>
      </w:r>
      <w:r w:rsidRPr="00D802F1">
        <w:rPr>
          <w:rFonts w:eastAsia="바탕"/>
          <w:kern w:val="0"/>
        </w:rPr>
        <w:t>.</w:t>
      </w:r>
    </w:p>
    <w:p w14:paraId="4B95A7B5" w14:textId="77777777" w:rsidR="00026A7E" w:rsidRDefault="00026A7E" w:rsidP="00026A7E">
      <w:pPr>
        <w:pStyle w:val="a5"/>
        <w:autoSpaceDN/>
        <w:spacing w:after="240"/>
        <w:ind w:leftChars="0" w:left="907"/>
        <w:rPr>
          <w:rFonts w:eastAsia="바탕"/>
          <w:kern w:val="0"/>
        </w:rPr>
      </w:pPr>
      <w:r w:rsidRPr="00182492">
        <w:rPr>
          <w:rFonts w:eastAsia="바탕" w:hint="eastAsia"/>
          <w:kern w:val="0"/>
        </w:rPr>
        <w:t>제</w:t>
      </w:r>
      <w:r>
        <w:rPr>
          <w:rFonts w:eastAsia="바탕" w:hint="eastAsia"/>
          <w:kern w:val="0"/>
        </w:rPr>
        <w:t>3</w:t>
      </w:r>
      <w:r>
        <w:rPr>
          <w:rFonts w:eastAsia="바탕" w:hint="eastAsia"/>
          <w:kern w:val="0"/>
        </w:rPr>
        <w:t>공장</w:t>
      </w:r>
      <w:r w:rsidRPr="00182492">
        <w:rPr>
          <w:rFonts w:eastAsia="바탕" w:hint="eastAsia"/>
          <w:kern w:val="0"/>
        </w:rPr>
        <w:t xml:space="preserve"> </w:t>
      </w:r>
      <w:r w:rsidRPr="00182492">
        <w:rPr>
          <w:rFonts w:eastAsia="바탕" w:hint="eastAsia"/>
          <w:kern w:val="0"/>
        </w:rPr>
        <w:t>및</w:t>
      </w:r>
      <w:r w:rsidRPr="00182492">
        <w:rPr>
          <w:rFonts w:eastAsia="바탕" w:hint="eastAsia"/>
          <w:kern w:val="0"/>
        </w:rPr>
        <w:t xml:space="preserve"> </w:t>
      </w:r>
      <w:r w:rsidRPr="00182492">
        <w:rPr>
          <w:rFonts w:eastAsia="바탕" w:hint="eastAsia"/>
          <w:kern w:val="0"/>
        </w:rPr>
        <w:t>제</w:t>
      </w:r>
      <w:r>
        <w:rPr>
          <w:rFonts w:eastAsia="바탕" w:hint="eastAsia"/>
          <w:kern w:val="0"/>
        </w:rPr>
        <w:t>4</w:t>
      </w:r>
      <w:r>
        <w:rPr>
          <w:rFonts w:eastAsia="바탕" w:hint="eastAsia"/>
          <w:kern w:val="0"/>
        </w:rPr>
        <w:t>공장에</w:t>
      </w:r>
      <w:r>
        <w:rPr>
          <w:rFonts w:eastAsia="바탕" w:hint="eastAsia"/>
          <w:kern w:val="0"/>
        </w:rPr>
        <w:t xml:space="preserve"> </w:t>
      </w:r>
      <w:r>
        <w:rPr>
          <w:rFonts w:eastAsia="바탕" w:hint="eastAsia"/>
          <w:kern w:val="0"/>
        </w:rPr>
        <w:t>대한</w:t>
      </w:r>
      <w:r>
        <w:rPr>
          <w:rFonts w:eastAsia="바탕" w:hint="eastAsia"/>
          <w:kern w:val="0"/>
        </w:rPr>
        <w:t xml:space="preserve"> </w:t>
      </w:r>
      <w:r>
        <w:rPr>
          <w:rFonts w:eastAsia="바탕" w:hint="eastAsia"/>
          <w:kern w:val="0"/>
        </w:rPr>
        <w:t>작업환경측정결과</w:t>
      </w:r>
      <w:r>
        <w:rPr>
          <w:rFonts w:eastAsia="바탕" w:hint="eastAsia"/>
          <w:kern w:val="0"/>
        </w:rPr>
        <w:t>,</w:t>
      </w:r>
      <w:r>
        <w:rPr>
          <w:rFonts w:eastAsia="바탕"/>
          <w:kern w:val="0"/>
        </w:rPr>
        <w:t xml:space="preserve"> </w:t>
      </w:r>
      <w:r w:rsidRPr="0082667A">
        <w:rPr>
          <w:rFonts w:eastAsia="바탕" w:hint="eastAsia"/>
          <w:kern w:val="0"/>
          <w:u w:val="single"/>
        </w:rPr>
        <w:t>작업장</w:t>
      </w:r>
      <w:r w:rsidRPr="0082667A">
        <w:rPr>
          <w:rFonts w:eastAsia="바탕" w:hint="eastAsia"/>
          <w:kern w:val="0"/>
          <w:u w:val="single"/>
        </w:rPr>
        <w:t xml:space="preserve"> </w:t>
      </w:r>
      <w:r w:rsidRPr="0082667A">
        <w:rPr>
          <w:rFonts w:eastAsia="바탕" w:hint="eastAsia"/>
          <w:kern w:val="0"/>
          <w:u w:val="single"/>
        </w:rPr>
        <w:t>소음</w:t>
      </w:r>
      <w:r w:rsidRPr="0082667A">
        <w:rPr>
          <w:rFonts w:eastAsia="바탕" w:hint="eastAsia"/>
          <w:kern w:val="0"/>
          <w:u w:val="single"/>
        </w:rPr>
        <w:t xml:space="preserve"> </w:t>
      </w:r>
      <w:r w:rsidRPr="0082667A">
        <w:rPr>
          <w:rFonts w:eastAsia="바탕" w:hint="eastAsia"/>
          <w:kern w:val="0"/>
          <w:u w:val="single"/>
        </w:rPr>
        <w:t>노출기준</w:t>
      </w:r>
      <w:r w:rsidRPr="0082667A">
        <w:rPr>
          <w:rFonts w:eastAsia="바탕" w:hint="eastAsia"/>
          <w:kern w:val="0"/>
          <w:u w:val="single"/>
        </w:rPr>
        <w:t>(</w:t>
      </w:r>
      <w:r w:rsidRPr="0082667A">
        <w:rPr>
          <w:rFonts w:eastAsia="바탕"/>
          <w:kern w:val="0"/>
          <w:u w:val="single"/>
        </w:rPr>
        <w:t>90dB)</w:t>
      </w:r>
      <w:r w:rsidRPr="0082667A">
        <w:rPr>
          <w:rFonts w:eastAsia="바탕" w:hint="eastAsia"/>
          <w:kern w:val="0"/>
          <w:u w:val="single"/>
        </w:rPr>
        <w:t>을</w:t>
      </w:r>
      <w:r w:rsidRPr="0082667A">
        <w:rPr>
          <w:rFonts w:eastAsia="바탕" w:hint="eastAsia"/>
          <w:kern w:val="0"/>
          <w:u w:val="single"/>
        </w:rPr>
        <w:t xml:space="preserve"> </w:t>
      </w:r>
      <w:r w:rsidRPr="0082667A">
        <w:rPr>
          <w:rFonts w:eastAsia="바탕" w:hint="eastAsia"/>
          <w:kern w:val="0"/>
          <w:u w:val="single"/>
        </w:rPr>
        <w:t>지속적으로</w:t>
      </w:r>
      <w:r w:rsidRPr="0082667A">
        <w:rPr>
          <w:rFonts w:eastAsia="바탕" w:hint="eastAsia"/>
          <w:kern w:val="0"/>
          <w:u w:val="single"/>
        </w:rPr>
        <w:t xml:space="preserve"> </w:t>
      </w:r>
      <w:r w:rsidRPr="0082667A">
        <w:rPr>
          <w:rFonts w:eastAsia="바탕" w:hint="eastAsia"/>
          <w:kern w:val="0"/>
          <w:u w:val="single"/>
        </w:rPr>
        <w:t>초과하고</w:t>
      </w:r>
      <w:r w:rsidRPr="0082667A">
        <w:rPr>
          <w:rFonts w:eastAsia="바탕" w:hint="eastAsia"/>
          <w:kern w:val="0"/>
          <w:u w:val="single"/>
        </w:rPr>
        <w:t xml:space="preserve"> </w:t>
      </w:r>
      <w:r w:rsidRPr="0082667A">
        <w:rPr>
          <w:rFonts w:eastAsia="바탕" w:hint="eastAsia"/>
          <w:kern w:val="0"/>
          <w:u w:val="single"/>
        </w:rPr>
        <w:t>있음</w:t>
      </w:r>
      <w:r>
        <w:rPr>
          <w:rFonts w:eastAsia="바탕" w:hint="eastAsia"/>
          <w:kern w:val="0"/>
        </w:rPr>
        <w:t>.</w:t>
      </w:r>
      <w:r>
        <w:rPr>
          <w:rFonts w:eastAsia="바탕"/>
          <w:kern w:val="0"/>
        </w:rPr>
        <w:t xml:space="preserve"> </w:t>
      </w:r>
      <w:r w:rsidRPr="00182492">
        <w:rPr>
          <w:rFonts w:eastAsia="바탕" w:hint="eastAsia"/>
          <w:kern w:val="0"/>
        </w:rPr>
        <w:t>작업장</w:t>
      </w:r>
      <w:r w:rsidRPr="00182492">
        <w:rPr>
          <w:rFonts w:eastAsia="바탕" w:hint="eastAsia"/>
          <w:kern w:val="0"/>
        </w:rPr>
        <w:t xml:space="preserve"> </w:t>
      </w:r>
      <w:r w:rsidRPr="00182492">
        <w:rPr>
          <w:rFonts w:eastAsia="바탕" w:hint="eastAsia"/>
          <w:kern w:val="0"/>
        </w:rPr>
        <w:t>소음</w:t>
      </w:r>
      <w:r w:rsidRPr="00182492">
        <w:rPr>
          <w:rFonts w:eastAsia="바탕" w:hint="eastAsia"/>
          <w:kern w:val="0"/>
        </w:rPr>
        <w:t xml:space="preserve"> </w:t>
      </w:r>
      <w:r w:rsidRPr="00B864A1">
        <w:rPr>
          <w:rFonts w:eastAsia="바탕" w:hint="eastAsia"/>
          <w:kern w:val="0"/>
        </w:rPr>
        <w:t>노출기준을</w:t>
      </w:r>
      <w:r w:rsidRPr="00B864A1">
        <w:rPr>
          <w:rFonts w:eastAsia="바탕" w:hint="eastAsia"/>
          <w:kern w:val="0"/>
        </w:rPr>
        <w:t xml:space="preserve"> </w:t>
      </w:r>
      <w:r w:rsidRPr="00B864A1">
        <w:rPr>
          <w:rFonts w:eastAsia="바탕" w:hint="eastAsia"/>
          <w:kern w:val="0"/>
        </w:rPr>
        <w:t>초과하는</w:t>
      </w:r>
      <w:r w:rsidRPr="00B864A1">
        <w:rPr>
          <w:rFonts w:eastAsia="바탕" w:hint="eastAsia"/>
          <w:kern w:val="0"/>
        </w:rPr>
        <w:t xml:space="preserve"> </w:t>
      </w:r>
      <w:r w:rsidRPr="00B864A1">
        <w:rPr>
          <w:rFonts w:eastAsia="바탕" w:hint="eastAsia"/>
          <w:kern w:val="0"/>
        </w:rPr>
        <w:t>경우</w:t>
      </w:r>
      <w:r w:rsidRPr="00B864A1">
        <w:rPr>
          <w:rFonts w:eastAsia="바탕" w:hint="eastAsia"/>
          <w:kern w:val="0"/>
        </w:rPr>
        <w:t xml:space="preserve">, </w:t>
      </w:r>
      <w:r w:rsidRPr="00B864A1">
        <w:rPr>
          <w:rFonts w:eastAsia="바탕" w:hint="eastAsia"/>
          <w:kern w:val="0"/>
        </w:rPr>
        <w:t>우선적으로</w:t>
      </w:r>
      <w:r w:rsidRPr="00B864A1">
        <w:rPr>
          <w:rFonts w:eastAsia="바탕" w:hint="eastAsia"/>
          <w:kern w:val="0"/>
        </w:rPr>
        <w:t xml:space="preserve"> </w:t>
      </w:r>
      <w:r w:rsidRPr="00B864A1">
        <w:rPr>
          <w:rFonts w:eastAsia="바탕" w:hint="eastAsia"/>
          <w:kern w:val="0"/>
        </w:rPr>
        <w:t>시설</w:t>
      </w:r>
      <w:r>
        <w:rPr>
          <w:rFonts w:eastAsia="바탕" w:hint="eastAsia"/>
          <w:kern w:val="0"/>
        </w:rPr>
        <w:sym w:font="Wingdings" w:char="F09E"/>
      </w:r>
      <w:r w:rsidRPr="00B864A1">
        <w:rPr>
          <w:rFonts w:eastAsia="바탕" w:hint="eastAsia"/>
          <w:kern w:val="0"/>
        </w:rPr>
        <w:t>설비의</w:t>
      </w:r>
      <w:r w:rsidRPr="00B864A1">
        <w:rPr>
          <w:rFonts w:eastAsia="바탕" w:hint="eastAsia"/>
          <w:kern w:val="0"/>
        </w:rPr>
        <w:t xml:space="preserve"> </w:t>
      </w:r>
      <w:r w:rsidRPr="00B864A1">
        <w:rPr>
          <w:rFonts w:eastAsia="바탕" w:hint="eastAsia"/>
          <w:kern w:val="0"/>
        </w:rPr>
        <w:t>개선이</w:t>
      </w:r>
      <w:r w:rsidRPr="00B864A1">
        <w:rPr>
          <w:rFonts w:eastAsia="바탕" w:hint="eastAsia"/>
          <w:kern w:val="0"/>
        </w:rPr>
        <w:t xml:space="preserve"> </w:t>
      </w:r>
      <w:r w:rsidRPr="00B864A1">
        <w:rPr>
          <w:rFonts w:eastAsia="바탕" w:hint="eastAsia"/>
          <w:kern w:val="0"/>
        </w:rPr>
        <w:t>요구될</w:t>
      </w:r>
      <w:r w:rsidRPr="00B864A1">
        <w:rPr>
          <w:rFonts w:eastAsia="바탕" w:hint="eastAsia"/>
          <w:kern w:val="0"/>
        </w:rPr>
        <w:t xml:space="preserve"> </w:t>
      </w:r>
      <w:r w:rsidRPr="00B864A1">
        <w:rPr>
          <w:rFonts w:eastAsia="바탕" w:hint="eastAsia"/>
          <w:kern w:val="0"/>
        </w:rPr>
        <w:t>수는</w:t>
      </w:r>
      <w:r w:rsidRPr="00B864A1">
        <w:rPr>
          <w:rFonts w:eastAsia="바탕" w:hint="eastAsia"/>
          <w:kern w:val="0"/>
        </w:rPr>
        <w:t xml:space="preserve"> </w:t>
      </w:r>
      <w:r w:rsidRPr="00B864A1">
        <w:rPr>
          <w:rFonts w:eastAsia="바탕" w:hint="eastAsia"/>
          <w:kern w:val="0"/>
        </w:rPr>
        <w:t>있으나</w:t>
      </w:r>
      <w:r w:rsidRPr="00B864A1">
        <w:rPr>
          <w:rFonts w:eastAsia="바탕" w:hint="eastAsia"/>
          <w:kern w:val="0"/>
        </w:rPr>
        <w:t>,</w:t>
      </w:r>
      <w:r w:rsidRPr="00B864A1">
        <w:rPr>
          <w:rFonts w:eastAsia="바탕"/>
          <w:kern w:val="0"/>
        </w:rPr>
        <w:t xml:space="preserve"> </w:t>
      </w:r>
      <w:r>
        <w:rPr>
          <w:rFonts w:eastAsia="바탕" w:hint="eastAsia"/>
          <w:kern w:val="0"/>
        </w:rPr>
        <w:t>이는</w:t>
      </w:r>
      <w:r>
        <w:rPr>
          <w:rFonts w:eastAsia="바탕" w:hint="eastAsia"/>
          <w:kern w:val="0"/>
        </w:rPr>
        <w:t xml:space="preserve"> </w:t>
      </w:r>
      <w:r w:rsidRPr="00B864A1">
        <w:rPr>
          <w:rFonts w:eastAsia="바탕" w:hint="eastAsia"/>
          <w:kern w:val="0"/>
        </w:rPr>
        <w:t>작업장</w:t>
      </w:r>
      <w:r w:rsidRPr="00B864A1">
        <w:rPr>
          <w:rFonts w:eastAsia="바탕" w:hint="eastAsia"/>
          <w:kern w:val="0"/>
        </w:rPr>
        <w:t xml:space="preserve"> </w:t>
      </w:r>
      <w:r w:rsidRPr="00B864A1">
        <w:rPr>
          <w:rFonts w:eastAsia="바탕" w:hint="eastAsia"/>
          <w:kern w:val="0"/>
        </w:rPr>
        <w:t>소음의</w:t>
      </w:r>
      <w:r w:rsidRPr="00B864A1">
        <w:rPr>
          <w:rFonts w:eastAsia="바탕" w:hint="eastAsia"/>
          <w:kern w:val="0"/>
        </w:rPr>
        <w:t xml:space="preserve"> </w:t>
      </w:r>
      <w:r w:rsidRPr="00B864A1">
        <w:rPr>
          <w:rFonts w:eastAsia="바탕" w:hint="eastAsia"/>
          <w:kern w:val="0"/>
        </w:rPr>
        <w:t>관리</w:t>
      </w:r>
      <w:r w:rsidRPr="00B864A1">
        <w:rPr>
          <w:rFonts w:eastAsia="바탕" w:hint="eastAsia"/>
          <w:kern w:val="0"/>
        </w:rPr>
        <w:t xml:space="preserve"> </w:t>
      </w:r>
      <w:r w:rsidRPr="00B864A1">
        <w:rPr>
          <w:rFonts w:eastAsia="바탕" w:hint="eastAsia"/>
          <w:kern w:val="0"/>
        </w:rPr>
        <w:t>개선으로</w:t>
      </w:r>
      <w:r w:rsidRPr="00B864A1">
        <w:rPr>
          <w:rFonts w:eastAsia="바탕" w:hint="eastAsia"/>
          <w:kern w:val="0"/>
        </w:rPr>
        <w:t xml:space="preserve"> </w:t>
      </w:r>
      <w:r w:rsidRPr="00B864A1">
        <w:rPr>
          <w:rFonts w:eastAsia="바탕" w:hint="eastAsia"/>
          <w:kern w:val="0"/>
        </w:rPr>
        <w:t>대체할</w:t>
      </w:r>
      <w:r w:rsidRPr="00B864A1">
        <w:rPr>
          <w:rFonts w:eastAsia="바탕" w:hint="eastAsia"/>
          <w:kern w:val="0"/>
        </w:rPr>
        <w:t xml:space="preserve"> </w:t>
      </w:r>
      <w:r w:rsidRPr="00B864A1">
        <w:rPr>
          <w:rFonts w:eastAsia="바탕" w:hint="eastAsia"/>
          <w:kern w:val="0"/>
        </w:rPr>
        <w:t>수</w:t>
      </w:r>
      <w:r w:rsidRPr="00B864A1">
        <w:rPr>
          <w:rFonts w:eastAsia="바탕" w:hint="eastAsia"/>
          <w:kern w:val="0"/>
        </w:rPr>
        <w:t xml:space="preserve"> </w:t>
      </w:r>
      <w:r w:rsidRPr="00B864A1">
        <w:rPr>
          <w:rFonts w:eastAsia="바탕" w:hint="eastAsia"/>
          <w:kern w:val="0"/>
        </w:rPr>
        <w:t>있음</w:t>
      </w:r>
      <w:r>
        <w:rPr>
          <w:rFonts w:eastAsia="바탕" w:hint="eastAsia"/>
          <w:kern w:val="0"/>
        </w:rPr>
        <w:t>(</w:t>
      </w:r>
      <w:r w:rsidRPr="00B864A1">
        <w:rPr>
          <w:rFonts w:eastAsia="바탕" w:hint="eastAsia"/>
          <w:kern w:val="0"/>
        </w:rPr>
        <w:t>예컨대</w:t>
      </w:r>
      <w:r w:rsidRPr="00B864A1">
        <w:rPr>
          <w:rFonts w:eastAsia="바탕" w:hint="eastAsia"/>
          <w:kern w:val="0"/>
        </w:rPr>
        <w:t>,</w:t>
      </w:r>
      <w:r w:rsidRPr="00B864A1">
        <w:rPr>
          <w:rFonts w:eastAsia="바탕"/>
          <w:kern w:val="0"/>
        </w:rPr>
        <w:t xml:space="preserve"> </w:t>
      </w:r>
      <w:r w:rsidRPr="00B864A1">
        <w:rPr>
          <w:rFonts w:eastAsia="바탕" w:hint="eastAsia"/>
          <w:kern w:val="0"/>
        </w:rPr>
        <w:t>보호구</w:t>
      </w:r>
      <w:r w:rsidRPr="00B864A1">
        <w:rPr>
          <w:rFonts w:eastAsia="바탕" w:hint="eastAsia"/>
          <w:kern w:val="0"/>
        </w:rPr>
        <w:t xml:space="preserve"> </w:t>
      </w:r>
      <w:r w:rsidRPr="00B864A1">
        <w:rPr>
          <w:rFonts w:eastAsia="바탕" w:hint="eastAsia"/>
          <w:kern w:val="0"/>
        </w:rPr>
        <w:t>착용</w:t>
      </w:r>
      <w:r>
        <w:rPr>
          <w:rFonts w:eastAsia="바탕" w:hint="eastAsia"/>
          <w:kern w:val="0"/>
        </w:rPr>
        <w:t xml:space="preserve"> </w:t>
      </w:r>
      <w:r>
        <w:rPr>
          <w:rFonts w:eastAsia="바탕" w:hint="eastAsia"/>
          <w:kern w:val="0"/>
        </w:rPr>
        <w:t>등의</w:t>
      </w:r>
      <w:r>
        <w:rPr>
          <w:rFonts w:eastAsia="바탕" w:hint="eastAsia"/>
          <w:kern w:val="0"/>
        </w:rPr>
        <w:t xml:space="preserve"> </w:t>
      </w:r>
      <w:r>
        <w:rPr>
          <w:rFonts w:eastAsia="바탕" w:hint="eastAsia"/>
          <w:kern w:val="0"/>
        </w:rPr>
        <w:t>조치도</w:t>
      </w:r>
      <w:r>
        <w:rPr>
          <w:rFonts w:eastAsia="바탕" w:hint="eastAsia"/>
          <w:kern w:val="0"/>
        </w:rPr>
        <w:t xml:space="preserve"> </w:t>
      </w:r>
      <w:r>
        <w:rPr>
          <w:rFonts w:eastAsia="바탕" w:hint="eastAsia"/>
          <w:kern w:val="0"/>
        </w:rPr>
        <w:t>가능함</w:t>
      </w:r>
      <w:r>
        <w:rPr>
          <w:rFonts w:eastAsia="바탕" w:hint="eastAsia"/>
          <w:kern w:val="0"/>
        </w:rPr>
        <w:t>).</w:t>
      </w:r>
      <w:r>
        <w:rPr>
          <w:rFonts w:eastAsia="바탕"/>
          <w:kern w:val="0"/>
        </w:rPr>
        <w:t xml:space="preserve"> </w:t>
      </w:r>
      <w:r w:rsidRPr="00D802F1">
        <w:rPr>
          <w:rFonts w:hint="eastAsia"/>
          <w:szCs w:val="22"/>
        </w:rPr>
        <w:t>따라서</w:t>
      </w:r>
      <w:r>
        <w:rPr>
          <w:rFonts w:eastAsia="바탕" w:hint="eastAsia"/>
          <w:kern w:val="0"/>
        </w:rPr>
        <w:t>,</w:t>
      </w:r>
      <w:r>
        <w:rPr>
          <w:rFonts w:eastAsia="바탕"/>
          <w:kern w:val="0"/>
        </w:rPr>
        <w:t xml:space="preserve"> </w:t>
      </w:r>
      <w:r>
        <w:rPr>
          <w:rFonts w:eastAsia="바탕" w:hint="eastAsia"/>
          <w:kern w:val="0"/>
        </w:rPr>
        <w:t>시설</w:t>
      </w:r>
      <w:r>
        <w:rPr>
          <w:rFonts w:eastAsia="바탕" w:hint="eastAsia"/>
          <w:kern w:val="0"/>
        </w:rPr>
        <w:sym w:font="Wingdings" w:char="F09E"/>
      </w:r>
      <w:r>
        <w:rPr>
          <w:rFonts w:eastAsia="바탕" w:hint="eastAsia"/>
          <w:kern w:val="0"/>
        </w:rPr>
        <w:t>설비의</w:t>
      </w:r>
      <w:r>
        <w:rPr>
          <w:rFonts w:eastAsia="바탕" w:hint="eastAsia"/>
          <w:kern w:val="0"/>
        </w:rPr>
        <w:t xml:space="preserve"> </w:t>
      </w:r>
      <w:r>
        <w:rPr>
          <w:rFonts w:eastAsia="바탕" w:hint="eastAsia"/>
          <w:kern w:val="0"/>
        </w:rPr>
        <w:t>개선</w:t>
      </w:r>
      <w:r>
        <w:rPr>
          <w:rFonts w:eastAsia="바탕" w:hint="eastAsia"/>
          <w:kern w:val="0"/>
        </w:rPr>
        <w:t xml:space="preserve"> </w:t>
      </w:r>
      <w:r>
        <w:rPr>
          <w:rFonts w:eastAsia="바탕" w:hint="eastAsia"/>
          <w:kern w:val="0"/>
        </w:rPr>
        <w:t>비용이</w:t>
      </w:r>
      <w:r>
        <w:rPr>
          <w:rFonts w:eastAsia="바탕" w:hint="eastAsia"/>
          <w:kern w:val="0"/>
        </w:rPr>
        <w:t xml:space="preserve"> </w:t>
      </w:r>
      <w:r>
        <w:rPr>
          <w:rFonts w:eastAsia="바탕" w:hint="eastAsia"/>
          <w:kern w:val="0"/>
        </w:rPr>
        <w:t>필수적으로</w:t>
      </w:r>
      <w:r>
        <w:rPr>
          <w:rFonts w:eastAsia="바탕" w:hint="eastAsia"/>
          <w:kern w:val="0"/>
        </w:rPr>
        <w:t xml:space="preserve"> </w:t>
      </w:r>
      <w:r>
        <w:rPr>
          <w:rFonts w:eastAsia="바탕" w:hint="eastAsia"/>
          <w:kern w:val="0"/>
        </w:rPr>
        <w:t>수반되는</w:t>
      </w:r>
      <w:r>
        <w:rPr>
          <w:rFonts w:eastAsia="바탕" w:hint="eastAsia"/>
          <w:kern w:val="0"/>
        </w:rPr>
        <w:t xml:space="preserve"> </w:t>
      </w:r>
      <w:r>
        <w:rPr>
          <w:rFonts w:eastAsia="바탕" w:hint="eastAsia"/>
          <w:kern w:val="0"/>
        </w:rPr>
        <w:t>것은</w:t>
      </w:r>
      <w:r>
        <w:rPr>
          <w:rFonts w:eastAsia="바탕" w:hint="eastAsia"/>
          <w:kern w:val="0"/>
        </w:rPr>
        <w:t xml:space="preserve"> </w:t>
      </w:r>
      <w:r>
        <w:rPr>
          <w:rFonts w:eastAsia="바탕" w:hint="eastAsia"/>
          <w:kern w:val="0"/>
        </w:rPr>
        <w:t>아님</w:t>
      </w:r>
      <w:r>
        <w:rPr>
          <w:rFonts w:eastAsia="바탕" w:hint="eastAsia"/>
          <w:kern w:val="0"/>
        </w:rPr>
        <w:t>.</w:t>
      </w:r>
    </w:p>
    <w:p w14:paraId="474F96A8" w14:textId="77777777" w:rsidR="00026A7E" w:rsidRPr="00D802F1" w:rsidRDefault="00026A7E" w:rsidP="00026A7E">
      <w:pPr>
        <w:pStyle w:val="a5"/>
        <w:numPr>
          <w:ilvl w:val="2"/>
          <w:numId w:val="122"/>
        </w:numPr>
        <w:spacing w:after="240" w:line="350" w:lineRule="atLeast"/>
        <w:ind w:leftChars="0"/>
        <w:rPr>
          <w:rFonts w:eastAsia="바탕"/>
          <w:kern w:val="0"/>
          <w:u w:val="single"/>
        </w:rPr>
      </w:pPr>
      <w:r w:rsidRPr="00D802F1">
        <w:rPr>
          <w:rFonts w:eastAsia="바탕" w:hint="eastAsia"/>
          <w:kern w:val="0"/>
          <w:u w:val="single"/>
        </w:rPr>
        <w:t>특수건강진단</w:t>
      </w:r>
      <w:r w:rsidRPr="00D802F1">
        <w:rPr>
          <w:rFonts w:eastAsia="바탕" w:hint="eastAsia"/>
          <w:kern w:val="0"/>
          <w:u w:val="single"/>
        </w:rPr>
        <w:t xml:space="preserve"> </w:t>
      </w:r>
      <w:r w:rsidRPr="00D802F1">
        <w:rPr>
          <w:rFonts w:hint="eastAsia"/>
          <w:szCs w:val="22"/>
          <w:u w:val="single"/>
        </w:rPr>
        <w:t>결과에</w:t>
      </w:r>
      <w:r w:rsidRPr="00D802F1">
        <w:rPr>
          <w:rFonts w:eastAsia="바탕" w:hint="eastAsia"/>
          <w:kern w:val="0"/>
          <w:u w:val="single"/>
        </w:rPr>
        <w:t xml:space="preserve"> </w:t>
      </w:r>
      <w:r w:rsidRPr="00D802F1">
        <w:rPr>
          <w:rFonts w:eastAsia="바탕" w:hint="eastAsia"/>
          <w:kern w:val="0"/>
          <w:u w:val="single"/>
        </w:rPr>
        <w:t>따른</w:t>
      </w:r>
      <w:r w:rsidRPr="00D802F1">
        <w:rPr>
          <w:rFonts w:eastAsia="바탕" w:hint="eastAsia"/>
          <w:kern w:val="0"/>
          <w:u w:val="single"/>
        </w:rPr>
        <w:t xml:space="preserve"> </w:t>
      </w:r>
      <w:r w:rsidRPr="00D802F1">
        <w:rPr>
          <w:rFonts w:eastAsia="바탕" w:hint="eastAsia"/>
          <w:kern w:val="0"/>
          <w:u w:val="single"/>
        </w:rPr>
        <w:t>개선</w:t>
      </w:r>
      <w:r w:rsidRPr="00D802F1">
        <w:rPr>
          <w:rFonts w:eastAsia="바탕" w:hint="eastAsia"/>
          <w:kern w:val="0"/>
          <w:u w:val="single"/>
        </w:rPr>
        <w:t xml:space="preserve"> </w:t>
      </w:r>
      <w:r w:rsidRPr="00D802F1">
        <w:rPr>
          <w:rFonts w:eastAsia="바탕" w:hint="eastAsia"/>
          <w:kern w:val="0"/>
          <w:u w:val="single"/>
        </w:rPr>
        <w:t>필요</w:t>
      </w:r>
    </w:p>
    <w:p w14:paraId="535384F2" w14:textId="77777777" w:rsidR="00026A7E" w:rsidRPr="00D802F1" w:rsidRDefault="00026A7E" w:rsidP="00026A7E">
      <w:pPr>
        <w:autoSpaceDN/>
        <w:spacing w:after="240"/>
        <w:ind w:left="907"/>
        <w:rPr>
          <w:rFonts w:eastAsia="바탕"/>
          <w:kern w:val="0"/>
        </w:rPr>
      </w:pPr>
      <w:r>
        <w:rPr>
          <w:rFonts w:eastAsia="바탕" w:hint="eastAsia"/>
          <w:kern w:val="0"/>
        </w:rPr>
        <w:t>사업주는</w:t>
      </w:r>
      <w:r w:rsidRPr="00D802F1">
        <w:rPr>
          <w:rFonts w:eastAsia="바탕"/>
          <w:kern w:val="0"/>
        </w:rPr>
        <w:t xml:space="preserve"> </w:t>
      </w:r>
      <w:r w:rsidRPr="00D802F1">
        <w:rPr>
          <w:rFonts w:eastAsia="바탕" w:hint="eastAsia"/>
          <w:kern w:val="0"/>
        </w:rPr>
        <w:t>특수건강진단의</w:t>
      </w:r>
      <w:r w:rsidRPr="00D802F1">
        <w:rPr>
          <w:rFonts w:eastAsia="바탕" w:hint="eastAsia"/>
          <w:kern w:val="0"/>
        </w:rPr>
        <w:t xml:space="preserve"> </w:t>
      </w:r>
      <w:r w:rsidRPr="00D802F1">
        <w:rPr>
          <w:rFonts w:eastAsia="바탕" w:hint="eastAsia"/>
          <w:kern w:val="0"/>
        </w:rPr>
        <w:t>결과</w:t>
      </w:r>
      <w:r w:rsidRPr="00D802F1">
        <w:rPr>
          <w:rFonts w:eastAsia="바탕" w:hint="eastAsia"/>
          <w:kern w:val="0"/>
        </w:rPr>
        <w:t xml:space="preserve"> </w:t>
      </w:r>
      <w:r w:rsidRPr="00D802F1">
        <w:rPr>
          <w:rFonts w:eastAsia="바탕" w:hint="eastAsia"/>
          <w:kern w:val="0"/>
        </w:rPr>
        <w:t>근로자의</w:t>
      </w:r>
      <w:r w:rsidRPr="00D802F1">
        <w:rPr>
          <w:rFonts w:eastAsia="바탕" w:hint="eastAsia"/>
          <w:kern w:val="0"/>
        </w:rPr>
        <w:t xml:space="preserve"> </w:t>
      </w:r>
      <w:r w:rsidRPr="00D802F1">
        <w:rPr>
          <w:rFonts w:eastAsia="바탕" w:hint="eastAsia"/>
          <w:kern w:val="0"/>
        </w:rPr>
        <w:t>건강을</w:t>
      </w:r>
      <w:r w:rsidRPr="00D802F1">
        <w:rPr>
          <w:rFonts w:eastAsia="바탕" w:hint="eastAsia"/>
          <w:kern w:val="0"/>
        </w:rPr>
        <w:t xml:space="preserve"> </w:t>
      </w:r>
      <w:r w:rsidRPr="00D802F1">
        <w:rPr>
          <w:rFonts w:eastAsia="바탕" w:hint="eastAsia"/>
          <w:kern w:val="0"/>
        </w:rPr>
        <w:t>유지하기</w:t>
      </w:r>
      <w:r w:rsidRPr="00D802F1">
        <w:rPr>
          <w:rFonts w:eastAsia="바탕" w:hint="eastAsia"/>
          <w:kern w:val="0"/>
        </w:rPr>
        <w:t xml:space="preserve"> </w:t>
      </w:r>
      <w:r w:rsidRPr="00D802F1">
        <w:rPr>
          <w:rFonts w:eastAsia="바탕" w:hint="eastAsia"/>
          <w:kern w:val="0"/>
        </w:rPr>
        <w:t>위하여</w:t>
      </w:r>
      <w:r w:rsidRPr="00D802F1">
        <w:rPr>
          <w:rFonts w:eastAsia="바탕" w:hint="eastAsia"/>
          <w:kern w:val="0"/>
        </w:rPr>
        <w:t xml:space="preserve"> </w:t>
      </w:r>
      <w:r w:rsidRPr="00D802F1">
        <w:rPr>
          <w:rFonts w:eastAsia="바탕" w:hint="eastAsia"/>
          <w:kern w:val="0"/>
        </w:rPr>
        <w:t>필요하다고</w:t>
      </w:r>
      <w:r w:rsidRPr="00D802F1">
        <w:rPr>
          <w:rFonts w:eastAsia="바탕" w:hint="eastAsia"/>
          <w:kern w:val="0"/>
        </w:rPr>
        <w:t xml:space="preserve"> </w:t>
      </w:r>
      <w:r w:rsidRPr="00D802F1">
        <w:rPr>
          <w:rFonts w:eastAsia="바탕" w:hint="eastAsia"/>
          <w:kern w:val="0"/>
        </w:rPr>
        <w:t>인정할</w:t>
      </w:r>
      <w:r w:rsidRPr="00D802F1">
        <w:rPr>
          <w:rFonts w:eastAsia="바탕" w:hint="eastAsia"/>
          <w:kern w:val="0"/>
        </w:rPr>
        <w:t xml:space="preserve"> </w:t>
      </w:r>
      <w:r w:rsidRPr="00D802F1">
        <w:rPr>
          <w:rFonts w:eastAsia="바탕" w:hint="eastAsia"/>
          <w:kern w:val="0"/>
        </w:rPr>
        <w:t>때에는</w:t>
      </w:r>
      <w:r w:rsidRPr="00D802F1">
        <w:rPr>
          <w:rFonts w:eastAsia="바탕" w:hint="eastAsia"/>
          <w:kern w:val="0"/>
        </w:rPr>
        <w:t xml:space="preserve"> </w:t>
      </w:r>
      <w:r w:rsidRPr="00D802F1">
        <w:rPr>
          <w:rFonts w:eastAsia="바탕" w:hint="eastAsia"/>
          <w:kern w:val="0"/>
        </w:rPr>
        <w:t>작업장소</w:t>
      </w:r>
      <w:r w:rsidRPr="00D802F1">
        <w:rPr>
          <w:rFonts w:eastAsia="바탕" w:hint="eastAsia"/>
          <w:kern w:val="0"/>
        </w:rPr>
        <w:t xml:space="preserve"> </w:t>
      </w:r>
      <w:r w:rsidRPr="00D802F1">
        <w:rPr>
          <w:rFonts w:eastAsia="바탕" w:hint="eastAsia"/>
          <w:kern w:val="0"/>
        </w:rPr>
        <w:t>변경</w:t>
      </w:r>
      <w:r w:rsidRPr="00D802F1">
        <w:rPr>
          <w:rFonts w:eastAsia="바탕" w:hint="eastAsia"/>
          <w:kern w:val="0"/>
        </w:rPr>
        <w:t xml:space="preserve">, </w:t>
      </w:r>
      <w:r w:rsidRPr="00D802F1">
        <w:rPr>
          <w:rFonts w:eastAsia="바탕" w:hint="eastAsia"/>
          <w:kern w:val="0"/>
        </w:rPr>
        <w:t>작업</w:t>
      </w:r>
      <w:r w:rsidRPr="00D802F1">
        <w:rPr>
          <w:rFonts w:eastAsia="바탕" w:hint="eastAsia"/>
          <w:kern w:val="0"/>
        </w:rPr>
        <w:t xml:space="preserve"> </w:t>
      </w:r>
      <w:r w:rsidRPr="00D802F1">
        <w:rPr>
          <w:rFonts w:eastAsia="바탕" w:hint="eastAsia"/>
          <w:kern w:val="0"/>
        </w:rPr>
        <w:t>전환</w:t>
      </w:r>
      <w:r w:rsidRPr="00D802F1">
        <w:rPr>
          <w:rFonts w:eastAsia="바탕" w:hint="eastAsia"/>
          <w:kern w:val="0"/>
        </w:rPr>
        <w:t xml:space="preserve">, </w:t>
      </w:r>
      <w:r w:rsidRPr="00D802F1">
        <w:rPr>
          <w:rFonts w:eastAsia="바탕" w:hint="eastAsia"/>
          <w:kern w:val="0"/>
        </w:rPr>
        <w:t>근로시간</w:t>
      </w:r>
      <w:r w:rsidRPr="00D802F1">
        <w:rPr>
          <w:rFonts w:eastAsia="바탕" w:hint="eastAsia"/>
          <w:kern w:val="0"/>
        </w:rPr>
        <w:t xml:space="preserve"> </w:t>
      </w:r>
      <w:r w:rsidRPr="00D802F1">
        <w:rPr>
          <w:rFonts w:eastAsia="바탕" w:hint="eastAsia"/>
          <w:kern w:val="0"/>
        </w:rPr>
        <w:t>단축</w:t>
      </w:r>
      <w:r w:rsidRPr="00D802F1">
        <w:rPr>
          <w:rFonts w:eastAsia="바탕" w:hint="eastAsia"/>
          <w:kern w:val="0"/>
        </w:rPr>
        <w:t xml:space="preserve">, </w:t>
      </w:r>
      <w:r w:rsidRPr="00D802F1">
        <w:rPr>
          <w:rFonts w:eastAsia="바탕" w:hint="eastAsia"/>
          <w:kern w:val="0"/>
        </w:rPr>
        <w:t>야간근로</w:t>
      </w:r>
      <w:r w:rsidRPr="00D802F1">
        <w:rPr>
          <w:rFonts w:eastAsia="바탕" w:hint="eastAsia"/>
          <w:kern w:val="0"/>
        </w:rPr>
        <w:t>(</w:t>
      </w:r>
      <w:r w:rsidRPr="00D802F1">
        <w:rPr>
          <w:rFonts w:eastAsia="바탕" w:hint="eastAsia"/>
          <w:kern w:val="0"/>
        </w:rPr>
        <w:t>오후</w:t>
      </w:r>
      <w:r w:rsidRPr="00D802F1">
        <w:rPr>
          <w:rFonts w:eastAsia="바탕" w:hint="eastAsia"/>
          <w:kern w:val="0"/>
        </w:rPr>
        <w:t xml:space="preserve"> 10</w:t>
      </w:r>
      <w:r w:rsidRPr="00D802F1">
        <w:rPr>
          <w:rFonts w:eastAsia="바탕" w:hint="eastAsia"/>
          <w:kern w:val="0"/>
        </w:rPr>
        <w:t>시부터</w:t>
      </w:r>
      <w:r w:rsidRPr="00D802F1">
        <w:rPr>
          <w:rFonts w:eastAsia="바탕" w:hint="eastAsia"/>
          <w:kern w:val="0"/>
        </w:rPr>
        <w:t xml:space="preserve"> </w:t>
      </w:r>
      <w:r w:rsidRPr="00D802F1">
        <w:rPr>
          <w:rFonts w:eastAsia="바탕" w:hint="eastAsia"/>
          <w:kern w:val="0"/>
        </w:rPr>
        <w:t>다음</w:t>
      </w:r>
      <w:r w:rsidRPr="00D802F1">
        <w:rPr>
          <w:rFonts w:eastAsia="바탕" w:hint="eastAsia"/>
          <w:kern w:val="0"/>
        </w:rPr>
        <w:t xml:space="preserve"> </w:t>
      </w:r>
      <w:r w:rsidRPr="00D802F1">
        <w:rPr>
          <w:rFonts w:eastAsia="바탕" w:hint="eastAsia"/>
          <w:kern w:val="0"/>
        </w:rPr>
        <w:t>날</w:t>
      </w:r>
      <w:r w:rsidRPr="00D802F1">
        <w:rPr>
          <w:rFonts w:eastAsia="바탕" w:hint="eastAsia"/>
          <w:kern w:val="0"/>
        </w:rPr>
        <w:t xml:space="preserve"> </w:t>
      </w:r>
      <w:r w:rsidRPr="00D802F1">
        <w:rPr>
          <w:rFonts w:eastAsia="바탕" w:hint="eastAsia"/>
          <w:kern w:val="0"/>
        </w:rPr>
        <w:t>오전</w:t>
      </w:r>
      <w:r w:rsidRPr="00D802F1">
        <w:rPr>
          <w:rFonts w:eastAsia="바탕" w:hint="eastAsia"/>
          <w:kern w:val="0"/>
        </w:rPr>
        <w:t xml:space="preserve"> 6</w:t>
      </w:r>
      <w:r w:rsidRPr="00D802F1">
        <w:rPr>
          <w:rFonts w:eastAsia="바탕" w:hint="eastAsia"/>
          <w:kern w:val="0"/>
        </w:rPr>
        <w:t>시까지</w:t>
      </w:r>
      <w:r w:rsidRPr="00D802F1">
        <w:rPr>
          <w:rFonts w:eastAsia="바탕" w:hint="eastAsia"/>
          <w:kern w:val="0"/>
        </w:rPr>
        <w:t xml:space="preserve"> </w:t>
      </w:r>
      <w:r w:rsidRPr="00D802F1">
        <w:rPr>
          <w:rFonts w:eastAsia="바탕" w:hint="eastAsia"/>
          <w:kern w:val="0"/>
        </w:rPr>
        <w:t>사이의</w:t>
      </w:r>
      <w:r w:rsidRPr="00D802F1">
        <w:rPr>
          <w:rFonts w:eastAsia="바탕" w:hint="eastAsia"/>
          <w:kern w:val="0"/>
        </w:rPr>
        <w:t xml:space="preserve"> </w:t>
      </w:r>
      <w:r w:rsidRPr="00D802F1">
        <w:rPr>
          <w:rFonts w:eastAsia="바탕" w:hint="eastAsia"/>
          <w:kern w:val="0"/>
        </w:rPr>
        <w:t>근로를</w:t>
      </w:r>
      <w:r w:rsidRPr="00D802F1">
        <w:rPr>
          <w:rFonts w:eastAsia="바탕" w:hint="eastAsia"/>
          <w:kern w:val="0"/>
        </w:rPr>
        <w:t xml:space="preserve"> </w:t>
      </w:r>
      <w:r w:rsidRPr="00D802F1">
        <w:rPr>
          <w:rFonts w:eastAsia="바탕" w:hint="eastAsia"/>
          <w:kern w:val="0"/>
        </w:rPr>
        <w:t>말한다</w:t>
      </w:r>
      <w:r w:rsidRPr="00D802F1">
        <w:rPr>
          <w:rFonts w:eastAsia="바탕" w:hint="eastAsia"/>
          <w:kern w:val="0"/>
        </w:rPr>
        <w:t>)</w:t>
      </w:r>
      <w:r w:rsidRPr="00D802F1">
        <w:rPr>
          <w:rFonts w:eastAsia="바탕" w:hint="eastAsia"/>
          <w:kern w:val="0"/>
        </w:rPr>
        <w:t>의</w:t>
      </w:r>
      <w:r w:rsidRPr="00D802F1">
        <w:rPr>
          <w:rFonts w:eastAsia="바탕" w:hint="eastAsia"/>
          <w:kern w:val="0"/>
        </w:rPr>
        <w:t xml:space="preserve"> </w:t>
      </w:r>
      <w:r w:rsidRPr="00D802F1">
        <w:rPr>
          <w:rFonts w:eastAsia="바탕" w:hint="eastAsia"/>
          <w:kern w:val="0"/>
        </w:rPr>
        <w:t>제한</w:t>
      </w:r>
      <w:r w:rsidRPr="00D802F1">
        <w:rPr>
          <w:rFonts w:eastAsia="바탕" w:hint="eastAsia"/>
          <w:kern w:val="0"/>
        </w:rPr>
        <w:t xml:space="preserve">, </w:t>
      </w:r>
      <w:r w:rsidRPr="00D802F1">
        <w:rPr>
          <w:rFonts w:eastAsia="바탕" w:hint="eastAsia"/>
          <w:kern w:val="0"/>
        </w:rPr>
        <w:t>작업환경측정</w:t>
      </w:r>
      <w:r w:rsidRPr="00D802F1">
        <w:rPr>
          <w:rFonts w:eastAsia="바탕" w:hint="eastAsia"/>
          <w:kern w:val="0"/>
        </w:rPr>
        <w:t xml:space="preserve"> </w:t>
      </w:r>
      <w:r w:rsidRPr="00D802F1">
        <w:rPr>
          <w:rFonts w:eastAsia="바탕" w:hint="eastAsia"/>
          <w:kern w:val="0"/>
        </w:rPr>
        <w:t>또는</w:t>
      </w:r>
      <w:r w:rsidRPr="00D802F1">
        <w:rPr>
          <w:rFonts w:eastAsia="바탕" w:hint="eastAsia"/>
          <w:kern w:val="0"/>
        </w:rPr>
        <w:t xml:space="preserve"> </w:t>
      </w:r>
      <w:proofErr w:type="spellStart"/>
      <w:r w:rsidRPr="00D802F1">
        <w:rPr>
          <w:rFonts w:eastAsia="바탕" w:hint="eastAsia"/>
          <w:kern w:val="0"/>
        </w:rPr>
        <w:t>시설ㆍ설비의</w:t>
      </w:r>
      <w:proofErr w:type="spellEnd"/>
      <w:r w:rsidRPr="00D802F1">
        <w:rPr>
          <w:rFonts w:eastAsia="바탕" w:hint="eastAsia"/>
          <w:kern w:val="0"/>
        </w:rPr>
        <w:t xml:space="preserve"> </w:t>
      </w:r>
      <w:proofErr w:type="spellStart"/>
      <w:r w:rsidRPr="00D802F1">
        <w:rPr>
          <w:rFonts w:eastAsia="바탕" w:hint="eastAsia"/>
          <w:kern w:val="0"/>
        </w:rPr>
        <w:t>설치ㆍ개선</w:t>
      </w:r>
      <w:proofErr w:type="spellEnd"/>
      <w:r w:rsidRPr="00D802F1">
        <w:rPr>
          <w:rFonts w:eastAsia="바탕" w:hint="eastAsia"/>
          <w:kern w:val="0"/>
        </w:rPr>
        <w:t xml:space="preserve"> </w:t>
      </w:r>
      <w:r w:rsidRPr="00D802F1">
        <w:rPr>
          <w:rFonts w:eastAsia="바탕" w:hint="eastAsia"/>
          <w:kern w:val="0"/>
        </w:rPr>
        <w:t>등</w:t>
      </w:r>
      <w:r w:rsidRPr="00D802F1">
        <w:rPr>
          <w:rFonts w:eastAsia="바탕"/>
          <w:kern w:val="0"/>
        </w:rPr>
        <w:t xml:space="preserve"> </w:t>
      </w:r>
      <w:r w:rsidRPr="00D802F1">
        <w:rPr>
          <w:rFonts w:eastAsia="바탕" w:hint="eastAsia"/>
          <w:kern w:val="0"/>
        </w:rPr>
        <w:t>적절한</w:t>
      </w:r>
      <w:r w:rsidRPr="00D802F1">
        <w:rPr>
          <w:rFonts w:eastAsia="바탕" w:hint="eastAsia"/>
          <w:kern w:val="0"/>
        </w:rPr>
        <w:t xml:space="preserve"> </w:t>
      </w:r>
      <w:r w:rsidRPr="00D802F1">
        <w:rPr>
          <w:rFonts w:eastAsia="바탕" w:hint="eastAsia"/>
          <w:kern w:val="0"/>
        </w:rPr>
        <w:t>조치를</w:t>
      </w:r>
      <w:r w:rsidRPr="00D802F1">
        <w:rPr>
          <w:rFonts w:eastAsia="바탕" w:hint="eastAsia"/>
          <w:kern w:val="0"/>
        </w:rPr>
        <w:t xml:space="preserve"> </w:t>
      </w:r>
      <w:r w:rsidRPr="00D802F1">
        <w:rPr>
          <w:rFonts w:eastAsia="바탕" w:hint="eastAsia"/>
          <w:kern w:val="0"/>
        </w:rPr>
        <w:t>하여야</w:t>
      </w:r>
      <w:r w:rsidRPr="00D802F1">
        <w:rPr>
          <w:rFonts w:eastAsia="바탕" w:hint="eastAsia"/>
          <w:kern w:val="0"/>
        </w:rPr>
        <w:t xml:space="preserve"> </w:t>
      </w:r>
      <w:r>
        <w:rPr>
          <w:rFonts w:eastAsia="바탕" w:hint="eastAsia"/>
          <w:kern w:val="0"/>
        </w:rPr>
        <w:t>하며</w:t>
      </w:r>
      <w:r>
        <w:rPr>
          <w:rFonts w:eastAsia="바탕" w:hint="eastAsia"/>
          <w:kern w:val="0"/>
        </w:rPr>
        <w:t xml:space="preserve">, </w:t>
      </w:r>
      <w:r w:rsidRPr="00D802F1">
        <w:rPr>
          <w:rFonts w:eastAsia="바탕" w:hint="eastAsia"/>
          <w:kern w:val="0"/>
        </w:rPr>
        <w:t>위반시</w:t>
      </w:r>
      <w:r w:rsidRPr="00D802F1">
        <w:rPr>
          <w:rFonts w:eastAsia="바탕" w:hint="eastAsia"/>
          <w:kern w:val="0"/>
        </w:rPr>
        <w:t xml:space="preserve"> 1</w:t>
      </w:r>
      <w:r w:rsidRPr="00D802F1">
        <w:rPr>
          <w:rFonts w:eastAsia="바탕" w:hint="eastAsia"/>
          <w:kern w:val="0"/>
        </w:rPr>
        <w:t>천만원</w:t>
      </w:r>
      <w:r w:rsidRPr="00D802F1">
        <w:rPr>
          <w:rFonts w:eastAsia="바탕" w:hint="eastAsia"/>
          <w:kern w:val="0"/>
        </w:rPr>
        <w:t xml:space="preserve"> </w:t>
      </w:r>
      <w:r w:rsidRPr="00D802F1">
        <w:rPr>
          <w:rFonts w:eastAsia="바탕" w:hint="eastAsia"/>
          <w:kern w:val="0"/>
        </w:rPr>
        <w:t>이하의</w:t>
      </w:r>
      <w:r w:rsidRPr="00D802F1">
        <w:rPr>
          <w:rFonts w:eastAsia="바탕" w:hint="eastAsia"/>
          <w:kern w:val="0"/>
        </w:rPr>
        <w:t xml:space="preserve"> </w:t>
      </w:r>
      <w:r w:rsidRPr="00D802F1">
        <w:rPr>
          <w:rFonts w:eastAsia="바탕" w:hint="eastAsia"/>
          <w:kern w:val="0"/>
        </w:rPr>
        <w:t>벌</w:t>
      </w:r>
      <w:r>
        <w:rPr>
          <w:rFonts w:eastAsia="바탕" w:hint="eastAsia"/>
          <w:kern w:val="0"/>
        </w:rPr>
        <w:t>금이</w:t>
      </w:r>
      <w:r>
        <w:rPr>
          <w:rFonts w:eastAsia="바탕" w:hint="eastAsia"/>
          <w:kern w:val="0"/>
        </w:rPr>
        <w:t xml:space="preserve"> </w:t>
      </w:r>
      <w:r>
        <w:rPr>
          <w:rFonts w:eastAsia="바탕" w:hint="eastAsia"/>
          <w:kern w:val="0"/>
        </w:rPr>
        <w:t>부과될</w:t>
      </w:r>
      <w:r>
        <w:rPr>
          <w:rFonts w:eastAsia="바탕" w:hint="eastAsia"/>
          <w:kern w:val="0"/>
        </w:rPr>
        <w:t xml:space="preserve"> </w:t>
      </w:r>
      <w:r>
        <w:rPr>
          <w:rFonts w:eastAsia="바탕" w:hint="eastAsia"/>
          <w:kern w:val="0"/>
        </w:rPr>
        <w:t>수</w:t>
      </w:r>
      <w:r>
        <w:rPr>
          <w:rFonts w:eastAsia="바탕" w:hint="eastAsia"/>
          <w:kern w:val="0"/>
        </w:rPr>
        <w:t xml:space="preserve"> </w:t>
      </w:r>
      <w:r>
        <w:rPr>
          <w:rFonts w:eastAsia="바탕" w:hint="eastAsia"/>
          <w:kern w:val="0"/>
        </w:rPr>
        <w:t>있음</w:t>
      </w:r>
      <w:r w:rsidRPr="00D802F1">
        <w:rPr>
          <w:rFonts w:eastAsia="바탕" w:hint="eastAsia"/>
          <w:kern w:val="0"/>
        </w:rPr>
        <w:t>(</w:t>
      </w:r>
      <w:r w:rsidRPr="00D802F1">
        <w:rPr>
          <w:rFonts w:eastAsia="바탕" w:hint="eastAsia"/>
          <w:kern w:val="0"/>
        </w:rPr>
        <w:t>산업안전보건법</w:t>
      </w:r>
      <w:r w:rsidRPr="00D802F1">
        <w:rPr>
          <w:rFonts w:eastAsia="바탕" w:hint="eastAsia"/>
          <w:kern w:val="0"/>
        </w:rPr>
        <w:t xml:space="preserve"> </w:t>
      </w:r>
      <w:r w:rsidRPr="00D802F1">
        <w:rPr>
          <w:rFonts w:eastAsia="바탕" w:hint="eastAsia"/>
          <w:kern w:val="0"/>
        </w:rPr>
        <w:t>제</w:t>
      </w:r>
      <w:r w:rsidRPr="00D802F1">
        <w:rPr>
          <w:rFonts w:eastAsia="바탕" w:hint="eastAsia"/>
          <w:kern w:val="0"/>
        </w:rPr>
        <w:t>1</w:t>
      </w:r>
      <w:r w:rsidRPr="00D802F1">
        <w:rPr>
          <w:rFonts w:eastAsia="바탕"/>
          <w:kern w:val="0"/>
        </w:rPr>
        <w:t>32</w:t>
      </w:r>
      <w:r w:rsidRPr="00D802F1">
        <w:rPr>
          <w:rFonts w:eastAsia="바탕" w:hint="eastAsia"/>
          <w:kern w:val="0"/>
        </w:rPr>
        <w:t>조</w:t>
      </w:r>
      <w:r w:rsidRPr="00D802F1">
        <w:rPr>
          <w:rFonts w:eastAsia="바탕" w:hint="eastAsia"/>
          <w:kern w:val="0"/>
        </w:rPr>
        <w:t xml:space="preserve"> </w:t>
      </w:r>
      <w:r w:rsidRPr="00D802F1">
        <w:rPr>
          <w:rFonts w:eastAsia="바탕" w:hint="eastAsia"/>
          <w:kern w:val="0"/>
        </w:rPr>
        <w:t>제</w:t>
      </w:r>
      <w:r w:rsidRPr="00D802F1">
        <w:rPr>
          <w:rFonts w:eastAsia="바탕" w:hint="eastAsia"/>
          <w:kern w:val="0"/>
        </w:rPr>
        <w:t>4</w:t>
      </w:r>
      <w:r w:rsidRPr="00D802F1">
        <w:rPr>
          <w:rFonts w:eastAsia="바탕" w:hint="eastAsia"/>
          <w:kern w:val="0"/>
        </w:rPr>
        <w:t>항</w:t>
      </w:r>
      <w:r w:rsidRPr="00D802F1">
        <w:rPr>
          <w:rFonts w:eastAsia="바탕" w:hint="eastAsia"/>
          <w:kern w:val="0"/>
        </w:rPr>
        <w:t>)</w:t>
      </w:r>
      <w:r w:rsidRPr="00D802F1">
        <w:rPr>
          <w:rFonts w:eastAsia="바탕"/>
          <w:kern w:val="0"/>
        </w:rPr>
        <w:t>.</w:t>
      </w:r>
    </w:p>
    <w:p w14:paraId="4620108E" w14:textId="77777777" w:rsidR="00026A7E" w:rsidRPr="00D802F1" w:rsidRDefault="00026A7E" w:rsidP="00026A7E">
      <w:pPr>
        <w:autoSpaceDN/>
        <w:spacing w:after="240"/>
        <w:ind w:left="907"/>
        <w:rPr>
          <w:rFonts w:eastAsia="바탕"/>
          <w:kern w:val="0"/>
        </w:rPr>
      </w:pPr>
      <w:r w:rsidRPr="00D802F1">
        <w:rPr>
          <w:rFonts w:eastAsia="바탕" w:hint="eastAsia"/>
          <w:kern w:val="0"/>
        </w:rPr>
        <w:t>제</w:t>
      </w:r>
      <w:r>
        <w:rPr>
          <w:rFonts w:eastAsia="바탕" w:hint="eastAsia"/>
          <w:kern w:val="0"/>
        </w:rPr>
        <w:t>3</w:t>
      </w:r>
      <w:r>
        <w:rPr>
          <w:rFonts w:eastAsia="바탕" w:hint="eastAsia"/>
          <w:kern w:val="0"/>
        </w:rPr>
        <w:t>공장</w:t>
      </w:r>
      <w:r w:rsidRPr="00D802F1">
        <w:rPr>
          <w:rFonts w:eastAsia="바탕" w:hint="eastAsia"/>
          <w:kern w:val="0"/>
        </w:rPr>
        <w:t xml:space="preserve"> </w:t>
      </w:r>
      <w:r w:rsidRPr="00D802F1">
        <w:rPr>
          <w:rFonts w:eastAsia="바탕" w:hint="eastAsia"/>
          <w:kern w:val="0"/>
        </w:rPr>
        <w:t>및</w:t>
      </w:r>
      <w:r w:rsidRPr="00D802F1">
        <w:rPr>
          <w:rFonts w:eastAsia="바탕" w:hint="eastAsia"/>
          <w:kern w:val="0"/>
        </w:rPr>
        <w:t xml:space="preserve"> </w:t>
      </w:r>
      <w:r w:rsidRPr="00D802F1">
        <w:rPr>
          <w:rFonts w:eastAsia="바탕" w:hint="eastAsia"/>
          <w:kern w:val="0"/>
        </w:rPr>
        <w:t>제</w:t>
      </w:r>
      <w:r>
        <w:rPr>
          <w:rFonts w:eastAsia="바탕" w:hint="eastAsia"/>
          <w:kern w:val="0"/>
        </w:rPr>
        <w:t>4</w:t>
      </w:r>
      <w:r>
        <w:rPr>
          <w:rFonts w:eastAsia="바탕" w:hint="eastAsia"/>
          <w:kern w:val="0"/>
        </w:rPr>
        <w:t>공장</w:t>
      </w:r>
      <w:r w:rsidRPr="00D802F1">
        <w:rPr>
          <w:rFonts w:eastAsia="바탕" w:hint="eastAsia"/>
          <w:kern w:val="0"/>
        </w:rPr>
        <w:t>에</w:t>
      </w:r>
      <w:r w:rsidRPr="00D802F1">
        <w:rPr>
          <w:rFonts w:eastAsia="바탕" w:hint="eastAsia"/>
          <w:kern w:val="0"/>
        </w:rPr>
        <w:t xml:space="preserve"> </w:t>
      </w:r>
      <w:r w:rsidRPr="00D802F1">
        <w:rPr>
          <w:rFonts w:eastAsia="바탕" w:hint="eastAsia"/>
          <w:kern w:val="0"/>
        </w:rPr>
        <w:t>대한</w:t>
      </w:r>
      <w:r w:rsidRPr="00D802F1">
        <w:rPr>
          <w:rFonts w:eastAsia="바탕" w:hint="eastAsia"/>
          <w:kern w:val="0"/>
        </w:rPr>
        <w:t xml:space="preserve"> </w:t>
      </w:r>
      <w:r w:rsidRPr="00D802F1">
        <w:rPr>
          <w:rFonts w:eastAsia="바탕" w:hint="eastAsia"/>
          <w:kern w:val="0"/>
        </w:rPr>
        <w:t>특수건강진단결과</w:t>
      </w:r>
      <w:r w:rsidRPr="00D802F1">
        <w:rPr>
          <w:rFonts w:eastAsia="바탕" w:hint="eastAsia"/>
          <w:kern w:val="0"/>
        </w:rPr>
        <w:t>,</w:t>
      </w:r>
      <w:r w:rsidRPr="00D802F1">
        <w:rPr>
          <w:rFonts w:eastAsia="바탕"/>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직업병</w:t>
      </w:r>
      <w:r w:rsidRPr="00D802F1">
        <w:rPr>
          <w:rFonts w:eastAsia="바탕" w:hint="eastAsia"/>
          <w:kern w:val="0"/>
        </w:rPr>
        <w:t xml:space="preserve"> </w:t>
      </w:r>
      <w:r w:rsidRPr="00D802F1">
        <w:rPr>
          <w:rFonts w:eastAsia="바탕" w:hint="eastAsia"/>
          <w:kern w:val="0"/>
        </w:rPr>
        <w:t>요관찰자가</w:t>
      </w:r>
      <w:r w:rsidRPr="00D802F1">
        <w:rPr>
          <w:rFonts w:eastAsia="바탕" w:hint="eastAsia"/>
          <w:kern w:val="0"/>
        </w:rPr>
        <w:t xml:space="preserve"> </w:t>
      </w:r>
      <w:r w:rsidRPr="00D802F1">
        <w:rPr>
          <w:rFonts w:eastAsia="바탕" w:hint="eastAsia"/>
          <w:kern w:val="0"/>
        </w:rPr>
        <w:t>지속적으로</w:t>
      </w:r>
      <w:r w:rsidRPr="00D802F1">
        <w:rPr>
          <w:rFonts w:eastAsia="바탕" w:hint="eastAsia"/>
          <w:kern w:val="0"/>
        </w:rPr>
        <w:t xml:space="preserve"> </w:t>
      </w:r>
      <w:r w:rsidRPr="00D802F1">
        <w:rPr>
          <w:rFonts w:eastAsia="바탕" w:hint="eastAsia"/>
          <w:kern w:val="0"/>
        </w:rPr>
        <w:t>진단되고</w:t>
      </w:r>
      <w:r w:rsidRPr="00D802F1">
        <w:rPr>
          <w:rFonts w:eastAsia="바탕" w:hint="eastAsia"/>
          <w:kern w:val="0"/>
        </w:rPr>
        <w:t xml:space="preserve"> </w:t>
      </w:r>
      <w:r w:rsidRPr="00D802F1">
        <w:rPr>
          <w:rFonts w:eastAsia="바탕" w:hint="eastAsia"/>
          <w:kern w:val="0"/>
        </w:rPr>
        <w:t>있음</w:t>
      </w:r>
      <w:r w:rsidRPr="00D802F1">
        <w:rPr>
          <w:rFonts w:eastAsia="바탕" w:hint="eastAsia"/>
          <w:kern w:val="0"/>
        </w:rPr>
        <w:t>.</w:t>
      </w:r>
      <w:r w:rsidRPr="00D802F1">
        <w:rPr>
          <w:rFonts w:eastAsia="바탕"/>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직업병</w:t>
      </w:r>
      <w:r w:rsidRPr="00D802F1">
        <w:rPr>
          <w:rFonts w:eastAsia="바탕" w:hint="eastAsia"/>
          <w:kern w:val="0"/>
        </w:rPr>
        <w:t xml:space="preserve"> </w:t>
      </w:r>
      <w:r w:rsidRPr="00D802F1">
        <w:rPr>
          <w:rFonts w:eastAsia="바탕" w:hint="eastAsia"/>
          <w:kern w:val="0"/>
        </w:rPr>
        <w:t>요관찰자가</w:t>
      </w:r>
      <w:r w:rsidRPr="00D802F1">
        <w:rPr>
          <w:rFonts w:eastAsia="바탕" w:hint="eastAsia"/>
          <w:kern w:val="0"/>
        </w:rPr>
        <w:t xml:space="preserve"> </w:t>
      </w:r>
      <w:r w:rsidRPr="00D802F1">
        <w:rPr>
          <w:rFonts w:eastAsia="바탕" w:hint="eastAsia"/>
          <w:kern w:val="0"/>
        </w:rPr>
        <w:t>진단되는</w:t>
      </w:r>
      <w:r w:rsidRPr="00D802F1">
        <w:rPr>
          <w:rFonts w:eastAsia="바탕" w:hint="eastAsia"/>
          <w:kern w:val="0"/>
        </w:rPr>
        <w:t xml:space="preserve"> </w:t>
      </w:r>
      <w:r w:rsidRPr="00D802F1">
        <w:rPr>
          <w:rFonts w:eastAsia="바탕" w:hint="eastAsia"/>
          <w:kern w:val="0"/>
        </w:rPr>
        <w:t>경우</w:t>
      </w:r>
      <w:r w:rsidRPr="00D802F1">
        <w:rPr>
          <w:rFonts w:eastAsia="바탕" w:hint="eastAsia"/>
          <w:kern w:val="0"/>
        </w:rPr>
        <w:t xml:space="preserve">, </w:t>
      </w:r>
      <w:r w:rsidRPr="00D802F1">
        <w:rPr>
          <w:rFonts w:eastAsia="바탕" w:hint="eastAsia"/>
          <w:kern w:val="0"/>
        </w:rPr>
        <w:t>산업안전보건법상</w:t>
      </w:r>
      <w:r w:rsidRPr="00D802F1">
        <w:rPr>
          <w:rFonts w:eastAsia="바탕" w:hint="eastAsia"/>
          <w:kern w:val="0"/>
        </w:rPr>
        <w:t xml:space="preserve"> </w:t>
      </w:r>
      <w:proofErr w:type="spellStart"/>
      <w:r w:rsidRPr="00D802F1">
        <w:rPr>
          <w:rFonts w:eastAsia="바탕" w:hint="eastAsia"/>
          <w:kern w:val="0"/>
        </w:rPr>
        <w:t>시설</w:t>
      </w:r>
      <w:r w:rsidRPr="00D802F1">
        <w:rPr>
          <w:rFonts w:ascii="바탕" w:eastAsia="바탕" w:hAnsi="바탕" w:hint="eastAsia"/>
          <w:kern w:val="0"/>
        </w:rPr>
        <w:t>∙</w:t>
      </w:r>
      <w:r w:rsidRPr="00D802F1">
        <w:rPr>
          <w:rFonts w:eastAsia="바탕" w:hint="eastAsia"/>
          <w:kern w:val="0"/>
        </w:rPr>
        <w:t>설비의</w:t>
      </w:r>
      <w:proofErr w:type="spellEnd"/>
      <w:r w:rsidRPr="00D802F1">
        <w:rPr>
          <w:rFonts w:eastAsia="바탕" w:hint="eastAsia"/>
          <w:kern w:val="0"/>
        </w:rPr>
        <w:t xml:space="preserve"> </w:t>
      </w:r>
      <w:r w:rsidRPr="00D802F1">
        <w:rPr>
          <w:rFonts w:eastAsia="바탕" w:hint="eastAsia"/>
          <w:kern w:val="0"/>
        </w:rPr>
        <w:t>개선이</w:t>
      </w:r>
      <w:r w:rsidRPr="00D802F1">
        <w:rPr>
          <w:rFonts w:eastAsia="바탕" w:hint="eastAsia"/>
          <w:kern w:val="0"/>
        </w:rPr>
        <w:t xml:space="preserve"> </w:t>
      </w:r>
      <w:r w:rsidRPr="00D802F1">
        <w:rPr>
          <w:rFonts w:eastAsia="바탕" w:hint="eastAsia"/>
          <w:kern w:val="0"/>
        </w:rPr>
        <w:t>반드시</w:t>
      </w:r>
      <w:r w:rsidRPr="00D802F1">
        <w:rPr>
          <w:rFonts w:eastAsia="바탕" w:hint="eastAsia"/>
          <w:kern w:val="0"/>
        </w:rPr>
        <w:t xml:space="preserve"> </w:t>
      </w:r>
      <w:r w:rsidRPr="00D802F1">
        <w:rPr>
          <w:rFonts w:eastAsia="바탕" w:hint="eastAsia"/>
          <w:kern w:val="0"/>
        </w:rPr>
        <w:t>요구되는</w:t>
      </w:r>
      <w:r w:rsidRPr="00D802F1">
        <w:rPr>
          <w:rFonts w:eastAsia="바탕" w:hint="eastAsia"/>
          <w:kern w:val="0"/>
        </w:rPr>
        <w:t xml:space="preserve"> </w:t>
      </w:r>
      <w:r w:rsidRPr="00D802F1">
        <w:rPr>
          <w:rFonts w:eastAsia="바탕" w:hint="eastAsia"/>
          <w:kern w:val="0"/>
        </w:rPr>
        <w:t>것은</w:t>
      </w:r>
      <w:r w:rsidRPr="00D802F1">
        <w:rPr>
          <w:rFonts w:eastAsia="바탕" w:hint="eastAsia"/>
          <w:kern w:val="0"/>
        </w:rPr>
        <w:t xml:space="preserve"> </w:t>
      </w:r>
      <w:r w:rsidRPr="00D802F1">
        <w:rPr>
          <w:rFonts w:eastAsia="바탕" w:hint="eastAsia"/>
          <w:kern w:val="0"/>
        </w:rPr>
        <w:t>아니며</w:t>
      </w:r>
      <w:r w:rsidRPr="00D802F1">
        <w:rPr>
          <w:rFonts w:eastAsia="바탕" w:hint="eastAsia"/>
          <w:kern w:val="0"/>
        </w:rPr>
        <w:t>,</w:t>
      </w:r>
      <w:r w:rsidRPr="00D802F1">
        <w:rPr>
          <w:rFonts w:eastAsia="바탕"/>
          <w:kern w:val="0"/>
        </w:rPr>
        <w:t xml:space="preserve"> </w:t>
      </w:r>
      <w:r w:rsidRPr="00D802F1">
        <w:rPr>
          <w:rFonts w:eastAsia="바탕" w:hint="eastAsia"/>
          <w:kern w:val="0"/>
        </w:rPr>
        <w:t>근로자</w:t>
      </w:r>
      <w:r w:rsidRPr="00D802F1">
        <w:rPr>
          <w:rFonts w:eastAsia="바탕" w:hint="eastAsia"/>
          <w:kern w:val="0"/>
        </w:rPr>
        <w:t xml:space="preserve"> </w:t>
      </w:r>
      <w:r w:rsidRPr="00D802F1">
        <w:rPr>
          <w:rFonts w:eastAsia="바탕" w:hint="eastAsia"/>
          <w:kern w:val="0"/>
        </w:rPr>
        <w:t>작업장소</w:t>
      </w:r>
      <w:r w:rsidRPr="00D802F1">
        <w:rPr>
          <w:rFonts w:eastAsia="바탕" w:hint="eastAsia"/>
          <w:kern w:val="0"/>
        </w:rPr>
        <w:t xml:space="preserve"> </w:t>
      </w:r>
      <w:r w:rsidRPr="00D802F1">
        <w:rPr>
          <w:rFonts w:eastAsia="바탕" w:hint="eastAsia"/>
          <w:kern w:val="0"/>
        </w:rPr>
        <w:t>변경</w:t>
      </w:r>
      <w:r w:rsidRPr="00D802F1">
        <w:rPr>
          <w:rFonts w:eastAsia="바탕" w:hint="eastAsia"/>
          <w:kern w:val="0"/>
        </w:rPr>
        <w:t xml:space="preserve">, </w:t>
      </w:r>
      <w:r w:rsidRPr="00D802F1">
        <w:rPr>
          <w:rFonts w:eastAsia="바탕" w:hint="eastAsia"/>
          <w:kern w:val="0"/>
        </w:rPr>
        <w:t>작업</w:t>
      </w:r>
      <w:r w:rsidRPr="00D802F1">
        <w:rPr>
          <w:rFonts w:eastAsia="바탕" w:hint="eastAsia"/>
          <w:kern w:val="0"/>
        </w:rPr>
        <w:t xml:space="preserve"> </w:t>
      </w:r>
      <w:r w:rsidRPr="00D802F1">
        <w:rPr>
          <w:rFonts w:eastAsia="바탕" w:hint="eastAsia"/>
          <w:kern w:val="0"/>
        </w:rPr>
        <w:t>전환</w:t>
      </w:r>
      <w:r w:rsidRPr="00D802F1">
        <w:rPr>
          <w:rFonts w:eastAsia="바탕" w:hint="eastAsia"/>
          <w:kern w:val="0"/>
        </w:rPr>
        <w:t xml:space="preserve">, </w:t>
      </w:r>
      <w:r w:rsidRPr="00D802F1">
        <w:rPr>
          <w:rFonts w:eastAsia="바탕" w:hint="eastAsia"/>
          <w:kern w:val="0"/>
        </w:rPr>
        <w:t>근로시간</w:t>
      </w:r>
      <w:r w:rsidRPr="00D802F1">
        <w:rPr>
          <w:rFonts w:eastAsia="바탕" w:hint="eastAsia"/>
          <w:kern w:val="0"/>
        </w:rPr>
        <w:t xml:space="preserve"> </w:t>
      </w:r>
      <w:r w:rsidRPr="00D802F1">
        <w:rPr>
          <w:rFonts w:eastAsia="바탕" w:hint="eastAsia"/>
          <w:kern w:val="0"/>
        </w:rPr>
        <w:t>단축</w:t>
      </w:r>
      <w:r w:rsidRPr="00D802F1">
        <w:rPr>
          <w:rFonts w:eastAsia="바탕" w:hint="eastAsia"/>
          <w:kern w:val="0"/>
        </w:rPr>
        <w:t xml:space="preserve"> </w:t>
      </w:r>
      <w:r w:rsidRPr="00D802F1">
        <w:rPr>
          <w:rFonts w:eastAsia="바탕" w:hint="eastAsia"/>
          <w:kern w:val="0"/>
        </w:rPr>
        <w:t>등의</w:t>
      </w:r>
      <w:r w:rsidRPr="00D802F1">
        <w:rPr>
          <w:rFonts w:eastAsia="바탕" w:hint="eastAsia"/>
          <w:kern w:val="0"/>
        </w:rPr>
        <w:t xml:space="preserve"> </w:t>
      </w:r>
      <w:r w:rsidRPr="00D802F1">
        <w:rPr>
          <w:rFonts w:eastAsia="바탕" w:hint="eastAsia"/>
          <w:kern w:val="0"/>
        </w:rPr>
        <w:t>조치도</w:t>
      </w:r>
      <w:r w:rsidRPr="00D802F1">
        <w:rPr>
          <w:rFonts w:eastAsia="바탕" w:hint="eastAsia"/>
          <w:kern w:val="0"/>
        </w:rPr>
        <w:t xml:space="preserve"> </w:t>
      </w:r>
      <w:r w:rsidRPr="00D802F1">
        <w:rPr>
          <w:rFonts w:eastAsia="바탕" w:hint="eastAsia"/>
          <w:kern w:val="0"/>
        </w:rPr>
        <w:t>가능함</w:t>
      </w:r>
      <w:r w:rsidRPr="00D802F1">
        <w:rPr>
          <w:rFonts w:eastAsia="바탕" w:hint="eastAsia"/>
          <w:kern w:val="0"/>
        </w:rPr>
        <w:t>.</w:t>
      </w:r>
    </w:p>
    <w:p w14:paraId="5727ECDA" w14:textId="77777777" w:rsidR="00026A7E" w:rsidRPr="00D802F1" w:rsidRDefault="00026A7E" w:rsidP="00026A7E">
      <w:pPr>
        <w:autoSpaceDN/>
        <w:spacing w:after="240"/>
        <w:ind w:left="907"/>
        <w:rPr>
          <w:rFonts w:eastAsia="바탕"/>
          <w:kern w:val="0"/>
        </w:rPr>
      </w:pPr>
      <w:r>
        <w:rPr>
          <w:rFonts w:hint="eastAsia"/>
          <w:szCs w:val="22"/>
        </w:rPr>
        <w:t>다</w:t>
      </w:r>
      <w:r w:rsidRPr="00D802F1">
        <w:rPr>
          <w:rFonts w:hint="eastAsia"/>
          <w:szCs w:val="22"/>
        </w:rPr>
        <w:t>만</w:t>
      </w:r>
      <w:r w:rsidRPr="00D802F1">
        <w:rPr>
          <w:rFonts w:hint="eastAsia"/>
          <w:szCs w:val="22"/>
        </w:rPr>
        <w:t>,</w:t>
      </w:r>
      <w:r w:rsidRPr="00D802F1">
        <w:rPr>
          <w:szCs w:val="22"/>
        </w:rPr>
        <w:t xml:space="preserve"> </w:t>
      </w:r>
      <w:r w:rsidRPr="00D802F1">
        <w:rPr>
          <w:rFonts w:hint="eastAsia"/>
          <w:szCs w:val="22"/>
        </w:rPr>
        <w:t>대상회사는</w:t>
      </w:r>
      <w:r w:rsidRPr="00D802F1">
        <w:rPr>
          <w:rFonts w:hint="eastAsia"/>
          <w:szCs w:val="22"/>
        </w:rPr>
        <w:t xml:space="preserve"> </w:t>
      </w:r>
      <w:r w:rsidRPr="00D802F1">
        <w:rPr>
          <w:rFonts w:hint="eastAsia"/>
          <w:szCs w:val="22"/>
        </w:rPr>
        <w:t>관할</w:t>
      </w:r>
      <w:r w:rsidRPr="00D802F1">
        <w:rPr>
          <w:rFonts w:hint="eastAsia"/>
          <w:szCs w:val="22"/>
        </w:rPr>
        <w:t xml:space="preserve"> </w:t>
      </w:r>
      <w:proofErr w:type="spellStart"/>
      <w:r w:rsidRPr="00D802F1">
        <w:rPr>
          <w:rFonts w:hint="eastAsia"/>
          <w:szCs w:val="22"/>
        </w:rPr>
        <w:t>지방노동청으로부터</w:t>
      </w:r>
      <w:proofErr w:type="spellEnd"/>
      <w:r w:rsidRPr="00D802F1">
        <w:rPr>
          <w:rFonts w:hint="eastAsia"/>
          <w:szCs w:val="22"/>
        </w:rPr>
        <w:t xml:space="preserve"> </w:t>
      </w:r>
      <w:r w:rsidRPr="00D802F1">
        <w:rPr>
          <w:rFonts w:hint="eastAsia"/>
          <w:szCs w:val="22"/>
        </w:rPr>
        <w:t>공학적</w:t>
      </w:r>
      <w:r w:rsidRPr="00D802F1">
        <w:rPr>
          <w:rFonts w:hint="eastAsia"/>
          <w:szCs w:val="22"/>
        </w:rPr>
        <w:t xml:space="preserve"> </w:t>
      </w:r>
      <w:r w:rsidRPr="00D802F1">
        <w:rPr>
          <w:rFonts w:hint="eastAsia"/>
          <w:szCs w:val="22"/>
        </w:rPr>
        <w:t>대책의</w:t>
      </w:r>
      <w:r w:rsidRPr="00D802F1">
        <w:rPr>
          <w:rFonts w:hint="eastAsia"/>
          <w:szCs w:val="22"/>
        </w:rPr>
        <w:t xml:space="preserve"> </w:t>
      </w:r>
      <w:r w:rsidRPr="00D802F1">
        <w:rPr>
          <w:rFonts w:hint="eastAsia"/>
          <w:szCs w:val="22"/>
        </w:rPr>
        <w:t>이행을</w:t>
      </w:r>
      <w:r w:rsidRPr="00D802F1">
        <w:rPr>
          <w:rFonts w:hint="eastAsia"/>
          <w:szCs w:val="22"/>
        </w:rPr>
        <w:t xml:space="preserve"> </w:t>
      </w:r>
      <w:proofErr w:type="spellStart"/>
      <w:r w:rsidRPr="00D802F1">
        <w:rPr>
          <w:rFonts w:hint="eastAsia"/>
          <w:szCs w:val="22"/>
        </w:rPr>
        <w:t>요구받았고</w:t>
      </w:r>
      <w:proofErr w:type="spellEnd"/>
      <w:r w:rsidRPr="00D802F1">
        <w:rPr>
          <w:rFonts w:hint="eastAsia"/>
          <w:szCs w:val="22"/>
        </w:rPr>
        <w:t>,</w:t>
      </w:r>
      <w:r w:rsidRPr="00D802F1" w:rsidDel="00342231">
        <w:rPr>
          <w:rFonts w:eastAsia="바탕" w:hint="eastAsia"/>
          <w:kern w:val="0"/>
        </w:rPr>
        <w:t xml:space="preserve"> </w:t>
      </w:r>
      <w:r w:rsidRPr="00D802F1">
        <w:rPr>
          <w:rFonts w:eastAsia="바탕" w:hint="eastAsia"/>
          <w:kern w:val="0"/>
        </w:rPr>
        <w:t>공학적</w:t>
      </w:r>
      <w:r w:rsidRPr="00D802F1">
        <w:rPr>
          <w:rFonts w:eastAsia="바탕" w:hint="eastAsia"/>
          <w:kern w:val="0"/>
        </w:rPr>
        <w:t xml:space="preserve"> </w:t>
      </w:r>
      <w:r w:rsidRPr="00D802F1">
        <w:rPr>
          <w:rFonts w:eastAsia="바탕" w:hint="eastAsia"/>
          <w:kern w:val="0"/>
        </w:rPr>
        <w:t>대책의</w:t>
      </w:r>
      <w:r w:rsidRPr="00D802F1">
        <w:rPr>
          <w:rFonts w:eastAsia="바탕" w:hint="eastAsia"/>
          <w:kern w:val="0"/>
        </w:rPr>
        <w:t xml:space="preserve"> </w:t>
      </w:r>
      <w:r w:rsidRPr="00D802F1">
        <w:rPr>
          <w:rFonts w:eastAsia="바탕" w:hint="eastAsia"/>
          <w:kern w:val="0"/>
        </w:rPr>
        <w:t>이행을</w:t>
      </w:r>
      <w:r w:rsidRPr="00D802F1">
        <w:rPr>
          <w:rFonts w:eastAsia="바탕" w:hint="eastAsia"/>
          <w:kern w:val="0"/>
        </w:rPr>
        <w:t xml:space="preserve"> </w:t>
      </w:r>
      <w:proofErr w:type="spellStart"/>
      <w:r w:rsidRPr="00D802F1">
        <w:rPr>
          <w:rFonts w:eastAsia="바탕" w:hint="eastAsia"/>
          <w:kern w:val="0"/>
        </w:rPr>
        <w:t>요구받는</w:t>
      </w:r>
      <w:proofErr w:type="spellEnd"/>
      <w:r w:rsidRPr="00D802F1">
        <w:rPr>
          <w:rFonts w:eastAsia="바탕" w:hint="eastAsia"/>
          <w:kern w:val="0"/>
        </w:rPr>
        <w:t xml:space="preserve"> </w:t>
      </w:r>
      <w:r w:rsidRPr="00D802F1">
        <w:rPr>
          <w:rFonts w:eastAsia="바탕" w:hint="eastAsia"/>
          <w:kern w:val="0"/>
        </w:rPr>
        <w:t>경우</w:t>
      </w:r>
      <w:r w:rsidRPr="00D802F1">
        <w:rPr>
          <w:rFonts w:eastAsia="바탕" w:hint="eastAsia"/>
          <w:kern w:val="0"/>
        </w:rPr>
        <w:t>,</w:t>
      </w:r>
      <w:r w:rsidRPr="00D802F1">
        <w:rPr>
          <w:rFonts w:eastAsia="바탕"/>
          <w:kern w:val="0"/>
        </w:rPr>
        <w:t xml:space="preserve"> </w:t>
      </w:r>
      <w:r w:rsidRPr="00D802F1">
        <w:rPr>
          <w:rFonts w:eastAsia="바탕" w:hint="eastAsia"/>
          <w:kern w:val="0"/>
        </w:rPr>
        <w:t>이의</w:t>
      </w:r>
      <w:r w:rsidRPr="00D802F1">
        <w:rPr>
          <w:rFonts w:eastAsia="바탕" w:hint="eastAsia"/>
          <w:kern w:val="0"/>
        </w:rPr>
        <w:t xml:space="preserve"> </w:t>
      </w:r>
      <w:r w:rsidRPr="00D802F1">
        <w:rPr>
          <w:rFonts w:eastAsia="바탕" w:hint="eastAsia"/>
          <w:kern w:val="0"/>
        </w:rPr>
        <w:t>이행을</w:t>
      </w:r>
      <w:r w:rsidRPr="00D802F1">
        <w:rPr>
          <w:rFonts w:eastAsia="바탕" w:hint="eastAsia"/>
          <w:kern w:val="0"/>
        </w:rPr>
        <w:t xml:space="preserve"> </w:t>
      </w:r>
      <w:r w:rsidRPr="00D802F1">
        <w:rPr>
          <w:rFonts w:eastAsia="바탕" w:hint="eastAsia"/>
          <w:kern w:val="0"/>
        </w:rPr>
        <w:t>위하여</w:t>
      </w:r>
      <w:r w:rsidRPr="00D802F1">
        <w:rPr>
          <w:rFonts w:eastAsia="바탕" w:hint="eastAsia"/>
          <w:kern w:val="0"/>
        </w:rPr>
        <w:t xml:space="preserve"> </w:t>
      </w:r>
      <w:r w:rsidRPr="00D802F1">
        <w:rPr>
          <w:rFonts w:eastAsia="바탕" w:hint="eastAsia"/>
          <w:kern w:val="0"/>
        </w:rPr>
        <w:t>외부</w:t>
      </w:r>
      <w:r w:rsidRPr="00D802F1">
        <w:rPr>
          <w:rFonts w:eastAsia="바탕" w:hint="eastAsia"/>
          <w:kern w:val="0"/>
        </w:rPr>
        <w:t xml:space="preserve"> </w:t>
      </w:r>
      <w:r w:rsidRPr="00D802F1">
        <w:rPr>
          <w:rFonts w:eastAsia="바탕" w:hint="eastAsia"/>
          <w:kern w:val="0"/>
        </w:rPr>
        <w:t>전문기관으로부터</w:t>
      </w:r>
      <w:r w:rsidRPr="00D802F1">
        <w:rPr>
          <w:rFonts w:eastAsia="바탕" w:hint="eastAsia"/>
          <w:kern w:val="0"/>
        </w:rPr>
        <w:t xml:space="preserve"> </w:t>
      </w:r>
      <w:r w:rsidRPr="00D802F1">
        <w:rPr>
          <w:rFonts w:eastAsia="바탕" w:hint="eastAsia"/>
          <w:kern w:val="0"/>
        </w:rPr>
        <w:t>진단을</w:t>
      </w:r>
      <w:r w:rsidRPr="00D802F1">
        <w:rPr>
          <w:rFonts w:eastAsia="바탕" w:hint="eastAsia"/>
          <w:kern w:val="0"/>
        </w:rPr>
        <w:t xml:space="preserve"> </w:t>
      </w:r>
      <w:r w:rsidRPr="00D802F1">
        <w:rPr>
          <w:rFonts w:eastAsia="바탕" w:hint="eastAsia"/>
          <w:kern w:val="0"/>
        </w:rPr>
        <w:t>받아</w:t>
      </w:r>
      <w:r w:rsidRPr="00D802F1">
        <w:rPr>
          <w:rFonts w:eastAsia="바탕" w:hint="eastAsia"/>
          <w:kern w:val="0"/>
        </w:rPr>
        <w:t xml:space="preserve"> </w:t>
      </w:r>
      <w:r w:rsidRPr="00D802F1">
        <w:rPr>
          <w:rFonts w:eastAsia="바탕" w:hint="eastAsia"/>
          <w:kern w:val="0"/>
        </w:rPr>
        <w:t>저감</w:t>
      </w:r>
      <w:r w:rsidRPr="00D802F1">
        <w:rPr>
          <w:rFonts w:eastAsia="바탕"/>
          <w:kern w:val="0"/>
        </w:rPr>
        <w:t xml:space="preserve"> </w:t>
      </w:r>
      <w:r w:rsidRPr="00D802F1">
        <w:rPr>
          <w:rFonts w:eastAsia="바탕" w:hint="eastAsia"/>
          <w:kern w:val="0"/>
        </w:rPr>
        <w:t>대책을</w:t>
      </w:r>
      <w:r w:rsidRPr="00D802F1">
        <w:rPr>
          <w:rFonts w:eastAsia="바탕" w:hint="eastAsia"/>
          <w:kern w:val="0"/>
        </w:rPr>
        <w:t xml:space="preserve"> </w:t>
      </w:r>
      <w:r w:rsidRPr="00D802F1">
        <w:rPr>
          <w:rFonts w:eastAsia="바탕" w:hint="eastAsia"/>
          <w:kern w:val="0"/>
        </w:rPr>
        <w:t>파악</w:t>
      </w:r>
      <w:r>
        <w:rPr>
          <w:rFonts w:eastAsia="바탕" w:hint="eastAsia"/>
          <w:kern w:val="0"/>
        </w:rPr>
        <w:t>해야</w:t>
      </w:r>
      <w:r>
        <w:rPr>
          <w:rFonts w:eastAsia="바탕" w:hint="eastAsia"/>
          <w:kern w:val="0"/>
        </w:rPr>
        <w:t xml:space="preserve"> </w:t>
      </w:r>
      <w:r>
        <w:rPr>
          <w:rFonts w:eastAsia="바탕" w:hint="eastAsia"/>
          <w:kern w:val="0"/>
        </w:rPr>
        <w:t>함</w:t>
      </w:r>
      <w:r w:rsidRPr="00D802F1">
        <w:rPr>
          <w:rFonts w:eastAsia="바탕"/>
          <w:kern w:val="0"/>
        </w:rPr>
        <w:t>.</w:t>
      </w:r>
      <w:r>
        <w:rPr>
          <w:rStyle w:val="ac"/>
          <w:rFonts w:eastAsia="바탕"/>
          <w:kern w:val="0"/>
        </w:rPr>
        <w:footnoteReference w:id="29"/>
      </w:r>
      <w:r w:rsidRPr="00D802F1">
        <w:rPr>
          <w:rFonts w:eastAsia="바탕" w:hint="eastAsia"/>
          <w:kern w:val="0"/>
        </w:rPr>
        <w:t xml:space="preserve"> </w:t>
      </w:r>
      <w:r w:rsidRPr="00D802F1">
        <w:rPr>
          <w:rFonts w:eastAsia="바탕" w:hint="eastAsia"/>
          <w:kern w:val="0"/>
        </w:rPr>
        <w:t>그러나</w:t>
      </w:r>
      <w:r w:rsidRPr="00D802F1">
        <w:rPr>
          <w:rFonts w:eastAsia="바탕" w:hint="eastAsia"/>
          <w:kern w:val="0"/>
        </w:rPr>
        <w:t xml:space="preserve"> </w:t>
      </w:r>
      <w:r w:rsidRPr="00D802F1">
        <w:rPr>
          <w:rFonts w:eastAsia="바탕" w:hint="eastAsia"/>
          <w:kern w:val="0"/>
        </w:rPr>
        <w:t>답변에</w:t>
      </w:r>
      <w:r w:rsidRPr="00D802F1">
        <w:rPr>
          <w:rFonts w:eastAsia="바탕" w:hint="eastAsia"/>
          <w:kern w:val="0"/>
        </w:rPr>
        <w:t xml:space="preserve"> </w:t>
      </w:r>
      <w:r w:rsidRPr="00D802F1">
        <w:rPr>
          <w:rFonts w:eastAsia="바탕" w:hint="eastAsia"/>
          <w:kern w:val="0"/>
        </w:rPr>
        <w:t>의하면</w:t>
      </w:r>
      <w:r w:rsidRPr="00D802F1">
        <w:rPr>
          <w:rFonts w:eastAsia="바탕" w:hint="eastAsia"/>
          <w:kern w:val="0"/>
        </w:rPr>
        <w:t>,</w:t>
      </w:r>
      <w:r w:rsidRPr="00D802F1">
        <w:rPr>
          <w:rFonts w:eastAsia="바탕"/>
          <w:kern w:val="0"/>
        </w:rPr>
        <w:t xml:space="preserve"> </w:t>
      </w:r>
      <w:r w:rsidRPr="00D802F1" w:rsidDel="006A27EB">
        <w:rPr>
          <w:rFonts w:eastAsia="바탕" w:hint="eastAsia"/>
          <w:kern w:val="0"/>
        </w:rPr>
        <w:t>다만</w:t>
      </w:r>
      <w:r w:rsidRPr="00D802F1" w:rsidDel="006A27EB">
        <w:rPr>
          <w:rFonts w:eastAsia="바탕" w:hint="eastAsia"/>
          <w:kern w:val="0"/>
        </w:rPr>
        <w:t>,</w:t>
      </w:r>
      <w:r>
        <w:rPr>
          <w:rFonts w:eastAsia="바탕"/>
          <w:kern w:val="0"/>
        </w:rPr>
        <w:t xml:space="preserve"> </w:t>
      </w:r>
      <w:r w:rsidRPr="00D802F1">
        <w:rPr>
          <w:rFonts w:eastAsia="바탕" w:hint="eastAsia"/>
          <w:kern w:val="0"/>
        </w:rPr>
        <w:t>대상회사는</w:t>
      </w:r>
      <w:r w:rsidRPr="00D802F1">
        <w:rPr>
          <w:rFonts w:eastAsia="바탕" w:hint="eastAsia"/>
          <w:kern w:val="0"/>
        </w:rPr>
        <w:t xml:space="preserve"> </w:t>
      </w:r>
      <w:r w:rsidRPr="00D802F1">
        <w:rPr>
          <w:rFonts w:eastAsia="바탕" w:hint="eastAsia"/>
          <w:kern w:val="0"/>
        </w:rPr>
        <w:t>임의로</w:t>
      </w:r>
      <w:r w:rsidRPr="00D802F1">
        <w:rPr>
          <w:rFonts w:eastAsia="바탕" w:hint="eastAsia"/>
          <w:kern w:val="0"/>
        </w:rPr>
        <w:t xml:space="preserve"> </w:t>
      </w:r>
      <w:r w:rsidRPr="00D802F1">
        <w:rPr>
          <w:rFonts w:eastAsia="바탕" w:hint="eastAsia"/>
          <w:kern w:val="0"/>
        </w:rPr>
        <w:t>외부기관으로부터</w:t>
      </w:r>
      <w:r w:rsidRPr="00D802F1">
        <w:rPr>
          <w:rFonts w:eastAsia="바탕" w:hint="eastAsia"/>
          <w:kern w:val="0"/>
        </w:rPr>
        <w:t xml:space="preserve"> </w:t>
      </w:r>
      <w:r w:rsidRPr="00D802F1">
        <w:rPr>
          <w:rFonts w:eastAsia="바탕" w:hint="eastAsia"/>
          <w:kern w:val="0"/>
        </w:rPr>
        <w:t>진단을</w:t>
      </w:r>
      <w:r w:rsidRPr="00D802F1">
        <w:rPr>
          <w:rFonts w:eastAsia="바탕" w:hint="eastAsia"/>
          <w:kern w:val="0"/>
        </w:rPr>
        <w:t xml:space="preserve"> </w:t>
      </w:r>
      <w:r w:rsidRPr="00D802F1">
        <w:rPr>
          <w:rFonts w:eastAsia="바탕" w:hint="eastAsia"/>
          <w:kern w:val="0"/>
        </w:rPr>
        <w:t>받지</w:t>
      </w:r>
      <w:r w:rsidRPr="00D802F1">
        <w:rPr>
          <w:rFonts w:eastAsia="바탕" w:hint="eastAsia"/>
          <w:kern w:val="0"/>
        </w:rPr>
        <w:t xml:space="preserve"> </w:t>
      </w:r>
      <w:r w:rsidRPr="00D802F1">
        <w:rPr>
          <w:rFonts w:eastAsia="바탕" w:hint="eastAsia"/>
          <w:kern w:val="0"/>
        </w:rPr>
        <w:t>않았다고</w:t>
      </w:r>
      <w:r w:rsidRPr="00D802F1">
        <w:rPr>
          <w:rFonts w:eastAsia="바탕" w:hint="eastAsia"/>
          <w:kern w:val="0"/>
        </w:rPr>
        <w:t xml:space="preserve"> </w:t>
      </w:r>
      <w:r w:rsidRPr="00D802F1">
        <w:rPr>
          <w:rFonts w:eastAsia="바탕" w:hint="eastAsia"/>
          <w:kern w:val="0"/>
        </w:rPr>
        <w:t>함</w:t>
      </w:r>
      <w:r w:rsidRPr="00D802F1">
        <w:rPr>
          <w:rFonts w:eastAsia="바탕" w:hint="eastAsia"/>
          <w:kern w:val="0"/>
        </w:rPr>
        <w:t>.</w:t>
      </w:r>
    </w:p>
    <w:p w14:paraId="3BFA5920" w14:textId="77777777" w:rsidR="00026A7E" w:rsidRPr="00D802F1" w:rsidRDefault="00026A7E" w:rsidP="00026A7E">
      <w:pPr>
        <w:autoSpaceDN/>
        <w:spacing w:after="240"/>
        <w:ind w:left="907"/>
        <w:rPr>
          <w:rFonts w:eastAsia="바탕"/>
          <w:kern w:val="0"/>
        </w:rPr>
      </w:pPr>
      <w:r w:rsidRPr="00D802F1">
        <w:rPr>
          <w:rFonts w:eastAsia="바탕" w:hint="eastAsia"/>
          <w:kern w:val="0"/>
        </w:rPr>
        <w:t>작업장</w:t>
      </w:r>
      <w:r w:rsidRPr="00D802F1">
        <w:rPr>
          <w:rFonts w:eastAsia="바탕" w:hint="eastAsia"/>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노출기준</w:t>
      </w:r>
      <w:r w:rsidRPr="00D802F1">
        <w:rPr>
          <w:rFonts w:eastAsia="바탕" w:hint="eastAsia"/>
          <w:kern w:val="0"/>
        </w:rPr>
        <w:t xml:space="preserve"> </w:t>
      </w:r>
      <w:r w:rsidRPr="00D802F1">
        <w:rPr>
          <w:rFonts w:eastAsia="바탕" w:hint="eastAsia"/>
          <w:kern w:val="0"/>
        </w:rPr>
        <w:t>초과</w:t>
      </w:r>
      <w:r w:rsidRPr="00D802F1">
        <w:rPr>
          <w:rFonts w:eastAsia="바탕" w:hint="eastAsia"/>
          <w:kern w:val="0"/>
        </w:rPr>
        <w:t xml:space="preserve"> </w:t>
      </w:r>
      <w:r w:rsidRPr="00D802F1">
        <w:rPr>
          <w:rFonts w:eastAsia="바탕" w:hint="eastAsia"/>
          <w:kern w:val="0"/>
        </w:rPr>
        <w:t>및</w:t>
      </w:r>
      <w:r w:rsidRPr="00D802F1">
        <w:rPr>
          <w:rFonts w:eastAsia="바탕" w:hint="eastAsia"/>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직업병</w:t>
      </w:r>
      <w:r w:rsidRPr="00D802F1">
        <w:rPr>
          <w:rFonts w:eastAsia="바탕" w:hint="eastAsia"/>
          <w:kern w:val="0"/>
        </w:rPr>
        <w:t xml:space="preserve"> </w:t>
      </w:r>
      <w:r w:rsidRPr="00D802F1">
        <w:rPr>
          <w:rFonts w:eastAsia="바탕" w:hint="eastAsia"/>
          <w:kern w:val="0"/>
        </w:rPr>
        <w:t>요관찰자</w:t>
      </w:r>
      <w:r w:rsidRPr="00D802F1">
        <w:rPr>
          <w:rFonts w:eastAsia="바탕" w:hint="eastAsia"/>
          <w:kern w:val="0"/>
        </w:rPr>
        <w:t xml:space="preserve"> </w:t>
      </w:r>
      <w:r w:rsidRPr="00D802F1">
        <w:rPr>
          <w:rFonts w:eastAsia="바탕" w:hint="eastAsia"/>
          <w:kern w:val="0"/>
        </w:rPr>
        <w:t>진단으로</w:t>
      </w:r>
      <w:r w:rsidRPr="00D802F1">
        <w:rPr>
          <w:rFonts w:eastAsia="바탕" w:hint="eastAsia"/>
          <w:kern w:val="0"/>
        </w:rPr>
        <w:t xml:space="preserve"> </w:t>
      </w:r>
      <w:r w:rsidRPr="00D802F1">
        <w:rPr>
          <w:rFonts w:eastAsia="바탕" w:hint="eastAsia"/>
          <w:kern w:val="0"/>
        </w:rPr>
        <w:t>향후</w:t>
      </w:r>
      <w:r w:rsidRPr="00D802F1">
        <w:rPr>
          <w:rFonts w:eastAsia="바탕" w:hint="eastAsia"/>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직업병이</w:t>
      </w:r>
      <w:r w:rsidRPr="00D802F1">
        <w:rPr>
          <w:rFonts w:eastAsia="바탕" w:hint="eastAsia"/>
          <w:kern w:val="0"/>
        </w:rPr>
        <w:t xml:space="preserve"> </w:t>
      </w:r>
      <w:r w:rsidRPr="00D802F1">
        <w:rPr>
          <w:rFonts w:eastAsia="바탕" w:hint="eastAsia"/>
          <w:kern w:val="0"/>
        </w:rPr>
        <w:t>발생할</w:t>
      </w:r>
      <w:r w:rsidRPr="00D802F1">
        <w:rPr>
          <w:rFonts w:eastAsia="바탕" w:hint="eastAsia"/>
          <w:kern w:val="0"/>
        </w:rPr>
        <w:t xml:space="preserve"> </w:t>
      </w:r>
      <w:r w:rsidRPr="00D802F1">
        <w:rPr>
          <w:rFonts w:eastAsia="바탕" w:hint="eastAsia"/>
          <w:kern w:val="0"/>
        </w:rPr>
        <w:t>가능성을</w:t>
      </w:r>
      <w:r w:rsidRPr="00D802F1">
        <w:rPr>
          <w:rFonts w:eastAsia="바탕" w:hint="eastAsia"/>
          <w:kern w:val="0"/>
        </w:rPr>
        <w:t xml:space="preserve"> </w:t>
      </w:r>
      <w:r w:rsidRPr="00D802F1">
        <w:rPr>
          <w:rFonts w:eastAsia="바탕" w:hint="eastAsia"/>
          <w:kern w:val="0"/>
        </w:rPr>
        <w:t>배제할</w:t>
      </w:r>
      <w:r w:rsidRPr="00D802F1">
        <w:rPr>
          <w:rFonts w:eastAsia="바탕" w:hint="eastAsia"/>
          <w:kern w:val="0"/>
        </w:rPr>
        <w:t xml:space="preserve"> </w:t>
      </w:r>
      <w:r w:rsidRPr="00D802F1">
        <w:rPr>
          <w:rFonts w:eastAsia="바탕" w:hint="eastAsia"/>
          <w:kern w:val="0"/>
        </w:rPr>
        <w:t>수</w:t>
      </w:r>
      <w:r w:rsidRPr="00D802F1">
        <w:rPr>
          <w:rFonts w:eastAsia="바탕" w:hint="eastAsia"/>
          <w:kern w:val="0"/>
        </w:rPr>
        <w:t xml:space="preserve"> </w:t>
      </w:r>
      <w:r w:rsidRPr="00D802F1">
        <w:rPr>
          <w:rFonts w:eastAsia="바탕" w:hint="eastAsia"/>
          <w:kern w:val="0"/>
        </w:rPr>
        <w:t>없으므로</w:t>
      </w:r>
      <w:r w:rsidRPr="00D802F1">
        <w:rPr>
          <w:rFonts w:eastAsia="바탕" w:hint="eastAsia"/>
          <w:kern w:val="0"/>
        </w:rPr>
        <w:t>,</w:t>
      </w:r>
      <w:r w:rsidRPr="00D802F1">
        <w:rPr>
          <w:rFonts w:eastAsia="바탕"/>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저감대책</w:t>
      </w:r>
      <w:r>
        <w:rPr>
          <w:rFonts w:eastAsia="바탕" w:hint="eastAsia"/>
          <w:kern w:val="0"/>
        </w:rPr>
        <w:t>을</w:t>
      </w:r>
      <w:r w:rsidRPr="00D802F1">
        <w:rPr>
          <w:rFonts w:eastAsia="바탕" w:hint="eastAsia"/>
          <w:kern w:val="0"/>
        </w:rPr>
        <w:t xml:space="preserve"> </w:t>
      </w:r>
      <w:r w:rsidRPr="00D802F1">
        <w:rPr>
          <w:rFonts w:eastAsia="바탕" w:hint="eastAsia"/>
          <w:kern w:val="0"/>
        </w:rPr>
        <w:t>이행</w:t>
      </w:r>
      <w:r>
        <w:rPr>
          <w:rFonts w:eastAsia="바탕" w:hint="eastAsia"/>
          <w:kern w:val="0"/>
        </w:rPr>
        <w:t>하거나</w:t>
      </w:r>
      <w:r w:rsidRPr="00D802F1">
        <w:rPr>
          <w:rFonts w:eastAsia="바탕"/>
          <w:kern w:val="0"/>
        </w:rPr>
        <w:t xml:space="preserve"> </w:t>
      </w:r>
      <w:r w:rsidRPr="00D802F1">
        <w:rPr>
          <w:rFonts w:eastAsia="바탕" w:hint="eastAsia"/>
          <w:kern w:val="0"/>
        </w:rPr>
        <w:t>필요한</w:t>
      </w:r>
      <w:r w:rsidRPr="00D802F1">
        <w:rPr>
          <w:rFonts w:eastAsia="바탕" w:hint="eastAsia"/>
          <w:kern w:val="0"/>
        </w:rPr>
        <w:t xml:space="preserve"> </w:t>
      </w:r>
      <w:r w:rsidRPr="00D802F1">
        <w:rPr>
          <w:rFonts w:eastAsia="바탕" w:hint="eastAsia"/>
          <w:kern w:val="0"/>
        </w:rPr>
        <w:t>경우</w:t>
      </w:r>
      <w:r>
        <w:rPr>
          <w:rFonts w:eastAsia="바탕" w:hint="eastAsia"/>
          <w:kern w:val="0"/>
        </w:rPr>
        <w:t xml:space="preserve"> </w:t>
      </w:r>
      <w:r w:rsidRPr="00D802F1">
        <w:rPr>
          <w:rFonts w:eastAsia="바탕" w:hint="eastAsia"/>
          <w:kern w:val="0"/>
        </w:rPr>
        <w:t>외부</w:t>
      </w:r>
      <w:r w:rsidRPr="00D802F1">
        <w:rPr>
          <w:rFonts w:eastAsia="바탕" w:hint="eastAsia"/>
          <w:kern w:val="0"/>
        </w:rPr>
        <w:t xml:space="preserve"> </w:t>
      </w:r>
      <w:r w:rsidRPr="00D802F1">
        <w:rPr>
          <w:rFonts w:eastAsia="바탕" w:hint="eastAsia"/>
          <w:kern w:val="0"/>
        </w:rPr>
        <w:t>전문기관으로부터</w:t>
      </w:r>
      <w:r w:rsidRPr="00D802F1">
        <w:rPr>
          <w:rFonts w:eastAsia="바탕" w:hint="eastAsia"/>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저감</w:t>
      </w:r>
      <w:r w:rsidRPr="00D802F1">
        <w:rPr>
          <w:rFonts w:eastAsia="바탕" w:hint="eastAsia"/>
          <w:kern w:val="0"/>
        </w:rPr>
        <w:t xml:space="preserve"> </w:t>
      </w:r>
      <w:r w:rsidRPr="00D802F1">
        <w:rPr>
          <w:rFonts w:eastAsia="바탕" w:hint="eastAsia"/>
          <w:kern w:val="0"/>
        </w:rPr>
        <w:t>진단을</w:t>
      </w:r>
      <w:r w:rsidRPr="00D802F1">
        <w:rPr>
          <w:rFonts w:eastAsia="바탕" w:hint="eastAsia"/>
          <w:kern w:val="0"/>
        </w:rPr>
        <w:t xml:space="preserve"> </w:t>
      </w:r>
      <w:r w:rsidRPr="00D802F1">
        <w:rPr>
          <w:rFonts w:eastAsia="바탕" w:hint="eastAsia"/>
          <w:kern w:val="0"/>
        </w:rPr>
        <w:t>받아</w:t>
      </w:r>
      <w:r w:rsidRPr="00D802F1">
        <w:rPr>
          <w:rFonts w:eastAsia="바탕" w:hint="eastAsia"/>
          <w:kern w:val="0"/>
        </w:rPr>
        <w:t xml:space="preserve"> </w:t>
      </w:r>
      <w:r w:rsidRPr="00D802F1">
        <w:rPr>
          <w:rFonts w:eastAsia="바탕" w:hint="eastAsia"/>
          <w:kern w:val="0"/>
        </w:rPr>
        <w:t>작업장</w:t>
      </w:r>
      <w:r w:rsidRPr="00D802F1">
        <w:rPr>
          <w:rFonts w:eastAsia="바탕" w:hint="eastAsia"/>
          <w:kern w:val="0"/>
        </w:rPr>
        <w:t xml:space="preserve"> </w:t>
      </w:r>
      <w:r w:rsidRPr="00D802F1">
        <w:rPr>
          <w:rFonts w:eastAsia="바탕" w:hint="eastAsia"/>
          <w:kern w:val="0"/>
        </w:rPr>
        <w:t>소음</w:t>
      </w:r>
      <w:r w:rsidRPr="00D802F1">
        <w:rPr>
          <w:rFonts w:eastAsia="바탕" w:hint="eastAsia"/>
          <w:kern w:val="0"/>
        </w:rPr>
        <w:t xml:space="preserve"> </w:t>
      </w:r>
      <w:r w:rsidRPr="00D802F1">
        <w:rPr>
          <w:rFonts w:eastAsia="바탕" w:hint="eastAsia"/>
          <w:kern w:val="0"/>
        </w:rPr>
        <w:t>저감방안을</w:t>
      </w:r>
      <w:r w:rsidRPr="00D802F1">
        <w:rPr>
          <w:rFonts w:eastAsia="바탕" w:hint="eastAsia"/>
          <w:kern w:val="0"/>
        </w:rPr>
        <w:t xml:space="preserve"> </w:t>
      </w:r>
      <w:r w:rsidRPr="00D802F1">
        <w:rPr>
          <w:rFonts w:eastAsia="바탕" w:hint="eastAsia"/>
          <w:kern w:val="0"/>
        </w:rPr>
        <w:t>파악하여</w:t>
      </w:r>
      <w:r w:rsidRPr="00D802F1">
        <w:rPr>
          <w:rFonts w:eastAsia="바탕" w:hint="eastAsia"/>
          <w:kern w:val="0"/>
        </w:rPr>
        <w:t xml:space="preserve"> </w:t>
      </w:r>
      <w:r w:rsidRPr="00D802F1">
        <w:rPr>
          <w:rFonts w:eastAsia="바탕" w:hint="eastAsia"/>
          <w:kern w:val="0"/>
        </w:rPr>
        <w:t>이를</w:t>
      </w:r>
      <w:r w:rsidRPr="00D802F1">
        <w:rPr>
          <w:rFonts w:eastAsia="바탕" w:hint="eastAsia"/>
          <w:kern w:val="0"/>
        </w:rPr>
        <w:t xml:space="preserve"> </w:t>
      </w:r>
      <w:r w:rsidRPr="00D802F1">
        <w:rPr>
          <w:rFonts w:eastAsia="바탕" w:hint="eastAsia"/>
          <w:kern w:val="0"/>
        </w:rPr>
        <w:t>개선할</w:t>
      </w:r>
      <w:r w:rsidRPr="00D802F1">
        <w:rPr>
          <w:rFonts w:eastAsia="바탕" w:hint="eastAsia"/>
          <w:kern w:val="0"/>
        </w:rPr>
        <w:t xml:space="preserve"> </w:t>
      </w:r>
      <w:r w:rsidRPr="00D802F1">
        <w:rPr>
          <w:rFonts w:eastAsia="바탕" w:hint="eastAsia"/>
          <w:kern w:val="0"/>
        </w:rPr>
        <w:t>필요가</w:t>
      </w:r>
      <w:r w:rsidRPr="00D802F1">
        <w:rPr>
          <w:rFonts w:eastAsia="바탕" w:hint="eastAsia"/>
          <w:kern w:val="0"/>
        </w:rPr>
        <w:t xml:space="preserve"> </w:t>
      </w:r>
      <w:r>
        <w:rPr>
          <w:rFonts w:eastAsia="바탕" w:hint="eastAsia"/>
          <w:kern w:val="0"/>
        </w:rPr>
        <w:t>있을</w:t>
      </w:r>
      <w:r>
        <w:rPr>
          <w:rFonts w:eastAsia="바탕" w:hint="eastAsia"/>
          <w:kern w:val="0"/>
        </w:rPr>
        <w:t xml:space="preserve"> </w:t>
      </w:r>
      <w:r>
        <w:rPr>
          <w:rFonts w:eastAsia="바탕" w:hint="eastAsia"/>
          <w:kern w:val="0"/>
        </w:rPr>
        <w:t>것으로</w:t>
      </w:r>
      <w:r>
        <w:rPr>
          <w:rFonts w:eastAsia="바탕" w:hint="eastAsia"/>
          <w:kern w:val="0"/>
        </w:rPr>
        <w:t xml:space="preserve"> </w:t>
      </w:r>
      <w:r>
        <w:rPr>
          <w:rFonts w:eastAsia="바탕" w:hint="eastAsia"/>
          <w:kern w:val="0"/>
        </w:rPr>
        <w:t>보임</w:t>
      </w:r>
      <w:r>
        <w:rPr>
          <w:rFonts w:eastAsia="바탕" w:hint="eastAsia"/>
          <w:kern w:val="0"/>
        </w:rPr>
        <w:t>.</w:t>
      </w:r>
      <w:r w:rsidRPr="00D802F1">
        <w:rPr>
          <w:rFonts w:eastAsia="바탕"/>
          <w:kern w:val="0"/>
        </w:rPr>
        <w:t xml:space="preserve"> </w:t>
      </w:r>
    </w:p>
    <w:p w14:paraId="0E39FE5D" w14:textId="77777777" w:rsidR="00026A7E" w:rsidRPr="00D802F1" w:rsidRDefault="00026A7E" w:rsidP="00026A7E">
      <w:pPr>
        <w:pStyle w:val="a5"/>
        <w:spacing w:after="240"/>
        <w:ind w:leftChars="0" w:left="907"/>
        <w:rPr>
          <w:szCs w:val="22"/>
        </w:rPr>
      </w:pPr>
    </w:p>
    <w:p w14:paraId="61DFF22D" w14:textId="77777777" w:rsidR="00026A7E" w:rsidRPr="007A14CB" w:rsidRDefault="00026A7E" w:rsidP="00026A7E">
      <w:pPr>
        <w:pStyle w:val="a5"/>
        <w:numPr>
          <w:ilvl w:val="0"/>
          <w:numId w:val="83"/>
        </w:numPr>
        <w:spacing w:before="240" w:after="240"/>
        <w:ind w:leftChars="0"/>
        <w:outlineLvl w:val="1"/>
        <w:rPr>
          <w:b/>
          <w:color w:val="5D2A2C" w:themeColor="text2"/>
          <w:sz w:val="24"/>
        </w:rPr>
      </w:pPr>
      <w:r w:rsidRPr="007A14CB">
        <w:rPr>
          <w:b/>
          <w:color w:val="5D2A2C" w:themeColor="text2"/>
          <w:sz w:val="24"/>
        </w:rPr>
        <w:t>소방시설</w:t>
      </w:r>
      <w:r w:rsidRPr="007A14CB">
        <w:rPr>
          <w:b/>
          <w:color w:val="5D2A2C" w:themeColor="text2"/>
          <w:sz w:val="24"/>
        </w:rPr>
        <w:t xml:space="preserve"> </w:t>
      </w:r>
      <w:r w:rsidRPr="007A14CB">
        <w:rPr>
          <w:b/>
          <w:color w:val="5D2A2C" w:themeColor="text2"/>
          <w:sz w:val="24"/>
        </w:rPr>
        <w:t>적정</w:t>
      </w:r>
      <w:r w:rsidRPr="007A14CB">
        <w:rPr>
          <w:b/>
          <w:color w:val="5D2A2C" w:themeColor="text2"/>
          <w:sz w:val="24"/>
        </w:rPr>
        <w:t xml:space="preserve"> </w:t>
      </w:r>
      <w:r w:rsidRPr="007A14CB">
        <w:rPr>
          <w:b/>
          <w:color w:val="5D2A2C" w:themeColor="text2"/>
          <w:sz w:val="24"/>
        </w:rPr>
        <w:t>설치</w:t>
      </w:r>
      <w:r w:rsidRPr="007A14CB">
        <w:rPr>
          <w:b/>
          <w:color w:val="5D2A2C" w:themeColor="text2"/>
          <w:sz w:val="24"/>
        </w:rPr>
        <w:t xml:space="preserve"> </w:t>
      </w:r>
      <w:r w:rsidRPr="007A14CB">
        <w:rPr>
          <w:b/>
          <w:color w:val="5D2A2C" w:themeColor="text2"/>
          <w:sz w:val="24"/>
        </w:rPr>
        <w:t>여부</w:t>
      </w:r>
    </w:p>
    <w:p w14:paraId="675A919F" w14:textId="77777777" w:rsidR="00026A7E" w:rsidRPr="00CB2B3F" w:rsidRDefault="00026A7E" w:rsidP="00026A7E">
      <w:pPr>
        <w:pStyle w:val="a5"/>
        <w:numPr>
          <w:ilvl w:val="1"/>
          <w:numId w:val="83"/>
        </w:numPr>
        <w:spacing w:after="240"/>
        <w:ind w:leftChars="0" w:left="908" w:hanging="454"/>
        <w:rPr>
          <w:b/>
          <w:szCs w:val="22"/>
        </w:rPr>
      </w:pPr>
      <w:r w:rsidRPr="00CB2B3F">
        <w:rPr>
          <w:b/>
          <w:szCs w:val="22"/>
        </w:rPr>
        <w:lastRenderedPageBreak/>
        <w:t>사실관계</w:t>
      </w:r>
    </w:p>
    <w:p w14:paraId="18916279" w14:textId="77777777" w:rsidR="00026A7E" w:rsidRDefault="00026A7E" w:rsidP="00026A7E">
      <w:pPr>
        <w:pStyle w:val="a5"/>
        <w:autoSpaceDN/>
        <w:spacing w:after="240"/>
        <w:ind w:leftChars="0" w:left="907"/>
        <w:rPr>
          <w:spacing w:val="-2"/>
          <w:szCs w:val="22"/>
        </w:rPr>
      </w:pPr>
      <w:r>
        <w:rPr>
          <w:rFonts w:hint="eastAsia"/>
          <w:spacing w:val="-2"/>
          <w:szCs w:val="22"/>
        </w:rPr>
        <w:t>제공된</w:t>
      </w:r>
      <w:r>
        <w:rPr>
          <w:rFonts w:hint="eastAsia"/>
          <w:spacing w:val="-2"/>
          <w:szCs w:val="22"/>
        </w:rPr>
        <w:t xml:space="preserve"> </w:t>
      </w:r>
      <w:r>
        <w:rPr>
          <w:rFonts w:hint="eastAsia"/>
          <w:spacing w:val="-2"/>
          <w:szCs w:val="22"/>
        </w:rPr>
        <w:t>자료에</w:t>
      </w:r>
      <w:r>
        <w:rPr>
          <w:rFonts w:hint="eastAsia"/>
          <w:spacing w:val="-2"/>
          <w:szCs w:val="22"/>
        </w:rPr>
        <w:t xml:space="preserve"> </w:t>
      </w:r>
      <w:r>
        <w:rPr>
          <w:rFonts w:hint="eastAsia"/>
          <w:spacing w:val="-2"/>
          <w:szCs w:val="22"/>
        </w:rPr>
        <w:t>의하면</w:t>
      </w:r>
      <w:r>
        <w:rPr>
          <w:rFonts w:hint="eastAsia"/>
          <w:spacing w:val="-2"/>
          <w:szCs w:val="22"/>
        </w:rPr>
        <w:t>,</w:t>
      </w:r>
      <w:r>
        <w:rPr>
          <w:spacing w:val="-2"/>
          <w:szCs w:val="22"/>
        </w:rPr>
        <w:t xml:space="preserve"> </w:t>
      </w:r>
      <w:r>
        <w:rPr>
          <w:rFonts w:hint="eastAsia"/>
          <w:spacing w:val="-2"/>
          <w:szCs w:val="22"/>
        </w:rPr>
        <w:t>대상회사는</w:t>
      </w:r>
      <w:r>
        <w:rPr>
          <w:rFonts w:hint="eastAsia"/>
          <w:spacing w:val="-2"/>
          <w:szCs w:val="22"/>
        </w:rPr>
        <w:t xml:space="preserve"> </w:t>
      </w:r>
      <w:r>
        <w:rPr>
          <w:rFonts w:hint="eastAsia"/>
          <w:spacing w:val="-2"/>
          <w:szCs w:val="22"/>
        </w:rPr>
        <w:t>별첨과</w:t>
      </w:r>
      <w:r>
        <w:rPr>
          <w:rFonts w:hint="eastAsia"/>
          <w:spacing w:val="-2"/>
          <w:szCs w:val="22"/>
        </w:rPr>
        <w:t xml:space="preserve"> </w:t>
      </w:r>
      <w:r>
        <w:rPr>
          <w:rFonts w:hint="eastAsia"/>
          <w:spacing w:val="-2"/>
          <w:szCs w:val="22"/>
        </w:rPr>
        <w:t>같이</w:t>
      </w:r>
      <w:r>
        <w:rPr>
          <w:rFonts w:hint="eastAsia"/>
          <w:spacing w:val="-2"/>
          <w:szCs w:val="22"/>
        </w:rPr>
        <w:t xml:space="preserve"> </w:t>
      </w:r>
      <w:r>
        <w:rPr>
          <w:rFonts w:hint="eastAsia"/>
          <w:spacing w:val="-2"/>
          <w:szCs w:val="22"/>
        </w:rPr>
        <w:t>사업장별로</w:t>
      </w:r>
      <w:r>
        <w:rPr>
          <w:rFonts w:hint="eastAsia"/>
          <w:spacing w:val="-2"/>
          <w:szCs w:val="22"/>
        </w:rPr>
        <w:t xml:space="preserve"> </w:t>
      </w:r>
      <w:r>
        <w:rPr>
          <w:rFonts w:hint="eastAsia"/>
          <w:spacing w:val="-2"/>
          <w:szCs w:val="22"/>
        </w:rPr>
        <w:t>소방시설을</w:t>
      </w:r>
      <w:r>
        <w:rPr>
          <w:rFonts w:hint="eastAsia"/>
          <w:spacing w:val="-2"/>
          <w:szCs w:val="22"/>
        </w:rPr>
        <w:t xml:space="preserve"> </w:t>
      </w:r>
      <w:r>
        <w:rPr>
          <w:rFonts w:hint="eastAsia"/>
          <w:spacing w:val="-2"/>
          <w:szCs w:val="22"/>
        </w:rPr>
        <w:t>보유하고</w:t>
      </w:r>
      <w:r>
        <w:rPr>
          <w:rFonts w:hint="eastAsia"/>
          <w:spacing w:val="-2"/>
          <w:szCs w:val="22"/>
        </w:rPr>
        <w:t xml:space="preserve"> </w:t>
      </w:r>
      <w:r>
        <w:rPr>
          <w:rFonts w:hint="eastAsia"/>
          <w:spacing w:val="-2"/>
          <w:szCs w:val="22"/>
        </w:rPr>
        <w:t>있음</w:t>
      </w:r>
      <w:r>
        <w:rPr>
          <w:rFonts w:hint="eastAsia"/>
          <w:spacing w:val="-2"/>
          <w:szCs w:val="22"/>
        </w:rPr>
        <w:t>.</w:t>
      </w:r>
    </w:p>
    <w:p w14:paraId="1C7B6A0A" w14:textId="77777777" w:rsidR="00026A7E" w:rsidRDefault="00026A7E" w:rsidP="00026A7E">
      <w:pPr>
        <w:pStyle w:val="a5"/>
        <w:autoSpaceDN/>
        <w:spacing w:after="240"/>
        <w:ind w:leftChars="0" w:left="907"/>
        <w:rPr>
          <w:spacing w:val="-2"/>
          <w:szCs w:val="22"/>
        </w:rPr>
      </w:pPr>
      <w:r w:rsidRPr="0047016F">
        <w:rPr>
          <w:rFonts w:hint="eastAsia"/>
          <w:spacing w:val="-2"/>
          <w:szCs w:val="22"/>
        </w:rPr>
        <w:t>답변에</w:t>
      </w:r>
      <w:r w:rsidRPr="0047016F">
        <w:rPr>
          <w:rFonts w:hint="eastAsia"/>
          <w:spacing w:val="-2"/>
          <w:szCs w:val="22"/>
        </w:rPr>
        <w:t xml:space="preserve"> </w:t>
      </w:r>
      <w:r w:rsidRPr="0047016F">
        <w:rPr>
          <w:rFonts w:hint="eastAsia"/>
          <w:spacing w:val="-2"/>
          <w:szCs w:val="22"/>
        </w:rPr>
        <w:t>의하면</w:t>
      </w:r>
      <w:r w:rsidRPr="0047016F">
        <w:rPr>
          <w:rFonts w:hint="eastAsia"/>
          <w:spacing w:val="-2"/>
          <w:szCs w:val="22"/>
        </w:rPr>
        <w:t>,</w:t>
      </w:r>
      <w:r w:rsidRPr="0047016F">
        <w:rPr>
          <w:spacing w:val="-2"/>
          <w:szCs w:val="22"/>
        </w:rPr>
        <w:t xml:space="preserve"> </w:t>
      </w:r>
      <w:r w:rsidRPr="0047016F">
        <w:rPr>
          <w:rFonts w:hint="eastAsia"/>
          <w:spacing w:val="-2"/>
          <w:szCs w:val="22"/>
        </w:rPr>
        <w:t>제</w:t>
      </w:r>
      <w:r>
        <w:rPr>
          <w:rFonts w:hint="eastAsia"/>
          <w:spacing w:val="-2"/>
          <w:szCs w:val="22"/>
        </w:rPr>
        <w:t>3</w:t>
      </w:r>
      <w:r>
        <w:rPr>
          <w:rFonts w:hint="eastAsia"/>
          <w:spacing w:val="-2"/>
          <w:szCs w:val="22"/>
        </w:rPr>
        <w:t>공장</w:t>
      </w:r>
      <w:r>
        <w:rPr>
          <w:rFonts w:hint="eastAsia"/>
          <w:spacing w:val="-2"/>
          <w:szCs w:val="22"/>
        </w:rPr>
        <w:t xml:space="preserve"> </w:t>
      </w:r>
      <w:r>
        <w:rPr>
          <w:rFonts w:hint="eastAsia"/>
          <w:spacing w:val="-2"/>
          <w:szCs w:val="22"/>
        </w:rPr>
        <w:t>및</w:t>
      </w:r>
      <w:r w:rsidRPr="0047016F">
        <w:rPr>
          <w:rFonts w:hint="eastAsia"/>
          <w:spacing w:val="-2"/>
          <w:szCs w:val="22"/>
        </w:rPr>
        <w:t xml:space="preserve"> </w:t>
      </w:r>
      <w:r w:rsidRPr="0047016F">
        <w:rPr>
          <w:rFonts w:hint="eastAsia"/>
          <w:spacing w:val="-2"/>
          <w:szCs w:val="22"/>
        </w:rPr>
        <w:t>제</w:t>
      </w:r>
      <w:r>
        <w:rPr>
          <w:rFonts w:hint="eastAsia"/>
          <w:spacing w:val="-2"/>
          <w:szCs w:val="22"/>
        </w:rPr>
        <w:t>4</w:t>
      </w:r>
      <w:r>
        <w:rPr>
          <w:rFonts w:hint="eastAsia"/>
          <w:spacing w:val="-2"/>
          <w:szCs w:val="22"/>
        </w:rPr>
        <w:t>공장의</w:t>
      </w:r>
      <w:r>
        <w:rPr>
          <w:rFonts w:hint="eastAsia"/>
          <w:spacing w:val="-2"/>
          <w:szCs w:val="22"/>
        </w:rPr>
        <w:t xml:space="preserve"> </w:t>
      </w:r>
      <w:r>
        <w:rPr>
          <w:spacing w:val="-2"/>
          <w:szCs w:val="22"/>
        </w:rPr>
        <w:t>PB(</w:t>
      </w:r>
      <w:r>
        <w:rPr>
          <w:rFonts w:hint="eastAsia"/>
          <w:spacing w:val="-2"/>
          <w:szCs w:val="22"/>
        </w:rPr>
        <w:t>목재가공품</w:t>
      </w:r>
      <w:r>
        <w:rPr>
          <w:rFonts w:hint="eastAsia"/>
          <w:spacing w:val="-2"/>
          <w:szCs w:val="22"/>
        </w:rPr>
        <w:t xml:space="preserve">) </w:t>
      </w:r>
      <w:proofErr w:type="spellStart"/>
      <w:r>
        <w:rPr>
          <w:rFonts w:hint="eastAsia"/>
          <w:spacing w:val="-2"/>
          <w:szCs w:val="22"/>
        </w:rPr>
        <w:t>취급량이</w:t>
      </w:r>
      <w:proofErr w:type="spellEnd"/>
      <w:r>
        <w:rPr>
          <w:rFonts w:hint="eastAsia"/>
          <w:spacing w:val="-2"/>
          <w:szCs w:val="22"/>
        </w:rPr>
        <w:t xml:space="preserve"> </w:t>
      </w:r>
      <w:r>
        <w:rPr>
          <w:rFonts w:hint="eastAsia"/>
          <w:spacing w:val="-2"/>
          <w:szCs w:val="22"/>
        </w:rPr>
        <w:t>기준에</w:t>
      </w:r>
      <w:r>
        <w:rPr>
          <w:rFonts w:hint="eastAsia"/>
          <w:spacing w:val="-2"/>
          <w:szCs w:val="22"/>
        </w:rPr>
        <w:t xml:space="preserve"> </w:t>
      </w:r>
      <w:r>
        <w:rPr>
          <w:rFonts w:hint="eastAsia"/>
          <w:spacing w:val="-2"/>
          <w:szCs w:val="22"/>
        </w:rPr>
        <w:t>미달하여</w:t>
      </w:r>
      <w:r>
        <w:rPr>
          <w:rFonts w:hint="eastAsia"/>
          <w:spacing w:val="-2"/>
          <w:szCs w:val="22"/>
        </w:rPr>
        <w:t xml:space="preserve"> </w:t>
      </w:r>
      <w:r w:rsidRPr="0047016F">
        <w:rPr>
          <w:rFonts w:hint="eastAsia"/>
          <w:spacing w:val="-2"/>
          <w:szCs w:val="22"/>
        </w:rPr>
        <w:t>소방시설</w:t>
      </w:r>
      <w:r w:rsidRPr="0047016F">
        <w:rPr>
          <w:rFonts w:hint="eastAsia"/>
          <w:spacing w:val="-2"/>
          <w:szCs w:val="22"/>
        </w:rPr>
        <w:t xml:space="preserve"> </w:t>
      </w:r>
      <w:r w:rsidRPr="0047016F">
        <w:rPr>
          <w:rFonts w:hint="eastAsia"/>
          <w:spacing w:val="-2"/>
          <w:szCs w:val="22"/>
        </w:rPr>
        <w:t>중</w:t>
      </w:r>
      <w:r w:rsidRPr="0047016F">
        <w:rPr>
          <w:rFonts w:hint="eastAsia"/>
          <w:spacing w:val="-2"/>
          <w:szCs w:val="22"/>
        </w:rPr>
        <w:t xml:space="preserve"> </w:t>
      </w:r>
      <w:proofErr w:type="spellStart"/>
      <w:r w:rsidRPr="0047016F">
        <w:rPr>
          <w:rFonts w:hint="eastAsia"/>
          <w:spacing w:val="-2"/>
          <w:szCs w:val="22"/>
        </w:rPr>
        <w:t>스프링쿨러</w:t>
      </w:r>
      <w:proofErr w:type="spellEnd"/>
      <w:r w:rsidRPr="0047016F">
        <w:rPr>
          <w:rFonts w:hint="eastAsia"/>
          <w:spacing w:val="-2"/>
          <w:szCs w:val="22"/>
        </w:rPr>
        <w:t xml:space="preserve"> </w:t>
      </w:r>
      <w:r>
        <w:rPr>
          <w:rFonts w:hint="eastAsia"/>
          <w:spacing w:val="-2"/>
          <w:szCs w:val="22"/>
        </w:rPr>
        <w:t>설비</w:t>
      </w:r>
      <w:r>
        <w:rPr>
          <w:rFonts w:hint="eastAsia"/>
          <w:spacing w:val="-2"/>
          <w:szCs w:val="22"/>
        </w:rPr>
        <w:t xml:space="preserve"> </w:t>
      </w:r>
      <w:r w:rsidRPr="0047016F">
        <w:rPr>
          <w:rFonts w:hint="eastAsia"/>
          <w:spacing w:val="-2"/>
          <w:szCs w:val="22"/>
        </w:rPr>
        <w:t>설치대상에</w:t>
      </w:r>
      <w:r w:rsidRPr="0047016F">
        <w:rPr>
          <w:rFonts w:hint="eastAsia"/>
          <w:spacing w:val="-2"/>
          <w:szCs w:val="22"/>
        </w:rPr>
        <w:t xml:space="preserve"> </w:t>
      </w:r>
      <w:r w:rsidRPr="0047016F">
        <w:rPr>
          <w:rFonts w:hint="eastAsia"/>
          <w:spacing w:val="-2"/>
          <w:szCs w:val="22"/>
        </w:rPr>
        <w:t>해당되지</w:t>
      </w:r>
      <w:r w:rsidRPr="0047016F">
        <w:rPr>
          <w:rFonts w:hint="eastAsia"/>
          <w:spacing w:val="-2"/>
          <w:szCs w:val="22"/>
        </w:rPr>
        <w:t xml:space="preserve"> </w:t>
      </w:r>
      <w:r w:rsidRPr="0047016F">
        <w:rPr>
          <w:rFonts w:hint="eastAsia"/>
          <w:spacing w:val="-2"/>
          <w:szCs w:val="22"/>
        </w:rPr>
        <w:t>않는</w:t>
      </w:r>
      <w:r w:rsidRPr="0047016F">
        <w:rPr>
          <w:rFonts w:hint="eastAsia"/>
          <w:spacing w:val="-2"/>
          <w:szCs w:val="22"/>
        </w:rPr>
        <w:t xml:space="preserve"> </w:t>
      </w:r>
      <w:r w:rsidRPr="0047016F">
        <w:rPr>
          <w:rFonts w:hint="eastAsia"/>
          <w:spacing w:val="-2"/>
          <w:szCs w:val="22"/>
        </w:rPr>
        <w:t>것으로</w:t>
      </w:r>
      <w:r w:rsidRPr="0047016F">
        <w:rPr>
          <w:rFonts w:hint="eastAsia"/>
          <w:spacing w:val="-2"/>
          <w:szCs w:val="22"/>
        </w:rPr>
        <w:t xml:space="preserve"> </w:t>
      </w:r>
      <w:r w:rsidRPr="0047016F">
        <w:rPr>
          <w:rFonts w:hint="eastAsia"/>
          <w:spacing w:val="-2"/>
          <w:szCs w:val="22"/>
        </w:rPr>
        <w:t>판단</w:t>
      </w:r>
      <w:r>
        <w:rPr>
          <w:rFonts w:hint="eastAsia"/>
          <w:spacing w:val="-2"/>
          <w:szCs w:val="22"/>
        </w:rPr>
        <w:t>하고</w:t>
      </w:r>
      <w:r>
        <w:rPr>
          <w:rFonts w:hint="eastAsia"/>
          <w:spacing w:val="-2"/>
          <w:szCs w:val="22"/>
        </w:rPr>
        <w:t xml:space="preserve"> </w:t>
      </w:r>
      <w:r>
        <w:rPr>
          <w:rFonts w:hint="eastAsia"/>
          <w:spacing w:val="-2"/>
          <w:szCs w:val="22"/>
        </w:rPr>
        <w:t>있음</w:t>
      </w:r>
      <w:r>
        <w:rPr>
          <w:rFonts w:hint="eastAsia"/>
          <w:spacing w:val="-2"/>
          <w:szCs w:val="22"/>
        </w:rPr>
        <w:t>.</w:t>
      </w:r>
    </w:p>
    <w:p w14:paraId="459FD04F" w14:textId="77777777" w:rsidR="00026A7E" w:rsidRDefault="00026A7E" w:rsidP="00026A7E">
      <w:pPr>
        <w:pStyle w:val="a5"/>
        <w:numPr>
          <w:ilvl w:val="1"/>
          <w:numId w:val="83"/>
        </w:numPr>
        <w:spacing w:after="240"/>
        <w:ind w:leftChars="0" w:left="908" w:hanging="454"/>
        <w:rPr>
          <w:b/>
          <w:szCs w:val="22"/>
        </w:rPr>
      </w:pPr>
      <w:r w:rsidRPr="00951433">
        <w:rPr>
          <w:b/>
          <w:szCs w:val="22"/>
        </w:rPr>
        <w:t>분석</w:t>
      </w:r>
    </w:p>
    <w:p w14:paraId="1F0735E7" w14:textId="77777777" w:rsidR="00026A7E" w:rsidRDefault="00026A7E" w:rsidP="00026A7E">
      <w:pPr>
        <w:pStyle w:val="a5"/>
        <w:autoSpaceDN/>
        <w:spacing w:after="240"/>
        <w:ind w:leftChars="0" w:left="907"/>
        <w:rPr>
          <w:spacing w:val="-2"/>
          <w:szCs w:val="22"/>
        </w:rPr>
      </w:pPr>
      <w:r w:rsidRPr="00D858D0">
        <w:rPr>
          <w:spacing w:val="-2"/>
          <w:szCs w:val="22"/>
        </w:rPr>
        <w:t>특정소방대상물의</w:t>
      </w:r>
      <w:r w:rsidRPr="00D858D0">
        <w:rPr>
          <w:spacing w:val="-2"/>
          <w:szCs w:val="22"/>
        </w:rPr>
        <w:t xml:space="preserve"> </w:t>
      </w:r>
      <w:r w:rsidRPr="00D858D0">
        <w:rPr>
          <w:spacing w:val="-2"/>
          <w:szCs w:val="22"/>
        </w:rPr>
        <w:t>관계인</w:t>
      </w:r>
      <w:r>
        <w:rPr>
          <w:rFonts w:hint="eastAsia"/>
          <w:spacing w:val="-2"/>
          <w:szCs w:val="22"/>
        </w:rPr>
        <w:t>(</w:t>
      </w:r>
      <w:r>
        <w:rPr>
          <w:rFonts w:hint="eastAsia"/>
          <w:spacing w:val="-2"/>
          <w:szCs w:val="22"/>
        </w:rPr>
        <w:t>소유</w:t>
      </w:r>
      <w:r>
        <w:rPr>
          <w:rFonts w:hint="eastAsia"/>
          <w:spacing w:val="-2"/>
          <w:szCs w:val="22"/>
        </w:rPr>
        <w:t>,</w:t>
      </w:r>
      <w:r>
        <w:rPr>
          <w:spacing w:val="-2"/>
          <w:szCs w:val="22"/>
        </w:rPr>
        <w:t xml:space="preserve"> </w:t>
      </w:r>
      <w:r>
        <w:rPr>
          <w:rFonts w:hint="eastAsia"/>
          <w:spacing w:val="-2"/>
          <w:szCs w:val="22"/>
        </w:rPr>
        <w:t>관리</w:t>
      </w:r>
      <w:r>
        <w:rPr>
          <w:rFonts w:hint="eastAsia"/>
          <w:spacing w:val="-2"/>
          <w:szCs w:val="22"/>
        </w:rPr>
        <w:t xml:space="preserve"> </w:t>
      </w:r>
      <w:r>
        <w:rPr>
          <w:rFonts w:hint="eastAsia"/>
          <w:spacing w:val="-2"/>
          <w:szCs w:val="22"/>
        </w:rPr>
        <w:t>또는</w:t>
      </w:r>
      <w:r>
        <w:rPr>
          <w:rFonts w:hint="eastAsia"/>
          <w:spacing w:val="-2"/>
          <w:szCs w:val="22"/>
        </w:rPr>
        <w:t xml:space="preserve"> </w:t>
      </w:r>
      <w:r>
        <w:rPr>
          <w:rFonts w:hint="eastAsia"/>
          <w:spacing w:val="-2"/>
          <w:szCs w:val="22"/>
        </w:rPr>
        <w:t>점유자</w:t>
      </w:r>
      <w:r>
        <w:rPr>
          <w:rFonts w:hint="eastAsia"/>
          <w:spacing w:val="-2"/>
          <w:szCs w:val="22"/>
        </w:rPr>
        <w:t>)</w:t>
      </w:r>
      <w:r w:rsidRPr="00D858D0">
        <w:rPr>
          <w:spacing w:val="-2"/>
          <w:szCs w:val="22"/>
        </w:rPr>
        <w:t>은</w:t>
      </w:r>
      <w:r w:rsidRPr="00D858D0">
        <w:rPr>
          <w:spacing w:val="-2"/>
          <w:szCs w:val="22"/>
        </w:rPr>
        <w:t xml:space="preserve"> </w:t>
      </w:r>
      <w:r w:rsidRPr="00D858D0">
        <w:rPr>
          <w:spacing w:val="-2"/>
          <w:szCs w:val="22"/>
        </w:rPr>
        <w:t>소방청장이</w:t>
      </w:r>
      <w:r w:rsidRPr="00D858D0">
        <w:rPr>
          <w:spacing w:val="-2"/>
          <w:szCs w:val="22"/>
        </w:rPr>
        <w:t xml:space="preserve"> </w:t>
      </w:r>
      <w:r w:rsidRPr="00D858D0">
        <w:rPr>
          <w:spacing w:val="-2"/>
          <w:szCs w:val="22"/>
        </w:rPr>
        <w:t>정하여</w:t>
      </w:r>
      <w:r w:rsidRPr="00D858D0">
        <w:rPr>
          <w:spacing w:val="-2"/>
          <w:szCs w:val="22"/>
        </w:rPr>
        <w:t xml:space="preserve"> </w:t>
      </w:r>
      <w:r w:rsidRPr="00D858D0">
        <w:rPr>
          <w:spacing w:val="-2"/>
          <w:szCs w:val="22"/>
        </w:rPr>
        <w:t>고시하는</w:t>
      </w:r>
      <w:r w:rsidRPr="00D858D0">
        <w:rPr>
          <w:spacing w:val="-2"/>
          <w:szCs w:val="22"/>
        </w:rPr>
        <w:t xml:space="preserve"> </w:t>
      </w:r>
      <w:r w:rsidRPr="00D858D0">
        <w:rPr>
          <w:spacing w:val="-2"/>
          <w:szCs w:val="22"/>
        </w:rPr>
        <w:t>화재안전기준에</w:t>
      </w:r>
      <w:r w:rsidRPr="00D858D0">
        <w:rPr>
          <w:spacing w:val="-2"/>
          <w:szCs w:val="22"/>
        </w:rPr>
        <w:t xml:space="preserve"> </w:t>
      </w:r>
      <w:r w:rsidRPr="00D858D0">
        <w:rPr>
          <w:spacing w:val="-2"/>
          <w:szCs w:val="22"/>
        </w:rPr>
        <w:t>따라</w:t>
      </w:r>
      <w:r w:rsidRPr="00D858D0">
        <w:rPr>
          <w:spacing w:val="-2"/>
          <w:szCs w:val="22"/>
        </w:rPr>
        <w:t xml:space="preserve"> </w:t>
      </w:r>
      <w:r w:rsidRPr="00D858D0">
        <w:rPr>
          <w:spacing w:val="-2"/>
          <w:szCs w:val="22"/>
        </w:rPr>
        <w:t>소방시설을</w:t>
      </w:r>
      <w:r w:rsidRPr="00D858D0">
        <w:rPr>
          <w:spacing w:val="-2"/>
          <w:szCs w:val="22"/>
        </w:rPr>
        <w:t xml:space="preserve"> </w:t>
      </w:r>
      <w:r w:rsidRPr="00D858D0">
        <w:rPr>
          <w:spacing w:val="-2"/>
          <w:szCs w:val="22"/>
        </w:rPr>
        <w:t>설치</w:t>
      </w:r>
      <w:r w:rsidRPr="00D858D0">
        <w:rPr>
          <w:spacing w:val="-2"/>
          <w:szCs w:val="22"/>
        </w:rPr>
        <w:t xml:space="preserve"> </w:t>
      </w:r>
      <w:r w:rsidRPr="00D858D0">
        <w:rPr>
          <w:spacing w:val="-2"/>
          <w:szCs w:val="22"/>
        </w:rPr>
        <w:t>또는</w:t>
      </w:r>
      <w:r w:rsidRPr="00D858D0">
        <w:rPr>
          <w:spacing w:val="-2"/>
          <w:szCs w:val="22"/>
        </w:rPr>
        <w:t xml:space="preserve"> </w:t>
      </w:r>
      <w:r w:rsidRPr="00D858D0">
        <w:rPr>
          <w:spacing w:val="-2"/>
          <w:szCs w:val="22"/>
        </w:rPr>
        <w:t>유지</w:t>
      </w:r>
      <w:r w:rsidRPr="00D858D0">
        <w:rPr>
          <w:spacing w:val="-2"/>
          <w:szCs w:val="22"/>
        </w:rPr>
        <w:t>·</w:t>
      </w:r>
      <w:r w:rsidRPr="00D858D0">
        <w:rPr>
          <w:spacing w:val="-2"/>
          <w:szCs w:val="22"/>
        </w:rPr>
        <w:t>관리하여야</w:t>
      </w:r>
      <w:r w:rsidRPr="00D858D0">
        <w:rPr>
          <w:spacing w:val="-2"/>
          <w:szCs w:val="22"/>
        </w:rPr>
        <w:t xml:space="preserve"> </w:t>
      </w:r>
      <w:r w:rsidRPr="00D858D0">
        <w:rPr>
          <w:rFonts w:hint="eastAsia"/>
          <w:spacing w:val="-2"/>
          <w:szCs w:val="22"/>
        </w:rPr>
        <w:t>함</w:t>
      </w:r>
      <w:r w:rsidRPr="00D858D0">
        <w:rPr>
          <w:rFonts w:hint="eastAsia"/>
          <w:spacing w:val="-2"/>
          <w:szCs w:val="22"/>
        </w:rPr>
        <w:t>(</w:t>
      </w:r>
      <w:r w:rsidRPr="00D858D0">
        <w:rPr>
          <w:rFonts w:hint="eastAsia"/>
          <w:spacing w:val="-2"/>
          <w:szCs w:val="22"/>
        </w:rPr>
        <w:t>화재예방</w:t>
      </w:r>
      <w:r w:rsidRPr="00D858D0">
        <w:rPr>
          <w:rFonts w:hint="eastAsia"/>
          <w:spacing w:val="-2"/>
          <w:szCs w:val="22"/>
        </w:rPr>
        <w:t>,</w:t>
      </w:r>
      <w:r w:rsidRPr="00D858D0">
        <w:rPr>
          <w:spacing w:val="-2"/>
          <w:szCs w:val="22"/>
        </w:rPr>
        <w:t xml:space="preserve"> </w:t>
      </w:r>
      <w:r w:rsidRPr="00D858D0">
        <w:rPr>
          <w:rFonts w:hint="eastAsia"/>
          <w:spacing w:val="-2"/>
          <w:szCs w:val="22"/>
        </w:rPr>
        <w:t>소방시설의</w:t>
      </w:r>
      <w:r w:rsidRPr="00D858D0">
        <w:rPr>
          <w:rFonts w:hint="eastAsia"/>
          <w:spacing w:val="-2"/>
          <w:szCs w:val="22"/>
        </w:rPr>
        <w:t xml:space="preserve"> </w:t>
      </w:r>
      <w:r w:rsidRPr="00D858D0">
        <w:rPr>
          <w:rFonts w:hint="eastAsia"/>
          <w:spacing w:val="-2"/>
          <w:szCs w:val="22"/>
        </w:rPr>
        <w:t>설치</w:t>
      </w:r>
      <w:r w:rsidRPr="00D858D0">
        <w:rPr>
          <w:rFonts w:hint="eastAsia"/>
          <w:spacing w:val="-2"/>
          <w:szCs w:val="22"/>
        </w:rPr>
        <w:t xml:space="preserve"> </w:t>
      </w:r>
      <w:r w:rsidRPr="00D858D0">
        <w:rPr>
          <w:rFonts w:hint="eastAsia"/>
          <w:spacing w:val="-2"/>
          <w:szCs w:val="22"/>
        </w:rPr>
        <w:t>유지</w:t>
      </w:r>
      <w:r w:rsidRPr="00D858D0">
        <w:rPr>
          <w:rFonts w:hint="eastAsia"/>
          <w:spacing w:val="-2"/>
          <w:szCs w:val="22"/>
        </w:rPr>
        <w:t xml:space="preserve"> </w:t>
      </w:r>
      <w:r w:rsidRPr="00D858D0">
        <w:rPr>
          <w:rFonts w:hint="eastAsia"/>
          <w:spacing w:val="-2"/>
          <w:szCs w:val="22"/>
        </w:rPr>
        <w:t>및</w:t>
      </w:r>
      <w:r w:rsidRPr="00D858D0">
        <w:rPr>
          <w:rFonts w:hint="eastAsia"/>
          <w:spacing w:val="-2"/>
          <w:szCs w:val="22"/>
        </w:rPr>
        <w:t xml:space="preserve"> </w:t>
      </w:r>
      <w:r w:rsidRPr="00D858D0">
        <w:rPr>
          <w:rFonts w:hint="eastAsia"/>
          <w:spacing w:val="-2"/>
          <w:szCs w:val="22"/>
        </w:rPr>
        <w:t>안전관리에</w:t>
      </w:r>
      <w:r w:rsidRPr="00D858D0">
        <w:rPr>
          <w:rFonts w:hint="eastAsia"/>
          <w:spacing w:val="-2"/>
          <w:szCs w:val="22"/>
        </w:rPr>
        <w:t xml:space="preserve"> </w:t>
      </w:r>
      <w:r w:rsidRPr="00D858D0">
        <w:rPr>
          <w:rFonts w:hint="eastAsia"/>
          <w:spacing w:val="-2"/>
          <w:szCs w:val="22"/>
        </w:rPr>
        <w:t>관한</w:t>
      </w:r>
      <w:r w:rsidRPr="00D858D0">
        <w:rPr>
          <w:rFonts w:hint="eastAsia"/>
          <w:spacing w:val="-2"/>
          <w:szCs w:val="22"/>
        </w:rPr>
        <w:t xml:space="preserve"> </w:t>
      </w:r>
      <w:r w:rsidRPr="00D858D0">
        <w:rPr>
          <w:spacing w:val="-2"/>
          <w:szCs w:val="22"/>
        </w:rPr>
        <w:t>법</w:t>
      </w:r>
      <w:r w:rsidRPr="00D858D0">
        <w:rPr>
          <w:rFonts w:hint="eastAsia"/>
          <w:spacing w:val="-2"/>
          <w:szCs w:val="22"/>
        </w:rPr>
        <w:t>률</w:t>
      </w:r>
      <w:r w:rsidRPr="00D858D0">
        <w:rPr>
          <w:spacing w:val="-2"/>
          <w:szCs w:val="22"/>
        </w:rPr>
        <w:t xml:space="preserve"> </w:t>
      </w:r>
      <w:r w:rsidRPr="00D858D0">
        <w:rPr>
          <w:spacing w:val="-2"/>
          <w:szCs w:val="22"/>
        </w:rPr>
        <w:t>제</w:t>
      </w:r>
      <w:r w:rsidRPr="00D858D0">
        <w:rPr>
          <w:spacing w:val="-2"/>
          <w:szCs w:val="22"/>
        </w:rPr>
        <w:t>9</w:t>
      </w:r>
      <w:r w:rsidRPr="00D858D0">
        <w:rPr>
          <w:spacing w:val="-2"/>
          <w:szCs w:val="22"/>
        </w:rPr>
        <w:t>조</w:t>
      </w:r>
      <w:r w:rsidRPr="00D858D0">
        <w:rPr>
          <w:rFonts w:hint="eastAsia"/>
          <w:spacing w:val="-2"/>
          <w:szCs w:val="22"/>
        </w:rPr>
        <w:t xml:space="preserve"> </w:t>
      </w:r>
      <w:r w:rsidRPr="00D858D0">
        <w:rPr>
          <w:rFonts w:hint="eastAsia"/>
          <w:spacing w:val="-2"/>
          <w:szCs w:val="22"/>
        </w:rPr>
        <w:t>제</w:t>
      </w:r>
      <w:r w:rsidRPr="00D858D0">
        <w:rPr>
          <w:rFonts w:hint="eastAsia"/>
          <w:spacing w:val="-2"/>
          <w:szCs w:val="22"/>
        </w:rPr>
        <w:t>1</w:t>
      </w:r>
      <w:r w:rsidRPr="00D858D0">
        <w:rPr>
          <w:rFonts w:hint="eastAsia"/>
          <w:spacing w:val="-2"/>
          <w:szCs w:val="22"/>
        </w:rPr>
        <w:t>항</w:t>
      </w:r>
      <w:r>
        <w:rPr>
          <w:rFonts w:hint="eastAsia"/>
          <w:spacing w:val="-2"/>
          <w:szCs w:val="22"/>
        </w:rPr>
        <w:t xml:space="preserve">. </w:t>
      </w:r>
      <w:r w:rsidRPr="00D858D0">
        <w:rPr>
          <w:rFonts w:eastAsia="바탕" w:hint="eastAsia"/>
          <w:kern w:val="0"/>
        </w:rPr>
        <w:t>위반시</w:t>
      </w:r>
      <w:r w:rsidRPr="00D858D0">
        <w:rPr>
          <w:rFonts w:eastAsia="바탕" w:hint="eastAsia"/>
          <w:kern w:val="0"/>
        </w:rPr>
        <w:t xml:space="preserve"> </w:t>
      </w:r>
      <w:r w:rsidRPr="00D858D0">
        <w:rPr>
          <w:rFonts w:eastAsia="바탕" w:hint="eastAsia"/>
          <w:kern w:val="0"/>
        </w:rPr>
        <w:t>과태료</w:t>
      </w:r>
      <w:r w:rsidRPr="00D858D0">
        <w:rPr>
          <w:rFonts w:eastAsia="바탕" w:hint="eastAsia"/>
          <w:kern w:val="0"/>
        </w:rPr>
        <w:t xml:space="preserve"> </w:t>
      </w:r>
      <w:r w:rsidRPr="00D858D0">
        <w:rPr>
          <w:rFonts w:eastAsia="바탕"/>
          <w:kern w:val="0"/>
        </w:rPr>
        <w:t>300</w:t>
      </w:r>
      <w:r w:rsidRPr="00D858D0">
        <w:rPr>
          <w:rFonts w:eastAsia="바탕" w:hint="eastAsia"/>
          <w:kern w:val="0"/>
        </w:rPr>
        <w:t>만원</w:t>
      </w:r>
      <w:r w:rsidRPr="00D858D0">
        <w:rPr>
          <w:rFonts w:eastAsia="바탕" w:hint="eastAsia"/>
          <w:kern w:val="0"/>
        </w:rPr>
        <w:t xml:space="preserve"> </w:t>
      </w:r>
      <w:r w:rsidRPr="00D858D0">
        <w:rPr>
          <w:rFonts w:eastAsia="바탕" w:hint="eastAsia"/>
          <w:kern w:val="0"/>
        </w:rPr>
        <w:t>및</w:t>
      </w:r>
      <w:r w:rsidRPr="00D858D0">
        <w:rPr>
          <w:rFonts w:eastAsia="바탕" w:hint="eastAsia"/>
          <w:kern w:val="0"/>
        </w:rPr>
        <w:t xml:space="preserve"> </w:t>
      </w:r>
      <w:r w:rsidRPr="00D858D0">
        <w:rPr>
          <w:rFonts w:eastAsia="바탕" w:hint="eastAsia"/>
          <w:kern w:val="0"/>
        </w:rPr>
        <w:t>개선명령</w:t>
      </w:r>
      <w:r w:rsidRPr="00D858D0">
        <w:rPr>
          <w:rFonts w:eastAsia="바탕" w:hint="eastAsia"/>
          <w:kern w:val="0"/>
        </w:rPr>
        <w:t xml:space="preserve"> </w:t>
      </w:r>
      <w:r w:rsidRPr="00D858D0">
        <w:rPr>
          <w:rFonts w:eastAsia="바탕" w:hint="eastAsia"/>
          <w:kern w:val="0"/>
        </w:rPr>
        <w:t>처분</w:t>
      </w:r>
      <w:r>
        <w:rPr>
          <w:rFonts w:eastAsia="바탕" w:hint="eastAsia"/>
          <w:kern w:val="0"/>
        </w:rPr>
        <w:t xml:space="preserve">, </w:t>
      </w:r>
      <w:r w:rsidRPr="00D858D0">
        <w:rPr>
          <w:rFonts w:eastAsia="바탕" w:hint="eastAsia"/>
          <w:kern w:val="0"/>
        </w:rPr>
        <w:t>개선명령</w:t>
      </w:r>
      <w:r w:rsidRPr="00D858D0">
        <w:rPr>
          <w:rFonts w:eastAsia="바탕" w:hint="eastAsia"/>
          <w:kern w:val="0"/>
        </w:rPr>
        <w:t xml:space="preserve"> </w:t>
      </w:r>
      <w:r w:rsidRPr="00D858D0">
        <w:rPr>
          <w:rFonts w:eastAsia="바탕" w:hint="eastAsia"/>
          <w:kern w:val="0"/>
        </w:rPr>
        <w:t>미이행시</w:t>
      </w:r>
      <w:r w:rsidRPr="00D858D0">
        <w:rPr>
          <w:rFonts w:eastAsia="바탕" w:hint="eastAsia"/>
          <w:kern w:val="0"/>
        </w:rPr>
        <w:t xml:space="preserve"> </w:t>
      </w:r>
      <w:r w:rsidRPr="00D858D0">
        <w:rPr>
          <w:rFonts w:eastAsia="바탕"/>
          <w:kern w:val="0"/>
        </w:rPr>
        <w:t>3</w:t>
      </w:r>
      <w:r w:rsidRPr="00D858D0">
        <w:rPr>
          <w:rFonts w:eastAsia="바탕"/>
          <w:kern w:val="0"/>
        </w:rPr>
        <w:t>년</w:t>
      </w:r>
      <w:r w:rsidRPr="00D858D0">
        <w:rPr>
          <w:rFonts w:eastAsia="바탕"/>
          <w:kern w:val="0"/>
        </w:rPr>
        <w:t xml:space="preserve"> </w:t>
      </w:r>
      <w:r w:rsidRPr="00D858D0">
        <w:rPr>
          <w:rFonts w:eastAsia="바탕"/>
          <w:kern w:val="0"/>
        </w:rPr>
        <w:t>이하의</w:t>
      </w:r>
      <w:r w:rsidRPr="00D858D0">
        <w:rPr>
          <w:rFonts w:eastAsia="바탕"/>
          <w:kern w:val="0"/>
        </w:rPr>
        <w:t xml:space="preserve"> </w:t>
      </w:r>
      <w:r w:rsidRPr="00D858D0">
        <w:rPr>
          <w:rFonts w:eastAsia="바탕"/>
          <w:kern w:val="0"/>
        </w:rPr>
        <w:t>징역</w:t>
      </w:r>
      <w:r w:rsidRPr="00D858D0">
        <w:rPr>
          <w:rFonts w:eastAsia="바탕"/>
          <w:kern w:val="0"/>
        </w:rPr>
        <w:t xml:space="preserve"> </w:t>
      </w:r>
      <w:r w:rsidRPr="00D858D0">
        <w:rPr>
          <w:rFonts w:eastAsia="바탕"/>
          <w:kern w:val="0"/>
        </w:rPr>
        <w:t>또는</w:t>
      </w:r>
      <w:r w:rsidRPr="00D858D0">
        <w:rPr>
          <w:rFonts w:eastAsia="바탕"/>
          <w:kern w:val="0"/>
        </w:rPr>
        <w:t xml:space="preserve"> 3</w:t>
      </w:r>
      <w:r w:rsidRPr="00D858D0">
        <w:rPr>
          <w:rFonts w:eastAsia="바탕"/>
          <w:kern w:val="0"/>
        </w:rPr>
        <w:t>천만원</w:t>
      </w:r>
      <w:r w:rsidRPr="00D858D0">
        <w:rPr>
          <w:rFonts w:eastAsia="바탕"/>
          <w:kern w:val="0"/>
        </w:rPr>
        <w:t xml:space="preserve"> </w:t>
      </w:r>
      <w:r w:rsidRPr="00D858D0">
        <w:rPr>
          <w:rFonts w:eastAsia="바탕"/>
          <w:kern w:val="0"/>
        </w:rPr>
        <w:t>이하의</w:t>
      </w:r>
      <w:r w:rsidRPr="00D858D0">
        <w:rPr>
          <w:rFonts w:eastAsia="바탕"/>
          <w:kern w:val="0"/>
        </w:rPr>
        <w:t xml:space="preserve"> </w:t>
      </w:r>
      <w:r w:rsidRPr="00D858D0">
        <w:rPr>
          <w:rFonts w:eastAsia="바탕"/>
          <w:kern w:val="0"/>
        </w:rPr>
        <w:t>벌금</w:t>
      </w:r>
      <w:r w:rsidRPr="00D858D0">
        <w:rPr>
          <w:rFonts w:eastAsia="바탕"/>
          <w:kern w:val="0"/>
        </w:rPr>
        <w:t>)</w:t>
      </w:r>
      <w:r w:rsidRPr="00D858D0">
        <w:rPr>
          <w:rFonts w:hint="eastAsia"/>
          <w:spacing w:val="-2"/>
          <w:szCs w:val="22"/>
        </w:rPr>
        <w:t>.</w:t>
      </w:r>
    </w:p>
    <w:p w14:paraId="72AB922B" w14:textId="77777777" w:rsidR="00026A7E" w:rsidRPr="00D36594" w:rsidRDefault="00026A7E" w:rsidP="00026A7E">
      <w:pPr>
        <w:pStyle w:val="a5"/>
        <w:autoSpaceDN/>
        <w:spacing w:after="240"/>
        <w:ind w:leftChars="0" w:left="907"/>
        <w:rPr>
          <w:spacing w:val="-2"/>
          <w:szCs w:val="22"/>
        </w:rPr>
      </w:pPr>
      <w:proofErr w:type="spellStart"/>
      <w:r>
        <w:rPr>
          <w:spacing w:val="-2"/>
          <w:szCs w:val="22"/>
        </w:rPr>
        <w:t>스프링</w:t>
      </w:r>
      <w:r>
        <w:rPr>
          <w:rFonts w:hint="eastAsia"/>
          <w:spacing w:val="-2"/>
          <w:szCs w:val="22"/>
        </w:rPr>
        <w:t>쿨러</w:t>
      </w:r>
      <w:proofErr w:type="spellEnd"/>
      <w:r>
        <w:rPr>
          <w:rFonts w:hint="eastAsia"/>
          <w:spacing w:val="-2"/>
          <w:szCs w:val="22"/>
        </w:rPr>
        <w:t xml:space="preserve"> </w:t>
      </w:r>
      <w:r w:rsidRPr="00D858D0">
        <w:rPr>
          <w:spacing w:val="-2"/>
          <w:szCs w:val="22"/>
        </w:rPr>
        <w:t>설비를</w:t>
      </w:r>
      <w:r w:rsidRPr="00D858D0">
        <w:rPr>
          <w:spacing w:val="-2"/>
          <w:szCs w:val="22"/>
        </w:rPr>
        <w:t xml:space="preserve"> </w:t>
      </w:r>
      <w:r w:rsidRPr="00D36594">
        <w:rPr>
          <w:spacing w:val="-2"/>
          <w:szCs w:val="22"/>
        </w:rPr>
        <w:t>설치</w:t>
      </w:r>
      <w:r w:rsidRPr="00D36594">
        <w:rPr>
          <w:rFonts w:hint="eastAsia"/>
          <w:spacing w:val="-2"/>
          <w:szCs w:val="22"/>
        </w:rPr>
        <w:t>해야</w:t>
      </w:r>
      <w:r w:rsidRPr="00D36594">
        <w:rPr>
          <w:rFonts w:hint="eastAsia"/>
          <w:spacing w:val="-2"/>
          <w:szCs w:val="22"/>
        </w:rPr>
        <w:t xml:space="preserve"> </w:t>
      </w:r>
      <w:r w:rsidRPr="00D36594">
        <w:rPr>
          <w:rFonts w:hint="eastAsia"/>
          <w:spacing w:val="-2"/>
          <w:szCs w:val="22"/>
        </w:rPr>
        <w:t>하는</w:t>
      </w:r>
      <w:r w:rsidRPr="00D36594">
        <w:rPr>
          <w:rFonts w:hint="eastAsia"/>
          <w:spacing w:val="-2"/>
          <w:szCs w:val="22"/>
        </w:rPr>
        <w:t xml:space="preserve"> </w:t>
      </w:r>
      <w:r w:rsidRPr="00D36594">
        <w:rPr>
          <w:rFonts w:hint="eastAsia"/>
          <w:spacing w:val="-2"/>
          <w:szCs w:val="22"/>
        </w:rPr>
        <w:t>특정소방대상물에는</w:t>
      </w:r>
      <w:r w:rsidRPr="00D36594">
        <w:rPr>
          <w:rFonts w:hint="eastAsia"/>
          <w:spacing w:val="-2"/>
          <w:szCs w:val="22"/>
        </w:rPr>
        <w:t xml:space="preserve"> </w:t>
      </w:r>
      <w:r w:rsidRPr="00D36594">
        <w:rPr>
          <w:rFonts w:hint="eastAsia"/>
          <w:spacing w:val="-2"/>
          <w:szCs w:val="22"/>
        </w:rPr>
        <w:t>공장</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 xml:space="preserve"> </w:t>
      </w:r>
      <w:r w:rsidRPr="00D36594">
        <w:rPr>
          <w:rFonts w:hint="eastAsia"/>
          <w:spacing w:val="-2"/>
          <w:szCs w:val="22"/>
        </w:rPr>
        <w:t>창고시설도</w:t>
      </w:r>
      <w:r w:rsidRPr="00D36594">
        <w:rPr>
          <w:rFonts w:hint="eastAsia"/>
          <w:spacing w:val="-2"/>
          <w:szCs w:val="22"/>
        </w:rPr>
        <w:t xml:space="preserve"> </w:t>
      </w:r>
      <w:r w:rsidRPr="00D36594">
        <w:rPr>
          <w:rFonts w:hint="eastAsia"/>
          <w:spacing w:val="-2"/>
          <w:szCs w:val="22"/>
        </w:rPr>
        <w:t>포함되어</w:t>
      </w:r>
      <w:r w:rsidRPr="00D36594">
        <w:rPr>
          <w:rFonts w:hint="eastAsia"/>
          <w:spacing w:val="-2"/>
          <w:szCs w:val="22"/>
        </w:rPr>
        <w:t xml:space="preserve"> </w:t>
      </w:r>
      <w:r w:rsidRPr="00D36594">
        <w:rPr>
          <w:rFonts w:hint="eastAsia"/>
          <w:spacing w:val="-2"/>
          <w:szCs w:val="22"/>
        </w:rPr>
        <w:t>있음</w:t>
      </w:r>
      <w:r w:rsidRPr="00D36594">
        <w:rPr>
          <w:rFonts w:hint="eastAsia"/>
          <w:spacing w:val="-2"/>
          <w:szCs w:val="22"/>
        </w:rPr>
        <w:t>(</w:t>
      </w:r>
      <w:r w:rsidRPr="00D36594">
        <w:rPr>
          <w:rFonts w:hint="eastAsia"/>
          <w:spacing w:val="-2"/>
          <w:szCs w:val="22"/>
        </w:rPr>
        <w:t>화재예방</w:t>
      </w:r>
      <w:r w:rsidRPr="00D36594">
        <w:rPr>
          <w:rFonts w:hint="eastAsia"/>
          <w:spacing w:val="-2"/>
          <w:szCs w:val="22"/>
        </w:rPr>
        <w:t>,</w:t>
      </w:r>
      <w:r w:rsidRPr="00D36594">
        <w:rPr>
          <w:spacing w:val="-2"/>
          <w:szCs w:val="22"/>
        </w:rPr>
        <w:t xml:space="preserve"> </w:t>
      </w:r>
      <w:r w:rsidRPr="00D36594">
        <w:rPr>
          <w:rFonts w:eastAsia="바탕" w:hint="eastAsia"/>
          <w:kern w:val="0"/>
        </w:rPr>
        <w:t>소방시설의</w:t>
      </w:r>
      <w:r w:rsidRPr="00D36594">
        <w:rPr>
          <w:rFonts w:hint="eastAsia"/>
          <w:spacing w:val="-2"/>
          <w:szCs w:val="22"/>
        </w:rPr>
        <w:t xml:space="preserve"> </w:t>
      </w:r>
      <w:r w:rsidRPr="00D36594">
        <w:rPr>
          <w:rFonts w:hint="eastAsia"/>
          <w:spacing w:val="-2"/>
          <w:szCs w:val="22"/>
        </w:rPr>
        <w:t>설치</w:t>
      </w:r>
      <w:r w:rsidRPr="00D36594">
        <w:rPr>
          <w:rFonts w:hint="eastAsia"/>
          <w:spacing w:val="-2"/>
          <w:szCs w:val="22"/>
        </w:rPr>
        <w:t xml:space="preserve"> </w:t>
      </w:r>
      <w:r w:rsidRPr="00D36594">
        <w:rPr>
          <w:rFonts w:hint="eastAsia"/>
          <w:spacing w:val="-2"/>
          <w:szCs w:val="22"/>
        </w:rPr>
        <w:t>유지</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 xml:space="preserve"> </w:t>
      </w:r>
      <w:r w:rsidRPr="00D36594">
        <w:rPr>
          <w:rFonts w:hint="eastAsia"/>
          <w:spacing w:val="-2"/>
          <w:szCs w:val="22"/>
        </w:rPr>
        <w:t>안전관리에</w:t>
      </w:r>
      <w:r w:rsidRPr="00D36594">
        <w:rPr>
          <w:rFonts w:hint="eastAsia"/>
          <w:spacing w:val="-2"/>
          <w:szCs w:val="22"/>
        </w:rPr>
        <w:t xml:space="preserve"> </w:t>
      </w:r>
      <w:r w:rsidRPr="00D36594">
        <w:rPr>
          <w:rFonts w:hint="eastAsia"/>
          <w:spacing w:val="-2"/>
          <w:szCs w:val="22"/>
        </w:rPr>
        <w:t>관한</w:t>
      </w:r>
      <w:r w:rsidRPr="00D36594">
        <w:rPr>
          <w:rFonts w:hint="eastAsia"/>
          <w:spacing w:val="-2"/>
          <w:szCs w:val="22"/>
        </w:rPr>
        <w:t xml:space="preserve"> </w:t>
      </w:r>
      <w:r w:rsidRPr="00D36594">
        <w:rPr>
          <w:spacing w:val="-2"/>
          <w:szCs w:val="22"/>
        </w:rPr>
        <w:t>법</w:t>
      </w:r>
      <w:r w:rsidRPr="00D36594">
        <w:rPr>
          <w:rFonts w:hint="eastAsia"/>
          <w:spacing w:val="-2"/>
          <w:szCs w:val="22"/>
        </w:rPr>
        <w:t>률</w:t>
      </w:r>
      <w:r w:rsidRPr="00D36594">
        <w:rPr>
          <w:spacing w:val="-2"/>
          <w:szCs w:val="22"/>
        </w:rPr>
        <w:t xml:space="preserve"> </w:t>
      </w:r>
      <w:r w:rsidRPr="00D36594">
        <w:rPr>
          <w:rFonts w:hint="eastAsia"/>
          <w:spacing w:val="-2"/>
          <w:szCs w:val="22"/>
        </w:rPr>
        <w:t>시행령</w:t>
      </w:r>
      <w:r w:rsidRPr="00D36594">
        <w:rPr>
          <w:rFonts w:hint="eastAsia"/>
          <w:spacing w:val="-2"/>
          <w:szCs w:val="22"/>
        </w:rPr>
        <w:t xml:space="preserve"> </w:t>
      </w:r>
      <w:r w:rsidRPr="00D36594">
        <w:rPr>
          <w:spacing w:val="-2"/>
          <w:szCs w:val="22"/>
        </w:rPr>
        <w:t>제</w:t>
      </w:r>
      <w:r w:rsidRPr="00D36594">
        <w:rPr>
          <w:rFonts w:hint="eastAsia"/>
          <w:spacing w:val="-2"/>
          <w:szCs w:val="22"/>
        </w:rPr>
        <w:t>15</w:t>
      </w:r>
      <w:r w:rsidRPr="00D36594">
        <w:rPr>
          <w:spacing w:val="-2"/>
          <w:szCs w:val="22"/>
        </w:rPr>
        <w:t>조</w:t>
      </w:r>
      <w:r w:rsidRPr="00D36594">
        <w:rPr>
          <w:rFonts w:hint="eastAsia"/>
          <w:spacing w:val="-2"/>
          <w:szCs w:val="22"/>
        </w:rPr>
        <w:t xml:space="preserve">, </w:t>
      </w:r>
      <w:r w:rsidRPr="00D36594">
        <w:rPr>
          <w:rFonts w:hint="eastAsia"/>
          <w:spacing w:val="-2"/>
          <w:szCs w:val="22"/>
        </w:rPr>
        <w:t>별표</w:t>
      </w:r>
      <w:r w:rsidRPr="00D36594">
        <w:rPr>
          <w:rFonts w:hint="eastAsia"/>
          <w:spacing w:val="-2"/>
          <w:szCs w:val="22"/>
        </w:rPr>
        <w:t>5</w:t>
      </w:r>
      <w:r w:rsidRPr="00D36594">
        <w:rPr>
          <w:spacing w:val="-2"/>
          <w:szCs w:val="22"/>
        </w:rPr>
        <w:t xml:space="preserve">. </w:t>
      </w:r>
      <w:r w:rsidRPr="00D36594">
        <w:rPr>
          <w:rFonts w:hint="eastAsia"/>
          <w:spacing w:val="-2"/>
          <w:szCs w:val="22"/>
        </w:rPr>
        <w:t>제</w:t>
      </w:r>
      <w:r w:rsidRPr="00D36594">
        <w:rPr>
          <w:spacing w:val="-2"/>
          <w:szCs w:val="22"/>
        </w:rPr>
        <w:t>1</w:t>
      </w:r>
      <w:r w:rsidRPr="00D36594">
        <w:rPr>
          <w:rFonts w:hint="eastAsia"/>
          <w:spacing w:val="-2"/>
          <w:szCs w:val="22"/>
        </w:rPr>
        <w:t>호</w:t>
      </w:r>
      <w:r w:rsidRPr="00D36594">
        <w:rPr>
          <w:rFonts w:hint="eastAsia"/>
          <w:spacing w:val="-2"/>
          <w:szCs w:val="22"/>
        </w:rPr>
        <w:t xml:space="preserve"> </w:t>
      </w:r>
      <w:proofErr w:type="spellStart"/>
      <w:r w:rsidRPr="00D36594">
        <w:rPr>
          <w:rFonts w:hint="eastAsia"/>
          <w:spacing w:val="-2"/>
          <w:szCs w:val="22"/>
        </w:rPr>
        <w:t>라목</w:t>
      </w:r>
      <w:proofErr w:type="spellEnd"/>
      <w:r w:rsidRPr="00D36594">
        <w:rPr>
          <w:spacing w:val="-2"/>
          <w:szCs w:val="22"/>
        </w:rPr>
        <w:t xml:space="preserve">). </w:t>
      </w:r>
    </w:p>
    <w:p w14:paraId="3B135EC0" w14:textId="77777777" w:rsidR="00026A7E" w:rsidRPr="00D36594" w:rsidRDefault="00026A7E" w:rsidP="00026A7E">
      <w:pPr>
        <w:pStyle w:val="a5"/>
        <w:numPr>
          <w:ilvl w:val="0"/>
          <w:numId w:val="71"/>
        </w:numPr>
        <w:autoSpaceDN/>
        <w:spacing w:after="240"/>
        <w:ind w:leftChars="0"/>
        <w:rPr>
          <w:rFonts w:eastAsia="바탕"/>
          <w:kern w:val="0"/>
        </w:rPr>
      </w:pPr>
      <w:r w:rsidRPr="00D36594">
        <w:rPr>
          <w:rFonts w:eastAsia="바탕" w:hint="eastAsia"/>
          <w:kern w:val="0"/>
        </w:rPr>
        <w:t>대상회사가</w:t>
      </w:r>
      <w:r w:rsidRPr="00D36594">
        <w:rPr>
          <w:rFonts w:eastAsia="바탕" w:hint="eastAsia"/>
          <w:kern w:val="0"/>
        </w:rPr>
        <w:t xml:space="preserve"> </w:t>
      </w:r>
      <w:proofErr w:type="spellStart"/>
      <w:r w:rsidRPr="00D36594">
        <w:rPr>
          <w:rFonts w:eastAsia="바탕" w:hint="eastAsia"/>
          <w:kern w:val="0"/>
        </w:rPr>
        <w:t>스프링쿨러</w:t>
      </w:r>
      <w:proofErr w:type="spellEnd"/>
      <w:r w:rsidRPr="00D36594">
        <w:rPr>
          <w:rFonts w:eastAsia="바탕" w:hint="eastAsia"/>
          <w:kern w:val="0"/>
        </w:rPr>
        <w:t xml:space="preserve"> </w:t>
      </w:r>
      <w:r w:rsidRPr="00D36594">
        <w:rPr>
          <w:rFonts w:eastAsia="바탕" w:hint="eastAsia"/>
          <w:kern w:val="0"/>
        </w:rPr>
        <w:t>설비</w:t>
      </w:r>
      <w:r w:rsidRPr="00D36594">
        <w:rPr>
          <w:rFonts w:eastAsia="바탕" w:hint="eastAsia"/>
          <w:kern w:val="0"/>
        </w:rPr>
        <w:t xml:space="preserve"> </w:t>
      </w:r>
      <w:r w:rsidRPr="00D36594">
        <w:rPr>
          <w:rFonts w:eastAsia="바탕" w:hint="eastAsia"/>
          <w:kern w:val="0"/>
        </w:rPr>
        <w:t>설치대상이</w:t>
      </w:r>
      <w:r w:rsidRPr="00D36594">
        <w:rPr>
          <w:rFonts w:eastAsia="바탕" w:hint="eastAsia"/>
          <w:kern w:val="0"/>
        </w:rPr>
        <w:t xml:space="preserve"> </w:t>
      </w:r>
      <w:r w:rsidRPr="00D36594">
        <w:rPr>
          <w:rFonts w:eastAsia="바탕" w:hint="eastAsia"/>
          <w:kern w:val="0"/>
        </w:rPr>
        <w:t>아니라고</w:t>
      </w:r>
      <w:r w:rsidRPr="00D36594">
        <w:rPr>
          <w:rFonts w:eastAsia="바탕" w:hint="eastAsia"/>
          <w:kern w:val="0"/>
        </w:rPr>
        <w:t xml:space="preserve"> </w:t>
      </w:r>
      <w:r w:rsidRPr="00D36594">
        <w:rPr>
          <w:rFonts w:eastAsia="바탕" w:hint="eastAsia"/>
          <w:kern w:val="0"/>
        </w:rPr>
        <w:t>판단한</w:t>
      </w:r>
      <w:r w:rsidRPr="00D36594">
        <w:rPr>
          <w:rFonts w:eastAsia="바탕" w:hint="eastAsia"/>
          <w:kern w:val="0"/>
        </w:rPr>
        <w:t xml:space="preserve"> </w:t>
      </w:r>
      <w:r w:rsidRPr="00D36594">
        <w:rPr>
          <w:rFonts w:eastAsia="바탕" w:hint="eastAsia"/>
          <w:kern w:val="0"/>
        </w:rPr>
        <w:t>기준</w:t>
      </w:r>
      <w:r w:rsidRPr="00D36594">
        <w:rPr>
          <w:rFonts w:eastAsia="바탕" w:hint="eastAsia"/>
          <w:kern w:val="0"/>
        </w:rPr>
        <w:t>(</w:t>
      </w:r>
      <w:r w:rsidRPr="00D36594">
        <w:rPr>
          <w:rFonts w:eastAsia="바탕" w:hint="eastAsia"/>
          <w:kern w:val="0"/>
        </w:rPr>
        <w:t>아래</w:t>
      </w:r>
      <w:r w:rsidRPr="00D36594">
        <w:rPr>
          <w:rFonts w:eastAsia="바탕" w:hint="eastAsia"/>
          <w:kern w:val="0"/>
        </w:rPr>
        <w:t xml:space="preserve"> </w:t>
      </w:r>
      <w:r w:rsidRPr="00D36594">
        <w:rPr>
          <w:rFonts w:ascii="바탕" w:eastAsia="바탕" w:hAnsi="바탕" w:hint="eastAsia"/>
          <w:kern w:val="0"/>
        </w:rPr>
        <w:t>④</w:t>
      </w:r>
      <w:r w:rsidRPr="00D36594">
        <w:rPr>
          <w:rFonts w:eastAsia="바탕" w:hint="eastAsia"/>
          <w:kern w:val="0"/>
        </w:rPr>
        <w:t>의</w:t>
      </w:r>
      <w:r w:rsidRPr="00D36594">
        <w:rPr>
          <w:rFonts w:eastAsia="바탕" w:hint="eastAsia"/>
          <w:kern w:val="0"/>
        </w:rPr>
        <w:t xml:space="preserve"> </w:t>
      </w:r>
      <w:r w:rsidRPr="00D36594">
        <w:rPr>
          <w:rFonts w:eastAsia="바탕" w:hint="eastAsia"/>
          <w:kern w:val="0"/>
        </w:rPr>
        <w:t>가</w:t>
      </w:r>
      <w:r w:rsidRPr="00D36594">
        <w:rPr>
          <w:rFonts w:eastAsia="바탕" w:hint="eastAsia"/>
          <w:kern w:val="0"/>
        </w:rPr>
        <w:t>))</w:t>
      </w:r>
      <w:r w:rsidRPr="00D36594">
        <w:rPr>
          <w:rFonts w:eastAsia="바탕"/>
          <w:kern w:val="0"/>
        </w:rPr>
        <w:t xml:space="preserve"> </w:t>
      </w:r>
      <w:r w:rsidRPr="00D36594">
        <w:rPr>
          <w:rFonts w:eastAsia="바탕" w:hint="eastAsia"/>
          <w:kern w:val="0"/>
        </w:rPr>
        <w:t>이외</w:t>
      </w:r>
      <w:r w:rsidRPr="00D36594">
        <w:rPr>
          <w:rFonts w:eastAsia="바탕" w:hint="eastAsia"/>
          <w:kern w:val="0"/>
        </w:rPr>
        <w:t xml:space="preserve"> </w:t>
      </w:r>
      <w:r w:rsidRPr="00D36594">
        <w:rPr>
          <w:rFonts w:eastAsia="바탕" w:hint="eastAsia"/>
          <w:kern w:val="0"/>
        </w:rPr>
        <w:t>설치</w:t>
      </w:r>
      <w:r w:rsidRPr="00D36594">
        <w:rPr>
          <w:rFonts w:eastAsia="바탕" w:hint="eastAsia"/>
          <w:kern w:val="0"/>
        </w:rPr>
        <w:t xml:space="preserve"> </w:t>
      </w:r>
      <w:r w:rsidRPr="00D36594">
        <w:rPr>
          <w:rFonts w:eastAsia="바탕" w:hint="eastAsia"/>
          <w:kern w:val="0"/>
        </w:rPr>
        <w:t>대상기준이</w:t>
      </w:r>
      <w:r w:rsidRPr="00D36594">
        <w:rPr>
          <w:rFonts w:eastAsia="바탕" w:hint="eastAsia"/>
          <w:kern w:val="0"/>
        </w:rPr>
        <w:t xml:space="preserve"> </w:t>
      </w:r>
      <w:r w:rsidRPr="00D36594">
        <w:rPr>
          <w:rFonts w:eastAsia="바탕" w:hint="eastAsia"/>
          <w:kern w:val="0"/>
        </w:rPr>
        <w:t>존재함</w:t>
      </w:r>
      <w:r w:rsidRPr="00D36594">
        <w:rPr>
          <w:rFonts w:eastAsia="바탕" w:hint="eastAsia"/>
          <w:kern w:val="0"/>
        </w:rPr>
        <w:t>.</w:t>
      </w:r>
    </w:p>
    <w:p w14:paraId="7126D193"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창고시설</w:t>
      </w:r>
      <w:r w:rsidRPr="00D36594">
        <w:rPr>
          <w:rFonts w:hint="eastAsia"/>
          <w:szCs w:val="22"/>
        </w:rPr>
        <w:t>(</w:t>
      </w:r>
      <w:r w:rsidRPr="00D36594">
        <w:rPr>
          <w:rFonts w:hint="eastAsia"/>
          <w:szCs w:val="22"/>
        </w:rPr>
        <w:t>물류터미널은</w:t>
      </w:r>
      <w:r w:rsidRPr="00D36594">
        <w:rPr>
          <w:rFonts w:hint="eastAsia"/>
          <w:szCs w:val="22"/>
        </w:rPr>
        <w:t xml:space="preserve"> </w:t>
      </w:r>
      <w:r w:rsidRPr="00D36594">
        <w:rPr>
          <w:rFonts w:hint="eastAsia"/>
          <w:szCs w:val="22"/>
        </w:rPr>
        <w:t>제외</w:t>
      </w:r>
      <w:r w:rsidRPr="00D36594">
        <w:rPr>
          <w:rFonts w:hint="eastAsia"/>
          <w:szCs w:val="22"/>
        </w:rPr>
        <w:t>)</w:t>
      </w:r>
      <w:r w:rsidRPr="00D36594">
        <w:rPr>
          <w:rFonts w:hint="eastAsia"/>
          <w:szCs w:val="22"/>
        </w:rPr>
        <w:t>로서</w:t>
      </w:r>
      <w:r w:rsidRPr="00D36594">
        <w:rPr>
          <w:rFonts w:hint="eastAsia"/>
          <w:szCs w:val="22"/>
        </w:rPr>
        <w:t xml:space="preserve"> </w:t>
      </w:r>
      <w:r w:rsidRPr="00D36594">
        <w:rPr>
          <w:rFonts w:hint="eastAsia"/>
          <w:szCs w:val="22"/>
        </w:rPr>
        <w:t>바닥면적</w:t>
      </w:r>
      <w:r w:rsidRPr="00D36594">
        <w:rPr>
          <w:rFonts w:hint="eastAsia"/>
          <w:szCs w:val="22"/>
        </w:rPr>
        <w:t xml:space="preserve"> </w:t>
      </w:r>
      <w:r w:rsidRPr="00D36594">
        <w:rPr>
          <w:rFonts w:hint="eastAsia"/>
          <w:szCs w:val="22"/>
        </w:rPr>
        <w:t>합계가</w:t>
      </w:r>
      <w:r w:rsidRPr="00D36594">
        <w:rPr>
          <w:rFonts w:hint="eastAsia"/>
          <w:szCs w:val="22"/>
        </w:rPr>
        <w:t xml:space="preserve"> 5</w:t>
      </w:r>
      <w:r w:rsidRPr="00D36594">
        <w:rPr>
          <w:rFonts w:hint="eastAsia"/>
          <w:szCs w:val="22"/>
        </w:rPr>
        <w:t>천㎡</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경우에는</w:t>
      </w:r>
      <w:r w:rsidRPr="00D36594">
        <w:rPr>
          <w:rFonts w:hint="eastAsia"/>
          <w:szCs w:val="22"/>
        </w:rPr>
        <w:t xml:space="preserve"> </w:t>
      </w:r>
      <w:r w:rsidRPr="00D36594">
        <w:rPr>
          <w:rFonts w:hint="eastAsia"/>
          <w:szCs w:val="22"/>
        </w:rPr>
        <w:t>모든</w:t>
      </w:r>
      <w:r w:rsidRPr="00D36594">
        <w:rPr>
          <w:rFonts w:hint="eastAsia"/>
          <w:szCs w:val="22"/>
        </w:rPr>
        <w:t xml:space="preserve"> </w:t>
      </w:r>
      <w:r w:rsidRPr="00D36594">
        <w:rPr>
          <w:rFonts w:hint="eastAsia"/>
          <w:szCs w:val="22"/>
        </w:rPr>
        <w:t>층</w:t>
      </w:r>
    </w:p>
    <w:p w14:paraId="7942EED5"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천장</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반자</w:t>
      </w:r>
      <w:r w:rsidRPr="00D36594">
        <w:rPr>
          <w:rFonts w:hint="eastAsia"/>
          <w:szCs w:val="22"/>
        </w:rPr>
        <w:t>(</w:t>
      </w:r>
      <w:r w:rsidRPr="00D36594">
        <w:rPr>
          <w:rFonts w:hint="eastAsia"/>
          <w:szCs w:val="22"/>
        </w:rPr>
        <w:t>반자가</w:t>
      </w:r>
      <w:r w:rsidRPr="00D36594">
        <w:rPr>
          <w:rFonts w:hint="eastAsia"/>
          <w:szCs w:val="22"/>
        </w:rPr>
        <w:t xml:space="preserve"> </w:t>
      </w:r>
      <w:r w:rsidRPr="00D36594">
        <w:rPr>
          <w:rFonts w:hint="eastAsia"/>
          <w:szCs w:val="22"/>
        </w:rPr>
        <w:t>없는</w:t>
      </w:r>
      <w:r w:rsidRPr="00D36594">
        <w:rPr>
          <w:rFonts w:hint="eastAsia"/>
          <w:szCs w:val="22"/>
        </w:rPr>
        <w:t xml:space="preserve"> </w:t>
      </w:r>
      <w:r w:rsidRPr="00D36594">
        <w:rPr>
          <w:rFonts w:hint="eastAsia"/>
          <w:szCs w:val="22"/>
        </w:rPr>
        <w:t>경우에는</w:t>
      </w:r>
      <w:r w:rsidRPr="00D36594">
        <w:rPr>
          <w:rFonts w:hint="eastAsia"/>
          <w:szCs w:val="22"/>
        </w:rPr>
        <w:t xml:space="preserve"> </w:t>
      </w:r>
      <w:r w:rsidRPr="00D36594">
        <w:rPr>
          <w:rFonts w:hint="eastAsia"/>
          <w:szCs w:val="22"/>
        </w:rPr>
        <w:t>지붕의</w:t>
      </w:r>
      <w:r w:rsidRPr="00D36594">
        <w:rPr>
          <w:rFonts w:hint="eastAsia"/>
          <w:szCs w:val="22"/>
        </w:rPr>
        <w:t xml:space="preserve"> </w:t>
      </w:r>
      <w:r w:rsidRPr="00D36594">
        <w:rPr>
          <w:rFonts w:hint="eastAsia"/>
          <w:szCs w:val="22"/>
        </w:rPr>
        <w:t>옥내에</w:t>
      </w:r>
      <w:r w:rsidRPr="00D36594">
        <w:rPr>
          <w:rFonts w:hint="eastAsia"/>
          <w:szCs w:val="22"/>
        </w:rPr>
        <w:t xml:space="preserve"> </w:t>
      </w:r>
      <w:r w:rsidRPr="00D36594">
        <w:rPr>
          <w:rFonts w:hint="eastAsia"/>
          <w:szCs w:val="22"/>
        </w:rPr>
        <w:t>면하는</w:t>
      </w:r>
      <w:r w:rsidRPr="00D36594">
        <w:rPr>
          <w:rFonts w:hint="eastAsia"/>
          <w:szCs w:val="22"/>
        </w:rPr>
        <w:t xml:space="preserve"> </w:t>
      </w:r>
      <w:r w:rsidRPr="00D36594">
        <w:rPr>
          <w:rFonts w:hint="eastAsia"/>
          <w:szCs w:val="22"/>
        </w:rPr>
        <w:t>부분</w:t>
      </w:r>
      <w:r w:rsidRPr="00D36594">
        <w:rPr>
          <w:rFonts w:hint="eastAsia"/>
          <w:szCs w:val="22"/>
        </w:rPr>
        <w:t>)</w:t>
      </w:r>
      <w:r w:rsidRPr="00D36594">
        <w:rPr>
          <w:rFonts w:hint="eastAsia"/>
          <w:szCs w:val="22"/>
        </w:rPr>
        <w:t>의</w:t>
      </w:r>
      <w:r w:rsidRPr="00D36594">
        <w:rPr>
          <w:rFonts w:hint="eastAsia"/>
          <w:szCs w:val="22"/>
        </w:rPr>
        <w:t xml:space="preserve"> </w:t>
      </w:r>
      <w:r w:rsidRPr="00D36594">
        <w:rPr>
          <w:rFonts w:hint="eastAsia"/>
          <w:szCs w:val="22"/>
        </w:rPr>
        <w:t>높이가</w:t>
      </w:r>
      <w:r w:rsidRPr="00D36594">
        <w:rPr>
          <w:rFonts w:hint="eastAsia"/>
          <w:szCs w:val="22"/>
        </w:rPr>
        <w:t xml:space="preserve"> 10m</w:t>
      </w:r>
      <w:r w:rsidRPr="00D36594">
        <w:rPr>
          <w:rFonts w:hint="eastAsia"/>
          <w:szCs w:val="22"/>
        </w:rPr>
        <w:t>를</w:t>
      </w:r>
      <w:r w:rsidRPr="00D36594">
        <w:rPr>
          <w:rFonts w:hint="eastAsia"/>
          <w:szCs w:val="22"/>
        </w:rPr>
        <w:t xml:space="preserve"> </w:t>
      </w:r>
      <w:r w:rsidRPr="00D36594">
        <w:rPr>
          <w:rFonts w:hint="eastAsia"/>
          <w:szCs w:val="22"/>
        </w:rPr>
        <w:t>넘는</w:t>
      </w:r>
      <w:r w:rsidRPr="00D36594">
        <w:rPr>
          <w:rFonts w:hint="eastAsia"/>
          <w:szCs w:val="22"/>
        </w:rPr>
        <w:t xml:space="preserve"> </w:t>
      </w:r>
      <w:proofErr w:type="spellStart"/>
      <w:r w:rsidRPr="00D36594">
        <w:rPr>
          <w:rFonts w:hint="eastAsia"/>
          <w:szCs w:val="22"/>
        </w:rPr>
        <w:t>랙식</w:t>
      </w:r>
      <w:proofErr w:type="spellEnd"/>
      <w:r w:rsidRPr="00D36594">
        <w:rPr>
          <w:rFonts w:hint="eastAsia"/>
          <w:szCs w:val="22"/>
        </w:rPr>
        <w:t xml:space="preserve"> </w:t>
      </w:r>
      <w:r w:rsidRPr="00D36594">
        <w:rPr>
          <w:rFonts w:hint="eastAsia"/>
          <w:szCs w:val="22"/>
        </w:rPr>
        <w:t>창고</w:t>
      </w:r>
      <w:r w:rsidRPr="00D36594">
        <w:rPr>
          <w:rFonts w:hint="eastAsia"/>
          <w:szCs w:val="22"/>
        </w:rPr>
        <w:t>(rack warehouse)(</w:t>
      </w:r>
      <w:r w:rsidRPr="00D36594">
        <w:rPr>
          <w:rFonts w:hint="eastAsia"/>
          <w:szCs w:val="22"/>
        </w:rPr>
        <w:t>물건을</w:t>
      </w:r>
      <w:r w:rsidRPr="00D36594">
        <w:rPr>
          <w:rFonts w:hint="eastAsia"/>
          <w:szCs w:val="22"/>
        </w:rPr>
        <w:t xml:space="preserve"> </w:t>
      </w:r>
      <w:r w:rsidRPr="00D36594">
        <w:rPr>
          <w:rFonts w:hint="eastAsia"/>
          <w:szCs w:val="22"/>
        </w:rPr>
        <w:t>수납할</w:t>
      </w:r>
      <w:r w:rsidRPr="00D36594">
        <w:rPr>
          <w:rFonts w:hint="eastAsia"/>
          <w:szCs w:val="22"/>
        </w:rPr>
        <w:t xml:space="preserve"> </w:t>
      </w:r>
      <w:r w:rsidRPr="00D36594">
        <w:rPr>
          <w:rFonts w:hint="eastAsia"/>
          <w:szCs w:val="22"/>
        </w:rPr>
        <w:t>수</w:t>
      </w:r>
      <w:r w:rsidRPr="00D36594">
        <w:rPr>
          <w:rFonts w:hint="eastAsia"/>
          <w:szCs w:val="22"/>
        </w:rPr>
        <w:t xml:space="preserve"> </w:t>
      </w:r>
      <w:r w:rsidRPr="00D36594">
        <w:rPr>
          <w:rFonts w:hint="eastAsia"/>
          <w:szCs w:val="22"/>
        </w:rPr>
        <w:t>있는</w:t>
      </w:r>
      <w:r w:rsidRPr="00D36594">
        <w:rPr>
          <w:rFonts w:hint="eastAsia"/>
          <w:szCs w:val="22"/>
        </w:rPr>
        <w:t xml:space="preserve"> </w:t>
      </w:r>
      <w:r w:rsidRPr="00D36594">
        <w:rPr>
          <w:rFonts w:hint="eastAsia"/>
          <w:szCs w:val="22"/>
        </w:rPr>
        <w:t>선반이나</w:t>
      </w:r>
      <w:r w:rsidRPr="00D36594">
        <w:rPr>
          <w:rFonts w:hint="eastAsia"/>
          <w:szCs w:val="22"/>
        </w:rPr>
        <w:t xml:space="preserve"> </w:t>
      </w:r>
      <w:r w:rsidRPr="00D36594">
        <w:rPr>
          <w:rFonts w:hint="eastAsia"/>
          <w:szCs w:val="22"/>
        </w:rPr>
        <w:t>이와</w:t>
      </w:r>
      <w:r w:rsidRPr="00D36594">
        <w:rPr>
          <w:rFonts w:hint="eastAsia"/>
          <w:szCs w:val="22"/>
        </w:rPr>
        <w:t xml:space="preserve"> </w:t>
      </w:r>
      <w:r w:rsidRPr="00D36594">
        <w:rPr>
          <w:rFonts w:hint="eastAsia"/>
          <w:szCs w:val="22"/>
        </w:rPr>
        <w:t>비슷한</w:t>
      </w:r>
      <w:r w:rsidRPr="00D36594">
        <w:rPr>
          <w:rFonts w:hint="eastAsia"/>
          <w:szCs w:val="22"/>
        </w:rPr>
        <w:t xml:space="preserve"> </w:t>
      </w:r>
      <w:r w:rsidRPr="00D36594">
        <w:rPr>
          <w:rFonts w:hint="eastAsia"/>
          <w:szCs w:val="22"/>
        </w:rPr>
        <w:t>것을</w:t>
      </w:r>
      <w:r w:rsidRPr="00D36594">
        <w:rPr>
          <w:rFonts w:hint="eastAsia"/>
          <w:szCs w:val="22"/>
        </w:rPr>
        <w:t xml:space="preserve"> </w:t>
      </w:r>
      <w:r w:rsidRPr="00D36594">
        <w:rPr>
          <w:rFonts w:hint="eastAsia"/>
          <w:szCs w:val="22"/>
        </w:rPr>
        <w:t>갖춘</w:t>
      </w:r>
      <w:r w:rsidRPr="00D36594">
        <w:rPr>
          <w:rFonts w:hint="eastAsia"/>
          <w:szCs w:val="22"/>
        </w:rPr>
        <w:t xml:space="preserve"> </w:t>
      </w:r>
      <w:r w:rsidRPr="00D36594">
        <w:rPr>
          <w:rFonts w:hint="eastAsia"/>
          <w:szCs w:val="22"/>
        </w:rPr>
        <w:t>것</w:t>
      </w:r>
      <w:r w:rsidRPr="00D36594">
        <w:rPr>
          <w:rFonts w:hint="eastAsia"/>
          <w:szCs w:val="22"/>
        </w:rPr>
        <w:t>)</w:t>
      </w:r>
      <w:r w:rsidRPr="00D36594">
        <w:rPr>
          <w:rFonts w:hint="eastAsia"/>
          <w:szCs w:val="22"/>
        </w:rPr>
        <w:t>로서</w:t>
      </w:r>
      <w:r w:rsidRPr="00D36594">
        <w:rPr>
          <w:rFonts w:hint="eastAsia"/>
          <w:szCs w:val="22"/>
        </w:rPr>
        <w:t xml:space="preserve"> </w:t>
      </w:r>
      <w:r w:rsidRPr="00D36594">
        <w:rPr>
          <w:rFonts w:hint="eastAsia"/>
          <w:szCs w:val="22"/>
        </w:rPr>
        <w:t>바닥면적의</w:t>
      </w:r>
      <w:r w:rsidRPr="00D36594">
        <w:rPr>
          <w:rFonts w:hint="eastAsia"/>
          <w:szCs w:val="22"/>
        </w:rPr>
        <w:t xml:space="preserve"> </w:t>
      </w:r>
      <w:r w:rsidRPr="00D36594">
        <w:rPr>
          <w:rFonts w:hint="eastAsia"/>
          <w:szCs w:val="22"/>
        </w:rPr>
        <w:t>합계가</w:t>
      </w:r>
      <w:r w:rsidRPr="00D36594">
        <w:rPr>
          <w:rFonts w:hint="eastAsia"/>
          <w:szCs w:val="22"/>
        </w:rPr>
        <w:t xml:space="preserve"> 1</w:t>
      </w:r>
      <w:r w:rsidRPr="00D36594">
        <w:rPr>
          <w:rFonts w:hint="eastAsia"/>
          <w:szCs w:val="22"/>
        </w:rPr>
        <w:t>천</w:t>
      </w:r>
      <w:r w:rsidRPr="00D36594">
        <w:rPr>
          <w:rFonts w:hint="eastAsia"/>
          <w:szCs w:val="22"/>
        </w:rPr>
        <w:t>5</w:t>
      </w:r>
      <w:r w:rsidRPr="00D36594">
        <w:rPr>
          <w:rFonts w:hint="eastAsia"/>
          <w:szCs w:val="22"/>
        </w:rPr>
        <w:t>백㎡</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p>
    <w:p w14:paraId="17D15A17"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상기</w:t>
      </w:r>
      <w:r w:rsidRPr="00D36594">
        <w:rPr>
          <w:rFonts w:hint="eastAsia"/>
          <w:szCs w:val="22"/>
        </w:rPr>
        <w:t xml:space="preserve"> </w:t>
      </w:r>
      <w:r w:rsidRPr="00D36594">
        <w:rPr>
          <w:rFonts w:hint="eastAsia"/>
          <w:szCs w:val="22"/>
        </w:rPr>
        <w:t>특정소방대상물에</w:t>
      </w:r>
      <w:r w:rsidRPr="00D36594">
        <w:rPr>
          <w:rFonts w:hint="eastAsia"/>
          <w:szCs w:val="22"/>
        </w:rPr>
        <w:t xml:space="preserve"> </w:t>
      </w:r>
      <w:r w:rsidRPr="00D36594">
        <w:rPr>
          <w:rFonts w:hint="eastAsia"/>
          <w:szCs w:val="22"/>
        </w:rPr>
        <w:t>해당하지</w:t>
      </w:r>
      <w:r w:rsidRPr="00D36594">
        <w:rPr>
          <w:rFonts w:hint="eastAsia"/>
          <w:szCs w:val="22"/>
        </w:rPr>
        <w:t xml:space="preserve"> </w:t>
      </w:r>
      <w:r w:rsidRPr="00D36594">
        <w:rPr>
          <w:rFonts w:hint="eastAsia"/>
          <w:szCs w:val="22"/>
        </w:rPr>
        <w:t>않는</w:t>
      </w:r>
      <w:r w:rsidRPr="00D36594">
        <w:rPr>
          <w:rFonts w:hint="eastAsia"/>
          <w:szCs w:val="22"/>
        </w:rPr>
        <w:t xml:space="preserve"> </w:t>
      </w:r>
      <w:r w:rsidRPr="00D36594">
        <w:rPr>
          <w:rFonts w:hint="eastAsia"/>
          <w:szCs w:val="22"/>
        </w:rPr>
        <w:t>특정소방대상물의</w:t>
      </w:r>
      <w:r w:rsidRPr="00D36594">
        <w:rPr>
          <w:rFonts w:hint="eastAsia"/>
          <w:szCs w:val="22"/>
        </w:rPr>
        <w:t xml:space="preserve"> </w:t>
      </w:r>
      <w:proofErr w:type="spellStart"/>
      <w:r w:rsidRPr="00D36594">
        <w:rPr>
          <w:rFonts w:hint="eastAsia"/>
          <w:szCs w:val="22"/>
        </w:rPr>
        <w:t>지하층·무창층</w:t>
      </w:r>
      <w:proofErr w:type="spellEnd"/>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층수가</w:t>
      </w:r>
      <w:r w:rsidRPr="00D36594">
        <w:rPr>
          <w:rFonts w:hint="eastAsia"/>
          <w:szCs w:val="22"/>
        </w:rPr>
        <w:t xml:space="preserve"> 4</w:t>
      </w:r>
      <w:r w:rsidRPr="00D36594">
        <w:rPr>
          <w:rFonts w:hint="eastAsia"/>
          <w:szCs w:val="22"/>
        </w:rPr>
        <w:t>층</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층으로서</w:t>
      </w:r>
      <w:r w:rsidRPr="00D36594">
        <w:rPr>
          <w:rFonts w:hint="eastAsia"/>
          <w:szCs w:val="22"/>
        </w:rPr>
        <w:t xml:space="preserve"> </w:t>
      </w:r>
      <w:r w:rsidRPr="00D36594">
        <w:rPr>
          <w:rFonts w:hint="eastAsia"/>
          <w:szCs w:val="22"/>
        </w:rPr>
        <w:t>바닥면적이</w:t>
      </w:r>
      <w:r w:rsidRPr="00D36594">
        <w:rPr>
          <w:rFonts w:hint="eastAsia"/>
          <w:szCs w:val="22"/>
        </w:rPr>
        <w:t xml:space="preserve"> 1</w:t>
      </w:r>
      <w:r w:rsidRPr="00D36594">
        <w:rPr>
          <w:rFonts w:hint="eastAsia"/>
          <w:szCs w:val="22"/>
        </w:rPr>
        <w:t>천㎡</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층</w:t>
      </w:r>
    </w:p>
    <w:p w14:paraId="5579EFCF"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상기</w:t>
      </w:r>
      <w:r w:rsidRPr="00D36594">
        <w:rPr>
          <w:rFonts w:hint="eastAsia"/>
          <w:szCs w:val="22"/>
        </w:rPr>
        <w:t xml:space="preserve"> </w:t>
      </w:r>
      <w:r w:rsidRPr="00D36594">
        <w:rPr>
          <w:rFonts w:ascii="바탕" w:eastAsia="바탕" w:hAnsi="바탕" w:hint="eastAsia"/>
          <w:kern w:val="0"/>
        </w:rPr>
        <w:t>②</w:t>
      </w:r>
      <w:proofErr w:type="spellStart"/>
      <w:r w:rsidRPr="00D36594">
        <w:rPr>
          <w:rFonts w:hint="eastAsia"/>
          <w:szCs w:val="22"/>
        </w:rPr>
        <w:t>에</w:t>
      </w:r>
      <w:proofErr w:type="spellEnd"/>
      <w:r w:rsidRPr="00D36594">
        <w:rPr>
          <w:rFonts w:hint="eastAsia"/>
          <w:szCs w:val="22"/>
        </w:rPr>
        <w:t xml:space="preserve"> </w:t>
      </w:r>
      <w:r w:rsidRPr="00D36594">
        <w:rPr>
          <w:rFonts w:hint="eastAsia"/>
          <w:szCs w:val="22"/>
        </w:rPr>
        <w:t>해당하지</w:t>
      </w:r>
      <w:r w:rsidRPr="00D36594">
        <w:rPr>
          <w:rFonts w:hint="eastAsia"/>
          <w:szCs w:val="22"/>
        </w:rPr>
        <w:t xml:space="preserve"> </w:t>
      </w:r>
      <w:r w:rsidRPr="00D36594">
        <w:rPr>
          <w:rFonts w:hint="eastAsia"/>
          <w:szCs w:val="22"/>
        </w:rPr>
        <w:t>않는</w:t>
      </w:r>
      <w:r w:rsidRPr="00D36594">
        <w:rPr>
          <w:rFonts w:hint="eastAsia"/>
          <w:szCs w:val="22"/>
        </w:rPr>
        <w:t xml:space="preserve"> </w:t>
      </w:r>
      <w:r w:rsidRPr="00D36594">
        <w:rPr>
          <w:rFonts w:hint="eastAsia"/>
          <w:szCs w:val="22"/>
        </w:rPr>
        <w:t>공장</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창고시설로서</w:t>
      </w:r>
      <w:r w:rsidRPr="00D36594">
        <w:rPr>
          <w:rFonts w:hint="eastAsia"/>
          <w:szCs w:val="22"/>
        </w:rPr>
        <w:t xml:space="preserve"> </w:t>
      </w:r>
      <w:r w:rsidRPr="00D36594">
        <w:rPr>
          <w:rFonts w:hint="eastAsia"/>
          <w:szCs w:val="22"/>
        </w:rPr>
        <w:t>다음의</w:t>
      </w:r>
      <w:r w:rsidRPr="00D36594">
        <w:rPr>
          <w:rFonts w:hint="eastAsia"/>
          <w:szCs w:val="22"/>
        </w:rPr>
        <w:t xml:space="preserve"> </w:t>
      </w:r>
      <w:r w:rsidRPr="00D36594">
        <w:rPr>
          <w:rFonts w:hint="eastAsia"/>
          <w:szCs w:val="22"/>
        </w:rPr>
        <w:t>어느</w:t>
      </w:r>
      <w:r w:rsidRPr="00D36594">
        <w:rPr>
          <w:rFonts w:hint="eastAsia"/>
          <w:szCs w:val="22"/>
        </w:rPr>
        <w:t xml:space="preserve"> </w:t>
      </w:r>
      <w:r w:rsidRPr="00D36594">
        <w:rPr>
          <w:rFonts w:hint="eastAsia"/>
          <w:szCs w:val="22"/>
        </w:rPr>
        <w:t>하나에</w:t>
      </w:r>
      <w:r w:rsidRPr="00D36594">
        <w:rPr>
          <w:rFonts w:hint="eastAsia"/>
          <w:szCs w:val="22"/>
        </w:rPr>
        <w:t xml:space="preserve"> </w:t>
      </w:r>
      <w:r w:rsidRPr="00D36594">
        <w:rPr>
          <w:rFonts w:hint="eastAsia"/>
          <w:szCs w:val="22"/>
        </w:rPr>
        <w:t>해당하는</w:t>
      </w:r>
      <w:r w:rsidRPr="00D36594">
        <w:rPr>
          <w:rFonts w:hint="eastAsia"/>
          <w:szCs w:val="22"/>
        </w:rPr>
        <w:t xml:space="preserve"> </w:t>
      </w:r>
      <w:r w:rsidRPr="00D36594">
        <w:rPr>
          <w:rFonts w:hint="eastAsia"/>
          <w:szCs w:val="22"/>
        </w:rPr>
        <w:t>시설</w:t>
      </w:r>
    </w:p>
    <w:p w14:paraId="41F1AEAB" w14:textId="77777777" w:rsidR="00026A7E" w:rsidRPr="00D36594" w:rsidRDefault="00026A7E" w:rsidP="00026A7E">
      <w:pPr>
        <w:pStyle w:val="a5"/>
        <w:autoSpaceDN/>
        <w:spacing w:after="240"/>
        <w:ind w:leftChars="0" w:left="1960"/>
        <w:rPr>
          <w:szCs w:val="22"/>
        </w:rPr>
      </w:pPr>
      <w:r w:rsidRPr="00D36594">
        <w:rPr>
          <w:rFonts w:hint="eastAsia"/>
          <w:szCs w:val="22"/>
        </w:rPr>
        <w:t>가</w:t>
      </w:r>
      <w:r w:rsidRPr="00D36594">
        <w:rPr>
          <w:rFonts w:hint="eastAsia"/>
          <w:szCs w:val="22"/>
        </w:rPr>
        <w:t xml:space="preserve">) </w:t>
      </w:r>
      <w:r w:rsidRPr="00D36594">
        <w:rPr>
          <w:rFonts w:hint="eastAsia"/>
          <w:szCs w:val="22"/>
        </w:rPr>
        <w:t>소방기본법</w:t>
      </w:r>
      <w:r w:rsidRPr="00D36594">
        <w:rPr>
          <w:rFonts w:hint="eastAsia"/>
          <w:szCs w:val="22"/>
        </w:rPr>
        <w:t xml:space="preserve"> </w:t>
      </w:r>
      <w:r w:rsidRPr="00D36594">
        <w:rPr>
          <w:rFonts w:hint="eastAsia"/>
          <w:szCs w:val="22"/>
        </w:rPr>
        <w:t>시행령</w:t>
      </w:r>
      <w:r w:rsidRPr="00D36594">
        <w:rPr>
          <w:rFonts w:hint="eastAsia"/>
          <w:szCs w:val="22"/>
        </w:rPr>
        <w:t xml:space="preserve"> </w:t>
      </w:r>
      <w:r w:rsidRPr="00D36594">
        <w:rPr>
          <w:rFonts w:hint="eastAsia"/>
          <w:szCs w:val="22"/>
        </w:rPr>
        <w:t>별표</w:t>
      </w:r>
      <w:r w:rsidRPr="00D36594">
        <w:rPr>
          <w:rFonts w:hint="eastAsia"/>
          <w:szCs w:val="22"/>
        </w:rPr>
        <w:t xml:space="preserve"> 2</w:t>
      </w:r>
      <w:r w:rsidRPr="00D36594">
        <w:rPr>
          <w:rFonts w:hint="eastAsia"/>
          <w:szCs w:val="22"/>
        </w:rPr>
        <w:t>에서</w:t>
      </w:r>
      <w:r w:rsidRPr="00D36594">
        <w:rPr>
          <w:rFonts w:hint="eastAsia"/>
          <w:szCs w:val="22"/>
        </w:rPr>
        <w:t xml:space="preserve"> </w:t>
      </w:r>
      <w:r w:rsidRPr="00D36594">
        <w:rPr>
          <w:rFonts w:hint="eastAsia"/>
          <w:szCs w:val="22"/>
        </w:rPr>
        <w:t>정하는</w:t>
      </w:r>
      <w:r w:rsidRPr="00D36594">
        <w:rPr>
          <w:rFonts w:hint="eastAsia"/>
          <w:szCs w:val="22"/>
        </w:rPr>
        <w:t xml:space="preserve"> </w:t>
      </w:r>
      <w:r w:rsidRPr="00D36594">
        <w:rPr>
          <w:rFonts w:hint="eastAsia"/>
          <w:szCs w:val="22"/>
        </w:rPr>
        <w:t>수량의</w:t>
      </w:r>
      <w:r w:rsidRPr="00D36594">
        <w:rPr>
          <w:rFonts w:hint="eastAsia"/>
          <w:szCs w:val="22"/>
        </w:rPr>
        <w:t xml:space="preserve"> 1</w:t>
      </w:r>
      <w:r w:rsidRPr="00D36594">
        <w:rPr>
          <w:rFonts w:hint="eastAsia"/>
          <w:szCs w:val="22"/>
        </w:rPr>
        <w:t>천</w:t>
      </w:r>
      <w:r w:rsidRPr="00D36594">
        <w:rPr>
          <w:rFonts w:hint="eastAsia"/>
          <w:szCs w:val="22"/>
        </w:rPr>
        <w:t xml:space="preserve"> </w:t>
      </w:r>
      <w:r w:rsidRPr="00D36594">
        <w:rPr>
          <w:rFonts w:hint="eastAsia"/>
          <w:szCs w:val="22"/>
        </w:rPr>
        <w:t>배</w:t>
      </w:r>
      <w:r w:rsidRPr="00D36594">
        <w:rPr>
          <w:rFonts w:hint="eastAsia"/>
          <w:szCs w:val="22"/>
        </w:rPr>
        <w:t xml:space="preserve"> </w:t>
      </w:r>
      <w:r w:rsidRPr="00D36594">
        <w:rPr>
          <w:rFonts w:hint="eastAsia"/>
          <w:szCs w:val="22"/>
        </w:rPr>
        <w:t>이상의</w:t>
      </w:r>
      <w:r w:rsidRPr="00D36594">
        <w:rPr>
          <w:rFonts w:hint="eastAsia"/>
          <w:szCs w:val="22"/>
        </w:rPr>
        <w:t xml:space="preserve"> </w:t>
      </w:r>
      <w:proofErr w:type="spellStart"/>
      <w:r w:rsidRPr="00D36594">
        <w:rPr>
          <w:rFonts w:hint="eastAsia"/>
          <w:szCs w:val="22"/>
        </w:rPr>
        <w:t>특수가연물</w:t>
      </w:r>
      <w:proofErr w:type="spellEnd"/>
      <w:r w:rsidRPr="00D36594">
        <w:rPr>
          <w:rStyle w:val="ac"/>
          <w:szCs w:val="22"/>
        </w:rPr>
        <w:footnoteReference w:id="30"/>
      </w:r>
      <w:r w:rsidRPr="00D36594">
        <w:rPr>
          <w:rFonts w:hint="eastAsia"/>
          <w:szCs w:val="22"/>
        </w:rPr>
        <w:t>을</w:t>
      </w:r>
      <w:r w:rsidRPr="00D36594">
        <w:rPr>
          <w:rFonts w:hint="eastAsia"/>
          <w:szCs w:val="22"/>
        </w:rPr>
        <w:t xml:space="preserve"> </w:t>
      </w:r>
      <w:proofErr w:type="spellStart"/>
      <w:r w:rsidRPr="00D36594">
        <w:rPr>
          <w:rFonts w:hint="eastAsia"/>
          <w:szCs w:val="22"/>
        </w:rPr>
        <w:t>저장·취급하는</w:t>
      </w:r>
      <w:proofErr w:type="spellEnd"/>
      <w:r w:rsidRPr="00D36594">
        <w:rPr>
          <w:rFonts w:hint="eastAsia"/>
          <w:szCs w:val="22"/>
        </w:rPr>
        <w:t xml:space="preserve"> </w:t>
      </w:r>
      <w:r w:rsidRPr="00D36594">
        <w:rPr>
          <w:rFonts w:hint="eastAsia"/>
          <w:szCs w:val="22"/>
        </w:rPr>
        <w:t>시설</w:t>
      </w:r>
    </w:p>
    <w:p w14:paraId="32201BA6"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지붕</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외벽이</w:t>
      </w:r>
      <w:r w:rsidRPr="00D36594">
        <w:rPr>
          <w:rFonts w:hint="eastAsia"/>
          <w:szCs w:val="22"/>
        </w:rPr>
        <w:t xml:space="preserve"> </w:t>
      </w:r>
      <w:r w:rsidRPr="00D36594">
        <w:rPr>
          <w:rFonts w:hint="eastAsia"/>
          <w:szCs w:val="22"/>
        </w:rPr>
        <w:t>불연재료가</w:t>
      </w:r>
      <w:r w:rsidRPr="00D36594">
        <w:rPr>
          <w:rFonts w:hint="eastAsia"/>
          <w:szCs w:val="22"/>
        </w:rPr>
        <w:t xml:space="preserve"> </w:t>
      </w:r>
      <w:r w:rsidRPr="00D36594">
        <w:rPr>
          <w:rFonts w:hint="eastAsia"/>
          <w:szCs w:val="22"/>
        </w:rPr>
        <w:t>아니거나</w:t>
      </w:r>
      <w:r w:rsidRPr="00D36594">
        <w:rPr>
          <w:rFonts w:hint="eastAsia"/>
          <w:szCs w:val="22"/>
        </w:rPr>
        <w:t xml:space="preserve"> </w:t>
      </w:r>
      <w:r w:rsidRPr="00D36594">
        <w:rPr>
          <w:rFonts w:hint="eastAsia"/>
          <w:szCs w:val="22"/>
        </w:rPr>
        <w:t>내화구조가</w:t>
      </w:r>
      <w:r w:rsidRPr="00D36594">
        <w:rPr>
          <w:rFonts w:hint="eastAsia"/>
          <w:szCs w:val="22"/>
        </w:rPr>
        <w:t xml:space="preserve"> </w:t>
      </w:r>
      <w:r w:rsidRPr="00D36594">
        <w:rPr>
          <w:rFonts w:hint="eastAsia"/>
          <w:szCs w:val="22"/>
        </w:rPr>
        <w:t>아닌</w:t>
      </w:r>
      <w:r w:rsidRPr="00D36594">
        <w:rPr>
          <w:rFonts w:hint="eastAsia"/>
          <w:szCs w:val="22"/>
        </w:rPr>
        <w:t xml:space="preserve"> </w:t>
      </w:r>
      <w:r w:rsidRPr="00D36594">
        <w:rPr>
          <w:rFonts w:hint="eastAsia"/>
          <w:szCs w:val="22"/>
        </w:rPr>
        <w:t>공장</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창고시</w:t>
      </w:r>
      <w:r w:rsidRPr="00D36594">
        <w:rPr>
          <w:rFonts w:hint="eastAsia"/>
          <w:szCs w:val="22"/>
        </w:rPr>
        <w:lastRenderedPageBreak/>
        <w:t>설로서</w:t>
      </w:r>
      <w:r w:rsidRPr="00D36594">
        <w:rPr>
          <w:rFonts w:hint="eastAsia"/>
          <w:szCs w:val="22"/>
        </w:rPr>
        <w:t xml:space="preserve"> </w:t>
      </w:r>
      <w:r w:rsidRPr="00D36594">
        <w:rPr>
          <w:rFonts w:hint="eastAsia"/>
          <w:szCs w:val="22"/>
        </w:rPr>
        <w:t>다음의</w:t>
      </w:r>
      <w:r w:rsidRPr="00D36594">
        <w:rPr>
          <w:rFonts w:hint="eastAsia"/>
          <w:szCs w:val="22"/>
        </w:rPr>
        <w:t xml:space="preserve"> </w:t>
      </w:r>
      <w:r w:rsidRPr="00D36594">
        <w:rPr>
          <w:rFonts w:hint="eastAsia"/>
          <w:szCs w:val="22"/>
        </w:rPr>
        <w:t>어느</w:t>
      </w:r>
      <w:r w:rsidRPr="00D36594">
        <w:rPr>
          <w:rFonts w:hint="eastAsia"/>
          <w:szCs w:val="22"/>
        </w:rPr>
        <w:t xml:space="preserve"> </w:t>
      </w:r>
      <w:r w:rsidRPr="00D36594">
        <w:rPr>
          <w:rFonts w:hint="eastAsia"/>
          <w:szCs w:val="22"/>
        </w:rPr>
        <w:t>하나에</w:t>
      </w:r>
      <w:r w:rsidRPr="00D36594">
        <w:rPr>
          <w:rFonts w:hint="eastAsia"/>
          <w:szCs w:val="22"/>
        </w:rPr>
        <w:t xml:space="preserve"> </w:t>
      </w:r>
      <w:r w:rsidRPr="00D36594">
        <w:rPr>
          <w:rFonts w:hint="eastAsia"/>
          <w:szCs w:val="22"/>
        </w:rPr>
        <w:t>해당하는</w:t>
      </w:r>
      <w:r w:rsidRPr="00D36594">
        <w:rPr>
          <w:rFonts w:hint="eastAsia"/>
          <w:szCs w:val="22"/>
        </w:rPr>
        <w:t xml:space="preserve"> </w:t>
      </w:r>
      <w:r w:rsidRPr="00D36594">
        <w:rPr>
          <w:rFonts w:hint="eastAsia"/>
          <w:szCs w:val="22"/>
        </w:rPr>
        <w:t>것</w:t>
      </w:r>
    </w:p>
    <w:p w14:paraId="14D16CAD" w14:textId="77777777" w:rsidR="00026A7E" w:rsidRPr="00D36594" w:rsidRDefault="00026A7E" w:rsidP="00026A7E">
      <w:pPr>
        <w:pStyle w:val="a5"/>
        <w:autoSpaceDN/>
        <w:spacing w:after="240"/>
        <w:ind w:leftChars="0" w:left="1960"/>
        <w:rPr>
          <w:szCs w:val="22"/>
        </w:rPr>
      </w:pPr>
      <w:r w:rsidRPr="00D36594">
        <w:rPr>
          <w:rFonts w:hint="eastAsia"/>
          <w:szCs w:val="22"/>
        </w:rPr>
        <w:t>가</w:t>
      </w:r>
      <w:r w:rsidRPr="00D36594">
        <w:rPr>
          <w:rFonts w:hint="eastAsia"/>
          <w:szCs w:val="22"/>
        </w:rPr>
        <w:t xml:space="preserve">) </w:t>
      </w:r>
      <w:r w:rsidRPr="00D36594">
        <w:rPr>
          <w:rFonts w:hint="eastAsia"/>
          <w:szCs w:val="22"/>
        </w:rPr>
        <w:t>창고시설</w:t>
      </w:r>
      <w:r w:rsidRPr="00D36594">
        <w:rPr>
          <w:rFonts w:hint="eastAsia"/>
          <w:szCs w:val="22"/>
        </w:rPr>
        <w:t>(</w:t>
      </w:r>
      <w:r w:rsidRPr="00D36594">
        <w:rPr>
          <w:rFonts w:hint="eastAsia"/>
          <w:szCs w:val="22"/>
        </w:rPr>
        <w:t>물류터미널에</w:t>
      </w:r>
      <w:r w:rsidRPr="00D36594">
        <w:rPr>
          <w:rFonts w:hint="eastAsia"/>
          <w:szCs w:val="22"/>
        </w:rPr>
        <w:t xml:space="preserve"> </w:t>
      </w:r>
      <w:r w:rsidRPr="00D36594">
        <w:rPr>
          <w:rFonts w:hint="eastAsia"/>
          <w:szCs w:val="22"/>
        </w:rPr>
        <w:t>한정</w:t>
      </w:r>
      <w:r w:rsidRPr="00D36594">
        <w:rPr>
          <w:rFonts w:hint="eastAsia"/>
          <w:szCs w:val="22"/>
        </w:rPr>
        <w:t xml:space="preserve">) </w:t>
      </w:r>
      <w:r w:rsidRPr="00D36594">
        <w:rPr>
          <w:rFonts w:hint="eastAsia"/>
          <w:szCs w:val="22"/>
        </w:rPr>
        <w:t>중</w:t>
      </w:r>
      <w:r w:rsidRPr="00D36594">
        <w:rPr>
          <w:rFonts w:hint="eastAsia"/>
          <w:szCs w:val="22"/>
        </w:rPr>
        <w:t xml:space="preserve"> </w:t>
      </w:r>
      <w:r w:rsidRPr="00D36594">
        <w:rPr>
          <w:rFonts w:hint="eastAsia"/>
          <w:szCs w:val="22"/>
        </w:rPr>
        <w:t>바닥면적의</w:t>
      </w:r>
      <w:r w:rsidRPr="00D36594">
        <w:rPr>
          <w:rFonts w:hint="eastAsia"/>
          <w:szCs w:val="22"/>
        </w:rPr>
        <w:t xml:space="preserve"> </w:t>
      </w:r>
      <w:r w:rsidRPr="00D36594">
        <w:rPr>
          <w:rFonts w:hint="eastAsia"/>
          <w:szCs w:val="22"/>
        </w:rPr>
        <w:t>합계가</w:t>
      </w:r>
      <w:r w:rsidRPr="00D36594">
        <w:rPr>
          <w:rFonts w:hint="eastAsia"/>
          <w:szCs w:val="22"/>
        </w:rPr>
        <w:t xml:space="preserve"> 2</w:t>
      </w:r>
      <w:r w:rsidRPr="00D36594">
        <w:rPr>
          <w:rFonts w:hint="eastAsia"/>
          <w:szCs w:val="22"/>
        </w:rPr>
        <w:t>천</w:t>
      </w:r>
      <w:r w:rsidRPr="00D36594">
        <w:rPr>
          <w:rFonts w:hint="eastAsia"/>
          <w:szCs w:val="22"/>
        </w:rPr>
        <w:t>5</w:t>
      </w:r>
      <w:r w:rsidRPr="00D36594">
        <w:rPr>
          <w:rFonts w:hint="eastAsia"/>
          <w:szCs w:val="22"/>
        </w:rPr>
        <w:t>백㎡</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p>
    <w:p w14:paraId="4142D342" w14:textId="77777777" w:rsidR="00026A7E" w:rsidRPr="00D36594" w:rsidRDefault="00026A7E" w:rsidP="00026A7E">
      <w:pPr>
        <w:pStyle w:val="a5"/>
        <w:autoSpaceDN/>
        <w:spacing w:after="240"/>
        <w:ind w:leftChars="0" w:left="1960"/>
        <w:rPr>
          <w:szCs w:val="22"/>
        </w:rPr>
      </w:pPr>
      <w:r w:rsidRPr="00D36594">
        <w:rPr>
          <w:rFonts w:hint="eastAsia"/>
          <w:szCs w:val="22"/>
        </w:rPr>
        <w:t>나</w:t>
      </w:r>
      <w:r w:rsidRPr="00D36594">
        <w:rPr>
          <w:rFonts w:hint="eastAsia"/>
          <w:szCs w:val="22"/>
        </w:rPr>
        <w:t xml:space="preserve">) </w:t>
      </w:r>
      <w:r w:rsidRPr="00D36594">
        <w:rPr>
          <w:rFonts w:hint="eastAsia"/>
          <w:szCs w:val="22"/>
        </w:rPr>
        <w:t>창고시설</w:t>
      </w:r>
      <w:r w:rsidRPr="00D36594">
        <w:rPr>
          <w:rFonts w:hint="eastAsia"/>
          <w:szCs w:val="22"/>
        </w:rPr>
        <w:t>(</w:t>
      </w:r>
      <w:r w:rsidRPr="00D36594">
        <w:rPr>
          <w:rFonts w:hint="eastAsia"/>
          <w:szCs w:val="22"/>
        </w:rPr>
        <w:t>물류터미널은</w:t>
      </w:r>
      <w:r w:rsidRPr="00D36594">
        <w:rPr>
          <w:rFonts w:hint="eastAsia"/>
          <w:szCs w:val="22"/>
        </w:rPr>
        <w:t xml:space="preserve"> </w:t>
      </w:r>
      <w:r w:rsidRPr="00D36594">
        <w:rPr>
          <w:rFonts w:hint="eastAsia"/>
          <w:szCs w:val="22"/>
        </w:rPr>
        <w:t>제외</w:t>
      </w:r>
      <w:r w:rsidRPr="00D36594">
        <w:rPr>
          <w:rFonts w:hint="eastAsia"/>
          <w:szCs w:val="22"/>
        </w:rPr>
        <w:t xml:space="preserve">) </w:t>
      </w:r>
      <w:r w:rsidRPr="00D36594">
        <w:rPr>
          <w:rFonts w:hint="eastAsia"/>
          <w:szCs w:val="22"/>
        </w:rPr>
        <w:t>중</w:t>
      </w:r>
      <w:r w:rsidRPr="00D36594">
        <w:rPr>
          <w:rFonts w:hint="eastAsia"/>
          <w:szCs w:val="22"/>
        </w:rPr>
        <w:t xml:space="preserve"> </w:t>
      </w:r>
      <w:r w:rsidRPr="00D36594">
        <w:rPr>
          <w:rFonts w:hint="eastAsia"/>
          <w:szCs w:val="22"/>
        </w:rPr>
        <w:t>바닥면적의</w:t>
      </w:r>
      <w:r w:rsidRPr="00D36594">
        <w:rPr>
          <w:rFonts w:hint="eastAsia"/>
          <w:szCs w:val="22"/>
        </w:rPr>
        <w:t xml:space="preserve"> </w:t>
      </w:r>
      <w:r w:rsidRPr="00D36594">
        <w:rPr>
          <w:rFonts w:hint="eastAsia"/>
          <w:szCs w:val="22"/>
        </w:rPr>
        <w:t>합계가</w:t>
      </w:r>
      <w:r w:rsidRPr="00D36594">
        <w:rPr>
          <w:rFonts w:hint="eastAsia"/>
          <w:szCs w:val="22"/>
        </w:rPr>
        <w:t xml:space="preserve"> 2</w:t>
      </w:r>
      <w:r w:rsidRPr="00D36594">
        <w:rPr>
          <w:rFonts w:hint="eastAsia"/>
          <w:szCs w:val="22"/>
        </w:rPr>
        <w:t>천</w:t>
      </w:r>
      <w:r w:rsidRPr="00D36594">
        <w:rPr>
          <w:rFonts w:hint="eastAsia"/>
          <w:szCs w:val="22"/>
        </w:rPr>
        <w:t>5</w:t>
      </w:r>
      <w:r w:rsidRPr="00D36594">
        <w:rPr>
          <w:rFonts w:hint="eastAsia"/>
          <w:szCs w:val="22"/>
        </w:rPr>
        <w:t>백㎡</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p>
    <w:p w14:paraId="3BAF5D79" w14:textId="77777777" w:rsidR="00026A7E" w:rsidRPr="00D36594" w:rsidRDefault="00026A7E" w:rsidP="00026A7E">
      <w:pPr>
        <w:pStyle w:val="a5"/>
        <w:autoSpaceDN/>
        <w:spacing w:after="240"/>
        <w:ind w:leftChars="0" w:left="1960"/>
        <w:rPr>
          <w:szCs w:val="22"/>
        </w:rPr>
      </w:pPr>
      <w:r w:rsidRPr="00D36594">
        <w:rPr>
          <w:rFonts w:hint="eastAsia"/>
          <w:szCs w:val="22"/>
        </w:rPr>
        <w:t>다</w:t>
      </w:r>
      <w:r w:rsidRPr="00D36594">
        <w:rPr>
          <w:rFonts w:hint="eastAsia"/>
          <w:szCs w:val="22"/>
        </w:rPr>
        <w:t xml:space="preserve">) </w:t>
      </w:r>
      <w:proofErr w:type="spellStart"/>
      <w:r w:rsidRPr="00D36594">
        <w:rPr>
          <w:rFonts w:hint="eastAsia"/>
          <w:szCs w:val="22"/>
        </w:rPr>
        <w:t>랙식</w:t>
      </w:r>
      <w:proofErr w:type="spellEnd"/>
      <w:r w:rsidRPr="00D36594">
        <w:rPr>
          <w:rFonts w:hint="eastAsia"/>
          <w:szCs w:val="22"/>
        </w:rPr>
        <w:t xml:space="preserve"> </w:t>
      </w:r>
      <w:r w:rsidRPr="00D36594">
        <w:rPr>
          <w:rFonts w:hint="eastAsia"/>
          <w:szCs w:val="22"/>
        </w:rPr>
        <w:t>창고시설</w:t>
      </w:r>
      <w:r w:rsidRPr="00D36594">
        <w:rPr>
          <w:rFonts w:hint="eastAsia"/>
          <w:szCs w:val="22"/>
        </w:rPr>
        <w:t xml:space="preserve"> </w:t>
      </w:r>
      <w:r w:rsidRPr="00D36594">
        <w:rPr>
          <w:rFonts w:hint="eastAsia"/>
          <w:szCs w:val="22"/>
        </w:rPr>
        <w:t>중</w:t>
      </w:r>
      <w:r w:rsidRPr="00D36594">
        <w:rPr>
          <w:rFonts w:hint="eastAsia"/>
          <w:szCs w:val="22"/>
        </w:rPr>
        <w:t xml:space="preserve"> </w:t>
      </w:r>
      <w:r w:rsidRPr="00D36594">
        <w:rPr>
          <w:rFonts w:hint="eastAsia"/>
          <w:szCs w:val="22"/>
        </w:rPr>
        <w:t>바닥면적의</w:t>
      </w:r>
      <w:r w:rsidRPr="00D36594">
        <w:rPr>
          <w:rFonts w:hint="eastAsia"/>
          <w:szCs w:val="22"/>
        </w:rPr>
        <w:t xml:space="preserve"> </w:t>
      </w:r>
      <w:r w:rsidRPr="00D36594">
        <w:rPr>
          <w:rFonts w:hint="eastAsia"/>
          <w:szCs w:val="22"/>
        </w:rPr>
        <w:t>합계가</w:t>
      </w:r>
      <w:r w:rsidRPr="00D36594">
        <w:rPr>
          <w:rFonts w:hint="eastAsia"/>
          <w:szCs w:val="22"/>
        </w:rPr>
        <w:t xml:space="preserve"> 750</w:t>
      </w:r>
      <w:r w:rsidRPr="00D36594">
        <w:rPr>
          <w:rFonts w:hint="eastAsia"/>
          <w:szCs w:val="22"/>
        </w:rPr>
        <w:t>㎡</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p>
    <w:p w14:paraId="51A1C445" w14:textId="77777777" w:rsidR="00026A7E" w:rsidRPr="00D36594" w:rsidRDefault="00026A7E" w:rsidP="00026A7E">
      <w:pPr>
        <w:pStyle w:val="a5"/>
        <w:autoSpaceDN/>
        <w:spacing w:after="240"/>
        <w:ind w:leftChars="0" w:left="1960"/>
        <w:rPr>
          <w:szCs w:val="22"/>
        </w:rPr>
      </w:pPr>
      <w:r w:rsidRPr="00D36594">
        <w:rPr>
          <w:rFonts w:hint="eastAsia"/>
          <w:szCs w:val="22"/>
        </w:rPr>
        <w:t>라</w:t>
      </w:r>
      <w:r w:rsidRPr="00D36594">
        <w:rPr>
          <w:rFonts w:hint="eastAsia"/>
          <w:szCs w:val="22"/>
        </w:rPr>
        <w:t xml:space="preserve">) </w:t>
      </w:r>
      <w:r w:rsidRPr="00D36594">
        <w:rPr>
          <w:rFonts w:hint="eastAsia"/>
          <w:szCs w:val="22"/>
        </w:rPr>
        <w:t>공장</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창고시설</w:t>
      </w:r>
      <w:r w:rsidRPr="00D36594">
        <w:rPr>
          <w:rFonts w:hint="eastAsia"/>
          <w:szCs w:val="22"/>
        </w:rPr>
        <w:t xml:space="preserve"> </w:t>
      </w:r>
      <w:r w:rsidRPr="00D36594">
        <w:rPr>
          <w:rFonts w:hint="eastAsia"/>
          <w:szCs w:val="22"/>
        </w:rPr>
        <w:t>중</w:t>
      </w:r>
      <w:r w:rsidRPr="00D36594">
        <w:rPr>
          <w:rFonts w:hint="eastAsia"/>
          <w:szCs w:val="22"/>
        </w:rPr>
        <w:t xml:space="preserve"> </w:t>
      </w:r>
      <w:proofErr w:type="spellStart"/>
      <w:r w:rsidRPr="00D36594">
        <w:rPr>
          <w:rFonts w:hint="eastAsia"/>
          <w:szCs w:val="22"/>
        </w:rPr>
        <w:t>지하층·무창층</w:t>
      </w:r>
      <w:proofErr w:type="spellEnd"/>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층수가</w:t>
      </w:r>
      <w:r w:rsidRPr="00D36594">
        <w:rPr>
          <w:rFonts w:hint="eastAsia"/>
          <w:szCs w:val="22"/>
        </w:rPr>
        <w:t xml:space="preserve"> 4</w:t>
      </w:r>
      <w:r w:rsidRPr="00D36594">
        <w:rPr>
          <w:rFonts w:hint="eastAsia"/>
          <w:szCs w:val="22"/>
        </w:rPr>
        <w:t>층</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r w:rsidRPr="00D36594">
        <w:rPr>
          <w:rFonts w:hint="eastAsia"/>
          <w:szCs w:val="22"/>
        </w:rPr>
        <w:t xml:space="preserve"> </w:t>
      </w:r>
      <w:r w:rsidRPr="00D36594">
        <w:rPr>
          <w:rFonts w:hint="eastAsia"/>
          <w:szCs w:val="22"/>
        </w:rPr>
        <w:t>중</w:t>
      </w:r>
      <w:r w:rsidRPr="00D36594">
        <w:rPr>
          <w:rFonts w:hint="eastAsia"/>
          <w:szCs w:val="22"/>
        </w:rPr>
        <w:t xml:space="preserve"> </w:t>
      </w:r>
      <w:r w:rsidRPr="00D36594">
        <w:rPr>
          <w:rFonts w:hint="eastAsia"/>
          <w:szCs w:val="22"/>
        </w:rPr>
        <w:t>바닥면적이</w:t>
      </w:r>
      <w:r w:rsidRPr="00D36594">
        <w:rPr>
          <w:rFonts w:hint="eastAsia"/>
          <w:szCs w:val="22"/>
        </w:rPr>
        <w:t xml:space="preserve"> 500</w:t>
      </w:r>
      <w:r w:rsidRPr="00D36594">
        <w:rPr>
          <w:rFonts w:hint="eastAsia"/>
          <w:szCs w:val="22"/>
        </w:rPr>
        <w:t>㎡</w:t>
      </w:r>
      <w:r w:rsidRPr="00D36594">
        <w:rPr>
          <w:rFonts w:hint="eastAsia"/>
          <w:szCs w:val="22"/>
        </w:rPr>
        <w:t xml:space="preserve"> </w:t>
      </w:r>
      <w:r w:rsidRPr="00D36594">
        <w:rPr>
          <w:rFonts w:hint="eastAsia"/>
          <w:szCs w:val="22"/>
        </w:rPr>
        <w:t>이상인</w:t>
      </w:r>
      <w:r w:rsidRPr="00D36594">
        <w:rPr>
          <w:rFonts w:hint="eastAsia"/>
          <w:szCs w:val="22"/>
        </w:rPr>
        <w:t xml:space="preserve"> </w:t>
      </w:r>
      <w:r w:rsidRPr="00D36594">
        <w:rPr>
          <w:rFonts w:hint="eastAsia"/>
          <w:szCs w:val="22"/>
        </w:rPr>
        <w:t>것</w:t>
      </w:r>
    </w:p>
    <w:p w14:paraId="45F378B0" w14:textId="77777777" w:rsidR="00026A7E" w:rsidRPr="00D36594" w:rsidRDefault="00026A7E" w:rsidP="00026A7E">
      <w:pPr>
        <w:pStyle w:val="a5"/>
        <w:autoSpaceDN/>
        <w:spacing w:after="240"/>
        <w:ind w:leftChars="0" w:left="1960"/>
        <w:rPr>
          <w:szCs w:val="22"/>
        </w:rPr>
      </w:pPr>
      <w:r w:rsidRPr="00D36594">
        <w:rPr>
          <w:rFonts w:hint="eastAsia"/>
          <w:szCs w:val="22"/>
        </w:rPr>
        <w:t>마</w:t>
      </w:r>
      <w:r w:rsidRPr="00D36594">
        <w:rPr>
          <w:rFonts w:hint="eastAsia"/>
          <w:szCs w:val="22"/>
        </w:rPr>
        <w:t xml:space="preserve">) </w:t>
      </w:r>
      <w:r w:rsidRPr="00D36594">
        <w:rPr>
          <w:rFonts w:hint="eastAsia"/>
          <w:szCs w:val="22"/>
        </w:rPr>
        <w:t>공장</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창고시설</w:t>
      </w:r>
      <w:r w:rsidRPr="00D36594">
        <w:rPr>
          <w:rFonts w:hint="eastAsia"/>
          <w:szCs w:val="22"/>
        </w:rPr>
        <w:t xml:space="preserve"> </w:t>
      </w:r>
      <w:r w:rsidRPr="00D36594">
        <w:rPr>
          <w:rFonts w:hint="eastAsia"/>
          <w:szCs w:val="22"/>
        </w:rPr>
        <w:t>중</w:t>
      </w:r>
      <w:r w:rsidRPr="00D36594">
        <w:rPr>
          <w:rFonts w:hint="eastAsia"/>
          <w:szCs w:val="22"/>
        </w:rPr>
        <w:t xml:space="preserve"> </w:t>
      </w:r>
      <w:r w:rsidRPr="00D36594">
        <w:rPr>
          <w:rFonts w:hint="eastAsia"/>
          <w:szCs w:val="22"/>
        </w:rPr>
        <w:t>소방기본법</w:t>
      </w:r>
      <w:r w:rsidRPr="00D36594">
        <w:rPr>
          <w:rFonts w:hint="eastAsia"/>
          <w:szCs w:val="22"/>
        </w:rPr>
        <w:t xml:space="preserve"> </w:t>
      </w:r>
      <w:r w:rsidRPr="00D36594">
        <w:rPr>
          <w:rFonts w:hint="eastAsia"/>
          <w:szCs w:val="22"/>
        </w:rPr>
        <w:t>시행령</w:t>
      </w:r>
      <w:r w:rsidRPr="00D36594">
        <w:rPr>
          <w:rFonts w:hint="eastAsia"/>
          <w:szCs w:val="22"/>
        </w:rPr>
        <w:t xml:space="preserve"> </w:t>
      </w:r>
      <w:r w:rsidRPr="00D36594">
        <w:rPr>
          <w:rFonts w:hint="eastAsia"/>
          <w:szCs w:val="22"/>
        </w:rPr>
        <w:t>별표</w:t>
      </w:r>
      <w:r w:rsidRPr="00D36594">
        <w:rPr>
          <w:rFonts w:hint="eastAsia"/>
          <w:szCs w:val="22"/>
        </w:rPr>
        <w:t xml:space="preserve"> 2</w:t>
      </w:r>
      <w:r w:rsidRPr="00D36594">
        <w:rPr>
          <w:rFonts w:hint="eastAsia"/>
          <w:szCs w:val="22"/>
        </w:rPr>
        <w:t>에서</w:t>
      </w:r>
      <w:r w:rsidRPr="00D36594">
        <w:rPr>
          <w:rFonts w:hint="eastAsia"/>
          <w:szCs w:val="22"/>
        </w:rPr>
        <w:t xml:space="preserve"> </w:t>
      </w:r>
      <w:r w:rsidRPr="00D36594">
        <w:rPr>
          <w:rFonts w:hint="eastAsia"/>
          <w:szCs w:val="22"/>
        </w:rPr>
        <w:t>정하는</w:t>
      </w:r>
      <w:r w:rsidRPr="00D36594">
        <w:rPr>
          <w:rFonts w:hint="eastAsia"/>
          <w:szCs w:val="22"/>
        </w:rPr>
        <w:t xml:space="preserve"> </w:t>
      </w:r>
      <w:r w:rsidRPr="00D36594">
        <w:rPr>
          <w:rFonts w:hint="eastAsia"/>
          <w:szCs w:val="22"/>
        </w:rPr>
        <w:t>수량의</w:t>
      </w:r>
      <w:r w:rsidRPr="00D36594">
        <w:rPr>
          <w:rFonts w:hint="eastAsia"/>
          <w:szCs w:val="22"/>
        </w:rPr>
        <w:t xml:space="preserve"> 500</w:t>
      </w:r>
      <w:r w:rsidRPr="00D36594">
        <w:rPr>
          <w:rFonts w:hint="eastAsia"/>
          <w:szCs w:val="22"/>
        </w:rPr>
        <w:t>배</w:t>
      </w:r>
      <w:r w:rsidRPr="00D36594">
        <w:rPr>
          <w:rFonts w:hint="eastAsia"/>
          <w:szCs w:val="22"/>
        </w:rPr>
        <w:t xml:space="preserve"> </w:t>
      </w:r>
      <w:r w:rsidRPr="00D36594">
        <w:rPr>
          <w:rFonts w:hint="eastAsia"/>
          <w:szCs w:val="22"/>
        </w:rPr>
        <w:t>이상의</w:t>
      </w:r>
      <w:r w:rsidRPr="00D36594">
        <w:rPr>
          <w:rFonts w:hint="eastAsia"/>
          <w:szCs w:val="22"/>
        </w:rPr>
        <w:t xml:space="preserve"> </w:t>
      </w:r>
      <w:proofErr w:type="spellStart"/>
      <w:r w:rsidRPr="00D36594">
        <w:rPr>
          <w:rFonts w:hint="eastAsia"/>
          <w:szCs w:val="22"/>
        </w:rPr>
        <w:t>특수가연물을</w:t>
      </w:r>
      <w:proofErr w:type="spellEnd"/>
      <w:r w:rsidRPr="00D36594">
        <w:rPr>
          <w:rFonts w:hint="eastAsia"/>
          <w:szCs w:val="22"/>
        </w:rPr>
        <w:t xml:space="preserve"> </w:t>
      </w:r>
      <w:proofErr w:type="spellStart"/>
      <w:r w:rsidRPr="00D36594">
        <w:rPr>
          <w:rFonts w:hint="eastAsia"/>
          <w:szCs w:val="22"/>
        </w:rPr>
        <w:t>저장·취급하는</w:t>
      </w:r>
      <w:proofErr w:type="spellEnd"/>
      <w:r w:rsidRPr="00D36594">
        <w:rPr>
          <w:rFonts w:hint="eastAsia"/>
          <w:szCs w:val="22"/>
        </w:rPr>
        <w:t xml:space="preserve"> </w:t>
      </w:r>
      <w:r w:rsidRPr="00D36594">
        <w:rPr>
          <w:rFonts w:hint="eastAsia"/>
          <w:szCs w:val="22"/>
        </w:rPr>
        <w:t>시설</w:t>
      </w:r>
    </w:p>
    <w:p w14:paraId="2869C7D0" w14:textId="77777777" w:rsidR="00026A7E" w:rsidRPr="00D36594" w:rsidRDefault="00026A7E" w:rsidP="00026A7E">
      <w:pPr>
        <w:pStyle w:val="a5"/>
        <w:numPr>
          <w:ilvl w:val="0"/>
          <w:numId w:val="123"/>
        </w:numPr>
        <w:autoSpaceDN/>
        <w:spacing w:after="240"/>
        <w:ind w:leftChars="0"/>
        <w:rPr>
          <w:szCs w:val="22"/>
        </w:rPr>
      </w:pPr>
      <w:r w:rsidRPr="00D36594">
        <w:rPr>
          <w:rFonts w:hint="eastAsia"/>
          <w:szCs w:val="22"/>
        </w:rPr>
        <w:t>상기</w:t>
      </w:r>
      <w:r w:rsidRPr="00D36594">
        <w:rPr>
          <w:rFonts w:hint="eastAsia"/>
          <w:szCs w:val="22"/>
        </w:rPr>
        <w:t xml:space="preserve"> </w:t>
      </w:r>
      <w:r w:rsidRPr="00D36594">
        <w:rPr>
          <w:rFonts w:hint="eastAsia"/>
          <w:szCs w:val="22"/>
        </w:rPr>
        <w:t>특정소방대상물에</w:t>
      </w:r>
      <w:r w:rsidRPr="00D36594">
        <w:rPr>
          <w:rFonts w:hint="eastAsia"/>
          <w:szCs w:val="22"/>
        </w:rPr>
        <w:t xml:space="preserve"> </w:t>
      </w:r>
      <w:r w:rsidRPr="00D36594">
        <w:rPr>
          <w:rFonts w:hint="eastAsia"/>
          <w:szCs w:val="22"/>
        </w:rPr>
        <w:t>부속된</w:t>
      </w:r>
      <w:r w:rsidRPr="00D36594">
        <w:rPr>
          <w:rFonts w:hint="eastAsia"/>
          <w:szCs w:val="22"/>
        </w:rPr>
        <w:t xml:space="preserve"> </w:t>
      </w:r>
      <w:r w:rsidRPr="00D36594">
        <w:rPr>
          <w:rFonts w:hint="eastAsia"/>
          <w:szCs w:val="22"/>
        </w:rPr>
        <w:t>보일러실</w:t>
      </w:r>
      <w:r w:rsidRPr="00D36594">
        <w:rPr>
          <w:rFonts w:hint="eastAsia"/>
          <w:szCs w:val="22"/>
        </w:rPr>
        <w:t xml:space="preserve"> </w:t>
      </w:r>
      <w:r w:rsidRPr="00D36594">
        <w:rPr>
          <w:rFonts w:hint="eastAsia"/>
          <w:szCs w:val="22"/>
        </w:rPr>
        <w:t>또는</w:t>
      </w:r>
      <w:r w:rsidRPr="00D36594">
        <w:rPr>
          <w:rFonts w:hint="eastAsia"/>
          <w:szCs w:val="22"/>
        </w:rPr>
        <w:t xml:space="preserve"> </w:t>
      </w:r>
      <w:r w:rsidRPr="00D36594">
        <w:rPr>
          <w:rFonts w:hint="eastAsia"/>
          <w:szCs w:val="22"/>
        </w:rPr>
        <w:t>연결통로</w:t>
      </w:r>
      <w:r w:rsidRPr="00D36594">
        <w:rPr>
          <w:rFonts w:hint="eastAsia"/>
          <w:szCs w:val="22"/>
        </w:rPr>
        <w:t xml:space="preserve"> </w:t>
      </w:r>
      <w:r w:rsidRPr="00D36594">
        <w:rPr>
          <w:rFonts w:hint="eastAsia"/>
          <w:szCs w:val="22"/>
        </w:rPr>
        <w:t>등</w:t>
      </w:r>
    </w:p>
    <w:p w14:paraId="7D234229" w14:textId="77777777" w:rsidR="00026A7E" w:rsidRPr="00D36594" w:rsidRDefault="00026A7E" w:rsidP="00026A7E">
      <w:pPr>
        <w:pStyle w:val="a5"/>
        <w:numPr>
          <w:ilvl w:val="0"/>
          <w:numId w:val="71"/>
        </w:numPr>
        <w:autoSpaceDN/>
        <w:spacing w:after="240"/>
        <w:ind w:leftChars="0"/>
        <w:rPr>
          <w:rFonts w:eastAsia="바탕"/>
          <w:kern w:val="0"/>
        </w:rPr>
      </w:pPr>
      <w:r w:rsidRPr="00D36594">
        <w:rPr>
          <w:rFonts w:eastAsia="바탕" w:hint="eastAsia"/>
          <w:kern w:val="0"/>
        </w:rPr>
        <w:t>다만</w:t>
      </w:r>
      <w:r w:rsidRPr="00D36594">
        <w:rPr>
          <w:rFonts w:eastAsia="바탕" w:hint="eastAsia"/>
          <w:kern w:val="0"/>
        </w:rPr>
        <w:t>,</w:t>
      </w:r>
      <w:r w:rsidRPr="00D36594">
        <w:rPr>
          <w:rFonts w:eastAsia="바탕"/>
          <w:kern w:val="0"/>
        </w:rPr>
        <w:t xml:space="preserve"> </w:t>
      </w:r>
      <w:r w:rsidRPr="00D36594">
        <w:rPr>
          <w:rFonts w:eastAsia="바탕"/>
          <w:kern w:val="0"/>
        </w:rPr>
        <w:t>소방본부장이나</w:t>
      </w:r>
      <w:r w:rsidRPr="00D36594">
        <w:rPr>
          <w:rFonts w:eastAsia="바탕"/>
          <w:kern w:val="0"/>
        </w:rPr>
        <w:t xml:space="preserve"> </w:t>
      </w:r>
      <w:r w:rsidRPr="00D36594">
        <w:rPr>
          <w:rFonts w:eastAsia="바탕"/>
          <w:kern w:val="0"/>
        </w:rPr>
        <w:t>소방서장은</w:t>
      </w:r>
      <w:r w:rsidRPr="00D36594">
        <w:rPr>
          <w:rFonts w:eastAsia="바탕"/>
          <w:kern w:val="0"/>
        </w:rPr>
        <w:t xml:space="preserve"> </w:t>
      </w:r>
      <w:proofErr w:type="spellStart"/>
      <w:r w:rsidRPr="00D36594">
        <w:rPr>
          <w:rFonts w:eastAsia="바탕"/>
          <w:kern w:val="0"/>
        </w:rPr>
        <w:t>스프링</w:t>
      </w:r>
      <w:r w:rsidRPr="00D36594">
        <w:rPr>
          <w:rFonts w:eastAsia="바탕" w:hint="eastAsia"/>
          <w:kern w:val="0"/>
        </w:rPr>
        <w:t>쿨</w:t>
      </w:r>
      <w:r w:rsidRPr="00D36594">
        <w:rPr>
          <w:rFonts w:eastAsia="바탕"/>
          <w:kern w:val="0"/>
        </w:rPr>
        <w:t>러</w:t>
      </w:r>
      <w:proofErr w:type="spellEnd"/>
      <w:r w:rsidRPr="00D36594">
        <w:rPr>
          <w:rFonts w:eastAsia="바탕" w:hint="eastAsia"/>
          <w:kern w:val="0"/>
        </w:rPr>
        <w:t xml:space="preserve"> </w:t>
      </w:r>
      <w:r w:rsidRPr="00D36594">
        <w:rPr>
          <w:rFonts w:eastAsia="바탕"/>
          <w:kern w:val="0"/>
        </w:rPr>
        <w:t>설비를</w:t>
      </w:r>
      <w:r w:rsidRPr="00D36594">
        <w:rPr>
          <w:rFonts w:eastAsia="바탕"/>
          <w:kern w:val="0"/>
        </w:rPr>
        <w:t xml:space="preserve"> </w:t>
      </w:r>
      <w:r w:rsidRPr="00D36594">
        <w:rPr>
          <w:rFonts w:eastAsia="바탕"/>
          <w:kern w:val="0"/>
        </w:rPr>
        <w:t>설치하여야</w:t>
      </w:r>
      <w:r w:rsidRPr="00D36594">
        <w:rPr>
          <w:rFonts w:eastAsia="바탕"/>
          <w:kern w:val="0"/>
        </w:rPr>
        <w:t xml:space="preserve"> </w:t>
      </w:r>
      <w:r w:rsidRPr="00D36594">
        <w:rPr>
          <w:rFonts w:eastAsia="바탕"/>
          <w:kern w:val="0"/>
        </w:rPr>
        <w:t>하는</w:t>
      </w:r>
      <w:r w:rsidRPr="00D36594">
        <w:rPr>
          <w:rFonts w:eastAsia="바탕"/>
          <w:kern w:val="0"/>
        </w:rPr>
        <w:t xml:space="preserve"> </w:t>
      </w:r>
      <w:r w:rsidRPr="00D36594">
        <w:rPr>
          <w:rFonts w:eastAsia="바탕"/>
          <w:kern w:val="0"/>
        </w:rPr>
        <w:t>특정소방대상물에</w:t>
      </w:r>
      <w:r w:rsidRPr="00D36594">
        <w:rPr>
          <w:rFonts w:eastAsia="바탕"/>
          <w:kern w:val="0"/>
        </w:rPr>
        <w:t xml:space="preserve"> </w:t>
      </w:r>
      <w:proofErr w:type="spellStart"/>
      <w:r w:rsidRPr="00D36594">
        <w:rPr>
          <w:rFonts w:eastAsia="바탕"/>
          <w:kern w:val="0"/>
        </w:rPr>
        <w:t>물분무등소화설비를</w:t>
      </w:r>
      <w:proofErr w:type="spellEnd"/>
      <w:r w:rsidRPr="00D36594">
        <w:rPr>
          <w:rFonts w:eastAsia="바탕"/>
          <w:kern w:val="0"/>
        </w:rPr>
        <w:t xml:space="preserve"> </w:t>
      </w:r>
      <w:r w:rsidRPr="00D36594">
        <w:rPr>
          <w:rFonts w:eastAsia="바탕"/>
          <w:kern w:val="0"/>
        </w:rPr>
        <w:t>화재안전기준에</w:t>
      </w:r>
      <w:r w:rsidRPr="00D36594">
        <w:rPr>
          <w:rFonts w:eastAsia="바탕"/>
          <w:kern w:val="0"/>
        </w:rPr>
        <w:t xml:space="preserve"> </w:t>
      </w:r>
      <w:r w:rsidRPr="00D36594">
        <w:rPr>
          <w:rFonts w:eastAsia="바탕"/>
          <w:kern w:val="0"/>
        </w:rPr>
        <w:t>적합하게</w:t>
      </w:r>
      <w:r w:rsidRPr="00D36594">
        <w:rPr>
          <w:rFonts w:eastAsia="바탕"/>
          <w:kern w:val="0"/>
        </w:rPr>
        <w:t xml:space="preserve"> </w:t>
      </w:r>
      <w:r w:rsidRPr="00D36594">
        <w:rPr>
          <w:rFonts w:eastAsia="바탕"/>
          <w:kern w:val="0"/>
        </w:rPr>
        <w:t>설치한</w:t>
      </w:r>
      <w:r w:rsidRPr="00D36594">
        <w:rPr>
          <w:rFonts w:eastAsia="바탕"/>
          <w:kern w:val="0"/>
        </w:rPr>
        <w:t xml:space="preserve"> </w:t>
      </w:r>
      <w:r w:rsidRPr="00D36594">
        <w:rPr>
          <w:rFonts w:eastAsia="바탕"/>
          <w:kern w:val="0"/>
        </w:rPr>
        <w:t>경우에는</w:t>
      </w:r>
      <w:r w:rsidRPr="00D36594">
        <w:rPr>
          <w:rFonts w:eastAsia="바탕"/>
          <w:kern w:val="0"/>
        </w:rPr>
        <w:t xml:space="preserve"> </w:t>
      </w:r>
      <w:r w:rsidRPr="00D36594">
        <w:rPr>
          <w:rFonts w:eastAsia="바탕"/>
          <w:kern w:val="0"/>
        </w:rPr>
        <w:t>그</w:t>
      </w:r>
      <w:r w:rsidRPr="00D36594">
        <w:rPr>
          <w:rFonts w:eastAsia="바탕"/>
          <w:kern w:val="0"/>
        </w:rPr>
        <w:t xml:space="preserve"> </w:t>
      </w:r>
      <w:r w:rsidRPr="00D36594">
        <w:rPr>
          <w:rFonts w:eastAsia="바탕"/>
          <w:kern w:val="0"/>
        </w:rPr>
        <w:t>설비의</w:t>
      </w:r>
      <w:r w:rsidRPr="00D36594">
        <w:rPr>
          <w:rFonts w:eastAsia="바탕"/>
          <w:kern w:val="0"/>
        </w:rPr>
        <w:t xml:space="preserve"> </w:t>
      </w:r>
      <w:r w:rsidRPr="00D36594">
        <w:rPr>
          <w:rFonts w:eastAsia="바탕"/>
          <w:kern w:val="0"/>
        </w:rPr>
        <w:t>유효범위</w:t>
      </w:r>
      <w:r w:rsidRPr="00D36594">
        <w:rPr>
          <w:rFonts w:eastAsia="바탕"/>
          <w:kern w:val="0"/>
        </w:rPr>
        <w:t>(</w:t>
      </w:r>
      <w:r w:rsidRPr="00D36594">
        <w:rPr>
          <w:rFonts w:eastAsia="바탕"/>
          <w:kern w:val="0"/>
        </w:rPr>
        <w:t>해당</w:t>
      </w:r>
      <w:r w:rsidRPr="00D36594">
        <w:rPr>
          <w:rFonts w:eastAsia="바탕"/>
          <w:kern w:val="0"/>
        </w:rPr>
        <w:t xml:space="preserve"> </w:t>
      </w:r>
      <w:r w:rsidRPr="00D36594">
        <w:rPr>
          <w:rFonts w:eastAsia="바탕"/>
          <w:kern w:val="0"/>
        </w:rPr>
        <w:t>소방시설이</w:t>
      </w:r>
      <w:r w:rsidRPr="00D36594">
        <w:rPr>
          <w:rFonts w:eastAsia="바탕"/>
          <w:kern w:val="0"/>
        </w:rPr>
        <w:t xml:space="preserve"> </w:t>
      </w:r>
      <w:r w:rsidRPr="00D36594">
        <w:rPr>
          <w:rFonts w:eastAsia="바탕"/>
          <w:kern w:val="0"/>
        </w:rPr>
        <w:t>화재를</w:t>
      </w:r>
      <w:r w:rsidRPr="00D36594">
        <w:rPr>
          <w:rFonts w:eastAsia="바탕"/>
          <w:kern w:val="0"/>
        </w:rPr>
        <w:t xml:space="preserve"> </w:t>
      </w:r>
      <w:r w:rsidRPr="00D36594">
        <w:rPr>
          <w:rFonts w:eastAsia="바탕"/>
          <w:kern w:val="0"/>
        </w:rPr>
        <w:t>소화할</w:t>
      </w:r>
      <w:r w:rsidRPr="00D36594">
        <w:rPr>
          <w:rFonts w:eastAsia="바탕"/>
          <w:kern w:val="0"/>
        </w:rPr>
        <w:t xml:space="preserve"> </w:t>
      </w:r>
      <w:r w:rsidRPr="00D36594">
        <w:rPr>
          <w:rFonts w:eastAsia="바탕"/>
          <w:kern w:val="0"/>
        </w:rPr>
        <w:t>수</w:t>
      </w:r>
      <w:r w:rsidRPr="00D36594">
        <w:rPr>
          <w:rFonts w:eastAsia="바탕"/>
          <w:kern w:val="0"/>
        </w:rPr>
        <w:t xml:space="preserve"> </w:t>
      </w:r>
      <w:r w:rsidRPr="00D36594">
        <w:rPr>
          <w:rFonts w:eastAsia="바탕"/>
          <w:kern w:val="0"/>
        </w:rPr>
        <w:t>있는</w:t>
      </w:r>
      <w:r w:rsidRPr="00D36594">
        <w:rPr>
          <w:rFonts w:eastAsia="바탕"/>
          <w:kern w:val="0"/>
        </w:rPr>
        <w:t xml:space="preserve"> </w:t>
      </w:r>
      <w:r w:rsidRPr="00D36594">
        <w:rPr>
          <w:rFonts w:eastAsia="바탕"/>
          <w:kern w:val="0"/>
        </w:rPr>
        <w:t>부분</w:t>
      </w:r>
      <w:r w:rsidRPr="00D36594">
        <w:rPr>
          <w:rFonts w:eastAsia="바탕"/>
          <w:kern w:val="0"/>
        </w:rPr>
        <w:t>)</w:t>
      </w:r>
      <w:r w:rsidRPr="00D36594">
        <w:rPr>
          <w:rFonts w:eastAsia="바탕"/>
          <w:kern w:val="0"/>
        </w:rPr>
        <w:t>에서</w:t>
      </w:r>
      <w:r w:rsidRPr="00D36594">
        <w:rPr>
          <w:rFonts w:eastAsia="바탕"/>
          <w:kern w:val="0"/>
        </w:rPr>
        <w:t xml:space="preserve"> </w:t>
      </w:r>
      <w:r w:rsidRPr="00D36594">
        <w:rPr>
          <w:rFonts w:eastAsia="바탕"/>
          <w:kern w:val="0"/>
        </w:rPr>
        <w:t>설치</w:t>
      </w:r>
      <w:r w:rsidRPr="00D36594">
        <w:rPr>
          <w:rFonts w:eastAsia="바탕" w:hint="eastAsia"/>
          <w:kern w:val="0"/>
        </w:rPr>
        <w:t>를</w:t>
      </w:r>
      <w:r w:rsidRPr="00D36594">
        <w:rPr>
          <w:rFonts w:eastAsia="바탕" w:hint="eastAsia"/>
          <w:kern w:val="0"/>
        </w:rPr>
        <w:t xml:space="preserve"> </w:t>
      </w:r>
      <w:r w:rsidRPr="00D36594">
        <w:rPr>
          <w:rFonts w:eastAsia="바탕"/>
          <w:kern w:val="0"/>
        </w:rPr>
        <w:t>면제할</w:t>
      </w:r>
      <w:r w:rsidRPr="00D36594">
        <w:rPr>
          <w:rFonts w:eastAsia="바탕"/>
          <w:kern w:val="0"/>
        </w:rPr>
        <w:t xml:space="preserve"> </w:t>
      </w:r>
      <w:r w:rsidRPr="00D36594">
        <w:rPr>
          <w:rFonts w:eastAsia="바탕"/>
          <w:kern w:val="0"/>
        </w:rPr>
        <w:t>수</w:t>
      </w:r>
      <w:r w:rsidRPr="00D36594">
        <w:rPr>
          <w:rFonts w:eastAsia="바탕"/>
          <w:kern w:val="0"/>
        </w:rPr>
        <w:t xml:space="preserve"> </w:t>
      </w:r>
      <w:r w:rsidRPr="00D36594">
        <w:rPr>
          <w:rFonts w:eastAsia="바탕"/>
          <w:kern w:val="0"/>
        </w:rPr>
        <w:t>있</w:t>
      </w:r>
      <w:r w:rsidRPr="00D36594">
        <w:rPr>
          <w:rFonts w:eastAsia="바탕" w:hint="eastAsia"/>
          <w:kern w:val="0"/>
        </w:rPr>
        <w:t>음</w:t>
      </w:r>
      <w:r w:rsidRPr="00D36594">
        <w:rPr>
          <w:rFonts w:eastAsia="바탕" w:hint="eastAsia"/>
          <w:kern w:val="0"/>
        </w:rPr>
        <w:t>(</w:t>
      </w:r>
      <w:r w:rsidRPr="00D36594">
        <w:rPr>
          <w:rFonts w:eastAsia="바탕" w:hint="eastAsia"/>
          <w:kern w:val="0"/>
        </w:rPr>
        <w:t>화재예방</w:t>
      </w:r>
      <w:r w:rsidRPr="00D36594">
        <w:rPr>
          <w:rFonts w:eastAsia="바탕" w:hint="eastAsia"/>
          <w:kern w:val="0"/>
        </w:rPr>
        <w:t>,</w:t>
      </w:r>
      <w:r w:rsidRPr="00D36594">
        <w:rPr>
          <w:rFonts w:eastAsia="바탕"/>
          <w:kern w:val="0"/>
        </w:rPr>
        <w:t xml:space="preserve"> </w:t>
      </w:r>
      <w:r w:rsidRPr="00D36594">
        <w:rPr>
          <w:rFonts w:eastAsia="바탕" w:hint="eastAsia"/>
          <w:kern w:val="0"/>
        </w:rPr>
        <w:t>소방시설의</w:t>
      </w:r>
      <w:r w:rsidRPr="00D36594">
        <w:rPr>
          <w:rFonts w:eastAsia="바탕" w:hint="eastAsia"/>
          <w:kern w:val="0"/>
        </w:rPr>
        <w:t xml:space="preserve"> </w:t>
      </w:r>
      <w:r w:rsidRPr="00D36594">
        <w:rPr>
          <w:rFonts w:eastAsia="바탕" w:hint="eastAsia"/>
          <w:kern w:val="0"/>
        </w:rPr>
        <w:t>설치</w:t>
      </w:r>
      <w:r w:rsidRPr="00D36594">
        <w:rPr>
          <w:rFonts w:eastAsia="바탕" w:hint="eastAsia"/>
          <w:kern w:val="0"/>
        </w:rPr>
        <w:t xml:space="preserve"> </w:t>
      </w:r>
      <w:r w:rsidRPr="00D36594">
        <w:rPr>
          <w:rFonts w:eastAsia="바탕" w:hint="eastAsia"/>
          <w:kern w:val="0"/>
        </w:rPr>
        <w:t>유지</w:t>
      </w:r>
      <w:r w:rsidRPr="00D36594">
        <w:rPr>
          <w:rFonts w:eastAsia="바탕" w:hint="eastAsia"/>
          <w:kern w:val="0"/>
        </w:rPr>
        <w:t xml:space="preserve"> </w:t>
      </w:r>
      <w:r w:rsidRPr="00D36594">
        <w:rPr>
          <w:rFonts w:eastAsia="바탕" w:hint="eastAsia"/>
          <w:kern w:val="0"/>
        </w:rPr>
        <w:t>및</w:t>
      </w:r>
      <w:r w:rsidRPr="00D36594">
        <w:rPr>
          <w:rFonts w:eastAsia="바탕" w:hint="eastAsia"/>
          <w:kern w:val="0"/>
        </w:rPr>
        <w:t xml:space="preserve"> </w:t>
      </w:r>
      <w:r w:rsidRPr="00D36594">
        <w:rPr>
          <w:rFonts w:eastAsia="바탕" w:hint="eastAsia"/>
          <w:kern w:val="0"/>
        </w:rPr>
        <w:t>안전관리에</w:t>
      </w:r>
      <w:r w:rsidRPr="00D36594">
        <w:rPr>
          <w:rFonts w:eastAsia="바탕" w:hint="eastAsia"/>
          <w:kern w:val="0"/>
        </w:rPr>
        <w:t xml:space="preserve"> </w:t>
      </w:r>
      <w:r w:rsidRPr="00D36594">
        <w:rPr>
          <w:rFonts w:eastAsia="바탕" w:hint="eastAsia"/>
          <w:kern w:val="0"/>
        </w:rPr>
        <w:t>관한</w:t>
      </w:r>
      <w:r w:rsidRPr="00D36594">
        <w:rPr>
          <w:rFonts w:eastAsia="바탕" w:hint="eastAsia"/>
          <w:kern w:val="0"/>
        </w:rPr>
        <w:t xml:space="preserve"> </w:t>
      </w:r>
      <w:r w:rsidRPr="00D36594">
        <w:rPr>
          <w:rFonts w:eastAsia="바탕"/>
          <w:kern w:val="0"/>
        </w:rPr>
        <w:t>법</w:t>
      </w:r>
      <w:r w:rsidRPr="00D36594">
        <w:rPr>
          <w:rFonts w:eastAsia="바탕" w:hint="eastAsia"/>
          <w:kern w:val="0"/>
        </w:rPr>
        <w:t>률</w:t>
      </w:r>
      <w:r w:rsidRPr="00D36594">
        <w:rPr>
          <w:rFonts w:eastAsia="바탕"/>
          <w:kern w:val="0"/>
        </w:rPr>
        <w:t xml:space="preserve"> </w:t>
      </w:r>
      <w:r w:rsidRPr="00D36594">
        <w:rPr>
          <w:rFonts w:eastAsia="바탕"/>
          <w:kern w:val="0"/>
        </w:rPr>
        <w:t>제</w:t>
      </w:r>
      <w:r w:rsidRPr="00D36594">
        <w:rPr>
          <w:rFonts w:eastAsia="바탕" w:hint="eastAsia"/>
          <w:kern w:val="0"/>
        </w:rPr>
        <w:t>11</w:t>
      </w:r>
      <w:r w:rsidRPr="00D36594">
        <w:rPr>
          <w:rFonts w:eastAsia="바탕"/>
          <w:kern w:val="0"/>
        </w:rPr>
        <w:t>조</w:t>
      </w:r>
      <w:r w:rsidRPr="00D36594">
        <w:rPr>
          <w:rFonts w:eastAsia="바탕" w:hint="eastAsia"/>
          <w:kern w:val="0"/>
        </w:rPr>
        <w:t xml:space="preserve"> </w:t>
      </w:r>
      <w:r w:rsidRPr="00D36594">
        <w:rPr>
          <w:rFonts w:eastAsia="바탕" w:hint="eastAsia"/>
          <w:kern w:val="0"/>
        </w:rPr>
        <w:t>제</w:t>
      </w:r>
      <w:r w:rsidRPr="00D36594">
        <w:rPr>
          <w:rFonts w:eastAsia="바탕" w:hint="eastAsia"/>
          <w:kern w:val="0"/>
        </w:rPr>
        <w:t>2</w:t>
      </w:r>
      <w:r w:rsidRPr="00D36594">
        <w:rPr>
          <w:rFonts w:eastAsia="바탕" w:hint="eastAsia"/>
          <w:kern w:val="0"/>
        </w:rPr>
        <w:t>항</w:t>
      </w:r>
      <w:r w:rsidRPr="00D36594">
        <w:rPr>
          <w:rFonts w:eastAsia="바탕" w:hint="eastAsia"/>
          <w:kern w:val="0"/>
        </w:rPr>
        <w:t xml:space="preserve">, </w:t>
      </w:r>
      <w:r w:rsidRPr="00D36594">
        <w:rPr>
          <w:rFonts w:eastAsia="바탕" w:hint="eastAsia"/>
          <w:kern w:val="0"/>
        </w:rPr>
        <w:t>시행령</w:t>
      </w:r>
      <w:r w:rsidRPr="00D36594">
        <w:rPr>
          <w:rFonts w:eastAsia="바탕" w:hint="eastAsia"/>
          <w:kern w:val="0"/>
        </w:rPr>
        <w:t xml:space="preserve"> </w:t>
      </w:r>
      <w:r w:rsidRPr="00D36594">
        <w:rPr>
          <w:rFonts w:eastAsia="바탕" w:hint="eastAsia"/>
          <w:kern w:val="0"/>
        </w:rPr>
        <w:t>제</w:t>
      </w:r>
      <w:r w:rsidRPr="00D36594">
        <w:rPr>
          <w:rFonts w:eastAsia="바탕" w:hint="eastAsia"/>
          <w:kern w:val="0"/>
        </w:rPr>
        <w:t>1</w:t>
      </w:r>
      <w:r w:rsidRPr="00D36594">
        <w:rPr>
          <w:rFonts w:eastAsia="바탕"/>
          <w:kern w:val="0"/>
        </w:rPr>
        <w:t>6</w:t>
      </w:r>
      <w:r w:rsidRPr="00D36594">
        <w:rPr>
          <w:rFonts w:eastAsia="바탕" w:hint="eastAsia"/>
          <w:kern w:val="0"/>
        </w:rPr>
        <w:t>조</w:t>
      </w:r>
      <w:r w:rsidRPr="00D36594">
        <w:rPr>
          <w:rFonts w:eastAsia="바탕" w:hint="eastAsia"/>
          <w:kern w:val="0"/>
        </w:rPr>
        <w:t xml:space="preserve"> </w:t>
      </w:r>
      <w:r w:rsidRPr="00D36594">
        <w:rPr>
          <w:rFonts w:eastAsia="바탕" w:hint="eastAsia"/>
          <w:kern w:val="0"/>
        </w:rPr>
        <w:t>및</w:t>
      </w:r>
      <w:r w:rsidRPr="00D36594">
        <w:rPr>
          <w:rFonts w:eastAsia="바탕" w:hint="eastAsia"/>
          <w:kern w:val="0"/>
        </w:rPr>
        <w:t xml:space="preserve"> </w:t>
      </w:r>
      <w:r w:rsidRPr="00D36594">
        <w:rPr>
          <w:rFonts w:eastAsia="바탕" w:hint="eastAsia"/>
          <w:kern w:val="0"/>
        </w:rPr>
        <w:t>시행령</w:t>
      </w:r>
      <w:r w:rsidRPr="00D36594">
        <w:rPr>
          <w:rFonts w:eastAsia="바탕" w:hint="eastAsia"/>
          <w:kern w:val="0"/>
        </w:rPr>
        <w:t xml:space="preserve"> </w:t>
      </w:r>
      <w:r w:rsidRPr="00D36594">
        <w:rPr>
          <w:rFonts w:eastAsia="바탕" w:hint="eastAsia"/>
          <w:kern w:val="0"/>
        </w:rPr>
        <w:t>별표</w:t>
      </w:r>
      <w:r w:rsidRPr="00D36594">
        <w:rPr>
          <w:rFonts w:eastAsia="바탕" w:hint="eastAsia"/>
          <w:kern w:val="0"/>
        </w:rPr>
        <w:t>6</w:t>
      </w:r>
      <w:r w:rsidRPr="00D36594">
        <w:rPr>
          <w:rFonts w:eastAsia="바탕"/>
          <w:kern w:val="0"/>
        </w:rPr>
        <w:t xml:space="preserve">. </w:t>
      </w:r>
      <w:r w:rsidRPr="00D36594">
        <w:rPr>
          <w:rFonts w:eastAsia="바탕" w:hint="eastAsia"/>
          <w:kern w:val="0"/>
        </w:rPr>
        <w:t>제</w:t>
      </w:r>
      <w:r w:rsidRPr="00D36594">
        <w:rPr>
          <w:rFonts w:eastAsia="바탕" w:hint="eastAsia"/>
          <w:kern w:val="0"/>
        </w:rPr>
        <w:t>2</w:t>
      </w:r>
      <w:r w:rsidRPr="00D36594">
        <w:rPr>
          <w:rFonts w:eastAsia="바탕" w:hint="eastAsia"/>
          <w:kern w:val="0"/>
        </w:rPr>
        <w:t>호</w:t>
      </w:r>
      <w:r w:rsidRPr="00D36594">
        <w:rPr>
          <w:rFonts w:eastAsia="바탕" w:hint="eastAsia"/>
          <w:kern w:val="0"/>
        </w:rPr>
        <w:t>).</w:t>
      </w:r>
    </w:p>
    <w:p w14:paraId="4CAE29A9" w14:textId="77777777" w:rsidR="001E30EE" w:rsidRDefault="00026A7E" w:rsidP="001E30EE">
      <w:pPr>
        <w:spacing w:after="240"/>
        <w:ind w:left="907" w:firstLine="1"/>
        <w:rPr>
          <w:ins w:id="1097" w:author="junkyo.shim" w:date="2021-08-31T11:59:00Z"/>
          <w:szCs w:val="22"/>
        </w:rPr>
      </w:pPr>
      <w:r w:rsidRPr="00D36594">
        <w:rPr>
          <w:rFonts w:eastAsia="바탕" w:hint="eastAsia"/>
          <w:kern w:val="0"/>
        </w:rPr>
        <w:t>또한</w:t>
      </w:r>
      <w:r w:rsidRPr="00D36594">
        <w:rPr>
          <w:rFonts w:eastAsia="바탕" w:hint="eastAsia"/>
          <w:kern w:val="0"/>
        </w:rPr>
        <w:t>,</w:t>
      </w:r>
      <w:r w:rsidRPr="00D36594">
        <w:rPr>
          <w:rFonts w:eastAsia="바탕"/>
          <w:kern w:val="0"/>
        </w:rPr>
        <w:t xml:space="preserve"> </w:t>
      </w:r>
      <w:r w:rsidRPr="00D36594">
        <w:rPr>
          <w:rFonts w:eastAsia="바탕"/>
          <w:kern w:val="0"/>
        </w:rPr>
        <w:t>화재안전기준을</w:t>
      </w:r>
      <w:r w:rsidRPr="00D36594">
        <w:rPr>
          <w:rFonts w:eastAsia="바탕"/>
          <w:kern w:val="0"/>
        </w:rPr>
        <w:t xml:space="preserve"> </w:t>
      </w:r>
      <w:r w:rsidRPr="00D36594">
        <w:rPr>
          <w:rFonts w:eastAsia="바탕"/>
          <w:kern w:val="0"/>
        </w:rPr>
        <w:t>적용하기</w:t>
      </w:r>
      <w:r w:rsidRPr="00D36594">
        <w:rPr>
          <w:rFonts w:eastAsia="바탕"/>
          <w:kern w:val="0"/>
        </w:rPr>
        <w:t xml:space="preserve"> </w:t>
      </w:r>
      <w:r w:rsidRPr="00D36594">
        <w:rPr>
          <w:rFonts w:eastAsia="바탕"/>
          <w:kern w:val="0"/>
        </w:rPr>
        <w:t>어려운</w:t>
      </w:r>
      <w:r w:rsidRPr="00D36594">
        <w:rPr>
          <w:rFonts w:eastAsia="바탕"/>
          <w:kern w:val="0"/>
        </w:rPr>
        <w:t xml:space="preserve"> </w:t>
      </w:r>
      <w:r w:rsidRPr="00D36594">
        <w:rPr>
          <w:rFonts w:eastAsia="바탕"/>
          <w:kern w:val="0"/>
        </w:rPr>
        <w:t>특정소방대상물</w:t>
      </w:r>
      <w:r w:rsidRPr="00D36594">
        <w:rPr>
          <w:rFonts w:eastAsia="바탕" w:hint="eastAsia"/>
          <w:kern w:val="0"/>
        </w:rPr>
        <w:t>로서</w:t>
      </w:r>
      <w:r w:rsidRPr="00D36594">
        <w:rPr>
          <w:rFonts w:eastAsia="바탕" w:hint="eastAsia"/>
          <w:kern w:val="0"/>
        </w:rPr>
        <w:t xml:space="preserve"> </w:t>
      </w:r>
      <w:r w:rsidRPr="00D36594">
        <w:rPr>
          <w:rFonts w:eastAsia="바탕"/>
          <w:kern w:val="0"/>
        </w:rPr>
        <w:t>펄프공장의</w:t>
      </w:r>
      <w:r w:rsidRPr="00D36594">
        <w:rPr>
          <w:rFonts w:eastAsia="바탕"/>
          <w:kern w:val="0"/>
        </w:rPr>
        <w:t xml:space="preserve"> </w:t>
      </w:r>
      <w:r w:rsidRPr="00D36594">
        <w:rPr>
          <w:rFonts w:eastAsia="바탕"/>
          <w:kern w:val="0"/>
        </w:rPr>
        <w:t>작업장</w:t>
      </w:r>
      <w:r w:rsidRPr="00D36594">
        <w:rPr>
          <w:rFonts w:eastAsia="바탕" w:hint="eastAsia"/>
          <w:kern w:val="0"/>
        </w:rPr>
        <w:t>(</w:t>
      </w:r>
      <w:r w:rsidRPr="00D36594">
        <w:rPr>
          <w:rFonts w:eastAsia="바탕" w:hint="eastAsia"/>
          <w:kern w:val="0"/>
        </w:rPr>
        <w:t>제</w:t>
      </w:r>
      <w:r w:rsidRPr="00D36594">
        <w:rPr>
          <w:rFonts w:eastAsia="바탕" w:hint="eastAsia"/>
          <w:kern w:val="0"/>
        </w:rPr>
        <w:t>3</w:t>
      </w:r>
      <w:r w:rsidRPr="00D36594">
        <w:rPr>
          <w:rFonts w:eastAsia="바탕" w:hint="eastAsia"/>
          <w:kern w:val="0"/>
        </w:rPr>
        <w:t>공장</w:t>
      </w:r>
      <w:r w:rsidRPr="00D36594">
        <w:rPr>
          <w:rFonts w:eastAsia="바탕" w:hint="eastAsia"/>
          <w:kern w:val="0"/>
        </w:rPr>
        <w:t xml:space="preserve"> </w:t>
      </w:r>
      <w:r w:rsidRPr="00D36594">
        <w:rPr>
          <w:rFonts w:eastAsia="바탕" w:hint="eastAsia"/>
          <w:kern w:val="0"/>
        </w:rPr>
        <w:t>및</w:t>
      </w:r>
      <w:r w:rsidRPr="00D36594">
        <w:rPr>
          <w:rFonts w:eastAsia="바탕" w:hint="eastAsia"/>
          <w:kern w:val="0"/>
        </w:rPr>
        <w:t xml:space="preserve"> </w:t>
      </w:r>
      <w:r w:rsidRPr="00D36594">
        <w:rPr>
          <w:rFonts w:eastAsia="바탕" w:hint="eastAsia"/>
          <w:kern w:val="0"/>
        </w:rPr>
        <w:t>제</w:t>
      </w:r>
      <w:r w:rsidRPr="00D36594">
        <w:rPr>
          <w:rFonts w:eastAsia="바탕" w:hint="eastAsia"/>
          <w:kern w:val="0"/>
        </w:rPr>
        <w:t>4</w:t>
      </w:r>
      <w:r w:rsidRPr="00D36594">
        <w:rPr>
          <w:rFonts w:eastAsia="바탕" w:hint="eastAsia"/>
          <w:kern w:val="0"/>
        </w:rPr>
        <w:t>공장이</w:t>
      </w:r>
      <w:r w:rsidRPr="00D36594">
        <w:rPr>
          <w:rFonts w:eastAsia="바탕" w:hint="eastAsia"/>
          <w:kern w:val="0"/>
        </w:rPr>
        <w:t xml:space="preserve"> </w:t>
      </w:r>
      <w:r w:rsidRPr="00D36594">
        <w:rPr>
          <w:rFonts w:eastAsia="바탕" w:hint="eastAsia"/>
          <w:kern w:val="0"/>
        </w:rPr>
        <w:t>펄프공장으로</w:t>
      </w:r>
      <w:r w:rsidRPr="00D36594">
        <w:rPr>
          <w:rFonts w:eastAsia="바탕" w:hint="eastAsia"/>
          <w:kern w:val="0"/>
        </w:rPr>
        <w:t xml:space="preserve"> </w:t>
      </w:r>
      <w:r w:rsidRPr="00D36594">
        <w:rPr>
          <w:rFonts w:eastAsia="바탕" w:hint="eastAsia"/>
          <w:kern w:val="0"/>
        </w:rPr>
        <w:t>인정받을</w:t>
      </w:r>
      <w:r w:rsidRPr="00D36594">
        <w:rPr>
          <w:rFonts w:eastAsia="바탕" w:hint="eastAsia"/>
          <w:kern w:val="0"/>
        </w:rPr>
        <w:t xml:space="preserve"> </w:t>
      </w:r>
      <w:r w:rsidRPr="00D36594">
        <w:rPr>
          <w:rFonts w:eastAsia="바탕" w:hint="eastAsia"/>
          <w:kern w:val="0"/>
        </w:rPr>
        <w:t>수</w:t>
      </w:r>
      <w:r w:rsidRPr="00D36594">
        <w:rPr>
          <w:rFonts w:eastAsia="바탕" w:hint="eastAsia"/>
          <w:kern w:val="0"/>
        </w:rPr>
        <w:t xml:space="preserve"> </w:t>
      </w:r>
      <w:r w:rsidRPr="00D36594">
        <w:rPr>
          <w:rFonts w:eastAsia="바탕" w:hint="eastAsia"/>
          <w:kern w:val="0"/>
        </w:rPr>
        <w:t>있는지는</w:t>
      </w:r>
      <w:r w:rsidRPr="00D36594">
        <w:rPr>
          <w:rFonts w:eastAsia="바탕" w:hint="eastAsia"/>
          <w:kern w:val="0"/>
        </w:rPr>
        <w:t xml:space="preserve"> </w:t>
      </w:r>
      <w:r w:rsidRPr="00D36594">
        <w:rPr>
          <w:rFonts w:eastAsia="바탕" w:hint="eastAsia"/>
          <w:kern w:val="0"/>
        </w:rPr>
        <w:t>불명확함</w:t>
      </w:r>
      <w:r w:rsidRPr="00D36594">
        <w:rPr>
          <w:rFonts w:eastAsia="바탕" w:hint="eastAsia"/>
          <w:kern w:val="0"/>
        </w:rPr>
        <w:t>)</w:t>
      </w:r>
      <w:r w:rsidRPr="00D36594">
        <w:rPr>
          <w:rFonts w:eastAsia="바탕" w:hint="eastAsia"/>
          <w:kern w:val="0"/>
        </w:rPr>
        <w:t>에는</w:t>
      </w:r>
      <w:r w:rsidRPr="00D36594">
        <w:rPr>
          <w:rFonts w:eastAsia="바탕" w:hint="eastAsia"/>
          <w:kern w:val="0"/>
        </w:rPr>
        <w:t xml:space="preserve"> </w:t>
      </w:r>
      <w:r w:rsidRPr="00D36594">
        <w:rPr>
          <w:rFonts w:eastAsia="바탕"/>
          <w:kern w:val="0"/>
        </w:rPr>
        <w:t>스프링클러</w:t>
      </w:r>
      <w:r w:rsidRPr="00D36594">
        <w:rPr>
          <w:rFonts w:eastAsia="바탕" w:hint="eastAsia"/>
          <w:kern w:val="0"/>
        </w:rPr>
        <w:t xml:space="preserve"> </w:t>
      </w:r>
      <w:r w:rsidRPr="00D36594">
        <w:rPr>
          <w:rFonts w:eastAsia="바탕"/>
          <w:kern w:val="0"/>
        </w:rPr>
        <w:t>설비</w:t>
      </w:r>
      <w:r w:rsidRPr="00D36594">
        <w:rPr>
          <w:rFonts w:eastAsia="바탕" w:hint="eastAsia"/>
          <w:kern w:val="0"/>
        </w:rPr>
        <w:t>를</w:t>
      </w:r>
      <w:r w:rsidRPr="00D36594">
        <w:rPr>
          <w:rFonts w:eastAsia="바탕" w:hint="eastAsia"/>
          <w:kern w:val="0"/>
        </w:rPr>
        <w:t xml:space="preserve"> </w:t>
      </w:r>
      <w:r w:rsidRPr="00D36594">
        <w:rPr>
          <w:rFonts w:eastAsia="바탕" w:hint="eastAsia"/>
          <w:kern w:val="0"/>
        </w:rPr>
        <w:t>포함한</w:t>
      </w:r>
      <w:r w:rsidRPr="00D36594">
        <w:rPr>
          <w:rFonts w:eastAsia="바탕" w:hint="eastAsia"/>
          <w:kern w:val="0"/>
        </w:rPr>
        <w:t xml:space="preserve"> </w:t>
      </w:r>
      <w:r w:rsidRPr="00D36594">
        <w:rPr>
          <w:rFonts w:eastAsia="바탕" w:hint="eastAsia"/>
          <w:kern w:val="0"/>
        </w:rPr>
        <w:t>일부</w:t>
      </w:r>
      <w:r w:rsidRPr="00D36594">
        <w:rPr>
          <w:rFonts w:eastAsia="바탕" w:hint="eastAsia"/>
          <w:kern w:val="0"/>
        </w:rPr>
        <w:t xml:space="preserve"> </w:t>
      </w:r>
      <w:r w:rsidRPr="00D36594">
        <w:rPr>
          <w:rFonts w:eastAsia="바탕" w:hint="eastAsia"/>
          <w:kern w:val="0"/>
        </w:rPr>
        <w:t>소방시설</w:t>
      </w:r>
      <w:r w:rsidRPr="00D36594">
        <w:rPr>
          <w:rFonts w:eastAsia="바탕"/>
          <w:kern w:val="0"/>
        </w:rPr>
        <w:t>을</w:t>
      </w:r>
      <w:r w:rsidRPr="00D36594">
        <w:rPr>
          <w:rFonts w:eastAsia="바탕"/>
          <w:kern w:val="0"/>
        </w:rPr>
        <w:t xml:space="preserve"> </w:t>
      </w:r>
      <w:r w:rsidRPr="00D36594">
        <w:rPr>
          <w:rFonts w:eastAsia="바탕"/>
          <w:kern w:val="0"/>
        </w:rPr>
        <w:t>설치하지</w:t>
      </w:r>
      <w:r w:rsidRPr="00D36594">
        <w:rPr>
          <w:rFonts w:eastAsia="바탕"/>
          <w:kern w:val="0"/>
        </w:rPr>
        <w:t xml:space="preserve"> </w:t>
      </w:r>
      <w:r w:rsidRPr="00D36594">
        <w:rPr>
          <w:rFonts w:eastAsia="바탕"/>
          <w:kern w:val="0"/>
        </w:rPr>
        <w:t>아니할</w:t>
      </w:r>
      <w:r w:rsidRPr="00D36594">
        <w:rPr>
          <w:rFonts w:eastAsia="바탕"/>
          <w:kern w:val="0"/>
        </w:rPr>
        <w:t xml:space="preserve"> </w:t>
      </w:r>
      <w:r w:rsidRPr="00D36594">
        <w:rPr>
          <w:rFonts w:eastAsia="바탕"/>
          <w:kern w:val="0"/>
        </w:rPr>
        <w:t>수</w:t>
      </w:r>
      <w:r w:rsidRPr="00D36594">
        <w:rPr>
          <w:rFonts w:eastAsia="바탕"/>
          <w:kern w:val="0"/>
        </w:rPr>
        <w:t xml:space="preserve"> </w:t>
      </w:r>
      <w:r w:rsidRPr="00D36594">
        <w:rPr>
          <w:rFonts w:eastAsia="바탕"/>
          <w:kern w:val="0"/>
        </w:rPr>
        <w:t>있</w:t>
      </w:r>
      <w:r w:rsidRPr="00D36594">
        <w:rPr>
          <w:rFonts w:eastAsia="바탕" w:hint="eastAsia"/>
          <w:kern w:val="0"/>
        </w:rPr>
        <w:t>음</w:t>
      </w:r>
      <w:r w:rsidRPr="00D36594">
        <w:rPr>
          <w:rFonts w:eastAsia="바탕" w:hint="eastAsia"/>
          <w:kern w:val="0"/>
        </w:rPr>
        <w:t>(</w:t>
      </w:r>
      <w:r w:rsidRPr="00D36594">
        <w:rPr>
          <w:rFonts w:eastAsia="바탕" w:hint="eastAsia"/>
          <w:kern w:val="0"/>
        </w:rPr>
        <w:t>화재예방</w:t>
      </w:r>
      <w:r w:rsidRPr="00D36594">
        <w:rPr>
          <w:rFonts w:eastAsia="바탕" w:hint="eastAsia"/>
          <w:kern w:val="0"/>
        </w:rPr>
        <w:t>,</w:t>
      </w:r>
      <w:r w:rsidRPr="00D36594">
        <w:rPr>
          <w:rFonts w:eastAsia="바탕"/>
          <w:kern w:val="0"/>
        </w:rPr>
        <w:t xml:space="preserve"> </w:t>
      </w:r>
      <w:r w:rsidRPr="00D36594">
        <w:rPr>
          <w:rFonts w:eastAsia="바탕" w:hint="eastAsia"/>
          <w:kern w:val="0"/>
        </w:rPr>
        <w:t>소방시설의</w:t>
      </w:r>
      <w:r w:rsidRPr="00D36594">
        <w:rPr>
          <w:rFonts w:eastAsia="바탕" w:hint="eastAsia"/>
          <w:kern w:val="0"/>
        </w:rPr>
        <w:t xml:space="preserve"> </w:t>
      </w:r>
      <w:r w:rsidRPr="00D36594">
        <w:rPr>
          <w:rFonts w:eastAsia="바탕" w:hint="eastAsia"/>
          <w:kern w:val="0"/>
        </w:rPr>
        <w:t>설치</w:t>
      </w:r>
      <w:r w:rsidRPr="00D36594">
        <w:rPr>
          <w:rFonts w:eastAsia="바탕" w:hint="eastAsia"/>
          <w:kern w:val="0"/>
        </w:rPr>
        <w:t xml:space="preserve"> </w:t>
      </w:r>
      <w:r w:rsidRPr="00D36594">
        <w:rPr>
          <w:rFonts w:eastAsia="바탕" w:hint="eastAsia"/>
          <w:kern w:val="0"/>
        </w:rPr>
        <w:t>유지</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 xml:space="preserve"> </w:t>
      </w:r>
      <w:r w:rsidRPr="00D36594">
        <w:rPr>
          <w:rFonts w:hint="eastAsia"/>
          <w:spacing w:val="-2"/>
          <w:szCs w:val="22"/>
        </w:rPr>
        <w:t>안전관리에</w:t>
      </w:r>
      <w:r w:rsidRPr="00D36594">
        <w:rPr>
          <w:rFonts w:hint="eastAsia"/>
          <w:spacing w:val="-2"/>
          <w:szCs w:val="22"/>
        </w:rPr>
        <w:t xml:space="preserve"> </w:t>
      </w:r>
      <w:r w:rsidRPr="00D36594">
        <w:rPr>
          <w:rFonts w:hint="eastAsia"/>
          <w:spacing w:val="-2"/>
          <w:szCs w:val="22"/>
        </w:rPr>
        <w:t>관한</w:t>
      </w:r>
      <w:r w:rsidRPr="00D36594">
        <w:rPr>
          <w:rFonts w:hint="eastAsia"/>
          <w:spacing w:val="-2"/>
          <w:szCs w:val="22"/>
        </w:rPr>
        <w:t xml:space="preserve"> </w:t>
      </w:r>
      <w:r w:rsidRPr="00D36594">
        <w:rPr>
          <w:spacing w:val="-2"/>
          <w:szCs w:val="22"/>
        </w:rPr>
        <w:t>법</w:t>
      </w:r>
      <w:r w:rsidRPr="00D36594">
        <w:rPr>
          <w:rFonts w:hint="eastAsia"/>
          <w:spacing w:val="-2"/>
          <w:szCs w:val="22"/>
        </w:rPr>
        <w:t>률</w:t>
      </w:r>
      <w:r w:rsidRPr="00D36594">
        <w:rPr>
          <w:spacing w:val="-2"/>
          <w:szCs w:val="22"/>
        </w:rPr>
        <w:t xml:space="preserve"> </w:t>
      </w:r>
      <w:r w:rsidRPr="00D36594">
        <w:rPr>
          <w:spacing w:val="-2"/>
          <w:szCs w:val="22"/>
        </w:rPr>
        <w:t>제</w:t>
      </w:r>
      <w:r w:rsidRPr="00D36594">
        <w:rPr>
          <w:rFonts w:hint="eastAsia"/>
          <w:spacing w:val="-2"/>
          <w:szCs w:val="22"/>
        </w:rPr>
        <w:t>11</w:t>
      </w:r>
      <w:r w:rsidRPr="00D36594">
        <w:rPr>
          <w:spacing w:val="-2"/>
          <w:szCs w:val="22"/>
        </w:rPr>
        <w:t>조</w:t>
      </w:r>
      <w:r w:rsidRPr="00D36594">
        <w:rPr>
          <w:rFonts w:hint="eastAsia"/>
          <w:spacing w:val="-2"/>
          <w:szCs w:val="22"/>
        </w:rPr>
        <w:t xml:space="preserve"> </w:t>
      </w:r>
      <w:r w:rsidRPr="00D36594">
        <w:rPr>
          <w:rFonts w:hint="eastAsia"/>
          <w:spacing w:val="-2"/>
          <w:szCs w:val="22"/>
        </w:rPr>
        <w:t>제</w:t>
      </w:r>
      <w:r w:rsidRPr="00D36594">
        <w:rPr>
          <w:rFonts w:hint="eastAsia"/>
          <w:spacing w:val="-2"/>
          <w:szCs w:val="22"/>
        </w:rPr>
        <w:t>4</w:t>
      </w:r>
      <w:r w:rsidRPr="00D36594">
        <w:rPr>
          <w:rFonts w:hint="eastAsia"/>
          <w:spacing w:val="-2"/>
          <w:szCs w:val="22"/>
        </w:rPr>
        <w:t>항</w:t>
      </w:r>
      <w:r w:rsidRPr="00D36594">
        <w:rPr>
          <w:rFonts w:hint="eastAsia"/>
          <w:spacing w:val="-2"/>
          <w:szCs w:val="22"/>
        </w:rPr>
        <w:t xml:space="preserve">, </w:t>
      </w:r>
      <w:r w:rsidRPr="00D36594">
        <w:rPr>
          <w:rFonts w:hint="eastAsia"/>
          <w:spacing w:val="-2"/>
          <w:szCs w:val="22"/>
        </w:rPr>
        <w:t>시행령</w:t>
      </w:r>
      <w:r w:rsidRPr="00D36594">
        <w:rPr>
          <w:rFonts w:hint="eastAsia"/>
          <w:spacing w:val="-2"/>
          <w:szCs w:val="22"/>
        </w:rPr>
        <w:t xml:space="preserve"> </w:t>
      </w:r>
      <w:r w:rsidRPr="00D36594">
        <w:rPr>
          <w:rFonts w:hint="eastAsia"/>
          <w:spacing w:val="-2"/>
          <w:szCs w:val="22"/>
        </w:rPr>
        <w:t>제</w:t>
      </w:r>
      <w:r w:rsidRPr="00D36594">
        <w:rPr>
          <w:rFonts w:hint="eastAsia"/>
          <w:spacing w:val="-2"/>
          <w:szCs w:val="22"/>
        </w:rPr>
        <w:t>1</w:t>
      </w:r>
      <w:r w:rsidRPr="00D36594">
        <w:rPr>
          <w:spacing w:val="-2"/>
          <w:szCs w:val="22"/>
        </w:rPr>
        <w:t>8</w:t>
      </w:r>
      <w:r w:rsidRPr="00D36594">
        <w:rPr>
          <w:rFonts w:hint="eastAsia"/>
          <w:spacing w:val="-2"/>
          <w:szCs w:val="22"/>
        </w:rPr>
        <w:t>조</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 xml:space="preserve"> </w:t>
      </w:r>
      <w:proofErr w:type="spellStart"/>
      <w:r w:rsidRPr="00D36594">
        <w:rPr>
          <w:rFonts w:hint="eastAsia"/>
          <w:spacing w:val="-2"/>
          <w:szCs w:val="22"/>
        </w:rPr>
        <w:t>시행령별표</w:t>
      </w:r>
      <w:proofErr w:type="spellEnd"/>
      <w:r w:rsidRPr="00D36594">
        <w:rPr>
          <w:rFonts w:hint="eastAsia"/>
          <w:spacing w:val="-2"/>
          <w:szCs w:val="22"/>
        </w:rPr>
        <w:t xml:space="preserve">7. </w:t>
      </w:r>
      <w:r w:rsidRPr="00D36594">
        <w:rPr>
          <w:rFonts w:hint="eastAsia"/>
          <w:spacing w:val="-2"/>
          <w:szCs w:val="22"/>
        </w:rPr>
        <w:t>제</w:t>
      </w:r>
      <w:r w:rsidRPr="00D36594">
        <w:rPr>
          <w:rFonts w:hint="eastAsia"/>
          <w:spacing w:val="-2"/>
          <w:szCs w:val="22"/>
        </w:rPr>
        <w:t>1</w:t>
      </w:r>
      <w:r w:rsidRPr="00D36594">
        <w:rPr>
          <w:rFonts w:hint="eastAsia"/>
          <w:spacing w:val="-2"/>
          <w:szCs w:val="22"/>
        </w:rPr>
        <w:t>호</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 xml:space="preserve"> </w:t>
      </w:r>
      <w:r w:rsidRPr="00D36594">
        <w:rPr>
          <w:rFonts w:hint="eastAsia"/>
          <w:spacing w:val="-2"/>
          <w:szCs w:val="22"/>
        </w:rPr>
        <w:t>제</w:t>
      </w:r>
      <w:r w:rsidRPr="00D36594">
        <w:rPr>
          <w:rFonts w:hint="eastAsia"/>
          <w:spacing w:val="-2"/>
          <w:szCs w:val="22"/>
        </w:rPr>
        <w:t>2</w:t>
      </w:r>
      <w:r w:rsidRPr="00D36594">
        <w:rPr>
          <w:rFonts w:hint="eastAsia"/>
          <w:spacing w:val="-2"/>
          <w:szCs w:val="22"/>
        </w:rPr>
        <w:t>호</w:t>
      </w:r>
      <w:r w:rsidRPr="00D36594">
        <w:rPr>
          <w:rFonts w:hint="eastAsia"/>
          <w:spacing w:val="-2"/>
          <w:szCs w:val="22"/>
        </w:rPr>
        <w:t>).</w:t>
      </w:r>
      <w:r w:rsidRPr="00D36594">
        <w:rPr>
          <w:spacing w:val="-2"/>
          <w:szCs w:val="22"/>
        </w:rPr>
        <w:t xml:space="preserve"> </w:t>
      </w:r>
      <w:ins w:id="1098" w:author="junkyo.shim" w:date="2021-08-31T11:59:00Z">
        <w:r w:rsidR="001E30EE">
          <w:rPr>
            <w:rFonts w:hint="eastAsia"/>
            <w:szCs w:val="22"/>
          </w:rPr>
          <w:t>개발제한구역</w:t>
        </w:r>
        <w:r w:rsidR="001E30EE" w:rsidRPr="00C8007A">
          <w:rPr>
            <w:rFonts w:hint="eastAsia"/>
            <w:szCs w:val="22"/>
          </w:rPr>
          <w:t>법은</w:t>
        </w:r>
        <w:r w:rsidR="001E30EE" w:rsidRPr="00C8007A">
          <w:rPr>
            <w:rFonts w:hint="eastAsia"/>
            <w:szCs w:val="22"/>
          </w:rPr>
          <w:t xml:space="preserve"> </w:t>
        </w:r>
        <w:r w:rsidR="001E30EE" w:rsidRPr="00C8007A">
          <w:rPr>
            <w:rFonts w:hint="eastAsia"/>
            <w:szCs w:val="22"/>
          </w:rPr>
          <w:t>위</w:t>
        </w:r>
        <w:r w:rsidR="001E30EE" w:rsidRPr="00C8007A">
          <w:rPr>
            <w:rFonts w:hint="eastAsia"/>
            <w:szCs w:val="22"/>
          </w:rPr>
          <w:t xml:space="preserve"> </w:t>
        </w:r>
        <w:r w:rsidR="001E30EE" w:rsidRPr="00C8007A">
          <w:rPr>
            <w:rFonts w:hint="eastAsia"/>
            <w:szCs w:val="22"/>
          </w:rPr>
          <w:t>물류창고를</w:t>
        </w:r>
        <w:r w:rsidR="001E30EE" w:rsidRPr="00C8007A">
          <w:rPr>
            <w:rFonts w:hint="eastAsia"/>
            <w:szCs w:val="22"/>
          </w:rPr>
          <w:t xml:space="preserve"> </w:t>
        </w:r>
        <w:r w:rsidR="001E30EE" w:rsidRPr="00C8007A">
          <w:rPr>
            <w:rFonts w:hint="eastAsia"/>
            <w:szCs w:val="22"/>
          </w:rPr>
          <w:t>건축법</w:t>
        </w:r>
        <w:r w:rsidR="001E30EE" w:rsidRPr="00C8007A">
          <w:rPr>
            <w:rFonts w:hint="eastAsia"/>
            <w:szCs w:val="22"/>
          </w:rPr>
          <w:t xml:space="preserve"> </w:t>
        </w:r>
        <w:r w:rsidR="001E30EE" w:rsidRPr="00C8007A">
          <w:rPr>
            <w:rFonts w:hint="eastAsia"/>
            <w:szCs w:val="22"/>
          </w:rPr>
          <w:t>시행령의</w:t>
        </w:r>
        <w:r w:rsidR="001E30EE" w:rsidRPr="00C8007A">
          <w:rPr>
            <w:rFonts w:hint="eastAsia"/>
            <w:szCs w:val="22"/>
          </w:rPr>
          <w:t xml:space="preserve"> </w:t>
        </w:r>
        <w:r w:rsidR="001E30EE" w:rsidRPr="00C8007A">
          <w:rPr>
            <w:rFonts w:hint="eastAsia"/>
            <w:szCs w:val="22"/>
          </w:rPr>
          <w:t>용도별</w:t>
        </w:r>
        <w:r w:rsidR="001E30EE" w:rsidRPr="00C8007A">
          <w:rPr>
            <w:rFonts w:hint="eastAsia"/>
            <w:szCs w:val="22"/>
          </w:rPr>
          <w:t xml:space="preserve"> </w:t>
        </w:r>
        <w:r w:rsidR="001E30EE" w:rsidRPr="00C8007A">
          <w:rPr>
            <w:rFonts w:hint="eastAsia"/>
            <w:szCs w:val="22"/>
          </w:rPr>
          <w:t>건축물</w:t>
        </w:r>
        <w:r w:rsidR="001E30EE" w:rsidRPr="00C8007A">
          <w:rPr>
            <w:rFonts w:hint="eastAsia"/>
            <w:szCs w:val="22"/>
          </w:rPr>
          <w:t xml:space="preserve"> </w:t>
        </w:r>
        <w:r w:rsidR="001E30EE" w:rsidRPr="00C8007A">
          <w:rPr>
            <w:rFonts w:hint="eastAsia"/>
            <w:szCs w:val="22"/>
          </w:rPr>
          <w:t>종류</w:t>
        </w:r>
        <w:r w:rsidR="001E30EE" w:rsidRPr="00C8007A">
          <w:rPr>
            <w:rFonts w:hint="eastAsia"/>
            <w:szCs w:val="22"/>
          </w:rPr>
          <w:t xml:space="preserve"> </w:t>
        </w:r>
        <w:r w:rsidR="001E30EE" w:rsidRPr="00C8007A">
          <w:rPr>
            <w:rFonts w:hint="eastAsia"/>
            <w:szCs w:val="22"/>
          </w:rPr>
          <w:t>중</w:t>
        </w:r>
        <w:r w:rsidR="001E30EE" w:rsidRPr="00C8007A">
          <w:rPr>
            <w:rFonts w:hint="eastAsia"/>
            <w:szCs w:val="22"/>
          </w:rPr>
          <w:t xml:space="preserve"> </w:t>
        </w:r>
        <w:r w:rsidR="001E30EE" w:rsidRPr="00C8007A">
          <w:rPr>
            <w:rFonts w:hint="eastAsia"/>
            <w:szCs w:val="22"/>
          </w:rPr>
          <w:t>창고시설이</w:t>
        </w:r>
        <w:r w:rsidR="001E30EE" w:rsidRPr="00C8007A">
          <w:rPr>
            <w:rFonts w:hint="eastAsia"/>
            <w:szCs w:val="22"/>
          </w:rPr>
          <w:t xml:space="preserve"> </w:t>
        </w:r>
        <w:r w:rsidR="001E30EE" w:rsidRPr="00C8007A">
          <w:rPr>
            <w:rFonts w:hint="eastAsia"/>
            <w:szCs w:val="22"/>
          </w:rPr>
          <w:t>아닌</w:t>
        </w:r>
        <w:r w:rsidR="001E30EE" w:rsidRPr="00C8007A">
          <w:rPr>
            <w:rFonts w:hint="eastAsia"/>
            <w:szCs w:val="22"/>
          </w:rPr>
          <w:t xml:space="preserve"> </w:t>
        </w:r>
        <w:r w:rsidR="001E30EE" w:rsidRPr="00C8007A">
          <w:rPr>
            <w:rFonts w:hint="eastAsia"/>
            <w:szCs w:val="22"/>
          </w:rPr>
          <w:t>물류시설</w:t>
        </w:r>
        <w:r w:rsidR="001E30EE">
          <w:rPr>
            <w:rFonts w:hint="eastAsia"/>
            <w:szCs w:val="22"/>
          </w:rPr>
          <w:t>법상</w:t>
        </w:r>
        <w:r w:rsidR="001E30EE">
          <w:rPr>
            <w:rFonts w:hint="eastAsia"/>
            <w:szCs w:val="22"/>
          </w:rPr>
          <w:t xml:space="preserve"> </w:t>
        </w:r>
        <w:r w:rsidR="001E30EE">
          <w:rPr>
            <w:rFonts w:hint="eastAsia"/>
            <w:szCs w:val="22"/>
          </w:rPr>
          <w:t>물류창고로</w:t>
        </w:r>
        <w:r w:rsidR="001E30EE">
          <w:rPr>
            <w:rFonts w:hint="eastAsia"/>
            <w:szCs w:val="22"/>
          </w:rPr>
          <w:t xml:space="preserve"> </w:t>
        </w:r>
        <w:r w:rsidR="001E30EE">
          <w:rPr>
            <w:rFonts w:hint="eastAsia"/>
            <w:szCs w:val="22"/>
          </w:rPr>
          <w:t>규정하고</w:t>
        </w:r>
        <w:r w:rsidR="001E30EE">
          <w:rPr>
            <w:rFonts w:hint="eastAsia"/>
            <w:szCs w:val="22"/>
          </w:rPr>
          <w:t xml:space="preserve"> </w:t>
        </w:r>
        <w:r w:rsidR="001E30EE">
          <w:rPr>
            <w:rFonts w:hint="eastAsia"/>
            <w:szCs w:val="22"/>
          </w:rPr>
          <w:t>있어</w:t>
        </w:r>
        <w:r w:rsidR="001E30EE">
          <w:rPr>
            <w:szCs w:val="22"/>
          </w:rPr>
          <w:t>,</w:t>
        </w:r>
        <w:r w:rsidR="001E30EE">
          <w:rPr>
            <w:rFonts w:hint="eastAsia"/>
            <w:szCs w:val="22"/>
          </w:rPr>
          <w:t xml:space="preserve"> </w:t>
        </w:r>
        <w:r w:rsidR="001E30EE">
          <w:rPr>
            <w:rFonts w:hint="eastAsia"/>
            <w:szCs w:val="22"/>
          </w:rPr>
          <w:t>개발제한구역</w:t>
        </w:r>
        <w:r w:rsidR="001E30EE">
          <w:rPr>
            <w:rFonts w:hint="eastAsia"/>
            <w:szCs w:val="22"/>
          </w:rPr>
          <w:t xml:space="preserve"> </w:t>
        </w:r>
        <w:r w:rsidR="001E30EE">
          <w:rPr>
            <w:rFonts w:hint="eastAsia"/>
            <w:szCs w:val="22"/>
          </w:rPr>
          <w:t>내에서</w:t>
        </w:r>
        <w:r w:rsidR="001E30EE">
          <w:rPr>
            <w:rFonts w:hint="eastAsia"/>
            <w:szCs w:val="22"/>
          </w:rPr>
          <w:t xml:space="preserve"> </w:t>
        </w:r>
        <w:r w:rsidR="001E30EE">
          <w:rPr>
            <w:rFonts w:hint="eastAsia"/>
            <w:szCs w:val="22"/>
          </w:rPr>
          <w:t>자가물류</w:t>
        </w:r>
        <w:r w:rsidR="001E30EE">
          <w:rPr>
            <w:rFonts w:hint="eastAsia"/>
            <w:szCs w:val="22"/>
          </w:rPr>
          <w:t xml:space="preserve"> </w:t>
        </w:r>
        <w:r w:rsidR="001E30EE">
          <w:rPr>
            <w:rFonts w:hint="eastAsia"/>
            <w:szCs w:val="22"/>
          </w:rPr>
          <w:t>용도로</w:t>
        </w:r>
        <w:r w:rsidR="001E30EE">
          <w:rPr>
            <w:rFonts w:hint="eastAsia"/>
            <w:szCs w:val="22"/>
          </w:rPr>
          <w:t xml:space="preserve"> </w:t>
        </w:r>
        <w:r w:rsidR="001E30EE">
          <w:rPr>
            <w:rFonts w:hint="eastAsia"/>
            <w:szCs w:val="22"/>
          </w:rPr>
          <w:t>사용하는</w:t>
        </w:r>
        <w:r w:rsidR="001E30EE">
          <w:rPr>
            <w:rFonts w:hint="eastAsia"/>
            <w:szCs w:val="22"/>
          </w:rPr>
          <w:t xml:space="preserve"> </w:t>
        </w:r>
        <w:r w:rsidR="001E30EE">
          <w:rPr>
            <w:rFonts w:hint="eastAsia"/>
            <w:szCs w:val="22"/>
          </w:rPr>
          <w:t>것이</w:t>
        </w:r>
        <w:r w:rsidR="001E30EE">
          <w:rPr>
            <w:rFonts w:hint="eastAsia"/>
            <w:szCs w:val="22"/>
          </w:rPr>
          <w:t xml:space="preserve"> </w:t>
        </w:r>
        <w:r w:rsidR="001E30EE">
          <w:rPr>
            <w:rFonts w:hint="eastAsia"/>
            <w:szCs w:val="22"/>
          </w:rPr>
          <w:t>가능한</w:t>
        </w:r>
        <w:r w:rsidR="001E30EE">
          <w:rPr>
            <w:rFonts w:hint="eastAsia"/>
            <w:szCs w:val="22"/>
          </w:rPr>
          <w:t xml:space="preserve"> </w:t>
        </w:r>
        <w:r w:rsidR="001E30EE">
          <w:rPr>
            <w:rFonts w:hint="eastAsia"/>
            <w:szCs w:val="22"/>
          </w:rPr>
          <w:t>것인지</w:t>
        </w:r>
        <w:r w:rsidR="001E30EE">
          <w:rPr>
            <w:rFonts w:hint="eastAsia"/>
            <w:szCs w:val="22"/>
          </w:rPr>
          <w:t xml:space="preserve"> </w:t>
        </w:r>
        <w:r w:rsidR="001E30EE">
          <w:rPr>
            <w:rFonts w:hint="eastAsia"/>
            <w:szCs w:val="22"/>
          </w:rPr>
          <w:t>문제될</w:t>
        </w:r>
        <w:r w:rsidR="001E30EE">
          <w:rPr>
            <w:rFonts w:hint="eastAsia"/>
            <w:szCs w:val="22"/>
          </w:rPr>
          <w:t xml:space="preserve"> </w:t>
        </w:r>
        <w:r w:rsidR="001E30EE">
          <w:rPr>
            <w:rFonts w:hint="eastAsia"/>
            <w:szCs w:val="22"/>
          </w:rPr>
          <w:t>수</w:t>
        </w:r>
        <w:r w:rsidR="001E30EE">
          <w:rPr>
            <w:rFonts w:hint="eastAsia"/>
            <w:szCs w:val="22"/>
          </w:rPr>
          <w:t xml:space="preserve"> </w:t>
        </w:r>
        <w:r w:rsidR="001E30EE">
          <w:rPr>
            <w:rFonts w:hint="eastAsia"/>
            <w:szCs w:val="22"/>
          </w:rPr>
          <w:t>있음</w:t>
        </w:r>
        <w:r w:rsidR="001E30EE">
          <w:rPr>
            <w:rFonts w:hint="eastAsia"/>
            <w:szCs w:val="22"/>
          </w:rPr>
          <w:t>.</w:t>
        </w:r>
      </w:ins>
    </w:p>
    <w:p w14:paraId="50812185" w14:textId="77777777" w:rsidR="001E30EE" w:rsidRPr="0005355D" w:rsidRDefault="001E30EE" w:rsidP="001E30EE">
      <w:pPr>
        <w:spacing w:after="240"/>
        <w:ind w:left="907" w:firstLine="1"/>
        <w:rPr>
          <w:ins w:id="1099" w:author="junkyo.shim" w:date="2021-08-31T11:59:00Z"/>
          <w:szCs w:val="22"/>
        </w:rPr>
      </w:pPr>
      <w:ins w:id="1100" w:author="junkyo.shim" w:date="2021-08-31T11:59:00Z">
        <w:r>
          <w:rPr>
            <w:rFonts w:hint="eastAsia"/>
            <w:szCs w:val="22"/>
          </w:rPr>
          <w:t>개발제한구역법은</w:t>
        </w:r>
        <w:r>
          <w:rPr>
            <w:rFonts w:hint="eastAsia"/>
            <w:szCs w:val="22"/>
          </w:rPr>
          <w:t xml:space="preserve"> </w:t>
        </w:r>
        <w:r>
          <w:rPr>
            <w:rFonts w:hint="eastAsia"/>
            <w:szCs w:val="22"/>
          </w:rPr>
          <w:t>문언상</w:t>
        </w:r>
        <w:r>
          <w:rPr>
            <w:rFonts w:hint="eastAsia"/>
            <w:szCs w:val="22"/>
          </w:rPr>
          <w:t xml:space="preserve"> </w:t>
        </w:r>
        <w:r>
          <w:rPr>
            <w:rFonts w:hint="eastAsia"/>
            <w:szCs w:val="22"/>
          </w:rPr>
          <w:t>물류창고로</w:t>
        </w:r>
        <w:r>
          <w:rPr>
            <w:rFonts w:hint="eastAsia"/>
            <w:szCs w:val="22"/>
          </w:rPr>
          <w:t xml:space="preserve"> </w:t>
        </w:r>
        <w:r>
          <w:rPr>
            <w:rFonts w:hint="eastAsia"/>
            <w:szCs w:val="22"/>
          </w:rPr>
          <w:t>사용이</w:t>
        </w:r>
        <w:r>
          <w:rPr>
            <w:rFonts w:hint="eastAsia"/>
            <w:szCs w:val="22"/>
          </w:rPr>
          <w:t xml:space="preserve"> </w:t>
        </w:r>
        <w:r>
          <w:rPr>
            <w:rFonts w:hint="eastAsia"/>
            <w:szCs w:val="22"/>
          </w:rPr>
          <w:t>가능한</w:t>
        </w:r>
        <w:r>
          <w:rPr>
            <w:rFonts w:hint="eastAsia"/>
            <w:szCs w:val="22"/>
          </w:rPr>
          <w:t xml:space="preserve"> </w:t>
        </w:r>
        <w:r>
          <w:rPr>
            <w:rFonts w:hint="eastAsia"/>
            <w:szCs w:val="22"/>
          </w:rPr>
          <w:t>것으로</w:t>
        </w:r>
        <w:r>
          <w:rPr>
            <w:rFonts w:hint="eastAsia"/>
            <w:szCs w:val="22"/>
          </w:rPr>
          <w:t xml:space="preserve"> </w:t>
        </w:r>
        <w:r>
          <w:rPr>
            <w:rFonts w:hint="eastAsia"/>
            <w:szCs w:val="22"/>
          </w:rPr>
          <w:t>규정할</w:t>
        </w:r>
        <w:r>
          <w:rPr>
            <w:rFonts w:hint="eastAsia"/>
            <w:szCs w:val="22"/>
          </w:rPr>
          <w:t xml:space="preserve"> </w:t>
        </w:r>
        <w:r>
          <w:rPr>
            <w:rFonts w:hint="eastAsia"/>
            <w:szCs w:val="22"/>
          </w:rPr>
          <w:t>뿐</w:t>
        </w:r>
        <w:r>
          <w:rPr>
            <w:rFonts w:hint="eastAsia"/>
            <w:szCs w:val="22"/>
          </w:rPr>
          <w:t>,</w:t>
        </w:r>
        <w:r>
          <w:rPr>
            <w:szCs w:val="22"/>
          </w:rPr>
          <w:t xml:space="preserve"> </w:t>
        </w:r>
        <w:r>
          <w:rPr>
            <w:rFonts w:hint="eastAsia"/>
            <w:szCs w:val="22"/>
          </w:rPr>
          <w:t>자가</w:t>
        </w:r>
        <w:r w:rsidRPr="00350C2A">
          <w:rPr>
            <w:rFonts w:hint="eastAsia"/>
            <w:szCs w:val="22"/>
          </w:rPr>
          <w:t>창고</w:t>
        </w:r>
        <w:r>
          <w:rPr>
            <w:rFonts w:hint="eastAsia"/>
            <w:szCs w:val="22"/>
          </w:rPr>
          <w:t xml:space="preserve"> </w:t>
        </w:r>
        <w:r>
          <w:rPr>
            <w:rFonts w:hint="eastAsia"/>
            <w:szCs w:val="22"/>
          </w:rPr>
          <w:t>용도로</w:t>
        </w:r>
        <w:r>
          <w:rPr>
            <w:rFonts w:hint="eastAsia"/>
            <w:szCs w:val="22"/>
          </w:rPr>
          <w:t xml:space="preserve"> </w:t>
        </w:r>
        <w:r>
          <w:rPr>
            <w:rFonts w:hint="eastAsia"/>
            <w:szCs w:val="22"/>
          </w:rPr>
          <w:t>사용하는</w:t>
        </w:r>
        <w:r>
          <w:rPr>
            <w:rFonts w:hint="eastAsia"/>
            <w:szCs w:val="22"/>
          </w:rPr>
          <w:t xml:space="preserve"> </w:t>
        </w:r>
        <w:r>
          <w:rPr>
            <w:rFonts w:hint="eastAsia"/>
            <w:szCs w:val="22"/>
          </w:rPr>
          <w:t>것을</w:t>
        </w:r>
        <w:r>
          <w:rPr>
            <w:rFonts w:hint="eastAsia"/>
            <w:szCs w:val="22"/>
          </w:rPr>
          <w:t xml:space="preserve"> </w:t>
        </w:r>
        <w:r>
          <w:rPr>
            <w:rFonts w:hint="eastAsia"/>
            <w:szCs w:val="22"/>
          </w:rPr>
          <w:t>명시적으로</w:t>
        </w:r>
        <w:r w:rsidRPr="00350C2A">
          <w:rPr>
            <w:rFonts w:hint="eastAsia"/>
            <w:szCs w:val="22"/>
          </w:rPr>
          <w:t xml:space="preserve"> </w:t>
        </w:r>
        <w:r w:rsidRPr="00350C2A">
          <w:rPr>
            <w:rFonts w:hint="eastAsia"/>
            <w:szCs w:val="22"/>
          </w:rPr>
          <w:t>배제하고</w:t>
        </w:r>
        <w:r w:rsidRPr="00350C2A">
          <w:rPr>
            <w:rFonts w:hint="eastAsia"/>
            <w:szCs w:val="22"/>
          </w:rPr>
          <w:t xml:space="preserve"> </w:t>
        </w:r>
        <w:r w:rsidRPr="00350C2A">
          <w:rPr>
            <w:rFonts w:hint="eastAsia"/>
            <w:szCs w:val="22"/>
          </w:rPr>
          <w:t>있지</w:t>
        </w:r>
        <w:r w:rsidRPr="00350C2A">
          <w:rPr>
            <w:rFonts w:hint="eastAsia"/>
            <w:szCs w:val="22"/>
          </w:rPr>
          <w:t xml:space="preserve"> </w:t>
        </w:r>
        <w:r w:rsidRPr="00350C2A">
          <w:rPr>
            <w:rFonts w:hint="eastAsia"/>
            <w:szCs w:val="22"/>
          </w:rPr>
          <w:t>않</w:t>
        </w:r>
        <w:r>
          <w:rPr>
            <w:rFonts w:hint="eastAsia"/>
            <w:szCs w:val="22"/>
          </w:rPr>
          <w:t>고</w:t>
        </w:r>
        <w:r>
          <w:rPr>
            <w:rFonts w:hint="eastAsia"/>
            <w:szCs w:val="22"/>
          </w:rPr>
          <w:t xml:space="preserve">, </w:t>
        </w:r>
        <w:r w:rsidRPr="00350C2A">
          <w:rPr>
            <w:rFonts w:hint="eastAsia"/>
            <w:szCs w:val="22"/>
          </w:rPr>
          <w:t>개발제한구역법</w:t>
        </w:r>
        <w:r>
          <w:rPr>
            <w:rFonts w:hint="eastAsia"/>
            <w:szCs w:val="22"/>
          </w:rPr>
          <w:t>은</w:t>
        </w:r>
        <w:r w:rsidRPr="00350C2A">
          <w:rPr>
            <w:rFonts w:hint="eastAsia"/>
            <w:szCs w:val="22"/>
          </w:rPr>
          <w:t xml:space="preserve"> </w:t>
        </w:r>
        <w:r>
          <w:rPr>
            <w:rFonts w:hint="eastAsia"/>
            <w:szCs w:val="22"/>
          </w:rPr>
          <w:t>원칙적으로</w:t>
        </w:r>
        <w:r>
          <w:rPr>
            <w:rFonts w:hint="eastAsia"/>
            <w:szCs w:val="22"/>
          </w:rPr>
          <w:t xml:space="preserve"> </w:t>
        </w:r>
        <w:r>
          <w:rPr>
            <w:rFonts w:hint="eastAsia"/>
            <w:szCs w:val="22"/>
          </w:rPr>
          <w:t>용도</w:t>
        </w:r>
        <w:r>
          <w:rPr>
            <w:rFonts w:hint="eastAsia"/>
            <w:szCs w:val="22"/>
          </w:rPr>
          <w:t xml:space="preserve"> </w:t>
        </w:r>
        <w:r>
          <w:rPr>
            <w:rFonts w:hint="eastAsia"/>
            <w:szCs w:val="22"/>
          </w:rPr>
          <w:t>변경을</w:t>
        </w:r>
        <w:r>
          <w:rPr>
            <w:rFonts w:hint="eastAsia"/>
            <w:szCs w:val="22"/>
          </w:rPr>
          <w:t xml:space="preserve"> </w:t>
        </w:r>
        <w:r>
          <w:rPr>
            <w:rFonts w:hint="eastAsia"/>
            <w:szCs w:val="22"/>
          </w:rPr>
          <w:t>금지하고</w:t>
        </w:r>
        <w:r>
          <w:rPr>
            <w:rFonts w:hint="eastAsia"/>
            <w:szCs w:val="22"/>
          </w:rPr>
          <w:t xml:space="preserve"> </w:t>
        </w:r>
        <w:r w:rsidRPr="00350C2A">
          <w:rPr>
            <w:rFonts w:hint="eastAsia"/>
            <w:szCs w:val="22"/>
          </w:rPr>
          <w:t>예외적으로</w:t>
        </w:r>
        <w:r w:rsidRPr="00350C2A">
          <w:rPr>
            <w:rFonts w:hint="eastAsia"/>
            <w:szCs w:val="22"/>
          </w:rPr>
          <w:t xml:space="preserve"> </w:t>
        </w:r>
        <w:r>
          <w:rPr>
            <w:rFonts w:hint="eastAsia"/>
            <w:szCs w:val="22"/>
          </w:rPr>
          <w:t>허가를</w:t>
        </w:r>
        <w:r>
          <w:rPr>
            <w:rFonts w:hint="eastAsia"/>
            <w:szCs w:val="22"/>
          </w:rPr>
          <w:t xml:space="preserve"> </w:t>
        </w:r>
        <w:r>
          <w:rPr>
            <w:rFonts w:hint="eastAsia"/>
            <w:szCs w:val="22"/>
          </w:rPr>
          <w:t>받는</w:t>
        </w:r>
        <w:r>
          <w:rPr>
            <w:rFonts w:hint="eastAsia"/>
            <w:szCs w:val="22"/>
          </w:rPr>
          <w:t xml:space="preserve"> </w:t>
        </w:r>
        <w:r>
          <w:rPr>
            <w:rFonts w:hint="eastAsia"/>
            <w:szCs w:val="22"/>
          </w:rPr>
          <w:t>경우에</w:t>
        </w:r>
        <w:r>
          <w:rPr>
            <w:rFonts w:hint="eastAsia"/>
            <w:szCs w:val="22"/>
          </w:rPr>
          <w:t xml:space="preserve"> </w:t>
        </w:r>
        <w:r>
          <w:rPr>
            <w:rFonts w:hint="eastAsia"/>
            <w:szCs w:val="22"/>
          </w:rPr>
          <w:t>한하여</w:t>
        </w:r>
        <w:r>
          <w:rPr>
            <w:rFonts w:hint="eastAsia"/>
            <w:szCs w:val="22"/>
          </w:rPr>
          <w:t xml:space="preserve"> </w:t>
        </w:r>
        <w:r w:rsidRPr="00350C2A">
          <w:rPr>
            <w:rFonts w:hint="eastAsia"/>
            <w:szCs w:val="22"/>
          </w:rPr>
          <w:t>용도변경을</w:t>
        </w:r>
        <w:r w:rsidRPr="00350C2A">
          <w:rPr>
            <w:rFonts w:hint="eastAsia"/>
            <w:szCs w:val="22"/>
          </w:rPr>
          <w:t xml:space="preserve"> </w:t>
        </w:r>
        <w:r w:rsidRPr="00350C2A">
          <w:rPr>
            <w:rFonts w:hint="eastAsia"/>
            <w:szCs w:val="22"/>
          </w:rPr>
          <w:t>허용</w:t>
        </w:r>
        <w:r>
          <w:rPr>
            <w:rFonts w:hint="eastAsia"/>
            <w:szCs w:val="22"/>
          </w:rPr>
          <w:t>하고</w:t>
        </w:r>
        <w:r>
          <w:rPr>
            <w:rFonts w:hint="eastAsia"/>
            <w:szCs w:val="22"/>
          </w:rPr>
          <w:t xml:space="preserve"> </w:t>
        </w:r>
        <w:r>
          <w:rPr>
            <w:rFonts w:hint="eastAsia"/>
            <w:szCs w:val="22"/>
          </w:rPr>
          <w:t>있는</w:t>
        </w:r>
        <w:r>
          <w:rPr>
            <w:rFonts w:hint="eastAsia"/>
            <w:szCs w:val="22"/>
          </w:rPr>
          <w:t xml:space="preserve"> </w:t>
        </w:r>
        <w:r>
          <w:rPr>
            <w:rFonts w:hint="eastAsia"/>
            <w:szCs w:val="22"/>
          </w:rPr>
          <w:t>바</w:t>
        </w:r>
        <w:r>
          <w:rPr>
            <w:rFonts w:hint="eastAsia"/>
            <w:szCs w:val="22"/>
          </w:rPr>
          <w:t xml:space="preserve">, </w:t>
        </w:r>
        <w:r>
          <w:rPr>
            <w:rFonts w:hint="eastAsia"/>
            <w:szCs w:val="22"/>
          </w:rPr>
          <w:t>개발제한구역</w:t>
        </w:r>
        <w:r>
          <w:rPr>
            <w:rFonts w:hint="eastAsia"/>
            <w:szCs w:val="22"/>
          </w:rPr>
          <w:t xml:space="preserve"> </w:t>
        </w:r>
        <w:r>
          <w:rPr>
            <w:rFonts w:hint="eastAsia"/>
            <w:szCs w:val="22"/>
          </w:rPr>
          <w:t>내에서의</w:t>
        </w:r>
        <w:r>
          <w:rPr>
            <w:rFonts w:hint="eastAsia"/>
            <w:szCs w:val="22"/>
          </w:rPr>
          <w:t xml:space="preserve"> </w:t>
        </w:r>
        <w:r>
          <w:rPr>
            <w:rFonts w:hint="eastAsia"/>
            <w:szCs w:val="22"/>
          </w:rPr>
          <w:t>물류창고는</w:t>
        </w:r>
        <w:r>
          <w:rPr>
            <w:rFonts w:hint="eastAsia"/>
            <w:szCs w:val="22"/>
          </w:rPr>
          <w:t xml:space="preserve"> </w:t>
        </w:r>
        <w:r w:rsidRPr="00350C2A">
          <w:rPr>
            <w:rFonts w:hint="eastAsia"/>
            <w:szCs w:val="22"/>
          </w:rPr>
          <w:t>제</w:t>
        </w:r>
        <w:r w:rsidRPr="00350C2A">
          <w:rPr>
            <w:rFonts w:hint="eastAsia"/>
            <w:szCs w:val="22"/>
          </w:rPr>
          <w:t>3</w:t>
        </w:r>
        <w:r w:rsidRPr="00350C2A">
          <w:rPr>
            <w:rFonts w:hint="eastAsia"/>
            <w:szCs w:val="22"/>
          </w:rPr>
          <w:t>자</w:t>
        </w:r>
        <w:r>
          <w:rPr>
            <w:rFonts w:hint="eastAsia"/>
            <w:szCs w:val="22"/>
          </w:rPr>
          <w:t>의</w:t>
        </w:r>
        <w:r>
          <w:rPr>
            <w:rFonts w:hint="eastAsia"/>
            <w:szCs w:val="22"/>
          </w:rPr>
          <w:t xml:space="preserve"> </w:t>
        </w:r>
        <w:r>
          <w:rPr>
            <w:rFonts w:hint="eastAsia"/>
            <w:szCs w:val="22"/>
          </w:rPr>
          <w:t>물류를</w:t>
        </w:r>
        <w:r>
          <w:rPr>
            <w:rFonts w:hint="eastAsia"/>
            <w:szCs w:val="22"/>
          </w:rPr>
          <w:t xml:space="preserve"> </w:t>
        </w:r>
        <w:proofErr w:type="spellStart"/>
        <w:r>
          <w:rPr>
            <w:rFonts w:hint="eastAsia"/>
            <w:szCs w:val="22"/>
          </w:rPr>
          <w:t>위탁받아</w:t>
        </w:r>
        <w:proofErr w:type="spellEnd"/>
        <w:r>
          <w:rPr>
            <w:rFonts w:hint="eastAsia"/>
            <w:szCs w:val="22"/>
          </w:rPr>
          <w:t xml:space="preserve"> </w:t>
        </w:r>
        <w:r>
          <w:rPr>
            <w:rFonts w:hint="eastAsia"/>
            <w:szCs w:val="22"/>
          </w:rPr>
          <w:t>물류</w:t>
        </w:r>
        <w:r>
          <w:rPr>
            <w:rFonts w:hint="eastAsia"/>
            <w:szCs w:val="22"/>
          </w:rPr>
          <w:t xml:space="preserve"> </w:t>
        </w:r>
        <w:r>
          <w:rPr>
            <w:rFonts w:hint="eastAsia"/>
            <w:szCs w:val="22"/>
          </w:rPr>
          <w:t>터미널로</w:t>
        </w:r>
        <w:r>
          <w:rPr>
            <w:rFonts w:hint="eastAsia"/>
            <w:szCs w:val="22"/>
          </w:rPr>
          <w:t xml:space="preserve"> </w:t>
        </w:r>
        <w:r>
          <w:rPr>
            <w:rFonts w:hint="eastAsia"/>
            <w:szCs w:val="22"/>
          </w:rPr>
          <w:t>사용하는</w:t>
        </w:r>
        <w:r>
          <w:rPr>
            <w:rFonts w:hint="eastAsia"/>
            <w:szCs w:val="22"/>
          </w:rPr>
          <w:t xml:space="preserve"> </w:t>
        </w:r>
        <w:r>
          <w:rPr>
            <w:rFonts w:hint="eastAsia"/>
            <w:szCs w:val="22"/>
          </w:rPr>
          <w:t>창고</w:t>
        </w:r>
        <w:r>
          <w:rPr>
            <w:rFonts w:hint="eastAsia"/>
            <w:szCs w:val="22"/>
          </w:rPr>
          <w:t xml:space="preserve"> </w:t>
        </w:r>
        <w:r>
          <w:rPr>
            <w:rFonts w:hint="eastAsia"/>
            <w:szCs w:val="22"/>
          </w:rPr>
          <w:t>보다는</w:t>
        </w:r>
        <w:r w:rsidRPr="00350C2A">
          <w:rPr>
            <w:rFonts w:hint="eastAsia"/>
            <w:szCs w:val="22"/>
          </w:rPr>
          <w:t xml:space="preserve"> </w:t>
        </w:r>
        <w:r w:rsidRPr="00350C2A">
          <w:rPr>
            <w:rFonts w:hint="eastAsia"/>
            <w:szCs w:val="22"/>
          </w:rPr>
          <w:t>자가물류</w:t>
        </w:r>
        <w:r>
          <w:rPr>
            <w:rFonts w:hint="eastAsia"/>
            <w:szCs w:val="22"/>
          </w:rPr>
          <w:t>만을</w:t>
        </w:r>
        <w:r>
          <w:rPr>
            <w:rFonts w:hint="eastAsia"/>
            <w:szCs w:val="22"/>
          </w:rPr>
          <w:t xml:space="preserve"> </w:t>
        </w:r>
        <w:r>
          <w:rPr>
            <w:rFonts w:hint="eastAsia"/>
            <w:szCs w:val="22"/>
          </w:rPr>
          <w:t>취급하는</w:t>
        </w:r>
        <w:r>
          <w:rPr>
            <w:rFonts w:hint="eastAsia"/>
            <w:szCs w:val="22"/>
          </w:rPr>
          <w:t xml:space="preserve"> </w:t>
        </w:r>
        <w:r>
          <w:rPr>
            <w:rFonts w:hint="eastAsia"/>
            <w:szCs w:val="22"/>
          </w:rPr>
          <w:t>자가창고가</w:t>
        </w:r>
        <w:r>
          <w:rPr>
            <w:rFonts w:hint="eastAsia"/>
            <w:szCs w:val="22"/>
          </w:rPr>
          <w:t xml:space="preserve"> </w:t>
        </w:r>
        <w:r>
          <w:rPr>
            <w:rFonts w:hint="eastAsia"/>
            <w:szCs w:val="22"/>
          </w:rPr>
          <w:t>개발을</w:t>
        </w:r>
        <w:r>
          <w:rPr>
            <w:rFonts w:hint="eastAsia"/>
            <w:szCs w:val="22"/>
          </w:rPr>
          <w:t xml:space="preserve"> </w:t>
        </w:r>
        <w:r>
          <w:rPr>
            <w:rFonts w:hint="eastAsia"/>
            <w:szCs w:val="22"/>
          </w:rPr>
          <w:t>제한하는</w:t>
        </w:r>
        <w:r>
          <w:rPr>
            <w:rFonts w:hint="eastAsia"/>
            <w:szCs w:val="22"/>
          </w:rPr>
          <w:t xml:space="preserve"> </w:t>
        </w:r>
        <w:r w:rsidRPr="00350C2A">
          <w:rPr>
            <w:rFonts w:hint="eastAsia"/>
            <w:szCs w:val="22"/>
          </w:rPr>
          <w:t>개발제한구역</w:t>
        </w:r>
        <w:r>
          <w:rPr>
            <w:rFonts w:hint="eastAsia"/>
            <w:szCs w:val="22"/>
          </w:rPr>
          <w:t>법의</w:t>
        </w:r>
        <w:r w:rsidRPr="00350C2A">
          <w:rPr>
            <w:rFonts w:hint="eastAsia"/>
            <w:szCs w:val="22"/>
          </w:rPr>
          <w:t xml:space="preserve"> </w:t>
        </w:r>
        <w:r w:rsidRPr="00350C2A">
          <w:rPr>
            <w:rFonts w:hint="eastAsia"/>
            <w:szCs w:val="22"/>
          </w:rPr>
          <w:t>목적에</w:t>
        </w:r>
        <w:r w:rsidRPr="00350C2A">
          <w:rPr>
            <w:rFonts w:hint="eastAsia"/>
            <w:szCs w:val="22"/>
          </w:rPr>
          <w:t xml:space="preserve"> </w:t>
        </w:r>
        <w:r>
          <w:rPr>
            <w:rFonts w:hint="eastAsia"/>
            <w:szCs w:val="22"/>
          </w:rPr>
          <w:t>보다</w:t>
        </w:r>
        <w:r>
          <w:rPr>
            <w:rFonts w:hint="eastAsia"/>
            <w:szCs w:val="22"/>
          </w:rPr>
          <w:t xml:space="preserve"> </w:t>
        </w:r>
        <w:r w:rsidRPr="00350C2A">
          <w:rPr>
            <w:rFonts w:hint="eastAsia"/>
            <w:szCs w:val="22"/>
          </w:rPr>
          <w:t>부합</w:t>
        </w:r>
        <w:r>
          <w:rPr>
            <w:rFonts w:hint="eastAsia"/>
            <w:szCs w:val="22"/>
          </w:rPr>
          <w:t>하는</w:t>
        </w:r>
        <w:r>
          <w:rPr>
            <w:rFonts w:hint="eastAsia"/>
            <w:szCs w:val="22"/>
          </w:rPr>
          <w:t xml:space="preserve"> </w:t>
        </w:r>
        <w:r>
          <w:rPr>
            <w:rFonts w:hint="eastAsia"/>
            <w:szCs w:val="22"/>
          </w:rPr>
          <w:t>것으로</w:t>
        </w:r>
        <w:r>
          <w:rPr>
            <w:rFonts w:hint="eastAsia"/>
            <w:szCs w:val="22"/>
          </w:rPr>
          <w:t xml:space="preserve"> </w:t>
        </w:r>
        <w:r>
          <w:rPr>
            <w:rFonts w:hint="eastAsia"/>
            <w:szCs w:val="22"/>
          </w:rPr>
          <w:t>해석하는</w:t>
        </w:r>
        <w:r>
          <w:rPr>
            <w:rFonts w:hint="eastAsia"/>
            <w:szCs w:val="22"/>
          </w:rPr>
          <w:t xml:space="preserve"> </w:t>
        </w:r>
        <w:r>
          <w:rPr>
            <w:rFonts w:hint="eastAsia"/>
            <w:szCs w:val="22"/>
          </w:rPr>
          <w:t>것이</w:t>
        </w:r>
        <w:r>
          <w:rPr>
            <w:rFonts w:hint="eastAsia"/>
            <w:szCs w:val="22"/>
          </w:rPr>
          <w:t xml:space="preserve"> </w:t>
        </w:r>
        <w:r>
          <w:rPr>
            <w:rFonts w:hint="eastAsia"/>
            <w:szCs w:val="22"/>
          </w:rPr>
          <w:t>합리적이므로</w:t>
        </w:r>
        <w:r>
          <w:rPr>
            <w:rFonts w:hint="eastAsia"/>
            <w:szCs w:val="22"/>
          </w:rPr>
          <w:t>,</w:t>
        </w:r>
        <w:r w:rsidRPr="00350C2A">
          <w:rPr>
            <w:rFonts w:hint="eastAsia"/>
            <w:szCs w:val="22"/>
          </w:rPr>
          <w:t xml:space="preserve"> </w:t>
        </w:r>
        <w:r>
          <w:rPr>
            <w:rFonts w:hint="eastAsia"/>
            <w:szCs w:val="22"/>
          </w:rPr>
          <w:t>개발제한구역</w:t>
        </w:r>
        <w:r>
          <w:rPr>
            <w:rFonts w:hint="eastAsia"/>
            <w:szCs w:val="22"/>
          </w:rPr>
          <w:t xml:space="preserve"> </w:t>
        </w:r>
        <w:r>
          <w:rPr>
            <w:rFonts w:hint="eastAsia"/>
            <w:szCs w:val="22"/>
          </w:rPr>
          <w:t>내에서</w:t>
        </w:r>
        <w:r>
          <w:rPr>
            <w:rFonts w:hint="eastAsia"/>
            <w:szCs w:val="22"/>
          </w:rPr>
          <w:t xml:space="preserve"> </w:t>
        </w:r>
        <w:r>
          <w:rPr>
            <w:rFonts w:hint="eastAsia"/>
            <w:szCs w:val="22"/>
          </w:rPr>
          <w:t>사전</w:t>
        </w:r>
        <w:r>
          <w:rPr>
            <w:rFonts w:hint="eastAsia"/>
            <w:szCs w:val="22"/>
          </w:rPr>
          <w:t xml:space="preserve"> </w:t>
        </w:r>
        <w:r>
          <w:rPr>
            <w:rFonts w:hint="eastAsia"/>
            <w:szCs w:val="22"/>
          </w:rPr>
          <w:t>허가를</w:t>
        </w:r>
        <w:r>
          <w:rPr>
            <w:rFonts w:hint="eastAsia"/>
            <w:szCs w:val="22"/>
          </w:rPr>
          <w:t xml:space="preserve"> </w:t>
        </w:r>
        <w:r>
          <w:rPr>
            <w:rFonts w:hint="eastAsia"/>
            <w:szCs w:val="22"/>
          </w:rPr>
          <w:t>받아</w:t>
        </w:r>
        <w:r>
          <w:rPr>
            <w:rFonts w:hint="eastAsia"/>
            <w:szCs w:val="22"/>
          </w:rPr>
          <w:t xml:space="preserve"> </w:t>
        </w:r>
        <w:r w:rsidRPr="00350C2A">
          <w:rPr>
            <w:rFonts w:hint="eastAsia"/>
            <w:szCs w:val="22"/>
          </w:rPr>
          <w:t>자가물류</w:t>
        </w:r>
        <w:r>
          <w:rPr>
            <w:rFonts w:hint="eastAsia"/>
            <w:szCs w:val="22"/>
          </w:rPr>
          <w:t>창고를</w:t>
        </w:r>
        <w:r>
          <w:rPr>
            <w:rFonts w:hint="eastAsia"/>
            <w:szCs w:val="22"/>
          </w:rPr>
          <w:t xml:space="preserve"> </w:t>
        </w:r>
        <w:r>
          <w:rPr>
            <w:rFonts w:hint="eastAsia"/>
            <w:szCs w:val="22"/>
          </w:rPr>
          <w:t>사용하는</w:t>
        </w:r>
        <w:r>
          <w:rPr>
            <w:rFonts w:hint="eastAsia"/>
            <w:szCs w:val="22"/>
          </w:rPr>
          <w:t xml:space="preserve"> </w:t>
        </w:r>
        <w:r>
          <w:rPr>
            <w:rFonts w:hint="eastAsia"/>
            <w:szCs w:val="22"/>
          </w:rPr>
          <w:t>것은</w:t>
        </w:r>
        <w:r>
          <w:rPr>
            <w:rFonts w:hint="eastAsia"/>
            <w:szCs w:val="22"/>
          </w:rPr>
          <w:t xml:space="preserve"> </w:t>
        </w:r>
        <w:r>
          <w:rPr>
            <w:rFonts w:hint="eastAsia"/>
            <w:szCs w:val="22"/>
          </w:rPr>
          <w:t>가능하다고</w:t>
        </w:r>
        <w:r>
          <w:rPr>
            <w:rFonts w:hint="eastAsia"/>
            <w:szCs w:val="22"/>
          </w:rPr>
          <w:t xml:space="preserve"> </w:t>
        </w:r>
        <w:r>
          <w:rPr>
            <w:rFonts w:hint="eastAsia"/>
            <w:szCs w:val="22"/>
          </w:rPr>
          <w:t>보는</w:t>
        </w:r>
        <w:r>
          <w:rPr>
            <w:rFonts w:hint="eastAsia"/>
            <w:szCs w:val="22"/>
          </w:rPr>
          <w:t xml:space="preserve"> </w:t>
        </w:r>
        <w:r>
          <w:rPr>
            <w:rFonts w:hint="eastAsia"/>
            <w:szCs w:val="22"/>
          </w:rPr>
          <w:t>것이</w:t>
        </w:r>
        <w:r>
          <w:rPr>
            <w:rFonts w:hint="eastAsia"/>
            <w:szCs w:val="22"/>
          </w:rPr>
          <w:t xml:space="preserve"> </w:t>
        </w:r>
        <w:r>
          <w:rPr>
            <w:rFonts w:hint="eastAsia"/>
            <w:szCs w:val="22"/>
          </w:rPr>
          <w:t>타당해</w:t>
        </w:r>
        <w:r>
          <w:rPr>
            <w:rFonts w:hint="eastAsia"/>
            <w:szCs w:val="22"/>
          </w:rPr>
          <w:t xml:space="preserve"> </w:t>
        </w:r>
        <w:r>
          <w:rPr>
            <w:rFonts w:hint="eastAsia"/>
            <w:szCs w:val="22"/>
          </w:rPr>
          <w:t>보임</w:t>
        </w:r>
        <w:r>
          <w:rPr>
            <w:rFonts w:hint="eastAsia"/>
            <w:szCs w:val="22"/>
          </w:rPr>
          <w:t>.</w:t>
        </w:r>
      </w:ins>
    </w:p>
    <w:p w14:paraId="04EFBF17" w14:textId="77777777" w:rsidR="00026A7E" w:rsidRPr="00D36594" w:rsidRDefault="001E30EE" w:rsidP="001E30EE">
      <w:pPr>
        <w:pStyle w:val="a5"/>
        <w:numPr>
          <w:ilvl w:val="0"/>
          <w:numId w:val="71"/>
        </w:numPr>
        <w:autoSpaceDN/>
        <w:spacing w:after="240"/>
        <w:ind w:leftChars="0"/>
        <w:rPr>
          <w:spacing w:val="-2"/>
          <w:szCs w:val="22"/>
        </w:rPr>
      </w:pPr>
      <w:ins w:id="1101" w:author="junkyo.shim" w:date="2021-08-31T11:59:00Z">
        <w:r w:rsidRPr="00D36594" w:rsidDel="007719DC">
          <w:rPr>
            <w:spacing w:val="-2"/>
            <w:szCs w:val="22"/>
          </w:rPr>
          <w:t xml:space="preserve"> </w:t>
        </w:r>
      </w:ins>
      <w:del w:id="1102" w:author="junkyo.shim" w:date="2021-08-31T11:51:00Z">
        <w:r w:rsidR="00026A7E" w:rsidRPr="00D36594" w:rsidDel="007719DC">
          <w:rPr>
            <w:spacing w:val="-2"/>
            <w:szCs w:val="22"/>
          </w:rPr>
          <w:delText>[</w:delText>
        </w:r>
        <w:r w:rsidR="00026A7E" w:rsidRPr="00D36594" w:rsidDel="007719DC">
          <w:rPr>
            <w:rFonts w:hint="eastAsia"/>
            <w:spacing w:val="-2"/>
            <w:szCs w:val="22"/>
          </w:rPr>
          <w:delText xml:space="preserve">1.4.276.1 </w:delText>
        </w:r>
        <w:r w:rsidR="00026A7E" w:rsidRPr="00D36594" w:rsidDel="007719DC">
          <w:rPr>
            <w:rFonts w:hint="eastAsia"/>
            <w:spacing w:val="-2"/>
            <w:szCs w:val="22"/>
          </w:rPr>
          <w:delText>에</w:delText>
        </w:r>
        <w:r w:rsidR="00026A7E" w:rsidRPr="00D36594" w:rsidDel="007719DC">
          <w:rPr>
            <w:rFonts w:hint="eastAsia"/>
            <w:spacing w:val="-2"/>
            <w:szCs w:val="22"/>
          </w:rPr>
          <w:delText xml:space="preserve"> </w:delText>
        </w:r>
        <w:r w:rsidR="00026A7E" w:rsidRPr="00D36594" w:rsidDel="007719DC">
          <w:rPr>
            <w:rFonts w:hint="eastAsia"/>
            <w:spacing w:val="-2"/>
            <w:szCs w:val="22"/>
          </w:rPr>
          <w:delText>답변</w:delText>
        </w:r>
        <w:r w:rsidR="00026A7E" w:rsidRPr="00D36594" w:rsidDel="007719DC">
          <w:rPr>
            <w:rFonts w:hint="eastAsia"/>
            <w:spacing w:val="-2"/>
            <w:szCs w:val="22"/>
          </w:rPr>
          <w:delText xml:space="preserve"> </w:delText>
        </w:r>
        <w:r w:rsidR="00026A7E" w:rsidRPr="00D36594" w:rsidDel="007719DC">
          <w:rPr>
            <w:rFonts w:hint="eastAsia"/>
            <w:spacing w:val="-2"/>
            <w:szCs w:val="22"/>
          </w:rPr>
          <w:delText>제공되어</w:delText>
        </w:r>
        <w:r w:rsidR="00026A7E" w:rsidRPr="00D36594" w:rsidDel="007719DC">
          <w:rPr>
            <w:rFonts w:hint="eastAsia"/>
            <w:spacing w:val="-2"/>
            <w:szCs w:val="22"/>
          </w:rPr>
          <w:delText xml:space="preserve"> </w:delText>
        </w:r>
        <w:r w:rsidR="00026A7E" w:rsidRPr="00D36594" w:rsidDel="007719DC">
          <w:rPr>
            <w:rFonts w:hint="eastAsia"/>
            <w:spacing w:val="-2"/>
            <w:szCs w:val="22"/>
          </w:rPr>
          <w:delText>확인해</w:delText>
        </w:r>
        <w:r w:rsidR="00026A7E" w:rsidRPr="00D36594" w:rsidDel="007719DC">
          <w:rPr>
            <w:rFonts w:hint="eastAsia"/>
            <w:spacing w:val="-2"/>
            <w:szCs w:val="22"/>
          </w:rPr>
          <w:delText xml:space="preserve"> </w:delText>
        </w:r>
        <w:r w:rsidR="00026A7E" w:rsidRPr="00D36594" w:rsidDel="007719DC">
          <w:rPr>
            <w:rFonts w:hint="eastAsia"/>
            <w:spacing w:val="-2"/>
            <w:szCs w:val="22"/>
          </w:rPr>
          <w:delText>주시면감사하겠습니다</w:delText>
        </w:r>
        <w:r w:rsidR="00026A7E" w:rsidRPr="00D36594" w:rsidDel="007719DC">
          <w:rPr>
            <w:rFonts w:hint="eastAsia"/>
            <w:spacing w:val="-2"/>
            <w:szCs w:val="22"/>
          </w:rPr>
          <w:delText>.</w:delText>
        </w:r>
        <w:r w:rsidR="00026A7E" w:rsidRPr="00D36594" w:rsidDel="007719DC">
          <w:rPr>
            <w:spacing w:val="-2"/>
            <w:szCs w:val="22"/>
          </w:rPr>
          <w:delText>]</w:delText>
        </w:r>
      </w:del>
    </w:p>
    <w:p w14:paraId="7C828BAD" w14:textId="77777777" w:rsidR="00026A7E" w:rsidRPr="00D36594" w:rsidRDefault="00026A7E" w:rsidP="00026A7E">
      <w:pPr>
        <w:pStyle w:val="a5"/>
        <w:autoSpaceDN/>
        <w:spacing w:after="240"/>
        <w:ind w:leftChars="0" w:left="907"/>
        <w:rPr>
          <w:spacing w:val="-2"/>
          <w:szCs w:val="22"/>
        </w:rPr>
      </w:pPr>
      <w:proofErr w:type="spellStart"/>
      <w:r w:rsidRPr="00D36594">
        <w:rPr>
          <w:rFonts w:hint="eastAsia"/>
          <w:spacing w:val="-2"/>
          <w:szCs w:val="22"/>
        </w:rPr>
        <w:lastRenderedPageBreak/>
        <w:t>스프링쿨러</w:t>
      </w:r>
      <w:proofErr w:type="spellEnd"/>
      <w:r w:rsidRPr="00D36594">
        <w:rPr>
          <w:rFonts w:hint="eastAsia"/>
          <w:spacing w:val="-2"/>
          <w:szCs w:val="22"/>
        </w:rPr>
        <w:t xml:space="preserve"> </w:t>
      </w:r>
      <w:r w:rsidRPr="00D36594">
        <w:rPr>
          <w:rFonts w:hint="eastAsia"/>
          <w:spacing w:val="-2"/>
          <w:szCs w:val="22"/>
        </w:rPr>
        <w:t>설비를</w:t>
      </w:r>
      <w:r w:rsidRPr="00D36594">
        <w:rPr>
          <w:rFonts w:hint="eastAsia"/>
          <w:spacing w:val="-2"/>
          <w:szCs w:val="22"/>
        </w:rPr>
        <w:t xml:space="preserve"> </w:t>
      </w:r>
      <w:r w:rsidRPr="00D36594">
        <w:rPr>
          <w:rFonts w:hint="eastAsia"/>
          <w:spacing w:val="-2"/>
          <w:szCs w:val="22"/>
        </w:rPr>
        <w:t>포함하여</w:t>
      </w:r>
      <w:r w:rsidRPr="00D36594">
        <w:rPr>
          <w:rFonts w:hint="eastAsia"/>
          <w:spacing w:val="-2"/>
          <w:szCs w:val="22"/>
        </w:rPr>
        <w:t xml:space="preserve"> </w:t>
      </w:r>
      <w:r w:rsidRPr="00D36594">
        <w:rPr>
          <w:rFonts w:hint="eastAsia"/>
          <w:spacing w:val="-2"/>
          <w:szCs w:val="22"/>
        </w:rPr>
        <w:t>대상회사의</w:t>
      </w:r>
      <w:r w:rsidRPr="00D36594">
        <w:rPr>
          <w:rFonts w:hint="eastAsia"/>
          <w:spacing w:val="-2"/>
          <w:szCs w:val="22"/>
        </w:rPr>
        <w:t xml:space="preserve"> </w:t>
      </w:r>
      <w:r w:rsidRPr="00D36594">
        <w:rPr>
          <w:rFonts w:hint="eastAsia"/>
          <w:spacing w:val="-2"/>
          <w:szCs w:val="22"/>
        </w:rPr>
        <w:t>각</w:t>
      </w:r>
      <w:r w:rsidRPr="00D36594">
        <w:rPr>
          <w:rFonts w:hint="eastAsia"/>
          <w:spacing w:val="-2"/>
          <w:szCs w:val="22"/>
        </w:rPr>
        <w:t xml:space="preserve"> </w:t>
      </w:r>
      <w:r w:rsidRPr="00D36594">
        <w:rPr>
          <w:rFonts w:hint="eastAsia"/>
          <w:spacing w:val="-2"/>
          <w:szCs w:val="22"/>
        </w:rPr>
        <w:t>사업장에</w:t>
      </w:r>
      <w:r w:rsidRPr="00D36594">
        <w:rPr>
          <w:rFonts w:hint="eastAsia"/>
          <w:spacing w:val="-2"/>
          <w:szCs w:val="22"/>
        </w:rPr>
        <w:t xml:space="preserve"> </w:t>
      </w:r>
      <w:r w:rsidRPr="00D36594">
        <w:rPr>
          <w:rFonts w:hint="eastAsia"/>
          <w:spacing w:val="-2"/>
          <w:szCs w:val="22"/>
        </w:rPr>
        <w:t>소방시설이</w:t>
      </w:r>
      <w:r w:rsidRPr="00D36594">
        <w:rPr>
          <w:rFonts w:hint="eastAsia"/>
          <w:spacing w:val="-2"/>
          <w:szCs w:val="22"/>
        </w:rPr>
        <w:t xml:space="preserve"> </w:t>
      </w:r>
      <w:r w:rsidRPr="00D36594">
        <w:rPr>
          <w:rFonts w:hint="eastAsia"/>
          <w:spacing w:val="-2"/>
          <w:szCs w:val="22"/>
        </w:rPr>
        <w:t>적정하게</w:t>
      </w:r>
      <w:r w:rsidRPr="00D36594">
        <w:rPr>
          <w:rFonts w:hint="eastAsia"/>
          <w:spacing w:val="-2"/>
          <w:szCs w:val="22"/>
        </w:rPr>
        <w:t xml:space="preserve"> </w:t>
      </w:r>
      <w:r w:rsidRPr="00D36594">
        <w:rPr>
          <w:rFonts w:hint="eastAsia"/>
          <w:spacing w:val="-2"/>
          <w:szCs w:val="22"/>
        </w:rPr>
        <w:t>설치되어</w:t>
      </w:r>
      <w:r w:rsidRPr="00D36594">
        <w:rPr>
          <w:rFonts w:hint="eastAsia"/>
          <w:spacing w:val="-2"/>
          <w:szCs w:val="22"/>
        </w:rPr>
        <w:t xml:space="preserve"> </w:t>
      </w:r>
      <w:r w:rsidRPr="00D36594">
        <w:rPr>
          <w:rFonts w:hint="eastAsia"/>
          <w:spacing w:val="-2"/>
          <w:szCs w:val="22"/>
        </w:rPr>
        <w:t>있는지</w:t>
      </w:r>
      <w:r w:rsidRPr="00D36594">
        <w:rPr>
          <w:rFonts w:hint="eastAsia"/>
          <w:spacing w:val="-2"/>
          <w:szCs w:val="22"/>
        </w:rPr>
        <w:t xml:space="preserve"> </w:t>
      </w:r>
      <w:r w:rsidRPr="00D36594">
        <w:rPr>
          <w:rFonts w:hint="eastAsia"/>
          <w:spacing w:val="-2"/>
          <w:szCs w:val="22"/>
        </w:rPr>
        <w:t>여부를</w:t>
      </w:r>
      <w:r w:rsidRPr="00D36594">
        <w:rPr>
          <w:rFonts w:hint="eastAsia"/>
          <w:spacing w:val="-2"/>
          <w:szCs w:val="22"/>
        </w:rPr>
        <w:t xml:space="preserve"> </w:t>
      </w:r>
      <w:r w:rsidRPr="00D36594">
        <w:rPr>
          <w:rFonts w:hint="eastAsia"/>
          <w:spacing w:val="-2"/>
          <w:szCs w:val="22"/>
        </w:rPr>
        <w:t>상세히</w:t>
      </w:r>
      <w:r w:rsidRPr="00D36594">
        <w:rPr>
          <w:rFonts w:hint="eastAsia"/>
          <w:spacing w:val="-2"/>
          <w:szCs w:val="22"/>
        </w:rPr>
        <w:t xml:space="preserve"> </w:t>
      </w:r>
      <w:r w:rsidRPr="00D36594">
        <w:rPr>
          <w:rFonts w:hint="eastAsia"/>
          <w:spacing w:val="-2"/>
          <w:szCs w:val="22"/>
        </w:rPr>
        <w:t>확인하기</w:t>
      </w:r>
      <w:r w:rsidRPr="00D36594">
        <w:rPr>
          <w:rFonts w:hint="eastAsia"/>
          <w:spacing w:val="-2"/>
          <w:szCs w:val="22"/>
        </w:rPr>
        <w:t xml:space="preserve"> </w:t>
      </w:r>
      <w:r w:rsidRPr="00D36594">
        <w:rPr>
          <w:rFonts w:hint="eastAsia"/>
          <w:spacing w:val="-2"/>
          <w:szCs w:val="22"/>
        </w:rPr>
        <w:t>위해서는</w:t>
      </w:r>
      <w:r w:rsidRPr="00D36594">
        <w:rPr>
          <w:rFonts w:hint="eastAsia"/>
          <w:spacing w:val="-2"/>
          <w:szCs w:val="22"/>
        </w:rPr>
        <w:t xml:space="preserve"> </w:t>
      </w:r>
      <w:r w:rsidRPr="00D36594">
        <w:rPr>
          <w:rFonts w:hint="eastAsia"/>
          <w:spacing w:val="-2"/>
          <w:szCs w:val="22"/>
        </w:rPr>
        <w:t>현장실사</w:t>
      </w:r>
      <w:r w:rsidRPr="00D36594">
        <w:rPr>
          <w:rFonts w:hint="eastAsia"/>
          <w:spacing w:val="-2"/>
          <w:szCs w:val="22"/>
        </w:rPr>
        <w:t xml:space="preserve"> </w:t>
      </w:r>
      <w:r w:rsidRPr="00D36594">
        <w:rPr>
          <w:rFonts w:hint="eastAsia"/>
          <w:spacing w:val="-2"/>
          <w:szCs w:val="22"/>
        </w:rPr>
        <w:t>및</w:t>
      </w:r>
      <w:r w:rsidRPr="00D36594">
        <w:rPr>
          <w:rFonts w:hint="eastAsia"/>
          <w:spacing w:val="-2"/>
          <w:szCs w:val="22"/>
        </w:rPr>
        <w:t>/</w:t>
      </w:r>
      <w:r w:rsidRPr="00D36594">
        <w:rPr>
          <w:rFonts w:hint="eastAsia"/>
          <w:spacing w:val="-2"/>
          <w:szCs w:val="22"/>
        </w:rPr>
        <w:t>또는</w:t>
      </w:r>
      <w:r w:rsidRPr="00D36594">
        <w:rPr>
          <w:rFonts w:hint="eastAsia"/>
          <w:spacing w:val="-2"/>
          <w:szCs w:val="22"/>
        </w:rPr>
        <w:t xml:space="preserve"> </w:t>
      </w:r>
      <w:r w:rsidRPr="00D36594">
        <w:rPr>
          <w:rFonts w:hint="eastAsia"/>
          <w:spacing w:val="-2"/>
          <w:szCs w:val="22"/>
        </w:rPr>
        <w:t>기술실사가</w:t>
      </w:r>
      <w:r w:rsidRPr="00D36594">
        <w:rPr>
          <w:rFonts w:hint="eastAsia"/>
          <w:spacing w:val="-2"/>
          <w:szCs w:val="22"/>
        </w:rPr>
        <w:t xml:space="preserve"> </w:t>
      </w:r>
      <w:r w:rsidRPr="00D36594">
        <w:rPr>
          <w:rFonts w:hint="eastAsia"/>
          <w:spacing w:val="-2"/>
          <w:szCs w:val="22"/>
        </w:rPr>
        <w:t>필요함</w:t>
      </w:r>
      <w:r w:rsidRPr="00D36594">
        <w:rPr>
          <w:rFonts w:hint="eastAsia"/>
          <w:spacing w:val="-2"/>
          <w:szCs w:val="22"/>
        </w:rPr>
        <w:t>.</w:t>
      </w:r>
    </w:p>
    <w:p w14:paraId="37356023" w14:textId="77777777" w:rsidR="00026A7E" w:rsidRPr="00D36594" w:rsidRDefault="00026A7E" w:rsidP="00026A7E">
      <w:pPr>
        <w:pStyle w:val="a5"/>
        <w:numPr>
          <w:ilvl w:val="0"/>
          <w:numId w:val="83"/>
        </w:numPr>
        <w:spacing w:before="240" w:after="240"/>
        <w:ind w:leftChars="0"/>
        <w:outlineLvl w:val="1"/>
        <w:rPr>
          <w:b/>
          <w:color w:val="5D2A2C" w:themeColor="text2"/>
          <w:sz w:val="24"/>
        </w:rPr>
      </w:pPr>
      <w:r w:rsidRPr="00D36594">
        <w:rPr>
          <w:b/>
          <w:color w:val="5D2A2C" w:themeColor="text2"/>
          <w:sz w:val="24"/>
        </w:rPr>
        <w:t>환경법규</w:t>
      </w:r>
      <w:r w:rsidRPr="00D36594">
        <w:rPr>
          <w:b/>
          <w:color w:val="5D2A2C" w:themeColor="text2"/>
          <w:sz w:val="24"/>
        </w:rPr>
        <w:t xml:space="preserve"> </w:t>
      </w:r>
      <w:r w:rsidRPr="00D36594">
        <w:rPr>
          <w:b/>
          <w:color w:val="5D2A2C" w:themeColor="text2"/>
          <w:sz w:val="24"/>
        </w:rPr>
        <w:t>위반이력</w:t>
      </w:r>
      <w:r w:rsidRPr="00D36594">
        <w:rPr>
          <w:b/>
          <w:color w:val="5D2A2C" w:themeColor="text2"/>
          <w:sz w:val="24"/>
        </w:rPr>
        <w:t xml:space="preserve"> </w:t>
      </w:r>
    </w:p>
    <w:p w14:paraId="15B5F4F6" w14:textId="77777777" w:rsidR="00026A7E" w:rsidRPr="00D36594" w:rsidRDefault="00026A7E" w:rsidP="00026A7E">
      <w:pPr>
        <w:pStyle w:val="a5"/>
        <w:numPr>
          <w:ilvl w:val="1"/>
          <w:numId w:val="83"/>
        </w:numPr>
        <w:spacing w:after="240"/>
        <w:ind w:leftChars="0" w:left="908" w:hanging="454"/>
        <w:rPr>
          <w:b/>
          <w:szCs w:val="22"/>
        </w:rPr>
      </w:pPr>
      <w:r w:rsidRPr="00D36594">
        <w:rPr>
          <w:b/>
          <w:szCs w:val="22"/>
        </w:rPr>
        <w:t>사실관계</w:t>
      </w:r>
    </w:p>
    <w:p w14:paraId="00833778" w14:textId="77777777" w:rsidR="00026A7E" w:rsidRPr="00D36594" w:rsidRDefault="00026A7E" w:rsidP="00026A7E">
      <w:pPr>
        <w:pStyle w:val="a5"/>
        <w:spacing w:after="240"/>
        <w:ind w:leftChars="0" w:left="907"/>
        <w:rPr>
          <w:b/>
          <w:szCs w:val="22"/>
        </w:rPr>
      </w:pPr>
      <w:r w:rsidRPr="00D36594">
        <w:rPr>
          <w:spacing w:val="-2"/>
          <w:szCs w:val="22"/>
        </w:rPr>
        <w:t>아래와</w:t>
      </w:r>
      <w:r w:rsidRPr="00D36594">
        <w:rPr>
          <w:spacing w:val="-2"/>
          <w:szCs w:val="22"/>
        </w:rPr>
        <w:t xml:space="preserve"> </w:t>
      </w:r>
      <w:r w:rsidRPr="00D36594">
        <w:rPr>
          <w:spacing w:val="-2"/>
          <w:szCs w:val="22"/>
        </w:rPr>
        <w:t>같이</w:t>
      </w:r>
      <w:r w:rsidRPr="00D36594">
        <w:rPr>
          <w:spacing w:val="-2"/>
          <w:szCs w:val="22"/>
        </w:rPr>
        <w:t xml:space="preserve"> </w:t>
      </w:r>
      <w:r w:rsidRPr="00D36594">
        <w:rPr>
          <w:spacing w:val="-2"/>
          <w:szCs w:val="22"/>
        </w:rPr>
        <w:t>환경법령</w:t>
      </w:r>
      <w:r w:rsidRPr="00D36594">
        <w:rPr>
          <w:spacing w:val="-2"/>
          <w:szCs w:val="22"/>
        </w:rPr>
        <w:t xml:space="preserve"> </w:t>
      </w:r>
      <w:r w:rsidRPr="00D36594">
        <w:rPr>
          <w:spacing w:val="-2"/>
          <w:szCs w:val="22"/>
        </w:rPr>
        <w:t>위반</w:t>
      </w:r>
      <w:r w:rsidRPr="00D36594">
        <w:rPr>
          <w:spacing w:val="-2"/>
          <w:szCs w:val="22"/>
        </w:rPr>
        <w:t xml:space="preserve"> </w:t>
      </w:r>
      <w:r w:rsidRPr="00D36594">
        <w:rPr>
          <w:spacing w:val="-2"/>
          <w:szCs w:val="22"/>
        </w:rPr>
        <w:t>이력이</w:t>
      </w:r>
      <w:r w:rsidRPr="00D36594">
        <w:rPr>
          <w:spacing w:val="-2"/>
          <w:szCs w:val="22"/>
        </w:rPr>
        <w:t xml:space="preserve"> </w:t>
      </w:r>
      <w:r w:rsidRPr="00D36594">
        <w:rPr>
          <w:spacing w:val="-2"/>
          <w:szCs w:val="22"/>
        </w:rPr>
        <w:t>존재함</w:t>
      </w:r>
      <w:r w:rsidRPr="00D36594">
        <w:rPr>
          <w:spacing w:val="-2"/>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1276"/>
        <w:gridCol w:w="992"/>
        <w:gridCol w:w="2757"/>
        <w:gridCol w:w="1581"/>
        <w:gridCol w:w="2126"/>
      </w:tblGrid>
      <w:tr w:rsidR="00026A7E" w:rsidRPr="00CB2B3F" w14:paraId="343FC5A4" w14:textId="77777777" w:rsidTr="0091358C">
        <w:trPr>
          <w:trHeight w:val="340"/>
          <w:tblHeader/>
        </w:trPr>
        <w:tc>
          <w:tcPr>
            <w:tcW w:w="1276" w:type="dxa"/>
            <w:tcBorders>
              <w:top w:val="single" w:sz="12" w:space="0" w:color="404040" w:themeColor="text1" w:themeTint="BF"/>
              <w:bottom w:val="single" w:sz="4" w:space="0" w:color="404040" w:themeColor="text1" w:themeTint="BF"/>
            </w:tcBorders>
            <w:shd w:val="clear" w:color="auto" w:fill="DEEEEE"/>
            <w:noWrap/>
            <w:vAlign w:val="center"/>
            <w:hideMark/>
          </w:tcPr>
          <w:p w14:paraId="44F3AF9D" w14:textId="77777777" w:rsidR="00026A7E" w:rsidRPr="00D36594" w:rsidRDefault="00026A7E" w:rsidP="0091358C">
            <w:pPr>
              <w:spacing w:line="280" w:lineRule="atLeast"/>
              <w:jc w:val="center"/>
              <w:rPr>
                <w:b/>
                <w:color w:val="000000"/>
                <w:sz w:val="20"/>
                <w:szCs w:val="20"/>
              </w:rPr>
            </w:pPr>
            <w:r w:rsidRPr="00D36594">
              <w:rPr>
                <w:b/>
                <w:color w:val="000000"/>
                <w:sz w:val="20"/>
                <w:szCs w:val="20"/>
              </w:rPr>
              <w:t>위반일자</w:t>
            </w:r>
          </w:p>
        </w:tc>
        <w:tc>
          <w:tcPr>
            <w:tcW w:w="992" w:type="dxa"/>
            <w:tcBorders>
              <w:top w:val="single" w:sz="12" w:space="0" w:color="404040" w:themeColor="text1" w:themeTint="BF"/>
              <w:bottom w:val="single" w:sz="4" w:space="0" w:color="404040" w:themeColor="text1" w:themeTint="BF"/>
            </w:tcBorders>
            <w:shd w:val="clear" w:color="auto" w:fill="DEEEEE"/>
            <w:noWrap/>
            <w:vAlign w:val="center"/>
            <w:hideMark/>
          </w:tcPr>
          <w:p w14:paraId="53A4FCA4" w14:textId="77777777" w:rsidR="00026A7E" w:rsidRPr="00D36594" w:rsidRDefault="00026A7E" w:rsidP="0091358C">
            <w:pPr>
              <w:spacing w:line="280" w:lineRule="atLeast"/>
              <w:jc w:val="center"/>
              <w:rPr>
                <w:b/>
                <w:color w:val="000000"/>
                <w:sz w:val="20"/>
                <w:szCs w:val="20"/>
              </w:rPr>
            </w:pPr>
            <w:r w:rsidRPr="00D36594">
              <w:rPr>
                <w:b/>
                <w:color w:val="000000"/>
                <w:sz w:val="20"/>
                <w:szCs w:val="20"/>
              </w:rPr>
              <w:t>공장</w:t>
            </w:r>
          </w:p>
        </w:tc>
        <w:tc>
          <w:tcPr>
            <w:tcW w:w="2757" w:type="dxa"/>
            <w:tcBorders>
              <w:top w:val="single" w:sz="12" w:space="0" w:color="404040" w:themeColor="text1" w:themeTint="BF"/>
              <w:bottom w:val="single" w:sz="4" w:space="0" w:color="404040" w:themeColor="text1" w:themeTint="BF"/>
            </w:tcBorders>
            <w:shd w:val="clear" w:color="auto" w:fill="DEEEEE"/>
            <w:noWrap/>
            <w:vAlign w:val="center"/>
            <w:hideMark/>
          </w:tcPr>
          <w:p w14:paraId="7B7D0660" w14:textId="77777777" w:rsidR="00026A7E" w:rsidRPr="00D36594" w:rsidRDefault="00026A7E" w:rsidP="0091358C">
            <w:pPr>
              <w:spacing w:line="280" w:lineRule="atLeast"/>
              <w:jc w:val="center"/>
              <w:rPr>
                <w:b/>
                <w:color w:val="000000"/>
                <w:sz w:val="20"/>
                <w:szCs w:val="20"/>
              </w:rPr>
            </w:pPr>
            <w:r w:rsidRPr="00D36594">
              <w:rPr>
                <w:b/>
                <w:color w:val="000000"/>
                <w:sz w:val="20"/>
                <w:szCs w:val="20"/>
              </w:rPr>
              <w:t>위법내역</w:t>
            </w:r>
          </w:p>
        </w:tc>
        <w:tc>
          <w:tcPr>
            <w:tcW w:w="1581" w:type="dxa"/>
            <w:tcBorders>
              <w:top w:val="single" w:sz="12" w:space="0" w:color="404040" w:themeColor="text1" w:themeTint="BF"/>
              <w:bottom w:val="single" w:sz="4" w:space="0" w:color="404040" w:themeColor="text1" w:themeTint="BF"/>
            </w:tcBorders>
            <w:shd w:val="clear" w:color="auto" w:fill="DEEEEE"/>
            <w:noWrap/>
            <w:vAlign w:val="center"/>
            <w:hideMark/>
          </w:tcPr>
          <w:p w14:paraId="066A992C" w14:textId="77777777" w:rsidR="00026A7E" w:rsidRPr="00D36594" w:rsidRDefault="00026A7E" w:rsidP="0091358C">
            <w:pPr>
              <w:spacing w:line="280" w:lineRule="atLeast"/>
              <w:jc w:val="center"/>
              <w:rPr>
                <w:b/>
                <w:color w:val="000000"/>
                <w:sz w:val="20"/>
                <w:szCs w:val="20"/>
              </w:rPr>
            </w:pPr>
            <w:r w:rsidRPr="00D36594">
              <w:rPr>
                <w:b/>
                <w:color w:val="000000"/>
                <w:sz w:val="20"/>
                <w:szCs w:val="20"/>
              </w:rPr>
              <w:t>처분내역</w:t>
            </w:r>
          </w:p>
        </w:tc>
        <w:tc>
          <w:tcPr>
            <w:tcW w:w="2126" w:type="dxa"/>
            <w:tcBorders>
              <w:top w:val="single" w:sz="12" w:space="0" w:color="404040" w:themeColor="text1" w:themeTint="BF"/>
              <w:bottom w:val="single" w:sz="4" w:space="0" w:color="404040" w:themeColor="text1" w:themeTint="BF"/>
            </w:tcBorders>
            <w:shd w:val="clear" w:color="auto" w:fill="DEEEEE"/>
            <w:vAlign w:val="center"/>
          </w:tcPr>
          <w:p w14:paraId="4282F00C" w14:textId="77777777" w:rsidR="00026A7E" w:rsidRPr="00332004" w:rsidRDefault="00026A7E" w:rsidP="0091358C">
            <w:pPr>
              <w:spacing w:line="280" w:lineRule="atLeast"/>
              <w:jc w:val="center"/>
              <w:rPr>
                <w:b/>
                <w:color w:val="000000"/>
                <w:sz w:val="20"/>
                <w:szCs w:val="20"/>
              </w:rPr>
            </w:pPr>
            <w:r w:rsidRPr="00D36594">
              <w:rPr>
                <w:b/>
                <w:color w:val="000000"/>
                <w:sz w:val="20"/>
                <w:szCs w:val="20"/>
              </w:rPr>
              <w:t>시정여부</w:t>
            </w:r>
          </w:p>
        </w:tc>
      </w:tr>
      <w:tr w:rsidR="00026A7E" w:rsidRPr="00CB2B3F" w14:paraId="4E3E3495" w14:textId="77777777" w:rsidTr="0091358C">
        <w:trPr>
          <w:trHeight w:val="340"/>
        </w:trPr>
        <w:tc>
          <w:tcPr>
            <w:tcW w:w="1276" w:type="dxa"/>
            <w:tcBorders>
              <w:top w:val="single" w:sz="4" w:space="0" w:color="404040" w:themeColor="text1" w:themeTint="BF"/>
            </w:tcBorders>
            <w:shd w:val="clear" w:color="auto" w:fill="F2F2F2" w:themeFill="background1" w:themeFillShade="F2"/>
            <w:noWrap/>
            <w:vAlign w:val="center"/>
          </w:tcPr>
          <w:p w14:paraId="0D8DF0C9" w14:textId="77777777" w:rsidR="00026A7E" w:rsidRPr="00BB4708" w:rsidRDefault="00026A7E" w:rsidP="0091358C">
            <w:pPr>
              <w:spacing w:line="280" w:lineRule="atLeast"/>
              <w:jc w:val="center"/>
              <w:rPr>
                <w:sz w:val="20"/>
                <w:szCs w:val="20"/>
              </w:rPr>
            </w:pPr>
            <w:r w:rsidRPr="00BB4708">
              <w:rPr>
                <w:rFonts w:hint="eastAsia"/>
                <w:sz w:val="20"/>
                <w:szCs w:val="20"/>
              </w:rPr>
              <w:t>2017</w:t>
            </w:r>
            <w:r w:rsidRPr="00BB4708">
              <w:rPr>
                <w:sz w:val="20"/>
                <w:szCs w:val="20"/>
              </w:rPr>
              <w:t>. 5. 25.</w:t>
            </w:r>
          </w:p>
        </w:tc>
        <w:tc>
          <w:tcPr>
            <w:tcW w:w="992" w:type="dxa"/>
            <w:tcBorders>
              <w:top w:val="single" w:sz="4" w:space="0" w:color="404040" w:themeColor="text1" w:themeTint="BF"/>
            </w:tcBorders>
            <w:shd w:val="clear" w:color="auto" w:fill="auto"/>
            <w:noWrap/>
            <w:vAlign w:val="center"/>
          </w:tcPr>
          <w:p w14:paraId="195AF815"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3</w:t>
            </w:r>
            <w:r>
              <w:rPr>
                <w:color w:val="000000"/>
                <w:sz w:val="20"/>
                <w:szCs w:val="20"/>
              </w:rPr>
              <w:t>공장</w:t>
            </w:r>
          </w:p>
        </w:tc>
        <w:tc>
          <w:tcPr>
            <w:tcW w:w="2757" w:type="dxa"/>
            <w:tcBorders>
              <w:top w:val="single" w:sz="4" w:space="0" w:color="404040" w:themeColor="text1" w:themeTint="BF"/>
            </w:tcBorders>
            <w:shd w:val="clear" w:color="auto" w:fill="auto"/>
            <w:noWrap/>
            <w:vAlign w:val="center"/>
          </w:tcPr>
          <w:p w14:paraId="51EC05C9" w14:textId="77777777" w:rsidR="00026A7E" w:rsidRPr="00BB4708" w:rsidRDefault="00026A7E" w:rsidP="0091358C">
            <w:pPr>
              <w:spacing w:line="280" w:lineRule="atLeast"/>
              <w:jc w:val="center"/>
              <w:rPr>
                <w:sz w:val="20"/>
                <w:szCs w:val="20"/>
              </w:rPr>
            </w:pPr>
            <w:r w:rsidRPr="00BB4708">
              <w:rPr>
                <w:rFonts w:hint="eastAsia"/>
                <w:sz w:val="20"/>
                <w:szCs w:val="20"/>
              </w:rPr>
              <w:t>폐기물관리법</w:t>
            </w:r>
          </w:p>
          <w:p w14:paraId="66A6C6C9" w14:textId="77777777" w:rsidR="00026A7E" w:rsidRPr="00BB4708" w:rsidRDefault="00026A7E" w:rsidP="0091358C">
            <w:pPr>
              <w:spacing w:line="280" w:lineRule="atLeast"/>
              <w:jc w:val="center"/>
              <w:rPr>
                <w:sz w:val="20"/>
                <w:szCs w:val="20"/>
              </w:rPr>
            </w:pPr>
            <w:r w:rsidRPr="00BB4708">
              <w:rPr>
                <w:rFonts w:hint="eastAsia"/>
                <w:sz w:val="20"/>
                <w:szCs w:val="20"/>
              </w:rPr>
              <w:t>(</w:t>
            </w:r>
            <w:r w:rsidRPr="00BB4708">
              <w:rPr>
                <w:rFonts w:hint="eastAsia"/>
                <w:sz w:val="20"/>
                <w:szCs w:val="20"/>
              </w:rPr>
              <w:t>사업장폐기물</w:t>
            </w:r>
            <w:r w:rsidRPr="00BB4708">
              <w:rPr>
                <w:rFonts w:hint="eastAsia"/>
                <w:sz w:val="20"/>
                <w:szCs w:val="20"/>
              </w:rPr>
              <w:t xml:space="preserve"> </w:t>
            </w:r>
            <w:proofErr w:type="spellStart"/>
            <w:r w:rsidRPr="00BB4708">
              <w:rPr>
                <w:rFonts w:hint="eastAsia"/>
                <w:sz w:val="20"/>
                <w:szCs w:val="20"/>
              </w:rPr>
              <w:t>부적정</w:t>
            </w:r>
            <w:proofErr w:type="spellEnd"/>
            <w:r w:rsidRPr="00BB4708">
              <w:rPr>
                <w:rFonts w:hint="eastAsia"/>
                <w:sz w:val="20"/>
                <w:szCs w:val="20"/>
              </w:rPr>
              <w:t xml:space="preserve"> </w:t>
            </w:r>
            <w:r w:rsidRPr="00BB4708">
              <w:rPr>
                <w:rFonts w:hint="eastAsia"/>
                <w:sz w:val="20"/>
                <w:szCs w:val="20"/>
              </w:rPr>
              <w:t>보관</w:t>
            </w:r>
            <w:r w:rsidRPr="00BB4708">
              <w:rPr>
                <w:rFonts w:hint="eastAsia"/>
                <w:sz w:val="20"/>
                <w:szCs w:val="20"/>
              </w:rPr>
              <w:t>)</w:t>
            </w:r>
          </w:p>
        </w:tc>
        <w:tc>
          <w:tcPr>
            <w:tcW w:w="1581" w:type="dxa"/>
            <w:tcBorders>
              <w:top w:val="single" w:sz="4" w:space="0" w:color="404040" w:themeColor="text1" w:themeTint="BF"/>
            </w:tcBorders>
            <w:shd w:val="clear" w:color="auto" w:fill="auto"/>
            <w:noWrap/>
            <w:vAlign w:val="center"/>
          </w:tcPr>
          <w:p w14:paraId="2724F3E6" w14:textId="77777777" w:rsidR="00026A7E" w:rsidRPr="00BB4708" w:rsidRDefault="00026A7E" w:rsidP="0091358C">
            <w:pPr>
              <w:spacing w:line="280" w:lineRule="atLeast"/>
              <w:jc w:val="center"/>
              <w:rPr>
                <w:sz w:val="20"/>
                <w:szCs w:val="20"/>
              </w:rPr>
            </w:pPr>
            <w:r w:rsidRPr="00BB4708">
              <w:rPr>
                <w:rFonts w:hint="eastAsia"/>
                <w:sz w:val="20"/>
                <w:szCs w:val="20"/>
              </w:rPr>
              <w:t>과태료</w:t>
            </w:r>
            <w:r w:rsidRPr="00BB4708">
              <w:rPr>
                <w:rFonts w:hint="eastAsia"/>
                <w:sz w:val="20"/>
                <w:szCs w:val="20"/>
              </w:rPr>
              <w:t xml:space="preserve"> </w:t>
            </w:r>
            <w:r w:rsidRPr="00BB4708">
              <w:rPr>
                <w:sz w:val="20"/>
                <w:szCs w:val="20"/>
              </w:rPr>
              <w:t>200</w:t>
            </w:r>
            <w:r w:rsidRPr="00BB4708">
              <w:rPr>
                <w:rFonts w:hint="eastAsia"/>
                <w:sz w:val="20"/>
                <w:szCs w:val="20"/>
              </w:rPr>
              <w:t>만원</w:t>
            </w:r>
          </w:p>
        </w:tc>
        <w:tc>
          <w:tcPr>
            <w:tcW w:w="2126" w:type="dxa"/>
            <w:tcBorders>
              <w:top w:val="single" w:sz="4" w:space="0" w:color="404040" w:themeColor="text1" w:themeTint="BF"/>
            </w:tcBorders>
            <w:vAlign w:val="center"/>
          </w:tcPr>
          <w:p w14:paraId="4FAD8117"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200EA8D2" w14:textId="77777777" w:rsidTr="0091358C">
        <w:trPr>
          <w:trHeight w:val="340"/>
        </w:trPr>
        <w:tc>
          <w:tcPr>
            <w:tcW w:w="1276" w:type="dxa"/>
            <w:tcBorders>
              <w:top w:val="single" w:sz="4" w:space="0" w:color="404040" w:themeColor="text1" w:themeTint="BF"/>
            </w:tcBorders>
            <w:shd w:val="clear" w:color="auto" w:fill="F2F2F2" w:themeFill="background1" w:themeFillShade="F2"/>
            <w:noWrap/>
            <w:vAlign w:val="center"/>
          </w:tcPr>
          <w:p w14:paraId="4374212E" w14:textId="77777777" w:rsidR="00026A7E" w:rsidRPr="00BB4708" w:rsidRDefault="00026A7E" w:rsidP="0091358C">
            <w:pPr>
              <w:spacing w:line="280" w:lineRule="atLeast"/>
              <w:jc w:val="center"/>
              <w:rPr>
                <w:sz w:val="20"/>
                <w:szCs w:val="20"/>
              </w:rPr>
            </w:pPr>
            <w:r w:rsidRPr="00BB4708">
              <w:rPr>
                <w:rFonts w:hint="eastAsia"/>
                <w:sz w:val="20"/>
                <w:szCs w:val="20"/>
              </w:rPr>
              <w:t xml:space="preserve">2017. </w:t>
            </w:r>
            <w:r w:rsidRPr="00BB4708">
              <w:rPr>
                <w:sz w:val="20"/>
                <w:szCs w:val="20"/>
              </w:rPr>
              <w:t>10</w:t>
            </w:r>
            <w:r w:rsidRPr="00BB4708">
              <w:rPr>
                <w:rFonts w:hint="eastAsia"/>
                <w:sz w:val="20"/>
                <w:szCs w:val="20"/>
              </w:rPr>
              <w:t xml:space="preserve">. </w:t>
            </w:r>
            <w:r w:rsidRPr="00BB4708">
              <w:rPr>
                <w:sz w:val="20"/>
                <w:szCs w:val="20"/>
              </w:rPr>
              <w:t>23.</w:t>
            </w:r>
          </w:p>
        </w:tc>
        <w:tc>
          <w:tcPr>
            <w:tcW w:w="992" w:type="dxa"/>
            <w:tcBorders>
              <w:top w:val="single" w:sz="4" w:space="0" w:color="404040" w:themeColor="text1" w:themeTint="BF"/>
            </w:tcBorders>
            <w:shd w:val="clear" w:color="auto" w:fill="auto"/>
            <w:noWrap/>
            <w:vAlign w:val="center"/>
          </w:tcPr>
          <w:p w14:paraId="5929AE83" w14:textId="77777777" w:rsidR="00026A7E" w:rsidRPr="0047016F" w:rsidRDefault="00026A7E" w:rsidP="0091358C">
            <w:pPr>
              <w:spacing w:line="240" w:lineRule="auto"/>
              <w:jc w:val="center"/>
              <w:rPr>
                <w:rFonts w:asciiTheme="majorEastAsia" w:eastAsiaTheme="majorEastAsia" w:hAnsiTheme="majorEastAsia"/>
                <w:color w:val="000000"/>
                <w:sz w:val="20"/>
                <w:szCs w:val="20"/>
              </w:rPr>
            </w:pPr>
            <w:r w:rsidRPr="0047016F">
              <w:rPr>
                <w:rFonts w:asciiTheme="majorEastAsia" w:eastAsiaTheme="majorEastAsia" w:hAnsiTheme="majorEastAsia" w:hint="eastAsia"/>
                <w:color w:val="000000"/>
                <w:sz w:val="20"/>
                <w:szCs w:val="20"/>
              </w:rPr>
              <w:t>제</w:t>
            </w:r>
            <w:r>
              <w:rPr>
                <w:rFonts w:asciiTheme="majorEastAsia" w:eastAsiaTheme="majorEastAsia" w:hAnsiTheme="majorEastAsia" w:hint="eastAsia"/>
                <w:color w:val="000000"/>
                <w:sz w:val="20"/>
                <w:szCs w:val="20"/>
              </w:rPr>
              <w:t>3공장</w:t>
            </w:r>
          </w:p>
        </w:tc>
        <w:tc>
          <w:tcPr>
            <w:tcW w:w="2757" w:type="dxa"/>
            <w:tcBorders>
              <w:top w:val="single" w:sz="4" w:space="0" w:color="404040" w:themeColor="text1" w:themeTint="BF"/>
            </w:tcBorders>
            <w:shd w:val="clear" w:color="auto" w:fill="auto"/>
            <w:noWrap/>
            <w:vAlign w:val="center"/>
          </w:tcPr>
          <w:p w14:paraId="2F18B866" w14:textId="77777777" w:rsidR="00026A7E" w:rsidRPr="00BB4708" w:rsidRDefault="00026A7E" w:rsidP="0091358C">
            <w:pPr>
              <w:spacing w:line="280" w:lineRule="atLeast"/>
              <w:jc w:val="center"/>
              <w:rPr>
                <w:sz w:val="20"/>
                <w:szCs w:val="20"/>
              </w:rPr>
            </w:pPr>
            <w:r w:rsidRPr="00BB4708">
              <w:rPr>
                <w:rFonts w:hint="eastAsia"/>
                <w:sz w:val="20"/>
                <w:szCs w:val="20"/>
              </w:rPr>
              <w:t>폐기물관리법</w:t>
            </w:r>
          </w:p>
          <w:p w14:paraId="6266EE9B" w14:textId="77777777" w:rsidR="00026A7E" w:rsidRPr="00BB4708" w:rsidRDefault="00026A7E" w:rsidP="0091358C">
            <w:pPr>
              <w:spacing w:line="280" w:lineRule="atLeast"/>
              <w:jc w:val="center"/>
              <w:rPr>
                <w:sz w:val="20"/>
                <w:szCs w:val="20"/>
              </w:rPr>
            </w:pPr>
            <w:r w:rsidRPr="00BB4708">
              <w:rPr>
                <w:rFonts w:hint="eastAsia"/>
                <w:sz w:val="20"/>
                <w:szCs w:val="20"/>
              </w:rPr>
              <w:t>(</w:t>
            </w:r>
            <w:r w:rsidRPr="00BB4708">
              <w:rPr>
                <w:rFonts w:hint="eastAsia"/>
                <w:sz w:val="20"/>
                <w:szCs w:val="20"/>
              </w:rPr>
              <w:t>전자정보처리프로그램</w:t>
            </w:r>
            <w:r w:rsidRPr="00BB4708">
              <w:rPr>
                <w:rFonts w:hint="eastAsia"/>
                <w:sz w:val="20"/>
                <w:szCs w:val="20"/>
              </w:rPr>
              <w:t xml:space="preserve"> </w:t>
            </w:r>
            <w:proofErr w:type="spellStart"/>
            <w:r w:rsidRPr="00BB4708">
              <w:rPr>
                <w:rFonts w:hint="eastAsia"/>
                <w:sz w:val="20"/>
                <w:szCs w:val="20"/>
              </w:rPr>
              <w:t>배출자</w:t>
            </w:r>
            <w:proofErr w:type="spellEnd"/>
            <w:r w:rsidRPr="00BB4708">
              <w:rPr>
                <w:rFonts w:hint="eastAsia"/>
                <w:sz w:val="20"/>
                <w:szCs w:val="20"/>
              </w:rPr>
              <w:t xml:space="preserve"> </w:t>
            </w:r>
            <w:r w:rsidRPr="00BB4708">
              <w:rPr>
                <w:rFonts w:hint="eastAsia"/>
                <w:sz w:val="20"/>
                <w:szCs w:val="20"/>
              </w:rPr>
              <w:t>입력기한</w:t>
            </w:r>
            <w:r w:rsidRPr="00BB4708">
              <w:rPr>
                <w:rFonts w:hint="eastAsia"/>
                <w:sz w:val="20"/>
                <w:szCs w:val="20"/>
              </w:rPr>
              <w:t xml:space="preserve"> </w:t>
            </w:r>
            <w:r w:rsidRPr="00BB4708">
              <w:rPr>
                <w:rFonts w:hint="eastAsia"/>
                <w:sz w:val="20"/>
                <w:szCs w:val="20"/>
              </w:rPr>
              <w:t>초과</w:t>
            </w:r>
            <w:r w:rsidRPr="00BB4708">
              <w:rPr>
                <w:rFonts w:hint="eastAsia"/>
                <w:sz w:val="20"/>
                <w:szCs w:val="20"/>
              </w:rPr>
              <w:t>)</w:t>
            </w:r>
          </w:p>
        </w:tc>
        <w:tc>
          <w:tcPr>
            <w:tcW w:w="1581" w:type="dxa"/>
            <w:tcBorders>
              <w:top w:val="single" w:sz="4" w:space="0" w:color="404040" w:themeColor="text1" w:themeTint="BF"/>
            </w:tcBorders>
            <w:shd w:val="clear" w:color="auto" w:fill="auto"/>
            <w:noWrap/>
            <w:vAlign w:val="center"/>
          </w:tcPr>
          <w:p w14:paraId="21DC8A13" w14:textId="77777777" w:rsidR="00026A7E" w:rsidRPr="00665B40" w:rsidRDefault="00026A7E" w:rsidP="0091358C">
            <w:pPr>
              <w:spacing w:line="280" w:lineRule="atLeast"/>
              <w:jc w:val="center"/>
              <w:rPr>
                <w:sz w:val="20"/>
                <w:szCs w:val="20"/>
              </w:rPr>
            </w:pPr>
            <w:r w:rsidRPr="00665B40">
              <w:rPr>
                <w:rFonts w:hint="eastAsia"/>
                <w:sz w:val="20"/>
                <w:szCs w:val="20"/>
              </w:rPr>
              <w:t>과태료</w:t>
            </w:r>
            <w:r w:rsidRPr="00665B40">
              <w:rPr>
                <w:rFonts w:hint="eastAsia"/>
                <w:sz w:val="20"/>
                <w:szCs w:val="20"/>
              </w:rPr>
              <w:t xml:space="preserve"> </w:t>
            </w:r>
            <w:r w:rsidRPr="00665B40">
              <w:rPr>
                <w:sz w:val="20"/>
                <w:szCs w:val="20"/>
              </w:rPr>
              <w:t>25</w:t>
            </w:r>
            <w:r w:rsidRPr="00665B40">
              <w:rPr>
                <w:rFonts w:hint="eastAsia"/>
                <w:sz w:val="20"/>
                <w:szCs w:val="20"/>
              </w:rPr>
              <w:t>만원</w:t>
            </w:r>
          </w:p>
        </w:tc>
        <w:tc>
          <w:tcPr>
            <w:tcW w:w="2126" w:type="dxa"/>
            <w:tcBorders>
              <w:top w:val="single" w:sz="4" w:space="0" w:color="404040" w:themeColor="text1" w:themeTint="BF"/>
            </w:tcBorders>
          </w:tcPr>
          <w:p w14:paraId="24A9C59C" w14:textId="77777777" w:rsidR="00026A7E" w:rsidRPr="00665B40" w:rsidRDefault="00026A7E" w:rsidP="0091358C">
            <w:pPr>
              <w:spacing w:line="280" w:lineRule="atLeast"/>
              <w:jc w:val="center"/>
              <w:rPr>
                <w:sz w:val="20"/>
                <w:szCs w:val="20"/>
              </w:rPr>
            </w:pPr>
            <w:proofErr w:type="spellStart"/>
            <w:r w:rsidRPr="00665B40">
              <w:rPr>
                <w:rFonts w:hint="eastAsia"/>
                <w:sz w:val="20"/>
                <w:szCs w:val="20"/>
              </w:rPr>
              <w:t>미제공</w:t>
            </w:r>
            <w:proofErr w:type="spellEnd"/>
            <w:r w:rsidRPr="00665B40">
              <w:rPr>
                <w:sz w:val="20"/>
                <w:szCs w:val="20"/>
              </w:rPr>
              <w:br/>
            </w:r>
            <w:r w:rsidRPr="00665B40">
              <w:rPr>
                <w:rFonts w:hint="eastAsia"/>
                <w:sz w:val="20"/>
                <w:szCs w:val="20"/>
              </w:rPr>
              <w:t>(</w:t>
            </w:r>
            <w:r w:rsidRPr="00665B40">
              <w:rPr>
                <w:rFonts w:hint="eastAsia"/>
                <w:sz w:val="20"/>
                <w:szCs w:val="20"/>
              </w:rPr>
              <w:t>완료하였다는</w:t>
            </w:r>
            <w:r w:rsidRPr="00665B40">
              <w:rPr>
                <w:rFonts w:hint="eastAsia"/>
                <w:sz w:val="20"/>
                <w:szCs w:val="20"/>
              </w:rPr>
              <w:t xml:space="preserve"> </w:t>
            </w:r>
            <w:r w:rsidRPr="00665B40">
              <w:rPr>
                <w:rFonts w:hint="eastAsia"/>
                <w:sz w:val="20"/>
                <w:szCs w:val="20"/>
              </w:rPr>
              <w:t>답변</w:t>
            </w:r>
            <w:r w:rsidRPr="00665B40">
              <w:rPr>
                <w:rFonts w:hint="eastAsia"/>
                <w:sz w:val="20"/>
                <w:szCs w:val="20"/>
              </w:rPr>
              <w:t>)</w:t>
            </w:r>
          </w:p>
        </w:tc>
      </w:tr>
      <w:tr w:rsidR="00026A7E" w:rsidRPr="00CB2B3F" w14:paraId="70E90F46" w14:textId="77777777" w:rsidTr="0091358C">
        <w:trPr>
          <w:trHeight w:val="340"/>
        </w:trPr>
        <w:tc>
          <w:tcPr>
            <w:tcW w:w="1276" w:type="dxa"/>
            <w:shd w:val="clear" w:color="auto" w:fill="F2F2F2" w:themeFill="background1" w:themeFillShade="F2"/>
            <w:noWrap/>
            <w:vAlign w:val="center"/>
          </w:tcPr>
          <w:p w14:paraId="6D6F4E23" w14:textId="77777777" w:rsidR="00026A7E" w:rsidRPr="00332004" w:rsidRDefault="00026A7E" w:rsidP="0091358C">
            <w:pPr>
              <w:spacing w:line="280" w:lineRule="atLeast"/>
              <w:jc w:val="center"/>
              <w:rPr>
                <w:color w:val="000000"/>
                <w:sz w:val="20"/>
                <w:szCs w:val="20"/>
              </w:rPr>
            </w:pPr>
            <w:r w:rsidRPr="00332004">
              <w:rPr>
                <w:color w:val="000000"/>
                <w:sz w:val="20"/>
                <w:szCs w:val="20"/>
              </w:rPr>
              <w:t>2017</w:t>
            </w:r>
            <w:r w:rsidRPr="00332004">
              <w:rPr>
                <w:color w:val="000000"/>
                <w:sz w:val="20"/>
                <w:szCs w:val="20"/>
              </w:rPr>
              <w:t>년</w:t>
            </w:r>
          </w:p>
        </w:tc>
        <w:tc>
          <w:tcPr>
            <w:tcW w:w="992" w:type="dxa"/>
            <w:shd w:val="clear" w:color="auto" w:fill="auto"/>
            <w:noWrap/>
            <w:vAlign w:val="center"/>
          </w:tcPr>
          <w:p w14:paraId="62158A5A"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3</w:t>
            </w:r>
            <w:r>
              <w:rPr>
                <w:color w:val="000000"/>
                <w:sz w:val="20"/>
                <w:szCs w:val="20"/>
              </w:rPr>
              <w:t>공장</w:t>
            </w:r>
          </w:p>
        </w:tc>
        <w:tc>
          <w:tcPr>
            <w:tcW w:w="2757" w:type="dxa"/>
            <w:shd w:val="clear" w:color="auto" w:fill="auto"/>
            <w:noWrap/>
            <w:vAlign w:val="center"/>
          </w:tcPr>
          <w:p w14:paraId="6F697F6D" w14:textId="77777777" w:rsidR="00026A7E" w:rsidRPr="00332004" w:rsidRDefault="00026A7E" w:rsidP="0091358C">
            <w:pPr>
              <w:spacing w:line="280" w:lineRule="atLeast"/>
              <w:jc w:val="center"/>
              <w:rPr>
                <w:sz w:val="20"/>
                <w:szCs w:val="20"/>
              </w:rPr>
            </w:pPr>
            <w:r w:rsidRPr="00332004">
              <w:rPr>
                <w:sz w:val="20"/>
                <w:szCs w:val="20"/>
              </w:rPr>
              <w:t>산업안전보건법</w:t>
            </w:r>
          </w:p>
          <w:p w14:paraId="3D4A658B" w14:textId="77777777" w:rsidR="00026A7E" w:rsidRPr="00332004" w:rsidRDefault="00026A7E" w:rsidP="0091358C">
            <w:pPr>
              <w:spacing w:line="280" w:lineRule="atLeast"/>
              <w:jc w:val="center"/>
              <w:rPr>
                <w:sz w:val="20"/>
                <w:szCs w:val="20"/>
              </w:rPr>
            </w:pPr>
            <w:r w:rsidRPr="00332004">
              <w:rPr>
                <w:sz w:val="20"/>
                <w:szCs w:val="20"/>
              </w:rPr>
              <w:t>(2017</w:t>
            </w:r>
            <w:r w:rsidRPr="00332004">
              <w:rPr>
                <w:sz w:val="20"/>
                <w:szCs w:val="20"/>
              </w:rPr>
              <w:t>년</w:t>
            </w:r>
            <w:r w:rsidRPr="00332004">
              <w:rPr>
                <w:sz w:val="20"/>
                <w:szCs w:val="20"/>
              </w:rPr>
              <w:t xml:space="preserve"> </w:t>
            </w:r>
            <w:r w:rsidRPr="00332004">
              <w:rPr>
                <w:sz w:val="20"/>
                <w:szCs w:val="20"/>
              </w:rPr>
              <w:t>사망사고로</w:t>
            </w:r>
            <w:r w:rsidRPr="00332004">
              <w:rPr>
                <w:sz w:val="20"/>
                <w:szCs w:val="20"/>
              </w:rPr>
              <w:t xml:space="preserve"> </w:t>
            </w:r>
            <w:r w:rsidRPr="00332004">
              <w:rPr>
                <w:sz w:val="20"/>
                <w:szCs w:val="20"/>
              </w:rPr>
              <w:t>인한</w:t>
            </w:r>
            <w:r w:rsidRPr="00332004">
              <w:rPr>
                <w:sz w:val="20"/>
                <w:szCs w:val="20"/>
              </w:rPr>
              <w:t xml:space="preserve"> </w:t>
            </w:r>
            <w:r w:rsidRPr="00332004">
              <w:rPr>
                <w:sz w:val="20"/>
                <w:szCs w:val="20"/>
              </w:rPr>
              <w:t>점검결과</w:t>
            </w:r>
            <w:r w:rsidRPr="00332004">
              <w:rPr>
                <w:sz w:val="20"/>
                <w:szCs w:val="20"/>
              </w:rPr>
              <w:t xml:space="preserve"> </w:t>
            </w:r>
            <w:r w:rsidRPr="00332004">
              <w:rPr>
                <w:sz w:val="20"/>
                <w:szCs w:val="20"/>
              </w:rPr>
              <w:t>위반</w:t>
            </w:r>
            <w:r w:rsidRPr="00332004">
              <w:rPr>
                <w:sz w:val="20"/>
                <w:szCs w:val="20"/>
              </w:rPr>
              <w:t xml:space="preserve">. </w:t>
            </w:r>
            <w:r w:rsidRPr="00332004">
              <w:rPr>
                <w:sz w:val="20"/>
                <w:szCs w:val="20"/>
              </w:rPr>
              <w:t>관련자료</w:t>
            </w:r>
            <w:r w:rsidRPr="00332004">
              <w:rPr>
                <w:sz w:val="20"/>
                <w:szCs w:val="20"/>
              </w:rPr>
              <w:t xml:space="preserve"> </w:t>
            </w:r>
            <w:proofErr w:type="spellStart"/>
            <w:r w:rsidRPr="00332004">
              <w:rPr>
                <w:sz w:val="20"/>
                <w:szCs w:val="20"/>
              </w:rPr>
              <w:t>미제공</w:t>
            </w:r>
            <w:proofErr w:type="spellEnd"/>
            <w:r w:rsidRPr="00332004">
              <w:rPr>
                <w:sz w:val="20"/>
                <w:szCs w:val="20"/>
              </w:rPr>
              <w:t>)</w:t>
            </w:r>
          </w:p>
        </w:tc>
        <w:tc>
          <w:tcPr>
            <w:tcW w:w="1581" w:type="dxa"/>
            <w:shd w:val="clear" w:color="auto" w:fill="auto"/>
            <w:noWrap/>
            <w:vAlign w:val="center"/>
          </w:tcPr>
          <w:p w14:paraId="6A266387" w14:textId="77777777" w:rsidR="00026A7E" w:rsidRPr="00332004" w:rsidRDefault="00026A7E" w:rsidP="0091358C">
            <w:pPr>
              <w:spacing w:line="280" w:lineRule="atLeast"/>
              <w:jc w:val="center"/>
              <w:rPr>
                <w:color w:val="000000"/>
                <w:sz w:val="20"/>
                <w:szCs w:val="20"/>
              </w:rPr>
            </w:pPr>
            <w:r w:rsidRPr="00332004">
              <w:rPr>
                <w:color w:val="000000"/>
                <w:sz w:val="20"/>
                <w:szCs w:val="20"/>
              </w:rPr>
              <w:t>(</w:t>
            </w:r>
            <w:r w:rsidRPr="00332004">
              <w:rPr>
                <w:color w:val="000000"/>
                <w:sz w:val="20"/>
                <w:szCs w:val="20"/>
              </w:rPr>
              <w:t>제공안됨</w:t>
            </w:r>
            <w:r w:rsidRPr="00332004">
              <w:rPr>
                <w:color w:val="000000"/>
                <w:sz w:val="20"/>
                <w:szCs w:val="20"/>
              </w:rPr>
              <w:t>)</w:t>
            </w:r>
          </w:p>
        </w:tc>
        <w:tc>
          <w:tcPr>
            <w:tcW w:w="2126" w:type="dxa"/>
            <w:vAlign w:val="center"/>
          </w:tcPr>
          <w:p w14:paraId="5DC530AC"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62BCAC4A" w14:textId="77777777" w:rsidTr="0091358C">
        <w:trPr>
          <w:trHeight w:val="340"/>
        </w:trPr>
        <w:tc>
          <w:tcPr>
            <w:tcW w:w="1276" w:type="dxa"/>
            <w:shd w:val="clear" w:color="auto" w:fill="F2F2F2" w:themeFill="background1" w:themeFillShade="F2"/>
            <w:noWrap/>
            <w:vAlign w:val="center"/>
            <w:hideMark/>
          </w:tcPr>
          <w:p w14:paraId="37FBD3A3" w14:textId="77777777" w:rsidR="00026A7E" w:rsidRPr="00332004" w:rsidRDefault="00026A7E" w:rsidP="0091358C">
            <w:pPr>
              <w:spacing w:line="280" w:lineRule="atLeast"/>
              <w:jc w:val="center"/>
              <w:rPr>
                <w:color w:val="000000"/>
                <w:sz w:val="20"/>
                <w:szCs w:val="20"/>
              </w:rPr>
            </w:pPr>
            <w:r w:rsidRPr="00332004">
              <w:rPr>
                <w:color w:val="000000"/>
                <w:sz w:val="20"/>
                <w:szCs w:val="20"/>
              </w:rPr>
              <w:t>2018. 10. 11.</w:t>
            </w:r>
          </w:p>
        </w:tc>
        <w:tc>
          <w:tcPr>
            <w:tcW w:w="992" w:type="dxa"/>
            <w:shd w:val="clear" w:color="auto" w:fill="auto"/>
            <w:noWrap/>
            <w:vAlign w:val="center"/>
            <w:hideMark/>
          </w:tcPr>
          <w:p w14:paraId="52F2DA92"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3</w:t>
            </w:r>
            <w:r>
              <w:rPr>
                <w:color w:val="000000"/>
                <w:sz w:val="20"/>
                <w:szCs w:val="20"/>
              </w:rPr>
              <w:t>공장</w:t>
            </w:r>
          </w:p>
        </w:tc>
        <w:tc>
          <w:tcPr>
            <w:tcW w:w="2757" w:type="dxa"/>
            <w:shd w:val="clear" w:color="auto" w:fill="auto"/>
            <w:noWrap/>
            <w:vAlign w:val="center"/>
            <w:hideMark/>
          </w:tcPr>
          <w:p w14:paraId="49B80262" w14:textId="77777777" w:rsidR="00026A7E" w:rsidRPr="00332004" w:rsidRDefault="00026A7E" w:rsidP="0091358C">
            <w:pPr>
              <w:spacing w:line="280" w:lineRule="atLeast"/>
              <w:jc w:val="center"/>
              <w:rPr>
                <w:sz w:val="20"/>
                <w:szCs w:val="20"/>
              </w:rPr>
            </w:pPr>
            <w:r w:rsidRPr="00332004">
              <w:rPr>
                <w:sz w:val="20"/>
                <w:szCs w:val="20"/>
              </w:rPr>
              <w:t>환경분야</w:t>
            </w:r>
            <w:r w:rsidRPr="00332004">
              <w:rPr>
                <w:sz w:val="20"/>
                <w:szCs w:val="20"/>
              </w:rPr>
              <w:t xml:space="preserve"> </w:t>
            </w:r>
            <w:r w:rsidRPr="00332004">
              <w:rPr>
                <w:sz w:val="20"/>
                <w:szCs w:val="20"/>
              </w:rPr>
              <w:t>검사</w:t>
            </w:r>
            <w:r w:rsidRPr="00332004">
              <w:rPr>
                <w:sz w:val="20"/>
                <w:szCs w:val="20"/>
              </w:rPr>
              <w:t xml:space="preserve"> </w:t>
            </w:r>
            <w:r w:rsidRPr="00332004">
              <w:rPr>
                <w:sz w:val="20"/>
                <w:szCs w:val="20"/>
              </w:rPr>
              <w:t>등에</w:t>
            </w:r>
            <w:r w:rsidRPr="00332004">
              <w:rPr>
                <w:sz w:val="20"/>
                <w:szCs w:val="20"/>
              </w:rPr>
              <w:t xml:space="preserve"> </w:t>
            </w:r>
            <w:r w:rsidRPr="00332004">
              <w:rPr>
                <w:sz w:val="20"/>
                <w:szCs w:val="20"/>
              </w:rPr>
              <w:t>관한</w:t>
            </w:r>
            <w:r w:rsidRPr="00332004">
              <w:rPr>
                <w:sz w:val="20"/>
                <w:szCs w:val="20"/>
              </w:rPr>
              <w:t xml:space="preserve"> </w:t>
            </w:r>
            <w:r w:rsidRPr="00332004">
              <w:rPr>
                <w:sz w:val="20"/>
                <w:szCs w:val="20"/>
              </w:rPr>
              <w:t>법률</w:t>
            </w:r>
          </w:p>
          <w:p w14:paraId="3340404B" w14:textId="77777777" w:rsidR="00026A7E" w:rsidRPr="00332004" w:rsidRDefault="00026A7E" w:rsidP="0091358C">
            <w:pPr>
              <w:spacing w:line="280" w:lineRule="atLeast"/>
              <w:jc w:val="center"/>
              <w:rPr>
                <w:sz w:val="20"/>
                <w:szCs w:val="20"/>
              </w:rPr>
            </w:pPr>
            <w:r w:rsidRPr="00332004">
              <w:rPr>
                <w:sz w:val="20"/>
                <w:szCs w:val="20"/>
              </w:rPr>
              <w:t>(</w:t>
            </w:r>
            <w:r w:rsidRPr="00332004">
              <w:rPr>
                <w:sz w:val="20"/>
                <w:szCs w:val="20"/>
              </w:rPr>
              <w:t>교정가스</w:t>
            </w:r>
            <w:r w:rsidRPr="00332004">
              <w:rPr>
                <w:sz w:val="20"/>
                <w:szCs w:val="20"/>
              </w:rPr>
              <w:t xml:space="preserve"> </w:t>
            </w:r>
            <w:r w:rsidRPr="00332004">
              <w:rPr>
                <w:sz w:val="20"/>
                <w:szCs w:val="20"/>
              </w:rPr>
              <w:t>유효기간</w:t>
            </w:r>
            <w:r w:rsidRPr="00332004">
              <w:rPr>
                <w:sz w:val="20"/>
                <w:szCs w:val="20"/>
              </w:rPr>
              <w:t xml:space="preserve"> </w:t>
            </w:r>
            <w:r w:rsidRPr="00332004">
              <w:rPr>
                <w:sz w:val="20"/>
                <w:szCs w:val="20"/>
              </w:rPr>
              <w:t>경과</w:t>
            </w:r>
            <w:r w:rsidRPr="00332004">
              <w:rPr>
                <w:sz w:val="20"/>
                <w:szCs w:val="20"/>
              </w:rPr>
              <w:t>)</w:t>
            </w:r>
          </w:p>
        </w:tc>
        <w:tc>
          <w:tcPr>
            <w:tcW w:w="1581" w:type="dxa"/>
            <w:shd w:val="clear" w:color="auto" w:fill="auto"/>
            <w:noWrap/>
            <w:vAlign w:val="center"/>
            <w:hideMark/>
          </w:tcPr>
          <w:p w14:paraId="42EF5D28" w14:textId="77777777" w:rsidR="00026A7E" w:rsidRPr="00332004" w:rsidRDefault="00026A7E" w:rsidP="0091358C">
            <w:pPr>
              <w:spacing w:line="280" w:lineRule="atLeast"/>
              <w:jc w:val="center"/>
              <w:rPr>
                <w:color w:val="000000"/>
                <w:sz w:val="20"/>
                <w:szCs w:val="20"/>
              </w:rPr>
            </w:pPr>
            <w:r w:rsidRPr="00332004">
              <w:rPr>
                <w:color w:val="000000"/>
                <w:sz w:val="20"/>
                <w:szCs w:val="20"/>
              </w:rPr>
              <w:t>과태료</w:t>
            </w:r>
            <w:r w:rsidRPr="00332004">
              <w:rPr>
                <w:color w:val="000000"/>
                <w:sz w:val="20"/>
                <w:szCs w:val="20"/>
              </w:rPr>
              <w:t>50</w:t>
            </w:r>
            <w:r w:rsidRPr="00332004">
              <w:rPr>
                <w:color w:val="000000"/>
                <w:sz w:val="20"/>
                <w:szCs w:val="20"/>
              </w:rPr>
              <w:t>만원</w:t>
            </w:r>
          </w:p>
        </w:tc>
        <w:tc>
          <w:tcPr>
            <w:tcW w:w="2126" w:type="dxa"/>
            <w:vAlign w:val="center"/>
          </w:tcPr>
          <w:p w14:paraId="73D58E30"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4919CBF9" w14:textId="77777777" w:rsidTr="0091358C">
        <w:trPr>
          <w:trHeight w:val="340"/>
        </w:trPr>
        <w:tc>
          <w:tcPr>
            <w:tcW w:w="1276" w:type="dxa"/>
            <w:shd w:val="clear" w:color="auto" w:fill="F2F2F2" w:themeFill="background1" w:themeFillShade="F2"/>
            <w:noWrap/>
            <w:vAlign w:val="center"/>
          </w:tcPr>
          <w:p w14:paraId="7B2A7F9A" w14:textId="77777777" w:rsidR="00026A7E" w:rsidRPr="00332004" w:rsidRDefault="00026A7E" w:rsidP="0091358C">
            <w:pPr>
              <w:spacing w:line="280" w:lineRule="atLeast"/>
              <w:jc w:val="center"/>
              <w:rPr>
                <w:color w:val="000000"/>
                <w:sz w:val="20"/>
                <w:szCs w:val="20"/>
              </w:rPr>
            </w:pPr>
            <w:r w:rsidRPr="00332004">
              <w:rPr>
                <w:color w:val="000000"/>
                <w:sz w:val="20"/>
                <w:szCs w:val="20"/>
              </w:rPr>
              <w:t>2019. 4. 8.</w:t>
            </w:r>
          </w:p>
        </w:tc>
        <w:tc>
          <w:tcPr>
            <w:tcW w:w="992" w:type="dxa"/>
            <w:shd w:val="clear" w:color="auto" w:fill="auto"/>
            <w:noWrap/>
            <w:vAlign w:val="center"/>
          </w:tcPr>
          <w:p w14:paraId="286E264A"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3</w:t>
            </w:r>
            <w:r>
              <w:rPr>
                <w:color w:val="000000"/>
                <w:sz w:val="20"/>
                <w:szCs w:val="20"/>
              </w:rPr>
              <w:t>공장</w:t>
            </w:r>
          </w:p>
        </w:tc>
        <w:tc>
          <w:tcPr>
            <w:tcW w:w="2757" w:type="dxa"/>
            <w:shd w:val="clear" w:color="auto" w:fill="auto"/>
            <w:noWrap/>
            <w:vAlign w:val="center"/>
          </w:tcPr>
          <w:p w14:paraId="24BFBBBA" w14:textId="77777777" w:rsidR="00026A7E" w:rsidRPr="00332004" w:rsidRDefault="00026A7E" w:rsidP="0091358C">
            <w:pPr>
              <w:spacing w:line="280" w:lineRule="atLeast"/>
              <w:jc w:val="center"/>
              <w:rPr>
                <w:sz w:val="20"/>
                <w:szCs w:val="20"/>
              </w:rPr>
            </w:pPr>
            <w:r w:rsidRPr="00332004">
              <w:rPr>
                <w:sz w:val="20"/>
                <w:szCs w:val="20"/>
              </w:rPr>
              <w:t>대기환경보전법</w:t>
            </w:r>
          </w:p>
          <w:p w14:paraId="6A91960D" w14:textId="77777777" w:rsidR="00026A7E" w:rsidRPr="00332004" w:rsidRDefault="00026A7E" w:rsidP="0091358C">
            <w:pPr>
              <w:spacing w:line="280" w:lineRule="atLeast"/>
              <w:jc w:val="center"/>
              <w:rPr>
                <w:sz w:val="20"/>
                <w:szCs w:val="20"/>
              </w:rPr>
            </w:pPr>
            <w:r w:rsidRPr="00332004">
              <w:rPr>
                <w:sz w:val="20"/>
                <w:szCs w:val="20"/>
              </w:rPr>
              <w:t>(</w:t>
            </w:r>
            <w:r w:rsidRPr="00332004">
              <w:rPr>
                <w:sz w:val="20"/>
                <w:szCs w:val="20"/>
              </w:rPr>
              <w:t>대기방지시설에</w:t>
            </w:r>
            <w:r w:rsidRPr="00332004">
              <w:rPr>
                <w:sz w:val="20"/>
                <w:szCs w:val="20"/>
              </w:rPr>
              <w:t xml:space="preserve"> </w:t>
            </w:r>
            <w:r w:rsidRPr="00332004">
              <w:rPr>
                <w:sz w:val="20"/>
                <w:szCs w:val="20"/>
              </w:rPr>
              <w:t>딸린</w:t>
            </w:r>
            <w:r w:rsidRPr="00332004">
              <w:rPr>
                <w:sz w:val="20"/>
                <w:szCs w:val="20"/>
              </w:rPr>
              <w:t xml:space="preserve"> </w:t>
            </w:r>
            <w:r w:rsidRPr="00332004">
              <w:rPr>
                <w:sz w:val="20"/>
                <w:szCs w:val="20"/>
              </w:rPr>
              <w:t>기계</w:t>
            </w:r>
            <w:r w:rsidRPr="00332004">
              <w:rPr>
                <w:sz w:val="20"/>
                <w:szCs w:val="20"/>
              </w:rPr>
              <w:t xml:space="preserve"> </w:t>
            </w:r>
            <w:r w:rsidRPr="00332004">
              <w:rPr>
                <w:sz w:val="20"/>
                <w:szCs w:val="20"/>
              </w:rPr>
              <w:t>훼손</w:t>
            </w:r>
            <w:r w:rsidRPr="00332004">
              <w:rPr>
                <w:sz w:val="20"/>
                <w:szCs w:val="20"/>
              </w:rPr>
              <w:t xml:space="preserve"> </w:t>
            </w:r>
            <w:r w:rsidRPr="00332004">
              <w:rPr>
                <w:sz w:val="20"/>
                <w:szCs w:val="20"/>
              </w:rPr>
              <w:t>방치</w:t>
            </w:r>
            <w:r w:rsidRPr="00332004">
              <w:rPr>
                <w:sz w:val="20"/>
                <w:szCs w:val="20"/>
              </w:rPr>
              <w:t>)</w:t>
            </w:r>
          </w:p>
        </w:tc>
        <w:tc>
          <w:tcPr>
            <w:tcW w:w="1581" w:type="dxa"/>
            <w:shd w:val="clear" w:color="auto" w:fill="auto"/>
            <w:noWrap/>
            <w:vAlign w:val="center"/>
          </w:tcPr>
          <w:p w14:paraId="6E365580" w14:textId="77777777" w:rsidR="00026A7E" w:rsidRPr="00332004" w:rsidRDefault="00026A7E" w:rsidP="0091358C">
            <w:pPr>
              <w:spacing w:line="280" w:lineRule="atLeast"/>
              <w:jc w:val="center"/>
              <w:rPr>
                <w:color w:val="000000"/>
                <w:sz w:val="20"/>
                <w:szCs w:val="20"/>
              </w:rPr>
            </w:pPr>
            <w:r w:rsidRPr="00332004">
              <w:rPr>
                <w:color w:val="000000"/>
                <w:sz w:val="20"/>
                <w:szCs w:val="20"/>
              </w:rPr>
              <w:t>과태료</w:t>
            </w:r>
            <w:r w:rsidRPr="00332004">
              <w:rPr>
                <w:color w:val="000000"/>
                <w:sz w:val="20"/>
                <w:szCs w:val="20"/>
              </w:rPr>
              <w:t>160</w:t>
            </w:r>
            <w:r w:rsidRPr="00332004">
              <w:rPr>
                <w:color w:val="000000"/>
                <w:sz w:val="20"/>
                <w:szCs w:val="20"/>
              </w:rPr>
              <w:t>만원</w:t>
            </w:r>
          </w:p>
        </w:tc>
        <w:tc>
          <w:tcPr>
            <w:tcW w:w="2126" w:type="dxa"/>
            <w:vAlign w:val="center"/>
          </w:tcPr>
          <w:p w14:paraId="357AF51B"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6511B1C4" w14:textId="77777777" w:rsidTr="0091358C">
        <w:trPr>
          <w:trHeight w:val="340"/>
        </w:trPr>
        <w:tc>
          <w:tcPr>
            <w:tcW w:w="1276" w:type="dxa"/>
            <w:shd w:val="clear" w:color="auto" w:fill="F2F2F2" w:themeFill="background1" w:themeFillShade="F2"/>
            <w:noWrap/>
            <w:vAlign w:val="center"/>
          </w:tcPr>
          <w:p w14:paraId="7DB2EE03" w14:textId="77777777" w:rsidR="00026A7E" w:rsidRPr="00332004" w:rsidRDefault="00026A7E" w:rsidP="0091358C">
            <w:pPr>
              <w:spacing w:line="280" w:lineRule="atLeast"/>
              <w:jc w:val="center"/>
              <w:rPr>
                <w:color w:val="000000"/>
                <w:sz w:val="20"/>
                <w:szCs w:val="20"/>
              </w:rPr>
            </w:pPr>
            <w:r w:rsidRPr="00332004">
              <w:rPr>
                <w:color w:val="000000"/>
                <w:sz w:val="20"/>
                <w:szCs w:val="20"/>
              </w:rPr>
              <w:t>2019. 8. 27.</w:t>
            </w:r>
          </w:p>
        </w:tc>
        <w:tc>
          <w:tcPr>
            <w:tcW w:w="992" w:type="dxa"/>
            <w:shd w:val="clear" w:color="auto" w:fill="auto"/>
            <w:noWrap/>
            <w:vAlign w:val="center"/>
          </w:tcPr>
          <w:p w14:paraId="5461F222"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4</w:t>
            </w:r>
            <w:r>
              <w:rPr>
                <w:color w:val="000000"/>
                <w:sz w:val="20"/>
                <w:szCs w:val="20"/>
              </w:rPr>
              <w:t>공장</w:t>
            </w:r>
          </w:p>
        </w:tc>
        <w:tc>
          <w:tcPr>
            <w:tcW w:w="2757" w:type="dxa"/>
            <w:shd w:val="clear" w:color="auto" w:fill="auto"/>
            <w:noWrap/>
            <w:vAlign w:val="center"/>
          </w:tcPr>
          <w:p w14:paraId="4C92E4BB" w14:textId="77777777" w:rsidR="00026A7E" w:rsidRPr="00332004" w:rsidRDefault="00026A7E" w:rsidP="0091358C">
            <w:pPr>
              <w:spacing w:line="280" w:lineRule="atLeast"/>
              <w:jc w:val="center"/>
              <w:rPr>
                <w:sz w:val="20"/>
                <w:szCs w:val="20"/>
              </w:rPr>
            </w:pPr>
            <w:r w:rsidRPr="00332004">
              <w:rPr>
                <w:sz w:val="20"/>
                <w:szCs w:val="20"/>
              </w:rPr>
              <w:t>대기환경보전법</w:t>
            </w:r>
          </w:p>
          <w:p w14:paraId="3A5DC6BB" w14:textId="77777777" w:rsidR="00026A7E" w:rsidRPr="00332004" w:rsidRDefault="00026A7E" w:rsidP="0091358C">
            <w:pPr>
              <w:spacing w:line="280" w:lineRule="atLeast"/>
              <w:jc w:val="center"/>
              <w:rPr>
                <w:sz w:val="20"/>
                <w:szCs w:val="20"/>
              </w:rPr>
            </w:pPr>
            <w:r w:rsidRPr="00332004">
              <w:rPr>
                <w:sz w:val="20"/>
                <w:szCs w:val="20"/>
              </w:rPr>
              <w:t>(</w:t>
            </w:r>
            <w:r w:rsidRPr="00332004">
              <w:rPr>
                <w:sz w:val="20"/>
                <w:szCs w:val="20"/>
              </w:rPr>
              <w:t>대기방지시설에</w:t>
            </w:r>
            <w:r w:rsidRPr="00332004">
              <w:rPr>
                <w:sz w:val="20"/>
                <w:szCs w:val="20"/>
              </w:rPr>
              <w:t xml:space="preserve"> </w:t>
            </w:r>
            <w:r w:rsidRPr="00332004">
              <w:rPr>
                <w:sz w:val="20"/>
                <w:szCs w:val="20"/>
              </w:rPr>
              <w:t>딸린</w:t>
            </w:r>
            <w:r w:rsidRPr="00332004">
              <w:rPr>
                <w:sz w:val="20"/>
                <w:szCs w:val="20"/>
              </w:rPr>
              <w:t xml:space="preserve"> </w:t>
            </w:r>
            <w:r w:rsidRPr="00332004">
              <w:rPr>
                <w:sz w:val="20"/>
                <w:szCs w:val="20"/>
              </w:rPr>
              <w:t>기계</w:t>
            </w:r>
            <w:r w:rsidRPr="00332004">
              <w:rPr>
                <w:sz w:val="20"/>
                <w:szCs w:val="20"/>
              </w:rPr>
              <w:t xml:space="preserve"> </w:t>
            </w:r>
            <w:r w:rsidRPr="00332004">
              <w:rPr>
                <w:sz w:val="20"/>
                <w:szCs w:val="20"/>
              </w:rPr>
              <w:t>훼손</w:t>
            </w:r>
            <w:r w:rsidRPr="00332004">
              <w:rPr>
                <w:sz w:val="20"/>
                <w:szCs w:val="20"/>
              </w:rPr>
              <w:t xml:space="preserve"> </w:t>
            </w:r>
            <w:r w:rsidRPr="00332004">
              <w:rPr>
                <w:sz w:val="20"/>
                <w:szCs w:val="20"/>
              </w:rPr>
              <w:t>방치</w:t>
            </w:r>
            <w:r w:rsidRPr="00332004">
              <w:rPr>
                <w:sz w:val="20"/>
                <w:szCs w:val="20"/>
              </w:rPr>
              <w:t>)</w:t>
            </w:r>
          </w:p>
        </w:tc>
        <w:tc>
          <w:tcPr>
            <w:tcW w:w="1581" w:type="dxa"/>
            <w:shd w:val="clear" w:color="auto" w:fill="auto"/>
            <w:noWrap/>
            <w:vAlign w:val="center"/>
          </w:tcPr>
          <w:p w14:paraId="3A9DC3E2" w14:textId="77777777" w:rsidR="00026A7E" w:rsidRPr="00332004" w:rsidRDefault="00026A7E" w:rsidP="0091358C">
            <w:pPr>
              <w:spacing w:line="280" w:lineRule="atLeast"/>
              <w:jc w:val="center"/>
              <w:rPr>
                <w:color w:val="000000"/>
                <w:sz w:val="20"/>
                <w:szCs w:val="20"/>
              </w:rPr>
            </w:pPr>
            <w:r w:rsidRPr="00332004">
              <w:rPr>
                <w:color w:val="000000"/>
                <w:sz w:val="20"/>
                <w:szCs w:val="20"/>
              </w:rPr>
              <w:t>과태료</w:t>
            </w:r>
            <w:r w:rsidRPr="00332004">
              <w:rPr>
                <w:color w:val="000000"/>
                <w:sz w:val="20"/>
                <w:szCs w:val="20"/>
              </w:rPr>
              <w:t>160</w:t>
            </w:r>
            <w:r w:rsidRPr="00332004">
              <w:rPr>
                <w:color w:val="000000"/>
                <w:sz w:val="20"/>
                <w:szCs w:val="20"/>
              </w:rPr>
              <w:t>만원</w:t>
            </w:r>
          </w:p>
        </w:tc>
        <w:tc>
          <w:tcPr>
            <w:tcW w:w="2126" w:type="dxa"/>
            <w:vAlign w:val="center"/>
          </w:tcPr>
          <w:p w14:paraId="517087AC"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4AA6C6F8" w14:textId="77777777" w:rsidTr="0091358C">
        <w:trPr>
          <w:trHeight w:val="340"/>
        </w:trPr>
        <w:tc>
          <w:tcPr>
            <w:tcW w:w="1276" w:type="dxa"/>
            <w:shd w:val="clear" w:color="auto" w:fill="F2F2F2" w:themeFill="background1" w:themeFillShade="F2"/>
            <w:noWrap/>
            <w:vAlign w:val="center"/>
          </w:tcPr>
          <w:p w14:paraId="72DD95B3" w14:textId="77777777" w:rsidR="00026A7E" w:rsidRPr="00332004" w:rsidRDefault="00026A7E" w:rsidP="0091358C">
            <w:pPr>
              <w:spacing w:line="280" w:lineRule="atLeast"/>
              <w:jc w:val="center"/>
              <w:rPr>
                <w:color w:val="000000"/>
                <w:sz w:val="20"/>
                <w:szCs w:val="20"/>
              </w:rPr>
            </w:pPr>
            <w:r w:rsidRPr="00332004">
              <w:rPr>
                <w:color w:val="000000"/>
                <w:sz w:val="20"/>
                <w:szCs w:val="20"/>
              </w:rPr>
              <w:t xml:space="preserve">2020. 5. 28. </w:t>
            </w:r>
          </w:p>
        </w:tc>
        <w:tc>
          <w:tcPr>
            <w:tcW w:w="992" w:type="dxa"/>
            <w:shd w:val="clear" w:color="auto" w:fill="auto"/>
            <w:noWrap/>
            <w:vAlign w:val="center"/>
          </w:tcPr>
          <w:p w14:paraId="39C4EAA4"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3</w:t>
            </w:r>
            <w:r>
              <w:rPr>
                <w:color w:val="000000"/>
                <w:sz w:val="20"/>
                <w:szCs w:val="20"/>
              </w:rPr>
              <w:t>공장</w:t>
            </w:r>
          </w:p>
        </w:tc>
        <w:tc>
          <w:tcPr>
            <w:tcW w:w="2757" w:type="dxa"/>
            <w:shd w:val="clear" w:color="auto" w:fill="auto"/>
            <w:noWrap/>
            <w:vAlign w:val="center"/>
          </w:tcPr>
          <w:p w14:paraId="526A5DBC" w14:textId="77777777" w:rsidR="00026A7E" w:rsidRPr="00332004" w:rsidRDefault="00026A7E" w:rsidP="0091358C">
            <w:pPr>
              <w:spacing w:line="280" w:lineRule="atLeast"/>
              <w:jc w:val="center"/>
              <w:rPr>
                <w:color w:val="000000"/>
                <w:sz w:val="20"/>
                <w:szCs w:val="20"/>
              </w:rPr>
            </w:pPr>
            <w:r w:rsidRPr="00332004">
              <w:rPr>
                <w:color w:val="000000"/>
                <w:sz w:val="20"/>
                <w:szCs w:val="20"/>
              </w:rPr>
              <w:t>산업안전보건법</w:t>
            </w:r>
          </w:p>
          <w:p w14:paraId="559ACC10" w14:textId="77777777" w:rsidR="00026A7E" w:rsidRPr="00332004" w:rsidRDefault="00026A7E" w:rsidP="0091358C">
            <w:pPr>
              <w:spacing w:line="280" w:lineRule="atLeast"/>
              <w:jc w:val="center"/>
              <w:rPr>
                <w:color w:val="000000"/>
                <w:sz w:val="20"/>
                <w:szCs w:val="20"/>
              </w:rPr>
            </w:pPr>
            <w:r w:rsidRPr="00332004">
              <w:rPr>
                <w:color w:val="000000"/>
                <w:sz w:val="20"/>
                <w:szCs w:val="20"/>
              </w:rPr>
              <w:t>(</w:t>
            </w:r>
            <w:r w:rsidRPr="00332004">
              <w:rPr>
                <w:color w:val="000000"/>
                <w:sz w:val="20"/>
                <w:szCs w:val="20"/>
              </w:rPr>
              <w:t>분쇄기</w:t>
            </w:r>
            <w:r w:rsidRPr="00332004">
              <w:rPr>
                <w:color w:val="000000"/>
                <w:sz w:val="20"/>
                <w:szCs w:val="20"/>
              </w:rPr>
              <w:t xml:space="preserve"> </w:t>
            </w:r>
            <w:r w:rsidRPr="00332004">
              <w:rPr>
                <w:color w:val="000000"/>
                <w:sz w:val="20"/>
                <w:szCs w:val="20"/>
              </w:rPr>
              <w:t>측면</w:t>
            </w:r>
            <w:r w:rsidRPr="00332004">
              <w:rPr>
                <w:color w:val="000000"/>
                <w:sz w:val="20"/>
                <w:szCs w:val="20"/>
              </w:rPr>
              <w:t xml:space="preserve"> </w:t>
            </w:r>
            <w:r w:rsidRPr="00332004">
              <w:rPr>
                <w:color w:val="000000"/>
                <w:sz w:val="20"/>
                <w:szCs w:val="20"/>
              </w:rPr>
              <w:t>안전난간</w:t>
            </w:r>
            <w:r w:rsidRPr="00332004">
              <w:rPr>
                <w:color w:val="000000"/>
                <w:sz w:val="20"/>
                <w:szCs w:val="20"/>
              </w:rPr>
              <w:t xml:space="preserve">, </w:t>
            </w:r>
            <w:proofErr w:type="spellStart"/>
            <w:r w:rsidRPr="00332004">
              <w:rPr>
                <w:color w:val="000000"/>
                <w:sz w:val="20"/>
                <w:szCs w:val="20"/>
              </w:rPr>
              <w:t>공무실</w:t>
            </w:r>
            <w:proofErr w:type="spellEnd"/>
            <w:r w:rsidRPr="00332004">
              <w:rPr>
                <w:color w:val="000000"/>
                <w:sz w:val="20"/>
                <w:szCs w:val="20"/>
              </w:rPr>
              <w:t xml:space="preserve"> </w:t>
            </w:r>
            <w:r w:rsidRPr="00332004">
              <w:rPr>
                <w:color w:val="000000"/>
                <w:sz w:val="20"/>
                <w:szCs w:val="20"/>
              </w:rPr>
              <w:t>차단기</w:t>
            </w:r>
            <w:r w:rsidRPr="00332004">
              <w:rPr>
                <w:color w:val="000000"/>
                <w:sz w:val="20"/>
                <w:szCs w:val="20"/>
              </w:rPr>
              <w:t xml:space="preserve"> </w:t>
            </w:r>
            <w:proofErr w:type="spellStart"/>
            <w:r w:rsidRPr="00332004">
              <w:rPr>
                <w:color w:val="000000"/>
                <w:sz w:val="20"/>
                <w:szCs w:val="20"/>
              </w:rPr>
              <w:t>충전부</w:t>
            </w:r>
            <w:proofErr w:type="spellEnd"/>
            <w:r w:rsidRPr="00332004">
              <w:rPr>
                <w:color w:val="000000"/>
                <w:sz w:val="20"/>
                <w:szCs w:val="20"/>
              </w:rPr>
              <w:t xml:space="preserve"> </w:t>
            </w:r>
            <w:r w:rsidRPr="00332004">
              <w:rPr>
                <w:color w:val="000000"/>
                <w:sz w:val="20"/>
                <w:szCs w:val="20"/>
              </w:rPr>
              <w:t>절연덮개</w:t>
            </w:r>
            <w:r w:rsidRPr="00332004">
              <w:rPr>
                <w:color w:val="000000"/>
                <w:sz w:val="20"/>
                <w:szCs w:val="20"/>
              </w:rPr>
              <w:t>, 5</w:t>
            </w:r>
            <w:r w:rsidRPr="00332004">
              <w:rPr>
                <w:color w:val="000000"/>
                <w:sz w:val="20"/>
                <w:szCs w:val="20"/>
              </w:rPr>
              <w:t>라인</w:t>
            </w:r>
            <w:r w:rsidRPr="00332004">
              <w:rPr>
                <w:color w:val="000000"/>
                <w:sz w:val="20"/>
                <w:szCs w:val="20"/>
              </w:rPr>
              <w:t xml:space="preserve"> </w:t>
            </w:r>
            <w:proofErr w:type="spellStart"/>
            <w:r w:rsidRPr="00332004">
              <w:rPr>
                <w:color w:val="000000"/>
                <w:sz w:val="20"/>
                <w:szCs w:val="20"/>
              </w:rPr>
              <w:t>포장실</w:t>
            </w:r>
            <w:proofErr w:type="spellEnd"/>
            <w:r w:rsidRPr="00332004">
              <w:rPr>
                <w:color w:val="000000"/>
                <w:sz w:val="20"/>
                <w:szCs w:val="20"/>
              </w:rPr>
              <w:t xml:space="preserve"> </w:t>
            </w:r>
            <w:r w:rsidRPr="00332004">
              <w:rPr>
                <w:color w:val="000000"/>
                <w:sz w:val="20"/>
                <w:szCs w:val="20"/>
              </w:rPr>
              <w:t>계단</w:t>
            </w:r>
            <w:r w:rsidRPr="00332004">
              <w:rPr>
                <w:color w:val="000000"/>
                <w:sz w:val="20"/>
                <w:szCs w:val="20"/>
              </w:rPr>
              <w:t xml:space="preserve"> </w:t>
            </w:r>
            <w:r w:rsidRPr="00332004">
              <w:rPr>
                <w:color w:val="000000"/>
                <w:sz w:val="20"/>
                <w:szCs w:val="20"/>
              </w:rPr>
              <w:t>측면</w:t>
            </w:r>
            <w:r w:rsidRPr="00332004">
              <w:rPr>
                <w:color w:val="000000"/>
                <w:sz w:val="20"/>
                <w:szCs w:val="20"/>
              </w:rPr>
              <w:t xml:space="preserve"> </w:t>
            </w:r>
            <w:proofErr w:type="spellStart"/>
            <w:r w:rsidRPr="00332004">
              <w:rPr>
                <w:color w:val="000000"/>
                <w:sz w:val="20"/>
                <w:szCs w:val="20"/>
              </w:rPr>
              <w:t>중간난간대</w:t>
            </w:r>
            <w:proofErr w:type="spellEnd"/>
            <w:r w:rsidRPr="00332004">
              <w:rPr>
                <w:color w:val="000000"/>
                <w:sz w:val="20"/>
                <w:szCs w:val="20"/>
              </w:rPr>
              <w:t xml:space="preserve">, </w:t>
            </w:r>
            <w:proofErr w:type="spellStart"/>
            <w:r w:rsidRPr="00332004">
              <w:rPr>
                <w:color w:val="000000"/>
                <w:sz w:val="20"/>
                <w:szCs w:val="20"/>
              </w:rPr>
              <w:t>공무실</w:t>
            </w:r>
            <w:proofErr w:type="spellEnd"/>
            <w:r w:rsidRPr="00332004">
              <w:rPr>
                <w:color w:val="000000"/>
                <w:sz w:val="20"/>
                <w:szCs w:val="20"/>
              </w:rPr>
              <w:t xml:space="preserve"> </w:t>
            </w:r>
            <w:r w:rsidRPr="00332004">
              <w:rPr>
                <w:color w:val="000000"/>
                <w:sz w:val="20"/>
                <w:szCs w:val="20"/>
              </w:rPr>
              <w:t>등</w:t>
            </w:r>
            <w:r w:rsidRPr="00332004">
              <w:rPr>
                <w:color w:val="000000"/>
                <w:sz w:val="20"/>
                <w:szCs w:val="20"/>
              </w:rPr>
              <w:t xml:space="preserve"> </w:t>
            </w:r>
            <w:r w:rsidRPr="00332004">
              <w:rPr>
                <w:color w:val="000000"/>
                <w:sz w:val="20"/>
                <w:szCs w:val="20"/>
              </w:rPr>
              <w:t>선풍기</w:t>
            </w:r>
            <w:r w:rsidRPr="00332004">
              <w:rPr>
                <w:color w:val="000000"/>
                <w:sz w:val="20"/>
                <w:szCs w:val="20"/>
              </w:rPr>
              <w:t xml:space="preserve"> </w:t>
            </w:r>
            <w:r w:rsidRPr="00332004">
              <w:rPr>
                <w:color w:val="000000"/>
                <w:sz w:val="20"/>
                <w:szCs w:val="20"/>
              </w:rPr>
              <w:t>회전부분</w:t>
            </w:r>
            <w:r w:rsidRPr="00332004">
              <w:rPr>
                <w:color w:val="000000"/>
                <w:sz w:val="20"/>
                <w:szCs w:val="20"/>
              </w:rPr>
              <w:t xml:space="preserve"> </w:t>
            </w:r>
            <w:proofErr w:type="spellStart"/>
            <w:r w:rsidRPr="00332004">
              <w:rPr>
                <w:color w:val="000000"/>
                <w:sz w:val="20"/>
                <w:szCs w:val="20"/>
              </w:rPr>
              <w:t>방호망</w:t>
            </w:r>
            <w:proofErr w:type="spellEnd"/>
            <w:r w:rsidRPr="00332004">
              <w:rPr>
                <w:color w:val="000000"/>
                <w:sz w:val="20"/>
                <w:szCs w:val="20"/>
              </w:rPr>
              <w:t>)</w:t>
            </w:r>
          </w:p>
        </w:tc>
        <w:tc>
          <w:tcPr>
            <w:tcW w:w="1581" w:type="dxa"/>
            <w:shd w:val="clear" w:color="auto" w:fill="auto"/>
            <w:noWrap/>
            <w:vAlign w:val="center"/>
          </w:tcPr>
          <w:p w14:paraId="2E9368B1" w14:textId="77777777" w:rsidR="00026A7E" w:rsidRPr="00332004" w:rsidRDefault="00026A7E" w:rsidP="0091358C">
            <w:pPr>
              <w:spacing w:line="280" w:lineRule="atLeast"/>
              <w:jc w:val="center"/>
              <w:rPr>
                <w:color w:val="000000"/>
                <w:sz w:val="20"/>
                <w:szCs w:val="20"/>
              </w:rPr>
            </w:pPr>
            <w:r w:rsidRPr="00332004">
              <w:rPr>
                <w:color w:val="000000"/>
                <w:sz w:val="20"/>
                <w:szCs w:val="20"/>
              </w:rPr>
              <w:t>(</w:t>
            </w:r>
            <w:r w:rsidRPr="00332004">
              <w:rPr>
                <w:color w:val="000000"/>
                <w:sz w:val="20"/>
                <w:szCs w:val="20"/>
              </w:rPr>
              <w:t>제공안됨</w:t>
            </w:r>
            <w:r w:rsidRPr="00332004">
              <w:rPr>
                <w:color w:val="000000"/>
                <w:sz w:val="20"/>
                <w:szCs w:val="20"/>
              </w:rPr>
              <w:t>)</w:t>
            </w:r>
          </w:p>
        </w:tc>
        <w:tc>
          <w:tcPr>
            <w:tcW w:w="2126" w:type="dxa"/>
            <w:vAlign w:val="center"/>
          </w:tcPr>
          <w:p w14:paraId="682410D6"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r w:rsidR="00026A7E" w:rsidRPr="00CB2B3F" w14:paraId="2CF00F50" w14:textId="77777777" w:rsidTr="0091358C">
        <w:trPr>
          <w:trHeight w:val="340"/>
        </w:trPr>
        <w:tc>
          <w:tcPr>
            <w:tcW w:w="1276" w:type="dxa"/>
            <w:shd w:val="clear" w:color="auto" w:fill="F2F2F2" w:themeFill="background1" w:themeFillShade="F2"/>
            <w:noWrap/>
            <w:vAlign w:val="center"/>
            <w:hideMark/>
          </w:tcPr>
          <w:p w14:paraId="7B2C0124" w14:textId="77777777" w:rsidR="00026A7E" w:rsidRPr="00332004" w:rsidRDefault="00026A7E" w:rsidP="0091358C">
            <w:pPr>
              <w:spacing w:line="280" w:lineRule="atLeast"/>
              <w:jc w:val="center"/>
              <w:rPr>
                <w:color w:val="000000"/>
                <w:sz w:val="20"/>
                <w:szCs w:val="20"/>
              </w:rPr>
            </w:pPr>
            <w:r w:rsidRPr="00332004">
              <w:rPr>
                <w:color w:val="000000"/>
                <w:sz w:val="20"/>
                <w:szCs w:val="20"/>
              </w:rPr>
              <w:t>2020. 6. 4.</w:t>
            </w:r>
          </w:p>
        </w:tc>
        <w:tc>
          <w:tcPr>
            <w:tcW w:w="992" w:type="dxa"/>
            <w:shd w:val="clear" w:color="auto" w:fill="auto"/>
            <w:noWrap/>
            <w:vAlign w:val="center"/>
            <w:hideMark/>
          </w:tcPr>
          <w:p w14:paraId="6234B53E" w14:textId="77777777" w:rsidR="00026A7E" w:rsidRPr="00332004" w:rsidRDefault="00026A7E" w:rsidP="0091358C">
            <w:pPr>
              <w:spacing w:line="280" w:lineRule="atLeast"/>
              <w:jc w:val="center"/>
              <w:rPr>
                <w:color w:val="000000"/>
                <w:sz w:val="20"/>
                <w:szCs w:val="20"/>
              </w:rPr>
            </w:pPr>
            <w:r w:rsidRPr="00332004">
              <w:rPr>
                <w:color w:val="000000"/>
                <w:sz w:val="20"/>
                <w:szCs w:val="20"/>
              </w:rPr>
              <w:t>제</w:t>
            </w:r>
            <w:r>
              <w:rPr>
                <w:color w:val="000000"/>
                <w:sz w:val="20"/>
                <w:szCs w:val="20"/>
              </w:rPr>
              <w:t>4</w:t>
            </w:r>
            <w:r>
              <w:rPr>
                <w:color w:val="000000"/>
                <w:sz w:val="20"/>
                <w:szCs w:val="20"/>
              </w:rPr>
              <w:t>공장</w:t>
            </w:r>
          </w:p>
        </w:tc>
        <w:tc>
          <w:tcPr>
            <w:tcW w:w="2757" w:type="dxa"/>
            <w:shd w:val="clear" w:color="auto" w:fill="auto"/>
            <w:noWrap/>
            <w:vAlign w:val="center"/>
            <w:hideMark/>
          </w:tcPr>
          <w:p w14:paraId="1B19EC69" w14:textId="77777777" w:rsidR="00026A7E" w:rsidRPr="00332004" w:rsidRDefault="00026A7E" w:rsidP="0091358C">
            <w:pPr>
              <w:spacing w:line="280" w:lineRule="atLeast"/>
              <w:jc w:val="center"/>
              <w:rPr>
                <w:color w:val="000000"/>
                <w:sz w:val="20"/>
                <w:szCs w:val="20"/>
              </w:rPr>
            </w:pPr>
            <w:r w:rsidRPr="00332004">
              <w:rPr>
                <w:color w:val="000000"/>
                <w:sz w:val="20"/>
                <w:szCs w:val="20"/>
              </w:rPr>
              <w:t>대기환경보전법</w:t>
            </w:r>
          </w:p>
          <w:p w14:paraId="4C8F264D" w14:textId="77777777" w:rsidR="00026A7E" w:rsidRPr="00332004" w:rsidRDefault="00026A7E" w:rsidP="0091358C">
            <w:pPr>
              <w:spacing w:line="280" w:lineRule="atLeast"/>
              <w:jc w:val="center"/>
              <w:rPr>
                <w:color w:val="000000"/>
                <w:sz w:val="20"/>
                <w:szCs w:val="20"/>
              </w:rPr>
            </w:pPr>
            <w:r w:rsidRPr="00332004">
              <w:rPr>
                <w:color w:val="000000"/>
                <w:sz w:val="20"/>
                <w:szCs w:val="20"/>
              </w:rPr>
              <w:t>(</w:t>
            </w:r>
            <w:r w:rsidRPr="00332004">
              <w:rPr>
                <w:color w:val="000000"/>
                <w:sz w:val="20"/>
                <w:szCs w:val="20"/>
              </w:rPr>
              <w:t>대기측정기기</w:t>
            </w:r>
            <w:r w:rsidRPr="00332004">
              <w:rPr>
                <w:color w:val="000000"/>
                <w:sz w:val="20"/>
                <w:szCs w:val="20"/>
              </w:rPr>
              <w:t xml:space="preserve"> </w:t>
            </w:r>
            <w:r w:rsidRPr="00332004">
              <w:rPr>
                <w:color w:val="000000"/>
                <w:sz w:val="20"/>
                <w:szCs w:val="20"/>
              </w:rPr>
              <w:t>운영관리기준</w:t>
            </w:r>
            <w:r w:rsidRPr="00332004">
              <w:rPr>
                <w:color w:val="000000"/>
                <w:sz w:val="20"/>
                <w:szCs w:val="20"/>
              </w:rPr>
              <w:t xml:space="preserve"> </w:t>
            </w:r>
            <w:r w:rsidRPr="00332004">
              <w:rPr>
                <w:color w:val="000000"/>
                <w:sz w:val="20"/>
                <w:szCs w:val="20"/>
              </w:rPr>
              <w:t>위반</w:t>
            </w:r>
            <w:r w:rsidRPr="00332004">
              <w:rPr>
                <w:color w:val="000000"/>
                <w:sz w:val="20"/>
                <w:szCs w:val="20"/>
              </w:rPr>
              <w:t>)</w:t>
            </w:r>
          </w:p>
        </w:tc>
        <w:tc>
          <w:tcPr>
            <w:tcW w:w="1581" w:type="dxa"/>
            <w:shd w:val="clear" w:color="auto" w:fill="auto"/>
            <w:noWrap/>
            <w:vAlign w:val="center"/>
            <w:hideMark/>
          </w:tcPr>
          <w:p w14:paraId="2ABD2D9E" w14:textId="77777777" w:rsidR="00026A7E" w:rsidRPr="00332004" w:rsidRDefault="00026A7E" w:rsidP="0091358C">
            <w:pPr>
              <w:spacing w:line="280" w:lineRule="atLeast"/>
              <w:jc w:val="center"/>
              <w:rPr>
                <w:color w:val="000000"/>
                <w:sz w:val="20"/>
                <w:szCs w:val="20"/>
              </w:rPr>
            </w:pPr>
            <w:r w:rsidRPr="00332004">
              <w:rPr>
                <w:color w:val="000000"/>
                <w:sz w:val="20"/>
                <w:szCs w:val="20"/>
              </w:rPr>
              <w:t>과태료</w:t>
            </w:r>
            <w:r w:rsidRPr="00332004">
              <w:rPr>
                <w:color w:val="000000"/>
                <w:sz w:val="20"/>
                <w:szCs w:val="20"/>
              </w:rPr>
              <w:t>160</w:t>
            </w:r>
            <w:r w:rsidRPr="00332004">
              <w:rPr>
                <w:color w:val="000000"/>
                <w:sz w:val="20"/>
                <w:szCs w:val="20"/>
              </w:rPr>
              <w:t>만원</w:t>
            </w:r>
          </w:p>
        </w:tc>
        <w:tc>
          <w:tcPr>
            <w:tcW w:w="2126" w:type="dxa"/>
            <w:vAlign w:val="center"/>
          </w:tcPr>
          <w:p w14:paraId="368BD17A" w14:textId="77777777" w:rsidR="00026A7E" w:rsidRPr="00332004" w:rsidRDefault="00026A7E" w:rsidP="0091358C">
            <w:pPr>
              <w:spacing w:line="280" w:lineRule="atLeast"/>
              <w:jc w:val="center"/>
              <w:rPr>
                <w:color w:val="000000"/>
                <w:sz w:val="20"/>
                <w:szCs w:val="20"/>
              </w:rPr>
            </w:pPr>
            <w:proofErr w:type="spellStart"/>
            <w:r w:rsidRPr="00332004">
              <w:rPr>
                <w:color w:val="000000"/>
                <w:sz w:val="20"/>
                <w:szCs w:val="20"/>
              </w:rPr>
              <w:t>미제공</w:t>
            </w:r>
            <w:proofErr w:type="spellEnd"/>
            <w:r w:rsidRPr="00332004">
              <w:rPr>
                <w:color w:val="000000"/>
                <w:sz w:val="20"/>
                <w:szCs w:val="20"/>
              </w:rPr>
              <w:br/>
              <w:t>(</w:t>
            </w:r>
            <w:r w:rsidRPr="00332004">
              <w:rPr>
                <w:color w:val="000000"/>
                <w:sz w:val="20"/>
                <w:szCs w:val="20"/>
              </w:rPr>
              <w:t>완료하였다는</w:t>
            </w:r>
            <w:r w:rsidRPr="00332004">
              <w:rPr>
                <w:color w:val="000000"/>
                <w:sz w:val="20"/>
                <w:szCs w:val="20"/>
              </w:rPr>
              <w:t xml:space="preserve"> </w:t>
            </w:r>
            <w:r w:rsidRPr="00332004">
              <w:rPr>
                <w:color w:val="000000"/>
                <w:sz w:val="20"/>
                <w:szCs w:val="20"/>
              </w:rPr>
              <w:t>답변</w:t>
            </w:r>
            <w:r w:rsidRPr="00332004">
              <w:rPr>
                <w:color w:val="000000"/>
                <w:sz w:val="20"/>
                <w:szCs w:val="20"/>
              </w:rPr>
              <w:t>)</w:t>
            </w:r>
          </w:p>
        </w:tc>
      </w:tr>
    </w:tbl>
    <w:p w14:paraId="10882950" w14:textId="77777777" w:rsidR="00026A7E" w:rsidRPr="00CB2B3F" w:rsidRDefault="00026A7E" w:rsidP="00026A7E">
      <w:pPr>
        <w:pStyle w:val="a5"/>
        <w:spacing w:after="240"/>
        <w:ind w:leftChars="0" w:left="908"/>
        <w:rPr>
          <w:b/>
          <w:szCs w:val="22"/>
        </w:rPr>
      </w:pPr>
    </w:p>
    <w:p w14:paraId="52A58CD9" w14:textId="77777777" w:rsidR="00026A7E" w:rsidRPr="00CB2B3F" w:rsidRDefault="00026A7E" w:rsidP="00026A7E">
      <w:pPr>
        <w:pStyle w:val="a5"/>
        <w:numPr>
          <w:ilvl w:val="1"/>
          <w:numId w:val="83"/>
        </w:numPr>
        <w:spacing w:after="240"/>
        <w:ind w:leftChars="0" w:left="908" w:hanging="454"/>
        <w:rPr>
          <w:b/>
          <w:szCs w:val="22"/>
        </w:rPr>
      </w:pPr>
      <w:r w:rsidRPr="00CB2B3F">
        <w:rPr>
          <w:b/>
          <w:szCs w:val="22"/>
        </w:rPr>
        <w:t>분석</w:t>
      </w:r>
    </w:p>
    <w:p w14:paraId="34192FCF" w14:textId="77777777" w:rsidR="00026A7E" w:rsidRPr="00CB2B3F" w:rsidRDefault="00026A7E" w:rsidP="00026A7E">
      <w:pPr>
        <w:pStyle w:val="a5"/>
        <w:spacing w:after="240"/>
        <w:ind w:leftChars="0" w:left="907"/>
        <w:rPr>
          <w:szCs w:val="22"/>
        </w:rPr>
      </w:pPr>
      <w:r w:rsidRPr="00CB2B3F">
        <w:rPr>
          <w:szCs w:val="22"/>
        </w:rPr>
        <w:t>상기</w:t>
      </w:r>
      <w:r w:rsidRPr="00CB2B3F">
        <w:rPr>
          <w:szCs w:val="22"/>
        </w:rPr>
        <w:t xml:space="preserve"> </w:t>
      </w:r>
      <w:r w:rsidRPr="00CB2B3F">
        <w:rPr>
          <w:szCs w:val="22"/>
        </w:rPr>
        <w:t>위반사항에</w:t>
      </w:r>
      <w:r w:rsidRPr="00CB2B3F">
        <w:rPr>
          <w:szCs w:val="22"/>
        </w:rPr>
        <w:t xml:space="preserve"> </w:t>
      </w:r>
      <w:r w:rsidRPr="00CB2B3F">
        <w:rPr>
          <w:szCs w:val="22"/>
        </w:rPr>
        <w:t>대한</w:t>
      </w:r>
      <w:r w:rsidRPr="00CB2B3F">
        <w:rPr>
          <w:szCs w:val="22"/>
        </w:rPr>
        <w:t xml:space="preserve"> </w:t>
      </w:r>
      <w:r w:rsidRPr="00CB2B3F">
        <w:rPr>
          <w:szCs w:val="22"/>
        </w:rPr>
        <w:t>적발시기</w:t>
      </w:r>
      <w:r w:rsidRPr="00CB2B3F">
        <w:rPr>
          <w:szCs w:val="22"/>
        </w:rPr>
        <w:t xml:space="preserve"> </w:t>
      </w:r>
      <w:r w:rsidRPr="00CB2B3F">
        <w:rPr>
          <w:szCs w:val="22"/>
        </w:rPr>
        <w:t>및</w:t>
      </w:r>
      <w:r w:rsidRPr="00CB2B3F">
        <w:rPr>
          <w:szCs w:val="22"/>
        </w:rPr>
        <w:t>/</w:t>
      </w:r>
      <w:r w:rsidRPr="00CB2B3F">
        <w:rPr>
          <w:szCs w:val="22"/>
        </w:rPr>
        <w:t>또는</w:t>
      </w:r>
      <w:r w:rsidRPr="00CB2B3F">
        <w:rPr>
          <w:szCs w:val="22"/>
        </w:rPr>
        <w:t xml:space="preserve"> </w:t>
      </w:r>
      <w:r w:rsidRPr="00CB2B3F">
        <w:rPr>
          <w:szCs w:val="22"/>
        </w:rPr>
        <w:t>시정조치</w:t>
      </w:r>
      <w:r w:rsidRPr="00CB2B3F">
        <w:rPr>
          <w:szCs w:val="22"/>
        </w:rPr>
        <w:t xml:space="preserve"> </w:t>
      </w:r>
      <w:r w:rsidRPr="00CB2B3F">
        <w:rPr>
          <w:szCs w:val="22"/>
        </w:rPr>
        <w:t>이행의</w:t>
      </w:r>
      <w:r w:rsidRPr="00CB2B3F">
        <w:rPr>
          <w:szCs w:val="22"/>
        </w:rPr>
        <w:t xml:space="preserve"> </w:t>
      </w:r>
      <w:r w:rsidRPr="00CB2B3F">
        <w:rPr>
          <w:szCs w:val="22"/>
        </w:rPr>
        <w:t>어려움</w:t>
      </w:r>
      <w:r w:rsidRPr="00CB2B3F">
        <w:rPr>
          <w:szCs w:val="22"/>
        </w:rPr>
        <w:t xml:space="preserve"> </w:t>
      </w:r>
      <w:r w:rsidRPr="00CB2B3F">
        <w:rPr>
          <w:szCs w:val="22"/>
        </w:rPr>
        <w:t>정도를</w:t>
      </w:r>
      <w:r w:rsidRPr="00CB2B3F">
        <w:rPr>
          <w:szCs w:val="22"/>
        </w:rPr>
        <w:t xml:space="preserve"> </w:t>
      </w:r>
      <w:r w:rsidRPr="00CB2B3F">
        <w:rPr>
          <w:szCs w:val="22"/>
        </w:rPr>
        <w:t>고려할</w:t>
      </w:r>
      <w:r w:rsidRPr="00CB2B3F">
        <w:rPr>
          <w:szCs w:val="22"/>
        </w:rPr>
        <w:t xml:space="preserve"> </w:t>
      </w:r>
      <w:r w:rsidRPr="00CB2B3F">
        <w:rPr>
          <w:szCs w:val="22"/>
        </w:rPr>
        <w:t>때</w:t>
      </w:r>
      <w:r w:rsidRPr="00CB2B3F">
        <w:rPr>
          <w:szCs w:val="22"/>
        </w:rPr>
        <w:t xml:space="preserve">, </w:t>
      </w:r>
      <w:r w:rsidRPr="00CB2B3F">
        <w:rPr>
          <w:szCs w:val="22"/>
        </w:rPr>
        <w:t>위반사항에</w:t>
      </w:r>
      <w:r w:rsidRPr="00CB2B3F">
        <w:rPr>
          <w:szCs w:val="22"/>
        </w:rPr>
        <w:t xml:space="preserve"> </w:t>
      </w:r>
      <w:r w:rsidRPr="00CB2B3F">
        <w:rPr>
          <w:szCs w:val="22"/>
        </w:rPr>
        <w:t>대한</w:t>
      </w:r>
      <w:r w:rsidRPr="00CB2B3F">
        <w:rPr>
          <w:szCs w:val="22"/>
        </w:rPr>
        <w:t xml:space="preserve"> </w:t>
      </w:r>
      <w:r w:rsidRPr="00CB2B3F">
        <w:rPr>
          <w:szCs w:val="22"/>
        </w:rPr>
        <w:t>시정을</w:t>
      </w:r>
      <w:r w:rsidRPr="00CB2B3F">
        <w:rPr>
          <w:szCs w:val="22"/>
        </w:rPr>
        <w:t xml:space="preserve"> </w:t>
      </w:r>
      <w:r w:rsidRPr="00CB2B3F">
        <w:rPr>
          <w:szCs w:val="22"/>
        </w:rPr>
        <w:t>완료하였을</w:t>
      </w:r>
      <w:r w:rsidRPr="00CB2B3F">
        <w:rPr>
          <w:szCs w:val="22"/>
        </w:rPr>
        <w:t xml:space="preserve"> </w:t>
      </w:r>
      <w:r w:rsidRPr="00CB2B3F">
        <w:rPr>
          <w:szCs w:val="22"/>
        </w:rPr>
        <w:t>것으로</w:t>
      </w:r>
      <w:r w:rsidRPr="00CB2B3F">
        <w:rPr>
          <w:szCs w:val="22"/>
        </w:rPr>
        <w:t xml:space="preserve"> </w:t>
      </w:r>
      <w:r w:rsidRPr="00CB2B3F">
        <w:rPr>
          <w:szCs w:val="22"/>
        </w:rPr>
        <w:t>보임</w:t>
      </w:r>
      <w:r w:rsidRPr="00CB2B3F">
        <w:rPr>
          <w:szCs w:val="22"/>
        </w:rPr>
        <w:t>.</w:t>
      </w:r>
    </w:p>
    <w:p w14:paraId="454BDCE9" w14:textId="77777777" w:rsidR="00026A7E" w:rsidRPr="00C1225B" w:rsidRDefault="00026A7E" w:rsidP="00026A7E">
      <w:pPr>
        <w:pStyle w:val="a5"/>
        <w:numPr>
          <w:ilvl w:val="0"/>
          <w:numId w:val="71"/>
        </w:numPr>
        <w:autoSpaceDN/>
        <w:spacing w:after="240"/>
        <w:ind w:leftChars="0"/>
        <w:rPr>
          <w:szCs w:val="22"/>
        </w:rPr>
      </w:pPr>
      <w:r>
        <w:rPr>
          <w:szCs w:val="22"/>
        </w:rPr>
        <w:lastRenderedPageBreak/>
        <w:t xml:space="preserve">2017. </w:t>
      </w:r>
      <w:r w:rsidRPr="00C1225B">
        <w:rPr>
          <w:szCs w:val="22"/>
        </w:rPr>
        <w:t>1.</w:t>
      </w:r>
      <w:r>
        <w:rPr>
          <w:szCs w:val="22"/>
        </w:rPr>
        <w:t xml:space="preserve"> </w:t>
      </w:r>
      <w:r w:rsidRPr="00C1225B">
        <w:rPr>
          <w:szCs w:val="22"/>
        </w:rPr>
        <w:t xml:space="preserve">25. </w:t>
      </w:r>
      <w:r w:rsidRPr="00C1225B">
        <w:rPr>
          <w:rFonts w:hint="eastAsia"/>
          <w:szCs w:val="22"/>
        </w:rPr>
        <w:t>고용노동부</w:t>
      </w:r>
      <w:r w:rsidRPr="00C1225B">
        <w:rPr>
          <w:rFonts w:hint="eastAsia"/>
          <w:szCs w:val="22"/>
        </w:rPr>
        <w:t xml:space="preserve"> </w:t>
      </w:r>
      <w:r w:rsidRPr="00C1225B">
        <w:rPr>
          <w:rFonts w:hint="eastAsia"/>
          <w:szCs w:val="22"/>
        </w:rPr>
        <w:t>안전진단</w:t>
      </w:r>
      <w:r w:rsidRPr="00C1225B">
        <w:rPr>
          <w:rFonts w:hint="eastAsia"/>
          <w:szCs w:val="22"/>
        </w:rPr>
        <w:t xml:space="preserve"> </w:t>
      </w:r>
      <w:r w:rsidRPr="00C1225B">
        <w:rPr>
          <w:rFonts w:hint="eastAsia"/>
          <w:szCs w:val="22"/>
        </w:rPr>
        <w:t>명령</w:t>
      </w:r>
    </w:p>
    <w:p w14:paraId="0A669FC7"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szCs w:val="22"/>
        </w:rPr>
        <w:t>2.</w:t>
      </w:r>
      <w:r>
        <w:rPr>
          <w:szCs w:val="22"/>
        </w:rPr>
        <w:t xml:space="preserve"> </w:t>
      </w:r>
      <w:r w:rsidRPr="00C1225B">
        <w:rPr>
          <w:szCs w:val="22"/>
        </w:rPr>
        <w:t>8</w:t>
      </w:r>
      <w:r>
        <w:rPr>
          <w:szCs w:val="22"/>
        </w:rPr>
        <w:t xml:space="preserve">. </w:t>
      </w:r>
      <w:r w:rsidRPr="00C1225B">
        <w:rPr>
          <w:szCs w:val="22"/>
        </w:rPr>
        <w:t>~</w:t>
      </w:r>
      <w:r>
        <w:rPr>
          <w:szCs w:val="22"/>
        </w:rPr>
        <w:t xml:space="preserve"> 2017. 2. </w:t>
      </w:r>
      <w:r w:rsidRPr="00C1225B">
        <w:rPr>
          <w:szCs w:val="22"/>
        </w:rPr>
        <w:t xml:space="preserve">10. </w:t>
      </w:r>
      <w:r w:rsidRPr="00C1225B">
        <w:rPr>
          <w:rFonts w:hint="eastAsia"/>
          <w:szCs w:val="22"/>
        </w:rPr>
        <w:t>안전진단</w:t>
      </w:r>
      <w:r w:rsidRPr="00C1225B">
        <w:rPr>
          <w:rFonts w:hint="eastAsia"/>
          <w:szCs w:val="22"/>
        </w:rPr>
        <w:t xml:space="preserve"> </w:t>
      </w:r>
      <w:r w:rsidRPr="00C1225B">
        <w:rPr>
          <w:rFonts w:hint="eastAsia"/>
          <w:szCs w:val="22"/>
        </w:rPr>
        <w:t>실시</w:t>
      </w:r>
      <w:r w:rsidRPr="00C1225B">
        <w:rPr>
          <w:rFonts w:hint="eastAsia"/>
          <w:szCs w:val="22"/>
        </w:rPr>
        <w:t>(</w:t>
      </w:r>
      <w:r w:rsidRPr="00C1225B">
        <w:rPr>
          <w:szCs w:val="22"/>
        </w:rPr>
        <w:t>154</w:t>
      </w:r>
      <w:r w:rsidRPr="00C1225B">
        <w:rPr>
          <w:rFonts w:hint="eastAsia"/>
          <w:szCs w:val="22"/>
        </w:rPr>
        <w:t>개</w:t>
      </w:r>
      <w:r w:rsidRPr="00C1225B">
        <w:rPr>
          <w:rFonts w:hint="eastAsia"/>
          <w:szCs w:val="22"/>
        </w:rPr>
        <w:t xml:space="preserve"> </w:t>
      </w:r>
      <w:r w:rsidRPr="00C1225B">
        <w:rPr>
          <w:rFonts w:hint="eastAsia"/>
          <w:szCs w:val="22"/>
        </w:rPr>
        <w:t>시정</w:t>
      </w:r>
      <w:r>
        <w:rPr>
          <w:rFonts w:hint="eastAsia"/>
          <w:szCs w:val="22"/>
        </w:rPr>
        <w:t>요청사항</w:t>
      </w:r>
      <w:r>
        <w:rPr>
          <w:rFonts w:hint="eastAsia"/>
          <w:szCs w:val="22"/>
        </w:rPr>
        <w:t xml:space="preserve"> </w:t>
      </w:r>
      <w:r>
        <w:rPr>
          <w:rFonts w:hint="eastAsia"/>
          <w:szCs w:val="22"/>
        </w:rPr>
        <w:t>발견</w:t>
      </w:r>
      <w:r w:rsidRPr="00C1225B">
        <w:rPr>
          <w:rFonts w:hint="eastAsia"/>
          <w:szCs w:val="22"/>
        </w:rPr>
        <w:t>)</w:t>
      </w:r>
    </w:p>
    <w:p w14:paraId="1E0C5390"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rFonts w:hint="eastAsia"/>
          <w:szCs w:val="22"/>
        </w:rPr>
        <w:t>2.</w:t>
      </w:r>
      <w:r>
        <w:rPr>
          <w:szCs w:val="22"/>
        </w:rPr>
        <w:t xml:space="preserve"> </w:t>
      </w:r>
      <w:r w:rsidRPr="00C1225B">
        <w:rPr>
          <w:rFonts w:hint="eastAsia"/>
          <w:szCs w:val="22"/>
        </w:rPr>
        <w:t xml:space="preserve">13. </w:t>
      </w:r>
      <w:r w:rsidRPr="00C1225B">
        <w:rPr>
          <w:rFonts w:hint="eastAsia"/>
          <w:szCs w:val="22"/>
        </w:rPr>
        <w:t>고용노동부</w:t>
      </w:r>
      <w:r w:rsidRPr="00C1225B">
        <w:rPr>
          <w:rFonts w:hint="eastAsia"/>
          <w:szCs w:val="22"/>
        </w:rPr>
        <w:t xml:space="preserve"> </w:t>
      </w:r>
      <w:r w:rsidRPr="00C1225B">
        <w:rPr>
          <w:rFonts w:hint="eastAsia"/>
          <w:szCs w:val="22"/>
        </w:rPr>
        <w:t>특별근로감독</w:t>
      </w:r>
      <w:r w:rsidRPr="00C1225B">
        <w:rPr>
          <w:rFonts w:hint="eastAsia"/>
          <w:szCs w:val="22"/>
        </w:rPr>
        <w:t xml:space="preserve"> </w:t>
      </w:r>
      <w:r w:rsidRPr="00C1225B">
        <w:rPr>
          <w:rFonts w:hint="eastAsia"/>
          <w:szCs w:val="22"/>
        </w:rPr>
        <w:t>결과</w:t>
      </w:r>
      <w:r>
        <w:rPr>
          <w:rFonts w:hint="eastAsia"/>
          <w:szCs w:val="22"/>
        </w:rPr>
        <w:t xml:space="preserve"> </w:t>
      </w:r>
      <w:r w:rsidRPr="00C1225B">
        <w:rPr>
          <w:rFonts w:hint="eastAsia"/>
          <w:szCs w:val="22"/>
        </w:rPr>
        <w:t>보고</w:t>
      </w:r>
    </w:p>
    <w:p w14:paraId="59EE6C9D"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rFonts w:hint="eastAsia"/>
          <w:szCs w:val="22"/>
        </w:rPr>
        <w:t>2.</w:t>
      </w:r>
      <w:r>
        <w:rPr>
          <w:szCs w:val="22"/>
        </w:rPr>
        <w:t xml:space="preserve"> </w:t>
      </w:r>
      <w:r w:rsidRPr="00C1225B">
        <w:rPr>
          <w:rFonts w:hint="eastAsia"/>
          <w:szCs w:val="22"/>
        </w:rPr>
        <w:t>2</w:t>
      </w:r>
      <w:r w:rsidRPr="00C1225B">
        <w:rPr>
          <w:szCs w:val="22"/>
        </w:rPr>
        <w:t>7</w:t>
      </w:r>
      <w:r w:rsidRPr="00C1225B">
        <w:rPr>
          <w:rFonts w:hint="eastAsia"/>
          <w:szCs w:val="22"/>
        </w:rPr>
        <w:t xml:space="preserve">. </w:t>
      </w:r>
      <w:r w:rsidRPr="00C1225B">
        <w:rPr>
          <w:rFonts w:hint="eastAsia"/>
          <w:szCs w:val="22"/>
        </w:rPr>
        <w:t>안전진단</w:t>
      </w:r>
      <w:r w:rsidRPr="00C1225B">
        <w:rPr>
          <w:rFonts w:hint="eastAsia"/>
          <w:szCs w:val="22"/>
        </w:rPr>
        <w:t xml:space="preserve"> </w:t>
      </w:r>
      <w:r w:rsidRPr="00C1225B">
        <w:rPr>
          <w:rFonts w:hint="eastAsia"/>
          <w:szCs w:val="22"/>
        </w:rPr>
        <w:t>결과</w:t>
      </w:r>
      <w:r w:rsidRPr="00C1225B">
        <w:rPr>
          <w:rFonts w:hint="eastAsia"/>
          <w:szCs w:val="22"/>
        </w:rPr>
        <w:t xml:space="preserve"> </w:t>
      </w:r>
      <w:r w:rsidRPr="00C1225B">
        <w:rPr>
          <w:rFonts w:hint="eastAsia"/>
          <w:szCs w:val="22"/>
        </w:rPr>
        <w:t>보고</w:t>
      </w:r>
    </w:p>
    <w:p w14:paraId="2AC9B0CF" w14:textId="77777777" w:rsidR="00026A7E" w:rsidRPr="00C1225B" w:rsidRDefault="00026A7E" w:rsidP="00026A7E">
      <w:pPr>
        <w:pStyle w:val="a5"/>
        <w:numPr>
          <w:ilvl w:val="0"/>
          <w:numId w:val="71"/>
        </w:numPr>
        <w:autoSpaceDN/>
        <w:spacing w:after="240"/>
        <w:ind w:leftChars="0"/>
        <w:rPr>
          <w:szCs w:val="22"/>
        </w:rPr>
      </w:pPr>
      <w:r w:rsidRPr="00C1225B">
        <w:rPr>
          <w:rFonts w:hint="eastAsia"/>
          <w:szCs w:val="22"/>
        </w:rPr>
        <w:t xml:space="preserve">2017. 4. </w:t>
      </w:r>
      <w:r w:rsidRPr="00C1225B">
        <w:rPr>
          <w:szCs w:val="22"/>
        </w:rPr>
        <w:t xml:space="preserve">24. </w:t>
      </w:r>
      <w:r w:rsidRPr="00C1225B">
        <w:rPr>
          <w:rFonts w:hint="eastAsia"/>
          <w:szCs w:val="22"/>
        </w:rPr>
        <w:t>안전진단</w:t>
      </w:r>
      <w:r w:rsidRPr="00C1225B">
        <w:rPr>
          <w:rFonts w:hint="eastAsia"/>
          <w:szCs w:val="22"/>
        </w:rPr>
        <w:t xml:space="preserve"> </w:t>
      </w:r>
      <w:r w:rsidRPr="00C1225B">
        <w:rPr>
          <w:rFonts w:hint="eastAsia"/>
          <w:szCs w:val="22"/>
        </w:rPr>
        <w:t>시정조치</w:t>
      </w:r>
      <w:r w:rsidRPr="00C1225B">
        <w:rPr>
          <w:rFonts w:hint="eastAsia"/>
          <w:szCs w:val="22"/>
        </w:rPr>
        <w:t xml:space="preserve"> </w:t>
      </w:r>
      <w:r w:rsidRPr="00C1225B">
        <w:rPr>
          <w:rFonts w:hint="eastAsia"/>
          <w:szCs w:val="22"/>
        </w:rPr>
        <w:t>완료보고</w:t>
      </w:r>
      <w:r w:rsidRPr="00C1225B">
        <w:rPr>
          <w:rFonts w:hint="eastAsia"/>
          <w:szCs w:val="22"/>
        </w:rPr>
        <w:t>(</w:t>
      </w:r>
      <w:r>
        <w:rPr>
          <w:rFonts w:hint="eastAsia"/>
          <w:szCs w:val="22"/>
        </w:rPr>
        <w:t>상기</w:t>
      </w:r>
      <w:r>
        <w:rPr>
          <w:rFonts w:hint="eastAsia"/>
          <w:szCs w:val="22"/>
        </w:rPr>
        <w:t xml:space="preserve"> </w:t>
      </w:r>
      <w:r w:rsidRPr="00C1225B">
        <w:rPr>
          <w:rFonts w:hint="eastAsia"/>
          <w:szCs w:val="22"/>
        </w:rPr>
        <w:t>154</w:t>
      </w:r>
      <w:r>
        <w:rPr>
          <w:rFonts w:hint="eastAsia"/>
          <w:szCs w:val="22"/>
        </w:rPr>
        <w:t>개</w:t>
      </w:r>
      <w:r>
        <w:rPr>
          <w:rFonts w:hint="eastAsia"/>
          <w:szCs w:val="22"/>
        </w:rPr>
        <w:t xml:space="preserve"> </w:t>
      </w:r>
      <w:r>
        <w:rPr>
          <w:rFonts w:hint="eastAsia"/>
          <w:szCs w:val="22"/>
        </w:rPr>
        <w:t>시정요청사항</w:t>
      </w:r>
      <w:r>
        <w:rPr>
          <w:rFonts w:hint="eastAsia"/>
          <w:szCs w:val="22"/>
        </w:rPr>
        <w:t xml:space="preserve"> </w:t>
      </w:r>
      <w:r w:rsidRPr="00C1225B">
        <w:rPr>
          <w:rFonts w:hint="eastAsia"/>
          <w:szCs w:val="22"/>
        </w:rPr>
        <w:t>이행완료</w:t>
      </w:r>
      <w:r w:rsidRPr="00C1225B">
        <w:rPr>
          <w:rFonts w:hint="eastAsia"/>
          <w:szCs w:val="22"/>
        </w:rPr>
        <w:t>)</w:t>
      </w:r>
    </w:p>
    <w:p w14:paraId="1690ACA6" w14:textId="77777777" w:rsidR="00026A7E" w:rsidRDefault="00026A7E" w:rsidP="00026A7E">
      <w:pPr>
        <w:pStyle w:val="a5"/>
        <w:autoSpaceDN/>
        <w:spacing w:after="240"/>
        <w:ind w:leftChars="0" w:left="907"/>
        <w:rPr>
          <w:szCs w:val="22"/>
        </w:rPr>
      </w:pPr>
      <w:r>
        <w:rPr>
          <w:rFonts w:hint="eastAsia"/>
          <w:szCs w:val="22"/>
        </w:rPr>
        <w:t>답변</w:t>
      </w:r>
      <w:r>
        <w:rPr>
          <w:rFonts w:hint="eastAsia"/>
          <w:szCs w:val="22"/>
        </w:rPr>
        <w:t xml:space="preserve"> </w:t>
      </w:r>
      <w:r>
        <w:rPr>
          <w:rFonts w:hint="eastAsia"/>
          <w:szCs w:val="22"/>
        </w:rPr>
        <w:t>및</w:t>
      </w:r>
      <w:r>
        <w:rPr>
          <w:rFonts w:hint="eastAsia"/>
          <w:szCs w:val="22"/>
        </w:rPr>
        <w:t xml:space="preserve"> </w:t>
      </w:r>
      <w:r>
        <w:rPr>
          <w:rFonts w:hint="eastAsia"/>
          <w:szCs w:val="22"/>
        </w:rPr>
        <w:t>제공자료에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상기</w:t>
      </w:r>
      <w:r>
        <w:rPr>
          <w:rFonts w:hint="eastAsia"/>
          <w:szCs w:val="22"/>
        </w:rPr>
        <w:t xml:space="preserve"> </w:t>
      </w:r>
      <w:r w:rsidRPr="00C1225B">
        <w:rPr>
          <w:szCs w:val="22"/>
        </w:rPr>
        <w:t>76</w:t>
      </w:r>
      <w:r w:rsidRPr="00C1225B">
        <w:rPr>
          <w:rFonts w:hint="eastAsia"/>
          <w:szCs w:val="22"/>
        </w:rPr>
        <w:t>개</w:t>
      </w:r>
      <w:r w:rsidRPr="00C1225B">
        <w:rPr>
          <w:rFonts w:hint="eastAsia"/>
          <w:szCs w:val="22"/>
        </w:rPr>
        <w:t xml:space="preserve"> </w:t>
      </w:r>
      <w:r w:rsidRPr="00C1225B">
        <w:rPr>
          <w:rFonts w:hint="eastAsia"/>
          <w:szCs w:val="22"/>
        </w:rPr>
        <w:t>시정명령</w:t>
      </w:r>
      <w:r w:rsidRPr="00C1225B">
        <w:rPr>
          <w:rFonts w:hint="eastAsia"/>
          <w:szCs w:val="22"/>
        </w:rPr>
        <w:t xml:space="preserve"> </w:t>
      </w:r>
      <w:r>
        <w:rPr>
          <w:rFonts w:hint="eastAsia"/>
          <w:szCs w:val="22"/>
        </w:rPr>
        <w:t>및</w:t>
      </w:r>
      <w:r>
        <w:rPr>
          <w:rFonts w:hint="eastAsia"/>
          <w:szCs w:val="22"/>
        </w:rPr>
        <w:t xml:space="preserve"> </w:t>
      </w:r>
      <w:r w:rsidRPr="00C1225B">
        <w:rPr>
          <w:szCs w:val="22"/>
        </w:rPr>
        <w:t>154</w:t>
      </w:r>
      <w:r w:rsidRPr="00C1225B">
        <w:rPr>
          <w:rFonts w:hint="eastAsia"/>
          <w:szCs w:val="22"/>
        </w:rPr>
        <w:t>개</w:t>
      </w:r>
      <w:r w:rsidRPr="00C1225B">
        <w:rPr>
          <w:rFonts w:hint="eastAsia"/>
          <w:szCs w:val="22"/>
        </w:rPr>
        <w:t xml:space="preserve"> </w:t>
      </w:r>
      <w:r w:rsidRPr="00C1225B">
        <w:rPr>
          <w:rFonts w:hint="eastAsia"/>
          <w:szCs w:val="22"/>
        </w:rPr>
        <w:t>시정</w:t>
      </w:r>
      <w:r>
        <w:rPr>
          <w:rFonts w:hint="eastAsia"/>
          <w:szCs w:val="22"/>
        </w:rPr>
        <w:t>요청사항을</w:t>
      </w:r>
      <w:r>
        <w:rPr>
          <w:rFonts w:hint="eastAsia"/>
          <w:szCs w:val="22"/>
        </w:rPr>
        <w:t xml:space="preserve"> </w:t>
      </w:r>
      <w:r>
        <w:rPr>
          <w:rFonts w:hint="eastAsia"/>
          <w:szCs w:val="22"/>
        </w:rPr>
        <w:t>모두</w:t>
      </w:r>
      <w:r>
        <w:rPr>
          <w:rFonts w:hint="eastAsia"/>
          <w:szCs w:val="22"/>
        </w:rPr>
        <w:t xml:space="preserve"> </w:t>
      </w:r>
      <w:r>
        <w:rPr>
          <w:rFonts w:hint="eastAsia"/>
          <w:szCs w:val="22"/>
        </w:rPr>
        <w:t>이행</w:t>
      </w:r>
      <w:r>
        <w:rPr>
          <w:rFonts w:hint="eastAsia"/>
          <w:szCs w:val="22"/>
        </w:rPr>
        <w:t xml:space="preserve"> </w:t>
      </w:r>
      <w:r>
        <w:rPr>
          <w:rFonts w:hint="eastAsia"/>
          <w:szCs w:val="22"/>
        </w:rPr>
        <w:t>완료한</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p>
    <w:p w14:paraId="473C1FAA" w14:textId="77777777" w:rsidR="00026A7E" w:rsidRDefault="00026A7E" w:rsidP="00026A7E">
      <w:pPr>
        <w:pStyle w:val="a5"/>
        <w:autoSpaceDN/>
        <w:spacing w:after="240"/>
        <w:ind w:leftChars="0" w:left="907"/>
        <w:rPr>
          <w:szCs w:val="22"/>
        </w:rPr>
      </w:pPr>
      <w:r w:rsidRPr="00E13929">
        <w:rPr>
          <w:rFonts w:hint="eastAsia"/>
          <w:szCs w:val="22"/>
        </w:rPr>
        <w:t>상기</w:t>
      </w:r>
      <w:r>
        <w:rPr>
          <w:rFonts w:hint="eastAsia"/>
          <w:szCs w:val="22"/>
        </w:rPr>
        <w:t xml:space="preserve"> </w:t>
      </w:r>
      <w:r>
        <w:rPr>
          <w:rFonts w:hint="eastAsia"/>
          <w:szCs w:val="22"/>
        </w:rPr>
        <w:t>사고</w:t>
      </w:r>
      <w:r>
        <w:rPr>
          <w:rFonts w:hint="eastAsia"/>
          <w:szCs w:val="22"/>
        </w:rPr>
        <w:t xml:space="preserve"> </w:t>
      </w:r>
      <w:r>
        <w:rPr>
          <w:rFonts w:hint="eastAsia"/>
          <w:szCs w:val="22"/>
        </w:rPr>
        <w:t>이</w:t>
      </w:r>
      <w:r w:rsidRPr="00E13929">
        <w:rPr>
          <w:rFonts w:hint="eastAsia"/>
          <w:szCs w:val="22"/>
        </w:rPr>
        <w:t>외</w:t>
      </w:r>
      <w:r w:rsidRPr="00E13929">
        <w:rPr>
          <w:rFonts w:hint="eastAsia"/>
          <w:szCs w:val="22"/>
        </w:rPr>
        <w:t xml:space="preserve"> </w:t>
      </w:r>
      <w:r w:rsidRPr="00E13929">
        <w:rPr>
          <w:rFonts w:hint="eastAsia"/>
          <w:szCs w:val="22"/>
        </w:rPr>
        <w:t>산업재해</w:t>
      </w:r>
      <w:r w:rsidRPr="00E13929">
        <w:rPr>
          <w:rFonts w:hint="eastAsia"/>
          <w:szCs w:val="22"/>
        </w:rPr>
        <w:t xml:space="preserve"> </w:t>
      </w:r>
      <w:r w:rsidRPr="00E13929">
        <w:rPr>
          <w:rFonts w:hint="eastAsia"/>
          <w:szCs w:val="22"/>
        </w:rPr>
        <w:t>이력</w:t>
      </w:r>
      <w:r>
        <w:rPr>
          <w:rFonts w:hint="eastAsia"/>
          <w:szCs w:val="22"/>
        </w:rPr>
        <w:t xml:space="preserve"> </w:t>
      </w:r>
      <w:r>
        <w:rPr>
          <w:szCs w:val="22"/>
        </w:rPr>
        <w:t>65</w:t>
      </w:r>
      <w:r>
        <w:rPr>
          <w:rFonts w:hint="eastAsia"/>
          <w:szCs w:val="22"/>
        </w:rPr>
        <w:t>건이</w:t>
      </w:r>
      <w:r>
        <w:rPr>
          <w:rFonts w:hint="eastAsia"/>
          <w:szCs w:val="22"/>
        </w:rPr>
        <w:t xml:space="preserve"> </w:t>
      </w:r>
      <w:r w:rsidRPr="00E13929">
        <w:rPr>
          <w:rFonts w:hint="eastAsia"/>
          <w:szCs w:val="22"/>
        </w:rPr>
        <w:t>존재함</w:t>
      </w:r>
      <w:r>
        <w:rPr>
          <w:rFonts w:hint="eastAsia"/>
          <w:szCs w:val="22"/>
        </w:rPr>
        <w:t>.</w:t>
      </w:r>
    </w:p>
    <w:p w14:paraId="6897A1E9" w14:textId="77777777" w:rsidR="00026A7E" w:rsidRDefault="00026A7E" w:rsidP="00026A7E">
      <w:pPr>
        <w:pStyle w:val="a5"/>
        <w:numPr>
          <w:ilvl w:val="0"/>
          <w:numId w:val="71"/>
        </w:numPr>
        <w:autoSpaceDN/>
        <w:spacing w:after="240"/>
        <w:ind w:leftChars="0"/>
        <w:rPr>
          <w:szCs w:val="22"/>
        </w:rPr>
      </w:pPr>
      <w:r>
        <w:rPr>
          <w:rFonts w:hint="eastAsia"/>
          <w:szCs w:val="22"/>
        </w:rPr>
        <w:t>이</w:t>
      </w:r>
      <w:r>
        <w:rPr>
          <w:rFonts w:hint="eastAsia"/>
          <w:szCs w:val="22"/>
        </w:rPr>
        <w:t xml:space="preserve"> </w:t>
      </w:r>
      <w:r>
        <w:rPr>
          <w:rFonts w:hint="eastAsia"/>
          <w:szCs w:val="22"/>
        </w:rPr>
        <w:t>중</w:t>
      </w:r>
      <w:r>
        <w:rPr>
          <w:rFonts w:hint="eastAsia"/>
          <w:szCs w:val="22"/>
        </w:rPr>
        <w:t xml:space="preserve"> </w:t>
      </w:r>
      <w:r>
        <w:rPr>
          <w:szCs w:val="22"/>
        </w:rPr>
        <w:t>3</w:t>
      </w:r>
      <w:r>
        <w:rPr>
          <w:rFonts w:hint="eastAsia"/>
          <w:szCs w:val="22"/>
        </w:rPr>
        <w:t>건</w:t>
      </w:r>
      <w:r>
        <w:rPr>
          <w:rFonts w:hint="eastAsia"/>
          <w:szCs w:val="22"/>
        </w:rPr>
        <w:t xml:space="preserve"> </w:t>
      </w:r>
      <w:r w:rsidRPr="00271509">
        <w:rPr>
          <w:rFonts w:hint="eastAsia"/>
          <w:szCs w:val="22"/>
        </w:rPr>
        <w:t>산</w:t>
      </w:r>
      <w:r>
        <w:rPr>
          <w:rFonts w:hint="eastAsia"/>
          <w:szCs w:val="22"/>
        </w:rPr>
        <w:t>업</w:t>
      </w:r>
      <w:r w:rsidRPr="00271509">
        <w:rPr>
          <w:rFonts w:hint="eastAsia"/>
          <w:szCs w:val="22"/>
        </w:rPr>
        <w:t>재</w:t>
      </w:r>
      <w:r>
        <w:rPr>
          <w:rFonts w:hint="eastAsia"/>
          <w:szCs w:val="22"/>
        </w:rPr>
        <w:t>해</w:t>
      </w:r>
      <w:r>
        <w:rPr>
          <w:rFonts w:hint="eastAsia"/>
          <w:szCs w:val="22"/>
        </w:rPr>
        <w:t xml:space="preserve"> </w:t>
      </w:r>
      <w:r>
        <w:rPr>
          <w:rFonts w:hint="eastAsia"/>
          <w:szCs w:val="22"/>
        </w:rPr>
        <w:t>근로자</w:t>
      </w:r>
      <w:r>
        <w:rPr>
          <w:rStyle w:val="ac"/>
          <w:szCs w:val="22"/>
        </w:rPr>
        <w:footnoteReference w:id="31"/>
      </w:r>
      <w:r>
        <w:rPr>
          <w:rFonts w:hint="eastAsia"/>
          <w:szCs w:val="22"/>
        </w:rPr>
        <w:t xml:space="preserve"> </w:t>
      </w:r>
      <w:r>
        <w:rPr>
          <w:rFonts w:hint="eastAsia"/>
          <w:szCs w:val="22"/>
        </w:rPr>
        <w:t>현재</w:t>
      </w:r>
      <w:r>
        <w:rPr>
          <w:rFonts w:hint="eastAsia"/>
          <w:szCs w:val="22"/>
        </w:rPr>
        <w:t xml:space="preserve"> </w:t>
      </w:r>
      <w:r>
        <w:rPr>
          <w:rFonts w:hint="eastAsia"/>
          <w:szCs w:val="22"/>
        </w:rPr>
        <w:t>요양</w:t>
      </w:r>
      <w:r>
        <w:rPr>
          <w:rFonts w:hint="eastAsia"/>
          <w:szCs w:val="22"/>
        </w:rPr>
        <w:t xml:space="preserve"> </w:t>
      </w:r>
      <w:r>
        <w:rPr>
          <w:rFonts w:hint="eastAsia"/>
          <w:szCs w:val="22"/>
        </w:rPr>
        <w:t>중이나</w:t>
      </w:r>
      <w:r>
        <w:rPr>
          <w:rFonts w:hint="eastAsia"/>
          <w:szCs w:val="22"/>
        </w:rPr>
        <w:t>,</w:t>
      </w:r>
      <w:r>
        <w:rPr>
          <w:szCs w:val="22"/>
        </w:rPr>
        <w:t xml:space="preserve"> </w:t>
      </w:r>
      <w:r>
        <w:rPr>
          <w:rFonts w:hint="eastAsia"/>
          <w:szCs w:val="22"/>
        </w:rPr>
        <w:t>민사소송</w:t>
      </w:r>
      <w:r>
        <w:rPr>
          <w:rFonts w:hint="eastAsia"/>
          <w:szCs w:val="22"/>
        </w:rPr>
        <w:t xml:space="preserve"> </w:t>
      </w:r>
      <w:r>
        <w:rPr>
          <w:rFonts w:hint="eastAsia"/>
          <w:szCs w:val="22"/>
        </w:rPr>
        <w:t>제기</w:t>
      </w:r>
      <w:r>
        <w:rPr>
          <w:rFonts w:hint="eastAsia"/>
          <w:szCs w:val="22"/>
        </w:rPr>
        <w:t xml:space="preserve"> </w:t>
      </w:r>
      <w:r>
        <w:rPr>
          <w:rFonts w:hint="eastAsia"/>
          <w:szCs w:val="22"/>
        </w:rPr>
        <w:t>등은</w:t>
      </w:r>
      <w:r>
        <w:rPr>
          <w:rFonts w:hint="eastAsia"/>
          <w:szCs w:val="22"/>
        </w:rPr>
        <w:t xml:space="preserve"> </w:t>
      </w:r>
      <w:r>
        <w:rPr>
          <w:rFonts w:hint="eastAsia"/>
          <w:szCs w:val="22"/>
        </w:rPr>
        <w:t>없었고</w:t>
      </w:r>
      <w:r>
        <w:rPr>
          <w:rFonts w:hint="eastAsia"/>
          <w:szCs w:val="22"/>
        </w:rPr>
        <w:t xml:space="preserve"> </w:t>
      </w:r>
      <w:r>
        <w:rPr>
          <w:rFonts w:hint="eastAsia"/>
          <w:szCs w:val="22"/>
        </w:rPr>
        <w:t>관련</w:t>
      </w:r>
      <w:r>
        <w:rPr>
          <w:rFonts w:hint="eastAsia"/>
          <w:szCs w:val="22"/>
        </w:rPr>
        <w:t xml:space="preserve"> </w:t>
      </w:r>
      <w:r>
        <w:rPr>
          <w:rFonts w:hint="eastAsia"/>
          <w:szCs w:val="22"/>
        </w:rPr>
        <w:t>산업안전조치는</w:t>
      </w:r>
      <w:r>
        <w:rPr>
          <w:rFonts w:hint="eastAsia"/>
          <w:szCs w:val="22"/>
        </w:rPr>
        <w:t xml:space="preserve"> </w:t>
      </w:r>
      <w:r>
        <w:rPr>
          <w:rFonts w:hint="eastAsia"/>
          <w:szCs w:val="22"/>
        </w:rPr>
        <w:t>이행함</w:t>
      </w:r>
      <w:r>
        <w:rPr>
          <w:rFonts w:hint="eastAsia"/>
          <w:szCs w:val="22"/>
        </w:rPr>
        <w:t>.</w:t>
      </w:r>
    </w:p>
    <w:p w14:paraId="43B8357E" w14:textId="77777777" w:rsidR="00026A7E" w:rsidRDefault="00026A7E" w:rsidP="00026A7E">
      <w:pPr>
        <w:pStyle w:val="a5"/>
        <w:numPr>
          <w:ilvl w:val="0"/>
          <w:numId w:val="71"/>
        </w:numPr>
        <w:autoSpaceDN/>
        <w:spacing w:after="240"/>
        <w:ind w:leftChars="0"/>
        <w:rPr>
          <w:szCs w:val="22"/>
        </w:rPr>
      </w:pPr>
      <w:r>
        <w:rPr>
          <w:rFonts w:hint="eastAsia"/>
          <w:szCs w:val="22"/>
        </w:rPr>
        <w:t>산업재해</w:t>
      </w:r>
      <w:r>
        <w:rPr>
          <w:rFonts w:hint="eastAsia"/>
          <w:szCs w:val="22"/>
        </w:rPr>
        <w:t xml:space="preserve"> </w:t>
      </w:r>
      <w:r>
        <w:rPr>
          <w:rFonts w:hint="eastAsia"/>
          <w:szCs w:val="22"/>
        </w:rPr>
        <w:t>발생에</w:t>
      </w:r>
      <w:r>
        <w:rPr>
          <w:rFonts w:hint="eastAsia"/>
          <w:szCs w:val="22"/>
        </w:rPr>
        <w:t xml:space="preserve"> </w:t>
      </w:r>
      <w:r>
        <w:rPr>
          <w:rFonts w:hint="eastAsia"/>
          <w:szCs w:val="22"/>
        </w:rPr>
        <w:t>따라</w:t>
      </w:r>
      <w:r>
        <w:rPr>
          <w:rFonts w:hint="eastAsia"/>
          <w:szCs w:val="22"/>
        </w:rPr>
        <w:t xml:space="preserve">, </w:t>
      </w:r>
      <w:r>
        <w:rPr>
          <w:rFonts w:hint="eastAsia"/>
          <w:szCs w:val="22"/>
        </w:rPr>
        <w:t>관할</w:t>
      </w:r>
      <w:r>
        <w:rPr>
          <w:rFonts w:hint="eastAsia"/>
          <w:szCs w:val="22"/>
        </w:rPr>
        <w:t xml:space="preserve"> </w:t>
      </w:r>
      <w:r>
        <w:rPr>
          <w:rFonts w:hint="eastAsia"/>
          <w:szCs w:val="22"/>
        </w:rPr>
        <w:t>노동관청이나</w:t>
      </w:r>
      <w:r>
        <w:rPr>
          <w:rFonts w:hint="eastAsia"/>
          <w:szCs w:val="22"/>
        </w:rPr>
        <w:t xml:space="preserve"> </w:t>
      </w:r>
      <w:r>
        <w:rPr>
          <w:rFonts w:hint="eastAsia"/>
          <w:szCs w:val="22"/>
        </w:rPr>
        <w:t>근로자</w:t>
      </w:r>
      <w:r>
        <w:rPr>
          <w:rFonts w:hint="eastAsia"/>
          <w:szCs w:val="22"/>
        </w:rPr>
        <w:t xml:space="preserve"> </w:t>
      </w:r>
      <w:r>
        <w:rPr>
          <w:rFonts w:hint="eastAsia"/>
          <w:szCs w:val="22"/>
        </w:rPr>
        <w:t>등으로부터</w:t>
      </w:r>
      <w:r>
        <w:rPr>
          <w:rFonts w:hint="eastAsia"/>
          <w:szCs w:val="22"/>
        </w:rPr>
        <w:t xml:space="preserve"> </w:t>
      </w:r>
      <w:r>
        <w:rPr>
          <w:rFonts w:hint="eastAsia"/>
          <w:szCs w:val="22"/>
        </w:rPr>
        <w:t>별도</w:t>
      </w:r>
      <w:r>
        <w:rPr>
          <w:rFonts w:hint="eastAsia"/>
          <w:szCs w:val="22"/>
        </w:rPr>
        <w:t xml:space="preserve"> </w:t>
      </w:r>
      <w:proofErr w:type="spellStart"/>
      <w:r>
        <w:rPr>
          <w:rFonts w:hint="eastAsia"/>
          <w:szCs w:val="22"/>
        </w:rPr>
        <w:t>제기받은</w:t>
      </w:r>
      <w:proofErr w:type="spellEnd"/>
      <w:r>
        <w:rPr>
          <w:rFonts w:hint="eastAsia"/>
          <w:szCs w:val="22"/>
        </w:rPr>
        <w:t xml:space="preserve"> </w:t>
      </w:r>
      <w:r>
        <w:rPr>
          <w:rFonts w:hint="eastAsia"/>
          <w:szCs w:val="22"/>
        </w:rPr>
        <w:t>안전조치</w:t>
      </w:r>
      <w:r>
        <w:rPr>
          <w:rFonts w:hint="eastAsia"/>
          <w:szCs w:val="22"/>
        </w:rPr>
        <w:t xml:space="preserve"> </w:t>
      </w:r>
      <w:r>
        <w:rPr>
          <w:rFonts w:hint="eastAsia"/>
          <w:szCs w:val="22"/>
        </w:rPr>
        <w:t>요구사항은</w:t>
      </w:r>
      <w:r>
        <w:rPr>
          <w:rFonts w:hint="eastAsia"/>
          <w:szCs w:val="22"/>
        </w:rPr>
        <w:t xml:space="preserve"> </w:t>
      </w:r>
      <w:r>
        <w:rPr>
          <w:rFonts w:hint="eastAsia"/>
          <w:szCs w:val="22"/>
        </w:rPr>
        <w:t>없었다고</w:t>
      </w:r>
      <w:r>
        <w:rPr>
          <w:rFonts w:hint="eastAsia"/>
          <w:szCs w:val="22"/>
        </w:rPr>
        <w:t xml:space="preserve"> </w:t>
      </w:r>
      <w:r>
        <w:rPr>
          <w:rFonts w:hint="eastAsia"/>
          <w:szCs w:val="22"/>
        </w:rPr>
        <w:t>함</w:t>
      </w:r>
      <w:r>
        <w:rPr>
          <w:rFonts w:hint="eastAsia"/>
          <w:szCs w:val="22"/>
        </w:rPr>
        <w:t xml:space="preserve">. </w:t>
      </w:r>
    </w:p>
    <w:p w14:paraId="0CE90336" w14:textId="77777777" w:rsidR="00026A7E" w:rsidRDefault="00026A7E" w:rsidP="00026A7E">
      <w:pPr>
        <w:pStyle w:val="a5"/>
        <w:autoSpaceDN/>
        <w:spacing w:after="240"/>
        <w:ind w:leftChars="0" w:left="907"/>
        <w:rPr>
          <w:szCs w:val="22"/>
        </w:rPr>
      </w:pPr>
      <w:r w:rsidRPr="002445E2">
        <w:rPr>
          <w:rFonts w:hint="eastAsia"/>
          <w:szCs w:val="22"/>
        </w:rPr>
        <w:t xml:space="preserve">2020. 5. </w:t>
      </w:r>
      <w:r w:rsidRPr="002445E2">
        <w:rPr>
          <w:szCs w:val="22"/>
        </w:rPr>
        <w:t>28.</w:t>
      </w:r>
      <w:r w:rsidRPr="002445E2">
        <w:rPr>
          <w:rFonts w:hint="eastAsia"/>
          <w:szCs w:val="22"/>
        </w:rPr>
        <w:t xml:space="preserve"> </w:t>
      </w:r>
      <w:r w:rsidRPr="002445E2">
        <w:rPr>
          <w:rFonts w:hint="eastAsia"/>
          <w:szCs w:val="22"/>
        </w:rPr>
        <w:t>고용노동부의</w:t>
      </w:r>
      <w:r w:rsidRPr="002445E2">
        <w:rPr>
          <w:rFonts w:hint="eastAsia"/>
          <w:szCs w:val="22"/>
        </w:rPr>
        <w:t xml:space="preserve"> </w:t>
      </w:r>
      <w:proofErr w:type="spellStart"/>
      <w:r w:rsidRPr="002445E2">
        <w:rPr>
          <w:rFonts w:hint="eastAsia"/>
          <w:szCs w:val="22"/>
        </w:rPr>
        <w:t>안점점검</w:t>
      </w:r>
      <w:proofErr w:type="spellEnd"/>
      <w:r w:rsidRPr="002445E2">
        <w:rPr>
          <w:rFonts w:hint="eastAsia"/>
          <w:szCs w:val="22"/>
        </w:rPr>
        <w:t xml:space="preserve"> </w:t>
      </w:r>
      <w:r w:rsidRPr="002445E2">
        <w:rPr>
          <w:rFonts w:hint="eastAsia"/>
          <w:szCs w:val="22"/>
        </w:rPr>
        <w:t>결과</w:t>
      </w:r>
      <w:r w:rsidRPr="002445E2">
        <w:rPr>
          <w:rFonts w:hint="eastAsia"/>
          <w:szCs w:val="22"/>
        </w:rPr>
        <w:t>,</w:t>
      </w:r>
      <w:r w:rsidRPr="002445E2">
        <w:rPr>
          <w:szCs w:val="22"/>
        </w:rPr>
        <w:t xml:space="preserve"> </w:t>
      </w:r>
      <w:r>
        <w:rPr>
          <w:szCs w:val="22"/>
        </w:rPr>
        <w:t>“</w:t>
      </w:r>
      <w:r w:rsidRPr="002445E2">
        <w:rPr>
          <w:rFonts w:hint="eastAsia"/>
          <w:szCs w:val="22"/>
        </w:rPr>
        <w:t>보일러</w:t>
      </w:r>
      <w:r w:rsidRPr="002445E2">
        <w:rPr>
          <w:rFonts w:hint="eastAsia"/>
          <w:szCs w:val="22"/>
        </w:rPr>
        <w:t xml:space="preserve"> </w:t>
      </w:r>
      <w:r w:rsidRPr="002445E2">
        <w:rPr>
          <w:rFonts w:hint="eastAsia"/>
          <w:szCs w:val="22"/>
        </w:rPr>
        <w:t>외부</w:t>
      </w:r>
      <w:r w:rsidRPr="002445E2">
        <w:rPr>
          <w:rFonts w:hint="eastAsia"/>
          <w:szCs w:val="22"/>
        </w:rPr>
        <w:t xml:space="preserve"> </w:t>
      </w:r>
      <w:r w:rsidRPr="002445E2">
        <w:rPr>
          <w:rFonts w:hint="eastAsia"/>
          <w:szCs w:val="22"/>
        </w:rPr>
        <w:t>분쇄기</w:t>
      </w:r>
      <w:r w:rsidRPr="002445E2">
        <w:rPr>
          <w:rFonts w:hint="eastAsia"/>
          <w:szCs w:val="22"/>
        </w:rPr>
        <w:t xml:space="preserve"> </w:t>
      </w:r>
      <w:r w:rsidRPr="002445E2">
        <w:rPr>
          <w:rFonts w:hint="eastAsia"/>
          <w:szCs w:val="22"/>
        </w:rPr>
        <w:t>측면</w:t>
      </w:r>
      <w:r w:rsidRPr="002445E2">
        <w:rPr>
          <w:rFonts w:hint="eastAsia"/>
          <w:szCs w:val="22"/>
        </w:rPr>
        <w:t xml:space="preserve"> </w:t>
      </w:r>
      <w:r w:rsidRPr="002445E2">
        <w:rPr>
          <w:rFonts w:hint="eastAsia"/>
          <w:szCs w:val="22"/>
        </w:rPr>
        <w:t>안전난간</w:t>
      </w:r>
      <w:r w:rsidRPr="002445E2">
        <w:rPr>
          <w:rFonts w:hint="eastAsia"/>
          <w:szCs w:val="22"/>
        </w:rPr>
        <w:t xml:space="preserve"> </w:t>
      </w:r>
      <w:proofErr w:type="spellStart"/>
      <w:r w:rsidRPr="002445E2">
        <w:rPr>
          <w:rFonts w:hint="eastAsia"/>
          <w:szCs w:val="22"/>
        </w:rPr>
        <w:t>미설치</w:t>
      </w:r>
      <w:proofErr w:type="spellEnd"/>
      <w:r w:rsidRPr="002445E2">
        <w:rPr>
          <w:rFonts w:hint="eastAsia"/>
          <w:szCs w:val="22"/>
        </w:rPr>
        <w:t>,</w:t>
      </w:r>
      <w:r w:rsidRPr="002445E2">
        <w:rPr>
          <w:szCs w:val="22"/>
        </w:rPr>
        <w:t xml:space="preserve"> </w:t>
      </w:r>
      <w:proofErr w:type="spellStart"/>
      <w:r w:rsidRPr="002445E2">
        <w:rPr>
          <w:rFonts w:hint="eastAsia"/>
          <w:szCs w:val="22"/>
        </w:rPr>
        <w:t>공무실</w:t>
      </w:r>
      <w:proofErr w:type="spellEnd"/>
      <w:r w:rsidRPr="002445E2">
        <w:rPr>
          <w:rFonts w:hint="eastAsia"/>
          <w:szCs w:val="22"/>
        </w:rPr>
        <w:t xml:space="preserve"> </w:t>
      </w:r>
      <w:r w:rsidRPr="002445E2">
        <w:rPr>
          <w:rFonts w:hint="eastAsia"/>
          <w:szCs w:val="22"/>
        </w:rPr>
        <w:t>차단기</w:t>
      </w:r>
      <w:r w:rsidRPr="002445E2">
        <w:rPr>
          <w:rFonts w:hint="eastAsia"/>
          <w:szCs w:val="22"/>
        </w:rPr>
        <w:t xml:space="preserve"> </w:t>
      </w:r>
      <w:proofErr w:type="spellStart"/>
      <w:r w:rsidRPr="002445E2">
        <w:rPr>
          <w:rFonts w:hint="eastAsia"/>
          <w:szCs w:val="22"/>
        </w:rPr>
        <w:t>충전부</w:t>
      </w:r>
      <w:proofErr w:type="spellEnd"/>
      <w:r w:rsidRPr="002445E2">
        <w:rPr>
          <w:rFonts w:hint="eastAsia"/>
          <w:szCs w:val="22"/>
        </w:rPr>
        <w:t xml:space="preserve"> </w:t>
      </w:r>
      <w:r w:rsidRPr="002445E2">
        <w:rPr>
          <w:rFonts w:hint="eastAsia"/>
          <w:szCs w:val="22"/>
        </w:rPr>
        <w:t>절연덮개</w:t>
      </w:r>
      <w:r w:rsidRPr="002445E2">
        <w:rPr>
          <w:rFonts w:hint="eastAsia"/>
          <w:szCs w:val="22"/>
        </w:rPr>
        <w:t xml:space="preserve"> </w:t>
      </w:r>
      <w:proofErr w:type="spellStart"/>
      <w:r w:rsidRPr="002445E2">
        <w:rPr>
          <w:rFonts w:hint="eastAsia"/>
          <w:szCs w:val="22"/>
        </w:rPr>
        <w:t>미설치</w:t>
      </w:r>
      <w:proofErr w:type="spellEnd"/>
      <w:r w:rsidRPr="002445E2">
        <w:rPr>
          <w:rFonts w:hint="eastAsia"/>
          <w:szCs w:val="22"/>
        </w:rPr>
        <w:t>,</w:t>
      </w:r>
      <w:r w:rsidRPr="002445E2">
        <w:rPr>
          <w:szCs w:val="22"/>
        </w:rPr>
        <w:t xml:space="preserve"> 5</w:t>
      </w:r>
      <w:r w:rsidRPr="002445E2">
        <w:rPr>
          <w:rFonts w:hint="eastAsia"/>
          <w:szCs w:val="22"/>
        </w:rPr>
        <w:t>라인</w:t>
      </w:r>
      <w:r w:rsidRPr="002445E2">
        <w:rPr>
          <w:rFonts w:hint="eastAsia"/>
          <w:szCs w:val="22"/>
        </w:rPr>
        <w:t xml:space="preserve"> </w:t>
      </w:r>
      <w:proofErr w:type="spellStart"/>
      <w:r w:rsidRPr="002445E2">
        <w:rPr>
          <w:rFonts w:hint="eastAsia"/>
          <w:szCs w:val="22"/>
        </w:rPr>
        <w:t>포장실</w:t>
      </w:r>
      <w:proofErr w:type="spellEnd"/>
      <w:r w:rsidRPr="002445E2">
        <w:rPr>
          <w:rFonts w:hint="eastAsia"/>
          <w:szCs w:val="22"/>
        </w:rPr>
        <w:t xml:space="preserve"> </w:t>
      </w:r>
      <w:r w:rsidRPr="002445E2">
        <w:rPr>
          <w:rFonts w:hint="eastAsia"/>
          <w:szCs w:val="22"/>
        </w:rPr>
        <w:t>계단</w:t>
      </w:r>
      <w:r w:rsidRPr="002445E2">
        <w:rPr>
          <w:rFonts w:hint="eastAsia"/>
          <w:szCs w:val="22"/>
        </w:rPr>
        <w:t xml:space="preserve"> </w:t>
      </w:r>
      <w:r w:rsidRPr="002445E2">
        <w:rPr>
          <w:rFonts w:hint="eastAsia"/>
          <w:szCs w:val="22"/>
        </w:rPr>
        <w:t>측면</w:t>
      </w:r>
      <w:r w:rsidRPr="002445E2">
        <w:rPr>
          <w:rFonts w:hint="eastAsia"/>
          <w:szCs w:val="22"/>
        </w:rPr>
        <w:t xml:space="preserve"> </w:t>
      </w:r>
      <w:r w:rsidRPr="002445E2">
        <w:rPr>
          <w:rFonts w:hint="eastAsia"/>
          <w:szCs w:val="22"/>
        </w:rPr>
        <w:t>안전난간</w:t>
      </w:r>
      <w:r w:rsidRPr="002445E2">
        <w:rPr>
          <w:rFonts w:hint="eastAsia"/>
          <w:szCs w:val="22"/>
        </w:rPr>
        <w:t>/</w:t>
      </w:r>
      <w:proofErr w:type="spellStart"/>
      <w:r w:rsidRPr="002445E2">
        <w:rPr>
          <w:rFonts w:hint="eastAsia"/>
          <w:szCs w:val="22"/>
        </w:rPr>
        <w:t>중간난간대</w:t>
      </w:r>
      <w:proofErr w:type="spellEnd"/>
      <w:r w:rsidRPr="002445E2">
        <w:rPr>
          <w:rFonts w:hint="eastAsia"/>
          <w:szCs w:val="22"/>
        </w:rPr>
        <w:t xml:space="preserve"> </w:t>
      </w:r>
      <w:proofErr w:type="spellStart"/>
      <w:r w:rsidRPr="002445E2">
        <w:rPr>
          <w:rFonts w:hint="eastAsia"/>
          <w:szCs w:val="22"/>
        </w:rPr>
        <w:t>미설치</w:t>
      </w:r>
      <w:proofErr w:type="spellEnd"/>
      <w:r w:rsidRPr="002445E2">
        <w:rPr>
          <w:rFonts w:hint="eastAsia"/>
          <w:szCs w:val="22"/>
        </w:rPr>
        <w:t>,</w:t>
      </w:r>
      <w:r w:rsidRPr="002445E2">
        <w:rPr>
          <w:szCs w:val="22"/>
        </w:rPr>
        <w:t xml:space="preserve"> </w:t>
      </w:r>
      <w:proofErr w:type="spellStart"/>
      <w:r w:rsidRPr="002445E2">
        <w:rPr>
          <w:rFonts w:hint="eastAsia"/>
          <w:szCs w:val="22"/>
        </w:rPr>
        <w:t>공무실</w:t>
      </w:r>
      <w:proofErr w:type="spellEnd"/>
      <w:r w:rsidRPr="002445E2">
        <w:rPr>
          <w:rFonts w:hint="eastAsia"/>
          <w:szCs w:val="22"/>
        </w:rPr>
        <w:t xml:space="preserve"> </w:t>
      </w:r>
      <w:r w:rsidRPr="002445E2">
        <w:rPr>
          <w:rFonts w:hint="eastAsia"/>
          <w:szCs w:val="22"/>
        </w:rPr>
        <w:t>등</w:t>
      </w:r>
      <w:r w:rsidRPr="002445E2">
        <w:rPr>
          <w:rFonts w:hint="eastAsia"/>
          <w:szCs w:val="22"/>
        </w:rPr>
        <w:t xml:space="preserve"> </w:t>
      </w:r>
      <w:r w:rsidRPr="002445E2">
        <w:rPr>
          <w:rFonts w:hint="eastAsia"/>
          <w:szCs w:val="22"/>
        </w:rPr>
        <w:t>선풍기</w:t>
      </w:r>
      <w:r w:rsidRPr="002445E2">
        <w:rPr>
          <w:rFonts w:hint="eastAsia"/>
          <w:szCs w:val="22"/>
        </w:rPr>
        <w:t xml:space="preserve"> </w:t>
      </w:r>
      <w:r w:rsidRPr="002445E2">
        <w:rPr>
          <w:rFonts w:hint="eastAsia"/>
          <w:szCs w:val="22"/>
        </w:rPr>
        <w:t>회전부분</w:t>
      </w:r>
      <w:r w:rsidRPr="002445E2">
        <w:rPr>
          <w:rFonts w:hint="eastAsia"/>
          <w:szCs w:val="22"/>
        </w:rPr>
        <w:t xml:space="preserve"> </w:t>
      </w:r>
      <w:proofErr w:type="spellStart"/>
      <w:r w:rsidRPr="002445E2">
        <w:rPr>
          <w:rFonts w:hint="eastAsia"/>
          <w:szCs w:val="22"/>
        </w:rPr>
        <w:t>방호망</w:t>
      </w:r>
      <w:proofErr w:type="spellEnd"/>
      <w:r w:rsidRPr="002445E2">
        <w:rPr>
          <w:rFonts w:hint="eastAsia"/>
          <w:szCs w:val="22"/>
        </w:rPr>
        <w:t xml:space="preserve"> </w:t>
      </w:r>
      <w:proofErr w:type="spellStart"/>
      <w:r w:rsidRPr="002445E2">
        <w:rPr>
          <w:rFonts w:hint="eastAsia"/>
          <w:szCs w:val="22"/>
        </w:rPr>
        <w:t>미설치</w:t>
      </w:r>
      <w:proofErr w:type="spellEnd"/>
      <w:r w:rsidRPr="002445E2">
        <w:rPr>
          <w:rFonts w:hint="eastAsia"/>
          <w:szCs w:val="22"/>
        </w:rPr>
        <w:t xml:space="preserve">, </w:t>
      </w:r>
      <w:r w:rsidRPr="002445E2">
        <w:rPr>
          <w:rFonts w:hint="eastAsia"/>
          <w:szCs w:val="22"/>
        </w:rPr>
        <w:t>지게차</w:t>
      </w:r>
      <w:r w:rsidRPr="002445E2">
        <w:rPr>
          <w:rFonts w:hint="eastAsia"/>
          <w:szCs w:val="22"/>
        </w:rPr>
        <w:t xml:space="preserve"> </w:t>
      </w:r>
      <w:r w:rsidRPr="002445E2">
        <w:rPr>
          <w:rFonts w:hint="eastAsia"/>
          <w:szCs w:val="22"/>
        </w:rPr>
        <w:t>특별교육</w:t>
      </w:r>
      <w:r w:rsidRPr="002445E2">
        <w:rPr>
          <w:rFonts w:hint="eastAsia"/>
          <w:szCs w:val="22"/>
        </w:rPr>
        <w:t xml:space="preserve"> </w:t>
      </w:r>
      <w:proofErr w:type="spellStart"/>
      <w:r w:rsidRPr="002445E2">
        <w:rPr>
          <w:rFonts w:hint="eastAsia"/>
          <w:szCs w:val="22"/>
        </w:rPr>
        <w:t>미설치</w:t>
      </w:r>
      <w:proofErr w:type="spellEnd"/>
      <w:r w:rsidRPr="002445E2">
        <w:rPr>
          <w:rFonts w:hint="eastAsia"/>
          <w:szCs w:val="22"/>
        </w:rPr>
        <w:t>,</w:t>
      </w:r>
      <w:r w:rsidRPr="002445E2">
        <w:rPr>
          <w:szCs w:val="22"/>
        </w:rPr>
        <w:t xml:space="preserve"> </w:t>
      </w:r>
      <w:r w:rsidRPr="002445E2">
        <w:rPr>
          <w:rFonts w:hint="eastAsia"/>
          <w:szCs w:val="22"/>
        </w:rPr>
        <w:t>정기안전교육</w:t>
      </w:r>
      <w:r w:rsidRPr="002445E2">
        <w:rPr>
          <w:rFonts w:hint="eastAsia"/>
          <w:szCs w:val="22"/>
        </w:rPr>
        <w:t xml:space="preserve"> </w:t>
      </w:r>
      <w:proofErr w:type="spellStart"/>
      <w:r w:rsidRPr="002445E2">
        <w:rPr>
          <w:rFonts w:hint="eastAsia"/>
          <w:szCs w:val="22"/>
        </w:rPr>
        <w:t>미실시</w:t>
      </w:r>
      <w:proofErr w:type="spellEnd"/>
      <w:r w:rsidRPr="002445E2">
        <w:rPr>
          <w:rFonts w:hint="eastAsia"/>
          <w:szCs w:val="22"/>
        </w:rPr>
        <w:t>,</w:t>
      </w:r>
      <w:r w:rsidRPr="002445E2">
        <w:rPr>
          <w:szCs w:val="22"/>
        </w:rPr>
        <w:t xml:space="preserve"> </w:t>
      </w:r>
      <w:r w:rsidRPr="002445E2">
        <w:rPr>
          <w:rFonts w:hint="eastAsia"/>
          <w:szCs w:val="22"/>
        </w:rPr>
        <w:t>산업재해조사표</w:t>
      </w:r>
      <w:r w:rsidRPr="002445E2">
        <w:rPr>
          <w:rFonts w:hint="eastAsia"/>
          <w:szCs w:val="22"/>
        </w:rPr>
        <w:t xml:space="preserve"> </w:t>
      </w:r>
      <w:r w:rsidRPr="002445E2">
        <w:rPr>
          <w:rFonts w:hint="eastAsia"/>
          <w:szCs w:val="22"/>
        </w:rPr>
        <w:t>지연제출</w:t>
      </w:r>
      <w:r>
        <w:rPr>
          <w:rFonts w:hint="eastAsia"/>
          <w:szCs w:val="22"/>
        </w:rPr>
        <w:t xml:space="preserve"> </w:t>
      </w:r>
      <w:r>
        <w:rPr>
          <w:rFonts w:hint="eastAsia"/>
          <w:szCs w:val="22"/>
        </w:rPr>
        <w:t>및</w:t>
      </w:r>
      <w:r w:rsidRPr="002445E2">
        <w:rPr>
          <w:rFonts w:hint="eastAsia"/>
          <w:szCs w:val="22"/>
        </w:rPr>
        <w:t xml:space="preserve"> </w:t>
      </w:r>
      <w:r w:rsidRPr="002445E2">
        <w:rPr>
          <w:rFonts w:hint="eastAsia"/>
          <w:szCs w:val="22"/>
        </w:rPr>
        <w:t>지</w:t>
      </w:r>
      <w:r>
        <w:rPr>
          <w:rFonts w:hint="eastAsia"/>
          <w:szCs w:val="22"/>
        </w:rPr>
        <w:t>게</w:t>
      </w:r>
      <w:r w:rsidRPr="002445E2">
        <w:rPr>
          <w:rFonts w:hint="eastAsia"/>
          <w:szCs w:val="22"/>
        </w:rPr>
        <w:t>차</w:t>
      </w:r>
      <w:r w:rsidRPr="002445E2">
        <w:rPr>
          <w:rFonts w:hint="eastAsia"/>
          <w:szCs w:val="22"/>
        </w:rPr>
        <w:t xml:space="preserve"> </w:t>
      </w:r>
      <w:r w:rsidRPr="002445E2">
        <w:rPr>
          <w:rFonts w:hint="eastAsia"/>
          <w:szCs w:val="22"/>
        </w:rPr>
        <w:t>작업계획서</w:t>
      </w:r>
      <w:r w:rsidRPr="002445E2">
        <w:rPr>
          <w:rFonts w:hint="eastAsia"/>
          <w:szCs w:val="22"/>
        </w:rPr>
        <w:t xml:space="preserve"> </w:t>
      </w:r>
      <w:r w:rsidRPr="002445E2">
        <w:rPr>
          <w:rFonts w:hint="eastAsia"/>
          <w:szCs w:val="22"/>
        </w:rPr>
        <w:t>미비</w:t>
      </w:r>
      <w:r w:rsidRPr="002445E2">
        <w:rPr>
          <w:rFonts w:hint="eastAsia"/>
          <w:szCs w:val="22"/>
        </w:rPr>
        <w:t xml:space="preserve"> </w:t>
      </w:r>
      <w:r w:rsidRPr="002445E2">
        <w:rPr>
          <w:rFonts w:hint="eastAsia"/>
          <w:szCs w:val="22"/>
        </w:rPr>
        <w:t>등</w:t>
      </w:r>
      <w:r w:rsidRPr="002445E2">
        <w:rPr>
          <w:rFonts w:hint="eastAsia"/>
          <w:szCs w:val="22"/>
        </w:rPr>
        <w:t xml:space="preserve"> </w:t>
      </w:r>
      <w:r w:rsidRPr="002445E2">
        <w:rPr>
          <w:szCs w:val="22"/>
        </w:rPr>
        <w:t>15</w:t>
      </w:r>
      <w:r w:rsidRPr="002445E2">
        <w:rPr>
          <w:rFonts w:hint="eastAsia"/>
          <w:szCs w:val="22"/>
        </w:rPr>
        <w:t>건</w:t>
      </w:r>
      <w:r>
        <w:rPr>
          <w:szCs w:val="22"/>
        </w:rPr>
        <w:t>”</w:t>
      </w:r>
      <w:r w:rsidRPr="002445E2">
        <w:rPr>
          <w:rFonts w:hint="eastAsia"/>
          <w:szCs w:val="22"/>
        </w:rPr>
        <w:t>을</w:t>
      </w:r>
      <w:r w:rsidRPr="002445E2">
        <w:rPr>
          <w:rFonts w:hint="eastAsia"/>
          <w:szCs w:val="22"/>
        </w:rPr>
        <w:t xml:space="preserve"> </w:t>
      </w:r>
      <w:proofErr w:type="spellStart"/>
      <w:r w:rsidRPr="002445E2">
        <w:rPr>
          <w:rFonts w:hint="eastAsia"/>
          <w:szCs w:val="22"/>
        </w:rPr>
        <w:t>지적받았고</w:t>
      </w:r>
      <w:proofErr w:type="spellEnd"/>
      <w:r w:rsidRPr="002445E2">
        <w:rPr>
          <w:rFonts w:hint="eastAsia"/>
          <w:szCs w:val="22"/>
        </w:rPr>
        <w:t xml:space="preserve">, </w:t>
      </w:r>
      <w:r w:rsidRPr="002445E2">
        <w:rPr>
          <w:rFonts w:hint="eastAsia"/>
          <w:szCs w:val="22"/>
        </w:rPr>
        <w:t>이에</w:t>
      </w:r>
      <w:r w:rsidRPr="002445E2">
        <w:rPr>
          <w:rFonts w:hint="eastAsia"/>
          <w:szCs w:val="22"/>
        </w:rPr>
        <w:t xml:space="preserve"> </w:t>
      </w:r>
      <w:r w:rsidRPr="002445E2">
        <w:rPr>
          <w:rFonts w:hint="eastAsia"/>
          <w:szCs w:val="22"/>
        </w:rPr>
        <w:t>대해</w:t>
      </w:r>
      <w:r w:rsidRPr="002445E2">
        <w:rPr>
          <w:rFonts w:hint="eastAsia"/>
          <w:szCs w:val="22"/>
        </w:rPr>
        <w:t xml:space="preserve"> </w:t>
      </w:r>
      <w:r w:rsidRPr="002445E2">
        <w:rPr>
          <w:rFonts w:hint="eastAsia"/>
          <w:szCs w:val="22"/>
        </w:rPr>
        <w:t>개선을</w:t>
      </w:r>
      <w:r w:rsidRPr="002445E2">
        <w:rPr>
          <w:rFonts w:hint="eastAsia"/>
          <w:szCs w:val="22"/>
        </w:rPr>
        <w:t xml:space="preserve"> </w:t>
      </w:r>
      <w:r w:rsidRPr="002445E2">
        <w:rPr>
          <w:rFonts w:hint="eastAsia"/>
          <w:szCs w:val="22"/>
        </w:rPr>
        <w:t>완료함</w:t>
      </w:r>
      <w:r w:rsidRPr="002445E2">
        <w:rPr>
          <w:rFonts w:hint="eastAsia"/>
          <w:szCs w:val="22"/>
        </w:rPr>
        <w:t>.</w:t>
      </w:r>
    </w:p>
    <w:p w14:paraId="622CD953" w14:textId="77777777" w:rsidR="00026A7E" w:rsidRPr="003E0EF6" w:rsidRDefault="00026A7E" w:rsidP="002F270B">
      <w:pPr>
        <w:pStyle w:val="a5"/>
        <w:numPr>
          <w:ilvl w:val="0"/>
          <w:numId w:val="126"/>
        </w:numPr>
        <w:autoSpaceDN/>
        <w:spacing w:before="240" w:after="240"/>
        <w:ind w:leftChars="0"/>
        <w:outlineLvl w:val="1"/>
        <w:rPr>
          <w:b/>
          <w:color w:val="FF8733" w:themeColor="accent2"/>
          <w:sz w:val="24"/>
        </w:rPr>
      </w:pPr>
      <w:r>
        <w:rPr>
          <w:rFonts w:hint="eastAsia"/>
          <w:b/>
          <w:color w:val="FF8733" w:themeColor="accent2"/>
          <w:sz w:val="24"/>
        </w:rPr>
        <w:t>중대재해</w:t>
      </w:r>
      <w:r>
        <w:rPr>
          <w:rFonts w:hint="eastAsia"/>
          <w:b/>
          <w:color w:val="FF8733" w:themeColor="accent2"/>
          <w:sz w:val="24"/>
        </w:rPr>
        <w:t xml:space="preserve"> </w:t>
      </w:r>
      <w:r>
        <w:rPr>
          <w:rFonts w:hint="eastAsia"/>
          <w:b/>
          <w:color w:val="FF8733" w:themeColor="accent2"/>
          <w:sz w:val="24"/>
        </w:rPr>
        <w:t>예방</w:t>
      </w:r>
      <w:r>
        <w:rPr>
          <w:rFonts w:hint="eastAsia"/>
          <w:b/>
          <w:color w:val="FF8733" w:themeColor="accent2"/>
          <w:sz w:val="24"/>
        </w:rPr>
        <w:t xml:space="preserve"> </w:t>
      </w:r>
      <w:r>
        <w:rPr>
          <w:rFonts w:hint="eastAsia"/>
          <w:b/>
          <w:color w:val="FF8733" w:themeColor="accent2"/>
          <w:sz w:val="24"/>
        </w:rPr>
        <w:t>대응</w:t>
      </w:r>
      <w:r>
        <w:rPr>
          <w:rFonts w:hint="eastAsia"/>
          <w:b/>
          <w:color w:val="FF8733" w:themeColor="accent2"/>
          <w:sz w:val="24"/>
        </w:rPr>
        <w:t xml:space="preserve"> </w:t>
      </w:r>
      <w:r>
        <w:rPr>
          <w:rFonts w:hint="eastAsia"/>
          <w:b/>
          <w:color w:val="FF8733" w:themeColor="accent2"/>
          <w:sz w:val="24"/>
        </w:rPr>
        <w:t>필요성</w:t>
      </w:r>
    </w:p>
    <w:p w14:paraId="6D9A3385" w14:textId="77777777" w:rsidR="00026A7E" w:rsidRDefault="00026A7E" w:rsidP="002F270B">
      <w:pPr>
        <w:pStyle w:val="a5"/>
        <w:numPr>
          <w:ilvl w:val="1"/>
          <w:numId w:val="126"/>
        </w:numPr>
        <w:autoSpaceDN/>
        <w:spacing w:after="240"/>
        <w:ind w:leftChars="0" w:left="908" w:hanging="454"/>
        <w:rPr>
          <w:b/>
          <w:szCs w:val="22"/>
        </w:rPr>
      </w:pPr>
      <w:r>
        <w:rPr>
          <w:rFonts w:hint="eastAsia"/>
          <w:b/>
          <w:szCs w:val="22"/>
        </w:rPr>
        <w:t>사망사고</w:t>
      </w:r>
    </w:p>
    <w:p w14:paraId="4FB76482" w14:textId="77777777" w:rsidR="00026A7E" w:rsidRDefault="00026A7E" w:rsidP="00026A7E">
      <w:pPr>
        <w:pStyle w:val="a5"/>
        <w:autoSpaceDN/>
        <w:spacing w:after="240"/>
        <w:ind w:leftChars="0" w:left="907"/>
        <w:rPr>
          <w:szCs w:val="22"/>
        </w:rPr>
      </w:pPr>
      <w:r w:rsidRPr="00C1225B">
        <w:rPr>
          <w:rFonts w:hint="eastAsia"/>
          <w:szCs w:val="22"/>
        </w:rPr>
        <w:t>2017</w:t>
      </w:r>
      <w:r>
        <w:rPr>
          <w:szCs w:val="22"/>
        </w:rPr>
        <w:t xml:space="preserve">. </w:t>
      </w:r>
      <w:r w:rsidRPr="00C1225B">
        <w:rPr>
          <w:rFonts w:hint="eastAsia"/>
          <w:szCs w:val="22"/>
        </w:rPr>
        <w:t>1</w:t>
      </w:r>
      <w:r>
        <w:rPr>
          <w:szCs w:val="22"/>
        </w:rPr>
        <w:t xml:space="preserve">. </w:t>
      </w:r>
      <w:r w:rsidRPr="00C1225B">
        <w:rPr>
          <w:rFonts w:hint="eastAsia"/>
          <w:szCs w:val="22"/>
        </w:rPr>
        <w:t>13</w:t>
      </w:r>
      <w:r>
        <w:rPr>
          <w:szCs w:val="22"/>
        </w:rPr>
        <w:t xml:space="preserve">. </w:t>
      </w:r>
      <w:r>
        <w:rPr>
          <w:rFonts w:hint="eastAsia"/>
          <w:szCs w:val="22"/>
        </w:rPr>
        <w:t>제</w:t>
      </w:r>
      <w:r>
        <w:rPr>
          <w:rFonts w:hint="eastAsia"/>
          <w:szCs w:val="22"/>
        </w:rPr>
        <w:t>3</w:t>
      </w:r>
      <w:r>
        <w:rPr>
          <w:rFonts w:hint="eastAsia"/>
          <w:szCs w:val="22"/>
        </w:rPr>
        <w:t>공장</w:t>
      </w:r>
      <w:r>
        <w:rPr>
          <w:rFonts w:hint="eastAsia"/>
          <w:szCs w:val="22"/>
        </w:rPr>
        <w:t xml:space="preserve"> </w:t>
      </w:r>
      <w:r w:rsidRPr="00C1225B">
        <w:rPr>
          <w:rFonts w:hint="eastAsia"/>
          <w:szCs w:val="22"/>
        </w:rPr>
        <w:t>제조사업부</w:t>
      </w:r>
      <w:r w:rsidRPr="00C1225B">
        <w:rPr>
          <w:rFonts w:hint="eastAsia"/>
          <w:szCs w:val="22"/>
        </w:rPr>
        <w:t xml:space="preserve"> </w:t>
      </w:r>
      <w:r>
        <w:rPr>
          <w:rFonts w:hint="eastAsia"/>
          <w:szCs w:val="22"/>
        </w:rPr>
        <w:t>근로자</w:t>
      </w:r>
      <w:r>
        <w:rPr>
          <w:rFonts w:hint="eastAsia"/>
          <w:szCs w:val="22"/>
        </w:rPr>
        <w:t xml:space="preserve"> </w:t>
      </w:r>
      <w:r>
        <w:rPr>
          <w:szCs w:val="22"/>
        </w:rPr>
        <w:t>1</w:t>
      </w:r>
      <w:r>
        <w:rPr>
          <w:rFonts w:hint="eastAsia"/>
          <w:szCs w:val="22"/>
        </w:rPr>
        <w:t>명이</w:t>
      </w:r>
      <w:r>
        <w:rPr>
          <w:rFonts w:hint="eastAsia"/>
          <w:szCs w:val="22"/>
        </w:rPr>
        <w:t xml:space="preserve"> </w:t>
      </w:r>
      <w:r w:rsidRPr="00C1225B">
        <w:rPr>
          <w:rFonts w:hint="eastAsia"/>
          <w:szCs w:val="22"/>
        </w:rPr>
        <w:t>프레스</w:t>
      </w:r>
      <w:r>
        <w:rPr>
          <w:rFonts w:hint="eastAsia"/>
          <w:szCs w:val="22"/>
        </w:rPr>
        <w:t xml:space="preserve"> </w:t>
      </w:r>
      <w:r w:rsidRPr="00C1225B">
        <w:rPr>
          <w:rFonts w:hint="eastAsia"/>
          <w:szCs w:val="22"/>
        </w:rPr>
        <w:t>기계</w:t>
      </w:r>
      <w:r>
        <w:rPr>
          <w:rFonts w:hint="eastAsia"/>
          <w:szCs w:val="22"/>
        </w:rPr>
        <w:t xml:space="preserve"> </w:t>
      </w:r>
      <w:r>
        <w:rPr>
          <w:rFonts w:hint="eastAsia"/>
          <w:szCs w:val="22"/>
        </w:rPr>
        <w:t>작업</w:t>
      </w:r>
      <w:r>
        <w:rPr>
          <w:rFonts w:hint="eastAsia"/>
          <w:szCs w:val="22"/>
        </w:rPr>
        <w:t xml:space="preserve"> </w:t>
      </w:r>
      <w:r>
        <w:rPr>
          <w:rFonts w:hint="eastAsia"/>
          <w:szCs w:val="22"/>
        </w:rPr>
        <w:t>중</w:t>
      </w:r>
      <w:r>
        <w:rPr>
          <w:rFonts w:hint="eastAsia"/>
          <w:szCs w:val="22"/>
        </w:rPr>
        <w:t xml:space="preserve"> </w:t>
      </w:r>
      <w:r w:rsidRPr="00C1225B">
        <w:rPr>
          <w:rFonts w:hint="eastAsia"/>
          <w:szCs w:val="22"/>
        </w:rPr>
        <w:t>사망</w:t>
      </w:r>
      <w:r>
        <w:rPr>
          <w:rFonts w:hint="eastAsia"/>
          <w:szCs w:val="22"/>
        </w:rPr>
        <w:t>하는</w:t>
      </w:r>
      <w:r>
        <w:rPr>
          <w:rFonts w:hint="eastAsia"/>
          <w:szCs w:val="22"/>
        </w:rPr>
        <w:t xml:space="preserve"> </w:t>
      </w:r>
      <w:r>
        <w:rPr>
          <w:rFonts w:hint="eastAsia"/>
          <w:szCs w:val="22"/>
        </w:rPr>
        <w:t>사고가</w:t>
      </w:r>
      <w:r>
        <w:rPr>
          <w:rFonts w:hint="eastAsia"/>
          <w:szCs w:val="22"/>
        </w:rPr>
        <w:t xml:space="preserve"> </w:t>
      </w:r>
      <w:r>
        <w:rPr>
          <w:rFonts w:hint="eastAsia"/>
          <w:szCs w:val="22"/>
        </w:rPr>
        <w:t>발생하였음</w:t>
      </w:r>
      <w:r>
        <w:rPr>
          <w:rFonts w:hint="eastAsia"/>
          <w:szCs w:val="22"/>
        </w:rPr>
        <w:t xml:space="preserve">. </w:t>
      </w:r>
      <w:r>
        <w:rPr>
          <w:rFonts w:hint="eastAsia"/>
          <w:szCs w:val="22"/>
        </w:rPr>
        <w:t>관련</w:t>
      </w:r>
      <w:r>
        <w:rPr>
          <w:rFonts w:hint="eastAsia"/>
          <w:szCs w:val="22"/>
        </w:rPr>
        <w:t xml:space="preserve"> </w:t>
      </w:r>
      <w:r>
        <w:rPr>
          <w:rFonts w:hint="eastAsia"/>
          <w:szCs w:val="22"/>
        </w:rPr>
        <w:t>진행내역은</w:t>
      </w:r>
      <w:r>
        <w:rPr>
          <w:rFonts w:hint="eastAsia"/>
          <w:szCs w:val="22"/>
        </w:rPr>
        <w:t xml:space="preserve"> </w:t>
      </w:r>
      <w:r>
        <w:rPr>
          <w:rFonts w:hint="eastAsia"/>
          <w:szCs w:val="22"/>
        </w:rPr>
        <w:t>아래와</w:t>
      </w:r>
      <w:r>
        <w:rPr>
          <w:rFonts w:hint="eastAsia"/>
          <w:szCs w:val="22"/>
        </w:rPr>
        <w:t xml:space="preserve"> </w:t>
      </w:r>
      <w:r>
        <w:rPr>
          <w:rFonts w:hint="eastAsia"/>
          <w:szCs w:val="22"/>
        </w:rPr>
        <w:t>같음</w:t>
      </w:r>
      <w:r>
        <w:rPr>
          <w:rFonts w:hint="eastAsia"/>
          <w:szCs w:val="22"/>
        </w:rPr>
        <w:t>.</w:t>
      </w:r>
    </w:p>
    <w:p w14:paraId="4997BE58" w14:textId="77777777" w:rsidR="00026A7E" w:rsidRPr="00C1225B" w:rsidRDefault="00026A7E" w:rsidP="00026A7E">
      <w:pPr>
        <w:pStyle w:val="a5"/>
        <w:numPr>
          <w:ilvl w:val="0"/>
          <w:numId w:val="71"/>
        </w:numPr>
        <w:autoSpaceDN/>
        <w:spacing w:after="240"/>
        <w:ind w:leftChars="0"/>
        <w:rPr>
          <w:szCs w:val="22"/>
        </w:rPr>
      </w:pPr>
      <w:r w:rsidRPr="00C1225B">
        <w:rPr>
          <w:rFonts w:hint="eastAsia"/>
          <w:szCs w:val="22"/>
        </w:rPr>
        <w:t>2017. 1.</w:t>
      </w:r>
      <w:r>
        <w:rPr>
          <w:szCs w:val="22"/>
        </w:rPr>
        <w:t xml:space="preserve"> </w:t>
      </w:r>
      <w:r w:rsidRPr="00C1225B">
        <w:rPr>
          <w:rFonts w:hint="eastAsia"/>
          <w:szCs w:val="22"/>
        </w:rPr>
        <w:t>20</w:t>
      </w:r>
      <w:r>
        <w:rPr>
          <w:szCs w:val="22"/>
        </w:rPr>
        <w:t xml:space="preserve">. </w:t>
      </w:r>
      <w:r w:rsidRPr="00C1225B">
        <w:rPr>
          <w:rFonts w:hint="eastAsia"/>
          <w:szCs w:val="22"/>
        </w:rPr>
        <w:t>~</w:t>
      </w:r>
      <w:r>
        <w:rPr>
          <w:szCs w:val="22"/>
        </w:rPr>
        <w:t xml:space="preserve"> </w:t>
      </w:r>
      <w:r w:rsidRPr="00C1225B">
        <w:rPr>
          <w:rFonts w:hint="eastAsia"/>
          <w:szCs w:val="22"/>
        </w:rPr>
        <w:t>1.</w:t>
      </w:r>
      <w:r>
        <w:rPr>
          <w:szCs w:val="22"/>
        </w:rPr>
        <w:t xml:space="preserve"> </w:t>
      </w:r>
      <w:r w:rsidRPr="00C1225B">
        <w:rPr>
          <w:rFonts w:hint="eastAsia"/>
          <w:szCs w:val="22"/>
        </w:rPr>
        <w:t xml:space="preserve">24. </w:t>
      </w:r>
      <w:r w:rsidRPr="00C1225B">
        <w:rPr>
          <w:rFonts w:hint="eastAsia"/>
          <w:szCs w:val="22"/>
        </w:rPr>
        <w:t>고용노동부</w:t>
      </w:r>
      <w:r w:rsidRPr="00C1225B">
        <w:rPr>
          <w:rFonts w:hint="eastAsia"/>
          <w:szCs w:val="22"/>
        </w:rPr>
        <w:t xml:space="preserve"> </w:t>
      </w:r>
      <w:r w:rsidRPr="00C1225B">
        <w:rPr>
          <w:rFonts w:hint="eastAsia"/>
          <w:szCs w:val="22"/>
        </w:rPr>
        <w:t>특별근로감독</w:t>
      </w:r>
      <w:r w:rsidRPr="00C1225B">
        <w:rPr>
          <w:rFonts w:hint="eastAsia"/>
          <w:szCs w:val="22"/>
        </w:rPr>
        <w:t xml:space="preserve"> </w:t>
      </w:r>
      <w:r w:rsidRPr="00C1225B">
        <w:rPr>
          <w:rFonts w:hint="eastAsia"/>
          <w:szCs w:val="22"/>
        </w:rPr>
        <w:t>실시</w:t>
      </w:r>
      <w:r w:rsidRPr="00C1225B">
        <w:rPr>
          <w:rFonts w:hint="eastAsia"/>
          <w:szCs w:val="22"/>
        </w:rPr>
        <w:t>(</w:t>
      </w:r>
      <w:r w:rsidRPr="00C1225B">
        <w:rPr>
          <w:szCs w:val="22"/>
        </w:rPr>
        <w:t>76</w:t>
      </w:r>
      <w:r w:rsidRPr="00C1225B">
        <w:rPr>
          <w:rFonts w:hint="eastAsia"/>
          <w:szCs w:val="22"/>
        </w:rPr>
        <w:t>개</w:t>
      </w:r>
      <w:r w:rsidRPr="00C1225B">
        <w:rPr>
          <w:rFonts w:hint="eastAsia"/>
          <w:szCs w:val="22"/>
        </w:rPr>
        <w:t xml:space="preserve"> </w:t>
      </w:r>
      <w:r w:rsidRPr="00C1225B">
        <w:rPr>
          <w:rFonts w:hint="eastAsia"/>
          <w:szCs w:val="22"/>
        </w:rPr>
        <w:t>시정명령</w:t>
      </w:r>
      <w:r w:rsidRPr="00C1225B">
        <w:rPr>
          <w:rFonts w:hint="eastAsia"/>
          <w:szCs w:val="22"/>
        </w:rPr>
        <w:t xml:space="preserve"> </w:t>
      </w:r>
      <w:r w:rsidRPr="00C1225B">
        <w:rPr>
          <w:rFonts w:hint="eastAsia"/>
          <w:szCs w:val="22"/>
        </w:rPr>
        <w:t>및</w:t>
      </w:r>
      <w:r w:rsidRPr="00C1225B">
        <w:rPr>
          <w:rFonts w:hint="eastAsia"/>
          <w:szCs w:val="22"/>
        </w:rPr>
        <w:t xml:space="preserve"> </w:t>
      </w:r>
      <w:r w:rsidRPr="00C1225B">
        <w:rPr>
          <w:rFonts w:hint="eastAsia"/>
          <w:szCs w:val="22"/>
        </w:rPr>
        <w:t>과태료</w:t>
      </w:r>
      <w:r w:rsidRPr="00C1225B">
        <w:rPr>
          <w:rFonts w:hint="eastAsia"/>
          <w:szCs w:val="22"/>
        </w:rPr>
        <w:t xml:space="preserve"> </w:t>
      </w:r>
      <w:r w:rsidRPr="00C1225B">
        <w:rPr>
          <w:szCs w:val="22"/>
        </w:rPr>
        <w:t>42</w:t>
      </w:r>
      <w:r>
        <w:rPr>
          <w:rFonts w:hint="eastAsia"/>
          <w:szCs w:val="22"/>
        </w:rPr>
        <w:t>,</w:t>
      </w:r>
      <w:r>
        <w:rPr>
          <w:szCs w:val="22"/>
        </w:rPr>
        <w:t>000,000</w:t>
      </w:r>
      <w:r>
        <w:rPr>
          <w:rFonts w:hint="eastAsia"/>
          <w:szCs w:val="22"/>
        </w:rPr>
        <w:t>원</w:t>
      </w:r>
      <w:r>
        <w:rPr>
          <w:rFonts w:hint="eastAsia"/>
          <w:szCs w:val="22"/>
        </w:rPr>
        <w:t xml:space="preserve"> </w:t>
      </w:r>
      <w:r w:rsidRPr="00C1225B">
        <w:rPr>
          <w:rFonts w:hint="eastAsia"/>
          <w:szCs w:val="22"/>
        </w:rPr>
        <w:t>부과</w:t>
      </w:r>
    </w:p>
    <w:p w14:paraId="5D6E1E1E"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szCs w:val="22"/>
        </w:rPr>
        <w:t>1.</w:t>
      </w:r>
      <w:r>
        <w:rPr>
          <w:szCs w:val="22"/>
        </w:rPr>
        <w:t xml:space="preserve"> </w:t>
      </w:r>
      <w:r w:rsidRPr="00C1225B">
        <w:rPr>
          <w:szCs w:val="22"/>
        </w:rPr>
        <w:t xml:space="preserve">25. </w:t>
      </w:r>
      <w:r w:rsidRPr="00C1225B">
        <w:rPr>
          <w:rFonts w:hint="eastAsia"/>
          <w:szCs w:val="22"/>
        </w:rPr>
        <w:t>고용노동부</w:t>
      </w:r>
      <w:r w:rsidRPr="00C1225B">
        <w:rPr>
          <w:rFonts w:hint="eastAsia"/>
          <w:szCs w:val="22"/>
        </w:rPr>
        <w:t xml:space="preserve"> </w:t>
      </w:r>
      <w:r w:rsidRPr="00C1225B">
        <w:rPr>
          <w:rFonts w:hint="eastAsia"/>
          <w:szCs w:val="22"/>
        </w:rPr>
        <w:t>안전진단</w:t>
      </w:r>
      <w:r w:rsidRPr="00C1225B">
        <w:rPr>
          <w:rFonts w:hint="eastAsia"/>
          <w:szCs w:val="22"/>
        </w:rPr>
        <w:t xml:space="preserve"> </w:t>
      </w:r>
      <w:r w:rsidRPr="00C1225B">
        <w:rPr>
          <w:rFonts w:hint="eastAsia"/>
          <w:szCs w:val="22"/>
        </w:rPr>
        <w:t>명령</w:t>
      </w:r>
    </w:p>
    <w:p w14:paraId="6486512B"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szCs w:val="22"/>
        </w:rPr>
        <w:t>2.</w:t>
      </w:r>
      <w:r>
        <w:rPr>
          <w:szCs w:val="22"/>
        </w:rPr>
        <w:t xml:space="preserve"> </w:t>
      </w:r>
      <w:r w:rsidRPr="00C1225B">
        <w:rPr>
          <w:szCs w:val="22"/>
        </w:rPr>
        <w:t>8</w:t>
      </w:r>
      <w:r>
        <w:rPr>
          <w:szCs w:val="22"/>
        </w:rPr>
        <w:t xml:space="preserve">. </w:t>
      </w:r>
      <w:r w:rsidRPr="00C1225B">
        <w:rPr>
          <w:szCs w:val="22"/>
        </w:rPr>
        <w:t>~</w:t>
      </w:r>
      <w:r>
        <w:rPr>
          <w:szCs w:val="22"/>
        </w:rPr>
        <w:t xml:space="preserve"> 2017. 2. </w:t>
      </w:r>
      <w:r w:rsidRPr="00C1225B">
        <w:rPr>
          <w:szCs w:val="22"/>
        </w:rPr>
        <w:t xml:space="preserve">10. </w:t>
      </w:r>
      <w:r w:rsidRPr="00C1225B">
        <w:rPr>
          <w:rFonts w:hint="eastAsia"/>
          <w:szCs w:val="22"/>
        </w:rPr>
        <w:t>안전진단</w:t>
      </w:r>
      <w:r w:rsidRPr="00C1225B">
        <w:rPr>
          <w:rFonts w:hint="eastAsia"/>
          <w:szCs w:val="22"/>
        </w:rPr>
        <w:t xml:space="preserve"> </w:t>
      </w:r>
      <w:r w:rsidRPr="00C1225B">
        <w:rPr>
          <w:rFonts w:hint="eastAsia"/>
          <w:szCs w:val="22"/>
        </w:rPr>
        <w:t>실시</w:t>
      </w:r>
      <w:r w:rsidRPr="00C1225B">
        <w:rPr>
          <w:rFonts w:hint="eastAsia"/>
          <w:szCs w:val="22"/>
        </w:rPr>
        <w:t>(</w:t>
      </w:r>
      <w:r w:rsidRPr="00C1225B">
        <w:rPr>
          <w:szCs w:val="22"/>
        </w:rPr>
        <w:t>154</w:t>
      </w:r>
      <w:r w:rsidRPr="00C1225B">
        <w:rPr>
          <w:rFonts w:hint="eastAsia"/>
          <w:szCs w:val="22"/>
        </w:rPr>
        <w:t>개</w:t>
      </w:r>
      <w:r w:rsidRPr="00C1225B">
        <w:rPr>
          <w:rFonts w:hint="eastAsia"/>
          <w:szCs w:val="22"/>
        </w:rPr>
        <w:t xml:space="preserve"> </w:t>
      </w:r>
      <w:r w:rsidRPr="00C1225B">
        <w:rPr>
          <w:rFonts w:hint="eastAsia"/>
          <w:szCs w:val="22"/>
        </w:rPr>
        <w:t>시정</w:t>
      </w:r>
      <w:r>
        <w:rPr>
          <w:rFonts w:hint="eastAsia"/>
          <w:szCs w:val="22"/>
        </w:rPr>
        <w:t>요청사항</w:t>
      </w:r>
      <w:r>
        <w:rPr>
          <w:rFonts w:hint="eastAsia"/>
          <w:szCs w:val="22"/>
        </w:rPr>
        <w:t xml:space="preserve"> </w:t>
      </w:r>
      <w:r>
        <w:rPr>
          <w:rFonts w:hint="eastAsia"/>
          <w:szCs w:val="22"/>
        </w:rPr>
        <w:t>발견</w:t>
      </w:r>
      <w:r w:rsidRPr="00C1225B">
        <w:rPr>
          <w:rFonts w:hint="eastAsia"/>
          <w:szCs w:val="22"/>
        </w:rPr>
        <w:t>)</w:t>
      </w:r>
    </w:p>
    <w:p w14:paraId="0FE4CA85" w14:textId="77777777" w:rsidR="00026A7E" w:rsidRPr="00C1225B" w:rsidRDefault="00026A7E" w:rsidP="00026A7E">
      <w:pPr>
        <w:pStyle w:val="a5"/>
        <w:numPr>
          <w:ilvl w:val="0"/>
          <w:numId w:val="71"/>
        </w:numPr>
        <w:autoSpaceDN/>
        <w:spacing w:after="240"/>
        <w:ind w:leftChars="0"/>
        <w:rPr>
          <w:szCs w:val="22"/>
        </w:rPr>
      </w:pPr>
      <w:r>
        <w:rPr>
          <w:szCs w:val="22"/>
        </w:rPr>
        <w:t xml:space="preserve">2017. </w:t>
      </w:r>
      <w:r w:rsidRPr="00C1225B">
        <w:rPr>
          <w:rFonts w:hint="eastAsia"/>
          <w:szCs w:val="22"/>
        </w:rPr>
        <w:t>2.</w:t>
      </w:r>
      <w:r>
        <w:rPr>
          <w:szCs w:val="22"/>
        </w:rPr>
        <w:t xml:space="preserve"> </w:t>
      </w:r>
      <w:r w:rsidRPr="00C1225B">
        <w:rPr>
          <w:rFonts w:hint="eastAsia"/>
          <w:szCs w:val="22"/>
        </w:rPr>
        <w:t xml:space="preserve">13. </w:t>
      </w:r>
      <w:r w:rsidRPr="00C1225B">
        <w:rPr>
          <w:rFonts w:hint="eastAsia"/>
          <w:szCs w:val="22"/>
        </w:rPr>
        <w:t>고용노동부</w:t>
      </w:r>
      <w:r w:rsidRPr="00C1225B">
        <w:rPr>
          <w:rFonts w:hint="eastAsia"/>
          <w:szCs w:val="22"/>
        </w:rPr>
        <w:t xml:space="preserve"> </w:t>
      </w:r>
      <w:r w:rsidRPr="00C1225B">
        <w:rPr>
          <w:rFonts w:hint="eastAsia"/>
          <w:szCs w:val="22"/>
        </w:rPr>
        <w:t>특별근로감독</w:t>
      </w:r>
      <w:r w:rsidRPr="00C1225B">
        <w:rPr>
          <w:rFonts w:hint="eastAsia"/>
          <w:szCs w:val="22"/>
        </w:rPr>
        <w:t xml:space="preserve"> </w:t>
      </w:r>
      <w:r w:rsidRPr="00C1225B">
        <w:rPr>
          <w:rFonts w:hint="eastAsia"/>
          <w:szCs w:val="22"/>
        </w:rPr>
        <w:t>결과</w:t>
      </w:r>
      <w:r>
        <w:rPr>
          <w:rFonts w:hint="eastAsia"/>
          <w:szCs w:val="22"/>
        </w:rPr>
        <w:t xml:space="preserve"> </w:t>
      </w:r>
      <w:r w:rsidRPr="00C1225B">
        <w:rPr>
          <w:rFonts w:hint="eastAsia"/>
          <w:szCs w:val="22"/>
        </w:rPr>
        <w:t>보고</w:t>
      </w:r>
    </w:p>
    <w:p w14:paraId="573A195F" w14:textId="77777777" w:rsidR="00026A7E" w:rsidRPr="00C1225B" w:rsidRDefault="00026A7E" w:rsidP="00026A7E">
      <w:pPr>
        <w:pStyle w:val="a5"/>
        <w:numPr>
          <w:ilvl w:val="0"/>
          <w:numId w:val="71"/>
        </w:numPr>
        <w:autoSpaceDN/>
        <w:spacing w:after="240"/>
        <w:ind w:leftChars="0"/>
        <w:rPr>
          <w:szCs w:val="22"/>
        </w:rPr>
      </w:pPr>
      <w:r>
        <w:rPr>
          <w:szCs w:val="22"/>
        </w:rPr>
        <w:lastRenderedPageBreak/>
        <w:t xml:space="preserve">2017. </w:t>
      </w:r>
      <w:r w:rsidRPr="00C1225B">
        <w:rPr>
          <w:rFonts w:hint="eastAsia"/>
          <w:szCs w:val="22"/>
        </w:rPr>
        <w:t>2.</w:t>
      </w:r>
      <w:r>
        <w:rPr>
          <w:szCs w:val="22"/>
        </w:rPr>
        <w:t xml:space="preserve"> </w:t>
      </w:r>
      <w:r w:rsidRPr="00C1225B">
        <w:rPr>
          <w:rFonts w:hint="eastAsia"/>
          <w:szCs w:val="22"/>
        </w:rPr>
        <w:t>2</w:t>
      </w:r>
      <w:r w:rsidRPr="00C1225B">
        <w:rPr>
          <w:szCs w:val="22"/>
        </w:rPr>
        <w:t>7</w:t>
      </w:r>
      <w:r w:rsidRPr="00C1225B">
        <w:rPr>
          <w:rFonts w:hint="eastAsia"/>
          <w:szCs w:val="22"/>
        </w:rPr>
        <w:t xml:space="preserve">. </w:t>
      </w:r>
      <w:r w:rsidRPr="00C1225B">
        <w:rPr>
          <w:rFonts w:hint="eastAsia"/>
          <w:szCs w:val="22"/>
        </w:rPr>
        <w:t>안전진단</w:t>
      </w:r>
      <w:r w:rsidRPr="00C1225B">
        <w:rPr>
          <w:rFonts w:hint="eastAsia"/>
          <w:szCs w:val="22"/>
        </w:rPr>
        <w:t xml:space="preserve"> </w:t>
      </w:r>
      <w:r w:rsidRPr="00C1225B">
        <w:rPr>
          <w:rFonts w:hint="eastAsia"/>
          <w:szCs w:val="22"/>
        </w:rPr>
        <w:t>결과</w:t>
      </w:r>
      <w:r w:rsidRPr="00C1225B">
        <w:rPr>
          <w:rFonts w:hint="eastAsia"/>
          <w:szCs w:val="22"/>
        </w:rPr>
        <w:t xml:space="preserve"> </w:t>
      </w:r>
      <w:r w:rsidRPr="00C1225B">
        <w:rPr>
          <w:rFonts w:hint="eastAsia"/>
          <w:szCs w:val="22"/>
        </w:rPr>
        <w:t>보고</w:t>
      </w:r>
    </w:p>
    <w:p w14:paraId="6AEC2F2B" w14:textId="77777777" w:rsidR="00026A7E" w:rsidRPr="00C1225B" w:rsidRDefault="00026A7E" w:rsidP="00026A7E">
      <w:pPr>
        <w:pStyle w:val="a5"/>
        <w:numPr>
          <w:ilvl w:val="0"/>
          <w:numId w:val="71"/>
        </w:numPr>
        <w:autoSpaceDN/>
        <w:spacing w:after="240"/>
        <w:ind w:leftChars="0"/>
        <w:rPr>
          <w:szCs w:val="22"/>
        </w:rPr>
      </w:pPr>
      <w:r w:rsidRPr="00C1225B">
        <w:rPr>
          <w:rFonts w:hint="eastAsia"/>
          <w:szCs w:val="22"/>
        </w:rPr>
        <w:t xml:space="preserve">2017. 4. </w:t>
      </w:r>
      <w:r w:rsidRPr="00C1225B">
        <w:rPr>
          <w:szCs w:val="22"/>
        </w:rPr>
        <w:t xml:space="preserve">24. </w:t>
      </w:r>
      <w:r w:rsidRPr="00C1225B">
        <w:rPr>
          <w:rFonts w:hint="eastAsia"/>
          <w:szCs w:val="22"/>
        </w:rPr>
        <w:t>안전진단</w:t>
      </w:r>
      <w:r w:rsidRPr="00C1225B">
        <w:rPr>
          <w:rFonts w:hint="eastAsia"/>
          <w:szCs w:val="22"/>
        </w:rPr>
        <w:t xml:space="preserve"> </w:t>
      </w:r>
      <w:r w:rsidRPr="00C1225B">
        <w:rPr>
          <w:rFonts w:hint="eastAsia"/>
          <w:szCs w:val="22"/>
        </w:rPr>
        <w:t>시정조치</w:t>
      </w:r>
      <w:r w:rsidRPr="00C1225B">
        <w:rPr>
          <w:rFonts w:hint="eastAsia"/>
          <w:szCs w:val="22"/>
        </w:rPr>
        <w:t xml:space="preserve"> </w:t>
      </w:r>
      <w:r w:rsidRPr="00C1225B">
        <w:rPr>
          <w:rFonts w:hint="eastAsia"/>
          <w:szCs w:val="22"/>
        </w:rPr>
        <w:t>완료보고</w:t>
      </w:r>
      <w:r w:rsidRPr="00C1225B">
        <w:rPr>
          <w:rFonts w:hint="eastAsia"/>
          <w:szCs w:val="22"/>
        </w:rPr>
        <w:t>(</w:t>
      </w:r>
      <w:r>
        <w:rPr>
          <w:rFonts w:hint="eastAsia"/>
          <w:szCs w:val="22"/>
        </w:rPr>
        <w:t>상기</w:t>
      </w:r>
      <w:r>
        <w:rPr>
          <w:rFonts w:hint="eastAsia"/>
          <w:szCs w:val="22"/>
        </w:rPr>
        <w:t xml:space="preserve"> </w:t>
      </w:r>
      <w:r w:rsidRPr="00C1225B">
        <w:rPr>
          <w:rFonts w:hint="eastAsia"/>
          <w:szCs w:val="22"/>
        </w:rPr>
        <w:t>154</w:t>
      </w:r>
      <w:r>
        <w:rPr>
          <w:rFonts w:hint="eastAsia"/>
          <w:szCs w:val="22"/>
        </w:rPr>
        <w:t>개</w:t>
      </w:r>
      <w:r>
        <w:rPr>
          <w:rFonts w:hint="eastAsia"/>
          <w:szCs w:val="22"/>
        </w:rPr>
        <w:t xml:space="preserve"> </w:t>
      </w:r>
      <w:r>
        <w:rPr>
          <w:rFonts w:hint="eastAsia"/>
          <w:szCs w:val="22"/>
        </w:rPr>
        <w:t>시정요청사항</w:t>
      </w:r>
      <w:r>
        <w:rPr>
          <w:rFonts w:hint="eastAsia"/>
          <w:szCs w:val="22"/>
        </w:rPr>
        <w:t xml:space="preserve"> </w:t>
      </w:r>
      <w:r w:rsidRPr="00C1225B">
        <w:rPr>
          <w:rFonts w:hint="eastAsia"/>
          <w:szCs w:val="22"/>
        </w:rPr>
        <w:t>이행완료</w:t>
      </w:r>
      <w:r w:rsidRPr="00C1225B">
        <w:rPr>
          <w:rFonts w:hint="eastAsia"/>
          <w:szCs w:val="22"/>
        </w:rPr>
        <w:t>)</w:t>
      </w:r>
    </w:p>
    <w:p w14:paraId="01DA86C7" w14:textId="77777777" w:rsidR="00026A7E" w:rsidRDefault="00026A7E" w:rsidP="00026A7E">
      <w:pPr>
        <w:pStyle w:val="a5"/>
        <w:autoSpaceDN/>
        <w:spacing w:after="240"/>
        <w:ind w:leftChars="0" w:left="907"/>
        <w:rPr>
          <w:szCs w:val="22"/>
        </w:rPr>
      </w:pPr>
      <w:r>
        <w:rPr>
          <w:rFonts w:hint="eastAsia"/>
          <w:szCs w:val="22"/>
        </w:rPr>
        <w:t>답변</w:t>
      </w:r>
      <w:r>
        <w:rPr>
          <w:rFonts w:hint="eastAsia"/>
          <w:szCs w:val="22"/>
        </w:rPr>
        <w:t xml:space="preserve"> </w:t>
      </w:r>
      <w:r>
        <w:rPr>
          <w:rFonts w:hint="eastAsia"/>
          <w:szCs w:val="22"/>
        </w:rPr>
        <w:t>및</w:t>
      </w:r>
      <w:r>
        <w:rPr>
          <w:rFonts w:hint="eastAsia"/>
          <w:szCs w:val="22"/>
        </w:rPr>
        <w:t xml:space="preserve"> </w:t>
      </w:r>
      <w:r>
        <w:rPr>
          <w:rFonts w:hint="eastAsia"/>
          <w:szCs w:val="22"/>
        </w:rPr>
        <w:t>제공자료에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상기</w:t>
      </w:r>
      <w:r>
        <w:rPr>
          <w:rFonts w:hint="eastAsia"/>
          <w:szCs w:val="22"/>
        </w:rPr>
        <w:t xml:space="preserve"> </w:t>
      </w:r>
      <w:r w:rsidRPr="00C1225B">
        <w:rPr>
          <w:szCs w:val="22"/>
        </w:rPr>
        <w:t>76</w:t>
      </w:r>
      <w:r w:rsidRPr="00C1225B">
        <w:rPr>
          <w:rFonts w:hint="eastAsia"/>
          <w:szCs w:val="22"/>
        </w:rPr>
        <w:t>개</w:t>
      </w:r>
      <w:r w:rsidRPr="00C1225B">
        <w:rPr>
          <w:rFonts w:hint="eastAsia"/>
          <w:szCs w:val="22"/>
        </w:rPr>
        <w:t xml:space="preserve"> </w:t>
      </w:r>
      <w:r w:rsidRPr="00C1225B">
        <w:rPr>
          <w:rFonts w:hint="eastAsia"/>
          <w:szCs w:val="22"/>
        </w:rPr>
        <w:t>시정명령</w:t>
      </w:r>
      <w:r w:rsidRPr="00C1225B">
        <w:rPr>
          <w:rFonts w:hint="eastAsia"/>
          <w:szCs w:val="22"/>
        </w:rPr>
        <w:t xml:space="preserve"> </w:t>
      </w:r>
      <w:r>
        <w:rPr>
          <w:rFonts w:hint="eastAsia"/>
          <w:szCs w:val="22"/>
        </w:rPr>
        <w:t>및</w:t>
      </w:r>
      <w:r>
        <w:rPr>
          <w:rFonts w:hint="eastAsia"/>
          <w:szCs w:val="22"/>
        </w:rPr>
        <w:t xml:space="preserve"> </w:t>
      </w:r>
      <w:r w:rsidRPr="00C1225B">
        <w:rPr>
          <w:szCs w:val="22"/>
        </w:rPr>
        <w:t>154</w:t>
      </w:r>
      <w:r w:rsidRPr="00C1225B">
        <w:rPr>
          <w:rFonts w:hint="eastAsia"/>
          <w:szCs w:val="22"/>
        </w:rPr>
        <w:t>개</w:t>
      </w:r>
      <w:r w:rsidRPr="00C1225B">
        <w:rPr>
          <w:rFonts w:hint="eastAsia"/>
          <w:szCs w:val="22"/>
        </w:rPr>
        <w:t xml:space="preserve"> </w:t>
      </w:r>
      <w:r w:rsidRPr="00C1225B">
        <w:rPr>
          <w:rFonts w:hint="eastAsia"/>
          <w:szCs w:val="22"/>
        </w:rPr>
        <w:t>시정</w:t>
      </w:r>
      <w:r>
        <w:rPr>
          <w:rFonts w:hint="eastAsia"/>
          <w:szCs w:val="22"/>
        </w:rPr>
        <w:t>요청사항을</w:t>
      </w:r>
      <w:r>
        <w:rPr>
          <w:rFonts w:hint="eastAsia"/>
          <w:szCs w:val="22"/>
        </w:rPr>
        <w:t xml:space="preserve"> </w:t>
      </w:r>
      <w:r>
        <w:rPr>
          <w:rFonts w:hint="eastAsia"/>
          <w:szCs w:val="22"/>
        </w:rPr>
        <w:t>모두</w:t>
      </w:r>
      <w:r>
        <w:rPr>
          <w:rFonts w:hint="eastAsia"/>
          <w:szCs w:val="22"/>
        </w:rPr>
        <w:t xml:space="preserve"> </w:t>
      </w:r>
      <w:r>
        <w:rPr>
          <w:rFonts w:hint="eastAsia"/>
          <w:szCs w:val="22"/>
        </w:rPr>
        <w:t>이행한</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p>
    <w:p w14:paraId="3771210A" w14:textId="77777777" w:rsidR="00026A7E" w:rsidRPr="009A3473" w:rsidRDefault="00026A7E" w:rsidP="002F270B">
      <w:pPr>
        <w:pStyle w:val="a5"/>
        <w:numPr>
          <w:ilvl w:val="1"/>
          <w:numId w:val="126"/>
        </w:numPr>
        <w:autoSpaceDN/>
        <w:spacing w:after="240"/>
        <w:ind w:leftChars="0" w:left="908" w:hanging="454"/>
        <w:rPr>
          <w:b/>
          <w:szCs w:val="22"/>
        </w:rPr>
      </w:pPr>
      <w:r w:rsidRPr="009A3473">
        <w:rPr>
          <w:rFonts w:hint="eastAsia"/>
          <w:b/>
          <w:szCs w:val="22"/>
        </w:rPr>
        <w:t>기타</w:t>
      </w:r>
      <w:r w:rsidRPr="009A3473">
        <w:rPr>
          <w:rFonts w:hint="eastAsia"/>
          <w:b/>
          <w:szCs w:val="22"/>
        </w:rPr>
        <w:t xml:space="preserve"> </w:t>
      </w:r>
      <w:r w:rsidRPr="009A3473">
        <w:rPr>
          <w:rFonts w:hint="eastAsia"/>
          <w:b/>
          <w:szCs w:val="22"/>
        </w:rPr>
        <w:t>산업재해</w:t>
      </w:r>
    </w:p>
    <w:p w14:paraId="0A0D3E93" w14:textId="77777777" w:rsidR="00026A7E" w:rsidRDefault="00026A7E" w:rsidP="00026A7E">
      <w:pPr>
        <w:pStyle w:val="a5"/>
        <w:autoSpaceDN/>
        <w:spacing w:after="240"/>
        <w:ind w:leftChars="0" w:left="907"/>
        <w:rPr>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w:t>
      </w:r>
      <w:r>
        <w:rPr>
          <w:szCs w:val="22"/>
        </w:rPr>
        <w:t xml:space="preserve"> </w:t>
      </w:r>
      <w:r>
        <w:rPr>
          <w:rFonts w:hint="eastAsia"/>
          <w:szCs w:val="22"/>
        </w:rPr>
        <w:t>대상회사에</w:t>
      </w:r>
      <w:r>
        <w:rPr>
          <w:rFonts w:hint="eastAsia"/>
          <w:szCs w:val="22"/>
        </w:rPr>
        <w:t xml:space="preserve"> </w:t>
      </w:r>
      <w:r>
        <w:rPr>
          <w:rFonts w:hint="eastAsia"/>
          <w:szCs w:val="22"/>
        </w:rPr>
        <w:t>최근</w:t>
      </w:r>
      <w:r>
        <w:rPr>
          <w:rFonts w:hint="eastAsia"/>
          <w:szCs w:val="22"/>
        </w:rPr>
        <w:t xml:space="preserve"> 5</w:t>
      </w:r>
      <w:r>
        <w:rPr>
          <w:rFonts w:hint="eastAsia"/>
          <w:szCs w:val="22"/>
        </w:rPr>
        <w:t>년간</w:t>
      </w:r>
      <w:r>
        <w:rPr>
          <w:rFonts w:hint="eastAsia"/>
          <w:szCs w:val="22"/>
        </w:rPr>
        <w:t xml:space="preserve"> </w:t>
      </w:r>
      <w:r>
        <w:rPr>
          <w:rFonts w:hint="eastAsia"/>
          <w:szCs w:val="22"/>
        </w:rPr>
        <w:t>발생한</w:t>
      </w:r>
      <w:r>
        <w:rPr>
          <w:rFonts w:hint="eastAsia"/>
          <w:szCs w:val="22"/>
        </w:rPr>
        <w:t xml:space="preserve"> </w:t>
      </w:r>
      <w:r w:rsidRPr="00E13929">
        <w:rPr>
          <w:rFonts w:hint="eastAsia"/>
          <w:szCs w:val="22"/>
        </w:rPr>
        <w:t>상기</w:t>
      </w:r>
      <w:r>
        <w:rPr>
          <w:rFonts w:hint="eastAsia"/>
          <w:szCs w:val="22"/>
        </w:rPr>
        <w:t xml:space="preserve"> </w:t>
      </w:r>
      <w:r>
        <w:rPr>
          <w:rFonts w:hint="eastAsia"/>
          <w:szCs w:val="22"/>
        </w:rPr>
        <w:t>사고</w:t>
      </w:r>
      <w:r>
        <w:rPr>
          <w:rFonts w:hint="eastAsia"/>
          <w:szCs w:val="22"/>
        </w:rPr>
        <w:t xml:space="preserve"> </w:t>
      </w:r>
      <w:r>
        <w:rPr>
          <w:rFonts w:hint="eastAsia"/>
          <w:szCs w:val="22"/>
        </w:rPr>
        <w:t>이</w:t>
      </w:r>
      <w:r w:rsidRPr="00E13929">
        <w:rPr>
          <w:rFonts w:hint="eastAsia"/>
          <w:szCs w:val="22"/>
        </w:rPr>
        <w:t>외</w:t>
      </w:r>
      <w:r>
        <w:rPr>
          <w:rFonts w:hint="eastAsia"/>
          <w:szCs w:val="22"/>
        </w:rPr>
        <w:t>에</w:t>
      </w:r>
      <w:r w:rsidRPr="00E13929">
        <w:rPr>
          <w:rFonts w:hint="eastAsia"/>
          <w:szCs w:val="22"/>
        </w:rPr>
        <w:t xml:space="preserve"> </w:t>
      </w:r>
      <w:r w:rsidRPr="00E13929">
        <w:rPr>
          <w:rFonts w:hint="eastAsia"/>
          <w:szCs w:val="22"/>
        </w:rPr>
        <w:t>산업재해</w:t>
      </w:r>
      <w:r w:rsidRPr="00E13929">
        <w:rPr>
          <w:rFonts w:hint="eastAsia"/>
          <w:szCs w:val="22"/>
        </w:rPr>
        <w:t xml:space="preserve"> </w:t>
      </w:r>
      <w:r w:rsidRPr="00E13929">
        <w:rPr>
          <w:rFonts w:hint="eastAsia"/>
          <w:szCs w:val="22"/>
        </w:rPr>
        <w:t>이력</w:t>
      </w:r>
      <w:r>
        <w:rPr>
          <w:rFonts w:hint="eastAsia"/>
          <w:szCs w:val="22"/>
        </w:rPr>
        <w:t>이</w:t>
      </w:r>
      <w:r>
        <w:rPr>
          <w:rFonts w:hint="eastAsia"/>
          <w:szCs w:val="22"/>
        </w:rPr>
        <w:t xml:space="preserve"> </w:t>
      </w:r>
      <w:r>
        <w:rPr>
          <w:rFonts w:hint="eastAsia"/>
          <w:szCs w:val="22"/>
        </w:rPr>
        <w:t>총</w:t>
      </w:r>
      <w:r>
        <w:rPr>
          <w:rFonts w:hint="eastAsia"/>
          <w:szCs w:val="22"/>
        </w:rPr>
        <w:t xml:space="preserve"> </w:t>
      </w:r>
      <w:r>
        <w:rPr>
          <w:szCs w:val="22"/>
        </w:rPr>
        <w:t>65</w:t>
      </w:r>
      <w:r>
        <w:rPr>
          <w:rFonts w:hint="eastAsia"/>
          <w:szCs w:val="22"/>
        </w:rPr>
        <w:t>건</w:t>
      </w:r>
      <w:r>
        <w:rPr>
          <w:rFonts w:hint="eastAsia"/>
          <w:szCs w:val="22"/>
        </w:rPr>
        <w:t xml:space="preserve"> </w:t>
      </w:r>
      <w:r w:rsidRPr="00E13929">
        <w:rPr>
          <w:rFonts w:hint="eastAsia"/>
          <w:szCs w:val="22"/>
        </w:rPr>
        <w:t>존재함</w:t>
      </w:r>
      <w:r>
        <w:rPr>
          <w:rFonts w:hint="eastAsia"/>
          <w:szCs w:val="22"/>
        </w:rPr>
        <w:t>.</w:t>
      </w:r>
    </w:p>
    <w:p w14:paraId="392651E3" w14:textId="77777777" w:rsidR="00026A7E" w:rsidRDefault="00026A7E" w:rsidP="00026A7E">
      <w:pPr>
        <w:pStyle w:val="a5"/>
        <w:numPr>
          <w:ilvl w:val="0"/>
          <w:numId w:val="71"/>
        </w:numPr>
        <w:autoSpaceDN/>
        <w:spacing w:after="240"/>
        <w:ind w:leftChars="0"/>
        <w:rPr>
          <w:szCs w:val="22"/>
        </w:rPr>
      </w:pPr>
      <w:r>
        <w:rPr>
          <w:rFonts w:hint="eastAsia"/>
          <w:szCs w:val="22"/>
        </w:rPr>
        <w:t>이</w:t>
      </w:r>
      <w:r>
        <w:rPr>
          <w:rFonts w:hint="eastAsia"/>
          <w:szCs w:val="22"/>
        </w:rPr>
        <w:t xml:space="preserve"> </w:t>
      </w:r>
      <w:r>
        <w:rPr>
          <w:rFonts w:hint="eastAsia"/>
          <w:szCs w:val="22"/>
        </w:rPr>
        <w:t>중</w:t>
      </w:r>
      <w:r>
        <w:rPr>
          <w:rFonts w:hint="eastAsia"/>
          <w:szCs w:val="22"/>
        </w:rPr>
        <w:t xml:space="preserve"> </w:t>
      </w:r>
      <w:r>
        <w:rPr>
          <w:szCs w:val="22"/>
        </w:rPr>
        <w:t>3</w:t>
      </w:r>
      <w:r>
        <w:rPr>
          <w:rFonts w:hint="eastAsia"/>
          <w:szCs w:val="22"/>
        </w:rPr>
        <w:t>건</w:t>
      </w:r>
      <w:r>
        <w:rPr>
          <w:rFonts w:hint="eastAsia"/>
          <w:szCs w:val="22"/>
        </w:rPr>
        <w:t xml:space="preserve"> </w:t>
      </w:r>
      <w:r w:rsidRPr="00271509">
        <w:rPr>
          <w:rFonts w:hint="eastAsia"/>
          <w:szCs w:val="22"/>
        </w:rPr>
        <w:t>산</w:t>
      </w:r>
      <w:r>
        <w:rPr>
          <w:rFonts w:hint="eastAsia"/>
          <w:szCs w:val="22"/>
        </w:rPr>
        <w:t>업</w:t>
      </w:r>
      <w:r w:rsidRPr="00271509">
        <w:rPr>
          <w:rFonts w:hint="eastAsia"/>
          <w:szCs w:val="22"/>
        </w:rPr>
        <w:t>재</w:t>
      </w:r>
      <w:r>
        <w:rPr>
          <w:rFonts w:hint="eastAsia"/>
          <w:szCs w:val="22"/>
        </w:rPr>
        <w:t>해</w:t>
      </w:r>
      <w:r>
        <w:rPr>
          <w:rFonts w:hint="eastAsia"/>
          <w:szCs w:val="22"/>
        </w:rPr>
        <w:t xml:space="preserve"> </w:t>
      </w:r>
      <w:r>
        <w:rPr>
          <w:rFonts w:hint="eastAsia"/>
          <w:szCs w:val="22"/>
        </w:rPr>
        <w:t>근로자</w:t>
      </w:r>
      <w:r>
        <w:rPr>
          <w:rStyle w:val="ac"/>
          <w:szCs w:val="22"/>
        </w:rPr>
        <w:footnoteReference w:id="32"/>
      </w:r>
      <w:r>
        <w:rPr>
          <w:rFonts w:hint="eastAsia"/>
          <w:szCs w:val="22"/>
        </w:rPr>
        <w:t>는</w:t>
      </w:r>
      <w:r>
        <w:rPr>
          <w:rFonts w:hint="eastAsia"/>
          <w:szCs w:val="22"/>
        </w:rPr>
        <w:t xml:space="preserve"> </w:t>
      </w:r>
      <w:r>
        <w:rPr>
          <w:rFonts w:hint="eastAsia"/>
          <w:szCs w:val="22"/>
        </w:rPr>
        <w:t>현재</w:t>
      </w:r>
      <w:r>
        <w:rPr>
          <w:rFonts w:hint="eastAsia"/>
          <w:szCs w:val="22"/>
        </w:rPr>
        <w:t xml:space="preserve"> </w:t>
      </w:r>
      <w:r>
        <w:rPr>
          <w:rFonts w:hint="eastAsia"/>
          <w:szCs w:val="22"/>
        </w:rPr>
        <w:t>요양</w:t>
      </w:r>
      <w:r>
        <w:rPr>
          <w:rFonts w:hint="eastAsia"/>
          <w:szCs w:val="22"/>
        </w:rPr>
        <w:t xml:space="preserve"> </w:t>
      </w:r>
      <w:r>
        <w:rPr>
          <w:rFonts w:hint="eastAsia"/>
          <w:szCs w:val="22"/>
        </w:rPr>
        <w:t>중이나</w:t>
      </w:r>
      <w:r>
        <w:rPr>
          <w:rFonts w:hint="eastAsia"/>
          <w:szCs w:val="22"/>
        </w:rPr>
        <w:t>,</w:t>
      </w:r>
      <w:r>
        <w:rPr>
          <w:szCs w:val="22"/>
        </w:rPr>
        <w:t xml:space="preserve"> </w:t>
      </w:r>
      <w:r>
        <w:rPr>
          <w:rFonts w:hint="eastAsia"/>
          <w:szCs w:val="22"/>
        </w:rPr>
        <w:t>해당</w:t>
      </w:r>
      <w:r>
        <w:rPr>
          <w:rFonts w:hint="eastAsia"/>
          <w:szCs w:val="22"/>
        </w:rPr>
        <w:t xml:space="preserve"> </w:t>
      </w:r>
      <w:r>
        <w:rPr>
          <w:rFonts w:hint="eastAsia"/>
          <w:szCs w:val="22"/>
        </w:rPr>
        <w:t>근로자가</w:t>
      </w:r>
      <w:r>
        <w:rPr>
          <w:rFonts w:hint="eastAsia"/>
          <w:szCs w:val="22"/>
        </w:rPr>
        <w:t xml:space="preserve"> </w:t>
      </w:r>
      <w:r>
        <w:rPr>
          <w:rFonts w:hint="eastAsia"/>
          <w:szCs w:val="22"/>
        </w:rPr>
        <w:t>제기한</w:t>
      </w:r>
      <w:r>
        <w:rPr>
          <w:rFonts w:hint="eastAsia"/>
          <w:szCs w:val="22"/>
        </w:rPr>
        <w:t xml:space="preserve"> </w:t>
      </w:r>
      <w:r>
        <w:rPr>
          <w:rFonts w:hint="eastAsia"/>
          <w:szCs w:val="22"/>
        </w:rPr>
        <w:t>민사소송</w:t>
      </w:r>
      <w:r>
        <w:rPr>
          <w:rFonts w:hint="eastAsia"/>
          <w:szCs w:val="22"/>
        </w:rPr>
        <w:t xml:space="preserve"> </w:t>
      </w:r>
      <w:r>
        <w:rPr>
          <w:rFonts w:hint="eastAsia"/>
          <w:szCs w:val="22"/>
        </w:rPr>
        <w:t>등</w:t>
      </w:r>
      <w:r>
        <w:rPr>
          <w:rFonts w:hint="eastAsia"/>
          <w:szCs w:val="22"/>
        </w:rPr>
        <w:t xml:space="preserve"> </w:t>
      </w:r>
      <w:proofErr w:type="spellStart"/>
      <w:r>
        <w:rPr>
          <w:rFonts w:hint="eastAsia"/>
          <w:szCs w:val="22"/>
        </w:rPr>
        <w:t>여하한</w:t>
      </w:r>
      <w:proofErr w:type="spellEnd"/>
      <w:r>
        <w:rPr>
          <w:rFonts w:hint="eastAsia"/>
          <w:szCs w:val="22"/>
        </w:rPr>
        <w:t xml:space="preserve"> </w:t>
      </w:r>
      <w:r>
        <w:rPr>
          <w:rFonts w:hint="eastAsia"/>
          <w:szCs w:val="22"/>
        </w:rPr>
        <w:t>분쟁은</w:t>
      </w:r>
      <w:r>
        <w:rPr>
          <w:rFonts w:hint="eastAsia"/>
          <w:szCs w:val="22"/>
        </w:rPr>
        <w:t xml:space="preserve"> </w:t>
      </w:r>
      <w:r>
        <w:rPr>
          <w:rFonts w:hint="eastAsia"/>
          <w:szCs w:val="22"/>
        </w:rPr>
        <w:t>존재하지</w:t>
      </w:r>
      <w:r>
        <w:rPr>
          <w:rFonts w:hint="eastAsia"/>
          <w:szCs w:val="22"/>
        </w:rPr>
        <w:t xml:space="preserve"> </w:t>
      </w:r>
      <w:r>
        <w:rPr>
          <w:rFonts w:hint="eastAsia"/>
          <w:szCs w:val="22"/>
        </w:rPr>
        <w:t>않으며</w:t>
      </w:r>
      <w:r>
        <w:rPr>
          <w:rFonts w:hint="eastAsia"/>
          <w:szCs w:val="22"/>
        </w:rPr>
        <w:t xml:space="preserve">, </w:t>
      </w:r>
      <w:r>
        <w:rPr>
          <w:rFonts w:hint="eastAsia"/>
          <w:szCs w:val="22"/>
        </w:rPr>
        <w:t>대상회사가</w:t>
      </w:r>
      <w:r>
        <w:rPr>
          <w:rFonts w:hint="eastAsia"/>
          <w:szCs w:val="22"/>
        </w:rPr>
        <w:t xml:space="preserve"> </w:t>
      </w:r>
      <w:r>
        <w:rPr>
          <w:rFonts w:hint="eastAsia"/>
          <w:szCs w:val="22"/>
        </w:rPr>
        <w:t>해당</w:t>
      </w:r>
      <w:r>
        <w:rPr>
          <w:rFonts w:hint="eastAsia"/>
          <w:szCs w:val="22"/>
        </w:rPr>
        <w:t xml:space="preserve"> </w:t>
      </w:r>
      <w:r>
        <w:rPr>
          <w:rFonts w:hint="eastAsia"/>
          <w:szCs w:val="22"/>
        </w:rPr>
        <w:t>사고와</w:t>
      </w:r>
      <w:r>
        <w:rPr>
          <w:rFonts w:hint="eastAsia"/>
          <w:szCs w:val="22"/>
        </w:rPr>
        <w:t xml:space="preserve"> </w:t>
      </w:r>
      <w:r>
        <w:rPr>
          <w:rFonts w:hint="eastAsia"/>
          <w:szCs w:val="22"/>
        </w:rPr>
        <w:t>관련된</w:t>
      </w:r>
      <w:r>
        <w:rPr>
          <w:rFonts w:hint="eastAsia"/>
          <w:szCs w:val="22"/>
        </w:rPr>
        <w:t xml:space="preserve"> </w:t>
      </w:r>
      <w:r>
        <w:rPr>
          <w:rFonts w:hint="eastAsia"/>
          <w:szCs w:val="22"/>
        </w:rPr>
        <w:t>산업안전조치는</w:t>
      </w:r>
      <w:r>
        <w:rPr>
          <w:rFonts w:hint="eastAsia"/>
          <w:szCs w:val="22"/>
        </w:rPr>
        <w:t xml:space="preserve"> </w:t>
      </w:r>
      <w:r>
        <w:rPr>
          <w:rFonts w:hint="eastAsia"/>
          <w:szCs w:val="22"/>
        </w:rPr>
        <w:t>이행하였음</w:t>
      </w:r>
      <w:r>
        <w:rPr>
          <w:rFonts w:hint="eastAsia"/>
          <w:szCs w:val="22"/>
        </w:rPr>
        <w:t>.</w:t>
      </w:r>
    </w:p>
    <w:p w14:paraId="08127FB8" w14:textId="77777777" w:rsidR="00026A7E" w:rsidRDefault="00026A7E" w:rsidP="00026A7E">
      <w:pPr>
        <w:pStyle w:val="a5"/>
        <w:numPr>
          <w:ilvl w:val="0"/>
          <w:numId w:val="71"/>
        </w:numPr>
        <w:autoSpaceDN/>
        <w:spacing w:after="240"/>
        <w:ind w:leftChars="0"/>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위</w:t>
      </w:r>
      <w:r>
        <w:rPr>
          <w:rFonts w:hint="eastAsia"/>
          <w:szCs w:val="22"/>
        </w:rPr>
        <w:t xml:space="preserve"> </w:t>
      </w:r>
      <w:r>
        <w:rPr>
          <w:rFonts w:hint="eastAsia"/>
          <w:szCs w:val="22"/>
        </w:rPr>
        <w:t>각</w:t>
      </w:r>
      <w:r>
        <w:rPr>
          <w:rFonts w:hint="eastAsia"/>
          <w:szCs w:val="22"/>
        </w:rPr>
        <w:t xml:space="preserve"> </w:t>
      </w:r>
      <w:r>
        <w:rPr>
          <w:rFonts w:hint="eastAsia"/>
          <w:szCs w:val="22"/>
        </w:rPr>
        <w:t>산업재해</w:t>
      </w:r>
      <w:r>
        <w:rPr>
          <w:rFonts w:hint="eastAsia"/>
          <w:szCs w:val="22"/>
        </w:rPr>
        <w:t xml:space="preserve"> </w:t>
      </w:r>
      <w:r>
        <w:rPr>
          <w:rFonts w:hint="eastAsia"/>
          <w:szCs w:val="22"/>
        </w:rPr>
        <w:t>발생과</w:t>
      </w:r>
      <w:r>
        <w:rPr>
          <w:rFonts w:hint="eastAsia"/>
          <w:szCs w:val="22"/>
        </w:rPr>
        <w:t xml:space="preserve"> </w:t>
      </w:r>
      <w:r>
        <w:rPr>
          <w:rFonts w:hint="eastAsia"/>
          <w:szCs w:val="22"/>
        </w:rPr>
        <w:t>관련하여</w:t>
      </w:r>
      <w:r>
        <w:rPr>
          <w:rFonts w:hint="eastAsia"/>
          <w:szCs w:val="22"/>
        </w:rPr>
        <w:t xml:space="preserve"> </w:t>
      </w:r>
      <w:r>
        <w:rPr>
          <w:rFonts w:hint="eastAsia"/>
          <w:szCs w:val="22"/>
        </w:rPr>
        <w:t>관할</w:t>
      </w:r>
      <w:r>
        <w:rPr>
          <w:rFonts w:hint="eastAsia"/>
          <w:szCs w:val="22"/>
        </w:rPr>
        <w:t xml:space="preserve"> </w:t>
      </w:r>
      <w:r>
        <w:rPr>
          <w:rFonts w:hint="eastAsia"/>
          <w:szCs w:val="22"/>
        </w:rPr>
        <w:t>노동관청이나</w:t>
      </w:r>
      <w:r>
        <w:rPr>
          <w:rFonts w:hint="eastAsia"/>
          <w:szCs w:val="22"/>
        </w:rPr>
        <w:t xml:space="preserve"> </w:t>
      </w:r>
      <w:r>
        <w:rPr>
          <w:rFonts w:hint="eastAsia"/>
          <w:szCs w:val="22"/>
        </w:rPr>
        <w:t>근로자</w:t>
      </w:r>
      <w:r>
        <w:rPr>
          <w:rFonts w:hint="eastAsia"/>
          <w:szCs w:val="22"/>
        </w:rPr>
        <w:t xml:space="preserve"> </w:t>
      </w:r>
      <w:r>
        <w:rPr>
          <w:rFonts w:hint="eastAsia"/>
          <w:szCs w:val="22"/>
        </w:rPr>
        <w:t>등으로부터</w:t>
      </w:r>
      <w:r>
        <w:rPr>
          <w:rFonts w:hint="eastAsia"/>
          <w:szCs w:val="22"/>
        </w:rPr>
        <w:t xml:space="preserve"> </w:t>
      </w:r>
      <w:r>
        <w:rPr>
          <w:rFonts w:hint="eastAsia"/>
          <w:szCs w:val="22"/>
        </w:rPr>
        <w:t>별도의</w:t>
      </w:r>
      <w:r>
        <w:rPr>
          <w:rFonts w:hint="eastAsia"/>
          <w:szCs w:val="22"/>
        </w:rPr>
        <w:t xml:space="preserve"> </w:t>
      </w:r>
      <w:r>
        <w:rPr>
          <w:rFonts w:hint="eastAsia"/>
          <w:szCs w:val="22"/>
        </w:rPr>
        <w:t>안전조치</w:t>
      </w:r>
      <w:r>
        <w:rPr>
          <w:rFonts w:hint="eastAsia"/>
          <w:szCs w:val="22"/>
        </w:rPr>
        <w:t xml:space="preserve"> </w:t>
      </w:r>
      <w:r>
        <w:rPr>
          <w:rFonts w:hint="eastAsia"/>
          <w:szCs w:val="22"/>
        </w:rPr>
        <w:t>요구사항은</w:t>
      </w:r>
      <w:r>
        <w:rPr>
          <w:rFonts w:hint="eastAsia"/>
          <w:szCs w:val="22"/>
        </w:rPr>
        <w:t xml:space="preserve"> </w:t>
      </w:r>
      <w:r>
        <w:rPr>
          <w:rFonts w:hint="eastAsia"/>
          <w:szCs w:val="22"/>
        </w:rPr>
        <w:t>없었다고</w:t>
      </w:r>
      <w:r>
        <w:rPr>
          <w:rFonts w:hint="eastAsia"/>
          <w:szCs w:val="22"/>
        </w:rPr>
        <w:t xml:space="preserve"> </w:t>
      </w:r>
      <w:r>
        <w:rPr>
          <w:rFonts w:hint="eastAsia"/>
          <w:szCs w:val="22"/>
        </w:rPr>
        <w:t>함</w:t>
      </w:r>
      <w:r>
        <w:rPr>
          <w:rFonts w:hint="eastAsia"/>
          <w:szCs w:val="22"/>
        </w:rPr>
        <w:t xml:space="preserve">. </w:t>
      </w:r>
    </w:p>
    <w:p w14:paraId="48BA6606" w14:textId="77777777" w:rsidR="00026A7E" w:rsidRDefault="00026A7E" w:rsidP="00026A7E">
      <w:pPr>
        <w:pStyle w:val="a5"/>
        <w:autoSpaceDN/>
        <w:spacing w:after="240"/>
        <w:ind w:leftChars="0" w:left="907"/>
        <w:rPr>
          <w:szCs w:val="22"/>
        </w:rPr>
      </w:pPr>
      <w:r>
        <w:rPr>
          <w:rFonts w:hint="eastAsia"/>
          <w:szCs w:val="22"/>
        </w:rPr>
        <w:t>또한</w:t>
      </w:r>
      <w:r>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w:t>
      </w:r>
      <w:r>
        <w:rPr>
          <w:szCs w:val="22"/>
        </w:rPr>
        <w:t xml:space="preserve"> </w:t>
      </w:r>
      <w:r w:rsidRPr="002445E2">
        <w:rPr>
          <w:rFonts w:hint="eastAsia"/>
          <w:szCs w:val="22"/>
        </w:rPr>
        <w:t xml:space="preserve">2020. 5. </w:t>
      </w:r>
      <w:r w:rsidRPr="002445E2">
        <w:rPr>
          <w:szCs w:val="22"/>
        </w:rPr>
        <w:t>28.</w:t>
      </w:r>
      <w:r w:rsidRPr="002445E2">
        <w:rPr>
          <w:rFonts w:hint="eastAsia"/>
          <w:szCs w:val="22"/>
        </w:rPr>
        <w:t xml:space="preserve"> </w:t>
      </w:r>
      <w:r w:rsidRPr="002445E2">
        <w:rPr>
          <w:rFonts w:hint="eastAsia"/>
          <w:szCs w:val="22"/>
        </w:rPr>
        <w:t>고용노동부의</w:t>
      </w:r>
      <w:r w:rsidRPr="002445E2">
        <w:rPr>
          <w:rFonts w:hint="eastAsia"/>
          <w:szCs w:val="22"/>
        </w:rPr>
        <w:t xml:space="preserve"> </w:t>
      </w:r>
      <w:proofErr w:type="spellStart"/>
      <w:r w:rsidRPr="002445E2">
        <w:rPr>
          <w:rFonts w:hint="eastAsia"/>
          <w:szCs w:val="22"/>
        </w:rPr>
        <w:t>안점점검</w:t>
      </w:r>
      <w:proofErr w:type="spellEnd"/>
      <w:r w:rsidRPr="002445E2">
        <w:rPr>
          <w:rFonts w:hint="eastAsia"/>
          <w:szCs w:val="22"/>
        </w:rPr>
        <w:t xml:space="preserve"> </w:t>
      </w:r>
      <w:r w:rsidRPr="002445E2">
        <w:rPr>
          <w:rFonts w:hint="eastAsia"/>
          <w:szCs w:val="22"/>
        </w:rPr>
        <w:t>결과</w:t>
      </w:r>
      <w:r w:rsidRPr="002445E2">
        <w:rPr>
          <w:rFonts w:hint="eastAsia"/>
          <w:szCs w:val="22"/>
        </w:rPr>
        <w:t>,</w:t>
      </w:r>
      <w:r w:rsidRPr="002445E2">
        <w:rPr>
          <w:szCs w:val="22"/>
        </w:rPr>
        <w:t xml:space="preserve"> </w:t>
      </w:r>
      <w:r>
        <w:rPr>
          <w:rFonts w:hint="eastAsia"/>
          <w:szCs w:val="22"/>
        </w:rPr>
        <w:t>시설개선</w:t>
      </w:r>
      <w:r>
        <w:rPr>
          <w:rFonts w:hint="eastAsia"/>
          <w:szCs w:val="22"/>
        </w:rPr>
        <w:t xml:space="preserve"> </w:t>
      </w:r>
      <w:r>
        <w:rPr>
          <w:rFonts w:hint="eastAsia"/>
          <w:szCs w:val="22"/>
        </w:rPr>
        <w:t>사항이</w:t>
      </w:r>
      <w:r>
        <w:rPr>
          <w:rFonts w:hint="eastAsia"/>
          <w:szCs w:val="22"/>
        </w:rPr>
        <w:t xml:space="preserve"> </w:t>
      </w:r>
      <w:r>
        <w:rPr>
          <w:rFonts w:hint="eastAsia"/>
          <w:szCs w:val="22"/>
        </w:rPr>
        <w:t>필요한</w:t>
      </w:r>
      <w:r>
        <w:rPr>
          <w:rFonts w:hint="eastAsia"/>
          <w:szCs w:val="22"/>
        </w:rPr>
        <w:t xml:space="preserve"> </w:t>
      </w:r>
      <w:r>
        <w:rPr>
          <w:rFonts w:hint="eastAsia"/>
          <w:szCs w:val="22"/>
        </w:rPr>
        <w:t>항목들에</w:t>
      </w:r>
      <w:r>
        <w:rPr>
          <w:rFonts w:hint="eastAsia"/>
          <w:szCs w:val="22"/>
        </w:rPr>
        <w:t xml:space="preserve"> </w:t>
      </w:r>
      <w:r>
        <w:rPr>
          <w:rFonts w:hint="eastAsia"/>
          <w:szCs w:val="22"/>
        </w:rPr>
        <w:t>대하여</w:t>
      </w:r>
      <w:r>
        <w:rPr>
          <w:rFonts w:hint="eastAsia"/>
          <w:szCs w:val="22"/>
        </w:rPr>
        <w:t xml:space="preserve"> </w:t>
      </w:r>
      <w:r w:rsidRPr="002445E2">
        <w:rPr>
          <w:rFonts w:hint="eastAsia"/>
          <w:szCs w:val="22"/>
        </w:rPr>
        <w:t>이에</w:t>
      </w:r>
      <w:r w:rsidRPr="002445E2">
        <w:rPr>
          <w:rFonts w:hint="eastAsia"/>
          <w:szCs w:val="22"/>
        </w:rPr>
        <w:t xml:space="preserve"> </w:t>
      </w:r>
      <w:r w:rsidRPr="002445E2">
        <w:rPr>
          <w:rFonts w:hint="eastAsia"/>
          <w:szCs w:val="22"/>
        </w:rPr>
        <w:t>대해</w:t>
      </w:r>
      <w:r w:rsidRPr="002445E2">
        <w:rPr>
          <w:rFonts w:hint="eastAsia"/>
          <w:szCs w:val="22"/>
        </w:rPr>
        <w:t xml:space="preserve"> </w:t>
      </w:r>
      <w:r w:rsidRPr="002445E2">
        <w:rPr>
          <w:rFonts w:hint="eastAsia"/>
          <w:szCs w:val="22"/>
        </w:rPr>
        <w:t>개선을</w:t>
      </w:r>
      <w:r w:rsidRPr="002445E2">
        <w:rPr>
          <w:rFonts w:hint="eastAsia"/>
          <w:szCs w:val="22"/>
        </w:rPr>
        <w:t xml:space="preserve"> </w:t>
      </w:r>
      <w:r w:rsidRPr="002445E2">
        <w:rPr>
          <w:rFonts w:hint="eastAsia"/>
          <w:szCs w:val="22"/>
        </w:rPr>
        <w:t>완료함</w:t>
      </w:r>
      <w:r w:rsidRPr="002445E2">
        <w:rPr>
          <w:rFonts w:hint="eastAsia"/>
          <w:szCs w:val="22"/>
        </w:rPr>
        <w:t>.</w:t>
      </w:r>
    </w:p>
    <w:p w14:paraId="31E8C627" w14:textId="77777777" w:rsidR="00026A7E" w:rsidRDefault="00026A7E" w:rsidP="002F270B">
      <w:pPr>
        <w:pStyle w:val="a5"/>
        <w:numPr>
          <w:ilvl w:val="1"/>
          <w:numId w:val="126"/>
        </w:numPr>
        <w:autoSpaceDN/>
        <w:spacing w:after="240"/>
        <w:ind w:leftChars="0" w:left="908" w:hanging="454"/>
        <w:rPr>
          <w:b/>
          <w:szCs w:val="22"/>
        </w:rPr>
      </w:pPr>
      <w:r w:rsidRPr="00951433">
        <w:rPr>
          <w:b/>
          <w:szCs w:val="22"/>
        </w:rPr>
        <w:t>분석</w:t>
      </w:r>
    </w:p>
    <w:p w14:paraId="4A069511" w14:textId="77777777" w:rsidR="00026A7E" w:rsidRDefault="00026A7E" w:rsidP="00026A7E">
      <w:pPr>
        <w:pStyle w:val="a5"/>
        <w:autoSpaceDN/>
        <w:spacing w:after="240"/>
        <w:ind w:leftChars="0" w:left="907"/>
        <w:rPr>
          <w:szCs w:val="22"/>
        </w:rPr>
      </w:pPr>
      <w:r w:rsidRPr="00E13929">
        <w:rPr>
          <w:szCs w:val="22"/>
        </w:rPr>
        <w:t>2022. 1. 27.</w:t>
      </w:r>
      <w:proofErr w:type="spellStart"/>
      <w:r w:rsidRPr="00E13929">
        <w:rPr>
          <w:rFonts w:hint="eastAsia"/>
          <w:szCs w:val="22"/>
        </w:rPr>
        <w:t>부터</w:t>
      </w:r>
      <w:proofErr w:type="spellEnd"/>
      <w:r w:rsidRPr="00E13929">
        <w:rPr>
          <w:szCs w:val="22"/>
        </w:rPr>
        <w:t xml:space="preserve"> </w:t>
      </w:r>
      <w:r>
        <w:rPr>
          <w:rFonts w:hint="eastAsia"/>
          <w:szCs w:val="22"/>
        </w:rPr>
        <w:t>시행</w:t>
      </w:r>
      <w:r>
        <w:rPr>
          <w:rFonts w:hint="eastAsia"/>
          <w:szCs w:val="22"/>
        </w:rPr>
        <w:t xml:space="preserve"> </w:t>
      </w:r>
      <w:r>
        <w:rPr>
          <w:rFonts w:hint="eastAsia"/>
          <w:szCs w:val="22"/>
        </w:rPr>
        <w:t>예정인</w:t>
      </w:r>
      <w:r>
        <w:rPr>
          <w:rFonts w:hint="eastAsia"/>
          <w:szCs w:val="22"/>
        </w:rPr>
        <w:t xml:space="preserve"> </w:t>
      </w:r>
      <w:r w:rsidRPr="00E13929">
        <w:rPr>
          <w:rFonts w:hint="eastAsia"/>
          <w:szCs w:val="22"/>
        </w:rPr>
        <w:t>중대재해</w:t>
      </w:r>
      <w:r>
        <w:rPr>
          <w:rFonts w:hint="eastAsia"/>
          <w:szCs w:val="22"/>
        </w:rPr>
        <w:t xml:space="preserve"> </w:t>
      </w:r>
      <w:r w:rsidRPr="00E13929">
        <w:rPr>
          <w:rFonts w:hint="eastAsia"/>
          <w:szCs w:val="22"/>
        </w:rPr>
        <w:t>처벌</w:t>
      </w:r>
      <w:r w:rsidRPr="00E13929">
        <w:rPr>
          <w:szCs w:val="22"/>
        </w:rPr>
        <w:t xml:space="preserve"> </w:t>
      </w:r>
      <w:r w:rsidRPr="00E13929">
        <w:rPr>
          <w:rFonts w:hint="eastAsia"/>
          <w:szCs w:val="22"/>
        </w:rPr>
        <w:t>등에</w:t>
      </w:r>
      <w:r w:rsidRPr="00E13929">
        <w:rPr>
          <w:szCs w:val="22"/>
        </w:rPr>
        <w:t xml:space="preserve"> </w:t>
      </w:r>
      <w:r w:rsidRPr="00E13929">
        <w:rPr>
          <w:rFonts w:hint="eastAsia"/>
          <w:szCs w:val="22"/>
        </w:rPr>
        <w:t>관한</w:t>
      </w:r>
      <w:r w:rsidRPr="00E13929">
        <w:rPr>
          <w:szCs w:val="22"/>
        </w:rPr>
        <w:t xml:space="preserve"> </w:t>
      </w:r>
      <w:r>
        <w:rPr>
          <w:rFonts w:hint="eastAsia"/>
          <w:szCs w:val="22"/>
        </w:rPr>
        <w:t>법률상</w:t>
      </w:r>
      <w:r w:rsidRPr="00E13929">
        <w:rPr>
          <w:szCs w:val="22"/>
        </w:rPr>
        <w:t xml:space="preserve"> </w:t>
      </w:r>
      <w:r>
        <w:rPr>
          <w:rFonts w:hint="eastAsia"/>
          <w:szCs w:val="22"/>
        </w:rPr>
        <w:t>(</w:t>
      </w:r>
      <w:proofErr w:type="spellStart"/>
      <w:r>
        <w:rPr>
          <w:szCs w:val="22"/>
        </w:rPr>
        <w:t>i</w:t>
      </w:r>
      <w:proofErr w:type="spellEnd"/>
      <w:r>
        <w:rPr>
          <w:szCs w:val="22"/>
        </w:rPr>
        <w:t>)</w:t>
      </w:r>
      <w:r w:rsidRPr="00E13929">
        <w:rPr>
          <w:rFonts w:hint="eastAsia"/>
          <w:szCs w:val="22"/>
        </w:rPr>
        <w:t>사망자가</w:t>
      </w:r>
      <w:r w:rsidRPr="00E13929">
        <w:rPr>
          <w:szCs w:val="22"/>
        </w:rPr>
        <w:t xml:space="preserve"> 1</w:t>
      </w:r>
      <w:r w:rsidRPr="00E13929">
        <w:rPr>
          <w:rFonts w:hint="eastAsia"/>
          <w:szCs w:val="22"/>
        </w:rPr>
        <w:t>명</w:t>
      </w:r>
      <w:r w:rsidRPr="00E13929">
        <w:rPr>
          <w:szCs w:val="22"/>
        </w:rPr>
        <w:t xml:space="preserve"> </w:t>
      </w:r>
      <w:r w:rsidRPr="00E13929">
        <w:rPr>
          <w:rFonts w:hint="eastAsia"/>
          <w:szCs w:val="22"/>
        </w:rPr>
        <w:t>이상</w:t>
      </w:r>
      <w:r w:rsidRPr="00E13929">
        <w:rPr>
          <w:szCs w:val="22"/>
        </w:rPr>
        <w:t xml:space="preserve"> </w:t>
      </w:r>
      <w:r w:rsidRPr="00E13929">
        <w:rPr>
          <w:rFonts w:hint="eastAsia"/>
          <w:szCs w:val="22"/>
        </w:rPr>
        <w:t>발생</w:t>
      </w:r>
      <w:r w:rsidRPr="00E13929">
        <w:rPr>
          <w:szCs w:val="22"/>
        </w:rPr>
        <w:t xml:space="preserve">, </w:t>
      </w:r>
      <w:r>
        <w:rPr>
          <w:szCs w:val="22"/>
        </w:rPr>
        <w:t xml:space="preserve">(ii) </w:t>
      </w:r>
      <w:r w:rsidRPr="00E13929">
        <w:rPr>
          <w:rFonts w:hint="eastAsia"/>
          <w:szCs w:val="22"/>
        </w:rPr>
        <w:t>동일한</w:t>
      </w:r>
      <w:r w:rsidRPr="00E13929">
        <w:rPr>
          <w:szCs w:val="22"/>
        </w:rPr>
        <w:t xml:space="preserve"> </w:t>
      </w:r>
      <w:r w:rsidRPr="00E13929">
        <w:rPr>
          <w:rFonts w:hint="eastAsia"/>
          <w:szCs w:val="22"/>
        </w:rPr>
        <w:t>사고로</w:t>
      </w:r>
      <w:r w:rsidRPr="00E13929">
        <w:rPr>
          <w:szCs w:val="22"/>
        </w:rPr>
        <w:t xml:space="preserve"> 6</w:t>
      </w:r>
      <w:r w:rsidRPr="00E13929">
        <w:rPr>
          <w:rFonts w:hint="eastAsia"/>
          <w:szCs w:val="22"/>
        </w:rPr>
        <w:t>개월</w:t>
      </w:r>
      <w:r w:rsidRPr="00E13929">
        <w:rPr>
          <w:szCs w:val="22"/>
        </w:rPr>
        <w:t xml:space="preserve"> </w:t>
      </w:r>
      <w:r w:rsidRPr="00E13929">
        <w:rPr>
          <w:rFonts w:hint="eastAsia"/>
          <w:szCs w:val="22"/>
        </w:rPr>
        <w:t>이상</w:t>
      </w:r>
      <w:r w:rsidRPr="00E13929">
        <w:rPr>
          <w:szCs w:val="22"/>
        </w:rPr>
        <w:t xml:space="preserve"> </w:t>
      </w:r>
      <w:r w:rsidRPr="00E13929">
        <w:rPr>
          <w:rFonts w:hint="eastAsia"/>
          <w:szCs w:val="22"/>
        </w:rPr>
        <w:t>치료가</w:t>
      </w:r>
      <w:r w:rsidRPr="00E13929">
        <w:rPr>
          <w:szCs w:val="22"/>
        </w:rPr>
        <w:t xml:space="preserve"> </w:t>
      </w:r>
      <w:r w:rsidRPr="00E13929">
        <w:rPr>
          <w:rFonts w:hint="eastAsia"/>
          <w:szCs w:val="22"/>
        </w:rPr>
        <w:t>필요한</w:t>
      </w:r>
      <w:r w:rsidRPr="00E13929">
        <w:rPr>
          <w:szCs w:val="22"/>
        </w:rPr>
        <w:t xml:space="preserve"> </w:t>
      </w:r>
      <w:r w:rsidRPr="00E13929">
        <w:rPr>
          <w:rFonts w:hint="eastAsia"/>
          <w:szCs w:val="22"/>
        </w:rPr>
        <w:t>부상자가</w:t>
      </w:r>
      <w:r w:rsidRPr="00E13929">
        <w:rPr>
          <w:szCs w:val="22"/>
        </w:rPr>
        <w:t xml:space="preserve"> 2</w:t>
      </w:r>
      <w:r w:rsidRPr="00E13929">
        <w:rPr>
          <w:rFonts w:hint="eastAsia"/>
          <w:szCs w:val="22"/>
        </w:rPr>
        <w:t>명</w:t>
      </w:r>
      <w:r w:rsidRPr="00E13929">
        <w:rPr>
          <w:szCs w:val="22"/>
        </w:rPr>
        <w:t xml:space="preserve"> </w:t>
      </w:r>
      <w:r w:rsidRPr="00E13929">
        <w:rPr>
          <w:rFonts w:hint="eastAsia"/>
          <w:szCs w:val="22"/>
        </w:rPr>
        <w:t>이상</w:t>
      </w:r>
      <w:r w:rsidRPr="00E13929">
        <w:rPr>
          <w:szCs w:val="22"/>
        </w:rPr>
        <w:t xml:space="preserve"> </w:t>
      </w:r>
      <w:r w:rsidRPr="00E13929">
        <w:rPr>
          <w:rFonts w:hint="eastAsia"/>
          <w:szCs w:val="22"/>
        </w:rPr>
        <w:t>발생</w:t>
      </w:r>
      <w:r w:rsidRPr="00E13929">
        <w:rPr>
          <w:szCs w:val="22"/>
        </w:rPr>
        <w:t xml:space="preserve">, </w:t>
      </w:r>
      <w:r>
        <w:rPr>
          <w:szCs w:val="22"/>
        </w:rPr>
        <w:t xml:space="preserve">(iii) </w:t>
      </w:r>
      <w:r w:rsidRPr="00E13929">
        <w:rPr>
          <w:rFonts w:hint="eastAsia"/>
          <w:szCs w:val="22"/>
        </w:rPr>
        <w:t>동일한</w:t>
      </w:r>
      <w:r w:rsidRPr="00E13929">
        <w:rPr>
          <w:szCs w:val="22"/>
        </w:rPr>
        <w:t xml:space="preserve"> </w:t>
      </w:r>
      <w:r w:rsidRPr="006C1822">
        <w:rPr>
          <w:rFonts w:hint="eastAsia"/>
          <w:szCs w:val="22"/>
        </w:rPr>
        <w:t>유해요인으로</w:t>
      </w:r>
      <w:r w:rsidRPr="006C1822">
        <w:rPr>
          <w:szCs w:val="22"/>
        </w:rPr>
        <w:t xml:space="preserve"> </w:t>
      </w:r>
      <w:r w:rsidRPr="006C1822">
        <w:rPr>
          <w:rFonts w:hint="eastAsia"/>
          <w:szCs w:val="22"/>
        </w:rPr>
        <w:t>급성중독</w:t>
      </w:r>
      <w:r w:rsidRPr="006C1822">
        <w:rPr>
          <w:szCs w:val="22"/>
        </w:rPr>
        <w:t xml:space="preserve"> </w:t>
      </w:r>
      <w:r w:rsidRPr="006C1822">
        <w:rPr>
          <w:rFonts w:hint="eastAsia"/>
          <w:szCs w:val="22"/>
        </w:rPr>
        <w:t>등</w:t>
      </w:r>
      <w:r w:rsidRPr="006C1822">
        <w:rPr>
          <w:szCs w:val="22"/>
        </w:rPr>
        <w:t xml:space="preserve"> </w:t>
      </w:r>
      <w:r w:rsidRPr="006C1822">
        <w:rPr>
          <w:rFonts w:hint="eastAsia"/>
          <w:szCs w:val="22"/>
        </w:rPr>
        <w:t>대통령령으로</w:t>
      </w:r>
      <w:r w:rsidRPr="006C1822">
        <w:rPr>
          <w:szCs w:val="22"/>
        </w:rPr>
        <w:t xml:space="preserve"> </w:t>
      </w:r>
      <w:r w:rsidRPr="006C1822">
        <w:rPr>
          <w:rFonts w:hint="eastAsia"/>
          <w:szCs w:val="22"/>
        </w:rPr>
        <w:t>정하는</w:t>
      </w:r>
      <w:r w:rsidRPr="006C1822">
        <w:rPr>
          <w:szCs w:val="22"/>
        </w:rPr>
        <w:t xml:space="preserve"> </w:t>
      </w:r>
      <w:r w:rsidRPr="006C1822">
        <w:rPr>
          <w:rFonts w:hint="eastAsia"/>
          <w:szCs w:val="22"/>
        </w:rPr>
        <w:t>직업성</w:t>
      </w:r>
      <w:r w:rsidRPr="006C1822">
        <w:rPr>
          <w:szCs w:val="22"/>
        </w:rPr>
        <w:t xml:space="preserve"> </w:t>
      </w:r>
      <w:r w:rsidRPr="006C1822">
        <w:rPr>
          <w:rFonts w:hint="eastAsia"/>
          <w:szCs w:val="22"/>
        </w:rPr>
        <w:t>질병자가</w:t>
      </w:r>
      <w:r w:rsidRPr="006C1822">
        <w:rPr>
          <w:szCs w:val="22"/>
        </w:rPr>
        <w:t xml:space="preserve"> 1</w:t>
      </w:r>
      <w:r w:rsidRPr="006C1822">
        <w:rPr>
          <w:rFonts w:hint="eastAsia"/>
          <w:szCs w:val="22"/>
        </w:rPr>
        <w:t>년</w:t>
      </w:r>
      <w:r w:rsidRPr="006C1822">
        <w:rPr>
          <w:szCs w:val="22"/>
        </w:rPr>
        <w:t xml:space="preserve"> </w:t>
      </w:r>
      <w:r w:rsidRPr="006C1822">
        <w:rPr>
          <w:rFonts w:hint="eastAsia"/>
          <w:szCs w:val="22"/>
        </w:rPr>
        <w:t>이내</w:t>
      </w:r>
      <w:r w:rsidRPr="006C1822">
        <w:rPr>
          <w:szCs w:val="22"/>
        </w:rPr>
        <w:t xml:space="preserve"> 3</w:t>
      </w:r>
      <w:r w:rsidRPr="006C1822">
        <w:rPr>
          <w:rFonts w:hint="eastAsia"/>
          <w:szCs w:val="22"/>
        </w:rPr>
        <w:t>명</w:t>
      </w:r>
      <w:r w:rsidRPr="006C1822">
        <w:rPr>
          <w:szCs w:val="22"/>
        </w:rPr>
        <w:t xml:space="preserve"> </w:t>
      </w:r>
      <w:r w:rsidRPr="006C1822">
        <w:rPr>
          <w:rFonts w:hint="eastAsia"/>
          <w:szCs w:val="22"/>
        </w:rPr>
        <w:t>이상</w:t>
      </w:r>
      <w:r w:rsidRPr="006C1822">
        <w:rPr>
          <w:szCs w:val="22"/>
        </w:rPr>
        <w:t xml:space="preserve"> </w:t>
      </w:r>
      <w:r w:rsidRPr="006C1822">
        <w:rPr>
          <w:rFonts w:hint="eastAsia"/>
          <w:szCs w:val="22"/>
        </w:rPr>
        <w:t>발생하는</w:t>
      </w:r>
      <w:r w:rsidRPr="006C1822">
        <w:rPr>
          <w:szCs w:val="22"/>
        </w:rPr>
        <w:t xml:space="preserve"> </w:t>
      </w:r>
      <w:r w:rsidRPr="006C1822">
        <w:rPr>
          <w:rFonts w:hint="eastAsia"/>
          <w:szCs w:val="22"/>
        </w:rPr>
        <w:t>경우를</w:t>
      </w:r>
      <w:r w:rsidRPr="006C1822">
        <w:rPr>
          <w:szCs w:val="22"/>
        </w:rPr>
        <w:t xml:space="preserve"> </w:t>
      </w:r>
      <w:r w:rsidRPr="006C1822">
        <w:rPr>
          <w:rFonts w:hint="eastAsia"/>
          <w:szCs w:val="22"/>
        </w:rPr>
        <w:t>각</w:t>
      </w:r>
      <w:r w:rsidRPr="006C1822">
        <w:rPr>
          <w:szCs w:val="22"/>
        </w:rPr>
        <w:t xml:space="preserve"> ‘</w:t>
      </w:r>
      <w:r w:rsidRPr="006C1822">
        <w:rPr>
          <w:rFonts w:hint="eastAsia"/>
          <w:szCs w:val="22"/>
        </w:rPr>
        <w:t>중대산업재해</w:t>
      </w:r>
      <w:r w:rsidRPr="006C1822">
        <w:rPr>
          <w:szCs w:val="22"/>
        </w:rPr>
        <w:t>’</w:t>
      </w:r>
      <w:r w:rsidRPr="006C1822">
        <w:rPr>
          <w:rFonts w:hint="eastAsia"/>
          <w:szCs w:val="22"/>
        </w:rPr>
        <w:t>로</w:t>
      </w:r>
      <w:r w:rsidRPr="006C1822">
        <w:rPr>
          <w:szCs w:val="22"/>
        </w:rPr>
        <w:t xml:space="preserve"> </w:t>
      </w:r>
      <w:r w:rsidRPr="006C1822">
        <w:rPr>
          <w:rFonts w:hint="eastAsia"/>
          <w:szCs w:val="22"/>
        </w:rPr>
        <w:t>규정하고</w:t>
      </w:r>
      <w:r w:rsidRPr="006C1822">
        <w:rPr>
          <w:szCs w:val="22"/>
        </w:rPr>
        <w:t>(</w:t>
      </w:r>
      <w:r>
        <w:rPr>
          <w:rFonts w:hint="eastAsia"/>
          <w:szCs w:val="22"/>
        </w:rPr>
        <w:t>중대재해처벌법</w:t>
      </w:r>
      <w:r w:rsidRPr="006C1822">
        <w:rPr>
          <w:szCs w:val="22"/>
        </w:rPr>
        <w:t xml:space="preserve"> </w:t>
      </w:r>
      <w:r w:rsidRPr="006C1822">
        <w:rPr>
          <w:rFonts w:hint="eastAsia"/>
          <w:szCs w:val="22"/>
        </w:rPr>
        <w:t>제</w:t>
      </w:r>
      <w:r w:rsidRPr="006C1822">
        <w:rPr>
          <w:szCs w:val="22"/>
        </w:rPr>
        <w:t>2</w:t>
      </w:r>
      <w:r w:rsidRPr="006C1822">
        <w:rPr>
          <w:rFonts w:hint="eastAsia"/>
          <w:szCs w:val="22"/>
        </w:rPr>
        <w:t>조</w:t>
      </w:r>
      <w:r w:rsidRPr="006C1822">
        <w:rPr>
          <w:szCs w:val="22"/>
        </w:rPr>
        <w:t xml:space="preserve"> </w:t>
      </w:r>
      <w:r w:rsidRPr="006C1822">
        <w:rPr>
          <w:rFonts w:hint="eastAsia"/>
          <w:szCs w:val="22"/>
        </w:rPr>
        <w:t>제</w:t>
      </w:r>
      <w:r w:rsidRPr="006C1822">
        <w:rPr>
          <w:szCs w:val="22"/>
        </w:rPr>
        <w:t>2</w:t>
      </w:r>
      <w:r w:rsidRPr="006C1822">
        <w:rPr>
          <w:rFonts w:hint="eastAsia"/>
          <w:szCs w:val="22"/>
        </w:rPr>
        <w:t>호</w:t>
      </w:r>
      <w:r w:rsidRPr="006C1822">
        <w:rPr>
          <w:szCs w:val="22"/>
        </w:rPr>
        <w:t xml:space="preserve">), </w:t>
      </w:r>
      <w:r w:rsidRPr="006C1822">
        <w:rPr>
          <w:rFonts w:hint="eastAsia"/>
          <w:szCs w:val="22"/>
        </w:rPr>
        <w:t>안전</w:t>
      </w:r>
      <w:r w:rsidRPr="006C1822">
        <w:rPr>
          <w:szCs w:val="22"/>
        </w:rPr>
        <w:t xml:space="preserve"> </w:t>
      </w:r>
      <w:r w:rsidRPr="006C1822">
        <w:rPr>
          <w:rFonts w:hint="eastAsia"/>
          <w:szCs w:val="22"/>
        </w:rPr>
        <w:t>및</w:t>
      </w:r>
      <w:r w:rsidRPr="006C1822">
        <w:rPr>
          <w:szCs w:val="22"/>
        </w:rPr>
        <w:t xml:space="preserve"> </w:t>
      </w:r>
      <w:r w:rsidRPr="006C1822">
        <w:rPr>
          <w:rFonts w:hint="eastAsia"/>
          <w:szCs w:val="22"/>
        </w:rPr>
        <w:t>보건</w:t>
      </w:r>
      <w:r w:rsidRPr="006C1822">
        <w:rPr>
          <w:szCs w:val="22"/>
        </w:rPr>
        <w:t xml:space="preserve"> </w:t>
      </w:r>
      <w:r w:rsidRPr="006C1822">
        <w:rPr>
          <w:rFonts w:hint="eastAsia"/>
          <w:szCs w:val="22"/>
        </w:rPr>
        <w:t>확보의무를</w:t>
      </w:r>
      <w:r w:rsidRPr="006C1822">
        <w:rPr>
          <w:szCs w:val="22"/>
        </w:rPr>
        <w:t xml:space="preserve"> </w:t>
      </w:r>
      <w:r w:rsidRPr="006C1822">
        <w:rPr>
          <w:rFonts w:hint="eastAsia"/>
          <w:szCs w:val="22"/>
        </w:rPr>
        <w:t>위반하여</w:t>
      </w:r>
      <w:r w:rsidRPr="006C1822">
        <w:rPr>
          <w:szCs w:val="22"/>
        </w:rPr>
        <w:t xml:space="preserve"> </w:t>
      </w:r>
      <w:r w:rsidRPr="006C1822">
        <w:rPr>
          <w:rFonts w:hint="eastAsia"/>
          <w:szCs w:val="22"/>
        </w:rPr>
        <w:t>중대산업재해에</w:t>
      </w:r>
      <w:r w:rsidRPr="006C1822">
        <w:rPr>
          <w:szCs w:val="22"/>
        </w:rPr>
        <w:t xml:space="preserve"> </w:t>
      </w:r>
      <w:r w:rsidRPr="006C1822">
        <w:rPr>
          <w:rFonts w:hint="eastAsia"/>
          <w:szCs w:val="22"/>
        </w:rPr>
        <w:t>이르게</w:t>
      </w:r>
      <w:r w:rsidRPr="006C1822">
        <w:rPr>
          <w:szCs w:val="22"/>
        </w:rPr>
        <w:t xml:space="preserve"> </w:t>
      </w:r>
      <w:r w:rsidRPr="006C1822">
        <w:rPr>
          <w:rFonts w:hint="eastAsia"/>
          <w:szCs w:val="22"/>
        </w:rPr>
        <w:t>한</w:t>
      </w:r>
      <w:r w:rsidRPr="006C1822">
        <w:rPr>
          <w:szCs w:val="22"/>
        </w:rPr>
        <w:t xml:space="preserve"> </w:t>
      </w:r>
      <w:r w:rsidRPr="006C1822">
        <w:rPr>
          <w:rFonts w:hint="eastAsia"/>
          <w:szCs w:val="22"/>
        </w:rPr>
        <w:t>경우에</w:t>
      </w:r>
      <w:r w:rsidRPr="006C1822">
        <w:rPr>
          <w:szCs w:val="22"/>
        </w:rPr>
        <w:t xml:space="preserve"> </w:t>
      </w:r>
      <w:r>
        <w:rPr>
          <w:szCs w:val="22"/>
        </w:rPr>
        <w:t>‘</w:t>
      </w:r>
      <w:proofErr w:type="spellStart"/>
      <w:r w:rsidRPr="006C1822">
        <w:rPr>
          <w:rFonts w:hint="eastAsia"/>
          <w:szCs w:val="22"/>
        </w:rPr>
        <w:t>경영책임자등</w:t>
      </w:r>
      <w:proofErr w:type="spellEnd"/>
      <w:r>
        <w:rPr>
          <w:szCs w:val="22"/>
        </w:rPr>
        <w:t>’</w:t>
      </w:r>
      <w:proofErr w:type="spellStart"/>
      <w:r w:rsidRPr="006C1822">
        <w:rPr>
          <w:rFonts w:hint="eastAsia"/>
          <w:szCs w:val="22"/>
        </w:rPr>
        <w:t>에</w:t>
      </w:r>
      <w:proofErr w:type="spellEnd"/>
      <w:r w:rsidRPr="006C1822">
        <w:rPr>
          <w:szCs w:val="22"/>
        </w:rPr>
        <w:t xml:space="preserve"> </w:t>
      </w:r>
      <w:r w:rsidRPr="006C1822">
        <w:rPr>
          <w:rFonts w:hint="eastAsia"/>
          <w:szCs w:val="22"/>
        </w:rPr>
        <w:t>대한</w:t>
      </w:r>
      <w:r w:rsidRPr="006C1822">
        <w:rPr>
          <w:szCs w:val="22"/>
        </w:rPr>
        <w:t xml:space="preserve"> </w:t>
      </w:r>
      <w:r w:rsidRPr="006C1822">
        <w:rPr>
          <w:rFonts w:hint="eastAsia"/>
          <w:szCs w:val="22"/>
        </w:rPr>
        <w:t>형사처벌</w:t>
      </w:r>
      <w:r w:rsidRPr="006C1822">
        <w:rPr>
          <w:szCs w:val="22"/>
        </w:rPr>
        <w:t xml:space="preserve"> </w:t>
      </w:r>
      <w:r w:rsidRPr="006C1822">
        <w:rPr>
          <w:rFonts w:hint="eastAsia"/>
          <w:szCs w:val="22"/>
        </w:rPr>
        <w:t>규정을</w:t>
      </w:r>
      <w:r w:rsidRPr="006C1822">
        <w:rPr>
          <w:szCs w:val="22"/>
        </w:rPr>
        <w:t xml:space="preserve"> </w:t>
      </w:r>
      <w:r w:rsidRPr="006C1822">
        <w:rPr>
          <w:rFonts w:hint="eastAsia"/>
          <w:szCs w:val="22"/>
        </w:rPr>
        <w:t>두고</w:t>
      </w:r>
      <w:r w:rsidRPr="006C1822">
        <w:rPr>
          <w:szCs w:val="22"/>
        </w:rPr>
        <w:t xml:space="preserve"> </w:t>
      </w:r>
      <w:r w:rsidRPr="006C1822">
        <w:rPr>
          <w:rFonts w:hint="eastAsia"/>
          <w:szCs w:val="22"/>
        </w:rPr>
        <w:t>있음</w:t>
      </w:r>
      <w:r w:rsidRPr="006C1822">
        <w:rPr>
          <w:szCs w:val="22"/>
        </w:rPr>
        <w:t>(</w:t>
      </w:r>
      <w:r>
        <w:rPr>
          <w:rFonts w:hint="eastAsia"/>
          <w:szCs w:val="22"/>
        </w:rPr>
        <w:t>중대재해처벌법</w:t>
      </w:r>
      <w:r w:rsidRPr="006C1822">
        <w:rPr>
          <w:szCs w:val="22"/>
        </w:rPr>
        <w:t xml:space="preserve"> </w:t>
      </w:r>
      <w:r w:rsidRPr="006C1822">
        <w:rPr>
          <w:rFonts w:hint="eastAsia"/>
          <w:szCs w:val="22"/>
        </w:rPr>
        <w:t>제</w:t>
      </w:r>
      <w:r w:rsidRPr="006C1822">
        <w:rPr>
          <w:szCs w:val="22"/>
        </w:rPr>
        <w:t>6</w:t>
      </w:r>
      <w:r w:rsidRPr="006C1822">
        <w:rPr>
          <w:rFonts w:hint="eastAsia"/>
          <w:szCs w:val="22"/>
        </w:rPr>
        <w:t>조</w:t>
      </w:r>
      <w:r w:rsidRPr="006C1822">
        <w:rPr>
          <w:szCs w:val="22"/>
        </w:rPr>
        <w:t>).</w:t>
      </w:r>
    </w:p>
    <w:p w14:paraId="79919147" w14:textId="77777777" w:rsidR="00026A7E" w:rsidRPr="006D5168" w:rsidRDefault="00026A7E" w:rsidP="00026A7E">
      <w:pPr>
        <w:pStyle w:val="a5"/>
        <w:autoSpaceDN/>
        <w:spacing w:after="240"/>
        <w:ind w:leftChars="0" w:left="907"/>
        <w:rPr>
          <w:szCs w:val="22"/>
        </w:rPr>
      </w:pPr>
      <w:proofErr w:type="spellStart"/>
      <w:r>
        <w:rPr>
          <w:rFonts w:hint="eastAsia"/>
          <w:szCs w:val="22"/>
        </w:rPr>
        <w:t>경영책임자등은</w:t>
      </w:r>
      <w:proofErr w:type="spellEnd"/>
      <w:r>
        <w:rPr>
          <w:rFonts w:hint="eastAsia"/>
          <w:szCs w:val="22"/>
        </w:rPr>
        <w:t xml:space="preserve"> (</w:t>
      </w:r>
      <w:proofErr w:type="spellStart"/>
      <w:r>
        <w:rPr>
          <w:szCs w:val="22"/>
        </w:rPr>
        <w:t>i</w:t>
      </w:r>
      <w:proofErr w:type="spellEnd"/>
      <w:r>
        <w:rPr>
          <w:szCs w:val="22"/>
        </w:rPr>
        <w:t xml:space="preserve">) </w:t>
      </w:r>
      <w:r w:rsidRPr="006C1822">
        <w:rPr>
          <w:rFonts w:hint="eastAsia"/>
          <w:szCs w:val="22"/>
        </w:rPr>
        <w:t>사업을</w:t>
      </w:r>
      <w:r w:rsidRPr="006C1822">
        <w:rPr>
          <w:rFonts w:hint="eastAsia"/>
          <w:szCs w:val="22"/>
        </w:rPr>
        <w:t xml:space="preserve"> </w:t>
      </w:r>
      <w:r w:rsidRPr="006C1822">
        <w:rPr>
          <w:rFonts w:hint="eastAsia"/>
          <w:szCs w:val="22"/>
        </w:rPr>
        <w:t>대표하고</w:t>
      </w:r>
      <w:r w:rsidRPr="006C1822">
        <w:rPr>
          <w:rFonts w:hint="eastAsia"/>
          <w:szCs w:val="22"/>
        </w:rPr>
        <w:t xml:space="preserve"> </w:t>
      </w:r>
      <w:r w:rsidRPr="006C1822">
        <w:rPr>
          <w:rFonts w:hint="eastAsia"/>
          <w:szCs w:val="22"/>
        </w:rPr>
        <w:t>사업을</w:t>
      </w:r>
      <w:r w:rsidRPr="006C1822">
        <w:rPr>
          <w:rFonts w:hint="eastAsia"/>
          <w:szCs w:val="22"/>
        </w:rPr>
        <w:t xml:space="preserve"> </w:t>
      </w:r>
      <w:r w:rsidRPr="006C1822">
        <w:rPr>
          <w:rFonts w:hint="eastAsia"/>
          <w:szCs w:val="22"/>
        </w:rPr>
        <w:t>총괄하는</w:t>
      </w:r>
      <w:r w:rsidRPr="006C1822">
        <w:rPr>
          <w:rFonts w:hint="eastAsia"/>
          <w:szCs w:val="22"/>
        </w:rPr>
        <w:t xml:space="preserve"> </w:t>
      </w:r>
      <w:r w:rsidRPr="006C1822">
        <w:rPr>
          <w:rFonts w:hint="eastAsia"/>
          <w:szCs w:val="22"/>
        </w:rPr>
        <w:t>권한과</w:t>
      </w:r>
      <w:r w:rsidRPr="006C1822">
        <w:rPr>
          <w:rFonts w:hint="eastAsia"/>
          <w:szCs w:val="22"/>
        </w:rPr>
        <w:t xml:space="preserve"> </w:t>
      </w:r>
      <w:r w:rsidRPr="006C1822">
        <w:rPr>
          <w:rFonts w:hint="eastAsia"/>
          <w:szCs w:val="22"/>
        </w:rPr>
        <w:t>책임이</w:t>
      </w:r>
      <w:r w:rsidRPr="006C1822">
        <w:rPr>
          <w:rFonts w:hint="eastAsia"/>
          <w:szCs w:val="22"/>
        </w:rPr>
        <w:t xml:space="preserve"> </w:t>
      </w:r>
      <w:r w:rsidRPr="006C1822">
        <w:rPr>
          <w:rFonts w:hint="eastAsia"/>
          <w:szCs w:val="22"/>
        </w:rPr>
        <w:t>있는</w:t>
      </w:r>
      <w:r w:rsidRPr="006C1822">
        <w:rPr>
          <w:rFonts w:hint="eastAsia"/>
          <w:szCs w:val="22"/>
        </w:rPr>
        <w:t xml:space="preserve"> </w:t>
      </w:r>
      <w:r w:rsidRPr="006C1822">
        <w:rPr>
          <w:rFonts w:hint="eastAsia"/>
          <w:szCs w:val="22"/>
        </w:rPr>
        <w:t>사람</w:t>
      </w:r>
      <w:r w:rsidRPr="006C1822">
        <w:rPr>
          <w:rFonts w:hint="eastAsia"/>
          <w:szCs w:val="22"/>
        </w:rPr>
        <w:t xml:space="preserve"> </w:t>
      </w:r>
      <w:r w:rsidRPr="006C1822">
        <w:rPr>
          <w:rFonts w:hint="eastAsia"/>
          <w:szCs w:val="22"/>
        </w:rPr>
        <w:t>또는</w:t>
      </w:r>
      <w:r w:rsidRPr="006C1822">
        <w:rPr>
          <w:rFonts w:hint="eastAsia"/>
          <w:szCs w:val="22"/>
        </w:rPr>
        <w:t xml:space="preserve"> </w:t>
      </w:r>
      <w:r>
        <w:rPr>
          <w:szCs w:val="22"/>
        </w:rPr>
        <w:t>(</w:t>
      </w:r>
      <w:r>
        <w:rPr>
          <w:rFonts w:hint="eastAsia"/>
          <w:szCs w:val="22"/>
        </w:rPr>
        <w:t>ii)</w:t>
      </w:r>
      <w:r>
        <w:rPr>
          <w:szCs w:val="22"/>
        </w:rPr>
        <w:t xml:space="preserve"> </w:t>
      </w:r>
      <w:r w:rsidRPr="006C1822">
        <w:rPr>
          <w:rFonts w:hint="eastAsia"/>
          <w:szCs w:val="22"/>
        </w:rPr>
        <w:t>이에</w:t>
      </w:r>
      <w:r w:rsidRPr="006C1822">
        <w:rPr>
          <w:rFonts w:hint="eastAsia"/>
          <w:szCs w:val="22"/>
        </w:rPr>
        <w:t xml:space="preserve"> </w:t>
      </w:r>
      <w:r w:rsidRPr="006C1822">
        <w:rPr>
          <w:rFonts w:hint="eastAsia"/>
          <w:szCs w:val="22"/>
        </w:rPr>
        <w:t>준하여</w:t>
      </w:r>
      <w:r w:rsidRPr="006C1822">
        <w:rPr>
          <w:rFonts w:hint="eastAsia"/>
          <w:szCs w:val="22"/>
        </w:rPr>
        <w:t xml:space="preserve"> </w:t>
      </w:r>
      <w:r w:rsidRPr="006C1822">
        <w:rPr>
          <w:rFonts w:hint="eastAsia"/>
          <w:szCs w:val="22"/>
        </w:rPr>
        <w:t>안전보건에</w:t>
      </w:r>
      <w:r w:rsidRPr="006C1822">
        <w:rPr>
          <w:rFonts w:hint="eastAsia"/>
          <w:szCs w:val="22"/>
        </w:rPr>
        <w:t xml:space="preserve"> </w:t>
      </w:r>
      <w:r w:rsidRPr="006C1822">
        <w:rPr>
          <w:rFonts w:hint="eastAsia"/>
          <w:szCs w:val="22"/>
        </w:rPr>
        <w:t>관한</w:t>
      </w:r>
      <w:r w:rsidRPr="006C1822">
        <w:rPr>
          <w:rFonts w:hint="eastAsia"/>
          <w:szCs w:val="22"/>
        </w:rPr>
        <w:t xml:space="preserve"> </w:t>
      </w:r>
      <w:r w:rsidRPr="006C1822">
        <w:rPr>
          <w:rFonts w:hint="eastAsia"/>
          <w:szCs w:val="22"/>
        </w:rPr>
        <w:t>업무를</w:t>
      </w:r>
      <w:r w:rsidRPr="006C1822">
        <w:rPr>
          <w:rFonts w:hint="eastAsia"/>
          <w:szCs w:val="22"/>
        </w:rPr>
        <w:t xml:space="preserve"> </w:t>
      </w:r>
      <w:r w:rsidRPr="006C1822">
        <w:rPr>
          <w:rFonts w:hint="eastAsia"/>
          <w:szCs w:val="22"/>
        </w:rPr>
        <w:t>담당하는</w:t>
      </w:r>
      <w:r w:rsidRPr="006C1822">
        <w:rPr>
          <w:rFonts w:hint="eastAsia"/>
          <w:szCs w:val="22"/>
        </w:rPr>
        <w:t xml:space="preserve"> </w:t>
      </w:r>
      <w:r w:rsidRPr="006C1822">
        <w:rPr>
          <w:rFonts w:hint="eastAsia"/>
          <w:szCs w:val="22"/>
        </w:rPr>
        <w:t>사람</w:t>
      </w:r>
      <w:r>
        <w:rPr>
          <w:rFonts w:hint="eastAsia"/>
          <w:szCs w:val="22"/>
        </w:rPr>
        <w:t>을</w:t>
      </w:r>
      <w:r>
        <w:rPr>
          <w:rFonts w:hint="eastAsia"/>
          <w:szCs w:val="22"/>
        </w:rPr>
        <w:t xml:space="preserve"> </w:t>
      </w:r>
      <w:r>
        <w:rPr>
          <w:rFonts w:hint="eastAsia"/>
          <w:szCs w:val="22"/>
        </w:rPr>
        <w:t>의미하며</w:t>
      </w:r>
      <w:r>
        <w:rPr>
          <w:rFonts w:hint="eastAsia"/>
          <w:szCs w:val="22"/>
        </w:rPr>
        <w:t>,</w:t>
      </w:r>
      <w:r>
        <w:rPr>
          <w:szCs w:val="22"/>
        </w:rPr>
        <w:t xml:space="preserve"> </w:t>
      </w:r>
      <w:r>
        <w:rPr>
          <w:rFonts w:hint="eastAsia"/>
          <w:szCs w:val="22"/>
        </w:rPr>
        <w:t>구체적인</w:t>
      </w:r>
      <w:r>
        <w:rPr>
          <w:rFonts w:hint="eastAsia"/>
          <w:szCs w:val="22"/>
        </w:rPr>
        <w:t xml:space="preserve"> </w:t>
      </w:r>
      <w:proofErr w:type="spellStart"/>
      <w:r>
        <w:rPr>
          <w:rFonts w:hint="eastAsia"/>
          <w:szCs w:val="22"/>
        </w:rPr>
        <w:t>경영책임자등의</w:t>
      </w:r>
      <w:proofErr w:type="spellEnd"/>
      <w:r>
        <w:rPr>
          <w:rFonts w:hint="eastAsia"/>
          <w:szCs w:val="22"/>
        </w:rPr>
        <w:t xml:space="preserve"> </w:t>
      </w:r>
      <w:r>
        <w:rPr>
          <w:rFonts w:hint="eastAsia"/>
          <w:szCs w:val="22"/>
        </w:rPr>
        <w:t>범위는</w:t>
      </w:r>
      <w:r>
        <w:rPr>
          <w:rFonts w:hint="eastAsia"/>
          <w:szCs w:val="22"/>
        </w:rPr>
        <w:t xml:space="preserve"> </w:t>
      </w:r>
      <w:r>
        <w:rPr>
          <w:rFonts w:hint="eastAsia"/>
          <w:szCs w:val="22"/>
        </w:rPr>
        <w:t>중대재해처벌법의</w:t>
      </w:r>
      <w:r>
        <w:rPr>
          <w:rFonts w:hint="eastAsia"/>
          <w:szCs w:val="22"/>
        </w:rPr>
        <w:t xml:space="preserve"> </w:t>
      </w:r>
      <w:r>
        <w:rPr>
          <w:rFonts w:hint="eastAsia"/>
          <w:szCs w:val="22"/>
        </w:rPr>
        <w:t>시행</w:t>
      </w:r>
      <w:r>
        <w:rPr>
          <w:rFonts w:hint="eastAsia"/>
          <w:szCs w:val="22"/>
        </w:rPr>
        <w:t xml:space="preserve"> </w:t>
      </w:r>
      <w:r>
        <w:rPr>
          <w:rFonts w:hint="eastAsia"/>
          <w:szCs w:val="22"/>
        </w:rPr>
        <w:t>이후에</w:t>
      </w:r>
      <w:r>
        <w:rPr>
          <w:rFonts w:hint="eastAsia"/>
          <w:szCs w:val="22"/>
        </w:rPr>
        <w:t xml:space="preserve"> </w:t>
      </w:r>
      <w:r>
        <w:rPr>
          <w:rFonts w:hint="eastAsia"/>
          <w:szCs w:val="22"/>
        </w:rPr>
        <w:t>확정이</w:t>
      </w:r>
      <w:r>
        <w:rPr>
          <w:rFonts w:hint="eastAsia"/>
          <w:szCs w:val="22"/>
        </w:rPr>
        <w:t xml:space="preserve"> </w:t>
      </w:r>
      <w:r>
        <w:rPr>
          <w:rFonts w:hint="eastAsia"/>
          <w:szCs w:val="22"/>
        </w:rPr>
        <w:t>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p>
    <w:p w14:paraId="607F4468" w14:textId="77777777" w:rsidR="00026A7E" w:rsidRPr="004C0299" w:rsidRDefault="00026A7E" w:rsidP="00026A7E">
      <w:pPr>
        <w:pStyle w:val="a5"/>
        <w:autoSpaceDN/>
        <w:spacing w:after="240"/>
        <w:ind w:leftChars="0" w:left="907"/>
        <w:rPr>
          <w:rFonts w:eastAsia="바탕"/>
          <w:kern w:val="0"/>
        </w:rPr>
      </w:pPr>
      <w:r>
        <w:rPr>
          <w:rFonts w:eastAsia="바탕" w:hint="eastAsia"/>
          <w:kern w:val="0"/>
        </w:rPr>
        <w:t>대상회사에는</w:t>
      </w:r>
      <w:r>
        <w:rPr>
          <w:rFonts w:eastAsia="바탕" w:hint="eastAsia"/>
          <w:kern w:val="0"/>
        </w:rPr>
        <w:t xml:space="preserve"> 2017. </w:t>
      </w:r>
      <w:r>
        <w:rPr>
          <w:rFonts w:eastAsia="바탕" w:hint="eastAsia"/>
          <w:kern w:val="0"/>
        </w:rPr>
        <w:t>발생한</w:t>
      </w:r>
      <w:r>
        <w:rPr>
          <w:rFonts w:eastAsia="바탕" w:hint="eastAsia"/>
          <w:kern w:val="0"/>
        </w:rPr>
        <w:t xml:space="preserve"> </w:t>
      </w:r>
      <w:r>
        <w:rPr>
          <w:rFonts w:eastAsia="바탕" w:hint="eastAsia"/>
          <w:kern w:val="0"/>
        </w:rPr>
        <w:t>사망사고</w:t>
      </w:r>
      <w:r>
        <w:rPr>
          <w:rFonts w:eastAsia="바탕" w:hint="eastAsia"/>
          <w:kern w:val="0"/>
        </w:rPr>
        <w:t xml:space="preserve"> </w:t>
      </w:r>
      <w:r>
        <w:rPr>
          <w:rFonts w:eastAsia="바탕" w:hint="eastAsia"/>
          <w:kern w:val="0"/>
        </w:rPr>
        <w:t>이외에</w:t>
      </w:r>
      <w:r>
        <w:rPr>
          <w:rFonts w:eastAsia="바탕" w:hint="eastAsia"/>
          <w:kern w:val="0"/>
        </w:rPr>
        <w:t xml:space="preserve"> </w:t>
      </w:r>
      <w:r>
        <w:rPr>
          <w:rFonts w:eastAsia="바탕" w:hint="eastAsia"/>
          <w:kern w:val="0"/>
        </w:rPr>
        <w:t>중대재해가</w:t>
      </w:r>
      <w:r>
        <w:rPr>
          <w:rFonts w:eastAsia="바탕" w:hint="eastAsia"/>
          <w:kern w:val="0"/>
        </w:rPr>
        <w:t xml:space="preserve"> </w:t>
      </w:r>
      <w:r>
        <w:rPr>
          <w:rFonts w:eastAsia="바탕" w:hint="eastAsia"/>
          <w:kern w:val="0"/>
        </w:rPr>
        <w:t>추가로</w:t>
      </w:r>
      <w:r>
        <w:rPr>
          <w:rFonts w:eastAsia="바탕" w:hint="eastAsia"/>
          <w:kern w:val="0"/>
        </w:rPr>
        <w:t xml:space="preserve"> </w:t>
      </w:r>
      <w:r>
        <w:rPr>
          <w:rFonts w:eastAsia="바탕" w:hint="eastAsia"/>
          <w:kern w:val="0"/>
        </w:rPr>
        <w:t>발생하지</w:t>
      </w:r>
      <w:r>
        <w:rPr>
          <w:rFonts w:eastAsia="바탕" w:hint="eastAsia"/>
          <w:kern w:val="0"/>
        </w:rPr>
        <w:t xml:space="preserve"> </w:t>
      </w:r>
      <w:r>
        <w:rPr>
          <w:rFonts w:eastAsia="바탕" w:hint="eastAsia"/>
          <w:kern w:val="0"/>
        </w:rPr>
        <w:t>않았으나</w:t>
      </w:r>
      <w:r>
        <w:rPr>
          <w:rFonts w:eastAsia="바탕" w:hint="eastAsia"/>
          <w:kern w:val="0"/>
        </w:rPr>
        <w:t>,</w:t>
      </w:r>
      <w:r>
        <w:rPr>
          <w:rFonts w:eastAsia="바탕"/>
          <w:kern w:val="0"/>
        </w:rPr>
        <w:t xml:space="preserve"> </w:t>
      </w:r>
      <w:r w:rsidRPr="006C1822">
        <w:rPr>
          <w:rFonts w:eastAsia="바탕" w:hint="eastAsia"/>
          <w:kern w:val="0"/>
        </w:rPr>
        <w:t>산업재해가</w:t>
      </w:r>
      <w:r w:rsidRPr="006C1822">
        <w:rPr>
          <w:rFonts w:eastAsia="바탕" w:hint="eastAsia"/>
          <w:kern w:val="0"/>
        </w:rPr>
        <w:t xml:space="preserve"> </w:t>
      </w:r>
      <w:r w:rsidRPr="006C1822">
        <w:rPr>
          <w:rFonts w:eastAsia="바탕" w:hint="eastAsia"/>
          <w:kern w:val="0"/>
        </w:rPr>
        <w:t>지속적으로</w:t>
      </w:r>
      <w:r w:rsidRPr="006C1822">
        <w:rPr>
          <w:rFonts w:eastAsia="바탕" w:hint="eastAsia"/>
          <w:kern w:val="0"/>
        </w:rPr>
        <w:t xml:space="preserve"> </w:t>
      </w:r>
      <w:r w:rsidRPr="006C1822">
        <w:rPr>
          <w:rFonts w:eastAsia="바탕" w:hint="eastAsia"/>
          <w:kern w:val="0"/>
        </w:rPr>
        <w:t>발생하고</w:t>
      </w:r>
      <w:r w:rsidRPr="006C1822">
        <w:rPr>
          <w:rFonts w:eastAsia="바탕" w:hint="eastAsia"/>
          <w:kern w:val="0"/>
        </w:rPr>
        <w:t xml:space="preserve"> </w:t>
      </w:r>
      <w:r w:rsidRPr="006C1822">
        <w:rPr>
          <w:rFonts w:eastAsia="바탕" w:hint="eastAsia"/>
          <w:kern w:val="0"/>
        </w:rPr>
        <w:t>있으므로</w:t>
      </w:r>
      <w:r>
        <w:rPr>
          <w:rFonts w:eastAsia="바탕" w:hint="eastAsia"/>
          <w:kern w:val="0"/>
        </w:rPr>
        <w:t>,</w:t>
      </w:r>
      <w:r w:rsidRPr="006C1822">
        <w:rPr>
          <w:rFonts w:eastAsia="바탕"/>
          <w:kern w:val="0"/>
        </w:rPr>
        <w:t xml:space="preserve"> </w:t>
      </w:r>
      <w:r>
        <w:rPr>
          <w:rFonts w:eastAsia="바탕" w:hint="eastAsia"/>
          <w:kern w:val="0"/>
        </w:rPr>
        <w:t>산업안전보건</w:t>
      </w:r>
      <w:r>
        <w:rPr>
          <w:rFonts w:eastAsia="바탕" w:hint="eastAsia"/>
          <w:kern w:val="0"/>
        </w:rPr>
        <w:t xml:space="preserve"> </w:t>
      </w:r>
      <w:r>
        <w:rPr>
          <w:rFonts w:eastAsia="바탕" w:hint="eastAsia"/>
          <w:kern w:val="0"/>
        </w:rPr>
        <w:t>조치가</w:t>
      </w:r>
      <w:r>
        <w:rPr>
          <w:rFonts w:eastAsia="바탕" w:hint="eastAsia"/>
          <w:kern w:val="0"/>
        </w:rPr>
        <w:t xml:space="preserve"> </w:t>
      </w:r>
      <w:r>
        <w:rPr>
          <w:rFonts w:eastAsia="바탕" w:hint="eastAsia"/>
          <w:kern w:val="0"/>
        </w:rPr>
        <w:t>필요할</w:t>
      </w:r>
      <w:r>
        <w:rPr>
          <w:rFonts w:eastAsia="바탕" w:hint="eastAsia"/>
          <w:kern w:val="0"/>
        </w:rPr>
        <w:t xml:space="preserve"> </w:t>
      </w:r>
      <w:r>
        <w:rPr>
          <w:rFonts w:eastAsia="바탕" w:hint="eastAsia"/>
          <w:kern w:val="0"/>
        </w:rPr>
        <w:t>것으로</w:t>
      </w:r>
      <w:r>
        <w:rPr>
          <w:rFonts w:eastAsia="바탕" w:hint="eastAsia"/>
          <w:kern w:val="0"/>
        </w:rPr>
        <w:t xml:space="preserve"> </w:t>
      </w:r>
      <w:r>
        <w:rPr>
          <w:rFonts w:eastAsia="바탕" w:hint="eastAsia"/>
          <w:kern w:val="0"/>
        </w:rPr>
        <w:t>보이고</w:t>
      </w:r>
      <w:r>
        <w:rPr>
          <w:rFonts w:eastAsia="바탕" w:hint="eastAsia"/>
          <w:kern w:val="0"/>
        </w:rPr>
        <w:t xml:space="preserve">, </w:t>
      </w:r>
      <w:r w:rsidRPr="006C1822">
        <w:rPr>
          <w:rFonts w:eastAsia="바탕" w:hint="eastAsia"/>
          <w:kern w:val="0"/>
        </w:rPr>
        <w:t>중대재해</w:t>
      </w:r>
      <w:r w:rsidRPr="006C1822">
        <w:rPr>
          <w:rFonts w:eastAsia="바탕"/>
          <w:kern w:val="0"/>
        </w:rPr>
        <w:t xml:space="preserve"> </w:t>
      </w:r>
      <w:r w:rsidRPr="006C1822">
        <w:rPr>
          <w:rFonts w:eastAsia="바탕" w:hint="eastAsia"/>
          <w:kern w:val="0"/>
        </w:rPr>
        <w:t>처벌</w:t>
      </w:r>
      <w:r w:rsidRPr="006C1822">
        <w:rPr>
          <w:rFonts w:eastAsia="바탕"/>
          <w:kern w:val="0"/>
        </w:rPr>
        <w:t xml:space="preserve"> </w:t>
      </w:r>
      <w:r w:rsidRPr="006C1822">
        <w:rPr>
          <w:rFonts w:eastAsia="바탕" w:hint="eastAsia"/>
          <w:kern w:val="0"/>
        </w:rPr>
        <w:t>등에</w:t>
      </w:r>
      <w:r w:rsidRPr="006C1822">
        <w:rPr>
          <w:rFonts w:eastAsia="바탕"/>
          <w:kern w:val="0"/>
        </w:rPr>
        <w:t xml:space="preserve"> </w:t>
      </w:r>
      <w:r w:rsidRPr="006C1822">
        <w:rPr>
          <w:rFonts w:eastAsia="바탕" w:hint="eastAsia"/>
          <w:kern w:val="0"/>
        </w:rPr>
        <w:t>관한</w:t>
      </w:r>
      <w:r w:rsidRPr="006C1822">
        <w:rPr>
          <w:rFonts w:eastAsia="바탕"/>
          <w:kern w:val="0"/>
        </w:rPr>
        <w:t xml:space="preserve"> </w:t>
      </w:r>
      <w:r>
        <w:rPr>
          <w:rFonts w:eastAsia="바탕" w:hint="eastAsia"/>
          <w:kern w:val="0"/>
        </w:rPr>
        <w:t>법률의</w:t>
      </w:r>
      <w:r>
        <w:rPr>
          <w:rFonts w:eastAsia="바탕" w:hint="eastAsia"/>
          <w:kern w:val="0"/>
        </w:rPr>
        <w:t xml:space="preserve"> </w:t>
      </w:r>
      <w:r>
        <w:rPr>
          <w:rFonts w:eastAsia="바탕" w:hint="eastAsia"/>
          <w:kern w:val="0"/>
        </w:rPr>
        <w:t>시행을</w:t>
      </w:r>
      <w:r>
        <w:rPr>
          <w:rFonts w:eastAsia="바탕" w:hint="eastAsia"/>
          <w:kern w:val="0"/>
        </w:rPr>
        <w:t xml:space="preserve"> </w:t>
      </w:r>
      <w:r>
        <w:rPr>
          <w:rFonts w:eastAsia="바탕" w:hint="eastAsia"/>
          <w:kern w:val="0"/>
        </w:rPr>
        <w:t>대비하여</w:t>
      </w:r>
      <w:r>
        <w:rPr>
          <w:rFonts w:eastAsia="바탕" w:hint="eastAsia"/>
          <w:kern w:val="0"/>
        </w:rPr>
        <w:t xml:space="preserve"> </w:t>
      </w:r>
      <w:r>
        <w:rPr>
          <w:rFonts w:eastAsia="바탕" w:hint="eastAsia"/>
          <w:kern w:val="0"/>
        </w:rPr>
        <w:t>산업재해의</w:t>
      </w:r>
      <w:r>
        <w:rPr>
          <w:rFonts w:eastAsia="바탕" w:hint="eastAsia"/>
          <w:kern w:val="0"/>
        </w:rPr>
        <w:t xml:space="preserve"> </w:t>
      </w:r>
      <w:r>
        <w:rPr>
          <w:rFonts w:eastAsia="바탕" w:hint="eastAsia"/>
          <w:kern w:val="0"/>
        </w:rPr>
        <w:t>예방을</w:t>
      </w:r>
      <w:r>
        <w:rPr>
          <w:rFonts w:eastAsia="바탕" w:hint="eastAsia"/>
          <w:kern w:val="0"/>
        </w:rPr>
        <w:t xml:space="preserve"> </w:t>
      </w:r>
      <w:r>
        <w:rPr>
          <w:rFonts w:eastAsia="바탕" w:hint="eastAsia"/>
          <w:kern w:val="0"/>
        </w:rPr>
        <w:t>위한</w:t>
      </w:r>
      <w:r>
        <w:rPr>
          <w:rFonts w:eastAsia="바탕" w:hint="eastAsia"/>
          <w:kern w:val="0"/>
        </w:rPr>
        <w:t xml:space="preserve"> </w:t>
      </w:r>
      <w:r>
        <w:rPr>
          <w:rFonts w:eastAsia="바탕" w:hint="eastAsia"/>
          <w:kern w:val="0"/>
        </w:rPr>
        <w:t>조치를</w:t>
      </w:r>
      <w:r>
        <w:rPr>
          <w:rFonts w:eastAsia="바탕" w:hint="eastAsia"/>
          <w:kern w:val="0"/>
        </w:rPr>
        <w:t xml:space="preserve"> </w:t>
      </w:r>
      <w:r>
        <w:rPr>
          <w:rFonts w:eastAsia="바탕" w:hint="eastAsia"/>
          <w:kern w:val="0"/>
        </w:rPr>
        <w:t>다하여야</w:t>
      </w:r>
      <w:r>
        <w:rPr>
          <w:rFonts w:eastAsia="바탕" w:hint="eastAsia"/>
          <w:kern w:val="0"/>
        </w:rPr>
        <w:t xml:space="preserve"> </w:t>
      </w:r>
      <w:r>
        <w:rPr>
          <w:rFonts w:eastAsia="바탕" w:hint="eastAsia"/>
          <w:kern w:val="0"/>
        </w:rPr>
        <w:t>할</w:t>
      </w:r>
      <w:r>
        <w:rPr>
          <w:rFonts w:eastAsia="바탕" w:hint="eastAsia"/>
          <w:kern w:val="0"/>
        </w:rPr>
        <w:t xml:space="preserve"> </w:t>
      </w:r>
      <w:r>
        <w:rPr>
          <w:rFonts w:eastAsia="바탕" w:hint="eastAsia"/>
          <w:kern w:val="0"/>
        </w:rPr>
        <w:t>것임</w:t>
      </w:r>
      <w:r>
        <w:rPr>
          <w:rFonts w:eastAsia="바탕" w:hint="eastAsia"/>
          <w:kern w:val="0"/>
        </w:rPr>
        <w:t>.</w:t>
      </w:r>
    </w:p>
    <w:p w14:paraId="0D702E1D" w14:textId="77777777" w:rsidR="00026A7E" w:rsidRDefault="00026A7E" w:rsidP="00026A7E">
      <w:pPr>
        <w:widowControl/>
        <w:wordWrap/>
        <w:autoSpaceDN/>
        <w:adjustRightInd/>
        <w:snapToGrid/>
        <w:spacing w:line="240" w:lineRule="auto"/>
        <w:jc w:val="left"/>
        <w:rPr>
          <w:bCs/>
          <w:snapToGrid w:val="0"/>
          <w:szCs w:val="22"/>
        </w:rPr>
      </w:pPr>
      <w:r>
        <w:rPr>
          <w:b/>
          <w:snapToGrid w:val="0"/>
          <w:szCs w:val="22"/>
        </w:rPr>
        <w:br w:type="page"/>
      </w:r>
    </w:p>
    <w:p w14:paraId="23A5CA54" w14:textId="77777777" w:rsidR="00026A7E" w:rsidRPr="004054C4" w:rsidRDefault="00026A7E" w:rsidP="00026A7E">
      <w:pPr>
        <w:pStyle w:val="1"/>
        <w:spacing w:after="480"/>
        <w:rPr>
          <w:szCs w:val="22"/>
        </w:rPr>
      </w:pPr>
      <w:bookmarkStart w:id="1103" w:name="_Toc79769014"/>
      <w:r>
        <w:rPr>
          <w:noProof/>
        </w:rPr>
        <w:lastRenderedPageBreak/>
        <w:drawing>
          <wp:anchor distT="0" distB="0" distL="114300" distR="114300" simplePos="0" relativeHeight="251667456" behindDoc="1" locked="1" layoutInCell="1" allowOverlap="0" wp14:anchorId="6FE76269" wp14:editId="749E284D">
            <wp:simplePos x="0" y="0"/>
            <wp:positionH relativeFrom="column">
              <wp:posOffset>-36195</wp:posOffset>
            </wp:positionH>
            <wp:positionV relativeFrom="margin">
              <wp:posOffset>-635</wp:posOffset>
            </wp:positionV>
            <wp:extent cx="6174000" cy="806400"/>
            <wp:effectExtent l="0" t="0" r="0" b="0"/>
            <wp:wrapNone/>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인사노무</w:t>
      </w:r>
      <w:bookmarkEnd w:id="1103"/>
    </w:p>
    <w:p w14:paraId="2A4FD068" w14:textId="77777777" w:rsidR="00026A7E" w:rsidRDefault="00026A7E" w:rsidP="00026A7E"/>
    <w:p w14:paraId="52FB0218" w14:textId="77777777" w:rsidR="00026A7E" w:rsidRPr="00CB2B3F" w:rsidRDefault="00026A7E" w:rsidP="00026A7E"/>
    <w:p w14:paraId="028C242B" w14:textId="77777777" w:rsidR="00026A7E" w:rsidRPr="004054C4" w:rsidRDefault="00026A7E" w:rsidP="00026A7E">
      <w:pPr>
        <w:pStyle w:val="a5"/>
        <w:numPr>
          <w:ilvl w:val="0"/>
          <w:numId w:val="28"/>
        </w:numPr>
        <w:spacing w:before="240" w:after="240"/>
        <w:ind w:leftChars="0"/>
        <w:outlineLvl w:val="1"/>
        <w:rPr>
          <w:b/>
          <w:color w:val="5D2A2C" w:themeColor="text2"/>
          <w:sz w:val="24"/>
        </w:rPr>
      </w:pPr>
      <w:r w:rsidRPr="004054C4">
        <w:rPr>
          <w:b/>
          <w:color w:val="5D2A2C" w:themeColor="text2"/>
          <w:sz w:val="24"/>
        </w:rPr>
        <w:t>일반</w:t>
      </w:r>
      <w:r w:rsidRPr="004054C4">
        <w:rPr>
          <w:b/>
          <w:color w:val="5D2A2C" w:themeColor="text2"/>
          <w:sz w:val="24"/>
        </w:rPr>
        <w:t xml:space="preserve"> </w:t>
      </w:r>
      <w:r w:rsidRPr="004054C4">
        <w:rPr>
          <w:b/>
          <w:color w:val="5D2A2C" w:themeColor="text2"/>
          <w:sz w:val="24"/>
        </w:rPr>
        <w:t>현황</w:t>
      </w:r>
    </w:p>
    <w:p w14:paraId="55544A1B" w14:textId="77777777" w:rsidR="00026A7E" w:rsidRPr="003E1C39" w:rsidRDefault="00026A7E" w:rsidP="00026A7E">
      <w:pPr>
        <w:ind w:left="454"/>
        <w:rPr>
          <w:bCs/>
          <w:spacing w:val="6"/>
          <w:kern w:val="0"/>
          <w:szCs w:val="22"/>
        </w:rPr>
      </w:pPr>
      <w:r w:rsidRPr="003E1C39">
        <w:rPr>
          <w:bCs/>
          <w:spacing w:val="6"/>
          <w:kern w:val="0"/>
          <w:szCs w:val="22"/>
        </w:rPr>
        <w:t>제공된</w:t>
      </w:r>
      <w:r w:rsidRPr="003E1C39">
        <w:rPr>
          <w:bCs/>
          <w:spacing w:val="6"/>
          <w:kern w:val="0"/>
          <w:szCs w:val="22"/>
        </w:rPr>
        <w:t xml:space="preserve"> </w:t>
      </w:r>
      <w:r w:rsidRPr="003E1C39">
        <w:rPr>
          <w:bCs/>
          <w:spacing w:val="6"/>
          <w:kern w:val="0"/>
          <w:szCs w:val="22"/>
        </w:rPr>
        <w:t>임직원</w:t>
      </w:r>
      <w:r w:rsidRPr="003E1C39">
        <w:rPr>
          <w:bCs/>
          <w:spacing w:val="6"/>
          <w:kern w:val="0"/>
          <w:szCs w:val="22"/>
        </w:rPr>
        <w:t xml:space="preserve"> </w:t>
      </w:r>
      <w:r w:rsidRPr="003E1C39">
        <w:rPr>
          <w:bCs/>
          <w:spacing w:val="6"/>
          <w:kern w:val="0"/>
          <w:szCs w:val="22"/>
        </w:rPr>
        <w:t>현황</w:t>
      </w:r>
      <w:r w:rsidRPr="003E1C39">
        <w:rPr>
          <w:bCs/>
          <w:spacing w:val="6"/>
          <w:kern w:val="0"/>
          <w:szCs w:val="22"/>
        </w:rPr>
        <w:t xml:space="preserve"> </w:t>
      </w:r>
      <w:r w:rsidRPr="003E1C39">
        <w:rPr>
          <w:bCs/>
          <w:spacing w:val="6"/>
          <w:kern w:val="0"/>
          <w:szCs w:val="22"/>
        </w:rPr>
        <w:t>자료에</w:t>
      </w:r>
      <w:r w:rsidRPr="003E1C39">
        <w:rPr>
          <w:bCs/>
          <w:spacing w:val="6"/>
          <w:kern w:val="0"/>
          <w:szCs w:val="22"/>
        </w:rPr>
        <w:t xml:space="preserve"> </w:t>
      </w:r>
      <w:r w:rsidRPr="003E1C39">
        <w:rPr>
          <w:bCs/>
          <w:spacing w:val="6"/>
          <w:kern w:val="0"/>
          <w:szCs w:val="22"/>
        </w:rPr>
        <w:t>의하면</w:t>
      </w:r>
      <w:r w:rsidRPr="003E1C39">
        <w:rPr>
          <w:bCs/>
          <w:spacing w:val="6"/>
          <w:kern w:val="0"/>
          <w:szCs w:val="22"/>
        </w:rPr>
        <w:t xml:space="preserve">, </w:t>
      </w:r>
      <w:r w:rsidRPr="003E1C39">
        <w:rPr>
          <w:bCs/>
          <w:spacing w:val="6"/>
          <w:kern w:val="0"/>
          <w:szCs w:val="22"/>
        </w:rPr>
        <w:t>대상회사</w:t>
      </w:r>
      <w:r w:rsidRPr="003E1C39">
        <w:rPr>
          <w:bCs/>
          <w:spacing w:val="6"/>
          <w:kern w:val="0"/>
          <w:szCs w:val="22"/>
        </w:rPr>
        <w:t xml:space="preserve"> </w:t>
      </w:r>
      <w:r w:rsidRPr="003E1C39">
        <w:rPr>
          <w:bCs/>
          <w:spacing w:val="6"/>
          <w:kern w:val="0"/>
          <w:szCs w:val="22"/>
        </w:rPr>
        <w:t>및</w:t>
      </w:r>
      <w:r w:rsidRPr="003E1C39">
        <w:rPr>
          <w:bCs/>
          <w:spacing w:val="6"/>
          <w:kern w:val="0"/>
          <w:szCs w:val="22"/>
        </w:rPr>
        <w:t xml:space="preserve"> </w:t>
      </w:r>
      <w:r w:rsidRPr="003E1C39">
        <w:rPr>
          <w:bCs/>
          <w:spacing w:val="6"/>
          <w:kern w:val="0"/>
          <w:szCs w:val="22"/>
        </w:rPr>
        <w:t>한샘개발의</w:t>
      </w:r>
      <w:r w:rsidRPr="003E1C39">
        <w:rPr>
          <w:bCs/>
          <w:spacing w:val="6"/>
          <w:kern w:val="0"/>
          <w:szCs w:val="22"/>
        </w:rPr>
        <w:t xml:space="preserve"> </w:t>
      </w:r>
      <w:r w:rsidRPr="003E1C39">
        <w:rPr>
          <w:bCs/>
          <w:spacing w:val="6"/>
          <w:kern w:val="0"/>
          <w:szCs w:val="22"/>
        </w:rPr>
        <w:t>임직원</w:t>
      </w:r>
      <w:r w:rsidRPr="003E1C39">
        <w:rPr>
          <w:bCs/>
          <w:spacing w:val="6"/>
          <w:kern w:val="0"/>
          <w:szCs w:val="22"/>
        </w:rPr>
        <w:t xml:space="preserve"> </w:t>
      </w:r>
      <w:r w:rsidRPr="003E1C39">
        <w:rPr>
          <w:bCs/>
          <w:spacing w:val="6"/>
          <w:kern w:val="0"/>
          <w:szCs w:val="22"/>
        </w:rPr>
        <w:t>현황은</w:t>
      </w:r>
      <w:r w:rsidRPr="003E1C39">
        <w:rPr>
          <w:bCs/>
          <w:spacing w:val="6"/>
          <w:kern w:val="0"/>
          <w:szCs w:val="22"/>
        </w:rPr>
        <w:t xml:space="preserve"> </w:t>
      </w:r>
      <w:r w:rsidRPr="003E1C39">
        <w:rPr>
          <w:bCs/>
          <w:spacing w:val="6"/>
          <w:kern w:val="0"/>
          <w:szCs w:val="22"/>
        </w:rPr>
        <w:t>다음과</w:t>
      </w:r>
      <w:r w:rsidRPr="003E1C39">
        <w:rPr>
          <w:bCs/>
          <w:spacing w:val="6"/>
          <w:kern w:val="0"/>
          <w:szCs w:val="22"/>
        </w:rPr>
        <w:t xml:space="preserve"> </w:t>
      </w:r>
      <w:r w:rsidRPr="003E1C39">
        <w:rPr>
          <w:bCs/>
          <w:spacing w:val="6"/>
          <w:kern w:val="0"/>
          <w:szCs w:val="22"/>
        </w:rPr>
        <w:t>같음</w:t>
      </w:r>
      <w:r w:rsidRPr="003E1C39">
        <w:rPr>
          <w:bCs/>
          <w:spacing w:val="6"/>
          <w:kern w:val="0"/>
          <w:szCs w:val="22"/>
        </w:rPr>
        <w:t>.</w:t>
      </w:r>
    </w:p>
    <w:p w14:paraId="1DABC867" w14:textId="77777777" w:rsidR="00026A7E" w:rsidRPr="00CB2B3F" w:rsidRDefault="00026A7E" w:rsidP="00026A7E">
      <w:pPr>
        <w:ind w:left="426"/>
        <w:jc w:val="right"/>
        <w:rPr>
          <w:bCs/>
          <w:kern w:val="0"/>
          <w:sz w:val="20"/>
          <w:szCs w:val="20"/>
        </w:rPr>
      </w:pPr>
      <w:r w:rsidRPr="00CB2B3F">
        <w:rPr>
          <w:bCs/>
          <w:kern w:val="0"/>
          <w:sz w:val="20"/>
          <w:szCs w:val="20"/>
        </w:rPr>
        <w:t>(</w:t>
      </w:r>
      <w:r w:rsidRPr="00CB2B3F">
        <w:rPr>
          <w:bCs/>
          <w:kern w:val="0"/>
          <w:sz w:val="20"/>
          <w:szCs w:val="20"/>
        </w:rPr>
        <w:t>단위</w:t>
      </w:r>
      <w:r w:rsidRPr="00CB2B3F">
        <w:rPr>
          <w:bCs/>
          <w:kern w:val="0"/>
          <w:sz w:val="20"/>
          <w:szCs w:val="20"/>
        </w:rPr>
        <w:t xml:space="preserve">: </w:t>
      </w:r>
      <w:r w:rsidRPr="00CB2B3F">
        <w:rPr>
          <w:bCs/>
          <w:kern w:val="0"/>
          <w:sz w:val="20"/>
          <w:szCs w:val="20"/>
        </w:rPr>
        <w:t>명</w:t>
      </w:r>
      <w:r w:rsidRPr="00CB2B3F">
        <w:rPr>
          <w:bCs/>
          <w:kern w:val="0"/>
          <w:sz w:val="20"/>
          <w:szCs w:val="20"/>
        </w:rPr>
        <w:t>)</w:t>
      </w:r>
    </w:p>
    <w:tbl>
      <w:tblPr>
        <w:tblW w:w="9185" w:type="dxa"/>
        <w:tblInd w:w="454"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3061"/>
        <w:gridCol w:w="3062"/>
        <w:gridCol w:w="3062"/>
      </w:tblGrid>
      <w:tr w:rsidR="00026A7E" w:rsidRPr="008E0663" w14:paraId="0572AF3D" w14:textId="77777777" w:rsidTr="0091358C">
        <w:trPr>
          <w:trHeight w:val="283"/>
          <w:tblHeader/>
        </w:trPr>
        <w:tc>
          <w:tcPr>
            <w:tcW w:w="3061" w:type="dxa"/>
            <w:tcBorders>
              <w:top w:val="single" w:sz="12" w:space="0" w:color="404040" w:themeColor="text1" w:themeTint="BF"/>
              <w:bottom w:val="single" w:sz="4" w:space="0" w:color="404040" w:themeColor="text1" w:themeTint="BF"/>
            </w:tcBorders>
            <w:shd w:val="clear" w:color="auto" w:fill="DEEEEE"/>
            <w:vAlign w:val="center"/>
          </w:tcPr>
          <w:p w14:paraId="6233D2AF" w14:textId="77777777" w:rsidR="00026A7E" w:rsidRPr="008E0663" w:rsidRDefault="00026A7E" w:rsidP="0091358C">
            <w:pPr>
              <w:spacing w:line="280" w:lineRule="atLeast"/>
              <w:jc w:val="center"/>
              <w:rPr>
                <w:b/>
                <w:bCs/>
                <w:kern w:val="0"/>
                <w:sz w:val="20"/>
                <w:szCs w:val="20"/>
              </w:rPr>
            </w:pPr>
            <w:r w:rsidRPr="008E0663">
              <w:rPr>
                <w:b/>
                <w:bCs/>
                <w:kern w:val="0"/>
                <w:sz w:val="20"/>
                <w:szCs w:val="20"/>
              </w:rPr>
              <w:t>구분</w:t>
            </w:r>
          </w:p>
        </w:tc>
        <w:tc>
          <w:tcPr>
            <w:tcW w:w="3062" w:type="dxa"/>
            <w:tcBorders>
              <w:top w:val="single" w:sz="12" w:space="0" w:color="404040" w:themeColor="text1" w:themeTint="BF"/>
              <w:bottom w:val="single" w:sz="4" w:space="0" w:color="404040" w:themeColor="text1" w:themeTint="BF"/>
            </w:tcBorders>
            <w:shd w:val="clear" w:color="auto" w:fill="DEEEEE"/>
            <w:vAlign w:val="center"/>
          </w:tcPr>
          <w:p w14:paraId="79267769" w14:textId="77777777" w:rsidR="00026A7E" w:rsidRPr="008E0663" w:rsidRDefault="00026A7E" w:rsidP="0091358C">
            <w:pPr>
              <w:spacing w:line="280" w:lineRule="atLeast"/>
              <w:jc w:val="center"/>
              <w:rPr>
                <w:b/>
                <w:bCs/>
                <w:kern w:val="0"/>
                <w:sz w:val="20"/>
                <w:szCs w:val="20"/>
              </w:rPr>
            </w:pPr>
            <w:r w:rsidRPr="008E0663">
              <w:rPr>
                <w:b/>
                <w:bCs/>
                <w:kern w:val="0"/>
                <w:sz w:val="20"/>
                <w:szCs w:val="20"/>
              </w:rPr>
              <w:t>대상회사</w:t>
            </w:r>
          </w:p>
        </w:tc>
        <w:tc>
          <w:tcPr>
            <w:tcW w:w="3062" w:type="dxa"/>
            <w:tcBorders>
              <w:top w:val="single" w:sz="12" w:space="0" w:color="404040" w:themeColor="text1" w:themeTint="BF"/>
              <w:bottom w:val="single" w:sz="4" w:space="0" w:color="404040" w:themeColor="text1" w:themeTint="BF"/>
            </w:tcBorders>
            <w:shd w:val="clear" w:color="auto" w:fill="DEEEEE"/>
            <w:vAlign w:val="center"/>
          </w:tcPr>
          <w:p w14:paraId="53BFF04D" w14:textId="77777777" w:rsidR="00026A7E" w:rsidRPr="008E0663" w:rsidDel="00CA35ED" w:rsidRDefault="00026A7E" w:rsidP="0091358C">
            <w:pPr>
              <w:spacing w:line="280" w:lineRule="atLeast"/>
              <w:jc w:val="center"/>
              <w:rPr>
                <w:b/>
                <w:bCs/>
                <w:kern w:val="0"/>
                <w:sz w:val="20"/>
                <w:szCs w:val="20"/>
              </w:rPr>
            </w:pPr>
            <w:r w:rsidRPr="008E0663">
              <w:rPr>
                <w:b/>
                <w:bCs/>
                <w:kern w:val="0"/>
                <w:sz w:val="20"/>
                <w:szCs w:val="20"/>
              </w:rPr>
              <w:t>한샘개발</w:t>
            </w:r>
          </w:p>
        </w:tc>
      </w:tr>
      <w:tr w:rsidR="00026A7E" w:rsidRPr="008E0663" w14:paraId="568F3453" w14:textId="77777777" w:rsidTr="0091358C">
        <w:trPr>
          <w:trHeight w:val="283"/>
        </w:trPr>
        <w:tc>
          <w:tcPr>
            <w:tcW w:w="3061" w:type="dxa"/>
            <w:tcBorders>
              <w:top w:val="single" w:sz="4" w:space="0" w:color="404040" w:themeColor="text1" w:themeTint="BF"/>
            </w:tcBorders>
            <w:shd w:val="clear" w:color="auto" w:fill="auto"/>
            <w:vAlign w:val="center"/>
          </w:tcPr>
          <w:p w14:paraId="1BB974E7" w14:textId="77777777" w:rsidR="00026A7E" w:rsidRPr="008E0663" w:rsidRDefault="00026A7E" w:rsidP="0091358C">
            <w:pPr>
              <w:spacing w:line="280" w:lineRule="atLeast"/>
              <w:jc w:val="center"/>
              <w:rPr>
                <w:bCs/>
                <w:kern w:val="0"/>
                <w:sz w:val="20"/>
                <w:szCs w:val="20"/>
              </w:rPr>
            </w:pPr>
            <w:r w:rsidRPr="008E0663">
              <w:rPr>
                <w:bCs/>
                <w:kern w:val="0"/>
                <w:sz w:val="20"/>
                <w:szCs w:val="20"/>
              </w:rPr>
              <w:t>임원</w:t>
            </w:r>
            <w:r w:rsidRPr="008E0663">
              <w:rPr>
                <w:bCs/>
                <w:kern w:val="0"/>
                <w:sz w:val="20"/>
                <w:szCs w:val="20"/>
                <w:vertAlign w:val="superscript"/>
              </w:rPr>
              <w:footnoteReference w:id="33"/>
            </w:r>
          </w:p>
        </w:tc>
        <w:tc>
          <w:tcPr>
            <w:tcW w:w="3062" w:type="dxa"/>
            <w:tcBorders>
              <w:top w:val="single" w:sz="4" w:space="0" w:color="404040" w:themeColor="text1" w:themeTint="BF"/>
            </w:tcBorders>
            <w:shd w:val="clear" w:color="auto" w:fill="auto"/>
            <w:vAlign w:val="center"/>
          </w:tcPr>
          <w:p w14:paraId="406F48E0" w14:textId="77777777" w:rsidR="00026A7E" w:rsidRPr="008E0663" w:rsidRDefault="00026A7E" w:rsidP="0091358C">
            <w:pPr>
              <w:spacing w:line="280" w:lineRule="atLeast"/>
              <w:jc w:val="right"/>
              <w:rPr>
                <w:bCs/>
                <w:kern w:val="0"/>
                <w:sz w:val="20"/>
                <w:szCs w:val="20"/>
                <w:shd w:val="pct15" w:color="auto" w:fill="FFFFFF"/>
              </w:rPr>
            </w:pPr>
            <w:r w:rsidRPr="008E0663">
              <w:rPr>
                <w:bCs/>
                <w:kern w:val="0"/>
                <w:sz w:val="20"/>
                <w:szCs w:val="20"/>
              </w:rPr>
              <w:t>56</w:t>
            </w:r>
          </w:p>
        </w:tc>
        <w:tc>
          <w:tcPr>
            <w:tcW w:w="3062" w:type="dxa"/>
            <w:tcBorders>
              <w:top w:val="single" w:sz="4" w:space="0" w:color="404040" w:themeColor="text1" w:themeTint="BF"/>
            </w:tcBorders>
            <w:vAlign w:val="center"/>
          </w:tcPr>
          <w:p w14:paraId="084B9491" w14:textId="77777777" w:rsidR="00026A7E" w:rsidRPr="008E0663" w:rsidRDefault="00026A7E" w:rsidP="0091358C">
            <w:pPr>
              <w:spacing w:line="280" w:lineRule="atLeast"/>
              <w:jc w:val="right"/>
              <w:rPr>
                <w:bCs/>
                <w:kern w:val="0"/>
                <w:sz w:val="20"/>
                <w:szCs w:val="20"/>
              </w:rPr>
            </w:pPr>
            <w:r w:rsidRPr="008E0663">
              <w:rPr>
                <w:bCs/>
                <w:kern w:val="0"/>
                <w:sz w:val="20"/>
                <w:szCs w:val="20"/>
              </w:rPr>
              <w:t>2</w:t>
            </w:r>
          </w:p>
        </w:tc>
      </w:tr>
      <w:tr w:rsidR="00026A7E" w:rsidRPr="008E0663" w14:paraId="2902573E" w14:textId="77777777" w:rsidTr="0091358C">
        <w:trPr>
          <w:trHeight w:val="283"/>
        </w:trPr>
        <w:tc>
          <w:tcPr>
            <w:tcW w:w="3061" w:type="dxa"/>
            <w:tcBorders>
              <w:bottom w:val="single" w:sz="4" w:space="0" w:color="404040" w:themeColor="text1" w:themeTint="BF"/>
            </w:tcBorders>
            <w:shd w:val="clear" w:color="auto" w:fill="auto"/>
            <w:vAlign w:val="center"/>
          </w:tcPr>
          <w:p w14:paraId="4ED73017" w14:textId="77777777" w:rsidR="00026A7E" w:rsidRPr="008E0663" w:rsidRDefault="00026A7E" w:rsidP="0091358C">
            <w:pPr>
              <w:spacing w:line="280" w:lineRule="atLeast"/>
              <w:jc w:val="center"/>
              <w:rPr>
                <w:bCs/>
                <w:kern w:val="0"/>
                <w:sz w:val="20"/>
                <w:szCs w:val="20"/>
              </w:rPr>
            </w:pPr>
            <w:r w:rsidRPr="008E0663">
              <w:rPr>
                <w:bCs/>
                <w:kern w:val="0"/>
                <w:sz w:val="20"/>
                <w:szCs w:val="20"/>
              </w:rPr>
              <w:t>직원</w:t>
            </w:r>
          </w:p>
        </w:tc>
        <w:tc>
          <w:tcPr>
            <w:tcW w:w="3062" w:type="dxa"/>
            <w:tcBorders>
              <w:bottom w:val="single" w:sz="4" w:space="0" w:color="404040" w:themeColor="text1" w:themeTint="BF"/>
            </w:tcBorders>
            <w:shd w:val="clear" w:color="auto" w:fill="auto"/>
            <w:vAlign w:val="center"/>
          </w:tcPr>
          <w:p w14:paraId="305CB753" w14:textId="77777777" w:rsidR="00026A7E" w:rsidRPr="008E0663" w:rsidRDefault="00026A7E" w:rsidP="0091358C">
            <w:pPr>
              <w:spacing w:line="280" w:lineRule="atLeast"/>
              <w:jc w:val="right"/>
              <w:rPr>
                <w:bCs/>
                <w:kern w:val="0"/>
                <w:sz w:val="20"/>
                <w:szCs w:val="20"/>
              </w:rPr>
            </w:pPr>
            <w:r w:rsidRPr="008E0663">
              <w:rPr>
                <w:bCs/>
                <w:kern w:val="0"/>
                <w:sz w:val="20"/>
                <w:szCs w:val="20"/>
              </w:rPr>
              <w:t>2,582</w:t>
            </w:r>
          </w:p>
        </w:tc>
        <w:tc>
          <w:tcPr>
            <w:tcW w:w="3062" w:type="dxa"/>
            <w:tcBorders>
              <w:bottom w:val="single" w:sz="4" w:space="0" w:color="404040" w:themeColor="text1" w:themeTint="BF"/>
            </w:tcBorders>
            <w:vAlign w:val="center"/>
          </w:tcPr>
          <w:p w14:paraId="6FF1C43D" w14:textId="77777777" w:rsidR="00026A7E" w:rsidRPr="008E0663" w:rsidRDefault="00026A7E" w:rsidP="0091358C">
            <w:pPr>
              <w:spacing w:line="280" w:lineRule="atLeast"/>
              <w:jc w:val="right"/>
              <w:rPr>
                <w:bCs/>
                <w:kern w:val="0"/>
                <w:sz w:val="20"/>
                <w:szCs w:val="20"/>
              </w:rPr>
            </w:pPr>
            <w:r w:rsidRPr="008E0663">
              <w:rPr>
                <w:bCs/>
                <w:kern w:val="0"/>
                <w:sz w:val="20"/>
                <w:szCs w:val="20"/>
              </w:rPr>
              <w:t>878</w:t>
            </w:r>
          </w:p>
        </w:tc>
      </w:tr>
      <w:tr w:rsidR="00026A7E" w:rsidRPr="008E0663" w14:paraId="1B7F3F17" w14:textId="77777777" w:rsidTr="0091358C">
        <w:trPr>
          <w:trHeight w:val="283"/>
        </w:trPr>
        <w:tc>
          <w:tcPr>
            <w:tcW w:w="3061"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9D99B65" w14:textId="77777777" w:rsidR="00026A7E" w:rsidRPr="008E0663" w:rsidRDefault="00026A7E" w:rsidP="0091358C">
            <w:pPr>
              <w:spacing w:line="280" w:lineRule="atLeast"/>
              <w:jc w:val="center"/>
              <w:rPr>
                <w:b/>
                <w:bCs/>
                <w:kern w:val="0"/>
                <w:sz w:val="20"/>
                <w:szCs w:val="20"/>
              </w:rPr>
            </w:pPr>
            <w:r w:rsidRPr="008E0663">
              <w:rPr>
                <w:b/>
                <w:bCs/>
                <w:kern w:val="0"/>
                <w:sz w:val="20"/>
                <w:szCs w:val="20"/>
              </w:rPr>
              <w:t>합계</w:t>
            </w:r>
          </w:p>
        </w:tc>
        <w:tc>
          <w:tcPr>
            <w:tcW w:w="3062"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0C2B6289" w14:textId="77777777" w:rsidR="00026A7E" w:rsidRPr="008E0663" w:rsidRDefault="00026A7E" w:rsidP="0091358C">
            <w:pPr>
              <w:spacing w:line="280" w:lineRule="atLeast"/>
              <w:jc w:val="right"/>
              <w:rPr>
                <w:b/>
                <w:bCs/>
                <w:kern w:val="0"/>
                <w:sz w:val="20"/>
                <w:szCs w:val="20"/>
              </w:rPr>
            </w:pPr>
            <w:r w:rsidRPr="008E0663">
              <w:rPr>
                <w:b/>
                <w:bCs/>
                <w:kern w:val="0"/>
                <w:sz w:val="20"/>
                <w:szCs w:val="20"/>
              </w:rPr>
              <w:t>2,638</w:t>
            </w:r>
          </w:p>
        </w:tc>
        <w:tc>
          <w:tcPr>
            <w:tcW w:w="3062"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776FEA5F" w14:textId="77777777" w:rsidR="00026A7E" w:rsidRPr="008E0663" w:rsidRDefault="00026A7E" w:rsidP="0091358C">
            <w:pPr>
              <w:spacing w:line="280" w:lineRule="atLeast"/>
              <w:jc w:val="right"/>
              <w:rPr>
                <w:b/>
                <w:bCs/>
                <w:kern w:val="0"/>
                <w:sz w:val="20"/>
                <w:szCs w:val="20"/>
              </w:rPr>
            </w:pPr>
            <w:r w:rsidRPr="008E0663">
              <w:rPr>
                <w:b/>
                <w:bCs/>
                <w:kern w:val="0"/>
                <w:sz w:val="20"/>
                <w:szCs w:val="20"/>
              </w:rPr>
              <w:t>880</w:t>
            </w:r>
          </w:p>
        </w:tc>
      </w:tr>
    </w:tbl>
    <w:p w14:paraId="7BA42381" w14:textId="155F0926" w:rsidR="00026A7E" w:rsidRPr="00CB2B3F" w:rsidRDefault="00026A7E" w:rsidP="00026A7E">
      <w:pPr>
        <w:spacing w:before="240" w:after="240"/>
        <w:ind w:left="454"/>
        <w:rPr>
          <w:bCs/>
          <w:kern w:val="0"/>
          <w:szCs w:val="22"/>
        </w:rPr>
      </w:pPr>
      <w:r w:rsidRPr="00CB2B3F">
        <w:rPr>
          <w:bCs/>
          <w:kern w:val="0"/>
          <w:szCs w:val="22"/>
        </w:rPr>
        <w:t>제공된</w:t>
      </w:r>
      <w:r w:rsidRPr="00CB2B3F">
        <w:rPr>
          <w:bCs/>
          <w:kern w:val="0"/>
          <w:szCs w:val="22"/>
        </w:rPr>
        <w:t xml:space="preserve"> </w:t>
      </w:r>
      <w:r w:rsidRPr="00CB2B3F">
        <w:rPr>
          <w:bCs/>
          <w:kern w:val="0"/>
          <w:szCs w:val="22"/>
        </w:rPr>
        <w:t>임직원</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대상회사의</w:t>
      </w:r>
      <w:r w:rsidRPr="00CB2B3F">
        <w:rPr>
          <w:bCs/>
          <w:kern w:val="0"/>
          <w:szCs w:val="22"/>
        </w:rPr>
        <w:t xml:space="preserve"> </w:t>
      </w:r>
      <w:r w:rsidRPr="00CB2B3F">
        <w:rPr>
          <w:bCs/>
          <w:kern w:val="0"/>
          <w:szCs w:val="22"/>
        </w:rPr>
        <w:t>임직원들은</w:t>
      </w:r>
      <w:r w:rsidRPr="00CB2B3F">
        <w:rPr>
          <w:bCs/>
          <w:kern w:val="0"/>
          <w:szCs w:val="22"/>
        </w:rPr>
        <w:t xml:space="preserve"> </w:t>
      </w:r>
      <w:proofErr w:type="spellStart"/>
      <w:r w:rsidRPr="00CB2B3F">
        <w:rPr>
          <w:bCs/>
          <w:kern w:val="0"/>
          <w:szCs w:val="22"/>
        </w:rPr>
        <w:t>적용받는</w:t>
      </w:r>
      <w:proofErr w:type="spellEnd"/>
      <w:r w:rsidRPr="00CB2B3F">
        <w:rPr>
          <w:bCs/>
          <w:kern w:val="0"/>
          <w:szCs w:val="22"/>
        </w:rPr>
        <w:t xml:space="preserve"> </w:t>
      </w:r>
      <w:r w:rsidRPr="00CB2B3F">
        <w:rPr>
          <w:bCs/>
          <w:kern w:val="0"/>
          <w:szCs w:val="22"/>
        </w:rPr>
        <w:t>임금체계에</w:t>
      </w:r>
      <w:r w:rsidRPr="00CB2B3F">
        <w:rPr>
          <w:bCs/>
          <w:kern w:val="0"/>
          <w:szCs w:val="22"/>
        </w:rPr>
        <w:t xml:space="preserve"> </w:t>
      </w:r>
      <w:r w:rsidRPr="00CB2B3F">
        <w:rPr>
          <w:bCs/>
          <w:kern w:val="0"/>
          <w:szCs w:val="22"/>
        </w:rPr>
        <w:t>따라</w:t>
      </w:r>
      <w:r w:rsidRPr="00CB2B3F">
        <w:rPr>
          <w:bCs/>
          <w:kern w:val="0"/>
          <w:szCs w:val="22"/>
        </w:rPr>
        <w:t xml:space="preserve"> </w:t>
      </w:r>
      <w:proofErr w:type="spellStart"/>
      <w:r w:rsidRPr="00CB2B3F">
        <w:rPr>
          <w:bCs/>
          <w:kern w:val="0"/>
          <w:szCs w:val="22"/>
        </w:rPr>
        <w:t>연봉직</w:t>
      </w:r>
      <w:proofErr w:type="spellEnd"/>
      <w:r w:rsidRPr="00CB2B3F">
        <w:rPr>
          <w:bCs/>
          <w:kern w:val="0"/>
          <w:szCs w:val="22"/>
        </w:rPr>
        <w:t>(2,367</w:t>
      </w:r>
      <w:r w:rsidRPr="00CB2B3F">
        <w:rPr>
          <w:bCs/>
          <w:kern w:val="0"/>
          <w:szCs w:val="22"/>
        </w:rPr>
        <w:t>명</w:t>
      </w:r>
      <w:r w:rsidRPr="00CB2B3F">
        <w:rPr>
          <w:bCs/>
          <w:kern w:val="0"/>
          <w:szCs w:val="22"/>
        </w:rPr>
        <w:t>)</w:t>
      </w:r>
      <w:r w:rsidRPr="00CB2B3F">
        <w:rPr>
          <w:bCs/>
          <w:kern w:val="0"/>
          <w:szCs w:val="22"/>
        </w:rPr>
        <w:t>과</w:t>
      </w:r>
      <w:r w:rsidRPr="00CB2B3F">
        <w:rPr>
          <w:bCs/>
          <w:kern w:val="0"/>
          <w:szCs w:val="22"/>
        </w:rPr>
        <w:t xml:space="preserve"> </w:t>
      </w:r>
      <w:proofErr w:type="spellStart"/>
      <w:r w:rsidRPr="00CB2B3F">
        <w:rPr>
          <w:bCs/>
          <w:kern w:val="0"/>
          <w:szCs w:val="22"/>
        </w:rPr>
        <w:t>시급직</w:t>
      </w:r>
      <w:proofErr w:type="spellEnd"/>
      <w:r w:rsidRPr="00CB2B3F">
        <w:rPr>
          <w:bCs/>
          <w:kern w:val="0"/>
          <w:szCs w:val="22"/>
        </w:rPr>
        <w:t>(271</w:t>
      </w:r>
      <w:r w:rsidRPr="00CB2B3F">
        <w:rPr>
          <w:bCs/>
          <w:kern w:val="0"/>
          <w:szCs w:val="22"/>
        </w:rPr>
        <w:t>명</w:t>
      </w:r>
      <w:r w:rsidRPr="00CB2B3F">
        <w:rPr>
          <w:bCs/>
          <w:kern w:val="0"/>
          <w:szCs w:val="22"/>
        </w:rPr>
        <w:t>)</w:t>
      </w:r>
      <w:r w:rsidRPr="00CB2B3F">
        <w:rPr>
          <w:bCs/>
          <w:kern w:val="0"/>
          <w:szCs w:val="22"/>
        </w:rPr>
        <w:t>으로</w:t>
      </w:r>
      <w:r w:rsidRPr="00CB2B3F">
        <w:rPr>
          <w:bCs/>
          <w:kern w:val="0"/>
          <w:szCs w:val="22"/>
        </w:rPr>
        <w:t xml:space="preserve"> </w:t>
      </w:r>
      <w:r w:rsidRPr="00CB2B3F">
        <w:rPr>
          <w:bCs/>
          <w:kern w:val="0"/>
          <w:szCs w:val="22"/>
        </w:rPr>
        <w:t>구분되는데</w:t>
      </w:r>
      <w:r w:rsidRPr="00CB2B3F">
        <w:rPr>
          <w:bCs/>
          <w:kern w:val="0"/>
          <w:szCs w:val="22"/>
        </w:rPr>
        <w:t xml:space="preserve">, </w:t>
      </w:r>
      <w:r w:rsidRPr="00CB2B3F">
        <w:rPr>
          <w:bCs/>
          <w:kern w:val="0"/>
          <w:szCs w:val="22"/>
        </w:rPr>
        <w:t>제공된</w:t>
      </w:r>
      <w:r w:rsidRPr="00CB2B3F">
        <w:rPr>
          <w:bCs/>
          <w:kern w:val="0"/>
          <w:szCs w:val="22"/>
        </w:rPr>
        <w:t xml:space="preserve"> </w:t>
      </w:r>
      <w:r w:rsidRPr="00CB2B3F">
        <w:rPr>
          <w:bCs/>
          <w:kern w:val="0"/>
          <w:szCs w:val="22"/>
        </w:rPr>
        <w:t>근로계약서에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시급직은</w:t>
      </w:r>
      <w:r w:rsidRPr="00CB2B3F">
        <w:rPr>
          <w:bCs/>
          <w:kern w:val="0"/>
          <w:szCs w:val="22"/>
        </w:rPr>
        <w:t xml:space="preserve"> </w:t>
      </w:r>
      <w:r w:rsidRPr="00CB2B3F">
        <w:rPr>
          <w:bCs/>
          <w:kern w:val="0"/>
          <w:szCs w:val="22"/>
        </w:rPr>
        <w:t>생산직</w:t>
      </w:r>
      <w:r w:rsidRPr="00CB2B3F">
        <w:rPr>
          <w:bCs/>
          <w:kern w:val="0"/>
          <w:szCs w:val="22"/>
        </w:rPr>
        <w:t xml:space="preserve"> </w:t>
      </w:r>
      <w:r w:rsidRPr="00CB2B3F">
        <w:rPr>
          <w:bCs/>
          <w:kern w:val="0"/>
          <w:szCs w:val="22"/>
        </w:rPr>
        <w:t>근로자들로서</w:t>
      </w:r>
      <w:r w:rsidRPr="00CB2B3F">
        <w:rPr>
          <w:bCs/>
          <w:kern w:val="0"/>
          <w:szCs w:val="22"/>
        </w:rPr>
        <w:t xml:space="preserve"> </w:t>
      </w:r>
      <w:r w:rsidRPr="00CB2B3F">
        <w:rPr>
          <w:bCs/>
          <w:kern w:val="0"/>
          <w:szCs w:val="22"/>
        </w:rPr>
        <w:t>일</w:t>
      </w:r>
      <w:r w:rsidRPr="00CB2B3F">
        <w:rPr>
          <w:bCs/>
          <w:kern w:val="0"/>
          <w:szCs w:val="22"/>
        </w:rPr>
        <w:t>(</w:t>
      </w:r>
      <w:r w:rsidRPr="00CB2B3F">
        <w:rPr>
          <w:bCs/>
          <w:kern w:val="0"/>
          <w:szCs w:val="22"/>
        </w:rPr>
        <w:t>日</w:t>
      </w:r>
      <w:r w:rsidRPr="00CB2B3F">
        <w:rPr>
          <w:bCs/>
          <w:kern w:val="0"/>
          <w:szCs w:val="22"/>
        </w:rPr>
        <w:t xml:space="preserve">) </w:t>
      </w:r>
      <w:r w:rsidRPr="00CB2B3F">
        <w:rPr>
          <w:bCs/>
          <w:kern w:val="0"/>
          <w:szCs w:val="22"/>
        </w:rPr>
        <w:t>기본급을</w:t>
      </w:r>
      <w:r w:rsidRPr="00CB2B3F">
        <w:rPr>
          <w:bCs/>
          <w:kern w:val="0"/>
          <w:szCs w:val="22"/>
        </w:rPr>
        <w:t xml:space="preserve"> </w:t>
      </w:r>
      <w:proofErr w:type="gramStart"/>
      <w:r w:rsidRPr="00CB2B3F">
        <w:rPr>
          <w:bCs/>
          <w:kern w:val="0"/>
          <w:szCs w:val="22"/>
        </w:rPr>
        <w:t>기초로</w:t>
      </w:r>
      <w:r w:rsidRPr="00CB2B3F">
        <w:rPr>
          <w:bCs/>
          <w:kern w:val="0"/>
          <w:szCs w:val="22"/>
        </w:rPr>
        <w:t xml:space="preserve"> </w:t>
      </w:r>
      <w:ins w:id="1104" w:author="SL Partners" w:date="2024-05-07T10:20:00Z" w16du:dateUtc="2024-05-07T01:20:00Z">
        <w:r w:rsidR="009A7FAF">
          <w:rPr>
            <w:rFonts w:hint="eastAsia"/>
            <w:bCs/>
            <w:kern w:val="0"/>
            <w:szCs w:val="22"/>
          </w:rPr>
          <w:t xml:space="preserve"> </w:t>
        </w:r>
      </w:ins>
      <w:r w:rsidRPr="00CB2B3F">
        <w:rPr>
          <w:bCs/>
          <w:kern w:val="0"/>
          <w:szCs w:val="22"/>
        </w:rPr>
        <w:t>급여를</w:t>
      </w:r>
      <w:proofErr w:type="gramEnd"/>
      <w:r w:rsidRPr="00CB2B3F">
        <w:rPr>
          <w:bCs/>
          <w:kern w:val="0"/>
          <w:szCs w:val="22"/>
        </w:rPr>
        <w:t xml:space="preserve"> </w:t>
      </w:r>
      <w:r w:rsidRPr="00CB2B3F">
        <w:rPr>
          <w:bCs/>
          <w:kern w:val="0"/>
          <w:szCs w:val="22"/>
        </w:rPr>
        <w:t>산정하고</w:t>
      </w:r>
      <w:r w:rsidRPr="00CB2B3F">
        <w:rPr>
          <w:bCs/>
          <w:kern w:val="0"/>
          <w:szCs w:val="22"/>
        </w:rPr>
        <w:t xml:space="preserve">, </w:t>
      </w:r>
      <w:r w:rsidRPr="00CB2B3F">
        <w:rPr>
          <w:bCs/>
          <w:kern w:val="0"/>
          <w:szCs w:val="22"/>
        </w:rPr>
        <w:t>연봉직은</w:t>
      </w:r>
      <w:r w:rsidRPr="00CB2B3F">
        <w:rPr>
          <w:bCs/>
          <w:kern w:val="0"/>
          <w:szCs w:val="22"/>
        </w:rPr>
        <w:t xml:space="preserve"> </w:t>
      </w:r>
      <w:r w:rsidRPr="00CB2B3F">
        <w:rPr>
          <w:bCs/>
          <w:kern w:val="0"/>
          <w:szCs w:val="22"/>
        </w:rPr>
        <w:t>시급직을</w:t>
      </w:r>
      <w:r w:rsidRPr="00CB2B3F">
        <w:rPr>
          <w:bCs/>
          <w:kern w:val="0"/>
          <w:szCs w:val="22"/>
        </w:rPr>
        <w:t xml:space="preserve"> </w:t>
      </w:r>
      <w:r w:rsidRPr="00CB2B3F">
        <w:rPr>
          <w:bCs/>
          <w:kern w:val="0"/>
          <w:szCs w:val="22"/>
        </w:rPr>
        <w:t>제외한</w:t>
      </w:r>
      <w:r w:rsidRPr="00CB2B3F">
        <w:rPr>
          <w:bCs/>
          <w:kern w:val="0"/>
          <w:szCs w:val="22"/>
        </w:rPr>
        <w:t xml:space="preserve"> </w:t>
      </w:r>
      <w:r w:rsidRPr="00CB2B3F">
        <w:rPr>
          <w:bCs/>
          <w:kern w:val="0"/>
          <w:szCs w:val="22"/>
        </w:rPr>
        <w:t>나머지</w:t>
      </w:r>
      <w:r w:rsidRPr="00CB2B3F">
        <w:rPr>
          <w:bCs/>
          <w:kern w:val="0"/>
          <w:szCs w:val="22"/>
        </w:rPr>
        <w:t xml:space="preserve"> </w:t>
      </w:r>
      <w:r w:rsidRPr="00CB2B3F">
        <w:rPr>
          <w:bCs/>
          <w:kern w:val="0"/>
          <w:szCs w:val="22"/>
        </w:rPr>
        <w:t>근로자들로서</w:t>
      </w:r>
      <w:r w:rsidRPr="00CB2B3F">
        <w:rPr>
          <w:bCs/>
          <w:kern w:val="0"/>
          <w:szCs w:val="22"/>
        </w:rPr>
        <w:t xml:space="preserve"> </w:t>
      </w:r>
      <w:r w:rsidRPr="00CB2B3F">
        <w:rPr>
          <w:bCs/>
          <w:kern w:val="0"/>
          <w:szCs w:val="22"/>
        </w:rPr>
        <w:t>연봉을</w:t>
      </w:r>
      <w:r w:rsidRPr="00CB2B3F">
        <w:rPr>
          <w:bCs/>
          <w:kern w:val="0"/>
          <w:szCs w:val="22"/>
        </w:rPr>
        <w:t xml:space="preserve"> </w:t>
      </w:r>
      <w:r w:rsidRPr="00CB2B3F">
        <w:rPr>
          <w:bCs/>
          <w:kern w:val="0"/>
          <w:szCs w:val="22"/>
        </w:rPr>
        <w:t>기초로</w:t>
      </w:r>
      <w:r w:rsidRPr="00CB2B3F">
        <w:rPr>
          <w:bCs/>
          <w:kern w:val="0"/>
          <w:szCs w:val="22"/>
        </w:rPr>
        <w:t xml:space="preserve"> </w:t>
      </w:r>
      <w:r w:rsidRPr="00CB2B3F">
        <w:rPr>
          <w:bCs/>
          <w:kern w:val="0"/>
          <w:szCs w:val="22"/>
        </w:rPr>
        <w:t>급여가</w:t>
      </w:r>
      <w:r w:rsidRPr="00CB2B3F">
        <w:rPr>
          <w:bCs/>
          <w:kern w:val="0"/>
          <w:szCs w:val="22"/>
        </w:rPr>
        <w:t xml:space="preserve"> </w:t>
      </w:r>
      <w:r w:rsidRPr="00CB2B3F">
        <w:rPr>
          <w:bCs/>
          <w:kern w:val="0"/>
          <w:szCs w:val="22"/>
        </w:rPr>
        <w:t>산정됨</w:t>
      </w:r>
      <w:r w:rsidRPr="00CB2B3F">
        <w:rPr>
          <w:bCs/>
          <w:kern w:val="0"/>
          <w:szCs w:val="22"/>
        </w:rPr>
        <w:t>.</w:t>
      </w:r>
    </w:p>
    <w:p w14:paraId="62F2F702" w14:textId="77777777" w:rsidR="00026A7E" w:rsidRPr="00CB2B3F" w:rsidRDefault="00026A7E" w:rsidP="00026A7E">
      <w:pPr>
        <w:spacing w:before="240" w:after="240"/>
        <w:ind w:left="454"/>
        <w:rPr>
          <w:bCs/>
          <w:kern w:val="0"/>
          <w:szCs w:val="22"/>
        </w:rPr>
      </w:pPr>
      <w:r w:rsidRPr="00CB2B3F">
        <w:rPr>
          <w:bCs/>
          <w:kern w:val="0"/>
          <w:szCs w:val="22"/>
        </w:rPr>
        <w:t>제공된</w:t>
      </w:r>
      <w:r w:rsidRPr="00CB2B3F">
        <w:rPr>
          <w:bCs/>
          <w:kern w:val="0"/>
          <w:szCs w:val="22"/>
        </w:rPr>
        <w:t xml:space="preserve"> </w:t>
      </w:r>
      <w:r w:rsidRPr="00CB2B3F">
        <w:rPr>
          <w:bCs/>
          <w:kern w:val="0"/>
          <w:szCs w:val="22"/>
        </w:rPr>
        <w:t>인사규정</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한샘개발의</w:t>
      </w:r>
      <w:r w:rsidRPr="00CB2B3F">
        <w:rPr>
          <w:bCs/>
          <w:kern w:val="0"/>
          <w:szCs w:val="22"/>
        </w:rPr>
        <w:t xml:space="preserve"> </w:t>
      </w:r>
      <w:r w:rsidRPr="00CB2B3F">
        <w:rPr>
          <w:bCs/>
          <w:kern w:val="0"/>
          <w:szCs w:val="22"/>
        </w:rPr>
        <w:t>임직원은</w:t>
      </w:r>
      <w:r w:rsidRPr="00CB2B3F">
        <w:rPr>
          <w:bCs/>
          <w:kern w:val="0"/>
          <w:szCs w:val="22"/>
        </w:rPr>
        <w:t xml:space="preserve"> </w:t>
      </w:r>
      <w:r w:rsidRPr="00CB2B3F">
        <w:rPr>
          <w:bCs/>
          <w:kern w:val="0"/>
          <w:szCs w:val="22"/>
        </w:rPr>
        <w:t>크게</w:t>
      </w:r>
      <w:r w:rsidRPr="00CB2B3F">
        <w:rPr>
          <w:bCs/>
          <w:kern w:val="0"/>
          <w:szCs w:val="22"/>
        </w:rPr>
        <w:t xml:space="preserve"> </w:t>
      </w:r>
      <w:r w:rsidRPr="00CB2B3F">
        <w:rPr>
          <w:bCs/>
          <w:kern w:val="0"/>
          <w:szCs w:val="22"/>
        </w:rPr>
        <w:t>관리직군과</w:t>
      </w:r>
      <w:r w:rsidRPr="00CB2B3F">
        <w:rPr>
          <w:bCs/>
          <w:kern w:val="0"/>
          <w:szCs w:val="22"/>
        </w:rPr>
        <w:t xml:space="preserve"> </w:t>
      </w:r>
      <w:r w:rsidRPr="00CB2B3F">
        <w:rPr>
          <w:bCs/>
          <w:kern w:val="0"/>
          <w:szCs w:val="22"/>
        </w:rPr>
        <w:t>전문직군으로</w:t>
      </w:r>
      <w:r w:rsidRPr="00CB2B3F">
        <w:rPr>
          <w:bCs/>
          <w:kern w:val="0"/>
          <w:szCs w:val="22"/>
        </w:rPr>
        <w:t xml:space="preserve"> </w:t>
      </w:r>
      <w:proofErr w:type="spellStart"/>
      <w:r w:rsidRPr="00CB2B3F">
        <w:rPr>
          <w:bCs/>
          <w:kern w:val="0"/>
          <w:szCs w:val="22"/>
        </w:rPr>
        <w:t>나뉘</w:t>
      </w:r>
      <w:r>
        <w:rPr>
          <w:rFonts w:hint="eastAsia"/>
          <w:bCs/>
          <w:kern w:val="0"/>
          <w:szCs w:val="22"/>
        </w:rPr>
        <w:t>는바</w:t>
      </w:r>
      <w:proofErr w:type="spellEnd"/>
      <w:r w:rsidRPr="00CB2B3F">
        <w:rPr>
          <w:bCs/>
          <w:kern w:val="0"/>
          <w:szCs w:val="22"/>
        </w:rPr>
        <w:t>,</w:t>
      </w:r>
      <w:r>
        <w:rPr>
          <w:bCs/>
          <w:kern w:val="0"/>
          <w:szCs w:val="22"/>
        </w:rPr>
        <w:t xml:space="preserve"> </w:t>
      </w:r>
      <w:r>
        <w:rPr>
          <w:rFonts w:hint="eastAsia"/>
          <w:bCs/>
          <w:kern w:val="0"/>
          <w:szCs w:val="22"/>
        </w:rPr>
        <w:t>그</w:t>
      </w:r>
      <w:r>
        <w:rPr>
          <w:rFonts w:hint="eastAsia"/>
          <w:bCs/>
          <w:kern w:val="0"/>
          <w:szCs w:val="22"/>
        </w:rPr>
        <w:t xml:space="preserve"> </w:t>
      </w:r>
      <w:r>
        <w:rPr>
          <w:rFonts w:hint="eastAsia"/>
          <w:bCs/>
          <w:kern w:val="0"/>
          <w:szCs w:val="22"/>
        </w:rPr>
        <w:t>중</w:t>
      </w:r>
      <w:r>
        <w:rPr>
          <w:rFonts w:hint="eastAsia"/>
          <w:bCs/>
          <w:kern w:val="0"/>
          <w:szCs w:val="22"/>
        </w:rPr>
        <w:t xml:space="preserve"> </w:t>
      </w:r>
      <w:r>
        <w:rPr>
          <w:rFonts w:hint="eastAsia"/>
          <w:bCs/>
          <w:kern w:val="0"/>
          <w:szCs w:val="22"/>
        </w:rPr>
        <w:t>전문직군은</w:t>
      </w:r>
      <w:r>
        <w:rPr>
          <w:rFonts w:hint="eastAsia"/>
          <w:bCs/>
          <w:kern w:val="0"/>
          <w:szCs w:val="22"/>
        </w:rPr>
        <w:t xml:space="preserve"> </w:t>
      </w:r>
      <w:r>
        <w:rPr>
          <w:rFonts w:hint="eastAsia"/>
          <w:bCs/>
          <w:kern w:val="0"/>
          <w:szCs w:val="22"/>
        </w:rPr>
        <w:t>한샘개발</w:t>
      </w:r>
      <w:r>
        <w:rPr>
          <w:rFonts w:hint="eastAsia"/>
          <w:bCs/>
          <w:kern w:val="0"/>
          <w:szCs w:val="22"/>
        </w:rPr>
        <w:t xml:space="preserve"> </w:t>
      </w:r>
      <w:r>
        <w:rPr>
          <w:rFonts w:hint="eastAsia"/>
          <w:bCs/>
          <w:kern w:val="0"/>
          <w:szCs w:val="22"/>
        </w:rPr>
        <w:t>사업장에서</w:t>
      </w:r>
      <w:r>
        <w:rPr>
          <w:rFonts w:hint="eastAsia"/>
          <w:bCs/>
          <w:kern w:val="0"/>
          <w:szCs w:val="22"/>
        </w:rPr>
        <w:t xml:space="preserve"> </w:t>
      </w:r>
      <w:r>
        <w:rPr>
          <w:rFonts w:hint="eastAsia"/>
          <w:bCs/>
          <w:kern w:val="0"/>
          <w:szCs w:val="22"/>
        </w:rPr>
        <w:t>근무하고</w:t>
      </w:r>
      <w:r>
        <w:rPr>
          <w:rFonts w:hint="eastAsia"/>
          <w:bCs/>
          <w:kern w:val="0"/>
          <w:szCs w:val="22"/>
        </w:rPr>
        <w:t xml:space="preserve"> </w:t>
      </w:r>
      <w:r w:rsidRPr="00CB2B3F">
        <w:rPr>
          <w:bCs/>
          <w:kern w:val="0"/>
          <w:szCs w:val="22"/>
        </w:rPr>
        <w:t>전문직군</w:t>
      </w:r>
      <w:r>
        <w:rPr>
          <w:rFonts w:hint="eastAsia"/>
          <w:bCs/>
          <w:kern w:val="0"/>
          <w:szCs w:val="22"/>
        </w:rPr>
        <w:t>은</w:t>
      </w:r>
      <w:r>
        <w:rPr>
          <w:rFonts w:hint="eastAsia"/>
          <w:bCs/>
          <w:kern w:val="0"/>
          <w:szCs w:val="22"/>
        </w:rPr>
        <w:t xml:space="preserve"> </w:t>
      </w:r>
      <w:r>
        <w:rPr>
          <w:rFonts w:hint="eastAsia"/>
          <w:bCs/>
          <w:kern w:val="0"/>
          <w:szCs w:val="22"/>
        </w:rPr>
        <w:t>다른</w:t>
      </w:r>
      <w:r>
        <w:rPr>
          <w:rFonts w:hint="eastAsia"/>
          <w:bCs/>
          <w:kern w:val="0"/>
          <w:szCs w:val="22"/>
        </w:rPr>
        <w:t xml:space="preserve"> </w:t>
      </w:r>
      <w:r>
        <w:rPr>
          <w:rFonts w:hint="eastAsia"/>
          <w:bCs/>
          <w:kern w:val="0"/>
          <w:szCs w:val="22"/>
        </w:rPr>
        <w:t>회사의</w:t>
      </w:r>
      <w:r>
        <w:rPr>
          <w:rFonts w:hint="eastAsia"/>
          <w:bCs/>
          <w:kern w:val="0"/>
          <w:szCs w:val="22"/>
        </w:rPr>
        <w:t xml:space="preserve"> </w:t>
      </w:r>
      <w:r>
        <w:rPr>
          <w:rFonts w:hint="eastAsia"/>
          <w:bCs/>
          <w:kern w:val="0"/>
          <w:szCs w:val="22"/>
        </w:rPr>
        <w:t>사업장에서</w:t>
      </w:r>
      <w:r>
        <w:rPr>
          <w:rFonts w:hint="eastAsia"/>
          <w:bCs/>
          <w:kern w:val="0"/>
          <w:szCs w:val="22"/>
        </w:rPr>
        <w:t xml:space="preserve"> </w:t>
      </w:r>
      <w:r>
        <w:rPr>
          <w:rFonts w:hint="eastAsia"/>
          <w:bCs/>
          <w:kern w:val="0"/>
          <w:szCs w:val="22"/>
        </w:rPr>
        <w:t>한샘개발의</w:t>
      </w:r>
      <w:r>
        <w:rPr>
          <w:rFonts w:hint="eastAsia"/>
          <w:bCs/>
          <w:kern w:val="0"/>
          <w:szCs w:val="22"/>
        </w:rPr>
        <w:t xml:space="preserve"> </w:t>
      </w:r>
      <w:r>
        <w:rPr>
          <w:rFonts w:hint="eastAsia"/>
          <w:bCs/>
          <w:kern w:val="0"/>
          <w:szCs w:val="22"/>
        </w:rPr>
        <w:t>도급업무</w:t>
      </w:r>
      <w:r>
        <w:rPr>
          <w:rFonts w:hint="eastAsia"/>
          <w:bCs/>
          <w:kern w:val="0"/>
          <w:szCs w:val="22"/>
        </w:rPr>
        <w:t xml:space="preserve"> </w:t>
      </w:r>
      <w:r>
        <w:rPr>
          <w:rFonts w:hint="eastAsia"/>
          <w:bCs/>
          <w:kern w:val="0"/>
          <w:szCs w:val="22"/>
        </w:rPr>
        <w:t>등을</w:t>
      </w:r>
      <w:r>
        <w:rPr>
          <w:rFonts w:hint="eastAsia"/>
          <w:bCs/>
          <w:kern w:val="0"/>
          <w:szCs w:val="22"/>
        </w:rPr>
        <w:t xml:space="preserve"> </w:t>
      </w:r>
      <w:r>
        <w:rPr>
          <w:rFonts w:hint="eastAsia"/>
          <w:bCs/>
          <w:kern w:val="0"/>
          <w:szCs w:val="22"/>
        </w:rPr>
        <w:t>수행함</w:t>
      </w:r>
      <w:r>
        <w:rPr>
          <w:bCs/>
          <w:kern w:val="0"/>
          <w:szCs w:val="22"/>
        </w:rPr>
        <w:t>.</w:t>
      </w:r>
      <w:r w:rsidRPr="00CB2B3F">
        <w:rPr>
          <w:bCs/>
          <w:kern w:val="0"/>
          <w:szCs w:val="22"/>
        </w:rPr>
        <w:t xml:space="preserve"> </w:t>
      </w:r>
      <w:r w:rsidRPr="00CB2B3F">
        <w:rPr>
          <w:bCs/>
          <w:kern w:val="0"/>
          <w:szCs w:val="22"/>
        </w:rPr>
        <w:t>보다</w:t>
      </w:r>
      <w:r w:rsidRPr="00CB2B3F">
        <w:rPr>
          <w:bCs/>
          <w:kern w:val="0"/>
          <w:szCs w:val="22"/>
        </w:rPr>
        <w:t xml:space="preserve"> </w:t>
      </w:r>
      <w:r w:rsidRPr="00CB2B3F">
        <w:rPr>
          <w:bCs/>
          <w:kern w:val="0"/>
          <w:szCs w:val="22"/>
        </w:rPr>
        <w:t>구체적</w:t>
      </w:r>
      <w:r>
        <w:rPr>
          <w:rFonts w:hint="eastAsia"/>
          <w:bCs/>
          <w:kern w:val="0"/>
          <w:szCs w:val="22"/>
        </w:rPr>
        <w:t>으로</w:t>
      </w:r>
      <w:r>
        <w:rPr>
          <w:rFonts w:hint="eastAsia"/>
          <w:bCs/>
          <w:kern w:val="0"/>
          <w:szCs w:val="22"/>
        </w:rPr>
        <w:t xml:space="preserve"> </w:t>
      </w:r>
      <w:r w:rsidRPr="00CB2B3F">
        <w:rPr>
          <w:bCs/>
          <w:kern w:val="0"/>
          <w:szCs w:val="22"/>
        </w:rPr>
        <w:t>한샘개발</w:t>
      </w:r>
      <w:r w:rsidRPr="00CB2B3F">
        <w:rPr>
          <w:bCs/>
          <w:kern w:val="0"/>
          <w:szCs w:val="22"/>
        </w:rPr>
        <w:t xml:space="preserve"> </w:t>
      </w:r>
      <w:r w:rsidRPr="00CB2B3F">
        <w:rPr>
          <w:bCs/>
          <w:kern w:val="0"/>
          <w:szCs w:val="22"/>
        </w:rPr>
        <w:t>임직원의</w:t>
      </w:r>
      <w:r w:rsidRPr="00CB2B3F">
        <w:rPr>
          <w:bCs/>
          <w:kern w:val="0"/>
          <w:szCs w:val="22"/>
        </w:rPr>
        <w:t xml:space="preserve"> </w:t>
      </w:r>
      <w:proofErr w:type="spellStart"/>
      <w:r w:rsidRPr="00CB2B3F">
        <w:rPr>
          <w:bCs/>
          <w:kern w:val="0"/>
          <w:szCs w:val="22"/>
        </w:rPr>
        <w:t>직군은</w:t>
      </w:r>
      <w:proofErr w:type="spellEnd"/>
      <w:r w:rsidRPr="00CB2B3F">
        <w:rPr>
          <w:bCs/>
          <w:kern w:val="0"/>
          <w:szCs w:val="22"/>
        </w:rPr>
        <w:t xml:space="preserve"> </w:t>
      </w:r>
      <w:r w:rsidRPr="00CB2B3F">
        <w:rPr>
          <w:bCs/>
          <w:kern w:val="0"/>
          <w:szCs w:val="22"/>
        </w:rPr>
        <w:t>관리직군</w:t>
      </w:r>
      <w:r w:rsidRPr="00CB2B3F">
        <w:rPr>
          <w:bCs/>
          <w:kern w:val="0"/>
          <w:szCs w:val="22"/>
        </w:rPr>
        <w:t xml:space="preserve">, </w:t>
      </w:r>
      <w:r w:rsidRPr="00CB2B3F">
        <w:rPr>
          <w:bCs/>
          <w:kern w:val="0"/>
          <w:szCs w:val="22"/>
        </w:rPr>
        <w:t>생활용품</w:t>
      </w:r>
      <w:r>
        <w:rPr>
          <w:rFonts w:hint="eastAsia"/>
          <w:bCs/>
          <w:kern w:val="0"/>
          <w:szCs w:val="22"/>
        </w:rPr>
        <w:t>(</w:t>
      </w:r>
      <w:r>
        <w:rPr>
          <w:rFonts w:hint="eastAsia"/>
          <w:bCs/>
          <w:kern w:val="0"/>
          <w:szCs w:val="22"/>
        </w:rPr>
        <w:t>한샘</w:t>
      </w:r>
      <w:r>
        <w:rPr>
          <w:rFonts w:hint="eastAsia"/>
          <w:bCs/>
          <w:kern w:val="0"/>
          <w:szCs w:val="22"/>
        </w:rPr>
        <w:t xml:space="preserve"> </w:t>
      </w:r>
      <w:r>
        <w:rPr>
          <w:rFonts w:hint="eastAsia"/>
          <w:bCs/>
          <w:kern w:val="0"/>
          <w:szCs w:val="22"/>
        </w:rPr>
        <w:t>직매장</w:t>
      </w:r>
      <w:r>
        <w:rPr>
          <w:rFonts w:hint="eastAsia"/>
          <w:bCs/>
          <w:kern w:val="0"/>
          <w:szCs w:val="22"/>
        </w:rPr>
        <w:t xml:space="preserve"> </w:t>
      </w:r>
      <w:r>
        <w:rPr>
          <w:rFonts w:hint="eastAsia"/>
          <w:bCs/>
          <w:kern w:val="0"/>
          <w:szCs w:val="22"/>
        </w:rPr>
        <w:t>영업</w:t>
      </w:r>
      <w:r>
        <w:rPr>
          <w:rFonts w:hint="eastAsia"/>
          <w:bCs/>
          <w:kern w:val="0"/>
          <w:szCs w:val="22"/>
        </w:rPr>
        <w:t xml:space="preserve"> </w:t>
      </w:r>
      <w:r>
        <w:rPr>
          <w:rFonts w:hint="eastAsia"/>
          <w:bCs/>
          <w:kern w:val="0"/>
          <w:szCs w:val="22"/>
        </w:rPr>
        <w:t>약</w:t>
      </w:r>
      <w:r>
        <w:rPr>
          <w:rFonts w:hint="eastAsia"/>
          <w:bCs/>
          <w:kern w:val="0"/>
          <w:szCs w:val="22"/>
        </w:rPr>
        <w:t xml:space="preserve"> </w:t>
      </w:r>
      <w:r>
        <w:rPr>
          <w:bCs/>
          <w:kern w:val="0"/>
          <w:szCs w:val="22"/>
        </w:rPr>
        <w:t>140</w:t>
      </w:r>
      <w:r>
        <w:rPr>
          <w:rFonts w:hint="eastAsia"/>
          <w:bCs/>
          <w:kern w:val="0"/>
          <w:szCs w:val="22"/>
        </w:rPr>
        <w:t>명</w:t>
      </w:r>
      <w:r w:rsidRPr="00CB2B3F">
        <w:rPr>
          <w:bCs/>
          <w:kern w:val="0"/>
          <w:szCs w:val="22"/>
        </w:rPr>
        <w:t xml:space="preserve">), </w:t>
      </w:r>
      <w:r w:rsidRPr="00CB2B3F">
        <w:rPr>
          <w:bCs/>
          <w:kern w:val="0"/>
          <w:szCs w:val="22"/>
        </w:rPr>
        <w:t>전문직군</w:t>
      </w:r>
      <w:r w:rsidRPr="00CB2B3F">
        <w:rPr>
          <w:bCs/>
          <w:kern w:val="0"/>
          <w:szCs w:val="22"/>
        </w:rPr>
        <w:t>(AM</w:t>
      </w:r>
      <w:r>
        <w:rPr>
          <w:bCs/>
          <w:kern w:val="0"/>
          <w:szCs w:val="22"/>
        </w:rPr>
        <w:t xml:space="preserve">, </w:t>
      </w:r>
      <w:r>
        <w:rPr>
          <w:rFonts w:hint="eastAsia"/>
          <w:bCs/>
          <w:kern w:val="0"/>
          <w:szCs w:val="22"/>
        </w:rPr>
        <w:t>건물</w:t>
      </w:r>
      <w:r>
        <w:rPr>
          <w:rFonts w:hint="eastAsia"/>
          <w:bCs/>
          <w:kern w:val="0"/>
          <w:szCs w:val="22"/>
        </w:rPr>
        <w:t xml:space="preserve"> </w:t>
      </w:r>
      <w:r>
        <w:rPr>
          <w:rFonts w:hint="eastAsia"/>
          <w:bCs/>
          <w:kern w:val="0"/>
          <w:szCs w:val="22"/>
        </w:rPr>
        <w:t>관리</w:t>
      </w:r>
      <w:r>
        <w:rPr>
          <w:rFonts w:hint="eastAsia"/>
          <w:bCs/>
          <w:kern w:val="0"/>
          <w:szCs w:val="22"/>
        </w:rPr>
        <w:t xml:space="preserve"> </w:t>
      </w:r>
      <w:r>
        <w:rPr>
          <w:rFonts w:hint="eastAsia"/>
          <w:bCs/>
          <w:kern w:val="0"/>
          <w:szCs w:val="22"/>
        </w:rPr>
        <w:t>약</w:t>
      </w:r>
      <w:r>
        <w:rPr>
          <w:rFonts w:hint="eastAsia"/>
          <w:bCs/>
          <w:kern w:val="0"/>
          <w:szCs w:val="22"/>
        </w:rPr>
        <w:t xml:space="preserve"> </w:t>
      </w:r>
      <w:r>
        <w:rPr>
          <w:bCs/>
          <w:kern w:val="0"/>
          <w:szCs w:val="22"/>
        </w:rPr>
        <w:t>170</w:t>
      </w:r>
      <w:r>
        <w:rPr>
          <w:rFonts w:hint="eastAsia"/>
          <w:bCs/>
          <w:kern w:val="0"/>
          <w:szCs w:val="22"/>
        </w:rPr>
        <w:t>명</w:t>
      </w:r>
      <w:r w:rsidRPr="00CB2B3F">
        <w:rPr>
          <w:bCs/>
          <w:kern w:val="0"/>
          <w:szCs w:val="22"/>
        </w:rPr>
        <w:t xml:space="preserve">), </w:t>
      </w:r>
      <w:r w:rsidRPr="00CB2B3F">
        <w:rPr>
          <w:bCs/>
          <w:kern w:val="0"/>
          <w:szCs w:val="22"/>
        </w:rPr>
        <w:t>전문직군</w:t>
      </w:r>
      <w:r w:rsidRPr="00CB2B3F">
        <w:rPr>
          <w:bCs/>
          <w:kern w:val="0"/>
          <w:szCs w:val="22"/>
        </w:rPr>
        <w:t>(ICC</w:t>
      </w:r>
      <w:r>
        <w:rPr>
          <w:bCs/>
          <w:kern w:val="0"/>
          <w:szCs w:val="22"/>
        </w:rPr>
        <w:t xml:space="preserve">, </w:t>
      </w:r>
      <w:r>
        <w:rPr>
          <w:rFonts w:hint="eastAsia"/>
          <w:bCs/>
          <w:kern w:val="0"/>
          <w:szCs w:val="22"/>
        </w:rPr>
        <w:t>콜센터</w:t>
      </w:r>
      <w:r>
        <w:rPr>
          <w:rFonts w:hint="eastAsia"/>
          <w:bCs/>
          <w:kern w:val="0"/>
          <w:szCs w:val="22"/>
        </w:rPr>
        <w:t xml:space="preserve"> </w:t>
      </w:r>
      <w:r>
        <w:rPr>
          <w:rFonts w:hint="eastAsia"/>
          <w:bCs/>
          <w:kern w:val="0"/>
          <w:szCs w:val="22"/>
        </w:rPr>
        <w:t>약</w:t>
      </w:r>
      <w:r>
        <w:rPr>
          <w:rFonts w:hint="eastAsia"/>
          <w:bCs/>
          <w:kern w:val="0"/>
          <w:szCs w:val="22"/>
        </w:rPr>
        <w:t xml:space="preserve"> </w:t>
      </w:r>
      <w:r>
        <w:rPr>
          <w:bCs/>
          <w:kern w:val="0"/>
          <w:szCs w:val="22"/>
        </w:rPr>
        <w:t>140</w:t>
      </w:r>
      <w:r>
        <w:rPr>
          <w:rFonts w:hint="eastAsia"/>
          <w:bCs/>
          <w:kern w:val="0"/>
          <w:szCs w:val="22"/>
        </w:rPr>
        <w:t>명</w:t>
      </w:r>
      <w:r w:rsidRPr="00CB2B3F">
        <w:rPr>
          <w:bCs/>
          <w:kern w:val="0"/>
          <w:szCs w:val="22"/>
        </w:rPr>
        <w:t>)</w:t>
      </w:r>
      <w:r w:rsidRPr="00CB2B3F">
        <w:rPr>
          <w:bCs/>
          <w:kern w:val="0"/>
          <w:szCs w:val="22"/>
        </w:rPr>
        <w:t>으로</w:t>
      </w:r>
      <w:r w:rsidRPr="00CB2B3F">
        <w:rPr>
          <w:bCs/>
          <w:kern w:val="0"/>
          <w:szCs w:val="22"/>
        </w:rPr>
        <w:t xml:space="preserve"> </w:t>
      </w:r>
      <w:r w:rsidRPr="00CB2B3F">
        <w:rPr>
          <w:bCs/>
          <w:kern w:val="0"/>
          <w:szCs w:val="22"/>
        </w:rPr>
        <w:t>나뉨</w:t>
      </w:r>
      <w:r w:rsidRPr="00CB2B3F">
        <w:rPr>
          <w:bCs/>
          <w:kern w:val="0"/>
          <w:szCs w:val="22"/>
        </w:rPr>
        <w:t xml:space="preserve">. </w:t>
      </w:r>
    </w:p>
    <w:p w14:paraId="1DFAFE57" w14:textId="77777777" w:rsidR="00026A7E" w:rsidRPr="00DF6C9B" w:rsidRDefault="00026A7E" w:rsidP="00026A7E">
      <w:pPr>
        <w:spacing w:before="240" w:after="240"/>
        <w:ind w:left="454"/>
        <w:rPr>
          <w:bCs/>
          <w:kern w:val="0"/>
          <w:szCs w:val="22"/>
        </w:rPr>
      </w:pPr>
      <w:r>
        <w:rPr>
          <w:rFonts w:hint="eastAsia"/>
          <w:bCs/>
          <w:kern w:val="0"/>
          <w:szCs w:val="22"/>
        </w:rPr>
        <w:t>제공된</w:t>
      </w:r>
      <w:r>
        <w:rPr>
          <w:rFonts w:hint="eastAsia"/>
          <w:bCs/>
          <w:kern w:val="0"/>
          <w:szCs w:val="22"/>
        </w:rPr>
        <w:t xml:space="preserve"> </w:t>
      </w:r>
      <w:r>
        <w:rPr>
          <w:rFonts w:hint="eastAsia"/>
          <w:bCs/>
          <w:kern w:val="0"/>
          <w:szCs w:val="22"/>
        </w:rPr>
        <w:t>퇴사자</w:t>
      </w:r>
      <w:r>
        <w:rPr>
          <w:rFonts w:hint="eastAsia"/>
          <w:bCs/>
          <w:kern w:val="0"/>
          <w:szCs w:val="22"/>
        </w:rPr>
        <w:t xml:space="preserve"> </w:t>
      </w:r>
      <w:r>
        <w:rPr>
          <w:rFonts w:hint="eastAsia"/>
          <w:bCs/>
          <w:kern w:val="0"/>
          <w:szCs w:val="22"/>
        </w:rPr>
        <w:t>관련</w:t>
      </w:r>
      <w:r>
        <w:rPr>
          <w:rFonts w:hint="eastAsia"/>
          <w:bCs/>
          <w:kern w:val="0"/>
          <w:szCs w:val="22"/>
        </w:rPr>
        <w:t xml:space="preserve"> </w:t>
      </w:r>
      <w:r>
        <w:rPr>
          <w:rFonts w:hint="eastAsia"/>
          <w:bCs/>
          <w:kern w:val="0"/>
          <w:szCs w:val="22"/>
        </w:rPr>
        <w:t>자료에</w:t>
      </w:r>
      <w:r>
        <w:rPr>
          <w:rFonts w:hint="eastAsia"/>
          <w:bCs/>
          <w:kern w:val="0"/>
          <w:szCs w:val="22"/>
        </w:rPr>
        <w:t xml:space="preserve"> </w:t>
      </w:r>
      <w:r>
        <w:rPr>
          <w:rFonts w:hint="eastAsia"/>
          <w:bCs/>
          <w:kern w:val="0"/>
          <w:szCs w:val="22"/>
        </w:rPr>
        <w:t>의하면</w:t>
      </w:r>
      <w:r>
        <w:rPr>
          <w:rFonts w:hint="eastAsia"/>
          <w:bCs/>
          <w:kern w:val="0"/>
          <w:szCs w:val="22"/>
        </w:rPr>
        <w:t xml:space="preserve"> </w:t>
      </w:r>
      <w:r>
        <w:rPr>
          <w:bCs/>
          <w:kern w:val="0"/>
          <w:szCs w:val="22"/>
        </w:rPr>
        <w:t xml:space="preserve">2020. 4. 30. </w:t>
      </w:r>
      <w:r>
        <w:rPr>
          <w:rFonts w:hint="eastAsia"/>
          <w:bCs/>
          <w:kern w:val="0"/>
          <w:szCs w:val="22"/>
        </w:rPr>
        <w:t>대상회사에서</w:t>
      </w:r>
      <w:r>
        <w:rPr>
          <w:rFonts w:hint="eastAsia"/>
          <w:bCs/>
          <w:kern w:val="0"/>
          <w:szCs w:val="22"/>
        </w:rPr>
        <w:t xml:space="preserve"> </w:t>
      </w:r>
      <w:r>
        <w:rPr>
          <w:bCs/>
          <w:kern w:val="0"/>
          <w:szCs w:val="22"/>
        </w:rPr>
        <w:t>115</w:t>
      </w:r>
      <w:r>
        <w:rPr>
          <w:rFonts w:hint="eastAsia"/>
          <w:bCs/>
          <w:kern w:val="0"/>
          <w:szCs w:val="22"/>
        </w:rPr>
        <w:t>명의</w:t>
      </w:r>
      <w:r>
        <w:rPr>
          <w:rFonts w:hint="eastAsia"/>
          <w:bCs/>
          <w:kern w:val="0"/>
          <w:szCs w:val="22"/>
        </w:rPr>
        <w:t xml:space="preserve"> </w:t>
      </w:r>
      <w:r>
        <w:rPr>
          <w:rFonts w:hint="eastAsia"/>
          <w:bCs/>
          <w:kern w:val="0"/>
          <w:szCs w:val="22"/>
        </w:rPr>
        <w:t>생활용품</w:t>
      </w:r>
      <w:r>
        <w:rPr>
          <w:rFonts w:hint="eastAsia"/>
          <w:bCs/>
          <w:kern w:val="0"/>
          <w:szCs w:val="22"/>
        </w:rPr>
        <w:t xml:space="preserve"> </w:t>
      </w:r>
      <w:proofErr w:type="spellStart"/>
      <w:r>
        <w:rPr>
          <w:rFonts w:hint="eastAsia"/>
          <w:bCs/>
          <w:kern w:val="0"/>
          <w:szCs w:val="22"/>
        </w:rPr>
        <w:t>소품직</w:t>
      </w:r>
      <w:proofErr w:type="spellEnd"/>
      <w:r>
        <w:rPr>
          <w:rFonts w:hint="eastAsia"/>
          <w:bCs/>
          <w:kern w:val="0"/>
          <w:szCs w:val="22"/>
        </w:rPr>
        <w:t xml:space="preserve"> </w:t>
      </w:r>
      <w:r>
        <w:rPr>
          <w:rFonts w:hint="eastAsia"/>
          <w:bCs/>
          <w:kern w:val="0"/>
          <w:szCs w:val="22"/>
        </w:rPr>
        <w:t>근로자가</w:t>
      </w:r>
      <w:r>
        <w:rPr>
          <w:rFonts w:hint="eastAsia"/>
          <w:bCs/>
          <w:kern w:val="0"/>
          <w:szCs w:val="22"/>
        </w:rPr>
        <w:t xml:space="preserve"> </w:t>
      </w:r>
      <w:r>
        <w:rPr>
          <w:rFonts w:hint="eastAsia"/>
          <w:bCs/>
          <w:kern w:val="0"/>
          <w:szCs w:val="22"/>
        </w:rPr>
        <w:t>한샘개발로의</w:t>
      </w:r>
      <w:r>
        <w:rPr>
          <w:rFonts w:hint="eastAsia"/>
          <w:bCs/>
          <w:kern w:val="0"/>
          <w:szCs w:val="22"/>
        </w:rPr>
        <w:t xml:space="preserve"> </w:t>
      </w:r>
      <w:proofErr w:type="spellStart"/>
      <w:r>
        <w:rPr>
          <w:rFonts w:hint="eastAsia"/>
          <w:bCs/>
          <w:kern w:val="0"/>
          <w:szCs w:val="22"/>
        </w:rPr>
        <w:t>사간전출을</w:t>
      </w:r>
      <w:proofErr w:type="spellEnd"/>
      <w:r>
        <w:rPr>
          <w:rFonts w:hint="eastAsia"/>
          <w:bCs/>
          <w:kern w:val="0"/>
          <w:szCs w:val="22"/>
        </w:rPr>
        <w:t xml:space="preserve"> </w:t>
      </w:r>
      <w:r>
        <w:rPr>
          <w:rFonts w:hint="eastAsia"/>
          <w:bCs/>
          <w:kern w:val="0"/>
          <w:szCs w:val="22"/>
        </w:rPr>
        <w:t>사유로</w:t>
      </w:r>
      <w:r>
        <w:rPr>
          <w:rFonts w:hint="eastAsia"/>
          <w:bCs/>
          <w:kern w:val="0"/>
          <w:szCs w:val="22"/>
        </w:rPr>
        <w:t xml:space="preserve"> </w:t>
      </w:r>
      <w:r>
        <w:rPr>
          <w:rFonts w:hint="eastAsia"/>
          <w:bCs/>
          <w:kern w:val="0"/>
          <w:szCs w:val="22"/>
        </w:rPr>
        <w:t>대상회사에서</w:t>
      </w:r>
      <w:r>
        <w:rPr>
          <w:rFonts w:hint="eastAsia"/>
          <w:bCs/>
          <w:kern w:val="0"/>
          <w:szCs w:val="22"/>
        </w:rPr>
        <w:t xml:space="preserve"> </w:t>
      </w:r>
      <w:r>
        <w:rPr>
          <w:rFonts w:hint="eastAsia"/>
          <w:bCs/>
          <w:kern w:val="0"/>
          <w:szCs w:val="22"/>
        </w:rPr>
        <w:t>퇴직하였음</w:t>
      </w:r>
      <w:r>
        <w:rPr>
          <w:rFonts w:hint="eastAsia"/>
          <w:bCs/>
          <w:kern w:val="0"/>
          <w:szCs w:val="22"/>
        </w:rPr>
        <w:t>.</w:t>
      </w:r>
      <w:r>
        <w:rPr>
          <w:bCs/>
          <w:kern w:val="0"/>
          <w:szCs w:val="22"/>
        </w:rPr>
        <w:t xml:space="preserve"> </w:t>
      </w:r>
      <w:r>
        <w:rPr>
          <w:rFonts w:hint="eastAsia"/>
          <w:bCs/>
          <w:kern w:val="0"/>
          <w:szCs w:val="22"/>
        </w:rPr>
        <w:t>답변에</w:t>
      </w:r>
      <w:r>
        <w:rPr>
          <w:rFonts w:hint="eastAsia"/>
          <w:bCs/>
          <w:kern w:val="0"/>
          <w:szCs w:val="22"/>
        </w:rPr>
        <w:t xml:space="preserve"> </w:t>
      </w:r>
      <w:r>
        <w:rPr>
          <w:rFonts w:hint="eastAsia"/>
          <w:bCs/>
          <w:kern w:val="0"/>
          <w:szCs w:val="22"/>
        </w:rPr>
        <w:t>의하면</w:t>
      </w:r>
      <w:r>
        <w:rPr>
          <w:rFonts w:hint="eastAsia"/>
          <w:bCs/>
          <w:kern w:val="0"/>
          <w:szCs w:val="22"/>
        </w:rPr>
        <w:t xml:space="preserve"> </w:t>
      </w:r>
      <w:r>
        <w:rPr>
          <w:rFonts w:hint="eastAsia"/>
          <w:bCs/>
          <w:kern w:val="0"/>
          <w:szCs w:val="22"/>
        </w:rPr>
        <w:t>대상회사는</w:t>
      </w:r>
      <w:r>
        <w:rPr>
          <w:rFonts w:hint="eastAsia"/>
          <w:bCs/>
          <w:kern w:val="0"/>
          <w:szCs w:val="22"/>
        </w:rPr>
        <w:t xml:space="preserve"> </w:t>
      </w:r>
      <w:r>
        <w:rPr>
          <w:rFonts w:hint="eastAsia"/>
          <w:bCs/>
          <w:kern w:val="0"/>
          <w:szCs w:val="22"/>
        </w:rPr>
        <w:t>전출</w:t>
      </w:r>
      <w:r>
        <w:rPr>
          <w:rFonts w:hint="eastAsia"/>
          <w:bCs/>
          <w:kern w:val="0"/>
          <w:szCs w:val="22"/>
        </w:rPr>
        <w:t xml:space="preserve"> </w:t>
      </w:r>
      <w:r>
        <w:rPr>
          <w:rFonts w:hint="eastAsia"/>
          <w:bCs/>
          <w:kern w:val="0"/>
          <w:szCs w:val="22"/>
        </w:rPr>
        <w:t>대상</w:t>
      </w:r>
      <w:r>
        <w:rPr>
          <w:rFonts w:hint="eastAsia"/>
          <w:bCs/>
          <w:kern w:val="0"/>
          <w:szCs w:val="22"/>
        </w:rPr>
        <w:t xml:space="preserve"> </w:t>
      </w:r>
      <w:r>
        <w:rPr>
          <w:rFonts w:hint="eastAsia"/>
          <w:bCs/>
          <w:kern w:val="0"/>
          <w:szCs w:val="22"/>
        </w:rPr>
        <w:t>근로자들에게</w:t>
      </w:r>
      <w:r>
        <w:rPr>
          <w:rFonts w:hint="eastAsia"/>
          <w:bCs/>
          <w:kern w:val="0"/>
          <w:szCs w:val="22"/>
        </w:rPr>
        <w:t xml:space="preserve"> </w:t>
      </w:r>
      <w:r>
        <w:rPr>
          <w:rFonts w:hint="eastAsia"/>
          <w:bCs/>
          <w:kern w:val="0"/>
          <w:szCs w:val="22"/>
        </w:rPr>
        <w:t>관리자를</w:t>
      </w:r>
      <w:r>
        <w:rPr>
          <w:rFonts w:hint="eastAsia"/>
          <w:bCs/>
          <w:kern w:val="0"/>
          <w:szCs w:val="22"/>
        </w:rPr>
        <w:t xml:space="preserve"> </w:t>
      </w:r>
      <w:r>
        <w:rPr>
          <w:rFonts w:hint="eastAsia"/>
          <w:bCs/>
          <w:kern w:val="0"/>
          <w:szCs w:val="22"/>
        </w:rPr>
        <w:t>통하여</w:t>
      </w:r>
      <w:r>
        <w:rPr>
          <w:rFonts w:hint="eastAsia"/>
          <w:bCs/>
          <w:kern w:val="0"/>
          <w:szCs w:val="22"/>
        </w:rPr>
        <w:t xml:space="preserve"> </w:t>
      </w:r>
      <w:r>
        <w:rPr>
          <w:rFonts w:hint="eastAsia"/>
          <w:bCs/>
          <w:kern w:val="0"/>
          <w:szCs w:val="22"/>
        </w:rPr>
        <w:t>설명회를</w:t>
      </w:r>
      <w:r>
        <w:rPr>
          <w:rFonts w:hint="eastAsia"/>
          <w:bCs/>
          <w:kern w:val="0"/>
          <w:szCs w:val="22"/>
        </w:rPr>
        <w:t xml:space="preserve"> </w:t>
      </w:r>
      <w:r>
        <w:rPr>
          <w:rFonts w:hint="eastAsia"/>
          <w:bCs/>
          <w:kern w:val="0"/>
          <w:szCs w:val="22"/>
        </w:rPr>
        <w:t>진행하고</w:t>
      </w:r>
      <w:r>
        <w:rPr>
          <w:rFonts w:hint="eastAsia"/>
          <w:bCs/>
          <w:kern w:val="0"/>
          <w:szCs w:val="22"/>
        </w:rPr>
        <w:t xml:space="preserve"> </w:t>
      </w:r>
      <w:r>
        <w:rPr>
          <w:rFonts w:hint="eastAsia"/>
          <w:bCs/>
          <w:kern w:val="0"/>
          <w:szCs w:val="22"/>
        </w:rPr>
        <w:t>해당</w:t>
      </w:r>
      <w:r>
        <w:rPr>
          <w:rFonts w:hint="eastAsia"/>
          <w:bCs/>
          <w:kern w:val="0"/>
          <w:szCs w:val="22"/>
        </w:rPr>
        <w:t xml:space="preserve"> </w:t>
      </w:r>
      <w:r>
        <w:rPr>
          <w:rFonts w:hint="eastAsia"/>
          <w:bCs/>
          <w:kern w:val="0"/>
          <w:szCs w:val="22"/>
        </w:rPr>
        <w:t>근로자들로부터</w:t>
      </w:r>
      <w:r>
        <w:rPr>
          <w:rFonts w:hint="eastAsia"/>
          <w:bCs/>
          <w:kern w:val="0"/>
          <w:szCs w:val="22"/>
        </w:rPr>
        <w:t xml:space="preserve"> </w:t>
      </w:r>
      <w:r>
        <w:rPr>
          <w:rFonts w:hint="eastAsia"/>
          <w:bCs/>
          <w:kern w:val="0"/>
          <w:szCs w:val="22"/>
        </w:rPr>
        <w:t>개별적으로</w:t>
      </w:r>
      <w:r>
        <w:rPr>
          <w:rFonts w:hint="eastAsia"/>
          <w:bCs/>
          <w:kern w:val="0"/>
          <w:szCs w:val="22"/>
        </w:rPr>
        <w:t xml:space="preserve"> </w:t>
      </w:r>
      <w:r>
        <w:rPr>
          <w:rFonts w:hint="eastAsia"/>
          <w:bCs/>
          <w:kern w:val="0"/>
          <w:szCs w:val="22"/>
        </w:rPr>
        <w:t>사직원을</w:t>
      </w:r>
      <w:r>
        <w:rPr>
          <w:rFonts w:hint="eastAsia"/>
          <w:bCs/>
          <w:kern w:val="0"/>
          <w:szCs w:val="22"/>
        </w:rPr>
        <w:t xml:space="preserve"> </w:t>
      </w:r>
      <w:r>
        <w:rPr>
          <w:rFonts w:hint="eastAsia"/>
          <w:bCs/>
          <w:kern w:val="0"/>
          <w:szCs w:val="22"/>
        </w:rPr>
        <w:t>제출</w:t>
      </w:r>
      <w:r>
        <w:rPr>
          <w:rFonts w:hint="eastAsia"/>
          <w:bCs/>
          <w:kern w:val="0"/>
          <w:szCs w:val="22"/>
        </w:rPr>
        <w:t xml:space="preserve"> </w:t>
      </w:r>
      <w:r>
        <w:rPr>
          <w:rFonts w:hint="eastAsia"/>
          <w:bCs/>
          <w:kern w:val="0"/>
          <w:szCs w:val="22"/>
        </w:rPr>
        <w:t>받았으며</w:t>
      </w:r>
      <w:r>
        <w:rPr>
          <w:rFonts w:hint="eastAsia"/>
          <w:bCs/>
          <w:kern w:val="0"/>
          <w:szCs w:val="22"/>
        </w:rPr>
        <w:t>,</w:t>
      </w:r>
      <w:r>
        <w:rPr>
          <w:bCs/>
          <w:kern w:val="0"/>
          <w:szCs w:val="22"/>
        </w:rPr>
        <w:t xml:space="preserve"> </w:t>
      </w:r>
      <w:r>
        <w:rPr>
          <w:rFonts w:hint="eastAsia"/>
          <w:bCs/>
          <w:kern w:val="0"/>
          <w:szCs w:val="22"/>
        </w:rPr>
        <w:t>한샘개발로</w:t>
      </w:r>
      <w:r>
        <w:rPr>
          <w:rFonts w:hint="eastAsia"/>
          <w:bCs/>
          <w:kern w:val="0"/>
          <w:szCs w:val="22"/>
        </w:rPr>
        <w:t xml:space="preserve"> </w:t>
      </w:r>
      <w:r>
        <w:rPr>
          <w:rFonts w:hint="eastAsia"/>
          <w:bCs/>
          <w:kern w:val="0"/>
          <w:szCs w:val="22"/>
        </w:rPr>
        <w:t>이동한</w:t>
      </w:r>
      <w:r>
        <w:rPr>
          <w:rFonts w:hint="eastAsia"/>
          <w:bCs/>
          <w:kern w:val="0"/>
          <w:szCs w:val="22"/>
        </w:rPr>
        <w:t xml:space="preserve"> </w:t>
      </w:r>
      <w:r>
        <w:rPr>
          <w:rFonts w:hint="eastAsia"/>
          <w:bCs/>
          <w:kern w:val="0"/>
          <w:szCs w:val="22"/>
        </w:rPr>
        <w:t>이후에도</w:t>
      </w:r>
      <w:r>
        <w:rPr>
          <w:rFonts w:hint="eastAsia"/>
          <w:bCs/>
          <w:kern w:val="0"/>
          <w:szCs w:val="22"/>
        </w:rPr>
        <w:t xml:space="preserve"> </w:t>
      </w:r>
      <w:r>
        <w:rPr>
          <w:rFonts w:hint="eastAsia"/>
          <w:bCs/>
          <w:kern w:val="0"/>
          <w:szCs w:val="22"/>
        </w:rPr>
        <w:t>해당</w:t>
      </w:r>
      <w:r>
        <w:rPr>
          <w:rFonts w:hint="eastAsia"/>
          <w:bCs/>
          <w:kern w:val="0"/>
          <w:szCs w:val="22"/>
        </w:rPr>
        <w:t xml:space="preserve"> </w:t>
      </w:r>
      <w:r>
        <w:rPr>
          <w:rFonts w:hint="eastAsia"/>
          <w:bCs/>
          <w:kern w:val="0"/>
          <w:szCs w:val="22"/>
        </w:rPr>
        <w:t>근로자들의</w:t>
      </w:r>
      <w:r>
        <w:rPr>
          <w:rFonts w:hint="eastAsia"/>
          <w:bCs/>
          <w:kern w:val="0"/>
          <w:szCs w:val="22"/>
        </w:rPr>
        <w:t xml:space="preserve"> </w:t>
      </w:r>
      <w:r>
        <w:rPr>
          <w:rFonts w:hint="eastAsia"/>
          <w:bCs/>
          <w:kern w:val="0"/>
          <w:szCs w:val="22"/>
        </w:rPr>
        <w:t>대상회사에서의</w:t>
      </w:r>
      <w:r>
        <w:rPr>
          <w:rFonts w:hint="eastAsia"/>
          <w:bCs/>
          <w:kern w:val="0"/>
          <w:szCs w:val="22"/>
        </w:rPr>
        <w:t xml:space="preserve"> </w:t>
      </w:r>
      <w:r>
        <w:rPr>
          <w:rFonts w:hint="eastAsia"/>
          <w:bCs/>
          <w:kern w:val="0"/>
          <w:szCs w:val="22"/>
        </w:rPr>
        <w:t>근로조건이</w:t>
      </w:r>
      <w:r>
        <w:rPr>
          <w:rFonts w:hint="eastAsia"/>
          <w:bCs/>
          <w:kern w:val="0"/>
          <w:szCs w:val="22"/>
        </w:rPr>
        <w:t xml:space="preserve"> </w:t>
      </w:r>
      <w:r>
        <w:rPr>
          <w:rFonts w:hint="eastAsia"/>
          <w:bCs/>
          <w:kern w:val="0"/>
          <w:szCs w:val="22"/>
        </w:rPr>
        <w:t>그대로</w:t>
      </w:r>
      <w:r>
        <w:rPr>
          <w:rFonts w:hint="eastAsia"/>
          <w:bCs/>
          <w:kern w:val="0"/>
          <w:szCs w:val="22"/>
        </w:rPr>
        <w:t xml:space="preserve"> </w:t>
      </w:r>
      <w:r>
        <w:rPr>
          <w:rFonts w:hint="eastAsia"/>
          <w:bCs/>
          <w:kern w:val="0"/>
          <w:szCs w:val="22"/>
        </w:rPr>
        <w:t>유지되었기에</w:t>
      </w:r>
      <w:r>
        <w:rPr>
          <w:rFonts w:hint="eastAsia"/>
          <w:bCs/>
          <w:kern w:val="0"/>
          <w:szCs w:val="22"/>
        </w:rPr>
        <w:t xml:space="preserve"> </w:t>
      </w:r>
      <w:r>
        <w:rPr>
          <w:rFonts w:hint="eastAsia"/>
          <w:bCs/>
          <w:kern w:val="0"/>
          <w:szCs w:val="22"/>
        </w:rPr>
        <w:t>이동에</w:t>
      </w:r>
      <w:r>
        <w:rPr>
          <w:rFonts w:hint="eastAsia"/>
          <w:bCs/>
          <w:kern w:val="0"/>
          <w:szCs w:val="22"/>
        </w:rPr>
        <w:t xml:space="preserve"> </w:t>
      </w:r>
      <w:r>
        <w:rPr>
          <w:rFonts w:hint="eastAsia"/>
          <w:bCs/>
          <w:kern w:val="0"/>
          <w:szCs w:val="22"/>
        </w:rPr>
        <w:t>반대한</w:t>
      </w:r>
      <w:r>
        <w:rPr>
          <w:bCs/>
          <w:kern w:val="0"/>
          <w:szCs w:val="22"/>
        </w:rPr>
        <w:t xml:space="preserve"> </w:t>
      </w:r>
      <w:r>
        <w:rPr>
          <w:rFonts w:hint="eastAsia"/>
          <w:bCs/>
          <w:kern w:val="0"/>
          <w:szCs w:val="22"/>
        </w:rPr>
        <w:t>근로자는</w:t>
      </w:r>
      <w:r>
        <w:rPr>
          <w:rFonts w:hint="eastAsia"/>
          <w:bCs/>
          <w:kern w:val="0"/>
          <w:szCs w:val="22"/>
        </w:rPr>
        <w:t xml:space="preserve"> </w:t>
      </w:r>
      <w:r>
        <w:rPr>
          <w:rFonts w:hint="eastAsia"/>
          <w:bCs/>
          <w:kern w:val="0"/>
          <w:szCs w:val="22"/>
        </w:rPr>
        <w:t>없었다고</w:t>
      </w:r>
      <w:r>
        <w:rPr>
          <w:rFonts w:hint="eastAsia"/>
          <w:bCs/>
          <w:kern w:val="0"/>
          <w:szCs w:val="22"/>
        </w:rPr>
        <w:t xml:space="preserve"> </w:t>
      </w:r>
      <w:proofErr w:type="spellStart"/>
      <w:r>
        <w:rPr>
          <w:rFonts w:hint="eastAsia"/>
          <w:bCs/>
          <w:kern w:val="0"/>
          <w:szCs w:val="22"/>
        </w:rPr>
        <w:t>하는바</w:t>
      </w:r>
      <w:proofErr w:type="spellEnd"/>
      <w:r>
        <w:rPr>
          <w:rFonts w:hint="eastAsia"/>
          <w:bCs/>
          <w:kern w:val="0"/>
          <w:szCs w:val="22"/>
        </w:rPr>
        <w:t xml:space="preserve">, </w:t>
      </w:r>
      <w:r>
        <w:rPr>
          <w:rFonts w:hint="eastAsia"/>
          <w:bCs/>
          <w:kern w:val="0"/>
          <w:szCs w:val="22"/>
        </w:rPr>
        <w:t>특별한</w:t>
      </w:r>
      <w:r>
        <w:rPr>
          <w:rFonts w:hint="eastAsia"/>
          <w:bCs/>
          <w:kern w:val="0"/>
          <w:szCs w:val="22"/>
        </w:rPr>
        <w:t xml:space="preserve"> </w:t>
      </w:r>
      <w:r>
        <w:rPr>
          <w:rFonts w:hint="eastAsia"/>
          <w:bCs/>
          <w:kern w:val="0"/>
          <w:szCs w:val="22"/>
        </w:rPr>
        <w:t>사정이</w:t>
      </w:r>
      <w:r>
        <w:rPr>
          <w:rFonts w:hint="eastAsia"/>
          <w:bCs/>
          <w:kern w:val="0"/>
          <w:szCs w:val="22"/>
        </w:rPr>
        <w:t xml:space="preserve"> </w:t>
      </w:r>
      <w:r>
        <w:rPr>
          <w:rFonts w:hint="eastAsia"/>
          <w:bCs/>
          <w:kern w:val="0"/>
          <w:szCs w:val="22"/>
        </w:rPr>
        <w:t>없는</w:t>
      </w:r>
      <w:r>
        <w:rPr>
          <w:rFonts w:hint="eastAsia"/>
          <w:bCs/>
          <w:kern w:val="0"/>
          <w:szCs w:val="22"/>
        </w:rPr>
        <w:t xml:space="preserve"> </w:t>
      </w:r>
      <w:r>
        <w:rPr>
          <w:rFonts w:hint="eastAsia"/>
          <w:bCs/>
          <w:kern w:val="0"/>
          <w:szCs w:val="22"/>
        </w:rPr>
        <w:t>한</w:t>
      </w:r>
      <w:r>
        <w:rPr>
          <w:rFonts w:hint="eastAsia"/>
          <w:bCs/>
          <w:kern w:val="0"/>
          <w:szCs w:val="22"/>
        </w:rPr>
        <w:t xml:space="preserve"> </w:t>
      </w:r>
      <w:r>
        <w:rPr>
          <w:rFonts w:hint="eastAsia"/>
          <w:bCs/>
          <w:kern w:val="0"/>
          <w:szCs w:val="22"/>
        </w:rPr>
        <w:t>해당</w:t>
      </w:r>
      <w:r>
        <w:rPr>
          <w:rFonts w:hint="eastAsia"/>
          <w:bCs/>
          <w:kern w:val="0"/>
          <w:szCs w:val="22"/>
        </w:rPr>
        <w:t xml:space="preserve"> </w:t>
      </w:r>
      <w:r>
        <w:rPr>
          <w:rFonts w:hint="eastAsia"/>
          <w:bCs/>
          <w:kern w:val="0"/>
          <w:szCs w:val="22"/>
        </w:rPr>
        <w:t>근로자들은</w:t>
      </w:r>
      <w:r>
        <w:rPr>
          <w:rFonts w:hint="eastAsia"/>
          <w:bCs/>
          <w:kern w:val="0"/>
          <w:szCs w:val="22"/>
        </w:rPr>
        <w:t xml:space="preserve"> </w:t>
      </w:r>
      <w:r>
        <w:rPr>
          <w:rFonts w:hint="eastAsia"/>
          <w:bCs/>
          <w:kern w:val="0"/>
          <w:szCs w:val="22"/>
        </w:rPr>
        <w:t>유효하게</w:t>
      </w:r>
      <w:r>
        <w:rPr>
          <w:rFonts w:hint="eastAsia"/>
          <w:bCs/>
          <w:kern w:val="0"/>
          <w:szCs w:val="22"/>
        </w:rPr>
        <w:t xml:space="preserve"> </w:t>
      </w:r>
      <w:r>
        <w:rPr>
          <w:rFonts w:hint="eastAsia"/>
          <w:bCs/>
          <w:kern w:val="0"/>
          <w:szCs w:val="22"/>
        </w:rPr>
        <w:t>대상회사에서</w:t>
      </w:r>
      <w:r>
        <w:rPr>
          <w:rFonts w:hint="eastAsia"/>
          <w:bCs/>
          <w:kern w:val="0"/>
          <w:szCs w:val="22"/>
        </w:rPr>
        <w:t xml:space="preserve"> </w:t>
      </w:r>
      <w:r>
        <w:rPr>
          <w:rFonts w:hint="eastAsia"/>
          <w:bCs/>
          <w:kern w:val="0"/>
          <w:szCs w:val="22"/>
        </w:rPr>
        <w:t>퇴직하고</w:t>
      </w:r>
      <w:r>
        <w:rPr>
          <w:rFonts w:hint="eastAsia"/>
          <w:bCs/>
          <w:kern w:val="0"/>
          <w:szCs w:val="22"/>
        </w:rPr>
        <w:t xml:space="preserve"> </w:t>
      </w:r>
      <w:r>
        <w:rPr>
          <w:rFonts w:hint="eastAsia"/>
          <w:bCs/>
          <w:kern w:val="0"/>
          <w:szCs w:val="22"/>
        </w:rPr>
        <w:t>한샘개발에서</w:t>
      </w:r>
      <w:r>
        <w:rPr>
          <w:rFonts w:hint="eastAsia"/>
          <w:bCs/>
          <w:kern w:val="0"/>
          <w:szCs w:val="22"/>
        </w:rPr>
        <w:t xml:space="preserve"> </w:t>
      </w:r>
      <w:r>
        <w:rPr>
          <w:rFonts w:hint="eastAsia"/>
          <w:bCs/>
          <w:kern w:val="0"/>
          <w:szCs w:val="22"/>
        </w:rPr>
        <w:t>근무하기</w:t>
      </w:r>
      <w:r>
        <w:rPr>
          <w:rFonts w:hint="eastAsia"/>
          <w:bCs/>
          <w:kern w:val="0"/>
          <w:szCs w:val="22"/>
        </w:rPr>
        <w:t xml:space="preserve"> </w:t>
      </w:r>
      <w:r>
        <w:rPr>
          <w:rFonts w:hint="eastAsia"/>
          <w:bCs/>
          <w:kern w:val="0"/>
          <w:szCs w:val="22"/>
        </w:rPr>
        <w:t>시작한</w:t>
      </w:r>
      <w:r>
        <w:rPr>
          <w:rFonts w:hint="eastAsia"/>
          <w:bCs/>
          <w:kern w:val="0"/>
          <w:szCs w:val="22"/>
        </w:rPr>
        <w:t xml:space="preserve"> </w:t>
      </w:r>
      <w:r>
        <w:rPr>
          <w:rFonts w:hint="eastAsia"/>
          <w:bCs/>
          <w:kern w:val="0"/>
          <w:szCs w:val="22"/>
        </w:rPr>
        <w:t>것으로</w:t>
      </w:r>
      <w:r>
        <w:rPr>
          <w:rFonts w:hint="eastAsia"/>
          <w:bCs/>
          <w:kern w:val="0"/>
          <w:szCs w:val="22"/>
        </w:rPr>
        <w:t xml:space="preserve"> </w:t>
      </w:r>
      <w:r>
        <w:rPr>
          <w:rFonts w:hint="eastAsia"/>
          <w:bCs/>
          <w:kern w:val="0"/>
          <w:szCs w:val="22"/>
        </w:rPr>
        <w:t>인정될</w:t>
      </w:r>
      <w:r>
        <w:rPr>
          <w:rFonts w:hint="eastAsia"/>
          <w:bCs/>
          <w:kern w:val="0"/>
          <w:szCs w:val="22"/>
        </w:rPr>
        <w:t xml:space="preserve"> </w:t>
      </w:r>
      <w:r>
        <w:rPr>
          <w:rFonts w:hint="eastAsia"/>
          <w:bCs/>
          <w:kern w:val="0"/>
          <w:szCs w:val="22"/>
        </w:rPr>
        <w:t>것으로</w:t>
      </w:r>
      <w:r>
        <w:rPr>
          <w:rFonts w:hint="eastAsia"/>
          <w:bCs/>
          <w:kern w:val="0"/>
          <w:szCs w:val="22"/>
        </w:rPr>
        <w:t xml:space="preserve"> </w:t>
      </w:r>
      <w:r>
        <w:rPr>
          <w:rFonts w:hint="eastAsia"/>
          <w:bCs/>
          <w:kern w:val="0"/>
          <w:szCs w:val="22"/>
        </w:rPr>
        <w:t>보임</w:t>
      </w:r>
      <w:r>
        <w:rPr>
          <w:rFonts w:hint="eastAsia"/>
          <w:bCs/>
          <w:kern w:val="0"/>
          <w:szCs w:val="22"/>
        </w:rPr>
        <w:t>.</w:t>
      </w:r>
    </w:p>
    <w:p w14:paraId="40FC17B0" w14:textId="77777777" w:rsidR="00026A7E" w:rsidRPr="00DF6C9B" w:rsidRDefault="00026A7E" w:rsidP="00026A7E">
      <w:pPr>
        <w:spacing w:before="240" w:after="240"/>
        <w:ind w:left="454"/>
        <w:rPr>
          <w:bCs/>
          <w:kern w:val="0"/>
          <w:szCs w:val="22"/>
        </w:rPr>
      </w:pPr>
    </w:p>
    <w:p w14:paraId="22258ABD" w14:textId="77777777" w:rsidR="00026A7E" w:rsidRPr="002F5343" w:rsidRDefault="00026A7E" w:rsidP="00026A7E">
      <w:pPr>
        <w:pStyle w:val="a5"/>
        <w:numPr>
          <w:ilvl w:val="0"/>
          <w:numId w:val="28"/>
        </w:numPr>
        <w:spacing w:before="240" w:after="240"/>
        <w:ind w:leftChars="0"/>
        <w:outlineLvl w:val="1"/>
        <w:rPr>
          <w:b/>
          <w:color w:val="5D2A2C" w:themeColor="text2"/>
          <w:sz w:val="24"/>
        </w:rPr>
      </w:pPr>
      <w:r w:rsidRPr="002F5343">
        <w:rPr>
          <w:b/>
          <w:color w:val="5D2A2C" w:themeColor="text2"/>
          <w:sz w:val="24"/>
        </w:rPr>
        <w:lastRenderedPageBreak/>
        <w:t>급여체계</w:t>
      </w:r>
      <w:r w:rsidRPr="002F5343">
        <w:rPr>
          <w:b/>
          <w:color w:val="5D2A2C" w:themeColor="text2"/>
          <w:sz w:val="24"/>
        </w:rPr>
        <w:t xml:space="preserve"> </w:t>
      </w:r>
      <w:r w:rsidRPr="002F5343">
        <w:rPr>
          <w:b/>
          <w:color w:val="5D2A2C" w:themeColor="text2"/>
          <w:sz w:val="24"/>
        </w:rPr>
        <w:t>현황</w:t>
      </w:r>
    </w:p>
    <w:p w14:paraId="1548394C" w14:textId="77777777" w:rsidR="00026A7E" w:rsidRPr="00CB2B3F" w:rsidRDefault="00026A7E" w:rsidP="00026A7E">
      <w:pPr>
        <w:numPr>
          <w:ilvl w:val="0"/>
          <w:numId w:val="15"/>
        </w:numPr>
        <w:spacing w:after="240"/>
        <w:ind w:left="908" w:hanging="454"/>
        <w:rPr>
          <w:bCs/>
          <w:snapToGrid w:val="0"/>
          <w:szCs w:val="22"/>
          <w:u w:val="single"/>
        </w:rPr>
      </w:pPr>
      <w:r w:rsidRPr="00CB2B3F">
        <w:rPr>
          <w:b/>
          <w:bCs/>
          <w:szCs w:val="22"/>
        </w:rPr>
        <w:t>대상회사</w:t>
      </w:r>
    </w:p>
    <w:p w14:paraId="0ECADAC6" w14:textId="77777777" w:rsidR="00026A7E" w:rsidRPr="00CB2B3F" w:rsidRDefault="00026A7E" w:rsidP="00026A7E">
      <w:pPr>
        <w:spacing w:after="240"/>
        <w:ind w:left="908"/>
        <w:rPr>
          <w:bCs/>
          <w:snapToGrid w:val="0"/>
          <w:szCs w:val="22"/>
        </w:rPr>
      </w:pPr>
      <w:r w:rsidRPr="00CB2B3F">
        <w:rPr>
          <w:bCs/>
          <w:snapToGrid w:val="0"/>
          <w:szCs w:val="22"/>
        </w:rPr>
        <w:t>제공된</w:t>
      </w:r>
      <w:r w:rsidRPr="00CB2B3F">
        <w:rPr>
          <w:bCs/>
          <w:snapToGrid w:val="0"/>
          <w:szCs w:val="22"/>
        </w:rPr>
        <w:t xml:space="preserve"> </w:t>
      </w:r>
      <w:proofErr w:type="spellStart"/>
      <w:r w:rsidRPr="00CB2B3F">
        <w:rPr>
          <w:bCs/>
          <w:snapToGrid w:val="0"/>
          <w:szCs w:val="22"/>
        </w:rPr>
        <w:t>연봉직</w:t>
      </w:r>
      <w:proofErr w:type="spellEnd"/>
      <w:r w:rsidRPr="00CB2B3F">
        <w:rPr>
          <w:bCs/>
          <w:snapToGrid w:val="0"/>
          <w:szCs w:val="22"/>
        </w:rPr>
        <w:t xml:space="preserve"> </w:t>
      </w:r>
      <w:r w:rsidRPr="00CB2B3F">
        <w:rPr>
          <w:bCs/>
          <w:snapToGrid w:val="0"/>
          <w:szCs w:val="22"/>
        </w:rPr>
        <w:t>급여매뉴얼</w:t>
      </w:r>
      <w:r w:rsidRPr="00CB2B3F">
        <w:rPr>
          <w:bCs/>
          <w:snapToGrid w:val="0"/>
          <w:szCs w:val="22"/>
        </w:rPr>
        <w:t xml:space="preserve">, </w:t>
      </w:r>
      <w:r w:rsidRPr="00CB2B3F">
        <w:rPr>
          <w:bCs/>
          <w:snapToGrid w:val="0"/>
          <w:szCs w:val="22"/>
        </w:rPr>
        <w:t>근로계약서</w:t>
      </w:r>
      <w:r w:rsidRPr="00CB2B3F">
        <w:rPr>
          <w:bCs/>
          <w:snapToGrid w:val="0"/>
          <w:szCs w:val="22"/>
        </w:rPr>
        <w:t xml:space="preserve"> </w:t>
      </w:r>
      <w:r w:rsidRPr="00CB2B3F">
        <w:rPr>
          <w:bCs/>
          <w:snapToGrid w:val="0"/>
          <w:szCs w:val="22"/>
        </w:rPr>
        <w:t>자료</w:t>
      </w:r>
      <w:r w:rsidRPr="00CB2B3F">
        <w:rPr>
          <w:bCs/>
          <w:snapToGrid w:val="0"/>
          <w:szCs w:val="22"/>
        </w:rPr>
        <w:t xml:space="preserve"> </w:t>
      </w:r>
      <w:r w:rsidRPr="00CB2B3F">
        <w:rPr>
          <w:bCs/>
          <w:snapToGrid w:val="0"/>
          <w:szCs w:val="22"/>
        </w:rPr>
        <w:t>및</w:t>
      </w:r>
      <w:r w:rsidRPr="00CB2B3F">
        <w:rPr>
          <w:bCs/>
          <w:snapToGrid w:val="0"/>
          <w:szCs w:val="22"/>
        </w:rPr>
        <w:t xml:space="preserve"> </w:t>
      </w:r>
      <w:r w:rsidRPr="00CB2B3F">
        <w:rPr>
          <w:bCs/>
          <w:snapToGrid w:val="0"/>
          <w:szCs w:val="22"/>
        </w:rPr>
        <w:t>답변에</w:t>
      </w:r>
      <w:r w:rsidRPr="00CB2B3F">
        <w:rPr>
          <w:bCs/>
          <w:snapToGrid w:val="0"/>
          <w:szCs w:val="22"/>
        </w:rPr>
        <w:t xml:space="preserve"> </w:t>
      </w:r>
      <w:r w:rsidRPr="00CB2B3F">
        <w:rPr>
          <w:bCs/>
          <w:snapToGrid w:val="0"/>
          <w:szCs w:val="22"/>
        </w:rPr>
        <w:t>의하면</w:t>
      </w:r>
      <w:r w:rsidRPr="00CB2B3F">
        <w:rPr>
          <w:bCs/>
          <w:snapToGrid w:val="0"/>
          <w:szCs w:val="22"/>
        </w:rPr>
        <w:t xml:space="preserve"> </w:t>
      </w:r>
      <w:r w:rsidRPr="00CB2B3F">
        <w:rPr>
          <w:bCs/>
          <w:snapToGrid w:val="0"/>
          <w:szCs w:val="22"/>
        </w:rPr>
        <w:t>대상회사의</w:t>
      </w:r>
      <w:r w:rsidRPr="00CB2B3F">
        <w:rPr>
          <w:bCs/>
          <w:snapToGrid w:val="0"/>
          <w:szCs w:val="22"/>
        </w:rPr>
        <w:t xml:space="preserve"> </w:t>
      </w:r>
      <w:proofErr w:type="spellStart"/>
      <w:r w:rsidRPr="00CB2B3F">
        <w:rPr>
          <w:bCs/>
          <w:snapToGrid w:val="0"/>
          <w:szCs w:val="22"/>
        </w:rPr>
        <w:t>연봉직</w:t>
      </w:r>
      <w:proofErr w:type="spellEnd"/>
      <w:r w:rsidRPr="00CB2B3F">
        <w:rPr>
          <w:bCs/>
          <w:snapToGrid w:val="0"/>
          <w:szCs w:val="22"/>
        </w:rPr>
        <w:t xml:space="preserve"> </w:t>
      </w:r>
      <w:r w:rsidRPr="00CB2B3F">
        <w:rPr>
          <w:bCs/>
          <w:snapToGrid w:val="0"/>
          <w:szCs w:val="22"/>
        </w:rPr>
        <w:t>근로자에게</w:t>
      </w:r>
      <w:r w:rsidRPr="00CB2B3F">
        <w:rPr>
          <w:bCs/>
          <w:snapToGrid w:val="0"/>
          <w:szCs w:val="22"/>
        </w:rPr>
        <w:t xml:space="preserve"> </w:t>
      </w:r>
      <w:r w:rsidRPr="00CB2B3F">
        <w:rPr>
          <w:bCs/>
          <w:snapToGrid w:val="0"/>
          <w:szCs w:val="22"/>
        </w:rPr>
        <w:t>지급되는</w:t>
      </w:r>
      <w:r w:rsidRPr="00CB2B3F">
        <w:rPr>
          <w:bCs/>
          <w:snapToGrid w:val="0"/>
          <w:szCs w:val="22"/>
        </w:rPr>
        <w:t xml:space="preserve"> </w:t>
      </w:r>
      <w:r w:rsidRPr="00CB2B3F">
        <w:rPr>
          <w:bCs/>
          <w:snapToGrid w:val="0"/>
          <w:szCs w:val="22"/>
        </w:rPr>
        <w:t>급여항목</w:t>
      </w:r>
      <w:r w:rsidRPr="00CB2B3F">
        <w:rPr>
          <w:bCs/>
          <w:snapToGrid w:val="0"/>
          <w:szCs w:val="22"/>
        </w:rPr>
        <w:t xml:space="preserve"> </w:t>
      </w:r>
      <w:r w:rsidRPr="00CB2B3F">
        <w:rPr>
          <w:bCs/>
          <w:snapToGrid w:val="0"/>
          <w:szCs w:val="22"/>
        </w:rPr>
        <w:t>및</w:t>
      </w:r>
      <w:r w:rsidRPr="00CB2B3F">
        <w:rPr>
          <w:bCs/>
          <w:snapToGrid w:val="0"/>
          <w:szCs w:val="22"/>
        </w:rPr>
        <w:t xml:space="preserve"> </w:t>
      </w:r>
      <w:r w:rsidRPr="00CB2B3F">
        <w:rPr>
          <w:bCs/>
          <w:snapToGrid w:val="0"/>
          <w:szCs w:val="22"/>
        </w:rPr>
        <w:t>각</w:t>
      </w:r>
      <w:r w:rsidRPr="00CB2B3F">
        <w:rPr>
          <w:bCs/>
          <w:snapToGrid w:val="0"/>
          <w:szCs w:val="22"/>
        </w:rPr>
        <w:t xml:space="preserve"> </w:t>
      </w:r>
      <w:r w:rsidRPr="00CB2B3F">
        <w:rPr>
          <w:bCs/>
          <w:snapToGrid w:val="0"/>
          <w:szCs w:val="22"/>
        </w:rPr>
        <w:t>급여항목의</w:t>
      </w:r>
      <w:r w:rsidRPr="00CB2B3F">
        <w:rPr>
          <w:bCs/>
          <w:snapToGrid w:val="0"/>
          <w:szCs w:val="22"/>
        </w:rPr>
        <w:t xml:space="preserve"> </w:t>
      </w:r>
      <w:r w:rsidRPr="00CB2B3F">
        <w:rPr>
          <w:bCs/>
          <w:snapToGrid w:val="0"/>
          <w:szCs w:val="22"/>
        </w:rPr>
        <w:t>통상임금</w:t>
      </w:r>
      <w:r w:rsidRPr="00CB2B3F">
        <w:rPr>
          <w:bCs/>
          <w:snapToGrid w:val="0"/>
          <w:szCs w:val="22"/>
        </w:rPr>
        <w:t xml:space="preserve">, </w:t>
      </w:r>
      <w:r w:rsidRPr="00CB2B3F">
        <w:rPr>
          <w:bCs/>
          <w:snapToGrid w:val="0"/>
          <w:szCs w:val="22"/>
        </w:rPr>
        <w:t>평균임금</w:t>
      </w:r>
      <w:r w:rsidRPr="00CB2B3F">
        <w:rPr>
          <w:bCs/>
          <w:snapToGrid w:val="0"/>
          <w:szCs w:val="22"/>
        </w:rPr>
        <w:t xml:space="preserve"> </w:t>
      </w:r>
      <w:r w:rsidRPr="00CB2B3F">
        <w:rPr>
          <w:bCs/>
          <w:snapToGrid w:val="0"/>
          <w:szCs w:val="22"/>
        </w:rPr>
        <w:t>산입</w:t>
      </w:r>
      <w:r w:rsidRPr="00CB2B3F">
        <w:rPr>
          <w:bCs/>
          <w:snapToGrid w:val="0"/>
          <w:szCs w:val="22"/>
        </w:rPr>
        <w:t xml:space="preserve"> </w:t>
      </w:r>
      <w:r w:rsidRPr="00CB2B3F">
        <w:rPr>
          <w:bCs/>
          <w:snapToGrid w:val="0"/>
          <w:szCs w:val="22"/>
        </w:rPr>
        <w:t>여부는</w:t>
      </w:r>
      <w:r w:rsidRPr="00CB2B3F">
        <w:rPr>
          <w:bCs/>
          <w:snapToGrid w:val="0"/>
          <w:szCs w:val="22"/>
        </w:rPr>
        <w:t xml:space="preserve"> </w:t>
      </w:r>
      <w:r w:rsidRPr="00CB2B3F">
        <w:rPr>
          <w:bCs/>
          <w:snapToGrid w:val="0"/>
          <w:szCs w:val="22"/>
        </w:rPr>
        <w:t>다음과</w:t>
      </w:r>
      <w:r w:rsidRPr="00CB2B3F">
        <w:rPr>
          <w:bCs/>
          <w:snapToGrid w:val="0"/>
          <w:szCs w:val="22"/>
        </w:rPr>
        <w:t xml:space="preserve"> </w:t>
      </w:r>
      <w:r w:rsidRPr="00CB2B3F">
        <w:rPr>
          <w:bCs/>
          <w:snapToGrid w:val="0"/>
          <w:szCs w:val="22"/>
        </w:rPr>
        <w:t>같음</w:t>
      </w:r>
      <w:r w:rsidRPr="00CB2B3F">
        <w:rPr>
          <w:bCs/>
          <w:snapToGrid w:val="0"/>
          <w:szCs w:val="22"/>
        </w:rPr>
        <w:t>.</w:t>
      </w:r>
    </w:p>
    <w:tbl>
      <w:tblPr>
        <w:tblStyle w:val="25"/>
        <w:tblW w:w="8732" w:type="dxa"/>
        <w:tblInd w:w="907" w:type="dxa"/>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1551"/>
        <w:gridCol w:w="4636"/>
        <w:gridCol w:w="1272"/>
        <w:gridCol w:w="1273"/>
      </w:tblGrid>
      <w:tr w:rsidR="00026A7E" w:rsidRPr="00CB2B3F" w14:paraId="383A4709" w14:textId="77777777" w:rsidTr="0091358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51" w:type="dxa"/>
            <w:tcBorders>
              <w:top w:val="single" w:sz="12" w:space="0" w:color="404040" w:themeColor="text1" w:themeTint="BF"/>
              <w:bottom w:val="single" w:sz="4" w:space="0" w:color="404040" w:themeColor="text1" w:themeTint="BF"/>
            </w:tcBorders>
            <w:shd w:val="clear" w:color="auto" w:fill="DEEEEE"/>
          </w:tcPr>
          <w:p w14:paraId="1737A052" w14:textId="77777777" w:rsidR="00026A7E" w:rsidRPr="008E0663" w:rsidRDefault="00026A7E" w:rsidP="0091358C">
            <w:pPr>
              <w:spacing w:line="280" w:lineRule="atLeast"/>
              <w:jc w:val="center"/>
              <w:rPr>
                <w:rFonts w:eastAsia="바탕체"/>
                <w:b/>
                <w:bCs/>
                <w:kern w:val="0"/>
                <w:sz w:val="20"/>
                <w:szCs w:val="20"/>
              </w:rPr>
            </w:pPr>
            <w:r w:rsidRPr="008E0663">
              <w:rPr>
                <w:rFonts w:eastAsia="바탕체"/>
                <w:b/>
                <w:bCs/>
                <w:kern w:val="0"/>
                <w:sz w:val="20"/>
                <w:szCs w:val="20"/>
              </w:rPr>
              <w:t>명칭</w:t>
            </w:r>
          </w:p>
        </w:tc>
        <w:tc>
          <w:tcPr>
            <w:tcW w:w="4636" w:type="dxa"/>
            <w:tcBorders>
              <w:top w:val="single" w:sz="12" w:space="0" w:color="404040" w:themeColor="text1" w:themeTint="BF"/>
              <w:bottom w:val="single" w:sz="4" w:space="0" w:color="404040" w:themeColor="text1" w:themeTint="BF"/>
            </w:tcBorders>
            <w:shd w:val="clear" w:color="auto" w:fill="DEEEEE"/>
          </w:tcPr>
          <w:p w14:paraId="4C0E1AB8"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지급조건</w:t>
            </w:r>
            <w:r w:rsidRPr="008E0663">
              <w:rPr>
                <w:rFonts w:eastAsia="바탕체"/>
                <w:b/>
                <w:bCs/>
                <w:kern w:val="0"/>
                <w:sz w:val="20"/>
                <w:szCs w:val="20"/>
              </w:rPr>
              <w:t xml:space="preserve"> </w:t>
            </w:r>
            <w:r w:rsidRPr="008E0663">
              <w:rPr>
                <w:rFonts w:eastAsia="바탕체"/>
                <w:b/>
                <w:bCs/>
                <w:kern w:val="0"/>
                <w:sz w:val="20"/>
                <w:szCs w:val="20"/>
              </w:rPr>
              <w:t>및</w:t>
            </w:r>
            <w:r w:rsidRPr="008E0663">
              <w:rPr>
                <w:rFonts w:eastAsia="바탕체"/>
                <w:b/>
                <w:bCs/>
                <w:kern w:val="0"/>
                <w:sz w:val="20"/>
                <w:szCs w:val="20"/>
              </w:rPr>
              <w:t xml:space="preserve"> </w:t>
            </w:r>
            <w:r w:rsidRPr="008E0663">
              <w:rPr>
                <w:rFonts w:eastAsia="바탕체"/>
                <w:b/>
                <w:bCs/>
                <w:kern w:val="0"/>
                <w:sz w:val="20"/>
                <w:szCs w:val="20"/>
              </w:rPr>
              <w:t>지급액</w:t>
            </w:r>
          </w:p>
        </w:tc>
        <w:tc>
          <w:tcPr>
            <w:tcW w:w="1272" w:type="dxa"/>
            <w:tcBorders>
              <w:top w:val="single" w:sz="12" w:space="0" w:color="404040" w:themeColor="text1" w:themeTint="BF"/>
              <w:bottom w:val="single" w:sz="4" w:space="0" w:color="404040" w:themeColor="text1" w:themeTint="BF"/>
            </w:tcBorders>
            <w:shd w:val="clear" w:color="auto" w:fill="DEEEEE"/>
          </w:tcPr>
          <w:p w14:paraId="5423CFC5"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통상임금</w:t>
            </w:r>
          </w:p>
        </w:tc>
        <w:tc>
          <w:tcPr>
            <w:tcW w:w="1273" w:type="dxa"/>
            <w:tcBorders>
              <w:top w:val="single" w:sz="12" w:space="0" w:color="404040" w:themeColor="text1" w:themeTint="BF"/>
              <w:bottom w:val="single" w:sz="4" w:space="0" w:color="404040" w:themeColor="text1" w:themeTint="BF"/>
            </w:tcBorders>
            <w:shd w:val="clear" w:color="auto" w:fill="DEEEEE"/>
          </w:tcPr>
          <w:p w14:paraId="7CE6AAFA"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평균임금</w:t>
            </w:r>
          </w:p>
        </w:tc>
      </w:tr>
      <w:tr w:rsidR="00026A7E" w:rsidRPr="00CB2B3F" w14:paraId="652BB5C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tcBorders>
              <w:top w:val="single" w:sz="4" w:space="0" w:color="404040" w:themeColor="text1" w:themeTint="BF"/>
            </w:tcBorders>
            <w:shd w:val="clear" w:color="auto" w:fill="F2F2F2" w:themeFill="background1" w:themeFillShade="F2"/>
          </w:tcPr>
          <w:p w14:paraId="2EC3F4D2"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기본급</w:t>
            </w:r>
          </w:p>
        </w:tc>
        <w:tc>
          <w:tcPr>
            <w:tcW w:w="4636" w:type="dxa"/>
            <w:tcBorders>
              <w:top w:val="single" w:sz="4" w:space="0" w:color="404040" w:themeColor="text1" w:themeTint="BF"/>
            </w:tcBorders>
          </w:tcPr>
          <w:p w14:paraId="2E93D9E2"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매월</w:t>
            </w:r>
            <w:r w:rsidRPr="008E0663">
              <w:rPr>
                <w:rFonts w:eastAsia="바탕체"/>
                <w:bCs/>
                <w:kern w:val="0"/>
                <w:sz w:val="20"/>
                <w:szCs w:val="20"/>
              </w:rPr>
              <w:t xml:space="preserve"> </w:t>
            </w:r>
            <w:r w:rsidRPr="008E0663">
              <w:rPr>
                <w:rFonts w:eastAsia="바탕체"/>
                <w:bCs/>
                <w:kern w:val="0"/>
                <w:sz w:val="20"/>
                <w:szCs w:val="20"/>
              </w:rPr>
              <w:t>지급되는</w:t>
            </w:r>
            <w:r w:rsidRPr="008E0663">
              <w:rPr>
                <w:rFonts w:eastAsia="바탕체"/>
                <w:bCs/>
                <w:kern w:val="0"/>
                <w:sz w:val="20"/>
                <w:szCs w:val="20"/>
              </w:rPr>
              <w:t xml:space="preserve"> </w:t>
            </w:r>
            <w:r w:rsidRPr="008E0663">
              <w:rPr>
                <w:rFonts w:eastAsia="바탕체"/>
                <w:bCs/>
                <w:kern w:val="0"/>
                <w:sz w:val="20"/>
                <w:szCs w:val="20"/>
              </w:rPr>
              <w:t>기본급여</w:t>
            </w:r>
          </w:p>
        </w:tc>
        <w:tc>
          <w:tcPr>
            <w:tcW w:w="1272" w:type="dxa"/>
            <w:tcBorders>
              <w:top w:val="single" w:sz="4" w:space="0" w:color="404040" w:themeColor="text1" w:themeTint="BF"/>
            </w:tcBorders>
          </w:tcPr>
          <w:p w14:paraId="791A726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Borders>
              <w:top w:val="single" w:sz="4" w:space="0" w:color="404040" w:themeColor="text1" w:themeTint="BF"/>
            </w:tcBorders>
          </w:tcPr>
          <w:p w14:paraId="06A4390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406EFD66"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58EA5C87"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시간외수당</w:t>
            </w:r>
          </w:p>
        </w:tc>
        <w:tc>
          <w:tcPr>
            <w:tcW w:w="4636" w:type="dxa"/>
          </w:tcPr>
          <w:p w14:paraId="31EC85D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근로계약에서</w:t>
            </w:r>
            <w:r w:rsidRPr="008E0663">
              <w:rPr>
                <w:rFonts w:eastAsia="바탕체"/>
                <w:bCs/>
                <w:kern w:val="0"/>
                <w:sz w:val="20"/>
                <w:szCs w:val="20"/>
              </w:rPr>
              <w:t xml:space="preserve"> </w:t>
            </w:r>
            <w:r w:rsidRPr="008E0663">
              <w:rPr>
                <w:rFonts w:eastAsia="바탕체"/>
                <w:bCs/>
                <w:kern w:val="0"/>
                <w:sz w:val="20"/>
                <w:szCs w:val="20"/>
              </w:rPr>
              <w:t>정한</w:t>
            </w:r>
            <w:r w:rsidRPr="008E0663">
              <w:rPr>
                <w:rFonts w:eastAsia="바탕체"/>
                <w:bCs/>
                <w:kern w:val="0"/>
                <w:sz w:val="20"/>
                <w:szCs w:val="20"/>
              </w:rPr>
              <w:t xml:space="preserve"> </w:t>
            </w:r>
            <w:proofErr w:type="spellStart"/>
            <w:r w:rsidRPr="008E0663">
              <w:rPr>
                <w:rFonts w:eastAsia="바탕체"/>
                <w:bCs/>
                <w:kern w:val="0"/>
                <w:sz w:val="20"/>
                <w:szCs w:val="20"/>
              </w:rPr>
              <w:t>고정시간외근로에</w:t>
            </w:r>
            <w:proofErr w:type="spellEnd"/>
            <w:r w:rsidRPr="008E0663">
              <w:rPr>
                <w:rFonts w:eastAsia="바탕체"/>
                <w:bCs/>
                <w:kern w:val="0"/>
                <w:sz w:val="20"/>
                <w:szCs w:val="20"/>
              </w:rPr>
              <w:t xml:space="preserve"> </w:t>
            </w:r>
            <w:r w:rsidRPr="008E0663">
              <w:rPr>
                <w:rFonts w:eastAsia="바탕체"/>
                <w:bCs/>
                <w:kern w:val="0"/>
                <w:sz w:val="20"/>
                <w:szCs w:val="20"/>
              </w:rPr>
              <w:t>대한</w:t>
            </w:r>
            <w:r w:rsidRPr="008E0663">
              <w:rPr>
                <w:rFonts w:eastAsia="바탕체"/>
                <w:bCs/>
                <w:kern w:val="0"/>
                <w:sz w:val="20"/>
                <w:szCs w:val="20"/>
              </w:rPr>
              <w:t xml:space="preserve"> </w:t>
            </w:r>
            <w:r w:rsidRPr="008E0663">
              <w:rPr>
                <w:rFonts w:eastAsia="바탕체"/>
                <w:bCs/>
                <w:kern w:val="0"/>
                <w:sz w:val="20"/>
                <w:szCs w:val="20"/>
              </w:rPr>
              <w:t>수당</w:t>
            </w:r>
          </w:p>
        </w:tc>
        <w:tc>
          <w:tcPr>
            <w:tcW w:w="1272" w:type="dxa"/>
          </w:tcPr>
          <w:p w14:paraId="59D6E73D"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2471E51B"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550BC15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CFBFB8E"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직책수당</w:t>
            </w:r>
          </w:p>
        </w:tc>
        <w:tc>
          <w:tcPr>
            <w:tcW w:w="4636" w:type="dxa"/>
          </w:tcPr>
          <w:p w14:paraId="69EE7E0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보임된</w:t>
            </w:r>
            <w:r w:rsidRPr="008E0663">
              <w:rPr>
                <w:rFonts w:eastAsia="바탕체"/>
                <w:bCs/>
                <w:kern w:val="0"/>
                <w:sz w:val="20"/>
                <w:szCs w:val="20"/>
              </w:rPr>
              <w:t xml:space="preserve"> </w:t>
            </w:r>
            <w:r w:rsidRPr="008E0663">
              <w:rPr>
                <w:rFonts w:eastAsia="바탕체"/>
                <w:bCs/>
                <w:kern w:val="0"/>
                <w:sz w:val="20"/>
                <w:szCs w:val="20"/>
              </w:rPr>
              <w:t>직책에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7D66C88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6B2712DE"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56185909"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F05EA39"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직무수당</w:t>
            </w:r>
          </w:p>
        </w:tc>
        <w:tc>
          <w:tcPr>
            <w:tcW w:w="4636" w:type="dxa"/>
          </w:tcPr>
          <w:p w14:paraId="60F75396"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맡은</w:t>
            </w:r>
            <w:r w:rsidRPr="008E0663">
              <w:rPr>
                <w:rFonts w:eastAsia="바탕체"/>
                <w:bCs/>
                <w:kern w:val="0"/>
                <w:sz w:val="20"/>
                <w:szCs w:val="20"/>
              </w:rPr>
              <w:t xml:space="preserve"> </w:t>
            </w:r>
            <w:r w:rsidRPr="008E0663">
              <w:rPr>
                <w:rFonts w:eastAsia="바탕체"/>
                <w:bCs/>
                <w:kern w:val="0"/>
                <w:sz w:val="20"/>
                <w:szCs w:val="20"/>
              </w:rPr>
              <w:t>직무에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0B4E9B4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61A6C675"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1D4BB183"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F1C82A3"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자격선임수당</w:t>
            </w:r>
          </w:p>
        </w:tc>
        <w:tc>
          <w:tcPr>
            <w:tcW w:w="4636" w:type="dxa"/>
          </w:tcPr>
          <w:p w14:paraId="03CC954A"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개인자격</w:t>
            </w:r>
            <w:r w:rsidRPr="008E0663">
              <w:rPr>
                <w:rFonts w:eastAsia="바탕체"/>
                <w:bCs/>
                <w:kern w:val="0"/>
                <w:sz w:val="20"/>
                <w:szCs w:val="20"/>
              </w:rPr>
              <w:t xml:space="preserve"> </w:t>
            </w:r>
            <w:r w:rsidRPr="008E0663">
              <w:rPr>
                <w:rFonts w:eastAsia="바탕체"/>
                <w:bCs/>
                <w:kern w:val="0"/>
                <w:sz w:val="20"/>
                <w:szCs w:val="20"/>
              </w:rPr>
              <w:t>및</w:t>
            </w:r>
            <w:r w:rsidRPr="008E0663">
              <w:rPr>
                <w:rFonts w:eastAsia="바탕체"/>
                <w:bCs/>
                <w:kern w:val="0"/>
                <w:sz w:val="20"/>
                <w:szCs w:val="20"/>
              </w:rPr>
              <w:t xml:space="preserve"> </w:t>
            </w:r>
            <w:r w:rsidRPr="008E0663">
              <w:rPr>
                <w:rFonts w:eastAsia="바탕체"/>
                <w:bCs/>
                <w:kern w:val="0"/>
                <w:sz w:val="20"/>
                <w:szCs w:val="20"/>
              </w:rPr>
              <w:t>본부</w:t>
            </w:r>
            <w:r w:rsidRPr="008E0663">
              <w:rPr>
                <w:rFonts w:eastAsia="바탕체"/>
                <w:bCs/>
                <w:kern w:val="0"/>
                <w:sz w:val="20"/>
                <w:szCs w:val="20"/>
              </w:rPr>
              <w:t>/</w:t>
            </w:r>
            <w:r w:rsidRPr="008E0663">
              <w:rPr>
                <w:rFonts w:eastAsia="바탕체"/>
                <w:bCs/>
                <w:kern w:val="0"/>
                <w:sz w:val="20"/>
                <w:szCs w:val="20"/>
              </w:rPr>
              <w:t>부서의</w:t>
            </w:r>
            <w:r w:rsidRPr="008E0663">
              <w:rPr>
                <w:rFonts w:eastAsia="바탕체"/>
                <w:bCs/>
                <w:kern w:val="0"/>
                <w:sz w:val="20"/>
                <w:szCs w:val="20"/>
              </w:rPr>
              <w:t xml:space="preserve"> </w:t>
            </w:r>
            <w:r w:rsidRPr="008E0663">
              <w:rPr>
                <w:rFonts w:eastAsia="바탕체"/>
                <w:bCs/>
                <w:kern w:val="0"/>
                <w:sz w:val="20"/>
                <w:szCs w:val="20"/>
              </w:rPr>
              <w:t>필요에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선임한</w:t>
            </w:r>
            <w:r w:rsidRPr="008E0663">
              <w:rPr>
                <w:rFonts w:eastAsia="바탕체"/>
                <w:bCs/>
                <w:kern w:val="0"/>
                <w:sz w:val="20"/>
                <w:szCs w:val="20"/>
              </w:rPr>
              <w:t xml:space="preserve"> </w:t>
            </w:r>
            <w:r w:rsidRPr="008E0663">
              <w:rPr>
                <w:rFonts w:eastAsia="바탕체"/>
                <w:bCs/>
                <w:kern w:val="0"/>
                <w:sz w:val="20"/>
                <w:szCs w:val="20"/>
              </w:rPr>
              <w:t>인원에게</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5A87E4E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2A65C538"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59BA327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BE5C2F5"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특근수당</w:t>
            </w:r>
          </w:p>
        </w:tc>
        <w:tc>
          <w:tcPr>
            <w:tcW w:w="4636" w:type="dxa"/>
          </w:tcPr>
          <w:p w14:paraId="38751F13"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회사에서</w:t>
            </w:r>
            <w:r w:rsidRPr="008E0663">
              <w:rPr>
                <w:rFonts w:eastAsia="바탕체"/>
                <w:bCs/>
                <w:kern w:val="0"/>
                <w:sz w:val="20"/>
                <w:szCs w:val="20"/>
              </w:rPr>
              <w:t xml:space="preserve"> </w:t>
            </w:r>
            <w:r w:rsidRPr="008E0663">
              <w:rPr>
                <w:rFonts w:eastAsia="바탕체"/>
                <w:bCs/>
                <w:kern w:val="0"/>
                <w:sz w:val="20"/>
                <w:szCs w:val="20"/>
              </w:rPr>
              <w:t>지정한</w:t>
            </w:r>
            <w:r w:rsidRPr="008E0663">
              <w:rPr>
                <w:rFonts w:eastAsia="바탕체"/>
                <w:bCs/>
                <w:kern w:val="0"/>
                <w:sz w:val="20"/>
                <w:szCs w:val="20"/>
              </w:rPr>
              <w:t xml:space="preserve"> </w:t>
            </w:r>
            <w:r w:rsidRPr="008E0663">
              <w:rPr>
                <w:rFonts w:eastAsia="바탕체"/>
                <w:bCs/>
                <w:kern w:val="0"/>
                <w:sz w:val="20"/>
                <w:szCs w:val="20"/>
              </w:rPr>
              <w:t>근무자의</w:t>
            </w:r>
            <w:r w:rsidRPr="008E0663">
              <w:rPr>
                <w:rFonts w:eastAsia="바탕체"/>
                <w:bCs/>
                <w:kern w:val="0"/>
                <w:sz w:val="20"/>
                <w:szCs w:val="20"/>
              </w:rPr>
              <w:t xml:space="preserve"> </w:t>
            </w:r>
            <w:r w:rsidRPr="008E0663">
              <w:rPr>
                <w:rFonts w:eastAsia="바탕체"/>
                <w:bCs/>
                <w:kern w:val="0"/>
                <w:sz w:val="20"/>
                <w:szCs w:val="20"/>
              </w:rPr>
              <w:t>주말근무</w:t>
            </w:r>
            <w:r w:rsidRPr="008E0663">
              <w:rPr>
                <w:rFonts w:eastAsia="바탕체"/>
                <w:bCs/>
                <w:kern w:val="0"/>
                <w:sz w:val="20"/>
                <w:szCs w:val="20"/>
              </w:rPr>
              <w:t xml:space="preserve"> </w:t>
            </w:r>
            <w:r w:rsidRPr="008E0663">
              <w:rPr>
                <w:rFonts w:eastAsia="바탕체"/>
                <w:bCs/>
                <w:kern w:val="0"/>
                <w:sz w:val="20"/>
                <w:szCs w:val="20"/>
              </w:rPr>
              <w:t>및</w:t>
            </w:r>
            <w:r w:rsidRPr="008E0663">
              <w:rPr>
                <w:rFonts w:eastAsia="바탕체"/>
                <w:bCs/>
                <w:kern w:val="0"/>
                <w:sz w:val="20"/>
                <w:szCs w:val="20"/>
              </w:rPr>
              <w:t xml:space="preserve"> </w:t>
            </w:r>
            <w:r w:rsidRPr="008E0663">
              <w:rPr>
                <w:rFonts w:eastAsia="바탕체"/>
                <w:bCs/>
                <w:kern w:val="0"/>
                <w:sz w:val="20"/>
                <w:szCs w:val="20"/>
              </w:rPr>
              <w:t>추가근무에</w:t>
            </w:r>
            <w:r w:rsidRPr="008E0663">
              <w:rPr>
                <w:rFonts w:eastAsia="바탕체"/>
                <w:bCs/>
                <w:kern w:val="0"/>
                <w:sz w:val="20"/>
                <w:szCs w:val="20"/>
              </w:rPr>
              <w:t xml:space="preserve"> </w:t>
            </w:r>
            <w:r w:rsidRPr="008E0663">
              <w:rPr>
                <w:rFonts w:eastAsia="바탕체"/>
                <w:bCs/>
                <w:kern w:val="0"/>
                <w:sz w:val="20"/>
                <w:szCs w:val="20"/>
              </w:rPr>
              <w:t>대한</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0035EF4D"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302A16D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1390677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572E9542"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중식대</w:t>
            </w:r>
            <w:proofErr w:type="spellEnd"/>
          </w:p>
        </w:tc>
        <w:tc>
          <w:tcPr>
            <w:tcW w:w="4636" w:type="dxa"/>
          </w:tcPr>
          <w:p w14:paraId="3120EE41"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점심</w:t>
            </w:r>
            <w:r w:rsidRPr="008E0663">
              <w:rPr>
                <w:rFonts w:eastAsia="바탕체"/>
                <w:bCs/>
                <w:kern w:val="0"/>
                <w:sz w:val="20"/>
                <w:szCs w:val="20"/>
              </w:rPr>
              <w:t xml:space="preserve"> </w:t>
            </w:r>
            <w:r w:rsidRPr="008E0663">
              <w:rPr>
                <w:rFonts w:eastAsia="바탕체"/>
                <w:bCs/>
                <w:kern w:val="0"/>
                <w:sz w:val="20"/>
                <w:szCs w:val="20"/>
              </w:rPr>
              <w:t>식대</w:t>
            </w:r>
            <w:r w:rsidRPr="008E0663">
              <w:rPr>
                <w:rFonts w:eastAsia="바탕체"/>
                <w:bCs/>
                <w:kern w:val="0"/>
                <w:sz w:val="20"/>
                <w:szCs w:val="20"/>
              </w:rPr>
              <w:t xml:space="preserve"> </w:t>
            </w:r>
            <w:r w:rsidRPr="008E0663">
              <w:rPr>
                <w:rFonts w:eastAsia="바탕체"/>
                <w:bCs/>
                <w:kern w:val="0"/>
                <w:sz w:val="20"/>
                <w:szCs w:val="20"/>
              </w:rPr>
              <w:t>보상</w:t>
            </w:r>
            <w:r w:rsidRPr="008E0663">
              <w:rPr>
                <w:rFonts w:eastAsia="바탕체"/>
                <w:bCs/>
                <w:kern w:val="0"/>
                <w:sz w:val="20"/>
                <w:szCs w:val="20"/>
              </w:rPr>
              <w:t>(</w:t>
            </w:r>
            <w:r w:rsidRPr="008E0663">
              <w:rPr>
                <w:rFonts w:eastAsia="바탕체"/>
                <w:bCs/>
                <w:kern w:val="0"/>
                <w:sz w:val="20"/>
                <w:szCs w:val="20"/>
              </w:rPr>
              <w:t>단</w:t>
            </w:r>
            <w:r w:rsidRPr="008E0663">
              <w:rPr>
                <w:rFonts w:eastAsia="바탕체"/>
                <w:bCs/>
                <w:kern w:val="0"/>
                <w:sz w:val="20"/>
                <w:szCs w:val="20"/>
              </w:rPr>
              <w:t xml:space="preserve">, </w:t>
            </w:r>
            <w:r w:rsidRPr="008E0663">
              <w:rPr>
                <w:rFonts w:eastAsia="바탕체"/>
                <w:bCs/>
                <w:kern w:val="0"/>
                <w:sz w:val="20"/>
                <w:szCs w:val="20"/>
              </w:rPr>
              <w:t>현물지급</w:t>
            </w:r>
            <w:r w:rsidRPr="008E0663">
              <w:rPr>
                <w:rFonts w:eastAsia="바탕체"/>
                <w:bCs/>
                <w:kern w:val="0"/>
                <w:sz w:val="20"/>
                <w:szCs w:val="20"/>
              </w:rPr>
              <w:t xml:space="preserve"> </w:t>
            </w:r>
            <w:r w:rsidRPr="008E0663">
              <w:rPr>
                <w:rFonts w:eastAsia="바탕체"/>
                <w:bCs/>
                <w:kern w:val="0"/>
                <w:sz w:val="20"/>
                <w:szCs w:val="20"/>
              </w:rPr>
              <w:t>대상의</w:t>
            </w:r>
            <w:r w:rsidRPr="008E0663">
              <w:rPr>
                <w:rFonts w:eastAsia="바탕체"/>
                <w:bCs/>
                <w:kern w:val="0"/>
                <w:sz w:val="20"/>
                <w:szCs w:val="20"/>
              </w:rPr>
              <w:t xml:space="preserve"> </w:t>
            </w:r>
            <w:r w:rsidRPr="008E0663">
              <w:rPr>
                <w:rFonts w:eastAsia="바탕체"/>
                <w:bCs/>
                <w:kern w:val="0"/>
                <w:sz w:val="20"/>
                <w:szCs w:val="20"/>
              </w:rPr>
              <w:t>경우</w:t>
            </w:r>
            <w:r w:rsidRPr="008E0663">
              <w:rPr>
                <w:rFonts w:eastAsia="바탕체"/>
                <w:bCs/>
                <w:kern w:val="0"/>
                <w:sz w:val="20"/>
                <w:szCs w:val="20"/>
              </w:rPr>
              <w:t xml:space="preserve"> </w:t>
            </w:r>
            <w:r w:rsidRPr="008E0663">
              <w:rPr>
                <w:rFonts w:eastAsia="바탕체"/>
                <w:bCs/>
                <w:kern w:val="0"/>
                <w:sz w:val="20"/>
                <w:szCs w:val="20"/>
              </w:rPr>
              <w:t>미지급</w:t>
            </w:r>
            <w:r w:rsidRPr="008E0663">
              <w:rPr>
                <w:rFonts w:eastAsia="바탕체"/>
                <w:bCs/>
                <w:kern w:val="0"/>
                <w:sz w:val="20"/>
                <w:szCs w:val="20"/>
              </w:rPr>
              <w:t>)</w:t>
            </w:r>
          </w:p>
        </w:tc>
        <w:tc>
          <w:tcPr>
            <w:tcW w:w="1272" w:type="dxa"/>
          </w:tcPr>
          <w:p w14:paraId="5760EEF5"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3CBC0173"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70212837"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5DD9C57"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통신비</w:t>
            </w:r>
          </w:p>
        </w:tc>
        <w:tc>
          <w:tcPr>
            <w:tcW w:w="4636" w:type="dxa"/>
          </w:tcPr>
          <w:p w14:paraId="41C38F38"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본부</w:t>
            </w:r>
            <w:r w:rsidRPr="008E0663">
              <w:rPr>
                <w:rFonts w:eastAsia="바탕체"/>
                <w:bCs/>
                <w:kern w:val="0"/>
                <w:sz w:val="20"/>
                <w:szCs w:val="20"/>
              </w:rPr>
              <w:t>/</w:t>
            </w:r>
            <w:r w:rsidRPr="008E0663">
              <w:rPr>
                <w:rFonts w:eastAsia="바탕체"/>
                <w:bCs/>
                <w:kern w:val="0"/>
                <w:sz w:val="20"/>
                <w:szCs w:val="20"/>
              </w:rPr>
              <w:t>부서의</w:t>
            </w:r>
            <w:r w:rsidRPr="008E0663">
              <w:rPr>
                <w:rFonts w:eastAsia="바탕체"/>
                <w:bCs/>
                <w:kern w:val="0"/>
                <w:sz w:val="20"/>
                <w:szCs w:val="20"/>
              </w:rPr>
              <w:t xml:space="preserve"> </w:t>
            </w:r>
            <w:r w:rsidRPr="008E0663">
              <w:rPr>
                <w:rFonts w:eastAsia="바탕체"/>
                <w:bCs/>
                <w:kern w:val="0"/>
                <w:sz w:val="20"/>
                <w:szCs w:val="20"/>
              </w:rPr>
              <w:t>필요에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통신관련</w:t>
            </w:r>
            <w:r w:rsidRPr="008E0663">
              <w:rPr>
                <w:rFonts w:eastAsia="바탕체"/>
                <w:bCs/>
                <w:kern w:val="0"/>
                <w:sz w:val="20"/>
                <w:szCs w:val="20"/>
              </w:rPr>
              <w:t xml:space="preserve"> </w:t>
            </w:r>
            <w:r w:rsidRPr="008E0663">
              <w:rPr>
                <w:rFonts w:eastAsia="바탕체"/>
                <w:bCs/>
                <w:kern w:val="0"/>
                <w:sz w:val="20"/>
                <w:szCs w:val="20"/>
              </w:rPr>
              <w:t>비용을</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065A3A7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4E8219B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2EA13978"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310C2A9"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직매장간식비</w:t>
            </w:r>
            <w:proofErr w:type="spellEnd"/>
          </w:p>
        </w:tc>
        <w:tc>
          <w:tcPr>
            <w:tcW w:w="4636" w:type="dxa"/>
          </w:tcPr>
          <w:p w14:paraId="7508B0D2"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직매장</w:t>
            </w:r>
            <w:r w:rsidRPr="008E0663">
              <w:rPr>
                <w:rFonts w:eastAsia="바탕체"/>
                <w:bCs/>
                <w:kern w:val="0"/>
                <w:sz w:val="20"/>
                <w:szCs w:val="20"/>
              </w:rPr>
              <w:t xml:space="preserve"> </w:t>
            </w:r>
            <w:r w:rsidRPr="008E0663">
              <w:rPr>
                <w:rFonts w:eastAsia="바탕체"/>
                <w:bCs/>
                <w:kern w:val="0"/>
                <w:sz w:val="20"/>
                <w:szCs w:val="20"/>
              </w:rPr>
              <w:t>및</w:t>
            </w:r>
            <w:r w:rsidRPr="008E0663">
              <w:rPr>
                <w:rFonts w:eastAsia="바탕체"/>
                <w:bCs/>
                <w:kern w:val="0"/>
                <w:sz w:val="20"/>
                <w:szCs w:val="20"/>
              </w:rPr>
              <w:t xml:space="preserve"> </w:t>
            </w:r>
            <w:r w:rsidRPr="008E0663">
              <w:rPr>
                <w:rFonts w:eastAsia="바탕체"/>
                <w:bCs/>
                <w:kern w:val="0"/>
                <w:sz w:val="20"/>
                <w:szCs w:val="20"/>
              </w:rPr>
              <w:t>표준매장</w:t>
            </w:r>
            <w:r w:rsidRPr="008E0663">
              <w:rPr>
                <w:rFonts w:eastAsia="바탕체"/>
                <w:bCs/>
                <w:kern w:val="0"/>
                <w:sz w:val="20"/>
                <w:szCs w:val="20"/>
              </w:rPr>
              <w:t xml:space="preserve"> </w:t>
            </w:r>
            <w:r w:rsidRPr="008E0663">
              <w:rPr>
                <w:rFonts w:eastAsia="바탕체"/>
                <w:bCs/>
                <w:kern w:val="0"/>
                <w:sz w:val="20"/>
                <w:szCs w:val="20"/>
              </w:rPr>
              <w:t>등</w:t>
            </w:r>
            <w:r w:rsidRPr="008E0663">
              <w:rPr>
                <w:rFonts w:eastAsia="바탕체"/>
                <w:bCs/>
                <w:kern w:val="0"/>
                <w:sz w:val="20"/>
                <w:szCs w:val="20"/>
              </w:rPr>
              <w:t xml:space="preserve"> </w:t>
            </w:r>
            <w:r w:rsidRPr="008E0663">
              <w:rPr>
                <w:rFonts w:eastAsia="바탕체"/>
                <w:bCs/>
                <w:kern w:val="0"/>
                <w:sz w:val="20"/>
                <w:szCs w:val="20"/>
              </w:rPr>
              <w:t>영업인원들에게</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697469E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32101924"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7342F37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A267DB1"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PI</w:t>
            </w:r>
          </w:p>
        </w:tc>
        <w:tc>
          <w:tcPr>
            <w:tcW w:w="4636" w:type="dxa"/>
          </w:tcPr>
          <w:p w14:paraId="31B0EBFC"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영업직의</w:t>
            </w:r>
            <w:r w:rsidRPr="008E0663">
              <w:rPr>
                <w:rFonts w:eastAsia="바탕체"/>
                <w:bCs/>
                <w:kern w:val="0"/>
                <w:sz w:val="20"/>
                <w:szCs w:val="20"/>
              </w:rPr>
              <w:t xml:space="preserve"> </w:t>
            </w:r>
            <w:r w:rsidRPr="008E0663">
              <w:rPr>
                <w:rFonts w:eastAsia="바탕체"/>
                <w:bCs/>
                <w:kern w:val="0"/>
                <w:sz w:val="20"/>
                <w:szCs w:val="20"/>
              </w:rPr>
              <w:t>영업성과</w:t>
            </w:r>
            <w:r w:rsidRPr="008E0663">
              <w:rPr>
                <w:rFonts w:eastAsia="바탕체"/>
                <w:bCs/>
                <w:kern w:val="0"/>
                <w:sz w:val="20"/>
                <w:szCs w:val="20"/>
              </w:rPr>
              <w:t>(</w:t>
            </w:r>
            <w:r w:rsidRPr="008E0663">
              <w:rPr>
                <w:rFonts w:eastAsia="바탕체"/>
                <w:bCs/>
                <w:kern w:val="0"/>
                <w:sz w:val="20"/>
                <w:szCs w:val="20"/>
              </w:rPr>
              <w:t>매출</w:t>
            </w:r>
            <w:r w:rsidRPr="008E0663">
              <w:rPr>
                <w:rFonts w:eastAsia="바탕체"/>
                <w:bCs/>
                <w:kern w:val="0"/>
                <w:sz w:val="20"/>
                <w:szCs w:val="20"/>
              </w:rPr>
              <w:t>)</w:t>
            </w:r>
            <w:r w:rsidRPr="008E0663">
              <w:rPr>
                <w:rFonts w:eastAsia="바탕체"/>
                <w:bCs/>
                <w:kern w:val="0"/>
                <w:sz w:val="20"/>
                <w:szCs w:val="20"/>
              </w:rPr>
              <w:t>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r w:rsidRPr="008E0663">
              <w:rPr>
                <w:rStyle w:val="ac"/>
                <w:rFonts w:eastAsia="바탕체"/>
                <w:bCs/>
                <w:kern w:val="0"/>
                <w:sz w:val="20"/>
                <w:szCs w:val="20"/>
              </w:rPr>
              <w:footnoteReference w:id="34"/>
            </w:r>
          </w:p>
        </w:tc>
        <w:tc>
          <w:tcPr>
            <w:tcW w:w="1272" w:type="dxa"/>
          </w:tcPr>
          <w:p w14:paraId="71E4654C"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620EF7BD"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092D6B33"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6A83D67A"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인센티브</w:t>
            </w:r>
          </w:p>
        </w:tc>
        <w:tc>
          <w:tcPr>
            <w:tcW w:w="4636" w:type="dxa"/>
          </w:tcPr>
          <w:p w14:paraId="5EC7FF07"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인센티브</w:t>
            </w:r>
            <w:r w:rsidRPr="008E0663">
              <w:rPr>
                <w:rFonts w:eastAsia="바탕체"/>
                <w:bCs/>
                <w:kern w:val="0"/>
                <w:sz w:val="20"/>
                <w:szCs w:val="20"/>
              </w:rPr>
              <w:t xml:space="preserve"> </w:t>
            </w:r>
            <w:r w:rsidRPr="008E0663">
              <w:rPr>
                <w:rFonts w:eastAsia="바탕체"/>
                <w:bCs/>
                <w:kern w:val="0"/>
                <w:sz w:val="20"/>
                <w:szCs w:val="20"/>
              </w:rPr>
              <w:t>지급</w:t>
            </w:r>
            <w:r w:rsidRPr="008E0663">
              <w:rPr>
                <w:rFonts w:eastAsia="바탕체"/>
                <w:bCs/>
                <w:kern w:val="0"/>
                <w:sz w:val="20"/>
                <w:szCs w:val="20"/>
              </w:rPr>
              <w:t xml:space="preserve"> </w:t>
            </w:r>
            <w:r w:rsidRPr="008E0663">
              <w:rPr>
                <w:rFonts w:eastAsia="바탕체"/>
                <w:bCs/>
                <w:kern w:val="0"/>
                <w:sz w:val="20"/>
                <w:szCs w:val="20"/>
              </w:rPr>
              <w:t>기준</w:t>
            </w:r>
            <w:r w:rsidRPr="008E0663">
              <w:rPr>
                <w:rFonts w:eastAsia="바탕체"/>
                <w:bCs/>
                <w:kern w:val="0"/>
                <w:sz w:val="20"/>
                <w:szCs w:val="20"/>
              </w:rPr>
              <w:t xml:space="preserve"> </w:t>
            </w:r>
            <w:r w:rsidRPr="008E0663">
              <w:rPr>
                <w:rFonts w:eastAsia="바탕체"/>
                <w:bCs/>
                <w:kern w:val="0"/>
                <w:sz w:val="20"/>
                <w:szCs w:val="20"/>
              </w:rPr>
              <w:t>및</w:t>
            </w:r>
            <w:r w:rsidRPr="008E0663">
              <w:rPr>
                <w:rFonts w:eastAsia="바탕체"/>
                <w:bCs/>
                <w:kern w:val="0"/>
                <w:sz w:val="20"/>
                <w:szCs w:val="20"/>
              </w:rPr>
              <w:t xml:space="preserve"> </w:t>
            </w:r>
            <w:r w:rsidRPr="008E0663">
              <w:rPr>
                <w:rFonts w:eastAsia="바탕체"/>
                <w:bCs/>
                <w:kern w:val="0"/>
                <w:sz w:val="20"/>
                <w:szCs w:val="20"/>
              </w:rPr>
              <w:t>별도성과</w:t>
            </w:r>
            <w:r w:rsidRPr="008E0663">
              <w:rPr>
                <w:rFonts w:eastAsia="바탕체"/>
                <w:bCs/>
                <w:kern w:val="0"/>
                <w:sz w:val="20"/>
                <w:szCs w:val="20"/>
              </w:rPr>
              <w:t xml:space="preserve"> </w:t>
            </w:r>
            <w:r w:rsidRPr="008E0663">
              <w:rPr>
                <w:rFonts w:eastAsia="바탕체"/>
                <w:bCs/>
                <w:kern w:val="0"/>
                <w:sz w:val="20"/>
                <w:szCs w:val="20"/>
              </w:rPr>
              <w:t>인정</w:t>
            </w:r>
            <w:r w:rsidRPr="008E0663">
              <w:rPr>
                <w:rFonts w:eastAsia="바탕체"/>
                <w:bCs/>
                <w:kern w:val="0"/>
                <w:sz w:val="20"/>
                <w:szCs w:val="20"/>
              </w:rPr>
              <w:t xml:space="preserve"> </w:t>
            </w:r>
            <w:r w:rsidRPr="008E0663">
              <w:rPr>
                <w:rFonts w:eastAsia="바탕체"/>
                <w:bCs/>
                <w:kern w:val="0"/>
                <w:sz w:val="20"/>
                <w:szCs w:val="20"/>
              </w:rPr>
              <w:t>품의에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r w:rsidRPr="008E0663">
              <w:rPr>
                <w:rStyle w:val="ac"/>
                <w:rFonts w:eastAsia="바탕체"/>
                <w:bCs/>
                <w:kern w:val="0"/>
                <w:sz w:val="20"/>
                <w:szCs w:val="20"/>
              </w:rPr>
              <w:footnoteReference w:id="35"/>
            </w:r>
          </w:p>
        </w:tc>
        <w:tc>
          <w:tcPr>
            <w:tcW w:w="1272" w:type="dxa"/>
          </w:tcPr>
          <w:p w14:paraId="562B3D04"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53D0B7F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3A0F3491"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E76446B"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포상</w:t>
            </w:r>
          </w:p>
        </w:tc>
        <w:tc>
          <w:tcPr>
            <w:tcW w:w="4636" w:type="dxa"/>
          </w:tcPr>
          <w:p w14:paraId="0A2B7BE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장기근속</w:t>
            </w:r>
            <w:r w:rsidRPr="008E0663">
              <w:rPr>
                <w:rFonts w:eastAsia="바탕체"/>
                <w:bCs/>
                <w:kern w:val="0"/>
                <w:sz w:val="20"/>
                <w:szCs w:val="20"/>
              </w:rPr>
              <w:t xml:space="preserve"> </w:t>
            </w:r>
            <w:r w:rsidRPr="008E0663">
              <w:rPr>
                <w:rFonts w:eastAsia="바탕체"/>
                <w:bCs/>
                <w:kern w:val="0"/>
                <w:sz w:val="20"/>
                <w:szCs w:val="20"/>
              </w:rPr>
              <w:t>및</w:t>
            </w:r>
            <w:r w:rsidRPr="008E0663">
              <w:rPr>
                <w:rFonts w:eastAsia="바탕체"/>
                <w:bCs/>
                <w:kern w:val="0"/>
                <w:sz w:val="20"/>
                <w:szCs w:val="20"/>
              </w:rPr>
              <w:t xml:space="preserve"> </w:t>
            </w:r>
            <w:r w:rsidRPr="008E0663">
              <w:rPr>
                <w:rFonts w:eastAsia="바탕체"/>
                <w:bCs/>
                <w:kern w:val="0"/>
                <w:sz w:val="20"/>
                <w:szCs w:val="20"/>
              </w:rPr>
              <w:t>우수사원</w:t>
            </w:r>
            <w:r w:rsidRPr="008E0663">
              <w:rPr>
                <w:rFonts w:eastAsia="바탕체"/>
                <w:bCs/>
                <w:kern w:val="0"/>
                <w:sz w:val="20"/>
                <w:szCs w:val="20"/>
              </w:rPr>
              <w:t xml:space="preserve">, </w:t>
            </w:r>
            <w:r w:rsidRPr="008E0663">
              <w:rPr>
                <w:rFonts w:eastAsia="바탕체"/>
                <w:bCs/>
                <w:kern w:val="0"/>
                <w:sz w:val="20"/>
                <w:szCs w:val="20"/>
              </w:rPr>
              <w:t>현장포상성으로</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413C8417"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49A42AE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77FAC142"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460652E"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기타수당</w:t>
            </w:r>
          </w:p>
        </w:tc>
        <w:tc>
          <w:tcPr>
            <w:tcW w:w="4636" w:type="dxa"/>
          </w:tcPr>
          <w:p w14:paraId="311692F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무연고지</w:t>
            </w:r>
            <w:r w:rsidRPr="008E0663">
              <w:rPr>
                <w:rFonts w:eastAsia="바탕체"/>
                <w:bCs/>
                <w:kern w:val="0"/>
                <w:sz w:val="20"/>
                <w:szCs w:val="20"/>
              </w:rPr>
              <w:t xml:space="preserve"> </w:t>
            </w:r>
            <w:r w:rsidRPr="008E0663">
              <w:rPr>
                <w:rFonts w:eastAsia="바탕체"/>
                <w:bCs/>
                <w:kern w:val="0"/>
                <w:sz w:val="20"/>
                <w:szCs w:val="20"/>
              </w:rPr>
              <w:t>월세</w:t>
            </w:r>
            <w:r w:rsidRPr="008E0663">
              <w:rPr>
                <w:rFonts w:eastAsia="바탕체"/>
                <w:bCs/>
                <w:kern w:val="0"/>
                <w:sz w:val="20"/>
                <w:szCs w:val="20"/>
              </w:rPr>
              <w:t xml:space="preserve"> </w:t>
            </w:r>
            <w:r w:rsidRPr="008E0663">
              <w:rPr>
                <w:rFonts w:eastAsia="바탕체"/>
                <w:bCs/>
                <w:kern w:val="0"/>
                <w:sz w:val="20"/>
                <w:szCs w:val="20"/>
              </w:rPr>
              <w:t>지원</w:t>
            </w:r>
            <w:r w:rsidRPr="008E0663">
              <w:rPr>
                <w:rFonts w:eastAsia="바탕체"/>
                <w:bCs/>
                <w:kern w:val="0"/>
                <w:sz w:val="20"/>
                <w:szCs w:val="20"/>
              </w:rPr>
              <w:t xml:space="preserve"> </w:t>
            </w:r>
            <w:r w:rsidRPr="008E0663">
              <w:rPr>
                <w:rFonts w:eastAsia="바탕체"/>
                <w:bCs/>
                <w:kern w:val="0"/>
                <w:sz w:val="20"/>
                <w:szCs w:val="20"/>
              </w:rPr>
              <w:t>기준에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4A11E8B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2C19E1DE"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r>
      <w:tr w:rsidR="00026A7E" w:rsidRPr="00CB2B3F" w14:paraId="19EF7A8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69D50958"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소급분</w:t>
            </w:r>
            <w:proofErr w:type="spellEnd"/>
          </w:p>
        </w:tc>
        <w:tc>
          <w:tcPr>
            <w:tcW w:w="4636" w:type="dxa"/>
          </w:tcPr>
          <w:p w14:paraId="2CD4654A"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급여</w:t>
            </w:r>
            <w:r w:rsidRPr="008E0663">
              <w:rPr>
                <w:rFonts w:eastAsia="바탕체"/>
                <w:bCs/>
                <w:kern w:val="0"/>
                <w:sz w:val="20"/>
                <w:szCs w:val="20"/>
              </w:rPr>
              <w:t xml:space="preserve"> </w:t>
            </w:r>
            <w:r w:rsidRPr="008E0663">
              <w:rPr>
                <w:rFonts w:eastAsia="바탕체"/>
                <w:bCs/>
                <w:kern w:val="0"/>
                <w:sz w:val="20"/>
                <w:szCs w:val="20"/>
              </w:rPr>
              <w:t>미지급분을</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6B3E861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58AA579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0E498ADE"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133D3144"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근태초과근무수당</w:t>
            </w:r>
          </w:p>
        </w:tc>
        <w:tc>
          <w:tcPr>
            <w:tcW w:w="4636" w:type="dxa"/>
          </w:tcPr>
          <w:p w14:paraId="2D97C077"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근로계약에서</w:t>
            </w:r>
            <w:r w:rsidRPr="008E0663">
              <w:rPr>
                <w:rFonts w:eastAsia="바탕체"/>
                <w:bCs/>
                <w:kern w:val="0"/>
                <w:sz w:val="20"/>
                <w:szCs w:val="20"/>
              </w:rPr>
              <w:t xml:space="preserve"> </w:t>
            </w:r>
            <w:r w:rsidRPr="008E0663">
              <w:rPr>
                <w:rFonts w:eastAsia="바탕체"/>
                <w:bCs/>
                <w:kern w:val="0"/>
                <w:sz w:val="20"/>
                <w:szCs w:val="20"/>
              </w:rPr>
              <w:t>정한</w:t>
            </w:r>
            <w:r w:rsidRPr="008E0663">
              <w:rPr>
                <w:rFonts w:eastAsia="바탕체"/>
                <w:bCs/>
                <w:kern w:val="0"/>
                <w:sz w:val="20"/>
                <w:szCs w:val="20"/>
              </w:rPr>
              <w:t xml:space="preserve"> </w:t>
            </w:r>
            <w:proofErr w:type="spellStart"/>
            <w:r w:rsidRPr="008E0663">
              <w:rPr>
                <w:rFonts w:eastAsia="바탕체"/>
                <w:bCs/>
                <w:kern w:val="0"/>
                <w:sz w:val="20"/>
                <w:szCs w:val="20"/>
              </w:rPr>
              <w:t>고정시간외근로를</w:t>
            </w:r>
            <w:proofErr w:type="spellEnd"/>
            <w:r w:rsidRPr="008E0663">
              <w:rPr>
                <w:rFonts w:eastAsia="바탕체"/>
                <w:bCs/>
                <w:kern w:val="0"/>
                <w:sz w:val="20"/>
                <w:szCs w:val="20"/>
              </w:rPr>
              <w:t xml:space="preserve"> </w:t>
            </w:r>
            <w:r w:rsidRPr="008E0663">
              <w:rPr>
                <w:rFonts w:eastAsia="바탕체"/>
                <w:bCs/>
                <w:kern w:val="0"/>
                <w:sz w:val="20"/>
                <w:szCs w:val="20"/>
              </w:rPr>
              <w:t>초과한</w:t>
            </w:r>
            <w:r w:rsidRPr="008E0663">
              <w:rPr>
                <w:rFonts w:eastAsia="바탕체"/>
                <w:bCs/>
                <w:kern w:val="0"/>
                <w:sz w:val="20"/>
                <w:szCs w:val="20"/>
              </w:rPr>
              <w:t xml:space="preserve"> </w:t>
            </w:r>
            <w:r w:rsidRPr="008E0663">
              <w:rPr>
                <w:rFonts w:eastAsia="바탕체"/>
                <w:bCs/>
                <w:kern w:val="0"/>
                <w:sz w:val="20"/>
                <w:szCs w:val="20"/>
              </w:rPr>
              <w:t>시간외근로에</w:t>
            </w:r>
            <w:r w:rsidRPr="008E0663">
              <w:rPr>
                <w:rFonts w:eastAsia="바탕체"/>
                <w:bCs/>
                <w:kern w:val="0"/>
                <w:sz w:val="20"/>
                <w:szCs w:val="20"/>
              </w:rPr>
              <w:t xml:space="preserve"> </w:t>
            </w:r>
            <w:r w:rsidRPr="008E0663">
              <w:rPr>
                <w:rFonts w:eastAsia="바탕체"/>
                <w:bCs/>
                <w:kern w:val="0"/>
                <w:sz w:val="20"/>
                <w:szCs w:val="20"/>
              </w:rPr>
              <w:t>대한</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31BF690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172C01B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5F448DF4"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6611687"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lastRenderedPageBreak/>
              <w:t>자격제수당</w:t>
            </w:r>
          </w:p>
        </w:tc>
        <w:tc>
          <w:tcPr>
            <w:tcW w:w="4636" w:type="dxa"/>
          </w:tcPr>
          <w:p w14:paraId="45AA1581"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Pr>
                <w:rFonts w:eastAsia="바탕체" w:hint="eastAsia"/>
                <w:bCs/>
                <w:kern w:val="0"/>
                <w:sz w:val="20"/>
                <w:szCs w:val="20"/>
              </w:rPr>
              <w:t>일부</w:t>
            </w:r>
            <w:r>
              <w:rPr>
                <w:rFonts w:eastAsia="바탕체" w:hint="eastAsia"/>
                <w:bCs/>
                <w:kern w:val="0"/>
                <w:sz w:val="20"/>
                <w:szCs w:val="20"/>
              </w:rPr>
              <w:t xml:space="preserve"> </w:t>
            </w:r>
            <w:r w:rsidRPr="008E0663">
              <w:rPr>
                <w:rFonts w:eastAsia="바탕체"/>
                <w:bCs/>
                <w:kern w:val="0"/>
                <w:sz w:val="20"/>
                <w:szCs w:val="20"/>
              </w:rPr>
              <w:t>영업직</w:t>
            </w:r>
            <w:r>
              <w:rPr>
                <w:rFonts w:eastAsia="바탕체" w:hint="eastAsia"/>
                <w:bCs/>
                <w:kern w:val="0"/>
                <w:sz w:val="20"/>
                <w:szCs w:val="20"/>
              </w:rPr>
              <w:t>군</w:t>
            </w:r>
            <w:r>
              <w:rPr>
                <w:rStyle w:val="ac"/>
                <w:rFonts w:eastAsia="바탕체"/>
                <w:bCs/>
                <w:kern w:val="0"/>
                <w:sz w:val="20"/>
                <w:szCs w:val="20"/>
              </w:rPr>
              <w:footnoteReference w:id="36"/>
            </w:r>
            <w:r w:rsidRPr="008E0663">
              <w:rPr>
                <w:rFonts w:eastAsia="바탕체"/>
                <w:bCs/>
                <w:kern w:val="0"/>
                <w:sz w:val="20"/>
                <w:szCs w:val="20"/>
              </w:rPr>
              <w:t>의</w:t>
            </w:r>
            <w:r w:rsidRPr="008E0663">
              <w:rPr>
                <w:rFonts w:eastAsia="바탕체"/>
                <w:bCs/>
                <w:kern w:val="0"/>
                <w:sz w:val="20"/>
                <w:szCs w:val="20"/>
              </w:rPr>
              <w:t xml:space="preserve"> </w:t>
            </w:r>
            <w:r w:rsidRPr="008E0663">
              <w:rPr>
                <w:rFonts w:eastAsia="바탕체"/>
                <w:bCs/>
                <w:kern w:val="0"/>
                <w:sz w:val="20"/>
                <w:szCs w:val="20"/>
              </w:rPr>
              <w:t>영업성과</w:t>
            </w:r>
            <w:r w:rsidRPr="008E0663">
              <w:rPr>
                <w:rFonts w:eastAsia="바탕체"/>
                <w:bCs/>
                <w:kern w:val="0"/>
                <w:sz w:val="20"/>
                <w:szCs w:val="20"/>
              </w:rPr>
              <w:t>(</w:t>
            </w:r>
            <w:r w:rsidRPr="008E0663">
              <w:rPr>
                <w:rFonts w:eastAsia="바탕체"/>
                <w:bCs/>
                <w:kern w:val="0"/>
                <w:sz w:val="20"/>
                <w:szCs w:val="20"/>
              </w:rPr>
              <w:t>매출</w:t>
            </w:r>
            <w:r w:rsidRPr="008E0663">
              <w:rPr>
                <w:rFonts w:eastAsia="바탕체"/>
                <w:bCs/>
                <w:kern w:val="0"/>
                <w:sz w:val="20"/>
                <w:szCs w:val="20"/>
              </w:rPr>
              <w:t>)</w:t>
            </w:r>
            <w:r w:rsidRPr="008E0663">
              <w:rPr>
                <w:rFonts w:eastAsia="바탕체"/>
                <w:bCs/>
                <w:kern w:val="0"/>
                <w:sz w:val="20"/>
                <w:szCs w:val="20"/>
              </w:rPr>
              <w:t>에</w:t>
            </w:r>
            <w:r w:rsidRPr="008E0663">
              <w:rPr>
                <w:rFonts w:eastAsia="바탕체"/>
                <w:bCs/>
                <w:kern w:val="0"/>
                <w:sz w:val="20"/>
                <w:szCs w:val="20"/>
              </w:rPr>
              <w:t xml:space="preserve"> </w:t>
            </w:r>
            <w:r w:rsidRPr="008E0663">
              <w:rPr>
                <w:rFonts w:eastAsia="바탕체"/>
                <w:bCs/>
                <w:kern w:val="0"/>
                <w:sz w:val="20"/>
                <w:szCs w:val="20"/>
              </w:rPr>
              <w:t>대한</w:t>
            </w:r>
            <w:r w:rsidRPr="008E0663">
              <w:rPr>
                <w:rFonts w:eastAsia="바탕체"/>
                <w:bCs/>
                <w:kern w:val="0"/>
                <w:sz w:val="20"/>
                <w:szCs w:val="20"/>
              </w:rPr>
              <w:t xml:space="preserve"> </w:t>
            </w:r>
            <w:r w:rsidRPr="008E0663">
              <w:rPr>
                <w:rFonts w:eastAsia="바탕체"/>
                <w:bCs/>
                <w:kern w:val="0"/>
                <w:sz w:val="20"/>
                <w:szCs w:val="20"/>
              </w:rPr>
              <w:t>월별</w:t>
            </w:r>
            <w:r w:rsidRPr="008E0663">
              <w:rPr>
                <w:rFonts w:eastAsia="바탕체"/>
                <w:bCs/>
                <w:kern w:val="0"/>
                <w:sz w:val="20"/>
                <w:szCs w:val="20"/>
              </w:rPr>
              <w:t xml:space="preserve">, </w:t>
            </w:r>
            <w:r w:rsidRPr="008E0663">
              <w:rPr>
                <w:rFonts w:eastAsia="바탕체"/>
                <w:bCs/>
                <w:kern w:val="0"/>
                <w:sz w:val="20"/>
                <w:szCs w:val="20"/>
              </w:rPr>
              <w:t>분기별</w:t>
            </w:r>
            <w:r w:rsidRPr="008E0663">
              <w:rPr>
                <w:rFonts w:eastAsia="바탕체"/>
                <w:bCs/>
                <w:kern w:val="0"/>
                <w:sz w:val="20"/>
                <w:szCs w:val="20"/>
              </w:rPr>
              <w:t xml:space="preserve"> </w:t>
            </w:r>
            <w:r w:rsidRPr="008E0663">
              <w:rPr>
                <w:rFonts w:eastAsia="바탕체"/>
                <w:bCs/>
                <w:kern w:val="0"/>
                <w:sz w:val="20"/>
                <w:szCs w:val="20"/>
              </w:rPr>
              <w:t>평가에</w:t>
            </w:r>
            <w:r w:rsidRPr="008E0663">
              <w:rPr>
                <w:rFonts w:eastAsia="바탕체"/>
                <w:bCs/>
                <w:kern w:val="0"/>
                <w:sz w:val="20"/>
                <w:szCs w:val="20"/>
              </w:rPr>
              <w:t xml:space="preserve"> </w:t>
            </w:r>
            <w:r w:rsidRPr="008E0663">
              <w:rPr>
                <w:rFonts w:eastAsia="바탕체"/>
                <w:bCs/>
                <w:kern w:val="0"/>
                <w:sz w:val="20"/>
                <w:szCs w:val="20"/>
              </w:rPr>
              <w:t>따라</w:t>
            </w:r>
            <w:r w:rsidRPr="008E0663">
              <w:rPr>
                <w:rFonts w:eastAsia="바탕체"/>
                <w:bCs/>
                <w:kern w:val="0"/>
                <w:sz w:val="20"/>
                <w:szCs w:val="20"/>
              </w:rPr>
              <w:t xml:space="preserve"> </w:t>
            </w:r>
            <w:r w:rsidRPr="008E0663">
              <w:rPr>
                <w:rFonts w:eastAsia="바탕체"/>
                <w:bCs/>
                <w:kern w:val="0"/>
                <w:sz w:val="20"/>
                <w:szCs w:val="20"/>
              </w:rPr>
              <w:t>부여되는</w:t>
            </w:r>
            <w:r w:rsidRPr="008E0663">
              <w:rPr>
                <w:rFonts w:eastAsia="바탕체"/>
                <w:bCs/>
                <w:kern w:val="0"/>
                <w:sz w:val="20"/>
                <w:szCs w:val="20"/>
              </w:rPr>
              <w:t xml:space="preserve"> </w:t>
            </w:r>
            <w:r w:rsidRPr="008E0663">
              <w:rPr>
                <w:rFonts w:eastAsia="바탕체"/>
                <w:bCs/>
                <w:kern w:val="0"/>
                <w:sz w:val="20"/>
                <w:szCs w:val="20"/>
              </w:rPr>
              <w:t>자격</w:t>
            </w:r>
            <w:r w:rsidRPr="008E0663">
              <w:rPr>
                <w:rFonts w:eastAsia="바탕체"/>
                <w:bCs/>
                <w:kern w:val="0"/>
                <w:sz w:val="20"/>
                <w:szCs w:val="20"/>
              </w:rPr>
              <w:t>(</w:t>
            </w:r>
            <w:r w:rsidRPr="008E0663">
              <w:rPr>
                <w:rFonts w:eastAsia="바탕체"/>
                <w:bCs/>
                <w:kern w:val="0"/>
                <w:sz w:val="20"/>
                <w:szCs w:val="20"/>
              </w:rPr>
              <w:t>선임사수</w:t>
            </w:r>
            <w:r w:rsidRPr="008E0663">
              <w:rPr>
                <w:rFonts w:eastAsia="바탕체"/>
                <w:bCs/>
                <w:kern w:val="0"/>
                <w:sz w:val="20"/>
                <w:szCs w:val="20"/>
              </w:rPr>
              <w:t xml:space="preserve">, </w:t>
            </w:r>
            <w:r w:rsidRPr="008E0663">
              <w:rPr>
                <w:rFonts w:eastAsia="바탕체"/>
                <w:bCs/>
                <w:kern w:val="0"/>
                <w:sz w:val="20"/>
                <w:szCs w:val="20"/>
              </w:rPr>
              <w:t>사수</w:t>
            </w:r>
            <w:r w:rsidRPr="008E0663">
              <w:rPr>
                <w:rFonts w:eastAsia="바탕체"/>
                <w:bCs/>
                <w:kern w:val="0"/>
                <w:sz w:val="20"/>
                <w:szCs w:val="20"/>
              </w:rPr>
              <w:t xml:space="preserve">, </w:t>
            </w:r>
            <w:r w:rsidRPr="008E0663">
              <w:rPr>
                <w:rFonts w:eastAsia="바탕체"/>
                <w:bCs/>
                <w:kern w:val="0"/>
                <w:sz w:val="20"/>
                <w:szCs w:val="20"/>
              </w:rPr>
              <w:t>조수</w:t>
            </w:r>
            <w:r w:rsidRPr="008E0663">
              <w:rPr>
                <w:rFonts w:eastAsia="바탕체"/>
                <w:bCs/>
                <w:kern w:val="0"/>
                <w:sz w:val="20"/>
                <w:szCs w:val="20"/>
              </w:rPr>
              <w:t>)</w:t>
            </w:r>
            <w:r w:rsidRPr="008E0663">
              <w:rPr>
                <w:rFonts w:eastAsia="바탕체"/>
                <w:bCs/>
                <w:kern w:val="0"/>
                <w:sz w:val="20"/>
                <w:szCs w:val="20"/>
              </w:rPr>
              <w:t>에</w:t>
            </w:r>
            <w:r w:rsidRPr="008E0663">
              <w:rPr>
                <w:rFonts w:eastAsia="바탕체"/>
                <w:bCs/>
                <w:kern w:val="0"/>
                <w:sz w:val="20"/>
                <w:szCs w:val="20"/>
              </w:rPr>
              <w:t xml:space="preserve"> </w:t>
            </w:r>
            <w:r w:rsidRPr="008E0663">
              <w:rPr>
                <w:rFonts w:eastAsia="바탕체"/>
                <w:bCs/>
                <w:kern w:val="0"/>
                <w:sz w:val="20"/>
                <w:szCs w:val="20"/>
              </w:rPr>
              <w:t>따른</w:t>
            </w:r>
            <w:r w:rsidRPr="008E0663">
              <w:rPr>
                <w:rFonts w:eastAsia="바탕체"/>
                <w:bCs/>
                <w:kern w:val="0"/>
                <w:sz w:val="20"/>
                <w:szCs w:val="20"/>
              </w:rPr>
              <w:t xml:space="preserve"> </w:t>
            </w:r>
            <w:r w:rsidRPr="008E0663">
              <w:rPr>
                <w:rFonts w:eastAsia="바탕체"/>
                <w:bCs/>
                <w:kern w:val="0"/>
                <w:sz w:val="20"/>
                <w:szCs w:val="20"/>
              </w:rPr>
              <w:t>보상</w:t>
            </w:r>
            <w:r w:rsidRPr="008E0663">
              <w:rPr>
                <w:rFonts w:eastAsia="바탕체"/>
                <w:bCs/>
                <w:kern w:val="0"/>
                <w:sz w:val="20"/>
                <w:szCs w:val="20"/>
              </w:rPr>
              <w:t>(</w:t>
            </w:r>
            <w:r w:rsidRPr="008E0663">
              <w:rPr>
                <w:rFonts w:eastAsia="바탕체"/>
                <w:bCs/>
                <w:kern w:val="0"/>
                <w:sz w:val="20"/>
                <w:szCs w:val="20"/>
              </w:rPr>
              <w:t>조수에게는</w:t>
            </w:r>
            <w:r w:rsidRPr="008E0663">
              <w:rPr>
                <w:rFonts w:eastAsia="바탕체"/>
                <w:bCs/>
                <w:kern w:val="0"/>
                <w:sz w:val="20"/>
                <w:szCs w:val="20"/>
              </w:rPr>
              <w:t xml:space="preserve"> </w:t>
            </w:r>
            <w:r w:rsidRPr="008E0663">
              <w:rPr>
                <w:rFonts w:eastAsia="바탕체"/>
                <w:bCs/>
                <w:kern w:val="0"/>
                <w:sz w:val="20"/>
                <w:szCs w:val="20"/>
              </w:rPr>
              <w:t>미지급</w:t>
            </w:r>
            <w:r w:rsidRPr="008E0663">
              <w:rPr>
                <w:rFonts w:eastAsia="바탕체"/>
                <w:bCs/>
                <w:kern w:val="0"/>
                <w:sz w:val="20"/>
                <w:szCs w:val="20"/>
              </w:rPr>
              <w:t>)</w:t>
            </w:r>
            <w:r w:rsidRPr="008E0663">
              <w:rPr>
                <w:rStyle w:val="ac"/>
                <w:rFonts w:eastAsia="바탕체"/>
                <w:bCs/>
                <w:kern w:val="0"/>
                <w:sz w:val="20"/>
                <w:szCs w:val="20"/>
              </w:rPr>
              <w:footnoteReference w:id="37"/>
            </w:r>
          </w:p>
        </w:tc>
        <w:tc>
          <w:tcPr>
            <w:tcW w:w="1272" w:type="dxa"/>
          </w:tcPr>
          <w:p w14:paraId="2CF5211D"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5304191F"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7F8C7A7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6406C5B8"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평가가급</w:t>
            </w:r>
            <w:proofErr w:type="spellEnd"/>
          </w:p>
        </w:tc>
        <w:tc>
          <w:tcPr>
            <w:tcW w:w="4636" w:type="dxa"/>
          </w:tcPr>
          <w:p w14:paraId="72DC1C40"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영업직의</w:t>
            </w:r>
            <w:r w:rsidRPr="008E0663">
              <w:rPr>
                <w:rFonts w:eastAsia="바탕체"/>
                <w:bCs/>
                <w:kern w:val="0"/>
                <w:sz w:val="20"/>
                <w:szCs w:val="20"/>
              </w:rPr>
              <w:t xml:space="preserve"> </w:t>
            </w:r>
            <w:r w:rsidRPr="008E0663">
              <w:rPr>
                <w:rFonts w:eastAsia="바탕체"/>
                <w:bCs/>
                <w:kern w:val="0"/>
                <w:sz w:val="20"/>
                <w:szCs w:val="20"/>
              </w:rPr>
              <w:t>인사평가에</w:t>
            </w:r>
            <w:r w:rsidRPr="008E0663">
              <w:rPr>
                <w:rFonts w:eastAsia="바탕체"/>
                <w:bCs/>
                <w:kern w:val="0"/>
                <w:sz w:val="20"/>
                <w:szCs w:val="20"/>
              </w:rPr>
              <w:t xml:space="preserve"> </w:t>
            </w:r>
            <w:r w:rsidRPr="008E0663">
              <w:rPr>
                <w:rFonts w:eastAsia="바탕체"/>
                <w:bCs/>
                <w:kern w:val="0"/>
                <w:sz w:val="20"/>
                <w:szCs w:val="20"/>
              </w:rPr>
              <w:t>따른</w:t>
            </w:r>
            <w:r w:rsidRPr="008E0663">
              <w:rPr>
                <w:rFonts w:eastAsia="바탕체"/>
                <w:bCs/>
                <w:kern w:val="0"/>
                <w:sz w:val="20"/>
                <w:szCs w:val="20"/>
              </w:rPr>
              <w:t xml:space="preserve"> </w:t>
            </w:r>
            <w:r w:rsidRPr="008E0663">
              <w:rPr>
                <w:rFonts w:eastAsia="바탕체"/>
                <w:bCs/>
                <w:kern w:val="0"/>
                <w:sz w:val="20"/>
                <w:szCs w:val="20"/>
              </w:rPr>
              <w:t>추가분을</w:t>
            </w:r>
            <w:r w:rsidRPr="008E0663">
              <w:rPr>
                <w:rFonts w:eastAsia="바탕체"/>
                <w:bCs/>
                <w:kern w:val="0"/>
                <w:sz w:val="20"/>
                <w:szCs w:val="20"/>
              </w:rPr>
              <w:t xml:space="preserve"> 12</w:t>
            </w:r>
            <w:r w:rsidRPr="008E0663">
              <w:rPr>
                <w:rFonts w:eastAsia="바탕체"/>
                <w:bCs/>
                <w:kern w:val="0"/>
                <w:sz w:val="20"/>
                <w:szCs w:val="20"/>
              </w:rPr>
              <w:t>분할하여</w:t>
            </w:r>
            <w:r w:rsidRPr="008E0663">
              <w:rPr>
                <w:rFonts w:eastAsia="바탕체"/>
                <w:bCs/>
                <w:kern w:val="0"/>
                <w:sz w:val="20"/>
                <w:szCs w:val="20"/>
              </w:rPr>
              <w:t xml:space="preserve"> </w:t>
            </w:r>
            <w:r w:rsidRPr="008E0663">
              <w:rPr>
                <w:rFonts w:eastAsia="바탕체"/>
                <w:bCs/>
                <w:kern w:val="0"/>
                <w:sz w:val="20"/>
                <w:szCs w:val="20"/>
              </w:rPr>
              <w:t>매월</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0134BF7C"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c>
          <w:tcPr>
            <w:tcW w:w="1273" w:type="dxa"/>
          </w:tcPr>
          <w:p w14:paraId="5FA2B1D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O</w:t>
            </w:r>
          </w:p>
        </w:tc>
      </w:tr>
      <w:tr w:rsidR="00026A7E" w:rsidRPr="00CB2B3F" w14:paraId="72390D3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B43F15D"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자녀보육비</w:t>
            </w:r>
          </w:p>
        </w:tc>
        <w:tc>
          <w:tcPr>
            <w:tcW w:w="4636" w:type="dxa"/>
          </w:tcPr>
          <w:p w14:paraId="088F629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초등학교</w:t>
            </w:r>
            <w:r w:rsidRPr="008E0663">
              <w:rPr>
                <w:rFonts w:eastAsia="바탕체"/>
                <w:bCs/>
                <w:kern w:val="0"/>
                <w:sz w:val="20"/>
                <w:szCs w:val="20"/>
              </w:rPr>
              <w:t xml:space="preserve"> </w:t>
            </w:r>
            <w:proofErr w:type="spellStart"/>
            <w:r w:rsidRPr="008E0663">
              <w:rPr>
                <w:rFonts w:eastAsia="바탕체"/>
                <w:bCs/>
                <w:kern w:val="0"/>
                <w:sz w:val="20"/>
                <w:szCs w:val="20"/>
              </w:rPr>
              <w:t>입학전</w:t>
            </w:r>
            <w:proofErr w:type="spellEnd"/>
            <w:r w:rsidRPr="008E0663">
              <w:rPr>
                <w:rFonts w:eastAsia="바탕체"/>
                <w:bCs/>
                <w:kern w:val="0"/>
                <w:sz w:val="20"/>
                <w:szCs w:val="20"/>
              </w:rPr>
              <w:t xml:space="preserve"> </w:t>
            </w:r>
            <w:r w:rsidRPr="008E0663">
              <w:rPr>
                <w:rFonts w:eastAsia="바탕체"/>
                <w:bCs/>
                <w:kern w:val="0"/>
                <w:sz w:val="20"/>
                <w:szCs w:val="20"/>
              </w:rPr>
              <w:t>자녀를</w:t>
            </w:r>
            <w:r w:rsidRPr="008E0663">
              <w:rPr>
                <w:rFonts w:eastAsia="바탕체"/>
                <w:bCs/>
                <w:kern w:val="0"/>
                <w:sz w:val="20"/>
                <w:szCs w:val="20"/>
              </w:rPr>
              <w:t xml:space="preserve"> </w:t>
            </w:r>
            <w:r w:rsidRPr="008E0663">
              <w:rPr>
                <w:rFonts w:eastAsia="바탕체"/>
                <w:bCs/>
                <w:kern w:val="0"/>
                <w:sz w:val="20"/>
                <w:szCs w:val="20"/>
              </w:rPr>
              <w:t>둔</w:t>
            </w:r>
            <w:r w:rsidRPr="008E0663">
              <w:rPr>
                <w:rFonts w:eastAsia="바탕체"/>
                <w:bCs/>
                <w:kern w:val="0"/>
                <w:sz w:val="20"/>
                <w:szCs w:val="20"/>
              </w:rPr>
              <w:t xml:space="preserve"> </w:t>
            </w:r>
            <w:r w:rsidRPr="008E0663">
              <w:rPr>
                <w:rFonts w:eastAsia="바탕체"/>
                <w:bCs/>
                <w:kern w:val="0"/>
                <w:sz w:val="20"/>
                <w:szCs w:val="20"/>
              </w:rPr>
              <w:t>임직원에게</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7FC6F51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0EB5DF0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r>
      <w:tr w:rsidR="00026A7E" w:rsidRPr="00CB2B3F" w14:paraId="415D219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11BDE23C"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학자금</w:t>
            </w:r>
          </w:p>
        </w:tc>
        <w:tc>
          <w:tcPr>
            <w:tcW w:w="4636" w:type="dxa"/>
          </w:tcPr>
          <w:p w14:paraId="3C9CE20D"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초등학교</w:t>
            </w:r>
            <w:r w:rsidRPr="008E0663">
              <w:rPr>
                <w:rFonts w:eastAsia="바탕체"/>
                <w:bCs/>
                <w:kern w:val="0"/>
                <w:sz w:val="20"/>
                <w:szCs w:val="20"/>
              </w:rPr>
              <w:t xml:space="preserve"> </w:t>
            </w:r>
            <w:proofErr w:type="spellStart"/>
            <w:r w:rsidRPr="008E0663">
              <w:rPr>
                <w:rFonts w:eastAsia="바탕체"/>
                <w:bCs/>
                <w:kern w:val="0"/>
                <w:sz w:val="20"/>
                <w:szCs w:val="20"/>
              </w:rPr>
              <w:t>입학후</w:t>
            </w:r>
            <w:proofErr w:type="spellEnd"/>
            <w:r w:rsidRPr="008E0663">
              <w:rPr>
                <w:rFonts w:eastAsia="바탕체"/>
                <w:bCs/>
                <w:kern w:val="0"/>
                <w:sz w:val="20"/>
                <w:szCs w:val="20"/>
              </w:rPr>
              <w:t xml:space="preserve"> </w:t>
            </w:r>
            <w:r w:rsidRPr="008E0663">
              <w:rPr>
                <w:rFonts w:eastAsia="바탕체"/>
                <w:bCs/>
                <w:kern w:val="0"/>
                <w:sz w:val="20"/>
                <w:szCs w:val="20"/>
              </w:rPr>
              <w:t>자녀를</w:t>
            </w:r>
            <w:r w:rsidRPr="008E0663">
              <w:rPr>
                <w:rFonts w:eastAsia="바탕체"/>
                <w:bCs/>
                <w:kern w:val="0"/>
                <w:sz w:val="20"/>
                <w:szCs w:val="20"/>
              </w:rPr>
              <w:t xml:space="preserve"> </w:t>
            </w:r>
            <w:r w:rsidRPr="008E0663">
              <w:rPr>
                <w:rFonts w:eastAsia="바탕체"/>
                <w:bCs/>
                <w:kern w:val="0"/>
                <w:sz w:val="20"/>
                <w:szCs w:val="20"/>
              </w:rPr>
              <w:t>둔</w:t>
            </w:r>
            <w:r w:rsidRPr="008E0663">
              <w:rPr>
                <w:rFonts w:eastAsia="바탕체"/>
                <w:bCs/>
                <w:kern w:val="0"/>
                <w:sz w:val="20"/>
                <w:szCs w:val="20"/>
              </w:rPr>
              <w:t xml:space="preserve"> </w:t>
            </w:r>
            <w:r w:rsidRPr="008E0663">
              <w:rPr>
                <w:rFonts w:eastAsia="바탕체"/>
                <w:bCs/>
                <w:kern w:val="0"/>
                <w:sz w:val="20"/>
                <w:szCs w:val="20"/>
              </w:rPr>
              <w:t>임직원에게</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보상</w:t>
            </w:r>
          </w:p>
        </w:tc>
        <w:tc>
          <w:tcPr>
            <w:tcW w:w="1272" w:type="dxa"/>
          </w:tcPr>
          <w:p w14:paraId="6998E6C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29DA939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r>
      <w:tr w:rsidR="00026A7E" w:rsidRPr="00CB2B3F" w14:paraId="6BD08DF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CDF2D06"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원격지전근월세지원비</w:t>
            </w:r>
            <w:proofErr w:type="spellEnd"/>
          </w:p>
        </w:tc>
        <w:tc>
          <w:tcPr>
            <w:tcW w:w="4636" w:type="dxa"/>
          </w:tcPr>
          <w:p w14:paraId="08CF005F"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회사의</w:t>
            </w:r>
            <w:r w:rsidRPr="008E0663">
              <w:rPr>
                <w:rFonts w:eastAsia="바탕체"/>
                <w:bCs/>
                <w:kern w:val="0"/>
                <w:sz w:val="20"/>
                <w:szCs w:val="20"/>
              </w:rPr>
              <w:t xml:space="preserve"> </w:t>
            </w:r>
            <w:r w:rsidRPr="008E0663">
              <w:rPr>
                <w:rFonts w:eastAsia="바탕체"/>
                <w:bCs/>
                <w:kern w:val="0"/>
                <w:sz w:val="20"/>
                <w:szCs w:val="20"/>
              </w:rPr>
              <w:t>명령에</w:t>
            </w:r>
            <w:r w:rsidRPr="008E0663">
              <w:rPr>
                <w:rFonts w:eastAsia="바탕체"/>
                <w:bCs/>
                <w:kern w:val="0"/>
                <w:sz w:val="20"/>
                <w:szCs w:val="20"/>
              </w:rPr>
              <w:t xml:space="preserve"> </w:t>
            </w:r>
            <w:r w:rsidRPr="008E0663">
              <w:rPr>
                <w:rFonts w:eastAsia="바탕체"/>
                <w:bCs/>
                <w:kern w:val="0"/>
                <w:sz w:val="20"/>
                <w:szCs w:val="20"/>
              </w:rPr>
              <w:t>의해</w:t>
            </w:r>
            <w:r w:rsidRPr="008E0663">
              <w:rPr>
                <w:rFonts w:eastAsia="바탕체"/>
                <w:bCs/>
                <w:kern w:val="0"/>
                <w:sz w:val="20"/>
                <w:szCs w:val="20"/>
              </w:rPr>
              <w:t xml:space="preserve"> </w:t>
            </w:r>
            <w:r w:rsidRPr="008E0663">
              <w:rPr>
                <w:rFonts w:eastAsia="바탕체"/>
                <w:bCs/>
                <w:kern w:val="0"/>
                <w:sz w:val="20"/>
                <w:szCs w:val="20"/>
              </w:rPr>
              <w:t>일정</w:t>
            </w:r>
            <w:r w:rsidRPr="008E0663">
              <w:rPr>
                <w:rFonts w:eastAsia="바탕체"/>
                <w:bCs/>
                <w:kern w:val="0"/>
                <w:sz w:val="20"/>
                <w:szCs w:val="20"/>
              </w:rPr>
              <w:t xml:space="preserve"> </w:t>
            </w:r>
            <w:r w:rsidRPr="008E0663">
              <w:rPr>
                <w:rFonts w:eastAsia="바탕체"/>
                <w:bCs/>
                <w:kern w:val="0"/>
                <w:sz w:val="20"/>
                <w:szCs w:val="20"/>
              </w:rPr>
              <w:t>거리</w:t>
            </w:r>
            <w:r w:rsidRPr="008E0663">
              <w:rPr>
                <w:rFonts w:eastAsia="바탕체"/>
                <w:bCs/>
                <w:kern w:val="0"/>
                <w:sz w:val="20"/>
                <w:szCs w:val="20"/>
              </w:rPr>
              <w:t xml:space="preserve"> </w:t>
            </w:r>
            <w:r w:rsidRPr="008E0663">
              <w:rPr>
                <w:rFonts w:eastAsia="바탕체"/>
                <w:bCs/>
                <w:kern w:val="0"/>
                <w:sz w:val="20"/>
                <w:szCs w:val="20"/>
              </w:rPr>
              <w:t>이상의</w:t>
            </w:r>
            <w:r w:rsidRPr="008E0663">
              <w:rPr>
                <w:rFonts w:eastAsia="바탕체"/>
                <w:bCs/>
                <w:kern w:val="0"/>
                <w:sz w:val="20"/>
                <w:szCs w:val="20"/>
              </w:rPr>
              <w:t xml:space="preserve"> </w:t>
            </w:r>
            <w:r w:rsidRPr="008E0663">
              <w:rPr>
                <w:rFonts w:eastAsia="바탕체"/>
                <w:bCs/>
                <w:kern w:val="0"/>
                <w:sz w:val="20"/>
                <w:szCs w:val="20"/>
              </w:rPr>
              <w:t>근무지로</w:t>
            </w:r>
            <w:r w:rsidRPr="008E0663">
              <w:rPr>
                <w:rFonts w:eastAsia="바탕체"/>
                <w:bCs/>
                <w:kern w:val="0"/>
                <w:sz w:val="20"/>
                <w:szCs w:val="20"/>
              </w:rPr>
              <w:t xml:space="preserve"> </w:t>
            </w:r>
            <w:r w:rsidRPr="008E0663">
              <w:rPr>
                <w:rFonts w:eastAsia="바탕체"/>
                <w:bCs/>
                <w:kern w:val="0"/>
                <w:sz w:val="20"/>
                <w:szCs w:val="20"/>
              </w:rPr>
              <w:t>발령</w:t>
            </w:r>
            <w:r w:rsidRPr="008E0663">
              <w:rPr>
                <w:rFonts w:eastAsia="바탕체"/>
                <w:bCs/>
                <w:kern w:val="0"/>
                <w:sz w:val="20"/>
                <w:szCs w:val="20"/>
              </w:rPr>
              <w:t xml:space="preserve"> </w:t>
            </w:r>
            <w:r w:rsidRPr="008E0663">
              <w:rPr>
                <w:rFonts w:eastAsia="바탕체"/>
                <w:bCs/>
                <w:kern w:val="0"/>
                <w:sz w:val="20"/>
                <w:szCs w:val="20"/>
              </w:rPr>
              <w:t>날</w:t>
            </w:r>
            <w:r w:rsidRPr="008E0663">
              <w:rPr>
                <w:rFonts w:eastAsia="바탕체"/>
                <w:bCs/>
                <w:kern w:val="0"/>
                <w:sz w:val="20"/>
                <w:szCs w:val="20"/>
              </w:rPr>
              <w:t xml:space="preserve"> </w:t>
            </w:r>
            <w:r w:rsidRPr="008E0663">
              <w:rPr>
                <w:rFonts w:eastAsia="바탕체"/>
                <w:bCs/>
                <w:kern w:val="0"/>
                <w:sz w:val="20"/>
                <w:szCs w:val="20"/>
              </w:rPr>
              <w:t>경우</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주택</w:t>
            </w:r>
            <w:r w:rsidRPr="008E0663">
              <w:rPr>
                <w:rFonts w:eastAsia="바탕체"/>
                <w:bCs/>
                <w:kern w:val="0"/>
                <w:sz w:val="20"/>
                <w:szCs w:val="20"/>
              </w:rPr>
              <w:t xml:space="preserve"> </w:t>
            </w:r>
            <w:r w:rsidRPr="008E0663">
              <w:rPr>
                <w:rFonts w:eastAsia="바탕체"/>
                <w:bCs/>
                <w:kern w:val="0"/>
                <w:sz w:val="20"/>
                <w:szCs w:val="20"/>
              </w:rPr>
              <w:t>관련</w:t>
            </w:r>
            <w:r w:rsidRPr="008E0663">
              <w:rPr>
                <w:rFonts w:eastAsia="바탕체"/>
                <w:bCs/>
                <w:kern w:val="0"/>
                <w:sz w:val="20"/>
                <w:szCs w:val="20"/>
              </w:rPr>
              <w:t xml:space="preserve"> </w:t>
            </w:r>
            <w:r w:rsidRPr="008E0663">
              <w:rPr>
                <w:rFonts w:eastAsia="바탕체"/>
                <w:bCs/>
                <w:kern w:val="0"/>
                <w:sz w:val="20"/>
                <w:szCs w:val="20"/>
              </w:rPr>
              <w:t>수당</w:t>
            </w:r>
          </w:p>
        </w:tc>
        <w:tc>
          <w:tcPr>
            <w:tcW w:w="1272" w:type="dxa"/>
          </w:tcPr>
          <w:p w14:paraId="084DF10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3124CCC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r>
      <w:tr w:rsidR="00026A7E" w:rsidRPr="00CB2B3F" w14:paraId="3A58057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AE3F662" w14:textId="77777777" w:rsidR="00026A7E" w:rsidRPr="008E0663" w:rsidRDefault="00026A7E" w:rsidP="0091358C">
            <w:pPr>
              <w:spacing w:line="280" w:lineRule="atLeast"/>
              <w:jc w:val="center"/>
              <w:rPr>
                <w:rFonts w:eastAsia="바탕체"/>
                <w:bCs/>
                <w:kern w:val="0"/>
                <w:sz w:val="20"/>
                <w:szCs w:val="20"/>
              </w:rPr>
            </w:pPr>
            <w:proofErr w:type="spellStart"/>
            <w:r w:rsidRPr="008E0663">
              <w:rPr>
                <w:rFonts w:eastAsia="바탕체"/>
                <w:bCs/>
                <w:kern w:val="0"/>
                <w:sz w:val="20"/>
                <w:szCs w:val="20"/>
              </w:rPr>
              <w:t>원격지전근파견수당</w:t>
            </w:r>
            <w:proofErr w:type="spellEnd"/>
          </w:p>
        </w:tc>
        <w:tc>
          <w:tcPr>
            <w:tcW w:w="4636" w:type="dxa"/>
          </w:tcPr>
          <w:p w14:paraId="566FCE90"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회사의</w:t>
            </w:r>
            <w:r w:rsidRPr="008E0663">
              <w:rPr>
                <w:rFonts w:eastAsia="바탕체"/>
                <w:bCs/>
                <w:kern w:val="0"/>
                <w:sz w:val="20"/>
                <w:szCs w:val="20"/>
              </w:rPr>
              <w:t xml:space="preserve"> </w:t>
            </w:r>
            <w:r w:rsidRPr="008E0663">
              <w:rPr>
                <w:rFonts w:eastAsia="바탕체"/>
                <w:bCs/>
                <w:kern w:val="0"/>
                <w:sz w:val="20"/>
                <w:szCs w:val="20"/>
              </w:rPr>
              <w:t>명령에</w:t>
            </w:r>
            <w:r w:rsidRPr="008E0663">
              <w:rPr>
                <w:rFonts w:eastAsia="바탕체"/>
                <w:bCs/>
                <w:kern w:val="0"/>
                <w:sz w:val="20"/>
                <w:szCs w:val="20"/>
              </w:rPr>
              <w:t xml:space="preserve"> </w:t>
            </w:r>
            <w:r w:rsidRPr="008E0663">
              <w:rPr>
                <w:rFonts w:eastAsia="바탕체"/>
                <w:bCs/>
                <w:kern w:val="0"/>
                <w:sz w:val="20"/>
                <w:szCs w:val="20"/>
              </w:rPr>
              <w:t>의해</w:t>
            </w:r>
            <w:r w:rsidRPr="008E0663">
              <w:rPr>
                <w:rFonts w:eastAsia="바탕체"/>
                <w:bCs/>
                <w:kern w:val="0"/>
                <w:sz w:val="20"/>
                <w:szCs w:val="20"/>
              </w:rPr>
              <w:t xml:space="preserve"> </w:t>
            </w:r>
            <w:r w:rsidRPr="008E0663">
              <w:rPr>
                <w:rFonts w:eastAsia="바탕체"/>
                <w:bCs/>
                <w:kern w:val="0"/>
                <w:sz w:val="20"/>
                <w:szCs w:val="20"/>
              </w:rPr>
              <w:t>일정</w:t>
            </w:r>
            <w:r w:rsidRPr="008E0663">
              <w:rPr>
                <w:rFonts w:eastAsia="바탕체"/>
                <w:bCs/>
                <w:kern w:val="0"/>
                <w:sz w:val="20"/>
                <w:szCs w:val="20"/>
              </w:rPr>
              <w:t xml:space="preserve"> </w:t>
            </w:r>
            <w:r w:rsidRPr="008E0663">
              <w:rPr>
                <w:rFonts w:eastAsia="바탕체"/>
                <w:bCs/>
                <w:kern w:val="0"/>
                <w:sz w:val="20"/>
                <w:szCs w:val="20"/>
              </w:rPr>
              <w:t>거리</w:t>
            </w:r>
            <w:r w:rsidRPr="008E0663">
              <w:rPr>
                <w:rFonts w:eastAsia="바탕체"/>
                <w:bCs/>
                <w:kern w:val="0"/>
                <w:sz w:val="20"/>
                <w:szCs w:val="20"/>
              </w:rPr>
              <w:t xml:space="preserve"> </w:t>
            </w:r>
            <w:r w:rsidRPr="008E0663">
              <w:rPr>
                <w:rFonts w:eastAsia="바탕체"/>
                <w:bCs/>
                <w:kern w:val="0"/>
                <w:sz w:val="20"/>
                <w:szCs w:val="20"/>
              </w:rPr>
              <w:t>이상의</w:t>
            </w:r>
            <w:r w:rsidRPr="008E0663">
              <w:rPr>
                <w:rFonts w:eastAsia="바탕체"/>
                <w:bCs/>
                <w:kern w:val="0"/>
                <w:sz w:val="20"/>
                <w:szCs w:val="20"/>
              </w:rPr>
              <w:t xml:space="preserve"> </w:t>
            </w:r>
            <w:r w:rsidRPr="008E0663">
              <w:rPr>
                <w:rFonts w:eastAsia="바탕체"/>
                <w:bCs/>
                <w:kern w:val="0"/>
                <w:sz w:val="20"/>
                <w:szCs w:val="20"/>
              </w:rPr>
              <w:t>근무지로</w:t>
            </w:r>
            <w:r w:rsidRPr="008E0663">
              <w:rPr>
                <w:rFonts w:eastAsia="바탕체"/>
                <w:bCs/>
                <w:kern w:val="0"/>
                <w:sz w:val="20"/>
                <w:szCs w:val="20"/>
              </w:rPr>
              <w:t xml:space="preserve"> </w:t>
            </w:r>
            <w:r w:rsidRPr="008E0663">
              <w:rPr>
                <w:rFonts w:eastAsia="바탕체"/>
                <w:bCs/>
                <w:kern w:val="0"/>
                <w:sz w:val="20"/>
                <w:szCs w:val="20"/>
              </w:rPr>
              <w:t>발령</w:t>
            </w:r>
            <w:r w:rsidRPr="008E0663">
              <w:rPr>
                <w:rFonts w:eastAsia="바탕체"/>
                <w:bCs/>
                <w:kern w:val="0"/>
                <w:sz w:val="20"/>
                <w:szCs w:val="20"/>
              </w:rPr>
              <w:t xml:space="preserve"> </w:t>
            </w:r>
            <w:r w:rsidRPr="008E0663">
              <w:rPr>
                <w:rFonts w:eastAsia="바탕체"/>
                <w:bCs/>
                <w:kern w:val="0"/>
                <w:sz w:val="20"/>
                <w:szCs w:val="20"/>
              </w:rPr>
              <w:t>날</w:t>
            </w:r>
            <w:r w:rsidRPr="008E0663">
              <w:rPr>
                <w:rFonts w:eastAsia="바탕체"/>
                <w:bCs/>
                <w:kern w:val="0"/>
                <w:sz w:val="20"/>
                <w:szCs w:val="20"/>
              </w:rPr>
              <w:t xml:space="preserve"> </w:t>
            </w:r>
            <w:r w:rsidRPr="008E0663">
              <w:rPr>
                <w:rFonts w:eastAsia="바탕체"/>
                <w:bCs/>
                <w:kern w:val="0"/>
                <w:sz w:val="20"/>
                <w:szCs w:val="20"/>
              </w:rPr>
              <w:t>경우</w:t>
            </w:r>
            <w:r w:rsidRPr="008E0663">
              <w:rPr>
                <w:rFonts w:eastAsia="바탕체"/>
                <w:bCs/>
                <w:kern w:val="0"/>
                <w:sz w:val="20"/>
                <w:szCs w:val="20"/>
              </w:rPr>
              <w:t xml:space="preserve"> </w:t>
            </w:r>
            <w:r w:rsidRPr="008E0663">
              <w:rPr>
                <w:rFonts w:eastAsia="바탕체"/>
                <w:bCs/>
                <w:kern w:val="0"/>
                <w:sz w:val="20"/>
                <w:szCs w:val="20"/>
              </w:rPr>
              <w:t>지급하는</w:t>
            </w:r>
            <w:r w:rsidRPr="008E0663">
              <w:rPr>
                <w:rFonts w:eastAsia="바탕체"/>
                <w:bCs/>
                <w:kern w:val="0"/>
                <w:sz w:val="20"/>
                <w:szCs w:val="20"/>
              </w:rPr>
              <w:t xml:space="preserve"> </w:t>
            </w:r>
            <w:r w:rsidRPr="008E0663">
              <w:rPr>
                <w:rFonts w:eastAsia="바탕체"/>
                <w:bCs/>
                <w:kern w:val="0"/>
                <w:sz w:val="20"/>
                <w:szCs w:val="20"/>
              </w:rPr>
              <w:t>파견수당</w:t>
            </w:r>
          </w:p>
        </w:tc>
        <w:tc>
          <w:tcPr>
            <w:tcW w:w="1272" w:type="dxa"/>
          </w:tcPr>
          <w:p w14:paraId="1A5456A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c>
          <w:tcPr>
            <w:tcW w:w="1273" w:type="dxa"/>
          </w:tcPr>
          <w:p w14:paraId="308D5DE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체"/>
                <w:bCs/>
                <w:kern w:val="0"/>
                <w:sz w:val="20"/>
                <w:szCs w:val="20"/>
              </w:rPr>
              <w:t>X</w:t>
            </w:r>
          </w:p>
        </w:tc>
      </w:tr>
      <w:tr w:rsidR="00026A7E" w:rsidRPr="00CB2B3F" w14:paraId="4281A59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5DD76A72" w14:textId="77777777" w:rsidR="00026A7E" w:rsidRPr="008E0663" w:rsidRDefault="00026A7E" w:rsidP="0091358C">
            <w:pPr>
              <w:spacing w:line="280" w:lineRule="atLeast"/>
              <w:jc w:val="center"/>
              <w:rPr>
                <w:rFonts w:eastAsia="바탕체"/>
                <w:bCs/>
                <w:kern w:val="0"/>
                <w:sz w:val="20"/>
                <w:szCs w:val="20"/>
              </w:rPr>
            </w:pPr>
            <w:r w:rsidRPr="008E0663">
              <w:rPr>
                <w:rFonts w:eastAsia="바탕체"/>
                <w:bCs/>
                <w:kern w:val="0"/>
                <w:sz w:val="20"/>
                <w:szCs w:val="20"/>
              </w:rPr>
              <w:t>명절상여</w:t>
            </w:r>
          </w:p>
        </w:tc>
        <w:tc>
          <w:tcPr>
            <w:tcW w:w="4636" w:type="dxa"/>
          </w:tcPr>
          <w:p w14:paraId="2C1B6FA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설</w:t>
            </w:r>
            <w:r w:rsidRPr="008E0663">
              <w:rPr>
                <w:sz w:val="20"/>
                <w:szCs w:val="20"/>
              </w:rPr>
              <w:t xml:space="preserve">, </w:t>
            </w:r>
            <w:r w:rsidRPr="008E0663">
              <w:rPr>
                <w:rFonts w:eastAsia="바탕"/>
                <w:sz w:val="20"/>
                <w:szCs w:val="20"/>
              </w:rPr>
              <w:t>추석</w:t>
            </w:r>
            <w:r w:rsidRPr="008E0663">
              <w:rPr>
                <w:sz w:val="20"/>
                <w:szCs w:val="20"/>
              </w:rPr>
              <w:t xml:space="preserve"> </w:t>
            </w:r>
            <w:r w:rsidRPr="008E0663">
              <w:rPr>
                <w:rFonts w:eastAsia="바탕"/>
                <w:sz w:val="20"/>
                <w:szCs w:val="20"/>
              </w:rPr>
              <w:t>각각</w:t>
            </w:r>
            <w:r w:rsidRPr="008E0663">
              <w:rPr>
                <w:sz w:val="20"/>
                <w:szCs w:val="20"/>
              </w:rPr>
              <w:t xml:space="preserve"> </w:t>
            </w:r>
            <w:r w:rsidRPr="008E0663">
              <w:rPr>
                <w:rFonts w:eastAsia="바탕"/>
                <w:sz w:val="20"/>
                <w:szCs w:val="20"/>
              </w:rPr>
              <w:t>월</w:t>
            </w:r>
            <w:r w:rsidRPr="008E0663">
              <w:rPr>
                <w:sz w:val="20"/>
                <w:szCs w:val="20"/>
              </w:rPr>
              <w:t xml:space="preserve"> </w:t>
            </w:r>
            <w:r w:rsidRPr="008E0663">
              <w:rPr>
                <w:rFonts w:eastAsia="바탕"/>
                <w:sz w:val="20"/>
                <w:szCs w:val="20"/>
              </w:rPr>
              <w:t>기본급의</w:t>
            </w:r>
            <w:r w:rsidRPr="008E0663">
              <w:rPr>
                <w:sz w:val="20"/>
                <w:szCs w:val="20"/>
              </w:rPr>
              <w:t xml:space="preserve"> 50% </w:t>
            </w:r>
            <w:r w:rsidRPr="008E0663">
              <w:rPr>
                <w:rFonts w:eastAsia="바탕"/>
                <w:sz w:val="20"/>
                <w:szCs w:val="20"/>
              </w:rPr>
              <w:t>지급</w:t>
            </w:r>
          </w:p>
        </w:tc>
        <w:tc>
          <w:tcPr>
            <w:tcW w:w="1272" w:type="dxa"/>
          </w:tcPr>
          <w:p w14:paraId="33983F0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72B5C634"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bl>
    <w:p w14:paraId="02BB4118" w14:textId="77777777" w:rsidR="00026A7E" w:rsidRPr="00CB2B3F" w:rsidRDefault="00026A7E" w:rsidP="00026A7E">
      <w:pPr>
        <w:spacing w:before="240" w:after="240"/>
        <w:ind w:left="907"/>
        <w:rPr>
          <w:bCs/>
          <w:snapToGrid w:val="0"/>
          <w:szCs w:val="22"/>
        </w:rPr>
      </w:pPr>
      <w:r w:rsidRPr="00CB2B3F">
        <w:rPr>
          <w:bCs/>
          <w:snapToGrid w:val="0"/>
          <w:szCs w:val="22"/>
        </w:rPr>
        <w:t>제공된</w:t>
      </w:r>
      <w:r w:rsidRPr="00CB2B3F">
        <w:rPr>
          <w:bCs/>
          <w:snapToGrid w:val="0"/>
          <w:szCs w:val="22"/>
        </w:rPr>
        <w:t xml:space="preserve"> </w:t>
      </w:r>
      <w:proofErr w:type="spellStart"/>
      <w:r w:rsidRPr="00CB2B3F">
        <w:rPr>
          <w:bCs/>
          <w:snapToGrid w:val="0"/>
          <w:szCs w:val="22"/>
        </w:rPr>
        <w:t>시급직</w:t>
      </w:r>
      <w:proofErr w:type="spellEnd"/>
      <w:r w:rsidRPr="00CB2B3F">
        <w:rPr>
          <w:bCs/>
          <w:snapToGrid w:val="0"/>
          <w:szCs w:val="22"/>
        </w:rPr>
        <w:t xml:space="preserve"> </w:t>
      </w:r>
      <w:r w:rsidRPr="00CB2B3F">
        <w:rPr>
          <w:bCs/>
          <w:snapToGrid w:val="0"/>
          <w:szCs w:val="22"/>
        </w:rPr>
        <w:t>급여매뉴얼</w:t>
      </w:r>
      <w:r w:rsidRPr="00CB2B3F">
        <w:rPr>
          <w:bCs/>
          <w:snapToGrid w:val="0"/>
          <w:szCs w:val="22"/>
        </w:rPr>
        <w:t xml:space="preserve">, </w:t>
      </w:r>
      <w:r w:rsidRPr="00CB2B3F">
        <w:rPr>
          <w:bCs/>
          <w:snapToGrid w:val="0"/>
          <w:szCs w:val="22"/>
        </w:rPr>
        <w:t>근로계약서</w:t>
      </w:r>
      <w:r w:rsidRPr="00CB2B3F">
        <w:rPr>
          <w:bCs/>
          <w:snapToGrid w:val="0"/>
          <w:szCs w:val="22"/>
        </w:rPr>
        <w:t xml:space="preserve"> </w:t>
      </w:r>
      <w:r w:rsidRPr="00CB2B3F">
        <w:rPr>
          <w:bCs/>
          <w:snapToGrid w:val="0"/>
          <w:szCs w:val="22"/>
        </w:rPr>
        <w:t>자료</w:t>
      </w:r>
      <w:r w:rsidRPr="00CB2B3F">
        <w:rPr>
          <w:bCs/>
          <w:snapToGrid w:val="0"/>
          <w:szCs w:val="22"/>
        </w:rPr>
        <w:t xml:space="preserve"> </w:t>
      </w:r>
      <w:r w:rsidRPr="00CB2B3F">
        <w:rPr>
          <w:bCs/>
          <w:snapToGrid w:val="0"/>
          <w:szCs w:val="22"/>
        </w:rPr>
        <w:t>및</w:t>
      </w:r>
      <w:r w:rsidRPr="00CB2B3F">
        <w:rPr>
          <w:bCs/>
          <w:snapToGrid w:val="0"/>
          <w:szCs w:val="22"/>
        </w:rPr>
        <w:t xml:space="preserve"> </w:t>
      </w:r>
      <w:r w:rsidRPr="00CB2B3F">
        <w:rPr>
          <w:bCs/>
          <w:snapToGrid w:val="0"/>
          <w:szCs w:val="22"/>
        </w:rPr>
        <w:t>답변에</w:t>
      </w:r>
      <w:r w:rsidRPr="00CB2B3F">
        <w:rPr>
          <w:bCs/>
          <w:snapToGrid w:val="0"/>
          <w:szCs w:val="22"/>
        </w:rPr>
        <w:t xml:space="preserve"> </w:t>
      </w:r>
      <w:r w:rsidRPr="00CB2B3F">
        <w:rPr>
          <w:bCs/>
          <w:snapToGrid w:val="0"/>
          <w:szCs w:val="22"/>
        </w:rPr>
        <w:t>의하면</w:t>
      </w:r>
      <w:r w:rsidRPr="00CB2B3F">
        <w:rPr>
          <w:bCs/>
          <w:snapToGrid w:val="0"/>
          <w:szCs w:val="22"/>
        </w:rPr>
        <w:t xml:space="preserve"> </w:t>
      </w:r>
      <w:r w:rsidRPr="00CB2B3F">
        <w:rPr>
          <w:bCs/>
          <w:snapToGrid w:val="0"/>
          <w:szCs w:val="22"/>
        </w:rPr>
        <w:t>대상회사의</w:t>
      </w:r>
      <w:r w:rsidRPr="00CB2B3F">
        <w:rPr>
          <w:bCs/>
          <w:snapToGrid w:val="0"/>
          <w:szCs w:val="22"/>
        </w:rPr>
        <w:t xml:space="preserve"> </w:t>
      </w:r>
      <w:proofErr w:type="spellStart"/>
      <w:r w:rsidRPr="00CB2B3F">
        <w:rPr>
          <w:bCs/>
          <w:snapToGrid w:val="0"/>
          <w:szCs w:val="22"/>
        </w:rPr>
        <w:t>시급직</w:t>
      </w:r>
      <w:proofErr w:type="spellEnd"/>
      <w:r w:rsidRPr="00CB2B3F">
        <w:rPr>
          <w:bCs/>
          <w:snapToGrid w:val="0"/>
          <w:szCs w:val="22"/>
        </w:rPr>
        <w:t xml:space="preserve"> </w:t>
      </w:r>
      <w:r w:rsidRPr="00CB2B3F">
        <w:rPr>
          <w:bCs/>
          <w:snapToGrid w:val="0"/>
          <w:szCs w:val="22"/>
        </w:rPr>
        <w:t>근로자에게</w:t>
      </w:r>
      <w:r w:rsidRPr="00CB2B3F">
        <w:rPr>
          <w:bCs/>
          <w:snapToGrid w:val="0"/>
          <w:szCs w:val="22"/>
        </w:rPr>
        <w:t xml:space="preserve"> </w:t>
      </w:r>
      <w:r w:rsidRPr="00CB2B3F">
        <w:rPr>
          <w:bCs/>
          <w:snapToGrid w:val="0"/>
          <w:szCs w:val="22"/>
        </w:rPr>
        <w:t>지급되는</w:t>
      </w:r>
      <w:r w:rsidRPr="00CB2B3F">
        <w:rPr>
          <w:bCs/>
          <w:snapToGrid w:val="0"/>
          <w:szCs w:val="22"/>
        </w:rPr>
        <w:t xml:space="preserve"> </w:t>
      </w:r>
      <w:r w:rsidRPr="00CB2B3F">
        <w:rPr>
          <w:bCs/>
          <w:snapToGrid w:val="0"/>
          <w:szCs w:val="22"/>
        </w:rPr>
        <w:t>급여항목</w:t>
      </w:r>
      <w:r w:rsidRPr="00CB2B3F">
        <w:rPr>
          <w:bCs/>
          <w:snapToGrid w:val="0"/>
          <w:szCs w:val="22"/>
        </w:rPr>
        <w:t xml:space="preserve"> </w:t>
      </w:r>
      <w:r w:rsidRPr="00CB2B3F">
        <w:rPr>
          <w:bCs/>
          <w:snapToGrid w:val="0"/>
          <w:szCs w:val="22"/>
        </w:rPr>
        <w:t>및</w:t>
      </w:r>
      <w:r w:rsidRPr="00CB2B3F">
        <w:rPr>
          <w:bCs/>
          <w:snapToGrid w:val="0"/>
          <w:szCs w:val="22"/>
        </w:rPr>
        <w:t xml:space="preserve"> </w:t>
      </w:r>
      <w:r w:rsidRPr="00CB2B3F">
        <w:rPr>
          <w:bCs/>
          <w:snapToGrid w:val="0"/>
          <w:szCs w:val="22"/>
        </w:rPr>
        <w:t>각</w:t>
      </w:r>
      <w:r w:rsidRPr="00CB2B3F">
        <w:rPr>
          <w:bCs/>
          <w:snapToGrid w:val="0"/>
          <w:szCs w:val="22"/>
        </w:rPr>
        <w:t xml:space="preserve"> </w:t>
      </w:r>
      <w:r w:rsidRPr="00CB2B3F">
        <w:rPr>
          <w:bCs/>
          <w:snapToGrid w:val="0"/>
          <w:szCs w:val="22"/>
        </w:rPr>
        <w:t>급여항목의</w:t>
      </w:r>
      <w:r w:rsidRPr="00CB2B3F">
        <w:rPr>
          <w:bCs/>
          <w:snapToGrid w:val="0"/>
          <w:szCs w:val="22"/>
        </w:rPr>
        <w:t xml:space="preserve"> </w:t>
      </w:r>
      <w:r w:rsidRPr="00CB2B3F">
        <w:rPr>
          <w:bCs/>
          <w:snapToGrid w:val="0"/>
          <w:szCs w:val="22"/>
        </w:rPr>
        <w:t>통상임금</w:t>
      </w:r>
      <w:r w:rsidRPr="00CB2B3F">
        <w:rPr>
          <w:bCs/>
          <w:snapToGrid w:val="0"/>
          <w:szCs w:val="22"/>
        </w:rPr>
        <w:t xml:space="preserve">, </w:t>
      </w:r>
      <w:r w:rsidRPr="00CB2B3F">
        <w:rPr>
          <w:bCs/>
          <w:snapToGrid w:val="0"/>
          <w:szCs w:val="22"/>
        </w:rPr>
        <w:t>평균임금</w:t>
      </w:r>
      <w:r w:rsidRPr="00CB2B3F">
        <w:rPr>
          <w:bCs/>
          <w:snapToGrid w:val="0"/>
          <w:szCs w:val="22"/>
        </w:rPr>
        <w:t xml:space="preserve"> </w:t>
      </w:r>
      <w:r w:rsidRPr="00CB2B3F">
        <w:rPr>
          <w:bCs/>
          <w:snapToGrid w:val="0"/>
          <w:szCs w:val="22"/>
        </w:rPr>
        <w:t>산입</w:t>
      </w:r>
      <w:r w:rsidRPr="00CB2B3F">
        <w:rPr>
          <w:bCs/>
          <w:snapToGrid w:val="0"/>
          <w:szCs w:val="22"/>
        </w:rPr>
        <w:t xml:space="preserve"> </w:t>
      </w:r>
      <w:r w:rsidRPr="00CB2B3F">
        <w:rPr>
          <w:bCs/>
          <w:snapToGrid w:val="0"/>
          <w:szCs w:val="22"/>
        </w:rPr>
        <w:t>여부는</w:t>
      </w:r>
      <w:r w:rsidRPr="00CB2B3F">
        <w:rPr>
          <w:bCs/>
          <w:snapToGrid w:val="0"/>
          <w:szCs w:val="22"/>
        </w:rPr>
        <w:t xml:space="preserve"> </w:t>
      </w:r>
      <w:r w:rsidRPr="00CB2B3F">
        <w:rPr>
          <w:bCs/>
          <w:snapToGrid w:val="0"/>
          <w:szCs w:val="22"/>
        </w:rPr>
        <w:t>다음과</w:t>
      </w:r>
      <w:r w:rsidRPr="00CB2B3F">
        <w:rPr>
          <w:bCs/>
          <w:snapToGrid w:val="0"/>
          <w:szCs w:val="22"/>
        </w:rPr>
        <w:t xml:space="preserve"> </w:t>
      </w:r>
      <w:r w:rsidRPr="00CB2B3F">
        <w:rPr>
          <w:bCs/>
          <w:snapToGrid w:val="0"/>
          <w:szCs w:val="22"/>
        </w:rPr>
        <w:t>같음</w:t>
      </w:r>
      <w:r w:rsidRPr="00CB2B3F">
        <w:rPr>
          <w:bCs/>
          <w:snapToGrid w:val="0"/>
          <w:szCs w:val="22"/>
        </w:rPr>
        <w:t>.</w:t>
      </w:r>
    </w:p>
    <w:tbl>
      <w:tblPr>
        <w:tblStyle w:val="25"/>
        <w:tblW w:w="8732" w:type="dxa"/>
        <w:tblInd w:w="907" w:type="dxa"/>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1551"/>
        <w:gridCol w:w="4636"/>
        <w:gridCol w:w="1272"/>
        <w:gridCol w:w="1273"/>
      </w:tblGrid>
      <w:tr w:rsidR="00026A7E" w:rsidRPr="00CB2B3F" w14:paraId="601DB2C5" w14:textId="77777777" w:rsidTr="0091358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51" w:type="dxa"/>
            <w:tcBorders>
              <w:top w:val="single" w:sz="12" w:space="0" w:color="404040" w:themeColor="text1" w:themeTint="BF"/>
              <w:bottom w:val="single" w:sz="4" w:space="0" w:color="404040" w:themeColor="text1" w:themeTint="BF"/>
            </w:tcBorders>
            <w:shd w:val="clear" w:color="auto" w:fill="DEEEEE"/>
          </w:tcPr>
          <w:p w14:paraId="64BCED04" w14:textId="77777777" w:rsidR="00026A7E" w:rsidRPr="008E0663" w:rsidRDefault="00026A7E" w:rsidP="0091358C">
            <w:pPr>
              <w:spacing w:line="280" w:lineRule="atLeast"/>
              <w:jc w:val="center"/>
              <w:rPr>
                <w:rFonts w:eastAsia="바탕체"/>
                <w:b/>
                <w:bCs/>
                <w:kern w:val="0"/>
                <w:sz w:val="20"/>
                <w:szCs w:val="20"/>
              </w:rPr>
            </w:pPr>
            <w:r w:rsidRPr="008E0663">
              <w:rPr>
                <w:rFonts w:eastAsia="바탕체"/>
                <w:b/>
                <w:bCs/>
                <w:kern w:val="0"/>
                <w:sz w:val="20"/>
                <w:szCs w:val="20"/>
              </w:rPr>
              <w:t>명칭</w:t>
            </w:r>
          </w:p>
        </w:tc>
        <w:tc>
          <w:tcPr>
            <w:tcW w:w="4636" w:type="dxa"/>
            <w:tcBorders>
              <w:top w:val="single" w:sz="12" w:space="0" w:color="404040" w:themeColor="text1" w:themeTint="BF"/>
              <w:bottom w:val="single" w:sz="4" w:space="0" w:color="404040" w:themeColor="text1" w:themeTint="BF"/>
            </w:tcBorders>
            <w:shd w:val="clear" w:color="auto" w:fill="DEEEEE"/>
          </w:tcPr>
          <w:p w14:paraId="3EDD8E3E"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지급조건</w:t>
            </w:r>
            <w:r w:rsidRPr="008E0663">
              <w:rPr>
                <w:rFonts w:eastAsia="바탕체"/>
                <w:b/>
                <w:bCs/>
                <w:kern w:val="0"/>
                <w:sz w:val="20"/>
                <w:szCs w:val="20"/>
              </w:rPr>
              <w:t xml:space="preserve"> </w:t>
            </w:r>
            <w:r w:rsidRPr="008E0663">
              <w:rPr>
                <w:rFonts w:eastAsia="바탕체"/>
                <w:b/>
                <w:bCs/>
                <w:kern w:val="0"/>
                <w:sz w:val="20"/>
                <w:szCs w:val="20"/>
              </w:rPr>
              <w:t>및</w:t>
            </w:r>
            <w:r w:rsidRPr="008E0663">
              <w:rPr>
                <w:rFonts w:eastAsia="바탕체"/>
                <w:b/>
                <w:bCs/>
                <w:kern w:val="0"/>
                <w:sz w:val="20"/>
                <w:szCs w:val="20"/>
              </w:rPr>
              <w:t xml:space="preserve"> </w:t>
            </w:r>
            <w:r w:rsidRPr="008E0663">
              <w:rPr>
                <w:rFonts w:eastAsia="바탕체"/>
                <w:b/>
                <w:bCs/>
                <w:kern w:val="0"/>
                <w:sz w:val="20"/>
                <w:szCs w:val="20"/>
              </w:rPr>
              <w:t>지급액</w:t>
            </w:r>
          </w:p>
        </w:tc>
        <w:tc>
          <w:tcPr>
            <w:tcW w:w="1272" w:type="dxa"/>
            <w:tcBorders>
              <w:top w:val="single" w:sz="12" w:space="0" w:color="404040" w:themeColor="text1" w:themeTint="BF"/>
              <w:bottom w:val="single" w:sz="4" w:space="0" w:color="404040" w:themeColor="text1" w:themeTint="BF"/>
            </w:tcBorders>
            <w:shd w:val="clear" w:color="auto" w:fill="DEEEEE"/>
          </w:tcPr>
          <w:p w14:paraId="54A6BE8F"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통상임금</w:t>
            </w:r>
          </w:p>
        </w:tc>
        <w:tc>
          <w:tcPr>
            <w:tcW w:w="1273" w:type="dxa"/>
            <w:tcBorders>
              <w:top w:val="single" w:sz="12" w:space="0" w:color="404040" w:themeColor="text1" w:themeTint="BF"/>
              <w:bottom w:val="single" w:sz="4" w:space="0" w:color="404040" w:themeColor="text1" w:themeTint="BF"/>
            </w:tcBorders>
            <w:shd w:val="clear" w:color="auto" w:fill="DEEEEE"/>
          </w:tcPr>
          <w:p w14:paraId="1BE94C38" w14:textId="77777777" w:rsidR="00026A7E" w:rsidRPr="008E0663" w:rsidRDefault="00026A7E" w:rsidP="0091358C">
            <w:pPr>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8E0663">
              <w:rPr>
                <w:rFonts w:eastAsia="바탕체"/>
                <w:b/>
                <w:bCs/>
                <w:kern w:val="0"/>
                <w:sz w:val="20"/>
                <w:szCs w:val="20"/>
              </w:rPr>
              <w:t>평균임금</w:t>
            </w:r>
          </w:p>
        </w:tc>
      </w:tr>
      <w:tr w:rsidR="00026A7E" w:rsidRPr="00CB2B3F" w14:paraId="2C57477E"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tcBorders>
              <w:top w:val="single" w:sz="4" w:space="0" w:color="404040" w:themeColor="text1" w:themeTint="BF"/>
            </w:tcBorders>
            <w:shd w:val="clear" w:color="auto" w:fill="F2F2F2" w:themeFill="background1" w:themeFillShade="F2"/>
          </w:tcPr>
          <w:p w14:paraId="6E6012C5" w14:textId="77777777" w:rsidR="00026A7E" w:rsidRPr="008E0663" w:rsidRDefault="00026A7E" w:rsidP="0091358C">
            <w:pPr>
              <w:spacing w:line="280" w:lineRule="atLeast"/>
              <w:jc w:val="center"/>
              <w:rPr>
                <w:sz w:val="20"/>
                <w:szCs w:val="20"/>
              </w:rPr>
            </w:pPr>
            <w:r w:rsidRPr="008E0663">
              <w:rPr>
                <w:rFonts w:eastAsia="바탕"/>
                <w:sz w:val="20"/>
                <w:szCs w:val="20"/>
              </w:rPr>
              <w:t>기본급</w:t>
            </w:r>
          </w:p>
        </w:tc>
        <w:tc>
          <w:tcPr>
            <w:tcW w:w="4636" w:type="dxa"/>
            <w:tcBorders>
              <w:top w:val="single" w:sz="4" w:space="0" w:color="404040" w:themeColor="text1" w:themeTint="BF"/>
            </w:tcBorders>
          </w:tcPr>
          <w:p w14:paraId="76BCFC49"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매월</w:t>
            </w:r>
            <w:r w:rsidRPr="008E0663">
              <w:rPr>
                <w:rFonts w:eastAsia="바탕"/>
                <w:sz w:val="20"/>
                <w:szCs w:val="20"/>
              </w:rPr>
              <w:t xml:space="preserve"> </w:t>
            </w:r>
            <w:r w:rsidRPr="008E0663">
              <w:rPr>
                <w:rFonts w:eastAsia="바탕"/>
                <w:sz w:val="20"/>
                <w:szCs w:val="20"/>
              </w:rPr>
              <w:t>지급되는</w:t>
            </w:r>
            <w:r w:rsidRPr="008E0663">
              <w:rPr>
                <w:rFonts w:eastAsia="바탕"/>
                <w:sz w:val="20"/>
                <w:szCs w:val="20"/>
              </w:rPr>
              <w:t xml:space="preserve"> </w:t>
            </w:r>
            <w:r w:rsidRPr="008E0663">
              <w:rPr>
                <w:rFonts w:eastAsia="바탕"/>
                <w:sz w:val="20"/>
                <w:szCs w:val="20"/>
              </w:rPr>
              <w:t>기본급여</w:t>
            </w:r>
          </w:p>
        </w:tc>
        <w:tc>
          <w:tcPr>
            <w:tcW w:w="1272" w:type="dxa"/>
            <w:tcBorders>
              <w:top w:val="single" w:sz="4" w:space="0" w:color="404040" w:themeColor="text1" w:themeTint="BF"/>
            </w:tcBorders>
          </w:tcPr>
          <w:p w14:paraId="4B276BF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Borders>
              <w:top w:val="single" w:sz="4" w:space="0" w:color="404040" w:themeColor="text1" w:themeTint="BF"/>
            </w:tcBorders>
          </w:tcPr>
          <w:p w14:paraId="4264B3EC"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7E87F0F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B5E6FB0" w14:textId="77777777" w:rsidR="00026A7E" w:rsidRPr="008E0663" w:rsidRDefault="00026A7E" w:rsidP="0091358C">
            <w:pPr>
              <w:spacing w:line="280" w:lineRule="atLeast"/>
              <w:jc w:val="center"/>
              <w:rPr>
                <w:sz w:val="20"/>
                <w:szCs w:val="20"/>
              </w:rPr>
            </w:pPr>
            <w:r w:rsidRPr="008E0663">
              <w:rPr>
                <w:rFonts w:eastAsia="바탕"/>
                <w:sz w:val="20"/>
                <w:szCs w:val="20"/>
              </w:rPr>
              <w:t>특근수당</w:t>
            </w:r>
          </w:p>
        </w:tc>
        <w:tc>
          <w:tcPr>
            <w:tcW w:w="4636" w:type="dxa"/>
          </w:tcPr>
          <w:p w14:paraId="60EF6E47"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토요일</w:t>
            </w:r>
            <w:r w:rsidRPr="008E0663">
              <w:rPr>
                <w:sz w:val="20"/>
                <w:szCs w:val="20"/>
              </w:rPr>
              <w:t>/</w:t>
            </w:r>
            <w:r w:rsidRPr="008E0663">
              <w:rPr>
                <w:rFonts w:eastAsia="바탕"/>
                <w:sz w:val="20"/>
                <w:szCs w:val="20"/>
              </w:rPr>
              <w:t>일요일</w:t>
            </w:r>
            <w:r w:rsidRPr="008E0663">
              <w:rPr>
                <w:sz w:val="20"/>
                <w:szCs w:val="20"/>
              </w:rPr>
              <w:t xml:space="preserve"> </w:t>
            </w:r>
            <w:r w:rsidRPr="008E0663">
              <w:rPr>
                <w:rFonts w:eastAsia="바탕"/>
                <w:sz w:val="20"/>
                <w:szCs w:val="20"/>
              </w:rPr>
              <w:t>근로에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5C66949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665FA69E"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51F7DDD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033E6FB" w14:textId="77777777" w:rsidR="00026A7E" w:rsidRPr="008E0663" w:rsidRDefault="00026A7E" w:rsidP="0091358C">
            <w:pPr>
              <w:spacing w:line="280" w:lineRule="atLeast"/>
              <w:jc w:val="center"/>
              <w:rPr>
                <w:sz w:val="20"/>
                <w:szCs w:val="20"/>
              </w:rPr>
            </w:pPr>
            <w:r w:rsidRPr="008E0663">
              <w:rPr>
                <w:rFonts w:eastAsia="바탕"/>
                <w:sz w:val="20"/>
                <w:szCs w:val="20"/>
              </w:rPr>
              <w:t>잔업수당</w:t>
            </w:r>
          </w:p>
        </w:tc>
        <w:tc>
          <w:tcPr>
            <w:tcW w:w="4636" w:type="dxa"/>
          </w:tcPr>
          <w:p w14:paraId="22310E51"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일</w:t>
            </w:r>
            <w:r w:rsidRPr="008E0663">
              <w:rPr>
                <w:sz w:val="20"/>
                <w:szCs w:val="20"/>
              </w:rPr>
              <w:t xml:space="preserve"> </w:t>
            </w:r>
            <w:r w:rsidRPr="008E0663">
              <w:rPr>
                <w:rFonts w:eastAsia="바탕"/>
                <w:sz w:val="20"/>
                <w:szCs w:val="20"/>
              </w:rPr>
              <w:t>소정근로시간</w:t>
            </w:r>
            <w:r w:rsidRPr="008E0663">
              <w:rPr>
                <w:sz w:val="20"/>
                <w:szCs w:val="20"/>
              </w:rPr>
              <w:t xml:space="preserve"> </w:t>
            </w:r>
            <w:r w:rsidRPr="008E0663">
              <w:rPr>
                <w:rFonts w:eastAsia="바탕"/>
                <w:sz w:val="20"/>
                <w:szCs w:val="20"/>
              </w:rPr>
              <w:t>이상의</w:t>
            </w:r>
            <w:r w:rsidRPr="008E0663">
              <w:rPr>
                <w:sz w:val="20"/>
                <w:szCs w:val="20"/>
              </w:rPr>
              <w:t xml:space="preserve"> </w:t>
            </w:r>
            <w:r w:rsidRPr="008E0663">
              <w:rPr>
                <w:rFonts w:eastAsia="바탕"/>
                <w:sz w:val="20"/>
                <w:szCs w:val="20"/>
              </w:rPr>
              <w:t>근로시간에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4EFEF8D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269C3707"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11314C22"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D07245A" w14:textId="77777777" w:rsidR="00026A7E" w:rsidRPr="008E0663" w:rsidRDefault="00026A7E" w:rsidP="0091358C">
            <w:pPr>
              <w:spacing w:line="280" w:lineRule="atLeast"/>
              <w:jc w:val="center"/>
              <w:rPr>
                <w:sz w:val="20"/>
                <w:szCs w:val="20"/>
              </w:rPr>
            </w:pPr>
            <w:r w:rsidRPr="008E0663">
              <w:rPr>
                <w:rFonts w:eastAsia="바탕"/>
                <w:sz w:val="20"/>
                <w:szCs w:val="20"/>
              </w:rPr>
              <w:t>주휴수당</w:t>
            </w:r>
          </w:p>
        </w:tc>
        <w:tc>
          <w:tcPr>
            <w:tcW w:w="4636" w:type="dxa"/>
          </w:tcPr>
          <w:p w14:paraId="060A6BF6"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주휴일에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58DC78FC"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1D1A335E"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74016ABE"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B42638F" w14:textId="77777777" w:rsidR="00026A7E" w:rsidRPr="008E0663" w:rsidRDefault="00026A7E" w:rsidP="0091358C">
            <w:pPr>
              <w:spacing w:line="280" w:lineRule="atLeast"/>
              <w:jc w:val="center"/>
              <w:rPr>
                <w:sz w:val="20"/>
                <w:szCs w:val="20"/>
              </w:rPr>
            </w:pPr>
            <w:r w:rsidRPr="008E0663">
              <w:rPr>
                <w:rFonts w:eastAsia="바탕"/>
                <w:sz w:val="20"/>
                <w:szCs w:val="20"/>
              </w:rPr>
              <w:t>휴일수당</w:t>
            </w:r>
          </w:p>
        </w:tc>
        <w:tc>
          <w:tcPr>
            <w:tcW w:w="4636" w:type="dxa"/>
          </w:tcPr>
          <w:p w14:paraId="2CF2290F"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토요일</w:t>
            </w:r>
            <w:r w:rsidRPr="008E0663">
              <w:rPr>
                <w:sz w:val="20"/>
                <w:szCs w:val="20"/>
              </w:rPr>
              <w:t>/</w:t>
            </w:r>
            <w:r w:rsidRPr="008E0663">
              <w:rPr>
                <w:rFonts w:eastAsia="바탕"/>
                <w:sz w:val="20"/>
                <w:szCs w:val="20"/>
              </w:rPr>
              <w:t>일요일을</w:t>
            </w:r>
            <w:r w:rsidRPr="008E0663">
              <w:rPr>
                <w:rFonts w:eastAsia="바탕"/>
                <w:sz w:val="20"/>
                <w:szCs w:val="20"/>
              </w:rPr>
              <w:t xml:space="preserve"> </w:t>
            </w:r>
            <w:r w:rsidRPr="008E0663">
              <w:rPr>
                <w:rFonts w:eastAsia="바탕"/>
                <w:sz w:val="20"/>
                <w:szCs w:val="20"/>
              </w:rPr>
              <w:t>제외한</w:t>
            </w:r>
            <w:r w:rsidRPr="008E0663">
              <w:rPr>
                <w:rFonts w:eastAsia="바탕"/>
                <w:sz w:val="20"/>
                <w:szCs w:val="20"/>
              </w:rPr>
              <w:t xml:space="preserve"> </w:t>
            </w:r>
            <w:r w:rsidRPr="008E0663">
              <w:rPr>
                <w:rFonts w:eastAsia="바탕"/>
                <w:sz w:val="20"/>
                <w:szCs w:val="20"/>
              </w:rPr>
              <w:t>휴일근로에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611E028F"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5755072F"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39EF1A30"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568DE9A" w14:textId="77777777" w:rsidR="00026A7E" w:rsidRPr="008E0663" w:rsidRDefault="00026A7E" w:rsidP="0091358C">
            <w:pPr>
              <w:spacing w:line="280" w:lineRule="atLeast"/>
              <w:jc w:val="center"/>
              <w:rPr>
                <w:sz w:val="20"/>
                <w:szCs w:val="20"/>
              </w:rPr>
            </w:pPr>
            <w:r w:rsidRPr="008E0663">
              <w:rPr>
                <w:rFonts w:eastAsia="바탕"/>
                <w:sz w:val="20"/>
                <w:szCs w:val="20"/>
              </w:rPr>
              <w:t>심야수당</w:t>
            </w:r>
          </w:p>
        </w:tc>
        <w:tc>
          <w:tcPr>
            <w:tcW w:w="4636" w:type="dxa"/>
          </w:tcPr>
          <w:p w14:paraId="5330A338"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주간근로자의</w:t>
            </w:r>
            <w:r w:rsidRPr="008E0663">
              <w:rPr>
                <w:sz w:val="20"/>
                <w:szCs w:val="20"/>
              </w:rPr>
              <w:t xml:space="preserve"> </w:t>
            </w:r>
            <w:r w:rsidRPr="008E0663">
              <w:rPr>
                <w:rFonts w:eastAsia="바탕"/>
                <w:sz w:val="20"/>
                <w:szCs w:val="20"/>
              </w:rPr>
              <w:t>야간근로</w:t>
            </w:r>
            <w:r w:rsidRPr="008E0663">
              <w:rPr>
                <w:sz w:val="20"/>
                <w:szCs w:val="20"/>
              </w:rPr>
              <w:t>(22:00 ~ 6:00)</w:t>
            </w:r>
            <w:r w:rsidRPr="008E0663">
              <w:rPr>
                <w:rFonts w:eastAsia="바탕"/>
                <w:sz w:val="20"/>
                <w:szCs w:val="20"/>
              </w:rPr>
              <w:t>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0BF27D2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70B7100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519A887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24CC7317" w14:textId="77777777" w:rsidR="00026A7E" w:rsidRPr="008E0663" w:rsidRDefault="00026A7E" w:rsidP="0091358C">
            <w:pPr>
              <w:spacing w:line="280" w:lineRule="atLeast"/>
              <w:jc w:val="center"/>
              <w:rPr>
                <w:sz w:val="20"/>
                <w:szCs w:val="20"/>
              </w:rPr>
            </w:pPr>
            <w:r w:rsidRPr="008E0663">
              <w:rPr>
                <w:rFonts w:eastAsia="바탕"/>
                <w:sz w:val="20"/>
                <w:szCs w:val="20"/>
              </w:rPr>
              <w:t>보전수당</w:t>
            </w:r>
          </w:p>
        </w:tc>
        <w:tc>
          <w:tcPr>
            <w:tcW w:w="4636" w:type="dxa"/>
          </w:tcPr>
          <w:p w14:paraId="5267F00D"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sz w:val="20"/>
                <w:szCs w:val="20"/>
              </w:rPr>
              <w:t>18</w:t>
            </w:r>
            <w:r w:rsidRPr="008E0663">
              <w:rPr>
                <w:rFonts w:eastAsia="바탕"/>
                <w:sz w:val="20"/>
                <w:szCs w:val="20"/>
              </w:rPr>
              <w:t>년</w:t>
            </w:r>
            <w:r w:rsidRPr="008E0663">
              <w:rPr>
                <w:rFonts w:eastAsia="바탕"/>
                <w:sz w:val="20"/>
                <w:szCs w:val="20"/>
              </w:rPr>
              <w:t xml:space="preserve"> </w:t>
            </w:r>
            <w:r w:rsidRPr="008E0663">
              <w:rPr>
                <w:rFonts w:eastAsia="바탕"/>
                <w:sz w:val="20"/>
                <w:szCs w:val="20"/>
              </w:rPr>
              <w:t>주</w:t>
            </w:r>
            <w:r w:rsidRPr="008E0663">
              <w:rPr>
                <w:rFonts w:eastAsia="바탕"/>
                <w:sz w:val="20"/>
                <w:szCs w:val="20"/>
              </w:rPr>
              <w:t xml:space="preserve"> </w:t>
            </w:r>
            <w:r w:rsidRPr="008E0663">
              <w:rPr>
                <w:sz w:val="20"/>
                <w:szCs w:val="20"/>
              </w:rPr>
              <w:t>52</w:t>
            </w:r>
            <w:r w:rsidRPr="008E0663">
              <w:rPr>
                <w:rFonts w:eastAsia="바탕"/>
                <w:sz w:val="20"/>
                <w:szCs w:val="20"/>
              </w:rPr>
              <w:t>시간</w:t>
            </w:r>
            <w:r w:rsidRPr="008E0663">
              <w:rPr>
                <w:rFonts w:eastAsia="바탕"/>
                <w:sz w:val="20"/>
                <w:szCs w:val="20"/>
              </w:rPr>
              <w:t xml:space="preserve"> </w:t>
            </w:r>
            <w:r w:rsidRPr="008E0663">
              <w:rPr>
                <w:rFonts w:eastAsia="바탕"/>
                <w:sz w:val="20"/>
                <w:szCs w:val="20"/>
              </w:rPr>
              <w:t>법정근로시간</w:t>
            </w:r>
            <w:r w:rsidRPr="008E0663">
              <w:rPr>
                <w:rFonts w:eastAsia="바탕"/>
                <w:sz w:val="20"/>
                <w:szCs w:val="20"/>
              </w:rPr>
              <w:t xml:space="preserve"> </w:t>
            </w:r>
            <w:r w:rsidRPr="008E0663">
              <w:rPr>
                <w:rFonts w:eastAsia="바탕"/>
                <w:sz w:val="20"/>
                <w:szCs w:val="20"/>
              </w:rPr>
              <w:t>적용이후</w:t>
            </w:r>
            <w:r w:rsidRPr="008E0663">
              <w:rPr>
                <w:rFonts w:eastAsia="바탕"/>
                <w:sz w:val="20"/>
                <w:szCs w:val="20"/>
              </w:rPr>
              <w:t xml:space="preserve"> </w:t>
            </w:r>
            <w:r w:rsidRPr="008E0663">
              <w:rPr>
                <w:rFonts w:eastAsia="바탕"/>
                <w:sz w:val="20"/>
                <w:szCs w:val="20"/>
              </w:rPr>
              <w:t>기존</w:t>
            </w:r>
            <w:r w:rsidRPr="008E0663">
              <w:rPr>
                <w:rFonts w:eastAsia="바탕"/>
                <w:sz w:val="20"/>
                <w:szCs w:val="20"/>
              </w:rPr>
              <w:t xml:space="preserve"> </w:t>
            </w:r>
            <w:r w:rsidRPr="008E0663">
              <w:rPr>
                <w:rFonts w:eastAsia="바탕"/>
                <w:sz w:val="20"/>
                <w:szCs w:val="20"/>
              </w:rPr>
              <w:t>주</w:t>
            </w:r>
            <w:r w:rsidRPr="008E0663">
              <w:rPr>
                <w:rFonts w:eastAsia="바탕"/>
                <w:sz w:val="20"/>
                <w:szCs w:val="20"/>
              </w:rPr>
              <w:t xml:space="preserve"> 52</w:t>
            </w:r>
            <w:r w:rsidRPr="008E0663">
              <w:rPr>
                <w:rFonts w:eastAsia="바탕"/>
                <w:sz w:val="20"/>
                <w:szCs w:val="20"/>
              </w:rPr>
              <w:t>시간</w:t>
            </w:r>
            <w:r w:rsidRPr="008E0663">
              <w:rPr>
                <w:rFonts w:eastAsia="바탕"/>
                <w:sz w:val="20"/>
                <w:szCs w:val="20"/>
              </w:rPr>
              <w:t xml:space="preserve"> </w:t>
            </w:r>
            <w:r w:rsidRPr="008E0663">
              <w:rPr>
                <w:rFonts w:eastAsia="바탕"/>
                <w:sz w:val="20"/>
                <w:szCs w:val="20"/>
              </w:rPr>
              <w:t>이상의</w:t>
            </w:r>
            <w:r w:rsidRPr="008E0663">
              <w:rPr>
                <w:rFonts w:eastAsia="바탕"/>
                <w:sz w:val="20"/>
                <w:szCs w:val="20"/>
              </w:rPr>
              <w:t xml:space="preserve"> </w:t>
            </w:r>
            <w:proofErr w:type="spellStart"/>
            <w:r w:rsidRPr="008E0663">
              <w:rPr>
                <w:rFonts w:eastAsia="바탕"/>
                <w:sz w:val="20"/>
                <w:szCs w:val="20"/>
              </w:rPr>
              <w:t>고정잔업자에</w:t>
            </w:r>
            <w:proofErr w:type="spellEnd"/>
            <w:r w:rsidRPr="008E0663">
              <w:rPr>
                <w:rFonts w:eastAsia="바탕"/>
                <w:sz w:val="20"/>
                <w:szCs w:val="20"/>
              </w:rPr>
              <w:t xml:space="preserve"> </w:t>
            </w:r>
            <w:r w:rsidRPr="008E0663">
              <w:rPr>
                <w:rFonts w:eastAsia="바탕"/>
                <w:sz w:val="20"/>
                <w:szCs w:val="20"/>
              </w:rPr>
              <w:t>대한</w:t>
            </w:r>
            <w:r w:rsidRPr="008E0663">
              <w:rPr>
                <w:rFonts w:eastAsia="바탕"/>
                <w:sz w:val="20"/>
                <w:szCs w:val="20"/>
              </w:rPr>
              <w:t xml:space="preserve"> </w:t>
            </w:r>
            <w:r w:rsidRPr="008E0663">
              <w:rPr>
                <w:rFonts w:eastAsia="바탕"/>
                <w:sz w:val="20"/>
                <w:szCs w:val="20"/>
              </w:rPr>
              <w:t>보상</w:t>
            </w:r>
            <w:r w:rsidRPr="008E0663">
              <w:rPr>
                <w:rStyle w:val="ac"/>
                <w:rFonts w:eastAsia="바탕"/>
                <w:sz w:val="20"/>
                <w:szCs w:val="20"/>
              </w:rPr>
              <w:footnoteReference w:id="38"/>
            </w:r>
          </w:p>
        </w:tc>
        <w:tc>
          <w:tcPr>
            <w:tcW w:w="1272" w:type="dxa"/>
          </w:tcPr>
          <w:p w14:paraId="25058A6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609BBC7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5F4DC91F"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071DF2D" w14:textId="77777777" w:rsidR="00026A7E" w:rsidRPr="008E0663" w:rsidRDefault="00026A7E" w:rsidP="0091358C">
            <w:pPr>
              <w:spacing w:line="280" w:lineRule="atLeast"/>
              <w:jc w:val="center"/>
              <w:rPr>
                <w:sz w:val="20"/>
                <w:szCs w:val="20"/>
              </w:rPr>
            </w:pPr>
            <w:r w:rsidRPr="008E0663">
              <w:rPr>
                <w:rFonts w:eastAsia="바탕"/>
                <w:sz w:val="20"/>
                <w:szCs w:val="20"/>
              </w:rPr>
              <w:t>활동지원비</w:t>
            </w:r>
          </w:p>
        </w:tc>
        <w:tc>
          <w:tcPr>
            <w:tcW w:w="4636" w:type="dxa"/>
          </w:tcPr>
          <w:p w14:paraId="1B8B7FB1"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야간근로자</w:t>
            </w:r>
            <w:r w:rsidRPr="008E0663">
              <w:rPr>
                <w:sz w:val="20"/>
                <w:szCs w:val="20"/>
              </w:rPr>
              <w:t xml:space="preserve"> </w:t>
            </w:r>
            <w:r w:rsidRPr="008E0663">
              <w:rPr>
                <w:rFonts w:eastAsia="바탕"/>
                <w:sz w:val="20"/>
                <w:szCs w:val="20"/>
              </w:rPr>
              <w:t>대상</w:t>
            </w:r>
            <w:r w:rsidRPr="008E0663">
              <w:rPr>
                <w:sz w:val="20"/>
                <w:szCs w:val="20"/>
              </w:rPr>
              <w:t xml:space="preserve"> </w:t>
            </w:r>
            <w:r w:rsidRPr="008E0663">
              <w:rPr>
                <w:rFonts w:eastAsia="바탕"/>
                <w:sz w:val="20"/>
                <w:szCs w:val="20"/>
              </w:rPr>
              <w:t>통근버스</w:t>
            </w:r>
            <w:r w:rsidRPr="008E0663">
              <w:rPr>
                <w:sz w:val="20"/>
                <w:szCs w:val="20"/>
              </w:rPr>
              <w:t xml:space="preserve"> </w:t>
            </w:r>
            <w:r w:rsidRPr="008E0663">
              <w:rPr>
                <w:rFonts w:eastAsia="바탕"/>
                <w:sz w:val="20"/>
                <w:szCs w:val="20"/>
              </w:rPr>
              <w:t>미운행으로</w:t>
            </w:r>
            <w:r w:rsidRPr="008E0663">
              <w:rPr>
                <w:sz w:val="20"/>
                <w:szCs w:val="20"/>
              </w:rPr>
              <w:t xml:space="preserve"> </w:t>
            </w:r>
            <w:r w:rsidRPr="008E0663">
              <w:rPr>
                <w:rFonts w:eastAsia="바탕"/>
                <w:sz w:val="20"/>
                <w:szCs w:val="20"/>
              </w:rPr>
              <w:t>인한</w:t>
            </w:r>
            <w:r w:rsidRPr="008E0663">
              <w:rPr>
                <w:sz w:val="20"/>
                <w:szCs w:val="20"/>
              </w:rPr>
              <w:t xml:space="preserve"> </w:t>
            </w:r>
            <w:r w:rsidRPr="008E0663">
              <w:rPr>
                <w:rFonts w:eastAsia="바탕"/>
                <w:sz w:val="20"/>
                <w:szCs w:val="20"/>
              </w:rPr>
              <w:t>교통비</w:t>
            </w:r>
            <w:r w:rsidRPr="008E0663">
              <w:rPr>
                <w:sz w:val="20"/>
                <w:szCs w:val="20"/>
              </w:rPr>
              <w:t xml:space="preserve"> </w:t>
            </w:r>
            <w:r w:rsidRPr="008E0663">
              <w:rPr>
                <w:rFonts w:eastAsia="바탕"/>
                <w:sz w:val="20"/>
                <w:szCs w:val="20"/>
              </w:rPr>
              <w:t>보상</w:t>
            </w:r>
          </w:p>
        </w:tc>
        <w:tc>
          <w:tcPr>
            <w:tcW w:w="1272" w:type="dxa"/>
          </w:tcPr>
          <w:p w14:paraId="51AE619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29E207B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624A6DCF"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6299077" w14:textId="77777777" w:rsidR="00026A7E" w:rsidRPr="008E0663" w:rsidRDefault="00026A7E" w:rsidP="0091358C">
            <w:pPr>
              <w:spacing w:line="280" w:lineRule="atLeast"/>
              <w:jc w:val="center"/>
              <w:rPr>
                <w:sz w:val="20"/>
                <w:szCs w:val="20"/>
              </w:rPr>
            </w:pPr>
            <w:r w:rsidRPr="008E0663">
              <w:rPr>
                <w:rFonts w:eastAsia="바탕"/>
                <w:sz w:val="20"/>
                <w:szCs w:val="20"/>
              </w:rPr>
              <w:t>직책수당</w:t>
            </w:r>
          </w:p>
        </w:tc>
        <w:tc>
          <w:tcPr>
            <w:tcW w:w="4636" w:type="dxa"/>
          </w:tcPr>
          <w:p w14:paraId="4397F5C7"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보임된</w:t>
            </w:r>
            <w:r w:rsidRPr="008E0663">
              <w:rPr>
                <w:sz w:val="20"/>
                <w:szCs w:val="20"/>
              </w:rPr>
              <w:t xml:space="preserve"> </w:t>
            </w:r>
            <w:r w:rsidRPr="008E0663">
              <w:rPr>
                <w:rFonts w:eastAsia="바탕"/>
                <w:sz w:val="20"/>
                <w:szCs w:val="20"/>
              </w:rPr>
              <w:t>직책에</w:t>
            </w:r>
            <w:r w:rsidRPr="008E0663">
              <w:rPr>
                <w:sz w:val="20"/>
                <w:szCs w:val="20"/>
              </w:rPr>
              <w:t xml:space="preserve"> </w:t>
            </w:r>
            <w:r w:rsidRPr="008E0663">
              <w:rPr>
                <w:rFonts w:eastAsia="바탕"/>
                <w:sz w:val="20"/>
                <w:szCs w:val="20"/>
              </w:rPr>
              <w:t>따라</w:t>
            </w:r>
            <w:r w:rsidRPr="008E0663">
              <w:rPr>
                <w:sz w:val="20"/>
                <w:szCs w:val="20"/>
              </w:rPr>
              <w:t xml:space="preserve"> </w:t>
            </w:r>
            <w:r w:rsidRPr="008E0663">
              <w:rPr>
                <w:rFonts w:eastAsia="바탕"/>
                <w:sz w:val="20"/>
                <w:szCs w:val="20"/>
              </w:rPr>
              <w:t>지급하는</w:t>
            </w:r>
            <w:r w:rsidRPr="008E0663">
              <w:rPr>
                <w:sz w:val="20"/>
                <w:szCs w:val="20"/>
              </w:rPr>
              <w:t xml:space="preserve"> </w:t>
            </w:r>
            <w:r w:rsidRPr="008E0663">
              <w:rPr>
                <w:rFonts w:eastAsia="바탕"/>
                <w:sz w:val="20"/>
                <w:szCs w:val="20"/>
              </w:rPr>
              <w:t>보상</w:t>
            </w:r>
          </w:p>
        </w:tc>
        <w:tc>
          <w:tcPr>
            <w:tcW w:w="1272" w:type="dxa"/>
          </w:tcPr>
          <w:p w14:paraId="37BCB74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5DCED19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3E1EEFB0"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5C6378A3" w14:textId="77777777" w:rsidR="00026A7E" w:rsidRPr="008E0663" w:rsidRDefault="00026A7E" w:rsidP="0091358C">
            <w:pPr>
              <w:spacing w:line="280" w:lineRule="atLeast"/>
              <w:jc w:val="center"/>
              <w:rPr>
                <w:sz w:val="20"/>
                <w:szCs w:val="20"/>
              </w:rPr>
            </w:pPr>
            <w:r w:rsidRPr="008E0663">
              <w:rPr>
                <w:rFonts w:eastAsia="바탕"/>
                <w:sz w:val="20"/>
                <w:szCs w:val="20"/>
              </w:rPr>
              <w:lastRenderedPageBreak/>
              <w:t>직급수당</w:t>
            </w:r>
          </w:p>
        </w:tc>
        <w:tc>
          <w:tcPr>
            <w:tcW w:w="4636" w:type="dxa"/>
          </w:tcPr>
          <w:p w14:paraId="6F17E84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직급에</w:t>
            </w:r>
            <w:r w:rsidRPr="008E0663">
              <w:rPr>
                <w:sz w:val="20"/>
                <w:szCs w:val="20"/>
              </w:rPr>
              <w:t xml:space="preserve"> </w:t>
            </w:r>
            <w:r w:rsidRPr="008E0663">
              <w:rPr>
                <w:rFonts w:eastAsia="바탕"/>
                <w:sz w:val="20"/>
                <w:szCs w:val="20"/>
              </w:rPr>
              <w:t>따라</w:t>
            </w:r>
            <w:r w:rsidRPr="008E0663">
              <w:rPr>
                <w:sz w:val="20"/>
                <w:szCs w:val="20"/>
              </w:rPr>
              <w:t xml:space="preserve"> </w:t>
            </w:r>
            <w:r w:rsidRPr="008E0663">
              <w:rPr>
                <w:rFonts w:eastAsia="바탕"/>
                <w:sz w:val="20"/>
                <w:szCs w:val="20"/>
              </w:rPr>
              <w:t>지급하는</w:t>
            </w:r>
            <w:r w:rsidRPr="008E0663">
              <w:rPr>
                <w:sz w:val="20"/>
                <w:szCs w:val="20"/>
              </w:rPr>
              <w:t xml:space="preserve"> </w:t>
            </w:r>
            <w:r w:rsidRPr="008E0663">
              <w:rPr>
                <w:rFonts w:eastAsia="바탕"/>
                <w:sz w:val="20"/>
                <w:szCs w:val="20"/>
              </w:rPr>
              <w:t>보상</w:t>
            </w:r>
          </w:p>
        </w:tc>
        <w:tc>
          <w:tcPr>
            <w:tcW w:w="1272" w:type="dxa"/>
          </w:tcPr>
          <w:p w14:paraId="03367DDB"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5C86E57E"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50B94BC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3DE0668" w14:textId="77777777" w:rsidR="00026A7E" w:rsidRPr="008E0663" w:rsidRDefault="00026A7E" w:rsidP="0091358C">
            <w:pPr>
              <w:spacing w:line="280" w:lineRule="atLeast"/>
              <w:jc w:val="center"/>
              <w:rPr>
                <w:sz w:val="20"/>
                <w:szCs w:val="20"/>
              </w:rPr>
            </w:pPr>
            <w:r w:rsidRPr="008E0663">
              <w:rPr>
                <w:rFonts w:eastAsia="바탕"/>
                <w:sz w:val="20"/>
                <w:szCs w:val="20"/>
              </w:rPr>
              <w:t>가족수당</w:t>
            </w:r>
          </w:p>
        </w:tc>
        <w:tc>
          <w:tcPr>
            <w:tcW w:w="4636" w:type="dxa"/>
          </w:tcPr>
          <w:p w14:paraId="37A8AAF5"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가족구성원에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r w:rsidRPr="008E0663">
              <w:rPr>
                <w:sz w:val="20"/>
                <w:szCs w:val="20"/>
              </w:rPr>
              <w:t>(</w:t>
            </w:r>
            <w:r w:rsidRPr="008E0663">
              <w:rPr>
                <w:rFonts w:eastAsia="바탕"/>
                <w:sz w:val="20"/>
                <w:szCs w:val="20"/>
              </w:rPr>
              <w:t>배우자</w:t>
            </w:r>
            <w:r w:rsidRPr="008E0663">
              <w:rPr>
                <w:sz w:val="20"/>
                <w:szCs w:val="20"/>
              </w:rPr>
              <w:t xml:space="preserve"> </w:t>
            </w:r>
            <w:r w:rsidRPr="008E0663">
              <w:rPr>
                <w:rFonts w:eastAsia="바탕"/>
                <w:sz w:val="20"/>
                <w:szCs w:val="20"/>
              </w:rPr>
              <w:t>및</w:t>
            </w:r>
            <w:r w:rsidRPr="008E0663">
              <w:rPr>
                <w:sz w:val="20"/>
                <w:szCs w:val="20"/>
              </w:rPr>
              <w:t xml:space="preserve"> 19</w:t>
            </w:r>
            <w:r w:rsidRPr="008E0663">
              <w:rPr>
                <w:rFonts w:eastAsia="바탕"/>
                <w:sz w:val="20"/>
                <w:szCs w:val="20"/>
              </w:rPr>
              <w:t>세</w:t>
            </w:r>
            <w:r w:rsidRPr="008E0663">
              <w:rPr>
                <w:sz w:val="20"/>
                <w:szCs w:val="20"/>
              </w:rPr>
              <w:t xml:space="preserve"> </w:t>
            </w:r>
            <w:r w:rsidRPr="008E0663">
              <w:rPr>
                <w:rFonts w:eastAsia="바탕"/>
                <w:sz w:val="20"/>
                <w:szCs w:val="20"/>
              </w:rPr>
              <w:t>이하의</w:t>
            </w:r>
            <w:r w:rsidRPr="008E0663">
              <w:rPr>
                <w:sz w:val="20"/>
                <w:szCs w:val="20"/>
              </w:rPr>
              <w:t xml:space="preserve"> </w:t>
            </w:r>
            <w:r w:rsidRPr="008E0663">
              <w:rPr>
                <w:rFonts w:eastAsia="바탕"/>
                <w:sz w:val="20"/>
                <w:szCs w:val="20"/>
              </w:rPr>
              <w:t>자녀</w:t>
            </w:r>
            <w:r w:rsidRPr="008E0663">
              <w:rPr>
                <w:sz w:val="20"/>
                <w:szCs w:val="20"/>
              </w:rPr>
              <w:t>)</w:t>
            </w:r>
          </w:p>
        </w:tc>
        <w:tc>
          <w:tcPr>
            <w:tcW w:w="1272" w:type="dxa"/>
          </w:tcPr>
          <w:p w14:paraId="5CB3576A"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672D524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31F2D56F"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6F9DB62F" w14:textId="77777777" w:rsidR="00026A7E" w:rsidRPr="008E0663" w:rsidRDefault="00026A7E" w:rsidP="0091358C">
            <w:pPr>
              <w:spacing w:line="280" w:lineRule="atLeast"/>
              <w:jc w:val="center"/>
              <w:rPr>
                <w:sz w:val="20"/>
                <w:szCs w:val="20"/>
              </w:rPr>
            </w:pPr>
            <w:r w:rsidRPr="008E0663">
              <w:rPr>
                <w:rFonts w:eastAsia="바탕"/>
                <w:sz w:val="20"/>
                <w:szCs w:val="20"/>
              </w:rPr>
              <w:t>자격선임수당</w:t>
            </w:r>
          </w:p>
        </w:tc>
        <w:tc>
          <w:tcPr>
            <w:tcW w:w="4636" w:type="dxa"/>
          </w:tcPr>
          <w:p w14:paraId="10632A8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지게차</w:t>
            </w:r>
            <w:r w:rsidRPr="008E0663">
              <w:rPr>
                <w:sz w:val="20"/>
                <w:szCs w:val="20"/>
              </w:rPr>
              <w:t xml:space="preserve"> </w:t>
            </w:r>
            <w:r w:rsidRPr="008E0663">
              <w:rPr>
                <w:rFonts w:eastAsia="바탕"/>
                <w:sz w:val="20"/>
                <w:szCs w:val="20"/>
              </w:rPr>
              <w:t>업무가</w:t>
            </w:r>
            <w:r w:rsidRPr="008E0663">
              <w:rPr>
                <w:sz w:val="20"/>
                <w:szCs w:val="20"/>
              </w:rPr>
              <w:t xml:space="preserve"> 50%</w:t>
            </w:r>
            <w:r w:rsidRPr="008E0663">
              <w:rPr>
                <w:rFonts w:eastAsia="바탕"/>
                <w:sz w:val="20"/>
                <w:szCs w:val="20"/>
              </w:rPr>
              <w:t>이상인</w:t>
            </w:r>
            <w:r w:rsidRPr="008E0663">
              <w:rPr>
                <w:rFonts w:eastAsia="바탕"/>
                <w:sz w:val="20"/>
                <w:szCs w:val="20"/>
              </w:rPr>
              <w:t xml:space="preserve"> </w:t>
            </w:r>
            <w:r w:rsidRPr="008E0663">
              <w:rPr>
                <w:rFonts w:eastAsia="바탕"/>
                <w:sz w:val="20"/>
                <w:szCs w:val="20"/>
              </w:rPr>
              <w:t>자</w:t>
            </w:r>
            <w:r w:rsidRPr="008E0663">
              <w:rPr>
                <w:rFonts w:eastAsia="바탕"/>
                <w:sz w:val="20"/>
                <w:szCs w:val="20"/>
              </w:rPr>
              <w:t xml:space="preserve"> </w:t>
            </w:r>
            <w:r w:rsidRPr="008E0663">
              <w:rPr>
                <w:rFonts w:eastAsia="바탕"/>
                <w:sz w:val="20"/>
                <w:szCs w:val="20"/>
              </w:rPr>
              <w:t>중</w:t>
            </w:r>
            <w:r w:rsidRPr="008E0663">
              <w:rPr>
                <w:sz w:val="20"/>
                <w:szCs w:val="20"/>
              </w:rPr>
              <w:t xml:space="preserve"> </w:t>
            </w:r>
            <w:r w:rsidRPr="008E0663">
              <w:rPr>
                <w:rFonts w:eastAsia="바탕"/>
                <w:sz w:val="20"/>
                <w:szCs w:val="20"/>
              </w:rPr>
              <w:t>면허보유자</w:t>
            </w:r>
            <w:r w:rsidRPr="008E0663">
              <w:rPr>
                <w:sz w:val="20"/>
                <w:szCs w:val="20"/>
              </w:rPr>
              <w:t xml:space="preserve">, </w:t>
            </w:r>
            <w:r w:rsidRPr="008E0663">
              <w:rPr>
                <w:rFonts w:eastAsia="바탕"/>
                <w:sz w:val="20"/>
                <w:szCs w:val="20"/>
              </w:rPr>
              <w:t>법정선임자에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47643844"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6ACF68C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7EB6BC28"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BF2E003" w14:textId="77777777" w:rsidR="00026A7E" w:rsidRPr="008E0663" w:rsidRDefault="00026A7E" w:rsidP="0091358C">
            <w:pPr>
              <w:spacing w:line="280" w:lineRule="atLeast"/>
              <w:jc w:val="center"/>
              <w:rPr>
                <w:sz w:val="20"/>
                <w:szCs w:val="20"/>
              </w:rPr>
            </w:pPr>
            <w:r w:rsidRPr="008E0663">
              <w:rPr>
                <w:rFonts w:eastAsia="바탕"/>
                <w:sz w:val="20"/>
                <w:szCs w:val="20"/>
              </w:rPr>
              <w:t>보건수당</w:t>
            </w:r>
          </w:p>
        </w:tc>
        <w:tc>
          <w:tcPr>
            <w:tcW w:w="4636" w:type="dxa"/>
          </w:tcPr>
          <w:p w14:paraId="3F88A10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8E0663">
              <w:rPr>
                <w:rFonts w:eastAsia="바탕"/>
                <w:sz w:val="20"/>
                <w:szCs w:val="20"/>
              </w:rPr>
              <w:t>스프레이건</w:t>
            </w:r>
            <w:proofErr w:type="spellEnd"/>
            <w:r w:rsidRPr="008E0663">
              <w:rPr>
                <w:sz w:val="20"/>
                <w:szCs w:val="20"/>
              </w:rPr>
              <w:t xml:space="preserve"> </w:t>
            </w:r>
            <w:r w:rsidRPr="008E0663">
              <w:rPr>
                <w:rFonts w:eastAsia="바탕"/>
                <w:sz w:val="20"/>
                <w:szCs w:val="20"/>
              </w:rPr>
              <w:t>담당자에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7795ECB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4DA6452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1B58C279"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35D3B13" w14:textId="77777777" w:rsidR="00026A7E" w:rsidRPr="008E0663" w:rsidRDefault="00026A7E" w:rsidP="0091358C">
            <w:pPr>
              <w:spacing w:line="280" w:lineRule="atLeast"/>
              <w:jc w:val="center"/>
              <w:rPr>
                <w:sz w:val="20"/>
                <w:szCs w:val="20"/>
              </w:rPr>
            </w:pPr>
            <w:r w:rsidRPr="008E0663">
              <w:rPr>
                <w:rFonts w:eastAsia="바탕"/>
                <w:sz w:val="20"/>
                <w:szCs w:val="20"/>
              </w:rPr>
              <w:t>근속수당</w:t>
            </w:r>
          </w:p>
        </w:tc>
        <w:tc>
          <w:tcPr>
            <w:tcW w:w="4636" w:type="dxa"/>
          </w:tcPr>
          <w:p w14:paraId="6AB01B25"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일정</w:t>
            </w:r>
            <w:r w:rsidRPr="008E0663">
              <w:rPr>
                <w:sz w:val="20"/>
                <w:szCs w:val="20"/>
              </w:rPr>
              <w:t xml:space="preserve"> </w:t>
            </w:r>
            <w:r w:rsidRPr="008E0663">
              <w:rPr>
                <w:rFonts w:eastAsia="바탕"/>
                <w:sz w:val="20"/>
                <w:szCs w:val="20"/>
              </w:rPr>
              <w:t>근속년수</w:t>
            </w:r>
            <w:r w:rsidRPr="008E0663">
              <w:rPr>
                <w:sz w:val="20"/>
                <w:szCs w:val="20"/>
              </w:rPr>
              <w:t xml:space="preserve"> </w:t>
            </w:r>
            <w:r w:rsidRPr="008E0663">
              <w:rPr>
                <w:rFonts w:eastAsia="바탕"/>
                <w:sz w:val="20"/>
                <w:szCs w:val="20"/>
              </w:rPr>
              <w:t>이상자에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010E5315"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1D95EAAD"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42B53CFA"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7294FD9" w14:textId="77777777" w:rsidR="00026A7E" w:rsidRPr="008E0663" w:rsidRDefault="00026A7E" w:rsidP="0091358C">
            <w:pPr>
              <w:spacing w:line="280" w:lineRule="atLeast"/>
              <w:jc w:val="center"/>
              <w:rPr>
                <w:sz w:val="20"/>
                <w:szCs w:val="20"/>
              </w:rPr>
            </w:pPr>
            <w:r w:rsidRPr="008E0663">
              <w:rPr>
                <w:rFonts w:eastAsia="바탕"/>
                <w:sz w:val="20"/>
                <w:szCs w:val="20"/>
              </w:rPr>
              <w:t>인센티브</w:t>
            </w:r>
          </w:p>
        </w:tc>
        <w:tc>
          <w:tcPr>
            <w:tcW w:w="4636" w:type="dxa"/>
          </w:tcPr>
          <w:p w14:paraId="46E8F649"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분기별</w:t>
            </w:r>
            <w:r w:rsidRPr="008E0663">
              <w:rPr>
                <w:sz w:val="20"/>
                <w:szCs w:val="20"/>
              </w:rPr>
              <w:t xml:space="preserve"> </w:t>
            </w:r>
            <w:r w:rsidRPr="008E0663">
              <w:rPr>
                <w:rFonts w:eastAsia="바탕"/>
                <w:sz w:val="20"/>
                <w:szCs w:val="20"/>
              </w:rPr>
              <w:t>포상대상자에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포상</w:t>
            </w:r>
          </w:p>
        </w:tc>
        <w:tc>
          <w:tcPr>
            <w:tcW w:w="1272" w:type="dxa"/>
          </w:tcPr>
          <w:p w14:paraId="723D246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2EA9C9F3"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409056EF"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3DF12A86" w14:textId="77777777" w:rsidR="00026A7E" w:rsidRPr="008E0663" w:rsidRDefault="00026A7E" w:rsidP="0091358C">
            <w:pPr>
              <w:spacing w:line="280" w:lineRule="atLeast"/>
              <w:jc w:val="center"/>
              <w:rPr>
                <w:sz w:val="20"/>
                <w:szCs w:val="20"/>
              </w:rPr>
            </w:pPr>
            <w:r w:rsidRPr="008E0663">
              <w:rPr>
                <w:rFonts w:eastAsia="바탕"/>
                <w:sz w:val="20"/>
                <w:szCs w:val="20"/>
              </w:rPr>
              <w:t>학자금</w:t>
            </w:r>
          </w:p>
        </w:tc>
        <w:tc>
          <w:tcPr>
            <w:tcW w:w="4636" w:type="dxa"/>
          </w:tcPr>
          <w:p w14:paraId="67F9192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초등학교</w:t>
            </w:r>
            <w:r w:rsidRPr="008E0663">
              <w:rPr>
                <w:sz w:val="20"/>
                <w:szCs w:val="20"/>
              </w:rPr>
              <w:t xml:space="preserve"> </w:t>
            </w:r>
            <w:proofErr w:type="spellStart"/>
            <w:r w:rsidRPr="008E0663">
              <w:rPr>
                <w:rFonts w:eastAsia="바탕"/>
                <w:sz w:val="20"/>
                <w:szCs w:val="20"/>
              </w:rPr>
              <w:t>입학후</w:t>
            </w:r>
            <w:proofErr w:type="spellEnd"/>
            <w:r w:rsidRPr="008E0663">
              <w:rPr>
                <w:sz w:val="20"/>
                <w:szCs w:val="20"/>
              </w:rPr>
              <w:t xml:space="preserve"> </w:t>
            </w:r>
            <w:r w:rsidRPr="008E0663">
              <w:rPr>
                <w:rFonts w:eastAsia="바탕"/>
                <w:sz w:val="20"/>
                <w:szCs w:val="20"/>
              </w:rPr>
              <w:t>자녀를</w:t>
            </w:r>
            <w:r w:rsidRPr="008E0663">
              <w:rPr>
                <w:sz w:val="20"/>
                <w:szCs w:val="20"/>
              </w:rPr>
              <w:t xml:space="preserve"> </w:t>
            </w:r>
            <w:r w:rsidRPr="008E0663">
              <w:rPr>
                <w:rFonts w:eastAsia="바탕"/>
                <w:sz w:val="20"/>
                <w:szCs w:val="20"/>
              </w:rPr>
              <w:t>둔</w:t>
            </w:r>
            <w:r w:rsidRPr="008E0663">
              <w:rPr>
                <w:sz w:val="20"/>
                <w:szCs w:val="20"/>
              </w:rPr>
              <w:t xml:space="preserve"> </w:t>
            </w:r>
            <w:r w:rsidRPr="008E0663">
              <w:rPr>
                <w:rFonts w:eastAsia="바탕"/>
                <w:sz w:val="20"/>
                <w:szCs w:val="20"/>
              </w:rPr>
              <w:t>임직원에게</w:t>
            </w:r>
            <w:r w:rsidRPr="008E0663">
              <w:rPr>
                <w:sz w:val="20"/>
                <w:szCs w:val="20"/>
              </w:rPr>
              <w:t xml:space="preserve"> </w:t>
            </w:r>
            <w:r w:rsidRPr="008E0663">
              <w:rPr>
                <w:rFonts w:eastAsia="바탕"/>
                <w:sz w:val="20"/>
                <w:szCs w:val="20"/>
              </w:rPr>
              <w:t>지급하는</w:t>
            </w:r>
            <w:r w:rsidRPr="008E0663">
              <w:rPr>
                <w:sz w:val="20"/>
                <w:szCs w:val="20"/>
              </w:rPr>
              <w:t xml:space="preserve"> </w:t>
            </w:r>
            <w:r w:rsidRPr="008E0663">
              <w:rPr>
                <w:rFonts w:eastAsia="바탕"/>
                <w:sz w:val="20"/>
                <w:szCs w:val="20"/>
              </w:rPr>
              <w:t>보상</w:t>
            </w:r>
          </w:p>
        </w:tc>
        <w:tc>
          <w:tcPr>
            <w:tcW w:w="1272" w:type="dxa"/>
          </w:tcPr>
          <w:p w14:paraId="5A46585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57B7C869"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r>
      <w:tr w:rsidR="00026A7E" w:rsidRPr="00CB2B3F" w14:paraId="37444314"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C63F326" w14:textId="77777777" w:rsidR="00026A7E" w:rsidRPr="008E0663" w:rsidRDefault="00026A7E" w:rsidP="0091358C">
            <w:pPr>
              <w:spacing w:line="280" w:lineRule="atLeast"/>
              <w:jc w:val="center"/>
              <w:rPr>
                <w:sz w:val="20"/>
                <w:szCs w:val="20"/>
              </w:rPr>
            </w:pPr>
            <w:r w:rsidRPr="008E0663">
              <w:rPr>
                <w:rFonts w:eastAsia="바탕"/>
                <w:sz w:val="20"/>
                <w:szCs w:val="20"/>
              </w:rPr>
              <w:t>자녀보육비</w:t>
            </w:r>
          </w:p>
        </w:tc>
        <w:tc>
          <w:tcPr>
            <w:tcW w:w="4636" w:type="dxa"/>
          </w:tcPr>
          <w:p w14:paraId="21740154"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초등학교</w:t>
            </w:r>
            <w:r w:rsidRPr="008E0663">
              <w:rPr>
                <w:sz w:val="20"/>
                <w:szCs w:val="20"/>
              </w:rPr>
              <w:t xml:space="preserve"> </w:t>
            </w:r>
            <w:proofErr w:type="spellStart"/>
            <w:r w:rsidRPr="008E0663">
              <w:rPr>
                <w:rFonts w:eastAsia="바탕"/>
                <w:sz w:val="20"/>
                <w:szCs w:val="20"/>
              </w:rPr>
              <w:t>입학전</w:t>
            </w:r>
            <w:proofErr w:type="spellEnd"/>
            <w:r w:rsidRPr="008E0663">
              <w:rPr>
                <w:sz w:val="20"/>
                <w:szCs w:val="20"/>
              </w:rPr>
              <w:t xml:space="preserve"> </w:t>
            </w:r>
            <w:r w:rsidRPr="008E0663">
              <w:rPr>
                <w:rFonts w:eastAsia="바탕"/>
                <w:sz w:val="20"/>
                <w:szCs w:val="20"/>
              </w:rPr>
              <w:t>자녀를</w:t>
            </w:r>
            <w:r w:rsidRPr="008E0663">
              <w:rPr>
                <w:sz w:val="20"/>
                <w:szCs w:val="20"/>
              </w:rPr>
              <w:t xml:space="preserve"> </w:t>
            </w:r>
            <w:r w:rsidRPr="008E0663">
              <w:rPr>
                <w:rFonts w:eastAsia="바탕"/>
                <w:sz w:val="20"/>
                <w:szCs w:val="20"/>
              </w:rPr>
              <w:t>둔</w:t>
            </w:r>
            <w:r w:rsidRPr="008E0663">
              <w:rPr>
                <w:sz w:val="20"/>
                <w:szCs w:val="20"/>
              </w:rPr>
              <w:t xml:space="preserve"> </w:t>
            </w:r>
            <w:r w:rsidRPr="008E0663">
              <w:rPr>
                <w:rFonts w:eastAsia="바탕"/>
                <w:sz w:val="20"/>
                <w:szCs w:val="20"/>
              </w:rPr>
              <w:t>임직원에게</w:t>
            </w:r>
            <w:r w:rsidRPr="008E0663">
              <w:rPr>
                <w:sz w:val="20"/>
                <w:szCs w:val="20"/>
              </w:rPr>
              <w:t xml:space="preserve"> </w:t>
            </w:r>
            <w:r w:rsidRPr="008E0663">
              <w:rPr>
                <w:rFonts w:eastAsia="바탕"/>
                <w:sz w:val="20"/>
                <w:szCs w:val="20"/>
              </w:rPr>
              <w:t>분기별</w:t>
            </w:r>
            <w:r w:rsidRPr="008E0663">
              <w:rPr>
                <w:sz w:val="20"/>
                <w:szCs w:val="20"/>
              </w:rPr>
              <w:t xml:space="preserve"> </w:t>
            </w:r>
            <w:r w:rsidRPr="008E0663">
              <w:rPr>
                <w:rFonts w:eastAsia="바탕"/>
                <w:sz w:val="20"/>
                <w:szCs w:val="20"/>
              </w:rPr>
              <w:t>지급하는</w:t>
            </w:r>
            <w:r w:rsidRPr="008E0663">
              <w:rPr>
                <w:sz w:val="20"/>
                <w:szCs w:val="20"/>
              </w:rPr>
              <w:t xml:space="preserve"> </w:t>
            </w:r>
            <w:r w:rsidRPr="008E0663">
              <w:rPr>
                <w:rFonts w:eastAsia="바탕"/>
                <w:sz w:val="20"/>
                <w:szCs w:val="20"/>
              </w:rPr>
              <w:t>보상</w:t>
            </w:r>
          </w:p>
        </w:tc>
        <w:tc>
          <w:tcPr>
            <w:tcW w:w="1272" w:type="dxa"/>
          </w:tcPr>
          <w:p w14:paraId="7A63A531"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5BC5330C"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r>
      <w:tr w:rsidR="00026A7E" w:rsidRPr="00CB2B3F" w14:paraId="58F991E6"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50CE296F" w14:textId="77777777" w:rsidR="00026A7E" w:rsidRPr="008E0663" w:rsidRDefault="00026A7E" w:rsidP="0091358C">
            <w:pPr>
              <w:spacing w:line="280" w:lineRule="atLeast"/>
              <w:jc w:val="center"/>
              <w:rPr>
                <w:sz w:val="20"/>
                <w:szCs w:val="20"/>
              </w:rPr>
            </w:pPr>
            <w:proofErr w:type="spellStart"/>
            <w:r w:rsidRPr="008E0663">
              <w:rPr>
                <w:rFonts w:eastAsia="바탕"/>
                <w:sz w:val="20"/>
                <w:szCs w:val="20"/>
              </w:rPr>
              <w:t>소급액</w:t>
            </w:r>
            <w:proofErr w:type="spellEnd"/>
          </w:p>
        </w:tc>
        <w:tc>
          <w:tcPr>
            <w:tcW w:w="4636" w:type="dxa"/>
          </w:tcPr>
          <w:p w14:paraId="101878FE"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임금협상</w:t>
            </w:r>
            <w:r w:rsidRPr="008E0663">
              <w:rPr>
                <w:sz w:val="20"/>
                <w:szCs w:val="20"/>
              </w:rPr>
              <w:t xml:space="preserve"> </w:t>
            </w:r>
            <w:proofErr w:type="spellStart"/>
            <w:r w:rsidRPr="008E0663">
              <w:rPr>
                <w:rFonts w:eastAsia="바탕"/>
                <w:sz w:val="20"/>
                <w:szCs w:val="20"/>
              </w:rPr>
              <w:t>타결후</w:t>
            </w:r>
            <w:proofErr w:type="spellEnd"/>
            <w:r w:rsidRPr="008E0663">
              <w:rPr>
                <w:sz w:val="20"/>
                <w:szCs w:val="20"/>
              </w:rPr>
              <w:t xml:space="preserve"> </w:t>
            </w:r>
            <w:proofErr w:type="spellStart"/>
            <w:r w:rsidRPr="008E0663">
              <w:rPr>
                <w:rFonts w:eastAsia="바탕"/>
                <w:sz w:val="20"/>
                <w:szCs w:val="20"/>
              </w:rPr>
              <w:t>당해년도</w:t>
            </w:r>
            <w:proofErr w:type="spellEnd"/>
            <w:r w:rsidRPr="008E0663">
              <w:rPr>
                <w:sz w:val="20"/>
                <w:szCs w:val="20"/>
              </w:rPr>
              <w:t xml:space="preserve"> </w:t>
            </w:r>
            <w:r w:rsidRPr="008E0663">
              <w:rPr>
                <w:rFonts w:eastAsia="바탕"/>
                <w:sz w:val="20"/>
                <w:szCs w:val="20"/>
              </w:rPr>
              <w:t>타결시점</w:t>
            </w:r>
            <w:r w:rsidRPr="008E0663">
              <w:rPr>
                <w:sz w:val="20"/>
                <w:szCs w:val="20"/>
              </w:rPr>
              <w:t xml:space="preserve"> </w:t>
            </w:r>
            <w:r w:rsidRPr="008E0663">
              <w:rPr>
                <w:rFonts w:eastAsia="바탕"/>
                <w:sz w:val="20"/>
                <w:szCs w:val="20"/>
              </w:rPr>
              <w:t>이전에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임금인상분에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15E670CF"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c>
          <w:tcPr>
            <w:tcW w:w="1273" w:type="dxa"/>
          </w:tcPr>
          <w:p w14:paraId="44826215"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405AC38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95F0F53" w14:textId="77777777" w:rsidR="00026A7E" w:rsidRPr="008E0663" w:rsidRDefault="00026A7E" w:rsidP="0091358C">
            <w:pPr>
              <w:spacing w:line="280" w:lineRule="atLeast"/>
              <w:jc w:val="center"/>
              <w:rPr>
                <w:sz w:val="20"/>
                <w:szCs w:val="20"/>
              </w:rPr>
            </w:pPr>
            <w:r w:rsidRPr="008E0663">
              <w:rPr>
                <w:rFonts w:eastAsia="바탕"/>
                <w:sz w:val="20"/>
                <w:szCs w:val="20"/>
              </w:rPr>
              <w:t>연차보상</w:t>
            </w:r>
          </w:p>
        </w:tc>
        <w:tc>
          <w:tcPr>
            <w:tcW w:w="4636" w:type="dxa"/>
          </w:tcPr>
          <w:p w14:paraId="4EDBDD23"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미사용</w:t>
            </w:r>
            <w:r w:rsidRPr="008E0663">
              <w:rPr>
                <w:sz w:val="20"/>
                <w:szCs w:val="20"/>
              </w:rPr>
              <w:t xml:space="preserve"> </w:t>
            </w:r>
            <w:r w:rsidRPr="008E0663">
              <w:rPr>
                <w:rFonts w:eastAsia="바탕"/>
                <w:sz w:val="20"/>
                <w:szCs w:val="20"/>
              </w:rPr>
              <w:t>연차에</w:t>
            </w:r>
            <w:r w:rsidRPr="008E0663">
              <w:rPr>
                <w:sz w:val="20"/>
                <w:szCs w:val="20"/>
              </w:rPr>
              <w:t xml:space="preserve"> </w:t>
            </w:r>
            <w:r w:rsidRPr="008E0663">
              <w:rPr>
                <w:rFonts w:eastAsia="바탕"/>
                <w:sz w:val="20"/>
                <w:szCs w:val="20"/>
              </w:rPr>
              <w:t>대한</w:t>
            </w:r>
            <w:r w:rsidRPr="008E0663">
              <w:rPr>
                <w:sz w:val="20"/>
                <w:szCs w:val="20"/>
              </w:rPr>
              <w:t xml:space="preserve"> </w:t>
            </w:r>
            <w:r w:rsidRPr="008E0663">
              <w:rPr>
                <w:rFonts w:eastAsia="바탕"/>
                <w:sz w:val="20"/>
                <w:szCs w:val="20"/>
              </w:rPr>
              <w:t>보상</w:t>
            </w:r>
          </w:p>
        </w:tc>
        <w:tc>
          <w:tcPr>
            <w:tcW w:w="1272" w:type="dxa"/>
          </w:tcPr>
          <w:p w14:paraId="63BF567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3E64E966"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2DAC64DB"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750CB55C" w14:textId="77777777" w:rsidR="00026A7E" w:rsidRPr="008E0663" w:rsidRDefault="00026A7E" w:rsidP="0091358C">
            <w:pPr>
              <w:spacing w:line="280" w:lineRule="atLeast"/>
              <w:jc w:val="center"/>
              <w:rPr>
                <w:rFonts w:eastAsia="바탕"/>
                <w:sz w:val="20"/>
                <w:szCs w:val="20"/>
              </w:rPr>
            </w:pPr>
            <w:r w:rsidRPr="008E0663">
              <w:rPr>
                <w:rFonts w:eastAsia="바탕"/>
                <w:sz w:val="20"/>
                <w:szCs w:val="20"/>
              </w:rPr>
              <w:t>정기상여</w:t>
            </w:r>
          </w:p>
        </w:tc>
        <w:tc>
          <w:tcPr>
            <w:tcW w:w="4636" w:type="dxa"/>
          </w:tcPr>
          <w:p w14:paraId="03969305"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rFonts w:eastAsia="바탕"/>
                <w:sz w:val="20"/>
                <w:szCs w:val="20"/>
              </w:rPr>
            </w:pPr>
            <w:r w:rsidRPr="008E0663">
              <w:rPr>
                <w:rFonts w:eastAsia="바탕"/>
                <w:sz w:val="20"/>
                <w:szCs w:val="20"/>
              </w:rPr>
              <w:t>매월</w:t>
            </w:r>
            <w:r w:rsidRPr="008E0663">
              <w:rPr>
                <w:sz w:val="20"/>
                <w:szCs w:val="20"/>
              </w:rPr>
              <w:t xml:space="preserve"> </w:t>
            </w:r>
            <w:r w:rsidRPr="008E0663">
              <w:rPr>
                <w:rFonts w:eastAsia="바탕"/>
                <w:sz w:val="20"/>
                <w:szCs w:val="20"/>
              </w:rPr>
              <w:t>월</w:t>
            </w:r>
            <w:r w:rsidRPr="008E0663">
              <w:rPr>
                <w:sz w:val="20"/>
                <w:szCs w:val="20"/>
              </w:rPr>
              <w:t xml:space="preserve"> </w:t>
            </w:r>
            <w:r w:rsidRPr="008E0663">
              <w:rPr>
                <w:rFonts w:eastAsia="바탕"/>
                <w:sz w:val="20"/>
                <w:szCs w:val="20"/>
              </w:rPr>
              <w:t>기본급의</w:t>
            </w:r>
            <w:r w:rsidRPr="008E0663">
              <w:rPr>
                <w:sz w:val="20"/>
                <w:szCs w:val="20"/>
              </w:rPr>
              <w:t xml:space="preserve"> 50% </w:t>
            </w:r>
            <w:r w:rsidRPr="008E0663">
              <w:rPr>
                <w:rFonts w:eastAsia="바탕"/>
                <w:sz w:val="20"/>
                <w:szCs w:val="20"/>
              </w:rPr>
              <w:t>지급</w:t>
            </w:r>
          </w:p>
          <w:p w14:paraId="4292DF63"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w:t>
            </w:r>
            <w:r w:rsidRPr="008E0663">
              <w:rPr>
                <w:rFonts w:eastAsia="바탕"/>
                <w:sz w:val="20"/>
                <w:szCs w:val="20"/>
              </w:rPr>
              <w:t>단</w:t>
            </w:r>
            <w:r w:rsidRPr="008E0663">
              <w:rPr>
                <w:rFonts w:eastAsia="바탕"/>
                <w:sz w:val="20"/>
                <w:szCs w:val="20"/>
              </w:rPr>
              <w:t xml:space="preserve">, </w:t>
            </w:r>
            <w:r w:rsidRPr="008E0663">
              <w:rPr>
                <w:rFonts w:eastAsia="바탕"/>
                <w:sz w:val="20"/>
                <w:szCs w:val="20"/>
              </w:rPr>
              <w:t>정년</w:t>
            </w:r>
            <w:r w:rsidRPr="008E0663">
              <w:rPr>
                <w:rFonts w:eastAsia="바탕"/>
                <w:sz w:val="20"/>
                <w:szCs w:val="20"/>
              </w:rPr>
              <w:t xml:space="preserve"> </w:t>
            </w:r>
            <w:proofErr w:type="spellStart"/>
            <w:r w:rsidRPr="008E0663">
              <w:rPr>
                <w:rFonts w:eastAsia="바탕"/>
                <w:sz w:val="20"/>
                <w:szCs w:val="20"/>
              </w:rPr>
              <w:t>도과</w:t>
            </w:r>
            <w:proofErr w:type="spellEnd"/>
            <w:r w:rsidRPr="008E0663">
              <w:rPr>
                <w:rFonts w:eastAsia="바탕"/>
                <w:sz w:val="20"/>
                <w:szCs w:val="20"/>
              </w:rPr>
              <w:t xml:space="preserve"> </w:t>
            </w:r>
            <w:r w:rsidRPr="008E0663">
              <w:rPr>
                <w:rFonts w:eastAsia="바탕"/>
                <w:sz w:val="20"/>
                <w:szCs w:val="20"/>
              </w:rPr>
              <w:t>후</w:t>
            </w:r>
            <w:r w:rsidRPr="008E0663">
              <w:rPr>
                <w:rFonts w:eastAsia="바탕"/>
                <w:sz w:val="20"/>
                <w:szCs w:val="20"/>
              </w:rPr>
              <w:t xml:space="preserve"> </w:t>
            </w:r>
            <w:proofErr w:type="spellStart"/>
            <w:r w:rsidRPr="008E0663">
              <w:rPr>
                <w:rFonts w:eastAsia="바탕"/>
                <w:sz w:val="20"/>
                <w:szCs w:val="20"/>
              </w:rPr>
              <w:t>재고용된</w:t>
            </w:r>
            <w:proofErr w:type="spellEnd"/>
            <w:r w:rsidRPr="008E0663">
              <w:rPr>
                <w:rFonts w:eastAsia="바탕"/>
                <w:sz w:val="20"/>
                <w:szCs w:val="20"/>
              </w:rPr>
              <w:t xml:space="preserve"> </w:t>
            </w:r>
            <w:r w:rsidRPr="008E0663">
              <w:rPr>
                <w:rFonts w:eastAsia="바탕"/>
                <w:sz w:val="20"/>
                <w:szCs w:val="20"/>
              </w:rPr>
              <w:t>촉탁직에게는</w:t>
            </w:r>
            <w:r w:rsidRPr="008E0663">
              <w:rPr>
                <w:rFonts w:eastAsia="바탕"/>
                <w:sz w:val="20"/>
                <w:szCs w:val="20"/>
              </w:rPr>
              <w:t xml:space="preserve"> </w:t>
            </w:r>
            <w:r w:rsidRPr="008E0663">
              <w:rPr>
                <w:rFonts w:eastAsia="바탕"/>
                <w:sz w:val="20"/>
                <w:szCs w:val="20"/>
              </w:rPr>
              <w:t>연</w:t>
            </w:r>
            <w:r w:rsidRPr="008E0663">
              <w:rPr>
                <w:rFonts w:eastAsia="바탕"/>
                <w:sz w:val="20"/>
                <w:szCs w:val="20"/>
              </w:rPr>
              <w:t xml:space="preserve"> </w:t>
            </w:r>
            <w:r w:rsidRPr="008E0663">
              <w:rPr>
                <w:rFonts w:eastAsia="바탕"/>
                <w:sz w:val="20"/>
                <w:szCs w:val="20"/>
              </w:rPr>
              <w:t>기본급의</w:t>
            </w:r>
            <w:r w:rsidRPr="008E0663">
              <w:rPr>
                <w:rFonts w:eastAsia="바탕"/>
                <w:sz w:val="20"/>
                <w:szCs w:val="20"/>
              </w:rPr>
              <w:t xml:space="preserve">100% </w:t>
            </w:r>
            <w:r w:rsidRPr="008E0663">
              <w:rPr>
                <w:rFonts w:eastAsia="바탕"/>
                <w:sz w:val="20"/>
                <w:szCs w:val="20"/>
              </w:rPr>
              <w:t>수준만</w:t>
            </w:r>
            <w:r w:rsidRPr="008E0663">
              <w:rPr>
                <w:rFonts w:eastAsia="바탕"/>
                <w:sz w:val="20"/>
                <w:szCs w:val="20"/>
              </w:rPr>
              <w:t xml:space="preserve"> </w:t>
            </w:r>
            <w:r w:rsidRPr="008E0663">
              <w:rPr>
                <w:rFonts w:eastAsia="바탕"/>
                <w:sz w:val="20"/>
                <w:szCs w:val="20"/>
              </w:rPr>
              <w:t>지급</w:t>
            </w:r>
            <w:r w:rsidRPr="008E0663">
              <w:rPr>
                <w:rFonts w:eastAsia="바탕"/>
                <w:sz w:val="20"/>
                <w:szCs w:val="20"/>
              </w:rPr>
              <w:t>)</w:t>
            </w:r>
          </w:p>
        </w:tc>
        <w:tc>
          <w:tcPr>
            <w:tcW w:w="1272" w:type="dxa"/>
          </w:tcPr>
          <w:p w14:paraId="1790B820"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Pr>
                <w:rFonts w:eastAsia="바탕체"/>
                <w:bCs/>
                <w:kern w:val="0"/>
                <w:sz w:val="20"/>
                <w:szCs w:val="20"/>
              </w:rPr>
              <w:t>X</w:t>
            </w:r>
          </w:p>
        </w:tc>
        <w:tc>
          <w:tcPr>
            <w:tcW w:w="1273" w:type="dxa"/>
          </w:tcPr>
          <w:p w14:paraId="25F47154"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r w:rsidR="00026A7E" w:rsidRPr="00CB2B3F" w14:paraId="26583FB8"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1551" w:type="dxa"/>
            <w:shd w:val="clear" w:color="auto" w:fill="F2F2F2" w:themeFill="background1" w:themeFillShade="F2"/>
          </w:tcPr>
          <w:p w14:paraId="49A5E805" w14:textId="77777777" w:rsidR="00026A7E" w:rsidRPr="008E0663" w:rsidRDefault="00026A7E" w:rsidP="0091358C">
            <w:pPr>
              <w:spacing w:line="280" w:lineRule="atLeast"/>
              <w:jc w:val="center"/>
              <w:rPr>
                <w:rFonts w:eastAsia="바탕"/>
                <w:sz w:val="20"/>
                <w:szCs w:val="20"/>
              </w:rPr>
            </w:pPr>
            <w:r w:rsidRPr="008E0663">
              <w:rPr>
                <w:rFonts w:eastAsia="바탕"/>
                <w:sz w:val="20"/>
                <w:szCs w:val="20"/>
              </w:rPr>
              <w:t>명절상여</w:t>
            </w:r>
          </w:p>
        </w:tc>
        <w:tc>
          <w:tcPr>
            <w:tcW w:w="4636" w:type="dxa"/>
          </w:tcPr>
          <w:p w14:paraId="7CC2E613" w14:textId="77777777" w:rsidR="00026A7E" w:rsidRPr="008E0663" w:rsidRDefault="00026A7E" w:rsidP="0091358C">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8E0663">
              <w:rPr>
                <w:rFonts w:eastAsia="바탕"/>
                <w:sz w:val="20"/>
                <w:szCs w:val="20"/>
              </w:rPr>
              <w:t>설</w:t>
            </w:r>
            <w:r w:rsidRPr="008E0663">
              <w:rPr>
                <w:sz w:val="20"/>
                <w:szCs w:val="20"/>
              </w:rPr>
              <w:t xml:space="preserve">, </w:t>
            </w:r>
            <w:r w:rsidRPr="008E0663">
              <w:rPr>
                <w:rFonts w:eastAsia="바탕"/>
                <w:sz w:val="20"/>
                <w:szCs w:val="20"/>
              </w:rPr>
              <w:t>추석</w:t>
            </w:r>
            <w:r w:rsidRPr="008E0663">
              <w:rPr>
                <w:sz w:val="20"/>
                <w:szCs w:val="20"/>
              </w:rPr>
              <w:t xml:space="preserve"> </w:t>
            </w:r>
            <w:r w:rsidRPr="008E0663">
              <w:rPr>
                <w:rFonts w:eastAsia="바탕"/>
                <w:sz w:val="20"/>
                <w:szCs w:val="20"/>
              </w:rPr>
              <w:t>각각</w:t>
            </w:r>
            <w:r w:rsidRPr="008E0663">
              <w:rPr>
                <w:sz w:val="20"/>
                <w:szCs w:val="20"/>
              </w:rPr>
              <w:t xml:space="preserve"> </w:t>
            </w:r>
            <w:r w:rsidRPr="008E0663">
              <w:rPr>
                <w:rFonts w:eastAsia="바탕"/>
                <w:sz w:val="20"/>
                <w:szCs w:val="20"/>
              </w:rPr>
              <w:t>월</w:t>
            </w:r>
            <w:r w:rsidRPr="008E0663">
              <w:rPr>
                <w:sz w:val="20"/>
                <w:szCs w:val="20"/>
              </w:rPr>
              <w:t xml:space="preserve"> </w:t>
            </w:r>
            <w:r w:rsidRPr="008E0663">
              <w:rPr>
                <w:rFonts w:eastAsia="바탕"/>
                <w:sz w:val="20"/>
                <w:szCs w:val="20"/>
              </w:rPr>
              <w:t>기본급의</w:t>
            </w:r>
            <w:r w:rsidRPr="008E0663">
              <w:rPr>
                <w:sz w:val="20"/>
                <w:szCs w:val="20"/>
              </w:rPr>
              <w:t xml:space="preserve"> 50% </w:t>
            </w:r>
            <w:r w:rsidRPr="008E0663">
              <w:rPr>
                <w:rFonts w:eastAsia="바탕"/>
                <w:sz w:val="20"/>
                <w:szCs w:val="20"/>
              </w:rPr>
              <w:t>지급</w:t>
            </w:r>
          </w:p>
        </w:tc>
        <w:tc>
          <w:tcPr>
            <w:tcW w:w="1272" w:type="dxa"/>
          </w:tcPr>
          <w:p w14:paraId="5C015412"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X</w:t>
            </w:r>
          </w:p>
        </w:tc>
        <w:tc>
          <w:tcPr>
            <w:tcW w:w="1273" w:type="dxa"/>
          </w:tcPr>
          <w:p w14:paraId="3A032968" w14:textId="77777777" w:rsidR="00026A7E" w:rsidRPr="008E0663" w:rsidRDefault="00026A7E" w:rsidP="0091358C">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8E0663">
              <w:rPr>
                <w:rFonts w:eastAsia="바탕체"/>
                <w:bCs/>
                <w:kern w:val="0"/>
                <w:sz w:val="20"/>
                <w:szCs w:val="20"/>
              </w:rPr>
              <w:t>O</w:t>
            </w:r>
          </w:p>
        </w:tc>
      </w:tr>
    </w:tbl>
    <w:p w14:paraId="22912D85" w14:textId="77777777" w:rsidR="00026A7E" w:rsidRPr="00CB2B3F" w:rsidRDefault="00026A7E" w:rsidP="00026A7E">
      <w:pPr>
        <w:pStyle w:val="a5"/>
        <w:ind w:leftChars="0" w:left="454"/>
        <w:rPr>
          <w:b/>
          <w:bCs/>
          <w:szCs w:val="22"/>
        </w:rPr>
      </w:pPr>
    </w:p>
    <w:p w14:paraId="368BF938" w14:textId="77777777" w:rsidR="00026A7E" w:rsidRPr="00CB2B3F" w:rsidRDefault="00026A7E" w:rsidP="00026A7E">
      <w:pPr>
        <w:numPr>
          <w:ilvl w:val="0"/>
          <w:numId w:val="15"/>
        </w:numPr>
        <w:spacing w:before="240" w:after="240"/>
        <w:ind w:left="908" w:hanging="454"/>
        <w:rPr>
          <w:b/>
          <w:bCs/>
          <w:szCs w:val="22"/>
        </w:rPr>
      </w:pPr>
      <w:r w:rsidRPr="00CB2B3F">
        <w:rPr>
          <w:b/>
          <w:bCs/>
          <w:szCs w:val="22"/>
        </w:rPr>
        <w:t>한샘개발</w:t>
      </w:r>
    </w:p>
    <w:p w14:paraId="32E4B223" w14:textId="77777777" w:rsidR="00026A7E" w:rsidRPr="006855CB" w:rsidRDefault="00026A7E" w:rsidP="00026A7E">
      <w:pPr>
        <w:spacing w:after="240"/>
        <w:ind w:left="800"/>
        <w:rPr>
          <w:bCs/>
          <w:snapToGrid w:val="0"/>
          <w:spacing w:val="2"/>
          <w:szCs w:val="22"/>
        </w:rPr>
      </w:pPr>
      <w:r w:rsidRPr="00821472">
        <w:rPr>
          <w:bCs/>
          <w:snapToGrid w:val="0"/>
          <w:spacing w:val="2"/>
          <w:szCs w:val="22"/>
        </w:rPr>
        <w:t>제공된</w:t>
      </w:r>
      <w:r w:rsidRPr="00821472">
        <w:rPr>
          <w:bCs/>
          <w:snapToGrid w:val="0"/>
          <w:spacing w:val="2"/>
          <w:szCs w:val="22"/>
        </w:rPr>
        <w:t xml:space="preserve"> </w:t>
      </w:r>
      <w:r w:rsidRPr="00821472">
        <w:rPr>
          <w:bCs/>
          <w:snapToGrid w:val="0"/>
          <w:spacing w:val="2"/>
          <w:szCs w:val="22"/>
        </w:rPr>
        <w:t>근로계약서</w:t>
      </w:r>
      <w:r w:rsidRPr="00821472">
        <w:rPr>
          <w:bCs/>
          <w:snapToGrid w:val="0"/>
          <w:spacing w:val="2"/>
          <w:szCs w:val="22"/>
        </w:rPr>
        <w:t xml:space="preserve"> </w:t>
      </w:r>
      <w:r w:rsidRPr="00821472">
        <w:rPr>
          <w:bCs/>
          <w:snapToGrid w:val="0"/>
          <w:spacing w:val="2"/>
          <w:szCs w:val="22"/>
        </w:rPr>
        <w:t>및</w:t>
      </w:r>
      <w:r w:rsidRPr="00821472">
        <w:rPr>
          <w:bCs/>
          <w:snapToGrid w:val="0"/>
          <w:spacing w:val="2"/>
          <w:szCs w:val="22"/>
        </w:rPr>
        <w:t xml:space="preserve"> </w:t>
      </w:r>
      <w:r w:rsidRPr="00821472">
        <w:rPr>
          <w:bCs/>
          <w:snapToGrid w:val="0"/>
          <w:spacing w:val="2"/>
          <w:szCs w:val="22"/>
        </w:rPr>
        <w:t>최근</w:t>
      </w:r>
      <w:r w:rsidRPr="00821472">
        <w:rPr>
          <w:bCs/>
          <w:snapToGrid w:val="0"/>
          <w:spacing w:val="2"/>
          <w:szCs w:val="22"/>
        </w:rPr>
        <w:t>5</w:t>
      </w:r>
      <w:r w:rsidRPr="00821472">
        <w:rPr>
          <w:bCs/>
          <w:snapToGrid w:val="0"/>
          <w:spacing w:val="2"/>
          <w:szCs w:val="22"/>
        </w:rPr>
        <w:t>년간</w:t>
      </w:r>
      <w:r w:rsidRPr="00821472">
        <w:rPr>
          <w:bCs/>
          <w:snapToGrid w:val="0"/>
          <w:spacing w:val="2"/>
          <w:szCs w:val="22"/>
        </w:rPr>
        <w:t xml:space="preserve"> </w:t>
      </w:r>
      <w:r w:rsidRPr="00821472">
        <w:rPr>
          <w:bCs/>
          <w:snapToGrid w:val="0"/>
          <w:spacing w:val="2"/>
          <w:szCs w:val="22"/>
        </w:rPr>
        <w:t>임금인상율</w:t>
      </w:r>
      <w:r w:rsidRPr="00821472">
        <w:rPr>
          <w:bCs/>
          <w:snapToGrid w:val="0"/>
          <w:spacing w:val="2"/>
          <w:szCs w:val="22"/>
        </w:rPr>
        <w:t xml:space="preserve"> </w:t>
      </w:r>
      <w:r w:rsidRPr="00821472">
        <w:rPr>
          <w:bCs/>
          <w:snapToGrid w:val="0"/>
          <w:spacing w:val="2"/>
          <w:szCs w:val="22"/>
        </w:rPr>
        <w:t>外</w:t>
      </w:r>
      <w:r w:rsidRPr="00821472">
        <w:rPr>
          <w:bCs/>
          <w:snapToGrid w:val="0"/>
          <w:spacing w:val="2"/>
          <w:szCs w:val="22"/>
        </w:rPr>
        <w:t xml:space="preserve"> </w:t>
      </w:r>
      <w:r w:rsidRPr="00821472">
        <w:rPr>
          <w:bCs/>
          <w:snapToGrid w:val="0"/>
          <w:spacing w:val="2"/>
          <w:szCs w:val="22"/>
        </w:rPr>
        <w:t>자료에</w:t>
      </w:r>
      <w:r w:rsidRPr="00821472">
        <w:rPr>
          <w:bCs/>
          <w:snapToGrid w:val="0"/>
          <w:spacing w:val="2"/>
          <w:szCs w:val="22"/>
        </w:rPr>
        <w:t xml:space="preserve"> </w:t>
      </w:r>
      <w:r w:rsidRPr="00821472">
        <w:rPr>
          <w:bCs/>
          <w:snapToGrid w:val="0"/>
          <w:spacing w:val="2"/>
          <w:szCs w:val="22"/>
        </w:rPr>
        <w:t>의하면</w:t>
      </w:r>
      <w:r w:rsidRPr="00821472">
        <w:rPr>
          <w:bCs/>
          <w:snapToGrid w:val="0"/>
          <w:spacing w:val="2"/>
          <w:szCs w:val="22"/>
        </w:rPr>
        <w:t xml:space="preserve">, </w:t>
      </w:r>
      <w:r w:rsidRPr="00821472">
        <w:rPr>
          <w:bCs/>
          <w:snapToGrid w:val="0"/>
          <w:spacing w:val="2"/>
          <w:szCs w:val="22"/>
        </w:rPr>
        <w:t>한샘개발</w:t>
      </w:r>
      <w:r w:rsidRPr="00821472">
        <w:rPr>
          <w:bCs/>
          <w:snapToGrid w:val="0"/>
          <w:spacing w:val="2"/>
          <w:szCs w:val="22"/>
        </w:rPr>
        <w:t xml:space="preserve"> </w:t>
      </w:r>
      <w:r w:rsidRPr="00821472">
        <w:rPr>
          <w:bCs/>
          <w:snapToGrid w:val="0"/>
          <w:spacing w:val="2"/>
          <w:szCs w:val="22"/>
        </w:rPr>
        <w:t>근로자들은</w:t>
      </w:r>
      <w:r w:rsidRPr="00821472">
        <w:rPr>
          <w:bCs/>
          <w:snapToGrid w:val="0"/>
          <w:spacing w:val="2"/>
          <w:szCs w:val="22"/>
        </w:rPr>
        <w:t xml:space="preserve"> </w:t>
      </w:r>
      <w:r w:rsidRPr="00821472">
        <w:rPr>
          <w:bCs/>
          <w:snapToGrid w:val="0"/>
          <w:spacing w:val="2"/>
          <w:szCs w:val="22"/>
        </w:rPr>
        <w:t>연봉제</w:t>
      </w:r>
      <w:r w:rsidRPr="00821472">
        <w:rPr>
          <w:bCs/>
          <w:snapToGrid w:val="0"/>
          <w:spacing w:val="2"/>
          <w:szCs w:val="22"/>
        </w:rPr>
        <w:t xml:space="preserve"> </w:t>
      </w:r>
      <w:r w:rsidRPr="00821472">
        <w:rPr>
          <w:bCs/>
          <w:snapToGrid w:val="0"/>
          <w:spacing w:val="2"/>
          <w:szCs w:val="22"/>
        </w:rPr>
        <w:t>급여체계를</w:t>
      </w:r>
      <w:r w:rsidRPr="00821472">
        <w:rPr>
          <w:bCs/>
          <w:snapToGrid w:val="0"/>
          <w:spacing w:val="2"/>
          <w:szCs w:val="22"/>
        </w:rPr>
        <w:t xml:space="preserve"> </w:t>
      </w:r>
      <w:proofErr w:type="spellStart"/>
      <w:r w:rsidRPr="00821472">
        <w:rPr>
          <w:bCs/>
          <w:snapToGrid w:val="0"/>
          <w:spacing w:val="2"/>
          <w:szCs w:val="22"/>
        </w:rPr>
        <w:t>적용받고</w:t>
      </w:r>
      <w:proofErr w:type="spellEnd"/>
      <w:r w:rsidRPr="00821472">
        <w:rPr>
          <w:bCs/>
          <w:snapToGrid w:val="0"/>
          <w:spacing w:val="2"/>
          <w:szCs w:val="22"/>
        </w:rPr>
        <w:t xml:space="preserve"> </w:t>
      </w:r>
      <w:proofErr w:type="spellStart"/>
      <w:r w:rsidRPr="00821472">
        <w:rPr>
          <w:bCs/>
          <w:snapToGrid w:val="0"/>
          <w:spacing w:val="2"/>
          <w:szCs w:val="22"/>
        </w:rPr>
        <w:t>있는바</w:t>
      </w:r>
      <w:proofErr w:type="spellEnd"/>
      <w:r w:rsidRPr="00821472">
        <w:rPr>
          <w:bCs/>
          <w:snapToGrid w:val="0"/>
          <w:spacing w:val="2"/>
          <w:szCs w:val="22"/>
        </w:rPr>
        <w:t xml:space="preserve">, </w:t>
      </w:r>
      <w:r w:rsidRPr="00821472">
        <w:rPr>
          <w:bCs/>
          <w:snapToGrid w:val="0"/>
          <w:spacing w:val="2"/>
          <w:szCs w:val="22"/>
        </w:rPr>
        <w:t>연봉은</w:t>
      </w:r>
      <w:r w:rsidRPr="00821472">
        <w:rPr>
          <w:bCs/>
          <w:snapToGrid w:val="0"/>
          <w:spacing w:val="2"/>
          <w:szCs w:val="22"/>
        </w:rPr>
        <w:t xml:space="preserve"> </w:t>
      </w:r>
      <w:r w:rsidRPr="00821472">
        <w:rPr>
          <w:bCs/>
          <w:snapToGrid w:val="0"/>
          <w:spacing w:val="2"/>
          <w:szCs w:val="22"/>
        </w:rPr>
        <w:t>기본급</w:t>
      </w:r>
      <w:r w:rsidRPr="00821472">
        <w:rPr>
          <w:bCs/>
          <w:snapToGrid w:val="0"/>
          <w:spacing w:val="2"/>
          <w:szCs w:val="22"/>
        </w:rPr>
        <w:t xml:space="preserve">, </w:t>
      </w:r>
      <w:r w:rsidRPr="00821472">
        <w:rPr>
          <w:bCs/>
          <w:snapToGrid w:val="0"/>
          <w:spacing w:val="2"/>
          <w:szCs w:val="22"/>
        </w:rPr>
        <w:t>식대</w:t>
      </w:r>
      <w:r w:rsidRPr="00821472">
        <w:rPr>
          <w:bCs/>
          <w:snapToGrid w:val="0"/>
          <w:spacing w:val="2"/>
          <w:szCs w:val="22"/>
        </w:rPr>
        <w:t xml:space="preserve">, </w:t>
      </w:r>
      <w:r w:rsidRPr="00821472">
        <w:rPr>
          <w:bCs/>
          <w:snapToGrid w:val="0"/>
          <w:spacing w:val="2"/>
          <w:szCs w:val="22"/>
        </w:rPr>
        <w:t>교통비</w:t>
      </w:r>
      <w:r w:rsidRPr="00821472">
        <w:rPr>
          <w:bCs/>
          <w:snapToGrid w:val="0"/>
          <w:spacing w:val="2"/>
          <w:szCs w:val="22"/>
        </w:rPr>
        <w:t xml:space="preserve">, </w:t>
      </w:r>
      <w:r w:rsidRPr="00821472">
        <w:rPr>
          <w:bCs/>
          <w:snapToGrid w:val="0"/>
          <w:spacing w:val="2"/>
          <w:szCs w:val="22"/>
        </w:rPr>
        <w:t>고정연장근로수당</w:t>
      </w:r>
      <w:r w:rsidRPr="00821472">
        <w:rPr>
          <w:bCs/>
          <w:snapToGrid w:val="0"/>
          <w:spacing w:val="2"/>
          <w:szCs w:val="22"/>
        </w:rPr>
        <w:t xml:space="preserve">, </w:t>
      </w:r>
      <w:r w:rsidRPr="00821472">
        <w:rPr>
          <w:bCs/>
          <w:snapToGrid w:val="0"/>
          <w:spacing w:val="2"/>
          <w:szCs w:val="22"/>
        </w:rPr>
        <w:t>직책수당</w:t>
      </w:r>
      <w:r w:rsidRPr="00821472">
        <w:rPr>
          <w:bCs/>
          <w:snapToGrid w:val="0"/>
          <w:spacing w:val="2"/>
          <w:szCs w:val="22"/>
        </w:rPr>
        <w:t xml:space="preserve">, </w:t>
      </w:r>
      <w:proofErr w:type="spellStart"/>
      <w:r w:rsidRPr="00821472">
        <w:rPr>
          <w:bCs/>
          <w:snapToGrid w:val="0"/>
          <w:spacing w:val="2"/>
          <w:szCs w:val="22"/>
        </w:rPr>
        <w:t>평가가급</w:t>
      </w:r>
      <w:proofErr w:type="spellEnd"/>
      <w:r w:rsidRPr="00821472">
        <w:rPr>
          <w:bCs/>
          <w:snapToGrid w:val="0"/>
          <w:spacing w:val="2"/>
          <w:szCs w:val="22"/>
        </w:rPr>
        <w:t xml:space="preserve">, </w:t>
      </w:r>
      <w:r w:rsidRPr="00821472">
        <w:rPr>
          <w:bCs/>
          <w:snapToGrid w:val="0"/>
          <w:spacing w:val="2"/>
          <w:szCs w:val="22"/>
        </w:rPr>
        <w:t>직무수당</w:t>
      </w:r>
      <w:r w:rsidRPr="00821472">
        <w:rPr>
          <w:bCs/>
          <w:snapToGrid w:val="0"/>
          <w:spacing w:val="2"/>
          <w:szCs w:val="22"/>
        </w:rPr>
        <w:t xml:space="preserve">, </w:t>
      </w:r>
      <w:r w:rsidRPr="00821472">
        <w:rPr>
          <w:bCs/>
          <w:snapToGrid w:val="0"/>
          <w:spacing w:val="2"/>
          <w:szCs w:val="22"/>
        </w:rPr>
        <w:t>통신비</w:t>
      </w:r>
      <w:r w:rsidRPr="00821472">
        <w:rPr>
          <w:bCs/>
          <w:snapToGrid w:val="0"/>
          <w:spacing w:val="2"/>
          <w:szCs w:val="22"/>
        </w:rPr>
        <w:t xml:space="preserve">, </w:t>
      </w:r>
      <w:r w:rsidRPr="00821472">
        <w:rPr>
          <w:bCs/>
          <w:snapToGrid w:val="0"/>
          <w:spacing w:val="2"/>
          <w:szCs w:val="22"/>
        </w:rPr>
        <w:t>연차수당</w:t>
      </w:r>
      <w:r w:rsidRPr="00821472">
        <w:rPr>
          <w:bCs/>
          <w:snapToGrid w:val="0"/>
          <w:spacing w:val="2"/>
          <w:szCs w:val="22"/>
        </w:rPr>
        <w:t xml:space="preserve">, </w:t>
      </w:r>
      <w:r w:rsidRPr="00821472">
        <w:rPr>
          <w:bCs/>
          <w:snapToGrid w:val="0"/>
          <w:spacing w:val="2"/>
          <w:szCs w:val="22"/>
        </w:rPr>
        <w:t>근속수당</w:t>
      </w:r>
      <w:r w:rsidRPr="00821472">
        <w:rPr>
          <w:bCs/>
          <w:snapToGrid w:val="0"/>
          <w:spacing w:val="2"/>
          <w:szCs w:val="22"/>
        </w:rPr>
        <w:t xml:space="preserve">, </w:t>
      </w:r>
      <w:r w:rsidRPr="00821472">
        <w:rPr>
          <w:bCs/>
          <w:snapToGrid w:val="0"/>
          <w:spacing w:val="2"/>
          <w:szCs w:val="22"/>
        </w:rPr>
        <w:t>간식비</w:t>
      </w:r>
      <w:r w:rsidRPr="00821472">
        <w:rPr>
          <w:bCs/>
          <w:snapToGrid w:val="0"/>
          <w:spacing w:val="2"/>
          <w:szCs w:val="22"/>
        </w:rPr>
        <w:t xml:space="preserve">, </w:t>
      </w:r>
      <w:r w:rsidRPr="00821472">
        <w:rPr>
          <w:bCs/>
          <w:snapToGrid w:val="0"/>
          <w:spacing w:val="2"/>
          <w:szCs w:val="22"/>
        </w:rPr>
        <w:t>기타수당으로</w:t>
      </w:r>
      <w:r w:rsidRPr="00821472">
        <w:rPr>
          <w:bCs/>
          <w:snapToGrid w:val="0"/>
          <w:spacing w:val="2"/>
          <w:szCs w:val="22"/>
        </w:rPr>
        <w:t xml:space="preserve"> </w:t>
      </w:r>
      <w:r w:rsidRPr="00821472">
        <w:rPr>
          <w:bCs/>
          <w:snapToGrid w:val="0"/>
          <w:spacing w:val="2"/>
          <w:szCs w:val="22"/>
        </w:rPr>
        <w:t>구성됨</w:t>
      </w:r>
      <w:r w:rsidRPr="00821472">
        <w:rPr>
          <w:bCs/>
          <w:snapToGrid w:val="0"/>
          <w:spacing w:val="2"/>
          <w:szCs w:val="22"/>
        </w:rPr>
        <w:t xml:space="preserve">. </w:t>
      </w:r>
      <w:r>
        <w:rPr>
          <w:rFonts w:hint="eastAsia"/>
          <w:bCs/>
          <w:snapToGrid w:val="0"/>
          <w:spacing w:val="2"/>
          <w:szCs w:val="22"/>
        </w:rPr>
        <w:t>한샘개발은</w:t>
      </w:r>
      <w:r>
        <w:rPr>
          <w:rFonts w:hint="eastAsia"/>
          <w:bCs/>
          <w:snapToGrid w:val="0"/>
          <w:spacing w:val="2"/>
          <w:szCs w:val="22"/>
        </w:rPr>
        <w:t xml:space="preserve"> </w:t>
      </w:r>
      <w:r>
        <w:rPr>
          <w:rFonts w:hint="eastAsia"/>
          <w:bCs/>
          <w:snapToGrid w:val="0"/>
          <w:spacing w:val="2"/>
          <w:szCs w:val="22"/>
        </w:rPr>
        <w:t>위</w:t>
      </w:r>
      <w:r>
        <w:rPr>
          <w:rFonts w:hint="eastAsia"/>
          <w:bCs/>
          <w:snapToGrid w:val="0"/>
          <w:spacing w:val="2"/>
          <w:szCs w:val="22"/>
        </w:rPr>
        <w:t xml:space="preserve"> </w:t>
      </w:r>
      <w:r>
        <w:rPr>
          <w:rFonts w:hint="eastAsia"/>
          <w:bCs/>
          <w:snapToGrid w:val="0"/>
          <w:spacing w:val="2"/>
          <w:szCs w:val="22"/>
        </w:rPr>
        <w:t>각</w:t>
      </w:r>
      <w:r>
        <w:rPr>
          <w:rFonts w:hint="eastAsia"/>
          <w:bCs/>
          <w:snapToGrid w:val="0"/>
          <w:spacing w:val="2"/>
          <w:szCs w:val="22"/>
        </w:rPr>
        <w:t xml:space="preserve"> </w:t>
      </w:r>
      <w:r>
        <w:rPr>
          <w:rFonts w:hint="eastAsia"/>
          <w:bCs/>
          <w:snapToGrid w:val="0"/>
          <w:spacing w:val="2"/>
          <w:szCs w:val="22"/>
        </w:rPr>
        <w:t>항목을</w:t>
      </w:r>
      <w:r>
        <w:rPr>
          <w:rFonts w:hint="eastAsia"/>
          <w:bCs/>
          <w:snapToGrid w:val="0"/>
          <w:spacing w:val="2"/>
          <w:szCs w:val="22"/>
        </w:rPr>
        <w:t xml:space="preserve"> </w:t>
      </w:r>
      <w:r>
        <w:rPr>
          <w:rFonts w:hint="eastAsia"/>
          <w:bCs/>
          <w:snapToGrid w:val="0"/>
          <w:spacing w:val="2"/>
          <w:szCs w:val="22"/>
        </w:rPr>
        <w:t>모두</w:t>
      </w:r>
      <w:r>
        <w:rPr>
          <w:rFonts w:hint="eastAsia"/>
          <w:bCs/>
          <w:snapToGrid w:val="0"/>
          <w:spacing w:val="2"/>
          <w:szCs w:val="22"/>
        </w:rPr>
        <w:t xml:space="preserve"> </w:t>
      </w:r>
      <w:r>
        <w:rPr>
          <w:rFonts w:hint="eastAsia"/>
          <w:bCs/>
          <w:snapToGrid w:val="0"/>
          <w:spacing w:val="2"/>
          <w:szCs w:val="22"/>
        </w:rPr>
        <w:t>평균임금에</w:t>
      </w:r>
      <w:r>
        <w:rPr>
          <w:rFonts w:hint="eastAsia"/>
          <w:bCs/>
          <w:snapToGrid w:val="0"/>
          <w:spacing w:val="2"/>
          <w:szCs w:val="22"/>
        </w:rPr>
        <w:t xml:space="preserve"> </w:t>
      </w:r>
      <w:r>
        <w:rPr>
          <w:rFonts w:hint="eastAsia"/>
          <w:bCs/>
          <w:snapToGrid w:val="0"/>
          <w:spacing w:val="2"/>
          <w:szCs w:val="22"/>
        </w:rPr>
        <w:t>포함시키고</w:t>
      </w:r>
      <w:r>
        <w:rPr>
          <w:rFonts w:hint="eastAsia"/>
          <w:bCs/>
          <w:snapToGrid w:val="0"/>
          <w:spacing w:val="2"/>
          <w:szCs w:val="22"/>
        </w:rPr>
        <w:t xml:space="preserve"> </w:t>
      </w:r>
      <w:r>
        <w:rPr>
          <w:rFonts w:hint="eastAsia"/>
          <w:bCs/>
          <w:snapToGrid w:val="0"/>
          <w:spacing w:val="2"/>
          <w:szCs w:val="22"/>
        </w:rPr>
        <w:t>있고</w:t>
      </w:r>
      <w:r>
        <w:rPr>
          <w:rFonts w:hint="eastAsia"/>
          <w:bCs/>
          <w:snapToGrid w:val="0"/>
          <w:spacing w:val="2"/>
          <w:szCs w:val="22"/>
        </w:rPr>
        <w:t>,</w:t>
      </w:r>
      <w:r>
        <w:rPr>
          <w:bCs/>
          <w:snapToGrid w:val="0"/>
          <w:spacing w:val="2"/>
          <w:szCs w:val="22"/>
        </w:rPr>
        <w:t xml:space="preserve"> </w:t>
      </w:r>
      <w:r>
        <w:rPr>
          <w:rFonts w:hint="eastAsia"/>
          <w:bCs/>
          <w:snapToGrid w:val="0"/>
          <w:spacing w:val="2"/>
          <w:szCs w:val="22"/>
        </w:rPr>
        <w:t>위</w:t>
      </w:r>
      <w:r>
        <w:rPr>
          <w:rFonts w:hint="eastAsia"/>
          <w:bCs/>
          <w:snapToGrid w:val="0"/>
          <w:spacing w:val="2"/>
          <w:szCs w:val="22"/>
        </w:rPr>
        <w:t xml:space="preserve"> </w:t>
      </w:r>
      <w:r>
        <w:rPr>
          <w:rFonts w:hint="eastAsia"/>
          <w:bCs/>
          <w:snapToGrid w:val="0"/>
          <w:spacing w:val="2"/>
          <w:szCs w:val="22"/>
        </w:rPr>
        <w:t>각</w:t>
      </w:r>
      <w:r>
        <w:rPr>
          <w:rFonts w:hint="eastAsia"/>
          <w:bCs/>
          <w:snapToGrid w:val="0"/>
          <w:spacing w:val="2"/>
          <w:szCs w:val="22"/>
        </w:rPr>
        <w:t xml:space="preserve"> </w:t>
      </w:r>
      <w:r>
        <w:rPr>
          <w:rFonts w:hint="eastAsia"/>
          <w:bCs/>
          <w:snapToGrid w:val="0"/>
          <w:spacing w:val="2"/>
          <w:szCs w:val="22"/>
        </w:rPr>
        <w:t>항목들</w:t>
      </w:r>
      <w:r>
        <w:rPr>
          <w:rFonts w:hint="eastAsia"/>
          <w:bCs/>
          <w:snapToGrid w:val="0"/>
          <w:spacing w:val="2"/>
          <w:szCs w:val="22"/>
        </w:rPr>
        <w:t xml:space="preserve"> </w:t>
      </w:r>
      <w:r>
        <w:rPr>
          <w:rFonts w:hint="eastAsia"/>
          <w:bCs/>
          <w:snapToGrid w:val="0"/>
          <w:spacing w:val="2"/>
          <w:szCs w:val="22"/>
        </w:rPr>
        <w:t>중</w:t>
      </w:r>
      <w:r>
        <w:rPr>
          <w:rFonts w:hint="eastAsia"/>
          <w:bCs/>
          <w:snapToGrid w:val="0"/>
          <w:spacing w:val="2"/>
          <w:szCs w:val="22"/>
        </w:rPr>
        <w:t xml:space="preserve"> </w:t>
      </w:r>
      <w:r>
        <w:rPr>
          <w:rFonts w:hint="eastAsia"/>
          <w:bCs/>
          <w:snapToGrid w:val="0"/>
          <w:spacing w:val="2"/>
          <w:szCs w:val="22"/>
        </w:rPr>
        <w:t>교통비</w:t>
      </w:r>
      <w:r>
        <w:rPr>
          <w:rFonts w:hint="eastAsia"/>
          <w:bCs/>
          <w:snapToGrid w:val="0"/>
          <w:spacing w:val="2"/>
          <w:szCs w:val="22"/>
        </w:rPr>
        <w:t>,</w:t>
      </w:r>
      <w:r>
        <w:rPr>
          <w:bCs/>
          <w:snapToGrid w:val="0"/>
          <w:spacing w:val="2"/>
          <w:szCs w:val="22"/>
        </w:rPr>
        <w:t xml:space="preserve"> </w:t>
      </w:r>
      <w:r>
        <w:rPr>
          <w:rFonts w:hint="eastAsia"/>
          <w:bCs/>
          <w:snapToGrid w:val="0"/>
          <w:spacing w:val="2"/>
          <w:szCs w:val="22"/>
        </w:rPr>
        <w:t>통신비</w:t>
      </w:r>
      <w:r>
        <w:rPr>
          <w:rFonts w:hint="eastAsia"/>
          <w:bCs/>
          <w:snapToGrid w:val="0"/>
          <w:spacing w:val="2"/>
          <w:szCs w:val="22"/>
        </w:rPr>
        <w:t>,</w:t>
      </w:r>
      <w:r>
        <w:rPr>
          <w:bCs/>
          <w:snapToGrid w:val="0"/>
          <w:spacing w:val="2"/>
          <w:szCs w:val="22"/>
        </w:rPr>
        <w:t xml:space="preserve"> </w:t>
      </w:r>
      <w:proofErr w:type="spellStart"/>
      <w:r>
        <w:rPr>
          <w:rFonts w:hint="eastAsia"/>
          <w:bCs/>
          <w:snapToGrid w:val="0"/>
          <w:spacing w:val="2"/>
          <w:szCs w:val="22"/>
        </w:rPr>
        <w:t>평가가급</w:t>
      </w:r>
      <w:proofErr w:type="spellEnd"/>
      <w:r>
        <w:rPr>
          <w:rStyle w:val="ac"/>
          <w:bCs/>
          <w:snapToGrid w:val="0"/>
          <w:spacing w:val="2"/>
          <w:szCs w:val="22"/>
        </w:rPr>
        <w:footnoteReference w:id="39"/>
      </w:r>
      <w:r>
        <w:rPr>
          <w:rFonts w:hint="eastAsia"/>
          <w:bCs/>
          <w:snapToGrid w:val="0"/>
          <w:spacing w:val="2"/>
          <w:szCs w:val="22"/>
        </w:rPr>
        <w:t>을</w:t>
      </w:r>
      <w:r>
        <w:rPr>
          <w:rFonts w:hint="eastAsia"/>
          <w:bCs/>
          <w:snapToGrid w:val="0"/>
          <w:spacing w:val="2"/>
          <w:szCs w:val="22"/>
        </w:rPr>
        <w:t xml:space="preserve"> </w:t>
      </w:r>
      <w:r>
        <w:rPr>
          <w:rFonts w:hint="eastAsia"/>
          <w:bCs/>
          <w:snapToGrid w:val="0"/>
          <w:spacing w:val="2"/>
          <w:szCs w:val="22"/>
        </w:rPr>
        <w:t>통상임금에서</w:t>
      </w:r>
      <w:r>
        <w:rPr>
          <w:rFonts w:hint="eastAsia"/>
          <w:bCs/>
          <w:snapToGrid w:val="0"/>
          <w:spacing w:val="2"/>
          <w:szCs w:val="22"/>
        </w:rPr>
        <w:t xml:space="preserve"> </w:t>
      </w:r>
      <w:r>
        <w:rPr>
          <w:rFonts w:hint="eastAsia"/>
          <w:bCs/>
          <w:snapToGrid w:val="0"/>
          <w:spacing w:val="2"/>
          <w:szCs w:val="22"/>
        </w:rPr>
        <w:t>제외함</w:t>
      </w:r>
      <w:r>
        <w:rPr>
          <w:rFonts w:hint="eastAsia"/>
          <w:bCs/>
          <w:snapToGrid w:val="0"/>
          <w:spacing w:val="2"/>
          <w:szCs w:val="22"/>
        </w:rPr>
        <w:t>.</w:t>
      </w:r>
      <w:r>
        <w:rPr>
          <w:bCs/>
          <w:snapToGrid w:val="0"/>
          <w:spacing w:val="2"/>
          <w:szCs w:val="22"/>
        </w:rPr>
        <w:t xml:space="preserve"> </w:t>
      </w:r>
      <w:r>
        <w:rPr>
          <w:rFonts w:hint="eastAsia"/>
          <w:bCs/>
          <w:snapToGrid w:val="0"/>
          <w:spacing w:val="2"/>
          <w:szCs w:val="22"/>
        </w:rPr>
        <w:t>답변에</w:t>
      </w:r>
      <w:r>
        <w:rPr>
          <w:rFonts w:hint="eastAsia"/>
          <w:bCs/>
          <w:snapToGrid w:val="0"/>
          <w:spacing w:val="2"/>
          <w:szCs w:val="22"/>
        </w:rPr>
        <w:t xml:space="preserve"> </w:t>
      </w:r>
      <w:r>
        <w:rPr>
          <w:rFonts w:hint="eastAsia"/>
          <w:bCs/>
          <w:snapToGrid w:val="0"/>
          <w:spacing w:val="2"/>
          <w:szCs w:val="22"/>
        </w:rPr>
        <w:t>의하면</w:t>
      </w:r>
      <w:r>
        <w:rPr>
          <w:rFonts w:hint="eastAsia"/>
          <w:bCs/>
          <w:snapToGrid w:val="0"/>
          <w:spacing w:val="2"/>
          <w:szCs w:val="22"/>
        </w:rPr>
        <w:t xml:space="preserve"> </w:t>
      </w:r>
      <w:r>
        <w:rPr>
          <w:rFonts w:hint="eastAsia"/>
          <w:bCs/>
          <w:snapToGrid w:val="0"/>
          <w:spacing w:val="2"/>
          <w:szCs w:val="22"/>
        </w:rPr>
        <w:t>한샘개발은</w:t>
      </w:r>
      <w:r>
        <w:rPr>
          <w:rFonts w:hint="eastAsia"/>
          <w:bCs/>
          <w:snapToGrid w:val="0"/>
          <w:spacing w:val="2"/>
          <w:szCs w:val="22"/>
        </w:rPr>
        <w:t xml:space="preserve"> </w:t>
      </w:r>
      <w:r>
        <w:rPr>
          <w:rFonts w:hint="eastAsia"/>
          <w:bCs/>
          <w:snapToGrid w:val="0"/>
          <w:spacing w:val="2"/>
          <w:szCs w:val="22"/>
        </w:rPr>
        <w:t>복리후생</w:t>
      </w:r>
      <w:r>
        <w:rPr>
          <w:rFonts w:hint="eastAsia"/>
          <w:bCs/>
          <w:snapToGrid w:val="0"/>
          <w:spacing w:val="2"/>
          <w:szCs w:val="22"/>
        </w:rPr>
        <w:t xml:space="preserve"> </w:t>
      </w:r>
      <w:r>
        <w:rPr>
          <w:rFonts w:hint="eastAsia"/>
          <w:bCs/>
          <w:snapToGrid w:val="0"/>
          <w:spacing w:val="2"/>
          <w:szCs w:val="22"/>
        </w:rPr>
        <w:t>중</w:t>
      </w:r>
      <w:r>
        <w:rPr>
          <w:rFonts w:hint="eastAsia"/>
          <w:bCs/>
          <w:snapToGrid w:val="0"/>
          <w:spacing w:val="2"/>
          <w:szCs w:val="22"/>
        </w:rPr>
        <w:t xml:space="preserve"> </w:t>
      </w:r>
      <w:r>
        <w:rPr>
          <w:rFonts w:hint="eastAsia"/>
          <w:bCs/>
          <w:snapToGrid w:val="0"/>
          <w:spacing w:val="2"/>
          <w:szCs w:val="22"/>
        </w:rPr>
        <w:t>생일포상</w:t>
      </w:r>
      <w:r>
        <w:rPr>
          <w:rFonts w:hint="eastAsia"/>
          <w:bCs/>
          <w:snapToGrid w:val="0"/>
          <w:spacing w:val="2"/>
          <w:szCs w:val="22"/>
        </w:rPr>
        <w:t>(</w:t>
      </w:r>
      <w:r>
        <w:rPr>
          <w:rFonts w:hint="eastAsia"/>
          <w:bCs/>
          <w:snapToGrid w:val="0"/>
          <w:spacing w:val="2"/>
          <w:szCs w:val="22"/>
        </w:rPr>
        <w:t>전문직군에게</w:t>
      </w:r>
      <w:r>
        <w:rPr>
          <w:rFonts w:hint="eastAsia"/>
          <w:bCs/>
          <w:snapToGrid w:val="0"/>
          <w:spacing w:val="2"/>
          <w:szCs w:val="22"/>
        </w:rPr>
        <w:t xml:space="preserve"> </w:t>
      </w:r>
      <w:r>
        <w:rPr>
          <w:rFonts w:hint="eastAsia"/>
          <w:bCs/>
          <w:snapToGrid w:val="0"/>
          <w:spacing w:val="2"/>
          <w:szCs w:val="22"/>
        </w:rPr>
        <w:t>지급하는</w:t>
      </w:r>
      <w:r>
        <w:rPr>
          <w:rFonts w:hint="eastAsia"/>
          <w:bCs/>
          <w:snapToGrid w:val="0"/>
          <w:spacing w:val="2"/>
          <w:szCs w:val="22"/>
        </w:rPr>
        <w:t xml:space="preserve"> </w:t>
      </w:r>
      <w:proofErr w:type="spellStart"/>
      <w:r>
        <w:rPr>
          <w:rFonts w:hint="eastAsia"/>
          <w:bCs/>
          <w:snapToGrid w:val="0"/>
          <w:spacing w:val="2"/>
          <w:szCs w:val="22"/>
        </w:rPr>
        <w:t>생일자</w:t>
      </w:r>
      <w:proofErr w:type="spellEnd"/>
      <w:r>
        <w:rPr>
          <w:rFonts w:hint="eastAsia"/>
          <w:bCs/>
          <w:snapToGrid w:val="0"/>
          <w:spacing w:val="2"/>
          <w:szCs w:val="22"/>
        </w:rPr>
        <w:t xml:space="preserve"> </w:t>
      </w:r>
      <w:r>
        <w:rPr>
          <w:rFonts w:hint="eastAsia"/>
          <w:bCs/>
          <w:snapToGrid w:val="0"/>
          <w:spacing w:val="2"/>
          <w:szCs w:val="22"/>
        </w:rPr>
        <w:t>포상</w:t>
      </w:r>
      <w:r>
        <w:rPr>
          <w:rFonts w:hint="eastAsia"/>
          <w:bCs/>
          <w:snapToGrid w:val="0"/>
          <w:spacing w:val="2"/>
          <w:szCs w:val="22"/>
        </w:rPr>
        <w:t>)</w:t>
      </w:r>
      <w:r>
        <w:rPr>
          <w:rFonts w:hint="eastAsia"/>
          <w:bCs/>
          <w:snapToGrid w:val="0"/>
          <w:spacing w:val="2"/>
          <w:szCs w:val="22"/>
        </w:rPr>
        <w:t>을</w:t>
      </w:r>
      <w:r>
        <w:rPr>
          <w:rFonts w:hint="eastAsia"/>
          <w:bCs/>
          <w:snapToGrid w:val="0"/>
          <w:spacing w:val="2"/>
          <w:szCs w:val="22"/>
        </w:rPr>
        <w:t xml:space="preserve"> </w:t>
      </w:r>
      <w:r>
        <w:rPr>
          <w:rFonts w:hint="eastAsia"/>
          <w:bCs/>
          <w:snapToGrid w:val="0"/>
          <w:spacing w:val="2"/>
          <w:szCs w:val="22"/>
        </w:rPr>
        <w:t>제외한</w:t>
      </w:r>
      <w:r>
        <w:rPr>
          <w:rFonts w:hint="eastAsia"/>
          <w:bCs/>
          <w:snapToGrid w:val="0"/>
          <w:spacing w:val="2"/>
          <w:szCs w:val="22"/>
        </w:rPr>
        <w:t xml:space="preserve"> </w:t>
      </w:r>
      <w:proofErr w:type="spellStart"/>
      <w:r>
        <w:rPr>
          <w:rFonts w:hint="eastAsia"/>
          <w:bCs/>
          <w:snapToGrid w:val="0"/>
          <w:spacing w:val="2"/>
          <w:szCs w:val="22"/>
        </w:rPr>
        <w:t>현금성</w:t>
      </w:r>
      <w:proofErr w:type="spellEnd"/>
      <w:r>
        <w:rPr>
          <w:rFonts w:hint="eastAsia"/>
          <w:bCs/>
          <w:snapToGrid w:val="0"/>
          <w:spacing w:val="2"/>
          <w:szCs w:val="22"/>
        </w:rPr>
        <w:t xml:space="preserve"> </w:t>
      </w:r>
      <w:r>
        <w:rPr>
          <w:rFonts w:hint="eastAsia"/>
          <w:bCs/>
          <w:snapToGrid w:val="0"/>
          <w:spacing w:val="2"/>
          <w:szCs w:val="22"/>
        </w:rPr>
        <w:t>복리후생</w:t>
      </w:r>
      <w:r>
        <w:rPr>
          <w:rFonts w:hint="eastAsia"/>
          <w:bCs/>
          <w:snapToGrid w:val="0"/>
          <w:spacing w:val="2"/>
          <w:szCs w:val="22"/>
        </w:rPr>
        <w:t xml:space="preserve"> </w:t>
      </w:r>
      <w:r>
        <w:rPr>
          <w:rFonts w:hint="eastAsia"/>
          <w:bCs/>
          <w:snapToGrid w:val="0"/>
          <w:spacing w:val="2"/>
          <w:szCs w:val="22"/>
        </w:rPr>
        <w:t>항목들을</w:t>
      </w:r>
      <w:r>
        <w:rPr>
          <w:rFonts w:hint="eastAsia"/>
          <w:bCs/>
          <w:snapToGrid w:val="0"/>
          <w:spacing w:val="2"/>
          <w:szCs w:val="22"/>
        </w:rPr>
        <w:t xml:space="preserve"> </w:t>
      </w:r>
      <w:r>
        <w:rPr>
          <w:rFonts w:hint="eastAsia"/>
          <w:bCs/>
          <w:snapToGrid w:val="0"/>
          <w:spacing w:val="2"/>
          <w:szCs w:val="22"/>
        </w:rPr>
        <w:t>모두</w:t>
      </w:r>
      <w:r>
        <w:rPr>
          <w:rFonts w:hint="eastAsia"/>
          <w:bCs/>
          <w:snapToGrid w:val="0"/>
          <w:spacing w:val="2"/>
          <w:szCs w:val="22"/>
        </w:rPr>
        <w:t xml:space="preserve"> </w:t>
      </w:r>
      <w:r>
        <w:rPr>
          <w:rFonts w:hint="eastAsia"/>
          <w:bCs/>
          <w:snapToGrid w:val="0"/>
          <w:spacing w:val="2"/>
          <w:szCs w:val="22"/>
        </w:rPr>
        <w:t>평균임금에</w:t>
      </w:r>
      <w:r>
        <w:rPr>
          <w:rFonts w:hint="eastAsia"/>
          <w:bCs/>
          <w:snapToGrid w:val="0"/>
          <w:spacing w:val="2"/>
          <w:szCs w:val="22"/>
        </w:rPr>
        <w:t xml:space="preserve"> </w:t>
      </w:r>
      <w:r>
        <w:rPr>
          <w:rFonts w:hint="eastAsia"/>
          <w:bCs/>
          <w:snapToGrid w:val="0"/>
          <w:spacing w:val="2"/>
          <w:szCs w:val="22"/>
        </w:rPr>
        <w:t>포함시키고</w:t>
      </w:r>
      <w:r>
        <w:rPr>
          <w:rFonts w:hint="eastAsia"/>
          <w:bCs/>
          <w:snapToGrid w:val="0"/>
          <w:spacing w:val="2"/>
          <w:szCs w:val="22"/>
        </w:rPr>
        <w:t xml:space="preserve"> </w:t>
      </w:r>
      <w:r>
        <w:rPr>
          <w:rFonts w:hint="eastAsia"/>
          <w:bCs/>
          <w:snapToGrid w:val="0"/>
          <w:spacing w:val="2"/>
          <w:szCs w:val="22"/>
        </w:rPr>
        <w:t>있음</w:t>
      </w:r>
      <w:r>
        <w:rPr>
          <w:rFonts w:hint="eastAsia"/>
          <w:bCs/>
          <w:snapToGrid w:val="0"/>
          <w:spacing w:val="2"/>
          <w:szCs w:val="22"/>
        </w:rPr>
        <w:t>.</w:t>
      </w:r>
    </w:p>
    <w:p w14:paraId="36E6254F" w14:textId="77777777" w:rsidR="00026A7E" w:rsidRPr="00CB2B3F" w:rsidRDefault="00026A7E" w:rsidP="00026A7E">
      <w:pPr>
        <w:spacing w:after="240"/>
        <w:ind w:left="800"/>
        <w:rPr>
          <w:bCs/>
          <w:snapToGrid w:val="0"/>
          <w:szCs w:val="22"/>
        </w:rPr>
      </w:pPr>
    </w:p>
    <w:p w14:paraId="363210AE" w14:textId="77777777" w:rsidR="00026A7E" w:rsidRPr="00821472" w:rsidRDefault="00026A7E" w:rsidP="00026A7E">
      <w:pPr>
        <w:pStyle w:val="a5"/>
        <w:numPr>
          <w:ilvl w:val="0"/>
          <w:numId w:val="28"/>
        </w:numPr>
        <w:spacing w:before="240" w:after="240"/>
        <w:ind w:leftChars="0"/>
        <w:outlineLvl w:val="1"/>
        <w:rPr>
          <w:b/>
          <w:color w:val="5D2A2C" w:themeColor="text2"/>
          <w:sz w:val="24"/>
        </w:rPr>
      </w:pPr>
      <w:r w:rsidRPr="00821472">
        <w:rPr>
          <w:b/>
          <w:color w:val="5D2A2C" w:themeColor="text2"/>
          <w:sz w:val="24"/>
        </w:rPr>
        <w:t>평균임금</w:t>
      </w:r>
      <w:r w:rsidRPr="00821472">
        <w:rPr>
          <w:b/>
          <w:color w:val="5D2A2C" w:themeColor="text2"/>
          <w:sz w:val="24"/>
        </w:rPr>
        <w:t xml:space="preserve"> </w:t>
      </w:r>
      <w:r w:rsidRPr="00821472">
        <w:rPr>
          <w:b/>
          <w:color w:val="5D2A2C" w:themeColor="text2"/>
          <w:sz w:val="24"/>
        </w:rPr>
        <w:t>이슈</w:t>
      </w:r>
    </w:p>
    <w:p w14:paraId="39B6B9E7" w14:textId="77777777" w:rsidR="00026A7E" w:rsidRPr="00CB2B3F" w:rsidRDefault="00026A7E" w:rsidP="00026A7E">
      <w:pPr>
        <w:numPr>
          <w:ilvl w:val="0"/>
          <w:numId w:val="33"/>
        </w:numPr>
        <w:spacing w:after="240"/>
        <w:rPr>
          <w:b/>
          <w:bCs/>
          <w:kern w:val="0"/>
          <w:szCs w:val="22"/>
        </w:rPr>
      </w:pPr>
      <w:r w:rsidRPr="00CB2B3F">
        <w:rPr>
          <w:b/>
          <w:bCs/>
          <w:kern w:val="0"/>
          <w:szCs w:val="22"/>
        </w:rPr>
        <w:lastRenderedPageBreak/>
        <w:t>평균임금</w:t>
      </w:r>
      <w:r w:rsidRPr="00CB2B3F">
        <w:rPr>
          <w:b/>
          <w:bCs/>
          <w:kern w:val="0"/>
          <w:szCs w:val="22"/>
        </w:rPr>
        <w:t xml:space="preserve"> </w:t>
      </w:r>
      <w:r w:rsidRPr="00CB2B3F">
        <w:rPr>
          <w:b/>
          <w:bCs/>
          <w:kern w:val="0"/>
          <w:szCs w:val="22"/>
        </w:rPr>
        <w:t>이슈</w:t>
      </w:r>
      <w:r w:rsidRPr="00CB2B3F">
        <w:rPr>
          <w:b/>
          <w:bCs/>
          <w:kern w:val="0"/>
          <w:szCs w:val="22"/>
        </w:rPr>
        <w:t xml:space="preserve"> </w:t>
      </w:r>
      <w:r w:rsidRPr="00CB2B3F">
        <w:rPr>
          <w:b/>
          <w:bCs/>
          <w:kern w:val="0"/>
          <w:szCs w:val="22"/>
        </w:rPr>
        <w:t>존재</w:t>
      </w:r>
      <w:r w:rsidRPr="00CB2B3F">
        <w:rPr>
          <w:b/>
          <w:bCs/>
          <w:kern w:val="0"/>
          <w:szCs w:val="22"/>
        </w:rPr>
        <w:t xml:space="preserve"> </w:t>
      </w:r>
      <w:r w:rsidRPr="00CB2B3F">
        <w:rPr>
          <w:b/>
          <w:bCs/>
          <w:kern w:val="0"/>
          <w:szCs w:val="22"/>
        </w:rPr>
        <w:t>여부</w:t>
      </w:r>
    </w:p>
    <w:p w14:paraId="3206B2D4" w14:textId="77777777" w:rsidR="00026A7E" w:rsidRPr="00CB2B3F" w:rsidRDefault="00026A7E" w:rsidP="00026A7E">
      <w:pPr>
        <w:numPr>
          <w:ilvl w:val="0"/>
          <w:numId w:val="17"/>
        </w:numPr>
        <w:spacing w:after="240"/>
        <w:rPr>
          <w:bCs/>
          <w:kern w:val="0"/>
          <w:szCs w:val="22"/>
          <w:u w:val="single"/>
        </w:rPr>
      </w:pPr>
      <w:r w:rsidRPr="00CB2B3F">
        <w:rPr>
          <w:bCs/>
          <w:kern w:val="0"/>
          <w:szCs w:val="22"/>
          <w:u w:val="single"/>
        </w:rPr>
        <w:t>관련</w:t>
      </w:r>
      <w:r w:rsidRPr="00CB2B3F">
        <w:rPr>
          <w:bCs/>
          <w:kern w:val="0"/>
          <w:szCs w:val="22"/>
          <w:u w:val="single"/>
        </w:rPr>
        <w:t xml:space="preserve"> </w:t>
      </w:r>
      <w:r w:rsidRPr="00CB2B3F">
        <w:rPr>
          <w:bCs/>
          <w:kern w:val="0"/>
          <w:szCs w:val="22"/>
          <w:u w:val="single"/>
        </w:rPr>
        <w:t>법리</w:t>
      </w:r>
    </w:p>
    <w:p w14:paraId="460735AC" w14:textId="77777777" w:rsidR="00026A7E" w:rsidRPr="00CB2B3F" w:rsidRDefault="00026A7E" w:rsidP="00026A7E">
      <w:pPr>
        <w:spacing w:after="240"/>
        <w:ind w:left="1361"/>
        <w:rPr>
          <w:bCs/>
          <w:kern w:val="0"/>
          <w:szCs w:val="22"/>
        </w:rPr>
      </w:pPr>
      <w:r w:rsidRPr="00CB2B3F">
        <w:rPr>
          <w:bCs/>
          <w:kern w:val="0"/>
          <w:szCs w:val="22"/>
        </w:rPr>
        <w:t>어떠한</w:t>
      </w:r>
      <w:r w:rsidRPr="00CB2B3F">
        <w:rPr>
          <w:bCs/>
          <w:kern w:val="0"/>
          <w:szCs w:val="22"/>
        </w:rPr>
        <w:t xml:space="preserve"> </w:t>
      </w:r>
      <w:r w:rsidRPr="00CB2B3F">
        <w:rPr>
          <w:bCs/>
          <w:kern w:val="0"/>
          <w:szCs w:val="22"/>
        </w:rPr>
        <w:t>금품이</w:t>
      </w:r>
      <w:r w:rsidRPr="00CB2B3F">
        <w:rPr>
          <w:bCs/>
          <w:kern w:val="0"/>
          <w:szCs w:val="22"/>
        </w:rPr>
        <w:t xml:space="preserve"> ‘</w:t>
      </w:r>
      <w:r w:rsidRPr="00CB2B3F">
        <w:rPr>
          <w:bCs/>
          <w:kern w:val="0"/>
          <w:szCs w:val="22"/>
        </w:rPr>
        <w:t>근로의</w:t>
      </w:r>
      <w:r w:rsidRPr="00CB2B3F">
        <w:rPr>
          <w:bCs/>
          <w:kern w:val="0"/>
          <w:szCs w:val="22"/>
        </w:rPr>
        <w:t xml:space="preserve"> </w:t>
      </w:r>
      <w:r w:rsidRPr="00CB2B3F">
        <w:rPr>
          <w:bCs/>
          <w:kern w:val="0"/>
          <w:szCs w:val="22"/>
        </w:rPr>
        <w:t>대가</w:t>
      </w:r>
      <w:r w:rsidRPr="00CB2B3F">
        <w:rPr>
          <w:bCs/>
          <w:kern w:val="0"/>
          <w:szCs w:val="22"/>
        </w:rPr>
        <w:t>’</w:t>
      </w:r>
      <w:r w:rsidRPr="00CB2B3F">
        <w:rPr>
          <w:bCs/>
          <w:kern w:val="0"/>
          <w:szCs w:val="22"/>
        </w:rPr>
        <w:t>로</w:t>
      </w:r>
      <w:r w:rsidRPr="00CB2B3F">
        <w:rPr>
          <w:bCs/>
          <w:kern w:val="0"/>
          <w:szCs w:val="22"/>
        </w:rPr>
        <w:t xml:space="preserve"> </w:t>
      </w:r>
      <w:r w:rsidRPr="00CB2B3F">
        <w:rPr>
          <w:bCs/>
          <w:kern w:val="0"/>
          <w:szCs w:val="22"/>
        </w:rPr>
        <w:t>지급된</w:t>
      </w:r>
      <w:r w:rsidRPr="00CB2B3F">
        <w:rPr>
          <w:bCs/>
          <w:kern w:val="0"/>
          <w:szCs w:val="22"/>
        </w:rPr>
        <w:t xml:space="preserve"> </w:t>
      </w:r>
      <w:r w:rsidRPr="00CB2B3F">
        <w:rPr>
          <w:bCs/>
          <w:kern w:val="0"/>
          <w:szCs w:val="22"/>
        </w:rPr>
        <w:t>것으로서</w:t>
      </w:r>
      <w:r w:rsidRPr="00CB2B3F">
        <w:rPr>
          <w:bCs/>
          <w:kern w:val="0"/>
          <w:szCs w:val="22"/>
        </w:rPr>
        <w:t xml:space="preserve"> ‘</w:t>
      </w:r>
      <w:r w:rsidRPr="00CB2B3F">
        <w:rPr>
          <w:bCs/>
          <w:kern w:val="0"/>
          <w:szCs w:val="22"/>
        </w:rPr>
        <w:t>계속적</w:t>
      </w:r>
      <w:r w:rsidRPr="00CB2B3F">
        <w:rPr>
          <w:bCs/>
          <w:kern w:val="0"/>
          <w:szCs w:val="22"/>
        </w:rPr>
        <w:t>’, ‘</w:t>
      </w:r>
      <w:r w:rsidRPr="00CB2B3F">
        <w:rPr>
          <w:bCs/>
          <w:kern w:val="0"/>
          <w:szCs w:val="22"/>
        </w:rPr>
        <w:t>정기적</w:t>
      </w:r>
      <w:r w:rsidRPr="00CB2B3F">
        <w:rPr>
          <w:bCs/>
          <w:kern w:val="0"/>
          <w:szCs w:val="22"/>
        </w:rPr>
        <w:t>’</w:t>
      </w:r>
      <w:proofErr w:type="spellStart"/>
      <w:r w:rsidRPr="00CB2B3F">
        <w:rPr>
          <w:bCs/>
          <w:kern w:val="0"/>
          <w:szCs w:val="22"/>
        </w:rPr>
        <w:t>으로</w:t>
      </w:r>
      <w:proofErr w:type="spellEnd"/>
      <w:r w:rsidRPr="00CB2B3F">
        <w:rPr>
          <w:bCs/>
          <w:kern w:val="0"/>
          <w:szCs w:val="22"/>
        </w:rPr>
        <w:t xml:space="preserve"> </w:t>
      </w:r>
      <w:r w:rsidRPr="00CB2B3F">
        <w:rPr>
          <w:bCs/>
          <w:kern w:val="0"/>
          <w:szCs w:val="22"/>
        </w:rPr>
        <w:t>지급되고</w:t>
      </w:r>
      <w:r w:rsidRPr="00CB2B3F">
        <w:rPr>
          <w:bCs/>
          <w:kern w:val="0"/>
          <w:szCs w:val="22"/>
        </w:rPr>
        <w:t xml:space="preserve"> </w:t>
      </w:r>
      <w:r w:rsidRPr="00CB2B3F">
        <w:rPr>
          <w:bCs/>
          <w:kern w:val="0"/>
          <w:szCs w:val="22"/>
        </w:rPr>
        <w:t>단체협약</w:t>
      </w:r>
      <w:r w:rsidRPr="00CB2B3F">
        <w:rPr>
          <w:bCs/>
          <w:kern w:val="0"/>
          <w:szCs w:val="22"/>
        </w:rPr>
        <w:t xml:space="preserve">, </w:t>
      </w:r>
      <w:r w:rsidRPr="00CB2B3F">
        <w:rPr>
          <w:bCs/>
          <w:kern w:val="0"/>
          <w:szCs w:val="22"/>
        </w:rPr>
        <w:t>취업규칙</w:t>
      </w:r>
      <w:r w:rsidRPr="00CB2B3F">
        <w:rPr>
          <w:bCs/>
          <w:kern w:val="0"/>
          <w:szCs w:val="22"/>
        </w:rPr>
        <w:t xml:space="preserve"> </w:t>
      </w:r>
      <w:r w:rsidRPr="00CB2B3F">
        <w:rPr>
          <w:bCs/>
          <w:kern w:val="0"/>
          <w:szCs w:val="22"/>
        </w:rPr>
        <w:t>등에</w:t>
      </w:r>
      <w:r w:rsidRPr="00CB2B3F">
        <w:rPr>
          <w:bCs/>
          <w:kern w:val="0"/>
          <w:szCs w:val="22"/>
        </w:rPr>
        <w:t xml:space="preserve"> </w:t>
      </w:r>
      <w:r w:rsidRPr="00CB2B3F">
        <w:rPr>
          <w:bCs/>
          <w:kern w:val="0"/>
          <w:szCs w:val="22"/>
        </w:rPr>
        <w:t>의하여</w:t>
      </w:r>
      <w:r w:rsidRPr="00CB2B3F">
        <w:rPr>
          <w:bCs/>
          <w:kern w:val="0"/>
          <w:szCs w:val="22"/>
        </w:rPr>
        <w:t xml:space="preserve"> </w:t>
      </w:r>
      <w:r w:rsidRPr="00CB2B3F">
        <w:rPr>
          <w:bCs/>
          <w:kern w:val="0"/>
          <w:szCs w:val="22"/>
        </w:rPr>
        <w:t>사용자에게</w:t>
      </w:r>
      <w:r w:rsidRPr="00CB2B3F">
        <w:rPr>
          <w:bCs/>
          <w:kern w:val="0"/>
          <w:szCs w:val="22"/>
        </w:rPr>
        <w:t xml:space="preserve"> </w:t>
      </w:r>
      <w:r w:rsidRPr="00CB2B3F">
        <w:rPr>
          <w:bCs/>
          <w:kern w:val="0"/>
          <w:szCs w:val="22"/>
        </w:rPr>
        <w:t>지급의무가</w:t>
      </w:r>
      <w:r w:rsidRPr="00CB2B3F">
        <w:rPr>
          <w:bCs/>
          <w:kern w:val="0"/>
          <w:szCs w:val="22"/>
        </w:rPr>
        <w:t xml:space="preserve"> </w:t>
      </w:r>
      <w:r w:rsidRPr="00CB2B3F">
        <w:rPr>
          <w:bCs/>
          <w:kern w:val="0"/>
          <w:szCs w:val="22"/>
        </w:rPr>
        <w:t>지워져</w:t>
      </w:r>
      <w:r w:rsidRPr="00CB2B3F">
        <w:rPr>
          <w:bCs/>
          <w:kern w:val="0"/>
          <w:szCs w:val="22"/>
        </w:rPr>
        <w:t xml:space="preserve"> </w:t>
      </w:r>
      <w:r w:rsidRPr="00CB2B3F">
        <w:rPr>
          <w:bCs/>
          <w:kern w:val="0"/>
          <w:szCs w:val="22"/>
        </w:rPr>
        <w:t>있다면</w:t>
      </w:r>
      <w:r w:rsidRPr="00CB2B3F">
        <w:rPr>
          <w:bCs/>
          <w:kern w:val="0"/>
          <w:szCs w:val="22"/>
        </w:rPr>
        <w:t xml:space="preserve">, </w:t>
      </w:r>
      <w:r w:rsidRPr="00CB2B3F">
        <w:rPr>
          <w:bCs/>
          <w:kern w:val="0"/>
          <w:szCs w:val="22"/>
        </w:rPr>
        <w:t>근로기준법상</w:t>
      </w:r>
      <w:r w:rsidRPr="00CB2B3F">
        <w:rPr>
          <w:bCs/>
          <w:kern w:val="0"/>
          <w:szCs w:val="22"/>
        </w:rPr>
        <w:t xml:space="preserve"> </w:t>
      </w:r>
      <w:r w:rsidRPr="00CB2B3F">
        <w:rPr>
          <w:bCs/>
          <w:kern w:val="0"/>
          <w:szCs w:val="22"/>
        </w:rPr>
        <w:t>임금에</w:t>
      </w:r>
      <w:r w:rsidRPr="00CB2B3F">
        <w:rPr>
          <w:bCs/>
          <w:kern w:val="0"/>
          <w:szCs w:val="22"/>
        </w:rPr>
        <w:t xml:space="preserve"> </w:t>
      </w:r>
      <w:r w:rsidRPr="00CB2B3F">
        <w:rPr>
          <w:bCs/>
          <w:kern w:val="0"/>
          <w:szCs w:val="22"/>
        </w:rPr>
        <w:t>해당하고</w:t>
      </w:r>
      <w:r w:rsidRPr="00CB2B3F">
        <w:rPr>
          <w:bCs/>
          <w:kern w:val="0"/>
          <w:szCs w:val="22"/>
        </w:rPr>
        <w:t xml:space="preserve">, </w:t>
      </w:r>
      <w:r w:rsidRPr="00CB2B3F">
        <w:rPr>
          <w:bCs/>
          <w:kern w:val="0"/>
          <w:szCs w:val="22"/>
        </w:rPr>
        <w:t>평균임금에도</w:t>
      </w:r>
      <w:r w:rsidRPr="00CB2B3F">
        <w:rPr>
          <w:bCs/>
          <w:kern w:val="0"/>
          <w:szCs w:val="22"/>
        </w:rPr>
        <w:t xml:space="preserve"> </w:t>
      </w:r>
      <w:r w:rsidRPr="00CB2B3F">
        <w:rPr>
          <w:bCs/>
          <w:kern w:val="0"/>
          <w:szCs w:val="22"/>
        </w:rPr>
        <w:t>해당하게</w:t>
      </w:r>
      <w:r w:rsidRPr="00CB2B3F">
        <w:rPr>
          <w:bCs/>
          <w:kern w:val="0"/>
          <w:szCs w:val="22"/>
        </w:rPr>
        <w:t xml:space="preserve"> </w:t>
      </w:r>
      <w:r w:rsidRPr="00CB2B3F">
        <w:rPr>
          <w:bCs/>
          <w:kern w:val="0"/>
          <w:szCs w:val="22"/>
        </w:rPr>
        <w:t>됨</w:t>
      </w:r>
      <w:r w:rsidRPr="00CB2B3F">
        <w:rPr>
          <w:bCs/>
          <w:kern w:val="0"/>
          <w:szCs w:val="22"/>
        </w:rPr>
        <w:t>.</w:t>
      </w:r>
    </w:p>
    <w:p w14:paraId="1DA2EC57" w14:textId="77777777" w:rsidR="00026A7E" w:rsidRPr="00CB2B3F" w:rsidRDefault="00026A7E" w:rsidP="00026A7E">
      <w:pPr>
        <w:numPr>
          <w:ilvl w:val="0"/>
          <w:numId w:val="17"/>
        </w:numPr>
        <w:spacing w:after="240"/>
        <w:rPr>
          <w:bCs/>
          <w:kern w:val="0"/>
          <w:szCs w:val="22"/>
          <w:u w:val="single"/>
        </w:rPr>
      </w:pPr>
      <w:r w:rsidRPr="00CB2B3F">
        <w:rPr>
          <w:bCs/>
          <w:kern w:val="0"/>
          <w:szCs w:val="22"/>
          <w:u w:val="single"/>
        </w:rPr>
        <w:t>대상회사</w:t>
      </w:r>
    </w:p>
    <w:p w14:paraId="0E518BD1" w14:textId="77777777" w:rsidR="00026A7E" w:rsidRPr="00CB2B3F" w:rsidRDefault="00026A7E" w:rsidP="00026A7E">
      <w:pPr>
        <w:spacing w:after="240"/>
        <w:ind w:left="1361"/>
        <w:rPr>
          <w:bCs/>
          <w:kern w:val="0"/>
          <w:szCs w:val="22"/>
        </w:rPr>
      </w:pPr>
      <w:r w:rsidRPr="00CB2B3F">
        <w:rPr>
          <w:bCs/>
          <w:kern w:val="0"/>
          <w:szCs w:val="22"/>
        </w:rPr>
        <w:t>대상회사는</w:t>
      </w:r>
      <w:r w:rsidRPr="00CB2B3F">
        <w:rPr>
          <w:bCs/>
          <w:kern w:val="0"/>
          <w:szCs w:val="22"/>
        </w:rPr>
        <w:t xml:space="preserve"> </w:t>
      </w:r>
      <w:proofErr w:type="spellStart"/>
      <w:r w:rsidRPr="00CB2B3F">
        <w:rPr>
          <w:bCs/>
          <w:kern w:val="0"/>
          <w:szCs w:val="22"/>
        </w:rPr>
        <w:t>연봉직</w:t>
      </w:r>
      <w:proofErr w:type="spellEnd"/>
      <w:r w:rsidRPr="00CB2B3F">
        <w:rPr>
          <w:bCs/>
          <w:kern w:val="0"/>
          <w:szCs w:val="22"/>
        </w:rPr>
        <w:t xml:space="preserve"> </w:t>
      </w:r>
      <w:r w:rsidRPr="00CB2B3F">
        <w:rPr>
          <w:bCs/>
          <w:kern w:val="0"/>
          <w:szCs w:val="22"/>
        </w:rPr>
        <w:t>근로자에게</w:t>
      </w:r>
      <w:r w:rsidRPr="00CB2B3F">
        <w:rPr>
          <w:bCs/>
          <w:kern w:val="0"/>
          <w:szCs w:val="22"/>
        </w:rPr>
        <w:t xml:space="preserve"> </w:t>
      </w:r>
      <w:r w:rsidRPr="00CB2B3F">
        <w:rPr>
          <w:bCs/>
          <w:kern w:val="0"/>
          <w:szCs w:val="22"/>
        </w:rPr>
        <w:t>지급되는</w:t>
      </w:r>
      <w:r w:rsidRPr="00CB2B3F">
        <w:rPr>
          <w:bCs/>
          <w:kern w:val="0"/>
          <w:szCs w:val="22"/>
        </w:rPr>
        <w:t xml:space="preserve"> </w:t>
      </w:r>
      <w:r w:rsidRPr="00CB2B3F">
        <w:rPr>
          <w:bCs/>
          <w:kern w:val="0"/>
          <w:szCs w:val="22"/>
        </w:rPr>
        <w:t>기타수당</w:t>
      </w:r>
      <w:r w:rsidRPr="00CB2B3F">
        <w:rPr>
          <w:bCs/>
          <w:kern w:val="0"/>
          <w:szCs w:val="22"/>
        </w:rPr>
        <w:t xml:space="preserve">, </w:t>
      </w:r>
      <w:r w:rsidRPr="00CB2B3F">
        <w:rPr>
          <w:bCs/>
          <w:kern w:val="0"/>
          <w:szCs w:val="22"/>
        </w:rPr>
        <w:t>자녀보육비</w:t>
      </w:r>
      <w:r w:rsidRPr="00CB2B3F">
        <w:rPr>
          <w:bCs/>
          <w:kern w:val="0"/>
          <w:szCs w:val="22"/>
        </w:rPr>
        <w:t xml:space="preserve">, </w:t>
      </w:r>
      <w:r w:rsidRPr="00CB2B3F">
        <w:rPr>
          <w:bCs/>
          <w:kern w:val="0"/>
          <w:szCs w:val="22"/>
        </w:rPr>
        <w:t>학자금</w:t>
      </w:r>
      <w:r w:rsidRPr="00CB2B3F">
        <w:rPr>
          <w:bCs/>
          <w:kern w:val="0"/>
          <w:szCs w:val="22"/>
        </w:rPr>
        <w:t xml:space="preserve">, </w:t>
      </w:r>
      <w:proofErr w:type="spellStart"/>
      <w:r w:rsidRPr="00CB2B3F">
        <w:rPr>
          <w:bCs/>
          <w:kern w:val="0"/>
          <w:szCs w:val="22"/>
        </w:rPr>
        <w:t>원격지전근월세지원비</w:t>
      </w:r>
      <w:proofErr w:type="spellEnd"/>
      <w:r w:rsidRPr="00CB2B3F">
        <w:rPr>
          <w:bCs/>
          <w:kern w:val="0"/>
          <w:szCs w:val="22"/>
        </w:rPr>
        <w:t xml:space="preserve">, </w:t>
      </w:r>
      <w:proofErr w:type="spellStart"/>
      <w:r w:rsidRPr="00CB2B3F">
        <w:rPr>
          <w:bCs/>
          <w:kern w:val="0"/>
          <w:szCs w:val="22"/>
        </w:rPr>
        <w:t>원격지전근파견수당을</w:t>
      </w:r>
      <w:proofErr w:type="spellEnd"/>
      <w:r w:rsidRPr="00CB2B3F">
        <w:rPr>
          <w:bCs/>
          <w:kern w:val="0"/>
          <w:szCs w:val="22"/>
        </w:rPr>
        <w:t xml:space="preserve">, </w:t>
      </w:r>
      <w:proofErr w:type="spellStart"/>
      <w:r w:rsidRPr="00CB2B3F">
        <w:rPr>
          <w:bCs/>
          <w:kern w:val="0"/>
          <w:szCs w:val="22"/>
        </w:rPr>
        <w:t>시급직</w:t>
      </w:r>
      <w:proofErr w:type="spellEnd"/>
      <w:r w:rsidRPr="00CB2B3F">
        <w:rPr>
          <w:bCs/>
          <w:kern w:val="0"/>
          <w:szCs w:val="22"/>
        </w:rPr>
        <w:t xml:space="preserve"> </w:t>
      </w:r>
      <w:r w:rsidRPr="00CB2B3F">
        <w:rPr>
          <w:bCs/>
          <w:kern w:val="0"/>
          <w:szCs w:val="22"/>
        </w:rPr>
        <w:t>근로자에게</w:t>
      </w:r>
      <w:r w:rsidRPr="00CB2B3F">
        <w:rPr>
          <w:bCs/>
          <w:kern w:val="0"/>
          <w:szCs w:val="22"/>
        </w:rPr>
        <w:t xml:space="preserve"> </w:t>
      </w:r>
      <w:r w:rsidRPr="00CB2B3F">
        <w:rPr>
          <w:bCs/>
          <w:kern w:val="0"/>
          <w:szCs w:val="22"/>
        </w:rPr>
        <w:t>지급되는</w:t>
      </w:r>
      <w:r w:rsidRPr="00CB2B3F">
        <w:rPr>
          <w:bCs/>
          <w:kern w:val="0"/>
          <w:szCs w:val="22"/>
        </w:rPr>
        <w:t xml:space="preserve"> </w:t>
      </w:r>
      <w:r w:rsidRPr="00CB2B3F">
        <w:rPr>
          <w:bCs/>
          <w:kern w:val="0"/>
          <w:szCs w:val="22"/>
        </w:rPr>
        <w:t>학자금</w:t>
      </w:r>
      <w:r w:rsidRPr="00CB2B3F">
        <w:rPr>
          <w:bCs/>
          <w:kern w:val="0"/>
          <w:szCs w:val="22"/>
        </w:rPr>
        <w:t xml:space="preserve">, </w:t>
      </w:r>
      <w:r w:rsidRPr="00CB2B3F">
        <w:rPr>
          <w:bCs/>
          <w:kern w:val="0"/>
          <w:szCs w:val="22"/>
        </w:rPr>
        <w:t>자녀보육비를</w:t>
      </w:r>
      <w:r w:rsidRPr="00CB2B3F">
        <w:rPr>
          <w:bCs/>
          <w:kern w:val="0"/>
          <w:szCs w:val="22"/>
        </w:rPr>
        <w:t xml:space="preserve"> </w:t>
      </w:r>
      <w:r w:rsidRPr="00CB2B3F">
        <w:rPr>
          <w:bCs/>
          <w:kern w:val="0"/>
          <w:szCs w:val="22"/>
        </w:rPr>
        <w:t>평균임금에</w:t>
      </w:r>
      <w:r w:rsidRPr="00CB2B3F">
        <w:rPr>
          <w:bCs/>
          <w:kern w:val="0"/>
          <w:szCs w:val="22"/>
        </w:rPr>
        <w:t xml:space="preserve"> </w:t>
      </w:r>
      <w:r w:rsidRPr="00CB2B3F">
        <w:rPr>
          <w:bCs/>
          <w:kern w:val="0"/>
          <w:szCs w:val="22"/>
        </w:rPr>
        <w:t>각</w:t>
      </w:r>
      <w:r w:rsidRPr="00CB2B3F">
        <w:rPr>
          <w:bCs/>
          <w:kern w:val="0"/>
          <w:szCs w:val="22"/>
        </w:rPr>
        <w:t xml:space="preserve"> </w:t>
      </w:r>
      <w:r w:rsidRPr="00CB2B3F">
        <w:rPr>
          <w:bCs/>
          <w:kern w:val="0"/>
          <w:szCs w:val="22"/>
        </w:rPr>
        <w:t>포함시키지</w:t>
      </w:r>
      <w:r w:rsidRPr="00CB2B3F">
        <w:rPr>
          <w:bCs/>
          <w:kern w:val="0"/>
          <w:szCs w:val="22"/>
        </w:rPr>
        <w:t xml:space="preserve"> </w:t>
      </w:r>
      <w:r w:rsidRPr="00CB2B3F">
        <w:rPr>
          <w:bCs/>
          <w:kern w:val="0"/>
          <w:szCs w:val="22"/>
        </w:rPr>
        <w:t>않고</w:t>
      </w:r>
      <w:r w:rsidRPr="00CB2B3F">
        <w:rPr>
          <w:bCs/>
          <w:kern w:val="0"/>
          <w:szCs w:val="22"/>
        </w:rPr>
        <w:t xml:space="preserve"> </w:t>
      </w:r>
      <w:r w:rsidRPr="00CB2B3F">
        <w:rPr>
          <w:bCs/>
          <w:kern w:val="0"/>
          <w:szCs w:val="22"/>
        </w:rPr>
        <w:t>있음</w:t>
      </w:r>
      <w:r w:rsidRPr="00CB2B3F">
        <w:rPr>
          <w:bCs/>
          <w:kern w:val="0"/>
          <w:szCs w:val="22"/>
        </w:rPr>
        <w:t>.</w:t>
      </w:r>
    </w:p>
    <w:p w14:paraId="696D8BF8" w14:textId="77777777" w:rsidR="00026A7E" w:rsidRPr="00CB2B3F" w:rsidRDefault="00026A7E" w:rsidP="00026A7E">
      <w:pPr>
        <w:spacing w:after="240"/>
        <w:ind w:left="1361"/>
        <w:rPr>
          <w:bCs/>
          <w:kern w:val="0"/>
          <w:szCs w:val="22"/>
        </w:rPr>
      </w:pPr>
      <w:r w:rsidRPr="00CB2B3F">
        <w:rPr>
          <w:bCs/>
          <w:kern w:val="0"/>
          <w:szCs w:val="22"/>
        </w:rPr>
        <w:t>위</w:t>
      </w:r>
      <w:r w:rsidRPr="00CB2B3F">
        <w:rPr>
          <w:bCs/>
          <w:kern w:val="0"/>
          <w:szCs w:val="22"/>
        </w:rPr>
        <w:t xml:space="preserve"> </w:t>
      </w:r>
      <w:r w:rsidRPr="00CB2B3F">
        <w:rPr>
          <w:bCs/>
          <w:kern w:val="0"/>
          <w:szCs w:val="22"/>
        </w:rPr>
        <w:t>각</w:t>
      </w:r>
      <w:r w:rsidRPr="00CB2B3F">
        <w:rPr>
          <w:bCs/>
          <w:kern w:val="0"/>
          <w:szCs w:val="22"/>
        </w:rPr>
        <w:t xml:space="preserve"> </w:t>
      </w:r>
      <w:r w:rsidRPr="00CB2B3F">
        <w:rPr>
          <w:bCs/>
          <w:kern w:val="0"/>
          <w:szCs w:val="22"/>
        </w:rPr>
        <w:t>임금항목은</w:t>
      </w:r>
      <w:r w:rsidRPr="00CB2B3F">
        <w:rPr>
          <w:bCs/>
          <w:kern w:val="0"/>
          <w:szCs w:val="22"/>
        </w:rPr>
        <w:t xml:space="preserve"> </w:t>
      </w:r>
      <w:r w:rsidRPr="00CB2B3F">
        <w:rPr>
          <w:bCs/>
          <w:kern w:val="0"/>
          <w:szCs w:val="22"/>
        </w:rPr>
        <w:t>모두</w:t>
      </w:r>
      <w:r w:rsidRPr="00CB2B3F">
        <w:rPr>
          <w:bCs/>
          <w:kern w:val="0"/>
          <w:szCs w:val="22"/>
        </w:rPr>
        <w:t xml:space="preserve"> </w:t>
      </w:r>
      <w:proofErr w:type="spellStart"/>
      <w:r w:rsidRPr="00CB2B3F">
        <w:rPr>
          <w:bCs/>
          <w:kern w:val="0"/>
          <w:szCs w:val="22"/>
        </w:rPr>
        <w:t>실비변상적인</w:t>
      </w:r>
      <w:proofErr w:type="spellEnd"/>
      <w:r w:rsidRPr="00CB2B3F">
        <w:rPr>
          <w:bCs/>
          <w:kern w:val="0"/>
          <w:szCs w:val="22"/>
        </w:rPr>
        <w:t xml:space="preserve"> </w:t>
      </w:r>
      <w:r w:rsidRPr="00CB2B3F">
        <w:rPr>
          <w:bCs/>
          <w:kern w:val="0"/>
          <w:szCs w:val="22"/>
        </w:rPr>
        <w:t>성격을</w:t>
      </w:r>
      <w:r w:rsidRPr="00CB2B3F">
        <w:rPr>
          <w:bCs/>
          <w:kern w:val="0"/>
          <w:szCs w:val="22"/>
        </w:rPr>
        <w:t xml:space="preserve"> </w:t>
      </w:r>
      <w:r w:rsidRPr="00CB2B3F">
        <w:rPr>
          <w:bCs/>
          <w:kern w:val="0"/>
          <w:szCs w:val="22"/>
        </w:rPr>
        <w:t>가지거나</w:t>
      </w:r>
      <w:r w:rsidRPr="00CB2B3F">
        <w:rPr>
          <w:bCs/>
          <w:kern w:val="0"/>
          <w:szCs w:val="22"/>
        </w:rPr>
        <w:t xml:space="preserve">, </w:t>
      </w:r>
      <w:r w:rsidRPr="00CB2B3F">
        <w:rPr>
          <w:bCs/>
        </w:rPr>
        <w:t>개별근로자의</w:t>
      </w:r>
      <w:r w:rsidRPr="00CB2B3F">
        <w:rPr>
          <w:bCs/>
        </w:rPr>
        <w:t xml:space="preserve"> </w:t>
      </w:r>
      <w:r w:rsidRPr="00CB2B3F">
        <w:rPr>
          <w:bCs/>
        </w:rPr>
        <w:t>특수하고</w:t>
      </w:r>
      <w:r w:rsidRPr="00CB2B3F">
        <w:rPr>
          <w:bCs/>
        </w:rPr>
        <w:t xml:space="preserve"> </w:t>
      </w:r>
      <w:r w:rsidRPr="00CB2B3F">
        <w:rPr>
          <w:bCs/>
        </w:rPr>
        <w:t>우연한</w:t>
      </w:r>
      <w:r w:rsidRPr="00CB2B3F">
        <w:rPr>
          <w:bCs/>
        </w:rPr>
        <w:t xml:space="preserve"> </w:t>
      </w:r>
      <w:r w:rsidRPr="00CB2B3F">
        <w:rPr>
          <w:bCs/>
        </w:rPr>
        <w:t>사정에</w:t>
      </w:r>
      <w:r w:rsidRPr="00CB2B3F">
        <w:rPr>
          <w:bCs/>
        </w:rPr>
        <w:t xml:space="preserve"> </w:t>
      </w:r>
      <w:r w:rsidRPr="00CB2B3F">
        <w:rPr>
          <w:bCs/>
        </w:rPr>
        <w:t>의하여</w:t>
      </w:r>
      <w:r w:rsidRPr="00CB2B3F">
        <w:rPr>
          <w:bCs/>
        </w:rPr>
        <w:t xml:space="preserve"> </w:t>
      </w:r>
      <w:r w:rsidRPr="00CB2B3F">
        <w:rPr>
          <w:bCs/>
        </w:rPr>
        <w:t>단순히</w:t>
      </w:r>
      <w:r w:rsidRPr="00CB2B3F">
        <w:rPr>
          <w:bCs/>
        </w:rPr>
        <w:t xml:space="preserve"> </w:t>
      </w:r>
      <w:r w:rsidRPr="00CB2B3F">
        <w:rPr>
          <w:bCs/>
        </w:rPr>
        <w:t>복리후생적으로</w:t>
      </w:r>
      <w:r w:rsidRPr="00CB2B3F">
        <w:rPr>
          <w:bCs/>
        </w:rPr>
        <w:t xml:space="preserve"> </w:t>
      </w:r>
      <w:r w:rsidRPr="00CB2B3F">
        <w:rPr>
          <w:bCs/>
        </w:rPr>
        <w:t>지급되는</w:t>
      </w:r>
      <w:r w:rsidRPr="00CB2B3F">
        <w:rPr>
          <w:bCs/>
        </w:rPr>
        <w:t xml:space="preserve"> </w:t>
      </w:r>
      <w:r w:rsidRPr="00CB2B3F">
        <w:rPr>
          <w:bCs/>
        </w:rPr>
        <w:t>것으로서</w:t>
      </w:r>
      <w:r w:rsidRPr="00CB2B3F">
        <w:rPr>
          <w:bCs/>
        </w:rPr>
        <w:t xml:space="preserve"> </w:t>
      </w:r>
      <w:r w:rsidRPr="00CB2B3F">
        <w:rPr>
          <w:bCs/>
        </w:rPr>
        <w:t>근로의</w:t>
      </w:r>
      <w:r w:rsidRPr="00CB2B3F">
        <w:rPr>
          <w:bCs/>
        </w:rPr>
        <w:t xml:space="preserve"> </w:t>
      </w:r>
      <w:r w:rsidRPr="00CB2B3F">
        <w:rPr>
          <w:bCs/>
        </w:rPr>
        <w:t>대가에</w:t>
      </w:r>
      <w:r w:rsidRPr="00CB2B3F">
        <w:rPr>
          <w:bCs/>
        </w:rPr>
        <w:t xml:space="preserve"> </w:t>
      </w:r>
      <w:r w:rsidRPr="00CB2B3F">
        <w:rPr>
          <w:bCs/>
        </w:rPr>
        <w:t>해당한다고</w:t>
      </w:r>
      <w:r w:rsidRPr="00CB2B3F">
        <w:rPr>
          <w:bCs/>
        </w:rPr>
        <w:t xml:space="preserve"> </w:t>
      </w:r>
      <w:r w:rsidRPr="00CB2B3F">
        <w:rPr>
          <w:bCs/>
        </w:rPr>
        <w:t>보기</w:t>
      </w:r>
      <w:r w:rsidRPr="00CB2B3F">
        <w:rPr>
          <w:bCs/>
        </w:rPr>
        <w:t xml:space="preserve"> </w:t>
      </w:r>
      <w:r w:rsidRPr="00CB2B3F">
        <w:rPr>
          <w:bCs/>
        </w:rPr>
        <w:t>어렵기에</w:t>
      </w:r>
      <w:r w:rsidRPr="00CB2B3F">
        <w:rPr>
          <w:bCs/>
        </w:rPr>
        <w:t xml:space="preserve">, </w:t>
      </w:r>
      <w:r w:rsidRPr="00CB2B3F">
        <w:rPr>
          <w:bCs/>
        </w:rPr>
        <w:t>평균임금으로</w:t>
      </w:r>
      <w:r w:rsidRPr="00CB2B3F">
        <w:rPr>
          <w:bCs/>
        </w:rPr>
        <w:t xml:space="preserve"> </w:t>
      </w:r>
      <w:r w:rsidRPr="00CB2B3F">
        <w:rPr>
          <w:bCs/>
        </w:rPr>
        <w:t>인정될</w:t>
      </w:r>
      <w:r w:rsidRPr="00CB2B3F">
        <w:rPr>
          <w:bCs/>
        </w:rPr>
        <w:t xml:space="preserve"> </w:t>
      </w:r>
      <w:r w:rsidRPr="00CB2B3F">
        <w:rPr>
          <w:bCs/>
        </w:rPr>
        <w:t>가능성은</w:t>
      </w:r>
      <w:r w:rsidRPr="00CB2B3F">
        <w:rPr>
          <w:bCs/>
        </w:rPr>
        <w:t xml:space="preserve"> </w:t>
      </w:r>
      <w:r w:rsidRPr="00CB2B3F">
        <w:rPr>
          <w:bCs/>
        </w:rPr>
        <w:t>낮음</w:t>
      </w:r>
      <w:r w:rsidRPr="00CB2B3F">
        <w:rPr>
          <w:bCs/>
        </w:rPr>
        <w:t>.</w:t>
      </w:r>
    </w:p>
    <w:p w14:paraId="2A9F8808" w14:textId="77777777" w:rsidR="00026A7E" w:rsidRPr="00CB2B3F" w:rsidRDefault="00026A7E" w:rsidP="00026A7E">
      <w:pPr>
        <w:numPr>
          <w:ilvl w:val="0"/>
          <w:numId w:val="17"/>
        </w:numPr>
        <w:spacing w:after="240"/>
        <w:rPr>
          <w:bCs/>
          <w:kern w:val="0"/>
          <w:szCs w:val="22"/>
          <w:u w:val="single"/>
        </w:rPr>
      </w:pPr>
      <w:r w:rsidRPr="00CB2B3F">
        <w:rPr>
          <w:bCs/>
          <w:kern w:val="0"/>
          <w:szCs w:val="22"/>
          <w:u w:val="single"/>
        </w:rPr>
        <w:t>한샘개발</w:t>
      </w:r>
    </w:p>
    <w:p w14:paraId="453253B4" w14:textId="77777777" w:rsidR="00026A7E" w:rsidRPr="00CB2B3F" w:rsidRDefault="00026A7E" w:rsidP="00026A7E">
      <w:pPr>
        <w:spacing w:after="240"/>
        <w:ind w:left="1361"/>
        <w:rPr>
          <w:bCs/>
          <w:kern w:val="0"/>
          <w:szCs w:val="22"/>
        </w:rPr>
      </w:pPr>
      <w:r>
        <w:rPr>
          <w:rFonts w:hint="eastAsia"/>
          <w:bCs/>
          <w:kern w:val="0"/>
          <w:szCs w:val="22"/>
        </w:rPr>
        <w:t>한샘개발이</w:t>
      </w:r>
      <w:r>
        <w:rPr>
          <w:rFonts w:hint="eastAsia"/>
          <w:bCs/>
          <w:kern w:val="0"/>
          <w:szCs w:val="22"/>
        </w:rPr>
        <w:t xml:space="preserve"> </w:t>
      </w:r>
      <w:r>
        <w:rPr>
          <w:rFonts w:hint="eastAsia"/>
          <w:bCs/>
          <w:kern w:val="0"/>
          <w:szCs w:val="22"/>
        </w:rPr>
        <w:t>평균임금에</w:t>
      </w:r>
      <w:r>
        <w:rPr>
          <w:rFonts w:hint="eastAsia"/>
          <w:bCs/>
          <w:kern w:val="0"/>
          <w:szCs w:val="22"/>
        </w:rPr>
        <w:t xml:space="preserve"> </w:t>
      </w:r>
      <w:r>
        <w:rPr>
          <w:rFonts w:hint="eastAsia"/>
          <w:bCs/>
          <w:kern w:val="0"/>
          <w:szCs w:val="22"/>
        </w:rPr>
        <w:t>포함시키지</w:t>
      </w:r>
      <w:r>
        <w:rPr>
          <w:rFonts w:hint="eastAsia"/>
          <w:bCs/>
          <w:kern w:val="0"/>
          <w:szCs w:val="22"/>
        </w:rPr>
        <w:t xml:space="preserve"> </w:t>
      </w:r>
      <w:r>
        <w:rPr>
          <w:rFonts w:hint="eastAsia"/>
          <w:bCs/>
          <w:kern w:val="0"/>
          <w:szCs w:val="22"/>
        </w:rPr>
        <w:t>않는</w:t>
      </w:r>
      <w:r>
        <w:rPr>
          <w:rFonts w:hint="eastAsia"/>
          <w:bCs/>
          <w:kern w:val="0"/>
          <w:szCs w:val="22"/>
        </w:rPr>
        <w:t xml:space="preserve"> </w:t>
      </w:r>
      <w:proofErr w:type="spellStart"/>
      <w:r>
        <w:rPr>
          <w:rFonts w:hint="eastAsia"/>
          <w:bCs/>
          <w:kern w:val="0"/>
          <w:szCs w:val="22"/>
        </w:rPr>
        <w:t>생일자</w:t>
      </w:r>
      <w:proofErr w:type="spellEnd"/>
      <w:r>
        <w:rPr>
          <w:rFonts w:hint="eastAsia"/>
          <w:bCs/>
          <w:kern w:val="0"/>
          <w:szCs w:val="22"/>
        </w:rPr>
        <w:t xml:space="preserve"> </w:t>
      </w:r>
      <w:r>
        <w:rPr>
          <w:rFonts w:hint="eastAsia"/>
          <w:bCs/>
          <w:kern w:val="0"/>
          <w:szCs w:val="22"/>
        </w:rPr>
        <w:t>포상은</w:t>
      </w:r>
      <w:r w:rsidRPr="00E13C59">
        <w:rPr>
          <w:bCs/>
        </w:rPr>
        <w:t xml:space="preserve"> </w:t>
      </w:r>
      <w:r w:rsidRPr="00CB2B3F">
        <w:rPr>
          <w:bCs/>
        </w:rPr>
        <w:t>개별근로자의</w:t>
      </w:r>
      <w:r w:rsidRPr="00CB2B3F">
        <w:rPr>
          <w:bCs/>
        </w:rPr>
        <w:t xml:space="preserve"> </w:t>
      </w:r>
      <w:r w:rsidRPr="00CB2B3F">
        <w:rPr>
          <w:bCs/>
        </w:rPr>
        <w:t>특수하고</w:t>
      </w:r>
      <w:r w:rsidRPr="00CB2B3F">
        <w:rPr>
          <w:bCs/>
        </w:rPr>
        <w:t xml:space="preserve"> </w:t>
      </w:r>
      <w:r w:rsidRPr="00CB2B3F">
        <w:rPr>
          <w:bCs/>
        </w:rPr>
        <w:t>우연한</w:t>
      </w:r>
      <w:r w:rsidRPr="00CB2B3F">
        <w:rPr>
          <w:bCs/>
        </w:rPr>
        <w:t xml:space="preserve"> </w:t>
      </w:r>
      <w:r w:rsidRPr="00CB2B3F">
        <w:rPr>
          <w:bCs/>
        </w:rPr>
        <w:t>사정에</w:t>
      </w:r>
      <w:r w:rsidRPr="00CB2B3F">
        <w:rPr>
          <w:bCs/>
        </w:rPr>
        <w:t xml:space="preserve"> </w:t>
      </w:r>
      <w:r w:rsidRPr="00CB2B3F">
        <w:rPr>
          <w:bCs/>
        </w:rPr>
        <w:t>의하여</w:t>
      </w:r>
      <w:r w:rsidRPr="00CB2B3F">
        <w:rPr>
          <w:bCs/>
        </w:rPr>
        <w:t xml:space="preserve"> </w:t>
      </w:r>
      <w:r w:rsidRPr="00CB2B3F">
        <w:rPr>
          <w:bCs/>
        </w:rPr>
        <w:t>단순히</w:t>
      </w:r>
      <w:r w:rsidRPr="00CB2B3F">
        <w:rPr>
          <w:bCs/>
        </w:rPr>
        <w:t xml:space="preserve"> </w:t>
      </w:r>
      <w:r w:rsidRPr="00CB2B3F">
        <w:rPr>
          <w:bCs/>
        </w:rPr>
        <w:t>복리후생적으로</w:t>
      </w:r>
      <w:r w:rsidRPr="00CB2B3F">
        <w:rPr>
          <w:bCs/>
        </w:rPr>
        <w:t xml:space="preserve"> </w:t>
      </w:r>
      <w:r w:rsidRPr="00CB2B3F">
        <w:rPr>
          <w:bCs/>
        </w:rPr>
        <w:t>지급되는</w:t>
      </w:r>
      <w:r w:rsidRPr="00CB2B3F">
        <w:rPr>
          <w:bCs/>
        </w:rPr>
        <w:t xml:space="preserve"> </w:t>
      </w:r>
      <w:r w:rsidRPr="00CB2B3F">
        <w:rPr>
          <w:bCs/>
        </w:rPr>
        <w:t>것으로서</w:t>
      </w:r>
      <w:r w:rsidRPr="00CB2B3F">
        <w:rPr>
          <w:bCs/>
        </w:rPr>
        <w:t xml:space="preserve"> </w:t>
      </w:r>
      <w:r w:rsidRPr="00CB2B3F">
        <w:rPr>
          <w:bCs/>
        </w:rPr>
        <w:t>근로의</w:t>
      </w:r>
      <w:r w:rsidRPr="00CB2B3F">
        <w:rPr>
          <w:bCs/>
        </w:rPr>
        <w:t xml:space="preserve"> </w:t>
      </w:r>
      <w:r w:rsidRPr="00CB2B3F">
        <w:rPr>
          <w:bCs/>
        </w:rPr>
        <w:t>대가에</w:t>
      </w:r>
      <w:r w:rsidRPr="00CB2B3F">
        <w:rPr>
          <w:bCs/>
        </w:rPr>
        <w:t xml:space="preserve"> </w:t>
      </w:r>
      <w:r w:rsidRPr="00CB2B3F">
        <w:rPr>
          <w:bCs/>
        </w:rPr>
        <w:t>해당한다고</w:t>
      </w:r>
      <w:r w:rsidRPr="00CB2B3F">
        <w:rPr>
          <w:bCs/>
        </w:rPr>
        <w:t xml:space="preserve"> </w:t>
      </w:r>
      <w:r w:rsidRPr="00CB2B3F">
        <w:rPr>
          <w:bCs/>
        </w:rPr>
        <w:t>보기</w:t>
      </w:r>
      <w:r w:rsidRPr="00CB2B3F">
        <w:rPr>
          <w:bCs/>
        </w:rPr>
        <w:t xml:space="preserve"> </w:t>
      </w:r>
      <w:r w:rsidRPr="00CB2B3F">
        <w:rPr>
          <w:bCs/>
        </w:rPr>
        <w:t>어렵기에</w:t>
      </w:r>
      <w:r w:rsidRPr="00CB2B3F">
        <w:rPr>
          <w:bCs/>
        </w:rPr>
        <w:t xml:space="preserve">, </w:t>
      </w:r>
      <w:r w:rsidRPr="00CB2B3F">
        <w:rPr>
          <w:bCs/>
        </w:rPr>
        <w:t>평균임금으로</w:t>
      </w:r>
      <w:r w:rsidRPr="00CB2B3F">
        <w:rPr>
          <w:bCs/>
        </w:rPr>
        <w:t xml:space="preserve"> </w:t>
      </w:r>
      <w:r w:rsidRPr="00CB2B3F">
        <w:rPr>
          <w:bCs/>
        </w:rPr>
        <w:t>인정될</w:t>
      </w:r>
      <w:r w:rsidRPr="00CB2B3F">
        <w:rPr>
          <w:bCs/>
        </w:rPr>
        <w:t xml:space="preserve"> </w:t>
      </w:r>
      <w:r w:rsidRPr="00CB2B3F">
        <w:rPr>
          <w:bCs/>
        </w:rPr>
        <w:t>가능성은</w:t>
      </w:r>
      <w:r w:rsidRPr="00CB2B3F">
        <w:rPr>
          <w:bCs/>
        </w:rPr>
        <w:t xml:space="preserve"> </w:t>
      </w:r>
      <w:r w:rsidRPr="00CB2B3F">
        <w:rPr>
          <w:bCs/>
        </w:rPr>
        <w:t>낮음</w:t>
      </w:r>
      <w:r w:rsidRPr="00CB2B3F">
        <w:rPr>
          <w:bCs/>
        </w:rPr>
        <w:t>.</w:t>
      </w:r>
    </w:p>
    <w:p w14:paraId="36C1EE18" w14:textId="77777777" w:rsidR="00026A7E" w:rsidRPr="00CB2B3F" w:rsidRDefault="00026A7E" w:rsidP="00026A7E">
      <w:pPr>
        <w:pStyle w:val="a5"/>
        <w:ind w:leftChars="0" w:left="454"/>
        <w:rPr>
          <w:bCs/>
          <w:kern w:val="0"/>
          <w:szCs w:val="22"/>
        </w:rPr>
      </w:pPr>
    </w:p>
    <w:p w14:paraId="48D7D00E" w14:textId="77777777" w:rsidR="00026A7E" w:rsidRPr="00CB2B3F" w:rsidRDefault="00026A7E" w:rsidP="00026A7E">
      <w:pPr>
        <w:numPr>
          <w:ilvl w:val="0"/>
          <w:numId w:val="33"/>
        </w:numPr>
        <w:spacing w:after="240"/>
        <w:rPr>
          <w:bCs/>
          <w:kern w:val="0"/>
          <w:szCs w:val="22"/>
        </w:rPr>
      </w:pPr>
      <w:r w:rsidRPr="00CB2B3F">
        <w:rPr>
          <w:b/>
          <w:bCs/>
          <w:szCs w:val="22"/>
        </w:rPr>
        <w:t>영향</w:t>
      </w:r>
      <w:r w:rsidRPr="00CB2B3F">
        <w:rPr>
          <w:b/>
          <w:bCs/>
          <w:szCs w:val="22"/>
        </w:rPr>
        <w:t xml:space="preserve"> </w:t>
      </w:r>
      <w:r w:rsidRPr="00CB2B3F">
        <w:rPr>
          <w:b/>
          <w:bCs/>
          <w:szCs w:val="22"/>
        </w:rPr>
        <w:t>분석</w:t>
      </w:r>
    </w:p>
    <w:p w14:paraId="1A5591EA" w14:textId="77777777" w:rsidR="00026A7E" w:rsidRPr="00CB2B3F" w:rsidRDefault="00026A7E" w:rsidP="00026A7E">
      <w:pPr>
        <w:spacing w:after="240"/>
        <w:ind w:left="907"/>
        <w:rPr>
          <w:bCs/>
          <w:szCs w:val="22"/>
        </w:rPr>
      </w:pPr>
      <w:r w:rsidRPr="00CB2B3F">
        <w:rPr>
          <w:bCs/>
          <w:szCs w:val="22"/>
        </w:rPr>
        <w:t>대상회사는</w:t>
      </w:r>
      <w:r w:rsidRPr="00CB2B3F">
        <w:rPr>
          <w:bCs/>
          <w:szCs w:val="22"/>
        </w:rPr>
        <w:t xml:space="preserve"> </w:t>
      </w:r>
      <w:r w:rsidRPr="00CB2B3F">
        <w:rPr>
          <w:bCs/>
          <w:szCs w:val="22"/>
        </w:rPr>
        <w:t>퇴직급여에</w:t>
      </w:r>
      <w:r w:rsidRPr="00CB2B3F">
        <w:rPr>
          <w:bCs/>
          <w:szCs w:val="22"/>
        </w:rPr>
        <w:t xml:space="preserve"> </w:t>
      </w:r>
      <w:r w:rsidRPr="00CB2B3F">
        <w:rPr>
          <w:bCs/>
          <w:szCs w:val="22"/>
        </w:rPr>
        <w:t>관하여</w:t>
      </w:r>
      <w:r w:rsidRPr="00CB2B3F">
        <w:rPr>
          <w:bCs/>
          <w:szCs w:val="22"/>
        </w:rPr>
        <w:t xml:space="preserve"> </w:t>
      </w:r>
      <w:r w:rsidRPr="00CB2B3F">
        <w:rPr>
          <w:bCs/>
          <w:szCs w:val="22"/>
        </w:rPr>
        <w:t>근로자들에게</w:t>
      </w:r>
      <w:r w:rsidRPr="00CB2B3F">
        <w:rPr>
          <w:bCs/>
          <w:szCs w:val="22"/>
        </w:rPr>
        <w:t xml:space="preserve"> </w:t>
      </w:r>
      <w:proofErr w:type="spellStart"/>
      <w:r w:rsidRPr="00CB2B3F">
        <w:rPr>
          <w:bCs/>
          <w:szCs w:val="22"/>
        </w:rPr>
        <w:t>확정급여형퇴직연금제도를</w:t>
      </w:r>
      <w:proofErr w:type="spellEnd"/>
      <w:r w:rsidRPr="00CB2B3F">
        <w:rPr>
          <w:bCs/>
          <w:szCs w:val="22"/>
        </w:rPr>
        <w:t xml:space="preserve"> </w:t>
      </w:r>
      <w:r w:rsidRPr="00CB2B3F">
        <w:rPr>
          <w:bCs/>
          <w:szCs w:val="22"/>
        </w:rPr>
        <w:t>적용하고</w:t>
      </w:r>
      <w:r w:rsidRPr="00CB2B3F">
        <w:rPr>
          <w:bCs/>
          <w:szCs w:val="22"/>
        </w:rPr>
        <w:t xml:space="preserve"> </w:t>
      </w:r>
      <w:proofErr w:type="spellStart"/>
      <w:r w:rsidRPr="00CB2B3F">
        <w:rPr>
          <w:bCs/>
          <w:szCs w:val="22"/>
        </w:rPr>
        <w:t>있는바</w:t>
      </w:r>
      <w:proofErr w:type="spellEnd"/>
      <w:r w:rsidRPr="00CB2B3F">
        <w:rPr>
          <w:bCs/>
          <w:szCs w:val="22"/>
        </w:rPr>
        <w:t xml:space="preserve">, </w:t>
      </w:r>
      <w:r w:rsidRPr="00CB2B3F">
        <w:rPr>
          <w:bCs/>
          <w:szCs w:val="22"/>
        </w:rPr>
        <w:t>만일</w:t>
      </w:r>
      <w:r w:rsidRPr="00CB2B3F">
        <w:rPr>
          <w:bCs/>
          <w:szCs w:val="22"/>
        </w:rPr>
        <w:t xml:space="preserve"> </w:t>
      </w:r>
      <w:r w:rsidRPr="00CB2B3F">
        <w:rPr>
          <w:bCs/>
          <w:szCs w:val="22"/>
        </w:rPr>
        <w:t>대상회사가</w:t>
      </w:r>
      <w:r w:rsidRPr="00CB2B3F">
        <w:rPr>
          <w:bCs/>
          <w:szCs w:val="22"/>
        </w:rPr>
        <w:t xml:space="preserve"> </w:t>
      </w:r>
      <w:r w:rsidRPr="00CB2B3F">
        <w:rPr>
          <w:bCs/>
          <w:szCs w:val="22"/>
        </w:rPr>
        <w:t>평균임금에</w:t>
      </w:r>
      <w:r w:rsidRPr="00CB2B3F">
        <w:rPr>
          <w:bCs/>
          <w:szCs w:val="22"/>
        </w:rPr>
        <w:t xml:space="preserve"> </w:t>
      </w:r>
      <w:r w:rsidRPr="00CB2B3F">
        <w:rPr>
          <w:bCs/>
          <w:szCs w:val="22"/>
        </w:rPr>
        <w:t>포함되어야</w:t>
      </w:r>
      <w:r w:rsidRPr="00CB2B3F">
        <w:rPr>
          <w:bCs/>
          <w:szCs w:val="22"/>
        </w:rPr>
        <w:t xml:space="preserve"> </w:t>
      </w:r>
      <w:r w:rsidRPr="00CB2B3F">
        <w:rPr>
          <w:bCs/>
          <w:szCs w:val="22"/>
        </w:rPr>
        <w:t>할</w:t>
      </w:r>
      <w:r w:rsidRPr="00CB2B3F">
        <w:rPr>
          <w:bCs/>
          <w:szCs w:val="22"/>
        </w:rPr>
        <w:t xml:space="preserve"> </w:t>
      </w:r>
      <w:r w:rsidRPr="00CB2B3F">
        <w:rPr>
          <w:bCs/>
          <w:szCs w:val="22"/>
        </w:rPr>
        <w:t>금액이</w:t>
      </w:r>
      <w:r w:rsidRPr="00CB2B3F">
        <w:rPr>
          <w:bCs/>
          <w:szCs w:val="22"/>
        </w:rPr>
        <w:t xml:space="preserve"> </w:t>
      </w:r>
      <w:r w:rsidRPr="00CB2B3F">
        <w:rPr>
          <w:bCs/>
          <w:szCs w:val="22"/>
        </w:rPr>
        <w:t>제대로</w:t>
      </w:r>
      <w:r w:rsidRPr="00CB2B3F">
        <w:rPr>
          <w:bCs/>
          <w:szCs w:val="22"/>
        </w:rPr>
        <w:t xml:space="preserve"> </w:t>
      </w:r>
      <w:r w:rsidRPr="00CB2B3F">
        <w:rPr>
          <w:bCs/>
          <w:szCs w:val="22"/>
        </w:rPr>
        <w:t>반영되지</w:t>
      </w:r>
      <w:r w:rsidRPr="00CB2B3F">
        <w:rPr>
          <w:bCs/>
          <w:szCs w:val="22"/>
        </w:rPr>
        <w:t xml:space="preserve"> </w:t>
      </w:r>
      <w:r w:rsidRPr="00CB2B3F">
        <w:rPr>
          <w:bCs/>
          <w:szCs w:val="22"/>
        </w:rPr>
        <w:t>않은</w:t>
      </w:r>
      <w:r w:rsidRPr="00CB2B3F">
        <w:rPr>
          <w:bCs/>
          <w:szCs w:val="22"/>
        </w:rPr>
        <w:t xml:space="preserve"> </w:t>
      </w:r>
      <w:r w:rsidRPr="00CB2B3F">
        <w:rPr>
          <w:bCs/>
          <w:szCs w:val="22"/>
        </w:rPr>
        <w:t>평균임금을</w:t>
      </w:r>
      <w:r w:rsidRPr="00CB2B3F">
        <w:rPr>
          <w:bCs/>
          <w:szCs w:val="22"/>
        </w:rPr>
        <w:t xml:space="preserve"> </w:t>
      </w:r>
      <w:r w:rsidRPr="00CB2B3F">
        <w:rPr>
          <w:bCs/>
          <w:szCs w:val="22"/>
        </w:rPr>
        <w:t>기초로</w:t>
      </w:r>
      <w:r w:rsidRPr="00CB2B3F">
        <w:rPr>
          <w:bCs/>
          <w:szCs w:val="22"/>
        </w:rPr>
        <w:t xml:space="preserve"> </w:t>
      </w:r>
      <w:r w:rsidRPr="00CB2B3F">
        <w:rPr>
          <w:bCs/>
          <w:szCs w:val="22"/>
        </w:rPr>
        <w:t>퇴직급여를</w:t>
      </w:r>
      <w:r w:rsidRPr="00CB2B3F">
        <w:rPr>
          <w:bCs/>
          <w:szCs w:val="22"/>
        </w:rPr>
        <w:t xml:space="preserve"> </w:t>
      </w:r>
      <w:r w:rsidRPr="00CB2B3F">
        <w:rPr>
          <w:bCs/>
          <w:szCs w:val="22"/>
        </w:rPr>
        <w:t>산정한</w:t>
      </w:r>
      <w:r w:rsidRPr="00CB2B3F">
        <w:rPr>
          <w:bCs/>
          <w:szCs w:val="22"/>
        </w:rPr>
        <w:t xml:space="preserve"> </w:t>
      </w:r>
      <w:r w:rsidRPr="00CB2B3F">
        <w:rPr>
          <w:bCs/>
          <w:szCs w:val="22"/>
        </w:rPr>
        <w:t>경우</w:t>
      </w:r>
      <w:r w:rsidRPr="00CB2B3F">
        <w:rPr>
          <w:bCs/>
          <w:szCs w:val="22"/>
        </w:rPr>
        <w:t xml:space="preserve">, </w:t>
      </w:r>
      <w:r>
        <w:rPr>
          <w:bCs/>
          <w:szCs w:val="22"/>
        </w:rPr>
        <w:t>(</w:t>
      </w:r>
      <w:proofErr w:type="spellStart"/>
      <w:r>
        <w:rPr>
          <w:bCs/>
          <w:szCs w:val="22"/>
        </w:rPr>
        <w:t>i</w:t>
      </w:r>
      <w:proofErr w:type="spellEnd"/>
      <w:r>
        <w:rPr>
          <w:bCs/>
          <w:szCs w:val="22"/>
        </w:rPr>
        <w:t xml:space="preserve">) </w:t>
      </w:r>
      <w:r w:rsidRPr="00CB2B3F">
        <w:rPr>
          <w:bCs/>
          <w:szCs w:val="22"/>
        </w:rPr>
        <w:t>회사는</w:t>
      </w:r>
      <w:r w:rsidRPr="00CB2B3F">
        <w:rPr>
          <w:bCs/>
          <w:szCs w:val="22"/>
        </w:rPr>
        <w:t xml:space="preserve"> </w:t>
      </w:r>
      <w:r w:rsidRPr="00CB2B3F">
        <w:rPr>
          <w:bCs/>
          <w:szCs w:val="22"/>
        </w:rPr>
        <w:t>최근</w:t>
      </w:r>
      <w:r w:rsidRPr="00CB2B3F">
        <w:rPr>
          <w:bCs/>
          <w:szCs w:val="22"/>
        </w:rPr>
        <w:t xml:space="preserve"> 3</w:t>
      </w:r>
      <w:r w:rsidRPr="00CB2B3F">
        <w:rPr>
          <w:bCs/>
          <w:szCs w:val="22"/>
        </w:rPr>
        <w:t>년간의</w:t>
      </w:r>
      <w:r w:rsidRPr="00CB2B3F">
        <w:rPr>
          <w:bCs/>
          <w:szCs w:val="22"/>
        </w:rPr>
        <w:t xml:space="preserve"> </w:t>
      </w:r>
      <w:r w:rsidRPr="00CB2B3F">
        <w:rPr>
          <w:bCs/>
          <w:szCs w:val="22"/>
        </w:rPr>
        <w:t>퇴직</w:t>
      </w:r>
      <w:r w:rsidRPr="00CB2B3F">
        <w:rPr>
          <w:bCs/>
          <w:szCs w:val="22"/>
        </w:rPr>
        <w:t xml:space="preserve"> </w:t>
      </w:r>
      <w:r w:rsidRPr="00CB2B3F">
        <w:rPr>
          <w:bCs/>
          <w:szCs w:val="22"/>
        </w:rPr>
        <w:t>근로자들에</w:t>
      </w:r>
      <w:r w:rsidRPr="00CB2B3F">
        <w:rPr>
          <w:bCs/>
          <w:szCs w:val="22"/>
        </w:rPr>
        <w:t xml:space="preserve"> </w:t>
      </w:r>
      <w:r w:rsidRPr="00CB2B3F">
        <w:rPr>
          <w:bCs/>
          <w:szCs w:val="22"/>
        </w:rPr>
        <w:t>대하여</w:t>
      </w:r>
      <w:r w:rsidRPr="00CB2B3F">
        <w:rPr>
          <w:bCs/>
          <w:szCs w:val="22"/>
        </w:rPr>
        <w:t xml:space="preserve"> </w:t>
      </w:r>
      <w:r w:rsidRPr="00CB2B3F">
        <w:rPr>
          <w:bCs/>
          <w:szCs w:val="22"/>
        </w:rPr>
        <w:t>퇴직급여</w:t>
      </w:r>
      <w:r w:rsidRPr="00CB2B3F">
        <w:rPr>
          <w:bCs/>
          <w:szCs w:val="22"/>
        </w:rPr>
        <w:t xml:space="preserve"> </w:t>
      </w:r>
      <w:r w:rsidRPr="00CB2B3F">
        <w:rPr>
          <w:bCs/>
          <w:szCs w:val="22"/>
        </w:rPr>
        <w:t>지급</w:t>
      </w:r>
      <w:r w:rsidRPr="00CB2B3F">
        <w:rPr>
          <w:bCs/>
          <w:szCs w:val="22"/>
        </w:rPr>
        <w:t xml:space="preserve"> </w:t>
      </w:r>
      <w:r w:rsidRPr="00CB2B3F">
        <w:rPr>
          <w:bCs/>
          <w:szCs w:val="22"/>
        </w:rPr>
        <w:t>부족분을</w:t>
      </w:r>
      <w:r w:rsidRPr="00CB2B3F">
        <w:rPr>
          <w:bCs/>
          <w:szCs w:val="22"/>
        </w:rPr>
        <w:t xml:space="preserve"> </w:t>
      </w:r>
      <w:r w:rsidRPr="00CB2B3F">
        <w:rPr>
          <w:bCs/>
          <w:szCs w:val="22"/>
        </w:rPr>
        <w:t>지급할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부담할</w:t>
      </w:r>
      <w:r w:rsidRPr="00CB2B3F">
        <w:rPr>
          <w:bCs/>
          <w:szCs w:val="22"/>
        </w:rPr>
        <w:t xml:space="preserve"> </w:t>
      </w:r>
      <w:r w:rsidRPr="00CB2B3F">
        <w:rPr>
          <w:bCs/>
          <w:szCs w:val="22"/>
        </w:rPr>
        <w:t>가능성이</w:t>
      </w:r>
      <w:r w:rsidRPr="00CB2B3F">
        <w:rPr>
          <w:bCs/>
          <w:szCs w:val="22"/>
        </w:rPr>
        <w:t xml:space="preserve"> </w:t>
      </w:r>
      <w:r w:rsidRPr="00CB2B3F">
        <w:rPr>
          <w:bCs/>
          <w:szCs w:val="22"/>
        </w:rPr>
        <w:t>있고</w:t>
      </w:r>
      <w:r w:rsidRPr="00CB2B3F">
        <w:rPr>
          <w:bCs/>
          <w:szCs w:val="22"/>
        </w:rPr>
        <w:t xml:space="preserve">, </w:t>
      </w:r>
      <w:r>
        <w:rPr>
          <w:bCs/>
          <w:szCs w:val="22"/>
        </w:rPr>
        <w:t xml:space="preserve">(ii) </w:t>
      </w:r>
      <w:r w:rsidRPr="00CB2B3F">
        <w:rPr>
          <w:bCs/>
          <w:szCs w:val="22"/>
        </w:rPr>
        <w:t>재직</w:t>
      </w:r>
      <w:r w:rsidRPr="00CB2B3F">
        <w:rPr>
          <w:bCs/>
          <w:szCs w:val="22"/>
        </w:rPr>
        <w:t xml:space="preserve"> </w:t>
      </w:r>
      <w:r w:rsidRPr="00CB2B3F">
        <w:rPr>
          <w:bCs/>
          <w:szCs w:val="22"/>
        </w:rPr>
        <w:t>중인</w:t>
      </w:r>
      <w:r w:rsidRPr="00CB2B3F">
        <w:rPr>
          <w:bCs/>
          <w:szCs w:val="22"/>
        </w:rPr>
        <w:t xml:space="preserve"> </w:t>
      </w:r>
      <w:r w:rsidRPr="00CB2B3F">
        <w:rPr>
          <w:bCs/>
          <w:szCs w:val="22"/>
        </w:rPr>
        <w:t>근로자들에</w:t>
      </w:r>
      <w:r w:rsidRPr="00CB2B3F">
        <w:rPr>
          <w:bCs/>
          <w:szCs w:val="22"/>
        </w:rPr>
        <w:t xml:space="preserve"> </w:t>
      </w:r>
      <w:r w:rsidRPr="00CB2B3F">
        <w:rPr>
          <w:bCs/>
          <w:szCs w:val="22"/>
        </w:rPr>
        <w:t>관하여</w:t>
      </w:r>
      <w:r w:rsidRPr="00CB2B3F">
        <w:rPr>
          <w:bCs/>
          <w:szCs w:val="22"/>
        </w:rPr>
        <w:t xml:space="preserve"> </w:t>
      </w:r>
      <w:r w:rsidRPr="00CB2B3F">
        <w:rPr>
          <w:bCs/>
          <w:szCs w:val="22"/>
        </w:rPr>
        <w:t>추가</w:t>
      </w:r>
      <w:r w:rsidRPr="00CB2B3F">
        <w:rPr>
          <w:bCs/>
          <w:szCs w:val="22"/>
        </w:rPr>
        <w:t xml:space="preserve"> </w:t>
      </w:r>
      <w:r w:rsidRPr="00CB2B3F">
        <w:rPr>
          <w:bCs/>
          <w:szCs w:val="22"/>
        </w:rPr>
        <w:t>부담금을</w:t>
      </w:r>
      <w:r w:rsidRPr="00CB2B3F">
        <w:rPr>
          <w:bCs/>
          <w:szCs w:val="22"/>
        </w:rPr>
        <w:t xml:space="preserve"> </w:t>
      </w:r>
      <w:r w:rsidRPr="00CB2B3F">
        <w:rPr>
          <w:bCs/>
          <w:szCs w:val="22"/>
        </w:rPr>
        <w:t>적립할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됨</w:t>
      </w:r>
      <w:r w:rsidRPr="00CB2B3F">
        <w:rPr>
          <w:bCs/>
          <w:szCs w:val="22"/>
        </w:rPr>
        <w:t xml:space="preserve">. </w:t>
      </w:r>
      <w:r w:rsidRPr="00CB2B3F">
        <w:rPr>
          <w:bCs/>
          <w:szCs w:val="22"/>
        </w:rPr>
        <w:t>직원이</w:t>
      </w:r>
      <w:r w:rsidRPr="00CB2B3F">
        <w:rPr>
          <w:bCs/>
          <w:szCs w:val="22"/>
        </w:rPr>
        <w:t xml:space="preserve"> </w:t>
      </w:r>
      <w:r w:rsidRPr="00CB2B3F">
        <w:rPr>
          <w:bCs/>
          <w:szCs w:val="22"/>
        </w:rPr>
        <w:t>퇴직할</w:t>
      </w:r>
      <w:r w:rsidRPr="00CB2B3F">
        <w:rPr>
          <w:bCs/>
          <w:szCs w:val="22"/>
        </w:rPr>
        <w:t xml:space="preserve"> </w:t>
      </w:r>
      <w:r w:rsidRPr="00CB2B3F">
        <w:rPr>
          <w:bCs/>
          <w:szCs w:val="22"/>
        </w:rPr>
        <w:t>때</w:t>
      </w:r>
      <w:r w:rsidRPr="00CB2B3F">
        <w:rPr>
          <w:bCs/>
          <w:szCs w:val="22"/>
        </w:rPr>
        <w:t xml:space="preserve"> </w:t>
      </w:r>
      <w:r w:rsidRPr="00CB2B3F">
        <w:rPr>
          <w:bCs/>
          <w:szCs w:val="22"/>
        </w:rPr>
        <w:t>지급하지</w:t>
      </w:r>
      <w:r w:rsidRPr="00CB2B3F">
        <w:rPr>
          <w:bCs/>
          <w:szCs w:val="22"/>
        </w:rPr>
        <w:t xml:space="preserve"> </w:t>
      </w:r>
      <w:r w:rsidRPr="00CB2B3F">
        <w:rPr>
          <w:bCs/>
          <w:szCs w:val="22"/>
        </w:rPr>
        <w:t>않은</w:t>
      </w:r>
      <w:r w:rsidRPr="00CB2B3F">
        <w:rPr>
          <w:bCs/>
          <w:szCs w:val="22"/>
        </w:rPr>
        <w:t xml:space="preserve"> </w:t>
      </w:r>
      <w:r w:rsidRPr="00CB2B3F">
        <w:rPr>
          <w:bCs/>
          <w:szCs w:val="22"/>
        </w:rPr>
        <w:t>퇴직급여가</w:t>
      </w:r>
      <w:r w:rsidRPr="00CB2B3F">
        <w:rPr>
          <w:bCs/>
          <w:szCs w:val="22"/>
        </w:rPr>
        <w:t xml:space="preserve"> </w:t>
      </w:r>
      <w:r w:rsidRPr="00CB2B3F">
        <w:rPr>
          <w:bCs/>
          <w:szCs w:val="22"/>
        </w:rPr>
        <w:t>있는</w:t>
      </w:r>
      <w:r w:rsidRPr="00CB2B3F">
        <w:rPr>
          <w:bCs/>
          <w:szCs w:val="22"/>
        </w:rPr>
        <w:t xml:space="preserve"> </w:t>
      </w:r>
      <w:r w:rsidRPr="00CB2B3F">
        <w:rPr>
          <w:bCs/>
          <w:szCs w:val="22"/>
        </w:rPr>
        <w:t>경우</w:t>
      </w:r>
      <w:r w:rsidRPr="00CB2B3F">
        <w:rPr>
          <w:bCs/>
          <w:szCs w:val="22"/>
        </w:rPr>
        <w:t xml:space="preserve"> </w:t>
      </w:r>
      <w:r w:rsidRPr="00CB2B3F">
        <w:rPr>
          <w:bCs/>
          <w:szCs w:val="22"/>
        </w:rPr>
        <w:t>대상회사의</w:t>
      </w:r>
      <w:r w:rsidRPr="00CB2B3F">
        <w:rPr>
          <w:bCs/>
          <w:szCs w:val="22"/>
        </w:rPr>
        <w:t xml:space="preserve"> </w:t>
      </w:r>
      <w:r w:rsidRPr="00CB2B3F">
        <w:rPr>
          <w:bCs/>
          <w:szCs w:val="22"/>
        </w:rPr>
        <w:t>대표이사가</w:t>
      </w:r>
      <w:r w:rsidRPr="00CB2B3F">
        <w:rPr>
          <w:bCs/>
          <w:szCs w:val="22"/>
        </w:rPr>
        <w:t xml:space="preserve"> 3</w:t>
      </w:r>
      <w:r w:rsidRPr="00CB2B3F">
        <w:rPr>
          <w:bCs/>
          <w:szCs w:val="22"/>
        </w:rPr>
        <w:t>년</w:t>
      </w:r>
      <w:r w:rsidRPr="00CB2B3F">
        <w:rPr>
          <w:bCs/>
          <w:szCs w:val="22"/>
        </w:rPr>
        <w:t xml:space="preserve"> </w:t>
      </w:r>
      <w:r w:rsidRPr="00CB2B3F">
        <w:rPr>
          <w:bCs/>
          <w:szCs w:val="22"/>
        </w:rPr>
        <w:t>이하의</w:t>
      </w:r>
      <w:r w:rsidRPr="00CB2B3F">
        <w:rPr>
          <w:bCs/>
          <w:szCs w:val="22"/>
        </w:rPr>
        <w:t xml:space="preserve"> </w:t>
      </w:r>
      <w:r w:rsidRPr="00CB2B3F">
        <w:rPr>
          <w:bCs/>
          <w:szCs w:val="22"/>
        </w:rPr>
        <w:t>징역</w:t>
      </w:r>
      <w:r w:rsidRPr="00CB2B3F">
        <w:rPr>
          <w:bCs/>
          <w:szCs w:val="22"/>
        </w:rPr>
        <w:t xml:space="preserve"> </w:t>
      </w:r>
      <w:r w:rsidRPr="00CB2B3F">
        <w:rPr>
          <w:bCs/>
          <w:szCs w:val="22"/>
        </w:rPr>
        <w:t>또는</w:t>
      </w:r>
      <w:r w:rsidRPr="00CB2B3F">
        <w:rPr>
          <w:bCs/>
          <w:szCs w:val="22"/>
        </w:rPr>
        <w:t xml:space="preserve"> 3</w:t>
      </w:r>
      <w:r w:rsidRPr="00CB2B3F">
        <w:rPr>
          <w:bCs/>
          <w:szCs w:val="22"/>
        </w:rPr>
        <w:t>천만원</w:t>
      </w:r>
      <w:r w:rsidRPr="00CB2B3F">
        <w:rPr>
          <w:bCs/>
          <w:szCs w:val="22"/>
        </w:rPr>
        <w:t xml:space="preserve"> </w:t>
      </w:r>
      <w:r w:rsidRPr="00CB2B3F">
        <w:rPr>
          <w:bCs/>
          <w:szCs w:val="22"/>
        </w:rPr>
        <w:t>이하의</w:t>
      </w:r>
      <w:r w:rsidRPr="00CB2B3F">
        <w:rPr>
          <w:bCs/>
          <w:szCs w:val="22"/>
        </w:rPr>
        <w:t xml:space="preserve"> </w:t>
      </w:r>
      <w:r w:rsidRPr="00CB2B3F">
        <w:rPr>
          <w:bCs/>
          <w:szCs w:val="22"/>
        </w:rPr>
        <w:t>벌금형에</w:t>
      </w:r>
      <w:r w:rsidRPr="00CB2B3F">
        <w:rPr>
          <w:bCs/>
          <w:szCs w:val="22"/>
        </w:rPr>
        <w:t xml:space="preserve"> </w:t>
      </w:r>
      <w:proofErr w:type="gramStart"/>
      <w:r w:rsidRPr="00CB2B3F">
        <w:rPr>
          <w:bCs/>
          <w:szCs w:val="22"/>
        </w:rPr>
        <w:t>처해</w:t>
      </w:r>
      <w:r w:rsidRPr="00CB2B3F">
        <w:rPr>
          <w:bCs/>
          <w:szCs w:val="22"/>
        </w:rPr>
        <w:t xml:space="preserve"> </w:t>
      </w:r>
      <w:r w:rsidRPr="00CB2B3F">
        <w:rPr>
          <w:bCs/>
          <w:szCs w:val="22"/>
        </w:rPr>
        <w:t>질</w:t>
      </w:r>
      <w:proofErr w:type="gramEnd"/>
      <w:r w:rsidRPr="00CB2B3F">
        <w:rPr>
          <w:bCs/>
          <w:szCs w:val="22"/>
        </w:rPr>
        <w:t xml:space="preserve"> </w:t>
      </w:r>
      <w:r w:rsidRPr="00CB2B3F">
        <w:rPr>
          <w:bCs/>
          <w:szCs w:val="22"/>
        </w:rPr>
        <w:t>수도</w:t>
      </w:r>
      <w:r w:rsidRPr="00CB2B3F">
        <w:rPr>
          <w:bCs/>
          <w:szCs w:val="22"/>
        </w:rPr>
        <w:t xml:space="preserve"> </w:t>
      </w:r>
      <w:r w:rsidRPr="00CB2B3F">
        <w:rPr>
          <w:bCs/>
          <w:szCs w:val="22"/>
        </w:rPr>
        <w:t>있음</w:t>
      </w:r>
      <w:r>
        <w:rPr>
          <w:rFonts w:hint="eastAsia"/>
          <w:bCs/>
          <w:szCs w:val="22"/>
        </w:rPr>
        <w:t>.</w:t>
      </w:r>
    </w:p>
    <w:p w14:paraId="5FCB75E7" w14:textId="77777777" w:rsidR="00026A7E" w:rsidRPr="00821472" w:rsidRDefault="00026A7E" w:rsidP="00026A7E">
      <w:pPr>
        <w:spacing w:after="240"/>
        <w:ind w:left="907"/>
        <w:rPr>
          <w:bCs/>
          <w:spacing w:val="-3"/>
          <w:szCs w:val="22"/>
        </w:rPr>
      </w:pPr>
      <w:r w:rsidRPr="00821472">
        <w:rPr>
          <w:bCs/>
          <w:spacing w:val="-3"/>
          <w:szCs w:val="22"/>
        </w:rPr>
        <w:t>최근</w:t>
      </w:r>
      <w:r w:rsidRPr="00821472">
        <w:rPr>
          <w:bCs/>
          <w:spacing w:val="-3"/>
          <w:szCs w:val="22"/>
        </w:rPr>
        <w:t xml:space="preserve"> </w:t>
      </w:r>
      <w:r w:rsidRPr="00821472">
        <w:rPr>
          <w:bCs/>
          <w:spacing w:val="-3"/>
          <w:szCs w:val="22"/>
        </w:rPr>
        <w:t>다른</w:t>
      </w:r>
      <w:r w:rsidRPr="00821472">
        <w:rPr>
          <w:bCs/>
          <w:spacing w:val="-3"/>
          <w:szCs w:val="22"/>
        </w:rPr>
        <w:t xml:space="preserve"> </w:t>
      </w:r>
      <w:proofErr w:type="spellStart"/>
      <w:r w:rsidRPr="00821472">
        <w:rPr>
          <w:bCs/>
          <w:spacing w:val="-3"/>
          <w:szCs w:val="22"/>
        </w:rPr>
        <w:t>기업들에서</w:t>
      </w:r>
      <w:proofErr w:type="spellEnd"/>
      <w:r w:rsidRPr="00821472">
        <w:rPr>
          <w:bCs/>
          <w:spacing w:val="-3"/>
          <w:szCs w:val="22"/>
        </w:rPr>
        <w:t xml:space="preserve"> </w:t>
      </w:r>
      <w:r w:rsidRPr="00821472">
        <w:rPr>
          <w:bCs/>
          <w:spacing w:val="-3"/>
          <w:szCs w:val="22"/>
        </w:rPr>
        <w:t>주로</w:t>
      </w:r>
      <w:r w:rsidRPr="00821472">
        <w:rPr>
          <w:bCs/>
          <w:spacing w:val="-3"/>
          <w:szCs w:val="22"/>
        </w:rPr>
        <w:t xml:space="preserve"> </w:t>
      </w:r>
      <w:r w:rsidRPr="00821472">
        <w:rPr>
          <w:bCs/>
          <w:spacing w:val="-3"/>
          <w:szCs w:val="22"/>
        </w:rPr>
        <w:t>경영성과급의</w:t>
      </w:r>
      <w:r w:rsidRPr="00821472">
        <w:rPr>
          <w:bCs/>
          <w:spacing w:val="-3"/>
          <w:szCs w:val="22"/>
        </w:rPr>
        <w:t xml:space="preserve"> </w:t>
      </w:r>
      <w:r w:rsidRPr="00821472">
        <w:rPr>
          <w:bCs/>
          <w:spacing w:val="-3"/>
          <w:szCs w:val="22"/>
        </w:rPr>
        <w:t>평균임금</w:t>
      </w:r>
      <w:r w:rsidRPr="00821472">
        <w:rPr>
          <w:bCs/>
          <w:spacing w:val="-3"/>
          <w:szCs w:val="22"/>
        </w:rPr>
        <w:t xml:space="preserve"> </w:t>
      </w:r>
      <w:r w:rsidRPr="00821472">
        <w:rPr>
          <w:bCs/>
          <w:spacing w:val="-3"/>
          <w:szCs w:val="22"/>
        </w:rPr>
        <w:t>해당</w:t>
      </w:r>
      <w:r w:rsidRPr="00821472">
        <w:rPr>
          <w:bCs/>
          <w:spacing w:val="-3"/>
          <w:szCs w:val="22"/>
        </w:rPr>
        <w:t xml:space="preserve"> </w:t>
      </w:r>
      <w:r w:rsidRPr="00821472">
        <w:rPr>
          <w:bCs/>
          <w:spacing w:val="-3"/>
          <w:szCs w:val="22"/>
        </w:rPr>
        <w:t>여부가</w:t>
      </w:r>
      <w:r w:rsidRPr="00821472">
        <w:rPr>
          <w:bCs/>
          <w:spacing w:val="-3"/>
          <w:szCs w:val="22"/>
        </w:rPr>
        <w:t xml:space="preserve"> </w:t>
      </w:r>
      <w:r w:rsidRPr="00821472">
        <w:rPr>
          <w:bCs/>
          <w:spacing w:val="-3"/>
          <w:szCs w:val="22"/>
        </w:rPr>
        <w:t>이슈가</w:t>
      </w:r>
      <w:r w:rsidRPr="00821472">
        <w:rPr>
          <w:bCs/>
          <w:spacing w:val="-3"/>
          <w:szCs w:val="22"/>
        </w:rPr>
        <w:t xml:space="preserve"> </w:t>
      </w:r>
      <w:r w:rsidRPr="00821472">
        <w:rPr>
          <w:bCs/>
          <w:spacing w:val="-3"/>
          <w:szCs w:val="22"/>
        </w:rPr>
        <w:t>되고</w:t>
      </w:r>
      <w:r w:rsidRPr="00821472">
        <w:rPr>
          <w:bCs/>
          <w:spacing w:val="-3"/>
          <w:szCs w:val="22"/>
        </w:rPr>
        <w:t xml:space="preserve"> </w:t>
      </w:r>
      <w:r w:rsidRPr="00821472">
        <w:rPr>
          <w:bCs/>
          <w:spacing w:val="-3"/>
          <w:szCs w:val="22"/>
        </w:rPr>
        <w:t>있으나</w:t>
      </w:r>
      <w:r w:rsidRPr="00821472">
        <w:rPr>
          <w:bCs/>
          <w:spacing w:val="-3"/>
          <w:szCs w:val="22"/>
        </w:rPr>
        <w:t xml:space="preserve">, </w:t>
      </w:r>
      <w:r w:rsidRPr="00821472">
        <w:rPr>
          <w:bCs/>
          <w:spacing w:val="-3"/>
          <w:szCs w:val="22"/>
        </w:rPr>
        <w:t>대상회사는</w:t>
      </w:r>
      <w:r w:rsidRPr="00821472">
        <w:rPr>
          <w:bCs/>
          <w:spacing w:val="-3"/>
          <w:szCs w:val="22"/>
        </w:rPr>
        <w:t xml:space="preserve"> </w:t>
      </w:r>
      <w:r w:rsidRPr="00821472">
        <w:rPr>
          <w:bCs/>
          <w:spacing w:val="-3"/>
          <w:szCs w:val="22"/>
        </w:rPr>
        <w:t>성과급을</w:t>
      </w:r>
      <w:r w:rsidRPr="00821472">
        <w:rPr>
          <w:bCs/>
          <w:spacing w:val="-3"/>
          <w:szCs w:val="22"/>
        </w:rPr>
        <w:t xml:space="preserve"> </w:t>
      </w:r>
      <w:r w:rsidRPr="00821472">
        <w:rPr>
          <w:bCs/>
          <w:spacing w:val="-3"/>
          <w:szCs w:val="22"/>
        </w:rPr>
        <w:t>모두</w:t>
      </w:r>
      <w:r w:rsidRPr="00821472">
        <w:rPr>
          <w:bCs/>
          <w:spacing w:val="-3"/>
          <w:szCs w:val="22"/>
        </w:rPr>
        <w:t xml:space="preserve"> </w:t>
      </w:r>
      <w:r w:rsidRPr="00821472">
        <w:rPr>
          <w:bCs/>
          <w:spacing w:val="-3"/>
          <w:szCs w:val="22"/>
        </w:rPr>
        <w:t>평균임금에</w:t>
      </w:r>
      <w:r w:rsidRPr="00821472">
        <w:rPr>
          <w:bCs/>
          <w:spacing w:val="-3"/>
          <w:szCs w:val="22"/>
        </w:rPr>
        <w:t xml:space="preserve"> </w:t>
      </w:r>
      <w:r w:rsidRPr="00821472">
        <w:rPr>
          <w:bCs/>
          <w:spacing w:val="-3"/>
          <w:szCs w:val="22"/>
        </w:rPr>
        <w:t>포함시키고</w:t>
      </w:r>
      <w:r w:rsidRPr="00821472">
        <w:rPr>
          <w:bCs/>
          <w:spacing w:val="-3"/>
          <w:szCs w:val="22"/>
        </w:rPr>
        <w:t xml:space="preserve"> </w:t>
      </w:r>
      <w:r w:rsidRPr="00821472">
        <w:rPr>
          <w:bCs/>
          <w:spacing w:val="-3"/>
          <w:szCs w:val="22"/>
        </w:rPr>
        <w:t>있고</w:t>
      </w:r>
      <w:r w:rsidRPr="00821472">
        <w:rPr>
          <w:bCs/>
          <w:spacing w:val="-3"/>
          <w:szCs w:val="22"/>
        </w:rPr>
        <w:t xml:space="preserve">, </w:t>
      </w:r>
      <w:r w:rsidRPr="00821472">
        <w:rPr>
          <w:bCs/>
          <w:spacing w:val="-3"/>
          <w:szCs w:val="22"/>
        </w:rPr>
        <w:t>기타</w:t>
      </w:r>
      <w:r w:rsidRPr="00821472">
        <w:rPr>
          <w:bCs/>
          <w:spacing w:val="-3"/>
          <w:szCs w:val="22"/>
        </w:rPr>
        <w:t xml:space="preserve"> </w:t>
      </w:r>
      <w:r w:rsidRPr="00821472">
        <w:rPr>
          <w:bCs/>
          <w:spacing w:val="-3"/>
          <w:szCs w:val="22"/>
        </w:rPr>
        <w:t>다른</w:t>
      </w:r>
      <w:r w:rsidRPr="00821472">
        <w:rPr>
          <w:bCs/>
          <w:spacing w:val="-3"/>
          <w:szCs w:val="22"/>
        </w:rPr>
        <w:t xml:space="preserve"> </w:t>
      </w:r>
      <w:r w:rsidRPr="00821472">
        <w:rPr>
          <w:bCs/>
          <w:spacing w:val="-3"/>
          <w:szCs w:val="22"/>
        </w:rPr>
        <w:t>급여항목이</w:t>
      </w:r>
      <w:r w:rsidRPr="00821472">
        <w:rPr>
          <w:bCs/>
          <w:spacing w:val="-3"/>
          <w:szCs w:val="22"/>
        </w:rPr>
        <w:t xml:space="preserve"> </w:t>
      </w:r>
      <w:r w:rsidRPr="00821472">
        <w:rPr>
          <w:bCs/>
          <w:spacing w:val="-3"/>
          <w:szCs w:val="22"/>
        </w:rPr>
        <w:t>평균임금에</w:t>
      </w:r>
      <w:r w:rsidRPr="00821472">
        <w:rPr>
          <w:bCs/>
          <w:spacing w:val="-3"/>
          <w:szCs w:val="22"/>
        </w:rPr>
        <w:t xml:space="preserve"> </w:t>
      </w:r>
      <w:r w:rsidRPr="00821472">
        <w:rPr>
          <w:bCs/>
          <w:spacing w:val="-3"/>
          <w:szCs w:val="22"/>
        </w:rPr>
        <w:t>해당할</w:t>
      </w:r>
      <w:r w:rsidRPr="00821472">
        <w:rPr>
          <w:bCs/>
          <w:spacing w:val="-3"/>
          <w:szCs w:val="22"/>
        </w:rPr>
        <w:t xml:space="preserve"> </w:t>
      </w:r>
      <w:r w:rsidRPr="00821472">
        <w:rPr>
          <w:bCs/>
          <w:spacing w:val="-3"/>
          <w:szCs w:val="22"/>
        </w:rPr>
        <w:t>가능성도</w:t>
      </w:r>
      <w:r w:rsidRPr="00821472">
        <w:rPr>
          <w:bCs/>
          <w:spacing w:val="-3"/>
          <w:szCs w:val="22"/>
        </w:rPr>
        <w:t xml:space="preserve"> </w:t>
      </w:r>
      <w:r w:rsidRPr="00821472">
        <w:rPr>
          <w:bCs/>
          <w:spacing w:val="-3"/>
          <w:szCs w:val="22"/>
        </w:rPr>
        <w:t>낮을</w:t>
      </w:r>
      <w:r w:rsidRPr="00821472">
        <w:rPr>
          <w:bCs/>
          <w:spacing w:val="-3"/>
          <w:szCs w:val="22"/>
        </w:rPr>
        <w:t xml:space="preserve"> </w:t>
      </w:r>
      <w:r w:rsidRPr="00821472">
        <w:rPr>
          <w:bCs/>
          <w:spacing w:val="-3"/>
          <w:szCs w:val="22"/>
        </w:rPr>
        <w:t>것으로</w:t>
      </w:r>
      <w:r w:rsidRPr="00821472">
        <w:rPr>
          <w:bCs/>
          <w:spacing w:val="-3"/>
          <w:szCs w:val="22"/>
        </w:rPr>
        <w:t xml:space="preserve"> </w:t>
      </w:r>
      <w:r w:rsidRPr="00821472">
        <w:rPr>
          <w:bCs/>
          <w:spacing w:val="-3"/>
          <w:szCs w:val="22"/>
        </w:rPr>
        <w:t>보이므로</w:t>
      </w:r>
      <w:r w:rsidRPr="00821472">
        <w:rPr>
          <w:bCs/>
          <w:spacing w:val="-3"/>
          <w:szCs w:val="22"/>
        </w:rPr>
        <w:t xml:space="preserve">, </w:t>
      </w:r>
      <w:r w:rsidRPr="00821472">
        <w:rPr>
          <w:bCs/>
          <w:spacing w:val="-3"/>
          <w:szCs w:val="22"/>
        </w:rPr>
        <w:t>특별한</w:t>
      </w:r>
      <w:r w:rsidRPr="00821472">
        <w:rPr>
          <w:bCs/>
          <w:spacing w:val="-3"/>
          <w:szCs w:val="22"/>
        </w:rPr>
        <w:t xml:space="preserve"> </w:t>
      </w:r>
      <w:r w:rsidRPr="00821472">
        <w:rPr>
          <w:bCs/>
          <w:spacing w:val="-3"/>
          <w:szCs w:val="22"/>
        </w:rPr>
        <w:t>영향이</w:t>
      </w:r>
      <w:r w:rsidRPr="00821472">
        <w:rPr>
          <w:bCs/>
          <w:spacing w:val="-3"/>
          <w:szCs w:val="22"/>
        </w:rPr>
        <w:t xml:space="preserve"> </w:t>
      </w:r>
      <w:r w:rsidRPr="00821472">
        <w:rPr>
          <w:bCs/>
          <w:spacing w:val="-3"/>
          <w:szCs w:val="22"/>
        </w:rPr>
        <w:t>발생하지</w:t>
      </w:r>
      <w:r w:rsidRPr="00821472">
        <w:rPr>
          <w:bCs/>
          <w:spacing w:val="-3"/>
          <w:szCs w:val="22"/>
        </w:rPr>
        <w:t xml:space="preserve"> </w:t>
      </w:r>
      <w:r w:rsidRPr="00821472">
        <w:rPr>
          <w:bCs/>
          <w:spacing w:val="-3"/>
          <w:szCs w:val="22"/>
        </w:rPr>
        <w:t>않을</w:t>
      </w:r>
      <w:r w:rsidRPr="00821472">
        <w:rPr>
          <w:bCs/>
          <w:spacing w:val="-3"/>
          <w:szCs w:val="22"/>
        </w:rPr>
        <w:t xml:space="preserve"> </w:t>
      </w:r>
      <w:r w:rsidRPr="00821472">
        <w:rPr>
          <w:bCs/>
          <w:spacing w:val="-3"/>
          <w:szCs w:val="22"/>
        </w:rPr>
        <w:t>것으로</w:t>
      </w:r>
      <w:r w:rsidRPr="00821472">
        <w:rPr>
          <w:bCs/>
          <w:spacing w:val="-3"/>
          <w:szCs w:val="22"/>
        </w:rPr>
        <w:t xml:space="preserve"> </w:t>
      </w:r>
      <w:r w:rsidRPr="00821472">
        <w:rPr>
          <w:bCs/>
          <w:spacing w:val="-3"/>
          <w:szCs w:val="22"/>
        </w:rPr>
        <w:t>보임</w:t>
      </w:r>
      <w:r w:rsidRPr="00821472">
        <w:rPr>
          <w:bCs/>
          <w:spacing w:val="-3"/>
          <w:szCs w:val="22"/>
        </w:rPr>
        <w:t>.</w:t>
      </w:r>
    </w:p>
    <w:p w14:paraId="1B770C17" w14:textId="77777777" w:rsidR="00026A7E" w:rsidRPr="00CB2B3F" w:rsidRDefault="00026A7E" w:rsidP="00026A7E">
      <w:pPr>
        <w:spacing w:after="240"/>
        <w:ind w:left="907"/>
        <w:rPr>
          <w:bCs/>
          <w:szCs w:val="22"/>
        </w:rPr>
      </w:pPr>
    </w:p>
    <w:p w14:paraId="41179AC8" w14:textId="77777777" w:rsidR="00026A7E" w:rsidRPr="00821472" w:rsidRDefault="00026A7E" w:rsidP="00026A7E">
      <w:pPr>
        <w:pStyle w:val="a5"/>
        <w:numPr>
          <w:ilvl w:val="0"/>
          <w:numId w:val="28"/>
        </w:numPr>
        <w:spacing w:before="240" w:after="240"/>
        <w:ind w:leftChars="0"/>
        <w:outlineLvl w:val="1"/>
        <w:rPr>
          <w:b/>
          <w:color w:val="5D2A2C" w:themeColor="text2"/>
          <w:sz w:val="24"/>
        </w:rPr>
      </w:pPr>
      <w:r w:rsidRPr="00821472">
        <w:rPr>
          <w:b/>
          <w:color w:val="5D2A2C" w:themeColor="text2"/>
          <w:sz w:val="24"/>
        </w:rPr>
        <w:t>통상임금</w:t>
      </w:r>
      <w:r w:rsidRPr="00821472">
        <w:rPr>
          <w:b/>
          <w:color w:val="5D2A2C" w:themeColor="text2"/>
          <w:sz w:val="24"/>
        </w:rPr>
        <w:t xml:space="preserve"> </w:t>
      </w:r>
      <w:r w:rsidRPr="00821472">
        <w:rPr>
          <w:b/>
          <w:color w:val="5D2A2C" w:themeColor="text2"/>
          <w:sz w:val="24"/>
        </w:rPr>
        <w:t>이슈</w:t>
      </w:r>
    </w:p>
    <w:p w14:paraId="4199CEFC" w14:textId="77777777" w:rsidR="00026A7E" w:rsidRPr="00CB2B3F" w:rsidRDefault="00026A7E" w:rsidP="00026A7E">
      <w:pPr>
        <w:numPr>
          <w:ilvl w:val="0"/>
          <w:numId w:val="105"/>
        </w:numPr>
        <w:spacing w:after="240"/>
        <w:rPr>
          <w:bCs/>
          <w:szCs w:val="22"/>
          <w:u w:val="single"/>
        </w:rPr>
      </w:pPr>
      <w:r w:rsidRPr="00CB2B3F">
        <w:rPr>
          <w:b/>
          <w:bCs/>
          <w:szCs w:val="22"/>
        </w:rPr>
        <w:lastRenderedPageBreak/>
        <w:t>통상임금</w:t>
      </w:r>
      <w:r w:rsidRPr="00CB2B3F">
        <w:rPr>
          <w:b/>
          <w:bCs/>
          <w:szCs w:val="22"/>
        </w:rPr>
        <w:t xml:space="preserve"> </w:t>
      </w:r>
      <w:r w:rsidRPr="00CB2B3F">
        <w:rPr>
          <w:b/>
          <w:bCs/>
          <w:szCs w:val="22"/>
        </w:rPr>
        <w:t>이슈</w:t>
      </w:r>
      <w:r w:rsidRPr="00CB2B3F">
        <w:rPr>
          <w:b/>
          <w:bCs/>
          <w:szCs w:val="22"/>
        </w:rPr>
        <w:t xml:space="preserve"> </w:t>
      </w:r>
      <w:r w:rsidRPr="00CB2B3F">
        <w:rPr>
          <w:b/>
          <w:bCs/>
          <w:szCs w:val="22"/>
        </w:rPr>
        <w:t>존재</w:t>
      </w:r>
      <w:r w:rsidRPr="00CB2B3F">
        <w:rPr>
          <w:b/>
          <w:bCs/>
          <w:szCs w:val="22"/>
        </w:rPr>
        <w:t xml:space="preserve"> </w:t>
      </w:r>
      <w:r w:rsidRPr="00CB2B3F">
        <w:rPr>
          <w:b/>
          <w:bCs/>
          <w:szCs w:val="22"/>
        </w:rPr>
        <w:t>여부</w:t>
      </w:r>
      <w:r w:rsidRPr="00CB2B3F">
        <w:rPr>
          <w:b/>
          <w:bCs/>
          <w:szCs w:val="22"/>
        </w:rPr>
        <w:t xml:space="preserve"> </w:t>
      </w:r>
    </w:p>
    <w:p w14:paraId="44A67BB4" w14:textId="77777777" w:rsidR="00026A7E" w:rsidRPr="00CB2B3F" w:rsidRDefault="00026A7E" w:rsidP="00026A7E">
      <w:pPr>
        <w:numPr>
          <w:ilvl w:val="0"/>
          <w:numId w:val="16"/>
        </w:numPr>
        <w:spacing w:after="240"/>
        <w:rPr>
          <w:bCs/>
          <w:szCs w:val="22"/>
          <w:u w:val="single"/>
        </w:rPr>
      </w:pPr>
      <w:r w:rsidRPr="00CB2B3F">
        <w:rPr>
          <w:bCs/>
          <w:szCs w:val="22"/>
          <w:u w:val="single"/>
        </w:rPr>
        <w:t>관련</w:t>
      </w:r>
      <w:r w:rsidRPr="00CB2B3F">
        <w:rPr>
          <w:bCs/>
          <w:szCs w:val="22"/>
          <w:u w:val="single"/>
        </w:rPr>
        <w:t xml:space="preserve"> </w:t>
      </w:r>
      <w:r w:rsidRPr="00CB2B3F">
        <w:rPr>
          <w:bCs/>
          <w:szCs w:val="22"/>
          <w:u w:val="single"/>
        </w:rPr>
        <w:t>법리</w:t>
      </w:r>
    </w:p>
    <w:p w14:paraId="41E48048" w14:textId="77777777" w:rsidR="00026A7E" w:rsidRPr="00CB2B3F" w:rsidRDefault="00026A7E" w:rsidP="00026A7E">
      <w:pPr>
        <w:spacing w:after="240"/>
        <w:ind w:left="1361"/>
        <w:rPr>
          <w:bCs/>
          <w:szCs w:val="22"/>
        </w:rPr>
      </w:pPr>
      <w:r w:rsidRPr="00CB2B3F">
        <w:rPr>
          <w:bCs/>
          <w:szCs w:val="22"/>
        </w:rPr>
        <w:t>소정근로의</w:t>
      </w:r>
      <w:r w:rsidRPr="00CB2B3F">
        <w:rPr>
          <w:bCs/>
          <w:szCs w:val="22"/>
        </w:rPr>
        <w:t xml:space="preserve"> </w:t>
      </w:r>
      <w:r w:rsidRPr="00CB2B3F">
        <w:rPr>
          <w:bCs/>
          <w:szCs w:val="22"/>
        </w:rPr>
        <w:t>대가로</w:t>
      </w:r>
      <w:r w:rsidRPr="00CB2B3F">
        <w:rPr>
          <w:bCs/>
          <w:szCs w:val="22"/>
        </w:rPr>
        <w:t xml:space="preserve"> </w:t>
      </w:r>
      <w:r w:rsidRPr="00CB2B3F">
        <w:rPr>
          <w:bCs/>
          <w:szCs w:val="22"/>
        </w:rPr>
        <w:t>일정한</w:t>
      </w:r>
      <w:r w:rsidRPr="00CB2B3F">
        <w:rPr>
          <w:bCs/>
          <w:szCs w:val="22"/>
        </w:rPr>
        <w:t xml:space="preserve"> </w:t>
      </w:r>
      <w:r w:rsidRPr="00CB2B3F">
        <w:rPr>
          <w:bCs/>
          <w:szCs w:val="22"/>
        </w:rPr>
        <w:t>주기에</w:t>
      </w:r>
      <w:r w:rsidRPr="00CB2B3F">
        <w:rPr>
          <w:bCs/>
          <w:szCs w:val="22"/>
        </w:rPr>
        <w:t xml:space="preserve"> </w:t>
      </w:r>
      <w:r w:rsidRPr="00CB2B3F">
        <w:rPr>
          <w:bCs/>
          <w:szCs w:val="22"/>
        </w:rPr>
        <w:t>따라</w:t>
      </w:r>
      <w:r w:rsidRPr="00CB2B3F">
        <w:rPr>
          <w:bCs/>
          <w:szCs w:val="22"/>
        </w:rPr>
        <w:t xml:space="preserve"> </w:t>
      </w:r>
      <w:r w:rsidRPr="00CB2B3F">
        <w:rPr>
          <w:bCs/>
          <w:szCs w:val="22"/>
        </w:rPr>
        <w:t>정기적으로</w:t>
      </w:r>
      <w:r w:rsidRPr="00CB2B3F">
        <w:rPr>
          <w:bCs/>
          <w:szCs w:val="22"/>
        </w:rPr>
        <w:t xml:space="preserve"> </w:t>
      </w:r>
      <w:r w:rsidRPr="00CB2B3F">
        <w:rPr>
          <w:bCs/>
          <w:szCs w:val="22"/>
        </w:rPr>
        <w:t>지급이</w:t>
      </w:r>
      <w:r w:rsidRPr="00CB2B3F">
        <w:rPr>
          <w:bCs/>
          <w:szCs w:val="22"/>
        </w:rPr>
        <w:t xml:space="preserve"> </w:t>
      </w:r>
      <w:r w:rsidRPr="00CB2B3F">
        <w:rPr>
          <w:bCs/>
          <w:szCs w:val="22"/>
        </w:rPr>
        <w:t>되고</w:t>
      </w:r>
      <w:r w:rsidRPr="00CB2B3F">
        <w:rPr>
          <w:bCs/>
          <w:szCs w:val="22"/>
        </w:rPr>
        <w:t>(</w:t>
      </w:r>
      <w:r w:rsidRPr="00CB2B3F">
        <w:rPr>
          <w:bCs/>
          <w:szCs w:val="22"/>
        </w:rPr>
        <w:t>정기성</w:t>
      </w:r>
      <w:r w:rsidRPr="00CB2B3F">
        <w:rPr>
          <w:bCs/>
          <w:szCs w:val="22"/>
        </w:rPr>
        <w:t>), ‘</w:t>
      </w:r>
      <w:r w:rsidRPr="00CB2B3F">
        <w:rPr>
          <w:bCs/>
          <w:szCs w:val="22"/>
        </w:rPr>
        <w:t>모든</w:t>
      </w:r>
      <w:r w:rsidRPr="00CB2B3F">
        <w:rPr>
          <w:bCs/>
          <w:szCs w:val="22"/>
        </w:rPr>
        <w:t xml:space="preserve"> </w:t>
      </w:r>
      <w:r w:rsidRPr="00CB2B3F">
        <w:rPr>
          <w:bCs/>
          <w:szCs w:val="22"/>
        </w:rPr>
        <w:t>근로자</w:t>
      </w:r>
      <w:r w:rsidRPr="00CB2B3F">
        <w:rPr>
          <w:bCs/>
          <w:szCs w:val="22"/>
        </w:rPr>
        <w:t>’</w:t>
      </w:r>
      <w:r w:rsidRPr="00CB2B3F">
        <w:rPr>
          <w:bCs/>
          <w:szCs w:val="22"/>
        </w:rPr>
        <w:t>나</w:t>
      </w:r>
      <w:r w:rsidRPr="00CB2B3F">
        <w:rPr>
          <w:bCs/>
          <w:szCs w:val="22"/>
        </w:rPr>
        <w:t xml:space="preserve"> ‘</w:t>
      </w:r>
      <w:r w:rsidRPr="00CB2B3F">
        <w:rPr>
          <w:bCs/>
          <w:szCs w:val="22"/>
        </w:rPr>
        <w:t>근로와</w:t>
      </w:r>
      <w:r w:rsidRPr="00CB2B3F">
        <w:rPr>
          <w:bCs/>
          <w:szCs w:val="22"/>
        </w:rPr>
        <w:t xml:space="preserve"> </w:t>
      </w:r>
      <w:r w:rsidRPr="00CB2B3F">
        <w:rPr>
          <w:bCs/>
          <w:szCs w:val="22"/>
        </w:rPr>
        <w:t>관련된</w:t>
      </w:r>
      <w:r w:rsidRPr="00CB2B3F">
        <w:rPr>
          <w:bCs/>
          <w:szCs w:val="22"/>
        </w:rPr>
        <w:t xml:space="preserve"> </w:t>
      </w:r>
      <w:r w:rsidRPr="00CB2B3F">
        <w:rPr>
          <w:bCs/>
          <w:szCs w:val="22"/>
        </w:rPr>
        <w:t>일정한</w:t>
      </w:r>
      <w:r w:rsidRPr="00CB2B3F">
        <w:rPr>
          <w:bCs/>
          <w:szCs w:val="22"/>
        </w:rPr>
        <w:t xml:space="preserve"> </w:t>
      </w:r>
      <w:r w:rsidRPr="00CB2B3F">
        <w:rPr>
          <w:bCs/>
          <w:szCs w:val="22"/>
        </w:rPr>
        <w:t>조건</w:t>
      </w:r>
      <w:r w:rsidRPr="00CB2B3F">
        <w:rPr>
          <w:bCs/>
          <w:szCs w:val="22"/>
        </w:rPr>
        <w:t xml:space="preserve"> </w:t>
      </w:r>
      <w:r w:rsidRPr="00CB2B3F">
        <w:rPr>
          <w:bCs/>
          <w:szCs w:val="22"/>
        </w:rPr>
        <w:t>또는</w:t>
      </w:r>
      <w:r w:rsidRPr="00CB2B3F">
        <w:rPr>
          <w:bCs/>
          <w:szCs w:val="22"/>
        </w:rPr>
        <w:t xml:space="preserve"> </w:t>
      </w:r>
      <w:r w:rsidRPr="00CB2B3F">
        <w:rPr>
          <w:bCs/>
          <w:szCs w:val="22"/>
        </w:rPr>
        <w:t>기준에</w:t>
      </w:r>
      <w:r w:rsidRPr="00CB2B3F">
        <w:rPr>
          <w:bCs/>
          <w:szCs w:val="22"/>
        </w:rPr>
        <w:t xml:space="preserve"> </w:t>
      </w:r>
      <w:r w:rsidRPr="00CB2B3F">
        <w:rPr>
          <w:bCs/>
          <w:szCs w:val="22"/>
        </w:rPr>
        <w:t>해당하는</w:t>
      </w:r>
      <w:r w:rsidRPr="00CB2B3F">
        <w:rPr>
          <w:bCs/>
          <w:szCs w:val="22"/>
        </w:rPr>
        <w:t xml:space="preserve"> </w:t>
      </w:r>
      <w:r w:rsidRPr="00CB2B3F">
        <w:rPr>
          <w:bCs/>
          <w:szCs w:val="22"/>
        </w:rPr>
        <w:t>모든</w:t>
      </w:r>
      <w:r w:rsidRPr="00CB2B3F">
        <w:rPr>
          <w:bCs/>
          <w:szCs w:val="22"/>
        </w:rPr>
        <w:t xml:space="preserve"> </w:t>
      </w:r>
      <w:r w:rsidRPr="00CB2B3F">
        <w:rPr>
          <w:bCs/>
          <w:szCs w:val="22"/>
        </w:rPr>
        <w:t>근로자</w:t>
      </w:r>
      <w:r w:rsidRPr="00CB2B3F">
        <w:rPr>
          <w:bCs/>
          <w:szCs w:val="22"/>
        </w:rPr>
        <w:t>’</w:t>
      </w:r>
      <w:r w:rsidRPr="00CB2B3F">
        <w:rPr>
          <w:bCs/>
          <w:szCs w:val="22"/>
        </w:rPr>
        <w:t>에게</w:t>
      </w:r>
      <w:r w:rsidRPr="00CB2B3F">
        <w:rPr>
          <w:bCs/>
          <w:szCs w:val="22"/>
        </w:rPr>
        <w:t xml:space="preserve"> </w:t>
      </w:r>
      <w:r w:rsidRPr="00CB2B3F">
        <w:rPr>
          <w:bCs/>
          <w:szCs w:val="22"/>
        </w:rPr>
        <w:t>일률적으로</w:t>
      </w:r>
      <w:r w:rsidRPr="00CB2B3F">
        <w:rPr>
          <w:bCs/>
          <w:szCs w:val="22"/>
        </w:rPr>
        <w:t xml:space="preserve"> </w:t>
      </w:r>
      <w:r w:rsidRPr="00CB2B3F">
        <w:rPr>
          <w:bCs/>
          <w:szCs w:val="22"/>
        </w:rPr>
        <w:t>지급되며</w:t>
      </w:r>
      <w:r w:rsidRPr="00CB2B3F">
        <w:rPr>
          <w:bCs/>
          <w:szCs w:val="22"/>
        </w:rPr>
        <w:t>(</w:t>
      </w:r>
      <w:proofErr w:type="spellStart"/>
      <w:r w:rsidRPr="00CB2B3F">
        <w:rPr>
          <w:bCs/>
          <w:szCs w:val="22"/>
        </w:rPr>
        <w:t>일률성</w:t>
      </w:r>
      <w:proofErr w:type="spellEnd"/>
      <w:r w:rsidRPr="00CB2B3F">
        <w:rPr>
          <w:bCs/>
          <w:szCs w:val="22"/>
        </w:rPr>
        <w:t xml:space="preserve">), </w:t>
      </w:r>
      <w:r w:rsidRPr="00CB2B3F">
        <w:rPr>
          <w:bCs/>
          <w:szCs w:val="22"/>
        </w:rPr>
        <w:t>그</w:t>
      </w:r>
      <w:r w:rsidRPr="00CB2B3F">
        <w:rPr>
          <w:bCs/>
          <w:szCs w:val="22"/>
        </w:rPr>
        <w:t xml:space="preserve"> </w:t>
      </w:r>
      <w:r w:rsidRPr="00CB2B3F">
        <w:rPr>
          <w:bCs/>
          <w:szCs w:val="22"/>
        </w:rPr>
        <w:t>지급</w:t>
      </w:r>
      <w:r w:rsidRPr="00CB2B3F">
        <w:rPr>
          <w:bCs/>
          <w:szCs w:val="22"/>
        </w:rPr>
        <w:t xml:space="preserve"> </w:t>
      </w:r>
      <w:r w:rsidRPr="00CB2B3F">
        <w:rPr>
          <w:bCs/>
          <w:szCs w:val="22"/>
        </w:rPr>
        <w:t>여부가</w:t>
      </w:r>
      <w:r w:rsidRPr="00CB2B3F">
        <w:rPr>
          <w:bCs/>
          <w:szCs w:val="22"/>
        </w:rPr>
        <w:t xml:space="preserve"> </w:t>
      </w:r>
      <w:r w:rsidRPr="00CB2B3F">
        <w:rPr>
          <w:bCs/>
          <w:szCs w:val="22"/>
        </w:rPr>
        <w:t>업적이나</w:t>
      </w:r>
      <w:r w:rsidRPr="00CB2B3F">
        <w:rPr>
          <w:bCs/>
          <w:szCs w:val="22"/>
        </w:rPr>
        <w:t xml:space="preserve"> </w:t>
      </w:r>
      <w:r w:rsidRPr="00CB2B3F">
        <w:rPr>
          <w:bCs/>
          <w:szCs w:val="22"/>
        </w:rPr>
        <w:t>성과</w:t>
      </w:r>
      <w:r w:rsidRPr="00CB2B3F">
        <w:rPr>
          <w:bCs/>
          <w:szCs w:val="22"/>
        </w:rPr>
        <w:t xml:space="preserve"> </w:t>
      </w:r>
      <w:r w:rsidRPr="00CB2B3F">
        <w:rPr>
          <w:bCs/>
          <w:szCs w:val="22"/>
        </w:rPr>
        <w:t>기타</w:t>
      </w:r>
      <w:r w:rsidRPr="00CB2B3F">
        <w:rPr>
          <w:bCs/>
          <w:szCs w:val="22"/>
        </w:rPr>
        <w:t xml:space="preserve"> </w:t>
      </w:r>
      <w:r w:rsidRPr="00CB2B3F">
        <w:rPr>
          <w:bCs/>
          <w:szCs w:val="22"/>
        </w:rPr>
        <w:t>조건과</w:t>
      </w:r>
      <w:r w:rsidRPr="00CB2B3F">
        <w:rPr>
          <w:bCs/>
          <w:szCs w:val="22"/>
        </w:rPr>
        <w:t xml:space="preserve"> </w:t>
      </w:r>
      <w:r w:rsidRPr="00CB2B3F">
        <w:rPr>
          <w:bCs/>
          <w:szCs w:val="22"/>
        </w:rPr>
        <w:t>관계없이</w:t>
      </w:r>
      <w:r w:rsidRPr="00CB2B3F">
        <w:rPr>
          <w:bCs/>
          <w:szCs w:val="22"/>
        </w:rPr>
        <w:t xml:space="preserve"> ‘</w:t>
      </w:r>
      <w:r w:rsidRPr="00CB2B3F">
        <w:rPr>
          <w:bCs/>
          <w:szCs w:val="22"/>
        </w:rPr>
        <w:t>사전에</w:t>
      </w:r>
      <w:r w:rsidRPr="00CB2B3F">
        <w:rPr>
          <w:bCs/>
          <w:szCs w:val="22"/>
        </w:rPr>
        <w:t xml:space="preserve"> </w:t>
      </w:r>
      <w:r w:rsidRPr="00CB2B3F">
        <w:rPr>
          <w:bCs/>
          <w:szCs w:val="22"/>
        </w:rPr>
        <w:t>이미</w:t>
      </w:r>
      <w:r w:rsidRPr="00CB2B3F">
        <w:rPr>
          <w:bCs/>
          <w:szCs w:val="22"/>
        </w:rPr>
        <w:t xml:space="preserve"> </w:t>
      </w:r>
      <w:r w:rsidRPr="00CB2B3F">
        <w:rPr>
          <w:bCs/>
          <w:szCs w:val="22"/>
        </w:rPr>
        <w:t>확정</w:t>
      </w:r>
      <w:r w:rsidRPr="00CB2B3F">
        <w:rPr>
          <w:bCs/>
          <w:szCs w:val="22"/>
        </w:rPr>
        <w:t>(</w:t>
      </w:r>
      <w:r w:rsidRPr="00CB2B3F">
        <w:rPr>
          <w:bCs/>
          <w:szCs w:val="22"/>
        </w:rPr>
        <w:t>고정성</w:t>
      </w:r>
      <w:r w:rsidRPr="00CB2B3F">
        <w:rPr>
          <w:bCs/>
          <w:szCs w:val="22"/>
        </w:rPr>
        <w:t xml:space="preserve">)’ </w:t>
      </w:r>
      <w:r w:rsidRPr="00CB2B3F">
        <w:rPr>
          <w:bCs/>
          <w:szCs w:val="22"/>
        </w:rPr>
        <w:t>되어</w:t>
      </w:r>
      <w:r w:rsidRPr="00CB2B3F">
        <w:rPr>
          <w:bCs/>
          <w:szCs w:val="22"/>
        </w:rPr>
        <w:t xml:space="preserve"> </w:t>
      </w:r>
      <w:r w:rsidRPr="00CB2B3F">
        <w:rPr>
          <w:bCs/>
          <w:szCs w:val="22"/>
        </w:rPr>
        <w:t>있는</w:t>
      </w:r>
      <w:r w:rsidRPr="00CB2B3F">
        <w:rPr>
          <w:bCs/>
          <w:szCs w:val="22"/>
        </w:rPr>
        <w:t xml:space="preserve"> </w:t>
      </w:r>
      <w:r w:rsidRPr="00CB2B3F">
        <w:rPr>
          <w:bCs/>
          <w:szCs w:val="22"/>
        </w:rPr>
        <w:t>임금은</w:t>
      </w:r>
      <w:r w:rsidRPr="00CB2B3F">
        <w:rPr>
          <w:bCs/>
          <w:szCs w:val="22"/>
        </w:rPr>
        <w:t xml:space="preserve"> </w:t>
      </w:r>
      <w:r w:rsidRPr="00CB2B3F">
        <w:rPr>
          <w:bCs/>
          <w:szCs w:val="22"/>
        </w:rPr>
        <w:t>통상임금에</w:t>
      </w:r>
      <w:r w:rsidRPr="00CB2B3F">
        <w:rPr>
          <w:bCs/>
          <w:szCs w:val="22"/>
        </w:rPr>
        <w:t xml:space="preserve"> </w:t>
      </w:r>
      <w:r w:rsidRPr="00CB2B3F">
        <w:rPr>
          <w:bCs/>
          <w:szCs w:val="22"/>
        </w:rPr>
        <w:t>해당함</w:t>
      </w:r>
      <w:r w:rsidRPr="00CB2B3F">
        <w:rPr>
          <w:bCs/>
          <w:szCs w:val="22"/>
        </w:rPr>
        <w:t>.</w:t>
      </w:r>
    </w:p>
    <w:p w14:paraId="761A2677" w14:textId="77777777" w:rsidR="00026A7E" w:rsidRPr="00CB2B3F" w:rsidRDefault="00026A7E" w:rsidP="00026A7E">
      <w:pPr>
        <w:spacing w:after="240" w:line="370" w:lineRule="atLeast"/>
        <w:ind w:left="1361"/>
        <w:rPr>
          <w:bCs/>
          <w:szCs w:val="22"/>
        </w:rPr>
      </w:pPr>
      <w:r w:rsidRPr="00CB2B3F">
        <w:rPr>
          <w:bCs/>
          <w:szCs w:val="22"/>
        </w:rPr>
        <w:t>특정</w:t>
      </w:r>
      <w:r w:rsidRPr="00CB2B3F">
        <w:rPr>
          <w:bCs/>
          <w:szCs w:val="22"/>
        </w:rPr>
        <w:t xml:space="preserve"> </w:t>
      </w:r>
      <w:r w:rsidRPr="00CB2B3F">
        <w:rPr>
          <w:bCs/>
          <w:szCs w:val="22"/>
        </w:rPr>
        <w:t>시점에</w:t>
      </w:r>
      <w:r w:rsidRPr="00CB2B3F">
        <w:rPr>
          <w:bCs/>
          <w:szCs w:val="22"/>
        </w:rPr>
        <w:t xml:space="preserve"> </w:t>
      </w:r>
      <w:r w:rsidRPr="00CB2B3F">
        <w:rPr>
          <w:bCs/>
          <w:szCs w:val="22"/>
        </w:rPr>
        <w:t>재직</w:t>
      </w:r>
      <w:r w:rsidRPr="00CB2B3F">
        <w:rPr>
          <w:bCs/>
          <w:szCs w:val="22"/>
        </w:rPr>
        <w:t xml:space="preserve"> </w:t>
      </w:r>
      <w:r w:rsidRPr="00CB2B3F">
        <w:rPr>
          <w:bCs/>
          <w:szCs w:val="22"/>
        </w:rPr>
        <w:t>중인</w:t>
      </w:r>
      <w:r w:rsidRPr="00CB2B3F">
        <w:rPr>
          <w:bCs/>
          <w:szCs w:val="22"/>
        </w:rPr>
        <w:t xml:space="preserve"> </w:t>
      </w:r>
      <w:r w:rsidRPr="00CB2B3F">
        <w:rPr>
          <w:bCs/>
          <w:szCs w:val="22"/>
        </w:rPr>
        <w:t>근로자에게만</w:t>
      </w:r>
      <w:r w:rsidRPr="00CB2B3F">
        <w:rPr>
          <w:bCs/>
          <w:szCs w:val="22"/>
        </w:rPr>
        <w:t xml:space="preserve"> </w:t>
      </w:r>
      <w:r w:rsidRPr="00CB2B3F">
        <w:rPr>
          <w:bCs/>
          <w:szCs w:val="22"/>
        </w:rPr>
        <w:t>지급하는</w:t>
      </w:r>
      <w:r w:rsidRPr="00CB2B3F">
        <w:rPr>
          <w:bCs/>
          <w:szCs w:val="22"/>
        </w:rPr>
        <w:t xml:space="preserve"> </w:t>
      </w:r>
      <w:r w:rsidRPr="00CB2B3F">
        <w:rPr>
          <w:bCs/>
          <w:szCs w:val="22"/>
        </w:rPr>
        <w:t>임금은</w:t>
      </w:r>
      <w:r w:rsidRPr="00CB2B3F">
        <w:rPr>
          <w:bCs/>
          <w:szCs w:val="22"/>
        </w:rPr>
        <w:t xml:space="preserve"> </w:t>
      </w:r>
      <w:r w:rsidRPr="00CB2B3F">
        <w:rPr>
          <w:bCs/>
          <w:szCs w:val="22"/>
        </w:rPr>
        <w:t>소정근로에</w:t>
      </w:r>
      <w:r w:rsidRPr="00CB2B3F">
        <w:rPr>
          <w:bCs/>
          <w:szCs w:val="22"/>
        </w:rPr>
        <w:t xml:space="preserve"> </w:t>
      </w:r>
      <w:r w:rsidRPr="00CB2B3F">
        <w:rPr>
          <w:bCs/>
          <w:szCs w:val="22"/>
        </w:rPr>
        <w:t>대한</w:t>
      </w:r>
      <w:r w:rsidRPr="00CB2B3F">
        <w:rPr>
          <w:bCs/>
          <w:szCs w:val="22"/>
        </w:rPr>
        <w:t xml:space="preserve"> </w:t>
      </w:r>
      <w:r w:rsidRPr="00CB2B3F">
        <w:rPr>
          <w:bCs/>
          <w:szCs w:val="22"/>
        </w:rPr>
        <w:t>대가로</w:t>
      </w:r>
      <w:r w:rsidRPr="00CB2B3F">
        <w:rPr>
          <w:bCs/>
          <w:szCs w:val="22"/>
        </w:rPr>
        <w:t xml:space="preserve"> </w:t>
      </w:r>
      <w:r w:rsidRPr="00CB2B3F">
        <w:rPr>
          <w:bCs/>
          <w:szCs w:val="22"/>
        </w:rPr>
        <w:t>보기</w:t>
      </w:r>
      <w:r w:rsidRPr="00CB2B3F">
        <w:rPr>
          <w:bCs/>
          <w:szCs w:val="22"/>
        </w:rPr>
        <w:t xml:space="preserve"> </w:t>
      </w:r>
      <w:r w:rsidRPr="00CB2B3F">
        <w:rPr>
          <w:bCs/>
          <w:szCs w:val="22"/>
        </w:rPr>
        <w:t>어려울</w:t>
      </w:r>
      <w:r w:rsidRPr="00CB2B3F">
        <w:rPr>
          <w:bCs/>
          <w:szCs w:val="22"/>
        </w:rPr>
        <w:t xml:space="preserve"> </w:t>
      </w:r>
      <w:r w:rsidRPr="00CB2B3F">
        <w:rPr>
          <w:bCs/>
          <w:szCs w:val="22"/>
        </w:rPr>
        <w:t>뿐만</w:t>
      </w:r>
      <w:r w:rsidRPr="00CB2B3F">
        <w:rPr>
          <w:bCs/>
          <w:szCs w:val="22"/>
        </w:rPr>
        <w:t xml:space="preserve"> </w:t>
      </w:r>
      <w:r w:rsidRPr="00CB2B3F">
        <w:rPr>
          <w:bCs/>
          <w:szCs w:val="22"/>
        </w:rPr>
        <w:t>아니라</w:t>
      </w:r>
      <w:r w:rsidRPr="00CB2B3F">
        <w:rPr>
          <w:bCs/>
          <w:szCs w:val="22"/>
        </w:rPr>
        <w:t xml:space="preserve">, </w:t>
      </w:r>
      <w:r w:rsidRPr="00CB2B3F">
        <w:rPr>
          <w:bCs/>
          <w:szCs w:val="22"/>
        </w:rPr>
        <w:t>고정성</w:t>
      </w:r>
      <w:r w:rsidRPr="00CB2B3F">
        <w:rPr>
          <w:bCs/>
          <w:szCs w:val="22"/>
        </w:rPr>
        <w:t xml:space="preserve"> </w:t>
      </w:r>
      <w:r w:rsidRPr="00CB2B3F">
        <w:rPr>
          <w:bCs/>
          <w:szCs w:val="22"/>
        </w:rPr>
        <w:t>요건도</w:t>
      </w:r>
      <w:r w:rsidRPr="00CB2B3F">
        <w:rPr>
          <w:bCs/>
          <w:szCs w:val="22"/>
        </w:rPr>
        <w:t xml:space="preserve"> </w:t>
      </w:r>
      <w:r w:rsidRPr="00CB2B3F">
        <w:rPr>
          <w:bCs/>
          <w:szCs w:val="22"/>
        </w:rPr>
        <w:t>결하여</w:t>
      </w:r>
      <w:r w:rsidRPr="00CB2B3F">
        <w:rPr>
          <w:bCs/>
          <w:szCs w:val="22"/>
        </w:rPr>
        <w:t xml:space="preserve"> </w:t>
      </w:r>
      <w:r w:rsidRPr="00CB2B3F">
        <w:rPr>
          <w:bCs/>
          <w:szCs w:val="22"/>
        </w:rPr>
        <w:t>통상임금에</w:t>
      </w:r>
      <w:r w:rsidRPr="00CB2B3F">
        <w:rPr>
          <w:bCs/>
          <w:szCs w:val="22"/>
        </w:rPr>
        <w:t xml:space="preserve"> </w:t>
      </w:r>
      <w:r w:rsidRPr="00CB2B3F">
        <w:rPr>
          <w:bCs/>
          <w:szCs w:val="22"/>
        </w:rPr>
        <w:t>해당하지</w:t>
      </w:r>
      <w:r w:rsidRPr="00CB2B3F">
        <w:rPr>
          <w:bCs/>
          <w:szCs w:val="22"/>
        </w:rPr>
        <w:t xml:space="preserve"> </w:t>
      </w:r>
      <w:r w:rsidRPr="00CB2B3F">
        <w:rPr>
          <w:bCs/>
          <w:szCs w:val="22"/>
        </w:rPr>
        <w:t>않음</w:t>
      </w:r>
      <w:r w:rsidRPr="00CB2B3F">
        <w:rPr>
          <w:bCs/>
          <w:szCs w:val="22"/>
        </w:rPr>
        <w:t xml:space="preserve">. </w:t>
      </w:r>
      <w:r w:rsidRPr="00CB2B3F">
        <w:rPr>
          <w:bCs/>
          <w:szCs w:val="22"/>
        </w:rPr>
        <w:t>다만</w:t>
      </w:r>
      <w:r w:rsidRPr="00CB2B3F">
        <w:rPr>
          <w:bCs/>
          <w:szCs w:val="22"/>
        </w:rPr>
        <w:t xml:space="preserve">, </w:t>
      </w:r>
      <w:r w:rsidRPr="00CB2B3F">
        <w:rPr>
          <w:bCs/>
          <w:szCs w:val="22"/>
        </w:rPr>
        <w:t>최근</w:t>
      </w:r>
      <w:r w:rsidRPr="00CB2B3F">
        <w:rPr>
          <w:bCs/>
          <w:szCs w:val="22"/>
        </w:rPr>
        <w:t xml:space="preserve"> </w:t>
      </w:r>
      <w:r w:rsidRPr="00CB2B3F">
        <w:rPr>
          <w:bCs/>
          <w:szCs w:val="22"/>
        </w:rPr>
        <w:t>하급심</w:t>
      </w:r>
      <w:r w:rsidRPr="00CB2B3F">
        <w:rPr>
          <w:bCs/>
          <w:szCs w:val="22"/>
        </w:rPr>
        <w:t xml:space="preserve"> </w:t>
      </w:r>
      <w:r w:rsidRPr="00CB2B3F">
        <w:rPr>
          <w:bCs/>
          <w:szCs w:val="22"/>
        </w:rPr>
        <w:t>판결</w:t>
      </w:r>
      <w:r w:rsidRPr="00CB2B3F">
        <w:rPr>
          <w:bCs/>
          <w:szCs w:val="22"/>
        </w:rPr>
        <w:t xml:space="preserve"> </w:t>
      </w:r>
      <w:r w:rsidRPr="00CB2B3F">
        <w:rPr>
          <w:bCs/>
          <w:szCs w:val="22"/>
        </w:rPr>
        <w:t>중</w:t>
      </w:r>
      <w:r w:rsidRPr="00CB2B3F">
        <w:rPr>
          <w:bCs/>
          <w:szCs w:val="22"/>
        </w:rPr>
        <w:t xml:space="preserve"> </w:t>
      </w:r>
      <w:r w:rsidRPr="00CB2B3F">
        <w:rPr>
          <w:bCs/>
          <w:szCs w:val="22"/>
        </w:rPr>
        <w:t>정기상여금의</w:t>
      </w:r>
      <w:r w:rsidRPr="00CB2B3F">
        <w:rPr>
          <w:bCs/>
          <w:szCs w:val="22"/>
        </w:rPr>
        <w:t xml:space="preserve"> </w:t>
      </w:r>
      <w:r w:rsidRPr="00CB2B3F">
        <w:rPr>
          <w:bCs/>
          <w:szCs w:val="22"/>
        </w:rPr>
        <w:t>재직자</w:t>
      </w:r>
      <w:r w:rsidRPr="00CB2B3F">
        <w:rPr>
          <w:bCs/>
          <w:szCs w:val="22"/>
        </w:rPr>
        <w:t xml:space="preserve"> </w:t>
      </w:r>
      <w:r w:rsidRPr="00CB2B3F">
        <w:rPr>
          <w:bCs/>
          <w:szCs w:val="22"/>
        </w:rPr>
        <w:t>지급조건을</w:t>
      </w:r>
      <w:r w:rsidRPr="00CB2B3F">
        <w:rPr>
          <w:bCs/>
          <w:szCs w:val="22"/>
        </w:rPr>
        <w:t xml:space="preserve"> </w:t>
      </w:r>
      <w:r w:rsidRPr="00CB2B3F">
        <w:rPr>
          <w:bCs/>
          <w:szCs w:val="22"/>
        </w:rPr>
        <w:t>무효로</w:t>
      </w:r>
      <w:r w:rsidRPr="00CB2B3F">
        <w:rPr>
          <w:bCs/>
          <w:szCs w:val="22"/>
        </w:rPr>
        <w:t xml:space="preserve"> </w:t>
      </w:r>
      <w:r w:rsidRPr="00CB2B3F">
        <w:rPr>
          <w:bCs/>
          <w:szCs w:val="22"/>
        </w:rPr>
        <w:t>보아</w:t>
      </w:r>
      <w:r w:rsidRPr="00CB2B3F">
        <w:rPr>
          <w:bCs/>
          <w:szCs w:val="22"/>
        </w:rPr>
        <w:t xml:space="preserve"> </w:t>
      </w:r>
      <w:r w:rsidRPr="00CB2B3F">
        <w:rPr>
          <w:bCs/>
          <w:szCs w:val="22"/>
        </w:rPr>
        <w:t>정기상여금을</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인정하거나</w:t>
      </w:r>
      <w:r w:rsidRPr="00CB2B3F">
        <w:rPr>
          <w:bCs/>
          <w:szCs w:val="22"/>
        </w:rPr>
        <w:t xml:space="preserve">, </w:t>
      </w:r>
      <w:r w:rsidRPr="00CB2B3F">
        <w:rPr>
          <w:bCs/>
          <w:szCs w:val="22"/>
        </w:rPr>
        <w:t>정기상여금의</w:t>
      </w:r>
      <w:r w:rsidRPr="00CB2B3F">
        <w:rPr>
          <w:bCs/>
          <w:szCs w:val="22"/>
        </w:rPr>
        <w:t xml:space="preserve"> </w:t>
      </w:r>
      <w:r w:rsidRPr="00CB2B3F">
        <w:rPr>
          <w:bCs/>
          <w:szCs w:val="22"/>
        </w:rPr>
        <w:t>재직자</w:t>
      </w:r>
      <w:r w:rsidRPr="00CB2B3F">
        <w:rPr>
          <w:bCs/>
          <w:szCs w:val="22"/>
        </w:rPr>
        <w:t xml:space="preserve"> </w:t>
      </w:r>
      <w:r w:rsidRPr="00CB2B3F">
        <w:rPr>
          <w:bCs/>
          <w:szCs w:val="22"/>
        </w:rPr>
        <w:t>지급조건의</w:t>
      </w:r>
      <w:r w:rsidRPr="00CB2B3F">
        <w:rPr>
          <w:bCs/>
          <w:szCs w:val="22"/>
        </w:rPr>
        <w:t xml:space="preserve"> </w:t>
      </w:r>
      <w:r w:rsidRPr="00CB2B3F">
        <w:rPr>
          <w:bCs/>
          <w:szCs w:val="22"/>
        </w:rPr>
        <w:t>유효성은</w:t>
      </w:r>
      <w:r w:rsidRPr="00CB2B3F">
        <w:rPr>
          <w:bCs/>
          <w:szCs w:val="22"/>
        </w:rPr>
        <w:t xml:space="preserve"> </w:t>
      </w:r>
      <w:r w:rsidRPr="00CB2B3F">
        <w:rPr>
          <w:bCs/>
          <w:szCs w:val="22"/>
        </w:rPr>
        <w:t>인정하면서도</w:t>
      </w:r>
      <w:r w:rsidRPr="00CB2B3F">
        <w:rPr>
          <w:bCs/>
          <w:szCs w:val="22"/>
        </w:rPr>
        <w:t xml:space="preserve"> </w:t>
      </w:r>
      <w:r w:rsidRPr="00CB2B3F">
        <w:rPr>
          <w:bCs/>
          <w:szCs w:val="22"/>
        </w:rPr>
        <w:t>정기상여금이</w:t>
      </w:r>
      <w:r w:rsidRPr="00CB2B3F">
        <w:rPr>
          <w:bCs/>
          <w:szCs w:val="22"/>
        </w:rPr>
        <w:t xml:space="preserve"> </w:t>
      </w:r>
      <w:r w:rsidRPr="00CB2B3F">
        <w:rPr>
          <w:bCs/>
          <w:szCs w:val="22"/>
        </w:rPr>
        <w:t>정상적인</w:t>
      </w:r>
      <w:r w:rsidRPr="00CB2B3F">
        <w:rPr>
          <w:bCs/>
          <w:szCs w:val="22"/>
        </w:rPr>
        <w:t xml:space="preserve"> </w:t>
      </w:r>
      <w:r w:rsidRPr="00CB2B3F">
        <w:rPr>
          <w:bCs/>
          <w:szCs w:val="22"/>
        </w:rPr>
        <w:t>근로관계를</w:t>
      </w:r>
      <w:r w:rsidRPr="00CB2B3F">
        <w:rPr>
          <w:bCs/>
          <w:szCs w:val="22"/>
        </w:rPr>
        <w:t xml:space="preserve"> </w:t>
      </w:r>
      <w:r w:rsidRPr="00CB2B3F">
        <w:rPr>
          <w:bCs/>
          <w:szCs w:val="22"/>
        </w:rPr>
        <w:t>유지하며</w:t>
      </w:r>
      <w:r w:rsidRPr="00CB2B3F">
        <w:rPr>
          <w:bCs/>
          <w:szCs w:val="22"/>
        </w:rPr>
        <w:t xml:space="preserve"> </w:t>
      </w:r>
      <w:r w:rsidRPr="00CB2B3F">
        <w:rPr>
          <w:bCs/>
          <w:szCs w:val="22"/>
        </w:rPr>
        <w:t>소정근로가</w:t>
      </w:r>
      <w:r w:rsidRPr="00CB2B3F">
        <w:rPr>
          <w:bCs/>
          <w:szCs w:val="22"/>
        </w:rPr>
        <w:t xml:space="preserve"> </w:t>
      </w:r>
      <w:r w:rsidRPr="00CB2B3F">
        <w:rPr>
          <w:bCs/>
          <w:szCs w:val="22"/>
        </w:rPr>
        <w:t>제공되는</w:t>
      </w:r>
      <w:r w:rsidRPr="00CB2B3F">
        <w:rPr>
          <w:bCs/>
          <w:szCs w:val="22"/>
        </w:rPr>
        <w:t xml:space="preserve"> </w:t>
      </w:r>
      <w:r w:rsidRPr="00CB2B3F">
        <w:rPr>
          <w:bCs/>
          <w:szCs w:val="22"/>
        </w:rPr>
        <w:t>통상적인</w:t>
      </w:r>
      <w:r w:rsidRPr="00CB2B3F">
        <w:rPr>
          <w:bCs/>
          <w:szCs w:val="22"/>
        </w:rPr>
        <w:t xml:space="preserve"> </w:t>
      </w:r>
      <w:r w:rsidRPr="00CB2B3F">
        <w:rPr>
          <w:bCs/>
          <w:szCs w:val="22"/>
        </w:rPr>
        <w:t>경우</w:t>
      </w:r>
      <w:r w:rsidRPr="00CB2B3F">
        <w:rPr>
          <w:bCs/>
          <w:szCs w:val="22"/>
        </w:rPr>
        <w:t xml:space="preserve"> </w:t>
      </w:r>
      <w:r w:rsidRPr="00CB2B3F">
        <w:rPr>
          <w:bCs/>
          <w:szCs w:val="22"/>
        </w:rPr>
        <w:t>전액</w:t>
      </w:r>
      <w:r w:rsidRPr="00CB2B3F">
        <w:rPr>
          <w:bCs/>
          <w:szCs w:val="22"/>
        </w:rPr>
        <w:t xml:space="preserve"> </w:t>
      </w:r>
      <w:r w:rsidRPr="00CB2B3F">
        <w:rPr>
          <w:bCs/>
          <w:szCs w:val="22"/>
        </w:rPr>
        <w:t>지급된다는</w:t>
      </w:r>
      <w:r w:rsidRPr="00CB2B3F">
        <w:rPr>
          <w:bCs/>
          <w:szCs w:val="22"/>
        </w:rPr>
        <w:t xml:space="preserve"> </w:t>
      </w:r>
      <w:r w:rsidRPr="00CB2B3F">
        <w:rPr>
          <w:bCs/>
          <w:szCs w:val="22"/>
        </w:rPr>
        <w:t>사정을</w:t>
      </w:r>
      <w:r w:rsidRPr="00CB2B3F">
        <w:rPr>
          <w:bCs/>
          <w:szCs w:val="22"/>
        </w:rPr>
        <w:t xml:space="preserve"> </w:t>
      </w:r>
      <w:r w:rsidRPr="00CB2B3F">
        <w:rPr>
          <w:bCs/>
          <w:szCs w:val="22"/>
        </w:rPr>
        <w:t>고려하여</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인정하여</w:t>
      </w:r>
      <w:r w:rsidRPr="00CB2B3F">
        <w:rPr>
          <w:bCs/>
          <w:szCs w:val="22"/>
        </w:rPr>
        <w:t xml:space="preserve"> </w:t>
      </w:r>
      <w:r w:rsidRPr="00CB2B3F">
        <w:rPr>
          <w:bCs/>
          <w:szCs w:val="22"/>
        </w:rPr>
        <w:t>재직자</w:t>
      </w:r>
      <w:r w:rsidRPr="00CB2B3F">
        <w:rPr>
          <w:bCs/>
          <w:szCs w:val="22"/>
        </w:rPr>
        <w:t xml:space="preserve"> </w:t>
      </w:r>
      <w:r w:rsidRPr="00CB2B3F">
        <w:rPr>
          <w:bCs/>
          <w:szCs w:val="22"/>
        </w:rPr>
        <w:t>지급조건이</w:t>
      </w:r>
      <w:r w:rsidRPr="00CB2B3F">
        <w:rPr>
          <w:bCs/>
          <w:szCs w:val="22"/>
        </w:rPr>
        <w:t xml:space="preserve"> </w:t>
      </w:r>
      <w:r w:rsidRPr="00CB2B3F">
        <w:rPr>
          <w:bCs/>
          <w:szCs w:val="22"/>
        </w:rPr>
        <w:t>존재함에도</w:t>
      </w:r>
      <w:r w:rsidRPr="00CB2B3F">
        <w:rPr>
          <w:bCs/>
          <w:szCs w:val="22"/>
        </w:rPr>
        <w:t xml:space="preserve"> </w:t>
      </w:r>
      <w:r w:rsidRPr="00CB2B3F">
        <w:rPr>
          <w:bCs/>
          <w:szCs w:val="22"/>
        </w:rPr>
        <w:t>불구하고</w:t>
      </w:r>
      <w:r w:rsidRPr="00CB2B3F">
        <w:rPr>
          <w:bCs/>
          <w:szCs w:val="22"/>
        </w:rPr>
        <w:t xml:space="preserve"> </w:t>
      </w:r>
      <w:r w:rsidRPr="00CB2B3F">
        <w:rPr>
          <w:bCs/>
          <w:szCs w:val="22"/>
        </w:rPr>
        <w:t>정기상여금이</w:t>
      </w:r>
      <w:r w:rsidRPr="00CB2B3F">
        <w:rPr>
          <w:bCs/>
          <w:szCs w:val="22"/>
        </w:rPr>
        <w:t xml:space="preserve"> </w:t>
      </w:r>
      <w:r w:rsidRPr="00CB2B3F">
        <w:rPr>
          <w:bCs/>
          <w:szCs w:val="22"/>
        </w:rPr>
        <w:t>고정성</w:t>
      </w:r>
      <w:r w:rsidRPr="00CB2B3F">
        <w:rPr>
          <w:bCs/>
          <w:szCs w:val="22"/>
        </w:rPr>
        <w:t xml:space="preserve"> </w:t>
      </w:r>
      <w:r w:rsidRPr="00CB2B3F">
        <w:rPr>
          <w:bCs/>
          <w:szCs w:val="22"/>
        </w:rPr>
        <w:t>요건을</w:t>
      </w:r>
      <w:r w:rsidRPr="00CB2B3F">
        <w:rPr>
          <w:bCs/>
          <w:szCs w:val="22"/>
        </w:rPr>
        <w:t xml:space="preserve"> </w:t>
      </w:r>
      <w:r w:rsidRPr="00CB2B3F">
        <w:rPr>
          <w:bCs/>
          <w:szCs w:val="22"/>
        </w:rPr>
        <w:t>충족하였다고</w:t>
      </w:r>
      <w:r w:rsidRPr="00CB2B3F">
        <w:rPr>
          <w:bCs/>
          <w:szCs w:val="22"/>
        </w:rPr>
        <w:t xml:space="preserve"> </w:t>
      </w:r>
      <w:r w:rsidRPr="00CB2B3F">
        <w:rPr>
          <w:bCs/>
          <w:szCs w:val="22"/>
        </w:rPr>
        <w:t>본</w:t>
      </w:r>
      <w:r w:rsidRPr="00CB2B3F">
        <w:rPr>
          <w:bCs/>
          <w:szCs w:val="22"/>
        </w:rPr>
        <w:t xml:space="preserve"> </w:t>
      </w:r>
      <w:r w:rsidRPr="00CB2B3F">
        <w:rPr>
          <w:bCs/>
          <w:szCs w:val="22"/>
        </w:rPr>
        <w:t>사례들이</w:t>
      </w:r>
      <w:r w:rsidRPr="00CB2B3F">
        <w:rPr>
          <w:bCs/>
          <w:szCs w:val="22"/>
        </w:rPr>
        <w:t xml:space="preserve"> </w:t>
      </w:r>
      <w:proofErr w:type="spellStart"/>
      <w:r w:rsidRPr="00CB2B3F">
        <w:rPr>
          <w:bCs/>
          <w:szCs w:val="22"/>
        </w:rPr>
        <w:t>존재하는바</w:t>
      </w:r>
      <w:proofErr w:type="spellEnd"/>
      <w:r w:rsidRPr="00CB2B3F">
        <w:rPr>
          <w:bCs/>
          <w:szCs w:val="22"/>
        </w:rPr>
        <w:t xml:space="preserve">, </w:t>
      </w:r>
      <w:r w:rsidRPr="00CB2B3F">
        <w:rPr>
          <w:bCs/>
          <w:szCs w:val="22"/>
        </w:rPr>
        <w:t>해당</w:t>
      </w:r>
      <w:r w:rsidRPr="00CB2B3F">
        <w:rPr>
          <w:bCs/>
          <w:szCs w:val="22"/>
        </w:rPr>
        <w:t xml:space="preserve"> </w:t>
      </w:r>
      <w:proofErr w:type="spellStart"/>
      <w:r w:rsidRPr="00CB2B3F">
        <w:rPr>
          <w:bCs/>
          <w:szCs w:val="22"/>
        </w:rPr>
        <w:t>사례들에서</w:t>
      </w:r>
      <w:proofErr w:type="spellEnd"/>
      <w:r w:rsidRPr="00CB2B3F">
        <w:rPr>
          <w:bCs/>
          <w:szCs w:val="22"/>
        </w:rPr>
        <w:t xml:space="preserve"> </w:t>
      </w:r>
      <w:r w:rsidRPr="00CB2B3F">
        <w:rPr>
          <w:bCs/>
          <w:szCs w:val="22"/>
        </w:rPr>
        <w:t>법원은</w:t>
      </w:r>
      <w:r w:rsidRPr="00CB2B3F">
        <w:rPr>
          <w:bCs/>
          <w:szCs w:val="22"/>
        </w:rPr>
        <w:t xml:space="preserve"> </w:t>
      </w:r>
      <w:r w:rsidRPr="00CB2B3F">
        <w:rPr>
          <w:bCs/>
          <w:szCs w:val="22"/>
        </w:rPr>
        <w:t>정기상여금이</w:t>
      </w:r>
      <w:r>
        <w:rPr>
          <w:rFonts w:hint="eastAsia"/>
          <w:bCs/>
          <w:szCs w:val="22"/>
        </w:rPr>
        <w:t xml:space="preserve"> </w:t>
      </w:r>
      <w:r>
        <w:rPr>
          <w:rFonts w:hint="eastAsia"/>
          <w:bCs/>
          <w:szCs w:val="22"/>
        </w:rPr>
        <w:t>짧은</w:t>
      </w:r>
      <w:r>
        <w:rPr>
          <w:rFonts w:hint="eastAsia"/>
          <w:bCs/>
          <w:szCs w:val="22"/>
        </w:rPr>
        <w:t xml:space="preserve"> </w:t>
      </w:r>
      <w:r>
        <w:rPr>
          <w:rFonts w:hint="eastAsia"/>
          <w:bCs/>
          <w:szCs w:val="22"/>
        </w:rPr>
        <w:t>주기로</w:t>
      </w:r>
      <w:r>
        <w:rPr>
          <w:rFonts w:hint="eastAsia"/>
          <w:bCs/>
          <w:szCs w:val="22"/>
        </w:rPr>
        <w:t xml:space="preserve"> </w:t>
      </w:r>
      <w:r>
        <w:rPr>
          <w:rFonts w:hint="eastAsia"/>
          <w:bCs/>
          <w:szCs w:val="22"/>
        </w:rPr>
        <w:t>지급되며</w:t>
      </w:r>
      <w:r>
        <w:rPr>
          <w:rFonts w:hint="eastAsia"/>
          <w:bCs/>
          <w:szCs w:val="22"/>
        </w:rPr>
        <w:t>,</w:t>
      </w:r>
      <w:r w:rsidRPr="00CB2B3F">
        <w:rPr>
          <w:bCs/>
          <w:szCs w:val="22"/>
        </w:rPr>
        <w:t xml:space="preserve"> </w:t>
      </w:r>
      <w:r w:rsidRPr="00CB2B3F">
        <w:rPr>
          <w:bCs/>
          <w:szCs w:val="22"/>
        </w:rPr>
        <w:t>근로자가</w:t>
      </w:r>
      <w:r w:rsidRPr="00CB2B3F">
        <w:rPr>
          <w:bCs/>
          <w:szCs w:val="22"/>
        </w:rPr>
        <w:t xml:space="preserve"> </w:t>
      </w:r>
      <w:r w:rsidRPr="00CB2B3F">
        <w:rPr>
          <w:bCs/>
          <w:szCs w:val="22"/>
        </w:rPr>
        <w:t>지급받는</w:t>
      </w:r>
      <w:r w:rsidRPr="00CB2B3F">
        <w:rPr>
          <w:bCs/>
          <w:szCs w:val="22"/>
        </w:rPr>
        <w:t xml:space="preserve"> </w:t>
      </w:r>
      <w:r w:rsidRPr="00CB2B3F">
        <w:rPr>
          <w:bCs/>
          <w:szCs w:val="22"/>
        </w:rPr>
        <w:t>임금</w:t>
      </w:r>
      <w:r w:rsidRPr="00CB2B3F">
        <w:rPr>
          <w:bCs/>
          <w:szCs w:val="22"/>
        </w:rPr>
        <w:t xml:space="preserve"> </w:t>
      </w:r>
      <w:r w:rsidRPr="00CB2B3F">
        <w:rPr>
          <w:bCs/>
          <w:szCs w:val="22"/>
        </w:rPr>
        <w:t>총액에서</w:t>
      </w:r>
      <w:r w:rsidRPr="00CB2B3F">
        <w:rPr>
          <w:bCs/>
          <w:szCs w:val="22"/>
        </w:rPr>
        <w:t xml:space="preserve"> </w:t>
      </w:r>
      <w:r w:rsidRPr="00CB2B3F">
        <w:rPr>
          <w:bCs/>
          <w:szCs w:val="22"/>
        </w:rPr>
        <w:t>상당한</w:t>
      </w:r>
      <w:r w:rsidRPr="00CB2B3F">
        <w:rPr>
          <w:bCs/>
          <w:szCs w:val="22"/>
        </w:rPr>
        <w:t xml:space="preserve"> </w:t>
      </w:r>
      <w:r w:rsidRPr="00CB2B3F">
        <w:rPr>
          <w:bCs/>
          <w:szCs w:val="22"/>
        </w:rPr>
        <w:t>비중을</w:t>
      </w:r>
      <w:r w:rsidRPr="00CB2B3F">
        <w:rPr>
          <w:bCs/>
          <w:szCs w:val="22"/>
        </w:rPr>
        <w:t xml:space="preserve"> </w:t>
      </w:r>
      <w:r w:rsidRPr="00CB2B3F">
        <w:rPr>
          <w:bCs/>
          <w:szCs w:val="22"/>
        </w:rPr>
        <w:t>차지한다는</w:t>
      </w:r>
      <w:r w:rsidRPr="00CB2B3F">
        <w:rPr>
          <w:bCs/>
          <w:szCs w:val="22"/>
        </w:rPr>
        <w:t xml:space="preserve"> </w:t>
      </w:r>
      <w:r w:rsidRPr="00CB2B3F">
        <w:rPr>
          <w:bCs/>
          <w:szCs w:val="22"/>
        </w:rPr>
        <w:t>사정을</w:t>
      </w:r>
      <w:r w:rsidRPr="00CB2B3F">
        <w:rPr>
          <w:bCs/>
          <w:szCs w:val="22"/>
        </w:rPr>
        <w:t xml:space="preserve"> </w:t>
      </w:r>
      <w:r w:rsidRPr="00CB2B3F">
        <w:rPr>
          <w:bCs/>
          <w:szCs w:val="22"/>
        </w:rPr>
        <w:t>판단에</w:t>
      </w:r>
      <w:r w:rsidRPr="00CB2B3F">
        <w:rPr>
          <w:bCs/>
          <w:szCs w:val="22"/>
        </w:rPr>
        <w:t xml:space="preserve"> </w:t>
      </w:r>
      <w:r w:rsidRPr="00CB2B3F">
        <w:rPr>
          <w:bCs/>
          <w:szCs w:val="22"/>
        </w:rPr>
        <w:t>고려한</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64429B0A" w14:textId="77777777" w:rsidR="00026A7E" w:rsidRPr="00CB2B3F" w:rsidRDefault="00026A7E" w:rsidP="00026A7E">
      <w:pPr>
        <w:spacing w:after="240" w:line="370" w:lineRule="atLeast"/>
        <w:ind w:left="1361"/>
        <w:rPr>
          <w:bCs/>
          <w:szCs w:val="22"/>
        </w:rPr>
      </w:pPr>
      <w:r w:rsidRPr="00CB2B3F">
        <w:rPr>
          <w:bCs/>
          <w:szCs w:val="22"/>
        </w:rPr>
        <w:t>법정수당</w:t>
      </w:r>
      <w:r w:rsidRPr="00CB2B3F">
        <w:rPr>
          <w:bCs/>
          <w:szCs w:val="22"/>
        </w:rPr>
        <w:t>(</w:t>
      </w:r>
      <w:r w:rsidRPr="00CB2B3F">
        <w:rPr>
          <w:bCs/>
          <w:szCs w:val="22"/>
        </w:rPr>
        <w:t>법정</w:t>
      </w:r>
      <w:r w:rsidRPr="00CB2B3F">
        <w:rPr>
          <w:bCs/>
          <w:szCs w:val="22"/>
        </w:rPr>
        <w:t xml:space="preserve"> </w:t>
      </w:r>
      <w:r w:rsidRPr="00CB2B3F">
        <w:rPr>
          <w:bCs/>
          <w:szCs w:val="22"/>
        </w:rPr>
        <w:t>기준에</w:t>
      </w:r>
      <w:r w:rsidRPr="00CB2B3F">
        <w:rPr>
          <w:bCs/>
          <w:szCs w:val="22"/>
        </w:rPr>
        <w:t xml:space="preserve"> </w:t>
      </w:r>
      <w:r w:rsidRPr="00CB2B3F">
        <w:rPr>
          <w:bCs/>
          <w:szCs w:val="22"/>
        </w:rPr>
        <w:t>따라</w:t>
      </w:r>
      <w:r w:rsidRPr="00CB2B3F">
        <w:rPr>
          <w:bCs/>
          <w:szCs w:val="22"/>
        </w:rPr>
        <w:t xml:space="preserve"> </w:t>
      </w:r>
      <w:r w:rsidRPr="00CB2B3F">
        <w:rPr>
          <w:bCs/>
          <w:szCs w:val="22"/>
        </w:rPr>
        <w:t>지급되는</w:t>
      </w:r>
      <w:r w:rsidRPr="00CB2B3F">
        <w:rPr>
          <w:bCs/>
          <w:szCs w:val="22"/>
        </w:rPr>
        <w:t xml:space="preserve"> </w:t>
      </w:r>
      <w:r w:rsidRPr="00CB2B3F">
        <w:rPr>
          <w:bCs/>
          <w:szCs w:val="22"/>
        </w:rPr>
        <w:t>연장</w:t>
      </w:r>
      <w:r w:rsidRPr="00CB2B3F">
        <w:rPr>
          <w:bCs/>
          <w:szCs w:val="22"/>
        </w:rPr>
        <w:t>∙</w:t>
      </w:r>
      <w:r w:rsidRPr="00CB2B3F">
        <w:rPr>
          <w:bCs/>
          <w:szCs w:val="22"/>
        </w:rPr>
        <w:t>야간</w:t>
      </w:r>
      <w:r w:rsidRPr="00CB2B3F">
        <w:rPr>
          <w:bCs/>
          <w:szCs w:val="22"/>
        </w:rPr>
        <w:t>∙</w:t>
      </w:r>
      <w:r w:rsidRPr="00CB2B3F">
        <w:rPr>
          <w:bCs/>
          <w:szCs w:val="22"/>
        </w:rPr>
        <w:t>휴일</w:t>
      </w:r>
      <w:r w:rsidRPr="00CB2B3F">
        <w:rPr>
          <w:bCs/>
          <w:szCs w:val="22"/>
        </w:rPr>
        <w:t xml:space="preserve"> </w:t>
      </w:r>
      <w:r w:rsidRPr="00CB2B3F">
        <w:rPr>
          <w:bCs/>
          <w:szCs w:val="22"/>
        </w:rPr>
        <w:t>근로수당</w:t>
      </w:r>
      <w:r w:rsidRPr="00CB2B3F">
        <w:rPr>
          <w:bCs/>
          <w:szCs w:val="22"/>
        </w:rPr>
        <w:t xml:space="preserve">, </w:t>
      </w:r>
      <w:r w:rsidRPr="00CB2B3F">
        <w:rPr>
          <w:bCs/>
          <w:szCs w:val="22"/>
        </w:rPr>
        <w:t>주휴수당</w:t>
      </w:r>
      <w:r w:rsidRPr="00CB2B3F">
        <w:rPr>
          <w:bCs/>
          <w:szCs w:val="22"/>
        </w:rPr>
        <w:t xml:space="preserve">, </w:t>
      </w:r>
      <w:r w:rsidRPr="00CB2B3F">
        <w:rPr>
          <w:bCs/>
          <w:szCs w:val="22"/>
        </w:rPr>
        <w:t>연차수당</w:t>
      </w:r>
      <w:r w:rsidRPr="00CB2B3F">
        <w:rPr>
          <w:bCs/>
          <w:szCs w:val="22"/>
        </w:rPr>
        <w:t xml:space="preserve"> </w:t>
      </w:r>
      <w:r w:rsidRPr="00CB2B3F">
        <w:rPr>
          <w:bCs/>
          <w:szCs w:val="22"/>
        </w:rPr>
        <w:t>등</w:t>
      </w:r>
      <w:r w:rsidRPr="00CB2B3F">
        <w:rPr>
          <w:bCs/>
          <w:szCs w:val="22"/>
        </w:rPr>
        <w:t>)</w:t>
      </w:r>
      <w:r w:rsidRPr="00CB2B3F">
        <w:rPr>
          <w:bCs/>
          <w:szCs w:val="22"/>
        </w:rPr>
        <w:t>은</w:t>
      </w:r>
      <w:r w:rsidRPr="00CB2B3F">
        <w:rPr>
          <w:bCs/>
          <w:szCs w:val="22"/>
        </w:rPr>
        <w:t xml:space="preserve"> </w:t>
      </w:r>
      <w:r w:rsidRPr="00CB2B3F">
        <w:rPr>
          <w:bCs/>
          <w:szCs w:val="22"/>
        </w:rPr>
        <w:t>그</w:t>
      </w:r>
      <w:r w:rsidRPr="00CB2B3F">
        <w:rPr>
          <w:bCs/>
          <w:szCs w:val="22"/>
        </w:rPr>
        <w:t xml:space="preserve"> </w:t>
      </w:r>
      <w:r w:rsidRPr="00CB2B3F">
        <w:rPr>
          <w:bCs/>
          <w:szCs w:val="22"/>
        </w:rPr>
        <w:t>성질상</w:t>
      </w:r>
      <w:r w:rsidRPr="00CB2B3F">
        <w:rPr>
          <w:bCs/>
          <w:szCs w:val="22"/>
        </w:rPr>
        <w:t xml:space="preserve"> </w:t>
      </w:r>
      <w:r w:rsidRPr="00CB2B3F">
        <w:rPr>
          <w:bCs/>
          <w:szCs w:val="22"/>
        </w:rPr>
        <w:t>통상임금을</w:t>
      </w:r>
      <w:r w:rsidRPr="00CB2B3F">
        <w:rPr>
          <w:bCs/>
          <w:szCs w:val="22"/>
        </w:rPr>
        <w:t xml:space="preserve"> </w:t>
      </w:r>
      <w:r w:rsidRPr="00CB2B3F">
        <w:rPr>
          <w:bCs/>
          <w:szCs w:val="22"/>
        </w:rPr>
        <w:t>기초로</w:t>
      </w:r>
      <w:r w:rsidRPr="00CB2B3F">
        <w:rPr>
          <w:bCs/>
          <w:szCs w:val="22"/>
        </w:rPr>
        <w:t xml:space="preserve"> </w:t>
      </w:r>
      <w:r w:rsidRPr="00CB2B3F">
        <w:rPr>
          <w:bCs/>
          <w:szCs w:val="22"/>
        </w:rPr>
        <w:t>산정하는</w:t>
      </w:r>
      <w:r w:rsidRPr="00CB2B3F">
        <w:rPr>
          <w:bCs/>
          <w:szCs w:val="22"/>
        </w:rPr>
        <w:t xml:space="preserve"> </w:t>
      </w:r>
      <w:r w:rsidRPr="00CB2B3F">
        <w:rPr>
          <w:bCs/>
          <w:szCs w:val="22"/>
        </w:rPr>
        <w:t>것이고</w:t>
      </w:r>
      <w:r w:rsidRPr="00CB2B3F">
        <w:rPr>
          <w:bCs/>
          <w:szCs w:val="22"/>
        </w:rPr>
        <w:t xml:space="preserve">, </w:t>
      </w:r>
      <w:r w:rsidRPr="00CB2B3F">
        <w:rPr>
          <w:bCs/>
          <w:szCs w:val="22"/>
        </w:rPr>
        <w:t>소정근로의</w:t>
      </w:r>
      <w:r w:rsidRPr="00CB2B3F">
        <w:rPr>
          <w:bCs/>
          <w:szCs w:val="22"/>
        </w:rPr>
        <w:t xml:space="preserve"> </w:t>
      </w:r>
      <w:r w:rsidRPr="00CB2B3F">
        <w:rPr>
          <w:bCs/>
          <w:szCs w:val="22"/>
        </w:rPr>
        <w:t>대가로</w:t>
      </w:r>
      <w:r w:rsidRPr="00CB2B3F">
        <w:rPr>
          <w:bCs/>
          <w:szCs w:val="22"/>
        </w:rPr>
        <w:t xml:space="preserve"> </w:t>
      </w:r>
      <w:r w:rsidRPr="00CB2B3F">
        <w:rPr>
          <w:bCs/>
          <w:szCs w:val="22"/>
        </w:rPr>
        <w:t>지급된</w:t>
      </w:r>
      <w:r w:rsidRPr="00CB2B3F">
        <w:rPr>
          <w:bCs/>
          <w:szCs w:val="22"/>
        </w:rPr>
        <w:t xml:space="preserve"> </w:t>
      </w:r>
      <w:r w:rsidRPr="00CB2B3F">
        <w:rPr>
          <w:bCs/>
          <w:szCs w:val="22"/>
        </w:rPr>
        <w:t>것으로</w:t>
      </w:r>
      <w:r w:rsidRPr="00CB2B3F">
        <w:rPr>
          <w:bCs/>
          <w:szCs w:val="22"/>
        </w:rPr>
        <w:t xml:space="preserve"> </w:t>
      </w:r>
      <w:r w:rsidRPr="00CB2B3F">
        <w:rPr>
          <w:bCs/>
          <w:szCs w:val="22"/>
        </w:rPr>
        <w:t>보기</w:t>
      </w:r>
      <w:r w:rsidRPr="00CB2B3F">
        <w:rPr>
          <w:bCs/>
          <w:szCs w:val="22"/>
        </w:rPr>
        <w:t xml:space="preserve"> </w:t>
      </w:r>
      <w:r w:rsidRPr="00CB2B3F">
        <w:rPr>
          <w:bCs/>
          <w:szCs w:val="22"/>
        </w:rPr>
        <w:t>어렵기에</w:t>
      </w:r>
      <w:r w:rsidRPr="00CB2B3F">
        <w:rPr>
          <w:bCs/>
          <w:szCs w:val="22"/>
        </w:rPr>
        <w:t xml:space="preserve"> </w:t>
      </w:r>
      <w:r w:rsidRPr="00CB2B3F">
        <w:rPr>
          <w:bCs/>
          <w:szCs w:val="22"/>
        </w:rPr>
        <w:t>통상임금에</w:t>
      </w:r>
      <w:r w:rsidRPr="00CB2B3F">
        <w:rPr>
          <w:bCs/>
          <w:szCs w:val="22"/>
        </w:rPr>
        <w:t xml:space="preserve"> </w:t>
      </w:r>
      <w:r w:rsidRPr="00CB2B3F">
        <w:rPr>
          <w:bCs/>
          <w:szCs w:val="22"/>
        </w:rPr>
        <w:t>해당하지</w:t>
      </w:r>
      <w:r w:rsidRPr="00CB2B3F">
        <w:rPr>
          <w:bCs/>
          <w:szCs w:val="22"/>
        </w:rPr>
        <w:t xml:space="preserve"> </w:t>
      </w:r>
      <w:r w:rsidRPr="00CB2B3F">
        <w:rPr>
          <w:bCs/>
          <w:szCs w:val="22"/>
        </w:rPr>
        <w:t>않음</w:t>
      </w:r>
      <w:r w:rsidRPr="00CB2B3F">
        <w:rPr>
          <w:bCs/>
          <w:szCs w:val="22"/>
        </w:rPr>
        <w:t>.</w:t>
      </w:r>
    </w:p>
    <w:p w14:paraId="6A42B98E" w14:textId="77777777" w:rsidR="00026A7E" w:rsidRPr="00CB2B3F" w:rsidRDefault="00026A7E" w:rsidP="00026A7E">
      <w:pPr>
        <w:spacing w:after="240" w:line="370" w:lineRule="atLeast"/>
        <w:ind w:left="1361"/>
        <w:rPr>
          <w:bCs/>
          <w:szCs w:val="22"/>
        </w:rPr>
      </w:pPr>
      <w:r w:rsidRPr="00CB2B3F">
        <w:rPr>
          <w:bCs/>
          <w:szCs w:val="22"/>
        </w:rPr>
        <w:t>대상</w:t>
      </w:r>
      <w:r w:rsidRPr="00CB2B3F">
        <w:rPr>
          <w:bCs/>
          <w:szCs w:val="22"/>
        </w:rPr>
        <w:t xml:space="preserve"> </w:t>
      </w:r>
      <w:r w:rsidRPr="00CB2B3F">
        <w:rPr>
          <w:bCs/>
          <w:szCs w:val="22"/>
        </w:rPr>
        <w:t>회사가</w:t>
      </w:r>
      <w:r w:rsidRPr="00CB2B3F">
        <w:rPr>
          <w:bCs/>
          <w:szCs w:val="22"/>
        </w:rPr>
        <w:t xml:space="preserve"> </w:t>
      </w:r>
      <w:r w:rsidRPr="00CB2B3F">
        <w:rPr>
          <w:bCs/>
          <w:szCs w:val="22"/>
        </w:rPr>
        <w:t>통상임금에</w:t>
      </w:r>
      <w:r w:rsidRPr="00CB2B3F">
        <w:rPr>
          <w:bCs/>
          <w:szCs w:val="22"/>
        </w:rPr>
        <w:t xml:space="preserve"> </w:t>
      </w:r>
      <w:r w:rsidRPr="00CB2B3F">
        <w:rPr>
          <w:bCs/>
          <w:szCs w:val="22"/>
        </w:rPr>
        <w:t>포함시키고</w:t>
      </w:r>
      <w:r w:rsidRPr="00CB2B3F">
        <w:rPr>
          <w:bCs/>
          <w:szCs w:val="22"/>
        </w:rPr>
        <w:t xml:space="preserve"> </w:t>
      </w:r>
      <w:r w:rsidRPr="00CB2B3F">
        <w:rPr>
          <w:bCs/>
          <w:szCs w:val="22"/>
        </w:rPr>
        <w:t>있는</w:t>
      </w:r>
      <w:r w:rsidRPr="00CB2B3F">
        <w:rPr>
          <w:bCs/>
          <w:szCs w:val="22"/>
        </w:rPr>
        <w:t xml:space="preserve"> </w:t>
      </w:r>
      <w:r w:rsidRPr="00CB2B3F">
        <w:rPr>
          <w:bCs/>
          <w:szCs w:val="22"/>
        </w:rPr>
        <w:t>수당</w:t>
      </w:r>
      <w:r w:rsidRPr="00CB2B3F">
        <w:rPr>
          <w:bCs/>
          <w:szCs w:val="22"/>
        </w:rPr>
        <w:t xml:space="preserve"> </w:t>
      </w:r>
      <w:r w:rsidRPr="00CB2B3F">
        <w:rPr>
          <w:bCs/>
          <w:szCs w:val="22"/>
        </w:rPr>
        <w:t>외</w:t>
      </w:r>
      <w:r w:rsidRPr="00CB2B3F">
        <w:rPr>
          <w:bCs/>
          <w:szCs w:val="22"/>
        </w:rPr>
        <w:t xml:space="preserve"> </w:t>
      </w:r>
      <w:r w:rsidRPr="00CB2B3F">
        <w:rPr>
          <w:bCs/>
          <w:szCs w:val="22"/>
        </w:rPr>
        <w:t>항목이</w:t>
      </w:r>
      <w:r w:rsidRPr="00CB2B3F">
        <w:rPr>
          <w:bCs/>
          <w:szCs w:val="22"/>
        </w:rPr>
        <w:t xml:space="preserve"> </w:t>
      </w:r>
      <w:r w:rsidRPr="00CB2B3F">
        <w:rPr>
          <w:bCs/>
          <w:szCs w:val="22"/>
        </w:rPr>
        <w:t>추가로</w:t>
      </w:r>
      <w:r w:rsidRPr="00CB2B3F">
        <w:rPr>
          <w:bCs/>
          <w:szCs w:val="22"/>
        </w:rPr>
        <w:t xml:space="preserve"> </w:t>
      </w:r>
      <w:r w:rsidRPr="00CB2B3F">
        <w:rPr>
          <w:bCs/>
          <w:szCs w:val="22"/>
        </w:rPr>
        <w:t>통상임금에</w:t>
      </w:r>
      <w:r w:rsidRPr="00CB2B3F">
        <w:rPr>
          <w:bCs/>
          <w:szCs w:val="22"/>
        </w:rPr>
        <w:t xml:space="preserve"> </w:t>
      </w:r>
      <w:r w:rsidRPr="00CB2B3F">
        <w:rPr>
          <w:bCs/>
          <w:szCs w:val="22"/>
        </w:rPr>
        <w:t>포함되는</w:t>
      </w:r>
      <w:r w:rsidRPr="00CB2B3F">
        <w:rPr>
          <w:bCs/>
          <w:szCs w:val="22"/>
        </w:rPr>
        <w:t xml:space="preserve"> </w:t>
      </w:r>
      <w:r w:rsidRPr="00CB2B3F">
        <w:rPr>
          <w:bCs/>
          <w:szCs w:val="22"/>
        </w:rPr>
        <w:t>경우</w:t>
      </w:r>
      <w:r w:rsidRPr="00CB2B3F">
        <w:rPr>
          <w:bCs/>
          <w:szCs w:val="22"/>
        </w:rPr>
        <w:t>, (</w:t>
      </w:r>
      <w:proofErr w:type="spellStart"/>
      <w:r w:rsidRPr="00CB2B3F">
        <w:rPr>
          <w:bCs/>
          <w:szCs w:val="22"/>
        </w:rPr>
        <w:t>i</w:t>
      </w:r>
      <w:proofErr w:type="spellEnd"/>
      <w:r w:rsidRPr="00CB2B3F">
        <w:rPr>
          <w:bCs/>
          <w:szCs w:val="22"/>
        </w:rPr>
        <w:t xml:space="preserve">) </w:t>
      </w:r>
      <w:r w:rsidRPr="00CB2B3F">
        <w:rPr>
          <w:bCs/>
          <w:szCs w:val="22"/>
        </w:rPr>
        <w:t>대상회사는</w:t>
      </w:r>
      <w:r w:rsidRPr="00CB2B3F">
        <w:rPr>
          <w:bCs/>
          <w:szCs w:val="22"/>
        </w:rPr>
        <w:t xml:space="preserve"> </w:t>
      </w:r>
      <w:r w:rsidRPr="00CB2B3F">
        <w:rPr>
          <w:bCs/>
          <w:szCs w:val="22"/>
        </w:rPr>
        <w:t>과거</w:t>
      </w:r>
      <w:r w:rsidRPr="00CB2B3F">
        <w:rPr>
          <w:bCs/>
          <w:szCs w:val="22"/>
        </w:rPr>
        <w:t xml:space="preserve"> 3</w:t>
      </w:r>
      <w:r w:rsidRPr="00CB2B3F">
        <w:rPr>
          <w:bCs/>
          <w:szCs w:val="22"/>
        </w:rPr>
        <w:t>년</w:t>
      </w:r>
      <w:r w:rsidRPr="00CB2B3F">
        <w:rPr>
          <w:bCs/>
          <w:szCs w:val="22"/>
        </w:rPr>
        <w:t>(</w:t>
      </w:r>
      <w:r w:rsidRPr="00CB2B3F">
        <w:rPr>
          <w:bCs/>
          <w:szCs w:val="22"/>
        </w:rPr>
        <w:t>임금채권</w:t>
      </w:r>
      <w:r w:rsidRPr="00CB2B3F">
        <w:rPr>
          <w:bCs/>
          <w:szCs w:val="22"/>
        </w:rPr>
        <w:t xml:space="preserve"> </w:t>
      </w:r>
      <w:r w:rsidRPr="00CB2B3F">
        <w:rPr>
          <w:bCs/>
          <w:szCs w:val="22"/>
        </w:rPr>
        <w:t>소멸시효</w:t>
      </w:r>
      <w:r w:rsidRPr="00CB2B3F">
        <w:rPr>
          <w:bCs/>
          <w:szCs w:val="22"/>
        </w:rPr>
        <w:t>)</w:t>
      </w:r>
      <w:r w:rsidRPr="00CB2B3F">
        <w:rPr>
          <w:bCs/>
          <w:szCs w:val="22"/>
        </w:rPr>
        <w:t>간</w:t>
      </w:r>
      <w:r w:rsidRPr="00CB2B3F">
        <w:rPr>
          <w:bCs/>
          <w:szCs w:val="22"/>
        </w:rPr>
        <w:t xml:space="preserve"> “</w:t>
      </w:r>
      <w:r w:rsidRPr="00CB2B3F">
        <w:rPr>
          <w:bCs/>
          <w:szCs w:val="22"/>
        </w:rPr>
        <w:t>근로기준법상</w:t>
      </w:r>
      <w:r w:rsidRPr="00CB2B3F">
        <w:rPr>
          <w:bCs/>
          <w:szCs w:val="22"/>
        </w:rPr>
        <w:t xml:space="preserve"> </w:t>
      </w:r>
      <w:r w:rsidRPr="00CB2B3F">
        <w:rPr>
          <w:bCs/>
          <w:szCs w:val="22"/>
        </w:rPr>
        <w:t>기준에</w:t>
      </w:r>
      <w:r w:rsidRPr="00CB2B3F">
        <w:rPr>
          <w:bCs/>
          <w:szCs w:val="22"/>
        </w:rPr>
        <w:t xml:space="preserve"> </w:t>
      </w:r>
      <w:r w:rsidRPr="00CB2B3F">
        <w:rPr>
          <w:bCs/>
          <w:szCs w:val="22"/>
        </w:rPr>
        <w:t>따른</w:t>
      </w:r>
      <w:r w:rsidRPr="00CB2B3F">
        <w:rPr>
          <w:bCs/>
          <w:szCs w:val="22"/>
        </w:rPr>
        <w:t xml:space="preserve"> </w:t>
      </w:r>
      <w:r w:rsidRPr="00CB2B3F">
        <w:rPr>
          <w:bCs/>
          <w:szCs w:val="22"/>
        </w:rPr>
        <w:t>통상임금</w:t>
      </w:r>
      <w:r w:rsidRPr="00CB2B3F">
        <w:rPr>
          <w:bCs/>
          <w:szCs w:val="22"/>
        </w:rPr>
        <w:t>(</w:t>
      </w:r>
      <w:r w:rsidRPr="00CB2B3F">
        <w:rPr>
          <w:bCs/>
          <w:szCs w:val="22"/>
        </w:rPr>
        <w:t>법정</w:t>
      </w:r>
      <w:r w:rsidRPr="00CB2B3F">
        <w:rPr>
          <w:bCs/>
          <w:szCs w:val="22"/>
        </w:rPr>
        <w:t xml:space="preserve"> </w:t>
      </w:r>
      <w:r w:rsidRPr="00CB2B3F">
        <w:rPr>
          <w:bCs/>
          <w:szCs w:val="22"/>
        </w:rPr>
        <w:t>통상임금</w:t>
      </w:r>
      <w:r w:rsidRPr="00CB2B3F">
        <w:rPr>
          <w:bCs/>
          <w:szCs w:val="22"/>
        </w:rPr>
        <w:t>)</w:t>
      </w:r>
      <w:r w:rsidRPr="00CB2B3F">
        <w:rPr>
          <w:bCs/>
          <w:szCs w:val="22"/>
        </w:rPr>
        <w:t>을</w:t>
      </w:r>
      <w:r w:rsidRPr="00CB2B3F">
        <w:rPr>
          <w:bCs/>
          <w:szCs w:val="22"/>
        </w:rPr>
        <w:t xml:space="preserve"> </w:t>
      </w:r>
      <w:r w:rsidRPr="00CB2B3F">
        <w:rPr>
          <w:bCs/>
          <w:szCs w:val="22"/>
        </w:rPr>
        <w:t>기초로</w:t>
      </w:r>
      <w:r w:rsidRPr="00CB2B3F">
        <w:rPr>
          <w:bCs/>
          <w:szCs w:val="22"/>
        </w:rPr>
        <w:t xml:space="preserve"> </w:t>
      </w:r>
      <w:r w:rsidRPr="00CB2B3F">
        <w:rPr>
          <w:bCs/>
          <w:szCs w:val="22"/>
        </w:rPr>
        <w:t>하여</w:t>
      </w:r>
      <w:r w:rsidRPr="00CB2B3F">
        <w:rPr>
          <w:bCs/>
          <w:szCs w:val="22"/>
        </w:rPr>
        <w:t xml:space="preserve"> </w:t>
      </w:r>
      <w:r w:rsidRPr="00CB2B3F">
        <w:rPr>
          <w:bCs/>
          <w:szCs w:val="22"/>
        </w:rPr>
        <w:t>근로기준법상</w:t>
      </w:r>
      <w:r w:rsidRPr="00CB2B3F">
        <w:rPr>
          <w:bCs/>
          <w:szCs w:val="22"/>
        </w:rPr>
        <w:t xml:space="preserve"> </w:t>
      </w:r>
      <w:r w:rsidRPr="00CB2B3F">
        <w:rPr>
          <w:bCs/>
          <w:szCs w:val="22"/>
        </w:rPr>
        <w:t>기준으로</w:t>
      </w:r>
      <w:r w:rsidRPr="00CB2B3F">
        <w:rPr>
          <w:bCs/>
          <w:szCs w:val="22"/>
        </w:rPr>
        <w:t xml:space="preserve"> </w:t>
      </w:r>
      <w:r w:rsidRPr="00CB2B3F">
        <w:rPr>
          <w:bCs/>
          <w:szCs w:val="22"/>
        </w:rPr>
        <w:t>새로</w:t>
      </w:r>
      <w:r w:rsidRPr="00CB2B3F">
        <w:rPr>
          <w:bCs/>
          <w:szCs w:val="22"/>
        </w:rPr>
        <w:t xml:space="preserve"> </w:t>
      </w:r>
      <w:r w:rsidRPr="00CB2B3F">
        <w:rPr>
          <w:bCs/>
          <w:szCs w:val="22"/>
        </w:rPr>
        <w:t>산정한</w:t>
      </w:r>
      <w:r w:rsidRPr="00CB2B3F">
        <w:rPr>
          <w:bCs/>
          <w:szCs w:val="22"/>
        </w:rPr>
        <w:t xml:space="preserve"> </w:t>
      </w:r>
      <w:r w:rsidRPr="00CB2B3F">
        <w:rPr>
          <w:bCs/>
          <w:szCs w:val="22"/>
        </w:rPr>
        <w:t>법정수당</w:t>
      </w:r>
      <w:r w:rsidRPr="00CB2B3F">
        <w:rPr>
          <w:bCs/>
          <w:szCs w:val="22"/>
        </w:rPr>
        <w:t xml:space="preserve"> </w:t>
      </w:r>
      <w:r w:rsidRPr="00CB2B3F">
        <w:rPr>
          <w:bCs/>
          <w:szCs w:val="22"/>
        </w:rPr>
        <w:t>금액</w:t>
      </w:r>
      <w:r w:rsidRPr="00CB2B3F">
        <w:rPr>
          <w:bCs/>
          <w:szCs w:val="22"/>
        </w:rPr>
        <w:t>(= A)”</w:t>
      </w:r>
      <w:r w:rsidRPr="00CB2B3F">
        <w:rPr>
          <w:bCs/>
          <w:szCs w:val="22"/>
        </w:rPr>
        <w:t>에서</w:t>
      </w:r>
      <w:r w:rsidRPr="00CB2B3F">
        <w:rPr>
          <w:bCs/>
          <w:szCs w:val="22"/>
        </w:rPr>
        <w:t xml:space="preserve"> “</w:t>
      </w:r>
      <w:r w:rsidRPr="00CB2B3F">
        <w:rPr>
          <w:bCs/>
          <w:szCs w:val="22"/>
        </w:rPr>
        <w:t>실제로</w:t>
      </w:r>
      <w:r w:rsidRPr="00CB2B3F">
        <w:rPr>
          <w:bCs/>
          <w:szCs w:val="22"/>
        </w:rPr>
        <w:t xml:space="preserve"> </w:t>
      </w:r>
      <w:r w:rsidRPr="00CB2B3F">
        <w:rPr>
          <w:bCs/>
          <w:szCs w:val="22"/>
        </w:rPr>
        <w:t>지급한</w:t>
      </w:r>
      <w:r w:rsidRPr="00CB2B3F">
        <w:rPr>
          <w:bCs/>
          <w:szCs w:val="22"/>
        </w:rPr>
        <w:t xml:space="preserve"> </w:t>
      </w:r>
      <w:r w:rsidRPr="00CB2B3F">
        <w:rPr>
          <w:bCs/>
          <w:szCs w:val="22"/>
        </w:rPr>
        <w:t>법정수당</w:t>
      </w:r>
      <w:r w:rsidRPr="00CB2B3F">
        <w:rPr>
          <w:bCs/>
          <w:szCs w:val="22"/>
        </w:rPr>
        <w:t xml:space="preserve"> </w:t>
      </w:r>
      <w:r w:rsidRPr="00CB2B3F">
        <w:rPr>
          <w:bCs/>
          <w:szCs w:val="22"/>
        </w:rPr>
        <w:t>금액</w:t>
      </w:r>
      <w:r w:rsidRPr="00CB2B3F">
        <w:rPr>
          <w:bCs/>
          <w:szCs w:val="22"/>
        </w:rPr>
        <w:t>(= B)”</w:t>
      </w:r>
      <w:r w:rsidRPr="00CB2B3F">
        <w:rPr>
          <w:bCs/>
          <w:szCs w:val="22"/>
        </w:rPr>
        <w:t>을</w:t>
      </w:r>
      <w:r w:rsidRPr="00CB2B3F">
        <w:rPr>
          <w:bCs/>
          <w:szCs w:val="22"/>
        </w:rPr>
        <w:t xml:space="preserve"> </w:t>
      </w:r>
      <w:r w:rsidRPr="00CB2B3F">
        <w:rPr>
          <w:bCs/>
          <w:szCs w:val="22"/>
        </w:rPr>
        <w:t>뺀</w:t>
      </w:r>
      <w:r w:rsidRPr="00CB2B3F">
        <w:rPr>
          <w:bCs/>
          <w:szCs w:val="22"/>
        </w:rPr>
        <w:t xml:space="preserve"> </w:t>
      </w:r>
      <w:r w:rsidRPr="00CB2B3F">
        <w:rPr>
          <w:bCs/>
          <w:szCs w:val="22"/>
        </w:rPr>
        <w:t>금액을</w:t>
      </w:r>
      <w:r w:rsidRPr="00CB2B3F">
        <w:rPr>
          <w:bCs/>
          <w:szCs w:val="22"/>
        </w:rPr>
        <w:t xml:space="preserve"> (= A – B) </w:t>
      </w:r>
      <w:r w:rsidRPr="00CB2B3F">
        <w:rPr>
          <w:bCs/>
          <w:szCs w:val="22"/>
        </w:rPr>
        <w:t>추가로</w:t>
      </w:r>
      <w:r w:rsidRPr="00CB2B3F">
        <w:rPr>
          <w:bCs/>
          <w:szCs w:val="22"/>
        </w:rPr>
        <w:t xml:space="preserve"> </w:t>
      </w:r>
      <w:r w:rsidRPr="00CB2B3F">
        <w:rPr>
          <w:bCs/>
          <w:szCs w:val="22"/>
        </w:rPr>
        <w:t>지급하여야</w:t>
      </w:r>
      <w:r w:rsidRPr="00CB2B3F">
        <w:rPr>
          <w:bCs/>
          <w:szCs w:val="22"/>
        </w:rPr>
        <w:t xml:space="preserve"> </w:t>
      </w:r>
      <w:r w:rsidRPr="00CB2B3F">
        <w:rPr>
          <w:bCs/>
          <w:szCs w:val="22"/>
        </w:rPr>
        <w:t>하는</w:t>
      </w:r>
      <w:r w:rsidRPr="00CB2B3F">
        <w:rPr>
          <w:bCs/>
          <w:szCs w:val="22"/>
        </w:rPr>
        <w:t xml:space="preserve"> </w:t>
      </w:r>
      <w:r w:rsidRPr="00CB2B3F">
        <w:rPr>
          <w:bCs/>
          <w:szCs w:val="22"/>
        </w:rPr>
        <w:t>금전적</w:t>
      </w:r>
      <w:r w:rsidRPr="00CB2B3F">
        <w:rPr>
          <w:bCs/>
          <w:szCs w:val="22"/>
        </w:rPr>
        <w:t xml:space="preserve"> </w:t>
      </w:r>
      <w:r w:rsidRPr="00CB2B3F">
        <w:rPr>
          <w:bCs/>
          <w:szCs w:val="22"/>
        </w:rPr>
        <w:t>부담이</w:t>
      </w:r>
      <w:r w:rsidRPr="00CB2B3F">
        <w:rPr>
          <w:bCs/>
          <w:szCs w:val="22"/>
        </w:rPr>
        <w:t xml:space="preserve"> </w:t>
      </w:r>
      <w:r w:rsidRPr="00CB2B3F">
        <w:rPr>
          <w:bCs/>
          <w:szCs w:val="22"/>
        </w:rPr>
        <w:t>발생하며</w:t>
      </w:r>
      <w:r w:rsidRPr="00CB2B3F">
        <w:rPr>
          <w:bCs/>
          <w:szCs w:val="22"/>
        </w:rPr>
        <w:t xml:space="preserve">, (ii) </w:t>
      </w:r>
      <w:r w:rsidRPr="00CB2B3F">
        <w:rPr>
          <w:bCs/>
          <w:szCs w:val="22"/>
        </w:rPr>
        <w:t>대상회사가</w:t>
      </w:r>
      <w:r w:rsidRPr="00CB2B3F">
        <w:rPr>
          <w:bCs/>
          <w:szCs w:val="22"/>
        </w:rPr>
        <w:t xml:space="preserve"> </w:t>
      </w:r>
      <w:r w:rsidRPr="00CB2B3F">
        <w:rPr>
          <w:bCs/>
          <w:szCs w:val="22"/>
        </w:rPr>
        <w:t>추가로</w:t>
      </w:r>
      <w:r w:rsidRPr="00CB2B3F">
        <w:rPr>
          <w:bCs/>
          <w:szCs w:val="22"/>
        </w:rPr>
        <w:t xml:space="preserve"> </w:t>
      </w:r>
      <w:r w:rsidRPr="00CB2B3F">
        <w:rPr>
          <w:bCs/>
          <w:szCs w:val="22"/>
        </w:rPr>
        <w:t>연장</w:t>
      </w:r>
      <w:r w:rsidRPr="00CB2B3F">
        <w:rPr>
          <w:bCs/>
          <w:szCs w:val="22"/>
        </w:rPr>
        <w:t>∙</w:t>
      </w:r>
      <w:r w:rsidRPr="00CB2B3F">
        <w:rPr>
          <w:bCs/>
          <w:szCs w:val="22"/>
        </w:rPr>
        <w:t>야간</w:t>
      </w:r>
      <w:r w:rsidRPr="00CB2B3F">
        <w:rPr>
          <w:bCs/>
          <w:szCs w:val="22"/>
        </w:rPr>
        <w:t>∙</w:t>
      </w:r>
      <w:r w:rsidRPr="00CB2B3F">
        <w:rPr>
          <w:bCs/>
          <w:szCs w:val="22"/>
        </w:rPr>
        <w:t>휴일근로수당을</w:t>
      </w:r>
      <w:r w:rsidRPr="00CB2B3F">
        <w:rPr>
          <w:bCs/>
          <w:szCs w:val="22"/>
        </w:rPr>
        <w:t xml:space="preserve"> </w:t>
      </w:r>
      <w:r w:rsidRPr="00CB2B3F">
        <w:rPr>
          <w:bCs/>
          <w:szCs w:val="22"/>
        </w:rPr>
        <w:t>지급할</w:t>
      </w:r>
      <w:r w:rsidRPr="00CB2B3F">
        <w:rPr>
          <w:bCs/>
          <w:szCs w:val="22"/>
        </w:rPr>
        <w:t xml:space="preserve"> </w:t>
      </w:r>
      <w:r w:rsidRPr="00CB2B3F">
        <w:rPr>
          <w:bCs/>
          <w:szCs w:val="22"/>
        </w:rPr>
        <w:t>경우</w:t>
      </w:r>
      <w:r w:rsidRPr="00CB2B3F">
        <w:rPr>
          <w:bCs/>
          <w:szCs w:val="22"/>
        </w:rPr>
        <w:t xml:space="preserve"> (</w:t>
      </w:r>
      <w:r w:rsidRPr="00CB2B3F">
        <w:rPr>
          <w:bCs/>
          <w:szCs w:val="22"/>
        </w:rPr>
        <w:t>원래</w:t>
      </w:r>
      <w:r w:rsidRPr="00CB2B3F">
        <w:rPr>
          <w:bCs/>
          <w:szCs w:val="22"/>
        </w:rPr>
        <w:t xml:space="preserve"> </w:t>
      </w:r>
      <w:proofErr w:type="spellStart"/>
      <w:r w:rsidRPr="00CB2B3F">
        <w:rPr>
          <w:bCs/>
          <w:szCs w:val="22"/>
        </w:rPr>
        <w:t>지급받았어야</w:t>
      </w:r>
      <w:proofErr w:type="spellEnd"/>
      <w:r w:rsidRPr="00CB2B3F">
        <w:rPr>
          <w:bCs/>
          <w:szCs w:val="22"/>
        </w:rPr>
        <w:t xml:space="preserve"> </w:t>
      </w:r>
      <w:r w:rsidRPr="00CB2B3F">
        <w:rPr>
          <w:bCs/>
          <w:szCs w:val="22"/>
        </w:rPr>
        <w:t>할</w:t>
      </w:r>
      <w:r w:rsidRPr="00CB2B3F">
        <w:rPr>
          <w:bCs/>
          <w:szCs w:val="22"/>
        </w:rPr>
        <w:t xml:space="preserve">) </w:t>
      </w:r>
      <w:r w:rsidRPr="00CB2B3F">
        <w:rPr>
          <w:bCs/>
          <w:szCs w:val="22"/>
        </w:rPr>
        <w:t>임금이</w:t>
      </w:r>
      <w:r w:rsidRPr="00CB2B3F">
        <w:rPr>
          <w:bCs/>
          <w:szCs w:val="22"/>
        </w:rPr>
        <w:t xml:space="preserve"> </w:t>
      </w:r>
      <w:r w:rsidRPr="00CB2B3F">
        <w:rPr>
          <w:bCs/>
          <w:szCs w:val="22"/>
        </w:rPr>
        <w:t>증가하므로</w:t>
      </w:r>
      <w:r w:rsidRPr="00CB2B3F">
        <w:rPr>
          <w:bCs/>
          <w:szCs w:val="22"/>
        </w:rPr>
        <w:t xml:space="preserve"> </w:t>
      </w:r>
      <w:r w:rsidRPr="00CB2B3F">
        <w:rPr>
          <w:bCs/>
          <w:szCs w:val="22"/>
        </w:rPr>
        <w:t>평균임금</w:t>
      </w:r>
      <w:r w:rsidRPr="00CB2B3F">
        <w:rPr>
          <w:bCs/>
          <w:szCs w:val="22"/>
        </w:rPr>
        <w:t xml:space="preserve"> </w:t>
      </w:r>
      <w:r w:rsidRPr="00CB2B3F">
        <w:rPr>
          <w:bCs/>
          <w:szCs w:val="22"/>
        </w:rPr>
        <w:t>증가에</w:t>
      </w:r>
      <w:r w:rsidRPr="00CB2B3F">
        <w:rPr>
          <w:bCs/>
          <w:szCs w:val="22"/>
        </w:rPr>
        <w:t xml:space="preserve"> </w:t>
      </w:r>
      <w:r w:rsidRPr="00CB2B3F">
        <w:rPr>
          <w:bCs/>
          <w:szCs w:val="22"/>
        </w:rPr>
        <w:t>따라</w:t>
      </w:r>
      <w:r w:rsidRPr="00CB2B3F">
        <w:rPr>
          <w:bCs/>
          <w:szCs w:val="22"/>
        </w:rPr>
        <w:t xml:space="preserve"> </w:t>
      </w:r>
      <w:r w:rsidRPr="00CB2B3F">
        <w:rPr>
          <w:bCs/>
          <w:szCs w:val="22"/>
        </w:rPr>
        <w:t>퇴직급여</w:t>
      </w:r>
      <w:r w:rsidRPr="00CB2B3F">
        <w:rPr>
          <w:bCs/>
          <w:szCs w:val="22"/>
        </w:rPr>
        <w:t xml:space="preserve"> </w:t>
      </w:r>
      <w:r w:rsidRPr="00CB2B3F">
        <w:rPr>
          <w:bCs/>
          <w:szCs w:val="22"/>
        </w:rPr>
        <w:t>지급의</w:t>
      </w:r>
      <w:r w:rsidRPr="00CB2B3F">
        <w:rPr>
          <w:bCs/>
          <w:szCs w:val="22"/>
        </w:rPr>
        <w:t xml:space="preserve"> </w:t>
      </w:r>
      <w:r w:rsidRPr="00CB2B3F">
        <w:rPr>
          <w:bCs/>
          <w:szCs w:val="22"/>
        </w:rPr>
        <w:t>부담도</w:t>
      </w:r>
      <w:r w:rsidRPr="00CB2B3F">
        <w:rPr>
          <w:bCs/>
          <w:szCs w:val="22"/>
        </w:rPr>
        <w:t xml:space="preserve"> </w:t>
      </w:r>
      <w:r w:rsidRPr="00CB2B3F">
        <w:rPr>
          <w:bCs/>
          <w:szCs w:val="22"/>
        </w:rPr>
        <w:t>함께</w:t>
      </w:r>
      <w:r w:rsidRPr="00CB2B3F">
        <w:rPr>
          <w:bCs/>
          <w:szCs w:val="22"/>
        </w:rPr>
        <w:t xml:space="preserve"> </w:t>
      </w:r>
      <w:r w:rsidRPr="00CB2B3F">
        <w:rPr>
          <w:bCs/>
          <w:szCs w:val="22"/>
        </w:rPr>
        <w:t>증가하게</w:t>
      </w:r>
      <w:r w:rsidRPr="00CB2B3F">
        <w:rPr>
          <w:bCs/>
          <w:szCs w:val="22"/>
        </w:rPr>
        <w:t xml:space="preserve"> </w:t>
      </w:r>
      <w:r w:rsidRPr="00CB2B3F">
        <w:rPr>
          <w:bCs/>
          <w:szCs w:val="22"/>
        </w:rPr>
        <w:t>됨</w:t>
      </w:r>
      <w:r w:rsidRPr="00CB2B3F">
        <w:rPr>
          <w:bCs/>
          <w:szCs w:val="22"/>
        </w:rPr>
        <w:t xml:space="preserve">. </w:t>
      </w:r>
      <w:r w:rsidRPr="00CB2B3F">
        <w:rPr>
          <w:bCs/>
          <w:szCs w:val="22"/>
        </w:rPr>
        <w:t>이에</w:t>
      </w:r>
      <w:r w:rsidRPr="00CB2B3F">
        <w:rPr>
          <w:bCs/>
          <w:szCs w:val="22"/>
        </w:rPr>
        <w:t xml:space="preserve"> </w:t>
      </w:r>
      <w:r w:rsidRPr="00CB2B3F">
        <w:rPr>
          <w:bCs/>
          <w:szCs w:val="22"/>
        </w:rPr>
        <w:t>더하여</w:t>
      </w:r>
      <w:r w:rsidRPr="00CB2B3F">
        <w:rPr>
          <w:bCs/>
          <w:szCs w:val="22"/>
        </w:rPr>
        <w:t xml:space="preserve"> </w:t>
      </w:r>
      <w:r w:rsidRPr="00CB2B3F">
        <w:rPr>
          <w:bCs/>
          <w:szCs w:val="22"/>
        </w:rPr>
        <w:t>대표이사와</w:t>
      </w:r>
      <w:r w:rsidRPr="00CB2B3F">
        <w:rPr>
          <w:bCs/>
          <w:szCs w:val="22"/>
        </w:rPr>
        <w:t xml:space="preserve"> </w:t>
      </w:r>
      <w:r w:rsidRPr="00CB2B3F">
        <w:rPr>
          <w:bCs/>
          <w:szCs w:val="22"/>
        </w:rPr>
        <w:t>회사가</w:t>
      </w:r>
      <w:r w:rsidRPr="00CB2B3F">
        <w:rPr>
          <w:bCs/>
          <w:szCs w:val="22"/>
        </w:rPr>
        <w:t xml:space="preserve"> </w:t>
      </w:r>
      <w:r w:rsidRPr="00CB2B3F">
        <w:rPr>
          <w:bCs/>
          <w:szCs w:val="22"/>
        </w:rPr>
        <w:t>임금체불에</w:t>
      </w:r>
      <w:r w:rsidRPr="00CB2B3F">
        <w:rPr>
          <w:bCs/>
          <w:szCs w:val="22"/>
        </w:rPr>
        <w:t xml:space="preserve"> </w:t>
      </w:r>
      <w:r w:rsidRPr="00CB2B3F">
        <w:rPr>
          <w:bCs/>
          <w:szCs w:val="22"/>
        </w:rPr>
        <w:t>따른</w:t>
      </w:r>
      <w:r w:rsidRPr="00CB2B3F">
        <w:rPr>
          <w:bCs/>
          <w:szCs w:val="22"/>
        </w:rPr>
        <w:t xml:space="preserve"> 3</w:t>
      </w:r>
      <w:r w:rsidRPr="00CB2B3F">
        <w:rPr>
          <w:bCs/>
          <w:szCs w:val="22"/>
        </w:rPr>
        <w:t>년</w:t>
      </w:r>
      <w:r w:rsidRPr="00CB2B3F">
        <w:rPr>
          <w:bCs/>
          <w:szCs w:val="22"/>
        </w:rPr>
        <w:t xml:space="preserve"> </w:t>
      </w:r>
      <w:r w:rsidRPr="00CB2B3F">
        <w:rPr>
          <w:bCs/>
          <w:szCs w:val="22"/>
        </w:rPr>
        <w:t>이하의</w:t>
      </w:r>
      <w:r w:rsidRPr="00CB2B3F">
        <w:rPr>
          <w:bCs/>
          <w:szCs w:val="22"/>
        </w:rPr>
        <w:t xml:space="preserve"> </w:t>
      </w:r>
      <w:r w:rsidRPr="00CB2B3F">
        <w:rPr>
          <w:bCs/>
          <w:szCs w:val="22"/>
        </w:rPr>
        <w:t>징역</w:t>
      </w:r>
      <w:r w:rsidRPr="00CB2B3F">
        <w:rPr>
          <w:bCs/>
          <w:szCs w:val="22"/>
        </w:rPr>
        <w:t xml:space="preserve"> </w:t>
      </w:r>
      <w:r w:rsidRPr="00CB2B3F">
        <w:rPr>
          <w:bCs/>
          <w:szCs w:val="22"/>
        </w:rPr>
        <w:t>또는</w:t>
      </w:r>
      <w:r w:rsidRPr="00CB2B3F">
        <w:rPr>
          <w:bCs/>
          <w:szCs w:val="22"/>
        </w:rPr>
        <w:t xml:space="preserve"> 3</w:t>
      </w:r>
      <w:r w:rsidRPr="00CB2B3F">
        <w:rPr>
          <w:bCs/>
          <w:szCs w:val="22"/>
        </w:rPr>
        <w:t>천만원</w:t>
      </w:r>
      <w:r w:rsidRPr="00CB2B3F">
        <w:rPr>
          <w:bCs/>
          <w:szCs w:val="22"/>
        </w:rPr>
        <w:t xml:space="preserve"> </w:t>
      </w:r>
      <w:r w:rsidRPr="00CB2B3F">
        <w:rPr>
          <w:bCs/>
          <w:szCs w:val="22"/>
        </w:rPr>
        <w:t>이하의</w:t>
      </w:r>
      <w:r w:rsidRPr="00CB2B3F">
        <w:rPr>
          <w:bCs/>
          <w:szCs w:val="22"/>
        </w:rPr>
        <w:t xml:space="preserve"> </w:t>
      </w:r>
      <w:r w:rsidRPr="00CB2B3F">
        <w:rPr>
          <w:bCs/>
          <w:szCs w:val="22"/>
        </w:rPr>
        <w:t>벌금형에</w:t>
      </w:r>
      <w:r w:rsidRPr="00CB2B3F">
        <w:rPr>
          <w:bCs/>
          <w:szCs w:val="22"/>
        </w:rPr>
        <w:t xml:space="preserve"> </w:t>
      </w:r>
      <w:proofErr w:type="gramStart"/>
      <w:r w:rsidRPr="00CB2B3F">
        <w:rPr>
          <w:bCs/>
          <w:szCs w:val="22"/>
        </w:rPr>
        <w:t>처해</w:t>
      </w:r>
      <w:r w:rsidRPr="00CB2B3F">
        <w:rPr>
          <w:bCs/>
          <w:szCs w:val="22"/>
        </w:rPr>
        <w:t xml:space="preserve"> </w:t>
      </w:r>
      <w:r w:rsidRPr="00CB2B3F">
        <w:rPr>
          <w:bCs/>
          <w:szCs w:val="22"/>
        </w:rPr>
        <w:t>질</w:t>
      </w:r>
      <w:proofErr w:type="gramEnd"/>
      <w:r w:rsidRPr="00CB2B3F">
        <w:rPr>
          <w:bCs/>
          <w:szCs w:val="22"/>
        </w:rPr>
        <w:t xml:space="preserve"> </w:t>
      </w:r>
      <w:r w:rsidRPr="00CB2B3F">
        <w:rPr>
          <w:bCs/>
          <w:szCs w:val="22"/>
        </w:rPr>
        <w:t>수도</w:t>
      </w:r>
      <w:r w:rsidRPr="00CB2B3F">
        <w:rPr>
          <w:bCs/>
          <w:szCs w:val="22"/>
        </w:rPr>
        <w:t xml:space="preserve"> </w:t>
      </w:r>
      <w:r w:rsidRPr="00CB2B3F">
        <w:rPr>
          <w:bCs/>
          <w:szCs w:val="22"/>
        </w:rPr>
        <w:t>있음</w:t>
      </w:r>
    </w:p>
    <w:p w14:paraId="1CD55E25" w14:textId="77777777" w:rsidR="00026A7E" w:rsidRPr="00CB2B3F" w:rsidRDefault="00026A7E" w:rsidP="00026A7E">
      <w:pPr>
        <w:numPr>
          <w:ilvl w:val="0"/>
          <w:numId w:val="16"/>
        </w:numPr>
        <w:spacing w:after="240" w:line="370" w:lineRule="atLeast"/>
        <w:rPr>
          <w:bCs/>
          <w:szCs w:val="22"/>
          <w:u w:val="single"/>
        </w:rPr>
      </w:pPr>
      <w:r w:rsidRPr="00CB2B3F">
        <w:rPr>
          <w:bCs/>
          <w:szCs w:val="22"/>
          <w:u w:val="single"/>
        </w:rPr>
        <w:t>대상회사</w:t>
      </w:r>
    </w:p>
    <w:p w14:paraId="408977F3" w14:textId="77777777" w:rsidR="00026A7E" w:rsidRDefault="00026A7E" w:rsidP="00026A7E">
      <w:pPr>
        <w:spacing w:after="240" w:line="370" w:lineRule="atLeast"/>
        <w:ind w:left="1361"/>
        <w:rPr>
          <w:bCs/>
          <w:szCs w:val="22"/>
        </w:rPr>
      </w:pPr>
      <w:r w:rsidRPr="00CB2B3F">
        <w:rPr>
          <w:bCs/>
          <w:szCs w:val="22"/>
        </w:rPr>
        <w:t>대상회사는</w:t>
      </w:r>
      <w:r w:rsidRPr="00CB2B3F">
        <w:rPr>
          <w:bCs/>
          <w:szCs w:val="22"/>
        </w:rPr>
        <w:t xml:space="preserve"> </w:t>
      </w:r>
      <w:r w:rsidRPr="00CB2B3F">
        <w:rPr>
          <w:bCs/>
          <w:szCs w:val="22"/>
        </w:rPr>
        <w:t>앞서</w:t>
      </w:r>
      <w:r w:rsidRPr="00CB2B3F">
        <w:rPr>
          <w:bCs/>
          <w:szCs w:val="22"/>
        </w:rPr>
        <w:t xml:space="preserve"> </w:t>
      </w:r>
      <w:r w:rsidRPr="00CB2B3F">
        <w:rPr>
          <w:bCs/>
          <w:szCs w:val="22"/>
        </w:rPr>
        <w:t>살펴본</w:t>
      </w:r>
      <w:r w:rsidRPr="00CB2B3F">
        <w:rPr>
          <w:bCs/>
          <w:szCs w:val="22"/>
        </w:rPr>
        <w:t xml:space="preserve"> </w:t>
      </w:r>
      <w:r w:rsidRPr="00CB2B3F">
        <w:rPr>
          <w:bCs/>
          <w:szCs w:val="22"/>
        </w:rPr>
        <w:t>평균임금에서</w:t>
      </w:r>
      <w:r w:rsidRPr="00CB2B3F">
        <w:rPr>
          <w:bCs/>
          <w:szCs w:val="22"/>
        </w:rPr>
        <w:t xml:space="preserve"> </w:t>
      </w:r>
      <w:r w:rsidRPr="00CB2B3F">
        <w:rPr>
          <w:bCs/>
          <w:szCs w:val="22"/>
        </w:rPr>
        <w:t>제외되는</w:t>
      </w:r>
      <w:r w:rsidRPr="00CB2B3F">
        <w:rPr>
          <w:bCs/>
          <w:szCs w:val="22"/>
        </w:rPr>
        <w:t xml:space="preserve"> </w:t>
      </w:r>
      <w:r w:rsidRPr="00CB2B3F">
        <w:rPr>
          <w:bCs/>
          <w:szCs w:val="22"/>
        </w:rPr>
        <w:t>급여항목</w:t>
      </w:r>
      <w:r w:rsidRPr="00CB2B3F">
        <w:rPr>
          <w:bCs/>
          <w:szCs w:val="22"/>
        </w:rPr>
        <w:t xml:space="preserve"> </w:t>
      </w:r>
      <w:r w:rsidRPr="00CB2B3F">
        <w:rPr>
          <w:bCs/>
          <w:szCs w:val="22"/>
        </w:rPr>
        <w:t>및</w:t>
      </w:r>
      <w:r w:rsidRPr="00CB2B3F">
        <w:rPr>
          <w:bCs/>
          <w:szCs w:val="22"/>
        </w:rPr>
        <w:t xml:space="preserve"> </w:t>
      </w:r>
      <w:r w:rsidRPr="00CB2B3F">
        <w:rPr>
          <w:bCs/>
          <w:szCs w:val="22"/>
        </w:rPr>
        <w:t>법정수당을</w:t>
      </w:r>
      <w:r w:rsidRPr="00CB2B3F">
        <w:rPr>
          <w:bCs/>
          <w:szCs w:val="22"/>
        </w:rPr>
        <w:t xml:space="preserve"> </w:t>
      </w:r>
      <w:r w:rsidRPr="00CB2B3F">
        <w:rPr>
          <w:bCs/>
          <w:szCs w:val="22"/>
        </w:rPr>
        <w:t>제외하고는</w:t>
      </w:r>
      <w:r w:rsidRPr="00CB2B3F">
        <w:rPr>
          <w:bCs/>
          <w:szCs w:val="22"/>
        </w:rPr>
        <w:t xml:space="preserve">, </w:t>
      </w:r>
      <w:proofErr w:type="spellStart"/>
      <w:r w:rsidRPr="00CB2B3F">
        <w:rPr>
          <w:bCs/>
          <w:szCs w:val="22"/>
        </w:rPr>
        <w:t>연봉직</w:t>
      </w:r>
      <w:proofErr w:type="spellEnd"/>
      <w:r w:rsidRPr="00CB2B3F">
        <w:rPr>
          <w:bCs/>
          <w:szCs w:val="22"/>
        </w:rPr>
        <w:t xml:space="preserve"> </w:t>
      </w:r>
      <w:r w:rsidRPr="00CB2B3F">
        <w:rPr>
          <w:bCs/>
          <w:szCs w:val="22"/>
        </w:rPr>
        <w:t>근로자에게</w:t>
      </w:r>
      <w:r w:rsidRPr="00CB2B3F">
        <w:rPr>
          <w:bCs/>
          <w:szCs w:val="22"/>
        </w:rPr>
        <w:t xml:space="preserve"> </w:t>
      </w:r>
      <w:r w:rsidRPr="00CB2B3F">
        <w:rPr>
          <w:bCs/>
          <w:szCs w:val="22"/>
        </w:rPr>
        <w:t>지급되는</w:t>
      </w:r>
      <w:r w:rsidRPr="00CB2B3F">
        <w:rPr>
          <w:bCs/>
          <w:szCs w:val="22"/>
        </w:rPr>
        <w:t xml:space="preserve"> PI, </w:t>
      </w:r>
      <w:r w:rsidRPr="00CB2B3F">
        <w:rPr>
          <w:bCs/>
          <w:szCs w:val="22"/>
        </w:rPr>
        <w:t>인센티브</w:t>
      </w:r>
      <w:r w:rsidRPr="00CB2B3F">
        <w:rPr>
          <w:bCs/>
          <w:szCs w:val="22"/>
        </w:rPr>
        <w:t xml:space="preserve">, </w:t>
      </w:r>
      <w:r w:rsidRPr="00CB2B3F">
        <w:rPr>
          <w:bCs/>
          <w:szCs w:val="22"/>
        </w:rPr>
        <w:t>포상</w:t>
      </w:r>
      <w:r w:rsidRPr="00CB2B3F">
        <w:rPr>
          <w:bCs/>
          <w:szCs w:val="22"/>
        </w:rPr>
        <w:t xml:space="preserve">, </w:t>
      </w:r>
      <w:r w:rsidRPr="00CB2B3F">
        <w:rPr>
          <w:bCs/>
          <w:szCs w:val="22"/>
        </w:rPr>
        <w:t>자격제수당</w:t>
      </w:r>
      <w:r w:rsidRPr="00CB2B3F">
        <w:rPr>
          <w:bCs/>
          <w:szCs w:val="22"/>
        </w:rPr>
        <w:t xml:space="preserve">, </w:t>
      </w:r>
      <w:proofErr w:type="spellStart"/>
      <w:r w:rsidRPr="00CB2B3F">
        <w:rPr>
          <w:bCs/>
          <w:szCs w:val="22"/>
        </w:rPr>
        <w:t>명절상여를</w:t>
      </w:r>
      <w:proofErr w:type="spellEnd"/>
      <w:r w:rsidRPr="00CB2B3F">
        <w:rPr>
          <w:bCs/>
          <w:szCs w:val="22"/>
        </w:rPr>
        <w:t xml:space="preserve">, </w:t>
      </w:r>
      <w:proofErr w:type="spellStart"/>
      <w:r w:rsidRPr="00CB2B3F">
        <w:rPr>
          <w:bCs/>
          <w:szCs w:val="22"/>
        </w:rPr>
        <w:t>시급직</w:t>
      </w:r>
      <w:proofErr w:type="spellEnd"/>
      <w:r w:rsidRPr="00CB2B3F">
        <w:rPr>
          <w:bCs/>
          <w:szCs w:val="22"/>
        </w:rPr>
        <w:t xml:space="preserve"> </w:t>
      </w:r>
      <w:r w:rsidRPr="00CB2B3F">
        <w:rPr>
          <w:bCs/>
          <w:szCs w:val="22"/>
        </w:rPr>
        <w:t>근로자에게</w:t>
      </w:r>
      <w:r w:rsidRPr="00CB2B3F">
        <w:rPr>
          <w:bCs/>
          <w:szCs w:val="22"/>
        </w:rPr>
        <w:t xml:space="preserve"> </w:t>
      </w:r>
      <w:r w:rsidRPr="00CB2B3F">
        <w:rPr>
          <w:bCs/>
          <w:szCs w:val="22"/>
        </w:rPr>
        <w:t>지급되는</w:t>
      </w:r>
      <w:r w:rsidRPr="00CB2B3F">
        <w:rPr>
          <w:bCs/>
          <w:szCs w:val="22"/>
        </w:rPr>
        <w:t xml:space="preserve"> </w:t>
      </w:r>
      <w:r w:rsidRPr="00CB2B3F">
        <w:rPr>
          <w:bCs/>
          <w:szCs w:val="22"/>
        </w:rPr>
        <w:t>보전수당</w:t>
      </w:r>
      <w:r w:rsidRPr="00CB2B3F">
        <w:rPr>
          <w:bCs/>
          <w:szCs w:val="22"/>
        </w:rPr>
        <w:t xml:space="preserve">, </w:t>
      </w:r>
      <w:r w:rsidRPr="00CB2B3F">
        <w:rPr>
          <w:bCs/>
          <w:szCs w:val="22"/>
        </w:rPr>
        <w:t>활동지원비</w:t>
      </w:r>
      <w:r w:rsidRPr="00CB2B3F">
        <w:rPr>
          <w:bCs/>
          <w:szCs w:val="22"/>
        </w:rPr>
        <w:t xml:space="preserve">, </w:t>
      </w:r>
      <w:r w:rsidRPr="00CB2B3F">
        <w:rPr>
          <w:bCs/>
          <w:szCs w:val="22"/>
        </w:rPr>
        <w:t>인센티브</w:t>
      </w:r>
      <w:r w:rsidRPr="00CB2B3F">
        <w:rPr>
          <w:bCs/>
          <w:szCs w:val="22"/>
        </w:rPr>
        <w:t xml:space="preserve">, </w:t>
      </w:r>
      <w:r>
        <w:rPr>
          <w:rFonts w:hint="eastAsia"/>
          <w:bCs/>
          <w:szCs w:val="22"/>
        </w:rPr>
        <w:t>정기상여</w:t>
      </w:r>
      <w:r>
        <w:rPr>
          <w:rFonts w:hint="eastAsia"/>
          <w:bCs/>
          <w:szCs w:val="22"/>
        </w:rPr>
        <w:t>,</w:t>
      </w:r>
      <w:r>
        <w:rPr>
          <w:bCs/>
          <w:szCs w:val="22"/>
        </w:rPr>
        <w:t xml:space="preserve"> </w:t>
      </w:r>
      <w:proofErr w:type="spellStart"/>
      <w:r w:rsidRPr="00CB2B3F">
        <w:rPr>
          <w:bCs/>
          <w:szCs w:val="22"/>
        </w:rPr>
        <w:t>명절상여를</w:t>
      </w:r>
      <w:proofErr w:type="spellEnd"/>
      <w:r w:rsidRPr="00CB2B3F">
        <w:rPr>
          <w:bCs/>
          <w:szCs w:val="22"/>
        </w:rPr>
        <w:t xml:space="preserve"> </w:t>
      </w:r>
      <w:r w:rsidRPr="00CB2B3F">
        <w:rPr>
          <w:bCs/>
          <w:szCs w:val="22"/>
        </w:rPr>
        <w:t>통상임금에</w:t>
      </w:r>
      <w:r w:rsidRPr="00CB2B3F">
        <w:rPr>
          <w:bCs/>
          <w:szCs w:val="22"/>
        </w:rPr>
        <w:t xml:space="preserve"> </w:t>
      </w:r>
      <w:r w:rsidRPr="00CB2B3F">
        <w:rPr>
          <w:bCs/>
          <w:szCs w:val="22"/>
        </w:rPr>
        <w:t>각</w:t>
      </w:r>
      <w:r w:rsidRPr="00CB2B3F">
        <w:rPr>
          <w:bCs/>
          <w:szCs w:val="22"/>
        </w:rPr>
        <w:t xml:space="preserve"> </w:t>
      </w:r>
      <w:r w:rsidRPr="00CB2B3F">
        <w:rPr>
          <w:bCs/>
          <w:szCs w:val="22"/>
        </w:rPr>
        <w:t>포함시키지</w:t>
      </w:r>
      <w:r w:rsidRPr="00CB2B3F">
        <w:rPr>
          <w:bCs/>
          <w:szCs w:val="22"/>
        </w:rPr>
        <w:t xml:space="preserve"> </w:t>
      </w:r>
      <w:r w:rsidRPr="00CB2B3F">
        <w:rPr>
          <w:bCs/>
          <w:szCs w:val="22"/>
        </w:rPr>
        <w:t>않고</w:t>
      </w:r>
      <w:r w:rsidRPr="00CB2B3F">
        <w:rPr>
          <w:bCs/>
          <w:szCs w:val="22"/>
        </w:rPr>
        <w:t xml:space="preserve"> </w:t>
      </w:r>
      <w:r w:rsidRPr="00CB2B3F">
        <w:rPr>
          <w:bCs/>
          <w:szCs w:val="22"/>
        </w:rPr>
        <w:t>있음</w:t>
      </w:r>
      <w:r w:rsidRPr="00CB2B3F">
        <w:rPr>
          <w:bCs/>
          <w:szCs w:val="22"/>
        </w:rPr>
        <w:t>.</w:t>
      </w:r>
    </w:p>
    <w:p w14:paraId="74CB7C31" w14:textId="77777777" w:rsidR="00026A7E" w:rsidRPr="005013AA" w:rsidRDefault="00026A7E" w:rsidP="00026A7E">
      <w:pPr>
        <w:spacing w:after="240" w:line="370" w:lineRule="atLeast"/>
        <w:ind w:left="1361"/>
        <w:rPr>
          <w:bCs/>
          <w:szCs w:val="22"/>
        </w:rPr>
      </w:pPr>
      <w:r w:rsidRPr="005013AA">
        <w:rPr>
          <w:rFonts w:hint="eastAsia"/>
          <w:bCs/>
          <w:szCs w:val="22"/>
          <w:u w:val="single"/>
        </w:rPr>
        <w:lastRenderedPageBreak/>
        <w:t>자격제수</w:t>
      </w:r>
      <w:r w:rsidRPr="005013AA">
        <w:rPr>
          <w:bCs/>
          <w:szCs w:val="22"/>
          <w:u w:val="single"/>
        </w:rPr>
        <w:t>당</w:t>
      </w:r>
    </w:p>
    <w:p w14:paraId="3D68589D" w14:textId="77777777" w:rsidR="00026A7E" w:rsidRDefault="00026A7E" w:rsidP="00026A7E">
      <w:pPr>
        <w:spacing w:after="240" w:line="370" w:lineRule="atLeast"/>
        <w:ind w:left="1361"/>
        <w:rPr>
          <w:bCs/>
          <w:spacing w:val="2"/>
          <w:szCs w:val="22"/>
        </w:rPr>
      </w:pPr>
      <w:r w:rsidRPr="00FD46A5">
        <w:rPr>
          <w:bCs/>
          <w:spacing w:val="2"/>
          <w:szCs w:val="22"/>
        </w:rPr>
        <w:t>답변에</w:t>
      </w:r>
      <w:r w:rsidRPr="00FD46A5">
        <w:rPr>
          <w:bCs/>
          <w:spacing w:val="2"/>
          <w:szCs w:val="22"/>
        </w:rPr>
        <w:t xml:space="preserve"> </w:t>
      </w:r>
      <w:r w:rsidRPr="00FD46A5">
        <w:rPr>
          <w:bCs/>
          <w:spacing w:val="2"/>
          <w:szCs w:val="22"/>
        </w:rPr>
        <w:t>의하면</w:t>
      </w:r>
      <w:r w:rsidRPr="00FD46A5">
        <w:rPr>
          <w:bCs/>
          <w:spacing w:val="2"/>
          <w:szCs w:val="22"/>
        </w:rPr>
        <w:t xml:space="preserve"> </w:t>
      </w:r>
      <w:r w:rsidRPr="00FD46A5">
        <w:rPr>
          <w:bCs/>
          <w:spacing w:val="2"/>
          <w:szCs w:val="22"/>
        </w:rPr>
        <w:t>대상회사가</w:t>
      </w:r>
      <w:r w:rsidRPr="00FD46A5">
        <w:rPr>
          <w:bCs/>
          <w:spacing w:val="2"/>
          <w:szCs w:val="22"/>
        </w:rPr>
        <w:t xml:space="preserve"> </w:t>
      </w:r>
      <w:proofErr w:type="spellStart"/>
      <w:r w:rsidRPr="00FD46A5">
        <w:rPr>
          <w:bCs/>
          <w:spacing w:val="2"/>
          <w:szCs w:val="22"/>
        </w:rPr>
        <w:t>연봉직</w:t>
      </w:r>
      <w:proofErr w:type="spellEnd"/>
      <w:r w:rsidRPr="00FD46A5">
        <w:rPr>
          <w:bCs/>
          <w:spacing w:val="2"/>
          <w:szCs w:val="22"/>
        </w:rPr>
        <w:t xml:space="preserve"> </w:t>
      </w:r>
      <w:r w:rsidRPr="00FD46A5">
        <w:rPr>
          <w:bCs/>
          <w:spacing w:val="2"/>
          <w:szCs w:val="22"/>
        </w:rPr>
        <w:t>중</w:t>
      </w:r>
      <w:r w:rsidRPr="00FD46A5">
        <w:rPr>
          <w:bCs/>
          <w:spacing w:val="2"/>
          <w:szCs w:val="22"/>
        </w:rPr>
        <w:t xml:space="preserve"> </w:t>
      </w:r>
      <w:r w:rsidRPr="00FD46A5">
        <w:rPr>
          <w:bCs/>
          <w:spacing w:val="2"/>
          <w:szCs w:val="22"/>
        </w:rPr>
        <w:t>영업직</w:t>
      </w:r>
      <w:r w:rsidRPr="00FD46A5">
        <w:rPr>
          <w:bCs/>
          <w:spacing w:val="2"/>
          <w:szCs w:val="22"/>
        </w:rPr>
        <w:t xml:space="preserve"> </w:t>
      </w:r>
      <w:r>
        <w:rPr>
          <w:rFonts w:hint="eastAsia"/>
          <w:bCs/>
          <w:spacing w:val="2"/>
          <w:szCs w:val="22"/>
        </w:rPr>
        <w:t>리하우스</w:t>
      </w:r>
      <w:r>
        <w:rPr>
          <w:rFonts w:hint="eastAsia"/>
          <w:bCs/>
          <w:spacing w:val="2"/>
          <w:szCs w:val="22"/>
        </w:rPr>
        <w:t>TR</w:t>
      </w:r>
      <w:r w:rsidRPr="00FD46A5">
        <w:rPr>
          <w:bCs/>
          <w:spacing w:val="2"/>
          <w:szCs w:val="22"/>
        </w:rPr>
        <w:t>에게</w:t>
      </w:r>
      <w:r w:rsidRPr="00FD46A5">
        <w:rPr>
          <w:bCs/>
          <w:spacing w:val="2"/>
          <w:szCs w:val="22"/>
        </w:rPr>
        <w:t xml:space="preserve"> </w:t>
      </w:r>
      <w:r w:rsidRPr="00FD46A5">
        <w:rPr>
          <w:bCs/>
          <w:spacing w:val="2"/>
          <w:szCs w:val="22"/>
        </w:rPr>
        <w:t>지급하는</w:t>
      </w:r>
      <w:r w:rsidRPr="00FD46A5">
        <w:rPr>
          <w:bCs/>
          <w:spacing w:val="2"/>
          <w:szCs w:val="22"/>
        </w:rPr>
        <w:t xml:space="preserve"> </w:t>
      </w:r>
      <w:r w:rsidRPr="00FD46A5">
        <w:rPr>
          <w:bCs/>
          <w:spacing w:val="2"/>
          <w:szCs w:val="22"/>
        </w:rPr>
        <w:t>자격제수당의</w:t>
      </w:r>
      <w:r w:rsidRPr="00FD46A5">
        <w:rPr>
          <w:bCs/>
          <w:spacing w:val="2"/>
          <w:szCs w:val="22"/>
        </w:rPr>
        <w:t xml:space="preserve"> </w:t>
      </w:r>
      <w:r w:rsidRPr="00FD46A5">
        <w:rPr>
          <w:bCs/>
          <w:spacing w:val="2"/>
          <w:szCs w:val="22"/>
        </w:rPr>
        <w:t>경우</w:t>
      </w:r>
      <w:r w:rsidRPr="00FD46A5">
        <w:rPr>
          <w:bCs/>
          <w:spacing w:val="2"/>
          <w:szCs w:val="22"/>
        </w:rPr>
        <w:t xml:space="preserve">, </w:t>
      </w:r>
      <w:r w:rsidRPr="00FD46A5">
        <w:rPr>
          <w:bCs/>
          <w:spacing w:val="2"/>
          <w:szCs w:val="22"/>
        </w:rPr>
        <w:t>평가에</w:t>
      </w:r>
      <w:r w:rsidRPr="00FD46A5">
        <w:rPr>
          <w:bCs/>
          <w:spacing w:val="2"/>
          <w:szCs w:val="22"/>
        </w:rPr>
        <w:t xml:space="preserve"> </w:t>
      </w:r>
      <w:r w:rsidRPr="00FD46A5">
        <w:rPr>
          <w:bCs/>
          <w:spacing w:val="2"/>
          <w:szCs w:val="22"/>
        </w:rPr>
        <w:t>따라</w:t>
      </w:r>
      <w:r w:rsidRPr="00FD46A5">
        <w:rPr>
          <w:bCs/>
          <w:spacing w:val="2"/>
          <w:szCs w:val="22"/>
        </w:rPr>
        <w:t xml:space="preserve"> “</w:t>
      </w:r>
      <w:r w:rsidRPr="00FD46A5">
        <w:rPr>
          <w:bCs/>
          <w:spacing w:val="2"/>
          <w:szCs w:val="22"/>
        </w:rPr>
        <w:t>조수</w:t>
      </w:r>
      <w:r w:rsidRPr="00FD46A5">
        <w:rPr>
          <w:bCs/>
          <w:spacing w:val="2"/>
          <w:szCs w:val="22"/>
        </w:rPr>
        <w:t xml:space="preserve">” </w:t>
      </w:r>
      <w:r w:rsidRPr="00FD46A5">
        <w:rPr>
          <w:bCs/>
          <w:spacing w:val="2"/>
          <w:szCs w:val="22"/>
        </w:rPr>
        <w:t>자격이</w:t>
      </w:r>
      <w:r w:rsidRPr="00FD46A5">
        <w:rPr>
          <w:bCs/>
          <w:spacing w:val="2"/>
          <w:szCs w:val="22"/>
        </w:rPr>
        <w:t xml:space="preserve"> </w:t>
      </w:r>
      <w:r w:rsidRPr="00FD46A5">
        <w:rPr>
          <w:bCs/>
          <w:spacing w:val="2"/>
          <w:szCs w:val="22"/>
        </w:rPr>
        <w:t>부여되는</w:t>
      </w:r>
      <w:r w:rsidRPr="00FD46A5">
        <w:rPr>
          <w:bCs/>
          <w:spacing w:val="2"/>
          <w:szCs w:val="22"/>
        </w:rPr>
        <w:t xml:space="preserve"> </w:t>
      </w:r>
      <w:r w:rsidRPr="00FD46A5">
        <w:rPr>
          <w:bCs/>
          <w:spacing w:val="2"/>
          <w:szCs w:val="22"/>
        </w:rPr>
        <w:t>경우에는</w:t>
      </w:r>
      <w:r w:rsidRPr="00FD46A5">
        <w:rPr>
          <w:bCs/>
          <w:spacing w:val="2"/>
          <w:szCs w:val="22"/>
        </w:rPr>
        <w:t xml:space="preserve"> </w:t>
      </w:r>
      <w:r w:rsidRPr="00FD46A5">
        <w:rPr>
          <w:bCs/>
          <w:spacing w:val="2"/>
          <w:szCs w:val="22"/>
        </w:rPr>
        <w:t>전혀</w:t>
      </w:r>
      <w:r w:rsidRPr="00FD46A5">
        <w:rPr>
          <w:bCs/>
          <w:spacing w:val="2"/>
          <w:szCs w:val="22"/>
        </w:rPr>
        <w:t xml:space="preserve"> </w:t>
      </w:r>
      <w:r w:rsidRPr="00FD46A5">
        <w:rPr>
          <w:bCs/>
          <w:spacing w:val="2"/>
          <w:szCs w:val="22"/>
        </w:rPr>
        <w:t>지급되지</w:t>
      </w:r>
      <w:r w:rsidRPr="00FD46A5">
        <w:rPr>
          <w:bCs/>
          <w:spacing w:val="2"/>
          <w:szCs w:val="22"/>
        </w:rPr>
        <w:t xml:space="preserve"> </w:t>
      </w:r>
      <w:r w:rsidRPr="00FD46A5">
        <w:rPr>
          <w:bCs/>
          <w:spacing w:val="2"/>
          <w:szCs w:val="22"/>
        </w:rPr>
        <w:t>않으므로</w:t>
      </w:r>
      <w:r w:rsidRPr="00FD46A5">
        <w:rPr>
          <w:bCs/>
          <w:spacing w:val="2"/>
          <w:szCs w:val="22"/>
        </w:rPr>
        <w:t xml:space="preserve"> </w:t>
      </w:r>
      <w:r w:rsidRPr="00FD46A5">
        <w:rPr>
          <w:bCs/>
          <w:spacing w:val="2"/>
          <w:szCs w:val="22"/>
        </w:rPr>
        <w:t>고정성이</w:t>
      </w:r>
      <w:r w:rsidRPr="00FD46A5">
        <w:rPr>
          <w:bCs/>
          <w:spacing w:val="2"/>
          <w:szCs w:val="22"/>
        </w:rPr>
        <w:t xml:space="preserve"> </w:t>
      </w:r>
      <w:r w:rsidRPr="00FD46A5">
        <w:rPr>
          <w:bCs/>
          <w:spacing w:val="2"/>
          <w:szCs w:val="22"/>
        </w:rPr>
        <w:t>인정되지</w:t>
      </w:r>
      <w:r w:rsidRPr="00FD46A5">
        <w:rPr>
          <w:bCs/>
          <w:spacing w:val="2"/>
          <w:szCs w:val="22"/>
        </w:rPr>
        <w:t xml:space="preserve"> </w:t>
      </w:r>
      <w:r w:rsidRPr="00FD46A5">
        <w:rPr>
          <w:bCs/>
          <w:spacing w:val="2"/>
          <w:szCs w:val="22"/>
        </w:rPr>
        <w:t>않는다고</w:t>
      </w:r>
      <w:r w:rsidRPr="00FD46A5">
        <w:rPr>
          <w:bCs/>
          <w:spacing w:val="2"/>
          <w:szCs w:val="22"/>
        </w:rPr>
        <w:t xml:space="preserve"> </w:t>
      </w:r>
      <w:r w:rsidRPr="00FD46A5">
        <w:rPr>
          <w:bCs/>
          <w:spacing w:val="2"/>
          <w:szCs w:val="22"/>
        </w:rPr>
        <w:t>보아</w:t>
      </w:r>
      <w:r w:rsidRPr="00FD46A5">
        <w:rPr>
          <w:bCs/>
          <w:spacing w:val="2"/>
          <w:szCs w:val="22"/>
        </w:rPr>
        <w:t xml:space="preserve"> </w:t>
      </w:r>
      <w:r w:rsidRPr="00FD46A5">
        <w:rPr>
          <w:bCs/>
          <w:spacing w:val="2"/>
          <w:szCs w:val="22"/>
        </w:rPr>
        <w:t>통상임금에</w:t>
      </w:r>
      <w:r w:rsidRPr="00FD46A5">
        <w:rPr>
          <w:bCs/>
          <w:spacing w:val="2"/>
          <w:szCs w:val="22"/>
        </w:rPr>
        <w:t xml:space="preserve"> </w:t>
      </w:r>
      <w:r w:rsidRPr="00FD46A5">
        <w:rPr>
          <w:bCs/>
          <w:spacing w:val="2"/>
          <w:szCs w:val="22"/>
        </w:rPr>
        <w:t>포함시키지</w:t>
      </w:r>
      <w:r w:rsidRPr="00FD46A5">
        <w:rPr>
          <w:bCs/>
          <w:spacing w:val="2"/>
          <w:szCs w:val="22"/>
        </w:rPr>
        <w:t xml:space="preserve"> </w:t>
      </w:r>
      <w:r w:rsidRPr="00FD46A5">
        <w:rPr>
          <w:bCs/>
          <w:spacing w:val="2"/>
          <w:szCs w:val="22"/>
        </w:rPr>
        <w:t>않고</w:t>
      </w:r>
      <w:r w:rsidRPr="00FD46A5">
        <w:rPr>
          <w:bCs/>
          <w:spacing w:val="2"/>
          <w:szCs w:val="22"/>
        </w:rPr>
        <w:t xml:space="preserve"> </w:t>
      </w:r>
      <w:r w:rsidRPr="00FD46A5">
        <w:rPr>
          <w:bCs/>
          <w:spacing w:val="2"/>
          <w:szCs w:val="22"/>
        </w:rPr>
        <w:t>있음</w:t>
      </w:r>
      <w:r w:rsidRPr="00FD46A5">
        <w:rPr>
          <w:bCs/>
          <w:spacing w:val="2"/>
          <w:szCs w:val="22"/>
        </w:rPr>
        <w:t>(</w:t>
      </w:r>
      <w:r w:rsidRPr="00FD46A5">
        <w:rPr>
          <w:bCs/>
          <w:spacing w:val="2"/>
          <w:szCs w:val="22"/>
        </w:rPr>
        <w:t>단</w:t>
      </w:r>
      <w:r w:rsidRPr="00FD46A5">
        <w:rPr>
          <w:bCs/>
          <w:spacing w:val="2"/>
          <w:szCs w:val="22"/>
        </w:rPr>
        <w:t xml:space="preserve">, </w:t>
      </w:r>
      <w:r w:rsidRPr="00FD46A5">
        <w:rPr>
          <w:bCs/>
          <w:spacing w:val="2"/>
          <w:szCs w:val="22"/>
        </w:rPr>
        <w:t>영업직</w:t>
      </w:r>
      <w:r w:rsidRPr="00FD46A5">
        <w:rPr>
          <w:bCs/>
          <w:spacing w:val="2"/>
          <w:szCs w:val="22"/>
        </w:rPr>
        <w:t xml:space="preserve"> SM</w:t>
      </w:r>
      <w:r w:rsidRPr="00FD46A5">
        <w:rPr>
          <w:bCs/>
          <w:spacing w:val="2"/>
          <w:szCs w:val="22"/>
        </w:rPr>
        <w:t>은</w:t>
      </w:r>
      <w:r w:rsidRPr="00FD46A5">
        <w:rPr>
          <w:bCs/>
          <w:spacing w:val="2"/>
          <w:szCs w:val="22"/>
        </w:rPr>
        <w:t xml:space="preserve"> </w:t>
      </w:r>
      <w:r w:rsidRPr="00FD46A5">
        <w:rPr>
          <w:bCs/>
          <w:spacing w:val="2"/>
          <w:szCs w:val="22"/>
        </w:rPr>
        <w:t>자격제수당</w:t>
      </w:r>
      <w:r w:rsidRPr="00FD46A5">
        <w:rPr>
          <w:bCs/>
          <w:spacing w:val="2"/>
          <w:szCs w:val="22"/>
        </w:rPr>
        <w:t xml:space="preserve"> </w:t>
      </w:r>
      <w:r w:rsidRPr="00FD46A5">
        <w:rPr>
          <w:bCs/>
          <w:spacing w:val="2"/>
          <w:szCs w:val="22"/>
        </w:rPr>
        <w:t>액수에</w:t>
      </w:r>
      <w:r w:rsidRPr="00FD46A5">
        <w:rPr>
          <w:bCs/>
          <w:spacing w:val="2"/>
          <w:szCs w:val="22"/>
        </w:rPr>
        <w:t xml:space="preserve"> </w:t>
      </w:r>
      <w:r w:rsidRPr="00FD46A5">
        <w:rPr>
          <w:bCs/>
          <w:spacing w:val="2"/>
          <w:szCs w:val="22"/>
        </w:rPr>
        <w:t>변동이</w:t>
      </w:r>
      <w:r w:rsidRPr="00FD46A5">
        <w:rPr>
          <w:bCs/>
          <w:spacing w:val="2"/>
          <w:szCs w:val="22"/>
        </w:rPr>
        <w:t xml:space="preserve"> </w:t>
      </w:r>
      <w:r w:rsidRPr="00FD46A5">
        <w:rPr>
          <w:bCs/>
          <w:spacing w:val="2"/>
          <w:szCs w:val="22"/>
        </w:rPr>
        <w:t>없으므로</w:t>
      </w:r>
      <w:r w:rsidRPr="00FD46A5">
        <w:rPr>
          <w:bCs/>
          <w:spacing w:val="2"/>
          <w:szCs w:val="22"/>
        </w:rPr>
        <w:t xml:space="preserve"> </w:t>
      </w:r>
      <w:r w:rsidRPr="00FD46A5">
        <w:rPr>
          <w:bCs/>
          <w:spacing w:val="2"/>
          <w:szCs w:val="22"/>
        </w:rPr>
        <w:t>통상임금에</w:t>
      </w:r>
      <w:r w:rsidRPr="00FD46A5">
        <w:rPr>
          <w:bCs/>
          <w:spacing w:val="2"/>
          <w:szCs w:val="22"/>
        </w:rPr>
        <w:t xml:space="preserve"> </w:t>
      </w:r>
      <w:r w:rsidRPr="00FD46A5">
        <w:rPr>
          <w:bCs/>
          <w:spacing w:val="2"/>
          <w:szCs w:val="22"/>
        </w:rPr>
        <w:t>포함함</w:t>
      </w:r>
      <w:r w:rsidRPr="00FD46A5">
        <w:rPr>
          <w:bCs/>
          <w:spacing w:val="2"/>
          <w:szCs w:val="22"/>
        </w:rPr>
        <w:t xml:space="preserve">). </w:t>
      </w:r>
      <w:r w:rsidRPr="00FD46A5">
        <w:rPr>
          <w:bCs/>
          <w:spacing w:val="2"/>
          <w:szCs w:val="22"/>
        </w:rPr>
        <w:t>하지만</w:t>
      </w:r>
      <w:r w:rsidRPr="00FD46A5">
        <w:rPr>
          <w:bCs/>
          <w:spacing w:val="2"/>
          <w:szCs w:val="22"/>
        </w:rPr>
        <w:t xml:space="preserve"> </w:t>
      </w:r>
      <w:r w:rsidRPr="00FD46A5">
        <w:rPr>
          <w:bCs/>
          <w:spacing w:val="2"/>
          <w:szCs w:val="22"/>
        </w:rPr>
        <w:t>당월의</w:t>
      </w:r>
      <w:r w:rsidRPr="00FD46A5">
        <w:rPr>
          <w:bCs/>
          <w:spacing w:val="2"/>
          <w:szCs w:val="22"/>
        </w:rPr>
        <w:t xml:space="preserve"> </w:t>
      </w:r>
      <w:r w:rsidRPr="00FD46A5">
        <w:rPr>
          <w:bCs/>
          <w:spacing w:val="2"/>
          <w:szCs w:val="22"/>
        </w:rPr>
        <w:t>자격제수당</w:t>
      </w:r>
      <w:r w:rsidRPr="00FD46A5">
        <w:rPr>
          <w:bCs/>
          <w:spacing w:val="2"/>
          <w:szCs w:val="22"/>
        </w:rPr>
        <w:t xml:space="preserve"> </w:t>
      </w:r>
      <w:r w:rsidRPr="00FD46A5">
        <w:rPr>
          <w:bCs/>
          <w:spacing w:val="2"/>
          <w:szCs w:val="22"/>
        </w:rPr>
        <w:t>지급</w:t>
      </w:r>
      <w:r w:rsidRPr="00FD46A5">
        <w:rPr>
          <w:bCs/>
          <w:spacing w:val="2"/>
          <w:szCs w:val="22"/>
        </w:rPr>
        <w:t xml:space="preserve"> </w:t>
      </w:r>
      <w:r w:rsidRPr="00FD46A5">
        <w:rPr>
          <w:bCs/>
          <w:spacing w:val="2"/>
          <w:szCs w:val="22"/>
        </w:rPr>
        <w:t>조건이</w:t>
      </w:r>
      <w:r w:rsidRPr="00FD46A5">
        <w:rPr>
          <w:bCs/>
          <w:spacing w:val="2"/>
          <w:szCs w:val="22"/>
        </w:rPr>
        <w:t xml:space="preserve"> </w:t>
      </w:r>
      <w:r w:rsidRPr="00FD46A5">
        <w:rPr>
          <w:bCs/>
          <w:spacing w:val="2"/>
          <w:szCs w:val="22"/>
        </w:rPr>
        <w:t>되는</w:t>
      </w:r>
      <w:r w:rsidRPr="00FD46A5">
        <w:rPr>
          <w:bCs/>
          <w:spacing w:val="2"/>
          <w:szCs w:val="22"/>
        </w:rPr>
        <w:t xml:space="preserve"> </w:t>
      </w:r>
      <w:r w:rsidRPr="00FD46A5">
        <w:rPr>
          <w:bCs/>
          <w:spacing w:val="2"/>
          <w:szCs w:val="22"/>
        </w:rPr>
        <w:t>자격은</w:t>
      </w:r>
      <w:r w:rsidRPr="00FD46A5">
        <w:rPr>
          <w:bCs/>
          <w:spacing w:val="2"/>
          <w:szCs w:val="22"/>
        </w:rPr>
        <w:t xml:space="preserve"> </w:t>
      </w:r>
      <w:r w:rsidRPr="00FD46A5">
        <w:rPr>
          <w:bCs/>
          <w:spacing w:val="2"/>
          <w:szCs w:val="22"/>
        </w:rPr>
        <w:t>전월</w:t>
      </w:r>
      <w:r w:rsidRPr="00FD46A5">
        <w:rPr>
          <w:bCs/>
          <w:spacing w:val="2"/>
          <w:szCs w:val="22"/>
        </w:rPr>
        <w:t xml:space="preserve"> </w:t>
      </w:r>
      <w:r w:rsidRPr="00FD46A5">
        <w:rPr>
          <w:bCs/>
          <w:spacing w:val="2"/>
          <w:szCs w:val="22"/>
        </w:rPr>
        <w:t>평가에</w:t>
      </w:r>
      <w:r w:rsidRPr="00FD46A5">
        <w:rPr>
          <w:bCs/>
          <w:spacing w:val="2"/>
          <w:szCs w:val="22"/>
        </w:rPr>
        <w:t xml:space="preserve"> </w:t>
      </w:r>
      <w:r w:rsidRPr="00FD46A5">
        <w:rPr>
          <w:bCs/>
          <w:spacing w:val="2"/>
          <w:szCs w:val="22"/>
        </w:rPr>
        <w:t>따라</w:t>
      </w:r>
      <w:r w:rsidRPr="00FD46A5">
        <w:rPr>
          <w:bCs/>
          <w:spacing w:val="2"/>
          <w:szCs w:val="22"/>
        </w:rPr>
        <w:t xml:space="preserve"> </w:t>
      </w:r>
      <w:proofErr w:type="spellStart"/>
      <w:r w:rsidRPr="00FD46A5">
        <w:rPr>
          <w:bCs/>
          <w:spacing w:val="2"/>
          <w:szCs w:val="22"/>
        </w:rPr>
        <w:t>결정되는바</w:t>
      </w:r>
      <w:proofErr w:type="spellEnd"/>
      <w:r w:rsidRPr="00FD46A5">
        <w:rPr>
          <w:bCs/>
          <w:spacing w:val="2"/>
          <w:szCs w:val="22"/>
        </w:rPr>
        <w:t>(</w:t>
      </w:r>
      <w:r w:rsidRPr="00FD46A5">
        <w:rPr>
          <w:bCs/>
          <w:spacing w:val="2"/>
          <w:szCs w:val="22"/>
        </w:rPr>
        <w:t>예컨대</w:t>
      </w:r>
      <w:r w:rsidRPr="00FD46A5">
        <w:rPr>
          <w:bCs/>
          <w:spacing w:val="2"/>
          <w:szCs w:val="22"/>
        </w:rPr>
        <w:t>, 3</w:t>
      </w:r>
      <w:r w:rsidRPr="00FD46A5">
        <w:rPr>
          <w:bCs/>
          <w:spacing w:val="2"/>
          <w:szCs w:val="22"/>
        </w:rPr>
        <w:t>월</w:t>
      </w:r>
      <w:r w:rsidRPr="00FD46A5">
        <w:rPr>
          <w:bCs/>
          <w:spacing w:val="2"/>
          <w:szCs w:val="22"/>
        </w:rPr>
        <w:t xml:space="preserve"> </w:t>
      </w:r>
      <w:r w:rsidRPr="00FD46A5">
        <w:rPr>
          <w:bCs/>
          <w:spacing w:val="2"/>
          <w:szCs w:val="22"/>
        </w:rPr>
        <w:t>평가에</w:t>
      </w:r>
      <w:r w:rsidRPr="00FD46A5">
        <w:rPr>
          <w:bCs/>
          <w:spacing w:val="2"/>
          <w:szCs w:val="22"/>
        </w:rPr>
        <w:t xml:space="preserve"> </w:t>
      </w:r>
      <w:r w:rsidRPr="00FD46A5">
        <w:rPr>
          <w:bCs/>
          <w:spacing w:val="2"/>
          <w:szCs w:val="22"/>
        </w:rPr>
        <w:t>따라</w:t>
      </w:r>
      <w:r w:rsidRPr="00FD46A5">
        <w:rPr>
          <w:bCs/>
          <w:spacing w:val="2"/>
          <w:szCs w:val="22"/>
        </w:rPr>
        <w:t xml:space="preserve"> </w:t>
      </w:r>
      <w:r w:rsidRPr="00FD46A5">
        <w:rPr>
          <w:bCs/>
          <w:spacing w:val="2"/>
          <w:szCs w:val="22"/>
        </w:rPr>
        <w:t>사수</w:t>
      </w:r>
      <w:r w:rsidRPr="00FD46A5">
        <w:rPr>
          <w:bCs/>
          <w:spacing w:val="2"/>
          <w:szCs w:val="22"/>
        </w:rPr>
        <w:t xml:space="preserve"> </w:t>
      </w:r>
      <w:r w:rsidRPr="00FD46A5">
        <w:rPr>
          <w:bCs/>
          <w:spacing w:val="2"/>
          <w:szCs w:val="22"/>
        </w:rPr>
        <w:t>자격이</w:t>
      </w:r>
      <w:r w:rsidRPr="00FD46A5">
        <w:rPr>
          <w:bCs/>
          <w:spacing w:val="2"/>
          <w:szCs w:val="22"/>
        </w:rPr>
        <w:t xml:space="preserve"> </w:t>
      </w:r>
      <w:r w:rsidRPr="00FD46A5">
        <w:rPr>
          <w:bCs/>
          <w:spacing w:val="2"/>
          <w:szCs w:val="22"/>
        </w:rPr>
        <w:t>부여되었다면</w:t>
      </w:r>
      <w:r w:rsidRPr="00FD46A5">
        <w:rPr>
          <w:bCs/>
          <w:spacing w:val="2"/>
          <w:szCs w:val="22"/>
        </w:rPr>
        <w:t>, 4</w:t>
      </w:r>
      <w:r w:rsidRPr="00FD46A5">
        <w:rPr>
          <w:bCs/>
          <w:spacing w:val="2"/>
          <w:szCs w:val="22"/>
        </w:rPr>
        <w:t>월에는</w:t>
      </w:r>
      <w:r w:rsidRPr="00FD46A5">
        <w:rPr>
          <w:bCs/>
          <w:spacing w:val="2"/>
          <w:szCs w:val="22"/>
        </w:rPr>
        <w:t xml:space="preserve"> </w:t>
      </w:r>
      <w:r w:rsidRPr="00FD46A5">
        <w:rPr>
          <w:bCs/>
          <w:spacing w:val="2"/>
          <w:szCs w:val="22"/>
        </w:rPr>
        <w:t>사수에</w:t>
      </w:r>
      <w:r w:rsidRPr="00FD46A5">
        <w:rPr>
          <w:bCs/>
          <w:spacing w:val="2"/>
          <w:szCs w:val="22"/>
        </w:rPr>
        <w:t xml:space="preserve"> </w:t>
      </w:r>
      <w:r w:rsidRPr="00FD46A5">
        <w:rPr>
          <w:bCs/>
          <w:spacing w:val="2"/>
          <w:szCs w:val="22"/>
        </w:rPr>
        <w:t>해당하는</w:t>
      </w:r>
      <w:r w:rsidRPr="00FD46A5">
        <w:rPr>
          <w:bCs/>
          <w:spacing w:val="2"/>
          <w:szCs w:val="22"/>
        </w:rPr>
        <w:t xml:space="preserve"> </w:t>
      </w:r>
      <w:proofErr w:type="spellStart"/>
      <w:r w:rsidRPr="00FD46A5">
        <w:rPr>
          <w:bCs/>
          <w:spacing w:val="2"/>
          <w:szCs w:val="22"/>
        </w:rPr>
        <w:t>자격제</w:t>
      </w:r>
      <w:proofErr w:type="spellEnd"/>
      <w:r w:rsidRPr="00FD46A5">
        <w:rPr>
          <w:bCs/>
          <w:spacing w:val="2"/>
          <w:szCs w:val="22"/>
        </w:rPr>
        <w:t xml:space="preserve"> </w:t>
      </w:r>
      <w:r w:rsidRPr="00FD46A5">
        <w:rPr>
          <w:bCs/>
          <w:spacing w:val="2"/>
          <w:szCs w:val="22"/>
        </w:rPr>
        <w:t>수당</w:t>
      </w:r>
      <w:r w:rsidRPr="00FD46A5">
        <w:rPr>
          <w:bCs/>
          <w:spacing w:val="2"/>
          <w:szCs w:val="22"/>
        </w:rPr>
        <w:t xml:space="preserve"> </w:t>
      </w:r>
      <w:r w:rsidRPr="00FD46A5">
        <w:rPr>
          <w:bCs/>
          <w:spacing w:val="2"/>
          <w:szCs w:val="22"/>
        </w:rPr>
        <w:t>지급</w:t>
      </w:r>
      <w:r w:rsidRPr="00FD46A5">
        <w:rPr>
          <w:bCs/>
          <w:spacing w:val="2"/>
          <w:szCs w:val="22"/>
        </w:rPr>
        <w:t xml:space="preserve">), </w:t>
      </w:r>
      <w:r w:rsidRPr="00FD46A5">
        <w:rPr>
          <w:bCs/>
          <w:spacing w:val="2"/>
          <w:szCs w:val="22"/>
        </w:rPr>
        <w:t>자격제수당의</w:t>
      </w:r>
      <w:r w:rsidRPr="00FD46A5">
        <w:rPr>
          <w:bCs/>
          <w:spacing w:val="2"/>
          <w:szCs w:val="22"/>
        </w:rPr>
        <w:t xml:space="preserve"> </w:t>
      </w:r>
      <w:r w:rsidRPr="00FD46A5">
        <w:rPr>
          <w:bCs/>
          <w:spacing w:val="2"/>
          <w:szCs w:val="22"/>
        </w:rPr>
        <w:t>지급</w:t>
      </w:r>
      <w:r w:rsidRPr="00FD46A5">
        <w:rPr>
          <w:bCs/>
          <w:spacing w:val="2"/>
          <w:szCs w:val="22"/>
        </w:rPr>
        <w:t xml:space="preserve"> </w:t>
      </w:r>
      <w:r w:rsidRPr="00FD46A5">
        <w:rPr>
          <w:bCs/>
          <w:spacing w:val="2"/>
          <w:szCs w:val="22"/>
        </w:rPr>
        <w:t>여부는</w:t>
      </w:r>
      <w:r w:rsidRPr="00FD46A5">
        <w:rPr>
          <w:bCs/>
          <w:spacing w:val="2"/>
          <w:szCs w:val="22"/>
        </w:rPr>
        <w:t xml:space="preserve"> </w:t>
      </w:r>
      <w:r w:rsidRPr="00FD46A5">
        <w:rPr>
          <w:bCs/>
          <w:spacing w:val="2"/>
          <w:szCs w:val="22"/>
        </w:rPr>
        <w:t>근로자가</w:t>
      </w:r>
      <w:r w:rsidRPr="00FD46A5">
        <w:rPr>
          <w:bCs/>
          <w:spacing w:val="2"/>
          <w:szCs w:val="22"/>
        </w:rPr>
        <w:t xml:space="preserve"> </w:t>
      </w:r>
      <w:r w:rsidRPr="00FD46A5">
        <w:rPr>
          <w:bCs/>
          <w:spacing w:val="2"/>
          <w:szCs w:val="22"/>
        </w:rPr>
        <w:t>근로를</w:t>
      </w:r>
      <w:r w:rsidRPr="00FD46A5">
        <w:rPr>
          <w:bCs/>
          <w:spacing w:val="2"/>
          <w:szCs w:val="22"/>
        </w:rPr>
        <w:t xml:space="preserve"> </w:t>
      </w:r>
      <w:r w:rsidRPr="00FD46A5">
        <w:rPr>
          <w:bCs/>
          <w:spacing w:val="2"/>
          <w:szCs w:val="22"/>
        </w:rPr>
        <w:t>제공하기</w:t>
      </w:r>
      <w:r w:rsidRPr="00FD46A5">
        <w:rPr>
          <w:bCs/>
          <w:spacing w:val="2"/>
          <w:szCs w:val="22"/>
        </w:rPr>
        <w:t xml:space="preserve"> </w:t>
      </w:r>
      <w:r w:rsidRPr="00FD46A5">
        <w:rPr>
          <w:bCs/>
          <w:spacing w:val="2"/>
          <w:szCs w:val="22"/>
        </w:rPr>
        <w:t>전</w:t>
      </w:r>
      <w:r w:rsidRPr="00FD46A5">
        <w:rPr>
          <w:bCs/>
          <w:spacing w:val="2"/>
          <w:szCs w:val="22"/>
        </w:rPr>
        <w:t xml:space="preserve"> </w:t>
      </w:r>
      <w:r w:rsidRPr="00FD46A5">
        <w:rPr>
          <w:bCs/>
          <w:spacing w:val="2"/>
          <w:szCs w:val="22"/>
        </w:rPr>
        <w:t>이미</w:t>
      </w:r>
      <w:r w:rsidRPr="00FD46A5">
        <w:rPr>
          <w:bCs/>
          <w:spacing w:val="2"/>
          <w:szCs w:val="22"/>
        </w:rPr>
        <w:t xml:space="preserve"> </w:t>
      </w:r>
      <w:r w:rsidRPr="00FD46A5">
        <w:rPr>
          <w:bCs/>
          <w:spacing w:val="2"/>
          <w:szCs w:val="22"/>
        </w:rPr>
        <w:t>확정되어</w:t>
      </w:r>
      <w:r w:rsidRPr="00FD46A5">
        <w:rPr>
          <w:bCs/>
          <w:spacing w:val="2"/>
          <w:szCs w:val="22"/>
        </w:rPr>
        <w:t xml:space="preserve"> </w:t>
      </w:r>
      <w:r w:rsidRPr="00FD46A5">
        <w:rPr>
          <w:bCs/>
          <w:spacing w:val="2"/>
          <w:szCs w:val="22"/>
        </w:rPr>
        <w:t>있음</w:t>
      </w:r>
      <w:r w:rsidRPr="00FD46A5">
        <w:rPr>
          <w:bCs/>
          <w:spacing w:val="2"/>
          <w:szCs w:val="22"/>
        </w:rPr>
        <w:t xml:space="preserve">. </w:t>
      </w:r>
      <w:r w:rsidRPr="005013AA">
        <w:rPr>
          <w:bCs/>
          <w:spacing w:val="2"/>
          <w:szCs w:val="22"/>
          <w:u w:val="single"/>
        </w:rPr>
        <w:t>따라서</w:t>
      </w:r>
      <w:r w:rsidRPr="005013AA">
        <w:rPr>
          <w:bCs/>
          <w:spacing w:val="2"/>
          <w:szCs w:val="22"/>
          <w:u w:val="single"/>
        </w:rPr>
        <w:t xml:space="preserve"> </w:t>
      </w:r>
      <w:r w:rsidRPr="005013AA">
        <w:rPr>
          <w:bCs/>
          <w:spacing w:val="2"/>
          <w:szCs w:val="22"/>
          <w:u w:val="single"/>
        </w:rPr>
        <w:t>대상회사의</w:t>
      </w:r>
      <w:r w:rsidRPr="005013AA">
        <w:rPr>
          <w:bCs/>
          <w:spacing w:val="2"/>
          <w:szCs w:val="22"/>
          <w:u w:val="single"/>
        </w:rPr>
        <w:t xml:space="preserve"> </w:t>
      </w:r>
      <w:proofErr w:type="spellStart"/>
      <w:r w:rsidRPr="005013AA">
        <w:rPr>
          <w:bCs/>
          <w:spacing w:val="2"/>
          <w:szCs w:val="22"/>
          <w:u w:val="single"/>
        </w:rPr>
        <w:t>자격제</w:t>
      </w:r>
      <w:proofErr w:type="spellEnd"/>
      <w:r w:rsidRPr="005013AA">
        <w:rPr>
          <w:bCs/>
          <w:spacing w:val="2"/>
          <w:szCs w:val="22"/>
          <w:u w:val="single"/>
        </w:rPr>
        <w:t xml:space="preserve"> </w:t>
      </w:r>
      <w:r w:rsidRPr="005013AA">
        <w:rPr>
          <w:bCs/>
          <w:spacing w:val="2"/>
          <w:szCs w:val="22"/>
          <w:u w:val="single"/>
        </w:rPr>
        <w:t>수당은</w:t>
      </w:r>
      <w:r w:rsidRPr="005013AA">
        <w:rPr>
          <w:bCs/>
          <w:spacing w:val="2"/>
          <w:szCs w:val="22"/>
          <w:u w:val="single"/>
        </w:rPr>
        <w:t xml:space="preserve"> </w:t>
      </w:r>
      <w:r w:rsidRPr="005013AA">
        <w:rPr>
          <w:bCs/>
          <w:spacing w:val="2"/>
          <w:szCs w:val="22"/>
          <w:u w:val="single"/>
        </w:rPr>
        <w:t>통상임금에</w:t>
      </w:r>
      <w:r w:rsidRPr="005013AA">
        <w:rPr>
          <w:bCs/>
          <w:spacing w:val="2"/>
          <w:szCs w:val="22"/>
          <w:u w:val="single"/>
        </w:rPr>
        <w:t xml:space="preserve"> </w:t>
      </w:r>
      <w:r w:rsidRPr="005013AA">
        <w:rPr>
          <w:bCs/>
          <w:spacing w:val="2"/>
          <w:szCs w:val="22"/>
          <w:u w:val="single"/>
        </w:rPr>
        <w:t>포함되어야</w:t>
      </w:r>
      <w:r w:rsidRPr="005013AA">
        <w:rPr>
          <w:bCs/>
          <w:spacing w:val="2"/>
          <w:szCs w:val="22"/>
          <w:u w:val="single"/>
        </w:rPr>
        <w:t xml:space="preserve"> </w:t>
      </w:r>
      <w:r w:rsidRPr="005013AA">
        <w:rPr>
          <w:bCs/>
          <w:spacing w:val="2"/>
          <w:szCs w:val="22"/>
          <w:u w:val="single"/>
        </w:rPr>
        <w:t>할</w:t>
      </w:r>
      <w:r w:rsidRPr="005013AA">
        <w:rPr>
          <w:bCs/>
          <w:spacing w:val="2"/>
          <w:szCs w:val="22"/>
          <w:u w:val="single"/>
        </w:rPr>
        <w:t xml:space="preserve"> </w:t>
      </w:r>
      <w:r w:rsidRPr="005013AA">
        <w:rPr>
          <w:bCs/>
          <w:spacing w:val="2"/>
          <w:szCs w:val="22"/>
          <w:u w:val="single"/>
        </w:rPr>
        <w:t>것으로</w:t>
      </w:r>
      <w:r w:rsidRPr="005013AA">
        <w:rPr>
          <w:bCs/>
          <w:spacing w:val="2"/>
          <w:szCs w:val="22"/>
          <w:u w:val="single"/>
        </w:rPr>
        <w:t xml:space="preserve"> </w:t>
      </w:r>
      <w:r w:rsidRPr="005013AA">
        <w:rPr>
          <w:bCs/>
          <w:spacing w:val="2"/>
          <w:szCs w:val="22"/>
          <w:u w:val="single"/>
        </w:rPr>
        <w:t>보임</w:t>
      </w:r>
      <w:r w:rsidRPr="00FD46A5">
        <w:rPr>
          <w:bCs/>
          <w:spacing w:val="2"/>
          <w:szCs w:val="22"/>
        </w:rPr>
        <w:t>.</w:t>
      </w:r>
    </w:p>
    <w:p w14:paraId="671C5FC4" w14:textId="77777777" w:rsidR="00026A7E" w:rsidRPr="005013AA" w:rsidRDefault="00026A7E" w:rsidP="00026A7E">
      <w:pPr>
        <w:spacing w:after="240" w:line="370" w:lineRule="atLeast"/>
        <w:ind w:left="1361"/>
        <w:rPr>
          <w:bCs/>
          <w:spacing w:val="2"/>
          <w:szCs w:val="22"/>
          <w:u w:val="single"/>
        </w:rPr>
      </w:pPr>
      <w:r w:rsidRPr="005013AA">
        <w:rPr>
          <w:rFonts w:hint="eastAsia"/>
          <w:bCs/>
          <w:spacing w:val="2"/>
          <w:szCs w:val="22"/>
          <w:u w:val="single"/>
        </w:rPr>
        <w:t>정</w:t>
      </w:r>
      <w:r w:rsidRPr="005013AA">
        <w:rPr>
          <w:bCs/>
          <w:spacing w:val="2"/>
          <w:szCs w:val="22"/>
          <w:u w:val="single"/>
        </w:rPr>
        <w:t>기상</w:t>
      </w:r>
      <w:r w:rsidRPr="005013AA">
        <w:rPr>
          <w:rFonts w:hint="eastAsia"/>
          <w:bCs/>
          <w:spacing w:val="2"/>
          <w:szCs w:val="22"/>
          <w:u w:val="single"/>
        </w:rPr>
        <w:t>여</w:t>
      </w:r>
    </w:p>
    <w:p w14:paraId="4692CF26" w14:textId="77777777" w:rsidR="00026A7E" w:rsidRPr="005013AA" w:rsidRDefault="00026A7E" w:rsidP="00026A7E">
      <w:pPr>
        <w:spacing w:after="240" w:line="370" w:lineRule="atLeast"/>
        <w:ind w:left="1361"/>
        <w:rPr>
          <w:bCs/>
          <w:spacing w:val="2"/>
          <w:szCs w:val="22"/>
        </w:rPr>
      </w:pPr>
      <w:r>
        <w:rPr>
          <w:rFonts w:hint="eastAsia"/>
          <w:bCs/>
          <w:spacing w:val="2"/>
          <w:szCs w:val="22"/>
        </w:rPr>
        <w:t>답변에</w:t>
      </w:r>
      <w:r>
        <w:rPr>
          <w:rFonts w:hint="eastAsia"/>
          <w:bCs/>
          <w:spacing w:val="2"/>
          <w:szCs w:val="22"/>
        </w:rPr>
        <w:t xml:space="preserve"> </w:t>
      </w:r>
      <w:r>
        <w:rPr>
          <w:rFonts w:hint="eastAsia"/>
          <w:bCs/>
          <w:spacing w:val="2"/>
          <w:szCs w:val="22"/>
        </w:rPr>
        <w:t>의하면</w:t>
      </w:r>
      <w:r>
        <w:rPr>
          <w:rFonts w:hint="eastAsia"/>
          <w:bCs/>
          <w:spacing w:val="2"/>
          <w:szCs w:val="22"/>
        </w:rPr>
        <w:t xml:space="preserve"> </w:t>
      </w:r>
      <w:r>
        <w:rPr>
          <w:rFonts w:hint="eastAsia"/>
          <w:bCs/>
          <w:spacing w:val="2"/>
          <w:szCs w:val="22"/>
        </w:rPr>
        <w:t>대상회사는</w:t>
      </w:r>
      <w:r>
        <w:rPr>
          <w:rFonts w:hint="eastAsia"/>
          <w:bCs/>
          <w:spacing w:val="2"/>
          <w:szCs w:val="22"/>
        </w:rPr>
        <w:t xml:space="preserve"> </w:t>
      </w:r>
      <w:proofErr w:type="spellStart"/>
      <w:r>
        <w:rPr>
          <w:rFonts w:hint="eastAsia"/>
          <w:bCs/>
          <w:spacing w:val="2"/>
          <w:szCs w:val="22"/>
        </w:rPr>
        <w:t>시급직</w:t>
      </w:r>
      <w:proofErr w:type="spellEnd"/>
      <w:r>
        <w:rPr>
          <w:rFonts w:hint="eastAsia"/>
          <w:bCs/>
          <w:spacing w:val="2"/>
          <w:szCs w:val="22"/>
        </w:rPr>
        <w:t xml:space="preserve"> </w:t>
      </w:r>
      <w:r>
        <w:rPr>
          <w:rFonts w:hint="eastAsia"/>
          <w:bCs/>
          <w:spacing w:val="2"/>
          <w:szCs w:val="22"/>
        </w:rPr>
        <w:t>근로자에게</w:t>
      </w:r>
      <w:r>
        <w:rPr>
          <w:rFonts w:hint="eastAsia"/>
          <w:bCs/>
          <w:spacing w:val="2"/>
          <w:szCs w:val="22"/>
        </w:rPr>
        <w:t xml:space="preserve"> </w:t>
      </w:r>
      <w:r>
        <w:rPr>
          <w:rFonts w:hint="eastAsia"/>
          <w:bCs/>
          <w:spacing w:val="2"/>
          <w:szCs w:val="22"/>
        </w:rPr>
        <w:t>지급되는</w:t>
      </w:r>
      <w:r>
        <w:rPr>
          <w:rFonts w:hint="eastAsia"/>
          <w:bCs/>
          <w:spacing w:val="2"/>
          <w:szCs w:val="22"/>
        </w:rPr>
        <w:t xml:space="preserve"> </w:t>
      </w:r>
      <w:r>
        <w:rPr>
          <w:rFonts w:hint="eastAsia"/>
          <w:bCs/>
          <w:spacing w:val="2"/>
          <w:szCs w:val="22"/>
        </w:rPr>
        <w:t>정기상여의</w:t>
      </w:r>
      <w:r>
        <w:rPr>
          <w:rFonts w:hint="eastAsia"/>
          <w:bCs/>
          <w:spacing w:val="2"/>
          <w:szCs w:val="22"/>
        </w:rPr>
        <w:t xml:space="preserve"> </w:t>
      </w:r>
      <w:r>
        <w:rPr>
          <w:rFonts w:hint="eastAsia"/>
          <w:bCs/>
          <w:spacing w:val="2"/>
          <w:szCs w:val="22"/>
        </w:rPr>
        <w:t>경우</w:t>
      </w:r>
      <w:r>
        <w:rPr>
          <w:rFonts w:hint="eastAsia"/>
          <w:bCs/>
          <w:spacing w:val="2"/>
          <w:szCs w:val="22"/>
        </w:rPr>
        <w:t>,</w:t>
      </w:r>
      <w:r>
        <w:rPr>
          <w:bCs/>
          <w:spacing w:val="2"/>
          <w:szCs w:val="22"/>
        </w:rPr>
        <w:t xml:space="preserve"> </w:t>
      </w:r>
      <w:r>
        <w:rPr>
          <w:rFonts w:hint="eastAsia"/>
          <w:bCs/>
          <w:spacing w:val="2"/>
          <w:szCs w:val="22"/>
        </w:rPr>
        <w:t>재직자</w:t>
      </w:r>
      <w:r>
        <w:rPr>
          <w:rFonts w:hint="eastAsia"/>
          <w:bCs/>
          <w:spacing w:val="2"/>
          <w:szCs w:val="22"/>
        </w:rPr>
        <w:t xml:space="preserve"> </w:t>
      </w:r>
      <w:r>
        <w:rPr>
          <w:rFonts w:hint="eastAsia"/>
          <w:bCs/>
          <w:spacing w:val="2"/>
          <w:szCs w:val="22"/>
        </w:rPr>
        <w:t>지급조건이</w:t>
      </w:r>
      <w:r>
        <w:rPr>
          <w:rFonts w:hint="eastAsia"/>
          <w:bCs/>
          <w:spacing w:val="2"/>
          <w:szCs w:val="22"/>
        </w:rPr>
        <w:t xml:space="preserve"> </w:t>
      </w:r>
      <w:r>
        <w:rPr>
          <w:rFonts w:hint="eastAsia"/>
          <w:bCs/>
          <w:spacing w:val="2"/>
          <w:szCs w:val="22"/>
        </w:rPr>
        <w:t>있고</w:t>
      </w:r>
      <w:r>
        <w:rPr>
          <w:rFonts w:hint="eastAsia"/>
          <w:bCs/>
          <w:spacing w:val="2"/>
          <w:szCs w:val="22"/>
        </w:rPr>
        <w:t>,</w:t>
      </w:r>
      <w:r>
        <w:rPr>
          <w:bCs/>
          <w:spacing w:val="2"/>
          <w:szCs w:val="22"/>
        </w:rPr>
        <w:t xml:space="preserve"> </w:t>
      </w:r>
      <w:r>
        <w:rPr>
          <w:rFonts w:hint="eastAsia"/>
          <w:bCs/>
          <w:spacing w:val="2"/>
          <w:szCs w:val="22"/>
        </w:rPr>
        <w:t>근로자가</w:t>
      </w:r>
      <w:r>
        <w:rPr>
          <w:rFonts w:hint="eastAsia"/>
          <w:bCs/>
          <w:spacing w:val="2"/>
          <w:szCs w:val="22"/>
        </w:rPr>
        <w:t xml:space="preserve"> </w:t>
      </w:r>
      <w:r>
        <w:rPr>
          <w:rFonts w:hint="eastAsia"/>
          <w:bCs/>
          <w:spacing w:val="2"/>
          <w:szCs w:val="22"/>
        </w:rPr>
        <w:t>당해</w:t>
      </w:r>
      <w:r>
        <w:rPr>
          <w:rFonts w:hint="eastAsia"/>
          <w:bCs/>
          <w:spacing w:val="2"/>
          <w:szCs w:val="22"/>
        </w:rPr>
        <w:t xml:space="preserve"> </w:t>
      </w:r>
      <w:r>
        <w:rPr>
          <w:rFonts w:hint="eastAsia"/>
          <w:bCs/>
          <w:spacing w:val="2"/>
          <w:szCs w:val="22"/>
        </w:rPr>
        <w:t>월에</w:t>
      </w:r>
      <w:r>
        <w:rPr>
          <w:rFonts w:hint="eastAsia"/>
          <w:bCs/>
          <w:spacing w:val="2"/>
          <w:szCs w:val="22"/>
        </w:rPr>
        <w:t xml:space="preserve"> </w:t>
      </w:r>
      <w:r>
        <w:rPr>
          <w:rFonts w:hint="eastAsia"/>
          <w:bCs/>
          <w:spacing w:val="2"/>
          <w:szCs w:val="22"/>
        </w:rPr>
        <w:t>만근해야</w:t>
      </w:r>
      <w:r>
        <w:rPr>
          <w:rFonts w:hint="eastAsia"/>
          <w:bCs/>
          <w:spacing w:val="2"/>
          <w:szCs w:val="22"/>
        </w:rPr>
        <w:t xml:space="preserve"> </w:t>
      </w:r>
      <w:r>
        <w:rPr>
          <w:rFonts w:hint="eastAsia"/>
          <w:bCs/>
          <w:spacing w:val="2"/>
          <w:szCs w:val="22"/>
        </w:rPr>
        <w:t>지급되는</w:t>
      </w:r>
      <w:r>
        <w:rPr>
          <w:rFonts w:hint="eastAsia"/>
          <w:bCs/>
          <w:spacing w:val="2"/>
          <w:szCs w:val="22"/>
        </w:rPr>
        <w:t xml:space="preserve"> </w:t>
      </w:r>
      <w:r>
        <w:rPr>
          <w:rFonts w:hint="eastAsia"/>
          <w:bCs/>
          <w:spacing w:val="2"/>
          <w:szCs w:val="22"/>
        </w:rPr>
        <w:t>것으로서</w:t>
      </w:r>
      <w:r>
        <w:rPr>
          <w:rFonts w:hint="eastAsia"/>
          <w:bCs/>
          <w:spacing w:val="2"/>
          <w:szCs w:val="22"/>
        </w:rPr>
        <w:t xml:space="preserve"> </w:t>
      </w:r>
      <w:r>
        <w:rPr>
          <w:rFonts w:hint="eastAsia"/>
          <w:bCs/>
          <w:spacing w:val="2"/>
          <w:szCs w:val="22"/>
        </w:rPr>
        <w:t>고정성이</w:t>
      </w:r>
      <w:r>
        <w:rPr>
          <w:rFonts w:hint="eastAsia"/>
          <w:bCs/>
          <w:spacing w:val="2"/>
          <w:szCs w:val="22"/>
        </w:rPr>
        <w:t xml:space="preserve"> </w:t>
      </w:r>
      <w:r>
        <w:rPr>
          <w:rFonts w:hint="eastAsia"/>
          <w:bCs/>
          <w:spacing w:val="2"/>
          <w:szCs w:val="22"/>
        </w:rPr>
        <w:t>인정되지</w:t>
      </w:r>
      <w:r>
        <w:rPr>
          <w:rFonts w:hint="eastAsia"/>
          <w:bCs/>
          <w:spacing w:val="2"/>
          <w:szCs w:val="22"/>
        </w:rPr>
        <w:t xml:space="preserve"> </w:t>
      </w:r>
      <w:r>
        <w:rPr>
          <w:rFonts w:hint="eastAsia"/>
          <w:bCs/>
          <w:spacing w:val="2"/>
          <w:szCs w:val="22"/>
        </w:rPr>
        <w:t>않는다고</w:t>
      </w:r>
      <w:r>
        <w:rPr>
          <w:rFonts w:hint="eastAsia"/>
          <w:bCs/>
          <w:spacing w:val="2"/>
          <w:szCs w:val="22"/>
        </w:rPr>
        <w:t xml:space="preserve"> </w:t>
      </w:r>
      <w:r>
        <w:rPr>
          <w:rFonts w:hint="eastAsia"/>
          <w:bCs/>
          <w:spacing w:val="2"/>
          <w:szCs w:val="22"/>
        </w:rPr>
        <w:t>보아</w:t>
      </w:r>
      <w:r>
        <w:rPr>
          <w:rFonts w:hint="eastAsia"/>
          <w:bCs/>
          <w:spacing w:val="2"/>
          <w:szCs w:val="22"/>
        </w:rPr>
        <w:t xml:space="preserve"> </w:t>
      </w:r>
      <w:r>
        <w:rPr>
          <w:rFonts w:hint="eastAsia"/>
          <w:bCs/>
          <w:spacing w:val="2"/>
          <w:szCs w:val="22"/>
        </w:rPr>
        <w:t>통상임금에</w:t>
      </w:r>
      <w:r>
        <w:rPr>
          <w:rFonts w:hint="eastAsia"/>
          <w:bCs/>
          <w:spacing w:val="2"/>
          <w:szCs w:val="22"/>
        </w:rPr>
        <w:t xml:space="preserve"> </w:t>
      </w:r>
      <w:r>
        <w:rPr>
          <w:rFonts w:hint="eastAsia"/>
          <w:bCs/>
          <w:spacing w:val="2"/>
          <w:szCs w:val="22"/>
        </w:rPr>
        <w:t>포함시키지</w:t>
      </w:r>
      <w:r>
        <w:rPr>
          <w:rFonts w:hint="eastAsia"/>
          <w:bCs/>
          <w:spacing w:val="2"/>
          <w:szCs w:val="22"/>
        </w:rPr>
        <w:t xml:space="preserve"> </w:t>
      </w:r>
      <w:r>
        <w:rPr>
          <w:rFonts w:hint="eastAsia"/>
          <w:bCs/>
          <w:spacing w:val="2"/>
          <w:szCs w:val="22"/>
        </w:rPr>
        <w:t>않고</w:t>
      </w:r>
      <w:r>
        <w:rPr>
          <w:rFonts w:hint="eastAsia"/>
          <w:bCs/>
          <w:spacing w:val="2"/>
          <w:szCs w:val="22"/>
        </w:rPr>
        <w:t xml:space="preserve"> </w:t>
      </w:r>
      <w:r>
        <w:rPr>
          <w:rFonts w:hint="eastAsia"/>
          <w:bCs/>
          <w:spacing w:val="2"/>
          <w:szCs w:val="22"/>
        </w:rPr>
        <w:t>있음</w:t>
      </w:r>
      <w:r>
        <w:rPr>
          <w:rFonts w:hint="eastAsia"/>
          <w:bCs/>
          <w:spacing w:val="2"/>
          <w:szCs w:val="22"/>
        </w:rPr>
        <w:t>.</w:t>
      </w:r>
      <w:r>
        <w:rPr>
          <w:bCs/>
          <w:spacing w:val="2"/>
          <w:szCs w:val="22"/>
        </w:rPr>
        <w:t xml:space="preserve"> </w:t>
      </w:r>
      <w:r>
        <w:rPr>
          <w:rFonts w:hint="eastAsia"/>
          <w:bCs/>
          <w:spacing w:val="2"/>
          <w:szCs w:val="22"/>
        </w:rPr>
        <w:t>하지만</w:t>
      </w:r>
      <w:r>
        <w:rPr>
          <w:rFonts w:hint="eastAsia"/>
          <w:bCs/>
          <w:spacing w:val="2"/>
          <w:szCs w:val="22"/>
        </w:rPr>
        <w:t xml:space="preserve"> </w:t>
      </w:r>
      <w:r>
        <w:rPr>
          <w:rFonts w:hint="eastAsia"/>
          <w:bCs/>
          <w:spacing w:val="2"/>
          <w:szCs w:val="22"/>
        </w:rPr>
        <w:t>대상회사의</w:t>
      </w:r>
      <w:r>
        <w:rPr>
          <w:rFonts w:hint="eastAsia"/>
          <w:bCs/>
          <w:spacing w:val="2"/>
          <w:szCs w:val="22"/>
        </w:rPr>
        <w:t xml:space="preserve"> </w:t>
      </w:r>
      <w:r>
        <w:rPr>
          <w:rFonts w:hint="eastAsia"/>
          <w:bCs/>
          <w:spacing w:val="2"/>
          <w:szCs w:val="22"/>
        </w:rPr>
        <w:t>정기상여는</w:t>
      </w:r>
      <w:r>
        <w:rPr>
          <w:rFonts w:hint="eastAsia"/>
          <w:bCs/>
          <w:spacing w:val="2"/>
          <w:szCs w:val="22"/>
        </w:rPr>
        <w:t xml:space="preserve"> </w:t>
      </w:r>
      <w:proofErr w:type="spellStart"/>
      <w:r>
        <w:rPr>
          <w:rFonts w:hint="eastAsia"/>
          <w:bCs/>
          <w:spacing w:val="2"/>
          <w:szCs w:val="22"/>
        </w:rPr>
        <w:t>시급직</w:t>
      </w:r>
      <w:proofErr w:type="spellEnd"/>
      <w:r>
        <w:rPr>
          <w:rFonts w:hint="eastAsia"/>
          <w:bCs/>
          <w:spacing w:val="2"/>
          <w:szCs w:val="22"/>
        </w:rPr>
        <w:t xml:space="preserve"> </w:t>
      </w:r>
      <w:r>
        <w:rPr>
          <w:rFonts w:hint="eastAsia"/>
          <w:bCs/>
          <w:spacing w:val="2"/>
          <w:szCs w:val="22"/>
        </w:rPr>
        <w:t>근로자에게</w:t>
      </w:r>
      <w:r>
        <w:rPr>
          <w:rFonts w:hint="eastAsia"/>
          <w:bCs/>
          <w:spacing w:val="2"/>
          <w:szCs w:val="22"/>
        </w:rPr>
        <w:t xml:space="preserve"> </w:t>
      </w:r>
      <w:r>
        <w:rPr>
          <w:rFonts w:hint="eastAsia"/>
          <w:bCs/>
          <w:spacing w:val="2"/>
          <w:szCs w:val="22"/>
        </w:rPr>
        <w:t>매월</w:t>
      </w:r>
      <w:r>
        <w:rPr>
          <w:rFonts w:hint="eastAsia"/>
          <w:bCs/>
          <w:spacing w:val="2"/>
          <w:szCs w:val="22"/>
        </w:rPr>
        <w:t xml:space="preserve"> </w:t>
      </w:r>
      <w:r>
        <w:rPr>
          <w:rFonts w:hint="eastAsia"/>
          <w:bCs/>
          <w:spacing w:val="2"/>
          <w:szCs w:val="22"/>
        </w:rPr>
        <w:t>지급되는</w:t>
      </w:r>
      <w:r>
        <w:rPr>
          <w:rFonts w:hint="eastAsia"/>
          <w:bCs/>
          <w:spacing w:val="2"/>
          <w:szCs w:val="22"/>
        </w:rPr>
        <w:t xml:space="preserve"> </w:t>
      </w:r>
      <w:r>
        <w:rPr>
          <w:rFonts w:hint="eastAsia"/>
          <w:bCs/>
          <w:spacing w:val="2"/>
          <w:szCs w:val="22"/>
        </w:rPr>
        <w:t>것이고</w:t>
      </w:r>
      <w:r>
        <w:rPr>
          <w:rFonts w:hint="eastAsia"/>
          <w:bCs/>
          <w:spacing w:val="2"/>
          <w:szCs w:val="22"/>
        </w:rPr>
        <w:t xml:space="preserve">, </w:t>
      </w:r>
      <w:r>
        <w:rPr>
          <w:rFonts w:hint="eastAsia"/>
          <w:bCs/>
          <w:spacing w:val="2"/>
          <w:szCs w:val="22"/>
        </w:rPr>
        <w:t>그</w:t>
      </w:r>
      <w:r>
        <w:rPr>
          <w:rFonts w:hint="eastAsia"/>
          <w:bCs/>
          <w:spacing w:val="2"/>
          <w:szCs w:val="22"/>
        </w:rPr>
        <w:t xml:space="preserve"> </w:t>
      </w:r>
      <w:r>
        <w:rPr>
          <w:rFonts w:hint="eastAsia"/>
          <w:bCs/>
          <w:spacing w:val="2"/>
          <w:szCs w:val="22"/>
        </w:rPr>
        <w:t>액수도</w:t>
      </w:r>
      <w:r>
        <w:rPr>
          <w:rFonts w:hint="eastAsia"/>
          <w:bCs/>
          <w:spacing w:val="2"/>
          <w:szCs w:val="22"/>
        </w:rPr>
        <w:t xml:space="preserve"> </w:t>
      </w:r>
      <w:r>
        <w:rPr>
          <w:rFonts w:hint="eastAsia"/>
          <w:bCs/>
          <w:spacing w:val="2"/>
          <w:szCs w:val="22"/>
        </w:rPr>
        <w:t>기본급의</w:t>
      </w:r>
      <w:r>
        <w:rPr>
          <w:rFonts w:hint="eastAsia"/>
          <w:bCs/>
          <w:spacing w:val="2"/>
          <w:szCs w:val="22"/>
        </w:rPr>
        <w:t xml:space="preserve"> </w:t>
      </w:r>
      <w:r>
        <w:rPr>
          <w:bCs/>
          <w:spacing w:val="2"/>
          <w:szCs w:val="22"/>
        </w:rPr>
        <w:t>50%</w:t>
      </w:r>
      <w:r>
        <w:rPr>
          <w:rFonts w:hint="eastAsia"/>
          <w:bCs/>
          <w:spacing w:val="2"/>
          <w:szCs w:val="22"/>
        </w:rPr>
        <w:t>에</w:t>
      </w:r>
      <w:r>
        <w:rPr>
          <w:rFonts w:hint="eastAsia"/>
          <w:bCs/>
          <w:spacing w:val="2"/>
          <w:szCs w:val="22"/>
        </w:rPr>
        <w:t xml:space="preserve"> </w:t>
      </w:r>
      <w:r>
        <w:rPr>
          <w:rFonts w:hint="eastAsia"/>
          <w:bCs/>
          <w:spacing w:val="2"/>
          <w:szCs w:val="22"/>
        </w:rPr>
        <w:t>이르러</w:t>
      </w:r>
      <w:r>
        <w:rPr>
          <w:rFonts w:hint="eastAsia"/>
          <w:bCs/>
          <w:spacing w:val="2"/>
          <w:szCs w:val="22"/>
        </w:rPr>
        <w:t xml:space="preserve"> </w:t>
      </w:r>
      <w:proofErr w:type="spellStart"/>
      <w:r>
        <w:rPr>
          <w:rFonts w:hint="eastAsia"/>
          <w:bCs/>
          <w:spacing w:val="2"/>
          <w:szCs w:val="22"/>
        </w:rPr>
        <w:t>시급직</w:t>
      </w:r>
      <w:proofErr w:type="spellEnd"/>
      <w:r>
        <w:rPr>
          <w:rFonts w:hint="eastAsia"/>
          <w:bCs/>
          <w:spacing w:val="2"/>
          <w:szCs w:val="22"/>
        </w:rPr>
        <w:t xml:space="preserve"> </w:t>
      </w:r>
      <w:r>
        <w:rPr>
          <w:rFonts w:hint="eastAsia"/>
          <w:bCs/>
          <w:spacing w:val="2"/>
          <w:szCs w:val="22"/>
        </w:rPr>
        <w:t>근로자들에게</w:t>
      </w:r>
      <w:r>
        <w:rPr>
          <w:rFonts w:hint="eastAsia"/>
          <w:bCs/>
          <w:spacing w:val="2"/>
          <w:szCs w:val="22"/>
        </w:rPr>
        <w:t xml:space="preserve"> </w:t>
      </w:r>
      <w:r>
        <w:rPr>
          <w:rFonts w:hint="eastAsia"/>
          <w:bCs/>
          <w:spacing w:val="2"/>
          <w:szCs w:val="22"/>
        </w:rPr>
        <w:t>지급되는</w:t>
      </w:r>
      <w:r>
        <w:rPr>
          <w:rFonts w:hint="eastAsia"/>
          <w:bCs/>
          <w:spacing w:val="2"/>
          <w:szCs w:val="22"/>
        </w:rPr>
        <w:t xml:space="preserve"> </w:t>
      </w:r>
      <w:r>
        <w:rPr>
          <w:rFonts w:hint="eastAsia"/>
          <w:bCs/>
          <w:spacing w:val="2"/>
          <w:szCs w:val="22"/>
        </w:rPr>
        <w:t>임금</w:t>
      </w:r>
      <w:r>
        <w:rPr>
          <w:rFonts w:hint="eastAsia"/>
          <w:bCs/>
          <w:spacing w:val="2"/>
          <w:szCs w:val="22"/>
        </w:rPr>
        <w:t xml:space="preserve"> </w:t>
      </w:r>
      <w:r>
        <w:rPr>
          <w:rFonts w:hint="eastAsia"/>
          <w:bCs/>
          <w:spacing w:val="2"/>
          <w:szCs w:val="22"/>
        </w:rPr>
        <w:t>총액에서</w:t>
      </w:r>
      <w:r>
        <w:rPr>
          <w:rFonts w:hint="eastAsia"/>
          <w:bCs/>
          <w:spacing w:val="2"/>
          <w:szCs w:val="22"/>
        </w:rPr>
        <w:t xml:space="preserve"> </w:t>
      </w:r>
      <w:r>
        <w:rPr>
          <w:rFonts w:hint="eastAsia"/>
          <w:bCs/>
          <w:spacing w:val="2"/>
          <w:szCs w:val="22"/>
        </w:rPr>
        <w:t>차지하는</w:t>
      </w:r>
      <w:r>
        <w:rPr>
          <w:rFonts w:hint="eastAsia"/>
          <w:bCs/>
          <w:spacing w:val="2"/>
          <w:szCs w:val="22"/>
        </w:rPr>
        <w:t xml:space="preserve"> </w:t>
      </w:r>
      <w:r>
        <w:rPr>
          <w:rFonts w:hint="eastAsia"/>
          <w:bCs/>
          <w:spacing w:val="2"/>
          <w:szCs w:val="22"/>
        </w:rPr>
        <w:t>비중이</w:t>
      </w:r>
      <w:r>
        <w:rPr>
          <w:rFonts w:hint="eastAsia"/>
          <w:bCs/>
          <w:spacing w:val="2"/>
          <w:szCs w:val="22"/>
        </w:rPr>
        <w:t xml:space="preserve"> </w:t>
      </w:r>
      <w:r>
        <w:rPr>
          <w:rFonts w:hint="eastAsia"/>
          <w:bCs/>
          <w:spacing w:val="2"/>
          <w:szCs w:val="22"/>
        </w:rPr>
        <w:t>상당히</w:t>
      </w:r>
      <w:r>
        <w:rPr>
          <w:rFonts w:hint="eastAsia"/>
          <w:bCs/>
          <w:spacing w:val="2"/>
          <w:szCs w:val="22"/>
        </w:rPr>
        <w:t xml:space="preserve"> </w:t>
      </w:r>
      <w:proofErr w:type="spellStart"/>
      <w:r>
        <w:rPr>
          <w:rFonts w:hint="eastAsia"/>
          <w:bCs/>
          <w:spacing w:val="2"/>
          <w:szCs w:val="22"/>
        </w:rPr>
        <w:t>높은바</w:t>
      </w:r>
      <w:proofErr w:type="spellEnd"/>
      <w:r>
        <w:rPr>
          <w:rFonts w:hint="eastAsia"/>
          <w:bCs/>
          <w:spacing w:val="2"/>
          <w:szCs w:val="22"/>
        </w:rPr>
        <w:t>,</w:t>
      </w:r>
      <w:r>
        <w:rPr>
          <w:bCs/>
          <w:spacing w:val="2"/>
          <w:szCs w:val="22"/>
        </w:rPr>
        <w:t xml:space="preserve"> </w:t>
      </w:r>
      <w:r>
        <w:rPr>
          <w:rFonts w:hint="eastAsia"/>
          <w:bCs/>
          <w:spacing w:val="2"/>
          <w:szCs w:val="22"/>
        </w:rPr>
        <w:t>관련</w:t>
      </w:r>
      <w:r>
        <w:rPr>
          <w:rFonts w:hint="eastAsia"/>
          <w:bCs/>
          <w:spacing w:val="2"/>
          <w:szCs w:val="22"/>
        </w:rPr>
        <w:t xml:space="preserve"> </w:t>
      </w:r>
      <w:r>
        <w:rPr>
          <w:rFonts w:hint="eastAsia"/>
          <w:bCs/>
          <w:spacing w:val="2"/>
          <w:szCs w:val="22"/>
        </w:rPr>
        <w:t>최근</w:t>
      </w:r>
      <w:r>
        <w:rPr>
          <w:rFonts w:hint="eastAsia"/>
          <w:bCs/>
          <w:spacing w:val="2"/>
          <w:szCs w:val="22"/>
        </w:rPr>
        <w:t xml:space="preserve"> </w:t>
      </w:r>
      <w:r>
        <w:rPr>
          <w:rFonts w:hint="eastAsia"/>
          <w:bCs/>
          <w:spacing w:val="2"/>
          <w:szCs w:val="22"/>
        </w:rPr>
        <w:t>하급심</w:t>
      </w:r>
      <w:r>
        <w:rPr>
          <w:bCs/>
          <w:spacing w:val="2"/>
          <w:szCs w:val="22"/>
        </w:rPr>
        <w:t xml:space="preserve"> </w:t>
      </w:r>
      <w:r>
        <w:rPr>
          <w:rFonts w:hint="eastAsia"/>
          <w:bCs/>
          <w:spacing w:val="2"/>
          <w:szCs w:val="22"/>
        </w:rPr>
        <w:t>판결의</w:t>
      </w:r>
      <w:r>
        <w:rPr>
          <w:rFonts w:hint="eastAsia"/>
          <w:bCs/>
          <w:spacing w:val="2"/>
          <w:szCs w:val="22"/>
        </w:rPr>
        <w:t xml:space="preserve"> </w:t>
      </w:r>
      <w:r>
        <w:rPr>
          <w:rFonts w:hint="eastAsia"/>
          <w:bCs/>
          <w:spacing w:val="2"/>
          <w:szCs w:val="22"/>
        </w:rPr>
        <w:t>취지를</w:t>
      </w:r>
      <w:r>
        <w:rPr>
          <w:rFonts w:hint="eastAsia"/>
          <w:bCs/>
          <w:spacing w:val="2"/>
          <w:szCs w:val="22"/>
        </w:rPr>
        <w:t xml:space="preserve"> </w:t>
      </w:r>
      <w:r>
        <w:rPr>
          <w:rFonts w:hint="eastAsia"/>
          <w:bCs/>
          <w:spacing w:val="2"/>
          <w:szCs w:val="22"/>
        </w:rPr>
        <w:t>고려하면</w:t>
      </w:r>
      <w:r>
        <w:rPr>
          <w:rFonts w:hint="eastAsia"/>
          <w:bCs/>
          <w:spacing w:val="2"/>
          <w:szCs w:val="22"/>
        </w:rPr>
        <w:t xml:space="preserve"> </w:t>
      </w:r>
      <w:r>
        <w:rPr>
          <w:rFonts w:hint="eastAsia"/>
          <w:bCs/>
          <w:spacing w:val="2"/>
          <w:szCs w:val="22"/>
        </w:rPr>
        <w:t>재직자</w:t>
      </w:r>
      <w:r>
        <w:rPr>
          <w:rFonts w:hint="eastAsia"/>
          <w:bCs/>
          <w:spacing w:val="2"/>
          <w:szCs w:val="22"/>
        </w:rPr>
        <w:t xml:space="preserve"> </w:t>
      </w:r>
      <w:r>
        <w:rPr>
          <w:rFonts w:hint="eastAsia"/>
          <w:bCs/>
          <w:spacing w:val="2"/>
          <w:szCs w:val="22"/>
        </w:rPr>
        <w:t>지급조건</w:t>
      </w:r>
      <w:r>
        <w:rPr>
          <w:rFonts w:hint="eastAsia"/>
          <w:bCs/>
          <w:spacing w:val="2"/>
          <w:szCs w:val="22"/>
        </w:rPr>
        <w:t xml:space="preserve"> </w:t>
      </w:r>
      <w:r>
        <w:rPr>
          <w:rFonts w:hint="eastAsia"/>
          <w:bCs/>
          <w:spacing w:val="2"/>
          <w:szCs w:val="22"/>
        </w:rPr>
        <w:t>및</w:t>
      </w:r>
      <w:r>
        <w:rPr>
          <w:rFonts w:hint="eastAsia"/>
          <w:bCs/>
          <w:spacing w:val="2"/>
          <w:szCs w:val="22"/>
        </w:rPr>
        <w:t xml:space="preserve"> </w:t>
      </w:r>
      <w:r>
        <w:rPr>
          <w:rFonts w:hint="eastAsia"/>
          <w:bCs/>
          <w:spacing w:val="2"/>
          <w:szCs w:val="22"/>
        </w:rPr>
        <w:t>만근</w:t>
      </w:r>
      <w:r>
        <w:rPr>
          <w:rFonts w:hint="eastAsia"/>
          <w:bCs/>
          <w:spacing w:val="2"/>
          <w:szCs w:val="22"/>
        </w:rPr>
        <w:t xml:space="preserve"> </w:t>
      </w:r>
      <w:r>
        <w:rPr>
          <w:rFonts w:hint="eastAsia"/>
          <w:bCs/>
          <w:spacing w:val="2"/>
          <w:szCs w:val="22"/>
        </w:rPr>
        <w:t>조건에도</w:t>
      </w:r>
      <w:r>
        <w:rPr>
          <w:rFonts w:hint="eastAsia"/>
          <w:bCs/>
          <w:spacing w:val="2"/>
          <w:szCs w:val="22"/>
        </w:rPr>
        <w:t xml:space="preserve"> </w:t>
      </w:r>
      <w:r>
        <w:rPr>
          <w:rFonts w:hint="eastAsia"/>
          <w:bCs/>
          <w:spacing w:val="2"/>
          <w:szCs w:val="22"/>
        </w:rPr>
        <w:t>불구하고</w:t>
      </w:r>
      <w:r>
        <w:rPr>
          <w:rFonts w:hint="eastAsia"/>
          <w:bCs/>
          <w:spacing w:val="2"/>
          <w:szCs w:val="22"/>
        </w:rPr>
        <w:t xml:space="preserve"> </w:t>
      </w:r>
      <w:r>
        <w:rPr>
          <w:rFonts w:hint="eastAsia"/>
          <w:bCs/>
          <w:spacing w:val="2"/>
          <w:szCs w:val="22"/>
        </w:rPr>
        <w:t>통상임금으로</w:t>
      </w:r>
      <w:r>
        <w:rPr>
          <w:rFonts w:hint="eastAsia"/>
          <w:bCs/>
          <w:spacing w:val="2"/>
          <w:szCs w:val="22"/>
        </w:rPr>
        <w:t xml:space="preserve"> </w:t>
      </w:r>
      <w:r>
        <w:rPr>
          <w:rFonts w:hint="eastAsia"/>
          <w:bCs/>
          <w:spacing w:val="2"/>
          <w:szCs w:val="22"/>
        </w:rPr>
        <w:t>인정될</w:t>
      </w:r>
      <w:r>
        <w:rPr>
          <w:rFonts w:hint="eastAsia"/>
          <w:bCs/>
          <w:spacing w:val="2"/>
          <w:szCs w:val="22"/>
        </w:rPr>
        <w:t xml:space="preserve"> </w:t>
      </w:r>
      <w:r>
        <w:rPr>
          <w:rFonts w:hint="eastAsia"/>
          <w:bCs/>
          <w:spacing w:val="2"/>
          <w:szCs w:val="22"/>
        </w:rPr>
        <w:t>가능성이</w:t>
      </w:r>
      <w:r>
        <w:rPr>
          <w:rFonts w:hint="eastAsia"/>
          <w:bCs/>
          <w:spacing w:val="2"/>
          <w:szCs w:val="22"/>
        </w:rPr>
        <w:t xml:space="preserve"> </w:t>
      </w:r>
      <w:r>
        <w:rPr>
          <w:rFonts w:hint="eastAsia"/>
          <w:bCs/>
          <w:spacing w:val="2"/>
          <w:szCs w:val="22"/>
        </w:rPr>
        <w:t>있음</w:t>
      </w:r>
      <w:r>
        <w:rPr>
          <w:rFonts w:hint="eastAsia"/>
          <w:bCs/>
          <w:spacing w:val="2"/>
          <w:szCs w:val="22"/>
        </w:rPr>
        <w:t>.</w:t>
      </w:r>
      <w:r>
        <w:rPr>
          <w:bCs/>
          <w:spacing w:val="2"/>
          <w:szCs w:val="22"/>
        </w:rPr>
        <w:t xml:space="preserve"> </w:t>
      </w:r>
    </w:p>
    <w:p w14:paraId="0921C2B2" w14:textId="77777777" w:rsidR="00026A7E" w:rsidRPr="005013AA" w:rsidRDefault="00026A7E" w:rsidP="00026A7E">
      <w:pPr>
        <w:spacing w:after="240" w:line="370" w:lineRule="atLeast"/>
        <w:ind w:left="1361"/>
        <w:rPr>
          <w:bCs/>
          <w:spacing w:val="2"/>
          <w:szCs w:val="22"/>
          <w:u w:val="single"/>
        </w:rPr>
      </w:pPr>
      <w:r w:rsidRPr="005013AA">
        <w:rPr>
          <w:rFonts w:hint="eastAsia"/>
          <w:bCs/>
          <w:spacing w:val="2"/>
          <w:szCs w:val="22"/>
          <w:u w:val="single"/>
        </w:rPr>
        <w:t>명절</w:t>
      </w:r>
      <w:r w:rsidRPr="005013AA">
        <w:rPr>
          <w:bCs/>
          <w:spacing w:val="2"/>
          <w:szCs w:val="22"/>
          <w:u w:val="single"/>
        </w:rPr>
        <w:t>상여</w:t>
      </w:r>
    </w:p>
    <w:p w14:paraId="6F36CAA1" w14:textId="77777777" w:rsidR="00026A7E" w:rsidRDefault="00026A7E" w:rsidP="00026A7E">
      <w:pPr>
        <w:spacing w:after="240" w:line="370" w:lineRule="atLeast"/>
        <w:ind w:left="1361"/>
        <w:rPr>
          <w:bCs/>
          <w:szCs w:val="22"/>
        </w:rPr>
      </w:pPr>
      <w:r w:rsidRPr="00CB2B3F">
        <w:rPr>
          <w:bCs/>
          <w:szCs w:val="22"/>
        </w:rPr>
        <w:t>대상회사가</w:t>
      </w:r>
      <w:r w:rsidRPr="00CB2B3F">
        <w:rPr>
          <w:bCs/>
          <w:szCs w:val="22"/>
        </w:rPr>
        <w:t xml:space="preserve"> </w:t>
      </w:r>
      <w:r w:rsidRPr="00CB2B3F">
        <w:rPr>
          <w:bCs/>
          <w:szCs w:val="22"/>
        </w:rPr>
        <w:t>근로자들에게</w:t>
      </w:r>
      <w:r w:rsidRPr="00CB2B3F">
        <w:rPr>
          <w:bCs/>
          <w:szCs w:val="22"/>
        </w:rPr>
        <w:t xml:space="preserve"> </w:t>
      </w:r>
      <w:r w:rsidRPr="00CB2B3F">
        <w:rPr>
          <w:bCs/>
          <w:szCs w:val="22"/>
        </w:rPr>
        <w:t>지급하는</w:t>
      </w:r>
      <w:r w:rsidRPr="00CB2B3F">
        <w:rPr>
          <w:bCs/>
          <w:szCs w:val="22"/>
        </w:rPr>
        <w:t xml:space="preserve"> </w:t>
      </w:r>
      <w:r w:rsidRPr="00CB2B3F">
        <w:rPr>
          <w:bCs/>
          <w:szCs w:val="22"/>
        </w:rPr>
        <w:t>명절상여의</w:t>
      </w:r>
      <w:r w:rsidRPr="00CB2B3F">
        <w:rPr>
          <w:bCs/>
          <w:szCs w:val="22"/>
        </w:rPr>
        <w:t xml:space="preserve"> </w:t>
      </w:r>
      <w:r w:rsidRPr="00CB2B3F">
        <w:rPr>
          <w:bCs/>
          <w:szCs w:val="22"/>
        </w:rPr>
        <w:t>경우</w:t>
      </w:r>
      <w:r w:rsidRPr="00CB2B3F">
        <w:rPr>
          <w:bCs/>
          <w:szCs w:val="22"/>
        </w:rPr>
        <w:t xml:space="preserve">, </w:t>
      </w:r>
      <w:r w:rsidRPr="00CB2B3F">
        <w:rPr>
          <w:bCs/>
          <w:szCs w:val="22"/>
        </w:rPr>
        <w:t>지급시점인</w:t>
      </w:r>
      <w:r w:rsidRPr="00CB2B3F">
        <w:rPr>
          <w:bCs/>
          <w:szCs w:val="22"/>
        </w:rPr>
        <w:t xml:space="preserve"> </w:t>
      </w:r>
      <w:r w:rsidRPr="00CB2B3F">
        <w:rPr>
          <w:bCs/>
          <w:szCs w:val="22"/>
        </w:rPr>
        <w:t>설</w:t>
      </w:r>
      <w:r w:rsidRPr="00CB2B3F">
        <w:rPr>
          <w:bCs/>
          <w:szCs w:val="22"/>
        </w:rPr>
        <w:t xml:space="preserve">, </w:t>
      </w:r>
      <w:r w:rsidRPr="00CB2B3F">
        <w:rPr>
          <w:bCs/>
          <w:szCs w:val="22"/>
        </w:rPr>
        <w:t>추석에</w:t>
      </w:r>
      <w:r w:rsidRPr="00CB2B3F">
        <w:rPr>
          <w:bCs/>
          <w:szCs w:val="22"/>
        </w:rPr>
        <w:t xml:space="preserve"> </w:t>
      </w:r>
      <w:r w:rsidRPr="00CB2B3F">
        <w:rPr>
          <w:bCs/>
          <w:szCs w:val="22"/>
        </w:rPr>
        <w:t>재직</w:t>
      </w:r>
      <w:r w:rsidRPr="00CB2B3F">
        <w:rPr>
          <w:bCs/>
          <w:szCs w:val="22"/>
        </w:rPr>
        <w:t xml:space="preserve"> </w:t>
      </w:r>
      <w:r w:rsidRPr="00CB2B3F">
        <w:rPr>
          <w:bCs/>
          <w:szCs w:val="22"/>
        </w:rPr>
        <w:t>중인</w:t>
      </w:r>
      <w:r w:rsidRPr="00CB2B3F">
        <w:rPr>
          <w:bCs/>
          <w:szCs w:val="22"/>
        </w:rPr>
        <w:t xml:space="preserve"> </w:t>
      </w:r>
      <w:r w:rsidRPr="00CB2B3F">
        <w:rPr>
          <w:bCs/>
          <w:szCs w:val="22"/>
        </w:rPr>
        <w:t>근로자들에게만</w:t>
      </w:r>
      <w:r w:rsidRPr="00CB2B3F">
        <w:rPr>
          <w:bCs/>
          <w:szCs w:val="22"/>
        </w:rPr>
        <w:t xml:space="preserve"> </w:t>
      </w:r>
      <w:r w:rsidRPr="00CB2B3F">
        <w:rPr>
          <w:bCs/>
          <w:szCs w:val="22"/>
        </w:rPr>
        <w:t>지급되는</w:t>
      </w:r>
      <w:r w:rsidRPr="00CB2B3F">
        <w:rPr>
          <w:bCs/>
          <w:szCs w:val="22"/>
        </w:rPr>
        <w:t xml:space="preserve"> </w:t>
      </w:r>
      <w:r w:rsidRPr="00CB2B3F">
        <w:rPr>
          <w:bCs/>
          <w:szCs w:val="22"/>
        </w:rPr>
        <w:t>것으로서</w:t>
      </w:r>
      <w:r w:rsidRPr="00CB2B3F">
        <w:rPr>
          <w:bCs/>
          <w:szCs w:val="22"/>
        </w:rPr>
        <w:t xml:space="preserve"> </w:t>
      </w:r>
      <w:r w:rsidRPr="00CB2B3F">
        <w:rPr>
          <w:bCs/>
          <w:szCs w:val="22"/>
        </w:rPr>
        <w:t>지급조건이</w:t>
      </w:r>
      <w:r w:rsidRPr="00CB2B3F">
        <w:rPr>
          <w:bCs/>
          <w:szCs w:val="22"/>
        </w:rPr>
        <w:t xml:space="preserve"> </w:t>
      </w:r>
      <w:r w:rsidRPr="00CB2B3F">
        <w:rPr>
          <w:bCs/>
          <w:szCs w:val="22"/>
        </w:rPr>
        <w:t>소정근로</w:t>
      </w:r>
      <w:r w:rsidRPr="00CB2B3F">
        <w:rPr>
          <w:bCs/>
          <w:szCs w:val="22"/>
        </w:rPr>
        <w:t xml:space="preserve"> </w:t>
      </w:r>
      <w:r w:rsidRPr="00CB2B3F">
        <w:rPr>
          <w:bCs/>
          <w:szCs w:val="22"/>
        </w:rPr>
        <w:t>제공과</w:t>
      </w:r>
      <w:r w:rsidRPr="00CB2B3F">
        <w:rPr>
          <w:bCs/>
          <w:szCs w:val="22"/>
        </w:rPr>
        <w:t xml:space="preserve"> </w:t>
      </w:r>
      <w:r w:rsidRPr="00CB2B3F">
        <w:rPr>
          <w:bCs/>
          <w:szCs w:val="22"/>
        </w:rPr>
        <w:t>관련이</w:t>
      </w:r>
      <w:r w:rsidRPr="00CB2B3F">
        <w:rPr>
          <w:bCs/>
          <w:szCs w:val="22"/>
        </w:rPr>
        <w:t xml:space="preserve"> </w:t>
      </w:r>
      <w:r w:rsidRPr="00CB2B3F">
        <w:rPr>
          <w:bCs/>
          <w:szCs w:val="22"/>
        </w:rPr>
        <w:t>없고</w:t>
      </w:r>
      <w:r w:rsidRPr="00CB2B3F">
        <w:rPr>
          <w:bCs/>
          <w:szCs w:val="22"/>
        </w:rPr>
        <w:t xml:space="preserve"> </w:t>
      </w:r>
      <w:r w:rsidRPr="00CB2B3F">
        <w:rPr>
          <w:bCs/>
          <w:szCs w:val="22"/>
        </w:rPr>
        <w:t>사전에</w:t>
      </w:r>
      <w:r w:rsidRPr="00CB2B3F">
        <w:rPr>
          <w:bCs/>
          <w:szCs w:val="22"/>
        </w:rPr>
        <w:t xml:space="preserve"> </w:t>
      </w:r>
      <w:r w:rsidRPr="00CB2B3F">
        <w:rPr>
          <w:bCs/>
          <w:szCs w:val="22"/>
        </w:rPr>
        <w:t>확정되지도</w:t>
      </w:r>
      <w:r w:rsidRPr="00CB2B3F">
        <w:rPr>
          <w:bCs/>
          <w:szCs w:val="22"/>
        </w:rPr>
        <w:t xml:space="preserve"> </w:t>
      </w:r>
      <w:r w:rsidRPr="00CB2B3F">
        <w:rPr>
          <w:bCs/>
          <w:szCs w:val="22"/>
        </w:rPr>
        <w:t>않았기에</w:t>
      </w:r>
      <w:r w:rsidRPr="00CB2B3F">
        <w:rPr>
          <w:bCs/>
          <w:szCs w:val="22"/>
        </w:rPr>
        <w:t xml:space="preserve"> </w:t>
      </w:r>
      <w:r w:rsidRPr="00CB2B3F">
        <w:rPr>
          <w:bCs/>
          <w:szCs w:val="22"/>
        </w:rPr>
        <w:t>고정성이</w:t>
      </w:r>
      <w:r w:rsidRPr="00CB2B3F">
        <w:rPr>
          <w:bCs/>
          <w:szCs w:val="22"/>
        </w:rPr>
        <w:t xml:space="preserve"> </w:t>
      </w:r>
      <w:r w:rsidRPr="00CB2B3F">
        <w:rPr>
          <w:bCs/>
          <w:szCs w:val="22"/>
        </w:rPr>
        <w:t>결여되었다고</w:t>
      </w:r>
      <w:r w:rsidRPr="00CB2B3F">
        <w:rPr>
          <w:bCs/>
          <w:szCs w:val="22"/>
        </w:rPr>
        <w:t xml:space="preserve"> </w:t>
      </w:r>
      <w:r w:rsidRPr="00CB2B3F">
        <w:rPr>
          <w:bCs/>
          <w:szCs w:val="22"/>
        </w:rPr>
        <w:t>인정할</w:t>
      </w:r>
      <w:r w:rsidRPr="00CB2B3F">
        <w:rPr>
          <w:bCs/>
          <w:szCs w:val="22"/>
        </w:rPr>
        <w:t xml:space="preserve"> </w:t>
      </w:r>
      <w:r w:rsidRPr="00CB2B3F">
        <w:rPr>
          <w:bCs/>
          <w:szCs w:val="22"/>
        </w:rPr>
        <w:t>수</w:t>
      </w:r>
      <w:r w:rsidRPr="00CB2B3F">
        <w:rPr>
          <w:bCs/>
          <w:szCs w:val="22"/>
        </w:rPr>
        <w:t xml:space="preserve"> </w:t>
      </w:r>
      <w:r w:rsidRPr="00CB2B3F">
        <w:rPr>
          <w:bCs/>
          <w:szCs w:val="22"/>
        </w:rPr>
        <w:t>있을</w:t>
      </w:r>
      <w:r w:rsidRPr="00CB2B3F">
        <w:rPr>
          <w:bCs/>
          <w:szCs w:val="22"/>
        </w:rPr>
        <w:t xml:space="preserve"> </w:t>
      </w:r>
      <w:r w:rsidRPr="00CB2B3F">
        <w:rPr>
          <w:bCs/>
          <w:szCs w:val="22"/>
        </w:rPr>
        <w:t>것으로</w:t>
      </w:r>
      <w:r w:rsidRPr="00CB2B3F">
        <w:rPr>
          <w:bCs/>
          <w:szCs w:val="22"/>
        </w:rPr>
        <w:t xml:space="preserve"> </w:t>
      </w:r>
      <w:r w:rsidRPr="00CB2B3F">
        <w:rPr>
          <w:bCs/>
          <w:szCs w:val="22"/>
        </w:rPr>
        <w:t>사료됨</w:t>
      </w:r>
      <w:r w:rsidRPr="00CB2B3F">
        <w:rPr>
          <w:bCs/>
          <w:szCs w:val="22"/>
        </w:rPr>
        <w:t xml:space="preserve">. </w:t>
      </w:r>
      <w:r w:rsidRPr="00CB2B3F">
        <w:rPr>
          <w:bCs/>
          <w:szCs w:val="22"/>
        </w:rPr>
        <w:t>비록</w:t>
      </w:r>
      <w:r w:rsidRPr="00CB2B3F">
        <w:rPr>
          <w:bCs/>
          <w:szCs w:val="22"/>
        </w:rPr>
        <w:t xml:space="preserve"> </w:t>
      </w:r>
      <w:r w:rsidRPr="00CB2B3F">
        <w:rPr>
          <w:bCs/>
          <w:szCs w:val="22"/>
        </w:rPr>
        <w:t>최근</w:t>
      </w:r>
      <w:r w:rsidRPr="00CB2B3F">
        <w:rPr>
          <w:bCs/>
          <w:szCs w:val="22"/>
        </w:rPr>
        <w:t xml:space="preserve"> </w:t>
      </w:r>
      <w:r w:rsidRPr="00CB2B3F">
        <w:rPr>
          <w:bCs/>
          <w:szCs w:val="22"/>
        </w:rPr>
        <w:t>하급심</w:t>
      </w:r>
      <w:r w:rsidRPr="00CB2B3F">
        <w:rPr>
          <w:bCs/>
          <w:szCs w:val="22"/>
        </w:rPr>
        <w:t xml:space="preserve"> </w:t>
      </w:r>
      <w:r w:rsidRPr="00CB2B3F">
        <w:rPr>
          <w:bCs/>
          <w:szCs w:val="22"/>
        </w:rPr>
        <w:t>판결이</w:t>
      </w:r>
      <w:r w:rsidRPr="00CB2B3F">
        <w:rPr>
          <w:bCs/>
          <w:szCs w:val="22"/>
        </w:rPr>
        <w:t xml:space="preserve"> </w:t>
      </w:r>
      <w:r w:rsidRPr="00CB2B3F">
        <w:rPr>
          <w:bCs/>
          <w:szCs w:val="22"/>
        </w:rPr>
        <w:t>정기상여금에</w:t>
      </w:r>
      <w:r w:rsidRPr="00CB2B3F">
        <w:rPr>
          <w:bCs/>
          <w:szCs w:val="22"/>
        </w:rPr>
        <w:t xml:space="preserve"> </w:t>
      </w:r>
      <w:r w:rsidRPr="00CB2B3F">
        <w:rPr>
          <w:bCs/>
          <w:szCs w:val="22"/>
        </w:rPr>
        <w:t>재직자</w:t>
      </w:r>
      <w:r w:rsidRPr="00CB2B3F">
        <w:rPr>
          <w:bCs/>
          <w:szCs w:val="22"/>
        </w:rPr>
        <w:t xml:space="preserve"> </w:t>
      </w:r>
      <w:r w:rsidRPr="00CB2B3F">
        <w:rPr>
          <w:bCs/>
          <w:szCs w:val="22"/>
        </w:rPr>
        <w:t>지급조건이</w:t>
      </w:r>
      <w:r w:rsidRPr="00CB2B3F">
        <w:rPr>
          <w:bCs/>
          <w:szCs w:val="22"/>
        </w:rPr>
        <w:t xml:space="preserve"> </w:t>
      </w:r>
      <w:r w:rsidRPr="00CB2B3F">
        <w:rPr>
          <w:bCs/>
          <w:szCs w:val="22"/>
        </w:rPr>
        <w:t>존재함에도</w:t>
      </w:r>
      <w:r w:rsidRPr="00CB2B3F">
        <w:rPr>
          <w:bCs/>
          <w:szCs w:val="22"/>
        </w:rPr>
        <w:t xml:space="preserve"> </w:t>
      </w:r>
      <w:r w:rsidRPr="00CB2B3F">
        <w:rPr>
          <w:bCs/>
          <w:szCs w:val="22"/>
        </w:rPr>
        <w:t>고정성을</w:t>
      </w:r>
      <w:r w:rsidRPr="00CB2B3F">
        <w:rPr>
          <w:bCs/>
          <w:szCs w:val="22"/>
        </w:rPr>
        <w:t xml:space="preserve"> </w:t>
      </w:r>
      <w:r w:rsidRPr="00CB2B3F">
        <w:rPr>
          <w:bCs/>
          <w:szCs w:val="22"/>
        </w:rPr>
        <w:t>인정한</w:t>
      </w:r>
      <w:r w:rsidRPr="00CB2B3F">
        <w:rPr>
          <w:bCs/>
          <w:szCs w:val="22"/>
        </w:rPr>
        <w:t xml:space="preserve"> </w:t>
      </w:r>
      <w:r w:rsidRPr="00CB2B3F">
        <w:rPr>
          <w:bCs/>
          <w:szCs w:val="22"/>
        </w:rPr>
        <w:t>사례가</w:t>
      </w:r>
      <w:r w:rsidRPr="00CB2B3F">
        <w:rPr>
          <w:bCs/>
          <w:szCs w:val="22"/>
        </w:rPr>
        <w:t xml:space="preserve"> </w:t>
      </w:r>
      <w:r w:rsidRPr="00CB2B3F">
        <w:rPr>
          <w:bCs/>
          <w:szCs w:val="22"/>
        </w:rPr>
        <w:t>있으나</w:t>
      </w:r>
      <w:r w:rsidRPr="00CB2B3F">
        <w:rPr>
          <w:bCs/>
          <w:szCs w:val="22"/>
        </w:rPr>
        <w:t xml:space="preserve">, </w:t>
      </w:r>
      <w:r w:rsidRPr="00CB2B3F">
        <w:rPr>
          <w:bCs/>
          <w:szCs w:val="22"/>
        </w:rPr>
        <w:t>대상회사의</w:t>
      </w:r>
      <w:r w:rsidRPr="00CB2B3F">
        <w:rPr>
          <w:bCs/>
          <w:szCs w:val="22"/>
        </w:rPr>
        <w:t xml:space="preserve"> </w:t>
      </w:r>
      <w:r w:rsidRPr="00CB2B3F">
        <w:rPr>
          <w:bCs/>
          <w:szCs w:val="22"/>
        </w:rPr>
        <w:t>명절상여의</w:t>
      </w:r>
      <w:r w:rsidRPr="00CB2B3F">
        <w:rPr>
          <w:bCs/>
          <w:szCs w:val="22"/>
        </w:rPr>
        <w:t xml:space="preserve"> </w:t>
      </w:r>
      <w:r w:rsidRPr="00CB2B3F">
        <w:rPr>
          <w:bCs/>
          <w:szCs w:val="22"/>
        </w:rPr>
        <w:t>경우</w:t>
      </w:r>
      <w:r w:rsidRPr="00CB2B3F">
        <w:rPr>
          <w:bCs/>
          <w:szCs w:val="22"/>
        </w:rPr>
        <w:t xml:space="preserve"> </w:t>
      </w:r>
      <w:r w:rsidRPr="00CB2B3F">
        <w:rPr>
          <w:bCs/>
          <w:szCs w:val="22"/>
        </w:rPr>
        <w:t>통상</w:t>
      </w:r>
      <w:r w:rsidRPr="00CB2B3F">
        <w:rPr>
          <w:bCs/>
          <w:szCs w:val="22"/>
        </w:rPr>
        <w:t xml:space="preserve"> </w:t>
      </w:r>
      <w:r w:rsidRPr="00CB2B3F">
        <w:rPr>
          <w:bCs/>
          <w:szCs w:val="22"/>
        </w:rPr>
        <w:t>매월</w:t>
      </w:r>
      <w:r w:rsidRPr="00CB2B3F">
        <w:rPr>
          <w:bCs/>
          <w:szCs w:val="22"/>
        </w:rPr>
        <w:t xml:space="preserve"> </w:t>
      </w:r>
      <w:r w:rsidRPr="00CB2B3F">
        <w:rPr>
          <w:bCs/>
          <w:szCs w:val="22"/>
        </w:rPr>
        <w:t>내지</w:t>
      </w:r>
      <w:r w:rsidRPr="00CB2B3F">
        <w:rPr>
          <w:bCs/>
          <w:szCs w:val="22"/>
        </w:rPr>
        <w:t xml:space="preserve"> </w:t>
      </w:r>
      <w:r w:rsidRPr="00CB2B3F">
        <w:rPr>
          <w:bCs/>
          <w:szCs w:val="22"/>
        </w:rPr>
        <w:t>격월로</w:t>
      </w:r>
      <w:r w:rsidRPr="00CB2B3F">
        <w:rPr>
          <w:bCs/>
          <w:szCs w:val="22"/>
        </w:rPr>
        <w:t xml:space="preserve"> </w:t>
      </w:r>
      <w:r w:rsidRPr="00CB2B3F">
        <w:rPr>
          <w:bCs/>
          <w:szCs w:val="22"/>
        </w:rPr>
        <w:t>지급되는</w:t>
      </w:r>
      <w:r w:rsidRPr="00CB2B3F">
        <w:rPr>
          <w:bCs/>
          <w:szCs w:val="22"/>
        </w:rPr>
        <w:t xml:space="preserve"> </w:t>
      </w:r>
      <w:r w:rsidRPr="00CB2B3F">
        <w:rPr>
          <w:bCs/>
          <w:szCs w:val="22"/>
        </w:rPr>
        <w:t>정기상여금과</w:t>
      </w:r>
      <w:r w:rsidRPr="00CB2B3F">
        <w:rPr>
          <w:bCs/>
          <w:szCs w:val="22"/>
        </w:rPr>
        <w:t xml:space="preserve"> </w:t>
      </w:r>
      <w:r w:rsidRPr="00CB2B3F">
        <w:rPr>
          <w:bCs/>
          <w:szCs w:val="22"/>
        </w:rPr>
        <w:t>달리</w:t>
      </w:r>
      <w:r w:rsidRPr="00CB2B3F">
        <w:rPr>
          <w:bCs/>
          <w:szCs w:val="22"/>
        </w:rPr>
        <w:t xml:space="preserve"> </w:t>
      </w:r>
      <w:r w:rsidRPr="00CB2B3F">
        <w:rPr>
          <w:bCs/>
          <w:szCs w:val="22"/>
        </w:rPr>
        <w:t>연</w:t>
      </w:r>
      <w:r w:rsidRPr="00CB2B3F">
        <w:rPr>
          <w:bCs/>
          <w:szCs w:val="22"/>
        </w:rPr>
        <w:t xml:space="preserve"> 2</w:t>
      </w:r>
      <w:r w:rsidRPr="00CB2B3F">
        <w:rPr>
          <w:bCs/>
          <w:szCs w:val="22"/>
        </w:rPr>
        <w:t>회</w:t>
      </w:r>
      <w:r w:rsidRPr="00CB2B3F">
        <w:rPr>
          <w:bCs/>
          <w:szCs w:val="22"/>
        </w:rPr>
        <w:t xml:space="preserve"> </w:t>
      </w:r>
      <w:r w:rsidRPr="00CB2B3F">
        <w:rPr>
          <w:bCs/>
          <w:szCs w:val="22"/>
        </w:rPr>
        <w:t>특정</w:t>
      </w:r>
      <w:r w:rsidRPr="00CB2B3F">
        <w:rPr>
          <w:bCs/>
          <w:szCs w:val="22"/>
        </w:rPr>
        <w:t xml:space="preserve"> </w:t>
      </w:r>
      <w:r w:rsidRPr="00CB2B3F">
        <w:rPr>
          <w:bCs/>
          <w:szCs w:val="22"/>
        </w:rPr>
        <w:t>시점에만</w:t>
      </w:r>
      <w:r w:rsidRPr="00CB2B3F">
        <w:rPr>
          <w:bCs/>
          <w:szCs w:val="22"/>
        </w:rPr>
        <w:t xml:space="preserve"> </w:t>
      </w:r>
      <w:r w:rsidRPr="00CB2B3F">
        <w:rPr>
          <w:bCs/>
          <w:szCs w:val="22"/>
        </w:rPr>
        <w:t>지급되고</w:t>
      </w:r>
      <w:r w:rsidRPr="00CB2B3F">
        <w:rPr>
          <w:bCs/>
          <w:szCs w:val="22"/>
        </w:rPr>
        <w:t xml:space="preserve">, </w:t>
      </w:r>
      <w:r w:rsidRPr="00CB2B3F">
        <w:rPr>
          <w:bCs/>
          <w:szCs w:val="22"/>
        </w:rPr>
        <w:t>근로자들의</w:t>
      </w:r>
      <w:r w:rsidRPr="00CB2B3F">
        <w:rPr>
          <w:bCs/>
          <w:szCs w:val="22"/>
        </w:rPr>
        <w:t xml:space="preserve"> </w:t>
      </w:r>
      <w:r w:rsidRPr="00CB2B3F">
        <w:rPr>
          <w:bCs/>
          <w:szCs w:val="22"/>
        </w:rPr>
        <w:t>전체</w:t>
      </w:r>
      <w:r w:rsidRPr="00CB2B3F">
        <w:rPr>
          <w:bCs/>
          <w:szCs w:val="22"/>
        </w:rPr>
        <w:t xml:space="preserve"> </w:t>
      </w:r>
      <w:r w:rsidRPr="00CB2B3F">
        <w:rPr>
          <w:bCs/>
          <w:szCs w:val="22"/>
        </w:rPr>
        <w:t>급여에서</w:t>
      </w:r>
      <w:r w:rsidRPr="00CB2B3F">
        <w:rPr>
          <w:bCs/>
          <w:szCs w:val="22"/>
        </w:rPr>
        <w:t xml:space="preserve"> </w:t>
      </w:r>
      <w:r w:rsidRPr="00CB2B3F">
        <w:rPr>
          <w:bCs/>
          <w:szCs w:val="22"/>
        </w:rPr>
        <w:t>차지하는</w:t>
      </w:r>
      <w:r w:rsidRPr="00CB2B3F">
        <w:rPr>
          <w:bCs/>
          <w:szCs w:val="22"/>
        </w:rPr>
        <w:t xml:space="preserve"> </w:t>
      </w:r>
      <w:r w:rsidRPr="00CB2B3F">
        <w:rPr>
          <w:bCs/>
          <w:szCs w:val="22"/>
        </w:rPr>
        <w:t>비중도</w:t>
      </w:r>
      <w:r w:rsidRPr="00CB2B3F">
        <w:rPr>
          <w:bCs/>
          <w:szCs w:val="22"/>
        </w:rPr>
        <w:t xml:space="preserve"> </w:t>
      </w:r>
      <w:r w:rsidRPr="00CB2B3F">
        <w:rPr>
          <w:bCs/>
          <w:szCs w:val="22"/>
        </w:rPr>
        <w:t>높지</w:t>
      </w:r>
      <w:r w:rsidRPr="00CB2B3F">
        <w:rPr>
          <w:bCs/>
          <w:szCs w:val="22"/>
        </w:rPr>
        <w:t xml:space="preserve"> </w:t>
      </w:r>
      <w:r w:rsidRPr="00CB2B3F">
        <w:rPr>
          <w:bCs/>
          <w:szCs w:val="22"/>
        </w:rPr>
        <w:t>않은</w:t>
      </w:r>
      <w:r w:rsidRPr="00CB2B3F">
        <w:rPr>
          <w:bCs/>
          <w:szCs w:val="22"/>
        </w:rPr>
        <w:t xml:space="preserve"> </w:t>
      </w:r>
      <w:r w:rsidRPr="00CB2B3F">
        <w:rPr>
          <w:bCs/>
          <w:szCs w:val="22"/>
        </w:rPr>
        <w:t>편이라는</w:t>
      </w:r>
      <w:r w:rsidRPr="00CB2B3F">
        <w:rPr>
          <w:bCs/>
          <w:szCs w:val="22"/>
        </w:rPr>
        <w:t xml:space="preserve"> </w:t>
      </w:r>
      <w:r w:rsidRPr="00CB2B3F">
        <w:rPr>
          <w:bCs/>
          <w:szCs w:val="22"/>
        </w:rPr>
        <w:t>점에서</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상대적으로</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24086386" w14:textId="77777777" w:rsidR="00026A7E" w:rsidRPr="005013AA" w:rsidRDefault="00026A7E" w:rsidP="00026A7E">
      <w:pPr>
        <w:spacing w:after="240" w:line="370" w:lineRule="atLeast"/>
        <w:ind w:left="1361"/>
        <w:rPr>
          <w:bCs/>
          <w:szCs w:val="22"/>
          <w:u w:val="single"/>
        </w:rPr>
      </w:pPr>
      <w:r w:rsidRPr="005013AA">
        <w:rPr>
          <w:rFonts w:hint="eastAsia"/>
          <w:bCs/>
          <w:szCs w:val="22"/>
          <w:u w:val="single"/>
        </w:rPr>
        <w:t>보</w:t>
      </w:r>
      <w:r w:rsidRPr="005013AA">
        <w:rPr>
          <w:bCs/>
          <w:szCs w:val="22"/>
          <w:u w:val="single"/>
        </w:rPr>
        <w:t>전수당</w:t>
      </w:r>
    </w:p>
    <w:p w14:paraId="70DEC7D8" w14:textId="77777777" w:rsidR="00026A7E" w:rsidRPr="00CB2B3F" w:rsidRDefault="00026A7E" w:rsidP="00026A7E">
      <w:pPr>
        <w:spacing w:after="240" w:line="370" w:lineRule="atLeast"/>
        <w:ind w:left="1361"/>
        <w:rPr>
          <w:bCs/>
          <w:szCs w:val="22"/>
        </w:rPr>
      </w:pPr>
      <w:r w:rsidRPr="00CB2B3F">
        <w:rPr>
          <w:bCs/>
          <w:szCs w:val="22"/>
        </w:rPr>
        <w:t>대상회사가</w:t>
      </w:r>
      <w:r w:rsidRPr="00CB2B3F">
        <w:rPr>
          <w:bCs/>
          <w:szCs w:val="22"/>
        </w:rPr>
        <w:t xml:space="preserve"> </w:t>
      </w:r>
      <w:r w:rsidRPr="00CB2B3F">
        <w:rPr>
          <w:bCs/>
          <w:szCs w:val="22"/>
        </w:rPr>
        <w:t>주</w:t>
      </w:r>
      <w:r w:rsidRPr="00CB2B3F">
        <w:rPr>
          <w:bCs/>
          <w:szCs w:val="22"/>
        </w:rPr>
        <w:t>52</w:t>
      </w:r>
      <w:r w:rsidRPr="00CB2B3F">
        <w:rPr>
          <w:bCs/>
          <w:szCs w:val="22"/>
        </w:rPr>
        <w:t>시간</w:t>
      </w:r>
      <w:r w:rsidRPr="00CB2B3F">
        <w:rPr>
          <w:bCs/>
          <w:szCs w:val="22"/>
        </w:rPr>
        <w:t xml:space="preserve"> </w:t>
      </w:r>
      <w:r w:rsidRPr="00CB2B3F">
        <w:rPr>
          <w:bCs/>
          <w:szCs w:val="22"/>
        </w:rPr>
        <w:t>제도</w:t>
      </w:r>
      <w:r w:rsidRPr="00CB2B3F">
        <w:rPr>
          <w:bCs/>
          <w:szCs w:val="22"/>
        </w:rPr>
        <w:t xml:space="preserve"> </w:t>
      </w:r>
      <w:r w:rsidRPr="00CB2B3F">
        <w:rPr>
          <w:bCs/>
          <w:szCs w:val="22"/>
        </w:rPr>
        <w:t>시행</w:t>
      </w:r>
      <w:r w:rsidRPr="00CB2B3F">
        <w:rPr>
          <w:bCs/>
          <w:szCs w:val="22"/>
        </w:rPr>
        <w:t xml:space="preserve"> </w:t>
      </w:r>
      <w:r w:rsidRPr="00CB2B3F">
        <w:rPr>
          <w:bCs/>
          <w:szCs w:val="22"/>
        </w:rPr>
        <w:t>당시</w:t>
      </w:r>
      <w:r w:rsidRPr="00CB2B3F">
        <w:rPr>
          <w:bCs/>
          <w:szCs w:val="22"/>
        </w:rPr>
        <w:t xml:space="preserve"> </w:t>
      </w:r>
      <w:r w:rsidRPr="00CB2B3F">
        <w:rPr>
          <w:bCs/>
          <w:szCs w:val="22"/>
        </w:rPr>
        <w:t>재직중이었던</w:t>
      </w:r>
      <w:r w:rsidRPr="00CB2B3F">
        <w:rPr>
          <w:bCs/>
          <w:szCs w:val="22"/>
        </w:rPr>
        <w:t xml:space="preserve"> </w:t>
      </w:r>
      <w:r w:rsidRPr="00CB2B3F">
        <w:rPr>
          <w:bCs/>
          <w:szCs w:val="22"/>
        </w:rPr>
        <w:t>공장</w:t>
      </w:r>
      <w:r w:rsidRPr="00CB2B3F">
        <w:rPr>
          <w:bCs/>
          <w:szCs w:val="22"/>
        </w:rPr>
        <w:t>/</w:t>
      </w:r>
      <w:r w:rsidRPr="00CB2B3F">
        <w:rPr>
          <w:bCs/>
          <w:szCs w:val="22"/>
        </w:rPr>
        <w:t>출고</w:t>
      </w:r>
      <w:r w:rsidRPr="00CB2B3F">
        <w:rPr>
          <w:bCs/>
          <w:szCs w:val="22"/>
        </w:rPr>
        <w:t xml:space="preserve">, </w:t>
      </w:r>
      <w:r w:rsidRPr="00CB2B3F">
        <w:rPr>
          <w:bCs/>
          <w:szCs w:val="22"/>
        </w:rPr>
        <w:t>검사</w:t>
      </w:r>
      <w:r w:rsidRPr="00CB2B3F">
        <w:rPr>
          <w:bCs/>
          <w:szCs w:val="22"/>
        </w:rPr>
        <w:t xml:space="preserve"> </w:t>
      </w:r>
      <w:r w:rsidRPr="00CB2B3F">
        <w:rPr>
          <w:bCs/>
          <w:szCs w:val="22"/>
        </w:rPr>
        <w:t>업무를</w:t>
      </w:r>
      <w:r w:rsidRPr="00CB2B3F">
        <w:rPr>
          <w:bCs/>
          <w:szCs w:val="22"/>
        </w:rPr>
        <w:t xml:space="preserve"> </w:t>
      </w:r>
      <w:r w:rsidRPr="00CB2B3F">
        <w:rPr>
          <w:bCs/>
          <w:szCs w:val="22"/>
        </w:rPr>
        <w:t>수행한</w:t>
      </w:r>
      <w:r w:rsidRPr="00CB2B3F">
        <w:rPr>
          <w:bCs/>
          <w:szCs w:val="22"/>
        </w:rPr>
        <w:t xml:space="preserve"> </w:t>
      </w:r>
      <w:r w:rsidRPr="00CB2B3F">
        <w:rPr>
          <w:bCs/>
          <w:szCs w:val="22"/>
        </w:rPr>
        <w:t>근로자</w:t>
      </w:r>
      <w:r>
        <w:rPr>
          <w:rFonts w:hint="eastAsia"/>
          <w:bCs/>
          <w:szCs w:val="22"/>
        </w:rPr>
        <w:t>에게</w:t>
      </w:r>
      <w:r>
        <w:rPr>
          <w:bCs/>
          <w:szCs w:val="22"/>
        </w:rPr>
        <w:t xml:space="preserve"> </w:t>
      </w:r>
      <w:r w:rsidRPr="00CB2B3F">
        <w:rPr>
          <w:bCs/>
          <w:szCs w:val="22"/>
        </w:rPr>
        <w:t>지급하는</w:t>
      </w:r>
      <w:r w:rsidRPr="00CB2B3F">
        <w:rPr>
          <w:bCs/>
          <w:szCs w:val="22"/>
        </w:rPr>
        <w:t xml:space="preserve"> </w:t>
      </w:r>
      <w:r w:rsidRPr="00CB2B3F">
        <w:rPr>
          <w:bCs/>
          <w:szCs w:val="22"/>
        </w:rPr>
        <w:t>보전수당의</w:t>
      </w:r>
      <w:r w:rsidRPr="00CB2B3F">
        <w:rPr>
          <w:bCs/>
          <w:szCs w:val="22"/>
        </w:rPr>
        <w:t xml:space="preserve"> </w:t>
      </w:r>
      <w:r w:rsidRPr="00CB2B3F">
        <w:rPr>
          <w:bCs/>
          <w:szCs w:val="22"/>
        </w:rPr>
        <w:t>경우</w:t>
      </w:r>
      <w:r w:rsidRPr="00CB2B3F">
        <w:rPr>
          <w:bCs/>
          <w:szCs w:val="22"/>
        </w:rPr>
        <w:t xml:space="preserve">, </w:t>
      </w:r>
      <w:r w:rsidRPr="00CB2B3F">
        <w:rPr>
          <w:bCs/>
          <w:szCs w:val="22"/>
        </w:rPr>
        <w:t>근로와</w:t>
      </w:r>
      <w:r w:rsidRPr="00CB2B3F">
        <w:rPr>
          <w:bCs/>
          <w:szCs w:val="22"/>
        </w:rPr>
        <w:t xml:space="preserve"> </w:t>
      </w:r>
      <w:r w:rsidRPr="00CB2B3F">
        <w:rPr>
          <w:bCs/>
          <w:szCs w:val="22"/>
        </w:rPr>
        <w:t>무관하게</w:t>
      </w:r>
      <w:r w:rsidRPr="00CB2B3F">
        <w:rPr>
          <w:bCs/>
          <w:szCs w:val="22"/>
        </w:rPr>
        <w:t xml:space="preserve"> </w:t>
      </w:r>
      <w:r w:rsidRPr="00CB2B3F">
        <w:rPr>
          <w:bCs/>
          <w:szCs w:val="22"/>
        </w:rPr>
        <w:t>특정한</w:t>
      </w:r>
      <w:r w:rsidRPr="00CB2B3F">
        <w:rPr>
          <w:bCs/>
          <w:szCs w:val="22"/>
        </w:rPr>
        <w:t xml:space="preserve"> </w:t>
      </w:r>
      <w:r w:rsidRPr="00CB2B3F">
        <w:rPr>
          <w:bCs/>
          <w:szCs w:val="22"/>
        </w:rPr>
        <w:t>시점에</w:t>
      </w:r>
      <w:r w:rsidRPr="00CB2B3F">
        <w:rPr>
          <w:bCs/>
          <w:szCs w:val="22"/>
        </w:rPr>
        <w:t xml:space="preserve"> </w:t>
      </w:r>
      <w:r w:rsidRPr="00CB2B3F">
        <w:rPr>
          <w:bCs/>
          <w:szCs w:val="22"/>
        </w:rPr>
        <w:t>재직하였던</w:t>
      </w:r>
      <w:r w:rsidRPr="00CB2B3F">
        <w:rPr>
          <w:bCs/>
          <w:szCs w:val="22"/>
        </w:rPr>
        <w:t xml:space="preserve"> </w:t>
      </w:r>
      <w:r w:rsidRPr="00CB2B3F">
        <w:rPr>
          <w:bCs/>
          <w:szCs w:val="22"/>
        </w:rPr>
        <w:t>근로자에게</w:t>
      </w:r>
      <w:r w:rsidRPr="00CB2B3F">
        <w:rPr>
          <w:bCs/>
          <w:szCs w:val="22"/>
        </w:rPr>
        <w:t xml:space="preserve"> </w:t>
      </w:r>
      <w:r w:rsidRPr="00CB2B3F">
        <w:rPr>
          <w:bCs/>
          <w:szCs w:val="22"/>
        </w:rPr>
        <w:t>지급되므로</w:t>
      </w:r>
      <w:r w:rsidRPr="00CB2B3F">
        <w:rPr>
          <w:bCs/>
          <w:szCs w:val="22"/>
        </w:rPr>
        <w:t xml:space="preserve"> </w:t>
      </w:r>
      <w:r w:rsidRPr="00CB2B3F">
        <w:rPr>
          <w:bCs/>
          <w:szCs w:val="22"/>
        </w:rPr>
        <w:t>소정근로에</w:t>
      </w:r>
      <w:r w:rsidRPr="00CB2B3F">
        <w:rPr>
          <w:bCs/>
          <w:szCs w:val="22"/>
        </w:rPr>
        <w:t xml:space="preserve"> </w:t>
      </w:r>
      <w:r w:rsidRPr="00CB2B3F">
        <w:rPr>
          <w:bCs/>
          <w:szCs w:val="22"/>
        </w:rPr>
        <w:t>대한</w:t>
      </w:r>
      <w:r w:rsidRPr="00CB2B3F">
        <w:rPr>
          <w:bCs/>
          <w:szCs w:val="22"/>
        </w:rPr>
        <w:t xml:space="preserve"> </w:t>
      </w:r>
      <w:r w:rsidRPr="00CB2B3F">
        <w:rPr>
          <w:bCs/>
          <w:szCs w:val="22"/>
        </w:rPr>
        <w:t>대가의</w:t>
      </w:r>
      <w:r w:rsidRPr="00CB2B3F">
        <w:rPr>
          <w:bCs/>
          <w:szCs w:val="22"/>
        </w:rPr>
        <w:t xml:space="preserve"> </w:t>
      </w:r>
      <w:r w:rsidRPr="00CB2B3F">
        <w:rPr>
          <w:bCs/>
          <w:szCs w:val="22"/>
        </w:rPr>
        <w:t>성질을</w:t>
      </w:r>
      <w:r w:rsidRPr="00CB2B3F">
        <w:rPr>
          <w:bCs/>
          <w:szCs w:val="22"/>
        </w:rPr>
        <w:t xml:space="preserve"> </w:t>
      </w:r>
      <w:r w:rsidRPr="00CB2B3F">
        <w:rPr>
          <w:bCs/>
          <w:szCs w:val="22"/>
        </w:rPr>
        <w:t>가지는</w:t>
      </w:r>
      <w:r w:rsidRPr="00CB2B3F">
        <w:rPr>
          <w:bCs/>
          <w:szCs w:val="22"/>
        </w:rPr>
        <w:t xml:space="preserve"> </w:t>
      </w:r>
      <w:r w:rsidRPr="00CB2B3F">
        <w:rPr>
          <w:bCs/>
          <w:szCs w:val="22"/>
        </w:rPr>
        <w:t>것이라고</w:t>
      </w:r>
      <w:r w:rsidRPr="00CB2B3F">
        <w:rPr>
          <w:bCs/>
          <w:szCs w:val="22"/>
        </w:rPr>
        <w:t xml:space="preserve"> </w:t>
      </w:r>
      <w:r w:rsidRPr="00CB2B3F">
        <w:rPr>
          <w:bCs/>
          <w:szCs w:val="22"/>
        </w:rPr>
        <w:t>보기</w:t>
      </w:r>
      <w:r w:rsidRPr="00CB2B3F">
        <w:rPr>
          <w:bCs/>
          <w:szCs w:val="22"/>
        </w:rPr>
        <w:t xml:space="preserve"> </w:t>
      </w:r>
      <w:r w:rsidRPr="00CB2B3F">
        <w:rPr>
          <w:bCs/>
          <w:szCs w:val="22"/>
        </w:rPr>
        <w:t>어렵다는</w:t>
      </w:r>
      <w:r w:rsidRPr="00CB2B3F">
        <w:rPr>
          <w:bCs/>
          <w:szCs w:val="22"/>
        </w:rPr>
        <w:t xml:space="preserve"> </w:t>
      </w:r>
      <w:r w:rsidRPr="00CB2B3F">
        <w:rPr>
          <w:bCs/>
          <w:szCs w:val="22"/>
        </w:rPr>
        <w:t>측면에서</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가능성이</w:t>
      </w:r>
      <w:r w:rsidRPr="00CB2B3F">
        <w:rPr>
          <w:bCs/>
          <w:szCs w:val="22"/>
        </w:rPr>
        <w:t xml:space="preserve"> </w:t>
      </w:r>
      <w:r w:rsidRPr="00CB2B3F">
        <w:rPr>
          <w:bCs/>
          <w:szCs w:val="22"/>
        </w:rPr>
        <w:t>상대적으로</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사료됨</w:t>
      </w:r>
      <w:r w:rsidRPr="00CB2B3F">
        <w:rPr>
          <w:bCs/>
          <w:szCs w:val="22"/>
        </w:rPr>
        <w:t>.</w:t>
      </w:r>
    </w:p>
    <w:p w14:paraId="2DA5A434" w14:textId="77777777" w:rsidR="00026A7E" w:rsidRPr="00CB2B3F" w:rsidRDefault="00026A7E" w:rsidP="00026A7E">
      <w:pPr>
        <w:spacing w:after="240" w:line="370" w:lineRule="atLeast"/>
        <w:ind w:left="1361"/>
        <w:rPr>
          <w:bCs/>
          <w:szCs w:val="22"/>
        </w:rPr>
      </w:pPr>
      <w:r w:rsidRPr="00CB2B3F">
        <w:rPr>
          <w:bCs/>
          <w:szCs w:val="22"/>
        </w:rPr>
        <w:lastRenderedPageBreak/>
        <w:t>나머지</w:t>
      </w:r>
      <w:r w:rsidRPr="00CB2B3F">
        <w:rPr>
          <w:bCs/>
          <w:szCs w:val="22"/>
        </w:rPr>
        <w:t xml:space="preserve"> </w:t>
      </w:r>
      <w:r w:rsidRPr="00CB2B3F">
        <w:rPr>
          <w:bCs/>
          <w:szCs w:val="22"/>
        </w:rPr>
        <w:t>항목들의</w:t>
      </w:r>
      <w:r w:rsidRPr="00CB2B3F">
        <w:rPr>
          <w:bCs/>
          <w:szCs w:val="22"/>
        </w:rPr>
        <w:t xml:space="preserve"> </w:t>
      </w:r>
      <w:r w:rsidRPr="00CB2B3F">
        <w:rPr>
          <w:bCs/>
          <w:szCs w:val="22"/>
        </w:rPr>
        <w:t>경우</w:t>
      </w:r>
      <w:r w:rsidRPr="00CB2B3F">
        <w:rPr>
          <w:bCs/>
          <w:szCs w:val="22"/>
        </w:rPr>
        <w:t xml:space="preserve">, </w:t>
      </w:r>
      <w:r w:rsidRPr="00CB2B3F">
        <w:rPr>
          <w:bCs/>
          <w:szCs w:val="22"/>
        </w:rPr>
        <w:t>평가나</w:t>
      </w:r>
      <w:r w:rsidRPr="00CB2B3F">
        <w:rPr>
          <w:bCs/>
          <w:szCs w:val="22"/>
        </w:rPr>
        <w:t xml:space="preserve"> </w:t>
      </w:r>
      <w:r w:rsidRPr="00CB2B3F">
        <w:rPr>
          <w:bCs/>
          <w:szCs w:val="22"/>
        </w:rPr>
        <w:t>실적에</w:t>
      </w:r>
      <w:r w:rsidRPr="00CB2B3F">
        <w:rPr>
          <w:bCs/>
          <w:szCs w:val="22"/>
        </w:rPr>
        <w:t xml:space="preserve"> </w:t>
      </w:r>
      <w:r w:rsidRPr="00CB2B3F">
        <w:rPr>
          <w:bCs/>
          <w:szCs w:val="22"/>
        </w:rPr>
        <w:t>따라</w:t>
      </w:r>
      <w:r w:rsidRPr="00CB2B3F">
        <w:rPr>
          <w:bCs/>
          <w:szCs w:val="22"/>
        </w:rPr>
        <w:t xml:space="preserve"> </w:t>
      </w:r>
      <w:r w:rsidRPr="00CB2B3F">
        <w:rPr>
          <w:bCs/>
          <w:szCs w:val="22"/>
        </w:rPr>
        <w:t>지급</w:t>
      </w:r>
      <w:r w:rsidRPr="00CB2B3F">
        <w:rPr>
          <w:bCs/>
          <w:szCs w:val="22"/>
        </w:rPr>
        <w:t xml:space="preserve"> </w:t>
      </w:r>
      <w:r w:rsidRPr="00CB2B3F">
        <w:rPr>
          <w:bCs/>
          <w:szCs w:val="22"/>
        </w:rPr>
        <w:t>여부가</w:t>
      </w:r>
      <w:r w:rsidRPr="00CB2B3F">
        <w:rPr>
          <w:bCs/>
          <w:szCs w:val="22"/>
        </w:rPr>
        <w:t xml:space="preserve"> </w:t>
      </w:r>
      <w:r w:rsidRPr="00CB2B3F">
        <w:rPr>
          <w:bCs/>
          <w:szCs w:val="22"/>
        </w:rPr>
        <w:t>결정되는</w:t>
      </w:r>
      <w:r w:rsidRPr="00CB2B3F">
        <w:rPr>
          <w:bCs/>
          <w:szCs w:val="22"/>
        </w:rPr>
        <w:t xml:space="preserve"> </w:t>
      </w:r>
      <w:proofErr w:type="spellStart"/>
      <w:r w:rsidRPr="00CB2B3F">
        <w:rPr>
          <w:bCs/>
          <w:szCs w:val="22"/>
        </w:rPr>
        <w:t>항목들로서</w:t>
      </w:r>
      <w:proofErr w:type="spellEnd"/>
      <w:r w:rsidRPr="00CB2B3F">
        <w:rPr>
          <w:bCs/>
          <w:szCs w:val="22"/>
        </w:rPr>
        <w:t xml:space="preserve"> </w:t>
      </w:r>
      <w:r w:rsidRPr="00CB2B3F">
        <w:rPr>
          <w:bCs/>
          <w:szCs w:val="22"/>
        </w:rPr>
        <w:t>고정성이</w:t>
      </w:r>
      <w:r w:rsidRPr="00CB2B3F">
        <w:rPr>
          <w:bCs/>
          <w:szCs w:val="22"/>
        </w:rPr>
        <w:t xml:space="preserve"> </w:t>
      </w:r>
      <w:r w:rsidRPr="00CB2B3F">
        <w:rPr>
          <w:bCs/>
          <w:szCs w:val="22"/>
        </w:rPr>
        <w:t>결여되었거나</w:t>
      </w:r>
      <w:r w:rsidRPr="00CB2B3F">
        <w:rPr>
          <w:bCs/>
          <w:szCs w:val="22"/>
        </w:rPr>
        <w:t xml:space="preserve">, </w:t>
      </w:r>
      <w:proofErr w:type="spellStart"/>
      <w:r w:rsidRPr="00CB2B3F">
        <w:rPr>
          <w:bCs/>
          <w:szCs w:val="22"/>
        </w:rPr>
        <w:t>실비변상적인</w:t>
      </w:r>
      <w:proofErr w:type="spellEnd"/>
      <w:r w:rsidRPr="00CB2B3F">
        <w:rPr>
          <w:bCs/>
          <w:szCs w:val="22"/>
        </w:rPr>
        <w:t xml:space="preserve"> </w:t>
      </w:r>
      <w:r w:rsidRPr="00CB2B3F">
        <w:rPr>
          <w:bCs/>
          <w:szCs w:val="22"/>
        </w:rPr>
        <w:t>성격을</w:t>
      </w:r>
      <w:r w:rsidRPr="00CB2B3F">
        <w:rPr>
          <w:bCs/>
          <w:szCs w:val="22"/>
        </w:rPr>
        <w:t xml:space="preserve"> </w:t>
      </w:r>
      <w:r w:rsidRPr="00CB2B3F">
        <w:rPr>
          <w:bCs/>
          <w:szCs w:val="22"/>
        </w:rPr>
        <w:t>가진</w:t>
      </w:r>
      <w:r w:rsidRPr="00CB2B3F">
        <w:rPr>
          <w:bCs/>
          <w:szCs w:val="22"/>
        </w:rPr>
        <w:t xml:space="preserve"> </w:t>
      </w:r>
      <w:r w:rsidRPr="00CB2B3F">
        <w:rPr>
          <w:bCs/>
          <w:szCs w:val="22"/>
        </w:rPr>
        <w:t>것으로서</w:t>
      </w:r>
      <w:r w:rsidRPr="00CB2B3F">
        <w:rPr>
          <w:bCs/>
          <w:szCs w:val="22"/>
        </w:rPr>
        <w:t xml:space="preserve"> </w:t>
      </w:r>
      <w:r w:rsidRPr="00CB2B3F">
        <w:rPr>
          <w:bCs/>
          <w:szCs w:val="22"/>
        </w:rPr>
        <w:t>근로에</w:t>
      </w:r>
      <w:r w:rsidRPr="00CB2B3F">
        <w:rPr>
          <w:bCs/>
          <w:szCs w:val="22"/>
        </w:rPr>
        <w:t xml:space="preserve"> </w:t>
      </w:r>
      <w:r w:rsidRPr="00CB2B3F">
        <w:rPr>
          <w:bCs/>
          <w:szCs w:val="22"/>
        </w:rPr>
        <w:t>대한</w:t>
      </w:r>
      <w:r w:rsidRPr="00CB2B3F">
        <w:rPr>
          <w:bCs/>
          <w:szCs w:val="22"/>
        </w:rPr>
        <w:t xml:space="preserve"> </w:t>
      </w:r>
      <w:r w:rsidRPr="00CB2B3F">
        <w:rPr>
          <w:bCs/>
          <w:szCs w:val="22"/>
        </w:rPr>
        <w:t>대가로</w:t>
      </w:r>
      <w:r w:rsidRPr="00CB2B3F">
        <w:rPr>
          <w:bCs/>
          <w:szCs w:val="22"/>
        </w:rPr>
        <w:t xml:space="preserve"> </w:t>
      </w:r>
      <w:r w:rsidRPr="00CB2B3F">
        <w:rPr>
          <w:bCs/>
          <w:szCs w:val="22"/>
        </w:rPr>
        <w:t>인정하기</w:t>
      </w:r>
      <w:r w:rsidRPr="00CB2B3F">
        <w:rPr>
          <w:bCs/>
          <w:szCs w:val="22"/>
        </w:rPr>
        <w:t xml:space="preserve"> </w:t>
      </w:r>
      <w:r w:rsidRPr="00CB2B3F">
        <w:rPr>
          <w:bCs/>
          <w:szCs w:val="22"/>
        </w:rPr>
        <w:t>어렵기에</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사료됨</w:t>
      </w:r>
      <w:r w:rsidRPr="00CB2B3F">
        <w:rPr>
          <w:bCs/>
          <w:szCs w:val="22"/>
        </w:rPr>
        <w:t>.</w:t>
      </w:r>
    </w:p>
    <w:p w14:paraId="469926BF" w14:textId="77777777" w:rsidR="00026A7E" w:rsidRPr="00CB2B3F" w:rsidRDefault="00026A7E" w:rsidP="00026A7E">
      <w:pPr>
        <w:numPr>
          <w:ilvl w:val="0"/>
          <w:numId w:val="16"/>
        </w:numPr>
        <w:spacing w:after="240" w:line="370" w:lineRule="atLeast"/>
        <w:rPr>
          <w:bCs/>
          <w:szCs w:val="22"/>
          <w:u w:val="single"/>
        </w:rPr>
      </w:pPr>
      <w:r w:rsidRPr="00CB2B3F">
        <w:rPr>
          <w:bCs/>
          <w:szCs w:val="22"/>
          <w:u w:val="single"/>
        </w:rPr>
        <w:t>한샘개발</w:t>
      </w:r>
    </w:p>
    <w:p w14:paraId="7C704EA4" w14:textId="77777777" w:rsidR="00026A7E" w:rsidRDefault="00026A7E" w:rsidP="00026A7E">
      <w:pPr>
        <w:spacing w:after="240" w:line="370" w:lineRule="atLeast"/>
        <w:ind w:left="1361"/>
        <w:rPr>
          <w:bCs/>
          <w:snapToGrid w:val="0"/>
          <w:spacing w:val="2"/>
          <w:szCs w:val="22"/>
        </w:rPr>
      </w:pPr>
      <w:r>
        <w:rPr>
          <w:rFonts w:hint="eastAsia"/>
          <w:bCs/>
          <w:szCs w:val="22"/>
        </w:rPr>
        <w:t>한샘개발은</w:t>
      </w:r>
      <w:r>
        <w:rPr>
          <w:rFonts w:hint="eastAsia"/>
          <w:bCs/>
          <w:szCs w:val="22"/>
        </w:rPr>
        <w:t xml:space="preserve"> </w:t>
      </w:r>
      <w:r>
        <w:rPr>
          <w:rFonts w:hint="eastAsia"/>
          <w:bCs/>
          <w:snapToGrid w:val="0"/>
          <w:spacing w:val="2"/>
          <w:szCs w:val="22"/>
        </w:rPr>
        <w:t>교통비</w:t>
      </w:r>
      <w:r>
        <w:rPr>
          <w:rFonts w:hint="eastAsia"/>
          <w:bCs/>
          <w:snapToGrid w:val="0"/>
          <w:spacing w:val="2"/>
          <w:szCs w:val="22"/>
        </w:rPr>
        <w:t>,</w:t>
      </w:r>
      <w:r>
        <w:rPr>
          <w:bCs/>
          <w:snapToGrid w:val="0"/>
          <w:spacing w:val="2"/>
          <w:szCs w:val="22"/>
        </w:rPr>
        <w:t xml:space="preserve"> </w:t>
      </w:r>
      <w:r>
        <w:rPr>
          <w:rFonts w:hint="eastAsia"/>
          <w:bCs/>
          <w:snapToGrid w:val="0"/>
          <w:spacing w:val="2"/>
          <w:szCs w:val="22"/>
        </w:rPr>
        <w:t>통신비</w:t>
      </w:r>
      <w:r>
        <w:rPr>
          <w:rFonts w:hint="eastAsia"/>
          <w:bCs/>
          <w:snapToGrid w:val="0"/>
          <w:spacing w:val="2"/>
          <w:szCs w:val="22"/>
        </w:rPr>
        <w:t>,</w:t>
      </w:r>
      <w:r>
        <w:rPr>
          <w:bCs/>
          <w:snapToGrid w:val="0"/>
          <w:spacing w:val="2"/>
          <w:szCs w:val="22"/>
        </w:rPr>
        <w:t xml:space="preserve"> </w:t>
      </w:r>
      <w:proofErr w:type="spellStart"/>
      <w:r>
        <w:rPr>
          <w:rFonts w:hint="eastAsia"/>
          <w:bCs/>
          <w:snapToGrid w:val="0"/>
          <w:spacing w:val="2"/>
          <w:szCs w:val="22"/>
        </w:rPr>
        <w:t>평가가급을</w:t>
      </w:r>
      <w:proofErr w:type="spellEnd"/>
      <w:r>
        <w:rPr>
          <w:rFonts w:hint="eastAsia"/>
          <w:bCs/>
          <w:snapToGrid w:val="0"/>
          <w:spacing w:val="2"/>
          <w:szCs w:val="22"/>
        </w:rPr>
        <w:t xml:space="preserve"> </w:t>
      </w:r>
      <w:r>
        <w:rPr>
          <w:rFonts w:hint="eastAsia"/>
          <w:bCs/>
          <w:snapToGrid w:val="0"/>
          <w:spacing w:val="2"/>
          <w:szCs w:val="22"/>
        </w:rPr>
        <w:t>통상임금에</w:t>
      </w:r>
      <w:r>
        <w:rPr>
          <w:rFonts w:hint="eastAsia"/>
          <w:bCs/>
          <w:snapToGrid w:val="0"/>
          <w:spacing w:val="2"/>
          <w:szCs w:val="22"/>
        </w:rPr>
        <w:t xml:space="preserve"> </w:t>
      </w:r>
      <w:r>
        <w:rPr>
          <w:rFonts w:hint="eastAsia"/>
          <w:bCs/>
          <w:snapToGrid w:val="0"/>
          <w:spacing w:val="2"/>
          <w:szCs w:val="22"/>
        </w:rPr>
        <w:t>각</w:t>
      </w:r>
      <w:r>
        <w:rPr>
          <w:rFonts w:hint="eastAsia"/>
          <w:bCs/>
          <w:snapToGrid w:val="0"/>
          <w:spacing w:val="2"/>
          <w:szCs w:val="22"/>
        </w:rPr>
        <w:t xml:space="preserve"> </w:t>
      </w:r>
      <w:r>
        <w:rPr>
          <w:rFonts w:hint="eastAsia"/>
          <w:bCs/>
          <w:snapToGrid w:val="0"/>
          <w:spacing w:val="2"/>
          <w:szCs w:val="22"/>
        </w:rPr>
        <w:t>포함시키지</w:t>
      </w:r>
      <w:r>
        <w:rPr>
          <w:rFonts w:hint="eastAsia"/>
          <w:bCs/>
          <w:snapToGrid w:val="0"/>
          <w:spacing w:val="2"/>
          <w:szCs w:val="22"/>
        </w:rPr>
        <w:t xml:space="preserve"> </w:t>
      </w:r>
      <w:r>
        <w:rPr>
          <w:rFonts w:hint="eastAsia"/>
          <w:bCs/>
          <w:snapToGrid w:val="0"/>
          <w:spacing w:val="2"/>
          <w:szCs w:val="22"/>
        </w:rPr>
        <w:t>않고</w:t>
      </w:r>
      <w:r>
        <w:rPr>
          <w:rFonts w:hint="eastAsia"/>
          <w:bCs/>
          <w:snapToGrid w:val="0"/>
          <w:spacing w:val="2"/>
          <w:szCs w:val="22"/>
        </w:rPr>
        <w:t xml:space="preserve"> </w:t>
      </w:r>
      <w:r>
        <w:rPr>
          <w:rFonts w:hint="eastAsia"/>
          <w:bCs/>
          <w:snapToGrid w:val="0"/>
          <w:spacing w:val="2"/>
          <w:szCs w:val="22"/>
        </w:rPr>
        <w:t>있음</w:t>
      </w:r>
      <w:r>
        <w:rPr>
          <w:rFonts w:hint="eastAsia"/>
          <w:bCs/>
          <w:snapToGrid w:val="0"/>
          <w:spacing w:val="2"/>
          <w:szCs w:val="22"/>
        </w:rPr>
        <w:t>.</w:t>
      </w:r>
    </w:p>
    <w:p w14:paraId="7B85E0F0" w14:textId="77777777" w:rsidR="00026A7E" w:rsidRDefault="00026A7E" w:rsidP="00026A7E">
      <w:pPr>
        <w:spacing w:after="240" w:line="370" w:lineRule="atLeast"/>
        <w:ind w:left="1361"/>
        <w:rPr>
          <w:bCs/>
          <w:spacing w:val="2"/>
          <w:szCs w:val="22"/>
        </w:rPr>
      </w:pPr>
      <w:r w:rsidRPr="00FD46A5">
        <w:rPr>
          <w:bCs/>
          <w:spacing w:val="2"/>
          <w:szCs w:val="22"/>
        </w:rPr>
        <w:t>답변에</w:t>
      </w:r>
      <w:r w:rsidRPr="00FD46A5">
        <w:rPr>
          <w:bCs/>
          <w:spacing w:val="2"/>
          <w:szCs w:val="22"/>
        </w:rPr>
        <w:t xml:space="preserve"> </w:t>
      </w:r>
      <w:r w:rsidRPr="00FD46A5">
        <w:rPr>
          <w:bCs/>
          <w:spacing w:val="2"/>
          <w:szCs w:val="22"/>
        </w:rPr>
        <w:t>의하면</w:t>
      </w:r>
      <w:r w:rsidRPr="00FD46A5">
        <w:rPr>
          <w:bCs/>
          <w:spacing w:val="2"/>
          <w:szCs w:val="22"/>
        </w:rPr>
        <w:t xml:space="preserve"> </w:t>
      </w:r>
      <w:r>
        <w:rPr>
          <w:rFonts w:hint="eastAsia"/>
          <w:bCs/>
          <w:spacing w:val="2"/>
          <w:szCs w:val="22"/>
        </w:rPr>
        <w:t>한샘개발은</w:t>
      </w:r>
      <w:r>
        <w:rPr>
          <w:rFonts w:hint="eastAsia"/>
          <w:bCs/>
          <w:spacing w:val="2"/>
          <w:szCs w:val="22"/>
        </w:rPr>
        <w:t xml:space="preserve"> </w:t>
      </w:r>
      <w:proofErr w:type="spellStart"/>
      <w:r>
        <w:rPr>
          <w:rFonts w:hint="eastAsia"/>
          <w:bCs/>
          <w:spacing w:val="2"/>
          <w:szCs w:val="22"/>
        </w:rPr>
        <w:t>평가가급의</w:t>
      </w:r>
      <w:proofErr w:type="spellEnd"/>
      <w:r>
        <w:rPr>
          <w:rFonts w:hint="eastAsia"/>
          <w:bCs/>
          <w:spacing w:val="2"/>
          <w:szCs w:val="22"/>
        </w:rPr>
        <w:t xml:space="preserve"> </w:t>
      </w:r>
      <w:r>
        <w:rPr>
          <w:rFonts w:hint="eastAsia"/>
          <w:bCs/>
          <w:spacing w:val="2"/>
          <w:szCs w:val="22"/>
        </w:rPr>
        <w:t>경우</w:t>
      </w:r>
      <w:r>
        <w:rPr>
          <w:rFonts w:hint="eastAsia"/>
          <w:bCs/>
          <w:spacing w:val="2"/>
          <w:szCs w:val="22"/>
        </w:rPr>
        <w:t xml:space="preserve"> </w:t>
      </w:r>
      <w:r>
        <w:rPr>
          <w:rFonts w:hint="eastAsia"/>
          <w:bCs/>
          <w:spacing w:val="2"/>
          <w:szCs w:val="22"/>
        </w:rPr>
        <w:t>전년도</w:t>
      </w:r>
      <w:r>
        <w:rPr>
          <w:rFonts w:hint="eastAsia"/>
          <w:bCs/>
          <w:spacing w:val="2"/>
          <w:szCs w:val="22"/>
        </w:rPr>
        <w:t xml:space="preserve"> </w:t>
      </w:r>
      <w:r>
        <w:rPr>
          <w:rFonts w:hint="eastAsia"/>
          <w:bCs/>
          <w:spacing w:val="2"/>
          <w:szCs w:val="22"/>
        </w:rPr>
        <w:t>평가결과에</w:t>
      </w:r>
      <w:r>
        <w:rPr>
          <w:rFonts w:hint="eastAsia"/>
          <w:bCs/>
          <w:spacing w:val="2"/>
          <w:szCs w:val="22"/>
        </w:rPr>
        <w:t xml:space="preserve"> </w:t>
      </w:r>
      <w:r>
        <w:rPr>
          <w:rFonts w:hint="eastAsia"/>
          <w:bCs/>
          <w:spacing w:val="2"/>
          <w:szCs w:val="22"/>
        </w:rPr>
        <w:t>따라</w:t>
      </w:r>
      <w:r>
        <w:rPr>
          <w:rFonts w:hint="eastAsia"/>
          <w:bCs/>
          <w:spacing w:val="2"/>
          <w:szCs w:val="22"/>
        </w:rPr>
        <w:t xml:space="preserve"> </w:t>
      </w:r>
      <w:r>
        <w:rPr>
          <w:rFonts w:hint="eastAsia"/>
          <w:bCs/>
          <w:spacing w:val="2"/>
          <w:szCs w:val="22"/>
        </w:rPr>
        <w:t>전혀</w:t>
      </w:r>
      <w:r>
        <w:rPr>
          <w:rFonts w:hint="eastAsia"/>
          <w:bCs/>
          <w:spacing w:val="2"/>
          <w:szCs w:val="22"/>
        </w:rPr>
        <w:t xml:space="preserve"> </w:t>
      </w:r>
      <w:r>
        <w:rPr>
          <w:rFonts w:hint="eastAsia"/>
          <w:bCs/>
          <w:spacing w:val="2"/>
          <w:szCs w:val="22"/>
        </w:rPr>
        <w:t>지급되지</w:t>
      </w:r>
      <w:r>
        <w:rPr>
          <w:rFonts w:hint="eastAsia"/>
          <w:bCs/>
          <w:spacing w:val="2"/>
          <w:szCs w:val="22"/>
        </w:rPr>
        <w:t xml:space="preserve"> </w:t>
      </w:r>
      <w:r>
        <w:rPr>
          <w:rFonts w:hint="eastAsia"/>
          <w:bCs/>
          <w:spacing w:val="2"/>
          <w:szCs w:val="22"/>
        </w:rPr>
        <w:t>않을</w:t>
      </w:r>
      <w:r>
        <w:rPr>
          <w:rFonts w:hint="eastAsia"/>
          <w:bCs/>
          <w:spacing w:val="2"/>
          <w:szCs w:val="22"/>
        </w:rPr>
        <w:t xml:space="preserve"> </w:t>
      </w:r>
      <w:r>
        <w:rPr>
          <w:rFonts w:hint="eastAsia"/>
          <w:bCs/>
          <w:spacing w:val="2"/>
          <w:szCs w:val="22"/>
        </w:rPr>
        <w:t>수도</w:t>
      </w:r>
      <w:r>
        <w:rPr>
          <w:rFonts w:hint="eastAsia"/>
          <w:bCs/>
          <w:spacing w:val="2"/>
          <w:szCs w:val="22"/>
        </w:rPr>
        <w:t xml:space="preserve"> </w:t>
      </w:r>
      <w:r>
        <w:rPr>
          <w:rFonts w:hint="eastAsia"/>
          <w:bCs/>
          <w:spacing w:val="2"/>
          <w:szCs w:val="22"/>
        </w:rPr>
        <w:t>있으므로</w:t>
      </w:r>
      <w:r>
        <w:rPr>
          <w:rFonts w:hint="eastAsia"/>
          <w:bCs/>
          <w:spacing w:val="2"/>
          <w:szCs w:val="22"/>
        </w:rPr>
        <w:t xml:space="preserve"> </w:t>
      </w:r>
      <w:r>
        <w:rPr>
          <w:rFonts w:hint="eastAsia"/>
          <w:bCs/>
          <w:spacing w:val="2"/>
          <w:szCs w:val="22"/>
        </w:rPr>
        <w:t>이는</w:t>
      </w:r>
      <w:r>
        <w:rPr>
          <w:rFonts w:hint="eastAsia"/>
          <w:bCs/>
          <w:spacing w:val="2"/>
          <w:szCs w:val="22"/>
        </w:rPr>
        <w:t xml:space="preserve"> </w:t>
      </w:r>
      <w:r>
        <w:rPr>
          <w:rFonts w:hint="eastAsia"/>
          <w:bCs/>
          <w:spacing w:val="2"/>
          <w:szCs w:val="22"/>
        </w:rPr>
        <w:t>고정성이</w:t>
      </w:r>
      <w:r>
        <w:rPr>
          <w:rFonts w:hint="eastAsia"/>
          <w:bCs/>
          <w:spacing w:val="2"/>
          <w:szCs w:val="22"/>
        </w:rPr>
        <w:t xml:space="preserve"> </w:t>
      </w:r>
      <w:r>
        <w:rPr>
          <w:rFonts w:hint="eastAsia"/>
          <w:bCs/>
          <w:spacing w:val="2"/>
          <w:szCs w:val="22"/>
        </w:rPr>
        <w:t>결여된</w:t>
      </w:r>
      <w:r>
        <w:rPr>
          <w:rFonts w:hint="eastAsia"/>
          <w:bCs/>
          <w:spacing w:val="2"/>
          <w:szCs w:val="22"/>
        </w:rPr>
        <w:t xml:space="preserve"> </w:t>
      </w:r>
      <w:r>
        <w:rPr>
          <w:rFonts w:hint="eastAsia"/>
          <w:bCs/>
          <w:spacing w:val="2"/>
          <w:szCs w:val="22"/>
        </w:rPr>
        <w:t>것으로</w:t>
      </w:r>
      <w:r>
        <w:rPr>
          <w:rFonts w:hint="eastAsia"/>
          <w:bCs/>
          <w:spacing w:val="2"/>
          <w:szCs w:val="22"/>
        </w:rPr>
        <w:t xml:space="preserve"> </w:t>
      </w:r>
      <w:r>
        <w:rPr>
          <w:rFonts w:hint="eastAsia"/>
          <w:bCs/>
          <w:spacing w:val="2"/>
          <w:szCs w:val="22"/>
        </w:rPr>
        <w:t>보아</w:t>
      </w:r>
      <w:r>
        <w:rPr>
          <w:rFonts w:hint="eastAsia"/>
          <w:bCs/>
          <w:spacing w:val="2"/>
          <w:szCs w:val="22"/>
        </w:rPr>
        <w:t xml:space="preserve"> </w:t>
      </w:r>
      <w:r>
        <w:rPr>
          <w:rFonts w:hint="eastAsia"/>
          <w:bCs/>
          <w:spacing w:val="2"/>
          <w:szCs w:val="22"/>
        </w:rPr>
        <w:t>통상임금에</w:t>
      </w:r>
      <w:r>
        <w:rPr>
          <w:rFonts w:hint="eastAsia"/>
          <w:bCs/>
          <w:spacing w:val="2"/>
          <w:szCs w:val="22"/>
        </w:rPr>
        <w:t xml:space="preserve"> </w:t>
      </w:r>
      <w:r>
        <w:rPr>
          <w:rFonts w:hint="eastAsia"/>
          <w:bCs/>
          <w:spacing w:val="2"/>
          <w:szCs w:val="22"/>
        </w:rPr>
        <w:t>포함시키지</w:t>
      </w:r>
      <w:r>
        <w:rPr>
          <w:rFonts w:hint="eastAsia"/>
          <w:bCs/>
          <w:spacing w:val="2"/>
          <w:szCs w:val="22"/>
        </w:rPr>
        <w:t xml:space="preserve"> </w:t>
      </w:r>
      <w:r>
        <w:rPr>
          <w:rFonts w:hint="eastAsia"/>
          <w:bCs/>
          <w:spacing w:val="2"/>
          <w:szCs w:val="22"/>
        </w:rPr>
        <w:t>않음</w:t>
      </w:r>
      <w:r>
        <w:rPr>
          <w:rFonts w:hint="eastAsia"/>
          <w:bCs/>
          <w:spacing w:val="2"/>
          <w:szCs w:val="22"/>
        </w:rPr>
        <w:t>.</w:t>
      </w:r>
      <w:r>
        <w:rPr>
          <w:bCs/>
          <w:spacing w:val="2"/>
          <w:szCs w:val="22"/>
        </w:rPr>
        <w:t xml:space="preserve"> </w:t>
      </w:r>
      <w:r>
        <w:rPr>
          <w:rFonts w:hint="eastAsia"/>
          <w:bCs/>
          <w:spacing w:val="2"/>
          <w:szCs w:val="22"/>
        </w:rPr>
        <w:t>하지만</w:t>
      </w:r>
      <w:r>
        <w:rPr>
          <w:rFonts w:hint="eastAsia"/>
          <w:bCs/>
          <w:spacing w:val="2"/>
          <w:szCs w:val="22"/>
        </w:rPr>
        <w:t xml:space="preserve"> </w:t>
      </w:r>
      <w:proofErr w:type="spellStart"/>
      <w:r>
        <w:rPr>
          <w:rFonts w:hint="eastAsia"/>
          <w:bCs/>
          <w:spacing w:val="2"/>
          <w:szCs w:val="22"/>
        </w:rPr>
        <w:t>당해의</w:t>
      </w:r>
      <w:proofErr w:type="spellEnd"/>
      <w:r>
        <w:rPr>
          <w:rFonts w:hint="eastAsia"/>
          <w:bCs/>
          <w:spacing w:val="2"/>
          <w:szCs w:val="22"/>
        </w:rPr>
        <w:t xml:space="preserve"> </w:t>
      </w:r>
      <w:proofErr w:type="spellStart"/>
      <w:r>
        <w:rPr>
          <w:rFonts w:hint="eastAsia"/>
          <w:bCs/>
          <w:spacing w:val="2"/>
          <w:szCs w:val="22"/>
        </w:rPr>
        <w:t>평가가급의</w:t>
      </w:r>
      <w:proofErr w:type="spellEnd"/>
      <w:r>
        <w:rPr>
          <w:rFonts w:hint="eastAsia"/>
          <w:bCs/>
          <w:spacing w:val="2"/>
          <w:szCs w:val="22"/>
        </w:rPr>
        <w:t xml:space="preserve"> </w:t>
      </w:r>
      <w:r w:rsidRPr="00FD46A5">
        <w:rPr>
          <w:bCs/>
          <w:spacing w:val="2"/>
          <w:szCs w:val="22"/>
        </w:rPr>
        <w:t>지급</w:t>
      </w:r>
      <w:r w:rsidRPr="00FD46A5">
        <w:rPr>
          <w:bCs/>
          <w:spacing w:val="2"/>
          <w:szCs w:val="22"/>
        </w:rPr>
        <w:t xml:space="preserve"> </w:t>
      </w:r>
      <w:r w:rsidRPr="00FD46A5">
        <w:rPr>
          <w:bCs/>
          <w:spacing w:val="2"/>
          <w:szCs w:val="22"/>
        </w:rPr>
        <w:t>조건이</w:t>
      </w:r>
      <w:r w:rsidRPr="00FD46A5">
        <w:rPr>
          <w:bCs/>
          <w:spacing w:val="2"/>
          <w:szCs w:val="22"/>
        </w:rPr>
        <w:t xml:space="preserve"> </w:t>
      </w:r>
      <w:r w:rsidRPr="00FD46A5">
        <w:rPr>
          <w:bCs/>
          <w:spacing w:val="2"/>
          <w:szCs w:val="22"/>
        </w:rPr>
        <w:t>되는</w:t>
      </w:r>
      <w:r w:rsidRPr="00FD46A5">
        <w:rPr>
          <w:bCs/>
          <w:spacing w:val="2"/>
          <w:szCs w:val="22"/>
        </w:rPr>
        <w:t xml:space="preserve"> </w:t>
      </w:r>
      <w:r>
        <w:rPr>
          <w:rFonts w:hint="eastAsia"/>
          <w:bCs/>
          <w:spacing w:val="2"/>
          <w:szCs w:val="22"/>
        </w:rPr>
        <w:t>평가</w:t>
      </w:r>
      <w:r>
        <w:rPr>
          <w:rFonts w:hint="eastAsia"/>
          <w:bCs/>
          <w:spacing w:val="2"/>
          <w:szCs w:val="22"/>
        </w:rPr>
        <w:t xml:space="preserve"> </w:t>
      </w:r>
      <w:r>
        <w:rPr>
          <w:rFonts w:hint="eastAsia"/>
          <w:bCs/>
          <w:spacing w:val="2"/>
          <w:szCs w:val="22"/>
        </w:rPr>
        <w:t>결과는</w:t>
      </w:r>
      <w:r w:rsidRPr="00FD46A5">
        <w:rPr>
          <w:bCs/>
          <w:spacing w:val="2"/>
          <w:szCs w:val="22"/>
        </w:rPr>
        <w:t xml:space="preserve"> </w:t>
      </w:r>
      <w:r>
        <w:rPr>
          <w:bCs/>
          <w:spacing w:val="2"/>
          <w:szCs w:val="22"/>
        </w:rPr>
        <w:t>전</w:t>
      </w:r>
      <w:r>
        <w:rPr>
          <w:rFonts w:hint="eastAsia"/>
          <w:bCs/>
          <w:spacing w:val="2"/>
          <w:szCs w:val="22"/>
        </w:rPr>
        <w:t>년도</w:t>
      </w:r>
      <w:r w:rsidRPr="00FD46A5">
        <w:rPr>
          <w:bCs/>
          <w:spacing w:val="2"/>
          <w:szCs w:val="22"/>
        </w:rPr>
        <w:t xml:space="preserve"> </w:t>
      </w:r>
      <w:r w:rsidRPr="00FD46A5">
        <w:rPr>
          <w:bCs/>
          <w:spacing w:val="2"/>
          <w:szCs w:val="22"/>
        </w:rPr>
        <w:t>평가에</w:t>
      </w:r>
      <w:r w:rsidRPr="00FD46A5">
        <w:rPr>
          <w:bCs/>
          <w:spacing w:val="2"/>
          <w:szCs w:val="22"/>
        </w:rPr>
        <w:t xml:space="preserve"> </w:t>
      </w:r>
      <w:r w:rsidRPr="00FD46A5">
        <w:rPr>
          <w:bCs/>
          <w:spacing w:val="2"/>
          <w:szCs w:val="22"/>
        </w:rPr>
        <w:t>따라</w:t>
      </w:r>
      <w:r w:rsidRPr="00FD46A5">
        <w:rPr>
          <w:bCs/>
          <w:spacing w:val="2"/>
          <w:szCs w:val="22"/>
        </w:rPr>
        <w:t xml:space="preserve"> </w:t>
      </w:r>
      <w:proofErr w:type="spellStart"/>
      <w:r w:rsidRPr="00FD46A5">
        <w:rPr>
          <w:bCs/>
          <w:spacing w:val="2"/>
          <w:szCs w:val="22"/>
        </w:rPr>
        <w:t>결정되는바</w:t>
      </w:r>
      <w:proofErr w:type="spellEnd"/>
      <w:r>
        <w:rPr>
          <w:bCs/>
          <w:spacing w:val="2"/>
          <w:szCs w:val="22"/>
        </w:rPr>
        <w:t xml:space="preserve">, </w:t>
      </w:r>
      <w:proofErr w:type="spellStart"/>
      <w:r>
        <w:rPr>
          <w:rFonts w:hint="eastAsia"/>
          <w:bCs/>
          <w:spacing w:val="2"/>
          <w:szCs w:val="22"/>
        </w:rPr>
        <w:t>평가가급</w:t>
      </w:r>
      <w:r w:rsidRPr="00FD46A5">
        <w:rPr>
          <w:bCs/>
          <w:spacing w:val="2"/>
          <w:szCs w:val="22"/>
        </w:rPr>
        <w:t>의</w:t>
      </w:r>
      <w:proofErr w:type="spellEnd"/>
      <w:r w:rsidRPr="00FD46A5">
        <w:rPr>
          <w:bCs/>
          <w:spacing w:val="2"/>
          <w:szCs w:val="22"/>
        </w:rPr>
        <w:t xml:space="preserve"> </w:t>
      </w:r>
      <w:r w:rsidRPr="00FD46A5">
        <w:rPr>
          <w:bCs/>
          <w:spacing w:val="2"/>
          <w:szCs w:val="22"/>
        </w:rPr>
        <w:t>지급</w:t>
      </w:r>
      <w:r w:rsidRPr="00FD46A5">
        <w:rPr>
          <w:bCs/>
          <w:spacing w:val="2"/>
          <w:szCs w:val="22"/>
        </w:rPr>
        <w:t xml:space="preserve"> </w:t>
      </w:r>
      <w:r w:rsidRPr="00FD46A5">
        <w:rPr>
          <w:bCs/>
          <w:spacing w:val="2"/>
          <w:szCs w:val="22"/>
        </w:rPr>
        <w:t>여부는</w:t>
      </w:r>
      <w:r w:rsidRPr="00FD46A5">
        <w:rPr>
          <w:bCs/>
          <w:spacing w:val="2"/>
          <w:szCs w:val="22"/>
        </w:rPr>
        <w:t xml:space="preserve"> </w:t>
      </w:r>
      <w:r w:rsidRPr="00FD46A5">
        <w:rPr>
          <w:bCs/>
          <w:spacing w:val="2"/>
          <w:szCs w:val="22"/>
        </w:rPr>
        <w:t>근로자가</w:t>
      </w:r>
      <w:r w:rsidRPr="00FD46A5">
        <w:rPr>
          <w:bCs/>
          <w:spacing w:val="2"/>
          <w:szCs w:val="22"/>
        </w:rPr>
        <w:t xml:space="preserve"> </w:t>
      </w:r>
      <w:r w:rsidRPr="00FD46A5">
        <w:rPr>
          <w:bCs/>
          <w:spacing w:val="2"/>
          <w:szCs w:val="22"/>
        </w:rPr>
        <w:t>근로를</w:t>
      </w:r>
      <w:r w:rsidRPr="00FD46A5">
        <w:rPr>
          <w:bCs/>
          <w:spacing w:val="2"/>
          <w:szCs w:val="22"/>
        </w:rPr>
        <w:t xml:space="preserve"> </w:t>
      </w:r>
      <w:r w:rsidRPr="00FD46A5">
        <w:rPr>
          <w:bCs/>
          <w:spacing w:val="2"/>
          <w:szCs w:val="22"/>
        </w:rPr>
        <w:t>제공하기</w:t>
      </w:r>
      <w:r w:rsidRPr="00FD46A5">
        <w:rPr>
          <w:bCs/>
          <w:spacing w:val="2"/>
          <w:szCs w:val="22"/>
        </w:rPr>
        <w:t xml:space="preserve"> </w:t>
      </w:r>
      <w:r w:rsidRPr="00FD46A5">
        <w:rPr>
          <w:bCs/>
          <w:spacing w:val="2"/>
          <w:szCs w:val="22"/>
        </w:rPr>
        <w:t>전</w:t>
      </w:r>
      <w:r w:rsidRPr="00FD46A5">
        <w:rPr>
          <w:bCs/>
          <w:spacing w:val="2"/>
          <w:szCs w:val="22"/>
        </w:rPr>
        <w:t xml:space="preserve"> </w:t>
      </w:r>
      <w:r w:rsidRPr="00FD46A5">
        <w:rPr>
          <w:bCs/>
          <w:spacing w:val="2"/>
          <w:szCs w:val="22"/>
        </w:rPr>
        <w:t>이미</w:t>
      </w:r>
      <w:r w:rsidRPr="00FD46A5">
        <w:rPr>
          <w:bCs/>
          <w:spacing w:val="2"/>
          <w:szCs w:val="22"/>
        </w:rPr>
        <w:t xml:space="preserve"> </w:t>
      </w:r>
      <w:r w:rsidRPr="00FD46A5">
        <w:rPr>
          <w:bCs/>
          <w:spacing w:val="2"/>
          <w:szCs w:val="22"/>
        </w:rPr>
        <w:t>확정되어</w:t>
      </w:r>
      <w:r w:rsidRPr="00FD46A5">
        <w:rPr>
          <w:bCs/>
          <w:spacing w:val="2"/>
          <w:szCs w:val="22"/>
        </w:rPr>
        <w:t xml:space="preserve"> </w:t>
      </w:r>
      <w:r w:rsidRPr="00FD46A5">
        <w:rPr>
          <w:bCs/>
          <w:spacing w:val="2"/>
          <w:szCs w:val="22"/>
        </w:rPr>
        <w:t>있음</w:t>
      </w:r>
      <w:r w:rsidRPr="00FD46A5">
        <w:rPr>
          <w:bCs/>
          <w:spacing w:val="2"/>
          <w:szCs w:val="22"/>
        </w:rPr>
        <w:t xml:space="preserve">. </w:t>
      </w:r>
      <w:r w:rsidRPr="005013AA">
        <w:rPr>
          <w:bCs/>
          <w:spacing w:val="2"/>
          <w:szCs w:val="22"/>
          <w:u w:val="single"/>
        </w:rPr>
        <w:t>따라서</w:t>
      </w:r>
      <w:r w:rsidRPr="005013AA">
        <w:rPr>
          <w:bCs/>
          <w:spacing w:val="2"/>
          <w:szCs w:val="22"/>
          <w:u w:val="single"/>
        </w:rPr>
        <w:t xml:space="preserve"> </w:t>
      </w:r>
      <w:r w:rsidRPr="005013AA">
        <w:rPr>
          <w:rFonts w:hint="eastAsia"/>
          <w:bCs/>
          <w:spacing w:val="2"/>
          <w:szCs w:val="22"/>
          <w:u w:val="single"/>
        </w:rPr>
        <w:t>한샘개발</w:t>
      </w:r>
      <w:r w:rsidRPr="005013AA">
        <w:rPr>
          <w:bCs/>
          <w:spacing w:val="2"/>
          <w:szCs w:val="22"/>
          <w:u w:val="single"/>
        </w:rPr>
        <w:t>의</w:t>
      </w:r>
      <w:r w:rsidRPr="005013AA">
        <w:rPr>
          <w:bCs/>
          <w:spacing w:val="2"/>
          <w:szCs w:val="22"/>
          <w:u w:val="single"/>
        </w:rPr>
        <w:t xml:space="preserve"> </w:t>
      </w:r>
      <w:proofErr w:type="spellStart"/>
      <w:r w:rsidRPr="005013AA">
        <w:rPr>
          <w:rFonts w:hint="eastAsia"/>
          <w:bCs/>
          <w:spacing w:val="2"/>
          <w:szCs w:val="22"/>
          <w:u w:val="single"/>
        </w:rPr>
        <w:t>평가가급</w:t>
      </w:r>
      <w:r w:rsidRPr="005013AA">
        <w:rPr>
          <w:bCs/>
          <w:spacing w:val="2"/>
          <w:szCs w:val="22"/>
          <w:u w:val="single"/>
        </w:rPr>
        <w:t>은</w:t>
      </w:r>
      <w:proofErr w:type="spellEnd"/>
      <w:r w:rsidRPr="005013AA">
        <w:rPr>
          <w:bCs/>
          <w:spacing w:val="2"/>
          <w:szCs w:val="22"/>
          <w:u w:val="single"/>
        </w:rPr>
        <w:t xml:space="preserve"> </w:t>
      </w:r>
      <w:r w:rsidRPr="005013AA">
        <w:rPr>
          <w:bCs/>
          <w:spacing w:val="2"/>
          <w:szCs w:val="22"/>
          <w:u w:val="single"/>
        </w:rPr>
        <w:t>통상임금에</w:t>
      </w:r>
      <w:r w:rsidRPr="005013AA">
        <w:rPr>
          <w:bCs/>
          <w:spacing w:val="2"/>
          <w:szCs w:val="22"/>
          <w:u w:val="single"/>
        </w:rPr>
        <w:t xml:space="preserve"> </w:t>
      </w:r>
      <w:r w:rsidRPr="005013AA">
        <w:rPr>
          <w:bCs/>
          <w:spacing w:val="2"/>
          <w:szCs w:val="22"/>
          <w:u w:val="single"/>
        </w:rPr>
        <w:t>포함되어야</w:t>
      </w:r>
      <w:r w:rsidRPr="005013AA">
        <w:rPr>
          <w:bCs/>
          <w:spacing w:val="2"/>
          <w:szCs w:val="22"/>
          <w:u w:val="single"/>
        </w:rPr>
        <w:t xml:space="preserve"> </w:t>
      </w:r>
      <w:r w:rsidRPr="005013AA">
        <w:rPr>
          <w:bCs/>
          <w:spacing w:val="2"/>
          <w:szCs w:val="22"/>
          <w:u w:val="single"/>
        </w:rPr>
        <w:t>할</w:t>
      </w:r>
      <w:r w:rsidRPr="005013AA">
        <w:rPr>
          <w:bCs/>
          <w:spacing w:val="2"/>
          <w:szCs w:val="22"/>
          <w:u w:val="single"/>
        </w:rPr>
        <w:t xml:space="preserve"> </w:t>
      </w:r>
      <w:r w:rsidRPr="005013AA">
        <w:rPr>
          <w:bCs/>
          <w:spacing w:val="2"/>
          <w:szCs w:val="22"/>
          <w:u w:val="single"/>
        </w:rPr>
        <w:t>것으로</w:t>
      </w:r>
      <w:r w:rsidRPr="005013AA">
        <w:rPr>
          <w:bCs/>
          <w:spacing w:val="2"/>
          <w:szCs w:val="22"/>
          <w:u w:val="single"/>
        </w:rPr>
        <w:t xml:space="preserve"> </w:t>
      </w:r>
      <w:r w:rsidRPr="005013AA">
        <w:rPr>
          <w:bCs/>
          <w:spacing w:val="2"/>
          <w:szCs w:val="22"/>
          <w:u w:val="single"/>
        </w:rPr>
        <w:t>보임</w:t>
      </w:r>
      <w:r w:rsidRPr="00FD46A5">
        <w:rPr>
          <w:bCs/>
          <w:spacing w:val="2"/>
          <w:szCs w:val="22"/>
        </w:rPr>
        <w:t>.</w:t>
      </w:r>
    </w:p>
    <w:p w14:paraId="5A133EAA" w14:textId="77777777" w:rsidR="00026A7E" w:rsidRPr="00CB2B3F" w:rsidRDefault="00026A7E" w:rsidP="00026A7E">
      <w:pPr>
        <w:spacing w:after="240" w:line="370" w:lineRule="atLeast"/>
        <w:ind w:left="1361"/>
        <w:rPr>
          <w:bCs/>
          <w:szCs w:val="22"/>
        </w:rPr>
      </w:pPr>
      <w:r w:rsidRPr="00CB2B3F">
        <w:rPr>
          <w:bCs/>
          <w:szCs w:val="22"/>
        </w:rPr>
        <w:t>나머지</w:t>
      </w:r>
      <w:r w:rsidRPr="00CB2B3F">
        <w:rPr>
          <w:bCs/>
          <w:szCs w:val="22"/>
        </w:rPr>
        <w:t xml:space="preserve"> </w:t>
      </w:r>
      <w:r w:rsidRPr="00CB2B3F">
        <w:rPr>
          <w:bCs/>
          <w:szCs w:val="22"/>
        </w:rPr>
        <w:t>항목들의</w:t>
      </w:r>
      <w:r w:rsidRPr="00CB2B3F">
        <w:rPr>
          <w:bCs/>
          <w:szCs w:val="22"/>
        </w:rPr>
        <w:t xml:space="preserve"> </w:t>
      </w:r>
      <w:r w:rsidRPr="00CB2B3F">
        <w:rPr>
          <w:bCs/>
          <w:szCs w:val="22"/>
        </w:rPr>
        <w:t>경우</w:t>
      </w:r>
      <w:r w:rsidRPr="00CB2B3F">
        <w:rPr>
          <w:bCs/>
          <w:szCs w:val="22"/>
        </w:rPr>
        <w:t xml:space="preserve">, </w:t>
      </w:r>
      <w:r>
        <w:rPr>
          <w:rFonts w:hint="eastAsia"/>
          <w:bCs/>
          <w:szCs w:val="22"/>
        </w:rPr>
        <w:t>고정성이</w:t>
      </w:r>
      <w:r>
        <w:rPr>
          <w:rFonts w:hint="eastAsia"/>
          <w:bCs/>
          <w:szCs w:val="22"/>
        </w:rPr>
        <w:t xml:space="preserve"> </w:t>
      </w:r>
      <w:r>
        <w:rPr>
          <w:rFonts w:hint="eastAsia"/>
          <w:bCs/>
          <w:szCs w:val="22"/>
        </w:rPr>
        <w:t>결여되었거나</w:t>
      </w:r>
      <w:r>
        <w:rPr>
          <w:rFonts w:hint="eastAsia"/>
          <w:bCs/>
          <w:szCs w:val="22"/>
        </w:rPr>
        <w:t>,</w:t>
      </w:r>
      <w:r w:rsidRPr="00CB2B3F">
        <w:rPr>
          <w:bCs/>
          <w:szCs w:val="22"/>
        </w:rPr>
        <w:t xml:space="preserve"> </w:t>
      </w:r>
      <w:proofErr w:type="spellStart"/>
      <w:r w:rsidRPr="00CB2B3F">
        <w:rPr>
          <w:bCs/>
          <w:szCs w:val="22"/>
        </w:rPr>
        <w:t>실비변상적인</w:t>
      </w:r>
      <w:proofErr w:type="spellEnd"/>
      <w:r w:rsidRPr="00CB2B3F">
        <w:rPr>
          <w:bCs/>
          <w:szCs w:val="22"/>
        </w:rPr>
        <w:t xml:space="preserve"> </w:t>
      </w:r>
      <w:r w:rsidRPr="00CB2B3F">
        <w:rPr>
          <w:bCs/>
          <w:szCs w:val="22"/>
        </w:rPr>
        <w:t>성격을</w:t>
      </w:r>
      <w:r w:rsidRPr="00CB2B3F">
        <w:rPr>
          <w:bCs/>
          <w:szCs w:val="22"/>
        </w:rPr>
        <w:t xml:space="preserve"> </w:t>
      </w:r>
      <w:r w:rsidRPr="00CB2B3F">
        <w:rPr>
          <w:bCs/>
          <w:szCs w:val="22"/>
        </w:rPr>
        <w:t>가진</w:t>
      </w:r>
      <w:r w:rsidRPr="00CB2B3F">
        <w:rPr>
          <w:bCs/>
          <w:szCs w:val="22"/>
        </w:rPr>
        <w:t xml:space="preserve"> </w:t>
      </w:r>
      <w:r w:rsidRPr="00CB2B3F">
        <w:rPr>
          <w:bCs/>
          <w:szCs w:val="22"/>
        </w:rPr>
        <w:t>것으로서</w:t>
      </w:r>
      <w:r w:rsidRPr="00CB2B3F">
        <w:rPr>
          <w:bCs/>
          <w:szCs w:val="22"/>
        </w:rPr>
        <w:t xml:space="preserve"> </w:t>
      </w:r>
      <w:r w:rsidRPr="00CB2B3F">
        <w:rPr>
          <w:bCs/>
          <w:szCs w:val="22"/>
        </w:rPr>
        <w:t>근로에</w:t>
      </w:r>
      <w:r w:rsidRPr="00CB2B3F">
        <w:rPr>
          <w:bCs/>
          <w:szCs w:val="22"/>
        </w:rPr>
        <w:t xml:space="preserve"> </w:t>
      </w:r>
      <w:r w:rsidRPr="00CB2B3F">
        <w:rPr>
          <w:bCs/>
          <w:szCs w:val="22"/>
        </w:rPr>
        <w:t>대한</w:t>
      </w:r>
      <w:r w:rsidRPr="00CB2B3F">
        <w:rPr>
          <w:bCs/>
          <w:szCs w:val="22"/>
        </w:rPr>
        <w:t xml:space="preserve"> </w:t>
      </w:r>
      <w:r w:rsidRPr="00CB2B3F">
        <w:rPr>
          <w:bCs/>
          <w:szCs w:val="22"/>
        </w:rPr>
        <w:t>대가로</w:t>
      </w:r>
      <w:r w:rsidRPr="00CB2B3F">
        <w:rPr>
          <w:bCs/>
          <w:szCs w:val="22"/>
        </w:rPr>
        <w:t xml:space="preserve"> </w:t>
      </w:r>
      <w:r w:rsidRPr="00CB2B3F">
        <w:rPr>
          <w:bCs/>
          <w:szCs w:val="22"/>
        </w:rPr>
        <w:t>인정하기</w:t>
      </w:r>
      <w:r w:rsidRPr="00CB2B3F">
        <w:rPr>
          <w:bCs/>
          <w:szCs w:val="22"/>
        </w:rPr>
        <w:t xml:space="preserve"> </w:t>
      </w:r>
      <w:r w:rsidRPr="00CB2B3F">
        <w:rPr>
          <w:bCs/>
          <w:szCs w:val="22"/>
        </w:rPr>
        <w:t>어렵기에</w:t>
      </w:r>
      <w:r w:rsidRPr="00CB2B3F">
        <w:rPr>
          <w:bCs/>
          <w:szCs w:val="22"/>
        </w:rPr>
        <w:t xml:space="preserve">, </w:t>
      </w:r>
      <w:r w:rsidRPr="00CB2B3F">
        <w:rPr>
          <w:bCs/>
          <w:szCs w:val="22"/>
        </w:rPr>
        <w:t>통상임금으로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사료됨</w:t>
      </w:r>
      <w:r w:rsidRPr="00CB2B3F">
        <w:rPr>
          <w:bCs/>
          <w:szCs w:val="22"/>
        </w:rPr>
        <w:t>.</w:t>
      </w:r>
    </w:p>
    <w:p w14:paraId="2F57D3C1" w14:textId="77777777" w:rsidR="00026A7E" w:rsidRPr="00CB2B3F" w:rsidRDefault="00026A7E" w:rsidP="00026A7E">
      <w:pPr>
        <w:spacing w:line="370" w:lineRule="atLeast"/>
        <w:ind w:left="454"/>
        <w:rPr>
          <w:bCs/>
          <w:szCs w:val="22"/>
        </w:rPr>
      </w:pPr>
    </w:p>
    <w:p w14:paraId="57635E57" w14:textId="77777777" w:rsidR="00026A7E" w:rsidRPr="00CB2B3F" w:rsidRDefault="00026A7E" w:rsidP="00026A7E">
      <w:pPr>
        <w:numPr>
          <w:ilvl w:val="0"/>
          <w:numId w:val="105"/>
        </w:numPr>
        <w:spacing w:after="240"/>
        <w:rPr>
          <w:b/>
          <w:bCs/>
          <w:szCs w:val="22"/>
        </w:rPr>
      </w:pPr>
      <w:r w:rsidRPr="00CB2B3F">
        <w:rPr>
          <w:b/>
          <w:bCs/>
          <w:szCs w:val="22"/>
        </w:rPr>
        <w:t>영향</w:t>
      </w:r>
      <w:r w:rsidRPr="00CB2B3F">
        <w:rPr>
          <w:b/>
          <w:bCs/>
          <w:szCs w:val="22"/>
        </w:rPr>
        <w:t xml:space="preserve"> </w:t>
      </w:r>
      <w:r w:rsidRPr="00CB2B3F">
        <w:rPr>
          <w:b/>
          <w:bCs/>
          <w:szCs w:val="22"/>
        </w:rPr>
        <w:t>분석</w:t>
      </w:r>
    </w:p>
    <w:p w14:paraId="1A271789" w14:textId="77777777" w:rsidR="00026A7E" w:rsidRPr="001B1F8D" w:rsidRDefault="00026A7E" w:rsidP="00026A7E">
      <w:pPr>
        <w:pStyle w:val="a5"/>
        <w:numPr>
          <w:ilvl w:val="0"/>
          <w:numId w:val="111"/>
        </w:numPr>
        <w:spacing w:after="240"/>
        <w:ind w:leftChars="0" w:left="1308"/>
        <w:rPr>
          <w:bCs/>
          <w:szCs w:val="22"/>
          <w:u w:val="single"/>
        </w:rPr>
      </w:pPr>
      <w:r w:rsidRPr="001B1F8D">
        <w:rPr>
          <w:rFonts w:hint="eastAsia"/>
          <w:bCs/>
          <w:szCs w:val="22"/>
          <w:u w:val="single"/>
        </w:rPr>
        <w:t>대상회사</w:t>
      </w:r>
    </w:p>
    <w:p w14:paraId="68BE93C5" w14:textId="77777777" w:rsidR="00026A7E" w:rsidRDefault="00026A7E" w:rsidP="00026A7E">
      <w:pPr>
        <w:spacing w:after="240"/>
        <w:ind w:left="1308"/>
        <w:rPr>
          <w:bCs/>
          <w:szCs w:val="22"/>
        </w:rPr>
      </w:pPr>
      <w:r w:rsidRPr="00CB2B3F">
        <w:rPr>
          <w:bCs/>
          <w:szCs w:val="22"/>
        </w:rPr>
        <w:t>대상회사는</w:t>
      </w:r>
      <w:r w:rsidRPr="00CB2B3F">
        <w:rPr>
          <w:bCs/>
          <w:szCs w:val="22"/>
        </w:rPr>
        <w:t xml:space="preserve"> </w:t>
      </w:r>
      <w:r w:rsidRPr="00CB2B3F">
        <w:rPr>
          <w:bCs/>
          <w:szCs w:val="22"/>
        </w:rPr>
        <w:t>통상임금에</w:t>
      </w:r>
      <w:r w:rsidRPr="00CB2B3F">
        <w:rPr>
          <w:bCs/>
          <w:szCs w:val="22"/>
        </w:rPr>
        <w:t xml:space="preserve"> </w:t>
      </w:r>
      <w:r w:rsidRPr="00CB2B3F">
        <w:rPr>
          <w:bCs/>
          <w:szCs w:val="22"/>
        </w:rPr>
        <w:t>포함하여야</w:t>
      </w:r>
      <w:r w:rsidRPr="00CB2B3F">
        <w:rPr>
          <w:bCs/>
          <w:szCs w:val="22"/>
        </w:rPr>
        <w:t xml:space="preserve"> </w:t>
      </w:r>
      <w:r w:rsidRPr="00CB2B3F">
        <w:rPr>
          <w:bCs/>
          <w:szCs w:val="22"/>
        </w:rPr>
        <w:t>하는</w:t>
      </w:r>
      <w:r w:rsidRPr="00CB2B3F">
        <w:rPr>
          <w:bCs/>
          <w:szCs w:val="22"/>
        </w:rPr>
        <w:t xml:space="preserve"> </w:t>
      </w:r>
      <w:r w:rsidRPr="00CB2B3F">
        <w:rPr>
          <w:bCs/>
          <w:szCs w:val="22"/>
        </w:rPr>
        <w:t>자격제수당</w:t>
      </w:r>
      <w:r>
        <w:rPr>
          <w:rFonts w:hint="eastAsia"/>
          <w:bCs/>
          <w:szCs w:val="22"/>
        </w:rPr>
        <w:t xml:space="preserve">, </w:t>
      </w:r>
      <w:r>
        <w:rPr>
          <w:rFonts w:hint="eastAsia"/>
          <w:bCs/>
          <w:szCs w:val="22"/>
        </w:rPr>
        <w:t>정기상여를</w:t>
      </w:r>
      <w:r w:rsidRPr="00CB2B3F">
        <w:rPr>
          <w:bCs/>
          <w:szCs w:val="22"/>
        </w:rPr>
        <w:t xml:space="preserve"> </w:t>
      </w:r>
      <w:r w:rsidRPr="00CB2B3F">
        <w:rPr>
          <w:bCs/>
          <w:szCs w:val="22"/>
        </w:rPr>
        <w:t>통상임금에</w:t>
      </w:r>
      <w:r w:rsidRPr="00CB2B3F">
        <w:rPr>
          <w:bCs/>
          <w:szCs w:val="22"/>
        </w:rPr>
        <w:t xml:space="preserve"> </w:t>
      </w:r>
      <w:r w:rsidRPr="00CB2B3F">
        <w:rPr>
          <w:bCs/>
          <w:szCs w:val="22"/>
        </w:rPr>
        <w:t>포함시키지</w:t>
      </w:r>
      <w:r w:rsidRPr="00CB2B3F">
        <w:rPr>
          <w:bCs/>
          <w:szCs w:val="22"/>
        </w:rPr>
        <w:t xml:space="preserve"> </w:t>
      </w:r>
      <w:r w:rsidRPr="00CB2B3F">
        <w:rPr>
          <w:bCs/>
          <w:szCs w:val="22"/>
        </w:rPr>
        <w:t>않았으므로</w:t>
      </w:r>
      <w:r w:rsidRPr="00CB2B3F">
        <w:rPr>
          <w:bCs/>
          <w:szCs w:val="22"/>
        </w:rPr>
        <w:t xml:space="preserve">, </w:t>
      </w:r>
      <w:r w:rsidRPr="00CB2B3F">
        <w:rPr>
          <w:bCs/>
          <w:szCs w:val="22"/>
        </w:rPr>
        <w:t>추가</w:t>
      </w:r>
      <w:r w:rsidRPr="00CB2B3F">
        <w:rPr>
          <w:bCs/>
          <w:szCs w:val="22"/>
        </w:rPr>
        <w:t xml:space="preserve"> </w:t>
      </w:r>
      <w:r w:rsidRPr="00CB2B3F">
        <w:rPr>
          <w:bCs/>
          <w:szCs w:val="22"/>
        </w:rPr>
        <w:t>법정수당</w:t>
      </w:r>
      <w:r w:rsidRPr="00CB2B3F">
        <w:rPr>
          <w:bCs/>
          <w:szCs w:val="22"/>
        </w:rPr>
        <w:t xml:space="preserve"> </w:t>
      </w:r>
      <w:r w:rsidRPr="00CB2B3F">
        <w:rPr>
          <w:bCs/>
          <w:szCs w:val="22"/>
        </w:rPr>
        <w:t>및</w:t>
      </w:r>
      <w:r w:rsidRPr="00CB2B3F">
        <w:rPr>
          <w:bCs/>
          <w:szCs w:val="22"/>
        </w:rPr>
        <w:t xml:space="preserve"> </w:t>
      </w:r>
      <w:r w:rsidRPr="00CB2B3F">
        <w:rPr>
          <w:bCs/>
          <w:szCs w:val="22"/>
        </w:rPr>
        <w:t>퇴직급여</w:t>
      </w:r>
      <w:r w:rsidRPr="00CB2B3F">
        <w:rPr>
          <w:bCs/>
          <w:szCs w:val="22"/>
        </w:rPr>
        <w:t xml:space="preserve"> </w:t>
      </w:r>
      <w:r w:rsidRPr="00CB2B3F">
        <w:rPr>
          <w:bCs/>
          <w:szCs w:val="22"/>
        </w:rPr>
        <w:t>지급</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될</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7237E4D3" w14:textId="77777777" w:rsidR="00026A7E" w:rsidRPr="00E71080" w:rsidRDefault="00026A7E" w:rsidP="00026A7E">
      <w:pPr>
        <w:spacing w:after="240"/>
        <w:ind w:left="1308"/>
        <w:rPr>
          <w:bCs/>
          <w:szCs w:val="22"/>
          <w:u w:val="single"/>
        </w:rPr>
      </w:pPr>
      <w:r w:rsidRPr="00E71080">
        <w:rPr>
          <w:rFonts w:hint="eastAsia"/>
          <w:bCs/>
          <w:szCs w:val="22"/>
          <w:u w:val="single"/>
        </w:rPr>
        <w:t>자</w:t>
      </w:r>
      <w:r w:rsidRPr="00E71080">
        <w:rPr>
          <w:bCs/>
          <w:szCs w:val="22"/>
          <w:u w:val="single"/>
        </w:rPr>
        <w:t>격제수당</w:t>
      </w:r>
    </w:p>
    <w:p w14:paraId="655260F2" w14:textId="77777777" w:rsidR="00026A7E" w:rsidRDefault="00026A7E" w:rsidP="00026A7E">
      <w:pPr>
        <w:spacing w:after="240"/>
        <w:ind w:left="1308"/>
        <w:rPr>
          <w:bCs/>
          <w:szCs w:val="22"/>
        </w:rPr>
      </w:pPr>
      <w:r>
        <w:rPr>
          <w:rFonts w:hint="eastAsia"/>
          <w:bCs/>
          <w:szCs w:val="22"/>
        </w:rPr>
        <w:t>답변에</w:t>
      </w:r>
      <w:r>
        <w:rPr>
          <w:rFonts w:hint="eastAsia"/>
          <w:bCs/>
          <w:szCs w:val="22"/>
        </w:rPr>
        <w:t xml:space="preserve"> </w:t>
      </w:r>
      <w:r>
        <w:rPr>
          <w:rFonts w:hint="eastAsia"/>
          <w:bCs/>
          <w:szCs w:val="22"/>
        </w:rPr>
        <w:t>의하면</w:t>
      </w:r>
      <w:r>
        <w:rPr>
          <w:rFonts w:hint="eastAsia"/>
          <w:bCs/>
          <w:szCs w:val="22"/>
        </w:rPr>
        <w:t xml:space="preserve"> </w:t>
      </w:r>
      <w:r>
        <w:rPr>
          <w:rFonts w:hint="eastAsia"/>
          <w:bCs/>
          <w:szCs w:val="22"/>
        </w:rPr>
        <w:t>대상회사의</w:t>
      </w:r>
      <w:r>
        <w:rPr>
          <w:rFonts w:hint="eastAsia"/>
          <w:bCs/>
          <w:szCs w:val="22"/>
        </w:rPr>
        <w:t xml:space="preserve"> </w:t>
      </w:r>
      <w:r>
        <w:rPr>
          <w:rFonts w:hint="eastAsia"/>
          <w:bCs/>
          <w:szCs w:val="22"/>
        </w:rPr>
        <w:t>영업직</w:t>
      </w:r>
      <w:r>
        <w:rPr>
          <w:rFonts w:hint="eastAsia"/>
          <w:bCs/>
          <w:szCs w:val="22"/>
        </w:rPr>
        <w:t xml:space="preserve"> </w:t>
      </w:r>
      <w:r>
        <w:rPr>
          <w:rFonts w:hint="eastAsia"/>
          <w:bCs/>
          <w:szCs w:val="22"/>
        </w:rPr>
        <w:t>근로자들</w:t>
      </w:r>
      <w:r>
        <w:rPr>
          <w:rFonts w:hint="eastAsia"/>
          <w:bCs/>
          <w:szCs w:val="22"/>
        </w:rPr>
        <w:t xml:space="preserve"> </w:t>
      </w:r>
      <w:r>
        <w:rPr>
          <w:rFonts w:hint="eastAsia"/>
          <w:bCs/>
          <w:szCs w:val="22"/>
        </w:rPr>
        <w:t>전체에게</w:t>
      </w:r>
      <w:r>
        <w:rPr>
          <w:rFonts w:hint="eastAsia"/>
          <w:bCs/>
          <w:szCs w:val="22"/>
        </w:rPr>
        <w:t xml:space="preserve"> </w:t>
      </w:r>
      <w:r>
        <w:rPr>
          <w:rFonts w:hint="eastAsia"/>
          <w:bCs/>
          <w:szCs w:val="22"/>
        </w:rPr>
        <w:t>지급되는</w:t>
      </w:r>
      <w:r>
        <w:rPr>
          <w:rFonts w:hint="eastAsia"/>
          <w:bCs/>
          <w:szCs w:val="22"/>
        </w:rPr>
        <w:t xml:space="preserve"> </w:t>
      </w:r>
      <w:r>
        <w:rPr>
          <w:rFonts w:hint="eastAsia"/>
          <w:bCs/>
          <w:szCs w:val="22"/>
        </w:rPr>
        <w:t>법정수당은</w:t>
      </w:r>
      <w:r>
        <w:rPr>
          <w:rFonts w:hint="eastAsia"/>
          <w:bCs/>
          <w:szCs w:val="22"/>
        </w:rPr>
        <w:t xml:space="preserve"> </w:t>
      </w:r>
      <w:r>
        <w:rPr>
          <w:rFonts w:hint="eastAsia"/>
          <w:bCs/>
          <w:szCs w:val="22"/>
        </w:rPr>
        <w:t>월</w:t>
      </w:r>
      <w:r>
        <w:rPr>
          <w:rFonts w:hint="eastAsia"/>
          <w:bCs/>
          <w:szCs w:val="22"/>
        </w:rPr>
        <w:t xml:space="preserve"> </w:t>
      </w:r>
      <w:r>
        <w:rPr>
          <w:bCs/>
          <w:szCs w:val="22"/>
        </w:rPr>
        <w:t>7~8</w:t>
      </w:r>
      <w:r>
        <w:rPr>
          <w:rFonts w:hint="eastAsia"/>
          <w:bCs/>
          <w:szCs w:val="22"/>
        </w:rPr>
        <w:t>천만원</w:t>
      </w:r>
      <w:r>
        <w:rPr>
          <w:rFonts w:hint="eastAsia"/>
          <w:bCs/>
          <w:szCs w:val="22"/>
        </w:rPr>
        <w:t xml:space="preserve"> </w:t>
      </w:r>
      <w:r>
        <w:rPr>
          <w:rFonts w:hint="eastAsia"/>
          <w:bCs/>
          <w:szCs w:val="22"/>
        </w:rPr>
        <w:t>수준이나</w:t>
      </w:r>
      <w:r>
        <w:rPr>
          <w:rFonts w:hint="eastAsia"/>
          <w:bCs/>
          <w:szCs w:val="22"/>
        </w:rPr>
        <w:t>,</w:t>
      </w:r>
      <w:r>
        <w:rPr>
          <w:bCs/>
          <w:szCs w:val="22"/>
        </w:rPr>
        <w:t xml:space="preserve"> </w:t>
      </w:r>
      <w:r>
        <w:rPr>
          <w:rFonts w:hint="eastAsia"/>
          <w:bCs/>
          <w:szCs w:val="22"/>
        </w:rPr>
        <w:t>그</w:t>
      </w:r>
      <w:r>
        <w:rPr>
          <w:rFonts w:hint="eastAsia"/>
          <w:bCs/>
          <w:szCs w:val="22"/>
        </w:rPr>
        <w:t xml:space="preserve"> </w:t>
      </w:r>
      <w:r>
        <w:rPr>
          <w:rFonts w:hint="eastAsia"/>
          <w:bCs/>
          <w:szCs w:val="22"/>
        </w:rPr>
        <w:t>중</w:t>
      </w:r>
      <w:r>
        <w:rPr>
          <w:rFonts w:hint="eastAsia"/>
          <w:bCs/>
          <w:szCs w:val="22"/>
        </w:rPr>
        <w:t xml:space="preserve"> </w:t>
      </w:r>
      <w:r>
        <w:rPr>
          <w:rFonts w:hint="eastAsia"/>
          <w:bCs/>
          <w:szCs w:val="22"/>
        </w:rPr>
        <w:t>자격제수당을</w:t>
      </w:r>
      <w:r>
        <w:rPr>
          <w:rFonts w:hint="eastAsia"/>
          <w:bCs/>
          <w:szCs w:val="22"/>
        </w:rPr>
        <w:t xml:space="preserve"> </w:t>
      </w:r>
      <w:r>
        <w:rPr>
          <w:rFonts w:hint="eastAsia"/>
          <w:bCs/>
          <w:szCs w:val="22"/>
        </w:rPr>
        <w:t>지급받고</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리하우스</w:t>
      </w:r>
      <w:r>
        <w:rPr>
          <w:rFonts w:hint="eastAsia"/>
          <w:bCs/>
          <w:szCs w:val="22"/>
        </w:rPr>
        <w:t>TR</w:t>
      </w:r>
      <w:r>
        <w:rPr>
          <w:rFonts w:hint="eastAsia"/>
          <w:bCs/>
          <w:szCs w:val="22"/>
        </w:rPr>
        <w:t>들은</w:t>
      </w:r>
      <w:r>
        <w:rPr>
          <w:rFonts w:hint="eastAsia"/>
          <w:bCs/>
          <w:szCs w:val="22"/>
        </w:rPr>
        <w:t xml:space="preserve"> </w:t>
      </w:r>
      <w:r>
        <w:rPr>
          <w:rFonts w:hint="eastAsia"/>
          <w:bCs/>
          <w:szCs w:val="22"/>
        </w:rPr>
        <w:t>근로자대표와의</w:t>
      </w:r>
      <w:r>
        <w:rPr>
          <w:rFonts w:hint="eastAsia"/>
          <w:bCs/>
          <w:szCs w:val="22"/>
        </w:rPr>
        <w:t xml:space="preserve"> </w:t>
      </w:r>
      <w:r>
        <w:rPr>
          <w:rFonts w:hint="eastAsia"/>
          <w:bCs/>
          <w:szCs w:val="22"/>
        </w:rPr>
        <w:t>합의에</w:t>
      </w:r>
      <w:r>
        <w:rPr>
          <w:rFonts w:hint="eastAsia"/>
          <w:bCs/>
          <w:szCs w:val="22"/>
        </w:rPr>
        <w:t xml:space="preserve"> </w:t>
      </w:r>
      <w:r>
        <w:rPr>
          <w:rFonts w:hint="eastAsia"/>
          <w:bCs/>
          <w:szCs w:val="22"/>
        </w:rPr>
        <w:t>따른</w:t>
      </w:r>
      <w:r>
        <w:rPr>
          <w:rFonts w:hint="eastAsia"/>
          <w:bCs/>
          <w:szCs w:val="22"/>
        </w:rPr>
        <w:t xml:space="preserve"> </w:t>
      </w:r>
      <w:r>
        <w:rPr>
          <w:rFonts w:hint="eastAsia"/>
          <w:bCs/>
          <w:szCs w:val="22"/>
        </w:rPr>
        <w:t>간주근로시간제를</w:t>
      </w:r>
      <w:r>
        <w:rPr>
          <w:rFonts w:hint="eastAsia"/>
          <w:bCs/>
          <w:szCs w:val="22"/>
        </w:rPr>
        <w:t xml:space="preserve"> </w:t>
      </w:r>
      <w:proofErr w:type="spellStart"/>
      <w:r>
        <w:rPr>
          <w:rFonts w:hint="eastAsia"/>
          <w:bCs/>
          <w:szCs w:val="22"/>
        </w:rPr>
        <w:t>적용받아</w:t>
      </w:r>
      <w:proofErr w:type="spellEnd"/>
      <w:r>
        <w:rPr>
          <w:rFonts w:hint="eastAsia"/>
          <w:bCs/>
          <w:szCs w:val="22"/>
        </w:rPr>
        <w:t xml:space="preserve"> </w:t>
      </w:r>
      <w:r>
        <w:rPr>
          <w:rFonts w:hint="eastAsia"/>
          <w:bCs/>
          <w:szCs w:val="22"/>
        </w:rPr>
        <w:t>법정수당이</w:t>
      </w:r>
      <w:r>
        <w:rPr>
          <w:rFonts w:hint="eastAsia"/>
          <w:bCs/>
          <w:szCs w:val="22"/>
        </w:rPr>
        <w:t xml:space="preserve"> </w:t>
      </w:r>
      <w:r>
        <w:rPr>
          <w:rFonts w:hint="eastAsia"/>
          <w:bCs/>
          <w:szCs w:val="22"/>
        </w:rPr>
        <w:t>지급되는</w:t>
      </w:r>
      <w:r>
        <w:rPr>
          <w:rFonts w:hint="eastAsia"/>
          <w:bCs/>
          <w:szCs w:val="22"/>
        </w:rPr>
        <w:t xml:space="preserve"> </w:t>
      </w:r>
      <w:r>
        <w:rPr>
          <w:rFonts w:hint="eastAsia"/>
          <w:bCs/>
          <w:szCs w:val="22"/>
        </w:rPr>
        <w:t>경우가</w:t>
      </w:r>
      <w:r>
        <w:rPr>
          <w:rFonts w:hint="eastAsia"/>
          <w:bCs/>
          <w:szCs w:val="22"/>
        </w:rPr>
        <w:t xml:space="preserve"> </w:t>
      </w:r>
      <w:r>
        <w:rPr>
          <w:rFonts w:hint="eastAsia"/>
          <w:bCs/>
          <w:szCs w:val="22"/>
        </w:rPr>
        <w:t>거의</w:t>
      </w:r>
      <w:r>
        <w:rPr>
          <w:rFonts w:hint="eastAsia"/>
          <w:bCs/>
          <w:szCs w:val="22"/>
        </w:rPr>
        <w:t xml:space="preserve"> </w:t>
      </w:r>
      <w:r>
        <w:rPr>
          <w:rFonts w:hint="eastAsia"/>
          <w:bCs/>
          <w:szCs w:val="22"/>
        </w:rPr>
        <w:t>발생하지</w:t>
      </w:r>
      <w:r>
        <w:rPr>
          <w:rFonts w:hint="eastAsia"/>
          <w:bCs/>
          <w:szCs w:val="22"/>
        </w:rPr>
        <w:t xml:space="preserve"> </w:t>
      </w:r>
      <w:r>
        <w:rPr>
          <w:rFonts w:hint="eastAsia"/>
          <w:bCs/>
          <w:szCs w:val="22"/>
        </w:rPr>
        <w:t>않음</w:t>
      </w:r>
      <w:r>
        <w:rPr>
          <w:rFonts w:hint="eastAsia"/>
          <w:bCs/>
          <w:szCs w:val="22"/>
        </w:rPr>
        <w:t>.</w:t>
      </w:r>
      <w:r>
        <w:rPr>
          <w:bCs/>
          <w:szCs w:val="22"/>
        </w:rPr>
        <w:t xml:space="preserve"> </w:t>
      </w:r>
      <w:r>
        <w:rPr>
          <w:rFonts w:hint="eastAsia"/>
          <w:bCs/>
          <w:szCs w:val="22"/>
        </w:rPr>
        <w:t>답변에</w:t>
      </w:r>
      <w:r>
        <w:rPr>
          <w:rFonts w:hint="eastAsia"/>
          <w:bCs/>
          <w:szCs w:val="22"/>
        </w:rPr>
        <w:t xml:space="preserve"> </w:t>
      </w:r>
      <w:r>
        <w:rPr>
          <w:rFonts w:hint="eastAsia"/>
          <w:bCs/>
          <w:szCs w:val="22"/>
        </w:rPr>
        <w:t>의하면</w:t>
      </w:r>
      <w:r>
        <w:rPr>
          <w:rFonts w:hint="eastAsia"/>
          <w:bCs/>
          <w:szCs w:val="22"/>
        </w:rPr>
        <w:t xml:space="preserve"> </w:t>
      </w:r>
      <w:r>
        <w:rPr>
          <w:rFonts w:hint="eastAsia"/>
          <w:bCs/>
          <w:szCs w:val="22"/>
        </w:rPr>
        <w:t>대상회사는</w:t>
      </w:r>
      <w:r>
        <w:rPr>
          <w:rFonts w:hint="eastAsia"/>
          <w:bCs/>
          <w:szCs w:val="22"/>
        </w:rPr>
        <w:t xml:space="preserve"> </w:t>
      </w:r>
      <w:r>
        <w:rPr>
          <w:rFonts w:hint="eastAsia"/>
          <w:bCs/>
          <w:szCs w:val="22"/>
        </w:rPr>
        <w:t>최근</w:t>
      </w:r>
      <w:r>
        <w:rPr>
          <w:rFonts w:hint="eastAsia"/>
          <w:bCs/>
          <w:szCs w:val="22"/>
        </w:rPr>
        <w:t xml:space="preserve"> </w:t>
      </w:r>
      <w:r>
        <w:rPr>
          <w:bCs/>
          <w:szCs w:val="22"/>
        </w:rPr>
        <w:t>3</w:t>
      </w:r>
      <w:r>
        <w:rPr>
          <w:rFonts w:hint="eastAsia"/>
          <w:bCs/>
          <w:szCs w:val="22"/>
        </w:rPr>
        <w:t>년간</w:t>
      </w:r>
      <w:r>
        <w:rPr>
          <w:rFonts w:hint="eastAsia"/>
          <w:bCs/>
          <w:szCs w:val="22"/>
        </w:rPr>
        <w:t xml:space="preserve"> </w:t>
      </w:r>
      <w:r>
        <w:rPr>
          <w:rFonts w:hint="eastAsia"/>
          <w:bCs/>
          <w:szCs w:val="22"/>
        </w:rPr>
        <w:t>리하우스</w:t>
      </w:r>
      <w:r>
        <w:rPr>
          <w:rFonts w:hint="eastAsia"/>
          <w:bCs/>
          <w:szCs w:val="22"/>
        </w:rPr>
        <w:t>TR</w:t>
      </w:r>
      <w:r>
        <w:rPr>
          <w:rFonts w:hint="eastAsia"/>
          <w:bCs/>
          <w:szCs w:val="22"/>
        </w:rPr>
        <w:t>들에게</w:t>
      </w:r>
      <w:r>
        <w:rPr>
          <w:bCs/>
          <w:szCs w:val="22"/>
        </w:rPr>
        <w:t xml:space="preserve"> </w:t>
      </w:r>
      <w:r>
        <w:rPr>
          <w:rFonts w:hint="eastAsia"/>
          <w:bCs/>
          <w:szCs w:val="22"/>
        </w:rPr>
        <w:t>아래와</w:t>
      </w:r>
      <w:r>
        <w:rPr>
          <w:rFonts w:hint="eastAsia"/>
          <w:bCs/>
          <w:szCs w:val="22"/>
        </w:rPr>
        <w:t xml:space="preserve"> </w:t>
      </w:r>
      <w:r>
        <w:rPr>
          <w:rFonts w:hint="eastAsia"/>
          <w:bCs/>
          <w:szCs w:val="22"/>
        </w:rPr>
        <w:t>같이</w:t>
      </w:r>
      <w:r>
        <w:rPr>
          <w:rFonts w:hint="eastAsia"/>
          <w:bCs/>
          <w:szCs w:val="22"/>
        </w:rPr>
        <w:t xml:space="preserve"> </w:t>
      </w:r>
      <w:r>
        <w:rPr>
          <w:bCs/>
          <w:szCs w:val="22"/>
        </w:rPr>
        <w:t>2020</w:t>
      </w:r>
      <w:r>
        <w:rPr>
          <w:rFonts w:hint="eastAsia"/>
          <w:bCs/>
          <w:szCs w:val="22"/>
        </w:rPr>
        <w:t>년</w:t>
      </w:r>
      <w:r>
        <w:rPr>
          <w:rFonts w:hint="eastAsia"/>
          <w:bCs/>
          <w:szCs w:val="22"/>
        </w:rPr>
        <w:t xml:space="preserve"> </w:t>
      </w:r>
      <w:r>
        <w:rPr>
          <w:bCs/>
          <w:szCs w:val="22"/>
        </w:rPr>
        <w:t>1</w:t>
      </w:r>
      <w:r>
        <w:rPr>
          <w:rFonts w:hint="eastAsia"/>
          <w:bCs/>
          <w:szCs w:val="22"/>
        </w:rPr>
        <w:t>월</w:t>
      </w:r>
      <w:r>
        <w:rPr>
          <w:rFonts w:hint="eastAsia"/>
          <w:bCs/>
          <w:szCs w:val="22"/>
        </w:rPr>
        <w:t>,</w:t>
      </w:r>
      <w:r>
        <w:rPr>
          <w:bCs/>
          <w:szCs w:val="22"/>
        </w:rPr>
        <w:t xml:space="preserve"> 2021</w:t>
      </w:r>
      <w:r>
        <w:rPr>
          <w:rFonts w:hint="eastAsia"/>
          <w:bCs/>
          <w:szCs w:val="22"/>
        </w:rPr>
        <w:t>년</w:t>
      </w:r>
      <w:r>
        <w:rPr>
          <w:rFonts w:hint="eastAsia"/>
          <w:bCs/>
          <w:szCs w:val="22"/>
        </w:rPr>
        <w:t xml:space="preserve"> </w:t>
      </w:r>
      <w:r>
        <w:rPr>
          <w:bCs/>
          <w:szCs w:val="22"/>
        </w:rPr>
        <w:t>1</w:t>
      </w:r>
      <w:r>
        <w:rPr>
          <w:rFonts w:hint="eastAsia"/>
          <w:bCs/>
          <w:szCs w:val="22"/>
        </w:rPr>
        <w:t>월에</w:t>
      </w:r>
      <w:r>
        <w:rPr>
          <w:rFonts w:hint="eastAsia"/>
          <w:bCs/>
          <w:szCs w:val="22"/>
        </w:rPr>
        <w:t xml:space="preserve"> </w:t>
      </w:r>
      <w:proofErr w:type="spellStart"/>
      <w:r>
        <w:rPr>
          <w:rFonts w:hint="eastAsia"/>
          <w:bCs/>
          <w:szCs w:val="22"/>
        </w:rPr>
        <w:t>연차휴가미사용수당을</w:t>
      </w:r>
      <w:proofErr w:type="spellEnd"/>
      <w:r>
        <w:rPr>
          <w:rFonts w:hint="eastAsia"/>
          <w:bCs/>
          <w:szCs w:val="22"/>
        </w:rPr>
        <w:t xml:space="preserve"> </w:t>
      </w:r>
      <w:r>
        <w:rPr>
          <w:rFonts w:hint="eastAsia"/>
          <w:bCs/>
          <w:szCs w:val="22"/>
        </w:rPr>
        <w:t>지급한</w:t>
      </w:r>
      <w:r>
        <w:rPr>
          <w:rFonts w:hint="eastAsia"/>
          <w:bCs/>
          <w:szCs w:val="22"/>
        </w:rPr>
        <w:t xml:space="preserve"> </w:t>
      </w:r>
      <w:r>
        <w:rPr>
          <w:rFonts w:hint="eastAsia"/>
          <w:bCs/>
          <w:szCs w:val="22"/>
        </w:rPr>
        <w:t>것</w:t>
      </w:r>
      <w:r>
        <w:rPr>
          <w:rFonts w:hint="eastAsia"/>
          <w:bCs/>
          <w:szCs w:val="22"/>
        </w:rPr>
        <w:t xml:space="preserve"> </w:t>
      </w:r>
      <w:r>
        <w:rPr>
          <w:rFonts w:hint="eastAsia"/>
          <w:bCs/>
          <w:szCs w:val="22"/>
        </w:rPr>
        <w:t>외에는</w:t>
      </w:r>
      <w:r>
        <w:rPr>
          <w:rFonts w:hint="eastAsia"/>
          <w:bCs/>
          <w:szCs w:val="22"/>
        </w:rPr>
        <w:t xml:space="preserve"> </w:t>
      </w:r>
      <w:r>
        <w:rPr>
          <w:rFonts w:hint="eastAsia"/>
          <w:bCs/>
          <w:szCs w:val="22"/>
        </w:rPr>
        <w:t>법정수당을</w:t>
      </w:r>
      <w:r>
        <w:rPr>
          <w:rFonts w:hint="eastAsia"/>
          <w:bCs/>
          <w:szCs w:val="22"/>
        </w:rPr>
        <w:t xml:space="preserve"> </w:t>
      </w:r>
      <w:r>
        <w:rPr>
          <w:rFonts w:hint="eastAsia"/>
          <w:bCs/>
          <w:szCs w:val="22"/>
        </w:rPr>
        <w:t>지급한</w:t>
      </w:r>
      <w:r>
        <w:rPr>
          <w:rFonts w:hint="eastAsia"/>
          <w:bCs/>
          <w:szCs w:val="22"/>
        </w:rPr>
        <w:t xml:space="preserve"> </w:t>
      </w:r>
      <w:r>
        <w:rPr>
          <w:rFonts w:hint="eastAsia"/>
          <w:bCs/>
          <w:szCs w:val="22"/>
        </w:rPr>
        <w:t>내역이</w:t>
      </w:r>
      <w:r>
        <w:rPr>
          <w:rFonts w:hint="eastAsia"/>
          <w:bCs/>
          <w:szCs w:val="22"/>
        </w:rPr>
        <w:t xml:space="preserve"> </w:t>
      </w:r>
      <w:r>
        <w:rPr>
          <w:rFonts w:hint="eastAsia"/>
          <w:bCs/>
          <w:szCs w:val="22"/>
        </w:rPr>
        <w:t>없음</w:t>
      </w:r>
      <w:r>
        <w:rPr>
          <w:rFonts w:hint="eastAsia"/>
          <w:bCs/>
          <w:szCs w:val="22"/>
        </w:rPr>
        <w:t>.</w:t>
      </w:r>
    </w:p>
    <w:tbl>
      <w:tblPr>
        <w:tblW w:w="8363" w:type="dxa"/>
        <w:tblInd w:w="1276"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87"/>
        <w:gridCol w:w="2788"/>
        <w:gridCol w:w="2788"/>
      </w:tblGrid>
      <w:tr w:rsidR="00026A7E" w:rsidRPr="008E0663" w:rsidDel="00CA35ED" w14:paraId="25911F4E" w14:textId="77777777" w:rsidTr="0091358C">
        <w:trPr>
          <w:trHeight w:val="340"/>
          <w:tblHeader/>
        </w:trPr>
        <w:tc>
          <w:tcPr>
            <w:tcW w:w="2787" w:type="dxa"/>
            <w:tcBorders>
              <w:top w:val="single" w:sz="12" w:space="0" w:color="404040" w:themeColor="text1" w:themeTint="BF"/>
              <w:bottom w:val="single" w:sz="4" w:space="0" w:color="404040" w:themeColor="text1" w:themeTint="BF"/>
            </w:tcBorders>
            <w:shd w:val="clear" w:color="auto" w:fill="DEEEEE"/>
            <w:vAlign w:val="center"/>
          </w:tcPr>
          <w:p w14:paraId="245E0C24" w14:textId="77777777" w:rsidR="00026A7E" w:rsidRPr="008E0663" w:rsidRDefault="00026A7E" w:rsidP="0091358C">
            <w:pPr>
              <w:spacing w:line="280" w:lineRule="atLeast"/>
              <w:jc w:val="center"/>
              <w:rPr>
                <w:b/>
                <w:bCs/>
                <w:kern w:val="0"/>
                <w:sz w:val="20"/>
                <w:szCs w:val="20"/>
              </w:rPr>
            </w:pPr>
          </w:p>
        </w:tc>
        <w:tc>
          <w:tcPr>
            <w:tcW w:w="2788" w:type="dxa"/>
            <w:tcBorders>
              <w:top w:val="single" w:sz="12" w:space="0" w:color="404040" w:themeColor="text1" w:themeTint="BF"/>
              <w:bottom w:val="single" w:sz="4" w:space="0" w:color="404040" w:themeColor="text1" w:themeTint="BF"/>
            </w:tcBorders>
            <w:shd w:val="clear" w:color="auto" w:fill="DEEEEE"/>
            <w:vAlign w:val="center"/>
          </w:tcPr>
          <w:p w14:paraId="47048DF4" w14:textId="77777777" w:rsidR="00026A7E" w:rsidRPr="008E0663" w:rsidRDefault="00026A7E" w:rsidP="0091358C">
            <w:pPr>
              <w:spacing w:line="280" w:lineRule="atLeast"/>
              <w:jc w:val="center"/>
              <w:rPr>
                <w:b/>
                <w:bCs/>
                <w:kern w:val="0"/>
                <w:sz w:val="20"/>
                <w:szCs w:val="20"/>
              </w:rPr>
            </w:pPr>
            <w:r>
              <w:rPr>
                <w:rFonts w:hint="eastAsia"/>
                <w:b/>
                <w:bCs/>
                <w:kern w:val="0"/>
                <w:sz w:val="20"/>
                <w:szCs w:val="20"/>
              </w:rPr>
              <w:t>2</w:t>
            </w:r>
            <w:r>
              <w:rPr>
                <w:b/>
                <w:bCs/>
                <w:kern w:val="0"/>
                <w:sz w:val="20"/>
                <w:szCs w:val="20"/>
              </w:rPr>
              <w:t>020</w:t>
            </w:r>
            <w:r>
              <w:rPr>
                <w:rFonts w:hint="eastAsia"/>
                <w:b/>
                <w:bCs/>
                <w:kern w:val="0"/>
                <w:sz w:val="20"/>
                <w:szCs w:val="20"/>
              </w:rPr>
              <w:t>년</w:t>
            </w:r>
            <w:r>
              <w:rPr>
                <w:rFonts w:hint="eastAsia"/>
                <w:b/>
                <w:bCs/>
                <w:kern w:val="0"/>
                <w:sz w:val="20"/>
                <w:szCs w:val="20"/>
              </w:rPr>
              <w:t xml:space="preserve"> </w:t>
            </w:r>
            <w:r>
              <w:rPr>
                <w:b/>
                <w:bCs/>
                <w:kern w:val="0"/>
                <w:sz w:val="20"/>
                <w:szCs w:val="20"/>
              </w:rPr>
              <w:t>1</w:t>
            </w:r>
            <w:r>
              <w:rPr>
                <w:rFonts w:hint="eastAsia"/>
                <w:b/>
                <w:bCs/>
                <w:kern w:val="0"/>
                <w:sz w:val="20"/>
                <w:szCs w:val="20"/>
              </w:rPr>
              <w:t>월</w:t>
            </w:r>
          </w:p>
        </w:tc>
        <w:tc>
          <w:tcPr>
            <w:tcW w:w="2788" w:type="dxa"/>
            <w:tcBorders>
              <w:top w:val="single" w:sz="12" w:space="0" w:color="404040" w:themeColor="text1" w:themeTint="BF"/>
              <w:bottom w:val="single" w:sz="4" w:space="0" w:color="404040" w:themeColor="text1" w:themeTint="BF"/>
            </w:tcBorders>
            <w:shd w:val="clear" w:color="auto" w:fill="DEEEEE"/>
            <w:vAlign w:val="center"/>
          </w:tcPr>
          <w:p w14:paraId="14C6B16B" w14:textId="77777777" w:rsidR="00026A7E" w:rsidRPr="008E0663" w:rsidDel="00CA35ED" w:rsidRDefault="00026A7E" w:rsidP="0091358C">
            <w:pPr>
              <w:spacing w:line="280" w:lineRule="atLeast"/>
              <w:jc w:val="center"/>
              <w:rPr>
                <w:b/>
                <w:bCs/>
                <w:kern w:val="0"/>
                <w:sz w:val="20"/>
                <w:szCs w:val="20"/>
              </w:rPr>
            </w:pPr>
            <w:r>
              <w:rPr>
                <w:rFonts w:hint="eastAsia"/>
                <w:b/>
                <w:bCs/>
                <w:kern w:val="0"/>
                <w:sz w:val="20"/>
                <w:szCs w:val="20"/>
              </w:rPr>
              <w:t>2021</w:t>
            </w:r>
            <w:r>
              <w:rPr>
                <w:rFonts w:hint="eastAsia"/>
                <w:b/>
                <w:bCs/>
                <w:kern w:val="0"/>
                <w:sz w:val="20"/>
                <w:szCs w:val="20"/>
              </w:rPr>
              <w:t>년</w:t>
            </w:r>
            <w:r>
              <w:rPr>
                <w:rFonts w:hint="eastAsia"/>
                <w:b/>
                <w:bCs/>
                <w:kern w:val="0"/>
                <w:sz w:val="20"/>
                <w:szCs w:val="20"/>
              </w:rPr>
              <w:t xml:space="preserve"> 1</w:t>
            </w:r>
            <w:r>
              <w:rPr>
                <w:rFonts w:hint="eastAsia"/>
                <w:b/>
                <w:bCs/>
                <w:kern w:val="0"/>
                <w:sz w:val="20"/>
                <w:szCs w:val="20"/>
              </w:rPr>
              <w:t>월</w:t>
            </w:r>
          </w:p>
        </w:tc>
      </w:tr>
      <w:tr w:rsidR="00026A7E" w:rsidRPr="008E0663" w14:paraId="6C363E79" w14:textId="77777777" w:rsidTr="0091358C">
        <w:trPr>
          <w:trHeight w:val="340"/>
        </w:trPr>
        <w:tc>
          <w:tcPr>
            <w:tcW w:w="2787"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4B6AA71C" w14:textId="77777777" w:rsidR="00026A7E" w:rsidRPr="008E0663" w:rsidRDefault="00026A7E" w:rsidP="0091358C">
            <w:pPr>
              <w:spacing w:line="280" w:lineRule="atLeast"/>
              <w:jc w:val="center"/>
              <w:rPr>
                <w:bCs/>
                <w:kern w:val="0"/>
                <w:sz w:val="20"/>
                <w:szCs w:val="20"/>
              </w:rPr>
            </w:pPr>
            <w:r>
              <w:rPr>
                <w:rFonts w:hint="eastAsia"/>
                <w:bCs/>
                <w:kern w:val="0"/>
                <w:sz w:val="20"/>
                <w:szCs w:val="20"/>
              </w:rPr>
              <w:t>지급</w:t>
            </w:r>
            <w:r>
              <w:rPr>
                <w:bCs/>
                <w:kern w:val="0"/>
                <w:sz w:val="20"/>
                <w:szCs w:val="20"/>
              </w:rPr>
              <w:t xml:space="preserve"> </w:t>
            </w:r>
            <w:r>
              <w:rPr>
                <w:rFonts w:hint="eastAsia"/>
                <w:bCs/>
                <w:kern w:val="0"/>
                <w:sz w:val="20"/>
                <w:szCs w:val="20"/>
              </w:rPr>
              <w:t>인원</w:t>
            </w:r>
          </w:p>
        </w:tc>
        <w:tc>
          <w:tcPr>
            <w:tcW w:w="2788" w:type="dxa"/>
            <w:tcBorders>
              <w:top w:val="single" w:sz="4" w:space="0" w:color="404040" w:themeColor="text1" w:themeTint="BF"/>
              <w:bottom w:val="single" w:sz="4" w:space="0" w:color="404040" w:themeColor="text1" w:themeTint="BF"/>
            </w:tcBorders>
            <w:shd w:val="clear" w:color="auto" w:fill="auto"/>
            <w:vAlign w:val="center"/>
          </w:tcPr>
          <w:p w14:paraId="5599CAB7" w14:textId="77777777" w:rsidR="00026A7E" w:rsidRPr="008E0663" w:rsidRDefault="00026A7E" w:rsidP="0091358C">
            <w:pPr>
              <w:spacing w:line="280" w:lineRule="atLeast"/>
              <w:jc w:val="right"/>
              <w:rPr>
                <w:bCs/>
                <w:kern w:val="0"/>
                <w:sz w:val="20"/>
                <w:szCs w:val="20"/>
              </w:rPr>
            </w:pPr>
            <w:r>
              <w:rPr>
                <w:bCs/>
                <w:kern w:val="0"/>
                <w:sz w:val="20"/>
                <w:szCs w:val="20"/>
              </w:rPr>
              <w:t>132</w:t>
            </w:r>
            <w:r>
              <w:rPr>
                <w:rFonts w:hint="eastAsia"/>
                <w:bCs/>
                <w:kern w:val="0"/>
                <w:sz w:val="20"/>
                <w:szCs w:val="20"/>
              </w:rPr>
              <w:t>명</w:t>
            </w:r>
          </w:p>
        </w:tc>
        <w:tc>
          <w:tcPr>
            <w:tcW w:w="2788" w:type="dxa"/>
            <w:tcBorders>
              <w:top w:val="single" w:sz="4" w:space="0" w:color="404040" w:themeColor="text1" w:themeTint="BF"/>
              <w:bottom w:val="single" w:sz="4" w:space="0" w:color="404040" w:themeColor="text1" w:themeTint="BF"/>
            </w:tcBorders>
            <w:vAlign w:val="center"/>
          </w:tcPr>
          <w:p w14:paraId="0802BDC1" w14:textId="77777777" w:rsidR="00026A7E" w:rsidRPr="008E0663" w:rsidRDefault="00026A7E" w:rsidP="0091358C">
            <w:pPr>
              <w:spacing w:line="280" w:lineRule="atLeast"/>
              <w:jc w:val="right"/>
              <w:rPr>
                <w:bCs/>
                <w:kern w:val="0"/>
                <w:sz w:val="20"/>
                <w:szCs w:val="20"/>
              </w:rPr>
            </w:pPr>
            <w:r>
              <w:rPr>
                <w:bCs/>
                <w:kern w:val="0"/>
                <w:sz w:val="20"/>
                <w:szCs w:val="20"/>
              </w:rPr>
              <w:t>80</w:t>
            </w:r>
            <w:r>
              <w:rPr>
                <w:rFonts w:hint="eastAsia"/>
                <w:bCs/>
                <w:kern w:val="0"/>
                <w:sz w:val="20"/>
                <w:szCs w:val="20"/>
              </w:rPr>
              <w:t>명</w:t>
            </w:r>
          </w:p>
        </w:tc>
      </w:tr>
      <w:tr w:rsidR="00026A7E" w:rsidRPr="008E0663" w14:paraId="45B209EC" w14:textId="77777777" w:rsidTr="0091358C">
        <w:trPr>
          <w:trHeight w:val="340"/>
        </w:trPr>
        <w:tc>
          <w:tcPr>
            <w:tcW w:w="2787"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78078BFC" w14:textId="77777777" w:rsidR="00026A7E" w:rsidRDefault="00026A7E" w:rsidP="0091358C">
            <w:pPr>
              <w:spacing w:line="280" w:lineRule="atLeast"/>
              <w:jc w:val="center"/>
              <w:rPr>
                <w:bCs/>
                <w:kern w:val="0"/>
                <w:sz w:val="20"/>
                <w:szCs w:val="20"/>
              </w:rPr>
            </w:pPr>
            <w:r>
              <w:rPr>
                <w:rFonts w:hint="eastAsia"/>
                <w:bCs/>
                <w:kern w:val="0"/>
                <w:sz w:val="20"/>
                <w:szCs w:val="20"/>
              </w:rPr>
              <w:t>월</w:t>
            </w:r>
            <w:r>
              <w:rPr>
                <w:rFonts w:hint="eastAsia"/>
                <w:bCs/>
                <w:kern w:val="0"/>
                <w:sz w:val="20"/>
                <w:szCs w:val="20"/>
              </w:rPr>
              <w:t xml:space="preserve"> </w:t>
            </w:r>
            <w:r>
              <w:rPr>
                <w:rFonts w:hint="eastAsia"/>
                <w:bCs/>
                <w:kern w:val="0"/>
                <w:sz w:val="20"/>
                <w:szCs w:val="20"/>
              </w:rPr>
              <w:t>통상임금</w:t>
            </w:r>
            <w:r>
              <w:rPr>
                <w:rFonts w:hint="eastAsia"/>
                <w:bCs/>
                <w:kern w:val="0"/>
                <w:sz w:val="20"/>
                <w:szCs w:val="20"/>
              </w:rPr>
              <w:t xml:space="preserve"> </w:t>
            </w:r>
            <w:r>
              <w:rPr>
                <w:rFonts w:hint="eastAsia"/>
                <w:bCs/>
                <w:kern w:val="0"/>
                <w:sz w:val="20"/>
                <w:szCs w:val="20"/>
              </w:rPr>
              <w:t>평균</w:t>
            </w:r>
          </w:p>
        </w:tc>
        <w:tc>
          <w:tcPr>
            <w:tcW w:w="2788" w:type="dxa"/>
            <w:tcBorders>
              <w:top w:val="single" w:sz="4" w:space="0" w:color="404040" w:themeColor="text1" w:themeTint="BF"/>
              <w:bottom w:val="single" w:sz="4" w:space="0" w:color="404040" w:themeColor="text1" w:themeTint="BF"/>
            </w:tcBorders>
            <w:shd w:val="clear" w:color="auto" w:fill="auto"/>
            <w:vAlign w:val="center"/>
          </w:tcPr>
          <w:p w14:paraId="54922F44" w14:textId="77777777" w:rsidR="00026A7E" w:rsidRPr="008E0663" w:rsidRDefault="00026A7E" w:rsidP="0091358C">
            <w:pPr>
              <w:spacing w:line="280" w:lineRule="atLeast"/>
              <w:jc w:val="right"/>
              <w:rPr>
                <w:bCs/>
                <w:kern w:val="0"/>
                <w:sz w:val="20"/>
                <w:szCs w:val="20"/>
              </w:rPr>
            </w:pPr>
            <w:r>
              <w:rPr>
                <w:rFonts w:hint="eastAsia"/>
                <w:bCs/>
                <w:kern w:val="0"/>
                <w:sz w:val="20"/>
                <w:szCs w:val="20"/>
              </w:rPr>
              <w:t>2,016,179</w:t>
            </w:r>
            <w:r>
              <w:rPr>
                <w:rFonts w:hint="eastAsia"/>
                <w:bCs/>
                <w:kern w:val="0"/>
                <w:sz w:val="20"/>
                <w:szCs w:val="20"/>
              </w:rPr>
              <w:t>원</w:t>
            </w:r>
          </w:p>
        </w:tc>
        <w:tc>
          <w:tcPr>
            <w:tcW w:w="2788" w:type="dxa"/>
            <w:tcBorders>
              <w:top w:val="single" w:sz="4" w:space="0" w:color="404040" w:themeColor="text1" w:themeTint="BF"/>
              <w:bottom w:val="single" w:sz="4" w:space="0" w:color="404040" w:themeColor="text1" w:themeTint="BF"/>
            </w:tcBorders>
            <w:vAlign w:val="center"/>
          </w:tcPr>
          <w:p w14:paraId="072C3320" w14:textId="77777777" w:rsidR="00026A7E" w:rsidRPr="008E0663" w:rsidRDefault="00026A7E" w:rsidP="0091358C">
            <w:pPr>
              <w:spacing w:line="280" w:lineRule="atLeast"/>
              <w:jc w:val="right"/>
              <w:rPr>
                <w:bCs/>
                <w:kern w:val="0"/>
                <w:sz w:val="20"/>
                <w:szCs w:val="20"/>
              </w:rPr>
            </w:pPr>
            <w:r>
              <w:rPr>
                <w:rFonts w:hint="eastAsia"/>
                <w:bCs/>
                <w:kern w:val="0"/>
                <w:sz w:val="20"/>
                <w:szCs w:val="20"/>
              </w:rPr>
              <w:t>2,093,589</w:t>
            </w:r>
            <w:r>
              <w:rPr>
                <w:rFonts w:hint="eastAsia"/>
                <w:bCs/>
                <w:kern w:val="0"/>
                <w:sz w:val="20"/>
                <w:szCs w:val="20"/>
              </w:rPr>
              <w:t>원</w:t>
            </w:r>
          </w:p>
        </w:tc>
      </w:tr>
      <w:tr w:rsidR="00026A7E" w:rsidRPr="008E0663" w14:paraId="396AA7BE" w14:textId="77777777" w:rsidTr="0091358C">
        <w:trPr>
          <w:trHeight w:val="340"/>
        </w:trPr>
        <w:tc>
          <w:tcPr>
            <w:tcW w:w="2787"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5A337E85" w14:textId="77777777" w:rsidR="00026A7E" w:rsidRDefault="00026A7E" w:rsidP="0091358C">
            <w:pPr>
              <w:spacing w:line="280" w:lineRule="atLeast"/>
              <w:jc w:val="center"/>
              <w:rPr>
                <w:bCs/>
                <w:kern w:val="0"/>
                <w:sz w:val="20"/>
                <w:szCs w:val="20"/>
              </w:rPr>
            </w:pPr>
            <w:r>
              <w:rPr>
                <w:rFonts w:hint="eastAsia"/>
                <w:bCs/>
                <w:kern w:val="0"/>
                <w:sz w:val="20"/>
                <w:szCs w:val="20"/>
              </w:rPr>
              <w:lastRenderedPageBreak/>
              <w:t>자격제수당</w:t>
            </w:r>
            <w:r>
              <w:rPr>
                <w:rFonts w:hint="eastAsia"/>
                <w:bCs/>
                <w:kern w:val="0"/>
                <w:sz w:val="20"/>
                <w:szCs w:val="20"/>
              </w:rPr>
              <w:t xml:space="preserve"> </w:t>
            </w:r>
            <w:r>
              <w:rPr>
                <w:rFonts w:hint="eastAsia"/>
                <w:bCs/>
                <w:kern w:val="0"/>
                <w:sz w:val="20"/>
                <w:szCs w:val="20"/>
              </w:rPr>
              <w:t>지급액</w:t>
            </w:r>
            <w:r>
              <w:rPr>
                <w:rFonts w:hint="eastAsia"/>
                <w:bCs/>
                <w:kern w:val="0"/>
                <w:sz w:val="20"/>
                <w:szCs w:val="20"/>
              </w:rPr>
              <w:t xml:space="preserve"> </w:t>
            </w:r>
            <w:r>
              <w:rPr>
                <w:rFonts w:hint="eastAsia"/>
                <w:bCs/>
                <w:kern w:val="0"/>
                <w:sz w:val="20"/>
                <w:szCs w:val="20"/>
              </w:rPr>
              <w:t>평균</w:t>
            </w:r>
          </w:p>
        </w:tc>
        <w:tc>
          <w:tcPr>
            <w:tcW w:w="2788" w:type="dxa"/>
            <w:tcBorders>
              <w:top w:val="single" w:sz="4" w:space="0" w:color="404040" w:themeColor="text1" w:themeTint="BF"/>
              <w:bottom w:val="single" w:sz="4" w:space="0" w:color="404040" w:themeColor="text1" w:themeTint="BF"/>
            </w:tcBorders>
            <w:shd w:val="clear" w:color="auto" w:fill="auto"/>
            <w:vAlign w:val="center"/>
          </w:tcPr>
          <w:p w14:paraId="0489A1B7" w14:textId="77777777" w:rsidR="00026A7E" w:rsidRPr="00EC7C76" w:rsidRDefault="00026A7E" w:rsidP="0091358C">
            <w:pPr>
              <w:spacing w:line="280" w:lineRule="atLeast"/>
              <w:jc w:val="right"/>
              <w:rPr>
                <w:bCs/>
                <w:kern w:val="0"/>
                <w:sz w:val="20"/>
                <w:szCs w:val="20"/>
              </w:rPr>
            </w:pPr>
            <w:r>
              <w:rPr>
                <w:bCs/>
                <w:kern w:val="0"/>
                <w:sz w:val="20"/>
                <w:szCs w:val="20"/>
              </w:rPr>
              <w:t>99,650</w:t>
            </w:r>
            <w:r>
              <w:rPr>
                <w:rFonts w:hint="eastAsia"/>
                <w:bCs/>
                <w:kern w:val="0"/>
                <w:sz w:val="20"/>
                <w:szCs w:val="20"/>
              </w:rPr>
              <w:t>원</w:t>
            </w:r>
          </w:p>
        </w:tc>
        <w:tc>
          <w:tcPr>
            <w:tcW w:w="2788" w:type="dxa"/>
            <w:tcBorders>
              <w:top w:val="single" w:sz="4" w:space="0" w:color="404040" w:themeColor="text1" w:themeTint="BF"/>
              <w:bottom w:val="single" w:sz="4" w:space="0" w:color="404040" w:themeColor="text1" w:themeTint="BF"/>
            </w:tcBorders>
            <w:vAlign w:val="center"/>
          </w:tcPr>
          <w:p w14:paraId="2F0DA473" w14:textId="77777777" w:rsidR="00026A7E" w:rsidRPr="008E0663" w:rsidRDefault="00026A7E" w:rsidP="0091358C">
            <w:pPr>
              <w:spacing w:line="280" w:lineRule="atLeast"/>
              <w:jc w:val="right"/>
              <w:rPr>
                <w:bCs/>
                <w:kern w:val="0"/>
                <w:sz w:val="20"/>
                <w:szCs w:val="20"/>
              </w:rPr>
            </w:pPr>
            <w:r>
              <w:rPr>
                <w:rFonts w:hint="eastAsia"/>
                <w:bCs/>
                <w:kern w:val="0"/>
                <w:sz w:val="20"/>
                <w:szCs w:val="20"/>
              </w:rPr>
              <w:t>93,269</w:t>
            </w:r>
            <w:r>
              <w:rPr>
                <w:rFonts w:hint="eastAsia"/>
                <w:bCs/>
                <w:kern w:val="0"/>
                <w:sz w:val="20"/>
                <w:szCs w:val="20"/>
              </w:rPr>
              <w:t>원</w:t>
            </w:r>
          </w:p>
        </w:tc>
      </w:tr>
      <w:tr w:rsidR="00026A7E" w:rsidRPr="008E0663" w14:paraId="17B25278" w14:textId="77777777" w:rsidTr="0091358C">
        <w:trPr>
          <w:trHeight w:val="340"/>
        </w:trPr>
        <w:tc>
          <w:tcPr>
            <w:tcW w:w="2787" w:type="dxa"/>
            <w:tcBorders>
              <w:top w:val="single" w:sz="4" w:space="0" w:color="404040" w:themeColor="text1" w:themeTint="BF"/>
            </w:tcBorders>
            <w:shd w:val="clear" w:color="auto" w:fill="F2F2F2" w:themeFill="background1" w:themeFillShade="F2"/>
            <w:vAlign w:val="center"/>
          </w:tcPr>
          <w:p w14:paraId="4BB2074E" w14:textId="77777777" w:rsidR="00026A7E" w:rsidRDefault="00026A7E" w:rsidP="0091358C">
            <w:pPr>
              <w:spacing w:line="280" w:lineRule="atLeast"/>
              <w:jc w:val="center"/>
              <w:rPr>
                <w:bCs/>
                <w:kern w:val="0"/>
                <w:sz w:val="20"/>
                <w:szCs w:val="20"/>
              </w:rPr>
            </w:pPr>
            <w:r>
              <w:rPr>
                <w:rFonts w:hint="eastAsia"/>
                <w:bCs/>
                <w:kern w:val="0"/>
                <w:sz w:val="20"/>
                <w:szCs w:val="20"/>
              </w:rPr>
              <w:t>지급</w:t>
            </w:r>
            <w:r>
              <w:rPr>
                <w:rFonts w:hint="eastAsia"/>
                <w:bCs/>
                <w:kern w:val="0"/>
                <w:sz w:val="20"/>
                <w:szCs w:val="20"/>
              </w:rPr>
              <w:t xml:space="preserve"> </w:t>
            </w:r>
            <w:r>
              <w:rPr>
                <w:rFonts w:hint="eastAsia"/>
                <w:bCs/>
                <w:kern w:val="0"/>
                <w:sz w:val="20"/>
                <w:szCs w:val="20"/>
              </w:rPr>
              <w:t>법정수당</w:t>
            </w:r>
            <w:r>
              <w:rPr>
                <w:bCs/>
                <w:kern w:val="0"/>
                <w:sz w:val="20"/>
                <w:szCs w:val="20"/>
              </w:rPr>
              <w:t xml:space="preserve"> </w:t>
            </w:r>
            <w:r>
              <w:rPr>
                <w:rFonts w:hint="eastAsia"/>
                <w:bCs/>
                <w:kern w:val="0"/>
                <w:sz w:val="20"/>
                <w:szCs w:val="20"/>
              </w:rPr>
              <w:t>평균</w:t>
            </w:r>
          </w:p>
        </w:tc>
        <w:tc>
          <w:tcPr>
            <w:tcW w:w="2788" w:type="dxa"/>
            <w:tcBorders>
              <w:top w:val="single" w:sz="4" w:space="0" w:color="404040" w:themeColor="text1" w:themeTint="BF"/>
            </w:tcBorders>
            <w:shd w:val="clear" w:color="auto" w:fill="auto"/>
            <w:vAlign w:val="center"/>
          </w:tcPr>
          <w:p w14:paraId="07CF08AA" w14:textId="77777777" w:rsidR="00026A7E" w:rsidRPr="008E0663" w:rsidRDefault="00026A7E" w:rsidP="0091358C">
            <w:pPr>
              <w:spacing w:line="280" w:lineRule="atLeast"/>
              <w:jc w:val="right"/>
              <w:rPr>
                <w:bCs/>
                <w:kern w:val="0"/>
                <w:sz w:val="20"/>
                <w:szCs w:val="20"/>
              </w:rPr>
            </w:pPr>
            <w:r>
              <w:rPr>
                <w:rFonts w:hint="eastAsia"/>
                <w:bCs/>
                <w:kern w:val="0"/>
                <w:sz w:val="20"/>
                <w:szCs w:val="20"/>
              </w:rPr>
              <w:t>429,024</w:t>
            </w:r>
            <w:r>
              <w:rPr>
                <w:rFonts w:hint="eastAsia"/>
                <w:bCs/>
                <w:kern w:val="0"/>
                <w:sz w:val="20"/>
                <w:szCs w:val="20"/>
              </w:rPr>
              <w:t>원</w:t>
            </w:r>
          </w:p>
        </w:tc>
        <w:tc>
          <w:tcPr>
            <w:tcW w:w="2788" w:type="dxa"/>
            <w:tcBorders>
              <w:top w:val="single" w:sz="4" w:space="0" w:color="404040" w:themeColor="text1" w:themeTint="BF"/>
            </w:tcBorders>
            <w:vAlign w:val="center"/>
          </w:tcPr>
          <w:p w14:paraId="2C8C269E" w14:textId="77777777" w:rsidR="00026A7E" w:rsidRPr="008E0663" w:rsidRDefault="00026A7E" w:rsidP="0091358C">
            <w:pPr>
              <w:spacing w:line="280" w:lineRule="atLeast"/>
              <w:jc w:val="right"/>
              <w:rPr>
                <w:bCs/>
                <w:kern w:val="0"/>
                <w:sz w:val="20"/>
                <w:szCs w:val="20"/>
              </w:rPr>
            </w:pPr>
            <w:r>
              <w:rPr>
                <w:rFonts w:hint="eastAsia"/>
                <w:bCs/>
                <w:kern w:val="0"/>
                <w:sz w:val="20"/>
                <w:szCs w:val="20"/>
              </w:rPr>
              <w:t>606,610</w:t>
            </w:r>
            <w:r>
              <w:rPr>
                <w:rFonts w:hint="eastAsia"/>
                <w:bCs/>
                <w:kern w:val="0"/>
                <w:sz w:val="20"/>
                <w:szCs w:val="20"/>
              </w:rPr>
              <w:t>원</w:t>
            </w:r>
          </w:p>
        </w:tc>
      </w:tr>
    </w:tbl>
    <w:p w14:paraId="2F127B9E" w14:textId="77777777" w:rsidR="00026A7E" w:rsidRDefault="00026A7E" w:rsidP="00026A7E">
      <w:pPr>
        <w:spacing w:before="240" w:after="240"/>
        <w:ind w:left="1310"/>
        <w:rPr>
          <w:bCs/>
          <w:szCs w:val="22"/>
        </w:rPr>
      </w:pPr>
      <w:r>
        <w:rPr>
          <w:rFonts w:hint="eastAsia"/>
          <w:bCs/>
          <w:szCs w:val="22"/>
        </w:rPr>
        <w:t>이에</w:t>
      </w:r>
      <w:r>
        <w:rPr>
          <w:rFonts w:hint="eastAsia"/>
          <w:bCs/>
          <w:szCs w:val="22"/>
        </w:rPr>
        <w:t xml:space="preserve"> </w:t>
      </w:r>
      <w:r w:rsidRPr="00E71080">
        <w:rPr>
          <w:rFonts w:hint="eastAsia"/>
          <w:bCs/>
          <w:szCs w:val="22"/>
          <w:u w:val="single"/>
        </w:rPr>
        <w:t>대상회사의</w:t>
      </w:r>
      <w:r w:rsidRPr="00E71080">
        <w:rPr>
          <w:rFonts w:hint="eastAsia"/>
          <w:bCs/>
          <w:szCs w:val="22"/>
          <w:u w:val="single"/>
        </w:rPr>
        <w:t xml:space="preserve"> </w:t>
      </w:r>
      <w:r w:rsidRPr="00E71080">
        <w:rPr>
          <w:rFonts w:hint="eastAsia"/>
          <w:bCs/>
          <w:szCs w:val="22"/>
          <w:u w:val="single"/>
        </w:rPr>
        <w:t>자격제수당의</w:t>
      </w:r>
      <w:r w:rsidRPr="00E71080">
        <w:rPr>
          <w:rFonts w:hint="eastAsia"/>
          <w:bCs/>
          <w:szCs w:val="22"/>
          <w:u w:val="single"/>
        </w:rPr>
        <w:t xml:space="preserve"> </w:t>
      </w:r>
      <w:r w:rsidRPr="00E71080">
        <w:rPr>
          <w:rFonts w:hint="eastAsia"/>
          <w:bCs/>
          <w:szCs w:val="22"/>
          <w:u w:val="single"/>
        </w:rPr>
        <w:t>통상임금</w:t>
      </w:r>
      <w:r w:rsidRPr="00E71080">
        <w:rPr>
          <w:rFonts w:hint="eastAsia"/>
          <w:bCs/>
          <w:szCs w:val="22"/>
          <w:u w:val="single"/>
        </w:rPr>
        <w:t xml:space="preserve"> </w:t>
      </w:r>
      <w:proofErr w:type="spellStart"/>
      <w:r w:rsidRPr="00E71080">
        <w:rPr>
          <w:rFonts w:hint="eastAsia"/>
          <w:bCs/>
          <w:szCs w:val="22"/>
          <w:u w:val="single"/>
        </w:rPr>
        <w:t>미산입으로</w:t>
      </w:r>
      <w:proofErr w:type="spellEnd"/>
      <w:r w:rsidRPr="00E71080">
        <w:rPr>
          <w:rFonts w:hint="eastAsia"/>
          <w:bCs/>
          <w:szCs w:val="22"/>
          <w:u w:val="single"/>
        </w:rPr>
        <w:t xml:space="preserve"> </w:t>
      </w:r>
      <w:r w:rsidRPr="00E71080">
        <w:rPr>
          <w:rFonts w:hint="eastAsia"/>
          <w:bCs/>
          <w:szCs w:val="22"/>
          <w:u w:val="single"/>
        </w:rPr>
        <w:t>인하여</w:t>
      </w:r>
      <w:r w:rsidRPr="00E71080">
        <w:rPr>
          <w:rFonts w:hint="eastAsia"/>
          <w:bCs/>
          <w:szCs w:val="22"/>
          <w:u w:val="single"/>
        </w:rPr>
        <w:t xml:space="preserve"> </w:t>
      </w:r>
      <w:r w:rsidRPr="00E71080">
        <w:rPr>
          <w:rFonts w:hint="eastAsia"/>
          <w:bCs/>
          <w:szCs w:val="22"/>
          <w:u w:val="single"/>
        </w:rPr>
        <w:t>발생할</w:t>
      </w:r>
      <w:r w:rsidRPr="00E71080">
        <w:rPr>
          <w:rFonts w:hint="eastAsia"/>
          <w:bCs/>
          <w:szCs w:val="22"/>
          <w:u w:val="single"/>
        </w:rPr>
        <w:t xml:space="preserve"> </w:t>
      </w:r>
      <w:r w:rsidRPr="00E71080">
        <w:rPr>
          <w:rFonts w:hint="eastAsia"/>
          <w:bCs/>
          <w:szCs w:val="22"/>
          <w:u w:val="single"/>
        </w:rPr>
        <w:t>수</w:t>
      </w:r>
      <w:r w:rsidRPr="00E71080">
        <w:rPr>
          <w:rFonts w:hint="eastAsia"/>
          <w:bCs/>
          <w:szCs w:val="22"/>
          <w:u w:val="single"/>
        </w:rPr>
        <w:t xml:space="preserve"> </w:t>
      </w:r>
      <w:r w:rsidRPr="00E71080">
        <w:rPr>
          <w:rFonts w:hint="eastAsia"/>
          <w:bCs/>
          <w:szCs w:val="22"/>
          <w:u w:val="single"/>
        </w:rPr>
        <w:t>있는</w:t>
      </w:r>
      <w:r w:rsidRPr="00E71080">
        <w:rPr>
          <w:rFonts w:hint="eastAsia"/>
          <w:bCs/>
          <w:szCs w:val="22"/>
          <w:u w:val="single"/>
        </w:rPr>
        <w:t xml:space="preserve"> </w:t>
      </w:r>
      <w:r w:rsidRPr="00E71080">
        <w:rPr>
          <w:rFonts w:hint="eastAsia"/>
          <w:bCs/>
          <w:szCs w:val="22"/>
          <w:u w:val="single"/>
        </w:rPr>
        <w:t>금전적</w:t>
      </w:r>
      <w:r w:rsidRPr="00E71080">
        <w:rPr>
          <w:rFonts w:hint="eastAsia"/>
          <w:bCs/>
          <w:szCs w:val="22"/>
          <w:u w:val="single"/>
        </w:rPr>
        <w:t xml:space="preserve"> </w:t>
      </w:r>
      <w:r w:rsidRPr="00E71080">
        <w:rPr>
          <w:rFonts w:hint="eastAsia"/>
          <w:bCs/>
          <w:szCs w:val="22"/>
          <w:u w:val="single"/>
        </w:rPr>
        <w:t>영향은</w:t>
      </w:r>
      <w:r w:rsidRPr="00E71080">
        <w:rPr>
          <w:rFonts w:hint="eastAsia"/>
          <w:bCs/>
          <w:szCs w:val="22"/>
          <w:u w:val="single"/>
        </w:rPr>
        <w:t xml:space="preserve"> </w:t>
      </w:r>
      <w:r w:rsidRPr="00E71080">
        <w:rPr>
          <w:rFonts w:hint="eastAsia"/>
          <w:bCs/>
          <w:szCs w:val="22"/>
          <w:u w:val="single"/>
        </w:rPr>
        <w:t>약</w:t>
      </w:r>
      <w:r w:rsidRPr="00E71080">
        <w:rPr>
          <w:rFonts w:hint="eastAsia"/>
          <w:bCs/>
          <w:szCs w:val="22"/>
          <w:u w:val="single"/>
        </w:rPr>
        <w:t xml:space="preserve"> </w:t>
      </w:r>
      <w:r w:rsidRPr="00E71080">
        <w:rPr>
          <w:bCs/>
          <w:szCs w:val="22"/>
          <w:u w:val="single"/>
        </w:rPr>
        <w:t>4,960,954</w:t>
      </w:r>
      <w:r w:rsidRPr="00E71080">
        <w:rPr>
          <w:rFonts w:hint="eastAsia"/>
          <w:bCs/>
          <w:szCs w:val="22"/>
          <w:u w:val="single"/>
        </w:rPr>
        <w:t>원</w:t>
      </w:r>
      <w:r>
        <w:rPr>
          <w:rStyle w:val="ac"/>
          <w:bCs/>
          <w:szCs w:val="22"/>
        </w:rPr>
        <w:footnoteReference w:id="40"/>
      </w:r>
      <w:proofErr w:type="spellStart"/>
      <w:r>
        <w:rPr>
          <w:rFonts w:hint="eastAsia"/>
          <w:bCs/>
          <w:szCs w:val="22"/>
        </w:rPr>
        <w:t>으로</w:t>
      </w:r>
      <w:proofErr w:type="spellEnd"/>
      <w:r>
        <w:rPr>
          <w:rFonts w:hint="eastAsia"/>
          <w:bCs/>
          <w:szCs w:val="22"/>
        </w:rPr>
        <w:t xml:space="preserve"> </w:t>
      </w:r>
      <w:r>
        <w:rPr>
          <w:rFonts w:hint="eastAsia"/>
          <w:bCs/>
          <w:szCs w:val="22"/>
        </w:rPr>
        <w:t>추산됨</w:t>
      </w:r>
      <w:r>
        <w:rPr>
          <w:rFonts w:hint="eastAsia"/>
          <w:bCs/>
          <w:szCs w:val="22"/>
        </w:rPr>
        <w:t>.</w:t>
      </w:r>
    </w:p>
    <w:p w14:paraId="427FF64A" w14:textId="77777777" w:rsidR="00026A7E" w:rsidRPr="00E71080" w:rsidRDefault="00026A7E" w:rsidP="00026A7E">
      <w:pPr>
        <w:spacing w:before="240" w:after="240"/>
        <w:ind w:left="1310"/>
        <w:rPr>
          <w:bCs/>
          <w:szCs w:val="22"/>
          <w:u w:val="single"/>
        </w:rPr>
      </w:pPr>
      <w:r w:rsidRPr="00E71080">
        <w:rPr>
          <w:rFonts w:hint="eastAsia"/>
          <w:bCs/>
          <w:szCs w:val="22"/>
          <w:u w:val="single"/>
        </w:rPr>
        <w:t>정</w:t>
      </w:r>
      <w:r w:rsidRPr="00E71080">
        <w:rPr>
          <w:bCs/>
          <w:szCs w:val="22"/>
          <w:u w:val="single"/>
        </w:rPr>
        <w:t>기상여</w:t>
      </w:r>
    </w:p>
    <w:p w14:paraId="42184FEC" w14:textId="77777777" w:rsidR="00026A7E" w:rsidRPr="001D20C0" w:rsidRDefault="00026A7E" w:rsidP="00026A7E">
      <w:pPr>
        <w:spacing w:after="240"/>
        <w:ind w:left="1308"/>
        <w:rPr>
          <w:bCs/>
          <w:szCs w:val="22"/>
        </w:rPr>
      </w:pPr>
      <w:r>
        <w:rPr>
          <w:rFonts w:hint="eastAsia"/>
          <w:bCs/>
          <w:szCs w:val="22"/>
        </w:rPr>
        <w:t>대상회사의</w:t>
      </w:r>
      <w:r>
        <w:rPr>
          <w:rFonts w:hint="eastAsia"/>
          <w:bCs/>
          <w:szCs w:val="22"/>
        </w:rPr>
        <w:t xml:space="preserve"> </w:t>
      </w:r>
      <w:r>
        <w:rPr>
          <w:rFonts w:hint="eastAsia"/>
          <w:bCs/>
          <w:szCs w:val="22"/>
        </w:rPr>
        <w:t>정기상여의</w:t>
      </w:r>
      <w:r>
        <w:rPr>
          <w:rFonts w:hint="eastAsia"/>
          <w:bCs/>
          <w:szCs w:val="22"/>
        </w:rPr>
        <w:t xml:space="preserve"> </w:t>
      </w:r>
      <w:r>
        <w:rPr>
          <w:rFonts w:hint="eastAsia"/>
          <w:bCs/>
          <w:szCs w:val="22"/>
        </w:rPr>
        <w:t>통상임금</w:t>
      </w:r>
      <w:r>
        <w:rPr>
          <w:rFonts w:hint="eastAsia"/>
          <w:bCs/>
          <w:szCs w:val="22"/>
        </w:rPr>
        <w:t xml:space="preserve"> </w:t>
      </w:r>
      <w:proofErr w:type="spellStart"/>
      <w:r>
        <w:rPr>
          <w:rFonts w:hint="eastAsia"/>
          <w:bCs/>
          <w:szCs w:val="22"/>
        </w:rPr>
        <w:t>미산입으로</w:t>
      </w:r>
      <w:proofErr w:type="spellEnd"/>
      <w:r>
        <w:rPr>
          <w:rFonts w:hint="eastAsia"/>
          <w:bCs/>
          <w:szCs w:val="22"/>
        </w:rPr>
        <w:t xml:space="preserve"> </w:t>
      </w:r>
      <w:r>
        <w:rPr>
          <w:rFonts w:hint="eastAsia"/>
          <w:bCs/>
          <w:szCs w:val="22"/>
        </w:rPr>
        <w:t>인하여</w:t>
      </w:r>
      <w:r>
        <w:rPr>
          <w:rFonts w:hint="eastAsia"/>
          <w:bCs/>
          <w:szCs w:val="22"/>
        </w:rPr>
        <w:t xml:space="preserve"> </w:t>
      </w:r>
      <w:r>
        <w:rPr>
          <w:rFonts w:hint="eastAsia"/>
          <w:bCs/>
          <w:szCs w:val="22"/>
        </w:rPr>
        <w:t>발생할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금전적</w:t>
      </w:r>
      <w:r>
        <w:rPr>
          <w:rFonts w:hint="eastAsia"/>
          <w:bCs/>
          <w:szCs w:val="22"/>
        </w:rPr>
        <w:t xml:space="preserve"> </w:t>
      </w:r>
      <w:r>
        <w:rPr>
          <w:rFonts w:hint="eastAsia"/>
          <w:bCs/>
          <w:szCs w:val="22"/>
        </w:rPr>
        <w:t>영향을</w:t>
      </w:r>
      <w:r>
        <w:rPr>
          <w:rFonts w:hint="eastAsia"/>
          <w:bCs/>
          <w:szCs w:val="22"/>
        </w:rPr>
        <w:t xml:space="preserve"> </w:t>
      </w:r>
      <w:r>
        <w:rPr>
          <w:rFonts w:hint="eastAsia"/>
          <w:bCs/>
          <w:szCs w:val="22"/>
        </w:rPr>
        <w:t>추산하기</w:t>
      </w:r>
      <w:r>
        <w:rPr>
          <w:rFonts w:hint="eastAsia"/>
          <w:bCs/>
          <w:szCs w:val="22"/>
        </w:rPr>
        <w:t xml:space="preserve"> </w:t>
      </w:r>
      <w:r>
        <w:rPr>
          <w:rFonts w:hint="eastAsia"/>
          <w:bCs/>
          <w:szCs w:val="22"/>
        </w:rPr>
        <w:t>위하여</w:t>
      </w:r>
      <w:r>
        <w:rPr>
          <w:rFonts w:hint="eastAsia"/>
          <w:bCs/>
          <w:szCs w:val="22"/>
        </w:rPr>
        <w:t xml:space="preserve"> </w:t>
      </w:r>
      <w:proofErr w:type="spellStart"/>
      <w:r>
        <w:rPr>
          <w:rFonts w:hint="eastAsia"/>
          <w:bCs/>
          <w:szCs w:val="22"/>
        </w:rPr>
        <w:t>시급직</w:t>
      </w:r>
      <w:proofErr w:type="spellEnd"/>
      <w:r>
        <w:rPr>
          <w:rFonts w:hint="eastAsia"/>
          <w:bCs/>
          <w:szCs w:val="22"/>
        </w:rPr>
        <w:t xml:space="preserve"> </w:t>
      </w:r>
      <w:r>
        <w:rPr>
          <w:rFonts w:hint="eastAsia"/>
          <w:bCs/>
          <w:szCs w:val="22"/>
        </w:rPr>
        <w:t>근로자들의</w:t>
      </w:r>
      <w:r>
        <w:rPr>
          <w:rFonts w:hint="eastAsia"/>
          <w:bCs/>
          <w:szCs w:val="22"/>
        </w:rPr>
        <w:t xml:space="preserve"> </w:t>
      </w:r>
      <w:r>
        <w:rPr>
          <w:rFonts w:hint="eastAsia"/>
          <w:bCs/>
          <w:szCs w:val="22"/>
        </w:rPr>
        <w:t>통상임금</w:t>
      </w:r>
      <w:r>
        <w:rPr>
          <w:rFonts w:hint="eastAsia"/>
          <w:bCs/>
          <w:szCs w:val="22"/>
        </w:rPr>
        <w:t xml:space="preserve"> </w:t>
      </w:r>
      <w:r>
        <w:rPr>
          <w:rFonts w:hint="eastAsia"/>
          <w:bCs/>
          <w:szCs w:val="22"/>
        </w:rPr>
        <w:t>액수</w:t>
      </w:r>
      <w:r>
        <w:rPr>
          <w:rFonts w:hint="eastAsia"/>
          <w:bCs/>
          <w:szCs w:val="22"/>
        </w:rPr>
        <w:t xml:space="preserve"> </w:t>
      </w:r>
      <w:r>
        <w:rPr>
          <w:rFonts w:hint="eastAsia"/>
          <w:bCs/>
          <w:szCs w:val="22"/>
        </w:rPr>
        <w:t>및</w:t>
      </w:r>
      <w:r>
        <w:rPr>
          <w:rFonts w:hint="eastAsia"/>
          <w:bCs/>
          <w:szCs w:val="22"/>
        </w:rPr>
        <w:t xml:space="preserve"> </w:t>
      </w:r>
      <w:proofErr w:type="spellStart"/>
      <w:r>
        <w:rPr>
          <w:rFonts w:hint="eastAsia"/>
          <w:bCs/>
          <w:szCs w:val="22"/>
        </w:rPr>
        <w:t>시급직</w:t>
      </w:r>
      <w:proofErr w:type="spellEnd"/>
      <w:r>
        <w:rPr>
          <w:rFonts w:hint="eastAsia"/>
          <w:bCs/>
          <w:szCs w:val="22"/>
        </w:rPr>
        <w:t xml:space="preserve"> </w:t>
      </w:r>
      <w:r>
        <w:rPr>
          <w:rFonts w:hint="eastAsia"/>
          <w:bCs/>
          <w:szCs w:val="22"/>
        </w:rPr>
        <w:t>근로자들에게</w:t>
      </w:r>
      <w:r>
        <w:rPr>
          <w:rFonts w:hint="eastAsia"/>
          <w:bCs/>
          <w:szCs w:val="22"/>
        </w:rPr>
        <w:t xml:space="preserve"> </w:t>
      </w:r>
      <w:r>
        <w:rPr>
          <w:rFonts w:hint="eastAsia"/>
          <w:bCs/>
          <w:szCs w:val="22"/>
        </w:rPr>
        <w:t>지급된</w:t>
      </w:r>
      <w:r>
        <w:rPr>
          <w:rFonts w:hint="eastAsia"/>
          <w:bCs/>
          <w:szCs w:val="22"/>
        </w:rPr>
        <w:t xml:space="preserve"> </w:t>
      </w:r>
      <w:r>
        <w:rPr>
          <w:rFonts w:hint="eastAsia"/>
          <w:bCs/>
          <w:szCs w:val="22"/>
        </w:rPr>
        <w:t>법정수당</w:t>
      </w:r>
      <w:r>
        <w:rPr>
          <w:rFonts w:hint="eastAsia"/>
          <w:bCs/>
          <w:szCs w:val="22"/>
        </w:rPr>
        <w:t xml:space="preserve"> </w:t>
      </w:r>
      <w:r>
        <w:rPr>
          <w:rFonts w:hint="eastAsia"/>
          <w:bCs/>
          <w:szCs w:val="22"/>
        </w:rPr>
        <w:t>액수</w:t>
      </w:r>
      <w:r>
        <w:rPr>
          <w:rFonts w:hint="eastAsia"/>
          <w:bCs/>
          <w:szCs w:val="22"/>
        </w:rPr>
        <w:t xml:space="preserve"> </w:t>
      </w:r>
      <w:r>
        <w:rPr>
          <w:rFonts w:hint="eastAsia"/>
          <w:bCs/>
          <w:szCs w:val="22"/>
        </w:rPr>
        <w:t>등에</w:t>
      </w:r>
      <w:r>
        <w:rPr>
          <w:rFonts w:hint="eastAsia"/>
          <w:bCs/>
          <w:szCs w:val="22"/>
        </w:rPr>
        <w:t xml:space="preserve"> </w:t>
      </w:r>
      <w:r>
        <w:rPr>
          <w:rFonts w:hint="eastAsia"/>
          <w:bCs/>
          <w:szCs w:val="22"/>
        </w:rPr>
        <w:t>대한</w:t>
      </w:r>
      <w:r>
        <w:rPr>
          <w:rFonts w:hint="eastAsia"/>
          <w:bCs/>
          <w:szCs w:val="22"/>
        </w:rPr>
        <w:t xml:space="preserve"> </w:t>
      </w:r>
      <w:r>
        <w:rPr>
          <w:rFonts w:hint="eastAsia"/>
          <w:bCs/>
          <w:szCs w:val="22"/>
        </w:rPr>
        <w:t>확인을</w:t>
      </w:r>
      <w:r>
        <w:rPr>
          <w:rFonts w:hint="eastAsia"/>
          <w:bCs/>
          <w:szCs w:val="22"/>
        </w:rPr>
        <w:t xml:space="preserve"> </w:t>
      </w:r>
      <w:r>
        <w:rPr>
          <w:rFonts w:hint="eastAsia"/>
          <w:bCs/>
          <w:szCs w:val="22"/>
        </w:rPr>
        <w:t>요청하였으나</w:t>
      </w:r>
      <w:r>
        <w:rPr>
          <w:rFonts w:hint="eastAsia"/>
          <w:bCs/>
          <w:szCs w:val="22"/>
        </w:rPr>
        <w:t xml:space="preserve"> </w:t>
      </w:r>
      <w:r>
        <w:rPr>
          <w:rFonts w:hint="eastAsia"/>
          <w:bCs/>
          <w:szCs w:val="22"/>
        </w:rPr>
        <w:t>답변이</w:t>
      </w:r>
      <w:r>
        <w:rPr>
          <w:rFonts w:hint="eastAsia"/>
          <w:bCs/>
          <w:szCs w:val="22"/>
        </w:rPr>
        <w:t xml:space="preserve"> </w:t>
      </w:r>
      <w:r>
        <w:rPr>
          <w:rFonts w:hint="eastAsia"/>
          <w:bCs/>
          <w:szCs w:val="22"/>
        </w:rPr>
        <w:t>제공되지</w:t>
      </w:r>
      <w:r>
        <w:rPr>
          <w:rFonts w:hint="eastAsia"/>
          <w:bCs/>
          <w:szCs w:val="22"/>
        </w:rPr>
        <w:t xml:space="preserve"> </w:t>
      </w:r>
      <w:r>
        <w:rPr>
          <w:rFonts w:hint="eastAsia"/>
          <w:bCs/>
          <w:szCs w:val="22"/>
        </w:rPr>
        <w:t>않음</w:t>
      </w:r>
      <w:r>
        <w:rPr>
          <w:rFonts w:hint="eastAsia"/>
          <w:bCs/>
          <w:szCs w:val="22"/>
        </w:rPr>
        <w:t>.</w:t>
      </w:r>
      <w:r>
        <w:rPr>
          <w:bCs/>
          <w:szCs w:val="22"/>
        </w:rPr>
        <w:t xml:space="preserve"> </w:t>
      </w:r>
      <w:r>
        <w:rPr>
          <w:rFonts w:hint="eastAsia"/>
          <w:bCs/>
          <w:szCs w:val="22"/>
        </w:rPr>
        <w:t>다만</w:t>
      </w:r>
      <w:r>
        <w:rPr>
          <w:rFonts w:hint="eastAsia"/>
          <w:bCs/>
          <w:szCs w:val="22"/>
        </w:rPr>
        <w:t xml:space="preserve">, </w:t>
      </w:r>
      <w:r>
        <w:rPr>
          <w:rFonts w:hint="eastAsia"/>
          <w:bCs/>
          <w:szCs w:val="22"/>
        </w:rPr>
        <w:t>답변에</w:t>
      </w:r>
      <w:r>
        <w:rPr>
          <w:rFonts w:hint="eastAsia"/>
          <w:bCs/>
          <w:szCs w:val="22"/>
        </w:rPr>
        <w:t xml:space="preserve"> </w:t>
      </w:r>
      <w:r>
        <w:rPr>
          <w:rFonts w:hint="eastAsia"/>
          <w:bCs/>
          <w:szCs w:val="22"/>
        </w:rPr>
        <w:t>의하면</w:t>
      </w:r>
      <w:r>
        <w:rPr>
          <w:rFonts w:hint="eastAsia"/>
          <w:bCs/>
          <w:szCs w:val="22"/>
        </w:rPr>
        <w:t xml:space="preserve"> </w:t>
      </w:r>
      <w:r>
        <w:rPr>
          <w:rFonts w:hint="eastAsia"/>
          <w:bCs/>
          <w:szCs w:val="22"/>
        </w:rPr>
        <w:t>대상회사의</w:t>
      </w:r>
      <w:r>
        <w:rPr>
          <w:rFonts w:hint="eastAsia"/>
          <w:bCs/>
          <w:szCs w:val="22"/>
        </w:rPr>
        <w:t xml:space="preserve"> </w:t>
      </w:r>
      <w:proofErr w:type="spellStart"/>
      <w:r>
        <w:rPr>
          <w:rFonts w:hint="eastAsia"/>
          <w:bCs/>
          <w:szCs w:val="22"/>
        </w:rPr>
        <w:t>시급직</w:t>
      </w:r>
      <w:proofErr w:type="spellEnd"/>
      <w:r>
        <w:rPr>
          <w:rFonts w:hint="eastAsia"/>
          <w:bCs/>
          <w:szCs w:val="22"/>
        </w:rPr>
        <w:t xml:space="preserve"> </w:t>
      </w:r>
      <w:r>
        <w:rPr>
          <w:rFonts w:hint="eastAsia"/>
          <w:bCs/>
          <w:szCs w:val="22"/>
        </w:rPr>
        <w:t>근로자들</w:t>
      </w:r>
      <w:r>
        <w:rPr>
          <w:rFonts w:hint="eastAsia"/>
          <w:bCs/>
          <w:szCs w:val="22"/>
        </w:rPr>
        <w:t xml:space="preserve"> </w:t>
      </w:r>
      <w:r>
        <w:rPr>
          <w:rFonts w:hint="eastAsia"/>
          <w:bCs/>
          <w:szCs w:val="22"/>
        </w:rPr>
        <w:t>대부분은</w:t>
      </w:r>
      <w:r>
        <w:rPr>
          <w:rFonts w:hint="eastAsia"/>
          <w:bCs/>
          <w:szCs w:val="22"/>
        </w:rPr>
        <w:t xml:space="preserve"> </w:t>
      </w:r>
      <w:r>
        <w:rPr>
          <w:rFonts w:hint="eastAsia"/>
          <w:bCs/>
          <w:szCs w:val="22"/>
        </w:rPr>
        <w:t>기본급</w:t>
      </w:r>
      <w:r>
        <w:rPr>
          <w:rFonts w:hint="eastAsia"/>
          <w:bCs/>
          <w:szCs w:val="22"/>
        </w:rPr>
        <w:t xml:space="preserve"> </w:t>
      </w:r>
      <w:r>
        <w:rPr>
          <w:rFonts w:hint="eastAsia"/>
          <w:bCs/>
          <w:szCs w:val="22"/>
        </w:rPr>
        <w:t>외에</w:t>
      </w:r>
      <w:r>
        <w:rPr>
          <w:rFonts w:hint="eastAsia"/>
          <w:bCs/>
          <w:szCs w:val="22"/>
        </w:rPr>
        <w:t xml:space="preserve"> </w:t>
      </w:r>
      <w:r>
        <w:rPr>
          <w:rFonts w:hint="eastAsia"/>
          <w:bCs/>
          <w:szCs w:val="22"/>
        </w:rPr>
        <w:t>통상임금에</w:t>
      </w:r>
      <w:r>
        <w:rPr>
          <w:rFonts w:hint="eastAsia"/>
          <w:bCs/>
          <w:szCs w:val="22"/>
        </w:rPr>
        <w:t xml:space="preserve"> </w:t>
      </w:r>
      <w:r>
        <w:rPr>
          <w:rFonts w:hint="eastAsia"/>
          <w:bCs/>
          <w:szCs w:val="22"/>
        </w:rPr>
        <w:t>포함되는</w:t>
      </w:r>
      <w:r>
        <w:rPr>
          <w:rFonts w:hint="eastAsia"/>
          <w:bCs/>
          <w:szCs w:val="22"/>
        </w:rPr>
        <w:t xml:space="preserve"> </w:t>
      </w:r>
      <w:r>
        <w:rPr>
          <w:rFonts w:hint="eastAsia"/>
          <w:bCs/>
          <w:szCs w:val="22"/>
        </w:rPr>
        <w:t>수당들을</w:t>
      </w:r>
      <w:r>
        <w:rPr>
          <w:rFonts w:hint="eastAsia"/>
          <w:bCs/>
          <w:szCs w:val="22"/>
        </w:rPr>
        <w:t xml:space="preserve"> </w:t>
      </w:r>
      <w:r>
        <w:rPr>
          <w:rFonts w:hint="eastAsia"/>
          <w:bCs/>
          <w:szCs w:val="22"/>
        </w:rPr>
        <w:t>지급받지</w:t>
      </w:r>
      <w:r>
        <w:rPr>
          <w:rFonts w:hint="eastAsia"/>
          <w:bCs/>
          <w:szCs w:val="22"/>
        </w:rPr>
        <w:t xml:space="preserve"> </w:t>
      </w:r>
      <w:r>
        <w:rPr>
          <w:rFonts w:hint="eastAsia"/>
          <w:bCs/>
          <w:szCs w:val="22"/>
        </w:rPr>
        <w:t>않고</w:t>
      </w:r>
      <w:r>
        <w:rPr>
          <w:rFonts w:hint="eastAsia"/>
          <w:bCs/>
          <w:szCs w:val="22"/>
        </w:rPr>
        <w:t xml:space="preserve"> </w:t>
      </w:r>
      <w:r>
        <w:rPr>
          <w:rFonts w:hint="eastAsia"/>
          <w:bCs/>
          <w:szCs w:val="22"/>
        </w:rPr>
        <w:t>있다고</w:t>
      </w:r>
      <w:r>
        <w:rPr>
          <w:rFonts w:hint="eastAsia"/>
          <w:bCs/>
          <w:szCs w:val="22"/>
        </w:rPr>
        <w:t xml:space="preserve"> </w:t>
      </w:r>
      <w:r>
        <w:rPr>
          <w:rFonts w:hint="eastAsia"/>
          <w:bCs/>
          <w:szCs w:val="22"/>
        </w:rPr>
        <w:t>하고</w:t>
      </w:r>
      <w:r>
        <w:rPr>
          <w:rFonts w:hint="eastAsia"/>
          <w:bCs/>
          <w:szCs w:val="22"/>
        </w:rPr>
        <w:t>,</w:t>
      </w:r>
      <w:r>
        <w:rPr>
          <w:bCs/>
          <w:szCs w:val="22"/>
        </w:rPr>
        <w:t xml:space="preserve"> </w:t>
      </w:r>
      <w:r>
        <w:rPr>
          <w:rFonts w:hint="eastAsia"/>
          <w:bCs/>
          <w:szCs w:val="22"/>
        </w:rPr>
        <w:t>정기상여는</w:t>
      </w:r>
      <w:r>
        <w:rPr>
          <w:rFonts w:hint="eastAsia"/>
          <w:bCs/>
          <w:szCs w:val="22"/>
        </w:rPr>
        <w:t xml:space="preserve"> </w:t>
      </w:r>
      <w:r>
        <w:rPr>
          <w:rFonts w:hint="eastAsia"/>
          <w:bCs/>
          <w:szCs w:val="22"/>
        </w:rPr>
        <w:t>기본급의</w:t>
      </w:r>
      <w:r>
        <w:rPr>
          <w:rFonts w:hint="eastAsia"/>
          <w:bCs/>
          <w:szCs w:val="22"/>
        </w:rPr>
        <w:t xml:space="preserve"> </w:t>
      </w:r>
      <w:r>
        <w:rPr>
          <w:bCs/>
          <w:szCs w:val="22"/>
        </w:rPr>
        <w:t>50%</w:t>
      </w:r>
      <w:r>
        <w:rPr>
          <w:rFonts w:hint="eastAsia"/>
          <w:bCs/>
          <w:szCs w:val="22"/>
        </w:rPr>
        <w:t>가</w:t>
      </w:r>
      <w:r>
        <w:rPr>
          <w:rFonts w:hint="eastAsia"/>
          <w:bCs/>
          <w:szCs w:val="22"/>
        </w:rPr>
        <w:t xml:space="preserve"> </w:t>
      </w:r>
      <w:proofErr w:type="spellStart"/>
      <w:r>
        <w:rPr>
          <w:rFonts w:hint="eastAsia"/>
          <w:bCs/>
          <w:szCs w:val="22"/>
        </w:rPr>
        <w:t>지급되는바</w:t>
      </w:r>
      <w:proofErr w:type="spellEnd"/>
      <w:r>
        <w:rPr>
          <w:rFonts w:hint="eastAsia"/>
          <w:bCs/>
          <w:szCs w:val="22"/>
        </w:rPr>
        <w:t>,</w:t>
      </w:r>
      <w:r>
        <w:rPr>
          <w:bCs/>
          <w:szCs w:val="22"/>
        </w:rPr>
        <w:t xml:space="preserve"> </w:t>
      </w:r>
      <w:r>
        <w:rPr>
          <w:rFonts w:hint="eastAsia"/>
          <w:bCs/>
          <w:szCs w:val="22"/>
        </w:rPr>
        <w:t>정기상여가</w:t>
      </w:r>
      <w:r>
        <w:rPr>
          <w:rFonts w:hint="eastAsia"/>
          <w:bCs/>
          <w:szCs w:val="22"/>
        </w:rPr>
        <w:t xml:space="preserve"> </w:t>
      </w:r>
      <w:r>
        <w:rPr>
          <w:rFonts w:hint="eastAsia"/>
          <w:bCs/>
          <w:szCs w:val="22"/>
        </w:rPr>
        <w:t>통상임금으로</w:t>
      </w:r>
      <w:r>
        <w:rPr>
          <w:rFonts w:hint="eastAsia"/>
          <w:bCs/>
          <w:szCs w:val="22"/>
        </w:rPr>
        <w:t xml:space="preserve"> </w:t>
      </w:r>
      <w:r>
        <w:rPr>
          <w:rFonts w:hint="eastAsia"/>
          <w:bCs/>
          <w:szCs w:val="22"/>
        </w:rPr>
        <w:t>인정된다면</w:t>
      </w:r>
      <w:r>
        <w:rPr>
          <w:rFonts w:hint="eastAsia"/>
          <w:bCs/>
          <w:szCs w:val="22"/>
        </w:rPr>
        <w:t xml:space="preserve"> </w:t>
      </w:r>
      <w:r w:rsidRPr="007C36AD">
        <w:rPr>
          <w:rFonts w:hint="eastAsia"/>
          <w:bCs/>
          <w:szCs w:val="22"/>
          <w:u w:val="single"/>
        </w:rPr>
        <w:t>최근</w:t>
      </w:r>
      <w:r w:rsidRPr="007C36AD">
        <w:rPr>
          <w:rFonts w:hint="eastAsia"/>
          <w:bCs/>
          <w:szCs w:val="22"/>
          <w:u w:val="single"/>
        </w:rPr>
        <w:t xml:space="preserve"> </w:t>
      </w:r>
      <w:r w:rsidRPr="007C36AD">
        <w:rPr>
          <w:bCs/>
          <w:szCs w:val="22"/>
          <w:u w:val="single"/>
        </w:rPr>
        <w:t>3</w:t>
      </w:r>
      <w:r w:rsidRPr="007C36AD">
        <w:rPr>
          <w:rFonts w:hint="eastAsia"/>
          <w:bCs/>
          <w:szCs w:val="22"/>
          <w:u w:val="single"/>
        </w:rPr>
        <w:t>년간</w:t>
      </w:r>
      <w:r w:rsidRPr="007C36AD">
        <w:rPr>
          <w:rFonts w:hint="eastAsia"/>
          <w:bCs/>
          <w:szCs w:val="22"/>
          <w:u w:val="single"/>
        </w:rPr>
        <w:t xml:space="preserve"> </w:t>
      </w:r>
      <w:proofErr w:type="spellStart"/>
      <w:r w:rsidRPr="007C36AD">
        <w:rPr>
          <w:rFonts w:hint="eastAsia"/>
          <w:bCs/>
          <w:szCs w:val="22"/>
          <w:u w:val="single"/>
        </w:rPr>
        <w:t>시급직</w:t>
      </w:r>
      <w:proofErr w:type="spellEnd"/>
      <w:r w:rsidRPr="007C36AD">
        <w:rPr>
          <w:rFonts w:hint="eastAsia"/>
          <w:bCs/>
          <w:szCs w:val="22"/>
          <w:u w:val="single"/>
        </w:rPr>
        <w:t xml:space="preserve"> </w:t>
      </w:r>
      <w:r w:rsidRPr="007C36AD">
        <w:rPr>
          <w:rFonts w:hint="eastAsia"/>
          <w:bCs/>
          <w:szCs w:val="22"/>
          <w:u w:val="single"/>
        </w:rPr>
        <w:t>근로자들에게</w:t>
      </w:r>
      <w:r w:rsidRPr="007C36AD">
        <w:rPr>
          <w:rFonts w:hint="eastAsia"/>
          <w:bCs/>
          <w:szCs w:val="22"/>
          <w:u w:val="single"/>
        </w:rPr>
        <w:t xml:space="preserve"> </w:t>
      </w:r>
      <w:r w:rsidRPr="007C36AD">
        <w:rPr>
          <w:rFonts w:hint="eastAsia"/>
          <w:bCs/>
          <w:szCs w:val="22"/>
          <w:u w:val="single"/>
        </w:rPr>
        <w:t>지급된</w:t>
      </w:r>
      <w:r w:rsidRPr="007C36AD">
        <w:rPr>
          <w:rFonts w:hint="eastAsia"/>
          <w:bCs/>
          <w:szCs w:val="22"/>
          <w:u w:val="single"/>
        </w:rPr>
        <w:t xml:space="preserve"> </w:t>
      </w:r>
      <w:r w:rsidRPr="007C36AD">
        <w:rPr>
          <w:rFonts w:hint="eastAsia"/>
          <w:bCs/>
          <w:szCs w:val="22"/>
          <w:u w:val="single"/>
        </w:rPr>
        <w:t>법정수당의</w:t>
      </w:r>
      <w:r w:rsidRPr="007C36AD">
        <w:rPr>
          <w:rFonts w:hint="eastAsia"/>
          <w:bCs/>
          <w:szCs w:val="22"/>
          <w:u w:val="single"/>
        </w:rPr>
        <w:t xml:space="preserve"> </w:t>
      </w:r>
      <w:r w:rsidRPr="007C36AD">
        <w:rPr>
          <w:rFonts w:hint="eastAsia"/>
          <w:bCs/>
          <w:szCs w:val="22"/>
          <w:u w:val="single"/>
        </w:rPr>
        <w:t>약</w:t>
      </w:r>
      <w:r w:rsidRPr="007C36AD">
        <w:rPr>
          <w:rFonts w:hint="eastAsia"/>
          <w:bCs/>
          <w:szCs w:val="22"/>
          <w:u w:val="single"/>
        </w:rPr>
        <w:t xml:space="preserve"> </w:t>
      </w:r>
      <w:r w:rsidRPr="007C36AD">
        <w:rPr>
          <w:bCs/>
          <w:szCs w:val="22"/>
          <w:u w:val="single"/>
        </w:rPr>
        <w:t>33%</w:t>
      </w:r>
      <w:r w:rsidRPr="007C36AD">
        <w:rPr>
          <w:rFonts w:hint="eastAsia"/>
          <w:bCs/>
          <w:szCs w:val="22"/>
          <w:u w:val="single"/>
        </w:rPr>
        <w:t>에</w:t>
      </w:r>
      <w:r w:rsidRPr="007C36AD">
        <w:rPr>
          <w:rFonts w:hint="eastAsia"/>
          <w:bCs/>
          <w:szCs w:val="22"/>
          <w:u w:val="single"/>
        </w:rPr>
        <w:t xml:space="preserve"> </w:t>
      </w:r>
      <w:r w:rsidRPr="007C36AD">
        <w:rPr>
          <w:rFonts w:hint="eastAsia"/>
          <w:bCs/>
          <w:szCs w:val="22"/>
          <w:u w:val="single"/>
        </w:rPr>
        <w:t>상응하는</w:t>
      </w:r>
      <w:r w:rsidRPr="007C36AD">
        <w:rPr>
          <w:rFonts w:hint="eastAsia"/>
          <w:bCs/>
          <w:szCs w:val="22"/>
          <w:u w:val="single"/>
        </w:rPr>
        <w:t xml:space="preserve"> </w:t>
      </w:r>
      <w:r w:rsidRPr="007C36AD">
        <w:rPr>
          <w:rFonts w:hint="eastAsia"/>
          <w:bCs/>
          <w:szCs w:val="22"/>
          <w:u w:val="single"/>
        </w:rPr>
        <w:t>추가</w:t>
      </w:r>
      <w:r w:rsidRPr="007C36AD">
        <w:rPr>
          <w:rFonts w:hint="eastAsia"/>
          <w:bCs/>
          <w:szCs w:val="22"/>
          <w:u w:val="single"/>
        </w:rPr>
        <w:t xml:space="preserve"> </w:t>
      </w:r>
      <w:r w:rsidRPr="007C36AD">
        <w:rPr>
          <w:rFonts w:hint="eastAsia"/>
          <w:bCs/>
          <w:szCs w:val="22"/>
          <w:u w:val="single"/>
        </w:rPr>
        <w:t>법정수당액</w:t>
      </w:r>
      <w:r w:rsidRPr="007C36AD">
        <w:rPr>
          <w:rFonts w:hint="eastAsia"/>
          <w:bCs/>
          <w:szCs w:val="22"/>
          <w:u w:val="single"/>
        </w:rPr>
        <w:t xml:space="preserve"> </w:t>
      </w:r>
      <w:r w:rsidRPr="007C36AD">
        <w:rPr>
          <w:rFonts w:hint="eastAsia"/>
          <w:bCs/>
          <w:szCs w:val="22"/>
          <w:u w:val="single"/>
        </w:rPr>
        <w:t>및</w:t>
      </w:r>
      <w:r w:rsidRPr="007C36AD">
        <w:rPr>
          <w:rFonts w:hint="eastAsia"/>
          <w:bCs/>
          <w:szCs w:val="22"/>
          <w:u w:val="single"/>
        </w:rPr>
        <w:t xml:space="preserve"> </w:t>
      </w:r>
      <w:r w:rsidRPr="007C36AD">
        <w:rPr>
          <w:rFonts w:hint="eastAsia"/>
          <w:bCs/>
          <w:szCs w:val="22"/>
          <w:u w:val="single"/>
        </w:rPr>
        <w:t>이에</w:t>
      </w:r>
      <w:r w:rsidRPr="007C36AD">
        <w:rPr>
          <w:rFonts w:hint="eastAsia"/>
          <w:bCs/>
          <w:szCs w:val="22"/>
          <w:u w:val="single"/>
        </w:rPr>
        <w:t xml:space="preserve"> </w:t>
      </w:r>
      <w:r w:rsidRPr="007C36AD">
        <w:rPr>
          <w:rFonts w:hint="eastAsia"/>
          <w:bCs/>
          <w:szCs w:val="22"/>
          <w:u w:val="single"/>
        </w:rPr>
        <w:t>따른</w:t>
      </w:r>
      <w:r w:rsidRPr="007C36AD">
        <w:rPr>
          <w:rFonts w:hint="eastAsia"/>
          <w:bCs/>
          <w:szCs w:val="22"/>
          <w:u w:val="single"/>
        </w:rPr>
        <w:t xml:space="preserve"> </w:t>
      </w:r>
      <w:r w:rsidRPr="007C36AD">
        <w:rPr>
          <w:rFonts w:hint="eastAsia"/>
          <w:bCs/>
          <w:szCs w:val="22"/>
          <w:u w:val="single"/>
        </w:rPr>
        <w:t>퇴직급여</w:t>
      </w:r>
      <w:r w:rsidRPr="007C36AD">
        <w:rPr>
          <w:rFonts w:hint="eastAsia"/>
          <w:bCs/>
          <w:szCs w:val="22"/>
          <w:u w:val="single"/>
        </w:rPr>
        <w:t xml:space="preserve"> </w:t>
      </w:r>
      <w:r w:rsidRPr="007C36AD">
        <w:rPr>
          <w:rFonts w:hint="eastAsia"/>
          <w:bCs/>
          <w:szCs w:val="22"/>
          <w:u w:val="single"/>
        </w:rPr>
        <w:t>부담</w:t>
      </w:r>
      <w:r w:rsidRPr="007C36AD">
        <w:rPr>
          <w:rFonts w:hint="eastAsia"/>
          <w:bCs/>
          <w:szCs w:val="22"/>
          <w:u w:val="single"/>
        </w:rPr>
        <w:t xml:space="preserve"> </w:t>
      </w:r>
      <w:r w:rsidRPr="007C36AD">
        <w:rPr>
          <w:rFonts w:hint="eastAsia"/>
          <w:bCs/>
          <w:szCs w:val="22"/>
          <w:u w:val="single"/>
        </w:rPr>
        <w:t>증가액에</w:t>
      </w:r>
      <w:r w:rsidRPr="007C36AD">
        <w:rPr>
          <w:rFonts w:hint="eastAsia"/>
          <w:bCs/>
          <w:szCs w:val="22"/>
          <w:u w:val="single"/>
        </w:rPr>
        <w:t xml:space="preserve"> </w:t>
      </w:r>
      <w:r w:rsidRPr="007C36AD">
        <w:rPr>
          <w:rFonts w:hint="eastAsia"/>
          <w:bCs/>
          <w:szCs w:val="22"/>
          <w:u w:val="single"/>
        </w:rPr>
        <w:t>상응하는</w:t>
      </w:r>
      <w:r w:rsidRPr="007C36AD">
        <w:rPr>
          <w:rFonts w:hint="eastAsia"/>
          <w:bCs/>
          <w:szCs w:val="22"/>
          <w:u w:val="single"/>
        </w:rPr>
        <w:t xml:space="preserve"> </w:t>
      </w:r>
      <w:r w:rsidRPr="007C36AD">
        <w:rPr>
          <w:rFonts w:hint="eastAsia"/>
          <w:bCs/>
          <w:szCs w:val="22"/>
          <w:u w:val="single"/>
        </w:rPr>
        <w:t>금전적</w:t>
      </w:r>
      <w:r w:rsidRPr="007C36AD">
        <w:rPr>
          <w:rFonts w:hint="eastAsia"/>
          <w:bCs/>
          <w:szCs w:val="22"/>
          <w:u w:val="single"/>
        </w:rPr>
        <w:t xml:space="preserve"> </w:t>
      </w:r>
      <w:r w:rsidRPr="007C36AD">
        <w:rPr>
          <w:rFonts w:hint="eastAsia"/>
          <w:bCs/>
          <w:szCs w:val="22"/>
          <w:u w:val="single"/>
        </w:rPr>
        <w:t>영향이</w:t>
      </w:r>
      <w:r w:rsidRPr="007C36AD">
        <w:rPr>
          <w:rFonts w:hint="eastAsia"/>
          <w:bCs/>
          <w:szCs w:val="22"/>
          <w:u w:val="single"/>
        </w:rPr>
        <w:t xml:space="preserve"> </w:t>
      </w:r>
      <w:r w:rsidRPr="007C36AD">
        <w:rPr>
          <w:rFonts w:hint="eastAsia"/>
          <w:bCs/>
          <w:szCs w:val="22"/>
          <w:u w:val="single"/>
        </w:rPr>
        <w:t>발생할</w:t>
      </w:r>
      <w:r w:rsidRPr="007C36AD">
        <w:rPr>
          <w:rFonts w:hint="eastAsia"/>
          <w:bCs/>
          <w:szCs w:val="22"/>
          <w:u w:val="single"/>
        </w:rPr>
        <w:t xml:space="preserve"> </w:t>
      </w:r>
      <w:r w:rsidRPr="007C36AD">
        <w:rPr>
          <w:rFonts w:hint="eastAsia"/>
          <w:bCs/>
          <w:szCs w:val="22"/>
          <w:u w:val="single"/>
        </w:rPr>
        <w:t>수</w:t>
      </w:r>
      <w:r w:rsidRPr="007C36AD">
        <w:rPr>
          <w:rFonts w:hint="eastAsia"/>
          <w:bCs/>
          <w:szCs w:val="22"/>
          <w:u w:val="single"/>
        </w:rPr>
        <w:t xml:space="preserve"> </w:t>
      </w:r>
      <w:r w:rsidRPr="007C36AD">
        <w:rPr>
          <w:rFonts w:hint="eastAsia"/>
          <w:bCs/>
          <w:szCs w:val="22"/>
          <w:u w:val="single"/>
        </w:rPr>
        <w:t>있음</w:t>
      </w:r>
      <w:r>
        <w:rPr>
          <w:rFonts w:hint="eastAsia"/>
          <w:bCs/>
          <w:szCs w:val="22"/>
        </w:rPr>
        <w:t>.</w:t>
      </w:r>
    </w:p>
    <w:p w14:paraId="39BEDECF" w14:textId="77777777" w:rsidR="00026A7E" w:rsidRPr="00C70B98" w:rsidRDefault="00026A7E" w:rsidP="00026A7E">
      <w:pPr>
        <w:pStyle w:val="a5"/>
        <w:numPr>
          <w:ilvl w:val="0"/>
          <w:numId w:val="111"/>
        </w:numPr>
        <w:spacing w:after="240"/>
        <w:ind w:leftChars="0" w:left="1308"/>
        <w:rPr>
          <w:bCs/>
          <w:szCs w:val="22"/>
          <w:u w:val="single"/>
        </w:rPr>
      </w:pPr>
      <w:r w:rsidRPr="00C70B98">
        <w:rPr>
          <w:rFonts w:hint="eastAsia"/>
          <w:bCs/>
          <w:szCs w:val="22"/>
          <w:u w:val="single"/>
        </w:rPr>
        <w:t>한샘개발</w:t>
      </w:r>
    </w:p>
    <w:p w14:paraId="6A768F60" w14:textId="77777777" w:rsidR="00026A7E" w:rsidRDefault="00026A7E" w:rsidP="00026A7E">
      <w:pPr>
        <w:pStyle w:val="a5"/>
        <w:spacing w:after="240"/>
        <w:ind w:leftChars="0" w:left="1308"/>
        <w:rPr>
          <w:bCs/>
          <w:szCs w:val="22"/>
        </w:rPr>
      </w:pPr>
      <w:r>
        <w:rPr>
          <w:rFonts w:hint="eastAsia"/>
          <w:bCs/>
          <w:szCs w:val="22"/>
        </w:rPr>
        <w:t>한샘개발은</w:t>
      </w:r>
      <w:r w:rsidRPr="00C70B98">
        <w:rPr>
          <w:rFonts w:hint="eastAsia"/>
          <w:bCs/>
          <w:szCs w:val="22"/>
        </w:rPr>
        <w:t xml:space="preserve"> </w:t>
      </w:r>
      <w:r w:rsidRPr="00C70B98">
        <w:rPr>
          <w:rFonts w:hint="eastAsia"/>
          <w:bCs/>
          <w:szCs w:val="22"/>
        </w:rPr>
        <w:t>통상임금에</w:t>
      </w:r>
      <w:r w:rsidRPr="00C70B98">
        <w:rPr>
          <w:rFonts w:hint="eastAsia"/>
          <w:bCs/>
          <w:szCs w:val="22"/>
        </w:rPr>
        <w:t xml:space="preserve"> </w:t>
      </w:r>
      <w:r w:rsidRPr="00C70B98">
        <w:rPr>
          <w:rFonts w:hint="eastAsia"/>
          <w:bCs/>
          <w:szCs w:val="22"/>
        </w:rPr>
        <w:t>포함하여야</w:t>
      </w:r>
      <w:r w:rsidRPr="00C70B98">
        <w:rPr>
          <w:rFonts w:hint="eastAsia"/>
          <w:bCs/>
          <w:szCs w:val="22"/>
        </w:rPr>
        <w:t xml:space="preserve"> </w:t>
      </w:r>
      <w:r w:rsidRPr="00C70B98">
        <w:rPr>
          <w:rFonts w:hint="eastAsia"/>
          <w:bCs/>
          <w:szCs w:val="22"/>
        </w:rPr>
        <w:t>하는</w:t>
      </w:r>
      <w:r w:rsidRPr="00C70B98">
        <w:rPr>
          <w:rFonts w:hint="eastAsia"/>
          <w:bCs/>
          <w:szCs w:val="22"/>
        </w:rPr>
        <w:t xml:space="preserve"> </w:t>
      </w:r>
      <w:proofErr w:type="spellStart"/>
      <w:r>
        <w:rPr>
          <w:rFonts w:hint="eastAsia"/>
          <w:bCs/>
          <w:szCs w:val="22"/>
        </w:rPr>
        <w:t>평가가급을</w:t>
      </w:r>
      <w:proofErr w:type="spellEnd"/>
      <w:r w:rsidRPr="00C70B98">
        <w:rPr>
          <w:rFonts w:hint="eastAsia"/>
          <w:bCs/>
          <w:szCs w:val="22"/>
        </w:rPr>
        <w:t xml:space="preserve"> </w:t>
      </w:r>
      <w:r w:rsidRPr="00C70B98">
        <w:rPr>
          <w:rFonts w:hint="eastAsia"/>
          <w:bCs/>
          <w:szCs w:val="22"/>
        </w:rPr>
        <w:t>통상임금에</w:t>
      </w:r>
      <w:r w:rsidRPr="00C70B98">
        <w:rPr>
          <w:rFonts w:hint="eastAsia"/>
          <w:bCs/>
          <w:szCs w:val="22"/>
        </w:rPr>
        <w:t xml:space="preserve"> </w:t>
      </w:r>
      <w:r w:rsidRPr="00C70B98">
        <w:rPr>
          <w:rFonts w:hint="eastAsia"/>
          <w:bCs/>
          <w:szCs w:val="22"/>
        </w:rPr>
        <w:t>포함시키지</w:t>
      </w:r>
      <w:r w:rsidRPr="00C70B98">
        <w:rPr>
          <w:rFonts w:hint="eastAsia"/>
          <w:bCs/>
          <w:szCs w:val="22"/>
        </w:rPr>
        <w:t xml:space="preserve"> </w:t>
      </w:r>
      <w:r w:rsidRPr="00C70B98">
        <w:rPr>
          <w:rFonts w:hint="eastAsia"/>
          <w:bCs/>
          <w:szCs w:val="22"/>
        </w:rPr>
        <w:t>않았으므로</w:t>
      </w:r>
      <w:r w:rsidRPr="00C70B98">
        <w:rPr>
          <w:rFonts w:hint="eastAsia"/>
          <w:bCs/>
          <w:szCs w:val="22"/>
        </w:rPr>
        <w:t xml:space="preserve">, </w:t>
      </w:r>
      <w:r w:rsidRPr="00C70B98">
        <w:rPr>
          <w:rFonts w:hint="eastAsia"/>
          <w:bCs/>
          <w:szCs w:val="22"/>
        </w:rPr>
        <w:t>추가</w:t>
      </w:r>
      <w:r w:rsidRPr="00C70B98">
        <w:rPr>
          <w:rFonts w:hint="eastAsia"/>
          <w:bCs/>
          <w:szCs w:val="22"/>
        </w:rPr>
        <w:t xml:space="preserve"> </w:t>
      </w:r>
      <w:r w:rsidRPr="00C70B98">
        <w:rPr>
          <w:rFonts w:hint="eastAsia"/>
          <w:bCs/>
          <w:szCs w:val="22"/>
        </w:rPr>
        <w:t>법정수당</w:t>
      </w:r>
      <w:r w:rsidRPr="00C70B98">
        <w:rPr>
          <w:rFonts w:hint="eastAsia"/>
          <w:bCs/>
          <w:szCs w:val="22"/>
        </w:rPr>
        <w:t xml:space="preserve"> </w:t>
      </w:r>
      <w:r w:rsidRPr="00C70B98">
        <w:rPr>
          <w:rFonts w:hint="eastAsia"/>
          <w:bCs/>
          <w:szCs w:val="22"/>
        </w:rPr>
        <w:t>및</w:t>
      </w:r>
      <w:r w:rsidRPr="00C70B98">
        <w:rPr>
          <w:rFonts w:hint="eastAsia"/>
          <w:bCs/>
          <w:szCs w:val="22"/>
        </w:rPr>
        <w:t xml:space="preserve"> </w:t>
      </w:r>
      <w:r w:rsidRPr="00C70B98">
        <w:rPr>
          <w:rFonts w:hint="eastAsia"/>
          <w:bCs/>
          <w:szCs w:val="22"/>
        </w:rPr>
        <w:t>퇴직급여</w:t>
      </w:r>
      <w:r w:rsidRPr="00C70B98">
        <w:rPr>
          <w:rFonts w:hint="eastAsia"/>
          <w:bCs/>
          <w:szCs w:val="22"/>
        </w:rPr>
        <w:t xml:space="preserve"> </w:t>
      </w:r>
      <w:r w:rsidRPr="00C70B98">
        <w:rPr>
          <w:rFonts w:hint="eastAsia"/>
          <w:bCs/>
          <w:szCs w:val="22"/>
        </w:rPr>
        <w:t>지급</w:t>
      </w:r>
      <w:r w:rsidRPr="00C70B98">
        <w:rPr>
          <w:rFonts w:hint="eastAsia"/>
          <w:bCs/>
          <w:szCs w:val="22"/>
        </w:rPr>
        <w:t xml:space="preserve"> </w:t>
      </w:r>
      <w:r w:rsidRPr="00C70B98">
        <w:rPr>
          <w:rFonts w:hint="eastAsia"/>
          <w:bCs/>
          <w:szCs w:val="22"/>
        </w:rPr>
        <w:t>의무를</w:t>
      </w:r>
      <w:r w:rsidRPr="00C70B98">
        <w:rPr>
          <w:rFonts w:hint="eastAsia"/>
          <w:bCs/>
          <w:szCs w:val="22"/>
        </w:rPr>
        <w:t xml:space="preserve"> </w:t>
      </w:r>
      <w:r w:rsidRPr="00C70B98">
        <w:rPr>
          <w:rFonts w:hint="eastAsia"/>
          <w:bCs/>
          <w:szCs w:val="22"/>
        </w:rPr>
        <w:t>부담하게</w:t>
      </w:r>
      <w:r w:rsidRPr="00C70B98">
        <w:rPr>
          <w:rFonts w:hint="eastAsia"/>
          <w:bCs/>
          <w:szCs w:val="22"/>
        </w:rPr>
        <w:t xml:space="preserve"> </w:t>
      </w:r>
      <w:r w:rsidRPr="00C70B98">
        <w:rPr>
          <w:rFonts w:hint="eastAsia"/>
          <w:bCs/>
          <w:szCs w:val="22"/>
        </w:rPr>
        <w:t>될</w:t>
      </w:r>
      <w:r w:rsidRPr="00C70B98">
        <w:rPr>
          <w:rFonts w:hint="eastAsia"/>
          <w:bCs/>
          <w:szCs w:val="22"/>
        </w:rPr>
        <w:t xml:space="preserve"> </w:t>
      </w:r>
      <w:r w:rsidRPr="00C70B98">
        <w:rPr>
          <w:rFonts w:hint="eastAsia"/>
          <w:bCs/>
          <w:szCs w:val="22"/>
        </w:rPr>
        <w:t>것으로</w:t>
      </w:r>
      <w:r w:rsidRPr="00C70B98">
        <w:rPr>
          <w:rFonts w:hint="eastAsia"/>
          <w:bCs/>
          <w:szCs w:val="22"/>
        </w:rPr>
        <w:t xml:space="preserve"> </w:t>
      </w:r>
      <w:r w:rsidRPr="00C70B98">
        <w:rPr>
          <w:rFonts w:hint="eastAsia"/>
          <w:bCs/>
          <w:szCs w:val="22"/>
        </w:rPr>
        <w:t>보임</w:t>
      </w:r>
      <w:r w:rsidRPr="00C70B98">
        <w:rPr>
          <w:rFonts w:hint="eastAsia"/>
          <w:bCs/>
          <w:szCs w:val="22"/>
        </w:rPr>
        <w:t>.</w:t>
      </w:r>
    </w:p>
    <w:p w14:paraId="61675075" w14:textId="77777777" w:rsidR="00026A7E" w:rsidRDefault="00026A7E" w:rsidP="00026A7E">
      <w:pPr>
        <w:pStyle w:val="a5"/>
        <w:spacing w:after="240"/>
        <w:ind w:leftChars="0" w:left="1308"/>
        <w:rPr>
          <w:bCs/>
          <w:szCs w:val="22"/>
        </w:rPr>
      </w:pPr>
      <w:r>
        <w:rPr>
          <w:rFonts w:hint="eastAsia"/>
          <w:bCs/>
          <w:szCs w:val="22"/>
        </w:rPr>
        <w:t>답변에</w:t>
      </w:r>
      <w:r>
        <w:rPr>
          <w:rFonts w:hint="eastAsia"/>
          <w:bCs/>
          <w:szCs w:val="22"/>
        </w:rPr>
        <w:t xml:space="preserve"> </w:t>
      </w:r>
      <w:r>
        <w:rPr>
          <w:rFonts w:hint="eastAsia"/>
          <w:bCs/>
          <w:szCs w:val="22"/>
        </w:rPr>
        <w:t>의하면</w:t>
      </w:r>
      <w:r>
        <w:rPr>
          <w:rFonts w:hint="eastAsia"/>
          <w:bCs/>
          <w:szCs w:val="22"/>
        </w:rPr>
        <w:t xml:space="preserve"> </w:t>
      </w:r>
      <w:proofErr w:type="spellStart"/>
      <w:r>
        <w:rPr>
          <w:rFonts w:hint="eastAsia"/>
          <w:bCs/>
          <w:szCs w:val="22"/>
        </w:rPr>
        <w:t>평가가급은</w:t>
      </w:r>
      <w:proofErr w:type="spellEnd"/>
      <w:r>
        <w:rPr>
          <w:rFonts w:hint="eastAsia"/>
          <w:bCs/>
          <w:szCs w:val="22"/>
        </w:rPr>
        <w:t xml:space="preserve"> 2020</w:t>
      </w:r>
      <w:r>
        <w:rPr>
          <w:rFonts w:hint="eastAsia"/>
          <w:bCs/>
          <w:szCs w:val="22"/>
        </w:rPr>
        <w:t>년</w:t>
      </w:r>
      <w:r>
        <w:rPr>
          <w:rFonts w:hint="eastAsia"/>
          <w:bCs/>
          <w:szCs w:val="22"/>
        </w:rPr>
        <w:t xml:space="preserve"> </w:t>
      </w:r>
      <w:r>
        <w:rPr>
          <w:bCs/>
          <w:szCs w:val="22"/>
        </w:rPr>
        <w:t>5</w:t>
      </w:r>
      <w:r>
        <w:rPr>
          <w:rFonts w:hint="eastAsia"/>
          <w:bCs/>
          <w:szCs w:val="22"/>
        </w:rPr>
        <w:t>월부터</w:t>
      </w:r>
      <w:r>
        <w:rPr>
          <w:rFonts w:hint="eastAsia"/>
          <w:bCs/>
          <w:szCs w:val="22"/>
        </w:rPr>
        <w:t xml:space="preserve"> </w:t>
      </w:r>
      <w:r>
        <w:rPr>
          <w:bCs/>
          <w:szCs w:val="22"/>
        </w:rPr>
        <w:t>2021</w:t>
      </w:r>
      <w:r>
        <w:rPr>
          <w:rFonts w:hint="eastAsia"/>
          <w:bCs/>
          <w:szCs w:val="22"/>
        </w:rPr>
        <w:t>년</w:t>
      </w:r>
      <w:r>
        <w:rPr>
          <w:rFonts w:hint="eastAsia"/>
          <w:bCs/>
          <w:szCs w:val="22"/>
        </w:rPr>
        <w:t xml:space="preserve"> 1</w:t>
      </w:r>
      <w:r>
        <w:rPr>
          <w:rFonts w:hint="eastAsia"/>
          <w:bCs/>
          <w:szCs w:val="22"/>
        </w:rPr>
        <w:t>월까지</w:t>
      </w:r>
      <w:r>
        <w:rPr>
          <w:rFonts w:hint="eastAsia"/>
          <w:bCs/>
          <w:szCs w:val="22"/>
        </w:rPr>
        <w:t xml:space="preserve"> </w:t>
      </w:r>
      <w:r>
        <w:rPr>
          <w:bCs/>
          <w:szCs w:val="22"/>
        </w:rPr>
        <w:t>9</w:t>
      </w:r>
      <w:r>
        <w:rPr>
          <w:rFonts w:hint="eastAsia"/>
          <w:bCs/>
          <w:szCs w:val="22"/>
        </w:rPr>
        <w:t>개월의</w:t>
      </w:r>
      <w:r>
        <w:rPr>
          <w:rFonts w:hint="eastAsia"/>
          <w:bCs/>
          <w:szCs w:val="22"/>
        </w:rPr>
        <w:t xml:space="preserve"> </w:t>
      </w:r>
      <w:r>
        <w:rPr>
          <w:rFonts w:hint="eastAsia"/>
          <w:bCs/>
          <w:szCs w:val="22"/>
        </w:rPr>
        <w:t>기간동안</w:t>
      </w:r>
      <w:r>
        <w:rPr>
          <w:rFonts w:hint="eastAsia"/>
          <w:bCs/>
          <w:szCs w:val="22"/>
        </w:rPr>
        <w:t xml:space="preserve"> </w:t>
      </w:r>
      <w:r>
        <w:rPr>
          <w:bCs/>
          <w:szCs w:val="22"/>
        </w:rPr>
        <w:t>85</w:t>
      </w:r>
      <w:r>
        <w:rPr>
          <w:rFonts w:hint="eastAsia"/>
          <w:bCs/>
          <w:szCs w:val="22"/>
        </w:rPr>
        <w:t>명의</w:t>
      </w:r>
      <w:r>
        <w:rPr>
          <w:rFonts w:hint="eastAsia"/>
          <w:bCs/>
          <w:szCs w:val="22"/>
        </w:rPr>
        <w:t xml:space="preserve"> </w:t>
      </w:r>
      <w:r>
        <w:rPr>
          <w:rFonts w:hint="eastAsia"/>
          <w:bCs/>
          <w:szCs w:val="22"/>
        </w:rPr>
        <w:t>근로자들에게</w:t>
      </w:r>
      <w:r>
        <w:rPr>
          <w:rFonts w:hint="eastAsia"/>
          <w:bCs/>
          <w:szCs w:val="22"/>
        </w:rPr>
        <w:t xml:space="preserve"> </w:t>
      </w:r>
      <w:proofErr w:type="spellStart"/>
      <w:r>
        <w:rPr>
          <w:rFonts w:hint="eastAsia"/>
          <w:bCs/>
          <w:szCs w:val="22"/>
        </w:rPr>
        <w:t>지급된바</w:t>
      </w:r>
      <w:proofErr w:type="spellEnd"/>
      <w:r>
        <w:rPr>
          <w:rFonts w:hint="eastAsia"/>
          <w:bCs/>
          <w:szCs w:val="22"/>
        </w:rPr>
        <w:t>,</w:t>
      </w:r>
      <w:r>
        <w:rPr>
          <w:bCs/>
          <w:szCs w:val="22"/>
        </w:rPr>
        <w:t xml:space="preserve"> </w:t>
      </w:r>
      <w:r>
        <w:rPr>
          <w:rFonts w:hint="eastAsia"/>
          <w:bCs/>
          <w:szCs w:val="22"/>
        </w:rPr>
        <w:t>월</w:t>
      </w:r>
      <w:r>
        <w:rPr>
          <w:rFonts w:hint="eastAsia"/>
          <w:bCs/>
          <w:szCs w:val="22"/>
        </w:rPr>
        <w:t xml:space="preserve"> </w:t>
      </w:r>
      <w:r>
        <w:rPr>
          <w:rFonts w:hint="eastAsia"/>
          <w:bCs/>
          <w:szCs w:val="22"/>
        </w:rPr>
        <w:t>기준</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근로자의</w:t>
      </w:r>
      <w:r>
        <w:rPr>
          <w:rFonts w:hint="eastAsia"/>
          <w:bCs/>
          <w:szCs w:val="22"/>
        </w:rPr>
        <w:t xml:space="preserve"> </w:t>
      </w:r>
      <w:r>
        <w:rPr>
          <w:rFonts w:hint="eastAsia"/>
          <w:bCs/>
          <w:szCs w:val="22"/>
        </w:rPr>
        <w:t>평균적인</w:t>
      </w:r>
      <w:r>
        <w:rPr>
          <w:rFonts w:hint="eastAsia"/>
          <w:bCs/>
          <w:szCs w:val="22"/>
        </w:rPr>
        <w:t xml:space="preserve"> </w:t>
      </w:r>
      <w:proofErr w:type="spellStart"/>
      <w:r>
        <w:rPr>
          <w:rFonts w:hint="eastAsia"/>
          <w:bCs/>
          <w:szCs w:val="22"/>
        </w:rPr>
        <w:t>평가가급</w:t>
      </w:r>
      <w:proofErr w:type="spellEnd"/>
      <w:r>
        <w:rPr>
          <w:rFonts w:hint="eastAsia"/>
          <w:bCs/>
          <w:szCs w:val="22"/>
        </w:rPr>
        <w:t xml:space="preserve"> </w:t>
      </w:r>
      <w:r>
        <w:rPr>
          <w:rFonts w:hint="eastAsia"/>
          <w:bCs/>
          <w:szCs w:val="22"/>
        </w:rPr>
        <w:t>지급액은</w:t>
      </w:r>
      <w:r>
        <w:rPr>
          <w:rFonts w:hint="eastAsia"/>
          <w:bCs/>
          <w:szCs w:val="22"/>
        </w:rPr>
        <w:t xml:space="preserve"> </w:t>
      </w:r>
      <w:r>
        <w:rPr>
          <w:bCs/>
          <w:szCs w:val="22"/>
        </w:rPr>
        <w:t>57,543</w:t>
      </w:r>
      <w:r>
        <w:rPr>
          <w:rFonts w:hint="eastAsia"/>
          <w:bCs/>
          <w:szCs w:val="22"/>
        </w:rPr>
        <w:t>원</w:t>
      </w:r>
      <w:r>
        <w:rPr>
          <w:rFonts w:hint="eastAsia"/>
          <w:bCs/>
          <w:szCs w:val="22"/>
        </w:rPr>
        <w:t xml:space="preserve">, </w:t>
      </w:r>
      <w:r>
        <w:rPr>
          <w:rFonts w:hint="eastAsia"/>
          <w:bCs/>
          <w:szCs w:val="22"/>
        </w:rPr>
        <w:t>통상임금은</w:t>
      </w:r>
      <w:r>
        <w:rPr>
          <w:rFonts w:hint="eastAsia"/>
          <w:bCs/>
          <w:szCs w:val="22"/>
        </w:rPr>
        <w:t xml:space="preserve"> </w:t>
      </w:r>
      <w:r>
        <w:rPr>
          <w:bCs/>
          <w:szCs w:val="22"/>
        </w:rPr>
        <w:t>2,091,918</w:t>
      </w:r>
      <w:r>
        <w:rPr>
          <w:rFonts w:hint="eastAsia"/>
          <w:bCs/>
          <w:szCs w:val="22"/>
        </w:rPr>
        <w:t>원</w:t>
      </w:r>
      <w:r>
        <w:rPr>
          <w:rFonts w:hint="eastAsia"/>
          <w:bCs/>
          <w:szCs w:val="22"/>
        </w:rPr>
        <w:t>,</w:t>
      </w:r>
      <w:r>
        <w:rPr>
          <w:bCs/>
          <w:szCs w:val="22"/>
        </w:rPr>
        <w:t xml:space="preserve"> </w:t>
      </w:r>
      <w:r>
        <w:rPr>
          <w:rFonts w:hint="eastAsia"/>
          <w:bCs/>
          <w:szCs w:val="22"/>
        </w:rPr>
        <w:t>법정수당</w:t>
      </w:r>
      <w:r>
        <w:rPr>
          <w:rFonts w:hint="eastAsia"/>
          <w:bCs/>
          <w:szCs w:val="22"/>
        </w:rPr>
        <w:t xml:space="preserve"> </w:t>
      </w:r>
      <w:r>
        <w:rPr>
          <w:rFonts w:hint="eastAsia"/>
          <w:bCs/>
          <w:szCs w:val="22"/>
        </w:rPr>
        <w:t>지급액은</w:t>
      </w:r>
      <w:r>
        <w:rPr>
          <w:rFonts w:hint="eastAsia"/>
          <w:bCs/>
          <w:szCs w:val="22"/>
        </w:rPr>
        <w:t xml:space="preserve"> </w:t>
      </w:r>
      <w:r>
        <w:rPr>
          <w:bCs/>
          <w:szCs w:val="22"/>
        </w:rPr>
        <w:t>251,483</w:t>
      </w:r>
      <w:r>
        <w:rPr>
          <w:rFonts w:hint="eastAsia"/>
          <w:bCs/>
          <w:szCs w:val="22"/>
        </w:rPr>
        <w:t>원임</w:t>
      </w:r>
      <w:r>
        <w:rPr>
          <w:rFonts w:hint="eastAsia"/>
          <w:bCs/>
          <w:szCs w:val="22"/>
        </w:rPr>
        <w:t>.</w:t>
      </w:r>
      <w:r>
        <w:rPr>
          <w:bCs/>
          <w:szCs w:val="22"/>
        </w:rPr>
        <w:t xml:space="preserve"> </w:t>
      </w:r>
      <w:r>
        <w:rPr>
          <w:rFonts w:hint="eastAsia"/>
          <w:bCs/>
          <w:szCs w:val="22"/>
        </w:rPr>
        <w:t>그리고</w:t>
      </w:r>
      <w:r>
        <w:rPr>
          <w:rFonts w:hint="eastAsia"/>
          <w:bCs/>
          <w:szCs w:val="22"/>
        </w:rPr>
        <w:t xml:space="preserve"> </w:t>
      </w:r>
      <w:proofErr w:type="spellStart"/>
      <w:r>
        <w:rPr>
          <w:rFonts w:hint="eastAsia"/>
          <w:bCs/>
          <w:szCs w:val="22"/>
        </w:rPr>
        <w:t>평가가급을</w:t>
      </w:r>
      <w:proofErr w:type="spellEnd"/>
      <w:r>
        <w:rPr>
          <w:rFonts w:hint="eastAsia"/>
          <w:bCs/>
          <w:szCs w:val="22"/>
        </w:rPr>
        <w:t xml:space="preserve"> </w:t>
      </w:r>
      <w:r>
        <w:rPr>
          <w:rFonts w:hint="eastAsia"/>
          <w:bCs/>
          <w:szCs w:val="22"/>
        </w:rPr>
        <w:t>지급받은</w:t>
      </w:r>
      <w:r>
        <w:rPr>
          <w:rFonts w:hint="eastAsia"/>
          <w:bCs/>
          <w:szCs w:val="22"/>
        </w:rPr>
        <w:t xml:space="preserve"> </w:t>
      </w:r>
      <w:r>
        <w:rPr>
          <w:rFonts w:hint="eastAsia"/>
          <w:bCs/>
          <w:szCs w:val="22"/>
        </w:rPr>
        <w:t>근로자들</w:t>
      </w:r>
      <w:r>
        <w:rPr>
          <w:rFonts w:hint="eastAsia"/>
          <w:bCs/>
          <w:szCs w:val="22"/>
        </w:rPr>
        <w:t xml:space="preserve"> </w:t>
      </w:r>
      <w:r>
        <w:rPr>
          <w:rFonts w:hint="eastAsia"/>
          <w:bCs/>
          <w:szCs w:val="22"/>
        </w:rPr>
        <w:t>중</w:t>
      </w:r>
      <w:r>
        <w:rPr>
          <w:rFonts w:hint="eastAsia"/>
          <w:bCs/>
          <w:szCs w:val="22"/>
        </w:rPr>
        <w:t xml:space="preserve"> </w:t>
      </w:r>
      <w:r>
        <w:rPr>
          <w:rFonts w:hint="eastAsia"/>
          <w:bCs/>
          <w:szCs w:val="22"/>
        </w:rPr>
        <w:t>퇴직자</w:t>
      </w:r>
      <w:r>
        <w:rPr>
          <w:rFonts w:hint="eastAsia"/>
          <w:bCs/>
          <w:szCs w:val="22"/>
        </w:rPr>
        <w:t xml:space="preserve"> </w:t>
      </w:r>
      <w:r>
        <w:rPr>
          <w:rFonts w:hint="eastAsia"/>
          <w:bCs/>
          <w:szCs w:val="22"/>
        </w:rPr>
        <w:t>수는</w:t>
      </w:r>
      <w:r>
        <w:rPr>
          <w:rFonts w:hint="eastAsia"/>
          <w:bCs/>
          <w:szCs w:val="22"/>
        </w:rPr>
        <w:t xml:space="preserve"> </w:t>
      </w:r>
      <w:r>
        <w:rPr>
          <w:bCs/>
          <w:szCs w:val="22"/>
        </w:rPr>
        <w:t>8</w:t>
      </w:r>
      <w:r>
        <w:rPr>
          <w:rFonts w:hint="eastAsia"/>
          <w:bCs/>
          <w:szCs w:val="22"/>
        </w:rPr>
        <w:t>명인바</w:t>
      </w:r>
      <w:r>
        <w:rPr>
          <w:rFonts w:hint="eastAsia"/>
          <w:bCs/>
          <w:szCs w:val="22"/>
        </w:rPr>
        <w:t xml:space="preserve">, </w:t>
      </w:r>
      <w:r>
        <w:rPr>
          <w:rFonts w:hint="eastAsia"/>
          <w:bCs/>
          <w:szCs w:val="22"/>
        </w:rPr>
        <w:t>퇴직</w:t>
      </w:r>
      <w:r>
        <w:rPr>
          <w:rFonts w:hint="eastAsia"/>
          <w:bCs/>
          <w:szCs w:val="22"/>
        </w:rPr>
        <w:t xml:space="preserve"> </w:t>
      </w:r>
      <w:r>
        <w:rPr>
          <w:rFonts w:hint="eastAsia"/>
          <w:bCs/>
          <w:szCs w:val="22"/>
        </w:rPr>
        <w:t>당시</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근로자들의</w:t>
      </w:r>
      <w:r>
        <w:rPr>
          <w:rFonts w:hint="eastAsia"/>
          <w:bCs/>
          <w:szCs w:val="22"/>
        </w:rPr>
        <w:t xml:space="preserve"> </w:t>
      </w:r>
      <w:r>
        <w:rPr>
          <w:rFonts w:hint="eastAsia"/>
          <w:bCs/>
          <w:szCs w:val="22"/>
        </w:rPr>
        <w:t>평균적인</w:t>
      </w:r>
      <w:r>
        <w:rPr>
          <w:rFonts w:hint="eastAsia"/>
          <w:bCs/>
          <w:szCs w:val="22"/>
        </w:rPr>
        <w:t xml:space="preserve"> </w:t>
      </w:r>
      <w:r>
        <w:rPr>
          <w:rFonts w:hint="eastAsia"/>
          <w:bCs/>
          <w:szCs w:val="22"/>
        </w:rPr>
        <w:t>퇴직급여</w:t>
      </w:r>
      <w:r>
        <w:rPr>
          <w:rFonts w:hint="eastAsia"/>
          <w:bCs/>
          <w:szCs w:val="22"/>
        </w:rPr>
        <w:t xml:space="preserve"> </w:t>
      </w:r>
      <w:r>
        <w:rPr>
          <w:rFonts w:hint="eastAsia"/>
          <w:bCs/>
          <w:szCs w:val="22"/>
        </w:rPr>
        <w:t>지급</w:t>
      </w:r>
      <w:r>
        <w:rPr>
          <w:rFonts w:hint="eastAsia"/>
          <w:bCs/>
          <w:szCs w:val="22"/>
        </w:rPr>
        <w:t xml:space="preserve"> </w:t>
      </w:r>
      <w:r>
        <w:rPr>
          <w:rFonts w:hint="eastAsia"/>
          <w:bCs/>
          <w:szCs w:val="22"/>
        </w:rPr>
        <w:t>액수는</w:t>
      </w:r>
      <w:r>
        <w:rPr>
          <w:rFonts w:hint="eastAsia"/>
          <w:bCs/>
          <w:szCs w:val="22"/>
        </w:rPr>
        <w:t xml:space="preserve"> </w:t>
      </w:r>
      <w:r>
        <w:rPr>
          <w:bCs/>
          <w:szCs w:val="22"/>
        </w:rPr>
        <w:t>10,116,280</w:t>
      </w:r>
      <w:r>
        <w:rPr>
          <w:rFonts w:hint="eastAsia"/>
          <w:bCs/>
          <w:szCs w:val="22"/>
        </w:rPr>
        <w:t>원이고</w:t>
      </w:r>
      <w:r>
        <w:rPr>
          <w:rFonts w:hint="eastAsia"/>
          <w:bCs/>
          <w:szCs w:val="22"/>
        </w:rPr>
        <w:t xml:space="preserve"> </w:t>
      </w:r>
      <w:r>
        <w:rPr>
          <w:rFonts w:hint="eastAsia"/>
          <w:bCs/>
          <w:szCs w:val="22"/>
        </w:rPr>
        <w:t>평균임금은</w:t>
      </w:r>
      <w:r>
        <w:rPr>
          <w:rFonts w:hint="eastAsia"/>
          <w:bCs/>
          <w:szCs w:val="22"/>
        </w:rPr>
        <w:t xml:space="preserve"> 2,548,964</w:t>
      </w:r>
      <w:r>
        <w:rPr>
          <w:rFonts w:hint="eastAsia"/>
          <w:bCs/>
          <w:szCs w:val="22"/>
        </w:rPr>
        <w:t>원임</w:t>
      </w:r>
      <w:r>
        <w:rPr>
          <w:rFonts w:hint="eastAsia"/>
          <w:bCs/>
          <w:szCs w:val="22"/>
        </w:rPr>
        <w:t>.</w:t>
      </w:r>
    </w:p>
    <w:p w14:paraId="538678A3" w14:textId="77777777" w:rsidR="00026A7E" w:rsidRPr="00EC7C76" w:rsidRDefault="00026A7E" w:rsidP="00026A7E">
      <w:pPr>
        <w:spacing w:before="240" w:after="240"/>
        <w:ind w:left="1310"/>
        <w:rPr>
          <w:bCs/>
          <w:szCs w:val="22"/>
        </w:rPr>
      </w:pPr>
      <w:r>
        <w:rPr>
          <w:rFonts w:hint="eastAsia"/>
          <w:bCs/>
          <w:szCs w:val="22"/>
        </w:rPr>
        <w:t>이에</w:t>
      </w:r>
      <w:r>
        <w:rPr>
          <w:rFonts w:hint="eastAsia"/>
          <w:bCs/>
          <w:szCs w:val="22"/>
        </w:rPr>
        <w:t xml:space="preserve"> </w:t>
      </w:r>
      <w:r>
        <w:rPr>
          <w:rFonts w:hint="eastAsia"/>
          <w:bCs/>
          <w:szCs w:val="22"/>
        </w:rPr>
        <w:t>대상회사의</w:t>
      </w:r>
      <w:r>
        <w:rPr>
          <w:rFonts w:hint="eastAsia"/>
          <w:bCs/>
          <w:szCs w:val="22"/>
        </w:rPr>
        <w:t xml:space="preserve"> </w:t>
      </w:r>
      <w:r>
        <w:rPr>
          <w:rFonts w:hint="eastAsia"/>
          <w:bCs/>
          <w:szCs w:val="22"/>
        </w:rPr>
        <w:t>자격제수당의</w:t>
      </w:r>
      <w:r>
        <w:rPr>
          <w:rFonts w:hint="eastAsia"/>
          <w:bCs/>
          <w:szCs w:val="22"/>
        </w:rPr>
        <w:t xml:space="preserve"> </w:t>
      </w:r>
      <w:r>
        <w:rPr>
          <w:rFonts w:hint="eastAsia"/>
          <w:bCs/>
          <w:szCs w:val="22"/>
        </w:rPr>
        <w:t>통상임금</w:t>
      </w:r>
      <w:r>
        <w:rPr>
          <w:rFonts w:hint="eastAsia"/>
          <w:bCs/>
          <w:szCs w:val="22"/>
        </w:rPr>
        <w:t xml:space="preserve"> </w:t>
      </w:r>
      <w:proofErr w:type="spellStart"/>
      <w:r>
        <w:rPr>
          <w:rFonts w:hint="eastAsia"/>
          <w:bCs/>
          <w:szCs w:val="22"/>
        </w:rPr>
        <w:t>미산입으로</w:t>
      </w:r>
      <w:proofErr w:type="spellEnd"/>
      <w:r>
        <w:rPr>
          <w:rFonts w:hint="eastAsia"/>
          <w:bCs/>
          <w:szCs w:val="22"/>
        </w:rPr>
        <w:t xml:space="preserve"> </w:t>
      </w:r>
      <w:r>
        <w:rPr>
          <w:rFonts w:hint="eastAsia"/>
          <w:bCs/>
          <w:szCs w:val="22"/>
        </w:rPr>
        <w:t>인하여</w:t>
      </w:r>
      <w:r>
        <w:rPr>
          <w:rFonts w:hint="eastAsia"/>
          <w:bCs/>
          <w:szCs w:val="22"/>
        </w:rPr>
        <w:t xml:space="preserve"> </w:t>
      </w:r>
      <w:r>
        <w:rPr>
          <w:rFonts w:hint="eastAsia"/>
          <w:bCs/>
          <w:szCs w:val="22"/>
        </w:rPr>
        <w:t>발생할</w:t>
      </w:r>
      <w:r>
        <w:rPr>
          <w:rFonts w:hint="eastAsia"/>
          <w:bCs/>
          <w:szCs w:val="22"/>
        </w:rPr>
        <w:t xml:space="preserve"> </w:t>
      </w:r>
      <w:r>
        <w:rPr>
          <w:rFonts w:hint="eastAsia"/>
          <w:bCs/>
          <w:szCs w:val="22"/>
        </w:rPr>
        <w:t>수</w:t>
      </w:r>
      <w:r>
        <w:rPr>
          <w:rFonts w:hint="eastAsia"/>
          <w:bCs/>
          <w:szCs w:val="22"/>
        </w:rPr>
        <w:t xml:space="preserve"> </w:t>
      </w:r>
      <w:r>
        <w:rPr>
          <w:rFonts w:hint="eastAsia"/>
          <w:bCs/>
          <w:szCs w:val="22"/>
        </w:rPr>
        <w:t>있는</w:t>
      </w:r>
      <w:r>
        <w:rPr>
          <w:rFonts w:hint="eastAsia"/>
          <w:bCs/>
          <w:szCs w:val="22"/>
        </w:rPr>
        <w:t xml:space="preserve"> </w:t>
      </w:r>
      <w:r>
        <w:rPr>
          <w:rFonts w:hint="eastAsia"/>
          <w:bCs/>
          <w:szCs w:val="22"/>
        </w:rPr>
        <w:t>금전적</w:t>
      </w:r>
      <w:r>
        <w:rPr>
          <w:rFonts w:hint="eastAsia"/>
          <w:bCs/>
          <w:szCs w:val="22"/>
        </w:rPr>
        <w:t xml:space="preserve"> </w:t>
      </w:r>
      <w:r>
        <w:rPr>
          <w:rFonts w:hint="eastAsia"/>
          <w:bCs/>
          <w:szCs w:val="22"/>
        </w:rPr>
        <w:t>영향은</w:t>
      </w:r>
      <w:r>
        <w:rPr>
          <w:rFonts w:hint="eastAsia"/>
          <w:bCs/>
          <w:szCs w:val="22"/>
        </w:rPr>
        <w:t xml:space="preserve"> </w:t>
      </w:r>
      <w:r>
        <w:rPr>
          <w:rFonts w:hint="eastAsia"/>
          <w:bCs/>
          <w:szCs w:val="22"/>
        </w:rPr>
        <w:t>약</w:t>
      </w:r>
      <w:r>
        <w:rPr>
          <w:rFonts w:hint="eastAsia"/>
          <w:bCs/>
          <w:szCs w:val="22"/>
        </w:rPr>
        <w:t xml:space="preserve"> </w:t>
      </w:r>
      <w:r>
        <w:rPr>
          <w:bCs/>
          <w:szCs w:val="22"/>
        </w:rPr>
        <w:t>7,118,981</w:t>
      </w:r>
      <w:r>
        <w:rPr>
          <w:rFonts w:hint="eastAsia"/>
          <w:bCs/>
          <w:szCs w:val="22"/>
        </w:rPr>
        <w:t>원</w:t>
      </w:r>
      <w:r>
        <w:rPr>
          <w:rStyle w:val="ac"/>
          <w:bCs/>
          <w:szCs w:val="22"/>
        </w:rPr>
        <w:footnoteReference w:id="41"/>
      </w:r>
      <w:proofErr w:type="spellStart"/>
      <w:r>
        <w:rPr>
          <w:rFonts w:hint="eastAsia"/>
          <w:bCs/>
          <w:szCs w:val="22"/>
        </w:rPr>
        <w:t>으로</w:t>
      </w:r>
      <w:proofErr w:type="spellEnd"/>
      <w:r>
        <w:rPr>
          <w:rFonts w:hint="eastAsia"/>
          <w:bCs/>
          <w:szCs w:val="22"/>
        </w:rPr>
        <w:t xml:space="preserve"> </w:t>
      </w:r>
      <w:r>
        <w:rPr>
          <w:rFonts w:hint="eastAsia"/>
          <w:bCs/>
          <w:szCs w:val="22"/>
        </w:rPr>
        <w:t>추산됨</w:t>
      </w:r>
      <w:r>
        <w:rPr>
          <w:rFonts w:hint="eastAsia"/>
          <w:bCs/>
          <w:szCs w:val="22"/>
        </w:rPr>
        <w:t>.</w:t>
      </w:r>
    </w:p>
    <w:p w14:paraId="63920AC8" w14:textId="77777777" w:rsidR="00026A7E" w:rsidRPr="004C52D9" w:rsidRDefault="00026A7E" w:rsidP="00026A7E">
      <w:pPr>
        <w:spacing w:after="240"/>
        <w:ind w:left="908"/>
        <w:rPr>
          <w:bCs/>
          <w:szCs w:val="22"/>
        </w:rPr>
      </w:pPr>
    </w:p>
    <w:p w14:paraId="74B48859" w14:textId="77777777" w:rsidR="00026A7E" w:rsidRPr="00FD46A5" w:rsidRDefault="00026A7E" w:rsidP="00026A7E">
      <w:pPr>
        <w:pStyle w:val="a5"/>
        <w:numPr>
          <w:ilvl w:val="0"/>
          <w:numId w:val="28"/>
        </w:numPr>
        <w:spacing w:before="240" w:after="240"/>
        <w:ind w:leftChars="0"/>
        <w:outlineLvl w:val="1"/>
        <w:rPr>
          <w:b/>
          <w:color w:val="5D2A2C" w:themeColor="text2"/>
          <w:sz w:val="24"/>
        </w:rPr>
      </w:pPr>
      <w:r w:rsidRPr="00FD46A5">
        <w:rPr>
          <w:b/>
          <w:color w:val="5D2A2C" w:themeColor="text2"/>
          <w:sz w:val="24"/>
        </w:rPr>
        <w:lastRenderedPageBreak/>
        <w:t>개인사업자</w:t>
      </w:r>
      <w:r w:rsidRPr="00FD46A5">
        <w:rPr>
          <w:b/>
          <w:color w:val="5D2A2C" w:themeColor="text2"/>
          <w:sz w:val="24"/>
        </w:rPr>
        <w:t xml:space="preserve"> </w:t>
      </w:r>
      <w:r w:rsidRPr="00FD46A5">
        <w:rPr>
          <w:b/>
          <w:color w:val="5D2A2C" w:themeColor="text2"/>
          <w:sz w:val="24"/>
        </w:rPr>
        <w:t>이슈</w:t>
      </w:r>
    </w:p>
    <w:p w14:paraId="4CDFBB89" w14:textId="77777777" w:rsidR="00026A7E" w:rsidRPr="00CB2B3F" w:rsidRDefault="00026A7E" w:rsidP="00026A7E">
      <w:pPr>
        <w:numPr>
          <w:ilvl w:val="0"/>
          <w:numId w:val="34"/>
        </w:numPr>
        <w:spacing w:after="240"/>
        <w:rPr>
          <w:b/>
          <w:bCs/>
          <w:szCs w:val="22"/>
        </w:rPr>
      </w:pPr>
      <w:r w:rsidRPr="00CB2B3F">
        <w:rPr>
          <w:b/>
          <w:bCs/>
          <w:szCs w:val="22"/>
        </w:rPr>
        <w:t>사실관계</w:t>
      </w:r>
    </w:p>
    <w:p w14:paraId="3E2A64B1" w14:textId="77777777" w:rsidR="00026A7E" w:rsidRPr="00CB2B3F" w:rsidRDefault="00026A7E" w:rsidP="00026A7E">
      <w:pPr>
        <w:numPr>
          <w:ilvl w:val="0"/>
          <w:numId w:val="59"/>
        </w:numPr>
        <w:spacing w:after="240"/>
        <w:rPr>
          <w:bCs/>
          <w:szCs w:val="22"/>
          <w:u w:val="single"/>
        </w:rPr>
      </w:pPr>
      <w:r w:rsidRPr="00CB2B3F">
        <w:rPr>
          <w:bCs/>
          <w:szCs w:val="22"/>
          <w:u w:val="single"/>
        </w:rPr>
        <w:t>대상회사</w:t>
      </w:r>
    </w:p>
    <w:p w14:paraId="7B659FAE" w14:textId="77777777" w:rsidR="00026A7E" w:rsidRPr="00CB2B3F" w:rsidRDefault="00026A7E" w:rsidP="00026A7E">
      <w:pPr>
        <w:numPr>
          <w:ilvl w:val="4"/>
          <w:numId w:val="10"/>
        </w:numPr>
        <w:spacing w:after="240"/>
        <w:ind w:left="1815" w:hanging="454"/>
        <w:rPr>
          <w:bCs/>
          <w:szCs w:val="22"/>
        </w:rPr>
      </w:pPr>
      <w:r w:rsidRPr="00CB2B3F">
        <w:rPr>
          <w:bCs/>
          <w:szCs w:val="22"/>
        </w:rPr>
        <w:t>고문</w:t>
      </w:r>
      <w:r w:rsidRPr="00CB2B3F">
        <w:rPr>
          <w:bCs/>
          <w:szCs w:val="22"/>
        </w:rPr>
        <w:t xml:space="preserve"> </w:t>
      </w:r>
      <w:r w:rsidRPr="00CB2B3F">
        <w:rPr>
          <w:bCs/>
          <w:szCs w:val="22"/>
        </w:rPr>
        <w:t>위촉</w:t>
      </w:r>
      <w:r w:rsidRPr="00CB2B3F">
        <w:rPr>
          <w:bCs/>
          <w:szCs w:val="22"/>
        </w:rPr>
        <w:t xml:space="preserve"> </w:t>
      </w:r>
      <w:r w:rsidRPr="00CB2B3F">
        <w:rPr>
          <w:bCs/>
          <w:szCs w:val="22"/>
        </w:rPr>
        <w:t>현황</w:t>
      </w:r>
    </w:p>
    <w:p w14:paraId="04ABDE0F" w14:textId="77777777" w:rsidR="00026A7E" w:rsidRPr="00CB2B3F" w:rsidRDefault="00026A7E" w:rsidP="00026A7E">
      <w:pPr>
        <w:spacing w:after="240"/>
        <w:ind w:left="1815"/>
        <w:rPr>
          <w:bCs/>
          <w:szCs w:val="22"/>
        </w:rPr>
      </w:pPr>
      <w:r w:rsidRPr="00CB2B3F">
        <w:rPr>
          <w:bCs/>
          <w:szCs w:val="22"/>
        </w:rPr>
        <w:t>제공된</w:t>
      </w:r>
      <w:r w:rsidRPr="00CB2B3F">
        <w:rPr>
          <w:bCs/>
          <w:szCs w:val="22"/>
        </w:rPr>
        <w:t xml:space="preserve"> </w:t>
      </w:r>
      <w:r w:rsidRPr="00CB2B3F">
        <w:rPr>
          <w:bCs/>
          <w:szCs w:val="22"/>
        </w:rPr>
        <w:t>고문</w:t>
      </w:r>
      <w:r w:rsidRPr="00CB2B3F">
        <w:rPr>
          <w:bCs/>
          <w:szCs w:val="22"/>
        </w:rPr>
        <w:t xml:space="preserve"> </w:t>
      </w:r>
      <w:r w:rsidRPr="00CB2B3F">
        <w:rPr>
          <w:bCs/>
          <w:szCs w:val="22"/>
        </w:rPr>
        <w:t>현황</w:t>
      </w:r>
      <w:r w:rsidRPr="00CB2B3F">
        <w:rPr>
          <w:bCs/>
          <w:szCs w:val="22"/>
        </w:rPr>
        <w:t xml:space="preserve"> </w:t>
      </w:r>
      <w:r w:rsidRPr="00CB2B3F">
        <w:rPr>
          <w:bCs/>
          <w:szCs w:val="22"/>
        </w:rPr>
        <w:t>및</w:t>
      </w:r>
      <w:r w:rsidRPr="00CB2B3F">
        <w:rPr>
          <w:bCs/>
          <w:szCs w:val="22"/>
        </w:rPr>
        <w:t xml:space="preserve"> </w:t>
      </w:r>
      <w:r w:rsidRPr="00CB2B3F">
        <w:rPr>
          <w:bCs/>
          <w:szCs w:val="22"/>
        </w:rPr>
        <w:t>과거내역</w:t>
      </w:r>
      <w:r w:rsidRPr="00CB2B3F">
        <w:rPr>
          <w:bCs/>
          <w:szCs w:val="22"/>
        </w:rPr>
        <w:t xml:space="preserve"> </w:t>
      </w:r>
      <w:r w:rsidRPr="00CB2B3F">
        <w:rPr>
          <w:bCs/>
          <w:szCs w:val="22"/>
        </w:rPr>
        <w:t>자료</w:t>
      </w:r>
      <w:r w:rsidRPr="00CB2B3F">
        <w:rPr>
          <w:bCs/>
          <w:szCs w:val="22"/>
        </w:rPr>
        <w:t xml:space="preserve">, </w:t>
      </w:r>
      <w:r w:rsidRPr="00CB2B3F">
        <w:rPr>
          <w:bCs/>
          <w:szCs w:val="22"/>
        </w:rPr>
        <w:t>임원</w:t>
      </w:r>
      <w:r w:rsidRPr="00CB2B3F">
        <w:rPr>
          <w:bCs/>
          <w:szCs w:val="22"/>
        </w:rPr>
        <w:t xml:space="preserve"> </w:t>
      </w:r>
      <w:r w:rsidRPr="00CB2B3F">
        <w:rPr>
          <w:bCs/>
          <w:szCs w:val="22"/>
        </w:rPr>
        <w:t>인사규정</w:t>
      </w:r>
      <w:r w:rsidRPr="00CB2B3F">
        <w:rPr>
          <w:bCs/>
          <w:szCs w:val="22"/>
        </w:rPr>
        <w:t xml:space="preserve"> </w:t>
      </w:r>
      <w:r w:rsidRPr="00CB2B3F">
        <w:rPr>
          <w:bCs/>
          <w:szCs w:val="22"/>
        </w:rPr>
        <w:t>및</w:t>
      </w:r>
      <w:r w:rsidRPr="00CB2B3F">
        <w:rPr>
          <w:bCs/>
          <w:szCs w:val="22"/>
        </w:rPr>
        <w:t xml:space="preserve"> </w:t>
      </w:r>
      <w:r w:rsidRPr="00CB2B3F">
        <w:rPr>
          <w:bCs/>
          <w:szCs w:val="22"/>
        </w:rPr>
        <w:t>고문계약서</w:t>
      </w:r>
      <w:r w:rsidRPr="00CB2B3F">
        <w:rPr>
          <w:bCs/>
          <w:szCs w:val="22"/>
        </w:rPr>
        <w:t xml:space="preserve"> </w:t>
      </w:r>
      <w:r w:rsidRPr="00CB2B3F">
        <w:rPr>
          <w:bCs/>
          <w:szCs w:val="22"/>
        </w:rPr>
        <w:t>샘플에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전직</w:t>
      </w:r>
      <w:r w:rsidRPr="00CB2B3F">
        <w:rPr>
          <w:bCs/>
          <w:szCs w:val="22"/>
        </w:rPr>
        <w:t xml:space="preserve"> </w:t>
      </w:r>
      <w:r w:rsidRPr="00CB2B3F">
        <w:rPr>
          <w:bCs/>
          <w:szCs w:val="22"/>
        </w:rPr>
        <w:t>임원</w:t>
      </w:r>
      <w:r w:rsidRPr="00CB2B3F">
        <w:rPr>
          <w:bCs/>
          <w:szCs w:val="22"/>
        </w:rPr>
        <w:t>(</w:t>
      </w:r>
      <w:r w:rsidRPr="00CB2B3F">
        <w:rPr>
          <w:bCs/>
          <w:szCs w:val="22"/>
        </w:rPr>
        <w:t>부사장급</w:t>
      </w:r>
      <w:r w:rsidRPr="00CB2B3F">
        <w:rPr>
          <w:bCs/>
          <w:szCs w:val="22"/>
        </w:rPr>
        <w:t xml:space="preserve"> </w:t>
      </w:r>
      <w:r w:rsidRPr="00CB2B3F">
        <w:rPr>
          <w:bCs/>
          <w:szCs w:val="22"/>
        </w:rPr>
        <w:t>이상</w:t>
      </w:r>
      <w:r w:rsidRPr="00CB2B3F">
        <w:rPr>
          <w:bCs/>
          <w:szCs w:val="22"/>
        </w:rPr>
        <w:t xml:space="preserve">) </w:t>
      </w:r>
      <w:r w:rsidRPr="00CB2B3F">
        <w:rPr>
          <w:bCs/>
          <w:szCs w:val="22"/>
        </w:rPr>
        <w:t>등을</w:t>
      </w:r>
      <w:r w:rsidRPr="00CB2B3F">
        <w:rPr>
          <w:bCs/>
          <w:szCs w:val="22"/>
        </w:rPr>
        <w:t xml:space="preserve"> </w:t>
      </w:r>
      <w:r w:rsidRPr="00CB2B3F">
        <w:rPr>
          <w:bCs/>
          <w:szCs w:val="22"/>
        </w:rPr>
        <w:t>고문으로</w:t>
      </w:r>
      <w:r w:rsidRPr="00CB2B3F">
        <w:rPr>
          <w:bCs/>
          <w:szCs w:val="22"/>
        </w:rPr>
        <w:t xml:space="preserve"> </w:t>
      </w:r>
      <w:r w:rsidRPr="00CB2B3F">
        <w:rPr>
          <w:bCs/>
          <w:szCs w:val="22"/>
        </w:rPr>
        <w:t>위촉하여</w:t>
      </w:r>
      <w:r w:rsidRPr="00CB2B3F">
        <w:rPr>
          <w:bCs/>
          <w:szCs w:val="22"/>
        </w:rPr>
        <w:t xml:space="preserve"> </w:t>
      </w:r>
      <w:r w:rsidRPr="00CB2B3F">
        <w:rPr>
          <w:bCs/>
          <w:szCs w:val="22"/>
        </w:rPr>
        <w:t>자문</w:t>
      </w:r>
      <w:r w:rsidRPr="00CB2B3F">
        <w:rPr>
          <w:bCs/>
          <w:szCs w:val="22"/>
        </w:rPr>
        <w:t xml:space="preserve"> </w:t>
      </w:r>
      <w:r w:rsidRPr="00CB2B3F">
        <w:rPr>
          <w:bCs/>
          <w:szCs w:val="22"/>
        </w:rPr>
        <w:t>내지</w:t>
      </w:r>
      <w:r w:rsidRPr="00CB2B3F">
        <w:rPr>
          <w:bCs/>
          <w:szCs w:val="22"/>
        </w:rPr>
        <w:t xml:space="preserve"> </w:t>
      </w:r>
      <w:r w:rsidRPr="00CB2B3F">
        <w:rPr>
          <w:bCs/>
          <w:szCs w:val="22"/>
        </w:rPr>
        <w:t>컨설팅</w:t>
      </w:r>
      <w:r w:rsidRPr="00CB2B3F">
        <w:rPr>
          <w:bCs/>
          <w:szCs w:val="22"/>
        </w:rPr>
        <w:t xml:space="preserve"> </w:t>
      </w:r>
      <w:r w:rsidRPr="00CB2B3F">
        <w:rPr>
          <w:bCs/>
          <w:szCs w:val="22"/>
        </w:rPr>
        <w:t>용역을</w:t>
      </w:r>
      <w:r w:rsidRPr="00CB2B3F">
        <w:rPr>
          <w:bCs/>
          <w:szCs w:val="22"/>
        </w:rPr>
        <w:t xml:space="preserve"> </w:t>
      </w:r>
      <w:r w:rsidRPr="00CB2B3F">
        <w:rPr>
          <w:bCs/>
          <w:szCs w:val="22"/>
        </w:rPr>
        <w:t>제공받고</w:t>
      </w:r>
      <w:r w:rsidRPr="00CB2B3F">
        <w:rPr>
          <w:bCs/>
          <w:szCs w:val="22"/>
        </w:rPr>
        <w:t xml:space="preserve"> </w:t>
      </w:r>
      <w:proofErr w:type="spellStart"/>
      <w:r w:rsidRPr="00CB2B3F">
        <w:rPr>
          <w:bCs/>
          <w:szCs w:val="22"/>
        </w:rPr>
        <w:t>있는바</w:t>
      </w:r>
      <w:proofErr w:type="spellEnd"/>
      <w:r w:rsidRPr="00CB2B3F">
        <w:rPr>
          <w:bCs/>
          <w:szCs w:val="22"/>
        </w:rPr>
        <w:t xml:space="preserve">, </w:t>
      </w:r>
      <w:r w:rsidRPr="00CB2B3F">
        <w:rPr>
          <w:bCs/>
          <w:szCs w:val="22"/>
        </w:rPr>
        <w:t>현재</w:t>
      </w:r>
      <w:r w:rsidRPr="00CB2B3F">
        <w:rPr>
          <w:bCs/>
          <w:szCs w:val="22"/>
        </w:rPr>
        <w:t xml:space="preserve"> </w:t>
      </w:r>
      <w:r w:rsidRPr="00CB2B3F">
        <w:rPr>
          <w:bCs/>
          <w:szCs w:val="22"/>
        </w:rPr>
        <w:t>총</w:t>
      </w:r>
      <w:r w:rsidRPr="00CB2B3F">
        <w:rPr>
          <w:bCs/>
          <w:szCs w:val="22"/>
        </w:rPr>
        <w:t xml:space="preserve"> 7</w:t>
      </w:r>
      <w:r w:rsidRPr="00CB2B3F">
        <w:rPr>
          <w:bCs/>
          <w:szCs w:val="22"/>
        </w:rPr>
        <w:t>명의</w:t>
      </w:r>
      <w:r w:rsidRPr="00CB2B3F">
        <w:rPr>
          <w:bCs/>
          <w:szCs w:val="22"/>
        </w:rPr>
        <w:t xml:space="preserve"> </w:t>
      </w:r>
      <w:r w:rsidRPr="00CB2B3F">
        <w:rPr>
          <w:bCs/>
          <w:szCs w:val="22"/>
        </w:rPr>
        <w:t>고문과</w:t>
      </w:r>
      <w:r w:rsidRPr="00CB2B3F">
        <w:rPr>
          <w:bCs/>
          <w:szCs w:val="22"/>
        </w:rPr>
        <w:t xml:space="preserve"> </w:t>
      </w:r>
      <w:r w:rsidRPr="00CB2B3F">
        <w:rPr>
          <w:bCs/>
          <w:szCs w:val="22"/>
        </w:rPr>
        <w:t>계약관계를</w:t>
      </w:r>
      <w:r w:rsidRPr="00CB2B3F">
        <w:rPr>
          <w:bCs/>
          <w:szCs w:val="22"/>
        </w:rPr>
        <w:t xml:space="preserve"> </w:t>
      </w:r>
      <w:r w:rsidRPr="00CB2B3F">
        <w:rPr>
          <w:bCs/>
          <w:szCs w:val="22"/>
        </w:rPr>
        <w:t>유지</w:t>
      </w:r>
      <w:r w:rsidRPr="00CB2B3F">
        <w:rPr>
          <w:bCs/>
          <w:szCs w:val="22"/>
        </w:rPr>
        <w:t xml:space="preserve"> </w:t>
      </w:r>
      <w:r w:rsidRPr="00CB2B3F">
        <w:rPr>
          <w:bCs/>
          <w:szCs w:val="22"/>
        </w:rPr>
        <w:t>중이며</w:t>
      </w:r>
      <w:r w:rsidRPr="00CB2B3F">
        <w:rPr>
          <w:bCs/>
          <w:szCs w:val="22"/>
        </w:rPr>
        <w:t xml:space="preserve">, </w:t>
      </w:r>
      <w:r w:rsidRPr="00CB2B3F">
        <w:rPr>
          <w:bCs/>
          <w:szCs w:val="22"/>
        </w:rPr>
        <w:t>월</w:t>
      </w:r>
      <w:r w:rsidRPr="00CB2B3F">
        <w:rPr>
          <w:bCs/>
          <w:szCs w:val="22"/>
        </w:rPr>
        <w:t xml:space="preserve"> </w:t>
      </w:r>
      <w:proofErr w:type="spellStart"/>
      <w:r w:rsidRPr="00CB2B3F">
        <w:rPr>
          <w:bCs/>
          <w:szCs w:val="22"/>
        </w:rPr>
        <w:t>고문료</w:t>
      </w:r>
      <w:proofErr w:type="spellEnd"/>
      <w:r w:rsidRPr="00CB2B3F">
        <w:rPr>
          <w:bCs/>
          <w:szCs w:val="22"/>
        </w:rPr>
        <w:t xml:space="preserve"> </w:t>
      </w:r>
      <w:r w:rsidRPr="00CB2B3F">
        <w:rPr>
          <w:bCs/>
          <w:szCs w:val="22"/>
        </w:rPr>
        <w:t>합계는</w:t>
      </w:r>
      <w:r w:rsidRPr="00CB2B3F">
        <w:rPr>
          <w:bCs/>
          <w:szCs w:val="22"/>
        </w:rPr>
        <w:t xml:space="preserve"> 172,500,000</w:t>
      </w:r>
      <w:r w:rsidRPr="00CB2B3F">
        <w:rPr>
          <w:bCs/>
          <w:szCs w:val="22"/>
        </w:rPr>
        <w:t>원</w:t>
      </w:r>
      <w:r w:rsidRPr="00CB2B3F">
        <w:rPr>
          <w:bCs/>
          <w:szCs w:val="22"/>
        </w:rPr>
        <w:t xml:space="preserve"> </w:t>
      </w:r>
      <w:r w:rsidRPr="00CB2B3F">
        <w:rPr>
          <w:bCs/>
          <w:szCs w:val="22"/>
        </w:rPr>
        <w:t>및</w:t>
      </w:r>
      <w:r w:rsidRPr="00CB2B3F">
        <w:rPr>
          <w:bCs/>
          <w:szCs w:val="22"/>
        </w:rPr>
        <w:t xml:space="preserve"> </w:t>
      </w:r>
      <w:r w:rsidRPr="00CB2B3F">
        <w:rPr>
          <w:bCs/>
          <w:szCs w:val="22"/>
        </w:rPr>
        <w:t>미화</w:t>
      </w:r>
      <w:r w:rsidRPr="00CB2B3F">
        <w:rPr>
          <w:bCs/>
          <w:szCs w:val="22"/>
        </w:rPr>
        <w:t xml:space="preserve"> 12,500</w:t>
      </w:r>
      <w:r w:rsidRPr="00CB2B3F">
        <w:rPr>
          <w:bCs/>
          <w:szCs w:val="22"/>
        </w:rPr>
        <w:t>달러인바</w:t>
      </w:r>
      <w:r w:rsidRPr="00CB2B3F">
        <w:rPr>
          <w:bCs/>
          <w:szCs w:val="22"/>
        </w:rPr>
        <w:t xml:space="preserve">, </w:t>
      </w:r>
      <w:r w:rsidRPr="00CB2B3F">
        <w:rPr>
          <w:bCs/>
          <w:szCs w:val="22"/>
        </w:rPr>
        <w:t>각</w:t>
      </w:r>
      <w:r w:rsidRPr="00CB2B3F">
        <w:rPr>
          <w:bCs/>
          <w:szCs w:val="22"/>
        </w:rPr>
        <w:t xml:space="preserve"> </w:t>
      </w:r>
      <w:r w:rsidRPr="00CB2B3F">
        <w:rPr>
          <w:bCs/>
          <w:szCs w:val="22"/>
        </w:rPr>
        <w:t>고문의</w:t>
      </w:r>
      <w:r w:rsidRPr="00CB2B3F">
        <w:rPr>
          <w:bCs/>
          <w:szCs w:val="22"/>
        </w:rPr>
        <w:t xml:space="preserve"> </w:t>
      </w:r>
      <w:r w:rsidRPr="00CB2B3F">
        <w:rPr>
          <w:bCs/>
          <w:szCs w:val="22"/>
        </w:rPr>
        <w:t>계약</w:t>
      </w:r>
      <w:r w:rsidRPr="00CB2B3F">
        <w:rPr>
          <w:bCs/>
          <w:szCs w:val="22"/>
        </w:rPr>
        <w:t xml:space="preserve"> </w:t>
      </w:r>
      <w:r w:rsidRPr="00CB2B3F">
        <w:rPr>
          <w:bCs/>
          <w:szCs w:val="22"/>
        </w:rPr>
        <w:t>종료</w:t>
      </w:r>
      <w:r w:rsidRPr="00CB2B3F">
        <w:rPr>
          <w:bCs/>
          <w:szCs w:val="22"/>
        </w:rPr>
        <w:t xml:space="preserve"> </w:t>
      </w:r>
      <w:r w:rsidRPr="00CB2B3F">
        <w:rPr>
          <w:bCs/>
          <w:szCs w:val="22"/>
        </w:rPr>
        <w:t>시기</w:t>
      </w:r>
      <w:r w:rsidRPr="00CB2B3F">
        <w:rPr>
          <w:bCs/>
          <w:szCs w:val="22"/>
        </w:rPr>
        <w:t xml:space="preserve"> </w:t>
      </w:r>
      <w:r w:rsidRPr="00CB2B3F">
        <w:rPr>
          <w:bCs/>
          <w:szCs w:val="22"/>
        </w:rPr>
        <w:t>및</w:t>
      </w:r>
      <w:r w:rsidRPr="00CB2B3F">
        <w:rPr>
          <w:bCs/>
          <w:szCs w:val="22"/>
        </w:rPr>
        <w:t xml:space="preserve"> </w:t>
      </w:r>
      <w:r w:rsidRPr="00CB2B3F">
        <w:rPr>
          <w:bCs/>
          <w:szCs w:val="22"/>
        </w:rPr>
        <w:t>월</w:t>
      </w:r>
      <w:r w:rsidRPr="00CB2B3F">
        <w:rPr>
          <w:bCs/>
          <w:szCs w:val="22"/>
        </w:rPr>
        <w:t xml:space="preserve"> </w:t>
      </w:r>
      <w:proofErr w:type="spellStart"/>
      <w:r w:rsidRPr="00CB2B3F">
        <w:rPr>
          <w:bCs/>
          <w:szCs w:val="22"/>
        </w:rPr>
        <w:t>고문료는</w:t>
      </w:r>
      <w:proofErr w:type="spellEnd"/>
      <w:r w:rsidRPr="00CB2B3F">
        <w:rPr>
          <w:bCs/>
          <w:szCs w:val="22"/>
        </w:rPr>
        <w:t xml:space="preserve"> </w:t>
      </w:r>
      <w:r w:rsidRPr="00CB2B3F">
        <w:rPr>
          <w:bCs/>
          <w:szCs w:val="22"/>
        </w:rPr>
        <w:t>다음과</w:t>
      </w:r>
      <w:r w:rsidRPr="00CB2B3F">
        <w:rPr>
          <w:bCs/>
          <w:szCs w:val="22"/>
        </w:rPr>
        <w:t xml:space="preserve"> </w:t>
      </w:r>
      <w:r w:rsidRPr="00CB2B3F">
        <w:rPr>
          <w:bCs/>
          <w:szCs w:val="22"/>
        </w:rPr>
        <w:t>같음</w:t>
      </w:r>
      <w:r w:rsidRPr="00CB2B3F">
        <w:rPr>
          <w:bCs/>
          <w:szCs w:val="22"/>
        </w:rPr>
        <w:t>.</w:t>
      </w:r>
    </w:p>
    <w:tbl>
      <w:tblPr>
        <w:tblW w:w="7825" w:type="dxa"/>
        <w:tblInd w:w="1814"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439"/>
        <w:gridCol w:w="2551"/>
        <w:gridCol w:w="2835"/>
      </w:tblGrid>
      <w:tr w:rsidR="00026A7E" w:rsidRPr="00CB2B3F" w14:paraId="2D852114" w14:textId="77777777" w:rsidTr="0091358C">
        <w:trPr>
          <w:trHeight w:val="340"/>
          <w:tblHeader/>
        </w:trPr>
        <w:tc>
          <w:tcPr>
            <w:tcW w:w="2439" w:type="dxa"/>
            <w:tcBorders>
              <w:top w:val="single" w:sz="12" w:space="0" w:color="404040" w:themeColor="text1" w:themeTint="BF"/>
              <w:bottom w:val="single" w:sz="4" w:space="0" w:color="404040" w:themeColor="text1" w:themeTint="BF"/>
            </w:tcBorders>
            <w:shd w:val="clear" w:color="auto" w:fill="DEEEEE"/>
            <w:vAlign w:val="center"/>
          </w:tcPr>
          <w:p w14:paraId="5072A510" w14:textId="77777777" w:rsidR="00026A7E" w:rsidRPr="008E0663" w:rsidRDefault="00026A7E" w:rsidP="0091358C">
            <w:pPr>
              <w:spacing w:line="280" w:lineRule="atLeast"/>
              <w:jc w:val="center"/>
              <w:rPr>
                <w:b/>
                <w:bCs/>
                <w:kern w:val="0"/>
                <w:sz w:val="20"/>
                <w:szCs w:val="20"/>
              </w:rPr>
            </w:pPr>
            <w:r w:rsidRPr="008E0663">
              <w:rPr>
                <w:b/>
                <w:bCs/>
                <w:kern w:val="0"/>
                <w:sz w:val="20"/>
                <w:szCs w:val="20"/>
              </w:rPr>
              <w:t>성명</w:t>
            </w:r>
          </w:p>
        </w:tc>
        <w:tc>
          <w:tcPr>
            <w:tcW w:w="2551" w:type="dxa"/>
            <w:tcBorders>
              <w:top w:val="single" w:sz="12" w:space="0" w:color="404040" w:themeColor="text1" w:themeTint="BF"/>
              <w:bottom w:val="single" w:sz="4" w:space="0" w:color="404040" w:themeColor="text1" w:themeTint="BF"/>
            </w:tcBorders>
            <w:shd w:val="clear" w:color="auto" w:fill="DEEEEE"/>
            <w:vAlign w:val="center"/>
          </w:tcPr>
          <w:p w14:paraId="593338D1" w14:textId="77777777" w:rsidR="00026A7E" w:rsidRPr="008E0663" w:rsidRDefault="00026A7E" w:rsidP="0091358C">
            <w:pPr>
              <w:spacing w:line="280" w:lineRule="atLeast"/>
              <w:jc w:val="center"/>
              <w:rPr>
                <w:b/>
                <w:bCs/>
                <w:kern w:val="0"/>
                <w:sz w:val="20"/>
                <w:szCs w:val="20"/>
              </w:rPr>
            </w:pPr>
            <w:r w:rsidRPr="008E0663">
              <w:rPr>
                <w:b/>
                <w:bCs/>
                <w:kern w:val="0"/>
                <w:sz w:val="20"/>
                <w:szCs w:val="20"/>
              </w:rPr>
              <w:t>계약</w:t>
            </w:r>
            <w:r w:rsidRPr="008E0663">
              <w:rPr>
                <w:b/>
                <w:bCs/>
                <w:kern w:val="0"/>
                <w:sz w:val="20"/>
                <w:szCs w:val="20"/>
              </w:rPr>
              <w:t xml:space="preserve"> </w:t>
            </w:r>
            <w:r w:rsidRPr="008E0663">
              <w:rPr>
                <w:b/>
                <w:bCs/>
                <w:kern w:val="0"/>
                <w:sz w:val="20"/>
                <w:szCs w:val="20"/>
              </w:rPr>
              <w:t>종료</w:t>
            </w:r>
            <w:r w:rsidRPr="008E0663">
              <w:rPr>
                <w:b/>
                <w:bCs/>
                <w:kern w:val="0"/>
                <w:sz w:val="20"/>
                <w:szCs w:val="20"/>
              </w:rPr>
              <w:t xml:space="preserve"> </w:t>
            </w:r>
            <w:r w:rsidRPr="008E0663">
              <w:rPr>
                <w:b/>
                <w:bCs/>
                <w:kern w:val="0"/>
                <w:sz w:val="20"/>
                <w:szCs w:val="20"/>
              </w:rPr>
              <w:t>시기</w:t>
            </w:r>
          </w:p>
        </w:tc>
        <w:tc>
          <w:tcPr>
            <w:tcW w:w="2835" w:type="dxa"/>
            <w:tcBorders>
              <w:top w:val="single" w:sz="12" w:space="0" w:color="404040" w:themeColor="text1" w:themeTint="BF"/>
              <w:bottom w:val="single" w:sz="4" w:space="0" w:color="404040" w:themeColor="text1" w:themeTint="BF"/>
            </w:tcBorders>
            <w:shd w:val="clear" w:color="auto" w:fill="DEEEEE"/>
            <w:vAlign w:val="center"/>
          </w:tcPr>
          <w:p w14:paraId="1D179A3F" w14:textId="77777777" w:rsidR="00026A7E" w:rsidRPr="008E0663" w:rsidDel="00CA35ED" w:rsidRDefault="00026A7E" w:rsidP="0091358C">
            <w:pPr>
              <w:spacing w:line="280" w:lineRule="atLeast"/>
              <w:jc w:val="center"/>
              <w:rPr>
                <w:b/>
                <w:bCs/>
                <w:kern w:val="0"/>
                <w:sz w:val="20"/>
                <w:szCs w:val="20"/>
              </w:rPr>
            </w:pPr>
            <w:r w:rsidRPr="008E0663">
              <w:rPr>
                <w:b/>
                <w:bCs/>
                <w:kern w:val="0"/>
                <w:sz w:val="20"/>
                <w:szCs w:val="20"/>
              </w:rPr>
              <w:t>월</w:t>
            </w:r>
            <w:r w:rsidRPr="008E0663">
              <w:rPr>
                <w:b/>
                <w:bCs/>
                <w:kern w:val="0"/>
                <w:sz w:val="20"/>
                <w:szCs w:val="20"/>
              </w:rPr>
              <w:t xml:space="preserve"> </w:t>
            </w:r>
            <w:proofErr w:type="spellStart"/>
            <w:r w:rsidRPr="008E0663">
              <w:rPr>
                <w:b/>
                <w:bCs/>
                <w:kern w:val="0"/>
                <w:sz w:val="20"/>
                <w:szCs w:val="20"/>
              </w:rPr>
              <w:t>고문료</w:t>
            </w:r>
            <w:proofErr w:type="spellEnd"/>
          </w:p>
        </w:tc>
      </w:tr>
      <w:tr w:rsidR="00026A7E" w:rsidRPr="00CB2B3F" w14:paraId="3BF34977" w14:textId="77777777" w:rsidTr="0091358C">
        <w:trPr>
          <w:trHeight w:val="340"/>
        </w:trPr>
        <w:tc>
          <w:tcPr>
            <w:tcW w:w="2439" w:type="dxa"/>
            <w:tcBorders>
              <w:top w:val="single" w:sz="4" w:space="0" w:color="404040" w:themeColor="text1" w:themeTint="BF"/>
            </w:tcBorders>
            <w:shd w:val="clear" w:color="auto" w:fill="F2F2F2" w:themeFill="background1" w:themeFillShade="F2"/>
            <w:vAlign w:val="center"/>
          </w:tcPr>
          <w:p w14:paraId="6752CCF6" w14:textId="77777777" w:rsidR="00026A7E" w:rsidRPr="008E0663" w:rsidRDefault="00026A7E" w:rsidP="0091358C">
            <w:pPr>
              <w:spacing w:line="280" w:lineRule="atLeast"/>
              <w:jc w:val="center"/>
              <w:rPr>
                <w:bCs/>
                <w:kern w:val="0"/>
                <w:sz w:val="20"/>
                <w:szCs w:val="20"/>
              </w:rPr>
            </w:pPr>
            <w:r w:rsidRPr="008E0663">
              <w:rPr>
                <w:bCs/>
                <w:kern w:val="0"/>
                <w:sz w:val="20"/>
                <w:szCs w:val="20"/>
              </w:rPr>
              <w:t>최은미</w:t>
            </w:r>
          </w:p>
        </w:tc>
        <w:tc>
          <w:tcPr>
            <w:tcW w:w="2551" w:type="dxa"/>
            <w:tcBorders>
              <w:top w:val="single" w:sz="4" w:space="0" w:color="404040" w:themeColor="text1" w:themeTint="BF"/>
            </w:tcBorders>
            <w:shd w:val="clear" w:color="auto" w:fill="auto"/>
            <w:vAlign w:val="center"/>
          </w:tcPr>
          <w:p w14:paraId="6E8DEB41" w14:textId="77777777" w:rsidR="00026A7E" w:rsidRPr="008E0663" w:rsidRDefault="00026A7E" w:rsidP="0091358C">
            <w:pPr>
              <w:spacing w:line="280" w:lineRule="atLeast"/>
              <w:jc w:val="center"/>
              <w:rPr>
                <w:bCs/>
                <w:kern w:val="0"/>
                <w:sz w:val="20"/>
                <w:szCs w:val="20"/>
              </w:rPr>
            </w:pPr>
            <w:r w:rsidRPr="008E0663">
              <w:rPr>
                <w:bCs/>
                <w:kern w:val="0"/>
                <w:sz w:val="20"/>
                <w:szCs w:val="20"/>
              </w:rPr>
              <w:t>2022. 9.</w:t>
            </w:r>
          </w:p>
        </w:tc>
        <w:tc>
          <w:tcPr>
            <w:tcW w:w="2835" w:type="dxa"/>
            <w:tcBorders>
              <w:top w:val="single" w:sz="4" w:space="0" w:color="404040" w:themeColor="text1" w:themeTint="BF"/>
            </w:tcBorders>
            <w:vAlign w:val="center"/>
          </w:tcPr>
          <w:p w14:paraId="55872069" w14:textId="77777777" w:rsidR="00026A7E" w:rsidRPr="008E0663" w:rsidRDefault="00026A7E" w:rsidP="0091358C">
            <w:pPr>
              <w:spacing w:line="280" w:lineRule="atLeast"/>
              <w:jc w:val="right"/>
              <w:rPr>
                <w:bCs/>
                <w:kern w:val="0"/>
                <w:sz w:val="20"/>
                <w:szCs w:val="20"/>
              </w:rPr>
            </w:pPr>
            <w:r w:rsidRPr="008E0663">
              <w:rPr>
                <w:bCs/>
                <w:kern w:val="0"/>
                <w:sz w:val="20"/>
                <w:szCs w:val="20"/>
              </w:rPr>
              <w:t>10,000,000</w:t>
            </w:r>
            <w:r w:rsidRPr="008E0663">
              <w:rPr>
                <w:bCs/>
                <w:kern w:val="0"/>
                <w:sz w:val="20"/>
                <w:szCs w:val="20"/>
              </w:rPr>
              <w:t>원</w:t>
            </w:r>
          </w:p>
        </w:tc>
      </w:tr>
      <w:tr w:rsidR="00026A7E" w:rsidRPr="00CB2B3F" w14:paraId="0579613F" w14:textId="77777777" w:rsidTr="0091358C">
        <w:trPr>
          <w:trHeight w:val="340"/>
        </w:trPr>
        <w:tc>
          <w:tcPr>
            <w:tcW w:w="2439" w:type="dxa"/>
            <w:shd w:val="clear" w:color="auto" w:fill="F2F2F2" w:themeFill="background1" w:themeFillShade="F2"/>
            <w:vAlign w:val="center"/>
          </w:tcPr>
          <w:p w14:paraId="7F563497" w14:textId="77777777" w:rsidR="00026A7E" w:rsidRPr="008E0663" w:rsidRDefault="00026A7E" w:rsidP="0091358C">
            <w:pPr>
              <w:spacing w:line="280" w:lineRule="atLeast"/>
              <w:jc w:val="center"/>
              <w:rPr>
                <w:bCs/>
                <w:kern w:val="0"/>
                <w:sz w:val="20"/>
                <w:szCs w:val="20"/>
              </w:rPr>
            </w:pPr>
            <w:proofErr w:type="spellStart"/>
            <w:r w:rsidRPr="008E0663">
              <w:rPr>
                <w:bCs/>
                <w:kern w:val="0"/>
                <w:sz w:val="20"/>
                <w:szCs w:val="20"/>
              </w:rPr>
              <w:t>최양하</w:t>
            </w:r>
            <w:proofErr w:type="spellEnd"/>
          </w:p>
        </w:tc>
        <w:tc>
          <w:tcPr>
            <w:tcW w:w="2551" w:type="dxa"/>
            <w:shd w:val="clear" w:color="auto" w:fill="auto"/>
            <w:vAlign w:val="center"/>
          </w:tcPr>
          <w:p w14:paraId="292C874F" w14:textId="77777777" w:rsidR="00026A7E" w:rsidRPr="008E0663" w:rsidRDefault="00026A7E" w:rsidP="0091358C">
            <w:pPr>
              <w:spacing w:line="280" w:lineRule="atLeast"/>
              <w:jc w:val="center"/>
              <w:rPr>
                <w:bCs/>
                <w:kern w:val="0"/>
                <w:sz w:val="20"/>
                <w:szCs w:val="20"/>
              </w:rPr>
            </w:pPr>
            <w:r w:rsidRPr="008E0663">
              <w:rPr>
                <w:bCs/>
                <w:kern w:val="0"/>
                <w:sz w:val="20"/>
                <w:szCs w:val="20"/>
              </w:rPr>
              <w:t>2022. 10.</w:t>
            </w:r>
          </w:p>
        </w:tc>
        <w:tc>
          <w:tcPr>
            <w:tcW w:w="2835" w:type="dxa"/>
            <w:vAlign w:val="center"/>
          </w:tcPr>
          <w:p w14:paraId="2C4F9E51" w14:textId="77777777" w:rsidR="00026A7E" w:rsidRPr="008E0663" w:rsidRDefault="00026A7E" w:rsidP="0091358C">
            <w:pPr>
              <w:spacing w:line="280" w:lineRule="atLeast"/>
              <w:jc w:val="right"/>
              <w:rPr>
                <w:bCs/>
                <w:kern w:val="0"/>
                <w:sz w:val="20"/>
                <w:szCs w:val="20"/>
              </w:rPr>
            </w:pPr>
            <w:r w:rsidRPr="008E0663">
              <w:rPr>
                <w:bCs/>
                <w:kern w:val="0"/>
                <w:sz w:val="20"/>
                <w:szCs w:val="20"/>
              </w:rPr>
              <w:t>107,500,500</w:t>
            </w:r>
            <w:r w:rsidRPr="008E0663">
              <w:rPr>
                <w:bCs/>
                <w:kern w:val="0"/>
                <w:sz w:val="20"/>
                <w:szCs w:val="20"/>
              </w:rPr>
              <w:t>원</w:t>
            </w:r>
          </w:p>
        </w:tc>
      </w:tr>
      <w:tr w:rsidR="00026A7E" w:rsidRPr="00CB2B3F" w14:paraId="26E7FE41" w14:textId="77777777" w:rsidTr="0091358C">
        <w:trPr>
          <w:trHeight w:val="340"/>
        </w:trPr>
        <w:tc>
          <w:tcPr>
            <w:tcW w:w="2439" w:type="dxa"/>
            <w:shd w:val="clear" w:color="auto" w:fill="F2F2F2" w:themeFill="background1" w:themeFillShade="F2"/>
            <w:vAlign w:val="center"/>
          </w:tcPr>
          <w:p w14:paraId="1C945CDF" w14:textId="77777777" w:rsidR="00026A7E" w:rsidRPr="008E0663" w:rsidRDefault="00026A7E" w:rsidP="0091358C">
            <w:pPr>
              <w:spacing w:line="280" w:lineRule="atLeast"/>
              <w:jc w:val="center"/>
              <w:rPr>
                <w:bCs/>
                <w:kern w:val="0"/>
                <w:sz w:val="20"/>
                <w:szCs w:val="20"/>
              </w:rPr>
            </w:pPr>
            <w:proofErr w:type="spellStart"/>
            <w:r w:rsidRPr="008E0663">
              <w:rPr>
                <w:bCs/>
                <w:kern w:val="0"/>
                <w:sz w:val="20"/>
                <w:szCs w:val="20"/>
              </w:rPr>
              <w:t>한성택</w:t>
            </w:r>
            <w:proofErr w:type="spellEnd"/>
          </w:p>
        </w:tc>
        <w:tc>
          <w:tcPr>
            <w:tcW w:w="2551" w:type="dxa"/>
            <w:shd w:val="clear" w:color="auto" w:fill="auto"/>
            <w:vAlign w:val="center"/>
          </w:tcPr>
          <w:p w14:paraId="02BB8638" w14:textId="77777777" w:rsidR="00026A7E" w:rsidRPr="008E0663" w:rsidRDefault="00026A7E" w:rsidP="0091358C">
            <w:pPr>
              <w:spacing w:line="280" w:lineRule="atLeast"/>
              <w:jc w:val="center"/>
              <w:rPr>
                <w:bCs/>
                <w:kern w:val="0"/>
                <w:sz w:val="20"/>
                <w:szCs w:val="20"/>
              </w:rPr>
            </w:pPr>
            <w:r w:rsidRPr="008E0663">
              <w:rPr>
                <w:bCs/>
                <w:kern w:val="0"/>
                <w:sz w:val="20"/>
                <w:szCs w:val="20"/>
              </w:rPr>
              <w:t>2022. 2.</w:t>
            </w:r>
          </w:p>
        </w:tc>
        <w:tc>
          <w:tcPr>
            <w:tcW w:w="2835" w:type="dxa"/>
            <w:vAlign w:val="center"/>
          </w:tcPr>
          <w:p w14:paraId="6F18D673" w14:textId="77777777" w:rsidR="00026A7E" w:rsidRPr="008E0663" w:rsidRDefault="00026A7E" w:rsidP="0091358C">
            <w:pPr>
              <w:spacing w:line="280" w:lineRule="atLeast"/>
              <w:jc w:val="right"/>
              <w:rPr>
                <w:bCs/>
                <w:kern w:val="0"/>
                <w:sz w:val="20"/>
                <w:szCs w:val="20"/>
              </w:rPr>
            </w:pPr>
            <w:r w:rsidRPr="008E0663">
              <w:rPr>
                <w:bCs/>
                <w:kern w:val="0"/>
                <w:sz w:val="20"/>
                <w:szCs w:val="20"/>
              </w:rPr>
              <w:t>미화</w:t>
            </w:r>
            <w:r w:rsidRPr="008E0663">
              <w:rPr>
                <w:bCs/>
                <w:kern w:val="0"/>
                <w:sz w:val="20"/>
                <w:szCs w:val="20"/>
              </w:rPr>
              <w:t xml:space="preserve"> 12,500</w:t>
            </w:r>
            <w:r w:rsidRPr="008E0663">
              <w:rPr>
                <w:bCs/>
                <w:kern w:val="0"/>
                <w:sz w:val="20"/>
                <w:szCs w:val="20"/>
              </w:rPr>
              <w:t>달러</w:t>
            </w:r>
          </w:p>
        </w:tc>
      </w:tr>
      <w:tr w:rsidR="00026A7E" w:rsidRPr="00CB2B3F" w14:paraId="6FCBD419" w14:textId="77777777" w:rsidTr="0091358C">
        <w:trPr>
          <w:trHeight w:val="340"/>
        </w:trPr>
        <w:tc>
          <w:tcPr>
            <w:tcW w:w="2439" w:type="dxa"/>
            <w:shd w:val="clear" w:color="auto" w:fill="F2F2F2" w:themeFill="background1" w:themeFillShade="F2"/>
            <w:vAlign w:val="center"/>
          </w:tcPr>
          <w:p w14:paraId="2D11D390" w14:textId="77777777" w:rsidR="00026A7E" w:rsidRPr="008E0663" w:rsidRDefault="00026A7E" w:rsidP="0091358C">
            <w:pPr>
              <w:spacing w:line="280" w:lineRule="atLeast"/>
              <w:jc w:val="center"/>
              <w:rPr>
                <w:bCs/>
                <w:kern w:val="0"/>
                <w:sz w:val="20"/>
                <w:szCs w:val="20"/>
              </w:rPr>
            </w:pPr>
            <w:proofErr w:type="spellStart"/>
            <w:r w:rsidRPr="008E0663">
              <w:rPr>
                <w:bCs/>
                <w:kern w:val="0"/>
                <w:sz w:val="20"/>
                <w:szCs w:val="20"/>
              </w:rPr>
              <w:t>오윤택</w:t>
            </w:r>
            <w:proofErr w:type="spellEnd"/>
          </w:p>
        </w:tc>
        <w:tc>
          <w:tcPr>
            <w:tcW w:w="2551" w:type="dxa"/>
            <w:shd w:val="clear" w:color="auto" w:fill="auto"/>
            <w:vAlign w:val="center"/>
          </w:tcPr>
          <w:p w14:paraId="1FEE0DE3" w14:textId="77777777" w:rsidR="00026A7E" w:rsidRPr="008E0663" w:rsidRDefault="00026A7E" w:rsidP="0091358C">
            <w:pPr>
              <w:spacing w:line="280" w:lineRule="atLeast"/>
              <w:jc w:val="center"/>
              <w:rPr>
                <w:bCs/>
                <w:kern w:val="0"/>
                <w:sz w:val="20"/>
                <w:szCs w:val="20"/>
              </w:rPr>
            </w:pPr>
            <w:r w:rsidRPr="008E0663">
              <w:rPr>
                <w:bCs/>
                <w:kern w:val="0"/>
                <w:sz w:val="20"/>
                <w:szCs w:val="20"/>
              </w:rPr>
              <w:t>2022. 3.</w:t>
            </w:r>
          </w:p>
        </w:tc>
        <w:tc>
          <w:tcPr>
            <w:tcW w:w="2835" w:type="dxa"/>
            <w:vAlign w:val="center"/>
          </w:tcPr>
          <w:p w14:paraId="0A977763" w14:textId="77777777" w:rsidR="00026A7E" w:rsidRPr="008E0663" w:rsidRDefault="00026A7E" w:rsidP="0091358C">
            <w:pPr>
              <w:spacing w:line="280" w:lineRule="atLeast"/>
              <w:jc w:val="right"/>
              <w:rPr>
                <w:bCs/>
                <w:kern w:val="0"/>
                <w:sz w:val="20"/>
                <w:szCs w:val="20"/>
              </w:rPr>
            </w:pPr>
            <w:r w:rsidRPr="008E0663">
              <w:rPr>
                <w:bCs/>
                <w:kern w:val="0"/>
                <w:sz w:val="20"/>
                <w:szCs w:val="20"/>
              </w:rPr>
              <w:t>4,000,000</w:t>
            </w:r>
            <w:r w:rsidRPr="008E0663">
              <w:rPr>
                <w:bCs/>
                <w:kern w:val="0"/>
                <w:sz w:val="20"/>
                <w:szCs w:val="20"/>
              </w:rPr>
              <w:t>원</w:t>
            </w:r>
          </w:p>
        </w:tc>
      </w:tr>
      <w:tr w:rsidR="00026A7E" w:rsidRPr="00CB2B3F" w14:paraId="17F243D6" w14:textId="77777777" w:rsidTr="0091358C">
        <w:trPr>
          <w:trHeight w:val="340"/>
        </w:trPr>
        <w:tc>
          <w:tcPr>
            <w:tcW w:w="2439" w:type="dxa"/>
            <w:shd w:val="clear" w:color="auto" w:fill="F2F2F2" w:themeFill="background1" w:themeFillShade="F2"/>
            <w:vAlign w:val="center"/>
          </w:tcPr>
          <w:p w14:paraId="7994B9B1" w14:textId="77777777" w:rsidR="00026A7E" w:rsidRPr="008E0663" w:rsidRDefault="00026A7E" w:rsidP="0091358C">
            <w:pPr>
              <w:spacing w:line="280" w:lineRule="atLeast"/>
              <w:jc w:val="center"/>
              <w:rPr>
                <w:bCs/>
                <w:kern w:val="0"/>
                <w:sz w:val="20"/>
                <w:szCs w:val="20"/>
              </w:rPr>
            </w:pPr>
            <w:r w:rsidRPr="008E0663">
              <w:rPr>
                <w:bCs/>
                <w:kern w:val="0"/>
                <w:sz w:val="20"/>
                <w:szCs w:val="20"/>
              </w:rPr>
              <w:t>정재용</w:t>
            </w:r>
          </w:p>
        </w:tc>
        <w:tc>
          <w:tcPr>
            <w:tcW w:w="2551" w:type="dxa"/>
            <w:shd w:val="clear" w:color="auto" w:fill="auto"/>
            <w:vAlign w:val="center"/>
          </w:tcPr>
          <w:p w14:paraId="59A4A9D2" w14:textId="77777777" w:rsidR="00026A7E" w:rsidRPr="008E0663" w:rsidRDefault="00026A7E" w:rsidP="0091358C">
            <w:pPr>
              <w:spacing w:line="280" w:lineRule="atLeast"/>
              <w:jc w:val="center"/>
              <w:rPr>
                <w:bCs/>
                <w:kern w:val="0"/>
                <w:sz w:val="20"/>
                <w:szCs w:val="20"/>
              </w:rPr>
            </w:pPr>
            <w:r w:rsidRPr="008E0663">
              <w:rPr>
                <w:bCs/>
                <w:kern w:val="0"/>
                <w:sz w:val="20"/>
                <w:szCs w:val="20"/>
              </w:rPr>
              <w:t>2021. 12.</w:t>
            </w:r>
          </w:p>
        </w:tc>
        <w:tc>
          <w:tcPr>
            <w:tcW w:w="2835" w:type="dxa"/>
            <w:vAlign w:val="center"/>
          </w:tcPr>
          <w:p w14:paraId="1D13B422" w14:textId="77777777" w:rsidR="00026A7E" w:rsidRPr="008E0663" w:rsidRDefault="00026A7E" w:rsidP="0091358C">
            <w:pPr>
              <w:spacing w:line="280" w:lineRule="atLeast"/>
              <w:jc w:val="right"/>
              <w:rPr>
                <w:bCs/>
                <w:kern w:val="0"/>
                <w:sz w:val="20"/>
                <w:szCs w:val="20"/>
              </w:rPr>
            </w:pPr>
            <w:r w:rsidRPr="008E0663">
              <w:rPr>
                <w:bCs/>
                <w:kern w:val="0"/>
                <w:sz w:val="20"/>
                <w:szCs w:val="20"/>
              </w:rPr>
              <w:t>25,000,000</w:t>
            </w:r>
            <w:r w:rsidRPr="008E0663">
              <w:rPr>
                <w:bCs/>
                <w:kern w:val="0"/>
                <w:sz w:val="20"/>
                <w:szCs w:val="20"/>
              </w:rPr>
              <w:t>원</w:t>
            </w:r>
          </w:p>
        </w:tc>
      </w:tr>
      <w:tr w:rsidR="00026A7E" w:rsidRPr="00CB2B3F" w14:paraId="4C8C464C" w14:textId="77777777" w:rsidTr="0091358C">
        <w:trPr>
          <w:trHeight w:val="340"/>
        </w:trPr>
        <w:tc>
          <w:tcPr>
            <w:tcW w:w="2439" w:type="dxa"/>
            <w:shd w:val="clear" w:color="auto" w:fill="F2F2F2" w:themeFill="background1" w:themeFillShade="F2"/>
            <w:vAlign w:val="center"/>
          </w:tcPr>
          <w:p w14:paraId="44212728" w14:textId="77777777" w:rsidR="00026A7E" w:rsidRPr="008E0663" w:rsidRDefault="00026A7E" w:rsidP="0091358C">
            <w:pPr>
              <w:spacing w:line="280" w:lineRule="atLeast"/>
              <w:jc w:val="center"/>
              <w:rPr>
                <w:bCs/>
                <w:kern w:val="0"/>
                <w:sz w:val="20"/>
                <w:szCs w:val="20"/>
              </w:rPr>
            </w:pPr>
            <w:r w:rsidRPr="008E0663">
              <w:rPr>
                <w:bCs/>
                <w:kern w:val="0"/>
                <w:sz w:val="20"/>
                <w:szCs w:val="20"/>
              </w:rPr>
              <w:t>정일영</w:t>
            </w:r>
          </w:p>
        </w:tc>
        <w:tc>
          <w:tcPr>
            <w:tcW w:w="2551" w:type="dxa"/>
            <w:shd w:val="clear" w:color="auto" w:fill="auto"/>
            <w:vAlign w:val="center"/>
          </w:tcPr>
          <w:p w14:paraId="46E80F22" w14:textId="77777777" w:rsidR="00026A7E" w:rsidRPr="008E0663" w:rsidRDefault="00026A7E" w:rsidP="0091358C">
            <w:pPr>
              <w:spacing w:line="280" w:lineRule="atLeast"/>
              <w:jc w:val="center"/>
              <w:rPr>
                <w:bCs/>
                <w:kern w:val="0"/>
                <w:sz w:val="20"/>
                <w:szCs w:val="20"/>
              </w:rPr>
            </w:pPr>
            <w:r w:rsidRPr="008E0663">
              <w:rPr>
                <w:bCs/>
                <w:kern w:val="0"/>
                <w:sz w:val="20"/>
                <w:szCs w:val="20"/>
              </w:rPr>
              <w:t>2022. 3.</w:t>
            </w:r>
          </w:p>
        </w:tc>
        <w:tc>
          <w:tcPr>
            <w:tcW w:w="2835" w:type="dxa"/>
            <w:vAlign w:val="center"/>
          </w:tcPr>
          <w:p w14:paraId="4F9970E1" w14:textId="77777777" w:rsidR="00026A7E" w:rsidRPr="008E0663" w:rsidRDefault="00026A7E" w:rsidP="0091358C">
            <w:pPr>
              <w:spacing w:line="280" w:lineRule="atLeast"/>
              <w:jc w:val="right"/>
              <w:rPr>
                <w:bCs/>
                <w:kern w:val="0"/>
                <w:sz w:val="20"/>
                <w:szCs w:val="20"/>
              </w:rPr>
            </w:pPr>
            <w:r w:rsidRPr="008E0663">
              <w:rPr>
                <w:bCs/>
                <w:kern w:val="0"/>
                <w:sz w:val="20"/>
                <w:szCs w:val="20"/>
              </w:rPr>
              <w:t>3,000,000</w:t>
            </w:r>
            <w:r w:rsidRPr="008E0663">
              <w:rPr>
                <w:bCs/>
                <w:kern w:val="0"/>
                <w:sz w:val="20"/>
                <w:szCs w:val="20"/>
              </w:rPr>
              <w:t>원</w:t>
            </w:r>
          </w:p>
        </w:tc>
      </w:tr>
      <w:tr w:rsidR="00026A7E" w:rsidRPr="00CB2B3F" w14:paraId="3322B1FF" w14:textId="77777777" w:rsidTr="0091358C">
        <w:trPr>
          <w:trHeight w:val="340"/>
        </w:trPr>
        <w:tc>
          <w:tcPr>
            <w:tcW w:w="2439" w:type="dxa"/>
            <w:shd w:val="clear" w:color="auto" w:fill="F2F2F2" w:themeFill="background1" w:themeFillShade="F2"/>
            <w:vAlign w:val="center"/>
          </w:tcPr>
          <w:p w14:paraId="3C71B44A" w14:textId="77777777" w:rsidR="00026A7E" w:rsidRPr="008E0663" w:rsidRDefault="00026A7E" w:rsidP="0091358C">
            <w:pPr>
              <w:spacing w:line="280" w:lineRule="atLeast"/>
              <w:jc w:val="center"/>
              <w:rPr>
                <w:bCs/>
                <w:kern w:val="0"/>
                <w:sz w:val="20"/>
                <w:szCs w:val="20"/>
              </w:rPr>
            </w:pPr>
            <w:r w:rsidRPr="008E0663">
              <w:rPr>
                <w:bCs/>
                <w:kern w:val="0"/>
                <w:sz w:val="20"/>
                <w:szCs w:val="20"/>
              </w:rPr>
              <w:t>최진호</w:t>
            </w:r>
          </w:p>
        </w:tc>
        <w:tc>
          <w:tcPr>
            <w:tcW w:w="2551" w:type="dxa"/>
            <w:shd w:val="clear" w:color="auto" w:fill="auto"/>
            <w:vAlign w:val="center"/>
          </w:tcPr>
          <w:p w14:paraId="711E5D30" w14:textId="77777777" w:rsidR="00026A7E" w:rsidRPr="008E0663" w:rsidRDefault="00026A7E" w:rsidP="0091358C">
            <w:pPr>
              <w:spacing w:line="280" w:lineRule="atLeast"/>
              <w:jc w:val="center"/>
              <w:rPr>
                <w:bCs/>
                <w:kern w:val="0"/>
                <w:sz w:val="20"/>
                <w:szCs w:val="20"/>
              </w:rPr>
            </w:pPr>
            <w:r w:rsidRPr="008E0663">
              <w:rPr>
                <w:bCs/>
                <w:kern w:val="0"/>
                <w:sz w:val="20"/>
                <w:szCs w:val="20"/>
              </w:rPr>
              <w:t>2023. 2.</w:t>
            </w:r>
          </w:p>
        </w:tc>
        <w:tc>
          <w:tcPr>
            <w:tcW w:w="2835" w:type="dxa"/>
            <w:vAlign w:val="center"/>
          </w:tcPr>
          <w:p w14:paraId="34E9E044" w14:textId="77777777" w:rsidR="00026A7E" w:rsidRPr="008E0663" w:rsidRDefault="00026A7E" w:rsidP="0091358C">
            <w:pPr>
              <w:spacing w:line="280" w:lineRule="atLeast"/>
              <w:jc w:val="right"/>
              <w:rPr>
                <w:bCs/>
                <w:kern w:val="0"/>
                <w:sz w:val="20"/>
                <w:szCs w:val="20"/>
              </w:rPr>
            </w:pPr>
            <w:r w:rsidRPr="008E0663">
              <w:rPr>
                <w:bCs/>
                <w:kern w:val="0"/>
                <w:sz w:val="20"/>
                <w:szCs w:val="20"/>
              </w:rPr>
              <w:t>23,000,000</w:t>
            </w:r>
            <w:r w:rsidRPr="008E0663">
              <w:rPr>
                <w:bCs/>
                <w:kern w:val="0"/>
                <w:sz w:val="20"/>
                <w:szCs w:val="20"/>
              </w:rPr>
              <w:t>원</w:t>
            </w:r>
            <w:r w:rsidRPr="008E0663">
              <w:rPr>
                <w:bCs/>
                <w:kern w:val="0"/>
                <w:sz w:val="20"/>
                <w:szCs w:val="20"/>
              </w:rPr>
              <w:t>(~2022. 2.)</w:t>
            </w:r>
          </w:p>
          <w:p w14:paraId="0B4D64DA" w14:textId="77777777" w:rsidR="00026A7E" w:rsidRPr="008E0663" w:rsidRDefault="00026A7E" w:rsidP="0091358C">
            <w:pPr>
              <w:spacing w:line="280" w:lineRule="atLeast"/>
              <w:jc w:val="right"/>
              <w:rPr>
                <w:bCs/>
                <w:kern w:val="0"/>
                <w:sz w:val="20"/>
                <w:szCs w:val="20"/>
              </w:rPr>
            </w:pPr>
            <w:r w:rsidRPr="008E0663">
              <w:rPr>
                <w:bCs/>
                <w:kern w:val="0"/>
                <w:sz w:val="20"/>
                <w:szCs w:val="20"/>
              </w:rPr>
              <w:t>17,250,000</w:t>
            </w:r>
            <w:r w:rsidRPr="008E0663">
              <w:rPr>
                <w:bCs/>
                <w:kern w:val="0"/>
                <w:sz w:val="20"/>
                <w:szCs w:val="20"/>
              </w:rPr>
              <w:t>원</w:t>
            </w:r>
            <w:r w:rsidRPr="008E0663">
              <w:rPr>
                <w:bCs/>
                <w:kern w:val="0"/>
                <w:sz w:val="20"/>
                <w:szCs w:val="20"/>
              </w:rPr>
              <w:t>(~2023. 2.)</w:t>
            </w:r>
          </w:p>
        </w:tc>
      </w:tr>
    </w:tbl>
    <w:p w14:paraId="55136352" w14:textId="77777777" w:rsidR="00026A7E" w:rsidRPr="00CB2B3F" w:rsidRDefault="00026A7E" w:rsidP="00026A7E">
      <w:pPr>
        <w:spacing w:before="240" w:after="240"/>
        <w:ind w:left="1814"/>
        <w:rPr>
          <w:bCs/>
          <w:szCs w:val="22"/>
        </w:rPr>
      </w:pPr>
      <w:r w:rsidRPr="00CB2B3F">
        <w:rPr>
          <w:bCs/>
          <w:szCs w:val="22"/>
        </w:rPr>
        <w:t>제공된</w:t>
      </w:r>
      <w:r w:rsidRPr="00CB2B3F">
        <w:rPr>
          <w:bCs/>
          <w:szCs w:val="22"/>
        </w:rPr>
        <w:t xml:space="preserve"> </w:t>
      </w:r>
      <w:r w:rsidRPr="00CB2B3F">
        <w:rPr>
          <w:bCs/>
          <w:szCs w:val="22"/>
        </w:rPr>
        <w:t>고문계약서</w:t>
      </w:r>
      <w:r w:rsidRPr="00CB2B3F">
        <w:rPr>
          <w:bCs/>
          <w:szCs w:val="22"/>
        </w:rPr>
        <w:t xml:space="preserve"> </w:t>
      </w:r>
      <w:r w:rsidRPr="00CB2B3F">
        <w:rPr>
          <w:bCs/>
          <w:szCs w:val="22"/>
        </w:rPr>
        <w:t>샘플에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대상회사의</w:t>
      </w:r>
      <w:r w:rsidRPr="00CB2B3F">
        <w:rPr>
          <w:bCs/>
          <w:szCs w:val="22"/>
        </w:rPr>
        <w:t xml:space="preserve"> </w:t>
      </w:r>
      <w:r w:rsidRPr="00CB2B3F">
        <w:rPr>
          <w:bCs/>
          <w:szCs w:val="22"/>
        </w:rPr>
        <w:t>고문은</w:t>
      </w:r>
      <w:r w:rsidRPr="00CB2B3F">
        <w:rPr>
          <w:bCs/>
          <w:szCs w:val="22"/>
        </w:rPr>
        <w:t xml:space="preserve"> </w:t>
      </w:r>
      <w:r w:rsidRPr="00CB2B3F">
        <w:rPr>
          <w:bCs/>
          <w:szCs w:val="22"/>
        </w:rPr>
        <w:t>비상근</w:t>
      </w:r>
      <w:r w:rsidRPr="00CB2B3F">
        <w:rPr>
          <w:bCs/>
          <w:szCs w:val="22"/>
        </w:rPr>
        <w:t xml:space="preserve"> </w:t>
      </w:r>
      <w:r w:rsidRPr="00CB2B3F">
        <w:rPr>
          <w:bCs/>
          <w:szCs w:val="22"/>
        </w:rPr>
        <w:t>형태로</w:t>
      </w:r>
      <w:r w:rsidRPr="00CB2B3F">
        <w:rPr>
          <w:bCs/>
          <w:szCs w:val="22"/>
        </w:rPr>
        <w:t xml:space="preserve"> </w:t>
      </w:r>
      <w:r w:rsidRPr="00CB2B3F">
        <w:rPr>
          <w:bCs/>
          <w:szCs w:val="22"/>
        </w:rPr>
        <w:t>근무하고</w:t>
      </w:r>
      <w:r w:rsidRPr="00CB2B3F">
        <w:rPr>
          <w:bCs/>
          <w:szCs w:val="22"/>
        </w:rPr>
        <w:t xml:space="preserve">, </w:t>
      </w:r>
      <w:r w:rsidRPr="00CB2B3F">
        <w:rPr>
          <w:bCs/>
          <w:szCs w:val="22"/>
        </w:rPr>
        <w:t>고문위촉의</w:t>
      </w:r>
      <w:r w:rsidRPr="00CB2B3F">
        <w:rPr>
          <w:bCs/>
          <w:szCs w:val="22"/>
        </w:rPr>
        <w:t xml:space="preserve"> </w:t>
      </w:r>
      <w:r w:rsidRPr="00CB2B3F">
        <w:rPr>
          <w:bCs/>
          <w:szCs w:val="22"/>
        </w:rPr>
        <w:t>중도해지</w:t>
      </w:r>
      <w:r w:rsidRPr="00CB2B3F">
        <w:rPr>
          <w:bCs/>
          <w:szCs w:val="22"/>
        </w:rPr>
        <w:t xml:space="preserve"> </w:t>
      </w:r>
      <w:r w:rsidRPr="00CB2B3F">
        <w:rPr>
          <w:bCs/>
          <w:szCs w:val="22"/>
        </w:rPr>
        <w:t>사유는</w:t>
      </w:r>
      <w:r w:rsidRPr="00CB2B3F">
        <w:rPr>
          <w:bCs/>
          <w:szCs w:val="22"/>
        </w:rPr>
        <w:t xml:space="preserve"> (</w:t>
      </w:r>
      <w:proofErr w:type="spellStart"/>
      <w:r w:rsidRPr="00CB2B3F">
        <w:rPr>
          <w:bCs/>
          <w:szCs w:val="22"/>
        </w:rPr>
        <w:t>i</w:t>
      </w:r>
      <w:proofErr w:type="spellEnd"/>
      <w:r w:rsidRPr="00CB2B3F">
        <w:rPr>
          <w:bCs/>
          <w:szCs w:val="22"/>
        </w:rPr>
        <w:t xml:space="preserve">) </w:t>
      </w:r>
      <w:r w:rsidRPr="00CB2B3F">
        <w:rPr>
          <w:bCs/>
          <w:szCs w:val="22"/>
        </w:rPr>
        <w:t>범죄로</w:t>
      </w:r>
      <w:r w:rsidRPr="00CB2B3F">
        <w:rPr>
          <w:bCs/>
          <w:szCs w:val="22"/>
        </w:rPr>
        <w:t xml:space="preserve"> </w:t>
      </w:r>
      <w:r w:rsidRPr="00CB2B3F">
        <w:rPr>
          <w:bCs/>
          <w:szCs w:val="22"/>
        </w:rPr>
        <w:t>인하여</w:t>
      </w:r>
      <w:r w:rsidRPr="00CB2B3F">
        <w:rPr>
          <w:bCs/>
          <w:szCs w:val="22"/>
        </w:rPr>
        <w:t xml:space="preserve"> </w:t>
      </w:r>
      <w:r w:rsidRPr="00CB2B3F">
        <w:rPr>
          <w:bCs/>
          <w:szCs w:val="22"/>
        </w:rPr>
        <w:t>집행유예</w:t>
      </w:r>
      <w:r w:rsidRPr="00CB2B3F">
        <w:rPr>
          <w:bCs/>
          <w:szCs w:val="22"/>
        </w:rPr>
        <w:t xml:space="preserve"> </w:t>
      </w:r>
      <w:r w:rsidRPr="00CB2B3F">
        <w:rPr>
          <w:bCs/>
          <w:szCs w:val="22"/>
        </w:rPr>
        <w:t>이상의</w:t>
      </w:r>
      <w:r w:rsidRPr="00CB2B3F">
        <w:rPr>
          <w:bCs/>
          <w:szCs w:val="22"/>
        </w:rPr>
        <w:t xml:space="preserve"> </w:t>
      </w:r>
      <w:r w:rsidRPr="00CB2B3F">
        <w:rPr>
          <w:bCs/>
          <w:szCs w:val="22"/>
        </w:rPr>
        <w:t>형을</w:t>
      </w:r>
      <w:r w:rsidRPr="00CB2B3F">
        <w:rPr>
          <w:bCs/>
          <w:szCs w:val="22"/>
        </w:rPr>
        <w:t xml:space="preserve"> </w:t>
      </w:r>
      <w:proofErr w:type="gramStart"/>
      <w:r w:rsidRPr="00CB2B3F">
        <w:rPr>
          <w:bCs/>
          <w:szCs w:val="22"/>
        </w:rPr>
        <w:t>선고</w:t>
      </w:r>
      <w:r w:rsidRPr="00CB2B3F">
        <w:rPr>
          <w:bCs/>
          <w:szCs w:val="22"/>
        </w:rPr>
        <w:t xml:space="preserve"> </w:t>
      </w:r>
      <w:r w:rsidRPr="00CB2B3F">
        <w:rPr>
          <w:bCs/>
          <w:szCs w:val="22"/>
        </w:rPr>
        <w:t>받았을</w:t>
      </w:r>
      <w:proofErr w:type="gramEnd"/>
      <w:r w:rsidRPr="00CB2B3F">
        <w:rPr>
          <w:bCs/>
          <w:szCs w:val="22"/>
        </w:rPr>
        <w:t xml:space="preserve"> </w:t>
      </w:r>
      <w:r w:rsidRPr="00CB2B3F">
        <w:rPr>
          <w:bCs/>
          <w:szCs w:val="22"/>
        </w:rPr>
        <w:t>때</w:t>
      </w:r>
      <w:r w:rsidRPr="00CB2B3F">
        <w:rPr>
          <w:bCs/>
          <w:szCs w:val="22"/>
        </w:rPr>
        <w:t xml:space="preserve">, (ii) </w:t>
      </w:r>
      <w:r w:rsidRPr="00CB2B3F">
        <w:rPr>
          <w:bCs/>
          <w:szCs w:val="22"/>
        </w:rPr>
        <w:t>금치산</w:t>
      </w:r>
      <w:r w:rsidRPr="00CB2B3F">
        <w:rPr>
          <w:bCs/>
          <w:szCs w:val="22"/>
        </w:rPr>
        <w:t xml:space="preserve">, </w:t>
      </w:r>
      <w:r w:rsidRPr="00CB2B3F">
        <w:rPr>
          <w:bCs/>
          <w:szCs w:val="22"/>
        </w:rPr>
        <w:t>한정치산</w:t>
      </w:r>
      <w:r w:rsidRPr="00CB2B3F">
        <w:rPr>
          <w:bCs/>
          <w:szCs w:val="22"/>
        </w:rPr>
        <w:t xml:space="preserve"> </w:t>
      </w:r>
      <w:r w:rsidRPr="00CB2B3F">
        <w:rPr>
          <w:bCs/>
          <w:szCs w:val="22"/>
        </w:rPr>
        <w:t>또는</w:t>
      </w:r>
      <w:r w:rsidRPr="00CB2B3F">
        <w:rPr>
          <w:bCs/>
          <w:szCs w:val="22"/>
        </w:rPr>
        <w:t xml:space="preserve"> </w:t>
      </w:r>
      <w:r w:rsidRPr="00CB2B3F">
        <w:rPr>
          <w:bCs/>
          <w:szCs w:val="22"/>
        </w:rPr>
        <w:t>파산선고를</w:t>
      </w:r>
      <w:r w:rsidRPr="00CB2B3F">
        <w:rPr>
          <w:bCs/>
          <w:szCs w:val="22"/>
        </w:rPr>
        <w:t xml:space="preserve"> </w:t>
      </w:r>
      <w:r w:rsidRPr="00CB2B3F">
        <w:rPr>
          <w:bCs/>
          <w:szCs w:val="22"/>
        </w:rPr>
        <w:t>받았을</w:t>
      </w:r>
      <w:r w:rsidRPr="00CB2B3F">
        <w:rPr>
          <w:bCs/>
          <w:szCs w:val="22"/>
        </w:rPr>
        <w:t xml:space="preserve"> </w:t>
      </w:r>
      <w:r w:rsidRPr="00CB2B3F">
        <w:rPr>
          <w:bCs/>
          <w:szCs w:val="22"/>
        </w:rPr>
        <w:t>때</w:t>
      </w:r>
      <w:r w:rsidRPr="00CB2B3F">
        <w:rPr>
          <w:bCs/>
          <w:szCs w:val="22"/>
        </w:rPr>
        <w:t xml:space="preserve">, (iii) </w:t>
      </w:r>
      <w:r w:rsidRPr="00CB2B3F">
        <w:rPr>
          <w:bCs/>
          <w:szCs w:val="22"/>
        </w:rPr>
        <w:t>그</w:t>
      </w:r>
      <w:r w:rsidRPr="00CB2B3F">
        <w:rPr>
          <w:bCs/>
          <w:szCs w:val="22"/>
        </w:rPr>
        <w:t xml:space="preserve"> </w:t>
      </w:r>
      <w:r w:rsidRPr="00CB2B3F">
        <w:rPr>
          <w:bCs/>
          <w:szCs w:val="22"/>
        </w:rPr>
        <w:t>밖의</w:t>
      </w:r>
      <w:r w:rsidRPr="00CB2B3F">
        <w:rPr>
          <w:bCs/>
          <w:szCs w:val="22"/>
        </w:rPr>
        <w:t xml:space="preserve"> </w:t>
      </w:r>
      <w:r w:rsidRPr="00CB2B3F">
        <w:rPr>
          <w:bCs/>
          <w:szCs w:val="22"/>
        </w:rPr>
        <w:t>부정한</w:t>
      </w:r>
      <w:r w:rsidRPr="00CB2B3F">
        <w:rPr>
          <w:bCs/>
          <w:szCs w:val="22"/>
        </w:rPr>
        <w:t xml:space="preserve"> </w:t>
      </w:r>
      <w:r w:rsidRPr="00CB2B3F">
        <w:rPr>
          <w:bCs/>
          <w:szCs w:val="22"/>
        </w:rPr>
        <w:t>방법으로</w:t>
      </w:r>
      <w:r w:rsidRPr="00CB2B3F">
        <w:rPr>
          <w:bCs/>
          <w:szCs w:val="22"/>
        </w:rPr>
        <w:t xml:space="preserve"> </w:t>
      </w:r>
      <w:r w:rsidRPr="00CB2B3F">
        <w:rPr>
          <w:bCs/>
          <w:szCs w:val="22"/>
        </w:rPr>
        <w:t>본</w:t>
      </w:r>
      <w:r w:rsidRPr="00CB2B3F">
        <w:rPr>
          <w:bCs/>
          <w:szCs w:val="22"/>
        </w:rPr>
        <w:t xml:space="preserve"> </w:t>
      </w:r>
      <w:r w:rsidRPr="00CB2B3F">
        <w:rPr>
          <w:bCs/>
          <w:szCs w:val="22"/>
        </w:rPr>
        <w:t>계약을</w:t>
      </w:r>
      <w:r w:rsidRPr="00CB2B3F">
        <w:rPr>
          <w:bCs/>
          <w:szCs w:val="22"/>
        </w:rPr>
        <w:t xml:space="preserve"> </w:t>
      </w:r>
      <w:r w:rsidRPr="00CB2B3F">
        <w:rPr>
          <w:bCs/>
          <w:szCs w:val="22"/>
        </w:rPr>
        <w:t>체결한</w:t>
      </w:r>
      <w:r w:rsidRPr="00CB2B3F">
        <w:rPr>
          <w:bCs/>
          <w:szCs w:val="22"/>
        </w:rPr>
        <w:t xml:space="preserve"> </w:t>
      </w:r>
      <w:r w:rsidRPr="00CB2B3F">
        <w:rPr>
          <w:bCs/>
          <w:szCs w:val="22"/>
        </w:rPr>
        <w:t>사실이</w:t>
      </w:r>
      <w:r w:rsidRPr="00CB2B3F">
        <w:rPr>
          <w:bCs/>
          <w:szCs w:val="22"/>
        </w:rPr>
        <w:t xml:space="preserve"> </w:t>
      </w:r>
      <w:r w:rsidRPr="00CB2B3F">
        <w:rPr>
          <w:bCs/>
          <w:szCs w:val="22"/>
        </w:rPr>
        <w:t>발견되었을</w:t>
      </w:r>
      <w:r w:rsidRPr="00CB2B3F">
        <w:rPr>
          <w:bCs/>
          <w:szCs w:val="22"/>
        </w:rPr>
        <w:t xml:space="preserve"> </w:t>
      </w:r>
      <w:r w:rsidRPr="00CB2B3F">
        <w:rPr>
          <w:bCs/>
          <w:szCs w:val="22"/>
        </w:rPr>
        <w:t>때</w:t>
      </w:r>
      <w:r w:rsidRPr="00CB2B3F">
        <w:rPr>
          <w:bCs/>
          <w:szCs w:val="22"/>
        </w:rPr>
        <w:t xml:space="preserve">, (iv) </w:t>
      </w:r>
      <w:r w:rsidRPr="00CB2B3F">
        <w:rPr>
          <w:bCs/>
          <w:szCs w:val="22"/>
        </w:rPr>
        <w:t>동종업계에</w:t>
      </w:r>
      <w:r w:rsidRPr="00CB2B3F">
        <w:rPr>
          <w:bCs/>
          <w:szCs w:val="22"/>
        </w:rPr>
        <w:t xml:space="preserve"> </w:t>
      </w:r>
      <w:r w:rsidRPr="00CB2B3F">
        <w:rPr>
          <w:bCs/>
          <w:szCs w:val="22"/>
        </w:rPr>
        <w:t>겸임</w:t>
      </w:r>
      <w:r w:rsidRPr="00CB2B3F">
        <w:rPr>
          <w:bCs/>
          <w:szCs w:val="22"/>
        </w:rPr>
        <w:t xml:space="preserve"> </w:t>
      </w:r>
      <w:r w:rsidRPr="00CB2B3F">
        <w:rPr>
          <w:bCs/>
          <w:szCs w:val="22"/>
        </w:rPr>
        <w:t>또는</w:t>
      </w:r>
      <w:r w:rsidRPr="00CB2B3F">
        <w:rPr>
          <w:bCs/>
          <w:szCs w:val="22"/>
        </w:rPr>
        <w:t xml:space="preserve"> </w:t>
      </w:r>
      <w:r w:rsidRPr="00CB2B3F">
        <w:rPr>
          <w:bCs/>
          <w:szCs w:val="22"/>
        </w:rPr>
        <w:t>근무할</w:t>
      </w:r>
      <w:r w:rsidRPr="00CB2B3F">
        <w:rPr>
          <w:bCs/>
          <w:szCs w:val="22"/>
        </w:rPr>
        <w:t xml:space="preserve"> </w:t>
      </w:r>
      <w:r w:rsidRPr="00CB2B3F">
        <w:rPr>
          <w:bCs/>
          <w:szCs w:val="22"/>
        </w:rPr>
        <w:t>때</w:t>
      </w:r>
      <w:r w:rsidRPr="00CB2B3F">
        <w:rPr>
          <w:bCs/>
          <w:szCs w:val="22"/>
        </w:rPr>
        <w:t xml:space="preserve">, (v) </w:t>
      </w:r>
      <w:r w:rsidRPr="00CB2B3F">
        <w:rPr>
          <w:bCs/>
          <w:szCs w:val="22"/>
        </w:rPr>
        <w:t>본</w:t>
      </w:r>
      <w:r w:rsidRPr="00CB2B3F">
        <w:rPr>
          <w:bCs/>
          <w:szCs w:val="22"/>
        </w:rPr>
        <w:t xml:space="preserve"> </w:t>
      </w:r>
      <w:r w:rsidRPr="00CB2B3F">
        <w:rPr>
          <w:bCs/>
          <w:szCs w:val="22"/>
        </w:rPr>
        <w:t>계약</w:t>
      </w:r>
      <w:r w:rsidRPr="00CB2B3F">
        <w:rPr>
          <w:bCs/>
          <w:szCs w:val="22"/>
        </w:rPr>
        <w:t xml:space="preserve"> </w:t>
      </w:r>
      <w:r w:rsidRPr="00CB2B3F">
        <w:rPr>
          <w:bCs/>
          <w:szCs w:val="22"/>
        </w:rPr>
        <w:t>상의</w:t>
      </w:r>
      <w:r w:rsidRPr="00CB2B3F">
        <w:rPr>
          <w:bCs/>
          <w:szCs w:val="22"/>
        </w:rPr>
        <w:t xml:space="preserve"> </w:t>
      </w:r>
      <w:r w:rsidRPr="00CB2B3F">
        <w:rPr>
          <w:bCs/>
          <w:szCs w:val="22"/>
        </w:rPr>
        <w:t>의무를</w:t>
      </w:r>
      <w:r w:rsidRPr="00CB2B3F">
        <w:rPr>
          <w:bCs/>
          <w:szCs w:val="22"/>
        </w:rPr>
        <w:t xml:space="preserve"> </w:t>
      </w:r>
      <w:r w:rsidRPr="00CB2B3F">
        <w:rPr>
          <w:bCs/>
          <w:szCs w:val="22"/>
        </w:rPr>
        <w:t>중대하게</w:t>
      </w:r>
      <w:r w:rsidRPr="00CB2B3F">
        <w:rPr>
          <w:bCs/>
          <w:szCs w:val="22"/>
        </w:rPr>
        <w:t xml:space="preserve"> </w:t>
      </w:r>
      <w:r w:rsidRPr="00CB2B3F">
        <w:rPr>
          <w:bCs/>
          <w:szCs w:val="22"/>
        </w:rPr>
        <w:t>위반할</w:t>
      </w:r>
      <w:r w:rsidRPr="00CB2B3F">
        <w:rPr>
          <w:bCs/>
          <w:szCs w:val="22"/>
        </w:rPr>
        <w:t xml:space="preserve"> </w:t>
      </w:r>
      <w:r w:rsidRPr="00CB2B3F">
        <w:rPr>
          <w:bCs/>
          <w:szCs w:val="22"/>
        </w:rPr>
        <w:t>때</w:t>
      </w:r>
      <w:r w:rsidRPr="00CB2B3F">
        <w:rPr>
          <w:bCs/>
          <w:szCs w:val="22"/>
        </w:rPr>
        <w:t xml:space="preserve">, (vi) </w:t>
      </w:r>
      <w:r w:rsidRPr="00CB2B3F">
        <w:rPr>
          <w:bCs/>
          <w:szCs w:val="22"/>
        </w:rPr>
        <w:t>기타</w:t>
      </w:r>
      <w:r w:rsidRPr="00CB2B3F">
        <w:rPr>
          <w:bCs/>
          <w:szCs w:val="22"/>
        </w:rPr>
        <w:t xml:space="preserve"> </w:t>
      </w:r>
      <w:r w:rsidRPr="00CB2B3F">
        <w:rPr>
          <w:bCs/>
          <w:szCs w:val="22"/>
        </w:rPr>
        <w:t>귀책사유로</w:t>
      </w:r>
      <w:r w:rsidRPr="00CB2B3F">
        <w:rPr>
          <w:bCs/>
          <w:szCs w:val="22"/>
        </w:rPr>
        <w:t xml:space="preserve"> 1</w:t>
      </w:r>
      <w:r w:rsidRPr="00CB2B3F">
        <w:rPr>
          <w:bCs/>
          <w:szCs w:val="22"/>
        </w:rPr>
        <w:t>개월</w:t>
      </w:r>
      <w:r w:rsidRPr="00CB2B3F">
        <w:rPr>
          <w:bCs/>
          <w:szCs w:val="22"/>
        </w:rPr>
        <w:t xml:space="preserve"> </w:t>
      </w:r>
      <w:r w:rsidRPr="00CB2B3F">
        <w:rPr>
          <w:bCs/>
          <w:szCs w:val="22"/>
        </w:rPr>
        <w:t>이상의</w:t>
      </w:r>
      <w:r w:rsidRPr="00CB2B3F">
        <w:rPr>
          <w:bCs/>
          <w:szCs w:val="22"/>
        </w:rPr>
        <w:t xml:space="preserve"> </w:t>
      </w:r>
      <w:r w:rsidRPr="00CB2B3F">
        <w:rPr>
          <w:bCs/>
          <w:szCs w:val="22"/>
        </w:rPr>
        <w:t>기간</w:t>
      </w:r>
      <w:r w:rsidRPr="00CB2B3F">
        <w:rPr>
          <w:bCs/>
          <w:szCs w:val="22"/>
        </w:rPr>
        <w:t xml:space="preserve"> </w:t>
      </w:r>
      <w:r w:rsidRPr="00CB2B3F">
        <w:rPr>
          <w:bCs/>
          <w:szCs w:val="22"/>
        </w:rPr>
        <w:t>동안</w:t>
      </w:r>
      <w:r w:rsidRPr="00CB2B3F">
        <w:rPr>
          <w:bCs/>
          <w:szCs w:val="22"/>
        </w:rPr>
        <w:t xml:space="preserve"> </w:t>
      </w:r>
      <w:r w:rsidRPr="00CB2B3F">
        <w:rPr>
          <w:bCs/>
          <w:szCs w:val="22"/>
        </w:rPr>
        <w:t>업무를</w:t>
      </w:r>
      <w:r w:rsidRPr="00CB2B3F">
        <w:rPr>
          <w:bCs/>
          <w:szCs w:val="22"/>
        </w:rPr>
        <w:t xml:space="preserve"> </w:t>
      </w:r>
      <w:r w:rsidRPr="00CB2B3F">
        <w:rPr>
          <w:bCs/>
          <w:szCs w:val="22"/>
        </w:rPr>
        <w:t>수행할</w:t>
      </w:r>
      <w:r w:rsidRPr="00CB2B3F">
        <w:rPr>
          <w:bCs/>
          <w:szCs w:val="22"/>
        </w:rPr>
        <w:t xml:space="preserve"> </w:t>
      </w:r>
      <w:r w:rsidRPr="00CB2B3F">
        <w:rPr>
          <w:bCs/>
          <w:szCs w:val="22"/>
        </w:rPr>
        <w:t>수</w:t>
      </w:r>
      <w:r w:rsidRPr="00CB2B3F">
        <w:rPr>
          <w:bCs/>
          <w:szCs w:val="22"/>
        </w:rPr>
        <w:t xml:space="preserve"> </w:t>
      </w:r>
      <w:r w:rsidRPr="00CB2B3F">
        <w:rPr>
          <w:bCs/>
          <w:szCs w:val="22"/>
        </w:rPr>
        <w:t>없게</w:t>
      </w:r>
      <w:r w:rsidRPr="00CB2B3F">
        <w:rPr>
          <w:bCs/>
          <w:szCs w:val="22"/>
        </w:rPr>
        <w:t xml:space="preserve"> </w:t>
      </w:r>
      <w:r w:rsidRPr="00CB2B3F">
        <w:rPr>
          <w:bCs/>
          <w:szCs w:val="22"/>
        </w:rPr>
        <w:t>된</w:t>
      </w:r>
      <w:r w:rsidRPr="00CB2B3F">
        <w:rPr>
          <w:bCs/>
          <w:szCs w:val="22"/>
        </w:rPr>
        <w:t xml:space="preserve"> </w:t>
      </w:r>
      <w:r w:rsidRPr="00CB2B3F">
        <w:rPr>
          <w:bCs/>
          <w:szCs w:val="22"/>
        </w:rPr>
        <w:t>때</w:t>
      </w:r>
      <w:r w:rsidRPr="00CB2B3F">
        <w:rPr>
          <w:bCs/>
          <w:szCs w:val="22"/>
        </w:rPr>
        <w:t xml:space="preserve">, (vii) </w:t>
      </w:r>
      <w:r w:rsidRPr="00CB2B3F">
        <w:rPr>
          <w:bCs/>
          <w:szCs w:val="22"/>
        </w:rPr>
        <w:t>신체적</w:t>
      </w:r>
      <w:r w:rsidRPr="00CB2B3F">
        <w:rPr>
          <w:bCs/>
          <w:szCs w:val="22"/>
        </w:rPr>
        <w:t xml:space="preserve">, </w:t>
      </w:r>
      <w:r w:rsidRPr="00CB2B3F">
        <w:rPr>
          <w:bCs/>
          <w:szCs w:val="22"/>
        </w:rPr>
        <w:t>정신적</w:t>
      </w:r>
      <w:r w:rsidRPr="00CB2B3F">
        <w:rPr>
          <w:bCs/>
          <w:szCs w:val="22"/>
        </w:rPr>
        <w:t xml:space="preserve"> </w:t>
      </w:r>
      <w:r w:rsidRPr="00CB2B3F">
        <w:rPr>
          <w:bCs/>
          <w:szCs w:val="22"/>
        </w:rPr>
        <w:t>장애로</w:t>
      </w:r>
      <w:r w:rsidRPr="00CB2B3F">
        <w:rPr>
          <w:bCs/>
          <w:szCs w:val="22"/>
        </w:rPr>
        <w:t xml:space="preserve"> </w:t>
      </w:r>
      <w:r w:rsidRPr="00CB2B3F">
        <w:rPr>
          <w:bCs/>
          <w:szCs w:val="22"/>
        </w:rPr>
        <w:t>인하거나</w:t>
      </w:r>
      <w:r w:rsidRPr="00CB2B3F">
        <w:rPr>
          <w:bCs/>
          <w:szCs w:val="22"/>
        </w:rPr>
        <w:t xml:space="preserve"> </w:t>
      </w:r>
      <w:r w:rsidRPr="00CB2B3F">
        <w:rPr>
          <w:bCs/>
          <w:szCs w:val="22"/>
        </w:rPr>
        <w:t>또는</w:t>
      </w:r>
      <w:r w:rsidRPr="00CB2B3F">
        <w:rPr>
          <w:bCs/>
          <w:szCs w:val="22"/>
        </w:rPr>
        <w:t xml:space="preserve"> </w:t>
      </w:r>
      <w:r w:rsidRPr="00CB2B3F">
        <w:rPr>
          <w:bCs/>
          <w:szCs w:val="22"/>
        </w:rPr>
        <w:t>업무수행능력이</w:t>
      </w:r>
      <w:r w:rsidRPr="00CB2B3F">
        <w:rPr>
          <w:bCs/>
          <w:szCs w:val="22"/>
        </w:rPr>
        <w:t xml:space="preserve"> </w:t>
      </w:r>
      <w:r w:rsidRPr="00CB2B3F">
        <w:rPr>
          <w:bCs/>
          <w:szCs w:val="22"/>
        </w:rPr>
        <w:t>현저히</w:t>
      </w:r>
      <w:r w:rsidRPr="00CB2B3F">
        <w:rPr>
          <w:bCs/>
          <w:szCs w:val="22"/>
        </w:rPr>
        <w:t xml:space="preserve"> </w:t>
      </w:r>
      <w:r w:rsidRPr="00CB2B3F">
        <w:rPr>
          <w:bCs/>
          <w:szCs w:val="22"/>
        </w:rPr>
        <w:t>부족하여</w:t>
      </w:r>
      <w:r w:rsidRPr="00CB2B3F">
        <w:rPr>
          <w:bCs/>
          <w:szCs w:val="22"/>
        </w:rPr>
        <w:t xml:space="preserve"> </w:t>
      </w:r>
      <w:r w:rsidRPr="00CB2B3F">
        <w:rPr>
          <w:bCs/>
          <w:szCs w:val="22"/>
        </w:rPr>
        <w:t>더</w:t>
      </w:r>
      <w:r w:rsidRPr="00CB2B3F">
        <w:rPr>
          <w:bCs/>
          <w:szCs w:val="22"/>
        </w:rPr>
        <w:t xml:space="preserve"> </w:t>
      </w:r>
      <w:r w:rsidRPr="00CB2B3F">
        <w:rPr>
          <w:bCs/>
          <w:szCs w:val="22"/>
        </w:rPr>
        <w:t>이상</w:t>
      </w:r>
      <w:r w:rsidRPr="00CB2B3F">
        <w:rPr>
          <w:bCs/>
          <w:szCs w:val="22"/>
        </w:rPr>
        <w:t xml:space="preserve"> </w:t>
      </w:r>
      <w:r w:rsidRPr="00CB2B3F">
        <w:rPr>
          <w:bCs/>
          <w:szCs w:val="22"/>
        </w:rPr>
        <w:t>계속하여</w:t>
      </w:r>
      <w:r w:rsidRPr="00CB2B3F">
        <w:rPr>
          <w:bCs/>
          <w:szCs w:val="22"/>
        </w:rPr>
        <w:t xml:space="preserve"> </w:t>
      </w:r>
      <w:r w:rsidRPr="00CB2B3F">
        <w:rPr>
          <w:bCs/>
          <w:szCs w:val="22"/>
        </w:rPr>
        <w:t>직무를</w:t>
      </w:r>
      <w:r w:rsidRPr="00CB2B3F">
        <w:rPr>
          <w:bCs/>
          <w:szCs w:val="22"/>
        </w:rPr>
        <w:t xml:space="preserve"> </w:t>
      </w:r>
      <w:r w:rsidRPr="00CB2B3F">
        <w:rPr>
          <w:bCs/>
          <w:szCs w:val="22"/>
        </w:rPr>
        <w:t>수행할</w:t>
      </w:r>
      <w:r w:rsidRPr="00CB2B3F">
        <w:rPr>
          <w:bCs/>
          <w:szCs w:val="22"/>
        </w:rPr>
        <w:t xml:space="preserve"> </w:t>
      </w:r>
      <w:r w:rsidRPr="00CB2B3F">
        <w:rPr>
          <w:bCs/>
          <w:szCs w:val="22"/>
        </w:rPr>
        <w:t>수</w:t>
      </w:r>
      <w:r w:rsidRPr="00CB2B3F">
        <w:rPr>
          <w:bCs/>
          <w:szCs w:val="22"/>
        </w:rPr>
        <w:t xml:space="preserve"> </w:t>
      </w:r>
      <w:r w:rsidRPr="00CB2B3F">
        <w:rPr>
          <w:bCs/>
          <w:szCs w:val="22"/>
        </w:rPr>
        <w:t>없다고</w:t>
      </w:r>
      <w:r w:rsidRPr="00CB2B3F">
        <w:rPr>
          <w:bCs/>
          <w:szCs w:val="22"/>
        </w:rPr>
        <w:t xml:space="preserve"> </w:t>
      </w:r>
      <w:r w:rsidRPr="00CB2B3F">
        <w:rPr>
          <w:bCs/>
          <w:szCs w:val="22"/>
        </w:rPr>
        <w:t>인정된</w:t>
      </w:r>
      <w:r w:rsidRPr="00CB2B3F">
        <w:rPr>
          <w:bCs/>
          <w:szCs w:val="22"/>
        </w:rPr>
        <w:t xml:space="preserve"> </w:t>
      </w:r>
      <w:r w:rsidRPr="00CB2B3F">
        <w:rPr>
          <w:bCs/>
          <w:szCs w:val="22"/>
        </w:rPr>
        <w:t>때</w:t>
      </w:r>
      <w:r w:rsidRPr="00CB2B3F">
        <w:rPr>
          <w:bCs/>
          <w:szCs w:val="22"/>
        </w:rPr>
        <w:t xml:space="preserve"> </w:t>
      </w:r>
      <w:r w:rsidRPr="00CB2B3F">
        <w:rPr>
          <w:bCs/>
          <w:szCs w:val="22"/>
        </w:rPr>
        <w:t>혹은</w:t>
      </w:r>
      <w:r w:rsidRPr="00CB2B3F">
        <w:rPr>
          <w:bCs/>
          <w:szCs w:val="22"/>
        </w:rPr>
        <w:t xml:space="preserve"> (</w:t>
      </w:r>
      <w:proofErr w:type="spellStart"/>
      <w:r w:rsidRPr="00CB2B3F">
        <w:rPr>
          <w:bCs/>
          <w:szCs w:val="22"/>
        </w:rPr>
        <w:t>i</w:t>
      </w:r>
      <w:proofErr w:type="spellEnd"/>
      <w:r w:rsidRPr="00CB2B3F">
        <w:rPr>
          <w:bCs/>
          <w:szCs w:val="22"/>
        </w:rPr>
        <w:t xml:space="preserve">) </w:t>
      </w:r>
      <w:r w:rsidRPr="00CB2B3F">
        <w:rPr>
          <w:bCs/>
          <w:szCs w:val="22"/>
        </w:rPr>
        <w:t>고문의</w:t>
      </w:r>
      <w:r w:rsidRPr="00CB2B3F">
        <w:rPr>
          <w:bCs/>
          <w:szCs w:val="22"/>
        </w:rPr>
        <w:t xml:space="preserve"> </w:t>
      </w:r>
      <w:r w:rsidRPr="00CB2B3F">
        <w:rPr>
          <w:bCs/>
          <w:szCs w:val="22"/>
        </w:rPr>
        <w:t>귀책사유로</w:t>
      </w:r>
      <w:r w:rsidRPr="00CB2B3F">
        <w:rPr>
          <w:bCs/>
          <w:szCs w:val="22"/>
        </w:rPr>
        <w:t xml:space="preserve"> </w:t>
      </w:r>
      <w:r w:rsidRPr="00CB2B3F">
        <w:rPr>
          <w:bCs/>
          <w:szCs w:val="22"/>
        </w:rPr>
        <w:t>인하여</w:t>
      </w:r>
      <w:r w:rsidRPr="00CB2B3F">
        <w:rPr>
          <w:bCs/>
          <w:szCs w:val="22"/>
        </w:rPr>
        <w:t xml:space="preserve"> </w:t>
      </w:r>
      <w:r w:rsidRPr="00CB2B3F">
        <w:rPr>
          <w:bCs/>
          <w:szCs w:val="22"/>
        </w:rPr>
        <w:t>업무수행</w:t>
      </w:r>
      <w:r w:rsidRPr="00CB2B3F">
        <w:rPr>
          <w:bCs/>
          <w:szCs w:val="22"/>
        </w:rPr>
        <w:t xml:space="preserve"> </w:t>
      </w:r>
      <w:r w:rsidRPr="00CB2B3F">
        <w:rPr>
          <w:bCs/>
          <w:szCs w:val="22"/>
        </w:rPr>
        <w:t>기간</w:t>
      </w:r>
      <w:r w:rsidRPr="00CB2B3F">
        <w:rPr>
          <w:bCs/>
          <w:szCs w:val="22"/>
        </w:rPr>
        <w:t xml:space="preserve"> </w:t>
      </w:r>
      <w:r w:rsidRPr="00CB2B3F">
        <w:rPr>
          <w:bCs/>
          <w:szCs w:val="22"/>
        </w:rPr>
        <w:t>내에</w:t>
      </w:r>
      <w:r w:rsidRPr="00CB2B3F">
        <w:rPr>
          <w:bCs/>
          <w:szCs w:val="22"/>
        </w:rPr>
        <w:t xml:space="preserve"> </w:t>
      </w:r>
      <w:r w:rsidRPr="00CB2B3F">
        <w:rPr>
          <w:bCs/>
          <w:szCs w:val="22"/>
        </w:rPr>
        <w:t>용역을</w:t>
      </w:r>
      <w:r w:rsidRPr="00CB2B3F">
        <w:rPr>
          <w:bCs/>
          <w:szCs w:val="22"/>
        </w:rPr>
        <w:t xml:space="preserve"> </w:t>
      </w:r>
      <w:r w:rsidRPr="00CB2B3F">
        <w:rPr>
          <w:bCs/>
          <w:szCs w:val="22"/>
        </w:rPr>
        <w:t>완료할</w:t>
      </w:r>
      <w:r w:rsidRPr="00CB2B3F">
        <w:rPr>
          <w:bCs/>
          <w:szCs w:val="22"/>
        </w:rPr>
        <w:t xml:space="preserve"> </w:t>
      </w:r>
      <w:r w:rsidRPr="00CB2B3F">
        <w:rPr>
          <w:bCs/>
          <w:szCs w:val="22"/>
        </w:rPr>
        <w:t>가능성이</w:t>
      </w:r>
      <w:r w:rsidRPr="00CB2B3F">
        <w:rPr>
          <w:bCs/>
          <w:szCs w:val="22"/>
        </w:rPr>
        <w:t xml:space="preserve"> </w:t>
      </w:r>
      <w:r w:rsidRPr="00CB2B3F">
        <w:rPr>
          <w:bCs/>
          <w:szCs w:val="22"/>
        </w:rPr>
        <w:t>없음이</w:t>
      </w:r>
      <w:r w:rsidRPr="00CB2B3F">
        <w:rPr>
          <w:bCs/>
          <w:szCs w:val="22"/>
        </w:rPr>
        <w:t xml:space="preserve"> </w:t>
      </w:r>
      <w:r w:rsidRPr="00CB2B3F">
        <w:rPr>
          <w:bCs/>
          <w:szCs w:val="22"/>
        </w:rPr>
        <w:t>명백하다고</w:t>
      </w:r>
      <w:r w:rsidRPr="00CB2B3F">
        <w:rPr>
          <w:bCs/>
          <w:szCs w:val="22"/>
        </w:rPr>
        <w:t xml:space="preserve"> </w:t>
      </w:r>
      <w:r w:rsidRPr="00CB2B3F">
        <w:rPr>
          <w:bCs/>
          <w:szCs w:val="22"/>
        </w:rPr>
        <w:t>인정될</w:t>
      </w:r>
      <w:r w:rsidRPr="00CB2B3F">
        <w:rPr>
          <w:bCs/>
          <w:szCs w:val="22"/>
        </w:rPr>
        <w:t xml:space="preserve"> </w:t>
      </w:r>
      <w:r w:rsidRPr="00CB2B3F">
        <w:rPr>
          <w:bCs/>
          <w:szCs w:val="22"/>
        </w:rPr>
        <w:t>경우</w:t>
      </w:r>
      <w:r w:rsidRPr="00CB2B3F">
        <w:rPr>
          <w:bCs/>
          <w:szCs w:val="22"/>
        </w:rPr>
        <w:t xml:space="preserve">, (ii) </w:t>
      </w:r>
      <w:r w:rsidRPr="00CB2B3F">
        <w:rPr>
          <w:bCs/>
          <w:szCs w:val="22"/>
        </w:rPr>
        <w:t>고문이</w:t>
      </w:r>
      <w:r w:rsidRPr="00CB2B3F">
        <w:rPr>
          <w:bCs/>
          <w:szCs w:val="22"/>
        </w:rPr>
        <w:t xml:space="preserve"> </w:t>
      </w:r>
      <w:r w:rsidRPr="00CB2B3F">
        <w:rPr>
          <w:bCs/>
          <w:szCs w:val="22"/>
        </w:rPr>
        <w:t>계약조건을</w:t>
      </w:r>
      <w:r w:rsidRPr="00CB2B3F">
        <w:rPr>
          <w:bCs/>
          <w:szCs w:val="22"/>
        </w:rPr>
        <w:t xml:space="preserve"> </w:t>
      </w:r>
      <w:r w:rsidRPr="00CB2B3F">
        <w:rPr>
          <w:bCs/>
          <w:szCs w:val="22"/>
        </w:rPr>
        <w:t>위반하거나</w:t>
      </w:r>
      <w:r w:rsidRPr="00CB2B3F">
        <w:rPr>
          <w:bCs/>
          <w:szCs w:val="22"/>
        </w:rPr>
        <w:t xml:space="preserve"> </w:t>
      </w:r>
      <w:r w:rsidRPr="00CB2B3F">
        <w:rPr>
          <w:bCs/>
          <w:szCs w:val="22"/>
        </w:rPr>
        <w:t>그</w:t>
      </w:r>
      <w:r w:rsidRPr="00CB2B3F">
        <w:rPr>
          <w:bCs/>
          <w:szCs w:val="22"/>
        </w:rPr>
        <w:t xml:space="preserve"> </w:t>
      </w:r>
      <w:r w:rsidRPr="00CB2B3F">
        <w:rPr>
          <w:bCs/>
          <w:szCs w:val="22"/>
        </w:rPr>
        <w:t>위반으로</w:t>
      </w:r>
      <w:r w:rsidRPr="00CB2B3F">
        <w:rPr>
          <w:bCs/>
          <w:szCs w:val="22"/>
        </w:rPr>
        <w:t xml:space="preserve"> </w:t>
      </w:r>
      <w:r w:rsidRPr="00CB2B3F">
        <w:rPr>
          <w:bCs/>
          <w:szCs w:val="22"/>
        </w:rPr>
        <w:t>인하여</w:t>
      </w:r>
      <w:r w:rsidRPr="00CB2B3F">
        <w:rPr>
          <w:bCs/>
          <w:szCs w:val="22"/>
        </w:rPr>
        <w:t xml:space="preserve"> </w:t>
      </w:r>
      <w:r w:rsidRPr="00CB2B3F">
        <w:rPr>
          <w:bCs/>
          <w:szCs w:val="22"/>
        </w:rPr>
        <w:t>계약의</w:t>
      </w:r>
      <w:r w:rsidRPr="00CB2B3F">
        <w:rPr>
          <w:bCs/>
          <w:szCs w:val="22"/>
        </w:rPr>
        <w:t xml:space="preserve"> </w:t>
      </w:r>
      <w:r w:rsidRPr="00CB2B3F">
        <w:rPr>
          <w:bCs/>
          <w:szCs w:val="22"/>
        </w:rPr>
        <w:t>목적을</w:t>
      </w:r>
      <w:r w:rsidRPr="00CB2B3F">
        <w:rPr>
          <w:bCs/>
          <w:szCs w:val="22"/>
        </w:rPr>
        <w:t xml:space="preserve"> </w:t>
      </w:r>
      <w:r w:rsidRPr="00CB2B3F">
        <w:rPr>
          <w:bCs/>
          <w:szCs w:val="22"/>
        </w:rPr>
        <w:t>달성할</w:t>
      </w:r>
      <w:r w:rsidRPr="00CB2B3F">
        <w:rPr>
          <w:bCs/>
          <w:szCs w:val="22"/>
        </w:rPr>
        <w:t xml:space="preserve"> </w:t>
      </w:r>
      <w:r w:rsidRPr="00CB2B3F">
        <w:rPr>
          <w:bCs/>
          <w:szCs w:val="22"/>
        </w:rPr>
        <w:t>수</w:t>
      </w:r>
      <w:r w:rsidRPr="00CB2B3F">
        <w:rPr>
          <w:bCs/>
          <w:szCs w:val="22"/>
        </w:rPr>
        <w:t xml:space="preserve"> </w:t>
      </w:r>
      <w:r w:rsidRPr="00CB2B3F">
        <w:rPr>
          <w:bCs/>
          <w:szCs w:val="22"/>
        </w:rPr>
        <w:t>없다고</w:t>
      </w:r>
      <w:r w:rsidRPr="00CB2B3F">
        <w:rPr>
          <w:bCs/>
          <w:szCs w:val="22"/>
        </w:rPr>
        <w:t xml:space="preserve"> </w:t>
      </w:r>
      <w:r w:rsidRPr="00CB2B3F">
        <w:rPr>
          <w:bCs/>
          <w:szCs w:val="22"/>
        </w:rPr>
        <w:t>인정될</w:t>
      </w:r>
      <w:r w:rsidRPr="00CB2B3F">
        <w:rPr>
          <w:bCs/>
          <w:szCs w:val="22"/>
        </w:rPr>
        <w:t xml:space="preserve"> </w:t>
      </w:r>
      <w:r w:rsidRPr="00CB2B3F">
        <w:rPr>
          <w:bCs/>
          <w:szCs w:val="22"/>
        </w:rPr>
        <w:t>경우</w:t>
      </w:r>
      <w:r w:rsidRPr="00CB2B3F">
        <w:rPr>
          <w:bCs/>
          <w:szCs w:val="22"/>
        </w:rPr>
        <w:t xml:space="preserve"> </w:t>
      </w:r>
      <w:r w:rsidRPr="00CB2B3F">
        <w:rPr>
          <w:bCs/>
          <w:szCs w:val="22"/>
        </w:rPr>
        <w:t>등과</w:t>
      </w:r>
      <w:r w:rsidRPr="00CB2B3F">
        <w:rPr>
          <w:bCs/>
          <w:szCs w:val="22"/>
        </w:rPr>
        <w:t xml:space="preserve"> </w:t>
      </w:r>
      <w:r w:rsidRPr="00CB2B3F">
        <w:rPr>
          <w:bCs/>
          <w:szCs w:val="22"/>
        </w:rPr>
        <w:t>같이</w:t>
      </w:r>
      <w:r w:rsidRPr="00CB2B3F">
        <w:rPr>
          <w:bCs/>
          <w:szCs w:val="22"/>
        </w:rPr>
        <w:t xml:space="preserve"> </w:t>
      </w:r>
      <w:r w:rsidRPr="00CB2B3F">
        <w:rPr>
          <w:bCs/>
          <w:szCs w:val="22"/>
        </w:rPr>
        <w:t>한정적으로</w:t>
      </w:r>
      <w:r w:rsidRPr="00CB2B3F">
        <w:rPr>
          <w:bCs/>
          <w:szCs w:val="22"/>
        </w:rPr>
        <w:t xml:space="preserve"> </w:t>
      </w:r>
      <w:r w:rsidRPr="00CB2B3F">
        <w:rPr>
          <w:bCs/>
          <w:szCs w:val="22"/>
        </w:rPr>
        <w:t>열거되어</w:t>
      </w:r>
      <w:r w:rsidRPr="00CB2B3F">
        <w:rPr>
          <w:bCs/>
          <w:szCs w:val="22"/>
        </w:rPr>
        <w:t xml:space="preserve"> </w:t>
      </w:r>
      <w:r w:rsidRPr="00CB2B3F">
        <w:rPr>
          <w:bCs/>
          <w:szCs w:val="22"/>
        </w:rPr>
        <w:t>있음</w:t>
      </w:r>
      <w:r w:rsidRPr="00CB2B3F">
        <w:rPr>
          <w:bCs/>
          <w:szCs w:val="22"/>
        </w:rPr>
        <w:t>.</w:t>
      </w:r>
    </w:p>
    <w:p w14:paraId="63D618E7" w14:textId="77777777" w:rsidR="00026A7E" w:rsidRPr="00CB2B3F" w:rsidRDefault="00026A7E" w:rsidP="00026A7E">
      <w:pPr>
        <w:numPr>
          <w:ilvl w:val="4"/>
          <w:numId w:val="10"/>
        </w:numPr>
        <w:spacing w:after="240"/>
        <w:ind w:left="1815" w:hanging="454"/>
        <w:rPr>
          <w:bCs/>
          <w:szCs w:val="22"/>
        </w:rPr>
      </w:pPr>
      <w:r w:rsidRPr="00CB2B3F">
        <w:rPr>
          <w:bCs/>
          <w:szCs w:val="22"/>
        </w:rPr>
        <w:t>용역기사</w:t>
      </w:r>
      <w:r w:rsidRPr="00CB2B3F">
        <w:rPr>
          <w:bCs/>
          <w:szCs w:val="22"/>
        </w:rPr>
        <w:t xml:space="preserve"> </w:t>
      </w:r>
      <w:r w:rsidRPr="00CB2B3F">
        <w:rPr>
          <w:bCs/>
          <w:szCs w:val="22"/>
        </w:rPr>
        <w:t>현황</w:t>
      </w:r>
    </w:p>
    <w:p w14:paraId="27864723" w14:textId="77777777" w:rsidR="00026A7E" w:rsidRPr="00CB2B3F" w:rsidRDefault="00026A7E" w:rsidP="00026A7E">
      <w:pPr>
        <w:spacing w:after="240"/>
        <w:ind w:left="1815"/>
        <w:rPr>
          <w:bCs/>
          <w:szCs w:val="22"/>
        </w:rPr>
      </w:pP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과거에는</w:t>
      </w:r>
      <w:r w:rsidRPr="00CB2B3F">
        <w:rPr>
          <w:bCs/>
          <w:szCs w:val="22"/>
        </w:rPr>
        <w:t xml:space="preserve"> </w:t>
      </w:r>
      <w:r w:rsidRPr="00CB2B3F">
        <w:rPr>
          <w:bCs/>
          <w:szCs w:val="22"/>
        </w:rPr>
        <w:t>보수</w:t>
      </w:r>
      <w:r w:rsidRPr="00CB2B3F">
        <w:rPr>
          <w:bCs/>
          <w:szCs w:val="22"/>
        </w:rPr>
        <w:t xml:space="preserve">(AS) </w:t>
      </w:r>
      <w:r w:rsidRPr="00CB2B3F">
        <w:rPr>
          <w:bCs/>
          <w:szCs w:val="22"/>
        </w:rPr>
        <w:t>업무</w:t>
      </w:r>
      <w:r w:rsidRPr="00CB2B3F">
        <w:rPr>
          <w:bCs/>
          <w:szCs w:val="22"/>
        </w:rPr>
        <w:t xml:space="preserve"> </w:t>
      </w:r>
      <w:r w:rsidRPr="00CB2B3F">
        <w:rPr>
          <w:bCs/>
          <w:szCs w:val="22"/>
        </w:rPr>
        <w:t>또한</w:t>
      </w:r>
      <w:r w:rsidRPr="00CB2B3F">
        <w:rPr>
          <w:bCs/>
          <w:szCs w:val="22"/>
        </w:rPr>
        <w:t xml:space="preserve"> </w:t>
      </w:r>
      <w:r w:rsidRPr="00CB2B3F">
        <w:rPr>
          <w:bCs/>
          <w:szCs w:val="22"/>
        </w:rPr>
        <w:t>기사에게</w:t>
      </w:r>
      <w:r w:rsidRPr="00CB2B3F">
        <w:rPr>
          <w:bCs/>
          <w:szCs w:val="22"/>
        </w:rPr>
        <w:t xml:space="preserve"> </w:t>
      </w:r>
      <w:r w:rsidRPr="00CB2B3F">
        <w:rPr>
          <w:bCs/>
          <w:szCs w:val="22"/>
        </w:rPr>
        <w:t>위탁하였</w:t>
      </w:r>
      <w:r w:rsidRPr="00CB2B3F">
        <w:rPr>
          <w:bCs/>
          <w:szCs w:val="22"/>
        </w:rPr>
        <w:lastRenderedPageBreak/>
        <w:t>으나</w:t>
      </w:r>
      <w:r w:rsidRPr="00CB2B3F">
        <w:rPr>
          <w:bCs/>
          <w:szCs w:val="22"/>
        </w:rPr>
        <w:t xml:space="preserve">, </w:t>
      </w:r>
      <w:r w:rsidRPr="00CB2B3F">
        <w:rPr>
          <w:bCs/>
          <w:szCs w:val="22"/>
        </w:rPr>
        <w:t>해당</w:t>
      </w:r>
      <w:r w:rsidRPr="00CB2B3F">
        <w:rPr>
          <w:bCs/>
          <w:szCs w:val="22"/>
        </w:rPr>
        <w:t xml:space="preserve"> </w:t>
      </w:r>
      <w:r w:rsidRPr="00CB2B3F">
        <w:rPr>
          <w:bCs/>
          <w:szCs w:val="22"/>
        </w:rPr>
        <w:t>기사들을</w:t>
      </w:r>
      <w:r w:rsidRPr="00CB2B3F">
        <w:rPr>
          <w:bCs/>
          <w:szCs w:val="22"/>
        </w:rPr>
        <w:t xml:space="preserve"> </w:t>
      </w:r>
      <w:r w:rsidRPr="00CB2B3F">
        <w:rPr>
          <w:bCs/>
          <w:szCs w:val="22"/>
        </w:rPr>
        <w:t>점진적으로</w:t>
      </w:r>
      <w:r w:rsidRPr="00CB2B3F">
        <w:rPr>
          <w:bCs/>
          <w:szCs w:val="22"/>
        </w:rPr>
        <w:t xml:space="preserve"> </w:t>
      </w:r>
      <w:r w:rsidRPr="00CB2B3F">
        <w:rPr>
          <w:bCs/>
          <w:szCs w:val="22"/>
        </w:rPr>
        <w:t>직접</w:t>
      </w:r>
      <w:r w:rsidRPr="00CB2B3F">
        <w:rPr>
          <w:bCs/>
          <w:szCs w:val="22"/>
        </w:rPr>
        <w:t xml:space="preserve"> </w:t>
      </w:r>
      <w:r w:rsidRPr="00CB2B3F">
        <w:rPr>
          <w:bCs/>
          <w:szCs w:val="22"/>
        </w:rPr>
        <w:t>고용하여</w:t>
      </w:r>
      <w:r w:rsidRPr="00CB2B3F">
        <w:rPr>
          <w:bCs/>
          <w:szCs w:val="22"/>
        </w:rPr>
        <w:t xml:space="preserve"> 2021</w:t>
      </w:r>
      <w:r w:rsidRPr="00CB2B3F">
        <w:rPr>
          <w:bCs/>
          <w:szCs w:val="22"/>
        </w:rPr>
        <w:t>년</w:t>
      </w:r>
      <w:r w:rsidRPr="00CB2B3F">
        <w:rPr>
          <w:bCs/>
          <w:szCs w:val="22"/>
        </w:rPr>
        <w:t xml:space="preserve"> 1</w:t>
      </w:r>
      <w:r w:rsidRPr="00CB2B3F">
        <w:rPr>
          <w:bCs/>
          <w:szCs w:val="22"/>
        </w:rPr>
        <w:t>월에는</w:t>
      </w:r>
      <w:r w:rsidRPr="00CB2B3F">
        <w:rPr>
          <w:bCs/>
          <w:szCs w:val="22"/>
        </w:rPr>
        <w:t xml:space="preserve"> </w:t>
      </w:r>
      <w:r w:rsidRPr="00CB2B3F">
        <w:rPr>
          <w:bCs/>
          <w:szCs w:val="22"/>
        </w:rPr>
        <w:t>위</w:t>
      </w:r>
      <w:r w:rsidRPr="00CB2B3F">
        <w:rPr>
          <w:bCs/>
          <w:szCs w:val="22"/>
        </w:rPr>
        <w:t xml:space="preserve"> </w:t>
      </w:r>
      <w:r w:rsidRPr="00CB2B3F">
        <w:rPr>
          <w:bCs/>
          <w:szCs w:val="22"/>
        </w:rPr>
        <w:t>기사들이</w:t>
      </w:r>
      <w:r w:rsidRPr="00CB2B3F">
        <w:rPr>
          <w:bCs/>
          <w:szCs w:val="22"/>
        </w:rPr>
        <w:t xml:space="preserve"> </w:t>
      </w:r>
      <w:r w:rsidRPr="00CB2B3F">
        <w:rPr>
          <w:bCs/>
          <w:szCs w:val="22"/>
        </w:rPr>
        <w:t>수행하던</w:t>
      </w:r>
      <w:r w:rsidRPr="00CB2B3F">
        <w:rPr>
          <w:bCs/>
          <w:szCs w:val="22"/>
        </w:rPr>
        <w:t xml:space="preserve"> AS </w:t>
      </w:r>
      <w:r w:rsidRPr="00CB2B3F">
        <w:rPr>
          <w:bCs/>
          <w:szCs w:val="22"/>
        </w:rPr>
        <w:t>업무는</w:t>
      </w:r>
      <w:r w:rsidRPr="00CB2B3F">
        <w:rPr>
          <w:bCs/>
          <w:szCs w:val="22"/>
        </w:rPr>
        <w:t xml:space="preserve"> </w:t>
      </w:r>
      <w:r w:rsidRPr="00CB2B3F">
        <w:rPr>
          <w:bCs/>
          <w:szCs w:val="22"/>
        </w:rPr>
        <w:t>모두</w:t>
      </w:r>
      <w:r w:rsidRPr="00CB2B3F">
        <w:rPr>
          <w:bCs/>
          <w:szCs w:val="22"/>
        </w:rPr>
        <w:t xml:space="preserve"> </w:t>
      </w:r>
      <w:r w:rsidRPr="00CB2B3F">
        <w:rPr>
          <w:bCs/>
          <w:szCs w:val="22"/>
        </w:rPr>
        <w:t>대상회사</w:t>
      </w:r>
      <w:r w:rsidRPr="00CB2B3F">
        <w:rPr>
          <w:bCs/>
          <w:szCs w:val="22"/>
        </w:rPr>
        <w:t xml:space="preserve"> </w:t>
      </w:r>
      <w:r w:rsidRPr="00CB2B3F">
        <w:rPr>
          <w:bCs/>
          <w:szCs w:val="22"/>
        </w:rPr>
        <w:t>근로자들이</w:t>
      </w:r>
      <w:r w:rsidRPr="00CB2B3F">
        <w:rPr>
          <w:bCs/>
          <w:szCs w:val="22"/>
        </w:rPr>
        <w:t xml:space="preserve"> </w:t>
      </w:r>
      <w:r w:rsidRPr="00CB2B3F">
        <w:rPr>
          <w:bCs/>
          <w:szCs w:val="22"/>
        </w:rPr>
        <w:t>수행하고</w:t>
      </w:r>
      <w:r w:rsidRPr="00CB2B3F">
        <w:rPr>
          <w:bCs/>
          <w:szCs w:val="22"/>
        </w:rPr>
        <w:t xml:space="preserve"> </w:t>
      </w:r>
      <w:r w:rsidRPr="00CB2B3F">
        <w:rPr>
          <w:bCs/>
          <w:szCs w:val="22"/>
        </w:rPr>
        <w:t>있음</w:t>
      </w:r>
      <w:r w:rsidRPr="00CB2B3F">
        <w:rPr>
          <w:bCs/>
          <w:szCs w:val="22"/>
        </w:rPr>
        <w:t xml:space="preserve">. </w:t>
      </w:r>
      <w:r w:rsidRPr="00CB2B3F">
        <w:rPr>
          <w:bCs/>
          <w:szCs w:val="22"/>
        </w:rPr>
        <w:t>제공자료에</w:t>
      </w:r>
      <w:r w:rsidRPr="00CB2B3F">
        <w:rPr>
          <w:bCs/>
          <w:szCs w:val="22"/>
        </w:rPr>
        <w:t xml:space="preserve"> </w:t>
      </w:r>
      <w:r w:rsidRPr="00CB2B3F">
        <w:rPr>
          <w:bCs/>
          <w:szCs w:val="22"/>
        </w:rPr>
        <w:t>의하면</w:t>
      </w:r>
      <w:r w:rsidRPr="00CB2B3F">
        <w:rPr>
          <w:bCs/>
          <w:szCs w:val="22"/>
        </w:rPr>
        <w:t xml:space="preserve"> </w:t>
      </w:r>
      <w:r w:rsidRPr="00CB2B3F">
        <w:rPr>
          <w:bCs/>
          <w:szCs w:val="22"/>
        </w:rPr>
        <w:t>과거</w:t>
      </w:r>
      <w:r w:rsidRPr="00CB2B3F">
        <w:rPr>
          <w:bCs/>
          <w:szCs w:val="22"/>
        </w:rPr>
        <w:t xml:space="preserve"> </w:t>
      </w:r>
      <w:r w:rsidRPr="00CB2B3F">
        <w:rPr>
          <w:bCs/>
          <w:szCs w:val="22"/>
        </w:rPr>
        <w:t>개인사업자의</w:t>
      </w:r>
      <w:r w:rsidRPr="00CB2B3F">
        <w:rPr>
          <w:bCs/>
          <w:szCs w:val="22"/>
        </w:rPr>
        <w:t xml:space="preserve"> </w:t>
      </w:r>
      <w:r w:rsidRPr="00CB2B3F">
        <w:rPr>
          <w:bCs/>
          <w:szCs w:val="22"/>
        </w:rPr>
        <w:t>지위에서</w:t>
      </w:r>
      <w:r w:rsidRPr="00CB2B3F">
        <w:rPr>
          <w:bCs/>
          <w:szCs w:val="22"/>
        </w:rPr>
        <w:t xml:space="preserve"> </w:t>
      </w:r>
      <w:r w:rsidRPr="00CB2B3F">
        <w:rPr>
          <w:bCs/>
          <w:szCs w:val="22"/>
        </w:rPr>
        <w:t>대상회사로부터</w:t>
      </w:r>
      <w:r w:rsidRPr="00CB2B3F">
        <w:rPr>
          <w:bCs/>
          <w:szCs w:val="22"/>
        </w:rPr>
        <w:t xml:space="preserve"> </w:t>
      </w:r>
      <w:proofErr w:type="spellStart"/>
      <w:r w:rsidRPr="00CB2B3F">
        <w:rPr>
          <w:bCs/>
          <w:szCs w:val="22"/>
        </w:rPr>
        <w:t>위탁받은</w:t>
      </w:r>
      <w:proofErr w:type="spellEnd"/>
      <w:r w:rsidRPr="00CB2B3F">
        <w:rPr>
          <w:bCs/>
          <w:szCs w:val="22"/>
        </w:rPr>
        <w:t xml:space="preserve"> AS</w:t>
      </w:r>
      <w:r w:rsidRPr="00CB2B3F">
        <w:rPr>
          <w:bCs/>
          <w:szCs w:val="22"/>
        </w:rPr>
        <w:t>업무를</w:t>
      </w:r>
      <w:r w:rsidRPr="00CB2B3F">
        <w:rPr>
          <w:bCs/>
          <w:szCs w:val="22"/>
        </w:rPr>
        <w:t xml:space="preserve"> </w:t>
      </w:r>
      <w:r w:rsidRPr="00CB2B3F">
        <w:rPr>
          <w:bCs/>
          <w:szCs w:val="22"/>
        </w:rPr>
        <w:t>수행하던</w:t>
      </w:r>
      <w:r w:rsidRPr="00CB2B3F">
        <w:rPr>
          <w:bCs/>
          <w:szCs w:val="22"/>
        </w:rPr>
        <w:t xml:space="preserve"> </w:t>
      </w:r>
      <w:r w:rsidRPr="00CB2B3F">
        <w:rPr>
          <w:bCs/>
          <w:szCs w:val="22"/>
        </w:rPr>
        <w:t>기사가</w:t>
      </w:r>
      <w:r w:rsidRPr="00CB2B3F">
        <w:rPr>
          <w:bCs/>
          <w:szCs w:val="22"/>
        </w:rPr>
        <w:t xml:space="preserve"> </w:t>
      </w:r>
      <w:r w:rsidRPr="00CB2B3F">
        <w:rPr>
          <w:bCs/>
          <w:szCs w:val="22"/>
        </w:rPr>
        <w:t>대상회사를</w:t>
      </w:r>
      <w:r w:rsidRPr="00CB2B3F">
        <w:rPr>
          <w:bCs/>
          <w:szCs w:val="22"/>
        </w:rPr>
        <w:t xml:space="preserve"> </w:t>
      </w:r>
      <w:r w:rsidRPr="00CB2B3F">
        <w:rPr>
          <w:bCs/>
          <w:szCs w:val="22"/>
        </w:rPr>
        <w:t>상대로</w:t>
      </w:r>
      <w:r w:rsidRPr="00CB2B3F">
        <w:rPr>
          <w:bCs/>
          <w:szCs w:val="22"/>
        </w:rPr>
        <w:t xml:space="preserve"> 25,535,544</w:t>
      </w:r>
      <w:r w:rsidRPr="00CB2B3F">
        <w:rPr>
          <w:bCs/>
          <w:szCs w:val="22"/>
        </w:rPr>
        <w:t>원의</w:t>
      </w:r>
      <w:r w:rsidRPr="00CB2B3F">
        <w:rPr>
          <w:bCs/>
          <w:szCs w:val="22"/>
        </w:rPr>
        <w:t xml:space="preserve"> </w:t>
      </w:r>
      <w:r w:rsidRPr="00CB2B3F">
        <w:rPr>
          <w:bCs/>
          <w:szCs w:val="22"/>
        </w:rPr>
        <w:t>퇴직금</w:t>
      </w:r>
      <w:r w:rsidRPr="00CB2B3F">
        <w:rPr>
          <w:bCs/>
          <w:szCs w:val="22"/>
        </w:rPr>
        <w:t xml:space="preserve"> </w:t>
      </w:r>
      <w:r w:rsidRPr="00CB2B3F">
        <w:rPr>
          <w:bCs/>
          <w:szCs w:val="22"/>
        </w:rPr>
        <w:t>지급을</w:t>
      </w:r>
      <w:r w:rsidRPr="00CB2B3F">
        <w:rPr>
          <w:bCs/>
          <w:szCs w:val="22"/>
        </w:rPr>
        <w:t xml:space="preserve"> </w:t>
      </w:r>
      <w:r w:rsidRPr="00CB2B3F">
        <w:rPr>
          <w:bCs/>
          <w:szCs w:val="22"/>
        </w:rPr>
        <w:t>청구하는</w:t>
      </w:r>
      <w:r w:rsidRPr="00CB2B3F">
        <w:rPr>
          <w:bCs/>
          <w:szCs w:val="22"/>
        </w:rPr>
        <w:t xml:space="preserve"> </w:t>
      </w:r>
      <w:r w:rsidRPr="00CB2B3F">
        <w:rPr>
          <w:bCs/>
          <w:szCs w:val="22"/>
        </w:rPr>
        <w:t>소송</w:t>
      </w:r>
      <w:r w:rsidRPr="00CB2B3F">
        <w:rPr>
          <w:bCs/>
          <w:szCs w:val="22"/>
        </w:rPr>
        <w:t>(</w:t>
      </w:r>
      <w:r w:rsidRPr="00CB2B3F">
        <w:rPr>
          <w:bCs/>
          <w:szCs w:val="22"/>
        </w:rPr>
        <w:t>대전지방법원</w:t>
      </w:r>
      <w:r w:rsidRPr="00CB2B3F">
        <w:rPr>
          <w:bCs/>
          <w:szCs w:val="22"/>
        </w:rPr>
        <w:t xml:space="preserve"> 2020</w:t>
      </w:r>
      <w:r w:rsidRPr="00CB2B3F">
        <w:rPr>
          <w:bCs/>
          <w:szCs w:val="22"/>
        </w:rPr>
        <w:t>가소</w:t>
      </w:r>
      <w:r w:rsidRPr="00CB2B3F">
        <w:rPr>
          <w:bCs/>
          <w:szCs w:val="22"/>
        </w:rPr>
        <w:t>273343</w:t>
      </w:r>
      <w:r w:rsidRPr="00CB2B3F">
        <w:rPr>
          <w:bCs/>
          <w:szCs w:val="22"/>
        </w:rPr>
        <w:t>호</w:t>
      </w:r>
      <w:r w:rsidRPr="00CB2B3F">
        <w:rPr>
          <w:bCs/>
          <w:szCs w:val="22"/>
        </w:rPr>
        <w:t>)</w:t>
      </w:r>
      <w:r w:rsidRPr="00CB2B3F">
        <w:rPr>
          <w:bCs/>
          <w:szCs w:val="22"/>
        </w:rPr>
        <w:t>를</w:t>
      </w:r>
      <w:r w:rsidRPr="00CB2B3F">
        <w:rPr>
          <w:bCs/>
          <w:szCs w:val="22"/>
        </w:rPr>
        <w:t xml:space="preserve"> </w:t>
      </w:r>
      <w:r w:rsidRPr="00CB2B3F">
        <w:rPr>
          <w:bCs/>
          <w:szCs w:val="22"/>
        </w:rPr>
        <w:t>제기하여</w:t>
      </w:r>
      <w:r w:rsidRPr="00CB2B3F">
        <w:rPr>
          <w:bCs/>
          <w:szCs w:val="22"/>
        </w:rPr>
        <w:t xml:space="preserve">, </w:t>
      </w:r>
      <w:r w:rsidRPr="00CB2B3F">
        <w:rPr>
          <w:bCs/>
          <w:szCs w:val="22"/>
        </w:rPr>
        <w:t>사건이</w:t>
      </w:r>
      <w:r w:rsidRPr="00CB2B3F">
        <w:rPr>
          <w:bCs/>
          <w:szCs w:val="22"/>
        </w:rPr>
        <w:t xml:space="preserve"> </w:t>
      </w:r>
      <w:r w:rsidRPr="00CB2B3F">
        <w:rPr>
          <w:bCs/>
          <w:szCs w:val="22"/>
        </w:rPr>
        <w:t>진행</w:t>
      </w:r>
      <w:r w:rsidRPr="00CB2B3F">
        <w:rPr>
          <w:bCs/>
          <w:szCs w:val="22"/>
        </w:rPr>
        <w:t xml:space="preserve"> </w:t>
      </w:r>
      <w:r w:rsidRPr="00CB2B3F">
        <w:rPr>
          <w:bCs/>
          <w:szCs w:val="22"/>
        </w:rPr>
        <w:t>중임</w:t>
      </w:r>
      <w:r w:rsidRPr="00CB2B3F">
        <w:rPr>
          <w:bCs/>
          <w:szCs w:val="22"/>
        </w:rPr>
        <w:t xml:space="preserve">. </w:t>
      </w:r>
    </w:p>
    <w:p w14:paraId="6563CECC" w14:textId="77777777" w:rsidR="00026A7E" w:rsidRPr="00CB2B3F" w:rsidRDefault="00026A7E" w:rsidP="00026A7E">
      <w:pPr>
        <w:spacing w:after="240" w:line="350" w:lineRule="atLeast"/>
        <w:ind w:left="1815"/>
        <w:rPr>
          <w:bCs/>
          <w:szCs w:val="22"/>
        </w:rPr>
      </w:pP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AS </w:t>
      </w:r>
      <w:r w:rsidRPr="00CB2B3F">
        <w:rPr>
          <w:bCs/>
          <w:szCs w:val="22"/>
        </w:rPr>
        <w:t>업무를</w:t>
      </w:r>
      <w:r w:rsidRPr="00CB2B3F">
        <w:rPr>
          <w:bCs/>
          <w:szCs w:val="22"/>
        </w:rPr>
        <w:t xml:space="preserve"> </w:t>
      </w:r>
      <w:r w:rsidRPr="00CB2B3F">
        <w:rPr>
          <w:bCs/>
          <w:szCs w:val="22"/>
        </w:rPr>
        <w:t>직접</w:t>
      </w:r>
      <w:r w:rsidRPr="00CB2B3F">
        <w:rPr>
          <w:bCs/>
          <w:szCs w:val="22"/>
        </w:rPr>
        <w:t xml:space="preserve"> </w:t>
      </w:r>
      <w:r w:rsidRPr="00CB2B3F">
        <w:rPr>
          <w:bCs/>
          <w:szCs w:val="22"/>
        </w:rPr>
        <w:t>수행하는</w:t>
      </w:r>
      <w:r w:rsidRPr="00CB2B3F">
        <w:rPr>
          <w:bCs/>
          <w:szCs w:val="22"/>
        </w:rPr>
        <w:t xml:space="preserve"> </w:t>
      </w:r>
      <w:r w:rsidRPr="00CB2B3F">
        <w:rPr>
          <w:bCs/>
          <w:szCs w:val="22"/>
        </w:rPr>
        <w:t>방식으로</w:t>
      </w:r>
      <w:r w:rsidRPr="00CB2B3F">
        <w:rPr>
          <w:bCs/>
          <w:szCs w:val="22"/>
        </w:rPr>
        <w:t xml:space="preserve"> </w:t>
      </w:r>
      <w:r w:rsidRPr="00CB2B3F">
        <w:rPr>
          <w:bCs/>
          <w:szCs w:val="22"/>
        </w:rPr>
        <w:t>전환하면서</w:t>
      </w:r>
      <w:r w:rsidRPr="00CB2B3F">
        <w:rPr>
          <w:bCs/>
          <w:szCs w:val="22"/>
        </w:rPr>
        <w:t xml:space="preserve">, </w:t>
      </w:r>
      <w:r w:rsidRPr="00CB2B3F">
        <w:rPr>
          <w:bCs/>
          <w:szCs w:val="22"/>
        </w:rPr>
        <w:t>대부분의</w:t>
      </w:r>
      <w:r w:rsidRPr="00CB2B3F">
        <w:rPr>
          <w:bCs/>
          <w:szCs w:val="22"/>
        </w:rPr>
        <w:t xml:space="preserve"> AS </w:t>
      </w:r>
      <w:r w:rsidRPr="00CB2B3F">
        <w:rPr>
          <w:bCs/>
          <w:szCs w:val="22"/>
        </w:rPr>
        <w:t>기사들을</w:t>
      </w:r>
      <w:r w:rsidRPr="00CB2B3F">
        <w:rPr>
          <w:bCs/>
          <w:szCs w:val="22"/>
        </w:rPr>
        <w:t xml:space="preserve"> </w:t>
      </w:r>
      <w:r w:rsidRPr="00CB2B3F">
        <w:rPr>
          <w:bCs/>
          <w:szCs w:val="22"/>
        </w:rPr>
        <w:t>직고용</w:t>
      </w:r>
      <w:r w:rsidRPr="00CB2B3F">
        <w:rPr>
          <w:bCs/>
          <w:szCs w:val="22"/>
        </w:rPr>
        <w:t xml:space="preserve"> </w:t>
      </w:r>
      <w:r w:rsidRPr="00CB2B3F">
        <w:rPr>
          <w:bCs/>
          <w:szCs w:val="22"/>
        </w:rPr>
        <w:t>하였는데</w:t>
      </w:r>
      <w:r w:rsidRPr="00CB2B3F">
        <w:rPr>
          <w:bCs/>
          <w:szCs w:val="22"/>
        </w:rPr>
        <w:t xml:space="preserve">, </w:t>
      </w:r>
      <w:r w:rsidRPr="00CB2B3F">
        <w:rPr>
          <w:bCs/>
          <w:szCs w:val="22"/>
        </w:rPr>
        <w:t>대상회사가</w:t>
      </w:r>
      <w:r w:rsidRPr="00CB2B3F">
        <w:rPr>
          <w:bCs/>
          <w:szCs w:val="22"/>
        </w:rPr>
        <w:t xml:space="preserve"> </w:t>
      </w:r>
      <w:r w:rsidRPr="00CB2B3F">
        <w:rPr>
          <w:bCs/>
          <w:szCs w:val="22"/>
        </w:rPr>
        <w:t>직고용을</w:t>
      </w:r>
      <w:r w:rsidRPr="00CB2B3F">
        <w:rPr>
          <w:bCs/>
          <w:szCs w:val="22"/>
        </w:rPr>
        <w:t xml:space="preserve"> </w:t>
      </w:r>
      <w:r w:rsidRPr="00CB2B3F">
        <w:rPr>
          <w:bCs/>
          <w:szCs w:val="22"/>
        </w:rPr>
        <w:t>거부한</w:t>
      </w:r>
      <w:r w:rsidRPr="00CB2B3F">
        <w:rPr>
          <w:bCs/>
          <w:szCs w:val="22"/>
        </w:rPr>
        <w:t xml:space="preserve"> AS </w:t>
      </w:r>
      <w:r w:rsidRPr="00CB2B3F">
        <w:rPr>
          <w:bCs/>
          <w:szCs w:val="22"/>
        </w:rPr>
        <w:t>기사는</w:t>
      </w:r>
      <w:r w:rsidRPr="00CB2B3F">
        <w:rPr>
          <w:bCs/>
          <w:szCs w:val="22"/>
        </w:rPr>
        <w:t xml:space="preserve"> </w:t>
      </w:r>
      <w:r w:rsidRPr="00CB2B3F">
        <w:rPr>
          <w:bCs/>
          <w:szCs w:val="22"/>
        </w:rPr>
        <w:t>약</w:t>
      </w:r>
      <w:r w:rsidRPr="00CB2B3F">
        <w:rPr>
          <w:bCs/>
          <w:szCs w:val="22"/>
        </w:rPr>
        <w:t xml:space="preserve"> 10</w:t>
      </w:r>
      <w:r w:rsidRPr="00CB2B3F">
        <w:rPr>
          <w:bCs/>
          <w:szCs w:val="22"/>
        </w:rPr>
        <w:t>명이고</w:t>
      </w:r>
      <w:r w:rsidRPr="00CB2B3F">
        <w:rPr>
          <w:bCs/>
          <w:szCs w:val="22"/>
        </w:rPr>
        <w:t xml:space="preserve">, </w:t>
      </w:r>
      <w:r w:rsidRPr="00CB2B3F">
        <w:rPr>
          <w:bCs/>
          <w:szCs w:val="22"/>
        </w:rPr>
        <w:t>아직</w:t>
      </w:r>
      <w:r w:rsidRPr="00CB2B3F">
        <w:rPr>
          <w:bCs/>
          <w:szCs w:val="22"/>
        </w:rPr>
        <w:t xml:space="preserve"> </w:t>
      </w:r>
      <w:r w:rsidRPr="00CB2B3F">
        <w:rPr>
          <w:bCs/>
          <w:szCs w:val="22"/>
        </w:rPr>
        <w:t>위탁계약</w:t>
      </w:r>
      <w:r w:rsidRPr="00CB2B3F">
        <w:rPr>
          <w:bCs/>
          <w:szCs w:val="22"/>
        </w:rPr>
        <w:t xml:space="preserve"> </w:t>
      </w:r>
      <w:r w:rsidRPr="00CB2B3F">
        <w:rPr>
          <w:bCs/>
          <w:szCs w:val="22"/>
        </w:rPr>
        <w:t>해지일로부터</w:t>
      </w:r>
      <w:r w:rsidRPr="00CB2B3F">
        <w:rPr>
          <w:bCs/>
          <w:szCs w:val="22"/>
        </w:rPr>
        <w:t xml:space="preserve"> 3</w:t>
      </w:r>
      <w:r w:rsidRPr="00CB2B3F">
        <w:rPr>
          <w:bCs/>
          <w:szCs w:val="22"/>
        </w:rPr>
        <w:t>년이</w:t>
      </w:r>
      <w:r w:rsidRPr="00CB2B3F">
        <w:rPr>
          <w:bCs/>
          <w:szCs w:val="22"/>
        </w:rPr>
        <w:t xml:space="preserve"> </w:t>
      </w:r>
      <w:r w:rsidRPr="00CB2B3F">
        <w:rPr>
          <w:bCs/>
          <w:szCs w:val="22"/>
        </w:rPr>
        <w:t>경과하지</w:t>
      </w:r>
      <w:r w:rsidRPr="00CB2B3F">
        <w:rPr>
          <w:bCs/>
          <w:szCs w:val="22"/>
        </w:rPr>
        <w:t xml:space="preserve"> </w:t>
      </w:r>
      <w:r w:rsidRPr="00CB2B3F">
        <w:rPr>
          <w:bCs/>
          <w:szCs w:val="22"/>
        </w:rPr>
        <w:t>않은</w:t>
      </w:r>
      <w:r w:rsidRPr="00CB2B3F">
        <w:rPr>
          <w:bCs/>
          <w:szCs w:val="22"/>
        </w:rPr>
        <w:t xml:space="preserve"> AS </w:t>
      </w:r>
      <w:r w:rsidRPr="00CB2B3F">
        <w:rPr>
          <w:bCs/>
          <w:szCs w:val="22"/>
        </w:rPr>
        <w:t>기사들은</w:t>
      </w:r>
      <w:r w:rsidRPr="00CB2B3F">
        <w:rPr>
          <w:bCs/>
          <w:szCs w:val="22"/>
        </w:rPr>
        <w:t xml:space="preserve"> </w:t>
      </w:r>
      <w:r w:rsidRPr="00CB2B3F">
        <w:rPr>
          <w:bCs/>
          <w:szCs w:val="22"/>
        </w:rPr>
        <w:t>약</w:t>
      </w:r>
      <w:r w:rsidRPr="00CB2B3F">
        <w:rPr>
          <w:bCs/>
          <w:szCs w:val="22"/>
        </w:rPr>
        <w:t xml:space="preserve"> 20</w:t>
      </w:r>
      <w:r w:rsidRPr="00CB2B3F">
        <w:rPr>
          <w:bCs/>
          <w:szCs w:val="22"/>
        </w:rPr>
        <w:t>명임</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대상회사가</w:t>
      </w:r>
      <w:r w:rsidRPr="00CB2B3F">
        <w:rPr>
          <w:bCs/>
          <w:szCs w:val="22"/>
        </w:rPr>
        <w:t xml:space="preserve"> </w:t>
      </w:r>
      <w:r w:rsidRPr="00CB2B3F">
        <w:rPr>
          <w:bCs/>
          <w:szCs w:val="22"/>
        </w:rPr>
        <w:t>직고용을</w:t>
      </w:r>
      <w:r w:rsidRPr="00CB2B3F">
        <w:rPr>
          <w:bCs/>
          <w:szCs w:val="22"/>
        </w:rPr>
        <w:t xml:space="preserve"> </w:t>
      </w:r>
      <w:r w:rsidRPr="00CB2B3F">
        <w:rPr>
          <w:bCs/>
          <w:szCs w:val="22"/>
        </w:rPr>
        <w:t>거부한</w:t>
      </w:r>
      <w:r w:rsidRPr="00CB2B3F">
        <w:rPr>
          <w:bCs/>
          <w:szCs w:val="22"/>
        </w:rPr>
        <w:t xml:space="preserve"> AS</w:t>
      </w:r>
      <w:r w:rsidRPr="00CB2B3F">
        <w:rPr>
          <w:bCs/>
          <w:szCs w:val="22"/>
        </w:rPr>
        <w:t>기사가</w:t>
      </w:r>
      <w:r w:rsidRPr="00CB2B3F">
        <w:rPr>
          <w:bCs/>
          <w:szCs w:val="22"/>
        </w:rPr>
        <w:t xml:space="preserve"> </w:t>
      </w:r>
      <w:r w:rsidRPr="00CB2B3F">
        <w:rPr>
          <w:bCs/>
          <w:szCs w:val="22"/>
        </w:rPr>
        <w:t>위탁계약</w:t>
      </w:r>
      <w:r w:rsidRPr="00CB2B3F">
        <w:rPr>
          <w:bCs/>
          <w:szCs w:val="22"/>
        </w:rPr>
        <w:t xml:space="preserve"> </w:t>
      </w:r>
      <w:r w:rsidRPr="00CB2B3F">
        <w:rPr>
          <w:bCs/>
          <w:szCs w:val="22"/>
        </w:rPr>
        <w:t>해지에</w:t>
      </w:r>
      <w:r w:rsidRPr="00CB2B3F">
        <w:rPr>
          <w:bCs/>
          <w:szCs w:val="22"/>
        </w:rPr>
        <w:t xml:space="preserve"> </w:t>
      </w:r>
      <w:r w:rsidRPr="00CB2B3F">
        <w:rPr>
          <w:bCs/>
          <w:szCs w:val="22"/>
        </w:rPr>
        <w:t>대하여</w:t>
      </w:r>
      <w:r w:rsidRPr="00CB2B3F">
        <w:rPr>
          <w:bCs/>
          <w:szCs w:val="22"/>
        </w:rPr>
        <w:t xml:space="preserve"> </w:t>
      </w:r>
      <w:r w:rsidRPr="00CB2B3F">
        <w:rPr>
          <w:bCs/>
          <w:szCs w:val="22"/>
        </w:rPr>
        <w:t>항의하여</w:t>
      </w:r>
      <w:r w:rsidRPr="00CB2B3F">
        <w:rPr>
          <w:bCs/>
          <w:szCs w:val="22"/>
        </w:rPr>
        <w:t xml:space="preserve">, </w:t>
      </w:r>
      <w:r w:rsidRPr="00CB2B3F">
        <w:rPr>
          <w:bCs/>
          <w:szCs w:val="22"/>
        </w:rPr>
        <w:t>대상회사가</w:t>
      </w:r>
      <w:r w:rsidRPr="00CB2B3F">
        <w:rPr>
          <w:bCs/>
          <w:szCs w:val="22"/>
        </w:rPr>
        <w:t xml:space="preserve"> </w:t>
      </w:r>
      <w:r w:rsidRPr="00CB2B3F">
        <w:rPr>
          <w:bCs/>
          <w:szCs w:val="22"/>
        </w:rPr>
        <w:t>해당</w:t>
      </w:r>
      <w:r w:rsidRPr="00CB2B3F">
        <w:rPr>
          <w:bCs/>
          <w:szCs w:val="22"/>
        </w:rPr>
        <w:t xml:space="preserve"> AS</w:t>
      </w:r>
      <w:r w:rsidRPr="00CB2B3F">
        <w:rPr>
          <w:bCs/>
          <w:szCs w:val="22"/>
        </w:rPr>
        <w:t>기사에게</w:t>
      </w:r>
      <w:r w:rsidRPr="00CB2B3F">
        <w:rPr>
          <w:bCs/>
          <w:szCs w:val="22"/>
        </w:rPr>
        <w:t xml:space="preserve"> </w:t>
      </w:r>
      <w:r w:rsidRPr="00CB2B3F">
        <w:rPr>
          <w:bCs/>
          <w:szCs w:val="22"/>
        </w:rPr>
        <w:t>합의금을</w:t>
      </w:r>
      <w:r w:rsidRPr="00CB2B3F">
        <w:rPr>
          <w:bCs/>
          <w:szCs w:val="22"/>
        </w:rPr>
        <w:t xml:space="preserve"> </w:t>
      </w:r>
      <w:r w:rsidRPr="00CB2B3F">
        <w:rPr>
          <w:bCs/>
          <w:szCs w:val="22"/>
        </w:rPr>
        <w:t>지급하고</w:t>
      </w:r>
      <w:r w:rsidRPr="00CB2B3F">
        <w:rPr>
          <w:bCs/>
          <w:szCs w:val="22"/>
        </w:rPr>
        <w:t xml:space="preserve"> </w:t>
      </w:r>
      <w:r w:rsidRPr="00CB2B3F">
        <w:rPr>
          <w:bCs/>
          <w:szCs w:val="22"/>
        </w:rPr>
        <w:t>분쟁을</w:t>
      </w:r>
      <w:r w:rsidRPr="00CB2B3F">
        <w:rPr>
          <w:bCs/>
          <w:szCs w:val="22"/>
        </w:rPr>
        <w:t xml:space="preserve"> </w:t>
      </w:r>
      <w:r w:rsidRPr="00CB2B3F">
        <w:rPr>
          <w:bCs/>
          <w:szCs w:val="22"/>
        </w:rPr>
        <w:t>종결한</w:t>
      </w:r>
      <w:r w:rsidRPr="00CB2B3F">
        <w:rPr>
          <w:bCs/>
          <w:szCs w:val="22"/>
        </w:rPr>
        <w:t xml:space="preserve"> </w:t>
      </w:r>
      <w:r w:rsidRPr="00CB2B3F">
        <w:rPr>
          <w:bCs/>
          <w:szCs w:val="22"/>
        </w:rPr>
        <w:t>사례가</w:t>
      </w:r>
      <w:r w:rsidRPr="00CB2B3F">
        <w:rPr>
          <w:bCs/>
          <w:szCs w:val="22"/>
        </w:rPr>
        <w:t xml:space="preserve"> </w:t>
      </w:r>
      <w:r w:rsidRPr="00CB2B3F">
        <w:rPr>
          <w:bCs/>
          <w:szCs w:val="22"/>
        </w:rPr>
        <w:t>존재함</w:t>
      </w:r>
      <w:r w:rsidRPr="00CB2B3F">
        <w:rPr>
          <w:bCs/>
          <w:szCs w:val="22"/>
        </w:rPr>
        <w:t>.</w:t>
      </w:r>
    </w:p>
    <w:p w14:paraId="41015415" w14:textId="77777777" w:rsidR="00026A7E" w:rsidRPr="00CB2B3F" w:rsidRDefault="00026A7E" w:rsidP="00026A7E">
      <w:pPr>
        <w:spacing w:after="240" w:line="350" w:lineRule="atLeast"/>
        <w:ind w:left="1815"/>
        <w:rPr>
          <w:bCs/>
          <w:szCs w:val="22"/>
        </w:rPr>
      </w:pPr>
      <w:r w:rsidRPr="00CB2B3F">
        <w:rPr>
          <w:bCs/>
          <w:szCs w:val="22"/>
        </w:rPr>
        <w:t>제공된</w:t>
      </w:r>
      <w:r w:rsidRPr="00CB2B3F">
        <w:rPr>
          <w:bCs/>
          <w:szCs w:val="22"/>
        </w:rPr>
        <w:t xml:space="preserve"> </w:t>
      </w:r>
      <w:r w:rsidRPr="00CB2B3F">
        <w:rPr>
          <w:bCs/>
          <w:szCs w:val="22"/>
        </w:rPr>
        <w:t>현장</w:t>
      </w:r>
      <w:r w:rsidRPr="00CB2B3F">
        <w:rPr>
          <w:bCs/>
          <w:szCs w:val="22"/>
        </w:rPr>
        <w:t xml:space="preserve"> </w:t>
      </w:r>
      <w:r w:rsidRPr="00CB2B3F">
        <w:rPr>
          <w:bCs/>
          <w:szCs w:val="22"/>
        </w:rPr>
        <w:t>출장</w:t>
      </w:r>
      <w:r w:rsidRPr="00CB2B3F">
        <w:rPr>
          <w:bCs/>
          <w:szCs w:val="22"/>
        </w:rPr>
        <w:t xml:space="preserve"> </w:t>
      </w:r>
      <w:r w:rsidRPr="00CB2B3F">
        <w:rPr>
          <w:bCs/>
          <w:szCs w:val="22"/>
        </w:rPr>
        <w:t>업무</w:t>
      </w:r>
      <w:r w:rsidRPr="00CB2B3F">
        <w:rPr>
          <w:bCs/>
          <w:szCs w:val="22"/>
        </w:rPr>
        <w:t xml:space="preserve"> </w:t>
      </w:r>
      <w:r w:rsidRPr="00CB2B3F">
        <w:rPr>
          <w:bCs/>
          <w:szCs w:val="22"/>
        </w:rPr>
        <w:t>내용</w:t>
      </w:r>
      <w:r w:rsidRPr="00CB2B3F">
        <w:rPr>
          <w:bCs/>
          <w:szCs w:val="22"/>
        </w:rPr>
        <w:t xml:space="preserve"> </w:t>
      </w:r>
      <w:r w:rsidRPr="00CB2B3F">
        <w:rPr>
          <w:bCs/>
          <w:szCs w:val="22"/>
        </w:rPr>
        <w:t>정리</w:t>
      </w:r>
      <w:r w:rsidRPr="00CB2B3F">
        <w:rPr>
          <w:bCs/>
          <w:szCs w:val="22"/>
        </w:rPr>
        <w:t xml:space="preserve"> </w:t>
      </w:r>
      <w:r w:rsidRPr="00CB2B3F">
        <w:rPr>
          <w:bCs/>
          <w:szCs w:val="22"/>
        </w:rPr>
        <w:t>자료에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대상회사는</w:t>
      </w:r>
      <w:r w:rsidRPr="00CB2B3F">
        <w:rPr>
          <w:bCs/>
          <w:szCs w:val="22"/>
        </w:rPr>
        <w:t xml:space="preserve"> </w:t>
      </w:r>
      <w:r w:rsidRPr="00CB2B3F">
        <w:rPr>
          <w:bCs/>
          <w:szCs w:val="22"/>
        </w:rPr>
        <w:t>직접</w:t>
      </w:r>
      <w:r w:rsidRPr="00CB2B3F">
        <w:rPr>
          <w:bCs/>
          <w:szCs w:val="22"/>
        </w:rPr>
        <w:t xml:space="preserve"> </w:t>
      </w:r>
      <w:r w:rsidRPr="00CB2B3F">
        <w:rPr>
          <w:bCs/>
          <w:szCs w:val="22"/>
        </w:rPr>
        <w:t>고용한</w:t>
      </w:r>
      <w:r w:rsidRPr="00CB2B3F">
        <w:rPr>
          <w:bCs/>
          <w:szCs w:val="22"/>
        </w:rPr>
        <w:t xml:space="preserve"> </w:t>
      </w:r>
      <w:proofErr w:type="spellStart"/>
      <w:r w:rsidRPr="00CB2B3F">
        <w:rPr>
          <w:bCs/>
          <w:szCs w:val="22"/>
        </w:rPr>
        <w:t>근로자들뿐만</w:t>
      </w:r>
      <w:proofErr w:type="spellEnd"/>
      <w:r w:rsidRPr="00CB2B3F">
        <w:rPr>
          <w:bCs/>
          <w:szCs w:val="22"/>
        </w:rPr>
        <w:t xml:space="preserve"> </w:t>
      </w:r>
      <w:r w:rsidRPr="00CB2B3F">
        <w:rPr>
          <w:bCs/>
          <w:szCs w:val="22"/>
        </w:rPr>
        <w:t>아니라</w:t>
      </w:r>
      <w:r w:rsidRPr="00CB2B3F">
        <w:rPr>
          <w:bCs/>
          <w:szCs w:val="22"/>
        </w:rPr>
        <w:t>, 13</w:t>
      </w:r>
      <w:r w:rsidRPr="00CB2B3F">
        <w:rPr>
          <w:bCs/>
          <w:szCs w:val="22"/>
        </w:rPr>
        <w:t>개의</w:t>
      </w:r>
      <w:r w:rsidRPr="00CB2B3F">
        <w:rPr>
          <w:bCs/>
          <w:szCs w:val="22"/>
        </w:rPr>
        <w:t xml:space="preserve"> </w:t>
      </w:r>
      <w:r w:rsidRPr="00CB2B3F">
        <w:rPr>
          <w:bCs/>
          <w:szCs w:val="22"/>
        </w:rPr>
        <w:t>수급업체에</w:t>
      </w:r>
      <w:r w:rsidRPr="00CB2B3F">
        <w:rPr>
          <w:bCs/>
          <w:szCs w:val="22"/>
        </w:rPr>
        <w:t xml:space="preserve"> AS </w:t>
      </w:r>
      <w:r w:rsidRPr="00CB2B3F">
        <w:rPr>
          <w:bCs/>
          <w:szCs w:val="22"/>
        </w:rPr>
        <w:t>업무를</w:t>
      </w:r>
      <w:r w:rsidRPr="00CB2B3F">
        <w:rPr>
          <w:bCs/>
          <w:szCs w:val="22"/>
        </w:rPr>
        <w:t xml:space="preserve"> </w:t>
      </w:r>
      <w:r w:rsidRPr="00CB2B3F">
        <w:rPr>
          <w:bCs/>
          <w:szCs w:val="22"/>
        </w:rPr>
        <w:t>위탁하여</w:t>
      </w:r>
      <w:r w:rsidRPr="00CB2B3F">
        <w:rPr>
          <w:bCs/>
          <w:szCs w:val="22"/>
        </w:rPr>
        <w:t xml:space="preserve"> </w:t>
      </w:r>
      <w:r w:rsidRPr="00CB2B3F">
        <w:rPr>
          <w:bCs/>
          <w:szCs w:val="22"/>
        </w:rPr>
        <w:t>각</w:t>
      </w:r>
      <w:r w:rsidRPr="00CB2B3F">
        <w:rPr>
          <w:bCs/>
          <w:szCs w:val="22"/>
        </w:rPr>
        <w:t xml:space="preserve"> </w:t>
      </w:r>
      <w:r w:rsidRPr="00CB2B3F">
        <w:rPr>
          <w:bCs/>
          <w:szCs w:val="22"/>
        </w:rPr>
        <w:t>수급업체에</w:t>
      </w:r>
      <w:r w:rsidRPr="00CB2B3F">
        <w:rPr>
          <w:bCs/>
          <w:szCs w:val="22"/>
        </w:rPr>
        <w:t xml:space="preserve"> </w:t>
      </w:r>
      <w:r w:rsidRPr="00CB2B3F">
        <w:rPr>
          <w:bCs/>
          <w:szCs w:val="22"/>
        </w:rPr>
        <w:t>소속된</w:t>
      </w:r>
      <w:r w:rsidRPr="00CB2B3F">
        <w:rPr>
          <w:bCs/>
          <w:szCs w:val="22"/>
        </w:rPr>
        <w:t xml:space="preserve"> </w:t>
      </w:r>
      <w:r w:rsidRPr="00CB2B3F">
        <w:rPr>
          <w:bCs/>
          <w:szCs w:val="22"/>
        </w:rPr>
        <w:t>총</w:t>
      </w:r>
      <w:r w:rsidRPr="00CB2B3F">
        <w:rPr>
          <w:bCs/>
          <w:szCs w:val="22"/>
        </w:rPr>
        <w:t xml:space="preserve"> 89</w:t>
      </w:r>
      <w:r w:rsidRPr="00CB2B3F">
        <w:rPr>
          <w:bCs/>
          <w:szCs w:val="22"/>
        </w:rPr>
        <w:t>명의</w:t>
      </w:r>
      <w:r w:rsidRPr="00CB2B3F">
        <w:rPr>
          <w:bCs/>
          <w:szCs w:val="22"/>
        </w:rPr>
        <w:t xml:space="preserve"> AS</w:t>
      </w:r>
      <w:r w:rsidRPr="00CB2B3F">
        <w:rPr>
          <w:bCs/>
          <w:szCs w:val="22"/>
        </w:rPr>
        <w:t>기사들이</w:t>
      </w:r>
      <w:r w:rsidRPr="00CB2B3F">
        <w:rPr>
          <w:bCs/>
          <w:szCs w:val="22"/>
        </w:rPr>
        <w:t xml:space="preserve"> </w:t>
      </w:r>
      <w:r w:rsidRPr="00CB2B3F">
        <w:rPr>
          <w:bCs/>
          <w:szCs w:val="22"/>
        </w:rPr>
        <w:t>해당</w:t>
      </w:r>
      <w:r w:rsidRPr="00CB2B3F">
        <w:rPr>
          <w:bCs/>
          <w:szCs w:val="22"/>
        </w:rPr>
        <w:t xml:space="preserve"> </w:t>
      </w:r>
      <w:r w:rsidRPr="00CB2B3F">
        <w:rPr>
          <w:bCs/>
          <w:szCs w:val="22"/>
        </w:rPr>
        <w:t>업무를</w:t>
      </w:r>
      <w:r w:rsidRPr="00CB2B3F">
        <w:rPr>
          <w:bCs/>
          <w:szCs w:val="22"/>
        </w:rPr>
        <w:t xml:space="preserve"> </w:t>
      </w:r>
      <w:r w:rsidRPr="00CB2B3F">
        <w:rPr>
          <w:bCs/>
          <w:szCs w:val="22"/>
        </w:rPr>
        <w:t>수행하고</w:t>
      </w:r>
      <w:r w:rsidRPr="00CB2B3F">
        <w:rPr>
          <w:bCs/>
          <w:szCs w:val="22"/>
        </w:rPr>
        <w:t xml:space="preserve"> </w:t>
      </w:r>
      <w:proofErr w:type="spellStart"/>
      <w:r w:rsidRPr="00CB2B3F">
        <w:rPr>
          <w:bCs/>
          <w:szCs w:val="22"/>
        </w:rPr>
        <w:t>있는바</w:t>
      </w:r>
      <w:proofErr w:type="spellEnd"/>
      <w:r w:rsidRPr="00CB2B3F">
        <w:rPr>
          <w:bCs/>
          <w:szCs w:val="22"/>
        </w:rPr>
        <w:t xml:space="preserve">, </w:t>
      </w:r>
      <w:r w:rsidRPr="00CB2B3F">
        <w:rPr>
          <w:bCs/>
          <w:szCs w:val="22"/>
        </w:rPr>
        <w:t>해당</w:t>
      </w:r>
      <w:r w:rsidRPr="00CB2B3F">
        <w:rPr>
          <w:bCs/>
          <w:szCs w:val="22"/>
        </w:rPr>
        <w:t xml:space="preserve"> AS </w:t>
      </w:r>
      <w:r w:rsidRPr="00CB2B3F">
        <w:rPr>
          <w:bCs/>
          <w:szCs w:val="22"/>
        </w:rPr>
        <w:t>기사들에</w:t>
      </w:r>
      <w:r w:rsidRPr="00CB2B3F">
        <w:rPr>
          <w:bCs/>
          <w:szCs w:val="22"/>
        </w:rPr>
        <w:t xml:space="preserve"> </w:t>
      </w:r>
      <w:r w:rsidRPr="00CB2B3F">
        <w:rPr>
          <w:bCs/>
          <w:szCs w:val="22"/>
        </w:rPr>
        <w:t>대한</w:t>
      </w:r>
      <w:r w:rsidRPr="00CB2B3F">
        <w:rPr>
          <w:bCs/>
          <w:szCs w:val="22"/>
        </w:rPr>
        <w:t xml:space="preserve"> </w:t>
      </w:r>
      <w:r w:rsidRPr="00CB2B3F">
        <w:rPr>
          <w:bCs/>
          <w:szCs w:val="22"/>
        </w:rPr>
        <w:t>지휘감독권의</w:t>
      </w:r>
      <w:r w:rsidRPr="00CB2B3F">
        <w:rPr>
          <w:bCs/>
          <w:szCs w:val="22"/>
        </w:rPr>
        <w:t xml:space="preserve"> </w:t>
      </w:r>
      <w:r w:rsidRPr="00CB2B3F">
        <w:rPr>
          <w:bCs/>
          <w:szCs w:val="22"/>
        </w:rPr>
        <w:t>행사주체는</w:t>
      </w:r>
      <w:r w:rsidRPr="00CB2B3F">
        <w:rPr>
          <w:bCs/>
          <w:szCs w:val="22"/>
        </w:rPr>
        <w:t xml:space="preserve"> “AS</w:t>
      </w:r>
      <w:r w:rsidRPr="00CB2B3F">
        <w:rPr>
          <w:bCs/>
          <w:szCs w:val="22"/>
        </w:rPr>
        <w:t>팀</w:t>
      </w:r>
      <w:r w:rsidRPr="00CB2B3F">
        <w:rPr>
          <w:bCs/>
          <w:szCs w:val="22"/>
        </w:rPr>
        <w:t>”</w:t>
      </w:r>
      <w:r w:rsidRPr="00CB2B3F">
        <w:rPr>
          <w:bCs/>
          <w:szCs w:val="22"/>
        </w:rPr>
        <w:t>이고</w:t>
      </w:r>
      <w:r w:rsidRPr="00CB2B3F">
        <w:rPr>
          <w:bCs/>
          <w:szCs w:val="22"/>
        </w:rPr>
        <w:t xml:space="preserve">, </w:t>
      </w:r>
      <w:r w:rsidRPr="00CB2B3F">
        <w:rPr>
          <w:bCs/>
          <w:szCs w:val="22"/>
        </w:rPr>
        <w:t>각</w:t>
      </w:r>
      <w:r w:rsidRPr="00CB2B3F">
        <w:rPr>
          <w:bCs/>
          <w:szCs w:val="22"/>
        </w:rPr>
        <w:t xml:space="preserve"> </w:t>
      </w:r>
      <w:r w:rsidRPr="00CB2B3F">
        <w:rPr>
          <w:bCs/>
          <w:szCs w:val="22"/>
        </w:rPr>
        <w:t>수급업체는</w:t>
      </w:r>
      <w:r w:rsidRPr="00CB2B3F">
        <w:rPr>
          <w:bCs/>
          <w:szCs w:val="22"/>
        </w:rPr>
        <w:t xml:space="preserve"> </w:t>
      </w:r>
      <w:r w:rsidRPr="00CB2B3F">
        <w:rPr>
          <w:bCs/>
          <w:szCs w:val="22"/>
        </w:rPr>
        <w:t>단가표에</w:t>
      </w:r>
      <w:r w:rsidRPr="00CB2B3F">
        <w:rPr>
          <w:bCs/>
          <w:szCs w:val="22"/>
        </w:rPr>
        <w:t xml:space="preserve"> </w:t>
      </w:r>
      <w:r w:rsidRPr="00CB2B3F">
        <w:rPr>
          <w:bCs/>
          <w:szCs w:val="22"/>
        </w:rPr>
        <w:t>따른</w:t>
      </w:r>
      <w:r w:rsidRPr="00CB2B3F">
        <w:rPr>
          <w:bCs/>
          <w:szCs w:val="22"/>
        </w:rPr>
        <w:t xml:space="preserve"> </w:t>
      </w:r>
      <w:r w:rsidRPr="00CB2B3F">
        <w:rPr>
          <w:bCs/>
          <w:szCs w:val="22"/>
        </w:rPr>
        <w:t>건당</w:t>
      </w:r>
      <w:r w:rsidRPr="00CB2B3F">
        <w:rPr>
          <w:bCs/>
          <w:szCs w:val="22"/>
        </w:rPr>
        <w:t xml:space="preserve"> </w:t>
      </w:r>
      <w:r w:rsidRPr="00CB2B3F">
        <w:rPr>
          <w:bCs/>
          <w:szCs w:val="22"/>
        </w:rPr>
        <w:t>조치비를</w:t>
      </w:r>
      <w:r w:rsidRPr="00CB2B3F">
        <w:rPr>
          <w:bCs/>
          <w:szCs w:val="22"/>
        </w:rPr>
        <w:t xml:space="preserve"> </w:t>
      </w:r>
      <w:r w:rsidRPr="00CB2B3F">
        <w:rPr>
          <w:bCs/>
          <w:szCs w:val="22"/>
        </w:rPr>
        <w:t>도급비로</w:t>
      </w:r>
      <w:r w:rsidRPr="00CB2B3F">
        <w:rPr>
          <w:bCs/>
          <w:szCs w:val="22"/>
        </w:rPr>
        <w:t xml:space="preserve"> </w:t>
      </w:r>
      <w:r w:rsidRPr="00CB2B3F">
        <w:rPr>
          <w:bCs/>
          <w:szCs w:val="22"/>
        </w:rPr>
        <w:t>지급받음</w:t>
      </w:r>
      <w:r w:rsidRPr="00CB2B3F">
        <w:rPr>
          <w:bCs/>
          <w:szCs w:val="22"/>
        </w:rPr>
        <w:t>.</w:t>
      </w:r>
    </w:p>
    <w:p w14:paraId="6B0379A6" w14:textId="77777777" w:rsidR="00026A7E" w:rsidRPr="00CB2B3F" w:rsidRDefault="00026A7E" w:rsidP="00026A7E">
      <w:pPr>
        <w:spacing w:after="240" w:line="350" w:lineRule="atLeast"/>
        <w:ind w:left="1815"/>
        <w:rPr>
          <w:bCs/>
          <w:szCs w:val="22"/>
        </w:rPr>
      </w:pPr>
      <w:r w:rsidRPr="00CB2B3F">
        <w:rPr>
          <w:bCs/>
          <w:szCs w:val="22"/>
        </w:rPr>
        <w:t>제공된</w:t>
      </w:r>
      <w:r w:rsidRPr="00CB2B3F">
        <w:rPr>
          <w:bCs/>
          <w:szCs w:val="22"/>
        </w:rPr>
        <w:t xml:space="preserve"> </w:t>
      </w:r>
      <w:r w:rsidRPr="00CB2B3F">
        <w:rPr>
          <w:bCs/>
          <w:szCs w:val="22"/>
        </w:rPr>
        <w:t>현장</w:t>
      </w:r>
      <w:r w:rsidRPr="00CB2B3F">
        <w:rPr>
          <w:bCs/>
          <w:szCs w:val="22"/>
        </w:rPr>
        <w:t xml:space="preserve"> </w:t>
      </w:r>
      <w:r w:rsidRPr="00CB2B3F">
        <w:rPr>
          <w:bCs/>
          <w:szCs w:val="22"/>
        </w:rPr>
        <w:t>출장</w:t>
      </w:r>
      <w:r w:rsidRPr="00CB2B3F">
        <w:rPr>
          <w:bCs/>
          <w:szCs w:val="22"/>
        </w:rPr>
        <w:t xml:space="preserve"> </w:t>
      </w:r>
      <w:r w:rsidRPr="00CB2B3F">
        <w:rPr>
          <w:bCs/>
          <w:szCs w:val="22"/>
        </w:rPr>
        <w:t>업무</w:t>
      </w:r>
      <w:r w:rsidRPr="00CB2B3F">
        <w:rPr>
          <w:bCs/>
          <w:szCs w:val="22"/>
        </w:rPr>
        <w:t xml:space="preserve"> </w:t>
      </w:r>
      <w:r w:rsidRPr="00CB2B3F">
        <w:rPr>
          <w:bCs/>
          <w:szCs w:val="22"/>
        </w:rPr>
        <w:t>내용</w:t>
      </w:r>
      <w:r w:rsidRPr="00CB2B3F">
        <w:rPr>
          <w:bCs/>
          <w:szCs w:val="22"/>
        </w:rPr>
        <w:t xml:space="preserve"> </w:t>
      </w:r>
      <w:r w:rsidRPr="00CB2B3F">
        <w:rPr>
          <w:bCs/>
          <w:szCs w:val="22"/>
        </w:rPr>
        <w:t>정리</w:t>
      </w:r>
      <w:r w:rsidRPr="00CB2B3F">
        <w:rPr>
          <w:bCs/>
          <w:szCs w:val="22"/>
        </w:rPr>
        <w:t xml:space="preserve"> </w:t>
      </w:r>
      <w:r w:rsidRPr="00CB2B3F">
        <w:rPr>
          <w:bCs/>
          <w:szCs w:val="22"/>
        </w:rPr>
        <w:t>자료에</w:t>
      </w:r>
      <w:r w:rsidRPr="00CB2B3F">
        <w:rPr>
          <w:bCs/>
          <w:szCs w:val="22"/>
        </w:rPr>
        <w:t xml:space="preserve"> </w:t>
      </w:r>
      <w:r w:rsidRPr="00CB2B3F">
        <w:rPr>
          <w:bCs/>
          <w:szCs w:val="22"/>
        </w:rPr>
        <w:t>의하면</w:t>
      </w:r>
      <w:r w:rsidRPr="00CB2B3F">
        <w:rPr>
          <w:bCs/>
          <w:szCs w:val="22"/>
        </w:rPr>
        <w:t xml:space="preserve"> </w:t>
      </w:r>
      <w:r w:rsidRPr="00CB2B3F">
        <w:rPr>
          <w:bCs/>
          <w:szCs w:val="22"/>
        </w:rPr>
        <w:t>대상회사의</w:t>
      </w:r>
      <w:r w:rsidRPr="00CB2B3F">
        <w:rPr>
          <w:bCs/>
          <w:szCs w:val="22"/>
        </w:rPr>
        <w:t xml:space="preserve"> </w:t>
      </w:r>
      <w:r w:rsidRPr="00CB2B3F">
        <w:rPr>
          <w:bCs/>
          <w:szCs w:val="22"/>
        </w:rPr>
        <w:t>배송</w:t>
      </w:r>
      <w:r w:rsidRPr="00CB2B3F">
        <w:rPr>
          <w:bCs/>
          <w:szCs w:val="22"/>
        </w:rPr>
        <w:t>∙</w:t>
      </w:r>
      <w:r w:rsidRPr="00CB2B3F">
        <w:rPr>
          <w:bCs/>
          <w:szCs w:val="22"/>
        </w:rPr>
        <w:t>설치</w:t>
      </w:r>
      <w:r w:rsidRPr="00CB2B3F">
        <w:rPr>
          <w:bCs/>
          <w:szCs w:val="22"/>
        </w:rPr>
        <w:t>(</w:t>
      </w:r>
      <w:r w:rsidRPr="00CB2B3F">
        <w:rPr>
          <w:bCs/>
          <w:szCs w:val="22"/>
        </w:rPr>
        <w:t>시공</w:t>
      </w:r>
      <w:r w:rsidRPr="00CB2B3F">
        <w:rPr>
          <w:bCs/>
          <w:szCs w:val="22"/>
        </w:rPr>
        <w:t xml:space="preserve">) </w:t>
      </w:r>
      <w:r w:rsidRPr="00CB2B3F">
        <w:rPr>
          <w:bCs/>
          <w:szCs w:val="22"/>
        </w:rPr>
        <w:t>업무는</w:t>
      </w:r>
      <w:r w:rsidRPr="00CB2B3F">
        <w:rPr>
          <w:bCs/>
          <w:szCs w:val="22"/>
        </w:rPr>
        <w:t xml:space="preserve"> </w:t>
      </w:r>
      <w:r w:rsidRPr="00CB2B3F">
        <w:rPr>
          <w:bCs/>
          <w:szCs w:val="22"/>
        </w:rPr>
        <w:t>대상회사가</w:t>
      </w:r>
      <w:r w:rsidRPr="00CB2B3F">
        <w:rPr>
          <w:bCs/>
          <w:szCs w:val="22"/>
        </w:rPr>
        <w:t xml:space="preserve"> </w:t>
      </w:r>
      <w:r w:rsidRPr="00CB2B3F">
        <w:rPr>
          <w:bCs/>
          <w:szCs w:val="22"/>
        </w:rPr>
        <w:t>기사와</w:t>
      </w:r>
      <w:r w:rsidRPr="00CB2B3F">
        <w:rPr>
          <w:bCs/>
          <w:szCs w:val="22"/>
        </w:rPr>
        <w:t xml:space="preserve"> </w:t>
      </w:r>
      <w:r w:rsidRPr="00CB2B3F">
        <w:rPr>
          <w:bCs/>
          <w:szCs w:val="22"/>
        </w:rPr>
        <w:t>직접</w:t>
      </w:r>
      <w:r w:rsidRPr="00CB2B3F">
        <w:rPr>
          <w:bCs/>
          <w:szCs w:val="22"/>
        </w:rPr>
        <w:t xml:space="preserve"> </w:t>
      </w:r>
      <w:r w:rsidRPr="00CB2B3F">
        <w:rPr>
          <w:bCs/>
          <w:szCs w:val="22"/>
        </w:rPr>
        <w:t>계약을</w:t>
      </w:r>
      <w:r w:rsidRPr="00CB2B3F">
        <w:rPr>
          <w:bCs/>
          <w:szCs w:val="22"/>
        </w:rPr>
        <w:t xml:space="preserve"> </w:t>
      </w:r>
      <w:r w:rsidRPr="00CB2B3F">
        <w:rPr>
          <w:bCs/>
          <w:szCs w:val="22"/>
        </w:rPr>
        <w:t>체결하지</w:t>
      </w:r>
      <w:r w:rsidRPr="00CB2B3F">
        <w:rPr>
          <w:bCs/>
          <w:szCs w:val="22"/>
        </w:rPr>
        <w:t xml:space="preserve"> </w:t>
      </w:r>
      <w:r w:rsidRPr="00CB2B3F">
        <w:rPr>
          <w:bCs/>
          <w:szCs w:val="22"/>
        </w:rPr>
        <w:t>않고</w:t>
      </w:r>
      <w:r w:rsidRPr="00CB2B3F">
        <w:rPr>
          <w:bCs/>
          <w:szCs w:val="22"/>
        </w:rPr>
        <w:t xml:space="preserve">, </w:t>
      </w:r>
      <w:r w:rsidRPr="00CB2B3F">
        <w:rPr>
          <w:bCs/>
          <w:szCs w:val="22"/>
        </w:rPr>
        <w:t>한샘서비스원이</w:t>
      </w:r>
      <w:r w:rsidRPr="00CB2B3F">
        <w:rPr>
          <w:bCs/>
          <w:szCs w:val="22"/>
        </w:rPr>
        <w:t xml:space="preserve"> </w:t>
      </w:r>
      <w:r w:rsidRPr="00CB2B3F">
        <w:rPr>
          <w:bCs/>
          <w:szCs w:val="22"/>
        </w:rPr>
        <w:t>개인사업자</w:t>
      </w:r>
      <w:r w:rsidRPr="00CB2B3F">
        <w:rPr>
          <w:bCs/>
          <w:szCs w:val="22"/>
        </w:rPr>
        <w:t xml:space="preserve"> </w:t>
      </w:r>
      <w:r w:rsidRPr="00CB2B3F">
        <w:rPr>
          <w:bCs/>
          <w:szCs w:val="22"/>
        </w:rPr>
        <w:t>또는</w:t>
      </w:r>
      <w:r w:rsidRPr="00CB2B3F">
        <w:rPr>
          <w:bCs/>
          <w:szCs w:val="22"/>
        </w:rPr>
        <w:t xml:space="preserve"> </w:t>
      </w:r>
      <w:r w:rsidRPr="00CB2B3F">
        <w:rPr>
          <w:bCs/>
          <w:szCs w:val="22"/>
        </w:rPr>
        <w:t>법인인</w:t>
      </w:r>
      <w:r w:rsidRPr="00CB2B3F">
        <w:rPr>
          <w:bCs/>
          <w:szCs w:val="22"/>
        </w:rPr>
        <w:t xml:space="preserve"> “</w:t>
      </w:r>
      <w:proofErr w:type="spellStart"/>
      <w:r w:rsidRPr="00CB2B3F">
        <w:rPr>
          <w:bCs/>
          <w:szCs w:val="22"/>
        </w:rPr>
        <w:t>테크사</w:t>
      </w:r>
      <w:proofErr w:type="spellEnd"/>
      <w:r w:rsidRPr="00CB2B3F">
        <w:rPr>
          <w:bCs/>
          <w:szCs w:val="22"/>
        </w:rPr>
        <w:t>”</w:t>
      </w:r>
      <w:proofErr w:type="spellStart"/>
      <w:r w:rsidRPr="00CB2B3F">
        <w:rPr>
          <w:bCs/>
          <w:szCs w:val="22"/>
        </w:rPr>
        <w:t>에</w:t>
      </w:r>
      <w:proofErr w:type="spellEnd"/>
      <w:r w:rsidRPr="00CB2B3F">
        <w:rPr>
          <w:bCs/>
          <w:szCs w:val="22"/>
        </w:rPr>
        <w:t xml:space="preserve"> </w:t>
      </w:r>
      <w:r w:rsidRPr="00CB2B3F">
        <w:rPr>
          <w:bCs/>
          <w:szCs w:val="22"/>
        </w:rPr>
        <w:t>시공</w:t>
      </w:r>
      <w:r w:rsidRPr="00CB2B3F">
        <w:rPr>
          <w:bCs/>
          <w:szCs w:val="22"/>
        </w:rPr>
        <w:t xml:space="preserve"> </w:t>
      </w:r>
      <w:r w:rsidRPr="00CB2B3F">
        <w:rPr>
          <w:bCs/>
          <w:szCs w:val="22"/>
        </w:rPr>
        <w:t>업무를</w:t>
      </w:r>
      <w:r w:rsidRPr="00CB2B3F">
        <w:rPr>
          <w:bCs/>
          <w:szCs w:val="22"/>
        </w:rPr>
        <w:t xml:space="preserve"> </w:t>
      </w:r>
      <w:r w:rsidRPr="00CB2B3F">
        <w:rPr>
          <w:bCs/>
          <w:szCs w:val="22"/>
        </w:rPr>
        <w:t>위탁하면</w:t>
      </w:r>
      <w:r w:rsidRPr="00CB2B3F">
        <w:rPr>
          <w:bCs/>
          <w:szCs w:val="22"/>
        </w:rPr>
        <w:t xml:space="preserve"> </w:t>
      </w:r>
      <w:r w:rsidRPr="00CB2B3F">
        <w:rPr>
          <w:bCs/>
          <w:szCs w:val="22"/>
        </w:rPr>
        <w:t>그</w:t>
      </w:r>
      <w:r w:rsidRPr="00CB2B3F">
        <w:rPr>
          <w:bCs/>
          <w:szCs w:val="22"/>
        </w:rPr>
        <w:t xml:space="preserve"> </w:t>
      </w:r>
      <w:proofErr w:type="spellStart"/>
      <w:r w:rsidRPr="00CB2B3F">
        <w:rPr>
          <w:bCs/>
          <w:szCs w:val="22"/>
        </w:rPr>
        <w:t>테크사가</w:t>
      </w:r>
      <w:proofErr w:type="spellEnd"/>
      <w:r w:rsidRPr="00CB2B3F">
        <w:rPr>
          <w:bCs/>
          <w:szCs w:val="22"/>
        </w:rPr>
        <w:t xml:space="preserve"> </w:t>
      </w:r>
      <w:r w:rsidRPr="00CB2B3F">
        <w:rPr>
          <w:bCs/>
          <w:szCs w:val="22"/>
        </w:rPr>
        <w:t>기사들에게</w:t>
      </w:r>
      <w:r w:rsidRPr="00CB2B3F">
        <w:rPr>
          <w:bCs/>
          <w:szCs w:val="22"/>
        </w:rPr>
        <w:t xml:space="preserve"> </w:t>
      </w:r>
      <w:r w:rsidRPr="00CB2B3F">
        <w:rPr>
          <w:bCs/>
          <w:szCs w:val="22"/>
        </w:rPr>
        <w:t>이를</w:t>
      </w:r>
      <w:r w:rsidRPr="00CB2B3F">
        <w:rPr>
          <w:bCs/>
          <w:szCs w:val="22"/>
        </w:rPr>
        <w:t xml:space="preserve"> </w:t>
      </w:r>
      <w:proofErr w:type="spellStart"/>
      <w:r w:rsidRPr="00CB2B3F">
        <w:rPr>
          <w:bCs/>
          <w:szCs w:val="22"/>
        </w:rPr>
        <w:t>재위탁하는</w:t>
      </w:r>
      <w:proofErr w:type="spellEnd"/>
      <w:r w:rsidRPr="00CB2B3F">
        <w:rPr>
          <w:bCs/>
          <w:szCs w:val="22"/>
        </w:rPr>
        <w:t xml:space="preserve"> </w:t>
      </w:r>
      <w:r w:rsidRPr="00CB2B3F">
        <w:rPr>
          <w:bCs/>
          <w:szCs w:val="22"/>
        </w:rPr>
        <w:t>구조임</w:t>
      </w:r>
      <w:r w:rsidRPr="00CB2B3F">
        <w:rPr>
          <w:bCs/>
          <w:szCs w:val="22"/>
        </w:rPr>
        <w:t xml:space="preserve">. </w:t>
      </w:r>
      <w:r w:rsidRPr="00CB2B3F">
        <w:rPr>
          <w:bCs/>
          <w:szCs w:val="22"/>
        </w:rPr>
        <w:t>답변에</w:t>
      </w:r>
      <w:r w:rsidRPr="00CB2B3F">
        <w:rPr>
          <w:bCs/>
          <w:szCs w:val="22"/>
        </w:rPr>
        <w:t xml:space="preserve"> </w:t>
      </w:r>
      <w:r w:rsidRPr="00CB2B3F">
        <w:rPr>
          <w:bCs/>
          <w:szCs w:val="22"/>
        </w:rPr>
        <w:t>배송</w:t>
      </w:r>
      <w:r w:rsidRPr="00CB2B3F">
        <w:rPr>
          <w:bCs/>
          <w:szCs w:val="22"/>
        </w:rPr>
        <w:t>∙</w:t>
      </w:r>
      <w:r w:rsidRPr="00CB2B3F">
        <w:rPr>
          <w:bCs/>
          <w:szCs w:val="22"/>
        </w:rPr>
        <w:t>설치</w:t>
      </w:r>
      <w:r w:rsidRPr="00CB2B3F">
        <w:rPr>
          <w:bCs/>
          <w:szCs w:val="22"/>
        </w:rPr>
        <w:t>(</w:t>
      </w:r>
      <w:r w:rsidRPr="00CB2B3F">
        <w:rPr>
          <w:bCs/>
          <w:szCs w:val="22"/>
        </w:rPr>
        <w:t>시공</w:t>
      </w:r>
      <w:r w:rsidRPr="00CB2B3F">
        <w:rPr>
          <w:bCs/>
          <w:szCs w:val="22"/>
        </w:rPr>
        <w:t xml:space="preserve">) </w:t>
      </w:r>
      <w:r w:rsidRPr="00CB2B3F">
        <w:rPr>
          <w:bCs/>
          <w:szCs w:val="22"/>
        </w:rPr>
        <w:t>업무에</w:t>
      </w:r>
      <w:r w:rsidRPr="00CB2B3F">
        <w:rPr>
          <w:bCs/>
          <w:szCs w:val="22"/>
        </w:rPr>
        <w:t xml:space="preserve"> </w:t>
      </w:r>
      <w:r w:rsidRPr="00CB2B3F">
        <w:rPr>
          <w:bCs/>
          <w:szCs w:val="22"/>
        </w:rPr>
        <w:t>관하여는</w:t>
      </w:r>
      <w:r w:rsidRPr="00CB2B3F">
        <w:rPr>
          <w:bCs/>
          <w:szCs w:val="22"/>
        </w:rPr>
        <w:t xml:space="preserve"> </w:t>
      </w:r>
      <w:r w:rsidRPr="00CB2B3F">
        <w:rPr>
          <w:bCs/>
          <w:szCs w:val="22"/>
        </w:rPr>
        <w:t>수행</w:t>
      </w:r>
      <w:r w:rsidRPr="00CB2B3F">
        <w:rPr>
          <w:bCs/>
          <w:szCs w:val="22"/>
        </w:rPr>
        <w:t xml:space="preserve"> </w:t>
      </w:r>
      <w:r w:rsidRPr="00CB2B3F">
        <w:rPr>
          <w:bCs/>
          <w:szCs w:val="22"/>
        </w:rPr>
        <w:t>업무</w:t>
      </w:r>
      <w:r w:rsidRPr="00CB2B3F">
        <w:rPr>
          <w:bCs/>
          <w:szCs w:val="22"/>
        </w:rPr>
        <w:t xml:space="preserve"> </w:t>
      </w:r>
      <w:r w:rsidRPr="00CB2B3F">
        <w:rPr>
          <w:bCs/>
          <w:szCs w:val="22"/>
        </w:rPr>
        <w:t>건</w:t>
      </w:r>
      <w:r w:rsidRPr="00CB2B3F">
        <w:rPr>
          <w:bCs/>
          <w:szCs w:val="22"/>
        </w:rPr>
        <w:t xml:space="preserve"> </w:t>
      </w:r>
      <w:r w:rsidRPr="00CB2B3F">
        <w:rPr>
          <w:bCs/>
          <w:szCs w:val="22"/>
        </w:rPr>
        <w:t>수에</w:t>
      </w:r>
      <w:r w:rsidRPr="00CB2B3F">
        <w:rPr>
          <w:bCs/>
          <w:szCs w:val="22"/>
        </w:rPr>
        <w:t xml:space="preserve"> </w:t>
      </w:r>
      <w:r w:rsidRPr="00CB2B3F">
        <w:rPr>
          <w:bCs/>
          <w:szCs w:val="22"/>
        </w:rPr>
        <w:t>단가를</w:t>
      </w:r>
      <w:r w:rsidRPr="00CB2B3F">
        <w:rPr>
          <w:bCs/>
          <w:szCs w:val="22"/>
        </w:rPr>
        <w:t xml:space="preserve"> </w:t>
      </w:r>
      <w:r w:rsidRPr="00CB2B3F">
        <w:rPr>
          <w:bCs/>
          <w:szCs w:val="22"/>
        </w:rPr>
        <w:t>곱한</w:t>
      </w:r>
      <w:r w:rsidRPr="00CB2B3F">
        <w:rPr>
          <w:bCs/>
          <w:szCs w:val="22"/>
        </w:rPr>
        <w:t xml:space="preserve"> </w:t>
      </w:r>
      <w:r w:rsidRPr="00CB2B3F">
        <w:rPr>
          <w:bCs/>
          <w:szCs w:val="22"/>
        </w:rPr>
        <w:t>수수료가</w:t>
      </w:r>
      <w:r w:rsidRPr="00CB2B3F">
        <w:rPr>
          <w:bCs/>
          <w:szCs w:val="22"/>
        </w:rPr>
        <w:t xml:space="preserve"> </w:t>
      </w:r>
      <w:r w:rsidRPr="00CB2B3F">
        <w:rPr>
          <w:bCs/>
          <w:szCs w:val="22"/>
        </w:rPr>
        <w:t>지급됨</w:t>
      </w:r>
      <w:r w:rsidRPr="00CB2B3F">
        <w:rPr>
          <w:bCs/>
          <w:szCs w:val="22"/>
        </w:rPr>
        <w:t xml:space="preserve">. </w:t>
      </w:r>
    </w:p>
    <w:p w14:paraId="7F5ED534" w14:textId="77777777" w:rsidR="00026A7E" w:rsidRPr="00CB2B3F" w:rsidRDefault="00026A7E" w:rsidP="00026A7E">
      <w:pPr>
        <w:numPr>
          <w:ilvl w:val="0"/>
          <w:numId w:val="59"/>
        </w:numPr>
        <w:spacing w:after="240" w:line="350" w:lineRule="atLeast"/>
        <w:rPr>
          <w:bCs/>
          <w:szCs w:val="22"/>
          <w:u w:val="single"/>
        </w:rPr>
      </w:pPr>
      <w:r w:rsidRPr="00CB2B3F">
        <w:rPr>
          <w:bCs/>
          <w:szCs w:val="22"/>
          <w:u w:val="single"/>
        </w:rPr>
        <w:t>한샘개발</w:t>
      </w:r>
    </w:p>
    <w:p w14:paraId="74262E7D" w14:textId="77777777" w:rsidR="00026A7E" w:rsidRDefault="00026A7E" w:rsidP="00026A7E">
      <w:pPr>
        <w:spacing w:after="240" w:line="350" w:lineRule="atLeast"/>
        <w:ind w:left="1361"/>
        <w:rPr>
          <w:bCs/>
          <w:szCs w:val="22"/>
        </w:rPr>
      </w:pPr>
      <w:r w:rsidRPr="00CB2B3F">
        <w:rPr>
          <w:bCs/>
          <w:szCs w:val="22"/>
        </w:rPr>
        <w:t>제공된</w:t>
      </w:r>
      <w:r w:rsidRPr="00CB2B3F">
        <w:rPr>
          <w:bCs/>
          <w:szCs w:val="22"/>
        </w:rPr>
        <w:t xml:space="preserve"> </w:t>
      </w:r>
      <w:r w:rsidRPr="00CB2B3F">
        <w:rPr>
          <w:bCs/>
          <w:szCs w:val="22"/>
        </w:rPr>
        <w:t>근로계약</w:t>
      </w:r>
      <w:r w:rsidRPr="00CB2B3F">
        <w:rPr>
          <w:bCs/>
          <w:szCs w:val="22"/>
        </w:rPr>
        <w:t xml:space="preserve"> </w:t>
      </w:r>
      <w:r w:rsidRPr="00CB2B3F">
        <w:rPr>
          <w:bCs/>
          <w:szCs w:val="22"/>
        </w:rPr>
        <w:t>외</w:t>
      </w:r>
      <w:r w:rsidRPr="00CB2B3F">
        <w:rPr>
          <w:bCs/>
          <w:szCs w:val="22"/>
        </w:rPr>
        <w:t xml:space="preserve"> </w:t>
      </w:r>
      <w:r w:rsidRPr="00CB2B3F">
        <w:rPr>
          <w:bCs/>
          <w:szCs w:val="22"/>
        </w:rPr>
        <w:t>계약현황</w:t>
      </w:r>
      <w:r w:rsidRPr="00CB2B3F">
        <w:rPr>
          <w:bCs/>
          <w:szCs w:val="22"/>
        </w:rPr>
        <w:t xml:space="preserve"> </w:t>
      </w:r>
      <w:r w:rsidRPr="00CB2B3F">
        <w:rPr>
          <w:bCs/>
          <w:szCs w:val="22"/>
        </w:rPr>
        <w:t>자료에</w:t>
      </w:r>
      <w:r w:rsidRPr="00CB2B3F">
        <w:rPr>
          <w:bCs/>
          <w:szCs w:val="22"/>
        </w:rPr>
        <w:t xml:space="preserve"> </w:t>
      </w:r>
      <w:r w:rsidRPr="00CB2B3F">
        <w:rPr>
          <w:bCs/>
          <w:szCs w:val="22"/>
        </w:rPr>
        <w:t>의하면</w:t>
      </w:r>
      <w:r w:rsidRPr="00CB2B3F">
        <w:rPr>
          <w:bCs/>
          <w:szCs w:val="22"/>
        </w:rPr>
        <w:t xml:space="preserve"> </w:t>
      </w:r>
      <w:r w:rsidRPr="00CB2B3F">
        <w:rPr>
          <w:bCs/>
          <w:szCs w:val="22"/>
        </w:rPr>
        <w:t>한샘개발은</w:t>
      </w:r>
      <w:r w:rsidRPr="00CB2B3F">
        <w:rPr>
          <w:bCs/>
          <w:szCs w:val="22"/>
        </w:rPr>
        <w:t xml:space="preserve"> </w:t>
      </w:r>
      <w:r w:rsidRPr="00CB2B3F">
        <w:rPr>
          <w:bCs/>
          <w:szCs w:val="22"/>
        </w:rPr>
        <w:t>과거</w:t>
      </w:r>
      <w:r w:rsidRPr="00CB2B3F">
        <w:rPr>
          <w:bCs/>
          <w:szCs w:val="22"/>
        </w:rPr>
        <w:t xml:space="preserve"> </w:t>
      </w:r>
      <w:r w:rsidRPr="00CB2B3F">
        <w:rPr>
          <w:bCs/>
          <w:szCs w:val="22"/>
        </w:rPr>
        <w:t>프리랜서들과</w:t>
      </w:r>
      <w:r w:rsidRPr="00CB2B3F">
        <w:rPr>
          <w:bCs/>
          <w:szCs w:val="22"/>
        </w:rPr>
        <w:t xml:space="preserve"> </w:t>
      </w:r>
      <w:r w:rsidRPr="00CB2B3F">
        <w:rPr>
          <w:bCs/>
          <w:szCs w:val="22"/>
        </w:rPr>
        <w:t>계약을</w:t>
      </w:r>
      <w:r w:rsidRPr="00CB2B3F">
        <w:rPr>
          <w:bCs/>
          <w:szCs w:val="22"/>
        </w:rPr>
        <w:t xml:space="preserve"> </w:t>
      </w:r>
      <w:r w:rsidRPr="00CB2B3F">
        <w:rPr>
          <w:bCs/>
          <w:szCs w:val="22"/>
        </w:rPr>
        <w:t>체결하고</w:t>
      </w:r>
      <w:r w:rsidRPr="00CB2B3F">
        <w:rPr>
          <w:bCs/>
          <w:szCs w:val="22"/>
        </w:rPr>
        <w:t xml:space="preserve"> </w:t>
      </w:r>
      <w:r w:rsidRPr="00CB2B3F">
        <w:rPr>
          <w:bCs/>
          <w:szCs w:val="22"/>
        </w:rPr>
        <w:t>사업장</w:t>
      </w:r>
      <w:r w:rsidRPr="00CB2B3F">
        <w:rPr>
          <w:bCs/>
          <w:szCs w:val="22"/>
        </w:rPr>
        <w:t xml:space="preserve"> </w:t>
      </w:r>
      <w:r w:rsidRPr="00CB2B3F">
        <w:rPr>
          <w:bCs/>
          <w:szCs w:val="22"/>
        </w:rPr>
        <w:t>모니터링평가</w:t>
      </w:r>
      <w:r w:rsidRPr="00CB2B3F">
        <w:rPr>
          <w:bCs/>
          <w:szCs w:val="22"/>
        </w:rPr>
        <w:t xml:space="preserve"> </w:t>
      </w:r>
      <w:r w:rsidRPr="00CB2B3F">
        <w:rPr>
          <w:bCs/>
          <w:szCs w:val="22"/>
        </w:rPr>
        <w:t>업무</w:t>
      </w:r>
      <w:r w:rsidRPr="00CB2B3F">
        <w:rPr>
          <w:bCs/>
          <w:szCs w:val="22"/>
        </w:rPr>
        <w:t>(26</w:t>
      </w:r>
      <w:r w:rsidRPr="00CB2B3F">
        <w:rPr>
          <w:bCs/>
          <w:szCs w:val="22"/>
        </w:rPr>
        <w:t>명</w:t>
      </w:r>
      <w:r w:rsidRPr="00CB2B3F">
        <w:rPr>
          <w:bCs/>
          <w:szCs w:val="22"/>
        </w:rPr>
        <w:t xml:space="preserve">) </w:t>
      </w:r>
      <w:r w:rsidRPr="00CB2B3F">
        <w:rPr>
          <w:bCs/>
          <w:szCs w:val="22"/>
        </w:rPr>
        <w:t>및</w:t>
      </w:r>
      <w:r w:rsidRPr="00CB2B3F">
        <w:rPr>
          <w:bCs/>
          <w:szCs w:val="22"/>
        </w:rPr>
        <w:t xml:space="preserve"> </w:t>
      </w:r>
      <w:proofErr w:type="spellStart"/>
      <w:r w:rsidRPr="00CB2B3F">
        <w:rPr>
          <w:bCs/>
          <w:szCs w:val="22"/>
        </w:rPr>
        <w:t>구미동</w:t>
      </w:r>
      <w:proofErr w:type="spellEnd"/>
      <w:r w:rsidRPr="00CB2B3F">
        <w:rPr>
          <w:bCs/>
          <w:szCs w:val="22"/>
        </w:rPr>
        <w:t xml:space="preserve"> </w:t>
      </w:r>
      <w:r w:rsidRPr="00CB2B3F">
        <w:rPr>
          <w:bCs/>
          <w:szCs w:val="22"/>
        </w:rPr>
        <w:t>타운하우스</w:t>
      </w:r>
      <w:r w:rsidRPr="00CB2B3F">
        <w:rPr>
          <w:bCs/>
          <w:szCs w:val="22"/>
        </w:rPr>
        <w:t xml:space="preserve"> </w:t>
      </w:r>
      <w:r w:rsidRPr="00CB2B3F">
        <w:rPr>
          <w:bCs/>
          <w:szCs w:val="22"/>
        </w:rPr>
        <w:t>분양상담</w:t>
      </w:r>
      <w:r w:rsidRPr="00CB2B3F">
        <w:rPr>
          <w:bCs/>
          <w:szCs w:val="22"/>
        </w:rPr>
        <w:t xml:space="preserve"> </w:t>
      </w:r>
      <w:r w:rsidRPr="00CB2B3F">
        <w:rPr>
          <w:bCs/>
          <w:szCs w:val="22"/>
        </w:rPr>
        <w:t>및</w:t>
      </w:r>
      <w:r w:rsidRPr="00CB2B3F">
        <w:rPr>
          <w:bCs/>
          <w:szCs w:val="22"/>
        </w:rPr>
        <w:t xml:space="preserve"> </w:t>
      </w:r>
      <w:r w:rsidRPr="00CB2B3F">
        <w:rPr>
          <w:bCs/>
          <w:szCs w:val="22"/>
        </w:rPr>
        <w:t>체결관련</w:t>
      </w:r>
      <w:r w:rsidRPr="00CB2B3F">
        <w:rPr>
          <w:bCs/>
          <w:szCs w:val="22"/>
        </w:rPr>
        <w:t xml:space="preserve"> </w:t>
      </w:r>
      <w:r w:rsidRPr="00CB2B3F">
        <w:rPr>
          <w:bCs/>
          <w:szCs w:val="22"/>
        </w:rPr>
        <w:t>업무</w:t>
      </w:r>
      <w:r w:rsidRPr="00CB2B3F">
        <w:rPr>
          <w:bCs/>
          <w:szCs w:val="22"/>
        </w:rPr>
        <w:t>(6</w:t>
      </w:r>
      <w:r w:rsidRPr="00CB2B3F">
        <w:rPr>
          <w:bCs/>
          <w:szCs w:val="22"/>
        </w:rPr>
        <w:t>명</w:t>
      </w:r>
      <w:r w:rsidRPr="00CB2B3F">
        <w:rPr>
          <w:bCs/>
          <w:szCs w:val="22"/>
        </w:rPr>
        <w:t xml:space="preserve">) </w:t>
      </w:r>
      <w:r w:rsidRPr="00CB2B3F">
        <w:rPr>
          <w:bCs/>
          <w:szCs w:val="22"/>
        </w:rPr>
        <w:t>용역을</w:t>
      </w:r>
      <w:r w:rsidRPr="00CB2B3F">
        <w:rPr>
          <w:bCs/>
          <w:szCs w:val="22"/>
        </w:rPr>
        <w:t xml:space="preserve"> </w:t>
      </w:r>
      <w:r w:rsidRPr="00CB2B3F">
        <w:rPr>
          <w:bCs/>
          <w:szCs w:val="22"/>
        </w:rPr>
        <w:t>제공받</w:t>
      </w:r>
      <w:r>
        <w:rPr>
          <w:rFonts w:hint="eastAsia"/>
          <w:bCs/>
          <w:szCs w:val="22"/>
        </w:rPr>
        <w:t>았음</w:t>
      </w:r>
      <w:r>
        <w:rPr>
          <w:rFonts w:hint="eastAsia"/>
          <w:bCs/>
          <w:szCs w:val="22"/>
        </w:rPr>
        <w:t>.</w:t>
      </w:r>
      <w:r>
        <w:rPr>
          <w:bCs/>
          <w:szCs w:val="22"/>
        </w:rPr>
        <w:t xml:space="preserve"> </w:t>
      </w:r>
      <w:r>
        <w:rPr>
          <w:rFonts w:hint="eastAsia"/>
          <w:bCs/>
          <w:szCs w:val="22"/>
        </w:rPr>
        <w:t>답변에</w:t>
      </w:r>
      <w:r>
        <w:rPr>
          <w:rFonts w:hint="eastAsia"/>
          <w:bCs/>
          <w:szCs w:val="22"/>
        </w:rPr>
        <w:t xml:space="preserve"> </w:t>
      </w:r>
      <w:r>
        <w:rPr>
          <w:rFonts w:hint="eastAsia"/>
          <w:bCs/>
          <w:szCs w:val="22"/>
        </w:rPr>
        <w:t>의하면</w:t>
      </w:r>
      <w:r w:rsidRPr="00CB2B3F">
        <w:rPr>
          <w:bCs/>
          <w:szCs w:val="22"/>
        </w:rPr>
        <w:t xml:space="preserve"> </w:t>
      </w:r>
      <w:r>
        <w:rPr>
          <w:rFonts w:hint="eastAsia"/>
          <w:bCs/>
          <w:szCs w:val="22"/>
        </w:rPr>
        <w:t>대상회사는</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프리랜서들에</w:t>
      </w:r>
      <w:r>
        <w:rPr>
          <w:rFonts w:hint="eastAsia"/>
          <w:bCs/>
          <w:szCs w:val="22"/>
        </w:rPr>
        <w:t xml:space="preserve"> </w:t>
      </w:r>
      <w:r>
        <w:rPr>
          <w:rFonts w:hint="eastAsia"/>
          <w:bCs/>
          <w:szCs w:val="22"/>
        </w:rPr>
        <w:t>대한</w:t>
      </w:r>
      <w:r>
        <w:rPr>
          <w:rFonts w:hint="eastAsia"/>
          <w:bCs/>
          <w:szCs w:val="22"/>
        </w:rPr>
        <w:t xml:space="preserve"> </w:t>
      </w:r>
      <w:r>
        <w:rPr>
          <w:rFonts w:hint="eastAsia"/>
          <w:bCs/>
          <w:szCs w:val="22"/>
        </w:rPr>
        <w:t>근태관리를</w:t>
      </w:r>
      <w:r>
        <w:rPr>
          <w:rFonts w:hint="eastAsia"/>
          <w:bCs/>
          <w:szCs w:val="22"/>
        </w:rPr>
        <w:t xml:space="preserve"> </w:t>
      </w:r>
      <w:r>
        <w:rPr>
          <w:rFonts w:hint="eastAsia"/>
          <w:bCs/>
          <w:szCs w:val="22"/>
        </w:rPr>
        <w:t>하지</w:t>
      </w:r>
      <w:r>
        <w:rPr>
          <w:rFonts w:hint="eastAsia"/>
          <w:bCs/>
          <w:szCs w:val="22"/>
        </w:rPr>
        <w:t xml:space="preserve"> </w:t>
      </w:r>
      <w:r>
        <w:rPr>
          <w:rFonts w:hint="eastAsia"/>
          <w:bCs/>
          <w:szCs w:val="22"/>
        </w:rPr>
        <w:t>않았고</w:t>
      </w:r>
      <w:r>
        <w:rPr>
          <w:rFonts w:hint="eastAsia"/>
          <w:bCs/>
          <w:szCs w:val="22"/>
        </w:rPr>
        <w:t>,</w:t>
      </w:r>
      <w:r>
        <w:rPr>
          <w:bCs/>
          <w:szCs w:val="22"/>
        </w:rPr>
        <w:t xml:space="preserve"> </w:t>
      </w:r>
      <w:r>
        <w:rPr>
          <w:rFonts w:hint="eastAsia"/>
          <w:bCs/>
          <w:szCs w:val="22"/>
        </w:rPr>
        <w:t>업무</w:t>
      </w:r>
      <w:r>
        <w:rPr>
          <w:rFonts w:hint="eastAsia"/>
          <w:bCs/>
          <w:szCs w:val="22"/>
        </w:rPr>
        <w:t xml:space="preserve"> </w:t>
      </w:r>
      <w:r>
        <w:rPr>
          <w:rFonts w:hint="eastAsia"/>
          <w:bCs/>
          <w:szCs w:val="22"/>
        </w:rPr>
        <w:t>수행</w:t>
      </w:r>
      <w:r>
        <w:rPr>
          <w:rFonts w:hint="eastAsia"/>
          <w:bCs/>
          <w:szCs w:val="22"/>
        </w:rPr>
        <w:t xml:space="preserve"> </w:t>
      </w:r>
      <w:r>
        <w:rPr>
          <w:rFonts w:hint="eastAsia"/>
          <w:bCs/>
          <w:szCs w:val="22"/>
        </w:rPr>
        <w:t>건수에</w:t>
      </w:r>
      <w:r>
        <w:rPr>
          <w:rFonts w:hint="eastAsia"/>
          <w:bCs/>
          <w:szCs w:val="22"/>
        </w:rPr>
        <w:t xml:space="preserve"> </w:t>
      </w:r>
      <w:r>
        <w:rPr>
          <w:rFonts w:hint="eastAsia"/>
          <w:bCs/>
          <w:szCs w:val="22"/>
        </w:rPr>
        <w:t>따른</w:t>
      </w:r>
      <w:r>
        <w:rPr>
          <w:rFonts w:hint="eastAsia"/>
          <w:bCs/>
          <w:szCs w:val="22"/>
        </w:rPr>
        <w:t xml:space="preserve"> </w:t>
      </w:r>
      <w:r>
        <w:rPr>
          <w:rFonts w:hint="eastAsia"/>
          <w:bCs/>
          <w:szCs w:val="22"/>
        </w:rPr>
        <w:t>수수료를</w:t>
      </w:r>
      <w:r>
        <w:rPr>
          <w:rFonts w:hint="eastAsia"/>
          <w:bCs/>
          <w:szCs w:val="22"/>
        </w:rPr>
        <w:t xml:space="preserve"> </w:t>
      </w:r>
      <w:r>
        <w:rPr>
          <w:rFonts w:hint="eastAsia"/>
          <w:bCs/>
          <w:szCs w:val="22"/>
        </w:rPr>
        <w:t>지급하였음</w:t>
      </w:r>
      <w:r>
        <w:rPr>
          <w:rFonts w:hint="eastAsia"/>
          <w:bCs/>
          <w:szCs w:val="22"/>
        </w:rPr>
        <w:t>.</w:t>
      </w:r>
      <w:r>
        <w:rPr>
          <w:bCs/>
          <w:szCs w:val="22"/>
        </w:rPr>
        <w:t xml:space="preserve"> </w:t>
      </w:r>
    </w:p>
    <w:p w14:paraId="77D26253" w14:textId="77777777" w:rsidR="00026A7E" w:rsidRPr="00CB2B3F" w:rsidRDefault="00026A7E" w:rsidP="00026A7E">
      <w:pPr>
        <w:spacing w:after="240" w:line="350" w:lineRule="atLeast"/>
        <w:ind w:left="1361"/>
        <w:rPr>
          <w:bCs/>
          <w:szCs w:val="22"/>
        </w:rPr>
      </w:pPr>
      <w:r w:rsidRPr="00CB2B3F">
        <w:rPr>
          <w:bCs/>
          <w:szCs w:val="22"/>
        </w:rPr>
        <w:t>현재</w:t>
      </w:r>
      <w:r w:rsidRPr="00CB2B3F">
        <w:rPr>
          <w:bCs/>
          <w:szCs w:val="22"/>
        </w:rPr>
        <w:t xml:space="preserve"> </w:t>
      </w:r>
      <w:r w:rsidRPr="00CB2B3F">
        <w:rPr>
          <w:bCs/>
          <w:szCs w:val="22"/>
        </w:rPr>
        <w:t>한샘개발과</w:t>
      </w:r>
      <w:r w:rsidRPr="00CB2B3F">
        <w:rPr>
          <w:bCs/>
          <w:szCs w:val="22"/>
        </w:rPr>
        <w:t xml:space="preserve"> </w:t>
      </w:r>
      <w:r w:rsidRPr="00CB2B3F">
        <w:rPr>
          <w:bCs/>
          <w:szCs w:val="22"/>
        </w:rPr>
        <w:t>근로계약</w:t>
      </w:r>
      <w:r w:rsidRPr="00CB2B3F">
        <w:rPr>
          <w:bCs/>
          <w:szCs w:val="22"/>
        </w:rPr>
        <w:t xml:space="preserve"> </w:t>
      </w:r>
      <w:r w:rsidRPr="00CB2B3F">
        <w:rPr>
          <w:bCs/>
          <w:szCs w:val="22"/>
        </w:rPr>
        <w:t>이외의</w:t>
      </w:r>
      <w:r w:rsidRPr="00CB2B3F">
        <w:rPr>
          <w:bCs/>
          <w:szCs w:val="22"/>
        </w:rPr>
        <w:t xml:space="preserve"> </w:t>
      </w:r>
      <w:r w:rsidRPr="00CB2B3F">
        <w:rPr>
          <w:bCs/>
          <w:szCs w:val="22"/>
        </w:rPr>
        <w:t>계약에</w:t>
      </w:r>
      <w:r w:rsidRPr="00CB2B3F">
        <w:rPr>
          <w:bCs/>
          <w:szCs w:val="22"/>
        </w:rPr>
        <w:t xml:space="preserve"> </w:t>
      </w:r>
      <w:r w:rsidRPr="00CB2B3F">
        <w:rPr>
          <w:bCs/>
          <w:szCs w:val="22"/>
        </w:rPr>
        <w:t>따라</w:t>
      </w:r>
      <w:r w:rsidRPr="00CB2B3F">
        <w:rPr>
          <w:bCs/>
          <w:szCs w:val="22"/>
        </w:rPr>
        <w:t xml:space="preserve"> </w:t>
      </w:r>
      <w:r w:rsidRPr="00CB2B3F">
        <w:rPr>
          <w:bCs/>
          <w:szCs w:val="22"/>
        </w:rPr>
        <w:t>업무를</w:t>
      </w:r>
      <w:r w:rsidRPr="00CB2B3F">
        <w:rPr>
          <w:bCs/>
          <w:szCs w:val="22"/>
        </w:rPr>
        <w:t xml:space="preserve"> </w:t>
      </w:r>
      <w:r w:rsidRPr="00CB2B3F">
        <w:rPr>
          <w:bCs/>
          <w:szCs w:val="22"/>
        </w:rPr>
        <w:t>수행하거나</w:t>
      </w:r>
      <w:r w:rsidRPr="00CB2B3F">
        <w:rPr>
          <w:bCs/>
          <w:szCs w:val="22"/>
        </w:rPr>
        <w:t xml:space="preserve"> </w:t>
      </w:r>
      <w:r w:rsidRPr="00CB2B3F">
        <w:rPr>
          <w:bCs/>
          <w:szCs w:val="22"/>
        </w:rPr>
        <w:t>용역을</w:t>
      </w:r>
      <w:r w:rsidRPr="00CB2B3F">
        <w:rPr>
          <w:bCs/>
          <w:szCs w:val="22"/>
        </w:rPr>
        <w:t xml:space="preserve"> </w:t>
      </w:r>
      <w:r w:rsidRPr="00CB2B3F">
        <w:rPr>
          <w:bCs/>
          <w:szCs w:val="22"/>
        </w:rPr>
        <w:t>제공하는</w:t>
      </w:r>
      <w:r w:rsidRPr="00CB2B3F">
        <w:rPr>
          <w:bCs/>
          <w:szCs w:val="22"/>
        </w:rPr>
        <w:t xml:space="preserve"> </w:t>
      </w:r>
      <w:r w:rsidRPr="00CB2B3F">
        <w:rPr>
          <w:bCs/>
          <w:szCs w:val="22"/>
        </w:rPr>
        <w:t>사람은</w:t>
      </w:r>
      <w:r w:rsidRPr="00CB2B3F">
        <w:rPr>
          <w:bCs/>
          <w:szCs w:val="22"/>
        </w:rPr>
        <w:t xml:space="preserve"> </w:t>
      </w:r>
      <w:r w:rsidRPr="00CB2B3F">
        <w:rPr>
          <w:bCs/>
          <w:szCs w:val="22"/>
        </w:rPr>
        <w:t>없</w:t>
      </w:r>
      <w:r>
        <w:rPr>
          <w:rFonts w:hint="eastAsia"/>
          <w:bCs/>
          <w:szCs w:val="22"/>
        </w:rPr>
        <w:t>고</w:t>
      </w:r>
      <w:r>
        <w:rPr>
          <w:rFonts w:hint="eastAsia"/>
          <w:bCs/>
          <w:szCs w:val="22"/>
        </w:rPr>
        <w:t>,</w:t>
      </w:r>
      <w:r>
        <w:rPr>
          <w:bCs/>
          <w:szCs w:val="22"/>
        </w:rPr>
        <w:t xml:space="preserve"> </w:t>
      </w:r>
      <w:r>
        <w:rPr>
          <w:rFonts w:hint="eastAsia"/>
          <w:bCs/>
          <w:szCs w:val="22"/>
        </w:rPr>
        <w:t>다만</w:t>
      </w:r>
      <w:r>
        <w:rPr>
          <w:rFonts w:hint="eastAsia"/>
          <w:bCs/>
          <w:szCs w:val="22"/>
        </w:rPr>
        <w:t xml:space="preserve"> </w:t>
      </w:r>
      <w:r>
        <w:rPr>
          <w:rFonts w:hint="eastAsia"/>
          <w:bCs/>
          <w:szCs w:val="22"/>
        </w:rPr>
        <w:t>모니터링</w:t>
      </w:r>
      <w:r>
        <w:rPr>
          <w:rFonts w:hint="eastAsia"/>
          <w:bCs/>
          <w:szCs w:val="22"/>
        </w:rPr>
        <w:t xml:space="preserve"> </w:t>
      </w:r>
      <w:r>
        <w:rPr>
          <w:rFonts w:hint="eastAsia"/>
          <w:bCs/>
          <w:szCs w:val="22"/>
        </w:rPr>
        <w:t>평가는</w:t>
      </w:r>
      <w:r>
        <w:rPr>
          <w:rFonts w:hint="eastAsia"/>
          <w:bCs/>
          <w:szCs w:val="22"/>
        </w:rPr>
        <w:t xml:space="preserve"> </w:t>
      </w:r>
      <w:r>
        <w:rPr>
          <w:rFonts w:hint="eastAsia"/>
          <w:bCs/>
          <w:szCs w:val="22"/>
        </w:rPr>
        <w:t>분기별로</w:t>
      </w:r>
      <w:r>
        <w:rPr>
          <w:rFonts w:hint="eastAsia"/>
          <w:bCs/>
          <w:szCs w:val="22"/>
        </w:rPr>
        <w:t xml:space="preserve"> </w:t>
      </w:r>
      <w:r>
        <w:rPr>
          <w:rFonts w:hint="eastAsia"/>
          <w:bCs/>
          <w:szCs w:val="22"/>
        </w:rPr>
        <w:t>시행하면서</w:t>
      </w:r>
      <w:r>
        <w:rPr>
          <w:rFonts w:hint="eastAsia"/>
          <w:bCs/>
          <w:szCs w:val="22"/>
        </w:rPr>
        <w:t xml:space="preserve"> </w:t>
      </w:r>
      <w:r>
        <w:rPr>
          <w:rFonts w:hint="eastAsia"/>
          <w:bCs/>
          <w:szCs w:val="22"/>
        </w:rPr>
        <w:t>이를</w:t>
      </w:r>
      <w:r>
        <w:rPr>
          <w:rFonts w:hint="eastAsia"/>
          <w:bCs/>
          <w:szCs w:val="22"/>
        </w:rPr>
        <w:t xml:space="preserve"> </w:t>
      </w:r>
      <w:r>
        <w:rPr>
          <w:rFonts w:hint="eastAsia"/>
          <w:bCs/>
          <w:szCs w:val="22"/>
        </w:rPr>
        <w:t>프리랜서들에게</w:t>
      </w:r>
      <w:r>
        <w:rPr>
          <w:rFonts w:hint="eastAsia"/>
          <w:bCs/>
          <w:szCs w:val="22"/>
        </w:rPr>
        <w:t xml:space="preserve"> </w:t>
      </w:r>
      <w:r>
        <w:rPr>
          <w:rFonts w:hint="eastAsia"/>
          <w:bCs/>
          <w:szCs w:val="22"/>
        </w:rPr>
        <w:t>위탁하고</w:t>
      </w:r>
      <w:r>
        <w:rPr>
          <w:rFonts w:hint="eastAsia"/>
          <w:bCs/>
          <w:szCs w:val="22"/>
        </w:rPr>
        <w:t xml:space="preserve"> </w:t>
      </w:r>
      <w:r>
        <w:rPr>
          <w:rFonts w:hint="eastAsia"/>
          <w:bCs/>
          <w:szCs w:val="22"/>
        </w:rPr>
        <w:t>있음</w:t>
      </w:r>
      <w:r w:rsidRPr="00CB2B3F">
        <w:rPr>
          <w:bCs/>
          <w:szCs w:val="22"/>
        </w:rPr>
        <w:t>.</w:t>
      </w:r>
    </w:p>
    <w:p w14:paraId="5D13002A" w14:textId="77777777" w:rsidR="00026A7E" w:rsidRPr="00CB2B3F" w:rsidRDefault="00026A7E" w:rsidP="00026A7E">
      <w:pPr>
        <w:spacing w:line="350" w:lineRule="atLeast"/>
        <w:ind w:left="454"/>
        <w:rPr>
          <w:bCs/>
          <w:szCs w:val="22"/>
        </w:rPr>
      </w:pPr>
    </w:p>
    <w:p w14:paraId="3CFA2865" w14:textId="77777777" w:rsidR="00026A7E" w:rsidRPr="00CB2B3F" w:rsidRDefault="00026A7E" w:rsidP="00026A7E">
      <w:pPr>
        <w:numPr>
          <w:ilvl w:val="0"/>
          <w:numId w:val="34"/>
        </w:numPr>
        <w:spacing w:after="240" w:line="350" w:lineRule="atLeast"/>
        <w:rPr>
          <w:b/>
          <w:bCs/>
          <w:szCs w:val="22"/>
        </w:rPr>
      </w:pPr>
      <w:r w:rsidRPr="00CB2B3F">
        <w:rPr>
          <w:b/>
          <w:bCs/>
          <w:szCs w:val="22"/>
        </w:rPr>
        <w:t>분석</w:t>
      </w:r>
    </w:p>
    <w:p w14:paraId="63EC7C10" w14:textId="77777777" w:rsidR="00026A7E" w:rsidRPr="00CB2B3F" w:rsidRDefault="00026A7E" w:rsidP="00026A7E">
      <w:pPr>
        <w:numPr>
          <w:ilvl w:val="0"/>
          <w:numId w:val="61"/>
        </w:numPr>
        <w:spacing w:after="240" w:line="350" w:lineRule="atLeast"/>
        <w:rPr>
          <w:bCs/>
          <w:szCs w:val="22"/>
          <w:u w:val="single"/>
        </w:rPr>
      </w:pPr>
      <w:r w:rsidRPr="00CB2B3F">
        <w:rPr>
          <w:bCs/>
          <w:szCs w:val="22"/>
          <w:u w:val="single"/>
        </w:rPr>
        <w:t>관련</w:t>
      </w:r>
      <w:r w:rsidRPr="00CB2B3F">
        <w:rPr>
          <w:bCs/>
          <w:szCs w:val="22"/>
          <w:u w:val="single"/>
        </w:rPr>
        <w:t xml:space="preserve"> </w:t>
      </w:r>
      <w:r w:rsidRPr="00CB2B3F">
        <w:rPr>
          <w:bCs/>
          <w:szCs w:val="22"/>
          <w:u w:val="single"/>
        </w:rPr>
        <w:t>법리</w:t>
      </w:r>
    </w:p>
    <w:p w14:paraId="026055B2" w14:textId="77777777" w:rsidR="00026A7E" w:rsidRPr="00CB2B3F" w:rsidRDefault="00026A7E" w:rsidP="00026A7E">
      <w:pPr>
        <w:spacing w:after="240" w:line="350" w:lineRule="atLeast"/>
        <w:ind w:left="1361"/>
        <w:rPr>
          <w:bCs/>
          <w:szCs w:val="22"/>
        </w:rPr>
      </w:pPr>
      <w:r w:rsidRPr="00CB2B3F">
        <w:rPr>
          <w:bCs/>
          <w:szCs w:val="22"/>
        </w:rPr>
        <w:t>계약의</w:t>
      </w:r>
      <w:r w:rsidRPr="00CB2B3F">
        <w:rPr>
          <w:bCs/>
          <w:szCs w:val="22"/>
        </w:rPr>
        <w:t xml:space="preserve"> </w:t>
      </w:r>
      <w:r w:rsidRPr="00CB2B3F">
        <w:rPr>
          <w:bCs/>
          <w:szCs w:val="22"/>
        </w:rPr>
        <w:t>형식을</w:t>
      </w:r>
      <w:r w:rsidRPr="00CB2B3F">
        <w:rPr>
          <w:bCs/>
          <w:szCs w:val="22"/>
        </w:rPr>
        <w:t xml:space="preserve"> </w:t>
      </w:r>
      <w:r w:rsidRPr="00CB2B3F">
        <w:rPr>
          <w:bCs/>
          <w:szCs w:val="22"/>
        </w:rPr>
        <w:t>불문하고</w:t>
      </w:r>
      <w:r w:rsidRPr="00CB2B3F">
        <w:rPr>
          <w:bCs/>
          <w:szCs w:val="22"/>
        </w:rPr>
        <w:t xml:space="preserve"> </w:t>
      </w:r>
      <w:r w:rsidRPr="00CB2B3F">
        <w:rPr>
          <w:bCs/>
          <w:szCs w:val="22"/>
        </w:rPr>
        <w:t>그</w:t>
      </w:r>
      <w:r w:rsidRPr="00CB2B3F">
        <w:rPr>
          <w:bCs/>
          <w:szCs w:val="22"/>
        </w:rPr>
        <w:t xml:space="preserve"> </w:t>
      </w:r>
      <w:r w:rsidRPr="00CB2B3F">
        <w:rPr>
          <w:bCs/>
          <w:szCs w:val="22"/>
        </w:rPr>
        <w:t>실질에</w:t>
      </w:r>
      <w:r w:rsidRPr="00CB2B3F">
        <w:rPr>
          <w:bCs/>
          <w:szCs w:val="22"/>
        </w:rPr>
        <w:t xml:space="preserve"> </w:t>
      </w:r>
      <w:r w:rsidRPr="00CB2B3F">
        <w:rPr>
          <w:bCs/>
          <w:szCs w:val="22"/>
        </w:rPr>
        <w:t>있어</w:t>
      </w:r>
      <w:r w:rsidRPr="00CB2B3F">
        <w:rPr>
          <w:bCs/>
          <w:szCs w:val="22"/>
        </w:rPr>
        <w:t xml:space="preserve"> </w:t>
      </w:r>
      <w:r w:rsidRPr="00CB2B3F">
        <w:rPr>
          <w:bCs/>
          <w:szCs w:val="22"/>
        </w:rPr>
        <w:t>임금을</w:t>
      </w:r>
      <w:r w:rsidRPr="00CB2B3F">
        <w:rPr>
          <w:bCs/>
          <w:szCs w:val="22"/>
        </w:rPr>
        <w:t xml:space="preserve"> </w:t>
      </w:r>
      <w:r w:rsidRPr="00CB2B3F">
        <w:rPr>
          <w:bCs/>
          <w:szCs w:val="22"/>
        </w:rPr>
        <w:t>목적으로</w:t>
      </w:r>
      <w:r w:rsidRPr="00CB2B3F">
        <w:rPr>
          <w:bCs/>
          <w:szCs w:val="22"/>
        </w:rPr>
        <w:t xml:space="preserve"> </w:t>
      </w:r>
      <w:r w:rsidRPr="00CB2B3F">
        <w:rPr>
          <w:bCs/>
          <w:szCs w:val="22"/>
        </w:rPr>
        <w:t>종속적인</w:t>
      </w:r>
      <w:r w:rsidRPr="00CB2B3F">
        <w:rPr>
          <w:bCs/>
          <w:szCs w:val="22"/>
        </w:rPr>
        <w:t xml:space="preserve"> </w:t>
      </w:r>
      <w:r w:rsidRPr="00CB2B3F">
        <w:rPr>
          <w:bCs/>
          <w:szCs w:val="22"/>
        </w:rPr>
        <w:t>관계에서</w:t>
      </w:r>
      <w:r w:rsidRPr="00CB2B3F">
        <w:rPr>
          <w:bCs/>
          <w:szCs w:val="22"/>
        </w:rPr>
        <w:t xml:space="preserve"> </w:t>
      </w:r>
      <w:r w:rsidRPr="00CB2B3F">
        <w:rPr>
          <w:bCs/>
          <w:szCs w:val="22"/>
        </w:rPr>
        <w:t>근로를</w:t>
      </w:r>
      <w:r w:rsidRPr="00CB2B3F">
        <w:rPr>
          <w:bCs/>
          <w:szCs w:val="22"/>
        </w:rPr>
        <w:t xml:space="preserve"> </w:t>
      </w:r>
      <w:r w:rsidRPr="00CB2B3F">
        <w:rPr>
          <w:bCs/>
          <w:szCs w:val="22"/>
        </w:rPr>
        <w:t>제공하였다면</w:t>
      </w:r>
      <w:r w:rsidRPr="00CB2B3F">
        <w:rPr>
          <w:bCs/>
          <w:szCs w:val="22"/>
        </w:rPr>
        <w:t xml:space="preserve"> </w:t>
      </w:r>
      <w:r w:rsidRPr="00CB2B3F">
        <w:rPr>
          <w:bCs/>
          <w:szCs w:val="22"/>
        </w:rPr>
        <w:t>근로기준법상</w:t>
      </w:r>
      <w:r w:rsidRPr="00CB2B3F">
        <w:rPr>
          <w:bCs/>
          <w:szCs w:val="22"/>
        </w:rPr>
        <w:t xml:space="preserve"> </w:t>
      </w:r>
      <w:r w:rsidRPr="00CB2B3F">
        <w:rPr>
          <w:bCs/>
          <w:szCs w:val="22"/>
        </w:rPr>
        <w:t>근로자로</w:t>
      </w:r>
      <w:r w:rsidRPr="00CB2B3F">
        <w:rPr>
          <w:bCs/>
          <w:szCs w:val="22"/>
        </w:rPr>
        <w:t xml:space="preserve"> </w:t>
      </w:r>
      <w:r w:rsidRPr="00CB2B3F">
        <w:rPr>
          <w:bCs/>
          <w:szCs w:val="22"/>
        </w:rPr>
        <w:t>인정될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 xml:space="preserve">. </w:t>
      </w:r>
      <w:r w:rsidRPr="00CB2B3F">
        <w:rPr>
          <w:bCs/>
          <w:szCs w:val="22"/>
        </w:rPr>
        <w:t>만약</w:t>
      </w:r>
      <w:r w:rsidRPr="00CB2B3F">
        <w:rPr>
          <w:bCs/>
          <w:szCs w:val="22"/>
        </w:rPr>
        <w:t xml:space="preserve"> </w:t>
      </w:r>
      <w:r w:rsidRPr="00CB2B3F">
        <w:rPr>
          <w:bCs/>
          <w:szCs w:val="22"/>
        </w:rPr>
        <w:t>개인사업자들이</w:t>
      </w:r>
      <w:r w:rsidRPr="00CB2B3F">
        <w:rPr>
          <w:bCs/>
          <w:szCs w:val="22"/>
        </w:rPr>
        <w:t xml:space="preserve"> </w:t>
      </w:r>
      <w:r w:rsidRPr="00CB2B3F">
        <w:rPr>
          <w:bCs/>
          <w:szCs w:val="22"/>
        </w:rPr>
        <w:lastRenderedPageBreak/>
        <w:t>대상회사의</w:t>
      </w:r>
      <w:r w:rsidRPr="00CB2B3F">
        <w:rPr>
          <w:bCs/>
          <w:szCs w:val="22"/>
        </w:rPr>
        <w:t xml:space="preserve"> </w:t>
      </w:r>
      <w:r w:rsidRPr="00CB2B3F">
        <w:rPr>
          <w:bCs/>
          <w:szCs w:val="22"/>
        </w:rPr>
        <w:t>근로자로</w:t>
      </w:r>
      <w:r w:rsidRPr="00CB2B3F">
        <w:rPr>
          <w:bCs/>
          <w:szCs w:val="22"/>
        </w:rPr>
        <w:t xml:space="preserve"> </w:t>
      </w:r>
      <w:r w:rsidRPr="00CB2B3F">
        <w:rPr>
          <w:bCs/>
          <w:szCs w:val="22"/>
        </w:rPr>
        <w:t>인정될</w:t>
      </w:r>
      <w:r w:rsidRPr="00CB2B3F">
        <w:rPr>
          <w:bCs/>
          <w:szCs w:val="22"/>
        </w:rPr>
        <w:t xml:space="preserve"> </w:t>
      </w:r>
      <w:r w:rsidRPr="00CB2B3F">
        <w:rPr>
          <w:bCs/>
          <w:szCs w:val="22"/>
        </w:rPr>
        <w:t>경우에는</w:t>
      </w:r>
      <w:r w:rsidRPr="00CB2B3F">
        <w:rPr>
          <w:bCs/>
          <w:szCs w:val="22"/>
        </w:rPr>
        <w:t xml:space="preserve"> </w:t>
      </w:r>
      <w:r w:rsidRPr="00CB2B3F">
        <w:rPr>
          <w:bCs/>
          <w:szCs w:val="22"/>
        </w:rPr>
        <w:t>해당</w:t>
      </w:r>
      <w:r w:rsidRPr="00CB2B3F">
        <w:rPr>
          <w:bCs/>
          <w:szCs w:val="22"/>
        </w:rPr>
        <w:t xml:space="preserve"> </w:t>
      </w:r>
      <w:r w:rsidRPr="00CB2B3F">
        <w:rPr>
          <w:bCs/>
          <w:szCs w:val="22"/>
        </w:rPr>
        <w:t>개인사업자들에게</w:t>
      </w:r>
      <w:r>
        <w:rPr>
          <w:rFonts w:hint="eastAsia"/>
          <w:bCs/>
          <w:szCs w:val="22"/>
        </w:rPr>
        <w:t xml:space="preserve"> </w:t>
      </w:r>
      <w:r w:rsidRPr="00CB2B3F">
        <w:rPr>
          <w:bCs/>
          <w:szCs w:val="22"/>
        </w:rPr>
        <w:t>대</w:t>
      </w:r>
      <w:r w:rsidRPr="00CB2B3F">
        <w:rPr>
          <w:bCs/>
          <w:szCs w:val="22"/>
        </w:rPr>
        <w:t xml:space="preserve"> </w:t>
      </w:r>
      <w:r w:rsidRPr="00CB2B3F">
        <w:rPr>
          <w:bCs/>
          <w:szCs w:val="22"/>
        </w:rPr>
        <w:t>보험을</w:t>
      </w:r>
      <w:r w:rsidRPr="00CB2B3F">
        <w:rPr>
          <w:bCs/>
          <w:szCs w:val="22"/>
        </w:rPr>
        <w:t xml:space="preserve"> </w:t>
      </w:r>
      <w:r w:rsidRPr="00CB2B3F">
        <w:rPr>
          <w:bCs/>
          <w:szCs w:val="22"/>
        </w:rPr>
        <w:t>적용하고</w:t>
      </w:r>
      <w:r w:rsidRPr="00CB2B3F">
        <w:rPr>
          <w:bCs/>
          <w:szCs w:val="22"/>
        </w:rPr>
        <w:t xml:space="preserve">, </w:t>
      </w:r>
      <w:r w:rsidRPr="00CB2B3F">
        <w:rPr>
          <w:bCs/>
          <w:szCs w:val="22"/>
        </w:rPr>
        <w:t>주휴수당</w:t>
      </w:r>
      <w:r w:rsidRPr="00CB2B3F">
        <w:rPr>
          <w:bCs/>
          <w:szCs w:val="22"/>
        </w:rPr>
        <w:t xml:space="preserve"> </w:t>
      </w:r>
      <w:r w:rsidRPr="00CB2B3F">
        <w:rPr>
          <w:bCs/>
          <w:szCs w:val="22"/>
        </w:rPr>
        <w:t>및</w:t>
      </w:r>
      <w:r w:rsidRPr="00CB2B3F">
        <w:rPr>
          <w:bCs/>
          <w:szCs w:val="22"/>
        </w:rPr>
        <w:t xml:space="preserve"> </w:t>
      </w:r>
      <w:r w:rsidRPr="00CB2B3F">
        <w:rPr>
          <w:bCs/>
          <w:szCs w:val="22"/>
        </w:rPr>
        <w:t>연차수당</w:t>
      </w:r>
      <w:r w:rsidRPr="00CB2B3F">
        <w:rPr>
          <w:bCs/>
          <w:szCs w:val="22"/>
        </w:rPr>
        <w:t xml:space="preserve"> </w:t>
      </w:r>
      <w:r w:rsidRPr="00CB2B3F">
        <w:rPr>
          <w:bCs/>
          <w:szCs w:val="22"/>
        </w:rPr>
        <w:t>등</w:t>
      </w:r>
      <w:r w:rsidRPr="00CB2B3F">
        <w:rPr>
          <w:bCs/>
          <w:szCs w:val="22"/>
        </w:rPr>
        <w:t xml:space="preserve"> </w:t>
      </w:r>
      <w:r w:rsidRPr="00CB2B3F">
        <w:rPr>
          <w:bCs/>
          <w:szCs w:val="22"/>
        </w:rPr>
        <w:t>법정수당을</w:t>
      </w:r>
      <w:r w:rsidRPr="00CB2B3F">
        <w:rPr>
          <w:bCs/>
          <w:szCs w:val="22"/>
        </w:rPr>
        <w:t xml:space="preserve"> </w:t>
      </w:r>
      <w:r w:rsidRPr="00CB2B3F">
        <w:rPr>
          <w:bCs/>
          <w:szCs w:val="22"/>
        </w:rPr>
        <w:t>지급해야</w:t>
      </w:r>
      <w:r w:rsidRPr="00CB2B3F">
        <w:rPr>
          <w:bCs/>
          <w:szCs w:val="22"/>
        </w:rPr>
        <w:t xml:space="preserve"> </w:t>
      </w:r>
      <w:r w:rsidRPr="00CB2B3F">
        <w:rPr>
          <w:bCs/>
          <w:szCs w:val="22"/>
        </w:rPr>
        <w:t>하며</w:t>
      </w:r>
      <w:r w:rsidRPr="00CB2B3F">
        <w:rPr>
          <w:bCs/>
          <w:szCs w:val="22"/>
        </w:rPr>
        <w:t xml:space="preserve">, </w:t>
      </w:r>
      <w:r w:rsidRPr="00CB2B3F">
        <w:rPr>
          <w:bCs/>
          <w:szCs w:val="22"/>
        </w:rPr>
        <w:t>퇴직금을</w:t>
      </w:r>
      <w:r w:rsidRPr="00CB2B3F">
        <w:rPr>
          <w:bCs/>
          <w:szCs w:val="22"/>
        </w:rPr>
        <w:t xml:space="preserve"> </w:t>
      </w:r>
      <w:r w:rsidRPr="00CB2B3F">
        <w:rPr>
          <w:bCs/>
          <w:szCs w:val="22"/>
        </w:rPr>
        <w:t>지급해야</w:t>
      </w:r>
      <w:r w:rsidRPr="00CB2B3F">
        <w:rPr>
          <w:bCs/>
          <w:szCs w:val="22"/>
        </w:rPr>
        <w:t xml:space="preserve"> </w:t>
      </w:r>
      <w:r w:rsidRPr="00CB2B3F">
        <w:rPr>
          <w:bCs/>
          <w:szCs w:val="22"/>
        </w:rPr>
        <w:t>하는</w:t>
      </w:r>
      <w:r w:rsidRPr="00CB2B3F">
        <w:rPr>
          <w:bCs/>
          <w:szCs w:val="22"/>
        </w:rPr>
        <w:t xml:space="preserve"> </w:t>
      </w:r>
      <w:r w:rsidRPr="00CB2B3F">
        <w:rPr>
          <w:bCs/>
          <w:szCs w:val="22"/>
        </w:rPr>
        <w:t>의무를</w:t>
      </w:r>
      <w:r w:rsidRPr="00CB2B3F">
        <w:rPr>
          <w:bCs/>
          <w:szCs w:val="22"/>
        </w:rPr>
        <w:t xml:space="preserve"> </w:t>
      </w:r>
      <w:r w:rsidRPr="00CB2B3F">
        <w:rPr>
          <w:bCs/>
          <w:szCs w:val="22"/>
        </w:rPr>
        <w:t>부담할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44C44603" w14:textId="77777777" w:rsidR="00026A7E" w:rsidRPr="00CB2B3F" w:rsidRDefault="00026A7E" w:rsidP="00026A7E">
      <w:pPr>
        <w:numPr>
          <w:ilvl w:val="0"/>
          <w:numId w:val="61"/>
        </w:numPr>
        <w:spacing w:after="240"/>
        <w:rPr>
          <w:bCs/>
          <w:szCs w:val="22"/>
          <w:u w:val="single"/>
        </w:rPr>
      </w:pPr>
      <w:r w:rsidRPr="00CB2B3F">
        <w:rPr>
          <w:bCs/>
          <w:szCs w:val="22"/>
          <w:u w:val="single"/>
        </w:rPr>
        <w:t>대상회사</w:t>
      </w:r>
    </w:p>
    <w:p w14:paraId="38BEAB59" w14:textId="77777777" w:rsidR="00026A7E" w:rsidRPr="00CB2B3F" w:rsidRDefault="00026A7E" w:rsidP="00026A7E">
      <w:pPr>
        <w:numPr>
          <w:ilvl w:val="0"/>
          <w:numId w:val="64"/>
        </w:numPr>
        <w:spacing w:after="240"/>
        <w:rPr>
          <w:bCs/>
          <w:szCs w:val="22"/>
        </w:rPr>
      </w:pPr>
      <w:r w:rsidRPr="00CB2B3F">
        <w:rPr>
          <w:bCs/>
          <w:szCs w:val="22"/>
        </w:rPr>
        <w:t>본건</w:t>
      </w:r>
      <w:r w:rsidRPr="00CB2B3F">
        <w:rPr>
          <w:bCs/>
          <w:szCs w:val="22"/>
        </w:rPr>
        <w:t xml:space="preserve"> </w:t>
      </w:r>
      <w:r w:rsidRPr="00CB2B3F">
        <w:rPr>
          <w:bCs/>
          <w:szCs w:val="22"/>
        </w:rPr>
        <w:t>거래</w:t>
      </w:r>
      <w:r w:rsidRPr="00CB2B3F">
        <w:rPr>
          <w:bCs/>
          <w:szCs w:val="22"/>
        </w:rPr>
        <w:t xml:space="preserve"> </w:t>
      </w:r>
      <w:r w:rsidRPr="00CB2B3F">
        <w:rPr>
          <w:bCs/>
          <w:szCs w:val="22"/>
        </w:rPr>
        <w:t>이후</w:t>
      </w:r>
      <w:r w:rsidRPr="00CB2B3F">
        <w:rPr>
          <w:bCs/>
          <w:szCs w:val="22"/>
        </w:rPr>
        <w:t xml:space="preserve"> </w:t>
      </w:r>
      <w:r w:rsidRPr="00CB2B3F">
        <w:rPr>
          <w:bCs/>
          <w:szCs w:val="22"/>
        </w:rPr>
        <w:t>고문에</w:t>
      </w:r>
      <w:r w:rsidRPr="00CB2B3F">
        <w:rPr>
          <w:bCs/>
          <w:szCs w:val="22"/>
        </w:rPr>
        <w:t xml:space="preserve"> </w:t>
      </w:r>
      <w:r w:rsidRPr="00CB2B3F">
        <w:rPr>
          <w:bCs/>
          <w:szCs w:val="22"/>
        </w:rPr>
        <w:t>대한</w:t>
      </w:r>
      <w:r w:rsidRPr="00CB2B3F">
        <w:rPr>
          <w:bCs/>
          <w:szCs w:val="22"/>
        </w:rPr>
        <w:t xml:space="preserve"> </w:t>
      </w:r>
      <w:proofErr w:type="spellStart"/>
      <w:r w:rsidRPr="00CB2B3F">
        <w:rPr>
          <w:bCs/>
          <w:szCs w:val="22"/>
        </w:rPr>
        <w:t>고문료</w:t>
      </w:r>
      <w:proofErr w:type="spellEnd"/>
      <w:r w:rsidRPr="00CB2B3F">
        <w:rPr>
          <w:bCs/>
          <w:szCs w:val="22"/>
        </w:rPr>
        <w:t xml:space="preserve"> </w:t>
      </w:r>
      <w:r w:rsidRPr="00CB2B3F">
        <w:rPr>
          <w:bCs/>
          <w:szCs w:val="22"/>
        </w:rPr>
        <w:t>지급의무</w:t>
      </w:r>
    </w:p>
    <w:p w14:paraId="05C0400A" w14:textId="77777777" w:rsidR="00026A7E" w:rsidRPr="00CB2B3F" w:rsidRDefault="00026A7E" w:rsidP="00026A7E">
      <w:pPr>
        <w:spacing w:after="240"/>
        <w:ind w:left="1815"/>
        <w:rPr>
          <w:bCs/>
          <w:szCs w:val="22"/>
        </w:rPr>
      </w:pPr>
      <w:r w:rsidRPr="00CB2B3F">
        <w:rPr>
          <w:bCs/>
          <w:szCs w:val="22"/>
        </w:rPr>
        <w:t>대상회사의</w:t>
      </w:r>
      <w:r w:rsidRPr="00CB2B3F">
        <w:rPr>
          <w:bCs/>
          <w:szCs w:val="22"/>
        </w:rPr>
        <w:t xml:space="preserve"> </w:t>
      </w:r>
      <w:r w:rsidRPr="00CB2B3F">
        <w:rPr>
          <w:bCs/>
          <w:szCs w:val="22"/>
        </w:rPr>
        <w:t>고문들의</w:t>
      </w:r>
      <w:r w:rsidRPr="00CB2B3F">
        <w:rPr>
          <w:bCs/>
          <w:szCs w:val="22"/>
        </w:rPr>
        <w:t xml:space="preserve"> </w:t>
      </w:r>
      <w:r w:rsidRPr="00CB2B3F">
        <w:rPr>
          <w:bCs/>
          <w:szCs w:val="22"/>
        </w:rPr>
        <w:t>경우</w:t>
      </w:r>
      <w:r w:rsidRPr="00CB2B3F">
        <w:rPr>
          <w:bCs/>
          <w:szCs w:val="22"/>
        </w:rPr>
        <w:t xml:space="preserve"> </w:t>
      </w:r>
      <w:r w:rsidRPr="00CB2B3F">
        <w:rPr>
          <w:bCs/>
          <w:szCs w:val="22"/>
        </w:rPr>
        <w:t>대상회사의</w:t>
      </w:r>
      <w:r w:rsidRPr="00CB2B3F">
        <w:rPr>
          <w:bCs/>
          <w:szCs w:val="22"/>
        </w:rPr>
        <w:t xml:space="preserve"> </w:t>
      </w:r>
      <w:r w:rsidRPr="00CB2B3F">
        <w:rPr>
          <w:bCs/>
          <w:szCs w:val="22"/>
        </w:rPr>
        <w:t>전직</w:t>
      </w:r>
      <w:r w:rsidRPr="00CB2B3F">
        <w:rPr>
          <w:bCs/>
          <w:szCs w:val="22"/>
        </w:rPr>
        <w:t xml:space="preserve"> </w:t>
      </w:r>
      <w:r w:rsidRPr="00CB2B3F">
        <w:rPr>
          <w:bCs/>
          <w:szCs w:val="22"/>
        </w:rPr>
        <w:t>임원</w:t>
      </w:r>
      <w:r w:rsidRPr="00CB2B3F">
        <w:rPr>
          <w:bCs/>
          <w:szCs w:val="22"/>
        </w:rPr>
        <w:t xml:space="preserve"> </w:t>
      </w:r>
      <w:r w:rsidRPr="00CB2B3F">
        <w:rPr>
          <w:bCs/>
          <w:szCs w:val="22"/>
        </w:rPr>
        <w:t>등이고</w:t>
      </w:r>
      <w:r w:rsidRPr="00CB2B3F">
        <w:rPr>
          <w:bCs/>
          <w:szCs w:val="22"/>
        </w:rPr>
        <w:t xml:space="preserve">, </w:t>
      </w:r>
      <w:r w:rsidRPr="00CB2B3F">
        <w:rPr>
          <w:bCs/>
          <w:szCs w:val="22"/>
        </w:rPr>
        <w:t>비상근</w:t>
      </w:r>
      <w:r w:rsidRPr="00CB2B3F">
        <w:rPr>
          <w:bCs/>
          <w:szCs w:val="22"/>
        </w:rPr>
        <w:t xml:space="preserve"> </w:t>
      </w:r>
      <w:r w:rsidRPr="00CB2B3F">
        <w:rPr>
          <w:bCs/>
          <w:szCs w:val="22"/>
        </w:rPr>
        <w:t>형태로</w:t>
      </w:r>
      <w:r w:rsidRPr="00CB2B3F">
        <w:rPr>
          <w:bCs/>
          <w:szCs w:val="22"/>
        </w:rPr>
        <w:t xml:space="preserve"> </w:t>
      </w:r>
      <w:r w:rsidRPr="00CB2B3F">
        <w:rPr>
          <w:bCs/>
          <w:szCs w:val="22"/>
        </w:rPr>
        <w:t>근무하면서</w:t>
      </w:r>
      <w:r w:rsidRPr="00CB2B3F">
        <w:rPr>
          <w:bCs/>
          <w:szCs w:val="22"/>
        </w:rPr>
        <w:t xml:space="preserve"> </w:t>
      </w:r>
      <w:r w:rsidRPr="00CB2B3F">
        <w:rPr>
          <w:bCs/>
          <w:szCs w:val="22"/>
        </w:rPr>
        <w:t>대부분</w:t>
      </w:r>
      <w:r w:rsidRPr="00CB2B3F">
        <w:rPr>
          <w:bCs/>
          <w:szCs w:val="22"/>
        </w:rPr>
        <w:t xml:space="preserve"> </w:t>
      </w:r>
      <w:r w:rsidRPr="00CB2B3F">
        <w:rPr>
          <w:bCs/>
          <w:szCs w:val="22"/>
        </w:rPr>
        <w:t>상당히</w:t>
      </w:r>
      <w:r w:rsidRPr="00CB2B3F">
        <w:rPr>
          <w:bCs/>
          <w:szCs w:val="22"/>
        </w:rPr>
        <w:t xml:space="preserve"> </w:t>
      </w:r>
      <w:r w:rsidRPr="00CB2B3F">
        <w:rPr>
          <w:bCs/>
          <w:szCs w:val="22"/>
        </w:rPr>
        <w:t>고액의</w:t>
      </w:r>
      <w:r w:rsidRPr="00CB2B3F">
        <w:rPr>
          <w:bCs/>
          <w:szCs w:val="22"/>
        </w:rPr>
        <w:t xml:space="preserve"> </w:t>
      </w:r>
      <w:proofErr w:type="spellStart"/>
      <w:r w:rsidRPr="00CB2B3F">
        <w:rPr>
          <w:bCs/>
          <w:szCs w:val="22"/>
        </w:rPr>
        <w:t>고문료를</w:t>
      </w:r>
      <w:proofErr w:type="spellEnd"/>
      <w:r w:rsidRPr="00CB2B3F">
        <w:rPr>
          <w:bCs/>
          <w:szCs w:val="22"/>
        </w:rPr>
        <w:t xml:space="preserve"> </w:t>
      </w:r>
      <w:r w:rsidRPr="00CB2B3F">
        <w:rPr>
          <w:bCs/>
          <w:szCs w:val="22"/>
        </w:rPr>
        <w:t>지급받았다는</w:t>
      </w:r>
      <w:r w:rsidRPr="00CB2B3F">
        <w:rPr>
          <w:bCs/>
          <w:szCs w:val="22"/>
        </w:rPr>
        <w:t xml:space="preserve"> </w:t>
      </w:r>
      <w:r w:rsidRPr="00CB2B3F">
        <w:rPr>
          <w:bCs/>
          <w:szCs w:val="22"/>
        </w:rPr>
        <w:t>점에서</w:t>
      </w:r>
      <w:r w:rsidRPr="00CB2B3F">
        <w:rPr>
          <w:bCs/>
          <w:szCs w:val="22"/>
        </w:rPr>
        <w:t xml:space="preserve"> </w:t>
      </w:r>
      <w:r w:rsidRPr="00CB2B3F">
        <w:rPr>
          <w:bCs/>
          <w:szCs w:val="22"/>
        </w:rPr>
        <w:t>대상회사의</w:t>
      </w:r>
      <w:r w:rsidRPr="00CB2B3F">
        <w:rPr>
          <w:bCs/>
          <w:szCs w:val="22"/>
        </w:rPr>
        <w:t xml:space="preserve"> </w:t>
      </w:r>
      <w:r w:rsidRPr="00CB2B3F">
        <w:rPr>
          <w:bCs/>
          <w:szCs w:val="22"/>
        </w:rPr>
        <w:t>근로자로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3B6576C8" w14:textId="77777777" w:rsidR="00026A7E" w:rsidRPr="00F8263C" w:rsidRDefault="00026A7E" w:rsidP="00026A7E">
      <w:pPr>
        <w:spacing w:after="240"/>
        <w:ind w:left="1815"/>
        <w:rPr>
          <w:bCs/>
          <w:spacing w:val="-2"/>
          <w:szCs w:val="22"/>
        </w:rPr>
      </w:pPr>
      <w:r w:rsidRPr="00F8263C">
        <w:rPr>
          <w:bCs/>
          <w:spacing w:val="-2"/>
          <w:szCs w:val="22"/>
        </w:rPr>
        <w:t>다만</w:t>
      </w:r>
      <w:r w:rsidRPr="00F8263C">
        <w:rPr>
          <w:bCs/>
          <w:spacing w:val="-2"/>
          <w:szCs w:val="22"/>
        </w:rPr>
        <w:t xml:space="preserve">, </w:t>
      </w:r>
      <w:r w:rsidRPr="00F8263C">
        <w:rPr>
          <w:bCs/>
          <w:spacing w:val="-2"/>
          <w:szCs w:val="22"/>
        </w:rPr>
        <w:t>대상회사의</w:t>
      </w:r>
      <w:r w:rsidRPr="00F8263C">
        <w:rPr>
          <w:bCs/>
          <w:spacing w:val="-2"/>
          <w:szCs w:val="22"/>
        </w:rPr>
        <w:t xml:space="preserve"> </w:t>
      </w:r>
      <w:r w:rsidRPr="00F8263C">
        <w:rPr>
          <w:bCs/>
          <w:spacing w:val="-2"/>
          <w:szCs w:val="22"/>
        </w:rPr>
        <w:t>고문들에</w:t>
      </w:r>
      <w:r w:rsidRPr="00F8263C">
        <w:rPr>
          <w:bCs/>
          <w:spacing w:val="-2"/>
          <w:szCs w:val="22"/>
        </w:rPr>
        <w:t xml:space="preserve"> </w:t>
      </w:r>
      <w:r w:rsidRPr="00F8263C">
        <w:rPr>
          <w:bCs/>
          <w:spacing w:val="-2"/>
          <w:szCs w:val="22"/>
        </w:rPr>
        <w:t>대한</w:t>
      </w:r>
      <w:r w:rsidRPr="00F8263C">
        <w:rPr>
          <w:bCs/>
          <w:spacing w:val="-2"/>
          <w:szCs w:val="22"/>
        </w:rPr>
        <w:t xml:space="preserve"> </w:t>
      </w:r>
      <w:r w:rsidRPr="00F8263C">
        <w:rPr>
          <w:bCs/>
          <w:spacing w:val="-2"/>
          <w:szCs w:val="22"/>
        </w:rPr>
        <w:t>계약해지</w:t>
      </w:r>
      <w:r w:rsidRPr="00F8263C">
        <w:rPr>
          <w:bCs/>
          <w:spacing w:val="-2"/>
          <w:szCs w:val="22"/>
        </w:rPr>
        <w:t xml:space="preserve"> </w:t>
      </w:r>
      <w:r w:rsidRPr="00F8263C">
        <w:rPr>
          <w:bCs/>
          <w:spacing w:val="-2"/>
          <w:szCs w:val="22"/>
        </w:rPr>
        <w:t>사유가</w:t>
      </w:r>
      <w:r w:rsidRPr="00F8263C">
        <w:rPr>
          <w:bCs/>
          <w:spacing w:val="-2"/>
          <w:szCs w:val="22"/>
        </w:rPr>
        <w:t xml:space="preserve"> </w:t>
      </w:r>
      <w:r w:rsidRPr="00F8263C">
        <w:rPr>
          <w:bCs/>
          <w:spacing w:val="-2"/>
          <w:szCs w:val="22"/>
        </w:rPr>
        <w:t>한정적으로</w:t>
      </w:r>
      <w:r w:rsidRPr="00F8263C">
        <w:rPr>
          <w:bCs/>
          <w:spacing w:val="-2"/>
          <w:szCs w:val="22"/>
        </w:rPr>
        <w:t xml:space="preserve"> </w:t>
      </w:r>
      <w:r w:rsidRPr="00F8263C">
        <w:rPr>
          <w:bCs/>
          <w:spacing w:val="-2"/>
          <w:szCs w:val="22"/>
        </w:rPr>
        <w:t>열거되어</w:t>
      </w:r>
      <w:r w:rsidRPr="00F8263C">
        <w:rPr>
          <w:bCs/>
          <w:spacing w:val="-2"/>
          <w:szCs w:val="22"/>
        </w:rPr>
        <w:t xml:space="preserve"> </w:t>
      </w:r>
      <w:r w:rsidRPr="00F8263C">
        <w:rPr>
          <w:bCs/>
          <w:spacing w:val="-2"/>
          <w:szCs w:val="22"/>
        </w:rPr>
        <w:t>있고</w:t>
      </w:r>
      <w:r w:rsidRPr="00F8263C">
        <w:rPr>
          <w:bCs/>
          <w:spacing w:val="-2"/>
          <w:szCs w:val="22"/>
        </w:rPr>
        <w:t xml:space="preserve">, </w:t>
      </w:r>
      <w:r w:rsidRPr="00F8263C">
        <w:rPr>
          <w:bCs/>
          <w:spacing w:val="-2"/>
          <w:szCs w:val="22"/>
        </w:rPr>
        <w:t>본건</w:t>
      </w:r>
      <w:r w:rsidRPr="00F8263C">
        <w:rPr>
          <w:bCs/>
          <w:spacing w:val="-2"/>
          <w:szCs w:val="22"/>
        </w:rPr>
        <w:t xml:space="preserve"> </w:t>
      </w:r>
      <w:r w:rsidRPr="00F8263C">
        <w:rPr>
          <w:bCs/>
          <w:spacing w:val="-2"/>
          <w:szCs w:val="22"/>
        </w:rPr>
        <w:t>거래는</w:t>
      </w:r>
      <w:r w:rsidRPr="00F8263C">
        <w:rPr>
          <w:bCs/>
          <w:spacing w:val="-2"/>
          <w:szCs w:val="22"/>
        </w:rPr>
        <w:t xml:space="preserve"> </w:t>
      </w:r>
      <w:r w:rsidRPr="00F8263C">
        <w:rPr>
          <w:bCs/>
          <w:spacing w:val="-2"/>
          <w:szCs w:val="22"/>
        </w:rPr>
        <w:t>계약해지</w:t>
      </w:r>
      <w:r w:rsidRPr="00F8263C">
        <w:rPr>
          <w:bCs/>
          <w:spacing w:val="-2"/>
          <w:szCs w:val="22"/>
        </w:rPr>
        <w:t xml:space="preserve"> </w:t>
      </w:r>
      <w:r w:rsidRPr="00F8263C">
        <w:rPr>
          <w:bCs/>
          <w:spacing w:val="-2"/>
          <w:szCs w:val="22"/>
        </w:rPr>
        <w:t>사유에</w:t>
      </w:r>
      <w:r w:rsidRPr="00F8263C">
        <w:rPr>
          <w:bCs/>
          <w:spacing w:val="-2"/>
          <w:szCs w:val="22"/>
        </w:rPr>
        <w:t xml:space="preserve"> </w:t>
      </w:r>
      <w:r w:rsidRPr="00F8263C">
        <w:rPr>
          <w:bCs/>
          <w:spacing w:val="-2"/>
          <w:szCs w:val="22"/>
        </w:rPr>
        <w:t>해당하기</w:t>
      </w:r>
      <w:r w:rsidRPr="00F8263C">
        <w:rPr>
          <w:bCs/>
          <w:spacing w:val="-2"/>
          <w:szCs w:val="22"/>
        </w:rPr>
        <w:t xml:space="preserve"> </w:t>
      </w:r>
      <w:r w:rsidRPr="00F8263C">
        <w:rPr>
          <w:bCs/>
          <w:spacing w:val="-2"/>
          <w:szCs w:val="22"/>
        </w:rPr>
        <w:t>어려울</w:t>
      </w:r>
      <w:r w:rsidRPr="00F8263C">
        <w:rPr>
          <w:bCs/>
          <w:spacing w:val="-2"/>
          <w:szCs w:val="22"/>
        </w:rPr>
        <w:t xml:space="preserve"> </w:t>
      </w:r>
      <w:r w:rsidRPr="00F8263C">
        <w:rPr>
          <w:bCs/>
          <w:spacing w:val="-2"/>
          <w:szCs w:val="22"/>
        </w:rPr>
        <w:t>것으로</w:t>
      </w:r>
      <w:r w:rsidRPr="00F8263C">
        <w:rPr>
          <w:bCs/>
          <w:spacing w:val="-2"/>
          <w:szCs w:val="22"/>
        </w:rPr>
        <w:t xml:space="preserve"> </w:t>
      </w:r>
      <w:proofErr w:type="spellStart"/>
      <w:r w:rsidRPr="00F8263C">
        <w:rPr>
          <w:bCs/>
          <w:spacing w:val="-2"/>
          <w:szCs w:val="22"/>
        </w:rPr>
        <w:t>보이는바</w:t>
      </w:r>
      <w:proofErr w:type="spellEnd"/>
      <w:r w:rsidRPr="00F8263C">
        <w:rPr>
          <w:bCs/>
          <w:spacing w:val="-2"/>
          <w:szCs w:val="22"/>
        </w:rPr>
        <w:t xml:space="preserve">, </w:t>
      </w:r>
      <w:r w:rsidRPr="00F8263C">
        <w:rPr>
          <w:bCs/>
          <w:spacing w:val="-2"/>
          <w:szCs w:val="22"/>
        </w:rPr>
        <w:t>대상회사는</w:t>
      </w:r>
      <w:r w:rsidRPr="00F8263C">
        <w:rPr>
          <w:bCs/>
          <w:spacing w:val="-2"/>
          <w:szCs w:val="22"/>
        </w:rPr>
        <w:t xml:space="preserve"> </w:t>
      </w:r>
      <w:r w:rsidRPr="00F8263C">
        <w:rPr>
          <w:bCs/>
          <w:spacing w:val="-2"/>
          <w:szCs w:val="22"/>
        </w:rPr>
        <w:t>본건</w:t>
      </w:r>
      <w:r w:rsidRPr="00F8263C">
        <w:rPr>
          <w:bCs/>
          <w:spacing w:val="-2"/>
          <w:szCs w:val="22"/>
        </w:rPr>
        <w:t xml:space="preserve"> </w:t>
      </w:r>
      <w:r w:rsidRPr="00F8263C">
        <w:rPr>
          <w:bCs/>
          <w:spacing w:val="-2"/>
          <w:szCs w:val="22"/>
        </w:rPr>
        <w:t>거래</w:t>
      </w:r>
      <w:r w:rsidRPr="00F8263C">
        <w:rPr>
          <w:bCs/>
          <w:spacing w:val="-2"/>
          <w:szCs w:val="22"/>
        </w:rPr>
        <w:t xml:space="preserve"> </w:t>
      </w:r>
      <w:r w:rsidRPr="00F8263C">
        <w:rPr>
          <w:bCs/>
          <w:spacing w:val="-2"/>
          <w:szCs w:val="22"/>
        </w:rPr>
        <w:t>이후에도</w:t>
      </w:r>
      <w:r w:rsidRPr="00F8263C">
        <w:rPr>
          <w:bCs/>
          <w:spacing w:val="-2"/>
          <w:szCs w:val="22"/>
        </w:rPr>
        <w:t xml:space="preserve"> </w:t>
      </w:r>
      <w:r w:rsidRPr="00F8263C">
        <w:rPr>
          <w:bCs/>
          <w:spacing w:val="-2"/>
          <w:szCs w:val="22"/>
        </w:rPr>
        <w:t>각</w:t>
      </w:r>
      <w:r w:rsidRPr="00F8263C">
        <w:rPr>
          <w:bCs/>
          <w:spacing w:val="-2"/>
          <w:szCs w:val="22"/>
        </w:rPr>
        <w:t xml:space="preserve"> </w:t>
      </w:r>
      <w:r w:rsidRPr="00F8263C">
        <w:rPr>
          <w:bCs/>
          <w:spacing w:val="-2"/>
          <w:szCs w:val="22"/>
        </w:rPr>
        <w:t>고문과</w:t>
      </w:r>
      <w:r w:rsidRPr="00F8263C">
        <w:rPr>
          <w:bCs/>
          <w:spacing w:val="-2"/>
          <w:szCs w:val="22"/>
        </w:rPr>
        <w:t xml:space="preserve"> </w:t>
      </w:r>
      <w:r w:rsidRPr="00F8263C">
        <w:rPr>
          <w:bCs/>
          <w:spacing w:val="-2"/>
          <w:szCs w:val="22"/>
        </w:rPr>
        <w:t>계약을</w:t>
      </w:r>
      <w:r w:rsidRPr="00F8263C">
        <w:rPr>
          <w:bCs/>
          <w:spacing w:val="-2"/>
          <w:szCs w:val="22"/>
        </w:rPr>
        <w:t xml:space="preserve"> </w:t>
      </w:r>
      <w:r w:rsidRPr="00F8263C">
        <w:rPr>
          <w:bCs/>
          <w:spacing w:val="-2"/>
          <w:szCs w:val="22"/>
        </w:rPr>
        <w:t>합의해지</w:t>
      </w:r>
      <w:r w:rsidRPr="00F8263C">
        <w:rPr>
          <w:bCs/>
          <w:spacing w:val="-2"/>
          <w:szCs w:val="22"/>
        </w:rPr>
        <w:t xml:space="preserve"> </w:t>
      </w:r>
      <w:r w:rsidRPr="00F8263C">
        <w:rPr>
          <w:bCs/>
          <w:spacing w:val="-2"/>
          <w:szCs w:val="22"/>
        </w:rPr>
        <w:t>하지</w:t>
      </w:r>
      <w:r w:rsidRPr="00F8263C">
        <w:rPr>
          <w:bCs/>
          <w:spacing w:val="-2"/>
          <w:szCs w:val="22"/>
        </w:rPr>
        <w:t xml:space="preserve"> </w:t>
      </w:r>
      <w:r w:rsidRPr="00F8263C">
        <w:rPr>
          <w:bCs/>
          <w:spacing w:val="-2"/>
          <w:szCs w:val="22"/>
        </w:rPr>
        <w:t>않는</w:t>
      </w:r>
      <w:r w:rsidRPr="00F8263C">
        <w:rPr>
          <w:bCs/>
          <w:spacing w:val="-2"/>
          <w:szCs w:val="22"/>
        </w:rPr>
        <w:t xml:space="preserve"> </w:t>
      </w:r>
      <w:r w:rsidRPr="00F8263C">
        <w:rPr>
          <w:bCs/>
          <w:spacing w:val="-2"/>
          <w:szCs w:val="22"/>
        </w:rPr>
        <w:t>이상</w:t>
      </w:r>
      <w:r w:rsidRPr="00F8263C">
        <w:rPr>
          <w:bCs/>
          <w:spacing w:val="-2"/>
          <w:szCs w:val="22"/>
        </w:rPr>
        <w:t xml:space="preserve"> </w:t>
      </w:r>
      <w:r w:rsidRPr="00F8263C">
        <w:rPr>
          <w:bCs/>
          <w:spacing w:val="-2"/>
          <w:szCs w:val="22"/>
        </w:rPr>
        <w:t>각</w:t>
      </w:r>
      <w:r w:rsidRPr="00F8263C">
        <w:rPr>
          <w:bCs/>
          <w:spacing w:val="-2"/>
          <w:szCs w:val="22"/>
        </w:rPr>
        <w:t xml:space="preserve"> </w:t>
      </w:r>
      <w:r w:rsidRPr="00F8263C">
        <w:rPr>
          <w:bCs/>
          <w:spacing w:val="-2"/>
          <w:szCs w:val="22"/>
        </w:rPr>
        <w:t>계약</w:t>
      </w:r>
      <w:r w:rsidRPr="00F8263C">
        <w:rPr>
          <w:bCs/>
          <w:spacing w:val="-2"/>
          <w:szCs w:val="22"/>
        </w:rPr>
        <w:t xml:space="preserve"> </w:t>
      </w:r>
      <w:r w:rsidRPr="00F8263C">
        <w:rPr>
          <w:bCs/>
          <w:spacing w:val="-2"/>
          <w:szCs w:val="22"/>
        </w:rPr>
        <w:t>종료</w:t>
      </w:r>
      <w:r w:rsidRPr="00F8263C">
        <w:rPr>
          <w:bCs/>
          <w:spacing w:val="-2"/>
          <w:szCs w:val="22"/>
        </w:rPr>
        <w:t xml:space="preserve"> </w:t>
      </w:r>
      <w:r w:rsidRPr="00F8263C">
        <w:rPr>
          <w:bCs/>
          <w:spacing w:val="-2"/>
          <w:szCs w:val="22"/>
        </w:rPr>
        <w:t>시기까지</w:t>
      </w:r>
      <w:r w:rsidRPr="00F8263C">
        <w:rPr>
          <w:bCs/>
          <w:spacing w:val="-2"/>
          <w:szCs w:val="22"/>
        </w:rPr>
        <w:t xml:space="preserve"> </w:t>
      </w:r>
      <w:r w:rsidRPr="00F8263C">
        <w:rPr>
          <w:bCs/>
          <w:spacing w:val="-2"/>
          <w:szCs w:val="22"/>
        </w:rPr>
        <w:t>각</w:t>
      </w:r>
      <w:r w:rsidRPr="00F8263C">
        <w:rPr>
          <w:bCs/>
          <w:spacing w:val="-2"/>
          <w:szCs w:val="22"/>
        </w:rPr>
        <w:t xml:space="preserve"> </w:t>
      </w:r>
      <w:r w:rsidRPr="00F8263C">
        <w:rPr>
          <w:bCs/>
          <w:spacing w:val="-2"/>
          <w:szCs w:val="22"/>
        </w:rPr>
        <w:t>고문과의</w:t>
      </w:r>
      <w:r w:rsidRPr="00F8263C">
        <w:rPr>
          <w:bCs/>
          <w:spacing w:val="-2"/>
          <w:szCs w:val="22"/>
        </w:rPr>
        <w:t xml:space="preserve"> </w:t>
      </w:r>
      <w:r w:rsidRPr="00F8263C">
        <w:rPr>
          <w:bCs/>
          <w:spacing w:val="-2"/>
          <w:szCs w:val="22"/>
        </w:rPr>
        <w:t>계약에서</w:t>
      </w:r>
      <w:r w:rsidRPr="00F8263C">
        <w:rPr>
          <w:bCs/>
          <w:spacing w:val="-2"/>
          <w:szCs w:val="22"/>
        </w:rPr>
        <w:t xml:space="preserve"> </w:t>
      </w:r>
      <w:r w:rsidRPr="00F8263C">
        <w:rPr>
          <w:bCs/>
          <w:spacing w:val="-2"/>
          <w:szCs w:val="22"/>
        </w:rPr>
        <w:t>정한</w:t>
      </w:r>
      <w:r w:rsidRPr="00F8263C">
        <w:rPr>
          <w:bCs/>
          <w:spacing w:val="-2"/>
          <w:szCs w:val="22"/>
        </w:rPr>
        <w:t xml:space="preserve"> </w:t>
      </w:r>
      <w:proofErr w:type="spellStart"/>
      <w:r w:rsidRPr="00F8263C">
        <w:rPr>
          <w:bCs/>
          <w:spacing w:val="-2"/>
          <w:szCs w:val="22"/>
        </w:rPr>
        <w:t>고문료를</w:t>
      </w:r>
      <w:proofErr w:type="spellEnd"/>
      <w:r w:rsidRPr="00F8263C">
        <w:rPr>
          <w:bCs/>
          <w:spacing w:val="-2"/>
          <w:szCs w:val="22"/>
        </w:rPr>
        <w:t xml:space="preserve"> </w:t>
      </w:r>
      <w:r w:rsidRPr="00F8263C">
        <w:rPr>
          <w:bCs/>
          <w:spacing w:val="-2"/>
          <w:szCs w:val="22"/>
        </w:rPr>
        <w:t>지출하게</w:t>
      </w:r>
      <w:r w:rsidRPr="00F8263C">
        <w:rPr>
          <w:bCs/>
          <w:spacing w:val="-2"/>
          <w:szCs w:val="22"/>
        </w:rPr>
        <w:t xml:space="preserve"> </w:t>
      </w:r>
      <w:r w:rsidRPr="00F8263C">
        <w:rPr>
          <w:bCs/>
          <w:spacing w:val="-2"/>
          <w:szCs w:val="22"/>
        </w:rPr>
        <w:t>될</w:t>
      </w:r>
      <w:r w:rsidRPr="00F8263C">
        <w:rPr>
          <w:bCs/>
          <w:spacing w:val="-2"/>
          <w:szCs w:val="22"/>
        </w:rPr>
        <w:t xml:space="preserve"> </w:t>
      </w:r>
      <w:r w:rsidRPr="00F8263C">
        <w:rPr>
          <w:bCs/>
          <w:spacing w:val="-2"/>
          <w:szCs w:val="22"/>
        </w:rPr>
        <w:t>것으로</w:t>
      </w:r>
      <w:r w:rsidRPr="00F8263C">
        <w:rPr>
          <w:bCs/>
          <w:spacing w:val="-2"/>
          <w:szCs w:val="22"/>
        </w:rPr>
        <w:t xml:space="preserve"> </w:t>
      </w:r>
      <w:r w:rsidRPr="00F8263C">
        <w:rPr>
          <w:bCs/>
          <w:spacing w:val="-2"/>
          <w:szCs w:val="22"/>
        </w:rPr>
        <w:t>예상됨</w:t>
      </w:r>
      <w:r w:rsidRPr="00F8263C">
        <w:rPr>
          <w:bCs/>
          <w:spacing w:val="-2"/>
          <w:szCs w:val="22"/>
        </w:rPr>
        <w:t>.</w:t>
      </w:r>
    </w:p>
    <w:p w14:paraId="3E8AA482" w14:textId="77777777" w:rsidR="00026A7E" w:rsidRPr="00CB2B3F" w:rsidRDefault="00026A7E" w:rsidP="00026A7E">
      <w:pPr>
        <w:numPr>
          <w:ilvl w:val="0"/>
          <w:numId w:val="64"/>
        </w:numPr>
        <w:spacing w:after="240"/>
        <w:rPr>
          <w:bCs/>
          <w:szCs w:val="22"/>
        </w:rPr>
      </w:pPr>
      <w:r w:rsidRPr="00CB2B3F">
        <w:rPr>
          <w:bCs/>
          <w:szCs w:val="22"/>
        </w:rPr>
        <w:t xml:space="preserve">AS </w:t>
      </w:r>
      <w:r w:rsidRPr="00CB2B3F">
        <w:rPr>
          <w:bCs/>
          <w:szCs w:val="22"/>
        </w:rPr>
        <w:t>기사의</w:t>
      </w:r>
      <w:r w:rsidRPr="00CB2B3F">
        <w:rPr>
          <w:bCs/>
          <w:szCs w:val="22"/>
        </w:rPr>
        <w:t xml:space="preserve"> </w:t>
      </w:r>
      <w:r w:rsidRPr="00CB2B3F">
        <w:rPr>
          <w:bCs/>
          <w:szCs w:val="22"/>
        </w:rPr>
        <w:t>근로자성</w:t>
      </w:r>
    </w:p>
    <w:p w14:paraId="67D5DE80" w14:textId="77777777" w:rsidR="00026A7E" w:rsidRPr="00F8263C" w:rsidRDefault="00026A7E" w:rsidP="00026A7E">
      <w:pPr>
        <w:spacing w:after="240"/>
        <w:ind w:left="1815"/>
        <w:rPr>
          <w:bCs/>
          <w:spacing w:val="-2"/>
          <w:szCs w:val="22"/>
        </w:rPr>
      </w:pPr>
      <w:r w:rsidRPr="00F8263C">
        <w:rPr>
          <w:bCs/>
          <w:spacing w:val="-2"/>
          <w:szCs w:val="22"/>
        </w:rPr>
        <w:t>답변에</w:t>
      </w:r>
      <w:r w:rsidRPr="00F8263C">
        <w:rPr>
          <w:bCs/>
          <w:spacing w:val="-2"/>
          <w:szCs w:val="22"/>
        </w:rPr>
        <w:t xml:space="preserve"> </w:t>
      </w:r>
      <w:r w:rsidRPr="00F8263C">
        <w:rPr>
          <w:bCs/>
          <w:spacing w:val="-2"/>
          <w:szCs w:val="22"/>
        </w:rPr>
        <w:t>의하면</w:t>
      </w:r>
      <w:r w:rsidRPr="00F8263C">
        <w:rPr>
          <w:bCs/>
          <w:spacing w:val="-2"/>
          <w:szCs w:val="22"/>
        </w:rPr>
        <w:t xml:space="preserve"> </w:t>
      </w:r>
      <w:r w:rsidRPr="00F8263C">
        <w:rPr>
          <w:bCs/>
          <w:spacing w:val="-2"/>
          <w:szCs w:val="22"/>
        </w:rPr>
        <w:t>과거</w:t>
      </w:r>
      <w:r w:rsidRPr="00F8263C">
        <w:rPr>
          <w:bCs/>
          <w:spacing w:val="-2"/>
          <w:szCs w:val="22"/>
        </w:rPr>
        <w:t xml:space="preserve"> </w:t>
      </w:r>
      <w:r w:rsidRPr="00F8263C">
        <w:rPr>
          <w:bCs/>
          <w:spacing w:val="-2"/>
          <w:szCs w:val="22"/>
        </w:rPr>
        <w:t>대상회사의</w:t>
      </w:r>
      <w:r w:rsidRPr="00F8263C">
        <w:rPr>
          <w:bCs/>
          <w:spacing w:val="-2"/>
          <w:szCs w:val="22"/>
        </w:rPr>
        <w:t xml:space="preserve"> AS</w:t>
      </w:r>
      <w:r w:rsidRPr="00F8263C">
        <w:rPr>
          <w:bCs/>
          <w:spacing w:val="-2"/>
          <w:szCs w:val="22"/>
        </w:rPr>
        <w:t>기사들은</w:t>
      </w:r>
      <w:r w:rsidRPr="00F8263C">
        <w:rPr>
          <w:bCs/>
          <w:spacing w:val="-2"/>
          <w:szCs w:val="22"/>
        </w:rPr>
        <w:t xml:space="preserve"> </w:t>
      </w:r>
      <w:r w:rsidRPr="00F8263C">
        <w:rPr>
          <w:bCs/>
          <w:spacing w:val="-2"/>
          <w:szCs w:val="22"/>
        </w:rPr>
        <w:t>대상회사와</w:t>
      </w:r>
      <w:r w:rsidRPr="00F8263C">
        <w:rPr>
          <w:bCs/>
          <w:spacing w:val="-2"/>
          <w:szCs w:val="22"/>
        </w:rPr>
        <w:t xml:space="preserve"> </w:t>
      </w:r>
      <w:r w:rsidRPr="00F8263C">
        <w:rPr>
          <w:bCs/>
          <w:spacing w:val="-2"/>
          <w:szCs w:val="22"/>
        </w:rPr>
        <w:t>위탁계약을</w:t>
      </w:r>
      <w:r w:rsidRPr="00F8263C">
        <w:rPr>
          <w:bCs/>
          <w:spacing w:val="-2"/>
          <w:szCs w:val="22"/>
        </w:rPr>
        <w:t xml:space="preserve"> </w:t>
      </w:r>
      <w:r w:rsidRPr="00F8263C">
        <w:rPr>
          <w:bCs/>
          <w:spacing w:val="-2"/>
          <w:szCs w:val="22"/>
        </w:rPr>
        <w:t>체결하였지만</w:t>
      </w:r>
      <w:r w:rsidRPr="00F8263C">
        <w:rPr>
          <w:bCs/>
          <w:spacing w:val="-2"/>
          <w:szCs w:val="22"/>
        </w:rPr>
        <w:t xml:space="preserve">, </w:t>
      </w:r>
      <w:r w:rsidRPr="00F8263C">
        <w:rPr>
          <w:bCs/>
          <w:spacing w:val="-2"/>
          <w:szCs w:val="22"/>
        </w:rPr>
        <w:t>대상회사가</w:t>
      </w:r>
      <w:r w:rsidRPr="00F8263C">
        <w:rPr>
          <w:bCs/>
          <w:spacing w:val="-2"/>
          <w:szCs w:val="22"/>
        </w:rPr>
        <w:t xml:space="preserve"> </w:t>
      </w:r>
      <w:r w:rsidRPr="00F8263C">
        <w:rPr>
          <w:bCs/>
          <w:spacing w:val="-2"/>
          <w:szCs w:val="22"/>
        </w:rPr>
        <w:t>배정하는</w:t>
      </w:r>
      <w:r w:rsidRPr="00F8263C">
        <w:rPr>
          <w:bCs/>
          <w:spacing w:val="-2"/>
          <w:szCs w:val="22"/>
        </w:rPr>
        <w:t xml:space="preserve"> </w:t>
      </w:r>
      <w:r w:rsidRPr="00F8263C">
        <w:rPr>
          <w:bCs/>
          <w:spacing w:val="-2"/>
          <w:szCs w:val="22"/>
        </w:rPr>
        <w:t>업무만을</w:t>
      </w:r>
      <w:r w:rsidRPr="00F8263C">
        <w:rPr>
          <w:bCs/>
          <w:spacing w:val="-2"/>
          <w:szCs w:val="22"/>
        </w:rPr>
        <w:t xml:space="preserve"> </w:t>
      </w:r>
      <w:r w:rsidRPr="00F8263C">
        <w:rPr>
          <w:bCs/>
          <w:spacing w:val="-2"/>
          <w:szCs w:val="22"/>
        </w:rPr>
        <w:t>수행하며</w:t>
      </w:r>
      <w:r w:rsidRPr="00F8263C">
        <w:rPr>
          <w:bCs/>
          <w:spacing w:val="-2"/>
          <w:szCs w:val="22"/>
        </w:rPr>
        <w:t xml:space="preserve"> </w:t>
      </w:r>
      <w:r w:rsidRPr="00F8263C">
        <w:rPr>
          <w:bCs/>
          <w:spacing w:val="-2"/>
          <w:szCs w:val="22"/>
        </w:rPr>
        <w:t>고정급</w:t>
      </w:r>
      <w:r w:rsidRPr="00F8263C">
        <w:rPr>
          <w:bCs/>
          <w:spacing w:val="-2"/>
          <w:szCs w:val="22"/>
        </w:rPr>
        <w:t xml:space="preserve"> </w:t>
      </w:r>
      <w:r w:rsidRPr="00F8263C">
        <w:rPr>
          <w:bCs/>
          <w:spacing w:val="-2"/>
          <w:szCs w:val="22"/>
        </w:rPr>
        <w:t>형태의</w:t>
      </w:r>
      <w:r w:rsidRPr="00F8263C">
        <w:rPr>
          <w:bCs/>
          <w:spacing w:val="-2"/>
          <w:szCs w:val="22"/>
        </w:rPr>
        <w:t xml:space="preserve"> </w:t>
      </w:r>
      <w:r w:rsidRPr="00F8263C">
        <w:rPr>
          <w:bCs/>
          <w:spacing w:val="-2"/>
          <w:szCs w:val="22"/>
        </w:rPr>
        <w:t>급여를</w:t>
      </w:r>
      <w:r w:rsidRPr="00F8263C">
        <w:rPr>
          <w:bCs/>
          <w:spacing w:val="-2"/>
          <w:szCs w:val="22"/>
        </w:rPr>
        <w:t xml:space="preserve"> </w:t>
      </w:r>
      <w:r w:rsidRPr="00F8263C">
        <w:rPr>
          <w:bCs/>
          <w:spacing w:val="-2"/>
          <w:szCs w:val="22"/>
        </w:rPr>
        <w:t>지급</w:t>
      </w:r>
      <w:r w:rsidRPr="00F8263C">
        <w:rPr>
          <w:bCs/>
          <w:spacing w:val="-2"/>
          <w:szCs w:val="22"/>
        </w:rPr>
        <w:t xml:space="preserve"> </w:t>
      </w:r>
      <w:proofErr w:type="spellStart"/>
      <w:r w:rsidRPr="00F8263C">
        <w:rPr>
          <w:bCs/>
          <w:spacing w:val="-2"/>
          <w:szCs w:val="22"/>
        </w:rPr>
        <w:t>받은바</w:t>
      </w:r>
      <w:proofErr w:type="spellEnd"/>
      <w:r w:rsidRPr="00F8263C">
        <w:rPr>
          <w:bCs/>
          <w:spacing w:val="-2"/>
          <w:szCs w:val="22"/>
        </w:rPr>
        <w:t xml:space="preserve"> </w:t>
      </w:r>
      <w:r w:rsidRPr="00F8263C">
        <w:rPr>
          <w:bCs/>
          <w:spacing w:val="-2"/>
          <w:szCs w:val="22"/>
        </w:rPr>
        <w:t>대상회사의</w:t>
      </w:r>
      <w:r w:rsidRPr="00F8263C">
        <w:rPr>
          <w:bCs/>
          <w:spacing w:val="-2"/>
          <w:szCs w:val="22"/>
        </w:rPr>
        <w:t xml:space="preserve"> </w:t>
      </w:r>
      <w:r w:rsidRPr="00F8263C">
        <w:rPr>
          <w:bCs/>
          <w:spacing w:val="-2"/>
          <w:szCs w:val="22"/>
        </w:rPr>
        <w:t>근로자였다고</w:t>
      </w:r>
      <w:r w:rsidRPr="00F8263C">
        <w:rPr>
          <w:bCs/>
          <w:spacing w:val="-2"/>
          <w:szCs w:val="22"/>
        </w:rPr>
        <w:t xml:space="preserve"> </w:t>
      </w:r>
      <w:r w:rsidRPr="00F8263C">
        <w:rPr>
          <w:bCs/>
          <w:spacing w:val="-2"/>
          <w:szCs w:val="22"/>
        </w:rPr>
        <w:t>인정될</w:t>
      </w:r>
      <w:r w:rsidRPr="00F8263C">
        <w:rPr>
          <w:bCs/>
          <w:spacing w:val="-2"/>
          <w:szCs w:val="22"/>
        </w:rPr>
        <w:t xml:space="preserve"> </w:t>
      </w:r>
      <w:r w:rsidRPr="00F8263C">
        <w:rPr>
          <w:bCs/>
          <w:spacing w:val="-2"/>
          <w:szCs w:val="22"/>
        </w:rPr>
        <w:t>가능성이</w:t>
      </w:r>
      <w:r w:rsidRPr="00F8263C">
        <w:rPr>
          <w:bCs/>
          <w:spacing w:val="-2"/>
          <w:szCs w:val="22"/>
        </w:rPr>
        <w:t xml:space="preserve"> </w:t>
      </w:r>
      <w:r w:rsidRPr="00F8263C">
        <w:rPr>
          <w:bCs/>
          <w:spacing w:val="-2"/>
          <w:szCs w:val="22"/>
        </w:rPr>
        <w:t>상당히</w:t>
      </w:r>
      <w:r w:rsidRPr="00F8263C">
        <w:rPr>
          <w:bCs/>
          <w:spacing w:val="-2"/>
          <w:szCs w:val="22"/>
        </w:rPr>
        <w:t xml:space="preserve"> </w:t>
      </w:r>
      <w:r w:rsidRPr="00F8263C">
        <w:rPr>
          <w:bCs/>
          <w:spacing w:val="-2"/>
          <w:szCs w:val="22"/>
        </w:rPr>
        <w:t>있을</w:t>
      </w:r>
      <w:r w:rsidRPr="00F8263C">
        <w:rPr>
          <w:bCs/>
          <w:spacing w:val="-2"/>
          <w:szCs w:val="22"/>
        </w:rPr>
        <w:t xml:space="preserve"> </w:t>
      </w:r>
      <w:r w:rsidRPr="00F8263C">
        <w:rPr>
          <w:bCs/>
          <w:spacing w:val="-2"/>
          <w:szCs w:val="22"/>
        </w:rPr>
        <w:t>것으로</w:t>
      </w:r>
      <w:r w:rsidRPr="00F8263C">
        <w:rPr>
          <w:bCs/>
          <w:spacing w:val="-2"/>
          <w:szCs w:val="22"/>
        </w:rPr>
        <w:t xml:space="preserve"> </w:t>
      </w:r>
      <w:r w:rsidRPr="00F8263C">
        <w:rPr>
          <w:bCs/>
          <w:spacing w:val="-2"/>
          <w:szCs w:val="22"/>
        </w:rPr>
        <w:t>보이며</w:t>
      </w:r>
      <w:r w:rsidRPr="00F8263C">
        <w:rPr>
          <w:bCs/>
          <w:spacing w:val="-2"/>
          <w:szCs w:val="22"/>
        </w:rPr>
        <w:t xml:space="preserve">, </w:t>
      </w:r>
      <w:r w:rsidRPr="00F8263C">
        <w:rPr>
          <w:bCs/>
          <w:spacing w:val="-2"/>
          <w:szCs w:val="22"/>
        </w:rPr>
        <w:t>대상회사가</w:t>
      </w:r>
      <w:r w:rsidRPr="00F8263C">
        <w:rPr>
          <w:bCs/>
          <w:spacing w:val="-2"/>
          <w:szCs w:val="22"/>
        </w:rPr>
        <w:t xml:space="preserve"> AS</w:t>
      </w:r>
      <w:r w:rsidRPr="00F8263C">
        <w:rPr>
          <w:bCs/>
          <w:spacing w:val="-2"/>
          <w:szCs w:val="22"/>
        </w:rPr>
        <w:t>기사들을</w:t>
      </w:r>
      <w:r w:rsidRPr="00F8263C">
        <w:rPr>
          <w:bCs/>
          <w:spacing w:val="-2"/>
          <w:szCs w:val="22"/>
        </w:rPr>
        <w:t xml:space="preserve"> </w:t>
      </w:r>
      <w:r w:rsidRPr="00F8263C">
        <w:rPr>
          <w:bCs/>
          <w:spacing w:val="-2"/>
          <w:szCs w:val="22"/>
        </w:rPr>
        <w:t>직접</w:t>
      </w:r>
      <w:r w:rsidRPr="00F8263C">
        <w:rPr>
          <w:bCs/>
          <w:spacing w:val="-2"/>
          <w:szCs w:val="22"/>
        </w:rPr>
        <w:t xml:space="preserve"> </w:t>
      </w:r>
      <w:r w:rsidRPr="00F8263C">
        <w:rPr>
          <w:bCs/>
          <w:spacing w:val="-2"/>
          <w:szCs w:val="22"/>
        </w:rPr>
        <w:t>고용하였다는</w:t>
      </w:r>
      <w:r w:rsidRPr="00F8263C">
        <w:rPr>
          <w:bCs/>
          <w:spacing w:val="-2"/>
          <w:szCs w:val="22"/>
        </w:rPr>
        <w:t xml:space="preserve"> </w:t>
      </w:r>
      <w:r w:rsidRPr="00F8263C">
        <w:rPr>
          <w:bCs/>
          <w:spacing w:val="-2"/>
          <w:szCs w:val="22"/>
        </w:rPr>
        <w:t>사정</w:t>
      </w:r>
      <w:r w:rsidRPr="00F8263C">
        <w:rPr>
          <w:bCs/>
          <w:spacing w:val="-2"/>
          <w:szCs w:val="22"/>
        </w:rPr>
        <w:t xml:space="preserve"> </w:t>
      </w:r>
      <w:r w:rsidRPr="00F8263C">
        <w:rPr>
          <w:bCs/>
          <w:spacing w:val="-2"/>
          <w:szCs w:val="22"/>
        </w:rPr>
        <w:t>또한</w:t>
      </w:r>
      <w:r w:rsidRPr="00F8263C">
        <w:rPr>
          <w:bCs/>
          <w:spacing w:val="-2"/>
          <w:szCs w:val="22"/>
        </w:rPr>
        <w:t xml:space="preserve"> </w:t>
      </w:r>
      <w:r w:rsidRPr="00F8263C">
        <w:rPr>
          <w:bCs/>
          <w:spacing w:val="-2"/>
          <w:szCs w:val="22"/>
        </w:rPr>
        <w:t>과거</w:t>
      </w:r>
      <w:r w:rsidRPr="00F8263C">
        <w:rPr>
          <w:bCs/>
          <w:spacing w:val="-2"/>
          <w:szCs w:val="22"/>
        </w:rPr>
        <w:t xml:space="preserve"> AS </w:t>
      </w:r>
      <w:r w:rsidRPr="00F8263C">
        <w:rPr>
          <w:bCs/>
          <w:spacing w:val="-2"/>
          <w:szCs w:val="22"/>
        </w:rPr>
        <w:t>기사들의</w:t>
      </w:r>
      <w:r w:rsidRPr="00F8263C">
        <w:rPr>
          <w:bCs/>
          <w:spacing w:val="-2"/>
          <w:szCs w:val="22"/>
        </w:rPr>
        <w:t xml:space="preserve"> </w:t>
      </w:r>
      <w:r w:rsidRPr="00F8263C">
        <w:rPr>
          <w:bCs/>
          <w:spacing w:val="-2"/>
          <w:szCs w:val="22"/>
        </w:rPr>
        <w:t>근로자성</w:t>
      </w:r>
      <w:r w:rsidRPr="00F8263C">
        <w:rPr>
          <w:bCs/>
          <w:spacing w:val="-2"/>
          <w:szCs w:val="22"/>
        </w:rPr>
        <w:t xml:space="preserve"> </w:t>
      </w:r>
      <w:r w:rsidRPr="00F8263C">
        <w:rPr>
          <w:bCs/>
          <w:spacing w:val="-2"/>
          <w:szCs w:val="22"/>
        </w:rPr>
        <w:t>인정에</w:t>
      </w:r>
      <w:r w:rsidRPr="00F8263C">
        <w:rPr>
          <w:bCs/>
          <w:spacing w:val="-2"/>
          <w:szCs w:val="22"/>
        </w:rPr>
        <w:t xml:space="preserve"> </w:t>
      </w:r>
      <w:r w:rsidRPr="00F8263C">
        <w:rPr>
          <w:bCs/>
          <w:spacing w:val="-2"/>
          <w:szCs w:val="22"/>
        </w:rPr>
        <w:t>관하여</w:t>
      </w:r>
      <w:r w:rsidRPr="00F8263C">
        <w:rPr>
          <w:bCs/>
          <w:spacing w:val="-2"/>
          <w:szCs w:val="22"/>
        </w:rPr>
        <w:t xml:space="preserve"> </w:t>
      </w:r>
      <w:r w:rsidRPr="00F8263C">
        <w:rPr>
          <w:bCs/>
          <w:spacing w:val="-2"/>
          <w:szCs w:val="22"/>
        </w:rPr>
        <w:t>대상회사에게</w:t>
      </w:r>
      <w:r w:rsidRPr="00F8263C">
        <w:rPr>
          <w:bCs/>
          <w:spacing w:val="-2"/>
          <w:szCs w:val="22"/>
        </w:rPr>
        <w:t xml:space="preserve"> </w:t>
      </w:r>
      <w:r w:rsidRPr="00F8263C">
        <w:rPr>
          <w:bCs/>
          <w:spacing w:val="-2"/>
          <w:szCs w:val="22"/>
        </w:rPr>
        <w:t>불리한</w:t>
      </w:r>
      <w:r w:rsidRPr="00F8263C">
        <w:rPr>
          <w:bCs/>
          <w:spacing w:val="-2"/>
          <w:szCs w:val="22"/>
        </w:rPr>
        <w:t xml:space="preserve"> </w:t>
      </w:r>
      <w:r w:rsidRPr="00F8263C">
        <w:rPr>
          <w:bCs/>
          <w:spacing w:val="-2"/>
          <w:szCs w:val="22"/>
        </w:rPr>
        <w:t>사정으로</w:t>
      </w:r>
      <w:r w:rsidRPr="00F8263C">
        <w:rPr>
          <w:bCs/>
          <w:spacing w:val="-2"/>
          <w:szCs w:val="22"/>
        </w:rPr>
        <w:t xml:space="preserve"> </w:t>
      </w:r>
      <w:r w:rsidRPr="00F8263C">
        <w:rPr>
          <w:bCs/>
          <w:spacing w:val="-2"/>
          <w:szCs w:val="22"/>
        </w:rPr>
        <w:t>작용할</w:t>
      </w:r>
      <w:r w:rsidRPr="00F8263C">
        <w:rPr>
          <w:bCs/>
          <w:spacing w:val="-2"/>
          <w:szCs w:val="22"/>
        </w:rPr>
        <w:t xml:space="preserve"> </w:t>
      </w:r>
      <w:r w:rsidRPr="00F8263C">
        <w:rPr>
          <w:bCs/>
          <w:spacing w:val="-2"/>
          <w:szCs w:val="22"/>
        </w:rPr>
        <w:t>것으로</w:t>
      </w:r>
      <w:r w:rsidRPr="00F8263C">
        <w:rPr>
          <w:bCs/>
          <w:spacing w:val="-2"/>
          <w:szCs w:val="22"/>
        </w:rPr>
        <w:t xml:space="preserve"> </w:t>
      </w:r>
      <w:r w:rsidRPr="00F8263C">
        <w:rPr>
          <w:bCs/>
          <w:spacing w:val="-2"/>
          <w:szCs w:val="22"/>
        </w:rPr>
        <w:t>사료됨</w:t>
      </w:r>
      <w:r w:rsidRPr="00F8263C">
        <w:rPr>
          <w:bCs/>
          <w:spacing w:val="-2"/>
          <w:szCs w:val="22"/>
        </w:rPr>
        <w:t xml:space="preserve">. </w:t>
      </w:r>
    </w:p>
    <w:p w14:paraId="12C5B516" w14:textId="77777777" w:rsidR="00026A7E" w:rsidRDefault="00026A7E" w:rsidP="00026A7E">
      <w:pPr>
        <w:spacing w:after="240"/>
        <w:ind w:left="1815"/>
        <w:rPr>
          <w:bCs/>
          <w:szCs w:val="22"/>
        </w:rPr>
      </w:pPr>
      <w:r w:rsidRPr="00CB2B3F">
        <w:rPr>
          <w:bCs/>
          <w:szCs w:val="22"/>
        </w:rPr>
        <w:t>현재</w:t>
      </w:r>
      <w:r w:rsidRPr="00CB2B3F">
        <w:rPr>
          <w:bCs/>
          <w:szCs w:val="22"/>
        </w:rPr>
        <w:t xml:space="preserve"> </w:t>
      </w:r>
      <w:r w:rsidRPr="00CB2B3F">
        <w:rPr>
          <w:bCs/>
          <w:szCs w:val="22"/>
        </w:rPr>
        <w:t>대상회사와</w:t>
      </w:r>
      <w:r w:rsidRPr="00CB2B3F">
        <w:rPr>
          <w:bCs/>
          <w:szCs w:val="22"/>
        </w:rPr>
        <w:t xml:space="preserve"> </w:t>
      </w:r>
      <w:r w:rsidRPr="00CB2B3F">
        <w:rPr>
          <w:bCs/>
          <w:szCs w:val="22"/>
        </w:rPr>
        <w:t>직접</w:t>
      </w:r>
      <w:r w:rsidRPr="00CB2B3F">
        <w:rPr>
          <w:bCs/>
          <w:szCs w:val="22"/>
        </w:rPr>
        <w:t xml:space="preserve"> </w:t>
      </w:r>
      <w:r w:rsidRPr="00CB2B3F">
        <w:rPr>
          <w:bCs/>
          <w:szCs w:val="22"/>
        </w:rPr>
        <w:t>위탁계약을</w:t>
      </w:r>
      <w:r w:rsidRPr="00CB2B3F">
        <w:rPr>
          <w:bCs/>
          <w:szCs w:val="22"/>
        </w:rPr>
        <w:t xml:space="preserve"> </w:t>
      </w:r>
      <w:r w:rsidRPr="00CB2B3F">
        <w:rPr>
          <w:bCs/>
          <w:szCs w:val="22"/>
        </w:rPr>
        <w:t>체결한</w:t>
      </w:r>
      <w:r w:rsidRPr="00CB2B3F">
        <w:rPr>
          <w:bCs/>
          <w:szCs w:val="22"/>
        </w:rPr>
        <w:t xml:space="preserve"> AS</w:t>
      </w:r>
      <w:r w:rsidRPr="00CB2B3F">
        <w:rPr>
          <w:bCs/>
          <w:szCs w:val="22"/>
        </w:rPr>
        <w:t>기사는</w:t>
      </w:r>
      <w:r w:rsidRPr="00CB2B3F">
        <w:rPr>
          <w:bCs/>
          <w:szCs w:val="22"/>
        </w:rPr>
        <w:t xml:space="preserve"> </w:t>
      </w:r>
      <w:proofErr w:type="spellStart"/>
      <w:r w:rsidRPr="00CB2B3F">
        <w:rPr>
          <w:bCs/>
          <w:szCs w:val="22"/>
        </w:rPr>
        <w:t>없는바</w:t>
      </w:r>
      <w:proofErr w:type="spellEnd"/>
      <w:r w:rsidRPr="00CB2B3F">
        <w:rPr>
          <w:bCs/>
          <w:szCs w:val="22"/>
        </w:rPr>
        <w:t xml:space="preserve">, </w:t>
      </w:r>
      <w:r w:rsidRPr="00CB2B3F">
        <w:rPr>
          <w:bCs/>
          <w:szCs w:val="22"/>
        </w:rPr>
        <w:t>대상회사는</w:t>
      </w:r>
      <w:r w:rsidRPr="00CB2B3F">
        <w:rPr>
          <w:bCs/>
          <w:szCs w:val="22"/>
        </w:rPr>
        <w:t xml:space="preserve"> </w:t>
      </w:r>
      <w:r w:rsidRPr="00CB2B3F">
        <w:rPr>
          <w:bCs/>
          <w:szCs w:val="22"/>
        </w:rPr>
        <w:t>과거</w:t>
      </w:r>
      <w:r w:rsidRPr="00CB2B3F">
        <w:rPr>
          <w:bCs/>
          <w:szCs w:val="22"/>
        </w:rPr>
        <w:t xml:space="preserve"> 3</w:t>
      </w:r>
      <w:r w:rsidRPr="00CB2B3F">
        <w:rPr>
          <w:bCs/>
          <w:szCs w:val="22"/>
        </w:rPr>
        <w:t>년간</w:t>
      </w:r>
      <w:r w:rsidRPr="00CB2B3F">
        <w:rPr>
          <w:bCs/>
          <w:szCs w:val="22"/>
        </w:rPr>
        <w:t xml:space="preserve"> </w:t>
      </w:r>
      <w:r w:rsidRPr="00CB2B3F">
        <w:rPr>
          <w:bCs/>
          <w:szCs w:val="22"/>
        </w:rPr>
        <w:t>위탁계약을</w:t>
      </w:r>
      <w:r w:rsidRPr="00CB2B3F">
        <w:rPr>
          <w:bCs/>
          <w:szCs w:val="22"/>
        </w:rPr>
        <w:t xml:space="preserve"> </w:t>
      </w:r>
      <w:r w:rsidRPr="00CB2B3F">
        <w:rPr>
          <w:bCs/>
          <w:szCs w:val="22"/>
        </w:rPr>
        <w:t>해지한</w:t>
      </w:r>
      <w:r w:rsidRPr="00CB2B3F">
        <w:rPr>
          <w:bCs/>
          <w:szCs w:val="22"/>
        </w:rPr>
        <w:t xml:space="preserve"> AS</w:t>
      </w:r>
      <w:r w:rsidRPr="00CB2B3F">
        <w:rPr>
          <w:bCs/>
          <w:szCs w:val="22"/>
        </w:rPr>
        <w:t>기사들에</w:t>
      </w:r>
      <w:r w:rsidRPr="00CB2B3F">
        <w:rPr>
          <w:bCs/>
          <w:szCs w:val="22"/>
        </w:rPr>
        <w:t xml:space="preserve"> </w:t>
      </w:r>
      <w:r w:rsidRPr="00CB2B3F">
        <w:rPr>
          <w:bCs/>
          <w:szCs w:val="22"/>
        </w:rPr>
        <w:t>대하여</w:t>
      </w:r>
      <w:r w:rsidRPr="00CB2B3F">
        <w:rPr>
          <w:bCs/>
          <w:szCs w:val="22"/>
        </w:rPr>
        <w:t xml:space="preserve"> </w:t>
      </w:r>
      <w:r w:rsidRPr="00CB2B3F">
        <w:rPr>
          <w:bCs/>
          <w:szCs w:val="22"/>
        </w:rPr>
        <w:t>퇴직금</w:t>
      </w:r>
      <w:r w:rsidRPr="00CB2B3F">
        <w:rPr>
          <w:bCs/>
          <w:szCs w:val="22"/>
        </w:rPr>
        <w:t xml:space="preserve"> </w:t>
      </w:r>
      <w:r w:rsidRPr="00CB2B3F">
        <w:rPr>
          <w:bCs/>
          <w:szCs w:val="22"/>
        </w:rPr>
        <w:t>지급</w:t>
      </w:r>
      <w:r w:rsidRPr="00CB2B3F">
        <w:rPr>
          <w:bCs/>
          <w:szCs w:val="22"/>
        </w:rPr>
        <w:t xml:space="preserve"> </w:t>
      </w:r>
      <w:r w:rsidRPr="00CB2B3F">
        <w:rPr>
          <w:bCs/>
          <w:szCs w:val="22"/>
        </w:rPr>
        <w:t>의무를</w:t>
      </w:r>
      <w:r w:rsidRPr="00CB2B3F">
        <w:rPr>
          <w:bCs/>
          <w:szCs w:val="22"/>
        </w:rPr>
        <w:t xml:space="preserve"> </w:t>
      </w:r>
      <w:r w:rsidRPr="00CB2B3F">
        <w:rPr>
          <w:bCs/>
          <w:szCs w:val="22"/>
        </w:rPr>
        <w:t>부담할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sidRPr="00CB2B3F">
        <w:rPr>
          <w:bCs/>
          <w:szCs w:val="22"/>
        </w:rPr>
        <w:t xml:space="preserve"> </w:t>
      </w:r>
      <w:r w:rsidRPr="00CB2B3F">
        <w:rPr>
          <w:bCs/>
          <w:szCs w:val="22"/>
        </w:rPr>
        <w:t>최근</w:t>
      </w:r>
      <w:r w:rsidRPr="00CB2B3F">
        <w:rPr>
          <w:bCs/>
          <w:szCs w:val="22"/>
        </w:rPr>
        <w:t xml:space="preserve"> 3</w:t>
      </w:r>
      <w:r w:rsidRPr="00CB2B3F">
        <w:rPr>
          <w:bCs/>
          <w:szCs w:val="22"/>
        </w:rPr>
        <w:t>년간</w:t>
      </w:r>
      <w:r w:rsidRPr="00CB2B3F">
        <w:rPr>
          <w:bCs/>
          <w:szCs w:val="22"/>
        </w:rPr>
        <w:t xml:space="preserve"> </w:t>
      </w:r>
      <w:r w:rsidRPr="00CB2B3F">
        <w:rPr>
          <w:bCs/>
          <w:szCs w:val="22"/>
        </w:rPr>
        <w:t>위탁계약을</w:t>
      </w:r>
      <w:r w:rsidRPr="00CB2B3F">
        <w:rPr>
          <w:bCs/>
          <w:szCs w:val="22"/>
        </w:rPr>
        <w:t xml:space="preserve"> </w:t>
      </w:r>
      <w:r w:rsidRPr="00CB2B3F">
        <w:rPr>
          <w:bCs/>
          <w:szCs w:val="22"/>
        </w:rPr>
        <w:t>해지한</w:t>
      </w:r>
      <w:r w:rsidRPr="00CB2B3F">
        <w:rPr>
          <w:bCs/>
          <w:szCs w:val="22"/>
        </w:rPr>
        <w:t xml:space="preserve"> AS</w:t>
      </w:r>
      <w:r w:rsidRPr="00CB2B3F">
        <w:rPr>
          <w:bCs/>
          <w:szCs w:val="22"/>
        </w:rPr>
        <w:t>기사는</w:t>
      </w:r>
      <w:r w:rsidRPr="00CB2B3F">
        <w:rPr>
          <w:bCs/>
          <w:szCs w:val="22"/>
        </w:rPr>
        <w:t xml:space="preserve"> </w:t>
      </w:r>
      <w:r w:rsidRPr="00CB2B3F">
        <w:rPr>
          <w:bCs/>
          <w:szCs w:val="22"/>
        </w:rPr>
        <w:t>약</w:t>
      </w:r>
      <w:r w:rsidRPr="00CB2B3F">
        <w:rPr>
          <w:bCs/>
          <w:szCs w:val="22"/>
        </w:rPr>
        <w:t xml:space="preserve"> 20</w:t>
      </w:r>
      <w:r w:rsidRPr="00CB2B3F">
        <w:rPr>
          <w:bCs/>
          <w:szCs w:val="22"/>
        </w:rPr>
        <w:t>명인바</w:t>
      </w:r>
      <w:r w:rsidRPr="00CB2B3F">
        <w:rPr>
          <w:bCs/>
          <w:szCs w:val="22"/>
        </w:rPr>
        <w:t xml:space="preserve">, </w:t>
      </w:r>
      <w:r w:rsidRPr="00DF53C7">
        <w:rPr>
          <w:bCs/>
          <w:szCs w:val="22"/>
          <w:u w:val="single"/>
        </w:rPr>
        <w:t>해당</w:t>
      </w:r>
      <w:r w:rsidRPr="00DF53C7">
        <w:rPr>
          <w:bCs/>
          <w:szCs w:val="22"/>
          <w:u w:val="single"/>
        </w:rPr>
        <w:t xml:space="preserve"> AS</w:t>
      </w:r>
      <w:r w:rsidRPr="00DF53C7">
        <w:rPr>
          <w:bCs/>
          <w:szCs w:val="22"/>
          <w:u w:val="single"/>
        </w:rPr>
        <w:t>기사들이</w:t>
      </w:r>
      <w:r w:rsidRPr="00DF53C7">
        <w:rPr>
          <w:bCs/>
          <w:szCs w:val="22"/>
          <w:u w:val="single"/>
        </w:rPr>
        <w:t xml:space="preserve"> </w:t>
      </w:r>
      <w:r w:rsidRPr="00DF53C7">
        <w:rPr>
          <w:bCs/>
          <w:szCs w:val="22"/>
          <w:u w:val="single"/>
        </w:rPr>
        <w:t>청구할</w:t>
      </w:r>
      <w:r w:rsidRPr="00DF53C7">
        <w:rPr>
          <w:bCs/>
          <w:szCs w:val="22"/>
          <w:u w:val="single"/>
        </w:rPr>
        <w:t xml:space="preserve"> </w:t>
      </w:r>
      <w:r w:rsidRPr="00DF53C7">
        <w:rPr>
          <w:bCs/>
          <w:szCs w:val="22"/>
          <w:u w:val="single"/>
        </w:rPr>
        <w:t>수</w:t>
      </w:r>
      <w:r w:rsidRPr="00DF53C7">
        <w:rPr>
          <w:bCs/>
          <w:szCs w:val="22"/>
          <w:u w:val="single"/>
        </w:rPr>
        <w:t xml:space="preserve"> </w:t>
      </w:r>
      <w:r w:rsidRPr="00DF53C7">
        <w:rPr>
          <w:bCs/>
          <w:szCs w:val="22"/>
          <w:u w:val="single"/>
        </w:rPr>
        <w:t>있는</w:t>
      </w:r>
      <w:r w:rsidRPr="00DF53C7">
        <w:rPr>
          <w:bCs/>
          <w:szCs w:val="22"/>
          <w:u w:val="single"/>
        </w:rPr>
        <w:t xml:space="preserve"> </w:t>
      </w:r>
      <w:r w:rsidRPr="00DF53C7">
        <w:rPr>
          <w:bCs/>
          <w:szCs w:val="22"/>
          <w:u w:val="single"/>
        </w:rPr>
        <w:t>퇴직금</w:t>
      </w:r>
      <w:r w:rsidRPr="00DF53C7">
        <w:rPr>
          <w:bCs/>
          <w:szCs w:val="22"/>
          <w:u w:val="single"/>
        </w:rPr>
        <w:t xml:space="preserve"> </w:t>
      </w:r>
      <w:r w:rsidRPr="00DF53C7">
        <w:rPr>
          <w:bCs/>
          <w:szCs w:val="22"/>
          <w:u w:val="single"/>
        </w:rPr>
        <w:t>액수가</w:t>
      </w:r>
      <w:r w:rsidRPr="00DF53C7">
        <w:rPr>
          <w:bCs/>
          <w:szCs w:val="22"/>
          <w:u w:val="single"/>
        </w:rPr>
        <w:t xml:space="preserve"> </w:t>
      </w:r>
      <w:r w:rsidRPr="00DF53C7">
        <w:rPr>
          <w:bCs/>
          <w:szCs w:val="22"/>
          <w:u w:val="single"/>
        </w:rPr>
        <w:t>이미</w:t>
      </w:r>
      <w:r w:rsidRPr="00DF53C7">
        <w:rPr>
          <w:bCs/>
          <w:szCs w:val="22"/>
          <w:u w:val="single"/>
        </w:rPr>
        <w:t xml:space="preserve"> </w:t>
      </w:r>
      <w:r w:rsidRPr="00DF53C7">
        <w:rPr>
          <w:bCs/>
          <w:szCs w:val="22"/>
          <w:u w:val="single"/>
        </w:rPr>
        <w:t>대상회사를</w:t>
      </w:r>
      <w:r w:rsidRPr="00DF53C7">
        <w:rPr>
          <w:bCs/>
          <w:szCs w:val="22"/>
          <w:u w:val="single"/>
        </w:rPr>
        <w:t xml:space="preserve"> </w:t>
      </w:r>
      <w:r w:rsidRPr="00DF53C7">
        <w:rPr>
          <w:bCs/>
          <w:szCs w:val="22"/>
          <w:u w:val="single"/>
        </w:rPr>
        <w:t>상대로</w:t>
      </w:r>
      <w:r w:rsidRPr="00DF53C7">
        <w:rPr>
          <w:bCs/>
          <w:szCs w:val="22"/>
          <w:u w:val="single"/>
        </w:rPr>
        <w:t xml:space="preserve"> </w:t>
      </w:r>
      <w:r w:rsidRPr="00DF53C7">
        <w:rPr>
          <w:bCs/>
          <w:szCs w:val="22"/>
          <w:u w:val="single"/>
        </w:rPr>
        <w:t>퇴직금</w:t>
      </w:r>
      <w:r w:rsidRPr="00DF53C7">
        <w:rPr>
          <w:bCs/>
          <w:szCs w:val="22"/>
          <w:u w:val="single"/>
        </w:rPr>
        <w:t xml:space="preserve"> </w:t>
      </w:r>
      <w:r w:rsidRPr="00DF53C7">
        <w:rPr>
          <w:bCs/>
          <w:szCs w:val="22"/>
          <w:u w:val="single"/>
        </w:rPr>
        <w:t>지급</w:t>
      </w:r>
      <w:r w:rsidRPr="00DF53C7">
        <w:rPr>
          <w:bCs/>
          <w:szCs w:val="22"/>
          <w:u w:val="single"/>
        </w:rPr>
        <w:t xml:space="preserve"> </w:t>
      </w:r>
      <w:r w:rsidRPr="00DF53C7">
        <w:rPr>
          <w:bCs/>
          <w:szCs w:val="22"/>
          <w:u w:val="single"/>
        </w:rPr>
        <w:t>청구</w:t>
      </w:r>
      <w:r w:rsidRPr="00DF53C7">
        <w:rPr>
          <w:bCs/>
          <w:szCs w:val="22"/>
          <w:u w:val="single"/>
        </w:rPr>
        <w:t xml:space="preserve"> </w:t>
      </w:r>
      <w:r w:rsidRPr="00DF53C7">
        <w:rPr>
          <w:bCs/>
          <w:szCs w:val="22"/>
          <w:u w:val="single"/>
        </w:rPr>
        <w:t>소송을</w:t>
      </w:r>
      <w:r w:rsidRPr="00DF53C7">
        <w:rPr>
          <w:bCs/>
          <w:szCs w:val="22"/>
          <w:u w:val="single"/>
        </w:rPr>
        <w:t xml:space="preserve"> </w:t>
      </w:r>
      <w:r w:rsidRPr="00DF53C7">
        <w:rPr>
          <w:bCs/>
          <w:szCs w:val="22"/>
          <w:u w:val="single"/>
        </w:rPr>
        <w:t>제기한</w:t>
      </w:r>
      <w:r w:rsidRPr="00DF53C7">
        <w:rPr>
          <w:bCs/>
          <w:szCs w:val="22"/>
          <w:u w:val="single"/>
        </w:rPr>
        <w:t xml:space="preserve"> AS</w:t>
      </w:r>
      <w:r w:rsidRPr="00DF53C7">
        <w:rPr>
          <w:bCs/>
          <w:szCs w:val="22"/>
          <w:u w:val="single"/>
        </w:rPr>
        <w:t>기사와</w:t>
      </w:r>
      <w:r w:rsidRPr="00DF53C7">
        <w:rPr>
          <w:bCs/>
          <w:szCs w:val="22"/>
          <w:u w:val="single"/>
        </w:rPr>
        <w:t xml:space="preserve"> </w:t>
      </w:r>
      <w:r w:rsidRPr="00DF53C7">
        <w:rPr>
          <w:bCs/>
          <w:szCs w:val="22"/>
          <w:u w:val="single"/>
        </w:rPr>
        <w:t>유사한</w:t>
      </w:r>
      <w:r w:rsidRPr="00DF53C7">
        <w:rPr>
          <w:bCs/>
          <w:szCs w:val="22"/>
          <w:u w:val="single"/>
        </w:rPr>
        <w:t xml:space="preserve"> </w:t>
      </w:r>
      <w:r w:rsidRPr="00DF53C7">
        <w:rPr>
          <w:bCs/>
          <w:szCs w:val="22"/>
          <w:u w:val="single"/>
        </w:rPr>
        <w:t>수준이라고</w:t>
      </w:r>
      <w:r w:rsidRPr="00DF53C7">
        <w:rPr>
          <w:bCs/>
          <w:szCs w:val="22"/>
          <w:u w:val="single"/>
        </w:rPr>
        <w:t xml:space="preserve"> </w:t>
      </w:r>
      <w:r w:rsidRPr="00DF53C7">
        <w:rPr>
          <w:bCs/>
          <w:szCs w:val="22"/>
          <w:u w:val="single"/>
        </w:rPr>
        <w:t>가정하면</w:t>
      </w:r>
      <w:r w:rsidRPr="00DF53C7">
        <w:rPr>
          <w:bCs/>
          <w:szCs w:val="22"/>
          <w:u w:val="single"/>
        </w:rPr>
        <w:t xml:space="preserve">, </w:t>
      </w:r>
      <w:r w:rsidRPr="00DF53C7">
        <w:rPr>
          <w:bCs/>
          <w:szCs w:val="22"/>
          <w:u w:val="single"/>
        </w:rPr>
        <w:t>관련</w:t>
      </w:r>
      <w:r w:rsidRPr="00DF53C7">
        <w:rPr>
          <w:bCs/>
          <w:szCs w:val="22"/>
          <w:u w:val="single"/>
        </w:rPr>
        <w:t xml:space="preserve"> </w:t>
      </w:r>
      <w:r w:rsidRPr="00DF53C7">
        <w:rPr>
          <w:bCs/>
          <w:szCs w:val="22"/>
          <w:u w:val="single"/>
        </w:rPr>
        <w:t>금전적</w:t>
      </w:r>
      <w:r w:rsidRPr="00DF53C7">
        <w:rPr>
          <w:bCs/>
          <w:szCs w:val="22"/>
          <w:u w:val="single"/>
        </w:rPr>
        <w:t xml:space="preserve"> </w:t>
      </w:r>
      <w:r w:rsidRPr="00DF53C7">
        <w:rPr>
          <w:bCs/>
          <w:szCs w:val="22"/>
          <w:u w:val="single"/>
        </w:rPr>
        <w:t>영향은</w:t>
      </w:r>
      <w:r w:rsidRPr="00DF53C7">
        <w:rPr>
          <w:bCs/>
          <w:szCs w:val="22"/>
          <w:u w:val="single"/>
        </w:rPr>
        <w:t xml:space="preserve"> </w:t>
      </w:r>
      <w:r w:rsidRPr="00DF53C7">
        <w:rPr>
          <w:bCs/>
          <w:szCs w:val="22"/>
          <w:u w:val="single"/>
        </w:rPr>
        <w:t>약</w:t>
      </w:r>
      <w:r w:rsidRPr="00DF53C7">
        <w:rPr>
          <w:bCs/>
          <w:szCs w:val="22"/>
          <w:u w:val="single"/>
        </w:rPr>
        <w:t xml:space="preserve"> 510,710,880</w:t>
      </w:r>
      <w:r w:rsidRPr="00DF53C7">
        <w:rPr>
          <w:bCs/>
          <w:szCs w:val="22"/>
          <w:u w:val="single"/>
        </w:rPr>
        <w:t>원</w:t>
      </w:r>
      <w:r w:rsidRPr="00DF53C7">
        <w:rPr>
          <w:bCs/>
          <w:szCs w:val="22"/>
          <w:u w:val="single"/>
        </w:rPr>
        <w:t>(=25,535,544 * 20)</w:t>
      </w:r>
      <w:r w:rsidRPr="00DF53C7">
        <w:rPr>
          <w:bCs/>
          <w:szCs w:val="22"/>
          <w:u w:val="single"/>
        </w:rPr>
        <w:t>으로</w:t>
      </w:r>
      <w:r w:rsidRPr="00DF53C7">
        <w:rPr>
          <w:bCs/>
          <w:szCs w:val="22"/>
          <w:u w:val="single"/>
        </w:rPr>
        <w:t xml:space="preserve"> </w:t>
      </w:r>
      <w:r w:rsidRPr="00DF53C7">
        <w:rPr>
          <w:bCs/>
          <w:szCs w:val="22"/>
          <w:u w:val="single"/>
        </w:rPr>
        <w:t>추산됨</w:t>
      </w:r>
      <w:r w:rsidRPr="00CB2B3F">
        <w:rPr>
          <w:bCs/>
          <w:szCs w:val="22"/>
        </w:rPr>
        <w:t>.</w:t>
      </w:r>
    </w:p>
    <w:p w14:paraId="45C0C5A3" w14:textId="77777777" w:rsidR="00026A7E" w:rsidRPr="00E63D9D" w:rsidRDefault="00026A7E" w:rsidP="00026A7E">
      <w:pPr>
        <w:spacing w:after="240"/>
        <w:ind w:left="1815"/>
        <w:rPr>
          <w:bCs/>
          <w:szCs w:val="22"/>
        </w:rPr>
      </w:pPr>
      <w:r>
        <w:rPr>
          <w:rFonts w:hint="eastAsia"/>
          <w:bCs/>
          <w:szCs w:val="22"/>
        </w:rPr>
        <w:t>또한</w:t>
      </w:r>
      <w:r>
        <w:rPr>
          <w:rFonts w:hint="eastAsia"/>
          <w:bCs/>
          <w:szCs w:val="22"/>
        </w:rPr>
        <w:t xml:space="preserve"> </w:t>
      </w:r>
      <w:r>
        <w:rPr>
          <w:rFonts w:hint="eastAsia"/>
          <w:bCs/>
          <w:szCs w:val="22"/>
        </w:rPr>
        <w:t>기존에</w:t>
      </w:r>
      <w:r>
        <w:rPr>
          <w:rFonts w:hint="eastAsia"/>
          <w:bCs/>
          <w:szCs w:val="22"/>
        </w:rPr>
        <w:t xml:space="preserve"> </w:t>
      </w:r>
      <w:r>
        <w:rPr>
          <w:rFonts w:hint="eastAsia"/>
          <w:bCs/>
          <w:szCs w:val="22"/>
        </w:rPr>
        <w:t>위탁계약</w:t>
      </w:r>
      <w:r>
        <w:rPr>
          <w:rFonts w:hint="eastAsia"/>
          <w:bCs/>
          <w:szCs w:val="22"/>
        </w:rPr>
        <w:t xml:space="preserve"> </w:t>
      </w:r>
      <w:r w:rsidRPr="0073599B">
        <w:rPr>
          <w:rFonts w:hint="eastAsia"/>
          <w:bCs/>
          <w:szCs w:val="22"/>
        </w:rPr>
        <w:t>방식으로</w:t>
      </w:r>
      <w:r w:rsidRPr="0073599B">
        <w:rPr>
          <w:rFonts w:hint="eastAsia"/>
          <w:bCs/>
          <w:szCs w:val="22"/>
        </w:rPr>
        <w:t xml:space="preserve"> </w:t>
      </w:r>
      <w:r w:rsidRPr="0073599B">
        <w:rPr>
          <w:rFonts w:hint="eastAsia"/>
          <w:bCs/>
          <w:szCs w:val="22"/>
        </w:rPr>
        <w:t>업무를</w:t>
      </w:r>
      <w:r w:rsidRPr="0073599B">
        <w:rPr>
          <w:rFonts w:hint="eastAsia"/>
          <w:bCs/>
          <w:szCs w:val="22"/>
        </w:rPr>
        <w:t xml:space="preserve"> </w:t>
      </w:r>
      <w:r w:rsidRPr="0073599B">
        <w:rPr>
          <w:rFonts w:hint="eastAsia"/>
          <w:bCs/>
          <w:szCs w:val="22"/>
        </w:rPr>
        <w:t>수행하다가</w:t>
      </w:r>
      <w:r w:rsidRPr="0073599B">
        <w:rPr>
          <w:rFonts w:hint="eastAsia"/>
          <w:bCs/>
          <w:szCs w:val="22"/>
        </w:rPr>
        <w:t xml:space="preserve"> </w:t>
      </w:r>
      <w:r w:rsidRPr="0073599B">
        <w:rPr>
          <w:rFonts w:hint="eastAsia"/>
          <w:bCs/>
          <w:szCs w:val="22"/>
        </w:rPr>
        <w:t>회사에</w:t>
      </w:r>
      <w:r w:rsidRPr="0073599B">
        <w:rPr>
          <w:rFonts w:hint="eastAsia"/>
          <w:bCs/>
          <w:szCs w:val="22"/>
        </w:rPr>
        <w:t xml:space="preserve"> </w:t>
      </w:r>
      <w:r w:rsidRPr="0073599B">
        <w:rPr>
          <w:rFonts w:hint="eastAsia"/>
          <w:bCs/>
          <w:szCs w:val="22"/>
        </w:rPr>
        <w:t>직접</w:t>
      </w:r>
      <w:r w:rsidRPr="0073599B">
        <w:rPr>
          <w:rFonts w:hint="eastAsia"/>
          <w:bCs/>
          <w:szCs w:val="22"/>
        </w:rPr>
        <w:t xml:space="preserve"> </w:t>
      </w:r>
      <w:r w:rsidRPr="0073599B">
        <w:rPr>
          <w:rFonts w:hint="eastAsia"/>
          <w:bCs/>
          <w:szCs w:val="22"/>
        </w:rPr>
        <w:t>고용된</w:t>
      </w:r>
      <w:r w:rsidRPr="0073599B">
        <w:rPr>
          <w:rFonts w:hint="eastAsia"/>
          <w:bCs/>
          <w:szCs w:val="22"/>
        </w:rPr>
        <w:t xml:space="preserve"> AS </w:t>
      </w:r>
      <w:r w:rsidRPr="0073599B">
        <w:rPr>
          <w:rFonts w:hint="eastAsia"/>
          <w:bCs/>
          <w:szCs w:val="22"/>
        </w:rPr>
        <w:t>기사</w:t>
      </w:r>
      <w:r>
        <w:rPr>
          <w:rFonts w:hint="eastAsia"/>
          <w:bCs/>
          <w:szCs w:val="22"/>
        </w:rPr>
        <w:t>들에</w:t>
      </w:r>
      <w:r>
        <w:rPr>
          <w:rFonts w:hint="eastAsia"/>
          <w:bCs/>
          <w:szCs w:val="22"/>
        </w:rPr>
        <w:t xml:space="preserve"> </w:t>
      </w:r>
      <w:r>
        <w:rPr>
          <w:rFonts w:hint="eastAsia"/>
          <w:bCs/>
          <w:szCs w:val="22"/>
        </w:rPr>
        <w:t>관하여</w:t>
      </w:r>
      <w:r>
        <w:rPr>
          <w:rFonts w:hint="eastAsia"/>
          <w:bCs/>
          <w:szCs w:val="22"/>
        </w:rPr>
        <w:t>,</w:t>
      </w:r>
      <w:r>
        <w:rPr>
          <w:bCs/>
          <w:szCs w:val="22"/>
        </w:rPr>
        <w:t xml:space="preserve"> </w:t>
      </w:r>
      <w:r>
        <w:rPr>
          <w:rFonts w:hint="eastAsia"/>
          <w:bCs/>
          <w:szCs w:val="22"/>
        </w:rPr>
        <w:t>해당</w:t>
      </w:r>
      <w:r>
        <w:rPr>
          <w:rFonts w:hint="eastAsia"/>
          <w:bCs/>
          <w:szCs w:val="22"/>
        </w:rPr>
        <w:t xml:space="preserve"> </w:t>
      </w:r>
      <w:r>
        <w:rPr>
          <w:bCs/>
          <w:szCs w:val="22"/>
        </w:rPr>
        <w:t>AS</w:t>
      </w:r>
      <w:r>
        <w:rPr>
          <w:rFonts w:hint="eastAsia"/>
          <w:bCs/>
          <w:szCs w:val="22"/>
        </w:rPr>
        <w:t>기사들이</w:t>
      </w:r>
      <w:r>
        <w:rPr>
          <w:rFonts w:hint="eastAsia"/>
          <w:bCs/>
          <w:szCs w:val="22"/>
        </w:rPr>
        <w:t xml:space="preserve"> </w:t>
      </w:r>
      <w:r>
        <w:rPr>
          <w:rFonts w:hint="eastAsia"/>
          <w:bCs/>
          <w:szCs w:val="22"/>
        </w:rPr>
        <w:t>위탁계약</w:t>
      </w:r>
      <w:r>
        <w:rPr>
          <w:rFonts w:hint="eastAsia"/>
          <w:bCs/>
          <w:szCs w:val="22"/>
        </w:rPr>
        <w:t xml:space="preserve"> </w:t>
      </w:r>
      <w:r>
        <w:rPr>
          <w:rFonts w:hint="eastAsia"/>
          <w:bCs/>
          <w:szCs w:val="22"/>
        </w:rPr>
        <w:t>기간</w:t>
      </w:r>
      <w:r>
        <w:rPr>
          <w:rFonts w:hint="eastAsia"/>
          <w:bCs/>
          <w:szCs w:val="22"/>
        </w:rPr>
        <w:t xml:space="preserve"> </w:t>
      </w:r>
      <w:r>
        <w:rPr>
          <w:rFonts w:hint="eastAsia"/>
          <w:bCs/>
          <w:szCs w:val="22"/>
        </w:rPr>
        <w:t>동안에도</w:t>
      </w:r>
      <w:r>
        <w:rPr>
          <w:rFonts w:hint="eastAsia"/>
          <w:bCs/>
          <w:szCs w:val="22"/>
        </w:rPr>
        <w:t xml:space="preserve"> </w:t>
      </w:r>
      <w:r>
        <w:rPr>
          <w:rFonts w:hint="eastAsia"/>
          <w:bCs/>
          <w:szCs w:val="22"/>
        </w:rPr>
        <w:t>대상회사의</w:t>
      </w:r>
      <w:r>
        <w:rPr>
          <w:rFonts w:hint="eastAsia"/>
          <w:bCs/>
          <w:szCs w:val="22"/>
        </w:rPr>
        <w:t xml:space="preserve"> </w:t>
      </w:r>
      <w:r>
        <w:rPr>
          <w:rFonts w:hint="eastAsia"/>
          <w:bCs/>
          <w:szCs w:val="22"/>
        </w:rPr>
        <w:t>근로자였던</w:t>
      </w:r>
      <w:r>
        <w:rPr>
          <w:rFonts w:hint="eastAsia"/>
          <w:bCs/>
          <w:szCs w:val="22"/>
        </w:rPr>
        <w:t xml:space="preserve"> </w:t>
      </w:r>
      <w:r>
        <w:rPr>
          <w:rFonts w:hint="eastAsia"/>
          <w:bCs/>
          <w:szCs w:val="22"/>
        </w:rPr>
        <w:t>것으로</w:t>
      </w:r>
      <w:r>
        <w:rPr>
          <w:rFonts w:hint="eastAsia"/>
          <w:bCs/>
          <w:szCs w:val="22"/>
        </w:rPr>
        <w:t xml:space="preserve"> </w:t>
      </w:r>
      <w:r>
        <w:rPr>
          <w:rFonts w:hint="eastAsia"/>
          <w:bCs/>
          <w:szCs w:val="22"/>
        </w:rPr>
        <w:t>인정된다면</w:t>
      </w:r>
      <w:r>
        <w:rPr>
          <w:rFonts w:hint="eastAsia"/>
          <w:bCs/>
          <w:szCs w:val="22"/>
        </w:rPr>
        <w:t xml:space="preserve"> </w:t>
      </w:r>
      <w:r>
        <w:rPr>
          <w:rFonts w:hint="eastAsia"/>
          <w:bCs/>
          <w:szCs w:val="22"/>
        </w:rPr>
        <w:t>위탁계약</w:t>
      </w:r>
      <w:r>
        <w:rPr>
          <w:rFonts w:hint="eastAsia"/>
          <w:bCs/>
          <w:szCs w:val="22"/>
        </w:rPr>
        <w:t xml:space="preserve"> </w:t>
      </w:r>
      <w:r>
        <w:rPr>
          <w:rFonts w:hint="eastAsia"/>
          <w:bCs/>
          <w:szCs w:val="22"/>
        </w:rPr>
        <w:t>기간</w:t>
      </w:r>
      <w:r>
        <w:rPr>
          <w:rFonts w:hint="eastAsia"/>
          <w:bCs/>
          <w:szCs w:val="22"/>
        </w:rPr>
        <w:t xml:space="preserve"> </w:t>
      </w:r>
      <w:r>
        <w:rPr>
          <w:rFonts w:hint="eastAsia"/>
          <w:bCs/>
          <w:szCs w:val="22"/>
        </w:rPr>
        <w:t>또한</w:t>
      </w:r>
      <w:r>
        <w:rPr>
          <w:rFonts w:hint="eastAsia"/>
          <w:bCs/>
          <w:szCs w:val="22"/>
        </w:rPr>
        <w:t xml:space="preserve"> </w:t>
      </w:r>
      <w:r>
        <w:rPr>
          <w:rFonts w:hint="eastAsia"/>
          <w:bCs/>
          <w:szCs w:val="22"/>
        </w:rPr>
        <w:t>대상회사에서의</w:t>
      </w:r>
      <w:r>
        <w:rPr>
          <w:rFonts w:hint="eastAsia"/>
          <w:bCs/>
          <w:szCs w:val="22"/>
        </w:rPr>
        <w:t xml:space="preserve"> </w:t>
      </w:r>
      <w:r>
        <w:rPr>
          <w:rFonts w:hint="eastAsia"/>
          <w:bCs/>
          <w:szCs w:val="22"/>
        </w:rPr>
        <w:t>계속근로기간이</w:t>
      </w:r>
      <w:r>
        <w:rPr>
          <w:rFonts w:hint="eastAsia"/>
          <w:bCs/>
          <w:szCs w:val="22"/>
        </w:rPr>
        <w:t xml:space="preserve"> </w:t>
      </w:r>
      <w:r>
        <w:rPr>
          <w:rFonts w:hint="eastAsia"/>
          <w:bCs/>
          <w:szCs w:val="22"/>
        </w:rPr>
        <w:t>되어</w:t>
      </w:r>
      <w:r>
        <w:rPr>
          <w:rFonts w:hint="eastAsia"/>
          <w:bCs/>
          <w:szCs w:val="22"/>
        </w:rPr>
        <w:t xml:space="preserve"> </w:t>
      </w:r>
      <w:r>
        <w:rPr>
          <w:rFonts w:hint="eastAsia"/>
          <w:bCs/>
          <w:szCs w:val="22"/>
        </w:rPr>
        <w:t>대상회사가</w:t>
      </w:r>
      <w:r>
        <w:rPr>
          <w:rFonts w:hint="eastAsia"/>
          <w:bCs/>
          <w:szCs w:val="22"/>
        </w:rPr>
        <w:t xml:space="preserve"> </w:t>
      </w:r>
      <w:r>
        <w:rPr>
          <w:rFonts w:hint="eastAsia"/>
          <w:bCs/>
          <w:szCs w:val="22"/>
        </w:rPr>
        <w:t>해당</w:t>
      </w:r>
      <w:r>
        <w:rPr>
          <w:rFonts w:hint="eastAsia"/>
          <w:bCs/>
          <w:szCs w:val="22"/>
        </w:rPr>
        <w:t xml:space="preserve"> A</w:t>
      </w:r>
      <w:r>
        <w:rPr>
          <w:bCs/>
          <w:szCs w:val="22"/>
        </w:rPr>
        <w:t xml:space="preserve">S </w:t>
      </w:r>
      <w:r>
        <w:rPr>
          <w:rFonts w:hint="eastAsia"/>
          <w:bCs/>
          <w:szCs w:val="22"/>
        </w:rPr>
        <w:t>기사들에</w:t>
      </w:r>
      <w:r>
        <w:rPr>
          <w:rFonts w:hint="eastAsia"/>
          <w:bCs/>
          <w:szCs w:val="22"/>
        </w:rPr>
        <w:t xml:space="preserve"> </w:t>
      </w:r>
      <w:r>
        <w:rPr>
          <w:rFonts w:hint="eastAsia"/>
          <w:bCs/>
          <w:szCs w:val="22"/>
        </w:rPr>
        <w:t>대하여</w:t>
      </w:r>
      <w:r>
        <w:rPr>
          <w:rFonts w:hint="eastAsia"/>
          <w:bCs/>
          <w:szCs w:val="22"/>
        </w:rPr>
        <w:t xml:space="preserve"> </w:t>
      </w:r>
      <w:r>
        <w:rPr>
          <w:bCs/>
          <w:szCs w:val="22"/>
        </w:rPr>
        <w:t>(</w:t>
      </w:r>
      <w:r>
        <w:rPr>
          <w:rFonts w:hint="eastAsia"/>
          <w:bCs/>
          <w:szCs w:val="22"/>
        </w:rPr>
        <w:t>평균임금</w:t>
      </w:r>
      <w:r>
        <w:rPr>
          <w:rFonts w:hint="eastAsia"/>
          <w:bCs/>
          <w:szCs w:val="22"/>
        </w:rPr>
        <w:t xml:space="preserve"> </w:t>
      </w:r>
      <w:r>
        <w:rPr>
          <w:bCs/>
          <w:szCs w:val="22"/>
        </w:rPr>
        <w:t xml:space="preserve">* </w:t>
      </w:r>
      <w:r>
        <w:rPr>
          <w:rFonts w:hint="eastAsia"/>
          <w:bCs/>
          <w:szCs w:val="22"/>
        </w:rPr>
        <w:t>과거</w:t>
      </w:r>
      <w:r>
        <w:rPr>
          <w:rFonts w:hint="eastAsia"/>
          <w:bCs/>
          <w:szCs w:val="22"/>
        </w:rPr>
        <w:t xml:space="preserve"> </w:t>
      </w:r>
      <w:r>
        <w:rPr>
          <w:rFonts w:hint="eastAsia"/>
          <w:bCs/>
          <w:szCs w:val="22"/>
        </w:rPr>
        <w:t>위탁계약</w:t>
      </w:r>
      <w:r>
        <w:rPr>
          <w:rFonts w:hint="eastAsia"/>
          <w:bCs/>
          <w:szCs w:val="22"/>
        </w:rPr>
        <w:t xml:space="preserve"> </w:t>
      </w:r>
      <w:r>
        <w:rPr>
          <w:rFonts w:hint="eastAsia"/>
          <w:bCs/>
          <w:szCs w:val="22"/>
        </w:rPr>
        <w:t>기간</w:t>
      </w:r>
      <w:r>
        <w:rPr>
          <w:rFonts w:hint="eastAsia"/>
          <w:bCs/>
          <w:szCs w:val="22"/>
        </w:rPr>
        <w:t>)</w:t>
      </w:r>
      <w:r>
        <w:rPr>
          <w:rFonts w:hint="eastAsia"/>
          <w:bCs/>
          <w:szCs w:val="22"/>
        </w:rPr>
        <w:t>에</w:t>
      </w:r>
      <w:r>
        <w:rPr>
          <w:rFonts w:hint="eastAsia"/>
          <w:bCs/>
          <w:szCs w:val="22"/>
        </w:rPr>
        <w:t xml:space="preserve"> </w:t>
      </w:r>
      <w:r>
        <w:rPr>
          <w:rFonts w:hint="eastAsia"/>
          <w:bCs/>
          <w:szCs w:val="22"/>
        </w:rPr>
        <w:t>상응하는</w:t>
      </w:r>
      <w:r>
        <w:rPr>
          <w:rFonts w:hint="eastAsia"/>
          <w:bCs/>
          <w:szCs w:val="22"/>
        </w:rPr>
        <w:t xml:space="preserve"> </w:t>
      </w:r>
      <w:r>
        <w:rPr>
          <w:rFonts w:hint="eastAsia"/>
          <w:bCs/>
          <w:szCs w:val="22"/>
        </w:rPr>
        <w:t>추가</w:t>
      </w:r>
      <w:r>
        <w:rPr>
          <w:rFonts w:hint="eastAsia"/>
          <w:bCs/>
          <w:szCs w:val="22"/>
        </w:rPr>
        <w:t xml:space="preserve"> </w:t>
      </w:r>
      <w:r>
        <w:rPr>
          <w:rFonts w:hint="eastAsia"/>
          <w:bCs/>
          <w:szCs w:val="22"/>
        </w:rPr>
        <w:t>퇴직급여를</w:t>
      </w:r>
      <w:r>
        <w:rPr>
          <w:rFonts w:hint="eastAsia"/>
          <w:bCs/>
          <w:szCs w:val="22"/>
        </w:rPr>
        <w:t xml:space="preserve"> </w:t>
      </w:r>
      <w:r>
        <w:rPr>
          <w:rFonts w:hint="eastAsia"/>
          <w:bCs/>
          <w:szCs w:val="22"/>
        </w:rPr>
        <w:t>부담하게</w:t>
      </w:r>
      <w:r>
        <w:rPr>
          <w:rFonts w:hint="eastAsia"/>
          <w:bCs/>
          <w:szCs w:val="22"/>
        </w:rPr>
        <w:t xml:space="preserve"> </w:t>
      </w:r>
      <w:r>
        <w:rPr>
          <w:rFonts w:hint="eastAsia"/>
          <w:bCs/>
          <w:szCs w:val="22"/>
        </w:rPr>
        <w:t>될</w:t>
      </w:r>
      <w:r>
        <w:rPr>
          <w:rFonts w:hint="eastAsia"/>
          <w:bCs/>
          <w:szCs w:val="22"/>
        </w:rPr>
        <w:t xml:space="preserve"> </w:t>
      </w:r>
      <w:r>
        <w:rPr>
          <w:rFonts w:hint="eastAsia"/>
          <w:bCs/>
          <w:szCs w:val="22"/>
        </w:rPr>
        <w:t>가능성이</w:t>
      </w:r>
      <w:r>
        <w:rPr>
          <w:rFonts w:hint="eastAsia"/>
          <w:bCs/>
          <w:szCs w:val="22"/>
        </w:rPr>
        <w:t xml:space="preserve"> </w:t>
      </w:r>
      <w:r>
        <w:rPr>
          <w:rFonts w:hint="eastAsia"/>
          <w:bCs/>
          <w:szCs w:val="22"/>
        </w:rPr>
        <w:t>있음</w:t>
      </w:r>
      <w:r>
        <w:rPr>
          <w:rFonts w:hint="eastAsia"/>
          <w:bCs/>
          <w:szCs w:val="22"/>
        </w:rPr>
        <w:t>.</w:t>
      </w:r>
      <w:r>
        <w:rPr>
          <w:bCs/>
          <w:szCs w:val="22"/>
        </w:rPr>
        <w:t xml:space="preserve"> </w:t>
      </w:r>
      <w:r>
        <w:rPr>
          <w:rFonts w:hint="eastAsia"/>
          <w:bCs/>
          <w:szCs w:val="22"/>
        </w:rPr>
        <w:t>관련</w:t>
      </w:r>
      <w:r>
        <w:rPr>
          <w:rFonts w:hint="eastAsia"/>
          <w:bCs/>
          <w:szCs w:val="22"/>
        </w:rPr>
        <w:t xml:space="preserve"> </w:t>
      </w:r>
      <w:r>
        <w:rPr>
          <w:rFonts w:hint="eastAsia"/>
          <w:bCs/>
          <w:szCs w:val="22"/>
        </w:rPr>
        <w:t>금전적</w:t>
      </w:r>
      <w:r>
        <w:rPr>
          <w:rFonts w:hint="eastAsia"/>
          <w:bCs/>
          <w:szCs w:val="22"/>
        </w:rPr>
        <w:t xml:space="preserve"> </w:t>
      </w:r>
      <w:r>
        <w:rPr>
          <w:rFonts w:hint="eastAsia"/>
          <w:bCs/>
          <w:szCs w:val="22"/>
        </w:rPr>
        <w:t>영향을</w:t>
      </w:r>
      <w:r>
        <w:rPr>
          <w:rFonts w:hint="eastAsia"/>
          <w:bCs/>
          <w:szCs w:val="22"/>
        </w:rPr>
        <w:t xml:space="preserve"> </w:t>
      </w:r>
      <w:r>
        <w:rPr>
          <w:rFonts w:hint="eastAsia"/>
          <w:bCs/>
          <w:szCs w:val="22"/>
        </w:rPr>
        <w:t>추산하기</w:t>
      </w:r>
      <w:r>
        <w:rPr>
          <w:rFonts w:hint="eastAsia"/>
          <w:bCs/>
          <w:szCs w:val="22"/>
        </w:rPr>
        <w:t xml:space="preserve"> </w:t>
      </w:r>
      <w:r>
        <w:rPr>
          <w:rFonts w:hint="eastAsia"/>
          <w:bCs/>
          <w:szCs w:val="22"/>
        </w:rPr>
        <w:t>위하여</w:t>
      </w:r>
      <w:r>
        <w:rPr>
          <w:rFonts w:hint="eastAsia"/>
          <w:bCs/>
          <w:szCs w:val="22"/>
        </w:rPr>
        <w:t xml:space="preserve"> </w:t>
      </w:r>
      <w:r>
        <w:rPr>
          <w:rFonts w:hint="eastAsia"/>
          <w:bCs/>
          <w:szCs w:val="22"/>
        </w:rPr>
        <w:t>해당</w:t>
      </w:r>
      <w:r>
        <w:rPr>
          <w:rFonts w:hint="eastAsia"/>
          <w:bCs/>
          <w:szCs w:val="22"/>
        </w:rPr>
        <w:t xml:space="preserve"> </w:t>
      </w:r>
      <w:r>
        <w:rPr>
          <w:bCs/>
          <w:szCs w:val="22"/>
        </w:rPr>
        <w:t>A</w:t>
      </w:r>
      <w:r>
        <w:rPr>
          <w:rFonts w:hint="eastAsia"/>
          <w:bCs/>
          <w:szCs w:val="22"/>
        </w:rPr>
        <w:t>S</w:t>
      </w:r>
      <w:r>
        <w:rPr>
          <w:rFonts w:hint="eastAsia"/>
          <w:bCs/>
          <w:szCs w:val="22"/>
        </w:rPr>
        <w:t>기사들의</w:t>
      </w:r>
      <w:r>
        <w:rPr>
          <w:rFonts w:hint="eastAsia"/>
          <w:bCs/>
          <w:szCs w:val="22"/>
        </w:rPr>
        <w:t xml:space="preserve"> </w:t>
      </w:r>
      <w:r>
        <w:rPr>
          <w:rFonts w:hint="eastAsia"/>
          <w:bCs/>
          <w:szCs w:val="22"/>
        </w:rPr>
        <w:t>근속기간</w:t>
      </w:r>
      <w:r>
        <w:rPr>
          <w:rFonts w:hint="eastAsia"/>
          <w:bCs/>
          <w:szCs w:val="22"/>
        </w:rPr>
        <w:t>,</w:t>
      </w:r>
      <w:r>
        <w:rPr>
          <w:bCs/>
          <w:szCs w:val="22"/>
        </w:rPr>
        <w:t xml:space="preserve"> </w:t>
      </w:r>
      <w:r>
        <w:rPr>
          <w:rFonts w:hint="eastAsia"/>
          <w:bCs/>
          <w:szCs w:val="22"/>
        </w:rPr>
        <w:t>위탁계약기간</w:t>
      </w:r>
      <w:r>
        <w:rPr>
          <w:rFonts w:hint="eastAsia"/>
          <w:bCs/>
          <w:szCs w:val="22"/>
        </w:rPr>
        <w:t xml:space="preserve"> </w:t>
      </w:r>
      <w:r>
        <w:rPr>
          <w:rFonts w:hint="eastAsia"/>
          <w:bCs/>
          <w:szCs w:val="22"/>
        </w:rPr>
        <w:t>및</w:t>
      </w:r>
      <w:r>
        <w:rPr>
          <w:rFonts w:hint="eastAsia"/>
          <w:bCs/>
          <w:szCs w:val="22"/>
        </w:rPr>
        <w:t xml:space="preserve"> </w:t>
      </w:r>
      <w:r>
        <w:rPr>
          <w:rFonts w:hint="eastAsia"/>
          <w:bCs/>
          <w:szCs w:val="22"/>
        </w:rPr>
        <w:t>평균임금</w:t>
      </w:r>
      <w:r>
        <w:rPr>
          <w:rFonts w:hint="eastAsia"/>
          <w:bCs/>
          <w:szCs w:val="22"/>
        </w:rPr>
        <w:t xml:space="preserve"> </w:t>
      </w:r>
      <w:r>
        <w:rPr>
          <w:rFonts w:hint="eastAsia"/>
          <w:bCs/>
          <w:szCs w:val="22"/>
        </w:rPr>
        <w:t>액수에</w:t>
      </w:r>
      <w:r>
        <w:rPr>
          <w:rFonts w:hint="eastAsia"/>
          <w:bCs/>
          <w:szCs w:val="22"/>
        </w:rPr>
        <w:t xml:space="preserve"> </w:t>
      </w:r>
      <w:r>
        <w:rPr>
          <w:rFonts w:hint="eastAsia"/>
          <w:bCs/>
          <w:szCs w:val="22"/>
        </w:rPr>
        <w:t>대한</w:t>
      </w:r>
      <w:r>
        <w:rPr>
          <w:rFonts w:hint="eastAsia"/>
          <w:bCs/>
          <w:szCs w:val="22"/>
        </w:rPr>
        <w:t xml:space="preserve"> </w:t>
      </w:r>
      <w:r>
        <w:rPr>
          <w:rFonts w:hint="eastAsia"/>
          <w:bCs/>
          <w:szCs w:val="22"/>
        </w:rPr>
        <w:t>확인을</w:t>
      </w:r>
      <w:r>
        <w:rPr>
          <w:rFonts w:hint="eastAsia"/>
          <w:bCs/>
          <w:szCs w:val="22"/>
        </w:rPr>
        <w:t xml:space="preserve"> </w:t>
      </w:r>
      <w:r>
        <w:rPr>
          <w:rFonts w:hint="eastAsia"/>
          <w:bCs/>
          <w:szCs w:val="22"/>
        </w:rPr>
        <w:t>요청하였으나</w:t>
      </w:r>
      <w:r>
        <w:rPr>
          <w:rFonts w:hint="eastAsia"/>
          <w:bCs/>
          <w:szCs w:val="22"/>
        </w:rPr>
        <w:t>,</w:t>
      </w:r>
      <w:r>
        <w:rPr>
          <w:bCs/>
          <w:szCs w:val="22"/>
        </w:rPr>
        <w:t xml:space="preserve"> </w:t>
      </w:r>
      <w:r>
        <w:rPr>
          <w:rFonts w:hint="eastAsia"/>
          <w:bCs/>
          <w:szCs w:val="22"/>
        </w:rPr>
        <w:t>답변이</w:t>
      </w:r>
      <w:r>
        <w:rPr>
          <w:rFonts w:hint="eastAsia"/>
          <w:bCs/>
          <w:szCs w:val="22"/>
        </w:rPr>
        <w:t xml:space="preserve"> </w:t>
      </w:r>
      <w:r>
        <w:rPr>
          <w:rFonts w:hint="eastAsia"/>
          <w:bCs/>
          <w:szCs w:val="22"/>
        </w:rPr>
        <w:t>제공되지</w:t>
      </w:r>
      <w:r>
        <w:rPr>
          <w:rFonts w:hint="eastAsia"/>
          <w:bCs/>
          <w:szCs w:val="22"/>
        </w:rPr>
        <w:t xml:space="preserve"> </w:t>
      </w:r>
      <w:r>
        <w:rPr>
          <w:rFonts w:hint="eastAsia"/>
          <w:bCs/>
          <w:szCs w:val="22"/>
        </w:rPr>
        <w:t>않음</w:t>
      </w:r>
      <w:r>
        <w:rPr>
          <w:rFonts w:hint="eastAsia"/>
          <w:bCs/>
          <w:szCs w:val="22"/>
        </w:rPr>
        <w:t>.</w:t>
      </w:r>
    </w:p>
    <w:p w14:paraId="0F6AE458" w14:textId="77777777" w:rsidR="00026A7E" w:rsidRPr="00D04814" w:rsidRDefault="00026A7E" w:rsidP="00026A7E">
      <w:pPr>
        <w:spacing w:after="240"/>
        <w:ind w:left="1815"/>
        <w:rPr>
          <w:bCs/>
          <w:szCs w:val="22"/>
        </w:rPr>
      </w:pPr>
      <w:r w:rsidRPr="00CB2B3F">
        <w:rPr>
          <w:bCs/>
          <w:szCs w:val="22"/>
        </w:rPr>
        <w:t>대상회사의</w:t>
      </w:r>
      <w:r w:rsidRPr="00CB2B3F">
        <w:rPr>
          <w:bCs/>
          <w:szCs w:val="22"/>
        </w:rPr>
        <w:t xml:space="preserve"> </w:t>
      </w:r>
      <w:r w:rsidRPr="00CB2B3F">
        <w:rPr>
          <w:bCs/>
          <w:szCs w:val="22"/>
        </w:rPr>
        <w:t>수급업체에</w:t>
      </w:r>
      <w:r w:rsidRPr="00CB2B3F">
        <w:rPr>
          <w:bCs/>
          <w:szCs w:val="22"/>
        </w:rPr>
        <w:t xml:space="preserve"> </w:t>
      </w:r>
      <w:r w:rsidRPr="00CB2B3F">
        <w:rPr>
          <w:bCs/>
          <w:szCs w:val="22"/>
        </w:rPr>
        <w:t>소속된</w:t>
      </w:r>
      <w:r w:rsidRPr="00CB2B3F">
        <w:rPr>
          <w:bCs/>
          <w:szCs w:val="22"/>
        </w:rPr>
        <w:t xml:space="preserve"> AS</w:t>
      </w:r>
      <w:r w:rsidRPr="00CB2B3F">
        <w:rPr>
          <w:bCs/>
          <w:szCs w:val="22"/>
        </w:rPr>
        <w:t>기사들의</w:t>
      </w:r>
      <w:r w:rsidRPr="00CB2B3F">
        <w:rPr>
          <w:bCs/>
          <w:szCs w:val="22"/>
        </w:rPr>
        <w:t xml:space="preserve"> </w:t>
      </w:r>
      <w:r w:rsidRPr="00CB2B3F">
        <w:rPr>
          <w:bCs/>
          <w:szCs w:val="22"/>
        </w:rPr>
        <w:t>경우</w:t>
      </w:r>
      <w:r w:rsidRPr="00CB2B3F">
        <w:rPr>
          <w:bCs/>
          <w:szCs w:val="22"/>
        </w:rPr>
        <w:t xml:space="preserve"> </w:t>
      </w:r>
      <w:r w:rsidRPr="00CB2B3F">
        <w:rPr>
          <w:bCs/>
          <w:szCs w:val="22"/>
        </w:rPr>
        <w:t>아래</w:t>
      </w:r>
      <w:r w:rsidRPr="00CB2B3F">
        <w:rPr>
          <w:bCs/>
          <w:szCs w:val="22"/>
        </w:rPr>
        <w:t xml:space="preserve"> ‘7. </w:t>
      </w:r>
      <w:r w:rsidRPr="00CB2B3F">
        <w:rPr>
          <w:bCs/>
          <w:szCs w:val="22"/>
        </w:rPr>
        <w:t>불법파견</w:t>
      </w:r>
      <w:r w:rsidRPr="00CB2B3F">
        <w:rPr>
          <w:bCs/>
          <w:szCs w:val="22"/>
        </w:rPr>
        <w:t xml:space="preserve"> </w:t>
      </w:r>
      <w:r w:rsidRPr="00CB2B3F">
        <w:rPr>
          <w:bCs/>
          <w:szCs w:val="22"/>
        </w:rPr>
        <w:t>이슈</w:t>
      </w:r>
      <w:r w:rsidRPr="00CB2B3F">
        <w:rPr>
          <w:bCs/>
          <w:szCs w:val="22"/>
        </w:rPr>
        <w:t>’</w:t>
      </w:r>
      <w:r w:rsidRPr="00CB2B3F">
        <w:rPr>
          <w:bCs/>
          <w:szCs w:val="22"/>
        </w:rPr>
        <w:t>에서</w:t>
      </w:r>
      <w:r w:rsidRPr="00CB2B3F">
        <w:rPr>
          <w:bCs/>
          <w:szCs w:val="22"/>
        </w:rPr>
        <w:t xml:space="preserve"> </w:t>
      </w:r>
      <w:r w:rsidRPr="00CB2B3F">
        <w:rPr>
          <w:bCs/>
          <w:szCs w:val="22"/>
        </w:rPr>
        <w:t>서술하는</w:t>
      </w:r>
      <w:r w:rsidRPr="00CB2B3F">
        <w:rPr>
          <w:bCs/>
          <w:szCs w:val="22"/>
        </w:rPr>
        <w:t xml:space="preserve"> </w:t>
      </w:r>
      <w:r w:rsidRPr="00CB2B3F">
        <w:rPr>
          <w:bCs/>
          <w:szCs w:val="22"/>
        </w:rPr>
        <w:t>바와</w:t>
      </w:r>
      <w:r w:rsidRPr="00CB2B3F">
        <w:rPr>
          <w:bCs/>
          <w:szCs w:val="22"/>
        </w:rPr>
        <w:t xml:space="preserve"> </w:t>
      </w:r>
      <w:r w:rsidRPr="00CB2B3F">
        <w:rPr>
          <w:bCs/>
          <w:szCs w:val="22"/>
        </w:rPr>
        <w:t>같이</w:t>
      </w:r>
      <w:r w:rsidRPr="00CB2B3F">
        <w:rPr>
          <w:bCs/>
          <w:szCs w:val="22"/>
        </w:rPr>
        <w:t xml:space="preserve"> </w:t>
      </w:r>
      <w:r w:rsidRPr="00CB2B3F">
        <w:rPr>
          <w:bCs/>
          <w:szCs w:val="22"/>
        </w:rPr>
        <w:t>대상회사가</w:t>
      </w:r>
      <w:r w:rsidRPr="00CB2B3F">
        <w:rPr>
          <w:bCs/>
          <w:szCs w:val="22"/>
        </w:rPr>
        <w:t xml:space="preserve"> </w:t>
      </w:r>
      <w:r w:rsidRPr="00CB2B3F">
        <w:rPr>
          <w:bCs/>
          <w:szCs w:val="22"/>
        </w:rPr>
        <w:t>해당</w:t>
      </w:r>
      <w:r w:rsidRPr="00CB2B3F">
        <w:rPr>
          <w:bCs/>
          <w:szCs w:val="22"/>
        </w:rPr>
        <w:t xml:space="preserve"> </w:t>
      </w:r>
      <w:r w:rsidRPr="00CB2B3F">
        <w:rPr>
          <w:bCs/>
          <w:szCs w:val="22"/>
        </w:rPr>
        <w:t>기사들에게</w:t>
      </w:r>
      <w:r w:rsidRPr="00CB2B3F">
        <w:rPr>
          <w:bCs/>
          <w:szCs w:val="22"/>
        </w:rPr>
        <w:t xml:space="preserve"> </w:t>
      </w:r>
      <w:r w:rsidRPr="00CB2B3F">
        <w:rPr>
          <w:bCs/>
          <w:szCs w:val="22"/>
        </w:rPr>
        <w:t>지휘명령권을</w:t>
      </w:r>
      <w:r w:rsidRPr="00CB2B3F">
        <w:rPr>
          <w:bCs/>
          <w:szCs w:val="22"/>
        </w:rPr>
        <w:t xml:space="preserve"> </w:t>
      </w:r>
      <w:r w:rsidRPr="00CB2B3F">
        <w:rPr>
          <w:bCs/>
          <w:szCs w:val="22"/>
        </w:rPr>
        <w:t>행사한</w:t>
      </w:r>
      <w:r w:rsidRPr="00CB2B3F">
        <w:rPr>
          <w:bCs/>
          <w:szCs w:val="22"/>
        </w:rPr>
        <w:t xml:space="preserve"> </w:t>
      </w:r>
      <w:r w:rsidRPr="00CB2B3F">
        <w:rPr>
          <w:bCs/>
          <w:szCs w:val="22"/>
        </w:rPr>
        <w:t>것</w:t>
      </w:r>
      <w:r w:rsidRPr="00CB2B3F">
        <w:rPr>
          <w:bCs/>
          <w:szCs w:val="22"/>
        </w:rPr>
        <w:lastRenderedPageBreak/>
        <w:t>으로</w:t>
      </w:r>
      <w:r w:rsidRPr="00CB2B3F">
        <w:rPr>
          <w:bCs/>
          <w:szCs w:val="22"/>
        </w:rPr>
        <w:t xml:space="preserve"> </w:t>
      </w:r>
      <w:r w:rsidRPr="00CB2B3F">
        <w:rPr>
          <w:bCs/>
          <w:szCs w:val="22"/>
        </w:rPr>
        <w:t>인정된다면</w:t>
      </w:r>
      <w:r w:rsidRPr="00CB2B3F">
        <w:rPr>
          <w:bCs/>
          <w:szCs w:val="22"/>
        </w:rPr>
        <w:t xml:space="preserve"> </w:t>
      </w:r>
      <w:r w:rsidRPr="00CB2B3F">
        <w:rPr>
          <w:bCs/>
          <w:szCs w:val="22"/>
        </w:rPr>
        <w:t>대상회사가</w:t>
      </w:r>
      <w:r w:rsidRPr="00CB2B3F">
        <w:rPr>
          <w:bCs/>
          <w:szCs w:val="22"/>
        </w:rPr>
        <w:t xml:space="preserve"> </w:t>
      </w:r>
      <w:r w:rsidRPr="00CB2B3F">
        <w:rPr>
          <w:bCs/>
          <w:szCs w:val="22"/>
        </w:rPr>
        <w:t>해당</w:t>
      </w:r>
      <w:r w:rsidRPr="00CB2B3F">
        <w:rPr>
          <w:bCs/>
          <w:szCs w:val="22"/>
        </w:rPr>
        <w:t xml:space="preserve"> </w:t>
      </w:r>
      <w:r w:rsidRPr="00CB2B3F">
        <w:rPr>
          <w:bCs/>
          <w:szCs w:val="22"/>
        </w:rPr>
        <w:t>근로자들을</w:t>
      </w:r>
      <w:r w:rsidRPr="00CB2B3F">
        <w:rPr>
          <w:bCs/>
          <w:szCs w:val="22"/>
        </w:rPr>
        <w:t xml:space="preserve"> </w:t>
      </w:r>
      <w:r w:rsidRPr="00CB2B3F">
        <w:rPr>
          <w:bCs/>
          <w:szCs w:val="22"/>
        </w:rPr>
        <w:t>직접</w:t>
      </w:r>
      <w:r w:rsidRPr="00CB2B3F">
        <w:rPr>
          <w:bCs/>
          <w:szCs w:val="22"/>
        </w:rPr>
        <w:t xml:space="preserve"> </w:t>
      </w:r>
      <w:r w:rsidRPr="00CB2B3F">
        <w:rPr>
          <w:bCs/>
          <w:szCs w:val="22"/>
        </w:rPr>
        <w:t>고용할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되고</w:t>
      </w:r>
      <w:r w:rsidRPr="00CB2B3F">
        <w:rPr>
          <w:bCs/>
          <w:szCs w:val="22"/>
        </w:rPr>
        <w:t xml:space="preserve"> </w:t>
      </w:r>
      <w:r w:rsidRPr="00CB2B3F">
        <w:rPr>
          <w:bCs/>
          <w:szCs w:val="22"/>
        </w:rPr>
        <w:t>이에</w:t>
      </w:r>
      <w:r w:rsidRPr="00CB2B3F">
        <w:rPr>
          <w:bCs/>
          <w:szCs w:val="22"/>
        </w:rPr>
        <w:t xml:space="preserve"> </w:t>
      </w:r>
      <w:r w:rsidRPr="00CB2B3F">
        <w:rPr>
          <w:bCs/>
          <w:szCs w:val="22"/>
        </w:rPr>
        <w:t>따른</w:t>
      </w:r>
      <w:r w:rsidRPr="00CB2B3F">
        <w:rPr>
          <w:bCs/>
          <w:szCs w:val="22"/>
        </w:rPr>
        <w:t xml:space="preserve"> </w:t>
      </w:r>
      <w:r w:rsidRPr="00CB2B3F">
        <w:rPr>
          <w:bCs/>
          <w:szCs w:val="22"/>
        </w:rPr>
        <w:t>금전적</w:t>
      </w:r>
      <w:r w:rsidRPr="00CB2B3F">
        <w:rPr>
          <w:bCs/>
          <w:szCs w:val="22"/>
        </w:rPr>
        <w:t xml:space="preserve"> </w:t>
      </w:r>
      <w:r w:rsidRPr="00CB2B3F">
        <w:rPr>
          <w:bCs/>
          <w:szCs w:val="22"/>
        </w:rPr>
        <w:t>영향이</w:t>
      </w:r>
      <w:r w:rsidRPr="00CB2B3F">
        <w:rPr>
          <w:bCs/>
          <w:szCs w:val="22"/>
        </w:rPr>
        <w:t xml:space="preserve"> </w:t>
      </w:r>
      <w:r w:rsidRPr="00CB2B3F">
        <w:rPr>
          <w:bCs/>
          <w:szCs w:val="22"/>
        </w:rPr>
        <w:t>발생할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 xml:space="preserve">. </w:t>
      </w:r>
      <w:r w:rsidRPr="00CB2B3F">
        <w:rPr>
          <w:bCs/>
          <w:szCs w:val="22"/>
        </w:rPr>
        <w:t>답변에</w:t>
      </w:r>
      <w:r w:rsidRPr="00CB2B3F">
        <w:rPr>
          <w:bCs/>
          <w:szCs w:val="22"/>
        </w:rPr>
        <w:t xml:space="preserve"> </w:t>
      </w:r>
      <w:r w:rsidRPr="00CB2B3F">
        <w:rPr>
          <w:bCs/>
          <w:szCs w:val="22"/>
        </w:rPr>
        <w:t>의하면</w:t>
      </w:r>
      <w:r>
        <w:rPr>
          <w:rFonts w:hint="eastAsia"/>
          <w:bCs/>
          <w:szCs w:val="22"/>
        </w:rPr>
        <w:t xml:space="preserve">, </w:t>
      </w:r>
      <w:r>
        <w:rPr>
          <w:rFonts w:hint="eastAsia"/>
          <w:bCs/>
          <w:szCs w:val="22"/>
        </w:rPr>
        <w:t>해당</w:t>
      </w:r>
      <w:r>
        <w:rPr>
          <w:rFonts w:hint="eastAsia"/>
          <w:bCs/>
          <w:szCs w:val="22"/>
        </w:rPr>
        <w:t xml:space="preserve"> </w:t>
      </w:r>
      <w:r>
        <w:rPr>
          <w:bCs/>
          <w:szCs w:val="22"/>
        </w:rPr>
        <w:t xml:space="preserve">AS </w:t>
      </w:r>
      <w:r>
        <w:rPr>
          <w:rFonts w:hint="eastAsia"/>
          <w:bCs/>
          <w:szCs w:val="22"/>
        </w:rPr>
        <w:t>도급업체들은</w:t>
      </w:r>
      <w:r>
        <w:rPr>
          <w:rFonts w:hint="eastAsia"/>
          <w:bCs/>
          <w:szCs w:val="22"/>
        </w:rPr>
        <w:t xml:space="preserve"> </w:t>
      </w:r>
      <w:r>
        <w:rPr>
          <w:rFonts w:hint="eastAsia"/>
          <w:bCs/>
          <w:szCs w:val="22"/>
        </w:rPr>
        <w:t>대상회사로부터</w:t>
      </w:r>
      <w:r w:rsidRPr="00CB2B3F">
        <w:rPr>
          <w:bCs/>
          <w:szCs w:val="22"/>
        </w:rPr>
        <w:t xml:space="preserve"> </w:t>
      </w:r>
      <w:r>
        <w:rPr>
          <w:rFonts w:hint="eastAsia"/>
          <w:color w:val="1F497D"/>
        </w:rPr>
        <w:t>독립된</w:t>
      </w:r>
      <w:r>
        <w:rPr>
          <w:rFonts w:hint="eastAsia"/>
          <w:color w:val="1F497D"/>
        </w:rPr>
        <w:t xml:space="preserve"> </w:t>
      </w:r>
      <w:r>
        <w:rPr>
          <w:rFonts w:hint="eastAsia"/>
          <w:color w:val="1F497D"/>
        </w:rPr>
        <w:t>업체로서</w:t>
      </w:r>
      <w:r>
        <w:rPr>
          <w:rFonts w:hint="eastAsia"/>
          <w:color w:val="1F497D"/>
        </w:rPr>
        <w:t xml:space="preserve"> </w:t>
      </w:r>
      <w:r>
        <w:rPr>
          <w:rFonts w:hint="eastAsia"/>
          <w:color w:val="1F497D"/>
        </w:rPr>
        <w:t>기사들의</w:t>
      </w:r>
      <w:r>
        <w:rPr>
          <w:rFonts w:hint="eastAsia"/>
          <w:color w:val="1F497D"/>
        </w:rPr>
        <w:t xml:space="preserve"> </w:t>
      </w:r>
      <w:r>
        <w:rPr>
          <w:rFonts w:hint="eastAsia"/>
          <w:color w:val="1F497D"/>
        </w:rPr>
        <w:t>평소</w:t>
      </w:r>
      <w:r>
        <w:rPr>
          <w:rFonts w:hint="eastAsia"/>
          <w:color w:val="1F497D"/>
        </w:rPr>
        <w:t xml:space="preserve"> </w:t>
      </w:r>
      <w:r>
        <w:rPr>
          <w:rFonts w:hint="eastAsia"/>
          <w:color w:val="1F497D"/>
        </w:rPr>
        <w:t>업무수행</w:t>
      </w:r>
      <w:r>
        <w:rPr>
          <w:rFonts w:hint="eastAsia"/>
          <w:color w:val="1F497D"/>
        </w:rPr>
        <w:t xml:space="preserve"> </w:t>
      </w:r>
      <w:r>
        <w:rPr>
          <w:rFonts w:hint="eastAsia"/>
          <w:color w:val="1F497D"/>
        </w:rPr>
        <w:t>장소도</w:t>
      </w:r>
      <w:r>
        <w:rPr>
          <w:rFonts w:hint="eastAsia"/>
          <w:color w:val="1F497D"/>
        </w:rPr>
        <w:t xml:space="preserve"> </w:t>
      </w:r>
      <w:r>
        <w:rPr>
          <w:rFonts w:hint="eastAsia"/>
          <w:color w:val="1F497D"/>
        </w:rPr>
        <w:t>다르고</w:t>
      </w:r>
      <w:r>
        <w:rPr>
          <w:rFonts w:hint="eastAsia"/>
          <w:color w:val="1F497D"/>
        </w:rPr>
        <w:t xml:space="preserve">, </w:t>
      </w:r>
      <w:r>
        <w:rPr>
          <w:rFonts w:hint="eastAsia"/>
          <w:color w:val="1F497D"/>
        </w:rPr>
        <w:t>회사에서는</w:t>
      </w:r>
      <w:r>
        <w:rPr>
          <w:rFonts w:hint="eastAsia"/>
          <w:color w:val="1F497D"/>
        </w:rPr>
        <w:t xml:space="preserve"> </w:t>
      </w:r>
      <w:r>
        <w:rPr>
          <w:rFonts w:hint="eastAsia"/>
          <w:color w:val="1F497D"/>
        </w:rPr>
        <w:t>직고용</w:t>
      </w:r>
      <w:r>
        <w:rPr>
          <w:rFonts w:hint="eastAsia"/>
          <w:color w:val="1F497D"/>
        </w:rPr>
        <w:t xml:space="preserve"> </w:t>
      </w:r>
      <w:r>
        <w:rPr>
          <w:rFonts w:hint="eastAsia"/>
          <w:color w:val="1F497D"/>
        </w:rPr>
        <w:t>기사들이</w:t>
      </w:r>
      <w:r>
        <w:rPr>
          <w:rFonts w:hint="eastAsia"/>
          <w:color w:val="1F497D"/>
        </w:rPr>
        <w:t xml:space="preserve"> </w:t>
      </w:r>
      <w:r>
        <w:rPr>
          <w:rFonts w:hint="eastAsia"/>
          <w:color w:val="1F497D"/>
        </w:rPr>
        <w:t>소화할</w:t>
      </w:r>
      <w:r>
        <w:rPr>
          <w:rFonts w:hint="eastAsia"/>
          <w:color w:val="1F497D"/>
        </w:rPr>
        <w:t xml:space="preserve"> </w:t>
      </w:r>
      <w:r>
        <w:rPr>
          <w:rFonts w:hint="eastAsia"/>
          <w:color w:val="1F497D"/>
        </w:rPr>
        <w:t>수</w:t>
      </w:r>
      <w:r>
        <w:rPr>
          <w:rFonts w:hint="eastAsia"/>
          <w:color w:val="1F497D"/>
        </w:rPr>
        <w:t xml:space="preserve"> </w:t>
      </w:r>
      <w:r>
        <w:rPr>
          <w:rFonts w:hint="eastAsia"/>
          <w:color w:val="1F497D"/>
        </w:rPr>
        <w:t>없는</w:t>
      </w:r>
      <w:r>
        <w:rPr>
          <w:rFonts w:hint="eastAsia"/>
          <w:color w:val="1F497D"/>
        </w:rPr>
        <w:t xml:space="preserve"> AS </w:t>
      </w:r>
      <w:r>
        <w:rPr>
          <w:rFonts w:hint="eastAsia"/>
          <w:color w:val="1F497D"/>
        </w:rPr>
        <w:t>업무를</w:t>
      </w:r>
      <w:r>
        <w:rPr>
          <w:rFonts w:hint="eastAsia"/>
          <w:color w:val="1F497D"/>
        </w:rPr>
        <w:t xml:space="preserve"> </w:t>
      </w:r>
      <w:r>
        <w:rPr>
          <w:rFonts w:hint="eastAsia"/>
          <w:color w:val="1F497D"/>
        </w:rPr>
        <w:t>수행하는</w:t>
      </w:r>
      <w:r>
        <w:rPr>
          <w:rFonts w:hint="eastAsia"/>
          <w:color w:val="1F497D"/>
        </w:rPr>
        <w:t xml:space="preserve"> </w:t>
      </w:r>
      <w:r>
        <w:rPr>
          <w:rFonts w:hint="eastAsia"/>
          <w:color w:val="1F497D"/>
        </w:rPr>
        <w:t>것이기</w:t>
      </w:r>
      <w:r>
        <w:rPr>
          <w:rFonts w:hint="eastAsia"/>
          <w:color w:val="1F497D"/>
        </w:rPr>
        <w:t xml:space="preserve"> </w:t>
      </w:r>
      <w:r>
        <w:rPr>
          <w:rFonts w:hint="eastAsia"/>
          <w:color w:val="1F497D"/>
        </w:rPr>
        <w:t>때문에</w:t>
      </w:r>
      <w:r>
        <w:rPr>
          <w:rFonts w:hint="eastAsia"/>
          <w:color w:val="1F497D"/>
        </w:rPr>
        <w:t xml:space="preserve"> </w:t>
      </w:r>
      <w:r>
        <w:rPr>
          <w:rFonts w:hint="eastAsia"/>
          <w:color w:val="1F497D"/>
        </w:rPr>
        <w:t>대상회사</w:t>
      </w:r>
      <w:r>
        <w:rPr>
          <w:rFonts w:hint="eastAsia"/>
          <w:color w:val="1F497D"/>
        </w:rPr>
        <w:t xml:space="preserve"> </w:t>
      </w:r>
      <w:r>
        <w:rPr>
          <w:rFonts w:hint="eastAsia"/>
          <w:color w:val="1F497D"/>
        </w:rPr>
        <w:t>소속</w:t>
      </w:r>
      <w:r>
        <w:rPr>
          <w:rFonts w:hint="eastAsia"/>
          <w:color w:val="1F497D"/>
        </w:rPr>
        <w:t xml:space="preserve"> </w:t>
      </w:r>
      <w:r>
        <w:rPr>
          <w:color w:val="1F497D"/>
        </w:rPr>
        <w:t>AS</w:t>
      </w:r>
      <w:r>
        <w:rPr>
          <w:rFonts w:hint="eastAsia"/>
          <w:color w:val="1F497D"/>
        </w:rPr>
        <w:t>기사들이</w:t>
      </w:r>
      <w:r>
        <w:rPr>
          <w:rFonts w:hint="eastAsia"/>
          <w:color w:val="1F497D"/>
        </w:rPr>
        <w:t xml:space="preserve"> </w:t>
      </w:r>
      <w:r>
        <w:rPr>
          <w:rFonts w:hint="eastAsia"/>
          <w:color w:val="1F497D"/>
        </w:rPr>
        <w:t>수행하는</w:t>
      </w:r>
      <w:r>
        <w:rPr>
          <w:rFonts w:hint="eastAsia"/>
          <w:color w:val="1F497D"/>
        </w:rPr>
        <w:t xml:space="preserve"> </w:t>
      </w:r>
      <w:proofErr w:type="spellStart"/>
      <w:r>
        <w:rPr>
          <w:rFonts w:hint="eastAsia"/>
          <w:color w:val="1F497D"/>
        </w:rPr>
        <w:t>업무와도</w:t>
      </w:r>
      <w:proofErr w:type="spellEnd"/>
      <w:r>
        <w:rPr>
          <w:rFonts w:hint="eastAsia"/>
          <w:color w:val="1F497D"/>
        </w:rPr>
        <w:t xml:space="preserve"> </w:t>
      </w:r>
      <w:r>
        <w:rPr>
          <w:rFonts w:hint="eastAsia"/>
          <w:color w:val="1F497D"/>
        </w:rPr>
        <w:t>상이하다고</w:t>
      </w:r>
      <w:r>
        <w:rPr>
          <w:rFonts w:hint="eastAsia"/>
          <w:color w:val="1F497D"/>
        </w:rPr>
        <w:t xml:space="preserve"> </w:t>
      </w:r>
      <w:r>
        <w:rPr>
          <w:rFonts w:hint="eastAsia"/>
          <w:color w:val="1F497D"/>
        </w:rPr>
        <w:t>함</w:t>
      </w:r>
      <w:r>
        <w:rPr>
          <w:rFonts w:hint="eastAsia"/>
          <w:color w:val="1F497D"/>
        </w:rPr>
        <w:t>.</w:t>
      </w:r>
      <w:r>
        <w:rPr>
          <w:color w:val="1F497D"/>
        </w:rPr>
        <w:t xml:space="preserve"> </w:t>
      </w:r>
      <w:r>
        <w:rPr>
          <w:rFonts w:hint="eastAsia"/>
          <w:color w:val="1F497D"/>
        </w:rPr>
        <w:t>따라서</w:t>
      </w:r>
      <w:r>
        <w:rPr>
          <w:rFonts w:hint="eastAsia"/>
          <w:color w:val="1F497D"/>
        </w:rPr>
        <w:t>,</w:t>
      </w:r>
      <w:r>
        <w:rPr>
          <w:color w:val="1F497D"/>
        </w:rPr>
        <w:t xml:space="preserve"> AS </w:t>
      </w:r>
      <w:r>
        <w:rPr>
          <w:rFonts w:hint="eastAsia"/>
          <w:color w:val="1F497D"/>
        </w:rPr>
        <w:t>수급업체로부터</w:t>
      </w:r>
      <w:r>
        <w:rPr>
          <w:rFonts w:hint="eastAsia"/>
          <w:color w:val="1F497D"/>
        </w:rPr>
        <w:t xml:space="preserve"> </w:t>
      </w:r>
      <w:r>
        <w:rPr>
          <w:rFonts w:hint="eastAsia"/>
          <w:color w:val="1F497D"/>
        </w:rPr>
        <w:t>사용하는</w:t>
      </w:r>
      <w:r>
        <w:rPr>
          <w:rFonts w:hint="eastAsia"/>
          <w:color w:val="1F497D"/>
        </w:rPr>
        <w:t xml:space="preserve"> </w:t>
      </w:r>
      <w:proofErr w:type="spellStart"/>
      <w:r>
        <w:rPr>
          <w:rFonts w:hint="eastAsia"/>
          <w:color w:val="1F497D"/>
        </w:rPr>
        <w:t>기사들과의</w:t>
      </w:r>
      <w:proofErr w:type="spellEnd"/>
      <w:r>
        <w:rPr>
          <w:rFonts w:hint="eastAsia"/>
          <w:color w:val="1F497D"/>
        </w:rPr>
        <w:t xml:space="preserve"> </w:t>
      </w:r>
      <w:r>
        <w:rPr>
          <w:rFonts w:hint="eastAsia"/>
          <w:color w:val="1F497D"/>
        </w:rPr>
        <w:t>근로관계가</w:t>
      </w:r>
      <w:r>
        <w:rPr>
          <w:rFonts w:hint="eastAsia"/>
          <w:color w:val="1F497D"/>
        </w:rPr>
        <w:t xml:space="preserve"> </w:t>
      </w:r>
      <w:r>
        <w:rPr>
          <w:rFonts w:hint="eastAsia"/>
          <w:color w:val="1F497D"/>
        </w:rPr>
        <w:t>인정될</w:t>
      </w:r>
      <w:r>
        <w:rPr>
          <w:rFonts w:hint="eastAsia"/>
          <w:color w:val="1F497D"/>
        </w:rPr>
        <w:t xml:space="preserve"> </w:t>
      </w:r>
      <w:r>
        <w:rPr>
          <w:rFonts w:hint="eastAsia"/>
          <w:color w:val="1F497D"/>
        </w:rPr>
        <w:t>가능성은</w:t>
      </w:r>
      <w:r>
        <w:rPr>
          <w:rFonts w:hint="eastAsia"/>
          <w:color w:val="1F497D"/>
        </w:rPr>
        <w:t xml:space="preserve"> </w:t>
      </w:r>
      <w:r>
        <w:rPr>
          <w:rFonts w:hint="eastAsia"/>
          <w:color w:val="1F497D"/>
        </w:rPr>
        <w:t>낮음</w:t>
      </w:r>
      <w:r>
        <w:rPr>
          <w:rFonts w:hint="eastAsia"/>
          <w:color w:val="1F497D"/>
        </w:rPr>
        <w:t>.</w:t>
      </w:r>
      <w:r w:rsidRPr="00CB2B3F" w:rsidDel="00DF53C7">
        <w:rPr>
          <w:bCs/>
          <w:szCs w:val="22"/>
        </w:rPr>
        <w:t xml:space="preserve"> </w:t>
      </w:r>
    </w:p>
    <w:p w14:paraId="12C6CD8D" w14:textId="77777777" w:rsidR="00026A7E" w:rsidRPr="00CB2B3F" w:rsidRDefault="00026A7E" w:rsidP="00026A7E">
      <w:pPr>
        <w:numPr>
          <w:ilvl w:val="0"/>
          <w:numId w:val="64"/>
        </w:numPr>
        <w:spacing w:after="240"/>
        <w:rPr>
          <w:bCs/>
          <w:szCs w:val="22"/>
        </w:rPr>
      </w:pPr>
      <w:r w:rsidRPr="00CB2B3F">
        <w:rPr>
          <w:bCs/>
          <w:szCs w:val="22"/>
        </w:rPr>
        <w:t>배송</w:t>
      </w:r>
      <w:r w:rsidRPr="00CB2B3F">
        <w:rPr>
          <w:bCs/>
          <w:szCs w:val="22"/>
        </w:rPr>
        <w:t>∙</w:t>
      </w:r>
      <w:r w:rsidRPr="00CB2B3F">
        <w:rPr>
          <w:bCs/>
          <w:szCs w:val="22"/>
        </w:rPr>
        <w:t>설치</w:t>
      </w:r>
      <w:r w:rsidRPr="00CB2B3F">
        <w:rPr>
          <w:bCs/>
          <w:szCs w:val="22"/>
        </w:rPr>
        <w:t>(</w:t>
      </w:r>
      <w:r w:rsidRPr="00CB2B3F">
        <w:rPr>
          <w:bCs/>
          <w:szCs w:val="22"/>
        </w:rPr>
        <w:t>시공</w:t>
      </w:r>
      <w:r w:rsidRPr="00CB2B3F">
        <w:rPr>
          <w:bCs/>
          <w:szCs w:val="22"/>
        </w:rPr>
        <w:t xml:space="preserve">) </w:t>
      </w:r>
      <w:r w:rsidRPr="00CB2B3F">
        <w:rPr>
          <w:bCs/>
          <w:szCs w:val="22"/>
        </w:rPr>
        <w:t>기사의</w:t>
      </w:r>
      <w:r w:rsidRPr="00CB2B3F">
        <w:rPr>
          <w:bCs/>
          <w:szCs w:val="22"/>
        </w:rPr>
        <w:t xml:space="preserve"> </w:t>
      </w:r>
      <w:r w:rsidRPr="00CB2B3F">
        <w:rPr>
          <w:bCs/>
          <w:szCs w:val="22"/>
        </w:rPr>
        <w:t>근로자성</w:t>
      </w:r>
    </w:p>
    <w:p w14:paraId="6FC85BEF" w14:textId="77777777" w:rsidR="00026A7E" w:rsidRPr="00CB2B3F" w:rsidRDefault="00026A7E" w:rsidP="00026A7E">
      <w:pPr>
        <w:spacing w:after="240"/>
        <w:ind w:left="1815"/>
        <w:rPr>
          <w:bCs/>
          <w:szCs w:val="22"/>
        </w:rPr>
      </w:pPr>
      <w:r w:rsidRPr="00CB2B3F">
        <w:rPr>
          <w:bCs/>
          <w:szCs w:val="22"/>
        </w:rPr>
        <w:t>배송</w:t>
      </w:r>
      <w:r w:rsidRPr="00CB2B3F">
        <w:rPr>
          <w:bCs/>
          <w:szCs w:val="22"/>
        </w:rPr>
        <w:t>∙</w:t>
      </w:r>
      <w:r w:rsidRPr="00CB2B3F">
        <w:rPr>
          <w:bCs/>
          <w:szCs w:val="22"/>
        </w:rPr>
        <w:t>설치</w:t>
      </w:r>
      <w:r w:rsidRPr="00CB2B3F">
        <w:rPr>
          <w:bCs/>
          <w:szCs w:val="22"/>
        </w:rPr>
        <w:t>(</w:t>
      </w:r>
      <w:r w:rsidRPr="00CB2B3F">
        <w:rPr>
          <w:bCs/>
          <w:szCs w:val="22"/>
        </w:rPr>
        <w:t>시공</w:t>
      </w:r>
      <w:r w:rsidRPr="00CB2B3F">
        <w:rPr>
          <w:bCs/>
          <w:szCs w:val="22"/>
        </w:rPr>
        <w:t xml:space="preserve">) </w:t>
      </w:r>
      <w:r w:rsidRPr="00CB2B3F">
        <w:rPr>
          <w:bCs/>
          <w:szCs w:val="22"/>
        </w:rPr>
        <w:t>기사의</w:t>
      </w:r>
      <w:r w:rsidRPr="00CB2B3F">
        <w:rPr>
          <w:bCs/>
          <w:szCs w:val="22"/>
        </w:rPr>
        <w:t xml:space="preserve"> </w:t>
      </w:r>
      <w:r w:rsidRPr="00CB2B3F">
        <w:rPr>
          <w:bCs/>
          <w:szCs w:val="22"/>
        </w:rPr>
        <w:t>경우</w:t>
      </w:r>
      <w:r w:rsidRPr="00CB2B3F">
        <w:rPr>
          <w:bCs/>
          <w:szCs w:val="22"/>
        </w:rPr>
        <w:t xml:space="preserve"> AS </w:t>
      </w:r>
      <w:r w:rsidRPr="00CB2B3F">
        <w:rPr>
          <w:bCs/>
          <w:szCs w:val="22"/>
        </w:rPr>
        <w:t>업무를</w:t>
      </w:r>
      <w:r w:rsidRPr="00CB2B3F">
        <w:rPr>
          <w:bCs/>
          <w:szCs w:val="22"/>
        </w:rPr>
        <w:t xml:space="preserve"> </w:t>
      </w:r>
      <w:r w:rsidRPr="00CB2B3F">
        <w:rPr>
          <w:bCs/>
          <w:szCs w:val="22"/>
        </w:rPr>
        <w:t>수행하는</w:t>
      </w:r>
      <w:r w:rsidRPr="00CB2B3F">
        <w:rPr>
          <w:bCs/>
          <w:szCs w:val="22"/>
        </w:rPr>
        <w:t xml:space="preserve"> </w:t>
      </w:r>
      <w:r w:rsidRPr="00CB2B3F">
        <w:rPr>
          <w:bCs/>
          <w:szCs w:val="22"/>
        </w:rPr>
        <w:t>기사들에</w:t>
      </w:r>
      <w:r w:rsidRPr="00CB2B3F">
        <w:rPr>
          <w:bCs/>
          <w:szCs w:val="22"/>
        </w:rPr>
        <w:t xml:space="preserve"> </w:t>
      </w:r>
      <w:r w:rsidRPr="00CB2B3F">
        <w:rPr>
          <w:bCs/>
          <w:szCs w:val="22"/>
        </w:rPr>
        <w:t>비하여</w:t>
      </w:r>
      <w:r w:rsidRPr="00CB2B3F">
        <w:rPr>
          <w:bCs/>
          <w:szCs w:val="22"/>
        </w:rPr>
        <w:t xml:space="preserve"> </w:t>
      </w:r>
      <w:r w:rsidRPr="00CB2B3F">
        <w:rPr>
          <w:bCs/>
          <w:szCs w:val="22"/>
        </w:rPr>
        <w:t>독립적인</w:t>
      </w:r>
      <w:r w:rsidRPr="00CB2B3F">
        <w:rPr>
          <w:bCs/>
          <w:szCs w:val="22"/>
        </w:rPr>
        <w:t xml:space="preserve"> </w:t>
      </w:r>
      <w:r w:rsidRPr="00CB2B3F">
        <w:rPr>
          <w:bCs/>
          <w:szCs w:val="22"/>
        </w:rPr>
        <w:t>지위에서</w:t>
      </w:r>
      <w:r w:rsidRPr="00CB2B3F">
        <w:rPr>
          <w:bCs/>
          <w:szCs w:val="22"/>
        </w:rPr>
        <w:t xml:space="preserve"> </w:t>
      </w:r>
      <w:r w:rsidRPr="00CB2B3F">
        <w:rPr>
          <w:bCs/>
          <w:szCs w:val="22"/>
        </w:rPr>
        <w:t>업무를</w:t>
      </w:r>
      <w:r w:rsidRPr="00CB2B3F">
        <w:rPr>
          <w:bCs/>
          <w:szCs w:val="22"/>
        </w:rPr>
        <w:t xml:space="preserve"> </w:t>
      </w:r>
      <w:r w:rsidRPr="00CB2B3F">
        <w:rPr>
          <w:bCs/>
          <w:szCs w:val="22"/>
        </w:rPr>
        <w:t>수행한</w:t>
      </w:r>
      <w:r w:rsidRPr="00CB2B3F">
        <w:rPr>
          <w:bCs/>
          <w:szCs w:val="22"/>
        </w:rPr>
        <w:t xml:space="preserve"> </w:t>
      </w:r>
      <w:r w:rsidRPr="00CB2B3F">
        <w:rPr>
          <w:bCs/>
          <w:szCs w:val="22"/>
        </w:rPr>
        <w:t>것으로</w:t>
      </w:r>
      <w:r w:rsidRPr="00CB2B3F">
        <w:rPr>
          <w:bCs/>
          <w:szCs w:val="22"/>
        </w:rPr>
        <w:t xml:space="preserve"> </w:t>
      </w:r>
      <w:r w:rsidRPr="00CB2B3F">
        <w:rPr>
          <w:bCs/>
          <w:szCs w:val="22"/>
        </w:rPr>
        <w:t>보이고</w:t>
      </w:r>
      <w:r w:rsidRPr="00CB2B3F">
        <w:rPr>
          <w:bCs/>
          <w:szCs w:val="22"/>
        </w:rPr>
        <w:t xml:space="preserve">, </w:t>
      </w:r>
      <w:r w:rsidRPr="00CB2B3F">
        <w:rPr>
          <w:bCs/>
          <w:szCs w:val="22"/>
        </w:rPr>
        <w:t>시공</w:t>
      </w:r>
      <w:r w:rsidRPr="00CB2B3F">
        <w:rPr>
          <w:bCs/>
          <w:szCs w:val="22"/>
        </w:rPr>
        <w:t xml:space="preserve"> </w:t>
      </w:r>
      <w:r w:rsidRPr="00CB2B3F">
        <w:rPr>
          <w:bCs/>
          <w:szCs w:val="22"/>
        </w:rPr>
        <w:t>기사는</w:t>
      </w:r>
      <w:r w:rsidRPr="00CB2B3F">
        <w:rPr>
          <w:bCs/>
          <w:szCs w:val="22"/>
        </w:rPr>
        <w:t xml:space="preserve"> </w:t>
      </w:r>
      <w:proofErr w:type="spellStart"/>
      <w:r w:rsidRPr="00CB2B3F">
        <w:rPr>
          <w:bCs/>
          <w:szCs w:val="22"/>
        </w:rPr>
        <w:t>테크사와</w:t>
      </w:r>
      <w:proofErr w:type="spellEnd"/>
      <w:r w:rsidRPr="00CB2B3F">
        <w:rPr>
          <w:bCs/>
          <w:szCs w:val="22"/>
        </w:rPr>
        <w:t xml:space="preserve"> </w:t>
      </w:r>
      <w:r w:rsidRPr="00CB2B3F">
        <w:rPr>
          <w:bCs/>
          <w:szCs w:val="22"/>
        </w:rPr>
        <w:t>용역</w:t>
      </w:r>
      <w:r w:rsidRPr="00CB2B3F">
        <w:rPr>
          <w:bCs/>
          <w:szCs w:val="22"/>
        </w:rPr>
        <w:t xml:space="preserve"> </w:t>
      </w:r>
      <w:r w:rsidRPr="00CB2B3F">
        <w:rPr>
          <w:bCs/>
          <w:szCs w:val="22"/>
        </w:rPr>
        <w:t>계약을</w:t>
      </w:r>
      <w:r w:rsidRPr="00CB2B3F">
        <w:rPr>
          <w:bCs/>
          <w:szCs w:val="22"/>
        </w:rPr>
        <w:t xml:space="preserve"> </w:t>
      </w:r>
      <w:r w:rsidRPr="00CB2B3F">
        <w:rPr>
          <w:bCs/>
          <w:szCs w:val="22"/>
        </w:rPr>
        <w:t>체결하고</w:t>
      </w:r>
      <w:r w:rsidRPr="00CB2B3F">
        <w:rPr>
          <w:bCs/>
          <w:szCs w:val="22"/>
        </w:rPr>
        <w:t xml:space="preserve">, </w:t>
      </w:r>
      <w:r w:rsidRPr="00CB2B3F">
        <w:rPr>
          <w:bCs/>
          <w:szCs w:val="22"/>
        </w:rPr>
        <w:t>해당</w:t>
      </w:r>
      <w:r w:rsidRPr="00CB2B3F">
        <w:rPr>
          <w:bCs/>
          <w:szCs w:val="22"/>
        </w:rPr>
        <w:t xml:space="preserve"> </w:t>
      </w:r>
      <w:proofErr w:type="spellStart"/>
      <w:r w:rsidRPr="00CB2B3F">
        <w:rPr>
          <w:bCs/>
          <w:szCs w:val="22"/>
        </w:rPr>
        <w:t>테크사로부터</w:t>
      </w:r>
      <w:proofErr w:type="spellEnd"/>
      <w:r w:rsidRPr="00CB2B3F">
        <w:rPr>
          <w:bCs/>
          <w:szCs w:val="22"/>
        </w:rPr>
        <w:t xml:space="preserve"> </w:t>
      </w:r>
      <w:r w:rsidRPr="00CB2B3F">
        <w:rPr>
          <w:bCs/>
          <w:szCs w:val="22"/>
        </w:rPr>
        <w:t>시공</w:t>
      </w:r>
      <w:r w:rsidRPr="00CB2B3F">
        <w:rPr>
          <w:bCs/>
          <w:szCs w:val="22"/>
        </w:rPr>
        <w:t xml:space="preserve"> </w:t>
      </w:r>
      <w:r w:rsidRPr="00CB2B3F">
        <w:rPr>
          <w:bCs/>
          <w:szCs w:val="22"/>
        </w:rPr>
        <w:t>업무를</w:t>
      </w:r>
      <w:r w:rsidRPr="00CB2B3F">
        <w:rPr>
          <w:bCs/>
          <w:szCs w:val="22"/>
        </w:rPr>
        <w:t xml:space="preserve"> </w:t>
      </w:r>
      <w:r w:rsidRPr="00CB2B3F">
        <w:rPr>
          <w:bCs/>
          <w:szCs w:val="22"/>
        </w:rPr>
        <w:t>위탁</w:t>
      </w:r>
      <w:r w:rsidRPr="00CB2B3F">
        <w:rPr>
          <w:bCs/>
          <w:szCs w:val="22"/>
        </w:rPr>
        <w:t xml:space="preserve"> </w:t>
      </w:r>
      <w:r w:rsidRPr="00CB2B3F">
        <w:rPr>
          <w:bCs/>
          <w:szCs w:val="22"/>
        </w:rPr>
        <w:t>받는</w:t>
      </w:r>
      <w:r w:rsidRPr="00CB2B3F">
        <w:rPr>
          <w:bCs/>
          <w:szCs w:val="22"/>
        </w:rPr>
        <w:t xml:space="preserve"> </w:t>
      </w:r>
      <w:r w:rsidRPr="00CB2B3F">
        <w:rPr>
          <w:bCs/>
          <w:szCs w:val="22"/>
        </w:rPr>
        <w:t>구조이므로</w:t>
      </w:r>
      <w:r w:rsidRPr="00CB2B3F">
        <w:rPr>
          <w:bCs/>
          <w:szCs w:val="22"/>
        </w:rPr>
        <w:t xml:space="preserve">, </w:t>
      </w:r>
      <w:r w:rsidRPr="00CB2B3F">
        <w:rPr>
          <w:bCs/>
          <w:szCs w:val="22"/>
        </w:rPr>
        <w:t>대상회사</w:t>
      </w:r>
      <w:r w:rsidRPr="00CB2B3F">
        <w:rPr>
          <w:bCs/>
          <w:szCs w:val="22"/>
        </w:rPr>
        <w:t xml:space="preserve"> </w:t>
      </w:r>
      <w:r w:rsidRPr="00CB2B3F">
        <w:rPr>
          <w:bCs/>
          <w:szCs w:val="22"/>
        </w:rPr>
        <w:t>또는</w:t>
      </w:r>
      <w:r w:rsidRPr="00CB2B3F">
        <w:rPr>
          <w:bCs/>
          <w:szCs w:val="22"/>
        </w:rPr>
        <w:t xml:space="preserve"> </w:t>
      </w:r>
      <w:r w:rsidRPr="00CB2B3F">
        <w:rPr>
          <w:bCs/>
          <w:szCs w:val="22"/>
        </w:rPr>
        <w:t>한샘서비스의</w:t>
      </w:r>
      <w:r w:rsidRPr="00CB2B3F">
        <w:rPr>
          <w:bCs/>
          <w:szCs w:val="22"/>
        </w:rPr>
        <w:t xml:space="preserve"> </w:t>
      </w:r>
      <w:r w:rsidRPr="00CB2B3F">
        <w:rPr>
          <w:bCs/>
          <w:szCs w:val="22"/>
        </w:rPr>
        <w:t>근로자로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낮은</w:t>
      </w:r>
      <w:r w:rsidRPr="00CB2B3F">
        <w:rPr>
          <w:bCs/>
          <w:szCs w:val="22"/>
        </w:rPr>
        <w:t xml:space="preserve"> </w:t>
      </w:r>
      <w:r w:rsidRPr="00CB2B3F">
        <w:rPr>
          <w:bCs/>
          <w:szCs w:val="22"/>
        </w:rPr>
        <w:t>편일</w:t>
      </w:r>
      <w:r w:rsidRPr="00CB2B3F">
        <w:rPr>
          <w:bCs/>
          <w:szCs w:val="22"/>
        </w:rPr>
        <w:t xml:space="preserve"> </w:t>
      </w:r>
      <w:r w:rsidRPr="00CB2B3F">
        <w:rPr>
          <w:bCs/>
          <w:szCs w:val="22"/>
        </w:rPr>
        <w:t>것으로</w:t>
      </w:r>
      <w:r w:rsidRPr="00CB2B3F">
        <w:rPr>
          <w:bCs/>
          <w:szCs w:val="22"/>
        </w:rPr>
        <w:t xml:space="preserve"> </w:t>
      </w:r>
      <w:r w:rsidRPr="00CB2B3F">
        <w:rPr>
          <w:bCs/>
          <w:szCs w:val="22"/>
        </w:rPr>
        <w:t>보임</w:t>
      </w:r>
      <w:r w:rsidRPr="00CB2B3F">
        <w:rPr>
          <w:bCs/>
          <w:szCs w:val="22"/>
        </w:rPr>
        <w:t>.</w:t>
      </w:r>
    </w:p>
    <w:p w14:paraId="747BC520" w14:textId="77777777" w:rsidR="00026A7E" w:rsidRPr="00CB2B3F" w:rsidRDefault="00026A7E" w:rsidP="00026A7E">
      <w:pPr>
        <w:numPr>
          <w:ilvl w:val="0"/>
          <w:numId w:val="61"/>
        </w:numPr>
        <w:spacing w:after="240"/>
        <w:rPr>
          <w:bCs/>
          <w:szCs w:val="22"/>
          <w:u w:val="single"/>
        </w:rPr>
      </w:pPr>
      <w:r w:rsidRPr="00CB2B3F">
        <w:rPr>
          <w:bCs/>
          <w:szCs w:val="22"/>
          <w:u w:val="single"/>
        </w:rPr>
        <w:t>한샘개발</w:t>
      </w:r>
    </w:p>
    <w:p w14:paraId="4B464CA4" w14:textId="77777777" w:rsidR="00026A7E" w:rsidRPr="00CB2B3F" w:rsidRDefault="00026A7E" w:rsidP="00026A7E">
      <w:pPr>
        <w:spacing w:after="240"/>
        <w:ind w:left="1361"/>
        <w:rPr>
          <w:bCs/>
          <w:szCs w:val="22"/>
        </w:rPr>
      </w:pPr>
      <w:r w:rsidRPr="00CB2B3F">
        <w:rPr>
          <w:bCs/>
          <w:szCs w:val="22"/>
        </w:rPr>
        <w:t>한샘개발이</w:t>
      </w:r>
      <w:r w:rsidRPr="00CB2B3F">
        <w:rPr>
          <w:bCs/>
          <w:szCs w:val="22"/>
        </w:rPr>
        <w:t xml:space="preserve"> </w:t>
      </w:r>
      <w:r w:rsidRPr="00CB2B3F">
        <w:rPr>
          <w:bCs/>
          <w:szCs w:val="22"/>
        </w:rPr>
        <w:t>프리랜서들에게</w:t>
      </w:r>
      <w:r w:rsidRPr="00CB2B3F">
        <w:rPr>
          <w:bCs/>
          <w:szCs w:val="22"/>
        </w:rPr>
        <w:t xml:space="preserve"> </w:t>
      </w:r>
      <w:r w:rsidRPr="00CB2B3F">
        <w:rPr>
          <w:bCs/>
          <w:szCs w:val="22"/>
        </w:rPr>
        <w:t>위탁한</w:t>
      </w:r>
      <w:r w:rsidRPr="00CB2B3F">
        <w:rPr>
          <w:bCs/>
          <w:szCs w:val="22"/>
        </w:rPr>
        <w:t xml:space="preserve"> </w:t>
      </w:r>
      <w:r w:rsidRPr="00CB2B3F">
        <w:rPr>
          <w:bCs/>
          <w:szCs w:val="22"/>
        </w:rPr>
        <w:t>사업장</w:t>
      </w:r>
      <w:r w:rsidRPr="00CB2B3F">
        <w:rPr>
          <w:bCs/>
          <w:szCs w:val="22"/>
        </w:rPr>
        <w:t xml:space="preserve"> </w:t>
      </w:r>
      <w:r w:rsidRPr="00CB2B3F">
        <w:rPr>
          <w:bCs/>
          <w:szCs w:val="22"/>
        </w:rPr>
        <w:t>모니터링평가</w:t>
      </w:r>
      <w:r w:rsidRPr="00CB2B3F">
        <w:rPr>
          <w:bCs/>
          <w:szCs w:val="22"/>
        </w:rPr>
        <w:t xml:space="preserve"> </w:t>
      </w:r>
      <w:r w:rsidRPr="00CB2B3F">
        <w:rPr>
          <w:bCs/>
          <w:szCs w:val="22"/>
        </w:rPr>
        <w:t>업무</w:t>
      </w:r>
      <w:r w:rsidRPr="00CB2B3F">
        <w:rPr>
          <w:bCs/>
          <w:szCs w:val="22"/>
        </w:rPr>
        <w:t xml:space="preserve"> </w:t>
      </w:r>
      <w:r w:rsidRPr="00CB2B3F">
        <w:rPr>
          <w:bCs/>
          <w:szCs w:val="22"/>
        </w:rPr>
        <w:t>및</w:t>
      </w:r>
      <w:r w:rsidRPr="00CB2B3F">
        <w:rPr>
          <w:bCs/>
          <w:szCs w:val="22"/>
        </w:rPr>
        <w:t xml:space="preserve"> </w:t>
      </w:r>
      <w:proofErr w:type="spellStart"/>
      <w:r w:rsidRPr="00CB2B3F">
        <w:rPr>
          <w:bCs/>
          <w:szCs w:val="22"/>
        </w:rPr>
        <w:t>구미동</w:t>
      </w:r>
      <w:proofErr w:type="spellEnd"/>
      <w:r w:rsidRPr="00CB2B3F">
        <w:rPr>
          <w:bCs/>
          <w:szCs w:val="22"/>
        </w:rPr>
        <w:t xml:space="preserve"> </w:t>
      </w:r>
      <w:r w:rsidRPr="00CB2B3F">
        <w:rPr>
          <w:bCs/>
          <w:szCs w:val="22"/>
        </w:rPr>
        <w:t>타운하우스</w:t>
      </w:r>
      <w:r w:rsidRPr="00CB2B3F">
        <w:rPr>
          <w:bCs/>
          <w:szCs w:val="22"/>
        </w:rPr>
        <w:t xml:space="preserve"> </w:t>
      </w:r>
      <w:r w:rsidRPr="00CB2B3F">
        <w:rPr>
          <w:bCs/>
          <w:szCs w:val="22"/>
        </w:rPr>
        <w:t>분양상담</w:t>
      </w:r>
      <w:r w:rsidRPr="00CB2B3F">
        <w:rPr>
          <w:bCs/>
          <w:szCs w:val="22"/>
        </w:rPr>
        <w:t xml:space="preserve"> </w:t>
      </w:r>
      <w:r w:rsidRPr="00CB2B3F">
        <w:rPr>
          <w:bCs/>
          <w:szCs w:val="22"/>
        </w:rPr>
        <w:t>및</w:t>
      </w:r>
      <w:r w:rsidRPr="00CB2B3F">
        <w:rPr>
          <w:bCs/>
          <w:szCs w:val="22"/>
        </w:rPr>
        <w:t xml:space="preserve"> </w:t>
      </w:r>
      <w:r w:rsidRPr="00CB2B3F">
        <w:rPr>
          <w:bCs/>
          <w:szCs w:val="22"/>
        </w:rPr>
        <w:t>체결관련</w:t>
      </w:r>
      <w:r w:rsidRPr="00CB2B3F">
        <w:rPr>
          <w:bCs/>
          <w:szCs w:val="22"/>
        </w:rPr>
        <w:t xml:space="preserve"> </w:t>
      </w:r>
      <w:r w:rsidRPr="00CB2B3F">
        <w:rPr>
          <w:bCs/>
          <w:szCs w:val="22"/>
        </w:rPr>
        <w:t>업무는</w:t>
      </w:r>
      <w:r w:rsidRPr="00CB2B3F">
        <w:rPr>
          <w:bCs/>
          <w:szCs w:val="22"/>
        </w:rPr>
        <w:t xml:space="preserve"> </w:t>
      </w:r>
      <w:r w:rsidRPr="00CB2B3F">
        <w:rPr>
          <w:bCs/>
          <w:szCs w:val="22"/>
        </w:rPr>
        <w:t>한샘개발이</w:t>
      </w:r>
      <w:r w:rsidRPr="00CB2B3F">
        <w:rPr>
          <w:bCs/>
          <w:szCs w:val="22"/>
        </w:rPr>
        <w:t xml:space="preserve"> </w:t>
      </w:r>
      <w:r w:rsidRPr="00CB2B3F">
        <w:rPr>
          <w:bCs/>
          <w:szCs w:val="22"/>
        </w:rPr>
        <w:t>상시</w:t>
      </w:r>
      <w:r w:rsidRPr="00CB2B3F">
        <w:rPr>
          <w:bCs/>
          <w:szCs w:val="22"/>
        </w:rPr>
        <w:t>∙</w:t>
      </w:r>
      <w:r w:rsidRPr="00CB2B3F">
        <w:rPr>
          <w:bCs/>
          <w:szCs w:val="22"/>
        </w:rPr>
        <w:t>지속적으로</w:t>
      </w:r>
      <w:r w:rsidRPr="00CB2B3F">
        <w:rPr>
          <w:bCs/>
          <w:szCs w:val="22"/>
        </w:rPr>
        <w:t xml:space="preserve"> </w:t>
      </w:r>
      <w:r w:rsidRPr="00CB2B3F">
        <w:rPr>
          <w:bCs/>
          <w:szCs w:val="22"/>
        </w:rPr>
        <w:t>수행하는</w:t>
      </w:r>
      <w:r w:rsidRPr="00CB2B3F">
        <w:rPr>
          <w:bCs/>
          <w:szCs w:val="22"/>
        </w:rPr>
        <w:t xml:space="preserve"> </w:t>
      </w:r>
      <w:r w:rsidRPr="00CB2B3F">
        <w:rPr>
          <w:bCs/>
          <w:szCs w:val="22"/>
        </w:rPr>
        <w:t>것이</w:t>
      </w:r>
      <w:r w:rsidRPr="00CB2B3F">
        <w:rPr>
          <w:bCs/>
          <w:szCs w:val="22"/>
        </w:rPr>
        <w:t xml:space="preserve"> </w:t>
      </w:r>
      <w:r w:rsidRPr="00CB2B3F">
        <w:rPr>
          <w:bCs/>
          <w:szCs w:val="22"/>
        </w:rPr>
        <w:t>아닌</w:t>
      </w:r>
      <w:r w:rsidRPr="00CB2B3F">
        <w:rPr>
          <w:bCs/>
          <w:szCs w:val="22"/>
        </w:rPr>
        <w:t xml:space="preserve"> 1</w:t>
      </w:r>
      <w:r w:rsidRPr="00CB2B3F">
        <w:rPr>
          <w:bCs/>
          <w:szCs w:val="22"/>
        </w:rPr>
        <w:t>회적인</w:t>
      </w:r>
      <w:r w:rsidRPr="00CB2B3F">
        <w:rPr>
          <w:bCs/>
          <w:szCs w:val="22"/>
        </w:rPr>
        <w:t xml:space="preserve"> </w:t>
      </w:r>
      <w:r w:rsidRPr="00CB2B3F">
        <w:rPr>
          <w:bCs/>
          <w:szCs w:val="22"/>
        </w:rPr>
        <w:t>업무에</w:t>
      </w:r>
      <w:r w:rsidRPr="00CB2B3F">
        <w:rPr>
          <w:bCs/>
          <w:szCs w:val="22"/>
        </w:rPr>
        <w:t xml:space="preserve"> </w:t>
      </w:r>
      <w:r w:rsidRPr="00CB2B3F">
        <w:rPr>
          <w:bCs/>
          <w:szCs w:val="22"/>
        </w:rPr>
        <w:t>해당한다는</w:t>
      </w:r>
      <w:r w:rsidRPr="00CB2B3F">
        <w:rPr>
          <w:bCs/>
          <w:szCs w:val="22"/>
        </w:rPr>
        <w:t xml:space="preserve"> </w:t>
      </w:r>
      <w:r w:rsidRPr="00CB2B3F">
        <w:rPr>
          <w:bCs/>
          <w:szCs w:val="22"/>
        </w:rPr>
        <w:t>점</w:t>
      </w:r>
      <w:r w:rsidRPr="00CB2B3F">
        <w:rPr>
          <w:bCs/>
          <w:szCs w:val="22"/>
        </w:rPr>
        <w:t xml:space="preserve">, </w:t>
      </w:r>
      <w:r w:rsidRPr="00CB2B3F">
        <w:rPr>
          <w:bCs/>
          <w:szCs w:val="22"/>
        </w:rPr>
        <w:t>그렇기에</w:t>
      </w:r>
      <w:r w:rsidRPr="00CB2B3F">
        <w:rPr>
          <w:bCs/>
          <w:szCs w:val="22"/>
        </w:rPr>
        <w:t xml:space="preserve"> </w:t>
      </w:r>
      <w:r w:rsidRPr="00CB2B3F">
        <w:rPr>
          <w:bCs/>
          <w:szCs w:val="22"/>
        </w:rPr>
        <w:t>관련</w:t>
      </w:r>
      <w:r w:rsidRPr="00CB2B3F">
        <w:rPr>
          <w:bCs/>
          <w:szCs w:val="22"/>
        </w:rPr>
        <w:t xml:space="preserve"> </w:t>
      </w:r>
      <w:r w:rsidRPr="00CB2B3F">
        <w:rPr>
          <w:bCs/>
          <w:szCs w:val="22"/>
        </w:rPr>
        <w:t>위탁계약의</w:t>
      </w:r>
      <w:r w:rsidRPr="00CB2B3F">
        <w:rPr>
          <w:bCs/>
          <w:szCs w:val="22"/>
        </w:rPr>
        <w:t xml:space="preserve"> </w:t>
      </w:r>
      <w:r w:rsidRPr="00CB2B3F">
        <w:rPr>
          <w:bCs/>
          <w:szCs w:val="22"/>
        </w:rPr>
        <w:t>계약기간도</w:t>
      </w:r>
      <w:r w:rsidRPr="00CB2B3F">
        <w:rPr>
          <w:bCs/>
          <w:szCs w:val="22"/>
        </w:rPr>
        <w:t xml:space="preserve"> </w:t>
      </w:r>
      <w:r w:rsidRPr="00CB2B3F">
        <w:rPr>
          <w:bCs/>
          <w:szCs w:val="22"/>
        </w:rPr>
        <w:t>짧고</w:t>
      </w:r>
      <w:r w:rsidRPr="00CB2B3F">
        <w:rPr>
          <w:bCs/>
          <w:szCs w:val="22"/>
        </w:rPr>
        <w:t xml:space="preserve"> </w:t>
      </w:r>
      <w:r w:rsidRPr="00CB2B3F">
        <w:rPr>
          <w:bCs/>
          <w:szCs w:val="22"/>
        </w:rPr>
        <w:t>해당</w:t>
      </w:r>
      <w:r w:rsidRPr="00CB2B3F">
        <w:rPr>
          <w:bCs/>
          <w:szCs w:val="22"/>
        </w:rPr>
        <w:t xml:space="preserve"> </w:t>
      </w:r>
      <w:r w:rsidRPr="00CB2B3F">
        <w:rPr>
          <w:bCs/>
          <w:szCs w:val="22"/>
        </w:rPr>
        <w:t>프리랜서들과</w:t>
      </w:r>
      <w:r w:rsidRPr="00CB2B3F">
        <w:rPr>
          <w:bCs/>
          <w:szCs w:val="22"/>
        </w:rPr>
        <w:t xml:space="preserve"> </w:t>
      </w:r>
      <w:r w:rsidRPr="00CB2B3F">
        <w:rPr>
          <w:bCs/>
          <w:szCs w:val="22"/>
        </w:rPr>
        <w:t>유사한</w:t>
      </w:r>
      <w:r w:rsidRPr="00CB2B3F">
        <w:rPr>
          <w:bCs/>
          <w:szCs w:val="22"/>
        </w:rPr>
        <w:t xml:space="preserve"> </w:t>
      </w:r>
      <w:r w:rsidRPr="00CB2B3F">
        <w:rPr>
          <w:bCs/>
          <w:szCs w:val="22"/>
        </w:rPr>
        <w:t>형태로</w:t>
      </w:r>
      <w:r w:rsidRPr="00CB2B3F">
        <w:rPr>
          <w:bCs/>
          <w:szCs w:val="22"/>
        </w:rPr>
        <w:t xml:space="preserve"> </w:t>
      </w:r>
      <w:r w:rsidRPr="00CB2B3F">
        <w:rPr>
          <w:bCs/>
          <w:szCs w:val="22"/>
        </w:rPr>
        <w:t>업무를</w:t>
      </w:r>
      <w:r w:rsidRPr="00CB2B3F">
        <w:rPr>
          <w:bCs/>
          <w:szCs w:val="22"/>
        </w:rPr>
        <w:t xml:space="preserve"> </w:t>
      </w:r>
      <w:r w:rsidRPr="00CB2B3F">
        <w:rPr>
          <w:bCs/>
          <w:szCs w:val="22"/>
        </w:rPr>
        <w:t>수행하는</w:t>
      </w:r>
      <w:r w:rsidRPr="00CB2B3F">
        <w:rPr>
          <w:bCs/>
          <w:szCs w:val="22"/>
        </w:rPr>
        <w:t xml:space="preserve"> </w:t>
      </w:r>
      <w:r w:rsidRPr="00CB2B3F">
        <w:rPr>
          <w:bCs/>
          <w:szCs w:val="22"/>
        </w:rPr>
        <w:t>한샘개발</w:t>
      </w:r>
      <w:r w:rsidRPr="00CB2B3F">
        <w:rPr>
          <w:bCs/>
          <w:szCs w:val="22"/>
        </w:rPr>
        <w:t xml:space="preserve"> </w:t>
      </w:r>
      <w:r w:rsidRPr="00CB2B3F">
        <w:rPr>
          <w:bCs/>
          <w:szCs w:val="22"/>
        </w:rPr>
        <w:t>근로자가</w:t>
      </w:r>
      <w:r w:rsidRPr="00CB2B3F">
        <w:rPr>
          <w:bCs/>
          <w:szCs w:val="22"/>
        </w:rPr>
        <w:t xml:space="preserve"> </w:t>
      </w:r>
      <w:r w:rsidRPr="00CB2B3F">
        <w:rPr>
          <w:bCs/>
          <w:szCs w:val="22"/>
        </w:rPr>
        <w:t>존재하지</w:t>
      </w:r>
      <w:r w:rsidRPr="00CB2B3F">
        <w:rPr>
          <w:bCs/>
          <w:szCs w:val="22"/>
        </w:rPr>
        <w:t xml:space="preserve"> </w:t>
      </w:r>
      <w:r w:rsidRPr="00CB2B3F">
        <w:rPr>
          <w:bCs/>
          <w:szCs w:val="22"/>
        </w:rPr>
        <w:t>않는다는</w:t>
      </w:r>
      <w:r w:rsidRPr="00CB2B3F">
        <w:rPr>
          <w:bCs/>
          <w:szCs w:val="22"/>
        </w:rPr>
        <w:t xml:space="preserve"> </w:t>
      </w:r>
      <w:r w:rsidRPr="00CB2B3F">
        <w:rPr>
          <w:bCs/>
          <w:szCs w:val="22"/>
        </w:rPr>
        <w:t>점</w:t>
      </w:r>
      <w:r w:rsidRPr="00CB2B3F">
        <w:rPr>
          <w:bCs/>
          <w:szCs w:val="22"/>
        </w:rPr>
        <w:t xml:space="preserve">, </w:t>
      </w:r>
      <w:r w:rsidRPr="00CB2B3F">
        <w:rPr>
          <w:bCs/>
          <w:szCs w:val="22"/>
        </w:rPr>
        <w:t>그</w:t>
      </w:r>
      <w:r w:rsidRPr="00CB2B3F">
        <w:rPr>
          <w:bCs/>
          <w:szCs w:val="22"/>
        </w:rPr>
        <w:t xml:space="preserve"> </w:t>
      </w:r>
      <w:r w:rsidRPr="00CB2B3F">
        <w:rPr>
          <w:bCs/>
          <w:szCs w:val="22"/>
        </w:rPr>
        <w:t>성질상</w:t>
      </w:r>
      <w:r w:rsidRPr="00CB2B3F">
        <w:rPr>
          <w:bCs/>
          <w:szCs w:val="22"/>
        </w:rPr>
        <w:t xml:space="preserve"> </w:t>
      </w:r>
      <w:r w:rsidRPr="00CB2B3F">
        <w:rPr>
          <w:bCs/>
          <w:szCs w:val="22"/>
        </w:rPr>
        <w:t>한샘개발이</w:t>
      </w:r>
      <w:r w:rsidRPr="00CB2B3F">
        <w:rPr>
          <w:bCs/>
          <w:szCs w:val="22"/>
        </w:rPr>
        <w:t xml:space="preserve"> </w:t>
      </w:r>
      <w:r w:rsidRPr="00CB2B3F">
        <w:rPr>
          <w:bCs/>
          <w:szCs w:val="22"/>
        </w:rPr>
        <w:t>구체적인</w:t>
      </w:r>
      <w:r w:rsidRPr="00CB2B3F">
        <w:rPr>
          <w:bCs/>
          <w:szCs w:val="22"/>
        </w:rPr>
        <w:t xml:space="preserve"> </w:t>
      </w:r>
      <w:r w:rsidRPr="00CB2B3F">
        <w:rPr>
          <w:bCs/>
          <w:szCs w:val="22"/>
        </w:rPr>
        <w:t>업무</w:t>
      </w:r>
      <w:r w:rsidRPr="00CB2B3F">
        <w:rPr>
          <w:bCs/>
          <w:szCs w:val="22"/>
        </w:rPr>
        <w:t xml:space="preserve"> </w:t>
      </w:r>
      <w:r w:rsidRPr="00CB2B3F">
        <w:rPr>
          <w:bCs/>
          <w:szCs w:val="22"/>
        </w:rPr>
        <w:t>수행</w:t>
      </w:r>
      <w:r w:rsidRPr="00CB2B3F">
        <w:rPr>
          <w:bCs/>
          <w:szCs w:val="22"/>
        </w:rPr>
        <w:t xml:space="preserve"> </w:t>
      </w:r>
      <w:r w:rsidRPr="00CB2B3F">
        <w:rPr>
          <w:bCs/>
          <w:szCs w:val="22"/>
        </w:rPr>
        <w:t>내용을</w:t>
      </w:r>
      <w:r w:rsidRPr="00CB2B3F">
        <w:rPr>
          <w:bCs/>
          <w:szCs w:val="22"/>
        </w:rPr>
        <w:t xml:space="preserve"> </w:t>
      </w:r>
      <w:r w:rsidRPr="00CB2B3F">
        <w:rPr>
          <w:bCs/>
          <w:szCs w:val="22"/>
        </w:rPr>
        <w:t>통제하기</w:t>
      </w:r>
      <w:r w:rsidRPr="00CB2B3F">
        <w:rPr>
          <w:bCs/>
          <w:szCs w:val="22"/>
        </w:rPr>
        <w:t xml:space="preserve"> </w:t>
      </w:r>
      <w:r w:rsidRPr="00CB2B3F">
        <w:rPr>
          <w:bCs/>
          <w:szCs w:val="22"/>
        </w:rPr>
        <w:t>어려울</w:t>
      </w:r>
      <w:r w:rsidRPr="00CB2B3F">
        <w:rPr>
          <w:bCs/>
          <w:szCs w:val="22"/>
        </w:rPr>
        <w:t xml:space="preserve"> </w:t>
      </w:r>
      <w:r w:rsidRPr="00CB2B3F">
        <w:rPr>
          <w:bCs/>
          <w:szCs w:val="22"/>
        </w:rPr>
        <w:t>것으로</w:t>
      </w:r>
      <w:r w:rsidRPr="00CB2B3F">
        <w:rPr>
          <w:bCs/>
          <w:szCs w:val="22"/>
        </w:rPr>
        <w:t xml:space="preserve"> </w:t>
      </w:r>
      <w:r w:rsidRPr="00CB2B3F">
        <w:rPr>
          <w:bCs/>
          <w:szCs w:val="22"/>
        </w:rPr>
        <w:t>보이는</w:t>
      </w:r>
      <w:r w:rsidRPr="00CB2B3F">
        <w:rPr>
          <w:bCs/>
          <w:szCs w:val="22"/>
        </w:rPr>
        <w:t xml:space="preserve"> </w:t>
      </w:r>
      <w:r w:rsidRPr="00CB2B3F">
        <w:rPr>
          <w:bCs/>
          <w:szCs w:val="22"/>
        </w:rPr>
        <w:t>점</w:t>
      </w:r>
      <w:r>
        <w:rPr>
          <w:bCs/>
          <w:szCs w:val="22"/>
        </w:rPr>
        <w:t>,</w:t>
      </w:r>
      <w:r w:rsidRPr="003578DA">
        <w:rPr>
          <w:rFonts w:hint="eastAsia"/>
          <w:bCs/>
          <w:szCs w:val="22"/>
        </w:rPr>
        <w:t xml:space="preserve"> </w:t>
      </w:r>
      <w:r>
        <w:rPr>
          <w:rFonts w:hint="eastAsia"/>
          <w:bCs/>
          <w:szCs w:val="22"/>
        </w:rPr>
        <w:t>한샘개발은</w:t>
      </w:r>
      <w:r>
        <w:rPr>
          <w:rFonts w:hint="eastAsia"/>
          <w:bCs/>
          <w:szCs w:val="22"/>
        </w:rPr>
        <w:t xml:space="preserve"> </w:t>
      </w:r>
      <w:r>
        <w:rPr>
          <w:rFonts w:hint="eastAsia"/>
          <w:bCs/>
          <w:szCs w:val="22"/>
        </w:rPr>
        <w:t>해당</w:t>
      </w:r>
      <w:r>
        <w:rPr>
          <w:rFonts w:hint="eastAsia"/>
          <w:bCs/>
          <w:szCs w:val="22"/>
        </w:rPr>
        <w:t xml:space="preserve"> </w:t>
      </w:r>
      <w:r>
        <w:rPr>
          <w:rFonts w:hint="eastAsia"/>
          <w:bCs/>
          <w:szCs w:val="22"/>
        </w:rPr>
        <w:t>업무를</w:t>
      </w:r>
      <w:r>
        <w:rPr>
          <w:rFonts w:hint="eastAsia"/>
          <w:bCs/>
          <w:szCs w:val="22"/>
        </w:rPr>
        <w:t xml:space="preserve"> </w:t>
      </w:r>
      <w:r>
        <w:rPr>
          <w:rFonts w:hint="eastAsia"/>
          <w:bCs/>
          <w:szCs w:val="22"/>
        </w:rPr>
        <w:t>수행한</w:t>
      </w:r>
      <w:r>
        <w:rPr>
          <w:rFonts w:hint="eastAsia"/>
          <w:bCs/>
          <w:szCs w:val="22"/>
        </w:rPr>
        <w:t xml:space="preserve"> </w:t>
      </w:r>
      <w:r>
        <w:rPr>
          <w:rFonts w:hint="eastAsia"/>
          <w:bCs/>
          <w:szCs w:val="22"/>
        </w:rPr>
        <w:t>프리랜서들의</w:t>
      </w:r>
      <w:r>
        <w:rPr>
          <w:rFonts w:hint="eastAsia"/>
          <w:bCs/>
          <w:szCs w:val="22"/>
        </w:rPr>
        <w:t xml:space="preserve"> </w:t>
      </w:r>
      <w:r>
        <w:rPr>
          <w:rFonts w:hint="eastAsia"/>
          <w:bCs/>
          <w:szCs w:val="22"/>
        </w:rPr>
        <w:t>근태를</w:t>
      </w:r>
      <w:r>
        <w:rPr>
          <w:rFonts w:hint="eastAsia"/>
          <w:bCs/>
          <w:szCs w:val="22"/>
        </w:rPr>
        <w:t xml:space="preserve"> </w:t>
      </w:r>
      <w:r>
        <w:rPr>
          <w:rFonts w:hint="eastAsia"/>
          <w:bCs/>
          <w:szCs w:val="22"/>
        </w:rPr>
        <w:t>관리하지</w:t>
      </w:r>
      <w:r>
        <w:rPr>
          <w:rFonts w:hint="eastAsia"/>
          <w:bCs/>
          <w:szCs w:val="22"/>
        </w:rPr>
        <w:t xml:space="preserve"> </w:t>
      </w:r>
      <w:r>
        <w:rPr>
          <w:rFonts w:hint="eastAsia"/>
          <w:bCs/>
          <w:szCs w:val="22"/>
        </w:rPr>
        <w:t>않았다는</w:t>
      </w:r>
      <w:r>
        <w:rPr>
          <w:rFonts w:hint="eastAsia"/>
          <w:bCs/>
          <w:szCs w:val="22"/>
        </w:rPr>
        <w:t xml:space="preserve"> </w:t>
      </w:r>
      <w:r>
        <w:rPr>
          <w:rFonts w:hint="eastAsia"/>
          <w:bCs/>
          <w:szCs w:val="22"/>
        </w:rPr>
        <w:t>점</w:t>
      </w:r>
      <w:proofErr w:type="gramStart"/>
      <w:r>
        <w:rPr>
          <w:rFonts w:hint="eastAsia"/>
          <w:bCs/>
          <w:szCs w:val="22"/>
        </w:rPr>
        <w:t>,</w:t>
      </w:r>
      <w:r>
        <w:rPr>
          <w:bCs/>
          <w:szCs w:val="22"/>
        </w:rPr>
        <w:t xml:space="preserve"> </w:t>
      </w:r>
      <w:proofErr w:type="spellStart"/>
      <w:r w:rsidRPr="00CB2B3F">
        <w:rPr>
          <w:bCs/>
          <w:szCs w:val="22"/>
        </w:rPr>
        <w:t>에</w:t>
      </w:r>
      <w:proofErr w:type="spellEnd"/>
      <w:proofErr w:type="gramEnd"/>
      <w:r w:rsidRPr="00CB2B3F">
        <w:rPr>
          <w:bCs/>
          <w:szCs w:val="22"/>
        </w:rPr>
        <w:t xml:space="preserve"> </w:t>
      </w:r>
      <w:r w:rsidRPr="00CB2B3F">
        <w:rPr>
          <w:bCs/>
          <w:szCs w:val="22"/>
        </w:rPr>
        <w:t>비추어</w:t>
      </w:r>
      <w:r w:rsidRPr="00CB2B3F">
        <w:rPr>
          <w:bCs/>
          <w:szCs w:val="22"/>
        </w:rPr>
        <w:t xml:space="preserve"> </w:t>
      </w:r>
      <w:r w:rsidRPr="00CB2B3F">
        <w:rPr>
          <w:bCs/>
          <w:szCs w:val="22"/>
        </w:rPr>
        <w:t>해당</w:t>
      </w:r>
      <w:r w:rsidRPr="00CB2B3F">
        <w:rPr>
          <w:bCs/>
          <w:szCs w:val="22"/>
        </w:rPr>
        <w:t xml:space="preserve"> </w:t>
      </w:r>
      <w:r w:rsidRPr="00CB2B3F">
        <w:rPr>
          <w:bCs/>
          <w:szCs w:val="22"/>
        </w:rPr>
        <w:t>업무를</w:t>
      </w:r>
      <w:r w:rsidRPr="00CB2B3F">
        <w:rPr>
          <w:bCs/>
          <w:szCs w:val="22"/>
        </w:rPr>
        <w:t xml:space="preserve"> </w:t>
      </w:r>
      <w:r w:rsidRPr="00CB2B3F">
        <w:rPr>
          <w:bCs/>
          <w:szCs w:val="22"/>
        </w:rPr>
        <w:t>수행한</w:t>
      </w:r>
      <w:r w:rsidRPr="00CB2B3F">
        <w:rPr>
          <w:bCs/>
          <w:szCs w:val="22"/>
        </w:rPr>
        <w:t xml:space="preserve"> </w:t>
      </w:r>
      <w:r w:rsidRPr="00CB2B3F">
        <w:rPr>
          <w:bCs/>
          <w:szCs w:val="22"/>
        </w:rPr>
        <w:t>프리랜서들이</w:t>
      </w:r>
      <w:r w:rsidRPr="00CB2B3F">
        <w:rPr>
          <w:bCs/>
          <w:szCs w:val="22"/>
        </w:rPr>
        <w:t xml:space="preserve"> </w:t>
      </w:r>
      <w:r w:rsidRPr="00CB2B3F">
        <w:rPr>
          <w:bCs/>
          <w:szCs w:val="22"/>
        </w:rPr>
        <w:t>한샘개발의</w:t>
      </w:r>
      <w:r w:rsidRPr="00CB2B3F">
        <w:rPr>
          <w:bCs/>
          <w:szCs w:val="22"/>
        </w:rPr>
        <w:t xml:space="preserve"> </w:t>
      </w:r>
      <w:r w:rsidRPr="00CB2B3F">
        <w:rPr>
          <w:bCs/>
          <w:szCs w:val="22"/>
        </w:rPr>
        <w:t>근로자였던</w:t>
      </w:r>
      <w:r w:rsidRPr="00CB2B3F">
        <w:rPr>
          <w:bCs/>
          <w:szCs w:val="22"/>
        </w:rPr>
        <w:t xml:space="preserve"> </w:t>
      </w:r>
      <w:r w:rsidRPr="00CB2B3F">
        <w:rPr>
          <w:bCs/>
          <w:szCs w:val="22"/>
        </w:rPr>
        <w:t>것으로</w:t>
      </w:r>
      <w:r w:rsidRPr="00CB2B3F">
        <w:rPr>
          <w:bCs/>
          <w:szCs w:val="22"/>
        </w:rPr>
        <w:t xml:space="preserve"> </w:t>
      </w:r>
      <w:r w:rsidRPr="00CB2B3F">
        <w:rPr>
          <w:bCs/>
          <w:szCs w:val="22"/>
        </w:rPr>
        <w:t>인정될</w:t>
      </w:r>
      <w:r w:rsidRPr="00CB2B3F">
        <w:rPr>
          <w:bCs/>
          <w:szCs w:val="22"/>
        </w:rPr>
        <w:t xml:space="preserve"> </w:t>
      </w:r>
      <w:r w:rsidRPr="00CB2B3F">
        <w:rPr>
          <w:bCs/>
          <w:szCs w:val="22"/>
        </w:rPr>
        <w:t>가능성은</w:t>
      </w:r>
      <w:r w:rsidRPr="00CB2B3F">
        <w:rPr>
          <w:bCs/>
          <w:szCs w:val="22"/>
        </w:rPr>
        <w:t xml:space="preserve"> </w:t>
      </w:r>
      <w:r w:rsidRPr="00CB2B3F">
        <w:rPr>
          <w:bCs/>
          <w:szCs w:val="22"/>
        </w:rPr>
        <w:t>낮을</w:t>
      </w:r>
      <w:r w:rsidRPr="00CB2B3F">
        <w:rPr>
          <w:bCs/>
          <w:szCs w:val="22"/>
        </w:rPr>
        <w:t xml:space="preserve"> </w:t>
      </w:r>
      <w:r w:rsidRPr="00CB2B3F">
        <w:rPr>
          <w:bCs/>
          <w:szCs w:val="22"/>
        </w:rPr>
        <w:t>것으로</w:t>
      </w:r>
      <w:r w:rsidRPr="00CB2B3F">
        <w:rPr>
          <w:bCs/>
          <w:szCs w:val="22"/>
        </w:rPr>
        <w:t xml:space="preserve"> </w:t>
      </w:r>
      <w:r w:rsidRPr="00CB2B3F">
        <w:rPr>
          <w:bCs/>
          <w:szCs w:val="22"/>
        </w:rPr>
        <w:t>판단됨</w:t>
      </w:r>
      <w:r w:rsidRPr="00CB2B3F">
        <w:rPr>
          <w:bCs/>
          <w:szCs w:val="22"/>
        </w:rPr>
        <w:t>.</w:t>
      </w:r>
    </w:p>
    <w:p w14:paraId="62F71EB2" w14:textId="77777777" w:rsidR="00026A7E" w:rsidRPr="00CB2B3F" w:rsidRDefault="00026A7E" w:rsidP="00026A7E">
      <w:pPr>
        <w:spacing w:after="240"/>
        <w:ind w:left="1361"/>
        <w:rPr>
          <w:bCs/>
          <w:szCs w:val="22"/>
        </w:rPr>
      </w:pPr>
    </w:p>
    <w:p w14:paraId="3D617AD1" w14:textId="77777777" w:rsidR="00026A7E" w:rsidRPr="00F8263C" w:rsidRDefault="00026A7E" w:rsidP="00026A7E">
      <w:pPr>
        <w:pStyle w:val="a5"/>
        <w:numPr>
          <w:ilvl w:val="0"/>
          <w:numId w:val="28"/>
        </w:numPr>
        <w:spacing w:before="240" w:after="240"/>
        <w:ind w:leftChars="0"/>
        <w:outlineLvl w:val="1"/>
        <w:rPr>
          <w:b/>
          <w:color w:val="5D2A2C" w:themeColor="text2"/>
          <w:sz w:val="24"/>
        </w:rPr>
      </w:pPr>
      <w:r w:rsidRPr="00F8263C">
        <w:rPr>
          <w:b/>
          <w:color w:val="5D2A2C" w:themeColor="text2"/>
          <w:sz w:val="24"/>
        </w:rPr>
        <w:t>비정규직</w:t>
      </w:r>
      <w:r w:rsidRPr="00F8263C">
        <w:rPr>
          <w:b/>
          <w:color w:val="5D2A2C" w:themeColor="text2"/>
          <w:sz w:val="24"/>
        </w:rPr>
        <w:t xml:space="preserve"> </w:t>
      </w:r>
      <w:r w:rsidRPr="00F8263C">
        <w:rPr>
          <w:b/>
          <w:color w:val="5D2A2C" w:themeColor="text2"/>
          <w:sz w:val="24"/>
        </w:rPr>
        <w:t>이슈</w:t>
      </w:r>
    </w:p>
    <w:p w14:paraId="5FB169D5" w14:textId="77777777" w:rsidR="00026A7E" w:rsidRPr="00CB2B3F" w:rsidRDefault="00026A7E" w:rsidP="00026A7E">
      <w:pPr>
        <w:numPr>
          <w:ilvl w:val="0"/>
          <w:numId w:val="35"/>
        </w:numPr>
        <w:spacing w:after="240"/>
        <w:rPr>
          <w:b/>
          <w:bCs/>
          <w:szCs w:val="22"/>
        </w:rPr>
      </w:pPr>
      <w:r w:rsidRPr="00CB2B3F">
        <w:rPr>
          <w:b/>
          <w:bCs/>
          <w:szCs w:val="22"/>
        </w:rPr>
        <w:t>사실관계</w:t>
      </w:r>
    </w:p>
    <w:p w14:paraId="3435FC47" w14:textId="77777777" w:rsidR="00026A7E" w:rsidRPr="00CB2B3F" w:rsidRDefault="00026A7E" w:rsidP="00026A7E">
      <w:pPr>
        <w:ind w:left="907"/>
        <w:rPr>
          <w:bCs/>
          <w:kern w:val="0"/>
          <w:szCs w:val="22"/>
        </w:rPr>
      </w:pPr>
      <w:r w:rsidRPr="00CB2B3F">
        <w:rPr>
          <w:bCs/>
          <w:kern w:val="0"/>
          <w:szCs w:val="22"/>
        </w:rPr>
        <w:t>제공된</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파견근로자</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대상회사의</w:t>
      </w:r>
      <w:r w:rsidRPr="00CB2B3F">
        <w:rPr>
          <w:bCs/>
          <w:kern w:val="0"/>
          <w:szCs w:val="22"/>
        </w:rPr>
        <w:t xml:space="preserve"> </w:t>
      </w:r>
      <w:r w:rsidRPr="00CB2B3F">
        <w:rPr>
          <w:bCs/>
          <w:kern w:val="0"/>
          <w:szCs w:val="22"/>
        </w:rPr>
        <w:t>비정규직</w:t>
      </w:r>
      <w:r w:rsidRPr="00CB2B3F">
        <w:rPr>
          <w:bCs/>
          <w:kern w:val="0"/>
          <w:szCs w:val="22"/>
        </w:rPr>
        <w:t>(</w:t>
      </w:r>
      <w:r w:rsidRPr="00CB2B3F">
        <w:rPr>
          <w:kern w:val="0"/>
          <w:szCs w:val="20"/>
        </w:rPr>
        <w:t>기간제</w:t>
      </w:r>
      <w:r w:rsidRPr="00CB2B3F">
        <w:rPr>
          <w:bCs/>
          <w:kern w:val="0"/>
          <w:szCs w:val="22"/>
        </w:rPr>
        <w:t xml:space="preserve">, </w:t>
      </w:r>
      <w:r w:rsidRPr="00CB2B3F">
        <w:rPr>
          <w:bCs/>
          <w:kern w:val="0"/>
          <w:szCs w:val="22"/>
        </w:rPr>
        <w:t>단시간</w:t>
      </w:r>
      <w:r w:rsidRPr="00CB2B3F">
        <w:rPr>
          <w:bCs/>
          <w:kern w:val="0"/>
          <w:szCs w:val="22"/>
        </w:rPr>
        <w:t xml:space="preserve">, </w:t>
      </w:r>
      <w:r w:rsidRPr="00CB2B3F">
        <w:rPr>
          <w:bCs/>
          <w:kern w:val="0"/>
          <w:szCs w:val="22"/>
        </w:rPr>
        <w:t>파견근로자</w:t>
      </w:r>
      <w:r w:rsidRPr="00CB2B3F">
        <w:rPr>
          <w:bCs/>
          <w:kern w:val="0"/>
          <w:szCs w:val="22"/>
        </w:rPr>
        <w:t xml:space="preserve">) </w:t>
      </w:r>
      <w:r w:rsidRPr="00CB2B3F">
        <w:rPr>
          <w:bCs/>
          <w:kern w:val="0"/>
          <w:szCs w:val="22"/>
        </w:rPr>
        <w:t>현황은</w:t>
      </w:r>
      <w:r w:rsidRPr="00CB2B3F">
        <w:rPr>
          <w:bCs/>
          <w:kern w:val="0"/>
          <w:szCs w:val="22"/>
        </w:rPr>
        <w:t xml:space="preserve"> </w:t>
      </w:r>
      <w:r w:rsidRPr="00CB2B3F">
        <w:rPr>
          <w:bCs/>
          <w:kern w:val="0"/>
          <w:szCs w:val="22"/>
        </w:rPr>
        <w:t>다음과</w:t>
      </w:r>
      <w:r w:rsidRPr="00CB2B3F">
        <w:rPr>
          <w:bCs/>
          <w:kern w:val="0"/>
          <w:szCs w:val="22"/>
        </w:rPr>
        <w:t xml:space="preserve"> </w:t>
      </w:r>
      <w:r w:rsidRPr="00CB2B3F">
        <w:rPr>
          <w:bCs/>
          <w:kern w:val="0"/>
          <w:szCs w:val="22"/>
        </w:rPr>
        <w:t>같음</w:t>
      </w:r>
      <w:r w:rsidRPr="00CB2B3F">
        <w:rPr>
          <w:bCs/>
          <w:kern w:val="0"/>
          <w:szCs w:val="22"/>
        </w:rPr>
        <w:t>.</w:t>
      </w:r>
    </w:p>
    <w:p w14:paraId="161BF8DA" w14:textId="77777777" w:rsidR="00026A7E" w:rsidRPr="00CB2B3F" w:rsidRDefault="00026A7E" w:rsidP="00026A7E">
      <w:pPr>
        <w:ind w:left="426"/>
        <w:jc w:val="right"/>
        <w:rPr>
          <w:bCs/>
          <w:kern w:val="0"/>
          <w:szCs w:val="22"/>
        </w:rPr>
      </w:pPr>
      <w:r w:rsidRPr="00CB2B3F">
        <w:rPr>
          <w:bCs/>
          <w:kern w:val="0"/>
          <w:sz w:val="20"/>
          <w:szCs w:val="20"/>
        </w:rPr>
        <w:t>(</w:t>
      </w:r>
      <w:r w:rsidRPr="00CB2B3F">
        <w:rPr>
          <w:bCs/>
          <w:kern w:val="0"/>
          <w:sz w:val="20"/>
          <w:szCs w:val="20"/>
        </w:rPr>
        <w:t>단위</w:t>
      </w:r>
      <w:r w:rsidRPr="00CB2B3F">
        <w:rPr>
          <w:bCs/>
          <w:kern w:val="0"/>
          <w:sz w:val="20"/>
          <w:szCs w:val="20"/>
        </w:rPr>
        <w:t xml:space="preserve">: </w:t>
      </w:r>
      <w:r w:rsidRPr="00CB2B3F">
        <w:rPr>
          <w:bCs/>
          <w:kern w:val="0"/>
          <w:sz w:val="20"/>
          <w:szCs w:val="20"/>
        </w:rPr>
        <w:t>명</w:t>
      </w:r>
      <w:r w:rsidRPr="00CB2B3F">
        <w:rPr>
          <w:bCs/>
          <w:kern w:val="0"/>
          <w:sz w:val="20"/>
          <w:szCs w:val="20"/>
        </w:rPr>
        <w:t>)</w:t>
      </w:r>
    </w:p>
    <w:tbl>
      <w:tblPr>
        <w:tblW w:w="8793" w:type="dxa"/>
        <w:tblInd w:w="846"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273"/>
        <w:gridCol w:w="4252"/>
        <w:gridCol w:w="2268"/>
      </w:tblGrid>
      <w:tr w:rsidR="00026A7E" w:rsidRPr="00CB2B3F" w14:paraId="5D9BE74D" w14:textId="77777777" w:rsidTr="0091358C">
        <w:trPr>
          <w:trHeight w:val="340"/>
          <w:tblHeader/>
        </w:trPr>
        <w:tc>
          <w:tcPr>
            <w:tcW w:w="2273" w:type="dxa"/>
            <w:tcBorders>
              <w:top w:val="single" w:sz="12" w:space="0" w:color="404040" w:themeColor="text1" w:themeTint="BF"/>
              <w:bottom w:val="single" w:sz="4" w:space="0" w:color="404040" w:themeColor="text1" w:themeTint="BF"/>
            </w:tcBorders>
            <w:shd w:val="clear" w:color="auto" w:fill="DEEEEE"/>
            <w:vAlign w:val="center"/>
          </w:tcPr>
          <w:p w14:paraId="4A267A7E" w14:textId="77777777" w:rsidR="00026A7E" w:rsidRPr="008E0663" w:rsidRDefault="00026A7E" w:rsidP="0091358C">
            <w:pPr>
              <w:spacing w:line="280" w:lineRule="atLeast"/>
              <w:jc w:val="center"/>
              <w:rPr>
                <w:b/>
                <w:bCs/>
                <w:kern w:val="0"/>
                <w:sz w:val="20"/>
                <w:szCs w:val="20"/>
              </w:rPr>
            </w:pPr>
            <w:r w:rsidRPr="008E0663">
              <w:rPr>
                <w:b/>
                <w:bCs/>
                <w:kern w:val="0"/>
                <w:sz w:val="20"/>
                <w:szCs w:val="20"/>
              </w:rPr>
              <w:t>구분</w:t>
            </w:r>
          </w:p>
        </w:tc>
        <w:tc>
          <w:tcPr>
            <w:tcW w:w="4252" w:type="dxa"/>
            <w:tcBorders>
              <w:top w:val="single" w:sz="12" w:space="0" w:color="404040" w:themeColor="text1" w:themeTint="BF"/>
              <w:bottom w:val="single" w:sz="4" w:space="0" w:color="404040" w:themeColor="text1" w:themeTint="BF"/>
            </w:tcBorders>
            <w:shd w:val="clear" w:color="auto" w:fill="DEEEEE"/>
            <w:vAlign w:val="center"/>
          </w:tcPr>
          <w:p w14:paraId="41360F90" w14:textId="77777777" w:rsidR="00026A7E" w:rsidRPr="008E0663" w:rsidRDefault="00026A7E" w:rsidP="0091358C">
            <w:pPr>
              <w:spacing w:line="280" w:lineRule="atLeast"/>
              <w:jc w:val="center"/>
              <w:rPr>
                <w:b/>
                <w:bCs/>
                <w:kern w:val="0"/>
                <w:sz w:val="20"/>
                <w:szCs w:val="20"/>
              </w:rPr>
            </w:pPr>
            <w:r w:rsidRPr="008E0663">
              <w:rPr>
                <w:b/>
                <w:bCs/>
                <w:kern w:val="0"/>
                <w:sz w:val="20"/>
                <w:szCs w:val="20"/>
              </w:rPr>
              <w:t>업무</w:t>
            </w:r>
          </w:p>
        </w:tc>
        <w:tc>
          <w:tcPr>
            <w:tcW w:w="2268" w:type="dxa"/>
            <w:tcBorders>
              <w:top w:val="single" w:sz="12" w:space="0" w:color="404040" w:themeColor="text1" w:themeTint="BF"/>
              <w:bottom w:val="single" w:sz="4" w:space="0" w:color="404040" w:themeColor="text1" w:themeTint="BF"/>
            </w:tcBorders>
            <w:shd w:val="clear" w:color="auto" w:fill="DEEEEE"/>
            <w:vAlign w:val="center"/>
          </w:tcPr>
          <w:p w14:paraId="51FFCE58" w14:textId="77777777" w:rsidR="00026A7E" w:rsidRPr="008E0663" w:rsidDel="00CA35ED" w:rsidRDefault="00026A7E" w:rsidP="0091358C">
            <w:pPr>
              <w:spacing w:line="280" w:lineRule="atLeast"/>
              <w:jc w:val="center"/>
              <w:rPr>
                <w:b/>
                <w:bCs/>
                <w:kern w:val="0"/>
                <w:sz w:val="20"/>
                <w:szCs w:val="20"/>
              </w:rPr>
            </w:pPr>
            <w:r w:rsidRPr="008E0663">
              <w:rPr>
                <w:b/>
                <w:bCs/>
                <w:kern w:val="0"/>
                <w:sz w:val="20"/>
                <w:szCs w:val="20"/>
              </w:rPr>
              <w:t>인원</w:t>
            </w:r>
          </w:p>
        </w:tc>
      </w:tr>
      <w:tr w:rsidR="00026A7E" w:rsidRPr="00CB2B3F" w14:paraId="74AA4E48" w14:textId="77777777" w:rsidTr="0091358C">
        <w:trPr>
          <w:trHeight w:val="340"/>
        </w:trPr>
        <w:tc>
          <w:tcPr>
            <w:tcW w:w="2273" w:type="dxa"/>
            <w:vMerge w:val="restart"/>
            <w:tcBorders>
              <w:top w:val="single" w:sz="4" w:space="0" w:color="404040" w:themeColor="text1" w:themeTint="BF"/>
            </w:tcBorders>
            <w:shd w:val="clear" w:color="auto" w:fill="auto"/>
            <w:vAlign w:val="center"/>
          </w:tcPr>
          <w:p w14:paraId="41054CF0" w14:textId="77777777" w:rsidR="00026A7E" w:rsidRPr="008E0663" w:rsidRDefault="00026A7E" w:rsidP="0091358C">
            <w:pPr>
              <w:spacing w:line="280" w:lineRule="atLeast"/>
              <w:jc w:val="center"/>
              <w:rPr>
                <w:bCs/>
                <w:kern w:val="0"/>
                <w:sz w:val="20"/>
                <w:szCs w:val="20"/>
              </w:rPr>
            </w:pPr>
            <w:r w:rsidRPr="008E0663">
              <w:rPr>
                <w:bCs/>
                <w:kern w:val="0"/>
                <w:sz w:val="20"/>
                <w:szCs w:val="20"/>
              </w:rPr>
              <w:t>기간제</w:t>
            </w:r>
            <w:r w:rsidRPr="008E0663">
              <w:rPr>
                <w:bCs/>
                <w:kern w:val="0"/>
                <w:sz w:val="20"/>
                <w:szCs w:val="20"/>
              </w:rPr>
              <w:t xml:space="preserve"> </w:t>
            </w:r>
            <w:r w:rsidRPr="008E0663">
              <w:rPr>
                <w:bCs/>
                <w:kern w:val="0"/>
                <w:sz w:val="20"/>
                <w:szCs w:val="20"/>
              </w:rPr>
              <w:t>근로자</w:t>
            </w:r>
          </w:p>
        </w:tc>
        <w:tc>
          <w:tcPr>
            <w:tcW w:w="4252" w:type="dxa"/>
            <w:tcBorders>
              <w:top w:val="single" w:sz="4" w:space="0" w:color="404040" w:themeColor="text1" w:themeTint="BF"/>
            </w:tcBorders>
            <w:shd w:val="clear" w:color="auto" w:fill="auto"/>
            <w:vAlign w:val="center"/>
          </w:tcPr>
          <w:p w14:paraId="03657679" w14:textId="77777777" w:rsidR="00026A7E" w:rsidRPr="008E0663" w:rsidRDefault="00026A7E" w:rsidP="0091358C">
            <w:pPr>
              <w:spacing w:line="280" w:lineRule="atLeast"/>
              <w:jc w:val="left"/>
              <w:rPr>
                <w:bCs/>
                <w:kern w:val="0"/>
                <w:sz w:val="20"/>
                <w:szCs w:val="20"/>
                <w:shd w:val="pct15" w:color="auto" w:fill="FFFFFF"/>
              </w:rPr>
            </w:pPr>
            <w:r w:rsidRPr="008E0663">
              <w:rPr>
                <w:bCs/>
                <w:kern w:val="0"/>
                <w:sz w:val="20"/>
                <w:szCs w:val="20"/>
              </w:rPr>
              <w:t>부엌제품</w:t>
            </w:r>
            <w:r w:rsidRPr="008E0663">
              <w:rPr>
                <w:bCs/>
                <w:kern w:val="0"/>
                <w:sz w:val="20"/>
                <w:szCs w:val="20"/>
              </w:rPr>
              <w:t xml:space="preserve"> </w:t>
            </w:r>
            <w:r w:rsidRPr="008E0663">
              <w:rPr>
                <w:bCs/>
                <w:kern w:val="0"/>
                <w:sz w:val="20"/>
                <w:szCs w:val="20"/>
              </w:rPr>
              <w:t>검수업무</w:t>
            </w:r>
            <w:r w:rsidRPr="008E0663">
              <w:rPr>
                <w:rStyle w:val="ac"/>
                <w:bCs/>
                <w:kern w:val="0"/>
                <w:sz w:val="20"/>
                <w:szCs w:val="20"/>
              </w:rPr>
              <w:footnoteReference w:id="42"/>
            </w:r>
          </w:p>
        </w:tc>
        <w:tc>
          <w:tcPr>
            <w:tcW w:w="2268" w:type="dxa"/>
            <w:tcBorders>
              <w:top w:val="single" w:sz="4" w:space="0" w:color="404040" w:themeColor="text1" w:themeTint="BF"/>
            </w:tcBorders>
            <w:vAlign w:val="center"/>
          </w:tcPr>
          <w:p w14:paraId="23D67098" w14:textId="77777777" w:rsidR="00026A7E" w:rsidRPr="006254D7" w:rsidRDefault="00026A7E" w:rsidP="0091358C">
            <w:pPr>
              <w:spacing w:line="280" w:lineRule="atLeast"/>
              <w:jc w:val="right"/>
              <w:rPr>
                <w:bCs/>
                <w:kern w:val="0"/>
                <w:sz w:val="20"/>
                <w:szCs w:val="20"/>
              </w:rPr>
            </w:pPr>
            <w:r w:rsidRPr="006254D7">
              <w:rPr>
                <w:bCs/>
                <w:kern w:val="0"/>
                <w:sz w:val="20"/>
                <w:szCs w:val="20"/>
              </w:rPr>
              <w:t>1</w:t>
            </w:r>
          </w:p>
        </w:tc>
      </w:tr>
      <w:tr w:rsidR="00026A7E" w:rsidRPr="00CB2B3F" w14:paraId="7064CE2E" w14:textId="77777777" w:rsidTr="0091358C">
        <w:trPr>
          <w:trHeight w:val="340"/>
        </w:trPr>
        <w:tc>
          <w:tcPr>
            <w:tcW w:w="2273" w:type="dxa"/>
            <w:vMerge/>
            <w:shd w:val="clear" w:color="auto" w:fill="auto"/>
            <w:vAlign w:val="center"/>
          </w:tcPr>
          <w:p w14:paraId="448A22E8"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0269F6C7" w14:textId="77777777" w:rsidR="00026A7E" w:rsidRPr="008E0663" w:rsidRDefault="00026A7E" w:rsidP="0091358C">
            <w:pPr>
              <w:spacing w:line="280" w:lineRule="atLeast"/>
              <w:jc w:val="left"/>
              <w:rPr>
                <w:bCs/>
                <w:kern w:val="0"/>
                <w:sz w:val="20"/>
                <w:szCs w:val="20"/>
              </w:rPr>
            </w:pPr>
            <w:r w:rsidRPr="008E0663">
              <w:rPr>
                <w:bCs/>
                <w:kern w:val="0"/>
                <w:sz w:val="20"/>
                <w:szCs w:val="20"/>
              </w:rPr>
              <w:t>채용연계형</w:t>
            </w:r>
            <w:r w:rsidRPr="008E0663">
              <w:rPr>
                <w:bCs/>
                <w:kern w:val="0"/>
                <w:sz w:val="20"/>
                <w:szCs w:val="20"/>
              </w:rPr>
              <w:t xml:space="preserve"> </w:t>
            </w:r>
            <w:r w:rsidRPr="008E0663">
              <w:rPr>
                <w:bCs/>
                <w:kern w:val="0"/>
                <w:sz w:val="20"/>
                <w:szCs w:val="20"/>
              </w:rPr>
              <w:t>인턴</w:t>
            </w:r>
          </w:p>
        </w:tc>
        <w:tc>
          <w:tcPr>
            <w:tcW w:w="2268" w:type="dxa"/>
            <w:vAlign w:val="center"/>
          </w:tcPr>
          <w:p w14:paraId="362CD143" w14:textId="77777777" w:rsidR="00026A7E" w:rsidRPr="006254D7" w:rsidRDefault="00026A7E" w:rsidP="0091358C">
            <w:pPr>
              <w:spacing w:line="280" w:lineRule="atLeast"/>
              <w:jc w:val="right"/>
              <w:rPr>
                <w:bCs/>
                <w:kern w:val="0"/>
                <w:sz w:val="20"/>
                <w:szCs w:val="20"/>
              </w:rPr>
            </w:pPr>
            <w:r w:rsidRPr="006254D7">
              <w:rPr>
                <w:bCs/>
                <w:kern w:val="0"/>
                <w:sz w:val="20"/>
                <w:szCs w:val="20"/>
              </w:rPr>
              <w:t>11</w:t>
            </w:r>
          </w:p>
        </w:tc>
      </w:tr>
      <w:tr w:rsidR="00026A7E" w:rsidRPr="00CB2B3F" w14:paraId="593588A2" w14:textId="77777777" w:rsidTr="0091358C">
        <w:trPr>
          <w:trHeight w:val="340"/>
        </w:trPr>
        <w:tc>
          <w:tcPr>
            <w:tcW w:w="2273" w:type="dxa"/>
            <w:vMerge/>
            <w:shd w:val="clear" w:color="auto" w:fill="auto"/>
            <w:vAlign w:val="center"/>
          </w:tcPr>
          <w:p w14:paraId="6646BF8F"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432FACBD" w14:textId="77777777" w:rsidR="00026A7E" w:rsidRPr="008E0663" w:rsidRDefault="00026A7E" w:rsidP="0091358C">
            <w:pPr>
              <w:spacing w:line="280" w:lineRule="atLeast"/>
              <w:jc w:val="left"/>
              <w:rPr>
                <w:bCs/>
                <w:kern w:val="0"/>
                <w:sz w:val="20"/>
                <w:szCs w:val="20"/>
              </w:rPr>
            </w:pPr>
            <w:r w:rsidRPr="008E0663">
              <w:rPr>
                <w:bCs/>
                <w:kern w:val="0"/>
                <w:sz w:val="20"/>
                <w:szCs w:val="20"/>
              </w:rPr>
              <w:t>장애인</w:t>
            </w:r>
            <w:r w:rsidRPr="008E0663">
              <w:rPr>
                <w:bCs/>
                <w:kern w:val="0"/>
                <w:sz w:val="20"/>
                <w:szCs w:val="20"/>
              </w:rPr>
              <w:t xml:space="preserve"> </w:t>
            </w:r>
            <w:r w:rsidRPr="008E0663">
              <w:rPr>
                <w:bCs/>
                <w:kern w:val="0"/>
                <w:sz w:val="20"/>
                <w:szCs w:val="20"/>
              </w:rPr>
              <w:t>스포츠단</w:t>
            </w:r>
          </w:p>
        </w:tc>
        <w:tc>
          <w:tcPr>
            <w:tcW w:w="2268" w:type="dxa"/>
            <w:vAlign w:val="center"/>
          </w:tcPr>
          <w:p w14:paraId="170295B2" w14:textId="77777777" w:rsidR="00026A7E" w:rsidRPr="006254D7" w:rsidRDefault="00026A7E" w:rsidP="0091358C">
            <w:pPr>
              <w:spacing w:line="280" w:lineRule="atLeast"/>
              <w:jc w:val="right"/>
              <w:rPr>
                <w:bCs/>
                <w:kern w:val="0"/>
                <w:sz w:val="20"/>
                <w:szCs w:val="20"/>
              </w:rPr>
            </w:pPr>
            <w:r w:rsidRPr="006254D7">
              <w:rPr>
                <w:bCs/>
                <w:kern w:val="0"/>
                <w:sz w:val="20"/>
                <w:szCs w:val="20"/>
              </w:rPr>
              <w:t>29</w:t>
            </w:r>
          </w:p>
        </w:tc>
      </w:tr>
      <w:tr w:rsidR="00026A7E" w:rsidRPr="00CB2B3F" w14:paraId="294F39DD" w14:textId="77777777" w:rsidTr="0091358C">
        <w:trPr>
          <w:trHeight w:val="340"/>
        </w:trPr>
        <w:tc>
          <w:tcPr>
            <w:tcW w:w="2273" w:type="dxa"/>
            <w:vMerge/>
            <w:shd w:val="clear" w:color="auto" w:fill="auto"/>
            <w:vAlign w:val="center"/>
          </w:tcPr>
          <w:p w14:paraId="75C786D0"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028BE336" w14:textId="77777777" w:rsidR="00026A7E" w:rsidRPr="008E0663" w:rsidRDefault="00026A7E" w:rsidP="0091358C">
            <w:pPr>
              <w:spacing w:line="280" w:lineRule="atLeast"/>
              <w:jc w:val="left"/>
              <w:rPr>
                <w:bCs/>
                <w:kern w:val="0"/>
                <w:sz w:val="20"/>
                <w:szCs w:val="20"/>
              </w:rPr>
            </w:pPr>
            <w:r w:rsidRPr="008E0663">
              <w:rPr>
                <w:bCs/>
                <w:kern w:val="0"/>
                <w:sz w:val="20"/>
                <w:szCs w:val="20"/>
              </w:rPr>
              <w:t>임원</w:t>
            </w:r>
            <w:r w:rsidRPr="008E0663">
              <w:rPr>
                <w:bCs/>
                <w:kern w:val="0"/>
                <w:sz w:val="20"/>
                <w:szCs w:val="20"/>
              </w:rPr>
              <w:t xml:space="preserve"> </w:t>
            </w:r>
            <w:r w:rsidRPr="008E0663">
              <w:rPr>
                <w:bCs/>
                <w:kern w:val="0"/>
                <w:sz w:val="20"/>
                <w:szCs w:val="20"/>
              </w:rPr>
              <w:t>운전기사</w:t>
            </w:r>
          </w:p>
        </w:tc>
        <w:tc>
          <w:tcPr>
            <w:tcW w:w="2268" w:type="dxa"/>
            <w:vAlign w:val="center"/>
          </w:tcPr>
          <w:p w14:paraId="4B9835A8" w14:textId="77777777" w:rsidR="00026A7E" w:rsidRPr="006254D7" w:rsidRDefault="00026A7E" w:rsidP="0091358C">
            <w:pPr>
              <w:spacing w:line="280" w:lineRule="atLeast"/>
              <w:jc w:val="right"/>
              <w:rPr>
                <w:bCs/>
                <w:kern w:val="0"/>
                <w:sz w:val="20"/>
                <w:szCs w:val="20"/>
              </w:rPr>
            </w:pPr>
            <w:r w:rsidRPr="006254D7">
              <w:rPr>
                <w:bCs/>
                <w:kern w:val="0"/>
                <w:sz w:val="20"/>
                <w:szCs w:val="20"/>
              </w:rPr>
              <w:t>1</w:t>
            </w:r>
          </w:p>
        </w:tc>
      </w:tr>
      <w:tr w:rsidR="00026A7E" w:rsidRPr="00CB2B3F" w14:paraId="305F9101" w14:textId="77777777" w:rsidTr="0091358C">
        <w:trPr>
          <w:trHeight w:val="340"/>
        </w:trPr>
        <w:tc>
          <w:tcPr>
            <w:tcW w:w="2273" w:type="dxa"/>
            <w:vMerge/>
            <w:shd w:val="clear" w:color="auto" w:fill="auto"/>
            <w:vAlign w:val="center"/>
          </w:tcPr>
          <w:p w14:paraId="5F6B96DE"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3D87BCB5" w14:textId="77777777" w:rsidR="00026A7E" w:rsidRPr="008E0663" w:rsidRDefault="00026A7E" w:rsidP="0091358C">
            <w:pPr>
              <w:spacing w:line="280" w:lineRule="atLeast"/>
              <w:jc w:val="left"/>
              <w:rPr>
                <w:bCs/>
                <w:kern w:val="0"/>
                <w:sz w:val="20"/>
                <w:szCs w:val="20"/>
              </w:rPr>
            </w:pPr>
            <w:r w:rsidRPr="008E0663">
              <w:rPr>
                <w:bCs/>
                <w:kern w:val="0"/>
                <w:sz w:val="20"/>
                <w:szCs w:val="20"/>
              </w:rPr>
              <w:t>어린이집</w:t>
            </w:r>
            <w:r w:rsidRPr="008E0663">
              <w:rPr>
                <w:bCs/>
                <w:kern w:val="0"/>
                <w:sz w:val="20"/>
                <w:szCs w:val="20"/>
              </w:rPr>
              <w:t xml:space="preserve"> </w:t>
            </w:r>
            <w:r w:rsidRPr="008E0663">
              <w:rPr>
                <w:bCs/>
                <w:kern w:val="0"/>
                <w:sz w:val="20"/>
                <w:szCs w:val="20"/>
              </w:rPr>
              <w:t>보육교사</w:t>
            </w:r>
            <w:r w:rsidRPr="008E0663">
              <w:rPr>
                <w:bCs/>
                <w:kern w:val="0"/>
                <w:sz w:val="20"/>
                <w:szCs w:val="20"/>
              </w:rPr>
              <w:t>(</w:t>
            </w:r>
            <w:r w:rsidRPr="008E0663">
              <w:rPr>
                <w:bCs/>
                <w:kern w:val="0"/>
                <w:sz w:val="20"/>
                <w:szCs w:val="20"/>
              </w:rPr>
              <w:t>누리교사</w:t>
            </w:r>
            <w:r w:rsidRPr="008E0663">
              <w:rPr>
                <w:bCs/>
                <w:kern w:val="0"/>
                <w:sz w:val="20"/>
                <w:szCs w:val="20"/>
              </w:rPr>
              <w:t>/</w:t>
            </w:r>
            <w:r w:rsidRPr="008E0663">
              <w:rPr>
                <w:bCs/>
                <w:kern w:val="0"/>
                <w:sz w:val="20"/>
                <w:szCs w:val="20"/>
              </w:rPr>
              <w:t>단시간</w:t>
            </w:r>
            <w:r w:rsidRPr="008E0663">
              <w:rPr>
                <w:bCs/>
                <w:kern w:val="0"/>
                <w:sz w:val="20"/>
                <w:szCs w:val="20"/>
              </w:rPr>
              <w:t>)</w:t>
            </w:r>
          </w:p>
        </w:tc>
        <w:tc>
          <w:tcPr>
            <w:tcW w:w="2268" w:type="dxa"/>
            <w:vAlign w:val="center"/>
          </w:tcPr>
          <w:p w14:paraId="1B5F4179" w14:textId="77777777" w:rsidR="00026A7E" w:rsidRPr="006254D7" w:rsidRDefault="00026A7E" w:rsidP="0091358C">
            <w:pPr>
              <w:spacing w:line="280" w:lineRule="atLeast"/>
              <w:jc w:val="right"/>
              <w:rPr>
                <w:bCs/>
                <w:kern w:val="0"/>
                <w:sz w:val="20"/>
                <w:szCs w:val="20"/>
              </w:rPr>
            </w:pPr>
            <w:r w:rsidRPr="006254D7">
              <w:rPr>
                <w:bCs/>
                <w:kern w:val="0"/>
                <w:sz w:val="20"/>
                <w:szCs w:val="20"/>
              </w:rPr>
              <w:t>2</w:t>
            </w:r>
          </w:p>
        </w:tc>
      </w:tr>
      <w:tr w:rsidR="00026A7E" w:rsidRPr="00CB2B3F" w14:paraId="0302A2E0" w14:textId="77777777" w:rsidTr="0091358C">
        <w:trPr>
          <w:trHeight w:val="340"/>
        </w:trPr>
        <w:tc>
          <w:tcPr>
            <w:tcW w:w="2273" w:type="dxa"/>
            <w:vMerge/>
            <w:shd w:val="clear" w:color="auto" w:fill="auto"/>
            <w:vAlign w:val="center"/>
          </w:tcPr>
          <w:p w14:paraId="5D4AA93B"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144B1C6B" w14:textId="77777777" w:rsidR="00026A7E" w:rsidRPr="008E0663" w:rsidRDefault="00026A7E" w:rsidP="0091358C">
            <w:pPr>
              <w:spacing w:line="280" w:lineRule="atLeast"/>
              <w:jc w:val="left"/>
              <w:rPr>
                <w:bCs/>
                <w:kern w:val="0"/>
                <w:sz w:val="20"/>
                <w:szCs w:val="20"/>
              </w:rPr>
            </w:pPr>
            <w:proofErr w:type="spellStart"/>
            <w:r w:rsidRPr="008E0663">
              <w:rPr>
                <w:bCs/>
                <w:kern w:val="0"/>
                <w:sz w:val="20"/>
                <w:szCs w:val="20"/>
              </w:rPr>
              <w:t>포스텍</w:t>
            </w:r>
            <w:proofErr w:type="spellEnd"/>
            <w:r w:rsidRPr="008E0663">
              <w:rPr>
                <w:bCs/>
                <w:kern w:val="0"/>
                <w:sz w:val="20"/>
                <w:szCs w:val="20"/>
              </w:rPr>
              <w:t xml:space="preserve"> </w:t>
            </w:r>
            <w:r w:rsidRPr="008E0663">
              <w:rPr>
                <w:bCs/>
                <w:kern w:val="0"/>
                <w:sz w:val="20"/>
                <w:szCs w:val="20"/>
              </w:rPr>
              <w:t>여름방학</w:t>
            </w:r>
            <w:r w:rsidRPr="008E0663">
              <w:rPr>
                <w:bCs/>
                <w:kern w:val="0"/>
                <w:sz w:val="20"/>
                <w:szCs w:val="20"/>
              </w:rPr>
              <w:t xml:space="preserve"> </w:t>
            </w:r>
            <w:r w:rsidRPr="008E0663">
              <w:rPr>
                <w:bCs/>
                <w:kern w:val="0"/>
                <w:sz w:val="20"/>
                <w:szCs w:val="20"/>
              </w:rPr>
              <w:t>인턴쉽</w:t>
            </w:r>
          </w:p>
        </w:tc>
        <w:tc>
          <w:tcPr>
            <w:tcW w:w="2268" w:type="dxa"/>
            <w:vAlign w:val="center"/>
          </w:tcPr>
          <w:p w14:paraId="208E0280" w14:textId="77777777" w:rsidR="00026A7E" w:rsidRPr="006254D7" w:rsidRDefault="00026A7E" w:rsidP="0091358C">
            <w:pPr>
              <w:spacing w:line="280" w:lineRule="atLeast"/>
              <w:jc w:val="right"/>
              <w:rPr>
                <w:bCs/>
                <w:kern w:val="0"/>
                <w:sz w:val="20"/>
                <w:szCs w:val="20"/>
              </w:rPr>
            </w:pPr>
            <w:r w:rsidRPr="006254D7">
              <w:rPr>
                <w:bCs/>
                <w:kern w:val="0"/>
                <w:sz w:val="20"/>
                <w:szCs w:val="20"/>
              </w:rPr>
              <w:t>5</w:t>
            </w:r>
          </w:p>
        </w:tc>
      </w:tr>
      <w:tr w:rsidR="00026A7E" w:rsidRPr="00CB2B3F" w14:paraId="526F1247" w14:textId="77777777" w:rsidTr="0091358C">
        <w:trPr>
          <w:trHeight w:val="340"/>
        </w:trPr>
        <w:tc>
          <w:tcPr>
            <w:tcW w:w="2273" w:type="dxa"/>
            <w:vMerge/>
            <w:shd w:val="clear" w:color="auto" w:fill="auto"/>
            <w:vAlign w:val="center"/>
          </w:tcPr>
          <w:p w14:paraId="172F0B99"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02DCA41C" w14:textId="77777777" w:rsidR="00026A7E" w:rsidRPr="008E0663" w:rsidRDefault="00026A7E" w:rsidP="0091358C">
            <w:pPr>
              <w:spacing w:line="280" w:lineRule="atLeast"/>
              <w:jc w:val="left"/>
              <w:rPr>
                <w:bCs/>
                <w:kern w:val="0"/>
                <w:sz w:val="20"/>
                <w:szCs w:val="20"/>
              </w:rPr>
            </w:pPr>
            <w:r w:rsidRPr="008E0663">
              <w:rPr>
                <w:bCs/>
                <w:kern w:val="0"/>
                <w:sz w:val="20"/>
                <w:szCs w:val="20"/>
              </w:rPr>
              <w:t>한샘연구소</w:t>
            </w:r>
            <w:r w:rsidRPr="008E0663">
              <w:rPr>
                <w:bCs/>
                <w:kern w:val="0"/>
                <w:sz w:val="20"/>
                <w:szCs w:val="20"/>
              </w:rPr>
              <w:t xml:space="preserve"> </w:t>
            </w:r>
            <w:r w:rsidRPr="008E0663">
              <w:rPr>
                <w:bCs/>
                <w:kern w:val="0"/>
                <w:sz w:val="20"/>
                <w:szCs w:val="20"/>
              </w:rPr>
              <w:t>미국시장조사</w:t>
            </w:r>
            <w:r w:rsidRPr="008E0663">
              <w:rPr>
                <w:bCs/>
                <w:kern w:val="0"/>
                <w:sz w:val="20"/>
                <w:szCs w:val="20"/>
              </w:rPr>
              <w:t xml:space="preserve"> TFT</w:t>
            </w:r>
            <w:r w:rsidRPr="008E0663">
              <w:rPr>
                <w:rStyle w:val="ac"/>
                <w:bCs/>
                <w:kern w:val="0"/>
                <w:sz w:val="20"/>
                <w:szCs w:val="20"/>
              </w:rPr>
              <w:footnoteReference w:id="43"/>
            </w:r>
          </w:p>
        </w:tc>
        <w:tc>
          <w:tcPr>
            <w:tcW w:w="2268" w:type="dxa"/>
            <w:vAlign w:val="center"/>
          </w:tcPr>
          <w:p w14:paraId="73B71A0B" w14:textId="77777777" w:rsidR="00026A7E" w:rsidRPr="006254D7" w:rsidRDefault="00026A7E" w:rsidP="0091358C">
            <w:pPr>
              <w:spacing w:line="280" w:lineRule="atLeast"/>
              <w:jc w:val="right"/>
              <w:rPr>
                <w:bCs/>
                <w:kern w:val="0"/>
                <w:sz w:val="20"/>
                <w:szCs w:val="20"/>
              </w:rPr>
            </w:pPr>
            <w:r w:rsidRPr="006254D7">
              <w:rPr>
                <w:bCs/>
                <w:kern w:val="0"/>
                <w:sz w:val="20"/>
                <w:szCs w:val="20"/>
              </w:rPr>
              <w:t>5</w:t>
            </w:r>
          </w:p>
        </w:tc>
      </w:tr>
      <w:tr w:rsidR="00026A7E" w:rsidRPr="00CB2B3F" w14:paraId="52162A9C" w14:textId="77777777" w:rsidTr="0091358C">
        <w:trPr>
          <w:trHeight w:val="340"/>
        </w:trPr>
        <w:tc>
          <w:tcPr>
            <w:tcW w:w="2273" w:type="dxa"/>
            <w:vMerge/>
            <w:tcBorders>
              <w:bottom w:val="single" w:sz="4" w:space="0" w:color="404040" w:themeColor="text1" w:themeTint="BF"/>
            </w:tcBorders>
            <w:shd w:val="clear" w:color="auto" w:fill="auto"/>
            <w:vAlign w:val="center"/>
          </w:tcPr>
          <w:p w14:paraId="0A1D186B" w14:textId="77777777" w:rsidR="00026A7E" w:rsidRPr="008E0663" w:rsidRDefault="00026A7E" w:rsidP="0091358C">
            <w:pPr>
              <w:spacing w:line="280" w:lineRule="atLeast"/>
              <w:jc w:val="center"/>
              <w:rPr>
                <w:bCs/>
                <w:kern w:val="0"/>
                <w:sz w:val="20"/>
                <w:szCs w:val="20"/>
              </w:rPr>
            </w:pPr>
          </w:p>
        </w:tc>
        <w:tc>
          <w:tcPr>
            <w:tcW w:w="4252" w:type="dxa"/>
            <w:tcBorders>
              <w:bottom w:val="single" w:sz="4" w:space="0" w:color="404040" w:themeColor="text1" w:themeTint="BF"/>
            </w:tcBorders>
            <w:shd w:val="clear" w:color="auto" w:fill="auto"/>
            <w:vAlign w:val="center"/>
          </w:tcPr>
          <w:p w14:paraId="193E868F" w14:textId="77777777" w:rsidR="00026A7E" w:rsidRPr="008E0663" w:rsidRDefault="00026A7E" w:rsidP="0091358C">
            <w:pPr>
              <w:spacing w:line="280" w:lineRule="atLeast"/>
              <w:jc w:val="left"/>
              <w:rPr>
                <w:bCs/>
                <w:kern w:val="0"/>
                <w:sz w:val="20"/>
                <w:szCs w:val="20"/>
              </w:rPr>
            </w:pPr>
            <w:proofErr w:type="spellStart"/>
            <w:r w:rsidRPr="008E0663">
              <w:rPr>
                <w:bCs/>
                <w:kern w:val="0"/>
                <w:sz w:val="20"/>
                <w:szCs w:val="20"/>
              </w:rPr>
              <w:t>시급직</w:t>
            </w:r>
            <w:proofErr w:type="spellEnd"/>
            <w:r w:rsidRPr="008E0663">
              <w:rPr>
                <w:bCs/>
                <w:kern w:val="0"/>
                <w:sz w:val="20"/>
                <w:szCs w:val="20"/>
              </w:rPr>
              <w:t xml:space="preserve"> </w:t>
            </w:r>
            <w:r w:rsidRPr="008E0663">
              <w:rPr>
                <w:bCs/>
                <w:kern w:val="0"/>
                <w:sz w:val="20"/>
                <w:szCs w:val="20"/>
              </w:rPr>
              <w:t>생산업무</w:t>
            </w:r>
            <w:r w:rsidRPr="008E0663">
              <w:rPr>
                <w:rStyle w:val="ac"/>
                <w:bCs/>
                <w:kern w:val="0"/>
                <w:sz w:val="20"/>
                <w:szCs w:val="20"/>
              </w:rPr>
              <w:footnoteReference w:id="44"/>
            </w:r>
          </w:p>
        </w:tc>
        <w:tc>
          <w:tcPr>
            <w:tcW w:w="2268" w:type="dxa"/>
            <w:tcBorders>
              <w:bottom w:val="single" w:sz="4" w:space="0" w:color="404040" w:themeColor="text1" w:themeTint="BF"/>
            </w:tcBorders>
            <w:vAlign w:val="center"/>
          </w:tcPr>
          <w:p w14:paraId="7C011F2E" w14:textId="77777777" w:rsidR="00026A7E" w:rsidRPr="006254D7" w:rsidRDefault="00026A7E" w:rsidP="0091358C">
            <w:pPr>
              <w:spacing w:line="280" w:lineRule="atLeast"/>
              <w:jc w:val="right"/>
              <w:rPr>
                <w:bCs/>
                <w:kern w:val="0"/>
                <w:sz w:val="20"/>
                <w:szCs w:val="20"/>
              </w:rPr>
            </w:pPr>
            <w:r w:rsidRPr="006254D7">
              <w:rPr>
                <w:bCs/>
                <w:kern w:val="0"/>
                <w:sz w:val="20"/>
                <w:szCs w:val="20"/>
              </w:rPr>
              <w:t>8</w:t>
            </w:r>
          </w:p>
        </w:tc>
      </w:tr>
      <w:tr w:rsidR="00026A7E" w:rsidRPr="00CB2B3F" w14:paraId="02AA845D" w14:textId="77777777" w:rsidTr="0091358C">
        <w:trPr>
          <w:trHeight w:val="340"/>
        </w:trPr>
        <w:tc>
          <w:tcPr>
            <w:tcW w:w="6525" w:type="dxa"/>
            <w:gridSpan w:val="2"/>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376D891A" w14:textId="77777777" w:rsidR="00026A7E" w:rsidRPr="008E0663" w:rsidRDefault="00026A7E" w:rsidP="0091358C">
            <w:pPr>
              <w:spacing w:line="280" w:lineRule="atLeast"/>
              <w:jc w:val="left"/>
              <w:rPr>
                <w:b/>
                <w:bCs/>
                <w:kern w:val="0"/>
                <w:sz w:val="20"/>
                <w:szCs w:val="20"/>
              </w:rPr>
            </w:pPr>
            <w:r w:rsidRPr="008E0663">
              <w:rPr>
                <w:b/>
                <w:bCs/>
                <w:kern w:val="0"/>
                <w:sz w:val="20"/>
                <w:szCs w:val="20"/>
              </w:rPr>
              <w:t>기간제</w:t>
            </w:r>
            <w:r w:rsidRPr="008E0663">
              <w:rPr>
                <w:b/>
                <w:bCs/>
                <w:kern w:val="0"/>
                <w:sz w:val="20"/>
                <w:szCs w:val="20"/>
              </w:rPr>
              <w:t xml:space="preserve"> </w:t>
            </w:r>
            <w:r w:rsidRPr="008E0663">
              <w:rPr>
                <w:b/>
                <w:bCs/>
                <w:kern w:val="0"/>
                <w:sz w:val="20"/>
                <w:szCs w:val="20"/>
              </w:rPr>
              <w:t>근로자</w:t>
            </w:r>
            <w:r w:rsidRPr="008E0663">
              <w:rPr>
                <w:b/>
                <w:bCs/>
                <w:kern w:val="0"/>
                <w:sz w:val="20"/>
                <w:szCs w:val="20"/>
              </w:rPr>
              <w:t xml:space="preserve"> </w:t>
            </w:r>
            <w:r w:rsidRPr="008E0663">
              <w:rPr>
                <w:b/>
                <w:bCs/>
                <w:kern w:val="0"/>
                <w:sz w:val="20"/>
                <w:szCs w:val="20"/>
              </w:rPr>
              <w:t>합계</w:t>
            </w:r>
          </w:p>
        </w:tc>
        <w:tc>
          <w:tcPr>
            <w:tcW w:w="2268"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0031698A" w14:textId="77777777" w:rsidR="00026A7E" w:rsidRPr="008E0663" w:rsidRDefault="00026A7E" w:rsidP="0091358C">
            <w:pPr>
              <w:spacing w:line="280" w:lineRule="atLeast"/>
              <w:jc w:val="right"/>
              <w:rPr>
                <w:b/>
                <w:bCs/>
                <w:kern w:val="0"/>
                <w:sz w:val="20"/>
                <w:szCs w:val="20"/>
              </w:rPr>
            </w:pPr>
            <w:r w:rsidRPr="008E0663">
              <w:rPr>
                <w:b/>
                <w:bCs/>
                <w:kern w:val="0"/>
                <w:sz w:val="20"/>
                <w:szCs w:val="20"/>
              </w:rPr>
              <w:t>62</w:t>
            </w:r>
          </w:p>
        </w:tc>
      </w:tr>
      <w:tr w:rsidR="00026A7E" w:rsidRPr="00CB2B3F" w14:paraId="07EECC83" w14:textId="77777777" w:rsidTr="0091358C">
        <w:trPr>
          <w:trHeight w:val="340"/>
        </w:trPr>
        <w:tc>
          <w:tcPr>
            <w:tcW w:w="2273" w:type="dxa"/>
            <w:vMerge w:val="restart"/>
            <w:tcBorders>
              <w:top w:val="single" w:sz="4" w:space="0" w:color="404040" w:themeColor="text1" w:themeTint="BF"/>
            </w:tcBorders>
            <w:shd w:val="clear" w:color="auto" w:fill="auto"/>
            <w:vAlign w:val="center"/>
          </w:tcPr>
          <w:p w14:paraId="62A4A439" w14:textId="77777777" w:rsidR="00026A7E" w:rsidRPr="008E0663" w:rsidRDefault="00026A7E" w:rsidP="0091358C">
            <w:pPr>
              <w:spacing w:line="280" w:lineRule="atLeast"/>
              <w:jc w:val="center"/>
              <w:rPr>
                <w:bCs/>
                <w:kern w:val="0"/>
                <w:sz w:val="20"/>
                <w:szCs w:val="20"/>
              </w:rPr>
            </w:pPr>
            <w:r w:rsidRPr="008E0663">
              <w:rPr>
                <w:bCs/>
                <w:kern w:val="0"/>
                <w:sz w:val="20"/>
                <w:szCs w:val="20"/>
              </w:rPr>
              <w:t>파견근로자</w:t>
            </w:r>
          </w:p>
        </w:tc>
        <w:tc>
          <w:tcPr>
            <w:tcW w:w="4252" w:type="dxa"/>
            <w:tcBorders>
              <w:top w:val="single" w:sz="4" w:space="0" w:color="404040" w:themeColor="text1" w:themeTint="BF"/>
            </w:tcBorders>
            <w:shd w:val="clear" w:color="auto" w:fill="auto"/>
            <w:vAlign w:val="center"/>
          </w:tcPr>
          <w:p w14:paraId="613D0F03" w14:textId="77777777" w:rsidR="00026A7E" w:rsidRPr="008E0663" w:rsidRDefault="00026A7E" w:rsidP="0091358C">
            <w:pPr>
              <w:spacing w:line="280" w:lineRule="atLeast"/>
              <w:jc w:val="left"/>
              <w:rPr>
                <w:bCs/>
                <w:kern w:val="0"/>
                <w:sz w:val="20"/>
                <w:szCs w:val="20"/>
              </w:rPr>
            </w:pPr>
            <w:r w:rsidRPr="008E0663">
              <w:rPr>
                <w:bCs/>
                <w:kern w:val="0"/>
                <w:sz w:val="20"/>
                <w:szCs w:val="20"/>
              </w:rPr>
              <w:t>각종</w:t>
            </w:r>
            <w:r w:rsidRPr="008E0663">
              <w:rPr>
                <w:bCs/>
                <w:kern w:val="0"/>
                <w:sz w:val="20"/>
                <w:szCs w:val="20"/>
              </w:rPr>
              <w:t xml:space="preserve"> </w:t>
            </w:r>
            <w:r w:rsidRPr="008E0663">
              <w:rPr>
                <w:bCs/>
                <w:kern w:val="0"/>
                <w:sz w:val="20"/>
                <w:szCs w:val="20"/>
              </w:rPr>
              <w:t>사무</w:t>
            </w:r>
          </w:p>
        </w:tc>
        <w:tc>
          <w:tcPr>
            <w:tcW w:w="2268" w:type="dxa"/>
            <w:tcBorders>
              <w:top w:val="single" w:sz="4" w:space="0" w:color="404040" w:themeColor="text1" w:themeTint="BF"/>
            </w:tcBorders>
            <w:vAlign w:val="center"/>
          </w:tcPr>
          <w:p w14:paraId="7E75CAB7" w14:textId="77777777" w:rsidR="00026A7E" w:rsidRPr="006254D7" w:rsidRDefault="00026A7E" w:rsidP="0091358C">
            <w:pPr>
              <w:spacing w:line="280" w:lineRule="atLeast"/>
              <w:jc w:val="right"/>
              <w:rPr>
                <w:bCs/>
                <w:kern w:val="0"/>
                <w:sz w:val="20"/>
                <w:szCs w:val="20"/>
              </w:rPr>
            </w:pPr>
            <w:r w:rsidRPr="006254D7">
              <w:rPr>
                <w:bCs/>
                <w:kern w:val="0"/>
                <w:sz w:val="20"/>
                <w:szCs w:val="20"/>
              </w:rPr>
              <w:t>19</w:t>
            </w:r>
          </w:p>
        </w:tc>
      </w:tr>
      <w:tr w:rsidR="00026A7E" w:rsidRPr="00CB2B3F" w14:paraId="0B396F05" w14:textId="77777777" w:rsidTr="0091358C">
        <w:trPr>
          <w:trHeight w:val="340"/>
        </w:trPr>
        <w:tc>
          <w:tcPr>
            <w:tcW w:w="2273" w:type="dxa"/>
            <w:vMerge/>
            <w:shd w:val="clear" w:color="auto" w:fill="auto"/>
            <w:vAlign w:val="center"/>
          </w:tcPr>
          <w:p w14:paraId="6F288525"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0088C831" w14:textId="77777777" w:rsidR="00026A7E" w:rsidRPr="008E0663" w:rsidRDefault="00026A7E" w:rsidP="0091358C">
            <w:pPr>
              <w:spacing w:line="280" w:lineRule="atLeast"/>
              <w:jc w:val="left"/>
              <w:rPr>
                <w:bCs/>
                <w:kern w:val="0"/>
                <w:sz w:val="20"/>
                <w:szCs w:val="20"/>
              </w:rPr>
            </w:pPr>
            <w:r w:rsidRPr="008E0663">
              <w:rPr>
                <w:bCs/>
                <w:kern w:val="0"/>
                <w:sz w:val="20"/>
                <w:szCs w:val="20"/>
              </w:rPr>
              <w:t>임원</w:t>
            </w:r>
            <w:r w:rsidRPr="008E0663">
              <w:rPr>
                <w:bCs/>
                <w:kern w:val="0"/>
                <w:sz w:val="20"/>
                <w:szCs w:val="20"/>
              </w:rPr>
              <w:t xml:space="preserve"> </w:t>
            </w:r>
            <w:r w:rsidRPr="008E0663">
              <w:rPr>
                <w:bCs/>
                <w:kern w:val="0"/>
                <w:sz w:val="20"/>
                <w:szCs w:val="20"/>
              </w:rPr>
              <w:t>운전기사</w:t>
            </w:r>
          </w:p>
        </w:tc>
        <w:tc>
          <w:tcPr>
            <w:tcW w:w="2268" w:type="dxa"/>
            <w:vAlign w:val="center"/>
          </w:tcPr>
          <w:p w14:paraId="1A74BB12" w14:textId="77777777" w:rsidR="00026A7E" w:rsidRPr="006254D7" w:rsidRDefault="00026A7E" w:rsidP="0091358C">
            <w:pPr>
              <w:spacing w:line="280" w:lineRule="atLeast"/>
              <w:jc w:val="right"/>
              <w:rPr>
                <w:bCs/>
                <w:kern w:val="0"/>
                <w:sz w:val="20"/>
                <w:szCs w:val="20"/>
              </w:rPr>
            </w:pPr>
            <w:r w:rsidRPr="006254D7">
              <w:rPr>
                <w:bCs/>
                <w:kern w:val="0"/>
                <w:sz w:val="20"/>
                <w:szCs w:val="20"/>
              </w:rPr>
              <w:t>1</w:t>
            </w:r>
          </w:p>
        </w:tc>
      </w:tr>
      <w:tr w:rsidR="00026A7E" w:rsidRPr="00CB2B3F" w14:paraId="141BE732" w14:textId="77777777" w:rsidTr="0091358C">
        <w:trPr>
          <w:trHeight w:val="340"/>
        </w:trPr>
        <w:tc>
          <w:tcPr>
            <w:tcW w:w="2273" w:type="dxa"/>
            <w:vMerge/>
            <w:shd w:val="clear" w:color="auto" w:fill="auto"/>
            <w:vAlign w:val="center"/>
          </w:tcPr>
          <w:p w14:paraId="3564CAC0"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76C30538" w14:textId="77777777" w:rsidR="00026A7E" w:rsidRPr="008E0663" w:rsidRDefault="00026A7E" w:rsidP="0091358C">
            <w:pPr>
              <w:spacing w:line="280" w:lineRule="atLeast"/>
              <w:jc w:val="left"/>
              <w:rPr>
                <w:bCs/>
                <w:kern w:val="0"/>
                <w:sz w:val="20"/>
                <w:szCs w:val="20"/>
              </w:rPr>
            </w:pPr>
            <w:r w:rsidRPr="008E0663">
              <w:rPr>
                <w:bCs/>
                <w:kern w:val="0"/>
                <w:sz w:val="20"/>
                <w:szCs w:val="20"/>
              </w:rPr>
              <w:t>경비</w:t>
            </w:r>
            <w:r w:rsidRPr="008E0663">
              <w:rPr>
                <w:bCs/>
                <w:kern w:val="0"/>
                <w:sz w:val="20"/>
                <w:szCs w:val="20"/>
              </w:rPr>
              <w:t>(</w:t>
            </w:r>
            <w:r w:rsidRPr="008E0663">
              <w:rPr>
                <w:bCs/>
                <w:kern w:val="0"/>
                <w:sz w:val="20"/>
                <w:szCs w:val="20"/>
              </w:rPr>
              <w:t>생산</w:t>
            </w:r>
            <w:r w:rsidRPr="008E0663">
              <w:rPr>
                <w:bCs/>
                <w:kern w:val="0"/>
                <w:sz w:val="20"/>
                <w:szCs w:val="20"/>
              </w:rPr>
              <w:t>)</w:t>
            </w:r>
          </w:p>
        </w:tc>
        <w:tc>
          <w:tcPr>
            <w:tcW w:w="2268" w:type="dxa"/>
            <w:vAlign w:val="center"/>
          </w:tcPr>
          <w:p w14:paraId="32AC3938" w14:textId="77777777" w:rsidR="00026A7E" w:rsidRPr="006254D7" w:rsidRDefault="00026A7E" w:rsidP="0091358C">
            <w:pPr>
              <w:spacing w:line="280" w:lineRule="atLeast"/>
              <w:jc w:val="right"/>
              <w:rPr>
                <w:bCs/>
                <w:kern w:val="0"/>
                <w:sz w:val="20"/>
                <w:szCs w:val="20"/>
              </w:rPr>
            </w:pPr>
            <w:r w:rsidRPr="006254D7">
              <w:rPr>
                <w:bCs/>
                <w:kern w:val="0"/>
                <w:sz w:val="20"/>
                <w:szCs w:val="20"/>
              </w:rPr>
              <w:t>5</w:t>
            </w:r>
          </w:p>
        </w:tc>
      </w:tr>
      <w:tr w:rsidR="00026A7E" w:rsidRPr="00CB2B3F" w14:paraId="0AD72608" w14:textId="77777777" w:rsidTr="0091358C">
        <w:trPr>
          <w:trHeight w:val="340"/>
        </w:trPr>
        <w:tc>
          <w:tcPr>
            <w:tcW w:w="2273" w:type="dxa"/>
            <w:vMerge/>
            <w:shd w:val="clear" w:color="auto" w:fill="auto"/>
            <w:vAlign w:val="center"/>
          </w:tcPr>
          <w:p w14:paraId="0D813871" w14:textId="77777777" w:rsidR="00026A7E" w:rsidRPr="008E0663" w:rsidRDefault="00026A7E" w:rsidP="0091358C">
            <w:pPr>
              <w:spacing w:line="280" w:lineRule="atLeast"/>
              <w:jc w:val="center"/>
              <w:rPr>
                <w:bCs/>
                <w:kern w:val="0"/>
                <w:sz w:val="20"/>
                <w:szCs w:val="20"/>
              </w:rPr>
            </w:pPr>
          </w:p>
        </w:tc>
        <w:tc>
          <w:tcPr>
            <w:tcW w:w="4252" w:type="dxa"/>
            <w:shd w:val="clear" w:color="auto" w:fill="auto"/>
            <w:vAlign w:val="center"/>
          </w:tcPr>
          <w:p w14:paraId="315F0145" w14:textId="77777777" w:rsidR="00026A7E" w:rsidRPr="008E0663" w:rsidRDefault="00026A7E" w:rsidP="0091358C">
            <w:pPr>
              <w:spacing w:line="280" w:lineRule="atLeast"/>
              <w:jc w:val="left"/>
              <w:rPr>
                <w:bCs/>
                <w:kern w:val="0"/>
                <w:sz w:val="20"/>
                <w:szCs w:val="20"/>
              </w:rPr>
            </w:pPr>
            <w:r w:rsidRPr="008E0663">
              <w:rPr>
                <w:bCs/>
                <w:kern w:val="0"/>
                <w:sz w:val="20"/>
                <w:szCs w:val="20"/>
              </w:rPr>
              <w:t>청소</w:t>
            </w:r>
            <w:r w:rsidRPr="008E0663">
              <w:rPr>
                <w:bCs/>
                <w:kern w:val="0"/>
                <w:sz w:val="20"/>
                <w:szCs w:val="20"/>
              </w:rPr>
              <w:t>(</w:t>
            </w:r>
            <w:r w:rsidRPr="008E0663">
              <w:rPr>
                <w:bCs/>
                <w:kern w:val="0"/>
                <w:sz w:val="20"/>
                <w:szCs w:val="20"/>
              </w:rPr>
              <w:t>생산</w:t>
            </w:r>
            <w:r w:rsidRPr="008E0663">
              <w:rPr>
                <w:bCs/>
                <w:kern w:val="0"/>
                <w:sz w:val="20"/>
                <w:szCs w:val="20"/>
              </w:rPr>
              <w:t>)</w:t>
            </w:r>
          </w:p>
        </w:tc>
        <w:tc>
          <w:tcPr>
            <w:tcW w:w="2268" w:type="dxa"/>
            <w:vAlign w:val="center"/>
          </w:tcPr>
          <w:p w14:paraId="24C09314" w14:textId="77777777" w:rsidR="00026A7E" w:rsidRPr="006254D7" w:rsidRDefault="00026A7E" w:rsidP="0091358C">
            <w:pPr>
              <w:spacing w:line="280" w:lineRule="atLeast"/>
              <w:jc w:val="right"/>
              <w:rPr>
                <w:bCs/>
                <w:kern w:val="0"/>
                <w:sz w:val="20"/>
                <w:szCs w:val="20"/>
              </w:rPr>
            </w:pPr>
            <w:r w:rsidRPr="006254D7">
              <w:rPr>
                <w:bCs/>
                <w:kern w:val="0"/>
                <w:sz w:val="20"/>
                <w:szCs w:val="20"/>
              </w:rPr>
              <w:t>3</w:t>
            </w:r>
          </w:p>
        </w:tc>
      </w:tr>
      <w:tr w:rsidR="00026A7E" w:rsidRPr="00CB2B3F" w14:paraId="2B189D34" w14:textId="77777777" w:rsidTr="0091358C">
        <w:trPr>
          <w:trHeight w:val="340"/>
        </w:trPr>
        <w:tc>
          <w:tcPr>
            <w:tcW w:w="2273" w:type="dxa"/>
            <w:vMerge/>
            <w:tcBorders>
              <w:bottom w:val="single" w:sz="4" w:space="0" w:color="404040" w:themeColor="text1" w:themeTint="BF"/>
            </w:tcBorders>
            <w:shd w:val="clear" w:color="auto" w:fill="auto"/>
            <w:vAlign w:val="center"/>
          </w:tcPr>
          <w:p w14:paraId="7ADACA7C" w14:textId="77777777" w:rsidR="00026A7E" w:rsidRPr="008E0663" w:rsidRDefault="00026A7E" w:rsidP="0091358C">
            <w:pPr>
              <w:spacing w:line="280" w:lineRule="atLeast"/>
              <w:jc w:val="center"/>
              <w:rPr>
                <w:bCs/>
                <w:kern w:val="0"/>
                <w:sz w:val="20"/>
                <w:szCs w:val="20"/>
              </w:rPr>
            </w:pPr>
          </w:p>
        </w:tc>
        <w:tc>
          <w:tcPr>
            <w:tcW w:w="4252" w:type="dxa"/>
            <w:tcBorders>
              <w:bottom w:val="single" w:sz="4" w:space="0" w:color="404040" w:themeColor="text1" w:themeTint="BF"/>
            </w:tcBorders>
            <w:shd w:val="clear" w:color="auto" w:fill="auto"/>
            <w:vAlign w:val="center"/>
          </w:tcPr>
          <w:p w14:paraId="3696DF20" w14:textId="77777777" w:rsidR="00026A7E" w:rsidRPr="008E0663" w:rsidRDefault="00026A7E" w:rsidP="0091358C">
            <w:pPr>
              <w:spacing w:line="280" w:lineRule="atLeast"/>
              <w:jc w:val="left"/>
              <w:rPr>
                <w:bCs/>
                <w:kern w:val="0"/>
                <w:sz w:val="20"/>
                <w:szCs w:val="20"/>
              </w:rPr>
            </w:pPr>
            <w:r w:rsidRPr="008E0663">
              <w:rPr>
                <w:bCs/>
                <w:kern w:val="0"/>
                <w:sz w:val="20"/>
                <w:szCs w:val="20"/>
              </w:rPr>
              <w:t>생산보조</w:t>
            </w:r>
          </w:p>
        </w:tc>
        <w:tc>
          <w:tcPr>
            <w:tcW w:w="2268" w:type="dxa"/>
            <w:tcBorders>
              <w:bottom w:val="single" w:sz="4" w:space="0" w:color="404040" w:themeColor="text1" w:themeTint="BF"/>
            </w:tcBorders>
            <w:vAlign w:val="center"/>
          </w:tcPr>
          <w:p w14:paraId="54FA8DA4" w14:textId="77777777" w:rsidR="00026A7E" w:rsidRPr="006254D7" w:rsidRDefault="00026A7E" w:rsidP="0091358C">
            <w:pPr>
              <w:spacing w:line="280" w:lineRule="atLeast"/>
              <w:jc w:val="right"/>
              <w:rPr>
                <w:bCs/>
                <w:kern w:val="0"/>
                <w:sz w:val="20"/>
                <w:szCs w:val="20"/>
              </w:rPr>
            </w:pPr>
            <w:r w:rsidRPr="006254D7">
              <w:rPr>
                <w:rFonts w:hint="eastAsia"/>
                <w:bCs/>
                <w:kern w:val="0"/>
                <w:sz w:val="20"/>
                <w:szCs w:val="20"/>
              </w:rPr>
              <w:t>통상</w:t>
            </w:r>
            <w:r w:rsidRPr="006254D7">
              <w:rPr>
                <w:rFonts w:hint="eastAsia"/>
                <w:bCs/>
                <w:kern w:val="0"/>
                <w:sz w:val="20"/>
                <w:szCs w:val="20"/>
              </w:rPr>
              <w:t xml:space="preserve"> </w:t>
            </w:r>
            <w:r w:rsidRPr="006254D7">
              <w:rPr>
                <w:bCs/>
                <w:kern w:val="0"/>
                <w:sz w:val="20"/>
                <w:szCs w:val="20"/>
              </w:rPr>
              <w:t>4~5</w:t>
            </w:r>
          </w:p>
        </w:tc>
      </w:tr>
      <w:tr w:rsidR="00026A7E" w:rsidRPr="00CB2B3F" w14:paraId="08328AC1" w14:textId="77777777" w:rsidTr="0091358C">
        <w:trPr>
          <w:trHeight w:val="340"/>
        </w:trPr>
        <w:tc>
          <w:tcPr>
            <w:tcW w:w="6525" w:type="dxa"/>
            <w:gridSpan w:val="2"/>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6A539873" w14:textId="77777777" w:rsidR="00026A7E" w:rsidRPr="008E0663" w:rsidRDefault="00026A7E" w:rsidP="0091358C">
            <w:pPr>
              <w:spacing w:line="280" w:lineRule="atLeast"/>
              <w:jc w:val="left"/>
              <w:rPr>
                <w:b/>
                <w:bCs/>
                <w:kern w:val="0"/>
                <w:sz w:val="20"/>
                <w:szCs w:val="20"/>
              </w:rPr>
            </w:pPr>
            <w:r w:rsidRPr="008E0663">
              <w:rPr>
                <w:b/>
                <w:bCs/>
                <w:kern w:val="0"/>
                <w:sz w:val="20"/>
                <w:szCs w:val="20"/>
              </w:rPr>
              <w:t>파견근로자</w:t>
            </w:r>
            <w:r w:rsidRPr="008E0663">
              <w:rPr>
                <w:b/>
                <w:bCs/>
                <w:kern w:val="0"/>
                <w:sz w:val="20"/>
                <w:szCs w:val="20"/>
              </w:rPr>
              <w:t xml:space="preserve"> </w:t>
            </w:r>
            <w:r w:rsidRPr="008E0663">
              <w:rPr>
                <w:b/>
                <w:bCs/>
                <w:kern w:val="0"/>
                <w:sz w:val="20"/>
                <w:szCs w:val="20"/>
              </w:rPr>
              <w:t>합계</w:t>
            </w:r>
          </w:p>
        </w:tc>
        <w:tc>
          <w:tcPr>
            <w:tcW w:w="2268" w:type="dxa"/>
            <w:tcBorders>
              <w:top w:val="single" w:sz="4" w:space="0" w:color="404040" w:themeColor="text1" w:themeTint="BF"/>
              <w:bottom w:val="single" w:sz="4" w:space="0" w:color="404040" w:themeColor="text1" w:themeTint="BF"/>
            </w:tcBorders>
            <w:shd w:val="clear" w:color="auto" w:fill="F2F2F2" w:themeFill="background1" w:themeFillShade="F2"/>
            <w:vAlign w:val="center"/>
          </w:tcPr>
          <w:p w14:paraId="240C5556" w14:textId="77777777" w:rsidR="00026A7E" w:rsidRPr="008E0663" w:rsidRDefault="00026A7E" w:rsidP="0091358C">
            <w:pPr>
              <w:spacing w:line="280" w:lineRule="atLeast"/>
              <w:jc w:val="right"/>
              <w:rPr>
                <w:b/>
                <w:bCs/>
                <w:kern w:val="0"/>
                <w:sz w:val="20"/>
                <w:szCs w:val="20"/>
              </w:rPr>
            </w:pPr>
            <w:r w:rsidRPr="008E0663">
              <w:rPr>
                <w:b/>
                <w:bCs/>
                <w:kern w:val="0"/>
                <w:sz w:val="20"/>
                <w:szCs w:val="20"/>
              </w:rPr>
              <w:t>32~33</w:t>
            </w:r>
          </w:p>
        </w:tc>
      </w:tr>
    </w:tbl>
    <w:p w14:paraId="1601BEAB" w14:textId="77777777" w:rsidR="00026A7E" w:rsidRDefault="00026A7E" w:rsidP="00026A7E">
      <w:pPr>
        <w:spacing w:before="240" w:after="240"/>
        <w:ind w:left="907"/>
        <w:rPr>
          <w:bCs/>
          <w:kern w:val="0"/>
          <w:szCs w:val="22"/>
          <w:u w:val="single"/>
        </w:rPr>
      </w:pPr>
    </w:p>
    <w:p w14:paraId="5BFC7492" w14:textId="77777777" w:rsidR="00026A7E" w:rsidRPr="004B0439" w:rsidRDefault="00026A7E" w:rsidP="00026A7E">
      <w:pPr>
        <w:spacing w:before="240" w:after="240"/>
        <w:ind w:left="907"/>
        <w:rPr>
          <w:bCs/>
          <w:kern w:val="0"/>
          <w:szCs w:val="22"/>
          <w:u w:val="single"/>
        </w:rPr>
      </w:pPr>
      <w:r w:rsidRPr="004B0439">
        <w:rPr>
          <w:rFonts w:hint="eastAsia"/>
          <w:bCs/>
          <w:kern w:val="0"/>
          <w:szCs w:val="22"/>
          <w:u w:val="single"/>
        </w:rPr>
        <w:t>근속기간</w:t>
      </w:r>
      <w:r w:rsidRPr="004B0439">
        <w:rPr>
          <w:rFonts w:hint="eastAsia"/>
          <w:bCs/>
          <w:kern w:val="0"/>
          <w:szCs w:val="22"/>
          <w:u w:val="single"/>
        </w:rPr>
        <w:t xml:space="preserve"> 2</w:t>
      </w:r>
      <w:r w:rsidRPr="004B0439">
        <w:rPr>
          <w:rFonts w:hint="eastAsia"/>
          <w:bCs/>
          <w:kern w:val="0"/>
          <w:szCs w:val="22"/>
          <w:u w:val="single"/>
        </w:rPr>
        <w:t>년</w:t>
      </w:r>
      <w:r w:rsidRPr="004B0439">
        <w:rPr>
          <w:rFonts w:hint="eastAsia"/>
          <w:bCs/>
          <w:kern w:val="0"/>
          <w:szCs w:val="22"/>
          <w:u w:val="single"/>
        </w:rPr>
        <w:t xml:space="preserve"> </w:t>
      </w:r>
      <w:r w:rsidRPr="004B0439">
        <w:rPr>
          <w:rFonts w:hint="eastAsia"/>
          <w:bCs/>
          <w:kern w:val="0"/>
          <w:szCs w:val="22"/>
          <w:u w:val="single"/>
        </w:rPr>
        <w:t>초과</w:t>
      </w:r>
      <w:r>
        <w:rPr>
          <w:rFonts w:hint="eastAsia"/>
          <w:bCs/>
          <w:kern w:val="0"/>
          <w:szCs w:val="22"/>
          <w:u w:val="single"/>
        </w:rPr>
        <w:t xml:space="preserve"> </w:t>
      </w:r>
      <w:r>
        <w:rPr>
          <w:rFonts w:hint="eastAsia"/>
          <w:bCs/>
          <w:kern w:val="0"/>
          <w:szCs w:val="22"/>
          <w:u w:val="single"/>
        </w:rPr>
        <w:t>관련</w:t>
      </w:r>
    </w:p>
    <w:p w14:paraId="7F10E5B1" w14:textId="77777777" w:rsidR="00026A7E" w:rsidRDefault="00026A7E" w:rsidP="00026A7E">
      <w:pPr>
        <w:spacing w:before="240" w:after="240"/>
        <w:ind w:left="907"/>
        <w:rPr>
          <w:bCs/>
          <w:kern w:val="0"/>
          <w:szCs w:val="22"/>
        </w:rPr>
      </w:pPr>
      <w:r w:rsidRPr="00CB2B3F">
        <w:rPr>
          <w:bCs/>
          <w:kern w:val="0"/>
          <w:szCs w:val="22"/>
        </w:rPr>
        <w:t>제공된</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파견근로자</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대상회사의</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w:t>
      </w:r>
      <w:r w:rsidRPr="00CB2B3F">
        <w:rPr>
          <w:bCs/>
          <w:kern w:val="0"/>
          <w:szCs w:val="22"/>
        </w:rPr>
        <w:t xml:space="preserve"> </w:t>
      </w:r>
      <w:r w:rsidRPr="00CB2B3F">
        <w:rPr>
          <w:bCs/>
          <w:kern w:val="0"/>
          <w:szCs w:val="22"/>
        </w:rPr>
        <w:t>중</w:t>
      </w:r>
      <w:r w:rsidRPr="00CB2B3F">
        <w:rPr>
          <w:bCs/>
          <w:kern w:val="0"/>
          <w:szCs w:val="22"/>
        </w:rPr>
        <w:t xml:space="preserve"> </w:t>
      </w:r>
      <w:r w:rsidRPr="00CB2B3F">
        <w:rPr>
          <w:bCs/>
          <w:kern w:val="0"/>
          <w:szCs w:val="22"/>
        </w:rPr>
        <w:t>부엌제품</w:t>
      </w:r>
      <w:r w:rsidRPr="00CB2B3F">
        <w:rPr>
          <w:bCs/>
          <w:kern w:val="0"/>
          <w:szCs w:val="22"/>
        </w:rPr>
        <w:t xml:space="preserve"> </w:t>
      </w:r>
      <w:r w:rsidRPr="00CB2B3F">
        <w:rPr>
          <w:bCs/>
          <w:kern w:val="0"/>
          <w:szCs w:val="22"/>
        </w:rPr>
        <w:t>검수업무</w:t>
      </w:r>
      <w:r w:rsidRPr="00CB2B3F">
        <w:rPr>
          <w:bCs/>
          <w:kern w:val="0"/>
          <w:szCs w:val="22"/>
        </w:rPr>
        <w:t xml:space="preserve">, </w:t>
      </w:r>
      <w:r w:rsidRPr="00CB2B3F">
        <w:rPr>
          <w:bCs/>
          <w:kern w:val="0"/>
          <w:szCs w:val="22"/>
        </w:rPr>
        <w:t>장애인</w:t>
      </w:r>
      <w:r w:rsidRPr="00CB2B3F">
        <w:rPr>
          <w:bCs/>
          <w:kern w:val="0"/>
          <w:szCs w:val="22"/>
        </w:rPr>
        <w:t xml:space="preserve"> </w:t>
      </w:r>
      <w:r w:rsidRPr="00CB2B3F">
        <w:rPr>
          <w:bCs/>
          <w:kern w:val="0"/>
          <w:szCs w:val="22"/>
        </w:rPr>
        <w:t>스포츠단</w:t>
      </w:r>
      <w:r w:rsidRPr="00CB2B3F">
        <w:rPr>
          <w:bCs/>
          <w:kern w:val="0"/>
          <w:szCs w:val="22"/>
        </w:rPr>
        <w:t xml:space="preserve">, </w:t>
      </w:r>
      <w:r w:rsidRPr="00CB2B3F">
        <w:rPr>
          <w:bCs/>
          <w:kern w:val="0"/>
          <w:szCs w:val="22"/>
        </w:rPr>
        <w:t>생산보조</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수행한</w:t>
      </w:r>
      <w:r w:rsidRPr="00CB2B3F">
        <w:rPr>
          <w:bCs/>
          <w:kern w:val="0"/>
          <w:szCs w:val="22"/>
        </w:rPr>
        <w:t xml:space="preserve"> </w:t>
      </w:r>
      <w:r w:rsidRPr="00CB2B3F">
        <w:rPr>
          <w:bCs/>
          <w:kern w:val="0"/>
          <w:szCs w:val="22"/>
        </w:rPr>
        <w:t>근로자들</w:t>
      </w:r>
      <w:r w:rsidRPr="00CB2B3F">
        <w:rPr>
          <w:bCs/>
          <w:kern w:val="0"/>
          <w:szCs w:val="22"/>
        </w:rPr>
        <w:t xml:space="preserve"> </w:t>
      </w:r>
      <w:r w:rsidRPr="00CB2B3F">
        <w:rPr>
          <w:bCs/>
          <w:kern w:val="0"/>
          <w:szCs w:val="22"/>
        </w:rPr>
        <w:t>중</w:t>
      </w:r>
      <w:r w:rsidRPr="00CB2B3F">
        <w:rPr>
          <w:bCs/>
          <w:kern w:val="0"/>
          <w:szCs w:val="22"/>
        </w:rPr>
        <w:t xml:space="preserve"> </w:t>
      </w:r>
      <w:r w:rsidRPr="00CB2B3F">
        <w:rPr>
          <w:bCs/>
          <w:kern w:val="0"/>
          <w:szCs w:val="22"/>
        </w:rPr>
        <w:t>근속기간이</w:t>
      </w:r>
      <w:r w:rsidRPr="00CB2B3F">
        <w:rPr>
          <w:bCs/>
          <w:kern w:val="0"/>
          <w:szCs w:val="22"/>
        </w:rPr>
        <w:t xml:space="preserve"> 2</w:t>
      </w:r>
      <w:r w:rsidRPr="00CB2B3F">
        <w:rPr>
          <w:bCs/>
          <w:kern w:val="0"/>
          <w:szCs w:val="22"/>
        </w:rPr>
        <w:t>년을</w:t>
      </w:r>
      <w:r w:rsidRPr="00CB2B3F">
        <w:rPr>
          <w:bCs/>
          <w:kern w:val="0"/>
          <w:szCs w:val="22"/>
        </w:rPr>
        <w:t xml:space="preserve"> </w:t>
      </w:r>
      <w:r w:rsidRPr="00CB2B3F">
        <w:rPr>
          <w:bCs/>
          <w:kern w:val="0"/>
          <w:szCs w:val="22"/>
        </w:rPr>
        <w:t>초과하는</w:t>
      </w:r>
      <w:r w:rsidRPr="00CB2B3F">
        <w:rPr>
          <w:bCs/>
          <w:kern w:val="0"/>
          <w:szCs w:val="22"/>
        </w:rPr>
        <w:t xml:space="preserve"> </w:t>
      </w:r>
      <w:r w:rsidRPr="00CB2B3F">
        <w:rPr>
          <w:bCs/>
          <w:kern w:val="0"/>
          <w:szCs w:val="22"/>
        </w:rPr>
        <w:t>근로자들이</w:t>
      </w:r>
      <w:r w:rsidRPr="00CB2B3F">
        <w:rPr>
          <w:bCs/>
          <w:kern w:val="0"/>
          <w:szCs w:val="22"/>
        </w:rPr>
        <w:t xml:space="preserve"> </w:t>
      </w:r>
      <w:r w:rsidRPr="00CB2B3F">
        <w:rPr>
          <w:bCs/>
          <w:kern w:val="0"/>
          <w:szCs w:val="22"/>
        </w:rPr>
        <w:t>존재함</w:t>
      </w:r>
      <w:r w:rsidRPr="00CB2B3F">
        <w:rPr>
          <w:bCs/>
          <w:kern w:val="0"/>
          <w:szCs w:val="22"/>
        </w:rPr>
        <w:t>.</w:t>
      </w:r>
    </w:p>
    <w:p w14:paraId="4648C3A4" w14:textId="77777777" w:rsidR="00026A7E" w:rsidRPr="004B0439" w:rsidRDefault="00026A7E" w:rsidP="00026A7E">
      <w:pPr>
        <w:spacing w:before="240" w:after="240"/>
        <w:ind w:left="907"/>
        <w:rPr>
          <w:bCs/>
          <w:kern w:val="0"/>
          <w:szCs w:val="22"/>
          <w:u w:val="single"/>
        </w:rPr>
      </w:pPr>
      <w:r w:rsidRPr="004B0439">
        <w:rPr>
          <w:rFonts w:hint="eastAsia"/>
          <w:bCs/>
          <w:kern w:val="0"/>
          <w:szCs w:val="22"/>
          <w:u w:val="single"/>
        </w:rPr>
        <w:t>정규직</w:t>
      </w:r>
      <w:r w:rsidRPr="004B0439">
        <w:rPr>
          <w:rFonts w:hint="eastAsia"/>
          <w:bCs/>
          <w:kern w:val="0"/>
          <w:szCs w:val="22"/>
          <w:u w:val="single"/>
        </w:rPr>
        <w:t xml:space="preserve"> </w:t>
      </w:r>
      <w:r>
        <w:rPr>
          <w:rFonts w:hint="eastAsia"/>
          <w:bCs/>
          <w:kern w:val="0"/>
          <w:szCs w:val="22"/>
          <w:u w:val="single"/>
        </w:rPr>
        <w:t>차별</w:t>
      </w:r>
      <w:r>
        <w:rPr>
          <w:rFonts w:hint="eastAsia"/>
          <w:bCs/>
          <w:kern w:val="0"/>
          <w:szCs w:val="22"/>
          <w:u w:val="single"/>
        </w:rPr>
        <w:t xml:space="preserve"> </w:t>
      </w:r>
      <w:r>
        <w:rPr>
          <w:rFonts w:hint="eastAsia"/>
          <w:bCs/>
          <w:kern w:val="0"/>
          <w:szCs w:val="22"/>
          <w:u w:val="single"/>
        </w:rPr>
        <w:t>관련</w:t>
      </w:r>
    </w:p>
    <w:p w14:paraId="70864CA8" w14:textId="77777777" w:rsidR="00026A7E" w:rsidRPr="00CB2B3F" w:rsidRDefault="00026A7E" w:rsidP="00026A7E">
      <w:pPr>
        <w:spacing w:before="240" w:after="240"/>
        <w:ind w:left="907"/>
        <w:rPr>
          <w:bCs/>
          <w:kern w:val="0"/>
          <w:szCs w:val="22"/>
        </w:rPr>
      </w:pPr>
      <w:r w:rsidRPr="00CB2B3F">
        <w:rPr>
          <w:bCs/>
          <w:kern w:val="0"/>
          <w:szCs w:val="22"/>
        </w:rPr>
        <w:t>답변에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대상회사에는</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근로자들이</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부엌제품</w:t>
      </w:r>
      <w:r w:rsidRPr="00CB2B3F">
        <w:rPr>
          <w:bCs/>
          <w:kern w:val="0"/>
          <w:szCs w:val="22"/>
        </w:rPr>
        <w:t xml:space="preserve"> </w:t>
      </w:r>
      <w:r w:rsidRPr="00CB2B3F">
        <w:rPr>
          <w:bCs/>
          <w:kern w:val="0"/>
          <w:szCs w:val="22"/>
        </w:rPr>
        <w:t>검수업무</w:t>
      </w:r>
      <w:r w:rsidRPr="00CB2B3F">
        <w:rPr>
          <w:bCs/>
          <w:kern w:val="0"/>
          <w:szCs w:val="22"/>
        </w:rPr>
        <w:t xml:space="preserve">, </w:t>
      </w:r>
      <w:r w:rsidRPr="00CB2B3F">
        <w:rPr>
          <w:bCs/>
          <w:kern w:val="0"/>
          <w:szCs w:val="22"/>
        </w:rPr>
        <w:t>임원</w:t>
      </w:r>
      <w:r w:rsidRPr="00CB2B3F">
        <w:rPr>
          <w:bCs/>
          <w:kern w:val="0"/>
          <w:szCs w:val="22"/>
        </w:rPr>
        <w:t xml:space="preserve"> </w:t>
      </w:r>
      <w:r w:rsidRPr="00CB2B3F">
        <w:rPr>
          <w:bCs/>
          <w:kern w:val="0"/>
          <w:szCs w:val="22"/>
        </w:rPr>
        <w:t>운전기사</w:t>
      </w:r>
      <w:r w:rsidRPr="00CB2B3F">
        <w:rPr>
          <w:bCs/>
          <w:kern w:val="0"/>
          <w:szCs w:val="22"/>
        </w:rPr>
        <w:t xml:space="preserve">, </w:t>
      </w:r>
      <w:proofErr w:type="spellStart"/>
      <w:r w:rsidRPr="00CB2B3F">
        <w:rPr>
          <w:bCs/>
          <w:kern w:val="0"/>
          <w:szCs w:val="22"/>
        </w:rPr>
        <w:t>어린이집보육교사</w:t>
      </w:r>
      <w:proofErr w:type="spellEnd"/>
      <w:r w:rsidRPr="00CB2B3F">
        <w:rPr>
          <w:bCs/>
          <w:kern w:val="0"/>
          <w:szCs w:val="22"/>
        </w:rPr>
        <w:t xml:space="preserve">, </w:t>
      </w:r>
      <w:r w:rsidRPr="00CB2B3F">
        <w:rPr>
          <w:bCs/>
          <w:kern w:val="0"/>
          <w:szCs w:val="22"/>
        </w:rPr>
        <w:t>한샘연구소</w:t>
      </w:r>
      <w:r w:rsidRPr="00CB2B3F">
        <w:rPr>
          <w:bCs/>
          <w:kern w:val="0"/>
          <w:szCs w:val="22"/>
        </w:rPr>
        <w:t xml:space="preserve"> </w:t>
      </w:r>
      <w:r w:rsidRPr="00CB2B3F">
        <w:rPr>
          <w:bCs/>
          <w:kern w:val="0"/>
          <w:szCs w:val="22"/>
        </w:rPr>
        <w:t>미국시장조사</w:t>
      </w:r>
      <w:r w:rsidRPr="00CB2B3F">
        <w:rPr>
          <w:bCs/>
          <w:kern w:val="0"/>
          <w:szCs w:val="22"/>
        </w:rPr>
        <w:t xml:space="preserve"> TFT, </w:t>
      </w:r>
      <w:proofErr w:type="spellStart"/>
      <w:r w:rsidRPr="00CB2B3F">
        <w:rPr>
          <w:bCs/>
          <w:kern w:val="0"/>
          <w:szCs w:val="22"/>
        </w:rPr>
        <w:t>시급직</w:t>
      </w:r>
      <w:proofErr w:type="spellEnd"/>
      <w:r w:rsidRPr="00CB2B3F">
        <w:rPr>
          <w:bCs/>
          <w:kern w:val="0"/>
          <w:szCs w:val="22"/>
        </w:rPr>
        <w:t xml:space="preserve"> </w:t>
      </w:r>
      <w:r w:rsidRPr="00CB2B3F">
        <w:rPr>
          <w:bCs/>
          <w:kern w:val="0"/>
          <w:szCs w:val="22"/>
        </w:rPr>
        <w:t>생산업무와</w:t>
      </w:r>
      <w:r w:rsidRPr="00CB2B3F">
        <w:rPr>
          <w:bCs/>
          <w:kern w:val="0"/>
          <w:szCs w:val="22"/>
        </w:rPr>
        <w:t xml:space="preserve"> </w:t>
      </w:r>
      <w:r w:rsidRPr="00CB2B3F">
        <w:rPr>
          <w:bCs/>
          <w:kern w:val="0"/>
          <w:szCs w:val="22"/>
        </w:rPr>
        <w:t>동일하거나</w:t>
      </w:r>
      <w:r w:rsidRPr="00CB2B3F">
        <w:rPr>
          <w:bCs/>
          <w:kern w:val="0"/>
          <w:szCs w:val="22"/>
        </w:rPr>
        <w:t xml:space="preserve"> </w:t>
      </w:r>
      <w:r w:rsidRPr="00CB2B3F">
        <w:rPr>
          <w:bCs/>
          <w:kern w:val="0"/>
          <w:szCs w:val="22"/>
        </w:rPr>
        <w:t>유사한</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정규직이</w:t>
      </w:r>
      <w:r w:rsidRPr="00CB2B3F">
        <w:rPr>
          <w:bCs/>
          <w:kern w:val="0"/>
          <w:szCs w:val="22"/>
        </w:rPr>
        <w:t xml:space="preserve"> </w:t>
      </w:r>
      <w:r w:rsidRPr="00CB2B3F">
        <w:rPr>
          <w:bCs/>
          <w:kern w:val="0"/>
          <w:szCs w:val="22"/>
        </w:rPr>
        <w:t>존재함</w:t>
      </w:r>
      <w:r w:rsidRPr="00CB2B3F">
        <w:rPr>
          <w:bCs/>
          <w:kern w:val="0"/>
          <w:szCs w:val="22"/>
        </w:rPr>
        <w:t>.</w:t>
      </w:r>
    </w:p>
    <w:p w14:paraId="6B37C051" w14:textId="77777777" w:rsidR="00026A7E" w:rsidRPr="00CB2B3F" w:rsidRDefault="00026A7E" w:rsidP="00026A7E">
      <w:pPr>
        <w:spacing w:before="240" w:after="240"/>
        <w:ind w:left="907"/>
        <w:rPr>
          <w:bCs/>
          <w:kern w:val="0"/>
          <w:szCs w:val="22"/>
        </w:rPr>
      </w:pPr>
      <w:r w:rsidRPr="00CB2B3F">
        <w:rPr>
          <w:bCs/>
          <w:kern w:val="0"/>
          <w:szCs w:val="22"/>
        </w:rPr>
        <w:t>답변에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대상회사에는</w:t>
      </w:r>
      <w:r w:rsidRPr="00CB2B3F">
        <w:rPr>
          <w:bCs/>
          <w:kern w:val="0"/>
          <w:szCs w:val="22"/>
        </w:rPr>
        <w:t xml:space="preserve"> </w:t>
      </w:r>
      <w:r w:rsidRPr="00CB2B3F">
        <w:rPr>
          <w:bCs/>
          <w:kern w:val="0"/>
          <w:szCs w:val="22"/>
        </w:rPr>
        <w:t>파견근로자들이</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임원</w:t>
      </w:r>
      <w:r w:rsidRPr="00CB2B3F">
        <w:rPr>
          <w:bCs/>
          <w:kern w:val="0"/>
          <w:szCs w:val="22"/>
        </w:rPr>
        <w:t xml:space="preserve"> </w:t>
      </w:r>
      <w:r w:rsidRPr="00CB2B3F">
        <w:rPr>
          <w:bCs/>
          <w:kern w:val="0"/>
          <w:szCs w:val="22"/>
        </w:rPr>
        <w:t>운전기사</w:t>
      </w:r>
      <w:r w:rsidRPr="00CB2B3F">
        <w:rPr>
          <w:bCs/>
          <w:kern w:val="0"/>
          <w:szCs w:val="22"/>
        </w:rPr>
        <w:t xml:space="preserve">, </w:t>
      </w:r>
      <w:r w:rsidRPr="00CB2B3F">
        <w:rPr>
          <w:bCs/>
          <w:kern w:val="0"/>
          <w:szCs w:val="22"/>
        </w:rPr>
        <w:t>각종</w:t>
      </w:r>
      <w:r w:rsidRPr="00CB2B3F">
        <w:rPr>
          <w:bCs/>
          <w:kern w:val="0"/>
          <w:szCs w:val="22"/>
        </w:rPr>
        <w:t xml:space="preserve"> </w:t>
      </w:r>
      <w:r w:rsidRPr="00CB2B3F">
        <w:rPr>
          <w:bCs/>
          <w:kern w:val="0"/>
          <w:szCs w:val="22"/>
        </w:rPr>
        <w:t>사무업무</w:t>
      </w:r>
      <w:r w:rsidRPr="00CB2B3F">
        <w:rPr>
          <w:bCs/>
          <w:kern w:val="0"/>
          <w:szCs w:val="22"/>
        </w:rPr>
        <w:t xml:space="preserve"> </w:t>
      </w:r>
      <w:r w:rsidRPr="00CB2B3F">
        <w:rPr>
          <w:bCs/>
          <w:kern w:val="0"/>
          <w:szCs w:val="22"/>
        </w:rPr>
        <w:t>중</w:t>
      </w:r>
      <w:r w:rsidRPr="00CB2B3F">
        <w:rPr>
          <w:bCs/>
          <w:kern w:val="0"/>
          <w:szCs w:val="22"/>
        </w:rPr>
        <w:t xml:space="preserve"> </w:t>
      </w:r>
      <w:r w:rsidRPr="00CB2B3F">
        <w:rPr>
          <w:bCs/>
          <w:kern w:val="0"/>
          <w:szCs w:val="22"/>
        </w:rPr>
        <w:t>일부</w:t>
      </w:r>
      <w:r w:rsidRPr="00CB2B3F">
        <w:rPr>
          <w:rStyle w:val="ac"/>
          <w:bCs/>
          <w:kern w:val="0"/>
          <w:szCs w:val="22"/>
        </w:rPr>
        <w:footnoteReference w:id="45"/>
      </w:r>
      <w:r w:rsidRPr="00CB2B3F">
        <w:rPr>
          <w:bCs/>
          <w:kern w:val="0"/>
          <w:szCs w:val="22"/>
        </w:rPr>
        <w:t xml:space="preserve">, </w:t>
      </w:r>
      <w:r w:rsidRPr="00CB2B3F">
        <w:rPr>
          <w:bCs/>
          <w:kern w:val="0"/>
          <w:szCs w:val="22"/>
        </w:rPr>
        <w:t>생산보조</w:t>
      </w:r>
      <w:r w:rsidRPr="00CB2B3F">
        <w:rPr>
          <w:bCs/>
          <w:kern w:val="0"/>
          <w:szCs w:val="22"/>
        </w:rPr>
        <w:t xml:space="preserve"> </w:t>
      </w:r>
      <w:r w:rsidRPr="00CB2B3F">
        <w:rPr>
          <w:bCs/>
          <w:kern w:val="0"/>
          <w:szCs w:val="22"/>
        </w:rPr>
        <w:t>업무와</w:t>
      </w:r>
      <w:r w:rsidRPr="00CB2B3F">
        <w:rPr>
          <w:bCs/>
          <w:kern w:val="0"/>
          <w:szCs w:val="22"/>
        </w:rPr>
        <w:t xml:space="preserve"> </w:t>
      </w:r>
      <w:r w:rsidRPr="00CB2B3F">
        <w:rPr>
          <w:bCs/>
          <w:kern w:val="0"/>
          <w:szCs w:val="22"/>
        </w:rPr>
        <w:t>동일하거나</w:t>
      </w:r>
      <w:r w:rsidRPr="00CB2B3F">
        <w:rPr>
          <w:bCs/>
          <w:kern w:val="0"/>
          <w:szCs w:val="22"/>
        </w:rPr>
        <w:t xml:space="preserve"> </w:t>
      </w:r>
      <w:r w:rsidRPr="00CB2B3F">
        <w:rPr>
          <w:bCs/>
          <w:kern w:val="0"/>
          <w:szCs w:val="22"/>
        </w:rPr>
        <w:t>유사한</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정규직이</w:t>
      </w:r>
      <w:r w:rsidRPr="00CB2B3F">
        <w:rPr>
          <w:bCs/>
          <w:kern w:val="0"/>
          <w:szCs w:val="22"/>
        </w:rPr>
        <w:t xml:space="preserve"> </w:t>
      </w:r>
      <w:r w:rsidRPr="00CB2B3F">
        <w:rPr>
          <w:bCs/>
          <w:kern w:val="0"/>
          <w:szCs w:val="22"/>
        </w:rPr>
        <w:t>존재함</w:t>
      </w:r>
      <w:r w:rsidRPr="00CB2B3F">
        <w:rPr>
          <w:bCs/>
          <w:kern w:val="0"/>
          <w:szCs w:val="22"/>
        </w:rPr>
        <w:t>.</w:t>
      </w:r>
    </w:p>
    <w:p w14:paraId="413BA012" w14:textId="77777777" w:rsidR="00026A7E" w:rsidRDefault="00026A7E" w:rsidP="00026A7E">
      <w:pPr>
        <w:spacing w:before="240" w:after="240"/>
        <w:ind w:left="907"/>
        <w:rPr>
          <w:bCs/>
          <w:kern w:val="0"/>
          <w:szCs w:val="22"/>
        </w:rPr>
      </w:pPr>
      <w:r w:rsidRPr="00CB2B3F">
        <w:rPr>
          <w:bCs/>
          <w:kern w:val="0"/>
          <w:szCs w:val="22"/>
        </w:rPr>
        <w:lastRenderedPageBreak/>
        <w:t>답변에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대상회사의</w:t>
      </w:r>
      <w:r w:rsidRPr="00CB2B3F">
        <w:rPr>
          <w:bCs/>
          <w:kern w:val="0"/>
          <w:szCs w:val="22"/>
        </w:rPr>
        <w:t xml:space="preserve"> </w:t>
      </w:r>
      <w:r>
        <w:rPr>
          <w:rFonts w:hint="eastAsia"/>
          <w:bCs/>
          <w:kern w:val="0"/>
          <w:szCs w:val="22"/>
        </w:rPr>
        <w:t>생산</w:t>
      </w:r>
      <w:r>
        <w:rPr>
          <w:rFonts w:hint="eastAsia"/>
          <w:bCs/>
          <w:kern w:val="0"/>
          <w:szCs w:val="22"/>
        </w:rPr>
        <w:t xml:space="preserve"> </w:t>
      </w:r>
      <w:r>
        <w:rPr>
          <w:rFonts w:hint="eastAsia"/>
          <w:bCs/>
          <w:kern w:val="0"/>
          <w:szCs w:val="22"/>
        </w:rPr>
        <w:t>외</w:t>
      </w:r>
      <w:r>
        <w:rPr>
          <w:rFonts w:hint="eastAsia"/>
          <w:bCs/>
          <w:kern w:val="0"/>
          <w:szCs w:val="22"/>
        </w:rPr>
        <w:t xml:space="preserve"> </w:t>
      </w:r>
      <w:r>
        <w:rPr>
          <w:rFonts w:hint="eastAsia"/>
          <w:bCs/>
          <w:kern w:val="0"/>
          <w:szCs w:val="22"/>
        </w:rPr>
        <w:t>업무를</w:t>
      </w:r>
      <w:r>
        <w:rPr>
          <w:rFonts w:hint="eastAsia"/>
          <w:bCs/>
          <w:kern w:val="0"/>
          <w:szCs w:val="22"/>
        </w:rPr>
        <w:t xml:space="preserve"> </w:t>
      </w:r>
      <w:r>
        <w:rPr>
          <w:rFonts w:hint="eastAsia"/>
          <w:bCs/>
          <w:kern w:val="0"/>
          <w:szCs w:val="22"/>
        </w:rPr>
        <w:t>수행하는</w:t>
      </w:r>
      <w:r>
        <w:rPr>
          <w:rFonts w:hint="eastAsia"/>
          <w:bCs/>
          <w:kern w:val="0"/>
          <w:szCs w:val="22"/>
        </w:rPr>
        <w:t xml:space="preserve"> </w:t>
      </w:r>
      <w:r>
        <w:rPr>
          <w:rFonts w:hint="eastAsia"/>
          <w:bCs/>
          <w:kern w:val="0"/>
          <w:szCs w:val="22"/>
        </w:rPr>
        <w:t>기간제</w:t>
      </w:r>
      <w:r>
        <w:rPr>
          <w:rFonts w:hint="eastAsia"/>
          <w:bCs/>
          <w:kern w:val="0"/>
          <w:szCs w:val="22"/>
        </w:rPr>
        <w:t xml:space="preserve"> </w:t>
      </w:r>
      <w:r>
        <w:rPr>
          <w:rFonts w:hint="eastAsia"/>
          <w:bCs/>
          <w:kern w:val="0"/>
          <w:szCs w:val="22"/>
        </w:rPr>
        <w:t>근로자들은</w:t>
      </w:r>
      <w:r>
        <w:rPr>
          <w:rFonts w:hint="eastAsia"/>
          <w:bCs/>
          <w:kern w:val="0"/>
          <w:szCs w:val="22"/>
        </w:rPr>
        <w:t xml:space="preserve"> </w:t>
      </w:r>
      <w:r>
        <w:rPr>
          <w:rFonts w:hint="eastAsia"/>
          <w:bCs/>
          <w:kern w:val="0"/>
          <w:szCs w:val="22"/>
        </w:rPr>
        <w:t>정규직과</w:t>
      </w:r>
      <w:r>
        <w:rPr>
          <w:rFonts w:hint="eastAsia"/>
          <w:bCs/>
          <w:kern w:val="0"/>
          <w:szCs w:val="22"/>
        </w:rPr>
        <w:t xml:space="preserve"> </w:t>
      </w:r>
      <w:r>
        <w:rPr>
          <w:rFonts w:hint="eastAsia"/>
          <w:bCs/>
          <w:kern w:val="0"/>
          <w:szCs w:val="22"/>
        </w:rPr>
        <w:t>근로조건</w:t>
      </w:r>
      <w:r>
        <w:rPr>
          <w:rFonts w:hint="eastAsia"/>
          <w:bCs/>
          <w:kern w:val="0"/>
          <w:szCs w:val="22"/>
        </w:rPr>
        <w:t xml:space="preserve"> </w:t>
      </w:r>
      <w:r>
        <w:rPr>
          <w:rFonts w:hint="eastAsia"/>
          <w:bCs/>
          <w:kern w:val="0"/>
          <w:szCs w:val="22"/>
        </w:rPr>
        <w:t>차이가</w:t>
      </w:r>
      <w:r>
        <w:rPr>
          <w:rFonts w:hint="eastAsia"/>
          <w:bCs/>
          <w:kern w:val="0"/>
          <w:szCs w:val="22"/>
        </w:rPr>
        <w:t xml:space="preserve"> </w:t>
      </w:r>
      <w:r>
        <w:rPr>
          <w:rFonts w:hint="eastAsia"/>
          <w:bCs/>
          <w:kern w:val="0"/>
          <w:szCs w:val="22"/>
        </w:rPr>
        <w:t>없고</w:t>
      </w:r>
      <w:r>
        <w:rPr>
          <w:rFonts w:hint="eastAsia"/>
          <w:bCs/>
          <w:kern w:val="0"/>
          <w:szCs w:val="22"/>
        </w:rPr>
        <w:t>,</w:t>
      </w:r>
      <w:r>
        <w:rPr>
          <w:rStyle w:val="ac"/>
          <w:bCs/>
          <w:kern w:val="0"/>
          <w:szCs w:val="22"/>
        </w:rPr>
        <w:footnoteReference w:id="46"/>
      </w:r>
      <w:r>
        <w:rPr>
          <w:bCs/>
          <w:kern w:val="0"/>
          <w:szCs w:val="22"/>
        </w:rPr>
        <w:t xml:space="preserve"> </w:t>
      </w:r>
      <w:r w:rsidRPr="004B0439">
        <w:rPr>
          <w:bCs/>
          <w:kern w:val="0"/>
          <w:szCs w:val="22"/>
          <w:u w:val="single"/>
        </w:rPr>
        <w:t>생산에</w:t>
      </w:r>
      <w:r w:rsidRPr="004B0439">
        <w:rPr>
          <w:bCs/>
          <w:kern w:val="0"/>
          <w:szCs w:val="22"/>
          <w:u w:val="single"/>
        </w:rPr>
        <w:t xml:space="preserve"> </w:t>
      </w:r>
      <w:r w:rsidRPr="004B0439">
        <w:rPr>
          <w:bCs/>
          <w:kern w:val="0"/>
          <w:szCs w:val="22"/>
          <w:u w:val="single"/>
        </w:rPr>
        <w:t>관련된</w:t>
      </w:r>
      <w:r w:rsidRPr="004B0439">
        <w:rPr>
          <w:bCs/>
          <w:kern w:val="0"/>
          <w:szCs w:val="22"/>
          <w:u w:val="single"/>
        </w:rPr>
        <w:t xml:space="preserve"> </w:t>
      </w:r>
      <w:r w:rsidRPr="004B0439">
        <w:rPr>
          <w:bCs/>
          <w:kern w:val="0"/>
          <w:szCs w:val="22"/>
          <w:u w:val="single"/>
        </w:rPr>
        <w:t>업무를</w:t>
      </w:r>
      <w:r w:rsidRPr="004B0439">
        <w:rPr>
          <w:bCs/>
          <w:kern w:val="0"/>
          <w:szCs w:val="22"/>
          <w:u w:val="single"/>
        </w:rPr>
        <w:t xml:space="preserve"> </w:t>
      </w:r>
      <w:r w:rsidRPr="004B0439">
        <w:rPr>
          <w:bCs/>
          <w:kern w:val="0"/>
          <w:szCs w:val="22"/>
          <w:u w:val="single"/>
        </w:rPr>
        <w:t>수행하는</w:t>
      </w:r>
      <w:r w:rsidRPr="004B0439">
        <w:rPr>
          <w:bCs/>
          <w:kern w:val="0"/>
          <w:szCs w:val="22"/>
          <w:u w:val="single"/>
        </w:rPr>
        <w:t xml:space="preserve"> </w:t>
      </w:r>
      <w:r w:rsidRPr="004B0439">
        <w:rPr>
          <w:bCs/>
          <w:kern w:val="0"/>
          <w:szCs w:val="22"/>
          <w:u w:val="single"/>
        </w:rPr>
        <w:t>기간제</w:t>
      </w:r>
      <w:r w:rsidRPr="004B0439">
        <w:rPr>
          <w:bCs/>
          <w:kern w:val="0"/>
          <w:szCs w:val="22"/>
          <w:u w:val="single"/>
        </w:rPr>
        <w:t xml:space="preserve"> </w:t>
      </w:r>
      <w:r w:rsidRPr="004B0439">
        <w:rPr>
          <w:bCs/>
          <w:kern w:val="0"/>
          <w:szCs w:val="22"/>
          <w:u w:val="single"/>
        </w:rPr>
        <w:t>근로자들은</w:t>
      </w:r>
      <w:r w:rsidRPr="004B0439">
        <w:rPr>
          <w:bCs/>
          <w:kern w:val="0"/>
          <w:szCs w:val="22"/>
          <w:u w:val="single"/>
        </w:rPr>
        <w:t xml:space="preserve"> </w:t>
      </w:r>
      <w:r w:rsidRPr="004B0439">
        <w:rPr>
          <w:bCs/>
          <w:kern w:val="0"/>
          <w:szCs w:val="22"/>
          <w:u w:val="single"/>
        </w:rPr>
        <w:t>정규직에</w:t>
      </w:r>
      <w:r w:rsidRPr="004B0439">
        <w:rPr>
          <w:bCs/>
          <w:kern w:val="0"/>
          <w:szCs w:val="22"/>
          <w:u w:val="single"/>
        </w:rPr>
        <w:t xml:space="preserve"> </w:t>
      </w:r>
      <w:r w:rsidRPr="004B0439">
        <w:rPr>
          <w:bCs/>
          <w:kern w:val="0"/>
          <w:szCs w:val="22"/>
          <w:u w:val="single"/>
        </w:rPr>
        <w:t>비하여</w:t>
      </w:r>
      <w:r w:rsidRPr="004B0439">
        <w:rPr>
          <w:bCs/>
          <w:kern w:val="0"/>
          <w:szCs w:val="22"/>
          <w:u w:val="single"/>
        </w:rPr>
        <w:t xml:space="preserve"> </w:t>
      </w:r>
      <w:r w:rsidRPr="004B0439">
        <w:rPr>
          <w:bCs/>
          <w:kern w:val="0"/>
          <w:szCs w:val="22"/>
          <w:u w:val="single"/>
        </w:rPr>
        <w:t>낮은</w:t>
      </w:r>
      <w:r w:rsidRPr="004B0439">
        <w:rPr>
          <w:bCs/>
          <w:kern w:val="0"/>
          <w:szCs w:val="22"/>
          <w:u w:val="single"/>
        </w:rPr>
        <w:t xml:space="preserve"> </w:t>
      </w:r>
      <w:r w:rsidRPr="004B0439">
        <w:rPr>
          <w:bCs/>
          <w:kern w:val="0"/>
          <w:szCs w:val="22"/>
          <w:u w:val="single"/>
        </w:rPr>
        <w:t>수준의</w:t>
      </w:r>
      <w:r w:rsidRPr="004B0439">
        <w:rPr>
          <w:bCs/>
          <w:kern w:val="0"/>
          <w:szCs w:val="22"/>
          <w:u w:val="single"/>
        </w:rPr>
        <w:t xml:space="preserve"> </w:t>
      </w:r>
      <w:r w:rsidRPr="004B0439">
        <w:rPr>
          <w:bCs/>
          <w:kern w:val="0"/>
          <w:szCs w:val="22"/>
          <w:u w:val="single"/>
        </w:rPr>
        <w:t>상여금을</w:t>
      </w:r>
      <w:r w:rsidRPr="004B0439">
        <w:rPr>
          <w:bCs/>
          <w:kern w:val="0"/>
          <w:szCs w:val="22"/>
          <w:u w:val="single"/>
        </w:rPr>
        <w:t xml:space="preserve"> </w:t>
      </w:r>
      <w:r w:rsidRPr="004B0439">
        <w:rPr>
          <w:bCs/>
          <w:kern w:val="0"/>
          <w:szCs w:val="22"/>
          <w:u w:val="single"/>
        </w:rPr>
        <w:t>지급받</w:t>
      </w:r>
      <w:r w:rsidRPr="004B0439">
        <w:rPr>
          <w:rFonts w:hint="eastAsia"/>
          <w:bCs/>
          <w:kern w:val="0"/>
          <w:szCs w:val="22"/>
          <w:u w:val="single"/>
        </w:rPr>
        <w:t>음</w:t>
      </w:r>
      <w:r w:rsidRPr="00CB2B3F">
        <w:rPr>
          <w:bCs/>
          <w:kern w:val="0"/>
          <w:szCs w:val="22"/>
        </w:rPr>
        <w:t>(</w:t>
      </w:r>
      <w:r w:rsidRPr="00CB2B3F">
        <w:rPr>
          <w:bCs/>
          <w:kern w:val="0"/>
          <w:szCs w:val="22"/>
        </w:rPr>
        <w:t>정규직</w:t>
      </w:r>
      <w:r w:rsidRPr="00CB2B3F">
        <w:rPr>
          <w:bCs/>
          <w:kern w:val="0"/>
          <w:szCs w:val="22"/>
        </w:rPr>
        <w:t xml:space="preserve"> 600%, </w:t>
      </w:r>
      <w:r w:rsidRPr="00CB2B3F">
        <w:rPr>
          <w:bCs/>
          <w:kern w:val="0"/>
          <w:szCs w:val="22"/>
        </w:rPr>
        <w:t>기간제</w:t>
      </w:r>
      <w:r w:rsidRPr="00CB2B3F">
        <w:rPr>
          <w:bCs/>
          <w:kern w:val="0"/>
          <w:szCs w:val="22"/>
        </w:rPr>
        <w:t xml:space="preserve"> 100%)</w:t>
      </w:r>
      <w:r>
        <w:rPr>
          <w:bCs/>
          <w:kern w:val="0"/>
          <w:szCs w:val="22"/>
        </w:rPr>
        <w:t xml:space="preserve">. </w:t>
      </w:r>
    </w:p>
    <w:p w14:paraId="59D909A9" w14:textId="77777777" w:rsidR="00026A7E" w:rsidRPr="00CB2B3F" w:rsidRDefault="00026A7E" w:rsidP="00026A7E">
      <w:pPr>
        <w:spacing w:before="240" w:after="240"/>
        <w:ind w:left="907"/>
        <w:rPr>
          <w:bCs/>
          <w:kern w:val="0"/>
          <w:szCs w:val="22"/>
        </w:rPr>
      </w:pPr>
      <w:r>
        <w:rPr>
          <w:rFonts w:hint="eastAsia"/>
          <w:bCs/>
          <w:kern w:val="0"/>
          <w:szCs w:val="22"/>
        </w:rPr>
        <w:t>답변에</w:t>
      </w:r>
      <w:r>
        <w:rPr>
          <w:rFonts w:hint="eastAsia"/>
          <w:bCs/>
          <w:kern w:val="0"/>
          <w:szCs w:val="22"/>
        </w:rPr>
        <w:t xml:space="preserve"> </w:t>
      </w:r>
      <w:r>
        <w:rPr>
          <w:rFonts w:hint="eastAsia"/>
          <w:bCs/>
          <w:kern w:val="0"/>
          <w:szCs w:val="22"/>
        </w:rPr>
        <w:t>의하면</w:t>
      </w:r>
      <w:r>
        <w:rPr>
          <w:rFonts w:hint="eastAsia"/>
          <w:bCs/>
          <w:kern w:val="0"/>
          <w:szCs w:val="22"/>
        </w:rPr>
        <w:t xml:space="preserve"> </w:t>
      </w:r>
      <w:r>
        <w:rPr>
          <w:rFonts w:hint="eastAsia"/>
          <w:bCs/>
          <w:kern w:val="0"/>
          <w:szCs w:val="22"/>
        </w:rPr>
        <w:t>대상회사의</w:t>
      </w:r>
      <w:r w:rsidRPr="00CB2B3F">
        <w:rPr>
          <w:bCs/>
          <w:kern w:val="0"/>
          <w:szCs w:val="22"/>
        </w:rPr>
        <w:t xml:space="preserve"> </w:t>
      </w:r>
      <w:r w:rsidRPr="00726726">
        <w:rPr>
          <w:rFonts w:hint="eastAsia"/>
          <w:bCs/>
          <w:kern w:val="0"/>
          <w:szCs w:val="22"/>
          <w:u w:val="single"/>
        </w:rPr>
        <w:t>생산</w:t>
      </w:r>
      <w:r w:rsidRPr="00726726">
        <w:rPr>
          <w:rFonts w:hint="eastAsia"/>
          <w:bCs/>
          <w:kern w:val="0"/>
          <w:szCs w:val="22"/>
          <w:u w:val="single"/>
        </w:rPr>
        <w:t xml:space="preserve"> </w:t>
      </w:r>
      <w:r w:rsidRPr="00726726">
        <w:rPr>
          <w:rFonts w:hint="eastAsia"/>
          <w:bCs/>
          <w:kern w:val="0"/>
          <w:szCs w:val="22"/>
          <w:u w:val="single"/>
        </w:rPr>
        <w:t>외</w:t>
      </w:r>
      <w:r w:rsidRPr="00726726">
        <w:rPr>
          <w:rFonts w:hint="eastAsia"/>
          <w:bCs/>
          <w:kern w:val="0"/>
          <w:szCs w:val="22"/>
          <w:u w:val="single"/>
        </w:rPr>
        <w:t xml:space="preserve"> </w:t>
      </w:r>
      <w:r w:rsidRPr="00726726">
        <w:rPr>
          <w:rFonts w:hint="eastAsia"/>
          <w:bCs/>
          <w:kern w:val="0"/>
          <w:szCs w:val="22"/>
          <w:u w:val="single"/>
        </w:rPr>
        <w:t>업무를</w:t>
      </w:r>
      <w:r w:rsidRPr="00726726">
        <w:rPr>
          <w:rFonts w:hint="eastAsia"/>
          <w:bCs/>
          <w:kern w:val="0"/>
          <w:szCs w:val="22"/>
          <w:u w:val="single"/>
        </w:rPr>
        <w:t xml:space="preserve"> </w:t>
      </w:r>
      <w:r w:rsidRPr="00726726">
        <w:rPr>
          <w:rFonts w:hint="eastAsia"/>
          <w:bCs/>
          <w:kern w:val="0"/>
          <w:szCs w:val="22"/>
          <w:u w:val="single"/>
        </w:rPr>
        <w:t>수행하는</w:t>
      </w:r>
      <w:r w:rsidRPr="00726726">
        <w:rPr>
          <w:rFonts w:hint="eastAsia"/>
          <w:bCs/>
          <w:kern w:val="0"/>
          <w:szCs w:val="22"/>
          <w:u w:val="single"/>
        </w:rPr>
        <w:t xml:space="preserve"> </w:t>
      </w:r>
      <w:r w:rsidRPr="00726726">
        <w:rPr>
          <w:bCs/>
          <w:kern w:val="0"/>
          <w:szCs w:val="22"/>
          <w:u w:val="single"/>
        </w:rPr>
        <w:t>파견근로자들</w:t>
      </w:r>
      <w:r w:rsidRPr="00726726">
        <w:rPr>
          <w:rFonts w:hint="eastAsia"/>
          <w:bCs/>
          <w:kern w:val="0"/>
          <w:szCs w:val="22"/>
          <w:u w:val="single"/>
        </w:rPr>
        <w:t>에게는</w:t>
      </w:r>
      <w:r w:rsidRPr="00726726">
        <w:rPr>
          <w:rFonts w:hint="eastAsia"/>
          <w:bCs/>
          <w:kern w:val="0"/>
          <w:szCs w:val="22"/>
          <w:u w:val="single"/>
        </w:rPr>
        <w:t xml:space="preserve"> </w:t>
      </w:r>
      <w:r w:rsidRPr="00726726">
        <w:rPr>
          <w:rFonts w:hint="eastAsia"/>
          <w:bCs/>
          <w:kern w:val="0"/>
          <w:szCs w:val="22"/>
          <w:u w:val="single"/>
        </w:rPr>
        <w:t>정규직에게</w:t>
      </w:r>
      <w:r w:rsidRPr="00726726">
        <w:rPr>
          <w:rFonts w:hint="eastAsia"/>
          <w:bCs/>
          <w:kern w:val="0"/>
          <w:szCs w:val="22"/>
          <w:u w:val="single"/>
        </w:rPr>
        <w:t xml:space="preserve"> </w:t>
      </w:r>
      <w:r w:rsidRPr="00726726">
        <w:rPr>
          <w:rFonts w:hint="eastAsia"/>
          <w:bCs/>
          <w:kern w:val="0"/>
          <w:szCs w:val="22"/>
          <w:u w:val="single"/>
        </w:rPr>
        <w:t>제공되는</w:t>
      </w:r>
      <w:r w:rsidRPr="00726726">
        <w:rPr>
          <w:rFonts w:hint="eastAsia"/>
          <w:bCs/>
          <w:kern w:val="0"/>
          <w:szCs w:val="22"/>
          <w:u w:val="single"/>
        </w:rPr>
        <w:t xml:space="preserve"> </w:t>
      </w:r>
      <w:r w:rsidRPr="00726726">
        <w:rPr>
          <w:rFonts w:hint="eastAsia"/>
          <w:bCs/>
          <w:kern w:val="0"/>
          <w:szCs w:val="22"/>
          <w:u w:val="single"/>
        </w:rPr>
        <w:t>복리후생이</w:t>
      </w:r>
      <w:r w:rsidRPr="00726726">
        <w:rPr>
          <w:rFonts w:hint="eastAsia"/>
          <w:bCs/>
          <w:kern w:val="0"/>
          <w:szCs w:val="22"/>
          <w:u w:val="single"/>
        </w:rPr>
        <w:t xml:space="preserve"> </w:t>
      </w:r>
      <w:r w:rsidRPr="00726726">
        <w:rPr>
          <w:rFonts w:hint="eastAsia"/>
          <w:bCs/>
          <w:kern w:val="0"/>
          <w:szCs w:val="22"/>
          <w:u w:val="single"/>
        </w:rPr>
        <w:t>적용되지</w:t>
      </w:r>
      <w:r w:rsidRPr="00726726">
        <w:rPr>
          <w:rFonts w:hint="eastAsia"/>
          <w:bCs/>
          <w:kern w:val="0"/>
          <w:szCs w:val="22"/>
          <w:u w:val="single"/>
        </w:rPr>
        <w:t xml:space="preserve"> </w:t>
      </w:r>
      <w:r w:rsidRPr="00726726">
        <w:rPr>
          <w:rFonts w:hint="eastAsia"/>
          <w:bCs/>
          <w:kern w:val="0"/>
          <w:szCs w:val="22"/>
          <w:u w:val="single"/>
        </w:rPr>
        <w:t>않으나</w:t>
      </w:r>
      <w:r>
        <w:rPr>
          <w:rFonts w:hint="eastAsia"/>
          <w:bCs/>
          <w:kern w:val="0"/>
          <w:szCs w:val="22"/>
        </w:rPr>
        <w:t xml:space="preserve"> </w:t>
      </w:r>
      <w:r>
        <w:rPr>
          <w:rFonts w:hint="eastAsia"/>
          <w:bCs/>
          <w:kern w:val="0"/>
          <w:szCs w:val="22"/>
        </w:rPr>
        <w:t>다른</w:t>
      </w:r>
      <w:r>
        <w:rPr>
          <w:rFonts w:hint="eastAsia"/>
          <w:bCs/>
          <w:kern w:val="0"/>
          <w:szCs w:val="22"/>
        </w:rPr>
        <w:t xml:space="preserve"> </w:t>
      </w:r>
      <w:r>
        <w:rPr>
          <w:rFonts w:hint="eastAsia"/>
          <w:bCs/>
          <w:kern w:val="0"/>
          <w:szCs w:val="22"/>
        </w:rPr>
        <w:t>근로조건은</w:t>
      </w:r>
      <w:r>
        <w:rPr>
          <w:rFonts w:hint="eastAsia"/>
          <w:bCs/>
          <w:kern w:val="0"/>
          <w:szCs w:val="22"/>
        </w:rPr>
        <w:t xml:space="preserve"> </w:t>
      </w:r>
      <w:r>
        <w:rPr>
          <w:rFonts w:hint="eastAsia"/>
          <w:bCs/>
          <w:kern w:val="0"/>
          <w:szCs w:val="22"/>
        </w:rPr>
        <w:t>정규직과</w:t>
      </w:r>
      <w:r>
        <w:rPr>
          <w:rFonts w:hint="eastAsia"/>
          <w:bCs/>
          <w:kern w:val="0"/>
          <w:szCs w:val="22"/>
        </w:rPr>
        <w:t xml:space="preserve"> </w:t>
      </w:r>
      <w:r>
        <w:rPr>
          <w:rFonts w:hint="eastAsia"/>
          <w:bCs/>
          <w:kern w:val="0"/>
          <w:szCs w:val="22"/>
        </w:rPr>
        <w:t>별다른</w:t>
      </w:r>
      <w:r>
        <w:rPr>
          <w:rFonts w:hint="eastAsia"/>
          <w:bCs/>
          <w:kern w:val="0"/>
          <w:szCs w:val="22"/>
        </w:rPr>
        <w:t xml:space="preserve"> </w:t>
      </w:r>
      <w:r>
        <w:rPr>
          <w:rFonts w:hint="eastAsia"/>
          <w:bCs/>
          <w:kern w:val="0"/>
          <w:szCs w:val="22"/>
        </w:rPr>
        <w:t>차이가</w:t>
      </w:r>
      <w:r>
        <w:rPr>
          <w:rFonts w:hint="eastAsia"/>
          <w:bCs/>
          <w:kern w:val="0"/>
          <w:szCs w:val="22"/>
        </w:rPr>
        <w:t xml:space="preserve"> </w:t>
      </w:r>
      <w:r>
        <w:rPr>
          <w:rFonts w:hint="eastAsia"/>
          <w:bCs/>
          <w:kern w:val="0"/>
          <w:szCs w:val="22"/>
        </w:rPr>
        <w:t>없고</w:t>
      </w:r>
      <w:r>
        <w:rPr>
          <w:rFonts w:hint="eastAsia"/>
          <w:bCs/>
          <w:kern w:val="0"/>
          <w:szCs w:val="22"/>
        </w:rPr>
        <w:t xml:space="preserve">, </w:t>
      </w:r>
      <w:r w:rsidRPr="00726726">
        <w:rPr>
          <w:rFonts w:hint="eastAsia"/>
          <w:bCs/>
          <w:kern w:val="0"/>
          <w:szCs w:val="22"/>
          <w:u w:val="single"/>
        </w:rPr>
        <w:t>생산보조</w:t>
      </w:r>
      <w:r w:rsidRPr="00726726">
        <w:rPr>
          <w:rFonts w:hint="eastAsia"/>
          <w:bCs/>
          <w:kern w:val="0"/>
          <w:szCs w:val="22"/>
          <w:u w:val="single"/>
        </w:rPr>
        <w:t xml:space="preserve"> </w:t>
      </w:r>
      <w:r w:rsidRPr="00726726">
        <w:rPr>
          <w:rFonts w:hint="eastAsia"/>
          <w:bCs/>
          <w:kern w:val="0"/>
          <w:szCs w:val="22"/>
          <w:u w:val="single"/>
        </w:rPr>
        <w:t>업무를</w:t>
      </w:r>
      <w:r w:rsidRPr="00726726">
        <w:rPr>
          <w:rFonts w:hint="eastAsia"/>
          <w:bCs/>
          <w:kern w:val="0"/>
          <w:szCs w:val="22"/>
          <w:u w:val="single"/>
        </w:rPr>
        <w:t xml:space="preserve"> </w:t>
      </w:r>
      <w:r w:rsidRPr="00726726">
        <w:rPr>
          <w:rFonts w:hint="eastAsia"/>
          <w:bCs/>
          <w:kern w:val="0"/>
          <w:szCs w:val="22"/>
          <w:u w:val="single"/>
        </w:rPr>
        <w:t>수행하는</w:t>
      </w:r>
      <w:r w:rsidRPr="00726726">
        <w:rPr>
          <w:rFonts w:hint="eastAsia"/>
          <w:bCs/>
          <w:kern w:val="0"/>
          <w:szCs w:val="22"/>
          <w:u w:val="single"/>
        </w:rPr>
        <w:t xml:space="preserve"> </w:t>
      </w:r>
      <w:r w:rsidRPr="00726726">
        <w:rPr>
          <w:rFonts w:hint="eastAsia"/>
          <w:bCs/>
          <w:kern w:val="0"/>
          <w:szCs w:val="22"/>
          <w:u w:val="single"/>
        </w:rPr>
        <w:t>파견근로자들은</w:t>
      </w:r>
      <w:r w:rsidRPr="00726726">
        <w:rPr>
          <w:rFonts w:hint="eastAsia"/>
          <w:bCs/>
          <w:kern w:val="0"/>
          <w:szCs w:val="22"/>
          <w:u w:val="single"/>
        </w:rPr>
        <w:t xml:space="preserve"> </w:t>
      </w:r>
      <w:r w:rsidRPr="00726726">
        <w:rPr>
          <w:rFonts w:hint="eastAsia"/>
          <w:bCs/>
          <w:kern w:val="0"/>
          <w:szCs w:val="22"/>
          <w:u w:val="single"/>
        </w:rPr>
        <w:t>정규직에</w:t>
      </w:r>
      <w:r w:rsidRPr="00726726">
        <w:rPr>
          <w:rFonts w:hint="eastAsia"/>
          <w:bCs/>
          <w:kern w:val="0"/>
          <w:szCs w:val="22"/>
          <w:u w:val="single"/>
        </w:rPr>
        <w:t xml:space="preserve"> </w:t>
      </w:r>
      <w:r w:rsidRPr="00726726">
        <w:rPr>
          <w:rFonts w:hint="eastAsia"/>
          <w:bCs/>
          <w:kern w:val="0"/>
          <w:szCs w:val="22"/>
          <w:u w:val="single"/>
        </w:rPr>
        <w:t>비하여</w:t>
      </w:r>
      <w:r w:rsidRPr="00726726">
        <w:rPr>
          <w:rFonts w:hint="eastAsia"/>
          <w:bCs/>
          <w:kern w:val="0"/>
          <w:szCs w:val="22"/>
          <w:u w:val="single"/>
        </w:rPr>
        <w:t xml:space="preserve"> </w:t>
      </w:r>
      <w:r w:rsidRPr="00726726">
        <w:rPr>
          <w:rFonts w:hint="eastAsia"/>
          <w:bCs/>
          <w:kern w:val="0"/>
          <w:szCs w:val="22"/>
          <w:u w:val="single"/>
        </w:rPr>
        <w:t>월</w:t>
      </w:r>
      <w:r w:rsidRPr="00726726">
        <w:rPr>
          <w:rFonts w:hint="eastAsia"/>
          <w:bCs/>
          <w:kern w:val="0"/>
          <w:szCs w:val="22"/>
          <w:u w:val="single"/>
        </w:rPr>
        <w:t xml:space="preserve"> </w:t>
      </w:r>
      <w:r w:rsidRPr="00726726">
        <w:rPr>
          <w:rFonts w:hint="eastAsia"/>
          <w:bCs/>
          <w:kern w:val="0"/>
          <w:szCs w:val="22"/>
          <w:u w:val="single"/>
        </w:rPr>
        <w:t>기준</w:t>
      </w:r>
      <w:r w:rsidRPr="00726726">
        <w:rPr>
          <w:rFonts w:hint="eastAsia"/>
          <w:bCs/>
          <w:kern w:val="0"/>
          <w:szCs w:val="22"/>
          <w:u w:val="single"/>
        </w:rPr>
        <w:t xml:space="preserve"> </w:t>
      </w:r>
      <w:r w:rsidRPr="00726726">
        <w:rPr>
          <w:rFonts w:hint="eastAsia"/>
          <w:bCs/>
          <w:kern w:val="0"/>
          <w:szCs w:val="22"/>
          <w:u w:val="single"/>
        </w:rPr>
        <w:t>약</w:t>
      </w:r>
      <w:r w:rsidRPr="00726726">
        <w:rPr>
          <w:rFonts w:hint="eastAsia"/>
          <w:bCs/>
          <w:kern w:val="0"/>
          <w:szCs w:val="22"/>
          <w:u w:val="single"/>
        </w:rPr>
        <w:t xml:space="preserve"> 8</w:t>
      </w:r>
      <w:r w:rsidRPr="00726726">
        <w:rPr>
          <w:bCs/>
          <w:kern w:val="0"/>
          <w:szCs w:val="22"/>
          <w:u w:val="single"/>
        </w:rPr>
        <w:t>6</w:t>
      </w:r>
      <w:r w:rsidRPr="00726726">
        <w:rPr>
          <w:rFonts w:hint="eastAsia"/>
          <w:bCs/>
          <w:kern w:val="0"/>
          <w:szCs w:val="22"/>
          <w:u w:val="single"/>
        </w:rPr>
        <w:t>만원</w:t>
      </w:r>
      <w:r w:rsidRPr="00726726">
        <w:rPr>
          <w:rFonts w:hint="eastAsia"/>
          <w:bCs/>
          <w:kern w:val="0"/>
          <w:szCs w:val="22"/>
          <w:u w:val="single"/>
        </w:rPr>
        <w:t xml:space="preserve"> </w:t>
      </w:r>
      <w:r w:rsidRPr="00726726">
        <w:rPr>
          <w:rFonts w:hint="eastAsia"/>
          <w:bCs/>
          <w:kern w:val="0"/>
          <w:szCs w:val="22"/>
          <w:u w:val="single"/>
        </w:rPr>
        <w:t>낮은</w:t>
      </w:r>
      <w:r w:rsidRPr="00726726">
        <w:rPr>
          <w:rFonts w:hint="eastAsia"/>
          <w:bCs/>
          <w:kern w:val="0"/>
          <w:szCs w:val="22"/>
          <w:u w:val="single"/>
        </w:rPr>
        <w:t xml:space="preserve"> </w:t>
      </w:r>
      <w:r w:rsidRPr="00726726">
        <w:rPr>
          <w:rFonts w:hint="eastAsia"/>
          <w:bCs/>
          <w:kern w:val="0"/>
          <w:szCs w:val="22"/>
          <w:u w:val="single"/>
        </w:rPr>
        <w:t>수준의</w:t>
      </w:r>
      <w:r w:rsidRPr="00726726">
        <w:rPr>
          <w:rFonts w:hint="eastAsia"/>
          <w:bCs/>
          <w:kern w:val="0"/>
          <w:szCs w:val="22"/>
          <w:u w:val="single"/>
        </w:rPr>
        <w:t xml:space="preserve"> </w:t>
      </w:r>
      <w:r w:rsidRPr="00726726">
        <w:rPr>
          <w:rFonts w:hint="eastAsia"/>
          <w:bCs/>
          <w:kern w:val="0"/>
          <w:szCs w:val="22"/>
          <w:u w:val="single"/>
        </w:rPr>
        <w:t>임금을</w:t>
      </w:r>
      <w:r w:rsidRPr="00726726">
        <w:rPr>
          <w:rFonts w:hint="eastAsia"/>
          <w:bCs/>
          <w:kern w:val="0"/>
          <w:szCs w:val="22"/>
          <w:u w:val="single"/>
        </w:rPr>
        <w:t xml:space="preserve"> </w:t>
      </w:r>
      <w:r w:rsidRPr="00726726">
        <w:rPr>
          <w:rFonts w:hint="eastAsia"/>
          <w:bCs/>
          <w:kern w:val="0"/>
          <w:szCs w:val="22"/>
          <w:u w:val="single"/>
        </w:rPr>
        <w:t>지급받으며</w:t>
      </w:r>
      <w:r w:rsidRPr="00726726">
        <w:rPr>
          <w:rFonts w:hint="eastAsia"/>
          <w:bCs/>
          <w:kern w:val="0"/>
          <w:szCs w:val="22"/>
          <w:u w:val="single"/>
        </w:rPr>
        <w:t xml:space="preserve"> </w:t>
      </w:r>
      <w:r w:rsidRPr="00726726">
        <w:rPr>
          <w:rFonts w:hint="eastAsia"/>
          <w:bCs/>
          <w:kern w:val="0"/>
          <w:szCs w:val="22"/>
          <w:u w:val="single"/>
        </w:rPr>
        <w:t>그</w:t>
      </w:r>
      <w:r w:rsidRPr="00726726">
        <w:rPr>
          <w:rFonts w:hint="eastAsia"/>
          <w:bCs/>
          <w:kern w:val="0"/>
          <w:szCs w:val="22"/>
          <w:u w:val="single"/>
        </w:rPr>
        <w:t xml:space="preserve"> </w:t>
      </w:r>
      <w:r w:rsidRPr="00726726">
        <w:rPr>
          <w:rFonts w:hint="eastAsia"/>
          <w:bCs/>
          <w:kern w:val="0"/>
          <w:szCs w:val="22"/>
          <w:u w:val="single"/>
        </w:rPr>
        <w:t>가액이</w:t>
      </w:r>
      <w:r w:rsidRPr="00726726">
        <w:rPr>
          <w:rFonts w:hint="eastAsia"/>
          <w:bCs/>
          <w:kern w:val="0"/>
          <w:szCs w:val="22"/>
          <w:u w:val="single"/>
        </w:rPr>
        <w:t xml:space="preserve"> </w:t>
      </w:r>
      <w:r w:rsidRPr="00726726">
        <w:rPr>
          <w:rFonts w:hint="eastAsia"/>
          <w:bCs/>
          <w:kern w:val="0"/>
          <w:szCs w:val="22"/>
          <w:u w:val="single"/>
        </w:rPr>
        <w:t>연</w:t>
      </w:r>
      <w:r w:rsidRPr="00726726">
        <w:rPr>
          <w:bCs/>
          <w:kern w:val="0"/>
          <w:szCs w:val="22"/>
          <w:u w:val="single"/>
        </w:rPr>
        <w:t xml:space="preserve"> </w:t>
      </w:r>
      <w:r w:rsidRPr="00726726">
        <w:rPr>
          <w:rFonts w:hint="eastAsia"/>
          <w:bCs/>
          <w:kern w:val="0"/>
          <w:szCs w:val="22"/>
          <w:u w:val="single"/>
        </w:rPr>
        <w:t>기준</w:t>
      </w:r>
      <w:r w:rsidRPr="00726726">
        <w:rPr>
          <w:rFonts w:hint="eastAsia"/>
          <w:bCs/>
          <w:kern w:val="0"/>
          <w:szCs w:val="22"/>
          <w:u w:val="single"/>
        </w:rPr>
        <w:t xml:space="preserve"> </w:t>
      </w:r>
      <w:r w:rsidRPr="00726726">
        <w:rPr>
          <w:bCs/>
          <w:kern w:val="0"/>
          <w:szCs w:val="22"/>
          <w:u w:val="single"/>
        </w:rPr>
        <w:t>330</w:t>
      </w:r>
      <w:r w:rsidRPr="00726726">
        <w:rPr>
          <w:rFonts w:hint="eastAsia"/>
          <w:bCs/>
          <w:kern w:val="0"/>
          <w:szCs w:val="22"/>
          <w:u w:val="single"/>
        </w:rPr>
        <w:t>만원에</w:t>
      </w:r>
      <w:r w:rsidRPr="00726726">
        <w:rPr>
          <w:rFonts w:hint="eastAsia"/>
          <w:bCs/>
          <w:kern w:val="0"/>
          <w:szCs w:val="22"/>
          <w:u w:val="single"/>
        </w:rPr>
        <w:t xml:space="preserve"> </w:t>
      </w:r>
      <w:r w:rsidRPr="00726726">
        <w:rPr>
          <w:rFonts w:hint="eastAsia"/>
          <w:bCs/>
          <w:kern w:val="0"/>
          <w:szCs w:val="22"/>
          <w:u w:val="single"/>
        </w:rPr>
        <w:t>상응하는</w:t>
      </w:r>
      <w:r w:rsidRPr="00726726">
        <w:rPr>
          <w:rFonts w:hint="eastAsia"/>
          <w:bCs/>
          <w:kern w:val="0"/>
          <w:szCs w:val="22"/>
          <w:u w:val="single"/>
        </w:rPr>
        <w:t xml:space="preserve"> </w:t>
      </w:r>
      <w:r w:rsidRPr="00726726">
        <w:rPr>
          <w:rFonts w:hint="eastAsia"/>
          <w:bCs/>
          <w:kern w:val="0"/>
          <w:szCs w:val="22"/>
          <w:u w:val="single"/>
        </w:rPr>
        <w:t>복리후생이</w:t>
      </w:r>
      <w:r w:rsidRPr="00726726">
        <w:rPr>
          <w:rFonts w:hint="eastAsia"/>
          <w:bCs/>
          <w:kern w:val="0"/>
          <w:szCs w:val="22"/>
          <w:u w:val="single"/>
        </w:rPr>
        <w:t xml:space="preserve"> </w:t>
      </w:r>
      <w:r w:rsidRPr="00726726">
        <w:rPr>
          <w:rFonts w:hint="eastAsia"/>
          <w:bCs/>
          <w:kern w:val="0"/>
          <w:szCs w:val="22"/>
          <w:u w:val="single"/>
        </w:rPr>
        <w:t>제공되지</w:t>
      </w:r>
      <w:r w:rsidRPr="00726726">
        <w:rPr>
          <w:rFonts w:hint="eastAsia"/>
          <w:bCs/>
          <w:kern w:val="0"/>
          <w:szCs w:val="22"/>
          <w:u w:val="single"/>
        </w:rPr>
        <w:t xml:space="preserve"> </w:t>
      </w:r>
      <w:r w:rsidRPr="00726726">
        <w:rPr>
          <w:rFonts w:hint="eastAsia"/>
          <w:bCs/>
          <w:kern w:val="0"/>
          <w:szCs w:val="22"/>
          <w:u w:val="single"/>
        </w:rPr>
        <w:t>않음</w:t>
      </w:r>
      <w:r>
        <w:rPr>
          <w:rFonts w:hint="eastAsia"/>
          <w:bCs/>
          <w:kern w:val="0"/>
          <w:szCs w:val="22"/>
        </w:rPr>
        <w:t>.</w:t>
      </w:r>
    </w:p>
    <w:p w14:paraId="765487E3" w14:textId="77777777" w:rsidR="00026A7E" w:rsidRPr="00CB2B3F" w:rsidRDefault="00026A7E" w:rsidP="00026A7E">
      <w:pPr>
        <w:spacing w:line="350" w:lineRule="atLeast"/>
        <w:ind w:left="454"/>
        <w:rPr>
          <w:bCs/>
          <w:kern w:val="0"/>
          <w:szCs w:val="22"/>
        </w:rPr>
      </w:pPr>
    </w:p>
    <w:p w14:paraId="23EDF418" w14:textId="77777777" w:rsidR="00026A7E" w:rsidRPr="00120B55" w:rsidRDefault="00026A7E" w:rsidP="00026A7E">
      <w:pPr>
        <w:numPr>
          <w:ilvl w:val="0"/>
          <w:numId w:val="35"/>
        </w:numPr>
        <w:spacing w:after="240"/>
        <w:rPr>
          <w:bCs/>
          <w:kern w:val="0"/>
          <w:szCs w:val="22"/>
        </w:rPr>
      </w:pPr>
      <w:r w:rsidRPr="00CB2B3F">
        <w:rPr>
          <w:b/>
          <w:bCs/>
          <w:szCs w:val="22"/>
        </w:rPr>
        <w:t>분석</w:t>
      </w:r>
    </w:p>
    <w:p w14:paraId="7ABA1475" w14:textId="77777777" w:rsidR="00026A7E" w:rsidRPr="00120B55" w:rsidRDefault="00026A7E" w:rsidP="00026A7E">
      <w:pPr>
        <w:spacing w:after="240"/>
        <w:ind w:left="907"/>
        <w:rPr>
          <w:bCs/>
          <w:kern w:val="0"/>
          <w:szCs w:val="22"/>
          <w:u w:val="single"/>
        </w:rPr>
      </w:pPr>
      <w:r w:rsidRPr="00120B55">
        <w:rPr>
          <w:rFonts w:hint="eastAsia"/>
          <w:bCs/>
          <w:kern w:val="0"/>
          <w:szCs w:val="22"/>
          <w:u w:val="single"/>
        </w:rPr>
        <w:t>근속기간</w:t>
      </w:r>
      <w:r w:rsidRPr="00120B55">
        <w:rPr>
          <w:rFonts w:hint="eastAsia"/>
          <w:bCs/>
          <w:kern w:val="0"/>
          <w:szCs w:val="22"/>
          <w:u w:val="single"/>
        </w:rPr>
        <w:t xml:space="preserve"> 2</w:t>
      </w:r>
      <w:r w:rsidRPr="00120B55">
        <w:rPr>
          <w:rFonts w:hint="eastAsia"/>
          <w:bCs/>
          <w:kern w:val="0"/>
          <w:szCs w:val="22"/>
          <w:u w:val="single"/>
        </w:rPr>
        <w:t>년</w:t>
      </w:r>
      <w:r w:rsidRPr="00120B55">
        <w:rPr>
          <w:rFonts w:hint="eastAsia"/>
          <w:bCs/>
          <w:kern w:val="0"/>
          <w:szCs w:val="22"/>
          <w:u w:val="single"/>
        </w:rPr>
        <w:t xml:space="preserve"> </w:t>
      </w:r>
      <w:r w:rsidRPr="00120B55">
        <w:rPr>
          <w:rFonts w:hint="eastAsia"/>
          <w:bCs/>
          <w:kern w:val="0"/>
          <w:szCs w:val="22"/>
          <w:u w:val="single"/>
        </w:rPr>
        <w:t>초과</w:t>
      </w:r>
      <w:r w:rsidRPr="00120B55">
        <w:rPr>
          <w:rFonts w:hint="eastAsia"/>
          <w:bCs/>
          <w:kern w:val="0"/>
          <w:szCs w:val="22"/>
          <w:u w:val="single"/>
        </w:rPr>
        <w:t xml:space="preserve"> </w:t>
      </w:r>
      <w:r w:rsidRPr="00120B55">
        <w:rPr>
          <w:rFonts w:hint="eastAsia"/>
          <w:bCs/>
          <w:kern w:val="0"/>
          <w:szCs w:val="22"/>
          <w:u w:val="single"/>
        </w:rPr>
        <w:t>관련</w:t>
      </w:r>
    </w:p>
    <w:p w14:paraId="4FAFC13E" w14:textId="77777777" w:rsidR="00026A7E" w:rsidRDefault="00026A7E" w:rsidP="00026A7E">
      <w:pPr>
        <w:spacing w:after="240"/>
        <w:ind w:left="907"/>
        <w:rPr>
          <w:bCs/>
          <w:kern w:val="0"/>
          <w:szCs w:val="22"/>
        </w:rPr>
      </w:pPr>
      <w:r w:rsidRPr="00CB2B3F">
        <w:rPr>
          <w:bCs/>
          <w:kern w:val="0"/>
          <w:szCs w:val="22"/>
        </w:rPr>
        <w:t>사용자는</w:t>
      </w:r>
      <w:r w:rsidRPr="00CB2B3F">
        <w:rPr>
          <w:bCs/>
          <w:kern w:val="0"/>
          <w:szCs w:val="22"/>
        </w:rPr>
        <w:t xml:space="preserve"> 2</w:t>
      </w:r>
      <w:r w:rsidRPr="00CB2B3F">
        <w:rPr>
          <w:bCs/>
          <w:kern w:val="0"/>
          <w:szCs w:val="22"/>
        </w:rPr>
        <w:t>년을</w:t>
      </w:r>
      <w:r w:rsidRPr="00CB2B3F">
        <w:rPr>
          <w:bCs/>
          <w:kern w:val="0"/>
          <w:szCs w:val="22"/>
        </w:rPr>
        <w:t xml:space="preserve"> </w:t>
      </w:r>
      <w:r w:rsidRPr="00CB2B3F">
        <w:rPr>
          <w:bCs/>
          <w:kern w:val="0"/>
          <w:szCs w:val="22"/>
        </w:rPr>
        <w:t>초과하지</w:t>
      </w:r>
      <w:r w:rsidRPr="00CB2B3F">
        <w:rPr>
          <w:bCs/>
          <w:kern w:val="0"/>
          <w:szCs w:val="22"/>
        </w:rPr>
        <w:t xml:space="preserve"> </w:t>
      </w:r>
      <w:r w:rsidRPr="00CB2B3F">
        <w:rPr>
          <w:bCs/>
          <w:kern w:val="0"/>
          <w:szCs w:val="22"/>
        </w:rPr>
        <w:t>아니하는</w:t>
      </w:r>
      <w:r w:rsidRPr="00CB2B3F">
        <w:rPr>
          <w:bCs/>
          <w:kern w:val="0"/>
          <w:szCs w:val="22"/>
        </w:rPr>
        <w:t xml:space="preserve"> </w:t>
      </w:r>
      <w:r w:rsidRPr="00CB2B3F">
        <w:rPr>
          <w:bCs/>
          <w:kern w:val="0"/>
          <w:szCs w:val="22"/>
        </w:rPr>
        <w:t>범위</w:t>
      </w:r>
      <w:r w:rsidRPr="00CB2B3F">
        <w:rPr>
          <w:bCs/>
          <w:kern w:val="0"/>
          <w:szCs w:val="22"/>
        </w:rPr>
        <w:t xml:space="preserve"> </w:t>
      </w:r>
      <w:r w:rsidRPr="00CB2B3F">
        <w:rPr>
          <w:bCs/>
          <w:kern w:val="0"/>
          <w:szCs w:val="22"/>
        </w:rPr>
        <w:t>안에서</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근로자를</w:t>
      </w:r>
      <w:r w:rsidRPr="00CB2B3F">
        <w:rPr>
          <w:bCs/>
          <w:kern w:val="0"/>
          <w:szCs w:val="22"/>
        </w:rPr>
        <w:t xml:space="preserve"> </w:t>
      </w:r>
      <w:r w:rsidRPr="00CB2B3F">
        <w:rPr>
          <w:bCs/>
          <w:kern w:val="0"/>
          <w:szCs w:val="22"/>
        </w:rPr>
        <w:t>사용할</w:t>
      </w:r>
      <w:r w:rsidRPr="00CB2B3F">
        <w:rPr>
          <w:bCs/>
          <w:kern w:val="0"/>
          <w:szCs w:val="22"/>
        </w:rPr>
        <w:t xml:space="preserve"> </w:t>
      </w:r>
      <w:r w:rsidRPr="00CB2B3F">
        <w:rPr>
          <w:bCs/>
          <w:kern w:val="0"/>
          <w:szCs w:val="22"/>
        </w:rPr>
        <w:t>수</w:t>
      </w:r>
      <w:r w:rsidRPr="00CB2B3F">
        <w:rPr>
          <w:bCs/>
          <w:kern w:val="0"/>
          <w:szCs w:val="22"/>
        </w:rPr>
        <w:t xml:space="preserve"> </w:t>
      </w:r>
      <w:r w:rsidRPr="00CB2B3F">
        <w:rPr>
          <w:bCs/>
          <w:kern w:val="0"/>
          <w:szCs w:val="22"/>
        </w:rPr>
        <w:t>있고</w:t>
      </w:r>
      <w:r w:rsidRPr="00CB2B3F">
        <w:rPr>
          <w:bCs/>
          <w:kern w:val="0"/>
          <w:szCs w:val="22"/>
        </w:rPr>
        <w:t>, 2</w:t>
      </w:r>
      <w:r w:rsidRPr="00CB2B3F">
        <w:rPr>
          <w:bCs/>
          <w:kern w:val="0"/>
          <w:szCs w:val="22"/>
        </w:rPr>
        <w:t>년을</w:t>
      </w:r>
      <w:r w:rsidRPr="00CB2B3F">
        <w:rPr>
          <w:bCs/>
          <w:kern w:val="0"/>
          <w:szCs w:val="22"/>
        </w:rPr>
        <w:t xml:space="preserve"> </w:t>
      </w:r>
      <w:r w:rsidRPr="00CB2B3F">
        <w:rPr>
          <w:bCs/>
          <w:kern w:val="0"/>
          <w:szCs w:val="22"/>
        </w:rPr>
        <w:t>초과하여</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근로자로</w:t>
      </w:r>
      <w:r w:rsidRPr="00CB2B3F">
        <w:rPr>
          <w:bCs/>
          <w:kern w:val="0"/>
          <w:szCs w:val="22"/>
        </w:rPr>
        <w:t xml:space="preserve"> </w:t>
      </w:r>
      <w:r w:rsidRPr="00CB2B3F">
        <w:rPr>
          <w:bCs/>
          <w:kern w:val="0"/>
          <w:szCs w:val="22"/>
        </w:rPr>
        <w:t>사용하는</w:t>
      </w:r>
      <w:r w:rsidRPr="00CB2B3F">
        <w:rPr>
          <w:bCs/>
          <w:kern w:val="0"/>
          <w:szCs w:val="22"/>
        </w:rPr>
        <w:t xml:space="preserve"> </w:t>
      </w:r>
      <w:r w:rsidRPr="00CB2B3F">
        <w:rPr>
          <w:bCs/>
          <w:kern w:val="0"/>
          <w:szCs w:val="22"/>
        </w:rPr>
        <w:t>경우</w:t>
      </w:r>
      <w:r w:rsidRPr="00CB2B3F">
        <w:rPr>
          <w:bCs/>
          <w:kern w:val="0"/>
          <w:szCs w:val="22"/>
        </w:rPr>
        <w:t xml:space="preserve"> </w:t>
      </w:r>
      <w:r w:rsidRPr="00CB2B3F">
        <w:rPr>
          <w:bCs/>
          <w:kern w:val="0"/>
          <w:szCs w:val="22"/>
        </w:rPr>
        <w:t>그</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근로자는</w:t>
      </w:r>
      <w:r w:rsidRPr="00CB2B3F">
        <w:rPr>
          <w:bCs/>
          <w:kern w:val="0"/>
          <w:szCs w:val="22"/>
        </w:rPr>
        <w:t xml:space="preserve"> </w:t>
      </w:r>
      <w:r w:rsidRPr="00CB2B3F">
        <w:rPr>
          <w:bCs/>
          <w:kern w:val="0"/>
          <w:szCs w:val="22"/>
        </w:rPr>
        <w:t>기간의</w:t>
      </w:r>
      <w:r w:rsidRPr="00CB2B3F">
        <w:rPr>
          <w:bCs/>
          <w:kern w:val="0"/>
          <w:szCs w:val="22"/>
        </w:rPr>
        <w:t xml:space="preserve"> </w:t>
      </w:r>
      <w:r w:rsidRPr="00CB2B3F">
        <w:rPr>
          <w:bCs/>
          <w:kern w:val="0"/>
          <w:szCs w:val="22"/>
        </w:rPr>
        <w:t>정함이</w:t>
      </w:r>
      <w:r w:rsidRPr="00CB2B3F">
        <w:rPr>
          <w:bCs/>
          <w:kern w:val="0"/>
          <w:szCs w:val="22"/>
        </w:rPr>
        <w:t xml:space="preserve"> </w:t>
      </w:r>
      <w:r w:rsidRPr="00CB2B3F">
        <w:rPr>
          <w:bCs/>
          <w:kern w:val="0"/>
          <w:szCs w:val="22"/>
        </w:rPr>
        <w:t>없는</w:t>
      </w:r>
      <w:r w:rsidRPr="00CB2B3F">
        <w:rPr>
          <w:bCs/>
          <w:kern w:val="0"/>
          <w:szCs w:val="22"/>
        </w:rPr>
        <w:t xml:space="preserve"> </w:t>
      </w:r>
      <w:r w:rsidRPr="00CB2B3F">
        <w:rPr>
          <w:bCs/>
          <w:kern w:val="0"/>
          <w:szCs w:val="22"/>
        </w:rPr>
        <w:t>근로계약을</w:t>
      </w:r>
      <w:r w:rsidRPr="00CB2B3F">
        <w:rPr>
          <w:bCs/>
          <w:kern w:val="0"/>
          <w:szCs w:val="22"/>
        </w:rPr>
        <w:t xml:space="preserve"> </w:t>
      </w:r>
      <w:r w:rsidRPr="00CB2B3F">
        <w:rPr>
          <w:bCs/>
          <w:kern w:val="0"/>
          <w:szCs w:val="22"/>
        </w:rPr>
        <w:t>체결한</w:t>
      </w:r>
      <w:r w:rsidRPr="00CB2B3F">
        <w:rPr>
          <w:bCs/>
          <w:kern w:val="0"/>
          <w:szCs w:val="22"/>
        </w:rPr>
        <w:t xml:space="preserve"> </w:t>
      </w:r>
      <w:r w:rsidRPr="00CB2B3F">
        <w:rPr>
          <w:bCs/>
          <w:kern w:val="0"/>
          <w:szCs w:val="22"/>
        </w:rPr>
        <w:t>근로자로</w:t>
      </w:r>
      <w:r w:rsidRPr="00CB2B3F">
        <w:rPr>
          <w:bCs/>
          <w:kern w:val="0"/>
          <w:szCs w:val="22"/>
        </w:rPr>
        <w:t xml:space="preserve"> </w:t>
      </w:r>
      <w:r w:rsidRPr="00CB2B3F">
        <w:rPr>
          <w:bCs/>
          <w:kern w:val="0"/>
          <w:szCs w:val="22"/>
        </w:rPr>
        <w:t>간주됨</w:t>
      </w:r>
      <w:r w:rsidRPr="00CB2B3F">
        <w:rPr>
          <w:bCs/>
          <w:kern w:val="0"/>
          <w:szCs w:val="22"/>
        </w:rPr>
        <w:t xml:space="preserve">. </w:t>
      </w:r>
      <w:r w:rsidRPr="00CB2B3F">
        <w:rPr>
          <w:bCs/>
          <w:kern w:val="0"/>
          <w:szCs w:val="22"/>
        </w:rPr>
        <w:t>다만</w:t>
      </w:r>
      <w:r w:rsidRPr="00CB2B3F">
        <w:rPr>
          <w:bCs/>
          <w:kern w:val="0"/>
          <w:szCs w:val="22"/>
        </w:rPr>
        <w:t xml:space="preserve">, </w:t>
      </w:r>
      <w:r w:rsidRPr="00CB2B3F">
        <w:rPr>
          <w:bCs/>
          <w:kern w:val="0"/>
          <w:szCs w:val="22"/>
        </w:rPr>
        <w:t>대상회사의</w:t>
      </w:r>
      <w:r w:rsidRPr="00CB2B3F">
        <w:rPr>
          <w:bCs/>
          <w:kern w:val="0"/>
          <w:szCs w:val="22"/>
        </w:rPr>
        <w:t xml:space="preserve"> </w:t>
      </w:r>
      <w:r w:rsidRPr="00CB2B3F">
        <w:rPr>
          <w:bCs/>
          <w:kern w:val="0"/>
          <w:szCs w:val="22"/>
        </w:rPr>
        <w:t>근속기간이</w:t>
      </w:r>
      <w:r w:rsidRPr="00CB2B3F">
        <w:rPr>
          <w:bCs/>
          <w:kern w:val="0"/>
          <w:szCs w:val="22"/>
        </w:rPr>
        <w:t xml:space="preserve"> 2</w:t>
      </w:r>
      <w:r w:rsidRPr="00CB2B3F">
        <w:rPr>
          <w:bCs/>
          <w:kern w:val="0"/>
          <w:szCs w:val="22"/>
        </w:rPr>
        <w:t>년을</w:t>
      </w:r>
      <w:r w:rsidRPr="00CB2B3F">
        <w:rPr>
          <w:bCs/>
          <w:kern w:val="0"/>
          <w:szCs w:val="22"/>
        </w:rPr>
        <w:t xml:space="preserve"> </w:t>
      </w:r>
      <w:r w:rsidRPr="00CB2B3F">
        <w:rPr>
          <w:bCs/>
          <w:kern w:val="0"/>
          <w:szCs w:val="22"/>
        </w:rPr>
        <w:t>초과하는</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근로자들은</w:t>
      </w:r>
      <w:r w:rsidRPr="00CB2B3F">
        <w:rPr>
          <w:bCs/>
          <w:kern w:val="0"/>
          <w:szCs w:val="22"/>
        </w:rPr>
        <w:t xml:space="preserve"> </w:t>
      </w:r>
      <w:r w:rsidRPr="00CB2B3F">
        <w:rPr>
          <w:bCs/>
          <w:kern w:val="0"/>
          <w:szCs w:val="22"/>
        </w:rPr>
        <w:t>고령자</w:t>
      </w:r>
      <w:r w:rsidRPr="00CB2B3F">
        <w:rPr>
          <w:bCs/>
          <w:kern w:val="0"/>
          <w:szCs w:val="22"/>
        </w:rPr>
        <w:t xml:space="preserve"> </w:t>
      </w:r>
      <w:r w:rsidRPr="00CB2B3F">
        <w:rPr>
          <w:bCs/>
          <w:kern w:val="0"/>
          <w:szCs w:val="22"/>
        </w:rPr>
        <w:t>혹은</w:t>
      </w:r>
      <w:r w:rsidRPr="00CB2B3F">
        <w:rPr>
          <w:bCs/>
          <w:kern w:val="0"/>
          <w:szCs w:val="22"/>
        </w:rPr>
        <w:t xml:space="preserve"> </w:t>
      </w:r>
      <w:proofErr w:type="spellStart"/>
      <w:r w:rsidRPr="00CB2B3F">
        <w:rPr>
          <w:bCs/>
          <w:kern w:val="0"/>
          <w:szCs w:val="22"/>
        </w:rPr>
        <w:t>장애인들으로서</w:t>
      </w:r>
      <w:proofErr w:type="spellEnd"/>
      <w:r w:rsidRPr="00CB2B3F">
        <w:rPr>
          <w:bCs/>
          <w:kern w:val="0"/>
          <w:szCs w:val="22"/>
        </w:rPr>
        <w:t xml:space="preserve">, </w:t>
      </w:r>
      <w:r w:rsidRPr="00CB2B3F">
        <w:rPr>
          <w:bCs/>
          <w:kern w:val="0"/>
          <w:szCs w:val="22"/>
        </w:rPr>
        <w:t>위와</w:t>
      </w:r>
      <w:r w:rsidRPr="00CB2B3F">
        <w:rPr>
          <w:bCs/>
          <w:kern w:val="0"/>
          <w:szCs w:val="22"/>
        </w:rPr>
        <w:t xml:space="preserve"> </w:t>
      </w:r>
      <w:r w:rsidRPr="00CB2B3F">
        <w:rPr>
          <w:bCs/>
          <w:kern w:val="0"/>
          <w:szCs w:val="22"/>
        </w:rPr>
        <w:t>같은</w:t>
      </w:r>
      <w:r w:rsidRPr="00CB2B3F">
        <w:rPr>
          <w:bCs/>
          <w:kern w:val="0"/>
          <w:szCs w:val="22"/>
        </w:rPr>
        <w:t xml:space="preserve"> </w:t>
      </w:r>
      <w:r w:rsidRPr="00CB2B3F">
        <w:rPr>
          <w:bCs/>
          <w:kern w:val="0"/>
          <w:szCs w:val="22"/>
        </w:rPr>
        <w:t>사용제한</w:t>
      </w:r>
      <w:r w:rsidRPr="00CB2B3F">
        <w:rPr>
          <w:bCs/>
          <w:kern w:val="0"/>
          <w:szCs w:val="22"/>
        </w:rPr>
        <w:t xml:space="preserve"> </w:t>
      </w:r>
      <w:r w:rsidRPr="00CB2B3F">
        <w:rPr>
          <w:bCs/>
          <w:kern w:val="0"/>
          <w:szCs w:val="22"/>
        </w:rPr>
        <w:t>기간의</w:t>
      </w:r>
      <w:r w:rsidRPr="00CB2B3F">
        <w:rPr>
          <w:bCs/>
          <w:kern w:val="0"/>
          <w:szCs w:val="22"/>
        </w:rPr>
        <w:t xml:space="preserve"> </w:t>
      </w:r>
      <w:r w:rsidRPr="00CB2B3F">
        <w:rPr>
          <w:bCs/>
          <w:kern w:val="0"/>
          <w:szCs w:val="22"/>
        </w:rPr>
        <w:t>예외</w:t>
      </w:r>
      <w:r w:rsidRPr="00CB2B3F">
        <w:rPr>
          <w:bCs/>
          <w:kern w:val="0"/>
          <w:szCs w:val="22"/>
        </w:rPr>
        <w:t xml:space="preserve"> </w:t>
      </w:r>
      <w:r w:rsidRPr="00CB2B3F">
        <w:rPr>
          <w:bCs/>
          <w:kern w:val="0"/>
          <w:szCs w:val="22"/>
        </w:rPr>
        <w:t>사유에</w:t>
      </w:r>
      <w:r w:rsidRPr="00CB2B3F">
        <w:rPr>
          <w:bCs/>
          <w:kern w:val="0"/>
          <w:szCs w:val="22"/>
        </w:rPr>
        <w:t xml:space="preserve"> </w:t>
      </w:r>
      <w:r w:rsidRPr="00CB2B3F">
        <w:rPr>
          <w:bCs/>
          <w:kern w:val="0"/>
          <w:szCs w:val="22"/>
        </w:rPr>
        <w:t>해당하므로</w:t>
      </w:r>
      <w:r w:rsidRPr="00CB2B3F">
        <w:rPr>
          <w:bCs/>
          <w:kern w:val="0"/>
          <w:szCs w:val="22"/>
        </w:rPr>
        <w:t xml:space="preserve"> </w:t>
      </w:r>
      <w:r w:rsidRPr="00CB2B3F">
        <w:rPr>
          <w:bCs/>
          <w:kern w:val="0"/>
          <w:szCs w:val="22"/>
        </w:rPr>
        <w:t>관련</w:t>
      </w:r>
      <w:r w:rsidRPr="00CB2B3F">
        <w:rPr>
          <w:bCs/>
          <w:kern w:val="0"/>
          <w:szCs w:val="22"/>
        </w:rPr>
        <w:t xml:space="preserve"> </w:t>
      </w:r>
      <w:r w:rsidRPr="00CB2B3F">
        <w:rPr>
          <w:bCs/>
          <w:kern w:val="0"/>
          <w:szCs w:val="22"/>
        </w:rPr>
        <w:t>리스크는</w:t>
      </w:r>
      <w:r w:rsidRPr="00CB2B3F">
        <w:rPr>
          <w:bCs/>
          <w:kern w:val="0"/>
          <w:szCs w:val="22"/>
        </w:rPr>
        <w:t xml:space="preserve"> </w:t>
      </w:r>
      <w:r w:rsidRPr="00CB2B3F">
        <w:rPr>
          <w:bCs/>
          <w:kern w:val="0"/>
          <w:szCs w:val="22"/>
        </w:rPr>
        <w:t>발생하지</w:t>
      </w:r>
      <w:r w:rsidRPr="00CB2B3F">
        <w:rPr>
          <w:bCs/>
          <w:kern w:val="0"/>
          <w:szCs w:val="22"/>
        </w:rPr>
        <w:t xml:space="preserve"> </w:t>
      </w:r>
      <w:r w:rsidRPr="00CB2B3F">
        <w:rPr>
          <w:bCs/>
          <w:kern w:val="0"/>
          <w:szCs w:val="22"/>
        </w:rPr>
        <w:t>않을</w:t>
      </w:r>
      <w:r w:rsidRPr="00CB2B3F">
        <w:rPr>
          <w:bCs/>
          <w:kern w:val="0"/>
          <w:szCs w:val="22"/>
        </w:rPr>
        <w:t xml:space="preserve"> </w:t>
      </w:r>
      <w:r w:rsidRPr="00CB2B3F">
        <w:rPr>
          <w:bCs/>
          <w:kern w:val="0"/>
          <w:szCs w:val="22"/>
        </w:rPr>
        <w:t>것으로</w:t>
      </w:r>
      <w:r w:rsidRPr="00CB2B3F">
        <w:rPr>
          <w:bCs/>
          <w:kern w:val="0"/>
          <w:szCs w:val="22"/>
        </w:rPr>
        <w:t xml:space="preserve"> </w:t>
      </w:r>
      <w:r w:rsidRPr="00CB2B3F">
        <w:rPr>
          <w:bCs/>
          <w:kern w:val="0"/>
          <w:szCs w:val="22"/>
        </w:rPr>
        <w:t>보임</w:t>
      </w:r>
      <w:r w:rsidRPr="00CB2B3F">
        <w:rPr>
          <w:bCs/>
          <w:kern w:val="0"/>
          <w:szCs w:val="22"/>
        </w:rPr>
        <w:t>.</w:t>
      </w:r>
    </w:p>
    <w:p w14:paraId="2495415D" w14:textId="77777777" w:rsidR="00026A7E" w:rsidRPr="00120B55" w:rsidRDefault="00026A7E" w:rsidP="00026A7E">
      <w:pPr>
        <w:spacing w:before="240" w:after="240"/>
        <w:ind w:left="907"/>
        <w:rPr>
          <w:bCs/>
          <w:kern w:val="0"/>
          <w:szCs w:val="22"/>
          <w:u w:val="single"/>
        </w:rPr>
      </w:pPr>
      <w:r w:rsidRPr="004B0439">
        <w:rPr>
          <w:rFonts w:hint="eastAsia"/>
          <w:bCs/>
          <w:kern w:val="0"/>
          <w:szCs w:val="22"/>
          <w:u w:val="single"/>
        </w:rPr>
        <w:t>정규직</w:t>
      </w:r>
      <w:r w:rsidRPr="004B0439">
        <w:rPr>
          <w:rFonts w:hint="eastAsia"/>
          <w:bCs/>
          <w:kern w:val="0"/>
          <w:szCs w:val="22"/>
          <w:u w:val="single"/>
        </w:rPr>
        <w:t xml:space="preserve"> </w:t>
      </w:r>
      <w:r>
        <w:rPr>
          <w:rFonts w:hint="eastAsia"/>
          <w:bCs/>
          <w:kern w:val="0"/>
          <w:szCs w:val="22"/>
          <w:u w:val="single"/>
        </w:rPr>
        <w:t>차별</w:t>
      </w:r>
      <w:r>
        <w:rPr>
          <w:rFonts w:hint="eastAsia"/>
          <w:bCs/>
          <w:kern w:val="0"/>
          <w:szCs w:val="22"/>
          <w:u w:val="single"/>
        </w:rPr>
        <w:t xml:space="preserve"> </w:t>
      </w:r>
      <w:r>
        <w:rPr>
          <w:rFonts w:hint="eastAsia"/>
          <w:bCs/>
          <w:kern w:val="0"/>
          <w:szCs w:val="22"/>
          <w:u w:val="single"/>
        </w:rPr>
        <w:t>관련</w:t>
      </w:r>
    </w:p>
    <w:p w14:paraId="0CF95E76" w14:textId="77777777" w:rsidR="00026A7E" w:rsidRDefault="00026A7E" w:rsidP="00026A7E">
      <w:pPr>
        <w:spacing w:after="240"/>
        <w:ind w:left="907"/>
        <w:rPr>
          <w:bCs/>
          <w:kern w:val="0"/>
          <w:szCs w:val="22"/>
        </w:rPr>
      </w:pPr>
      <w:r w:rsidRPr="00CB2B3F">
        <w:rPr>
          <w:bCs/>
          <w:kern w:val="0"/>
          <w:szCs w:val="22"/>
        </w:rPr>
        <w:t>사용자는</w:t>
      </w:r>
      <w:r w:rsidRPr="00CB2B3F">
        <w:rPr>
          <w:bCs/>
          <w:kern w:val="0"/>
          <w:szCs w:val="22"/>
        </w:rPr>
        <w:t xml:space="preserve"> </w:t>
      </w:r>
      <w:r w:rsidRPr="00CB2B3F">
        <w:rPr>
          <w:bCs/>
          <w:kern w:val="0"/>
          <w:szCs w:val="22"/>
        </w:rPr>
        <w:t>비정규직임을</w:t>
      </w:r>
      <w:r w:rsidRPr="00CB2B3F">
        <w:rPr>
          <w:bCs/>
          <w:kern w:val="0"/>
          <w:szCs w:val="22"/>
        </w:rPr>
        <w:t xml:space="preserve"> </w:t>
      </w:r>
      <w:r w:rsidRPr="00CB2B3F">
        <w:rPr>
          <w:bCs/>
          <w:kern w:val="0"/>
          <w:szCs w:val="22"/>
        </w:rPr>
        <w:t>이유로</w:t>
      </w:r>
      <w:r w:rsidRPr="00CB2B3F">
        <w:rPr>
          <w:bCs/>
          <w:kern w:val="0"/>
          <w:szCs w:val="22"/>
        </w:rPr>
        <w:t xml:space="preserve"> </w:t>
      </w:r>
      <w:r w:rsidRPr="00CB2B3F">
        <w:rPr>
          <w:bCs/>
          <w:kern w:val="0"/>
          <w:szCs w:val="22"/>
        </w:rPr>
        <w:t>사업</w:t>
      </w:r>
      <w:r w:rsidRPr="00CB2B3F">
        <w:rPr>
          <w:bCs/>
          <w:kern w:val="0"/>
          <w:szCs w:val="22"/>
        </w:rPr>
        <w:t xml:space="preserve"> </w:t>
      </w:r>
      <w:r w:rsidRPr="00CB2B3F">
        <w:rPr>
          <w:bCs/>
          <w:kern w:val="0"/>
          <w:szCs w:val="22"/>
        </w:rPr>
        <w:t>내의</w:t>
      </w:r>
      <w:r w:rsidRPr="00CB2B3F">
        <w:rPr>
          <w:bCs/>
          <w:kern w:val="0"/>
          <w:szCs w:val="22"/>
        </w:rPr>
        <w:t xml:space="preserve"> </w:t>
      </w:r>
      <w:r w:rsidRPr="00CB2B3F">
        <w:rPr>
          <w:bCs/>
          <w:kern w:val="0"/>
          <w:szCs w:val="22"/>
        </w:rPr>
        <w:t>같은</w:t>
      </w:r>
      <w:r w:rsidRPr="00CB2B3F">
        <w:rPr>
          <w:bCs/>
          <w:kern w:val="0"/>
          <w:szCs w:val="22"/>
        </w:rPr>
        <w:t xml:space="preserve"> </w:t>
      </w:r>
      <w:r w:rsidRPr="00CB2B3F">
        <w:rPr>
          <w:bCs/>
          <w:kern w:val="0"/>
          <w:szCs w:val="22"/>
        </w:rPr>
        <w:t>종류의</w:t>
      </w:r>
      <w:r w:rsidRPr="00CB2B3F">
        <w:rPr>
          <w:bCs/>
          <w:kern w:val="0"/>
          <w:szCs w:val="22"/>
        </w:rPr>
        <w:t xml:space="preserve"> </w:t>
      </w:r>
      <w:r w:rsidRPr="00CB2B3F">
        <w:rPr>
          <w:bCs/>
          <w:kern w:val="0"/>
          <w:szCs w:val="22"/>
        </w:rPr>
        <w:t>업무</w:t>
      </w:r>
      <w:r w:rsidRPr="00CB2B3F">
        <w:rPr>
          <w:bCs/>
          <w:kern w:val="0"/>
          <w:szCs w:val="22"/>
        </w:rPr>
        <w:t xml:space="preserve"> </w:t>
      </w:r>
      <w:r w:rsidRPr="00CB2B3F">
        <w:rPr>
          <w:bCs/>
          <w:kern w:val="0"/>
          <w:szCs w:val="22"/>
        </w:rPr>
        <w:t>또는</w:t>
      </w:r>
      <w:r w:rsidRPr="00CB2B3F">
        <w:rPr>
          <w:bCs/>
          <w:kern w:val="0"/>
          <w:szCs w:val="22"/>
        </w:rPr>
        <w:t xml:space="preserve"> </w:t>
      </w:r>
      <w:r w:rsidRPr="00CB2B3F">
        <w:rPr>
          <w:bCs/>
          <w:kern w:val="0"/>
          <w:szCs w:val="22"/>
        </w:rPr>
        <w:t>유사한</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정규직에</w:t>
      </w:r>
      <w:r w:rsidRPr="00CB2B3F">
        <w:rPr>
          <w:bCs/>
          <w:kern w:val="0"/>
          <w:szCs w:val="22"/>
        </w:rPr>
        <w:t xml:space="preserve"> </w:t>
      </w:r>
      <w:r w:rsidRPr="00CB2B3F">
        <w:rPr>
          <w:bCs/>
          <w:kern w:val="0"/>
          <w:szCs w:val="22"/>
        </w:rPr>
        <w:t>비하여</w:t>
      </w:r>
      <w:r w:rsidRPr="00CB2B3F">
        <w:rPr>
          <w:bCs/>
          <w:kern w:val="0"/>
          <w:szCs w:val="22"/>
        </w:rPr>
        <w:t xml:space="preserve"> </w:t>
      </w:r>
      <w:r w:rsidRPr="00CB2B3F">
        <w:rPr>
          <w:bCs/>
          <w:kern w:val="0"/>
          <w:szCs w:val="22"/>
        </w:rPr>
        <w:t>차별적</w:t>
      </w:r>
      <w:r w:rsidRPr="00CB2B3F">
        <w:rPr>
          <w:bCs/>
          <w:kern w:val="0"/>
          <w:szCs w:val="22"/>
        </w:rPr>
        <w:t xml:space="preserve"> </w:t>
      </w:r>
      <w:r w:rsidRPr="00CB2B3F">
        <w:rPr>
          <w:bCs/>
          <w:kern w:val="0"/>
          <w:szCs w:val="22"/>
        </w:rPr>
        <w:t>처우를</w:t>
      </w:r>
      <w:r w:rsidRPr="00CB2B3F">
        <w:rPr>
          <w:bCs/>
          <w:kern w:val="0"/>
          <w:szCs w:val="22"/>
        </w:rPr>
        <w:t xml:space="preserve"> </w:t>
      </w:r>
      <w:r w:rsidRPr="00CB2B3F">
        <w:rPr>
          <w:bCs/>
          <w:kern w:val="0"/>
          <w:szCs w:val="22"/>
        </w:rPr>
        <w:t>하여서는</w:t>
      </w:r>
      <w:r w:rsidRPr="00CB2B3F">
        <w:rPr>
          <w:bCs/>
          <w:kern w:val="0"/>
          <w:szCs w:val="22"/>
        </w:rPr>
        <w:t xml:space="preserve"> </w:t>
      </w:r>
      <w:r w:rsidRPr="00CB2B3F">
        <w:rPr>
          <w:bCs/>
          <w:kern w:val="0"/>
          <w:szCs w:val="22"/>
        </w:rPr>
        <w:t>아니되고</w:t>
      </w:r>
      <w:r w:rsidRPr="00CB2B3F">
        <w:rPr>
          <w:bCs/>
          <w:kern w:val="0"/>
          <w:szCs w:val="22"/>
        </w:rPr>
        <w:t xml:space="preserve">, </w:t>
      </w:r>
      <w:r w:rsidRPr="00CB2B3F">
        <w:rPr>
          <w:bCs/>
          <w:kern w:val="0"/>
          <w:szCs w:val="22"/>
        </w:rPr>
        <w:t>이러한</w:t>
      </w:r>
      <w:r w:rsidRPr="00CB2B3F">
        <w:rPr>
          <w:bCs/>
          <w:kern w:val="0"/>
          <w:szCs w:val="22"/>
        </w:rPr>
        <w:t xml:space="preserve"> </w:t>
      </w:r>
      <w:r w:rsidRPr="00CB2B3F">
        <w:rPr>
          <w:bCs/>
          <w:kern w:val="0"/>
          <w:szCs w:val="22"/>
        </w:rPr>
        <w:t>차별적</w:t>
      </w:r>
      <w:r w:rsidRPr="00CB2B3F">
        <w:rPr>
          <w:bCs/>
          <w:kern w:val="0"/>
          <w:szCs w:val="22"/>
        </w:rPr>
        <w:t xml:space="preserve"> </w:t>
      </w:r>
      <w:r w:rsidRPr="00CB2B3F">
        <w:rPr>
          <w:bCs/>
          <w:kern w:val="0"/>
          <w:szCs w:val="22"/>
        </w:rPr>
        <w:t>처우에는</w:t>
      </w:r>
      <w:r w:rsidRPr="00CB2B3F">
        <w:rPr>
          <w:bCs/>
          <w:kern w:val="0"/>
          <w:szCs w:val="22"/>
        </w:rPr>
        <w:t xml:space="preserve"> </w:t>
      </w:r>
      <w:r w:rsidRPr="00CB2B3F">
        <w:rPr>
          <w:bCs/>
          <w:kern w:val="0"/>
          <w:szCs w:val="22"/>
        </w:rPr>
        <w:t>임금</w:t>
      </w:r>
      <w:r w:rsidRPr="00CB2B3F">
        <w:rPr>
          <w:bCs/>
          <w:kern w:val="0"/>
          <w:szCs w:val="22"/>
        </w:rPr>
        <w:t xml:space="preserve"> </w:t>
      </w:r>
      <w:r w:rsidRPr="00CB2B3F">
        <w:rPr>
          <w:bCs/>
          <w:kern w:val="0"/>
          <w:szCs w:val="22"/>
        </w:rPr>
        <w:t>및</w:t>
      </w:r>
      <w:r w:rsidRPr="00CB2B3F">
        <w:rPr>
          <w:bCs/>
          <w:kern w:val="0"/>
          <w:szCs w:val="22"/>
        </w:rPr>
        <w:t xml:space="preserve"> </w:t>
      </w:r>
      <w:r w:rsidRPr="00CB2B3F">
        <w:rPr>
          <w:bCs/>
          <w:kern w:val="0"/>
          <w:szCs w:val="22"/>
        </w:rPr>
        <w:t>복리후생</w:t>
      </w:r>
      <w:r w:rsidRPr="00CB2B3F">
        <w:rPr>
          <w:bCs/>
          <w:kern w:val="0"/>
          <w:szCs w:val="22"/>
        </w:rPr>
        <w:t xml:space="preserve"> </w:t>
      </w:r>
      <w:r w:rsidRPr="00CB2B3F">
        <w:rPr>
          <w:bCs/>
          <w:kern w:val="0"/>
          <w:szCs w:val="22"/>
        </w:rPr>
        <w:t>등</w:t>
      </w:r>
      <w:r w:rsidRPr="00CB2B3F">
        <w:rPr>
          <w:bCs/>
          <w:kern w:val="0"/>
          <w:szCs w:val="22"/>
        </w:rPr>
        <w:t xml:space="preserve"> </w:t>
      </w:r>
      <w:r w:rsidRPr="00CB2B3F">
        <w:rPr>
          <w:bCs/>
          <w:kern w:val="0"/>
          <w:szCs w:val="22"/>
        </w:rPr>
        <w:t>근로조건에</w:t>
      </w:r>
      <w:r w:rsidRPr="00CB2B3F">
        <w:rPr>
          <w:bCs/>
          <w:kern w:val="0"/>
          <w:szCs w:val="22"/>
        </w:rPr>
        <w:t xml:space="preserve"> </w:t>
      </w:r>
      <w:r w:rsidRPr="00CB2B3F">
        <w:rPr>
          <w:bCs/>
          <w:kern w:val="0"/>
          <w:szCs w:val="22"/>
        </w:rPr>
        <w:t>관한</w:t>
      </w:r>
      <w:r w:rsidRPr="00CB2B3F">
        <w:rPr>
          <w:bCs/>
          <w:kern w:val="0"/>
          <w:szCs w:val="22"/>
        </w:rPr>
        <w:t xml:space="preserve"> </w:t>
      </w:r>
      <w:r w:rsidRPr="00CB2B3F">
        <w:rPr>
          <w:bCs/>
          <w:kern w:val="0"/>
          <w:szCs w:val="22"/>
        </w:rPr>
        <w:t>사항이</w:t>
      </w:r>
      <w:r w:rsidRPr="00CB2B3F">
        <w:rPr>
          <w:bCs/>
          <w:kern w:val="0"/>
          <w:szCs w:val="22"/>
        </w:rPr>
        <w:t xml:space="preserve"> </w:t>
      </w:r>
      <w:r w:rsidRPr="00CB2B3F">
        <w:rPr>
          <w:bCs/>
          <w:kern w:val="0"/>
          <w:szCs w:val="22"/>
        </w:rPr>
        <w:t>포함됨</w:t>
      </w:r>
      <w:r w:rsidRPr="00CB2B3F">
        <w:rPr>
          <w:bCs/>
          <w:kern w:val="0"/>
          <w:szCs w:val="22"/>
        </w:rPr>
        <w:t xml:space="preserve">. </w:t>
      </w:r>
      <w:r w:rsidRPr="00CB2B3F">
        <w:rPr>
          <w:bCs/>
          <w:kern w:val="0"/>
          <w:szCs w:val="22"/>
        </w:rPr>
        <w:t>차별적</w:t>
      </w:r>
      <w:r w:rsidRPr="00CB2B3F">
        <w:rPr>
          <w:bCs/>
          <w:kern w:val="0"/>
          <w:szCs w:val="22"/>
        </w:rPr>
        <w:t xml:space="preserve"> </w:t>
      </w:r>
      <w:r w:rsidRPr="00CB2B3F">
        <w:rPr>
          <w:bCs/>
          <w:kern w:val="0"/>
          <w:szCs w:val="22"/>
        </w:rPr>
        <w:t>처우를</w:t>
      </w:r>
      <w:r w:rsidRPr="00CB2B3F">
        <w:rPr>
          <w:bCs/>
          <w:kern w:val="0"/>
          <w:szCs w:val="22"/>
        </w:rPr>
        <w:t xml:space="preserve"> </w:t>
      </w:r>
      <w:r w:rsidRPr="00CB2B3F">
        <w:rPr>
          <w:bCs/>
          <w:kern w:val="0"/>
          <w:szCs w:val="22"/>
        </w:rPr>
        <w:t>받은</w:t>
      </w:r>
      <w:r w:rsidRPr="00CB2B3F">
        <w:rPr>
          <w:bCs/>
          <w:kern w:val="0"/>
          <w:szCs w:val="22"/>
        </w:rPr>
        <w:t xml:space="preserve"> </w:t>
      </w:r>
      <w:r w:rsidRPr="00CB2B3F">
        <w:rPr>
          <w:bCs/>
          <w:kern w:val="0"/>
          <w:szCs w:val="22"/>
        </w:rPr>
        <w:t>비정규직</w:t>
      </w:r>
      <w:r w:rsidRPr="00CB2B3F">
        <w:rPr>
          <w:bCs/>
          <w:kern w:val="0"/>
          <w:szCs w:val="22"/>
        </w:rPr>
        <w:t xml:space="preserve"> </w:t>
      </w:r>
      <w:r w:rsidRPr="00CB2B3F">
        <w:rPr>
          <w:bCs/>
          <w:kern w:val="0"/>
          <w:szCs w:val="22"/>
        </w:rPr>
        <w:t>근로자는</w:t>
      </w:r>
      <w:r w:rsidRPr="00CB2B3F">
        <w:rPr>
          <w:bCs/>
          <w:kern w:val="0"/>
          <w:szCs w:val="22"/>
        </w:rPr>
        <w:t xml:space="preserve"> </w:t>
      </w:r>
      <w:r w:rsidRPr="00CB2B3F">
        <w:rPr>
          <w:bCs/>
          <w:kern w:val="0"/>
          <w:szCs w:val="22"/>
        </w:rPr>
        <w:t>노동위원회에</w:t>
      </w:r>
      <w:r w:rsidRPr="00CB2B3F">
        <w:rPr>
          <w:bCs/>
          <w:kern w:val="0"/>
          <w:szCs w:val="22"/>
        </w:rPr>
        <w:t xml:space="preserve"> </w:t>
      </w:r>
      <w:r w:rsidRPr="00CB2B3F">
        <w:rPr>
          <w:bCs/>
          <w:kern w:val="0"/>
          <w:szCs w:val="22"/>
        </w:rPr>
        <w:t>시정을</w:t>
      </w:r>
      <w:r w:rsidRPr="00CB2B3F">
        <w:rPr>
          <w:bCs/>
          <w:kern w:val="0"/>
          <w:szCs w:val="22"/>
        </w:rPr>
        <w:t xml:space="preserve"> </w:t>
      </w:r>
      <w:r w:rsidRPr="00CB2B3F">
        <w:rPr>
          <w:bCs/>
          <w:kern w:val="0"/>
          <w:szCs w:val="22"/>
        </w:rPr>
        <w:t>신청할</w:t>
      </w:r>
      <w:r w:rsidRPr="00CB2B3F">
        <w:rPr>
          <w:bCs/>
          <w:kern w:val="0"/>
          <w:szCs w:val="22"/>
        </w:rPr>
        <w:t xml:space="preserve"> </w:t>
      </w:r>
      <w:r w:rsidRPr="00CB2B3F">
        <w:rPr>
          <w:bCs/>
          <w:kern w:val="0"/>
          <w:szCs w:val="22"/>
        </w:rPr>
        <w:t>수</w:t>
      </w:r>
      <w:r w:rsidRPr="00CB2B3F">
        <w:rPr>
          <w:bCs/>
          <w:kern w:val="0"/>
          <w:szCs w:val="22"/>
        </w:rPr>
        <w:t xml:space="preserve"> </w:t>
      </w:r>
      <w:r w:rsidRPr="00CB2B3F">
        <w:rPr>
          <w:bCs/>
          <w:kern w:val="0"/>
          <w:szCs w:val="22"/>
        </w:rPr>
        <w:t>있고</w:t>
      </w:r>
      <w:r w:rsidRPr="00CB2B3F">
        <w:rPr>
          <w:bCs/>
          <w:kern w:val="0"/>
          <w:szCs w:val="22"/>
        </w:rPr>
        <w:t xml:space="preserve">, </w:t>
      </w:r>
      <w:r w:rsidRPr="006A6FE2">
        <w:rPr>
          <w:bCs/>
          <w:kern w:val="0"/>
          <w:szCs w:val="22"/>
          <w:u w:val="single"/>
        </w:rPr>
        <w:t>노동위원회는</w:t>
      </w:r>
      <w:r w:rsidRPr="006A6FE2">
        <w:rPr>
          <w:bCs/>
          <w:kern w:val="0"/>
          <w:szCs w:val="22"/>
          <w:u w:val="single"/>
        </w:rPr>
        <w:t xml:space="preserve"> </w:t>
      </w:r>
      <w:r w:rsidRPr="006A6FE2">
        <w:rPr>
          <w:bCs/>
          <w:kern w:val="0"/>
          <w:szCs w:val="22"/>
          <w:u w:val="single"/>
        </w:rPr>
        <w:t>시정명령과</w:t>
      </w:r>
      <w:r w:rsidRPr="006A6FE2">
        <w:rPr>
          <w:bCs/>
          <w:kern w:val="0"/>
          <w:szCs w:val="22"/>
          <w:u w:val="single"/>
        </w:rPr>
        <w:t xml:space="preserve"> </w:t>
      </w:r>
      <w:r w:rsidRPr="006A6FE2">
        <w:rPr>
          <w:bCs/>
          <w:kern w:val="0"/>
          <w:szCs w:val="22"/>
          <w:u w:val="single"/>
        </w:rPr>
        <w:t>함께</w:t>
      </w:r>
      <w:r w:rsidRPr="006A6FE2">
        <w:rPr>
          <w:bCs/>
          <w:kern w:val="0"/>
          <w:szCs w:val="22"/>
          <w:u w:val="single"/>
        </w:rPr>
        <w:t xml:space="preserve"> </w:t>
      </w:r>
      <w:r w:rsidRPr="006A6FE2">
        <w:rPr>
          <w:bCs/>
          <w:kern w:val="0"/>
          <w:szCs w:val="22"/>
          <w:u w:val="single"/>
        </w:rPr>
        <w:t>손해액을</w:t>
      </w:r>
      <w:r w:rsidRPr="006A6FE2">
        <w:rPr>
          <w:bCs/>
          <w:kern w:val="0"/>
          <w:szCs w:val="22"/>
          <w:u w:val="single"/>
        </w:rPr>
        <w:t xml:space="preserve"> </w:t>
      </w:r>
      <w:r w:rsidRPr="006A6FE2">
        <w:rPr>
          <w:bCs/>
          <w:kern w:val="0"/>
          <w:szCs w:val="22"/>
          <w:u w:val="single"/>
        </w:rPr>
        <w:t>기준으로</w:t>
      </w:r>
      <w:r w:rsidRPr="006A6FE2">
        <w:rPr>
          <w:bCs/>
          <w:kern w:val="0"/>
          <w:szCs w:val="22"/>
          <w:u w:val="single"/>
        </w:rPr>
        <w:t xml:space="preserve"> 3</w:t>
      </w:r>
      <w:r w:rsidRPr="006A6FE2">
        <w:rPr>
          <w:bCs/>
          <w:kern w:val="0"/>
          <w:szCs w:val="22"/>
          <w:u w:val="single"/>
        </w:rPr>
        <w:t>배를</w:t>
      </w:r>
      <w:r w:rsidRPr="006A6FE2">
        <w:rPr>
          <w:bCs/>
          <w:kern w:val="0"/>
          <w:szCs w:val="22"/>
          <w:u w:val="single"/>
        </w:rPr>
        <w:t xml:space="preserve"> </w:t>
      </w:r>
      <w:r w:rsidRPr="006A6FE2">
        <w:rPr>
          <w:bCs/>
          <w:kern w:val="0"/>
          <w:szCs w:val="22"/>
          <w:u w:val="single"/>
        </w:rPr>
        <w:t>넘지</w:t>
      </w:r>
      <w:r w:rsidRPr="006A6FE2">
        <w:rPr>
          <w:bCs/>
          <w:kern w:val="0"/>
          <w:szCs w:val="22"/>
          <w:u w:val="single"/>
        </w:rPr>
        <w:t xml:space="preserve"> </w:t>
      </w:r>
      <w:r w:rsidRPr="006A6FE2">
        <w:rPr>
          <w:bCs/>
          <w:kern w:val="0"/>
          <w:szCs w:val="22"/>
          <w:u w:val="single"/>
        </w:rPr>
        <w:t>아니하는</w:t>
      </w:r>
      <w:r w:rsidRPr="006A6FE2">
        <w:rPr>
          <w:bCs/>
          <w:kern w:val="0"/>
          <w:szCs w:val="22"/>
          <w:u w:val="single"/>
        </w:rPr>
        <w:t xml:space="preserve"> </w:t>
      </w:r>
      <w:r w:rsidRPr="006A6FE2">
        <w:rPr>
          <w:bCs/>
          <w:kern w:val="0"/>
          <w:szCs w:val="22"/>
          <w:u w:val="single"/>
        </w:rPr>
        <w:t>범위에서</w:t>
      </w:r>
      <w:r w:rsidRPr="006A6FE2">
        <w:rPr>
          <w:bCs/>
          <w:kern w:val="0"/>
          <w:szCs w:val="22"/>
          <w:u w:val="single"/>
        </w:rPr>
        <w:t xml:space="preserve"> </w:t>
      </w:r>
      <w:r w:rsidRPr="006A6FE2">
        <w:rPr>
          <w:bCs/>
          <w:kern w:val="0"/>
          <w:szCs w:val="22"/>
          <w:u w:val="single"/>
        </w:rPr>
        <w:t>배상을</w:t>
      </w:r>
      <w:r w:rsidRPr="006A6FE2">
        <w:rPr>
          <w:bCs/>
          <w:kern w:val="0"/>
          <w:szCs w:val="22"/>
          <w:u w:val="single"/>
        </w:rPr>
        <w:t xml:space="preserve"> </w:t>
      </w:r>
      <w:r w:rsidRPr="006A6FE2">
        <w:rPr>
          <w:bCs/>
          <w:kern w:val="0"/>
          <w:szCs w:val="22"/>
          <w:u w:val="single"/>
        </w:rPr>
        <w:t>명령할</w:t>
      </w:r>
      <w:r w:rsidRPr="006A6FE2">
        <w:rPr>
          <w:bCs/>
          <w:kern w:val="0"/>
          <w:szCs w:val="22"/>
          <w:u w:val="single"/>
        </w:rPr>
        <w:t xml:space="preserve"> </w:t>
      </w:r>
      <w:r w:rsidRPr="006A6FE2">
        <w:rPr>
          <w:bCs/>
          <w:kern w:val="0"/>
          <w:szCs w:val="22"/>
          <w:u w:val="single"/>
        </w:rPr>
        <w:t>수</w:t>
      </w:r>
      <w:r w:rsidRPr="006A6FE2">
        <w:rPr>
          <w:bCs/>
          <w:kern w:val="0"/>
          <w:szCs w:val="22"/>
          <w:u w:val="single"/>
        </w:rPr>
        <w:t xml:space="preserve"> </w:t>
      </w:r>
      <w:r w:rsidRPr="006A6FE2">
        <w:rPr>
          <w:bCs/>
          <w:kern w:val="0"/>
          <w:szCs w:val="22"/>
          <w:u w:val="single"/>
        </w:rPr>
        <w:t>있음</w:t>
      </w:r>
      <w:r w:rsidRPr="00CB2B3F">
        <w:rPr>
          <w:bCs/>
          <w:kern w:val="0"/>
          <w:szCs w:val="22"/>
        </w:rPr>
        <w:t xml:space="preserve">. </w:t>
      </w:r>
      <w:r w:rsidRPr="00CB2B3F">
        <w:rPr>
          <w:bCs/>
          <w:kern w:val="0"/>
          <w:szCs w:val="22"/>
        </w:rPr>
        <w:t>다만</w:t>
      </w:r>
      <w:r w:rsidRPr="00CB2B3F">
        <w:rPr>
          <w:bCs/>
          <w:kern w:val="0"/>
          <w:szCs w:val="22"/>
        </w:rPr>
        <w:t xml:space="preserve">, </w:t>
      </w:r>
      <w:r w:rsidRPr="00CB2B3F">
        <w:rPr>
          <w:bCs/>
          <w:kern w:val="0"/>
          <w:szCs w:val="22"/>
        </w:rPr>
        <w:t>사업주는</w:t>
      </w:r>
      <w:r w:rsidRPr="00CB2B3F">
        <w:rPr>
          <w:bCs/>
          <w:kern w:val="0"/>
          <w:szCs w:val="22"/>
        </w:rPr>
        <w:t xml:space="preserve"> </w:t>
      </w:r>
      <w:r w:rsidRPr="00CB2B3F">
        <w:rPr>
          <w:bCs/>
          <w:kern w:val="0"/>
          <w:szCs w:val="22"/>
        </w:rPr>
        <w:t>고령자인</w:t>
      </w:r>
      <w:r w:rsidRPr="00CB2B3F">
        <w:rPr>
          <w:bCs/>
          <w:kern w:val="0"/>
          <w:szCs w:val="22"/>
        </w:rPr>
        <w:t xml:space="preserve"> </w:t>
      </w:r>
      <w:r w:rsidRPr="00CB2B3F">
        <w:rPr>
          <w:bCs/>
          <w:kern w:val="0"/>
          <w:szCs w:val="22"/>
        </w:rPr>
        <w:t>정년퇴직자를</w:t>
      </w:r>
      <w:r w:rsidRPr="00CB2B3F">
        <w:rPr>
          <w:bCs/>
          <w:kern w:val="0"/>
          <w:szCs w:val="22"/>
        </w:rPr>
        <w:t xml:space="preserve"> </w:t>
      </w:r>
      <w:proofErr w:type="spellStart"/>
      <w:r w:rsidRPr="00CB2B3F">
        <w:rPr>
          <w:bCs/>
          <w:kern w:val="0"/>
          <w:szCs w:val="22"/>
        </w:rPr>
        <w:t>재고용할</w:t>
      </w:r>
      <w:proofErr w:type="spellEnd"/>
      <w:r w:rsidRPr="00CB2B3F">
        <w:rPr>
          <w:bCs/>
          <w:kern w:val="0"/>
          <w:szCs w:val="22"/>
        </w:rPr>
        <w:t xml:space="preserve"> </w:t>
      </w:r>
      <w:r w:rsidRPr="00CB2B3F">
        <w:rPr>
          <w:bCs/>
          <w:kern w:val="0"/>
          <w:szCs w:val="22"/>
        </w:rPr>
        <w:t>때</w:t>
      </w:r>
      <w:r w:rsidRPr="00CB2B3F">
        <w:rPr>
          <w:bCs/>
          <w:kern w:val="0"/>
          <w:szCs w:val="22"/>
        </w:rPr>
        <w:t xml:space="preserve"> </w:t>
      </w:r>
      <w:r w:rsidRPr="00CB2B3F">
        <w:rPr>
          <w:bCs/>
          <w:kern w:val="0"/>
          <w:szCs w:val="22"/>
        </w:rPr>
        <w:t>당사자</w:t>
      </w:r>
      <w:r w:rsidRPr="00CB2B3F">
        <w:rPr>
          <w:bCs/>
          <w:kern w:val="0"/>
          <w:szCs w:val="22"/>
        </w:rPr>
        <w:t xml:space="preserve"> </w:t>
      </w:r>
      <w:r w:rsidRPr="00CB2B3F">
        <w:rPr>
          <w:bCs/>
          <w:kern w:val="0"/>
          <w:szCs w:val="22"/>
        </w:rPr>
        <w:t>간의</w:t>
      </w:r>
      <w:r w:rsidRPr="00CB2B3F">
        <w:rPr>
          <w:bCs/>
          <w:kern w:val="0"/>
          <w:szCs w:val="22"/>
        </w:rPr>
        <w:t xml:space="preserve"> </w:t>
      </w:r>
      <w:r w:rsidRPr="00CB2B3F">
        <w:rPr>
          <w:bCs/>
          <w:kern w:val="0"/>
          <w:szCs w:val="22"/>
        </w:rPr>
        <w:t>합의에</w:t>
      </w:r>
      <w:r w:rsidRPr="00CB2B3F">
        <w:rPr>
          <w:bCs/>
          <w:kern w:val="0"/>
          <w:szCs w:val="22"/>
        </w:rPr>
        <w:t xml:space="preserve"> </w:t>
      </w:r>
      <w:r w:rsidRPr="00CB2B3F">
        <w:rPr>
          <w:bCs/>
          <w:kern w:val="0"/>
          <w:szCs w:val="22"/>
        </w:rPr>
        <w:t>의하여</w:t>
      </w:r>
      <w:r w:rsidRPr="00CB2B3F">
        <w:rPr>
          <w:bCs/>
          <w:kern w:val="0"/>
          <w:szCs w:val="22"/>
        </w:rPr>
        <w:t xml:space="preserve"> </w:t>
      </w:r>
      <w:r w:rsidRPr="00CB2B3F">
        <w:rPr>
          <w:bCs/>
          <w:kern w:val="0"/>
          <w:szCs w:val="22"/>
        </w:rPr>
        <w:t>퇴직금과</w:t>
      </w:r>
      <w:r w:rsidRPr="00CB2B3F">
        <w:rPr>
          <w:bCs/>
          <w:kern w:val="0"/>
          <w:szCs w:val="22"/>
        </w:rPr>
        <w:t xml:space="preserve"> </w:t>
      </w:r>
      <w:r w:rsidRPr="00CB2B3F">
        <w:rPr>
          <w:bCs/>
          <w:kern w:val="0"/>
          <w:szCs w:val="22"/>
        </w:rPr>
        <w:t>연차휴가일수</w:t>
      </w:r>
      <w:r w:rsidRPr="00CB2B3F">
        <w:rPr>
          <w:bCs/>
          <w:kern w:val="0"/>
          <w:szCs w:val="22"/>
        </w:rPr>
        <w:t xml:space="preserve"> </w:t>
      </w:r>
      <w:r w:rsidRPr="00CB2B3F">
        <w:rPr>
          <w:bCs/>
          <w:kern w:val="0"/>
          <w:szCs w:val="22"/>
        </w:rPr>
        <w:t>계산을</w:t>
      </w:r>
      <w:r w:rsidRPr="00CB2B3F">
        <w:rPr>
          <w:bCs/>
          <w:kern w:val="0"/>
          <w:szCs w:val="22"/>
        </w:rPr>
        <w:t xml:space="preserve"> </w:t>
      </w:r>
      <w:r w:rsidRPr="00CB2B3F">
        <w:rPr>
          <w:bCs/>
          <w:kern w:val="0"/>
          <w:szCs w:val="22"/>
        </w:rPr>
        <w:t>위한</w:t>
      </w:r>
      <w:r w:rsidRPr="00CB2B3F">
        <w:rPr>
          <w:bCs/>
          <w:kern w:val="0"/>
          <w:szCs w:val="22"/>
        </w:rPr>
        <w:t xml:space="preserve"> </w:t>
      </w:r>
      <w:r w:rsidRPr="00CB2B3F">
        <w:rPr>
          <w:bCs/>
          <w:kern w:val="0"/>
          <w:szCs w:val="22"/>
        </w:rPr>
        <w:t>계속근로기간을</w:t>
      </w:r>
      <w:r w:rsidRPr="00CB2B3F">
        <w:rPr>
          <w:bCs/>
          <w:kern w:val="0"/>
          <w:szCs w:val="22"/>
        </w:rPr>
        <w:t xml:space="preserve"> </w:t>
      </w:r>
      <w:r w:rsidRPr="00CB2B3F">
        <w:rPr>
          <w:bCs/>
          <w:kern w:val="0"/>
          <w:szCs w:val="22"/>
        </w:rPr>
        <w:t>산정할</w:t>
      </w:r>
      <w:r w:rsidRPr="00CB2B3F">
        <w:rPr>
          <w:bCs/>
          <w:kern w:val="0"/>
          <w:szCs w:val="22"/>
        </w:rPr>
        <w:t xml:space="preserve"> </w:t>
      </w:r>
      <w:r w:rsidRPr="00CB2B3F">
        <w:rPr>
          <w:bCs/>
          <w:kern w:val="0"/>
          <w:szCs w:val="22"/>
        </w:rPr>
        <w:t>때</w:t>
      </w:r>
      <w:r w:rsidRPr="00CB2B3F">
        <w:rPr>
          <w:bCs/>
          <w:kern w:val="0"/>
          <w:szCs w:val="22"/>
        </w:rPr>
        <w:t xml:space="preserve"> </w:t>
      </w:r>
      <w:r w:rsidRPr="00CB2B3F">
        <w:rPr>
          <w:bCs/>
          <w:kern w:val="0"/>
          <w:szCs w:val="22"/>
        </w:rPr>
        <w:t>종전의</w:t>
      </w:r>
      <w:r w:rsidRPr="00CB2B3F">
        <w:rPr>
          <w:bCs/>
          <w:kern w:val="0"/>
          <w:szCs w:val="22"/>
        </w:rPr>
        <w:t xml:space="preserve"> </w:t>
      </w:r>
      <w:r w:rsidRPr="00CB2B3F">
        <w:rPr>
          <w:bCs/>
          <w:kern w:val="0"/>
          <w:szCs w:val="22"/>
        </w:rPr>
        <w:t>근로기간을</w:t>
      </w:r>
      <w:r w:rsidRPr="00CB2B3F">
        <w:rPr>
          <w:bCs/>
          <w:kern w:val="0"/>
          <w:szCs w:val="22"/>
        </w:rPr>
        <w:t xml:space="preserve"> </w:t>
      </w:r>
      <w:r w:rsidRPr="00CB2B3F">
        <w:rPr>
          <w:bCs/>
          <w:kern w:val="0"/>
          <w:szCs w:val="22"/>
        </w:rPr>
        <w:t>제외할</w:t>
      </w:r>
      <w:r w:rsidRPr="00CB2B3F">
        <w:rPr>
          <w:bCs/>
          <w:kern w:val="0"/>
          <w:szCs w:val="22"/>
        </w:rPr>
        <w:t xml:space="preserve"> </w:t>
      </w:r>
      <w:r w:rsidRPr="00CB2B3F">
        <w:rPr>
          <w:bCs/>
          <w:kern w:val="0"/>
          <w:szCs w:val="22"/>
        </w:rPr>
        <w:t>수</w:t>
      </w:r>
      <w:r w:rsidRPr="00CB2B3F">
        <w:rPr>
          <w:bCs/>
          <w:kern w:val="0"/>
          <w:szCs w:val="22"/>
        </w:rPr>
        <w:t xml:space="preserve"> </w:t>
      </w:r>
      <w:r w:rsidRPr="00CB2B3F">
        <w:rPr>
          <w:bCs/>
          <w:kern w:val="0"/>
          <w:szCs w:val="22"/>
        </w:rPr>
        <w:t>있으며</w:t>
      </w:r>
      <w:r w:rsidRPr="00CB2B3F">
        <w:rPr>
          <w:bCs/>
          <w:kern w:val="0"/>
          <w:szCs w:val="22"/>
        </w:rPr>
        <w:t xml:space="preserve"> </w:t>
      </w:r>
      <w:r w:rsidRPr="00CB2B3F">
        <w:rPr>
          <w:bCs/>
          <w:kern w:val="0"/>
          <w:szCs w:val="22"/>
        </w:rPr>
        <w:t>임금의</w:t>
      </w:r>
      <w:r w:rsidRPr="00CB2B3F">
        <w:rPr>
          <w:bCs/>
          <w:kern w:val="0"/>
          <w:szCs w:val="22"/>
        </w:rPr>
        <w:t xml:space="preserve"> </w:t>
      </w:r>
      <w:r w:rsidRPr="00CB2B3F">
        <w:rPr>
          <w:bCs/>
          <w:kern w:val="0"/>
          <w:szCs w:val="22"/>
        </w:rPr>
        <w:t>결정을</w:t>
      </w:r>
      <w:r w:rsidRPr="00CB2B3F">
        <w:rPr>
          <w:bCs/>
          <w:kern w:val="0"/>
          <w:szCs w:val="22"/>
        </w:rPr>
        <w:t xml:space="preserve"> </w:t>
      </w:r>
      <w:r w:rsidRPr="00CB2B3F">
        <w:rPr>
          <w:bCs/>
          <w:kern w:val="0"/>
          <w:szCs w:val="22"/>
        </w:rPr>
        <w:t>종전과</w:t>
      </w:r>
      <w:r w:rsidRPr="00CB2B3F">
        <w:rPr>
          <w:bCs/>
          <w:kern w:val="0"/>
          <w:szCs w:val="22"/>
        </w:rPr>
        <w:t xml:space="preserve"> </w:t>
      </w:r>
      <w:r w:rsidRPr="00CB2B3F">
        <w:rPr>
          <w:bCs/>
          <w:kern w:val="0"/>
          <w:szCs w:val="22"/>
        </w:rPr>
        <w:t>달리할</w:t>
      </w:r>
      <w:r w:rsidRPr="00CB2B3F">
        <w:rPr>
          <w:bCs/>
          <w:kern w:val="0"/>
          <w:szCs w:val="22"/>
        </w:rPr>
        <w:t xml:space="preserve"> </w:t>
      </w:r>
      <w:r w:rsidRPr="00CB2B3F">
        <w:rPr>
          <w:bCs/>
          <w:kern w:val="0"/>
          <w:szCs w:val="22"/>
        </w:rPr>
        <w:t>수</w:t>
      </w:r>
      <w:r w:rsidRPr="00CB2B3F">
        <w:rPr>
          <w:bCs/>
          <w:kern w:val="0"/>
          <w:szCs w:val="22"/>
        </w:rPr>
        <w:t xml:space="preserve"> </w:t>
      </w:r>
      <w:r w:rsidRPr="00CB2B3F">
        <w:rPr>
          <w:bCs/>
          <w:kern w:val="0"/>
          <w:szCs w:val="22"/>
        </w:rPr>
        <w:t>있</w:t>
      </w:r>
      <w:r w:rsidRPr="00F959C8">
        <w:rPr>
          <w:bCs/>
          <w:kern w:val="0"/>
          <w:szCs w:val="22"/>
        </w:rPr>
        <w:t>음</w:t>
      </w:r>
      <w:r w:rsidRPr="00F959C8">
        <w:rPr>
          <w:bCs/>
          <w:kern w:val="0"/>
          <w:szCs w:val="22"/>
        </w:rPr>
        <w:t xml:space="preserve">. </w:t>
      </w:r>
      <w:r w:rsidRPr="00F959C8">
        <w:rPr>
          <w:bCs/>
          <w:kern w:val="0"/>
          <w:szCs w:val="22"/>
        </w:rPr>
        <w:t>대상회사</w:t>
      </w:r>
      <w:r w:rsidRPr="00F959C8">
        <w:rPr>
          <w:rFonts w:hint="eastAsia"/>
          <w:bCs/>
          <w:kern w:val="0"/>
          <w:szCs w:val="22"/>
        </w:rPr>
        <w:t>의</w:t>
      </w:r>
      <w:r w:rsidRPr="00F959C8">
        <w:rPr>
          <w:rFonts w:hint="eastAsia"/>
          <w:bCs/>
          <w:kern w:val="0"/>
          <w:szCs w:val="22"/>
        </w:rPr>
        <w:t xml:space="preserve"> </w:t>
      </w:r>
      <w:r w:rsidRPr="00F959C8">
        <w:rPr>
          <w:rFonts w:hint="eastAsia"/>
          <w:bCs/>
          <w:kern w:val="0"/>
          <w:szCs w:val="22"/>
        </w:rPr>
        <w:t>비정규직</w:t>
      </w:r>
      <w:r w:rsidRPr="00F959C8">
        <w:rPr>
          <w:rFonts w:hint="eastAsia"/>
          <w:bCs/>
          <w:kern w:val="0"/>
          <w:szCs w:val="22"/>
        </w:rPr>
        <w:t xml:space="preserve"> </w:t>
      </w:r>
      <w:r w:rsidRPr="00F959C8">
        <w:rPr>
          <w:rFonts w:hint="eastAsia"/>
          <w:bCs/>
          <w:kern w:val="0"/>
          <w:szCs w:val="22"/>
        </w:rPr>
        <w:t>중</w:t>
      </w:r>
      <w:r w:rsidRPr="00F959C8">
        <w:rPr>
          <w:bCs/>
          <w:kern w:val="0"/>
          <w:szCs w:val="22"/>
        </w:rPr>
        <w:t>에는</w:t>
      </w:r>
      <w:r w:rsidRPr="00F959C8">
        <w:rPr>
          <w:bCs/>
          <w:kern w:val="0"/>
          <w:szCs w:val="22"/>
        </w:rPr>
        <w:t xml:space="preserve"> </w:t>
      </w:r>
      <w:r w:rsidRPr="00F959C8">
        <w:rPr>
          <w:bCs/>
          <w:kern w:val="0"/>
          <w:szCs w:val="22"/>
        </w:rPr>
        <w:t>정년을</w:t>
      </w:r>
      <w:r w:rsidRPr="00F959C8">
        <w:rPr>
          <w:bCs/>
          <w:kern w:val="0"/>
          <w:szCs w:val="22"/>
        </w:rPr>
        <w:t xml:space="preserve"> </w:t>
      </w:r>
      <w:proofErr w:type="spellStart"/>
      <w:r w:rsidRPr="00F959C8">
        <w:rPr>
          <w:bCs/>
          <w:kern w:val="0"/>
          <w:szCs w:val="22"/>
        </w:rPr>
        <w:t>도과한</w:t>
      </w:r>
      <w:proofErr w:type="spellEnd"/>
      <w:r w:rsidRPr="00F959C8">
        <w:rPr>
          <w:bCs/>
          <w:kern w:val="0"/>
          <w:szCs w:val="22"/>
        </w:rPr>
        <w:t xml:space="preserve"> </w:t>
      </w:r>
      <w:r w:rsidRPr="00F959C8">
        <w:rPr>
          <w:rFonts w:hint="eastAsia"/>
          <w:bCs/>
          <w:kern w:val="0"/>
          <w:szCs w:val="22"/>
        </w:rPr>
        <w:t>기간제</w:t>
      </w:r>
      <w:r w:rsidRPr="00F959C8">
        <w:rPr>
          <w:rFonts w:hint="eastAsia"/>
          <w:bCs/>
          <w:kern w:val="0"/>
          <w:szCs w:val="22"/>
        </w:rPr>
        <w:t xml:space="preserve"> </w:t>
      </w:r>
      <w:r w:rsidRPr="00F959C8">
        <w:rPr>
          <w:rFonts w:hint="eastAsia"/>
          <w:bCs/>
          <w:kern w:val="0"/>
          <w:szCs w:val="22"/>
        </w:rPr>
        <w:t>근로자</w:t>
      </w:r>
      <w:r w:rsidRPr="00F959C8">
        <w:rPr>
          <w:bCs/>
          <w:kern w:val="0"/>
          <w:szCs w:val="22"/>
        </w:rPr>
        <w:t xml:space="preserve"> </w:t>
      </w:r>
      <w:r w:rsidRPr="00F959C8">
        <w:rPr>
          <w:bCs/>
          <w:kern w:val="0"/>
          <w:szCs w:val="22"/>
        </w:rPr>
        <w:t>이외에도</w:t>
      </w:r>
      <w:r w:rsidRPr="00F959C8">
        <w:rPr>
          <w:bCs/>
          <w:kern w:val="0"/>
          <w:szCs w:val="22"/>
        </w:rPr>
        <w:t xml:space="preserve"> </w:t>
      </w:r>
      <w:r w:rsidRPr="00F959C8">
        <w:rPr>
          <w:bCs/>
          <w:kern w:val="0"/>
          <w:szCs w:val="22"/>
        </w:rPr>
        <w:t>정규직과</w:t>
      </w:r>
      <w:r w:rsidRPr="00F959C8">
        <w:rPr>
          <w:bCs/>
          <w:kern w:val="0"/>
          <w:szCs w:val="22"/>
        </w:rPr>
        <w:t xml:space="preserve"> </w:t>
      </w:r>
      <w:r w:rsidRPr="00F959C8">
        <w:rPr>
          <w:bCs/>
          <w:kern w:val="0"/>
          <w:szCs w:val="22"/>
        </w:rPr>
        <w:t>동일하거나</w:t>
      </w:r>
      <w:r w:rsidRPr="00CB2B3F">
        <w:rPr>
          <w:bCs/>
          <w:kern w:val="0"/>
          <w:szCs w:val="22"/>
        </w:rPr>
        <w:t xml:space="preserve"> </w:t>
      </w:r>
      <w:r w:rsidRPr="00CB2B3F">
        <w:rPr>
          <w:bCs/>
          <w:kern w:val="0"/>
          <w:szCs w:val="22"/>
        </w:rPr>
        <w:t>유사한</w:t>
      </w:r>
      <w:r w:rsidRPr="00CB2B3F">
        <w:rPr>
          <w:bCs/>
          <w:kern w:val="0"/>
          <w:szCs w:val="22"/>
        </w:rPr>
        <w:t xml:space="preserve"> </w:t>
      </w:r>
      <w:r>
        <w:rPr>
          <w:rFonts w:hint="eastAsia"/>
          <w:bCs/>
          <w:kern w:val="0"/>
          <w:szCs w:val="22"/>
        </w:rPr>
        <w:t>생산보조</w:t>
      </w:r>
      <w:r>
        <w:rPr>
          <w:rFonts w:hint="eastAsia"/>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수행하면서</w:t>
      </w:r>
      <w:r w:rsidRPr="00CB2B3F">
        <w:rPr>
          <w:bCs/>
          <w:kern w:val="0"/>
          <w:szCs w:val="22"/>
        </w:rPr>
        <w:t xml:space="preserve"> </w:t>
      </w:r>
      <w:r w:rsidRPr="00CB2B3F">
        <w:rPr>
          <w:bCs/>
          <w:kern w:val="0"/>
          <w:szCs w:val="22"/>
        </w:rPr>
        <w:t>정규직에</w:t>
      </w:r>
      <w:r w:rsidRPr="00CB2B3F">
        <w:rPr>
          <w:bCs/>
          <w:kern w:val="0"/>
          <w:szCs w:val="22"/>
        </w:rPr>
        <w:t xml:space="preserve"> </w:t>
      </w:r>
      <w:r w:rsidRPr="00CB2B3F">
        <w:rPr>
          <w:bCs/>
          <w:kern w:val="0"/>
          <w:szCs w:val="22"/>
        </w:rPr>
        <w:t>비하여</w:t>
      </w:r>
      <w:r w:rsidRPr="00CB2B3F">
        <w:rPr>
          <w:bCs/>
          <w:kern w:val="0"/>
          <w:szCs w:val="22"/>
        </w:rPr>
        <w:t xml:space="preserve"> </w:t>
      </w:r>
      <w:r w:rsidRPr="00CB2B3F">
        <w:rPr>
          <w:bCs/>
          <w:kern w:val="0"/>
          <w:szCs w:val="22"/>
        </w:rPr>
        <w:t>낮은</w:t>
      </w:r>
      <w:r w:rsidRPr="00CB2B3F">
        <w:rPr>
          <w:bCs/>
          <w:kern w:val="0"/>
          <w:szCs w:val="22"/>
        </w:rPr>
        <w:t xml:space="preserve"> </w:t>
      </w:r>
      <w:r w:rsidRPr="00CB2B3F">
        <w:rPr>
          <w:bCs/>
          <w:kern w:val="0"/>
          <w:szCs w:val="22"/>
        </w:rPr>
        <w:t>근로조건을</w:t>
      </w:r>
      <w:r w:rsidRPr="00CB2B3F">
        <w:rPr>
          <w:bCs/>
          <w:kern w:val="0"/>
          <w:szCs w:val="22"/>
        </w:rPr>
        <w:t xml:space="preserve"> </w:t>
      </w:r>
      <w:r w:rsidRPr="00CB2B3F">
        <w:rPr>
          <w:bCs/>
          <w:kern w:val="0"/>
          <w:szCs w:val="22"/>
        </w:rPr>
        <w:t>적용</w:t>
      </w:r>
      <w:r w:rsidRPr="00CB2B3F">
        <w:rPr>
          <w:bCs/>
          <w:kern w:val="0"/>
          <w:szCs w:val="22"/>
        </w:rPr>
        <w:t xml:space="preserve"> </w:t>
      </w:r>
      <w:r w:rsidRPr="00CB2B3F">
        <w:rPr>
          <w:bCs/>
          <w:kern w:val="0"/>
          <w:szCs w:val="22"/>
        </w:rPr>
        <w:t>받는</w:t>
      </w:r>
      <w:r w:rsidRPr="00CB2B3F">
        <w:rPr>
          <w:bCs/>
          <w:kern w:val="0"/>
          <w:szCs w:val="22"/>
        </w:rPr>
        <w:t xml:space="preserve"> </w:t>
      </w:r>
      <w:r>
        <w:rPr>
          <w:rFonts w:hint="eastAsia"/>
          <w:bCs/>
          <w:kern w:val="0"/>
          <w:szCs w:val="22"/>
        </w:rPr>
        <w:t>파견근로자들이</w:t>
      </w:r>
      <w:r w:rsidRPr="00CB2B3F">
        <w:rPr>
          <w:bCs/>
          <w:kern w:val="0"/>
          <w:szCs w:val="22"/>
        </w:rPr>
        <w:t xml:space="preserve"> </w:t>
      </w:r>
      <w:r w:rsidRPr="00CB2B3F">
        <w:rPr>
          <w:bCs/>
          <w:kern w:val="0"/>
          <w:szCs w:val="22"/>
        </w:rPr>
        <w:t>존재함</w:t>
      </w:r>
      <w:r w:rsidRPr="00CB2B3F">
        <w:rPr>
          <w:bCs/>
          <w:kern w:val="0"/>
          <w:szCs w:val="22"/>
        </w:rPr>
        <w:t xml:space="preserve">. </w:t>
      </w:r>
      <w:r w:rsidRPr="00CB2B3F">
        <w:rPr>
          <w:bCs/>
          <w:kern w:val="0"/>
          <w:szCs w:val="22"/>
        </w:rPr>
        <w:t>이에</w:t>
      </w:r>
      <w:r w:rsidRPr="00CB2B3F">
        <w:rPr>
          <w:bCs/>
          <w:kern w:val="0"/>
          <w:szCs w:val="22"/>
        </w:rPr>
        <w:t xml:space="preserve"> </w:t>
      </w:r>
      <w:r w:rsidRPr="00CB2B3F">
        <w:rPr>
          <w:bCs/>
          <w:kern w:val="0"/>
          <w:szCs w:val="22"/>
        </w:rPr>
        <w:t>만약</w:t>
      </w:r>
      <w:r w:rsidRPr="00CB2B3F">
        <w:rPr>
          <w:bCs/>
          <w:kern w:val="0"/>
          <w:szCs w:val="22"/>
        </w:rPr>
        <w:t xml:space="preserve"> </w:t>
      </w:r>
      <w:r w:rsidRPr="00CB2B3F">
        <w:rPr>
          <w:bCs/>
          <w:kern w:val="0"/>
          <w:szCs w:val="22"/>
        </w:rPr>
        <w:t>해당</w:t>
      </w:r>
      <w:r w:rsidRPr="00CB2B3F">
        <w:rPr>
          <w:bCs/>
          <w:kern w:val="0"/>
          <w:szCs w:val="22"/>
        </w:rPr>
        <w:t xml:space="preserve"> </w:t>
      </w:r>
      <w:r w:rsidRPr="00CB2B3F">
        <w:rPr>
          <w:bCs/>
          <w:kern w:val="0"/>
          <w:szCs w:val="22"/>
        </w:rPr>
        <w:t>비정규직들이</w:t>
      </w:r>
      <w:r w:rsidRPr="00CB2B3F">
        <w:rPr>
          <w:bCs/>
          <w:kern w:val="0"/>
          <w:szCs w:val="22"/>
        </w:rPr>
        <w:t xml:space="preserve"> </w:t>
      </w:r>
      <w:r w:rsidRPr="00CB2B3F">
        <w:rPr>
          <w:bCs/>
          <w:kern w:val="0"/>
          <w:szCs w:val="22"/>
        </w:rPr>
        <w:t>노동위원회에</w:t>
      </w:r>
      <w:r w:rsidRPr="00CB2B3F">
        <w:rPr>
          <w:bCs/>
          <w:kern w:val="0"/>
          <w:szCs w:val="22"/>
        </w:rPr>
        <w:t xml:space="preserve"> </w:t>
      </w:r>
      <w:r w:rsidRPr="00CB2B3F">
        <w:rPr>
          <w:bCs/>
          <w:kern w:val="0"/>
          <w:szCs w:val="22"/>
        </w:rPr>
        <w:t>차별시정</w:t>
      </w:r>
      <w:r w:rsidRPr="00CB2B3F">
        <w:rPr>
          <w:bCs/>
          <w:kern w:val="0"/>
          <w:szCs w:val="22"/>
        </w:rPr>
        <w:t xml:space="preserve"> </w:t>
      </w:r>
      <w:r w:rsidRPr="00CB2B3F">
        <w:rPr>
          <w:bCs/>
          <w:kern w:val="0"/>
          <w:szCs w:val="22"/>
        </w:rPr>
        <w:t>신청을</w:t>
      </w:r>
      <w:r w:rsidRPr="00CB2B3F">
        <w:rPr>
          <w:bCs/>
          <w:kern w:val="0"/>
          <w:szCs w:val="22"/>
        </w:rPr>
        <w:t xml:space="preserve"> </w:t>
      </w:r>
      <w:r w:rsidRPr="00CB2B3F">
        <w:rPr>
          <w:bCs/>
          <w:kern w:val="0"/>
          <w:szCs w:val="22"/>
        </w:rPr>
        <w:t>하는</w:t>
      </w:r>
      <w:r w:rsidRPr="00CB2B3F">
        <w:rPr>
          <w:bCs/>
          <w:kern w:val="0"/>
          <w:szCs w:val="22"/>
        </w:rPr>
        <w:t xml:space="preserve"> </w:t>
      </w:r>
      <w:r w:rsidRPr="00CB2B3F">
        <w:rPr>
          <w:bCs/>
          <w:kern w:val="0"/>
          <w:szCs w:val="22"/>
        </w:rPr>
        <w:t>경우</w:t>
      </w:r>
      <w:r w:rsidRPr="00CB2B3F">
        <w:rPr>
          <w:bCs/>
          <w:kern w:val="0"/>
          <w:szCs w:val="22"/>
        </w:rPr>
        <w:t xml:space="preserve"> </w:t>
      </w:r>
      <w:r w:rsidRPr="00CB2B3F">
        <w:rPr>
          <w:bCs/>
          <w:kern w:val="0"/>
          <w:szCs w:val="22"/>
        </w:rPr>
        <w:t>대상회사는</w:t>
      </w:r>
      <w:r w:rsidRPr="00CB2B3F">
        <w:rPr>
          <w:bCs/>
          <w:kern w:val="0"/>
          <w:szCs w:val="22"/>
        </w:rPr>
        <w:t xml:space="preserve"> </w:t>
      </w:r>
      <w:r w:rsidRPr="00CB2B3F">
        <w:rPr>
          <w:bCs/>
          <w:kern w:val="0"/>
          <w:szCs w:val="22"/>
        </w:rPr>
        <w:t>노동위원회로부터</w:t>
      </w:r>
      <w:r w:rsidRPr="00CB2B3F">
        <w:rPr>
          <w:bCs/>
          <w:kern w:val="0"/>
          <w:szCs w:val="22"/>
        </w:rPr>
        <w:t xml:space="preserve"> </w:t>
      </w:r>
      <w:r w:rsidRPr="00CB2B3F">
        <w:rPr>
          <w:bCs/>
          <w:kern w:val="0"/>
          <w:szCs w:val="22"/>
        </w:rPr>
        <w:t>최대</w:t>
      </w:r>
      <w:r w:rsidRPr="00CB2B3F">
        <w:rPr>
          <w:bCs/>
          <w:kern w:val="0"/>
          <w:szCs w:val="22"/>
        </w:rPr>
        <w:t xml:space="preserve"> </w:t>
      </w:r>
      <w:r w:rsidRPr="00CB2B3F">
        <w:rPr>
          <w:bCs/>
          <w:kern w:val="0"/>
          <w:szCs w:val="22"/>
        </w:rPr>
        <w:t>최근</w:t>
      </w:r>
      <w:r w:rsidRPr="00CB2B3F">
        <w:rPr>
          <w:bCs/>
          <w:kern w:val="0"/>
          <w:szCs w:val="22"/>
        </w:rPr>
        <w:t xml:space="preserve"> 3</w:t>
      </w:r>
      <w:r w:rsidRPr="00CB2B3F">
        <w:rPr>
          <w:bCs/>
          <w:kern w:val="0"/>
          <w:szCs w:val="22"/>
        </w:rPr>
        <w:t>년간</w:t>
      </w:r>
      <w:r w:rsidRPr="00CB2B3F">
        <w:rPr>
          <w:bCs/>
          <w:kern w:val="0"/>
          <w:szCs w:val="22"/>
        </w:rPr>
        <w:t xml:space="preserve"> </w:t>
      </w:r>
      <w:r w:rsidRPr="00CB2B3F">
        <w:rPr>
          <w:bCs/>
          <w:kern w:val="0"/>
          <w:szCs w:val="22"/>
        </w:rPr>
        <w:t>정규직과의</w:t>
      </w:r>
      <w:r w:rsidRPr="00CB2B3F">
        <w:rPr>
          <w:bCs/>
          <w:kern w:val="0"/>
          <w:szCs w:val="22"/>
        </w:rPr>
        <w:t xml:space="preserve"> </w:t>
      </w:r>
      <w:r w:rsidRPr="00CB2B3F">
        <w:rPr>
          <w:bCs/>
          <w:kern w:val="0"/>
          <w:szCs w:val="22"/>
        </w:rPr>
        <w:t>근로조건</w:t>
      </w:r>
      <w:r w:rsidRPr="00CB2B3F">
        <w:rPr>
          <w:bCs/>
          <w:kern w:val="0"/>
          <w:szCs w:val="22"/>
        </w:rPr>
        <w:t xml:space="preserve"> </w:t>
      </w:r>
      <w:r w:rsidRPr="00CB2B3F">
        <w:rPr>
          <w:bCs/>
          <w:kern w:val="0"/>
          <w:szCs w:val="22"/>
        </w:rPr>
        <w:t>차이에</w:t>
      </w:r>
      <w:r w:rsidRPr="00CB2B3F">
        <w:rPr>
          <w:bCs/>
          <w:kern w:val="0"/>
          <w:szCs w:val="22"/>
        </w:rPr>
        <w:t xml:space="preserve"> </w:t>
      </w:r>
      <w:r w:rsidRPr="00CB2B3F">
        <w:rPr>
          <w:bCs/>
          <w:kern w:val="0"/>
          <w:szCs w:val="22"/>
        </w:rPr>
        <w:t>따라</w:t>
      </w:r>
      <w:r w:rsidRPr="00CB2B3F">
        <w:rPr>
          <w:bCs/>
          <w:kern w:val="0"/>
          <w:szCs w:val="22"/>
        </w:rPr>
        <w:t xml:space="preserve"> </w:t>
      </w:r>
      <w:r w:rsidRPr="00CB2B3F">
        <w:rPr>
          <w:bCs/>
          <w:kern w:val="0"/>
          <w:szCs w:val="22"/>
        </w:rPr>
        <w:t>비정규직에게</w:t>
      </w:r>
      <w:r w:rsidRPr="00CB2B3F">
        <w:rPr>
          <w:bCs/>
          <w:kern w:val="0"/>
          <w:szCs w:val="22"/>
        </w:rPr>
        <w:t xml:space="preserve"> </w:t>
      </w:r>
      <w:r w:rsidRPr="00CB2B3F">
        <w:rPr>
          <w:bCs/>
          <w:kern w:val="0"/>
          <w:szCs w:val="22"/>
        </w:rPr>
        <w:t>발생한</w:t>
      </w:r>
      <w:r w:rsidRPr="00CB2B3F">
        <w:rPr>
          <w:bCs/>
          <w:kern w:val="0"/>
          <w:szCs w:val="22"/>
        </w:rPr>
        <w:t xml:space="preserve"> </w:t>
      </w:r>
      <w:r w:rsidRPr="007639BE">
        <w:rPr>
          <w:bCs/>
          <w:kern w:val="0"/>
          <w:szCs w:val="22"/>
          <w:u w:val="single"/>
        </w:rPr>
        <w:t>손해액의</w:t>
      </w:r>
      <w:r w:rsidRPr="007639BE">
        <w:rPr>
          <w:bCs/>
          <w:kern w:val="0"/>
          <w:szCs w:val="22"/>
          <w:u w:val="single"/>
        </w:rPr>
        <w:t xml:space="preserve"> 3</w:t>
      </w:r>
      <w:r w:rsidRPr="007639BE">
        <w:rPr>
          <w:bCs/>
          <w:kern w:val="0"/>
          <w:szCs w:val="22"/>
          <w:u w:val="single"/>
        </w:rPr>
        <w:t>배에</w:t>
      </w:r>
      <w:r w:rsidRPr="007639BE">
        <w:rPr>
          <w:bCs/>
          <w:kern w:val="0"/>
          <w:szCs w:val="22"/>
          <w:u w:val="single"/>
        </w:rPr>
        <w:t xml:space="preserve"> </w:t>
      </w:r>
      <w:r w:rsidRPr="007639BE">
        <w:rPr>
          <w:bCs/>
          <w:kern w:val="0"/>
          <w:szCs w:val="22"/>
          <w:u w:val="single"/>
        </w:rPr>
        <w:t>해당하는</w:t>
      </w:r>
      <w:r w:rsidRPr="007639BE">
        <w:rPr>
          <w:bCs/>
          <w:kern w:val="0"/>
          <w:szCs w:val="22"/>
          <w:u w:val="single"/>
        </w:rPr>
        <w:t xml:space="preserve"> </w:t>
      </w:r>
      <w:r w:rsidRPr="007639BE">
        <w:rPr>
          <w:bCs/>
          <w:kern w:val="0"/>
          <w:szCs w:val="22"/>
          <w:u w:val="single"/>
        </w:rPr>
        <w:t>액수에</w:t>
      </w:r>
      <w:r w:rsidRPr="007639BE">
        <w:rPr>
          <w:bCs/>
          <w:kern w:val="0"/>
          <w:szCs w:val="22"/>
          <w:u w:val="single"/>
        </w:rPr>
        <w:t xml:space="preserve"> </w:t>
      </w:r>
      <w:r w:rsidRPr="007639BE">
        <w:rPr>
          <w:bCs/>
          <w:kern w:val="0"/>
          <w:szCs w:val="22"/>
          <w:u w:val="single"/>
        </w:rPr>
        <w:t>대한</w:t>
      </w:r>
      <w:r w:rsidRPr="007639BE">
        <w:rPr>
          <w:bCs/>
          <w:kern w:val="0"/>
          <w:szCs w:val="22"/>
          <w:u w:val="single"/>
        </w:rPr>
        <w:t xml:space="preserve"> </w:t>
      </w:r>
      <w:r w:rsidRPr="007639BE">
        <w:rPr>
          <w:bCs/>
          <w:kern w:val="0"/>
          <w:szCs w:val="22"/>
          <w:u w:val="single"/>
        </w:rPr>
        <w:t>배상</w:t>
      </w:r>
      <w:r w:rsidRPr="007639BE">
        <w:rPr>
          <w:bCs/>
          <w:kern w:val="0"/>
          <w:szCs w:val="22"/>
          <w:u w:val="single"/>
        </w:rPr>
        <w:t xml:space="preserve"> </w:t>
      </w:r>
      <w:r w:rsidRPr="007639BE">
        <w:rPr>
          <w:bCs/>
          <w:kern w:val="0"/>
          <w:szCs w:val="22"/>
          <w:u w:val="single"/>
        </w:rPr>
        <w:t>명령을</w:t>
      </w:r>
      <w:r w:rsidRPr="007639BE">
        <w:rPr>
          <w:bCs/>
          <w:kern w:val="0"/>
          <w:szCs w:val="22"/>
          <w:u w:val="single"/>
        </w:rPr>
        <w:t xml:space="preserve"> </w:t>
      </w:r>
      <w:r w:rsidRPr="007639BE">
        <w:rPr>
          <w:bCs/>
          <w:kern w:val="0"/>
          <w:szCs w:val="22"/>
          <w:u w:val="single"/>
        </w:rPr>
        <w:t>받을</w:t>
      </w:r>
      <w:r w:rsidRPr="007639BE">
        <w:rPr>
          <w:bCs/>
          <w:kern w:val="0"/>
          <w:szCs w:val="22"/>
          <w:u w:val="single"/>
        </w:rPr>
        <w:t xml:space="preserve"> </w:t>
      </w:r>
      <w:r w:rsidRPr="007639BE">
        <w:rPr>
          <w:bCs/>
          <w:kern w:val="0"/>
          <w:szCs w:val="22"/>
          <w:u w:val="single"/>
        </w:rPr>
        <w:t>가능성이</w:t>
      </w:r>
      <w:r w:rsidRPr="007639BE">
        <w:rPr>
          <w:bCs/>
          <w:kern w:val="0"/>
          <w:szCs w:val="22"/>
          <w:u w:val="single"/>
        </w:rPr>
        <w:t xml:space="preserve"> </w:t>
      </w:r>
      <w:r w:rsidRPr="007639BE">
        <w:rPr>
          <w:bCs/>
          <w:kern w:val="0"/>
          <w:szCs w:val="22"/>
          <w:u w:val="single"/>
        </w:rPr>
        <w:t>있음</w:t>
      </w:r>
      <w:r w:rsidRPr="007639BE">
        <w:rPr>
          <w:bCs/>
          <w:kern w:val="0"/>
          <w:szCs w:val="22"/>
          <w:u w:val="single"/>
        </w:rPr>
        <w:t xml:space="preserve">. </w:t>
      </w:r>
      <w:r w:rsidRPr="007639BE">
        <w:rPr>
          <w:rFonts w:hint="eastAsia"/>
          <w:bCs/>
          <w:kern w:val="0"/>
          <w:szCs w:val="22"/>
          <w:u w:val="single"/>
        </w:rPr>
        <w:t>대상회사의</w:t>
      </w:r>
      <w:r w:rsidRPr="007639BE">
        <w:rPr>
          <w:rFonts w:hint="eastAsia"/>
          <w:bCs/>
          <w:kern w:val="0"/>
          <w:szCs w:val="22"/>
          <w:u w:val="single"/>
        </w:rPr>
        <w:t xml:space="preserve"> </w:t>
      </w:r>
      <w:r w:rsidRPr="007639BE">
        <w:rPr>
          <w:rFonts w:hint="eastAsia"/>
          <w:bCs/>
          <w:kern w:val="0"/>
          <w:szCs w:val="22"/>
          <w:u w:val="single"/>
        </w:rPr>
        <w:t>생산보조</w:t>
      </w:r>
      <w:r w:rsidRPr="007639BE">
        <w:rPr>
          <w:rFonts w:hint="eastAsia"/>
          <w:bCs/>
          <w:kern w:val="0"/>
          <w:szCs w:val="22"/>
          <w:u w:val="single"/>
        </w:rPr>
        <w:t xml:space="preserve"> </w:t>
      </w:r>
      <w:r w:rsidRPr="007639BE">
        <w:rPr>
          <w:rFonts w:hint="eastAsia"/>
          <w:bCs/>
          <w:kern w:val="0"/>
          <w:szCs w:val="22"/>
          <w:u w:val="single"/>
        </w:rPr>
        <w:t>업무를</w:t>
      </w:r>
      <w:r w:rsidRPr="007639BE">
        <w:rPr>
          <w:rFonts w:hint="eastAsia"/>
          <w:bCs/>
          <w:kern w:val="0"/>
          <w:szCs w:val="22"/>
          <w:u w:val="single"/>
        </w:rPr>
        <w:t xml:space="preserve"> </w:t>
      </w:r>
      <w:r w:rsidRPr="007639BE">
        <w:rPr>
          <w:rFonts w:hint="eastAsia"/>
          <w:bCs/>
          <w:kern w:val="0"/>
          <w:szCs w:val="22"/>
          <w:u w:val="single"/>
        </w:rPr>
        <w:t>수행하는</w:t>
      </w:r>
      <w:r w:rsidRPr="007639BE">
        <w:rPr>
          <w:rFonts w:hint="eastAsia"/>
          <w:bCs/>
          <w:kern w:val="0"/>
          <w:szCs w:val="22"/>
          <w:u w:val="single"/>
        </w:rPr>
        <w:t xml:space="preserve"> </w:t>
      </w:r>
      <w:r w:rsidRPr="007639BE">
        <w:rPr>
          <w:rFonts w:hint="eastAsia"/>
          <w:bCs/>
          <w:kern w:val="0"/>
          <w:szCs w:val="22"/>
          <w:u w:val="single"/>
        </w:rPr>
        <w:t>파견근로자들에</w:t>
      </w:r>
      <w:r w:rsidRPr="007639BE">
        <w:rPr>
          <w:rFonts w:hint="eastAsia"/>
          <w:bCs/>
          <w:kern w:val="0"/>
          <w:szCs w:val="22"/>
          <w:u w:val="single"/>
        </w:rPr>
        <w:t xml:space="preserve"> </w:t>
      </w:r>
      <w:r w:rsidRPr="007639BE">
        <w:rPr>
          <w:rFonts w:hint="eastAsia"/>
          <w:bCs/>
          <w:kern w:val="0"/>
          <w:szCs w:val="22"/>
          <w:u w:val="single"/>
        </w:rPr>
        <w:t>대한</w:t>
      </w:r>
      <w:r w:rsidRPr="007639BE">
        <w:rPr>
          <w:rFonts w:hint="eastAsia"/>
          <w:bCs/>
          <w:kern w:val="0"/>
          <w:szCs w:val="22"/>
          <w:u w:val="single"/>
        </w:rPr>
        <w:t xml:space="preserve"> </w:t>
      </w:r>
      <w:r w:rsidRPr="007639BE">
        <w:rPr>
          <w:rFonts w:hint="eastAsia"/>
          <w:bCs/>
          <w:kern w:val="0"/>
          <w:szCs w:val="22"/>
          <w:u w:val="single"/>
        </w:rPr>
        <w:t>차별적</w:t>
      </w:r>
      <w:r w:rsidRPr="007639BE">
        <w:rPr>
          <w:rFonts w:hint="eastAsia"/>
          <w:bCs/>
          <w:kern w:val="0"/>
          <w:szCs w:val="22"/>
          <w:u w:val="single"/>
        </w:rPr>
        <w:t xml:space="preserve"> </w:t>
      </w:r>
      <w:r w:rsidRPr="007639BE">
        <w:rPr>
          <w:rFonts w:hint="eastAsia"/>
          <w:bCs/>
          <w:kern w:val="0"/>
          <w:szCs w:val="22"/>
          <w:u w:val="single"/>
        </w:rPr>
        <w:t>처우로</w:t>
      </w:r>
      <w:r w:rsidRPr="007639BE">
        <w:rPr>
          <w:rFonts w:hint="eastAsia"/>
          <w:bCs/>
          <w:kern w:val="0"/>
          <w:szCs w:val="22"/>
          <w:u w:val="single"/>
        </w:rPr>
        <w:t xml:space="preserve"> </w:t>
      </w:r>
      <w:r w:rsidRPr="007639BE">
        <w:rPr>
          <w:rFonts w:hint="eastAsia"/>
          <w:bCs/>
          <w:kern w:val="0"/>
          <w:szCs w:val="22"/>
          <w:u w:val="single"/>
        </w:rPr>
        <w:t>인하여</w:t>
      </w:r>
      <w:r w:rsidRPr="007639BE">
        <w:rPr>
          <w:rFonts w:hint="eastAsia"/>
          <w:bCs/>
          <w:kern w:val="0"/>
          <w:szCs w:val="22"/>
          <w:u w:val="single"/>
        </w:rPr>
        <w:t xml:space="preserve"> </w:t>
      </w:r>
      <w:r w:rsidRPr="007639BE">
        <w:rPr>
          <w:rFonts w:hint="eastAsia"/>
          <w:bCs/>
          <w:kern w:val="0"/>
          <w:szCs w:val="22"/>
          <w:u w:val="single"/>
        </w:rPr>
        <w:t>발생할</w:t>
      </w:r>
      <w:r w:rsidRPr="007639BE">
        <w:rPr>
          <w:rFonts w:hint="eastAsia"/>
          <w:bCs/>
          <w:kern w:val="0"/>
          <w:szCs w:val="22"/>
          <w:u w:val="single"/>
        </w:rPr>
        <w:t xml:space="preserve"> </w:t>
      </w:r>
      <w:r w:rsidRPr="007639BE">
        <w:rPr>
          <w:rFonts w:hint="eastAsia"/>
          <w:bCs/>
          <w:kern w:val="0"/>
          <w:szCs w:val="22"/>
          <w:u w:val="single"/>
        </w:rPr>
        <w:t>수</w:t>
      </w:r>
      <w:r w:rsidRPr="007639BE">
        <w:rPr>
          <w:rFonts w:hint="eastAsia"/>
          <w:bCs/>
          <w:kern w:val="0"/>
          <w:szCs w:val="22"/>
          <w:u w:val="single"/>
        </w:rPr>
        <w:t xml:space="preserve"> </w:t>
      </w:r>
      <w:r w:rsidRPr="007639BE">
        <w:rPr>
          <w:rFonts w:hint="eastAsia"/>
          <w:bCs/>
          <w:kern w:val="0"/>
          <w:szCs w:val="22"/>
          <w:u w:val="single"/>
        </w:rPr>
        <w:t>있는</w:t>
      </w:r>
      <w:r w:rsidRPr="007639BE">
        <w:rPr>
          <w:rFonts w:hint="eastAsia"/>
          <w:bCs/>
          <w:kern w:val="0"/>
          <w:szCs w:val="22"/>
          <w:u w:val="single"/>
        </w:rPr>
        <w:t xml:space="preserve"> </w:t>
      </w:r>
      <w:r w:rsidRPr="007639BE">
        <w:rPr>
          <w:rFonts w:hint="eastAsia"/>
          <w:bCs/>
          <w:kern w:val="0"/>
          <w:szCs w:val="22"/>
          <w:u w:val="single"/>
        </w:rPr>
        <w:t>금전적</w:t>
      </w:r>
      <w:r w:rsidRPr="007639BE">
        <w:rPr>
          <w:rFonts w:hint="eastAsia"/>
          <w:bCs/>
          <w:kern w:val="0"/>
          <w:szCs w:val="22"/>
          <w:u w:val="single"/>
        </w:rPr>
        <w:t xml:space="preserve"> </w:t>
      </w:r>
      <w:r w:rsidRPr="007639BE">
        <w:rPr>
          <w:rFonts w:hint="eastAsia"/>
          <w:bCs/>
          <w:kern w:val="0"/>
          <w:szCs w:val="22"/>
          <w:u w:val="single"/>
        </w:rPr>
        <w:t>영</w:t>
      </w:r>
      <w:r w:rsidRPr="007639BE">
        <w:rPr>
          <w:rFonts w:hint="eastAsia"/>
          <w:bCs/>
          <w:kern w:val="0"/>
          <w:szCs w:val="22"/>
          <w:u w:val="single"/>
        </w:rPr>
        <w:lastRenderedPageBreak/>
        <w:t>향은</w:t>
      </w:r>
      <w:r w:rsidRPr="007639BE">
        <w:rPr>
          <w:rFonts w:hint="eastAsia"/>
          <w:bCs/>
          <w:kern w:val="0"/>
          <w:szCs w:val="22"/>
          <w:u w:val="single"/>
        </w:rPr>
        <w:t xml:space="preserve"> </w:t>
      </w:r>
      <w:r w:rsidRPr="007639BE">
        <w:rPr>
          <w:rFonts w:hint="eastAsia"/>
          <w:bCs/>
          <w:kern w:val="0"/>
          <w:szCs w:val="22"/>
          <w:u w:val="single"/>
        </w:rPr>
        <w:t>약</w:t>
      </w:r>
      <w:r w:rsidRPr="007639BE">
        <w:rPr>
          <w:rFonts w:hint="eastAsia"/>
          <w:bCs/>
          <w:kern w:val="0"/>
          <w:szCs w:val="22"/>
          <w:u w:val="single"/>
        </w:rPr>
        <w:t xml:space="preserve"> </w:t>
      </w:r>
      <w:r w:rsidRPr="007639BE">
        <w:rPr>
          <w:bCs/>
          <w:kern w:val="0"/>
          <w:szCs w:val="22"/>
          <w:u w:val="single"/>
        </w:rPr>
        <w:t>168,480,000</w:t>
      </w:r>
      <w:r w:rsidRPr="007639BE">
        <w:rPr>
          <w:rFonts w:hint="eastAsia"/>
          <w:bCs/>
          <w:kern w:val="0"/>
          <w:szCs w:val="22"/>
          <w:u w:val="single"/>
        </w:rPr>
        <w:t>원</w:t>
      </w:r>
      <w:r>
        <w:rPr>
          <w:rStyle w:val="ac"/>
          <w:bCs/>
          <w:szCs w:val="22"/>
        </w:rPr>
        <w:footnoteReference w:id="47"/>
      </w:r>
      <w:proofErr w:type="spellStart"/>
      <w:r>
        <w:rPr>
          <w:rFonts w:hint="eastAsia"/>
          <w:bCs/>
          <w:kern w:val="0"/>
          <w:szCs w:val="22"/>
        </w:rPr>
        <w:t>으로</w:t>
      </w:r>
      <w:proofErr w:type="spellEnd"/>
      <w:r>
        <w:rPr>
          <w:rFonts w:hint="eastAsia"/>
          <w:bCs/>
          <w:kern w:val="0"/>
          <w:szCs w:val="22"/>
        </w:rPr>
        <w:t xml:space="preserve"> </w:t>
      </w:r>
      <w:r>
        <w:rPr>
          <w:rFonts w:hint="eastAsia"/>
          <w:bCs/>
          <w:kern w:val="0"/>
          <w:szCs w:val="22"/>
        </w:rPr>
        <w:t>추산됨</w:t>
      </w:r>
      <w:r>
        <w:rPr>
          <w:rFonts w:hint="eastAsia"/>
          <w:bCs/>
          <w:kern w:val="0"/>
          <w:szCs w:val="22"/>
        </w:rPr>
        <w:t>.</w:t>
      </w:r>
      <w:r>
        <w:rPr>
          <w:bCs/>
          <w:kern w:val="0"/>
          <w:szCs w:val="22"/>
        </w:rPr>
        <w:t xml:space="preserve"> </w:t>
      </w:r>
    </w:p>
    <w:p w14:paraId="63CF2A6A" w14:textId="77777777" w:rsidR="00026A7E" w:rsidRPr="00CB2B3F" w:rsidRDefault="00026A7E" w:rsidP="00026A7E">
      <w:pPr>
        <w:spacing w:after="240"/>
        <w:ind w:left="907"/>
        <w:rPr>
          <w:bCs/>
          <w:kern w:val="0"/>
          <w:szCs w:val="22"/>
        </w:rPr>
      </w:pPr>
      <w:r w:rsidRPr="00F959C8">
        <w:rPr>
          <w:rFonts w:hint="eastAsia"/>
          <w:bCs/>
          <w:kern w:val="0"/>
          <w:szCs w:val="22"/>
        </w:rPr>
        <w:t>대상회사의</w:t>
      </w:r>
      <w:r w:rsidRPr="00F959C8">
        <w:rPr>
          <w:rFonts w:hint="eastAsia"/>
          <w:bCs/>
          <w:kern w:val="0"/>
          <w:szCs w:val="22"/>
        </w:rPr>
        <w:t xml:space="preserve"> </w:t>
      </w:r>
      <w:r w:rsidRPr="00F959C8">
        <w:rPr>
          <w:rFonts w:hint="eastAsia"/>
          <w:bCs/>
          <w:kern w:val="0"/>
          <w:szCs w:val="22"/>
        </w:rPr>
        <w:t>기간제</w:t>
      </w:r>
      <w:r w:rsidRPr="00F959C8">
        <w:rPr>
          <w:rFonts w:hint="eastAsia"/>
          <w:bCs/>
          <w:kern w:val="0"/>
          <w:szCs w:val="22"/>
        </w:rPr>
        <w:t xml:space="preserve"> </w:t>
      </w:r>
      <w:r w:rsidRPr="00F959C8">
        <w:rPr>
          <w:rFonts w:hint="eastAsia"/>
          <w:bCs/>
          <w:kern w:val="0"/>
          <w:szCs w:val="22"/>
        </w:rPr>
        <w:t>근로자들은</w:t>
      </w:r>
      <w:r w:rsidRPr="00F959C8">
        <w:rPr>
          <w:rFonts w:hint="eastAsia"/>
          <w:bCs/>
          <w:kern w:val="0"/>
          <w:szCs w:val="22"/>
        </w:rPr>
        <w:t xml:space="preserve"> </w:t>
      </w:r>
      <w:r w:rsidRPr="00F959C8">
        <w:rPr>
          <w:rFonts w:hint="eastAsia"/>
          <w:bCs/>
          <w:kern w:val="0"/>
          <w:szCs w:val="22"/>
        </w:rPr>
        <w:t>고령자인</w:t>
      </w:r>
      <w:r w:rsidRPr="00F959C8">
        <w:rPr>
          <w:rFonts w:hint="eastAsia"/>
          <w:bCs/>
          <w:kern w:val="0"/>
          <w:szCs w:val="22"/>
        </w:rPr>
        <w:t xml:space="preserve"> </w:t>
      </w:r>
      <w:r w:rsidRPr="00F959C8">
        <w:rPr>
          <w:rFonts w:hint="eastAsia"/>
          <w:bCs/>
          <w:kern w:val="0"/>
          <w:szCs w:val="22"/>
        </w:rPr>
        <w:t>정년퇴직자를</w:t>
      </w:r>
      <w:r w:rsidRPr="00F959C8">
        <w:rPr>
          <w:rFonts w:hint="eastAsia"/>
          <w:bCs/>
          <w:kern w:val="0"/>
          <w:szCs w:val="22"/>
        </w:rPr>
        <w:t xml:space="preserve"> </w:t>
      </w:r>
      <w:r w:rsidRPr="00F959C8">
        <w:rPr>
          <w:rFonts w:hint="eastAsia"/>
          <w:bCs/>
          <w:kern w:val="0"/>
          <w:szCs w:val="22"/>
        </w:rPr>
        <w:t>재고용한</w:t>
      </w:r>
      <w:r w:rsidRPr="00F959C8">
        <w:rPr>
          <w:rFonts w:hint="eastAsia"/>
          <w:bCs/>
          <w:kern w:val="0"/>
          <w:szCs w:val="22"/>
        </w:rPr>
        <w:t xml:space="preserve"> </w:t>
      </w:r>
      <w:r w:rsidRPr="00F959C8">
        <w:rPr>
          <w:rFonts w:hint="eastAsia"/>
          <w:bCs/>
          <w:kern w:val="0"/>
          <w:szCs w:val="22"/>
        </w:rPr>
        <w:t>것이므로</w:t>
      </w:r>
      <w:r w:rsidRPr="00F959C8">
        <w:rPr>
          <w:rFonts w:hint="eastAsia"/>
          <w:bCs/>
          <w:kern w:val="0"/>
          <w:szCs w:val="22"/>
        </w:rPr>
        <w:t xml:space="preserve">, </w:t>
      </w:r>
      <w:r w:rsidRPr="00F959C8">
        <w:rPr>
          <w:rFonts w:hint="eastAsia"/>
          <w:bCs/>
          <w:kern w:val="0"/>
          <w:szCs w:val="22"/>
        </w:rPr>
        <w:t>임금의</w:t>
      </w:r>
      <w:r w:rsidRPr="00F959C8">
        <w:rPr>
          <w:rFonts w:hint="eastAsia"/>
          <w:bCs/>
          <w:kern w:val="0"/>
          <w:szCs w:val="22"/>
        </w:rPr>
        <w:t xml:space="preserve"> </w:t>
      </w:r>
      <w:r w:rsidRPr="00F959C8">
        <w:rPr>
          <w:rFonts w:hint="eastAsia"/>
          <w:bCs/>
          <w:kern w:val="0"/>
          <w:szCs w:val="22"/>
        </w:rPr>
        <w:t>결정을</w:t>
      </w:r>
      <w:r w:rsidRPr="00F959C8">
        <w:rPr>
          <w:rFonts w:hint="eastAsia"/>
          <w:bCs/>
          <w:kern w:val="0"/>
          <w:szCs w:val="22"/>
        </w:rPr>
        <w:t xml:space="preserve"> </w:t>
      </w:r>
      <w:r w:rsidRPr="00F959C8">
        <w:rPr>
          <w:rFonts w:hint="eastAsia"/>
          <w:bCs/>
          <w:kern w:val="0"/>
          <w:szCs w:val="22"/>
        </w:rPr>
        <w:t>달리</w:t>
      </w:r>
      <w:r w:rsidRPr="00F959C8">
        <w:rPr>
          <w:rFonts w:hint="eastAsia"/>
          <w:bCs/>
          <w:kern w:val="0"/>
          <w:szCs w:val="22"/>
        </w:rPr>
        <w:t xml:space="preserve"> </w:t>
      </w:r>
      <w:r w:rsidRPr="00F959C8">
        <w:rPr>
          <w:rFonts w:hint="eastAsia"/>
          <w:bCs/>
          <w:kern w:val="0"/>
          <w:szCs w:val="22"/>
        </w:rPr>
        <w:t>할</w:t>
      </w:r>
      <w:r w:rsidRPr="00F959C8">
        <w:rPr>
          <w:rFonts w:hint="eastAsia"/>
          <w:bCs/>
          <w:kern w:val="0"/>
          <w:szCs w:val="22"/>
        </w:rPr>
        <w:t xml:space="preserve"> </w:t>
      </w:r>
      <w:r w:rsidRPr="00F959C8">
        <w:rPr>
          <w:rFonts w:hint="eastAsia"/>
          <w:bCs/>
          <w:kern w:val="0"/>
          <w:szCs w:val="22"/>
        </w:rPr>
        <w:t>수</w:t>
      </w:r>
      <w:r w:rsidRPr="00F959C8">
        <w:rPr>
          <w:rFonts w:hint="eastAsia"/>
          <w:bCs/>
          <w:kern w:val="0"/>
          <w:szCs w:val="22"/>
        </w:rPr>
        <w:t xml:space="preserve"> </w:t>
      </w:r>
      <w:r w:rsidRPr="00F959C8">
        <w:rPr>
          <w:rFonts w:hint="eastAsia"/>
          <w:bCs/>
          <w:kern w:val="0"/>
          <w:szCs w:val="22"/>
        </w:rPr>
        <w:t>있는</w:t>
      </w:r>
      <w:r w:rsidRPr="00F959C8">
        <w:rPr>
          <w:rFonts w:hint="eastAsia"/>
          <w:bCs/>
          <w:kern w:val="0"/>
          <w:szCs w:val="22"/>
        </w:rPr>
        <w:t xml:space="preserve"> </w:t>
      </w:r>
      <w:r w:rsidRPr="00F959C8">
        <w:rPr>
          <w:rFonts w:hint="eastAsia"/>
          <w:bCs/>
          <w:kern w:val="0"/>
          <w:szCs w:val="22"/>
        </w:rPr>
        <w:t>바</w:t>
      </w:r>
      <w:r w:rsidRPr="00F959C8">
        <w:rPr>
          <w:rFonts w:hint="eastAsia"/>
          <w:bCs/>
          <w:kern w:val="0"/>
          <w:szCs w:val="22"/>
        </w:rPr>
        <w:t>,</w:t>
      </w:r>
      <w:r w:rsidRPr="00F959C8">
        <w:rPr>
          <w:bCs/>
          <w:kern w:val="0"/>
          <w:szCs w:val="22"/>
        </w:rPr>
        <w:t xml:space="preserve"> </w:t>
      </w:r>
      <w:r w:rsidRPr="00F959C8">
        <w:rPr>
          <w:rFonts w:hint="eastAsia"/>
          <w:bCs/>
          <w:kern w:val="0"/>
          <w:szCs w:val="22"/>
        </w:rPr>
        <w:t>이와</w:t>
      </w:r>
      <w:r w:rsidRPr="00F959C8">
        <w:rPr>
          <w:rFonts w:hint="eastAsia"/>
          <w:bCs/>
          <w:kern w:val="0"/>
          <w:szCs w:val="22"/>
        </w:rPr>
        <w:t xml:space="preserve"> </w:t>
      </w:r>
      <w:r w:rsidRPr="00F959C8">
        <w:rPr>
          <w:rFonts w:hint="eastAsia"/>
          <w:bCs/>
          <w:kern w:val="0"/>
          <w:szCs w:val="22"/>
        </w:rPr>
        <w:t>관련한</w:t>
      </w:r>
      <w:r w:rsidRPr="00F959C8">
        <w:rPr>
          <w:rFonts w:hint="eastAsia"/>
          <w:bCs/>
          <w:kern w:val="0"/>
          <w:szCs w:val="22"/>
        </w:rPr>
        <w:t xml:space="preserve"> </w:t>
      </w:r>
      <w:r w:rsidRPr="00F959C8">
        <w:rPr>
          <w:rFonts w:hint="eastAsia"/>
          <w:bCs/>
          <w:kern w:val="0"/>
          <w:szCs w:val="22"/>
        </w:rPr>
        <w:t>우발채무</w:t>
      </w:r>
      <w:r w:rsidRPr="00F959C8">
        <w:rPr>
          <w:rFonts w:hint="eastAsia"/>
          <w:bCs/>
          <w:kern w:val="0"/>
          <w:szCs w:val="22"/>
        </w:rPr>
        <w:t xml:space="preserve"> </w:t>
      </w:r>
      <w:r w:rsidRPr="00F959C8">
        <w:rPr>
          <w:rFonts w:hint="eastAsia"/>
          <w:bCs/>
          <w:kern w:val="0"/>
          <w:szCs w:val="22"/>
        </w:rPr>
        <w:t>발생</w:t>
      </w:r>
      <w:r w:rsidRPr="00F959C8">
        <w:rPr>
          <w:rFonts w:hint="eastAsia"/>
          <w:bCs/>
          <w:kern w:val="0"/>
          <w:szCs w:val="22"/>
        </w:rPr>
        <w:t xml:space="preserve"> </w:t>
      </w:r>
      <w:r w:rsidRPr="00F959C8">
        <w:rPr>
          <w:rFonts w:hint="eastAsia"/>
          <w:bCs/>
          <w:kern w:val="0"/>
          <w:szCs w:val="22"/>
        </w:rPr>
        <w:t>가능성은</w:t>
      </w:r>
      <w:r w:rsidRPr="00F959C8">
        <w:rPr>
          <w:rFonts w:hint="eastAsia"/>
          <w:bCs/>
          <w:kern w:val="0"/>
          <w:szCs w:val="22"/>
        </w:rPr>
        <w:t xml:space="preserve"> </w:t>
      </w:r>
      <w:r w:rsidRPr="00F959C8">
        <w:rPr>
          <w:rFonts w:hint="eastAsia"/>
          <w:bCs/>
          <w:kern w:val="0"/>
          <w:szCs w:val="22"/>
        </w:rPr>
        <w:t>제한적일</w:t>
      </w:r>
      <w:r w:rsidRPr="00F959C8">
        <w:rPr>
          <w:rFonts w:hint="eastAsia"/>
          <w:bCs/>
          <w:kern w:val="0"/>
          <w:szCs w:val="22"/>
        </w:rPr>
        <w:t xml:space="preserve"> </w:t>
      </w:r>
      <w:r w:rsidRPr="00F959C8">
        <w:rPr>
          <w:rFonts w:hint="eastAsia"/>
          <w:bCs/>
          <w:kern w:val="0"/>
          <w:szCs w:val="22"/>
        </w:rPr>
        <w:t>것으로</w:t>
      </w:r>
      <w:r w:rsidRPr="00F959C8">
        <w:rPr>
          <w:rFonts w:hint="eastAsia"/>
          <w:bCs/>
          <w:kern w:val="0"/>
          <w:szCs w:val="22"/>
        </w:rPr>
        <w:t xml:space="preserve"> </w:t>
      </w:r>
      <w:r w:rsidRPr="00F959C8">
        <w:rPr>
          <w:rFonts w:hint="eastAsia"/>
          <w:bCs/>
          <w:kern w:val="0"/>
          <w:szCs w:val="22"/>
        </w:rPr>
        <w:t>보임</w:t>
      </w:r>
      <w:r w:rsidRPr="00F959C8">
        <w:rPr>
          <w:rFonts w:hint="eastAsia"/>
          <w:bCs/>
          <w:kern w:val="0"/>
          <w:szCs w:val="22"/>
        </w:rPr>
        <w:t>.</w:t>
      </w:r>
    </w:p>
    <w:p w14:paraId="1D9B16A0" w14:textId="77777777" w:rsidR="00026A7E" w:rsidRPr="00CB2B3F" w:rsidRDefault="00026A7E" w:rsidP="00026A7E">
      <w:pPr>
        <w:spacing w:after="240"/>
        <w:ind w:left="907"/>
        <w:rPr>
          <w:bCs/>
          <w:kern w:val="0"/>
          <w:szCs w:val="22"/>
        </w:rPr>
      </w:pPr>
    </w:p>
    <w:p w14:paraId="61BFC41A" w14:textId="77777777" w:rsidR="00026A7E" w:rsidRPr="00415EB4" w:rsidRDefault="00026A7E" w:rsidP="00026A7E">
      <w:pPr>
        <w:pStyle w:val="a5"/>
        <w:numPr>
          <w:ilvl w:val="0"/>
          <w:numId w:val="28"/>
        </w:numPr>
        <w:spacing w:before="240" w:after="240"/>
        <w:ind w:leftChars="0"/>
        <w:outlineLvl w:val="1"/>
        <w:rPr>
          <w:b/>
          <w:color w:val="5D2A2C" w:themeColor="text2"/>
          <w:sz w:val="24"/>
        </w:rPr>
      </w:pPr>
      <w:r w:rsidRPr="00415EB4">
        <w:rPr>
          <w:b/>
          <w:color w:val="5D2A2C" w:themeColor="text2"/>
          <w:sz w:val="24"/>
        </w:rPr>
        <w:t>불법파견</w:t>
      </w:r>
      <w:r w:rsidRPr="00415EB4">
        <w:rPr>
          <w:b/>
          <w:color w:val="5D2A2C" w:themeColor="text2"/>
          <w:sz w:val="24"/>
        </w:rPr>
        <w:t xml:space="preserve"> </w:t>
      </w:r>
      <w:r w:rsidRPr="00415EB4">
        <w:rPr>
          <w:b/>
          <w:color w:val="5D2A2C" w:themeColor="text2"/>
          <w:sz w:val="24"/>
        </w:rPr>
        <w:t>이슈</w:t>
      </w:r>
    </w:p>
    <w:p w14:paraId="14D2FA55" w14:textId="77777777" w:rsidR="00026A7E" w:rsidRPr="00CB2B3F" w:rsidRDefault="00026A7E" w:rsidP="00026A7E">
      <w:pPr>
        <w:numPr>
          <w:ilvl w:val="0"/>
          <w:numId w:val="106"/>
        </w:numPr>
        <w:spacing w:after="240"/>
        <w:rPr>
          <w:b/>
          <w:bCs/>
          <w:szCs w:val="22"/>
        </w:rPr>
      </w:pPr>
      <w:r w:rsidRPr="00CB2B3F">
        <w:rPr>
          <w:b/>
          <w:bCs/>
          <w:szCs w:val="22"/>
        </w:rPr>
        <w:t>사실관계</w:t>
      </w:r>
    </w:p>
    <w:p w14:paraId="7CDA3D08" w14:textId="77777777" w:rsidR="00026A7E" w:rsidRPr="00CB2B3F" w:rsidRDefault="00026A7E" w:rsidP="00026A7E">
      <w:pPr>
        <w:numPr>
          <w:ilvl w:val="0"/>
          <w:numId w:val="63"/>
        </w:numPr>
        <w:spacing w:after="240"/>
        <w:rPr>
          <w:szCs w:val="22"/>
          <w:u w:val="single"/>
        </w:rPr>
      </w:pPr>
      <w:r w:rsidRPr="00CB2B3F">
        <w:rPr>
          <w:szCs w:val="22"/>
          <w:u w:val="single"/>
        </w:rPr>
        <w:t>대상회사</w:t>
      </w:r>
    </w:p>
    <w:p w14:paraId="5B6457E9" w14:textId="77777777" w:rsidR="00026A7E" w:rsidRPr="00CB2B3F" w:rsidRDefault="00026A7E" w:rsidP="00026A7E">
      <w:pPr>
        <w:numPr>
          <w:ilvl w:val="0"/>
          <w:numId w:val="67"/>
        </w:numPr>
        <w:spacing w:after="240"/>
        <w:rPr>
          <w:szCs w:val="22"/>
        </w:rPr>
      </w:pPr>
      <w:r>
        <w:rPr>
          <w:rFonts w:hint="eastAsia"/>
          <w:szCs w:val="22"/>
        </w:rPr>
        <w:t>용역</w:t>
      </w:r>
      <w:r>
        <w:rPr>
          <w:rFonts w:hint="eastAsia"/>
          <w:szCs w:val="22"/>
        </w:rPr>
        <w:t>(</w:t>
      </w:r>
      <w:r>
        <w:rPr>
          <w:rFonts w:hint="eastAsia"/>
          <w:szCs w:val="22"/>
        </w:rPr>
        <w:t>하도급</w:t>
      </w:r>
      <w:r>
        <w:rPr>
          <w:rFonts w:hint="eastAsia"/>
          <w:szCs w:val="22"/>
        </w:rPr>
        <w:t>)</w:t>
      </w:r>
      <w:r w:rsidRPr="00CB2B3F">
        <w:rPr>
          <w:szCs w:val="22"/>
        </w:rPr>
        <w:t xml:space="preserve"> </w:t>
      </w:r>
      <w:r w:rsidRPr="00CB2B3F">
        <w:rPr>
          <w:szCs w:val="22"/>
        </w:rPr>
        <w:t>현황</w:t>
      </w:r>
    </w:p>
    <w:p w14:paraId="338D7729" w14:textId="77777777" w:rsidR="00026A7E" w:rsidRPr="00CB2B3F" w:rsidRDefault="00026A7E" w:rsidP="00026A7E">
      <w:pPr>
        <w:spacing w:after="240"/>
        <w:ind w:left="1814"/>
        <w:rPr>
          <w:kern w:val="0"/>
          <w:szCs w:val="20"/>
        </w:rPr>
      </w:pPr>
      <w:r w:rsidRPr="00CB2B3F">
        <w:rPr>
          <w:szCs w:val="22"/>
        </w:rPr>
        <w:t>제공된</w:t>
      </w:r>
      <w:r w:rsidRPr="00CB2B3F">
        <w:rPr>
          <w:szCs w:val="22"/>
        </w:rPr>
        <w:t xml:space="preserve"> </w:t>
      </w:r>
      <w:r w:rsidRPr="00CB2B3F">
        <w:rPr>
          <w:szCs w:val="22"/>
        </w:rPr>
        <w:t>용역</w:t>
      </w:r>
      <w:r w:rsidRPr="00CB2B3F">
        <w:rPr>
          <w:szCs w:val="22"/>
        </w:rPr>
        <w:t>(</w:t>
      </w:r>
      <w:r w:rsidRPr="00CB2B3F">
        <w:rPr>
          <w:szCs w:val="22"/>
        </w:rPr>
        <w:t>하도급</w:t>
      </w:r>
      <w:r w:rsidRPr="00CB2B3F">
        <w:rPr>
          <w:szCs w:val="22"/>
        </w:rPr>
        <w:t xml:space="preserve">) </w:t>
      </w:r>
      <w:r w:rsidRPr="00CB2B3F">
        <w:rPr>
          <w:szCs w:val="22"/>
        </w:rPr>
        <w:t>관련</w:t>
      </w:r>
      <w:r w:rsidRPr="00CB2B3F">
        <w:rPr>
          <w:szCs w:val="22"/>
        </w:rPr>
        <w:t xml:space="preserve"> </w:t>
      </w:r>
      <w:r w:rsidRPr="00CB2B3F">
        <w:rPr>
          <w:szCs w:val="22"/>
        </w:rPr>
        <w:t>내역</w:t>
      </w:r>
      <w:r w:rsidRPr="00CB2B3F">
        <w:rPr>
          <w:szCs w:val="22"/>
        </w:rPr>
        <w:t xml:space="preserve"> </w:t>
      </w:r>
      <w:r w:rsidRPr="00CB2B3F">
        <w:rPr>
          <w:szCs w:val="22"/>
        </w:rPr>
        <w:t>정리</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대상회사가</w:t>
      </w:r>
      <w:r w:rsidRPr="00CB2B3F">
        <w:rPr>
          <w:szCs w:val="22"/>
        </w:rPr>
        <w:t xml:space="preserve"> </w:t>
      </w:r>
      <w:r w:rsidRPr="00CB2B3F">
        <w:rPr>
          <w:szCs w:val="22"/>
        </w:rPr>
        <w:t>외부</w:t>
      </w:r>
      <w:r w:rsidRPr="00CB2B3F">
        <w:rPr>
          <w:szCs w:val="22"/>
        </w:rPr>
        <w:t xml:space="preserve"> </w:t>
      </w:r>
      <w:r w:rsidRPr="00CB2B3F">
        <w:rPr>
          <w:szCs w:val="22"/>
        </w:rPr>
        <w:t>업체</w:t>
      </w:r>
      <w:r w:rsidRPr="00CB2B3F">
        <w:rPr>
          <w:szCs w:val="22"/>
        </w:rPr>
        <w:t xml:space="preserve"> </w:t>
      </w:r>
      <w:r w:rsidRPr="00CB2B3F">
        <w:rPr>
          <w:szCs w:val="22"/>
        </w:rPr>
        <w:t>내지</w:t>
      </w:r>
      <w:r w:rsidRPr="00CB2B3F">
        <w:rPr>
          <w:szCs w:val="22"/>
        </w:rPr>
        <w:t xml:space="preserve"> </w:t>
      </w:r>
      <w:r w:rsidRPr="00CB2B3F">
        <w:rPr>
          <w:szCs w:val="22"/>
        </w:rPr>
        <w:t>사업자로부터</w:t>
      </w:r>
      <w:r w:rsidRPr="00CB2B3F">
        <w:rPr>
          <w:szCs w:val="22"/>
        </w:rPr>
        <w:t xml:space="preserve"> </w:t>
      </w:r>
      <w:r w:rsidRPr="00CB2B3F">
        <w:rPr>
          <w:szCs w:val="22"/>
        </w:rPr>
        <w:t>제공받는</w:t>
      </w:r>
      <w:r w:rsidRPr="00CB2B3F">
        <w:rPr>
          <w:szCs w:val="22"/>
        </w:rPr>
        <w:t xml:space="preserve"> </w:t>
      </w:r>
      <w:r w:rsidRPr="00CB2B3F">
        <w:rPr>
          <w:szCs w:val="22"/>
        </w:rPr>
        <w:t>용역</w:t>
      </w:r>
      <w:r w:rsidRPr="00CB2B3F">
        <w:rPr>
          <w:szCs w:val="22"/>
        </w:rPr>
        <w:t xml:space="preserve"> </w:t>
      </w:r>
      <w:r w:rsidRPr="00CB2B3F">
        <w:rPr>
          <w:szCs w:val="22"/>
        </w:rPr>
        <w:t>내지</w:t>
      </w:r>
      <w:r w:rsidRPr="00CB2B3F">
        <w:rPr>
          <w:szCs w:val="22"/>
        </w:rPr>
        <w:t xml:space="preserve"> </w:t>
      </w:r>
      <w:r w:rsidRPr="00CB2B3F">
        <w:rPr>
          <w:szCs w:val="22"/>
        </w:rPr>
        <w:t>업무</w:t>
      </w:r>
      <w:r w:rsidRPr="00CB2B3F">
        <w:rPr>
          <w:szCs w:val="22"/>
        </w:rPr>
        <w:t xml:space="preserve"> </w:t>
      </w:r>
      <w:r w:rsidRPr="00CB2B3F">
        <w:rPr>
          <w:szCs w:val="22"/>
        </w:rPr>
        <w:t>현황은</w:t>
      </w:r>
      <w:r w:rsidRPr="00CB2B3F">
        <w:rPr>
          <w:szCs w:val="22"/>
        </w:rPr>
        <w:t xml:space="preserve"> [</w:t>
      </w:r>
      <w:r w:rsidRPr="00CB2B3F">
        <w:rPr>
          <w:b/>
          <w:szCs w:val="22"/>
          <w:u w:val="single"/>
        </w:rPr>
        <w:t>별첨</w:t>
      </w:r>
      <w:r w:rsidRPr="00CB2B3F">
        <w:rPr>
          <w:b/>
          <w:szCs w:val="22"/>
          <w:u w:val="single"/>
        </w:rPr>
        <w:t xml:space="preserve"> 3</w:t>
      </w:r>
      <w:r w:rsidRPr="00CB2B3F">
        <w:rPr>
          <w:szCs w:val="22"/>
        </w:rPr>
        <w:t>]</w:t>
      </w:r>
      <w:r w:rsidRPr="00CB2B3F">
        <w:rPr>
          <w:szCs w:val="22"/>
        </w:rPr>
        <w:t>과</w:t>
      </w:r>
      <w:r w:rsidRPr="00CB2B3F">
        <w:rPr>
          <w:szCs w:val="22"/>
        </w:rPr>
        <w:t xml:space="preserve"> </w:t>
      </w:r>
      <w:r w:rsidRPr="00CB2B3F">
        <w:rPr>
          <w:szCs w:val="22"/>
        </w:rPr>
        <w:t>같음</w:t>
      </w:r>
      <w:r w:rsidRPr="00CB2B3F">
        <w:rPr>
          <w:szCs w:val="22"/>
        </w:rPr>
        <w:t xml:space="preserve">. </w:t>
      </w:r>
    </w:p>
    <w:p w14:paraId="552140DA" w14:textId="77777777" w:rsidR="00026A7E" w:rsidRPr="00CB2B3F" w:rsidRDefault="00026A7E" w:rsidP="00026A7E">
      <w:pPr>
        <w:spacing w:after="240"/>
        <w:ind w:left="1814" w:firstLine="2"/>
        <w:rPr>
          <w:kern w:val="0"/>
          <w:szCs w:val="20"/>
        </w:rPr>
      </w:pPr>
      <w:r w:rsidRPr="00CB2B3F">
        <w:rPr>
          <w:kern w:val="0"/>
          <w:szCs w:val="20"/>
        </w:rPr>
        <w:t>답변에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대상회사</w:t>
      </w:r>
      <w:r w:rsidRPr="00CB2B3F">
        <w:rPr>
          <w:kern w:val="0"/>
          <w:szCs w:val="20"/>
        </w:rPr>
        <w:t xml:space="preserve"> </w:t>
      </w:r>
      <w:r w:rsidRPr="00CB2B3F">
        <w:rPr>
          <w:kern w:val="0"/>
          <w:szCs w:val="20"/>
        </w:rPr>
        <w:t>근로자와</w:t>
      </w:r>
      <w:r w:rsidRPr="00CB2B3F">
        <w:rPr>
          <w:kern w:val="0"/>
          <w:szCs w:val="20"/>
        </w:rPr>
        <w:t xml:space="preserve"> </w:t>
      </w:r>
      <w:r w:rsidRPr="00CB2B3F">
        <w:rPr>
          <w:kern w:val="0"/>
          <w:szCs w:val="20"/>
        </w:rPr>
        <w:t>수급업체</w:t>
      </w:r>
      <w:r w:rsidRPr="00CB2B3F">
        <w:rPr>
          <w:kern w:val="0"/>
          <w:szCs w:val="20"/>
        </w:rPr>
        <w:t xml:space="preserve"> </w:t>
      </w:r>
      <w:r w:rsidRPr="00CB2B3F">
        <w:rPr>
          <w:kern w:val="0"/>
          <w:szCs w:val="20"/>
        </w:rPr>
        <w:t>근로자</w:t>
      </w:r>
      <w:r w:rsidRPr="00CB2B3F">
        <w:rPr>
          <w:kern w:val="0"/>
          <w:szCs w:val="20"/>
        </w:rPr>
        <w:t xml:space="preserve"> </w:t>
      </w:r>
      <w:r w:rsidRPr="00CB2B3F">
        <w:rPr>
          <w:kern w:val="0"/>
          <w:szCs w:val="20"/>
        </w:rPr>
        <w:t>사이에</w:t>
      </w:r>
      <w:r w:rsidRPr="00CB2B3F">
        <w:rPr>
          <w:kern w:val="0"/>
          <w:szCs w:val="20"/>
        </w:rPr>
        <w:t xml:space="preserve"> </w:t>
      </w:r>
      <w:r w:rsidRPr="00CB2B3F">
        <w:rPr>
          <w:kern w:val="0"/>
          <w:szCs w:val="20"/>
        </w:rPr>
        <w:t>접점이</w:t>
      </w:r>
      <w:r w:rsidRPr="00CB2B3F">
        <w:rPr>
          <w:kern w:val="0"/>
          <w:szCs w:val="20"/>
        </w:rPr>
        <w:t xml:space="preserve"> </w:t>
      </w:r>
      <w:r w:rsidRPr="00CB2B3F">
        <w:rPr>
          <w:kern w:val="0"/>
          <w:szCs w:val="20"/>
        </w:rPr>
        <w:t>발생할만한</w:t>
      </w:r>
      <w:r w:rsidRPr="00CB2B3F">
        <w:rPr>
          <w:kern w:val="0"/>
          <w:szCs w:val="20"/>
        </w:rPr>
        <w:t xml:space="preserve"> </w:t>
      </w:r>
      <w:r w:rsidRPr="00CB2B3F">
        <w:rPr>
          <w:kern w:val="0"/>
          <w:szCs w:val="20"/>
        </w:rPr>
        <w:t>도급업무는</w:t>
      </w:r>
      <w:r w:rsidRPr="00CB2B3F">
        <w:rPr>
          <w:kern w:val="0"/>
          <w:szCs w:val="20"/>
        </w:rPr>
        <w:t xml:space="preserve"> </w:t>
      </w:r>
      <w:r w:rsidRPr="00CB2B3F">
        <w:rPr>
          <w:kern w:val="0"/>
          <w:szCs w:val="20"/>
        </w:rPr>
        <w:t>물류</w:t>
      </w:r>
      <w:r w:rsidRPr="00CB2B3F">
        <w:rPr>
          <w:kern w:val="0"/>
          <w:szCs w:val="20"/>
        </w:rPr>
        <w:t xml:space="preserve"> </w:t>
      </w:r>
      <w:r w:rsidRPr="00CB2B3F">
        <w:rPr>
          <w:kern w:val="0"/>
          <w:szCs w:val="20"/>
        </w:rPr>
        <w:t>제품</w:t>
      </w:r>
      <w:r w:rsidRPr="00CB2B3F">
        <w:rPr>
          <w:kern w:val="0"/>
          <w:szCs w:val="20"/>
        </w:rPr>
        <w:t xml:space="preserve"> </w:t>
      </w:r>
      <w:r w:rsidRPr="00CB2B3F">
        <w:rPr>
          <w:kern w:val="0"/>
          <w:szCs w:val="20"/>
        </w:rPr>
        <w:t>하역</w:t>
      </w:r>
      <w:r w:rsidRPr="00CB2B3F">
        <w:rPr>
          <w:kern w:val="0"/>
          <w:szCs w:val="20"/>
        </w:rPr>
        <w:t xml:space="preserve"> </w:t>
      </w:r>
      <w:r w:rsidRPr="00CB2B3F">
        <w:rPr>
          <w:kern w:val="0"/>
          <w:szCs w:val="20"/>
        </w:rPr>
        <w:t>업무</w:t>
      </w:r>
      <w:r w:rsidRPr="00CB2B3F">
        <w:rPr>
          <w:kern w:val="0"/>
          <w:szCs w:val="20"/>
        </w:rPr>
        <w:t xml:space="preserve">, </w:t>
      </w:r>
      <w:r w:rsidRPr="00CB2B3F">
        <w:rPr>
          <w:kern w:val="0"/>
          <w:szCs w:val="20"/>
        </w:rPr>
        <w:t>정보화</w:t>
      </w:r>
      <w:r w:rsidRPr="00CB2B3F">
        <w:rPr>
          <w:kern w:val="0"/>
          <w:szCs w:val="20"/>
        </w:rPr>
        <w:t xml:space="preserve">(IT) </w:t>
      </w:r>
      <w:r w:rsidRPr="00CB2B3F">
        <w:rPr>
          <w:kern w:val="0"/>
          <w:szCs w:val="20"/>
        </w:rPr>
        <w:t>업무임</w:t>
      </w:r>
      <w:r w:rsidRPr="00CB2B3F">
        <w:rPr>
          <w:kern w:val="0"/>
          <w:szCs w:val="20"/>
        </w:rPr>
        <w:t xml:space="preserve">. </w:t>
      </w:r>
    </w:p>
    <w:p w14:paraId="77C1C6AE" w14:textId="77777777" w:rsidR="00026A7E" w:rsidRPr="00CB2B3F" w:rsidRDefault="00026A7E" w:rsidP="00026A7E">
      <w:pPr>
        <w:numPr>
          <w:ilvl w:val="0"/>
          <w:numId w:val="67"/>
        </w:numPr>
        <w:spacing w:after="240"/>
        <w:rPr>
          <w:kern w:val="0"/>
          <w:szCs w:val="20"/>
        </w:rPr>
      </w:pPr>
      <w:r w:rsidRPr="00CB2B3F">
        <w:rPr>
          <w:kern w:val="0"/>
          <w:szCs w:val="20"/>
        </w:rPr>
        <w:t>생산</w:t>
      </w:r>
      <w:r w:rsidRPr="00CB2B3F">
        <w:rPr>
          <w:kern w:val="0"/>
          <w:szCs w:val="20"/>
        </w:rPr>
        <w:t xml:space="preserve"> </w:t>
      </w:r>
      <w:r w:rsidRPr="00CB2B3F">
        <w:rPr>
          <w:kern w:val="0"/>
          <w:szCs w:val="20"/>
        </w:rPr>
        <w:t>업무</w:t>
      </w:r>
      <w:r w:rsidRPr="00CB2B3F">
        <w:rPr>
          <w:kern w:val="0"/>
          <w:szCs w:val="20"/>
        </w:rPr>
        <w:t xml:space="preserve"> </w:t>
      </w:r>
      <w:r w:rsidRPr="00CB2B3F">
        <w:rPr>
          <w:kern w:val="0"/>
          <w:szCs w:val="20"/>
        </w:rPr>
        <w:t>관련</w:t>
      </w:r>
      <w:r w:rsidRPr="00CB2B3F">
        <w:rPr>
          <w:kern w:val="0"/>
          <w:szCs w:val="20"/>
        </w:rPr>
        <w:t xml:space="preserve"> </w:t>
      </w:r>
      <w:r w:rsidRPr="00CB2B3F">
        <w:rPr>
          <w:kern w:val="0"/>
          <w:szCs w:val="20"/>
        </w:rPr>
        <w:t>도급</w:t>
      </w:r>
      <w:r w:rsidRPr="00CB2B3F">
        <w:rPr>
          <w:kern w:val="0"/>
          <w:szCs w:val="20"/>
        </w:rPr>
        <w:t xml:space="preserve"> </w:t>
      </w:r>
      <w:r w:rsidRPr="00CB2B3F">
        <w:rPr>
          <w:kern w:val="0"/>
          <w:szCs w:val="20"/>
        </w:rPr>
        <w:t>업무</w:t>
      </w:r>
      <w:r w:rsidRPr="00CB2B3F">
        <w:rPr>
          <w:kern w:val="0"/>
          <w:szCs w:val="20"/>
        </w:rPr>
        <w:t xml:space="preserve"> </w:t>
      </w:r>
      <w:r w:rsidRPr="00CB2B3F">
        <w:rPr>
          <w:kern w:val="0"/>
          <w:szCs w:val="20"/>
        </w:rPr>
        <w:t>내용</w:t>
      </w:r>
    </w:p>
    <w:p w14:paraId="5FEFF918" w14:textId="77777777" w:rsidR="00026A7E" w:rsidRPr="00CB2B3F" w:rsidRDefault="00026A7E" w:rsidP="00026A7E">
      <w:pPr>
        <w:spacing w:after="240"/>
        <w:ind w:left="1814"/>
        <w:rPr>
          <w:kern w:val="0"/>
          <w:szCs w:val="20"/>
        </w:rPr>
      </w:pPr>
      <w:r w:rsidRPr="00CB2B3F">
        <w:rPr>
          <w:kern w:val="0"/>
          <w:szCs w:val="20"/>
        </w:rPr>
        <w:t>제공된</w:t>
      </w:r>
      <w:r w:rsidRPr="00CB2B3F">
        <w:rPr>
          <w:kern w:val="0"/>
          <w:szCs w:val="20"/>
        </w:rPr>
        <w:t xml:space="preserve"> </w:t>
      </w:r>
      <w:r w:rsidRPr="00CB2B3F">
        <w:rPr>
          <w:kern w:val="0"/>
          <w:szCs w:val="20"/>
        </w:rPr>
        <w:t>생산</w:t>
      </w:r>
      <w:r w:rsidRPr="00CB2B3F">
        <w:rPr>
          <w:kern w:val="0"/>
          <w:szCs w:val="20"/>
        </w:rPr>
        <w:t xml:space="preserve"> </w:t>
      </w:r>
      <w:r w:rsidRPr="00CB2B3F">
        <w:rPr>
          <w:kern w:val="0"/>
          <w:szCs w:val="20"/>
        </w:rPr>
        <w:t>인력현황</w:t>
      </w:r>
      <w:r w:rsidRPr="00CB2B3F">
        <w:rPr>
          <w:kern w:val="0"/>
          <w:szCs w:val="20"/>
        </w:rPr>
        <w:t xml:space="preserve"> </w:t>
      </w:r>
      <w:r w:rsidRPr="00CB2B3F">
        <w:rPr>
          <w:kern w:val="0"/>
          <w:szCs w:val="20"/>
        </w:rPr>
        <w:t>자료에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대상회사는</w:t>
      </w:r>
      <w:r w:rsidRPr="00CB2B3F">
        <w:rPr>
          <w:kern w:val="0"/>
          <w:szCs w:val="20"/>
        </w:rPr>
        <w:t xml:space="preserve"> </w:t>
      </w:r>
      <w:r w:rsidRPr="00CB2B3F">
        <w:rPr>
          <w:kern w:val="0"/>
          <w:szCs w:val="20"/>
        </w:rPr>
        <w:t>생산</w:t>
      </w:r>
      <w:r w:rsidRPr="00CB2B3F">
        <w:rPr>
          <w:kern w:val="0"/>
          <w:szCs w:val="20"/>
        </w:rPr>
        <w:t xml:space="preserve"> </w:t>
      </w:r>
      <w:r w:rsidRPr="00CB2B3F">
        <w:rPr>
          <w:kern w:val="0"/>
          <w:szCs w:val="20"/>
        </w:rPr>
        <w:t>업무에</w:t>
      </w:r>
      <w:r w:rsidRPr="00CB2B3F">
        <w:rPr>
          <w:kern w:val="0"/>
          <w:szCs w:val="20"/>
        </w:rPr>
        <w:t xml:space="preserve"> </w:t>
      </w:r>
      <w:r w:rsidRPr="00CB2B3F">
        <w:rPr>
          <w:kern w:val="0"/>
          <w:szCs w:val="20"/>
        </w:rPr>
        <w:t>관하여는</w:t>
      </w:r>
      <w:r w:rsidRPr="00CB2B3F">
        <w:rPr>
          <w:kern w:val="0"/>
          <w:szCs w:val="20"/>
        </w:rPr>
        <w:t xml:space="preserve"> </w:t>
      </w:r>
      <w:r w:rsidRPr="00CB2B3F">
        <w:rPr>
          <w:kern w:val="0"/>
          <w:szCs w:val="20"/>
        </w:rPr>
        <w:t>다음과</w:t>
      </w:r>
      <w:r w:rsidRPr="00CB2B3F">
        <w:rPr>
          <w:kern w:val="0"/>
          <w:szCs w:val="20"/>
        </w:rPr>
        <w:t xml:space="preserve"> </w:t>
      </w:r>
      <w:r w:rsidRPr="00CB2B3F">
        <w:rPr>
          <w:kern w:val="0"/>
          <w:szCs w:val="20"/>
        </w:rPr>
        <w:t>같은</w:t>
      </w:r>
      <w:r w:rsidRPr="00CB2B3F">
        <w:rPr>
          <w:kern w:val="0"/>
          <w:szCs w:val="20"/>
        </w:rPr>
        <w:t xml:space="preserve"> </w:t>
      </w:r>
      <w:r w:rsidRPr="00CB2B3F">
        <w:rPr>
          <w:kern w:val="0"/>
          <w:szCs w:val="20"/>
        </w:rPr>
        <w:t>업무를</w:t>
      </w:r>
      <w:r w:rsidRPr="00CB2B3F">
        <w:rPr>
          <w:kern w:val="0"/>
          <w:szCs w:val="20"/>
        </w:rPr>
        <w:t xml:space="preserve"> </w:t>
      </w:r>
      <w:r w:rsidRPr="00CB2B3F">
        <w:rPr>
          <w:kern w:val="0"/>
          <w:szCs w:val="20"/>
        </w:rPr>
        <w:t>도급</w:t>
      </w:r>
      <w:r w:rsidRPr="00CB2B3F">
        <w:rPr>
          <w:kern w:val="0"/>
          <w:szCs w:val="20"/>
        </w:rPr>
        <w:t xml:space="preserve"> </w:t>
      </w:r>
      <w:r w:rsidRPr="00CB2B3F">
        <w:rPr>
          <w:kern w:val="0"/>
          <w:szCs w:val="20"/>
        </w:rPr>
        <w:t>방식으로</w:t>
      </w:r>
      <w:r w:rsidRPr="00CB2B3F">
        <w:rPr>
          <w:kern w:val="0"/>
          <w:szCs w:val="20"/>
        </w:rPr>
        <w:t xml:space="preserve"> </w:t>
      </w:r>
      <w:r w:rsidRPr="00CB2B3F">
        <w:rPr>
          <w:kern w:val="0"/>
          <w:szCs w:val="20"/>
        </w:rPr>
        <w:t>운영하고</w:t>
      </w:r>
      <w:r w:rsidRPr="00CB2B3F">
        <w:rPr>
          <w:kern w:val="0"/>
          <w:szCs w:val="20"/>
        </w:rPr>
        <w:t xml:space="preserve"> </w:t>
      </w:r>
      <w:r w:rsidRPr="00CB2B3F">
        <w:rPr>
          <w:kern w:val="0"/>
          <w:szCs w:val="20"/>
        </w:rPr>
        <w:t>있음</w:t>
      </w:r>
      <w:r w:rsidRPr="00CB2B3F">
        <w:rPr>
          <w:kern w:val="0"/>
          <w:szCs w:val="20"/>
        </w:rPr>
        <w:t>.</w:t>
      </w:r>
      <w:r w:rsidRPr="00CB2B3F">
        <w:rPr>
          <w:rStyle w:val="ac"/>
          <w:kern w:val="0"/>
          <w:szCs w:val="20"/>
        </w:rPr>
        <w:footnoteReference w:id="48"/>
      </w:r>
    </w:p>
    <w:tbl>
      <w:tblPr>
        <w:tblW w:w="7801" w:type="dxa"/>
        <w:tblInd w:w="1814"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600"/>
        <w:gridCol w:w="2600"/>
        <w:gridCol w:w="2601"/>
      </w:tblGrid>
      <w:tr w:rsidR="00026A7E" w:rsidRPr="00CB2B3F" w14:paraId="6B4C1985" w14:textId="77777777" w:rsidTr="0091358C">
        <w:trPr>
          <w:trHeight w:val="340"/>
          <w:tblHeader/>
        </w:trPr>
        <w:tc>
          <w:tcPr>
            <w:tcW w:w="2600" w:type="dxa"/>
            <w:tcBorders>
              <w:top w:val="single" w:sz="12" w:space="0" w:color="404040" w:themeColor="text1" w:themeTint="BF"/>
              <w:bottom w:val="single" w:sz="4" w:space="0" w:color="404040" w:themeColor="text1" w:themeTint="BF"/>
            </w:tcBorders>
            <w:shd w:val="clear" w:color="auto" w:fill="DEEEEE"/>
            <w:vAlign w:val="center"/>
          </w:tcPr>
          <w:p w14:paraId="29DF013D" w14:textId="77777777" w:rsidR="00026A7E" w:rsidRPr="008E0663" w:rsidRDefault="00026A7E" w:rsidP="0091358C">
            <w:pPr>
              <w:spacing w:line="280" w:lineRule="atLeast"/>
              <w:jc w:val="center"/>
              <w:rPr>
                <w:b/>
                <w:bCs/>
                <w:kern w:val="0"/>
                <w:sz w:val="20"/>
                <w:szCs w:val="20"/>
              </w:rPr>
            </w:pPr>
            <w:r w:rsidRPr="008E0663">
              <w:rPr>
                <w:b/>
                <w:bCs/>
                <w:kern w:val="0"/>
                <w:sz w:val="20"/>
                <w:szCs w:val="20"/>
              </w:rPr>
              <w:t>도급업체</w:t>
            </w:r>
            <w:r w:rsidRPr="008E0663">
              <w:rPr>
                <w:b/>
                <w:bCs/>
                <w:kern w:val="0"/>
                <w:sz w:val="20"/>
                <w:szCs w:val="20"/>
              </w:rPr>
              <w:t xml:space="preserve"> </w:t>
            </w:r>
            <w:r w:rsidRPr="008E0663">
              <w:rPr>
                <w:b/>
                <w:bCs/>
                <w:kern w:val="0"/>
                <w:sz w:val="20"/>
                <w:szCs w:val="20"/>
              </w:rPr>
              <w:t>명</w:t>
            </w:r>
          </w:p>
        </w:tc>
        <w:tc>
          <w:tcPr>
            <w:tcW w:w="2600" w:type="dxa"/>
            <w:tcBorders>
              <w:top w:val="single" w:sz="12" w:space="0" w:color="404040" w:themeColor="text1" w:themeTint="BF"/>
              <w:bottom w:val="single" w:sz="4" w:space="0" w:color="404040" w:themeColor="text1" w:themeTint="BF"/>
            </w:tcBorders>
            <w:shd w:val="clear" w:color="auto" w:fill="DEEEEE"/>
            <w:vAlign w:val="center"/>
          </w:tcPr>
          <w:p w14:paraId="6B3F4C29" w14:textId="77777777" w:rsidR="00026A7E" w:rsidRPr="008E0663" w:rsidRDefault="00026A7E" w:rsidP="0091358C">
            <w:pPr>
              <w:spacing w:line="280" w:lineRule="atLeast"/>
              <w:jc w:val="center"/>
              <w:rPr>
                <w:b/>
                <w:bCs/>
                <w:kern w:val="0"/>
                <w:sz w:val="20"/>
                <w:szCs w:val="20"/>
              </w:rPr>
            </w:pPr>
            <w:r w:rsidRPr="008E0663">
              <w:rPr>
                <w:b/>
                <w:bCs/>
                <w:kern w:val="0"/>
                <w:sz w:val="20"/>
                <w:szCs w:val="20"/>
              </w:rPr>
              <w:t>도급</w:t>
            </w:r>
            <w:r w:rsidRPr="008E0663">
              <w:rPr>
                <w:b/>
                <w:bCs/>
                <w:kern w:val="0"/>
                <w:sz w:val="20"/>
                <w:szCs w:val="20"/>
              </w:rPr>
              <w:t xml:space="preserve"> </w:t>
            </w:r>
            <w:r w:rsidRPr="008E0663">
              <w:rPr>
                <w:b/>
                <w:bCs/>
                <w:kern w:val="0"/>
                <w:sz w:val="20"/>
                <w:szCs w:val="20"/>
              </w:rPr>
              <w:t>업무</w:t>
            </w:r>
          </w:p>
        </w:tc>
        <w:tc>
          <w:tcPr>
            <w:tcW w:w="2601" w:type="dxa"/>
            <w:tcBorders>
              <w:top w:val="single" w:sz="12" w:space="0" w:color="404040" w:themeColor="text1" w:themeTint="BF"/>
              <w:bottom w:val="single" w:sz="4" w:space="0" w:color="404040" w:themeColor="text1" w:themeTint="BF"/>
            </w:tcBorders>
            <w:shd w:val="clear" w:color="auto" w:fill="DEEEEE"/>
            <w:vAlign w:val="center"/>
          </w:tcPr>
          <w:p w14:paraId="7659BA46" w14:textId="77777777" w:rsidR="00026A7E" w:rsidRPr="008E0663" w:rsidDel="00CA35ED" w:rsidRDefault="00026A7E" w:rsidP="0091358C">
            <w:pPr>
              <w:spacing w:line="280" w:lineRule="atLeast"/>
              <w:jc w:val="center"/>
              <w:rPr>
                <w:b/>
                <w:bCs/>
                <w:kern w:val="0"/>
                <w:sz w:val="20"/>
                <w:szCs w:val="20"/>
              </w:rPr>
            </w:pPr>
            <w:r>
              <w:rPr>
                <w:rFonts w:hint="eastAsia"/>
                <w:b/>
                <w:bCs/>
                <w:kern w:val="0"/>
                <w:sz w:val="20"/>
                <w:szCs w:val="20"/>
              </w:rPr>
              <w:t>인</w:t>
            </w:r>
            <w:r w:rsidRPr="008E0663">
              <w:rPr>
                <w:b/>
                <w:bCs/>
                <w:kern w:val="0"/>
                <w:sz w:val="20"/>
                <w:szCs w:val="20"/>
              </w:rPr>
              <w:t>원</w:t>
            </w:r>
          </w:p>
        </w:tc>
      </w:tr>
      <w:tr w:rsidR="00026A7E" w:rsidRPr="00CB2B3F" w14:paraId="257906E9" w14:textId="77777777" w:rsidTr="0091358C">
        <w:trPr>
          <w:trHeight w:val="340"/>
        </w:trPr>
        <w:tc>
          <w:tcPr>
            <w:tcW w:w="2600" w:type="dxa"/>
            <w:tcBorders>
              <w:top w:val="single" w:sz="4" w:space="0" w:color="404040" w:themeColor="text1" w:themeTint="BF"/>
            </w:tcBorders>
            <w:shd w:val="clear" w:color="auto" w:fill="F2F2F2" w:themeFill="background1" w:themeFillShade="F2"/>
            <w:vAlign w:val="center"/>
          </w:tcPr>
          <w:p w14:paraId="617BFA87" w14:textId="77777777" w:rsidR="00026A7E" w:rsidRPr="008E0663" w:rsidRDefault="00026A7E" w:rsidP="0091358C">
            <w:pPr>
              <w:spacing w:line="280" w:lineRule="atLeast"/>
              <w:jc w:val="center"/>
              <w:rPr>
                <w:bCs/>
                <w:kern w:val="0"/>
                <w:sz w:val="20"/>
                <w:szCs w:val="20"/>
              </w:rPr>
            </w:pPr>
            <w:r w:rsidRPr="008E0663">
              <w:rPr>
                <w:bCs/>
                <w:kern w:val="0"/>
                <w:sz w:val="20"/>
                <w:szCs w:val="20"/>
              </w:rPr>
              <w:t>㈜</w:t>
            </w:r>
            <w:proofErr w:type="spellStart"/>
            <w:r w:rsidRPr="008E0663">
              <w:rPr>
                <w:bCs/>
                <w:kern w:val="0"/>
                <w:sz w:val="20"/>
                <w:szCs w:val="20"/>
              </w:rPr>
              <w:t>다사랑</w:t>
            </w:r>
            <w:proofErr w:type="spellEnd"/>
          </w:p>
        </w:tc>
        <w:tc>
          <w:tcPr>
            <w:tcW w:w="2600" w:type="dxa"/>
            <w:tcBorders>
              <w:top w:val="single" w:sz="4" w:space="0" w:color="404040" w:themeColor="text1" w:themeTint="BF"/>
            </w:tcBorders>
            <w:shd w:val="clear" w:color="auto" w:fill="auto"/>
            <w:vAlign w:val="center"/>
          </w:tcPr>
          <w:p w14:paraId="6C46E694" w14:textId="77777777" w:rsidR="00026A7E" w:rsidRPr="008E0663" w:rsidRDefault="00026A7E" w:rsidP="0091358C">
            <w:pPr>
              <w:spacing w:line="280" w:lineRule="atLeast"/>
              <w:jc w:val="center"/>
              <w:rPr>
                <w:bCs/>
                <w:kern w:val="0"/>
                <w:sz w:val="20"/>
                <w:szCs w:val="20"/>
              </w:rPr>
            </w:pPr>
            <w:r w:rsidRPr="008E0663">
              <w:rPr>
                <w:bCs/>
                <w:kern w:val="0"/>
                <w:sz w:val="20"/>
                <w:szCs w:val="20"/>
              </w:rPr>
              <w:t>사업장</w:t>
            </w:r>
            <w:r w:rsidRPr="008E0663">
              <w:rPr>
                <w:bCs/>
                <w:kern w:val="0"/>
                <w:sz w:val="20"/>
                <w:szCs w:val="20"/>
              </w:rPr>
              <w:t xml:space="preserve"> </w:t>
            </w:r>
            <w:r w:rsidRPr="008E0663">
              <w:rPr>
                <w:bCs/>
                <w:kern w:val="0"/>
                <w:sz w:val="20"/>
                <w:szCs w:val="20"/>
              </w:rPr>
              <w:t>경비</w:t>
            </w:r>
            <w:r w:rsidRPr="008E0663">
              <w:rPr>
                <w:bCs/>
                <w:kern w:val="0"/>
                <w:sz w:val="20"/>
                <w:szCs w:val="20"/>
              </w:rPr>
              <w:t>/</w:t>
            </w:r>
            <w:r w:rsidRPr="008E0663">
              <w:rPr>
                <w:bCs/>
                <w:kern w:val="0"/>
                <w:sz w:val="20"/>
                <w:szCs w:val="20"/>
              </w:rPr>
              <w:t>청소</w:t>
            </w:r>
          </w:p>
        </w:tc>
        <w:tc>
          <w:tcPr>
            <w:tcW w:w="2601" w:type="dxa"/>
            <w:tcBorders>
              <w:top w:val="single" w:sz="4" w:space="0" w:color="404040" w:themeColor="text1" w:themeTint="BF"/>
            </w:tcBorders>
            <w:vAlign w:val="center"/>
          </w:tcPr>
          <w:p w14:paraId="7708BE4A" w14:textId="77777777" w:rsidR="00026A7E" w:rsidRPr="008E0663" w:rsidRDefault="00026A7E" w:rsidP="0091358C">
            <w:pPr>
              <w:spacing w:line="280" w:lineRule="atLeast"/>
              <w:jc w:val="right"/>
              <w:rPr>
                <w:bCs/>
                <w:kern w:val="0"/>
                <w:sz w:val="20"/>
                <w:szCs w:val="20"/>
              </w:rPr>
            </w:pPr>
            <w:r w:rsidRPr="008E0663">
              <w:rPr>
                <w:bCs/>
                <w:kern w:val="0"/>
                <w:sz w:val="20"/>
                <w:szCs w:val="20"/>
              </w:rPr>
              <w:t>8</w:t>
            </w:r>
            <w:r w:rsidRPr="008E0663">
              <w:rPr>
                <w:bCs/>
                <w:kern w:val="0"/>
                <w:sz w:val="20"/>
                <w:szCs w:val="20"/>
              </w:rPr>
              <w:t>명</w:t>
            </w:r>
          </w:p>
        </w:tc>
      </w:tr>
      <w:tr w:rsidR="00026A7E" w:rsidRPr="00CB2B3F" w14:paraId="09FC32A4" w14:textId="77777777" w:rsidTr="0091358C">
        <w:trPr>
          <w:trHeight w:val="340"/>
        </w:trPr>
        <w:tc>
          <w:tcPr>
            <w:tcW w:w="2600" w:type="dxa"/>
            <w:shd w:val="clear" w:color="auto" w:fill="F2F2F2" w:themeFill="background1" w:themeFillShade="F2"/>
            <w:vAlign w:val="center"/>
          </w:tcPr>
          <w:p w14:paraId="2F0ACD05" w14:textId="77777777" w:rsidR="00026A7E" w:rsidRPr="008E0663" w:rsidRDefault="00026A7E" w:rsidP="0091358C">
            <w:pPr>
              <w:spacing w:line="280" w:lineRule="atLeast"/>
              <w:jc w:val="center"/>
              <w:rPr>
                <w:bCs/>
                <w:kern w:val="0"/>
                <w:sz w:val="20"/>
                <w:szCs w:val="20"/>
              </w:rPr>
            </w:pPr>
            <w:r w:rsidRPr="008E0663">
              <w:rPr>
                <w:bCs/>
                <w:kern w:val="0"/>
                <w:sz w:val="20"/>
                <w:szCs w:val="20"/>
              </w:rPr>
              <w:t>㈜</w:t>
            </w:r>
            <w:r w:rsidRPr="008E0663">
              <w:rPr>
                <w:bCs/>
                <w:kern w:val="0"/>
                <w:sz w:val="20"/>
                <w:szCs w:val="20"/>
              </w:rPr>
              <w:t>CMF</w:t>
            </w:r>
          </w:p>
        </w:tc>
        <w:tc>
          <w:tcPr>
            <w:tcW w:w="2600" w:type="dxa"/>
            <w:shd w:val="clear" w:color="auto" w:fill="auto"/>
            <w:vAlign w:val="center"/>
          </w:tcPr>
          <w:p w14:paraId="4C681162" w14:textId="77777777" w:rsidR="00026A7E" w:rsidRPr="008E0663" w:rsidRDefault="00026A7E" w:rsidP="0091358C">
            <w:pPr>
              <w:spacing w:line="280" w:lineRule="atLeast"/>
              <w:jc w:val="center"/>
              <w:rPr>
                <w:bCs/>
                <w:kern w:val="0"/>
                <w:sz w:val="20"/>
                <w:szCs w:val="20"/>
              </w:rPr>
            </w:pPr>
            <w:r w:rsidRPr="008E0663">
              <w:rPr>
                <w:bCs/>
                <w:kern w:val="0"/>
                <w:sz w:val="20"/>
                <w:szCs w:val="20"/>
              </w:rPr>
              <w:t>구내식당</w:t>
            </w:r>
            <w:r w:rsidRPr="008E0663">
              <w:rPr>
                <w:bCs/>
                <w:kern w:val="0"/>
                <w:sz w:val="20"/>
                <w:szCs w:val="20"/>
              </w:rPr>
              <w:t xml:space="preserve"> </w:t>
            </w:r>
            <w:r w:rsidRPr="008E0663">
              <w:rPr>
                <w:bCs/>
                <w:kern w:val="0"/>
                <w:sz w:val="20"/>
                <w:szCs w:val="20"/>
              </w:rPr>
              <w:t>운영</w:t>
            </w:r>
          </w:p>
        </w:tc>
        <w:tc>
          <w:tcPr>
            <w:tcW w:w="2601" w:type="dxa"/>
            <w:vAlign w:val="center"/>
          </w:tcPr>
          <w:p w14:paraId="4F6FAAE7" w14:textId="77777777" w:rsidR="00026A7E" w:rsidRPr="008E0663" w:rsidRDefault="00026A7E" w:rsidP="0091358C">
            <w:pPr>
              <w:spacing w:line="280" w:lineRule="atLeast"/>
              <w:jc w:val="right"/>
              <w:rPr>
                <w:bCs/>
                <w:kern w:val="0"/>
                <w:sz w:val="20"/>
                <w:szCs w:val="20"/>
              </w:rPr>
            </w:pPr>
            <w:r w:rsidRPr="008E0663">
              <w:rPr>
                <w:bCs/>
                <w:kern w:val="0"/>
                <w:sz w:val="20"/>
                <w:szCs w:val="20"/>
              </w:rPr>
              <w:t>8</w:t>
            </w:r>
            <w:r w:rsidRPr="008E0663">
              <w:rPr>
                <w:bCs/>
                <w:kern w:val="0"/>
                <w:sz w:val="20"/>
                <w:szCs w:val="20"/>
              </w:rPr>
              <w:t>명</w:t>
            </w:r>
          </w:p>
        </w:tc>
      </w:tr>
      <w:tr w:rsidR="00026A7E" w:rsidRPr="00CB2B3F" w14:paraId="160C9807" w14:textId="77777777" w:rsidTr="0091358C">
        <w:trPr>
          <w:trHeight w:val="340"/>
        </w:trPr>
        <w:tc>
          <w:tcPr>
            <w:tcW w:w="2600" w:type="dxa"/>
            <w:shd w:val="clear" w:color="auto" w:fill="F2F2F2" w:themeFill="background1" w:themeFillShade="F2"/>
            <w:vAlign w:val="center"/>
          </w:tcPr>
          <w:p w14:paraId="2B2F8570" w14:textId="77777777" w:rsidR="00026A7E" w:rsidRPr="008E0663" w:rsidRDefault="00026A7E" w:rsidP="0091358C">
            <w:pPr>
              <w:spacing w:line="280" w:lineRule="atLeast"/>
              <w:jc w:val="center"/>
              <w:rPr>
                <w:bCs/>
                <w:kern w:val="0"/>
                <w:sz w:val="20"/>
                <w:szCs w:val="20"/>
              </w:rPr>
            </w:pPr>
            <w:r w:rsidRPr="008E0663">
              <w:rPr>
                <w:bCs/>
                <w:kern w:val="0"/>
                <w:sz w:val="20"/>
                <w:szCs w:val="20"/>
              </w:rPr>
              <w:t>성현기연</w:t>
            </w:r>
          </w:p>
        </w:tc>
        <w:tc>
          <w:tcPr>
            <w:tcW w:w="2600" w:type="dxa"/>
            <w:shd w:val="clear" w:color="auto" w:fill="auto"/>
            <w:vAlign w:val="center"/>
          </w:tcPr>
          <w:p w14:paraId="591ED494" w14:textId="77777777" w:rsidR="00026A7E" w:rsidRPr="008E0663" w:rsidRDefault="00026A7E" w:rsidP="0091358C">
            <w:pPr>
              <w:spacing w:line="280" w:lineRule="atLeast"/>
              <w:jc w:val="center"/>
              <w:rPr>
                <w:bCs/>
                <w:kern w:val="0"/>
                <w:sz w:val="20"/>
                <w:szCs w:val="20"/>
              </w:rPr>
            </w:pPr>
            <w:r w:rsidRPr="008E0663">
              <w:rPr>
                <w:bCs/>
                <w:kern w:val="0"/>
                <w:sz w:val="20"/>
                <w:szCs w:val="20"/>
              </w:rPr>
              <w:t>현장</w:t>
            </w:r>
            <w:r w:rsidRPr="008E0663">
              <w:rPr>
                <w:bCs/>
                <w:kern w:val="0"/>
                <w:sz w:val="20"/>
                <w:szCs w:val="20"/>
              </w:rPr>
              <w:t xml:space="preserve"> </w:t>
            </w:r>
            <w:proofErr w:type="spellStart"/>
            <w:r w:rsidRPr="008E0663">
              <w:rPr>
                <w:bCs/>
                <w:kern w:val="0"/>
                <w:sz w:val="20"/>
                <w:szCs w:val="20"/>
              </w:rPr>
              <w:t>날물관리</w:t>
            </w:r>
            <w:proofErr w:type="spellEnd"/>
          </w:p>
        </w:tc>
        <w:tc>
          <w:tcPr>
            <w:tcW w:w="2601" w:type="dxa"/>
            <w:vAlign w:val="center"/>
          </w:tcPr>
          <w:p w14:paraId="0ECE2921" w14:textId="77777777" w:rsidR="00026A7E" w:rsidRPr="008E0663" w:rsidRDefault="00026A7E" w:rsidP="0091358C">
            <w:pPr>
              <w:spacing w:line="280" w:lineRule="atLeast"/>
              <w:jc w:val="right"/>
              <w:rPr>
                <w:bCs/>
                <w:kern w:val="0"/>
                <w:sz w:val="20"/>
                <w:szCs w:val="20"/>
              </w:rPr>
            </w:pPr>
            <w:r w:rsidRPr="008E0663">
              <w:rPr>
                <w:bCs/>
                <w:kern w:val="0"/>
                <w:sz w:val="20"/>
                <w:szCs w:val="20"/>
              </w:rPr>
              <w:t>3</w:t>
            </w:r>
            <w:r w:rsidRPr="008E0663">
              <w:rPr>
                <w:bCs/>
                <w:kern w:val="0"/>
                <w:sz w:val="20"/>
                <w:szCs w:val="20"/>
              </w:rPr>
              <w:t>명</w:t>
            </w:r>
          </w:p>
        </w:tc>
      </w:tr>
    </w:tbl>
    <w:p w14:paraId="7C31117E" w14:textId="77777777" w:rsidR="00026A7E" w:rsidRPr="00CB2B3F" w:rsidRDefault="00026A7E" w:rsidP="00026A7E">
      <w:pPr>
        <w:spacing w:before="240" w:after="240"/>
        <w:ind w:left="1814"/>
        <w:rPr>
          <w:kern w:val="0"/>
          <w:szCs w:val="20"/>
        </w:rPr>
      </w:pPr>
      <w:r w:rsidRPr="00CB2B3F">
        <w:rPr>
          <w:kern w:val="0"/>
          <w:szCs w:val="20"/>
        </w:rPr>
        <w:t>제공된</w:t>
      </w:r>
      <w:r w:rsidRPr="00CB2B3F">
        <w:rPr>
          <w:kern w:val="0"/>
          <w:szCs w:val="20"/>
        </w:rPr>
        <w:t xml:space="preserve"> </w:t>
      </w:r>
      <w:proofErr w:type="spellStart"/>
      <w:r w:rsidRPr="00CB2B3F">
        <w:rPr>
          <w:kern w:val="0"/>
          <w:szCs w:val="20"/>
        </w:rPr>
        <w:t>성현기연의</w:t>
      </w:r>
      <w:proofErr w:type="spellEnd"/>
      <w:r w:rsidRPr="00CB2B3F">
        <w:rPr>
          <w:kern w:val="0"/>
          <w:szCs w:val="20"/>
        </w:rPr>
        <w:t xml:space="preserve"> </w:t>
      </w:r>
      <w:r w:rsidRPr="00CB2B3F">
        <w:rPr>
          <w:kern w:val="0"/>
          <w:szCs w:val="20"/>
        </w:rPr>
        <w:t>도급거래</w:t>
      </w:r>
      <w:r w:rsidRPr="00CB2B3F">
        <w:rPr>
          <w:kern w:val="0"/>
          <w:szCs w:val="20"/>
        </w:rPr>
        <w:t xml:space="preserve"> </w:t>
      </w:r>
      <w:r w:rsidRPr="00CB2B3F">
        <w:rPr>
          <w:kern w:val="0"/>
          <w:szCs w:val="20"/>
        </w:rPr>
        <w:t>질의사항</w:t>
      </w:r>
      <w:r w:rsidRPr="00CB2B3F">
        <w:rPr>
          <w:kern w:val="0"/>
          <w:szCs w:val="20"/>
        </w:rPr>
        <w:t xml:space="preserve"> </w:t>
      </w:r>
      <w:r w:rsidRPr="00CB2B3F">
        <w:rPr>
          <w:kern w:val="0"/>
          <w:szCs w:val="20"/>
        </w:rPr>
        <w:t>답변</w:t>
      </w:r>
      <w:r w:rsidRPr="00CB2B3F">
        <w:rPr>
          <w:kern w:val="0"/>
          <w:szCs w:val="20"/>
        </w:rPr>
        <w:t xml:space="preserve"> </w:t>
      </w:r>
      <w:r w:rsidRPr="00CB2B3F">
        <w:rPr>
          <w:kern w:val="0"/>
          <w:szCs w:val="20"/>
        </w:rPr>
        <w:t>자료</w:t>
      </w:r>
      <w:r w:rsidRPr="00CB2B3F">
        <w:rPr>
          <w:kern w:val="0"/>
          <w:szCs w:val="20"/>
        </w:rPr>
        <w:t xml:space="preserve"> </w:t>
      </w:r>
      <w:r w:rsidRPr="00CB2B3F">
        <w:rPr>
          <w:kern w:val="0"/>
          <w:szCs w:val="20"/>
        </w:rPr>
        <w:t>및</w:t>
      </w:r>
      <w:r w:rsidRPr="00CB2B3F">
        <w:rPr>
          <w:kern w:val="0"/>
          <w:szCs w:val="20"/>
        </w:rPr>
        <w:t xml:space="preserve"> </w:t>
      </w:r>
      <w:r w:rsidRPr="00CB2B3F">
        <w:rPr>
          <w:kern w:val="0"/>
          <w:szCs w:val="20"/>
        </w:rPr>
        <w:t>답변에</w:t>
      </w:r>
      <w:r w:rsidRPr="00CB2B3F">
        <w:rPr>
          <w:kern w:val="0"/>
          <w:szCs w:val="20"/>
        </w:rPr>
        <w:t xml:space="preserve"> </w:t>
      </w:r>
      <w:r w:rsidRPr="00CB2B3F">
        <w:rPr>
          <w:kern w:val="0"/>
          <w:szCs w:val="20"/>
        </w:rPr>
        <w:t>의하면</w:t>
      </w:r>
      <w:r w:rsidRPr="00CB2B3F">
        <w:rPr>
          <w:kern w:val="0"/>
          <w:szCs w:val="20"/>
        </w:rPr>
        <w:t xml:space="preserve">, </w:t>
      </w:r>
      <w:proofErr w:type="spellStart"/>
      <w:r w:rsidRPr="00CB2B3F">
        <w:rPr>
          <w:kern w:val="0"/>
          <w:szCs w:val="20"/>
        </w:rPr>
        <w:t>성현기연의</w:t>
      </w:r>
      <w:proofErr w:type="spellEnd"/>
      <w:r w:rsidRPr="00CB2B3F">
        <w:rPr>
          <w:kern w:val="0"/>
          <w:szCs w:val="20"/>
        </w:rPr>
        <w:t xml:space="preserve"> </w:t>
      </w:r>
      <w:r w:rsidRPr="00CB2B3F">
        <w:rPr>
          <w:kern w:val="0"/>
          <w:szCs w:val="20"/>
        </w:rPr>
        <w:t>공동대표</w:t>
      </w:r>
      <w:r w:rsidRPr="00CB2B3F">
        <w:rPr>
          <w:kern w:val="0"/>
          <w:szCs w:val="20"/>
        </w:rPr>
        <w:t xml:space="preserve"> 2</w:t>
      </w:r>
      <w:r w:rsidRPr="00CB2B3F">
        <w:rPr>
          <w:kern w:val="0"/>
          <w:szCs w:val="20"/>
        </w:rPr>
        <w:t>명과</w:t>
      </w:r>
      <w:r w:rsidRPr="00CB2B3F">
        <w:rPr>
          <w:kern w:val="0"/>
          <w:szCs w:val="20"/>
        </w:rPr>
        <w:t xml:space="preserve"> </w:t>
      </w:r>
      <w:r w:rsidRPr="00CB2B3F">
        <w:rPr>
          <w:kern w:val="0"/>
          <w:szCs w:val="20"/>
        </w:rPr>
        <w:t>직원</w:t>
      </w:r>
      <w:r w:rsidRPr="00CB2B3F">
        <w:rPr>
          <w:kern w:val="0"/>
          <w:szCs w:val="20"/>
        </w:rPr>
        <w:t xml:space="preserve"> 1</w:t>
      </w:r>
      <w:r w:rsidRPr="00CB2B3F">
        <w:rPr>
          <w:kern w:val="0"/>
          <w:szCs w:val="20"/>
        </w:rPr>
        <w:t>명이</w:t>
      </w:r>
      <w:r w:rsidRPr="00CB2B3F">
        <w:rPr>
          <w:kern w:val="0"/>
          <w:szCs w:val="20"/>
        </w:rPr>
        <w:t xml:space="preserve"> </w:t>
      </w:r>
      <w:r w:rsidRPr="00CB2B3F">
        <w:rPr>
          <w:kern w:val="0"/>
          <w:szCs w:val="20"/>
        </w:rPr>
        <w:t>대상회사</w:t>
      </w:r>
      <w:r w:rsidRPr="00CB2B3F">
        <w:rPr>
          <w:kern w:val="0"/>
          <w:szCs w:val="20"/>
        </w:rPr>
        <w:t xml:space="preserve"> 3</w:t>
      </w:r>
      <w:r w:rsidRPr="00CB2B3F">
        <w:rPr>
          <w:kern w:val="0"/>
          <w:szCs w:val="20"/>
        </w:rPr>
        <w:t>공장에</w:t>
      </w:r>
      <w:r w:rsidRPr="00CB2B3F">
        <w:rPr>
          <w:kern w:val="0"/>
          <w:szCs w:val="20"/>
        </w:rPr>
        <w:t xml:space="preserve"> </w:t>
      </w:r>
      <w:r w:rsidRPr="00CB2B3F">
        <w:rPr>
          <w:kern w:val="0"/>
          <w:szCs w:val="20"/>
        </w:rPr>
        <w:t>상주하며</w:t>
      </w:r>
      <w:r w:rsidRPr="00CB2B3F">
        <w:rPr>
          <w:kern w:val="0"/>
          <w:szCs w:val="20"/>
        </w:rPr>
        <w:t xml:space="preserve"> </w:t>
      </w:r>
      <w:r w:rsidRPr="00CB2B3F">
        <w:rPr>
          <w:kern w:val="0"/>
          <w:szCs w:val="20"/>
        </w:rPr>
        <w:t>현장의</w:t>
      </w:r>
      <w:r w:rsidRPr="00CB2B3F">
        <w:rPr>
          <w:kern w:val="0"/>
          <w:szCs w:val="20"/>
        </w:rPr>
        <w:t xml:space="preserve"> </w:t>
      </w:r>
      <w:proofErr w:type="spellStart"/>
      <w:r w:rsidRPr="00CB2B3F">
        <w:rPr>
          <w:kern w:val="0"/>
          <w:szCs w:val="20"/>
        </w:rPr>
        <w:t>날물</w:t>
      </w:r>
      <w:proofErr w:type="spellEnd"/>
      <w:r w:rsidRPr="00CB2B3F">
        <w:rPr>
          <w:kern w:val="0"/>
          <w:szCs w:val="20"/>
        </w:rPr>
        <w:t>(</w:t>
      </w:r>
      <w:r w:rsidRPr="00CB2B3F">
        <w:rPr>
          <w:kern w:val="0"/>
          <w:szCs w:val="20"/>
        </w:rPr>
        <w:t>칼날</w:t>
      </w:r>
      <w:r w:rsidRPr="00CB2B3F">
        <w:rPr>
          <w:kern w:val="0"/>
          <w:szCs w:val="20"/>
        </w:rPr>
        <w:t xml:space="preserve"> </w:t>
      </w:r>
      <w:r w:rsidRPr="00CB2B3F">
        <w:rPr>
          <w:kern w:val="0"/>
          <w:szCs w:val="20"/>
        </w:rPr>
        <w:t>등</w:t>
      </w:r>
      <w:r w:rsidRPr="00CB2B3F">
        <w:rPr>
          <w:kern w:val="0"/>
          <w:szCs w:val="20"/>
        </w:rPr>
        <w:t xml:space="preserve"> </w:t>
      </w:r>
      <w:r w:rsidRPr="00CB2B3F">
        <w:rPr>
          <w:kern w:val="0"/>
          <w:szCs w:val="20"/>
        </w:rPr>
        <w:t>날카로운</w:t>
      </w:r>
      <w:r w:rsidRPr="00CB2B3F">
        <w:rPr>
          <w:kern w:val="0"/>
          <w:szCs w:val="20"/>
        </w:rPr>
        <w:t xml:space="preserve"> </w:t>
      </w:r>
      <w:r w:rsidRPr="00CB2B3F">
        <w:rPr>
          <w:kern w:val="0"/>
          <w:szCs w:val="20"/>
        </w:rPr>
        <w:t>물건</w:t>
      </w:r>
      <w:r w:rsidRPr="00CB2B3F">
        <w:rPr>
          <w:kern w:val="0"/>
          <w:szCs w:val="20"/>
        </w:rPr>
        <w:t>)</w:t>
      </w:r>
      <w:r w:rsidRPr="00CB2B3F">
        <w:rPr>
          <w:kern w:val="0"/>
          <w:szCs w:val="20"/>
        </w:rPr>
        <w:t>을</w:t>
      </w:r>
      <w:r w:rsidRPr="00CB2B3F">
        <w:rPr>
          <w:kern w:val="0"/>
          <w:szCs w:val="20"/>
        </w:rPr>
        <w:t xml:space="preserve"> </w:t>
      </w:r>
      <w:r w:rsidRPr="00CB2B3F">
        <w:rPr>
          <w:kern w:val="0"/>
          <w:szCs w:val="20"/>
        </w:rPr>
        <w:t>연마</w:t>
      </w:r>
      <w:r w:rsidRPr="00CB2B3F">
        <w:rPr>
          <w:kern w:val="0"/>
          <w:szCs w:val="20"/>
        </w:rPr>
        <w:t xml:space="preserve"> </w:t>
      </w:r>
      <w:r w:rsidRPr="00CB2B3F">
        <w:rPr>
          <w:kern w:val="0"/>
          <w:szCs w:val="20"/>
        </w:rPr>
        <w:t>등</w:t>
      </w:r>
      <w:r w:rsidRPr="00CB2B3F">
        <w:rPr>
          <w:kern w:val="0"/>
          <w:szCs w:val="20"/>
        </w:rPr>
        <w:t xml:space="preserve"> </w:t>
      </w:r>
      <w:r w:rsidRPr="00CB2B3F">
        <w:rPr>
          <w:kern w:val="0"/>
          <w:szCs w:val="20"/>
        </w:rPr>
        <w:t>관리하는</w:t>
      </w:r>
      <w:r w:rsidRPr="00CB2B3F">
        <w:rPr>
          <w:kern w:val="0"/>
          <w:szCs w:val="20"/>
        </w:rPr>
        <w:t xml:space="preserve"> </w:t>
      </w:r>
      <w:r w:rsidRPr="00CB2B3F">
        <w:rPr>
          <w:kern w:val="0"/>
          <w:szCs w:val="20"/>
        </w:rPr>
        <w:t>업무를</w:t>
      </w:r>
      <w:r w:rsidRPr="00CB2B3F">
        <w:rPr>
          <w:kern w:val="0"/>
          <w:szCs w:val="20"/>
        </w:rPr>
        <w:t xml:space="preserve"> </w:t>
      </w:r>
      <w:r w:rsidRPr="00CB2B3F">
        <w:rPr>
          <w:kern w:val="0"/>
          <w:szCs w:val="20"/>
        </w:rPr>
        <w:t>수행하고</w:t>
      </w:r>
      <w:r w:rsidRPr="00CB2B3F">
        <w:rPr>
          <w:kern w:val="0"/>
          <w:szCs w:val="20"/>
        </w:rPr>
        <w:t xml:space="preserve"> </w:t>
      </w:r>
      <w:r w:rsidRPr="00CB2B3F">
        <w:rPr>
          <w:kern w:val="0"/>
          <w:szCs w:val="20"/>
        </w:rPr>
        <w:t>있는데</w:t>
      </w:r>
      <w:r w:rsidRPr="00CB2B3F">
        <w:rPr>
          <w:kern w:val="0"/>
          <w:szCs w:val="20"/>
        </w:rPr>
        <w:t>, (</w:t>
      </w:r>
      <w:proofErr w:type="spellStart"/>
      <w:r w:rsidRPr="00CB2B3F">
        <w:rPr>
          <w:kern w:val="0"/>
          <w:szCs w:val="20"/>
        </w:rPr>
        <w:t>i</w:t>
      </w:r>
      <w:proofErr w:type="spellEnd"/>
      <w:r w:rsidRPr="00CB2B3F">
        <w:rPr>
          <w:kern w:val="0"/>
          <w:szCs w:val="20"/>
        </w:rPr>
        <w:t xml:space="preserve">) </w:t>
      </w:r>
      <w:r w:rsidRPr="00CB2B3F">
        <w:rPr>
          <w:kern w:val="0"/>
          <w:szCs w:val="20"/>
        </w:rPr>
        <w:t>대상회사</w:t>
      </w:r>
      <w:r w:rsidRPr="00CB2B3F">
        <w:rPr>
          <w:kern w:val="0"/>
          <w:szCs w:val="20"/>
        </w:rPr>
        <w:t xml:space="preserve"> </w:t>
      </w:r>
      <w:r w:rsidRPr="00CB2B3F">
        <w:rPr>
          <w:kern w:val="0"/>
          <w:szCs w:val="20"/>
        </w:rPr>
        <w:t>직원이</w:t>
      </w:r>
      <w:r w:rsidRPr="00CB2B3F">
        <w:rPr>
          <w:kern w:val="0"/>
          <w:szCs w:val="20"/>
        </w:rPr>
        <w:t xml:space="preserve"> </w:t>
      </w:r>
      <w:r w:rsidRPr="00CB2B3F">
        <w:rPr>
          <w:kern w:val="0"/>
          <w:szCs w:val="20"/>
        </w:rPr>
        <w:t>성현기연</w:t>
      </w:r>
      <w:r w:rsidRPr="00CB2B3F">
        <w:rPr>
          <w:kern w:val="0"/>
          <w:szCs w:val="20"/>
        </w:rPr>
        <w:t xml:space="preserve"> </w:t>
      </w:r>
      <w:r w:rsidRPr="00CB2B3F">
        <w:rPr>
          <w:kern w:val="0"/>
          <w:szCs w:val="20"/>
        </w:rPr>
        <w:t>소속</w:t>
      </w:r>
      <w:r w:rsidRPr="00CB2B3F">
        <w:rPr>
          <w:kern w:val="0"/>
          <w:szCs w:val="20"/>
        </w:rPr>
        <w:t xml:space="preserve"> </w:t>
      </w:r>
      <w:r w:rsidRPr="00CB2B3F">
        <w:rPr>
          <w:kern w:val="0"/>
          <w:szCs w:val="20"/>
        </w:rPr>
        <w:t>직원에게</w:t>
      </w:r>
      <w:r w:rsidRPr="00CB2B3F">
        <w:rPr>
          <w:kern w:val="0"/>
          <w:szCs w:val="20"/>
        </w:rPr>
        <w:t xml:space="preserve"> </w:t>
      </w:r>
      <w:r w:rsidRPr="00CB2B3F">
        <w:rPr>
          <w:kern w:val="0"/>
          <w:szCs w:val="20"/>
        </w:rPr>
        <w:t>직접</w:t>
      </w:r>
      <w:r w:rsidRPr="00CB2B3F">
        <w:rPr>
          <w:kern w:val="0"/>
          <w:szCs w:val="20"/>
        </w:rPr>
        <w:t xml:space="preserve"> </w:t>
      </w:r>
      <w:r w:rsidRPr="00CB2B3F">
        <w:rPr>
          <w:kern w:val="0"/>
          <w:szCs w:val="20"/>
        </w:rPr>
        <w:t>업무</w:t>
      </w:r>
      <w:r w:rsidRPr="00CB2B3F">
        <w:rPr>
          <w:kern w:val="0"/>
          <w:szCs w:val="20"/>
        </w:rPr>
        <w:t xml:space="preserve"> </w:t>
      </w:r>
      <w:r w:rsidRPr="00CB2B3F">
        <w:rPr>
          <w:kern w:val="0"/>
          <w:szCs w:val="20"/>
        </w:rPr>
        <w:t>지시</w:t>
      </w:r>
      <w:r w:rsidRPr="00CB2B3F">
        <w:rPr>
          <w:kern w:val="0"/>
          <w:szCs w:val="20"/>
        </w:rPr>
        <w:t xml:space="preserve">, </w:t>
      </w:r>
      <w:r w:rsidRPr="00CB2B3F">
        <w:rPr>
          <w:kern w:val="0"/>
          <w:szCs w:val="20"/>
        </w:rPr>
        <w:t>감독을</w:t>
      </w:r>
      <w:r w:rsidRPr="00CB2B3F">
        <w:rPr>
          <w:kern w:val="0"/>
          <w:szCs w:val="20"/>
        </w:rPr>
        <w:t xml:space="preserve"> </w:t>
      </w:r>
      <w:r w:rsidRPr="00CB2B3F">
        <w:rPr>
          <w:kern w:val="0"/>
          <w:szCs w:val="20"/>
        </w:rPr>
        <w:t>하는</w:t>
      </w:r>
      <w:r w:rsidRPr="00CB2B3F">
        <w:rPr>
          <w:kern w:val="0"/>
          <w:szCs w:val="20"/>
        </w:rPr>
        <w:t xml:space="preserve"> </w:t>
      </w:r>
      <w:r w:rsidRPr="00CB2B3F">
        <w:rPr>
          <w:kern w:val="0"/>
          <w:szCs w:val="20"/>
        </w:rPr>
        <w:t>경우는</w:t>
      </w:r>
      <w:r w:rsidRPr="00CB2B3F">
        <w:rPr>
          <w:kern w:val="0"/>
          <w:szCs w:val="20"/>
        </w:rPr>
        <w:t xml:space="preserve"> </w:t>
      </w:r>
      <w:r w:rsidRPr="00CB2B3F">
        <w:rPr>
          <w:kern w:val="0"/>
          <w:szCs w:val="20"/>
        </w:rPr>
        <w:t>없고</w:t>
      </w:r>
      <w:r w:rsidRPr="00CB2B3F">
        <w:rPr>
          <w:kern w:val="0"/>
          <w:szCs w:val="20"/>
        </w:rPr>
        <w:t xml:space="preserve">, (ii) </w:t>
      </w:r>
      <w:r w:rsidRPr="00CB2B3F">
        <w:rPr>
          <w:kern w:val="0"/>
          <w:szCs w:val="20"/>
        </w:rPr>
        <w:t>대상회사</w:t>
      </w:r>
      <w:r w:rsidRPr="00CB2B3F">
        <w:rPr>
          <w:kern w:val="0"/>
          <w:szCs w:val="20"/>
        </w:rPr>
        <w:t xml:space="preserve"> </w:t>
      </w:r>
      <w:r w:rsidRPr="00CB2B3F">
        <w:rPr>
          <w:kern w:val="0"/>
          <w:szCs w:val="20"/>
        </w:rPr>
        <w:t>직원과</w:t>
      </w:r>
      <w:r w:rsidRPr="00CB2B3F">
        <w:rPr>
          <w:kern w:val="0"/>
          <w:szCs w:val="20"/>
        </w:rPr>
        <w:t xml:space="preserve"> </w:t>
      </w:r>
      <w:r w:rsidRPr="00CB2B3F">
        <w:rPr>
          <w:kern w:val="0"/>
          <w:szCs w:val="20"/>
        </w:rPr>
        <w:t>성현기연</w:t>
      </w:r>
      <w:r w:rsidRPr="00CB2B3F">
        <w:rPr>
          <w:kern w:val="0"/>
          <w:szCs w:val="20"/>
        </w:rPr>
        <w:t xml:space="preserve"> </w:t>
      </w:r>
      <w:r w:rsidRPr="00CB2B3F">
        <w:rPr>
          <w:kern w:val="0"/>
          <w:szCs w:val="20"/>
        </w:rPr>
        <w:t>소속</w:t>
      </w:r>
      <w:r w:rsidRPr="00CB2B3F">
        <w:rPr>
          <w:kern w:val="0"/>
          <w:szCs w:val="20"/>
        </w:rPr>
        <w:t xml:space="preserve"> </w:t>
      </w:r>
      <w:r w:rsidRPr="00CB2B3F">
        <w:rPr>
          <w:kern w:val="0"/>
          <w:szCs w:val="20"/>
        </w:rPr>
        <w:t>직원들의</w:t>
      </w:r>
      <w:r w:rsidRPr="00CB2B3F">
        <w:rPr>
          <w:kern w:val="0"/>
          <w:szCs w:val="20"/>
        </w:rPr>
        <w:t xml:space="preserve"> </w:t>
      </w:r>
      <w:r w:rsidRPr="00CB2B3F">
        <w:rPr>
          <w:kern w:val="0"/>
          <w:szCs w:val="20"/>
        </w:rPr>
        <w:t>공동작업이나</w:t>
      </w:r>
      <w:r w:rsidRPr="00CB2B3F">
        <w:rPr>
          <w:kern w:val="0"/>
          <w:szCs w:val="20"/>
        </w:rPr>
        <w:t xml:space="preserve"> </w:t>
      </w:r>
      <w:r w:rsidRPr="00CB2B3F">
        <w:rPr>
          <w:kern w:val="0"/>
          <w:szCs w:val="20"/>
        </w:rPr>
        <w:t>업무대체</w:t>
      </w:r>
      <w:r w:rsidRPr="00CB2B3F">
        <w:rPr>
          <w:kern w:val="0"/>
          <w:szCs w:val="20"/>
        </w:rPr>
        <w:t xml:space="preserve"> </w:t>
      </w:r>
      <w:r w:rsidRPr="00CB2B3F">
        <w:rPr>
          <w:kern w:val="0"/>
          <w:szCs w:val="20"/>
        </w:rPr>
        <w:t>등은</w:t>
      </w:r>
      <w:r w:rsidRPr="00CB2B3F">
        <w:rPr>
          <w:kern w:val="0"/>
          <w:szCs w:val="20"/>
        </w:rPr>
        <w:t xml:space="preserve"> </w:t>
      </w:r>
      <w:r w:rsidRPr="00CB2B3F">
        <w:rPr>
          <w:kern w:val="0"/>
          <w:szCs w:val="20"/>
        </w:rPr>
        <w:t>이루어지지</w:t>
      </w:r>
      <w:r w:rsidRPr="00CB2B3F">
        <w:rPr>
          <w:kern w:val="0"/>
          <w:szCs w:val="20"/>
        </w:rPr>
        <w:t xml:space="preserve"> </w:t>
      </w:r>
      <w:r w:rsidRPr="00CB2B3F">
        <w:rPr>
          <w:kern w:val="0"/>
          <w:szCs w:val="20"/>
        </w:rPr>
        <w:t>않으며</w:t>
      </w:r>
      <w:r w:rsidRPr="00CB2B3F">
        <w:rPr>
          <w:kern w:val="0"/>
          <w:szCs w:val="20"/>
        </w:rPr>
        <w:t xml:space="preserve">, (iii) </w:t>
      </w:r>
      <w:r w:rsidRPr="00CB2B3F">
        <w:rPr>
          <w:kern w:val="0"/>
          <w:szCs w:val="20"/>
        </w:rPr>
        <w:t>독립된</w:t>
      </w:r>
      <w:r w:rsidRPr="00CB2B3F">
        <w:rPr>
          <w:kern w:val="0"/>
          <w:szCs w:val="20"/>
        </w:rPr>
        <w:t xml:space="preserve"> </w:t>
      </w:r>
      <w:r w:rsidRPr="00CB2B3F">
        <w:rPr>
          <w:kern w:val="0"/>
          <w:szCs w:val="20"/>
        </w:rPr>
        <w:t>공간에서</w:t>
      </w:r>
      <w:r w:rsidRPr="00CB2B3F">
        <w:rPr>
          <w:kern w:val="0"/>
          <w:szCs w:val="20"/>
        </w:rPr>
        <w:t xml:space="preserve"> </w:t>
      </w:r>
      <w:proofErr w:type="spellStart"/>
      <w:r w:rsidRPr="00CB2B3F">
        <w:rPr>
          <w:kern w:val="0"/>
          <w:szCs w:val="20"/>
        </w:rPr>
        <w:t>날물을</w:t>
      </w:r>
      <w:proofErr w:type="spellEnd"/>
      <w:r w:rsidRPr="00CB2B3F">
        <w:rPr>
          <w:kern w:val="0"/>
          <w:szCs w:val="20"/>
        </w:rPr>
        <w:t xml:space="preserve"> </w:t>
      </w:r>
      <w:r w:rsidRPr="00CB2B3F">
        <w:rPr>
          <w:kern w:val="0"/>
          <w:szCs w:val="20"/>
        </w:rPr>
        <w:t>연마하고</w:t>
      </w:r>
      <w:r w:rsidRPr="00CB2B3F">
        <w:rPr>
          <w:kern w:val="0"/>
          <w:szCs w:val="20"/>
        </w:rPr>
        <w:t xml:space="preserve"> </w:t>
      </w:r>
      <w:r w:rsidRPr="00CB2B3F">
        <w:rPr>
          <w:kern w:val="0"/>
          <w:szCs w:val="20"/>
        </w:rPr>
        <w:t>이를</w:t>
      </w:r>
      <w:r w:rsidRPr="00CB2B3F">
        <w:rPr>
          <w:kern w:val="0"/>
          <w:szCs w:val="20"/>
        </w:rPr>
        <w:t xml:space="preserve"> </w:t>
      </w:r>
      <w:r w:rsidRPr="00CB2B3F">
        <w:rPr>
          <w:kern w:val="0"/>
          <w:szCs w:val="20"/>
        </w:rPr>
        <w:t>대상회</w:t>
      </w:r>
      <w:r w:rsidRPr="00CB2B3F">
        <w:rPr>
          <w:kern w:val="0"/>
          <w:szCs w:val="20"/>
        </w:rPr>
        <w:lastRenderedPageBreak/>
        <w:t>사에</w:t>
      </w:r>
      <w:r w:rsidRPr="00CB2B3F">
        <w:rPr>
          <w:kern w:val="0"/>
          <w:szCs w:val="20"/>
        </w:rPr>
        <w:t xml:space="preserve"> </w:t>
      </w:r>
      <w:r w:rsidRPr="00CB2B3F">
        <w:rPr>
          <w:kern w:val="0"/>
          <w:szCs w:val="20"/>
        </w:rPr>
        <w:t>전달하는</w:t>
      </w:r>
      <w:r w:rsidRPr="00CB2B3F">
        <w:rPr>
          <w:kern w:val="0"/>
          <w:szCs w:val="20"/>
        </w:rPr>
        <w:t xml:space="preserve"> </w:t>
      </w:r>
      <w:r w:rsidRPr="00CB2B3F">
        <w:rPr>
          <w:kern w:val="0"/>
          <w:szCs w:val="20"/>
        </w:rPr>
        <w:t>업무만</w:t>
      </w:r>
      <w:r w:rsidRPr="00CB2B3F">
        <w:rPr>
          <w:kern w:val="0"/>
          <w:szCs w:val="20"/>
        </w:rPr>
        <w:t xml:space="preserve"> </w:t>
      </w:r>
      <w:r w:rsidRPr="00CB2B3F">
        <w:rPr>
          <w:kern w:val="0"/>
          <w:szCs w:val="20"/>
        </w:rPr>
        <w:t>수행하고</w:t>
      </w:r>
      <w:r w:rsidRPr="00CB2B3F">
        <w:rPr>
          <w:kern w:val="0"/>
          <w:szCs w:val="20"/>
        </w:rPr>
        <w:t xml:space="preserve"> </w:t>
      </w:r>
      <w:r w:rsidRPr="00CB2B3F">
        <w:rPr>
          <w:kern w:val="0"/>
          <w:szCs w:val="20"/>
        </w:rPr>
        <w:t>있음</w:t>
      </w:r>
      <w:r w:rsidRPr="00CB2B3F">
        <w:rPr>
          <w:kern w:val="0"/>
          <w:szCs w:val="20"/>
        </w:rPr>
        <w:t>.</w:t>
      </w:r>
    </w:p>
    <w:p w14:paraId="0178FD86" w14:textId="77777777" w:rsidR="00026A7E" w:rsidRDefault="00026A7E" w:rsidP="00026A7E">
      <w:pPr>
        <w:spacing w:after="240"/>
        <w:ind w:left="1814"/>
        <w:rPr>
          <w:szCs w:val="22"/>
        </w:rPr>
      </w:pPr>
      <w:r w:rsidRPr="00CB2B3F">
        <w:rPr>
          <w:szCs w:val="22"/>
        </w:rPr>
        <w:t>제공된</w:t>
      </w:r>
      <w:r w:rsidRPr="00CB2B3F">
        <w:rPr>
          <w:szCs w:val="22"/>
        </w:rPr>
        <w:t xml:space="preserve"> </w:t>
      </w:r>
      <w:proofErr w:type="spellStart"/>
      <w:r w:rsidRPr="00CB2B3F">
        <w:rPr>
          <w:szCs w:val="22"/>
        </w:rPr>
        <w:t>시급직</w:t>
      </w:r>
      <w:proofErr w:type="spellEnd"/>
      <w:r w:rsidRPr="00CB2B3F">
        <w:rPr>
          <w:szCs w:val="22"/>
        </w:rPr>
        <w:t xml:space="preserve"> </w:t>
      </w:r>
      <w:r w:rsidRPr="00CB2B3F">
        <w:rPr>
          <w:szCs w:val="22"/>
        </w:rPr>
        <w:t>인사</w:t>
      </w:r>
      <w:r w:rsidRPr="00CB2B3F">
        <w:rPr>
          <w:szCs w:val="22"/>
        </w:rPr>
        <w:t xml:space="preserve">, </w:t>
      </w:r>
      <w:r w:rsidRPr="00CB2B3F">
        <w:rPr>
          <w:szCs w:val="22"/>
        </w:rPr>
        <w:t>노무</w:t>
      </w:r>
      <w:r w:rsidRPr="00CB2B3F">
        <w:rPr>
          <w:szCs w:val="22"/>
        </w:rPr>
        <w:t xml:space="preserve"> </w:t>
      </w:r>
      <w:r w:rsidRPr="00CB2B3F">
        <w:rPr>
          <w:szCs w:val="22"/>
        </w:rPr>
        <w:t>관련</w:t>
      </w:r>
      <w:r w:rsidRPr="00CB2B3F">
        <w:rPr>
          <w:szCs w:val="22"/>
        </w:rPr>
        <w:t xml:space="preserve"> </w:t>
      </w:r>
      <w:r w:rsidRPr="00CB2B3F">
        <w:rPr>
          <w:szCs w:val="22"/>
        </w:rPr>
        <w:t>분쟁</w:t>
      </w:r>
      <w:r w:rsidRPr="00CB2B3F">
        <w:rPr>
          <w:szCs w:val="22"/>
        </w:rPr>
        <w:t xml:space="preserve"> </w:t>
      </w:r>
      <w:r w:rsidRPr="00CB2B3F">
        <w:rPr>
          <w:szCs w:val="22"/>
        </w:rPr>
        <w:t>자료</w:t>
      </w:r>
      <w:r w:rsidRPr="00CB2B3F">
        <w:rPr>
          <w:szCs w:val="22"/>
        </w:rPr>
        <w:t xml:space="preserve"> </w:t>
      </w:r>
      <w:r w:rsidRPr="00CB2B3F">
        <w:rPr>
          <w:szCs w:val="22"/>
        </w:rPr>
        <w:t>및</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2019. 12. 8. </w:t>
      </w:r>
      <w:r w:rsidRPr="00CB2B3F">
        <w:rPr>
          <w:szCs w:val="22"/>
        </w:rPr>
        <w:t>고용노동부</w:t>
      </w:r>
      <w:r w:rsidRPr="00CB2B3F">
        <w:rPr>
          <w:szCs w:val="22"/>
        </w:rPr>
        <w:t xml:space="preserve"> </w:t>
      </w:r>
      <w:r w:rsidRPr="00CB2B3F">
        <w:rPr>
          <w:kern w:val="0"/>
          <w:szCs w:val="20"/>
        </w:rPr>
        <w:t>안산지청의</w:t>
      </w:r>
      <w:r w:rsidRPr="00CB2B3F">
        <w:rPr>
          <w:szCs w:val="22"/>
        </w:rPr>
        <w:t xml:space="preserve"> </w:t>
      </w:r>
      <w:r w:rsidRPr="006F584E">
        <w:rPr>
          <w:szCs w:val="22"/>
          <w:u w:val="single"/>
        </w:rPr>
        <w:t>정기</w:t>
      </w:r>
      <w:r w:rsidRPr="006F584E">
        <w:rPr>
          <w:szCs w:val="22"/>
          <w:u w:val="single"/>
        </w:rPr>
        <w:t xml:space="preserve"> </w:t>
      </w:r>
      <w:r w:rsidRPr="006F584E">
        <w:rPr>
          <w:szCs w:val="22"/>
          <w:u w:val="single"/>
        </w:rPr>
        <w:t>근로감독</w:t>
      </w:r>
      <w:r w:rsidRPr="006F584E">
        <w:rPr>
          <w:szCs w:val="22"/>
          <w:u w:val="single"/>
        </w:rPr>
        <w:t xml:space="preserve"> </w:t>
      </w:r>
      <w:r w:rsidRPr="006F584E">
        <w:rPr>
          <w:szCs w:val="22"/>
          <w:u w:val="single"/>
        </w:rPr>
        <w:t>결과</w:t>
      </w:r>
      <w:r w:rsidRPr="006F584E">
        <w:rPr>
          <w:szCs w:val="22"/>
          <w:u w:val="single"/>
        </w:rPr>
        <w:t xml:space="preserve"> </w:t>
      </w:r>
      <w:r w:rsidRPr="006F584E">
        <w:rPr>
          <w:szCs w:val="22"/>
          <w:u w:val="single"/>
        </w:rPr>
        <w:t>불법파견에</w:t>
      </w:r>
      <w:r w:rsidRPr="006F584E">
        <w:rPr>
          <w:szCs w:val="22"/>
          <w:u w:val="single"/>
        </w:rPr>
        <w:t xml:space="preserve"> </w:t>
      </w:r>
      <w:r w:rsidRPr="006F584E">
        <w:rPr>
          <w:szCs w:val="22"/>
          <w:u w:val="single"/>
        </w:rPr>
        <w:t>따른</w:t>
      </w:r>
      <w:r w:rsidRPr="006F584E">
        <w:rPr>
          <w:szCs w:val="22"/>
          <w:u w:val="single"/>
        </w:rPr>
        <w:t xml:space="preserve"> </w:t>
      </w:r>
      <w:r w:rsidRPr="006F584E">
        <w:rPr>
          <w:szCs w:val="22"/>
          <w:u w:val="single"/>
        </w:rPr>
        <w:t>시정지시를</w:t>
      </w:r>
      <w:r w:rsidRPr="006F584E">
        <w:rPr>
          <w:szCs w:val="22"/>
          <w:u w:val="single"/>
        </w:rPr>
        <w:t xml:space="preserve"> </w:t>
      </w:r>
      <w:r w:rsidRPr="006F584E">
        <w:rPr>
          <w:szCs w:val="22"/>
          <w:u w:val="single"/>
        </w:rPr>
        <w:t>받아</w:t>
      </w:r>
      <w:r w:rsidRPr="006F584E">
        <w:rPr>
          <w:szCs w:val="22"/>
          <w:u w:val="single"/>
        </w:rPr>
        <w:t xml:space="preserve">, </w:t>
      </w:r>
      <w:r w:rsidRPr="006F584E">
        <w:rPr>
          <w:szCs w:val="22"/>
          <w:u w:val="single"/>
        </w:rPr>
        <w:t>근로자</w:t>
      </w:r>
      <w:r w:rsidRPr="006F584E">
        <w:rPr>
          <w:szCs w:val="22"/>
          <w:u w:val="single"/>
        </w:rPr>
        <w:t xml:space="preserve"> 8</w:t>
      </w:r>
      <w:r w:rsidRPr="006F584E">
        <w:rPr>
          <w:szCs w:val="22"/>
          <w:u w:val="single"/>
        </w:rPr>
        <w:t>명을</w:t>
      </w:r>
      <w:r w:rsidRPr="006F584E">
        <w:rPr>
          <w:szCs w:val="22"/>
          <w:u w:val="single"/>
        </w:rPr>
        <w:t xml:space="preserve"> </w:t>
      </w:r>
      <w:r w:rsidRPr="006F584E">
        <w:rPr>
          <w:szCs w:val="22"/>
          <w:u w:val="single"/>
        </w:rPr>
        <w:t>직접</w:t>
      </w:r>
      <w:r w:rsidRPr="006F584E">
        <w:rPr>
          <w:szCs w:val="22"/>
          <w:u w:val="single"/>
        </w:rPr>
        <w:t xml:space="preserve"> </w:t>
      </w:r>
      <w:r w:rsidRPr="006F584E">
        <w:rPr>
          <w:szCs w:val="22"/>
          <w:u w:val="single"/>
        </w:rPr>
        <w:t>고용하였음</w:t>
      </w:r>
      <w:r w:rsidRPr="00CB2B3F">
        <w:rPr>
          <w:szCs w:val="22"/>
        </w:rPr>
        <w:t xml:space="preserve">. </w:t>
      </w: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대상회사가</w:t>
      </w:r>
      <w:r w:rsidRPr="00CB2B3F">
        <w:rPr>
          <w:szCs w:val="22"/>
        </w:rPr>
        <w:t xml:space="preserve"> </w:t>
      </w:r>
      <w:r w:rsidRPr="00CB2B3F">
        <w:rPr>
          <w:szCs w:val="22"/>
        </w:rPr>
        <w:t>직접</w:t>
      </w:r>
      <w:r w:rsidRPr="00CB2B3F">
        <w:rPr>
          <w:szCs w:val="22"/>
        </w:rPr>
        <w:t xml:space="preserve"> </w:t>
      </w:r>
      <w:r w:rsidRPr="00CB2B3F">
        <w:rPr>
          <w:szCs w:val="22"/>
        </w:rPr>
        <w:t>고용한</w:t>
      </w:r>
      <w:r w:rsidRPr="00CB2B3F">
        <w:rPr>
          <w:szCs w:val="22"/>
        </w:rPr>
        <w:t xml:space="preserve"> </w:t>
      </w:r>
      <w:r w:rsidRPr="00CB2B3F">
        <w:rPr>
          <w:szCs w:val="22"/>
        </w:rPr>
        <w:t>위</w:t>
      </w:r>
      <w:r w:rsidRPr="00CB2B3F">
        <w:rPr>
          <w:szCs w:val="22"/>
        </w:rPr>
        <w:t xml:space="preserve"> </w:t>
      </w:r>
      <w:r w:rsidRPr="00CB2B3F">
        <w:rPr>
          <w:szCs w:val="22"/>
        </w:rPr>
        <w:t>근로자들은</w:t>
      </w:r>
      <w:r w:rsidRPr="00CB2B3F">
        <w:rPr>
          <w:szCs w:val="22"/>
        </w:rPr>
        <w:t xml:space="preserve"> </w:t>
      </w:r>
      <w:r w:rsidRPr="00CB2B3F">
        <w:rPr>
          <w:szCs w:val="22"/>
        </w:rPr>
        <w:t>근로자파견업체로부터</w:t>
      </w:r>
      <w:r w:rsidRPr="00CB2B3F">
        <w:rPr>
          <w:szCs w:val="22"/>
        </w:rPr>
        <w:t xml:space="preserve"> </w:t>
      </w:r>
      <w:proofErr w:type="spellStart"/>
      <w:r w:rsidRPr="00CB2B3F">
        <w:rPr>
          <w:szCs w:val="22"/>
        </w:rPr>
        <w:t>파견받은</w:t>
      </w:r>
      <w:proofErr w:type="spellEnd"/>
      <w:r w:rsidRPr="00CB2B3F">
        <w:rPr>
          <w:szCs w:val="22"/>
        </w:rPr>
        <w:t xml:space="preserve"> </w:t>
      </w:r>
      <w:r w:rsidRPr="00CB2B3F">
        <w:rPr>
          <w:szCs w:val="22"/>
        </w:rPr>
        <w:t>파견근로자들로서</w:t>
      </w:r>
      <w:r w:rsidRPr="00CB2B3F">
        <w:rPr>
          <w:szCs w:val="22"/>
        </w:rPr>
        <w:t xml:space="preserve"> </w:t>
      </w:r>
      <w:r w:rsidRPr="00CB2B3F">
        <w:rPr>
          <w:szCs w:val="22"/>
        </w:rPr>
        <w:t>공장</w:t>
      </w:r>
      <w:r w:rsidRPr="00CB2B3F">
        <w:rPr>
          <w:szCs w:val="22"/>
        </w:rPr>
        <w:t xml:space="preserve"> </w:t>
      </w:r>
      <w:r w:rsidRPr="00CB2B3F">
        <w:rPr>
          <w:szCs w:val="22"/>
        </w:rPr>
        <w:t>생산직을</w:t>
      </w:r>
      <w:r w:rsidRPr="00CB2B3F">
        <w:rPr>
          <w:szCs w:val="22"/>
        </w:rPr>
        <w:t xml:space="preserve"> </w:t>
      </w:r>
      <w:r w:rsidRPr="00CB2B3F">
        <w:rPr>
          <w:szCs w:val="22"/>
        </w:rPr>
        <w:t>보조하는</w:t>
      </w:r>
      <w:r w:rsidRPr="00CB2B3F">
        <w:rPr>
          <w:szCs w:val="22"/>
        </w:rPr>
        <w:t xml:space="preserve"> </w:t>
      </w:r>
      <w:r w:rsidRPr="00CB2B3F">
        <w:rPr>
          <w:szCs w:val="22"/>
        </w:rPr>
        <w:t>업무</w:t>
      </w:r>
      <w:r w:rsidRPr="00CB2B3F">
        <w:rPr>
          <w:szCs w:val="22"/>
        </w:rPr>
        <w:t>(</w:t>
      </w:r>
      <w:r w:rsidRPr="00CB2B3F">
        <w:rPr>
          <w:szCs w:val="22"/>
        </w:rPr>
        <w:t>자재투입</w:t>
      </w:r>
      <w:r w:rsidRPr="00CB2B3F">
        <w:rPr>
          <w:szCs w:val="22"/>
        </w:rPr>
        <w:t xml:space="preserve">, </w:t>
      </w:r>
      <w:r w:rsidRPr="00CB2B3F">
        <w:rPr>
          <w:szCs w:val="22"/>
        </w:rPr>
        <w:t>적재</w:t>
      </w:r>
      <w:r w:rsidRPr="00CB2B3F">
        <w:rPr>
          <w:szCs w:val="22"/>
        </w:rPr>
        <w:t xml:space="preserve"> </w:t>
      </w:r>
      <w:r w:rsidRPr="00CB2B3F">
        <w:rPr>
          <w:szCs w:val="22"/>
        </w:rPr>
        <w:t>등</w:t>
      </w:r>
      <w:r w:rsidRPr="00CB2B3F">
        <w:rPr>
          <w:szCs w:val="22"/>
        </w:rPr>
        <w:t>)</w:t>
      </w:r>
      <w:r w:rsidRPr="00CB2B3F">
        <w:rPr>
          <w:szCs w:val="22"/>
        </w:rPr>
        <w:t>를</w:t>
      </w:r>
      <w:r w:rsidRPr="00CB2B3F">
        <w:rPr>
          <w:szCs w:val="22"/>
        </w:rPr>
        <w:t xml:space="preserve"> </w:t>
      </w:r>
      <w:r w:rsidRPr="00CB2B3F">
        <w:rPr>
          <w:szCs w:val="22"/>
        </w:rPr>
        <w:t>수행하였는데</w:t>
      </w:r>
      <w:r w:rsidRPr="00CB2B3F">
        <w:rPr>
          <w:szCs w:val="22"/>
        </w:rPr>
        <w:t xml:space="preserve">, </w:t>
      </w:r>
      <w:r w:rsidRPr="00CB2B3F">
        <w:rPr>
          <w:szCs w:val="22"/>
        </w:rPr>
        <w:t>고용노동부</w:t>
      </w:r>
      <w:r w:rsidRPr="00CB2B3F">
        <w:rPr>
          <w:szCs w:val="22"/>
        </w:rPr>
        <w:t xml:space="preserve"> </w:t>
      </w:r>
      <w:r w:rsidRPr="00CB2B3F">
        <w:rPr>
          <w:szCs w:val="22"/>
        </w:rPr>
        <w:t>안산지청은</w:t>
      </w:r>
      <w:r w:rsidRPr="00CB2B3F">
        <w:rPr>
          <w:szCs w:val="22"/>
        </w:rPr>
        <w:t xml:space="preserve"> </w:t>
      </w:r>
      <w:r w:rsidRPr="00CB2B3F">
        <w:rPr>
          <w:szCs w:val="22"/>
        </w:rPr>
        <w:t>해당</w:t>
      </w:r>
      <w:r w:rsidRPr="00CB2B3F">
        <w:rPr>
          <w:szCs w:val="22"/>
        </w:rPr>
        <w:t xml:space="preserve"> </w:t>
      </w:r>
      <w:r w:rsidRPr="00CB2B3F">
        <w:rPr>
          <w:szCs w:val="22"/>
        </w:rPr>
        <w:t>업무가</w:t>
      </w:r>
      <w:r w:rsidRPr="00CB2B3F">
        <w:rPr>
          <w:szCs w:val="22"/>
        </w:rPr>
        <w:t xml:space="preserve"> </w:t>
      </w:r>
      <w:r w:rsidRPr="00CB2B3F">
        <w:rPr>
          <w:szCs w:val="22"/>
        </w:rPr>
        <w:t>근로자파견이</w:t>
      </w:r>
      <w:r w:rsidRPr="00CB2B3F">
        <w:rPr>
          <w:szCs w:val="22"/>
        </w:rPr>
        <w:t xml:space="preserve"> </w:t>
      </w:r>
      <w:r w:rsidRPr="00CB2B3F">
        <w:rPr>
          <w:szCs w:val="22"/>
        </w:rPr>
        <w:t>금지된</w:t>
      </w:r>
      <w:r w:rsidRPr="00CB2B3F">
        <w:rPr>
          <w:szCs w:val="22"/>
        </w:rPr>
        <w:t xml:space="preserve"> </w:t>
      </w:r>
      <w:r w:rsidRPr="00CB2B3F">
        <w:rPr>
          <w:szCs w:val="22"/>
        </w:rPr>
        <w:t>제조업의</w:t>
      </w:r>
      <w:r w:rsidRPr="00CB2B3F">
        <w:rPr>
          <w:szCs w:val="22"/>
        </w:rPr>
        <w:t xml:space="preserve"> </w:t>
      </w:r>
      <w:r w:rsidRPr="00CB2B3F">
        <w:rPr>
          <w:szCs w:val="22"/>
        </w:rPr>
        <w:t>직접생산공정업무에</w:t>
      </w:r>
      <w:r w:rsidRPr="00CB2B3F">
        <w:rPr>
          <w:szCs w:val="22"/>
        </w:rPr>
        <w:t xml:space="preserve"> </w:t>
      </w:r>
      <w:r w:rsidRPr="00CB2B3F">
        <w:rPr>
          <w:szCs w:val="22"/>
        </w:rPr>
        <w:t>해당한다고</w:t>
      </w:r>
      <w:r w:rsidRPr="00CB2B3F">
        <w:rPr>
          <w:szCs w:val="22"/>
        </w:rPr>
        <w:t xml:space="preserve"> </w:t>
      </w:r>
      <w:r w:rsidRPr="00CB2B3F">
        <w:rPr>
          <w:szCs w:val="22"/>
        </w:rPr>
        <w:t>판단하여</w:t>
      </w:r>
      <w:r w:rsidRPr="00CB2B3F">
        <w:rPr>
          <w:szCs w:val="22"/>
        </w:rPr>
        <w:t xml:space="preserve"> </w:t>
      </w:r>
      <w:r w:rsidRPr="00CB2B3F">
        <w:rPr>
          <w:szCs w:val="22"/>
        </w:rPr>
        <w:t>대상회사에게</w:t>
      </w:r>
      <w:r w:rsidRPr="00CB2B3F">
        <w:rPr>
          <w:szCs w:val="22"/>
        </w:rPr>
        <w:t xml:space="preserve"> </w:t>
      </w:r>
      <w:r w:rsidRPr="00CB2B3F">
        <w:rPr>
          <w:szCs w:val="22"/>
        </w:rPr>
        <w:t>시정지시를</w:t>
      </w:r>
      <w:r w:rsidRPr="00CB2B3F">
        <w:rPr>
          <w:szCs w:val="22"/>
        </w:rPr>
        <w:t xml:space="preserve"> </w:t>
      </w:r>
      <w:r w:rsidRPr="00CB2B3F">
        <w:rPr>
          <w:szCs w:val="22"/>
        </w:rPr>
        <w:t>하였음</w:t>
      </w:r>
      <w:r w:rsidRPr="00CB2B3F">
        <w:rPr>
          <w:szCs w:val="22"/>
        </w:rPr>
        <w:t xml:space="preserve">. </w:t>
      </w:r>
    </w:p>
    <w:p w14:paraId="19A29CC7" w14:textId="77777777" w:rsidR="00026A7E" w:rsidRDefault="00026A7E" w:rsidP="00026A7E">
      <w:pPr>
        <w:spacing w:after="240"/>
        <w:ind w:left="1814"/>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Pr>
          <w:rFonts w:hint="eastAsia"/>
          <w:szCs w:val="22"/>
        </w:rPr>
        <w:t>대상회사는</w:t>
      </w:r>
      <w:r>
        <w:rPr>
          <w:rFonts w:hint="eastAsia"/>
          <w:szCs w:val="22"/>
        </w:rPr>
        <w:t xml:space="preserve"> </w:t>
      </w:r>
      <w:r w:rsidRPr="00CB2B3F">
        <w:rPr>
          <w:szCs w:val="22"/>
        </w:rPr>
        <w:t>현재에도</w:t>
      </w:r>
      <w:r w:rsidRPr="00CB2B3F">
        <w:rPr>
          <w:szCs w:val="22"/>
        </w:rPr>
        <w:t xml:space="preserve"> </w:t>
      </w:r>
      <w:r w:rsidRPr="00CB2B3F">
        <w:rPr>
          <w:szCs w:val="22"/>
        </w:rPr>
        <w:t>위</w:t>
      </w:r>
      <w:r w:rsidRPr="00CB2B3F">
        <w:rPr>
          <w:szCs w:val="22"/>
        </w:rPr>
        <w:t xml:space="preserve"> </w:t>
      </w:r>
      <w:r w:rsidRPr="006F584E">
        <w:rPr>
          <w:szCs w:val="22"/>
          <w:u w:val="single"/>
        </w:rPr>
        <w:t>생산보조</w:t>
      </w:r>
      <w:r w:rsidRPr="006F584E">
        <w:rPr>
          <w:szCs w:val="22"/>
          <w:u w:val="single"/>
        </w:rPr>
        <w:t>(</w:t>
      </w:r>
      <w:r w:rsidRPr="006F584E">
        <w:rPr>
          <w:szCs w:val="22"/>
          <w:u w:val="single"/>
        </w:rPr>
        <w:t>자재투입</w:t>
      </w:r>
      <w:r w:rsidRPr="006F584E">
        <w:rPr>
          <w:szCs w:val="22"/>
          <w:u w:val="single"/>
        </w:rPr>
        <w:t xml:space="preserve">, </w:t>
      </w:r>
      <w:r w:rsidRPr="006F584E">
        <w:rPr>
          <w:szCs w:val="22"/>
          <w:u w:val="single"/>
        </w:rPr>
        <w:t>적재</w:t>
      </w:r>
      <w:r w:rsidRPr="006F584E">
        <w:rPr>
          <w:szCs w:val="22"/>
          <w:u w:val="single"/>
        </w:rPr>
        <w:t xml:space="preserve"> </w:t>
      </w:r>
      <w:r w:rsidRPr="006F584E">
        <w:rPr>
          <w:szCs w:val="22"/>
          <w:u w:val="single"/>
        </w:rPr>
        <w:t>등</w:t>
      </w:r>
      <w:r w:rsidRPr="006F584E">
        <w:rPr>
          <w:szCs w:val="22"/>
          <w:u w:val="single"/>
        </w:rPr>
        <w:t>)</w:t>
      </w:r>
      <w:r w:rsidRPr="006F584E">
        <w:rPr>
          <w:szCs w:val="22"/>
          <w:u w:val="single"/>
        </w:rPr>
        <w:t>와</w:t>
      </w:r>
      <w:r w:rsidRPr="006F584E">
        <w:rPr>
          <w:szCs w:val="22"/>
          <w:u w:val="single"/>
        </w:rPr>
        <w:t xml:space="preserve"> </w:t>
      </w:r>
      <w:r w:rsidRPr="006F584E">
        <w:rPr>
          <w:szCs w:val="22"/>
          <w:u w:val="single"/>
        </w:rPr>
        <w:t>같거나</w:t>
      </w:r>
      <w:r w:rsidRPr="006F584E">
        <w:rPr>
          <w:szCs w:val="22"/>
          <w:u w:val="single"/>
        </w:rPr>
        <w:t xml:space="preserve"> </w:t>
      </w:r>
      <w:r w:rsidRPr="006F584E">
        <w:rPr>
          <w:szCs w:val="22"/>
          <w:u w:val="single"/>
        </w:rPr>
        <w:t>유사한</w:t>
      </w:r>
      <w:r w:rsidRPr="006F584E">
        <w:rPr>
          <w:szCs w:val="22"/>
          <w:u w:val="single"/>
        </w:rPr>
        <w:t xml:space="preserve"> </w:t>
      </w:r>
      <w:r w:rsidRPr="006F584E">
        <w:rPr>
          <w:szCs w:val="22"/>
          <w:u w:val="single"/>
        </w:rPr>
        <w:t>업무를</w:t>
      </w:r>
      <w:r w:rsidRPr="006F584E">
        <w:rPr>
          <w:szCs w:val="22"/>
          <w:u w:val="single"/>
        </w:rPr>
        <w:t xml:space="preserve"> </w:t>
      </w:r>
      <w:r w:rsidRPr="006F584E">
        <w:rPr>
          <w:szCs w:val="22"/>
          <w:u w:val="single"/>
        </w:rPr>
        <w:t>수행하는</w:t>
      </w:r>
      <w:r w:rsidRPr="006F584E">
        <w:rPr>
          <w:szCs w:val="22"/>
          <w:u w:val="single"/>
        </w:rPr>
        <w:t xml:space="preserve"> </w:t>
      </w:r>
      <w:r w:rsidRPr="00842931">
        <w:rPr>
          <w:szCs w:val="22"/>
          <w:u w:val="single"/>
        </w:rPr>
        <w:t>파견근로자가</w:t>
      </w:r>
      <w:r w:rsidRPr="00842931">
        <w:rPr>
          <w:szCs w:val="22"/>
          <w:u w:val="single"/>
        </w:rPr>
        <w:t xml:space="preserve"> </w:t>
      </w:r>
      <w:r w:rsidRPr="00842931">
        <w:rPr>
          <w:szCs w:val="22"/>
          <w:u w:val="single"/>
        </w:rPr>
        <w:t>통상적으로</w:t>
      </w:r>
      <w:r w:rsidRPr="00842931">
        <w:rPr>
          <w:szCs w:val="22"/>
          <w:u w:val="single"/>
        </w:rPr>
        <w:t xml:space="preserve"> 4~5</w:t>
      </w:r>
      <w:r w:rsidRPr="00842931">
        <w:rPr>
          <w:szCs w:val="22"/>
          <w:u w:val="single"/>
        </w:rPr>
        <w:t>명</w:t>
      </w:r>
      <w:r w:rsidRPr="00842931">
        <w:rPr>
          <w:szCs w:val="22"/>
          <w:u w:val="single"/>
        </w:rPr>
        <w:t xml:space="preserve"> </w:t>
      </w:r>
      <w:r w:rsidRPr="00842931">
        <w:rPr>
          <w:szCs w:val="22"/>
          <w:u w:val="single"/>
        </w:rPr>
        <w:t>존재</w:t>
      </w:r>
      <w:r w:rsidRPr="00842931">
        <w:rPr>
          <w:rFonts w:hint="eastAsia"/>
          <w:szCs w:val="22"/>
          <w:u w:val="single"/>
        </w:rPr>
        <w:t>하고</w:t>
      </w:r>
      <w:r w:rsidRPr="00842931">
        <w:rPr>
          <w:rFonts w:hint="eastAsia"/>
          <w:szCs w:val="22"/>
          <w:u w:val="single"/>
        </w:rPr>
        <w:t>,</w:t>
      </w:r>
      <w:r w:rsidRPr="00842931">
        <w:rPr>
          <w:szCs w:val="22"/>
          <w:u w:val="single"/>
        </w:rPr>
        <w:t xml:space="preserve"> </w:t>
      </w:r>
      <w:r w:rsidRPr="00842931">
        <w:rPr>
          <w:rFonts w:hint="eastAsia"/>
          <w:szCs w:val="22"/>
          <w:u w:val="single"/>
        </w:rPr>
        <w:t>답변에</w:t>
      </w:r>
      <w:r w:rsidRPr="00842931">
        <w:rPr>
          <w:rFonts w:hint="eastAsia"/>
          <w:szCs w:val="22"/>
          <w:u w:val="single"/>
        </w:rPr>
        <w:t xml:space="preserve"> </w:t>
      </w:r>
      <w:r w:rsidRPr="00842931">
        <w:rPr>
          <w:rFonts w:hint="eastAsia"/>
          <w:szCs w:val="22"/>
          <w:u w:val="single"/>
        </w:rPr>
        <w:t>의하면</w:t>
      </w:r>
      <w:r w:rsidRPr="00842931">
        <w:rPr>
          <w:rFonts w:hint="eastAsia"/>
          <w:szCs w:val="22"/>
          <w:u w:val="single"/>
        </w:rPr>
        <w:t xml:space="preserve"> </w:t>
      </w:r>
      <w:r w:rsidRPr="00842931">
        <w:rPr>
          <w:rFonts w:hint="eastAsia"/>
          <w:szCs w:val="22"/>
          <w:u w:val="single"/>
        </w:rPr>
        <w:t>이들은</w:t>
      </w:r>
      <w:r w:rsidRPr="00842931">
        <w:rPr>
          <w:rFonts w:hint="eastAsia"/>
          <w:szCs w:val="22"/>
          <w:u w:val="single"/>
        </w:rPr>
        <w:t xml:space="preserve"> </w:t>
      </w:r>
      <w:r w:rsidRPr="00842931">
        <w:rPr>
          <w:rFonts w:hint="eastAsia"/>
          <w:szCs w:val="22"/>
          <w:u w:val="single"/>
        </w:rPr>
        <w:t>일용</w:t>
      </w:r>
      <w:r w:rsidRPr="00842931">
        <w:rPr>
          <w:rFonts w:hint="eastAsia"/>
          <w:szCs w:val="22"/>
          <w:u w:val="single"/>
        </w:rPr>
        <w:t xml:space="preserve"> </w:t>
      </w:r>
      <w:r w:rsidRPr="00842931">
        <w:rPr>
          <w:rFonts w:hint="eastAsia"/>
          <w:szCs w:val="22"/>
          <w:u w:val="single"/>
        </w:rPr>
        <w:t>파견근로자들로서</w:t>
      </w:r>
      <w:r w:rsidRPr="00842931">
        <w:rPr>
          <w:rFonts w:hint="eastAsia"/>
          <w:szCs w:val="22"/>
          <w:u w:val="single"/>
        </w:rPr>
        <w:t xml:space="preserve"> </w:t>
      </w:r>
      <w:r w:rsidRPr="00842931">
        <w:rPr>
          <w:rFonts w:hint="eastAsia"/>
          <w:szCs w:val="22"/>
          <w:u w:val="single"/>
        </w:rPr>
        <w:t>대상회사는</w:t>
      </w:r>
      <w:r w:rsidRPr="00842931">
        <w:rPr>
          <w:rFonts w:hint="eastAsia"/>
          <w:szCs w:val="22"/>
          <w:u w:val="single"/>
        </w:rPr>
        <w:t xml:space="preserve"> </w:t>
      </w:r>
      <w:r w:rsidRPr="00842931">
        <w:rPr>
          <w:rFonts w:hint="eastAsia"/>
          <w:szCs w:val="22"/>
          <w:u w:val="single"/>
        </w:rPr>
        <w:t>월</w:t>
      </w:r>
      <w:r w:rsidRPr="00842931">
        <w:rPr>
          <w:rFonts w:hint="eastAsia"/>
          <w:szCs w:val="22"/>
          <w:u w:val="single"/>
        </w:rPr>
        <w:t xml:space="preserve"> </w:t>
      </w:r>
      <w:r w:rsidRPr="00842931">
        <w:rPr>
          <w:rFonts w:hint="eastAsia"/>
          <w:szCs w:val="22"/>
          <w:u w:val="single"/>
        </w:rPr>
        <w:t>평균</w:t>
      </w:r>
      <w:r w:rsidRPr="00842931">
        <w:rPr>
          <w:rFonts w:hint="eastAsia"/>
          <w:szCs w:val="22"/>
          <w:u w:val="single"/>
        </w:rPr>
        <w:t xml:space="preserve"> </w:t>
      </w:r>
      <w:r w:rsidRPr="00842931">
        <w:rPr>
          <w:szCs w:val="22"/>
          <w:u w:val="single"/>
        </w:rPr>
        <w:t>278</w:t>
      </w:r>
      <w:r w:rsidRPr="00842931">
        <w:rPr>
          <w:rFonts w:hint="eastAsia"/>
          <w:szCs w:val="22"/>
          <w:u w:val="single"/>
        </w:rPr>
        <w:t>명의</w:t>
      </w:r>
      <w:r w:rsidRPr="00842931">
        <w:rPr>
          <w:rFonts w:hint="eastAsia"/>
          <w:szCs w:val="22"/>
          <w:u w:val="single"/>
        </w:rPr>
        <w:t xml:space="preserve"> </w:t>
      </w:r>
      <w:r w:rsidRPr="00842931">
        <w:rPr>
          <w:rFonts w:hint="eastAsia"/>
          <w:szCs w:val="22"/>
          <w:u w:val="single"/>
        </w:rPr>
        <w:t>파견근로자를</w:t>
      </w:r>
      <w:r w:rsidRPr="00842931">
        <w:rPr>
          <w:rFonts w:hint="eastAsia"/>
          <w:szCs w:val="22"/>
          <w:u w:val="single"/>
        </w:rPr>
        <w:t xml:space="preserve"> </w:t>
      </w:r>
      <w:r w:rsidRPr="00842931">
        <w:rPr>
          <w:rFonts w:hint="eastAsia"/>
          <w:szCs w:val="22"/>
          <w:u w:val="single"/>
        </w:rPr>
        <w:t>사용함</w:t>
      </w:r>
      <w:r>
        <w:rPr>
          <w:rFonts w:hint="eastAsia"/>
          <w:szCs w:val="22"/>
        </w:rPr>
        <w:t>.</w:t>
      </w:r>
      <w:r>
        <w:rPr>
          <w:szCs w:val="22"/>
        </w:rPr>
        <w:t xml:space="preserve"> </w:t>
      </w:r>
    </w:p>
    <w:p w14:paraId="0E654062" w14:textId="77777777" w:rsidR="00026A7E" w:rsidRPr="00F87F03" w:rsidRDefault="00026A7E" w:rsidP="00026A7E">
      <w:pPr>
        <w:spacing w:after="240"/>
        <w:ind w:left="1814"/>
        <w:rPr>
          <w:szCs w:val="22"/>
        </w:rPr>
      </w:pP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이외에도</w:t>
      </w:r>
      <w:r>
        <w:rPr>
          <w:rFonts w:hint="eastAsia"/>
          <w:szCs w:val="22"/>
        </w:rPr>
        <w:t xml:space="preserve"> </w:t>
      </w:r>
      <w:r>
        <w:rPr>
          <w:rFonts w:hint="eastAsia"/>
          <w:szCs w:val="22"/>
        </w:rPr>
        <w:t>대상회사는</w:t>
      </w:r>
      <w:r>
        <w:rPr>
          <w:rFonts w:hint="eastAsia"/>
          <w:szCs w:val="22"/>
        </w:rPr>
        <w:t xml:space="preserve"> </w:t>
      </w:r>
      <w:r>
        <w:rPr>
          <w:rFonts w:hint="eastAsia"/>
          <w:szCs w:val="22"/>
        </w:rPr>
        <w:t>㈜</w:t>
      </w:r>
      <w:proofErr w:type="spellStart"/>
      <w:r>
        <w:rPr>
          <w:rFonts w:hint="eastAsia"/>
          <w:szCs w:val="22"/>
        </w:rPr>
        <w:t>에이스굿으로부터</w:t>
      </w:r>
      <w:proofErr w:type="spellEnd"/>
      <w:r>
        <w:rPr>
          <w:rFonts w:hint="eastAsia"/>
          <w:szCs w:val="22"/>
        </w:rPr>
        <w:t xml:space="preserve"> </w:t>
      </w:r>
      <w:r>
        <w:rPr>
          <w:rFonts w:hint="eastAsia"/>
          <w:szCs w:val="22"/>
        </w:rPr>
        <w:t>근로자파견대상업무가</w:t>
      </w:r>
      <w:r>
        <w:rPr>
          <w:rFonts w:hint="eastAsia"/>
          <w:szCs w:val="22"/>
        </w:rPr>
        <w:t xml:space="preserve"> </w:t>
      </w:r>
      <w:r>
        <w:rPr>
          <w:rFonts w:hint="eastAsia"/>
          <w:szCs w:val="22"/>
        </w:rPr>
        <w:t>아닌</w:t>
      </w:r>
      <w:r>
        <w:rPr>
          <w:rFonts w:hint="eastAsia"/>
          <w:szCs w:val="22"/>
        </w:rPr>
        <w:t xml:space="preserve"> </w:t>
      </w:r>
      <w:r>
        <w:rPr>
          <w:rFonts w:hint="eastAsia"/>
          <w:szCs w:val="22"/>
        </w:rPr>
        <w:t>대형</w:t>
      </w:r>
      <w:r>
        <w:rPr>
          <w:rFonts w:hint="eastAsia"/>
          <w:szCs w:val="22"/>
        </w:rPr>
        <w:t xml:space="preserve"> </w:t>
      </w:r>
      <w:r>
        <w:rPr>
          <w:rFonts w:hint="eastAsia"/>
          <w:szCs w:val="22"/>
        </w:rPr>
        <w:t>가구</w:t>
      </w:r>
      <w:r>
        <w:rPr>
          <w:rFonts w:hint="eastAsia"/>
          <w:szCs w:val="22"/>
        </w:rPr>
        <w:t xml:space="preserve"> </w:t>
      </w:r>
      <w:r>
        <w:rPr>
          <w:rFonts w:hint="eastAsia"/>
          <w:szCs w:val="22"/>
        </w:rPr>
        <w:t>하역업무를</w:t>
      </w:r>
      <w:r>
        <w:rPr>
          <w:rFonts w:hint="eastAsia"/>
          <w:szCs w:val="22"/>
        </w:rPr>
        <w:t xml:space="preserve"> </w:t>
      </w:r>
      <w:r>
        <w:rPr>
          <w:rFonts w:hint="eastAsia"/>
          <w:szCs w:val="22"/>
        </w:rPr>
        <w:t>수행하는</w:t>
      </w:r>
      <w:r>
        <w:rPr>
          <w:rFonts w:hint="eastAsia"/>
          <w:szCs w:val="22"/>
        </w:rPr>
        <w:t xml:space="preserve"> </w:t>
      </w:r>
      <w:r>
        <w:rPr>
          <w:rFonts w:hint="eastAsia"/>
          <w:szCs w:val="22"/>
        </w:rPr>
        <w:t>외국인</w:t>
      </w:r>
      <w:r>
        <w:rPr>
          <w:rFonts w:hint="eastAsia"/>
          <w:szCs w:val="22"/>
        </w:rPr>
        <w:t xml:space="preserve"> </w:t>
      </w:r>
      <w:r>
        <w:rPr>
          <w:rFonts w:hint="eastAsia"/>
          <w:szCs w:val="22"/>
        </w:rPr>
        <w:t>일용</w:t>
      </w:r>
      <w:r>
        <w:rPr>
          <w:rFonts w:hint="eastAsia"/>
          <w:szCs w:val="22"/>
        </w:rPr>
        <w:t xml:space="preserve"> </w:t>
      </w:r>
      <w:r>
        <w:rPr>
          <w:rFonts w:hint="eastAsia"/>
          <w:szCs w:val="22"/>
        </w:rPr>
        <w:t>파견근로자를</w:t>
      </w:r>
      <w:r>
        <w:rPr>
          <w:rFonts w:hint="eastAsia"/>
          <w:szCs w:val="22"/>
        </w:rPr>
        <w:t xml:space="preserve"> </w:t>
      </w:r>
      <w:r>
        <w:rPr>
          <w:rFonts w:hint="eastAsia"/>
          <w:szCs w:val="22"/>
        </w:rPr>
        <w:t>월</w:t>
      </w:r>
      <w:r>
        <w:rPr>
          <w:rFonts w:hint="eastAsia"/>
          <w:szCs w:val="22"/>
        </w:rPr>
        <w:t xml:space="preserve"> </w:t>
      </w:r>
      <w:r>
        <w:rPr>
          <w:rFonts w:hint="eastAsia"/>
          <w:szCs w:val="22"/>
        </w:rPr>
        <w:t>평균</w:t>
      </w:r>
      <w:r>
        <w:rPr>
          <w:rFonts w:hint="eastAsia"/>
          <w:szCs w:val="22"/>
        </w:rPr>
        <w:t xml:space="preserve"> </w:t>
      </w:r>
      <w:r>
        <w:rPr>
          <w:szCs w:val="22"/>
        </w:rPr>
        <w:t>3</w:t>
      </w:r>
      <w:r>
        <w:rPr>
          <w:rFonts w:hint="eastAsia"/>
          <w:szCs w:val="22"/>
        </w:rPr>
        <w:t>명</w:t>
      </w:r>
      <w:r>
        <w:rPr>
          <w:rFonts w:hint="eastAsia"/>
          <w:szCs w:val="22"/>
        </w:rPr>
        <w:t xml:space="preserve"> </w:t>
      </w:r>
      <w:r>
        <w:rPr>
          <w:rFonts w:hint="eastAsia"/>
          <w:szCs w:val="22"/>
        </w:rPr>
        <w:t>정도</w:t>
      </w:r>
      <w:r>
        <w:rPr>
          <w:rFonts w:hint="eastAsia"/>
          <w:szCs w:val="22"/>
        </w:rPr>
        <w:t xml:space="preserve"> </w:t>
      </w:r>
      <w:proofErr w:type="spellStart"/>
      <w:r>
        <w:rPr>
          <w:rFonts w:hint="eastAsia"/>
          <w:szCs w:val="22"/>
        </w:rPr>
        <w:t>파견받고</w:t>
      </w:r>
      <w:proofErr w:type="spellEnd"/>
      <w:r>
        <w:rPr>
          <w:rFonts w:hint="eastAsia"/>
          <w:szCs w:val="22"/>
        </w:rPr>
        <w:t xml:space="preserve"> </w:t>
      </w:r>
      <w:proofErr w:type="spellStart"/>
      <w:r>
        <w:rPr>
          <w:rFonts w:hint="eastAsia"/>
          <w:szCs w:val="22"/>
        </w:rPr>
        <w:t>있는바</w:t>
      </w:r>
      <w:proofErr w:type="spellEnd"/>
      <w:r>
        <w:rPr>
          <w:rFonts w:hint="eastAsia"/>
          <w:szCs w:val="22"/>
        </w:rPr>
        <w:t>,</w:t>
      </w:r>
      <w:r>
        <w:rPr>
          <w:szCs w:val="22"/>
        </w:rPr>
        <w:t xml:space="preserve"> </w:t>
      </w:r>
      <w:r>
        <w:rPr>
          <w:rFonts w:hint="eastAsia"/>
          <w:szCs w:val="22"/>
        </w:rPr>
        <w:t>노동청에서도</w:t>
      </w:r>
      <w:r>
        <w:rPr>
          <w:rFonts w:hint="eastAsia"/>
          <w:szCs w:val="22"/>
        </w:rPr>
        <w:t xml:space="preserve"> </w:t>
      </w:r>
      <w:r>
        <w:rPr>
          <w:rFonts w:hint="eastAsia"/>
          <w:szCs w:val="22"/>
        </w:rPr>
        <w:t>이를</w:t>
      </w:r>
      <w:r>
        <w:rPr>
          <w:rFonts w:hint="eastAsia"/>
          <w:szCs w:val="22"/>
        </w:rPr>
        <w:t xml:space="preserve"> </w:t>
      </w:r>
      <w:r>
        <w:rPr>
          <w:rFonts w:hint="eastAsia"/>
          <w:szCs w:val="22"/>
        </w:rPr>
        <w:t>인지하고</w:t>
      </w:r>
      <w:r>
        <w:rPr>
          <w:rFonts w:hint="eastAsia"/>
          <w:szCs w:val="22"/>
        </w:rPr>
        <w:t xml:space="preserve"> </w:t>
      </w:r>
      <w:r>
        <w:rPr>
          <w:rFonts w:hint="eastAsia"/>
          <w:szCs w:val="22"/>
        </w:rPr>
        <w:t>있지만</w:t>
      </w:r>
      <w:r>
        <w:rPr>
          <w:rFonts w:hint="eastAsia"/>
          <w:szCs w:val="22"/>
        </w:rPr>
        <w:t xml:space="preserve"> </w:t>
      </w:r>
      <w:r w:rsidRPr="00F87F03">
        <w:rPr>
          <w:rFonts w:hint="eastAsia"/>
          <w:szCs w:val="22"/>
        </w:rPr>
        <w:t>주변</w:t>
      </w:r>
      <w:r w:rsidRPr="00F87F03">
        <w:rPr>
          <w:rFonts w:hint="eastAsia"/>
          <w:szCs w:val="22"/>
        </w:rPr>
        <w:t xml:space="preserve"> </w:t>
      </w:r>
      <w:r w:rsidRPr="00F87F03">
        <w:rPr>
          <w:rFonts w:hint="eastAsia"/>
          <w:szCs w:val="22"/>
        </w:rPr>
        <w:t>유사</w:t>
      </w:r>
      <w:r w:rsidRPr="00F87F03">
        <w:rPr>
          <w:rFonts w:hint="eastAsia"/>
          <w:szCs w:val="22"/>
        </w:rPr>
        <w:t xml:space="preserve"> </w:t>
      </w:r>
      <w:r w:rsidRPr="00F87F03">
        <w:rPr>
          <w:rFonts w:hint="eastAsia"/>
          <w:szCs w:val="22"/>
        </w:rPr>
        <w:t>사업을</w:t>
      </w:r>
      <w:r w:rsidRPr="00F87F03">
        <w:rPr>
          <w:rFonts w:hint="eastAsia"/>
          <w:szCs w:val="22"/>
        </w:rPr>
        <w:t xml:space="preserve"> </w:t>
      </w:r>
      <w:r w:rsidRPr="00F87F03">
        <w:rPr>
          <w:rFonts w:hint="eastAsia"/>
          <w:szCs w:val="22"/>
        </w:rPr>
        <w:t>하는</w:t>
      </w:r>
      <w:r w:rsidRPr="00F87F03">
        <w:rPr>
          <w:rFonts w:hint="eastAsia"/>
          <w:szCs w:val="22"/>
        </w:rPr>
        <w:t xml:space="preserve"> </w:t>
      </w:r>
      <w:r w:rsidRPr="00F87F03">
        <w:rPr>
          <w:rFonts w:hint="eastAsia"/>
          <w:szCs w:val="22"/>
        </w:rPr>
        <w:t>업체들이</w:t>
      </w:r>
      <w:r w:rsidRPr="00F87F03">
        <w:rPr>
          <w:rFonts w:hint="eastAsia"/>
          <w:szCs w:val="22"/>
        </w:rPr>
        <w:t xml:space="preserve"> </w:t>
      </w:r>
      <w:r w:rsidRPr="00F87F03">
        <w:rPr>
          <w:rFonts w:hint="eastAsia"/>
          <w:szCs w:val="22"/>
        </w:rPr>
        <w:t>모두</w:t>
      </w:r>
      <w:r w:rsidRPr="00F87F03">
        <w:rPr>
          <w:rFonts w:hint="eastAsia"/>
          <w:szCs w:val="22"/>
        </w:rPr>
        <w:t xml:space="preserve"> </w:t>
      </w:r>
      <w:r w:rsidRPr="00F87F03">
        <w:rPr>
          <w:rFonts w:hint="eastAsia"/>
          <w:szCs w:val="22"/>
        </w:rPr>
        <w:t>동일한</w:t>
      </w:r>
      <w:r w:rsidRPr="00F87F03">
        <w:rPr>
          <w:rFonts w:hint="eastAsia"/>
          <w:szCs w:val="22"/>
        </w:rPr>
        <w:t xml:space="preserve"> </w:t>
      </w:r>
      <w:r w:rsidRPr="00F87F03">
        <w:rPr>
          <w:rFonts w:hint="eastAsia"/>
          <w:szCs w:val="22"/>
        </w:rPr>
        <w:t>형태로</w:t>
      </w:r>
      <w:r w:rsidRPr="00F87F03">
        <w:rPr>
          <w:rFonts w:hint="eastAsia"/>
          <w:szCs w:val="22"/>
        </w:rPr>
        <w:t xml:space="preserve"> </w:t>
      </w:r>
      <w:r w:rsidRPr="00F87F03">
        <w:rPr>
          <w:rFonts w:hint="eastAsia"/>
          <w:szCs w:val="22"/>
        </w:rPr>
        <w:t>하역업무에</w:t>
      </w:r>
      <w:r w:rsidRPr="00F87F03">
        <w:rPr>
          <w:rFonts w:hint="eastAsia"/>
          <w:szCs w:val="22"/>
        </w:rPr>
        <w:t xml:space="preserve"> </w:t>
      </w:r>
      <w:r w:rsidRPr="00F87F03">
        <w:rPr>
          <w:rFonts w:hint="eastAsia"/>
          <w:szCs w:val="22"/>
        </w:rPr>
        <w:t>일용파견</w:t>
      </w:r>
      <w:r w:rsidRPr="00F87F03">
        <w:rPr>
          <w:rFonts w:hint="eastAsia"/>
          <w:szCs w:val="22"/>
        </w:rPr>
        <w:t xml:space="preserve"> </w:t>
      </w:r>
      <w:r w:rsidRPr="00F87F03">
        <w:rPr>
          <w:rFonts w:hint="eastAsia"/>
          <w:szCs w:val="22"/>
        </w:rPr>
        <w:t>근로자를</w:t>
      </w:r>
      <w:r w:rsidRPr="00F87F03">
        <w:rPr>
          <w:rFonts w:hint="eastAsia"/>
          <w:szCs w:val="22"/>
        </w:rPr>
        <w:t xml:space="preserve"> </w:t>
      </w:r>
      <w:r>
        <w:rPr>
          <w:rFonts w:hint="eastAsia"/>
          <w:szCs w:val="22"/>
        </w:rPr>
        <w:t>사용하고</w:t>
      </w:r>
      <w:r>
        <w:rPr>
          <w:rFonts w:hint="eastAsia"/>
          <w:szCs w:val="22"/>
        </w:rPr>
        <w:t xml:space="preserve"> </w:t>
      </w:r>
      <w:r>
        <w:rPr>
          <w:rFonts w:hint="eastAsia"/>
          <w:szCs w:val="22"/>
        </w:rPr>
        <w:t>있기에</w:t>
      </w:r>
      <w:r w:rsidRPr="00F87F03">
        <w:rPr>
          <w:rFonts w:hint="eastAsia"/>
          <w:szCs w:val="22"/>
        </w:rPr>
        <w:t xml:space="preserve"> </w:t>
      </w:r>
      <w:r w:rsidRPr="00F87F03">
        <w:rPr>
          <w:rFonts w:hint="eastAsia"/>
          <w:szCs w:val="22"/>
        </w:rPr>
        <w:t>이를</w:t>
      </w:r>
      <w:r w:rsidRPr="00F87F03">
        <w:rPr>
          <w:rFonts w:hint="eastAsia"/>
          <w:szCs w:val="22"/>
        </w:rPr>
        <w:t xml:space="preserve"> </w:t>
      </w:r>
      <w:r w:rsidRPr="00F87F03">
        <w:rPr>
          <w:rFonts w:hint="eastAsia"/>
          <w:szCs w:val="22"/>
        </w:rPr>
        <w:t>문제</w:t>
      </w:r>
      <w:r w:rsidRPr="00F87F03">
        <w:rPr>
          <w:rFonts w:hint="eastAsia"/>
          <w:szCs w:val="22"/>
        </w:rPr>
        <w:t xml:space="preserve"> </w:t>
      </w:r>
      <w:r w:rsidRPr="00F87F03">
        <w:rPr>
          <w:rFonts w:hint="eastAsia"/>
          <w:szCs w:val="22"/>
        </w:rPr>
        <w:t>삼으면</w:t>
      </w:r>
      <w:r w:rsidRPr="00F87F03">
        <w:rPr>
          <w:rFonts w:hint="eastAsia"/>
          <w:szCs w:val="22"/>
        </w:rPr>
        <w:t xml:space="preserve"> </w:t>
      </w:r>
      <w:r w:rsidRPr="00F87F03">
        <w:rPr>
          <w:rFonts w:hint="eastAsia"/>
          <w:szCs w:val="22"/>
        </w:rPr>
        <w:t>관련</w:t>
      </w:r>
      <w:r w:rsidRPr="00F87F03">
        <w:rPr>
          <w:rFonts w:hint="eastAsia"/>
          <w:szCs w:val="22"/>
        </w:rPr>
        <w:t xml:space="preserve"> </w:t>
      </w:r>
      <w:r>
        <w:rPr>
          <w:rFonts w:hint="eastAsia"/>
          <w:szCs w:val="22"/>
        </w:rPr>
        <w:t>사업이</w:t>
      </w:r>
      <w:r w:rsidRPr="00F87F03">
        <w:rPr>
          <w:rFonts w:hint="eastAsia"/>
          <w:szCs w:val="22"/>
        </w:rPr>
        <w:t xml:space="preserve"> </w:t>
      </w:r>
      <w:r w:rsidRPr="00F87F03">
        <w:rPr>
          <w:rFonts w:hint="eastAsia"/>
          <w:szCs w:val="22"/>
        </w:rPr>
        <w:t>마비되어</w:t>
      </w:r>
      <w:r>
        <w:rPr>
          <w:rFonts w:hint="eastAsia"/>
          <w:szCs w:val="22"/>
        </w:rPr>
        <w:t xml:space="preserve"> </w:t>
      </w:r>
      <w:r>
        <w:rPr>
          <w:rFonts w:hint="eastAsia"/>
          <w:szCs w:val="22"/>
        </w:rPr>
        <w:t>별도의</w:t>
      </w:r>
      <w:r>
        <w:rPr>
          <w:rFonts w:hint="eastAsia"/>
          <w:szCs w:val="22"/>
        </w:rPr>
        <w:t xml:space="preserve"> </w:t>
      </w:r>
      <w:r>
        <w:rPr>
          <w:rFonts w:hint="eastAsia"/>
          <w:szCs w:val="22"/>
        </w:rPr>
        <w:t>조치를</w:t>
      </w:r>
      <w:r>
        <w:rPr>
          <w:rFonts w:hint="eastAsia"/>
          <w:szCs w:val="22"/>
        </w:rPr>
        <w:t xml:space="preserve"> </w:t>
      </w:r>
      <w:r>
        <w:rPr>
          <w:rFonts w:hint="eastAsia"/>
          <w:szCs w:val="22"/>
        </w:rPr>
        <w:t>하지는</w:t>
      </w:r>
      <w:r>
        <w:rPr>
          <w:rFonts w:hint="eastAsia"/>
          <w:szCs w:val="22"/>
        </w:rPr>
        <w:t xml:space="preserve"> </w:t>
      </w:r>
      <w:r>
        <w:rPr>
          <w:rFonts w:hint="eastAsia"/>
          <w:szCs w:val="22"/>
        </w:rPr>
        <w:t>않고</w:t>
      </w:r>
      <w:r>
        <w:rPr>
          <w:rFonts w:hint="eastAsia"/>
          <w:szCs w:val="22"/>
        </w:rPr>
        <w:t xml:space="preserve"> </w:t>
      </w:r>
      <w:r>
        <w:rPr>
          <w:rFonts w:hint="eastAsia"/>
          <w:szCs w:val="22"/>
        </w:rPr>
        <w:t>있다고</w:t>
      </w:r>
      <w:r>
        <w:rPr>
          <w:rFonts w:hint="eastAsia"/>
          <w:szCs w:val="22"/>
        </w:rPr>
        <w:t xml:space="preserve"> </w:t>
      </w:r>
      <w:r>
        <w:rPr>
          <w:rFonts w:hint="eastAsia"/>
          <w:szCs w:val="22"/>
        </w:rPr>
        <w:t>함</w:t>
      </w:r>
      <w:r>
        <w:rPr>
          <w:rFonts w:hint="eastAsia"/>
          <w:szCs w:val="22"/>
        </w:rPr>
        <w:t>.</w:t>
      </w:r>
    </w:p>
    <w:p w14:paraId="5D63B685" w14:textId="77777777" w:rsidR="00026A7E" w:rsidRPr="00CB2B3F" w:rsidRDefault="00026A7E" w:rsidP="00026A7E">
      <w:pPr>
        <w:numPr>
          <w:ilvl w:val="0"/>
          <w:numId w:val="67"/>
        </w:numPr>
        <w:spacing w:after="240"/>
        <w:rPr>
          <w:szCs w:val="22"/>
        </w:rPr>
      </w:pPr>
      <w:r w:rsidRPr="00CB2B3F">
        <w:rPr>
          <w:szCs w:val="22"/>
        </w:rPr>
        <w:t>파견근로자</w:t>
      </w:r>
      <w:r w:rsidRPr="00CB2B3F">
        <w:rPr>
          <w:szCs w:val="22"/>
        </w:rPr>
        <w:t xml:space="preserve"> </w:t>
      </w:r>
      <w:r w:rsidRPr="00CB2B3F">
        <w:rPr>
          <w:szCs w:val="22"/>
        </w:rPr>
        <w:t>사용</w:t>
      </w:r>
      <w:r w:rsidRPr="00CB2B3F">
        <w:rPr>
          <w:szCs w:val="22"/>
        </w:rPr>
        <w:t xml:space="preserve"> </w:t>
      </w:r>
      <w:r w:rsidRPr="00CB2B3F">
        <w:rPr>
          <w:szCs w:val="22"/>
        </w:rPr>
        <w:t>기간</w:t>
      </w:r>
    </w:p>
    <w:p w14:paraId="555DF660" w14:textId="77777777" w:rsidR="00026A7E" w:rsidRPr="00CB2B3F" w:rsidRDefault="00026A7E" w:rsidP="00026A7E">
      <w:pPr>
        <w:spacing w:after="240"/>
        <w:ind w:left="1814"/>
        <w:rPr>
          <w:szCs w:val="22"/>
        </w:rPr>
      </w:pPr>
      <w:r w:rsidRPr="00CB2B3F">
        <w:rPr>
          <w:bCs/>
          <w:kern w:val="0"/>
          <w:szCs w:val="22"/>
        </w:rPr>
        <w:t>제공된</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파견근로자</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대상회사에서</w:t>
      </w:r>
      <w:r w:rsidRPr="00CB2B3F">
        <w:rPr>
          <w:bCs/>
          <w:kern w:val="0"/>
          <w:szCs w:val="22"/>
        </w:rPr>
        <w:t xml:space="preserve"> </w:t>
      </w:r>
      <w:r w:rsidRPr="00CB2B3F">
        <w:rPr>
          <w:bCs/>
          <w:kern w:val="0"/>
          <w:szCs w:val="22"/>
        </w:rPr>
        <w:t>경비</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파견근로자</w:t>
      </w:r>
      <w:r w:rsidRPr="00CB2B3F">
        <w:rPr>
          <w:bCs/>
          <w:kern w:val="0"/>
          <w:szCs w:val="22"/>
        </w:rPr>
        <w:t xml:space="preserve"> 4</w:t>
      </w:r>
      <w:r w:rsidRPr="00CB2B3F">
        <w:rPr>
          <w:bCs/>
          <w:kern w:val="0"/>
          <w:szCs w:val="22"/>
        </w:rPr>
        <w:t>명</w:t>
      </w:r>
      <w:r w:rsidRPr="00CB2B3F">
        <w:rPr>
          <w:bCs/>
          <w:kern w:val="0"/>
          <w:szCs w:val="22"/>
        </w:rPr>
        <w:t xml:space="preserve"> </w:t>
      </w:r>
      <w:r w:rsidRPr="00CB2B3F">
        <w:rPr>
          <w:bCs/>
          <w:kern w:val="0"/>
          <w:szCs w:val="22"/>
        </w:rPr>
        <w:t>및</w:t>
      </w:r>
      <w:r w:rsidRPr="00CB2B3F">
        <w:rPr>
          <w:bCs/>
          <w:kern w:val="0"/>
          <w:szCs w:val="22"/>
        </w:rPr>
        <w:t xml:space="preserve"> </w:t>
      </w:r>
      <w:r w:rsidRPr="00CB2B3F">
        <w:rPr>
          <w:bCs/>
          <w:kern w:val="0"/>
          <w:szCs w:val="22"/>
        </w:rPr>
        <w:t>청소</w:t>
      </w:r>
      <w:r w:rsidRPr="00CB2B3F">
        <w:rPr>
          <w:bCs/>
          <w:kern w:val="0"/>
          <w:szCs w:val="22"/>
        </w:rPr>
        <w:t xml:space="preserve"> </w:t>
      </w:r>
      <w:r w:rsidRPr="00CB2B3F">
        <w:rPr>
          <w:bCs/>
          <w:kern w:val="0"/>
          <w:szCs w:val="22"/>
        </w:rPr>
        <w:t>업무를</w:t>
      </w:r>
      <w:r w:rsidRPr="00CB2B3F">
        <w:rPr>
          <w:bCs/>
          <w:kern w:val="0"/>
          <w:szCs w:val="22"/>
        </w:rPr>
        <w:t xml:space="preserve"> </w:t>
      </w:r>
      <w:r w:rsidRPr="00CB2B3F">
        <w:rPr>
          <w:bCs/>
          <w:kern w:val="0"/>
          <w:szCs w:val="22"/>
        </w:rPr>
        <w:t>수행하는</w:t>
      </w:r>
      <w:r w:rsidRPr="00CB2B3F">
        <w:rPr>
          <w:bCs/>
          <w:kern w:val="0"/>
          <w:szCs w:val="22"/>
        </w:rPr>
        <w:t xml:space="preserve"> </w:t>
      </w:r>
      <w:r w:rsidRPr="00CB2B3F">
        <w:rPr>
          <w:bCs/>
          <w:kern w:val="0"/>
          <w:szCs w:val="22"/>
        </w:rPr>
        <w:t>파견근로자</w:t>
      </w:r>
      <w:r w:rsidRPr="00CB2B3F">
        <w:rPr>
          <w:bCs/>
          <w:kern w:val="0"/>
          <w:szCs w:val="22"/>
        </w:rPr>
        <w:t xml:space="preserve"> 3</w:t>
      </w:r>
      <w:r w:rsidRPr="00CB2B3F">
        <w:rPr>
          <w:bCs/>
          <w:kern w:val="0"/>
          <w:szCs w:val="22"/>
        </w:rPr>
        <w:t>명은</w:t>
      </w:r>
      <w:r w:rsidRPr="00CB2B3F">
        <w:rPr>
          <w:bCs/>
          <w:kern w:val="0"/>
          <w:szCs w:val="22"/>
        </w:rPr>
        <w:t xml:space="preserve"> </w:t>
      </w:r>
      <w:r w:rsidRPr="00CB2B3F">
        <w:rPr>
          <w:bCs/>
          <w:kern w:val="0"/>
          <w:szCs w:val="22"/>
        </w:rPr>
        <w:t>파견</w:t>
      </w:r>
      <w:r w:rsidRPr="00CB2B3F">
        <w:rPr>
          <w:bCs/>
          <w:kern w:val="0"/>
          <w:szCs w:val="22"/>
        </w:rPr>
        <w:t xml:space="preserve"> </w:t>
      </w:r>
      <w:r w:rsidRPr="00CB2B3F">
        <w:rPr>
          <w:bCs/>
          <w:kern w:val="0"/>
          <w:szCs w:val="22"/>
        </w:rPr>
        <w:t>업체를</w:t>
      </w:r>
      <w:r w:rsidRPr="00CB2B3F">
        <w:rPr>
          <w:bCs/>
          <w:kern w:val="0"/>
          <w:szCs w:val="22"/>
        </w:rPr>
        <w:t xml:space="preserve"> </w:t>
      </w:r>
      <w:r w:rsidRPr="00CB2B3F">
        <w:rPr>
          <w:bCs/>
          <w:kern w:val="0"/>
          <w:szCs w:val="22"/>
        </w:rPr>
        <w:t>변경하며</w:t>
      </w:r>
      <w:r w:rsidRPr="00CB2B3F">
        <w:rPr>
          <w:bCs/>
          <w:kern w:val="0"/>
          <w:szCs w:val="22"/>
        </w:rPr>
        <w:t xml:space="preserve"> 28</w:t>
      </w:r>
      <w:r w:rsidRPr="00CB2B3F">
        <w:rPr>
          <w:bCs/>
          <w:kern w:val="0"/>
          <w:szCs w:val="22"/>
        </w:rPr>
        <w:t>개월동안</w:t>
      </w:r>
      <w:r w:rsidRPr="00CB2B3F">
        <w:rPr>
          <w:bCs/>
          <w:kern w:val="0"/>
          <w:szCs w:val="22"/>
        </w:rPr>
        <w:t xml:space="preserve"> </w:t>
      </w:r>
      <w:r w:rsidRPr="00CB2B3F">
        <w:rPr>
          <w:bCs/>
          <w:kern w:val="0"/>
          <w:szCs w:val="22"/>
        </w:rPr>
        <w:t>대상회사에서</w:t>
      </w:r>
      <w:r w:rsidRPr="00CB2B3F">
        <w:rPr>
          <w:bCs/>
          <w:kern w:val="0"/>
          <w:szCs w:val="22"/>
        </w:rPr>
        <w:t xml:space="preserve"> </w:t>
      </w:r>
      <w:r w:rsidRPr="00CB2B3F">
        <w:rPr>
          <w:bCs/>
          <w:kern w:val="0"/>
          <w:szCs w:val="22"/>
        </w:rPr>
        <w:t>파견근로자로</w:t>
      </w:r>
      <w:r w:rsidRPr="00CB2B3F">
        <w:rPr>
          <w:bCs/>
          <w:kern w:val="0"/>
          <w:szCs w:val="22"/>
        </w:rPr>
        <w:t xml:space="preserve"> </w:t>
      </w:r>
      <w:r w:rsidRPr="00CB2B3F">
        <w:rPr>
          <w:bCs/>
          <w:kern w:val="0"/>
          <w:szCs w:val="22"/>
        </w:rPr>
        <w:t>근무하였음</w:t>
      </w:r>
      <w:r w:rsidRPr="00CB2B3F">
        <w:rPr>
          <w:bCs/>
          <w:kern w:val="0"/>
          <w:szCs w:val="22"/>
        </w:rPr>
        <w:t>.</w:t>
      </w:r>
    </w:p>
    <w:p w14:paraId="10C1B22B" w14:textId="77777777" w:rsidR="00026A7E" w:rsidRPr="00CB2B3F" w:rsidRDefault="00026A7E" w:rsidP="00026A7E">
      <w:pPr>
        <w:numPr>
          <w:ilvl w:val="0"/>
          <w:numId w:val="63"/>
        </w:numPr>
        <w:spacing w:after="240"/>
        <w:rPr>
          <w:szCs w:val="22"/>
          <w:u w:val="single"/>
        </w:rPr>
      </w:pPr>
      <w:r w:rsidRPr="00CB2B3F">
        <w:rPr>
          <w:szCs w:val="22"/>
          <w:u w:val="single"/>
        </w:rPr>
        <w:t>한샘개발</w:t>
      </w:r>
    </w:p>
    <w:p w14:paraId="71DCE7AC" w14:textId="77777777" w:rsidR="00026A7E" w:rsidRPr="00CB2B3F" w:rsidRDefault="00026A7E" w:rsidP="00026A7E">
      <w:pPr>
        <w:spacing w:before="240" w:after="240"/>
        <w:ind w:left="1361"/>
        <w:rPr>
          <w:bCs/>
          <w:kern w:val="0"/>
          <w:szCs w:val="22"/>
        </w:rPr>
      </w:pPr>
      <w:r w:rsidRPr="00CB2B3F">
        <w:rPr>
          <w:bCs/>
          <w:kern w:val="0"/>
          <w:szCs w:val="22"/>
        </w:rPr>
        <w:t>제공된</w:t>
      </w:r>
      <w:r w:rsidRPr="00CB2B3F">
        <w:rPr>
          <w:bCs/>
          <w:kern w:val="0"/>
          <w:szCs w:val="22"/>
        </w:rPr>
        <w:t xml:space="preserve"> </w:t>
      </w:r>
      <w:proofErr w:type="spellStart"/>
      <w:r w:rsidRPr="00CB2B3F">
        <w:rPr>
          <w:kern w:val="0"/>
          <w:szCs w:val="20"/>
        </w:rPr>
        <w:t>근로자파견사업허가증</w:t>
      </w:r>
      <w:proofErr w:type="spellEnd"/>
      <w:r w:rsidRPr="00CB2B3F">
        <w:rPr>
          <w:bCs/>
          <w:kern w:val="0"/>
          <w:szCs w:val="22"/>
        </w:rPr>
        <w:t xml:space="preserve"> </w:t>
      </w:r>
      <w:r w:rsidRPr="00CB2B3F">
        <w:rPr>
          <w:bCs/>
          <w:kern w:val="0"/>
          <w:szCs w:val="22"/>
        </w:rPr>
        <w:t>및</w:t>
      </w:r>
      <w:r w:rsidRPr="00CB2B3F">
        <w:rPr>
          <w:bCs/>
          <w:kern w:val="0"/>
          <w:szCs w:val="22"/>
        </w:rPr>
        <w:t xml:space="preserve"> </w:t>
      </w:r>
      <w:r w:rsidRPr="00CB2B3F">
        <w:rPr>
          <w:bCs/>
          <w:kern w:val="0"/>
          <w:szCs w:val="22"/>
        </w:rPr>
        <w:t>파견</w:t>
      </w:r>
      <w:r w:rsidRPr="00CB2B3F">
        <w:rPr>
          <w:bCs/>
          <w:kern w:val="0"/>
          <w:szCs w:val="22"/>
        </w:rPr>
        <w:t xml:space="preserve"> </w:t>
      </w:r>
      <w:r w:rsidRPr="00CB2B3F">
        <w:rPr>
          <w:bCs/>
          <w:kern w:val="0"/>
          <w:szCs w:val="22"/>
        </w:rPr>
        <w:t>계약</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w:t>
      </w:r>
      <w:r w:rsidRPr="00CB2B3F">
        <w:rPr>
          <w:bCs/>
          <w:kern w:val="0"/>
          <w:szCs w:val="22"/>
        </w:rPr>
        <w:t xml:space="preserve">, </w:t>
      </w:r>
      <w:r w:rsidRPr="00CB2B3F">
        <w:rPr>
          <w:bCs/>
          <w:kern w:val="0"/>
          <w:szCs w:val="22"/>
        </w:rPr>
        <w:t>기간제</w:t>
      </w:r>
      <w:r w:rsidRPr="00CB2B3F">
        <w:rPr>
          <w:bCs/>
          <w:kern w:val="0"/>
          <w:szCs w:val="22"/>
        </w:rPr>
        <w:t xml:space="preserve">, </w:t>
      </w:r>
      <w:r w:rsidRPr="00CB2B3F">
        <w:rPr>
          <w:bCs/>
          <w:kern w:val="0"/>
          <w:szCs w:val="22"/>
        </w:rPr>
        <w:t>파견근로자</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한샘개발은</w:t>
      </w:r>
      <w:r w:rsidRPr="00CB2B3F">
        <w:rPr>
          <w:bCs/>
          <w:kern w:val="0"/>
          <w:szCs w:val="22"/>
        </w:rPr>
        <w:t xml:space="preserve"> </w:t>
      </w:r>
      <w:r w:rsidRPr="00CB2B3F">
        <w:rPr>
          <w:bCs/>
          <w:kern w:val="0"/>
          <w:szCs w:val="22"/>
        </w:rPr>
        <w:t>고용노동부로부터</w:t>
      </w:r>
      <w:r w:rsidRPr="00CB2B3F">
        <w:rPr>
          <w:bCs/>
          <w:kern w:val="0"/>
          <w:szCs w:val="22"/>
        </w:rPr>
        <w:t xml:space="preserve"> </w:t>
      </w:r>
      <w:r w:rsidRPr="00CB2B3F">
        <w:rPr>
          <w:bCs/>
          <w:kern w:val="0"/>
          <w:szCs w:val="22"/>
        </w:rPr>
        <w:t>근로자파견사업허가를</w:t>
      </w:r>
      <w:r w:rsidRPr="00CB2B3F">
        <w:rPr>
          <w:bCs/>
          <w:kern w:val="0"/>
          <w:szCs w:val="22"/>
        </w:rPr>
        <w:t xml:space="preserve"> </w:t>
      </w:r>
      <w:r w:rsidRPr="00CB2B3F">
        <w:rPr>
          <w:bCs/>
          <w:kern w:val="0"/>
          <w:szCs w:val="22"/>
        </w:rPr>
        <w:t>받아</w:t>
      </w:r>
      <w:r w:rsidRPr="00CB2B3F">
        <w:rPr>
          <w:bCs/>
          <w:kern w:val="0"/>
          <w:szCs w:val="22"/>
        </w:rPr>
        <w:t xml:space="preserve"> </w:t>
      </w:r>
      <w:r w:rsidRPr="00CB2B3F">
        <w:rPr>
          <w:bCs/>
          <w:kern w:val="0"/>
          <w:szCs w:val="22"/>
        </w:rPr>
        <w:t>대상회사</w:t>
      </w:r>
      <w:r w:rsidRPr="00CB2B3F">
        <w:rPr>
          <w:bCs/>
          <w:kern w:val="0"/>
          <w:szCs w:val="22"/>
        </w:rPr>
        <w:t xml:space="preserve"> </w:t>
      </w:r>
      <w:r w:rsidRPr="00CB2B3F">
        <w:rPr>
          <w:bCs/>
          <w:kern w:val="0"/>
          <w:szCs w:val="22"/>
        </w:rPr>
        <w:t>등</w:t>
      </w:r>
      <w:r w:rsidRPr="00CB2B3F">
        <w:rPr>
          <w:bCs/>
          <w:kern w:val="0"/>
          <w:szCs w:val="22"/>
        </w:rPr>
        <w:t xml:space="preserve"> </w:t>
      </w:r>
      <w:r w:rsidRPr="00CB2B3F">
        <w:rPr>
          <w:bCs/>
          <w:kern w:val="0"/>
          <w:szCs w:val="22"/>
        </w:rPr>
        <w:t>다른</w:t>
      </w:r>
      <w:r w:rsidRPr="00CB2B3F">
        <w:rPr>
          <w:bCs/>
          <w:kern w:val="0"/>
          <w:szCs w:val="22"/>
        </w:rPr>
        <w:t xml:space="preserve"> </w:t>
      </w:r>
      <w:r w:rsidRPr="00CB2B3F">
        <w:rPr>
          <w:bCs/>
          <w:kern w:val="0"/>
          <w:szCs w:val="22"/>
        </w:rPr>
        <w:t>회사에</w:t>
      </w:r>
      <w:r w:rsidRPr="00CB2B3F">
        <w:rPr>
          <w:bCs/>
          <w:kern w:val="0"/>
          <w:szCs w:val="22"/>
        </w:rPr>
        <w:t xml:space="preserve"> </w:t>
      </w:r>
      <w:r w:rsidRPr="00CB2B3F">
        <w:rPr>
          <w:bCs/>
          <w:kern w:val="0"/>
          <w:szCs w:val="22"/>
        </w:rPr>
        <w:t>근로자를</w:t>
      </w:r>
      <w:r w:rsidRPr="00CB2B3F">
        <w:rPr>
          <w:bCs/>
          <w:kern w:val="0"/>
          <w:szCs w:val="22"/>
        </w:rPr>
        <w:t xml:space="preserve"> </w:t>
      </w:r>
      <w:r w:rsidRPr="00CB2B3F">
        <w:rPr>
          <w:bCs/>
          <w:kern w:val="0"/>
          <w:szCs w:val="22"/>
        </w:rPr>
        <w:t>파견하고</w:t>
      </w:r>
      <w:r w:rsidRPr="00CB2B3F">
        <w:rPr>
          <w:bCs/>
          <w:kern w:val="0"/>
          <w:szCs w:val="22"/>
        </w:rPr>
        <w:t xml:space="preserve"> </w:t>
      </w:r>
      <w:proofErr w:type="spellStart"/>
      <w:r w:rsidRPr="00CB2B3F">
        <w:rPr>
          <w:bCs/>
          <w:kern w:val="0"/>
          <w:szCs w:val="22"/>
        </w:rPr>
        <w:t>있는바</w:t>
      </w:r>
      <w:proofErr w:type="spellEnd"/>
      <w:r w:rsidRPr="00CB2B3F">
        <w:rPr>
          <w:bCs/>
          <w:kern w:val="0"/>
          <w:szCs w:val="22"/>
        </w:rPr>
        <w:t xml:space="preserve">, </w:t>
      </w:r>
      <w:r w:rsidRPr="00CB2B3F">
        <w:rPr>
          <w:bCs/>
          <w:kern w:val="0"/>
          <w:szCs w:val="22"/>
        </w:rPr>
        <w:t>그</w:t>
      </w:r>
      <w:r w:rsidRPr="00CB2B3F">
        <w:rPr>
          <w:bCs/>
          <w:kern w:val="0"/>
          <w:szCs w:val="22"/>
        </w:rPr>
        <w:t xml:space="preserve"> </w:t>
      </w:r>
      <w:r w:rsidRPr="00CB2B3F">
        <w:rPr>
          <w:bCs/>
          <w:kern w:val="0"/>
          <w:szCs w:val="22"/>
        </w:rPr>
        <w:t>현황은</w:t>
      </w:r>
      <w:r w:rsidRPr="00CB2B3F">
        <w:rPr>
          <w:bCs/>
          <w:kern w:val="0"/>
          <w:szCs w:val="22"/>
        </w:rPr>
        <w:t xml:space="preserve"> </w:t>
      </w:r>
      <w:r w:rsidRPr="00CB2B3F">
        <w:rPr>
          <w:bCs/>
          <w:kern w:val="0"/>
          <w:szCs w:val="22"/>
        </w:rPr>
        <w:t>다음과</w:t>
      </w:r>
      <w:r w:rsidRPr="00CB2B3F">
        <w:rPr>
          <w:bCs/>
          <w:kern w:val="0"/>
          <w:szCs w:val="22"/>
        </w:rPr>
        <w:t xml:space="preserve"> </w:t>
      </w:r>
      <w:r w:rsidRPr="00CB2B3F">
        <w:rPr>
          <w:bCs/>
          <w:kern w:val="0"/>
          <w:szCs w:val="22"/>
        </w:rPr>
        <w:t>같음</w:t>
      </w:r>
      <w:r w:rsidRPr="00CB2B3F">
        <w:rPr>
          <w:bCs/>
          <w:kern w:val="0"/>
          <w:szCs w:val="22"/>
        </w:rPr>
        <w:t>.</w:t>
      </w:r>
    </w:p>
    <w:tbl>
      <w:tblPr>
        <w:tblW w:w="8278" w:type="dxa"/>
        <w:tblInd w:w="1361"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759"/>
        <w:gridCol w:w="2759"/>
        <w:gridCol w:w="2760"/>
      </w:tblGrid>
      <w:tr w:rsidR="00026A7E" w:rsidRPr="00CB2B3F" w14:paraId="0F2D35EC" w14:textId="77777777" w:rsidTr="0091358C">
        <w:trPr>
          <w:trHeight w:val="340"/>
          <w:tblHeader/>
        </w:trPr>
        <w:tc>
          <w:tcPr>
            <w:tcW w:w="2759" w:type="dxa"/>
            <w:tcBorders>
              <w:top w:val="single" w:sz="12" w:space="0" w:color="404040" w:themeColor="text1" w:themeTint="BF"/>
              <w:bottom w:val="single" w:sz="4" w:space="0" w:color="404040" w:themeColor="text1" w:themeTint="BF"/>
            </w:tcBorders>
            <w:shd w:val="clear" w:color="auto" w:fill="DEEEEE"/>
            <w:vAlign w:val="center"/>
          </w:tcPr>
          <w:p w14:paraId="42B09956" w14:textId="77777777" w:rsidR="00026A7E" w:rsidRPr="008E0663" w:rsidRDefault="00026A7E" w:rsidP="0091358C">
            <w:pPr>
              <w:spacing w:line="280" w:lineRule="atLeast"/>
              <w:jc w:val="center"/>
              <w:rPr>
                <w:b/>
                <w:bCs/>
                <w:kern w:val="0"/>
                <w:sz w:val="20"/>
                <w:szCs w:val="20"/>
              </w:rPr>
            </w:pPr>
            <w:r w:rsidRPr="008E0663">
              <w:rPr>
                <w:b/>
                <w:bCs/>
                <w:kern w:val="0"/>
                <w:sz w:val="20"/>
                <w:szCs w:val="20"/>
              </w:rPr>
              <w:t>사용사업주</w:t>
            </w:r>
          </w:p>
        </w:tc>
        <w:tc>
          <w:tcPr>
            <w:tcW w:w="2759" w:type="dxa"/>
            <w:tcBorders>
              <w:top w:val="single" w:sz="12" w:space="0" w:color="404040" w:themeColor="text1" w:themeTint="BF"/>
              <w:bottom w:val="single" w:sz="4" w:space="0" w:color="404040" w:themeColor="text1" w:themeTint="BF"/>
            </w:tcBorders>
            <w:shd w:val="clear" w:color="auto" w:fill="DEEEEE"/>
            <w:vAlign w:val="center"/>
          </w:tcPr>
          <w:p w14:paraId="0BF748CB" w14:textId="77777777" w:rsidR="00026A7E" w:rsidRPr="008E0663" w:rsidRDefault="00026A7E" w:rsidP="0091358C">
            <w:pPr>
              <w:spacing w:line="280" w:lineRule="atLeast"/>
              <w:jc w:val="center"/>
              <w:rPr>
                <w:b/>
                <w:bCs/>
                <w:kern w:val="0"/>
                <w:sz w:val="20"/>
                <w:szCs w:val="20"/>
              </w:rPr>
            </w:pPr>
            <w:r w:rsidRPr="008E0663">
              <w:rPr>
                <w:b/>
                <w:bCs/>
                <w:kern w:val="0"/>
                <w:sz w:val="20"/>
                <w:szCs w:val="20"/>
              </w:rPr>
              <w:t>업무</w:t>
            </w:r>
          </w:p>
        </w:tc>
        <w:tc>
          <w:tcPr>
            <w:tcW w:w="2760" w:type="dxa"/>
            <w:tcBorders>
              <w:top w:val="single" w:sz="12" w:space="0" w:color="404040" w:themeColor="text1" w:themeTint="BF"/>
              <w:bottom w:val="single" w:sz="4" w:space="0" w:color="404040" w:themeColor="text1" w:themeTint="BF"/>
            </w:tcBorders>
            <w:shd w:val="clear" w:color="auto" w:fill="DEEEEE"/>
            <w:vAlign w:val="center"/>
          </w:tcPr>
          <w:p w14:paraId="28B05157" w14:textId="77777777" w:rsidR="00026A7E" w:rsidRPr="008E0663" w:rsidDel="00CA35ED" w:rsidRDefault="00026A7E" w:rsidP="0091358C">
            <w:pPr>
              <w:spacing w:line="280" w:lineRule="atLeast"/>
              <w:jc w:val="center"/>
              <w:rPr>
                <w:b/>
                <w:bCs/>
                <w:kern w:val="0"/>
                <w:sz w:val="20"/>
                <w:szCs w:val="20"/>
              </w:rPr>
            </w:pPr>
            <w:r w:rsidRPr="008E0663">
              <w:rPr>
                <w:b/>
                <w:bCs/>
                <w:kern w:val="0"/>
                <w:sz w:val="20"/>
                <w:szCs w:val="20"/>
              </w:rPr>
              <w:t>인원</w:t>
            </w:r>
          </w:p>
        </w:tc>
      </w:tr>
      <w:tr w:rsidR="00026A7E" w:rsidRPr="00CB2B3F" w14:paraId="0C87094C" w14:textId="77777777" w:rsidTr="0091358C">
        <w:trPr>
          <w:trHeight w:val="340"/>
        </w:trPr>
        <w:tc>
          <w:tcPr>
            <w:tcW w:w="2759" w:type="dxa"/>
            <w:vMerge w:val="restart"/>
            <w:tcBorders>
              <w:top w:val="single" w:sz="4" w:space="0" w:color="404040" w:themeColor="text1" w:themeTint="BF"/>
            </w:tcBorders>
            <w:shd w:val="clear" w:color="auto" w:fill="F2F2F2" w:themeFill="background1" w:themeFillShade="F2"/>
            <w:vAlign w:val="center"/>
          </w:tcPr>
          <w:p w14:paraId="547A64DE" w14:textId="77777777" w:rsidR="00026A7E" w:rsidRPr="008E0663" w:rsidRDefault="00026A7E" w:rsidP="0091358C">
            <w:pPr>
              <w:spacing w:line="280" w:lineRule="atLeast"/>
              <w:jc w:val="center"/>
              <w:rPr>
                <w:bCs/>
                <w:kern w:val="0"/>
                <w:sz w:val="20"/>
                <w:szCs w:val="20"/>
              </w:rPr>
            </w:pPr>
            <w:r w:rsidRPr="008E0663">
              <w:rPr>
                <w:bCs/>
                <w:kern w:val="0"/>
                <w:sz w:val="20"/>
                <w:szCs w:val="20"/>
              </w:rPr>
              <w:t>대상회사</w:t>
            </w:r>
          </w:p>
        </w:tc>
        <w:tc>
          <w:tcPr>
            <w:tcW w:w="2759" w:type="dxa"/>
            <w:tcBorders>
              <w:top w:val="single" w:sz="4" w:space="0" w:color="404040" w:themeColor="text1" w:themeTint="BF"/>
            </w:tcBorders>
            <w:shd w:val="clear" w:color="auto" w:fill="auto"/>
            <w:vAlign w:val="center"/>
          </w:tcPr>
          <w:p w14:paraId="767C7315" w14:textId="77777777" w:rsidR="00026A7E" w:rsidRPr="008E0663" w:rsidRDefault="00026A7E" w:rsidP="0091358C">
            <w:pPr>
              <w:spacing w:line="280" w:lineRule="atLeast"/>
              <w:jc w:val="center"/>
              <w:rPr>
                <w:bCs/>
                <w:kern w:val="0"/>
                <w:sz w:val="20"/>
                <w:szCs w:val="20"/>
              </w:rPr>
            </w:pPr>
            <w:r w:rsidRPr="008E0663">
              <w:rPr>
                <w:bCs/>
                <w:kern w:val="0"/>
                <w:sz w:val="20"/>
                <w:szCs w:val="20"/>
              </w:rPr>
              <w:t>사무</w:t>
            </w:r>
          </w:p>
        </w:tc>
        <w:tc>
          <w:tcPr>
            <w:tcW w:w="2760" w:type="dxa"/>
            <w:tcBorders>
              <w:top w:val="single" w:sz="4" w:space="0" w:color="404040" w:themeColor="text1" w:themeTint="BF"/>
            </w:tcBorders>
            <w:vAlign w:val="center"/>
          </w:tcPr>
          <w:p w14:paraId="1F57F60D" w14:textId="77777777" w:rsidR="00026A7E" w:rsidRPr="008E0663" w:rsidRDefault="00026A7E" w:rsidP="0091358C">
            <w:pPr>
              <w:spacing w:line="280" w:lineRule="atLeast"/>
              <w:jc w:val="right"/>
              <w:rPr>
                <w:bCs/>
                <w:kern w:val="0"/>
                <w:sz w:val="20"/>
                <w:szCs w:val="20"/>
              </w:rPr>
            </w:pPr>
            <w:r w:rsidRPr="008E0663">
              <w:rPr>
                <w:bCs/>
                <w:kern w:val="0"/>
                <w:sz w:val="20"/>
                <w:szCs w:val="20"/>
              </w:rPr>
              <w:t>19</w:t>
            </w:r>
            <w:r w:rsidRPr="008E0663">
              <w:rPr>
                <w:bCs/>
                <w:kern w:val="0"/>
                <w:sz w:val="20"/>
                <w:szCs w:val="20"/>
              </w:rPr>
              <w:t>명</w:t>
            </w:r>
          </w:p>
        </w:tc>
      </w:tr>
      <w:tr w:rsidR="00026A7E" w:rsidRPr="00CB2B3F" w14:paraId="57D8766D" w14:textId="77777777" w:rsidTr="0091358C">
        <w:trPr>
          <w:trHeight w:val="340"/>
        </w:trPr>
        <w:tc>
          <w:tcPr>
            <w:tcW w:w="2759" w:type="dxa"/>
            <w:vMerge/>
            <w:shd w:val="clear" w:color="auto" w:fill="F2F2F2" w:themeFill="background1" w:themeFillShade="F2"/>
            <w:vAlign w:val="center"/>
          </w:tcPr>
          <w:p w14:paraId="337C6168" w14:textId="77777777" w:rsidR="00026A7E" w:rsidRPr="008E0663" w:rsidRDefault="00026A7E" w:rsidP="0091358C">
            <w:pPr>
              <w:spacing w:line="280" w:lineRule="atLeast"/>
              <w:jc w:val="center"/>
              <w:rPr>
                <w:bCs/>
                <w:kern w:val="0"/>
                <w:sz w:val="20"/>
                <w:szCs w:val="20"/>
              </w:rPr>
            </w:pPr>
          </w:p>
        </w:tc>
        <w:tc>
          <w:tcPr>
            <w:tcW w:w="2759" w:type="dxa"/>
            <w:shd w:val="clear" w:color="auto" w:fill="auto"/>
            <w:vAlign w:val="center"/>
          </w:tcPr>
          <w:p w14:paraId="45B1A07B" w14:textId="77777777" w:rsidR="00026A7E" w:rsidRPr="008E0663" w:rsidRDefault="00026A7E" w:rsidP="0091358C">
            <w:pPr>
              <w:spacing w:line="280" w:lineRule="atLeast"/>
              <w:jc w:val="center"/>
              <w:rPr>
                <w:bCs/>
                <w:kern w:val="0"/>
                <w:sz w:val="20"/>
                <w:szCs w:val="20"/>
              </w:rPr>
            </w:pPr>
            <w:r w:rsidRPr="008E0663">
              <w:rPr>
                <w:bCs/>
                <w:kern w:val="0"/>
                <w:sz w:val="20"/>
                <w:szCs w:val="20"/>
              </w:rPr>
              <w:t>기사</w:t>
            </w:r>
          </w:p>
        </w:tc>
        <w:tc>
          <w:tcPr>
            <w:tcW w:w="2760" w:type="dxa"/>
            <w:vAlign w:val="center"/>
          </w:tcPr>
          <w:p w14:paraId="4A667662" w14:textId="77777777" w:rsidR="00026A7E" w:rsidRPr="008E0663" w:rsidRDefault="00026A7E" w:rsidP="0091358C">
            <w:pPr>
              <w:spacing w:line="280" w:lineRule="atLeast"/>
              <w:jc w:val="right"/>
              <w:rPr>
                <w:bCs/>
                <w:kern w:val="0"/>
                <w:sz w:val="20"/>
                <w:szCs w:val="20"/>
              </w:rPr>
            </w:pPr>
            <w:r>
              <w:rPr>
                <w:bCs/>
                <w:kern w:val="0"/>
                <w:sz w:val="20"/>
                <w:szCs w:val="20"/>
              </w:rPr>
              <w:t xml:space="preserve"> </w:t>
            </w:r>
            <w:r w:rsidRPr="008E0663">
              <w:rPr>
                <w:bCs/>
                <w:kern w:val="0"/>
                <w:sz w:val="20"/>
                <w:szCs w:val="20"/>
              </w:rPr>
              <w:t>1</w:t>
            </w:r>
            <w:r w:rsidRPr="008E0663">
              <w:rPr>
                <w:bCs/>
                <w:kern w:val="0"/>
                <w:sz w:val="20"/>
                <w:szCs w:val="20"/>
              </w:rPr>
              <w:t>명</w:t>
            </w:r>
          </w:p>
        </w:tc>
      </w:tr>
      <w:tr w:rsidR="00026A7E" w:rsidRPr="00CB2B3F" w14:paraId="55E77AC0" w14:textId="77777777" w:rsidTr="0091358C">
        <w:trPr>
          <w:trHeight w:val="340"/>
        </w:trPr>
        <w:tc>
          <w:tcPr>
            <w:tcW w:w="2759" w:type="dxa"/>
            <w:shd w:val="clear" w:color="auto" w:fill="F2F2F2" w:themeFill="background1" w:themeFillShade="F2"/>
            <w:vAlign w:val="center"/>
          </w:tcPr>
          <w:p w14:paraId="264411DC" w14:textId="77777777" w:rsidR="00026A7E" w:rsidRPr="008E0663" w:rsidRDefault="00026A7E" w:rsidP="0091358C">
            <w:pPr>
              <w:spacing w:line="280" w:lineRule="atLeast"/>
              <w:jc w:val="center"/>
              <w:rPr>
                <w:bCs/>
                <w:kern w:val="0"/>
                <w:sz w:val="20"/>
                <w:szCs w:val="20"/>
              </w:rPr>
            </w:pPr>
            <w:proofErr w:type="spellStart"/>
            <w:r w:rsidRPr="008E0663">
              <w:rPr>
                <w:bCs/>
                <w:kern w:val="0"/>
                <w:sz w:val="20"/>
                <w:szCs w:val="20"/>
              </w:rPr>
              <w:t>씨제이대한통운</w:t>
            </w:r>
            <w:proofErr w:type="spellEnd"/>
          </w:p>
        </w:tc>
        <w:tc>
          <w:tcPr>
            <w:tcW w:w="2759" w:type="dxa"/>
            <w:shd w:val="clear" w:color="auto" w:fill="auto"/>
            <w:vAlign w:val="center"/>
          </w:tcPr>
          <w:p w14:paraId="1C6DEBBB" w14:textId="77777777" w:rsidR="00026A7E" w:rsidRPr="008E0663" w:rsidRDefault="00026A7E" w:rsidP="0091358C">
            <w:pPr>
              <w:spacing w:line="280" w:lineRule="atLeast"/>
              <w:jc w:val="center"/>
              <w:rPr>
                <w:bCs/>
                <w:kern w:val="0"/>
                <w:sz w:val="20"/>
                <w:szCs w:val="20"/>
              </w:rPr>
            </w:pPr>
            <w:r w:rsidRPr="008E0663">
              <w:rPr>
                <w:bCs/>
                <w:kern w:val="0"/>
                <w:sz w:val="20"/>
                <w:szCs w:val="20"/>
              </w:rPr>
              <w:t>사무</w:t>
            </w:r>
          </w:p>
        </w:tc>
        <w:tc>
          <w:tcPr>
            <w:tcW w:w="2760" w:type="dxa"/>
            <w:vAlign w:val="center"/>
          </w:tcPr>
          <w:p w14:paraId="3FF9315C" w14:textId="77777777" w:rsidR="00026A7E" w:rsidRPr="008E0663" w:rsidRDefault="00026A7E" w:rsidP="0091358C">
            <w:pPr>
              <w:spacing w:line="280" w:lineRule="atLeast"/>
              <w:jc w:val="right"/>
              <w:rPr>
                <w:bCs/>
                <w:kern w:val="0"/>
                <w:sz w:val="20"/>
                <w:szCs w:val="20"/>
              </w:rPr>
            </w:pPr>
            <w:r>
              <w:rPr>
                <w:bCs/>
                <w:kern w:val="0"/>
                <w:sz w:val="20"/>
                <w:szCs w:val="20"/>
              </w:rPr>
              <w:t xml:space="preserve"> </w:t>
            </w:r>
            <w:r w:rsidRPr="008E0663">
              <w:rPr>
                <w:bCs/>
                <w:kern w:val="0"/>
                <w:sz w:val="20"/>
                <w:szCs w:val="20"/>
              </w:rPr>
              <w:t>5</w:t>
            </w:r>
            <w:r w:rsidRPr="008E0663">
              <w:rPr>
                <w:bCs/>
                <w:kern w:val="0"/>
                <w:sz w:val="20"/>
                <w:szCs w:val="20"/>
              </w:rPr>
              <w:t>명</w:t>
            </w:r>
          </w:p>
        </w:tc>
      </w:tr>
      <w:tr w:rsidR="00026A7E" w:rsidRPr="00CB2B3F" w14:paraId="7247B20E" w14:textId="77777777" w:rsidTr="0091358C">
        <w:trPr>
          <w:trHeight w:val="340"/>
        </w:trPr>
        <w:tc>
          <w:tcPr>
            <w:tcW w:w="2759" w:type="dxa"/>
            <w:shd w:val="clear" w:color="auto" w:fill="F2F2F2" w:themeFill="background1" w:themeFillShade="F2"/>
            <w:vAlign w:val="center"/>
          </w:tcPr>
          <w:p w14:paraId="2C5CF9E8" w14:textId="77777777" w:rsidR="00026A7E" w:rsidRPr="008E0663" w:rsidRDefault="00026A7E" w:rsidP="0091358C">
            <w:pPr>
              <w:spacing w:line="280" w:lineRule="atLeast"/>
              <w:jc w:val="center"/>
              <w:rPr>
                <w:bCs/>
                <w:kern w:val="0"/>
                <w:sz w:val="20"/>
                <w:szCs w:val="20"/>
              </w:rPr>
            </w:pPr>
            <w:r w:rsidRPr="008E0663">
              <w:rPr>
                <w:bCs/>
                <w:kern w:val="0"/>
                <w:sz w:val="20"/>
                <w:szCs w:val="20"/>
              </w:rPr>
              <w:t>재단법인</w:t>
            </w:r>
            <w:r w:rsidRPr="008E0663">
              <w:rPr>
                <w:bCs/>
                <w:kern w:val="0"/>
                <w:sz w:val="20"/>
                <w:szCs w:val="20"/>
              </w:rPr>
              <w:t xml:space="preserve"> </w:t>
            </w:r>
            <w:proofErr w:type="spellStart"/>
            <w:r w:rsidRPr="008E0663">
              <w:rPr>
                <w:bCs/>
                <w:kern w:val="0"/>
                <w:sz w:val="20"/>
                <w:szCs w:val="20"/>
              </w:rPr>
              <w:t>여시재</w:t>
            </w:r>
            <w:proofErr w:type="spellEnd"/>
          </w:p>
        </w:tc>
        <w:tc>
          <w:tcPr>
            <w:tcW w:w="2759" w:type="dxa"/>
            <w:shd w:val="clear" w:color="auto" w:fill="auto"/>
            <w:vAlign w:val="center"/>
          </w:tcPr>
          <w:p w14:paraId="05EC112D" w14:textId="77777777" w:rsidR="00026A7E" w:rsidRPr="008E0663" w:rsidRDefault="00026A7E" w:rsidP="0091358C">
            <w:pPr>
              <w:spacing w:line="280" w:lineRule="atLeast"/>
              <w:jc w:val="center"/>
              <w:rPr>
                <w:bCs/>
                <w:kern w:val="0"/>
                <w:sz w:val="20"/>
                <w:szCs w:val="20"/>
              </w:rPr>
            </w:pPr>
            <w:r w:rsidRPr="008E0663">
              <w:rPr>
                <w:bCs/>
                <w:kern w:val="0"/>
                <w:sz w:val="20"/>
                <w:szCs w:val="20"/>
              </w:rPr>
              <w:t>기사</w:t>
            </w:r>
          </w:p>
        </w:tc>
        <w:tc>
          <w:tcPr>
            <w:tcW w:w="2760" w:type="dxa"/>
            <w:vAlign w:val="center"/>
          </w:tcPr>
          <w:p w14:paraId="4C5BA14C" w14:textId="77777777" w:rsidR="00026A7E" w:rsidRPr="008E0663" w:rsidRDefault="00026A7E" w:rsidP="0091358C">
            <w:pPr>
              <w:spacing w:line="280" w:lineRule="atLeast"/>
              <w:jc w:val="right"/>
              <w:rPr>
                <w:bCs/>
                <w:kern w:val="0"/>
                <w:sz w:val="20"/>
                <w:szCs w:val="20"/>
              </w:rPr>
            </w:pPr>
            <w:r>
              <w:rPr>
                <w:bCs/>
                <w:kern w:val="0"/>
                <w:sz w:val="20"/>
                <w:szCs w:val="20"/>
              </w:rPr>
              <w:t xml:space="preserve"> </w:t>
            </w:r>
            <w:r w:rsidRPr="008E0663">
              <w:rPr>
                <w:bCs/>
                <w:kern w:val="0"/>
                <w:sz w:val="20"/>
                <w:szCs w:val="20"/>
              </w:rPr>
              <w:t>3</w:t>
            </w:r>
            <w:r w:rsidRPr="008E0663">
              <w:rPr>
                <w:bCs/>
                <w:kern w:val="0"/>
                <w:sz w:val="20"/>
                <w:szCs w:val="20"/>
              </w:rPr>
              <w:t>명</w:t>
            </w:r>
          </w:p>
        </w:tc>
      </w:tr>
    </w:tbl>
    <w:p w14:paraId="4386ADEF" w14:textId="77777777" w:rsidR="00026A7E" w:rsidRPr="00CB2B3F" w:rsidRDefault="00026A7E" w:rsidP="00026A7E">
      <w:pPr>
        <w:spacing w:before="240" w:after="240"/>
        <w:ind w:left="1361"/>
        <w:rPr>
          <w:bCs/>
          <w:kern w:val="0"/>
          <w:szCs w:val="22"/>
        </w:rPr>
      </w:pPr>
      <w:r w:rsidRPr="00CB2B3F">
        <w:rPr>
          <w:bCs/>
          <w:kern w:val="0"/>
          <w:szCs w:val="22"/>
        </w:rPr>
        <w:lastRenderedPageBreak/>
        <w:t>제공된</w:t>
      </w:r>
      <w:r w:rsidRPr="00CB2B3F">
        <w:rPr>
          <w:bCs/>
          <w:kern w:val="0"/>
          <w:szCs w:val="22"/>
        </w:rPr>
        <w:t xml:space="preserve"> </w:t>
      </w:r>
      <w:r w:rsidRPr="00CB2B3F">
        <w:rPr>
          <w:bCs/>
          <w:kern w:val="0"/>
          <w:szCs w:val="22"/>
        </w:rPr>
        <w:t>도급</w:t>
      </w:r>
      <w:r w:rsidRPr="00CB2B3F">
        <w:rPr>
          <w:bCs/>
          <w:kern w:val="0"/>
          <w:szCs w:val="22"/>
        </w:rPr>
        <w:t xml:space="preserve"> </w:t>
      </w:r>
      <w:r w:rsidRPr="00CB2B3F">
        <w:rPr>
          <w:bCs/>
          <w:kern w:val="0"/>
          <w:szCs w:val="22"/>
        </w:rPr>
        <w:t>계약</w:t>
      </w:r>
      <w:r w:rsidRPr="00CB2B3F">
        <w:rPr>
          <w:bCs/>
          <w:kern w:val="0"/>
          <w:szCs w:val="22"/>
        </w:rPr>
        <w:t xml:space="preserve"> </w:t>
      </w:r>
      <w:r w:rsidRPr="00CB2B3F">
        <w:rPr>
          <w:bCs/>
          <w:kern w:val="0"/>
          <w:szCs w:val="22"/>
        </w:rPr>
        <w:t>현황</w:t>
      </w:r>
      <w:r w:rsidRPr="00CB2B3F">
        <w:rPr>
          <w:bCs/>
          <w:kern w:val="0"/>
          <w:szCs w:val="22"/>
        </w:rPr>
        <w:t xml:space="preserve"> </w:t>
      </w:r>
      <w:r w:rsidRPr="00CB2B3F">
        <w:rPr>
          <w:bCs/>
          <w:kern w:val="0"/>
          <w:szCs w:val="22"/>
        </w:rPr>
        <w:t>자료에</w:t>
      </w:r>
      <w:r w:rsidRPr="00CB2B3F">
        <w:rPr>
          <w:bCs/>
          <w:kern w:val="0"/>
          <w:szCs w:val="22"/>
        </w:rPr>
        <w:t xml:space="preserve"> </w:t>
      </w:r>
      <w:r w:rsidRPr="00CB2B3F">
        <w:rPr>
          <w:bCs/>
          <w:kern w:val="0"/>
          <w:szCs w:val="22"/>
        </w:rPr>
        <w:t>의하면</w:t>
      </w:r>
      <w:r w:rsidRPr="00CB2B3F">
        <w:rPr>
          <w:bCs/>
          <w:kern w:val="0"/>
          <w:szCs w:val="22"/>
        </w:rPr>
        <w:t xml:space="preserve">, </w:t>
      </w:r>
      <w:r w:rsidRPr="00CB2B3F">
        <w:rPr>
          <w:bCs/>
          <w:kern w:val="0"/>
          <w:szCs w:val="22"/>
        </w:rPr>
        <w:t>한샘개발은</w:t>
      </w:r>
      <w:r w:rsidRPr="00CB2B3F">
        <w:rPr>
          <w:bCs/>
          <w:kern w:val="0"/>
          <w:szCs w:val="22"/>
        </w:rPr>
        <w:t xml:space="preserve"> </w:t>
      </w:r>
      <w:r w:rsidRPr="00CB2B3F">
        <w:rPr>
          <w:bCs/>
          <w:kern w:val="0"/>
          <w:szCs w:val="22"/>
        </w:rPr>
        <w:t>대상회사</w:t>
      </w:r>
      <w:r w:rsidRPr="00CB2B3F">
        <w:rPr>
          <w:bCs/>
          <w:kern w:val="0"/>
          <w:szCs w:val="22"/>
        </w:rPr>
        <w:t xml:space="preserve">, </w:t>
      </w:r>
      <w:proofErr w:type="spellStart"/>
      <w:r w:rsidRPr="00CB2B3F">
        <w:rPr>
          <w:bCs/>
          <w:kern w:val="0"/>
          <w:szCs w:val="22"/>
        </w:rPr>
        <w:t>씨제이대한통운</w:t>
      </w:r>
      <w:proofErr w:type="spellEnd"/>
      <w:r w:rsidRPr="00CB2B3F">
        <w:rPr>
          <w:bCs/>
          <w:kern w:val="0"/>
          <w:szCs w:val="22"/>
        </w:rPr>
        <w:t xml:space="preserve">, </w:t>
      </w:r>
      <w:proofErr w:type="spellStart"/>
      <w:r w:rsidRPr="00CB2B3F">
        <w:rPr>
          <w:bCs/>
          <w:kern w:val="0"/>
          <w:szCs w:val="22"/>
        </w:rPr>
        <w:t>에이제이파크주식회사</w:t>
      </w:r>
      <w:proofErr w:type="spellEnd"/>
      <w:r w:rsidRPr="00CB2B3F">
        <w:rPr>
          <w:bCs/>
          <w:kern w:val="0"/>
          <w:szCs w:val="22"/>
        </w:rPr>
        <w:t xml:space="preserve">, </w:t>
      </w:r>
      <w:r w:rsidRPr="00CB2B3F">
        <w:rPr>
          <w:bCs/>
          <w:kern w:val="0"/>
          <w:szCs w:val="22"/>
        </w:rPr>
        <w:t>㈜</w:t>
      </w:r>
      <w:proofErr w:type="spellStart"/>
      <w:r w:rsidRPr="00CB2B3F">
        <w:rPr>
          <w:bCs/>
          <w:kern w:val="0"/>
          <w:szCs w:val="22"/>
        </w:rPr>
        <w:t>와이비엠개발</w:t>
      </w:r>
      <w:proofErr w:type="spellEnd"/>
      <w:r w:rsidRPr="00CB2B3F">
        <w:rPr>
          <w:bCs/>
          <w:kern w:val="0"/>
          <w:szCs w:val="22"/>
        </w:rPr>
        <w:t xml:space="preserve">, </w:t>
      </w:r>
      <w:r w:rsidRPr="00CB2B3F">
        <w:rPr>
          <w:bCs/>
          <w:kern w:val="0"/>
          <w:szCs w:val="22"/>
        </w:rPr>
        <w:t>㈜</w:t>
      </w:r>
      <w:proofErr w:type="spellStart"/>
      <w:r w:rsidRPr="00CB2B3F">
        <w:rPr>
          <w:bCs/>
          <w:kern w:val="0"/>
          <w:szCs w:val="22"/>
        </w:rPr>
        <w:t>디사모빌리</w:t>
      </w:r>
      <w:proofErr w:type="spellEnd"/>
      <w:r w:rsidRPr="00CB2B3F">
        <w:rPr>
          <w:bCs/>
          <w:kern w:val="0"/>
          <w:szCs w:val="22"/>
        </w:rPr>
        <w:t xml:space="preserve">, </w:t>
      </w:r>
      <w:r w:rsidRPr="00CB2B3F">
        <w:rPr>
          <w:bCs/>
          <w:kern w:val="0"/>
          <w:szCs w:val="22"/>
        </w:rPr>
        <w:t>재단법인</w:t>
      </w:r>
      <w:r w:rsidRPr="00CB2B3F">
        <w:rPr>
          <w:bCs/>
          <w:kern w:val="0"/>
          <w:szCs w:val="22"/>
        </w:rPr>
        <w:t xml:space="preserve"> </w:t>
      </w:r>
      <w:proofErr w:type="spellStart"/>
      <w:r w:rsidRPr="00CB2B3F">
        <w:rPr>
          <w:bCs/>
          <w:kern w:val="0"/>
          <w:szCs w:val="22"/>
        </w:rPr>
        <w:t>여시재</w:t>
      </w:r>
      <w:proofErr w:type="spellEnd"/>
      <w:r w:rsidRPr="00CB2B3F">
        <w:rPr>
          <w:bCs/>
          <w:kern w:val="0"/>
          <w:szCs w:val="22"/>
        </w:rPr>
        <w:t xml:space="preserve">, </w:t>
      </w:r>
      <w:r w:rsidRPr="00CB2B3F">
        <w:rPr>
          <w:bCs/>
          <w:kern w:val="0"/>
          <w:szCs w:val="22"/>
        </w:rPr>
        <w:t>주식회사</w:t>
      </w:r>
      <w:r w:rsidRPr="00CB2B3F">
        <w:rPr>
          <w:bCs/>
          <w:kern w:val="0"/>
          <w:szCs w:val="22"/>
        </w:rPr>
        <w:t xml:space="preserve"> </w:t>
      </w:r>
      <w:proofErr w:type="spellStart"/>
      <w:r w:rsidRPr="00CB2B3F">
        <w:rPr>
          <w:bCs/>
          <w:kern w:val="0"/>
          <w:szCs w:val="22"/>
        </w:rPr>
        <w:t>세연정</w:t>
      </w:r>
      <w:proofErr w:type="spellEnd"/>
      <w:r w:rsidRPr="00CB2B3F">
        <w:rPr>
          <w:bCs/>
          <w:kern w:val="0"/>
          <w:szCs w:val="22"/>
        </w:rPr>
        <w:t xml:space="preserve">, </w:t>
      </w:r>
      <w:r w:rsidRPr="00CB2B3F">
        <w:rPr>
          <w:bCs/>
          <w:kern w:val="0"/>
          <w:szCs w:val="22"/>
        </w:rPr>
        <w:t>㈜</w:t>
      </w:r>
      <w:proofErr w:type="spellStart"/>
      <w:r w:rsidRPr="00CB2B3F">
        <w:rPr>
          <w:bCs/>
          <w:kern w:val="0"/>
          <w:szCs w:val="22"/>
        </w:rPr>
        <w:t>이랜드리테일</w:t>
      </w:r>
      <w:proofErr w:type="spellEnd"/>
      <w:r w:rsidRPr="00CB2B3F">
        <w:rPr>
          <w:bCs/>
          <w:kern w:val="0"/>
          <w:szCs w:val="22"/>
        </w:rPr>
        <w:t xml:space="preserve">, </w:t>
      </w:r>
      <w:r w:rsidRPr="00CB2B3F">
        <w:rPr>
          <w:bCs/>
          <w:kern w:val="0"/>
          <w:szCs w:val="22"/>
        </w:rPr>
        <w:t>㈜우리은행</w:t>
      </w:r>
      <w:r w:rsidRPr="00CB2B3F">
        <w:rPr>
          <w:bCs/>
          <w:kern w:val="0"/>
          <w:szCs w:val="22"/>
        </w:rPr>
        <w:t xml:space="preserve">, </w:t>
      </w:r>
      <w:r w:rsidRPr="00CB2B3F">
        <w:rPr>
          <w:bCs/>
          <w:kern w:val="0"/>
          <w:szCs w:val="22"/>
        </w:rPr>
        <w:t>㈜</w:t>
      </w:r>
      <w:proofErr w:type="spellStart"/>
      <w:r w:rsidRPr="00CB2B3F">
        <w:rPr>
          <w:bCs/>
          <w:kern w:val="0"/>
          <w:szCs w:val="22"/>
        </w:rPr>
        <w:t>휘찬산업</w:t>
      </w:r>
      <w:proofErr w:type="spellEnd"/>
      <w:r w:rsidRPr="00CB2B3F">
        <w:rPr>
          <w:bCs/>
          <w:kern w:val="0"/>
          <w:szCs w:val="22"/>
        </w:rPr>
        <w:t xml:space="preserve">, </w:t>
      </w:r>
      <w:proofErr w:type="spellStart"/>
      <w:r w:rsidRPr="00CB2B3F">
        <w:rPr>
          <w:bCs/>
          <w:kern w:val="0"/>
          <w:szCs w:val="22"/>
        </w:rPr>
        <w:t>미래에셋컨설팅</w:t>
      </w:r>
      <w:proofErr w:type="spellEnd"/>
      <w:r w:rsidRPr="00CB2B3F">
        <w:rPr>
          <w:bCs/>
          <w:kern w:val="0"/>
          <w:szCs w:val="22"/>
        </w:rPr>
        <w:t>㈜</w:t>
      </w:r>
      <w:r w:rsidRPr="00CB2B3F">
        <w:rPr>
          <w:bCs/>
          <w:kern w:val="0"/>
          <w:szCs w:val="22"/>
        </w:rPr>
        <w:t xml:space="preserve">, </w:t>
      </w:r>
      <w:r w:rsidRPr="00CB2B3F">
        <w:rPr>
          <w:bCs/>
          <w:kern w:val="0"/>
          <w:szCs w:val="22"/>
        </w:rPr>
        <w:t>㈜</w:t>
      </w:r>
      <w:proofErr w:type="spellStart"/>
      <w:r w:rsidRPr="00CB2B3F">
        <w:rPr>
          <w:bCs/>
          <w:kern w:val="0"/>
          <w:szCs w:val="22"/>
        </w:rPr>
        <w:t>이랜드서비스</w:t>
      </w:r>
      <w:proofErr w:type="spellEnd"/>
      <w:r w:rsidRPr="00CB2B3F">
        <w:rPr>
          <w:bCs/>
          <w:kern w:val="0"/>
          <w:szCs w:val="22"/>
        </w:rPr>
        <w:t xml:space="preserve">, </w:t>
      </w:r>
      <w:r w:rsidRPr="00CB2B3F">
        <w:rPr>
          <w:bCs/>
          <w:kern w:val="0"/>
          <w:szCs w:val="22"/>
        </w:rPr>
        <w:t>㈜</w:t>
      </w:r>
      <w:proofErr w:type="spellStart"/>
      <w:r w:rsidRPr="00CB2B3F">
        <w:rPr>
          <w:bCs/>
          <w:kern w:val="0"/>
          <w:szCs w:val="22"/>
        </w:rPr>
        <w:t>이랜드월드</w:t>
      </w:r>
      <w:proofErr w:type="spellEnd"/>
      <w:r w:rsidRPr="00CB2B3F">
        <w:rPr>
          <w:bCs/>
          <w:kern w:val="0"/>
          <w:szCs w:val="22"/>
        </w:rPr>
        <w:t xml:space="preserve">, </w:t>
      </w:r>
      <w:proofErr w:type="spellStart"/>
      <w:r w:rsidRPr="00CB2B3F">
        <w:rPr>
          <w:bCs/>
          <w:kern w:val="0"/>
          <w:szCs w:val="22"/>
        </w:rPr>
        <w:t>한샘넥서스</w:t>
      </w:r>
      <w:proofErr w:type="spellEnd"/>
      <w:r w:rsidRPr="00CB2B3F">
        <w:rPr>
          <w:bCs/>
          <w:kern w:val="0"/>
          <w:szCs w:val="22"/>
        </w:rPr>
        <w:t xml:space="preserve">, </w:t>
      </w:r>
      <w:r w:rsidRPr="00CB2B3F">
        <w:rPr>
          <w:bCs/>
          <w:kern w:val="0"/>
          <w:szCs w:val="22"/>
        </w:rPr>
        <w:t>㈜</w:t>
      </w:r>
      <w:proofErr w:type="spellStart"/>
      <w:r w:rsidRPr="00CB2B3F">
        <w:rPr>
          <w:bCs/>
          <w:kern w:val="0"/>
          <w:szCs w:val="22"/>
        </w:rPr>
        <w:t>랜드마크알이디</w:t>
      </w:r>
      <w:proofErr w:type="spellEnd"/>
      <w:r w:rsidRPr="00CB2B3F">
        <w:rPr>
          <w:bCs/>
          <w:kern w:val="0"/>
          <w:szCs w:val="22"/>
        </w:rPr>
        <w:t xml:space="preserve">, </w:t>
      </w:r>
      <w:proofErr w:type="spellStart"/>
      <w:r w:rsidRPr="00CB2B3F">
        <w:rPr>
          <w:bCs/>
          <w:kern w:val="0"/>
          <w:szCs w:val="22"/>
        </w:rPr>
        <w:t>한샘바흐하우스</w:t>
      </w:r>
      <w:proofErr w:type="spellEnd"/>
      <w:r w:rsidRPr="00CB2B3F">
        <w:rPr>
          <w:bCs/>
          <w:kern w:val="0"/>
          <w:szCs w:val="22"/>
        </w:rPr>
        <w:t xml:space="preserve">, </w:t>
      </w:r>
      <w:proofErr w:type="spellStart"/>
      <w:r w:rsidRPr="00CB2B3F">
        <w:rPr>
          <w:kern w:val="0"/>
          <w:szCs w:val="20"/>
        </w:rPr>
        <w:t>한국다이이찌산쿄</w:t>
      </w:r>
      <w:proofErr w:type="spellEnd"/>
      <w:r w:rsidRPr="00CB2B3F">
        <w:rPr>
          <w:bCs/>
          <w:kern w:val="0"/>
          <w:szCs w:val="22"/>
        </w:rPr>
        <w:t xml:space="preserve">, </w:t>
      </w:r>
      <w:proofErr w:type="spellStart"/>
      <w:r w:rsidRPr="00CB2B3F">
        <w:rPr>
          <w:bCs/>
          <w:kern w:val="0"/>
          <w:szCs w:val="22"/>
        </w:rPr>
        <w:t>루이비통코리아</w:t>
      </w:r>
      <w:proofErr w:type="spellEnd"/>
      <w:r w:rsidRPr="00CB2B3F">
        <w:rPr>
          <w:bCs/>
          <w:kern w:val="0"/>
          <w:szCs w:val="22"/>
        </w:rPr>
        <w:t>(</w:t>
      </w:r>
      <w:r w:rsidRPr="00CB2B3F">
        <w:rPr>
          <w:bCs/>
          <w:kern w:val="0"/>
          <w:szCs w:val="22"/>
        </w:rPr>
        <w:t>유</w:t>
      </w:r>
      <w:r w:rsidRPr="00CB2B3F">
        <w:rPr>
          <w:bCs/>
          <w:kern w:val="0"/>
          <w:szCs w:val="22"/>
        </w:rPr>
        <w:t>)</w:t>
      </w:r>
      <w:r w:rsidRPr="00CB2B3F">
        <w:rPr>
          <w:bCs/>
          <w:kern w:val="0"/>
          <w:szCs w:val="22"/>
        </w:rPr>
        <w:t>와의</w:t>
      </w:r>
      <w:r w:rsidRPr="00CB2B3F">
        <w:rPr>
          <w:bCs/>
          <w:kern w:val="0"/>
          <w:szCs w:val="22"/>
        </w:rPr>
        <w:t xml:space="preserve"> </w:t>
      </w:r>
      <w:r w:rsidRPr="00CB2B3F">
        <w:rPr>
          <w:bCs/>
          <w:kern w:val="0"/>
          <w:szCs w:val="22"/>
        </w:rPr>
        <w:t>도급계약에</w:t>
      </w:r>
      <w:r w:rsidRPr="00CB2B3F">
        <w:rPr>
          <w:bCs/>
          <w:kern w:val="0"/>
          <w:szCs w:val="22"/>
        </w:rPr>
        <w:t xml:space="preserve"> </w:t>
      </w:r>
      <w:r w:rsidRPr="00CB2B3F">
        <w:rPr>
          <w:bCs/>
          <w:kern w:val="0"/>
          <w:szCs w:val="22"/>
        </w:rPr>
        <w:t>따라</w:t>
      </w:r>
      <w:r w:rsidRPr="00CB2B3F">
        <w:rPr>
          <w:bCs/>
          <w:kern w:val="0"/>
          <w:szCs w:val="22"/>
        </w:rPr>
        <w:t xml:space="preserve">, </w:t>
      </w:r>
      <w:r w:rsidRPr="00CB2B3F">
        <w:rPr>
          <w:bCs/>
          <w:kern w:val="0"/>
          <w:szCs w:val="22"/>
        </w:rPr>
        <w:t>해당</w:t>
      </w:r>
      <w:r w:rsidRPr="00CB2B3F">
        <w:rPr>
          <w:bCs/>
          <w:kern w:val="0"/>
          <w:szCs w:val="22"/>
        </w:rPr>
        <w:t xml:space="preserve"> </w:t>
      </w:r>
      <w:r w:rsidRPr="00CB2B3F">
        <w:rPr>
          <w:bCs/>
          <w:kern w:val="0"/>
          <w:szCs w:val="22"/>
        </w:rPr>
        <w:t>회사의</w:t>
      </w:r>
      <w:r w:rsidRPr="00CB2B3F">
        <w:rPr>
          <w:bCs/>
          <w:kern w:val="0"/>
          <w:szCs w:val="22"/>
        </w:rPr>
        <w:t xml:space="preserve"> </w:t>
      </w:r>
      <w:r w:rsidRPr="00CB2B3F">
        <w:rPr>
          <w:bCs/>
          <w:kern w:val="0"/>
          <w:szCs w:val="22"/>
        </w:rPr>
        <w:t>부동산컨설팅</w:t>
      </w:r>
      <w:r w:rsidRPr="00CB2B3F">
        <w:rPr>
          <w:bCs/>
          <w:kern w:val="0"/>
          <w:szCs w:val="22"/>
        </w:rPr>
        <w:t xml:space="preserve">, </w:t>
      </w:r>
      <w:r w:rsidRPr="00CB2B3F">
        <w:rPr>
          <w:bCs/>
          <w:kern w:val="0"/>
          <w:szCs w:val="22"/>
        </w:rPr>
        <w:t>매장전시</w:t>
      </w:r>
      <w:r w:rsidRPr="00CB2B3F">
        <w:rPr>
          <w:bCs/>
          <w:kern w:val="0"/>
          <w:szCs w:val="22"/>
        </w:rPr>
        <w:t xml:space="preserve">, </w:t>
      </w:r>
      <w:r w:rsidRPr="00CB2B3F">
        <w:rPr>
          <w:bCs/>
          <w:kern w:val="0"/>
          <w:szCs w:val="22"/>
        </w:rPr>
        <w:t>건물관리</w:t>
      </w:r>
      <w:r w:rsidRPr="00CB2B3F">
        <w:rPr>
          <w:bCs/>
          <w:kern w:val="0"/>
          <w:szCs w:val="22"/>
        </w:rPr>
        <w:t>(</w:t>
      </w:r>
      <w:r w:rsidRPr="00CB2B3F">
        <w:rPr>
          <w:bCs/>
          <w:kern w:val="0"/>
          <w:szCs w:val="22"/>
        </w:rPr>
        <w:t>경비</w:t>
      </w:r>
      <w:r w:rsidRPr="00CB2B3F">
        <w:rPr>
          <w:bCs/>
          <w:kern w:val="0"/>
          <w:szCs w:val="22"/>
        </w:rPr>
        <w:t xml:space="preserve">, </w:t>
      </w:r>
      <w:r w:rsidRPr="00CB2B3F">
        <w:rPr>
          <w:bCs/>
          <w:kern w:val="0"/>
          <w:szCs w:val="22"/>
        </w:rPr>
        <w:t>미화</w:t>
      </w:r>
      <w:r w:rsidRPr="00CB2B3F">
        <w:rPr>
          <w:bCs/>
          <w:kern w:val="0"/>
          <w:szCs w:val="22"/>
        </w:rPr>
        <w:t xml:space="preserve">, </w:t>
      </w:r>
      <w:r w:rsidRPr="00CB2B3F">
        <w:rPr>
          <w:bCs/>
          <w:kern w:val="0"/>
          <w:szCs w:val="22"/>
        </w:rPr>
        <w:t>시설</w:t>
      </w:r>
      <w:r w:rsidRPr="00CB2B3F">
        <w:rPr>
          <w:bCs/>
          <w:kern w:val="0"/>
          <w:szCs w:val="22"/>
        </w:rPr>
        <w:t xml:space="preserve">, </w:t>
      </w:r>
      <w:r w:rsidRPr="00CB2B3F">
        <w:rPr>
          <w:bCs/>
          <w:kern w:val="0"/>
          <w:szCs w:val="22"/>
        </w:rPr>
        <w:t>주차</w:t>
      </w:r>
      <w:r w:rsidRPr="00CB2B3F">
        <w:rPr>
          <w:bCs/>
          <w:kern w:val="0"/>
          <w:szCs w:val="22"/>
        </w:rPr>
        <w:t xml:space="preserve">, </w:t>
      </w:r>
      <w:r w:rsidRPr="00CB2B3F">
        <w:rPr>
          <w:bCs/>
          <w:kern w:val="0"/>
          <w:szCs w:val="22"/>
        </w:rPr>
        <w:t>안내</w:t>
      </w:r>
      <w:r w:rsidRPr="00CB2B3F">
        <w:rPr>
          <w:bCs/>
          <w:kern w:val="0"/>
          <w:szCs w:val="22"/>
        </w:rPr>
        <w:t xml:space="preserve">), </w:t>
      </w:r>
      <w:r w:rsidRPr="00CB2B3F">
        <w:rPr>
          <w:bCs/>
          <w:kern w:val="0"/>
          <w:szCs w:val="22"/>
        </w:rPr>
        <w:t>기사</w:t>
      </w:r>
      <w:r w:rsidRPr="00CB2B3F">
        <w:rPr>
          <w:bCs/>
          <w:kern w:val="0"/>
          <w:szCs w:val="22"/>
        </w:rPr>
        <w:t xml:space="preserve">, </w:t>
      </w:r>
      <w:r w:rsidRPr="00CB2B3F">
        <w:rPr>
          <w:bCs/>
          <w:kern w:val="0"/>
          <w:szCs w:val="22"/>
        </w:rPr>
        <w:t>시설관리</w:t>
      </w:r>
      <w:r w:rsidRPr="00CB2B3F">
        <w:rPr>
          <w:bCs/>
          <w:kern w:val="0"/>
          <w:szCs w:val="22"/>
        </w:rPr>
        <w:t xml:space="preserve"> </w:t>
      </w:r>
      <w:r w:rsidRPr="00CB2B3F">
        <w:rPr>
          <w:bCs/>
          <w:kern w:val="0"/>
          <w:szCs w:val="22"/>
        </w:rPr>
        <w:t>등의</w:t>
      </w:r>
      <w:r w:rsidRPr="00CB2B3F">
        <w:rPr>
          <w:bCs/>
          <w:kern w:val="0"/>
          <w:szCs w:val="22"/>
        </w:rPr>
        <w:t xml:space="preserve"> </w:t>
      </w:r>
      <w:r w:rsidRPr="00CB2B3F">
        <w:rPr>
          <w:bCs/>
          <w:kern w:val="0"/>
          <w:szCs w:val="22"/>
        </w:rPr>
        <w:t>도급업무를</w:t>
      </w:r>
      <w:r w:rsidRPr="00CB2B3F">
        <w:rPr>
          <w:bCs/>
          <w:kern w:val="0"/>
          <w:szCs w:val="22"/>
        </w:rPr>
        <w:t xml:space="preserve"> </w:t>
      </w:r>
      <w:r w:rsidRPr="00CB2B3F">
        <w:rPr>
          <w:bCs/>
          <w:kern w:val="0"/>
          <w:szCs w:val="22"/>
        </w:rPr>
        <w:t>수행하고</w:t>
      </w:r>
      <w:r w:rsidRPr="00CB2B3F">
        <w:rPr>
          <w:bCs/>
          <w:kern w:val="0"/>
          <w:szCs w:val="22"/>
        </w:rPr>
        <w:t xml:space="preserve"> </w:t>
      </w:r>
      <w:r w:rsidRPr="00CB2B3F">
        <w:rPr>
          <w:bCs/>
          <w:kern w:val="0"/>
          <w:szCs w:val="22"/>
        </w:rPr>
        <w:t>있음</w:t>
      </w:r>
      <w:r w:rsidRPr="00CB2B3F">
        <w:rPr>
          <w:bCs/>
          <w:kern w:val="0"/>
          <w:szCs w:val="22"/>
        </w:rPr>
        <w:t>.</w:t>
      </w:r>
    </w:p>
    <w:p w14:paraId="20CB8491" w14:textId="77777777" w:rsidR="00026A7E" w:rsidRPr="00CB2B3F" w:rsidRDefault="00026A7E" w:rsidP="00026A7E">
      <w:pPr>
        <w:spacing w:line="350" w:lineRule="atLeast"/>
        <w:ind w:left="454"/>
        <w:rPr>
          <w:bCs/>
          <w:kern w:val="0"/>
          <w:szCs w:val="22"/>
        </w:rPr>
      </w:pPr>
    </w:p>
    <w:p w14:paraId="3AA960E1" w14:textId="77777777" w:rsidR="00026A7E" w:rsidRPr="00CB2B3F" w:rsidRDefault="00026A7E" w:rsidP="00026A7E">
      <w:pPr>
        <w:numPr>
          <w:ilvl w:val="0"/>
          <w:numId w:val="106"/>
        </w:numPr>
        <w:spacing w:after="240"/>
        <w:rPr>
          <w:b/>
          <w:bCs/>
          <w:szCs w:val="22"/>
        </w:rPr>
      </w:pPr>
      <w:r w:rsidRPr="00CB2B3F">
        <w:rPr>
          <w:b/>
          <w:bCs/>
          <w:szCs w:val="22"/>
        </w:rPr>
        <w:t>분석</w:t>
      </w:r>
    </w:p>
    <w:p w14:paraId="0EF6660B" w14:textId="77777777" w:rsidR="00026A7E" w:rsidRPr="00CB2B3F" w:rsidRDefault="00026A7E" w:rsidP="00026A7E">
      <w:pPr>
        <w:numPr>
          <w:ilvl w:val="0"/>
          <w:numId w:val="12"/>
        </w:numPr>
        <w:spacing w:after="240"/>
        <w:rPr>
          <w:bCs/>
          <w:kern w:val="0"/>
          <w:szCs w:val="22"/>
          <w:u w:val="single"/>
        </w:rPr>
      </w:pPr>
      <w:r w:rsidRPr="00CB2B3F">
        <w:rPr>
          <w:bCs/>
          <w:kern w:val="0"/>
          <w:szCs w:val="22"/>
          <w:u w:val="single"/>
        </w:rPr>
        <w:t>관련</w:t>
      </w:r>
      <w:r w:rsidRPr="00CB2B3F">
        <w:rPr>
          <w:bCs/>
          <w:kern w:val="0"/>
          <w:szCs w:val="22"/>
          <w:u w:val="single"/>
        </w:rPr>
        <w:t xml:space="preserve"> </w:t>
      </w:r>
      <w:r w:rsidRPr="00CB2B3F">
        <w:rPr>
          <w:bCs/>
          <w:kern w:val="0"/>
          <w:szCs w:val="22"/>
          <w:u w:val="single"/>
        </w:rPr>
        <w:t>법리</w:t>
      </w:r>
    </w:p>
    <w:p w14:paraId="1DB5605B" w14:textId="77777777" w:rsidR="00026A7E" w:rsidRPr="00CB2B3F" w:rsidRDefault="00026A7E" w:rsidP="00026A7E">
      <w:pPr>
        <w:spacing w:after="240"/>
        <w:ind w:left="1362"/>
        <w:rPr>
          <w:bCs/>
          <w:szCs w:val="22"/>
        </w:rPr>
      </w:pPr>
      <w:r w:rsidRPr="00CB2B3F">
        <w:rPr>
          <w:bCs/>
          <w:szCs w:val="22"/>
        </w:rPr>
        <w:t>외형상</w:t>
      </w:r>
      <w:r w:rsidRPr="00CB2B3F">
        <w:rPr>
          <w:bCs/>
          <w:szCs w:val="22"/>
        </w:rPr>
        <w:t xml:space="preserve"> </w:t>
      </w:r>
      <w:r w:rsidRPr="00CB2B3F">
        <w:rPr>
          <w:bCs/>
          <w:szCs w:val="22"/>
        </w:rPr>
        <w:t>도급</w:t>
      </w:r>
      <w:r w:rsidRPr="00CB2B3F">
        <w:rPr>
          <w:bCs/>
          <w:szCs w:val="22"/>
        </w:rPr>
        <w:t xml:space="preserve"> </w:t>
      </w:r>
      <w:r w:rsidRPr="00CB2B3F">
        <w:rPr>
          <w:bCs/>
          <w:szCs w:val="22"/>
        </w:rPr>
        <w:t>계약의</w:t>
      </w:r>
      <w:r w:rsidRPr="00CB2B3F">
        <w:rPr>
          <w:bCs/>
          <w:szCs w:val="22"/>
        </w:rPr>
        <w:t xml:space="preserve"> </w:t>
      </w:r>
      <w:r w:rsidRPr="00CB2B3F">
        <w:rPr>
          <w:bCs/>
          <w:szCs w:val="22"/>
        </w:rPr>
        <w:t>형식을</w:t>
      </w:r>
      <w:r w:rsidRPr="00CB2B3F">
        <w:rPr>
          <w:bCs/>
          <w:szCs w:val="22"/>
        </w:rPr>
        <w:t xml:space="preserve"> </w:t>
      </w:r>
      <w:r w:rsidRPr="00CB2B3F">
        <w:rPr>
          <w:bCs/>
          <w:szCs w:val="22"/>
        </w:rPr>
        <w:t>취하고</w:t>
      </w:r>
      <w:r w:rsidRPr="00CB2B3F">
        <w:rPr>
          <w:bCs/>
          <w:szCs w:val="22"/>
        </w:rPr>
        <w:t xml:space="preserve"> </w:t>
      </w:r>
      <w:r w:rsidRPr="00CB2B3F">
        <w:rPr>
          <w:bCs/>
          <w:szCs w:val="22"/>
        </w:rPr>
        <w:t>있다고</w:t>
      </w:r>
      <w:r w:rsidRPr="00CB2B3F">
        <w:rPr>
          <w:bCs/>
          <w:szCs w:val="22"/>
        </w:rPr>
        <w:t xml:space="preserve"> </w:t>
      </w:r>
      <w:r w:rsidRPr="00CB2B3F">
        <w:rPr>
          <w:bCs/>
          <w:szCs w:val="22"/>
        </w:rPr>
        <w:t>하더라도</w:t>
      </w:r>
      <w:r w:rsidRPr="00CB2B3F">
        <w:rPr>
          <w:bCs/>
          <w:szCs w:val="22"/>
        </w:rPr>
        <w:t xml:space="preserve"> </w:t>
      </w:r>
      <w:r w:rsidRPr="00CB2B3F">
        <w:rPr>
          <w:bCs/>
          <w:szCs w:val="22"/>
        </w:rPr>
        <w:t>실제로는</w:t>
      </w:r>
      <w:r w:rsidRPr="00CB2B3F">
        <w:rPr>
          <w:bCs/>
          <w:szCs w:val="22"/>
        </w:rPr>
        <w:t xml:space="preserve"> </w:t>
      </w:r>
      <w:r w:rsidRPr="00CB2B3F">
        <w:rPr>
          <w:bCs/>
          <w:szCs w:val="22"/>
        </w:rPr>
        <w:t>사용사업주가</w:t>
      </w:r>
      <w:r w:rsidRPr="00CB2B3F">
        <w:rPr>
          <w:bCs/>
          <w:szCs w:val="22"/>
        </w:rPr>
        <w:t xml:space="preserve"> </w:t>
      </w:r>
      <w:r w:rsidRPr="00CB2B3F">
        <w:rPr>
          <w:bCs/>
          <w:szCs w:val="22"/>
        </w:rPr>
        <w:t>근로자에</w:t>
      </w:r>
      <w:r w:rsidRPr="00CB2B3F">
        <w:rPr>
          <w:bCs/>
          <w:szCs w:val="22"/>
        </w:rPr>
        <w:t xml:space="preserve"> </w:t>
      </w:r>
      <w:r w:rsidRPr="00CB2B3F">
        <w:rPr>
          <w:bCs/>
          <w:szCs w:val="22"/>
        </w:rPr>
        <w:t>대한</w:t>
      </w:r>
      <w:r w:rsidRPr="00CB2B3F">
        <w:rPr>
          <w:bCs/>
          <w:szCs w:val="22"/>
        </w:rPr>
        <w:t xml:space="preserve"> </w:t>
      </w:r>
      <w:r w:rsidRPr="00CB2B3F">
        <w:rPr>
          <w:bCs/>
          <w:szCs w:val="22"/>
        </w:rPr>
        <w:t>지휘명령권을</w:t>
      </w:r>
      <w:r w:rsidRPr="00CB2B3F">
        <w:rPr>
          <w:bCs/>
          <w:szCs w:val="22"/>
        </w:rPr>
        <w:t xml:space="preserve"> </w:t>
      </w:r>
      <w:r w:rsidRPr="00CB2B3F">
        <w:rPr>
          <w:bCs/>
          <w:szCs w:val="22"/>
        </w:rPr>
        <w:t>행사하였고</w:t>
      </w:r>
      <w:r w:rsidRPr="00CB2B3F">
        <w:rPr>
          <w:bCs/>
          <w:szCs w:val="22"/>
        </w:rPr>
        <w:t xml:space="preserve">, </w:t>
      </w:r>
      <w:r w:rsidRPr="00CB2B3F">
        <w:rPr>
          <w:bCs/>
          <w:szCs w:val="22"/>
        </w:rPr>
        <w:t>근로자가</w:t>
      </w:r>
      <w:r w:rsidRPr="00CB2B3F">
        <w:rPr>
          <w:bCs/>
          <w:szCs w:val="22"/>
        </w:rPr>
        <w:t xml:space="preserve"> </w:t>
      </w:r>
      <w:r w:rsidRPr="00CB2B3F">
        <w:rPr>
          <w:bCs/>
          <w:szCs w:val="22"/>
        </w:rPr>
        <w:t>사용사업주의</w:t>
      </w:r>
      <w:r w:rsidRPr="00CB2B3F">
        <w:rPr>
          <w:bCs/>
          <w:szCs w:val="22"/>
        </w:rPr>
        <w:t xml:space="preserve"> </w:t>
      </w:r>
      <w:r w:rsidRPr="00CB2B3F">
        <w:rPr>
          <w:bCs/>
          <w:szCs w:val="22"/>
        </w:rPr>
        <w:t>사업에</w:t>
      </w:r>
      <w:r w:rsidRPr="00CB2B3F">
        <w:rPr>
          <w:bCs/>
          <w:szCs w:val="22"/>
        </w:rPr>
        <w:t xml:space="preserve"> </w:t>
      </w:r>
      <w:r w:rsidRPr="00CB2B3F">
        <w:rPr>
          <w:bCs/>
          <w:szCs w:val="22"/>
        </w:rPr>
        <w:t>편입되었다고</w:t>
      </w:r>
      <w:r w:rsidRPr="00CB2B3F">
        <w:rPr>
          <w:bCs/>
          <w:szCs w:val="22"/>
        </w:rPr>
        <w:t xml:space="preserve"> </w:t>
      </w:r>
      <w:r w:rsidRPr="00CB2B3F">
        <w:rPr>
          <w:bCs/>
          <w:szCs w:val="22"/>
        </w:rPr>
        <w:t>볼</w:t>
      </w:r>
      <w:r w:rsidRPr="00CB2B3F">
        <w:rPr>
          <w:bCs/>
          <w:szCs w:val="22"/>
        </w:rPr>
        <w:t xml:space="preserve"> </w:t>
      </w:r>
      <w:r w:rsidRPr="00CB2B3F">
        <w:rPr>
          <w:bCs/>
          <w:szCs w:val="22"/>
        </w:rPr>
        <w:t>수</w:t>
      </w:r>
      <w:r w:rsidRPr="00CB2B3F">
        <w:rPr>
          <w:bCs/>
          <w:szCs w:val="22"/>
        </w:rPr>
        <w:t xml:space="preserve"> </w:t>
      </w:r>
      <w:r w:rsidRPr="00CB2B3F">
        <w:rPr>
          <w:bCs/>
          <w:szCs w:val="22"/>
        </w:rPr>
        <w:t>있는</w:t>
      </w:r>
      <w:r w:rsidRPr="00CB2B3F">
        <w:rPr>
          <w:bCs/>
          <w:szCs w:val="22"/>
        </w:rPr>
        <w:t xml:space="preserve"> </w:t>
      </w:r>
      <w:r w:rsidRPr="00CB2B3F">
        <w:rPr>
          <w:bCs/>
          <w:szCs w:val="22"/>
        </w:rPr>
        <w:t>사정이</w:t>
      </w:r>
      <w:r w:rsidRPr="00CB2B3F">
        <w:rPr>
          <w:bCs/>
          <w:szCs w:val="22"/>
        </w:rPr>
        <w:t xml:space="preserve"> </w:t>
      </w:r>
      <w:r w:rsidRPr="00CB2B3F">
        <w:rPr>
          <w:bCs/>
          <w:szCs w:val="22"/>
        </w:rPr>
        <w:t>인정된다면</w:t>
      </w:r>
      <w:r w:rsidRPr="00CB2B3F">
        <w:rPr>
          <w:bCs/>
          <w:szCs w:val="22"/>
        </w:rPr>
        <w:t xml:space="preserve"> </w:t>
      </w:r>
      <w:r w:rsidRPr="00CB2B3F">
        <w:rPr>
          <w:bCs/>
          <w:szCs w:val="22"/>
        </w:rPr>
        <w:t>파견법상의</w:t>
      </w:r>
      <w:r w:rsidRPr="00CB2B3F">
        <w:rPr>
          <w:bCs/>
          <w:szCs w:val="22"/>
        </w:rPr>
        <w:t xml:space="preserve"> </w:t>
      </w:r>
      <w:r w:rsidRPr="00CB2B3F">
        <w:rPr>
          <w:bCs/>
          <w:szCs w:val="22"/>
        </w:rPr>
        <w:t>규제를</w:t>
      </w:r>
      <w:r w:rsidRPr="00CB2B3F">
        <w:rPr>
          <w:bCs/>
          <w:szCs w:val="22"/>
        </w:rPr>
        <w:t xml:space="preserve"> </w:t>
      </w:r>
      <w:r w:rsidRPr="00CB2B3F">
        <w:rPr>
          <w:bCs/>
          <w:szCs w:val="22"/>
        </w:rPr>
        <w:t>받게</w:t>
      </w:r>
      <w:r w:rsidRPr="00CB2B3F">
        <w:rPr>
          <w:bCs/>
          <w:szCs w:val="22"/>
        </w:rPr>
        <w:t xml:space="preserve"> </w:t>
      </w:r>
      <w:r w:rsidRPr="00CB2B3F">
        <w:rPr>
          <w:bCs/>
          <w:szCs w:val="22"/>
        </w:rPr>
        <w:t>됨</w:t>
      </w:r>
      <w:r w:rsidRPr="00CB2B3F">
        <w:rPr>
          <w:bCs/>
          <w:szCs w:val="22"/>
        </w:rPr>
        <w:t xml:space="preserve">. </w:t>
      </w:r>
      <w:r w:rsidRPr="00CB2B3F">
        <w:rPr>
          <w:bCs/>
          <w:szCs w:val="22"/>
        </w:rPr>
        <w:t>즉</w:t>
      </w:r>
      <w:r w:rsidRPr="00CB2B3F">
        <w:rPr>
          <w:bCs/>
          <w:szCs w:val="22"/>
        </w:rPr>
        <w:t xml:space="preserve">, </w:t>
      </w:r>
      <w:r>
        <w:rPr>
          <w:rFonts w:hint="eastAsia"/>
          <w:bCs/>
          <w:szCs w:val="22"/>
        </w:rPr>
        <w:t>형식이</w:t>
      </w:r>
      <w:r>
        <w:rPr>
          <w:rFonts w:hint="eastAsia"/>
          <w:bCs/>
          <w:szCs w:val="22"/>
        </w:rPr>
        <w:t xml:space="preserve"> </w:t>
      </w:r>
      <w:r>
        <w:rPr>
          <w:rFonts w:hint="eastAsia"/>
          <w:bCs/>
          <w:szCs w:val="22"/>
        </w:rPr>
        <w:t>도급이더라도</w:t>
      </w:r>
      <w:r>
        <w:rPr>
          <w:rFonts w:hint="eastAsia"/>
          <w:bCs/>
          <w:szCs w:val="22"/>
        </w:rPr>
        <w:t xml:space="preserve"> </w:t>
      </w:r>
      <w:r w:rsidRPr="00CB2B3F">
        <w:rPr>
          <w:bCs/>
          <w:szCs w:val="22"/>
        </w:rPr>
        <w:t>실질이</w:t>
      </w:r>
      <w:r w:rsidRPr="00CB2B3F">
        <w:rPr>
          <w:bCs/>
          <w:szCs w:val="22"/>
        </w:rPr>
        <w:t xml:space="preserve"> </w:t>
      </w:r>
      <w:r w:rsidRPr="00CB2B3F">
        <w:rPr>
          <w:bCs/>
          <w:szCs w:val="22"/>
        </w:rPr>
        <w:t>파견에</w:t>
      </w:r>
      <w:r w:rsidRPr="00CB2B3F">
        <w:rPr>
          <w:bCs/>
          <w:szCs w:val="22"/>
        </w:rPr>
        <w:t xml:space="preserve"> </w:t>
      </w:r>
      <w:r w:rsidRPr="00CB2B3F">
        <w:rPr>
          <w:bCs/>
          <w:szCs w:val="22"/>
        </w:rPr>
        <w:t>해당한다면</w:t>
      </w:r>
      <w:r w:rsidRPr="00CB2B3F">
        <w:rPr>
          <w:bCs/>
          <w:szCs w:val="22"/>
        </w:rPr>
        <w:t xml:space="preserve"> </w:t>
      </w:r>
      <w:r w:rsidRPr="00CB2B3F">
        <w:rPr>
          <w:bCs/>
          <w:szCs w:val="22"/>
        </w:rPr>
        <w:t>근로자파견대상업무에</w:t>
      </w:r>
      <w:r w:rsidRPr="00CB2B3F">
        <w:rPr>
          <w:bCs/>
          <w:szCs w:val="22"/>
        </w:rPr>
        <w:t xml:space="preserve"> </w:t>
      </w:r>
      <w:r w:rsidRPr="00CB2B3F">
        <w:rPr>
          <w:bCs/>
          <w:szCs w:val="22"/>
        </w:rPr>
        <w:t>해당하지</w:t>
      </w:r>
      <w:r w:rsidRPr="00CB2B3F">
        <w:rPr>
          <w:bCs/>
          <w:szCs w:val="22"/>
        </w:rPr>
        <w:t xml:space="preserve"> </w:t>
      </w:r>
      <w:r w:rsidRPr="00CB2B3F">
        <w:rPr>
          <w:bCs/>
          <w:szCs w:val="22"/>
        </w:rPr>
        <w:t>않는</w:t>
      </w:r>
      <w:r w:rsidRPr="00CB2B3F">
        <w:rPr>
          <w:bCs/>
          <w:szCs w:val="22"/>
        </w:rPr>
        <w:t xml:space="preserve"> </w:t>
      </w:r>
      <w:r w:rsidRPr="00CB2B3F">
        <w:rPr>
          <w:bCs/>
          <w:szCs w:val="22"/>
        </w:rPr>
        <w:t>업무에</w:t>
      </w:r>
      <w:r w:rsidRPr="00CB2B3F">
        <w:rPr>
          <w:bCs/>
          <w:szCs w:val="22"/>
        </w:rPr>
        <w:t xml:space="preserve"> </w:t>
      </w:r>
      <w:r>
        <w:rPr>
          <w:rFonts w:hint="eastAsia"/>
          <w:bCs/>
          <w:szCs w:val="22"/>
        </w:rPr>
        <w:t>파견</w:t>
      </w:r>
      <w:r w:rsidRPr="00CB2B3F">
        <w:rPr>
          <w:bCs/>
          <w:szCs w:val="22"/>
        </w:rPr>
        <w:t>근로자를</w:t>
      </w:r>
      <w:r w:rsidRPr="00CB2B3F">
        <w:rPr>
          <w:bCs/>
          <w:szCs w:val="22"/>
        </w:rPr>
        <w:t xml:space="preserve"> </w:t>
      </w:r>
      <w:r w:rsidRPr="00CB2B3F">
        <w:rPr>
          <w:bCs/>
          <w:szCs w:val="22"/>
        </w:rPr>
        <w:t>사용하거나</w:t>
      </w:r>
      <w:r w:rsidRPr="00CB2B3F">
        <w:rPr>
          <w:bCs/>
          <w:szCs w:val="22"/>
        </w:rPr>
        <w:t xml:space="preserve"> </w:t>
      </w:r>
      <w:r w:rsidRPr="00CB2B3F">
        <w:rPr>
          <w:bCs/>
          <w:szCs w:val="22"/>
        </w:rPr>
        <w:t>근로자파견사업</w:t>
      </w:r>
      <w:r w:rsidRPr="00CB2B3F">
        <w:rPr>
          <w:bCs/>
          <w:szCs w:val="22"/>
        </w:rPr>
        <w:t xml:space="preserve"> </w:t>
      </w:r>
      <w:r w:rsidRPr="00CB2B3F">
        <w:rPr>
          <w:bCs/>
          <w:szCs w:val="22"/>
        </w:rPr>
        <w:t>허가를</w:t>
      </w:r>
      <w:r w:rsidRPr="00CB2B3F">
        <w:rPr>
          <w:bCs/>
          <w:szCs w:val="22"/>
        </w:rPr>
        <w:t xml:space="preserve"> </w:t>
      </w:r>
      <w:r w:rsidRPr="00CB2B3F">
        <w:rPr>
          <w:bCs/>
          <w:szCs w:val="22"/>
        </w:rPr>
        <w:t>받지</w:t>
      </w:r>
      <w:r w:rsidRPr="00CB2B3F">
        <w:rPr>
          <w:bCs/>
          <w:szCs w:val="22"/>
        </w:rPr>
        <w:t xml:space="preserve"> </w:t>
      </w:r>
      <w:r w:rsidRPr="00CB2B3F">
        <w:rPr>
          <w:bCs/>
          <w:szCs w:val="22"/>
        </w:rPr>
        <w:t>아니한</w:t>
      </w:r>
      <w:r w:rsidRPr="00CB2B3F">
        <w:rPr>
          <w:bCs/>
          <w:szCs w:val="22"/>
        </w:rPr>
        <w:t xml:space="preserve"> </w:t>
      </w:r>
      <w:r w:rsidRPr="00CB2B3F">
        <w:rPr>
          <w:bCs/>
          <w:szCs w:val="22"/>
        </w:rPr>
        <w:t>업체로부터</w:t>
      </w:r>
      <w:r w:rsidRPr="00CB2B3F">
        <w:rPr>
          <w:bCs/>
          <w:szCs w:val="22"/>
        </w:rPr>
        <w:t xml:space="preserve"> </w:t>
      </w:r>
      <w:r>
        <w:rPr>
          <w:rFonts w:hint="eastAsia"/>
          <w:bCs/>
          <w:szCs w:val="22"/>
        </w:rPr>
        <w:t>파견</w:t>
      </w:r>
      <w:r w:rsidRPr="00CB2B3F">
        <w:rPr>
          <w:bCs/>
          <w:szCs w:val="22"/>
        </w:rPr>
        <w:t>근로자를</w:t>
      </w:r>
      <w:r w:rsidRPr="00CB2B3F">
        <w:rPr>
          <w:bCs/>
          <w:szCs w:val="22"/>
        </w:rPr>
        <w:t xml:space="preserve"> </w:t>
      </w:r>
      <w:r w:rsidRPr="00CB2B3F">
        <w:rPr>
          <w:bCs/>
          <w:szCs w:val="22"/>
        </w:rPr>
        <w:t>제공받아</w:t>
      </w:r>
      <w:r w:rsidRPr="00CB2B3F">
        <w:rPr>
          <w:bCs/>
          <w:szCs w:val="22"/>
        </w:rPr>
        <w:t xml:space="preserve"> </w:t>
      </w:r>
      <w:r>
        <w:rPr>
          <w:rFonts w:hint="eastAsia"/>
          <w:bCs/>
          <w:szCs w:val="22"/>
        </w:rPr>
        <w:t>사용한</w:t>
      </w:r>
      <w:r>
        <w:rPr>
          <w:rFonts w:hint="eastAsia"/>
          <w:bCs/>
          <w:szCs w:val="22"/>
        </w:rPr>
        <w:t xml:space="preserve"> </w:t>
      </w:r>
      <w:r>
        <w:rPr>
          <w:rFonts w:hint="eastAsia"/>
          <w:bCs/>
          <w:szCs w:val="22"/>
        </w:rPr>
        <w:t>결과가</w:t>
      </w:r>
      <w:r>
        <w:rPr>
          <w:rFonts w:hint="eastAsia"/>
          <w:bCs/>
          <w:szCs w:val="22"/>
        </w:rPr>
        <w:t xml:space="preserve"> </w:t>
      </w:r>
      <w:r>
        <w:rPr>
          <w:rFonts w:hint="eastAsia"/>
          <w:bCs/>
          <w:szCs w:val="22"/>
        </w:rPr>
        <w:t>되어</w:t>
      </w:r>
      <w:r w:rsidRPr="00CB2B3F">
        <w:rPr>
          <w:bCs/>
          <w:szCs w:val="22"/>
        </w:rPr>
        <w:t>, (</w:t>
      </w:r>
      <w:proofErr w:type="spellStart"/>
      <w:r w:rsidRPr="00CB2B3F">
        <w:rPr>
          <w:bCs/>
          <w:szCs w:val="22"/>
        </w:rPr>
        <w:t>i</w:t>
      </w:r>
      <w:proofErr w:type="spellEnd"/>
      <w:r w:rsidRPr="00CB2B3F">
        <w:rPr>
          <w:bCs/>
          <w:szCs w:val="22"/>
        </w:rPr>
        <w:t xml:space="preserve">) </w:t>
      </w:r>
      <w:r w:rsidRPr="00CB2B3F">
        <w:rPr>
          <w:bCs/>
          <w:szCs w:val="22"/>
        </w:rPr>
        <w:t>사용사업주에게는</w:t>
      </w:r>
      <w:r w:rsidRPr="00CB2B3F">
        <w:rPr>
          <w:bCs/>
          <w:szCs w:val="22"/>
        </w:rPr>
        <w:t xml:space="preserve"> 3</w:t>
      </w:r>
      <w:r w:rsidRPr="00CB2B3F">
        <w:rPr>
          <w:bCs/>
          <w:szCs w:val="22"/>
        </w:rPr>
        <w:t>년</w:t>
      </w:r>
      <w:r w:rsidRPr="00CB2B3F">
        <w:rPr>
          <w:bCs/>
          <w:szCs w:val="22"/>
        </w:rPr>
        <w:t xml:space="preserve"> </w:t>
      </w:r>
      <w:r w:rsidRPr="00CB2B3F">
        <w:rPr>
          <w:bCs/>
          <w:szCs w:val="22"/>
        </w:rPr>
        <w:t>이하의</w:t>
      </w:r>
      <w:r w:rsidRPr="00CB2B3F">
        <w:rPr>
          <w:bCs/>
          <w:szCs w:val="22"/>
        </w:rPr>
        <w:t xml:space="preserve"> </w:t>
      </w:r>
      <w:r w:rsidRPr="00CB2B3F">
        <w:rPr>
          <w:bCs/>
          <w:szCs w:val="22"/>
        </w:rPr>
        <w:t>징역</w:t>
      </w:r>
      <w:r w:rsidRPr="00CB2B3F">
        <w:rPr>
          <w:bCs/>
          <w:szCs w:val="22"/>
        </w:rPr>
        <w:t xml:space="preserve"> </w:t>
      </w:r>
      <w:r w:rsidRPr="00CB2B3F">
        <w:rPr>
          <w:bCs/>
          <w:szCs w:val="22"/>
        </w:rPr>
        <w:t>또는</w:t>
      </w:r>
      <w:r w:rsidRPr="00CB2B3F">
        <w:rPr>
          <w:bCs/>
          <w:szCs w:val="22"/>
        </w:rPr>
        <w:t xml:space="preserve"> 3</w:t>
      </w:r>
      <w:r w:rsidRPr="00CB2B3F">
        <w:rPr>
          <w:bCs/>
          <w:szCs w:val="22"/>
        </w:rPr>
        <w:t>천만원</w:t>
      </w:r>
      <w:r w:rsidRPr="00CB2B3F">
        <w:rPr>
          <w:bCs/>
          <w:szCs w:val="22"/>
        </w:rPr>
        <w:t xml:space="preserve"> </w:t>
      </w:r>
      <w:r w:rsidRPr="00CB2B3F">
        <w:rPr>
          <w:bCs/>
          <w:szCs w:val="22"/>
        </w:rPr>
        <w:t>이하의</w:t>
      </w:r>
      <w:r w:rsidRPr="00CB2B3F">
        <w:rPr>
          <w:bCs/>
          <w:szCs w:val="22"/>
        </w:rPr>
        <w:t xml:space="preserve"> </w:t>
      </w:r>
      <w:r w:rsidRPr="00CB2B3F">
        <w:rPr>
          <w:bCs/>
          <w:szCs w:val="22"/>
        </w:rPr>
        <w:t>벌금이</w:t>
      </w:r>
      <w:r w:rsidRPr="00CB2B3F">
        <w:rPr>
          <w:bCs/>
          <w:szCs w:val="22"/>
        </w:rPr>
        <w:t xml:space="preserve"> </w:t>
      </w:r>
      <w:r w:rsidRPr="00CB2B3F">
        <w:rPr>
          <w:bCs/>
          <w:szCs w:val="22"/>
        </w:rPr>
        <w:t>부과될</w:t>
      </w:r>
      <w:r w:rsidRPr="00CB2B3F">
        <w:rPr>
          <w:bCs/>
          <w:szCs w:val="22"/>
        </w:rPr>
        <w:t xml:space="preserve"> </w:t>
      </w:r>
      <w:r w:rsidRPr="00CB2B3F">
        <w:rPr>
          <w:bCs/>
          <w:szCs w:val="22"/>
        </w:rPr>
        <w:t>수</w:t>
      </w:r>
      <w:r w:rsidRPr="00CB2B3F">
        <w:rPr>
          <w:bCs/>
          <w:szCs w:val="22"/>
        </w:rPr>
        <w:t xml:space="preserve"> </w:t>
      </w:r>
      <w:r w:rsidRPr="00CB2B3F">
        <w:rPr>
          <w:bCs/>
          <w:szCs w:val="22"/>
        </w:rPr>
        <w:t>있으며</w:t>
      </w:r>
      <w:r w:rsidRPr="00CB2B3F">
        <w:rPr>
          <w:bCs/>
          <w:szCs w:val="22"/>
        </w:rPr>
        <w:t xml:space="preserve">, (ii) </w:t>
      </w:r>
      <w:r w:rsidRPr="00CB2B3F">
        <w:rPr>
          <w:bCs/>
          <w:szCs w:val="22"/>
        </w:rPr>
        <w:t>사용사업주는</w:t>
      </w:r>
      <w:r w:rsidRPr="00CB2B3F">
        <w:rPr>
          <w:bCs/>
          <w:szCs w:val="22"/>
        </w:rPr>
        <w:t xml:space="preserve"> </w:t>
      </w:r>
      <w:r w:rsidRPr="00CB2B3F">
        <w:rPr>
          <w:bCs/>
          <w:szCs w:val="22"/>
        </w:rPr>
        <w:t>해당</w:t>
      </w:r>
      <w:r w:rsidRPr="00CB2B3F">
        <w:rPr>
          <w:bCs/>
          <w:szCs w:val="22"/>
        </w:rPr>
        <w:t xml:space="preserve"> </w:t>
      </w:r>
      <w:r w:rsidRPr="00CB2B3F">
        <w:rPr>
          <w:bCs/>
          <w:szCs w:val="22"/>
        </w:rPr>
        <w:t>도급근로자를</w:t>
      </w:r>
      <w:r w:rsidRPr="00CB2B3F">
        <w:rPr>
          <w:bCs/>
          <w:szCs w:val="22"/>
        </w:rPr>
        <w:t xml:space="preserve"> </w:t>
      </w:r>
      <w:r w:rsidRPr="00CB2B3F">
        <w:rPr>
          <w:bCs/>
          <w:szCs w:val="22"/>
        </w:rPr>
        <w:t>직접</w:t>
      </w:r>
      <w:r w:rsidRPr="00CB2B3F">
        <w:rPr>
          <w:bCs/>
          <w:szCs w:val="22"/>
        </w:rPr>
        <w:t xml:space="preserve"> </w:t>
      </w:r>
      <w:r w:rsidRPr="00CB2B3F">
        <w:rPr>
          <w:bCs/>
          <w:szCs w:val="22"/>
        </w:rPr>
        <w:t>고용할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되어</w:t>
      </w:r>
      <w:r w:rsidRPr="00CB2B3F">
        <w:rPr>
          <w:bCs/>
          <w:szCs w:val="22"/>
        </w:rPr>
        <w:t xml:space="preserve"> </w:t>
      </w:r>
      <w:r>
        <w:rPr>
          <w:rFonts w:hint="eastAsia"/>
          <w:bCs/>
          <w:szCs w:val="22"/>
        </w:rPr>
        <w:t>이를</w:t>
      </w:r>
      <w:r>
        <w:rPr>
          <w:rFonts w:hint="eastAsia"/>
          <w:bCs/>
          <w:szCs w:val="22"/>
        </w:rPr>
        <w:t xml:space="preserve"> </w:t>
      </w:r>
      <w:r>
        <w:rPr>
          <w:rFonts w:hint="eastAsia"/>
          <w:bCs/>
          <w:szCs w:val="22"/>
        </w:rPr>
        <w:t>불이행한</w:t>
      </w:r>
      <w:r>
        <w:rPr>
          <w:rFonts w:hint="eastAsia"/>
          <w:bCs/>
          <w:szCs w:val="22"/>
        </w:rPr>
        <w:t xml:space="preserve"> </w:t>
      </w:r>
      <w:r>
        <w:rPr>
          <w:rFonts w:hint="eastAsia"/>
          <w:bCs/>
          <w:szCs w:val="22"/>
        </w:rPr>
        <w:t>기간</w:t>
      </w:r>
      <w:r>
        <w:rPr>
          <w:rFonts w:hint="eastAsia"/>
          <w:bCs/>
          <w:szCs w:val="22"/>
        </w:rPr>
        <w:t xml:space="preserve"> </w:t>
      </w:r>
      <w:r>
        <w:rPr>
          <w:rFonts w:hint="eastAsia"/>
          <w:bCs/>
          <w:szCs w:val="22"/>
        </w:rPr>
        <w:t>동안</w:t>
      </w:r>
      <w:r>
        <w:rPr>
          <w:rFonts w:hint="eastAsia"/>
          <w:bCs/>
          <w:szCs w:val="22"/>
        </w:rPr>
        <w:t xml:space="preserve"> </w:t>
      </w:r>
      <w:r w:rsidRPr="00CB2B3F">
        <w:rPr>
          <w:bCs/>
          <w:szCs w:val="22"/>
        </w:rPr>
        <w:t>해당</w:t>
      </w:r>
      <w:r w:rsidRPr="00CB2B3F">
        <w:rPr>
          <w:bCs/>
          <w:szCs w:val="22"/>
        </w:rPr>
        <w:t xml:space="preserve"> </w:t>
      </w:r>
      <w:r w:rsidRPr="00CB2B3F">
        <w:rPr>
          <w:bCs/>
          <w:szCs w:val="22"/>
        </w:rPr>
        <w:t>도급근로자들에게</w:t>
      </w:r>
      <w:r w:rsidRPr="00CB2B3F">
        <w:rPr>
          <w:bCs/>
          <w:szCs w:val="22"/>
        </w:rPr>
        <w:t xml:space="preserve"> </w:t>
      </w:r>
      <w:r w:rsidRPr="00CB2B3F">
        <w:rPr>
          <w:bCs/>
          <w:szCs w:val="22"/>
        </w:rPr>
        <w:t>자신이</w:t>
      </w:r>
      <w:r w:rsidRPr="00CB2B3F">
        <w:rPr>
          <w:bCs/>
          <w:szCs w:val="22"/>
        </w:rPr>
        <w:t xml:space="preserve"> </w:t>
      </w:r>
      <w:r w:rsidRPr="00CB2B3F">
        <w:rPr>
          <w:bCs/>
          <w:szCs w:val="22"/>
        </w:rPr>
        <w:t>사용하는</w:t>
      </w:r>
      <w:r w:rsidRPr="00CB2B3F">
        <w:rPr>
          <w:bCs/>
          <w:szCs w:val="22"/>
        </w:rPr>
        <w:t xml:space="preserve"> </w:t>
      </w:r>
      <w:r w:rsidRPr="00CB2B3F">
        <w:rPr>
          <w:bCs/>
          <w:szCs w:val="22"/>
        </w:rPr>
        <w:t>동종</w:t>
      </w:r>
      <w:r w:rsidRPr="00CB2B3F">
        <w:rPr>
          <w:bCs/>
          <w:szCs w:val="22"/>
        </w:rPr>
        <w:t>/</w:t>
      </w:r>
      <w:r w:rsidRPr="00CB2B3F">
        <w:rPr>
          <w:bCs/>
          <w:szCs w:val="22"/>
        </w:rPr>
        <w:t>유사</w:t>
      </w:r>
      <w:r w:rsidRPr="00CB2B3F">
        <w:rPr>
          <w:bCs/>
          <w:szCs w:val="22"/>
        </w:rPr>
        <w:t xml:space="preserve"> </w:t>
      </w:r>
      <w:r w:rsidRPr="00CB2B3F">
        <w:rPr>
          <w:bCs/>
          <w:szCs w:val="22"/>
        </w:rPr>
        <w:t>근로자와</w:t>
      </w:r>
      <w:r w:rsidRPr="00CB2B3F">
        <w:rPr>
          <w:bCs/>
          <w:szCs w:val="22"/>
        </w:rPr>
        <w:t xml:space="preserve"> </w:t>
      </w:r>
      <w:r w:rsidRPr="00CB2B3F">
        <w:rPr>
          <w:bCs/>
          <w:szCs w:val="22"/>
        </w:rPr>
        <w:t>동일한</w:t>
      </w:r>
      <w:r w:rsidRPr="00CB2B3F">
        <w:rPr>
          <w:bCs/>
          <w:szCs w:val="22"/>
        </w:rPr>
        <w:t xml:space="preserve"> </w:t>
      </w:r>
      <w:r w:rsidRPr="00CB2B3F">
        <w:rPr>
          <w:bCs/>
          <w:szCs w:val="22"/>
        </w:rPr>
        <w:t>급여</w:t>
      </w:r>
      <w:r w:rsidRPr="00CB2B3F">
        <w:rPr>
          <w:bCs/>
          <w:szCs w:val="22"/>
        </w:rPr>
        <w:t xml:space="preserve"> </w:t>
      </w:r>
      <w:r w:rsidRPr="00CB2B3F">
        <w:rPr>
          <w:bCs/>
          <w:szCs w:val="22"/>
        </w:rPr>
        <w:t>및</w:t>
      </w:r>
      <w:r w:rsidRPr="00CB2B3F">
        <w:rPr>
          <w:bCs/>
          <w:szCs w:val="22"/>
        </w:rPr>
        <w:t xml:space="preserve"> </w:t>
      </w:r>
      <w:r w:rsidRPr="00CB2B3F">
        <w:rPr>
          <w:bCs/>
          <w:szCs w:val="22"/>
        </w:rPr>
        <w:t>수당</w:t>
      </w:r>
      <w:r w:rsidRPr="00CB2B3F">
        <w:rPr>
          <w:bCs/>
          <w:szCs w:val="22"/>
        </w:rPr>
        <w:t xml:space="preserve"> </w:t>
      </w:r>
      <w:r w:rsidRPr="00CB2B3F">
        <w:rPr>
          <w:bCs/>
          <w:szCs w:val="22"/>
        </w:rPr>
        <w:t>등을</w:t>
      </w:r>
      <w:r w:rsidRPr="00CB2B3F">
        <w:rPr>
          <w:bCs/>
          <w:szCs w:val="22"/>
        </w:rPr>
        <w:t xml:space="preserve"> </w:t>
      </w:r>
      <w:r w:rsidRPr="00CB2B3F">
        <w:rPr>
          <w:bCs/>
          <w:szCs w:val="22"/>
        </w:rPr>
        <w:t>지급할</w:t>
      </w:r>
      <w:r w:rsidRPr="00CB2B3F">
        <w:rPr>
          <w:bCs/>
          <w:szCs w:val="22"/>
        </w:rPr>
        <w:t xml:space="preserve"> </w:t>
      </w:r>
      <w:r w:rsidRPr="00CB2B3F">
        <w:rPr>
          <w:bCs/>
          <w:szCs w:val="22"/>
        </w:rPr>
        <w:t>의무</w:t>
      </w:r>
      <w:r w:rsidRPr="00CB2B3F">
        <w:rPr>
          <w:bCs/>
          <w:szCs w:val="22"/>
        </w:rPr>
        <w:t>, 4</w:t>
      </w:r>
      <w:r w:rsidRPr="00CB2B3F">
        <w:rPr>
          <w:bCs/>
          <w:szCs w:val="22"/>
        </w:rPr>
        <w:t>대</w:t>
      </w:r>
      <w:r w:rsidRPr="00CB2B3F">
        <w:rPr>
          <w:bCs/>
          <w:szCs w:val="22"/>
        </w:rPr>
        <w:t xml:space="preserve"> </w:t>
      </w:r>
      <w:r w:rsidRPr="00CB2B3F">
        <w:rPr>
          <w:bCs/>
          <w:szCs w:val="22"/>
        </w:rPr>
        <w:t>보험</w:t>
      </w:r>
      <w:r w:rsidRPr="00CB2B3F">
        <w:rPr>
          <w:bCs/>
          <w:szCs w:val="22"/>
        </w:rPr>
        <w:t xml:space="preserve"> </w:t>
      </w:r>
      <w:r w:rsidRPr="00CB2B3F">
        <w:rPr>
          <w:bCs/>
          <w:szCs w:val="22"/>
        </w:rPr>
        <w:t>가입의무</w:t>
      </w:r>
      <w:r w:rsidRPr="00CB2B3F">
        <w:rPr>
          <w:bCs/>
          <w:szCs w:val="22"/>
        </w:rPr>
        <w:t xml:space="preserve"> </w:t>
      </w:r>
      <w:r w:rsidRPr="00CB2B3F">
        <w:rPr>
          <w:bCs/>
          <w:szCs w:val="22"/>
        </w:rPr>
        <w:t>및</w:t>
      </w:r>
      <w:r w:rsidRPr="00CB2B3F">
        <w:rPr>
          <w:bCs/>
          <w:szCs w:val="22"/>
        </w:rPr>
        <w:t xml:space="preserve"> </w:t>
      </w:r>
      <w:r w:rsidRPr="00CB2B3F">
        <w:rPr>
          <w:bCs/>
          <w:szCs w:val="22"/>
        </w:rPr>
        <w:t>퇴직금</w:t>
      </w:r>
      <w:r w:rsidRPr="00CB2B3F">
        <w:rPr>
          <w:bCs/>
          <w:szCs w:val="22"/>
        </w:rPr>
        <w:t>(</w:t>
      </w:r>
      <w:r w:rsidRPr="00CB2B3F">
        <w:rPr>
          <w:bCs/>
          <w:szCs w:val="22"/>
        </w:rPr>
        <w:t>연금</w:t>
      </w:r>
      <w:r w:rsidRPr="00CB2B3F">
        <w:rPr>
          <w:bCs/>
          <w:szCs w:val="22"/>
        </w:rPr>
        <w:t xml:space="preserve">) </w:t>
      </w:r>
      <w:r w:rsidRPr="00CB2B3F">
        <w:rPr>
          <w:bCs/>
          <w:szCs w:val="22"/>
        </w:rPr>
        <w:t>적립</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되고</w:t>
      </w:r>
      <w:r w:rsidRPr="00CB2B3F">
        <w:rPr>
          <w:bCs/>
          <w:szCs w:val="22"/>
        </w:rPr>
        <w:t xml:space="preserve">, </w:t>
      </w:r>
      <w:r w:rsidRPr="00CB2B3F">
        <w:rPr>
          <w:bCs/>
          <w:szCs w:val="22"/>
        </w:rPr>
        <w:t>해당</w:t>
      </w:r>
      <w:r w:rsidRPr="00CB2B3F">
        <w:rPr>
          <w:bCs/>
          <w:szCs w:val="22"/>
        </w:rPr>
        <w:t xml:space="preserve"> </w:t>
      </w:r>
      <w:r w:rsidRPr="00CB2B3F">
        <w:rPr>
          <w:bCs/>
          <w:szCs w:val="22"/>
        </w:rPr>
        <w:t>도급근로자를</w:t>
      </w:r>
      <w:r w:rsidRPr="00CB2B3F">
        <w:rPr>
          <w:bCs/>
          <w:szCs w:val="22"/>
        </w:rPr>
        <w:t xml:space="preserve"> </w:t>
      </w:r>
      <w:r w:rsidRPr="00CB2B3F">
        <w:rPr>
          <w:bCs/>
          <w:szCs w:val="22"/>
        </w:rPr>
        <w:t>해고할</w:t>
      </w:r>
      <w:r w:rsidRPr="00CB2B3F">
        <w:rPr>
          <w:bCs/>
          <w:szCs w:val="22"/>
        </w:rPr>
        <w:t xml:space="preserve"> </w:t>
      </w:r>
      <w:r w:rsidRPr="00CB2B3F">
        <w:rPr>
          <w:bCs/>
          <w:szCs w:val="22"/>
        </w:rPr>
        <w:t>경우에도</w:t>
      </w:r>
      <w:r w:rsidRPr="00CB2B3F">
        <w:rPr>
          <w:bCs/>
          <w:szCs w:val="22"/>
        </w:rPr>
        <w:t xml:space="preserve"> </w:t>
      </w:r>
      <w:r w:rsidRPr="00CB2B3F">
        <w:rPr>
          <w:bCs/>
          <w:szCs w:val="22"/>
        </w:rPr>
        <w:t>근로기준법에</w:t>
      </w:r>
      <w:r w:rsidRPr="00CB2B3F">
        <w:rPr>
          <w:bCs/>
          <w:szCs w:val="22"/>
        </w:rPr>
        <w:t xml:space="preserve"> </w:t>
      </w:r>
      <w:r w:rsidRPr="00CB2B3F">
        <w:rPr>
          <w:bCs/>
          <w:szCs w:val="22"/>
        </w:rPr>
        <w:t>따른</w:t>
      </w:r>
      <w:r w:rsidRPr="00CB2B3F">
        <w:rPr>
          <w:bCs/>
          <w:szCs w:val="22"/>
        </w:rPr>
        <w:t xml:space="preserve"> </w:t>
      </w:r>
      <w:r w:rsidRPr="00CB2B3F">
        <w:rPr>
          <w:bCs/>
          <w:szCs w:val="22"/>
        </w:rPr>
        <w:t>제한을</w:t>
      </w:r>
      <w:r w:rsidRPr="00CB2B3F">
        <w:rPr>
          <w:bCs/>
          <w:szCs w:val="22"/>
        </w:rPr>
        <w:t xml:space="preserve"> </w:t>
      </w:r>
      <w:r w:rsidRPr="00CB2B3F">
        <w:rPr>
          <w:bCs/>
          <w:szCs w:val="22"/>
        </w:rPr>
        <w:t>받을</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523E4AEA" w14:textId="77777777" w:rsidR="00026A7E" w:rsidRPr="00CB2B3F" w:rsidRDefault="00026A7E" w:rsidP="00026A7E">
      <w:pPr>
        <w:spacing w:after="240"/>
        <w:ind w:left="1362"/>
        <w:rPr>
          <w:bCs/>
          <w:szCs w:val="22"/>
        </w:rPr>
      </w:pPr>
      <w:r w:rsidRPr="00CB2B3F">
        <w:rPr>
          <w:bCs/>
          <w:szCs w:val="22"/>
        </w:rPr>
        <w:t>사용사업주가</w:t>
      </w:r>
      <w:r w:rsidRPr="00CB2B3F">
        <w:rPr>
          <w:bCs/>
          <w:szCs w:val="22"/>
        </w:rPr>
        <w:t xml:space="preserve"> </w:t>
      </w:r>
      <w:r w:rsidRPr="00CB2B3F">
        <w:rPr>
          <w:bCs/>
          <w:szCs w:val="22"/>
        </w:rPr>
        <w:t>도급근로자에게</w:t>
      </w:r>
      <w:r w:rsidRPr="00CB2B3F">
        <w:rPr>
          <w:bCs/>
          <w:szCs w:val="22"/>
        </w:rPr>
        <w:t xml:space="preserve"> </w:t>
      </w:r>
      <w:r w:rsidRPr="00CB2B3F">
        <w:rPr>
          <w:bCs/>
          <w:szCs w:val="22"/>
        </w:rPr>
        <w:t>지휘명령권을</w:t>
      </w:r>
      <w:r w:rsidRPr="00CB2B3F">
        <w:rPr>
          <w:bCs/>
          <w:szCs w:val="22"/>
        </w:rPr>
        <w:t xml:space="preserve"> </w:t>
      </w:r>
      <w:r w:rsidRPr="00CB2B3F">
        <w:rPr>
          <w:bCs/>
          <w:szCs w:val="22"/>
        </w:rPr>
        <w:t>행사하였는지</w:t>
      </w:r>
      <w:r w:rsidRPr="00CB2B3F">
        <w:rPr>
          <w:bCs/>
          <w:szCs w:val="22"/>
        </w:rPr>
        <w:t xml:space="preserve"> </w:t>
      </w:r>
      <w:r w:rsidRPr="00CB2B3F">
        <w:rPr>
          <w:bCs/>
          <w:szCs w:val="22"/>
        </w:rPr>
        <w:t>여부는</w:t>
      </w:r>
      <w:r w:rsidRPr="00CB2B3F">
        <w:rPr>
          <w:bCs/>
          <w:szCs w:val="22"/>
        </w:rPr>
        <w:t xml:space="preserve"> </w:t>
      </w:r>
      <w:r w:rsidRPr="00CB2B3F">
        <w:rPr>
          <w:bCs/>
          <w:szCs w:val="22"/>
        </w:rPr>
        <w:t>사용사업주가</w:t>
      </w:r>
      <w:r w:rsidRPr="00CB2B3F">
        <w:rPr>
          <w:bCs/>
          <w:szCs w:val="22"/>
        </w:rPr>
        <w:t xml:space="preserve"> </w:t>
      </w:r>
      <w:r w:rsidRPr="00CB2B3F">
        <w:rPr>
          <w:bCs/>
          <w:szCs w:val="22"/>
        </w:rPr>
        <w:t>작업배치</w:t>
      </w:r>
      <w:r w:rsidRPr="00CB2B3F">
        <w:rPr>
          <w:bCs/>
          <w:szCs w:val="22"/>
        </w:rPr>
        <w:t>·</w:t>
      </w:r>
      <w:r w:rsidRPr="00CB2B3F">
        <w:rPr>
          <w:bCs/>
          <w:szCs w:val="22"/>
        </w:rPr>
        <w:t>변경</w:t>
      </w:r>
      <w:r w:rsidRPr="00CB2B3F">
        <w:rPr>
          <w:bCs/>
          <w:szCs w:val="22"/>
        </w:rPr>
        <w:t xml:space="preserve"> </w:t>
      </w:r>
      <w:r w:rsidRPr="00CB2B3F">
        <w:rPr>
          <w:bCs/>
          <w:szCs w:val="22"/>
        </w:rPr>
        <w:t>결정권</w:t>
      </w:r>
      <w:r w:rsidRPr="00CB2B3F">
        <w:rPr>
          <w:bCs/>
          <w:szCs w:val="22"/>
        </w:rPr>
        <w:t xml:space="preserve">, </w:t>
      </w:r>
      <w:r w:rsidRPr="00CB2B3F">
        <w:rPr>
          <w:bCs/>
          <w:szCs w:val="22"/>
        </w:rPr>
        <w:t>업무지시</w:t>
      </w:r>
      <w:r w:rsidRPr="00CB2B3F">
        <w:rPr>
          <w:bCs/>
          <w:szCs w:val="22"/>
        </w:rPr>
        <w:t>·</w:t>
      </w:r>
      <w:r w:rsidRPr="00CB2B3F">
        <w:rPr>
          <w:bCs/>
          <w:szCs w:val="22"/>
        </w:rPr>
        <w:t>감독권</w:t>
      </w:r>
      <w:r w:rsidRPr="00CB2B3F">
        <w:rPr>
          <w:bCs/>
          <w:szCs w:val="22"/>
        </w:rPr>
        <w:t xml:space="preserve">, </w:t>
      </w:r>
      <w:r w:rsidRPr="00CB2B3F">
        <w:rPr>
          <w:bCs/>
          <w:szCs w:val="22"/>
        </w:rPr>
        <w:t>휴가</w:t>
      </w:r>
      <w:r w:rsidRPr="00CB2B3F">
        <w:rPr>
          <w:bCs/>
          <w:szCs w:val="22"/>
        </w:rPr>
        <w:t>·</w:t>
      </w:r>
      <w:r w:rsidRPr="00CB2B3F">
        <w:rPr>
          <w:bCs/>
          <w:szCs w:val="22"/>
        </w:rPr>
        <w:t>병가</w:t>
      </w:r>
      <w:r w:rsidRPr="00CB2B3F">
        <w:rPr>
          <w:bCs/>
          <w:szCs w:val="22"/>
        </w:rPr>
        <w:t xml:space="preserve"> </w:t>
      </w:r>
      <w:r w:rsidRPr="00CB2B3F">
        <w:rPr>
          <w:bCs/>
          <w:szCs w:val="22"/>
        </w:rPr>
        <w:t>등의</w:t>
      </w:r>
      <w:r w:rsidRPr="00CB2B3F">
        <w:rPr>
          <w:bCs/>
          <w:szCs w:val="22"/>
        </w:rPr>
        <w:t xml:space="preserve"> </w:t>
      </w:r>
      <w:r w:rsidRPr="00CB2B3F">
        <w:rPr>
          <w:bCs/>
          <w:szCs w:val="22"/>
        </w:rPr>
        <w:t>근태관리권</w:t>
      </w:r>
      <w:r w:rsidRPr="00CB2B3F">
        <w:rPr>
          <w:bCs/>
          <w:szCs w:val="22"/>
        </w:rPr>
        <w:t xml:space="preserve"> </w:t>
      </w:r>
      <w:r w:rsidRPr="00CB2B3F">
        <w:rPr>
          <w:bCs/>
          <w:szCs w:val="22"/>
        </w:rPr>
        <w:t>및</w:t>
      </w:r>
      <w:r w:rsidRPr="00CB2B3F">
        <w:rPr>
          <w:bCs/>
          <w:szCs w:val="22"/>
        </w:rPr>
        <w:t xml:space="preserve"> </w:t>
      </w:r>
      <w:r w:rsidRPr="00CB2B3F">
        <w:rPr>
          <w:bCs/>
          <w:szCs w:val="22"/>
        </w:rPr>
        <w:t>징계권</w:t>
      </w:r>
      <w:r w:rsidRPr="00CB2B3F">
        <w:rPr>
          <w:bCs/>
          <w:szCs w:val="22"/>
        </w:rPr>
        <w:t xml:space="preserve">, </w:t>
      </w:r>
      <w:r w:rsidRPr="00CB2B3F">
        <w:rPr>
          <w:bCs/>
          <w:szCs w:val="22"/>
        </w:rPr>
        <w:t>업무수행에</w:t>
      </w:r>
      <w:r w:rsidRPr="00CB2B3F">
        <w:rPr>
          <w:bCs/>
          <w:szCs w:val="22"/>
        </w:rPr>
        <w:t xml:space="preserve"> </w:t>
      </w:r>
      <w:r w:rsidRPr="00CB2B3F">
        <w:rPr>
          <w:bCs/>
          <w:szCs w:val="22"/>
        </w:rPr>
        <w:t>대한</w:t>
      </w:r>
      <w:r w:rsidRPr="00CB2B3F">
        <w:rPr>
          <w:bCs/>
          <w:szCs w:val="22"/>
        </w:rPr>
        <w:t xml:space="preserve"> </w:t>
      </w:r>
      <w:proofErr w:type="spellStart"/>
      <w:r w:rsidRPr="00CB2B3F">
        <w:rPr>
          <w:bCs/>
          <w:szCs w:val="22"/>
        </w:rPr>
        <w:t>평가권</w:t>
      </w:r>
      <w:proofErr w:type="spellEnd"/>
      <w:r w:rsidRPr="00CB2B3F">
        <w:rPr>
          <w:bCs/>
          <w:szCs w:val="22"/>
        </w:rPr>
        <w:t xml:space="preserve"> </w:t>
      </w:r>
      <w:r w:rsidRPr="00CB2B3F">
        <w:rPr>
          <w:bCs/>
          <w:szCs w:val="22"/>
        </w:rPr>
        <w:t>등을</w:t>
      </w:r>
      <w:r w:rsidRPr="00CB2B3F">
        <w:rPr>
          <w:bCs/>
          <w:szCs w:val="22"/>
        </w:rPr>
        <w:t xml:space="preserve"> </w:t>
      </w:r>
      <w:r w:rsidRPr="00CB2B3F">
        <w:rPr>
          <w:bCs/>
          <w:szCs w:val="22"/>
        </w:rPr>
        <w:t>행사하였는지</w:t>
      </w:r>
      <w:r w:rsidRPr="00CB2B3F">
        <w:rPr>
          <w:bCs/>
          <w:szCs w:val="22"/>
        </w:rPr>
        <w:t xml:space="preserve"> </w:t>
      </w:r>
      <w:r w:rsidRPr="00CB2B3F">
        <w:rPr>
          <w:bCs/>
          <w:szCs w:val="22"/>
        </w:rPr>
        <w:t>여부를</w:t>
      </w:r>
      <w:r w:rsidRPr="00CB2B3F">
        <w:rPr>
          <w:bCs/>
          <w:szCs w:val="22"/>
        </w:rPr>
        <w:t xml:space="preserve"> </w:t>
      </w:r>
      <w:r w:rsidRPr="00CB2B3F">
        <w:rPr>
          <w:bCs/>
          <w:szCs w:val="22"/>
        </w:rPr>
        <w:t>기준으로</w:t>
      </w:r>
      <w:r w:rsidRPr="00CB2B3F">
        <w:rPr>
          <w:bCs/>
          <w:szCs w:val="22"/>
        </w:rPr>
        <w:t xml:space="preserve"> </w:t>
      </w:r>
      <w:r w:rsidRPr="00CB2B3F">
        <w:rPr>
          <w:bCs/>
          <w:szCs w:val="22"/>
        </w:rPr>
        <w:t>판정됨</w:t>
      </w:r>
      <w:r w:rsidRPr="00CB2B3F">
        <w:rPr>
          <w:bCs/>
          <w:szCs w:val="22"/>
        </w:rPr>
        <w:t xml:space="preserve">. </w:t>
      </w:r>
      <w:r w:rsidRPr="00CB2B3F">
        <w:rPr>
          <w:bCs/>
          <w:szCs w:val="22"/>
        </w:rPr>
        <w:t>또한</w:t>
      </w:r>
      <w:r w:rsidRPr="00CB2B3F">
        <w:rPr>
          <w:bCs/>
          <w:szCs w:val="22"/>
        </w:rPr>
        <w:t xml:space="preserve"> </w:t>
      </w:r>
      <w:r w:rsidRPr="00CB2B3F">
        <w:rPr>
          <w:bCs/>
          <w:szCs w:val="22"/>
        </w:rPr>
        <w:t>사용사업주</w:t>
      </w:r>
      <w:r w:rsidRPr="00CB2B3F">
        <w:rPr>
          <w:bCs/>
          <w:szCs w:val="22"/>
        </w:rPr>
        <w:t xml:space="preserve"> </w:t>
      </w:r>
      <w:r w:rsidRPr="00CB2B3F">
        <w:rPr>
          <w:bCs/>
          <w:szCs w:val="22"/>
        </w:rPr>
        <w:t>근로자와</w:t>
      </w:r>
      <w:r w:rsidRPr="00CB2B3F">
        <w:rPr>
          <w:bCs/>
          <w:szCs w:val="22"/>
        </w:rPr>
        <w:t xml:space="preserve"> </w:t>
      </w:r>
      <w:r w:rsidRPr="00CB2B3F">
        <w:rPr>
          <w:bCs/>
          <w:szCs w:val="22"/>
        </w:rPr>
        <w:t>도급근로자</w:t>
      </w:r>
      <w:r w:rsidRPr="00CB2B3F">
        <w:rPr>
          <w:bCs/>
          <w:szCs w:val="22"/>
        </w:rPr>
        <w:t xml:space="preserve"> </w:t>
      </w:r>
      <w:r w:rsidRPr="00CB2B3F">
        <w:rPr>
          <w:bCs/>
          <w:szCs w:val="22"/>
        </w:rPr>
        <w:t>사이에</w:t>
      </w:r>
      <w:r w:rsidRPr="00CB2B3F">
        <w:rPr>
          <w:bCs/>
          <w:szCs w:val="22"/>
        </w:rPr>
        <w:t xml:space="preserve"> </w:t>
      </w:r>
      <w:proofErr w:type="spellStart"/>
      <w:r w:rsidRPr="00CB2B3F">
        <w:rPr>
          <w:bCs/>
          <w:szCs w:val="22"/>
        </w:rPr>
        <w:t>업무혼재가</w:t>
      </w:r>
      <w:proofErr w:type="spellEnd"/>
      <w:r w:rsidRPr="00CB2B3F">
        <w:rPr>
          <w:bCs/>
          <w:szCs w:val="22"/>
        </w:rPr>
        <w:t xml:space="preserve"> </w:t>
      </w:r>
      <w:r w:rsidRPr="00CB2B3F">
        <w:rPr>
          <w:bCs/>
          <w:szCs w:val="22"/>
        </w:rPr>
        <w:t>행해지고</w:t>
      </w:r>
      <w:r w:rsidRPr="00CB2B3F">
        <w:rPr>
          <w:bCs/>
          <w:szCs w:val="22"/>
        </w:rPr>
        <w:t xml:space="preserve"> </w:t>
      </w:r>
      <w:r w:rsidRPr="00CB2B3F">
        <w:rPr>
          <w:bCs/>
          <w:szCs w:val="22"/>
        </w:rPr>
        <w:t>있다면</w:t>
      </w:r>
      <w:r w:rsidRPr="00CB2B3F">
        <w:rPr>
          <w:bCs/>
          <w:szCs w:val="22"/>
        </w:rPr>
        <w:t xml:space="preserve"> </w:t>
      </w:r>
      <w:r w:rsidRPr="00CB2B3F">
        <w:rPr>
          <w:bCs/>
          <w:szCs w:val="22"/>
        </w:rPr>
        <w:t>도급근로자가</w:t>
      </w:r>
      <w:r w:rsidRPr="00CB2B3F">
        <w:rPr>
          <w:bCs/>
          <w:szCs w:val="22"/>
        </w:rPr>
        <w:t xml:space="preserve"> </w:t>
      </w:r>
      <w:r w:rsidRPr="00CB2B3F">
        <w:rPr>
          <w:bCs/>
          <w:szCs w:val="22"/>
        </w:rPr>
        <w:t>사용사업주의</w:t>
      </w:r>
      <w:r w:rsidRPr="00CB2B3F">
        <w:rPr>
          <w:bCs/>
          <w:szCs w:val="22"/>
        </w:rPr>
        <w:t xml:space="preserve"> </w:t>
      </w:r>
      <w:r w:rsidRPr="00CB2B3F">
        <w:rPr>
          <w:bCs/>
          <w:szCs w:val="22"/>
        </w:rPr>
        <w:t>사업에</w:t>
      </w:r>
      <w:r w:rsidRPr="00CB2B3F">
        <w:rPr>
          <w:bCs/>
          <w:szCs w:val="22"/>
        </w:rPr>
        <w:t xml:space="preserve"> </w:t>
      </w:r>
      <w:r w:rsidRPr="00CB2B3F">
        <w:rPr>
          <w:bCs/>
          <w:szCs w:val="22"/>
        </w:rPr>
        <w:t>편입된다고</w:t>
      </w:r>
      <w:r w:rsidRPr="00CB2B3F">
        <w:rPr>
          <w:bCs/>
          <w:szCs w:val="22"/>
        </w:rPr>
        <w:t xml:space="preserve"> </w:t>
      </w:r>
      <w:r w:rsidRPr="00CB2B3F">
        <w:rPr>
          <w:bCs/>
          <w:szCs w:val="22"/>
        </w:rPr>
        <w:t>판정될</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3ACCD444" w14:textId="77777777" w:rsidR="00026A7E" w:rsidRPr="00CB2B3F" w:rsidRDefault="00026A7E" w:rsidP="00026A7E">
      <w:pPr>
        <w:spacing w:after="240"/>
        <w:ind w:left="1362"/>
        <w:rPr>
          <w:bCs/>
          <w:szCs w:val="22"/>
        </w:rPr>
      </w:pPr>
      <w:r w:rsidRPr="00CB2B3F">
        <w:rPr>
          <w:bCs/>
          <w:szCs w:val="22"/>
        </w:rPr>
        <w:t>근로자파견의</w:t>
      </w:r>
      <w:r w:rsidRPr="00CB2B3F">
        <w:rPr>
          <w:bCs/>
          <w:szCs w:val="22"/>
        </w:rPr>
        <w:t xml:space="preserve"> </w:t>
      </w:r>
      <w:r w:rsidRPr="00CB2B3F">
        <w:rPr>
          <w:bCs/>
          <w:szCs w:val="22"/>
        </w:rPr>
        <w:t>기간은</w:t>
      </w:r>
      <w:r w:rsidRPr="00CB2B3F">
        <w:rPr>
          <w:bCs/>
          <w:szCs w:val="22"/>
        </w:rPr>
        <w:t xml:space="preserve"> </w:t>
      </w:r>
      <w:r w:rsidRPr="00CB2B3F">
        <w:rPr>
          <w:bCs/>
          <w:szCs w:val="22"/>
        </w:rPr>
        <w:t>원칙적으로</w:t>
      </w:r>
      <w:r w:rsidRPr="00CB2B3F">
        <w:rPr>
          <w:bCs/>
          <w:szCs w:val="22"/>
        </w:rPr>
        <w:t xml:space="preserve"> 1</w:t>
      </w:r>
      <w:r w:rsidRPr="00CB2B3F">
        <w:rPr>
          <w:bCs/>
          <w:szCs w:val="22"/>
        </w:rPr>
        <w:t>년</w:t>
      </w:r>
      <w:r w:rsidRPr="00CB2B3F">
        <w:rPr>
          <w:bCs/>
          <w:szCs w:val="22"/>
        </w:rPr>
        <w:t xml:space="preserve">, </w:t>
      </w:r>
      <w:r w:rsidRPr="00CB2B3F">
        <w:rPr>
          <w:bCs/>
          <w:szCs w:val="22"/>
        </w:rPr>
        <w:t>연장된</w:t>
      </w:r>
      <w:r w:rsidRPr="00CB2B3F">
        <w:rPr>
          <w:bCs/>
          <w:szCs w:val="22"/>
        </w:rPr>
        <w:t xml:space="preserve"> </w:t>
      </w:r>
      <w:r w:rsidRPr="00CB2B3F">
        <w:rPr>
          <w:bCs/>
          <w:szCs w:val="22"/>
        </w:rPr>
        <w:t>기간을</w:t>
      </w:r>
      <w:r w:rsidRPr="00CB2B3F">
        <w:rPr>
          <w:bCs/>
          <w:szCs w:val="22"/>
        </w:rPr>
        <w:t xml:space="preserve"> </w:t>
      </w:r>
      <w:r w:rsidRPr="00CB2B3F">
        <w:rPr>
          <w:bCs/>
          <w:szCs w:val="22"/>
        </w:rPr>
        <w:t>포함하여</w:t>
      </w:r>
      <w:r w:rsidRPr="00CB2B3F">
        <w:rPr>
          <w:bCs/>
          <w:szCs w:val="22"/>
        </w:rPr>
        <w:t xml:space="preserve"> </w:t>
      </w:r>
      <w:r w:rsidRPr="00CB2B3F">
        <w:rPr>
          <w:bCs/>
          <w:szCs w:val="22"/>
        </w:rPr>
        <w:t>총</w:t>
      </w:r>
      <w:r w:rsidRPr="00CB2B3F">
        <w:rPr>
          <w:bCs/>
          <w:szCs w:val="22"/>
        </w:rPr>
        <w:t xml:space="preserve"> 2</w:t>
      </w:r>
      <w:r w:rsidRPr="00CB2B3F">
        <w:rPr>
          <w:bCs/>
          <w:szCs w:val="22"/>
        </w:rPr>
        <w:t>년을</w:t>
      </w:r>
      <w:r w:rsidRPr="00CB2B3F">
        <w:rPr>
          <w:bCs/>
          <w:szCs w:val="22"/>
        </w:rPr>
        <w:t xml:space="preserve"> </w:t>
      </w:r>
      <w:r w:rsidRPr="00CB2B3F">
        <w:rPr>
          <w:bCs/>
          <w:szCs w:val="22"/>
        </w:rPr>
        <w:t>초과하여서는</w:t>
      </w:r>
      <w:r w:rsidRPr="00CB2B3F">
        <w:rPr>
          <w:bCs/>
          <w:szCs w:val="22"/>
        </w:rPr>
        <w:t xml:space="preserve"> </w:t>
      </w:r>
      <w:r w:rsidRPr="00CB2B3F">
        <w:rPr>
          <w:bCs/>
          <w:szCs w:val="22"/>
        </w:rPr>
        <w:t>아니되고</w:t>
      </w:r>
      <w:r w:rsidRPr="00CB2B3F">
        <w:rPr>
          <w:bCs/>
          <w:szCs w:val="22"/>
        </w:rPr>
        <w:t xml:space="preserve">, </w:t>
      </w:r>
      <w:r w:rsidRPr="00CB2B3F">
        <w:rPr>
          <w:bCs/>
          <w:szCs w:val="22"/>
        </w:rPr>
        <w:t>이를</w:t>
      </w:r>
      <w:r w:rsidRPr="00CB2B3F">
        <w:rPr>
          <w:bCs/>
          <w:szCs w:val="22"/>
        </w:rPr>
        <w:t xml:space="preserve"> </w:t>
      </w:r>
      <w:r w:rsidRPr="00CB2B3F">
        <w:rPr>
          <w:bCs/>
          <w:szCs w:val="22"/>
        </w:rPr>
        <w:t>위반하여</w:t>
      </w:r>
      <w:r w:rsidRPr="00CB2B3F">
        <w:rPr>
          <w:bCs/>
          <w:szCs w:val="22"/>
        </w:rPr>
        <w:t xml:space="preserve"> </w:t>
      </w:r>
      <w:r w:rsidRPr="00CB2B3F">
        <w:rPr>
          <w:bCs/>
          <w:szCs w:val="22"/>
        </w:rPr>
        <w:t>파견근로자를</w:t>
      </w:r>
      <w:r w:rsidRPr="00CB2B3F">
        <w:rPr>
          <w:bCs/>
          <w:szCs w:val="22"/>
        </w:rPr>
        <w:t xml:space="preserve"> </w:t>
      </w:r>
      <w:r w:rsidRPr="00CB2B3F">
        <w:rPr>
          <w:bCs/>
          <w:szCs w:val="22"/>
        </w:rPr>
        <w:t>사용한</w:t>
      </w:r>
      <w:r w:rsidRPr="00CB2B3F">
        <w:rPr>
          <w:bCs/>
          <w:szCs w:val="22"/>
        </w:rPr>
        <w:t xml:space="preserve"> </w:t>
      </w:r>
      <w:r w:rsidRPr="00CB2B3F">
        <w:rPr>
          <w:bCs/>
          <w:szCs w:val="22"/>
        </w:rPr>
        <w:t>경우</w:t>
      </w:r>
      <w:r w:rsidRPr="00CB2B3F">
        <w:rPr>
          <w:bCs/>
          <w:szCs w:val="22"/>
        </w:rPr>
        <w:t xml:space="preserve"> </w:t>
      </w:r>
      <w:r w:rsidRPr="00CB2B3F">
        <w:rPr>
          <w:bCs/>
          <w:szCs w:val="22"/>
        </w:rPr>
        <w:t>사용사업주는</w:t>
      </w:r>
      <w:r w:rsidRPr="00CB2B3F">
        <w:rPr>
          <w:bCs/>
          <w:szCs w:val="22"/>
        </w:rPr>
        <w:t xml:space="preserve"> </w:t>
      </w:r>
      <w:r w:rsidRPr="00CB2B3F">
        <w:rPr>
          <w:bCs/>
          <w:szCs w:val="22"/>
        </w:rPr>
        <w:t>앞서</w:t>
      </w:r>
      <w:r w:rsidRPr="00CB2B3F">
        <w:rPr>
          <w:bCs/>
          <w:szCs w:val="22"/>
        </w:rPr>
        <w:t xml:space="preserve"> </w:t>
      </w:r>
      <w:r w:rsidRPr="00CB2B3F">
        <w:rPr>
          <w:bCs/>
          <w:szCs w:val="22"/>
        </w:rPr>
        <w:t>설명한</w:t>
      </w:r>
      <w:r w:rsidRPr="00CB2B3F">
        <w:rPr>
          <w:bCs/>
          <w:szCs w:val="22"/>
        </w:rPr>
        <w:t xml:space="preserve"> </w:t>
      </w:r>
      <w:r w:rsidRPr="00CB2B3F">
        <w:rPr>
          <w:bCs/>
          <w:szCs w:val="22"/>
        </w:rPr>
        <w:t>파견법상</w:t>
      </w:r>
      <w:r w:rsidRPr="00CB2B3F">
        <w:rPr>
          <w:bCs/>
          <w:szCs w:val="22"/>
        </w:rPr>
        <w:t xml:space="preserve"> </w:t>
      </w:r>
      <w:r w:rsidRPr="00CB2B3F">
        <w:rPr>
          <w:bCs/>
          <w:szCs w:val="22"/>
        </w:rPr>
        <w:t>규제</w:t>
      </w:r>
      <w:r w:rsidRPr="00CB2B3F">
        <w:rPr>
          <w:bCs/>
          <w:szCs w:val="22"/>
        </w:rPr>
        <w:t xml:space="preserve"> </w:t>
      </w:r>
      <w:r w:rsidRPr="00CB2B3F">
        <w:rPr>
          <w:bCs/>
          <w:szCs w:val="22"/>
        </w:rPr>
        <w:t>위반의</w:t>
      </w:r>
      <w:r w:rsidRPr="00CB2B3F">
        <w:rPr>
          <w:bCs/>
          <w:szCs w:val="22"/>
        </w:rPr>
        <w:t xml:space="preserve"> </w:t>
      </w:r>
      <w:r w:rsidRPr="00CB2B3F">
        <w:rPr>
          <w:bCs/>
          <w:szCs w:val="22"/>
        </w:rPr>
        <w:t>경우와</w:t>
      </w:r>
      <w:r w:rsidRPr="00CB2B3F">
        <w:rPr>
          <w:bCs/>
          <w:szCs w:val="22"/>
        </w:rPr>
        <w:t xml:space="preserve"> </w:t>
      </w:r>
      <w:r w:rsidRPr="00CB2B3F">
        <w:rPr>
          <w:bCs/>
          <w:szCs w:val="22"/>
        </w:rPr>
        <w:t>마찬가지로</w:t>
      </w:r>
      <w:r w:rsidRPr="00CB2B3F">
        <w:rPr>
          <w:bCs/>
          <w:szCs w:val="22"/>
        </w:rPr>
        <w:t xml:space="preserve"> </w:t>
      </w:r>
      <w:r w:rsidRPr="00CB2B3F">
        <w:rPr>
          <w:bCs/>
          <w:szCs w:val="22"/>
        </w:rPr>
        <w:t>형사책임을</w:t>
      </w:r>
      <w:r w:rsidRPr="00CB2B3F">
        <w:rPr>
          <w:bCs/>
          <w:szCs w:val="22"/>
        </w:rPr>
        <w:t xml:space="preserve"> </w:t>
      </w:r>
      <w:r w:rsidRPr="00CB2B3F">
        <w:rPr>
          <w:bCs/>
          <w:szCs w:val="22"/>
        </w:rPr>
        <w:t>부담할</w:t>
      </w:r>
      <w:r w:rsidRPr="00CB2B3F">
        <w:rPr>
          <w:bCs/>
          <w:szCs w:val="22"/>
        </w:rPr>
        <w:t xml:space="preserve"> </w:t>
      </w:r>
      <w:r w:rsidRPr="00CB2B3F">
        <w:rPr>
          <w:bCs/>
          <w:szCs w:val="22"/>
        </w:rPr>
        <w:t>수</w:t>
      </w:r>
      <w:r w:rsidRPr="00CB2B3F">
        <w:rPr>
          <w:bCs/>
          <w:szCs w:val="22"/>
        </w:rPr>
        <w:t xml:space="preserve"> </w:t>
      </w:r>
      <w:r w:rsidRPr="00CB2B3F">
        <w:rPr>
          <w:bCs/>
          <w:szCs w:val="22"/>
        </w:rPr>
        <w:t>있고</w:t>
      </w:r>
      <w:r w:rsidRPr="00CB2B3F">
        <w:rPr>
          <w:bCs/>
          <w:szCs w:val="22"/>
        </w:rPr>
        <w:t xml:space="preserve">, </w:t>
      </w:r>
      <w:r w:rsidRPr="00CB2B3F">
        <w:rPr>
          <w:bCs/>
          <w:szCs w:val="22"/>
        </w:rPr>
        <w:t>해당</w:t>
      </w:r>
      <w:r w:rsidRPr="00CB2B3F">
        <w:rPr>
          <w:bCs/>
          <w:szCs w:val="22"/>
        </w:rPr>
        <w:t xml:space="preserve"> </w:t>
      </w:r>
      <w:r w:rsidRPr="00CB2B3F">
        <w:rPr>
          <w:bCs/>
          <w:szCs w:val="22"/>
        </w:rPr>
        <w:t>파견근로자를</w:t>
      </w:r>
      <w:r w:rsidRPr="00CB2B3F">
        <w:rPr>
          <w:bCs/>
          <w:szCs w:val="22"/>
        </w:rPr>
        <w:t xml:space="preserve"> </w:t>
      </w:r>
      <w:r w:rsidRPr="00CB2B3F">
        <w:rPr>
          <w:bCs/>
          <w:szCs w:val="22"/>
        </w:rPr>
        <w:t>직접</w:t>
      </w:r>
      <w:r w:rsidRPr="00CB2B3F">
        <w:rPr>
          <w:bCs/>
          <w:szCs w:val="22"/>
        </w:rPr>
        <w:t xml:space="preserve"> </w:t>
      </w:r>
      <w:r w:rsidRPr="00CB2B3F">
        <w:rPr>
          <w:bCs/>
          <w:szCs w:val="22"/>
        </w:rPr>
        <w:t>고용할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됨</w:t>
      </w:r>
      <w:r w:rsidRPr="00CB2B3F">
        <w:rPr>
          <w:bCs/>
          <w:szCs w:val="22"/>
        </w:rPr>
        <w:t xml:space="preserve">. </w:t>
      </w:r>
      <w:r w:rsidRPr="00CB2B3F">
        <w:rPr>
          <w:bCs/>
          <w:szCs w:val="22"/>
        </w:rPr>
        <w:t>관련하여</w:t>
      </w:r>
      <w:r w:rsidRPr="00CB2B3F">
        <w:rPr>
          <w:bCs/>
          <w:szCs w:val="22"/>
        </w:rPr>
        <w:t xml:space="preserve"> </w:t>
      </w:r>
      <w:r w:rsidRPr="00CB2B3F">
        <w:rPr>
          <w:bCs/>
          <w:szCs w:val="22"/>
        </w:rPr>
        <w:t>사용사업주가</w:t>
      </w:r>
      <w:r w:rsidRPr="00CB2B3F">
        <w:rPr>
          <w:bCs/>
          <w:szCs w:val="22"/>
        </w:rPr>
        <w:t xml:space="preserve"> </w:t>
      </w:r>
      <w:r w:rsidRPr="00CB2B3F">
        <w:rPr>
          <w:bCs/>
          <w:szCs w:val="22"/>
        </w:rPr>
        <w:t>파견기간</w:t>
      </w:r>
      <w:r w:rsidRPr="00CB2B3F">
        <w:rPr>
          <w:bCs/>
          <w:szCs w:val="22"/>
        </w:rPr>
        <w:t xml:space="preserve"> </w:t>
      </w:r>
      <w:r w:rsidRPr="00CB2B3F">
        <w:rPr>
          <w:bCs/>
          <w:szCs w:val="22"/>
        </w:rPr>
        <w:t>제한을</w:t>
      </w:r>
      <w:r w:rsidRPr="00CB2B3F">
        <w:rPr>
          <w:bCs/>
          <w:szCs w:val="22"/>
        </w:rPr>
        <w:t xml:space="preserve"> </w:t>
      </w:r>
      <w:r w:rsidRPr="00CB2B3F">
        <w:rPr>
          <w:bCs/>
          <w:szCs w:val="22"/>
        </w:rPr>
        <w:t>위반하여</w:t>
      </w:r>
      <w:r w:rsidRPr="00CB2B3F">
        <w:rPr>
          <w:bCs/>
          <w:szCs w:val="22"/>
        </w:rPr>
        <w:t xml:space="preserve"> </w:t>
      </w:r>
      <w:r w:rsidRPr="00CB2B3F">
        <w:rPr>
          <w:bCs/>
          <w:szCs w:val="22"/>
        </w:rPr>
        <w:t>파견근로자에게</w:t>
      </w:r>
      <w:r w:rsidRPr="00CB2B3F">
        <w:rPr>
          <w:bCs/>
          <w:szCs w:val="22"/>
        </w:rPr>
        <w:t xml:space="preserve"> </w:t>
      </w:r>
      <w:r w:rsidRPr="00CB2B3F">
        <w:rPr>
          <w:bCs/>
          <w:szCs w:val="22"/>
        </w:rPr>
        <w:t>업무를</w:t>
      </w:r>
      <w:r w:rsidRPr="00CB2B3F">
        <w:rPr>
          <w:bCs/>
          <w:szCs w:val="22"/>
        </w:rPr>
        <w:t xml:space="preserve"> </w:t>
      </w:r>
      <w:r w:rsidRPr="00CB2B3F">
        <w:rPr>
          <w:bCs/>
          <w:szCs w:val="22"/>
        </w:rPr>
        <w:t>계속</w:t>
      </w:r>
      <w:r w:rsidRPr="00CB2B3F">
        <w:rPr>
          <w:bCs/>
          <w:szCs w:val="22"/>
        </w:rPr>
        <w:t xml:space="preserve"> </w:t>
      </w:r>
      <w:r w:rsidRPr="00CB2B3F">
        <w:rPr>
          <w:bCs/>
          <w:szCs w:val="22"/>
        </w:rPr>
        <w:t>수행하도록</w:t>
      </w:r>
      <w:r w:rsidRPr="00CB2B3F">
        <w:rPr>
          <w:bCs/>
          <w:szCs w:val="22"/>
        </w:rPr>
        <w:t xml:space="preserve"> </w:t>
      </w:r>
      <w:r w:rsidRPr="00CB2B3F">
        <w:rPr>
          <w:bCs/>
          <w:szCs w:val="22"/>
        </w:rPr>
        <w:t>한</w:t>
      </w:r>
      <w:r w:rsidRPr="00CB2B3F">
        <w:rPr>
          <w:bCs/>
          <w:szCs w:val="22"/>
        </w:rPr>
        <w:t xml:space="preserve"> </w:t>
      </w:r>
      <w:r w:rsidRPr="00CB2B3F">
        <w:rPr>
          <w:bCs/>
          <w:szCs w:val="22"/>
        </w:rPr>
        <w:t>경우에는</w:t>
      </w:r>
      <w:r w:rsidRPr="00CB2B3F">
        <w:rPr>
          <w:bCs/>
          <w:szCs w:val="22"/>
        </w:rPr>
        <w:t xml:space="preserve">, </w:t>
      </w:r>
      <w:r w:rsidRPr="00CB2B3F">
        <w:rPr>
          <w:bCs/>
          <w:szCs w:val="22"/>
        </w:rPr>
        <w:t>특별한</w:t>
      </w:r>
      <w:r w:rsidRPr="00CB2B3F">
        <w:rPr>
          <w:bCs/>
          <w:szCs w:val="22"/>
        </w:rPr>
        <w:t xml:space="preserve"> </w:t>
      </w:r>
      <w:r w:rsidRPr="00CB2B3F">
        <w:rPr>
          <w:bCs/>
          <w:szCs w:val="22"/>
        </w:rPr>
        <w:t>사정이</w:t>
      </w:r>
      <w:r w:rsidRPr="00CB2B3F">
        <w:rPr>
          <w:bCs/>
          <w:szCs w:val="22"/>
        </w:rPr>
        <w:t xml:space="preserve"> </w:t>
      </w:r>
      <w:r w:rsidRPr="00CB2B3F">
        <w:rPr>
          <w:bCs/>
          <w:szCs w:val="22"/>
        </w:rPr>
        <w:t>없는</w:t>
      </w:r>
      <w:r w:rsidRPr="00CB2B3F">
        <w:rPr>
          <w:bCs/>
          <w:szCs w:val="22"/>
        </w:rPr>
        <w:t xml:space="preserve"> </w:t>
      </w:r>
      <w:r w:rsidRPr="00CB2B3F">
        <w:rPr>
          <w:bCs/>
          <w:szCs w:val="22"/>
        </w:rPr>
        <w:t>한</w:t>
      </w:r>
      <w:r w:rsidRPr="00CB2B3F">
        <w:rPr>
          <w:bCs/>
          <w:szCs w:val="22"/>
        </w:rPr>
        <w:t xml:space="preserve"> </w:t>
      </w:r>
      <w:r w:rsidRPr="00CB2B3F">
        <w:rPr>
          <w:bCs/>
          <w:szCs w:val="22"/>
        </w:rPr>
        <w:t>파견기간</w:t>
      </w:r>
      <w:r w:rsidRPr="00CB2B3F">
        <w:rPr>
          <w:bCs/>
          <w:szCs w:val="22"/>
        </w:rPr>
        <w:t xml:space="preserve"> </w:t>
      </w:r>
      <w:r w:rsidRPr="00CB2B3F">
        <w:rPr>
          <w:bCs/>
          <w:szCs w:val="22"/>
        </w:rPr>
        <w:t>중</w:t>
      </w:r>
      <w:r w:rsidRPr="00CB2B3F">
        <w:rPr>
          <w:bCs/>
          <w:szCs w:val="22"/>
        </w:rPr>
        <w:t xml:space="preserve"> </w:t>
      </w:r>
      <w:r w:rsidRPr="00CB2B3F">
        <w:rPr>
          <w:bCs/>
          <w:szCs w:val="22"/>
        </w:rPr>
        <w:t>파견사업주가</w:t>
      </w:r>
      <w:r w:rsidRPr="00CB2B3F">
        <w:rPr>
          <w:bCs/>
          <w:szCs w:val="22"/>
        </w:rPr>
        <w:t xml:space="preserve"> </w:t>
      </w:r>
      <w:r w:rsidRPr="00CB2B3F">
        <w:rPr>
          <w:bCs/>
          <w:szCs w:val="22"/>
        </w:rPr>
        <w:t>변경되었다는</w:t>
      </w:r>
      <w:r w:rsidRPr="00CB2B3F">
        <w:rPr>
          <w:bCs/>
          <w:szCs w:val="22"/>
        </w:rPr>
        <w:t xml:space="preserve"> </w:t>
      </w:r>
      <w:r w:rsidRPr="00CB2B3F">
        <w:rPr>
          <w:bCs/>
          <w:szCs w:val="22"/>
        </w:rPr>
        <w:t>이유만으로</w:t>
      </w:r>
      <w:r w:rsidRPr="00CB2B3F">
        <w:rPr>
          <w:bCs/>
          <w:szCs w:val="22"/>
        </w:rPr>
        <w:t xml:space="preserve"> </w:t>
      </w:r>
      <w:r w:rsidRPr="00CB2B3F">
        <w:rPr>
          <w:bCs/>
          <w:szCs w:val="22"/>
        </w:rPr>
        <w:t>직접고용간주</w:t>
      </w:r>
      <w:r w:rsidRPr="00CB2B3F">
        <w:rPr>
          <w:bCs/>
          <w:szCs w:val="22"/>
        </w:rPr>
        <w:t xml:space="preserve"> </w:t>
      </w:r>
      <w:r w:rsidRPr="00CB2B3F">
        <w:rPr>
          <w:bCs/>
          <w:szCs w:val="22"/>
        </w:rPr>
        <w:t>규정이나</w:t>
      </w:r>
      <w:r w:rsidRPr="00CB2B3F">
        <w:rPr>
          <w:bCs/>
          <w:szCs w:val="22"/>
        </w:rPr>
        <w:t xml:space="preserve"> </w:t>
      </w:r>
      <w:r w:rsidRPr="00CB2B3F">
        <w:rPr>
          <w:bCs/>
          <w:szCs w:val="22"/>
        </w:rPr>
        <w:t>직접고용의무</w:t>
      </w:r>
      <w:r w:rsidRPr="00CB2B3F">
        <w:rPr>
          <w:bCs/>
          <w:szCs w:val="22"/>
        </w:rPr>
        <w:t xml:space="preserve"> </w:t>
      </w:r>
      <w:r w:rsidRPr="00CB2B3F">
        <w:rPr>
          <w:bCs/>
          <w:szCs w:val="22"/>
        </w:rPr>
        <w:t>규정의</w:t>
      </w:r>
      <w:r w:rsidRPr="00CB2B3F">
        <w:rPr>
          <w:bCs/>
          <w:szCs w:val="22"/>
        </w:rPr>
        <w:t xml:space="preserve"> </w:t>
      </w:r>
      <w:r w:rsidRPr="00CB2B3F">
        <w:rPr>
          <w:bCs/>
          <w:szCs w:val="22"/>
        </w:rPr>
        <w:t>적용을</w:t>
      </w:r>
      <w:r w:rsidRPr="00CB2B3F">
        <w:rPr>
          <w:bCs/>
          <w:szCs w:val="22"/>
        </w:rPr>
        <w:t xml:space="preserve"> </w:t>
      </w:r>
      <w:r w:rsidRPr="00CB2B3F">
        <w:rPr>
          <w:bCs/>
          <w:szCs w:val="22"/>
        </w:rPr>
        <w:t>배제할</w:t>
      </w:r>
      <w:r w:rsidRPr="00CB2B3F">
        <w:rPr>
          <w:bCs/>
          <w:szCs w:val="22"/>
        </w:rPr>
        <w:t xml:space="preserve"> </w:t>
      </w:r>
      <w:r w:rsidRPr="00CB2B3F">
        <w:rPr>
          <w:bCs/>
          <w:szCs w:val="22"/>
        </w:rPr>
        <w:t>수는</w:t>
      </w:r>
      <w:r w:rsidRPr="00CB2B3F">
        <w:rPr>
          <w:bCs/>
          <w:szCs w:val="22"/>
        </w:rPr>
        <w:t xml:space="preserve"> </w:t>
      </w:r>
      <w:r w:rsidRPr="00CB2B3F">
        <w:rPr>
          <w:bCs/>
          <w:szCs w:val="22"/>
        </w:rPr>
        <w:t>없음</w:t>
      </w:r>
      <w:r w:rsidRPr="00CB2B3F">
        <w:rPr>
          <w:bCs/>
          <w:szCs w:val="22"/>
        </w:rPr>
        <w:t>.</w:t>
      </w:r>
    </w:p>
    <w:p w14:paraId="5EF805B3" w14:textId="77777777" w:rsidR="00026A7E" w:rsidRDefault="00026A7E" w:rsidP="00026A7E">
      <w:pPr>
        <w:numPr>
          <w:ilvl w:val="0"/>
          <w:numId w:val="12"/>
        </w:numPr>
        <w:spacing w:after="240"/>
        <w:rPr>
          <w:bCs/>
          <w:szCs w:val="22"/>
          <w:u w:val="single"/>
        </w:rPr>
      </w:pPr>
      <w:r w:rsidRPr="00CB2B3F">
        <w:rPr>
          <w:bCs/>
          <w:szCs w:val="22"/>
          <w:u w:val="single"/>
        </w:rPr>
        <w:t>대상회사</w:t>
      </w:r>
    </w:p>
    <w:p w14:paraId="6BFF8B6D" w14:textId="77777777" w:rsidR="00026A7E" w:rsidRPr="00CB2B3F" w:rsidRDefault="00026A7E" w:rsidP="00026A7E">
      <w:pPr>
        <w:spacing w:after="240"/>
        <w:ind w:left="1361"/>
        <w:rPr>
          <w:bCs/>
          <w:szCs w:val="22"/>
          <w:u w:val="single"/>
        </w:rPr>
      </w:pPr>
      <w:proofErr w:type="spellStart"/>
      <w:r>
        <w:rPr>
          <w:rFonts w:hint="eastAsia"/>
          <w:bCs/>
          <w:szCs w:val="22"/>
          <w:u w:val="single"/>
        </w:rPr>
        <w:lastRenderedPageBreak/>
        <w:t>총무성</w:t>
      </w:r>
      <w:proofErr w:type="spellEnd"/>
      <w:r>
        <w:rPr>
          <w:rFonts w:hint="eastAsia"/>
          <w:bCs/>
          <w:szCs w:val="22"/>
          <w:u w:val="single"/>
        </w:rPr>
        <w:t xml:space="preserve"> </w:t>
      </w:r>
      <w:r>
        <w:rPr>
          <w:rFonts w:hint="eastAsia"/>
          <w:bCs/>
          <w:szCs w:val="22"/>
          <w:u w:val="single"/>
        </w:rPr>
        <w:t>도급업무</w:t>
      </w:r>
    </w:p>
    <w:p w14:paraId="4594C7EA" w14:textId="77777777" w:rsidR="00026A7E" w:rsidRPr="003316B6" w:rsidRDefault="00026A7E" w:rsidP="00026A7E">
      <w:pPr>
        <w:spacing w:after="240" w:line="350" w:lineRule="atLeast"/>
        <w:ind w:left="1361"/>
        <w:rPr>
          <w:kern w:val="0"/>
          <w:szCs w:val="20"/>
        </w:rPr>
      </w:pPr>
      <w:r w:rsidRPr="00CB2B3F">
        <w:rPr>
          <w:szCs w:val="22"/>
        </w:rPr>
        <w:t>대상회사가</w:t>
      </w:r>
      <w:r w:rsidRPr="00CB2B3F">
        <w:rPr>
          <w:szCs w:val="22"/>
        </w:rPr>
        <w:t xml:space="preserve"> </w:t>
      </w:r>
      <w:r w:rsidRPr="00CB2B3F">
        <w:rPr>
          <w:szCs w:val="22"/>
        </w:rPr>
        <w:t>수급업체로</w:t>
      </w:r>
      <w:r w:rsidRPr="00CB2B3F">
        <w:rPr>
          <w:szCs w:val="22"/>
        </w:rPr>
        <w:t xml:space="preserve"> </w:t>
      </w:r>
      <w:r w:rsidRPr="00CB2B3F">
        <w:rPr>
          <w:szCs w:val="22"/>
        </w:rPr>
        <w:t>하여금</w:t>
      </w:r>
      <w:r w:rsidRPr="00CB2B3F">
        <w:rPr>
          <w:szCs w:val="22"/>
        </w:rPr>
        <w:t xml:space="preserve"> </w:t>
      </w:r>
      <w:r w:rsidRPr="00CB2B3F">
        <w:rPr>
          <w:szCs w:val="22"/>
        </w:rPr>
        <w:t>수행하도록</w:t>
      </w:r>
      <w:r w:rsidRPr="00CB2B3F">
        <w:rPr>
          <w:szCs w:val="22"/>
        </w:rPr>
        <w:t xml:space="preserve"> </w:t>
      </w:r>
      <w:r w:rsidRPr="00CB2B3F">
        <w:rPr>
          <w:szCs w:val="22"/>
        </w:rPr>
        <w:t>하는</w:t>
      </w:r>
      <w:r w:rsidRPr="00CB2B3F">
        <w:rPr>
          <w:szCs w:val="22"/>
        </w:rPr>
        <w:t xml:space="preserve"> </w:t>
      </w:r>
      <w:r w:rsidRPr="00CB2B3F">
        <w:rPr>
          <w:szCs w:val="22"/>
        </w:rPr>
        <w:t>업무는</w:t>
      </w:r>
      <w:r w:rsidRPr="00CB2B3F">
        <w:rPr>
          <w:szCs w:val="22"/>
        </w:rPr>
        <w:t xml:space="preserve"> </w:t>
      </w:r>
      <w:r w:rsidRPr="00CB2B3F">
        <w:rPr>
          <w:szCs w:val="22"/>
        </w:rPr>
        <w:t>대부분</w:t>
      </w:r>
      <w:r w:rsidRPr="00CB2B3F">
        <w:rPr>
          <w:szCs w:val="22"/>
        </w:rPr>
        <w:t xml:space="preserve"> </w:t>
      </w:r>
      <w:r w:rsidRPr="00CB2B3F">
        <w:rPr>
          <w:szCs w:val="22"/>
        </w:rPr>
        <w:t>건물관리</w:t>
      </w:r>
      <w:r w:rsidRPr="00CB2B3F">
        <w:rPr>
          <w:szCs w:val="22"/>
        </w:rPr>
        <w:t xml:space="preserve"> </w:t>
      </w:r>
      <w:r w:rsidRPr="00CB2B3F">
        <w:rPr>
          <w:szCs w:val="22"/>
        </w:rPr>
        <w:t>등</w:t>
      </w:r>
      <w:r w:rsidRPr="00CB2B3F">
        <w:rPr>
          <w:szCs w:val="22"/>
        </w:rPr>
        <w:t xml:space="preserve"> </w:t>
      </w:r>
      <w:r w:rsidRPr="00CB2B3F">
        <w:rPr>
          <w:szCs w:val="22"/>
        </w:rPr>
        <w:t>이른바</w:t>
      </w:r>
      <w:r w:rsidRPr="00CB2B3F">
        <w:rPr>
          <w:szCs w:val="22"/>
        </w:rPr>
        <w:t xml:space="preserve"> </w:t>
      </w:r>
      <w:proofErr w:type="spellStart"/>
      <w:r w:rsidRPr="00CB2B3F">
        <w:rPr>
          <w:szCs w:val="22"/>
        </w:rPr>
        <w:t>총무성</w:t>
      </w:r>
      <w:proofErr w:type="spellEnd"/>
      <w:r w:rsidRPr="00CB2B3F">
        <w:rPr>
          <w:szCs w:val="22"/>
        </w:rPr>
        <w:t xml:space="preserve"> </w:t>
      </w:r>
      <w:proofErr w:type="spellStart"/>
      <w:r w:rsidRPr="00CB2B3F">
        <w:rPr>
          <w:szCs w:val="22"/>
        </w:rPr>
        <w:t>도급업무인바</w:t>
      </w:r>
      <w:proofErr w:type="spellEnd"/>
      <w:r w:rsidRPr="00CB2B3F">
        <w:rPr>
          <w:szCs w:val="22"/>
        </w:rPr>
        <w:t xml:space="preserve">, </w:t>
      </w:r>
      <w:r w:rsidRPr="00CB2B3F">
        <w:rPr>
          <w:szCs w:val="22"/>
        </w:rPr>
        <w:t>해당</w:t>
      </w:r>
      <w:r w:rsidRPr="00CB2B3F">
        <w:rPr>
          <w:szCs w:val="22"/>
        </w:rPr>
        <w:t xml:space="preserve"> </w:t>
      </w:r>
      <w:r w:rsidRPr="00CB2B3F">
        <w:rPr>
          <w:szCs w:val="22"/>
        </w:rPr>
        <w:t>업무들에</w:t>
      </w:r>
      <w:r w:rsidRPr="00CB2B3F">
        <w:rPr>
          <w:szCs w:val="22"/>
        </w:rPr>
        <w:t xml:space="preserve"> </w:t>
      </w:r>
      <w:r w:rsidRPr="00CB2B3F">
        <w:rPr>
          <w:szCs w:val="22"/>
        </w:rPr>
        <w:t>관하여는</w:t>
      </w:r>
      <w:r w:rsidRPr="00CB2B3F">
        <w:rPr>
          <w:szCs w:val="22"/>
        </w:rPr>
        <w:t xml:space="preserve"> </w:t>
      </w:r>
      <w:r w:rsidRPr="00CB2B3F">
        <w:rPr>
          <w:szCs w:val="22"/>
        </w:rPr>
        <w:t>근로자파견관계가</w:t>
      </w:r>
      <w:r w:rsidRPr="00CB2B3F">
        <w:rPr>
          <w:szCs w:val="22"/>
        </w:rPr>
        <w:t xml:space="preserve"> </w:t>
      </w:r>
      <w:r w:rsidRPr="00CB2B3F">
        <w:rPr>
          <w:szCs w:val="22"/>
        </w:rPr>
        <w:t>인정될</w:t>
      </w:r>
      <w:r w:rsidRPr="00CB2B3F">
        <w:rPr>
          <w:szCs w:val="22"/>
        </w:rPr>
        <w:t xml:space="preserve"> </w:t>
      </w:r>
      <w:r w:rsidRPr="00CB2B3F">
        <w:rPr>
          <w:szCs w:val="22"/>
        </w:rPr>
        <w:t>가능성은</w:t>
      </w:r>
      <w:r w:rsidRPr="00CB2B3F">
        <w:rPr>
          <w:szCs w:val="22"/>
        </w:rPr>
        <w:t xml:space="preserve"> </w:t>
      </w:r>
      <w:r w:rsidRPr="00CB2B3F">
        <w:rPr>
          <w:szCs w:val="22"/>
        </w:rPr>
        <w:t>낮은</w:t>
      </w:r>
      <w:r w:rsidRPr="00CB2B3F">
        <w:rPr>
          <w:szCs w:val="22"/>
        </w:rPr>
        <w:t xml:space="preserve"> </w:t>
      </w:r>
      <w:r w:rsidRPr="00CB2B3F">
        <w:rPr>
          <w:szCs w:val="22"/>
        </w:rPr>
        <w:t>편임</w:t>
      </w:r>
      <w:r w:rsidRPr="00CB2B3F">
        <w:rPr>
          <w:szCs w:val="22"/>
        </w:rPr>
        <w:t xml:space="preserve">. </w:t>
      </w:r>
      <w:r>
        <w:rPr>
          <w:rFonts w:hint="eastAsia"/>
          <w:szCs w:val="22"/>
        </w:rPr>
        <w:t>답변에</w:t>
      </w:r>
      <w:r>
        <w:rPr>
          <w:rFonts w:hint="eastAsia"/>
          <w:szCs w:val="22"/>
        </w:rPr>
        <w:t xml:space="preserve"> </w:t>
      </w:r>
      <w:r>
        <w:rPr>
          <w:rFonts w:hint="eastAsia"/>
          <w:szCs w:val="22"/>
        </w:rPr>
        <w:t>의하면</w:t>
      </w:r>
      <w:r w:rsidRPr="00CB2B3F">
        <w:rPr>
          <w:szCs w:val="22"/>
        </w:rPr>
        <w:t xml:space="preserve"> </w:t>
      </w:r>
      <w:r>
        <w:rPr>
          <w:rFonts w:hint="eastAsia"/>
          <w:szCs w:val="22"/>
        </w:rPr>
        <w:t>도급업무</w:t>
      </w:r>
      <w:r>
        <w:rPr>
          <w:rFonts w:hint="eastAsia"/>
          <w:szCs w:val="22"/>
        </w:rPr>
        <w:t xml:space="preserve"> </w:t>
      </w:r>
      <w:r>
        <w:rPr>
          <w:rFonts w:hint="eastAsia"/>
          <w:szCs w:val="22"/>
        </w:rPr>
        <w:t>중</w:t>
      </w:r>
      <w:r>
        <w:rPr>
          <w:rFonts w:hint="eastAsia"/>
          <w:szCs w:val="22"/>
        </w:rPr>
        <w:t xml:space="preserve"> </w:t>
      </w:r>
      <w:r>
        <w:rPr>
          <w:rFonts w:hint="eastAsia"/>
          <w:szCs w:val="22"/>
        </w:rPr>
        <w:t>대상회사</w:t>
      </w:r>
      <w:r w:rsidRPr="00CB2B3F">
        <w:rPr>
          <w:szCs w:val="22"/>
        </w:rPr>
        <w:t xml:space="preserve"> </w:t>
      </w:r>
      <w:r w:rsidRPr="00CB2B3F">
        <w:rPr>
          <w:szCs w:val="22"/>
        </w:rPr>
        <w:t>근로자들과</w:t>
      </w:r>
      <w:r w:rsidRPr="00CB2B3F">
        <w:rPr>
          <w:szCs w:val="22"/>
        </w:rPr>
        <w:t xml:space="preserve"> </w:t>
      </w:r>
      <w:r w:rsidRPr="00CB2B3F">
        <w:rPr>
          <w:szCs w:val="22"/>
        </w:rPr>
        <w:t>수급업체</w:t>
      </w:r>
      <w:r w:rsidRPr="00CB2B3F">
        <w:rPr>
          <w:szCs w:val="22"/>
        </w:rPr>
        <w:t xml:space="preserve"> </w:t>
      </w:r>
      <w:r w:rsidRPr="00CB2B3F">
        <w:rPr>
          <w:szCs w:val="22"/>
        </w:rPr>
        <w:t>근로자들</w:t>
      </w:r>
      <w:r w:rsidRPr="00CB2B3F">
        <w:rPr>
          <w:szCs w:val="22"/>
        </w:rPr>
        <w:t xml:space="preserve"> </w:t>
      </w:r>
      <w:r w:rsidRPr="00CB2B3F">
        <w:rPr>
          <w:szCs w:val="22"/>
        </w:rPr>
        <w:t>사이에</w:t>
      </w:r>
      <w:r w:rsidRPr="00CB2B3F">
        <w:rPr>
          <w:szCs w:val="22"/>
        </w:rPr>
        <w:t xml:space="preserve"> </w:t>
      </w:r>
      <w:r w:rsidRPr="00CB2B3F">
        <w:rPr>
          <w:szCs w:val="22"/>
        </w:rPr>
        <w:t>업무</w:t>
      </w:r>
      <w:r w:rsidRPr="00CB2B3F">
        <w:rPr>
          <w:szCs w:val="22"/>
        </w:rPr>
        <w:t xml:space="preserve"> </w:t>
      </w:r>
      <w:r w:rsidRPr="00CB2B3F">
        <w:rPr>
          <w:szCs w:val="22"/>
        </w:rPr>
        <w:t>접점이</w:t>
      </w:r>
      <w:r w:rsidRPr="00CB2B3F">
        <w:rPr>
          <w:szCs w:val="22"/>
        </w:rPr>
        <w:t xml:space="preserve"> </w:t>
      </w:r>
      <w:r>
        <w:rPr>
          <w:rFonts w:hint="eastAsia"/>
          <w:szCs w:val="22"/>
        </w:rPr>
        <w:t>있는</w:t>
      </w:r>
      <w:r w:rsidRPr="00CB2B3F">
        <w:rPr>
          <w:szCs w:val="22"/>
        </w:rPr>
        <w:t xml:space="preserve"> </w:t>
      </w:r>
      <w:r w:rsidRPr="00CB2B3F">
        <w:rPr>
          <w:kern w:val="0"/>
          <w:szCs w:val="20"/>
        </w:rPr>
        <w:t>물류</w:t>
      </w:r>
      <w:r w:rsidRPr="00CB2B3F">
        <w:rPr>
          <w:kern w:val="0"/>
          <w:szCs w:val="20"/>
        </w:rPr>
        <w:t xml:space="preserve"> </w:t>
      </w:r>
      <w:r w:rsidRPr="00CB2B3F">
        <w:rPr>
          <w:kern w:val="0"/>
          <w:szCs w:val="20"/>
        </w:rPr>
        <w:t>제품</w:t>
      </w:r>
      <w:r w:rsidRPr="00CB2B3F">
        <w:rPr>
          <w:kern w:val="0"/>
          <w:szCs w:val="20"/>
        </w:rPr>
        <w:t xml:space="preserve"> </w:t>
      </w:r>
      <w:r w:rsidRPr="00CB2B3F">
        <w:rPr>
          <w:kern w:val="0"/>
          <w:szCs w:val="20"/>
        </w:rPr>
        <w:t>하역</w:t>
      </w:r>
      <w:r w:rsidRPr="00CB2B3F">
        <w:rPr>
          <w:kern w:val="0"/>
          <w:szCs w:val="20"/>
        </w:rPr>
        <w:t xml:space="preserve"> </w:t>
      </w:r>
      <w:r w:rsidRPr="00CB2B3F">
        <w:rPr>
          <w:kern w:val="0"/>
          <w:szCs w:val="20"/>
        </w:rPr>
        <w:t>업무</w:t>
      </w:r>
      <w:r w:rsidRPr="00CB2B3F">
        <w:rPr>
          <w:kern w:val="0"/>
          <w:szCs w:val="20"/>
        </w:rPr>
        <w:t xml:space="preserve">, </w:t>
      </w:r>
      <w:r w:rsidRPr="00CB2B3F">
        <w:rPr>
          <w:kern w:val="0"/>
          <w:szCs w:val="20"/>
        </w:rPr>
        <w:t>정보화</w:t>
      </w:r>
      <w:r w:rsidRPr="00CB2B3F">
        <w:rPr>
          <w:kern w:val="0"/>
          <w:szCs w:val="20"/>
        </w:rPr>
        <w:t xml:space="preserve">(IT) </w:t>
      </w:r>
      <w:r w:rsidRPr="00CB2B3F">
        <w:rPr>
          <w:kern w:val="0"/>
          <w:szCs w:val="20"/>
        </w:rPr>
        <w:t>업무</w:t>
      </w:r>
      <w:r>
        <w:rPr>
          <w:rFonts w:hint="eastAsia"/>
          <w:kern w:val="0"/>
          <w:szCs w:val="20"/>
        </w:rPr>
        <w:t>에</w:t>
      </w:r>
      <w:r>
        <w:rPr>
          <w:rFonts w:hint="eastAsia"/>
          <w:kern w:val="0"/>
          <w:szCs w:val="20"/>
        </w:rPr>
        <w:t xml:space="preserve"> </w:t>
      </w:r>
      <w:r>
        <w:rPr>
          <w:rFonts w:hint="eastAsia"/>
          <w:kern w:val="0"/>
          <w:szCs w:val="20"/>
        </w:rPr>
        <w:t>관하여</w:t>
      </w:r>
      <w:r>
        <w:rPr>
          <w:rFonts w:hint="eastAsia"/>
          <w:kern w:val="0"/>
          <w:szCs w:val="20"/>
        </w:rPr>
        <w:t xml:space="preserve">, </w:t>
      </w:r>
      <w:r>
        <w:rPr>
          <w:rFonts w:hint="eastAsia"/>
          <w:kern w:val="0"/>
          <w:szCs w:val="20"/>
        </w:rPr>
        <w:t>대상회사의</w:t>
      </w:r>
      <w:r>
        <w:rPr>
          <w:rFonts w:hint="eastAsia"/>
          <w:kern w:val="0"/>
          <w:szCs w:val="20"/>
        </w:rPr>
        <w:t xml:space="preserve"> </w:t>
      </w:r>
      <w:r>
        <w:rPr>
          <w:rFonts w:hint="eastAsia"/>
          <w:kern w:val="0"/>
          <w:szCs w:val="20"/>
        </w:rPr>
        <w:t>수급업체</w:t>
      </w:r>
      <w:r>
        <w:rPr>
          <w:rFonts w:hint="eastAsia"/>
          <w:kern w:val="0"/>
          <w:szCs w:val="20"/>
        </w:rPr>
        <w:t xml:space="preserve"> </w:t>
      </w:r>
      <w:r>
        <w:rPr>
          <w:rFonts w:hint="eastAsia"/>
          <w:kern w:val="0"/>
          <w:szCs w:val="20"/>
        </w:rPr>
        <w:t>근로자들에</w:t>
      </w:r>
      <w:r>
        <w:rPr>
          <w:rFonts w:hint="eastAsia"/>
          <w:kern w:val="0"/>
          <w:szCs w:val="20"/>
        </w:rPr>
        <w:t xml:space="preserve"> </w:t>
      </w:r>
      <w:r>
        <w:rPr>
          <w:rFonts w:hint="eastAsia"/>
          <w:kern w:val="0"/>
          <w:szCs w:val="20"/>
        </w:rPr>
        <w:t>대한</w:t>
      </w:r>
      <w:r>
        <w:rPr>
          <w:rFonts w:hint="eastAsia"/>
          <w:kern w:val="0"/>
          <w:szCs w:val="20"/>
        </w:rPr>
        <w:t xml:space="preserve"> </w:t>
      </w:r>
      <w:r>
        <w:rPr>
          <w:rFonts w:hint="eastAsia"/>
          <w:kern w:val="0"/>
          <w:szCs w:val="20"/>
        </w:rPr>
        <w:t>직접</w:t>
      </w:r>
      <w:r>
        <w:rPr>
          <w:rFonts w:hint="eastAsia"/>
          <w:kern w:val="0"/>
          <w:szCs w:val="20"/>
        </w:rPr>
        <w:t xml:space="preserve"> </w:t>
      </w:r>
      <w:r>
        <w:rPr>
          <w:rFonts w:hint="eastAsia"/>
          <w:kern w:val="0"/>
          <w:szCs w:val="20"/>
        </w:rPr>
        <w:t>업무지시가</w:t>
      </w:r>
      <w:r>
        <w:rPr>
          <w:rFonts w:hint="eastAsia"/>
          <w:kern w:val="0"/>
          <w:szCs w:val="20"/>
        </w:rPr>
        <w:t xml:space="preserve"> </w:t>
      </w:r>
      <w:r>
        <w:rPr>
          <w:rFonts w:hint="eastAsia"/>
          <w:kern w:val="0"/>
          <w:szCs w:val="20"/>
        </w:rPr>
        <w:t>이루어지는</w:t>
      </w:r>
      <w:r>
        <w:rPr>
          <w:rFonts w:hint="eastAsia"/>
          <w:kern w:val="0"/>
          <w:szCs w:val="20"/>
        </w:rPr>
        <w:t xml:space="preserve"> </w:t>
      </w:r>
      <w:r>
        <w:rPr>
          <w:rFonts w:hint="eastAsia"/>
          <w:kern w:val="0"/>
          <w:szCs w:val="20"/>
        </w:rPr>
        <w:t>일은</w:t>
      </w:r>
      <w:r>
        <w:rPr>
          <w:rFonts w:hint="eastAsia"/>
          <w:kern w:val="0"/>
          <w:szCs w:val="20"/>
        </w:rPr>
        <w:t xml:space="preserve"> </w:t>
      </w:r>
      <w:r>
        <w:rPr>
          <w:rFonts w:hint="eastAsia"/>
          <w:kern w:val="0"/>
          <w:szCs w:val="20"/>
        </w:rPr>
        <w:t>없고</w:t>
      </w:r>
      <w:r>
        <w:rPr>
          <w:rFonts w:hint="eastAsia"/>
          <w:kern w:val="0"/>
          <w:szCs w:val="20"/>
        </w:rPr>
        <w:t>,</w:t>
      </w:r>
      <w:r>
        <w:rPr>
          <w:kern w:val="0"/>
          <w:szCs w:val="20"/>
        </w:rPr>
        <w:t xml:space="preserve"> </w:t>
      </w:r>
      <w:r>
        <w:rPr>
          <w:rFonts w:hint="eastAsia"/>
          <w:kern w:val="0"/>
          <w:szCs w:val="20"/>
        </w:rPr>
        <w:t>대상회사</w:t>
      </w:r>
      <w:r>
        <w:rPr>
          <w:rFonts w:hint="eastAsia"/>
          <w:kern w:val="0"/>
          <w:szCs w:val="20"/>
        </w:rPr>
        <w:t xml:space="preserve"> </w:t>
      </w:r>
      <w:r>
        <w:rPr>
          <w:rFonts w:hint="eastAsia"/>
          <w:kern w:val="0"/>
          <w:szCs w:val="20"/>
        </w:rPr>
        <w:t>근로자들과</w:t>
      </w:r>
      <w:r>
        <w:rPr>
          <w:rFonts w:hint="eastAsia"/>
          <w:kern w:val="0"/>
          <w:szCs w:val="20"/>
        </w:rPr>
        <w:t xml:space="preserve"> </w:t>
      </w:r>
      <w:r>
        <w:rPr>
          <w:rFonts w:hint="eastAsia"/>
          <w:kern w:val="0"/>
          <w:szCs w:val="20"/>
        </w:rPr>
        <w:t>수급업체</w:t>
      </w:r>
      <w:r>
        <w:rPr>
          <w:rFonts w:hint="eastAsia"/>
          <w:kern w:val="0"/>
          <w:szCs w:val="20"/>
        </w:rPr>
        <w:t xml:space="preserve"> </w:t>
      </w:r>
      <w:r>
        <w:rPr>
          <w:rFonts w:hint="eastAsia"/>
          <w:kern w:val="0"/>
          <w:szCs w:val="20"/>
        </w:rPr>
        <w:t>근로자들이</w:t>
      </w:r>
      <w:r>
        <w:rPr>
          <w:rFonts w:hint="eastAsia"/>
          <w:kern w:val="0"/>
          <w:szCs w:val="20"/>
        </w:rPr>
        <w:t xml:space="preserve"> </w:t>
      </w:r>
      <w:r>
        <w:rPr>
          <w:rFonts w:hint="eastAsia"/>
          <w:kern w:val="0"/>
          <w:szCs w:val="20"/>
        </w:rPr>
        <w:t>혼재되어</w:t>
      </w:r>
      <w:r>
        <w:rPr>
          <w:rFonts w:hint="eastAsia"/>
          <w:kern w:val="0"/>
          <w:szCs w:val="20"/>
        </w:rPr>
        <w:t xml:space="preserve"> </w:t>
      </w:r>
      <w:r>
        <w:rPr>
          <w:rFonts w:hint="eastAsia"/>
          <w:kern w:val="0"/>
          <w:szCs w:val="20"/>
        </w:rPr>
        <w:t>근무하는</w:t>
      </w:r>
      <w:r>
        <w:rPr>
          <w:rFonts w:hint="eastAsia"/>
          <w:kern w:val="0"/>
          <w:szCs w:val="20"/>
        </w:rPr>
        <w:t xml:space="preserve"> </w:t>
      </w:r>
      <w:r>
        <w:rPr>
          <w:rFonts w:hint="eastAsia"/>
          <w:kern w:val="0"/>
          <w:szCs w:val="20"/>
        </w:rPr>
        <w:t>경우도</w:t>
      </w:r>
      <w:r>
        <w:rPr>
          <w:rFonts w:hint="eastAsia"/>
          <w:kern w:val="0"/>
          <w:szCs w:val="20"/>
        </w:rPr>
        <w:t xml:space="preserve"> </w:t>
      </w:r>
      <w:proofErr w:type="spellStart"/>
      <w:r>
        <w:rPr>
          <w:rFonts w:hint="eastAsia"/>
          <w:kern w:val="0"/>
          <w:szCs w:val="20"/>
        </w:rPr>
        <w:t>없는바</w:t>
      </w:r>
      <w:proofErr w:type="spellEnd"/>
      <w:r>
        <w:rPr>
          <w:rFonts w:hint="eastAsia"/>
          <w:kern w:val="0"/>
          <w:szCs w:val="20"/>
        </w:rPr>
        <w:t>,</w:t>
      </w:r>
      <w:r>
        <w:rPr>
          <w:kern w:val="0"/>
          <w:szCs w:val="20"/>
        </w:rPr>
        <w:t xml:space="preserve"> </w:t>
      </w:r>
      <w:r>
        <w:rPr>
          <w:rFonts w:hint="eastAsia"/>
          <w:kern w:val="0"/>
          <w:szCs w:val="20"/>
        </w:rPr>
        <w:t>해당</w:t>
      </w:r>
      <w:r>
        <w:rPr>
          <w:rFonts w:hint="eastAsia"/>
          <w:kern w:val="0"/>
          <w:szCs w:val="20"/>
        </w:rPr>
        <w:t xml:space="preserve"> </w:t>
      </w:r>
      <w:r>
        <w:rPr>
          <w:rFonts w:hint="eastAsia"/>
          <w:kern w:val="0"/>
          <w:szCs w:val="20"/>
        </w:rPr>
        <w:t>업무들에</w:t>
      </w:r>
      <w:r>
        <w:rPr>
          <w:rFonts w:hint="eastAsia"/>
          <w:kern w:val="0"/>
          <w:szCs w:val="20"/>
        </w:rPr>
        <w:t xml:space="preserve"> </w:t>
      </w:r>
      <w:r>
        <w:rPr>
          <w:rFonts w:hint="eastAsia"/>
          <w:kern w:val="0"/>
          <w:szCs w:val="20"/>
        </w:rPr>
        <w:t>관하여도</w:t>
      </w:r>
      <w:r>
        <w:rPr>
          <w:rFonts w:hint="eastAsia"/>
          <w:kern w:val="0"/>
          <w:szCs w:val="20"/>
        </w:rPr>
        <w:t xml:space="preserve"> </w:t>
      </w:r>
      <w:r>
        <w:rPr>
          <w:rFonts w:hint="eastAsia"/>
          <w:kern w:val="0"/>
          <w:szCs w:val="20"/>
        </w:rPr>
        <w:t>근로자파견관계가</w:t>
      </w:r>
      <w:r>
        <w:rPr>
          <w:rFonts w:hint="eastAsia"/>
          <w:kern w:val="0"/>
          <w:szCs w:val="20"/>
        </w:rPr>
        <w:t xml:space="preserve"> </w:t>
      </w:r>
      <w:r>
        <w:rPr>
          <w:rFonts w:hint="eastAsia"/>
          <w:kern w:val="0"/>
          <w:szCs w:val="20"/>
        </w:rPr>
        <w:t>인정될</w:t>
      </w:r>
      <w:r>
        <w:rPr>
          <w:rFonts w:hint="eastAsia"/>
          <w:kern w:val="0"/>
          <w:szCs w:val="20"/>
        </w:rPr>
        <w:t xml:space="preserve"> </w:t>
      </w:r>
      <w:r>
        <w:rPr>
          <w:rFonts w:hint="eastAsia"/>
          <w:kern w:val="0"/>
          <w:szCs w:val="20"/>
        </w:rPr>
        <w:t>가능성은</w:t>
      </w:r>
      <w:r>
        <w:rPr>
          <w:rFonts w:hint="eastAsia"/>
          <w:kern w:val="0"/>
          <w:szCs w:val="20"/>
        </w:rPr>
        <w:t xml:space="preserve"> </w:t>
      </w:r>
      <w:r>
        <w:rPr>
          <w:rFonts w:hint="eastAsia"/>
          <w:kern w:val="0"/>
          <w:szCs w:val="20"/>
        </w:rPr>
        <w:t>낮을</w:t>
      </w:r>
      <w:r>
        <w:rPr>
          <w:rFonts w:hint="eastAsia"/>
          <w:kern w:val="0"/>
          <w:szCs w:val="20"/>
        </w:rPr>
        <w:t xml:space="preserve"> </w:t>
      </w:r>
      <w:r>
        <w:rPr>
          <w:rFonts w:hint="eastAsia"/>
          <w:kern w:val="0"/>
          <w:szCs w:val="20"/>
        </w:rPr>
        <w:t>것으로</w:t>
      </w:r>
      <w:r>
        <w:rPr>
          <w:rFonts w:hint="eastAsia"/>
          <w:kern w:val="0"/>
          <w:szCs w:val="20"/>
        </w:rPr>
        <w:t xml:space="preserve"> </w:t>
      </w:r>
      <w:r>
        <w:rPr>
          <w:rFonts w:hint="eastAsia"/>
          <w:kern w:val="0"/>
          <w:szCs w:val="20"/>
        </w:rPr>
        <w:t>보임</w:t>
      </w:r>
      <w:r>
        <w:rPr>
          <w:rFonts w:hint="eastAsia"/>
          <w:kern w:val="0"/>
          <w:szCs w:val="20"/>
        </w:rPr>
        <w:t>.</w:t>
      </w:r>
    </w:p>
    <w:p w14:paraId="77C62476" w14:textId="77777777" w:rsidR="00026A7E" w:rsidRPr="001E1B34" w:rsidRDefault="00026A7E" w:rsidP="00026A7E">
      <w:pPr>
        <w:spacing w:after="240" w:line="370" w:lineRule="atLeast"/>
        <w:ind w:left="1361"/>
        <w:rPr>
          <w:kern w:val="0"/>
          <w:szCs w:val="20"/>
          <w:u w:val="single"/>
        </w:rPr>
      </w:pPr>
      <w:r w:rsidRPr="001E1B34">
        <w:rPr>
          <w:rFonts w:hint="eastAsia"/>
          <w:kern w:val="0"/>
          <w:szCs w:val="20"/>
          <w:u w:val="single"/>
        </w:rPr>
        <w:t>생산업무</w:t>
      </w:r>
    </w:p>
    <w:p w14:paraId="0771B583" w14:textId="77777777" w:rsidR="00026A7E" w:rsidRPr="00CB2B3F" w:rsidRDefault="00026A7E" w:rsidP="00026A7E">
      <w:pPr>
        <w:spacing w:after="240" w:line="370" w:lineRule="atLeast"/>
        <w:ind w:left="1361"/>
        <w:rPr>
          <w:szCs w:val="22"/>
        </w:rPr>
      </w:pPr>
      <w:r w:rsidRPr="00CB2B3F">
        <w:rPr>
          <w:kern w:val="0"/>
          <w:szCs w:val="20"/>
        </w:rPr>
        <w:t>대상회사의</w:t>
      </w:r>
      <w:r w:rsidRPr="00CB2B3F">
        <w:rPr>
          <w:kern w:val="0"/>
          <w:szCs w:val="20"/>
        </w:rPr>
        <w:t xml:space="preserve"> </w:t>
      </w:r>
      <w:r w:rsidRPr="00CB2B3F">
        <w:rPr>
          <w:kern w:val="0"/>
          <w:szCs w:val="20"/>
        </w:rPr>
        <w:t>생산업무에</w:t>
      </w:r>
      <w:r w:rsidRPr="00CB2B3F">
        <w:rPr>
          <w:kern w:val="0"/>
          <w:szCs w:val="20"/>
        </w:rPr>
        <w:t xml:space="preserve"> </w:t>
      </w:r>
      <w:r w:rsidRPr="00CB2B3F">
        <w:rPr>
          <w:kern w:val="0"/>
          <w:szCs w:val="20"/>
        </w:rPr>
        <w:t>관하여</w:t>
      </w:r>
      <w:r w:rsidRPr="00CB2B3F">
        <w:rPr>
          <w:kern w:val="0"/>
          <w:szCs w:val="20"/>
        </w:rPr>
        <w:t xml:space="preserve"> </w:t>
      </w:r>
      <w:r w:rsidRPr="00CB2B3F">
        <w:rPr>
          <w:kern w:val="0"/>
          <w:szCs w:val="20"/>
        </w:rPr>
        <w:t>성현기업이</w:t>
      </w:r>
      <w:r w:rsidRPr="00CB2B3F">
        <w:rPr>
          <w:kern w:val="0"/>
          <w:szCs w:val="20"/>
        </w:rPr>
        <w:t xml:space="preserve"> </w:t>
      </w:r>
      <w:r w:rsidRPr="00CB2B3F">
        <w:rPr>
          <w:kern w:val="0"/>
          <w:szCs w:val="20"/>
        </w:rPr>
        <w:t>수행하고</w:t>
      </w:r>
      <w:r w:rsidRPr="00CB2B3F">
        <w:rPr>
          <w:kern w:val="0"/>
          <w:szCs w:val="20"/>
        </w:rPr>
        <w:t xml:space="preserve"> </w:t>
      </w:r>
      <w:r w:rsidRPr="00CB2B3F">
        <w:rPr>
          <w:kern w:val="0"/>
          <w:szCs w:val="20"/>
        </w:rPr>
        <w:t>있는</w:t>
      </w:r>
      <w:r w:rsidRPr="00CB2B3F">
        <w:rPr>
          <w:kern w:val="0"/>
          <w:szCs w:val="20"/>
        </w:rPr>
        <w:t xml:space="preserve"> </w:t>
      </w:r>
      <w:r w:rsidRPr="00CB2B3F">
        <w:rPr>
          <w:kern w:val="0"/>
          <w:szCs w:val="20"/>
        </w:rPr>
        <w:t>현장</w:t>
      </w:r>
      <w:r w:rsidRPr="00CB2B3F">
        <w:rPr>
          <w:kern w:val="0"/>
          <w:szCs w:val="20"/>
        </w:rPr>
        <w:t xml:space="preserve"> </w:t>
      </w:r>
      <w:proofErr w:type="spellStart"/>
      <w:r w:rsidRPr="00CB2B3F">
        <w:rPr>
          <w:kern w:val="0"/>
          <w:szCs w:val="20"/>
        </w:rPr>
        <w:t>날물관리</w:t>
      </w:r>
      <w:proofErr w:type="spellEnd"/>
      <w:r w:rsidRPr="00CB2B3F">
        <w:rPr>
          <w:kern w:val="0"/>
          <w:szCs w:val="20"/>
        </w:rPr>
        <w:t xml:space="preserve"> </w:t>
      </w:r>
      <w:r w:rsidRPr="00CB2B3F">
        <w:rPr>
          <w:kern w:val="0"/>
          <w:szCs w:val="20"/>
        </w:rPr>
        <w:t>업무는</w:t>
      </w:r>
      <w:r w:rsidRPr="00CB2B3F">
        <w:rPr>
          <w:kern w:val="0"/>
          <w:szCs w:val="20"/>
        </w:rPr>
        <w:t xml:space="preserve">, </w:t>
      </w:r>
      <w:r w:rsidRPr="00CB2B3F">
        <w:rPr>
          <w:kern w:val="0"/>
          <w:szCs w:val="20"/>
        </w:rPr>
        <w:t>그</w:t>
      </w:r>
      <w:r w:rsidRPr="00CB2B3F">
        <w:rPr>
          <w:kern w:val="0"/>
          <w:szCs w:val="20"/>
        </w:rPr>
        <w:t xml:space="preserve"> </w:t>
      </w:r>
      <w:r w:rsidRPr="00CB2B3F">
        <w:rPr>
          <w:kern w:val="0"/>
          <w:szCs w:val="20"/>
        </w:rPr>
        <w:t>성질상</w:t>
      </w:r>
      <w:r w:rsidRPr="00CB2B3F">
        <w:rPr>
          <w:kern w:val="0"/>
          <w:szCs w:val="20"/>
        </w:rPr>
        <w:t xml:space="preserve"> </w:t>
      </w:r>
      <w:r w:rsidRPr="00CB2B3F">
        <w:rPr>
          <w:kern w:val="0"/>
          <w:szCs w:val="20"/>
        </w:rPr>
        <w:t>대상회사</w:t>
      </w:r>
      <w:r w:rsidRPr="00CB2B3F">
        <w:rPr>
          <w:kern w:val="0"/>
          <w:szCs w:val="20"/>
        </w:rPr>
        <w:t xml:space="preserve"> </w:t>
      </w:r>
      <w:r w:rsidRPr="00CB2B3F">
        <w:rPr>
          <w:kern w:val="0"/>
          <w:szCs w:val="20"/>
        </w:rPr>
        <w:t>근로자들의</w:t>
      </w:r>
      <w:r w:rsidRPr="00CB2B3F">
        <w:rPr>
          <w:kern w:val="0"/>
          <w:szCs w:val="20"/>
        </w:rPr>
        <w:t xml:space="preserve"> </w:t>
      </w:r>
      <w:r w:rsidRPr="00CB2B3F">
        <w:rPr>
          <w:kern w:val="0"/>
          <w:szCs w:val="20"/>
        </w:rPr>
        <w:t>구체적인</w:t>
      </w:r>
      <w:r w:rsidRPr="00CB2B3F">
        <w:rPr>
          <w:kern w:val="0"/>
          <w:szCs w:val="20"/>
        </w:rPr>
        <w:t xml:space="preserve"> </w:t>
      </w:r>
      <w:r w:rsidRPr="00CB2B3F">
        <w:rPr>
          <w:kern w:val="0"/>
          <w:szCs w:val="20"/>
        </w:rPr>
        <w:t>업무지시가</w:t>
      </w:r>
      <w:r w:rsidRPr="00CB2B3F">
        <w:rPr>
          <w:kern w:val="0"/>
          <w:szCs w:val="20"/>
        </w:rPr>
        <w:t xml:space="preserve"> </w:t>
      </w:r>
      <w:r w:rsidRPr="00CB2B3F">
        <w:rPr>
          <w:kern w:val="0"/>
          <w:szCs w:val="20"/>
        </w:rPr>
        <w:t>이루어지기</w:t>
      </w:r>
      <w:r w:rsidRPr="00CB2B3F">
        <w:rPr>
          <w:kern w:val="0"/>
          <w:szCs w:val="20"/>
        </w:rPr>
        <w:t xml:space="preserve"> </w:t>
      </w:r>
      <w:r w:rsidRPr="00CB2B3F">
        <w:rPr>
          <w:kern w:val="0"/>
          <w:szCs w:val="20"/>
        </w:rPr>
        <w:t>어려울</w:t>
      </w:r>
      <w:r w:rsidRPr="00CB2B3F">
        <w:rPr>
          <w:kern w:val="0"/>
          <w:szCs w:val="20"/>
        </w:rPr>
        <w:t xml:space="preserve"> </w:t>
      </w:r>
      <w:r w:rsidRPr="00CB2B3F">
        <w:rPr>
          <w:kern w:val="0"/>
          <w:szCs w:val="20"/>
        </w:rPr>
        <w:t>것으로</w:t>
      </w:r>
      <w:r w:rsidRPr="00CB2B3F">
        <w:rPr>
          <w:kern w:val="0"/>
          <w:szCs w:val="20"/>
        </w:rPr>
        <w:t xml:space="preserve"> </w:t>
      </w:r>
      <w:r w:rsidRPr="00CB2B3F">
        <w:rPr>
          <w:kern w:val="0"/>
          <w:szCs w:val="20"/>
        </w:rPr>
        <w:t>보이고</w:t>
      </w:r>
      <w:r w:rsidRPr="00CB2B3F">
        <w:rPr>
          <w:kern w:val="0"/>
          <w:szCs w:val="20"/>
        </w:rPr>
        <w:t xml:space="preserve">, </w:t>
      </w:r>
      <w:r w:rsidRPr="00CB2B3F">
        <w:rPr>
          <w:kern w:val="0"/>
          <w:szCs w:val="20"/>
        </w:rPr>
        <w:t>대상회사</w:t>
      </w:r>
      <w:r w:rsidRPr="00CB2B3F">
        <w:rPr>
          <w:kern w:val="0"/>
          <w:szCs w:val="20"/>
        </w:rPr>
        <w:t xml:space="preserve"> </w:t>
      </w:r>
      <w:r w:rsidRPr="00CB2B3F">
        <w:rPr>
          <w:kern w:val="0"/>
          <w:szCs w:val="20"/>
        </w:rPr>
        <w:t>근로자들의</w:t>
      </w:r>
      <w:r w:rsidRPr="00CB2B3F">
        <w:rPr>
          <w:kern w:val="0"/>
          <w:szCs w:val="20"/>
        </w:rPr>
        <w:t xml:space="preserve"> </w:t>
      </w:r>
      <w:r w:rsidRPr="00CB2B3F">
        <w:rPr>
          <w:kern w:val="0"/>
          <w:szCs w:val="20"/>
        </w:rPr>
        <w:t>업무와</w:t>
      </w:r>
      <w:r w:rsidRPr="00CB2B3F">
        <w:rPr>
          <w:kern w:val="0"/>
          <w:szCs w:val="20"/>
        </w:rPr>
        <w:t xml:space="preserve"> </w:t>
      </w:r>
      <w:r w:rsidRPr="00CB2B3F">
        <w:rPr>
          <w:kern w:val="0"/>
          <w:szCs w:val="20"/>
        </w:rPr>
        <w:t>명확히</w:t>
      </w:r>
      <w:r w:rsidRPr="00CB2B3F">
        <w:rPr>
          <w:kern w:val="0"/>
          <w:szCs w:val="20"/>
        </w:rPr>
        <w:t xml:space="preserve"> </w:t>
      </w:r>
      <w:r w:rsidRPr="00CB2B3F">
        <w:rPr>
          <w:kern w:val="0"/>
          <w:szCs w:val="20"/>
        </w:rPr>
        <w:t>구분되는</w:t>
      </w:r>
      <w:r w:rsidRPr="00CB2B3F">
        <w:rPr>
          <w:kern w:val="0"/>
          <w:szCs w:val="20"/>
        </w:rPr>
        <w:t xml:space="preserve"> </w:t>
      </w:r>
      <w:r w:rsidRPr="00CB2B3F">
        <w:rPr>
          <w:kern w:val="0"/>
          <w:szCs w:val="20"/>
        </w:rPr>
        <w:t>업무이며</w:t>
      </w:r>
      <w:r w:rsidRPr="00CB2B3F">
        <w:rPr>
          <w:kern w:val="0"/>
          <w:szCs w:val="20"/>
        </w:rPr>
        <w:t xml:space="preserve">, </w:t>
      </w:r>
      <w:r w:rsidRPr="00CB2B3F">
        <w:rPr>
          <w:kern w:val="0"/>
          <w:szCs w:val="20"/>
        </w:rPr>
        <w:t>그</w:t>
      </w:r>
      <w:r w:rsidRPr="00CB2B3F">
        <w:rPr>
          <w:kern w:val="0"/>
          <w:szCs w:val="20"/>
        </w:rPr>
        <w:t xml:space="preserve"> </w:t>
      </w:r>
      <w:r w:rsidRPr="00CB2B3F">
        <w:rPr>
          <w:kern w:val="0"/>
          <w:szCs w:val="20"/>
        </w:rPr>
        <w:t>범위도</w:t>
      </w:r>
      <w:r w:rsidRPr="00CB2B3F">
        <w:rPr>
          <w:kern w:val="0"/>
          <w:szCs w:val="20"/>
        </w:rPr>
        <w:t xml:space="preserve"> </w:t>
      </w:r>
      <w:proofErr w:type="spellStart"/>
      <w:r w:rsidRPr="00CB2B3F">
        <w:rPr>
          <w:kern w:val="0"/>
          <w:szCs w:val="20"/>
        </w:rPr>
        <w:t>날물을</w:t>
      </w:r>
      <w:proofErr w:type="spellEnd"/>
      <w:r w:rsidRPr="00CB2B3F">
        <w:rPr>
          <w:kern w:val="0"/>
          <w:szCs w:val="20"/>
        </w:rPr>
        <w:t xml:space="preserve"> </w:t>
      </w:r>
      <w:r w:rsidRPr="00CB2B3F">
        <w:rPr>
          <w:kern w:val="0"/>
          <w:szCs w:val="20"/>
        </w:rPr>
        <w:t>연마하여</w:t>
      </w:r>
      <w:r w:rsidRPr="00CB2B3F">
        <w:rPr>
          <w:kern w:val="0"/>
          <w:szCs w:val="20"/>
        </w:rPr>
        <w:t xml:space="preserve"> </w:t>
      </w:r>
      <w:r w:rsidRPr="00CB2B3F">
        <w:rPr>
          <w:kern w:val="0"/>
          <w:szCs w:val="20"/>
        </w:rPr>
        <w:t>대상회사에</w:t>
      </w:r>
      <w:r w:rsidRPr="00CB2B3F">
        <w:rPr>
          <w:kern w:val="0"/>
          <w:szCs w:val="20"/>
        </w:rPr>
        <w:t xml:space="preserve"> </w:t>
      </w:r>
      <w:r w:rsidRPr="00CB2B3F">
        <w:rPr>
          <w:kern w:val="0"/>
          <w:szCs w:val="20"/>
        </w:rPr>
        <w:t>전달하는</w:t>
      </w:r>
      <w:r w:rsidRPr="00CB2B3F">
        <w:rPr>
          <w:kern w:val="0"/>
          <w:szCs w:val="20"/>
        </w:rPr>
        <w:t xml:space="preserve"> </w:t>
      </w:r>
      <w:r w:rsidRPr="00CB2B3F">
        <w:rPr>
          <w:kern w:val="0"/>
          <w:szCs w:val="20"/>
        </w:rPr>
        <w:t>것으로</w:t>
      </w:r>
      <w:r w:rsidRPr="00CB2B3F">
        <w:rPr>
          <w:kern w:val="0"/>
          <w:szCs w:val="20"/>
        </w:rPr>
        <w:t xml:space="preserve"> </w:t>
      </w:r>
      <w:r w:rsidRPr="00CB2B3F">
        <w:rPr>
          <w:kern w:val="0"/>
          <w:szCs w:val="20"/>
        </w:rPr>
        <w:t>한정되기에</w:t>
      </w:r>
      <w:r w:rsidRPr="00CB2B3F">
        <w:rPr>
          <w:kern w:val="0"/>
          <w:szCs w:val="20"/>
        </w:rPr>
        <w:t xml:space="preserve"> </w:t>
      </w:r>
      <w:r w:rsidRPr="00CB2B3F">
        <w:rPr>
          <w:kern w:val="0"/>
          <w:szCs w:val="20"/>
        </w:rPr>
        <w:t>이에</w:t>
      </w:r>
      <w:r w:rsidRPr="00CB2B3F">
        <w:rPr>
          <w:kern w:val="0"/>
          <w:szCs w:val="20"/>
        </w:rPr>
        <w:t xml:space="preserve"> </w:t>
      </w:r>
      <w:r w:rsidRPr="00CB2B3F">
        <w:rPr>
          <w:kern w:val="0"/>
          <w:szCs w:val="20"/>
        </w:rPr>
        <w:t>관한</w:t>
      </w:r>
      <w:r w:rsidRPr="00CB2B3F">
        <w:rPr>
          <w:kern w:val="0"/>
          <w:szCs w:val="20"/>
        </w:rPr>
        <w:t xml:space="preserve"> </w:t>
      </w:r>
      <w:r w:rsidRPr="00CB2B3F">
        <w:rPr>
          <w:kern w:val="0"/>
          <w:szCs w:val="20"/>
        </w:rPr>
        <w:t>근로자파견관계가</w:t>
      </w:r>
      <w:r w:rsidRPr="00CB2B3F">
        <w:rPr>
          <w:kern w:val="0"/>
          <w:szCs w:val="20"/>
        </w:rPr>
        <w:t xml:space="preserve"> </w:t>
      </w:r>
      <w:r w:rsidRPr="00CB2B3F">
        <w:rPr>
          <w:kern w:val="0"/>
          <w:szCs w:val="20"/>
        </w:rPr>
        <w:t>인정될</w:t>
      </w:r>
      <w:r w:rsidRPr="00CB2B3F">
        <w:rPr>
          <w:kern w:val="0"/>
          <w:szCs w:val="20"/>
        </w:rPr>
        <w:t xml:space="preserve"> </w:t>
      </w:r>
      <w:r w:rsidRPr="00CB2B3F">
        <w:rPr>
          <w:kern w:val="0"/>
          <w:szCs w:val="20"/>
        </w:rPr>
        <w:t>가능성은</w:t>
      </w:r>
      <w:r w:rsidRPr="00CB2B3F">
        <w:rPr>
          <w:kern w:val="0"/>
          <w:szCs w:val="20"/>
        </w:rPr>
        <w:t xml:space="preserve"> </w:t>
      </w:r>
      <w:r w:rsidRPr="00CB2B3F">
        <w:rPr>
          <w:kern w:val="0"/>
          <w:szCs w:val="20"/>
        </w:rPr>
        <w:t>낮은</w:t>
      </w:r>
      <w:r w:rsidRPr="00CB2B3F">
        <w:rPr>
          <w:kern w:val="0"/>
          <w:szCs w:val="20"/>
        </w:rPr>
        <w:t xml:space="preserve"> </w:t>
      </w:r>
      <w:r w:rsidRPr="00CB2B3F">
        <w:rPr>
          <w:kern w:val="0"/>
          <w:szCs w:val="20"/>
        </w:rPr>
        <w:t>편일</w:t>
      </w:r>
      <w:r w:rsidRPr="00CB2B3F">
        <w:rPr>
          <w:kern w:val="0"/>
          <w:szCs w:val="20"/>
        </w:rPr>
        <w:t xml:space="preserve"> </w:t>
      </w:r>
      <w:r w:rsidRPr="00CB2B3F">
        <w:rPr>
          <w:kern w:val="0"/>
          <w:szCs w:val="20"/>
        </w:rPr>
        <w:t>것으로</w:t>
      </w:r>
      <w:r w:rsidRPr="00CB2B3F">
        <w:rPr>
          <w:kern w:val="0"/>
          <w:szCs w:val="20"/>
        </w:rPr>
        <w:t xml:space="preserve"> </w:t>
      </w:r>
      <w:r w:rsidRPr="00CB2B3F">
        <w:rPr>
          <w:kern w:val="0"/>
          <w:szCs w:val="20"/>
        </w:rPr>
        <w:t>사료됨</w:t>
      </w:r>
      <w:r w:rsidRPr="00CB2B3F">
        <w:rPr>
          <w:kern w:val="0"/>
          <w:szCs w:val="20"/>
        </w:rPr>
        <w:t>.</w:t>
      </w:r>
    </w:p>
    <w:p w14:paraId="304D12C5" w14:textId="77777777" w:rsidR="00026A7E" w:rsidRDefault="00026A7E" w:rsidP="00026A7E">
      <w:pPr>
        <w:spacing w:after="240" w:line="370" w:lineRule="atLeast"/>
        <w:ind w:left="1361"/>
        <w:rPr>
          <w:szCs w:val="22"/>
        </w:rPr>
      </w:pPr>
      <w:r>
        <w:rPr>
          <w:rFonts w:hint="eastAsia"/>
          <w:szCs w:val="22"/>
        </w:rPr>
        <w:t>다만</w:t>
      </w:r>
      <w:r>
        <w:rPr>
          <w:rFonts w:hint="eastAsia"/>
          <w:szCs w:val="22"/>
        </w:rPr>
        <w:t>,</w:t>
      </w:r>
      <w:r>
        <w:rPr>
          <w:szCs w:val="22"/>
        </w:rPr>
        <w:t xml:space="preserve"> </w:t>
      </w:r>
      <w:r w:rsidRPr="00CB2B3F">
        <w:rPr>
          <w:szCs w:val="22"/>
        </w:rPr>
        <w:t>고용노동부</w:t>
      </w:r>
      <w:r w:rsidRPr="00CB2B3F">
        <w:rPr>
          <w:szCs w:val="22"/>
        </w:rPr>
        <w:t xml:space="preserve"> </w:t>
      </w:r>
      <w:r w:rsidRPr="00CB2B3F">
        <w:rPr>
          <w:szCs w:val="22"/>
        </w:rPr>
        <w:t>안산지청의</w:t>
      </w:r>
      <w:r w:rsidRPr="00CB2B3F">
        <w:rPr>
          <w:szCs w:val="22"/>
        </w:rPr>
        <w:t xml:space="preserve"> </w:t>
      </w:r>
      <w:r w:rsidRPr="00CB2B3F">
        <w:rPr>
          <w:bCs/>
          <w:szCs w:val="22"/>
        </w:rPr>
        <w:t xml:space="preserve">2019. 12. </w:t>
      </w:r>
      <w:proofErr w:type="gramStart"/>
      <w:r w:rsidRPr="00CB2B3F">
        <w:rPr>
          <w:bCs/>
          <w:szCs w:val="22"/>
        </w:rPr>
        <w:t>8.</w:t>
      </w:r>
      <w:r w:rsidRPr="00CB2B3F">
        <w:rPr>
          <w:bCs/>
          <w:szCs w:val="22"/>
        </w:rPr>
        <w:t>자</w:t>
      </w:r>
      <w:proofErr w:type="gramEnd"/>
      <w:r w:rsidRPr="00CB2B3F">
        <w:rPr>
          <w:bCs/>
          <w:szCs w:val="22"/>
        </w:rPr>
        <w:t xml:space="preserve"> </w:t>
      </w:r>
      <w:r w:rsidRPr="00CB2B3F">
        <w:rPr>
          <w:bCs/>
          <w:szCs w:val="22"/>
        </w:rPr>
        <w:t>시정지시에</w:t>
      </w:r>
      <w:r w:rsidRPr="00CB2B3F">
        <w:rPr>
          <w:bCs/>
          <w:szCs w:val="22"/>
        </w:rPr>
        <w:t xml:space="preserve"> </w:t>
      </w:r>
      <w:r w:rsidRPr="00CB2B3F">
        <w:rPr>
          <w:bCs/>
          <w:szCs w:val="22"/>
        </w:rPr>
        <w:t>따른</w:t>
      </w:r>
      <w:r w:rsidRPr="00CB2B3F">
        <w:rPr>
          <w:bCs/>
          <w:szCs w:val="22"/>
        </w:rPr>
        <w:t xml:space="preserve"> </w:t>
      </w:r>
      <w:r w:rsidRPr="00CB2B3F">
        <w:rPr>
          <w:bCs/>
          <w:szCs w:val="22"/>
        </w:rPr>
        <w:t>대상회사의</w:t>
      </w:r>
      <w:r w:rsidRPr="00CB2B3F">
        <w:rPr>
          <w:bCs/>
          <w:szCs w:val="22"/>
        </w:rPr>
        <w:t xml:space="preserve"> </w:t>
      </w:r>
      <w:r w:rsidRPr="00CB2B3F">
        <w:rPr>
          <w:bCs/>
          <w:szCs w:val="22"/>
        </w:rPr>
        <w:t>수급업체</w:t>
      </w:r>
      <w:r w:rsidRPr="00CB2B3F">
        <w:rPr>
          <w:bCs/>
          <w:szCs w:val="22"/>
        </w:rPr>
        <w:t xml:space="preserve"> </w:t>
      </w:r>
      <w:r w:rsidRPr="00CB2B3F">
        <w:rPr>
          <w:bCs/>
          <w:szCs w:val="22"/>
        </w:rPr>
        <w:t>근로자</w:t>
      </w:r>
      <w:r w:rsidRPr="00CB2B3F">
        <w:rPr>
          <w:bCs/>
          <w:szCs w:val="22"/>
        </w:rPr>
        <w:t xml:space="preserve"> </w:t>
      </w:r>
      <w:r w:rsidRPr="00CB2B3F">
        <w:rPr>
          <w:bCs/>
          <w:szCs w:val="22"/>
        </w:rPr>
        <w:t>직접</w:t>
      </w:r>
      <w:r w:rsidRPr="00CB2B3F">
        <w:rPr>
          <w:bCs/>
          <w:szCs w:val="22"/>
        </w:rPr>
        <w:t xml:space="preserve"> </w:t>
      </w:r>
      <w:r w:rsidRPr="00CB2B3F">
        <w:rPr>
          <w:bCs/>
          <w:szCs w:val="22"/>
        </w:rPr>
        <w:t>고용에</w:t>
      </w:r>
      <w:r w:rsidRPr="00CB2B3F">
        <w:rPr>
          <w:bCs/>
          <w:szCs w:val="22"/>
        </w:rPr>
        <w:t xml:space="preserve"> </w:t>
      </w:r>
      <w:r w:rsidRPr="00CB2B3F">
        <w:rPr>
          <w:bCs/>
          <w:szCs w:val="22"/>
        </w:rPr>
        <w:t>관하여</w:t>
      </w:r>
      <w:r w:rsidRPr="00CB2B3F">
        <w:rPr>
          <w:bCs/>
          <w:szCs w:val="22"/>
        </w:rPr>
        <w:t xml:space="preserve">, </w:t>
      </w:r>
      <w:r w:rsidRPr="00CB2B3F">
        <w:rPr>
          <w:bCs/>
          <w:szCs w:val="22"/>
        </w:rPr>
        <w:t>현재</w:t>
      </w:r>
      <w:r w:rsidRPr="00CB2B3F">
        <w:rPr>
          <w:bCs/>
          <w:szCs w:val="22"/>
        </w:rPr>
        <w:t xml:space="preserve"> </w:t>
      </w:r>
      <w:r w:rsidRPr="00CB2B3F">
        <w:rPr>
          <w:bCs/>
          <w:szCs w:val="22"/>
        </w:rPr>
        <w:t>당시</w:t>
      </w:r>
      <w:r w:rsidRPr="00CB2B3F">
        <w:rPr>
          <w:bCs/>
          <w:szCs w:val="22"/>
        </w:rPr>
        <w:t xml:space="preserve"> </w:t>
      </w:r>
      <w:r w:rsidRPr="00CB2B3F">
        <w:rPr>
          <w:bCs/>
          <w:szCs w:val="22"/>
        </w:rPr>
        <w:t>문제된</w:t>
      </w:r>
      <w:r w:rsidRPr="00CB2B3F">
        <w:rPr>
          <w:bCs/>
          <w:szCs w:val="22"/>
        </w:rPr>
        <w:t xml:space="preserve"> </w:t>
      </w:r>
      <w:r w:rsidRPr="00CB2B3F">
        <w:rPr>
          <w:szCs w:val="22"/>
        </w:rPr>
        <w:t>업무와</w:t>
      </w:r>
      <w:r w:rsidRPr="00CB2B3F">
        <w:rPr>
          <w:szCs w:val="22"/>
        </w:rPr>
        <w:t xml:space="preserve"> </w:t>
      </w:r>
      <w:r w:rsidRPr="00CB2B3F">
        <w:rPr>
          <w:szCs w:val="22"/>
        </w:rPr>
        <w:t>같거나</w:t>
      </w:r>
      <w:r w:rsidRPr="00CB2B3F">
        <w:rPr>
          <w:szCs w:val="22"/>
        </w:rPr>
        <w:t xml:space="preserve"> </w:t>
      </w:r>
      <w:r w:rsidRPr="00CB2B3F">
        <w:rPr>
          <w:szCs w:val="22"/>
        </w:rPr>
        <w:t>유사한</w:t>
      </w:r>
      <w:r w:rsidRPr="00CB2B3F">
        <w:rPr>
          <w:szCs w:val="22"/>
        </w:rPr>
        <w:t xml:space="preserve"> </w:t>
      </w:r>
      <w:r w:rsidRPr="00CB2B3F">
        <w:rPr>
          <w:szCs w:val="22"/>
        </w:rPr>
        <w:t>업무를</w:t>
      </w:r>
      <w:r w:rsidRPr="00CB2B3F">
        <w:rPr>
          <w:szCs w:val="22"/>
        </w:rPr>
        <w:t xml:space="preserve"> </w:t>
      </w:r>
      <w:r w:rsidRPr="00CB2B3F">
        <w:rPr>
          <w:szCs w:val="22"/>
        </w:rPr>
        <w:t>수행하는</w:t>
      </w:r>
      <w:r w:rsidRPr="00CB2B3F">
        <w:rPr>
          <w:szCs w:val="22"/>
        </w:rPr>
        <w:t xml:space="preserve"> </w:t>
      </w:r>
      <w:r w:rsidRPr="00CB2B3F">
        <w:rPr>
          <w:szCs w:val="22"/>
        </w:rPr>
        <w:t>수급업체</w:t>
      </w:r>
      <w:r w:rsidRPr="00CB2B3F">
        <w:rPr>
          <w:szCs w:val="22"/>
        </w:rPr>
        <w:t xml:space="preserve"> </w:t>
      </w:r>
      <w:r w:rsidRPr="00CB2B3F">
        <w:rPr>
          <w:szCs w:val="22"/>
        </w:rPr>
        <w:t>근로자가</w:t>
      </w:r>
      <w:r w:rsidRPr="00CB2B3F">
        <w:rPr>
          <w:szCs w:val="22"/>
        </w:rPr>
        <w:t xml:space="preserve"> </w:t>
      </w:r>
      <w:proofErr w:type="spellStart"/>
      <w:r w:rsidRPr="00CB2B3F">
        <w:rPr>
          <w:szCs w:val="22"/>
        </w:rPr>
        <w:t>존재하는바</w:t>
      </w:r>
      <w:proofErr w:type="spellEnd"/>
      <w:r w:rsidRPr="00CB2B3F">
        <w:rPr>
          <w:szCs w:val="22"/>
        </w:rPr>
        <w:t xml:space="preserve">, </w:t>
      </w:r>
      <w:r w:rsidRPr="00CB2B3F">
        <w:rPr>
          <w:szCs w:val="22"/>
        </w:rPr>
        <w:t>대상회사와</w:t>
      </w:r>
      <w:r w:rsidRPr="00CB2B3F">
        <w:rPr>
          <w:szCs w:val="22"/>
        </w:rPr>
        <w:t xml:space="preserve"> </w:t>
      </w:r>
      <w:r w:rsidRPr="00CB2B3F">
        <w:rPr>
          <w:szCs w:val="22"/>
        </w:rPr>
        <w:t>해당</w:t>
      </w:r>
      <w:r w:rsidRPr="00CB2B3F">
        <w:rPr>
          <w:szCs w:val="22"/>
        </w:rPr>
        <w:t xml:space="preserve"> </w:t>
      </w:r>
      <w:r w:rsidRPr="00CB2B3F">
        <w:rPr>
          <w:szCs w:val="22"/>
        </w:rPr>
        <w:t>근로자들</w:t>
      </w:r>
      <w:r w:rsidRPr="00CB2B3F">
        <w:rPr>
          <w:szCs w:val="22"/>
        </w:rPr>
        <w:t xml:space="preserve"> </w:t>
      </w:r>
      <w:r w:rsidRPr="00CB2B3F">
        <w:rPr>
          <w:szCs w:val="22"/>
        </w:rPr>
        <w:t>사이에</w:t>
      </w:r>
      <w:r w:rsidRPr="00CB2B3F">
        <w:rPr>
          <w:szCs w:val="22"/>
        </w:rPr>
        <w:t xml:space="preserve"> </w:t>
      </w:r>
      <w:r w:rsidRPr="00CB2B3F">
        <w:rPr>
          <w:szCs w:val="22"/>
        </w:rPr>
        <w:t>근로자파견관계가</w:t>
      </w:r>
      <w:r w:rsidRPr="00CB2B3F">
        <w:rPr>
          <w:szCs w:val="22"/>
        </w:rPr>
        <w:t xml:space="preserve"> </w:t>
      </w:r>
      <w:r w:rsidRPr="00CB2B3F">
        <w:rPr>
          <w:szCs w:val="22"/>
        </w:rPr>
        <w:t>인정될</w:t>
      </w:r>
      <w:r w:rsidRPr="00CB2B3F">
        <w:rPr>
          <w:szCs w:val="22"/>
        </w:rPr>
        <w:t xml:space="preserve"> </w:t>
      </w:r>
      <w:r w:rsidRPr="00CB2B3F">
        <w:rPr>
          <w:szCs w:val="22"/>
        </w:rPr>
        <w:t>가능성이</w:t>
      </w:r>
      <w:r w:rsidRPr="00CB2B3F">
        <w:rPr>
          <w:szCs w:val="22"/>
        </w:rPr>
        <w:t xml:space="preserve"> </w:t>
      </w:r>
      <w:r w:rsidRPr="00CB2B3F">
        <w:rPr>
          <w:szCs w:val="22"/>
        </w:rPr>
        <w:t>있을</w:t>
      </w:r>
      <w:r w:rsidRPr="00CB2B3F">
        <w:rPr>
          <w:szCs w:val="22"/>
        </w:rPr>
        <w:t xml:space="preserve"> </w:t>
      </w:r>
      <w:r w:rsidRPr="00CB2B3F">
        <w:rPr>
          <w:szCs w:val="22"/>
        </w:rPr>
        <w:t>것으로</w:t>
      </w:r>
      <w:r w:rsidRPr="00CB2B3F">
        <w:rPr>
          <w:szCs w:val="22"/>
        </w:rPr>
        <w:t xml:space="preserve"> </w:t>
      </w:r>
      <w:r w:rsidRPr="00CB2B3F">
        <w:rPr>
          <w:szCs w:val="22"/>
        </w:rPr>
        <w:t>보임</w:t>
      </w:r>
      <w:r w:rsidRPr="00CB2B3F">
        <w:rPr>
          <w:szCs w:val="22"/>
        </w:rPr>
        <w:t xml:space="preserve">. </w:t>
      </w:r>
    </w:p>
    <w:p w14:paraId="17D5E18A" w14:textId="77777777" w:rsidR="00026A7E" w:rsidRPr="001E1B34" w:rsidRDefault="00026A7E" w:rsidP="00026A7E">
      <w:pPr>
        <w:spacing w:after="240" w:line="370" w:lineRule="atLeast"/>
        <w:ind w:left="1361"/>
        <w:rPr>
          <w:szCs w:val="22"/>
          <w:u w:val="single"/>
        </w:rPr>
      </w:pPr>
      <w:r w:rsidRPr="001E1B34">
        <w:rPr>
          <w:rFonts w:hint="eastAsia"/>
          <w:szCs w:val="22"/>
          <w:u w:val="single"/>
        </w:rPr>
        <w:t>하역업무</w:t>
      </w:r>
    </w:p>
    <w:p w14:paraId="033A3A09" w14:textId="77777777" w:rsidR="00026A7E" w:rsidRDefault="00026A7E" w:rsidP="00026A7E">
      <w:pPr>
        <w:spacing w:after="240" w:line="370" w:lineRule="atLeast"/>
        <w:ind w:left="1361"/>
        <w:rPr>
          <w:szCs w:val="22"/>
        </w:rPr>
      </w:pPr>
      <w:r>
        <w:rPr>
          <w:rFonts w:hint="eastAsia"/>
          <w:szCs w:val="22"/>
        </w:rPr>
        <w:t>또한</w:t>
      </w:r>
      <w:r>
        <w:rPr>
          <w:rFonts w:hint="eastAsia"/>
          <w:szCs w:val="22"/>
        </w:rPr>
        <w:t xml:space="preserve"> </w:t>
      </w:r>
      <w:r>
        <w:rPr>
          <w:rFonts w:hint="eastAsia"/>
          <w:szCs w:val="22"/>
        </w:rPr>
        <w:t>대상회사는</w:t>
      </w:r>
      <w:r>
        <w:rPr>
          <w:rFonts w:hint="eastAsia"/>
          <w:szCs w:val="22"/>
        </w:rPr>
        <w:t xml:space="preserve"> </w:t>
      </w:r>
      <w:r>
        <w:rPr>
          <w:rFonts w:hint="eastAsia"/>
          <w:szCs w:val="22"/>
        </w:rPr>
        <w:t>근로자파견대상업무에</w:t>
      </w:r>
      <w:r>
        <w:rPr>
          <w:rFonts w:hint="eastAsia"/>
          <w:szCs w:val="22"/>
        </w:rPr>
        <w:t xml:space="preserve"> </w:t>
      </w:r>
      <w:r>
        <w:rPr>
          <w:rFonts w:hint="eastAsia"/>
          <w:szCs w:val="22"/>
        </w:rPr>
        <w:t>해당하지</w:t>
      </w:r>
      <w:r>
        <w:rPr>
          <w:rFonts w:hint="eastAsia"/>
          <w:szCs w:val="22"/>
        </w:rPr>
        <w:t xml:space="preserve"> </w:t>
      </w:r>
      <w:r>
        <w:rPr>
          <w:rFonts w:hint="eastAsia"/>
          <w:szCs w:val="22"/>
        </w:rPr>
        <w:t>않는</w:t>
      </w:r>
      <w:r>
        <w:rPr>
          <w:rFonts w:hint="eastAsia"/>
          <w:szCs w:val="22"/>
        </w:rPr>
        <w:t xml:space="preserve"> </w:t>
      </w:r>
      <w:r>
        <w:rPr>
          <w:rFonts w:hint="eastAsia"/>
          <w:szCs w:val="22"/>
        </w:rPr>
        <w:t>하역</w:t>
      </w:r>
      <w:r>
        <w:rPr>
          <w:rFonts w:hint="eastAsia"/>
          <w:szCs w:val="22"/>
        </w:rPr>
        <w:t xml:space="preserve"> </w:t>
      </w:r>
      <w:r>
        <w:rPr>
          <w:rFonts w:hint="eastAsia"/>
          <w:szCs w:val="22"/>
        </w:rPr>
        <w:t>업무에</w:t>
      </w:r>
      <w:r>
        <w:rPr>
          <w:rFonts w:hint="eastAsia"/>
          <w:szCs w:val="22"/>
        </w:rPr>
        <w:t xml:space="preserve"> </w:t>
      </w:r>
      <w:r>
        <w:rPr>
          <w:rFonts w:hint="eastAsia"/>
          <w:szCs w:val="22"/>
        </w:rPr>
        <w:t>관하여</w:t>
      </w:r>
      <w:r>
        <w:rPr>
          <w:rFonts w:hint="eastAsia"/>
          <w:szCs w:val="22"/>
        </w:rPr>
        <w:t xml:space="preserve"> </w:t>
      </w:r>
      <w:r>
        <w:rPr>
          <w:rFonts w:hint="eastAsia"/>
          <w:szCs w:val="22"/>
        </w:rPr>
        <w:t>㈜</w:t>
      </w:r>
      <w:proofErr w:type="spellStart"/>
      <w:r>
        <w:rPr>
          <w:rFonts w:hint="eastAsia"/>
          <w:szCs w:val="22"/>
        </w:rPr>
        <w:t>에이스굿으로부터</w:t>
      </w:r>
      <w:proofErr w:type="spellEnd"/>
      <w:r>
        <w:rPr>
          <w:rFonts w:hint="eastAsia"/>
          <w:szCs w:val="22"/>
        </w:rPr>
        <w:t xml:space="preserve"> </w:t>
      </w:r>
      <w:r>
        <w:rPr>
          <w:rFonts w:hint="eastAsia"/>
          <w:szCs w:val="22"/>
        </w:rPr>
        <w:t>근로자를</w:t>
      </w:r>
      <w:r>
        <w:rPr>
          <w:rFonts w:hint="eastAsia"/>
          <w:szCs w:val="22"/>
        </w:rPr>
        <w:t xml:space="preserve"> </w:t>
      </w:r>
      <w:r>
        <w:rPr>
          <w:rFonts w:hint="eastAsia"/>
          <w:szCs w:val="22"/>
        </w:rPr>
        <w:t>파견</w:t>
      </w:r>
      <w:r>
        <w:rPr>
          <w:rFonts w:hint="eastAsia"/>
          <w:szCs w:val="22"/>
        </w:rPr>
        <w:t xml:space="preserve"> </w:t>
      </w:r>
      <w:r>
        <w:rPr>
          <w:rFonts w:hint="eastAsia"/>
          <w:szCs w:val="22"/>
        </w:rPr>
        <w:t>받았기에</w:t>
      </w:r>
      <w:r>
        <w:rPr>
          <w:rFonts w:hint="eastAsia"/>
          <w:szCs w:val="22"/>
        </w:rPr>
        <w:t xml:space="preserve"> </w:t>
      </w:r>
      <w:r>
        <w:rPr>
          <w:rFonts w:hint="eastAsia"/>
          <w:szCs w:val="22"/>
        </w:rPr>
        <w:t>불법파견에</w:t>
      </w:r>
      <w:r>
        <w:rPr>
          <w:rFonts w:hint="eastAsia"/>
          <w:szCs w:val="22"/>
        </w:rPr>
        <w:t xml:space="preserve"> </w:t>
      </w:r>
      <w:r>
        <w:rPr>
          <w:rFonts w:hint="eastAsia"/>
          <w:szCs w:val="22"/>
        </w:rPr>
        <w:t>따른</w:t>
      </w:r>
      <w:r>
        <w:rPr>
          <w:rFonts w:hint="eastAsia"/>
          <w:szCs w:val="22"/>
        </w:rPr>
        <w:t xml:space="preserve"> </w:t>
      </w:r>
      <w:r>
        <w:rPr>
          <w:rFonts w:hint="eastAsia"/>
          <w:szCs w:val="22"/>
        </w:rPr>
        <w:t>책임이</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하지만</w:t>
      </w:r>
      <w:r>
        <w:rPr>
          <w:rFonts w:hint="eastAsia"/>
          <w:szCs w:val="22"/>
        </w:rPr>
        <w:t xml:space="preserve"> </w:t>
      </w:r>
      <w:r>
        <w:rPr>
          <w:rFonts w:hint="eastAsia"/>
          <w:szCs w:val="22"/>
        </w:rPr>
        <w:t>위</w:t>
      </w:r>
      <w:r>
        <w:rPr>
          <w:rFonts w:hint="eastAsia"/>
          <w:szCs w:val="22"/>
        </w:rPr>
        <w:t xml:space="preserve"> </w:t>
      </w:r>
      <w:r>
        <w:rPr>
          <w:rFonts w:hint="eastAsia"/>
          <w:szCs w:val="22"/>
        </w:rPr>
        <w:t>파견근로자들은</w:t>
      </w:r>
      <w:r>
        <w:rPr>
          <w:rFonts w:hint="eastAsia"/>
          <w:szCs w:val="22"/>
        </w:rPr>
        <w:t xml:space="preserve"> </w:t>
      </w:r>
      <w:r>
        <w:rPr>
          <w:rFonts w:hint="eastAsia"/>
          <w:szCs w:val="22"/>
        </w:rPr>
        <w:t>모두</w:t>
      </w:r>
      <w:r>
        <w:rPr>
          <w:rFonts w:hint="eastAsia"/>
          <w:szCs w:val="22"/>
        </w:rPr>
        <w:t xml:space="preserve"> </w:t>
      </w:r>
      <w:r>
        <w:rPr>
          <w:rFonts w:hint="eastAsia"/>
          <w:szCs w:val="22"/>
        </w:rPr>
        <w:t>일용</w:t>
      </w:r>
      <w:r>
        <w:rPr>
          <w:rFonts w:hint="eastAsia"/>
          <w:szCs w:val="22"/>
        </w:rPr>
        <w:t xml:space="preserve"> </w:t>
      </w:r>
      <w:r>
        <w:rPr>
          <w:rFonts w:hint="eastAsia"/>
          <w:szCs w:val="22"/>
        </w:rPr>
        <w:t>파견근로자들로서</w:t>
      </w:r>
      <w:r>
        <w:rPr>
          <w:rFonts w:hint="eastAsia"/>
          <w:szCs w:val="22"/>
        </w:rPr>
        <w:t xml:space="preserve"> </w:t>
      </w:r>
      <w:r>
        <w:rPr>
          <w:rFonts w:hint="eastAsia"/>
          <w:szCs w:val="22"/>
        </w:rPr>
        <w:t>다수의</w:t>
      </w:r>
      <w:r>
        <w:rPr>
          <w:rFonts w:hint="eastAsia"/>
          <w:szCs w:val="22"/>
        </w:rPr>
        <w:t xml:space="preserve"> </w:t>
      </w:r>
      <w:r>
        <w:rPr>
          <w:rFonts w:hint="eastAsia"/>
          <w:szCs w:val="22"/>
        </w:rPr>
        <w:t>사업장에</w:t>
      </w:r>
      <w:r>
        <w:rPr>
          <w:rFonts w:hint="eastAsia"/>
          <w:szCs w:val="22"/>
        </w:rPr>
        <w:t xml:space="preserve"> </w:t>
      </w:r>
      <w:r>
        <w:rPr>
          <w:rFonts w:hint="eastAsia"/>
          <w:szCs w:val="22"/>
        </w:rPr>
        <w:t>파견근로를</w:t>
      </w:r>
      <w:r>
        <w:rPr>
          <w:rFonts w:hint="eastAsia"/>
          <w:szCs w:val="22"/>
        </w:rPr>
        <w:t xml:space="preserve"> </w:t>
      </w:r>
      <w:r>
        <w:rPr>
          <w:rFonts w:hint="eastAsia"/>
          <w:szCs w:val="22"/>
        </w:rPr>
        <w:t>제공하는</w:t>
      </w:r>
      <w:r>
        <w:rPr>
          <w:rFonts w:hint="eastAsia"/>
          <w:szCs w:val="22"/>
        </w:rPr>
        <w:t xml:space="preserve"> </w:t>
      </w:r>
      <w:proofErr w:type="spellStart"/>
      <w:r>
        <w:rPr>
          <w:rFonts w:hint="eastAsia"/>
          <w:szCs w:val="22"/>
        </w:rPr>
        <w:t>사람들인바</w:t>
      </w:r>
      <w:proofErr w:type="spellEnd"/>
      <w:r>
        <w:rPr>
          <w:rFonts w:hint="eastAsia"/>
          <w:szCs w:val="22"/>
        </w:rPr>
        <w:t>,</w:t>
      </w:r>
      <w:r>
        <w:rPr>
          <w:szCs w:val="22"/>
        </w:rPr>
        <w:t xml:space="preserve"> </w:t>
      </w:r>
      <w:r>
        <w:rPr>
          <w:rFonts w:hint="eastAsia"/>
          <w:szCs w:val="22"/>
        </w:rPr>
        <w:t>대상회사에</w:t>
      </w:r>
      <w:r>
        <w:rPr>
          <w:rFonts w:hint="eastAsia"/>
          <w:szCs w:val="22"/>
        </w:rPr>
        <w:t xml:space="preserve"> </w:t>
      </w:r>
      <w:r>
        <w:rPr>
          <w:rFonts w:hint="eastAsia"/>
          <w:szCs w:val="22"/>
        </w:rPr>
        <w:t>대하여</w:t>
      </w:r>
      <w:r>
        <w:rPr>
          <w:rFonts w:hint="eastAsia"/>
          <w:szCs w:val="22"/>
        </w:rPr>
        <w:t xml:space="preserve"> </w:t>
      </w:r>
      <w:r>
        <w:rPr>
          <w:rFonts w:hint="eastAsia"/>
          <w:szCs w:val="22"/>
        </w:rPr>
        <w:t>고용의무</w:t>
      </w:r>
      <w:r>
        <w:rPr>
          <w:rFonts w:hint="eastAsia"/>
          <w:szCs w:val="22"/>
        </w:rPr>
        <w:t xml:space="preserve"> </w:t>
      </w:r>
      <w:r>
        <w:rPr>
          <w:rFonts w:hint="eastAsia"/>
          <w:szCs w:val="22"/>
        </w:rPr>
        <w:t>불이행</w:t>
      </w:r>
      <w:r>
        <w:rPr>
          <w:rFonts w:hint="eastAsia"/>
          <w:szCs w:val="22"/>
        </w:rPr>
        <w:t xml:space="preserve"> </w:t>
      </w:r>
      <w:r>
        <w:rPr>
          <w:rFonts w:hint="eastAsia"/>
          <w:szCs w:val="22"/>
        </w:rPr>
        <w:t>기간에</w:t>
      </w:r>
      <w:r>
        <w:rPr>
          <w:rFonts w:hint="eastAsia"/>
          <w:szCs w:val="22"/>
        </w:rPr>
        <w:t xml:space="preserve"> </w:t>
      </w:r>
      <w:r>
        <w:rPr>
          <w:rFonts w:hint="eastAsia"/>
          <w:szCs w:val="22"/>
        </w:rPr>
        <w:t>대하여</w:t>
      </w:r>
      <w:r>
        <w:rPr>
          <w:rFonts w:hint="eastAsia"/>
          <w:szCs w:val="22"/>
        </w:rPr>
        <w:t xml:space="preserve"> </w:t>
      </w:r>
      <w:r>
        <w:rPr>
          <w:rFonts w:hint="eastAsia"/>
          <w:szCs w:val="22"/>
        </w:rPr>
        <w:t>전액</w:t>
      </w:r>
      <w:r>
        <w:rPr>
          <w:rFonts w:hint="eastAsia"/>
          <w:szCs w:val="22"/>
        </w:rPr>
        <w:t xml:space="preserve"> </w:t>
      </w:r>
      <w:r>
        <w:rPr>
          <w:rFonts w:hint="eastAsia"/>
          <w:szCs w:val="22"/>
        </w:rPr>
        <w:t>손해배상</w:t>
      </w:r>
      <w:r>
        <w:rPr>
          <w:rFonts w:hint="eastAsia"/>
          <w:szCs w:val="22"/>
        </w:rPr>
        <w:t xml:space="preserve"> </w:t>
      </w:r>
      <w:r>
        <w:rPr>
          <w:rFonts w:hint="eastAsia"/>
          <w:szCs w:val="22"/>
        </w:rPr>
        <w:t>책임이</w:t>
      </w:r>
      <w:r>
        <w:rPr>
          <w:rFonts w:hint="eastAsia"/>
          <w:szCs w:val="22"/>
        </w:rPr>
        <w:t xml:space="preserve"> </w:t>
      </w:r>
      <w:r>
        <w:rPr>
          <w:rFonts w:hint="eastAsia"/>
          <w:szCs w:val="22"/>
        </w:rPr>
        <w:t>발생하거나</w:t>
      </w:r>
      <w:r>
        <w:rPr>
          <w:rFonts w:hint="eastAsia"/>
          <w:szCs w:val="22"/>
        </w:rPr>
        <w:t xml:space="preserve">, </w:t>
      </w:r>
      <w:r>
        <w:rPr>
          <w:rFonts w:hint="eastAsia"/>
          <w:szCs w:val="22"/>
        </w:rPr>
        <w:t>해당</w:t>
      </w:r>
      <w:r>
        <w:rPr>
          <w:rFonts w:hint="eastAsia"/>
          <w:szCs w:val="22"/>
        </w:rPr>
        <w:t xml:space="preserve"> </w:t>
      </w:r>
      <w:r>
        <w:rPr>
          <w:rFonts w:hint="eastAsia"/>
          <w:szCs w:val="22"/>
        </w:rPr>
        <w:t>파견근로자들이</w:t>
      </w:r>
      <w:r>
        <w:rPr>
          <w:rFonts w:hint="eastAsia"/>
          <w:szCs w:val="22"/>
        </w:rPr>
        <w:t xml:space="preserve"> </w:t>
      </w:r>
      <w:r>
        <w:rPr>
          <w:rFonts w:hint="eastAsia"/>
          <w:szCs w:val="22"/>
        </w:rPr>
        <w:t>대상회사를</w:t>
      </w:r>
      <w:r>
        <w:rPr>
          <w:rFonts w:hint="eastAsia"/>
          <w:szCs w:val="22"/>
        </w:rPr>
        <w:t xml:space="preserve"> </w:t>
      </w:r>
      <w:r>
        <w:rPr>
          <w:rFonts w:hint="eastAsia"/>
          <w:szCs w:val="22"/>
        </w:rPr>
        <w:t>상대로</w:t>
      </w:r>
      <w:r>
        <w:rPr>
          <w:rFonts w:hint="eastAsia"/>
          <w:szCs w:val="22"/>
        </w:rPr>
        <w:t xml:space="preserve"> </w:t>
      </w:r>
      <w:r>
        <w:rPr>
          <w:rFonts w:hint="eastAsia"/>
          <w:szCs w:val="22"/>
        </w:rPr>
        <w:t>불법파견에</w:t>
      </w:r>
      <w:r>
        <w:rPr>
          <w:rFonts w:hint="eastAsia"/>
          <w:szCs w:val="22"/>
        </w:rPr>
        <w:t xml:space="preserve"> </w:t>
      </w:r>
      <w:r>
        <w:rPr>
          <w:rFonts w:hint="eastAsia"/>
          <w:szCs w:val="22"/>
        </w:rPr>
        <w:t>따라</w:t>
      </w:r>
      <w:r>
        <w:rPr>
          <w:rFonts w:hint="eastAsia"/>
          <w:szCs w:val="22"/>
        </w:rPr>
        <w:t xml:space="preserve"> </w:t>
      </w:r>
      <w:r>
        <w:rPr>
          <w:rFonts w:hint="eastAsia"/>
          <w:szCs w:val="22"/>
        </w:rPr>
        <w:t>발생한</w:t>
      </w:r>
      <w:r>
        <w:rPr>
          <w:rFonts w:hint="eastAsia"/>
          <w:szCs w:val="22"/>
        </w:rPr>
        <w:t xml:space="preserve"> </w:t>
      </w:r>
      <w:r>
        <w:rPr>
          <w:rFonts w:hint="eastAsia"/>
          <w:szCs w:val="22"/>
        </w:rPr>
        <w:t>의무를</w:t>
      </w:r>
      <w:r>
        <w:rPr>
          <w:rFonts w:hint="eastAsia"/>
          <w:szCs w:val="22"/>
        </w:rPr>
        <w:t xml:space="preserve"> </w:t>
      </w:r>
      <w:r>
        <w:rPr>
          <w:rFonts w:hint="eastAsia"/>
          <w:szCs w:val="22"/>
        </w:rPr>
        <w:t>이행할</w:t>
      </w:r>
      <w:r>
        <w:rPr>
          <w:rFonts w:hint="eastAsia"/>
          <w:szCs w:val="22"/>
        </w:rPr>
        <w:t xml:space="preserve"> </w:t>
      </w:r>
      <w:r>
        <w:rPr>
          <w:rFonts w:hint="eastAsia"/>
          <w:szCs w:val="22"/>
        </w:rPr>
        <w:t>것을</w:t>
      </w:r>
      <w:r>
        <w:rPr>
          <w:rFonts w:hint="eastAsia"/>
          <w:szCs w:val="22"/>
        </w:rPr>
        <w:t xml:space="preserve"> </w:t>
      </w:r>
      <w:r>
        <w:rPr>
          <w:rFonts w:hint="eastAsia"/>
          <w:szCs w:val="22"/>
        </w:rPr>
        <w:t>요구할</w:t>
      </w:r>
      <w:r>
        <w:rPr>
          <w:rFonts w:hint="eastAsia"/>
          <w:szCs w:val="22"/>
        </w:rPr>
        <w:t xml:space="preserve"> </w:t>
      </w:r>
      <w:r>
        <w:rPr>
          <w:rFonts w:hint="eastAsia"/>
          <w:szCs w:val="22"/>
        </w:rPr>
        <w:t>가능성은</w:t>
      </w:r>
      <w:r>
        <w:rPr>
          <w:rFonts w:hint="eastAsia"/>
          <w:szCs w:val="22"/>
        </w:rPr>
        <w:t xml:space="preserve"> </w:t>
      </w:r>
      <w:r>
        <w:rPr>
          <w:rFonts w:hint="eastAsia"/>
          <w:szCs w:val="22"/>
        </w:rPr>
        <w:t>낮을</w:t>
      </w:r>
      <w:r>
        <w:rPr>
          <w:rFonts w:hint="eastAsia"/>
          <w:szCs w:val="22"/>
        </w:rPr>
        <w:t xml:space="preserve"> </w:t>
      </w:r>
      <w:r>
        <w:rPr>
          <w:rFonts w:hint="eastAsia"/>
          <w:szCs w:val="22"/>
        </w:rPr>
        <w:t>것으로</w:t>
      </w:r>
      <w:r>
        <w:rPr>
          <w:rFonts w:hint="eastAsia"/>
          <w:szCs w:val="22"/>
        </w:rPr>
        <w:t xml:space="preserve"> </w:t>
      </w:r>
      <w:r>
        <w:rPr>
          <w:rFonts w:hint="eastAsia"/>
          <w:szCs w:val="22"/>
        </w:rPr>
        <w:t>사료됨</w:t>
      </w:r>
      <w:r>
        <w:rPr>
          <w:rFonts w:hint="eastAsia"/>
          <w:szCs w:val="22"/>
        </w:rPr>
        <w:t>.</w:t>
      </w:r>
      <w:r>
        <w:rPr>
          <w:szCs w:val="22"/>
        </w:rPr>
        <w:t xml:space="preserve"> </w:t>
      </w:r>
    </w:p>
    <w:p w14:paraId="6BD12902" w14:textId="77777777" w:rsidR="00026A7E" w:rsidRDefault="00026A7E" w:rsidP="00026A7E">
      <w:pPr>
        <w:spacing w:after="240" w:line="370" w:lineRule="atLeast"/>
        <w:ind w:left="1361"/>
        <w:rPr>
          <w:szCs w:val="22"/>
        </w:rPr>
      </w:pPr>
      <w:r>
        <w:rPr>
          <w:rFonts w:hint="eastAsia"/>
          <w:szCs w:val="22"/>
        </w:rPr>
        <w:t>하지만</w:t>
      </w:r>
      <w:r>
        <w:rPr>
          <w:rFonts w:hint="eastAsia"/>
          <w:szCs w:val="22"/>
        </w:rPr>
        <w:t xml:space="preserve"> </w:t>
      </w:r>
      <w:r>
        <w:rPr>
          <w:rFonts w:hint="eastAsia"/>
          <w:szCs w:val="22"/>
        </w:rPr>
        <w:t>과거</w:t>
      </w:r>
      <w:r>
        <w:rPr>
          <w:rFonts w:hint="eastAsia"/>
          <w:szCs w:val="22"/>
        </w:rPr>
        <w:t xml:space="preserve"> </w:t>
      </w:r>
      <w:r>
        <w:rPr>
          <w:rFonts w:hint="eastAsia"/>
          <w:szCs w:val="22"/>
        </w:rPr>
        <w:t>고용노동부</w:t>
      </w:r>
      <w:r>
        <w:rPr>
          <w:rFonts w:hint="eastAsia"/>
          <w:szCs w:val="22"/>
        </w:rPr>
        <w:t xml:space="preserve"> </w:t>
      </w:r>
      <w:r>
        <w:rPr>
          <w:rFonts w:hint="eastAsia"/>
          <w:szCs w:val="22"/>
        </w:rPr>
        <w:t>안산지청의</w:t>
      </w:r>
      <w:r>
        <w:rPr>
          <w:rFonts w:hint="eastAsia"/>
          <w:szCs w:val="22"/>
        </w:rPr>
        <w:t xml:space="preserve"> </w:t>
      </w:r>
      <w:r>
        <w:rPr>
          <w:rFonts w:hint="eastAsia"/>
          <w:szCs w:val="22"/>
        </w:rPr>
        <w:t>시정지시</w:t>
      </w:r>
      <w:r>
        <w:rPr>
          <w:rFonts w:hint="eastAsia"/>
          <w:szCs w:val="22"/>
        </w:rPr>
        <w:t xml:space="preserve"> </w:t>
      </w:r>
      <w:r>
        <w:rPr>
          <w:rFonts w:hint="eastAsia"/>
          <w:szCs w:val="22"/>
        </w:rPr>
        <w:t>사례와</w:t>
      </w:r>
      <w:r>
        <w:rPr>
          <w:rFonts w:hint="eastAsia"/>
          <w:szCs w:val="22"/>
        </w:rPr>
        <w:t xml:space="preserve"> </w:t>
      </w:r>
      <w:r>
        <w:rPr>
          <w:rFonts w:hint="eastAsia"/>
          <w:szCs w:val="22"/>
        </w:rPr>
        <w:t>마찬가지로</w:t>
      </w:r>
      <w:r>
        <w:rPr>
          <w:rFonts w:hint="eastAsia"/>
          <w:szCs w:val="22"/>
        </w:rPr>
        <w:t xml:space="preserve"> </w:t>
      </w:r>
      <w:r>
        <w:rPr>
          <w:rFonts w:hint="eastAsia"/>
          <w:szCs w:val="22"/>
        </w:rPr>
        <w:t>대상회사가</w:t>
      </w:r>
      <w:r>
        <w:rPr>
          <w:rFonts w:hint="eastAsia"/>
          <w:szCs w:val="22"/>
        </w:rPr>
        <w:t xml:space="preserve"> </w:t>
      </w:r>
      <w:r>
        <w:rPr>
          <w:rFonts w:hint="eastAsia"/>
          <w:szCs w:val="22"/>
        </w:rPr>
        <w:t>노동청의</w:t>
      </w:r>
      <w:r>
        <w:rPr>
          <w:rFonts w:hint="eastAsia"/>
          <w:szCs w:val="22"/>
        </w:rPr>
        <w:t xml:space="preserve"> </w:t>
      </w:r>
      <w:r>
        <w:rPr>
          <w:rFonts w:hint="eastAsia"/>
          <w:szCs w:val="22"/>
        </w:rPr>
        <w:t>시정지시에</w:t>
      </w:r>
      <w:r>
        <w:rPr>
          <w:rFonts w:hint="eastAsia"/>
          <w:szCs w:val="22"/>
        </w:rPr>
        <w:t xml:space="preserve"> </w:t>
      </w:r>
      <w:r>
        <w:rPr>
          <w:rFonts w:hint="eastAsia"/>
          <w:szCs w:val="22"/>
        </w:rPr>
        <w:t>따라</w:t>
      </w:r>
      <w:r>
        <w:rPr>
          <w:rFonts w:hint="eastAsia"/>
          <w:szCs w:val="22"/>
        </w:rPr>
        <w:t xml:space="preserve"> </w:t>
      </w:r>
      <w:r>
        <w:rPr>
          <w:rFonts w:hint="eastAsia"/>
          <w:szCs w:val="22"/>
        </w:rPr>
        <w:t>당시</w:t>
      </w:r>
      <w:r>
        <w:rPr>
          <w:rFonts w:hint="eastAsia"/>
          <w:szCs w:val="22"/>
        </w:rPr>
        <w:t xml:space="preserve"> </w:t>
      </w:r>
      <w:r>
        <w:rPr>
          <w:rFonts w:hint="eastAsia"/>
          <w:szCs w:val="22"/>
        </w:rPr>
        <w:t>근무</w:t>
      </w:r>
      <w:r>
        <w:rPr>
          <w:rFonts w:hint="eastAsia"/>
          <w:szCs w:val="22"/>
        </w:rPr>
        <w:t xml:space="preserve"> </w:t>
      </w:r>
      <w:r>
        <w:rPr>
          <w:rFonts w:hint="eastAsia"/>
          <w:szCs w:val="22"/>
        </w:rPr>
        <w:t>중인</w:t>
      </w:r>
      <w:r>
        <w:rPr>
          <w:rFonts w:hint="eastAsia"/>
          <w:szCs w:val="22"/>
        </w:rPr>
        <w:t xml:space="preserve"> </w:t>
      </w:r>
      <w:r>
        <w:rPr>
          <w:rFonts w:hint="eastAsia"/>
          <w:szCs w:val="22"/>
        </w:rPr>
        <w:t>위</w:t>
      </w:r>
      <w:r>
        <w:rPr>
          <w:rFonts w:hint="eastAsia"/>
          <w:szCs w:val="22"/>
        </w:rPr>
        <w:t xml:space="preserve"> </w:t>
      </w:r>
      <w:r>
        <w:rPr>
          <w:rFonts w:hint="eastAsia"/>
          <w:szCs w:val="22"/>
        </w:rPr>
        <w:t>파견근로자들을</w:t>
      </w:r>
      <w:r>
        <w:rPr>
          <w:rFonts w:hint="eastAsia"/>
          <w:szCs w:val="22"/>
        </w:rPr>
        <w:t xml:space="preserve"> </w:t>
      </w:r>
      <w:r>
        <w:rPr>
          <w:rFonts w:hint="eastAsia"/>
          <w:szCs w:val="22"/>
        </w:rPr>
        <w:t>직접</w:t>
      </w:r>
      <w:r>
        <w:rPr>
          <w:rFonts w:hint="eastAsia"/>
          <w:szCs w:val="22"/>
        </w:rPr>
        <w:t xml:space="preserve"> </w:t>
      </w:r>
      <w:r>
        <w:rPr>
          <w:rFonts w:hint="eastAsia"/>
          <w:szCs w:val="22"/>
        </w:rPr>
        <w:t>고용하게</w:t>
      </w:r>
      <w:r>
        <w:rPr>
          <w:rFonts w:hint="eastAsia"/>
          <w:szCs w:val="22"/>
        </w:rPr>
        <w:t xml:space="preserve"> </w:t>
      </w:r>
      <w:r>
        <w:rPr>
          <w:rFonts w:hint="eastAsia"/>
          <w:szCs w:val="22"/>
        </w:rPr>
        <w:t>될</w:t>
      </w:r>
      <w:r>
        <w:rPr>
          <w:rFonts w:hint="eastAsia"/>
          <w:szCs w:val="22"/>
        </w:rPr>
        <w:t xml:space="preserve"> </w:t>
      </w:r>
      <w:r>
        <w:rPr>
          <w:rFonts w:hint="eastAsia"/>
          <w:szCs w:val="22"/>
        </w:rPr>
        <w:t>리스크는</w:t>
      </w:r>
      <w:r>
        <w:rPr>
          <w:rFonts w:hint="eastAsia"/>
          <w:szCs w:val="22"/>
        </w:rPr>
        <w:t xml:space="preserve"> </w:t>
      </w:r>
      <w:r>
        <w:rPr>
          <w:rFonts w:hint="eastAsia"/>
          <w:szCs w:val="22"/>
        </w:rPr>
        <w:t>있을</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p>
    <w:p w14:paraId="521F2558" w14:textId="77777777" w:rsidR="00026A7E" w:rsidRPr="006040A0" w:rsidRDefault="00026A7E" w:rsidP="00026A7E">
      <w:pPr>
        <w:spacing w:after="240" w:line="370" w:lineRule="atLeast"/>
        <w:ind w:left="1361"/>
        <w:rPr>
          <w:szCs w:val="22"/>
          <w:u w:val="single"/>
        </w:rPr>
      </w:pPr>
      <w:r w:rsidRPr="006040A0">
        <w:rPr>
          <w:rFonts w:hint="eastAsia"/>
          <w:szCs w:val="22"/>
          <w:u w:val="single"/>
        </w:rPr>
        <w:t>파견기간</w:t>
      </w:r>
      <w:r w:rsidRPr="006040A0">
        <w:rPr>
          <w:rFonts w:hint="eastAsia"/>
          <w:szCs w:val="22"/>
          <w:u w:val="single"/>
        </w:rPr>
        <w:t xml:space="preserve"> </w:t>
      </w:r>
      <w:r w:rsidRPr="006040A0">
        <w:rPr>
          <w:rFonts w:hint="eastAsia"/>
          <w:szCs w:val="22"/>
          <w:u w:val="single"/>
        </w:rPr>
        <w:t>초과</w:t>
      </w:r>
    </w:p>
    <w:p w14:paraId="0FE875DE" w14:textId="77777777" w:rsidR="00026A7E" w:rsidRDefault="00026A7E" w:rsidP="00026A7E">
      <w:pPr>
        <w:spacing w:after="240" w:line="370" w:lineRule="atLeast"/>
        <w:ind w:left="1361"/>
        <w:rPr>
          <w:bCs/>
          <w:kern w:val="0"/>
          <w:szCs w:val="22"/>
        </w:rPr>
      </w:pPr>
      <w:r>
        <w:rPr>
          <w:rFonts w:hint="eastAsia"/>
          <w:szCs w:val="22"/>
        </w:rPr>
        <w:t>또한</w:t>
      </w:r>
      <w:r>
        <w:rPr>
          <w:rFonts w:hint="eastAsia"/>
          <w:szCs w:val="22"/>
        </w:rPr>
        <w:t xml:space="preserve"> </w:t>
      </w:r>
      <w:r w:rsidRPr="00CB2B3F">
        <w:rPr>
          <w:szCs w:val="22"/>
        </w:rPr>
        <w:t>대상회사는</w:t>
      </w:r>
      <w:r w:rsidRPr="00CB2B3F">
        <w:rPr>
          <w:szCs w:val="22"/>
        </w:rPr>
        <w:t xml:space="preserve"> 2</w:t>
      </w:r>
      <w:r w:rsidRPr="00CB2B3F">
        <w:rPr>
          <w:szCs w:val="22"/>
        </w:rPr>
        <w:t>년을</w:t>
      </w:r>
      <w:r w:rsidRPr="00CB2B3F">
        <w:rPr>
          <w:szCs w:val="22"/>
        </w:rPr>
        <w:t xml:space="preserve"> </w:t>
      </w:r>
      <w:r w:rsidRPr="00CB2B3F">
        <w:rPr>
          <w:szCs w:val="22"/>
        </w:rPr>
        <w:t>초과하여</w:t>
      </w:r>
      <w:r w:rsidRPr="00CB2B3F">
        <w:rPr>
          <w:szCs w:val="22"/>
        </w:rPr>
        <w:t xml:space="preserve"> </w:t>
      </w:r>
      <w:r w:rsidRPr="00CB2B3F">
        <w:rPr>
          <w:szCs w:val="22"/>
        </w:rPr>
        <w:t>근무한</w:t>
      </w:r>
      <w:r w:rsidRPr="00CB2B3F">
        <w:rPr>
          <w:szCs w:val="22"/>
        </w:rPr>
        <w:t xml:space="preserve"> 7</w:t>
      </w:r>
      <w:r w:rsidRPr="00CB2B3F">
        <w:rPr>
          <w:szCs w:val="22"/>
        </w:rPr>
        <w:t>명</w:t>
      </w:r>
      <w:r w:rsidRPr="00CB2B3F">
        <w:rPr>
          <w:szCs w:val="22"/>
        </w:rPr>
        <w:t>(</w:t>
      </w:r>
      <w:r w:rsidRPr="00CB2B3F">
        <w:rPr>
          <w:szCs w:val="22"/>
        </w:rPr>
        <w:t>경비</w:t>
      </w:r>
      <w:r w:rsidRPr="00CB2B3F">
        <w:rPr>
          <w:szCs w:val="22"/>
        </w:rPr>
        <w:t xml:space="preserve"> </w:t>
      </w:r>
      <w:r w:rsidRPr="00CB2B3F">
        <w:rPr>
          <w:bCs/>
          <w:kern w:val="0"/>
          <w:szCs w:val="22"/>
        </w:rPr>
        <w:t>4</w:t>
      </w:r>
      <w:r w:rsidRPr="00CB2B3F">
        <w:rPr>
          <w:bCs/>
          <w:kern w:val="0"/>
          <w:szCs w:val="22"/>
        </w:rPr>
        <w:t>명</w:t>
      </w:r>
      <w:r w:rsidRPr="00CB2B3F">
        <w:rPr>
          <w:bCs/>
          <w:kern w:val="0"/>
          <w:szCs w:val="22"/>
        </w:rPr>
        <w:t xml:space="preserve">, </w:t>
      </w:r>
      <w:r w:rsidRPr="00CB2B3F">
        <w:rPr>
          <w:bCs/>
          <w:kern w:val="0"/>
          <w:szCs w:val="22"/>
        </w:rPr>
        <w:t>청소</w:t>
      </w:r>
      <w:r w:rsidRPr="00CB2B3F">
        <w:rPr>
          <w:bCs/>
          <w:kern w:val="0"/>
          <w:szCs w:val="22"/>
        </w:rPr>
        <w:t xml:space="preserve"> 3</w:t>
      </w:r>
      <w:r w:rsidRPr="00CB2B3F">
        <w:rPr>
          <w:bCs/>
          <w:kern w:val="0"/>
          <w:szCs w:val="22"/>
        </w:rPr>
        <w:t>명</w:t>
      </w:r>
      <w:r w:rsidRPr="00CB2B3F">
        <w:rPr>
          <w:bCs/>
          <w:kern w:val="0"/>
          <w:szCs w:val="22"/>
        </w:rPr>
        <w:t>)</w:t>
      </w:r>
      <w:r w:rsidRPr="00CB2B3F">
        <w:rPr>
          <w:bCs/>
          <w:kern w:val="0"/>
          <w:szCs w:val="22"/>
        </w:rPr>
        <w:t>을</w:t>
      </w:r>
      <w:r w:rsidRPr="00CB2B3F">
        <w:rPr>
          <w:bCs/>
          <w:kern w:val="0"/>
          <w:szCs w:val="22"/>
        </w:rPr>
        <w:t xml:space="preserve"> </w:t>
      </w:r>
      <w:r w:rsidRPr="00CB2B3F">
        <w:rPr>
          <w:bCs/>
          <w:kern w:val="0"/>
          <w:szCs w:val="22"/>
        </w:rPr>
        <w:t>직접</w:t>
      </w:r>
      <w:r w:rsidRPr="00CB2B3F">
        <w:rPr>
          <w:bCs/>
          <w:kern w:val="0"/>
          <w:szCs w:val="22"/>
        </w:rPr>
        <w:t xml:space="preserve"> </w:t>
      </w:r>
      <w:r w:rsidRPr="00CB2B3F">
        <w:rPr>
          <w:bCs/>
          <w:kern w:val="0"/>
          <w:szCs w:val="22"/>
        </w:rPr>
        <w:t>고용할</w:t>
      </w:r>
      <w:r w:rsidRPr="00CB2B3F">
        <w:rPr>
          <w:bCs/>
          <w:kern w:val="0"/>
          <w:szCs w:val="22"/>
        </w:rPr>
        <w:t xml:space="preserve"> </w:t>
      </w:r>
      <w:r w:rsidRPr="00CB2B3F">
        <w:rPr>
          <w:bCs/>
          <w:kern w:val="0"/>
          <w:szCs w:val="22"/>
        </w:rPr>
        <w:t>의무를</w:t>
      </w:r>
      <w:r w:rsidRPr="00CB2B3F">
        <w:rPr>
          <w:bCs/>
          <w:kern w:val="0"/>
          <w:szCs w:val="22"/>
        </w:rPr>
        <w:t xml:space="preserve"> </w:t>
      </w:r>
      <w:r w:rsidRPr="00CB2B3F">
        <w:rPr>
          <w:bCs/>
          <w:kern w:val="0"/>
          <w:szCs w:val="22"/>
        </w:rPr>
        <w:t>부담할</w:t>
      </w:r>
      <w:r w:rsidRPr="00CB2B3F">
        <w:rPr>
          <w:bCs/>
          <w:kern w:val="0"/>
          <w:szCs w:val="22"/>
        </w:rPr>
        <w:t xml:space="preserve"> </w:t>
      </w:r>
      <w:r w:rsidRPr="00CB2B3F">
        <w:rPr>
          <w:bCs/>
          <w:kern w:val="0"/>
          <w:szCs w:val="22"/>
        </w:rPr>
        <w:t>것으로</w:t>
      </w:r>
      <w:r w:rsidRPr="00CB2B3F">
        <w:rPr>
          <w:bCs/>
          <w:kern w:val="0"/>
          <w:szCs w:val="22"/>
        </w:rPr>
        <w:t xml:space="preserve"> </w:t>
      </w:r>
      <w:r w:rsidRPr="00CB2B3F">
        <w:rPr>
          <w:bCs/>
          <w:kern w:val="0"/>
          <w:szCs w:val="22"/>
        </w:rPr>
        <w:t>보이고</w:t>
      </w:r>
      <w:r w:rsidRPr="00CB2B3F">
        <w:rPr>
          <w:bCs/>
          <w:kern w:val="0"/>
          <w:szCs w:val="22"/>
        </w:rPr>
        <w:t xml:space="preserve">, </w:t>
      </w:r>
      <w:r w:rsidRPr="00CB2B3F">
        <w:rPr>
          <w:bCs/>
          <w:kern w:val="0"/>
          <w:szCs w:val="22"/>
        </w:rPr>
        <w:t>사용기간이</w:t>
      </w:r>
      <w:r w:rsidRPr="00CB2B3F">
        <w:rPr>
          <w:bCs/>
          <w:kern w:val="0"/>
          <w:szCs w:val="22"/>
        </w:rPr>
        <w:t xml:space="preserve"> 2</w:t>
      </w:r>
      <w:r w:rsidRPr="00CB2B3F">
        <w:rPr>
          <w:bCs/>
          <w:kern w:val="0"/>
          <w:szCs w:val="22"/>
        </w:rPr>
        <w:t>년을</w:t>
      </w:r>
      <w:r w:rsidRPr="00CB2B3F">
        <w:rPr>
          <w:bCs/>
          <w:kern w:val="0"/>
          <w:szCs w:val="22"/>
        </w:rPr>
        <w:t xml:space="preserve"> </w:t>
      </w:r>
      <w:r w:rsidRPr="00CB2B3F">
        <w:rPr>
          <w:bCs/>
          <w:kern w:val="0"/>
          <w:szCs w:val="22"/>
        </w:rPr>
        <w:t>초과한</w:t>
      </w:r>
      <w:r w:rsidRPr="00CB2B3F">
        <w:rPr>
          <w:bCs/>
          <w:kern w:val="0"/>
          <w:szCs w:val="22"/>
        </w:rPr>
        <w:t xml:space="preserve"> </w:t>
      </w:r>
      <w:r w:rsidRPr="00CB2B3F">
        <w:rPr>
          <w:bCs/>
          <w:kern w:val="0"/>
          <w:szCs w:val="22"/>
        </w:rPr>
        <w:t>시점부터는</w:t>
      </w:r>
      <w:r w:rsidRPr="00CB2B3F">
        <w:rPr>
          <w:bCs/>
          <w:kern w:val="0"/>
          <w:szCs w:val="22"/>
        </w:rPr>
        <w:t xml:space="preserve"> </w:t>
      </w:r>
      <w:r w:rsidRPr="00CB2B3F">
        <w:rPr>
          <w:bCs/>
          <w:kern w:val="0"/>
          <w:szCs w:val="22"/>
        </w:rPr>
        <w:t>대상회사에</w:t>
      </w:r>
      <w:r w:rsidRPr="00CB2B3F">
        <w:rPr>
          <w:bCs/>
          <w:kern w:val="0"/>
          <w:szCs w:val="22"/>
        </w:rPr>
        <w:t xml:space="preserve"> </w:t>
      </w:r>
      <w:r w:rsidRPr="00CB2B3F">
        <w:rPr>
          <w:bCs/>
          <w:kern w:val="0"/>
          <w:szCs w:val="22"/>
        </w:rPr>
        <w:t>직접</w:t>
      </w:r>
      <w:r w:rsidRPr="00CB2B3F">
        <w:rPr>
          <w:bCs/>
          <w:kern w:val="0"/>
          <w:szCs w:val="22"/>
        </w:rPr>
        <w:t xml:space="preserve"> </w:t>
      </w:r>
      <w:r w:rsidRPr="00CB2B3F">
        <w:rPr>
          <w:bCs/>
          <w:kern w:val="0"/>
          <w:szCs w:val="22"/>
        </w:rPr>
        <w:t>고용되었을</w:t>
      </w:r>
      <w:r w:rsidRPr="00CB2B3F">
        <w:rPr>
          <w:bCs/>
          <w:kern w:val="0"/>
          <w:szCs w:val="22"/>
        </w:rPr>
        <w:t xml:space="preserve"> </w:t>
      </w:r>
      <w:r w:rsidRPr="00CB2B3F">
        <w:rPr>
          <w:bCs/>
          <w:kern w:val="0"/>
          <w:szCs w:val="22"/>
        </w:rPr>
        <w:t>경우</w:t>
      </w:r>
      <w:r w:rsidRPr="00CB2B3F">
        <w:rPr>
          <w:bCs/>
          <w:kern w:val="0"/>
          <w:szCs w:val="22"/>
        </w:rPr>
        <w:t xml:space="preserve"> </w:t>
      </w:r>
      <w:proofErr w:type="gramStart"/>
      <w:r w:rsidRPr="00CB2B3F">
        <w:rPr>
          <w:bCs/>
          <w:kern w:val="0"/>
          <w:szCs w:val="22"/>
        </w:rPr>
        <w:t>지급</w:t>
      </w:r>
      <w:r w:rsidRPr="00CB2B3F">
        <w:rPr>
          <w:bCs/>
          <w:kern w:val="0"/>
          <w:szCs w:val="22"/>
        </w:rPr>
        <w:t xml:space="preserve"> </w:t>
      </w:r>
      <w:r w:rsidRPr="00CB2B3F">
        <w:rPr>
          <w:bCs/>
          <w:kern w:val="0"/>
          <w:szCs w:val="22"/>
        </w:rPr>
        <w:t>받았을</w:t>
      </w:r>
      <w:proofErr w:type="gramEnd"/>
      <w:r w:rsidRPr="00CB2B3F">
        <w:rPr>
          <w:bCs/>
          <w:kern w:val="0"/>
          <w:szCs w:val="22"/>
        </w:rPr>
        <w:t xml:space="preserve"> </w:t>
      </w:r>
      <w:r w:rsidRPr="00CB2B3F">
        <w:rPr>
          <w:bCs/>
          <w:kern w:val="0"/>
          <w:szCs w:val="22"/>
        </w:rPr>
        <w:t>급여와</w:t>
      </w:r>
      <w:r w:rsidRPr="00CB2B3F">
        <w:rPr>
          <w:bCs/>
          <w:kern w:val="0"/>
          <w:szCs w:val="22"/>
        </w:rPr>
        <w:t xml:space="preserve"> </w:t>
      </w:r>
      <w:r w:rsidRPr="00CB2B3F">
        <w:rPr>
          <w:bCs/>
          <w:kern w:val="0"/>
          <w:szCs w:val="22"/>
        </w:rPr>
        <w:t>파견사업주로부터</w:t>
      </w:r>
      <w:r w:rsidRPr="00CB2B3F">
        <w:rPr>
          <w:bCs/>
          <w:kern w:val="0"/>
          <w:szCs w:val="22"/>
        </w:rPr>
        <w:t xml:space="preserve"> </w:t>
      </w:r>
      <w:r w:rsidRPr="00CB2B3F">
        <w:rPr>
          <w:bCs/>
          <w:kern w:val="0"/>
          <w:szCs w:val="22"/>
        </w:rPr>
        <w:t>실제</w:t>
      </w:r>
      <w:r w:rsidRPr="00CB2B3F">
        <w:rPr>
          <w:bCs/>
          <w:kern w:val="0"/>
          <w:szCs w:val="22"/>
        </w:rPr>
        <w:t xml:space="preserve"> </w:t>
      </w:r>
      <w:r w:rsidRPr="00CB2B3F">
        <w:rPr>
          <w:bCs/>
          <w:kern w:val="0"/>
          <w:szCs w:val="22"/>
        </w:rPr>
        <w:t>지급</w:t>
      </w:r>
      <w:r w:rsidRPr="00CB2B3F">
        <w:rPr>
          <w:bCs/>
          <w:kern w:val="0"/>
          <w:szCs w:val="22"/>
        </w:rPr>
        <w:t xml:space="preserve"> </w:t>
      </w:r>
      <w:r w:rsidRPr="00CB2B3F">
        <w:rPr>
          <w:bCs/>
          <w:kern w:val="0"/>
          <w:szCs w:val="22"/>
        </w:rPr>
        <w:t>받은</w:t>
      </w:r>
      <w:r w:rsidRPr="00CB2B3F">
        <w:rPr>
          <w:bCs/>
          <w:kern w:val="0"/>
          <w:szCs w:val="22"/>
        </w:rPr>
        <w:t xml:space="preserve"> </w:t>
      </w:r>
      <w:r w:rsidRPr="00CB2B3F">
        <w:rPr>
          <w:bCs/>
          <w:kern w:val="0"/>
          <w:szCs w:val="22"/>
        </w:rPr>
        <w:t>급</w:t>
      </w:r>
      <w:r w:rsidRPr="00CB2B3F">
        <w:rPr>
          <w:bCs/>
          <w:kern w:val="0"/>
          <w:szCs w:val="22"/>
        </w:rPr>
        <w:lastRenderedPageBreak/>
        <w:t>여</w:t>
      </w:r>
      <w:r w:rsidRPr="00CB2B3F">
        <w:rPr>
          <w:bCs/>
          <w:kern w:val="0"/>
          <w:szCs w:val="22"/>
        </w:rPr>
        <w:t xml:space="preserve"> </w:t>
      </w:r>
      <w:r w:rsidRPr="00CB2B3F">
        <w:rPr>
          <w:bCs/>
          <w:kern w:val="0"/>
          <w:szCs w:val="22"/>
        </w:rPr>
        <w:t>사이에</w:t>
      </w:r>
      <w:r w:rsidRPr="00CB2B3F">
        <w:rPr>
          <w:bCs/>
          <w:kern w:val="0"/>
          <w:szCs w:val="22"/>
        </w:rPr>
        <w:t xml:space="preserve"> </w:t>
      </w:r>
      <w:r w:rsidRPr="00CB2B3F">
        <w:rPr>
          <w:bCs/>
          <w:kern w:val="0"/>
          <w:szCs w:val="22"/>
        </w:rPr>
        <w:t>차액이</w:t>
      </w:r>
      <w:r w:rsidRPr="00CB2B3F">
        <w:rPr>
          <w:bCs/>
          <w:kern w:val="0"/>
          <w:szCs w:val="22"/>
        </w:rPr>
        <w:t xml:space="preserve"> </w:t>
      </w:r>
      <w:r w:rsidRPr="00CB2B3F">
        <w:rPr>
          <w:bCs/>
          <w:kern w:val="0"/>
          <w:szCs w:val="22"/>
        </w:rPr>
        <w:t>존재한다면</w:t>
      </w:r>
      <w:r w:rsidRPr="00CB2B3F">
        <w:rPr>
          <w:bCs/>
          <w:kern w:val="0"/>
          <w:szCs w:val="22"/>
        </w:rPr>
        <w:t xml:space="preserve">, </w:t>
      </w:r>
      <w:r w:rsidRPr="00CB2B3F">
        <w:rPr>
          <w:bCs/>
          <w:kern w:val="0"/>
          <w:szCs w:val="22"/>
        </w:rPr>
        <w:t>대상회사가</w:t>
      </w:r>
      <w:r w:rsidRPr="00CB2B3F">
        <w:rPr>
          <w:bCs/>
          <w:kern w:val="0"/>
          <w:szCs w:val="22"/>
        </w:rPr>
        <w:t xml:space="preserve"> </w:t>
      </w:r>
      <w:r w:rsidRPr="00CB2B3F">
        <w:rPr>
          <w:bCs/>
          <w:kern w:val="0"/>
          <w:szCs w:val="22"/>
        </w:rPr>
        <w:t>그</w:t>
      </w:r>
      <w:r w:rsidRPr="00CB2B3F">
        <w:rPr>
          <w:bCs/>
          <w:kern w:val="0"/>
          <w:szCs w:val="22"/>
        </w:rPr>
        <w:t xml:space="preserve"> </w:t>
      </w:r>
      <w:r w:rsidRPr="00CB2B3F">
        <w:rPr>
          <w:bCs/>
          <w:kern w:val="0"/>
          <w:szCs w:val="22"/>
        </w:rPr>
        <w:t>차액</w:t>
      </w:r>
      <w:r w:rsidRPr="00CB2B3F">
        <w:rPr>
          <w:bCs/>
          <w:kern w:val="0"/>
          <w:szCs w:val="22"/>
        </w:rPr>
        <w:t xml:space="preserve"> </w:t>
      </w:r>
      <w:r w:rsidRPr="00CB2B3F">
        <w:rPr>
          <w:bCs/>
          <w:kern w:val="0"/>
          <w:szCs w:val="22"/>
        </w:rPr>
        <w:t>상당에</w:t>
      </w:r>
      <w:r w:rsidRPr="00CB2B3F">
        <w:rPr>
          <w:bCs/>
          <w:kern w:val="0"/>
          <w:szCs w:val="22"/>
        </w:rPr>
        <w:t xml:space="preserve"> </w:t>
      </w:r>
      <w:r w:rsidRPr="00CB2B3F">
        <w:rPr>
          <w:bCs/>
          <w:kern w:val="0"/>
          <w:szCs w:val="22"/>
        </w:rPr>
        <w:t>관한</w:t>
      </w:r>
      <w:r w:rsidRPr="00CB2B3F">
        <w:rPr>
          <w:bCs/>
          <w:kern w:val="0"/>
          <w:szCs w:val="22"/>
        </w:rPr>
        <w:t xml:space="preserve"> </w:t>
      </w:r>
      <w:r w:rsidRPr="00CB2B3F">
        <w:rPr>
          <w:bCs/>
          <w:kern w:val="0"/>
          <w:szCs w:val="22"/>
        </w:rPr>
        <w:t>고용의무</w:t>
      </w:r>
      <w:r w:rsidRPr="00CB2B3F">
        <w:rPr>
          <w:bCs/>
          <w:kern w:val="0"/>
          <w:szCs w:val="22"/>
        </w:rPr>
        <w:t xml:space="preserve"> </w:t>
      </w:r>
      <w:r w:rsidRPr="00CB2B3F">
        <w:rPr>
          <w:bCs/>
          <w:kern w:val="0"/>
          <w:szCs w:val="22"/>
        </w:rPr>
        <w:t>불이행에</w:t>
      </w:r>
      <w:r w:rsidRPr="00CB2B3F">
        <w:rPr>
          <w:bCs/>
          <w:kern w:val="0"/>
          <w:szCs w:val="22"/>
        </w:rPr>
        <w:t xml:space="preserve"> </w:t>
      </w:r>
      <w:r w:rsidRPr="00CB2B3F">
        <w:rPr>
          <w:bCs/>
          <w:kern w:val="0"/>
          <w:szCs w:val="22"/>
        </w:rPr>
        <w:t>따른</w:t>
      </w:r>
      <w:r w:rsidRPr="00CB2B3F">
        <w:rPr>
          <w:bCs/>
          <w:kern w:val="0"/>
          <w:szCs w:val="22"/>
        </w:rPr>
        <w:t xml:space="preserve"> </w:t>
      </w:r>
      <w:r w:rsidRPr="00CB2B3F">
        <w:rPr>
          <w:bCs/>
          <w:kern w:val="0"/>
          <w:szCs w:val="22"/>
        </w:rPr>
        <w:t>손해배상</w:t>
      </w:r>
      <w:r w:rsidRPr="00CB2B3F">
        <w:rPr>
          <w:bCs/>
          <w:kern w:val="0"/>
          <w:szCs w:val="22"/>
        </w:rPr>
        <w:t xml:space="preserve"> </w:t>
      </w:r>
      <w:r w:rsidRPr="00CB2B3F">
        <w:rPr>
          <w:bCs/>
          <w:kern w:val="0"/>
          <w:szCs w:val="22"/>
        </w:rPr>
        <w:t>의무를</w:t>
      </w:r>
      <w:r w:rsidRPr="00CB2B3F">
        <w:rPr>
          <w:bCs/>
          <w:kern w:val="0"/>
          <w:szCs w:val="22"/>
        </w:rPr>
        <w:t xml:space="preserve"> </w:t>
      </w:r>
      <w:r w:rsidRPr="00CB2B3F">
        <w:rPr>
          <w:bCs/>
          <w:kern w:val="0"/>
          <w:szCs w:val="22"/>
        </w:rPr>
        <w:t>부담하게</w:t>
      </w:r>
      <w:r w:rsidRPr="00CB2B3F">
        <w:rPr>
          <w:bCs/>
          <w:kern w:val="0"/>
          <w:szCs w:val="22"/>
        </w:rPr>
        <w:t xml:space="preserve"> </w:t>
      </w:r>
      <w:r w:rsidRPr="00CB2B3F">
        <w:rPr>
          <w:bCs/>
          <w:kern w:val="0"/>
          <w:szCs w:val="22"/>
        </w:rPr>
        <w:t>됨</w:t>
      </w:r>
      <w:r w:rsidRPr="00CB2B3F">
        <w:rPr>
          <w:bCs/>
          <w:kern w:val="0"/>
          <w:szCs w:val="22"/>
        </w:rPr>
        <w:t xml:space="preserve">. </w:t>
      </w:r>
    </w:p>
    <w:p w14:paraId="63FE7168" w14:textId="77777777" w:rsidR="00026A7E" w:rsidRPr="003316B6" w:rsidRDefault="00026A7E" w:rsidP="00026A7E">
      <w:pPr>
        <w:spacing w:after="240" w:line="370" w:lineRule="atLeast"/>
        <w:ind w:left="1361"/>
        <w:rPr>
          <w:bCs/>
          <w:szCs w:val="22"/>
        </w:rPr>
      </w:pPr>
      <w:r>
        <w:rPr>
          <w:rFonts w:hint="eastAsia"/>
          <w:bCs/>
          <w:kern w:val="0"/>
          <w:szCs w:val="22"/>
        </w:rPr>
        <w:t>다만</w:t>
      </w:r>
      <w:r>
        <w:rPr>
          <w:rFonts w:hint="eastAsia"/>
          <w:bCs/>
          <w:kern w:val="0"/>
          <w:szCs w:val="22"/>
        </w:rPr>
        <w:t>,</w:t>
      </w:r>
      <w:r>
        <w:rPr>
          <w:bCs/>
          <w:kern w:val="0"/>
          <w:szCs w:val="22"/>
        </w:rPr>
        <w:t xml:space="preserve"> </w:t>
      </w:r>
      <w:r>
        <w:rPr>
          <w:rFonts w:hint="eastAsia"/>
          <w:bCs/>
          <w:kern w:val="0"/>
          <w:szCs w:val="22"/>
        </w:rPr>
        <w:t>답변에</w:t>
      </w:r>
      <w:r>
        <w:rPr>
          <w:rFonts w:hint="eastAsia"/>
          <w:bCs/>
          <w:kern w:val="0"/>
          <w:szCs w:val="22"/>
        </w:rPr>
        <w:t xml:space="preserve"> </w:t>
      </w:r>
      <w:r>
        <w:rPr>
          <w:rFonts w:hint="eastAsia"/>
          <w:bCs/>
          <w:kern w:val="0"/>
          <w:szCs w:val="22"/>
        </w:rPr>
        <w:t>의하면</w:t>
      </w:r>
      <w:r>
        <w:rPr>
          <w:rFonts w:hint="eastAsia"/>
          <w:bCs/>
          <w:kern w:val="0"/>
          <w:szCs w:val="22"/>
        </w:rPr>
        <w:t xml:space="preserve"> </w:t>
      </w:r>
      <w:r>
        <w:rPr>
          <w:rFonts w:hint="eastAsia"/>
          <w:bCs/>
          <w:kern w:val="0"/>
          <w:szCs w:val="22"/>
        </w:rPr>
        <w:t>위</w:t>
      </w:r>
      <w:r>
        <w:rPr>
          <w:rFonts w:hint="eastAsia"/>
          <w:bCs/>
          <w:kern w:val="0"/>
          <w:szCs w:val="22"/>
        </w:rPr>
        <w:t xml:space="preserve"> </w:t>
      </w:r>
      <w:r>
        <w:rPr>
          <w:rFonts w:hint="eastAsia"/>
          <w:bCs/>
          <w:kern w:val="0"/>
          <w:szCs w:val="22"/>
        </w:rPr>
        <w:t>경비</w:t>
      </w:r>
      <w:r>
        <w:rPr>
          <w:rFonts w:hint="eastAsia"/>
          <w:bCs/>
          <w:kern w:val="0"/>
          <w:szCs w:val="22"/>
        </w:rPr>
        <w:t>,</w:t>
      </w:r>
      <w:r>
        <w:rPr>
          <w:bCs/>
          <w:kern w:val="0"/>
          <w:szCs w:val="22"/>
        </w:rPr>
        <w:t xml:space="preserve"> </w:t>
      </w:r>
      <w:r>
        <w:rPr>
          <w:rFonts w:hint="eastAsia"/>
          <w:bCs/>
          <w:kern w:val="0"/>
          <w:szCs w:val="22"/>
        </w:rPr>
        <w:t>청소</w:t>
      </w:r>
      <w:r>
        <w:rPr>
          <w:rFonts w:hint="eastAsia"/>
          <w:bCs/>
          <w:kern w:val="0"/>
          <w:szCs w:val="22"/>
        </w:rPr>
        <w:t xml:space="preserve"> </w:t>
      </w:r>
      <w:r>
        <w:rPr>
          <w:rFonts w:hint="eastAsia"/>
          <w:bCs/>
          <w:kern w:val="0"/>
          <w:szCs w:val="22"/>
        </w:rPr>
        <w:t>업무를</w:t>
      </w:r>
      <w:r>
        <w:rPr>
          <w:rFonts w:hint="eastAsia"/>
          <w:bCs/>
          <w:kern w:val="0"/>
          <w:szCs w:val="22"/>
        </w:rPr>
        <w:t xml:space="preserve"> </w:t>
      </w:r>
      <w:r>
        <w:rPr>
          <w:rFonts w:hint="eastAsia"/>
          <w:bCs/>
          <w:kern w:val="0"/>
          <w:szCs w:val="22"/>
        </w:rPr>
        <w:t>수행하는</w:t>
      </w:r>
      <w:r>
        <w:rPr>
          <w:rFonts w:hint="eastAsia"/>
          <w:bCs/>
          <w:kern w:val="0"/>
          <w:szCs w:val="22"/>
        </w:rPr>
        <w:t xml:space="preserve"> </w:t>
      </w:r>
      <w:r>
        <w:rPr>
          <w:rFonts w:hint="eastAsia"/>
          <w:bCs/>
          <w:kern w:val="0"/>
          <w:szCs w:val="22"/>
        </w:rPr>
        <w:t>파견근로자들과</w:t>
      </w:r>
      <w:r>
        <w:rPr>
          <w:rFonts w:hint="eastAsia"/>
          <w:bCs/>
          <w:kern w:val="0"/>
          <w:szCs w:val="22"/>
        </w:rPr>
        <w:t xml:space="preserve"> </w:t>
      </w:r>
      <w:r>
        <w:rPr>
          <w:rFonts w:hint="eastAsia"/>
          <w:bCs/>
          <w:kern w:val="0"/>
          <w:szCs w:val="22"/>
        </w:rPr>
        <w:t>동일하거나</w:t>
      </w:r>
      <w:r>
        <w:rPr>
          <w:rFonts w:hint="eastAsia"/>
          <w:bCs/>
          <w:kern w:val="0"/>
          <w:szCs w:val="22"/>
        </w:rPr>
        <w:t xml:space="preserve"> </w:t>
      </w:r>
      <w:r>
        <w:rPr>
          <w:rFonts w:hint="eastAsia"/>
          <w:bCs/>
          <w:kern w:val="0"/>
          <w:szCs w:val="22"/>
        </w:rPr>
        <w:t>유사한</w:t>
      </w:r>
      <w:r>
        <w:rPr>
          <w:rFonts w:hint="eastAsia"/>
          <w:bCs/>
          <w:kern w:val="0"/>
          <w:szCs w:val="22"/>
        </w:rPr>
        <w:t xml:space="preserve"> </w:t>
      </w:r>
      <w:r>
        <w:rPr>
          <w:rFonts w:hint="eastAsia"/>
          <w:bCs/>
          <w:kern w:val="0"/>
          <w:szCs w:val="22"/>
        </w:rPr>
        <w:t>업무를</w:t>
      </w:r>
      <w:r>
        <w:rPr>
          <w:rFonts w:hint="eastAsia"/>
          <w:bCs/>
          <w:kern w:val="0"/>
          <w:szCs w:val="22"/>
        </w:rPr>
        <w:t xml:space="preserve"> </w:t>
      </w:r>
      <w:r>
        <w:rPr>
          <w:rFonts w:hint="eastAsia"/>
          <w:bCs/>
          <w:kern w:val="0"/>
          <w:szCs w:val="22"/>
        </w:rPr>
        <w:t>수행하는</w:t>
      </w:r>
      <w:r>
        <w:rPr>
          <w:rFonts w:hint="eastAsia"/>
          <w:bCs/>
          <w:kern w:val="0"/>
          <w:szCs w:val="22"/>
        </w:rPr>
        <w:t xml:space="preserve"> </w:t>
      </w:r>
      <w:r>
        <w:rPr>
          <w:rFonts w:hint="eastAsia"/>
          <w:bCs/>
          <w:kern w:val="0"/>
          <w:szCs w:val="22"/>
        </w:rPr>
        <w:t>정규직</w:t>
      </w:r>
      <w:r>
        <w:rPr>
          <w:rFonts w:hint="eastAsia"/>
          <w:bCs/>
          <w:kern w:val="0"/>
          <w:szCs w:val="22"/>
        </w:rPr>
        <w:t xml:space="preserve"> </w:t>
      </w:r>
      <w:r>
        <w:rPr>
          <w:rFonts w:hint="eastAsia"/>
          <w:bCs/>
          <w:kern w:val="0"/>
          <w:szCs w:val="22"/>
        </w:rPr>
        <w:t>근로자가</w:t>
      </w:r>
      <w:r>
        <w:rPr>
          <w:rFonts w:hint="eastAsia"/>
          <w:bCs/>
          <w:kern w:val="0"/>
          <w:szCs w:val="22"/>
        </w:rPr>
        <w:t xml:space="preserve"> </w:t>
      </w:r>
      <w:r>
        <w:rPr>
          <w:rFonts w:hint="eastAsia"/>
          <w:bCs/>
          <w:kern w:val="0"/>
          <w:szCs w:val="22"/>
        </w:rPr>
        <w:t>없으므로</w:t>
      </w:r>
      <w:r>
        <w:rPr>
          <w:rFonts w:hint="eastAsia"/>
          <w:bCs/>
          <w:kern w:val="0"/>
          <w:szCs w:val="22"/>
        </w:rPr>
        <w:t>,</w:t>
      </w:r>
      <w:r>
        <w:rPr>
          <w:bCs/>
          <w:kern w:val="0"/>
          <w:szCs w:val="22"/>
        </w:rPr>
        <w:t xml:space="preserve"> </w:t>
      </w:r>
      <w:r>
        <w:rPr>
          <w:rFonts w:hint="eastAsia"/>
          <w:bCs/>
          <w:kern w:val="0"/>
          <w:szCs w:val="22"/>
        </w:rPr>
        <w:t>대상회사가</w:t>
      </w:r>
      <w:r>
        <w:rPr>
          <w:rFonts w:hint="eastAsia"/>
          <w:bCs/>
          <w:kern w:val="0"/>
          <w:szCs w:val="22"/>
        </w:rPr>
        <w:t xml:space="preserve"> </w:t>
      </w:r>
      <w:r>
        <w:rPr>
          <w:rFonts w:hint="eastAsia"/>
          <w:bCs/>
          <w:kern w:val="0"/>
          <w:szCs w:val="22"/>
        </w:rPr>
        <w:t>위</w:t>
      </w:r>
      <w:r>
        <w:rPr>
          <w:rFonts w:hint="eastAsia"/>
          <w:bCs/>
          <w:kern w:val="0"/>
          <w:szCs w:val="22"/>
        </w:rPr>
        <w:t xml:space="preserve"> </w:t>
      </w:r>
      <w:r>
        <w:rPr>
          <w:rFonts w:hint="eastAsia"/>
          <w:bCs/>
          <w:kern w:val="0"/>
          <w:szCs w:val="22"/>
        </w:rPr>
        <w:t>파견근로자들을</w:t>
      </w:r>
      <w:r>
        <w:rPr>
          <w:rFonts w:hint="eastAsia"/>
          <w:bCs/>
          <w:kern w:val="0"/>
          <w:szCs w:val="22"/>
        </w:rPr>
        <w:t xml:space="preserve"> </w:t>
      </w:r>
      <w:r>
        <w:rPr>
          <w:rFonts w:hint="eastAsia"/>
          <w:bCs/>
          <w:kern w:val="0"/>
          <w:szCs w:val="22"/>
        </w:rPr>
        <w:t>직접</w:t>
      </w:r>
      <w:r>
        <w:rPr>
          <w:rFonts w:hint="eastAsia"/>
          <w:bCs/>
          <w:kern w:val="0"/>
          <w:szCs w:val="22"/>
        </w:rPr>
        <w:t xml:space="preserve"> </w:t>
      </w:r>
      <w:r>
        <w:rPr>
          <w:rFonts w:hint="eastAsia"/>
          <w:bCs/>
          <w:kern w:val="0"/>
          <w:szCs w:val="22"/>
        </w:rPr>
        <w:t>고용할</w:t>
      </w:r>
      <w:r>
        <w:rPr>
          <w:rFonts w:hint="eastAsia"/>
          <w:bCs/>
          <w:kern w:val="0"/>
          <w:szCs w:val="22"/>
        </w:rPr>
        <w:t xml:space="preserve"> </w:t>
      </w:r>
      <w:r>
        <w:rPr>
          <w:rFonts w:hint="eastAsia"/>
          <w:bCs/>
          <w:kern w:val="0"/>
          <w:szCs w:val="22"/>
        </w:rPr>
        <w:t>의무를</w:t>
      </w:r>
      <w:r>
        <w:rPr>
          <w:rFonts w:hint="eastAsia"/>
          <w:bCs/>
          <w:kern w:val="0"/>
          <w:szCs w:val="22"/>
        </w:rPr>
        <w:t xml:space="preserve"> </w:t>
      </w:r>
      <w:r>
        <w:rPr>
          <w:rFonts w:hint="eastAsia"/>
          <w:bCs/>
          <w:kern w:val="0"/>
          <w:szCs w:val="22"/>
        </w:rPr>
        <w:t>부담하게</w:t>
      </w:r>
      <w:r>
        <w:rPr>
          <w:rFonts w:hint="eastAsia"/>
          <w:bCs/>
          <w:kern w:val="0"/>
          <w:szCs w:val="22"/>
        </w:rPr>
        <w:t xml:space="preserve"> </w:t>
      </w:r>
      <w:r>
        <w:rPr>
          <w:rFonts w:hint="eastAsia"/>
          <w:bCs/>
          <w:kern w:val="0"/>
          <w:szCs w:val="22"/>
        </w:rPr>
        <w:t>되는</w:t>
      </w:r>
      <w:r>
        <w:rPr>
          <w:rFonts w:hint="eastAsia"/>
          <w:bCs/>
          <w:kern w:val="0"/>
          <w:szCs w:val="22"/>
        </w:rPr>
        <w:t xml:space="preserve"> </w:t>
      </w:r>
      <w:r>
        <w:rPr>
          <w:rFonts w:hint="eastAsia"/>
          <w:bCs/>
          <w:kern w:val="0"/>
          <w:szCs w:val="22"/>
        </w:rPr>
        <w:t>것</w:t>
      </w:r>
      <w:r>
        <w:rPr>
          <w:rFonts w:hint="eastAsia"/>
          <w:bCs/>
          <w:kern w:val="0"/>
          <w:szCs w:val="22"/>
        </w:rPr>
        <w:t xml:space="preserve"> </w:t>
      </w:r>
      <w:r>
        <w:rPr>
          <w:rFonts w:hint="eastAsia"/>
          <w:bCs/>
          <w:kern w:val="0"/>
          <w:szCs w:val="22"/>
        </w:rPr>
        <w:t>외에</w:t>
      </w:r>
      <w:r>
        <w:rPr>
          <w:rFonts w:hint="eastAsia"/>
          <w:bCs/>
          <w:kern w:val="0"/>
          <w:szCs w:val="22"/>
        </w:rPr>
        <w:t xml:space="preserve"> </w:t>
      </w:r>
      <w:r>
        <w:rPr>
          <w:rFonts w:hint="eastAsia"/>
          <w:bCs/>
          <w:kern w:val="0"/>
          <w:szCs w:val="22"/>
        </w:rPr>
        <w:t>손해배상</w:t>
      </w:r>
      <w:r>
        <w:rPr>
          <w:rFonts w:hint="eastAsia"/>
          <w:bCs/>
          <w:kern w:val="0"/>
          <w:szCs w:val="22"/>
        </w:rPr>
        <w:t xml:space="preserve"> </w:t>
      </w:r>
      <w:r>
        <w:rPr>
          <w:rFonts w:hint="eastAsia"/>
          <w:bCs/>
          <w:kern w:val="0"/>
          <w:szCs w:val="22"/>
        </w:rPr>
        <w:t>책임</w:t>
      </w:r>
      <w:r>
        <w:rPr>
          <w:rFonts w:hint="eastAsia"/>
          <w:bCs/>
          <w:kern w:val="0"/>
          <w:szCs w:val="22"/>
        </w:rPr>
        <w:t xml:space="preserve"> </w:t>
      </w:r>
      <w:r>
        <w:rPr>
          <w:rFonts w:hint="eastAsia"/>
          <w:bCs/>
          <w:kern w:val="0"/>
          <w:szCs w:val="22"/>
        </w:rPr>
        <w:t>발생에</w:t>
      </w:r>
      <w:r>
        <w:rPr>
          <w:rFonts w:hint="eastAsia"/>
          <w:bCs/>
          <w:kern w:val="0"/>
          <w:szCs w:val="22"/>
        </w:rPr>
        <w:t xml:space="preserve"> </w:t>
      </w:r>
      <w:r>
        <w:rPr>
          <w:rFonts w:hint="eastAsia"/>
          <w:bCs/>
          <w:kern w:val="0"/>
          <w:szCs w:val="22"/>
        </w:rPr>
        <w:t>따른</w:t>
      </w:r>
      <w:r>
        <w:rPr>
          <w:rFonts w:hint="eastAsia"/>
          <w:bCs/>
          <w:kern w:val="0"/>
          <w:szCs w:val="22"/>
        </w:rPr>
        <w:t xml:space="preserve"> </w:t>
      </w:r>
      <w:r>
        <w:rPr>
          <w:rFonts w:hint="eastAsia"/>
          <w:bCs/>
          <w:kern w:val="0"/>
          <w:szCs w:val="22"/>
        </w:rPr>
        <w:t>금전적</w:t>
      </w:r>
      <w:r>
        <w:rPr>
          <w:rFonts w:hint="eastAsia"/>
          <w:bCs/>
          <w:kern w:val="0"/>
          <w:szCs w:val="22"/>
        </w:rPr>
        <w:t xml:space="preserve"> </w:t>
      </w:r>
      <w:r>
        <w:rPr>
          <w:rFonts w:hint="eastAsia"/>
          <w:bCs/>
          <w:kern w:val="0"/>
          <w:szCs w:val="22"/>
        </w:rPr>
        <w:t>영향이</w:t>
      </w:r>
      <w:r>
        <w:rPr>
          <w:rFonts w:hint="eastAsia"/>
          <w:bCs/>
          <w:kern w:val="0"/>
          <w:szCs w:val="22"/>
        </w:rPr>
        <w:t xml:space="preserve"> </w:t>
      </w:r>
      <w:r>
        <w:rPr>
          <w:rFonts w:hint="eastAsia"/>
          <w:bCs/>
          <w:kern w:val="0"/>
          <w:szCs w:val="22"/>
        </w:rPr>
        <w:t>발생할</w:t>
      </w:r>
      <w:r>
        <w:rPr>
          <w:rFonts w:hint="eastAsia"/>
          <w:bCs/>
          <w:kern w:val="0"/>
          <w:szCs w:val="22"/>
        </w:rPr>
        <w:t xml:space="preserve"> </w:t>
      </w:r>
      <w:r>
        <w:rPr>
          <w:rFonts w:hint="eastAsia"/>
          <w:bCs/>
          <w:kern w:val="0"/>
          <w:szCs w:val="22"/>
        </w:rPr>
        <w:t>가능성은</w:t>
      </w:r>
      <w:r>
        <w:rPr>
          <w:rFonts w:hint="eastAsia"/>
          <w:bCs/>
          <w:kern w:val="0"/>
          <w:szCs w:val="22"/>
        </w:rPr>
        <w:t xml:space="preserve"> </w:t>
      </w:r>
      <w:r>
        <w:rPr>
          <w:rFonts w:hint="eastAsia"/>
          <w:bCs/>
          <w:kern w:val="0"/>
          <w:szCs w:val="22"/>
        </w:rPr>
        <w:t>낮을</w:t>
      </w:r>
      <w:r>
        <w:rPr>
          <w:rFonts w:hint="eastAsia"/>
          <w:bCs/>
          <w:kern w:val="0"/>
          <w:szCs w:val="22"/>
        </w:rPr>
        <w:t xml:space="preserve"> </w:t>
      </w:r>
      <w:r>
        <w:rPr>
          <w:rFonts w:hint="eastAsia"/>
          <w:bCs/>
          <w:kern w:val="0"/>
          <w:szCs w:val="22"/>
        </w:rPr>
        <w:t>것으로</w:t>
      </w:r>
      <w:r>
        <w:rPr>
          <w:rFonts w:hint="eastAsia"/>
          <w:bCs/>
          <w:kern w:val="0"/>
          <w:szCs w:val="22"/>
        </w:rPr>
        <w:t xml:space="preserve"> </w:t>
      </w:r>
      <w:r>
        <w:rPr>
          <w:rFonts w:hint="eastAsia"/>
          <w:bCs/>
          <w:kern w:val="0"/>
          <w:szCs w:val="22"/>
        </w:rPr>
        <w:t>보임</w:t>
      </w:r>
      <w:r>
        <w:rPr>
          <w:rFonts w:hint="eastAsia"/>
          <w:bCs/>
          <w:kern w:val="0"/>
          <w:szCs w:val="22"/>
        </w:rPr>
        <w:t>.</w:t>
      </w:r>
    </w:p>
    <w:p w14:paraId="33517F9E" w14:textId="77777777" w:rsidR="00026A7E" w:rsidRPr="00CB2B3F" w:rsidRDefault="00026A7E" w:rsidP="00026A7E">
      <w:pPr>
        <w:numPr>
          <w:ilvl w:val="0"/>
          <w:numId w:val="12"/>
        </w:numPr>
        <w:spacing w:after="240" w:line="370" w:lineRule="atLeast"/>
        <w:rPr>
          <w:bCs/>
          <w:szCs w:val="22"/>
          <w:u w:val="single"/>
        </w:rPr>
      </w:pPr>
      <w:r w:rsidRPr="00CB2B3F">
        <w:rPr>
          <w:bCs/>
          <w:szCs w:val="22"/>
          <w:u w:val="single"/>
        </w:rPr>
        <w:t>한샘개발</w:t>
      </w:r>
    </w:p>
    <w:p w14:paraId="5899AC42" w14:textId="77777777" w:rsidR="00026A7E" w:rsidRDefault="00026A7E" w:rsidP="00026A7E">
      <w:pPr>
        <w:spacing w:after="240" w:line="370" w:lineRule="atLeast"/>
        <w:ind w:left="1361"/>
        <w:rPr>
          <w:bCs/>
          <w:szCs w:val="22"/>
        </w:rPr>
      </w:pPr>
      <w:r w:rsidRPr="00CB2B3F">
        <w:rPr>
          <w:bCs/>
          <w:szCs w:val="22"/>
        </w:rPr>
        <w:t>한샘개발은</w:t>
      </w:r>
      <w:r w:rsidRPr="00CB2B3F">
        <w:rPr>
          <w:bCs/>
          <w:szCs w:val="22"/>
        </w:rPr>
        <w:t xml:space="preserve"> </w:t>
      </w:r>
      <w:r w:rsidRPr="00CB2B3F">
        <w:rPr>
          <w:bCs/>
          <w:szCs w:val="22"/>
        </w:rPr>
        <w:t>대상회사</w:t>
      </w:r>
      <w:r w:rsidRPr="00CB2B3F">
        <w:rPr>
          <w:bCs/>
          <w:szCs w:val="22"/>
        </w:rPr>
        <w:t xml:space="preserve"> </w:t>
      </w:r>
      <w:r w:rsidRPr="00CB2B3F">
        <w:rPr>
          <w:bCs/>
          <w:szCs w:val="22"/>
        </w:rPr>
        <w:t>등</w:t>
      </w:r>
      <w:r w:rsidRPr="00CB2B3F">
        <w:rPr>
          <w:bCs/>
          <w:szCs w:val="22"/>
        </w:rPr>
        <w:t xml:space="preserve"> </w:t>
      </w:r>
      <w:r w:rsidRPr="00CB2B3F">
        <w:rPr>
          <w:bCs/>
          <w:szCs w:val="22"/>
        </w:rPr>
        <w:t>다른</w:t>
      </w:r>
      <w:r w:rsidRPr="00CB2B3F">
        <w:rPr>
          <w:bCs/>
          <w:szCs w:val="22"/>
        </w:rPr>
        <w:t xml:space="preserve"> </w:t>
      </w:r>
      <w:r w:rsidRPr="00CB2B3F">
        <w:rPr>
          <w:bCs/>
          <w:szCs w:val="22"/>
        </w:rPr>
        <w:t>회사와의</w:t>
      </w:r>
      <w:r w:rsidRPr="00CB2B3F">
        <w:rPr>
          <w:bCs/>
          <w:szCs w:val="22"/>
        </w:rPr>
        <w:t xml:space="preserve"> </w:t>
      </w:r>
      <w:r w:rsidRPr="00CB2B3F">
        <w:rPr>
          <w:bCs/>
          <w:szCs w:val="22"/>
        </w:rPr>
        <w:t>근로자파견계약</w:t>
      </w:r>
      <w:r w:rsidRPr="00CB2B3F">
        <w:rPr>
          <w:bCs/>
          <w:szCs w:val="22"/>
        </w:rPr>
        <w:t xml:space="preserve"> </w:t>
      </w:r>
      <w:r w:rsidRPr="00CB2B3F">
        <w:rPr>
          <w:bCs/>
          <w:szCs w:val="22"/>
        </w:rPr>
        <w:t>혹은</w:t>
      </w:r>
      <w:r w:rsidRPr="00CB2B3F">
        <w:rPr>
          <w:bCs/>
          <w:szCs w:val="22"/>
        </w:rPr>
        <w:t xml:space="preserve"> </w:t>
      </w:r>
      <w:r w:rsidRPr="00CB2B3F">
        <w:rPr>
          <w:bCs/>
          <w:szCs w:val="22"/>
        </w:rPr>
        <w:t>도급계약에</w:t>
      </w:r>
      <w:r w:rsidRPr="00CB2B3F">
        <w:rPr>
          <w:bCs/>
          <w:szCs w:val="22"/>
        </w:rPr>
        <w:t xml:space="preserve"> </w:t>
      </w:r>
      <w:r w:rsidRPr="00CB2B3F">
        <w:rPr>
          <w:bCs/>
          <w:szCs w:val="22"/>
        </w:rPr>
        <w:t>따라</w:t>
      </w:r>
      <w:r w:rsidRPr="00CB2B3F">
        <w:rPr>
          <w:bCs/>
          <w:szCs w:val="22"/>
        </w:rPr>
        <w:t xml:space="preserve"> </w:t>
      </w:r>
      <w:r w:rsidRPr="00CB2B3F">
        <w:rPr>
          <w:bCs/>
          <w:szCs w:val="22"/>
        </w:rPr>
        <w:t>한샘개발의</w:t>
      </w:r>
      <w:r w:rsidRPr="00CB2B3F">
        <w:rPr>
          <w:bCs/>
          <w:szCs w:val="22"/>
        </w:rPr>
        <w:t xml:space="preserve"> </w:t>
      </w:r>
      <w:r w:rsidRPr="00CB2B3F">
        <w:rPr>
          <w:bCs/>
          <w:szCs w:val="22"/>
        </w:rPr>
        <w:t>근로자로</w:t>
      </w:r>
      <w:r w:rsidRPr="00CB2B3F">
        <w:rPr>
          <w:bCs/>
          <w:szCs w:val="22"/>
        </w:rPr>
        <w:t xml:space="preserve"> </w:t>
      </w:r>
      <w:r w:rsidRPr="00CB2B3F">
        <w:rPr>
          <w:bCs/>
          <w:szCs w:val="22"/>
        </w:rPr>
        <w:t>하여금</w:t>
      </w:r>
      <w:r w:rsidRPr="00CB2B3F">
        <w:rPr>
          <w:bCs/>
          <w:szCs w:val="22"/>
        </w:rPr>
        <w:t xml:space="preserve"> </w:t>
      </w:r>
      <w:r w:rsidRPr="00CB2B3F">
        <w:rPr>
          <w:bCs/>
          <w:szCs w:val="22"/>
        </w:rPr>
        <w:t>다른</w:t>
      </w:r>
      <w:r w:rsidRPr="00CB2B3F">
        <w:rPr>
          <w:bCs/>
          <w:szCs w:val="22"/>
        </w:rPr>
        <w:t xml:space="preserve"> </w:t>
      </w:r>
      <w:r w:rsidRPr="00CB2B3F">
        <w:rPr>
          <w:bCs/>
          <w:szCs w:val="22"/>
        </w:rPr>
        <w:t>회사의</w:t>
      </w:r>
      <w:r w:rsidRPr="00CB2B3F">
        <w:rPr>
          <w:bCs/>
          <w:szCs w:val="22"/>
        </w:rPr>
        <w:t xml:space="preserve"> </w:t>
      </w:r>
      <w:r w:rsidRPr="00CB2B3F">
        <w:rPr>
          <w:bCs/>
          <w:szCs w:val="22"/>
        </w:rPr>
        <w:t>사업장에서</w:t>
      </w:r>
      <w:r w:rsidRPr="00CB2B3F">
        <w:rPr>
          <w:bCs/>
          <w:szCs w:val="22"/>
        </w:rPr>
        <w:t xml:space="preserve"> </w:t>
      </w:r>
      <w:r w:rsidRPr="00CB2B3F">
        <w:rPr>
          <w:bCs/>
          <w:szCs w:val="22"/>
        </w:rPr>
        <w:t>업무를</w:t>
      </w:r>
      <w:r w:rsidRPr="00CB2B3F">
        <w:rPr>
          <w:bCs/>
          <w:szCs w:val="22"/>
        </w:rPr>
        <w:t xml:space="preserve"> </w:t>
      </w:r>
      <w:r w:rsidRPr="00CB2B3F">
        <w:rPr>
          <w:bCs/>
          <w:szCs w:val="22"/>
        </w:rPr>
        <w:t>수행하도록</w:t>
      </w:r>
      <w:r w:rsidRPr="00CB2B3F">
        <w:rPr>
          <w:bCs/>
          <w:szCs w:val="22"/>
        </w:rPr>
        <w:t xml:space="preserve"> </w:t>
      </w:r>
      <w:r w:rsidRPr="00CB2B3F">
        <w:rPr>
          <w:bCs/>
          <w:szCs w:val="22"/>
        </w:rPr>
        <w:t>하고</w:t>
      </w:r>
      <w:r w:rsidRPr="00CB2B3F">
        <w:rPr>
          <w:bCs/>
          <w:szCs w:val="22"/>
        </w:rPr>
        <w:t xml:space="preserve"> </w:t>
      </w:r>
      <w:r w:rsidRPr="00CB2B3F">
        <w:rPr>
          <w:bCs/>
          <w:szCs w:val="22"/>
        </w:rPr>
        <w:t>있음</w:t>
      </w:r>
      <w:r w:rsidRPr="00CB2B3F">
        <w:rPr>
          <w:bCs/>
          <w:szCs w:val="22"/>
        </w:rPr>
        <w:t xml:space="preserve">. </w:t>
      </w:r>
    </w:p>
    <w:p w14:paraId="1A725458" w14:textId="77777777" w:rsidR="00026A7E" w:rsidRPr="00CB2B3F" w:rsidRDefault="00026A7E" w:rsidP="00026A7E">
      <w:pPr>
        <w:spacing w:after="240" w:line="370" w:lineRule="atLeast"/>
        <w:ind w:left="1361"/>
        <w:rPr>
          <w:bCs/>
          <w:szCs w:val="22"/>
        </w:rPr>
      </w:pPr>
      <w:r w:rsidRPr="00CB2B3F">
        <w:rPr>
          <w:bCs/>
          <w:szCs w:val="22"/>
        </w:rPr>
        <w:t>만약</w:t>
      </w:r>
      <w:r w:rsidRPr="00CB2B3F">
        <w:rPr>
          <w:bCs/>
          <w:szCs w:val="22"/>
        </w:rPr>
        <w:t xml:space="preserve"> </w:t>
      </w:r>
      <w:r w:rsidRPr="00CB2B3F">
        <w:rPr>
          <w:bCs/>
          <w:szCs w:val="22"/>
        </w:rPr>
        <w:t>해당</w:t>
      </w:r>
      <w:r w:rsidRPr="00CB2B3F">
        <w:rPr>
          <w:bCs/>
          <w:szCs w:val="22"/>
        </w:rPr>
        <w:t xml:space="preserve"> </w:t>
      </w:r>
      <w:r w:rsidRPr="00CB2B3F">
        <w:rPr>
          <w:bCs/>
          <w:szCs w:val="22"/>
        </w:rPr>
        <w:t>파견근로자가</w:t>
      </w:r>
      <w:r w:rsidRPr="00CB2B3F">
        <w:rPr>
          <w:bCs/>
          <w:szCs w:val="22"/>
        </w:rPr>
        <w:t xml:space="preserve"> </w:t>
      </w:r>
      <w:r w:rsidRPr="00CB2B3F">
        <w:rPr>
          <w:bCs/>
          <w:szCs w:val="22"/>
        </w:rPr>
        <w:t>근로자파견대상업무</w:t>
      </w:r>
      <w:r>
        <w:rPr>
          <w:rFonts w:hint="eastAsia"/>
          <w:bCs/>
          <w:szCs w:val="22"/>
        </w:rPr>
        <w:t xml:space="preserve"> </w:t>
      </w:r>
      <w:r w:rsidRPr="00CB2B3F">
        <w:rPr>
          <w:bCs/>
          <w:szCs w:val="22"/>
        </w:rPr>
        <w:t>외의</w:t>
      </w:r>
      <w:r w:rsidRPr="00CB2B3F">
        <w:rPr>
          <w:bCs/>
          <w:szCs w:val="22"/>
        </w:rPr>
        <w:t xml:space="preserve"> </w:t>
      </w:r>
      <w:r w:rsidRPr="00CB2B3F">
        <w:rPr>
          <w:bCs/>
          <w:szCs w:val="22"/>
        </w:rPr>
        <w:t>업무를</w:t>
      </w:r>
      <w:r w:rsidRPr="00CB2B3F">
        <w:rPr>
          <w:bCs/>
          <w:szCs w:val="22"/>
        </w:rPr>
        <w:t xml:space="preserve"> </w:t>
      </w:r>
      <w:r w:rsidRPr="00CB2B3F">
        <w:rPr>
          <w:bCs/>
          <w:szCs w:val="22"/>
        </w:rPr>
        <w:t>수행하거나</w:t>
      </w:r>
      <w:r w:rsidRPr="00CB2B3F">
        <w:rPr>
          <w:bCs/>
          <w:szCs w:val="22"/>
        </w:rPr>
        <w:t xml:space="preserve">, </w:t>
      </w:r>
      <w:r w:rsidRPr="00CB2B3F">
        <w:rPr>
          <w:bCs/>
          <w:szCs w:val="22"/>
        </w:rPr>
        <w:t>해당</w:t>
      </w:r>
      <w:r w:rsidRPr="00CB2B3F">
        <w:rPr>
          <w:bCs/>
          <w:szCs w:val="22"/>
        </w:rPr>
        <w:t xml:space="preserve"> </w:t>
      </w:r>
      <w:r w:rsidRPr="00CB2B3F">
        <w:rPr>
          <w:bCs/>
          <w:szCs w:val="22"/>
        </w:rPr>
        <w:t>도급관계의</w:t>
      </w:r>
      <w:r w:rsidRPr="00CB2B3F">
        <w:rPr>
          <w:bCs/>
          <w:szCs w:val="22"/>
        </w:rPr>
        <w:t xml:space="preserve"> </w:t>
      </w:r>
      <w:r w:rsidRPr="00CB2B3F">
        <w:rPr>
          <w:bCs/>
          <w:szCs w:val="22"/>
        </w:rPr>
        <w:t>실질이</w:t>
      </w:r>
      <w:r w:rsidRPr="00CB2B3F">
        <w:rPr>
          <w:bCs/>
          <w:szCs w:val="22"/>
        </w:rPr>
        <w:t xml:space="preserve"> </w:t>
      </w:r>
      <w:r w:rsidRPr="00CB2B3F">
        <w:rPr>
          <w:bCs/>
          <w:szCs w:val="22"/>
        </w:rPr>
        <w:t>파견으로</w:t>
      </w:r>
      <w:r w:rsidRPr="00CB2B3F">
        <w:rPr>
          <w:bCs/>
          <w:szCs w:val="22"/>
        </w:rPr>
        <w:t xml:space="preserve"> </w:t>
      </w:r>
      <w:r w:rsidRPr="00CB2B3F">
        <w:rPr>
          <w:bCs/>
          <w:szCs w:val="22"/>
        </w:rPr>
        <w:t>인정되는</w:t>
      </w:r>
      <w:r w:rsidRPr="00CB2B3F">
        <w:rPr>
          <w:bCs/>
          <w:szCs w:val="22"/>
        </w:rPr>
        <w:t xml:space="preserve"> </w:t>
      </w:r>
      <w:r w:rsidRPr="00CB2B3F">
        <w:rPr>
          <w:bCs/>
          <w:szCs w:val="22"/>
        </w:rPr>
        <w:t>경우</w:t>
      </w:r>
      <w:r w:rsidRPr="00CB2B3F">
        <w:rPr>
          <w:bCs/>
          <w:szCs w:val="22"/>
        </w:rPr>
        <w:t xml:space="preserve">, </w:t>
      </w:r>
      <w:r w:rsidRPr="00CB2B3F">
        <w:rPr>
          <w:bCs/>
          <w:szCs w:val="22"/>
        </w:rPr>
        <w:t>사용사업주가</w:t>
      </w:r>
      <w:r w:rsidRPr="00CB2B3F">
        <w:rPr>
          <w:bCs/>
          <w:szCs w:val="22"/>
        </w:rPr>
        <w:t xml:space="preserve"> </w:t>
      </w:r>
      <w:r w:rsidRPr="00CB2B3F">
        <w:rPr>
          <w:bCs/>
          <w:szCs w:val="22"/>
        </w:rPr>
        <w:t>해당</w:t>
      </w:r>
      <w:r w:rsidRPr="00CB2B3F">
        <w:rPr>
          <w:bCs/>
          <w:szCs w:val="22"/>
        </w:rPr>
        <w:t xml:space="preserve"> </w:t>
      </w:r>
      <w:r w:rsidRPr="00CB2B3F">
        <w:rPr>
          <w:bCs/>
          <w:szCs w:val="22"/>
        </w:rPr>
        <w:t>한샘개발</w:t>
      </w:r>
      <w:r w:rsidRPr="00CB2B3F">
        <w:rPr>
          <w:bCs/>
          <w:szCs w:val="22"/>
        </w:rPr>
        <w:t xml:space="preserve"> </w:t>
      </w:r>
      <w:r w:rsidRPr="00CB2B3F">
        <w:rPr>
          <w:bCs/>
          <w:szCs w:val="22"/>
        </w:rPr>
        <w:t>근로자를</w:t>
      </w:r>
      <w:r w:rsidRPr="00CB2B3F">
        <w:rPr>
          <w:bCs/>
          <w:szCs w:val="22"/>
        </w:rPr>
        <w:t xml:space="preserve"> </w:t>
      </w:r>
      <w:r w:rsidRPr="00CB2B3F">
        <w:rPr>
          <w:bCs/>
          <w:szCs w:val="22"/>
        </w:rPr>
        <w:t>직접</w:t>
      </w:r>
      <w:r w:rsidRPr="00CB2B3F">
        <w:rPr>
          <w:bCs/>
          <w:szCs w:val="22"/>
        </w:rPr>
        <w:t xml:space="preserve"> </w:t>
      </w:r>
      <w:r w:rsidRPr="00CB2B3F">
        <w:rPr>
          <w:bCs/>
          <w:szCs w:val="22"/>
        </w:rPr>
        <w:t>고용할</w:t>
      </w:r>
      <w:r w:rsidRPr="00CB2B3F">
        <w:rPr>
          <w:bCs/>
          <w:szCs w:val="22"/>
        </w:rPr>
        <w:t xml:space="preserve"> </w:t>
      </w:r>
      <w:r w:rsidRPr="00CB2B3F">
        <w:rPr>
          <w:bCs/>
          <w:szCs w:val="22"/>
        </w:rPr>
        <w:t>의무를</w:t>
      </w:r>
      <w:r w:rsidRPr="00CB2B3F">
        <w:rPr>
          <w:bCs/>
          <w:szCs w:val="22"/>
        </w:rPr>
        <w:t xml:space="preserve"> </w:t>
      </w:r>
      <w:r w:rsidRPr="00CB2B3F">
        <w:rPr>
          <w:bCs/>
          <w:szCs w:val="22"/>
        </w:rPr>
        <w:t>부담하게</w:t>
      </w:r>
      <w:r w:rsidRPr="00CB2B3F">
        <w:rPr>
          <w:bCs/>
          <w:szCs w:val="22"/>
        </w:rPr>
        <w:t xml:space="preserve"> </w:t>
      </w:r>
      <w:r w:rsidRPr="00CB2B3F">
        <w:rPr>
          <w:bCs/>
          <w:szCs w:val="22"/>
        </w:rPr>
        <w:t>되어</w:t>
      </w:r>
      <w:r w:rsidRPr="00CB2B3F">
        <w:rPr>
          <w:bCs/>
          <w:szCs w:val="22"/>
        </w:rPr>
        <w:t xml:space="preserve"> </w:t>
      </w:r>
      <w:r w:rsidRPr="00CB2B3F">
        <w:rPr>
          <w:bCs/>
          <w:szCs w:val="22"/>
        </w:rPr>
        <w:t>해당</w:t>
      </w:r>
      <w:r w:rsidRPr="00CB2B3F">
        <w:rPr>
          <w:bCs/>
          <w:szCs w:val="22"/>
        </w:rPr>
        <w:t xml:space="preserve"> </w:t>
      </w:r>
      <w:r w:rsidRPr="00CB2B3F">
        <w:rPr>
          <w:bCs/>
          <w:szCs w:val="22"/>
        </w:rPr>
        <w:t>한샘개발</w:t>
      </w:r>
      <w:r w:rsidRPr="00CB2B3F">
        <w:rPr>
          <w:bCs/>
          <w:szCs w:val="22"/>
        </w:rPr>
        <w:t xml:space="preserve"> </w:t>
      </w:r>
      <w:r w:rsidRPr="00CB2B3F">
        <w:rPr>
          <w:bCs/>
          <w:szCs w:val="22"/>
        </w:rPr>
        <w:t>근로자가</w:t>
      </w:r>
      <w:r w:rsidRPr="00CB2B3F">
        <w:rPr>
          <w:bCs/>
          <w:szCs w:val="22"/>
        </w:rPr>
        <w:t xml:space="preserve"> </w:t>
      </w:r>
      <w:r w:rsidRPr="00CB2B3F">
        <w:rPr>
          <w:bCs/>
          <w:szCs w:val="22"/>
        </w:rPr>
        <w:t>사용사업주에게</w:t>
      </w:r>
      <w:r w:rsidRPr="00CB2B3F">
        <w:rPr>
          <w:bCs/>
          <w:szCs w:val="22"/>
        </w:rPr>
        <w:t xml:space="preserve"> </w:t>
      </w:r>
      <w:r w:rsidRPr="00CB2B3F">
        <w:rPr>
          <w:bCs/>
          <w:szCs w:val="22"/>
        </w:rPr>
        <w:t>고용되기</w:t>
      </w:r>
      <w:r w:rsidRPr="00CB2B3F">
        <w:rPr>
          <w:bCs/>
          <w:szCs w:val="22"/>
        </w:rPr>
        <w:t xml:space="preserve"> </w:t>
      </w:r>
      <w:r w:rsidRPr="00CB2B3F">
        <w:rPr>
          <w:bCs/>
          <w:szCs w:val="22"/>
        </w:rPr>
        <w:t>원한다면</w:t>
      </w:r>
      <w:r w:rsidRPr="00CB2B3F">
        <w:rPr>
          <w:bCs/>
          <w:szCs w:val="22"/>
        </w:rPr>
        <w:t xml:space="preserve">, </w:t>
      </w:r>
      <w:r w:rsidRPr="00CB2B3F">
        <w:rPr>
          <w:bCs/>
          <w:szCs w:val="22"/>
        </w:rPr>
        <w:t>해당</w:t>
      </w:r>
      <w:r w:rsidRPr="00CB2B3F">
        <w:rPr>
          <w:bCs/>
          <w:szCs w:val="22"/>
        </w:rPr>
        <w:t xml:space="preserve"> </w:t>
      </w:r>
      <w:r w:rsidRPr="00CB2B3F">
        <w:rPr>
          <w:bCs/>
          <w:szCs w:val="22"/>
        </w:rPr>
        <w:t>근로자가</w:t>
      </w:r>
      <w:r w:rsidRPr="00CB2B3F">
        <w:rPr>
          <w:bCs/>
          <w:szCs w:val="22"/>
        </w:rPr>
        <w:t xml:space="preserve"> </w:t>
      </w:r>
      <w:r w:rsidRPr="00CB2B3F">
        <w:rPr>
          <w:bCs/>
          <w:szCs w:val="22"/>
        </w:rPr>
        <w:t>한샘개발이</w:t>
      </w:r>
      <w:r w:rsidRPr="00CB2B3F">
        <w:rPr>
          <w:bCs/>
          <w:szCs w:val="22"/>
        </w:rPr>
        <w:t xml:space="preserve"> </w:t>
      </w:r>
      <w:r w:rsidRPr="00CB2B3F">
        <w:rPr>
          <w:bCs/>
          <w:szCs w:val="22"/>
        </w:rPr>
        <w:t>아닌</w:t>
      </w:r>
      <w:r w:rsidRPr="00CB2B3F">
        <w:rPr>
          <w:bCs/>
          <w:szCs w:val="22"/>
        </w:rPr>
        <w:t xml:space="preserve"> </w:t>
      </w:r>
      <w:r w:rsidRPr="00CB2B3F">
        <w:rPr>
          <w:bCs/>
          <w:szCs w:val="22"/>
        </w:rPr>
        <w:t>사용사업주의</w:t>
      </w:r>
      <w:r w:rsidRPr="00CB2B3F">
        <w:rPr>
          <w:bCs/>
          <w:szCs w:val="22"/>
        </w:rPr>
        <w:t xml:space="preserve"> </w:t>
      </w:r>
      <w:r w:rsidRPr="00CB2B3F">
        <w:rPr>
          <w:bCs/>
          <w:szCs w:val="22"/>
        </w:rPr>
        <w:t>근로자가</w:t>
      </w:r>
      <w:r w:rsidRPr="00CB2B3F">
        <w:rPr>
          <w:bCs/>
          <w:szCs w:val="22"/>
        </w:rPr>
        <w:t xml:space="preserve"> </w:t>
      </w:r>
      <w:r w:rsidRPr="00CB2B3F">
        <w:rPr>
          <w:bCs/>
          <w:szCs w:val="22"/>
        </w:rPr>
        <w:t>될</w:t>
      </w:r>
      <w:r w:rsidRPr="00CB2B3F">
        <w:rPr>
          <w:bCs/>
          <w:szCs w:val="22"/>
        </w:rPr>
        <w:t xml:space="preserve"> </w:t>
      </w:r>
      <w:r w:rsidRPr="00CB2B3F">
        <w:rPr>
          <w:bCs/>
          <w:szCs w:val="22"/>
        </w:rPr>
        <w:t>수</w:t>
      </w:r>
      <w:r w:rsidRPr="00CB2B3F">
        <w:rPr>
          <w:bCs/>
          <w:szCs w:val="22"/>
        </w:rPr>
        <w:t xml:space="preserve"> </w:t>
      </w:r>
      <w:r w:rsidRPr="00CB2B3F">
        <w:rPr>
          <w:bCs/>
          <w:szCs w:val="22"/>
        </w:rPr>
        <w:t>있기에</w:t>
      </w:r>
      <w:r w:rsidRPr="00CB2B3F">
        <w:rPr>
          <w:bCs/>
          <w:szCs w:val="22"/>
        </w:rPr>
        <w:t xml:space="preserve"> </w:t>
      </w:r>
      <w:r w:rsidRPr="00CB2B3F">
        <w:rPr>
          <w:bCs/>
          <w:szCs w:val="22"/>
        </w:rPr>
        <w:t>한샘개발은</w:t>
      </w:r>
      <w:r w:rsidRPr="00CB2B3F">
        <w:rPr>
          <w:bCs/>
          <w:szCs w:val="22"/>
        </w:rPr>
        <w:t xml:space="preserve"> </w:t>
      </w:r>
      <w:r w:rsidRPr="00CB2B3F">
        <w:rPr>
          <w:bCs/>
          <w:szCs w:val="22"/>
        </w:rPr>
        <w:t>사실상</w:t>
      </w:r>
      <w:r w:rsidRPr="00CB2B3F">
        <w:rPr>
          <w:bCs/>
          <w:szCs w:val="22"/>
        </w:rPr>
        <w:t xml:space="preserve"> </w:t>
      </w:r>
      <w:r w:rsidRPr="00CB2B3F">
        <w:rPr>
          <w:bCs/>
          <w:szCs w:val="22"/>
        </w:rPr>
        <w:t>더</w:t>
      </w:r>
      <w:r w:rsidRPr="00CB2B3F">
        <w:rPr>
          <w:bCs/>
          <w:szCs w:val="22"/>
        </w:rPr>
        <w:t xml:space="preserve"> </w:t>
      </w:r>
      <w:r w:rsidRPr="00CB2B3F">
        <w:rPr>
          <w:bCs/>
          <w:szCs w:val="22"/>
        </w:rPr>
        <w:t>이상</w:t>
      </w:r>
      <w:r w:rsidRPr="00CB2B3F">
        <w:rPr>
          <w:bCs/>
          <w:szCs w:val="22"/>
        </w:rPr>
        <w:t xml:space="preserve"> </w:t>
      </w:r>
      <w:r w:rsidRPr="00CB2B3F">
        <w:rPr>
          <w:bCs/>
          <w:szCs w:val="22"/>
        </w:rPr>
        <w:t>관련</w:t>
      </w:r>
      <w:r w:rsidRPr="00CB2B3F">
        <w:rPr>
          <w:bCs/>
          <w:szCs w:val="22"/>
        </w:rPr>
        <w:t xml:space="preserve"> </w:t>
      </w:r>
      <w:r w:rsidRPr="00CB2B3F">
        <w:rPr>
          <w:bCs/>
          <w:szCs w:val="22"/>
        </w:rPr>
        <w:t>사업을</w:t>
      </w:r>
      <w:r w:rsidRPr="00CB2B3F">
        <w:rPr>
          <w:bCs/>
          <w:szCs w:val="22"/>
        </w:rPr>
        <w:t xml:space="preserve"> </w:t>
      </w:r>
      <w:r w:rsidRPr="00CB2B3F">
        <w:rPr>
          <w:bCs/>
          <w:szCs w:val="22"/>
        </w:rPr>
        <w:t>영위할</w:t>
      </w:r>
      <w:r w:rsidRPr="00CB2B3F">
        <w:rPr>
          <w:bCs/>
          <w:szCs w:val="22"/>
        </w:rPr>
        <w:t xml:space="preserve"> </w:t>
      </w:r>
      <w:r w:rsidRPr="00CB2B3F">
        <w:rPr>
          <w:bCs/>
          <w:szCs w:val="22"/>
        </w:rPr>
        <w:t>수</w:t>
      </w:r>
      <w:r w:rsidRPr="00CB2B3F">
        <w:rPr>
          <w:bCs/>
          <w:szCs w:val="22"/>
        </w:rPr>
        <w:t xml:space="preserve"> </w:t>
      </w:r>
      <w:r w:rsidRPr="00CB2B3F">
        <w:rPr>
          <w:bCs/>
          <w:szCs w:val="22"/>
        </w:rPr>
        <w:t>없게</w:t>
      </w:r>
      <w:r w:rsidRPr="00CB2B3F">
        <w:rPr>
          <w:bCs/>
          <w:szCs w:val="22"/>
        </w:rPr>
        <w:t xml:space="preserve"> </w:t>
      </w:r>
      <w:r w:rsidRPr="00CB2B3F">
        <w:rPr>
          <w:bCs/>
          <w:szCs w:val="22"/>
        </w:rPr>
        <w:t>되고</w:t>
      </w:r>
      <w:r w:rsidRPr="00CB2B3F">
        <w:rPr>
          <w:bCs/>
          <w:szCs w:val="22"/>
        </w:rPr>
        <w:t xml:space="preserve">, </w:t>
      </w:r>
      <w:r w:rsidRPr="00CB2B3F">
        <w:rPr>
          <w:bCs/>
          <w:szCs w:val="22"/>
        </w:rPr>
        <w:t>한샘개발</w:t>
      </w:r>
      <w:r w:rsidRPr="00CB2B3F">
        <w:rPr>
          <w:bCs/>
          <w:szCs w:val="22"/>
        </w:rPr>
        <w:t xml:space="preserve"> </w:t>
      </w:r>
      <w:r w:rsidRPr="00CB2B3F">
        <w:rPr>
          <w:bCs/>
          <w:szCs w:val="22"/>
        </w:rPr>
        <w:t>및</w:t>
      </w:r>
      <w:r w:rsidRPr="00CB2B3F">
        <w:rPr>
          <w:bCs/>
          <w:szCs w:val="22"/>
        </w:rPr>
        <w:t xml:space="preserve"> </w:t>
      </w:r>
      <w:r w:rsidRPr="00CB2B3F">
        <w:rPr>
          <w:bCs/>
          <w:szCs w:val="22"/>
        </w:rPr>
        <w:t>대표이사가</w:t>
      </w:r>
      <w:r w:rsidRPr="00CB2B3F">
        <w:rPr>
          <w:bCs/>
          <w:szCs w:val="22"/>
        </w:rPr>
        <w:t xml:space="preserve"> 3</w:t>
      </w:r>
      <w:r w:rsidRPr="00CB2B3F">
        <w:rPr>
          <w:bCs/>
          <w:szCs w:val="22"/>
        </w:rPr>
        <w:t>년</w:t>
      </w:r>
      <w:r w:rsidRPr="00CB2B3F">
        <w:rPr>
          <w:bCs/>
          <w:szCs w:val="22"/>
        </w:rPr>
        <w:t xml:space="preserve"> </w:t>
      </w:r>
      <w:r w:rsidRPr="00CB2B3F">
        <w:rPr>
          <w:bCs/>
          <w:szCs w:val="22"/>
        </w:rPr>
        <w:t>이하의</w:t>
      </w:r>
      <w:r w:rsidRPr="00CB2B3F">
        <w:rPr>
          <w:bCs/>
          <w:szCs w:val="22"/>
        </w:rPr>
        <w:t xml:space="preserve"> </w:t>
      </w:r>
      <w:r w:rsidRPr="00CB2B3F">
        <w:rPr>
          <w:bCs/>
          <w:szCs w:val="22"/>
        </w:rPr>
        <w:t>징역</w:t>
      </w:r>
      <w:r w:rsidRPr="00CB2B3F">
        <w:rPr>
          <w:bCs/>
          <w:szCs w:val="22"/>
        </w:rPr>
        <w:t xml:space="preserve"> </w:t>
      </w:r>
      <w:r w:rsidRPr="00CB2B3F">
        <w:rPr>
          <w:bCs/>
          <w:szCs w:val="22"/>
        </w:rPr>
        <w:t>또는</w:t>
      </w:r>
      <w:r w:rsidRPr="00CB2B3F">
        <w:rPr>
          <w:bCs/>
          <w:szCs w:val="22"/>
        </w:rPr>
        <w:t xml:space="preserve"> 3</w:t>
      </w:r>
      <w:r w:rsidRPr="00CB2B3F">
        <w:rPr>
          <w:bCs/>
          <w:szCs w:val="22"/>
        </w:rPr>
        <w:t>천만원</w:t>
      </w:r>
      <w:r w:rsidRPr="00CB2B3F">
        <w:rPr>
          <w:bCs/>
          <w:szCs w:val="22"/>
        </w:rPr>
        <w:t xml:space="preserve"> </w:t>
      </w:r>
      <w:r w:rsidRPr="00CB2B3F">
        <w:rPr>
          <w:bCs/>
          <w:szCs w:val="22"/>
        </w:rPr>
        <w:t>이하의</w:t>
      </w:r>
      <w:r w:rsidRPr="00CB2B3F">
        <w:rPr>
          <w:bCs/>
          <w:szCs w:val="22"/>
        </w:rPr>
        <w:t xml:space="preserve"> </w:t>
      </w:r>
      <w:r w:rsidRPr="00CB2B3F">
        <w:rPr>
          <w:bCs/>
          <w:szCs w:val="22"/>
        </w:rPr>
        <w:t>벌금에</w:t>
      </w:r>
      <w:r w:rsidRPr="00CB2B3F">
        <w:rPr>
          <w:bCs/>
          <w:szCs w:val="22"/>
        </w:rPr>
        <w:t xml:space="preserve"> </w:t>
      </w:r>
      <w:r w:rsidRPr="00CB2B3F">
        <w:rPr>
          <w:bCs/>
          <w:szCs w:val="22"/>
        </w:rPr>
        <w:t>처해질</w:t>
      </w:r>
      <w:r w:rsidRPr="00CB2B3F">
        <w:rPr>
          <w:bCs/>
          <w:szCs w:val="22"/>
        </w:rPr>
        <w:t xml:space="preserve"> </w:t>
      </w:r>
      <w:r w:rsidRPr="00CB2B3F">
        <w:rPr>
          <w:bCs/>
          <w:szCs w:val="22"/>
        </w:rPr>
        <w:t>수</w:t>
      </w:r>
      <w:r w:rsidRPr="00CB2B3F">
        <w:rPr>
          <w:bCs/>
          <w:szCs w:val="22"/>
        </w:rPr>
        <w:t xml:space="preserve"> </w:t>
      </w:r>
      <w:r w:rsidRPr="00CB2B3F">
        <w:rPr>
          <w:bCs/>
          <w:szCs w:val="22"/>
        </w:rPr>
        <w:t>있음</w:t>
      </w:r>
      <w:r w:rsidRPr="00CB2B3F">
        <w:rPr>
          <w:bCs/>
          <w:szCs w:val="22"/>
        </w:rPr>
        <w:t>.</w:t>
      </w:r>
    </w:p>
    <w:p w14:paraId="2F1A6AD1" w14:textId="77777777" w:rsidR="00026A7E" w:rsidRDefault="00026A7E" w:rsidP="00026A7E">
      <w:pPr>
        <w:spacing w:after="240" w:line="370" w:lineRule="atLeast"/>
        <w:ind w:left="1361"/>
        <w:rPr>
          <w:szCs w:val="22"/>
        </w:rPr>
      </w:pPr>
      <w:r w:rsidRPr="00CB2B3F">
        <w:rPr>
          <w:bCs/>
          <w:szCs w:val="22"/>
        </w:rPr>
        <w:t>한샘개발이</w:t>
      </w:r>
      <w:r w:rsidRPr="00CB2B3F">
        <w:rPr>
          <w:bCs/>
          <w:szCs w:val="22"/>
        </w:rPr>
        <w:t xml:space="preserve"> </w:t>
      </w:r>
      <w:r w:rsidRPr="00CB2B3F">
        <w:rPr>
          <w:bCs/>
          <w:szCs w:val="22"/>
        </w:rPr>
        <w:t>다른</w:t>
      </w:r>
      <w:r w:rsidRPr="00CB2B3F">
        <w:rPr>
          <w:bCs/>
          <w:szCs w:val="22"/>
        </w:rPr>
        <w:t xml:space="preserve"> </w:t>
      </w:r>
      <w:r w:rsidRPr="00CB2B3F">
        <w:rPr>
          <w:bCs/>
          <w:szCs w:val="22"/>
        </w:rPr>
        <w:t>회사에</w:t>
      </w:r>
      <w:r w:rsidRPr="00CB2B3F">
        <w:rPr>
          <w:bCs/>
          <w:szCs w:val="22"/>
        </w:rPr>
        <w:t xml:space="preserve"> </w:t>
      </w:r>
      <w:r w:rsidRPr="00CB2B3F">
        <w:rPr>
          <w:bCs/>
          <w:szCs w:val="22"/>
        </w:rPr>
        <w:t>파견한</w:t>
      </w:r>
      <w:r w:rsidRPr="00CB2B3F">
        <w:rPr>
          <w:bCs/>
          <w:szCs w:val="22"/>
        </w:rPr>
        <w:t xml:space="preserve"> </w:t>
      </w:r>
      <w:r w:rsidRPr="00CB2B3F">
        <w:rPr>
          <w:bCs/>
          <w:szCs w:val="22"/>
        </w:rPr>
        <w:t>근로자는</w:t>
      </w:r>
      <w:r w:rsidRPr="00CB2B3F">
        <w:rPr>
          <w:bCs/>
          <w:szCs w:val="22"/>
        </w:rPr>
        <w:t xml:space="preserve"> </w:t>
      </w:r>
      <w:r w:rsidRPr="00CB2B3F">
        <w:rPr>
          <w:bCs/>
          <w:szCs w:val="22"/>
        </w:rPr>
        <w:t>일견</w:t>
      </w:r>
      <w:r w:rsidRPr="00CB2B3F">
        <w:rPr>
          <w:bCs/>
          <w:szCs w:val="22"/>
        </w:rPr>
        <w:t xml:space="preserve"> </w:t>
      </w:r>
      <w:proofErr w:type="spellStart"/>
      <w:r w:rsidRPr="00CB2B3F">
        <w:rPr>
          <w:bCs/>
          <w:szCs w:val="22"/>
        </w:rPr>
        <w:t>근로자파견대상업무인</w:t>
      </w:r>
      <w:proofErr w:type="spellEnd"/>
      <w:r w:rsidRPr="00CB2B3F">
        <w:rPr>
          <w:bCs/>
          <w:szCs w:val="22"/>
        </w:rPr>
        <w:t xml:space="preserve"> </w:t>
      </w:r>
      <w:r w:rsidRPr="00CB2B3F">
        <w:rPr>
          <w:bCs/>
          <w:szCs w:val="22"/>
        </w:rPr>
        <w:t>사무</w:t>
      </w:r>
      <w:r w:rsidRPr="00CB2B3F">
        <w:rPr>
          <w:bCs/>
          <w:szCs w:val="22"/>
        </w:rPr>
        <w:t xml:space="preserve"> </w:t>
      </w:r>
      <w:r w:rsidRPr="00CB2B3F">
        <w:rPr>
          <w:bCs/>
          <w:szCs w:val="22"/>
        </w:rPr>
        <w:t>지원</w:t>
      </w:r>
      <w:r w:rsidRPr="00CB2B3F">
        <w:rPr>
          <w:bCs/>
          <w:szCs w:val="22"/>
        </w:rPr>
        <w:t xml:space="preserve"> </w:t>
      </w:r>
      <w:r w:rsidRPr="00CB2B3F">
        <w:rPr>
          <w:bCs/>
          <w:szCs w:val="22"/>
        </w:rPr>
        <w:t>종사자</w:t>
      </w:r>
      <w:r w:rsidRPr="00CB2B3F">
        <w:rPr>
          <w:bCs/>
          <w:szCs w:val="22"/>
        </w:rPr>
        <w:t xml:space="preserve">, </w:t>
      </w:r>
      <w:r w:rsidRPr="00CB2B3F">
        <w:rPr>
          <w:bCs/>
          <w:szCs w:val="22"/>
        </w:rPr>
        <w:t>자동차</w:t>
      </w:r>
      <w:r w:rsidRPr="00CB2B3F">
        <w:rPr>
          <w:bCs/>
          <w:szCs w:val="22"/>
        </w:rPr>
        <w:t xml:space="preserve"> </w:t>
      </w:r>
      <w:r w:rsidRPr="00CB2B3F">
        <w:rPr>
          <w:bCs/>
          <w:szCs w:val="22"/>
        </w:rPr>
        <w:t>운전</w:t>
      </w:r>
      <w:r w:rsidRPr="00CB2B3F">
        <w:rPr>
          <w:bCs/>
          <w:szCs w:val="22"/>
        </w:rPr>
        <w:t xml:space="preserve"> </w:t>
      </w:r>
      <w:r w:rsidRPr="00CB2B3F">
        <w:rPr>
          <w:bCs/>
          <w:szCs w:val="22"/>
        </w:rPr>
        <w:t>종사자의</w:t>
      </w:r>
      <w:r w:rsidRPr="00CB2B3F">
        <w:rPr>
          <w:bCs/>
          <w:szCs w:val="22"/>
        </w:rPr>
        <w:t xml:space="preserve"> </w:t>
      </w:r>
      <w:r w:rsidRPr="00CB2B3F">
        <w:rPr>
          <w:bCs/>
          <w:szCs w:val="22"/>
        </w:rPr>
        <w:t>업무를</w:t>
      </w:r>
      <w:r w:rsidRPr="00CB2B3F">
        <w:rPr>
          <w:bCs/>
          <w:szCs w:val="22"/>
        </w:rPr>
        <w:t xml:space="preserve"> </w:t>
      </w:r>
      <w:r w:rsidRPr="00CB2B3F">
        <w:rPr>
          <w:bCs/>
          <w:szCs w:val="22"/>
        </w:rPr>
        <w:t>수행하고</w:t>
      </w:r>
      <w:r w:rsidRPr="00CB2B3F">
        <w:rPr>
          <w:bCs/>
          <w:szCs w:val="22"/>
        </w:rPr>
        <w:t xml:space="preserve"> </w:t>
      </w:r>
      <w:r w:rsidRPr="00CB2B3F">
        <w:rPr>
          <w:bCs/>
          <w:szCs w:val="22"/>
        </w:rPr>
        <w:t>있는</w:t>
      </w:r>
      <w:r w:rsidRPr="00CB2B3F">
        <w:rPr>
          <w:bCs/>
          <w:szCs w:val="22"/>
        </w:rPr>
        <w:t xml:space="preserve"> </w:t>
      </w:r>
      <w:r w:rsidRPr="00CB2B3F">
        <w:rPr>
          <w:bCs/>
          <w:szCs w:val="22"/>
        </w:rPr>
        <w:t>것으로</w:t>
      </w:r>
      <w:r w:rsidRPr="00CB2B3F">
        <w:rPr>
          <w:bCs/>
          <w:szCs w:val="22"/>
        </w:rPr>
        <w:t xml:space="preserve"> </w:t>
      </w:r>
      <w:r w:rsidRPr="00CB2B3F">
        <w:rPr>
          <w:bCs/>
          <w:szCs w:val="22"/>
        </w:rPr>
        <w:t>보이고</w:t>
      </w:r>
      <w:r w:rsidRPr="00CB2B3F">
        <w:rPr>
          <w:bCs/>
          <w:szCs w:val="22"/>
        </w:rPr>
        <w:t xml:space="preserve">, </w:t>
      </w:r>
      <w:r w:rsidRPr="00CB2B3F">
        <w:rPr>
          <w:bCs/>
          <w:szCs w:val="22"/>
        </w:rPr>
        <w:t>한샘개발이</w:t>
      </w:r>
      <w:r w:rsidRPr="00CB2B3F">
        <w:rPr>
          <w:bCs/>
          <w:szCs w:val="22"/>
        </w:rPr>
        <w:t xml:space="preserve"> </w:t>
      </w:r>
      <w:r w:rsidRPr="00CB2B3F">
        <w:rPr>
          <w:bCs/>
          <w:szCs w:val="22"/>
        </w:rPr>
        <w:t>다른</w:t>
      </w:r>
      <w:r w:rsidRPr="00CB2B3F">
        <w:rPr>
          <w:bCs/>
          <w:szCs w:val="22"/>
        </w:rPr>
        <w:t xml:space="preserve"> </w:t>
      </w:r>
      <w:r w:rsidRPr="00CB2B3F">
        <w:rPr>
          <w:bCs/>
          <w:szCs w:val="22"/>
        </w:rPr>
        <w:t>회사와의</w:t>
      </w:r>
      <w:r w:rsidRPr="00CB2B3F">
        <w:rPr>
          <w:bCs/>
          <w:szCs w:val="22"/>
        </w:rPr>
        <w:t xml:space="preserve"> </w:t>
      </w:r>
      <w:r w:rsidRPr="00CB2B3F">
        <w:rPr>
          <w:bCs/>
          <w:szCs w:val="22"/>
        </w:rPr>
        <w:t>도급계약에</w:t>
      </w:r>
      <w:r w:rsidRPr="00CB2B3F">
        <w:rPr>
          <w:bCs/>
          <w:szCs w:val="22"/>
        </w:rPr>
        <w:t xml:space="preserve"> </w:t>
      </w:r>
      <w:r w:rsidRPr="00CB2B3F">
        <w:rPr>
          <w:bCs/>
          <w:szCs w:val="22"/>
        </w:rPr>
        <w:t>따라</w:t>
      </w:r>
      <w:r w:rsidRPr="00CB2B3F">
        <w:rPr>
          <w:bCs/>
          <w:szCs w:val="22"/>
        </w:rPr>
        <w:t xml:space="preserve"> </w:t>
      </w:r>
      <w:r w:rsidRPr="00CB2B3F">
        <w:rPr>
          <w:bCs/>
          <w:szCs w:val="22"/>
        </w:rPr>
        <w:t>수행하는</w:t>
      </w:r>
      <w:r w:rsidRPr="00CB2B3F">
        <w:rPr>
          <w:bCs/>
          <w:szCs w:val="22"/>
        </w:rPr>
        <w:t xml:space="preserve"> </w:t>
      </w:r>
      <w:r w:rsidRPr="00CB2B3F">
        <w:rPr>
          <w:szCs w:val="22"/>
        </w:rPr>
        <w:t>업무는</w:t>
      </w:r>
      <w:r w:rsidRPr="00CB2B3F">
        <w:rPr>
          <w:szCs w:val="22"/>
        </w:rPr>
        <w:t xml:space="preserve"> </w:t>
      </w:r>
      <w:r w:rsidRPr="00CB2B3F">
        <w:rPr>
          <w:szCs w:val="22"/>
        </w:rPr>
        <w:t>대부분</w:t>
      </w:r>
      <w:r w:rsidRPr="00CB2B3F">
        <w:rPr>
          <w:szCs w:val="22"/>
        </w:rPr>
        <w:t xml:space="preserve"> </w:t>
      </w:r>
      <w:r w:rsidRPr="00CB2B3F">
        <w:rPr>
          <w:szCs w:val="22"/>
        </w:rPr>
        <w:t>건물관리</w:t>
      </w:r>
      <w:r w:rsidRPr="00CB2B3F">
        <w:rPr>
          <w:szCs w:val="22"/>
        </w:rPr>
        <w:t xml:space="preserve"> </w:t>
      </w:r>
      <w:r w:rsidRPr="00CB2B3F">
        <w:rPr>
          <w:szCs w:val="22"/>
        </w:rPr>
        <w:t>등</w:t>
      </w:r>
      <w:r w:rsidRPr="00CB2B3F">
        <w:rPr>
          <w:szCs w:val="22"/>
        </w:rPr>
        <w:t xml:space="preserve"> </w:t>
      </w:r>
      <w:r w:rsidRPr="00CB2B3F">
        <w:rPr>
          <w:szCs w:val="22"/>
        </w:rPr>
        <w:t>이른바</w:t>
      </w:r>
      <w:r w:rsidRPr="00CB2B3F">
        <w:rPr>
          <w:szCs w:val="22"/>
        </w:rPr>
        <w:t xml:space="preserve"> </w:t>
      </w:r>
      <w:proofErr w:type="spellStart"/>
      <w:r w:rsidRPr="00CB2B3F">
        <w:rPr>
          <w:szCs w:val="22"/>
        </w:rPr>
        <w:t>총무성</w:t>
      </w:r>
      <w:proofErr w:type="spellEnd"/>
      <w:r w:rsidRPr="00CB2B3F">
        <w:rPr>
          <w:szCs w:val="22"/>
        </w:rPr>
        <w:t xml:space="preserve"> </w:t>
      </w:r>
      <w:r w:rsidRPr="00CB2B3F">
        <w:rPr>
          <w:szCs w:val="22"/>
        </w:rPr>
        <w:t>도급업무로서</w:t>
      </w:r>
      <w:r w:rsidRPr="00CB2B3F">
        <w:rPr>
          <w:szCs w:val="22"/>
        </w:rPr>
        <w:t xml:space="preserve"> </w:t>
      </w:r>
      <w:r w:rsidRPr="00CB2B3F">
        <w:rPr>
          <w:szCs w:val="22"/>
        </w:rPr>
        <w:t>관련하여</w:t>
      </w:r>
      <w:r w:rsidRPr="00CB2B3F">
        <w:rPr>
          <w:szCs w:val="22"/>
        </w:rPr>
        <w:t xml:space="preserve"> </w:t>
      </w:r>
      <w:r w:rsidRPr="00CB2B3F">
        <w:rPr>
          <w:szCs w:val="22"/>
        </w:rPr>
        <w:t>근로자파견관계가</w:t>
      </w:r>
      <w:r w:rsidRPr="00CB2B3F">
        <w:rPr>
          <w:szCs w:val="22"/>
        </w:rPr>
        <w:t xml:space="preserve"> </w:t>
      </w:r>
      <w:r w:rsidRPr="00CB2B3F">
        <w:rPr>
          <w:szCs w:val="22"/>
        </w:rPr>
        <w:t>인정될</w:t>
      </w:r>
      <w:r w:rsidRPr="00CB2B3F">
        <w:rPr>
          <w:szCs w:val="22"/>
        </w:rPr>
        <w:t xml:space="preserve"> </w:t>
      </w:r>
      <w:r w:rsidRPr="00CB2B3F">
        <w:rPr>
          <w:szCs w:val="22"/>
        </w:rPr>
        <w:t>가능성은</w:t>
      </w:r>
      <w:r w:rsidRPr="00CB2B3F">
        <w:rPr>
          <w:szCs w:val="22"/>
        </w:rPr>
        <w:t xml:space="preserve"> </w:t>
      </w:r>
      <w:r w:rsidRPr="00CB2B3F">
        <w:rPr>
          <w:szCs w:val="22"/>
        </w:rPr>
        <w:t>낮은</w:t>
      </w:r>
      <w:r w:rsidRPr="00CB2B3F">
        <w:rPr>
          <w:szCs w:val="22"/>
        </w:rPr>
        <w:t xml:space="preserve"> </w:t>
      </w:r>
      <w:r w:rsidRPr="00CB2B3F">
        <w:rPr>
          <w:szCs w:val="22"/>
        </w:rPr>
        <w:t>편일</w:t>
      </w:r>
      <w:r w:rsidRPr="00CB2B3F">
        <w:rPr>
          <w:szCs w:val="22"/>
        </w:rPr>
        <w:t xml:space="preserve"> </w:t>
      </w:r>
      <w:r w:rsidRPr="00CB2B3F">
        <w:rPr>
          <w:szCs w:val="22"/>
        </w:rPr>
        <w:t>것으로</w:t>
      </w:r>
      <w:r w:rsidRPr="00CB2B3F">
        <w:rPr>
          <w:szCs w:val="22"/>
        </w:rPr>
        <w:t xml:space="preserve"> </w:t>
      </w:r>
      <w:r w:rsidRPr="00CB2B3F">
        <w:rPr>
          <w:szCs w:val="22"/>
        </w:rPr>
        <w:t>사료됨</w:t>
      </w:r>
      <w:r w:rsidRPr="00CB2B3F">
        <w:rPr>
          <w:szCs w:val="22"/>
        </w:rPr>
        <w:t xml:space="preserve">. </w:t>
      </w:r>
    </w:p>
    <w:p w14:paraId="2380AC45" w14:textId="77777777" w:rsidR="00026A7E" w:rsidRPr="00A1652F" w:rsidRDefault="00026A7E" w:rsidP="00026A7E">
      <w:pPr>
        <w:spacing w:after="240" w:line="370" w:lineRule="atLeast"/>
        <w:ind w:left="1361"/>
        <w:rPr>
          <w:bCs/>
          <w:szCs w:val="22"/>
        </w:rPr>
      </w:pPr>
      <w:r>
        <w:rPr>
          <w:rFonts w:hint="eastAsia"/>
          <w:szCs w:val="22"/>
        </w:rPr>
        <w:t>또한</w:t>
      </w:r>
      <w:r>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한샘개발은</w:t>
      </w:r>
      <w:r>
        <w:rPr>
          <w:rFonts w:hint="eastAsia"/>
          <w:szCs w:val="22"/>
        </w:rPr>
        <w:t xml:space="preserve"> </w:t>
      </w:r>
      <w:r>
        <w:rPr>
          <w:rFonts w:hint="eastAsia"/>
          <w:szCs w:val="22"/>
        </w:rPr>
        <w:t>다른</w:t>
      </w:r>
      <w:r>
        <w:rPr>
          <w:rFonts w:hint="eastAsia"/>
          <w:szCs w:val="22"/>
        </w:rPr>
        <w:t xml:space="preserve"> </w:t>
      </w:r>
      <w:r>
        <w:rPr>
          <w:rFonts w:hint="eastAsia"/>
          <w:szCs w:val="22"/>
        </w:rPr>
        <w:t>회사에</w:t>
      </w:r>
      <w:r>
        <w:rPr>
          <w:rFonts w:hint="eastAsia"/>
          <w:szCs w:val="22"/>
        </w:rPr>
        <w:t xml:space="preserve"> </w:t>
      </w:r>
      <w:r>
        <w:rPr>
          <w:rFonts w:hint="eastAsia"/>
          <w:szCs w:val="22"/>
        </w:rPr>
        <w:t>파견한</w:t>
      </w:r>
      <w:r>
        <w:rPr>
          <w:rFonts w:hint="eastAsia"/>
          <w:szCs w:val="22"/>
        </w:rPr>
        <w:t xml:space="preserve"> </w:t>
      </w:r>
      <w:r>
        <w:rPr>
          <w:rFonts w:hint="eastAsia"/>
          <w:szCs w:val="22"/>
        </w:rPr>
        <w:t>근로자들이</w:t>
      </w:r>
      <w:r>
        <w:rPr>
          <w:rFonts w:hint="eastAsia"/>
          <w:szCs w:val="22"/>
        </w:rPr>
        <w:t xml:space="preserve"> </w:t>
      </w:r>
      <w:r>
        <w:rPr>
          <w:rFonts w:hint="eastAsia"/>
          <w:szCs w:val="22"/>
        </w:rPr>
        <w:t>계약서상</w:t>
      </w:r>
      <w:r>
        <w:rPr>
          <w:rFonts w:hint="eastAsia"/>
          <w:szCs w:val="22"/>
        </w:rPr>
        <w:t xml:space="preserve"> </w:t>
      </w:r>
      <w:r>
        <w:rPr>
          <w:rFonts w:hint="eastAsia"/>
          <w:szCs w:val="22"/>
        </w:rPr>
        <w:t>파견</w:t>
      </w:r>
      <w:r>
        <w:rPr>
          <w:rFonts w:hint="eastAsia"/>
          <w:szCs w:val="22"/>
        </w:rPr>
        <w:t xml:space="preserve"> </w:t>
      </w:r>
      <w:r>
        <w:rPr>
          <w:rFonts w:hint="eastAsia"/>
          <w:szCs w:val="22"/>
        </w:rPr>
        <w:t>업무</w:t>
      </w:r>
      <w:r>
        <w:rPr>
          <w:rFonts w:hint="eastAsia"/>
          <w:szCs w:val="22"/>
        </w:rPr>
        <w:t xml:space="preserve"> </w:t>
      </w:r>
      <w:r>
        <w:rPr>
          <w:rFonts w:hint="eastAsia"/>
          <w:szCs w:val="22"/>
        </w:rPr>
        <w:t>이외의</w:t>
      </w:r>
      <w:r>
        <w:rPr>
          <w:rFonts w:hint="eastAsia"/>
          <w:szCs w:val="22"/>
        </w:rPr>
        <w:t xml:space="preserve"> </w:t>
      </w:r>
      <w:r>
        <w:rPr>
          <w:rFonts w:hint="eastAsia"/>
          <w:szCs w:val="22"/>
        </w:rPr>
        <w:t>업무를</w:t>
      </w:r>
      <w:r>
        <w:rPr>
          <w:rFonts w:hint="eastAsia"/>
          <w:szCs w:val="22"/>
        </w:rPr>
        <w:t xml:space="preserve"> </w:t>
      </w:r>
      <w:proofErr w:type="gramStart"/>
      <w:r>
        <w:rPr>
          <w:rFonts w:hint="eastAsia"/>
          <w:szCs w:val="22"/>
        </w:rPr>
        <w:t>요구</w:t>
      </w:r>
      <w:r>
        <w:rPr>
          <w:rFonts w:hint="eastAsia"/>
          <w:szCs w:val="22"/>
        </w:rPr>
        <w:t xml:space="preserve"> </w:t>
      </w:r>
      <w:r>
        <w:rPr>
          <w:rFonts w:hint="eastAsia"/>
          <w:szCs w:val="22"/>
        </w:rPr>
        <w:t>받으면</w:t>
      </w:r>
      <w:proofErr w:type="gramEnd"/>
      <w:r>
        <w:rPr>
          <w:rFonts w:hint="eastAsia"/>
          <w:szCs w:val="22"/>
        </w:rPr>
        <w:t xml:space="preserve"> </w:t>
      </w:r>
      <w:r>
        <w:rPr>
          <w:rFonts w:hint="eastAsia"/>
          <w:szCs w:val="22"/>
        </w:rPr>
        <w:t>본사</w:t>
      </w:r>
      <w:r>
        <w:rPr>
          <w:rFonts w:hint="eastAsia"/>
          <w:szCs w:val="22"/>
        </w:rPr>
        <w:t xml:space="preserve"> </w:t>
      </w:r>
      <w:r>
        <w:rPr>
          <w:rFonts w:hint="eastAsia"/>
          <w:szCs w:val="22"/>
        </w:rPr>
        <w:t>담당자에게</w:t>
      </w:r>
      <w:r>
        <w:rPr>
          <w:rFonts w:hint="eastAsia"/>
          <w:szCs w:val="22"/>
        </w:rPr>
        <w:t xml:space="preserve"> </w:t>
      </w:r>
      <w:r>
        <w:rPr>
          <w:rFonts w:hint="eastAsia"/>
          <w:szCs w:val="22"/>
        </w:rPr>
        <w:t>즉시</w:t>
      </w:r>
      <w:r>
        <w:rPr>
          <w:rFonts w:hint="eastAsia"/>
          <w:szCs w:val="22"/>
        </w:rPr>
        <w:t xml:space="preserve"> </w:t>
      </w:r>
      <w:r>
        <w:rPr>
          <w:rFonts w:hint="eastAsia"/>
          <w:szCs w:val="22"/>
        </w:rPr>
        <w:t>연락하도록</w:t>
      </w:r>
      <w:r>
        <w:rPr>
          <w:rFonts w:hint="eastAsia"/>
          <w:szCs w:val="22"/>
        </w:rPr>
        <w:t xml:space="preserve"> </w:t>
      </w:r>
      <w:r>
        <w:rPr>
          <w:rFonts w:hint="eastAsia"/>
          <w:szCs w:val="22"/>
        </w:rPr>
        <w:t>하는</w:t>
      </w:r>
      <w:r>
        <w:rPr>
          <w:rFonts w:hint="eastAsia"/>
          <w:szCs w:val="22"/>
        </w:rPr>
        <w:t xml:space="preserve"> </w:t>
      </w:r>
      <w:r>
        <w:rPr>
          <w:rFonts w:hint="eastAsia"/>
          <w:szCs w:val="22"/>
        </w:rPr>
        <w:t>등</w:t>
      </w:r>
      <w:r>
        <w:rPr>
          <w:rFonts w:hint="eastAsia"/>
          <w:szCs w:val="22"/>
        </w:rPr>
        <w:t xml:space="preserve"> </w:t>
      </w:r>
      <w:r>
        <w:rPr>
          <w:rFonts w:hint="eastAsia"/>
          <w:szCs w:val="22"/>
        </w:rPr>
        <w:t>근로자파견대상업무</w:t>
      </w:r>
      <w:r>
        <w:rPr>
          <w:rFonts w:hint="eastAsia"/>
          <w:szCs w:val="22"/>
        </w:rPr>
        <w:t xml:space="preserve"> </w:t>
      </w:r>
      <w:r>
        <w:rPr>
          <w:rFonts w:hint="eastAsia"/>
          <w:szCs w:val="22"/>
        </w:rPr>
        <w:t>외의</w:t>
      </w:r>
      <w:r>
        <w:rPr>
          <w:rFonts w:hint="eastAsia"/>
          <w:szCs w:val="22"/>
        </w:rPr>
        <w:t xml:space="preserve"> </w:t>
      </w:r>
      <w:r>
        <w:rPr>
          <w:rFonts w:hint="eastAsia"/>
          <w:szCs w:val="22"/>
        </w:rPr>
        <w:t>업무</w:t>
      </w:r>
      <w:r>
        <w:rPr>
          <w:rFonts w:hint="eastAsia"/>
          <w:szCs w:val="22"/>
        </w:rPr>
        <w:t xml:space="preserve"> </w:t>
      </w:r>
      <w:r>
        <w:rPr>
          <w:rFonts w:hint="eastAsia"/>
          <w:szCs w:val="22"/>
        </w:rPr>
        <w:t>수행을</w:t>
      </w:r>
      <w:r>
        <w:rPr>
          <w:rFonts w:hint="eastAsia"/>
          <w:szCs w:val="22"/>
        </w:rPr>
        <w:t xml:space="preserve"> </w:t>
      </w:r>
      <w:r>
        <w:rPr>
          <w:rFonts w:hint="eastAsia"/>
          <w:szCs w:val="22"/>
        </w:rPr>
        <w:t>방지하기</w:t>
      </w:r>
      <w:r>
        <w:rPr>
          <w:rFonts w:hint="eastAsia"/>
          <w:szCs w:val="22"/>
        </w:rPr>
        <w:t xml:space="preserve"> </w:t>
      </w:r>
      <w:r>
        <w:rPr>
          <w:rFonts w:hint="eastAsia"/>
          <w:szCs w:val="22"/>
        </w:rPr>
        <w:t>위한</w:t>
      </w:r>
      <w:r>
        <w:rPr>
          <w:rFonts w:hint="eastAsia"/>
          <w:szCs w:val="22"/>
        </w:rPr>
        <w:t xml:space="preserve"> </w:t>
      </w:r>
      <w:r>
        <w:rPr>
          <w:rFonts w:hint="eastAsia"/>
          <w:szCs w:val="22"/>
        </w:rPr>
        <w:t>조치를</w:t>
      </w:r>
      <w:r>
        <w:rPr>
          <w:rFonts w:hint="eastAsia"/>
          <w:szCs w:val="22"/>
        </w:rPr>
        <w:t xml:space="preserve"> </w:t>
      </w:r>
      <w:r>
        <w:rPr>
          <w:rFonts w:hint="eastAsia"/>
          <w:szCs w:val="22"/>
        </w:rPr>
        <w:t>하고</w:t>
      </w:r>
      <w:r>
        <w:rPr>
          <w:rFonts w:hint="eastAsia"/>
          <w:szCs w:val="22"/>
        </w:rPr>
        <w:t xml:space="preserve"> </w:t>
      </w:r>
      <w:r>
        <w:rPr>
          <w:rFonts w:hint="eastAsia"/>
          <w:szCs w:val="22"/>
        </w:rPr>
        <w:t>있고</w:t>
      </w:r>
      <w:r>
        <w:rPr>
          <w:rFonts w:hint="eastAsia"/>
          <w:szCs w:val="22"/>
        </w:rPr>
        <w:t xml:space="preserve">, </w:t>
      </w:r>
      <w:r>
        <w:rPr>
          <w:rFonts w:hint="eastAsia"/>
          <w:szCs w:val="22"/>
        </w:rPr>
        <w:t>다른</w:t>
      </w:r>
      <w:r>
        <w:rPr>
          <w:rFonts w:hint="eastAsia"/>
          <w:szCs w:val="22"/>
        </w:rPr>
        <w:t xml:space="preserve"> </w:t>
      </w:r>
      <w:r>
        <w:rPr>
          <w:rFonts w:hint="eastAsia"/>
          <w:szCs w:val="22"/>
        </w:rPr>
        <w:t>회사에서</w:t>
      </w:r>
      <w:r>
        <w:rPr>
          <w:rFonts w:hint="eastAsia"/>
          <w:szCs w:val="22"/>
        </w:rPr>
        <w:t xml:space="preserve"> </w:t>
      </w:r>
      <w:r>
        <w:rPr>
          <w:rFonts w:hint="eastAsia"/>
          <w:szCs w:val="22"/>
        </w:rPr>
        <w:t>수행하는</w:t>
      </w:r>
      <w:r>
        <w:rPr>
          <w:rFonts w:hint="eastAsia"/>
          <w:szCs w:val="22"/>
        </w:rPr>
        <w:t xml:space="preserve"> </w:t>
      </w:r>
      <w:r>
        <w:rPr>
          <w:rFonts w:hint="eastAsia"/>
          <w:szCs w:val="22"/>
        </w:rPr>
        <w:t>도급업무에</w:t>
      </w:r>
      <w:r>
        <w:rPr>
          <w:rFonts w:hint="eastAsia"/>
          <w:szCs w:val="22"/>
        </w:rPr>
        <w:t xml:space="preserve"> </w:t>
      </w:r>
      <w:r>
        <w:rPr>
          <w:rFonts w:hint="eastAsia"/>
          <w:szCs w:val="22"/>
        </w:rPr>
        <w:t>관하여는</w:t>
      </w:r>
      <w:r>
        <w:rPr>
          <w:rFonts w:hint="eastAsia"/>
          <w:szCs w:val="22"/>
        </w:rPr>
        <w:t xml:space="preserve"> </w:t>
      </w:r>
      <w:r>
        <w:rPr>
          <w:rFonts w:hint="eastAsia"/>
          <w:szCs w:val="22"/>
        </w:rPr>
        <w:t>한샘개발의</w:t>
      </w:r>
      <w:r>
        <w:rPr>
          <w:rFonts w:hint="eastAsia"/>
          <w:szCs w:val="22"/>
        </w:rPr>
        <w:t xml:space="preserve"> </w:t>
      </w:r>
      <w:r>
        <w:rPr>
          <w:rFonts w:hint="eastAsia"/>
          <w:szCs w:val="22"/>
        </w:rPr>
        <w:t>현장대리인</w:t>
      </w:r>
      <w:r>
        <w:rPr>
          <w:rFonts w:hint="eastAsia"/>
          <w:szCs w:val="22"/>
        </w:rPr>
        <w:t xml:space="preserve"> </w:t>
      </w:r>
      <w:r>
        <w:rPr>
          <w:rFonts w:hint="eastAsia"/>
          <w:szCs w:val="22"/>
        </w:rPr>
        <w:t>혹은</w:t>
      </w:r>
      <w:r>
        <w:rPr>
          <w:rFonts w:hint="eastAsia"/>
          <w:szCs w:val="22"/>
        </w:rPr>
        <w:t xml:space="preserve"> </w:t>
      </w:r>
      <w:r>
        <w:rPr>
          <w:rFonts w:hint="eastAsia"/>
          <w:szCs w:val="22"/>
        </w:rPr>
        <w:t>본사</w:t>
      </w:r>
      <w:r>
        <w:rPr>
          <w:rFonts w:hint="eastAsia"/>
          <w:szCs w:val="22"/>
        </w:rPr>
        <w:t xml:space="preserve"> </w:t>
      </w:r>
      <w:r>
        <w:rPr>
          <w:rFonts w:hint="eastAsia"/>
          <w:szCs w:val="22"/>
        </w:rPr>
        <w:t>담당자로</w:t>
      </w:r>
      <w:r>
        <w:rPr>
          <w:rFonts w:hint="eastAsia"/>
          <w:szCs w:val="22"/>
        </w:rPr>
        <w:t xml:space="preserve"> </w:t>
      </w:r>
      <w:r>
        <w:rPr>
          <w:rFonts w:hint="eastAsia"/>
          <w:szCs w:val="22"/>
        </w:rPr>
        <w:t>하여금</w:t>
      </w:r>
      <w:r>
        <w:rPr>
          <w:rFonts w:hint="eastAsia"/>
          <w:szCs w:val="22"/>
        </w:rPr>
        <w:t xml:space="preserve"> </w:t>
      </w:r>
      <w:r>
        <w:rPr>
          <w:rFonts w:hint="eastAsia"/>
          <w:szCs w:val="22"/>
        </w:rPr>
        <w:t>업무지시를</w:t>
      </w:r>
      <w:r>
        <w:rPr>
          <w:rFonts w:hint="eastAsia"/>
          <w:szCs w:val="22"/>
        </w:rPr>
        <w:t xml:space="preserve"> </w:t>
      </w:r>
      <w:r>
        <w:rPr>
          <w:rFonts w:hint="eastAsia"/>
          <w:szCs w:val="22"/>
        </w:rPr>
        <w:t>하도록</w:t>
      </w:r>
      <w:r>
        <w:rPr>
          <w:rFonts w:hint="eastAsia"/>
          <w:szCs w:val="22"/>
        </w:rPr>
        <w:t xml:space="preserve"> </w:t>
      </w:r>
      <w:r>
        <w:rPr>
          <w:rFonts w:hint="eastAsia"/>
          <w:szCs w:val="22"/>
        </w:rPr>
        <w:t>조치하고</w:t>
      </w:r>
      <w:r>
        <w:rPr>
          <w:rFonts w:hint="eastAsia"/>
          <w:szCs w:val="22"/>
        </w:rPr>
        <w:t xml:space="preserve"> </w:t>
      </w:r>
      <w:proofErr w:type="spellStart"/>
      <w:r>
        <w:rPr>
          <w:rFonts w:hint="eastAsia"/>
          <w:szCs w:val="22"/>
        </w:rPr>
        <w:t>있는바</w:t>
      </w:r>
      <w:proofErr w:type="spellEnd"/>
      <w:r>
        <w:rPr>
          <w:rFonts w:hint="eastAsia"/>
          <w:szCs w:val="22"/>
        </w:rPr>
        <w:t>,</w:t>
      </w:r>
      <w:r>
        <w:rPr>
          <w:szCs w:val="22"/>
        </w:rPr>
        <w:t xml:space="preserve"> </w:t>
      </w:r>
      <w:r>
        <w:rPr>
          <w:rFonts w:hint="eastAsia"/>
          <w:szCs w:val="22"/>
        </w:rPr>
        <w:t>관련</w:t>
      </w:r>
      <w:r>
        <w:rPr>
          <w:rFonts w:hint="eastAsia"/>
          <w:szCs w:val="22"/>
        </w:rPr>
        <w:t xml:space="preserve"> </w:t>
      </w:r>
      <w:r>
        <w:rPr>
          <w:rFonts w:hint="eastAsia"/>
          <w:szCs w:val="22"/>
        </w:rPr>
        <w:t>리스크는</w:t>
      </w:r>
      <w:r>
        <w:rPr>
          <w:rFonts w:hint="eastAsia"/>
          <w:szCs w:val="22"/>
        </w:rPr>
        <w:t xml:space="preserve"> </w:t>
      </w:r>
      <w:r>
        <w:rPr>
          <w:rFonts w:hint="eastAsia"/>
          <w:szCs w:val="22"/>
        </w:rPr>
        <w:t>낮은</w:t>
      </w:r>
      <w:r>
        <w:rPr>
          <w:rFonts w:hint="eastAsia"/>
          <w:szCs w:val="22"/>
        </w:rPr>
        <w:t xml:space="preserve"> </w:t>
      </w:r>
      <w:r>
        <w:rPr>
          <w:rFonts w:hint="eastAsia"/>
          <w:szCs w:val="22"/>
        </w:rPr>
        <w:t>편일</w:t>
      </w:r>
      <w:r>
        <w:rPr>
          <w:rFonts w:hint="eastAsia"/>
          <w:szCs w:val="22"/>
        </w:rPr>
        <w:t xml:space="preserve"> </w:t>
      </w:r>
      <w:r>
        <w:rPr>
          <w:rFonts w:hint="eastAsia"/>
          <w:szCs w:val="22"/>
        </w:rPr>
        <w:t>것으로</w:t>
      </w:r>
      <w:r>
        <w:rPr>
          <w:rFonts w:hint="eastAsia"/>
          <w:szCs w:val="22"/>
        </w:rPr>
        <w:t xml:space="preserve"> </w:t>
      </w:r>
      <w:r>
        <w:rPr>
          <w:rFonts w:hint="eastAsia"/>
          <w:szCs w:val="22"/>
        </w:rPr>
        <w:t>판단됨</w:t>
      </w:r>
      <w:r>
        <w:rPr>
          <w:rFonts w:hint="eastAsia"/>
          <w:szCs w:val="22"/>
        </w:rPr>
        <w:t>.</w:t>
      </w:r>
    </w:p>
    <w:p w14:paraId="1A5D8C77" w14:textId="77777777" w:rsidR="00026A7E" w:rsidRPr="00CB2B3F" w:rsidRDefault="00026A7E" w:rsidP="00026A7E">
      <w:pPr>
        <w:spacing w:after="240"/>
        <w:ind w:left="1361"/>
        <w:rPr>
          <w:bCs/>
          <w:szCs w:val="22"/>
        </w:rPr>
      </w:pPr>
    </w:p>
    <w:p w14:paraId="11E269F4" w14:textId="77777777" w:rsidR="00026A7E" w:rsidRPr="00F6484C" w:rsidRDefault="00026A7E" w:rsidP="00026A7E">
      <w:pPr>
        <w:pStyle w:val="a5"/>
        <w:numPr>
          <w:ilvl w:val="0"/>
          <w:numId w:val="28"/>
        </w:numPr>
        <w:spacing w:before="240" w:after="240"/>
        <w:ind w:leftChars="0"/>
        <w:outlineLvl w:val="1"/>
        <w:rPr>
          <w:b/>
          <w:color w:val="5D2A2C" w:themeColor="text2"/>
          <w:sz w:val="24"/>
        </w:rPr>
      </w:pPr>
      <w:r w:rsidRPr="00F6484C">
        <w:rPr>
          <w:b/>
          <w:color w:val="5D2A2C" w:themeColor="text2"/>
          <w:sz w:val="24"/>
        </w:rPr>
        <w:t>노동조합</w:t>
      </w:r>
      <w:r w:rsidRPr="00F6484C">
        <w:rPr>
          <w:b/>
          <w:color w:val="5D2A2C" w:themeColor="text2"/>
          <w:sz w:val="24"/>
        </w:rPr>
        <w:t xml:space="preserve"> </w:t>
      </w:r>
      <w:r w:rsidRPr="00F6484C">
        <w:rPr>
          <w:b/>
          <w:color w:val="5D2A2C" w:themeColor="text2"/>
          <w:sz w:val="24"/>
        </w:rPr>
        <w:t>이슈</w:t>
      </w:r>
    </w:p>
    <w:p w14:paraId="36077C60" w14:textId="77777777" w:rsidR="00026A7E" w:rsidRPr="00CB2B3F" w:rsidRDefault="00026A7E" w:rsidP="00026A7E">
      <w:pPr>
        <w:numPr>
          <w:ilvl w:val="0"/>
          <w:numId w:val="58"/>
        </w:numPr>
        <w:spacing w:after="240"/>
        <w:rPr>
          <w:b/>
          <w:bCs/>
          <w:szCs w:val="22"/>
        </w:rPr>
      </w:pPr>
      <w:r w:rsidRPr="00CB2B3F">
        <w:rPr>
          <w:b/>
          <w:bCs/>
          <w:szCs w:val="22"/>
        </w:rPr>
        <w:t>사실관계</w:t>
      </w:r>
    </w:p>
    <w:p w14:paraId="583B3455" w14:textId="77777777" w:rsidR="00026A7E" w:rsidRDefault="00026A7E" w:rsidP="00026A7E">
      <w:pPr>
        <w:spacing w:after="240"/>
        <w:ind w:left="907"/>
        <w:rPr>
          <w:kern w:val="0"/>
          <w:szCs w:val="20"/>
        </w:rPr>
      </w:pPr>
      <w:r w:rsidRPr="00CB2B3F">
        <w:rPr>
          <w:kern w:val="0"/>
          <w:szCs w:val="20"/>
        </w:rPr>
        <w:t>제공된</w:t>
      </w:r>
      <w:r w:rsidRPr="00CB2B3F">
        <w:rPr>
          <w:kern w:val="0"/>
          <w:szCs w:val="20"/>
        </w:rPr>
        <w:t xml:space="preserve"> </w:t>
      </w:r>
      <w:r w:rsidRPr="00CB2B3F">
        <w:rPr>
          <w:kern w:val="0"/>
          <w:szCs w:val="20"/>
        </w:rPr>
        <w:t>노동조합관련</w:t>
      </w:r>
      <w:r w:rsidRPr="00CB2B3F">
        <w:rPr>
          <w:kern w:val="0"/>
          <w:szCs w:val="20"/>
        </w:rPr>
        <w:t xml:space="preserve"> </w:t>
      </w:r>
      <w:r w:rsidRPr="00CB2B3F">
        <w:rPr>
          <w:kern w:val="0"/>
          <w:szCs w:val="20"/>
        </w:rPr>
        <w:t>정리</w:t>
      </w:r>
      <w:r w:rsidRPr="00CB2B3F">
        <w:rPr>
          <w:kern w:val="0"/>
          <w:szCs w:val="20"/>
        </w:rPr>
        <w:t xml:space="preserve"> </w:t>
      </w:r>
      <w:r w:rsidRPr="00CB2B3F">
        <w:rPr>
          <w:kern w:val="0"/>
          <w:szCs w:val="20"/>
        </w:rPr>
        <w:t>자료에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대상회사에는</w:t>
      </w:r>
      <w:r w:rsidRPr="00CB2B3F">
        <w:rPr>
          <w:kern w:val="0"/>
          <w:szCs w:val="20"/>
        </w:rPr>
        <w:t xml:space="preserve"> </w:t>
      </w:r>
      <w:proofErr w:type="spellStart"/>
      <w:r w:rsidRPr="00CB2B3F">
        <w:rPr>
          <w:kern w:val="0"/>
          <w:szCs w:val="20"/>
        </w:rPr>
        <w:t>시급직</w:t>
      </w:r>
      <w:proofErr w:type="spellEnd"/>
      <w:r w:rsidRPr="00CB2B3F">
        <w:rPr>
          <w:kern w:val="0"/>
          <w:szCs w:val="20"/>
        </w:rPr>
        <w:t>(</w:t>
      </w:r>
      <w:r w:rsidRPr="00CB2B3F">
        <w:rPr>
          <w:kern w:val="0"/>
          <w:szCs w:val="20"/>
        </w:rPr>
        <w:t>생산직</w:t>
      </w:r>
      <w:r w:rsidRPr="00CB2B3F">
        <w:rPr>
          <w:kern w:val="0"/>
          <w:szCs w:val="20"/>
        </w:rPr>
        <w:t xml:space="preserve">) </w:t>
      </w:r>
      <w:r w:rsidRPr="00CB2B3F">
        <w:rPr>
          <w:kern w:val="0"/>
          <w:szCs w:val="20"/>
        </w:rPr>
        <w:t>정규직</w:t>
      </w:r>
      <w:r w:rsidRPr="00CB2B3F">
        <w:rPr>
          <w:kern w:val="0"/>
          <w:szCs w:val="20"/>
        </w:rPr>
        <w:t xml:space="preserve"> </w:t>
      </w:r>
      <w:r w:rsidRPr="00CB2B3F">
        <w:rPr>
          <w:kern w:val="0"/>
          <w:szCs w:val="20"/>
        </w:rPr>
        <w:t>근로자들을</w:t>
      </w:r>
      <w:r w:rsidRPr="00CB2B3F">
        <w:rPr>
          <w:kern w:val="0"/>
          <w:szCs w:val="20"/>
        </w:rPr>
        <w:t xml:space="preserve"> </w:t>
      </w:r>
      <w:r w:rsidRPr="00CB2B3F">
        <w:rPr>
          <w:kern w:val="0"/>
          <w:szCs w:val="20"/>
        </w:rPr>
        <w:t>조직범위로</w:t>
      </w:r>
      <w:r w:rsidRPr="00CB2B3F">
        <w:rPr>
          <w:kern w:val="0"/>
          <w:szCs w:val="20"/>
        </w:rPr>
        <w:t xml:space="preserve"> </w:t>
      </w:r>
      <w:r w:rsidRPr="00CB2B3F">
        <w:rPr>
          <w:kern w:val="0"/>
          <w:szCs w:val="20"/>
        </w:rPr>
        <w:t>하는</w:t>
      </w:r>
      <w:r w:rsidRPr="00CB2B3F">
        <w:rPr>
          <w:kern w:val="0"/>
          <w:szCs w:val="20"/>
        </w:rPr>
        <w:t xml:space="preserve"> </w:t>
      </w:r>
      <w:r w:rsidRPr="00CB2B3F">
        <w:rPr>
          <w:kern w:val="0"/>
          <w:szCs w:val="20"/>
        </w:rPr>
        <w:t>한샘제조본부노동조합</w:t>
      </w:r>
      <w:r w:rsidRPr="00CB2B3F">
        <w:rPr>
          <w:kern w:val="0"/>
          <w:szCs w:val="20"/>
        </w:rPr>
        <w:t>(</w:t>
      </w:r>
      <w:r w:rsidRPr="00CB2B3F">
        <w:rPr>
          <w:kern w:val="0"/>
          <w:szCs w:val="20"/>
        </w:rPr>
        <w:t>상급단체는</w:t>
      </w:r>
      <w:r w:rsidRPr="00CB2B3F">
        <w:rPr>
          <w:kern w:val="0"/>
          <w:szCs w:val="20"/>
        </w:rPr>
        <w:t xml:space="preserve"> </w:t>
      </w:r>
      <w:r w:rsidRPr="00CB2B3F">
        <w:rPr>
          <w:kern w:val="0"/>
          <w:szCs w:val="20"/>
        </w:rPr>
        <w:t>한국노총</w:t>
      </w:r>
      <w:r w:rsidRPr="00CB2B3F">
        <w:rPr>
          <w:kern w:val="0"/>
          <w:szCs w:val="20"/>
        </w:rPr>
        <w:t>)</w:t>
      </w:r>
      <w:r w:rsidRPr="00CB2B3F">
        <w:rPr>
          <w:kern w:val="0"/>
          <w:szCs w:val="20"/>
        </w:rPr>
        <w:t>이</w:t>
      </w:r>
      <w:r w:rsidRPr="00CB2B3F">
        <w:rPr>
          <w:kern w:val="0"/>
          <w:szCs w:val="20"/>
        </w:rPr>
        <w:t xml:space="preserve"> </w:t>
      </w:r>
      <w:r w:rsidRPr="00CB2B3F">
        <w:rPr>
          <w:kern w:val="0"/>
          <w:szCs w:val="20"/>
        </w:rPr>
        <w:t>조직되어</w:t>
      </w:r>
      <w:r w:rsidRPr="00CB2B3F">
        <w:rPr>
          <w:kern w:val="0"/>
          <w:szCs w:val="20"/>
        </w:rPr>
        <w:t xml:space="preserve"> </w:t>
      </w:r>
      <w:r w:rsidRPr="00CB2B3F">
        <w:rPr>
          <w:kern w:val="0"/>
          <w:szCs w:val="20"/>
        </w:rPr>
        <w:t>있고</w:t>
      </w:r>
      <w:r w:rsidRPr="00CB2B3F">
        <w:rPr>
          <w:kern w:val="0"/>
          <w:szCs w:val="20"/>
        </w:rPr>
        <w:t xml:space="preserve">, </w:t>
      </w:r>
      <w:r w:rsidRPr="00CB2B3F">
        <w:rPr>
          <w:kern w:val="0"/>
          <w:szCs w:val="20"/>
        </w:rPr>
        <w:lastRenderedPageBreak/>
        <w:t>조합원</w:t>
      </w:r>
      <w:r w:rsidRPr="00CB2B3F">
        <w:rPr>
          <w:kern w:val="0"/>
          <w:szCs w:val="20"/>
        </w:rPr>
        <w:t xml:space="preserve"> </w:t>
      </w:r>
      <w:r w:rsidRPr="00CB2B3F">
        <w:rPr>
          <w:kern w:val="0"/>
          <w:szCs w:val="20"/>
        </w:rPr>
        <w:t>수는</w:t>
      </w:r>
      <w:r w:rsidRPr="00CB2B3F">
        <w:rPr>
          <w:kern w:val="0"/>
          <w:szCs w:val="20"/>
        </w:rPr>
        <w:t xml:space="preserve"> </w:t>
      </w:r>
      <w:r w:rsidRPr="00CB2B3F">
        <w:rPr>
          <w:kern w:val="0"/>
          <w:szCs w:val="20"/>
        </w:rPr>
        <w:t>총</w:t>
      </w:r>
      <w:r w:rsidRPr="00CB2B3F">
        <w:rPr>
          <w:kern w:val="0"/>
          <w:szCs w:val="20"/>
        </w:rPr>
        <w:t xml:space="preserve"> 242</w:t>
      </w:r>
      <w:r w:rsidRPr="00CB2B3F">
        <w:rPr>
          <w:kern w:val="0"/>
          <w:szCs w:val="20"/>
        </w:rPr>
        <w:t>명</w:t>
      </w:r>
      <w:r w:rsidRPr="00CB2B3F">
        <w:rPr>
          <w:kern w:val="0"/>
          <w:szCs w:val="20"/>
        </w:rPr>
        <w:t>(</w:t>
      </w:r>
      <w:r w:rsidRPr="00CB2B3F">
        <w:rPr>
          <w:kern w:val="0"/>
          <w:szCs w:val="20"/>
        </w:rPr>
        <w:t>수습사원</w:t>
      </w:r>
      <w:r w:rsidRPr="00CB2B3F">
        <w:rPr>
          <w:kern w:val="0"/>
          <w:szCs w:val="20"/>
        </w:rPr>
        <w:t xml:space="preserve"> 5</w:t>
      </w:r>
      <w:r w:rsidRPr="00CB2B3F">
        <w:rPr>
          <w:kern w:val="0"/>
          <w:szCs w:val="20"/>
        </w:rPr>
        <w:t>명을</w:t>
      </w:r>
      <w:r w:rsidRPr="00CB2B3F">
        <w:rPr>
          <w:kern w:val="0"/>
          <w:szCs w:val="20"/>
        </w:rPr>
        <w:t xml:space="preserve"> </w:t>
      </w:r>
      <w:r w:rsidRPr="00CB2B3F">
        <w:rPr>
          <w:kern w:val="0"/>
          <w:szCs w:val="20"/>
        </w:rPr>
        <w:t>제외한</w:t>
      </w:r>
      <w:r w:rsidRPr="00CB2B3F">
        <w:rPr>
          <w:kern w:val="0"/>
          <w:szCs w:val="20"/>
        </w:rPr>
        <w:t xml:space="preserve"> </w:t>
      </w:r>
      <w:r w:rsidRPr="00CB2B3F">
        <w:rPr>
          <w:kern w:val="0"/>
          <w:szCs w:val="20"/>
        </w:rPr>
        <w:t>가입자격이</w:t>
      </w:r>
      <w:r w:rsidRPr="00CB2B3F">
        <w:rPr>
          <w:kern w:val="0"/>
          <w:szCs w:val="20"/>
        </w:rPr>
        <w:t xml:space="preserve"> </w:t>
      </w:r>
      <w:r w:rsidRPr="00CB2B3F">
        <w:rPr>
          <w:kern w:val="0"/>
          <w:szCs w:val="20"/>
        </w:rPr>
        <w:t>있는</w:t>
      </w:r>
      <w:r w:rsidRPr="00CB2B3F">
        <w:rPr>
          <w:kern w:val="0"/>
          <w:szCs w:val="20"/>
        </w:rPr>
        <w:t xml:space="preserve"> </w:t>
      </w:r>
      <w:proofErr w:type="spellStart"/>
      <w:r w:rsidRPr="00CB2B3F">
        <w:rPr>
          <w:kern w:val="0"/>
          <w:szCs w:val="20"/>
        </w:rPr>
        <w:t>시급직</w:t>
      </w:r>
      <w:proofErr w:type="spellEnd"/>
      <w:r w:rsidRPr="00CB2B3F">
        <w:rPr>
          <w:kern w:val="0"/>
          <w:szCs w:val="20"/>
        </w:rPr>
        <w:t xml:space="preserve"> </w:t>
      </w:r>
      <w:r w:rsidRPr="00CB2B3F">
        <w:rPr>
          <w:kern w:val="0"/>
          <w:szCs w:val="20"/>
        </w:rPr>
        <w:t>전원</w:t>
      </w:r>
      <w:r w:rsidRPr="00CB2B3F">
        <w:rPr>
          <w:kern w:val="0"/>
          <w:szCs w:val="20"/>
        </w:rPr>
        <w:t>)</w:t>
      </w:r>
      <w:r w:rsidRPr="00CB2B3F">
        <w:rPr>
          <w:kern w:val="0"/>
          <w:szCs w:val="20"/>
        </w:rPr>
        <w:t>임</w:t>
      </w:r>
      <w:r w:rsidRPr="00CB2B3F">
        <w:rPr>
          <w:kern w:val="0"/>
          <w:szCs w:val="20"/>
        </w:rPr>
        <w:t>.</w:t>
      </w:r>
    </w:p>
    <w:p w14:paraId="72538954" w14:textId="77777777" w:rsidR="00026A7E" w:rsidRPr="00A1652F" w:rsidRDefault="00026A7E" w:rsidP="00026A7E">
      <w:pPr>
        <w:spacing w:after="240"/>
        <w:ind w:left="907"/>
        <w:rPr>
          <w:kern w:val="0"/>
          <w:szCs w:val="20"/>
        </w:rPr>
      </w:pPr>
      <w:r>
        <w:rPr>
          <w:rFonts w:hint="eastAsia"/>
          <w:kern w:val="0"/>
          <w:szCs w:val="20"/>
        </w:rPr>
        <w:t>제공된</w:t>
      </w:r>
      <w:r>
        <w:rPr>
          <w:rFonts w:hint="eastAsia"/>
          <w:kern w:val="0"/>
          <w:szCs w:val="20"/>
        </w:rPr>
        <w:t xml:space="preserve"> </w:t>
      </w:r>
      <w:r>
        <w:rPr>
          <w:rFonts w:hint="eastAsia"/>
          <w:kern w:val="0"/>
          <w:szCs w:val="20"/>
        </w:rPr>
        <w:t>단체협약</w:t>
      </w:r>
      <w:r>
        <w:rPr>
          <w:rFonts w:hint="eastAsia"/>
          <w:kern w:val="0"/>
          <w:szCs w:val="20"/>
        </w:rPr>
        <w:t xml:space="preserve"> </w:t>
      </w:r>
      <w:r>
        <w:rPr>
          <w:rFonts w:hint="eastAsia"/>
          <w:kern w:val="0"/>
          <w:szCs w:val="20"/>
        </w:rPr>
        <w:t>및</w:t>
      </w:r>
      <w:r>
        <w:rPr>
          <w:rFonts w:hint="eastAsia"/>
          <w:kern w:val="0"/>
          <w:szCs w:val="20"/>
        </w:rPr>
        <w:t xml:space="preserve"> </w:t>
      </w:r>
      <w:r>
        <w:rPr>
          <w:rFonts w:hint="eastAsia"/>
          <w:kern w:val="0"/>
          <w:szCs w:val="20"/>
        </w:rPr>
        <w:t>답변에</w:t>
      </w:r>
      <w:r>
        <w:rPr>
          <w:rFonts w:hint="eastAsia"/>
          <w:kern w:val="0"/>
          <w:szCs w:val="20"/>
        </w:rPr>
        <w:t xml:space="preserve"> </w:t>
      </w:r>
      <w:r>
        <w:rPr>
          <w:rFonts w:hint="eastAsia"/>
          <w:kern w:val="0"/>
          <w:szCs w:val="20"/>
        </w:rPr>
        <w:t>의하면</w:t>
      </w:r>
      <w:r>
        <w:rPr>
          <w:rFonts w:hint="eastAsia"/>
          <w:kern w:val="0"/>
          <w:szCs w:val="20"/>
        </w:rPr>
        <w:t>,</w:t>
      </w:r>
      <w:r>
        <w:rPr>
          <w:kern w:val="0"/>
          <w:szCs w:val="20"/>
        </w:rPr>
        <w:t xml:space="preserve"> </w:t>
      </w:r>
      <w:r>
        <w:rPr>
          <w:rFonts w:hint="eastAsia"/>
          <w:kern w:val="0"/>
          <w:szCs w:val="20"/>
        </w:rPr>
        <w:t>대상회사가</w:t>
      </w:r>
      <w:r>
        <w:rPr>
          <w:rFonts w:hint="eastAsia"/>
          <w:kern w:val="0"/>
          <w:szCs w:val="20"/>
        </w:rPr>
        <w:t xml:space="preserve"> </w:t>
      </w:r>
      <w:r>
        <w:rPr>
          <w:rFonts w:hint="eastAsia"/>
          <w:kern w:val="0"/>
          <w:szCs w:val="20"/>
        </w:rPr>
        <w:t>노동조합과</w:t>
      </w:r>
      <w:r>
        <w:rPr>
          <w:rFonts w:hint="eastAsia"/>
          <w:kern w:val="0"/>
          <w:szCs w:val="20"/>
        </w:rPr>
        <w:t xml:space="preserve"> </w:t>
      </w:r>
      <w:r>
        <w:rPr>
          <w:rFonts w:hint="eastAsia"/>
          <w:kern w:val="0"/>
          <w:szCs w:val="20"/>
        </w:rPr>
        <w:t>체결한</w:t>
      </w:r>
      <w:r>
        <w:rPr>
          <w:rFonts w:hint="eastAsia"/>
          <w:kern w:val="0"/>
          <w:szCs w:val="20"/>
        </w:rPr>
        <w:t xml:space="preserve"> </w:t>
      </w:r>
      <w:r>
        <w:rPr>
          <w:rFonts w:hint="eastAsia"/>
          <w:kern w:val="0"/>
          <w:szCs w:val="20"/>
        </w:rPr>
        <w:t>단체협약의</w:t>
      </w:r>
      <w:r>
        <w:rPr>
          <w:rFonts w:hint="eastAsia"/>
          <w:kern w:val="0"/>
          <w:szCs w:val="20"/>
        </w:rPr>
        <w:t xml:space="preserve"> </w:t>
      </w:r>
      <w:r>
        <w:rPr>
          <w:rFonts w:hint="eastAsia"/>
          <w:kern w:val="0"/>
          <w:szCs w:val="20"/>
        </w:rPr>
        <w:t>유효기간은</w:t>
      </w:r>
      <w:r>
        <w:rPr>
          <w:rFonts w:hint="eastAsia"/>
          <w:kern w:val="0"/>
          <w:szCs w:val="20"/>
        </w:rPr>
        <w:t xml:space="preserve"> </w:t>
      </w:r>
      <w:r>
        <w:rPr>
          <w:kern w:val="0"/>
          <w:szCs w:val="20"/>
        </w:rPr>
        <w:t>2022</w:t>
      </w:r>
      <w:r>
        <w:rPr>
          <w:rFonts w:hint="eastAsia"/>
          <w:kern w:val="0"/>
          <w:szCs w:val="20"/>
        </w:rPr>
        <w:t>년</w:t>
      </w:r>
      <w:r>
        <w:rPr>
          <w:rFonts w:hint="eastAsia"/>
          <w:kern w:val="0"/>
          <w:szCs w:val="20"/>
        </w:rPr>
        <w:t xml:space="preserve"> </w:t>
      </w:r>
      <w:r>
        <w:rPr>
          <w:kern w:val="0"/>
          <w:szCs w:val="20"/>
        </w:rPr>
        <w:t>12</w:t>
      </w:r>
      <w:r>
        <w:rPr>
          <w:rFonts w:hint="eastAsia"/>
          <w:kern w:val="0"/>
          <w:szCs w:val="20"/>
        </w:rPr>
        <w:t>월</w:t>
      </w:r>
      <w:r>
        <w:rPr>
          <w:rFonts w:hint="eastAsia"/>
          <w:kern w:val="0"/>
          <w:szCs w:val="20"/>
        </w:rPr>
        <w:t xml:space="preserve"> </w:t>
      </w:r>
      <w:r>
        <w:rPr>
          <w:kern w:val="0"/>
          <w:szCs w:val="20"/>
        </w:rPr>
        <w:t>31</w:t>
      </w:r>
      <w:r>
        <w:rPr>
          <w:rFonts w:hint="eastAsia"/>
          <w:kern w:val="0"/>
          <w:szCs w:val="20"/>
        </w:rPr>
        <w:t>일까지고</w:t>
      </w:r>
      <w:r>
        <w:rPr>
          <w:rFonts w:hint="eastAsia"/>
          <w:kern w:val="0"/>
          <w:szCs w:val="20"/>
        </w:rPr>
        <w:t>,</w:t>
      </w:r>
      <w:r>
        <w:rPr>
          <w:kern w:val="0"/>
          <w:szCs w:val="20"/>
        </w:rPr>
        <w:t xml:space="preserve"> </w:t>
      </w:r>
      <w:r>
        <w:rPr>
          <w:rFonts w:hint="eastAsia"/>
          <w:kern w:val="0"/>
          <w:szCs w:val="20"/>
        </w:rPr>
        <w:t>임금협약의</w:t>
      </w:r>
      <w:r>
        <w:rPr>
          <w:rFonts w:hint="eastAsia"/>
          <w:kern w:val="0"/>
          <w:szCs w:val="20"/>
        </w:rPr>
        <w:t xml:space="preserve"> </w:t>
      </w:r>
      <w:r>
        <w:rPr>
          <w:rFonts w:hint="eastAsia"/>
          <w:kern w:val="0"/>
          <w:szCs w:val="20"/>
        </w:rPr>
        <w:t>유효기간은</w:t>
      </w:r>
      <w:r>
        <w:rPr>
          <w:rFonts w:hint="eastAsia"/>
          <w:kern w:val="0"/>
          <w:szCs w:val="20"/>
        </w:rPr>
        <w:t xml:space="preserve"> </w:t>
      </w:r>
      <w:r>
        <w:rPr>
          <w:kern w:val="0"/>
          <w:szCs w:val="20"/>
        </w:rPr>
        <w:t>2021</w:t>
      </w:r>
      <w:r>
        <w:rPr>
          <w:rFonts w:hint="eastAsia"/>
          <w:kern w:val="0"/>
          <w:szCs w:val="20"/>
        </w:rPr>
        <w:t>년</w:t>
      </w:r>
      <w:r>
        <w:rPr>
          <w:rFonts w:hint="eastAsia"/>
          <w:kern w:val="0"/>
          <w:szCs w:val="20"/>
        </w:rPr>
        <w:t xml:space="preserve"> </w:t>
      </w:r>
      <w:r>
        <w:rPr>
          <w:kern w:val="0"/>
          <w:szCs w:val="20"/>
        </w:rPr>
        <w:t>12</w:t>
      </w:r>
      <w:r>
        <w:rPr>
          <w:rFonts w:hint="eastAsia"/>
          <w:kern w:val="0"/>
          <w:szCs w:val="20"/>
        </w:rPr>
        <w:t>월</w:t>
      </w:r>
      <w:r>
        <w:rPr>
          <w:rFonts w:hint="eastAsia"/>
          <w:kern w:val="0"/>
          <w:szCs w:val="20"/>
        </w:rPr>
        <w:t xml:space="preserve"> </w:t>
      </w:r>
      <w:r>
        <w:rPr>
          <w:kern w:val="0"/>
          <w:szCs w:val="20"/>
        </w:rPr>
        <w:t>31</w:t>
      </w:r>
      <w:r>
        <w:rPr>
          <w:rFonts w:hint="eastAsia"/>
          <w:kern w:val="0"/>
          <w:szCs w:val="20"/>
        </w:rPr>
        <w:t>일까지인바</w:t>
      </w:r>
      <w:r>
        <w:rPr>
          <w:rFonts w:hint="eastAsia"/>
          <w:kern w:val="0"/>
          <w:szCs w:val="20"/>
        </w:rPr>
        <w:t>,</w:t>
      </w:r>
      <w:r>
        <w:rPr>
          <w:kern w:val="0"/>
          <w:szCs w:val="20"/>
        </w:rPr>
        <w:t xml:space="preserve"> </w:t>
      </w:r>
      <w:r>
        <w:rPr>
          <w:rFonts w:hint="eastAsia"/>
          <w:kern w:val="0"/>
          <w:szCs w:val="20"/>
        </w:rPr>
        <w:t>대상회사는</w:t>
      </w:r>
      <w:r>
        <w:rPr>
          <w:rFonts w:hint="eastAsia"/>
          <w:kern w:val="0"/>
          <w:szCs w:val="20"/>
        </w:rPr>
        <w:t xml:space="preserve"> </w:t>
      </w:r>
      <w:r>
        <w:rPr>
          <w:rFonts w:hint="eastAsia"/>
          <w:kern w:val="0"/>
          <w:szCs w:val="20"/>
        </w:rPr>
        <w:t>매년</w:t>
      </w:r>
      <w:r>
        <w:rPr>
          <w:rFonts w:hint="eastAsia"/>
          <w:kern w:val="0"/>
          <w:szCs w:val="20"/>
        </w:rPr>
        <w:t xml:space="preserve"> </w:t>
      </w:r>
      <w:r>
        <w:rPr>
          <w:kern w:val="0"/>
          <w:szCs w:val="20"/>
        </w:rPr>
        <w:t>2</w:t>
      </w:r>
      <w:r>
        <w:rPr>
          <w:rFonts w:hint="eastAsia"/>
          <w:kern w:val="0"/>
          <w:szCs w:val="20"/>
        </w:rPr>
        <w:t>월경</w:t>
      </w:r>
      <w:r>
        <w:rPr>
          <w:rFonts w:hint="eastAsia"/>
          <w:kern w:val="0"/>
          <w:szCs w:val="20"/>
        </w:rPr>
        <w:t xml:space="preserve"> </w:t>
      </w:r>
      <w:r>
        <w:rPr>
          <w:rFonts w:hint="eastAsia"/>
          <w:kern w:val="0"/>
          <w:szCs w:val="20"/>
        </w:rPr>
        <w:t>노동조합과</w:t>
      </w:r>
      <w:r>
        <w:rPr>
          <w:rFonts w:hint="eastAsia"/>
          <w:kern w:val="0"/>
          <w:szCs w:val="20"/>
        </w:rPr>
        <w:t xml:space="preserve"> </w:t>
      </w:r>
      <w:r>
        <w:rPr>
          <w:rFonts w:hint="eastAsia"/>
          <w:kern w:val="0"/>
          <w:szCs w:val="20"/>
        </w:rPr>
        <w:t>임금협상을</w:t>
      </w:r>
      <w:r>
        <w:rPr>
          <w:rFonts w:hint="eastAsia"/>
          <w:kern w:val="0"/>
          <w:szCs w:val="20"/>
        </w:rPr>
        <w:t xml:space="preserve"> </w:t>
      </w:r>
      <w:r>
        <w:rPr>
          <w:rFonts w:hint="eastAsia"/>
          <w:kern w:val="0"/>
          <w:szCs w:val="20"/>
        </w:rPr>
        <w:t>진행하고</w:t>
      </w:r>
      <w:r>
        <w:rPr>
          <w:rFonts w:hint="eastAsia"/>
          <w:kern w:val="0"/>
          <w:szCs w:val="20"/>
        </w:rPr>
        <w:t xml:space="preserve"> </w:t>
      </w:r>
      <w:r>
        <w:rPr>
          <w:rFonts w:hint="eastAsia"/>
          <w:kern w:val="0"/>
          <w:szCs w:val="20"/>
        </w:rPr>
        <w:t>통상</w:t>
      </w:r>
      <w:r>
        <w:rPr>
          <w:rFonts w:hint="eastAsia"/>
          <w:kern w:val="0"/>
          <w:szCs w:val="20"/>
        </w:rPr>
        <w:t xml:space="preserve"> </w:t>
      </w:r>
      <w:r>
        <w:rPr>
          <w:kern w:val="0"/>
          <w:szCs w:val="20"/>
        </w:rPr>
        <w:t>3~5</w:t>
      </w:r>
      <w:r>
        <w:rPr>
          <w:rFonts w:hint="eastAsia"/>
          <w:kern w:val="0"/>
          <w:szCs w:val="20"/>
        </w:rPr>
        <w:t>월경</w:t>
      </w:r>
      <w:r>
        <w:rPr>
          <w:rFonts w:hint="eastAsia"/>
          <w:kern w:val="0"/>
          <w:szCs w:val="20"/>
        </w:rPr>
        <w:t xml:space="preserve"> </w:t>
      </w:r>
      <w:r>
        <w:rPr>
          <w:rFonts w:hint="eastAsia"/>
          <w:kern w:val="0"/>
          <w:szCs w:val="20"/>
        </w:rPr>
        <w:t>임금협약을</w:t>
      </w:r>
      <w:r>
        <w:rPr>
          <w:rFonts w:hint="eastAsia"/>
          <w:kern w:val="0"/>
          <w:szCs w:val="20"/>
        </w:rPr>
        <w:t xml:space="preserve"> </w:t>
      </w:r>
      <w:r>
        <w:rPr>
          <w:rFonts w:hint="eastAsia"/>
          <w:kern w:val="0"/>
          <w:szCs w:val="20"/>
        </w:rPr>
        <w:t>체결하고</w:t>
      </w:r>
      <w:r>
        <w:rPr>
          <w:rFonts w:hint="eastAsia"/>
          <w:kern w:val="0"/>
          <w:szCs w:val="20"/>
        </w:rPr>
        <w:t xml:space="preserve"> </w:t>
      </w:r>
      <w:r>
        <w:rPr>
          <w:rFonts w:hint="eastAsia"/>
          <w:kern w:val="0"/>
          <w:szCs w:val="20"/>
        </w:rPr>
        <w:t>있음</w:t>
      </w:r>
      <w:r>
        <w:rPr>
          <w:rFonts w:hint="eastAsia"/>
          <w:kern w:val="0"/>
          <w:szCs w:val="20"/>
        </w:rPr>
        <w:t>.</w:t>
      </w:r>
    </w:p>
    <w:p w14:paraId="09C83D4D" w14:textId="77777777" w:rsidR="00026A7E" w:rsidRPr="00CB2B3F" w:rsidRDefault="00026A7E" w:rsidP="00026A7E">
      <w:pPr>
        <w:spacing w:after="240"/>
        <w:ind w:left="907"/>
        <w:rPr>
          <w:kern w:val="0"/>
          <w:szCs w:val="20"/>
        </w:rPr>
      </w:pPr>
      <w:r w:rsidRPr="00CB2B3F">
        <w:rPr>
          <w:kern w:val="0"/>
          <w:szCs w:val="20"/>
        </w:rPr>
        <w:t>언론보도에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위</w:t>
      </w:r>
      <w:r w:rsidRPr="00CB2B3F">
        <w:rPr>
          <w:kern w:val="0"/>
          <w:szCs w:val="20"/>
        </w:rPr>
        <w:t xml:space="preserve"> </w:t>
      </w:r>
      <w:r w:rsidRPr="00CB2B3F">
        <w:rPr>
          <w:kern w:val="0"/>
          <w:szCs w:val="20"/>
        </w:rPr>
        <w:t>노동조합은</w:t>
      </w:r>
      <w:r w:rsidRPr="00CB2B3F">
        <w:rPr>
          <w:kern w:val="0"/>
          <w:szCs w:val="20"/>
        </w:rPr>
        <w:t xml:space="preserve"> </w:t>
      </w:r>
      <w:r w:rsidRPr="00CB2B3F">
        <w:rPr>
          <w:kern w:val="0"/>
          <w:szCs w:val="20"/>
        </w:rPr>
        <w:t>본건</w:t>
      </w:r>
      <w:r w:rsidRPr="00CB2B3F">
        <w:rPr>
          <w:kern w:val="0"/>
          <w:szCs w:val="20"/>
        </w:rPr>
        <w:t xml:space="preserve"> </w:t>
      </w:r>
      <w:r w:rsidRPr="00CB2B3F">
        <w:rPr>
          <w:kern w:val="0"/>
          <w:szCs w:val="20"/>
        </w:rPr>
        <w:t>거래에</w:t>
      </w:r>
      <w:r w:rsidRPr="00CB2B3F">
        <w:rPr>
          <w:kern w:val="0"/>
          <w:szCs w:val="20"/>
        </w:rPr>
        <w:t xml:space="preserve"> </w:t>
      </w:r>
      <w:r w:rsidRPr="00CB2B3F">
        <w:rPr>
          <w:kern w:val="0"/>
          <w:szCs w:val="20"/>
        </w:rPr>
        <w:t>대하여</w:t>
      </w:r>
      <w:r w:rsidRPr="00CB2B3F">
        <w:rPr>
          <w:kern w:val="0"/>
          <w:szCs w:val="20"/>
        </w:rPr>
        <w:t xml:space="preserve"> </w:t>
      </w:r>
      <w:r w:rsidRPr="00CB2B3F">
        <w:rPr>
          <w:kern w:val="0"/>
          <w:szCs w:val="20"/>
        </w:rPr>
        <w:t>공식적인</w:t>
      </w:r>
      <w:r w:rsidRPr="00CB2B3F">
        <w:rPr>
          <w:kern w:val="0"/>
          <w:szCs w:val="20"/>
        </w:rPr>
        <w:t xml:space="preserve"> </w:t>
      </w:r>
      <w:r w:rsidRPr="00CB2B3F">
        <w:rPr>
          <w:kern w:val="0"/>
          <w:szCs w:val="20"/>
        </w:rPr>
        <w:t>반대</w:t>
      </w:r>
      <w:r w:rsidRPr="00CB2B3F">
        <w:rPr>
          <w:kern w:val="0"/>
          <w:szCs w:val="20"/>
        </w:rPr>
        <w:t xml:space="preserve"> </w:t>
      </w:r>
      <w:r w:rsidRPr="00CB2B3F">
        <w:rPr>
          <w:kern w:val="0"/>
          <w:szCs w:val="20"/>
        </w:rPr>
        <w:t>입장을</w:t>
      </w:r>
      <w:r w:rsidRPr="00CB2B3F">
        <w:rPr>
          <w:kern w:val="0"/>
          <w:szCs w:val="20"/>
        </w:rPr>
        <w:t xml:space="preserve"> </w:t>
      </w:r>
      <w:r w:rsidRPr="00CB2B3F">
        <w:rPr>
          <w:kern w:val="0"/>
          <w:szCs w:val="20"/>
        </w:rPr>
        <w:t>표명한바</w:t>
      </w:r>
      <w:r w:rsidRPr="00CB2B3F">
        <w:rPr>
          <w:kern w:val="0"/>
          <w:szCs w:val="20"/>
        </w:rPr>
        <w:t xml:space="preserve">, </w:t>
      </w:r>
      <w:r w:rsidRPr="00CB2B3F">
        <w:rPr>
          <w:kern w:val="0"/>
          <w:szCs w:val="20"/>
        </w:rPr>
        <w:t>제공된</w:t>
      </w:r>
      <w:r w:rsidRPr="00CB2B3F">
        <w:rPr>
          <w:kern w:val="0"/>
          <w:szCs w:val="20"/>
        </w:rPr>
        <w:t xml:space="preserve"> </w:t>
      </w:r>
      <w:r w:rsidRPr="00CB2B3F">
        <w:rPr>
          <w:kern w:val="0"/>
          <w:szCs w:val="20"/>
        </w:rPr>
        <w:t>노동조합</w:t>
      </w:r>
      <w:r w:rsidRPr="00CB2B3F">
        <w:rPr>
          <w:kern w:val="0"/>
          <w:szCs w:val="20"/>
        </w:rPr>
        <w:t xml:space="preserve"> </w:t>
      </w:r>
      <w:r w:rsidRPr="00CB2B3F">
        <w:rPr>
          <w:kern w:val="0"/>
          <w:szCs w:val="20"/>
        </w:rPr>
        <w:t>요구사항</w:t>
      </w:r>
      <w:r w:rsidRPr="00CB2B3F">
        <w:rPr>
          <w:kern w:val="0"/>
          <w:szCs w:val="20"/>
        </w:rPr>
        <w:t xml:space="preserve"> </w:t>
      </w:r>
      <w:r w:rsidRPr="00CB2B3F">
        <w:rPr>
          <w:kern w:val="0"/>
          <w:szCs w:val="20"/>
        </w:rPr>
        <w:t>정리</w:t>
      </w:r>
      <w:r w:rsidRPr="00CB2B3F">
        <w:rPr>
          <w:kern w:val="0"/>
          <w:szCs w:val="20"/>
        </w:rPr>
        <w:t xml:space="preserve"> </w:t>
      </w:r>
      <w:r w:rsidRPr="00CB2B3F">
        <w:rPr>
          <w:kern w:val="0"/>
          <w:szCs w:val="20"/>
        </w:rPr>
        <w:t>자료에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위</w:t>
      </w:r>
      <w:r w:rsidRPr="00CB2B3F">
        <w:rPr>
          <w:kern w:val="0"/>
          <w:szCs w:val="20"/>
        </w:rPr>
        <w:t xml:space="preserve"> </w:t>
      </w:r>
      <w:r w:rsidRPr="00CB2B3F">
        <w:rPr>
          <w:kern w:val="0"/>
          <w:szCs w:val="20"/>
        </w:rPr>
        <w:t>노동조합은</w:t>
      </w:r>
      <w:r w:rsidRPr="00CB2B3F">
        <w:rPr>
          <w:kern w:val="0"/>
          <w:szCs w:val="20"/>
        </w:rPr>
        <w:t xml:space="preserve"> (</w:t>
      </w:r>
      <w:proofErr w:type="spellStart"/>
      <w:r w:rsidRPr="00CB2B3F">
        <w:rPr>
          <w:kern w:val="0"/>
          <w:szCs w:val="20"/>
        </w:rPr>
        <w:t>i</w:t>
      </w:r>
      <w:proofErr w:type="spellEnd"/>
      <w:r w:rsidRPr="00CB2B3F">
        <w:rPr>
          <w:kern w:val="0"/>
          <w:szCs w:val="20"/>
        </w:rPr>
        <w:t xml:space="preserve">) </w:t>
      </w:r>
      <w:r w:rsidRPr="00CB2B3F">
        <w:rPr>
          <w:kern w:val="0"/>
          <w:szCs w:val="20"/>
        </w:rPr>
        <w:t>고용승계</w:t>
      </w:r>
      <w:r w:rsidRPr="00CB2B3F">
        <w:rPr>
          <w:kern w:val="0"/>
          <w:szCs w:val="20"/>
        </w:rPr>
        <w:t xml:space="preserve"> 100%, (ii) </w:t>
      </w:r>
      <w:proofErr w:type="spellStart"/>
      <w:r w:rsidRPr="00CB2B3F">
        <w:rPr>
          <w:kern w:val="0"/>
          <w:szCs w:val="20"/>
        </w:rPr>
        <w:t>단협승계</w:t>
      </w:r>
      <w:proofErr w:type="spellEnd"/>
      <w:r w:rsidRPr="00CB2B3F">
        <w:rPr>
          <w:kern w:val="0"/>
          <w:szCs w:val="20"/>
        </w:rPr>
        <w:t xml:space="preserve"> 100% </w:t>
      </w:r>
      <w:r w:rsidRPr="00CB2B3F">
        <w:rPr>
          <w:kern w:val="0"/>
          <w:szCs w:val="20"/>
        </w:rPr>
        <w:t>및</w:t>
      </w:r>
      <w:r w:rsidRPr="00CB2B3F">
        <w:rPr>
          <w:kern w:val="0"/>
          <w:szCs w:val="20"/>
        </w:rPr>
        <w:t xml:space="preserve"> (ii) </w:t>
      </w:r>
      <w:r w:rsidRPr="00CB2B3F">
        <w:rPr>
          <w:kern w:val="0"/>
          <w:szCs w:val="20"/>
        </w:rPr>
        <w:t>월</w:t>
      </w:r>
      <w:r w:rsidRPr="00CB2B3F">
        <w:rPr>
          <w:kern w:val="0"/>
          <w:szCs w:val="20"/>
        </w:rPr>
        <w:t xml:space="preserve"> </w:t>
      </w:r>
      <w:r w:rsidRPr="00CB2B3F">
        <w:rPr>
          <w:kern w:val="0"/>
          <w:szCs w:val="20"/>
        </w:rPr>
        <w:t>평균임금의</w:t>
      </w:r>
      <w:r w:rsidRPr="00CB2B3F">
        <w:rPr>
          <w:kern w:val="0"/>
          <w:szCs w:val="20"/>
        </w:rPr>
        <w:t xml:space="preserve"> 1,000%</w:t>
      </w:r>
      <w:r w:rsidRPr="00CB2B3F">
        <w:rPr>
          <w:kern w:val="0"/>
          <w:szCs w:val="20"/>
        </w:rPr>
        <w:t>의</w:t>
      </w:r>
      <w:r w:rsidRPr="00CB2B3F">
        <w:rPr>
          <w:kern w:val="0"/>
          <w:szCs w:val="20"/>
        </w:rPr>
        <w:t xml:space="preserve"> </w:t>
      </w:r>
      <w:r w:rsidRPr="00CB2B3F">
        <w:rPr>
          <w:kern w:val="0"/>
          <w:szCs w:val="20"/>
        </w:rPr>
        <w:t>매각위로금</w:t>
      </w:r>
      <w:r w:rsidRPr="00CB2B3F">
        <w:rPr>
          <w:kern w:val="0"/>
          <w:szCs w:val="20"/>
        </w:rPr>
        <w:t xml:space="preserve"> </w:t>
      </w:r>
      <w:r w:rsidRPr="00CB2B3F">
        <w:rPr>
          <w:kern w:val="0"/>
          <w:szCs w:val="20"/>
        </w:rPr>
        <w:t>지급을</w:t>
      </w:r>
      <w:r w:rsidRPr="00CB2B3F">
        <w:rPr>
          <w:kern w:val="0"/>
          <w:szCs w:val="20"/>
        </w:rPr>
        <w:t xml:space="preserve"> </w:t>
      </w:r>
      <w:r w:rsidRPr="00CB2B3F">
        <w:rPr>
          <w:kern w:val="0"/>
          <w:szCs w:val="20"/>
        </w:rPr>
        <w:t>요청하였으며</w:t>
      </w:r>
      <w:r w:rsidRPr="00CB2B3F">
        <w:rPr>
          <w:kern w:val="0"/>
          <w:szCs w:val="20"/>
        </w:rPr>
        <w:t xml:space="preserve">, 2021. 7. </w:t>
      </w:r>
      <w:proofErr w:type="gramStart"/>
      <w:r w:rsidRPr="00CB2B3F">
        <w:rPr>
          <w:kern w:val="0"/>
          <w:szCs w:val="20"/>
        </w:rPr>
        <w:t>21.</w:t>
      </w:r>
      <w:r w:rsidRPr="00CB2B3F">
        <w:rPr>
          <w:kern w:val="0"/>
          <w:szCs w:val="20"/>
        </w:rPr>
        <w:t>자로</w:t>
      </w:r>
      <w:proofErr w:type="gramEnd"/>
      <w:r w:rsidRPr="00CB2B3F">
        <w:rPr>
          <w:kern w:val="0"/>
          <w:szCs w:val="20"/>
        </w:rPr>
        <w:t xml:space="preserve"> </w:t>
      </w:r>
      <w:r w:rsidRPr="00CB2B3F">
        <w:rPr>
          <w:kern w:val="0"/>
          <w:szCs w:val="20"/>
        </w:rPr>
        <w:t>경영진과</w:t>
      </w:r>
      <w:r w:rsidRPr="00CB2B3F">
        <w:rPr>
          <w:kern w:val="0"/>
          <w:szCs w:val="20"/>
        </w:rPr>
        <w:t xml:space="preserve"> </w:t>
      </w:r>
      <w:r w:rsidRPr="00CB2B3F">
        <w:rPr>
          <w:kern w:val="0"/>
          <w:szCs w:val="20"/>
        </w:rPr>
        <w:t>노동조합</w:t>
      </w:r>
      <w:r w:rsidRPr="00CB2B3F">
        <w:rPr>
          <w:kern w:val="0"/>
          <w:szCs w:val="20"/>
        </w:rPr>
        <w:t xml:space="preserve"> </w:t>
      </w:r>
      <w:r w:rsidRPr="00CB2B3F">
        <w:rPr>
          <w:kern w:val="0"/>
          <w:szCs w:val="20"/>
        </w:rPr>
        <w:t>간부의</w:t>
      </w:r>
      <w:r w:rsidRPr="00CB2B3F">
        <w:rPr>
          <w:kern w:val="0"/>
          <w:szCs w:val="20"/>
        </w:rPr>
        <w:t xml:space="preserve"> </w:t>
      </w:r>
      <w:r w:rsidRPr="00CB2B3F">
        <w:rPr>
          <w:kern w:val="0"/>
          <w:szCs w:val="20"/>
        </w:rPr>
        <w:t>간담회를</w:t>
      </w:r>
      <w:r w:rsidRPr="00CB2B3F">
        <w:rPr>
          <w:kern w:val="0"/>
          <w:szCs w:val="20"/>
        </w:rPr>
        <w:t xml:space="preserve"> </w:t>
      </w:r>
      <w:r w:rsidRPr="00CB2B3F">
        <w:rPr>
          <w:kern w:val="0"/>
          <w:szCs w:val="20"/>
        </w:rPr>
        <w:t>개최하였음</w:t>
      </w:r>
      <w:r w:rsidRPr="00CB2B3F">
        <w:rPr>
          <w:kern w:val="0"/>
          <w:szCs w:val="20"/>
        </w:rPr>
        <w:t>.</w:t>
      </w:r>
    </w:p>
    <w:p w14:paraId="61E46818" w14:textId="77777777" w:rsidR="00026A7E" w:rsidRPr="00CB2B3F" w:rsidRDefault="00026A7E" w:rsidP="00026A7E">
      <w:pPr>
        <w:spacing w:after="240"/>
        <w:ind w:left="907"/>
        <w:rPr>
          <w:kern w:val="0"/>
          <w:szCs w:val="20"/>
        </w:rPr>
      </w:pPr>
      <w:r w:rsidRPr="00CB2B3F">
        <w:rPr>
          <w:kern w:val="0"/>
          <w:szCs w:val="20"/>
        </w:rPr>
        <w:t>답변에</w:t>
      </w:r>
      <w:r w:rsidRPr="00CB2B3F">
        <w:rPr>
          <w:kern w:val="0"/>
          <w:szCs w:val="20"/>
        </w:rPr>
        <w:t xml:space="preserve"> </w:t>
      </w:r>
      <w:r w:rsidRPr="00CB2B3F">
        <w:rPr>
          <w:kern w:val="0"/>
          <w:szCs w:val="20"/>
        </w:rPr>
        <w:t>의하면</w:t>
      </w:r>
      <w:r w:rsidRPr="00CB2B3F">
        <w:rPr>
          <w:kern w:val="0"/>
          <w:szCs w:val="20"/>
        </w:rPr>
        <w:t xml:space="preserve"> 2021. 8. </w:t>
      </w:r>
      <w:proofErr w:type="gramStart"/>
      <w:r w:rsidRPr="00CB2B3F">
        <w:rPr>
          <w:kern w:val="0"/>
          <w:szCs w:val="20"/>
        </w:rPr>
        <w:t>4.</w:t>
      </w:r>
      <w:r w:rsidRPr="00CB2B3F">
        <w:rPr>
          <w:kern w:val="0"/>
          <w:szCs w:val="20"/>
        </w:rPr>
        <w:t>까지</w:t>
      </w:r>
      <w:proofErr w:type="gramEnd"/>
      <w:r w:rsidRPr="00CB2B3F">
        <w:rPr>
          <w:kern w:val="0"/>
          <w:szCs w:val="20"/>
        </w:rPr>
        <w:t xml:space="preserve"> </w:t>
      </w:r>
      <w:r w:rsidRPr="00CB2B3F">
        <w:rPr>
          <w:kern w:val="0"/>
          <w:szCs w:val="20"/>
        </w:rPr>
        <w:t>위와</w:t>
      </w:r>
      <w:r w:rsidRPr="00CB2B3F">
        <w:rPr>
          <w:kern w:val="0"/>
          <w:szCs w:val="20"/>
        </w:rPr>
        <w:t xml:space="preserve"> </w:t>
      </w:r>
      <w:r w:rsidRPr="00CB2B3F">
        <w:rPr>
          <w:kern w:val="0"/>
          <w:szCs w:val="20"/>
        </w:rPr>
        <w:t>같은</w:t>
      </w:r>
      <w:r w:rsidRPr="00CB2B3F">
        <w:rPr>
          <w:kern w:val="0"/>
          <w:szCs w:val="20"/>
        </w:rPr>
        <w:t xml:space="preserve"> </w:t>
      </w:r>
      <w:r w:rsidRPr="00CB2B3F">
        <w:rPr>
          <w:kern w:val="0"/>
          <w:szCs w:val="20"/>
        </w:rPr>
        <w:t>요구사항에</w:t>
      </w:r>
      <w:r w:rsidRPr="00CB2B3F">
        <w:rPr>
          <w:kern w:val="0"/>
          <w:szCs w:val="20"/>
        </w:rPr>
        <w:t xml:space="preserve"> </w:t>
      </w:r>
      <w:r w:rsidRPr="00CB2B3F">
        <w:rPr>
          <w:kern w:val="0"/>
          <w:szCs w:val="20"/>
        </w:rPr>
        <w:t>특별한</w:t>
      </w:r>
      <w:r w:rsidRPr="00CB2B3F">
        <w:rPr>
          <w:kern w:val="0"/>
          <w:szCs w:val="20"/>
        </w:rPr>
        <w:t xml:space="preserve"> </w:t>
      </w:r>
      <w:r w:rsidRPr="00CB2B3F">
        <w:rPr>
          <w:kern w:val="0"/>
          <w:szCs w:val="20"/>
        </w:rPr>
        <w:t>변동은</w:t>
      </w:r>
      <w:r w:rsidRPr="00CB2B3F">
        <w:rPr>
          <w:kern w:val="0"/>
          <w:szCs w:val="20"/>
        </w:rPr>
        <w:t xml:space="preserve"> </w:t>
      </w:r>
      <w:r w:rsidRPr="00CB2B3F">
        <w:rPr>
          <w:kern w:val="0"/>
          <w:szCs w:val="20"/>
        </w:rPr>
        <w:t>없는데</w:t>
      </w:r>
      <w:r w:rsidRPr="00CB2B3F">
        <w:rPr>
          <w:kern w:val="0"/>
          <w:szCs w:val="20"/>
        </w:rPr>
        <w:t xml:space="preserve">, </w:t>
      </w:r>
      <w:r w:rsidRPr="00CB2B3F">
        <w:rPr>
          <w:kern w:val="0"/>
          <w:szCs w:val="20"/>
        </w:rPr>
        <w:t>위</w:t>
      </w:r>
      <w:r w:rsidRPr="00CB2B3F">
        <w:rPr>
          <w:kern w:val="0"/>
          <w:szCs w:val="20"/>
        </w:rPr>
        <w:t xml:space="preserve"> </w:t>
      </w:r>
      <w:r w:rsidRPr="00CB2B3F">
        <w:rPr>
          <w:kern w:val="0"/>
          <w:szCs w:val="20"/>
        </w:rPr>
        <w:t>노동조합은</w:t>
      </w:r>
      <w:r w:rsidRPr="00CB2B3F">
        <w:rPr>
          <w:kern w:val="0"/>
          <w:szCs w:val="20"/>
        </w:rPr>
        <w:t xml:space="preserve"> </w:t>
      </w:r>
      <w:r w:rsidRPr="00CB2B3F">
        <w:rPr>
          <w:kern w:val="0"/>
          <w:szCs w:val="20"/>
        </w:rPr>
        <w:t>과거</w:t>
      </w:r>
      <w:r w:rsidRPr="00CB2B3F">
        <w:rPr>
          <w:kern w:val="0"/>
          <w:szCs w:val="20"/>
        </w:rPr>
        <w:t xml:space="preserve"> </w:t>
      </w:r>
      <w:r w:rsidRPr="00CB2B3F">
        <w:rPr>
          <w:kern w:val="0"/>
          <w:szCs w:val="20"/>
        </w:rPr>
        <w:t>파업한</w:t>
      </w:r>
      <w:r w:rsidRPr="00CB2B3F">
        <w:rPr>
          <w:kern w:val="0"/>
          <w:szCs w:val="20"/>
        </w:rPr>
        <w:t xml:space="preserve"> </w:t>
      </w:r>
      <w:r w:rsidRPr="00CB2B3F">
        <w:rPr>
          <w:kern w:val="0"/>
          <w:szCs w:val="20"/>
        </w:rPr>
        <w:t>적이</w:t>
      </w:r>
      <w:r w:rsidRPr="00CB2B3F">
        <w:rPr>
          <w:kern w:val="0"/>
          <w:szCs w:val="20"/>
        </w:rPr>
        <w:t xml:space="preserve"> </w:t>
      </w:r>
      <w:r w:rsidRPr="00CB2B3F">
        <w:rPr>
          <w:kern w:val="0"/>
          <w:szCs w:val="20"/>
        </w:rPr>
        <w:t>없고</w:t>
      </w:r>
      <w:r w:rsidRPr="00CB2B3F">
        <w:rPr>
          <w:kern w:val="0"/>
          <w:szCs w:val="20"/>
        </w:rPr>
        <w:t xml:space="preserve">, </w:t>
      </w:r>
      <w:r w:rsidRPr="00CB2B3F">
        <w:rPr>
          <w:kern w:val="0"/>
          <w:szCs w:val="20"/>
        </w:rPr>
        <w:t>지금까지의</w:t>
      </w:r>
      <w:r w:rsidRPr="00CB2B3F">
        <w:rPr>
          <w:kern w:val="0"/>
          <w:szCs w:val="20"/>
        </w:rPr>
        <w:t xml:space="preserve"> </w:t>
      </w:r>
      <w:r w:rsidRPr="00CB2B3F">
        <w:rPr>
          <w:kern w:val="0"/>
          <w:szCs w:val="20"/>
        </w:rPr>
        <w:t>태도에</w:t>
      </w:r>
      <w:r w:rsidRPr="00CB2B3F">
        <w:rPr>
          <w:kern w:val="0"/>
          <w:szCs w:val="20"/>
        </w:rPr>
        <w:t xml:space="preserve"> </w:t>
      </w:r>
      <w:r w:rsidRPr="00CB2B3F">
        <w:rPr>
          <w:kern w:val="0"/>
          <w:szCs w:val="20"/>
        </w:rPr>
        <w:t>비추어</w:t>
      </w:r>
      <w:r w:rsidRPr="00CB2B3F">
        <w:rPr>
          <w:kern w:val="0"/>
          <w:szCs w:val="20"/>
        </w:rPr>
        <w:t xml:space="preserve"> </w:t>
      </w:r>
      <w:r w:rsidRPr="00CB2B3F">
        <w:rPr>
          <w:kern w:val="0"/>
          <w:szCs w:val="20"/>
        </w:rPr>
        <w:t>파업으로</w:t>
      </w:r>
      <w:r w:rsidRPr="00CB2B3F">
        <w:rPr>
          <w:kern w:val="0"/>
          <w:szCs w:val="20"/>
        </w:rPr>
        <w:t xml:space="preserve"> </w:t>
      </w:r>
      <w:r w:rsidRPr="00CB2B3F">
        <w:rPr>
          <w:kern w:val="0"/>
          <w:szCs w:val="20"/>
        </w:rPr>
        <w:t>나아갈</w:t>
      </w:r>
      <w:r w:rsidRPr="00CB2B3F">
        <w:rPr>
          <w:kern w:val="0"/>
          <w:szCs w:val="20"/>
        </w:rPr>
        <w:t xml:space="preserve"> </w:t>
      </w:r>
      <w:r w:rsidRPr="00CB2B3F">
        <w:rPr>
          <w:kern w:val="0"/>
          <w:szCs w:val="20"/>
        </w:rPr>
        <w:t>가능성은</w:t>
      </w:r>
      <w:r w:rsidRPr="00CB2B3F">
        <w:rPr>
          <w:kern w:val="0"/>
          <w:szCs w:val="20"/>
        </w:rPr>
        <w:t xml:space="preserve"> </w:t>
      </w:r>
      <w:r w:rsidRPr="00CB2B3F">
        <w:rPr>
          <w:kern w:val="0"/>
          <w:szCs w:val="20"/>
        </w:rPr>
        <w:t>낮은</w:t>
      </w:r>
      <w:r w:rsidRPr="00CB2B3F">
        <w:rPr>
          <w:kern w:val="0"/>
          <w:szCs w:val="20"/>
        </w:rPr>
        <w:t xml:space="preserve"> </w:t>
      </w:r>
      <w:r w:rsidRPr="00CB2B3F">
        <w:rPr>
          <w:kern w:val="0"/>
          <w:szCs w:val="20"/>
        </w:rPr>
        <w:t>편이라고</w:t>
      </w:r>
      <w:r w:rsidRPr="00CB2B3F">
        <w:rPr>
          <w:kern w:val="0"/>
          <w:szCs w:val="20"/>
        </w:rPr>
        <w:t xml:space="preserve"> </w:t>
      </w:r>
      <w:r w:rsidRPr="00CB2B3F">
        <w:rPr>
          <w:kern w:val="0"/>
          <w:szCs w:val="20"/>
        </w:rPr>
        <w:t>함</w:t>
      </w:r>
      <w:r w:rsidRPr="00CB2B3F">
        <w:rPr>
          <w:kern w:val="0"/>
          <w:szCs w:val="20"/>
        </w:rPr>
        <w:t xml:space="preserve">. </w:t>
      </w:r>
      <w:r w:rsidRPr="00CB2B3F">
        <w:rPr>
          <w:kern w:val="0"/>
          <w:szCs w:val="20"/>
        </w:rPr>
        <w:t>답변에</w:t>
      </w:r>
      <w:r w:rsidRPr="00CB2B3F">
        <w:rPr>
          <w:kern w:val="0"/>
          <w:szCs w:val="20"/>
        </w:rPr>
        <w:t xml:space="preserve"> </w:t>
      </w:r>
      <w:r w:rsidRPr="00CB2B3F">
        <w:rPr>
          <w:kern w:val="0"/>
          <w:szCs w:val="20"/>
        </w:rPr>
        <w:t>의하면</w:t>
      </w:r>
      <w:r w:rsidRPr="00CB2B3F">
        <w:rPr>
          <w:kern w:val="0"/>
          <w:szCs w:val="20"/>
        </w:rPr>
        <w:t xml:space="preserve"> </w:t>
      </w:r>
      <w:r w:rsidRPr="00CB2B3F">
        <w:rPr>
          <w:kern w:val="0"/>
          <w:szCs w:val="20"/>
        </w:rPr>
        <w:t>과거</w:t>
      </w:r>
      <w:r w:rsidRPr="00CB2B3F">
        <w:rPr>
          <w:kern w:val="0"/>
          <w:szCs w:val="20"/>
        </w:rPr>
        <w:t xml:space="preserve"> </w:t>
      </w:r>
      <w:r w:rsidRPr="00CB2B3F">
        <w:rPr>
          <w:kern w:val="0"/>
          <w:szCs w:val="20"/>
        </w:rPr>
        <w:t>임금협상을</w:t>
      </w:r>
      <w:r w:rsidRPr="00CB2B3F">
        <w:rPr>
          <w:kern w:val="0"/>
          <w:szCs w:val="20"/>
        </w:rPr>
        <w:t xml:space="preserve"> </w:t>
      </w:r>
      <w:r w:rsidRPr="00CB2B3F">
        <w:rPr>
          <w:kern w:val="0"/>
          <w:szCs w:val="20"/>
        </w:rPr>
        <w:t>진행하며</w:t>
      </w:r>
      <w:r w:rsidRPr="00CB2B3F">
        <w:rPr>
          <w:kern w:val="0"/>
          <w:szCs w:val="20"/>
        </w:rPr>
        <w:t xml:space="preserve"> </w:t>
      </w:r>
      <w:r w:rsidRPr="00CB2B3F">
        <w:rPr>
          <w:kern w:val="0"/>
          <w:szCs w:val="20"/>
        </w:rPr>
        <w:t>노동조합이</w:t>
      </w:r>
      <w:r w:rsidRPr="00CB2B3F">
        <w:rPr>
          <w:kern w:val="0"/>
          <w:szCs w:val="20"/>
        </w:rPr>
        <w:t xml:space="preserve"> </w:t>
      </w:r>
      <w:r w:rsidRPr="00CB2B3F">
        <w:rPr>
          <w:kern w:val="0"/>
          <w:szCs w:val="20"/>
        </w:rPr>
        <w:t>파업에</w:t>
      </w:r>
      <w:r w:rsidRPr="00CB2B3F">
        <w:rPr>
          <w:kern w:val="0"/>
          <w:szCs w:val="20"/>
        </w:rPr>
        <w:t xml:space="preserve"> </w:t>
      </w:r>
      <w:r w:rsidRPr="00CB2B3F">
        <w:rPr>
          <w:kern w:val="0"/>
          <w:szCs w:val="20"/>
        </w:rPr>
        <w:t>나아가려는</w:t>
      </w:r>
      <w:r w:rsidRPr="00CB2B3F">
        <w:rPr>
          <w:kern w:val="0"/>
          <w:szCs w:val="20"/>
        </w:rPr>
        <w:t xml:space="preserve"> </w:t>
      </w:r>
      <w:r w:rsidRPr="00CB2B3F">
        <w:rPr>
          <w:kern w:val="0"/>
          <w:szCs w:val="20"/>
        </w:rPr>
        <w:t>태도를</w:t>
      </w:r>
      <w:r w:rsidRPr="00CB2B3F">
        <w:rPr>
          <w:kern w:val="0"/>
          <w:szCs w:val="20"/>
        </w:rPr>
        <w:t xml:space="preserve"> </w:t>
      </w:r>
      <w:r w:rsidRPr="00CB2B3F">
        <w:rPr>
          <w:kern w:val="0"/>
          <w:szCs w:val="20"/>
        </w:rPr>
        <w:t>보인</w:t>
      </w:r>
      <w:r w:rsidRPr="00CB2B3F">
        <w:rPr>
          <w:kern w:val="0"/>
          <w:szCs w:val="20"/>
        </w:rPr>
        <w:t xml:space="preserve"> </w:t>
      </w:r>
      <w:r w:rsidRPr="00CB2B3F">
        <w:rPr>
          <w:kern w:val="0"/>
          <w:szCs w:val="20"/>
        </w:rPr>
        <w:t>적은</w:t>
      </w:r>
      <w:r w:rsidRPr="00CB2B3F">
        <w:rPr>
          <w:kern w:val="0"/>
          <w:szCs w:val="20"/>
        </w:rPr>
        <w:t xml:space="preserve"> </w:t>
      </w:r>
      <w:r w:rsidRPr="00CB2B3F">
        <w:rPr>
          <w:kern w:val="0"/>
          <w:szCs w:val="20"/>
        </w:rPr>
        <w:t>있으나</w:t>
      </w:r>
      <w:r w:rsidRPr="00CB2B3F">
        <w:rPr>
          <w:kern w:val="0"/>
          <w:szCs w:val="20"/>
        </w:rPr>
        <w:t xml:space="preserve">, </w:t>
      </w:r>
      <w:r w:rsidRPr="00CB2B3F">
        <w:rPr>
          <w:kern w:val="0"/>
          <w:szCs w:val="20"/>
        </w:rPr>
        <w:t>회사에서</w:t>
      </w:r>
      <w:r w:rsidRPr="00CB2B3F">
        <w:rPr>
          <w:kern w:val="0"/>
          <w:szCs w:val="20"/>
        </w:rPr>
        <w:t xml:space="preserve"> </w:t>
      </w:r>
      <w:r w:rsidRPr="00CB2B3F">
        <w:rPr>
          <w:kern w:val="0"/>
          <w:szCs w:val="20"/>
        </w:rPr>
        <w:t>충분한</w:t>
      </w:r>
      <w:r w:rsidRPr="00CB2B3F">
        <w:rPr>
          <w:kern w:val="0"/>
          <w:szCs w:val="20"/>
        </w:rPr>
        <w:t xml:space="preserve"> </w:t>
      </w:r>
      <w:r w:rsidRPr="00CB2B3F">
        <w:rPr>
          <w:kern w:val="0"/>
          <w:szCs w:val="20"/>
        </w:rPr>
        <w:t>재고를</w:t>
      </w:r>
      <w:r w:rsidRPr="00CB2B3F">
        <w:rPr>
          <w:kern w:val="0"/>
          <w:szCs w:val="20"/>
        </w:rPr>
        <w:t xml:space="preserve"> </w:t>
      </w:r>
      <w:r w:rsidRPr="00CB2B3F">
        <w:rPr>
          <w:kern w:val="0"/>
          <w:szCs w:val="20"/>
        </w:rPr>
        <w:t>비축하고</w:t>
      </w:r>
      <w:r w:rsidRPr="00CB2B3F">
        <w:rPr>
          <w:kern w:val="0"/>
          <w:szCs w:val="20"/>
        </w:rPr>
        <w:t xml:space="preserve"> </w:t>
      </w:r>
      <w:r w:rsidRPr="00CB2B3F">
        <w:rPr>
          <w:kern w:val="0"/>
          <w:szCs w:val="20"/>
        </w:rPr>
        <w:t>있기에</w:t>
      </w:r>
      <w:r w:rsidRPr="00CB2B3F">
        <w:rPr>
          <w:kern w:val="0"/>
          <w:szCs w:val="20"/>
        </w:rPr>
        <w:t xml:space="preserve"> </w:t>
      </w:r>
      <w:r w:rsidRPr="00CB2B3F">
        <w:rPr>
          <w:kern w:val="0"/>
          <w:szCs w:val="20"/>
        </w:rPr>
        <w:t>노동조합으로서</w:t>
      </w:r>
      <w:r w:rsidRPr="00CB2B3F">
        <w:rPr>
          <w:kern w:val="0"/>
          <w:szCs w:val="20"/>
        </w:rPr>
        <w:t xml:space="preserve"> </w:t>
      </w:r>
      <w:r w:rsidRPr="00CB2B3F">
        <w:rPr>
          <w:kern w:val="0"/>
          <w:szCs w:val="20"/>
        </w:rPr>
        <w:t>파업은</w:t>
      </w:r>
      <w:r w:rsidRPr="00CB2B3F">
        <w:rPr>
          <w:kern w:val="0"/>
          <w:szCs w:val="20"/>
        </w:rPr>
        <w:t xml:space="preserve"> </w:t>
      </w:r>
      <w:r w:rsidRPr="00CB2B3F">
        <w:rPr>
          <w:kern w:val="0"/>
          <w:szCs w:val="20"/>
        </w:rPr>
        <w:t>별다른</w:t>
      </w:r>
      <w:r w:rsidRPr="00CB2B3F">
        <w:rPr>
          <w:kern w:val="0"/>
          <w:szCs w:val="20"/>
        </w:rPr>
        <w:t xml:space="preserve"> </w:t>
      </w:r>
      <w:r w:rsidRPr="00CB2B3F">
        <w:rPr>
          <w:kern w:val="0"/>
          <w:szCs w:val="20"/>
        </w:rPr>
        <w:t>효과가</w:t>
      </w:r>
      <w:r w:rsidRPr="00CB2B3F">
        <w:rPr>
          <w:kern w:val="0"/>
          <w:szCs w:val="20"/>
        </w:rPr>
        <w:t xml:space="preserve"> </w:t>
      </w:r>
      <w:r w:rsidRPr="00CB2B3F">
        <w:rPr>
          <w:kern w:val="0"/>
          <w:szCs w:val="20"/>
        </w:rPr>
        <w:t>없을</w:t>
      </w:r>
      <w:r w:rsidRPr="00CB2B3F">
        <w:rPr>
          <w:kern w:val="0"/>
          <w:szCs w:val="20"/>
        </w:rPr>
        <w:t xml:space="preserve"> </w:t>
      </w:r>
      <w:r w:rsidRPr="00CB2B3F">
        <w:rPr>
          <w:kern w:val="0"/>
          <w:szCs w:val="20"/>
        </w:rPr>
        <w:t>것이라고</w:t>
      </w:r>
      <w:r w:rsidRPr="00CB2B3F">
        <w:rPr>
          <w:kern w:val="0"/>
          <w:szCs w:val="20"/>
        </w:rPr>
        <w:t xml:space="preserve"> </w:t>
      </w:r>
      <w:r w:rsidRPr="00CB2B3F">
        <w:rPr>
          <w:kern w:val="0"/>
          <w:szCs w:val="20"/>
        </w:rPr>
        <w:t>판단하여</w:t>
      </w:r>
      <w:r w:rsidRPr="00CB2B3F">
        <w:rPr>
          <w:kern w:val="0"/>
          <w:szCs w:val="20"/>
        </w:rPr>
        <w:t xml:space="preserve"> </w:t>
      </w:r>
      <w:r w:rsidRPr="00CB2B3F">
        <w:rPr>
          <w:kern w:val="0"/>
          <w:szCs w:val="20"/>
        </w:rPr>
        <w:t>결국</w:t>
      </w:r>
      <w:r w:rsidRPr="00CB2B3F">
        <w:rPr>
          <w:kern w:val="0"/>
          <w:szCs w:val="20"/>
        </w:rPr>
        <w:t xml:space="preserve"> </w:t>
      </w:r>
      <w:r w:rsidRPr="00CB2B3F">
        <w:rPr>
          <w:kern w:val="0"/>
          <w:szCs w:val="20"/>
        </w:rPr>
        <w:t>실제</w:t>
      </w:r>
      <w:r w:rsidRPr="00CB2B3F">
        <w:rPr>
          <w:kern w:val="0"/>
          <w:szCs w:val="20"/>
        </w:rPr>
        <w:t xml:space="preserve"> </w:t>
      </w:r>
      <w:r w:rsidRPr="00CB2B3F">
        <w:rPr>
          <w:kern w:val="0"/>
          <w:szCs w:val="20"/>
        </w:rPr>
        <w:t>파업이</w:t>
      </w:r>
      <w:r w:rsidRPr="00CB2B3F">
        <w:rPr>
          <w:kern w:val="0"/>
          <w:szCs w:val="20"/>
        </w:rPr>
        <w:t xml:space="preserve"> </w:t>
      </w:r>
      <w:r w:rsidRPr="00CB2B3F">
        <w:rPr>
          <w:kern w:val="0"/>
          <w:szCs w:val="20"/>
        </w:rPr>
        <w:t>진행되지는</w:t>
      </w:r>
      <w:r w:rsidRPr="00CB2B3F">
        <w:rPr>
          <w:kern w:val="0"/>
          <w:szCs w:val="20"/>
        </w:rPr>
        <w:t xml:space="preserve"> </w:t>
      </w:r>
      <w:r w:rsidRPr="00CB2B3F">
        <w:rPr>
          <w:kern w:val="0"/>
          <w:szCs w:val="20"/>
        </w:rPr>
        <w:t>않았음</w:t>
      </w:r>
      <w:r w:rsidRPr="00CB2B3F">
        <w:rPr>
          <w:kern w:val="0"/>
          <w:szCs w:val="20"/>
        </w:rPr>
        <w:t xml:space="preserve">. </w:t>
      </w:r>
    </w:p>
    <w:p w14:paraId="127A589B" w14:textId="77777777" w:rsidR="00026A7E" w:rsidRPr="00CB2B3F" w:rsidRDefault="00026A7E" w:rsidP="00026A7E">
      <w:pPr>
        <w:spacing w:line="350" w:lineRule="atLeast"/>
        <w:ind w:left="454"/>
        <w:rPr>
          <w:kern w:val="0"/>
          <w:szCs w:val="20"/>
        </w:rPr>
      </w:pPr>
    </w:p>
    <w:p w14:paraId="7AA5FDC2" w14:textId="77777777" w:rsidR="00026A7E" w:rsidRPr="00CB2B3F" w:rsidRDefault="00026A7E" w:rsidP="00026A7E">
      <w:pPr>
        <w:numPr>
          <w:ilvl w:val="0"/>
          <w:numId w:val="58"/>
        </w:numPr>
        <w:spacing w:after="240"/>
        <w:rPr>
          <w:b/>
          <w:bCs/>
          <w:szCs w:val="22"/>
        </w:rPr>
      </w:pPr>
      <w:r w:rsidRPr="00CB2B3F">
        <w:rPr>
          <w:b/>
          <w:bCs/>
          <w:szCs w:val="22"/>
        </w:rPr>
        <w:t>분석</w:t>
      </w:r>
    </w:p>
    <w:p w14:paraId="4D04F84E" w14:textId="77777777" w:rsidR="00026A7E" w:rsidRPr="00CB2B3F" w:rsidRDefault="00026A7E" w:rsidP="00026A7E">
      <w:pPr>
        <w:spacing w:after="240"/>
        <w:ind w:left="907"/>
        <w:rPr>
          <w:bCs/>
          <w:szCs w:val="22"/>
        </w:rPr>
      </w:pPr>
      <w:r w:rsidRPr="00CB2B3F">
        <w:rPr>
          <w:bCs/>
          <w:szCs w:val="22"/>
        </w:rPr>
        <w:t>2020</w:t>
      </w:r>
      <w:r w:rsidRPr="00CB2B3F">
        <w:rPr>
          <w:bCs/>
          <w:szCs w:val="22"/>
        </w:rPr>
        <w:t>년</w:t>
      </w:r>
      <w:r w:rsidRPr="00CB2B3F">
        <w:rPr>
          <w:bCs/>
          <w:szCs w:val="22"/>
        </w:rPr>
        <w:t xml:space="preserve"> </w:t>
      </w:r>
      <w:r w:rsidRPr="00CB2B3F">
        <w:rPr>
          <w:bCs/>
          <w:szCs w:val="22"/>
        </w:rPr>
        <w:t>기준</w:t>
      </w:r>
      <w:r w:rsidRPr="00CB2B3F">
        <w:rPr>
          <w:bCs/>
          <w:szCs w:val="22"/>
        </w:rPr>
        <w:t xml:space="preserve"> </w:t>
      </w:r>
      <w:proofErr w:type="spellStart"/>
      <w:r w:rsidRPr="00CB2B3F">
        <w:rPr>
          <w:bCs/>
          <w:szCs w:val="22"/>
        </w:rPr>
        <w:t>시급직</w:t>
      </w:r>
      <w:proofErr w:type="spellEnd"/>
      <w:r w:rsidRPr="00CB2B3F">
        <w:rPr>
          <w:bCs/>
          <w:szCs w:val="22"/>
        </w:rPr>
        <w:t xml:space="preserve"> </w:t>
      </w:r>
      <w:r w:rsidRPr="00CB2B3F">
        <w:rPr>
          <w:bCs/>
          <w:szCs w:val="22"/>
        </w:rPr>
        <w:t>근로자들에게</w:t>
      </w:r>
      <w:r w:rsidRPr="00CB2B3F">
        <w:rPr>
          <w:bCs/>
          <w:szCs w:val="22"/>
        </w:rPr>
        <w:t xml:space="preserve"> </w:t>
      </w:r>
      <w:r w:rsidRPr="00CB2B3F">
        <w:rPr>
          <w:bCs/>
          <w:szCs w:val="22"/>
        </w:rPr>
        <w:t>지급된</w:t>
      </w:r>
      <w:r w:rsidRPr="00CB2B3F">
        <w:rPr>
          <w:bCs/>
          <w:szCs w:val="22"/>
        </w:rPr>
        <w:t xml:space="preserve"> </w:t>
      </w:r>
      <w:r w:rsidRPr="00CB2B3F">
        <w:rPr>
          <w:bCs/>
          <w:szCs w:val="22"/>
        </w:rPr>
        <w:t>급여</w:t>
      </w:r>
      <w:r w:rsidRPr="00CB2B3F">
        <w:rPr>
          <w:bCs/>
          <w:szCs w:val="22"/>
        </w:rPr>
        <w:t xml:space="preserve"> </w:t>
      </w:r>
      <w:r w:rsidRPr="00CB2B3F">
        <w:rPr>
          <w:bCs/>
          <w:szCs w:val="22"/>
        </w:rPr>
        <w:t>총액은</w:t>
      </w:r>
      <w:r w:rsidRPr="00CB2B3F">
        <w:rPr>
          <w:bCs/>
          <w:szCs w:val="22"/>
        </w:rPr>
        <w:t xml:space="preserve"> 10,623,738,629</w:t>
      </w:r>
      <w:r w:rsidRPr="00CB2B3F">
        <w:rPr>
          <w:bCs/>
          <w:szCs w:val="22"/>
        </w:rPr>
        <w:t>원인</w:t>
      </w:r>
      <w:r w:rsidRPr="00CB2B3F">
        <w:rPr>
          <w:bCs/>
          <w:szCs w:val="22"/>
        </w:rPr>
        <w:t xml:space="preserve"> </w:t>
      </w:r>
      <w:r w:rsidRPr="00CB2B3F">
        <w:rPr>
          <w:bCs/>
          <w:szCs w:val="22"/>
        </w:rPr>
        <w:t>바</w:t>
      </w:r>
      <w:r w:rsidRPr="00CB2B3F">
        <w:rPr>
          <w:bCs/>
          <w:szCs w:val="22"/>
        </w:rPr>
        <w:t xml:space="preserve">, </w:t>
      </w:r>
      <w:r w:rsidRPr="00CB2B3F">
        <w:rPr>
          <w:bCs/>
          <w:szCs w:val="22"/>
        </w:rPr>
        <w:t>노동조합</w:t>
      </w:r>
      <w:r w:rsidRPr="00CB2B3F">
        <w:rPr>
          <w:bCs/>
          <w:szCs w:val="22"/>
        </w:rPr>
        <w:t xml:space="preserve"> </w:t>
      </w:r>
      <w:r w:rsidRPr="00CB2B3F">
        <w:rPr>
          <w:bCs/>
          <w:szCs w:val="22"/>
        </w:rPr>
        <w:t>요구사항에</w:t>
      </w:r>
      <w:r w:rsidRPr="00CB2B3F">
        <w:rPr>
          <w:bCs/>
          <w:szCs w:val="22"/>
        </w:rPr>
        <w:t xml:space="preserve"> </w:t>
      </w:r>
      <w:r w:rsidRPr="00CB2B3F">
        <w:rPr>
          <w:bCs/>
          <w:szCs w:val="22"/>
        </w:rPr>
        <w:t>따라서</w:t>
      </w:r>
      <w:r w:rsidRPr="00CB2B3F">
        <w:rPr>
          <w:bCs/>
          <w:szCs w:val="22"/>
        </w:rPr>
        <w:t xml:space="preserve"> </w:t>
      </w:r>
      <w:r w:rsidRPr="00CB2B3F">
        <w:rPr>
          <w:bCs/>
          <w:szCs w:val="22"/>
        </w:rPr>
        <w:t>매각위로금을</w:t>
      </w:r>
      <w:r w:rsidRPr="00CB2B3F">
        <w:rPr>
          <w:bCs/>
          <w:szCs w:val="22"/>
        </w:rPr>
        <w:t xml:space="preserve"> </w:t>
      </w:r>
      <w:r w:rsidRPr="00CB2B3F">
        <w:rPr>
          <w:bCs/>
          <w:szCs w:val="22"/>
        </w:rPr>
        <w:t>지급할</w:t>
      </w:r>
      <w:r w:rsidRPr="00CB2B3F">
        <w:rPr>
          <w:bCs/>
          <w:szCs w:val="22"/>
        </w:rPr>
        <w:t xml:space="preserve"> </w:t>
      </w:r>
      <w:r w:rsidRPr="00CB2B3F">
        <w:rPr>
          <w:bCs/>
          <w:szCs w:val="22"/>
        </w:rPr>
        <w:t>경우</w:t>
      </w:r>
      <w:r w:rsidRPr="00CB2B3F">
        <w:rPr>
          <w:bCs/>
          <w:szCs w:val="22"/>
        </w:rPr>
        <w:t xml:space="preserve"> </w:t>
      </w:r>
      <w:r w:rsidRPr="00CB2B3F">
        <w:rPr>
          <w:bCs/>
          <w:szCs w:val="22"/>
        </w:rPr>
        <w:t>약</w:t>
      </w:r>
      <w:r w:rsidRPr="00CB2B3F">
        <w:rPr>
          <w:bCs/>
          <w:szCs w:val="22"/>
        </w:rPr>
        <w:t xml:space="preserve"> 8,853,115,524</w:t>
      </w:r>
      <w:r w:rsidRPr="00CB2B3F">
        <w:rPr>
          <w:bCs/>
          <w:szCs w:val="22"/>
        </w:rPr>
        <w:t>원</w:t>
      </w:r>
      <w:r w:rsidRPr="00CB2B3F">
        <w:rPr>
          <w:bCs/>
          <w:szCs w:val="22"/>
        </w:rPr>
        <w:t>(</w:t>
      </w:r>
      <w:proofErr w:type="gramStart"/>
      <w:r w:rsidRPr="00CB2B3F">
        <w:rPr>
          <w:bCs/>
          <w:szCs w:val="22"/>
        </w:rPr>
        <w:t>10,623,738,629 /</w:t>
      </w:r>
      <w:proofErr w:type="gramEnd"/>
      <w:r w:rsidRPr="00CB2B3F">
        <w:rPr>
          <w:bCs/>
          <w:szCs w:val="22"/>
        </w:rPr>
        <w:t xml:space="preserve"> 12 * 10) </w:t>
      </w:r>
      <w:r w:rsidRPr="00CB2B3F">
        <w:rPr>
          <w:bCs/>
          <w:szCs w:val="22"/>
        </w:rPr>
        <w:t>수준의</w:t>
      </w:r>
      <w:r w:rsidRPr="00CB2B3F">
        <w:rPr>
          <w:bCs/>
          <w:szCs w:val="22"/>
        </w:rPr>
        <w:t xml:space="preserve"> </w:t>
      </w:r>
      <w:r w:rsidRPr="00CB2B3F">
        <w:rPr>
          <w:bCs/>
          <w:szCs w:val="22"/>
        </w:rPr>
        <w:t>우발채무가</w:t>
      </w:r>
      <w:r w:rsidRPr="00CB2B3F">
        <w:rPr>
          <w:bCs/>
          <w:szCs w:val="22"/>
        </w:rPr>
        <w:t xml:space="preserve"> </w:t>
      </w:r>
      <w:r w:rsidRPr="00CB2B3F">
        <w:rPr>
          <w:bCs/>
          <w:szCs w:val="22"/>
        </w:rPr>
        <w:t>발생할</w:t>
      </w:r>
      <w:r w:rsidRPr="00CB2B3F">
        <w:rPr>
          <w:bCs/>
          <w:szCs w:val="22"/>
        </w:rPr>
        <w:t xml:space="preserve"> </w:t>
      </w:r>
      <w:r w:rsidRPr="00CB2B3F">
        <w:rPr>
          <w:bCs/>
          <w:szCs w:val="22"/>
        </w:rPr>
        <w:t>가능성이</w:t>
      </w:r>
      <w:r w:rsidRPr="00CB2B3F">
        <w:rPr>
          <w:bCs/>
          <w:szCs w:val="22"/>
        </w:rPr>
        <w:t xml:space="preserve"> </w:t>
      </w:r>
      <w:r w:rsidRPr="00CB2B3F">
        <w:rPr>
          <w:bCs/>
          <w:szCs w:val="22"/>
        </w:rPr>
        <w:t>있음</w:t>
      </w:r>
      <w:r w:rsidRPr="00CB2B3F">
        <w:rPr>
          <w:bCs/>
          <w:szCs w:val="22"/>
        </w:rPr>
        <w:t>.</w:t>
      </w:r>
    </w:p>
    <w:p w14:paraId="52B6B9DA" w14:textId="77777777" w:rsidR="00026A7E" w:rsidRPr="00CB2B3F" w:rsidRDefault="00026A7E" w:rsidP="00026A7E">
      <w:pPr>
        <w:spacing w:after="240"/>
        <w:ind w:left="907"/>
        <w:rPr>
          <w:bCs/>
          <w:szCs w:val="22"/>
        </w:rPr>
      </w:pPr>
    </w:p>
    <w:p w14:paraId="4704C127" w14:textId="77777777" w:rsidR="00026A7E" w:rsidRPr="00F6484C" w:rsidRDefault="00026A7E" w:rsidP="00026A7E">
      <w:pPr>
        <w:pStyle w:val="a5"/>
        <w:numPr>
          <w:ilvl w:val="0"/>
          <w:numId w:val="28"/>
        </w:numPr>
        <w:spacing w:before="240" w:after="240"/>
        <w:ind w:leftChars="0"/>
        <w:outlineLvl w:val="1"/>
        <w:rPr>
          <w:b/>
          <w:color w:val="5D2A2C" w:themeColor="text2"/>
          <w:sz w:val="24"/>
        </w:rPr>
      </w:pPr>
      <w:r w:rsidRPr="00F6484C">
        <w:rPr>
          <w:b/>
          <w:color w:val="5D2A2C" w:themeColor="text2"/>
          <w:sz w:val="24"/>
        </w:rPr>
        <w:t>퇴직연금</w:t>
      </w:r>
      <w:r w:rsidRPr="00F6484C">
        <w:rPr>
          <w:b/>
          <w:color w:val="5D2A2C" w:themeColor="text2"/>
          <w:sz w:val="24"/>
        </w:rPr>
        <w:t xml:space="preserve"> </w:t>
      </w:r>
      <w:r w:rsidRPr="00F6484C">
        <w:rPr>
          <w:b/>
          <w:color w:val="5D2A2C" w:themeColor="text2"/>
          <w:sz w:val="24"/>
        </w:rPr>
        <w:t>최소적립금</w:t>
      </w:r>
      <w:r w:rsidRPr="00F6484C">
        <w:rPr>
          <w:b/>
          <w:color w:val="5D2A2C" w:themeColor="text2"/>
          <w:sz w:val="24"/>
        </w:rPr>
        <w:t xml:space="preserve"> </w:t>
      </w:r>
      <w:r w:rsidRPr="00F6484C">
        <w:rPr>
          <w:b/>
          <w:color w:val="5D2A2C" w:themeColor="text2"/>
          <w:sz w:val="24"/>
        </w:rPr>
        <w:t>이슈</w:t>
      </w:r>
    </w:p>
    <w:p w14:paraId="1C72D0A8" w14:textId="77777777" w:rsidR="00026A7E" w:rsidRPr="00CB2B3F" w:rsidRDefault="00026A7E" w:rsidP="00026A7E">
      <w:pPr>
        <w:numPr>
          <w:ilvl w:val="0"/>
          <w:numId w:val="60"/>
        </w:numPr>
        <w:spacing w:after="240"/>
        <w:rPr>
          <w:b/>
          <w:szCs w:val="22"/>
        </w:rPr>
      </w:pPr>
      <w:r w:rsidRPr="00CB2B3F">
        <w:rPr>
          <w:b/>
          <w:bCs/>
          <w:szCs w:val="22"/>
        </w:rPr>
        <w:t>사실관계</w:t>
      </w:r>
    </w:p>
    <w:p w14:paraId="7BBB8E8D" w14:textId="77777777" w:rsidR="00026A7E" w:rsidRPr="00CB2B3F" w:rsidRDefault="00026A7E" w:rsidP="00026A7E">
      <w:pPr>
        <w:spacing w:after="240"/>
        <w:ind w:left="907"/>
        <w:rPr>
          <w:color w:val="000000"/>
          <w:szCs w:val="22"/>
        </w:rPr>
      </w:pPr>
      <w:r w:rsidRPr="00CB2B3F">
        <w:rPr>
          <w:szCs w:val="22"/>
        </w:rPr>
        <w:t>제공된</w:t>
      </w:r>
      <w:r w:rsidRPr="00CB2B3F">
        <w:rPr>
          <w:szCs w:val="22"/>
        </w:rPr>
        <w:t xml:space="preserve"> </w:t>
      </w:r>
      <w:proofErr w:type="spellStart"/>
      <w:r w:rsidRPr="00CB2B3F">
        <w:rPr>
          <w:szCs w:val="22"/>
        </w:rPr>
        <w:t>미래에셋대우의</w:t>
      </w:r>
      <w:proofErr w:type="spellEnd"/>
      <w:r w:rsidRPr="00CB2B3F">
        <w:rPr>
          <w:szCs w:val="22"/>
        </w:rPr>
        <w:t xml:space="preserve"> </w:t>
      </w:r>
      <w:r w:rsidRPr="00CB2B3F">
        <w:rPr>
          <w:szCs w:val="22"/>
        </w:rPr>
        <w:t>종업원급여</w:t>
      </w:r>
      <w:r w:rsidRPr="00CB2B3F">
        <w:rPr>
          <w:szCs w:val="22"/>
        </w:rPr>
        <w:t xml:space="preserve"> </w:t>
      </w:r>
      <w:r w:rsidRPr="00CB2B3F">
        <w:rPr>
          <w:szCs w:val="22"/>
        </w:rPr>
        <w:t>계리평가보고서에</w:t>
      </w:r>
      <w:r w:rsidRPr="00CB2B3F">
        <w:rPr>
          <w:szCs w:val="22"/>
        </w:rPr>
        <w:t xml:space="preserve"> </w:t>
      </w:r>
      <w:r w:rsidRPr="00CB2B3F">
        <w:rPr>
          <w:szCs w:val="22"/>
        </w:rPr>
        <w:t>의하면</w:t>
      </w:r>
      <w:r w:rsidRPr="00CB2B3F">
        <w:rPr>
          <w:szCs w:val="22"/>
        </w:rPr>
        <w:t xml:space="preserve"> 2020. 12. 31. </w:t>
      </w:r>
      <w:r w:rsidRPr="00CB2B3F">
        <w:rPr>
          <w:szCs w:val="22"/>
        </w:rPr>
        <w:t>기준</w:t>
      </w:r>
      <w:r w:rsidRPr="00CB2B3F">
        <w:rPr>
          <w:szCs w:val="22"/>
        </w:rPr>
        <w:t xml:space="preserve"> </w:t>
      </w:r>
      <w:r w:rsidRPr="00CB2B3F">
        <w:rPr>
          <w:szCs w:val="22"/>
        </w:rPr>
        <w:t>대상회사의</w:t>
      </w:r>
      <w:r w:rsidRPr="00CB2B3F">
        <w:rPr>
          <w:szCs w:val="22"/>
        </w:rPr>
        <w:t xml:space="preserve"> </w:t>
      </w:r>
      <w:r w:rsidRPr="00CB2B3F">
        <w:rPr>
          <w:szCs w:val="22"/>
        </w:rPr>
        <w:t>확정급여채무의</w:t>
      </w:r>
      <w:r w:rsidRPr="00CB2B3F">
        <w:rPr>
          <w:szCs w:val="22"/>
        </w:rPr>
        <w:t xml:space="preserve"> </w:t>
      </w:r>
      <w:r w:rsidRPr="00CB2B3F">
        <w:rPr>
          <w:szCs w:val="22"/>
        </w:rPr>
        <w:t>현재가치</w:t>
      </w:r>
      <w:r w:rsidRPr="00CB2B3F">
        <w:rPr>
          <w:szCs w:val="22"/>
        </w:rPr>
        <w:t>(A)</w:t>
      </w:r>
      <w:r w:rsidRPr="00CB2B3F">
        <w:rPr>
          <w:szCs w:val="22"/>
        </w:rPr>
        <w:t>는</w:t>
      </w:r>
      <w:r w:rsidRPr="00CB2B3F">
        <w:rPr>
          <w:szCs w:val="22"/>
        </w:rPr>
        <w:t xml:space="preserve"> 96,306,349,361</w:t>
      </w:r>
      <w:r w:rsidRPr="00CB2B3F">
        <w:rPr>
          <w:szCs w:val="22"/>
        </w:rPr>
        <w:t>원이고</w:t>
      </w:r>
      <w:r w:rsidRPr="00CB2B3F">
        <w:rPr>
          <w:szCs w:val="22"/>
        </w:rPr>
        <w:t xml:space="preserve">, </w:t>
      </w:r>
      <w:r w:rsidRPr="00CB2B3F">
        <w:rPr>
          <w:szCs w:val="22"/>
        </w:rPr>
        <w:t>사외적립자산의</w:t>
      </w:r>
      <w:r w:rsidRPr="00CB2B3F">
        <w:rPr>
          <w:szCs w:val="22"/>
        </w:rPr>
        <w:t xml:space="preserve"> </w:t>
      </w:r>
      <w:r w:rsidRPr="00CB2B3F">
        <w:rPr>
          <w:szCs w:val="22"/>
        </w:rPr>
        <w:t>공정가치</w:t>
      </w:r>
      <w:r w:rsidRPr="00CB2B3F">
        <w:rPr>
          <w:szCs w:val="22"/>
        </w:rPr>
        <w:t>(B)</w:t>
      </w:r>
      <w:r w:rsidRPr="00CB2B3F">
        <w:rPr>
          <w:szCs w:val="22"/>
        </w:rPr>
        <w:t>는</w:t>
      </w:r>
      <w:r w:rsidRPr="00CB2B3F">
        <w:rPr>
          <w:szCs w:val="22"/>
        </w:rPr>
        <w:t xml:space="preserve"> </w:t>
      </w:r>
      <w:r w:rsidRPr="00CB2B3F">
        <w:rPr>
          <w:color w:val="000000"/>
          <w:szCs w:val="22"/>
        </w:rPr>
        <w:t>90,868,364,779</w:t>
      </w:r>
      <w:r w:rsidRPr="00CB2B3F">
        <w:rPr>
          <w:color w:val="000000"/>
          <w:szCs w:val="22"/>
        </w:rPr>
        <w:t>원이며</w:t>
      </w:r>
      <w:r w:rsidRPr="00CB2B3F">
        <w:rPr>
          <w:color w:val="000000"/>
          <w:szCs w:val="22"/>
        </w:rPr>
        <w:t xml:space="preserve">, </w:t>
      </w:r>
      <w:r w:rsidRPr="00CB2B3F">
        <w:rPr>
          <w:color w:val="000000"/>
          <w:szCs w:val="22"/>
        </w:rPr>
        <w:t>국민연금전환금</w:t>
      </w:r>
      <w:r w:rsidRPr="00CB2B3F">
        <w:rPr>
          <w:color w:val="000000"/>
          <w:szCs w:val="22"/>
        </w:rPr>
        <w:t>(C)</w:t>
      </w:r>
      <w:r w:rsidRPr="00CB2B3F">
        <w:rPr>
          <w:color w:val="000000"/>
          <w:szCs w:val="22"/>
        </w:rPr>
        <w:t>은</w:t>
      </w:r>
      <w:r w:rsidRPr="00CB2B3F">
        <w:rPr>
          <w:color w:val="000000"/>
          <w:szCs w:val="22"/>
        </w:rPr>
        <w:t xml:space="preserve"> 58,914,800</w:t>
      </w:r>
      <w:r w:rsidRPr="00CB2B3F">
        <w:rPr>
          <w:color w:val="000000"/>
          <w:szCs w:val="22"/>
        </w:rPr>
        <w:t>원인바</w:t>
      </w:r>
      <w:r w:rsidRPr="00CB2B3F">
        <w:rPr>
          <w:color w:val="000000"/>
          <w:szCs w:val="22"/>
        </w:rPr>
        <w:t xml:space="preserve">, </w:t>
      </w:r>
      <w:r w:rsidRPr="00CB2B3F">
        <w:rPr>
          <w:color w:val="000000"/>
          <w:szCs w:val="22"/>
        </w:rPr>
        <w:t>이에</w:t>
      </w:r>
      <w:r w:rsidRPr="00CB2B3F">
        <w:rPr>
          <w:color w:val="000000"/>
          <w:szCs w:val="22"/>
        </w:rPr>
        <w:t xml:space="preserve"> </w:t>
      </w:r>
      <w:r w:rsidRPr="00CB2B3F">
        <w:rPr>
          <w:color w:val="000000"/>
          <w:szCs w:val="22"/>
        </w:rPr>
        <w:t>따른</w:t>
      </w:r>
      <w:r w:rsidRPr="00CB2B3F">
        <w:rPr>
          <w:color w:val="000000"/>
          <w:szCs w:val="22"/>
        </w:rPr>
        <w:t xml:space="preserve"> </w:t>
      </w:r>
      <w:r w:rsidRPr="00CB2B3F">
        <w:rPr>
          <w:color w:val="000000"/>
          <w:szCs w:val="22"/>
        </w:rPr>
        <w:t>적립부족액은</w:t>
      </w:r>
      <w:r w:rsidRPr="00CB2B3F">
        <w:rPr>
          <w:color w:val="000000"/>
          <w:szCs w:val="22"/>
        </w:rPr>
        <w:t xml:space="preserve"> 5,379,069,782</w:t>
      </w:r>
      <w:r w:rsidRPr="00CB2B3F">
        <w:rPr>
          <w:color w:val="000000"/>
          <w:szCs w:val="22"/>
        </w:rPr>
        <w:t>원임</w:t>
      </w:r>
      <w:r w:rsidRPr="00CB2B3F">
        <w:rPr>
          <w:color w:val="000000"/>
          <w:szCs w:val="22"/>
        </w:rPr>
        <w:t>.</w:t>
      </w:r>
    </w:p>
    <w:p w14:paraId="6558A909" w14:textId="77777777" w:rsidR="00026A7E" w:rsidRPr="00CB2B3F" w:rsidRDefault="00026A7E" w:rsidP="00026A7E">
      <w:pPr>
        <w:spacing w:line="350" w:lineRule="atLeast"/>
        <w:ind w:left="454"/>
        <w:rPr>
          <w:color w:val="000000"/>
          <w:szCs w:val="22"/>
        </w:rPr>
      </w:pPr>
    </w:p>
    <w:p w14:paraId="1559BB2E" w14:textId="77777777" w:rsidR="00026A7E" w:rsidRPr="00CB2B3F" w:rsidRDefault="00026A7E" w:rsidP="00026A7E">
      <w:pPr>
        <w:numPr>
          <w:ilvl w:val="0"/>
          <w:numId w:val="60"/>
        </w:numPr>
        <w:spacing w:after="240"/>
        <w:rPr>
          <w:b/>
          <w:szCs w:val="22"/>
        </w:rPr>
      </w:pPr>
      <w:r w:rsidRPr="00CB2B3F">
        <w:rPr>
          <w:b/>
          <w:szCs w:val="22"/>
        </w:rPr>
        <w:t>분석</w:t>
      </w:r>
    </w:p>
    <w:p w14:paraId="2E6E7F52" w14:textId="77777777" w:rsidR="00026A7E" w:rsidRPr="00CB2B3F" w:rsidRDefault="00026A7E" w:rsidP="00026A7E">
      <w:pPr>
        <w:spacing w:after="240"/>
        <w:ind w:left="907"/>
        <w:rPr>
          <w:szCs w:val="22"/>
        </w:rPr>
      </w:pPr>
      <w:r w:rsidRPr="00CB2B3F">
        <w:rPr>
          <w:szCs w:val="22"/>
        </w:rPr>
        <w:t>확정급여형</w:t>
      </w:r>
      <w:r w:rsidRPr="00CB2B3F">
        <w:rPr>
          <w:szCs w:val="22"/>
        </w:rPr>
        <w:t xml:space="preserve"> </w:t>
      </w:r>
      <w:r w:rsidRPr="00CB2B3F">
        <w:rPr>
          <w:szCs w:val="22"/>
        </w:rPr>
        <w:t>퇴직연금제도를</w:t>
      </w:r>
      <w:r w:rsidRPr="00CB2B3F">
        <w:rPr>
          <w:szCs w:val="22"/>
        </w:rPr>
        <w:t xml:space="preserve"> </w:t>
      </w:r>
      <w:r w:rsidRPr="00CB2B3F">
        <w:rPr>
          <w:szCs w:val="22"/>
        </w:rPr>
        <w:t>운용하는</w:t>
      </w:r>
      <w:r w:rsidRPr="00CB2B3F">
        <w:rPr>
          <w:szCs w:val="22"/>
        </w:rPr>
        <w:t xml:space="preserve"> </w:t>
      </w:r>
      <w:r w:rsidRPr="00CB2B3F">
        <w:rPr>
          <w:szCs w:val="22"/>
        </w:rPr>
        <w:t>사용자는</w:t>
      </w:r>
      <w:r w:rsidRPr="00CB2B3F">
        <w:rPr>
          <w:szCs w:val="22"/>
        </w:rPr>
        <w:t xml:space="preserve"> </w:t>
      </w:r>
      <w:r w:rsidRPr="00CB2B3F">
        <w:rPr>
          <w:szCs w:val="22"/>
        </w:rPr>
        <w:t>매</w:t>
      </w:r>
      <w:r w:rsidRPr="00CB2B3F">
        <w:rPr>
          <w:szCs w:val="22"/>
        </w:rPr>
        <w:t xml:space="preserve"> </w:t>
      </w:r>
      <w:r w:rsidRPr="00CB2B3F">
        <w:rPr>
          <w:szCs w:val="22"/>
        </w:rPr>
        <w:t>사업연도</w:t>
      </w:r>
      <w:r w:rsidRPr="00CB2B3F">
        <w:rPr>
          <w:szCs w:val="22"/>
        </w:rPr>
        <w:t xml:space="preserve"> </w:t>
      </w:r>
      <w:r w:rsidRPr="00CB2B3F">
        <w:rPr>
          <w:szCs w:val="22"/>
        </w:rPr>
        <w:t>말</w:t>
      </w:r>
      <w:r w:rsidRPr="00CB2B3F">
        <w:rPr>
          <w:szCs w:val="22"/>
        </w:rPr>
        <w:t xml:space="preserve"> </w:t>
      </w:r>
      <w:r w:rsidRPr="00CB2B3F">
        <w:rPr>
          <w:szCs w:val="22"/>
        </w:rPr>
        <w:t>기준책임준비금의</w:t>
      </w:r>
      <w:r w:rsidRPr="00CB2B3F">
        <w:rPr>
          <w:szCs w:val="22"/>
        </w:rPr>
        <w:t xml:space="preserve"> 90% </w:t>
      </w:r>
      <w:r w:rsidRPr="00CB2B3F">
        <w:rPr>
          <w:szCs w:val="22"/>
        </w:rPr>
        <w:t>이상</w:t>
      </w:r>
      <w:r w:rsidRPr="00CB2B3F">
        <w:rPr>
          <w:szCs w:val="22"/>
        </w:rPr>
        <w:t>(</w:t>
      </w:r>
      <w:r w:rsidRPr="00CB2B3F">
        <w:rPr>
          <w:szCs w:val="22"/>
        </w:rPr>
        <w:t>법정</w:t>
      </w:r>
      <w:r w:rsidRPr="00CB2B3F">
        <w:rPr>
          <w:szCs w:val="22"/>
        </w:rPr>
        <w:t xml:space="preserve"> </w:t>
      </w:r>
      <w:r w:rsidRPr="00CB2B3F">
        <w:rPr>
          <w:szCs w:val="22"/>
        </w:rPr>
        <w:t>최소적립금</w:t>
      </w:r>
      <w:r w:rsidRPr="00CB2B3F">
        <w:rPr>
          <w:szCs w:val="22"/>
        </w:rPr>
        <w:t>, 2022</w:t>
      </w:r>
      <w:r w:rsidRPr="00CB2B3F">
        <w:rPr>
          <w:szCs w:val="22"/>
        </w:rPr>
        <w:t>년</w:t>
      </w:r>
      <w:r w:rsidRPr="00CB2B3F">
        <w:rPr>
          <w:szCs w:val="22"/>
        </w:rPr>
        <w:t xml:space="preserve"> 1</w:t>
      </w:r>
      <w:r w:rsidRPr="00CB2B3F">
        <w:rPr>
          <w:szCs w:val="22"/>
        </w:rPr>
        <w:t>월</w:t>
      </w:r>
      <w:r w:rsidRPr="00CB2B3F">
        <w:rPr>
          <w:szCs w:val="22"/>
        </w:rPr>
        <w:t xml:space="preserve"> 1</w:t>
      </w:r>
      <w:r w:rsidRPr="00CB2B3F">
        <w:rPr>
          <w:szCs w:val="22"/>
        </w:rPr>
        <w:t>일</w:t>
      </w:r>
      <w:r w:rsidRPr="00CB2B3F">
        <w:rPr>
          <w:szCs w:val="22"/>
        </w:rPr>
        <w:t xml:space="preserve"> </w:t>
      </w:r>
      <w:r w:rsidRPr="00CB2B3F">
        <w:rPr>
          <w:szCs w:val="22"/>
        </w:rPr>
        <w:t>이후에는</w:t>
      </w:r>
      <w:r w:rsidRPr="00CB2B3F">
        <w:rPr>
          <w:szCs w:val="22"/>
        </w:rPr>
        <w:t xml:space="preserve"> 100%)</w:t>
      </w:r>
      <w:r w:rsidRPr="00CB2B3F">
        <w:rPr>
          <w:szCs w:val="22"/>
        </w:rPr>
        <w:t>을</w:t>
      </w:r>
      <w:r w:rsidRPr="00CB2B3F">
        <w:rPr>
          <w:szCs w:val="22"/>
        </w:rPr>
        <w:t xml:space="preserve"> </w:t>
      </w:r>
      <w:r w:rsidRPr="00CB2B3F">
        <w:rPr>
          <w:szCs w:val="22"/>
        </w:rPr>
        <w:t>적립금으로</w:t>
      </w:r>
      <w:r w:rsidRPr="00CB2B3F">
        <w:rPr>
          <w:szCs w:val="22"/>
        </w:rPr>
        <w:t xml:space="preserve"> </w:t>
      </w:r>
      <w:r w:rsidRPr="00CB2B3F">
        <w:rPr>
          <w:szCs w:val="22"/>
        </w:rPr>
        <w:t>적립하여야</w:t>
      </w:r>
      <w:r w:rsidRPr="00CB2B3F">
        <w:rPr>
          <w:szCs w:val="22"/>
        </w:rPr>
        <w:t xml:space="preserve"> </w:t>
      </w:r>
      <w:r w:rsidRPr="00CB2B3F">
        <w:rPr>
          <w:szCs w:val="22"/>
        </w:rPr>
        <w:t>함</w:t>
      </w:r>
      <w:r w:rsidRPr="00CB2B3F">
        <w:rPr>
          <w:szCs w:val="22"/>
        </w:rPr>
        <w:t>.</w:t>
      </w:r>
    </w:p>
    <w:p w14:paraId="60173BB0" w14:textId="77777777" w:rsidR="00026A7E" w:rsidRPr="00CB2B3F" w:rsidRDefault="00026A7E" w:rsidP="00026A7E">
      <w:pPr>
        <w:spacing w:after="240"/>
        <w:ind w:left="907"/>
        <w:rPr>
          <w:szCs w:val="22"/>
        </w:rPr>
      </w:pPr>
      <w:r w:rsidRPr="00CB2B3F">
        <w:rPr>
          <w:szCs w:val="22"/>
        </w:rPr>
        <w:lastRenderedPageBreak/>
        <w:t>사용자가</w:t>
      </w:r>
      <w:r w:rsidRPr="00CB2B3F">
        <w:rPr>
          <w:szCs w:val="22"/>
        </w:rPr>
        <w:t xml:space="preserve"> </w:t>
      </w:r>
      <w:r w:rsidRPr="00CB2B3F">
        <w:rPr>
          <w:szCs w:val="22"/>
        </w:rPr>
        <w:t>적립금을</w:t>
      </w:r>
      <w:r w:rsidRPr="00CB2B3F">
        <w:rPr>
          <w:szCs w:val="22"/>
        </w:rPr>
        <w:t xml:space="preserve"> </w:t>
      </w:r>
      <w:r w:rsidRPr="00CB2B3F">
        <w:rPr>
          <w:szCs w:val="22"/>
        </w:rPr>
        <w:t>법정</w:t>
      </w:r>
      <w:r w:rsidRPr="00CB2B3F">
        <w:rPr>
          <w:szCs w:val="22"/>
        </w:rPr>
        <w:t xml:space="preserve"> </w:t>
      </w:r>
      <w:r w:rsidRPr="00CB2B3F">
        <w:rPr>
          <w:szCs w:val="22"/>
        </w:rPr>
        <w:t>최소적립금의</w:t>
      </w:r>
      <w:r w:rsidRPr="00CB2B3F">
        <w:rPr>
          <w:szCs w:val="22"/>
        </w:rPr>
        <w:t xml:space="preserve"> 95%</w:t>
      </w:r>
      <w:r w:rsidRPr="00CB2B3F">
        <w:rPr>
          <w:szCs w:val="22"/>
        </w:rPr>
        <w:t>보다</w:t>
      </w:r>
      <w:r w:rsidRPr="00CB2B3F">
        <w:rPr>
          <w:szCs w:val="22"/>
        </w:rPr>
        <w:t xml:space="preserve"> </w:t>
      </w:r>
      <w:r w:rsidRPr="00CB2B3F">
        <w:rPr>
          <w:szCs w:val="22"/>
        </w:rPr>
        <w:t>적게</w:t>
      </w:r>
      <w:r w:rsidRPr="00CB2B3F">
        <w:rPr>
          <w:szCs w:val="22"/>
        </w:rPr>
        <w:t xml:space="preserve"> </w:t>
      </w:r>
      <w:r w:rsidRPr="00CB2B3F">
        <w:rPr>
          <w:szCs w:val="22"/>
        </w:rPr>
        <w:t>적립한</w:t>
      </w:r>
      <w:r w:rsidRPr="00CB2B3F">
        <w:rPr>
          <w:szCs w:val="22"/>
        </w:rPr>
        <w:t xml:space="preserve"> </w:t>
      </w:r>
      <w:r w:rsidRPr="00CB2B3F">
        <w:rPr>
          <w:szCs w:val="22"/>
        </w:rPr>
        <w:t>경우</w:t>
      </w:r>
      <w:r w:rsidRPr="00CB2B3F">
        <w:rPr>
          <w:szCs w:val="22"/>
        </w:rPr>
        <w:t xml:space="preserve">, </w:t>
      </w:r>
      <w:r w:rsidRPr="00CB2B3F">
        <w:rPr>
          <w:szCs w:val="22"/>
        </w:rPr>
        <w:t>사용자는</w:t>
      </w:r>
      <w:r w:rsidRPr="00CB2B3F">
        <w:rPr>
          <w:szCs w:val="22"/>
        </w:rPr>
        <w:t xml:space="preserve"> </w:t>
      </w:r>
      <w:r w:rsidRPr="00CB2B3F">
        <w:rPr>
          <w:szCs w:val="22"/>
        </w:rPr>
        <w:t>법령에서</w:t>
      </w:r>
      <w:r w:rsidRPr="00CB2B3F">
        <w:rPr>
          <w:szCs w:val="22"/>
        </w:rPr>
        <w:t xml:space="preserve"> </w:t>
      </w:r>
      <w:r w:rsidRPr="00CB2B3F">
        <w:rPr>
          <w:szCs w:val="22"/>
        </w:rPr>
        <w:t>정한</w:t>
      </w:r>
      <w:r w:rsidRPr="00CB2B3F">
        <w:rPr>
          <w:szCs w:val="22"/>
        </w:rPr>
        <w:t xml:space="preserve"> </w:t>
      </w:r>
      <w:r w:rsidRPr="00CB2B3F">
        <w:rPr>
          <w:szCs w:val="22"/>
        </w:rPr>
        <w:t>조치</w:t>
      </w:r>
      <w:r w:rsidRPr="00CB2B3F">
        <w:rPr>
          <w:szCs w:val="22"/>
        </w:rPr>
        <w:t>(</w:t>
      </w:r>
      <w:proofErr w:type="spellStart"/>
      <w:r w:rsidRPr="00CB2B3F">
        <w:rPr>
          <w:szCs w:val="22"/>
        </w:rPr>
        <w:t>재정안정화계획서</w:t>
      </w:r>
      <w:proofErr w:type="spellEnd"/>
      <w:r w:rsidRPr="00CB2B3F">
        <w:rPr>
          <w:szCs w:val="22"/>
        </w:rPr>
        <w:t xml:space="preserve"> </w:t>
      </w:r>
      <w:r w:rsidRPr="00CB2B3F">
        <w:rPr>
          <w:szCs w:val="22"/>
        </w:rPr>
        <w:t>작성</w:t>
      </w:r>
      <w:r w:rsidRPr="00CB2B3F">
        <w:rPr>
          <w:szCs w:val="22"/>
        </w:rPr>
        <w:t xml:space="preserve"> </w:t>
      </w:r>
      <w:r w:rsidRPr="00CB2B3F">
        <w:rPr>
          <w:szCs w:val="22"/>
        </w:rPr>
        <w:t>및</w:t>
      </w:r>
      <w:r w:rsidRPr="00CB2B3F">
        <w:rPr>
          <w:szCs w:val="22"/>
        </w:rPr>
        <w:t xml:space="preserve"> </w:t>
      </w:r>
      <w:r w:rsidRPr="00CB2B3F">
        <w:rPr>
          <w:szCs w:val="22"/>
        </w:rPr>
        <w:t>보관</w:t>
      </w:r>
      <w:r w:rsidRPr="00CB2B3F">
        <w:rPr>
          <w:szCs w:val="22"/>
        </w:rPr>
        <w:t xml:space="preserve">, </w:t>
      </w:r>
      <w:r w:rsidRPr="00CB2B3F">
        <w:rPr>
          <w:szCs w:val="22"/>
        </w:rPr>
        <w:t>근로자와</w:t>
      </w:r>
      <w:r w:rsidRPr="00CB2B3F">
        <w:rPr>
          <w:szCs w:val="22"/>
        </w:rPr>
        <w:t xml:space="preserve"> </w:t>
      </w:r>
      <w:r w:rsidRPr="00CB2B3F">
        <w:rPr>
          <w:szCs w:val="22"/>
        </w:rPr>
        <w:t>퇴직연금사업자에게</w:t>
      </w:r>
      <w:r w:rsidRPr="00CB2B3F">
        <w:rPr>
          <w:szCs w:val="22"/>
        </w:rPr>
        <w:t xml:space="preserve"> </w:t>
      </w:r>
      <w:proofErr w:type="spellStart"/>
      <w:r w:rsidRPr="00CB2B3F">
        <w:rPr>
          <w:color w:val="000000"/>
          <w:szCs w:val="22"/>
        </w:rPr>
        <w:t>재정안정화계획서</w:t>
      </w:r>
      <w:proofErr w:type="spellEnd"/>
      <w:r w:rsidRPr="00CB2B3F">
        <w:rPr>
          <w:szCs w:val="22"/>
        </w:rPr>
        <w:t xml:space="preserve"> </w:t>
      </w:r>
      <w:r w:rsidRPr="00CB2B3F">
        <w:rPr>
          <w:szCs w:val="22"/>
        </w:rPr>
        <w:t>통보</w:t>
      </w:r>
      <w:r w:rsidRPr="00CB2B3F">
        <w:rPr>
          <w:szCs w:val="22"/>
        </w:rPr>
        <w:t xml:space="preserve">, </w:t>
      </w:r>
      <w:proofErr w:type="spellStart"/>
      <w:r w:rsidRPr="00CB2B3F">
        <w:rPr>
          <w:szCs w:val="22"/>
        </w:rPr>
        <w:t>재정안정화계획서</w:t>
      </w:r>
      <w:proofErr w:type="spellEnd"/>
      <w:r w:rsidRPr="00CB2B3F">
        <w:rPr>
          <w:szCs w:val="22"/>
        </w:rPr>
        <w:t xml:space="preserve"> </w:t>
      </w:r>
      <w:r w:rsidRPr="00CB2B3F">
        <w:rPr>
          <w:szCs w:val="22"/>
        </w:rPr>
        <w:t>성실</w:t>
      </w:r>
      <w:r w:rsidRPr="00CB2B3F">
        <w:rPr>
          <w:szCs w:val="22"/>
        </w:rPr>
        <w:t xml:space="preserve"> </w:t>
      </w:r>
      <w:r w:rsidRPr="00CB2B3F">
        <w:rPr>
          <w:szCs w:val="22"/>
        </w:rPr>
        <w:t>이행</w:t>
      </w:r>
      <w:r w:rsidRPr="00CB2B3F">
        <w:rPr>
          <w:szCs w:val="22"/>
        </w:rPr>
        <w:t>)</w:t>
      </w:r>
      <w:r w:rsidRPr="00CB2B3F">
        <w:rPr>
          <w:szCs w:val="22"/>
        </w:rPr>
        <w:t>를</w:t>
      </w:r>
      <w:r w:rsidRPr="00CB2B3F">
        <w:rPr>
          <w:szCs w:val="22"/>
        </w:rPr>
        <w:t xml:space="preserve"> </w:t>
      </w:r>
      <w:r w:rsidRPr="00CB2B3F">
        <w:rPr>
          <w:szCs w:val="22"/>
        </w:rPr>
        <w:t>하여</w:t>
      </w:r>
      <w:r w:rsidRPr="00CB2B3F">
        <w:rPr>
          <w:szCs w:val="22"/>
        </w:rPr>
        <w:t xml:space="preserve"> </w:t>
      </w:r>
      <w:r w:rsidRPr="00CB2B3F">
        <w:rPr>
          <w:szCs w:val="22"/>
        </w:rPr>
        <w:t>적립금</w:t>
      </w:r>
      <w:r w:rsidRPr="00CB2B3F">
        <w:rPr>
          <w:szCs w:val="22"/>
        </w:rPr>
        <w:t xml:space="preserve"> </w:t>
      </w:r>
      <w:r w:rsidRPr="00CB2B3F">
        <w:rPr>
          <w:szCs w:val="22"/>
        </w:rPr>
        <w:t>부족을</w:t>
      </w:r>
      <w:r w:rsidRPr="00CB2B3F">
        <w:rPr>
          <w:szCs w:val="22"/>
        </w:rPr>
        <w:t xml:space="preserve"> </w:t>
      </w:r>
      <w:r w:rsidRPr="00CB2B3F">
        <w:rPr>
          <w:szCs w:val="22"/>
        </w:rPr>
        <w:t>해소해야</w:t>
      </w:r>
      <w:r w:rsidRPr="00CB2B3F">
        <w:rPr>
          <w:szCs w:val="22"/>
        </w:rPr>
        <w:t xml:space="preserve"> </w:t>
      </w:r>
      <w:r w:rsidRPr="00CB2B3F">
        <w:rPr>
          <w:szCs w:val="22"/>
        </w:rPr>
        <w:t>할</w:t>
      </w:r>
      <w:r w:rsidRPr="00CB2B3F">
        <w:rPr>
          <w:szCs w:val="22"/>
        </w:rPr>
        <w:t xml:space="preserve"> </w:t>
      </w:r>
      <w:r w:rsidRPr="00CB2B3F">
        <w:rPr>
          <w:szCs w:val="22"/>
        </w:rPr>
        <w:t>의무를</w:t>
      </w:r>
      <w:r w:rsidRPr="00CB2B3F">
        <w:rPr>
          <w:szCs w:val="22"/>
        </w:rPr>
        <w:t xml:space="preserve"> </w:t>
      </w:r>
      <w:r w:rsidRPr="00CB2B3F">
        <w:rPr>
          <w:szCs w:val="22"/>
        </w:rPr>
        <w:t>부담함</w:t>
      </w:r>
      <w:r w:rsidRPr="00CB2B3F">
        <w:rPr>
          <w:szCs w:val="22"/>
        </w:rPr>
        <w:t xml:space="preserve">. </w:t>
      </w:r>
      <w:r w:rsidRPr="00CB2B3F">
        <w:rPr>
          <w:szCs w:val="22"/>
        </w:rPr>
        <w:t>위</w:t>
      </w:r>
      <w:r w:rsidRPr="00CB2B3F">
        <w:rPr>
          <w:szCs w:val="22"/>
        </w:rPr>
        <w:t xml:space="preserve"> </w:t>
      </w:r>
      <w:proofErr w:type="spellStart"/>
      <w:r w:rsidRPr="00CB2B3F">
        <w:rPr>
          <w:szCs w:val="22"/>
        </w:rPr>
        <w:t>재정안정화계획서를</w:t>
      </w:r>
      <w:proofErr w:type="spellEnd"/>
      <w:r w:rsidRPr="00CB2B3F">
        <w:rPr>
          <w:szCs w:val="22"/>
        </w:rPr>
        <w:t xml:space="preserve"> </w:t>
      </w:r>
      <w:r w:rsidRPr="00CB2B3F">
        <w:rPr>
          <w:szCs w:val="22"/>
        </w:rPr>
        <w:t>작성하지</w:t>
      </w:r>
      <w:r w:rsidRPr="00CB2B3F">
        <w:rPr>
          <w:szCs w:val="22"/>
        </w:rPr>
        <w:t xml:space="preserve"> </w:t>
      </w:r>
      <w:r w:rsidRPr="00CB2B3F">
        <w:rPr>
          <w:szCs w:val="22"/>
        </w:rPr>
        <w:t>않거나</w:t>
      </w:r>
      <w:r w:rsidRPr="00CB2B3F">
        <w:rPr>
          <w:szCs w:val="22"/>
        </w:rPr>
        <w:t xml:space="preserve"> </w:t>
      </w:r>
      <w:r w:rsidRPr="00CB2B3F">
        <w:rPr>
          <w:szCs w:val="22"/>
        </w:rPr>
        <w:t>통보하지</w:t>
      </w:r>
      <w:r w:rsidRPr="00CB2B3F">
        <w:rPr>
          <w:szCs w:val="22"/>
        </w:rPr>
        <w:t xml:space="preserve"> </w:t>
      </w:r>
      <w:r w:rsidRPr="00CB2B3F">
        <w:rPr>
          <w:szCs w:val="22"/>
        </w:rPr>
        <w:t>않는</w:t>
      </w:r>
      <w:r w:rsidRPr="00CB2B3F">
        <w:rPr>
          <w:szCs w:val="22"/>
        </w:rPr>
        <w:t xml:space="preserve"> </w:t>
      </w:r>
      <w:r w:rsidRPr="00CB2B3F">
        <w:rPr>
          <w:szCs w:val="22"/>
        </w:rPr>
        <w:t>경우</w:t>
      </w:r>
      <w:r w:rsidRPr="00CB2B3F">
        <w:rPr>
          <w:szCs w:val="22"/>
        </w:rPr>
        <w:t xml:space="preserve"> 1</w:t>
      </w:r>
      <w:r w:rsidRPr="00CB2B3F">
        <w:rPr>
          <w:szCs w:val="22"/>
        </w:rPr>
        <w:t>천만원</w:t>
      </w:r>
      <w:r w:rsidRPr="00CB2B3F">
        <w:rPr>
          <w:szCs w:val="22"/>
        </w:rPr>
        <w:t xml:space="preserve"> </w:t>
      </w:r>
      <w:r w:rsidRPr="00CB2B3F">
        <w:rPr>
          <w:szCs w:val="22"/>
        </w:rPr>
        <w:t>이하의</w:t>
      </w:r>
      <w:r w:rsidRPr="00CB2B3F">
        <w:rPr>
          <w:szCs w:val="22"/>
        </w:rPr>
        <w:t xml:space="preserve"> </w:t>
      </w:r>
      <w:r w:rsidRPr="00CB2B3F">
        <w:rPr>
          <w:bCs/>
          <w:szCs w:val="22"/>
        </w:rPr>
        <w:t>과태료가</w:t>
      </w:r>
      <w:r w:rsidRPr="00CB2B3F">
        <w:rPr>
          <w:szCs w:val="22"/>
        </w:rPr>
        <w:t xml:space="preserve"> </w:t>
      </w:r>
      <w:r w:rsidRPr="00CB2B3F">
        <w:rPr>
          <w:szCs w:val="22"/>
        </w:rPr>
        <w:t>부과될</w:t>
      </w:r>
      <w:r w:rsidRPr="00CB2B3F">
        <w:rPr>
          <w:szCs w:val="22"/>
        </w:rPr>
        <w:t xml:space="preserve"> </w:t>
      </w:r>
      <w:r w:rsidRPr="00CB2B3F">
        <w:rPr>
          <w:szCs w:val="22"/>
        </w:rPr>
        <w:t>수</w:t>
      </w:r>
      <w:r w:rsidRPr="00CB2B3F">
        <w:rPr>
          <w:szCs w:val="22"/>
        </w:rPr>
        <w:t xml:space="preserve"> </w:t>
      </w:r>
      <w:r w:rsidRPr="00CB2B3F">
        <w:rPr>
          <w:szCs w:val="22"/>
        </w:rPr>
        <w:t>있음</w:t>
      </w:r>
      <w:r w:rsidRPr="00CB2B3F">
        <w:rPr>
          <w:szCs w:val="22"/>
        </w:rPr>
        <w:t>.</w:t>
      </w:r>
    </w:p>
    <w:p w14:paraId="7659B30A" w14:textId="77777777" w:rsidR="00026A7E" w:rsidRPr="00CB2B3F" w:rsidRDefault="00026A7E" w:rsidP="00026A7E">
      <w:pPr>
        <w:spacing w:after="240"/>
        <w:ind w:left="907"/>
        <w:rPr>
          <w:color w:val="000000"/>
          <w:szCs w:val="22"/>
        </w:rPr>
      </w:pPr>
      <w:r>
        <w:rPr>
          <w:rFonts w:hint="eastAsia"/>
          <w:szCs w:val="22"/>
        </w:rPr>
        <w:t>다만</w:t>
      </w:r>
      <w:r>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Pr>
          <w:szCs w:val="22"/>
        </w:rPr>
        <w:t>2021</w:t>
      </w:r>
      <w:r>
        <w:rPr>
          <w:rFonts w:hint="eastAsia"/>
          <w:szCs w:val="22"/>
        </w:rPr>
        <w:t>년</w:t>
      </w:r>
      <w:r>
        <w:rPr>
          <w:rFonts w:hint="eastAsia"/>
          <w:szCs w:val="22"/>
        </w:rPr>
        <w:t xml:space="preserve"> 6</w:t>
      </w:r>
      <w:r>
        <w:rPr>
          <w:rFonts w:hint="eastAsia"/>
          <w:szCs w:val="22"/>
        </w:rPr>
        <w:t>월</w:t>
      </w:r>
      <w:r>
        <w:rPr>
          <w:rFonts w:hint="eastAsia"/>
          <w:szCs w:val="22"/>
        </w:rPr>
        <w:t xml:space="preserve"> </w:t>
      </w:r>
      <w:r>
        <w:rPr>
          <w:rFonts w:hint="eastAsia"/>
          <w:szCs w:val="22"/>
        </w:rPr>
        <w:t>퇴직연금</w:t>
      </w:r>
      <w:r>
        <w:rPr>
          <w:rFonts w:hint="eastAsia"/>
          <w:szCs w:val="22"/>
        </w:rPr>
        <w:t xml:space="preserve"> </w:t>
      </w:r>
      <w:r>
        <w:rPr>
          <w:rFonts w:hint="eastAsia"/>
          <w:szCs w:val="22"/>
        </w:rPr>
        <w:t>적립부족액</w:t>
      </w:r>
      <w:r>
        <w:rPr>
          <w:rFonts w:hint="eastAsia"/>
          <w:szCs w:val="22"/>
        </w:rPr>
        <w:t xml:space="preserve"> </w:t>
      </w:r>
      <w:r>
        <w:rPr>
          <w:rFonts w:hint="eastAsia"/>
          <w:szCs w:val="22"/>
        </w:rPr>
        <w:t>적립을</w:t>
      </w:r>
      <w:r>
        <w:rPr>
          <w:rFonts w:hint="eastAsia"/>
          <w:szCs w:val="22"/>
        </w:rPr>
        <w:t xml:space="preserve"> </w:t>
      </w:r>
      <w:r>
        <w:rPr>
          <w:rFonts w:hint="eastAsia"/>
          <w:szCs w:val="22"/>
        </w:rPr>
        <w:t>완료한바</w:t>
      </w:r>
      <w:r>
        <w:rPr>
          <w:rFonts w:hint="eastAsia"/>
          <w:szCs w:val="22"/>
        </w:rPr>
        <w:t>,</w:t>
      </w:r>
      <w:r>
        <w:rPr>
          <w:szCs w:val="22"/>
        </w:rPr>
        <w:t xml:space="preserve"> </w:t>
      </w:r>
      <w:r>
        <w:rPr>
          <w:rFonts w:hint="eastAsia"/>
          <w:szCs w:val="22"/>
        </w:rPr>
        <w:t>관련된</w:t>
      </w:r>
      <w:r>
        <w:rPr>
          <w:rFonts w:hint="eastAsia"/>
          <w:szCs w:val="22"/>
        </w:rPr>
        <w:t xml:space="preserve"> </w:t>
      </w:r>
      <w:r>
        <w:rPr>
          <w:rFonts w:hint="eastAsia"/>
          <w:szCs w:val="22"/>
        </w:rPr>
        <w:t>추가</w:t>
      </w:r>
      <w:r>
        <w:rPr>
          <w:rFonts w:hint="eastAsia"/>
          <w:szCs w:val="22"/>
        </w:rPr>
        <w:t xml:space="preserve"> </w:t>
      </w:r>
      <w:r>
        <w:rPr>
          <w:rFonts w:hint="eastAsia"/>
          <w:szCs w:val="22"/>
        </w:rPr>
        <w:t>금전적</w:t>
      </w:r>
      <w:r>
        <w:rPr>
          <w:rFonts w:hint="eastAsia"/>
          <w:szCs w:val="22"/>
        </w:rPr>
        <w:t xml:space="preserve"> </w:t>
      </w:r>
      <w:r>
        <w:rPr>
          <w:rFonts w:hint="eastAsia"/>
          <w:szCs w:val="22"/>
        </w:rPr>
        <w:t>영향은</w:t>
      </w:r>
      <w:r>
        <w:rPr>
          <w:rFonts w:hint="eastAsia"/>
          <w:szCs w:val="22"/>
        </w:rPr>
        <w:t xml:space="preserve"> </w:t>
      </w:r>
      <w:r>
        <w:rPr>
          <w:rFonts w:hint="eastAsia"/>
          <w:szCs w:val="22"/>
        </w:rPr>
        <w:t>발생하지</w:t>
      </w:r>
      <w:r>
        <w:rPr>
          <w:rFonts w:hint="eastAsia"/>
          <w:szCs w:val="22"/>
        </w:rPr>
        <w:t xml:space="preserve"> </w:t>
      </w:r>
      <w:r>
        <w:rPr>
          <w:rFonts w:hint="eastAsia"/>
          <w:szCs w:val="22"/>
        </w:rPr>
        <w:t>않을</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p>
    <w:p w14:paraId="6A367A3F" w14:textId="77777777" w:rsidR="00026A7E" w:rsidRPr="00AA2814" w:rsidRDefault="00026A7E" w:rsidP="00026A7E">
      <w:pPr>
        <w:spacing w:after="240" w:line="350" w:lineRule="atLeast"/>
        <w:ind w:left="907"/>
        <w:rPr>
          <w:szCs w:val="22"/>
        </w:rPr>
      </w:pPr>
    </w:p>
    <w:p w14:paraId="46FCA737" w14:textId="77777777" w:rsidR="00026A7E" w:rsidRPr="00F6484C" w:rsidRDefault="00026A7E" w:rsidP="00026A7E">
      <w:pPr>
        <w:pStyle w:val="a5"/>
        <w:numPr>
          <w:ilvl w:val="0"/>
          <w:numId w:val="28"/>
        </w:numPr>
        <w:spacing w:before="240" w:after="240" w:line="350" w:lineRule="atLeast"/>
        <w:ind w:leftChars="0"/>
        <w:outlineLvl w:val="1"/>
        <w:rPr>
          <w:b/>
          <w:color w:val="5D2A2C" w:themeColor="text2"/>
          <w:sz w:val="24"/>
        </w:rPr>
      </w:pPr>
      <w:r w:rsidRPr="00F6484C">
        <w:rPr>
          <w:b/>
          <w:color w:val="5D2A2C" w:themeColor="text2"/>
          <w:sz w:val="24"/>
        </w:rPr>
        <w:t>직책자에</w:t>
      </w:r>
      <w:r w:rsidRPr="00F6484C">
        <w:rPr>
          <w:b/>
          <w:color w:val="5D2A2C" w:themeColor="text2"/>
          <w:sz w:val="24"/>
        </w:rPr>
        <w:t xml:space="preserve"> </w:t>
      </w:r>
      <w:r w:rsidRPr="00F6484C">
        <w:rPr>
          <w:b/>
          <w:color w:val="5D2A2C" w:themeColor="text2"/>
          <w:sz w:val="24"/>
        </w:rPr>
        <w:t>대한</w:t>
      </w:r>
      <w:r w:rsidRPr="00F6484C">
        <w:rPr>
          <w:b/>
          <w:color w:val="5D2A2C" w:themeColor="text2"/>
          <w:sz w:val="24"/>
        </w:rPr>
        <w:t xml:space="preserve"> </w:t>
      </w:r>
      <w:r>
        <w:rPr>
          <w:rFonts w:hint="eastAsia"/>
          <w:b/>
          <w:color w:val="5D2A2C" w:themeColor="text2"/>
          <w:sz w:val="24"/>
        </w:rPr>
        <w:t>야간근로가산</w:t>
      </w:r>
      <w:r w:rsidRPr="00F6484C">
        <w:rPr>
          <w:b/>
          <w:color w:val="5D2A2C" w:themeColor="text2"/>
          <w:sz w:val="24"/>
        </w:rPr>
        <w:t>수당</w:t>
      </w:r>
      <w:r w:rsidRPr="00F6484C">
        <w:rPr>
          <w:b/>
          <w:color w:val="5D2A2C" w:themeColor="text2"/>
          <w:sz w:val="24"/>
        </w:rPr>
        <w:t xml:space="preserve"> </w:t>
      </w:r>
      <w:r w:rsidRPr="00F6484C">
        <w:rPr>
          <w:b/>
          <w:color w:val="5D2A2C" w:themeColor="text2"/>
          <w:sz w:val="24"/>
        </w:rPr>
        <w:t>지급</w:t>
      </w:r>
      <w:r w:rsidRPr="00F6484C">
        <w:rPr>
          <w:b/>
          <w:color w:val="5D2A2C" w:themeColor="text2"/>
          <w:sz w:val="24"/>
        </w:rPr>
        <w:t xml:space="preserve"> </w:t>
      </w:r>
      <w:r w:rsidRPr="00F6484C">
        <w:rPr>
          <w:b/>
          <w:color w:val="5D2A2C" w:themeColor="text2"/>
          <w:sz w:val="24"/>
        </w:rPr>
        <w:t>이슈</w:t>
      </w:r>
    </w:p>
    <w:p w14:paraId="65A7CB22" w14:textId="77777777" w:rsidR="00026A7E" w:rsidRPr="00CB2B3F" w:rsidRDefault="00026A7E" w:rsidP="00026A7E">
      <w:pPr>
        <w:numPr>
          <w:ilvl w:val="0"/>
          <w:numId w:val="68"/>
        </w:numPr>
        <w:spacing w:after="240" w:line="350" w:lineRule="atLeast"/>
        <w:rPr>
          <w:b/>
          <w:szCs w:val="22"/>
        </w:rPr>
      </w:pPr>
      <w:r w:rsidRPr="00CB2B3F">
        <w:rPr>
          <w:b/>
          <w:szCs w:val="22"/>
        </w:rPr>
        <w:t>사실관계</w:t>
      </w:r>
    </w:p>
    <w:p w14:paraId="7128D59A" w14:textId="77777777" w:rsidR="00026A7E" w:rsidRPr="00CB2B3F" w:rsidRDefault="00026A7E" w:rsidP="00026A7E">
      <w:pPr>
        <w:spacing w:after="240" w:line="350" w:lineRule="atLeast"/>
        <w:ind w:left="907"/>
        <w:rPr>
          <w:szCs w:val="22"/>
        </w:rPr>
      </w:pPr>
      <w:r w:rsidRPr="00CB2B3F">
        <w:rPr>
          <w:szCs w:val="22"/>
        </w:rPr>
        <w:t>답변에</w:t>
      </w:r>
      <w:r w:rsidRPr="00CB2B3F">
        <w:rPr>
          <w:szCs w:val="22"/>
        </w:rPr>
        <w:t xml:space="preserve"> </w:t>
      </w:r>
      <w:r w:rsidRPr="00CB2B3F">
        <w:rPr>
          <w:szCs w:val="22"/>
        </w:rPr>
        <w:t>의하면</w:t>
      </w:r>
      <w:r w:rsidRPr="00CB2B3F">
        <w:rPr>
          <w:szCs w:val="22"/>
        </w:rPr>
        <w:t xml:space="preserve"> </w:t>
      </w:r>
      <w:r w:rsidRPr="00CB2B3F">
        <w:rPr>
          <w:szCs w:val="22"/>
        </w:rPr>
        <w:t>대상회사의</w:t>
      </w:r>
      <w:r w:rsidRPr="00CB2B3F">
        <w:rPr>
          <w:szCs w:val="22"/>
        </w:rPr>
        <w:t xml:space="preserve"> </w:t>
      </w:r>
      <w:r w:rsidRPr="00CB2B3F">
        <w:rPr>
          <w:szCs w:val="22"/>
        </w:rPr>
        <w:t>모든</w:t>
      </w:r>
      <w:r w:rsidRPr="00CB2B3F">
        <w:rPr>
          <w:szCs w:val="22"/>
        </w:rPr>
        <w:t xml:space="preserve"> </w:t>
      </w:r>
      <w:proofErr w:type="spellStart"/>
      <w:r w:rsidRPr="00CB2B3F">
        <w:rPr>
          <w:szCs w:val="22"/>
        </w:rPr>
        <w:t>직책자</w:t>
      </w:r>
      <w:proofErr w:type="spellEnd"/>
      <w:r w:rsidRPr="00CB2B3F">
        <w:rPr>
          <w:szCs w:val="22"/>
        </w:rPr>
        <w:t>(</w:t>
      </w:r>
      <w:r w:rsidRPr="00CB2B3F">
        <w:rPr>
          <w:szCs w:val="22"/>
        </w:rPr>
        <w:t>팀장</w:t>
      </w:r>
      <w:r w:rsidRPr="00CB2B3F">
        <w:rPr>
          <w:szCs w:val="22"/>
        </w:rPr>
        <w:t xml:space="preserve"> </w:t>
      </w:r>
      <w:r w:rsidRPr="00CB2B3F">
        <w:rPr>
          <w:szCs w:val="22"/>
        </w:rPr>
        <w:t>이상</w:t>
      </w:r>
      <w:r w:rsidRPr="00CB2B3F">
        <w:rPr>
          <w:szCs w:val="22"/>
        </w:rPr>
        <w:t xml:space="preserve">, </w:t>
      </w:r>
      <w:r w:rsidRPr="00CB2B3F">
        <w:rPr>
          <w:szCs w:val="22"/>
        </w:rPr>
        <w:t>직영매장</w:t>
      </w:r>
      <w:r w:rsidRPr="00CB2B3F">
        <w:rPr>
          <w:szCs w:val="22"/>
        </w:rPr>
        <w:t xml:space="preserve"> </w:t>
      </w:r>
      <w:proofErr w:type="spellStart"/>
      <w:r w:rsidRPr="00CB2B3F">
        <w:rPr>
          <w:szCs w:val="22"/>
        </w:rPr>
        <w:t>점장은</w:t>
      </w:r>
      <w:proofErr w:type="spellEnd"/>
      <w:r w:rsidRPr="00CB2B3F">
        <w:rPr>
          <w:szCs w:val="22"/>
        </w:rPr>
        <w:t xml:space="preserve"> </w:t>
      </w:r>
      <w:r w:rsidRPr="00CB2B3F">
        <w:rPr>
          <w:szCs w:val="22"/>
        </w:rPr>
        <w:t>제외</w:t>
      </w:r>
      <w:r w:rsidRPr="00CB2B3F">
        <w:rPr>
          <w:szCs w:val="22"/>
        </w:rPr>
        <w:t>)</w:t>
      </w:r>
      <w:r w:rsidRPr="00CB2B3F">
        <w:rPr>
          <w:szCs w:val="22"/>
        </w:rPr>
        <w:t>는</w:t>
      </w:r>
      <w:r w:rsidRPr="00CB2B3F">
        <w:rPr>
          <w:szCs w:val="22"/>
        </w:rPr>
        <w:t xml:space="preserve"> </w:t>
      </w:r>
      <w:r w:rsidRPr="00CB2B3F">
        <w:rPr>
          <w:szCs w:val="22"/>
        </w:rPr>
        <w:t>관리감독자로</w:t>
      </w:r>
      <w:r w:rsidRPr="00CB2B3F">
        <w:rPr>
          <w:szCs w:val="22"/>
        </w:rPr>
        <w:t xml:space="preserve"> </w:t>
      </w:r>
      <w:r w:rsidRPr="00CB2B3F">
        <w:rPr>
          <w:szCs w:val="22"/>
        </w:rPr>
        <w:t>지정되어</w:t>
      </w:r>
      <w:r w:rsidRPr="00CB2B3F">
        <w:rPr>
          <w:szCs w:val="22"/>
        </w:rPr>
        <w:t xml:space="preserve"> </w:t>
      </w:r>
      <w:proofErr w:type="spellStart"/>
      <w:r w:rsidRPr="00CB2B3F">
        <w:rPr>
          <w:szCs w:val="22"/>
        </w:rPr>
        <w:t>있는바</w:t>
      </w:r>
      <w:proofErr w:type="spellEnd"/>
      <w:r w:rsidRPr="00CB2B3F">
        <w:rPr>
          <w:szCs w:val="22"/>
        </w:rPr>
        <w:t xml:space="preserve">, </w:t>
      </w:r>
      <w:r w:rsidRPr="00CB2B3F">
        <w:rPr>
          <w:szCs w:val="22"/>
        </w:rPr>
        <w:t>대상회사는</w:t>
      </w:r>
      <w:r w:rsidRPr="00CB2B3F">
        <w:rPr>
          <w:szCs w:val="22"/>
        </w:rPr>
        <w:t xml:space="preserve"> </w:t>
      </w:r>
      <w:r w:rsidRPr="00CB2B3F">
        <w:rPr>
          <w:szCs w:val="22"/>
        </w:rPr>
        <w:t>직책자들에게</w:t>
      </w:r>
      <w:r w:rsidRPr="00CB2B3F">
        <w:rPr>
          <w:szCs w:val="22"/>
        </w:rPr>
        <w:t xml:space="preserve"> </w:t>
      </w:r>
      <w:r w:rsidRPr="00CB2B3F">
        <w:rPr>
          <w:szCs w:val="22"/>
        </w:rPr>
        <w:t>근로기준법상</w:t>
      </w:r>
      <w:r w:rsidRPr="00CB2B3F">
        <w:rPr>
          <w:szCs w:val="22"/>
        </w:rPr>
        <w:t xml:space="preserve"> </w:t>
      </w:r>
      <w:r w:rsidRPr="00CB2B3F">
        <w:rPr>
          <w:szCs w:val="22"/>
        </w:rPr>
        <w:t>근로시간</w:t>
      </w:r>
      <w:r w:rsidRPr="00CB2B3F">
        <w:rPr>
          <w:szCs w:val="22"/>
        </w:rPr>
        <w:t xml:space="preserve">, </w:t>
      </w:r>
      <w:r w:rsidRPr="00CB2B3F">
        <w:rPr>
          <w:szCs w:val="22"/>
        </w:rPr>
        <w:t>휴게</w:t>
      </w:r>
      <w:r w:rsidRPr="00CB2B3F">
        <w:rPr>
          <w:szCs w:val="22"/>
        </w:rPr>
        <w:t xml:space="preserve">, </w:t>
      </w:r>
      <w:r w:rsidRPr="00CB2B3F">
        <w:rPr>
          <w:szCs w:val="22"/>
        </w:rPr>
        <w:t>휴일에</w:t>
      </w:r>
      <w:r w:rsidRPr="00CB2B3F">
        <w:rPr>
          <w:szCs w:val="22"/>
        </w:rPr>
        <w:t xml:space="preserve"> </w:t>
      </w:r>
      <w:r w:rsidRPr="00CB2B3F">
        <w:rPr>
          <w:szCs w:val="22"/>
        </w:rPr>
        <w:t>관한</w:t>
      </w:r>
      <w:r w:rsidRPr="00CB2B3F">
        <w:rPr>
          <w:szCs w:val="22"/>
        </w:rPr>
        <w:t xml:space="preserve"> </w:t>
      </w:r>
      <w:r w:rsidRPr="00CB2B3F">
        <w:rPr>
          <w:szCs w:val="22"/>
        </w:rPr>
        <w:t>규정을</w:t>
      </w:r>
      <w:r w:rsidRPr="00CB2B3F">
        <w:rPr>
          <w:szCs w:val="22"/>
        </w:rPr>
        <w:t xml:space="preserve"> </w:t>
      </w:r>
      <w:r w:rsidRPr="00CB2B3F">
        <w:rPr>
          <w:szCs w:val="22"/>
        </w:rPr>
        <w:t>적용하지</w:t>
      </w:r>
      <w:r w:rsidRPr="00CB2B3F">
        <w:rPr>
          <w:szCs w:val="22"/>
        </w:rPr>
        <w:t xml:space="preserve"> </w:t>
      </w:r>
      <w:r w:rsidRPr="00CB2B3F">
        <w:rPr>
          <w:szCs w:val="22"/>
        </w:rPr>
        <w:t>않</w:t>
      </w:r>
      <w:r>
        <w:rPr>
          <w:rFonts w:hint="eastAsia"/>
          <w:szCs w:val="22"/>
        </w:rPr>
        <w:t>으며</w:t>
      </w:r>
      <w:r>
        <w:rPr>
          <w:rFonts w:hint="eastAsia"/>
          <w:szCs w:val="22"/>
        </w:rPr>
        <w:t>,</w:t>
      </w:r>
      <w:r>
        <w:rPr>
          <w:szCs w:val="22"/>
        </w:rPr>
        <w:t xml:space="preserve"> </w:t>
      </w:r>
      <w:r>
        <w:rPr>
          <w:rFonts w:hint="eastAsia"/>
          <w:szCs w:val="22"/>
        </w:rPr>
        <w:t>직책자들이</w:t>
      </w:r>
      <w:r>
        <w:rPr>
          <w:rFonts w:hint="eastAsia"/>
          <w:szCs w:val="22"/>
        </w:rPr>
        <w:t xml:space="preserve"> </w:t>
      </w:r>
      <w:r>
        <w:rPr>
          <w:rFonts w:hint="eastAsia"/>
          <w:szCs w:val="22"/>
        </w:rPr>
        <w:t>야간근로</w:t>
      </w:r>
      <w:r>
        <w:rPr>
          <w:rFonts w:hint="eastAsia"/>
          <w:szCs w:val="22"/>
        </w:rPr>
        <w:t>(</w:t>
      </w:r>
      <w:r>
        <w:rPr>
          <w:rFonts w:hint="eastAsia"/>
          <w:szCs w:val="22"/>
        </w:rPr>
        <w:t>오후</w:t>
      </w:r>
      <w:r>
        <w:rPr>
          <w:rFonts w:hint="eastAsia"/>
          <w:szCs w:val="22"/>
        </w:rPr>
        <w:t xml:space="preserve"> </w:t>
      </w:r>
      <w:r>
        <w:rPr>
          <w:szCs w:val="22"/>
        </w:rPr>
        <w:t>10</w:t>
      </w:r>
      <w:r>
        <w:rPr>
          <w:rFonts w:hint="eastAsia"/>
          <w:szCs w:val="22"/>
        </w:rPr>
        <w:t>시부터</w:t>
      </w:r>
      <w:r>
        <w:rPr>
          <w:rFonts w:hint="eastAsia"/>
          <w:szCs w:val="22"/>
        </w:rPr>
        <w:t xml:space="preserve"> </w:t>
      </w:r>
      <w:r>
        <w:rPr>
          <w:rFonts w:hint="eastAsia"/>
          <w:szCs w:val="22"/>
        </w:rPr>
        <w:t>다음</w:t>
      </w:r>
      <w:r>
        <w:rPr>
          <w:rFonts w:hint="eastAsia"/>
          <w:szCs w:val="22"/>
        </w:rPr>
        <w:t xml:space="preserve"> </w:t>
      </w:r>
      <w:r>
        <w:rPr>
          <w:rFonts w:hint="eastAsia"/>
          <w:szCs w:val="22"/>
        </w:rPr>
        <w:t>날</w:t>
      </w:r>
      <w:r>
        <w:rPr>
          <w:rFonts w:hint="eastAsia"/>
          <w:szCs w:val="22"/>
        </w:rPr>
        <w:t xml:space="preserve"> </w:t>
      </w:r>
      <w:r>
        <w:rPr>
          <w:rFonts w:hint="eastAsia"/>
          <w:szCs w:val="22"/>
        </w:rPr>
        <w:t>오전</w:t>
      </w:r>
      <w:r>
        <w:rPr>
          <w:rFonts w:hint="eastAsia"/>
          <w:szCs w:val="22"/>
        </w:rPr>
        <w:t xml:space="preserve"> </w:t>
      </w:r>
      <w:r>
        <w:rPr>
          <w:szCs w:val="22"/>
        </w:rPr>
        <w:t>6</w:t>
      </w:r>
      <w:r>
        <w:rPr>
          <w:rFonts w:hint="eastAsia"/>
          <w:szCs w:val="22"/>
        </w:rPr>
        <w:t>시</w:t>
      </w:r>
      <w:r>
        <w:rPr>
          <w:rFonts w:hint="eastAsia"/>
          <w:szCs w:val="22"/>
        </w:rPr>
        <w:t xml:space="preserve"> </w:t>
      </w:r>
      <w:r>
        <w:rPr>
          <w:rFonts w:hint="eastAsia"/>
          <w:szCs w:val="22"/>
        </w:rPr>
        <w:t>사이의</w:t>
      </w:r>
      <w:r>
        <w:rPr>
          <w:rFonts w:hint="eastAsia"/>
          <w:szCs w:val="22"/>
        </w:rPr>
        <w:t xml:space="preserve"> </w:t>
      </w:r>
      <w:r>
        <w:rPr>
          <w:rFonts w:hint="eastAsia"/>
          <w:szCs w:val="22"/>
        </w:rPr>
        <w:t>근무</w:t>
      </w:r>
      <w:r>
        <w:rPr>
          <w:rFonts w:hint="eastAsia"/>
          <w:szCs w:val="22"/>
        </w:rPr>
        <w:t>)</w:t>
      </w:r>
      <w:r>
        <w:rPr>
          <w:rFonts w:hint="eastAsia"/>
          <w:szCs w:val="22"/>
        </w:rPr>
        <w:t>를</w:t>
      </w:r>
      <w:r>
        <w:rPr>
          <w:rFonts w:hint="eastAsia"/>
          <w:szCs w:val="22"/>
        </w:rPr>
        <w:t xml:space="preserve"> </w:t>
      </w:r>
      <w:r>
        <w:rPr>
          <w:rFonts w:hint="eastAsia"/>
          <w:szCs w:val="22"/>
        </w:rPr>
        <w:t>하는</w:t>
      </w:r>
      <w:r>
        <w:rPr>
          <w:rFonts w:hint="eastAsia"/>
          <w:szCs w:val="22"/>
        </w:rPr>
        <w:t xml:space="preserve"> </w:t>
      </w:r>
      <w:r>
        <w:rPr>
          <w:rFonts w:hint="eastAsia"/>
          <w:szCs w:val="22"/>
        </w:rPr>
        <w:t>경우에도</w:t>
      </w:r>
      <w:r>
        <w:rPr>
          <w:rFonts w:hint="eastAsia"/>
          <w:szCs w:val="22"/>
        </w:rPr>
        <w:t xml:space="preserve"> </w:t>
      </w:r>
      <w:r>
        <w:rPr>
          <w:rFonts w:hint="eastAsia"/>
          <w:szCs w:val="22"/>
        </w:rPr>
        <w:t>야간근로가산수당</w:t>
      </w:r>
      <w:r>
        <w:rPr>
          <w:rFonts w:hint="eastAsia"/>
          <w:szCs w:val="22"/>
        </w:rPr>
        <w:t>(</w:t>
      </w:r>
      <w:r>
        <w:rPr>
          <w:rFonts w:hint="eastAsia"/>
          <w:szCs w:val="22"/>
        </w:rPr>
        <w:t>통상임금의</w:t>
      </w:r>
      <w:r>
        <w:rPr>
          <w:rFonts w:hint="eastAsia"/>
          <w:szCs w:val="22"/>
        </w:rPr>
        <w:t xml:space="preserve"> </w:t>
      </w:r>
      <w:r>
        <w:rPr>
          <w:szCs w:val="22"/>
        </w:rPr>
        <w:t>50%)</w:t>
      </w:r>
      <w:r>
        <w:rPr>
          <w:rFonts w:hint="eastAsia"/>
          <w:szCs w:val="22"/>
        </w:rPr>
        <w:t>을</w:t>
      </w:r>
      <w:r>
        <w:rPr>
          <w:rFonts w:hint="eastAsia"/>
          <w:szCs w:val="22"/>
        </w:rPr>
        <w:t xml:space="preserve"> </w:t>
      </w:r>
      <w:r>
        <w:rPr>
          <w:rFonts w:hint="eastAsia"/>
          <w:szCs w:val="22"/>
        </w:rPr>
        <w:t>지급하지</w:t>
      </w:r>
      <w:r>
        <w:rPr>
          <w:rFonts w:hint="eastAsia"/>
          <w:szCs w:val="22"/>
        </w:rPr>
        <w:t xml:space="preserve"> </w:t>
      </w:r>
      <w:r>
        <w:rPr>
          <w:rFonts w:hint="eastAsia"/>
          <w:szCs w:val="22"/>
        </w:rPr>
        <w:t>않음</w:t>
      </w:r>
      <w:r>
        <w:rPr>
          <w:rFonts w:hint="eastAsia"/>
          <w:szCs w:val="22"/>
        </w:rPr>
        <w:t>.</w:t>
      </w:r>
    </w:p>
    <w:p w14:paraId="4697779F" w14:textId="77777777" w:rsidR="00026A7E" w:rsidRPr="00CB2B3F" w:rsidRDefault="00026A7E" w:rsidP="00026A7E">
      <w:pPr>
        <w:spacing w:line="350" w:lineRule="atLeast"/>
        <w:ind w:left="454"/>
      </w:pPr>
    </w:p>
    <w:p w14:paraId="3BD4E036" w14:textId="77777777" w:rsidR="00026A7E" w:rsidRPr="00CB2B3F" w:rsidRDefault="00026A7E" w:rsidP="00026A7E">
      <w:pPr>
        <w:numPr>
          <w:ilvl w:val="0"/>
          <w:numId w:val="68"/>
        </w:numPr>
        <w:spacing w:after="240" w:line="350" w:lineRule="atLeast"/>
        <w:rPr>
          <w:b/>
          <w:szCs w:val="22"/>
        </w:rPr>
      </w:pPr>
      <w:r w:rsidRPr="00CB2B3F">
        <w:rPr>
          <w:b/>
          <w:szCs w:val="22"/>
        </w:rPr>
        <w:t>분석</w:t>
      </w:r>
    </w:p>
    <w:p w14:paraId="70AA3C19" w14:textId="77777777" w:rsidR="00026A7E" w:rsidRDefault="00026A7E" w:rsidP="00026A7E">
      <w:pPr>
        <w:spacing w:after="240" w:line="350" w:lineRule="atLeast"/>
        <w:ind w:left="907"/>
        <w:rPr>
          <w:szCs w:val="22"/>
        </w:rPr>
      </w:pPr>
      <w:r w:rsidRPr="00CB2B3F">
        <w:rPr>
          <w:szCs w:val="22"/>
        </w:rPr>
        <w:t>근로기준법상</w:t>
      </w:r>
      <w:r w:rsidRPr="00CB2B3F">
        <w:rPr>
          <w:szCs w:val="22"/>
        </w:rPr>
        <w:t xml:space="preserve"> </w:t>
      </w:r>
      <w:r w:rsidRPr="00CB2B3F">
        <w:rPr>
          <w:szCs w:val="22"/>
        </w:rPr>
        <w:t>근로시간</w:t>
      </w:r>
      <w:r w:rsidRPr="00CB2B3F">
        <w:rPr>
          <w:szCs w:val="22"/>
        </w:rPr>
        <w:t xml:space="preserve">, </w:t>
      </w:r>
      <w:r w:rsidRPr="00CB2B3F">
        <w:rPr>
          <w:szCs w:val="22"/>
        </w:rPr>
        <w:t>휴게</w:t>
      </w:r>
      <w:r w:rsidRPr="00CB2B3F">
        <w:rPr>
          <w:szCs w:val="22"/>
        </w:rPr>
        <w:t xml:space="preserve">, </w:t>
      </w:r>
      <w:r w:rsidRPr="00CB2B3F">
        <w:rPr>
          <w:szCs w:val="22"/>
        </w:rPr>
        <w:t>휴일에</w:t>
      </w:r>
      <w:r w:rsidRPr="00CB2B3F">
        <w:rPr>
          <w:szCs w:val="22"/>
        </w:rPr>
        <w:t xml:space="preserve"> </w:t>
      </w:r>
      <w:r w:rsidRPr="00CB2B3F">
        <w:rPr>
          <w:szCs w:val="22"/>
        </w:rPr>
        <w:t>관한</w:t>
      </w:r>
      <w:r w:rsidRPr="00CB2B3F">
        <w:rPr>
          <w:szCs w:val="22"/>
        </w:rPr>
        <w:t xml:space="preserve"> </w:t>
      </w:r>
      <w:r w:rsidRPr="00CB2B3F">
        <w:rPr>
          <w:szCs w:val="22"/>
        </w:rPr>
        <w:t>규정이</w:t>
      </w:r>
      <w:r w:rsidRPr="00CB2B3F">
        <w:rPr>
          <w:szCs w:val="22"/>
        </w:rPr>
        <w:t xml:space="preserve"> </w:t>
      </w:r>
      <w:r w:rsidRPr="00CB2B3F">
        <w:rPr>
          <w:szCs w:val="22"/>
        </w:rPr>
        <w:t>적용되지</w:t>
      </w:r>
      <w:r w:rsidRPr="00CB2B3F">
        <w:rPr>
          <w:szCs w:val="22"/>
        </w:rPr>
        <w:t xml:space="preserve"> </w:t>
      </w:r>
      <w:r w:rsidRPr="00CB2B3F">
        <w:rPr>
          <w:szCs w:val="22"/>
        </w:rPr>
        <w:t>않는</w:t>
      </w:r>
      <w:r w:rsidRPr="00CB2B3F">
        <w:rPr>
          <w:szCs w:val="22"/>
        </w:rPr>
        <w:t xml:space="preserve"> </w:t>
      </w:r>
      <w:r w:rsidRPr="00CB2B3F">
        <w:rPr>
          <w:szCs w:val="22"/>
        </w:rPr>
        <w:t>관리감독자에</w:t>
      </w:r>
      <w:r w:rsidRPr="00CB2B3F">
        <w:rPr>
          <w:szCs w:val="22"/>
        </w:rPr>
        <w:t xml:space="preserve"> </w:t>
      </w:r>
      <w:r w:rsidRPr="00CB2B3F">
        <w:rPr>
          <w:szCs w:val="22"/>
        </w:rPr>
        <w:t>해당하는지</w:t>
      </w:r>
      <w:r w:rsidRPr="00CB2B3F">
        <w:rPr>
          <w:szCs w:val="22"/>
        </w:rPr>
        <w:t xml:space="preserve"> </w:t>
      </w:r>
      <w:r w:rsidRPr="00CB2B3F">
        <w:rPr>
          <w:szCs w:val="22"/>
        </w:rPr>
        <w:t>여부는</w:t>
      </w:r>
      <w:r w:rsidRPr="00CB2B3F">
        <w:rPr>
          <w:szCs w:val="22"/>
        </w:rPr>
        <w:t xml:space="preserve"> </w:t>
      </w:r>
      <w:r w:rsidRPr="00CB2B3F">
        <w:rPr>
          <w:szCs w:val="22"/>
        </w:rPr>
        <w:t>형식적인</w:t>
      </w:r>
      <w:r w:rsidRPr="00CB2B3F">
        <w:rPr>
          <w:szCs w:val="22"/>
        </w:rPr>
        <w:t xml:space="preserve"> </w:t>
      </w:r>
      <w:r w:rsidRPr="00CB2B3F">
        <w:rPr>
          <w:szCs w:val="22"/>
        </w:rPr>
        <w:t>직책과</w:t>
      </w:r>
      <w:r w:rsidRPr="00CB2B3F">
        <w:rPr>
          <w:szCs w:val="22"/>
        </w:rPr>
        <w:t xml:space="preserve"> </w:t>
      </w:r>
      <w:r w:rsidRPr="00CB2B3F">
        <w:rPr>
          <w:szCs w:val="22"/>
        </w:rPr>
        <w:t>별도로</w:t>
      </w:r>
      <w:r w:rsidRPr="00CB2B3F">
        <w:rPr>
          <w:szCs w:val="22"/>
        </w:rPr>
        <w:t xml:space="preserve"> </w:t>
      </w:r>
      <w:r w:rsidRPr="00CB2B3F">
        <w:rPr>
          <w:szCs w:val="22"/>
        </w:rPr>
        <w:t>해당</w:t>
      </w:r>
      <w:r w:rsidRPr="00CB2B3F">
        <w:rPr>
          <w:szCs w:val="22"/>
        </w:rPr>
        <w:t xml:space="preserve"> </w:t>
      </w:r>
      <w:r w:rsidRPr="00CB2B3F">
        <w:rPr>
          <w:szCs w:val="22"/>
        </w:rPr>
        <w:t>근로자가</w:t>
      </w:r>
      <w:r w:rsidRPr="00CB2B3F">
        <w:rPr>
          <w:szCs w:val="22"/>
        </w:rPr>
        <w:t xml:space="preserve"> (</w:t>
      </w:r>
      <w:proofErr w:type="spellStart"/>
      <w:r w:rsidRPr="00CB2B3F">
        <w:rPr>
          <w:szCs w:val="22"/>
        </w:rPr>
        <w:t>i</w:t>
      </w:r>
      <w:proofErr w:type="spellEnd"/>
      <w:r w:rsidRPr="00CB2B3F">
        <w:rPr>
          <w:szCs w:val="22"/>
        </w:rPr>
        <w:t xml:space="preserve">) </w:t>
      </w:r>
      <w:r w:rsidRPr="00CB2B3F">
        <w:rPr>
          <w:szCs w:val="22"/>
        </w:rPr>
        <w:t>노무관리방침의</w:t>
      </w:r>
      <w:r w:rsidRPr="00CB2B3F">
        <w:rPr>
          <w:szCs w:val="22"/>
        </w:rPr>
        <w:t xml:space="preserve"> </w:t>
      </w:r>
      <w:r w:rsidRPr="00CB2B3F">
        <w:rPr>
          <w:szCs w:val="22"/>
        </w:rPr>
        <w:t>결정에</w:t>
      </w:r>
      <w:r w:rsidRPr="00CB2B3F">
        <w:rPr>
          <w:szCs w:val="22"/>
        </w:rPr>
        <w:t xml:space="preserve"> </w:t>
      </w:r>
      <w:r w:rsidRPr="00CB2B3F">
        <w:rPr>
          <w:szCs w:val="22"/>
        </w:rPr>
        <w:t>참여하거나</w:t>
      </w:r>
      <w:r w:rsidRPr="00CB2B3F">
        <w:rPr>
          <w:szCs w:val="22"/>
        </w:rPr>
        <w:t xml:space="preserve"> </w:t>
      </w:r>
      <w:r w:rsidRPr="00CB2B3F">
        <w:rPr>
          <w:szCs w:val="22"/>
        </w:rPr>
        <w:t>노무관리상</w:t>
      </w:r>
      <w:r w:rsidRPr="00CB2B3F">
        <w:rPr>
          <w:szCs w:val="22"/>
        </w:rPr>
        <w:t xml:space="preserve"> </w:t>
      </w:r>
      <w:r w:rsidRPr="00CB2B3F">
        <w:rPr>
          <w:szCs w:val="22"/>
        </w:rPr>
        <w:t>지휘</w:t>
      </w:r>
      <w:r w:rsidRPr="00CB2B3F">
        <w:rPr>
          <w:szCs w:val="22"/>
        </w:rPr>
        <w:t>∙</w:t>
      </w:r>
      <w:r w:rsidRPr="00CB2B3F">
        <w:rPr>
          <w:szCs w:val="22"/>
        </w:rPr>
        <w:t>감독</w:t>
      </w:r>
      <w:r w:rsidRPr="00CB2B3F">
        <w:rPr>
          <w:szCs w:val="22"/>
        </w:rPr>
        <w:t xml:space="preserve"> </w:t>
      </w:r>
      <w:r w:rsidRPr="00CB2B3F">
        <w:rPr>
          <w:szCs w:val="22"/>
        </w:rPr>
        <w:t>권한을</w:t>
      </w:r>
      <w:r w:rsidRPr="00CB2B3F">
        <w:rPr>
          <w:szCs w:val="22"/>
        </w:rPr>
        <w:t xml:space="preserve"> </w:t>
      </w:r>
      <w:r w:rsidRPr="00CB2B3F">
        <w:rPr>
          <w:szCs w:val="22"/>
        </w:rPr>
        <w:t>보유하고</w:t>
      </w:r>
      <w:r w:rsidRPr="00CB2B3F">
        <w:rPr>
          <w:szCs w:val="22"/>
        </w:rPr>
        <w:t xml:space="preserve"> </w:t>
      </w:r>
      <w:r w:rsidRPr="00CB2B3F">
        <w:rPr>
          <w:szCs w:val="22"/>
        </w:rPr>
        <w:t>있는지</w:t>
      </w:r>
      <w:r w:rsidRPr="00CB2B3F">
        <w:rPr>
          <w:szCs w:val="22"/>
        </w:rPr>
        <w:t xml:space="preserve">, (ii) </w:t>
      </w:r>
      <w:r w:rsidRPr="00CB2B3F">
        <w:rPr>
          <w:szCs w:val="22"/>
        </w:rPr>
        <w:t>시간외</w:t>
      </w:r>
      <w:r w:rsidRPr="00CB2B3F">
        <w:rPr>
          <w:szCs w:val="22"/>
        </w:rPr>
        <w:t xml:space="preserve"> </w:t>
      </w:r>
      <w:r w:rsidRPr="00CB2B3F">
        <w:rPr>
          <w:szCs w:val="22"/>
        </w:rPr>
        <w:t>근로수당이</w:t>
      </w:r>
      <w:r w:rsidRPr="00CB2B3F">
        <w:rPr>
          <w:szCs w:val="22"/>
        </w:rPr>
        <w:t xml:space="preserve"> </w:t>
      </w:r>
      <w:r w:rsidRPr="00CB2B3F">
        <w:rPr>
          <w:szCs w:val="22"/>
        </w:rPr>
        <w:t>지급되지</w:t>
      </w:r>
      <w:r w:rsidRPr="00CB2B3F">
        <w:rPr>
          <w:szCs w:val="22"/>
        </w:rPr>
        <w:t xml:space="preserve"> </w:t>
      </w:r>
      <w:r w:rsidRPr="00CB2B3F">
        <w:rPr>
          <w:szCs w:val="22"/>
        </w:rPr>
        <w:t>않는</w:t>
      </w:r>
      <w:r w:rsidRPr="00CB2B3F">
        <w:rPr>
          <w:szCs w:val="22"/>
        </w:rPr>
        <w:t xml:space="preserve"> </w:t>
      </w:r>
      <w:r w:rsidRPr="00CB2B3F">
        <w:rPr>
          <w:szCs w:val="22"/>
        </w:rPr>
        <w:t>것에</w:t>
      </w:r>
      <w:r w:rsidRPr="00CB2B3F">
        <w:rPr>
          <w:szCs w:val="22"/>
        </w:rPr>
        <w:t xml:space="preserve"> </w:t>
      </w:r>
      <w:r w:rsidRPr="00CB2B3F">
        <w:rPr>
          <w:szCs w:val="22"/>
        </w:rPr>
        <w:t>대신하여</w:t>
      </w:r>
      <w:r w:rsidRPr="00CB2B3F">
        <w:rPr>
          <w:szCs w:val="22"/>
        </w:rPr>
        <w:t xml:space="preserve"> </w:t>
      </w:r>
      <w:r w:rsidRPr="00CB2B3F">
        <w:rPr>
          <w:szCs w:val="22"/>
        </w:rPr>
        <w:t>별도</w:t>
      </w:r>
      <w:r w:rsidRPr="00CB2B3F">
        <w:rPr>
          <w:szCs w:val="22"/>
        </w:rPr>
        <w:t xml:space="preserve"> </w:t>
      </w:r>
      <w:r w:rsidRPr="00CB2B3F">
        <w:rPr>
          <w:szCs w:val="22"/>
        </w:rPr>
        <w:t>수당이</w:t>
      </w:r>
      <w:r w:rsidRPr="00CB2B3F">
        <w:rPr>
          <w:szCs w:val="22"/>
        </w:rPr>
        <w:t xml:space="preserve"> </w:t>
      </w:r>
      <w:r w:rsidRPr="00CB2B3F">
        <w:rPr>
          <w:szCs w:val="22"/>
        </w:rPr>
        <w:t>지급되는</w:t>
      </w:r>
      <w:r w:rsidRPr="00CB2B3F">
        <w:rPr>
          <w:szCs w:val="22"/>
        </w:rPr>
        <w:t xml:space="preserve"> </w:t>
      </w:r>
      <w:r w:rsidRPr="00CB2B3F">
        <w:rPr>
          <w:szCs w:val="22"/>
        </w:rPr>
        <w:t>등</w:t>
      </w:r>
      <w:r w:rsidRPr="00CB2B3F">
        <w:rPr>
          <w:szCs w:val="22"/>
        </w:rPr>
        <w:t xml:space="preserve"> </w:t>
      </w:r>
      <w:r w:rsidRPr="00CB2B3F">
        <w:rPr>
          <w:szCs w:val="22"/>
        </w:rPr>
        <w:t>그</w:t>
      </w:r>
      <w:r w:rsidRPr="00CB2B3F">
        <w:rPr>
          <w:szCs w:val="22"/>
        </w:rPr>
        <w:t xml:space="preserve"> </w:t>
      </w:r>
      <w:r w:rsidRPr="00CB2B3F">
        <w:rPr>
          <w:szCs w:val="22"/>
        </w:rPr>
        <w:t>지위에</w:t>
      </w:r>
      <w:r w:rsidRPr="00CB2B3F">
        <w:rPr>
          <w:szCs w:val="22"/>
        </w:rPr>
        <w:t xml:space="preserve"> </w:t>
      </w:r>
      <w:r w:rsidRPr="00CB2B3F">
        <w:rPr>
          <w:szCs w:val="22"/>
        </w:rPr>
        <w:t>부합하는</w:t>
      </w:r>
      <w:r w:rsidRPr="00CB2B3F">
        <w:rPr>
          <w:szCs w:val="22"/>
        </w:rPr>
        <w:t xml:space="preserve"> </w:t>
      </w:r>
      <w:r w:rsidRPr="00CB2B3F">
        <w:rPr>
          <w:szCs w:val="22"/>
        </w:rPr>
        <w:t>대우가</w:t>
      </w:r>
      <w:r w:rsidRPr="00CB2B3F">
        <w:rPr>
          <w:szCs w:val="22"/>
        </w:rPr>
        <w:t xml:space="preserve"> </w:t>
      </w:r>
      <w:r w:rsidRPr="00CB2B3F">
        <w:rPr>
          <w:szCs w:val="22"/>
        </w:rPr>
        <w:t>행해지고</w:t>
      </w:r>
      <w:r w:rsidRPr="00CB2B3F">
        <w:rPr>
          <w:szCs w:val="22"/>
        </w:rPr>
        <w:t xml:space="preserve"> </w:t>
      </w:r>
      <w:r w:rsidRPr="00CB2B3F">
        <w:rPr>
          <w:szCs w:val="22"/>
        </w:rPr>
        <w:t>있는지</w:t>
      </w:r>
      <w:r w:rsidRPr="00CB2B3F">
        <w:rPr>
          <w:szCs w:val="22"/>
        </w:rPr>
        <w:t xml:space="preserve">, (iii) </w:t>
      </w:r>
      <w:r w:rsidRPr="00CB2B3F">
        <w:rPr>
          <w:szCs w:val="22"/>
        </w:rPr>
        <w:t>자신의</w:t>
      </w:r>
      <w:r w:rsidRPr="00CB2B3F">
        <w:rPr>
          <w:szCs w:val="22"/>
        </w:rPr>
        <w:t xml:space="preserve"> </w:t>
      </w:r>
      <w:r w:rsidRPr="00CB2B3F">
        <w:rPr>
          <w:szCs w:val="22"/>
        </w:rPr>
        <w:t>근로시간에</w:t>
      </w:r>
      <w:r w:rsidRPr="00CB2B3F">
        <w:rPr>
          <w:szCs w:val="22"/>
        </w:rPr>
        <w:t xml:space="preserve"> </w:t>
      </w:r>
      <w:r w:rsidRPr="00CB2B3F">
        <w:rPr>
          <w:szCs w:val="22"/>
        </w:rPr>
        <w:t>대한</w:t>
      </w:r>
      <w:r w:rsidRPr="00CB2B3F">
        <w:rPr>
          <w:szCs w:val="22"/>
        </w:rPr>
        <w:t xml:space="preserve"> </w:t>
      </w:r>
      <w:r w:rsidRPr="00CB2B3F">
        <w:rPr>
          <w:szCs w:val="22"/>
        </w:rPr>
        <w:t>자유재량권을</w:t>
      </w:r>
      <w:r w:rsidRPr="00CB2B3F">
        <w:rPr>
          <w:szCs w:val="22"/>
        </w:rPr>
        <w:t xml:space="preserve"> </w:t>
      </w:r>
      <w:r w:rsidRPr="00CB2B3F">
        <w:rPr>
          <w:szCs w:val="22"/>
        </w:rPr>
        <w:t>가지고</w:t>
      </w:r>
      <w:r w:rsidRPr="00CB2B3F">
        <w:rPr>
          <w:szCs w:val="22"/>
        </w:rPr>
        <w:t xml:space="preserve"> </w:t>
      </w:r>
      <w:r w:rsidRPr="00CB2B3F">
        <w:rPr>
          <w:szCs w:val="22"/>
        </w:rPr>
        <w:t>있어</w:t>
      </w:r>
      <w:r w:rsidRPr="00CB2B3F">
        <w:rPr>
          <w:szCs w:val="22"/>
        </w:rPr>
        <w:t xml:space="preserve"> </w:t>
      </w:r>
      <w:r w:rsidRPr="00CB2B3F">
        <w:rPr>
          <w:szCs w:val="22"/>
        </w:rPr>
        <w:t>출</w:t>
      </w:r>
      <w:r w:rsidRPr="00CB2B3F">
        <w:rPr>
          <w:szCs w:val="22"/>
        </w:rPr>
        <w:t>∙</w:t>
      </w:r>
      <w:r w:rsidRPr="00CB2B3F">
        <w:rPr>
          <w:szCs w:val="22"/>
        </w:rPr>
        <w:t>퇴근시간이</w:t>
      </w:r>
      <w:r w:rsidRPr="00CB2B3F">
        <w:rPr>
          <w:szCs w:val="22"/>
        </w:rPr>
        <w:t xml:space="preserve"> </w:t>
      </w:r>
      <w:r w:rsidRPr="00CB2B3F">
        <w:rPr>
          <w:szCs w:val="22"/>
        </w:rPr>
        <w:t>비교적</w:t>
      </w:r>
      <w:r w:rsidRPr="00CB2B3F">
        <w:rPr>
          <w:szCs w:val="22"/>
        </w:rPr>
        <w:t xml:space="preserve"> </w:t>
      </w:r>
      <w:r w:rsidRPr="00CB2B3F">
        <w:rPr>
          <w:szCs w:val="22"/>
        </w:rPr>
        <w:t>자유로운지</w:t>
      </w:r>
      <w:r w:rsidRPr="00CB2B3F">
        <w:rPr>
          <w:szCs w:val="22"/>
        </w:rPr>
        <w:t xml:space="preserve"> </w:t>
      </w:r>
      <w:r w:rsidRPr="00CB2B3F">
        <w:rPr>
          <w:szCs w:val="22"/>
        </w:rPr>
        <w:t>등의</w:t>
      </w:r>
      <w:r w:rsidRPr="00CB2B3F">
        <w:rPr>
          <w:szCs w:val="22"/>
        </w:rPr>
        <w:t xml:space="preserve"> </w:t>
      </w:r>
      <w:r w:rsidRPr="00CB2B3F">
        <w:rPr>
          <w:szCs w:val="22"/>
        </w:rPr>
        <w:t>구체적인</w:t>
      </w:r>
      <w:r w:rsidRPr="00CB2B3F">
        <w:rPr>
          <w:szCs w:val="22"/>
        </w:rPr>
        <w:t xml:space="preserve"> </w:t>
      </w:r>
      <w:r w:rsidRPr="00CB2B3F">
        <w:rPr>
          <w:szCs w:val="22"/>
        </w:rPr>
        <w:t>사정을</w:t>
      </w:r>
      <w:r w:rsidRPr="00CB2B3F">
        <w:rPr>
          <w:szCs w:val="22"/>
        </w:rPr>
        <w:t xml:space="preserve"> </w:t>
      </w:r>
      <w:r w:rsidRPr="00CB2B3F">
        <w:rPr>
          <w:szCs w:val="22"/>
        </w:rPr>
        <w:t>개별적으로</w:t>
      </w:r>
      <w:r w:rsidRPr="00CB2B3F">
        <w:rPr>
          <w:szCs w:val="22"/>
        </w:rPr>
        <w:t xml:space="preserve"> </w:t>
      </w:r>
      <w:r w:rsidRPr="00CB2B3F">
        <w:rPr>
          <w:szCs w:val="22"/>
        </w:rPr>
        <w:t>고려하여</w:t>
      </w:r>
      <w:r w:rsidRPr="00CB2B3F">
        <w:rPr>
          <w:szCs w:val="22"/>
        </w:rPr>
        <w:t xml:space="preserve"> </w:t>
      </w:r>
      <w:r w:rsidRPr="00CB2B3F">
        <w:rPr>
          <w:szCs w:val="22"/>
        </w:rPr>
        <w:t>판단하게</w:t>
      </w:r>
      <w:r w:rsidRPr="00CB2B3F">
        <w:rPr>
          <w:szCs w:val="22"/>
        </w:rPr>
        <w:t xml:space="preserve"> </w:t>
      </w:r>
      <w:r w:rsidRPr="00CB2B3F">
        <w:rPr>
          <w:szCs w:val="22"/>
        </w:rPr>
        <w:t>됨</w:t>
      </w:r>
      <w:r w:rsidRPr="00CB2B3F">
        <w:rPr>
          <w:szCs w:val="22"/>
        </w:rPr>
        <w:t>.</w:t>
      </w:r>
    </w:p>
    <w:p w14:paraId="4DD08C08" w14:textId="77777777" w:rsidR="00026A7E" w:rsidRDefault="00026A7E" w:rsidP="00026A7E">
      <w:pPr>
        <w:spacing w:after="240" w:line="350" w:lineRule="atLeast"/>
        <w:ind w:left="907"/>
        <w:rPr>
          <w:szCs w:val="22"/>
        </w:rPr>
      </w:pPr>
      <w:r>
        <w:rPr>
          <w:rFonts w:hint="eastAsia"/>
          <w:szCs w:val="22"/>
        </w:rPr>
        <w:t>대상</w:t>
      </w:r>
      <w:r w:rsidRPr="0054627D">
        <w:rPr>
          <w:rFonts w:hint="eastAsia"/>
          <w:szCs w:val="22"/>
        </w:rPr>
        <w:t>회사가</w:t>
      </w:r>
      <w:r w:rsidRPr="0054627D">
        <w:rPr>
          <w:rFonts w:hint="eastAsia"/>
          <w:szCs w:val="22"/>
        </w:rPr>
        <w:t xml:space="preserve"> </w:t>
      </w:r>
      <w:r w:rsidRPr="0054627D">
        <w:rPr>
          <w:rFonts w:hint="eastAsia"/>
          <w:szCs w:val="22"/>
        </w:rPr>
        <w:t>관리감독자로</w:t>
      </w:r>
      <w:r w:rsidRPr="0054627D">
        <w:rPr>
          <w:rFonts w:hint="eastAsia"/>
          <w:szCs w:val="22"/>
        </w:rPr>
        <w:t xml:space="preserve"> </w:t>
      </w:r>
      <w:r w:rsidRPr="0054627D">
        <w:rPr>
          <w:rFonts w:hint="eastAsia"/>
          <w:szCs w:val="22"/>
        </w:rPr>
        <w:t>지정하여</w:t>
      </w:r>
      <w:r w:rsidRPr="0054627D">
        <w:rPr>
          <w:rFonts w:hint="eastAsia"/>
          <w:szCs w:val="22"/>
        </w:rPr>
        <w:t xml:space="preserve"> </w:t>
      </w:r>
      <w:r w:rsidRPr="0054627D">
        <w:rPr>
          <w:rFonts w:hint="eastAsia"/>
          <w:szCs w:val="22"/>
        </w:rPr>
        <w:t>근로기준법상</w:t>
      </w:r>
      <w:r w:rsidRPr="0054627D">
        <w:rPr>
          <w:rFonts w:hint="eastAsia"/>
          <w:szCs w:val="22"/>
        </w:rPr>
        <w:t xml:space="preserve"> </w:t>
      </w:r>
      <w:r w:rsidRPr="0054627D">
        <w:rPr>
          <w:rFonts w:hint="eastAsia"/>
          <w:szCs w:val="22"/>
        </w:rPr>
        <w:t>근로시간</w:t>
      </w:r>
      <w:r w:rsidRPr="0054627D">
        <w:rPr>
          <w:rFonts w:hint="eastAsia"/>
          <w:szCs w:val="22"/>
        </w:rPr>
        <w:t xml:space="preserve">, </w:t>
      </w:r>
      <w:r w:rsidRPr="0054627D">
        <w:rPr>
          <w:rFonts w:hint="eastAsia"/>
          <w:szCs w:val="22"/>
        </w:rPr>
        <w:t>휴게</w:t>
      </w:r>
      <w:r w:rsidRPr="0054627D">
        <w:rPr>
          <w:rFonts w:hint="eastAsia"/>
          <w:szCs w:val="22"/>
        </w:rPr>
        <w:t xml:space="preserve">, </w:t>
      </w:r>
      <w:r w:rsidRPr="0054627D">
        <w:rPr>
          <w:rFonts w:hint="eastAsia"/>
          <w:szCs w:val="22"/>
        </w:rPr>
        <w:t>휴일에</w:t>
      </w:r>
      <w:r w:rsidRPr="0054627D">
        <w:rPr>
          <w:rFonts w:hint="eastAsia"/>
          <w:szCs w:val="22"/>
        </w:rPr>
        <w:t xml:space="preserve"> </w:t>
      </w:r>
      <w:r w:rsidRPr="0054627D">
        <w:rPr>
          <w:rFonts w:hint="eastAsia"/>
          <w:szCs w:val="22"/>
        </w:rPr>
        <w:t>관한</w:t>
      </w:r>
      <w:r w:rsidRPr="0054627D">
        <w:rPr>
          <w:rFonts w:hint="eastAsia"/>
          <w:szCs w:val="22"/>
        </w:rPr>
        <w:t xml:space="preserve"> </w:t>
      </w:r>
      <w:r w:rsidRPr="0054627D">
        <w:rPr>
          <w:rFonts w:hint="eastAsia"/>
          <w:szCs w:val="22"/>
        </w:rPr>
        <w:t>규정을</w:t>
      </w:r>
      <w:r w:rsidRPr="0054627D">
        <w:rPr>
          <w:rFonts w:hint="eastAsia"/>
          <w:szCs w:val="22"/>
        </w:rPr>
        <w:t xml:space="preserve"> </w:t>
      </w:r>
      <w:r w:rsidRPr="0054627D">
        <w:rPr>
          <w:rFonts w:hint="eastAsia"/>
          <w:szCs w:val="22"/>
        </w:rPr>
        <w:t>적용하지</w:t>
      </w:r>
      <w:r w:rsidRPr="0054627D">
        <w:rPr>
          <w:rFonts w:hint="eastAsia"/>
          <w:szCs w:val="22"/>
        </w:rPr>
        <w:t xml:space="preserve"> </w:t>
      </w:r>
      <w:r w:rsidRPr="0054627D">
        <w:rPr>
          <w:rFonts w:hint="eastAsia"/>
          <w:szCs w:val="22"/>
        </w:rPr>
        <w:t>않는</w:t>
      </w:r>
      <w:r w:rsidRPr="0054627D">
        <w:rPr>
          <w:rFonts w:hint="eastAsia"/>
          <w:szCs w:val="22"/>
        </w:rPr>
        <w:t xml:space="preserve"> </w:t>
      </w:r>
      <w:r>
        <w:rPr>
          <w:rFonts w:hint="eastAsia"/>
          <w:szCs w:val="22"/>
        </w:rPr>
        <w:t>직책자</w:t>
      </w:r>
      <w:r w:rsidRPr="0054627D">
        <w:rPr>
          <w:rFonts w:hint="eastAsia"/>
          <w:szCs w:val="22"/>
        </w:rPr>
        <w:t>들</w:t>
      </w:r>
      <w:r w:rsidRPr="0054627D">
        <w:rPr>
          <w:rFonts w:hint="eastAsia"/>
          <w:szCs w:val="22"/>
        </w:rPr>
        <w:t xml:space="preserve"> </w:t>
      </w:r>
      <w:r w:rsidRPr="0054627D">
        <w:rPr>
          <w:rFonts w:hint="eastAsia"/>
          <w:szCs w:val="22"/>
        </w:rPr>
        <w:t>중</w:t>
      </w:r>
      <w:r>
        <w:rPr>
          <w:rFonts w:hint="eastAsia"/>
          <w:szCs w:val="22"/>
        </w:rPr>
        <w:t>에는</w:t>
      </w:r>
      <w:r w:rsidRPr="0054627D">
        <w:rPr>
          <w:rFonts w:hint="eastAsia"/>
          <w:szCs w:val="22"/>
        </w:rPr>
        <w:t xml:space="preserve"> </w:t>
      </w:r>
      <w:r w:rsidRPr="0054627D">
        <w:rPr>
          <w:rFonts w:hint="eastAsia"/>
          <w:szCs w:val="22"/>
        </w:rPr>
        <w:t>과장</w:t>
      </w:r>
      <w:r w:rsidRPr="0054627D">
        <w:rPr>
          <w:rFonts w:hint="eastAsia"/>
          <w:szCs w:val="22"/>
        </w:rPr>
        <w:t xml:space="preserve">, </w:t>
      </w:r>
      <w:r w:rsidRPr="0054627D">
        <w:rPr>
          <w:rFonts w:hint="eastAsia"/>
          <w:szCs w:val="22"/>
        </w:rPr>
        <w:t>대리</w:t>
      </w:r>
      <w:r w:rsidRPr="0054627D">
        <w:rPr>
          <w:rFonts w:hint="eastAsia"/>
          <w:szCs w:val="22"/>
        </w:rPr>
        <w:t xml:space="preserve"> </w:t>
      </w:r>
      <w:r w:rsidRPr="0054627D">
        <w:rPr>
          <w:rFonts w:hint="eastAsia"/>
          <w:szCs w:val="22"/>
        </w:rPr>
        <w:t>등</w:t>
      </w:r>
      <w:r w:rsidRPr="0054627D">
        <w:rPr>
          <w:rFonts w:hint="eastAsia"/>
          <w:szCs w:val="22"/>
        </w:rPr>
        <w:t xml:space="preserve"> </w:t>
      </w:r>
      <w:r w:rsidRPr="0054627D">
        <w:rPr>
          <w:rFonts w:hint="eastAsia"/>
          <w:szCs w:val="22"/>
        </w:rPr>
        <w:t>직급</w:t>
      </w:r>
      <w:r w:rsidRPr="0054627D">
        <w:rPr>
          <w:rFonts w:hint="eastAsia"/>
          <w:szCs w:val="22"/>
        </w:rPr>
        <w:t xml:space="preserve"> </w:t>
      </w:r>
      <w:r w:rsidRPr="0054627D">
        <w:rPr>
          <w:rFonts w:hint="eastAsia"/>
          <w:szCs w:val="22"/>
        </w:rPr>
        <w:t>자체는</w:t>
      </w:r>
      <w:r w:rsidRPr="0054627D">
        <w:rPr>
          <w:rFonts w:hint="eastAsia"/>
          <w:szCs w:val="22"/>
        </w:rPr>
        <w:t xml:space="preserve"> </w:t>
      </w:r>
      <w:r w:rsidRPr="0054627D">
        <w:rPr>
          <w:rFonts w:hint="eastAsia"/>
          <w:szCs w:val="22"/>
        </w:rPr>
        <w:t>다소</w:t>
      </w:r>
      <w:r w:rsidRPr="0054627D">
        <w:rPr>
          <w:rFonts w:hint="eastAsia"/>
          <w:szCs w:val="22"/>
        </w:rPr>
        <w:t xml:space="preserve"> </w:t>
      </w:r>
      <w:r w:rsidRPr="0054627D">
        <w:rPr>
          <w:rFonts w:hint="eastAsia"/>
          <w:szCs w:val="22"/>
        </w:rPr>
        <w:t>낮은</w:t>
      </w:r>
      <w:r w:rsidRPr="0054627D">
        <w:rPr>
          <w:rFonts w:hint="eastAsia"/>
          <w:szCs w:val="22"/>
        </w:rPr>
        <w:t xml:space="preserve"> </w:t>
      </w:r>
      <w:r w:rsidRPr="0054627D">
        <w:rPr>
          <w:rFonts w:hint="eastAsia"/>
          <w:szCs w:val="22"/>
        </w:rPr>
        <w:t>근로자들도</w:t>
      </w:r>
      <w:r w:rsidRPr="0054627D">
        <w:rPr>
          <w:rFonts w:hint="eastAsia"/>
          <w:szCs w:val="22"/>
        </w:rPr>
        <w:t xml:space="preserve"> </w:t>
      </w:r>
      <w:r w:rsidRPr="0054627D">
        <w:rPr>
          <w:rFonts w:hint="eastAsia"/>
          <w:szCs w:val="22"/>
        </w:rPr>
        <w:t>존재하지만</w:t>
      </w:r>
      <w:r w:rsidRPr="0054627D">
        <w:rPr>
          <w:rFonts w:hint="eastAsia"/>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sidRPr="0054627D">
        <w:rPr>
          <w:rFonts w:hint="eastAsia"/>
          <w:szCs w:val="22"/>
        </w:rPr>
        <w:t>해당</w:t>
      </w:r>
      <w:r w:rsidRPr="0054627D">
        <w:rPr>
          <w:rFonts w:hint="eastAsia"/>
          <w:szCs w:val="22"/>
        </w:rPr>
        <w:t xml:space="preserve"> </w:t>
      </w:r>
      <w:r w:rsidRPr="0054627D">
        <w:rPr>
          <w:rFonts w:hint="eastAsia"/>
          <w:szCs w:val="22"/>
        </w:rPr>
        <w:t>근로자들은</w:t>
      </w:r>
      <w:r w:rsidRPr="0054627D">
        <w:rPr>
          <w:rFonts w:hint="eastAsia"/>
          <w:szCs w:val="22"/>
        </w:rPr>
        <w:t xml:space="preserve"> </w:t>
      </w:r>
      <w:r w:rsidRPr="0054627D">
        <w:rPr>
          <w:rFonts w:hint="eastAsia"/>
          <w:szCs w:val="22"/>
        </w:rPr>
        <w:t>영업소</w:t>
      </w:r>
      <w:r w:rsidRPr="0054627D">
        <w:rPr>
          <w:rFonts w:hint="eastAsia"/>
          <w:szCs w:val="22"/>
        </w:rPr>
        <w:t xml:space="preserve"> </w:t>
      </w:r>
      <w:r w:rsidRPr="0054627D">
        <w:rPr>
          <w:rFonts w:hint="eastAsia"/>
          <w:szCs w:val="22"/>
        </w:rPr>
        <w:t>팀장</w:t>
      </w:r>
      <w:r w:rsidRPr="0054627D">
        <w:rPr>
          <w:rFonts w:hint="eastAsia"/>
          <w:szCs w:val="22"/>
        </w:rPr>
        <w:t xml:space="preserve"> </w:t>
      </w:r>
      <w:r w:rsidRPr="0054627D">
        <w:rPr>
          <w:rFonts w:hint="eastAsia"/>
          <w:szCs w:val="22"/>
        </w:rPr>
        <w:t>등으로서</w:t>
      </w:r>
      <w:r w:rsidRPr="0054627D">
        <w:rPr>
          <w:rFonts w:hint="eastAsia"/>
          <w:szCs w:val="22"/>
        </w:rPr>
        <w:t xml:space="preserve"> </w:t>
      </w:r>
      <w:r w:rsidRPr="0054627D">
        <w:rPr>
          <w:rFonts w:hint="eastAsia"/>
          <w:szCs w:val="22"/>
        </w:rPr>
        <w:t>팀원들의</w:t>
      </w:r>
      <w:r w:rsidRPr="0054627D">
        <w:rPr>
          <w:rFonts w:hint="eastAsia"/>
          <w:szCs w:val="22"/>
        </w:rPr>
        <w:t xml:space="preserve"> </w:t>
      </w:r>
      <w:r w:rsidRPr="0054627D">
        <w:rPr>
          <w:rFonts w:hint="eastAsia"/>
          <w:szCs w:val="22"/>
        </w:rPr>
        <w:t>근태관리를</w:t>
      </w:r>
      <w:r w:rsidRPr="0054627D">
        <w:rPr>
          <w:rFonts w:hint="eastAsia"/>
          <w:szCs w:val="22"/>
        </w:rPr>
        <w:t xml:space="preserve"> </w:t>
      </w:r>
      <w:r w:rsidRPr="0054627D">
        <w:rPr>
          <w:rFonts w:hint="eastAsia"/>
          <w:szCs w:val="22"/>
        </w:rPr>
        <w:t>하면서</w:t>
      </w:r>
      <w:r w:rsidRPr="0054627D">
        <w:rPr>
          <w:rFonts w:hint="eastAsia"/>
          <w:szCs w:val="22"/>
        </w:rPr>
        <w:t xml:space="preserve"> </w:t>
      </w:r>
      <w:r>
        <w:rPr>
          <w:rFonts w:hint="eastAsia"/>
          <w:szCs w:val="22"/>
        </w:rPr>
        <w:t>대상</w:t>
      </w:r>
      <w:r w:rsidRPr="0054627D">
        <w:rPr>
          <w:rFonts w:hint="eastAsia"/>
          <w:szCs w:val="22"/>
        </w:rPr>
        <w:t>회사의</w:t>
      </w:r>
      <w:r w:rsidRPr="0054627D">
        <w:rPr>
          <w:rFonts w:hint="eastAsia"/>
          <w:szCs w:val="22"/>
        </w:rPr>
        <w:t xml:space="preserve"> </w:t>
      </w:r>
      <w:r w:rsidRPr="0054627D">
        <w:rPr>
          <w:rFonts w:hint="eastAsia"/>
          <w:szCs w:val="22"/>
        </w:rPr>
        <w:t>엄격한</w:t>
      </w:r>
      <w:r w:rsidRPr="0054627D">
        <w:rPr>
          <w:rFonts w:hint="eastAsia"/>
          <w:szCs w:val="22"/>
        </w:rPr>
        <w:t xml:space="preserve"> </w:t>
      </w:r>
      <w:r w:rsidRPr="0054627D">
        <w:rPr>
          <w:rFonts w:hint="eastAsia"/>
          <w:szCs w:val="22"/>
        </w:rPr>
        <w:t>출퇴근</w:t>
      </w:r>
      <w:r w:rsidRPr="0054627D">
        <w:rPr>
          <w:rFonts w:hint="eastAsia"/>
          <w:szCs w:val="22"/>
        </w:rPr>
        <w:t xml:space="preserve"> </w:t>
      </w:r>
      <w:r w:rsidRPr="0054627D">
        <w:rPr>
          <w:rFonts w:hint="eastAsia"/>
          <w:szCs w:val="22"/>
        </w:rPr>
        <w:t>관리를</w:t>
      </w:r>
      <w:r w:rsidRPr="0054627D">
        <w:rPr>
          <w:rFonts w:hint="eastAsia"/>
          <w:szCs w:val="22"/>
        </w:rPr>
        <w:t xml:space="preserve"> </w:t>
      </w:r>
      <w:r w:rsidRPr="0054627D">
        <w:rPr>
          <w:rFonts w:hint="eastAsia"/>
          <w:szCs w:val="22"/>
        </w:rPr>
        <w:t>받지</w:t>
      </w:r>
      <w:r w:rsidRPr="0054627D">
        <w:rPr>
          <w:rFonts w:hint="eastAsia"/>
          <w:szCs w:val="22"/>
        </w:rPr>
        <w:t xml:space="preserve"> </w:t>
      </w:r>
      <w:r w:rsidRPr="0054627D">
        <w:rPr>
          <w:rFonts w:hint="eastAsia"/>
          <w:szCs w:val="22"/>
        </w:rPr>
        <w:t>않고</w:t>
      </w:r>
      <w:r w:rsidRPr="0054627D">
        <w:rPr>
          <w:rFonts w:hint="eastAsia"/>
          <w:szCs w:val="22"/>
        </w:rPr>
        <w:t xml:space="preserve">, </w:t>
      </w:r>
      <w:r w:rsidRPr="0054627D">
        <w:rPr>
          <w:rFonts w:hint="eastAsia"/>
          <w:szCs w:val="22"/>
        </w:rPr>
        <w:t>회사로부터</w:t>
      </w:r>
      <w:r w:rsidRPr="0054627D">
        <w:rPr>
          <w:rFonts w:hint="eastAsia"/>
          <w:szCs w:val="22"/>
        </w:rPr>
        <w:t xml:space="preserve"> </w:t>
      </w:r>
      <w:r w:rsidRPr="0054627D">
        <w:rPr>
          <w:rFonts w:hint="eastAsia"/>
          <w:szCs w:val="22"/>
        </w:rPr>
        <w:t>별도</w:t>
      </w:r>
      <w:r w:rsidRPr="0054627D">
        <w:rPr>
          <w:rFonts w:hint="eastAsia"/>
          <w:szCs w:val="22"/>
        </w:rPr>
        <w:t xml:space="preserve"> </w:t>
      </w:r>
      <w:r w:rsidRPr="0054627D">
        <w:rPr>
          <w:rFonts w:hint="eastAsia"/>
          <w:szCs w:val="22"/>
        </w:rPr>
        <w:t>수당도</w:t>
      </w:r>
      <w:r w:rsidRPr="0054627D">
        <w:rPr>
          <w:rFonts w:hint="eastAsia"/>
          <w:szCs w:val="22"/>
        </w:rPr>
        <w:t xml:space="preserve"> </w:t>
      </w:r>
      <w:proofErr w:type="spellStart"/>
      <w:r>
        <w:rPr>
          <w:rFonts w:hint="eastAsia"/>
          <w:szCs w:val="22"/>
        </w:rPr>
        <w:t>지급받는바</w:t>
      </w:r>
      <w:proofErr w:type="spellEnd"/>
      <w:r w:rsidRPr="0054627D">
        <w:rPr>
          <w:rFonts w:hint="eastAsia"/>
          <w:szCs w:val="22"/>
        </w:rPr>
        <w:t xml:space="preserve">, </w:t>
      </w:r>
      <w:r w:rsidRPr="0054627D">
        <w:rPr>
          <w:rFonts w:hint="eastAsia"/>
          <w:szCs w:val="22"/>
        </w:rPr>
        <w:t>일견</w:t>
      </w:r>
      <w:r w:rsidRPr="0054627D">
        <w:rPr>
          <w:rFonts w:hint="eastAsia"/>
          <w:szCs w:val="22"/>
        </w:rPr>
        <w:t xml:space="preserve"> </w:t>
      </w:r>
      <w:r w:rsidRPr="0054627D">
        <w:rPr>
          <w:rFonts w:hint="eastAsia"/>
          <w:szCs w:val="22"/>
        </w:rPr>
        <w:t>관리감독자에</w:t>
      </w:r>
      <w:r w:rsidRPr="0054627D">
        <w:rPr>
          <w:rFonts w:hint="eastAsia"/>
          <w:szCs w:val="22"/>
        </w:rPr>
        <w:t xml:space="preserve"> </w:t>
      </w:r>
      <w:r w:rsidRPr="0054627D">
        <w:rPr>
          <w:rFonts w:hint="eastAsia"/>
          <w:szCs w:val="22"/>
        </w:rPr>
        <w:t>해당하기</w:t>
      </w:r>
      <w:r w:rsidRPr="0054627D">
        <w:rPr>
          <w:rFonts w:hint="eastAsia"/>
          <w:szCs w:val="22"/>
        </w:rPr>
        <w:t xml:space="preserve"> </w:t>
      </w:r>
      <w:r w:rsidRPr="0054627D">
        <w:rPr>
          <w:rFonts w:hint="eastAsia"/>
          <w:szCs w:val="22"/>
        </w:rPr>
        <w:t>위한</w:t>
      </w:r>
      <w:r w:rsidRPr="0054627D">
        <w:rPr>
          <w:rFonts w:hint="eastAsia"/>
          <w:szCs w:val="22"/>
        </w:rPr>
        <w:t xml:space="preserve"> </w:t>
      </w:r>
      <w:r w:rsidRPr="0054627D">
        <w:rPr>
          <w:rFonts w:hint="eastAsia"/>
          <w:szCs w:val="22"/>
        </w:rPr>
        <w:t>요건을</w:t>
      </w:r>
      <w:r w:rsidRPr="0054627D">
        <w:rPr>
          <w:rFonts w:hint="eastAsia"/>
          <w:szCs w:val="22"/>
        </w:rPr>
        <w:t xml:space="preserve"> </w:t>
      </w:r>
      <w:r w:rsidRPr="0054627D">
        <w:rPr>
          <w:rFonts w:hint="eastAsia"/>
          <w:szCs w:val="22"/>
        </w:rPr>
        <w:t>상당한</w:t>
      </w:r>
      <w:r w:rsidRPr="0054627D">
        <w:rPr>
          <w:rFonts w:hint="eastAsia"/>
          <w:szCs w:val="22"/>
        </w:rPr>
        <w:t xml:space="preserve"> </w:t>
      </w:r>
      <w:r w:rsidRPr="0054627D">
        <w:rPr>
          <w:rFonts w:hint="eastAsia"/>
          <w:szCs w:val="22"/>
        </w:rPr>
        <w:t>수준으로</w:t>
      </w:r>
      <w:r w:rsidRPr="0054627D">
        <w:rPr>
          <w:rFonts w:hint="eastAsia"/>
          <w:szCs w:val="22"/>
        </w:rPr>
        <w:t xml:space="preserve"> </w:t>
      </w:r>
      <w:r w:rsidRPr="0054627D">
        <w:rPr>
          <w:rFonts w:hint="eastAsia"/>
          <w:szCs w:val="22"/>
        </w:rPr>
        <w:t>갖춘</w:t>
      </w:r>
      <w:r w:rsidRPr="0054627D">
        <w:rPr>
          <w:rFonts w:hint="eastAsia"/>
          <w:szCs w:val="22"/>
        </w:rPr>
        <w:t xml:space="preserve"> </w:t>
      </w:r>
      <w:r w:rsidRPr="0054627D">
        <w:rPr>
          <w:rFonts w:hint="eastAsia"/>
          <w:szCs w:val="22"/>
        </w:rPr>
        <w:t>것으로</w:t>
      </w:r>
      <w:r w:rsidRPr="0054627D">
        <w:rPr>
          <w:rFonts w:hint="eastAsia"/>
          <w:szCs w:val="22"/>
        </w:rPr>
        <w:t xml:space="preserve"> </w:t>
      </w:r>
      <w:r>
        <w:rPr>
          <w:rFonts w:hint="eastAsia"/>
          <w:szCs w:val="22"/>
        </w:rPr>
        <w:t>보임</w:t>
      </w:r>
      <w:r>
        <w:rPr>
          <w:rFonts w:hint="eastAsia"/>
          <w:szCs w:val="22"/>
        </w:rPr>
        <w:t>.</w:t>
      </w:r>
    </w:p>
    <w:p w14:paraId="5498FFF9" w14:textId="77777777" w:rsidR="00026A7E" w:rsidRDefault="00026A7E" w:rsidP="00026A7E">
      <w:pPr>
        <w:spacing w:after="240" w:line="350" w:lineRule="atLeast"/>
        <w:ind w:left="907"/>
        <w:rPr>
          <w:szCs w:val="22"/>
        </w:rPr>
      </w:pPr>
      <w:r>
        <w:rPr>
          <w:rFonts w:hint="eastAsia"/>
          <w:szCs w:val="22"/>
        </w:rPr>
        <w:t>하지만</w:t>
      </w:r>
      <w:r>
        <w:rPr>
          <w:rFonts w:hint="eastAsia"/>
          <w:szCs w:val="22"/>
        </w:rPr>
        <w:t xml:space="preserve"> </w:t>
      </w:r>
      <w:r>
        <w:rPr>
          <w:rFonts w:hint="eastAsia"/>
          <w:szCs w:val="22"/>
        </w:rPr>
        <w:t>관리감독자에</w:t>
      </w:r>
      <w:r>
        <w:rPr>
          <w:rFonts w:hint="eastAsia"/>
          <w:szCs w:val="22"/>
        </w:rPr>
        <w:t xml:space="preserve"> </w:t>
      </w:r>
      <w:r>
        <w:rPr>
          <w:rFonts w:hint="eastAsia"/>
          <w:szCs w:val="22"/>
        </w:rPr>
        <w:t>해당하더라도</w:t>
      </w:r>
      <w:r>
        <w:rPr>
          <w:rFonts w:hint="eastAsia"/>
          <w:szCs w:val="22"/>
        </w:rPr>
        <w:t xml:space="preserve"> </w:t>
      </w:r>
      <w:r>
        <w:rPr>
          <w:rFonts w:hint="eastAsia"/>
          <w:szCs w:val="22"/>
        </w:rPr>
        <w:t>야간근로에</w:t>
      </w:r>
      <w:r>
        <w:rPr>
          <w:rFonts w:hint="eastAsia"/>
          <w:szCs w:val="22"/>
        </w:rPr>
        <w:t xml:space="preserve"> </w:t>
      </w:r>
      <w:r>
        <w:rPr>
          <w:rFonts w:hint="eastAsia"/>
          <w:szCs w:val="22"/>
        </w:rPr>
        <w:t>대하여는</w:t>
      </w:r>
      <w:r>
        <w:rPr>
          <w:rFonts w:hint="eastAsia"/>
          <w:szCs w:val="22"/>
        </w:rPr>
        <w:t xml:space="preserve"> </w:t>
      </w:r>
      <w:r>
        <w:rPr>
          <w:rFonts w:hint="eastAsia"/>
          <w:szCs w:val="22"/>
        </w:rPr>
        <w:t>야간근로가산수당이</w:t>
      </w:r>
      <w:r>
        <w:rPr>
          <w:rFonts w:hint="eastAsia"/>
          <w:szCs w:val="22"/>
        </w:rPr>
        <w:t xml:space="preserve"> </w:t>
      </w:r>
      <w:r>
        <w:rPr>
          <w:rFonts w:hint="eastAsia"/>
          <w:szCs w:val="22"/>
        </w:rPr>
        <w:t>지급되어야</w:t>
      </w:r>
      <w:r>
        <w:rPr>
          <w:rFonts w:hint="eastAsia"/>
          <w:szCs w:val="22"/>
        </w:rPr>
        <w:t xml:space="preserve"> </w:t>
      </w:r>
      <w:r>
        <w:rPr>
          <w:rFonts w:hint="eastAsia"/>
          <w:szCs w:val="22"/>
        </w:rPr>
        <w:t>함에도</w:t>
      </w:r>
      <w:r>
        <w:rPr>
          <w:szCs w:val="22"/>
        </w:rPr>
        <w:t xml:space="preserve"> </w:t>
      </w:r>
      <w:r>
        <w:rPr>
          <w:rFonts w:hint="eastAsia"/>
          <w:szCs w:val="22"/>
        </w:rPr>
        <w:t>대상회사는</w:t>
      </w:r>
      <w:r>
        <w:rPr>
          <w:rFonts w:hint="eastAsia"/>
          <w:szCs w:val="22"/>
        </w:rPr>
        <w:t xml:space="preserve"> </w:t>
      </w:r>
      <w:r>
        <w:rPr>
          <w:rFonts w:hint="eastAsia"/>
          <w:szCs w:val="22"/>
        </w:rPr>
        <w:t>이를</w:t>
      </w:r>
      <w:r>
        <w:rPr>
          <w:rFonts w:hint="eastAsia"/>
          <w:szCs w:val="22"/>
        </w:rPr>
        <w:t xml:space="preserve"> </w:t>
      </w:r>
      <w:r>
        <w:rPr>
          <w:rFonts w:hint="eastAsia"/>
          <w:szCs w:val="22"/>
        </w:rPr>
        <w:t>지급하지</w:t>
      </w:r>
      <w:r>
        <w:rPr>
          <w:rFonts w:hint="eastAsia"/>
          <w:szCs w:val="22"/>
        </w:rPr>
        <w:t xml:space="preserve"> </w:t>
      </w:r>
      <w:r>
        <w:rPr>
          <w:rFonts w:hint="eastAsia"/>
          <w:szCs w:val="22"/>
        </w:rPr>
        <w:t>않았으므로</w:t>
      </w:r>
      <w:r>
        <w:rPr>
          <w:rFonts w:hint="eastAsia"/>
          <w:szCs w:val="22"/>
        </w:rPr>
        <w:t xml:space="preserve">, </w:t>
      </w:r>
      <w:r w:rsidRPr="00C521AF">
        <w:rPr>
          <w:rFonts w:hint="eastAsia"/>
          <w:szCs w:val="22"/>
          <w:u w:val="single"/>
        </w:rPr>
        <w:t>대상회사는</w:t>
      </w:r>
      <w:r w:rsidRPr="00C521AF">
        <w:rPr>
          <w:rFonts w:hint="eastAsia"/>
          <w:szCs w:val="22"/>
          <w:u w:val="single"/>
        </w:rPr>
        <w:t xml:space="preserve"> </w:t>
      </w:r>
      <w:r w:rsidRPr="00C521AF">
        <w:rPr>
          <w:rFonts w:hint="eastAsia"/>
          <w:szCs w:val="22"/>
          <w:u w:val="single"/>
        </w:rPr>
        <w:t>최근</w:t>
      </w:r>
      <w:r w:rsidRPr="00C521AF">
        <w:rPr>
          <w:rFonts w:hint="eastAsia"/>
          <w:szCs w:val="22"/>
          <w:u w:val="single"/>
        </w:rPr>
        <w:t xml:space="preserve"> </w:t>
      </w:r>
      <w:r w:rsidRPr="00C521AF">
        <w:rPr>
          <w:szCs w:val="22"/>
          <w:u w:val="single"/>
        </w:rPr>
        <w:t>3</w:t>
      </w:r>
      <w:r w:rsidRPr="00C521AF">
        <w:rPr>
          <w:rFonts w:hint="eastAsia"/>
          <w:szCs w:val="22"/>
          <w:u w:val="single"/>
        </w:rPr>
        <w:t>년간</w:t>
      </w:r>
      <w:r w:rsidRPr="00C521AF">
        <w:rPr>
          <w:rFonts w:hint="eastAsia"/>
          <w:szCs w:val="22"/>
          <w:u w:val="single"/>
        </w:rPr>
        <w:t xml:space="preserve"> </w:t>
      </w:r>
      <w:r w:rsidRPr="00C521AF">
        <w:rPr>
          <w:rFonts w:hint="eastAsia"/>
          <w:szCs w:val="22"/>
          <w:u w:val="single"/>
        </w:rPr>
        <w:t>야간근로를</w:t>
      </w:r>
      <w:r w:rsidRPr="00C521AF">
        <w:rPr>
          <w:rFonts w:hint="eastAsia"/>
          <w:szCs w:val="22"/>
          <w:u w:val="single"/>
        </w:rPr>
        <w:t xml:space="preserve"> </w:t>
      </w:r>
      <w:r w:rsidRPr="00C521AF">
        <w:rPr>
          <w:rFonts w:hint="eastAsia"/>
          <w:szCs w:val="22"/>
          <w:u w:val="single"/>
        </w:rPr>
        <w:t>한</w:t>
      </w:r>
      <w:r w:rsidRPr="00C521AF">
        <w:rPr>
          <w:rFonts w:hint="eastAsia"/>
          <w:szCs w:val="22"/>
          <w:u w:val="single"/>
        </w:rPr>
        <w:t xml:space="preserve"> </w:t>
      </w:r>
      <w:r w:rsidRPr="00C521AF">
        <w:rPr>
          <w:rFonts w:hint="eastAsia"/>
          <w:szCs w:val="22"/>
          <w:u w:val="single"/>
        </w:rPr>
        <w:t>직책자들에</w:t>
      </w:r>
      <w:r w:rsidRPr="00C521AF">
        <w:rPr>
          <w:rFonts w:hint="eastAsia"/>
          <w:szCs w:val="22"/>
          <w:u w:val="single"/>
        </w:rPr>
        <w:t xml:space="preserve"> </w:t>
      </w:r>
      <w:r w:rsidRPr="00C521AF">
        <w:rPr>
          <w:rFonts w:hint="eastAsia"/>
          <w:szCs w:val="22"/>
          <w:u w:val="single"/>
        </w:rPr>
        <w:t>대한</w:t>
      </w:r>
      <w:r w:rsidRPr="00C521AF">
        <w:rPr>
          <w:rFonts w:hint="eastAsia"/>
          <w:szCs w:val="22"/>
          <w:u w:val="single"/>
        </w:rPr>
        <w:t xml:space="preserve"> </w:t>
      </w:r>
      <w:r w:rsidRPr="00C521AF">
        <w:rPr>
          <w:rFonts w:hint="eastAsia"/>
          <w:szCs w:val="22"/>
          <w:u w:val="single"/>
        </w:rPr>
        <w:t>추가</w:t>
      </w:r>
      <w:r w:rsidRPr="00C521AF">
        <w:rPr>
          <w:rFonts w:hint="eastAsia"/>
          <w:szCs w:val="22"/>
          <w:u w:val="single"/>
        </w:rPr>
        <w:t xml:space="preserve"> </w:t>
      </w:r>
      <w:r w:rsidRPr="00C521AF">
        <w:rPr>
          <w:rFonts w:hint="eastAsia"/>
          <w:szCs w:val="22"/>
          <w:u w:val="single"/>
        </w:rPr>
        <w:t>야간근로가산수당</w:t>
      </w:r>
      <w:r w:rsidRPr="00C521AF">
        <w:rPr>
          <w:rFonts w:hint="eastAsia"/>
          <w:szCs w:val="22"/>
          <w:u w:val="single"/>
        </w:rPr>
        <w:t xml:space="preserve"> </w:t>
      </w:r>
      <w:r w:rsidRPr="00C521AF">
        <w:rPr>
          <w:rFonts w:hint="eastAsia"/>
          <w:szCs w:val="22"/>
          <w:u w:val="single"/>
        </w:rPr>
        <w:t>지급</w:t>
      </w:r>
      <w:r w:rsidRPr="00C521AF">
        <w:rPr>
          <w:rFonts w:hint="eastAsia"/>
          <w:szCs w:val="22"/>
          <w:u w:val="single"/>
        </w:rPr>
        <w:t xml:space="preserve"> </w:t>
      </w:r>
      <w:r w:rsidRPr="00C521AF">
        <w:rPr>
          <w:rFonts w:hint="eastAsia"/>
          <w:szCs w:val="22"/>
          <w:u w:val="single"/>
        </w:rPr>
        <w:t>의무를</w:t>
      </w:r>
      <w:r w:rsidRPr="00C521AF">
        <w:rPr>
          <w:rFonts w:hint="eastAsia"/>
          <w:szCs w:val="22"/>
          <w:u w:val="single"/>
        </w:rPr>
        <w:t xml:space="preserve"> </w:t>
      </w:r>
      <w:r w:rsidRPr="00C521AF">
        <w:rPr>
          <w:rFonts w:hint="eastAsia"/>
          <w:szCs w:val="22"/>
          <w:u w:val="single"/>
        </w:rPr>
        <w:t>부담할</w:t>
      </w:r>
      <w:r w:rsidRPr="00C521AF">
        <w:rPr>
          <w:rFonts w:hint="eastAsia"/>
          <w:szCs w:val="22"/>
          <w:u w:val="single"/>
        </w:rPr>
        <w:t xml:space="preserve"> </w:t>
      </w:r>
      <w:r w:rsidRPr="00C521AF">
        <w:rPr>
          <w:rFonts w:hint="eastAsia"/>
          <w:szCs w:val="22"/>
          <w:u w:val="single"/>
        </w:rPr>
        <w:t>수</w:t>
      </w:r>
      <w:r w:rsidRPr="00C521AF">
        <w:rPr>
          <w:rFonts w:hint="eastAsia"/>
          <w:szCs w:val="22"/>
          <w:u w:val="single"/>
        </w:rPr>
        <w:t xml:space="preserve"> </w:t>
      </w:r>
      <w:r w:rsidRPr="00C521AF">
        <w:rPr>
          <w:rFonts w:hint="eastAsia"/>
          <w:szCs w:val="22"/>
          <w:u w:val="single"/>
        </w:rPr>
        <w:t>있음</w:t>
      </w:r>
      <w:r>
        <w:rPr>
          <w:rFonts w:hint="eastAsia"/>
          <w:szCs w:val="22"/>
        </w:rPr>
        <w:t>.</w:t>
      </w:r>
      <w:r>
        <w:rPr>
          <w:szCs w:val="22"/>
        </w:rPr>
        <w:t xml:space="preserve"> </w:t>
      </w:r>
    </w:p>
    <w:p w14:paraId="0CA0D0F9" w14:textId="77777777" w:rsidR="00026A7E" w:rsidRPr="0054627D" w:rsidRDefault="00026A7E" w:rsidP="00026A7E">
      <w:pPr>
        <w:spacing w:after="240" w:line="350" w:lineRule="atLeast"/>
        <w:ind w:left="907"/>
        <w:rPr>
          <w:szCs w:val="22"/>
        </w:rPr>
      </w:pPr>
      <w:r>
        <w:rPr>
          <w:rFonts w:hint="eastAsia"/>
          <w:szCs w:val="22"/>
        </w:rPr>
        <w:t>대상회사의</w:t>
      </w:r>
      <w:r>
        <w:rPr>
          <w:rFonts w:hint="eastAsia"/>
          <w:szCs w:val="22"/>
        </w:rPr>
        <w:t xml:space="preserve"> </w:t>
      </w:r>
      <w:r>
        <w:rPr>
          <w:rFonts w:hint="eastAsia"/>
          <w:szCs w:val="22"/>
        </w:rPr>
        <w:t>야간근로가산수당</w:t>
      </w:r>
      <w:r>
        <w:rPr>
          <w:rFonts w:hint="eastAsia"/>
          <w:szCs w:val="22"/>
        </w:rPr>
        <w:t xml:space="preserve"> </w:t>
      </w:r>
      <w:r>
        <w:rPr>
          <w:rFonts w:hint="eastAsia"/>
          <w:szCs w:val="22"/>
        </w:rPr>
        <w:t>미지급으로</w:t>
      </w:r>
      <w:r>
        <w:rPr>
          <w:rFonts w:hint="eastAsia"/>
          <w:szCs w:val="22"/>
        </w:rPr>
        <w:t xml:space="preserve"> </w:t>
      </w:r>
      <w:r>
        <w:rPr>
          <w:rFonts w:hint="eastAsia"/>
          <w:szCs w:val="22"/>
        </w:rPr>
        <w:t>인한</w:t>
      </w:r>
      <w:r>
        <w:rPr>
          <w:rFonts w:hint="eastAsia"/>
          <w:szCs w:val="22"/>
        </w:rPr>
        <w:t xml:space="preserve"> </w:t>
      </w:r>
      <w:r>
        <w:rPr>
          <w:rFonts w:hint="eastAsia"/>
          <w:szCs w:val="22"/>
        </w:rPr>
        <w:t>금전적</w:t>
      </w:r>
      <w:r>
        <w:rPr>
          <w:rFonts w:hint="eastAsia"/>
          <w:szCs w:val="22"/>
        </w:rPr>
        <w:t xml:space="preserve"> </w:t>
      </w:r>
      <w:r>
        <w:rPr>
          <w:rFonts w:hint="eastAsia"/>
          <w:szCs w:val="22"/>
        </w:rPr>
        <w:t>영향을</w:t>
      </w:r>
      <w:r>
        <w:rPr>
          <w:rFonts w:hint="eastAsia"/>
          <w:szCs w:val="22"/>
        </w:rPr>
        <w:t xml:space="preserve"> </w:t>
      </w:r>
      <w:r>
        <w:rPr>
          <w:rFonts w:hint="eastAsia"/>
          <w:szCs w:val="22"/>
        </w:rPr>
        <w:t>추산하기</w:t>
      </w:r>
      <w:r>
        <w:rPr>
          <w:rFonts w:hint="eastAsia"/>
          <w:szCs w:val="22"/>
        </w:rPr>
        <w:t xml:space="preserve"> </w:t>
      </w:r>
      <w:r>
        <w:rPr>
          <w:rFonts w:hint="eastAsia"/>
          <w:szCs w:val="22"/>
        </w:rPr>
        <w:t>위하여</w:t>
      </w:r>
      <w:r>
        <w:rPr>
          <w:rFonts w:hint="eastAsia"/>
          <w:szCs w:val="22"/>
        </w:rPr>
        <w:t xml:space="preserve"> </w:t>
      </w:r>
      <w:r>
        <w:rPr>
          <w:rFonts w:hint="eastAsia"/>
          <w:szCs w:val="22"/>
        </w:rPr>
        <w:t>회사</w:t>
      </w:r>
      <w:r>
        <w:rPr>
          <w:rFonts w:hint="eastAsia"/>
          <w:szCs w:val="22"/>
        </w:rPr>
        <w:lastRenderedPageBreak/>
        <w:t>가</w:t>
      </w:r>
      <w:r>
        <w:rPr>
          <w:rFonts w:hint="eastAsia"/>
          <w:szCs w:val="22"/>
        </w:rPr>
        <w:t xml:space="preserve"> </w:t>
      </w:r>
      <w:r>
        <w:rPr>
          <w:rFonts w:hint="eastAsia"/>
          <w:szCs w:val="22"/>
        </w:rPr>
        <w:t>관리감독자로</w:t>
      </w:r>
      <w:r>
        <w:rPr>
          <w:rFonts w:hint="eastAsia"/>
          <w:szCs w:val="22"/>
        </w:rPr>
        <w:t xml:space="preserve"> </w:t>
      </w:r>
      <w:r>
        <w:rPr>
          <w:rFonts w:hint="eastAsia"/>
          <w:szCs w:val="22"/>
        </w:rPr>
        <w:t>지정한</w:t>
      </w:r>
      <w:r>
        <w:rPr>
          <w:rFonts w:hint="eastAsia"/>
          <w:szCs w:val="22"/>
        </w:rPr>
        <w:t xml:space="preserve"> </w:t>
      </w:r>
      <w:r>
        <w:rPr>
          <w:rFonts w:hint="eastAsia"/>
          <w:szCs w:val="22"/>
        </w:rPr>
        <w:t>직책자들의</w:t>
      </w:r>
      <w:r>
        <w:rPr>
          <w:rFonts w:hint="eastAsia"/>
          <w:szCs w:val="22"/>
        </w:rPr>
        <w:t xml:space="preserve"> </w:t>
      </w:r>
      <w:r>
        <w:rPr>
          <w:rFonts w:hint="eastAsia"/>
          <w:szCs w:val="22"/>
        </w:rPr>
        <w:t>통상임금</w:t>
      </w:r>
      <w:r>
        <w:rPr>
          <w:rFonts w:hint="eastAsia"/>
          <w:szCs w:val="22"/>
        </w:rPr>
        <w:t xml:space="preserve"> </w:t>
      </w:r>
      <w:r>
        <w:rPr>
          <w:rFonts w:hint="eastAsia"/>
          <w:szCs w:val="22"/>
        </w:rPr>
        <w:t>액수</w:t>
      </w:r>
      <w:r>
        <w:rPr>
          <w:rFonts w:hint="eastAsia"/>
          <w:szCs w:val="22"/>
        </w:rPr>
        <w:t xml:space="preserve"> </w:t>
      </w:r>
      <w:r>
        <w:rPr>
          <w:rFonts w:hint="eastAsia"/>
          <w:szCs w:val="22"/>
        </w:rPr>
        <w:t>및</w:t>
      </w:r>
      <w:r>
        <w:rPr>
          <w:rFonts w:hint="eastAsia"/>
          <w:szCs w:val="22"/>
        </w:rPr>
        <w:t xml:space="preserve"> </w:t>
      </w:r>
      <w:r>
        <w:rPr>
          <w:rFonts w:hint="eastAsia"/>
          <w:szCs w:val="22"/>
        </w:rPr>
        <w:t>야간근로시간</w:t>
      </w:r>
      <w:r>
        <w:rPr>
          <w:rFonts w:hint="eastAsia"/>
          <w:szCs w:val="22"/>
        </w:rPr>
        <w:t xml:space="preserve"> </w:t>
      </w:r>
      <w:r>
        <w:rPr>
          <w:rFonts w:hint="eastAsia"/>
          <w:szCs w:val="22"/>
        </w:rPr>
        <w:t>수에</w:t>
      </w:r>
      <w:r>
        <w:rPr>
          <w:rFonts w:hint="eastAsia"/>
          <w:szCs w:val="22"/>
        </w:rPr>
        <w:t xml:space="preserve"> </w:t>
      </w:r>
      <w:r>
        <w:rPr>
          <w:rFonts w:hint="eastAsia"/>
          <w:szCs w:val="22"/>
        </w:rPr>
        <w:t>대한</w:t>
      </w:r>
      <w:r>
        <w:rPr>
          <w:rFonts w:hint="eastAsia"/>
          <w:szCs w:val="22"/>
        </w:rPr>
        <w:t xml:space="preserve"> </w:t>
      </w:r>
      <w:r>
        <w:rPr>
          <w:rFonts w:hint="eastAsia"/>
          <w:szCs w:val="22"/>
        </w:rPr>
        <w:t>확인을</w:t>
      </w:r>
      <w:r>
        <w:rPr>
          <w:rFonts w:hint="eastAsia"/>
          <w:szCs w:val="22"/>
        </w:rPr>
        <w:t xml:space="preserve"> </w:t>
      </w:r>
      <w:r>
        <w:rPr>
          <w:rFonts w:hint="eastAsia"/>
          <w:szCs w:val="22"/>
        </w:rPr>
        <w:t>요청하였으나</w:t>
      </w:r>
      <w:r>
        <w:rPr>
          <w:rFonts w:hint="eastAsia"/>
          <w:szCs w:val="22"/>
        </w:rPr>
        <w:t xml:space="preserve"> </w:t>
      </w:r>
      <w:r>
        <w:rPr>
          <w:rFonts w:hint="eastAsia"/>
          <w:szCs w:val="22"/>
        </w:rPr>
        <w:t>답변이</w:t>
      </w:r>
      <w:r>
        <w:rPr>
          <w:rFonts w:hint="eastAsia"/>
          <w:szCs w:val="22"/>
        </w:rPr>
        <w:t xml:space="preserve"> </w:t>
      </w:r>
      <w:r>
        <w:rPr>
          <w:rFonts w:hint="eastAsia"/>
          <w:szCs w:val="22"/>
        </w:rPr>
        <w:t>제공되지</w:t>
      </w:r>
      <w:r>
        <w:rPr>
          <w:rFonts w:hint="eastAsia"/>
          <w:szCs w:val="22"/>
        </w:rPr>
        <w:t xml:space="preserve"> </w:t>
      </w:r>
      <w:r>
        <w:rPr>
          <w:rFonts w:hint="eastAsia"/>
          <w:szCs w:val="22"/>
        </w:rPr>
        <w:t>않음</w:t>
      </w:r>
      <w:r>
        <w:rPr>
          <w:rFonts w:hint="eastAsia"/>
          <w:szCs w:val="22"/>
        </w:rPr>
        <w:t>.</w:t>
      </w:r>
      <w:r>
        <w:rPr>
          <w:szCs w:val="22"/>
        </w:rPr>
        <w:t xml:space="preserve"> </w:t>
      </w:r>
      <w:r>
        <w:rPr>
          <w:rFonts w:hint="eastAsia"/>
          <w:szCs w:val="22"/>
        </w:rPr>
        <w:t>다만</w:t>
      </w:r>
      <w:r>
        <w:rPr>
          <w:rFonts w:hint="eastAsia"/>
          <w:szCs w:val="22"/>
        </w:rPr>
        <w:t>,</w:t>
      </w:r>
      <w:r>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대상회사에서는</w:t>
      </w:r>
      <w:r>
        <w:rPr>
          <w:rFonts w:hint="eastAsia"/>
          <w:szCs w:val="22"/>
        </w:rPr>
        <w:t xml:space="preserve"> </w:t>
      </w:r>
      <w:r>
        <w:rPr>
          <w:rFonts w:hint="eastAsia"/>
          <w:szCs w:val="22"/>
        </w:rPr>
        <w:t>야간근로를</w:t>
      </w:r>
      <w:r>
        <w:rPr>
          <w:rFonts w:hint="eastAsia"/>
          <w:szCs w:val="22"/>
        </w:rPr>
        <w:t xml:space="preserve"> </w:t>
      </w:r>
      <w:r>
        <w:rPr>
          <w:rFonts w:hint="eastAsia"/>
          <w:szCs w:val="22"/>
        </w:rPr>
        <w:t>실시하지</w:t>
      </w:r>
      <w:r>
        <w:rPr>
          <w:rFonts w:hint="eastAsia"/>
          <w:szCs w:val="22"/>
        </w:rPr>
        <w:t xml:space="preserve"> </w:t>
      </w:r>
      <w:r>
        <w:rPr>
          <w:rFonts w:hint="eastAsia"/>
          <w:szCs w:val="22"/>
        </w:rPr>
        <w:t>않는</w:t>
      </w:r>
      <w:r>
        <w:rPr>
          <w:rFonts w:hint="eastAsia"/>
          <w:szCs w:val="22"/>
        </w:rPr>
        <w:t xml:space="preserve"> </w:t>
      </w:r>
      <w:r>
        <w:rPr>
          <w:rFonts w:hint="eastAsia"/>
          <w:szCs w:val="22"/>
        </w:rPr>
        <w:t>것을</w:t>
      </w:r>
      <w:r>
        <w:rPr>
          <w:rFonts w:hint="eastAsia"/>
          <w:szCs w:val="22"/>
        </w:rPr>
        <w:t xml:space="preserve"> </w:t>
      </w:r>
      <w:r>
        <w:rPr>
          <w:rFonts w:hint="eastAsia"/>
          <w:szCs w:val="22"/>
        </w:rPr>
        <w:t>원칙으로</w:t>
      </w:r>
      <w:r>
        <w:rPr>
          <w:rFonts w:hint="eastAsia"/>
          <w:szCs w:val="22"/>
        </w:rPr>
        <w:t xml:space="preserve"> </w:t>
      </w:r>
      <w:r>
        <w:rPr>
          <w:rFonts w:hint="eastAsia"/>
          <w:szCs w:val="22"/>
        </w:rPr>
        <w:t>하고</w:t>
      </w:r>
      <w:r>
        <w:rPr>
          <w:rFonts w:hint="eastAsia"/>
          <w:szCs w:val="22"/>
        </w:rPr>
        <w:t xml:space="preserve"> </w:t>
      </w:r>
      <w:r>
        <w:rPr>
          <w:rFonts w:hint="eastAsia"/>
          <w:szCs w:val="22"/>
        </w:rPr>
        <w:t>있고</w:t>
      </w:r>
      <w:r>
        <w:rPr>
          <w:rFonts w:hint="eastAsia"/>
          <w:szCs w:val="22"/>
        </w:rPr>
        <w:t>,</w:t>
      </w:r>
      <w:r>
        <w:rPr>
          <w:szCs w:val="22"/>
        </w:rPr>
        <w:t xml:space="preserve"> </w:t>
      </w:r>
      <w:r>
        <w:rPr>
          <w:rFonts w:hint="eastAsia"/>
          <w:szCs w:val="22"/>
        </w:rPr>
        <w:t>과거</w:t>
      </w:r>
      <w:r>
        <w:rPr>
          <w:rFonts w:hint="eastAsia"/>
          <w:szCs w:val="22"/>
        </w:rPr>
        <w:t xml:space="preserve"> </w:t>
      </w:r>
      <w:r>
        <w:rPr>
          <w:rFonts w:hint="eastAsia"/>
          <w:szCs w:val="22"/>
        </w:rPr>
        <w:t>직책자들을</w:t>
      </w:r>
      <w:r>
        <w:rPr>
          <w:rFonts w:hint="eastAsia"/>
          <w:szCs w:val="22"/>
        </w:rPr>
        <w:t xml:space="preserve"> </w:t>
      </w:r>
      <w:r>
        <w:rPr>
          <w:rFonts w:hint="eastAsia"/>
          <w:szCs w:val="22"/>
        </w:rPr>
        <w:t>관리감독자로</w:t>
      </w:r>
      <w:r>
        <w:rPr>
          <w:rFonts w:hint="eastAsia"/>
          <w:szCs w:val="22"/>
        </w:rPr>
        <w:t xml:space="preserve"> </w:t>
      </w:r>
      <w:r>
        <w:rPr>
          <w:rFonts w:hint="eastAsia"/>
          <w:szCs w:val="22"/>
        </w:rPr>
        <w:t>지정하지</w:t>
      </w:r>
      <w:r>
        <w:rPr>
          <w:rFonts w:hint="eastAsia"/>
          <w:szCs w:val="22"/>
        </w:rPr>
        <w:t xml:space="preserve"> </w:t>
      </w:r>
      <w:r>
        <w:rPr>
          <w:rFonts w:hint="eastAsia"/>
          <w:szCs w:val="22"/>
        </w:rPr>
        <w:t>않았던</w:t>
      </w:r>
      <w:r>
        <w:rPr>
          <w:rFonts w:hint="eastAsia"/>
          <w:szCs w:val="22"/>
        </w:rPr>
        <w:t xml:space="preserve"> </w:t>
      </w:r>
      <w:r>
        <w:rPr>
          <w:rFonts w:hint="eastAsia"/>
          <w:szCs w:val="22"/>
        </w:rPr>
        <w:t>시기에도</w:t>
      </w:r>
      <w:r>
        <w:rPr>
          <w:rFonts w:hint="eastAsia"/>
          <w:szCs w:val="22"/>
        </w:rPr>
        <w:t xml:space="preserve"> </w:t>
      </w:r>
      <w:r>
        <w:rPr>
          <w:rFonts w:hint="eastAsia"/>
          <w:szCs w:val="22"/>
        </w:rPr>
        <w:t>연장</w:t>
      </w:r>
      <w:r>
        <w:rPr>
          <w:rFonts w:hint="eastAsia"/>
          <w:szCs w:val="22"/>
        </w:rPr>
        <w:t>,</w:t>
      </w:r>
      <w:r>
        <w:rPr>
          <w:szCs w:val="22"/>
        </w:rPr>
        <w:t xml:space="preserve"> </w:t>
      </w:r>
      <w:r>
        <w:rPr>
          <w:rFonts w:hint="eastAsia"/>
          <w:szCs w:val="22"/>
        </w:rPr>
        <w:t>야간</w:t>
      </w:r>
      <w:r>
        <w:rPr>
          <w:rFonts w:hint="eastAsia"/>
          <w:szCs w:val="22"/>
        </w:rPr>
        <w:t>,</w:t>
      </w:r>
      <w:r>
        <w:rPr>
          <w:szCs w:val="22"/>
        </w:rPr>
        <w:t xml:space="preserve"> </w:t>
      </w:r>
      <w:r>
        <w:rPr>
          <w:rFonts w:hint="eastAsia"/>
          <w:szCs w:val="22"/>
        </w:rPr>
        <w:t>휴일근로를</w:t>
      </w:r>
      <w:r>
        <w:rPr>
          <w:rFonts w:hint="eastAsia"/>
          <w:szCs w:val="22"/>
        </w:rPr>
        <w:t xml:space="preserve"> </w:t>
      </w:r>
      <w:r>
        <w:rPr>
          <w:rFonts w:hint="eastAsia"/>
          <w:szCs w:val="22"/>
        </w:rPr>
        <w:t>한</w:t>
      </w:r>
      <w:r>
        <w:rPr>
          <w:rFonts w:hint="eastAsia"/>
          <w:szCs w:val="22"/>
        </w:rPr>
        <w:t xml:space="preserve"> </w:t>
      </w:r>
      <w:r>
        <w:rPr>
          <w:rFonts w:hint="eastAsia"/>
          <w:szCs w:val="22"/>
        </w:rPr>
        <w:t>직책자는</w:t>
      </w:r>
      <w:r>
        <w:rPr>
          <w:rFonts w:hint="eastAsia"/>
          <w:szCs w:val="22"/>
        </w:rPr>
        <w:t xml:space="preserve"> </w:t>
      </w:r>
      <w:r>
        <w:rPr>
          <w:szCs w:val="22"/>
        </w:rPr>
        <w:t>20</w:t>
      </w:r>
      <w:r>
        <w:rPr>
          <w:rFonts w:hint="eastAsia"/>
          <w:szCs w:val="22"/>
        </w:rPr>
        <w:t>명</w:t>
      </w:r>
      <w:r>
        <w:rPr>
          <w:rFonts w:hint="eastAsia"/>
          <w:szCs w:val="22"/>
        </w:rPr>
        <w:t xml:space="preserve"> </w:t>
      </w:r>
      <w:r>
        <w:rPr>
          <w:rFonts w:hint="eastAsia"/>
          <w:szCs w:val="22"/>
        </w:rPr>
        <w:t>수준에</w:t>
      </w:r>
      <w:r>
        <w:rPr>
          <w:rFonts w:hint="eastAsia"/>
          <w:szCs w:val="22"/>
        </w:rPr>
        <w:t xml:space="preserve"> </w:t>
      </w:r>
      <w:r>
        <w:rPr>
          <w:rFonts w:hint="eastAsia"/>
          <w:szCs w:val="22"/>
        </w:rPr>
        <w:t>불과한바</w:t>
      </w:r>
      <w:r>
        <w:rPr>
          <w:rFonts w:hint="eastAsia"/>
          <w:szCs w:val="22"/>
        </w:rPr>
        <w:t>,</w:t>
      </w:r>
      <w:r>
        <w:rPr>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금전적</w:t>
      </w:r>
      <w:r>
        <w:rPr>
          <w:rFonts w:hint="eastAsia"/>
          <w:szCs w:val="22"/>
        </w:rPr>
        <w:t xml:space="preserve"> </w:t>
      </w:r>
      <w:r>
        <w:rPr>
          <w:rFonts w:hint="eastAsia"/>
          <w:szCs w:val="22"/>
        </w:rPr>
        <w:t>영향의</w:t>
      </w:r>
      <w:r>
        <w:rPr>
          <w:rFonts w:hint="eastAsia"/>
          <w:szCs w:val="22"/>
        </w:rPr>
        <w:t xml:space="preserve"> </w:t>
      </w:r>
      <w:r>
        <w:rPr>
          <w:rFonts w:hint="eastAsia"/>
          <w:szCs w:val="22"/>
        </w:rPr>
        <w:t>수준이</w:t>
      </w:r>
      <w:r>
        <w:rPr>
          <w:rFonts w:hint="eastAsia"/>
          <w:szCs w:val="22"/>
        </w:rPr>
        <w:t xml:space="preserve"> </w:t>
      </w:r>
      <w:r>
        <w:rPr>
          <w:rFonts w:hint="eastAsia"/>
          <w:szCs w:val="22"/>
        </w:rPr>
        <w:t>높지는</w:t>
      </w:r>
      <w:r>
        <w:rPr>
          <w:rFonts w:hint="eastAsia"/>
          <w:szCs w:val="22"/>
        </w:rPr>
        <w:t xml:space="preserve"> </w:t>
      </w:r>
      <w:r>
        <w:rPr>
          <w:rFonts w:hint="eastAsia"/>
          <w:szCs w:val="22"/>
        </w:rPr>
        <w:t>않을</w:t>
      </w:r>
      <w:r>
        <w:rPr>
          <w:rFonts w:hint="eastAsia"/>
          <w:szCs w:val="22"/>
        </w:rPr>
        <w:t xml:space="preserve"> </w:t>
      </w:r>
      <w:r>
        <w:rPr>
          <w:rFonts w:hint="eastAsia"/>
          <w:szCs w:val="22"/>
        </w:rPr>
        <w:t>것으로</w:t>
      </w:r>
      <w:r>
        <w:rPr>
          <w:rFonts w:hint="eastAsia"/>
          <w:szCs w:val="22"/>
        </w:rPr>
        <w:t xml:space="preserve"> </w:t>
      </w:r>
      <w:r>
        <w:rPr>
          <w:rFonts w:hint="eastAsia"/>
          <w:szCs w:val="22"/>
        </w:rPr>
        <w:t>예상됨</w:t>
      </w:r>
      <w:r>
        <w:rPr>
          <w:rFonts w:hint="eastAsia"/>
          <w:szCs w:val="22"/>
        </w:rPr>
        <w:t>.</w:t>
      </w:r>
    </w:p>
    <w:p w14:paraId="107D87F3" w14:textId="77777777" w:rsidR="00026A7E" w:rsidRPr="00CB2B3F" w:rsidRDefault="00026A7E" w:rsidP="00026A7E">
      <w:pPr>
        <w:spacing w:after="240"/>
        <w:ind w:left="907"/>
        <w:rPr>
          <w:szCs w:val="22"/>
        </w:rPr>
      </w:pPr>
    </w:p>
    <w:p w14:paraId="3AD51E30" w14:textId="77777777" w:rsidR="00026A7E" w:rsidRPr="00F6484C" w:rsidRDefault="00026A7E" w:rsidP="00026A7E">
      <w:pPr>
        <w:pStyle w:val="a5"/>
        <w:numPr>
          <w:ilvl w:val="0"/>
          <w:numId w:val="28"/>
        </w:numPr>
        <w:spacing w:before="240" w:after="240"/>
        <w:ind w:leftChars="0"/>
        <w:outlineLvl w:val="1"/>
        <w:rPr>
          <w:b/>
          <w:color w:val="5D2A2C" w:themeColor="text2"/>
          <w:sz w:val="24"/>
        </w:rPr>
      </w:pPr>
      <w:r w:rsidRPr="00F6484C">
        <w:rPr>
          <w:b/>
          <w:color w:val="5D2A2C" w:themeColor="text2"/>
          <w:sz w:val="24"/>
        </w:rPr>
        <w:t>선택적</w:t>
      </w:r>
      <w:r w:rsidRPr="00F6484C">
        <w:rPr>
          <w:b/>
          <w:color w:val="5D2A2C" w:themeColor="text2"/>
          <w:sz w:val="24"/>
        </w:rPr>
        <w:t xml:space="preserve"> </w:t>
      </w:r>
      <w:r w:rsidRPr="00F6484C">
        <w:rPr>
          <w:b/>
          <w:color w:val="5D2A2C" w:themeColor="text2"/>
          <w:sz w:val="24"/>
        </w:rPr>
        <w:t>근로시간제의</w:t>
      </w:r>
      <w:r w:rsidRPr="00F6484C">
        <w:rPr>
          <w:b/>
          <w:color w:val="5D2A2C" w:themeColor="text2"/>
          <w:sz w:val="24"/>
        </w:rPr>
        <w:t xml:space="preserve"> </w:t>
      </w:r>
      <w:r w:rsidRPr="00F6484C">
        <w:rPr>
          <w:b/>
          <w:color w:val="5D2A2C" w:themeColor="text2"/>
          <w:sz w:val="24"/>
        </w:rPr>
        <w:t>총</w:t>
      </w:r>
      <w:r w:rsidRPr="00F6484C">
        <w:rPr>
          <w:b/>
          <w:color w:val="5D2A2C" w:themeColor="text2"/>
          <w:sz w:val="24"/>
        </w:rPr>
        <w:t xml:space="preserve"> </w:t>
      </w:r>
      <w:r w:rsidRPr="00F6484C">
        <w:rPr>
          <w:b/>
          <w:color w:val="5D2A2C" w:themeColor="text2"/>
          <w:sz w:val="24"/>
        </w:rPr>
        <w:t>근로시간</w:t>
      </w:r>
      <w:r w:rsidRPr="00F6484C">
        <w:rPr>
          <w:b/>
          <w:color w:val="5D2A2C" w:themeColor="text2"/>
          <w:sz w:val="24"/>
        </w:rPr>
        <w:t xml:space="preserve"> </w:t>
      </w:r>
      <w:r w:rsidRPr="00F6484C">
        <w:rPr>
          <w:b/>
          <w:color w:val="5D2A2C" w:themeColor="text2"/>
          <w:sz w:val="24"/>
        </w:rPr>
        <w:t>산정</w:t>
      </w:r>
      <w:r w:rsidRPr="00F6484C">
        <w:rPr>
          <w:b/>
          <w:color w:val="5D2A2C" w:themeColor="text2"/>
          <w:sz w:val="24"/>
        </w:rPr>
        <w:t xml:space="preserve"> </w:t>
      </w:r>
      <w:r w:rsidRPr="00F6484C">
        <w:rPr>
          <w:b/>
          <w:color w:val="5D2A2C" w:themeColor="text2"/>
          <w:sz w:val="24"/>
        </w:rPr>
        <w:t>이슈</w:t>
      </w:r>
    </w:p>
    <w:p w14:paraId="1CF3F806" w14:textId="77777777" w:rsidR="00026A7E" w:rsidRPr="00CB2B3F" w:rsidRDefault="00026A7E" w:rsidP="00026A7E">
      <w:pPr>
        <w:numPr>
          <w:ilvl w:val="0"/>
          <w:numId w:val="69"/>
        </w:numPr>
        <w:spacing w:after="240"/>
        <w:rPr>
          <w:b/>
          <w:szCs w:val="22"/>
        </w:rPr>
      </w:pPr>
      <w:r w:rsidRPr="00CB2B3F">
        <w:rPr>
          <w:b/>
          <w:szCs w:val="22"/>
        </w:rPr>
        <w:t>사실관계</w:t>
      </w:r>
    </w:p>
    <w:p w14:paraId="567EB6D3" w14:textId="77777777" w:rsidR="00026A7E" w:rsidRPr="00CB2B3F" w:rsidRDefault="00026A7E" w:rsidP="00026A7E">
      <w:pPr>
        <w:spacing w:after="240"/>
        <w:ind w:left="907"/>
        <w:rPr>
          <w:szCs w:val="22"/>
        </w:rPr>
      </w:pPr>
      <w:r w:rsidRPr="00CB2B3F">
        <w:rPr>
          <w:szCs w:val="22"/>
        </w:rPr>
        <w:t>제공된</w:t>
      </w:r>
      <w:r w:rsidRPr="00CB2B3F">
        <w:rPr>
          <w:szCs w:val="22"/>
        </w:rPr>
        <w:t xml:space="preserve"> </w:t>
      </w:r>
      <w:r w:rsidRPr="00CB2B3F">
        <w:rPr>
          <w:szCs w:val="22"/>
        </w:rPr>
        <w:t>선택적</w:t>
      </w:r>
      <w:r w:rsidRPr="00CB2B3F">
        <w:rPr>
          <w:szCs w:val="22"/>
        </w:rPr>
        <w:t xml:space="preserve"> </w:t>
      </w:r>
      <w:r w:rsidRPr="00CB2B3F">
        <w:rPr>
          <w:szCs w:val="22"/>
        </w:rPr>
        <w:t>근로시간제</w:t>
      </w:r>
      <w:r w:rsidRPr="00CB2B3F">
        <w:rPr>
          <w:szCs w:val="22"/>
        </w:rPr>
        <w:t xml:space="preserve"> </w:t>
      </w:r>
      <w:r w:rsidRPr="00CB2B3F">
        <w:rPr>
          <w:szCs w:val="22"/>
        </w:rPr>
        <w:t>노사합의서에</w:t>
      </w:r>
      <w:r w:rsidRPr="00CB2B3F">
        <w:rPr>
          <w:szCs w:val="22"/>
        </w:rPr>
        <w:t xml:space="preserve"> </w:t>
      </w:r>
      <w:r w:rsidRPr="00CB2B3F">
        <w:rPr>
          <w:szCs w:val="22"/>
        </w:rPr>
        <w:t>의하면</w:t>
      </w:r>
      <w:r w:rsidRPr="00CB2B3F">
        <w:rPr>
          <w:szCs w:val="22"/>
        </w:rPr>
        <w:t xml:space="preserve"> </w:t>
      </w:r>
      <w:r w:rsidRPr="00CB2B3F">
        <w:rPr>
          <w:szCs w:val="22"/>
        </w:rPr>
        <w:t>대상회사와</w:t>
      </w:r>
      <w:r w:rsidRPr="00CB2B3F">
        <w:rPr>
          <w:szCs w:val="22"/>
        </w:rPr>
        <w:t xml:space="preserve"> </w:t>
      </w:r>
      <w:r w:rsidRPr="00CB2B3F">
        <w:rPr>
          <w:szCs w:val="22"/>
        </w:rPr>
        <w:t>근로자대표는</w:t>
      </w:r>
      <w:r w:rsidRPr="00CB2B3F">
        <w:rPr>
          <w:szCs w:val="22"/>
        </w:rPr>
        <w:t xml:space="preserve"> </w:t>
      </w:r>
      <w:r w:rsidRPr="00CB2B3F">
        <w:rPr>
          <w:szCs w:val="22"/>
        </w:rPr>
        <w:t>간주근로제</w:t>
      </w:r>
      <w:r>
        <w:rPr>
          <w:rStyle w:val="ac"/>
          <w:szCs w:val="22"/>
        </w:rPr>
        <w:footnoteReference w:id="49"/>
      </w:r>
      <w:r w:rsidRPr="00CB2B3F">
        <w:rPr>
          <w:szCs w:val="22"/>
        </w:rPr>
        <w:t xml:space="preserve"> </w:t>
      </w:r>
      <w:r w:rsidRPr="00CB2B3F">
        <w:rPr>
          <w:szCs w:val="22"/>
        </w:rPr>
        <w:t>대상</w:t>
      </w:r>
      <w:r w:rsidRPr="00CB2B3F">
        <w:rPr>
          <w:szCs w:val="22"/>
        </w:rPr>
        <w:t xml:space="preserve"> </w:t>
      </w:r>
      <w:r w:rsidRPr="00CB2B3F">
        <w:rPr>
          <w:szCs w:val="22"/>
        </w:rPr>
        <w:t>근로자</w:t>
      </w:r>
      <w:r w:rsidRPr="00CB2B3F">
        <w:rPr>
          <w:szCs w:val="22"/>
        </w:rPr>
        <w:t>(</w:t>
      </w:r>
      <w:r w:rsidRPr="00CB2B3F">
        <w:rPr>
          <w:szCs w:val="22"/>
        </w:rPr>
        <w:t>영업직</w:t>
      </w:r>
      <w:r w:rsidRPr="00CB2B3F">
        <w:rPr>
          <w:szCs w:val="22"/>
        </w:rPr>
        <w:t xml:space="preserve">, </w:t>
      </w:r>
      <w:r w:rsidRPr="00CB2B3F">
        <w:rPr>
          <w:szCs w:val="22"/>
        </w:rPr>
        <w:t>영업관리직</w:t>
      </w:r>
      <w:r w:rsidRPr="00CB2B3F">
        <w:rPr>
          <w:szCs w:val="22"/>
        </w:rPr>
        <w:t>, AS</w:t>
      </w:r>
      <w:r w:rsidRPr="00CB2B3F">
        <w:rPr>
          <w:szCs w:val="22"/>
        </w:rPr>
        <w:t>직</w:t>
      </w:r>
      <w:r w:rsidRPr="00CB2B3F">
        <w:rPr>
          <w:szCs w:val="22"/>
        </w:rPr>
        <w:t xml:space="preserve"> </w:t>
      </w:r>
      <w:r w:rsidRPr="00CB2B3F">
        <w:rPr>
          <w:szCs w:val="22"/>
        </w:rPr>
        <w:t>등</w:t>
      </w:r>
      <w:r w:rsidRPr="00CB2B3F">
        <w:rPr>
          <w:szCs w:val="22"/>
        </w:rPr>
        <w:t xml:space="preserve">) </w:t>
      </w:r>
      <w:r w:rsidRPr="00CB2B3F">
        <w:rPr>
          <w:szCs w:val="22"/>
        </w:rPr>
        <w:t>및</w:t>
      </w:r>
      <w:r w:rsidRPr="00CB2B3F">
        <w:rPr>
          <w:szCs w:val="22"/>
        </w:rPr>
        <w:t xml:space="preserve"> </w:t>
      </w:r>
      <w:r w:rsidRPr="00CB2B3F">
        <w:rPr>
          <w:szCs w:val="22"/>
        </w:rPr>
        <w:t>재량근로제</w:t>
      </w:r>
      <w:r>
        <w:rPr>
          <w:rStyle w:val="ac"/>
          <w:szCs w:val="22"/>
        </w:rPr>
        <w:footnoteReference w:id="50"/>
      </w:r>
      <w:r w:rsidRPr="00CB2B3F">
        <w:rPr>
          <w:szCs w:val="22"/>
        </w:rPr>
        <w:t xml:space="preserve"> </w:t>
      </w:r>
      <w:r w:rsidRPr="00CB2B3F">
        <w:rPr>
          <w:szCs w:val="22"/>
        </w:rPr>
        <w:t>대상</w:t>
      </w:r>
      <w:r w:rsidRPr="00CB2B3F">
        <w:rPr>
          <w:szCs w:val="22"/>
        </w:rPr>
        <w:t xml:space="preserve"> </w:t>
      </w:r>
      <w:r w:rsidRPr="00CB2B3F">
        <w:rPr>
          <w:szCs w:val="22"/>
        </w:rPr>
        <w:t>근로자</w:t>
      </w:r>
      <w:r w:rsidRPr="00CB2B3F">
        <w:rPr>
          <w:szCs w:val="22"/>
        </w:rPr>
        <w:t>(MD</w:t>
      </w:r>
      <w:r w:rsidRPr="00CB2B3F">
        <w:rPr>
          <w:szCs w:val="22"/>
        </w:rPr>
        <w:t>직</w:t>
      </w:r>
      <w:r w:rsidRPr="00CB2B3F">
        <w:rPr>
          <w:szCs w:val="22"/>
        </w:rPr>
        <w:t xml:space="preserve"> </w:t>
      </w:r>
      <w:r w:rsidRPr="00CB2B3F">
        <w:rPr>
          <w:szCs w:val="22"/>
        </w:rPr>
        <w:t>등</w:t>
      </w:r>
      <w:r w:rsidRPr="00CB2B3F">
        <w:rPr>
          <w:szCs w:val="22"/>
        </w:rPr>
        <w:t>)</w:t>
      </w:r>
      <w:r w:rsidRPr="00CB2B3F">
        <w:rPr>
          <w:szCs w:val="22"/>
        </w:rPr>
        <w:t>을</w:t>
      </w:r>
      <w:r w:rsidRPr="00CB2B3F">
        <w:rPr>
          <w:szCs w:val="22"/>
        </w:rPr>
        <w:t xml:space="preserve"> </w:t>
      </w:r>
      <w:r w:rsidRPr="00CB2B3F">
        <w:rPr>
          <w:szCs w:val="22"/>
        </w:rPr>
        <w:t>제외한</w:t>
      </w:r>
      <w:r w:rsidRPr="00CB2B3F">
        <w:rPr>
          <w:szCs w:val="22"/>
        </w:rPr>
        <w:t xml:space="preserve"> </w:t>
      </w:r>
      <w:r w:rsidRPr="00CB2B3F">
        <w:rPr>
          <w:szCs w:val="22"/>
        </w:rPr>
        <w:t>전사</w:t>
      </w:r>
      <w:r w:rsidRPr="00CB2B3F">
        <w:rPr>
          <w:szCs w:val="22"/>
        </w:rPr>
        <w:t xml:space="preserve"> </w:t>
      </w:r>
      <w:r w:rsidRPr="00CB2B3F">
        <w:rPr>
          <w:szCs w:val="22"/>
        </w:rPr>
        <w:t>사무직</w:t>
      </w:r>
      <w:r w:rsidRPr="00CB2B3F">
        <w:rPr>
          <w:szCs w:val="22"/>
        </w:rPr>
        <w:t xml:space="preserve"> </w:t>
      </w:r>
      <w:r w:rsidRPr="00CB2B3F">
        <w:rPr>
          <w:szCs w:val="22"/>
        </w:rPr>
        <w:t>직원에</w:t>
      </w:r>
      <w:r w:rsidRPr="00CB2B3F">
        <w:rPr>
          <w:szCs w:val="22"/>
        </w:rPr>
        <w:t xml:space="preserve"> </w:t>
      </w:r>
      <w:r w:rsidRPr="00CB2B3F">
        <w:rPr>
          <w:szCs w:val="22"/>
        </w:rPr>
        <w:t>대하여</w:t>
      </w:r>
      <w:r w:rsidRPr="00CB2B3F">
        <w:rPr>
          <w:szCs w:val="22"/>
        </w:rPr>
        <w:t xml:space="preserve"> 1</w:t>
      </w:r>
      <w:r w:rsidRPr="00CB2B3F">
        <w:rPr>
          <w:szCs w:val="22"/>
        </w:rPr>
        <w:t>개월</w:t>
      </w:r>
      <w:r w:rsidRPr="00CB2B3F">
        <w:rPr>
          <w:szCs w:val="22"/>
        </w:rPr>
        <w:t xml:space="preserve"> </w:t>
      </w:r>
      <w:r w:rsidRPr="00CB2B3F">
        <w:rPr>
          <w:szCs w:val="22"/>
        </w:rPr>
        <w:t>단위의</w:t>
      </w:r>
      <w:r w:rsidRPr="00CB2B3F">
        <w:rPr>
          <w:szCs w:val="22"/>
        </w:rPr>
        <w:t xml:space="preserve"> </w:t>
      </w:r>
      <w:r w:rsidRPr="00CB2B3F">
        <w:rPr>
          <w:szCs w:val="22"/>
        </w:rPr>
        <w:t>선택적</w:t>
      </w:r>
      <w:r w:rsidRPr="00CB2B3F">
        <w:rPr>
          <w:szCs w:val="22"/>
        </w:rPr>
        <w:t xml:space="preserve"> </w:t>
      </w:r>
      <w:r w:rsidRPr="00CB2B3F">
        <w:rPr>
          <w:szCs w:val="22"/>
        </w:rPr>
        <w:t>근로시간제를</w:t>
      </w:r>
      <w:r w:rsidRPr="00CB2B3F">
        <w:rPr>
          <w:szCs w:val="22"/>
        </w:rPr>
        <w:t xml:space="preserve"> </w:t>
      </w:r>
      <w:r w:rsidRPr="00CB2B3F">
        <w:rPr>
          <w:szCs w:val="22"/>
        </w:rPr>
        <w:t>적용하고</w:t>
      </w:r>
      <w:r w:rsidRPr="00CB2B3F">
        <w:rPr>
          <w:szCs w:val="22"/>
        </w:rPr>
        <w:t xml:space="preserve">, </w:t>
      </w:r>
      <w:r w:rsidRPr="00CB2B3F">
        <w:rPr>
          <w:szCs w:val="22"/>
        </w:rPr>
        <w:t>총</w:t>
      </w:r>
      <w:r w:rsidRPr="00CB2B3F">
        <w:rPr>
          <w:szCs w:val="22"/>
        </w:rPr>
        <w:t xml:space="preserve"> </w:t>
      </w:r>
      <w:r w:rsidRPr="00CB2B3F">
        <w:rPr>
          <w:szCs w:val="22"/>
        </w:rPr>
        <w:t>근로시간을</w:t>
      </w:r>
      <w:r w:rsidRPr="00CB2B3F">
        <w:rPr>
          <w:szCs w:val="22"/>
        </w:rPr>
        <w:t xml:space="preserve"> ‘1</w:t>
      </w:r>
      <w:r w:rsidRPr="00CB2B3F">
        <w:rPr>
          <w:szCs w:val="22"/>
        </w:rPr>
        <w:t>일</w:t>
      </w:r>
      <w:r w:rsidRPr="00CB2B3F">
        <w:rPr>
          <w:szCs w:val="22"/>
        </w:rPr>
        <w:t xml:space="preserve"> 8</w:t>
      </w:r>
      <w:r w:rsidRPr="00CB2B3F">
        <w:rPr>
          <w:szCs w:val="22"/>
        </w:rPr>
        <w:t>시간</w:t>
      </w:r>
      <w:r w:rsidRPr="00CB2B3F">
        <w:rPr>
          <w:szCs w:val="22"/>
        </w:rPr>
        <w:t xml:space="preserve"> * </w:t>
      </w:r>
      <w:r w:rsidRPr="00CB2B3F">
        <w:rPr>
          <w:szCs w:val="22"/>
        </w:rPr>
        <w:t>해당</w:t>
      </w:r>
      <w:r w:rsidRPr="00CB2B3F">
        <w:rPr>
          <w:szCs w:val="22"/>
        </w:rPr>
        <w:t xml:space="preserve"> </w:t>
      </w:r>
      <w:r w:rsidRPr="00CB2B3F">
        <w:rPr>
          <w:szCs w:val="22"/>
        </w:rPr>
        <w:t>월의</w:t>
      </w:r>
      <w:r w:rsidRPr="00CB2B3F">
        <w:rPr>
          <w:szCs w:val="22"/>
        </w:rPr>
        <w:t xml:space="preserve"> </w:t>
      </w:r>
      <w:r w:rsidRPr="00CB2B3F">
        <w:rPr>
          <w:szCs w:val="22"/>
        </w:rPr>
        <w:t>소정근로일수</w:t>
      </w:r>
      <w:r w:rsidRPr="00CB2B3F">
        <w:rPr>
          <w:szCs w:val="22"/>
        </w:rPr>
        <w:t>(</w:t>
      </w:r>
      <w:r w:rsidRPr="00CB2B3F">
        <w:rPr>
          <w:szCs w:val="22"/>
        </w:rPr>
        <w:t>휴일</w:t>
      </w:r>
      <w:r w:rsidRPr="00CB2B3F">
        <w:rPr>
          <w:szCs w:val="22"/>
        </w:rPr>
        <w:t>/</w:t>
      </w:r>
      <w:r w:rsidRPr="00CB2B3F">
        <w:rPr>
          <w:szCs w:val="22"/>
        </w:rPr>
        <w:t>휴무일</w:t>
      </w:r>
      <w:r w:rsidRPr="00CB2B3F">
        <w:rPr>
          <w:szCs w:val="22"/>
        </w:rPr>
        <w:t xml:space="preserve"> </w:t>
      </w:r>
      <w:r w:rsidRPr="00CB2B3F">
        <w:rPr>
          <w:szCs w:val="22"/>
        </w:rPr>
        <w:t>제외</w:t>
      </w:r>
      <w:r w:rsidRPr="00CB2B3F">
        <w:rPr>
          <w:szCs w:val="22"/>
        </w:rPr>
        <w:t>)’</w:t>
      </w:r>
      <w:r w:rsidRPr="00CB2B3F">
        <w:rPr>
          <w:szCs w:val="22"/>
        </w:rPr>
        <w:t>의</w:t>
      </w:r>
      <w:r w:rsidRPr="00CB2B3F">
        <w:rPr>
          <w:szCs w:val="22"/>
        </w:rPr>
        <w:t xml:space="preserve"> </w:t>
      </w:r>
      <w:r w:rsidRPr="00CB2B3F">
        <w:rPr>
          <w:szCs w:val="22"/>
        </w:rPr>
        <w:t>산식에</w:t>
      </w:r>
      <w:r w:rsidRPr="00CB2B3F">
        <w:rPr>
          <w:szCs w:val="22"/>
        </w:rPr>
        <w:t xml:space="preserve"> </w:t>
      </w:r>
      <w:r w:rsidRPr="00CB2B3F">
        <w:rPr>
          <w:szCs w:val="22"/>
        </w:rPr>
        <w:t>따라</w:t>
      </w:r>
      <w:r w:rsidRPr="00CB2B3F">
        <w:rPr>
          <w:szCs w:val="22"/>
        </w:rPr>
        <w:t xml:space="preserve"> </w:t>
      </w:r>
      <w:r w:rsidRPr="00CB2B3F">
        <w:rPr>
          <w:szCs w:val="22"/>
        </w:rPr>
        <w:t>계산하는</w:t>
      </w:r>
      <w:r w:rsidRPr="00CB2B3F">
        <w:rPr>
          <w:szCs w:val="22"/>
        </w:rPr>
        <w:t xml:space="preserve"> </w:t>
      </w:r>
      <w:r w:rsidRPr="00CB2B3F">
        <w:rPr>
          <w:szCs w:val="22"/>
        </w:rPr>
        <w:t>것으로</w:t>
      </w:r>
      <w:r w:rsidRPr="00CB2B3F">
        <w:rPr>
          <w:szCs w:val="22"/>
        </w:rPr>
        <w:t xml:space="preserve"> </w:t>
      </w:r>
      <w:r w:rsidRPr="00CB2B3F">
        <w:rPr>
          <w:szCs w:val="22"/>
        </w:rPr>
        <w:t>합의하였음</w:t>
      </w:r>
      <w:r w:rsidRPr="00CB2B3F">
        <w:rPr>
          <w:szCs w:val="22"/>
        </w:rPr>
        <w:t>.</w:t>
      </w:r>
    </w:p>
    <w:p w14:paraId="327B91E0" w14:textId="77777777" w:rsidR="00026A7E" w:rsidRPr="00CB2B3F" w:rsidRDefault="00026A7E" w:rsidP="00026A7E">
      <w:pPr>
        <w:spacing w:line="350" w:lineRule="atLeast"/>
        <w:ind w:left="454"/>
      </w:pPr>
    </w:p>
    <w:p w14:paraId="4997FD51" w14:textId="77777777" w:rsidR="00026A7E" w:rsidRPr="00CB2B3F" w:rsidRDefault="00026A7E" w:rsidP="00026A7E">
      <w:pPr>
        <w:numPr>
          <w:ilvl w:val="0"/>
          <w:numId w:val="69"/>
        </w:numPr>
        <w:spacing w:after="240"/>
        <w:rPr>
          <w:b/>
          <w:szCs w:val="22"/>
        </w:rPr>
      </w:pPr>
      <w:r w:rsidRPr="00CB2B3F">
        <w:rPr>
          <w:b/>
          <w:szCs w:val="22"/>
        </w:rPr>
        <w:t>분석</w:t>
      </w:r>
    </w:p>
    <w:p w14:paraId="66DDD614" w14:textId="77777777" w:rsidR="00026A7E" w:rsidRDefault="00026A7E" w:rsidP="00026A7E">
      <w:pPr>
        <w:spacing w:after="240"/>
        <w:ind w:left="907"/>
        <w:rPr>
          <w:szCs w:val="22"/>
        </w:rPr>
      </w:pPr>
      <w:r w:rsidRPr="00CB2B3F">
        <w:rPr>
          <w:szCs w:val="22"/>
        </w:rPr>
        <w:t>1</w:t>
      </w:r>
      <w:r w:rsidRPr="00CB2B3F">
        <w:rPr>
          <w:szCs w:val="22"/>
        </w:rPr>
        <w:t>개월</w:t>
      </w:r>
      <w:r w:rsidRPr="00CB2B3F">
        <w:rPr>
          <w:szCs w:val="22"/>
        </w:rPr>
        <w:t xml:space="preserve"> </w:t>
      </w:r>
      <w:r w:rsidRPr="00CB2B3F">
        <w:rPr>
          <w:szCs w:val="22"/>
        </w:rPr>
        <w:t>단위의</w:t>
      </w:r>
      <w:r w:rsidRPr="00CB2B3F">
        <w:rPr>
          <w:szCs w:val="22"/>
        </w:rPr>
        <w:t xml:space="preserve"> </w:t>
      </w:r>
      <w:r w:rsidRPr="00CB2B3F">
        <w:rPr>
          <w:szCs w:val="22"/>
        </w:rPr>
        <w:t>선택적</w:t>
      </w:r>
      <w:r w:rsidRPr="00CB2B3F">
        <w:rPr>
          <w:szCs w:val="22"/>
        </w:rPr>
        <w:t xml:space="preserve"> </w:t>
      </w:r>
      <w:r w:rsidRPr="00CB2B3F">
        <w:rPr>
          <w:szCs w:val="22"/>
        </w:rPr>
        <w:t>근로시간제는</w:t>
      </w:r>
      <w:r w:rsidRPr="00CB2B3F">
        <w:rPr>
          <w:szCs w:val="22"/>
        </w:rPr>
        <w:t xml:space="preserve"> </w:t>
      </w:r>
      <w:r w:rsidRPr="00CB2B3F">
        <w:rPr>
          <w:szCs w:val="22"/>
        </w:rPr>
        <w:t>시작</w:t>
      </w:r>
      <w:r w:rsidRPr="00CB2B3F">
        <w:rPr>
          <w:szCs w:val="22"/>
        </w:rPr>
        <w:t xml:space="preserve"> </w:t>
      </w:r>
      <w:r w:rsidRPr="00CB2B3F">
        <w:rPr>
          <w:szCs w:val="22"/>
        </w:rPr>
        <w:t>및</w:t>
      </w:r>
      <w:r w:rsidRPr="00CB2B3F">
        <w:rPr>
          <w:szCs w:val="22"/>
        </w:rPr>
        <w:t xml:space="preserve"> </w:t>
      </w:r>
      <w:r w:rsidRPr="00CB2B3F">
        <w:rPr>
          <w:szCs w:val="22"/>
        </w:rPr>
        <w:t>종료</w:t>
      </w:r>
      <w:r w:rsidRPr="00CB2B3F">
        <w:rPr>
          <w:szCs w:val="22"/>
        </w:rPr>
        <w:t xml:space="preserve"> </w:t>
      </w:r>
      <w:r w:rsidRPr="00CB2B3F">
        <w:rPr>
          <w:szCs w:val="22"/>
        </w:rPr>
        <w:t>시각을</w:t>
      </w:r>
      <w:r w:rsidRPr="00CB2B3F">
        <w:rPr>
          <w:szCs w:val="22"/>
        </w:rPr>
        <w:t xml:space="preserve"> </w:t>
      </w:r>
      <w:r w:rsidRPr="00CB2B3F">
        <w:rPr>
          <w:szCs w:val="22"/>
        </w:rPr>
        <w:t>근로자의</w:t>
      </w:r>
      <w:r w:rsidRPr="00CB2B3F">
        <w:rPr>
          <w:szCs w:val="22"/>
        </w:rPr>
        <w:t xml:space="preserve"> </w:t>
      </w:r>
      <w:r w:rsidRPr="00CB2B3F">
        <w:rPr>
          <w:szCs w:val="22"/>
        </w:rPr>
        <w:t>결정에</w:t>
      </w:r>
      <w:r w:rsidRPr="00CB2B3F">
        <w:rPr>
          <w:szCs w:val="22"/>
        </w:rPr>
        <w:t xml:space="preserve"> </w:t>
      </w:r>
      <w:r w:rsidRPr="00CB2B3F">
        <w:rPr>
          <w:szCs w:val="22"/>
        </w:rPr>
        <w:t>맡기기로</w:t>
      </w:r>
      <w:r w:rsidRPr="00CB2B3F">
        <w:rPr>
          <w:szCs w:val="22"/>
        </w:rPr>
        <w:t xml:space="preserve"> </w:t>
      </w:r>
      <w:r w:rsidRPr="00CB2B3F">
        <w:rPr>
          <w:szCs w:val="22"/>
        </w:rPr>
        <w:t>한</w:t>
      </w:r>
      <w:r w:rsidRPr="00CB2B3F">
        <w:rPr>
          <w:szCs w:val="22"/>
        </w:rPr>
        <w:t xml:space="preserve"> </w:t>
      </w:r>
      <w:r w:rsidRPr="00CB2B3F">
        <w:rPr>
          <w:szCs w:val="22"/>
        </w:rPr>
        <w:t>근로자에</w:t>
      </w:r>
      <w:r w:rsidRPr="00CB2B3F">
        <w:rPr>
          <w:szCs w:val="22"/>
        </w:rPr>
        <w:t xml:space="preserve"> </w:t>
      </w:r>
      <w:r w:rsidRPr="00CB2B3F">
        <w:rPr>
          <w:szCs w:val="22"/>
        </w:rPr>
        <w:t>대하여</w:t>
      </w:r>
      <w:r w:rsidRPr="00CB2B3F">
        <w:rPr>
          <w:szCs w:val="22"/>
        </w:rPr>
        <w:t xml:space="preserve"> </w:t>
      </w:r>
      <w:r w:rsidRPr="00CB2B3F">
        <w:rPr>
          <w:szCs w:val="22"/>
        </w:rPr>
        <w:t>근로자대표와의</w:t>
      </w:r>
      <w:r w:rsidRPr="00CB2B3F">
        <w:rPr>
          <w:szCs w:val="22"/>
        </w:rPr>
        <w:t xml:space="preserve"> </w:t>
      </w:r>
      <w:r w:rsidRPr="00CB2B3F">
        <w:rPr>
          <w:szCs w:val="22"/>
        </w:rPr>
        <w:t>서면</w:t>
      </w:r>
      <w:r w:rsidRPr="00CB2B3F">
        <w:rPr>
          <w:szCs w:val="22"/>
        </w:rPr>
        <w:t xml:space="preserve"> </w:t>
      </w:r>
      <w:r w:rsidRPr="00CB2B3F">
        <w:rPr>
          <w:szCs w:val="22"/>
        </w:rPr>
        <w:t>합의에</w:t>
      </w:r>
      <w:r w:rsidRPr="00CB2B3F">
        <w:rPr>
          <w:szCs w:val="22"/>
        </w:rPr>
        <w:t xml:space="preserve"> </w:t>
      </w:r>
      <w:r w:rsidRPr="00CB2B3F">
        <w:rPr>
          <w:szCs w:val="22"/>
        </w:rPr>
        <w:t>따라</w:t>
      </w:r>
      <w:r w:rsidRPr="00CB2B3F">
        <w:rPr>
          <w:szCs w:val="22"/>
        </w:rPr>
        <w:t xml:space="preserve"> 1</w:t>
      </w:r>
      <w:r w:rsidRPr="00CB2B3F">
        <w:rPr>
          <w:szCs w:val="22"/>
        </w:rPr>
        <w:t>개월</w:t>
      </w:r>
      <w:r w:rsidRPr="00CB2B3F">
        <w:t xml:space="preserve"> </w:t>
      </w:r>
      <w:r w:rsidRPr="00CB2B3F">
        <w:rPr>
          <w:szCs w:val="22"/>
        </w:rPr>
        <w:t>이내의</w:t>
      </w:r>
      <w:r w:rsidRPr="00CB2B3F">
        <w:rPr>
          <w:szCs w:val="22"/>
        </w:rPr>
        <w:t xml:space="preserve"> </w:t>
      </w:r>
      <w:r w:rsidRPr="00CB2B3F">
        <w:rPr>
          <w:szCs w:val="22"/>
        </w:rPr>
        <w:t>정산기간을</w:t>
      </w:r>
      <w:r w:rsidRPr="00CB2B3F">
        <w:rPr>
          <w:szCs w:val="22"/>
        </w:rPr>
        <w:t xml:space="preserve"> </w:t>
      </w:r>
      <w:r w:rsidRPr="00CB2B3F">
        <w:rPr>
          <w:szCs w:val="22"/>
        </w:rPr>
        <w:t>평균하여</w:t>
      </w:r>
      <w:r w:rsidRPr="00CB2B3F">
        <w:rPr>
          <w:szCs w:val="22"/>
        </w:rPr>
        <w:t xml:space="preserve"> 1</w:t>
      </w:r>
      <w:r w:rsidRPr="00CB2B3F">
        <w:rPr>
          <w:szCs w:val="22"/>
        </w:rPr>
        <w:t>주간의</w:t>
      </w:r>
      <w:r w:rsidRPr="00CB2B3F">
        <w:rPr>
          <w:szCs w:val="22"/>
        </w:rPr>
        <w:t xml:space="preserve"> </w:t>
      </w:r>
      <w:r w:rsidRPr="00CB2B3F">
        <w:rPr>
          <w:szCs w:val="22"/>
        </w:rPr>
        <w:t>근로시간이</w:t>
      </w:r>
      <w:r w:rsidRPr="00CB2B3F">
        <w:rPr>
          <w:szCs w:val="22"/>
        </w:rPr>
        <w:t xml:space="preserve"> 40</w:t>
      </w:r>
      <w:r w:rsidRPr="00CB2B3F">
        <w:rPr>
          <w:szCs w:val="22"/>
        </w:rPr>
        <w:t>시간을</w:t>
      </w:r>
      <w:r w:rsidRPr="00CB2B3F">
        <w:rPr>
          <w:szCs w:val="22"/>
        </w:rPr>
        <w:t xml:space="preserve"> </w:t>
      </w:r>
      <w:r w:rsidRPr="00CB2B3F">
        <w:rPr>
          <w:szCs w:val="22"/>
        </w:rPr>
        <w:t>초과하지</w:t>
      </w:r>
      <w:r w:rsidRPr="00CB2B3F">
        <w:rPr>
          <w:szCs w:val="22"/>
        </w:rPr>
        <w:t xml:space="preserve"> </w:t>
      </w:r>
      <w:r w:rsidRPr="00CB2B3F">
        <w:rPr>
          <w:szCs w:val="22"/>
        </w:rPr>
        <w:t>아니하는</w:t>
      </w:r>
      <w:r w:rsidRPr="00CB2B3F">
        <w:rPr>
          <w:szCs w:val="22"/>
        </w:rPr>
        <w:t xml:space="preserve"> </w:t>
      </w:r>
      <w:r w:rsidRPr="00CB2B3F">
        <w:rPr>
          <w:szCs w:val="22"/>
        </w:rPr>
        <w:t>범위에서</w:t>
      </w:r>
      <w:r w:rsidRPr="00CB2B3F">
        <w:rPr>
          <w:szCs w:val="22"/>
        </w:rPr>
        <w:t xml:space="preserve"> 1</w:t>
      </w:r>
      <w:r w:rsidRPr="00CB2B3F">
        <w:rPr>
          <w:szCs w:val="22"/>
        </w:rPr>
        <w:t>주</w:t>
      </w:r>
      <w:r w:rsidRPr="00CB2B3F">
        <w:rPr>
          <w:szCs w:val="22"/>
        </w:rPr>
        <w:t xml:space="preserve"> 40</w:t>
      </w:r>
      <w:r w:rsidRPr="00CB2B3F">
        <w:rPr>
          <w:szCs w:val="22"/>
        </w:rPr>
        <w:t>시간</w:t>
      </w:r>
      <w:r w:rsidRPr="00CB2B3F">
        <w:rPr>
          <w:szCs w:val="22"/>
        </w:rPr>
        <w:t>, 1</w:t>
      </w:r>
      <w:r w:rsidRPr="00CB2B3F">
        <w:rPr>
          <w:szCs w:val="22"/>
        </w:rPr>
        <w:t>일</w:t>
      </w:r>
      <w:r w:rsidRPr="00CB2B3F">
        <w:rPr>
          <w:szCs w:val="22"/>
        </w:rPr>
        <w:t xml:space="preserve"> 8</w:t>
      </w:r>
      <w:r w:rsidRPr="00CB2B3F">
        <w:rPr>
          <w:szCs w:val="22"/>
        </w:rPr>
        <w:t>시간의</w:t>
      </w:r>
      <w:r w:rsidRPr="00CB2B3F">
        <w:rPr>
          <w:szCs w:val="22"/>
        </w:rPr>
        <w:t xml:space="preserve"> </w:t>
      </w:r>
      <w:r w:rsidRPr="00CB2B3F">
        <w:rPr>
          <w:szCs w:val="22"/>
        </w:rPr>
        <w:t>근로시간을</w:t>
      </w:r>
      <w:r w:rsidRPr="00CB2B3F">
        <w:rPr>
          <w:szCs w:val="22"/>
        </w:rPr>
        <w:t xml:space="preserve"> </w:t>
      </w:r>
      <w:r w:rsidRPr="00CB2B3F">
        <w:rPr>
          <w:szCs w:val="22"/>
        </w:rPr>
        <w:t>초과하여</w:t>
      </w:r>
      <w:r w:rsidRPr="00CB2B3F">
        <w:rPr>
          <w:szCs w:val="22"/>
        </w:rPr>
        <w:t xml:space="preserve"> </w:t>
      </w:r>
      <w:r w:rsidRPr="00CB2B3F">
        <w:rPr>
          <w:szCs w:val="22"/>
        </w:rPr>
        <w:t>근로하게</w:t>
      </w:r>
      <w:r w:rsidRPr="00CB2B3F">
        <w:rPr>
          <w:szCs w:val="22"/>
        </w:rPr>
        <w:t xml:space="preserve"> </w:t>
      </w:r>
      <w:r w:rsidRPr="00CB2B3F">
        <w:rPr>
          <w:szCs w:val="22"/>
        </w:rPr>
        <w:t>할</w:t>
      </w:r>
      <w:r w:rsidRPr="00CB2B3F">
        <w:rPr>
          <w:szCs w:val="22"/>
        </w:rPr>
        <w:t xml:space="preserve"> </w:t>
      </w:r>
      <w:r w:rsidRPr="00CB2B3F">
        <w:rPr>
          <w:szCs w:val="22"/>
        </w:rPr>
        <w:t>수</w:t>
      </w:r>
      <w:r w:rsidRPr="00CB2B3F">
        <w:rPr>
          <w:szCs w:val="22"/>
        </w:rPr>
        <w:t xml:space="preserve"> </w:t>
      </w:r>
      <w:r w:rsidRPr="00CB2B3F">
        <w:rPr>
          <w:szCs w:val="22"/>
        </w:rPr>
        <w:t>있는</w:t>
      </w:r>
      <w:r w:rsidRPr="00CB2B3F">
        <w:rPr>
          <w:szCs w:val="22"/>
        </w:rPr>
        <w:t xml:space="preserve"> </w:t>
      </w:r>
      <w:r w:rsidRPr="00CB2B3F">
        <w:rPr>
          <w:szCs w:val="22"/>
        </w:rPr>
        <w:t>제도임</w:t>
      </w:r>
      <w:r w:rsidRPr="00CB2B3F">
        <w:rPr>
          <w:szCs w:val="22"/>
        </w:rPr>
        <w:t xml:space="preserve">. </w:t>
      </w:r>
    </w:p>
    <w:p w14:paraId="676AAC4F" w14:textId="77777777" w:rsidR="00026A7E" w:rsidRPr="00CB2B3F" w:rsidRDefault="00026A7E" w:rsidP="00026A7E">
      <w:pPr>
        <w:spacing w:after="240"/>
        <w:ind w:left="907"/>
        <w:rPr>
          <w:szCs w:val="22"/>
        </w:rPr>
      </w:pPr>
      <w:r w:rsidRPr="00CB2B3F">
        <w:rPr>
          <w:szCs w:val="22"/>
        </w:rPr>
        <w:t>이에</w:t>
      </w:r>
      <w:r w:rsidRPr="00CB2B3F">
        <w:rPr>
          <w:szCs w:val="22"/>
        </w:rPr>
        <w:t xml:space="preserve"> </w:t>
      </w:r>
      <w:r w:rsidRPr="00CB2B3F">
        <w:rPr>
          <w:szCs w:val="22"/>
        </w:rPr>
        <w:t>선택적</w:t>
      </w:r>
      <w:r w:rsidRPr="00CB2B3F">
        <w:rPr>
          <w:szCs w:val="22"/>
        </w:rPr>
        <w:t xml:space="preserve"> </w:t>
      </w:r>
      <w:r w:rsidRPr="00CB2B3F">
        <w:rPr>
          <w:szCs w:val="22"/>
        </w:rPr>
        <w:t>근로시간제</w:t>
      </w:r>
      <w:r w:rsidRPr="00CB2B3F">
        <w:rPr>
          <w:szCs w:val="22"/>
        </w:rPr>
        <w:t xml:space="preserve"> </w:t>
      </w:r>
      <w:r w:rsidRPr="00CB2B3F">
        <w:rPr>
          <w:szCs w:val="22"/>
        </w:rPr>
        <w:t>하에서</w:t>
      </w:r>
      <w:r w:rsidRPr="00CB2B3F">
        <w:rPr>
          <w:szCs w:val="22"/>
        </w:rPr>
        <w:t xml:space="preserve"> </w:t>
      </w:r>
      <w:r w:rsidRPr="00CB2B3F">
        <w:rPr>
          <w:szCs w:val="22"/>
        </w:rPr>
        <w:t>근로자가</w:t>
      </w:r>
      <w:r w:rsidRPr="00CB2B3F">
        <w:rPr>
          <w:szCs w:val="22"/>
        </w:rPr>
        <w:t xml:space="preserve"> </w:t>
      </w:r>
      <w:r w:rsidRPr="00CB2B3F">
        <w:rPr>
          <w:szCs w:val="22"/>
        </w:rPr>
        <w:t>그</w:t>
      </w:r>
      <w:r w:rsidRPr="00CB2B3F">
        <w:rPr>
          <w:szCs w:val="22"/>
        </w:rPr>
        <w:t xml:space="preserve"> </w:t>
      </w:r>
      <w:r w:rsidRPr="00CB2B3F">
        <w:rPr>
          <w:szCs w:val="22"/>
        </w:rPr>
        <w:t>달의</w:t>
      </w:r>
      <w:r w:rsidRPr="00CB2B3F">
        <w:rPr>
          <w:szCs w:val="22"/>
        </w:rPr>
        <w:t xml:space="preserve"> </w:t>
      </w:r>
      <w:r w:rsidRPr="00CB2B3F">
        <w:rPr>
          <w:szCs w:val="22"/>
        </w:rPr>
        <w:t>총</w:t>
      </w:r>
      <w:r w:rsidRPr="00CB2B3F">
        <w:rPr>
          <w:szCs w:val="22"/>
        </w:rPr>
        <w:t xml:space="preserve"> </w:t>
      </w:r>
      <w:r w:rsidRPr="00CB2B3F">
        <w:rPr>
          <w:szCs w:val="22"/>
        </w:rPr>
        <w:t>근로시간</w:t>
      </w:r>
      <w:r w:rsidRPr="00CB2B3F">
        <w:rPr>
          <w:szCs w:val="22"/>
        </w:rPr>
        <w:t xml:space="preserve"> </w:t>
      </w:r>
      <w:r w:rsidRPr="00CB2B3F">
        <w:rPr>
          <w:szCs w:val="22"/>
        </w:rPr>
        <w:t>내에서</w:t>
      </w:r>
      <w:r w:rsidRPr="00CB2B3F">
        <w:rPr>
          <w:szCs w:val="22"/>
        </w:rPr>
        <w:t xml:space="preserve"> </w:t>
      </w:r>
      <w:r w:rsidRPr="00CB2B3F">
        <w:rPr>
          <w:szCs w:val="22"/>
        </w:rPr>
        <w:t>특정한</w:t>
      </w:r>
      <w:r w:rsidRPr="00CB2B3F">
        <w:rPr>
          <w:szCs w:val="22"/>
        </w:rPr>
        <w:t xml:space="preserve"> </w:t>
      </w:r>
      <w:r w:rsidRPr="00CB2B3F">
        <w:rPr>
          <w:szCs w:val="22"/>
        </w:rPr>
        <w:t>주에</w:t>
      </w:r>
      <w:r w:rsidRPr="00CB2B3F">
        <w:rPr>
          <w:szCs w:val="22"/>
        </w:rPr>
        <w:t xml:space="preserve"> 40</w:t>
      </w:r>
      <w:r w:rsidRPr="00CB2B3F">
        <w:rPr>
          <w:szCs w:val="22"/>
        </w:rPr>
        <w:t>시간</w:t>
      </w:r>
      <w:r w:rsidRPr="00CB2B3F">
        <w:rPr>
          <w:szCs w:val="22"/>
        </w:rPr>
        <w:t xml:space="preserve"> </w:t>
      </w:r>
      <w:r w:rsidRPr="00CB2B3F">
        <w:rPr>
          <w:szCs w:val="22"/>
        </w:rPr>
        <w:t>혹은</w:t>
      </w:r>
      <w:r w:rsidRPr="00CB2B3F">
        <w:rPr>
          <w:szCs w:val="22"/>
        </w:rPr>
        <w:t xml:space="preserve"> </w:t>
      </w:r>
      <w:r w:rsidRPr="00CB2B3F">
        <w:rPr>
          <w:szCs w:val="22"/>
        </w:rPr>
        <w:t>특정한</w:t>
      </w:r>
      <w:r w:rsidRPr="00CB2B3F">
        <w:rPr>
          <w:szCs w:val="22"/>
        </w:rPr>
        <w:t xml:space="preserve"> </w:t>
      </w:r>
      <w:r w:rsidRPr="00CB2B3F">
        <w:rPr>
          <w:szCs w:val="22"/>
        </w:rPr>
        <w:t>날에</w:t>
      </w:r>
      <w:r w:rsidRPr="00CB2B3F">
        <w:rPr>
          <w:szCs w:val="22"/>
        </w:rPr>
        <w:t xml:space="preserve"> 8</w:t>
      </w:r>
      <w:r w:rsidRPr="00CB2B3F">
        <w:rPr>
          <w:szCs w:val="22"/>
        </w:rPr>
        <w:t>시간을</w:t>
      </w:r>
      <w:r w:rsidRPr="00CB2B3F">
        <w:rPr>
          <w:szCs w:val="22"/>
        </w:rPr>
        <w:t xml:space="preserve"> </w:t>
      </w:r>
      <w:r w:rsidRPr="00CB2B3F">
        <w:rPr>
          <w:szCs w:val="22"/>
        </w:rPr>
        <w:t>초과하여</w:t>
      </w:r>
      <w:r w:rsidRPr="00CB2B3F">
        <w:rPr>
          <w:szCs w:val="22"/>
        </w:rPr>
        <w:t xml:space="preserve"> </w:t>
      </w:r>
      <w:r w:rsidRPr="00CB2B3F">
        <w:rPr>
          <w:szCs w:val="22"/>
        </w:rPr>
        <w:t>근로하더라도</w:t>
      </w:r>
      <w:r w:rsidRPr="00CB2B3F">
        <w:rPr>
          <w:szCs w:val="22"/>
        </w:rPr>
        <w:t xml:space="preserve"> </w:t>
      </w:r>
      <w:r w:rsidRPr="00CB2B3F">
        <w:rPr>
          <w:szCs w:val="22"/>
        </w:rPr>
        <w:t>사용자는</w:t>
      </w:r>
      <w:r w:rsidRPr="00CB2B3F">
        <w:rPr>
          <w:szCs w:val="22"/>
        </w:rPr>
        <w:t xml:space="preserve"> </w:t>
      </w:r>
      <w:r w:rsidRPr="00CB2B3F">
        <w:rPr>
          <w:szCs w:val="22"/>
        </w:rPr>
        <w:t>연장근로수당</w:t>
      </w:r>
      <w:r w:rsidRPr="00CB2B3F">
        <w:rPr>
          <w:szCs w:val="22"/>
        </w:rPr>
        <w:t xml:space="preserve"> </w:t>
      </w:r>
      <w:r w:rsidRPr="00CB2B3F">
        <w:rPr>
          <w:szCs w:val="22"/>
        </w:rPr>
        <w:t>지급</w:t>
      </w:r>
      <w:r w:rsidRPr="00CB2B3F">
        <w:rPr>
          <w:szCs w:val="22"/>
        </w:rPr>
        <w:t xml:space="preserve"> </w:t>
      </w:r>
      <w:r w:rsidRPr="00CB2B3F">
        <w:rPr>
          <w:szCs w:val="22"/>
        </w:rPr>
        <w:t>의무를</w:t>
      </w:r>
      <w:r w:rsidRPr="00CB2B3F">
        <w:rPr>
          <w:szCs w:val="22"/>
        </w:rPr>
        <w:t xml:space="preserve"> </w:t>
      </w:r>
      <w:r w:rsidRPr="00CB2B3F">
        <w:rPr>
          <w:szCs w:val="22"/>
        </w:rPr>
        <w:t>부담하지</w:t>
      </w:r>
      <w:r w:rsidRPr="00CB2B3F">
        <w:rPr>
          <w:szCs w:val="22"/>
        </w:rPr>
        <w:t xml:space="preserve"> </w:t>
      </w:r>
      <w:r w:rsidRPr="00CB2B3F">
        <w:rPr>
          <w:szCs w:val="22"/>
        </w:rPr>
        <w:t>않음</w:t>
      </w:r>
      <w:r w:rsidRPr="00CB2B3F">
        <w:rPr>
          <w:szCs w:val="22"/>
        </w:rPr>
        <w:t>.</w:t>
      </w:r>
    </w:p>
    <w:p w14:paraId="026133E3" w14:textId="77777777" w:rsidR="00026A7E" w:rsidRPr="00CB2B3F" w:rsidRDefault="00026A7E" w:rsidP="00026A7E">
      <w:pPr>
        <w:spacing w:after="240"/>
        <w:ind w:left="907"/>
        <w:rPr>
          <w:szCs w:val="22"/>
        </w:rPr>
      </w:pPr>
      <w:r w:rsidRPr="00CB2B3F">
        <w:rPr>
          <w:szCs w:val="22"/>
        </w:rPr>
        <w:t>선택적</w:t>
      </w:r>
      <w:r w:rsidRPr="00CB2B3F">
        <w:rPr>
          <w:szCs w:val="22"/>
        </w:rPr>
        <w:t xml:space="preserve"> </w:t>
      </w:r>
      <w:r w:rsidRPr="00CB2B3F">
        <w:rPr>
          <w:szCs w:val="22"/>
        </w:rPr>
        <w:t>근로시간제의</w:t>
      </w:r>
      <w:r w:rsidRPr="00CB2B3F">
        <w:rPr>
          <w:szCs w:val="22"/>
        </w:rPr>
        <w:t xml:space="preserve"> </w:t>
      </w:r>
      <w:r w:rsidRPr="00CB2B3F">
        <w:rPr>
          <w:szCs w:val="22"/>
        </w:rPr>
        <w:t>총</w:t>
      </w:r>
      <w:r w:rsidRPr="00CB2B3F">
        <w:rPr>
          <w:szCs w:val="22"/>
        </w:rPr>
        <w:t xml:space="preserve"> </w:t>
      </w:r>
      <w:r w:rsidRPr="00CB2B3F">
        <w:rPr>
          <w:szCs w:val="22"/>
        </w:rPr>
        <w:t>근로시간은</w:t>
      </w:r>
      <w:r w:rsidRPr="00CB2B3F">
        <w:rPr>
          <w:szCs w:val="22"/>
        </w:rPr>
        <w:t xml:space="preserve"> </w:t>
      </w:r>
      <w:r w:rsidRPr="00CB2B3F">
        <w:rPr>
          <w:szCs w:val="22"/>
        </w:rPr>
        <w:t>근로기준법의</w:t>
      </w:r>
      <w:r w:rsidRPr="00CB2B3F">
        <w:rPr>
          <w:szCs w:val="22"/>
        </w:rPr>
        <w:t xml:space="preserve"> </w:t>
      </w:r>
      <w:r w:rsidRPr="00CB2B3F">
        <w:rPr>
          <w:szCs w:val="22"/>
        </w:rPr>
        <w:t>법문에</w:t>
      </w:r>
      <w:r w:rsidRPr="00CB2B3F">
        <w:rPr>
          <w:szCs w:val="22"/>
        </w:rPr>
        <w:t xml:space="preserve"> </w:t>
      </w:r>
      <w:r w:rsidRPr="00CB2B3F">
        <w:rPr>
          <w:szCs w:val="22"/>
        </w:rPr>
        <w:t>따라</w:t>
      </w:r>
      <w:r w:rsidRPr="00CB2B3F">
        <w:rPr>
          <w:szCs w:val="22"/>
        </w:rPr>
        <w:t xml:space="preserve"> 1</w:t>
      </w:r>
      <w:r w:rsidRPr="00CB2B3F">
        <w:rPr>
          <w:szCs w:val="22"/>
        </w:rPr>
        <w:t>개월</w:t>
      </w:r>
      <w:r w:rsidRPr="00CB2B3F">
        <w:rPr>
          <w:szCs w:val="22"/>
        </w:rPr>
        <w:t xml:space="preserve"> </w:t>
      </w:r>
      <w:r w:rsidRPr="00CB2B3F">
        <w:rPr>
          <w:szCs w:val="22"/>
        </w:rPr>
        <w:t>이내의</w:t>
      </w:r>
      <w:r w:rsidRPr="00CB2B3F">
        <w:rPr>
          <w:szCs w:val="22"/>
        </w:rPr>
        <w:t xml:space="preserve"> </w:t>
      </w:r>
      <w:r w:rsidRPr="00CB2B3F">
        <w:rPr>
          <w:szCs w:val="22"/>
        </w:rPr>
        <w:t>정산</w:t>
      </w:r>
      <w:r w:rsidRPr="00CB2B3F">
        <w:rPr>
          <w:szCs w:val="22"/>
        </w:rPr>
        <w:t xml:space="preserve"> </w:t>
      </w:r>
      <w:r w:rsidRPr="00CB2B3F">
        <w:rPr>
          <w:szCs w:val="22"/>
        </w:rPr>
        <w:t>기간을</w:t>
      </w:r>
      <w:r w:rsidRPr="00CB2B3F">
        <w:rPr>
          <w:szCs w:val="22"/>
        </w:rPr>
        <w:t xml:space="preserve"> </w:t>
      </w:r>
      <w:r w:rsidRPr="00CB2B3F">
        <w:rPr>
          <w:szCs w:val="22"/>
        </w:rPr>
        <w:t>평균하여</w:t>
      </w:r>
      <w:r w:rsidRPr="00CB2B3F">
        <w:rPr>
          <w:szCs w:val="22"/>
        </w:rPr>
        <w:t xml:space="preserve"> 1</w:t>
      </w:r>
      <w:r w:rsidRPr="00CB2B3F">
        <w:rPr>
          <w:szCs w:val="22"/>
        </w:rPr>
        <w:t>주간의</w:t>
      </w:r>
      <w:r w:rsidRPr="00CB2B3F">
        <w:rPr>
          <w:szCs w:val="22"/>
        </w:rPr>
        <w:t xml:space="preserve"> </w:t>
      </w:r>
      <w:r w:rsidRPr="00CB2B3F">
        <w:rPr>
          <w:szCs w:val="22"/>
        </w:rPr>
        <w:t>근로시간이</w:t>
      </w:r>
      <w:r w:rsidRPr="00CB2B3F">
        <w:rPr>
          <w:szCs w:val="22"/>
        </w:rPr>
        <w:t xml:space="preserve"> 40</w:t>
      </w:r>
      <w:r w:rsidRPr="00CB2B3F">
        <w:rPr>
          <w:szCs w:val="22"/>
        </w:rPr>
        <w:t>시간을</w:t>
      </w:r>
      <w:r w:rsidRPr="00CB2B3F">
        <w:rPr>
          <w:szCs w:val="22"/>
        </w:rPr>
        <w:t xml:space="preserve"> </w:t>
      </w:r>
      <w:r w:rsidRPr="00CB2B3F">
        <w:rPr>
          <w:szCs w:val="22"/>
        </w:rPr>
        <w:t>초과하지</w:t>
      </w:r>
      <w:r w:rsidRPr="00CB2B3F">
        <w:rPr>
          <w:szCs w:val="22"/>
        </w:rPr>
        <w:t xml:space="preserve"> </w:t>
      </w:r>
      <w:r w:rsidRPr="00CB2B3F">
        <w:rPr>
          <w:szCs w:val="22"/>
        </w:rPr>
        <w:t>않는</w:t>
      </w:r>
      <w:r w:rsidRPr="00CB2B3F">
        <w:rPr>
          <w:szCs w:val="22"/>
        </w:rPr>
        <w:t xml:space="preserve"> </w:t>
      </w:r>
      <w:r w:rsidRPr="00CB2B3F">
        <w:rPr>
          <w:szCs w:val="22"/>
        </w:rPr>
        <w:t>범위에서</w:t>
      </w:r>
      <w:r w:rsidRPr="00CB2B3F">
        <w:rPr>
          <w:szCs w:val="22"/>
        </w:rPr>
        <w:t xml:space="preserve"> </w:t>
      </w:r>
      <w:r w:rsidRPr="00CB2B3F">
        <w:rPr>
          <w:szCs w:val="22"/>
        </w:rPr>
        <w:t>정해야</w:t>
      </w:r>
      <w:r w:rsidRPr="00CB2B3F">
        <w:rPr>
          <w:szCs w:val="22"/>
        </w:rPr>
        <w:t xml:space="preserve"> </w:t>
      </w:r>
      <w:r w:rsidRPr="00CB2B3F">
        <w:rPr>
          <w:szCs w:val="22"/>
        </w:rPr>
        <w:t>함</w:t>
      </w:r>
      <w:r w:rsidRPr="00CB2B3F">
        <w:rPr>
          <w:szCs w:val="22"/>
        </w:rPr>
        <w:t xml:space="preserve">. </w:t>
      </w:r>
      <w:r w:rsidRPr="00CB2B3F">
        <w:rPr>
          <w:szCs w:val="22"/>
        </w:rPr>
        <w:t>이에</w:t>
      </w:r>
      <w:r w:rsidRPr="00CB2B3F">
        <w:rPr>
          <w:szCs w:val="22"/>
        </w:rPr>
        <w:t xml:space="preserve"> </w:t>
      </w:r>
      <w:r w:rsidRPr="00CB2B3F">
        <w:rPr>
          <w:szCs w:val="22"/>
        </w:rPr>
        <w:t>선택적</w:t>
      </w:r>
      <w:r w:rsidRPr="00CB2B3F">
        <w:rPr>
          <w:szCs w:val="22"/>
        </w:rPr>
        <w:t xml:space="preserve"> </w:t>
      </w:r>
      <w:r w:rsidRPr="00CB2B3F">
        <w:rPr>
          <w:szCs w:val="22"/>
        </w:rPr>
        <w:t>근로시간제의</w:t>
      </w:r>
      <w:r w:rsidRPr="00CB2B3F">
        <w:rPr>
          <w:szCs w:val="22"/>
        </w:rPr>
        <w:t xml:space="preserve"> </w:t>
      </w:r>
      <w:r w:rsidRPr="00CB2B3F">
        <w:rPr>
          <w:szCs w:val="22"/>
        </w:rPr>
        <w:t>총</w:t>
      </w:r>
      <w:r w:rsidRPr="00CB2B3F">
        <w:rPr>
          <w:szCs w:val="22"/>
        </w:rPr>
        <w:t xml:space="preserve"> </w:t>
      </w:r>
      <w:r w:rsidRPr="00CB2B3F">
        <w:rPr>
          <w:szCs w:val="22"/>
        </w:rPr>
        <w:t>근로시간은</w:t>
      </w:r>
      <w:r w:rsidRPr="00CB2B3F">
        <w:rPr>
          <w:szCs w:val="22"/>
        </w:rPr>
        <w:t xml:space="preserve"> </w:t>
      </w:r>
      <w:r w:rsidRPr="00CB2B3F">
        <w:rPr>
          <w:szCs w:val="22"/>
        </w:rPr>
        <w:t>현재</w:t>
      </w:r>
      <w:r w:rsidRPr="00CB2B3F">
        <w:rPr>
          <w:szCs w:val="22"/>
        </w:rPr>
        <w:t xml:space="preserve"> </w:t>
      </w:r>
      <w:r w:rsidRPr="00CB2B3F">
        <w:rPr>
          <w:szCs w:val="22"/>
        </w:rPr>
        <w:t>대상회사에서</w:t>
      </w:r>
      <w:r w:rsidRPr="00CB2B3F">
        <w:rPr>
          <w:szCs w:val="22"/>
        </w:rPr>
        <w:t xml:space="preserve"> </w:t>
      </w:r>
      <w:r w:rsidRPr="00CB2B3F">
        <w:rPr>
          <w:szCs w:val="22"/>
        </w:rPr>
        <w:t>따르는</w:t>
      </w:r>
      <w:r w:rsidRPr="00CB2B3F">
        <w:rPr>
          <w:szCs w:val="22"/>
        </w:rPr>
        <w:t xml:space="preserve"> ‘1</w:t>
      </w:r>
      <w:r w:rsidRPr="00CB2B3F">
        <w:rPr>
          <w:szCs w:val="22"/>
        </w:rPr>
        <w:t>일</w:t>
      </w:r>
      <w:r w:rsidRPr="00CB2B3F">
        <w:rPr>
          <w:szCs w:val="22"/>
        </w:rPr>
        <w:t xml:space="preserve"> 8</w:t>
      </w:r>
      <w:r w:rsidRPr="00CB2B3F">
        <w:rPr>
          <w:szCs w:val="22"/>
        </w:rPr>
        <w:t>시간</w:t>
      </w:r>
      <w:r w:rsidRPr="00CB2B3F">
        <w:rPr>
          <w:szCs w:val="22"/>
        </w:rPr>
        <w:t xml:space="preserve"> * </w:t>
      </w:r>
      <w:r w:rsidRPr="00CB2B3F">
        <w:rPr>
          <w:szCs w:val="22"/>
        </w:rPr>
        <w:t>해당</w:t>
      </w:r>
      <w:r w:rsidRPr="00CB2B3F">
        <w:rPr>
          <w:szCs w:val="22"/>
        </w:rPr>
        <w:t xml:space="preserve"> </w:t>
      </w:r>
      <w:r w:rsidRPr="00CB2B3F">
        <w:rPr>
          <w:szCs w:val="22"/>
        </w:rPr>
        <w:t>월의</w:t>
      </w:r>
      <w:r w:rsidRPr="00CB2B3F">
        <w:rPr>
          <w:szCs w:val="22"/>
        </w:rPr>
        <w:t xml:space="preserve"> </w:t>
      </w:r>
      <w:r w:rsidRPr="00CB2B3F">
        <w:rPr>
          <w:szCs w:val="22"/>
        </w:rPr>
        <w:t>소정근로일수</w:t>
      </w:r>
      <w:r w:rsidRPr="00CB2B3F">
        <w:rPr>
          <w:szCs w:val="22"/>
        </w:rPr>
        <w:t>(</w:t>
      </w:r>
      <w:r w:rsidRPr="00CB2B3F">
        <w:rPr>
          <w:szCs w:val="22"/>
        </w:rPr>
        <w:t>휴일</w:t>
      </w:r>
      <w:r w:rsidRPr="00CB2B3F">
        <w:rPr>
          <w:szCs w:val="22"/>
        </w:rPr>
        <w:t>/</w:t>
      </w:r>
      <w:r w:rsidRPr="00CB2B3F">
        <w:rPr>
          <w:szCs w:val="22"/>
        </w:rPr>
        <w:t>휴무일</w:t>
      </w:r>
      <w:r w:rsidRPr="00CB2B3F">
        <w:rPr>
          <w:szCs w:val="22"/>
        </w:rPr>
        <w:t xml:space="preserve"> </w:t>
      </w:r>
      <w:r w:rsidRPr="00CB2B3F">
        <w:rPr>
          <w:szCs w:val="22"/>
        </w:rPr>
        <w:t>제외</w:t>
      </w:r>
      <w:r w:rsidRPr="00CB2B3F">
        <w:rPr>
          <w:szCs w:val="22"/>
        </w:rPr>
        <w:t>)’</w:t>
      </w:r>
      <w:r w:rsidRPr="00CB2B3F">
        <w:rPr>
          <w:szCs w:val="22"/>
        </w:rPr>
        <w:t>의</w:t>
      </w:r>
      <w:r w:rsidRPr="00CB2B3F">
        <w:rPr>
          <w:szCs w:val="22"/>
        </w:rPr>
        <w:t xml:space="preserve"> </w:t>
      </w:r>
      <w:r w:rsidRPr="00CB2B3F">
        <w:rPr>
          <w:szCs w:val="22"/>
        </w:rPr>
        <w:t>산식</w:t>
      </w:r>
      <w:r w:rsidRPr="00CB2B3F">
        <w:rPr>
          <w:szCs w:val="22"/>
        </w:rPr>
        <w:t>(A)</w:t>
      </w:r>
      <w:r w:rsidRPr="00CB2B3F">
        <w:rPr>
          <w:szCs w:val="22"/>
        </w:rPr>
        <w:t>이</w:t>
      </w:r>
      <w:r w:rsidRPr="00CB2B3F">
        <w:rPr>
          <w:szCs w:val="22"/>
        </w:rPr>
        <w:t xml:space="preserve"> </w:t>
      </w:r>
      <w:r w:rsidRPr="00CB2B3F">
        <w:rPr>
          <w:szCs w:val="22"/>
        </w:rPr>
        <w:t>아니라</w:t>
      </w:r>
      <w:r w:rsidRPr="00CB2B3F">
        <w:rPr>
          <w:szCs w:val="22"/>
        </w:rPr>
        <w:t>, ‘40</w:t>
      </w:r>
      <w:r w:rsidRPr="00CB2B3F">
        <w:rPr>
          <w:szCs w:val="22"/>
        </w:rPr>
        <w:t>시간</w:t>
      </w:r>
      <w:r w:rsidRPr="00CB2B3F">
        <w:rPr>
          <w:szCs w:val="22"/>
        </w:rPr>
        <w:t xml:space="preserve"> * </w:t>
      </w:r>
      <w:r w:rsidRPr="00CB2B3F">
        <w:rPr>
          <w:szCs w:val="22"/>
        </w:rPr>
        <w:t>정산기간의</w:t>
      </w:r>
      <w:r w:rsidRPr="00CB2B3F">
        <w:rPr>
          <w:szCs w:val="22"/>
        </w:rPr>
        <w:t xml:space="preserve"> </w:t>
      </w:r>
      <w:r w:rsidRPr="00CB2B3F">
        <w:rPr>
          <w:szCs w:val="22"/>
        </w:rPr>
        <w:t>총</w:t>
      </w:r>
      <w:r w:rsidRPr="00CB2B3F">
        <w:rPr>
          <w:szCs w:val="22"/>
        </w:rPr>
        <w:t xml:space="preserve"> </w:t>
      </w:r>
      <w:proofErr w:type="gramStart"/>
      <w:r w:rsidRPr="00CB2B3F">
        <w:rPr>
          <w:szCs w:val="22"/>
        </w:rPr>
        <w:t>일수</w:t>
      </w:r>
      <w:r>
        <w:rPr>
          <w:szCs w:val="22"/>
        </w:rPr>
        <w:t xml:space="preserve"> /</w:t>
      </w:r>
      <w:proofErr w:type="gramEnd"/>
      <w:r>
        <w:rPr>
          <w:szCs w:val="22"/>
        </w:rPr>
        <w:t xml:space="preserve"> 7</w:t>
      </w:r>
      <w:r w:rsidRPr="00CB2B3F">
        <w:rPr>
          <w:szCs w:val="22"/>
        </w:rPr>
        <w:t>’</w:t>
      </w:r>
      <w:r w:rsidRPr="00CB2B3F">
        <w:rPr>
          <w:szCs w:val="22"/>
        </w:rPr>
        <w:t>의</w:t>
      </w:r>
      <w:r w:rsidRPr="00CB2B3F">
        <w:rPr>
          <w:szCs w:val="22"/>
        </w:rPr>
        <w:t xml:space="preserve"> </w:t>
      </w:r>
      <w:r w:rsidRPr="00CB2B3F">
        <w:rPr>
          <w:szCs w:val="22"/>
        </w:rPr>
        <w:t>산식</w:t>
      </w:r>
      <w:r w:rsidRPr="00CB2B3F">
        <w:rPr>
          <w:szCs w:val="22"/>
        </w:rPr>
        <w:t>(B)</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산정해야</w:t>
      </w:r>
      <w:r w:rsidRPr="00CB2B3F">
        <w:rPr>
          <w:szCs w:val="22"/>
        </w:rPr>
        <w:t xml:space="preserve"> </w:t>
      </w:r>
      <w:r w:rsidRPr="00CB2B3F">
        <w:rPr>
          <w:szCs w:val="22"/>
        </w:rPr>
        <w:t>한다는</w:t>
      </w:r>
      <w:r w:rsidRPr="00CB2B3F">
        <w:rPr>
          <w:szCs w:val="22"/>
        </w:rPr>
        <w:t xml:space="preserve"> </w:t>
      </w:r>
      <w:r w:rsidRPr="00CB2B3F">
        <w:rPr>
          <w:szCs w:val="22"/>
        </w:rPr>
        <w:t>것이</w:t>
      </w:r>
      <w:r w:rsidRPr="00CB2B3F">
        <w:rPr>
          <w:szCs w:val="22"/>
        </w:rPr>
        <w:t xml:space="preserve"> </w:t>
      </w:r>
      <w:r w:rsidRPr="00CB2B3F">
        <w:rPr>
          <w:szCs w:val="22"/>
        </w:rPr>
        <w:t>고용노동부의</w:t>
      </w:r>
      <w:r w:rsidRPr="00CB2B3F">
        <w:rPr>
          <w:szCs w:val="22"/>
        </w:rPr>
        <w:t xml:space="preserve"> </w:t>
      </w:r>
      <w:r w:rsidRPr="00CB2B3F">
        <w:rPr>
          <w:szCs w:val="22"/>
        </w:rPr>
        <w:t>입장임</w:t>
      </w:r>
      <w:r w:rsidRPr="00CB2B3F">
        <w:rPr>
          <w:szCs w:val="22"/>
        </w:rPr>
        <w:t>.</w:t>
      </w:r>
    </w:p>
    <w:p w14:paraId="66102F21" w14:textId="77777777" w:rsidR="00026A7E" w:rsidRPr="003719E3" w:rsidRDefault="00026A7E" w:rsidP="00026A7E">
      <w:pPr>
        <w:spacing w:after="240"/>
        <w:ind w:left="907"/>
        <w:rPr>
          <w:szCs w:val="22"/>
        </w:rPr>
      </w:pPr>
      <w:r w:rsidRPr="00CB2B3F">
        <w:rPr>
          <w:szCs w:val="22"/>
        </w:rPr>
        <w:t>근로기준법에서</w:t>
      </w:r>
      <w:r w:rsidRPr="00CB2B3F">
        <w:rPr>
          <w:szCs w:val="22"/>
        </w:rPr>
        <w:t xml:space="preserve"> </w:t>
      </w:r>
      <w:r w:rsidRPr="00CB2B3F">
        <w:rPr>
          <w:szCs w:val="22"/>
        </w:rPr>
        <w:t>정한</w:t>
      </w:r>
      <w:r w:rsidRPr="00CB2B3F">
        <w:rPr>
          <w:szCs w:val="22"/>
        </w:rPr>
        <w:t xml:space="preserve"> </w:t>
      </w:r>
      <w:r w:rsidRPr="00CB2B3F">
        <w:rPr>
          <w:szCs w:val="22"/>
        </w:rPr>
        <w:t>기준에</w:t>
      </w:r>
      <w:r w:rsidRPr="00CB2B3F">
        <w:rPr>
          <w:szCs w:val="22"/>
        </w:rPr>
        <w:t xml:space="preserve"> </w:t>
      </w:r>
      <w:r w:rsidRPr="00CB2B3F">
        <w:rPr>
          <w:szCs w:val="22"/>
        </w:rPr>
        <w:t>미치지</w:t>
      </w:r>
      <w:r w:rsidRPr="00CB2B3F">
        <w:rPr>
          <w:szCs w:val="22"/>
        </w:rPr>
        <w:t xml:space="preserve"> </w:t>
      </w:r>
      <w:r w:rsidRPr="00CB2B3F">
        <w:rPr>
          <w:szCs w:val="22"/>
        </w:rPr>
        <w:t>못하는</w:t>
      </w:r>
      <w:r w:rsidRPr="00CB2B3F">
        <w:rPr>
          <w:szCs w:val="22"/>
        </w:rPr>
        <w:t xml:space="preserve"> </w:t>
      </w:r>
      <w:r w:rsidRPr="00CB2B3F">
        <w:rPr>
          <w:szCs w:val="22"/>
        </w:rPr>
        <w:t>기준에</w:t>
      </w:r>
      <w:r w:rsidRPr="00CB2B3F">
        <w:rPr>
          <w:szCs w:val="22"/>
        </w:rPr>
        <w:t xml:space="preserve"> </w:t>
      </w:r>
      <w:r w:rsidRPr="00CB2B3F">
        <w:rPr>
          <w:szCs w:val="22"/>
        </w:rPr>
        <w:t>대한</w:t>
      </w:r>
      <w:r w:rsidRPr="00CB2B3F">
        <w:rPr>
          <w:szCs w:val="22"/>
        </w:rPr>
        <w:t xml:space="preserve"> </w:t>
      </w:r>
      <w:r w:rsidRPr="00CB2B3F">
        <w:rPr>
          <w:szCs w:val="22"/>
        </w:rPr>
        <w:t>노사합의는</w:t>
      </w:r>
      <w:r w:rsidRPr="00CB2B3F">
        <w:rPr>
          <w:szCs w:val="22"/>
        </w:rPr>
        <w:t xml:space="preserve"> </w:t>
      </w:r>
      <w:r w:rsidRPr="00CB2B3F">
        <w:rPr>
          <w:szCs w:val="22"/>
        </w:rPr>
        <w:t>효력을</w:t>
      </w:r>
      <w:r w:rsidRPr="00CB2B3F">
        <w:rPr>
          <w:szCs w:val="22"/>
        </w:rPr>
        <w:t xml:space="preserve"> </w:t>
      </w:r>
      <w:r w:rsidRPr="00CB2B3F">
        <w:rPr>
          <w:szCs w:val="22"/>
        </w:rPr>
        <w:t>인정받기</w:t>
      </w:r>
      <w:r w:rsidRPr="00CB2B3F">
        <w:rPr>
          <w:szCs w:val="22"/>
        </w:rPr>
        <w:t xml:space="preserve"> </w:t>
      </w:r>
      <w:proofErr w:type="spellStart"/>
      <w:r w:rsidRPr="00CB2B3F">
        <w:rPr>
          <w:szCs w:val="22"/>
        </w:rPr>
        <w:t>어려운바</w:t>
      </w:r>
      <w:proofErr w:type="spellEnd"/>
      <w:r w:rsidRPr="00CB2B3F">
        <w:rPr>
          <w:szCs w:val="22"/>
        </w:rPr>
        <w:t>, A</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산정한</w:t>
      </w:r>
      <w:r w:rsidRPr="00CB2B3F">
        <w:rPr>
          <w:szCs w:val="22"/>
        </w:rPr>
        <w:t xml:space="preserve"> </w:t>
      </w:r>
      <w:r w:rsidRPr="00CB2B3F">
        <w:rPr>
          <w:szCs w:val="22"/>
        </w:rPr>
        <w:t>총</w:t>
      </w:r>
      <w:r w:rsidRPr="00CB2B3F">
        <w:rPr>
          <w:szCs w:val="22"/>
        </w:rPr>
        <w:t xml:space="preserve"> </w:t>
      </w:r>
      <w:r w:rsidRPr="00CB2B3F">
        <w:rPr>
          <w:szCs w:val="22"/>
        </w:rPr>
        <w:t>근로시간이</w:t>
      </w:r>
      <w:r w:rsidRPr="00CB2B3F">
        <w:rPr>
          <w:szCs w:val="22"/>
        </w:rPr>
        <w:t xml:space="preserve"> B</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산정한</w:t>
      </w:r>
      <w:r w:rsidRPr="00CB2B3F">
        <w:rPr>
          <w:szCs w:val="22"/>
        </w:rPr>
        <w:t xml:space="preserve"> </w:t>
      </w:r>
      <w:r w:rsidRPr="00CB2B3F">
        <w:rPr>
          <w:szCs w:val="22"/>
        </w:rPr>
        <w:t>총</w:t>
      </w:r>
      <w:r w:rsidRPr="00CB2B3F">
        <w:rPr>
          <w:szCs w:val="22"/>
        </w:rPr>
        <w:t xml:space="preserve"> </w:t>
      </w:r>
      <w:r w:rsidRPr="00CB2B3F">
        <w:rPr>
          <w:szCs w:val="22"/>
        </w:rPr>
        <w:t>근로시간보다</w:t>
      </w:r>
      <w:r w:rsidRPr="00CB2B3F">
        <w:rPr>
          <w:szCs w:val="22"/>
        </w:rPr>
        <w:t xml:space="preserve"> </w:t>
      </w:r>
      <w:r w:rsidRPr="00CB2B3F">
        <w:rPr>
          <w:szCs w:val="22"/>
        </w:rPr>
        <w:t>많은</w:t>
      </w:r>
      <w:r w:rsidRPr="00CB2B3F">
        <w:rPr>
          <w:szCs w:val="22"/>
        </w:rPr>
        <w:t xml:space="preserve"> </w:t>
      </w:r>
      <w:r w:rsidRPr="00CB2B3F">
        <w:rPr>
          <w:szCs w:val="22"/>
        </w:rPr>
        <w:t>달</w:t>
      </w:r>
      <w:r w:rsidRPr="00CB2B3F">
        <w:rPr>
          <w:szCs w:val="22"/>
        </w:rPr>
        <w:lastRenderedPageBreak/>
        <w:t>에는</w:t>
      </w:r>
      <w:r w:rsidRPr="00CB2B3F">
        <w:rPr>
          <w:szCs w:val="22"/>
        </w:rPr>
        <w:t xml:space="preserve">, </w:t>
      </w:r>
      <w:r w:rsidRPr="00CB2B3F">
        <w:rPr>
          <w:szCs w:val="22"/>
        </w:rPr>
        <w:t>선택적</w:t>
      </w:r>
      <w:r w:rsidRPr="00CB2B3F">
        <w:rPr>
          <w:szCs w:val="22"/>
        </w:rPr>
        <w:t xml:space="preserve"> </w:t>
      </w:r>
      <w:r w:rsidRPr="00CB2B3F">
        <w:rPr>
          <w:szCs w:val="22"/>
        </w:rPr>
        <w:t>근로시간제를</w:t>
      </w:r>
      <w:r w:rsidRPr="00CB2B3F">
        <w:rPr>
          <w:szCs w:val="22"/>
        </w:rPr>
        <w:t xml:space="preserve"> </w:t>
      </w:r>
      <w:r w:rsidRPr="00CB2B3F">
        <w:rPr>
          <w:szCs w:val="22"/>
        </w:rPr>
        <w:t>적용</w:t>
      </w:r>
      <w:r w:rsidRPr="00CB2B3F">
        <w:rPr>
          <w:szCs w:val="22"/>
        </w:rPr>
        <w:t xml:space="preserve"> </w:t>
      </w:r>
      <w:r w:rsidRPr="00CB2B3F">
        <w:rPr>
          <w:szCs w:val="22"/>
        </w:rPr>
        <w:t>받는</w:t>
      </w:r>
      <w:r w:rsidRPr="00CB2B3F">
        <w:rPr>
          <w:szCs w:val="22"/>
        </w:rPr>
        <w:t xml:space="preserve"> </w:t>
      </w:r>
      <w:r w:rsidRPr="00CB2B3F">
        <w:rPr>
          <w:szCs w:val="22"/>
        </w:rPr>
        <w:t>대상회사</w:t>
      </w:r>
      <w:r w:rsidRPr="00CB2B3F">
        <w:rPr>
          <w:szCs w:val="22"/>
        </w:rPr>
        <w:t xml:space="preserve"> </w:t>
      </w:r>
      <w:r w:rsidRPr="00CB2B3F">
        <w:rPr>
          <w:szCs w:val="22"/>
        </w:rPr>
        <w:t>근로자들이</w:t>
      </w:r>
      <w:r w:rsidRPr="00CB2B3F">
        <w:rPr>
          <w:szCs w:val="22"/>
        </w:rPr>
        <w:t xml:space="preserve"> </w:t>
      </w:r>
      <w:r w:rsidRPr="00CB2B3F">
        <w:rPr>
          <w:szCs w:val="22"/>
        </w:rPr>
        <w:t>연장근로를</w:t>
      </w:r>
      <w:r w:rsidRPr="00CB2B3F">
        <w:rPr>
          <w:szCs w:val="22"/>
        </w:rPr>
        <w:t xml:space="preserve"> </w:t>
      </w:r>
      <w:r w:rsidRPr="00CB2B3F">
        <w:rPr>
          <w:szCs w:val="22"/>
        </w:rPr>
        <w:t>하였음에도</w:t>
      </w:r>
      <w:r w:rsidRPr="00CB2B3F">
        <w:rPr>
          <w:szCs w:val="22"/>
        </w:rPr>
        <w:t xml:space="preserve"> </w:t>
      </w:r>
      <w:r w:rsidRPr="00CB2B3F">
        <w:rPr>
          <w:szCs w:val="22"/>
        </w:rPr>
        <w:t>대상회사에서</w:t>
      </w:r>
      <w:r w:rsidRPr="00CB2B3F">
        <w:rPr>
          <w:szCs w:val="22"/>
        </w:rPr>
        <w:t xml:space="preserve"> </w:t>
      </w:r>
      <w:r w:rsidRPr="00CB2B3F">
        <w:rPr>
          <w:szCs w:val="22"/>
        </w:rPr>
        <w:t>이를</w:t>
      </w:r>
      <w:r w:rsidRPr="00CB2B3F">
        <w:rPr>
          <w:szCs w:val="22"/>
        </w:rPr>
        <w:t xml:space="preserve"> </w:t>
      </w:r>
      <w:r w:rsidRPr="00CB2B3F">
        <w:rPr>
          <w:szCs w:val="22"/>
        </w:rPr>
        <w:t>인식하지</w:t>
      </w:r>
      <w:r w:rsidRPr="00CB2B3F">
        <w:rPr>
          <w:szCs w:val="22"/>
        </w:rPr>
        <w:t xml:space="preserve"> </w:t>
      </w:r>
      <w:r w:rsidRPr="00CB2B3F">
        <w:rPr>
          <w:szCs w:val="22"/>
        </w:rPr>
        <w:t>못하여</w:t>
      </w:r>
      <w:r w:rsidRPr="00CB2B3F">
        <w:rPr>
          <w:szCs w:val="22"/>
        </w:rPr>
        <w:t xml:space="preserve"> </w:t>
      </w:r>
      <w:r w:rsidRPr="00CB2B3F">
        <w:rPr>
          <w:szCs w:val="22"/>
        </w:rPr>
        <w:t>연장근로수당이</w:t>
      </w:r>
      <w:r w:rsidRPr="00CB2B3F">
        <w:rPr>
          <w:szCs w:val="22"/>
        </w:rPr>
        <w:t xml:space="preserve"> </w:t>
      </w:r>
      <w:r w:rsidRPr="00CB2B3F">
        <w:rPr>
          <w:szCs w:val="22"/>
        </w:rPr>
        <w:t>지급되지</w:t>
      </w:r>
      <w:r w:rsidRPr="00CB2B3F">
        <w:rPr>
          <w:szCs w:val="22"/>
        </w:rPr>
        <w:t xml:space="preserve"> </w:t>
      </w:r>
      <w:r w:rsidRPr="00CB2B3F">
        <w:rPr>
          <w:szCs w:val="22"/>
        </w:rPr>
        <w:t>않은</w:t>
      </w:r>
      <w:r w:rsidRPr="00CB2B3F">
        <w:rPr>
          <w:szCs w:val="22"/>
        </w:rPr>
        <w:t xml:space="preserve"> </w:t>
      </w:r>
      <w:r w:rsidRPr="00CB2B3F">
        <w:rPr>
          <w:szCs w:val="22"/>
        </w:rPr>
        <w:t>상황이</w:t>
      </w:r>
      <w:r w:rsidRPr="00CB2B3F">
        <w:rPr>
          <w:szCs w:val="22"/>
        </w:rPr>
        <w:t xml:space="preserve"> </w:t>
      </w:r>
      <w:r w:rsidRPr="00CB2B3F">
        <w:rPr>
          <w:szCs w:val="22"/>
        </w:rPr>
        <w:t>발생하였을</w:t>
      </w:r>
      <w:r w:rsidRPr="00CB2B3F">
        <w:rPr>
          <w:szCs w:val="22"/>
        </w:rPr>
        <w:t xml:space="preserve"> </w:t>
      </w:r>
      <w:r w:rsidRPr="00CB2B3F">
        <w:rPr>
          <w:szCs w:val="22"/>
        </w:rPr>
        <w:t>것으로</w:t>
      </w:r>
      <w:r w:rsidRPr="00CB2B3F">
        <w:rPr>
          <w:szCs w:val="22"/>
        </w:rPr>
        <w:t xml:space="preserve"> </w:t>
      </w:r>
      <w:r w:rsidRPr="00CB2B3F">
        <w:rPr>
          <w:szCs w:val="22"/>
        </w:rPr>
        <w:t>보임</w:t>
      </w:r>
      <w:r w:rsidRPr="00CB2B3F">
        <w:rPr>
          <w:szCs w:val="22"/>
        </w:rPr>
        <w:t xml:space="preserve">. </w:t>
      </w:r>
      <w:r w:rsidRPr="00CB2B3F">
        <w:rPr>
          <w:szCs w:val="22"/>
        </w:rPr>
        <w:t>이에</w:t>
      </w:r>
      <w:r w:rsidRPr="00CB2B3F">
        <w:rPr>
          <w:szCs w:val="22"/>
        </w:rPr>
        <w:t xml:space="preserve"> </w:t>
      </w:r>
      <w:r w:rsidRPr="00CB2B3F">
        <w:rPr>
          <w:szCs w:val="22"/>
        </w:rPr>
        <w:t>대상회사는</w:t>
      </w:r>
      <w:r w:rsidRPr="00CB2B3F">
        <w:rPr>
          <w:szCs w:val="22"/>
        </w:rPr>
        <w:t xml:space="preserve"> </w:t>
      </w:r>
      <w:r w:rsidRPr="00CB2B3F">
        <w:rPr>
          <w:szCs w:val="22"/>
        </w:rPr>
        <w:t>최근</w:t>
      </w:r>
      <w:r w:rsidRPr="00CB2B3F">
        <w:rPr>
          <w:szCs w:val="22"/>
        </w:rPr>
        <w:t xml:space="preserve"> 3</w:t>
      </w:r>
      <w:r w:rsidRPr="00CB2B3F">
        <w:rPr>
          <w:szCs w:val="22"/>
        </w:rPr>
        <w:t>년간</w:t>
      </w:r>
      <w:r w:rsidRPr="00CB2B3F">
        <w:rPr>
          <w:szCs w:val="22"/>
        </w:rPr>
        <w:t xml:space="preserve"> </w:t>
      </w:r>
      <w:r w:rsidRPr="00CB2B3F">
        <w:rPr>
          <w:szCs w:val="22"/>
        </w:rPr>
        <w:t>선택적</w:t>
      </w:r>
      <w:r w:rsidRPr="00CB2B3F">
        <w:rPr>
          <w:szCs w:val="22"/>
        </w:rPr>
        <w:t xml:space="preserve"> </w:t>
      </w:r>
      <w:r w:rsidRPr="00CB2B3F">
        <w:rPr>
          <w:szCs w:val="22"/>
        </w:rPr>
        <w:t>근로시간제를</w:t>
      </w:r>
      <w:r w:rsidRPr="00CB2B3F">
        <w:rPr>
          <w:szCs w:val="22"/>
        </w:rPr>
        <w:t xml:space="preserve"> </w:t>
      </w:r>
      <w:r w:rsidRPr="00CB2B3F">
        <w:rPr>
          <w:szCs w:val="22"/>
        </w:rPr>
        <w:t>적용</w:t>
      </w:r>
      <w:r w:rsidRPr="00CB2B3F">
        <w:rPr>
          <w:szCs w:val="22"/>
        </w:rPr>
        <w:t xml:space="preserve"> </w:t>
      </w:r>
      <w:r w:rsidRPr="00CB2B3F">
        <w:rPr>
          <w:szCs w:val="22"/>
        </w:rPr>
        <w:t>받는</w:t>
      </w:r>
      <w:r w:rsidRPr="00CB2B3F">
        <w:rPr>
          <w:szCs w:val="22"/>
        </w:rPr>
        <w:t xml:space="preserve"> </w:t>
      </w:r>
      <w:r w:rsidRPr="00CB2B3F">
        <w:rPr>
          <w:szCs w:val="22"/>
        </w:rPr>
        <w:t>근로자들이</w:t>
      </w:r>
      <w:r w:rsidRPr="00CB2B3F">
        <w:rPr>
          <w:szCs w:val="22"/>
        </w:rPr>
        <w:t xml:space="preserve"> B</w:t>
      </w:r>
      <w:r w:rsidRPr="00CB2B3F">
        <w:rPr>
          <w:szCs w:val="22"/>
        </w:rPr>
        <w:t>에</w:t>
      </w:r>
      <w:r w:rsidRPr="00CB2B3F">
        <w:rPr>
          <w:szCs w:val="22"/>
        </w:rPr>
        <w:t xml:space="preserve"> </w:t>
      </w:r>
      <w:r w:rsidRPr="00CB2B3F">
        <w:rPr>
          <w:szCs w:val="22"/>
        </w:rPr>
        <w:t>따라</w:t>
      </w:r>
      <w:r w:rsidRPr="00CB2B3F">
        <w:rPr>
          <w:szCs w:val="22"/>
        </w:rPr>
        <w:t xml:space="preserve"> </w:t>
      </w:r>
      <w:r w:rsidRPr="00CB2B3F">
        <w:rPr>
          <w:szCs w:val="22"/>
        </w:rPr>
        <w:t>산정한</w:t>
      </w:r>
      <w:r w:rsidRPr="00CB2B3F">
        <w:rPr>
          <w:szCs w:val="22"/>
        </w:rPr>
        <w:t xml:space="preserve"> </w:t>
      </w:r>
      <w:r w:rsidRPr="00CB2B3F">
        <w:rPr>
          <w:szCs w:val="22"/>
        </w:rPr>
        <w:t>총</w:t>
      </w:r>
      <w:r w:rsidRPr="00CB2B3F">
        <w:rPr>
          <w:szCs w:val="22"/>
        </w:rPr>
        <w:t xml:space="preserve"> </w:t>
      </w:r>
      <w:r w:rsidRPr="00CB2B3F">
        <w:rPr>
          <w:szCs w:val="22"/>
        </w:rPr>
        <w:t>근로시간을</w:t>
      </w:r>
      <w:r w:rsidRPr="00CB2B3F">
        <w:rPr>
          <w:szCs w:val="22"/>
        </w:rPr>
        <w:t xml:space="preserve"> </w:t>
      </w:r>
      <w:r w:rsidRPr="00CB2B3F">
        <w:rPr>
          <w:szCs w:val="22"/>
        </w:rPr>
        <w:t>초과하여</w:t>
      </w:r>
      <w:r w:rsidRPr="00CB2B3F">
        <w:rPr>
          <w:szCs w:val="22"/>
        </w:rPr>
        <w:t xml:space="preserve"> </w:t>
      </w:r>
      <w:r w:rsidRPr="00CB2B3F">
        <w:rPr>
          <w:szCs w:val="22"/>
        </w:rPr>
        <w:t>근로한</w:t>
      </w:r>
      <w:r w:rsidRPr="00CB2B3F">
        <w:rPr>
          <w:szCs w:val="22"/>
        </w:rPr>
        <w:t xml:space="preserve"> </w:t>
      </w:r>
      <w:r w:rsidRPr="00CB2B3F">
        <w:rPr>
          <w:szCs w:val="22"/>
        </w:rPr>
        <w:t>시간에</w:t>
      </w:r>
      <w:r w:rsidRPr="00CB2B3F">
        <w:rPr>
          <w:szCs w:val="22"/>
        </w:rPr>
        <w:t xml:space="preserve"> </w:t>
      </w:r>
      <w:r w:rsidRPr="00CB2B3F">
        <w:rPr>
          <w:szCs w:val="22"/>
        </w:rPr>
        <w:t>대한</w:t>
      </w:r>
      <w:r w:rsidRPr="00CB2B3F">
        <w:rPr>
          <w:szCs w:val="22"/>
        </w:rPr>
        <w:t xml:space="preserve"> </w:t>
      </w:r>
      <w:r w:rsidRPr="00CB2B3F">
        <w:rPr>
          <w:szCs w:val="22"/>
        </w:rPr>
        <w:t>연장근로수당</w:t>
      </w:r>
      <w:r w:rsidRPr="00CB2B3F">
        <w:rPr>
          <w:szCs w:val="22"/>
        </w:rPr>
        <w:t>(</w:t>
      </w:r>
      <w:r w:rsidRPr="00CB2B3F">
        <w:rPr>
          <w:szCs w:val="22"/>
        </w:rPr>
        <w:t>통상임금의</w:t>
      </w:r>
      <w:r w:rsidRPr="00CB2B3F">
        <w:rPr>
          <w:szCs w:val="22"/>
        </w:rPr>
        <w:t xml:space="preserve"> 50%)</w:t>
      </w:r>
      <w:r w:rsidRPr="00CB2B3F">
        <w:rPr>
          <w:szCs w:val="22"/>
        </w:rPr>
        <w:t>을</w:t>
      </w:r>
      <w:r w:rsidRPr="00CB2B3F">
        <w:rPr>
          <w:szCs w:val="22"/>
        </w:rPr>
        <w:t xml:space="preserve"> </w:t>
      </w:r>
      <w:r w:rsidRPr="00CB2B3F">
        <w:rPr>
          <w:szCs w:val="22"/>
        </w:rPr>
        <w:t>지급할</w:t>
      </w:r>
      <w:r w:rsidRPr="00CB2B3F">
        <w:rPr>
          <w:szCs w:val="22"/>
        </w:rPr>
        <w:t xml:space="preserve"> </w:t>
      </w:r>
      <w:r w:rsidRPr="00CB2B3F">
        <w:rPr>
          <w:szCs w:val="22"/>
        </w:rPr>
        <w:t>의무를</w:t>
      </w:r>
      <w:r w:rsidRPr="00CB2B3F">
        <w:rPr>
          <w:szCs w:val="22"/>
        </w:rPr>
        <w:t xml:space="preserve"> </w:t>
      </w:r>
      <w:r w:rsidRPr="00CB2B3F">
        <w:rPr>
          <w:szCs w:val="22"/>
        </w:rPr>
        <w:t>부담할</w:t>
      </w:r>
      <w:r w:rsidRPr="00CB2B3F">
        <w:rPr>
          <w:szCs w:val="22"/>
        </w:rPr>
        <w:t xml:space="preserve"> </w:t>
      </w:r>
      <w:r w:rsidRPr="00CB2B3F">
        <w:rPr>
          <w:szCs w:val="22"/>
        </w:rPr>
        <w:t>것으로</w:t>
      </w:r>
      <w:r w:rsidRPr="00CB2B3F">
        <w:rPr>
          <w:szCs w:val="22"/>
        </w:rPr>
        <w:t xml:space="preserve"> </w:t>
      </w:r>
      <w:r w:rsidRPr="00CB2B3F">
        <w:rPr>
          <w:szCs w:val="22"/>
        </w:rPr>
        <w:t>사료됨</w:t>
      </w:r>
      <w:r w:rsidRPr="00CB2B3F">
        <w:rPr>
          <w:szCs w:val="22"/>
        </w:rPr>
        <w:t xml:space="preserve">. </w:t>
      </w:r>
      <w:r w:rsidRPr="00FF7034">
        <w:rPr>
          <w:rFonts w:hint="eastAsia"/>
          <w:szCs w:val="22"/>
          <w:u w:val="single"/>
        </w:rPr>
        <w:t>답변에</w:t>
      </w:r>
      <w:r w:rsidRPr="00FF7034">
        <w:rPr>
          <w:rFonts w:hint="eastAsia"/>
          <w:szCs w:val="22"/>
          <w:u w:val="single"/>
        </w:rPr>
        <w:t xml:space="preserve"> </w:t>
      </w:r>
      <w:r w:rsidRPr="00FF7034">
        <w:rPr>
          <w:rFonts w:hint="eastAsia"/>
          <w:szCs w:val="22"/>
          <w:u w:val="single"/>
        </w:rPr>
        <w:t>의하면</w:t>
      </w:r>
      <w:r w:rsidRPr="00FF7034">
        <w:rPr>
          <w:rFonts w:hint="eastAsia"/>
          <w:szCs w:val="22"/>
          <w:u w:val="single"/>
        </w:rPr>
        <w:t xml:space="preserve"> </w:t>
      </w:r>
      <w:r w:rsidRPr="00FF7034">
        <w:rPr>
          <w:rFonts w:hint="eastAsia"/>
          <w:szCs w:val="22"/>
          <w:u w:val="single"/>
        </w:rPr>
        <w:t>최근</w:t>
      </w:r>
      <w:r w:rsidRPr="00FF7034">
        <w:rPr>
          <w:rFonts w:hint="eastAsia"/>
          <w:szCs w:val="22"/>
          <w:u w:val="single"/>
        </w:rPr>
        <w:t xml:space="preserve"> </w:t>
      </w:r>
      <w:r w:rsidRPr="00FF7034">
        <w:rPr>
          <w:szCs w:val="22"/>
          <w:u w:val="single"/>
        </w:rPr>
        <w:t>3</w:t>
      </w:r>
      <w:r w:rsidRPr="00FF7034">
        <w:rPr>
          <w:rFonts w:hint="eastAsia"/>
          <w:szCs w:val="22"/>
          <w:u w:val="single"/>
        </w:rPr>
        <w:t>년간</w:t>
      </w:r>
      <w:r w:rsidRPr="00FF7034">
        <w:rPr>
          <w:rFonts w:hint="eastAsia"/>
          <w:szCs w:val="22"/>
          <w:u w:val="single"/>
        </w:rPr>
        <w:t xml:space="preserve"> </w:t>
      </w:r>
      <w:r w:rsidRPr="00FF7034">
        <w:rPr>
          <w:szCs w:val="22"/>
          <w:u w:val="single"/>
        </w:rPr>
        <w:t>B</w:t>
      </w:r>
      <w:r w:rsidRPr="00FF7034">
        <w:rPr>
          <w:rFonts w:hint="eastAsia"/>
          <w:szCs w:val="22"/>
          <w:u w:val="single"/>
        </w:rPr>
        <w:t>에</w:t>
      </w:r>
      <w:r w:rsidRPr="00FF7034">
        <w:rPr>
          <w:rFonts w:hint="eastAsia"/>
          <w:szCs w:val="22"/>
          <w:u w:val="single"/>
        </w:rPr>
        <w:t xml:space="preserve"> </w:t>
      </w:r>
      <w:r w:rsidRPr="00FF7034">
        <w:rPr>
          <w:rFonts w:hint="eastAsia"/>
          <w:szCs w:val="22"/>
          <w:u w:val="single"/>
        </w:rPr>
        <w:t>따라</w:t>
      </w:r>
      <w:r w:rsidRPr="00FF7034">
        <w:rPr>
          <w:rFonts w:hint="eastAsia"/>
          <w:szCs w:val="22"/>
          <w:u w:val="single"/>
        </w:rPr>
        <w:t xml:space="preserve"> </w:t>
      </w:r>
      <w:r w:rsidRPr="00FF7034">
        <w:rPr>
          <w:rFonts w:hint="eastAsia"/>
          <w:szCs w:val="22"/>
          <w:u w:val="single"/>
        </w:rPr>
        <w:t>총</w:t>
      </w:r>
      <w:r w:rsidRPr="00FF7034">
        <w:rPr>
          <w:rFonts w:hint="eastAsia"/>
          <w:szCs w:val="22"/>
          <w:u w:val="single"/>
        </w:rPr>
        <w:t xml:space="preserve"> </w:t>
      </w:r>
      <w:r w:rsidRPr="00FF7034">
        <w:rPr>
          <w:rFonts w:hint="eastAsia"/>
          <w:szCs w:val="22"/>
          <w:u w:val="single"/>
        </w:rPr>
        <w:t>근로시간을</w:t>
      </w:r>
      <w:r w:rsidRPr="00FF7034">
        <w:rPr>
          <w:rFonts w:hint="eastAsia"/>
          <w:szCs w:val="22"/>
          <w:u w:val="single"/>
        </w:rPr>
        <w:t xml:space="preserve"> </w:t>
      </w:r>
      <w:r w:rsidRPr="00FF7034">
        <w:rPr>
          <w:rFonts w:hint="eastAsia"/>
          <w:szCs w:val="22"/>
          <w:u w:val="single"/>
        </w:rPr>
        <w:t>적용하는</w:t>
      </w:r>
      <w:r w:rsidRPr="00FF7034">
        <w:rPr>
          <w:rFonts w:hint="eastAsia"/>
          <w:szCs w:val="22"/>
          <w:u w:val="single"/>
        </w:rPr>
        <w:t xml:space="preserve"> </w:t>
      </w:r>
      <w:r w:rsidRPr="00FF7034">
        <w:rPr>
          <w:rFonts w:hint="eastAsia"/>
          <w:szCs w:val="22"/>
          <w:u w:val="single"/>
        </w:rPr>
        <w:t>경우</w:t>
      </w:r>
      <w:r w:rsidRPr="00FF7034">
        <w:rPr>
          <w:rFonts w:hint="eastAsia"/>
          <w:szCs w:val="22"/>
          <w:u w:val="single"/>
        </w:rPr>
        <w:t xml:space="preserve"> </w:t>
      </w:r>
      <w:r w:rsidRPr="00FF7034">
        <w:rPr>
          <w:szCs w:val="22"/>
          <w:u w:val="single"/>
        </w:rPr>
        <w:t>2019</w:t>
      </w:r>
      <w:r w:rsidRPr="00FF7034">
        <w:rPr>
          <w:rFonts w:hint="eastAsia"/>
          <w:szCs w:val="22"/>
          <w:u w:val="single"/>
        </w:rPr>
        <w:t>년</w:t>
      </w:r>
      <w:r w:rsidRPr="00FF7034">
        <w:rPr>
          <w:rFonts w:hint="eastAsia"/>
          <w:szCs w:val="22"/>
          <w:u w:val="single"/>
        </w:rPr>
        <w:t xml:space="preserve"> </w:t>
      </w:r>
      <w:r w:rsidRPr="00FF7034">
        <w:rPr>
          <w:szCs w:val="22"/>
          <w:u w:val="single"/>
        </w:rPr>
        <w:t>4</w:t>
      </w:r>
      <w:r w:rsidRPr="00FF7034">
        <w:rPr>
          <w:rFonts w:hint="eastAsia"/>
          <w:szCs w:val="22"/>
          <w:u w:val="single"/>
        </w:rPr>
        <w:t>월</w:t>
      </w:r>
      <w:r w:rsidRPr="00FF7034">
        <w:rPr>
          <w:rFonts w:hint="eastAsia"/>
          <w:szCs w:val="22"/>
          <w:u w:val="single"/>
        </w:rPr>
        <w:t xml:space="preserve"> </w:t>
      </w:r>
      <w:r w:rsidRPr="00FF7034">
        <w:rPr>
          <w:rFonts w:hint="eastAsia"/>
          <w:szCs w:val="22"/>
          <w:u w:val="single"/>
        </w:rPr>
        <w:t>및</w:t>
      </w:r>
      <w:r w:rsidRPr="00FF7034">
        <w:rPr>
          <w:szCs w:val="22"/>
          <w:u w:val="single"/>
        </w:rPr>
        <w:t xml:space="preserve"> 7</w:t>
      </w:r>
      <w:r w:rsidRPr="00FF7034">
        <w:rPr>
          <w:rFonts w:hint="eastAsia"/>
          <w:szCs w:val="22"/>
          <w:u w:val="single"/>
        </w:rPr>
        <w:t>월</w:t>
      </w:r>
      <w:r w:rsidRPr="00FF7034">
        <w:rPr>
          <w:rFonts w:hint="eastAsia"/>
          <w:szCs w:val="22"/>
          <w:u w:val="single"/>
        </w:rPr>
        <w:t>,</w:t>
      </w:r>
      <w:r w:rsidRPr="00FF7034">
        <w:rPr>
          <w:szCs w:val="22"/>
          <w:u w:val="single"/>
        </w:rPr>
        <w:t xml:space="preserve"> 2020</w:t>
      </w:r>
      <w:r w:rsidRPr="00FF7034">
        <w:rPr>
          <w:rFonts w:hint="eastAsia"/>
          <w:szCs w:val="22"/>
          <w:u w:val="single"/>
        </w:rPr>
        <w:t>년</w:t>
      </w:r>
      <w:r w:rsidRPr="00FF7034">
        <w:rPr>
          <w:rFonts w:hint="eastAsia"/>
          <w:szCs w:val="22"/>
          <w:u w:val="single"/>
        </w:rPr>
        <w:t xml:space="preserve"> </w:t>
      </w:r>
      <w:r w:rsidRPr="00FF7034">
        <w:rPr>
          <w:szCs w:val="22"/>
          <w:u w:val="single"/>
        </w:rPr>
        <w:t>6</w:t>
      </w:r>
      <w:r w:rsidRPr="00FF7034">
        <w:rPr>
          <w:rFonts w:hint="eastAsia"/>
          <w:szCs w:val="22"/>
          <w:u w:val="single"/>
        </w:rPr>
        <w:t>월</w:t>
      </w:r>
      <w:r w:rsidRPr="00FF7034">
        <w:rPr>
          <w:rFonts w:hint="eastAsia"/>
          <w:szCs w:val="22"/>
          <w:u w:val="single"/>
        </w:rPr>
        <w:t xml:space="preserve"> </w:t>
      </w:r>
      <w:r w:rsidRPr="00FF7034">
        <w:rPr>
          <w:rFonts w:hint="eastAsia"/>
          <w:szCs w:val="22"/>
          <w:u w:val="single"/>
        </w:rPr>
        <w:t>및</w:t>
      </w:r>
      <w:r w:rsidRPr="00FF7034">
        <w:rPr>
          <w:szCs w:val="22"/>
          <w:u w:val="single"/>
        </w:rPr>
        <w:t xml:space="preserve"> 7</w:t>
      </w:r>
      <w:r w:rsidRPr="00FF7034">
        <w:rPr>
          <w:rFonts w:hint="eastAsia"/>
          <w:szCs w:val="22"/>
          <w:u w:val="single"/>
        </w:rPr>
        <w:t>월</w:t>
      </w:r>
      <w:r w:rsidRPr="00FF7034">
        <w:rPr>
          <w:rFonts w:hint="eastAsia"/>
          <w:szCs w:val="22"/>
          <w:u w:val="single"/>
        </w:rPr>
        <w:t>, 2021</w:t>
      </w:r>
      <w:r w:rsidRPr="00FF7034">
        <w:rPr>
          <w:rFonts w:hint="eastAsia"/>
          <w:szCs w:val="22"/>
          <w:u w:val="single"/>
        </w:rPr>
        <w:t>년</w:t>
      </w:r>
      <w:r w:rsidRPr="00FF7034">
        <w:rPr>
          <w:rFonts w:hint="eastAsia"/>
          <w:szCs w:val="22"/>
          <w:u w:val="single"/>
        </w:rPr>
        <w:t xml:space="preserve"> 4</w:t>
      </w:r>
      <w:r w:rsidRPr="00FF7034">
        <w:rPr>
          <w:rFonts w:hint="eastAsia"/>
          <w:szCs w:val="22"/>
          <w:u w:val="single"/>
        </w:rPr>
        <w:t>월</w:t>
      </w:r>
      <w:r w:rsidRPr="00FF7034">
        <w:rPr>
          <w:rFonts w:hint="eastAsia"/>
          <w:szCs w:val="22"/>
          <w:u w:val="single"/>
        </w:rPr>
        <w:t xml:space="preserve"> </w:t>
      </w:r>
      <w:r w:rsidRPr="00FF7034">
        <w:rPr>
          <w:rFonts w:hint="eastAsia"/>
          <w:szCs w:val="22"/>
          <w:u w:val="single"/>
        </w:rPr>
        <w:t>및</w:t>
      </w:r>
      <w:r w:rsidRPr="00FF7034">
        <w:rPr>
          <w:rFonts w:hint="eastAsia"/>
          <w:szCs w:val="22"/>
          <w:u w:val="single"/>
        </w:rPr>
        <w:t xml:space="preserve"> </w:t>
      </w:r>
      <w:r w:rsidRPr="00FF7034">
        <w:rPr>
          <w:szCs w:val="22"/>
          <w:u w:val="single"/>
        </w:rPr>
        <w:t>6</w:t>
      </w:r>
      <w:r w:rsidRPr="00FF7034">
        <w:rPr>
          <w:rFonts w:hint="eastAsia"/>
          <w:szCs w:val="22"/>
          <w:u w:val="single"/>
        </w:rPr>
        <w:t>월에</w:t>
      </w:r>
      <w:r w:rsidRPr="00FF7034">
        <w:rPr>
          <w:rFonts w:hint="eastAsia"/>
          <w:szCs w:val="22"/>
          <w:u w:val="single"/>
        </w:rPr>
        <w:t xml:space="preserve"> </w:t>
      </w:r>
      <w:r w:rsidRPr="00FF7034">
        <w:rPr>
          <w:rFonts w:hint="eastAsia"/>
          <w:szCs w:val="22"/>
          <w:u w:val="single"/>
        </w:rPr>
        <w:t>추가</w:t>
      </w:r>
      <w:r w:rsidRPr="00FF7034">
        <w:rPr>
          <w:rFonts w:hint="eastAsia"/>
          <w:szCs w:val="22"/>
          <w:u w:val="single"/>
        </w:rPr>
        <w:t xml:space="preserve"> </w:t>
      </w:r>
      <w:r w:rsidRPr="00FF7034">
        <w:rPr>
          <w:rFonts w:hint="eastAsia"/>
          <w:szCs w:val="22"/>
          <w:u w:val="single"/>
        </w:rPr>
        <w:t>연장근로수당이</w:t>
      </w:r>
      <w:r w:rsidRPr="00FF7034">
        <w:rPr>
          <w:rFonts w:hint="eastAsia"/>
          <w:szCs w:val="22"/>
          <w:u w:val="single"/>
        </w:rPr>
        <w:t xml:space="preserve"> </w:t>
      </w:r>
      <w:r w:rsidRPr="00FF7034">
        <w:rPr>
          <w:rFonts w:hint="eastAsia"/>
          <w:szCs w:val="22"/>
          <w:u w:val="single"/>
        </w:rPr>
        <w:t>발생할</w:t>
      </w:r>
      <w:r w:rsidRPr="00FF7034">
        <w:rPr>
          <w:rFonts w:hint="eastAsia"/>
          <w:szCs w:val="22"/>
          <w:u w:val="single"/>
        </w:rPr>
        <w:t xml:space="preserve"> </w:t>
      </w:r>
      <w:r w:rsidRPr="00FF7034">
        <w:rPr>
          <w:rFonts w:hint="eastAsia"/>
          <w:szCs w:val="22"/>
          <w:u w:val="single"/>
        </w:rPr>
        <w:t>가능성이</w:t>
      </w:r>
      <w:r w:rsidRPr="00FF7034">
        <w:rPr>
          <w:rFonts w:hint="eastAsia"/>
          <w:szCs w:val="22"/>
          <w:u w:val="single"/>
        </w:rPr>
        <w:t xml:space="preserve"> </w:t>
      </w:r>
      <w:r w:rsidRPr="00FF7034">
        <w:rPr>
          <w:rFonts w:hint="eastAsia"/>
          <w:szCs w:val="22"/>
          <w:u w:val="single"/>
        </w:rPr>
        <w:t>있고</w:t>
      </w:r>
      <w:r w:rsidRPr="00FF7034">
        <w:rPr>
          <w:rFonts w:hint="eastAsia"/>
          <w:szCs w:val="22"/>
          <w:u w:val="single"/>
        </w:rPr>
        <w:t>,</w:t>
      </w:r>
      <w:r w:rsidRPr="00FF7034">
        <w:rPr>
          <w:szCs w:val="22"/>
          <w:u w:val="single"/>
        </w:rPr>
        <w:t xml:space="preserve"> </w:t>
      </w:r>
      <w:r w:rsidRPr="00FF7034">
        <w:rPr>
          <w:rFonts w:hint="eastAsia"/>
          <w:szCs w:val="22"/>
          <w:u w:val="single"/>
        </w:rPr>
        <w:t>그</w:t>
      </w:r>
      <w:r w:rsidRPr="00FF7034">
        <w:rPr>
          <w:rFonts w:hint="eastAsia"/>
          <w:szCs w:val="22"/>
          <w:u w:val="single"/>
        </w:rPr>
        <w:t xml:space="preserve"> </w:t>
      </w:r>
      <w:r w:rsidRPr="00FF7034">
        <w:rPr>
          <w:rFonts w:hint="eastAsia"/>
          <w:szCs w:val="22"/>
          <w:u w:val="single"/>
        </w:rPr>
        <w:t>추정액</w:t>
      </w:r>
      <w:r>
        <w:rPr>
          <w:rFonts w:hint="eastAsia"/>
          <w:szCs w:val="22"/>
          <w:u w:val="single"/>
        </w:rPr>
        <w:t>의</w:t>
      </w:r>
      <w:r w:rsidRPr="00FF7034">
        <w:rPr>
          <w:rFonts w:hint="eastAsia"/>
          <w:szCs w:val="22"/>
          <w:u w:val="single"/>
        </w:rPr>
        <w:t xml:space="preserve"> </w:t>
      </w:r>
      <w:r w:rsidRPr="00FF7034">
        <w:rPr>
          <w:rFonts w:hint="eastAsia"/>
          <w:szCs w:val="22"/>
          <w:u w:val="single"/>
        </w:rPr>
        <w:t>합계는</w:t>
      </w:r>
      <w:r w:rsidRPr="00FF7034">
        <w:rPr>
          <w:rFonts w:hint="eastAsia"/>
          <w:szCs w:val="22"/>
          <w:u w:val="single"/>
        </w:rPr>
        <w:t xml:space="preserve"> </w:t>
      </w:r>
      <w:r w:rsidRPr="00FF7034">
        <w:rPr>
          <w:szCs w:val="22"/>
          <w:u w:val="single"/>
        </w:rPr>
        <w:t>75,738,690</w:t>
      </w:r>
      <w:r w:rsidRPr="00FF7034">
        <w:rPr>
          <w:rFonts w:hint="eastAsia"/>
          <w:szCs w:val="22"/>
          <w:u w:val="single"/>
        </w:rPr>
        <w:t>원임</w:t>
      </w:r>
      <w:r>
        <w:rPr>
          <w:rFonts w:hint="eastAsia"/>
          <w:szCs w:val="22"/>
        </w:rPr>
        <w:t>.</w:t>
      </w:r>
    </w:p>
    <w:p w14:paraId="15ECF084" w14:textId="77777777" w:rsidR="00026A7E" w:rsidRPr="00CB2B3F" w:rsidRDefault="00026A7E" w:rsidP="00026A7E">
      <w:pPr>
        <w:spacing w:after="240"/>
        <w:ind w:left="907"/>
        <w:rPr>
          <w:szCs w:val="22"/>
        </w:rPr>
      </w:pPr>
    </w:p>
    <w:p w14:paraId="3DD3B52C" w14:textId="77777777" w:rsidR="00026A7E" w:rsidRPr="00755ABB" w:rsidRDefault="00026A7E" w:rsidP="00026A7E">
      <w:pPr>
        <w:pStyle w:val="a5"/>
        <w:numPr>
          <w:ilvl w:val="0"/>
          <w:numId w:val="28"/>
        </w:numPr>
        <w:spacing w:before="240" w:after="240"/>
        <w:ind w:leftChars="0"/>
        <w:outlineLvl w:val="1"/>
        <w:rPr>
          <w:b/>
          <w:color w:val="5D2A2C" w:themeColor="text2"/>
          <w:sz w:val="24"/>
        </w:rPr>
      </w:pPr>
      <w:r w:rsidRPr="00755ABB">
        <w:rPr>
          <w:b/>
          <w:color w:val="5D2A2C" w:themeColor="text2"/>
          <w:sz w:val="24"/>
        </w:rPr>
        <w:t>공휴일에</w:t>
      </w:r>
      <w:r w:rsidRPr="00755ABB">
        <w:rPr>
          <w:b/>
          <w:color w:val="5D2A2C" w:themeColor="text2"/>
          <w:sz w:val="24"/>
        </w:rPr>
        <w:t xml:space="preserve"> </w:t>
      </w:r>
      <w:r w:rsidRPr="00755ABB">
        <w:rPr>
          <w:b/>
          <w:color w:val="5D2A2C" w:themeColor="text2"/>
          <w:sz w:val="24"/>
        </w:rPr>
        <w:t>대한</w:t>
      </w:r>
      <w:r w:rsidRPr="00755ABB">
        <w:rPr>
          <w:b/>
          <w:color w:val="5D2A2C" w:themeColor="text2"/>
          <w:sz w:val="24"/>
        </w:rPr>
        <w:t xml:space="preserve"> </w:t>
      </w:r>
      <w:r w:rsidRPr="00755ABB">
        <w:rPr>
          <w:b/>
          <w:color w:val="5D2A2C" w:themeColor="text2"/>
          <w:sz w:val="24"/>
        </w:rPr>
        <w:t>휴일대체에</w:t>
      </w:r>
      <w:r w:rsidRPr="00755ABB">
        <w:rPr>
          <w:b/>
          <w:color w:val="5D2A2C" w:themeColor="text2"/>
          <w:sz w:val="24"/>
        </w:rPr>
        <w:t xml:space="preserve"> </w:t>
      </w:r>
      <w:r w:rsidRPr="00755ABB">
        <w:rPr>
          <w:b/>
          <w:color w:val="5D2A2C" w:themeColor="text2"/>
          <w:sz w:val="24"/>
        </w:rPr>
        <w:t>관한</w:t>
      </w:r>
      <w:r w:rsidRPr="00755ABB">
        <w:rPr>
          <w:b/>
          <w:color w:val="5D2A2C" w:themeColor="text2"/>
          <w:sz w:val="24"/>
        </w:rPr>
        <w:t xml:space="preserve"> </w:t>
      </w:r>
      <w:r w:rsidRPr="00755ABB">
        <w:rPr>
          <w:b/>
          <w:color w:val="5D2A2C" w:themeColor="text2"/>
          <w:sz w:val="24"/>
        </w:rPr>
        <w:t>휴일근로수당</w:t>
      </w:r>
      <w:r w:rsidRPr="00755ABB">
        <w:rPr>
          <w:b/>
          <w:color w:val="5D2A2C" w:themeColor="text2"/>
          <w:sz w:val="24"/>
        </w:rPr>
        <w:t xml:space="preserve"> </w:t>
      </w:r>
      <w:r w:rsidRPr="00755ABB">
        <w:rPr>
          <w:b/>
          <w:color w:val="5D2A2C" w:themeColor="text2"/>
          <w:sz w:val="24"/>
        </w:rPr>
        <w:t>이슈</w:t>
      </w:r>
    </w:p>
    <w:p w14:paraId="7DDA1BD1" w14:textId="77777777" w:rsidR="00026A7E" w:rsidRPr="00CB2B3F" w:rsidRDefault="00026A7E" w:rsidP="00026A7E">
      <w:pPr>
        <w:numPr>
          <w:ilvl w:val="0"/>
          <w:numId w:val="70"/>
        </w:numPr>
        <w:spacing w:after="240"/>
        <w:rPr>
          <w:b/>
          <w:szCs w:val="22"/>
        </w:rPr>
      </w:pPr>
      <w:r w:rsidRPr="00CB2B3F">
        <w:rPr>
          <w:b/>
          <w:szCs w:val="22"/>
        </w:rPr>
        <w:t>사실관계</w:t>
      </w:r>
    </w:p>
    <w:p w14:paraId="336A2207" w14:textId="77777777" w:rsidR="00026A7E" w:rsidRDefault="00026A7E" w:rsidP="00026A7E">
      <w:pPr>
        <w:spacing w:after="240"/>
        <w:ind w:left="907"/>
        <w:rPr>
          <w:szCs w:val="22"/>
        </w:rPr>
      </w:pPr>
      <w:r w:rsidRPr="00CB2B3F">
        <w:rPr>
          <w:szCs w:val="22"/>
        </w:rPr>
        <w:t>제공된</w:t>
      </w:r>
      <w:r w:rsidRPr="00CB2B3F">
        <w:rPr>
          <w:szCs w:val="22"/>
        </w:rPr>
        <w:t xml:space="preserve"> </w:t>
      </w:r>
      <w:r w:rsidRPr="00CB2B3F">
        <w:rPr>
          <w:szCs w:val="22"/>
        </w:rPr>
        <w:t>휴일사전대체품의</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대상회사는</w:t>
      </w:r>
      <w:r w:rsidRPr="00CB2B3F">
        <w:rPr>
          <w:szCs w:val="22"/>
        </w:rPr>
        <w:t xml:space="preserve"> </w:t>
      </w:r>
      <w:r w:rsidRPr="00CB2B3F">
        <w:rPr>
          <w:szCs w:val="22"/>
        </w:rPr>
        <w:t>근로자들로부터</w:t>
      </w:r>
      <w:r w:rsidRPr="00CB2B3F">
        <w:rPr>
          <w:szCs w:val="22"/>
        </w:rPr>
        <w:t xml:space="preserve"> </w:t>
      </w:r>
      <w:r w:rsidRPr="00CB2B3F">
        <w:rPr>
          <w:szCs w:val="22"/>
        </w:rPr>
        <w:t>사전</w:t>
      </w:r>
      <w:r w:rsidRPr="00CB2B3F">
        <w:rPr>
          <w:szCs w:val="22"/>
        </w:rPr>
        <w:t xml:space="preserve"> </w:t>
      </w:r>
      <w:r w:rsidRPr="00CB2B3F">
        <w:rPr>
          <w:szCs w:val="22"/>
        </w:rPr>
        <w:t>동의를</w:t>
      </w:r>
      <w:r w:rsidRPr="00CB2B3F">
        <w:rPr>
          <w:szCs w:val="22"/>
        </w:rPr>
        <w:t xml:space="preserve"> </w:t>
      </w:r>
      <w:r w:rsidRPr="00CB2B3F">
        <w:rPr>
          <w:szCs w:val="22"/>
        </w:rPr>
        <w:t>받아</w:t>
      </w:r>
      <w:r w:rsidRPr="00CB2B3F">
        <w:rPr>
          <w:szCs w:val="22"/>
        </w:rPr>
        <w:t xml:space="preserve"> </w:t>
      </w:r>
      <w:r w:rsidRPr="00CB2B3F">
        <w:rPr>
          <w:szCs w:val="22"/>
        </w:rPr>
        <w:t>휴일을</w:t>
      </w:r>
      <w:r w:rsidRPr="00CB2B3F">
        <w:rPr>
          <w:szCs w:val="22"/>
        </w:rPr>
        <w:t xml:space="preserve"> </w:t>
      </w:r>
      <w:r w:rsidRPr="00CB2B3F">
        <w:rPr>
          <w:szCs w:val="22"/>
        </w:rPr>
        <w:t>근무일로</w:t>
      </w:r>
      <w:r w:rsidRPr="00CB2B3F">
        <w:rPr>
          <w:szCs w:val="22"/>
        </w:rPr>
        <w:t xml:space="preserve"> </w:t>
      </w:r>
      <w:r w:rsidRPr="00CB2B3F">
        <w:rPr>
          <w:szCs w:val="22"/>
        </w:rPr>
        <w:t>대체</w:t>
      </w:r>
      <w:r w:rsidRPr="00CB2B3F">
        <w:rPr>
          <w:szCs w:val="22"/>
        </w:rPr>
        <w:t>(</w:t>
      </w:r>
      <w:r w:rsidRPr="00CB2B3F">
        <w:rPr>
          <w:szCs w:val="22"/>
        </w:rPr>
        <w:t>대신</w:t>
      </w:r>
      <w:r w:rsidRPr="00CB2B3F">
        <w:rPr>
          <w:szCs w:val="22"/>
        </w:rPr>
        <w:t xml:space="preserve"> </w:t>
      </w:r>
      <w:r w:rsidRPr="00CB2B3F">
        <w:rPr>
          <w:szCs w:val="22"/>
        </w:rPr>
        <w:t>원래</w:t>
      </w:r>
      <w:r w:rsidRPr="00CB2B3F">
        <w:rPr>
          <w:szCs w:val="22"/>
        </w:rPr>
        <w:t xml:space="preserve"> </w:t>
      </w:r>
      <w:r w:rsidRPr="00CB2B3F">
        <w:rPr>
          <w:szCs w:val="22"/>
        </w:rPr>
        <w:t>근무일인</w:t>
      </w:r>
      <w:r w:rsidRPr="00CB2B3F">
        <w:rPr>
          <w:szCs w:val="22"/>
        </w:rPr>
        <w:t xml:space="preserve"> </w:t>
      </w:r>
      <w:r w:rsidRPr="00CB2B3F">
        <w:rPr>
          <w:szCs w:val="22"/>
        </w:rPr>
        <w:t>다른</w:t>
      </w:r>
      <w:r w:rsidRPr="00CB2B3F">
        <w:rPr>
          <w:szCs w:val="22"/>
        </w:rPr>
        <w:t xml:space="preserve"> </w:t>
      </w:r>
      <w:r w:rsidRPr="00CB2B3F">
        <w:rPr>
          <w:szCs w:val="22"/>
        </w:rPr>
        <w:t>특정한</w:t>
      </w:r>
      <w:r w:rsidRPr="00CB2B3F">
        <w:rPr>
          <w:szCs w:val="22"/>
        </w:rPr>
        <w:t xml:space="preserve"> </w:t>
      </w:r>
      <w:r w:rsidRPr="00CB2B3F">
        <w:rPr>
          <w:szCs w:val="22"/>
        </w:rPr>
        <w:t>날을</w:t>
      </w:r>
      <w:r w:rsidRPr="00CB2B3F">
        <w:rPr>
          <w:szCs w:val="22"/>
        </w:rPr>
        <w:t xml:space="preserve"> </w:t>
      </w:r>
      <w:r w:rsidRPr="00CB2B3F">
        <w:rPr>
          <w:szCs w:val="22"/>
        </w:rPr>
        <w:t>휴일로</w:t>
      </w:r>
      <w:r w:rsidRPr="00CB2B3F">
        <w:rPr>
          <w:szCs w:val="22"/>
        </w:rPr>
        <w:t xml:space="preserve"> </w:t>
      </w:r>
      <w:r w:rsidRPr="00CB2B3F">
        <w:rPr>
          <w:szCs w:val="22"/>
        </w:rPr>
        <w:t>부여</w:t>
      </w:r>
      <w:r w:rsidRPr="00CB2B3F">
        <w:rPr>
          <w:szCs w:val="22"/>
        </w:rPr>
        <w:t>)</w:t>
      </w:r>
      <w:r w:rsidRPr="00CB2B3F">
        <w:rPr>
          <w:szCs w:val="22"/>
        </w:rPr>
        <w:t>하는</w:t>
      </w:r>
      <w:r w:rsidRPr="00CB2B3F">
        <w:rPr>
          <w:szCs w:val="22"/>
        </w:rPr>
        <w:t xml:space="preserve"> </w:t>
      </w:r>
      <w:r w:rsidRPr="00CB2B3F">
        <w:rPr>
          <w:szCs w:val="22"/>
        </w:rPr>
        <w:t>휴일대체제도를</w:t>
      </w:r>
      <w:r w:rsidRPr="00CB2B3F">
        <w:rPr>
          <w:szCs w:val="22"/>
        </w:rPr>
        <w:t xml:space="preserve"> </w:t>
      </w:r>
      <w:r w:rsidRPr="00CB2B3F">
        <w:rPr>
          <w:szCs w:val="22"/>
        </w:rPr>
        <w:t>시행하고</w:t>
      </w:r>
      <w:r w:rsidRPr="00CB2B3F">
        <w:rPr>
          <w:szCs w:val="22"/>
        </w:rPr>
        <w:t xml:space="preserve"> </w:t>
      </w:r>
      <w:r w:rsidRPr="00CB2B3F">
        <w:rPr>
          <w:szCs w:val="22"/>
        </w:rPr>
        <w:t>있으나</w:t>
      </w:r>
      <w:r w:rsidRPr="00CB2B3F">
        <w:rPr>
          <w:szCs w:val="22"/>
        </w:rPr>
        <w:t xml:space="preserve">, </w:t>
      </w:r>
      <w:r w:rsidRPr="00CB2B3F">
        <w:rPr>
          <w:szCs w:val="22"/>
        </w:rPr>
        <w:t>휴일대체제도에</w:t>
      </w:r>
      <w:r w:rsidRPr="00CB2B3F">
        <w:rPr>
          <w:szCs w:val="22"/>
        </w:rPr>
        <w:t xml:space="preserve"> </w:t>
      </w:r>
      <w:r w:rsidRPr="00CB2B3F">
        <w:rPr>
          <w:szCs w:val="22"/>
        </w:rPr>
        <w:t>관하여</w:t>
      </w:r>
      <w:r w:rsidRPr="00CB2B3F">
        <w:rPr>
          <w:szCs w:val="22"/>
        </w:rPr>
        <w:t xml:space="preserve"> </w:t>
      </w:r>
      <w:r w:rsidRPr="00CB2B3F">
        <w:rPr>
          <w:szCs w:val="22"/>
        </w:rPr>
        <w:t>근로자대표와</w:t>
      </w:r>
      <w:r w:rsidRPr="00CB2B3F">
        <w:rPr>
          <w:szCs w:val="22"/>
        </w:rPr>
        <w:t xml:space="preserve"> </w:t>
      </w:r>
      <w:r w:rsidRPr="00CB2B3F">
        <w:rPr>
          <w:szCs w:val="22"/>
        </w:rPr>
        <w:t>합의한</w:t>
      </w:r>
      <w:r w:rsidRPr="00CB2B3F">
        <w:rPr>
          <w:szCs w:val="22"/>
        </w:rPr>
        <w:t xml:space="preserve"> </w:t>
      </w:r>
      <w:r w:rsidRPr="00CB2B3F">
        <w:rPr>
          <w:szCs w:val="22"/>
        </w:rPr>
        <w:t>사항은</w:t>
      </w:r>
      <w:r w:rsidRPr="00CB2B3F">
        <w:rPr>
          <w:szCs w:val="22"/>
        </w:rPr>
        <w:t xml:space="preserve"> </w:t>
      </w:r>
      <w:r w:rsidRPr="00CB2B3F">
        <w:rPr>
          <w:szCs w:val="22"/>
        </w:rPr>
        <w:t>없음</w:t>
      </w:r>
      <w:r w:rsidRPr="00CB2B3F">
        <w:rPr>
          <w:szCs w:val="22"/>
        </w:rPr>
        <w:t>.</w:t>
      </w:r>
      <w:r>
        <w:rPr>
          <w:szCs w:val="22"/>
        </w:rPr>
        <w:t xml:space="preserve"> </w:t>
      </w:r>
    </w:p>
    <w:p w14:paraId="09A83F30" w14:textId="77777777" w:rsidR="00026A7E" w:rsidRPr="00CB2B3F" w:rsidRDefault="00026A7E" w:rsidP="00026A7E">
      <w:pPr>
        <w:spacing w:after="240"/>
        <w:ind w:left="907"/>
        <w:rPr>
          <w:szCs w:val="22"/>
        </w:rPr>
      </w:pPr>
      <w:r>
        <w:rPr>
          <w:rFonts w:hint="eastAsia"/>
          <w:szCs w:val="22"/>
        </w:rPr>
        <w:t>대상회사는</w:t>
      </w:r>
      <w:r>
        <w:rPr>
          <w:rFonts w:hint="eastAsia"/>
          <w:szCs w:val="22"/>
        </w:rPr>
        <w:t xml:space="preserve"> </w:t>
      </w:r>
      <w:r>
        <w:rPr>
          <w:szCs w:val="22"/>
        </w:rPr>
        <w:t>2020</w:t>
      </w:r>
      <w:r>
        <w:rPr>
          <w:rFonts w:hint="eastAsia"/>
          <w:szCs w:val="22"/>
        </w:rPr>
        <w:t>년</w:t>
      </w:r>
      <w:r>
        <w:rPr>
          <w:szCs w:val="22"/>
        </w:rPr>
        <w:t xml:space="preserve"> 1</w:t>
      </w:r>
      <w:r>
        <w:rPr>
          <w:rFonts w:hint="eastAsia"/>
          <w:szCs w:val="22"/>
        </w:rPr>
        <w:t>월</w:t>
      </w:r>
      <w:r>
        <w:rPr>
          <w:szCs w:val="22"/>
        </w:rPr>
        <w:t xml:space="preserve"> 1</w:t>
      </w:r>
      <w:r>
        <w:rPr>
          <w:rFonts w:hint="eastAsia"/>
          <w:szCs w:val="22"/>
        </w:rPr>
        <w:t>일</w:t>
      </w:r>
      <w:r>
        <w:rPr>
          <w:szCs w:val="22"/>
        </w:rPr>
        <w:t xml:space="preserve"> </w:t>
      </w:r>
      <w:r>
        <w:rPr>
          <w:rFonts w:hint="eastAsia"/>
          <w:szCs w:val="22"/>
        </w:rPr>
        <w:t>이후에도</w:t>
      </w:r>
      <w:r>
        <w:rPr>
          <w:rFonts w:hint="eastAsia"/>
          <w:szCs w:val="22"/>
        </w:rPr>
        <w:t xml:space="preserve"> </w:t>
      </w:r>
      <w:r>
        <w:rPr>
          <w:rFonts w:hint="eastAsia"/>
          <w:szCs w:val="22"/>
        </w:rPr>
        <w:t>매장근무자들에</w:t>
      </w:r>
      <w:r>
        <w:rPr>
          <w:rFonts w:hint="eastAsia"/>
          <w:szCs w:val="22"/>
        </w:rPr>
        <w:t xml:space="preserve"> </w:t>
      </w:r>
      <w:r>
        <w:rPr>
          <w:rFonts w:hint="eastAsia"/>
          <w:szCs w:val="22"/>
        </w:rPr>
        <w:t>대하여</w:t>
      </w:r>
      <w:r>
        <w:rPr>
          <w:rFonts w:hint="eastAsia"/>
          <w:szCs w:val="22"/>
        </w:rPr>
        <w:t xml:space="preserve"> </w:t>
      </w:r>
      <w:r>
        <w:rPr>
          <w:rFonts w:hint="eastAsia"/>
          <w:szCs w:val="22"/>
        </w:rPr>
        <w:t>공휴일에</w:t>
      </w:r>
      <w:r>
        <w:rPr>
          <w:rFonts w:hint="eastAsia"/>
          <w:szCs w:val="22"/>
        </w:rPr>
        <w:t xml:space="preserve"> </w:t>
      </w:r>
      <w:r>
        <w:rPr>
          <w:rFonts w:hint="eastAsia"/>
          <w:szCs w:val="22"/>
        </w:rPr>
        <w:t>대한</w:t>
      </w:r>
      <w:r>
        <w:rPr>
          <w:rFonts w:hint="eastAsia"/>
          <w:szCs w:val="22"/>
        </w:rPr>
        <w:t xml:space="preserve"> </w:t>
      </w:r>
      <w:r>
        <w:rPr>
          <w:rFonts w:hint="eastAsia"/>
          <w:szCs w:val="22"/>
        </w:rPr>
        <w:t>휴일대체를</w:t>
      </w:r>
      <w:r>
        <w:rPr>
          <w:rFonts w:hint="eastAsia"/>
          <w:szCs w:val="22"/>
        </w:rPr>
        <w:t xml:space="preserve"> </w:t>
      </w:r>
      <w:r>
        <w:rPr>
          <w:rFonts w:hint="eastAsia"/>
          <w:szCs w:val="22"/>
        </w:rPr>
        <w:t>하고</w:t>
      </w:r>
      <w:r>
        <w:rPr>
          <w:rFonts w:hint="eastAsia"/>
          <w:szCs w:val="22"/>
        </w:rPr>
        <w:t xml:space="preserve"> </w:t>
      </w:r>
      <w:r>
        <w:rPr>
          <w:rFonts w:hint="eastAsia"/>
          <w:szCs w:val="22"/>
        </w:rPr>
        <w:t>있음</w:t>
      </w:r>
      <w:r>
        <w:rPr>
          <w:rFonts w:hint="eastAsia"/>
          <w:szCs w:val="22"/>
        </w:rPr>
        <w:t>.</w:t>
      </w:r>
    </w:p>
    <w:p w14:paraId="168CC358" w14:textId="77777777" w:rsidR="00026A7E" w:rsidRPr="003D68A2" w:rsidRDefault="00026A7E" w:rsidP="00026A7E">
      <w:pPr>
        <w:spacing w:line="350" w:lineRule="atLeast"/>
        <w:ind w:left="454"/>
        <w:rPr>
          <w:szCs w:val="22"/>
        </w:rPr>
      </w:pPr>
    </w:p>
    <w:p w14:paraId="312ED592" w14:textId="77777777" w:rsidR="00026A7E" w:rsidRPr="00CB2B3F" w:rsidRDefault="00026A7E" w:rsidP="00026A7E">
      <w:pPr>
        <w:numPr>
          <w:ilvl w:val="0"/>
          <w:numId w:val="70"/>
        </w:numPr>
        <w:spacing w:after="240"/>
        <w:rPr>
          <w:b/>
          <w:szCs w:val="22"/>
        </w:rPr>
      </w:pPr>
      <w:r w:rsidRPr="00CB2B3F">
        <w:rPr>
          <w:b/>
          <w:szCs w:val="22"/>
        </w:rPr>
        <w:t>분석</w:t>
      </w:r>
    </w:p>
    <w:p w14:paraId="6CC40A44" w14:textId="77777777" w:rsidR="00026A7E" w:rsidRPr="00CB2B3F" w:rsidRDefault="00026A7E" w:rsidP="00026A7E">
      <w:pPr>
        <w:spacing w:after="240"/>
        <w:ind w:left="907"/>
        <w:rPr>
          <w:szCs w:val="22"/>
        </w:rPr>
      </w:pPr>
      <w:r w:rsidRPr="00CB2B3F">
        <w:rPr>
          <w:szCs w:val="22"/>
        </w:rPr>
        <w:t>2018</w:t>
      </w:r>
      <w:r w:rsidRPr="00CB2B3F">
        <w:rPr>
          <w:szCs w:val="22"/>
        </w:rPr>
        <w:t>년</w:t>
      </w:r>
      <w:r w:rsidRPr="00CB2B3F">
        <w:rPr>
          <w:szCs w:val="22"/>
        </w:rPr>
        <w:t xml:space="preserve"> 3</w:t>
      </w:r>
      <w:r w:rsidRPr="00CB2B3F">
        <w:rPr>
          <w:szCs w:val="22"/>
        </w:rPr>
        <w:t>월</w:t>
      </w:r>
      <w:r w:rsidRPr="00CB2B3F">
        <w:rPr>
          <w:szCs w:val="22"/>
        </w:rPr>
        <w:t xml:space="preserve"> 20</w:t>
      </w:r>
      <w:r w:rsidRPr="00CB2B3F">
        <w:rPr>
          <w:szCs w:val="22"/>
        </w:rPr>
        <w:t>자로</w:t>
      </w:r>
      <w:r w:rsidRPr="00CB2B3F">
        <w:rPr>
          <w:szCs w:val="22"/>
        </w:rPr>
        <w:t xml:space="preserve"> </w:t>
      </w:r>
      <w:r w:rsidRPr="00CB2B3F">
        <w:rPr>
          <w:szCs w:val="22"/>
        </w:rPr>
        <w:t>개정된</w:t>
      </w:r>
      <w:r w:rsidRPr="00CB2B3F">
        <w:rPr>
          <w:szCs w:val="22"/>
        </w:rPr>
        <w:t xml:space="preserve"> </w:t>
      </w:r>
      <w:r w:rsidRPr="00CB2B3F">
        <w:rPr>
          <w:szCs w:val="22"/>
        </w:rPr>
        <w:t>근로기준법은</w:t>
      </w:r>
      <w:r w:rsidRPr="00CB2B3F">
        <w:rPr>
          <w:szCs w:val="22"/>
        </w:rPr>
        <w:t xml:space="preserve"> </w:t>
      </w:r>
      <w:r w:rsidRPr="00CB2B3F">
        <w:rPr>
          <w:szCs w:val="22"/>
        </w:rPr>
        <w:t>사용자가</w:t>
      </w:r>
      <w:r w:rsidRPr="00CB2B3F">
        <w:rPr>
          <w:szCs w:val="22"/>
        </w:rPr>
        <w:t xml:space="preserve"> </w:t>
      </w:r>
      <w:r w:rsidRPr="00CB2B3F">
        <w:rPr>
          <w:szCs w:val="22"/>
        </w:rPr>
        <w:t>공휴일을</w:t>
      </w:r>
      <w:r w:rsidRPr="00CB2B3F">
        <w:rPr>
          <w:szCs w:val="22"/>
        </w:rPr>
        <w:t xml:space="preserve"> </w:t>
      </w:r>
      <w:r w:rsidRPr="00CB2B3F">
        <w:rPr>
          <w:szCs w:val="22"/>
        </w:rPr>
        <w:t>유급으로</w:t>
      </w:r>
      <w:r w:rsidRPr="00CB2B3F">
        <w:rPr>
          <w:szCs w:val="22"/>
        </w:rPr>
        <w:t xml:space="preserve"> </w:t>
      </w:r>
      <w:r w:rsidRPr="00CB2B3F">
        <w:rPr>
          <w:szCs w:val="22"/>
        </w:rPr>
        <w:t>보장하도록</w:t>
      </w:r>
      <w:r w:rsidRPr="00CB2B3F">
        <w:rPr>
          <w:szCs w:val="22"/>
        </w:rPr>
        <w:t xml:space="preserve"> </w:t>
      </w:r>
      <w:r w:rsidRPr="00CB2B3F">
        <w:rPr>
          <w:szCs w:val="22"/>
        </w:rPr>
        <w:t>하면서</w:t>
      </w:r>
      <w:r w:rsidRPr="00CB2B3F">
        <w:rPr>
          <w:szCs w:val="22"/>
        </w:rPr>
        <w:t xml:space="preserve">, </w:t>
      </w:r>
      <w:r w:rsidRPr="00CB2B3F">
        <w:rPr>
          <w:szCs w:val="22"/>
        </w:rPr>
        <w:t>다만</w:t>
      </w:r>
      <w:r w:rsidRPr="00CB2B3F">
        <w:rPr>
          <w:szCs w:val="22"/>
        </w:rPr>
        <w:t xml:space="preserve"> </w:t>
      </w:r>
      <w:r w:rsidRPr="00CB2B3F">
        <w:rPr>
          <w:szCs w:val="22"/>
        </w:rPr>
        <w:t>근로자대표와</w:t>
      </w:r>
      <w:r w:rsidRPr="00CB2B3F">
        <w:rPr>
          <w:szCs w:val="22"/>
        </w:rPr>
        <w:t xml:space="preserve"> </w:t>
      </w:r>
      <w:r w:rsidRPr="00CB2B3F">
        <w:rPr>
          <w:szCs w:val="22"/>
        </w:rPr>
        <w:t>서면으로</w:t>
      </w:r>
      <w:r w:rsidRPr="00CB2B3F">
        <w:rPr>
          <w:szCs w:val="22"/>
        </w:rPr>
        <w:t xml:space="preserve"> </w:t>
      </w:r>
      <w:r w:rsidRPr="00CB2B3F">
        <w:rPr>
          <w:szCs w:val="22"/>
        </w:rPr>
        <w:t>합의한</w:t>
      </w:r>
      <w:r w:rsidRPr="00CB2B3F">
        <w:rPr>
          <w:szCs w:val="22"/>
        </w:rPr>
        <w:t xml:space="preserve"> </w:t>
      </w:r>
      <w:r w:rsidRPr="00CB2B3F">
        <w:rPr>
          <w:szCs w:val="22"/>
        </w:rPr>
        <w:t>경우</w:t>
      </w:r>
      <w:r w:rsidRPr="00CB2B3F">
        <w:rPr>
          <w:szCs w:val="22"/>
        </w:rPr>
        <w:t xml:space="preserve"> </w:t>
      </w:r>
      <w:r w:rsidRPr="00CB2B3F">
        <w:rPr>
          <w:szCs w:val="22"/>
        </w:rPr>
        <w:t>특정한</w:t>
      </w:r>
      <w:r w:rsidRPr="00CB2B3F">
        <w:rPr>
          <w:szCs w:val="22"/>
        </w:rPr>
        <w:t xml:space="preserve"> </w:t>
      </w:r>
      <w:r w:rsidRPr="00CB2B3F">
        <w:rPr>
          <w:szCs w:val="22"/>
        </w:rPr>
        <w:t>근로일로</w:t>
      </w:r>
      <w:r w:rsidRPr="00CB2B3F">
        <w:rPr>
          <w:szCs w:val="22"/>
        </w:rPr>
        <w:t xml:space="preserve"> </w:t>
      </w:r>
      <w:r w:rsidRPr="00CB2B3F">
        <w:rPr>
          <w:szCs w:val="22"/>
        </w:rPr>
        <w:t>대체할</w:t>
      </w:r>
      <w:r w:rsidRPr="00CB2B3F">
        <w:rPr>
          <w:szCs w:val="22"/>
        </w:rPr>
        <w:t xml:space="preserve"> </w:t>
      </w:r>
      <w:r w:rsidRPr="00CB2B3F">
        <w:rPr>
          <w:szCs w:val="22"/>
        </w:rPr>
        <w:t>수</w:t>
      </w:r>
      <w:r w:rsidRPr="00CB2B3F">
        <w:rPr>
          <w:szCs w:val="22"/>
        </w:rPr>
        <w:t xml:space="preserve"> </w:t>
      </w:r>
      <w:r w:rsidRPr="00CB2B3F">
        <w:rPr>
          <w:szCs w:val="22"/>
        </w:rPr>
        <w:t>있도록</w:t>
      </w:r>
      <w:r w:rsidRPr="00CB2B3F">
        <w:rPr>
          <w:szCs w:val="22"/>
        </w:rPr>
        <w:t xml:space="preserve"> </w:t>
      </w:r>
      <w:r w:rsidRPr="00CB2B3F">
        <w:rPr>
          <w:szCs w:val="22"/>
        </w:rPr>
        <w:t>규정하고</w:t>
      </w:r>
      <w:r w:rsidRPr="00CB2B3F">
        <w:rPr>
          <w:szCs w:val="22"/>
        </w:rPr>
        <w:t xml:space="preserve"> </w:t>
      </w:r>
      <w:r w:rsidRPr="00CB2B3F">
        <w:rPr>
          <w:szCs w:val="22"/>
        </w:rPr>
        <w:t>있음</w:t>
      </w:r>
      <w:r w:rsidRPr="00CB2B3F">
        <w:rPr>
          <w:szCs w:val="22"/>
        </w:rPr>
        <w:t xml:space="preserve">. </w:t>
      </w:r>
      <w:r w:rsidRPr="00CB2B3F">
        <w:rPr>
          <w:szCs w:val="22"/>
        </w:rPr>
        <w:t>위</w:t>
      </w:r>
      <w:r w:rsidRPr="00CB2B3F">
        <w:rPr>
          <w:szCs w:val="22"/>
        </w:rPr>
        <w:t xml:space="preserve"> </w:t>
      </w:r>
      <w:r w:rsidRPr="00CB2B3F">
        <w:rPr>
          <w:szCs w:val="22"/>
        </w:rPr>
        <w:t>근로기준법</w:t>
      </w:r>
      <w:r w:rsidRPr="00CB2B3F">
        <w:rPr>
          <w:szCs w:val="22"/>
        </w:rPr>
        <w:t xml:space="preserve"> </w:t>
      </w:r>
      <w:r w:rsidRPr="00CB2B3F">
        <w:rPr>
          <w:szCs w:val="22"/>
        </w:rPr>
        <w:t>규정은</w:t>
      </w:r>
      <w:r w:rsidRPr="00CB2B3F">
        <w:rPr>
          <w:szCs w:val="22"/>
        </w:rPr>
        <w:t xml:space="preserve"> </w:t>
      </w:r>
      <w:r w:rsidRPr="00CB2B3F">
        <w:rPr>
          <w:szCs w:val="22"/>
        </w:rPr>
        <w:t>상시</w:t>
      </w:r>
      <w:r w:rsidRPr="00CB2B3F">
        <w:rPr>
          <w:szCs w:val="22"/>
        </w:rPr>
        <w:t xml:space="preserve"> 300</w:t>
      </w:r>
      <w:r w:rsidRPr="00CB2B3F">
        <w:rPr>
          <w:szCs w:val="22"/>
        </w:rPr>
        <w:t>명</w:t>
      </w:r>
      <w:r w:rsidRPr="00CB2B3F">
        <w:rPr>
          <w:szCs w:val="22"/>
        </w:rPr>
        <w:t xml:space="preserve"> </w:t>
      </w:r>
      <w:r w:rsidRPr="00CB2B3F">
        <w:rPr>
          <w:szCs w:val="22"/>
        </w:rPr>
        <w:t>이상의</w:t>
      </w:r>
      <w:r w:rsidRPr="00CB2B3F">
        <w:rPr>
          <w:szCs w:val="22"/>
        </w:rPr>
        <w:t xml:space="preserve"> </w:t>
      </w:r>
      <w:r w:rsidRPr="00CB2B3F">
        <w:rPr>
          <w:szCs w:val="22"/>
        </w:rPr>
        <w:t>근로자를</w:t>
      </w:r>
      <w:r w:rsidRPr="00CB2B3F">
        <w:rPr>
          <w:szCs w:val="22"/>
        </w:rPr>
        <w:t xml:space="preserve"> </w:t>
      </w:r>
      <w:r w:rsidRPr="00CB2B3F">
        <w:rPr>
          <w:szCs w:val="22"/>
        </w:rPr>
        <w:t>사용하는</w:t>
      </w:r>
      <w:r w:rsidRPr="00CB2B3F">
        <w:rPr>
          <w:szCs w:val="22"/>
        </w:rPr>
        <w:t xml:space="preserve"> </w:t>
      </w:r>
      <w:r w:rsidRPr="00CB2B3F">
        <w:rPr>
          <w:szCs w:val="22"/>
        </w:rPr>
        <w:t>사업</w:t>
      </w:r>
      <w:r w:rsidRPr="00CB2B3F">
        <w:rPr>
          <w:szCs w:val="22"/>
        </w:rPr>
        <w:t xml:space="preserve"> </w:t>
      </w:r>
      <w:r w:rsidRPr="00CB2B3F">
        <w:rPr>
          <w:szCs w:val="22"/>
        </w:rPr>
        <w:t>또는</w:t>
      </w:r>
      <w:r w:rsidRPr="00CB2B3F">
        <w:rPr>
          <w:szCs w:val="22"/>
        </w:rPr>
        <w:t xml:space="preserve"> </w:t>
      </w:r>
      <w:r w:rsidRPr="00CB2B3F">
        <w:rPr>
          <w:szCs w:val="22"/>
        </w:rPr>
        <w:t>사업장에는</w:t>
      </w:r>
      <w:r w:rsidRPr="00CB2B3F">
        <w:rPr>
          <w:szCs w:val="22"/>
        </w:rPr>
        <w:t xml:space="preserve"> 2020</w:t>
      </w:r>
      <w:r w:rsidRPr="00CB2B3F">
        <w:rPr>
          <w:szCs w:val="22"/>
        </w:rPr>
        <w:t>년</w:t>
      </w:r>
      <w:r w:rsidRPr="00CB2B3F">
        <w:rPr>
          <w:szCs w:val="22"/>
        </w:rPr>
        <w:t xml:space="preserve"> 1</w:t>
      </w:r>
      <w:r w:rsidRPr="00CB2B3F">
        <w:rPr>
          <w:szCs w:val="22"/>
        </w:rPr>
        <w:t>월</w:t>
      </w:r>
      <w:r w:rsidRPr="00CB2B3F">
        <w:rPr>
          <w:szCs w:val="22"/>
        </w:rPr>
        <w:t xml:space="preserve"> 1</w:t>
      </w:r>
      <w:r w:rsidRPr="00CB2B3F">
        <w:rPr>
          <w:szCs w:val="22"/>
        </w:rPr>
        <w:t>일부터</w:t>
      </w:r>
      <w:r w:rsidRPr="00CB2B3F">
        <w:rPr>
          <w:szCs w:val="22"/>
        </w:rPr>
        <w:t xml:space="preserve"> </w:t>
      </w:r>
      <w:r w:rsidRPr="00CB2B3F">
        <w:rPr>
          <w:szCs w:val="22"/>
        </w:rPr>
        <w:t>적용됨</w:t>
      </w:r>
      <w:r w:rsidRPr="00CB2B3F">
        <w:rPr>
          <w:szCs w:val="22"/>
        </w:rPr>
        <w:t>.</w:t>
      </w:r>
    </w:p>
    <w:p w14:paraId="37CAD6CD" w14:textId="77777777" w:rsidR="00026A7E" w:rsidRDefault="00026A7E" w:rsidP="00026A7E">
      <w:pPr>
        <w:spacing w:after="240"/>
        <w:ind w:left="907"/>
        <w:rPr>
          <w:szCs w:val="22"/>
        </w:rPr>
      </w:pPr>
      <w:r w:rsidRPr="00CB2B3F">
        <w:rPr>
          <w:szCs w:val="22"/>
        </w:rPr>
        <w:t>대상회사는</w:t>
      </w:r>
      <w:r w:rsidRPr="00CB2B3F">
        <w:rPr>
          <w:szCs w:val="22"/>
        </w:rPr>
        <w:t xml:space="preserve"> </w:t>
      </w:r>
      <w:r w:rsidRPr="00CB2B3F">
        <w:rPr>
          <w:szCs w:val="22"/>
        </w:rPr>
        <w:t>공휴일에</w:t>
      </w:r>
      <w:r w:rsidRPr="00CB2B3F">
        <w:rPr>
          <w:szCs w:val="22"/>
        </w:rPr>
        <w:t xml:space="preserve"> </w:t>
      </w:r>
      <w:r w:rsidRPr="00CB2B3F">
        <w:rPr>
          <w:szCs w:val="22"/>
        </w:rPr>
        <w:t>대하여도</w:t>
      </w:r>
      <w:r w:rsidRPr="00CB2B3F">
        <w:rPr>
          <w:szCs w:val="22"/>
        </w:rPr>
        <w:t xml:space="preserve"> </w:t>
      </w:r>
      <w:r w:rsidRPr="00CB2B3F">
        <w:rPr>
          <w:szCs w:val="22"/>
        </w:rPr>
        <w:t>휴일대체제도를</w:t>
      </w:r>
      <w:r w:rsidRPr="00CB2B3F">
        <w:rPr>
          <w:szCs w:val="22"/>
        </w:rPr>
        <w:t xml:space="preserve"> </w:t>
      </w:r>
      <w:r>
        <w:rPr>
          <w:szCs w:val="22"/>
        </w:rPr>
        <w:t>시행</w:t>
      </w:r>
      <w:r>
        <w:rPr>
          <w:rFonts w:hint="eastAsia"/>
          <w:szCs w:val="22"/>
        </w:rPr>
        <w:t>하고</w:t>
      </w:r>
      <w:r w:rsidRPr="00CB2B3F">
        <w:rPr>
          <w:szCs w:val="22"/>
        </w:rPr>
        <w:t xml:space="preserve"> </w:t>
      </w:r>
      <w:r w:rsidRPr="00CB2B3F">
        <w:rPr>
          <w:szCs w:val="22"/>
        </w:rPr>
        <w:t>있는</w:t>
      </w:r>
      <w:r w:rsidRPr="00CB2B3F">
        <w:rPr>
          <w:szCs w:val="22"/>
        </w:rPr>
        <w:t xml:space="preserve"> </w:t>
      </w:r>
      <w:r w:rsidRPr="00CB2B3F">
        <w:rPr>
          <w:szCs w:val="22"/>
        </w:rPr>
        <w:t>것으로</w:t>
      </w:r>
      <w:r w:rsidRPr="00CB2B3F">
        <w:rPr>
          <w:szCs w:val="22"/>
        </w:rPr>
        <w:t xml:space="preserve"> </w:t>
      </w:r>
      <w:r w:rsidRPr="00CB2B3F">
        <w:rPr>
          <w:szCs w:val="22"/>
        </w:rPr>
        <w:t>보이지만</w:t>
      </w:r>
      <w:r w:rsidRPr="00CB2B3F">
        <w:rPr>
          <w:szCs w:val="22"/>
        </w:rPr>
        <w:t xml:space="preserve">, </w:t>
      </w:r>
      <w:r w:rsidRPr="00CB2B3F">
        <w:rPr>
          <w:szCs w:val="22"/>
        </w:rPr>
        <w:t>이에</w:t>
      </w:r>
      <w:r w:rsidRPr="00CB2B3F">
        <w:rPr>
          <w:szCs w:val="22"/>
        </w:rPr>
        <w:t xml:space="preserve"> </w:t>
      </w:r>
      <w:r w:rsidRPr="00CB2B3F">
        <w:rPr>
          <w:szCs w:val="22"/>
        </w:rPr>
        <w:t>관하여</w:t>
      </w:r>
      <w:r w:rsidRPr="00CB2B3F">
        <w:rPr>
          <w:szCs w:val="22"/>
        </w:rPr>
        <w:t xml:space="preserve"> </w:t>
      </w:r>
      <w:r w:rsidRPr="00CB2B3F">
        <w:rPr>
          <w:szCs w:val="22"/>
        </w:rPr>
        <w:t>근로자대표와</w:t>
      </w:r>
      <w:r w:rsidRPr="00CB2B3F">
        <w:rPr>
          <w:szCs w:val="22"/>
        </w:rPr>
        <w:t xml:space="preserve"> </w:t>
      </w:r>
      <w:r w:rsidRPr="00CB2B3F">
        <w:rPr>
          <w:szCs w:val="22"/>
        </w:rPr>
        <w:t>서면</w:t>
      </w:r>
      <w:r w:rsidRPr="00CB2B3F">
        <w:rPr>
          <w:szCs w:val="22"/>
        </w:rPr>
        <w:t xml:space="preserve"> </w:t>
      </w:r>
      <w:r w:rsidRPr="00CB2B3F">
        <w:rPr>
          <w:szCs w:val="22"/>
        </w:rPr>
        <w:t>합의를</w:t>
      </w:r>
      <w:r w:rsidRPr="00CB2B3F">
        <w:rPr>
          <w:szCs w:val="22"/>
        </w:rPr>
        <w:t xml:space="preserve"> </w:t>
      </w:r>
      <w:r w:rsidRPr="00CB2B3F">
        <w:rPr>
          <w:szCs w:val="22"/>
        </w:rPr>
        <w:t>하지</w:t>
      </w:r>
      <w:r w:rsidRPr="00CB2B3F">
        <w:rPr>
          <w:szCs w:val="22"/>
        </w:rPr>
        <w:t xml:space="preserve"> </w:t>
      </w:r>
      <w:r w:rsidRPr="00CB2B3F">
        <w:rPr>
          <w:szCs w:val="22"/>
        </w:rPr>
        <w:t>않았음</w:t>
      </w:r>
      <w:r w:rsidRPr="00CB2B3F">
        <w:rPr>
          <w:szCs w:val="22"/>
        </w:rPr>
        <w:t xml:space="preserve">. </w:t>
      </w:r>
      <w:r w:rsidRPr="00CB2B3F">
        <w:rPr>
          <w:szCs w:val="22"/>
        </w:rPr>
        <w:t>이에</w:t>
      </w:r>
      <w:r w:rsidRPr="00CB2B3F">
        <w:rPr>
          <w:szCs w:val="22"/>
        </w:rPr>
        <w:t xml:space="preserve"> 2020</w:t>
      </w:r>
      <w:r w:rsidRPr="00CB2B3F">
        <w:rPr>
          <w:szCs w:val="22"/>
        </w:rPr>
        <w:t>년</w:t>
      </w:r>
      <w:r w:rsidRPr="00CB2B3F">
        <w:rPr>
          <w:szCs w:val="22"/>
        </w:rPr>
        <w:t xml:space="preserve"> 1</w:t>
      </w:r>
      <w:r w:rsidRPr="00CB2B3F">
        <w:rPr>
          <w:szCs w:val="22"/>
        </w:rPr>
        <w:t>월</w:t>
      </w:r>
      <w:r w:rsidRPr="00CB2B3F">
        <w:rPr>
          <w:szCs w:val="22"/>
        </w:rPr>
        <w:t xml:space="preserve"> 1</w:t>
      </w:r>
      <w:r w:rsidRPr="00CB2B3F">
        <w:rPr>
          <w:szCs w:val="22"/>
        </w:rPr>
        <w:t>일</w:t>
      </w:r>
      <w:r w:rsidRPr="00CB2B3F">
        <w:rPr>
          <w:szCs w:val="22"/>
        </w:rPr>
        <w:t xml:space="preserve"> </w:t>
      </w:r>
      <w:r w:rsidRPr="00CB2B3F">
        <w:rPr>
          <w:szCs w:val="22"/>
        </w:rPr>
        <w:t>이후</w:t>
      </w:r>
      <w:r w:rsidRPr="00CB2B3F">
        <w:rPr>
          <w:szCs w:val="22"/>
        </w:rPr>
        <w:t xml:space="preserve"> </w:t>
      </w:r>
      <w:r w:rsidRPr="00CB2B3F">
        <w:rPr>
          <w:szCs w:val="22"/>
        </w:rPr>
        <w:t>대상회사의</w:t>
      </w:r>
      <w:r w:rsidRPr="00CB2B3F">
        <w:rPr>
          <w:szCs w:val="22"/>
        </w:rPr>
        <w:t xml:space="preserve"> </w:t>
      </w:r>
      <w:r w:rsidRPr="00CB2B3F">
        <w:rPr>
          <w:szCs w:val="22"/>
        </w:rPr>
        <w:t>공휴일에</w:t>
      </w:r>
      <w:r w:rsidRPr="00CB2B3F">
        <w:rPr>
          <w:szCs w:val="22"/>
        </w:rPr>
        <w:t xml:space="preserve"> </w:t>
      </w:r>
      <w:r w:rsidRPr="00CB2B3F">
        <w:rPr>
          <w:szCs w:val="22"/>
        </w:rPr>
        <w:t>대한</w:t>
      </w:r>
      <w:r w:rsidRPr="00CB2B3F">
        <w:rPr>
          <w:szCs w:val="22"/>
        </w:rPr>
        <w:t xml:space="preserve"> </w:t>
      </w:r>
      <w:r w:rsidRPr="00CB2B3F">
        <w:rPr>
          <w:szCs w:val="22"/>
        </w:rPr>
        <w:t>휴일대체가</w:t>
      </w:r>
      <w:r w:rsidRPr="00CB2B3F">
        <w:rPr>
          <w:szCs w:val="22"/>
        </w:rPr>
        <w:t xml:space="preserve"> </w:t>
      </w:r>
      <w:r w:rsidRPr="00CB2B3F">
        <w:rPr>
          <w:szCs w:val="22"/>
        </w:rPr>
        <w:t>적법하게</w:t>
      </w:r>
      <w:r w:rsidRPr="00CB2B3F">
        <w:rPr>
          <w:szCs w:val="22"/>
        </w:rPr>
        <w:t xml:space="preserve"> </w:t>
      </w:r>
      <w:r w:rsidRPr="00CB2B3F">
        <w:rPr>
          <w:szCs w:val="22"/>
        </w:rPr>
        <w:t>이루어졌다고</w:t>
      </w:r>
      <w:r w:rsidRPr="00CB2B3F">
        <w:rPr>
          <w:szCs w:val="22"/>
        </w:rPr>
        <w:t xml:space="preserve"> </w:t>
      </w:r>
      <w:r w:rsidRPr="00CB2B3F">
        <w:rPr>
          <w:szCs w:val="22"/>
        </w:rPr>
        <w:t>보기</w:t>
      </w:r>
      <w:r w:rsidRPr="00CB2B3F">
        <w:rPr>
          <w:szCs w:val="22"/>
        </w:rPr>
        <w:t xml:space="preserve"> </w:t>
      </w:r>
      <w:r w:rsidRPr="00CB2B3F">
        <w:rPr>
          <w:szCs w:val="22"/>
        </w:rPr>
        <w:t>어려움</w:t>
      </w:r>
      <w:r w:rsidRPr="00CB2B3F">
        <w:rPr>
          <w:szCs w:val="22"/>
        </w:rPr>
        <w:t xml:space="preserve">. </w:t>
      </w:r>
      <w:r w:rsidRPr="00CB2B3F">
        <w:rPr>
          <w:szCs w:val="22"/>
        </w:rPr>
        <w:t>이에</w:t>
      </w:r>
      <w:r w:rsidRPr="00CB2B3F">
        <w:rPr>
          <w:szCs w:val="22"/>
        </w:rPr>
        <w:t xml:space="preserve"> </w:t>
      </w:r>
      <w:r w:rsidRPr="00CB2B3F">
        <w:rPr>
          <w:szCs w:val="22"/>
        </w:rPr>
        <w:t>대상회사는</w:t>
      </w:r>
      <w:r w:rsidRPr="00CB2B3F">
        <w:rPr>
          <w:szCs w:val="22"/>
        </w:rPr>
        <w:t xml:space="preserve"> </w:t>
      </w:r>
      <w:r w:rsidRPr="00CB2B3F">
        <w:rPr>
          <w:szCs w:val="22"/>
        </w:rPr>
        <w:t>대체된</w:t>
      </w:r>
      <w:r w:rsidRPr="00CB2B3F">
        <w:rPr>
          <w:szCs w:val="22"/>
        </w:rPr>
        <w:t xml:space="preserve"> </w:t>
      </w:r>
      <w:r w:rsidRPr="00CB2B3F">
        <w:rPr>
          <w:szCs w:val="22"/>
        </w:rPr>
        <w:t>공휴일에</w:t>
      </w:r>
      <w:r w:rsidRPr="00CB2B3F">
        <w:rPr>
          <w:szCs w:val="22"/>
        </w:rPr>
        <w:t xml:space="preserve"> </w:t>
      </w:r>
      <w:r w:rsidRPr="00CB2B3F">
        <w:rPr>
          <w:szCs w:val="22"/>
        </w:rPr>
        <w:t>근무한</w:t>
      </w:r>
      <w:r w:rsidRPr="00CB2B3F">
        <w:rPr>
          <w:szCs w:val="22"/>
        </w:rPr>
        <w:t xml:space="preserve"> </w:t>
      </w:r>
      <w:r w:rsidRPr="00CB2B3F">
        <w:rPr>
          <w:szCs w:val="22"/>
        </w:rPr>
        <w:t>근로자에게</w:t>
      </w:r>
      <w:r w:rsidRPr="00CB2B3F">
        <w:rPr>
          <w:szCs w:val="22"/>
        </w:rPr>
        <w:t xml:space="preserve"> </w:t>
      </w:r>
      <w:r w:rsidRPr="00CB2B3F">
        <w:rPr>
          <w:szCs w:val="22"/>
        </w:rPr>
        <w:t>휴일근로가산수당</w:t>
      </w:r>
      <w:r w:rsidRPr="00CB2B3F">
        <w:rPr>
          <w:szCs w:val="22"/>
        </w:rPr>
        <w:t>(</w:t>
      </w:r>
      <w:r w:rsidRPr="00CB2B3F">
        <w:rPr>
          <w:szCs w:val="22"/>
        </w:rPr>
        <w:t>통상임금의</w:t>
      </w:r>
      <w:r w:rsidRPr="00CB2B3F">
        <w:rPr>
          <w:szCs w:val="22"/>
        </w:rPr>
        <w:t xml:space="preserve"> 50%)</w:t>
      </w:r>
      <w:r w:rsidRPr="00CB2B3F">
        <w:rPr>
          <w:szCs w:val="22"/>
        </w:rPr>
        <w:t>를</w:t>
      </w:r>
      <w:r w:rsidRPr="00CB2B3F">
        <w:rPr>
          <w:szCs w:val="22"/>
        </w:rPr>
        <w:t xml:space="preserve"> </w:t>
      </w:r>
      <w:r w:rsidRPr="00CB2B3F">
        <w:rPr>
          <w:szCs w:val="22"/>
        </w:rPr>
        <w:t>지급할</w:t>
      </w:r>
      <w:r w:rsidRPr="00CB2B3F">
        <w:rPr>
          <w:szCs w:val="22"/>
        </w:rPr>
        <w:t xml:space="preserve"> </w:t>
      </w:r>
      <w:r w:rsidRPr="00CB2B3F">
        <w:rPr>
          <w:szCs w:val="22"/>
        </w:rPr>
        <w:t>의무를</w:t>
      </w:r>
      <w:r w:rsidRPr="00CB2B3F">
        <w:rPr>
          <w:szCs w:val="22"/>
        </w:rPr>
        <w:t xml:space="preserve"> </w:t>
      </w:r>
      <w:r w:rsidRPr="00CB2B3F">
        <w:rPr>
          <w:szCs w:val="22"/>
        </w:rPr>
        <w:t>부담</w:t>
      </w:r>
      <w:r>
        <w:rPr>
          <w:rFonts w:hint="eastAsia"/>
          <w:szCs w:val="22"/>
        </w:rPr>
        <w:t>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sidRPr="00CB2B3F">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공휴일에</w:t>
      </w:r>
      <w:r>
        <w:rPr>
          <w:rFonts w:hint="eastAsia"/>
          <w:szCs w:val="22"/>
        </w:rPr>
        <w:t xml:space="preserve"> </w:t>
      </w:r>
      <w:r>
        <w:rPr>
          <w:rFonts w:hint="eastAsia"/>
          <w:szCs w:val="22"/>
        </w:rPr>
        <w:t>대한</w:t>
      </w:r>
      <w:r>
        <w:rPr>
          <w:rFonts w:hint="eastAsia"/>
          <w:szCs w:val="22"/>
        </w:rPr>
        <w:t xml:space="preserve"> </w:t>
      </w:r>
      <w:r>
        <w:rPr>
          <w:rFonts w:hint="eastAsia"/>
          <w:szCs w:val="22"/>
        </w:rPr>
        <w:t>휴일대체</w:t>
      </w:r>
      <w:r>
        <w:rPr>
          <w:rFonts w:hint="eastAsia"/>
          <w:szCs w:val="22"/>
        </w:rPr>
        <w:t xml:space="preserve"> </w:t>
      </w:r>
      <w:r>
        <w:rPr>
          <w:rFonts w:hint="eastAsia"/>
          <w:szCs w:val="22"/>
        </w:rPr>
        <w:t>대상자인</w:t>
      </w:r>
      <w:r>
        <w:rPr>
          <w:rFonts w:hint="eastAsia"/>
          <w:szCs w:val="22"/>
        </w:rPr>
        <w:t xml:space="preserve"> </w:t>
      </w:r>
      <w:r>
        <w:rPr>
          <w:rFonts w:hint="eastAsia"/>
          <w:szCs w:val="22"/>
        </w:rPr>
        <w:t>매장근무자들은</w:t>
      </w:r>
      <w:r>
        <w:rPr>
          <w:rFonts w:hint="eastAsia"/>
          <w:szCs w:val="22"/>
        </w:rPr>
        <w:t xml:space="preserve"> </w:t>
      </w:r>
      <w:r>
        <w:rPr>
          <w:rFonts w:hint="eastAsia"/>
          <w:szCs w:val="22"/>
        </w:rPr>
        <w:t>총</w:t>
      </w:r>
      <w:r>
        <w:rPr>
          <w:rFonts w:hint="eastAsia"/>
          <w:szCs w:val="22"/>
        </w:rPr>
        <w:t xml:space="preserve"> </w:t>
      </w:r>
      <w:r>
        <w:rPr>
          <w:szCs w:val="22"/>
        </w:rPr>
        <w:t>394</w:t>
      </w:r>
      <w:r>
        <w:rPr>
          <w:rFonts w:hint="eastAsia"/>
          <w:szCs w:val="22"/>
        </w:rPr>
        <w:t>명이고</w:t>
      </w:r>
      <w:r>
        <w:rPr>
          <w:rFonts w:hint="eastAsia"/>
          <w:szCs w:val="22"/>
        </w:rPr>
        <w:t>,</w:t>
      </w:r>
      <w:r>
        <w:rPr>
          <w:szCs w:val="22"/>
        </w:rPr>
        <w:t xml:space="preserve"> </w:t>
      </w:r>
      <w:r>
        <w:rPr>
          <w:rFonts w:hint="eastAsia"/>
          <w:szCs w:val="22"/>
        </w:rPr>
        <w:t>해당</w:t>
      </w:r>
      <w:r>
        <w:rPr>
          <w:rFonts w:hint="eastAsia"/>
          <w:szCs w:val="22"/>
        </w:rPr>
        <w:t xml:space="preserve"> </w:t>
      </w:r>
      <w:r>
        <w:rPr>
          <w:rFonts w:hint="eastAsia"/>
          <w:szCs w:val="22"/>
        </w:rPr>
        <w:t>근로자들의</w:t>
      </w:r>
      <w:r>
        <w:rPr>
          <w:rFonts w:hint="eastAsia"/>
          <w:szCs w:val="22"/>
        </w:rPr>
        <w:t xml:space="preserve"> </w:t>
      </w:r>
      <w:r>
        <w:rPr>
          <w:rFonts w:hint="eastAsia"/>
          <w:szCs w:val="22"/>
        </w:rPr>
        <w:t>통상임금</w:t>
      </w:r>
      <w:r>
        <w:rPr>
          <w:rFonts w:hint="eastAsia"/>
          <w:szCs w:val="22"/>
        </w:rPr>
        <w:t xml:space="preserve"> </w:t>
      </w:r>
      <w:r>
        <w:rPr>
          <w:rFonts w:hint="eastAsia"/>
          <w:szCs w:val="22"/>
        </w:rPr>
        <w:t>합계액은</w:t>
      </w:r>
      <w:r>
        <w:rPr>
          <w:rFonts w:hint="eastAsia"/>
          <w:szCs w:val="22"/>
        </w:rPr>
        <w:t xml:space="preserve"> </w:t>
      </w:r>
      <w:r w:rsidRPr="003D68A2">
        <w:rPr>
          <w:szCs w:val="22"/>
        </w:rPr>
        <w:t>35,624,350</w:t>
      </w:r>
      <w:r>
        <w:rPr>
          <w:rFonts w:hint="eastAsia"/>
          <w:szCs w:val="22"/>
        </w:rPr>
        <w:t>원임</w:t>
      </w:r>
      <w:r>
        <w:rPr>
          <w:rFonts w:hint="eastAsia"/>
          <w:szCs w:val="22"/>
        </w:rPr>
        <w:t>.</w:t>
      </w:r>
      <w:r>
        <w:rPr>
          <w:szCs w:val="22"/>
        </w:rPr>
        <w:t xml:space="preserve"> </w:t>
      </w:r>
    </w:p>
    <w:p w14:paraId="7B9F594D" w14:textId="77777777" w:rsidR="00026A7E" w:rsidRPr="00571449" w:rsidRDefault="00026A7E" w:rsidP="00026A7E">
      <w:pPr>
        <w:spacing w:after="240"/>
        <w:ind w:left="907"/>
        <w:rPr>
          <w:szCs w:val="22"/>
        </w:rPr>
      </w:pPr>
      <w:r>
        <w:rPr>
          <w:rFonts w:hint="eastAsia"/>
          <w:szCs w:val="22"/>
        </w:rPr>
        <w:t>관련하여</w:t>
      </w:r>
      <w:r>
        <w:rPr>
          <w:rFonts w:hint="eastAsia"/>
          <w:szCs w:val="22"/>
        </w:rPr>
        <w:t xml:space="preserve"> </w:t>
      </w:r>
      <w:r>
        <w:rPr>
          <w:szCs w:val="22"/>
        </w:rPr>
        <w:t>2020</w:t>
      </w:r>
      <w:r>
        <w:rPr>
          <w:rFonts w:hint="eastAsia"/>
          <w:szCs w:val="22"/>
        </w:rPr>
        <w:t>년</w:t>
      </w:r>
      <w:r>
        <w:rPr>
          <w:rFonts w:hint="eastAsia"/>
          <w:szCs w:val="22"/>
        </w:rPr>
        <w:t xml:space="preserve"> </w:t>
      </w:r>
      <w:r>
        <w:rPr>
          <w:szCs w:val="22"/>
        </w:rPr>
        <w:t>1</w:t>
      </w:r>
      <w:r>
        <w:rPr>
          <w:rFonts w:hint="eastAsia"/>
          <w:szCs w:val="22"/>
        </w:rPr>
        <w:t>월</w:t>
      </w:r>
      <w:r>
        <w:rPr>
          <w:rFonts w:hint="eastAsia"/>
          <w:szCs w:val="22"/>
        </w:rPr>
        <w:t xml:space="preserve"> </w:t>
      </w:r>
      <w:r>
        <w:rPr>
          <w:szCs w:val="22"/>
        </w:rPr>
        <w:t>1</w:t>
      </w:r>
      <w:r>
        <w:rPr>
          <w:rFonts w:hint="eastAsia"/>
          <w:szCs w:val="22"/>
        </w:rPr>
        <w:t>일</w:t>
      </w:r>
      <w:r>
        <w:rPr>
          <w:rFonts w:hint="eastAsia"/>
          <w:szCs w:val="22"/>
        </w:rPr>
        <w:t xml:space="preserve"> </w:t>
      </w:r>
      <w:r>
        <w:rPr>
          <w:rFonts w:hint="eastAsia"/>
          <w:szCs w:val="22"/>
        </w:rPr>
        <w:t>이후</w:t>
      </w:r>
      <w:r>
        <w:rPr>
          <w:rFonts w:hint="eastAsia"/>
          <w:szCs w:val="22"/>
        </w:rPr>
        <w:t xml:space="preserve"> </w:t>
      </w:r>
      <w:r>
        <w:rPr>
          <w:rFonts w:hint="eastAsia"/>
          <w:szCs w:val="22"/>
        </w:rPr>
        <w:t>대체된</w:t>
      </w:r>
      <w:r>
        <w:rPr>
          <w:rFonts w:hint="eastAsia"/>
          <w:szCs w:val="22"/>
        </w:rPr>
        <w:t xml:space="preserve"> </w:t>
      </w:r>
      <w:r>
        <w:rPr>
          <w:rFonts w:hint="eastAsia"/>
          <w:szCs w:val="22"/>
        </w:rPr>
        <w:t>공휴일에</w:t>
      </w:r>
      <w:r>
        <w:rPr>
          <w:rFonts w:hint="eastAsia"/>
          <w:szCs w:val="22"/>
        </w:rPr>
        <w:t xml:space="preserve"> </w:t>
      </w:r>
      <w:r>
        <w:rPr>
          <w:rFonts w:hint="eastAsia"/>
          <w:szCs w:val="22"/>
        </w:rPr>
        <w:t>각</w:t>
      </w:r>
      <w:r>
        <w:rPr>
          <w:rFonts w:hint="eastAsia"/>
          <w:szCs w:val="22"/>
        </w:rPr>
        <w:t xml:space="preserve"> </w:t>
      </w:r>
      <w:r>
        <w:rPr>
          <w:rFonts w:hint="eastAsia"/>
          <w:szCs w:val="22"/>
        </w:rPr>
        <w:t>근로자들에게</w:t>
      </w:r>
      <w:r>
        <w:rPr>
          <w:rFonts w:hint="eastAsia"/>
          <w:szCs w:val="22"/>
        </w:rPr>
        <w:t xml:space="preserve"> </w:t>
      </w:r>
      <w:r>
        <w:rPr>
          <w:rFonts w:hint="eastAsia"/>
          <w:szCs w:val="22"/>
        </w:rPr>
        <w:t>지급된</w:t>
      </w:r>
      <w:r>
        <w:rPr>
          <w:rFonts w:hint="eastAsia"/>
          <w:szCs w:val="22"/>
        </w:rPr>
        <w:t xml:space="preserve"> </w:t>
      </w:r>
      <w:r>
        <w:rPr>
          <w:szCs w:val="22"/>
        </w:rPr>
        <w:t>1</w:t>
      </w:r>
      <w:r>
        <w:rPr>
          <w:rFonts w:hint="eastAsia"/>
          <w:szCs w:val="22"/>
        </w:rPr>
        <w:t>일분</w:t>
      </w:r>
      <w:r>
        <w:rPr>
          <w:rFonts w:hint="eastAsia"/>
          <w:szCs w:val="22"/>
        </w:rPr>
        <w:t xml:space="preserve"> </w:t>
      </w:r>
      <w:r>
        <w:rPr>
          <w:rFonts w:hint="eastAsia"/>
          <w:szCs w:val="22"/>
        </w:rPr>
        <w:t>통상임금</w:t>
      </w:r>
      <w:r>
        <w:rPr>
          <w:rFonts w:hint="eastAsia"/>
          <w:szCs w:val="22"/>
        </w:rPr>
        <w:t xml:space="preserve"> </w:t>
      </w:r>
      <w:r>
        <w:rPr>
          <w:rFonts w:hint="eastAsia"/>
          <w:szCs w:val="22"/>
        </w:rPr>
        <w:t>합계액을</w:t>
      </w:r>
      <w:r>
        <w:rPr>
          <w:rFonts w:hint="eastAsia"/>
          <w:szCs w:val="22"/>
        </w:rPr>
        <w:t xml:space="preserve"> </w:t>
      </w:r>
      <w:r>
        <w:rPr>
          <w:rFonts w:hint="eastAsia"/>
          <w:szCs w:val="22"/>
        </w:rPr>
        <w:t>확인</w:t>
      </w:r>
      <w:r>
        <w:rPr>
          <w:rFonts w:hint="eastAsia"/>
          <w:szCs w:val="22"/>
        </w:rPr>
        <w:t xml:space="preserve"> </w:t>
      </w:r>
      <w:r>
        <w:rPr>
          <w:rFonts w:hint="eastAsia"/>
          <w:szCs w:val="22"/>
        </w:rPr>
        <w:t>요청하였으나</w:t>
      </w:r>
      <w:r>
        <w:rPr>
          <w:rFonts w:hint="eastAsia"/>
          <w:szCs w:val="22"/>
        </w:rPr>
        <w:t xml:space="preserve"> </w:t>
      </w:r>
      <w:r>
        <w:rPr>
          <w:rFonts w:hint="eastAsia"/>
          <w:szCs w:val="22"/>
        </w:rPr>
        <w:t>답변이</w:t>
      </w:r>
      <w:r>
        <w:rPr>
          <w:rFonts w:hint="eastAsia"/>
          <w:szCs w:val="22"/>
        </w:rPr>
        <w:t xml:space="preserve"> </w:t>
      </w:r>
      <w:r>
        <w:rPr>
          <w:rFonts w:hint="eastAsia"/>
          <w:szCs w:val="22"/>
        </w:rPr>
        <w:t>제공되지</w:t>
      </w:r>
      <w:r>
        <w:rPr>
          <w:rFonts w:hint="eastAsia"/>
          <w:szCs w:val="22"/>
        </w:rPr>
        <w:t xml:space="preserve"> </w:t>
      </w:r>
      <w:r>
        <w:rPr>
          <w:rFonts w:hint="eastAsia"/>
          <w:szCs w:val="22"/>
        </w:rPr>
        <w:t>않음</w:t>
      </w:r>
      <w:r>
        <w:rPr>
          <w:rFonts w:hint="eastAsia"/>
          <w:szCs w:val="22"/>
        </w:rPr>
        <w:t xml:space="preserve">. </w:t>
      </w:r>
      <w:r>
        <w:rPr>
          <w:rFonts w:hint="eastAsia"/>
          <w:szCs w:val="22"/>
        </w:rPr>
        <w:t>다만</w:t>
      </w:r>
      <w:r>
        <w:rPr>
          <w:rFonts w:hint="eastAsia"/>
          <w:szCs w:val="22"/>
        </w:rPr>
        <w:t xml:space="preserve">, </w:t>
      </w:r>
      <w:r>
        <w:rPr>
          <w:rFonts w:hint="eastAsia"/>
          <w:szCs w:val="22"/>
        </w:rPr>
        <w:t>제공된</w:t>
      </w:r>
      <w:r>
        <w:rPr>
          <w:rFonts w:hint="eastAsia"/>
          <w:szCs w:val="22"/>
        </w:rPr>
        <w:t xml:space="preserve"> </w:t>
      </w:r>
      <w:r>
        <w:rPr>
          <w:rFonts w:hint="eastAsia"/>
          <w:szCs w:val="22"/>
        </w:rPr>
        <w:t>답변을</w:t>
      </w:r>
      <w:r>
        <w:rPr>
          <w:rFonts w:hint="eastAsia"/>
          <w:szCs w:val="22"/>
        </w:rPr>
        <w:t xml:space="preserve"> </w:t>
      </w:r>
      <w:r>
        <w:rPr>
          <w:rFonts w:hint="eastAsia"/>
          <w:szCs w:val="22"/>
        </w:rPr>
        <w:t>통해</w:t>
      </w:r>
      <w:r>
        <w:rPr>
          <w:rFonts w:hint="eastAsia"/>
          <w:szCs w:val="22"/>
        </w:rPr>
        <w:t xml:space="preserve"> </w:t>
      </w:r>
      <w:proofErr w:type="spellStart"/>
      <w:r>
        <w:rPr>
          <w:rFonts w:hint="eastAsia"/>
          <w:szCs w:val="22"/>
        </w:rPr>
        <w:t>부적법한</w:t>
      </w:r>
      <w:proofErr w:type="spellEnd"/>
      <w:r>
        <w:rPr>
          <w:rFonts w:hint="eastAsia"/>
          <w:szCs w:val="22"/>
        </w:rPr>
        <w:t xml:space="preserve"> </w:t>
      </w:r>
      <w:r>
        <w:rPr>
          <w:rFonts w:hint="eastAsia"/>
          <w:szCs w:val="22"/>
        </w:rPr>
        <w:t>공휴일에</w:t>
      </w:r>
      <w:r>
        <w:rPr>
          <w:rFonts w:hint="eastAsia"/>
          <w:szCs w:val="22"/>
        </w:rPr>
        <w:t xml:space="preserve"> </w:t>
      </w:r>
      <w:r>
        <w:rPr>
          <w:rFonts w:hint="eastAsia"/>
          <w:szCs w:val="22"/>
        </w:rPr>
        <w:t>대한</w:t>
      </w:r>
      <w:r>
        <w:rPr>
          <w:rFonts w:hint="eastAsia"/>
          <w:szCs w:val="22"/>
        </w:rPr>
        <w:t xml:space="preserve"> </w:t>
      </w:r>
      <w:r>
        <w:rPr>
          <w:rFonts w:hint="eastAsia"/>
          <w:szCs w:val="22"/>
        </w:rPr>
        <w:t>휴일대체로</w:t>
      </w:r>
      <w:r>
        <w:rPr>
          <w:rFonts w:hint="eastAsia"/>
          <w:szCs w:val="22"/>
        </w:rPr>
        <w:t xml:space="preserve"> </w:t>
      </w:r>
      <w:r>
        <w:rPr>
          <w:rFonts w:hint="eastAsia"/>
          <w:szCs w:val="22"/>
        </w:rPr>
        <w:t>인하여</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금전적</w:t>
      </w:r>
      <w:r>
        <w:rPr>
          <w:rFonts w:hint="eastAsia"/>
          <w:szCs w:val="22"/>
        </w:rPr>
        <w:t xml:space="preserve"> </w:t>
      </w:r>
      <w:r>
        <w:rPr>
          <w:rFonts w:hint="eastAsia"/>
          <w:szCs w:val="22"/>
        </w:rPr>
        <w:t>영향은</w:t>
      </w:r>
      <w:r>
        <w:rPr>
          <w:rFonts w:hint="eastAsia"/>
          <w:szCs w:val="22"/>
        </w:rPr>
        <w:t xml:space="preserve"> </w:t>
      </w:r>
      <w:r>
        <w:rPr>
          <w:szCs w:val="22"/>
        </w:rPr>
        <w:t xml:space="preserve">(35,624,350 * 50% * </w:t>
      </w:r>
      <w:r>
        <w:rPr>
          <w:rFonts w:hint="eastAsia"/>
          <w:szCs w:val="22"/>
        </w:rPr>
        <w:t>휴일대체</w:t>
      </w:r>
      <w:r>
        <w:rPr>
          <w:rFonts w:hint="eastAsia"/>
          <w:szCs w:val="22"/>
        </w:rPr>
        <w:t xml:space="preserve"> </w:t>
      </w:r>
      <w:r>
        <w:rPr>
          <w:rFonts w:hint="eastAsia"/>
          <w:szCs w:val="22"/>
        </w:rPr>
        <w:t>대상자인</w:t>
      </w:r>
      <w:r>
        <w:rPr>
          <w:rFonts w:hint="eastAsia"/>
          <w:szCs w:val="22"/>
        </w:rPr>
        <w:t xml:space="preserve"> </w:t>
      </w:r>
      <w:r>
        <w:rPr>
          <w:rFonts w:hint="eastAsia"/>
          <w:szCs w:val="22"/>
        </w:rPr>
        <w:t>매장근무자들에</w:t>
      </w:r>
      <w:r>
        <w:rPr>
          <w:rFonts w:hint="eastAsia"/>
          <w:szCs w:val="22"/>
        </w:rPr>
        <w:t xml:space="preserve"> </w:t>
      </w:r>
      <w:r>
        <w:rPr>
          <w:rFonts w:hint="eastAsia"/>
          <w:szCs w:val="22"/>
        </w:rPr>
        <w:t>대하여</w:t>
      </w:r>
      <w:r>
        <w:rPr>
          <w:rFonts w:hint="eastAsia"/>
          <w:szCs w:val="22"/>
        </w:rPr>
        <w:t xml:space="preserve"> </w:t>
      </w:r>
      <w:r>
        <w:rPr>
          <w:rFonts w:hint="eastAsia"/>
          <w:szCs w:val="22"/>
        </w:rPr>
        <w:t>실제</w:t>
      </w:r>
      <w:r>
        <w:rPr>
          <w:rFonts w:hint="eastAsia"/>
          <w:szCs w:val="22"/>
        </w:rPr>
        <w:t xml:space="preserve"> </w:t>
      </w:r>
      <w:r>
        <w:rPr>
          <w:rFonts w:hint="eastAsia"/>
          <w:szCs w:val="22"/>
        </w:rPr>
        <w:t>대체된</w:t>
      </w:r>
      <w:r>
        <w:rPr>
          <w:rFonts w:hint="eastAsia"/>
          <w:szCs w:val="22"/>
        </w:rPr>
        <w:t xml:space="preserve"> </w:t>
      </w:r>
      <w:r>
        <w:rPr>
          <w:rFonts w:hint="eastAsia"/>
          <w:szCs w:val="22"/>
        </w:rPr>
        <w:t>휴일</w:t>
      </w:r>
      <w:r>
        <w:rPr>
          <w:rFonts w:hint="eastAsia"/>
          <w:szCs w:val="22"/>
        </w:rPr>
        <w:t xml:space="preserve"> </w:t>
      </w:r>
      <w:r>
        <w:rPr>
          <w:rFonts w:hint="eastAsia"/>
          <w:szCs w:val="22"/>
        </w:rPr>
        <w:t>수</w:t>
      </w:r>
      <w:r>
        <w:rPr>
          <w:rFonts w:hint="eastAsia"/>
          <w:szCs w:val="22"/>
        </w:rPr>
        <w:t xml:space="preserve"> </w:t>
      </w:r>
      <w:r>
        <w:rPr>
          <w:rFonts w:hint="eastAsia"/>
          <w:szCs w:val="22"/>
        </w:rPr>
        <w:lastRenderedPageBreak/>
        <w:t>평균</w:t>
      </w:r>
      <w:r>
        <w:rPr>
          <w:rFonts w:hint="eastAsia"/>
          <w:szCs w:val="22"/>
        </w:rPr>
        <w:t>)</w:t>
      </w:r>
      <w:r>
        <w:rPr>
          <w:rFonts w:hint="eastAsia"/>
          <w:szCs w:val="22"/>
        </w:rPr>
        <w:t>의</w:t>
      </w:r>
      <w:r>
        <w:rPr>
          <w:rFonts w:hint="eastAsia"/>
          <w:szCs w:val="22"/>
        </w:rPr>
        <w:t xml:space="preserve"> </w:t>
      </w:r>
      <w:r>
        <w:rPr>
          <w:rFonts w:hint="eastAsia"/>
          <w:szCs w:val="22"/>
        </w:rPr>
        <w:t>산식으로</w:t>
      </w:r>
      <w:r>
        <w:rPr>
          <w:rFonts w:hint="eastAsia"/>
          <w:szCs w:val="22"/>
        </w:rPr>
        <w:t xml:space="preserve"> </w:t>
      </w:r>
      <w:r>
        <w:rPr>
          <w:rFonts w:hint="eastAsia"/>
          <w:szCs w:val="22"/>
        </w:rPr>
        <w:t>추산할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2B31CF38" w14:textId="77777777" w:rsidR="00026A7E" w:rsidRPr="00571449" w:rsidRDefault="00026A7E" w:rsidP="00026A7E">
      <w:pPr>
        <w:spacing w:after="240"/>
        <w:ind w:left="907"/>
        <w:rPr>
          <w:szCs w:val="22"/>
        </w:rPr>
      </w:pPr>
    </w:p>
    <w:p w14:paraId="30E74EB8" w14:textId="77777777" w:rsidR="00026A7E" w:rsidRPr="00755ABB" w:rsidRDefault="00026A7E" w:rsidP="00026A7E">
      <w:pPr>
        <w:pStyle w:val="a5"/>
        <w:numPr>
          <w:ilvl w:val="0"/>
          <w:numId w:val="28"/>
        </w:numPr>
        <w:spacing w:before="240" w:after="240"/>
        <w:ind w:leftChars="0"/>
        <w:outlineLvl w:val="1"/>
        <w:rPr>
          <w:b/>
          <w:color w:val="5D2A2C" w:themeColor="text2"/>
          <w:sz w:val="24"/>
        </w:rPr>
      </w:pPr>
      <w:r w:rsidRPr="00755ABB">
        <w:rPr>
          <w:b/>
          <w:color w:val="5D2A2C" w:themeColor="text2"/>
          <w:sz w:val="24"/>
        </w:rPr>
        <w:t>인사노무</w:t>
      </w:r>
      <w:r w:rsidRPr="00755ABB">
        <w:rPr>
          <w:b/>
          <w:color w:val="5D2A2C" w:themeColor="text2"/>
          <w:sz w:val="24"/>
        </w:rPr>
        <w:t xml:space="preserve"> </w:t>
      </w:r>
      <w:r w:rsidRPr="00755ABB">
        <w:rPr>
          <w:b/>
          <w:color w:val="5D2A2C" w:themeColor="text2"/>
          <w:sz w:val="24"/>
        </w:rPr>
        <w:t>관련</w:t>
      </w:r>
      <w:r w:rsidRPr="00755ABB">
        <w:rPr>
          <w:b/>
          <w:color w:val="5D2A2C" w:themeColor="text2"/>
          <w:sz w:val="24"/>
        </w:rPr>
        <w:t xml:space="preserve"> </w:t>
      </w:r>
      <w:r w:rsidRPr="00755ABB">
        <w:rPr>
          <w:b/>
          <w:color w:val="5D2A2C" w:themeColor="text2"/>
          <w:sz w:val="24"/>
        </w:rPr>
        <w:t>분쟁</w:t>
      </w:r>
    </w:p>
    <w:p w14:paraId="34C3A53D" w14:textId="77777777" w:rsidR="00026A7E" w:rsidRPr="00CB2B3F" w:rsidRDefault="00026A7E" w:rsidP="00026A7E">
      <w:pPr>
        <w:numPr>
          <w:ilvl w:val="0"/>
          <w:numId w:val="65"/>
        </w:numPr>
        <w:spacing w:after="240"/>
        <w:rPr>
          <w:b/>
          <w:szCs w:val="22"/>
        </w:rPr>
      </w:pPr>
      <w:r w:rsidRPr="00CB2B3F">
        <w:rPr>
          <w:b/>
          <w:szCs w:val="22"/>
        </w:rPr>
        <w:t>대상회사</w:t>
      </w:r>
    </w:p>
    <w:p w14:paraId="50A6D812" w14:textId="77777777" w:rsidR="00026A7E" w:rsidRPr="00CB2B3F" w:rsidRDefault="00026A7E" w:rsidP="00026A7E">
      <w:pPr>
        <w:numPr>
          <w:ilvl w:val="0"/>
          <w:numId w:val="66"/>
        </w:numPr>
        <w:spacing w:after="240"/>
        <w:rPr>
          <w:szCs w:val="22"/>
          <w:u w:val="single"/>
        </w:rPr>
      </w:pPr>
      <w:r w:rsidRPr="00CB2B3F">
        <w:rPr>
          <w:szCs w:val="22"/>
          <w:u w:val="single"/>
        </w:rPr>
        <w:t>사실관계</w:t>
      </w:r>
    </w:p>
    <w:p w14:paraId="2BBC0C3F" w14:textId="77777777" w:rsidR="00026A7E" w:rsidRPr="00CB2B3F" w:rsidRDefault="00026A7E" w:rsidP="00026A7E">
      <w:pPr>
        <w:spacing w:after="240"/>
        <w:ind w:left="1361"/>
        <w:rPr>
          <w:szCs w:val="22"/>
        </w:rPr>
      </w:pPr>
      <w:r w:rsidRPr="00CB2B3F">
        <w:rPr>
          <w:szCs w:val="22"/>
        </w:rPr>
        <w:t>제공된</w:t>
      </w:r>
      <w:r w:rsidRPr="00CB2B3F">
        <w:rPr>
          <w:szCs w:val="22"/>
        </w:rPr>
        <w:t xml:space="preserve"> </w:t>
      </w:r>
      <w:r w:rsidRPr="00CB2B3F">
        <w:rPr>
          <w:szCs w:val="22"/>
        </w:rPr>
        <w:t>인사노무</w:t>
      </w:r>
      <w:r w:rsidRPr="00CB2B3F">
        <w:rPr>
          <w:szCs w:val="22"/>
        </w:rPr>
        <w:t xml:space="preserve"> </w:t>
      </w:r>
      <w:r w:rsidRPr="00CB2B3F">
        <w:rPr>
          <w:szCs w:val="22"/>
        </w:rPr>
        <w:t>관련</w:t>
      </w:r>
      <w:r w:rsidRPr="00CB2B3F">
        <w:rPr>
          <w:szCs w:val="22"/>
        </w:rPr>
        <w:t xml:space="preserve"> </w:t>
      </w:r>
      <w:r w:rsidRPr="00CB2B3F">
        <w:rPr>
          <w:szCs w:val="22"/>
        </w:rPr>
        <w:t>소송목록에</w:t>
      </w:r>
      <w:r w:rsidRPr="00CB2B3F">
        <w:rPr>
          <w:szCs w:val="22"/>
        </w:rPr>
        <w:t xml:space="preserve"> </w:t>
      </w:r>
      <w:r w:rsidRPr="00CB2B3F">
        <w:rPr>
          <w:szCs w:val="22"/>
        </w:rPr>
        <w:t>의하면</w:t>
      </w:r>
      <w:r w:rsidRPr="00CB2B3F">
        <w:rPr>
          <w:szCs w:val="22"/>
        </w:rPr>
        <w:t xml:space="preserve">, </w:t>
      </w:r>
      <w:r w:rsidRPr="00CB2B3F">
        <w:rPr>
          <w:szCs w:val="22"/>
        </w:rPr>
        <w:t>대상회사를</w:t>
      </w:r>
      <w:r w:rsidRPr="00CB2B3F">
        <w:rPr>
          <w:szCs w:val="22"/>
        </w:rPr>
        <w:t xml:space="preserve"> </w:t>
      </w:r>
      <w:r w:rsidRPr="00CB2B3F">
        <w:rPr>
          <w:szCs w:val="22"/>
        </w:rPr>
        <w:t>피고로</w:t>
      </w:r>
      <w:r w:rsidRPr="00CB2B3F">
        <w:rPr>
          <w:szCs w:val="22"/>
        </w:rPr>
        <w:t xml:space="preserve"> </w:t>
      </w:r>
      <w:r w:rsidRPr="00CB2B3F">
        <w:rPr>
          <w:szCs w:val="22"/>
        </w:rPr>
        <w:t>하여</w:t>
      </w:r>
      <w:r w:rsidRPr="00CB2B3F">
        <w:rPr>
          <w:szCs w:val="22"/>
        </w:rPr>
        <w:t xml:space="preserve"> </w:t>
      </w:r>
      <w:r w:rsidRPr="00CB2B3F">
        <w:rPr>
          <w:szCs w:val="22"/>
        </w:rPr>
        <w:t>현재</w:t>
      </w:r>
      <w:r w:rsidRPr="00CB2B3F">
        <w:rPr>
          <w:szCs w:val="22"/>
        </w:rPr>
        <w:t xml:space="preserve"> </w:t>
      </w:r>
      <w:r w:rsidRPr="00CB2B3F">
        <w:rPr>
          <w:szCs w:val="22"/>
        </w:rPr>
        <w:t>진행</w:t>
      </w:r>
      <w:r w:rsidRPr="00CB2B3F">
        <w:rPr>
          <w:szCs w:val="22"/>
        </w:rPr>
        <w:t xml:space="preserve"> </w:t>
      </w:r>
      <w:r w:rsidRPr="00CB2B3F">
        <w:rPr>
          <w:szCs w:val="22"/>
        </w:rPr>
        <w:t>중인</w:t>
      </w:r>
      <w:r w:rsidRPr="00CB2B3F">
        <w:rPr>
          <w:szCs w:val="22"/>
        </w:rPr>
        <w:t xml:space="preserve"> </w:t>
      </w:r>
      <w:r w:rsidRPr="00CB2B3F">
        <w:rPr>
          <w:szCs w:val="22"/>
        </w:rPr>
        <w:t>소송은</w:t>
      </w:r>
      <w:r w:rsidRPr="00CB2B3F">
        <w:rPr>
          <w:szCs w:val="22"/>
        </w:rPr>
        <w:t xml:space="preserve"> </w:t>
      </w:r>
      <w:r w:rsidRPr="00CB2B3F">
        <w:rPr>
          <w:szCs w:val="22"/>
        </w:rPr>
        <w:t>총</w:t>
      </w:r>
      <w:r w:rsidRPr="00CB2B3F">
        <w:rPr>
          <w:szCs w:val="22"/>
        </w:rPr>
        <w:t xml:space="preserve"> 2</w:t>
      </w:r>
      <w:r w:rsidRPr="00CB2B3F">
        <w:rPr>
          <w:szCs w:val="22"/>
        </w:rPr>
        <w:t>건으로</w:t>
      </w:r>
      <w:r w:rsidRPr="00CB2B3F">
        <w:rPr>
          <w:szCs w:val="22"/>
        </w:rPr>
        <w:t xml:space="preserve">, </w:t>
      </w:r>
      <w:r w:rsidRPr="00CB2B3F">
        <w:rPr>
          <w:szCs w:val="22"/>
        </w:rPr>
        <w:t>구체적인</w:t>
      </w:r>
      <w:r w:rsidRPr="00CB2B3F">
        <w:rPr>
          <w:szCs w:val="22"/>
        </w:rPr>
        <w:t xml:space="preserve"> </w:t>
      </w:r>
      <w:r w:rsidRPr="00CB2B3F">
        <w:rPr>
          <w:szCs w:val="22"/>
        </w:rPr>
        <w:t>내용은</w:t>
      </w:r>
      <w:r w:rsidRPr="00CB2B3F">
        <w:rPr>
          <w:szCs w:val="22"/>
        </w:rPr>
        <w:t xml:space="preserve"> </w:t>
      </w:r>
      <w:r w:rsidRPr="00CB2B3F">
        <w:rPr>
          <w:szCs w:val="22"/>
        </w:rPr>
        <w:t>아래와</w:t>
      </w:r>
      <w:r w:rsidRPr="00CB2B3F">
        <w:rPr>
          <w:szCs w:val="22"/>
        </w:rPr>
        <w:t xml:space="preserve"> </w:t>
      </w:r>
      <w:r w:rsidRPr="00CB2B3F">
        <w:rPr>
          <w:szCs w:val="22"/>
        </w:rPr>
        <w:t>같음</w:t>
      </w:r>
      <w:r w:rsidRPr="00CB2B3F">
        <w:rPr>
          <w:szCs w:val="22"/>
        </w:rPr>
        <w:t>.</w:t>
      </w:r>
    </w:p>
    <w:tbl>
      <w:tblPr>
        <w:tblW w:w="8278" w:type="dxa"/>
        <w:tblInd w:w="1361"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325"/>
        <w:gridCol w:w="1701"/>
        <w:gridCol w:w="4252"/>
      </w:tblGrid>
      <w:tr w:rsidR="00026A7E" w:rsidRPr="00CB2B3F" w:rsidDel="00CA35ED" w14:paraId="072F3EA3" w14:textId="77777777" w:rsidTr="0091358C">
        <w:trPr>
          <w:trHeight w:val="340"/>
          <w:tblHeader/>
        </w:trPr>
        <w:tc>
          <w:tcPr>
            <w:tcW w:w="2325" w:type="dxa"/>
            <w:tcBorders>
              <w:top w:val="single" w:sz="12" w:space="0" w:color="404040" w:themeColor="text1" w:themeTint="BF"/>
              <w:bottom w:val="single" w:sz="4" w:space="0" w:color="404040" w:themeColor="text1" w:themeTint="BF"/>
            </w:tcBorders>
            <w:shd w:val="clear" w:color="auto" w:fill="DEEEEE"/>
            <w:vAlign w:val="center"/>
          </w:tcPr>
          <w:p w14:paraId="682EA154" w14:textId="77777777" w:rsidR="00026A7E" w:rsidRPr="008E0663" w:rsidRDefault="00026A7E" w:rsidP="0091358C">
            <w:pPr>
              <w:spacing w:line="280" w:lineRule="atLeast"/>
              <w:jc w:val="center"/>
              <w:rPr>
                <w:b/>
                <w:bCs/>
                <w:kern w:val="0"/>
                <w:sz w:val="20"/>
                <w:szCs w:val="20"/>
              </w:rPr>
            </w:pPr>
            <w:r w:rsidRPr="008E0663">
              <w:rPr>
                <w:b/>
                <w:bCs/>
                <w:kern w:val="0"/>
                <w:sz w:val="20"/>
                <w:szCs w:val="20"/>
              </w:rPr>
              <w:t>당사자</w:t>
            </w:r>
          </w:p>
        </w:tc>
        <w:tc>
          <w:tcPr>
            <w:tcW w:w="1701" w:type="dxa"/>
            <w:tcBorders>
              <w:top w:val="single" w:sz="12" w:space="0" w:color="404040" w:themeColor="text1" w:themeTint="BF"/>
              <w:bottom w:val="single" w:sz="4" w:space="0" w:color="404040" w:themeColor="text1" w:themeTint="BF"/>
            </w:tcBorders>
            <w:shd w:val="clear" w:color="auto" w:fill="DEEEEE"/>
            <w:vAlign w:val="center"/>
          </w:tcPr>
          <w:p w14:paraId="5FF0088D" w14:textId="77777777" w:rsidR="00026A7E" w:rsidRPr="008E0663" w:rsidRDefault="00026A7E" w:rsidP="0091358C">
            <w:pPr>
              <w:spacing w:line="280" w:lineRule="atLeast"/>
              <w:jc w:val="center"/>
              <w:rPr>
                <w:b/>
                <w:bCs/>
                <w:kern w:val="0"/>
                <w:sz w:val="20"/>
                <w:szCs w:val="20"/>
              </w:rPr>
            </w:pPr>
            <w:r w:rsidRPr="008E0663">
              <w:rPr>
                <w:b/>
                <w:bCs/>
                <w:kern w:val="0"/>
                <w:sz w:val="20"/>
                <w:szCs w:val="20"/>
              </w:rPr>
              <w:t>소가</w:t>
            </w:r>
          </w:p>
        </w:tc>
        <w:tc>
          <w:tcPr>
            <w:tcW w:w="4252" w:type="dxa"/>
            <w:tcBorders>
              <w:top w:val="single" w:sz="12" w:space="0" w:color="404040" w:themeColor="text1" w:themeTint="BF"/>
              <w:bottom w:val="single" w:sz="4" w:space="0" w:color="404040" w:themeColor="text1" w:themeTint="BF"/>
            </w:tcBorders>
            <w:shd w:val="clear" w:color="auto" w:fill="DEEEEE"/>
            <w:vAlign w:val="center"/>
          </w:tcPr>
          <w:p w14:paraId="1684FECA" w14:textId="77777777" w:rsidR="00026A7E" w:rsidRPr="008E0663" w:rsidDel="00CA35ED" w:rsidRDefault="00026A7E" w:rsidP="0091358C">
            <w:pPr>
              <w:spacing w:line="280" w:lineRule="atLeast"/>
              <w:jc w:val="center"/>
              <w:rPr>
                <w:b/>
                <w:bCs/>
                <w:kern w:val="0"/>
                <w:sz w:val="20"/>
                <w:szCs w:val="20"/>
              </w:rPr>
            </w:pPr>
            <w:r w:rsidRPr="008E0663">
              <w:rPr>
                <w:b/>
                <w:bCs/>
                <w:kern w:val="0"/>
                <w:sz w:val="20"/>
                <w:szCs w:val="20"/>
              </w:rPr>
              <w:t>내용</w:t>
            </w:r>
          </w:p>
        </w:tc>
      </w:tr>
      <w:tr w:rsidR="00026A7E" w:rsidRPr="00CB2B3F" w14:paraId="7297EDF4" w14:textId="77777777" w:rsidTr="0091358C">
        <w:trPr>
          <w:trHeight w:val="340"/>
        </w:trPr>
        <w:tc>
          <w:tcPr>
            <w:tcW w:w="2325" w:type="dxa"/>
            <w:tcBorders>
              <w:top w:val="single" w:sz="4" w:space="0" w:color="404040" w:themeColor="text1" w:themeTint="BF"/>
            </w:tcBorders>
            <w:shd w:val="clear" w:color="auto" w:fill="F2F2F2" w:themeFill="background1" w:themeFillShade="F2"/>
            <w:vAlign w:val="center"/>
          </w:tcPr>
          <w:p w14:paraId="3A82AFFB" w14:textId="77777777" w:rsidR="00026A7E" w:rsidRPr="008E0663" w:rsidRDefault="00026A7E" w:rsidP="0091358C">
            <w:pPr>
              <w:spacing w:line="280" w:lineRule="atLeast"/>
              <w:ind w:left="567" w:hanging="567"/>
              <w:jc w:val="left"/>
              <w:rPr>
                <w:bCs/>
                <w:kern w:val="0"/>
                <w:sz w:val="20"/>
                <w:szCs w:val="20"/>
              </w:rPr>
            </w:pPr>
            <w:r w:rsidRPr="008E0663">
              <w:rPr>
                <w:bCs/>
                <w:kern w:val="0"/>
                <w:sz w:val="20"/>
                <w:szCs w:val="20"/>
              </w:rPr>
              <w:t>원고</w:t>
            </w:r>
            <w:r w:rsidRPr="008E0663">
              <w:rPr>
                <w:bCs/>
                <w:kern w:val="0"/>
                <w:sz w:val="20"/>
                <w:szCs w:val="20"/>
              </w:rPr>
              <w:t>:</w:t>
            </w:r>
            <w:r>
              <w:rPr>
                <w:bCs/>
                <w:kern w:val="0"/>
                <w:sz w:val="20"/>
                <w:szCs w:val="20"/>
              </w:rPr>
              <w:tab/>
            </w:r>
            <w:r w:rsidRPr="008E0663">
              <w:rPr>
                <w:bCs/>
                <w:kern w:val="0"/>
                <w:sz w:val="20"/>
                <w:szCs w:val="20"/>
              </w:rPr>
              <w:t>김영민</w:t>
            </w:r>
          </w:p>
          <w:p w14:paraId="42A615F0" w14:textId="77777777" w:rsidR="00026A7E" w:rsidRPr="008E0663" w:rsidRDefault="00026A7E" w:rsidP="0091358C">
            <w:pPr>
              <w:spacing w:line="280" w:lineRule="atLeast"/>
              <w:ind w:left="567" w:hanging="567"/>
              <w:jc w:val="left"/>
              <w:rPr>
                <w:bCs/>
                <w:kern w:val="0"/>
                <w:sz w:val="20"/>
                <w:szCs w:val="20"/>
              </w:rPr>
            </w:pPr>
            <w:r w:rsidRPr="008E0663">
              <w:rPr>
                <w:bCs/>
                <w:kern w:val="0"/>
                <w:sz w:val="20"/>
                <w:szCs w:val="20"/>
              </w:rPr>
              <w:t>피고</w:t>
            </w:r>
            <w:r w:rsidRPr="008E0663">
              <w:rPr>
                <w:bCs/>
                <w:kern w:val="0"/>
                <w:sz w:val="20"/>
                <w:szCs w:val="20"/>
              </w:rPr>
              <w:t>:</w:t>
            </w:r>
            <w:r>
              <w:rPr>
                <w:bCs/>
                <w:kern w:val="0"/>
                <w:sz w:val="20"/>
                <w:szCs w:val="20"/>
              </w:rPr>
              <w:tab/>
            </w:r>
            <w:r w:rsidRPr="008E0663">
              <w:rPr>
                <w:b/>
                <w:bCs/>
                <w:kern w:val="0"/>
                <w:sz w:val="20"/>
                <w:szCs w:val="20"/>
                <w:u w:val="single"/>
              </w:rPr>
              <w:t>대상회사</w:t>
            </w:r>
          </w:p>
        </w:tc>
        <w:tc>
          <w:tcPr>
            <w:tcW w:w="1701" w:type="dxa"/>
            <w:tcBorders>
              <w:top w:val="single" w:sz="4" w:space="0" w:color="404040" w:themeColor="text1" w:themeTint="BF"/>
            </w:tcBorders>
            <w:shd w:val="clear" w:color="auto" w:fill="auto"/>
            <w:vAlign w:val="center"/>
          </w:tcPr>
          <w:p w14:paraId="78A46549" w14:textId="77777777" w:rsidR="00026A7E" w:rsidRPr="008E0663" w:rsidRDefault="00026A7E" w:rsidP="0091358C">
            <w:pPr>
              <w:spacing w:line="280" w:lineRule="atLeast"/>
              <w:jc w:val="right"/>
              <w:rPr>
                <w:bCs/>
                <w:kern w:val="0"/>
                <w:sz w:val="20"/>
                <w:szCs w:val="20"/>
              </w:rPr>
            </w:pPr>
            <w:r w:rsidRPr="008E0663">
              <w:rPr>
                <w:bCs/>
                <w:kern w:val="0"/>
                <w:sz w:val="20"/>
                <w:szCs w:val="20"/>
              </w:rPr>
              <w:t>25,635,544</w:t>
            </w:r>
            <w:r w:rsidRPr="008E0663">
              <w:rPr>
                <w:bCs/>
                <w:kern w:val="0"/>
                <w:sz w:val="20"/>
                <w:szCs w:val="20"/>
              </w:rPr>
              <w:t>원</w:t>
            </w:r>
          </w:p>
        </w:tc>
        <w:tc>
          <w:tcPr>
            <w:tcW w:w="4252" w:type="dxa"/>
            <w:tcBorders>
              <w:top w:val="single" w:sz="4" w:space="0" w:color="404040" w:themeColor="text1" w:themeTint="BF"/>
            </w:tcBorders>
            <w:vAlign w:val="center"/>
          </w:tcPr>
          <w:p w14:paraId="55CE9E33" w14:textId="77777777" w:rsidR="00026A7E" w:rsidRPr="008E0663" w:rsidRDefault="00026A7E" w:rsidP="0091358C">
            <w:pPr>
              <w:spacing w:line="280" w:lineRule="atLeast"/>
              <w:rPr>
                <w:bCs/>
                <w:kern w:val="0"/>
                <w:sz w:val="20"/>
                <w:szCs w:val="20"/>
              </w:rPr>
            </w:pPr>
            <w:r w:rsidRPr="008E0663">
              <w:rPr>
                <w:bCs/>
                <w:kern w:val="0"/>
                <w:sz w:val="20"/>
                <w:szCs w:val="20"/>
              </w:rPr>
              <w:t>AS</w:t>
            </w:r>
            <w:r w:rsidRPr="008E0663">
              <w:rPr>
                <w:bCs/>
                <w:kern w:val="0"/>
                <w:sz w:val="20"/>
                <w:szCs w:val="20"/>
              </w:rPr>
              <w:t>용역기사의</w:t>
            </w:r>
            <w:r w:rsidRPr="008E0663">
              <w:rPr>
                <w:bCs/>
                <w:kern w:val="0"/>
                <w:sz w:val="20"/>
                <w:szCs w:val="20"/>
              </w:rPr>
              <w:t xml:space="preserve"> </w:t>
            </w:r>
            <w:r w:rsidRPr="008E0663">
              <w:rPr>
                <w:bCs/>
                <w:kern w:val="0"/>
                <w:sz w:val="20"/>
                <w:szCs w:val="20"/>
              </w:rPr>
              <w:t>대상회사에</w:t>
            </w:r>
            <w:r w:rsidRPr="008E0663">
              <w:rPr>
                <w:bCs/>
                <w:kern w:val="0"/>
                <w:sz w:val="20"/>
                <w:szCs w:val="20"/>
              </w:rPr>
              <w:t xml:space="preserve"> </w:t>
            </w:r>
            <w:r w:rsidRPr="008E0663">
              <w:rPr>
                <w:bCs/>
                <w:kern w:val="0"/>
                <w:sz w:val="20"/>
                <w:szCs w:val="20"/>
              </w:rPr>
              <w:t>대한</w:t>
            </w:r>
            <w:r w:rsidRPr="008E0663">
              <w:rPr>
                <w:bCs/>
                <w:kern w:val="0"/>
                <w:sz w:val="20"/>
                <w:szCs w:val="20"/>
              </w:rPr>
              <w:t xml:space="preserve"> </w:t>
            </w:r>
            <w:r w:rsidRPr="008E0663">
              <w:rPr>
                <w:bCs/>
                <w:kern w:val="0"/>
                <w:sz w:val="20"/>
                <w:szCs w:val="20"/>
              </w:rPr>
              <w:t>퇴직금</w:t>
            </w:r>
            <w:r w:rsidRPr="008E0663">
              <w:rPr>
                <w:bCs/>
                <w:kern w:val="0"/>
                <w:sz w:val="20"/>
                <w:szCs w:val="20"/>
              </w:rPr>
              <w:t xml:space="preserve"> </w:t>
            </w:r>
            <w:r w:rsidRPr="008E0663">
              <w:rPr>
                <w:bCs/>
                <w:kern w:val="0"/>
                <w:sz w:val="20"/>
                <w:szCs w:val="20"/>
              </w:rPr>
              <w:t>청구</w:t>
            </w:r>
            <w:r w:rsidRPr="008E0663">
              <w:rPr>
                <w:bCs/>
                <w:kern w:val="0"/>
                <w:sz w:val="20"/>
                <w:szCs w:val="20"/>
              </w:rPr>
              <w:t xml:space="preserve">. </w:t>
            </w:r>
            <w:r w:rsidRPr="008E0663">
              <w:rPr>
                <w:bCs/>
                <w:kern w:val="0"/>
                <w:sz w:val="20"/>
                <w:szCs w:val="20"/>
              </w:rPr>
              <w:t>자세한</w:t>
            </w:r>
            <w:r w:rsidRPr="008E0663">
              <w:rPr>
                <w:bCs/>
                <w:kern w:val="0"/>
                <w:sz w:val="20"/>
                <w:szCs w:val="20"/>
              </w:rPr>
              <w:t xml:space="preserve"> </w:t>
            </w:r>
            <w:r w:rsidRPr="008E0663">
              <w:rPr>
                <w:bCs/>
                <w:kern w:val="0"/>
                <w:sz w:val="20"/>
                <w:szCs w:val="20"/>
              </w:rPr>
              <w:t>사항은</w:t>
            </w:r>
            <w:r w:rsidRPr="008E0663">
              <w:rPr>
                <w:bCs/>
                <w:kern w:val="0"/>
                <w:sz w:val="20"/>
                <w:szCs w:val="20"/>
              </w:rPr>
              <w:t xml:space="preserve"> [5. </w:t>
            </w:r>
            <w:r w:rsidRPr="008E0663">
              <w:rPr>
                <w:bCs/>
                <w:kern w:val="0"/>
                <w:sz w:val="20"/>
                <w:szCs w:val="20"/>
              </w:rPr>
              <w:t>개인사업자이슈</w:t>
            </w:r>
            <w:r w:rsidRPr="008E0663">
              <w:rPr>
                <w:bCs/>
                <w:kern w:val="0"/>
                <w:sz w:val="20"/>
                <w:szCs w:val="20"/>
              </w:rPr>
              <w:t>]</w:t>
            </w:r>
            <w:r w:rsidRPr="008E0663">
              <w:rPr>
                <w:bCs/>
                <w:kern w:val="0"/>
                <w:sz w:val="20"/>
                <w:szCs w:val="20"/>
              </w:rPr>
              <w:t>참조</w:t>
            </w:r>
            <w:r w:rsidRPr="008E0663">
              <w:rPr>
                <w:bCs/>
                <w:kern w:val="0"/>
                <w:sz w:val="20"/>
                <w:szCs w:val="20"/>
              </w:rPr>
              <w:t>.</w:t>
            </w:r>
          </w:p>
        </w:tc>
      </w:tr>
      <w:tr w:rsidR="00026A7E" w:rsidRPr="00CB2B3F" w14:paraId="4F4D7C75" w14:textId="77777777" w:rsidTr="0091358C">
        <w:trPr>
          <w:trHeight w:val="340"/>
        </w:trPr>
        <w:tc>
          <w:tcPr>
            <w:tcW w:w="2325" w:type="dxa"/>
            <w:shd w:val="clear" w:color="auto" w:fill="F2F2F2" w:themeFill="background1" w:themeFillShade="F2"/>
            <w:vAlign w:val="center"/>
          </w:tcPr>
          <w:p w14:paraId="4990AB44" w14:textId="77777777" w:rsidR="00026A7E" w:rsidRPr="008E0663" w:rsidRDefault="00026A7E" w:rsidP="0091358C">
            <w:pPr>
              <w:spacing w:line="280" w:lineRule="atLeast"/>
              <w:ind w:left="567" w:hanging="567"/>
              <w:jc w:val="left"/>
              <w:rPr>
                <w:bCs/>
                <w:kern w:val="0"/>
                <w:sz w:val="20"/>
                <w:szCs w:val="20"/>
              </w:rPr>
            </w:pPr>
            <w:r w:rsidRPr="008E0663">
              <w:rPr>
                <w:bCs/>
                <w:kern w:val="0"/>
                <w:sz w:val="20"/>
                <w:szCs w:val="20"/>
              </w:rPr>
              <w:t>원고</w:t>
            </w:r>
            <w:r w:rsidRPr="008E0663">
              <w:rPr>
                <w:bCs/>
                <w:kern w:val="0"/>
                <w:sz w:val="20"/>
                <w:szCs w:val="20"/>
              </w:rPr>
              <w:t>:</w:t>
            </w:r>
            <w:r>
              <w:rPr>
                <w:bCs/>
                <w:kern w:val="0"/>
                <w:sz w:val="20"/>
                <w:szCs w:val="20"/>
              </w:rPr>
              <w:tab/>
            </w:r>
            <w:r w:rsidRPr="008E0663">
              <w:rPr>
                <w:b/>
                <w:bCs/>
                <w:kern w:val="0"/>
                <w:sz w:val="20"/>
                <w:szCs w:val="20"/>
                <w:u w:val="single"/>
              </w:rPr>
              <w:t>대상회사</w:t>
            </w:r>
          </w:p>
          <w:p w14:paraId="4E0732D5" w14:textId="77777777" w:rsidR="00026A7E" w:rsidRPr="008E0663" w:rsidRDefault="00026A7E" w:rsidP="0091358C">
            <w:pPr>
              <w:spacing w:line="280" w:lineRule="atLeast"/>
              <w:ind w:left="567" w:hanging="567"/>
              <w:jc w:val="left"/>
              <w:rPr>
                <w:bCs/>
                <w:kern w:val="0"/>
                <w:sz w:val="20"/>
                <w:szCs w:val="20"/>
              </w:rPr>
            </w:pPr>
            <w:r w:rsidRPr="008E0663">
              <w:rPr>
                <w:bCs/>
                <w:kern w:val="0"/>
                <w:sz w:val="20"/>
                <w:szCs w:val="20"/>
              </w:rPr>
              <w:t>피고</w:t>
            </w:r>
            <w:r w:rsidRPr="008E0663">
              <w:rPr>
                <w:bCs/>
                <w:kern w:val="0"/>
                <w:sz w:val="20"/>
                <w:szCs w:val="20"/>
              </w:rPr>
              <w:t>:</w:t>
            </w:r>
            <w:r>
              <w:rPr>
                <w:bCs/>
                <w:kern w:val="0"/>
                <w:sz w:val="20"/>
                <w:szCs w:val="20"/>
              </w:rPr>
              <w:tab/>
            </w:r>
            <w:r w:rsidRPr="008E0663">
              <w:rPr>
                <w:bCs/>
                <w:kern w:val="0"/>
                <w:sz w:val="20"/>
                <w:szCs w:val="20"/>
              </w:rPr>
              <w:t>중앙노동위원회</w:t>
            </w:r>
            <w:r w:rsidRPr="008E0663">
              <w:rPr>
                <w:bCs/>
                <w:kern w:val="0"/>
                <w:sz w:val="20"/>
                <w:szCs w:val="20"/>
              </w:rPr>
              <w:t xml:space="preserve"> </w:t>
            </w:r>
            <w:r w:rsidRPr="008E0663">
              <w:rPr>
                <w:bCs/>
                <w:kern w:val="0"/>
                <w:sz w:val="20"/>
                <w:szCs w:val="20"/>
              </w:rPr>
              <w:t>위원장</w:t>
            </w:r>
          </w:p>
        </w:tc>
        <w:tc>
          <w:tcPr>
            <w:tcW w:w="1701" w:type="dxa"/>
            <w:shd w:val="clear" w:color="auto" w:fill="auto"/>
            <w:vAlign w:val="center"/>
          </w:tcPr>
          <w:p w14:paraId="0535FB23" w14:textId="77777777" w:rsidR="00026A7E" w:rsidRPr="008E0663" w:rsidRDefault="00026A7E" w:rsidP="0091358C">
            <w:pPr>
              <w:spacing w:line="280" w:lineRule="atLeast"/>
              <w:jc w:val="right"/>
              <w:rPr>
                <w:bCs/>
                <w:kern w:val="0"/>
                <w:sz w:val="20"/>
                <w:szCs w:val="20"/>
              </w:rPr>
            </w:pPr>
            <w:r w:rsidRPr="008E0663">
              <w:rPr>
                <w:bCs/>
                <w:kern w:val="0"/>
                <w:sz w:val="20"/>
                <w:szCs w:val="20"/>
              </w:rPr>
              <w:t>50,000,000</w:t>
            </w:r>
            <w:r w:rsidRPr="008E0663">
              <w:rPr>
                <w:bCs/>
                <w:kern w:val="0"/>
                <w:sz w:val="20"/>
                <w:szCs w:val="20"/>
              </w:rPr>
              <w:t>원</w:t>
            </w:r>
          </w:p>
        </w:tc>
        <w:tc>
          <w:tcPr>
            <w:tcW w:w="4252" w:type="dxa"/>
            <w:vAlign w:val="center"/>
          </w:tcPr>
          <w:p w14:paraId="02F01475" w14:textId="77777777" w:rsidR="00026A7E" w:rsidRPr="008E0663" w:rsidRDefault="00026A7E" w:rsidP="0091358C">
            <w:pPr>
              <w:spacing w:line="280" w:lineRule="atLeast"/>
              <w:rPr>
                <w:bCs/>
                <w:kern w:val="0"/>
                <w:sz w:val="20"/>
                <w:szCs w:val="20"/>
              </w:rPr>
            </w:pPr>
            <w:r w:rsidRPr="008E0663">
              <w:rPr>
                <w:bCs/>
                <w:kern w:val="0"/>
                <w:sz w:val="20"/>
                <w:szCs w:val="20"/>
              </w:rPr>
              <w:t>사내</w:t>
            </w:r>
            <w:r w:rsidRPr="008E0663">
              <w:rPr>
                <w:bCs/>
                <w:kern w:val="0"/>
                <w:sz w:val="20"/>
                <w:szCs w:val="20"/>
              </w:rPr>
              <w:t xml:space="preserve"> </w:t>
            </w:r>
            <w:r w:rsidRPr="008E0663">
              <w:rPr>
                <w:bCs/>
                <w:kern w:val="0"/>
                <w:sz w:val="20"/>
                <w:szCs w:val="20"/>
              </w:rPr>
              <w:t>성희롱</w:t>
            </w:r>
            <w:r w:rsidRPr="008E0663">
              <w:rPr>
                <w:bCs/>
                <w:kern w:val="0"/>
                <w:sz w:val="20"/>
                <w:szCs w:val="20"/>
              </w:rPr>
              <w:t xml:space="preserve">, </w:t>
            </w:r>
            <w:r w:rsidRPr="008E0663">
              <w:rPr>
                <w:bCs/>
                <w:kern w:val="0"/>
                <w:sz w:val="20"/>
                <w:szCs w:val="20"/>
              </w:rPr>
              <w:t>성추행으로</w:t>
            </w:r>
            <w:r w:rsidRPr="008E0663">
              <w:rPr>
                <w:bCs/>
                <w:kern w:val="0"/>
                <w:sz w:val="20"/>
                <w:szCs w:val="20"/>
              </w:rPr>
              <w:t xml:space="preserve"> </w:t>
            </w:r>
            <w:r w:rsidRPr="008E0663">
              <w:rPr>
                <w:bCs/>
                <w:kern w:val="0"/>
                <w:sz w:val="20"/>
                <w:szCs w:val="20"/>
              </w:rPr>
              <w:t>징계해고한</w:t>
            </w:r>
            <w:r w:rsidRPr="008E0663">
              <w:rPr>
                <w:bCs/>
                <w:kern w:val="0"/>
                <w:sz w:val="20"/>
                <w:szCs w:val="20"/>
              </w:rPr>
              <w:t xml:space="preserve"> </w:t>
            </w:r>
            <w:r w:rsidRPr="008E0663">
              <w:rPr>
                <w:bCs/>
                <w:kern w:val="0"/>
                <w:sz w:val="20"/>
                <w:szCs w:val="20"/>
              </w:rPr>
              <w:t>근로자에</w:t>
            </w:r>
            <w:r w:rsidRPr="008E0663">
              <w:rPr>
                <w:bCs/>
                <w:kern w:val="0"/>
                <w:sz w:val="20"/>
                <w:szCs w:val="20"/>
              </w:rPr>
              <w:t xml:space="preserve"> </w:t>
            </w:r>
            <w:r w:rsidRPr="008E0663">
              <w:rPr>
                <w:bCs/>
                <w:kern w:val="0"/>
                <w:sz w:val="20"/>
                <w:szCs w:val="20"/>
              </w:rPr>
              <w:t>대한</w:t>
            </w:r>
            <w:r w:rsidRPr="008E0663">
              <w:rPr>
                <w:bCs/>
                <w:kern w:val="0"/>
                <w:sz w:val="20"/>
                <w:szCs w:val="20"/>
              </w:rPr>
              <w:t xml:space="preserve"> </w:t>
            </w:r>
            <w:proofErr w:type="spellStart"/>
            <w:r w:rsidRPr="008E0663">
              <w:rPr>
                <w:bCs/>
                <w:kern w:val="0"/>
                <w:sz w:val="20"/>
                <w:szCs w:val="20"/>
              </w:rPr>
              <w:t>노동위</w:t>
            </w:r>
            <w:proofErr w:type="spellEnd"/>
            <w:r w:rsidRPr="008E0663">
              <w:rPr>
                <w:bCs/>
                <w:kern w:val="0"/>
                <w:sz w:val="20"/>
                <w:szCs w:val="20"/>
              </w:rPr>
              <w:t xml:space="preserve"> </w:t>
            </w:r>
            <w:r w:rsidRPr="008E0663">
              <w:rPr>
                <w:bCs/>
                <w:kern w:val="0"/>
                <w:sz w:val="20"/>
                <w:szCs w:val="20"/>
              </w:rPr>
              <w:t>부당해고구제재심</w:t>
            </w:r>
            <w:r w:rsidRPr="008E0663">
              <w:rPr>
                <w:bCs/>
                <w:kern w:val="0"/>
                <w:sz w:val="20"/>
                <w:szCs w:val="20"/>
              </w:rPr>
              <w:t xml:space="preserve"> </w:t>
            </w:r>
            <w:r w:rsidRPr="008E0663">
              <w:rPr>
                <w:bCs/>
                <w:kern w:val="0"/>
                <w:sz w:val="20"/>
                <w:szCs w:val="20"/>
              </w:rPr>
              <w:t>판정의</w:t>
            </w:r>
            <w:r w:rsidRPr="008E0663">
              <w:rPr>
                <w:bCs/>
                <w:kern w:val="0"/>
                <w:sz w:val="20"/>
                <w:szCs w:val="20"/>
              </w:rPr>
              <w:t xml:space="preserve"> </w:t>
            </w:r>
            <w:r w:rsidRPr="008E0663">
              <w:rPr>
                <w:bCs/>
                <w:kern w:val="0"/>
                <w:sz w:val="20"/>
                <w:szCs w:val="20"/>
              </w:rPr>
              <w:t>취소를</w:t>
            </w:r>
            <w:r w:rsidRPr="008E0663">
              <w:rPr>
                <w:bCs/>
                <w:kern w:val="0"/>
                <w:sz w:val="20"/>
                <w:szCs w:val="20"/>
              </w:rPr>
              <w:t xml:space="preserve"> </w:t>
            </w:r>
            <w:r w:rsidRPr="008E0663">
              <w:rPr>
                <w:bCs/>
                <w:kern w:val="0"/>
                <w:sz w:val="20"/>
                <w:szCs w:val="20"/>
              </w:rPr>
              <w:t>구하는</w:t>
            </w:r>
            <w:r w:rsidRPr="008E0663">
              <w:rPr>
                <w:bCs/>
                <w:kern w:val="0"/>
                <w:sz w:val="20"/>
                <w:szCs w:val="20"/>
              </w:rPr>
              <w:t xml:space="preserve"> </w:t>
            </w:r>
            <w:r w:rsidRPr="008E0663">
              <w:rPr>
                <w:bCs/>
                <w:kern w:val="0"/>
                <w:sz w:val="20"/>
                <w:szCs w:val="20"/>
              </w:rPr>
              <w:t>소</w:t>
            </w:r>
          </w:p>
        </w:tc>
      </w:tr>
    </w:tbl>
    <w:p w14:paraId="6AAC77EF" w14:textId="77777777" w:rsidR="00026A7E" w:rsidRPr="00346050" w:rsidRDefault="00026A7E" w:rsidP="00026A7E">
      <w:pPr>
        <w:spacing w:before="240" w:after="240"/>
        <w:ind w:left="1361"/>
        <w:rPr>
          <w:szCs w:val="22"/>
        </w:rPr>
      </w:pPr>
      <w:r>
        <w:rPr>
          <w:rFonts w:hint="eastAsia"/>
          <w:szCs w:val="22"/>
        </w:rPr>
        <w:t>제공된</w:t>
      </w:r>
      <w:r>
        <w:rPr>
          <w:rFonts w:hint="eastAsia"/>
          <w:szCs w:val="22"/>
        </w:rPr>
        <w:t xml:space="preserve"> </w:t>
      </w:r>
      <w:r>
        <w:rPr>
          <w:rFonts w:hint="eastAsia"/>
          <w:szCs w:val="22"/>
        </w:rPr>
        <w:t>서울행정법원</w:t>
      </w:r>
      <w:r>
        <w:rPr>
          <w:rFonts w:hint="eastAsia"/>
          <w:szCs w:val="22"/>
        </w:rPr>
        <w:t xml:space="preserve"> </w:t>
      </w:r>
      <w:r>
        <w:rPr>
          <w:rFonts w:hint="eastAsia"/>
          <w:szCs w:val="22"/>
        </w:rPr>
        <w:t>판결문에</w:t>
      </w:r>
      <w:r>
        <w:rPr>
          <w:rFonts w:hint="eastAsia"/>
          <w:szCs w:val="22"/>
        </w:rPr>
        <w:t xml:space="preserve"> </w:t>
      </w:r>
      <w:r>
        <w:rPr>
          <w:rFonts w:hint="eastAsia"/>
          <w:szCs w:val="22"/>
        </w:rPr>
        <w:t>의하면</w:t>
      </w:r>
      <w:r>
        <w:rPr>
          <w:rFonts w:hint="eastAsia"/>
          <w:szCs w:val="22"/>
        </w:rPr>
        <w:t xml:space="preserve"> </w:t>
      </w:r>
      <w:r w:rsidRPr="00571449">
        <w:rPr>
          <w:rFonts w:hint="eastAsia"/>
          <w:szCs w:val="22"/>
        </w:rPr>
        <w:t>위</w:t>
      </w:r>
      <w:r w:rsidRPr="00571449">
        <w:rPr>
          <w:rFonts w:hint="eastAsia"/>
          <w:szCs w:val="22"/>
        </w:rPr>
        <w:t xml:space="preserve"> </w:t>
      </w:r>
      <w:r w:rsidRPr="00571449">
        <w:rPr>
          <w:rFonts w:hint="eastAsia"/>
          <w:szCs w:val="22"/>
        </w:rPr>
        <w:t>사건</w:t>
      </w:r>
      <w:r w:rsidRPr="00571449">
        <w:rPr>
          <w:rFonts w:hint="eastAsia"/>
          <w:szCs w:val="22"/>
        </w:rPr>
        <w:t xml:space="preserve"> </w:t>
      </w:r>
      <w:r w:rsidRPr="00571449">
        <w:rPr>
          <w:rFonts w:hint="eastAsia"/>
          <w:szCs w:val="22"/>
        </w:rPr>
        <w:t>중</w:t>
      </w:r>
      <w:r w:rsidRPr="00571449">
        <w:rPr>
          <w:rFonts w:hint="eastAsia"/>
          <w:szCs w:val="22"/>
        </w:rPr>
        <w:t xml:space="preserve"> </w:t>
      </w:r>
      <w:r w:rsidRPr="00571449">
        <w:rPr>
          <w:rFonts w:hint="eastAsia"/>
          <w:szCs w:val="22"/>
        </w:rPr>
        <w:t>징계해고</w:t>
      </w:r>
      <w:r w:rsidRPr="00571449">
        <w:rPr>
          <w:rFonts w:hint="eastAsia"/>
          <w:szCs w:val="22"/>
        </w:rPr>
        <w:t xml:space="preserve"> </w:t>
      </w:r>
      <w:r w:rsidRPr="00571449">
        <w:rPr>
          <w:rFonts w:hint="eastAsia"/>
          <w:szCs w:val="22"/>
        </w:rPr>
        <w:t>사건</w:t>
      </w:r>
      <w:r>
        <w:rPr>
          <w:rFonts w:hint="eastAsia"/>
          <w:szCs w:val="22"/>
        </w:rPr>
        <w:t>은</w:t>
      </w:r>
      <w:r>
        <w:rPr>
          <w:rFonts w:hint="eastAsia"/>
          <w:szCs w:val="22"/>
        </w:rPr>
        <w:t xml:space="preserve"> </w:t>
      </w:r>
      <w:r>
        <w:rPr>
          <w:rFonts w:hint="eastAsia"/>
          <w:szCs w:val="22"/>
        </w:rPr>
        <w:t>징계</w:t>
      </w:r>
      <w:r>
        <w:rPr>
          <w:rFonts w:hint="eastAsia"/>
          <w:szCs w:val="22"/>
        </w:rPr>
        <w:t xml:space="preserve"> </w:t>
      </w:r>
      <w:r>
        <w:rPr>
          <w:rFonts w:hint="eastAsia"/>
          <w:szCs w:val="22"/>
        </w:rPr>
        <w:t>대상</w:t>
      </w:r>
      <w:r>
        <w:rPr>
          <w:rFonts w:hint="eastAsia"/>
          <w:szCs w:val="22"/>
        </w:rPr>
        <w:t xml:space="preserve"> </w:t>
      </w:r>
      <w:r>
        <w:rPr>
          <w:rFonts w:hint="eastAsia"/>
          <w:szCs w:val="22"/>
        </w:rPr>
        <w:t>근로자가</w:t>
      </w:r>
      <w:r>
        <w:rPr>
          <w:rFonts w:hint="eastAsia"/>
          <w:szCs w:val="22"/>
        </w:rPr>
        <w:t xml:space="preserve"> </w:t>
      </w:r>
      <w:r>
        <w:rPr>
          <w:rFonts w:hint="eastAsia"/>
          <w:szCs w:val="22"/>
        </w:rPr>
        <w:t>다른</w:t>
      </w:r>
      <w:r>
        <w:rPr>
          <w:rFonts w:hint="eastAsia"/>
          <w:szCs w:val="22"/>
        </w:rPr>
        <w:t xml:space="preserve"> </w:t>
      </w:r>
      <w:r>
        <w:rPr>
          <w:rFonts w:hint="eastAsia"/>
          <w:szCs w:val="22"/>
        </w:rPr>
        <w:t>근로자를</w:t>
      </w:r>
      <w:r>
        <w:rPr>
          <w:rFonts w:hint="eastAsia"/>
          <w:szCs w:val="22"/>
        </w:rPr>
        <w:t xml:space="preserve"> </w:t>
      </w:r>
      <w:r>
        <w:rPr>
          <w:rFonts w:hint="eastAsia"/>
          <w:szCs w:val="22"/>
        </w:rPr>
        <w:t>회식이</w:t>
      </w:r>
      <w:r>
        <w:rPr>
          <w:rFonts w:hint="eastAsia"/>
          <w:szCs w:val="22"/>
        </w:rPr>
        <w:t xml:space="preserve"> </w:t>
      </w:r>
      <w:r>
        <w:rPr>
          <w:rFonts w:hint="eastAsia"/>
          <w:szCs w:val="22"/>
        </w:rPr>
        <w:t>끝나고</w:t>
      </w:r>
      <w:r>
        <w:rPr>
          <w:rFonts w:hint="eastAsia"/>
          <w:szCs w:val="22"/>
        </w:rPr>
        <w:t xml:space="preserve"> </w:t>
      </w:r>
      <w:r>
        <w:rPr>
          <w:rFonts w:hint="eastAsia"/>
          <w:szCs w:val="22"/>
        </w:rPr>
        <w:t>택시를</w:t>
      </w:r>
      <w:r>
        <w:rPr>
          <w:rFonts w:hint="eastAsia"/>
          <w:szCs w:val="22"/>
        </w:rPr>
        <w:t xml:space="preserve"> </w:t>
      </w:r>
      <w:r>
        <w:rPr>
          <w:rFonts w:hint="eastAsia"/>
          <w:szCs w:val="22"/>
        </w:rPr>
        <w:t>통해</w:t>
      </w:r>
      <w:r>
        <w:rPr>
          <w:rFonts w:hint="eastAsia"/>
          <w:szCs w:val="22"/>
        </w:rPr>
        <w:t xml:space="preserve"> </w:t>
      </w:r>
      <w:r>
        <w:rPr>
          <w:rFonts w:hint="eastAsia"/>
          <w:szCs w:val="22"/>
        </w:rPr>
        <w:t>집에</w:t>
      </w:r>
      <w:r>
        <w:rPr>
          <w:rFonts w:hint="eastAsia"/>
          <w:szCs w:val="22"/>
        </w:rPr>
        <w:t xml:space="preserve"> </w:t>
      </w:r>
      <w:r>
        <w:rPr>
          <w:rFonts w:hint="eastAsia"/>
          <w:szCs w:val="22"/>
        </w:rPr>
        <w:t>데려다</w:t>
      </w:r>
      <w:r>
        <w:rPr>
          <w:rFonts w:hint="eastAsia"/>
          <w:szCs w:val="22"/>
        </w:rPr>
        <w:t xml:space="preserve"> </w:t>
      </w:r>
      <w:r>
        <w:rPr>
          <w:rFonts w:hint="eastAsia"/>
          <w:szCs w:val="22"/>
        </w:rPr>
        <w:t>주던</w:t>
      </w:r>
      <w:r>
        <w:rPr>
          <w:rFonts w:hint="eastAsia"/>
          <w:szCs w:val="22"/>
        </w:rPr>
        <w:t xml:space="preserve"> </w:t>
      </w:r>
      <w:r>
        <w:rPr>
          <w:rFonts w:hint="eastAsia"/>
          <w:szCs w:val="22"/>
        </w:rPr>
        <w:t>중</w:t>
      </w:r>
      <w:r>
        <w:rPr>
          <w:rFonts w:hint="eastAsia"/>
          <w:szCs w:val="22"/>
        </w:rPr>
        <w:t xml:space="preserve"> </w:t>
      </w:r>
      <w:r>
        <w:rPr>
          <w:rFonts w:hint="eastAsia"/>
          <w:szCs w:val="22"/>
        </w:rPr>
        <w:t>입을</w:t>
      </w:r>
      <w:r>
        <w:rPr>
          <w:rFonts w:hint="eastAsia"/>
          <w:szCs w:val="22"/>
        </w:rPr>
        <w:t xml:space="preserve"> </w:t>
      </w:r>
      <w:r>
        <w:rPr>
          <w:rFonts w:hint="eastAsia"/>
          <w:szCs w:val="22"/>
        </w:rPr>
        <w:t>맞추는</w:t>
      </w:r>
      <w:r>
        <w:rPr>
          <w:rFonts w:hint="eastAsia"/>
          <w:szCs w:val="22"/>
        </w:rPr>
        <w:t xml:space="preserve"> </w:t>
      </w:r>
      <w:r>
        <w:rPr>
          <w:rFonts w:hint="eastAsia"/>
          <w:szCs w:val="22"/>
        </w:rPr>
        <w:t>등</w:t>
      </w:r>
      <w:r>
        <w:rPr>
          <w:rFonts w:hint="eastAsia"/>
          <w:szCs w:val="22"/>
        </w:rPr>
        <w:t xml:space="preserve"> </w:t>
      </w:r>
      <w:r>
        <w:rPr>
          <w:rFonts w:hint="eastAsia"/>
          <w:szCs w:val="22"/>
        </w:rPr>
        <w:t>성희롱</w:t>
      </w:r>
      <w:r>
        <w:rPr>
          <w:rFonts w:hint="eastAsia"/>
          <w:szCs w:val="22"/>
        </w:rPr>
        <w:t xml:space="preserve"> </w:t>
      </w:r>
      <w:r>
        <w:rPr>
          <w:rFonts w:hint="eastAsia"/>
          <w:szCs w:val="22"/>
        </w:rPr>
        <w:t>내지</w:t>
      </w:r>
      <w:r>
        <w:rPr>
          <w:rFonts w:hint="eastAsia"/>
          <w:szCs w:val="22"/>
        </w:rPr>
        <w:t xml:space="preserve"> </w:t>
      </w:r>
      <w:r>
        <w:rPr>
          <w:rFonts w:hint="eastAsia"/>
          <w:szCs w:val="22"/>
        </w:rPr>
        <w:t>성추행</w:t>
      </w:r>
      <w:r>
        <w:rPr>
          <w:rFonts w:hint="eastAsia"/>
          <w:szCs w:val="22"/>
        </w:rPr>
        <w:t xml:space="preserve"> </w:t>
      </w:r>
      <w:r>
        <w:rPr>
          <w:rFonts w:hint="eastAsia"/>
          <w:szCs w:val="22"/>
        </w:rPr>
        <w:t>행위를</w:t>
      </w:r>
      <w:r>
        <w:rPr>
          <w:rFonts w:hint="eastAsia"/>
          <w:szCs w:val="22"/>
        </w:rPr>
        <w:t xml:space="preserve"> </w:t>
      </w:r>
      <w:r>
        <w:rPr>
          <w:rFonts w:hint="eastAsia"/>
          <w:szCs w:val="22"/>
        </w:rPr>
        <w:t>하였다는</w:t>
      </w:r>
      <w:r>
        <w:rPr>
          <w:rFonts w:hint="eastAsia"/>
          <w:szCs w:val="22"/>
        </w:rPr>
        <w:t xml:space="preserve"> </w:t>
      </w:r>
      <w:r>
        <w:rPr>
          <w:rFonts w:hint="eastAsia"/>
          <w:szCs w:val="22"/>
        </w:rPr>
        <w:t>사실을</w:t>
      </w:r>
      <w:r>
        <w:rPr>
          <w:rFonts w:hint="eastAsia"/>
          <w:szCs w:val="22"/>
        </w:rPr>
        <w:t xml:space="preserve"> </w:t>
      </w:r>
      <w:r>
        <w:rPr>
          <w:rFonts w:hint="eastAsia"/>
          <w:szCs w:val="22"/>
        </w:rPr>
        <w:t>징계사유로</w:t>
      </w:r>
      <w:r>
        <w:rPr>
          <w:rFonts w:hint="eastAsia"/>
          <w:szCs w:val="22"/>
        </w:rPr>
        <w:t xml:space="preserve"> </w:t>
      </w:r>
      <w:r>
        <w:rPr>
          <w:rFonts w:hint="eastAsia"/>
          <w:szCs w:val="22"/>
        </w:rPr>
        <w:t>하여</w:t>
      </w:r>
      <w:r>
        <w:rPr>
          <w:rFonts w:hint="eastAsia"/>
          <w:szCs w:val="22"/>
        </w:rPr>
        <w:t xml:space="preserve"> </w:t>
      </w:r>
      <w:r>
        <w:rPr>
          <w:rFonts w:hint="eastAsia"/>
          <w:szCs w:val="22"/>
        </w:rPr>
        <w:t>대상회사가</w:t>
      </w:r>
      <w:r>
        <w:rPr>
          <w:rFonts w:hint="eastAsia"/>
          <w:szCs w:val="22"/>
        </w:rPr>
        <w:t xml:space="preserve"> </w:t>
      </w:r>
      <w:r>
        <w:rPr>
          <w:rFonts w:hint="eastAsia"/>
          <w:szCs w:val="22"/>
        </w:rPr>
        <w:t>징계</w:t>
      </w:r>
      <w:r>
        <w:rPr>
          <w:rFonts w:hint="eastAsia"/>
          <w:szCs w:val="22"/>
        </w:rPr>
        <w:t xml:space="preserve"> </w:t>
      </w:r>
      <w:r>
        <w:rPr>
          <w:rFonts w:hint="eastAsia"/>
          <w:szCs w:val="22"/>
        </w:rPr>
        <w:t>대상</w:t>
      </w:r>
      <w:r>
        <w:rPr>
          <w:rFonts w:hint="eastAsia"/>
          <w:szCs w:val="22"/>
        </w:rPr>
        <w:t xml:space="preserve"> </w:t>
      </w:r>
      <w:r>
        <w:rPr>
          <w:rFonts w:hint="eastAsia"/>
          <w:szCs w:val="22"/>
        </w:rPr>
        <w:t>근로자를</w:t>
      </w:r>
      <w:r>
        <w:rPr>
          <w:rFonts w:hint="eastAsia"/>
          <w:szCs w:val="22"/>
        </w:rPr>
        <w:t xml:space="preserve"> </w:t>
      </w:r>
      <w:r>
        <w:rPr>
          <w:rFonts w:hint="eastAsia"/>
          <w:szCs w:val="22"/>
        </w:rPr>
        <w:t>해고한</w:t>
      </w:r>
      <w:r>
        <w:rPr>
          <w:rFonts w:hint="eastAsia"/>
          <w:szCs w:val="22"/>
        </w:rPr>
        <w:t xml:space="preserve"> </w:t>
      </w:r>
      <w:r>
        <w:rPr>
          <w:rFonts w:hint="eastAsia"/>
          <w:szCs w:val="22"/>
        </w:rPr>
        <w:t>사안에</w:t>
      </w:r>
      <w:r>
        <w:rPr>
          <w:rFonts w:hint="eastAsia"/>
          <w:szCs w:val="22"/>
        </w:rPr>
        <w:t xml:space="preserve"> </w:t>
      </w:r>
      <w:r>
        <w:rPr>
          <w:rFonts w:hint="eastAsia"/>
          <w:szCs w:val="22"/>
        </w:rPr>
        <w:t>대한</w:t>
      </w:r>
      <w:r>
        <w:rPr>
          <w:rFonts w:hint="eastAsia"/>
          <w:szCs w:val="22"/>
        </w:rPr>
        <w:t xml:space="preserve"> </w:t>
      </w:r>
      <w:r>
        <w:rPr>
          <w:rFonts w:hint="eastAsia"/>
          <w:szCs w:val="22"/>
        </w:rPr>
        <w:t>것인데</w:t>
      </w:r>
      <w:r>
        <w:rPr>
          <w:rFonts w:hint="eastAsia"/>
          <w:szCs w:val="22"/>
        </w:rPr>
        <w:t>(</w:t>
      </w:r>
      <w:r>
        <w:rPr>
          <w:rFonts w:hint="eastAsia"/>
          <w:szCs w:val="22"/>
        </w:rPr>
        <w:t>징계</w:t>
      </w:r>
      <w:r>
        <w:rPr>
          <w:rFonts w:hint="eastAsia"/>
          <w:szCs w:val="22"/>
        </w:rPr>
        <w:t xml:space="preserve"> </w:t>
      </w:r>
      <w:r>
        <w:rPr>
          <w:rFonts w:hint="eastAsia"/>
          <w:szCs w:val="22"/>
        </w:rPr>
        <w:t>대상</w:t>
      </w:r>
      <w:r>
        <w:rPr>
          <w:rFonts w:hint="eastAsia"/>
          <w:szCs w:val="22"/>
        </w:rPr>
        <w:t xml:space="preserve"> </w:t>
      </w:r>
      <w:r>
        <w:rPr>
          <w:rFonts w:hint="eastAsia"/>
          <w:szCs w:val="22"/>
        </w:rPr>
        <w:t>근로자</w:t>
      </w:r>
      <w:r>
        <w:rPr>
          <w:rFonts w:hint="eastAsia"/>
          <w:szCs w:val="22"/>
        </w:rPr>
        <w:t xml:space="preserve"> </w:t>
      </w:r>
      <w:r>
        <w:rPr>
          <w:rFonts w:hint="eastAsia"/>
          <w:szCs w:val="22"/>
        </w:rPr>
        <w:t>외에</w:t>
      </w:r>
      <w:r>
        <w:rPr>
          <w:rFonts w:hint="eastAsia"/>
          <w:szCs w:val="22"/>
        </w:rPr>
        <w:t xml:space="preserve"> </w:t>
      </w:r>
      <w:r>
        <w:rPr>
          <w:rFonts w:hint="eastAsia"/>
          <w:szCs w:val="22"/>
        </w:rPr>
        <w:t>성희롱</w:t>
      </w:r>
      <w:r>
        <w:rPr>
          <w:rFonts w:hint="eastAsia"/>
          <w:szCs w:val="22"/>
        </w:rPr>
        <w:t xml:space="preserve"> </w:t>
      </w:r>
      <w:r>
        <w:rPr>
          <w:rFonts w:hint="eastAsia"/>
          <w:szCs w:val="22"/>
        </w:rPr>
        <w:t>내지</w:t>
      </w:r>
      <w:r>
        <w:rPr>
          <w:rFonts w:hint="eastAsia"/>
          <w:szCs w:val="22"/>
        </w:rPr>
        <w:t xml:space="preserve"> </w:t>
      </w:r>
      <w:r>
        <w:rPr>
          <w:rFonts w:hint="eastAsia"/>
          <w:szCs w:val="22"/>
        </w:rPr>
        <w:t>성추행</w:t>
      </w:r>
      <w:r>
        <w:rPr>
          <w:rFonts w:hint="eastAsia"/>
          <w:szCs w:val="22"/>
        </w:rPr>
        <w:t xml:space="preserve"> </w:t>
      </w:r>
      <w:r>
        <w:rPr>
          <w:rFonts w:hint="eastAsia"/>
          <w:szCs w:val="22"/>
        </w:rPr>
        <w:t>행위에</w:t>
      </w:r>
      <w:r>
        <w:rPr>
          <w:rFonts w:hint="eastAsia"/>
          <w:szCs w:val="22"/>
        </w:rPr>
        <w:t xml:space="preserve"> </w:t>
      </w:r>
      <w:r>
        <w:rPr>
          <w:rFonts w:hint="eastAsia"/>
          <w:szCs w:val="22"/>
        </w:rPr>
        <w:t>관련된</w:t>
      </w:r>
      <w:r>
        <w:rPr>
          <w:rFonts w:hint="eastAsia"/>
          <w:szCs w:val="22"/>
        </w:rPr>
        <w:t xml:space="preserve"> </w:t>
      </w:r>
      <w:r>
        <w:rPr>
          <w:rFonts w:hint="eastAsia"/>
          <w:szCs w:val="22"/>
        </w:rPr>
        <w:t>대상회사</w:t>
      </w:r>
      <w:r>
        <w:rPr>
          <w:rFonts w:hint="eastAsia"/>
          <w:szCs w:val="22"/>
        </w:rPr>
        <w:t xml:space="preserve"> </w:t>
      </w:r>
      <w:r>
        <w:rPr>
          <w:rFonts w:hint="eastAsia"/>
          <w:szCs w:val="22"/>
        </w:rPr>
        <w:t>근로자는</w:t>
      </w:r>
      <w:r>
        <w:rPr>
          <w:rFonts w:hint="eastAsia"/>
          <w:szCs w:val="22"/>
        </w:rPr>
        <w:t xml:space="preserve"> </w:t>
      </w:r>
      <w:r>
        <w:rPr>
          <w:rFonts w:hint="eastAsia"/>
          <w:szCs w:val="22"/>
        </w:rPr>
        <w:t>없음</w:t>
      </w:r>
      <w:r>
        <w:rPr>
          <w:rFonts w:hint="eastAsia"/>
          <w:szCs w:val="22"/>
        </w:rPr>
        <w:t>),</w:t>
      </w:r>
      <w:r>
        <w:rPr>
          <w:szCs w:val="22"/>
        </w:rPr>
        <w:t xml:space="preserve"> </w:t>
      </w:r>
      <w:r>
        <w:rPr>
          <w:rFonts w:hint="eastAsia"/>
          <w:szCs w:val="22"/>
        </w:rPr>
        <w:t>중앙노동위원회는</w:t>
      </w:r>
      <w:r>
        <w:rPr>
          <w:rFonts w:hint="eastAsia"/>
          <w:szCs w:val="22"/>
        </w:rPr>
        <w:t xml:space="preserve"> </w:t>
      </w:r>
      <w:r>
        <w:rPr>
          <w:rFonts w:hint="eastAsia"/>
          <w:szCs w:val="22"/>
        </w:rPr>
        <w:t>위</w:t>
      </w:r>
      <w:r>
        <w:rPr>
          <w:rFonts w:hint="eastAsia"/>
          <w:szCs w:val="22"/>
        </w:rPr>
        <w:t xml:space="preserve"> </w:t>
      </w:r>
      <w:r>
        <w:rPr>
          <w:rFonts w:hint="eastAsia"/>
          <w:szCs w:val="22"/>
        </w:rPr>
        <w:t>해고는</w:t>
      </w:r>
      <w:r>
        <w:rPr>
          <w:rFonts w:hint="eastAsia"/>
          <w:szCs w:val="22"/>
        </w:rPr>
        <w:t xml:space="preserve"> </w:t>
      </w:r>
      <w:proofErr w:type="spellStart"/>
      <w:r>
        <w:rPr>
          <w:rFonts w:hint="eastAsia"/>
          <w:szCs w:val="22"/>
        </w:rPr>
        <w:t>징계양정</w:t>
      </w:r>
      <w:proofErr w:type="spellEnd"/>
      <w:r>
        <w:rPr>
          <w:rFonts w:hint="eastAsia"/>
          <w:szCs w:val="22"/>
        </w:rPr>
        <w:t xml:space="preserve"> </w:t>
      </w:r>
      <w:r>
        <w:rPr>
          <w:rFonts w:hint="eastAsia"/>
          <w:szCs w:val="22"/>
        </w:rPr>
        <w:t>지나치게</w:t>
      </w:r>
      <w:r>
        <w:rPr>
          <w:rFonts w:hint="eastAsia"/>
          <w:szCs w:val="22"/>
        </w:rPr>
        <w:t xml:space="preserve"> </w:t>
      </w:r>
      <w:r>
        <w:rPr>
          <w:rFonts w:hint="eastAsia"/>
          <w:szCs w:val="22"/>
        </w:rPr>
        <w:t>가혹하여</w:t>
      </w:r>
      <w:r>
        <w:rPr>
          <w:rFonts w:hint="eastAsia"/>
          <w:szCs w:val="22"/>
        </w:rPr>
        <w:t xml:space="preserve"> </w:t>
      </w:r>
      <w:r>
        <w:rPr>
          <w:rFonts w:hint="eastAsia"/>
          <w:szCs w:val="22"/>
        </w:rPr>
        <w:t>부당해고라는</w:t>
      </w:r>
      <w:r>
        <w:rPr>
          <w:rFonts w:hint="eastAsia"/>
          <w:szCs w:val="22"/>
        </w:rPr>
        <w:t xml:space="preserve"> </w:t>
      </w:r>
      <w:r>
        <w:rPr>
          <w:rFonts w:hint="eastAsia"/>
          <w:szCs w:val="22"/>
        </w:rPr>
        <w:t>취지로</w:t>
      </w:r>
      <w:r>
        <w:rPr>
          <w:rFonts w:hint="eastAsia"/>
          <w:szCs w:val="22"/>
        </w:rPr>
        <w:t xml:space="preserve"> </w:t>
      </w:r>
      <w:r>
        <w:rPr>
          <w:rFonts w:hint="eastAsia"/>
          <w:szCs w:val="22"/>
        </w:rPr>
        <w:t>판정하였고</w:t>
      </w:r>
      <w:r>
        <w:rPr>
          <w:rFonts w:hint="eastAsia"/>
          <w:szCs w:val="22"/>
        </w:rPr>
        <w:t xml:space="preserve">, </w:t>
      </w:r>
      <w:r>
        <w:rPr>
          <w:rFonts w:hint="eastAsia"/>
          <w:szCs w:val="22"/>
        </w:rPr>
        <w:t>서울행정법원은</w:t>
      </w:r>
      <w:r>
        <w:rPr>
          <w:rFonts w:hint="eastAsia"/>
          <w:szCs w:val="22"/>
        </w:rPr>
        <w:t xml:space="preserve"> </w:t>
      </w:r>
      <w:r>
        <w:rPr>
          <w:rFonts w:hint="eastAsia"/>
          <w:szCs w:val="22"/>
        </w:rPr>
        <w:t>중앙노동위원회의</w:t>
      </w:r>
      <w:r>
        <w:rPr>
          <w:rFonts w:hint="eastAsia"/>
          <w:szCs w:val="22"/>
        </w:rPr>
        <w:t xml:space="preserve"> </w:t>
      </w:r>
      <w:r>
        <w:rPr>
          <w:rFonts w:hint="eastAsia"/>
          <w:szCs w:val="22"/>
        </w:rPr>
        <w:t>판정이</w:t>
      </w:r>
      <w:r>
        <w:rPr>
          <w:rFonts w:hint="eastAsia"/>
          <w:szCs w:val="22"/>
        </w:rPr>
        <w:t xml:space="preserve"> </w:t>
      </w:r>
      <w:r>
        <w:rPr>
          <w:rFonts w:hint="eastAsia"/>
          <w:szCs w:val="22"/>
        </w:rPr>
        <w:t>정당하다고</w:t>
      </w:r>
      <w:r>
        <w:rPr>
          <w:rFonts w:hint="eastAsia"/>
          <w:szCs w:val="22"/>
        </w:rPr>
        <w:t xml:space="preserve"> </w:t>
      </w:r>
      <w:r>
        <w:rPr>
          <w:rFonts w:hint="eastAsia"/>
          <w:szCs w:val="22"/>
        </w:rPr>
        <w:t>보아</w:t>
      </w:r>
      <w:r>
        <w:rPr>
          <w:rFonts w:hint="eastAsia"/>
          <w:szCs w:val="22"/>
        </w:rPr>
        <w:t xml:space="preserve"> </w:t>
      </w:r>
      <w:r>
        <w:rPr>
          <w:rFonts w:hint="eastAsia"/>
          <w:szCs w:val="22"/>
        </w:rPr>
        <w:t>그</w:t>
      </w:r>
      <w:r>
        <w:rPr>
          <w:rFonts w:hint="eastAsia"/>
          <w:szCs w:val="22"/>
        </w:rPr>
        <w:t xml:space="preserve"> </w:t>
      </w:r>
      <w:r>
        <w:rPr>
          <w:rFonts w:hint="eastAsia"/>
          <w:szCs w:val="22"/>
        </w:rPr>
        <w:t>취소를</w:t>
      </w:r>
      <w:r>
        <w:rPr>
          <w:rFonts w:hint="eastAsia"/>
          <w:szCs w:val="22"/>
        </w:rPr>
        <w:t xml:space="preserve"> </w:t>
      </w:r>
      <w:r>
        <w:rPr>
          <w:rFonts w:hint="eastAsia"/>
          <w:szCs w:val="22"/>
        </w:rPr>
        <w:t>구하는</w:t>
      </w:r>
      <w:r>
        <w:rPr>
          <w:rFonts w:hint="eastAsia"/>
          <w:szCs w:val="22"/>
        </w:rPr>
        <w:t xml:space="preserve"> </w:t>
      </w:r>
      <w:r>
        <w:rPr>
          <w:rFonts w:hint="eastAsia"/>
          <w:szCs w:val="22"/>
        </w:rPr>
        <w:t>대상회사의</w:t>
      </w:r>
      <w:r>
        <w:rPr>
          <w:rFonts w:hint="eastAsia"/>
          <w:szCs w:val="22"/>
        </w:rPr>
        <w:t xml:space="preserve"> </w:t>
      </w:r>
      <w:r>
        <w:rPr>
          <w:rFonts w:hint="eastAsia"/>
          <w:szCs w:val="22"/>
        </w:rPr>
        <w:t>청구를</w:t>
      </w:r>
      <w:r>
        <w:rPr>
          <w:rFonts w:hint="eastAsia"/>
          <w:szCs w:val="22"/>
        </w:rPr>
        <w:t xml:space="preserve"> </w:t>
      </w:r>
      <w:r>
        <w:rPr>
          <w:rFonts w:hint="eastAsia"/>
          <w:szCs w:val="22"/>
        </w:rPr>
        <w:t>기각하였음</w:t>
      </w:r>
      <w:r>
        <w:rPr>
          <w:rFonts w:hint="eastAsia"/>
          <w:szCs w:val="22"/>
        </w:rPr>
        <w:t>.</w:t>
      </w:r>
      <w:r>
        <w:rPr>
          <w:szCs w:val="22"/>
        </w:rPr>
        <w:t xml:space="preserve"> </w:t>
      </w:r>
      <w:r>
        <w:rPr>
          <w:rFonts w:hint="eastAsia"/>
          <w:szCs w:val="22"/>
        </w:rPr>
        <w:t>대상회사는</w:t>
      </w:r>
      <w:r>
        <w:rPr>
          <w:rFonts w:hint="eastAsia"/>
          <w:szCs w:val="22"/>
        </w:rPr>
        <w:t xml:space="preserve"> </w:t>
      </w:r>
      <w:r>
        <w:rPr>
          <w:rFonts w:hint="eastAsia"/>
          <w:szCs w:val="22"/>
        </w:rPr>
        <w:t>서울행정법원의</w:t>
      </w:r>
      <w:r>
        <w:rPr>
          <w:rFonts w:hint="eastAsia"/>
          <w:szCs w:val="22"/>
        </w:rPr>
        <w:t xml:space="preserve"> </w:t>
      </w:r>
      <w:r>
        <w:rPr>
          <w:rFonts w:hint="eastAsia"/>
          <w:szCs w:val="22"/>
        </w:rPr>
        <w:t>판결에</w:t>
      </w:r>
      <w:r>
        <w:rPr>
          <w:rFonts w:hint="eastAsia"/>
          <w:szCs w:val="22"/>
        </w:rPr>
        <w:t xml:space="preserve"> </w:t>
      </w:r>
      <w:r>
        <w:rPr>
          <w:rFonts w:hint="eastAsia"/>
          <w:szCs w:val="22"/>
        </w:rPr>
        <w:t>대하여</w:t>
      </w:r>
      <w:r>
        <w:rPr>
          <w:rFonts w:hint="eastAsia"/>
          <w:szCs w:val="22"/>
        </w:rPr>
        <w:t xml:space="preserve"> </w:t>
      </w:r>
      <w:r>
        <w:rPr>
          <w:rFonts w:hint="eastAsia"/>
          <w:szCs w:val="22"/>
        </w:rPr>
        <w:t>항소를</w:t>
      </w:r>
      <w:r>
        <w:rPr>
          <w:rFonts w:hint="eastAsia"/>
          <w:szCs w:val="22"/>
        </w:rPr>
        <w:t xml:space="preserve"> </w:t>
      </w:r>
      <w:r>
        <w:rPr>
          <w:rFonts w:hint="eastAsia"/>
          <w:szCs w:val="22"/>
        </w:rPr>
        <w:t>제기하여</w:t>
      </w:r>
      <w:r>
        <w:rPr>
          <w:rFonts w:hint="eastAsia"/>
          <w:szCs w:val="22"/>
        </w:rPr>
        <w:t xml:space="preserve"> </w:t>
      </w:r>
      <w:r>
        <w:rPr>
          <w:rFonts w:hint="eastAsia"/>
          <w:szCs w:val="22"/>
        </w:rPr>
        <w:t>서울고등법원에서</w:t>
      </w:r>
      <w:r>
        <w:rPr>
          <w:rFonts w:hint="eastAsia"/>
          <w:szCs w:val="22"/>
        </w:rPr>
        <w:t xml:space="preserve"> </w:t>
      </w:r>
      <w:r>
        <w:rPr>
          <w:rFonts w:hint="eastAsia"/>
          <w:szCs w:val="22"/>
        </w:rPr>
        <w:t>항소심</w:t>
      </w:r>
      <w:r>
        <w:rPr>
          <w:rFonts w:hint="eastAsia"/>
          <w:szCs w:val="22"/>
        </w:rPr>
        <w:t xml:space="preserve"> </w:t>
      </w:r>
      <w:r>
        <w:rPr>
          <w:rFonts w:hint="eastAsia"/>
          <w:szCs w:val="22"/>
        </w:rPr>
        <w:t>절차가</w:t>
      </w:r>
      <w:r>
        <w:rPr>
          <w:rFonts w:hint="eastAsia"/>
          <w:szCs w:val="22"/>
        </w:rPr>
        <w:t xml:space="preserve"> </w:t>
      </w:r>
      <w:r>
        <w:rPr>
          <w:rFonts w:hint="eastAsia"/>
          <w:szCs w:val="22"/>
        </w:rPr>
        <w:t>진행</w:t>
      </w:r>
      <w:r>
        <w:rPr>
          <w:rFonts w:hint="eastAsia"/>
          <w:szCs w:val="22"/>
        </w:rPr>
        <w:t xml:space="preserve"> </w:t>
      </w:r>
      <w:r>
        <w:rPr>
          <w:rFonts w:hint="eastAsia"/>
          <w:szCs w:val="22"/>
        </w:rPr>
        <w:t>중임</w:t>
      </w:r>
      <w:r>
        <w:rPr>
          <w:rFonts w:hint="eastAsia"/>
          <w:szCs w:val="22"/>
        </w:rPr>
        <w:t>.</w:t>
      </w:r>
    </w:p>
    <w:p w14:paraId="7581FE16" w14:textId="77777777" w:rsidR="00026A7E" w:rsidRPr="00CB2B3F" w:rsidRDefault="00026A7E" w:rsidP="00026A7E">
      <w:pPr>
        <w:numPr>
          <w:ilvl w:val="0"/>
          <w:numId w:val="66"/>
        </w:numPr>
        <w:spacing w:before="240" w:after="240" w:line="240" w:lineRule="atLeast"/>
        <w:rPr>
          <w:szCs w:val="22"/>
          <w:u w:val="single"/>
        </w:rPr>
      </w:pPr>
      <w:r w:rsidRPr="00CB2B3F">
        <w:rPr>
          <w:szCs w:val="22"/>
          <w:u w:val="single"/>
        </w:rPr>
        <w:t>분석</w:t>
      </w:r>
    </w:p>
    <w:p w14:paraId="16FD9246" w14:textId="77777777" w:rsidR="00026A7E" w:rsidRDefault="00026A7E" w:rsidP="00026A7E">
      <w:pPr>
        <w:spacing w:after="240"/>
        <w:ind w:left="1361"/>
        <w:rPr>
          <w:szCs w:val="22"/>
        </w:rPr>
      </w:pPr>
      <w:r w:rsidRPr="00CB2B3F">
        <w:rPr>
          <w:szCs w:val="22"/>
        </w:rPr>
        <w:t>징계해고</w:t>
      </w:r>
      <w:r w:rsidRPr="00CB2B3F">
        <w:rPr>
          <w:szCs w:val="22"/>
        </w:rPr>
        <w:t xml:space="preserve"> </w:t>
      </w:r>
      <w:r w:rsidRPr="00CB2B3F">
        <w:rPr>
          <w:szCs w:val="22"/>
        </w:rPr>
        <w:t>관련</w:t>
      </w:r>
      <w:r w:rsidRPr="00CB2B3F">
        <w:rPr>
          <w:szCs w:val="22"/>
        </w:rPr>
        <w:t xml:space="preserve"> </w:t>
      </w:r>
      <w:r w:rsidRPr="00CB2B3F">
        <w:rPr>
          <w:szCs w:val="22"/>
        </w:rPr>
        <w:t>사건에서</w:t>
      </w:r>
      <w:r w:rsidRPr="00CB2B3F">
        <w:rPr>
          <w:szCs w:val="22"/>
        </w:rPr>
        <w:t xml:space="preserve"> </w:t>
      </w:r>
      <w:r w:rsidRPr="00CB2B3F">
        <w:rPr>
          <w:szCs w:val="22"/>
        </w:rPr>
        <w:t>중앙노동위원회는</w:t>
      </w:r>
      <w:r w:rsidRPr="00CB2B3F">
        <w:rPr>
          <w:szCs w:val="22"/>
        </w:rPr>
        <w:t xml:space="preserve"> </w:t>
      </w:r>
      <w:r w:rsidRPr="00CB2B3F">
        <w:rPr>
          <w:szCs w:val="22"/>
        </w:rPr>
        <w:t>대상회사의</w:t>
      </w:r>
      <w:r w:rsidRPr="00CB2B3F">
        <w:rPr>
          <w:szCs w:val="22"/>
        </w:rPr>
        <w:t xml:space="preserve"> </w:t>
      </w:r>
      <w:r w:rsidRPr="00CB2B3F">
        <w:rPr>
          <w:szCs w:val="22"/>
        </w:rPr>
        <w:t>징계해고가</w:t>
      </w:r>
      <w:r w:rsidRPr="00CB2B3F">
        <w:rPr>
          <w:szCs w:val="22"/>
        </w:rPr>
        <w:t xml:space="preserve"> </w:t>
      </w:r>
      <w:r w:rsidRPr="00CB2B3F">
        <w:rPr>
          <w:szCs w:val="22"/>
        </w:rPr>
        <w:t>부당하다고</w:t>
      </w:r>
      <w:r w:rsidRPr="00CB2B3F">
        <w:rPr>
          <w:szCs w:val="22"/>
        </w:rPr>
        <w:t xml:space="preserve"> </w:t>
      </w:r>
      <w:r w:rsidRPr="00CB2B3F">
        <w:rPr>
          <w:szCs w:val="22"/>
        </w:rPr>
        <w:t>판정하였고</w:t>
      </w:r>
      <w:r w:rsidRPr="00CB2B3F">
        <w:rPr>
          <w:szCs w:val="22"/>
        </w:rPr>
        <w:t xml:space="preserve">, </w:t>
      </w:r>
      <w:r w:rsidRPr="00CB2B3F">
        <w:rPr>
          <w:szCs w:val="22"/>
        </w:rPr>
        <w:t>대상회사가</w:t>
      </w:r>
      <w:r w:rsidRPr="00CB2B3F">
        <w:rPr>
          <w:szCs w:val="22"/>
        </w:rPr>
        <w:t xml:space="preserve"> </w:t>
      </w:r>
      <w:r w:rsidRPr="00CB2B3F">
        <w:rPr>
          <w:szCs w:val="22"/>
        </w:rPr>
        <w:t>이에</w:t>
      </w:r>
      <w:r w:rsidRPr="00CB2B3F">
        <w:rPr>
          <w:szCs w:val="22"/>
        </w:rPr>
        <w:t xml:space="preserve"> </w:t>
      </w:r>
      <w:r w:rsidRPr="00CB2B3F">
        <w:rPr>
          <w:szCs w:val="22"/>
        </w:rPr>
        <w:t>불복하여</w:t>
      </w:r>
      <w:r w:rsidRPr="00CB2B3F">
        <w:rPr>
          <w:szCs w:val="22"/>
        </w:rPr>
        <w:t xml:space="preserve"> </w:t>
      </w:r>
      <w:r w:rsidRPr="00CB2B3F">
        <w:rPr>
          <w:szCs w:val="22"/>
        </w:rPr>
        <w:t>제기한</w:t>
      </w:r>
      <w:r w:rsidRPr="00CB2B3F">
        <w:rPr>
          <w:szCs w:val="22"/>
        </w:rPr>
        <w:t xml:space="preserve"> </w:t>
      </w:r>
      <w:r w:rsidRPr="00CB2B3F">
        <w:rPr>
          <w:szCs w:val="22"/>
        </w:rPr>
        <w:t>행정소송이</w:t>
      </w:r>
      <w:r w:rsidRPr="00CB2B3F">
        <w:rPr>
          <w:szCs w:val="22"/>
        </w:rPr>
        <w:t xml:space="preserve"> </w:t>
      </w:r>
      <w:r w:rsidRPr="00CB2B3F">
        <w:rPr>
          <w:szCs w:val="22"/>
        </w:rPr>
        <w:t>진행</w:t>
      </w:r>
      <w:r w:rsidRPr="00CB2B3F">
        <w:rPr>
          <w:szCs w:val="22"/>
        </w:rPr>
        <w:t xml:space="preserve"> </w:t>
      </w:r>
      <w:r w:rsidRPr="00CB2B3F">
        <w:rPr>
          <w:szCs w:val="22"/>
        </w:rPr>
        <w:t>중임</w:t>
      </w:r>
      <w:r w:rsidRPr="00CB2B3F">
        <w:rPr>
          <w:szCs w:val="22"/>
        </w:rPr>
        <w:t xml:space="preserve">. </w:t>
      </w:r>
      <w:r w:rsidRPr="00CB2B3F">
        <w:rPr>
          <w:szCs w:val="22"/>
        </w:rPr>
        <w:t>대상회사의</w:t>
      </w:r>
      <w:r w:rsidRPr="00CB2B3F">
        <w:rPr>
          <w:szCs w:val="22"/>
        </w:rPr>
        <w:t xml:space="preserve"> </w:t>
      </w:r>
      <w:r w:rsidRPr="00CB2B3F">
        <w:rPr>
          <w:szCs w:val="22"/>
        </w:rPr>
        <w:t>근로자에</w:t>
      </w:r>
      <w:r w:rsidRPr="00CB2B3F">
        <w:rPr>
          <w:szCs w:val="22"/>
        </w:rPr>
        <w:t xml:space="preserve"> </w:t>
      </w:r>
      <w:r w:rsidRPr="00CB2B3F">
        <w:rPr>
          <w:szCs w:val="22"/>
        </w:rPr>
        <w:t>대한</w:t>
      </w:r>
      <w:r w:rsidRPr="00CB2B3F">
        <w:rPr>
          <w:szCs w:val="22"/>
        </w:rPr>
        <w:t xml:space="preserve"> </w:t>
      </w:r>
      <w:r w:rsidRPr="00CB2B3F">
        <w:rPr>
          <w:szCs w:val="22"/>
        </w:rPr>
        <w:t>해고가</w:t>
      </w:r>
      <w:r w:rsidRPr="00CB2B3F">
        <w:rPr>
          <w:szCs w:val="22"/>
        </w:rPr>
        <w:t xml:space="preserve"> </w:t>
      </w:r>
      <w:r w:rsidRPr="00CB2B3F">
        <w:rPr>
          <w:szCs w:val="22"/>
        </w:rPr>
        <w:t>부당해고로서</w:t>
      </w:r>
      <w:r w:rsidRPr="00CB2B3F">
        <w:rPr>
          <w:szCs w:val="22"/>
        </w:rPr>
        <w:t xml:space="preserve"> </w:t>
      </w:r>
      <w:r w:rsidRPr="00CB2B3F">
        <w:rPr>
          <w:szCs w:val="22"/>
        </w:rPr>
        <w:t>무효가</w:t>
      </w:r>
      <w:r w:rsidRPr="00CB2B3F">
        <w:rPr>
          <w:szCs w:val="22"/>
        </w:rPr>
        <w:t xml:space="preserve"> </w:t>
      </w:r>
      <w:r w:rsidRPr="00CB2B3F">
        <w:rPr>
          <w:szCs w:val="22"/>
        </w:rPr>
        <w:t>되는</w:t>
      </w:r>
      <w:r w:rsidRPr="00CB2B3F">
        <w:rPr>
          <w:szCs w:val="22"/>
        </w:rPr>
        <w:t xml:space="preserve"> </w:t>
      </w:r>
      <w:r w:rsidRPr="00CB2B3F">
        <w:rPr>
          <w:szCs w:val="22"/>
        </w:rPr>
        <w:t>경우</w:t>
      </w:r>
      <w:r w:rsidRPr="00CB2B3F">
        <w:rPr>
          <w:szCs w:val="22"/>
        </w:rPr>
        <w:t xml:space="preserve">, </w:t>
      </w:r>
      <w:r w:rsidRPr="00CB2B3F">
        <w:rPr>
          <w:szCs w:val="22"/>
        </w:rPr>
        <w:t>대상회사는</w:t>
      </w:r>
      <w:r w:rsidRPr="00CB2B3F">
        <w:rPr>
          <w:szCs w:val="22"/>
        </w:rPr>
        <w:t xml:space="preserve"> </w:t>
      </w:r>
      <w:r w:rsidRPr="00CB2B3F">
        <w:rPr>
          <w:szCs w:val="22"/>
        </w:rPr>
        <w:t>해당</w:t>
      </w:r>
      <w:r w:rsidRPr="00CB2B3F">
        <w:rPr>
          <w:szCs w:val="22"/>
        </w:rPr>
        <w:t xml:space="preserve"> </w:t>
      </w:r>
      <w:r w:rsidRPr="00CB2B3F">
        <w:rPr>
          <w:szCs w:val="22"/>
        </w:rPr>
        <w:t>근로자를</w:t>
      </w:r>
      <w:r w:rsidRPr="00CB2B3F">
        <w:rPr>
          <w:szCs w:val="22"/>
        </w:rPr>
        <w:t xml:space="preserve"> </w:t>
      </w:r>
      <w:proofErr w:type="spellStart"/>
      <w:r w:rsidRPr="00CB2B3F">
        <w:rPr>
          <w:szCs w:val="22"/>
        </w:rPr>
        <w:t>원직에</w:t>
      </w:r>
      <w:proofErr w:type="spellEnd"/>
      <w:r w:rsidRPr="00CB2B3F">
        <w:rPr>
          <w:szCs w:val="22"/>
        </w:rPr>
        <w:t xml:space="preserve"> </w:t>
      </w:r>
      <w:r w:rsidRPr="00CB2B3F">
        <w:rPr>
          <w:szCs w:val="22"/>
        </w:rPr>
        <w:t>복직시키고</w:t>
      </w:r>
      <w:r w:rsidRPr="00CB2B3F">
        <w:rPr>
          <w:szCs w:val="22"/>
        </w:rPr>
        <w:t xml:space="preserve"> </w:t>
      </w:r>
      <w:r w:rsidRPr="00CB2B3F">
        <w:rPr>
          <w:szCs w:val="22"/>
        </w:rPr>
        <w:t>해고</w:t>
      </w:r>
      <w:r w:rsidRPr="00CB2B3F">
        <w:rPr>
          <w:szCs w:val="22"/>
        </w:rPr>
        <w:t xml:space="preserve"> </w:t>
      </w:r>
      <w:r w:rsidRPr="00CB2B3F">
        <w:rPr>
          <w:szCs w:val="22"/>
        </w:rPr>
        <w:t>기간</w:t>
      </w:r>
      <w:r w:rsidRPr="00CB2B3F">
        <w:rPr>
          <w:szCs w:val="22"/>
        </w:rPr>
        <w:t xml:space="preserve"> </w:t>
      </w:r>
      <w:r w:rsidRPr="00CB2B3F">
        <w:rPr>
          <w:szCs w:val="22"/>
        </w:rPr>
        <w:t>동안</w:t>
      </w:r>
      <w:r w:rsidRPr="00CB2B3F">
        <w:rPr>
          <w:szCs w:val="22"/>
        </w:rPr>
        <w:t xml:space="preserve"> </w:t>
      </w:r>
      <w:r w:rsidRPr="00CB2B3F">
        <w:rPr>
          <w:szCs w:val="22"/>
        </w:rPr>
        <w:t>근무하였다면</w:t>
      </w:r>
      <w:r w:rsidRPr="00CB2B3F">
        <w:rPr>
          <w:szCs w:val="22"/>
        </w:rPr>
        <w:t xml:space="preserve"> </w:t>
      </w:r>
      <w:r w:rsidRPr="00CB2B3F">
        <w:rPr>
          <w:szCs w:val="22"/>
        </w:rPr>
        <w:t>지급받았을</w:t>
      </w:r>
      <w:r w:rsidRPr="00CB2B3F">
        <w:rPr>
          <w:szCs w:val="22"/>
        </w:rPr>
        <w:t xml:space="preserve"> </w:t>
      </w:r>
      <w:r w:rsidRPr="00CB2B3F">
        <w:rPr>
          <w:szCs w:val="22"/>
        </w:rPr>
        <w:t>임금</w:t>
      </w:r>
      <w:r w:rsidRPr="00CB2B3F">
        <w:rPr>
          <w:szCs w:val="22"/>
        </w:rPr>
        <w:t xml:space="preserve"> </w:t>
      </w:r>
      <w:r w:rsidRPr="00CB2B3F">
        <w:rPr>
          <w:szCs w:val="22"/>
        </w:rPr>
        <w:t>상당액을</w:t>
      </w:r>
      <w:r w:rsidRPr="00CB2B3F">
        <w:rPr>
          <w:szCs w:val="22"/>
        </w:rPr>
        <w:t xml:space="preserve"> </w:t>
      </w:r>
      <w:r w:rsidRPr="00CB2B3F">
        <w:rPr>
          <w:szCs w:val="22"/>
        </w:rPr>
        <w:t>해당</w:t>
      </w:r>
      <w:r w:rsidRPr="00CB2B3F">
        <w:rPr>
          <w:szCs w:val="22"/>
        </w:rPr>
        <w:t xml:space="preserve"> </w:t>
      </w:r>
      <w:r w:rsidRPr="00CB2B3F">
        <w:rPr>
          <w:szCs w:val="22"/>
        </w:rPr>
        <w:t>근로자에게</w:t>
      </w:r>
      <w:r w:rsidRPr="00CB2B3F">
        <w:rPr>
          <w:szCs w:val="22"/>
        </w:rPr>
        <w:t xml:space="preserve"> </w:t>
      </w:r>
      <w:r w:rsidRPr="00CB2B3F">
        <w:rPr>
          <w:szCs w:val="22"/>
        </w:rPr>
        <w:t>지급할</w:t>
      </w:r>
      <w:r w:rsidRPr="00CB2B3F">
        <w:rPr>
          <w:szCs w:val="22"/>
        </w:rPr>
        <w:t xml:space="preserve"> </w:t>
      </w:r>
      <w:r w:rsidRPr="00CB2B3F">
        <w:rPr>
          <w:szCs w:val="22"/>
        </w:rPr>
        <w:t>의무를</w:t>
      </w:r>
      <w:r w:rsidRPr="00CB2B3F">
        <w:rPr>
          <w:szCs w:val="22"/>
        </w:rPr>
        <w:t xml:space="preserve"> </w:t>
      </w:r>
      <w:r w:rsidRPr="00CB2B3F">
        <w:rPr>
          <w:szCs w:val="22"/>
        </w:rPr>
        <w:t>부담하게</w:t>
      </w:r>
      <w:r w:rsidRPr="00CB2B3F">
        <w:rPr>
          <w:szCs w:val="22"/>
        </w:rPr>
        <w:t xml:space="preserve"> </w:t>
      </w:r>
      <w:r w:rsidRPr="00CB2B3F">
        <w:rPr>
          <w:szCs w:val="22"/>
        </w:rPr>
        <w:t>됨</w:t>
      </w:r>
      <w:r w:rsidRPr="00CB2B3F">
        <w:rPr>
          <w:szCs w:val="22"/>
        </w:rPr>
        <w:t>.</w:t>
      </w:r>
    </w:p>
    <w:p w14:paraId="18E139B6" w14:textId="77777777" w:rsidR="00026A7E" w:rsidRPr="002E658B" w:rsidRDefault="00026A7E" w:rsidP="00026A7E">
      <w:pPr>
        <w:spacing w:after="240"/>
        <w:ind w:left="1361"/>
        <w:rPr>
          <w:szCs w:val="22"/>
        </w:rPr>
      </w:pPr>
      <w:r>
        <w:rPr>
          <w:rFonts w:hint="eastAsia"/>
          <w:szCs w:val="22"/>
        </w:rPr>
        <w:t>제공된</w:t>
      </w:r>
      <w:r>
        <w:rPr>
          <w:rFonts w:hint="eastAsia"/>
          <w:szCs w:val="22"/>
        </w:rPr>
        <w:t xml:space="preserve"> </w:t>
      </w:r>
      <w:r>
        <w:rPr>
          <w:rFonts w:hint="eastAsia"/>
          <w:szCs w:val="22"/>
        </w:rPr>
        <w:t>서울행정법원</w:t>
      </w:r>
      <w:r>
        <w:rPr>
          <w:rFonts w:hint="eastAsia"/>
          <w:szCs w:val="22"/>
        </w:rPr>
        <w:t xml:space="preserve"> </w:t>
      </w:r>
      <w:r>
        <w:rPr>
          <w:rFonts w:hint="eastAsia"/>
          <w:szCs w:val="22"/>
        </w:rPr>
        <w:t>판결문에</w:t>
      </w:r>
      <w:r>
        <w:rPr>
          <w:rFonts w:hint="eastAsia"/>
          <w:szCs w:val="22"/>
        </w:rPr>
        <w:t xml:space="preserve"> </w:t>
      </w:r>
      <w:r>
        <w:rPr>
          <w:rFonts w:hint="eastAsia"/>
          <w:szCs w:val="22"/>
        </w:rPr>
        <w:t>의하면</w:t>
      </w:r>
      <w:r>
        <w:rPr>
          <w:rFonts w:hint="eastAsia"/>
          <w:szCs w:val="22"/>
        </w:rPr>
        <w:t xml:space="preserve"> </w:t>
      </w:r>
      <w:r>
        <w:rPr>
          <w:rFonts w:hint="eastAsia"/>
          <w:szCs w:val="22"/>
        </w:rPr>
        <w:t>대상회사는</w:t>
      </w:r>
      <w:r>
        <w:rPr>
          <w:rFonts w:hint="eastAsia"/>
          <w:szCs w:val="22"/>
        </w:rPr>
        <w:t xml:space="preserve"> </w:t>
      </w:r>
      <w:r>
        <w:rPr>
          <w:szCs w:val="22"/>
        </w:rPr>
        <w:t>2018</w:t>
      </w:r>
      <w:r>
        <w:rPr>
          <w:rFonts w:hint="eastAsia"/>
          <w:szCs w:val="22"/>
        </w:rPr>
        <w:t>년</w:t>
      </w:r>
      <w:r>
        <w:rPr>
          <w:rFonts w:hint="eastAsia"/>
          <w:szCs w:val="22"/>
        </w:rPr>
        <w:t xml:space="preserve"> </w:t>
      </w:r>
      <w:r>
        <w:rPr>
          <w:szCs w:val="22"/>
        </w:rPr>
        <w:t>5</w:t>
      </w:r>
      <w:r>
        <w:rPr>
          <w:rFonts w:hint="eastAsia"/>
          <w:szCs w:val="22"/>
        </w:rPr>
        <w:t>월</w:t>
      </w:r>
      <w:r>
        <w:rPr>
          <w:rFonts w:hint="eastAsia"/>
          <w:szCs w:val="22"/>
        </w:rPr>
        <w:t xml:space="preserve"> </w:t>
      </w:r>
      <w:r>
        <w:rPr>
          <w:szCs w:val="22"/>
        </w:rPr>
        <w:t>14</w:t>
      </w:r>
      <w:r>
        <w:rPr>
          <w:rFonts w:hint="eastAsia"/>
          <w:szCs w:val="22"/>
        </w:rPr>
        <w:t>일</w:t>
      </w:r>
      <w:r>
        <w:rPr>
          <w:rFonts w:hint="eastAsia"/>
          <w:szCs w:val="22"/>
        </w:rPr>
        <w:t xml:space="preserve"> </w:t>
      </w:r>
      <w:r>
        <w:rPr>
          <w:rFonts w:hint="eastAsia"/>
          <w:szCs w:val="22"/>
        </w:rPr>
        <w:t>해당</w:t>
      </w:r>
      <w:r>
        <w:rPr>
          <w:rFonts w:hint="eastAsia"/>
          <w:szCs w:val="22"/>
        </w:rPr>
        <w:t xml:space="preserve"> </w:t>
      </w:r>
      <w:r>
        <w:rPr>
          <w:rFonts w:hint="eastAsia"/>
          <w:szCs w:val="22"/>
        </w:rPr>
        <w:t>근로자를</w:t>
      </w:r>
      <w:r>
        <w:rPr>
          <w:rFonts w:hint="eastAsia"/>
          <w:szCs w:val="22"/>
        </w:rPr>
        <w:t xml:space="preserve"> </w:t>
      </w:r>
      <w:r>
        <w:rPr>
          <w:rFonts w:hint="eastAsia"/>
          <w:szCs w:val="22"/>
        </w:rPr>
        <w:t>해고하였고</w:t>
      </w:r>
      <w:r>
        <w:rPr>
          <w:rFonts w:hint="eastAsia"/>
          <w:szCs w:val="22"/>
        </w:rPr>
        <w:t>,</w:t>
      </w:r>
      <w:r>
        <w:rPr>
          <w:szCs w:val="22"/>
        </w:rPr>
        <w:t xml:space="preserve"> </w:t>
      </w:r>
      <w:r>
        <w:rPr>
          <w:rFonts w:hint="eastAsia"/>
          <w:szCs w:val="22"/>
        </w:rPr>
        <w:t>답변에</w:t>
      </w:r>
      <w:r>
        <w:rPr>
          <w:rFonts w:hint="eastAsia"/>
          <w:szCs w:val="22"/>
        </w:rPr>
        <w:t xml:space="preserve"> </w:t>
      </w:r>
      <w:r>
        <w:rPr>
          <w:rFonts w:hint="eastAsia"/>
          <w:szCs w:val="22"/>
        </w:rPr>
        <w:t>의하면</w:t>
      </w:r>
      <w:r>
        <w:rPr>
          <w:rFonts w:hint="eastAsia"/>
          <w:szCs w:val="22"/>
        </w:rPr>
        <w:t xml:space="preserve"> </w:t>
      </w:r>
      <w:r>
        <w:rPr>
          <w:rFonts w:hint="eastAsia"/>
          <w:szCs w:val="22"/>
        </w:rPr>
        <w:t>해당</w:t>
      </w:r>
      <w:r>
        <w:rPr>
          <w:rFonts w:hint="eastAsia"/>
          <w:szCs w:val="22"/>
        </w:rPr>
        <w:t xml:space="preserve"> </w:t>
      </w:r>
      <w:r>
        <w:rPr>
          <w:rFonts w:hint="eastAsia"/>
          <w:szCs w:val="22"/>
        </w:rPr>
        <w:t>근로자에게</w:t>
      </w:r>
      <w:r>
        <w:rPr>
          <w:rFonts w:hint="eastAsia"/>
          <w:szCs w:val="22"/>
        </w:rPr>
        <w:t xml:space="preserve"> </w:t>
      </w:r>
      <w:r>
        <w:rPr>
          <w:rFonts w:hint="eastAsia"/>
          <w:szCs w:val="22"/>
        </w:rPr>
        <w:t>해고</w:t>
      </w:r>
      <w:r>
        <w:rPr>
          <w:rFonts w:hint="eastAsia"/>
          <w:szCs w:val="22"/>
        </w:rPr>
        <w:t xml:space="preserve"> </w:t>
      </w:r>
      <w:r>
        <w:rPr>
          <w:rFonts w:hint="eastAsia"/>
          <w:szCs w:val="22"/>
        </w:rPr>
        <w:t>전</w:t>
      </w:r>
      <w:r>
        <w:rPr>
          <w:rFonts w:hint="eastAsia"/>
          <w:szCs w:val="22"/>
        </w:rPr>
        <w:t xml:space="preserve"> </w:t>
      </w:r>
      <w:r>
        <w:rPr>
          <w:szCs w:val="22"/>
        </w:rPr>
        <w:t>3</w:t>
      </w:r>
      <w:r>
        <w:rPr>
          <w:rFonts w:hint="eastAsia"/>
          <w:szCs w:val="22"/>
        </w:rPr>
        <w:t>개월간의</w:t>
      </w:r>
      <w:r>
        <w:rPr>
          <w:rFonts w:hint="eastAsia"/>
          <w:szCs w:val="22"/>
        </w:rPr>
        <w:t xml:space="preserve"> </w:t>
      </w:r>
      <w:r>
        <w:rPr>
          <w:rFonts w:hint="eastAsia"/>
          <w:szCs w:val="22"/>
        </w:rPr>
        <w:t>임금지급일에</w:t>
      </w:r>
      <w:r>
        <w:rPr>
          <w:rFonts w:hint="eastAsia"/>
          <w:szCs w:val="22"/>
        </w:rPr>
        <w:t xml:space="preserve"> </w:t>
      </w:r>
      <w:r>
        <w:rPr>
          <w:rFonts w:hint="eastAsia"/>
          <w:szCs w:val="22"/>
        </w:rPr>
        <w:t>지급된</w:t>
      </w:r>
      <w:r>
        <w:rPr>
          <w:rFonts w:hint="eastAsia"/>
          <w:szCs w:val="22"/>
        </w:rPr>
        <w:t xml:space="preserve"> </w:t>
      </w:r>
      <w:r>
        <w:rPr>
          <w:rFonts w:hint="eastAsia"/>
          <w:szCs w:val="22"/>
        </w:rPr>
        <w:t>월</w:t>
      </w:r>
      <w:r>
        <w:rPr>
          <w:rFonts w:hint="eastAsia"/>
          <w:szCs w:val="22"/>
        </w:rPr>
        <w:t xml:space="preserve"> </w:t>
      </w:r>
      <w:r>
        <w:rPr>
          <w:rFonts w:hint="eastAsia"/>
          <w:szCs w:val="22"/>
        </w:rPr>
        <w:t>급여</w:t>
      </w:r>
      <w:r>
        <w:rPr>
          <w:rFonts w:hint="eastAsia"/>
          <w:szCs w:val="22"/>
        </w:rPr>
        <w:t xml:space="preserve"> </w:t>
      </w:r>
      <w:r>
        <w:rPr>
          <w:rFonts w:hint="eastAsia"/>
          <w:szCs w:val="22"/>
        </w:rPr>
        <w:t>평균액은</w:t>
      </w:r>
      <w:r>
        <w:rPr>
          <w:rFonts w:hint="eastAsia"/>
          <w:szCs w:val="22"/>
        </w:rPr>
        <w:t xml:space="preserve"> </w:t>
      </w:r>
      <w:r>
        <w:rPr>
          <w:rFonts w:hint="eastAsia"/>
          <w:szCs w:val="22"/>
        </w:rPr>
        <w:t>약</w:t>
      </w:r>
      <w:r>
        <w:rPr>
          <w:rFonts w:hint="eastAsia"/>
          <w:szCs w:val="22"/>
        </w:rPr>
        <w:t xml:space="preserve"> </w:t>
      </w:r>
      <w:r>
        <w:rPr>
          <w:szCs w:val="22"/>
        </w:rPr>
        <w:t>4,600,270</w:t>
      </w:r>
      <w:r>
        <w:rPr>
          <w:rFonts w:hint="eastAsia"/>
          <w:szCs w:val="22"/>
        </w:rPr>
        <w:t>원임</w:t>
      </w:r>
      <w:r>
        <w:rPr>
          <w:rFonts w:hint="eastAsia"/>
          <w:szCs w:val="22"/>
        </w:rPr>
        <w:t xml:space="preserve">. </w:t>
      </w:r>
      <w:r w:rsidRPr="00327458">
        <w:rPr>
          <w:rFonts w:hint="eastAsia"/>
          <w:szCs w:val="22"/>
          <w:u w:val="single"/>
        </w:rPr>
        <w:t>이에</w:t>
      </w:r>
      <w:r w:rsidRPr="00327458">
        <w:rPr>
          <w:rFonts w:hint="eastAsia"/>
          <w:szCs w:val="22"/>
          <w:u w:val="single"/>
        </w:rPr>
        <w:t xml:space="preserve"> </w:t>
      </w:r>
      <w:r w:rsidRPr="00327458">
        <w:rPr>
          <w:rFonts w:hint="eastAsia"/>
          <w:szCs w:val="22"/>
          <w:u w:val="single"/>
        </w:rPr>
        <w:t>대상회사의</w:t>
      </w:r>
      <w:r w:rsidRPr="00327458">
        <w:rPr>
          <w:rFonts w:hint="eastAsia"/>
          <w:szCs w:val="22"/>
          <w:u w:val="single"/>
        </w:rPr>
        <w:t xml:space="preserve"> </w:t>
      </w:r>
      <w:r w:rsidRPr="00327458">
        <w:rPr>
          <w:rFonts w:hint="eastAsia"/>
          <w:szCs w:val="22"/>
          <w:u w:val="single"/>
        </w:rPr>
        <w:t>해당</w:t>
      </w:r>
      <w:r w:rsidRPr="00327458">
        <w:rPr>
          <w:rFonts w:hint="eastAsia"/>
          <w:szCs w:val="22"/>
          <w:u w:val="single"/>
        </w:rPr>
        <w:t xml:space="preserve"> </w:t>
      </w:r>
      <w:r w:rsidRPr="00327458">
        <w:rPr>
          <w:rFonts w:hint="eastAsia"/>
          <w:szCs w:val="22"/>
          <w:u w:val="single"/>
        </w:rPr>
        <w:t>근로자에</w:t>
      </w:r>
      <w:r w:rsidRPr="00327458">
        <w:rPr>
          <w:rFonts w:hint="eastAsia"/>
          <w:szCs w:val="22"/>
          <w:u w:val="single"/>
        </w:rPr>
        <w:t xml:space="preserve"> </w:t>
      </w:r>
      <w:r w:rsidRPr="00327458">
        <w:rPr>
          <w:rFonts w:hint="eastAsia"/>
          <w:szCs w:val="22"/>
          <w:u w:val="single"/>
        </w:rPr>
        <w:t>대한</w:t>
      </w:r>
      <w:r w:rsidRPr="00327458">
        <w:rPr>
          <w:rFonts w:hint="eastAsia"/>
          <w:szCs w:val="22"/>
          <w:u w:val="single"/>
        </w:rPr>
        <w:t xml:space="preserve"> </w:t>
      </w:r>
      <w:r w:rsidRPr="00327458">
        <w:rPr>
          <w:rFonts w:hint="eastAsia"/>
          <w:szCs w:val="22"/>
          <w:u w:val="single"/>
        </w:rPr>
        <w:t>해고가</w:t>
      </w:r>
      <w:r w:rsidRPr="00327458">
        <w:rPr>
          <w:rFonts w:hint="eastAsia"/>
          <w:szCs w:val="22"/>
          <w:u w:val="single"/>
        </w:rPr>
        <w:t xml:space="preserve"> </w:t>
      </w:r>
      <w:r w:rsidRPr="00327458">
        <w:rPr>
          <w:rFonts w:hint="eastAsia"/>
          <w:szCs w:val="22"/>
          <w:u w:val="single"/>
        </w:rPr>
        <w:t>무효라는</w:t>
      </w:r>
      <w:r w:rsidRPr="00327458">
        <w:rPr>
          <w:rFonts w:hint="eastAsia"/>
          <w:szCs w:val="22"/>
          <w:u w:val="single"/>
        </w:rPr>
        <w:t xml:space="preserve"> </w:t>
      </w:r>
      <w:r w:rsidRPr="00327458">
        <w:rPr>
          <w:rFonts w:hint="eastAsia"/>
          <w:szCs w:val="22"/>
          <w:u w:val="single"/>
        </w:rPr>
        <w:t>판결이</w:t>
      </w:r>
      <w:r w:rsidRPr="00327458">
        <w:rPr>
          <w:rFonts w:hint="eastAsia"/>
          <w:szCs w:val="22"/>
          <w:u w:val="single"/>
        </w:rPr>
        <w:t xml:space="preserve"> </w:t>
      </w:r>
      <w:r w:rsidRPr="00327458">
        <w:rPr>
          <w:rFonts w:hint="eastAsia"/>
          <w:szCs w:val="22"/>
          <w:u w:val="single"/>
        </w:rPr>
        <w:t>확정될</w:t>
      </w:r>
      <w:r w:rsidRPr="00327458">
        <w:rPr>
          <w:rFonts w:hint="eastAsia"/>
          <w:szCs w:val="22"/>
          <w:u w:val="single"/>
        </w:rPr>
        <w:t xml:space="preserve"> </w:t>
      </w:r>
      <w:r w:rsidRPr="00327458">
        <w:rPr>
          <w:rFonts w:hint="eastAsia"/>
          <w:szCs w:val="22"/>
          <w:u w:val="single"/>
        </w:rPr>
        <w:t>경우에</w:t>
      </w:r>
      <w:r w:rsidRPr="00327458">
        <w:rPr>
          <w:rFonts w:hint="eastAsia"/>
          <w:szCs w:val="22"/>
          <w:u w:val="single"/>
        </w:rPr>
        <w:t xml:space="preserve"> </w:t>
      </w:r>
      <w:r w:rsidRPr="00327458">
        <w:rPr>
          <w:rFonts w:hint="eastAsia"/>
          <w:szCs w:val="22"/>
          <w:u w:val="single"/>
        </w:rPr>
        <w:t>추산되는</w:t>
      </w:r>
      <w:r w:rsidRPr="00327458">
        <w:rPr>
          <w:rFonts w:hint="eastAsia"/>
          <w:szCs w:val="22"/>
          <w:u w:val="single"/>
        </w:rPr>
        <w:t xml:space="preserve"> </w:t>
      </w:r>
      <w:r w:rsidRPr="00327458">
        <w:rPr>
          <w:rFonts w:hint="eastAsia"/>
          <w:szCs w:val="22"/>
          <w:u w:val="single"/>
        </w:rPr>
        <w:t>금전적</w:t>
      </w:r>
      <w:r w:rsidRPr="00327458">
        <w:rPr>
          <w:rFonts w:hint="eastAsia"/>
          <w:szCs w:val="22"/>
          <w:u w:val="single"/>
        </w:rPr>
        <w:t xml:space="preserve"> </w:t>
      </w:r>
      <w:r w:rsidRPr="00327458">
        <w:rPr>
          <w:rFonts w:hint="eastAsia"/>
          <w:szCs w:val="22"/>
          <w:u w:val="single"/>
        </w:rPr>
        <w:t>영향은</w:t>
      </w:r>
      <w:r w:rsidRPr="00327458">
        <w:rPr>
          <w:rFonts w:hint="eastAsia"/>
          <w:szCs w:val="22"/>
          <w:u w:val="single"/>
        </w:rPr>
        <w:t xml:space="preserve"> 2021</w:t>
      </w:r>
      <w:r w:rsidRPr="00327458">
        <w:rPr>
          <w:rFonts w:hint="eastAsia"/>
          <w:szCs w:val="22"/>
          <w:u w:val="single"/>
        </w:rPr>
        <w:t>년</w:t>
      </w:r>
      <w:r w:rsidRPr="00327458">
        <w:rPr>
          <w:rFonts w:hint="eastAsia"/>
          <w:szCs w:val="22"/>
          <w:u w:val="single"/>
        </w:rPr>
        <w:t xml:space="preserve"> </w:t>
      </w:r>
      <w:r w:rsidRPr="00327458">
        <w:rPr>
          <w:szCs w:val="22"/>
          <w:u w:val="single"/>
        </w:rPr>
        <w:t>8</w:t>
      </w:r>
      <w:r w:rsidRPr="00327458">
        <w:rPr>
          <w:rFonts w:hint="eastAsia"/>
          <w:szCs w:val="22"/>
          <w:u w:val="single"/>
        </w:rPr>
        <w:t>월까지</w:t>
      </w:r>
      <w:r w:rsidRPr="00327458">
        <w:rPr>
          <w:rFonts w:hint="eastAsia"/>
          <w:szCs w:val="22"/>
          <w:u w:val="single"/>
        </w:rPr>
        <w:lastRenderedPageBreak/>
        <w:t>는</w:t>
      </w:r>
      <w:r w:rsidRPr="00327458">
        <w:rPr>
          <w:rFonts w:hint="eastAsia"/>
          <w:szCs w:val="22"/>
          <w:u w:val="single"/>
        </w:rPr>
        <w:t xml:space="preserve"> </w:t>
      </w:r>
      <w:r w:rsidRPr="00327458">
        <w:rPr>
          <w:rFonts w:hint="eastAsia"/>
          <w:szCs w:val="22"/>
          <w:u w:val="single"/>
        </w:rPr>
        <w:t>약</w:t>
      </w:r>
      <w:r w:rsidRPr="00327458">
        <w:rPr>
          <w:rFonts w:hint="eastAsia"/>
          <w:szCs w:val="22"/>
          <w:u w:val="single"/>
        </w:rPr>
        <w:t xml:space="preserve"> </w:t>
      </w:r>
      <w:r w:rsidRPr="00327458">
        <w:rPr>
          <w:szCs w:val="22"/>
          <w:u w:val="single"/>
        </w:rPr>
        <w:t>179,410,530</w:t>
      </w:r>
      <w:r w:rsidRPr="00327458">
        <w:rPr>
          <w:rFonts w:hint="eastAsia"/>
          <w:szCs w:val="22"/>
          <w:u w:val="single"/>
        </w:rPr>
        <w:t>원</w:t>
      </w:r>
      <w:r w:rsidRPr="00327458">
        <w:rPr>
          <w:rFonts w:hint="eastAsia"/>
          <w:szCs w:val="22"/>
          <w:u w:val="single"/>
        </w:rPr>
        <w:t>(4,600,270</w:t>
      </w:r>
      <w:r w:rsidRPr="00327458">
        <w:rPr>
          <w:rFonts w:hint="eastAsia"/>
          <w:szCs w:val="22"/>
          <w:u w:val="single"/>
        </w:rPr>
        <w:t>원</w:t>
      </w:r>
      <w:r w:rsidRPr="00327458">
        <w:rPr>
          <w:rFonts w:hint="eastAsia"/>
          <w:szCs w:val="22"/>
          <w:u w:val="single"/>
        </w:rPr>
        <w:t xml:space="preserve"> </w:t>
      </w:r>
      <w:r w:rsidRPr="00327458">
        <w:rPr>
          <w:szCs w:val="22"/>
          <w:u w:val="single"/>
        </w:rPr>
        <w:t>* 39</w:t>
      </w:r>
      <w:r w:rsidRPr="00327458">
        <w:rPr>
          <w:rFonts w:hint="eastAsia"/>
          <w:szCs w:val="22"/>
          <w:u w:val="single"/>
        </w:rPr>
        <w:t>개월</w:t>
      </w:r>
      <w:r w:rsidRPr="00327458">
        <w:rPr>
          <w:rFonts w:hint="eastAsia"/>
          <w:szCs w:val="22"/>
          <w:u w:val="single"/>
        </w:rPr>
        <w:t>)</w:t>
      </w:r>
      <w:r w:rsidRPr="00327458">
        <w:rPr>
          <w:szCs w:val="22"/>
          <w:u w:val="single"/>
        </w:rPr>
        <w:t xml:space="preserve"> </w:t>
      </w:r>
      <w:r w:rsidRPr="00327458">
        <w:rPr>
          <w:rFonts w:hint="eastAsia"/>
          <w:szCs w:val="22"/>
          <w:u w:val="single"/>
        </w:rPr>
        <w:t>및</w:t>
      </w:r>
      <w:r w:rsidRPr="00327458">
        <w:rPr>
          <w:rFonts w:hint="eastAsia"/>
          <w:szCs w:val="22"/>
          <w:u w:val="single"/>
        </w:rPr>
        <w:t xml:space="preserve"> </w:t>
      </w:r>
      <w:r w:rsidRPr="00327458">
        <w:rPr>
          <w:rFonts w:hint="eastAsia"/>
          <w:szCs w:val="22"/>
          <w:u w:val="single"/>
        </w:rPr>
        <w:t>이후</w:t>
      </w:r>
      <w:r w:rsidRPr="00327458">
        <w:rPr>
          <w:rFonts w:hint="eastAsia"/>
          <w:szCs w:val="22"/>
          <w:u w:val="single"/>
        </w:rPr>
        <w:t xml:space="preserve"> </w:t>
      </w:r>
      <w:r w:rsidRPr="00327458">
        <w:rPr>
          <w:rFonts w:hint="eastAsia"/>
          <w:szCs w:val="22"/>
          <w:u w:val="single"/>
        </w:rPr>
        <w:t>매월</w:t>
      </w:r>
      <w:r w:rsidRPr="00327458">
        <w:rPr>
          <w:rFonts w:hint="eastAsia"/>
          <w:szCs w:val="22"/>
          <w:u w:val="single"/>
        </w:rPr>
        <w:t xml:space="preserve"> </w:t>
      </w:r>
      <w:r w:rsidRPr="00327458">
        <w:rPr>
          <w:rFonts w:hint="eastAsia"/>
          <w:szCs w:val="22"/>
          <w:u w:val="single"/>
        </w:rPr>
        <w:t>약</w:t>
      </w:r>
      <w:r w:rsidRPr="00327458">
        <w:rPr>
          <w:rFonts w:hint="eastAsia"/>
          <w:szCs w:val="22"/>
          <w:u w:val="single"/>
        </w:rPr>
        <w:t xml:space="preserve"> </w:t>
      </w:r>
      <w:r w:rsidRPr="00327458">
        <w:rPr>
          <w:szCs w:val="22"/>
          <w:u w:val="single"/>
        </w:rPr>
        <w:t>4,600,270</w:t>
      </w:r>
      <w:r w:rsidRPr="00327458">
        <w:rPr>
          <w:rFonts w:hint="eastAsia"/>
          <w:szCs w:val="22"/>
          <w:u w:val="single"/>
        </w:rPr>
        <w:t>원임</w:t>
      </w:r>
      <w:r>
        <w:rPr>
          <w:rFonts w:hint="eastAsia"/>
          <w:szCs w:val="22"/>
        </w:rPr>
        <w:t>.</w:t>
      </w:r>
    </w:p>
    <w:p w14:paraId="136FAA06" w14:textId="77777777" w:rsidR="00026A7E" w:rsidRPr="002E658B" w:rsidRDefault="00026A7E" w:rsidP="00026A7E">
      <w:pPr>
        <w:spacing w:line="350" w:lineRule="atLeast"/>
        <w:ind w:left="454"/>
        <w:rPr>
          <w:szCs w:val="22"/>
        </w:rPr>
      </w:pPr>
    </w:p>
    <w:p w14:paraId="3DDA76C8" w14:textId="77777777" w:rsidR="00026A7E" w:rsidRPr="00CB2B3F" w:rsidRDefault="00026A7E" w:rsidP="00026A7E">
      <w:pPr>
        <w:numPr>
          <w:ilvl w:val="0"/>
          <w:numId w:val="65"/>
        </w:numPr>
        <w:spacing w:after="240"/>
        <w:rPr>
          <w:b/>
          <w:szCs w:val="22"/>
        </w:rPr>
      </w:pPr>
      <w:r w:rsidRPr="00CB2B3F">
        <w:rPr>
          <w:b/>
          <w:szCs w:val="22"/>
        </w:rPr>
        <w:t>한샘개발</w:t>
      </w:r>
    </w:p>
    <w:p w14:paraId="010B9EE4" w14:textId="77777777" w:rsidR="00026A7E" w:rsidRPr="00CB2B3F" w:rsidRDefault="00026A7E" w:rsidP="00026A7E">
      <w:pPr>
        <w:spacing w:after="240"/>
        <w:ind w:left="908"/>
        <w:rPr>
          <w:szCs w:val="22"/>
          <w:highlight w:val="yellow"/>
        </w:rPr>
      </w:pPr>
      <w:r w:rsidRPr="00CB2B3F">
        <w:rPr>
          <w:szCs w:val="22"/>
        </w:rPr>
        <w:t>제공된</w:t>
      </w:r>
      <w:r w:rsidRPr="00CB2B3F">
        <w:rPr>
          <w:szCs w:val="22"/>
        </w:rPr>
        <w:t xml:space="preserve"> </w:t>
      </w:r>
      <w:r w:rsidRPr="00CB2B3F">
        <w:rPr>
          <w:szCs w:val="22"/>
        </w:rPr>
        <w:t>법적</w:t>
      </w:r>
      <w:r w:rsidRPr="00CB2B3F">
        <w:rPr>
          <w:szCs w:val="22"/>
        </w:rPr>
        <w:t xml:space="preserve"> </w:t>
      </w:r>
      <w:r w:rsidRPr="00CB2B3F">
        <w:rPr>
          <w:szCs w:val="22"/>
        </w:rPr>
        <w:t>분쟁</w:t>
      </w:r>
      <w:r w:rsidRPr="00CB2B3F">
        <w:rPr>
          <w:szCs w:val="22"/>
        </w:rPr>
        <w:t xml:space="preserve"> </w:t>
      </w:r>
      <w:r w:rsidRPr="00CB2B3F">
        <w:rPr>
          <w:szCs w:val="22"/>
        </w:rPr>
        <w:t>노무사건</w:t>
      </w:r>
      <w:r w:rsidRPr="00CB2B3F">
        <w:rPr>
          <w:szCs w:val="22"/>
        </w:rPr>
        <w:t xml:space="preserve"> </w:t>
      </w:r>
      <w:r w:rsidRPr="00CB2B3F">
        <w:rPr>
          <w:szCs w:val="22"/>
        </w:rPr>
        <w:t>정리</w:t>
      </w:r>
      <w:r w:rsidRPr="00CB2B3F">
        <w:rPr>
          <w:szCs w:val="22"/>
        </w:rPr>
        <w:t xml:space="preserve"> </w:t>
      </w:r>
      <w:r w:rsidRPr="00CB2B3F">
        <w:rPr>
          <w:szCs w:val="22"/>
        </w:rPr>
        <w:t>자료에</w:t>
      </w:r>
      <w:r w:rsidRPr="00CB2B3F">
        <w:rPr>
          <w:szCs w:val="22"/>
        </w:rPr>
        <w:t xml:space="preserve"> </w:t>
      </w:r>
      <w:r w:rsidRPr="00CB2B3F">
        <w:rPr>
          <w:szCs w:val="22"/>
        </w:rPr>
        <w:t>의하면</w:t>
      </w:r>
      <w:r w:rsidRPr="00CB2B3F">
        <w:rPr>
          <w:szCs w:val="22"/>
        </w:rPr>
        <w:t xml:space="preserve"> </w:t>
      </w:r>
      <w:r w:rsidRPr="00CB2B3F">
        <w:rPr>
          <w:szCs w:val="22"/>
        </w:rPr>
        <w:t>최근</w:t>
      </w:r>
      <w:r w:rsidRPr="00CB2B3F">
        <w:rPr>
          <w:szCs w:val="22"/>
        </w:rPr>
        <w:t xml:space="preserve"> </w:t>
      </w:r>
      <w:r w:rsidRPr="00CB2B3F">
        <w:rPr>
          <w:szCs w:val="22"/>
        </w:rPr>
        <w:t>한샘개발에서</w:t>
      </w:r>
      <w:r w:rsidRPr="00CB2B3F">
        <w:rPr>
          <w:szCs w:val="22"/>
        </w:rPr>
        <w:t xml:space="preserve"> </w:t>
      </w:r>
      <w:r w:rsidRPr="00CB2B3F">
        <w:rPr>
          <w:szCs w:val="22"/>
        </w:rPr>
        <w:t>발생한</w:t>
      </w:r>
      <w:r w:rsidRPr="00CB2B3F">
        <w:rPr>
          <w:szCs w:val="22"/>
        </w:rPr>
        <w:t xml:space="preserve"> </w:t>
      </w:r>
      <w:r w:rsidRPr="00CB2B3F">
        <w:rPr>
          <w:szCs w:val="22"/>
        </w:rPr>
        <w:t>노동관련</w:t>
      </w:r>
      <w:r w:rsidRPr="00CB2B3F">
        <w:rPr>
          <w:szCs w:val="22"/>
        </w:rPr>
        <w:t xml:space="preserve"> </w:t>
      </w:r>
      <w:r w:rsidRPr="00CB2B3F">
        <w:rPr>
          <w:szCs w:val="22"/>
        </w:rPr>
        <w:t>분쟁들은</w:t>
      </w:r>
      <w:r w:rsidRPr="00CB2B3F">
        <w:rPr>
          <w:szCs w:val="22"/>
        </w:rPr>
        <w:t xml:space="preserve"> </w:t>
      </w:r>
      <w:r w:rsidRPr="00CB2B3F">
        <w:rPr>
          <w:szCs w:val="22"/>
        </w:rPr>
        <w:t>모두</w:t>
      </w:r>
      <w:r w:rsidRPr="00CB2B3F">
        <w:rPr>
          <w:szCs w:val="22"/>
        </w:rPr>
        <w:t xml:space="preserve"> </w:t>
      </w:r>
      <w:r w:rsidRPr="00CB2B3F">
        <w:rPr>
          <w:szCs w:val="22"/>
        </w:rPr>
        <w:t>종결된</w:t>
      </w:r>
      <w:r w:rsidRPr="00CB2B3F">
        <w:rPr>
          <w:szCs w:val="22"/>
        </w:rPr>
        <w:t xml:space="preserve"> </w:t>
      </w:r>
      <w:r w:rsidRPr="00CB2B3F">
        <w:rPr>
          <w:szCs w:val="22"/>
        </w:rPr>
        <w:t>사건이거나</w:t>
      </w:r>
      <w:r w:rsidRPr="00CB2B3F">
        <w:rPr>
          <w:szCs w:val="22"/>
        </w:rPr>
        <w:t xml:space="preserve"> </w:t>
      </w:r>
      <w:r w:rsidRPr="00CB2B3F">
        <w:rPr>
          <w:szCs w:val="22"/>
        </w:rPr>
        <w:t>해당</w:t>
      </w:r>
      <w:r w:rsidRPr="00CB2B3F">
        <w:rPr>
          <w:szCs w:val="22"/>
        </w:rPr>
        <w:t xml:space="preserve"> </w:t>
      </w:r>
      <w:r w:rsidRPr="00CB2B3F">
        <w:rPr>
          <w:szCs w:val="22"/>
        </w:rPr>
        <w:t>사건</w:t>
      </w:r>
      <w:r w:rsidRPr="00CB2B3F">
        <w:rPr>
          <w:szCs w:val="22"/>
        </w:rPr>
        <w:t xml:space="preserve"> </w:t>
      </w:r>
      <w:r w:rsidRPr="00CB2B3F">
        <w:rPr>
          <w:szCs w:val="22"/>
        </w:rPr>
        <w:t>당사자에게</w:t>
      </w:r>
      <w:r w:rsidRPr="00CB2B3F">
        <w:rPr>
          <w:szCs w:val="22"/>
        </w:rPr>
        <w:t xml:space="preserve"> </w:t>
      </w:r>
      <w:r w:rsidRPr="00CB2B3F">
        <w:rPr>
          <w:szCs w:val="22"/>
        </w:rPr>
        <w:t>특유한</w:t>
      </w:r>
      <w:r w:rsidRPr="00CB2B3F">
        <w:rPr>
          <w:szCs w:val="22"/>
        </w:rPr>
        <w:t xml:space="preserve"> </w:t>
      </w:r>
      <w:r w:rsidRPr="00CB2B3F">
        <w:rPr>
          <w:szCs w:val="22"/>
        </w:rPr>
        <w:t>사정에</w:t>
      </w:r>
      <w:r w:rsidRPr="00CB2B3F">
        <w:rPr>
          <w:szCs w:val="22"/>
        </w:rPr>
        <w:t xml:space="preserve"> </w:t>
      </w:r>
      <w:r w:rsidRPr="00CB2B3F">
        <w:rPr>
          <w:szCs w:val="22"/>
        </w:rPr>
        <w:t>관하여</w:t>
      </w:r>
      <w:r w:rsidRPr="00CB2B3F">
        <w:rPr>
          <w:szCs w:val="22"/>
        </w:rPr>
        <w:t xml:space="preserve"> </w:t>
      </w:r>
      <w:r w:rsidRPr="00CB2B3F">
        <w:rPr>
          <w:szCs w:val="22"/>
        </w:rPr>
        <w:t>발생한</w:t>
      </w:r>
      <w:r w:rsidRPr="00CB2B3F">
        <w:rPr>
          <w:szCs w:val="22"/>
        </w:rPr>
        <w:t xml:space="preserve"> </w:t>
      </w:r>
      <w:r w:rsidRPr="00CB2B3F">
        <w:rPr>
          <w:szCs w:val="22"/>
        </w:rPr>
        <w:t>분쟁으로서</w:t>
      </w:r>
      <w:r w:rsidRPr="00CB2B3F">
        <w:rPr>
          <w:szCs w:val="22"/>
        </w:rPr>
        <w:t xml:space="preserve">, </w:t>
      </w:r>
      <w:r w:rsidRPr="00CB2B3F">
        <w:rPr>
          <w:szCs w:val="22"/>
        </w:rPr>
        <w:t>한샘개발에</w:t>
      </w:r>
      <w:r w:rsidRPr="00CB2B3F">
        <w:rPr>
          <w:szCs w:val="22"/>
        </w:rPr>
        <w:t xml:space="preserve"> </w:t>
      </w:r>
      <w:r w:rsidRPr="00CB2B3F">
        <w:rPr>
          <w:szCs w:val="22"/>
        </w:rPr>
        <w:t>특별한</w:t>
      </w:r>
      <w:r w:rsidRPr="00CB2B3F">
        <w:rPr>
          <w:szCs w:val="22"/>
        </w:rPr>
        <w:t xml:space="preserve"> </w:t>
      </w:r>
      <w:r w:rsidRPr="00CB2B3F">
        <w:rPr>
          <w:szCs w:val="22"/>
        </w:rPr>
        <w:t>추가</w:t>
      </w:r>
      <w:r w:rsidRPr="00CB2B3F">
        <w:rPr>
          <w:szCs w:val="22"/>
        </w:rPr>
        <w:t xml:space="preserve"> </w:t>
      </w:r>
      <w:r w:rsidRPr="00CB2B3F">
        <w:rPr>
          <w:szCs w:val="22"/>
        </w:rPr>
        <w:t>후속</w:t>
      </w:r>
      <w:r w:rsidRPr="00CB2B3F">
        <w:rPr>
          <w:szCs w:val="22"/>
        </w:rPr>
        <w:t xml:space="preserve"> </w:t>
      </w:r>
      <w:r w:rsidRPr="00CB2B3F">
        <w:rPr>
          <w:szCs w:val="22"/>
        </w:rPr>
        <w:t>영향이</w:t>
      </w:r>
      <w:r w:rsidRPr="00CB2B3F">
        <w:rPr>
          <w:szCs w:val="22"/>
        </w:rPr>
        <w:t xml:space="preserve"> </w:t>
      </w:r>
      <w:r w:rsidRPr="00CB2B3F">
        <w:rPr>
          <w:szCs w:val="22"/>
        </w:rPr>
        <w:t>발생할</w:t>
      </w:r>
      <w:r w:rsidRPr="00CB2B3F">
        <w:rPr>
          <w:szCs w:val="22"/>
        </w:rPr>
        <w:t xml:space="preserve"> </w:t>
      </w:r>
      <w:r w:rsidRPr="00CB2B3F">
        <w:rPr>
          <w:szCs w:val="22"/>
        </w:rPr>
        <w:t>가능성은</w:t>
      </w:r>
      <w:r w:rsidRPr="00CB2B3F">
        <w:rPr>
          <w:szCs w:val="22"/>
        </w:rPr>
        <w:t xml:space="preserve"> </w:t>
      </w:r>
      <w:r w:rsidRPr="00CB2B3F">
        <w:rPr>
          <w:szCs w:val="22"/>
        </w:rPr>
        <w:t>낮을</w:t>
      </w:r>
      <w:r w:rsidRPr="00CB2B3F">
        <w:rPr>
          <w:szCs w:val="22"/>
        </w:rPr>
        <w:t xml:space="preserve"> </w:t>
      </w:r>
      <w:r w:rsidRPr="00CB2B3F">
        <w:rPr>
          <w:szCs w:val="22"/>
        </w:rPr>
        <w:t>것으로</w:t>
      </w:r>
      <w:r w:rsidRPr="00CB2B3F">
        <w:rPr>
          <w:szCs w:val="22"/>
        </w:rPr>
        <w:t xml:space="preserve"> </w:t>
      </w:r>
      <w:r w:rsidRPr="00CB2B3F">
        <w:rPr>
          <w:szCs w:val="22"/>
        </w:rPr>
        <w:t>사료됨</w:t>
      </w:r>
      <w:r w:rsidRPr="00CB2B3F">
        <w:rPr>
          <w:szCs w:val="22"/>
        </w:rPr>
        <w:t>.</w:t>
      </w:r>
    </w:p>
    <w:p w14:paraId="35DB4833" w14:textId="77777777" w:rsidR="00026A7E" w:rsidRPr="00CB2B3F" w:rsidRDefault="00026A7E" w:rsidP="00026A7E">
      <w:pPr>
        <w:pStyle w:val="1"/>
        <w:numPr>
          <w:ilvl w:val="0"/>
          <w:numId w:val="0"/>
        </w:numPr>
        <w:ind w:left="567"/>
      </w:pPr>
      <w:r w:rsidRPr="00CB2B3F">
        <w:br w:type="page"/>
      </w:r>
    </w:p>
    <w:p w14:paraId="386DAF49" w14:textId="77777777" w:rsidR="00026A7E" w:rsidRPr="004054C4" w:rsidRDefault="00026A7E" w:rsidP="00026A7E">
      <w:pPr>
        <w:pStyle w:val="1"/>
        <w:spacing w:after="480"/>
        <w:rPr>
          <w:sz w:val="22"/>
        </w:rPr>
      </w:pPr>
      <w:bookmarkStart w:id="1105" w:name="_Toc79769015"/>
      <w:r>
        <w:rPr>
          <w:noProof/>
        </w:rPr>
        <w:lastRenderedPageBreak/>
        <w:drawing>
          <wp:anchor distT="0" distB="0" distL="114300" distR="114300" simplePos="0" relativeHeight="251668480" behindDoc="1" locked="1" layoutInCell="1" allowOverlap="0" wp14:anchorId="03EBE35D" wp14:editId="754BB651">
            <wp:simplePos x="0" y="0"/>
            <wp:positionH relativeFrom="column">
              <wp:posOffset>-36195</wp:posOffset>
            </wp:positionH>
            <wp:positionV relativeFrom="margin">
              <wp:posOffset>-635</wp:posOffset>
            </wp:positionV>
            <wp:extent cx="6174000" cy="806400"/>
            <wp:effectExtent l="0" t="0" r="0" b="0"/>
            <wp:wrapNone/>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소송</w:t>
      </w:r>
      <w:bookmarkEnd w:id="1105"/>
    </w:p>
    <w:p w14:paraId="62EA51E5" w14:textId="77777777" w:rsidR="00026A7E" w:rsidRDefault="00026A7E" w:rsidP="00026A7E"/>
    <w:p w14:paraId="525497E1" w14:textId="77777777" w:rsidR="00026A7E" w:rsidRPr="00CB2B3F" w:rsidRDefault="00026A7E" w:rsidP="00026A7E"/>
    <w:p w14:paraId="12537CD7" w14:textId="77777777" w:rsidR="00026A7E" w:rsidRPr="004054C4" w:rsidRDefault="00026A7E" w:rsidP="00026A7E">
      <w:pPr>
        <w:pStyle w:val="a5"/>
        <w:numPr>
          <w:ilvl w:val="0"/>
          <w:numId w:val="39"/>
        </w:numPr>
        <w:spacing w:before="240" w:after="240"/>
        <w:ind w:leftChars="0"/>
        <w:outlineLvl w:val="1"/>
        <w:rPr>
          <w:b/>
          <w:color w:val="5D2A2C" w:themeColor="text2"/>
          <w:sz w:val="24"/>
        </w:rPr>
      </w:pPr>
      <w:r w:rsidRPr="004054C4">
        <w:rPr>
          <w:b/>
          <w:color w:val="5D2A2C" w:themeColor="text2"/>
          <w:sz w:val="24"/>
        </w:rPr>
        <w:t>대상회사</w:t>
      </w:r>
      <w:r w:rsidRPr="004054C4">
        <w:rPr>
          <w:b/>
          <w:color w:val="5D2A2C" w:themeColor="text2"/>
          <w:sz w:val="24"/>
        </w:rPr>
        <w:t xml:space="preserve"> </w:t>
      </w:r>
      <w:r w:rsidRPr="004054C4">
        <w:rPr>
          <w:b/>
          <w:color w:val="5D2A2C" w:themeColor="text2"/>
          <w:sz w:val="24"/>
        </w:rPr>
        <w:t>소송</w:t>
      </w:r>
      <w:r w:rsidRPr="004054C4">
        <w:rPr>
          <w:b/>
          <w:color w:val="5D2A2C" w:themeColor="text2"/>
          <w:sz w:val="24"/>
        </w:rPr>
        <w:t xml:space="preserve"> </w:t>
      </w:r>
      <w:r w:rsidRPr="004054C4">
        <w:rPr>
          <w:b/>
          <w:color w:val="5D2A2C" w:themeColor="text2"/>
          <w:sz w:val="24"/>
        </w:rPr>
        <w:t>현황</w:t>
      </w:r>
    </w:p>
    <w:p w14:paraId="27E8FF60" w14:textId="77777777" w:rsidR="00026A7E" w:rsidRPr="00CB2B3F" w:rsidRDefault="00026A7E" w:rsidP="00026A7E">
      <w:pPr>
        <w:pStyle w:val="21"/>
        <w:numPr>
          <w:ilvl w:val="2"/>
          <w:numId w:val="2"/>
        </w:numPr>
        <w:spacing w:after="240" w:line="360" w:lineRule="atLeast"/>
        <w:ind w:left="908" w:hanging="454"/>
        <w:rPr>
          <w:sz w:val="22"/>
          <w:szCs w:val="22"/>
        </w:rPr>
      </w:pPr>
      <w:r w:rsidRPr="00CB2B3F">
        <w:rPr>
          <w:sz w:val="22"/>
          <w:szCs w:val="22"/>
        </w:rPr>
        <w:t>사실관계</w:t>
      </w:r>
    </w:p>
    <w:p w14:paraId="3099D35A" w14:textId="77777777" w:rsidR="00026A7E" w:rsidRPr="00CB2B3F" w:rsidRDefault="00026A7E" w:rsidP="00026A7E">
      <w:pPr>
        <w:pStyle w:val="21"/>
        <w:spacing w:after="240" w:line="360" w:lineRule="atLeast"/>
        <w:ind w:left="907"/>
        <w:rPr>
          <w:b w:val="0"/>
          <w:sz w:val="22"/>
          <w:szCs w:val="22"/>
        </w:rPr>
      </w:pPr>
      <w:r w:rsidRPr="00CB2B3F">
        <w:rPr>
          <w:b w:val="0"/>
          <w:sz w:val="22"/>
          <w:szCs w:val="22"/>
        </w:rPr>
        <w:t>대상회사가</w:t>
      </w:r>
      <w:r w:rsidRPr="00CB2B3F">
        <w:rPr>
          <w:b w:val="0"/>
          <w:sz w:val="22"/>
          <w:szCs w:val="22"/>
        </w:rPr>
        <w:t xml:space="preserve"> </w:t>
      </w:r>
      <w:r w:rsidRPr="00CB2B3F">
        <w:rPr>
          <w:b w:val="0"/>
          <w:sz w:val="22"/>
          <w:szCs w:val="22"/>
        </w:rPr>
        <w:t>피고로</w:t>
      </w:r>
      <w:r w:rsidRPr="00CB2B3F">
        <w:rPr>
          <w:b w:val="0"/>
          <w:sz w:val="22"/>
          <w:szCs w:val="22"/>
        </w:rPr>
        <w:t xml:space="preserve"> </w:t>
      </w:r>
      <w:r w:rsidRPr="00CB2B3F">
        <w:rPr>
          <w:b w:val="0"/>
          <w:sz w:val="22"/>
          <w:szCs w:val="22"/>
        </w:rPr>
        <w:t>진행</w:t>
      </w:r>
      <w:r w:rsidRPr="00CB2B3F">
        <w:rPr>
          <w:b w:val="0"/>
          <w:sz w:val="22"/>
          <w:szCs w:val="22"/>
        </w:rPr>
        <w:t xml:space="preserve"> </w:t>
      </w:r>
      <w:r w:rsidRPr="00CB2B3F">
        <w:rPr>
          <w:b w:val="0"/>
          <w:sz w:val="22"/>
          <w:szCs w:val="22"/>
        </w:rPr>
        <w:t>중인</w:t>
      </w:r>
      <w:r w:rsidRPr="00CB2B3F">
        <w:rPr>
          <w:b w:val="0"/>
          <w:sz w:val="22"/>
          <w:szCs w:val="22"/>
        </w:rPr>
        <w:t xml:space="preserve"> </w:t>
      </w:r>
      <w:r w:rsidRPr="00CB2B3F">
        <w:rPr>
          <w:b w:val="0"/>
          <w:sz w:val="22"/>
          <w:szCs w:val="22"/>
        </w:rPr>
        <w:t>소송은</w:t>
      </w:r>
      <w:r w:rsidRPr="00CB2B3F">
        <w:rPr>
          <w:b w:val="0"/>
          <w:sz w:val="22"/>
          <w:szCs w:val="22"/>
        </w:rPr>
        <w:t xml:space="preserve"> </w:t>
      </w:r>
      <w:r w:rsidRPr="00CB2B3F">
        <w:rPr>
          <w:b w:val="0"/>
          <w:sz w:val="22"/>
          <w:szCs w:val="22"/>
        </w:rPr>
        <w:t>총</w:t>
      </w:r>
      <w:r w:rsidRPr="00CB2B3F">
        <w:rPr>
          <w:b w:val="0"/>
          <w:sz w:val="22"/>
          <w:szCs w:val="22"/>
        </w:rPr>
        <w:t xml:space="preserve"> </w:t>
      </w:r>
      <w:r>
        <w:rPr>
          <w:b w:val="0"/>
          <w:sz w:val="22"/>
          <w:szCs w:val="22"/>
        </w:rPr>
        <w:t>20</w:t>
      </w:r>
      <w:r w:rsidRPr="00CB2B3F">
        <w:rPr>
          <w:b w:val="0"/>
          <w:sz w:val="22"/>
          <w:szCs w:val="22"/>
        </w:rPr>
        <w:t>건이며</w:t>
      </w:r>
      <w:r w:rsidRPr="00CB2B3F">
        <w:rPr>
          <w:b w:val="0"/>
          <w:sz w:val="22"/>
          <w:szCs w:val="22"/>
        </w:rPr>
        <w:t xml:space="preserve">, </w:t>
      </w:r>
      <w:proofErr w:type="spellStart"/>
      <w:r w:rsidRPr="00CB2B3F">
        <w:rPr>
          <w:b w:val="0"/>
          <w:sz w:val="22"/>
          <w:szCs w:val="22"/>
        </w:rPr>
        <w:t>소가의</w:t>
      </w:r>
      <w:proofErr w:type="spellEnd"/>
      <w:r w:rsidRPr="00CB2B3F">
        <w:rPr>
          <w:b w:val="0"/>
          <w:sz w:val="22"/>
          <w:szCs w:val="22"/>
        </w:rPr>
        <w:t xml:space="preserve"> </w:t>
      </w:r>
      <w:r w:rsidRPr="00CB2B3F">
        <w:rPr>
          <w:b w:val="0"/>
          <w:sz w:val="22"/>
          <w:szCs w:val="22"/>
        </w:rPr>
        <w:t>합계는</w:t>
      </w:r>
      <w:r w:rsidRPr="00CB2B3F">
        <w:rPr>
          <w:b w:val="0"/>
          <w:sz w:val="22"/>
          <w:szCs w:val="22"/>
        </w:rPr>
        <w:t xml:space="preserve"> </w:t>
      </w:r>
      <w:r w:rsidRPr="00CB2B3F">
        <w:rPr>
          <w:b w:val="0"/>
          <w:sz w:val="22"/>
          <w:szCs w:val="22"/>
        </w:rPr>
        <w:t>총</w:t>
      </w:r>
      <w:r w:rsidRPr="00CB2B3F">
        <w:rPr>
          <w:b w:val="0"/>
          <w:sz w:val="22"/>
          <w:szCs w:val="22"/>
        </w:rPr>
        <w:t xml:space="preserve"> </w:t>
      </w:r>
      <w:r>
        <w:rPr>
          <w:b w:val="0"/>
          <w:sz w:val="22"/>
          <w:szCs w:val="22"/>
        </w:rPr>
        <w:t>4,217,623,440</w:t>
      </w:r>
      <w:r w:rsidRPr="00CB2B3F">
        <w:rPr>
          <w:b w:val="0"/>
          <w:sz w:val="22"/>
          <w:szCs w:val="22"/>
        </w:rPr>
        <w:t>원임</w:t>
      </w:r>
      <w:r w:rsidRPr="00CB2B3F">
        <w:rPr>
          <w:b w:val="0"/>
          <w:sz w:val="22"/>
          <w:szCs w:val="22"/>
        </w:rPr>
        <w:t xml:space="preserve">. </w:t>
      </w:r>
      <w:r w:rsidRPr="00CD5797">
        <w:rPr>
          <w:rFonts w:hint="eastAsia"/>
          <w:b w:val="0"/>
          <w:sz w:val="22"/>
          <w:szCs w:val="22"/>
        </w:rPr>
        <w:t>그</w:t>
      </w:r>
      <w:r w:rsidRPr="00CD5797">
        <w:rPr>
          <w:rFonts w:hint="eastAsia"/>
          <w:b w:val="0"/>
          <w:sz w:val="22"/>
          <w:szCs w:val="22"/>
        </w:rPr>
        <w:t xml:space="preserve"> </w:t>
      </w:r>
      <w:r w:rsidRPr="00CD5797">
        <w:rPr>
          <w:rFonts w:hint="eastAsia"/>
          <w:b w:val="0"/>
          <w:sz w:val="22"/>
          <w:szCs w:val="22"/>
        </w:rPr>
        <w:t>중</w:t>
      </w:r>
      <w:r w:rsidRPr="00CD5797">
        <w:rPr>
          <w:rFonts w:hint="eastAsia"/>
          <w:b w:val="0"/>
          <w:sz w:val="22"/>
          <w:szCs w:val="22"/>
        </w:rPr>
        <w:t xml:space="preserve"> 5</w:t>
      </w:r>
      <w:r w:rsidRPr="00CD5797">
        <w:rPr>
          <w:rFonts w:hint="eastAsia"/>
          <w:b w:val="0"/>
          <w:sz w:val="22"/>
          <w:szCs w:val="22"/>
        </w:rPr>
        <w:t>개</w:t>
      </w:r>
      <w:r w:rsidRPr="00CD5797">
        <w:rPr>
          <w:rFonts w:hint="eastAsia"/>
          <w:b w:val="0"/>
          <w:sz w:val="22"/>
          <w:szCs w:val="22"/>
        </w:rPr>
        <w:t xml:space="preserve"> </w:t>
      </w:r>
      <w:r w:rsidRPr="00CD5797">
        <w:rPr>
          <w:rFonts w:hint="eastAsia"/>
          <w:b w:val="0"/>
          <w:sz w:val="22"/>
          <w:szCs w:val="22"/>
        </w:rPr>
        <w:t>소송은</w:t>
      </w:r>
      <w:r w:rsidRPr="00CD5797">
        <w:rPr>
          <w:rFonts w:hint="eastAsia"/>
          <w:b w:val="0"/>
          <w:sz w:val="22"/>
          <w:szCs w:val="22"/>
        </w:rPr>
        <w:t xml:space="preserve"> </w:t>
      </w:r>
      <w:r w:rsidRPr="00CD5797">
        <w:rPr>
          <w:rFonts w:hint="eastAsia"/>
          <w:b w:val="0"/>
          <w:sz w:val="22"/>
          <w:szCs w:val="22"/>
        </w:rPr>
        <w:t>경기도</w:t>
      </w:r>
      <w:r w:rsidRPr="00CD5797">
        <w:rPr>
          <w:rFonts w:hint="eastAsia"/>
          <w:b w:val="0"/>
          <w:sz w:val="22"/>
          <w:szCs w:val="22"/>
        </w:rPr>
        <w:t xml:space="preserve"> </w:t>
      </w:r>
      <w:r w:rsidRPr="00CD5797">
        <w:rPr>
          <w:rFonts w:hint="eastAsia"/>
          <w:b w:val="0"/>
          <w:sz w:val="22"/>
          <w:szCs w:val="22"/>
        </w:rPr>
        <w:t>군포시</w:t>
      </w:r>
      <w:r w:rsidRPr="00CD5797">
        <w:rPr>
          <w:rFonts w:hint="eastAsia"/>
          <w:b w:val="0"/>
          <w:sz w:val="22"/>
          <w:szCs w:val="22"/>
        </w:rPr>
        <w:t xml:space="preserve"> </w:t>
      </w:r>
      <w:proofErr w:type="spellStart"/>
      <w:r w:rsidRPr="00CD5797">
        <w:rPr>
          <w:rFonts w:hint="eastAsia"/>
          <w:b w:val="0"/>
          <w:sz w:val="22"/>
          <w:szCs w:val="22"/>
        </w:rPr>
        <w:t>번영로</w:t>
      </w:r>
      <w:proofErr w:type="spellEnd"/>
      <w:r w:rsidRPr="00CD5797">
        <w:rPr>
          <w:rFonts w:hint="eastAsia"/>
          <w:b w:val="0"/>
          <w:sz w:val="22"/>
          <w:szCs w:val="22"/>
        </w:rPr>
        <w:t xml:space="preserve"> 82 </w:t>
      </w:r>
      <w:r w:rsidRPr="00CD5797">
        <w:rPr>
          <w:rFonts w:hint="eastAsia"/>
          <w:b w:val="0"/>
          <w:sz w:val="22"/>
          <w:szCs w:val="22"/>
        </w:rPr>
        <w:t>소재</w:t>
      </w:r>
      <w:r w:rsidRPr="00CD5797">
        <w:rPr>
          <w:rFonts w:hint="eastAsia"/>
          <w:b w:val="0"/>
          <w:sz w:val="22"/>
          <w:szCs w:val="22"/>
        </w:rPr>
        <w:t xml:space="preserve"> </w:t>
      </w:r>
      <w:r>
        <w:rPr>
          <w:rFonts w:hint="eastAsia"/>
          <w:b w:val="0"/>
          <w:sz w:val="22"/>
          <w:szCs w:val="22"/>
        </w:rPr>
        <w:t>군포물류</w:t>
      </w:r>
      <w:r w:rsidRPr="00CD5797">
        <w:rPr>
          <w:rFonts w:hint="eastAsia"/>
          <w:b w:val="0"/>
          <w:sz w:val="22"/>
          <w:szCs w:val="22"/>
        </w:rPr>
        <w:t>센터에서</w:t>
      </w:r>
      <w:r w:rsidRPr="00CD5797">
        <w:rPr>
          <w:rFonts w:hint="eastAsia"/>
          <w:b w:val="0"/>
          <w:sz w:val="22"/>
          <w:szCs w:val="22"/>
        </w:rPr>
        <w:t xml:space="preserve"> </w:t>
      </w:r>
      <w:r w:rsidRPr="00CD5797">
        <w:rPr>
          <w:rFonts w:hint="eastAsia"/>
          <w:b w:val="0"/>
          <w:sz w:val="22"/>
          <w:szCs w:val="22"/>
        </w:rPr>
        <w:t>발생한</w:t>
      </w:r>
      <w:r w:rsidRPr="00CD5797">
        <w:rPr>
          <w:rFonts w:hint="eastAsia"/>
          <w:b w:val="0"/>
          <w:sz w:val="22"/>
          <w:szCs w:val="22"/>
        </w:rPr>
        <w:t xml:space="preserve"> </w:t>
      </w:r>
      <w:r w:rsidRPr="00CD5797">
        <w:rPr>
          <w:rFonts w:hint="eastAsia"/>
          <w:b w:val="0"/>
          <w:sz w:val="22"/>
          <w:szCs w:val="22"/>
        </w:rPr>
        <w:t>화재에</w:t>
      </w:r>
      <w:r w:rsidRPr="00CD5797">
        <w:rPr>
          <w:rFonts w:hint="eastAsia"/>
          <w:b w:val="0"/>
          <w:sz w:val="22"/>
          <w:szCs w:val="22"/>
        </w:rPr>
        <w:t xml:space="preserve"> </w:t>
      </w:r>
      <w:r w:rsidRPr="00CD5797">
        <w:rPr>
          <w:rFonts w:hint="eastAsia"/>
          <w:b w:val="0"/>
          <w:sz w:val="22"/>
          <w:szCs w:val="22"/>
        </w:rPr>
        <w:t>대한</w:t>
      </w:r>
      <w:r w:rsidRPr="00CD5797">
        <w:rPr>
          <w:rFonts w:hint="eastAsia"/>
          <w:b w:val="0"/>
          <w:sz w:val="22"/>
          <w:szCs w:val="22"/>
        </w:rPr>
        <w:t xml:space="preserve"> </w:t>
      </w:r>
      <w:r w:rsidRPr="00CD5797">
        <w:rPr>
          <w:rFonts w:hint="eastAsia"/>
          <w:b w:val="0"/>
          <w:sz w:val="22"/>
          <w:szCs w:val="22"/>
        </w:rPr>
        <w:t>것임</w:t>
      </w:r>
      <w:r w:rsidRPr="00CD5797">
        <w:rPr>
          <w:rFonts w:hint="eastAsia"/>
          <w:b w:val="0"/>
          <w:sz w:val="22"/>
          <w:szCs w:val="22"/>
        </w:rPr>
        <w:t xml:space="preserve">. </w:t>
      </w:r>
      <w:r w:rsidRPr="00CD5797">
        <w:rPr>
          <w:rFonts w:hint="eastAsia"/>
          <w:b w:val="0"/>
          <w:sz w:val="22"/>
          <w:szCs w:val="22"/>
        </w:rPr>
        <w:t>해당</w:t>
      </w:r>
      <w:r w:rsidRPr="00CD5797">
        <w:rPr>
          <w:rFonts w:hint="eastAsia"/>
          <w:b w:val="0"/>
          <w:sz w:val="22"/>
          <w:szCs w:val="22"/>
        </w:rPr>
        <w:t xml:space="preserve"> </w:t>
      </w:r>
      <w:r w:rsidRPr="00CD5797">
        <w:rPr>
          <w:rFonts w:hint="eastAsia"/>
          <w:b w:val="0"/>
          <w:sz w:val="22"/>
          <w:szCs w:val="22"/>
        </w:rPr>
        <w:t>물류센터의</w:t>
      </w:r>
      <w:r w:rsidRPr="00CD5797">
        <w:rPr>
          <w:rFonts w:hint="eastAsia"/>
          <w:b w:val="0"/>
          <w:sz w:val="22"/>
          <w:szCs w:val="22"/>
        </w:rPr>
        <w:t xml:space="preserve"> </w:t>
      </w:r>
      <w:r w:rsidRPr="00CD5797">
        <w:rPr>
          <w:rFonts w:hint="eastAsia"/>
          <w:b w:val="0"/>
          <w:sz w:val="22"/>
          <w:szCs w:val="22"/>
        </w:rPr>
        <w:t>임차인</w:t>
      </w:r>
      <w:r w:rsidRPr="00CD5797">
        <w:rPr>
          <w:rFonts w:hint="eastAsia"/>
          <w:b w:val="0"/>
          <w:sz w:val="22"/>
          <w:szCs w:val="22"/>
        </w:rPr>
        <w:t xml:space="preserve"> </w:t>
      </w:r>
      <w:r w:rsidRPr="00CD5797">
        <w:rPr>
          <w:rFonts w:hint="eastAsia"/>
          <w:b w:val="0"/>
          <w:sz w:val="22"/>
          <w:szCs w:val="22"/>
        </w:rPr>
        <w:t>및</w:t>
      </w:r>
      <w:r w:rsidRPr="00CD5797">
        <w:rPr>
          <w:rFonts w:hint="eastAsia"/>
          <w:b w:val="0"/>
          <w:sz w:val="22"/>
          <w:szCs w:val="22"/>
        </w:rPr>
        <w:t xml:space="preserve"> </w:t>
      </w:r>
      <w:r w:rsidRPr="00CD5797">
        <w:rPr>
          <w:rFonts w:hint="eastAsia"/>
          <w:b w:val="0"/>
          <w:sz w:val="22"/>
          <w:szCs w:val="22"/>
        </w:rPr>
        <w:t>보험회사는</w:t>
      </w:r>
      <w:r w:rsidRPr="00CD5797">
        <w:rPr>
          <w:rFonts w:hint="eastAsia"/>
          <w:b w:val="0"/>
          <w:sz w:val="22"/>
          <w:szCs w:val="22"/>
        </w:rPr>
        <w:t xml:space="preserve"> </w:t>
      </w:r>
      <w:r w:rsidRPr="00CD5797">
        <w:rPr>
          <w:rFonts w:hint="eastAsia"/>
          <w:b w:val="0"/>
          <w:sz w:val="22"/>
          <w:szCs w:val="22"/>
        </w:rPr>
        <w:t>대상회사</w:t>
      </w:r>
      <w:r w:rsidRPr="00CD5797">
        <w:rPr>
          <w:rFonts w:hint="eastAsia"/>
          <w:b w:val="0"/>
          <w:sz w:val="22"/>
          <w:szCs w:val="22"/>
        </w:rPr>
        <w:t xml:space="preserve"> </w:t>
      </w:r>
      <w:r w:rsidRPr="00CD5797">
        <w:rPr>
          <w:rFonts w:hint="eastAsia"/>
          <w:b w:val="0"/>
          <w:sz w:val="22"/>
          <w:szCs w:val="22"/>
        </w:rPr>
        <w:t>및</w:t>
      </w:r>
      <w:r w:rsidRPr="00CD5797">
        <w:rPr>
          <w:rFonts w:hint="eastAsia"/>
          <w:b w:val="0"/>
          <w:sz w:val="22"/>
          <w:szCs w:val="22"/>
        </w:rPr>
        <w:t xml:space="preserve"> </w:t>
      </w:r>
      <w:r w:rsidRPr="00CD5797">
        <w:rPr>
          <w:rFonts w:hint="eastAsia"/>
          <w:b w:val="0"/>
          <w:sz w:val="22"/>
          <w:szCs w:val="22"/>
        </w:rPr>
        <w:t>물류센터의</w:t>
      </w:r>
      <w:r w:rsidRPr="00CD5797">
        <w:rPr>
          <w:rFonts w:hint="eastAsia"/>
          <w:b w:val="0"/>
          <w:sz w:val="22"/>
          <w:szCs w:val="22"/>
        </w:rPr>
        <w:t xml:space="preserve"> </w:t>
      </w:r>
      <w:r w:rsidRPr="00CD5797">
        <w:rPr>
          <w:rFonts w:hint="eastAsia"/>
          <w:b w:val="0"/>
          <w:sz w:val="22"/>
          <w:szCs w:val="22"/>
        </w:rPr>
        <w:t>소유자</w:t>
      </w:r>
      <w:r w:rsidRPr="00CD5797">
        <w:rPr>
          <w:rFonts w:hint="eastAsia"/>
          <w:b w:val="0"/>
          <w:sz w:val="22"/>
          <w:szCs w:val="22"/>
        </w:rPr>
        <w:t>(</w:t>
      </w:r>
      <w:r w:rsidRPr="00CD5797">
        <w:rPr>
          <w:rFonts w:hint="eastAsia"/>
          <w:b w:val="0"/>
          <w:sz w:val="22"/>
          <w:szCs w:val="22"/>
        </w:rPr>
        <w:t>한국복합물류㈜</w:t>
      </w:r>
      <w:r w:rsidRPr="00CD5797">
        <w:rPr>
          <w:rFonts w:hint="eastAsia"/>
          <w:b w:val="0"/>
          <w:sz w:val="22"/>
          <w:szCs w:val="22"/>
        </w:rPr>
        <w:t xml:space="preserve">) </w:t>
      </w:r>
      <w:r w:rsidRPr="00CD5797">
        <w:rPr>
          <w:rFonts w:hint="eastAsia"/>
          <w:b w:val="0"/>
          <w:sz w:val="22"/>
          <w:szCs w:val="22"/>
        </w:rPr>
        <w:t>등에게</w:t>
      </w:r>
      <w:r w:rsidRPr="00CD5797">
        <w:rPr>
          <w:rFonts w:hint="eastAsia"/>
          <w:b w:val="0"/>
          <w:sz w:val="22"/>
          <w:szCs w:val="22"/>
        </w:rPr>
        <w:t xml:space="preserve"> </w:t>
      </w:r>
      <w:r w:rsidRPr="00CD5797">
        <w:rPr>
          <w:rFonts w:hint="eastAsia"/>
          <w:b w:val="0"/>
          <w:sz w:val="22"/>
          <w:szCs w:val="22"/>
        </w:rPr>
        <w:t>손해배상</w:t>
      </w:r>
      <w:r w:rsidRPr="00CD5797">
        <w:rPr>
          <w:rFonts w:hint="eastAsia"/>
          <w:b w:val="0"/>
          <w:sz w:val="22"/>
          <w:szCs w:val="22"/>
        </w:rPr>
        <w:t xml:space="preserve"> </w:t>
      </w:r>
      <w:r w:rsidRPr="00CD5797">
        <w:rPr>
          <w:rFonts w:hint="eastAsia"/>
          <w:b w:val="0"/>
          <w:sz w:val="22"/>
          <w:szCs w:val="22"/>
        </w:rPr>
        <w:t>청구</w:t>
      </w:r>
      <w:r w:rsidRPr="00CD5797">
        <w:rPr>
          <w:rFonts w:hint="eastAsia"/>
          <w:b w:val="0"/>
          <w:sz w:val="22"/>
          <w:szCs w:val="22"/>
        </w:rPr>
        <w:t xml:space="preserve"> </w:t>
      </w:r>
      <w:r w:rsidRPr="00CD5797">
        <w:rPr>
          <w:rFonts w:hint="eastAsia"/>
          <w:b w:val="0"/>
          <w:sz w:val="22"/>
          <w:szCs w:val="22"/>
        </w:rPr>
        <w:t>소송을</w:t>
      </w:r>
      <w:r w:rsidRPr="00CD5797">
        <w:rPr>
          <w:rFonts w:hint="eastAsia"/>
          <w:b w:val="0"/>
          <w:sz w:val="22"/>
          <w:szCs w:val="22"/>
        </w:rPr>
        <w:t xml:space="preserve"> </w:t>
      </w:r>
      <w:r w:rsidRPr="00CD5797">
        <w:rPr>
          <w:rFonts w:hint="eastAsia"/>
          <w:b w:val="0"/>
          <w:sz w:val="22"/>
          <w:szCs w:val="22"/>
        </w:rPr>
        <w:t>제기함</w:t>
      </w:r>
      <w:r w:rsidRPr="00CD5797">
        <w:rPr>
          <w:rFonts w:hint="eastAsia"/>
          <w:b w:val="0"/>
          <w:sz w:val="22"/>
          <w:szCs w:val="22"/>
        </w:rPr>
        <w:t>.</w:t>
      </w: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2215"/>
        <w:gridCol w:w="2123"/>
        <w:gridCol w:w="1559"/>
        <w:gridCol w:w="1560"/>
        <w:gridCol w:w="1275"/>
      </w:tblGrid>
      <w:tr w:rsidR="00026A7E" w:rsidRPr="00EA584D" w14:paraId="2DC42FEE" w14:textId="77777777" w:rsidTr="0091358C">
        <w:trPr>
          <w:trHeight w:val="340"/>
          <w:tblHeader/>
        </w:trPr>
        <w:tc>
          <w:tcPr>
            <w:tcW w:w="2215" w:type="dxa"/>
            <w:tcBorders>
              <w:top w:val="single" w:sz="12" w:space="0" w:color="404040" w:themeColor="text1" w:themeTint="BF"/>
              <w:bottom w:val="single" w:sz="4" w:space="0" w:color="404040" w:themeColor="text1" w:themeTint="BF"/>
            </w:tcBorders>
            <w:shd w:val="clear" w:color="auto" w:fill="DEEEEE"/>
            <w:vAlign w:val="center"/>
          </w:tcPr>
          <w:p w14:paraId="184DF67E" w14:textId="77777777" w:rsidR="00026A7E" w:rsidRPr="00EA584D" w:rsidRDefault="00026A7E" w:rsidP="0091358C">
            <w:pPr>
              <w:spacing w:line="280" w:lineRule="atLeast"/>
              <w:jc w:val="center"/>
              <w:rPr>
                <w:b/>
                <w:sz w:val="20"/>
                <w:szCs w:val="20"/>
              </w:rPr>
            </w:pPr>
            <w:r w:rsidRPr="00EA584D">
              <w:rPr>
                <w:b/>
                <w:sz w:val="20"/>
                <w:szCs w:val="20"/>
              </w:rPr>
              <w:t>당사자</w:t>
            </w:r>
          </w:p>
        </w:tc>
        <w:tc>
          <w:tcPr>
            <w:tcW w:w="2123" w:type="dxa"/>
            <w:tcBorders>
              <w:top w:val="single" w:sz="12" w:space="0" w:color="404040" w:themeColor="text1" w:themeTint="BF"/>
              <w:bottom w:val="single" w:sz="4" w:space="0" w:color="404040" w:themeColor="text1" w:themeTint="BF"/>
            </w:tcBorders>
            <w:shd w:val="clear" w:color="auto" w:fill="DEEEEE"/>
            <w:vAlign w:val="center"/>
          </w:tcPr>
          <w:p w14:paraId="01F60E9A" w14:textId="77777777" w:rsidR="00026A7E" w:rsidRPr="00EA584D" w:rsidRDefault="00026A7E" w:rsidP="0091358C">
            <w:pPr>
              <w:spacing w:line="280" w:lineRule="atLeast"/>
              <w:jc w:val="center"/>
              <w:rPr>
                <w:b/>
                <w:sz w:val="20"/>
                <w:szCs w:val="20"/>
              </w:rPr>
            </w:pPr>
            <w:r w:rsidRPr="00EA584D">
              <w:rPr>
                <w:b/>
                <w:sz w:val="20"/>
                <w:szCs w:val="20"/>
              </w:rPr>
              <w:t>사건</w:t>
            </w:r>
            <w:r w:rsidRPr="00EA584D">
              <w:rPr>
                <w:b/>
                <w:sz w:val="20"/>
                <w:szCs w:val="20"/>
              </w:rPr>
              <w:t xml:space="preserve"> </w:t>
            </w:r>
            <w:r w:rsidRPr="00EA584D">
              <w:rPr>
                <w:b/>
                <w:sz w:val="20"/>
                <w:szCs w:val="20"/>
              </w:rPr>
              <w:t>내용</w:t>
            </w:r>
          </w:p>
        </w:tc>
        <w:tc>
          <w:tcPr>
            <w:tcW w:w="1559" w:type="dxa"/>
            <w:tcBorders>
              <w:top w:val="single" w:sz="12" w:space="0" w:color="404040" w:themeColor="text1" w:themeTint="BF"/>
              <w:bottom w:val="single" w:sz="4" w:space="0" w:color="404040" w:themeColor="text1" w:themeTint="BF"/>
            </w:tcBorders>
            <w:shd w:val="clear" w:color="auto" w:fill="DEEEEE"/>
            <w:vAlign w:val="center"/>
          </w:tcPr>
          <w:p w14:paraId="579AE0B7" w14:textId="77777777" w:rsidR="00026A7E" w:rsidRPr="00EA584D" w:rsidDel="005E160E" w:rsidRDefault="00026A7E" w:rsidP="0091358C">
            <w:pPr>
              <w:spacing w:line="280" w:lineRule="atLeast"/>
              <w:jc w:val="center"/>
              <w:rPr>
                <w:b/>
                <w:sz w:val="20"/>
                <w:szCs w:val="20"/>
              </w:rPr>
            </w:pPr>
            <w:r w:rsidRPr="00EA584D">
              <w:rPr>
                <w:b/>
                <w:sz w:val="20"/>
                <w:szCs w:val="20"/>
              </w:rPr>
              <w:t>소가</w:t>
            </w:r>
            <w:r w:rsidRPr="00EA584D">
              <w:rPr>
                <w:b/>
                <w:sz w:val="20"/>
                <w:szCs w:val="20"/>
              </w:rPr>
              <w:t>(</w:t>
            </w:r>
            <w:r w:rsidRPr="00EA584D">
              <w:rPr>
                <w:b/>
                <w:sz w:val="20"/>
                <w:szCs w:val="20"/>
              </w:rPr>
              <w:t>원</w:t>
            </w:r>
            <w:r w:rsidRPr="00EA584D">
              <w:rPr>
                <w:b/>
                <w:sz w:val="20"/>
                <w:szCs w:val="20"/>
              </w:rPr>
              <w:t>)</w:t>
            </w:r>
          </w:p>
        </w:tc>
        <w:tc>
          <w:tcPr>
            <w:tcW w:w="1560" w:type="dxa"/>
            <w:tcBorders>
              <w:top w:val="single" w:sz="12" w:space="0" w:color="404040" w:themeColor="text1" w:themeTint="BF"/>
              <w:bottom w:val="single" w:sz="4" w:space="0" w:color="404040" w:themeColor="text1" w:themeTint="BF"/>
            </w:tcBorders>
            <w:shd w:val="clear" w:color="auto" w:fill="DEEEEE"/>
            <w:vAlign w:val="center"/>
          </w:tcPr>
          <w:p w14:paraId="6BABC437" w14:textId="77777777" w:rsidR="00026A7E" w:rsidRPr="00EA584D" w:rsidRDefault="00026A7E" w:rsidP="0091358C">
            <w:pPr>
              <w:spacing w:line="280" w:lineRule="atLeast"/>
              <w:jc w:val="center"/>
              <w:rPr>
                <w:b/>
                <w:sz w:val="20"/>
                <w:szCs w:val="20"/>
              </w:rPr>
            </w:pPr>
            <w:r w:rsidRPr="00EA584D">
              <w:rPr>
                <w:b/>
                <w:sz w:val="20"/>
                <w:szCs w:val="20"/>
              </w:rPr>
              <w:t>진행경과</w:t>
            </w:r>
          </w:p>
        </w:tc>
        <w:tc>
          <w:tcPr>
            <w:tcW w:w="1275" w:type="dxa"/>
            <w:tcBorders>
              <w:top w:val="single" w:sz="12" w:space="0" w:color="404040" w:themeColor="text1" w:themeTint="BF"/>
              <w:bottom w:val="single" w:sz="4" w:space="0" w:color="404040" w:themeColor="text1" w:themeTint="BF"/>
            </w:tcBorders>
            <w:shd w:val="clear" w:color="auto" w:fill="DEEEEE"/>
            <w:vAlign w:val="center"/>
          </w:tcPr>
          <w:p w14:paraId="37936CDD" w14:textId="77777777" w:rsidR="00026A7E" w:rsidRPr="00EA584D" w:rsidRDefault="00026A7E" w:rsidP="0091358C">
            <w:pPr>
              <w:spacing w:line="280" w:lineRule="atLeast"/>
              <w:jc w:val="center"/>
              <w:rPr>
                <w:b/>
                <w:sz w:val="20"/>
                <w:szCs w:val="20"/>
              </w:rPr>
            </w:pPr>
            <w:r w:rsidRPr="00EA584D">
              <w:rPr>
                <w:b/>
                <w:sz w:val="20"/>
                <w:szCs w:val="20"/>
              </w:rPr>
              <w:t>소제기일</w:t>
            </w:r>
          </w:p>
        </w:tc>
      </w:tr>
      <w:tr w:rsidR="00026A7E" w:rsidRPr="00CB2B3F" w14:paraId="6D3847DE" w14:textId="77777777" w:rsidTr="0091358C">
        <w:trPr>
          <w:trHeight w:val="624"/>
        </w:trPr>
        <w:tc>
          <w:tcPr>
            <w:tcW w:w="2215" w:type="dxa"/>
            <w:tcBorders>
              <w:top w:val="single" w:sz="4" w:space="0" w:color="404040" w:themeColor="text1" w:themeTint="BF"/>
            </w:tcBorders>
            <w:shd w:val="clear" w:color="auto" w:fill="F2F2F2" w:themeFill="background1" w:themeFillShade="F2"/>
            <w:vAlign w:val="center"/>
          </w:tcPr>
          <w:p w14:paraId="5A6F888A" w14:textId="77777777" w:rsidR="00026A7E" w:rsidRPr="00BA3528"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sidRPr="00BA3528">
              <w:rPr>
                <w:sz w:val="20"/>
                <w:szCs w:val="20"/>
              </w:rPr>
              <w:t>제이스버디</w:t>
            </w:r>
            <w:proofErr w:type="spellEnd"/>
            <w:r w:rsidRPr="00BA3528">
              <w:rPr>
                <w:sz w:val="20"/>
                <w:szCs w:val="20"/>
              </w:rPr>
              <w:t xml:space="preserve">, </w:t>
            </w:r>
            <w:r>
              <w:rPr>
                <w:sz w:val="20"/>
                <w:szCs w:val="20"/>
              </w:rPr>
              <w:br/>
            </w:r>
            <w:proofErr w:type="spellStart"/>
            <w:r w:rsidRPr="00BA3528">
              <w:rPr>
                <w:sz w:val="20"/>
                <w:szCs w:val="20"/>
              </w:rPr>
              <w:t>유연자</w:t>
            </w:r>
            <w:proofErr w:type="spellEnd"/>
            <w:r w:rsidRPr="00BA3528">
              <w:rPr>
                <w:sz w:val="20"/>
                <w:szCs w:val="20"/>
              </w:rPr>
              <w:t xml:space="preserve">, </w:t>
            </w:r>
            <w:r w:rsidRPr="00BA3528">
              <w:rPr>
                <w:sz w:val="20"/>
                <w:szCs w:val="20"/>
              </w:rPr>
              <w:t>장재열</w:t>
            </w:r>
          </w:p>
          <w:p w14:paraId="03D5F020"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sidRPr="003C17B9">
              <w:rPr>
                <w:b/>
                <w:sz w:val="20"/>
                <w:szCs w:val="20"/>
                <w:u w:val="single"/>
              </w:rPr>
              <w:t>대상회사</w:t>
            </w:r>
          </w:p>
        </w:tc>
        <w:tc>
          <w:tcPr>
            <w:tcW w:w="2123" w:type="dxa"/>
            <w:tcBorders>
              <w:top w:val="single" w:sz="4" w:space="0" w:color="404040" w:themeColor="text1" w:themeTint="BF"/>
            </w:tcBorders>
            <w:shd w:val="clear" w:color="auto" w:fill="FFFFFF" w:themeFill="background1"/>
            <w:vAlign w:val="center"/>
          </w:tcPr>
          <w:p w14:paraId="4169B4DF" w14:textId="77777777" w:rsidR="00026A7E" w:rsidRPr="00BA3528" w:rsidRDefault="00026A7E" w:rsidP="0091358C">
            <w:pPr>
              <w:spacing w:line="280" w:lineRule="atLeast"/>
              <w:jc w:val="center"/>
              <w:rPr>
                <w:sz w:val="20"/>
                <w:szCs w:val="20"/>
              </w:rPr>
            </w:pPr>
            <w:r w:rsidRPr="00BA3528">
              <w:rPr>
                <w:sz w:val="20"/>
                <w:szCs w:val="20"/>
              </w:rPr>
              <w:t>군포</w:t>
            </w:r>
            <w:r w:rsidRPr="00BA3528">
              <w:rPr>
                <w:sz w:val="20"/>
                <w:szCs w:val="20"/>
              </w:rPr>
              <w:t xml:space="preserve"> </w:t>
            </w:r>
            <w:r w:rsidRPr="00BA3528">
              <w:rPr>
                <w:sz w:val="20"/>
                <w:szCs w:val="20"/>
              </w:rPr>
              <w:t>물류창고</w:t>
            </w:r>
            <w:r w:rsidRPr="00BA3528">
              <w:rPr>
                <w:sz w:val="20"/>
                <w:szCs w:val="20"/>
              </w:rPr>
              <w:t xml:space="preserve"> </w:t>
            </w:r>
            <w:r w:rsidRPr="00BA3528">
              <w:rPr>
                <w:sz w:val="20"/>
                <w:szCs w:val="20"/>
              </w:rPr>
              <w:t>화재</w:t>
            </w:r>
            <w:r w:rsidRPr="00BA3528">
              <w:rPr>
                <w:sz w:val="20"/>
                <w:szCs w:val="20"/>
              </w:rPr>
              <w:t xml:space="preserve"> </w:t>
            </w:r>
            <w:proofErr w:type="spellStart"/>
            <w:r w:rsidRPr="00BA3528">
              <w:rPr>
                <w:sz w:val="20"/>
                <w:szCs w:val="20"/>
              </w:rPr>
              <w:t>중실화</w:t>
            </w:r>
            <w:proofErr w:type="spellEnd"/>
          </w:p>
        </w:tc>
        <w:tc>
          <w:tcPr>
            <w:tcW w:w="1559" w:type="dxa"/>
            <w:tcBorders>
              <w:top w:val="single" w:sz="4" w:space="0" w:color="404040" w:themeColor="text1" w:themeTint="BF"/>
            </w:tcBorders>
            <w:shd w:val="clear" w:color="auto" w:fill="FFFFFF" w:themeFill="background1"/>
            <w:vAlign w:val="center"/>
          </w:tcPr>
          <w:p w14:paraId="0F4CA02A" w14:textId="77777777" w:rsidR="00026A7E" w:rsidRPr="00BA3528" w:rsidDel="005E160E" w:rsidRDefault="00026A7E" w:rsidP="0091358C">
            <w:pPr>
              <w:spacing w:line="280" w:lineRule="atLeast"/>
              <w:jc w:val="center"/>
              <w:rPr>
                <w:sz w:val="20"/>
                <w:szCs w:val="20"/>
              </w:rPr>
            </w:pPr>
            <w:r w:rsidRPr="00BA3528">
              <w:rPr>
                <w:sz w:val="20"/>
                <w:szCs w:val="20"/>
              </w:rPr>
              <w:t>₩754,477,340</w:t>
            </w:r>
          </w:p>
        </w:tc>
        <w:tc>
          <w:tcPr>
            <w:tcW w:w="1560" w:type="dxa"/>
            <w:tcBorders>
              <w:top w:val="single" w:sz="4" w:space="0" w:color="404040" w:themeColor="text1" w:themeTint="BF"/>
            </w:tcBorders>
            <w:shd w:val="clear" w:color="auto" w:fill="FFFFFF" w:themeFill="background1"/>
            <w:vAlign w:val="center"/>
          </w:tcPr>
          <w:p w14:paraId="09A913DF" w14:textId="77777777" w:rsidR="00026A7E" w:rsidRDefault="00026A7E" w:rsidP="0091358C">
            <w:pPr>
              <w:spacing w:line="280" w:lineRule="atLeast"/>
              <w:jc w:val="center"/>
              <w:rPr>
                <w:sz w:val="20"/>
                <w:szCs w:val="20"/>
              </w:rPr>
            </w:pPr>
            <w:r w:rsidRPr="00BA3528">
              <w:rPr>
                <w:sz w:val="20"/>
                <w:szCs w:val="20"/>
              </w:rPr>
              <w:t xml:space="preserve">2021. 8. 26. </w:t>
            </w:r>
          </w:p>
          <w:p w14:paraId="366C16B9" w14:textId="77777777" w:rsidR="00026A7E" w:rsidRPr="00BA3528" w:rsidRDefault="00026A7E" w:rsidP="0091358C">
            <w:pPr>
              <w:spacing w:line="280" w:lineRule="atLeast"/>
              <w:jc w:val="center"/>
              <w:rPr>
                <w:sz w:val="20"/>
                <w:szCs w:val="20"/>
              </w:rPr>
            </w:pPr>
            <w:r w:rsidRPr="00BA3528">
              <w:rPr>
                <w:sz w:val="20"/>
                <w:szCs w:val="20"/>
              </w:rPr>
              <w:t>변론기일</w:t>
            </w:r>
            <w:r w:rsidRPr="00BA3528">
              <w:rPr>
                <w:sz w:val="20"/>
                <w:szCs w:val="20"/>
              </w:rPr>
              <w:t xml:space="preserve"> </w:t>
            </w:r>
            <w:r w:rsidRPr="00BA3528">
              <w:rPr>
                <w:sz w:val="20"/>
                <w:szCs w:val="20"/>
              </w:rPr>
              <w:t>지정</w:t>
            </w:r>
          </w:p>
        </w:tc>
        <w:tc>
          <w:tcPr>
            <w:tcW w:w="1275" w:type="dxa"/>
            <w:tcBorders>
              <w:top w:val="single" w:sz="4" w:space="0" w:color="404040" w:themeColor="text1" w:themeTint="BF"/>
            </w:tcBorders>
            <w:shd w:val="clear" w:color="auto" w:fill="FFFFFF" w:themeFill="background1"/>
            <w:vAlign w:val="center"/>
          </w:tcPr>
          <w:p w14:paraId="6BB08056" w14:textId="77777777" w:rsidR="00026A7E" w:rsidRPr="00BA3528" w:rsidRDefault="00026A7E" w:rsidP="0091358C">
            <w:pPr>
              <w:spacing w:line="280" w:lineRule="atLeast"/>
              <w:jc w:val="center"/>
              <w:rPr>
                <w:sz w:val="20"/>
                <w:szCs w:val="20"/>
              </w:rPr>
            </w:pPr>
            <w:r w:rsidRPr="00BA3528">
              <w:rPr>
                <w:sz w:val="20"/>
                <w:szCs w:val="20"/>
              </w:rPr>
              <w:t>2020</w:t>
            </w:r>
            <w:r>
              <w:rPr>
                <w:sz w:val="20"/>
                <w:szCs w:val="20"/>
              </w:rPr>
              <w:t xml:space="preserve">. </w:t>
            </w:r>
            <w:r w:rsidRPr="00BA3528">
              <w:rPr>
                <w:sz w:val="20"/>
                <w:szCs w:val="20"/>
              </w:rPr>
              <w:t>11</w:t>
            </w:r>
            <w:r>
              <w:rPr>
                <w:sz w:val="20"/>
                <w:szCs w:val="20"/>
              </w:rPr>
              <w:t xml:space="preserve">. </w:t>
            </w:r>
            <w:r w:rsidRPr="00BA3528">
              <w:rPr>
                <w:sz w:val="20"/>
                <w:szCs w:val="20"/>
              </w:rPr>
              <w:t>4</w:t>
            </w:r>
            <w:r>
              <w:rPr>
                <w:sz w:val="20"/>
                <w:szCs w:val="20"/>
              </w:rPr>
              <w:t>.</w:t>
            </w:r>
          </w:p>
        </w:tc>
      </w:tr>
      <w:tr w:rsidR="00026A7E" w:rsidRPr="00CB2B3F" w14:paraId="53A59698" w14:textId="77777777" w:rsidTr="0091358C">
        <w:trPr>
          <w:trHeight w:val="624"/>
        </w:trPr>
        <w:tc>
          <w:tcPr>
            <w:tcW w:w="2215" w:type="dxa"/>
            <w:shd w:val="clear" w:color="auto" w:fill="F2F2F2" w:themeFill="background1" w:themeFillShade="F2"/>
            <w:vAlign w:val="center"/>
          </w:tcPr>
          <w:p w14:paraId="232A0DC1" w14:textId="77777777" w:rsidR="00026A7E"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sidRPr="00BA3528">
              <w:rPr>
                <w:sz w:val="20"/>
                <w:szCs w:val="20"/>
              </w:rPr>
              <w:t>미쓰이스미토</w:t>
            </w:r>
            <w:proofErr w:type="spellEnd"/>
          </w:p>
          <w:p w14:paraId="1F5E7391" w14:textId="77777777" w:rsidR="00026A7E" w:rsidRPr="00BA3528" w:rsidRDefault="00026A7E" w:rsidP="0091358C">
            <w:pPr>
              <w:spacing w:line="280" w:lineRule="atLeast"/>
              <w:ind w:left="567"/>
              <w:jc w:val="left"/>
              <w:rPr>
                <w:sz w:val="20"/>
                <w:szCs w:val="20"/>
              </w:rPr>
            </w:pPr>
            <w:r w:rsidRPr="00BA3528">
              <w:rPr>
                <w:sz w:val="20"/>
                <w:szCs w:val="20"/>
              </w:rPr>
              <w:t>모해상화재보험</w:t>
            </w:r>
          </w:p>
          <w:p w14:paraId="05843BF9"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sidRPr="003C17B9">
              <w:rPr>
                <w:b/>
                <w:sz w:val="20"/>
                <w:szCs w:val="20"/>
                <w:u w:val="single"/>
              </w:rPr>
              <w:t>대상회사</w:t>
            </w:r>
          </w:p>
        </w:tc>
        <w:tc>
          <w:tcPr>
            <w:tcW w:w="2123" w:type="dxa"/>
            <w:shd w:val="clear" w:color="auto" w:fill="FFFFFF" w:themeFill="background1"/>
            <w:vAlign w:val="center"/>
          </w:tcPr>
          <w:p w14:paraId="3CFD7F12" w14:textId="77777777" w:rsidR="00026A7E" w:rsidRPr="00BA3528" w:rsidRDefault="00026A7E" w:rsidP="0091358C">
            <w:pPr>
              <w:spacing w:line="280" w:lineRule="atLeast"/>
              <w:jc w:val="center"/>
              <w:rPr>
                <w:sz w:val="20"/>
                <w:szCs w:val="20"/>
              </w:rPr>
            </w:pPr>
            <w:r w:rsidRPr="00BA3528">
              <w:rPr>
                <w:sz w:val="20"/>
                <w:szCs w:val="20"/>
              </w:rPr>
              <w:t>군포</w:t>
            </w:r>
            <w:r w:rsidRPr="00BA3528">
              <w:rPr>
                <w:sz w:val="20"/>
                <w:szCs w:val="20"/>
              </w:rPr>
              <w:t xml:space="preserve"> </w:t>
            </w:r>
            <w:r w:rsidRPr="00BA3528">
              <w:rPr>
                <w:sz w:val="20"/>
                <w:szCs w:val="20"/>
              </w:rPr>
              <w:t>물류창고</w:t>
            </w:r>
            <w:r w:rsidRPr="00BA3528">
              <w:rPr>
                <w:sz w:val="20"/>
                <w:szCs w:val="20"/>
              </w:rPr>
              <w:t xml:space="preserve"> </w:t>
            </w:r>
            <w:r w:rsidRPr="00BA3528">
              <w:rPr>
                <w:sz w:val="20"/>
                <w:szCs w:val="20"/>
              </w:rPr>
              <w:t>화재</w:t>
            </w:r>
            <w:r w:rsidRPr="00BA3528">
              <w:rPr>
                <w:sz w:val="20"/>
                <w:szCs w:val="20"/>
              </w:rPr>
              <w:t xml:space="preserve"> </w:t>
            </w:r>
            <w:proofErr w:type="spellStart"/>
            <w:r w:rsidRPr="00BA3528">
              <w:rPr>
                <w:sz w:val="20"/>
                <w:szCs w:val="20"/>
              </w:rPr>
              <w:t>중실화</w:t>
            </w:r>
            <w:proofErr w:type="spellEnd"/>
          </w:p>
        </w:tc>
        <w:tc>
          <w:tcPr>
            <w:tcW w:w="1559" w:type="dxa"/>
            <w:shd w:val="clear" w:color="auto" w:fill="FFFFFF" w:themeFill="background1"/>
            <w:vAlign w:val="center"/>
          </w:tcPr>
          <w:p w14:paraId="6400B78B" w14:textId="77777777" w:rsidR="00026A7E" w:rsidRPr="00BA3528" w:rsidDel="005E160E" w:rsidRDefault="00026A7E" w:rsidP="0091358C">
            <w:pPr>
              <w:spacing w:line="280" w:lineRule="atLeast"/>
              <w:jc w:val="center"/>
              <w:rPr>
                <w:sz w:val="20"/>
                <w:szCs w:val="20"/>
              </w:rPr>
            </w:pPr>
            <w:r w:rsidRPr="00BA3528">
              <w:rPr>
                <w:sz w:val="20"/>
                <w:szCs w:val="20"/>
              </w:rPr>
              <w:t>₩722,333,575</w:t>
            </w:r>
          </w:p>
        </w:tc>
        <w:tc>
          <w:tcPr>
            <w:tcW w:w="1560" w:type="dxa"/>
            <w:shd w:val="clear" w:color="auto" w:fill="FFFFFF" w:themeFill="background1"/>
            <w:vAlign w:val="center"/>
          </w:tcPr>
          <w:p w14:paraId="0A8E3FD1" w14:textId="77777777" w:rsidR="00026A7E" w:rsidRPr="00BA3528" w:rsidRDefault="00026A7E" w:rsidP="0091358C">
            <w:pPr>
              <w:spacing w:line="280" w:lineRule="atLeast"/>
              <w:jc w:val="center"/>
              <w:rPr>
                <w:sz w:val="20"/>
                <w:szCs w:val="20"/>
              </w:rPr>
            </w:pPr>
            <w:r w:rsidRPr="00BA3528">
              <w:rPr>
                <w:sz w:val="20"/>
                <w:szCs w:val="20"/>
              </w:rPr>
              <w:t>기일</w:t>
            </w:r>
            <w:r w:rsidRPr="00BA3528">
              <w:rPr>
                <w:sz w:val="20"/>
                <w:szCs w:val="20"/>
              </w:rPr>
              <w:t xml:space="preserve"> </w:t>
            </w:r>
            <w:r w:rsidRPr="00BA3528">
              <w:rPr>
                <w:sz w:val="20"/>
                <w:szCs w:val="20"/>
              </w:rPr>
              <w:t>지정되지</w:t>
            </w:r>
            <w:r w:rsidRPr="00BA3528">
              <w:rPr>
                <w:sz w:val="20"/>
                <w:szCs w:val="20"/>
              </w:rPr>
              <w:t xml:space="preserve"> </w:t>
            </w:r>
            <w:r w:rsidRPr="00BA3528">
              <w:rPr>
                <w:sz w:val="20"/>
                <w:szCs w:val="20"/>
              </w:rPr>
              <w:t>않음</w:t>
            </w:r>
          </w:p>
        </w:tc>
        <w:tc>
          <w:tcPr>
            <w:tcW w:w="1275" w:type="dxa"/>
            <w:shd w:val="clear" w:color="auto" w:fill="FFFFFF" w:themeFill="background1"/>
            <w:vAlign w:val="center"/>
          </w:tcPr>
          <w:p w14:paraId="0E32F31F" w14:textId="77777777" w:rsidR="00026A7E" w:rsidRPr="00BA3528" w:rsidRDefault="00026A7E" w:rsidP="0091358C">
            <w:pPr>
              <w:spacing w:line="280" w:lineRule="atLeast"/>
              <w:jc w:val="center"/>
              <w:rPr>
                <w:sz w:val="20"/>
                <w:szCs w:val="20"/>
              </w:rPr>
            </w:pPr>
            <w:r w:rsidRPr="00BA3528">
              <w:rPr>
                <w:sz w:val="20"/>
                <w:szCs w:val="20"/>
              </w:rPr>
              <w:t>2021</w:t>
            </w:r>
            <w:r>
              <w:rPr>
                <w:sz w:val="20"/>
                <w:szCs w:val="20"/>
              </w:rPr>
              <w:t xml:space="preserve">. </w:t>
            </w:r>
            <w:r w:rsidRPr="00BA3528">
              <w:rPr>
                <w:sz w:val="20"/>
                <w:szCs w:val="20"/>
              </w:rPr>
              <w:t>4</w:t>
            </w:r>
            <w:r>
              <w:rPr>
                <w:sz w:val="20"/>
                <w:szCs w:val="20"/>
              </w:rPr>
              <w:t xml:space="preserve">. </w:t>
            </w:r>
            <w:r w:rsidRPr="00BA3528">
              <w:rPr>
                <w:sz w:val="20"/>
                <w:szCs w:val="20"/>
              </w:rPr>
              <w:t>20</w:t>
            </w:r>
            <w:r>
              <w:rPr>
                <w:sz w:val="20"/>
                <w:szCs w:val="20"/>
              </w:rPr>
              <w:t>.</w:t>
            </w:r>
          </w:p>
        </w:tc>
      </w:tr>
      <w:tr w:rsidR="00026A7E" w:rsidRPr="00CB2B3F" w14:paraId="176E0ED3" w14:textId="77777777" w:rsidTr="0091358C">
        <w:trPr>
          <w:trHeight w:val="624"/>
        </w:trPr>
        <w:tc>
          <w:tcPr>
            <w:tcW w:w="2215" w:type="dxa"/>
            <w:shd w:val="clear" w:color="auto" w:fill="F2F2F2" w:themeFill="background1" w:themeFillShade="F2"/>
            <w:vAlign w:val="center"/>
          </w:tcPr>
          <w:p w14:paraId="128F371D" w14:textId="77777777" w:rsidR="00026A7E" w:rsidRPr="00BA3528"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r w:rsidRPr="00BA3528">
              <w:rPr>
                <w:sz w:val="20"/>
                <w:szCs w:val="20"/>
              </w:rPr>
              <w:t>태승물류</w:t>
            </w:r>
          </w:p>
          <w:p w14:paraId="1B420A9C"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sidRPr="003C17B9">
              <w:rPr>
                <w:b/>
                <w:sz w:val="20"/>
                <w:szCs w:val="20"/>
                <w:u w:val="single"/>
              </w:rPr>
              <w:t>대상회사</w:t>
            </w:r>
          </w:p>
        </w:tc>
        <w:tc>
          <w:tcPr>
            <w:tcW w:w="2123" w:type="dxa"/>
            <w:shd w:val="clear" w:color="auto" w:fill="FFFFFF" w:themeFill="background1"/>
            <w:vAlign w:val="center"/>
          </w:tcPr>
          <w:p w14:paraId="4F9DC98E" w14:textId="77777777" w:rsidR="00026A7E" w:rsidRPr="00BA3528" w:rsidRDefault="00026A7E" w:rsidP="0091358C">
            <w:pPr>
              <w:spacing w:line="280" w:lineRule="atLeast"/>
              <w:jc w:val="center"/>
              <w:rPr>
                <w:sz w:val="20"/>
                <w:szCs w:val="20"/>
              </w:rPr>
            </w:pPr>
            <w:r w:rsidRPr="00BA3528">
              <w:rPr>
                <w:sz w:val="20"/>
                <w:szCs w:val="20"/>
              </w:rPr>
              <w:t>군포</w:t>
            </w:r>
            <w:r w:rsidRPr="00BA3528">
              <w:rPr>
                <w:sz w:val="20"/>
                <w:szCs w:val="20"/>
              </w:rPr>
              <w:t xml:space="preserve"> </w:t>
            </w:r>
            <w:r w:rsidRPr="00BA3528">
              <w:rPr>
                <w:sz w:val="20"/>
                <w:szCs w:val="20"/>
              </w:rPr>
              <w:t>물류창고</w:t>
            </w:r>
            <w:r w:rsidRPr="00BA3528">
              <w:rPr>
                <w:sz w:val="20"/>
                <w:szCs w:val="20"/>
              </w:rPr>
              <w:t xml:space="preserve"> </w:t>
            </w:r>
            <w:r w:rsidRPr="00BA3528">
              <w:rPr>
                <w:sz w:val="20"/>
                <w:szCs w:val="20"/>
              </w:rPr>
              <w:t>화재</w:t>
            </w:r>
            <w:r w:rsidRPr="00BA3528">
              <w:rPr>
                <w:sz w:val="20"/>
                <w:szCs w:val="20"/>
              </w:rPr>
              <w:t xml:space="preserve"> </w:t>
            </w:r>
            <w:proofErr w:type="spellStart"/>
            <w:r w:rsidRPr="00BA3528">
              <w:rPr>
                <w:sz w:val="20"/>
                <w:szCs w:val="20"/>
              </w:rPr>
              <w:t>중실화</w:t>
            </w:r>
            <w:proofErr w:type="spellEnd"/>
          </w:p>
        </w:tc>
        <w:tc>
          <w:tcPr>
            <w:tcW w:w="1559" w:type="dxa"/>
            <w:shd w:val="clear" w:color="auto" w:fill="FFFFFF" w:themeFill="background1"/>
            <w:vAlign w:val="center"/>
          </w:tcPr>
          <w:p w14:paraId="734A1FFA" w14:textId="77777777" w:rsidR="00026A7E" w:rsidRPr="00BA3528" w:rsidDel="005E160E" w:rsidRDefault="00026A7E" w:rsidP="0091358C">
            <w:pPr>
              <w:spacing w:line="280" w:lineRule="atLeast"/>
              <w:jc w:val="center"/>
              <w:rPr>
                <w:sz w:val="20"/>
                <w:szCs w:val="20"/>
              </w:rPr>
            </w:pPr>
            <w:r w:rsidRPr="00BA3528">
              <w:rPr>
                <w:sz w:val="20"/>
                <w:szCs w:val="20"/>
              </w:rPr>
              <w:t>₩633,039,618</w:t>
            </w:r>
          </w:p>
        </w:tc>
        <w:tc>
          <w:tcPr>
            <w:tcW w:w="1560" w:type="dxa"/>
            <w:shd w:val="clear" w:color="auto" w:fill="FFFFFF" w:themeFill="background1"/>
            <w:vAlign w:val="center"/>
          </w:tcPr>
          <w:p w14:paraId="7DB9C063" w14:textId="77777777" w:rsidR="00026A7E" w:rsidRPr="00BA3528" w:rsidRDefault="00026A7E" w:rsidP="0091358C">
            <w:pPr>
              <w:spacing w:line="280" w:lineRule="atLeast"/>
              <w:jc w:val="center"/>
              <w:rPr>
                <w:sz w:val="20"/>
                <w:szCs w:val="20"/>
              </w:rPr>
            </w:pPr>
            <w:r w:rsidRPr="00BA3528">
              <w:rPr>
                <w:sz w:val="20"/>
                <w:szCs w:val="20"/>
              </w:rPr>
              <w:t>2021.8.20</w:t>
            </w:r>
          </w:p>
          <w:p w14:paraId="5A169EDC" w14:textId="77777777" w:rsidR="00026A7E" w:rsidRPr="00BA3528" w:rsidRDefault="00026A7E" w:rsidP="0091358C">
            <w:pPr>
              <w:spacing w:line="280" w:lineRule="atLeast"/>
              <w:jc w:val="center"/>
              <w:rPr>
                <w:sz w:val="20"/>
                <w:szCs w:val="20"/>
              </w:rPr>
            </w:pPr>
            <w:r w:rsidRPr="00BA3528">
              <w:rPr>
                <w:sz w:val="20"/>
                <w:szCs w:val="20"/>
              </w:rPr>
              <w:t>변론기일</w:t>
            </w:r>
            <w:r w:rsidRPr="00BA3528">
              <w:rPr>
                <w:sz w:val="20"/>
                <w:szCs w:val="20"/>
              </w:rPr>
              <w:t xml:space="preserve"> </w:t>
            </w:r>
            <w:r w:rsidRPr="00BA3528">
              <w:rPr>
                <w:sz w:val="20"/>
                <w:szCs w:val="20"/>
              </w:rPr>
              <w:t>지정</w:t>
            </w:r>
          </w:p>
        </w:tc>
        <w:tc>
          <w:tcPr>
            <w:tcW w:w="1275" w:type="dxa"/>
            <w:shd w:val="clear" w:color="auto" w:fill="FFFFFF" w:themeFill="background1"/>
            <w:vAlign w:val="center"/>
          </w:tcPr>
          <w:p w14:paraId="30D9325E" w14:textId="77777777" w:rsidR="00026A7E" w:rsidRPr="00BA3528" w:rsidRDefault="00026A7E" w:rsidP="0091358C">
            <w:pPr>
              <w:spacing w:line="280" w:lineRule="atLeast"/>
              <w:jc w:val="center"/>
              <w:rPr>
                <w:sz w:val="20"/>
                <w:szCs w:val="20"/>
              </w:rPr>
            </w:pPr>
            <w:r w:rsidRPr="00BA3528">
              <w:rPr>
                <w:sz w:val="20"/>
                <w:szCs w:val="20"/>
              </w:rPr>
              <w:t>2020</w:t>
            </w:r>
            <w:r>
              <w:rPr>
                <w:sz w:val="20"/>
                <w:szCs w:val="20"/>
              </w:rPr>
              <w:t xml:space="preserve">. </w:t>
            </w:r>
            <w:r w:rsidRPr="00BA3528">
              <w:rPr>
                <w:sz w:val="20"/>
                <w:szCs w:val="20"/>
              </w:rPr>
              <w:t>3</w:t>
            </w:r>
            <w:r>
              <w:rPr>
                <w:sz w:val="20"/>
                <w:szCs w:val="20"/>
              </w:rPr>
              <w:t xml:space="preserve">. </w:t>
            </w:r>
            <w:r w:rsidRPr="00BA3528">
              <w:rPr>
                <w:sz w:val="20"/>
                <w:szCs w:val="20"/>
              </w:rPr>
              <w:t>23</w:t>
            </w:r>
            <w:r>
              <w:rPr>
                <w:sz w:val="20"/>
                <w:szCs w:val="20"/>
              </w:rPr>
              <w:t>.</w:t>
            </w:r>
          </w:p>
        </w:tc>
      </w:tr>
      <w:tr w:rsidR="00026A7E" w:rsidRPr="00CB2B3F" w14:paraId="10003A61" w14:textId="77777777" w:rsidTr="0091358C">
        <w:trPr>
          <w:trHeight w:val="624"/>
        </w:trPr>
        <w:tc>
          <w:tcPr>
            <w:tcW w:w="2215" w:type="dxa"/>
            <w:shd w:val="clear" w:color="auto" w:fill="F2F2F2" w:themeFill="background1" w:themeFillShade="F2"/>
            <w:vAlign w:val="center"/>
          </w:tcPr>
          <w:p w14:paraId="743B83D9" w14:textId="77777777" w:rsidR="00026A7E"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sidRPr="00BA3528">
              <w:rPr>
                <w:sz w:val="20"/>
                <w:szCs w:val="20"/>
              </w:rPr>
              <w:t>미쓰이스미토</w:t>
            </w:r>
            <w:proofErr w:type="spellEnd"/>
          </w:p>
          <w:p w14:paraId="2A3E1BD0" w14:textId="77777777" w:rsidR="00026A7E" w:rsidRPr="00BA3528" w:rsidRDefault="00026A7E" w:rsidP="0091358C">
            <w:pPr>
              <w:spacing w:line="280" w:lineRule="atLeast"/>
              <w:ind w:left="567"/>
              <w:jc w:val="left"/>
              <w:rPr>
                <w:sz w:val="20"/>
                <w:szCs w:val="20"/>
              </w:rPr>
            </w:pPr>
            <w:r w:rsidRPr="00BA3528">
              <w:rPr>
                <w:sz w:val="20"/>
                <w:szCs w:val="20"/>
              </w:rPr>
              <w:t>모해상화재보</w:t>
            </w:r>
          </w:p>
          <w:p w14:paraId="2BBDB755"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sidRPr="003C17B9">
              <w:rPr>
                <w:b/>
                <w:sz w:val="20"/>
                <w:szCs w:val="20"/>
                <w:u w:val="single"/>
              </w:rPr>
              <w:t>대상회사</w:t>
            </w:r>
          </w:p>
        </w:tc>
        <w:tc>
          <w:tcPr>
            <w:tcW w:w="2123" w:type="dxa"/>
            <w:shd w:val="clear" w:color="auto" w:fill="FFFFFF" w:themeFill="background1"/>
            <w:vAlign w:val="center"/>
          </w:tcPr>
          <w:p w14:paraId="282EF745" w14:textId="77777777" w:rsidR="00026A7E" w:rsidRPr="00BA3528" w:rsidRDefault="00026A7E" w:rsidP="0091358C">
            <w:pPr>
              <w:spacing w:line="280" w:lineRule="atLeast"/>
              <w:jc w:val="center"/>
              <w:rPr>
                <w:sz w:val="20"/>
                <w:szCs w:val="20"/>
              </w:rPr>
            </w:pPr>
            <w:r w:rsidRPr="00BA3528">
              <w:rPr>
                <w:sz w:val="20"/>
                <w:szCs w:val="20"/>
              </w:rPr>
              <w:t>군포</w:t>
            </w:r>
            <w:r w:rsidRPr="00BA3528">
              <w:rPr>
                <w:sz w:val="20"/>
                <w:szCs w:val="20"/>
              </w:rPr>
              <w:t xml:space="preserve"> </w:t>
            </w:r>
            <w:r w:rsidRPr="00BA3528">
              <w:rPr>
                <w:sz w:val="20"/>
                <w:szCs w:val="20"/>
              </w:rPr>
              <w:t>물류창고</w:t>
            </w:r>
            <w:r w:rsidRPr="00BA3528">
              <w:rPr>
                <w:sz w:val="20"/>
                <w:szCs w:val="20"/>
              </w:rPr>
              <w:t xml:space="preserve"> </w:t>
            </w:r>
            <w:r w:rsidRPr="00BA3528">
              <w:rPr>
                <w:sz w:val="20"/>
                <w:szCs w:val="20"/>
              </w:rPr>
              <w:t>화재</w:t>
            </w:r>
            <w:r w:rsidRPr="00BA3528">
              <w:rPr>
                <w:sz w:val="20"/>
                <w:szCs w:val="20"/>
              </w:rPr>
              <w:t xml:space="preserve"> </w:t>
            </w:r>
            <w:proofErr w:type="spellStart"/>
            <w:r w:rsidRPr="00BA3528">
              <w:rPr>
                <w:sz w:val="20"/>
                <w:szCs w:val="20"/>
              </w:rPr>
              <w:t>중실화</w:t>
            </w:r>
            <w:proofErr w:type="spellEnd"/>
          </w:p>
        </w:tc>
        <w:tc>
          <w:tcPr>
            <w:tcW w:w="1559" w:type="dxa"/>
            <w:shd w:val="clear" w:color="auto" w:fill="FFFFFF" w:themeFill="background1"/>
            <w:vAlign w:val="center"/>
          </w:tcPr>
          <w:p w14:paraId="2CD0DF2B" w14:textId="77777777" w:rsidR="00026A7E" w:rsidRPr="00BA3528" w:rsidDel="005E160E" w:rsidRDefault="00026A7E" w:rsidP="0091358C">
            <w:pPr>
              <w:spacing w:line="280" w:lineRule="atLeast"/>
              <w:jc w:val="center"/>
              <w:rPr>
                <w:sz w:val="20"/>
                <w:szCs w:val="20"/>
              </w:rPr>
            </w:pPr>
            <w:r w:rsidRPr="00BA3528">
              <w:rPr>
                <w:sz w:val="20"/>
                <w:szCs w:val="20"/>
              </w:rPr>
              <w:t>₩599,147,809</w:t>
            </w:r>
          </w:p>
        </w:tc>
        <w:tc>
          <w:tcPr>
            <w:tcW w:w="1560" w:type="dxa"/>
            <w:shd w:val="clear" w:color="auto" w:fill="FFFFFF" w:themeFill="background1"/>
            <w:vAlign w:val="center"/>
          </w:tcPr>
          <w:p w14:paraId="640E4AF0" w14:textId="77777777" w:rsidR="00026A7E" w:rsidRPr="00BA3528" w:rsidRDefault="00026A7E" w:rsidP="0091358C">
            <w:pPr>
              <w:spacing w:line="280" w:lineRule="atLeast"/>
              <w:jc w:val="center"/>
              <w:rPr>
                <w:sz w:val="20"/>
                <w:szCs w:val="20"/>
              </w:rPr>
            </w:pPr>
            <w:r w:rsidRPr="00BA3528">
              <w:rPr>
                <w:sz w:val="20"/>
                <w:szCs w:val="20"/>
              </w:rPr>
              <w:t>2021.9.1</w:t>
            </w:r>
          </w:p>
          <w:p w14:paraId="135DBC9F" w14:textId="77777777" w:rsidR="00026A7E" w:rsidRPr="00BA3528" w:rsidRDefault="00026A7E" w:rsidP="0091358C">
            <w:pPr>
              <w:spacing w:line="280" w:lineRule="atLeast"/>
              <w:jc w:val="center"/>
              <w:rPr>
                <w:sz w:val="20"/>
                <w:szCs w:val="20"/>
              </w:rPr>
            </w:pPr>
            <w:r w:rsidRPr="00BA3528">
              <w:rPr>
                <w:sz w:val="20"/>
                <w:szCs w:val="20"/>
              </w:rPr>
              <w:t>변론기일</w:t>
            </w:r>
            <w:r w:rsidRPr="00BA3528">
              <w:rPr>
                <w:sz w:val="20"/>
                <w:szCs w:val="20"/>
              </w:rPr>
              <w:t xml:space="preserve"> </w:t>
            </w:r>
            <w:r w:rsidRPr="00BA3528">
              <w:rPr>
                <w:sz w:val="20"/>
                <w:szCs w:val="20"/>
              </w:rPr>
              <w:t>지정</w:t>
            </w:r>
          </w:p>
        </w:tc>
        <w:tc>
          <w:tcPr>
            <w:tcW w:w="1275" w:type="dxa"/>
            <w:shd w:val="clear" w:color="auto" w:fill="FFFFFF" w:themeFill="background1"/>
            <w:vAlign w:val="center"/>
          </w:tcPr>
          <w:p w14:paraId="0E19D4AA" w14:textId="77777777" w:rsidR="00026A7E" w:rsidRPr="00BA3528" w:rsidRDefault="00026A7E" w:rsidP="0091358C">
            <w:pPr>
              <w:spacing w:line="280" w:lineRule="atLeast"/>
              <w:jc w:val="center"/>
              <w:rPr>
                <w:sz w:val="20"/>
                <w:szCs w:val="20"/>
              </w:rPr>
            </w:pPr>
            <w:r w:rsidRPr="00BA3528">
              <w:rPr>
                <w:sz w:val="20"/>
                <w:szCs w:val="20"/>
              </w:rPr>
              <w:t>2021</w:t>
            </w:r>
            <w:r>
              <w:rPr>
                <w:sz w:val="20"/>
                <w:szCs w:val="20"/>
              </w:rPr>
              <w:t xml:space="preserve">. </w:t>
            </w:r>
            <w:r w:rsidRPr="00BA3528">
              <w:rPr>
                <w:sz w:val="20"/>
                <w:szCs w:val="20"/>
              </w:rPr>
              <w:t>1</w:t>
            </w:r>
            <w:r>
              <w:rPr>
                <w:sz w:val="20"/>
                <w:szCs w:val="20"/>
              </w:rPr>
              <w:t xml:space="preserve">. </w:t>
            </w:r>
            <w:r w:rsidRPr="00BA3528">
              <w:rPr>
                <w:sz w:val="20"/>
                <w:szCs w:val="20"/>
              </w:rPr>
              <w:t>6</w:t>
            </w:r>
            <w:r>
              <w:rPr>
                <w:sz w:val="20"/>
                <w:szCs w:val="20"/>
              </w:rPr>
              <w:t>.</w:t>
            </w:r>
          </w:p>
        </w:tc>
      </w:tr>
      <w:tr w:rsidR="00026A7E" w:rsidRPr="00CB2B3F" w14:paraId="428B4B98" w14:textId="77777777" w:rsidTr="0091358C">
        <w:trPr>
          <w:trHeight w:val="624"/>
        </w:trPr>
        <w:tc>
          <w:tcPr>
            <w:tcW w:w="2215" w:type="dxa"/>
            <w:shd w:val="clear" w:color="auto" w:fill="F2F2F2" w:themeFill="background1" w:themeFillShade="F2"/>
            <w:vAlign w:val="center"/>
          </w:tcPr>
          <w:p w14:paraId="73CC4CB0" w14:textId="77777777" w:rsidR="00026A7E" w:rsidRPr="00BA3528"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r w:rsidRPr="00BA3528">
              <w:rPr>
                <w:sz w:val="20"/>
                <w:szCs w:val="20"/>
              </w:rPr>
              <w:t>(</w:t>
            </w:r>
            <w:r w:rsidRPr="00BA3528">
              <w:rPr>
                <w:sz w:val="20"/>
                <w:szCs w:val="20"/>
              </w:rPr>
              <w:t>주</w:t>
            </w:r>
            <w:r w:rsidRPr="00BA3528">
              <w:rPr>
                <w:sz w:val="20"/>
                <w:szCs w:val="20"/>
              </w:rPr>
              <w:t>)</w:t>
            </w:r>
            <w:proofErr w:type="spellStart"/>
            <w:r w:rsidRPr="00BA3528">
              <w:rPr>
                <w:sz w:val="20"/>
                <w:szCs w:val="20"/>
              </w:rPr>
              <w:t>트랜드아이</w:t>
            </w:r>
            <w:proofErr w:type="spellEnd"/>
          </w:p>
          <w:p w14:paraId="7FA6F7A4"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sidRPr="003C17B9">
              <w:rPr>
                <w:b/>
                <w:sz w:val="20"/>
                <w:szCs w:val="20"/>
                <w:u w:val="single"/>
              </w:rPr>
              <w:t>대상회사</w:t>
            </w:r>
          </w:p>
        </w:tc>
        <w:tc>
          <w:tcPr>
            <w:tcW w:w="2123" w:type="dxa"/>
            <w:shd w:val="clear" w:color="auto" w:fill="FFFFFF" w:themeFill="background1"/>
            <w:vAlign w:val="center"/>
          </w:tcPr>
          <w:p w14:paraId="43774A96" w14:textId="77777777" w:rsidR="00026A7E" w:rsidRPr="00BA3528" w:rsidRDefault="00026A7E" w:rsidP="0091358C">
            <w:pPr>
              <w:spacing w:line="280" w:lineRule="atLeast"/>
              <w:jc w:val="center"/>
              <w:rPr>
                <w:sz w:val="20"/>
                <w:szCs w:val="20"/>
              </w:rPr>
            </w:pPr>
            <w:r w:rsidRPr="00BA3528">
              <w:rPr>
                <w:sz w:val="20"/>
                <w:szCs w:val="20"/>
              </w:rPr>
              <w:t>군포</w:t>
            </w:r>
            <w:r w:rsidRPr="00BA3528">
              <w:rPr>
                <w:sz w:val="20"/>
                <w:szCs w:val="20"/>
              </w:rPr>
              <w:t xml:space="preserve"> </w:t>
            </w:r>
            <w:r w:rsidRPr="00BA3528">
              <w:rPr>
                <w:sz w:val="20"/>
                <w:szCs w:val="20"/>
              </w:rPr>
              <w:t>물류창고</w:t>
            </w:r>
            <w:r w:rsidRPr="00BA3528">
              <w:rPr>
                <w:sz w:val="20"/>
                <w:szCs w:val="20"/>
              </w:rPr>
              <w:t xml:space="preserve"> </w:t>
            </w:r>
            <w:r w:rsidRPr="00BA3528">
              <w:rPr>
                <w:sz w:val="20"/>
                <w:szCs w:val="20"/>
              </w:rPr>
              <w:t>화재</w:t>
            </w:r>
            <w:r w:rsidRPr="00BA3528">
              <w:rPr>
                <w:sz w:val="20"/>
                <w:szCs w:val="20"/>
              </w:rPr>
              <w:t xml:space="preserve"> </w:t>
            </w:r>
            <w:proofErr w:type="spellStart"/>
            <w:r w:rsidRPr="00BA3528">
              <w:rPr>
                <w:sz w:val="20"/>
                <w:szCs w:val="20"/>
              </w:rPr>
              <w:t>중실화</w:t>
            </w:r>
            <w:proofErr w:type="spellEnd"/>
          </w:p>
        </w:tc>
        <w:tc>
          <w:tcPr>
            <w:tcW w:w="1559" w:type="dxa"/>
            <w:shd w:val="clear" w:color="auto" w:fill="FFFFFF" w:themeFill="background1"/>
            <w:vAlign w:val="center"/>
          </w:tcPr>
          <w:p w14:paraId="527527A5" w14:textId="77777777" w:rsidR="00026A7E" w:rsidRPr="00BA3528" w:rsidDel="005E160E" w:rsidRDefault="00026A7E" w:rsidP="0091358C">
            <w:pPr>
              <w:spacing w:line="280" w:lineRule="atLeast"/>
              <w:jc w:val="center"/>
              <w:rPr>
                <w:sz w:val="20"/>
                <w:szCs w:val="20"/>
              </w:rPr>
            </w:pPr>
            <w:r w:rsidRPr="00BA3528">
              <w:rPr>
                <w:sz w:val="20"/>
                <w:szCs w:val="20"/>
              </w:rPr>
              <w:t>₩314,859,077</w:t>
            </w:r>
          </w:p>
        </w:tc>
        <w:tc>
          <w:tcPr>
            <w:tcW w:w="1560" w:type="dxa"/>
            <w:shd w:val="clear" w:color="auto" w:fill="FFFFFF" w:themeFill="background1"/>
            <w:vAlign w:val="center"/>
          </w:tcPr>
          <w:p w14:paraId="737EC5E5" w14:textId="77777777" w:rsidR="00026A7E" w:rsidRPr="00BA3528" w:rsidRDefault="00026A7E" w:rsidP="0091358C">
            <w:pPr>
              <w:spacing w:line="280" w:lineRule="atLeast"/>
              <w:jc w:val="center"/>
              <w:rPr>
                <w:sz w:val="20"/>
                <w:szCs w:val="20"/>
              </w:rPr>
            </w:pPr>
            <w:r w:rsidRPr="00BA3528">
              <w:rPr>
                <w:sz w:val="20"/>
                <w:szCs w:val="20"/>
              </w:rPr>
              <w:t>기일</w:t>
            </w:r>
            <w:r w:rsidRPr="00BA3528">
              <w:rPr>
                <w:sz w:val="20"/>
                <w:szCs w:val="20"/>
              </w:rPr>
              <w:t xml:space="preserve"> </w:t>
            </w:r>
            <w:r w:rsidRPr="00BA3528">
              <w:rPr>
                <w:sz w:val="20"/>
                <w:szCs w:val="20"/>
              </w:rPr>
              <w:t>지정되지</w:t>
            </w:r>
            <w:r w:rsidRPr="00BA3528">
              <w:rPr>
                <w:sz w:val="20"/>
                <w:szCs w:val="20"/>
              </w:rPr>
              <w:t xml:space="preserve"> </w:t>
            </w:r>
            <w:r w:rsidRPr="00BA3528">
              <w:rPr>
                <w:sz w:val="20"/>
                <w:szCs w:val="20"/>
              </w:rPr>
              <w:t>않음</w:t>
            </w:r>
          </w:p>
        </w:tc>
        <w:tc>
          <w:tcPr>
            <w:tcW w:w="1275" w:type="dxa"/>
            <w:shd w:val="clear" w:color="auto" w:fill="FFFFFF" w:themeFill="background1"/>
            <w:vAlign w:val="center"/>
          </w:tcPr>
          <w:p w14:paraId="617AE40A" w14:textId="77777777" w:rsidR="00026A7E" w:rsidRPr="00BA3528" w:rsidRDefault="00026A7E" w:rsidP="0091358C">
            <w:pPr>
              <w:spacing w:line="280" w:lineRule="atLeast"/>
              <w:jc w:val="center"/>
              <w:rPr>
                <w:sz w:val="20"/>
                <w:szCs w:val="20"/>
              </w:rPr>
            </w:pPr>
            <w:r w:rsidRPr="00BA3528">
              <w:rPr>
                <w:sz w:val="20"/>
                <w:szCs w:val="20"/>
              </w:rPr>
              <w:t>2021</w:t>
            </w:r>
            <w:r>
              <w:rPr>
                <w:sz w:val="20"/>
                <w:szCs w:val="20"/>
              </w:rPr>
              <w:t xml:space="preserve">. </w:t>
            </w:r>
            <w:r w:rsidRPr="00BA3528">
              <w:rPr>
                <w:sz w:val="20"/>
                <w:szCs w:val="20"/>
              </w:rPr>
              <w:t>7</w:t>
            </w:r>
            <w:r>
              <w:rPr>
                <w:sz w:val="20"/>
                <w:szCs w:val="20"/>
              </w:rPr>
              <w:t xml:space="preserve">. </w:t>
            </w:r>
            <w:r w:rsidRPr="00BA3528">
              <w:rPr>
                <w:sz w:val="20"/>
                <w:szCs w:val="20"/>
              </w:rPr>
              <w:t>9</w:t>
            </w:r>
            <w:r>
              <w:rPr>
                <w:sz w:val="20"/>
                <w:szCs w:val="20"/>
              </w:rPr>
              <w:t>.</w:t>
            </w:r>
          </w:p>
        </w:tc>
      </w:tr>
    </w:tbl>
    <w:p w14:paraId="74DFD8A3" w14:textId="77777777" w:rsidR="00026A7E" w:rsidRPr="00CB2B3F" w:rsidRDefault="00026A7E" w:rsidP="00026A7E">
      <w:pPr>
        <w:pStyle w:val="21"/>
        <w:spacing w:after="240" w:line="360" w:lineRule="atLeast"/>
        <w:ind w:left="908"/>
        <w:rPr>
          <w:sz w:val="22"/>
          <w:szCs w:val="22"/>
        </w:rPr>
      </w:pPr>
    </w:p>
    <w:p w14:paraId="4A86DDED" w14:textId="77777777" w:rsidR="00026A7E" w:rsidRPr="0098474F" w:rsidRDefault="00D45813" w:rsidP="00026A7E">
      <w:pPr>
        <w:pStyle w:val="21"/>
        <w:numPr>
          <w:ilvl w:val="2"/>
          <w:numId w:val="2"/>
        </w:numPr>
        <w:spacing w:after="240" w:line="360" w:lineRule="atLeast"/>
        <w:ind w:left="908" w:hanging="454"/>
        <w:rPr>
          <w:sz w:val="22"/>
          <w:szCs w:val="22"/>
        </w:rPr>
      </w:pPr>
      <w:ins w:id="1106" w:author="heesung.ahn" w:date="2021-08-31T01:33:00Z">
        <w:r>
          <w:rPr>
            <w:rFonts w:hint="eastAsia"/>
            <w:sz w:val="22"/>
            <w:szCs w:val="22"/>
          </w:rPr>
          <w:t>군포</w:t>
        </w:r>
        <w:r>
          <w:rPr>
            <w:rFonts w:hint="eastAsia"/>
            <w:sz w:val="22"/>
            <w:szCs w:val="22"/>
          </w:rPr>
          <w:t xml:space="preserve"> </w:t>
        </w:r>
        <w:r>
          <w:rPr>
            <w:rFonts w:hint="eastAsia"/>
            <w:sz w:val="22"/>
            <w:szCs w:val="22"/>
          </w:rPr>
          <w:t>물류창고</w:t>
        </w:r>
        <w:r>
          <w:rPr>
            <w:rFonts w:hint="eastAsia"/>
            <w:sz w:val="22"/>
            <w:szCs w:val="22"/>
          </w:rPr>
          <w:t xml:space="preserve"> </w:t>
        </w:r>
        <w:r>
          <w:rPr>
            <w:rFonts w:hint="eastAsia"/>
            <w:sz w:val="22"/>
            <w:szCs w:val="22"/>
          </w:rPr>
          <w:t>화재</w:t>
        </w:r>
        <w:r>
          <w:rPr>
            <w:rFonts w:hint="eastAsia"/>
            <w:sz w:val="22"/>
            <w:szCs w:val="22"/>
          </w:rPr>
          <w:t xml:space="preserve"> </w:t>
        </w:r>
        <w:r>
          <w:rPr>
            <w:rFonts w:hint="eastAsia"/>
            <w:sz w:val="22"/>
            <w:szCs w:val="22"/>
          </w:rPr>
          <w:t>관련</w:t>
        </w:r>
      </w:ins>
      <w:del w:id="1107" w:author="heesung.ahn" w:date="2021-08-31T01:33:00Z">
        <w:r w:rsidR="00026A7E" w:rsidDel="00D45813">
          <w:rPr>
            <w:rFonts w:hint="eastAsia"/>
            <w:sz w:val="22"/>
            <w:szCs w:val="22"/>
          </w:rPr>
          <w:delText>사실관계</w:delText>
        </w:r>
      </w:del>
    </w:p>
    <w:p w14:paraId="32FC988D" w14:textId="77777777" w:rsidR="00026A7E" w:rsidRPr="00CB2B3F" w:rsidRDefault="00026A7E" w:rsidP="00026A7E">
      <w:pPr>
        <w:pStyle w:val="21"/>
        <w:spacing w:after="240" w:line="360" w:lineRule="atLeast"/>
        <w:ind w:left="907"/>
        <w:rPr>
          <w:b w:val="0"/>
          <w:sz w:val="22"/>
          <w:szCs w:val="22"/>
        </w:rPr>
      </w:pPr>
      <w:r w:rsidRPr="00CB2B3F">
        <w:rPr>
          <w:b w:val="0"/>
          <w:sz w:val="22"/>
          <w:szCs w:val="22"/>
        </w:rPr>
        <w:t>인터뷰</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언론보도에</w:t>
      </w:r>
      <w:r w:rsidRPr="00CB2B3F">
        <w:rPr>
          <w:b w:val="0"/>
          <w:sz w:val="22"/>
          <w:szCs w:val="22"/>
        </w:rPr>
        <w:t xml:space="preserve"> </w:t>
      </w:r>
      <w:r w:rsidRPr="00CB2B3F">
        <w:rPr>
          <w:b w:val="0"/>
          <w:sz w:val="22"/>
          <w:szCs w:val="22"/>
        </w:rPr>
        <w:t>따르면</w:t>
      </w:r>
      <w:r w:rsidRPr="00CB2B3F">
        <w:rPr>
          <w:b w:val="0"/>
          <w:sz w:val="22"/>
          <w:szCs w:val="22"/>
        </w:rPr>
        <w:t xml:space="preserve"> 2020. 4. 21. </w:t>
      </w:r>
      <w:r w:rsidRPr="00CB2B3F">
        <w:rPr>
          <w:b w:val="0"/>
          <w:sz w:val="22"/>
          <w:szCs w:val="22"/>
        </w:rPr>
        <w:t>군포</w:t>
      </w:r>
      <w:r w:rsidRPr="00CB2B3F">
        <w:rPr>
          <w:b w:val="0"/>
          <w:sz w:val="22"/>
          <w:szCs w:val="22"/>
        </w:rPr>
        <w:t xml:space="preserve"> </w:t>
      </w:r>
      <w:r w:rsidRPr="00CB2B3F">
        <w:rPr>
          <w:b w:val="0"/>
          <w:sz w:val="22"/>
          <w:szCs w:val="22"/>
        </w:rPr>
        <w:t>복합물류터미널에서</w:t>
      </w:r>
      <w:r w:rsidRPr="00CB2B3F">
        <w:rPr>
          <w:b w:val="0"/>
          <w:sz w:val="22"/>
          <w:szCs w:val="22"/>
        </w:rPr>
        <w:t xml:space="preserve"> </w:t>
      </w:r>
      <w:r w:rsidRPr="00CB2B3F">
        <w:rPr>
          <w:b w:val="0"/>
          <w:sz w:val="22"/>
          <w:szCs w:val="22"/>
        </w:rPr>
        <w:t>화재가</w:t>
      </w:r>
      <w:r w:rsidRPr="00CB2B3F">
        <w:rPr>
          <w:b w:val="0"/>
          <w:sz w:val="22"/>
          <w:szCs w:val="22"/>
        </w:rPr>
        <w:t xml:space="preserve"> </w:t>
      </w:r>
      <w:r w:rsidRPr="00CB2B3F">
        <w:rPr>
          <w:b w:val="0"/>
          <w:sz w:val="22"/>
          <w:szCs w:val="22"/>
        </w:rPr>
        <w:t>발생하였음</w:t>
      </w:r>
      <w:r w:rsidRPr="00CB2B3F">
        <w:rPr>
          <w:b w:val="0"/>
          <w:sz w:val="22"/>
          <w:szCs w:val="22"/>
        </w:rPr>
        <w:t>.</w:t>
      </w:r>
    </w:p>
    <w:p w14:paraId="1F752FB1" w14:textId="77777777" w:rsidR="00026A7E" w:rsidRPr="00CF0FBC" w:rsidRDefault="00026A7E" w:rsidP="00026A7E">
      <w:pPr>
        <w:pStyle w:val="21"/>
        <w:spacing w:after="240" w:line="360" w:lineRule="atLeast"/>
        <w:ind w:left="907"/>
        <w:rPr>
          <w:b w:val="0"/>
          <w:sz w:val="22"/>
          <w:szCs w:val="22"/>
        </w:rPr>
      </w:pPr>
      <w:r w:rsidRPr="00CB2B3F">
        <w:rPr>
          <w:b w:val="0"/>
          <w:sz w:val="22"/>
          <w:szCs w:val="22"/>
        </w:rPr>
        <w:t>초기</w:t>
      </w:r>
      <w:r w:rsidRPr="00CB2B3F">
        <w:rPr>
          <w:b w:val="0"/>
          <w:sz w:val="22"/>
          <w:szCs w:val="22"/>
        </w:rPr>
        <w:t xml:space="preserve"> </w:t>
      </w:r>
      <w:r w:rsidRPr="00CB2B3F">
        <w:rPr>
          <w:b w:val="0"/>
          <w:sz w:val="22"/>
          <w:szCs w:val="22"/>
        </w:rPr>
        <w:t>수사</w:t>
      </w:r>
      <w:r w:rsidRPr="00CB2B3F">
        <w:rPr>
          <w:b w:val="0"/>
          <w:sz w:val="22"/>
          <w:szCs w:val="22"/>
        </w:rPr>
        <w:t xml:space="preserve"> </w:t>
      </w:r>
      <w:r w:rsidRPr="00CB2B3F">
        <w:rPr>
          <w:b w:val="0"/>
          <w:sz w:val="22"/>
          <w:szCs w:val="22"/>
        </w:rPr>
        <w:t>결과</w:t>
      </w:r>
      <w:r w:rsidRPr="00CB2B3F">
        <w:rPr>
          <w:b w:val="0"/>
          <w:sz w:val="22"/>
          <w:szCs w:val="22"/>
        </w:rPr>
        <w:t xml:space="preserve">, </w:t>
      </w:r>
      <w:r w:rsidRPr="00CB2B3F">
        <w:rPr>
          <w:b w:val="0"/>
          <w:sz w:val="22"/>
          <w:szCs w:val="22"/>
        </w:rPr>
        <w:t>위</w:t>
      </w:r>
      <w:r w:rsidRPr="00CB2B3F">
        <w:rPr>
          <w:b w:val="0"/>
          <w:sz w:val="22"/>
          <w:szCs w:val="22"/>
        </w:rPr>
        <w:t xml:space="preserve"> </w:t>
      </w:r>
      <w:r w:rsidRPr="00CB2B3F">
        <w:rPr>
          <w:b w:val="0"/>
          <w:sz w:val="22"/>
          <w:szCs w:val="22"/>
        </w:rPr>
        <w:t>복합물류터미널에</w:t>
      </w:r>
      <w:r w:rsidRPr="00CB2B3F">
        <w:rPr>
          <w:b w:val="0"/>
          <w:sz w:val="22"/>
          <w:szCs w:val="22"/>
        </w:rPr>
        <w:t xml:space="preserve"> </w:t>
      </w:r>
      <w:r w:rsidRPr="00CB2B3F">
        <w:rPr>
          <w:b w:val="0"/>
          <w:sz w:val="22"/>
          <w:szCs w:val="22"/>
        </w:rPr>
        <w:t>소재한</w:t>
      </w:r>
      <w:r w:rsidRPr="00CB2B3F">
        <w:rPr>
          <w:b w:val="0"/>
          <w:sz w:val="22"/>
          <w:szCs w:val="22"/>
        </w:rPr>
        <w:t xml:space="preserve"> </w:t>
      </w:r>
      <w:r>
        <w:rPr>
          <w:rFonts w:hint="eastAsia"/>
          <w:b w:val="0"/>
          <w:sz w:val="22"/>
          <w:szCs w:val="22"/>
        </w:rPr>
        <w:t>대상회사</w:t>
      </w:r>
      <w:r w:rsidRPr="00CB2B3F">
        <w:rPr>
          <w:b w:val="0"/>
          <w:sz w:val="22"/>
          <w:szCs w:val="22"/>
        </w:rPr>
        <w:t>의</w:t>
      </w:r>
      <w:r w:rsidRPr="00CB2B3F">
        <w:rPr>
          <w:b w:val="0"/>
          <w:sz w:val="22"/>
          <w:szCs w:val="22"/>
        </w:rPr>
        <w:t xml:space="preserve"> </w:t>
      </w:r>
      <w:r w:rsidRPr="00CB2B3F">
        <w:rPr>
          <w:b w:val="0"/>
          <w:sz w:val="22"/>
          <w:szCs w:val="22"/>
        </w:rPr>
        <w:t>창고</w:t>
      </w:r>
      <w:r w:rsidRPr="00CB2B3F">
        <w:rPr>
          <w:b w:val="0"/>
          <w:sz w:val="22"/>
          <w:szCs w:val="22"/>
        </w:rPr>
        <w:t>(</w:t>
      </w:r>
      <w:r w:rsidRPr="00CB2B3F">
        <w:rPr>
          <w:b w:val="0"/>
          <w:sz w:val="22"/>
          <w:szCs w:val="22"/>
        </w:rPr>
        <w:t>한샘이</w:t>
      </w:r>
      <w:r w:rsidRPr="00CB2B3F">
        <w:rPr>
          <w:b w:val="0"/>
          <w:sz w:val="22"/>
          <w:szCs w:val="22"/>
        </w:rPr>
        <w:t xml:space="preserve"> </w:t>
      </w:r>
      <w:proofErr w:type="spellStart"/>
      <w:r w:rsidRPr="00CB2B3F">
        <w:rPr>
          <w:b w:val="0"/>
          <w:sz w:val="22"/>
          <w:szCs w:val="22"/>
        </w:rPr>
        <w:t>롯데로부터</w:t>
      </w:r>
      <w:proofErr w:type="spellEnd"/>
      <w:r w:rsidRPr="00CB2B3F">
        <w:rPr>
          <w:b w:val="0"/>
          <w:sz w:val="22"/>
          <w:szCs w:val="22"/>
        </w:rPr>
        <w:t xml:space="preserve"> </w:t>
      </w:r>
      <w:r w:rsidRPr="00CB2B3F">
        <w:rPr>
          <w:b w:val="0"/>
          <w:sz w:val="22"/>
          <w:szCs w:val="22"/>
        </w:rPr>
        <w:t>임차</w:t>
      </w:r>
      <w:proofErr w:type="gramStart"/>
      <w:r w:rsidRPr="00CB2B3F">
        <w:rPr>
          <w:b w:val="0"/>
          <w:sz w:val="22"/>
          <w:szCs w:val="22"/>
        </w:rPr>
        <w:t xml:space="preserve">) </w:t>
      </w:r>
      <w:r w:rsidRPr="00CB2B3F">
        <w:rPr>
          <w:b w:val="0"/>
          <w:sz w:val="22"/>
          <w:szCs w:val="22"/>
        </w:rPr>
        <w:t>에서</w:t>
      </w:r>
      <w:proofErr w:type="gramEnd"/>
      <w:r w:rsidRPr="00CB2B3F">
        <w:rPr>
          <w:b w:val="0"/>
          <w:sz w:val="22"/>
          <w:szCs w:val="22"/>
        </w:rPr>
        <w:t xml:space="preserve">, </w:t>
      </w:r>
      <w:r>
        <w:rPr>
          <w:rFonts w:hint="eastAsia"/>
          <w:b w:val="0"/>
          <w:sz w:val="22"/>
          <w:szCs w:val="22"/>
        </w:rPr>
        <w:t>대상회사의</w:t>
      </w:r>
      <w:r>
        <w:rPr>
          <w:rFonts w:hint="eastAsia"/>
          <w:b w:val="0"/>
          <w:sz w:val="22"/>
          <w:szCs w:val="22"/>
        </w:rPr>
        <w:t xml:space="preserve"> </w:t>
      </w:r>
      <w:r>
        <w:rPr>
          <w:rFonts w:hint="eastAsia"/>
          <w:b w:val="0"/>
          <w:sz w:val="22"/>
          <w:szCs w:val="22"/>
        </w:rPr>
        <w:t>수급업체</w:t>
      </w:r>
      <w:r>
        <w:rPr>
          <w:rFonts w:hint="eastAsia"/>
          <w:b w:val="0"/>
          <w:sz w:val="22"/>
          <w:szCs w:val="22"/>
        </w:rPr>
        <w:t>(</w:t>
      </w:r>
      <w:r>
        <w:rPr>
          <w:rFonts w:hint="eastAsia"/>
          <w:b w:val="0"/>
          <w:sz w:val="22"/>
          <w:szCs w:val="22"/>
        </w:rPr>
        <w:t>한성물류</w:t>
      </w:r>
      <w:r>
        <w:rPr>
          <w:rFonts w:hint="eastAsia"/>
          <w:b w:val="0"/>
          <w:sz w:val="22"/>
          <w:szCs w:val="22"/>
        </w:rPr>
        <w:t>)</w:t>
      </w:r>
      <w:r>
        <w:rPr>
          <w:rFonts w:hint="eastAsia"/>
          <w:b w:val="0"/>
          <w:sz w:val="22"/>
          <w:szCs w:val="22"/>
        </w:rPr>
        <w:t>가</w:t>
      </w:r>
      <w:r>
        <w:rPr>
          <w:rFonts w:hint="eastAsia"/>
          <w:b w:val="0"/>
          <w:sz w:val="22"/>
          <w:szCs w:val="22"/>
        </w:rPr>
        <w:t xml:space="preserve"> </w:t>
      </w:r>
      <w:r w:rsidRPr="00CB2B3F">
        <w:rPr>
          <w:b w:val="0"/>
          <w:sz w:val="22"/>
          <w:szCs w:val="22"/>
        </w:rPr>
        <w:t>물류를</w:t>
      </w:r>
      <w:r w:rsidRPr="00CB2B3F">
        <w:rPr>
          <w:b w:val="0"/>
          <w:sz w:val="22"/>
          <w:szCs w:val="22"/>
        </w:rPr>
        <w:t xml:space="preserve"> </w:t>
      </w:r>
      <w:r w:rsidRPr="00CB2B3F">
        <w:rPr>
          <w:b w:val="0"/>
          <w:sz w:val="22"/>
          <w:szCs w:val="22"/>
        </w:rPr>
        <w:t>관리</w:t>
      </w:r>
      <w:r>
        <w:rPr>
          <w:rFonts w:hint="eastAsia"/>
          <w:b w:val="0"/>
          <w:sz w:val="22"/>
          <w:szCs w:val="22"/>
        </w:rPr>
        <w:t>하기</w:t>
      </w:r>
      <w:r>
        <w:rPr>
          <w:rFonts w:hint="eastAsia"/>
          <w:b w:val="0"/>
          <w:sz w:val="22"/>
          <w:szCs w:val="22"/>
        </w:rPr>
        <w:t xml:space="preserve"> </w:t>
      </w:r>
      <w:r>
        <w:rPr>
          <w:rFonts w:hint="eastAsia"/>
          <w:b w:val="0"/>
          <w:sz w:val="22"/>
          <w:szCs w:val="22"/>
        </w:rPr>
        <w:t>위하여</w:t>
      </w:r>
      <w:r>
        <w:rPr>
          <w:rFonts w:hint="eastAsia"/>
          <w:b w:val="0"/>
          <w:sz w:val="22"/>
          <w:szCs w:val="22"/>
        </w:rPr>
        <w:t xml:space="preserve"> </w:t>
      </w:r>
      <w:r>
        <w:rPr>
          <w:rFonts w:hint="eastAsia"/>
          <w:b w:val="0"/>
          <w:sz w:val="22"/>
          <w:szCs w:val="22"/>
        </w:rPr>
        <w:t>파견</w:t>
      </w:r>
      <w:r>
        <w:rPr>
          <w:rFonts w:hint="eastAsia"/>
          <w:b w:val="0"/>
          <w:sz w:val="22"/>
          <w:szCs w:val="22"/>
        </w:rPr>
        <w:t xml:space="preserve"> </w:t>
      </w:r>
      <w:proofErr w:type="spellStart"/>
      <w:r>
        <w:rPr>
          <w:rFonts w:hint="eastAsia"/>
          <w:b w:val="0"/>
          <w:sz w:val="22"/>
          <w:szCs w:val="22"/>
        </w:rPr>
        <w:t>바은</w:t>
      </w:r>
      <w:proofErr w:type="spellEnd"/>
      <w:r w:rsidRPr="00CB2B3F">
        <w:rPr>
          <w:b w:val="0"/>
          <w:sz w:val="22"/>
          <w:szCs w:val="22"/>
        </w:rPr>
        <w:t xml:space="preserve"> </w:t>
      </w:r>
      <w:r w:rsidRPr="00CB2B3F">
        <w:rPr>
          <w:b w:val="0"/>
          <w:sz w:val="22"/>
          <w:szCs w:val="22"/>
        </w:rPr>
        <w:t>외국인</w:t>
      </w:r>
      <w:r w:rsidRPr="00CB2B3F">
        <w:rPr>
          <w:b w:val="0"/>
          <w:sz w:val="22"/>
          <w:szCs w:val="22"/>
        </w:rPr>
        <w:t xml:space="preserve"> </w:t>
      </w:r>
      <w:r>
        <w:rPr>
          <w:rFonts w:hint="eastAsia"/>
          <w:b w:val="0"/>
          <w:sz w:val="22"/>
          <w:szCs w:val="22"/>
        </w:rPr>
        <w:t>근로자</w:t>
      </w:r>
      <w:r w:rsidRPr="00CB2B3F">
        <w:rPr>
          <w:b w:val="0"/>
          <w:sz w:val="22"/>
          <w:szCs w:val="22"/>
        </w:rPr>
        <w:t>의</w:t>
      </w:r>
      <w:r w:rsidRPr="00CB2B3F">
        <w:rPr>
          <w:b w:val="0"/>
          <w:sz w:val="22"/>
          <w:szCs w:val="22"/>
        </w:rPr>
        <w:t xml:space="preserve"> </w:t>
      </w:r>
      <w:r w:rsidRPr="00CB2B3F">
        <w:rPr>
          <w:b w:val="0"/>
          <w:sz w:val="22"/>
          <w:szCs w:val="22"/>
        </w:rPr>
        <w:t>담뱃불로</w:t>
      </w:r>
      <w:r w:rsidRPr="00CB2B3F">
        <w:rPr>
          <w:b w:val="0"/>
          <w:sz w:val="22"/>
          <w:szCs w:val="22"/>
        </w:rPr>
        <w:t xml:space="preserve"> </w:t>
      </w:r>
      <w:r w:rsidRPr="00CB2B3F">
        <w:rPr>
          <w:b w:val="0"/>
          <w:sz w:val="22"/>
          <w:szCs w:val="22"/>
        </w:rPr>
        <w:t>인하여</w:t>
      </w:r>
      <w:r w:rsidRPr="00CB2B3F">
        <w:rPr>
          <w:b w:val="0"/>
          <w:sz w:val="22"/>
          <w:szCs w:val="22"/>
        </w:rPr>
        <w:t xml:space="preserve"> </w:t>
      </w:r>
      <w:r w:rsidRPr="00CB2B3F">
        <w:rPr>
          <w:b w:val="0"/>
          <w:sz w:val="22"/>
          <w:szCs w:val="22"/>
        </w:rPr>
        <w:t>화재가</w:t>
      </w:r>
      <w:r w:rsidRPr="00CB2B3F">
        <w:rPr>
          <w:b w:val="0"/>
          <w:sz w:val="22"/>
          <w:szCs w:val="22"/>
        </w:rPr>
        <w:t xml:space="preserve"> </w:t>
      </w:r>
      <w:r w:rsidRPr="00CB2B3F">
        <w:rPr>
          <w:b w:val="0"/>
          <w:sz w:val="22"/>
          <w:szCs w:val="22"/>
        </w:rPr>
        <w:t>발생한</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파악되어</w:t>
      </w:r>
      <w:r w:rsidRPr="00CB2B3F">
        <w:rPr>
          <w:b w:val="0"/>
          <w:sz w:val="22"/>
          <w:szCs w:val="22"/>
        </w:rPr>
        <w:t xml:space="preserve"> </w:t>
      </w:r>
      <w:r w:rsidRPr="00CB2B3F">
        <w:rPr>
          <w:b w:val="0"/>
          <w:sz w:val="22"/>
          <w:szCs w:val="22"/>
        </w:rPr>
        <w:t>해당</w:t>
      </w:r>
      <w:r w:rsidRPr="00CB2B3F">
        <w:rPr>
          <w:b w:val="0"/>
          <w:sz w:val="22"/>
          <w:szCs w:val="22"/>
        </w:rPr>
        <w:t xml:space="preserve"> </w:t>
      </w:r>
      <w:r w:rsidRPr="00CB2B3F">
        <w:rPr>
          <w:b w:val="0"/>
          <w:sz w:val="22"/>
          <w:szCs w:val="22"/>
        </w:rPr>
        <w:t>외국인</w:t>
      </w:r>
      <w:r w:rsidRPr="00CB2B3F">
        <w:rPr>
          <w:b w:val="0"/>
          <w:sz w:val="22"/>
          <w:szCs w:val="22"/>
        </w:rPr>
        <w:t xml:space="preserve"> </w:t>
      </w:r>
      <w:r w:rsidRPr="00CB2B3F">
        <w:rPr>
          <w:b w:val="0"/>
          <w:sz w:val="22"/>
          <w:szCs w:val="22"/>
        </w:rPr>
        <w:t>파견사원을</w:t>
      </w:r>
      <w:r w:rsidRPr="00CB2B3F">
        <w:rPr>
          <w:b w:val="0"/>
          <w:sz w:val="22"/>
          <w:szCs w:val="22"/>
        </w:rPr>
        <w:t xml:space="preserve"> </w:t>
      </w:r>
      <w:r>
        <w:rPr>
          <w:rFonts w:hint="eastAsia"/>
          <w:b w:val="0"/>
          <w:sz w:val="22"/>
          <w:szCs w:val="22"/>
        </w:rPr>
        <w:t>피고인으로</w:t>
      </w:r>
      <w:r>
        <w:rPr>
          <w:rFonts w:hint="eastAsia"/>
          <w:b w:val="0"/>
          <w:sz w:val="22"/>
          <w:szCs w:val="22"/>
        </w:rPr>
        <w:t xml:space="preserve"> </w:t>
      </w:r>
      <w:r>
        <w:rPr>
          <w:rFonts w:hint="eastAsia"/>
          <w:b w:val="0"/>
          <w:sz w:val="22"/>
          <w:szCs w:val="22"/>
        </w:rPr>
        <w:t>하여</w:t>
      </w:r>
      <w:r>
        <w:rPr>
          <w:rFonts w:hint="eastAsia"/>
          <w:b w:val="0"/>
          <w:sz w:val="22"/>
          <w:szCs w:val="22"/>
        </w:rPr>
        <w:t xml:space="preserve"> </w:t>
      </w:r>
      <w:r w:rsidRPr="00CB2B3F">
        <w:rPr>
          <w:b w:val="0"/>
          <w:sz w:val="22"/>
          <w:szCs w:val="22"/>
        </w:rPr>
        <w:t>형사</w:t>
      </w:r>
      <w:r w:rsidRPr="00CB2B3F">
        <w:rPr>
          <w:b w:val="0"/>
          <w:sz w:val="22"/>
          <w:szCs w:val="22"/>
        </w:rPr>
        <w:t xml:space="preserve"> </w:t>
      </w:r>
      <w:r w:rsidRPr="00CB2B3F">
        <w:rPr>
          <w:b w:val="0"/>
          <w:sz w:val="22"/>
          <w:szCs w:val="22"/>
        </w:rPr>
        <w:t>소송이</w:t>
      </w:r>
      <w:r w:rsidRPr="00CB2B3F">
        <w:rPr>
          <w:b w:val="0"/>
          <w:sz w:val="22"/>
          <w:szCs w:val="22"/>
        </w:rPr>
        <w:t xml:space="preserve"> </w:t>
      </w:r>
      <w:r w:rsidRPr="00CB2B3F">
        <w:rPr>
          <w:b w:val="0"/>
          <w:sz w:val="22"/>
          <w:szCs w:val="22"/>
        </w:rPr>
        <w:t>진행되었으나</w:t>
      </w:r>
      <w:r w:rsidRPr="00CB2B3F">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소송의</w:t>
      </w:r>
      <w:r>
        <w:rPr>
          <w:rFonts w:hint="eastAsia"/>
          <w:b w:val="0"/>
          <w:sz w:val="22"/>
          <w:szCs w:val="22"/>
        </w:rPr>
        <w:t xml:space="preserve"> </w:t>
      </w:r>
      <w:r w:rsidRPr="00CB2B3F">
        <w:rPr>
          <w:b w:val="0"/>
          <w:sz w:val="22"/>
          <w:szCs w:val="22"/>
        </w:rPr>
        <w:t>1</w:t>
      </w:r>
      <w:r w:rsidRPr="00CB2B3F">
        <w:rPr>
          <w:b w:val="0"/>
          <w:sz w:val="22"/>
          <w:szCs w:val="22"/>
        </w:rPr>
        <w:t>심</w:t>
      </w:r>
      <w:r>
        <w:rPr>
          <w:rFonts w:hint="eastAsia"/>
          <w:b w:val="0"/>
          <w:sz w:val="22"/>
          <w:szCs w:val="22"/>
        </w:rPr>
        <w:t xml:space="preserve"> </w:t>
      </w:r>
      <w:r>
        <w:rPr>
          <w:rFonts w:hint="eastAsia"/>
          <w:b w:val="0"/>
          <w:sz w:val="22"/>
          <w:szCs w:val="22"/>
        </w:rPr>
        <w:t>판결에서</w:t>
      </w:r>
      <w:r w:rsidRPr="00CB2B3F">
        <w:rPr>
          <w:b w:val="0"/>
          <w:sz w:val="22"/>
          <w:szCs w:val="22"/>
        </w:rPr>
        <w:t xml:space="preserve"> </w:t>
      </w:r>
      <w:r>
        <w:rPr>
          <w:rFonts w:hint="eastAsia"/>
          <w:b w:val="0"/>
          <w:sz w:val="22"/>
          <w:szCs w:val="22"/>
        </w:rPr>
        <w:t>동시간대에</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위치에서</w:t>
      </w:r>
      <w:r>
        <w:rPr>
          <w:rFonts w:hint="eastAsia"/>
          <w:b w:val="0"/>
          <w:sz w:val="22"/>
          <w:szCs w:val="22"/>
        </w:rPr>
        <w:t xml:space="preserve"> </w:t>
      </w:r>
      <w:r>
        <w:rPr>
          <w:rFonts w:hint="eastAsia"/>
          <w:b w:val="0"/>
          <w:sz w:val="22"/>
          <w:szCs w:val="22"/>
        </w:rPr>
        <w:t>담배를</w:t>
      </w:r>
      <w:r>
        <w:rPr>
          <w:rFonts w:hint="eastAsia"/>
          <w:b w:val="0"/>
          <w:sz w:val="22"/>
          <w:szCs w:val="22"/>
        </w:rPr>
        <w:t xml:space="preserve"> </w:t>
      </w:r>
      <w:r>
        <w:rPr>
          <w:rFonts w:hint="eastAsia"/>
          <w:b w:val="0"/>
          <w:sz w:val="22"/>
          <w:szCs w:val="22"/>
        </w:rPr>
        <w:t>피우고</w:t>
      </w:r>
      <w:r>
        <w:rPr>
          <w:rFonts w:hint="eastAsia"/>
          <w:b w:val="0"/>
          <w:sz w:val="22"/>
          <w:szCs w:val="22"/>
        </w:rPr>
        <w:t xml:space="preserve"> </w:t>
      </w:r>
      <w:r>
        <w:rPr>
          <w:rFonts w:hint="eastAsia"/>
          <w:b w:val="0"/>
          <w:sz w:val="22"/>
          <w:szCs w:val="22"/>
        </w:rPr>
        <w:t>담배꽁초를</w:t>
      </w:r>
      <w:r>
        <w:rPr>
          <w:rFonts w:hint="eastAsia"/>
          <w:b w:val="0"/>
          <w:sz w:val="22"/>
          <w:szCs w:val="22"/>
        </w:rPr>
        <w:t xml:space="preserve"> </w:t>
      </w:r>
      <w:r>
        <w:rPr>
          <w:rFonts w:hint="eastAsia"/>
          <w:b w:val="0"/>
          <w:sz w:val="22"/>
          <w:szCs w:val="22"/>
        </w:rPr>
        <w:t>버린</w:t>
      </w:r>
      <w:r>
        <w:rPr>
          <w:rFonts w:hint="eastAsia"/>
          <w:b w:val="0"/>
          <w:sz w:val="22"/>
          <w:szCs w:val="22"/>
        </w:rPr>
        <w:t xml:space="preserve"> </w:t>
      </w:r>
      <w:r>
        <w:rPr>
          <w:rFonts w:hint="eastAsia"/>
          <w:b w:val="0"/>
          <w:sz w:val="22"/>
          <w:szCs w:val="22"/>
        </w:rPr>
        <w:t>다른</w:t>
      </w:r>
      <w:r>
        <w:rPr>
          <w:rFonts w:hint="eastAsia"/>
          <w:b w:val="0"/>
          <w:sz w:val="22"/>
          <w:szCs w:val="22"/>
        </w:rPr>
        <w:t xml:space="preserve"> </w:t>
      </w:r>
      <w:r>
        <w:rPr>
          <w:rFonts w:hint="eastAsia"/>
          <w:b w:val="0"/>
          <w:sz w:val="22"/>
          <w:szCs w:val="22"/>
        </w:rPr>
        <w:t>근로자들이</w:t>
      </w:r>
      <w:r>
        <w:rPr>
          <w:rFonts w:hint="eastAsia"/>
          <w:b w:val="0"/>
          <w:sz w:val="22"/>
          <w:szCs w:val="22"/>
        </w:rPr>
        <w:t xml:space="preserve"> </w:t>
      </w:r>
      <w:r>
        <w:rPr>
          <w:rFonts w:hint="eastAsia"/>
          <w:b w:val="0"/>
          <w:sz w:val="22"/>
          <w:szCs w:val="22"/>
        </w:rPr>
        <w:t>있어</w:t>
      </w:r>
      <w:r>
        <w:rPr>
          <w:rFonts w:hint="eastAsia"/>
          <w:b w:val="0"/>
          <w:sz w:val="22"/>
          <w:szCs w:val="22"/>
        </w:rPr>
        <w:t xml:space="preserve"> </w:t>
      </w:r>
      <w:r w:rsidRPr="00CB2B3F">
        <w:rPr>
          <w:b w:val="0"/>
          <w:sz w:val="22"/>
          <w:szCs w:val="22"/>
        </w:rPr>
        <w:t>화재</w:t>
      </w:r>
      <w:r w:rsidRPr="00CB2B3F">
        <w:rPr>
          <w:b w:val="0"/>
          <w:sz w:val="22"/>
          <w:szCs w:val="22"/>
        </w:rPr>
        <w:t xml:space="preserve"> </w:t>
      </w:r>
      <w:r w:rsidRPr="00CB2B3F">
        <w:rPr>
          <w:b w:val="0"/>
          <w:sz w:val="22"/>
          <w:szCs w:val="22"/>
        </w:rPr>
        <w:t>원인을</w:t>
      </w:r>
      <w:r w:rsidRPr="00CB2B3F">
        <w:rPr>
          <w:b w:val="0"/>
          <w:sz w:val="22"/>
          <w:szCs w:val="22"/>
        </w:rPr>
        <w:t xml:space="preserve"> </w:t>
      </w:r>
      <w:r w:rsidRPr="00CB2B3F">
        <w:rPr>
          <w:b w:val="0"/>
          <w:sz w:val="22"/>
          <w:szCs w:val="22"/>
        </w:rPr>
        <w:t>특정하기</w:t>
      </w:r>
      <w:r w:rsidRPr="00CB2B3F">
        <w:rPr>
          <w:b w:val="0"/>
          <w:sz w:val="22"/>
          <w:szCs w:val="22"/>
        </w:rPr>
        <w:t xml:space="preserve"> </w:t>
      </w:r>
      <w:r w:rsidRPr="00CB2B3F">
        <w:rPr>
          <w:b w:val="0"/>
          <w:sz w:val="22"/>
          <w:szCs w:val="22"/>
        </w:rPr>
        <w:t>어렵다는</w:t>
      </w:r>
      <w:r w:rsidRPr="00CB2B3F">
        <w:rPr>
          <w:b w:val="0"/>
          <w:sz w:val="22"/>
          <w:szCs w:val="22"/>
        </w:rPr>
        <w:t xml:space="preserve"> </w:t>
      </w:r>
      <w:r w:rsidRPr="00CB2B3F">
        <w:rPr>
          <w:b w:val="0"/>
          <w:sz w:val="22"/>
          <w:szCs w:val="22"/>
        </w:rPr>
        <w:t>이유로</w:t>
      </w:r>
      <w:r w:rsidRPr="00CB2B3F">
        <w:rPr>
          <w:b w:val="0"/>
          <w:sz w:val="22"/>
          <w:szCs w:val="22"/>
        </w:rPr>
        <w:t xml:space="preserve"> </w:t>
      </w:r>
      <w:r w:rsidRPr="00CB2B3F">
        <w:rPr>
          <w:b w:val="0"/>
          <w:sz w:val="22"/>
          <w:szCs w:val="22"/>
        </w:rPr>
        <w:t>무</w:t>
      </w:r>
      <w:r>
        <w:rPr>
          <w:rFonts w:hint="eastAsia"/>
          <w:b w:val="0"/>
          <w:sz w:val="22"/>
          <w:szCs w:val="22"/>
        </w:rPr>
        <w:t>가</w:t>
      </w:r>
      <w:r>
        <w:rPr>
          <w:rFonts w:hint="eastAsia"/>
          <w:b w:val="0"/>
          <w:sz w:val="22"/>
          <w:szCs w:val="22"/>
        </w:rPr>
        <w:t xml:space="preserve"> </w:t>
      </w:r>
      <w:r>
        <w:rPr>
          <w:rFonts w:hint="eastAsia"/>
          <w:b w:val="0"/>
          <w:sz w:val="22"/>
          <w:szCs w:val="22"/>
        </w:rPr>
        <w:t>선고됨</w:t>
      </w:r>
      <w:r w:rsidRPr="00CB2B3F">
        <w:rPr>
          <w:b w:val="0"/>
          <w:sz w:val="22"/>
          <w:szCs w:val="22"/>
        </w:rPr>
        <w:t>.</w:t>
      </w:r>
      <w:r>
        <w:rPr>
          <w:b w:val="0"/>
          <w:sz w:val="22"/>
          <w:szCs w:val="22"/>
        </w:rPr>
        <w:t xml:space="preserve"> </w:t>
      </w:r>
      <w:r>
        <w:rPr>
          <w:rFonts w:hint="eastAsia"/>
          <w:b w:val="0"/>
          <w:sz w:val="22"/>
          <w:szCs w:val="22"/>
        </w:rPr>
        <w:t>답변에</w:t>
      </w:r>
      <w:r>
        <w:rPr>
          <w:rFonts w:hint="eastAsia"/>
          <w:b w:val="0"/>
          <w:sz w:val="22"/>
          <w:szCs w:val="22"/>
        </w:rPr>
        <w:t xml:space="preserve"> </w:t>
      </w:r>
      <w:r>
        <w:rPr>
          <w:rFonts w:hint="eastAsia"/>
          <w:b w:val="0"/>
          <w:sz w:val="22"/>
          <w:szCs w:val="22"/>
        </w:rPr>
        <w:t>따르면</w:t>
      </w:r>
      <w:r>
        <w:rPr>
          <w:rFonts w:hint="eastAsia"/>
          <w:b w:val="0"/>
          <w:sz w:val="22"/>
          <w:szCs w:val="22"/>
        </w:rPr>
        <w:t xml:space="preserve"> </w:t>
      </w:r>
      <w:r>
        <w:rPr>
          <w:rFonts w:hint="eastAsia"/>
          <w:b w:val="0"/>
          <w:sz w:val="22"/>
          <w:szCs w:val="22"/>
        </w:rPr>
        <w:t>다른</w:t>
      </w:r>
      <w:r>
        <w:rPr>
          <w:rFonts w:hint="eastAsia"/>
          <w:b w:val="0"/>
          <w:sz w:val="22"/>
          <w:szCs w:val="22"/>
        </w:rPr>
        <w:t xml:space="preserve"> </w:t>
      </w:r>
      <w:r>
        <w:rPr>
          <w:rFonts w:hint="eastAsia"/>
          <w:b w:val="0"/>
          <w:sz w:val="22"/>
          <w:szCs w:val="22"/>
        </w:rPr>
        <w:t>근로자들</w:t>
      </w:r>
      <w:r>
        <w:rPr>
          <w:rFonts w:hint="eastAsia"/>
          <w:b w:val="0"/>
          <w:sz w:val="22"/>
          <w:szCs w:val="22"/>
        </w:rPr>
        <w:t xml:space="preserve"> </w:t>
      </w:r>
      <w:r>
        <w:rPr>
          <w:rFonts w:hint="eastAsia"/>
          <w:b w:val="0"/>
          <w:sz w:val="22"/>
          <w:szCs w:val="22"/>
        </w:rPr>
        <w:t>중</w:t>
      </w:r>
      <w:r>
        <w:rPr>
          <w:rFonts w:hint="eastAsia"/>
          <w:b w:val="0"/>
          <w:sz w:val="22"/>
          <w:szCs w:val="22"/>
        </w:rPr>
        <w:t xml:space="preserve"> </w:t>
      </w:r>
      <w:r>
        <w:rPr>
          <w:rFonts w:hint="eastAsia"/>
          <w:b w:val="0"/>
          <w:sz w:val="22"/>
          <w:szCs w:val="22"/>
        </w:rPr>
        <w:t>일부는</w:t>
      </w:r>
      <w:r>
        <w:rPr>
          <w:rFonts w:hint="eastAsia"/>
          <w:b w:val="0"/>
          <w:sz w:val="22"/>
          <w:szCs w:val="22"/>
        </w:rPr>
        <w:t xml:space="preserve"> </w:t>
      </w:r>
      <w:r>
        <w:rPr>
          <w:rFonts w:hint="eastAsia"/>
          <w:b w:val="0"/>
          <w:sz w:val="22"/>
          <w:szCs w:val="22"/>
        </w:rPr>
        <w:t>한</w:t>
      </w:r>
      <w:r>
        <w:rPr>
          <w:rFonts w:hint="eastAsia"/>
          <w:b w:val="0"/>
          <w:sz w:val="22"/>
          <w:szCs w:val="22"/>
        </w:rPr>
        <w:lastRenderedPageBreak/>
        <w:t>성물류의</w:t>
      </w:r>
      <w:r>
        <w:rPr>
          <w:rFonts w:hint="eastAsia"/>
          <w:b w:val="0"/>
          <w:sz w:val="22"/>
          <w:szCs w:val="22"/>
        </w:rPr>
        <w:t xml:space="preserve"> </w:t>
      </w:r>
      <w:r>
        <w:rPr>
          <w:rFonts w:hint="eastAsia"/>
          <w:b w:val="0"/>
          <w:sz w:val="22"/>
          <w:szCs w:val="22"/>
        </w:rPr>
        <w:t>소속이지만</w:t>
      </w:r>
      <w:r>
        <w:rPr>
          <w:rFonts w:hint="eastAsia"/>
          <w:b w:val="0"/>
          <w:sz w:val="22"/>
          <w:szCs w:val="22"/>
        </w:rPr>
        <w:t>,</w:t>
      </w:r>
      <w:r>
        <w:rPr>
          <w:b w:val="0"/>
          <w:sz w:val="22"/>
          <w:szCs w:val="22"/>
        </w:rPr>
        <w:t xml:space="preserve"> </w:t>
      </w:r>
      <w:r>
        <w:rPr>
          <w:rFonts w:hint="eastAsia"/>
          <w:b w:val="0"/>
          <w:sz w:val="22"/>
          <w:szCs w:val="22"/>
        </w:rPr>
        <w:t>일부는</w:t>
      </w:r>
      <w:r>
        <w:rPr>
          <w:rFonts w:hint="eastAsia"/>
          <w:b w:val="0"/>
          <w:sz w:val="22"/>
          <w:szCs w:val="22"/>
        </w:rPr>
        <w:t xml:space="preserve"> </w:t>
      </w:r>
      <w:r>
        <w:rPr>
          <w:rFonts w:hint="eastAsia"/>
          <w:b w:val="0"/>
          <w:sz w:val="22"/>
          <w:szCs w:val="22"/>
        </w:rPr>
        <w:t>한성물류</w:t>
      </w:r>
      <w:r>
        <w:rPr>
          <w:rFonts w:hint="eastAsia"/>
          <w:b w:val="0"/>
          <w:sz w:val="22"/>
          <w:szCs w:val="22"/>
        </w:rPr>
        <w:t xml:space="preserve"> </w:t>
      </w:r>
      <w:r>
        <w:rPr>
          <w:rFonts w:hint="eastAsia"/>
          <w:b w:val="0"/>
          <w:sz w:val="22"/>
          <w:szCs w:val="22"/>
        </w:rPr>
        <w:t>소속이</w:t>
      </w:r>
      <w:r>
        <w:rPr>
          <w:rFonts w:hint="eastAsia"/>
          <w:b w:val="0"/>
          <w:sz w:val="22"/>
          <w:szCs w:val="22"/>
        </w:rPr>
        <w:t xml:space="preserve"> </w:t>
      </w:r>
      <w:r>
        <w:rPr>
          <w:rFonts w:hint="eastAsia"/>
          <w:b w:val="0"/>
          <w:sz w:val="22"/>
          <w:szCs w:val="22"/>
        </w:rPr>
        <w:t>아니라고</w:t>
      </w:r>
      <w:r>
        <w:rPr>
          <w:rFonts w:hint="eastAsia"/>
          <w:b w:val="0"/>
          <w:sz w:val="22"/>
          <w:szCs w:val="22"/>
        </w:rPr>
        <w:t xml:space="preserve"> </w:t>
      </w:r>
      <w:r>
        <w:rPr>
          <w:rFonts w:hint="eastAsia"/>
          <w:b w:val="0"/>
          <w:sz w:val="22"/>
          <w:szCs w:val="22"/>
        </w:rPr>
        <w:t>함</w:t>
      </w:r>
      <w:r>
        <w:rPr>
          <w:rFonts w:hint="eastAsia"/>
          <w:b w:val="0"/>
          <w:sz w:val="22"/>
          <w:szCs w:val="22"/>
        </w:rPr>
        <w:t>.</w:t>
      </w:r>
    </w:p>
    <w:p w14:paraId="6DB3644D" w14:textId="77777777" w:rsidR="00026A7E" w:rsidRPr="00CB2B3F" w:rsidRDefault="00026A7E" w:rsidP="00026A7E">
      <w:pPr>
        <w:pStyle w:val="21"/>
        <w:spacing w:after="240" w:line="360" w:lineRule="atLeast"/>
        <w:ind w:left="907"/>
        <w:rPr>
          <w:b w:val="0"/>
          <w:sz w:val="22"/>
          <w:szCs w:val="22"/>
        </w:rPr>
      </w:pPr>
      <w:r>
        <w:rPr>
          <w:rFonts w:hint="eastAsia"/>
          <w:b w:val="0"/>
          <w:sz w:val="22"/>
          <w:szCs w:val="22"/>
        </w:rPr>
        <w:t>답변</w:t>
      </w:r>
      <w:r w:rsidRPr="00CB2B3F">
        <w:rPr>
          <w:b w:val="0"/>
          <w:sz w:val="22"/>
          <w:szCs w:val="22"/>
        </w:rPr>
        <w:t>에</w:t>
      </w:r>
      <w:r w:rsidRPr="00CB2B3F">
        <w:rPr>
          <w:b w:val="0"/>
          <w:sz w:val="22"/>
          <w:szCs w:val="22"/>
        </w:rPr>
        <w:t xml:space="preserve"> </w:t>
      </w:r>
      <w:r>
        <w:rPr>
          <w:rFonts w:hint="eastAsia"/>
          <w:b w:val="0"/>
          <w:sz w:val="22"/>
          <w:szCs w:val="22"/>
        </w:rPr>
        <w:t>의하</w:t>
      </w:r>
      <w:r w:rsidRPr="00CB2B3F">
        <w:rPr>
          <w:b w:val="0"/>
          <w:sz w:val="22"/>
          <w:szCs w:val="22"/>
        </w:rPr>
        <w:t>면</w:t>
      </w:r>
      <w:r w:rsidRPr="00CB2B3F">
        <w:rPr>
          <w:b w:val="0"/>
          <w:sz w:val="22"/>
          <w:szCs w:val="22"/>
        </w:rPr>
        <w:t xml:space="preserve">, </w:t>
      </w:r>
      <w:r w:rsidRPr="00CB2B3F">
        <w:rPr>
          <w:b w:val="0"/>
          <w:sz w:val="22"/>
          <w:szCs w:val="22"/>
        </w:rPr>
        <w:t>위</w:t>
      </w:r>
      <w:r w:rsidRPr="00CB2B3F">
        <w:rPr>
          <w:b w:val="0"/>
          <w:sz w:val="22"/>
          <w:szCs w:val="22"/>
        </w:rPr>
        <w:t xml:space="preserve"> </w:t>
      </w:r>
      <w:r w:rsidRPr="00CB2B3F">
        <w:rPr>
          <w:b w:val="0"/>
          <w:sz w:val="22"/>
          <w:szCs w:val="22"/>
        </w:rPr>
        <w:t>화재</w:t>
      </w:r>
      <w:r w:rsidRPr="00CB2B3F">
        <w:rPr>
          <w:b w:val="0"/>
          <w:sz w:val="22"/>
          <w:szCs w:val="22"/>
        </w:rPr>
        <w:t xml:space="preserve"> </w:t>
      </w:r>
      <w:r w:rsidRPr="00CB2B3F">
        <w:rPr>
          <w:b w:val="0"/>
          <w:sz w:val="22"/>
          <w:szCs w:val="22"/>
        </w:rPr>
        <w:t>사고로</w:t>
      </w:r>
      <w:r w:rsidRPr="00CB2B3F">
        <w:rPr>
          <w:b w:val="0"/>
          <w:sz w:val="22"/>
          <w:szCs w:val="22"/>
        </w:rPr>
        <w:t xml:space="preserve"> </w:t>
      </w:r>
      <w:r w:rsidRPr="00CB2B3F">
        <w:rPr>
          <w:b w:val="0"/>
          <w:sz w:val="22"/>
          <w:szCs w:val="22"/>
        </w:rPr>
        <w:t>인해</w:t>
      </w:r>
      <w:r w:rsidRPr="00CB2B3F">
        <w:rPr>
          <w:b w:val="0"/>
          <w:sz w:val="22"/>
          <w:szCs w:val="22"/>
        </w:rPr>
        <w:t xml:space="preserve"> </w:t>
      </w:r>
      <w:r w:rsidRPr="00CB2B3F">
        <w:rPr>
          <w:b w:val="0"/>
          <w:sz w:val="22"/>
          <w:szCs w:val="22"/>
        </w:rPr>
        <w:t>추정되는</w:t>
      </w:r>
      <w:r w:rsidRPr="00CB2B3F">
        <w:rPr>
          <w:b w:val="0"/>
          <w:sz w:val="22"/>
          <w:szCs w:val="22"/>
        </w:rPr>
        <w:t xml:space="preserve"> </w:t>
      </w:r>
      <w:r w:rsidRPr="00CB2B3F">
        <w:rPr>
          <w:b w:val="0"/>
          <w:sz w:val="22"/>
          <w:szCs w:val="22"/>
        </w:rPr>
        <w:t>피해의</w:t>
      </w:r>
      <w:r w:rsidRPr="00CB2B3F">
        <w:rPr>
          <w:b w:val="0"/>
          <w:sz w:val="22"/>
          <w:szCs w:val="22"/>
        </w:rPr>
        <w:t xml:space="preserve"> </w:t>
      </w:r>
      <w:r w:rsidRPr="00CB2B3F">
        <w:rPr>
          <w:b w:val="0"/>
          <w:sz w:val="22"/>
          <w:szCs w:val="22"/>
        </w:rPr>
        <w:t>규모는</w:t>
      </w:r>
      <w:r w:rsidRPr="00CB2B3F">
        <w:rPr>
          <w:b w:val="0"/>
          <w:sz w:val="22"/>
          <w:szCs w:val="22"/>
        </w:rPr>
        <w:t xml:space="preserve"> </w:t>
      </w:r>
      <w:r w:rsidRPr="00CB2B3F">
        <w:rPr>
          <w:b w:val="0"/>
          <w:sz w:val="22"/>
          <w:szCs w:val="22"/>
        </w:rPr>
        <w:t>초기에는</w:t>
      </w:r>
      <w:r w:rsidRPr="00CB2B3F">
        <w:rPr>
          <w:b w:val="0"/>
          <w:sz w:val="22"/>
          <w:szCs w:val="22"/>
        </w:rPr>
        <w:t xml:space="preserve"> </w:t>
      </w:r>
      <w:r w:rsidRPr="00CB2B3F">
        <w:rPr>
          <w:b w:val="0"/>
          <w:sz w:val="22"/>
          <w:szCs w:val="22"/>
        </w:rPr>
        <w:t>약</w:t>
      </w:r>
      <w:r w:rsidRPr="00CB2B3F">
        <w:rPr>
          <w:b w:val="0"/>
          <w:sz w:val="22"/>
          <w:szCs w:val="22"/>
        </w:rPr>
        <w:t xml:space="preserve"> 500</w:t>
      </w:r>
      <w:r w:rsidRPr="00CB2B3F">
        <w:rPr>
          <w:b w:val="0"/>
          <w:sz w:val="22"/>
          <w:szCs w:val="22"/>
        </w:rPr>
        <w:t>억원으로</w:t>
      </w:r>
      <w:r w:rsidRPr="00CB2B3F">
        <w:rPr>
          <w:b w:val="0"/>
          <w:sz w:val="22"/>
          <w:szCs w:val="22"/>
        </w:rPr>
        <w:t xml:space="preserve"> </w:t>
      </w:r>
      <w:r w:rsidRPr="00CB2B3F">
        <w:rPr>
          <w:b w:val="0"/>
          <w:sz w:val="22"/>
          <w:szCs w:val="22"/>
        </w:rPr>
        <w:t>추정되었으나</w:t>
      </w:r>
      <w:r w:rsidRPr="00CB2B3F">
        <w:rPr>
          <w:b w:val="0"/>
          <w:sz w:val="22"/>
          <w:szCs w:val="22"/>
        </w:rPr>
        <w:t xml:space="preserve">, </w:t>
      </w:r>
      <w:r w:rsidRPr="00CB2B3F">
        <w:rPr>
          <w:b w:val="0"/>
          <w:sz w:val="22"/>
          <w:szCs w:val="22"/>
        </w:rPr>
        <w:t>건물이</w:t>
      </w:r>
      <w:r w:rsidRPr="00CB2B3F">
        <w:rPr>
          <w:b w:val="0"/>
          <w:sz w:val="22"/>
          <w:szCs w:val="22"/>
        </w:rPr>
        <w:t xml:space="preserve"> </w:t>
      </w:r>
      <w:proofErr w:type="spellStart"/>
      <w:r w:rsidRPr="00CB2B3F">
        <w:rPr>
          <w:b w:val="0"/>
          <w:sz w:val="22"/>
          <w:szCs w:val="22"/>
        </w:rPr>
        <w:t>멸실되지</w:t>
      </w:r>
      <w:proofErr w:type="spellEnd"/>
      <w:r w:rsidRPr="00CB2B3F">
        <w:rPr>
          <w:b w:val="0"/>
          <w:sz w:val="22"/>
          <w:szCs w:val="22"/>
        </w:rPr>
        <w:t xml:space="preserve"> </w:t>
      </w:r>
      <w:r w:rsidRPr="00CB2B3F">
        <w:rPr>
          <w:b w:val="0"/>
          <w:sz w:val="22"/>
          <w:szCs w:val="22"/>
        </w:rPr>
        <w:t>않았다는</w:t>
      </w:r>
      <w:r w:rsidRPr="00CB2B3F">
        <w:rPr>
          <w:b w:val="0"/>
          <w:sz w:val="22"/>
          <w:szCs w:val="22"/>
        </w:rPr>
        <w:t xml:space="preserve"> </w:t>
      </w:r>
      <w:r w:rsidRPr="00CB2B3F">
        <w:rPr>
          <w:b w:val="0"/>
          <w:sz w:val="22"/>
          <w:szCs w:val="22"/>
        </w:rPr>
        <w:t>점을</w:t>
      </w:r>
      <w:r w:rsidRPr="00CB2B3F">
        <w:rPr>
          <w:b w:val="0"/>
          <w:sz w:val="22"/>
          <w:szCs w:val="22"/>
        </w:rPr>
        <w:t xml:space="preserve"> </w:t>
      </w:r>
      <w:r w:rsidRPr="00CB2B3F">
        <w:rPr>
          <w:b w:val="0"/>
          <w:sz w:val="22"/>
          <w:szCs w:val="22"/>
        </w:rPr>
        <w:t>고려하면</w:t>
      </w:r>
      <w:r w:rsidRPr="00CB2B3F">
        <w:rPr>
          <w:b w:val="0"/>
          <w:sz w:val="22"/>
          <w:szCs w:val="22"/>
        </w:rPr>
        <w:t xml:space="preserve"> </w:t>
      </w:r>
      <w:r w:rsidRPr="00CB2B3F">
        <w:rPr>
          <w:b w:val="0"/>
          <w:sz w:val="22"/>
          <w:szCs w:val="22"/>
        </w:rPr>
        <w:t>건물</w:t>
      </w:r>
      <w:r w:rsidRPr="00CB2B3F">
        <w:rPr>
          <w:b w:val="0"/>
          <w:sz w:val="22"/>
          <w:szCs w:val="22"/>
        </w:rPr>
        <w:t xml:space="preserve"> </w:t>
      </w:r>
      <w:r w:rsidRPr="00CB2B3F">
        <w:rPr>
          <w:b w:val="0"/>
          <w:sz w:val="22"/>
          <w:szCs w:val="22"/>
        </w:rPr>
        <w:t>피해</w:t>
      </w:r>
      <w:r w:rsidRPr="00CB2B3F">
        <w:rPr>
          <w:b w:val="0"/>
          <w:sz w:val="22"/>
          <w:szCs w:val="22"/>
        </w:rPr>
        <w:t xml:space="preserve"> </w:t>
      </w:r>
      <w:r w:rsidRPr="00CB2B3F">
        <w:rPr>
          <w:b w:val="0"/>
          <w:sz w:val="22"/>
          <w:szCs w:val="22"/>
        </w:rPr>
        <w:t>약</w:t>
      </w:r>
      <w:r w:rsidRPr="00CB2B3F">
        <w:rPr>
          <w:b w:val="0"/>
          <w:sz w:val="22"/>
          <w:szCs w:val="22"/>
        </w:rPr>
        <w:t xml:space="preserve"> 100</w:t>
      </w:r>
      <w:r w:rsidRPr="00CB2B3F">
        <w:rPr>
          <w:b w:val="0"/>
          <w:sz w:val="22"/>
          <w:szCs w:val="22"/>
        </w:rPr>
        <w:t>억</w:t>
      </w:r>
      <w:r w:rsidRPr="00CB2B3F">
        <w:rPr>
          <w:b w:val="0"/>
          <w:sz w:val="22"/>
          <w:szCs w:val="22"/>
        </w:rPr>
        <w:t xml:space="preserve"> ~ 200</w:t>
      </w:r>
      <w:r w:rsidRPr="00CB2B3F">
        <w:rPr>
          <w:b w:val="0"/>
          <w:sz w:val="22"/>
          <w:szCs w:val="22"/>
        </w:rPr>
        <w:t>억원에</w:t>
      </w:r>
      <w:r w:rsidRPr="00CB2B3F">
        <w:rPr>
          <w:b w:val="0"/>
          <w:sz w:val="22"/>
          <w:szCs w:val="22"/>
        </w:rPr>
        <w:t xml:space="preserve"> </w:t>
      </w:r>
      <w:r w:rsidRPr="00CB2B3F">
        <w:rPr>
          <w:b w:val="0"/>
          <w:sz w:val="22"/>
          <w:szCs w:val="22"/>
        </w:rPr>
        <w:t>다른</w:t>
      </w:r>
      <w:r w:rsidRPr="00CB2B3F">
        <w:rPr>
          <w:b w:val="0"/>
          <w:sz w:val="22"/>
          <w:szCs w:val="22"/>
        </w:rPr>
        <w:t xml:space="preserve"> </w:t>
      </w:r>
      <w:r w:rsidRPr="00CB2B3F">
        <w:rPr>
          <w:b w:val="0"/>
          <w:sz w:val="22"/>
          <w:szCs w:val="22"/>
        </w:rPr>
        <w:t>임차</w:t>
      </w:r>
      <w:r w:rsidRPr="00CB2B3F">
        <w:rPr>
          <w:b w:val="0"/>
          <w:sz w:val="22"/>
          <w:szCs w:val="22"/>
        </w:rPr>
        <w:t xml:space="preserve"> </w:t>
      </w:r>
      <w:r w:rsidRPr="00CB2B3F">
        <w:rPr>
          <w:b w:val="0"/>
          <w:sz w:val="22"/>
          <w:szCs w:val="22"/>
        </w:rPr>
        <w:t>업체들의</w:t>
      </w:r>
      <w:r w:rsidRPr="00CB2B3F">
        <w:rPr>
          <w:b w:val="0"/>
          <w:sz w:val="22"/>
          <w:szCs w:val="22"/>
        </w:rPr>
        <w:t xml:space="preserve"> </w:t>
      </w:r>
      <w:r w:rsidRPr="00CB2B3F">
        <w:rPr>
          <w:b w:val="0"/>
          <w:sz w:val="22"/>
          <w:szCs w:val="22"/>
        </w:rPr>
        <w:t>피해</w:t>
      </w:r>
      <w:r w:rsidRPr="00CB2B3F">
        <w:rPr>
          <w:b w:val="0"/>
          <w:sz w:val="22"/>
          <w:szCs w:val="22"/>
        </w:rPr>
        <w:t xml:space="preserve"> </w:t>
      </w:r>
      <w:r w:rsidRPr="00CB2B3F">
        <w:rPr>
          <w:b w:val="0"/>
          <w:sz w:val="22"/>
          <w:szCs w:val="22"/>
        </w:rPr>
        <w:t>등이</w:t>
      </w:r>
      <w:r w:rsidRPr="00CB2B3F">
        <w:rPr>
          <w:b w:val="0"/>
          <w:sz w:val="22"/>
          <w:szCs w:val="22"/>
        </w:rPr>
        <w:t xml:space="preserve"> </w:t>
      </w:r>
      <w:r w:rsidRPr="00CB2B3F">
        <w:rPr>
          <w:b w:val="0"/>
          <w:sz w:val="22"/>
          <w:szCs w:val="22"/>
        </w:rPr>
        <w:t>더해진</w:t>
      </w:r>
      <w:r w:rsidRPr="00CB2B3F">
        <w:rPr>
          <w:b w:val="0"/>
          <w:sz w:val="22"/>
          <w:szCs w:val="22"/>
        </w:rPr>
        <w:t xml:space="preserve"> </w:t>
      </w:r>
      <w:r w:rsidRPr="00CB2B3F">
        <w:rPr>
          <w:b w:val="0"/>
          <w:sz w:val="22"/>
          <w:szCs w:val="22"/>
        </w:rPr>
        <w:t>수준이</w:t>
      </w:r>
      <w:r w:rsidRPr="00CB2B3F">
        <w:rPr>
          <w:b w:val="0"/>
          <w:sz w:val="22"/>
          <w:szCs w:val="22"/>
        </w:rPr>
        <w:t xml:space="preserve"> </w:t>
      </w:r>
      <w:r w:rsidRPr="00CB2B3F">
        <w:rPr>
          <w:b w:val="0"/>
          <w:sz w:val="22"/>
          <w:szCs w:val="22"/>
        </w:rPr>
        <w:t>될</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보인다고</w:t>
      </w:r>
      <w:r w:rsidRPr="00CB2B3F">
        <w:rPr>
          <w:b w:val="0"/>
          <w:sz w:val="22"/>
          <w:szCs w:val="22"/>
        </w:rPr>
        <w:t xml:space="preserve"> </w:t>
      </w:r>
      <w:r w:rsidRPr="00CB2B3F">
        <w:rPr>
          <w:b w:val="0"/>
          <w:sz w:val="22"/>
          <w:szCs w:val="22"/>
        </w:rPr>
        <w:t>함</w:t>
      </w:r>
      <w:r w:rsidRPr="00CB2B3F">
        <w:rPr>
          <w:b w:val="0"/>
          <w:sz w:val="22"/>
          <w:szCs w:val="22"/>
        </w:rPr>
        <w:t>.</w:t>
      </w:r>
    </w:p>
    <w:p w14:paraId="161BD75C" w14:textId="77777777" w:rsidR="00026A7E" w:rsidRPr="00CB2B3F" w:rsidRDefault="00026A7E" w:rsidP="00026A7E">
      <w:pPr>
        <w:pStyle w:val="21"/>
        <w:spacing w:after="240" w:line="360" w:lineRule="atLeast"/>
        <w:ind w:left="907"/>
        <w:rPr>
          <w:b w:val="0"/>
          <w:sz w:val="22"/>
          <w:szCs w:val="22"/>
        </w:rPr>
      </w:pPr>
      <w:r>
        <w:rPr>
          <w:rFonts w:hint="eastAsia"/>
          <w:b w:val="0"/>
          <w:sz w:val="22"/>
          <w:szCs w:val="22"/>
        </w:rPr>
        <w:t>답변에</w:t>
      </w:r>
      <w:r>
        <w:rPr>
          <w:rFonts w:hint="eastAsia"/>
          <w:b w:val="0"/>
          <w:sz w:val="22"/>
          <w:szCs w:val="22"/>
        </w:rPr>
        <w:t xml:space="preserve"> </w:t>
      </w:r>
      <w:r>
        <w:rPr>
          <w:rFonts w:hint="eastAsia"/>
          <w:b w:val="0"/>
          <w:sz w:val="22"/>
          <w:szCs w:val="22"/>
        </w:rPr>
        <w:t>의하면</w:t>
      </w:r>
      <w:r w:rsidRPr="00CB2B3F">
        <w:rPr>
          <w:b w:val="0"/>
          <w:sz w:val="22"/>
          <w:szCs w:val="22"/>
        </w:rPr>
        <w:t xml:space="preserve">, </w:t>
      </w:r>
      <w:r w:rsidRPr="00CB2B3F">
        <w:rPr>
          <w:b w:val="0"/>
          <w:sz w:val="22"/>
          <w:szCs w:val="22"/>
        </w:rPr>
        <w:t>화재의</w:t>
      </w:r>
      <w:r w:rsidRPr="00CB2B3F">
        <w:rPr>
          <w:b w:val="0"/>
          <w:sz w:val="22"/>
          <w:szCs w:val="22"/>
        </w:rPr>
        <w:t xml:space="preserve"> </w:t>
      </w:r>
      <w:r w:rsidRPr="00CB2B3F">
        <w:rPr>
          <w:b w:val="0"/>
          <w:sz w:val="22"/>
          <w:szCs w:val="22"/>
        </w:rPr>
        <w:t>원인으로</w:t>
      </w:r>
      <w:r w:rsidRPr="00CB2B3F">
        <w:rPr>
          <w:b w:val="0"/>
          <w:sz w:val="22"/>
          <w:szCs w:val="22"/>
        </w:rPr>
        <w:t xml:space="preserve"> </w:t>
      </w:r>
      <w:r w:rsidRPr="00CB2B3F">
        <w:rPr>
          <w:b w:val="0"/>
          <w:sz w:val="22"/>
          <w:szCs w:val="22"/>
        </w:rPr>
        <w:t>지목된</w:t>
      </w:r>
      <w:r w:rsidRPr="00CB2B3F">
        <w:rPr>
          <w:b w:val="0"/>
          <w:sz w:val="22"/>
          <w:szCs w:val="22"/>
        </w:rPr>
        <w:t xml:space="preserve"> </w:t>
      </w:r>
      <w:r w:rsidRPr="00CB2B3F">
        <w:rPr>
          <w:b w:val="0"/>
          <w:sz w:val="22"/>
          <w:szCs w:val="22"/>
        </w:rPr>
        <w:t>외국인</w:t>
      </w:r>
      <w:r w:rsidRPr="00CB2B3F">
        <w:rPr>
          <w:b w:val="0"/>
          <w:sz w:val="22"/>
          <w:szCs w:val="22"/>
        </w:rPr>
        <w:t xml:space="preserve"> </w:t>
      </w:r>
      <w:r w:rsidRPr="00CB2B3F">
        <w:rPr>
          <w:b w:val="0"/>
          <w:sz w:val="22"/>
          <w:szCs w:val="22"/>
        </w:rPr>
        <w:t>파견사원은</w:t>
      </w:r>
      <w:r w:rsidRPr="00CB2B3F">
        <w:rPr>
          <w:b w:val="0"/>
          <w:sz w:val="22"/>
          <w:szCs w:val="22"/>
        </w:rPr>
        <w:t xml:space="preserve"> </w:t>
      </w:r>
      <w:r w:rsidRPr="00CB2B3F">
        <w:rPr>
          <w:b w:val="0"/>
          <w:sz w:val="22"/>
          <w:szCs w:val="22"/>
        </w:rPr>
        <w:t>한성물류가</w:t>
      </w:r>
      <w:r w:rsidRPr="00CB2B3F">
        <w:rPr>
          <w:b w:val="0"/>
          <w:sz w:val="22"/>
          <w:szCs w:val="22"/>
        </w:rPr>
        <w:t xml:space="preserve"> </w:t>
      </w:r>
      <w:r w:rsidRPr="00CB2B3F">
        <w:rPr>
          <w:b w:val="0"/>
          <w:sz w:val="22"/>
          <w:szCs w:val="22"/>
        </w:rPr>
        <w:t>사용하는</w:t>
      </w:r>
      <w:r w:rsidRPr="00CB2B3F">
        <w:rPr>
          <w:b w:val="0"/>
          <w:sz w:val="22"/>
          <w:szCs w:val="22"/>
        </w:rPr>
        <w:t xml:space="preserve"> </w:t>
      </w:r>
      <w:r w:rsidRPr="00CB2B3F">
        <w:rPr>
          <w:b w:val="0"/>
          <w:sz w:val="22"/>
          <w:szCs w:val="22"/>
        </w:rPr>
        <w:t>외국인</w:t>
      </w:r>
      <w:r w:rsidRPr="00CB2B3F">
        <w:rPr>
          <w:b w:val="0"/>
          <w:sz w:val="22"/>
          <w:szCs w:val="22"/>
        </w:rPr>
        <w:t xml:space="preserve"> </w:t>
      </w:r>
      <w:r w:rsidRPr="00CB2B3F">
        <w:rPr>
          <w:b w:val="0"/>
          <w:sz w:val="22"/>
          <w:szCs w:val="22"/>
        </w:rPr>
        <w:t>파견사원일</w:t>
      </w:r>
      <w:r w:rsidRPr="00CB2B3F">
        <w:rPr>
          <w:b w:val="0"/>
          <w:sz w:val="22"/>
          <w:szCs w:val="22"/>
        </w:rPr>
        <w:t xml:space="preserve"> </w:t>
      </w:r>
      <w:r w:rsidRPr="00CB2B3F">
        <w:rPr>
          <w:b w:val="0"/>
          <w:sz w:val="22"/>
          <w:szCs w:val="22"/>
        </w:rPr>
        <w:t>뿐</w:t>
      </w:r>
      <w:r w:rsidRPr="00CB2B3F">
        <w:rPr>
          <w:b w:val="0"/>
          <w:sz w:val="22"/>
          <w:szCs w:val="22"/>
        </w:rPr>
        <w:t xml:space="preserve"> </w:t>
      </w:r>
      <w:r w:rsidRPr="00CB2B3F">
        <w:rPr>
          <w:b w:val="0"/>
          <w:sz w:val="22"/>
          <w:szCs w:val="22"/>
        </w:rPr>
        <w:t>회사와</w:t>
      </w:r>
      <w:r w:rsidRPr="00CB2B3F">
        <w:rPr>
          <w:b w:val="0"/>
          <w:sz w:val="22"/>
          <w:szCs w:val="22"/>
        </w:rPr>
        <w:t xml:space="preserve"> </w:t>
      </w:r>
      <w:r w:rsidRPr="00CB2B3F">
        <w:rPr>
          <w:b w:val="0"/>
          <w:sz w:val="22"/>
          <w:szCs w:val="22"/>
        </w:rPr>
        <w:t>근로지휘</w:t>
      </w:r>
      <w:r>
        <w:rPr>
          <w:rFonts w:hint="eastAsia"/>
          <w:b w:val="0"/>
          <w:sz w:val="22"/>
          <w:szCs w:val="22"/>
        </w:rPr>
        <w:t xml:space="preserve"> </w:t>
      </w:r>
      <w:r w:rsidRPr="00CB2B3F">
        <w:rPr>
          <w:b w:val="0"/>
          <w:sz w:val="22"/>
          <w:szCs w:val="22"/>
        </w:rPr>
        <w:t>감독관계에</w:t>
      </w:r>
      <w:r w:rsidRPr="00CB2B3F">
        <w:rPr>
          <w:b w:val="0"/>
          <w:sz w:val="22"/>
          <w:szCs w:val="22"/>
        </w:rPr>
        <w:t xml:space="preserve"> </w:t>
      </w:r>
      <w:r w:rsidRPr="00CB2B3F">
        <w:rPr>
          <w:b w:val="0"/>
          <w:sz w:val="22"/>
          <w:szCs w:val="22"/>
        </w:rPr>
        <w:t>있지는</w:t>
      </w:r>
      <w:r w:rsidRPr="00CB2B3F">
        <w:rPr>
          <w:b w:val="0"/>
          <w:sz w:val="22"/>
          <w:szCs w:val="22"/>
        </w:rPr>
        <w:t xml:space="preserve"> </w:t>
      </w:r>
      <w:r w:rsidRPr="00CB2B3F">
        <w:rPr>
          <w:b w:val="0"/>
          <w:sz w:val="22"/>
          <w:szCs w:val="22"/>
        </w:rPr>
        <w:t>않았으며</w:t>
      </w:r>
      <w:r w:rsidRPr="00CB2B3F">
        <w:rPr>
          <w:b w:val="0"/>
          <w:sz w:val="22"/>
          <w:szCs w:val="22"/>
        </w:rPr>
        <w:t>, 1</w:t>
      </w:r>
      <w:r w:rsidRPr="00CB2B3F">
        <w:rPr>
          <w:b w:val="0"/>
          <w:sz w:val="22"/>
          <w:szCs w:val="22"/>
        </w:rPr>
        <w:t>심에서</w:t>
      </w:r>
      <w:r w:rsidRPr="00CB2B3F">
        <w:rPr>
          <w:b w:val="0"/>
          <w:sz w:val="22"/>
          <w:szCs w:val="22"/>
        </w:rPr>
        <w:t xml:space="preserve"> </w:t>
      </w:r>
      <w:r w:rsidRPr="00CB2B3F">
        <w:rPr>
          <w:b w:val="0"/>
          <w:sz w:val="22"/>
          <w:szCs w:val="22"/>
        </w:rPr>
        <w:t>화재</w:t>
      </w:r>
      <w:r w:rsidRPr="00CB2B3F">
        <w:rPr>
          <w:b w:val="0"/>
          <w:sz w:val="22"/>
          <w:szCs w:val="22"/>
        </w:rPr>
        <w:t xml:space="preserve"> </w:t>
      </w:r>
      <w:r w:rsidRPr="00CB2B3F">
        <w:rPr>
          <w:b w:val="0"/>
          <w:sz w:val="22"/>
          <w:szCs w:val="22"/>
        </w:rPr>
        <w:t>원인이</w:t>
      </w:r>
      <w:r w:rsidRPr="00CB2B3F">
        <w:rPr>
          <w:b w:val="0"/>
          <w:sz w:val="22"/>
          <w:szCs w:val="22"/>
        </w:rPr>
        <w:t xml:space="preserve"> </w:t>
      </w:r>
      <w:r w:rsidRPr="00CB2B3F">
        <w:rPr>
          <w:b w:val="0"/>
          <w:sz w:val="22"/>
          <w:szCs w:val="22"/>
        </w:rPr>
        <w:t>불명이라는</w:t>
      </w:r>
      <w:r w:rsidRPr="00CB2B3F">
        <w:rPr>
          <w:b w:val="0"/>
          <w:sz w:val="22"/>
          <w:szCs w:val="22"/>
        </w:rPr>
        <w:t xml:space="preserve"> </w:t>
      </w:r>
      <w:r w:rsidRPr="00CB2B3F">
        <w:rPr>
          <w:b w:val="0"/>
          <w:sz w:val="22"/>
          <w:szCs w:val="22"/>
        </w:rPr>
        <w:t>이유로</w:t>
      </w:r>
      <w:r w:rsidRPr="00CB2B3F">
        <w:rPr>
          <w:b w:val="0"/>
          <w:sz w:val="22"/>
          <w:szCs w:val="22"/>
        </w:rPr>
        <w:t xml:space="preserve"> </w:t>
      </w:r>
      <w:r w:rsidRPr="00CB2B3F">
        <w:rPr>
          <w:b w:val="0"/>
          <w:sz w:val="22"/>
          <w:szCs w:val="22"/>
        </w:rPr>
        <w:t>해당</w:t>
      </w:r>
      <w:r w:rsidRPr="00CB2B3F">
        <w:rPr>
          <w:b w:val="0"/>
          <w:sz w:val="22"/>
          <w:szCs w:val="22"/>
        </w:rPr>
        <w:t xml:space="preserve"> </w:t>
      </w:r>
      <w:r w:rsidRPr="00CB2B3F">
        <w:rPr>
          <w:b w:val="0"/>
          <w:sz w:val="22"/>
          <w:szCs w:val="22"/>
        </w:rPr>
        <w:t>외국인</w:t>
      </w:r>
      <w:r w:rsidRPr="00CB2B3F">
        <w:rPr>
          <w:b w:val="0"/>
          <w:sz w:val="22"/>
          <w:szCs w:val="22"/>
        </w:rPr>
        <w:t xml:space="preserve"> </w:t>
      </w:r>
      <w:r w:rsidRPr="00CB2B3F">
        <w:rPr>
          <w:b w:val="0"/>
          <w:sz w:val="22"/>
          <w:szCs w:val="22"/>
        </w:rPr>
        <w:t>파견사원에</w:t>
      </w:r>
      <w:r w:rsidRPr="00CB2B3F">
        <w:rPr>
          <w:b w:val="0"/>
          <w:sz w:val="22"/>
          <w:szCs w:val="22"/>
        </w:rPr>
        <w:t xml:space="preserve"> </w:t>
      </w:r>
      <w:r w:rsidRPr="00CB2B3F">
        <w:rPr>
          <w:b w:val="0"/>
          <w:sz w:val="22"/>
          <w:szCs w:val="22"/>
        </w:rPr>
        <w:t>대해</w:t>
      </w:r>
      <w:r w:rsidRPr="00CB2B3F">
        <w:rPr>
          <w:b w:val="0"/>
          <w:sz w:val="22"/>
          <w:szCs w:val="22"/>
        </w:rPr>
        <w:t xml:space="preserve"> </w:t>
      </w:r>
      <w:r w:rsidRPr="00CB2B3F">
        <w:rPr>
          <w:b w:val="0"/>
          <w:sz w:val="22"/>
          <w:szCs w:val="22"/>
        </w:rPr>
        <w:t>무죄</w:t>
      </w:r>
      <w:r w:rsidRPr="00CB2B3F">
        <w:rPr>
          <w:b w:val="0"/>
          <w:sz w:val="22"/>
          <w:szCs w:val="22"/>
        </w:rPr>
        <w:t xml:space="preserve"> </w:t>
      </w:r>
      <w:r w:rsidRPr="00CB2B3F">
        <w:rPr>
          <w:b w:val="0"/>
          <w:sz w:val="22"/>
          <w:szCs w:val="22"/>
        </w:rPr>
        <w:t>판결이</w:t>
      </w:r>
      <w:r w:rsidRPr="00CB2B3F">
        <w:rPr>
          <w:b w:val="0"/>
          <w:sz w:val="22"/>
          <w:szCs w:val="22"/>
        </w:rPr>
        <w:t xml:space="preserve"> </w:t>
      </w:r>
      <w:r w:rsidRPr="00CB2B3F">
        <w:rPr>
          <w:b w:val="0"/>
          <w:sz w:val="22"/>
          <w:szCs w:val="22"/>
        </w:rPr>
        <w:t>내려졌으므로</w:t>
      </w:r>
      <w:r w:rsidRPr="00CB2B3F">
        <w:rPr>
          <w:b w:val="0"/>
          <w:sz w:val="22"/>
          <w:szCs w:val="22"/>
        </w:rPr>
        <w:t xml:space="preserve"> </w:t>
      </w:r>
      <w:r w:rsidRPr="00CB2B3F">
        <w:rPr>
          <w:b w:val="0"/>
          <w:sz w:val="22"/>
          <w:szCs w:val="22"/>
        </w:rPr>
        <w:t>회사의</w:t>
      </w:r>
      <w:r w:rsidRPr="00CB2B3F">
        <w:rPr>
          <w:b w:val="0"/>
          <w:sz w:val="22"/>
          <w:szCs w:val="22"/>
        </w:rPr>
        <w:t xml:space="preserve"> </w:t>
      </w:r>
      <w:r w:rsidRPr="00CB2B3F">
        <w:rPr>
          <w:b w:val="0"/>
          <w:sz w:val="22"/>
          <w:szCs w:val="22"/>
        </w:rPr>
        <w:t>책임은</w:t>
      </w:r>
      <w:r w:rsidRPr="00CB2B3F">
        <w:rPr>
          <w:b w:val="0"/>
          <w:sz w:val="22"/>
          <w:szCs w:val="22"/>
        </w:rPr>
        <w:t xml:space="preserve"> </w:t>
      </w:r>
      <w:r w:rsidRPr="00CB2B3F">
        <w:rPr>
          <w:b w:val="0"/>
          <w:sz w:val="22"/>
          <w:szCs w:val="22"/>
        </w:rPr>
        <w:t>제한적일</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보인다고</w:t>
      </w:r>
      <w:r w:rsidRPr="00CB2B3F">
        <w:rPr>
          <w:b w:val="0"/>
          <w:sz w:val="22"/>
          <w:szCs w:val="22"/>
        </w:rPr>
        <w:t xml:space="preserve"> </w:t>
      </w:r>
      <w:r w:rsidRPr="00CB2B3F">
        <w:rPr>
          <w:b w:val="0"/>
          <w:sz w:val="22"/>
          <w:szCs w:val="22"/>
        </w:rPr>
        <w:t>함</w:t>
      </w:r>
      <w:r w:rsidRPr="00CB2B3F">
        <w:rPr>
          <w:b w:val="0"/>
          <w:sz w:val="22"/>
          <w:szCs w:val="22"/>
        </w:rPr>
        <w:t>.</w:t>
      </w:r>
      <w:r>
        <w:rPr>
          <w:b w:val="0"/>
          <w:sz w:val="22"/>
          <w:szCs w:val="22"/>
        </w:rPr>
        <w:t xml:space="preserve"> </w:t>
      </w:r>
      <w:r>
        <w:rPr>
          <w:rFonts w:hint="eastAsia"/>
          <w:b w:val="0"/>
          <w:sz w:val="22"/>
          <w:szCs w:val="22"/>
        </w:rPr>
        <w:t>나아가</w:t>
      </w:r>
      <w:r>
        <w:rPr>
          <w:rFonts w:hint="eastAsia"/>
          <w:b w:val="0"/>
          <w:sz w:val="22"/>
          <w:szCs w:val="22"/>
        </w:rPr>
        <w:t>,</w:t>
      </w:r>
      <w:r>
        <w:rPr>
          <w:b w:val="0"/>
          <w:sz w:val="22"/>
          <w:szCs w:val="22"/>
        </w:rPr>
        <w:t xml:space="preserve"> </w:t>
      </w:r>
      <w:r>
        <w:rPr>
          <w:rFonts w:hint="eastAsia"/>
          <w:b w:val="0"/>
          <w:sz w:val="22"/>
          <w:szCs w:val="22"/>
        </w:rPr>
        <w:t>답변에</w:t>
      </w:r>
      <w:r>
        <w:rPr>
          <w:rFonts w:hint="eastAsia"/>
          <w:b w:val="0"/>
          <w:sz w:val="22"/>
          <w:szCs w:val="22"/>
        </w:rPr>
        <w:t xml:space="preserve"> </w:t>
      </w:r>
      <w:r>
        <w:rPr>
          <w:rFonts w:hint="eastAsia"/>
          <w:b w:val="0"/>
          <w:sz w:val="22"/>
          <w:szCs w:val="22"/>
        </w:rPr>
        <w:t>따르면</w:t>
      </w:r>
      <w:r>
        <w:rPr>
          <w:rFonts w:hint="eastAsia"/>
          <w:b w:val="0"/>
          <w:sz w:val="22"/>
          <w:szCs w:val="22"/>
        </w:rPr>
        <w:t xml:space="preserve"> </w:t>
      </w:r>
      <w:r>
        <w:rPr>
          <w:rFonts w:hint="eastAsia"/>
          <w:b w:val="0"/>
          <w:sz w:val="22"/>
          <w:szCs w:val="22"/>
        </w:rPr>
        <w:t>발화지점인</w:t>
      </w:r>
      <w:r>
        <w:rPr>
          <w:rFonts w:hint="eastAsia"/>
          <w:b w:val="0"/>
          <w:sz w:val="22"/>
          <w:szCs w:val="22"/>
        </w:rPr>
        <w:t xml:space="preserve"> </w:t>
      </w:r>
      <w:r>
        <w:rPr>
          <w:rFonts w:hint="eastAsia"/>
          <w:b w:val="0"/>
          <w:sz w:val="22"/>
          <w:szCs w:val="22"/>
        </w:rPr>
        <w:t>목재</w:t>
      </w:r>
      <w:r>
        <w:rPr>
          <w:rFonts w:hint="eastAsia"/>
          <w:b w:val="0"/>
          <w:sz w:val="22"/>
          <w:szCs w:val="22"/>
        </w:rPr>
        <w:t xml:space="preserve"> </w:t>
      </w:r>
      <w:r>
        <w:rPr>
          <w:rFonts w:hint="eastAsia"/>
          <w:b w:val="0"/>
          <w:sz w:val="22"/>
          <w:szCs w:val="22"/>
        </w:rPr>
        <w:t>팔레트가</w:t>
      </w:r>
      <w:r>
        <w:rPr>
          <w:rFonts w:hint="eastAsia"/>
          <w:b w:val="0"/>
          <w:sz w:val="22"/>
          <w:szCs w:val="22"/>
        </w:rPr>
        <w:t xml:space="preserve"> </w:t>
      </w:r>
      <w:r>
        <w:rPr>
          <w:rFonts w:hint="eastAsia"/>
          <w:b w:val="0"/>
          <w:sz w:val="22"/>
          <w:szCs w:val="22"/>
        </w:rPr>
        <w:t>위치하고</w:t>
      </w:r>
      <w:r>
        <w:rPr>
          <w:rFonts w:hint="eastAsia"/>
          <w:b w:val="0"/>
          <w:sz w:val="22"/>
          <w:szCs w:val="22"/>
        </w:rPr>
        <w:t xml:space="preserve"> </w:t>
      </w:r>
      <w:r>
        <w:rPr>
          <w:rFonts w:hint="eastAsia"/>
          <w:b w:val="0"/>
          <w:sz w:val="22"/>
          <w:szCs w:val="22"/>
        </w:rPr>
        <w:t>있던</w:t>
      </w:r>
      <w:r>
        <w:rPr>
          <w:rFonts w:hint="eastAsia"/>
          <w:b w:val="0"/>
          <w:sz w:val="22"/>
          <w:szCs w:val="22"/>
        </w:rPr>
        <w:t xml:space="preserve"> </w:t>
      </w:r>
      <w:r>
        <w:rPr>
          <w:rFonts w:hint="eastAsia"/>
          <w:b w:val="0"/>
          <w:sz w:val="22"/>
          <w:szCs w:val="22"/>
        </w:rPr>
        <w:t>쓰레기</w:t>
      </w:r>
      <w:r>
        <w:rPr>
          <w:rFonts w:hint="eastAsia"/>
          <w:b w:val="0"/>
          <w:sz w:val="22"/>
          <w:szCs w:val="22"/>
        </w:rPr>
        <w:t xml:space="preserve"> </w:t>
      </w:r>
      <w:proofErr w:type="spellStart"/>
      <w:r>
        <w:rPr>
          <w:rFonts w:hint="eastAsia"/>
          <w:b w:val="0"/>
          <w:sz w:val="22"/>
          <w:szCs w:val="22"/>
        </w:rPr>
        <w:t>분리수거함은</w:t>
      </w:r>
      <w:proofErr w:type="spellEnd"/>
      <w:r>
        <w:rPr>
          <w:rFonts w:hint="eastAsia"/>
          <w:b w:val="0"/>
          <w:sz w:val="22"/>
          <w:szCs w:val="22"/>
        </w:rPr>
        <w:t xml:space="preserve"> </w:t>
      </w:r>
      <w:r>
        <w:rPr>
          <w:rFonts w:hint="eastAsia"/>
          <w:b w:val="0"/>
          <w:sz w:val="22"/>
          <w:szCs w:val="22"/>
        </w:rPr>
        <w:t>한샘</w:t>
      </w:r>
      <w:r>
        <w:rPr>
          <w:rFonts w:hint="eastAsia"/>
          <w:b w:val="0"/>
          <w:sz w:val="22"/>
          <w:szCs w:val="22"/>
        </w:rPr>
        <w:t xml:space="preserve"> </w:t>
      </w:r>
      <w:r>
        <w:rPr>
          <w:rFonts w:hint="eastAsia"/>
          <w:b w:val="0"/>
          <w:sz w:val="22"/>
          <w:szCs w:val="22"/>
        </w:rPr>
        <w:t>또는</w:t>
      </w:r>
      <w:r>
        <w:rPr>
          <w:rFonts w:hint="eastAsia"/>
          <w:b w:val="0"/>
          <w:sz w:val="22"/>
          <w:szCs w:val="22"/>
        </w:rPr>
        <w:t xml:space="preserve"> </w:t>
      </w:r>
      <w:r>
        <w:rPr>
          <w:rFonts w:hint="eastAsia"/>
          <w:b w:val="0"/>
          <w:sz w:val="22"/>
          <w:szCs w:val="22"/>
        </w:rPr>
        <w:t>한성물류가</w:t>
      </w:r>
      <w:r>
        <w:rPr>
          <w:rFonts w:hint="eastAsia"/>
          <w:b w:val="0"/>
          <w:sz w:val="22"/>
          <w:szCs w:val="22"/>
        </w:rPr>
        <w:t xml:space="preserve"> </w:t>
      </w:r>
      <w:r>
        <w:rPr>
          <w:rFonts w:hint="eastAsia"/>
          <w:b w:val="0"/>
          <w:sz w:val="22"/>
          <w:szCs w:val="22"/>
        </w:rPr>
        <w:t>설치한</w:t>
      </w:r>
      <w:r>
        <w:rPr>
          <w:rFonts w:hint="eastAsia"/>
          <w:b w:val="0"/>
          <w:sz w:val="22"/>
          <w:szCs w:val="22"/>
        </w:rPr>
        <w:t xml:space="preserve"> </w:t>
      </w:r>
      <w:r>
        <w:rPr>
          <w:rFonts w:hint="eastAsia"/>
          <w:b w:val="0"/>
          <w:sz w:val="22"/>
          <w:szCs w:val="22"/>
        </w:rPr>
        <w:t>것은</w:t>
      </w:r>
      <w:r>
        <w:rPr>
          <w:rFonts w:hint="eastAsia"/>
          <w:b w:val="0"/>
          <w:sz w:val="22"/>
          <w:szCs w:val="22"/>
        </w:rPr>
        <w:t xml:space="preserve"> </w:t>
      </w:r>
      <w:r>
        <w:rPr>
          <w:rFonts w:hint="eastAsia"/>
          <w:b w:val="0"/>
          <w:sz w:val="22"/>
          <w:szCs w:val="22"/>
        </w:rPr>
        <w:t>아니라고</w:t>
      </w:r>
      <w:r>
        <w:rPr>
          <w:rFonts w:hint="eastAsia"/>
          <w:b w:val="0"/>
          <w:sz w:val="22"/>
          <w:szCs w:val="22"/>
        </w:rPr>
        <w:t xml:space="preserve"> </w:t>
      </w:r>
      <w:r>
        <w:rPr>
          <w:rFonts w:hint="eastAsia"/>
          <w:b w:val="0"/>
          <w:sz w:val="22"/>
          <w:szCs w:val="22"/>
        </w:rPr>
        <w:t>함</w:t>
      </w:r>
      <w:r>
        <w:rPr>
          <w:rFonts w:hint="eastAsia"/>
          <w:b w:val="0"/>
          <w:sz w:val="22"/>
          <w:szCs w:val="22"/>
        </w:rPr>
        <w:t>.</w:t>
      </w:r>
    </w:p>
    <w:p w14:paraId="4521A1CA" w14:textId="77777777" w:rsidR="00026A7E" w:rsidRPr="00CB2B3F" w:rsidRDefault="00026A7E" w:rsidP="00026A7E">
      <w:pPr>
        <w:pStyle w:val="21"/>
        <w:numPr>
          <w:ilvl w:val="2"/>
          <w:numId w:val="2"/>
        </w:numPr>
        <w:spacing w:after="240" w:line="360" w:lineRule="atLeast"/>
        <w:ind w:left="908" w:hanging="454"/>
      </w:pPr>
      <w:r>
        <w:rPr>
          <w:rFonts w:hint="eastAsia"/>
        </w:rPr>
        <w:t>분석</w:t>
      </w:r>
    </w:p>
    <w:p w14:paraId="36489328" w14:textId="77777777" w:rsidR="00026A7E" w:rsidRDefault="00026A7E" w:rsidP="00026A7E">
      <w:pPr>
        <w:pStyle w:val="21"/>
        <w:spacing w:after="240" w:line="360" w:lineRule="atLeast"/>
        <w:ind w:left="907"/>
        <w:rPr>
          <w:b w:val="0"/>
          <w:sz w:val="22"/>
          <w:szCs w:val="22"/>
        </w:rPr>
      </w:pPr>
      <w:r>
        <w:rPr>
          <w:rFonts w:hint="eastAsia"/>
          <w:b w:val="0"/>
          <w:sz w:val="22"/>
          <w:szCs w:val="22"/>
        </w:rPr>
        <w:t>타인을</w:t>
      </w:r>
      <w:r>
        <w:rPr>
          <w:rFonts w:hint="eastAsia"/>
          <w:b w:val="0"/>
          <w:sz w:val="22"/>
          <w:szCs w:val="22"/>
        </w:rPr>
        <w:t xml:space="preserve"> </w:t>
      </w:r>
      <w:r>
        <w:rPr>
          <w:rFonts w:hint="eastAsia"/>
          <w:b w:val="0"/>
          <w:sz w:val="22"/>
          <w:szCs w:val="22"/>
        </w:rPr>
        <w:t>사용하여</w:t>
      </w:r>
      <w:r>
        <w:rPr>
          <w:rFonts w:hint="eastAsia"/>
          <w:b w:val="0"/>
          <w:sz w:val="22"/>
          <w:szCs w:val="22"/>
        </w:rPr>
        <w:t xml:space="preserve"> </w:t>
      </w:r>
      <w:r>
        <w:rPr>
          <w:rFonts w:hint="eastAsia"/>
          <w:b w:val="0"/>
          <w:sz w:val="22"/>
          <w:szCs w:val="22"/>
        </w:rPr>
        <w:t>어느</w:t>
      </w:r>
      <w:r>
        <w:rPr>
          <w:rFonts w:hint="eastAsia"/>
          <w:b w:val="0"/>
          <w:sz w:val="22"/>
          <w:szCs w:val="22"/>
        </w:rPr>
        <w:t xml:space="preserve"> </w:t>
      </w:r>
      <w:r>
        <w:rPr>
          <w:rFonts w:hint="eastAsia"/>
          <w:b w:val="0"/>
          <w:sz w:val="22"/>
          <w:szCs w:val="22"/>
        </w:rPr>
        <w:t>사무에</w:t>
      </w:r>
      <w:r>
        <w:rPr>
          <w:rFonts w:hint="eastAsia"/>
          <w:b w:val="0"/>
          <w:sz w:val="22"/>
          <w:szCs w:val="22"/>
        </w:rPr>
        <w:t xml:space="preserve"> </w:t>
      </w:r>
      <w:r w:rsidRPr="00CF0FBC">
        <w:rPr>
          <w:rFonts w:hint="eastAsia"/>
          <w:b w:val="0"/>
          <w:sz w:val="22"/>
          <w:szCs w:val="22"/>
        </w:rPr>
        <w:t>종사하게</w:t>
      </w:r>
      <w:r w:rsidRPr="00CF0FBC">
        <w:rPr>
          <w:rFonts w:hint="eastAsia"/>
          <w:b w:val="0"/>
          <w:sz w:val="22"/>
          <w:szCs w:val="22"/>
        </w:rPr>
        <w:t xml:space="preserve"> </w:t>
      </w:r>
      <w:r w:rsidRPr="00CF0FBC">
        <w:rPr>
          <w:rFonts w:hint="eastAsia"/>
          <w:b w:val="0"/>
          <w:sz w:val="22"/>
          <w:szCs w:val="22"/>
        </w:rPr>
        <w:t>한</w:t>
      </w:r>
      <w:r w:rsidRPr="00CF0FBC">
        <w:rPr>
          <w:rFonts w:hint="eastAsia"/>
          <w:b w:val="0"/>
          <w:sz w:val="22"/>
          <w:szCs w:val="22"/>
        </w:rPr>
        <w:t xml:space="preserve"> </w:t>
      </w:r>
      <w:r w:rsidRPr="00CF0FBC">
        <w:rPr>
          <w:rFonts w:hint="eastAsia"/>
          <w:b w:val="0"/>
          <w:sz w:val="22"/>
          <w:szCs w:val="22"/>
        </w:rPr>
        <w:t>자는</w:t>
      </w:r>
      <w:r w:rsidRPr="00CF0FBC">
        <w:rPr>
          <w:rFonts w:hint="eastAsia"/>
          <w:b w:val="0"/>
          <w:sz w:val="22"/>
          <w:szCs w:val="22"/>
        </w:rPr>
        <w:t xml:space="preserve"> </w:t>
      </w:r>
      <w:r w:rsidRPr="00CF0FBC">
        <w:rPr>
          <w:rFonts w:hint="eastAsia"/>
          <w:b w:val="0"/>
          <w:sz w:val="22"/>
          <w:szCs w:val="22"/>
        </w:rPr>
        <w:t>피용자가</w:t>
      </w:r>
      <w:r w:rsidRPr="00CF0FBC">
        <w:rPr>
          <w:rFonts w:hint="eastAsia"/>
          <w:b w:val="0"/>
          <w:sz w:val="22"/>
          <w:szCs w:val="22"/>
        </w:rPr>
        <w:t xml:space="preserve"> </w:t>
      </w:r>
      <w:r w:rsidRPr="00CF0FBC">
        <w:rPr>
          <w:rFonts w:hint="eastAsia"/>
          <w:b w:val="0"/>
          <w:sz w:val="22"/>
          <w:szCs w:val="22"/>
        </w:rPr>
        <w:t>그</w:t>
      </w:r>
      <w:r w:rsidRPr="00CF0FBC">
        <w:rPr>
          <w:rFonts w:hint="eastAsia"/>
          <w:b w:val="0"/>
          <w:sz w:val="22"/>
          <w:szCs w:val="22"/>
        </w:rPr>
        <w:t xml:space="preserve"> </w:t>
      </w:r>
      <w:r w:rsidRPr="00CF0FBC">
        <w:rPr>
          <w:rFonts w:hint="eastAsia"/>
          <w:b w:val="0"/>
          <w:sz w:val="22"/>
          <w:szCs w:val="22"/>
        </w:rPr>
        <w:t>사무집행에</w:t>
      </w:r>
      <w:r w:rsidRPr="00CF0FBC">
        <w:rPr>
          <w:rFonts w:hint="eastAsia"/>
          <w:b w:val="0"/>
          <w:sz w:val="22"/>
          <w:szCs w:val="22"/>
        </w:rPr>
        <w:t xml:space="preserve"> </w:t>
      </w:r>
      <w:r w:rsidRPr="00CF0FBC">
        <w:rPr>
          <w:rFonts w:hint="eastAsia"/>
          <w:b w:val="0"/>
          <w:sz w:val="22"/>
          <w:szCs w:val="22"/>
        </w:rPr>
        <w:t>관하여</w:t>
      </w:r>
      <w:r w:rsidRPr="00CF0FBC">
        <w:rPr>
          <w:rFonts w:hint="eastAsia"/>
          <w:b w:val="0"/>
          <w:sz w:val="22"/>
          <w:szCs w:val="22"/>
        </w:rPr>
        <w:t xml:space="preserve"> </w:t>
      </w:r>
      <w:r w:rsidRPr="00CF0FBC">
        <w:rPr>
          <w:rFonts w:hint="eastAsia"/>
          <w:b w:val="0"/>
          <w:sz w:val="22"/>
          <w:szCs w:val="22"/>
        </w:rPr>
        <w:t>제삼자에게</w:t>
      </w:r>
      <w:r w:rsidRPr="00CF0FBC">
        <w:rPr>
          <w:rFonts w:hint="eastAsia"/>
          <w:b w:val="0"/>
          <w:sz w:val="22"/>
          <w:szCs w:val="22"/>
        </w:rPr>
        <w:t xml:space="preserve"> </w:t>
      </w:r>
      <w:r w:rsidRPr="00CF0FBC">
        <w:rPr>
          <w:rFonts w:hint="eastAsia"/>
          <w:b w:val="0"/>
          <w:sz w:val="22"/>
          <w:szCs w:val="22"/>
        </w:rPr>
        <w:t>가한</w:t>
      </w:r>
      <w:r w:rsidRPr="00CF0FBC">
        <w:rPr>
          <w:rFonts w:hint="eastAsia"/>
          <w:b w:val="0"/>
          <w:sz w:val="22"/>
          <w:szCs w:val="22"/>
        </w:rPr>
        <w:t xml:space="preserve"> </w:t>
      </w:r>
      <w:r w:rsidRPr="00CF0FBC">
        <w:rPr>
          <w:rFonts w:hint="eastAsia"/>
          <w:b w:val="0"/>
          <w:sz w:val="22"/>
          <w:szCs w:val="22"/>
        </w:rPr>
        <w:t>손해를</w:t>
      </w:r>
      <w:r w:rsidRPr="00CF0FBC">
        <w:rPr>
          <w:rFonts w:hint="eastAsia"/>
          <w:b w:val="0"/>
          <w:sz w:val="22"/>
          <w:szCs w:val="22"/>
        </w:rPr>
        <w:t xml:space="preserve"> </w:t>
      </w:r>
      <w:r w:rsidRPr="00CF0FBC">
        <w:rPr>
          <w:rFonts w:hint="eastAsia"/>
          <w:b w:val="0"/>
          <w:sz w:val="22"/>
          <w:szCs w:val="22"/>
        </w:rPr>
        <w:t>배상할</w:t>
      </w:r>
      <w:r w:rsidRPr="00CF0FBC">
        <w:rPr>
          <w:rFonts w:hint="eastAsia"/>
          <w:b w:val="0"/>
          <w:sz w:val="22"/>
          <w:szCs w:val="22"/>
        </w:rPr>
        <w:t xml:space="preserve"> </w:t>
      </w:r>
      <w:r w:rsidRPr="00CF0FBC">
        <w:rPr>
          <w:rFonts w:hint="eastAsia"/>
          <w:b w:val="0"/>
          <w:sz w:val="22"/>
          <w:szCs w:val="22"/>
        </w:rPr>
        <w:t>책임이</w:t>
      </w:r>
      <w:r w:rsidRPr="00CF0FBC">
        <w:rPr>
          <w:rFonts w:hint="eastAsia"/>
          <w:b w:val="0"/>
          <w:sz w:val="22"/>
          <w:szCs w:val="22"/>
        </w:rPr>
        <w:t xml:space="preserve"> </w:t>
      </w:r>
      <w:r>
        <w:rPr>
          <w:rFonts w:hint="eastAsia"/>
          <w:b w:val="0"/>
          <w:sz w:val="22"/>
          <w:szCs w:val="22"/>
        </w:rPr>
        <w:t>있음</w:t>
      </w:r>
      <w:r w:rsidRPr="00CF0FBC">
        <w:rPr>
          <w:rFonts w:hint="eastAsia"/>
          <w:b w:val="0"/>
          <w:sz w:val="22"/>
          <w:szCs w:val="22"/>
        </w:rPr>
        <w:t xml:space="preserve">. </w:t>
      </w:r>
      <w:r w:rsidRPr="00CF0FBC">
        <w:rPr>
          <w:rFonts w:hint="eastAsia"/>
          <w:b w:val="0"/>
          <w:sz w:val="22"/>
          <w:szCs w:val="22"/>
        </w:rPr>
        <w:t>그러나</w:t>
      </w:r>
      <w:r w:rsidRPr="00CF0FBC">
        <w:rPr>
          <w:rFonts w:hint="eastAsia"/>
          <w:b w:val="0"/>
          <w:sz w:val="22"/>
          <w:szCs w:val="22"/>
        </w:rPr>
        <w:t xml:space="preserve"> </w:t>
      </w:r>
      <w:r w:rsidRPr="00CF0FBC">
        <w:rPr>
          <w:rFonts w:hint="eastAsia"/>
          <w:b w:val="0"/>
          <w:sz w:val="22"/>
          <w:szCs w:val="22"/>
        </w:rPr>
        <w:t>사용자가</w:t>
      </w:r>
      <w:r w:rsidRPr="00CF0FBC">
        <w:rPr>
          <w:rFonts w:hint="eastAsia"/>
          <w:b w:val="0"/>
          <w:sz w:val="22"/>
          <w:szCs w:val="22"/>
        </w:rPr>
        <w:t xml:space="preserve"> </w:t>
      </w:r>
      <w:r w:rsidRPr="00CF0FBC">
        <w:rPr>
          <w:rFonts w:hint="eastAsia"/>
          <w:b w:val="0"/>
          <w:sz w:val="22"/>
          <w:szCs w:val="22"/>
        </w:rPr>
        <w:t>피용자의</w:t>
      </w:r>
      <w:r w:rsidRPr="00CF0FBC">
        <w:rPr>
          <w:rFonts w:hint="eastAsia"/>
          <w:b w:val="0"/>
          <w:sz w:val="22"/>
          <w:szCs w:val="22"/>
        </w:rPr>
        <w:t xml:space="preserve"> </w:t>
      </w:r>
      <w:r w:rsidRPr="00CF0FBC">
        <w:rPr>
          <w:rFonts w:hint="eastAsia"/>
          <w:b w:val="0"/>
          <w:sz w:val="22"/>
          <w:szCs w:val="22"/>
        </w:rPr>
        <w:t>선임</w:t>
      </w:r>
      <w:r w:rsidRPr="00CF0FBC">
        <w:rPr>
          <w:rFonts w:hint="eastAsia"/>
          <w:b w:val="0"/>
          <w:sz w:val="22"/>
          <w:szCs w:val="22"/>
        </w:rPr>
        <w:t xml:space="preserve"> </w:t>
      </w:r>
      <w:r w:rsidRPr="00CF0FBC">
        <w:rPr>
          <w:rFonts w:hint="eastAsia"/>
          <w:b w:val="0"/>
          <w:sz w:val="22"/>
          <w:szCs w:val="22"/>
        </w:rPr>
        <w:t>및</w:t>
      </w:r>
      <w:r w:rsidRPr="00CF0FBC">
        <w:rPr>
          <w:rFonts w:hint="eastAsia"/>
          <w:b w:val="0"/>
          <w:sz w:val="22"/>
          <w:szCs w:val="22"/>
        </w:rPr>
        <w:t xml:space="preserve"> </w:t>
      </w:r>
      <w:r w:rsidRPr="00CF0FBC">
        <w:rPr>
          <w:rFonts w:hint="eastAsia"/>
          <w:b w:val="0"/>
          <w:sz w:val="22"/>
          <w:szCs w:val="22"/>
        </w:rPr>
        <w:t>그</w:t>
      </w:r>
      <w:r w:rsidRPr="00CF0FBC">
        <w:rPr>
          <w:rFonts w:hint="eastAsia"/>
          <w:b w:val="0"/>
          <w:sz w:val="22"/>
          <w:szCs w:val="22"/>
        </w:rPr>
        <w:t xml:space="preserve"> </w:t>
      </w:r>
      <w:r w:rsidRPr="00CF0FBC">
        <w:rPr>
          <w:rFonts w:hint="eastAsia"/>
          <w:b w:val="0"/>
          <w:sz w:val="22"/>
          <w:szCs w:val="22"/>
        </w:rPr>
        <w:t>사무감독에</w:t>
      </w:r>
      <w:r w:rsidRPr="00CF0FBC">
        <w:rPr>
          <w:rFonts w:hint="eastAsia"/>
          <w:b w:val="0"/>
          <w:sz w:val="22"/>
          <w:szCs w:val="22"/>
        </w:rPr>
        <w:t xml:space="preserve"> </w:t>
      </w:r>
      <w:r w:rsidRPr="00CF0FBC">
        <w:rPr>
          <w:rFonts w:hint="eastAsia"/>
          <w:b w:val="0"/>
          <w:sz w:val="22"/>
          <w:szCs w:val="22"/>
        </w:rPr>
        <w:t>상당한</w:t>
      </w:r>
      <w:r w:rsidRPr="00CF0FBC">
        <w:rPr>
          <w:rFonts w:hint="eastAsia"/>
          <w:b w:val="0"/>
          <w:sz w:val="22"/>
          <w:szCs w:val="22"/>
        </w:rPr>
        <w:t xml:space="preserve"> </w:t>
      </w:r>
      <w:r w:rsidRPr="00CF0FBC">
        <w:rPr>
          <w:rFonts w:hint="eastAsia"/>
          <w:b w:val="0"/>
          <w:sz w:val="22"/>
          <w:szCs w:val="22"/>
        </w:rPr>
        <w:t>주의를</w:t>
      </w:r>
      <w:r w:rsidRPr="00CF0FBC">
        <w:rPr>
          <w:rFonts w:hint="eastAsia"/>
          <w:b w:val="0"/>
          <w:sz w:val="22"/>
          <w:szCs w:val="22"/>
        </w:rPr>
        <w:t xml:space="preserve"> </w:t>
      </w:r>
      <w:r w:rsidRPr="00CF0FBC">
        <w:rPr>
          <w:rFonts w:hint="eastAsia"/>
          <w:b w:val="0"/>
          <w:sz w:val="22"/>
          <w:szCs w:val="22"/>
        </w:rPr>
        <w:t>한</w:t>
      </w:r>
      <w:r w:rsidRPr="00CF0FBC">
        <w:rPr>
          <w:rFonts w:hint="eastAsia"/>
          <w:b w:val="0"/>
          <w:sz w:val="22"/>
          <w:szCs w:val="22"/>
        </w:rPr>
        <w:t xml:space="preserve"> </w:t>
      </w:r>
      <w:r w:rsidRPr="00CF0FBC">
        <w:rPr>
          <w:rFonts w:hint="eastAsia"/>
          <w:b w:val="0"/>
          <w:sz w:val="22"/>
          <w:szCs w:val="22"/>
        </w:rPr>
        <w:t>때</w:t>
      </w:r>
      <w:r w:rsidRPr="00CF0FBC">
        <w:rPr>
          <w:rFonts w:hint="eastAsia"/>
          <w:b w:val="0"/>
          <w:sz w:val="22"/>
          <w:szCs w:val="22"/>
        </w:rPr>
        <w:t xml:space="preserve"> </w:t>
      </w:r>
      <w:r w:rsidRPr="00CF0FBC">
        <w:rPr>
          <w:rFonts w:hint="eastAsia"/>
          <w:b w:val="0"/>
          <w:sz w:val="22"/>
          <w:szCs w:val="22"/>
        </w:rPr>
        <w:t>또는</w:t>
      </w:r>
      <w:r w:rsidRPr="00CF0FBC">
        <w:rPr>
          <w:rFonts w:hint="eastAsia"/>
          <w:b w:val="0"/>
          <w:sz w:val="22"/>
          <w:szCs w:val="22"/>
        </w:rPr>
        <w:t xml:space="preserve"> </w:t>
      </w:r>
      <w:r w:rsidRPr="00CF0FBC">
        <w:rPr>
          <w:rFonts w:hint="eastAsia"/>
          <w:b w:val="0"/>
          <w:sz w:val="22"/>
          <w:szCs w:val="22"/>
        </w:rPr>
        <w:t>상당한</w:t>
      </w:r>
      <w:r w:rsidRPr="00CF0FBC">
        <w:rPr>
          <w:rFonts w:hint="eastAsia"/>
          <w:b w:val="0"/>
          <w:sz w:val="22"/>
          <w:szCs w:val="22"/>
        </w:rPr>
        <w:t xml:space="preserve"> </w:t>
      </w:r>
      <w:r w:rsidRPr="00CF0FBC">
        <w:rPr>
          <w:rFonts w:hint="eastAsia"/>
          <w:b w:val="0"/>
          <w:sz w:val="22"/>
          <w:szCs w:val="22"/>
        </w:rPr>
        <w:t>주의를</w:t>
      </w:r>
      <w:r w:rsidRPr="00CF0FBC">
        <w:rPr>
          <w:rFonts w:hint="eastAsia"/>
          <w:b w:val="0"/>
          <w:sz w:val="22"/>
          <w:szCs w:val="22"/>
        </w:rPr>
        <w:t xml:space="preserve"> </w:t>
      </w:r>
      <w:r w:rsidRPr="00CF0FBC">
        <w:rPr>
          <w:rFonts w:hint="eastAsia"/>
          <w:b w:val="0"/>
          <w:sz w:val="22"/>
          <w:szCs w:val="22"/>
        </w:rPr>
        <w:t>하여도</w:t>
      </w:r>
      <w:r w:rsidRPr="00CF0FBC">
        <w:rPr>
          <w:rFonts w:hint="eastAsia"/>
          <w:b w:val="0"/>
          <w:sz w:val="22"/>
          <w:szCs w:val="22"/>
        </w:rPr>
        <w:t xml:space="preserve"> </w:t>
      </w:r>
      <w:r w:rsidRPr="00CF0FBC">
        <w:rPr>
          <w:rFonts w:hint="eastAsia"/>
          <w:b w:val="0"/>
          <w:sz w:val="22"/>
          <w:szCs w:val="22"/>
        </w:rPr>
        <w:t>손해가</w:t>
      </w:r>
      <w:r w:rsidRPr="00CF0FBC">
        <w:rPr>
          <w:rFonts w:hint="eastAsia"/>
          <w:b w:val="0"/>
          <w:sz w:val="22"/>
          <w:szCs w:val="22"/>
        </w:rPr>
        <w:t xml:space="preserve"> </w:t>
      </w:r>
      <w:r w:rsidRPr="00CF0FBC">
        <w:rPr>
          <w:rFonts w:hint="eastAsia"/>
          <w:b w:val="0"/>
          <w:sz w:val="22"/>
          <w:szCs w:val="22"/>
        </w:rPr>
        <w:t>있을</w:t>
      </w:r>
      <w:r w:rsidRPr="00CF0FBC">
        <w:rPr>
          <w:rFonts w:hint="eastAsia"/>
          <w:b w:val="0"/>
          <w:sz w:val="22"/>
          <w:szCs w:val="22"/>
        </w:rPr>
        <w:t xml:space="preserve"> </w:t>
      </w:r>
      <w:r w:rsidRPr="00CF0FBC">
        <w:rPr>
          <w:rFonts w:hint="eastAsia"/>
          <w:b w:val="0"/>
          <w:sz w:val="22"/>
          <w:szCs w:val="22"/>
        </w:rPr>
        <w:t>경우에는</w:t>
      </w:r>
      <w:r w:rsidRPr="00CF0FBC">
        <w:rPr>
          <w:rFonts w:hint="eastAsia"/>
          <w:b w:val="0"/>
          <w:sz w:val="22"/>
          <w:szCs w:val="22"/>
        </w:rPr>
        <w:t xml:space="preserve"> </w:t>
      </w:r>
      <w:r w:rsidRPr="00CF0FBC">
        <w:rPr>
          <w:rFonts w:hint="eastAsia"/>
          <w:b w:val="0"/>
          <w:sz w:val="22"/>
          <w:szCs w:val="22"/>
        </w:rPr>
        <w:t>그러하지</w:t>
      </w:r>
      <w:r w:rsidRPr="00CF0FBC">
        <w:rPr>
          <w:rFonts w:hint="eastAsia"/>
          <w:b w:val="0"/>
          <w:sz w:val="22"/>
          <w:szCs w:val="22"/>
        </w:rPr>
        <w:t xml:space="preserve"> </w:t>
      </w:r>
      <w:r>
        <w:rPr>
          <w:rFonts w:hint="eastAsia"/>
          <w:b w:val="0"/>
          <w:sz w:val="22"/>
          <w:szCs w:val="22"/>
        </w:rPr>
        <w:t>아니함</w:t>
      </w:r>
      <w:r>
        <w:rPr>
          <w:rFonts w:hint="eastAsia"/>
          <w:b w:val="0"/>
          <w:sz w:val="22"/>
          <w:szCs w:val="22"/>
        </w:rPr>
        <w:t>(</w:t>
      </w:r>
      <w:r>
        <w:rPr>
          <w:rFonts w:hint="eastAsia"/>
          <w:b w:val="0"/>
          <w:sz w:val="22"/>
          <w:szCs w:val="22"/>
        </w:rPr>
        <w:t>민법</w:t>
      </w:r>
      <w:r>
        <w:rPr>
          <w:rFonts w:hint="eastAsia"/>
          <w:b w:val="0"/>
          <w:sz w:val="22"/>
          <w:szCs w:val="22"/>
        </w:rPr>
        <w:t xml:space="preserve"> </w:t>
      </w:r>
      <w:r>
        <w:rPr>
          <w:rFonts w:hint="eastAsia"/>
          <w:b w:val="0"/>
          <w:sz w:val="22"/>
          <w:szCs w:val="22"/>
        </w:rPr>
        <w:t>제</w:t>
      </w:r>
      <w:r>
        <w:rPr>
          <w:rFonts w:hint="eastAsia"/>
          <w:b w:val="0"/>
          <w:sz w:val="22"/>
          <w:szCs w:val="22"/>
        </w:rPr>
        <w:t>756</w:t>
      </w:r>
      <w:r>
        <w:rPr>
          <w:rFonts w:hint="eastAsia"/>
          <w:b w:val="0"/>
          <w:sz w:val="22"/>
          <w:szCs w:val="22"/>
        </w:rPr>
        <w:t>조</w:t>
      </w:r>
      <w:r>
        <w:rPr>
          <w:rFonts w:hint="eastAsia"/>
          <w:b w:val="0"/>
          <w:sz w:val="22"/>
          <w:szCs w:val="22"/>
        </w:rPr>
        <w:t>)</w:t>
      </w:r>
      <w:r>
        <w:rPr>
          <w:b w:val="0"/>
          <w:sz w:val="22"/>
          <w:szCs w:val="22"/>
        </w:rPr>
        <w:t xml:space="preserve">. </w:t>
      </w:r>
      <w:r>
        <w:rPr>
          <w:rFonts w:hint="eastAsia"/>
          <w:b w:val="0"/>
          <w:sz w:val="22"/>
          <w:szCs w:val="22"/>
        </w:rPr>
        <w:t>나아가</w:t>
      </w:r>
      <w:r>
        <w:rPr>
          <w:rFonts w:hint="eastAsia"/>
          <w:b w:val="0"/>
          <w:sz w:val="22"/>
          <w:szCs w:val="22"/>
        </w:rPr>
        <w:t>,</w:t>
      </w:r>
      <w:r>
        <w:rPr>
          <w:b w:val="0"/>
          <w:sz w:val="22"/>
          <w:szCs w:val="22"/>
        </w:rPr>
        <w:t xml:space="preserve"> </w:t>
      </w:r>
      <w:r w:rsidRPr="00CF0FBC">
        <w:rPr>
          <w:rFonts w:hint="eastAsia"/>
          <w:b w:val="0"/>
          <w:sz w:val="22"/>
          <w:szCs w:val="22"/>
        </w:rPr>
        <w:t>공작물의</w:t>
      </w:r>
      <w:r w:rsidRPr="00CF0FBC">
        <w:rPr>
          <w:rFonts w:hint="eastAsia"/>
          <w:b w:val="0"/>
          <w:sz w:val="22"/>
          <w:szCs w:val="22"/>
        </w:rPr>
        <w:t xml:space="preserve"> </w:t>
      </w:r>
      <w:r w:rsidRPr="00CF0FBC">
        <w:rPr>
          <w:rFonts w:hint="eastAsia"/>
          <w:b w:val="0"/>
          <w:sz w:val="22"/>
          <w:szCs w:val="22"/>
        </w:rPr>
        <w:t>설치</w:t>
      </w:r>
      <w:r w:rsidRPr="00CF0FBC">
        <w:rPr>
          <w:rFonts w:hint="eastAsia"/>
          <w:b w:val="0"/>
          <w:sz w:val="22"/>
          <w:szCs w:val="22"/>
        </w:rPr>
        <w:t xml:space="preserve"> </w:t>
      </w:r>
      <w:r w:rsidRPr="00CF0FBC">
        <w:rPr>
          <w:rFonts w:hint="eastAsia"/>
          <w:b w:val="0"/>
          <w:sz w:val="22"/>
          <w:szCs w:val="22"/>
        </w:rPr>
        <w:t>또는</w:t>
      </w:r>
      <w:r w:rsidRPr="00CF0FBC">
        <w:rPr>
          <w:rFonts w:hint="eastAsia"/>
          <w:b w:val="0"/>
          <w:sz w:val="22"/>
          <w:szCs w:val="22"/>
        </w:rPr>
        <w:t xml:space="preserve"> </w:t>
      </w:r>
      <w:r w:rsidRPr="00CF0FBC">
        <w:rPr>
          <w:rFonts w:hint="eastAsia"/>
          <w:b w:val="0"/>
          <w:sz w:val="22"/>
          <w:szCs w:val="22"/>
        </w:rPr>
        <w:t>보존의</w:t>
      </w:r>
      <w:r w:rsidRPr="00CF0FBC">
        <w:rPr>
          <w:rFonts w:hint="eastAsia"/>
          <w:b w:val="0"/>
          <w:sz w:val="22"/>
          <w:szCs w:val="22"/>
        </w:rPr>
        <w:t xml:space="preserve"> </w:t>
      </w:r>
      <w:r w:rsidRPr="00CF0FBC">
        <w:rPr>
          <w:rFonts w:hint="eastAsia"/>
          <w:b w:val="0"/>
          <w:sz w:val="22"/>
          <w:szCs w:val="22"/>
        </w:rPr>
        <w:t>하자로</w:t>
      </w:r>
      <w:r w:rsidRPr="00CF0FBC">
        <w:rPr>
          <w:rFonts w:hint="eastAsia"/>
          <w:b w:val="0"/>
          <w:sz w:val="22"/>
          <w:szCs w:val="22"/>
        </w:rPr>
        <w:t xml:space="preserve"> </w:t>
      </w:r>
      <w:r w:rsidRPr="00CF0FBC">
        <w:rPr>
          <w:rFonts w:hint="eastAsia"/>
          <w:b w:val="0"/>
          <w:sz w:val="22"/>
          <w:szCs w:val="22"/>
        </w:rPr>
        <w:t>인하여</w:t>
      </w:r>
      <w:r w:rsidRPr="00CF0FBC">
        <w:rPr>
          <w:rFonts w:hint="eastAsia"/>
          <w:b w:val="0"/>
          <w:sz w:val="22"/>
          <w:szCs w:val="22"/>
        </w:rPr>
        <w:t xml:space="preserve"> </w:t>
      </w:r>
      <w:r w:rsidRPr="00CF0FBC">
        <w:rPr>
          <w:rFonts w:hint="eastAsia"/>
          <w:b w:val="0"/>
          <w:sz w:val="22"/>
          <w:szCs w:val="22"/>
        </w:rPr>
        <w:t>타인에게</w:t>
      </w:r>
      <w:r w:rsidRPr="00CF0FBC">
        <w:rPr>
          <w:rFonts w:hint="eastAsia"/>
          <w:b w:val="0"/>
          <w:sz w:val="22"/>
          <w:szCs w:val="22"/>
        </w:rPr>
        <w:t xml:space="preserve"> </w:t>
      </w:r>
      <w:r w:rsidRPr="00CF0FBC">
        <w:rPr>
          <w:rFonts w:hint="eastAsia"/>
          <w:b w:val="0"/>
          <w:sz w:val="22"/>
          <w:szCs w:val="22"/>
        </w:rPr>
        <w:t>손해를</w:t>
      </w:r>
      <w:r w:rsidRPr="00CF0FBC">
        <w:rPr>
          <w:rFonts w:hint="eastAsia"/>
          <w:b w:val="0"/>
          <w:sz w:val="22"/>
          <w:szCs w:val="22"/>
        </w:rPr>
        <w:t xml:space="preserve"> </w:t>
      </w:r>
      <w:r w:rsidRPr="00CF0FBC">
        <w:rPr>
          <w:rFonts w:hint="eastAsia"/>
          <w:b w:val="0"/>
          <w:sz w:val="22"/>
          <w:szCs w:val="22"/>
        </w:rPr>
        <w:t>가한</w:t>
      </w:r>
      <w:r w:rsidRPr="00CF0FBC">
        <w:rPr>
          <w:rFonts w:hint="eastAsia"/>
          <w:b w:val="0"/>
          <w:sz w:val="22"/>
          <w:szCs w:val="22"/>
        </w:rPr>
        <w:t xml:space="preserve"> </w:t>
      </w:r>
      <w:r w:rsidRPr="00CF0FBC">
        <w:rPr>
          <w:rFonts w:hint="eastAsia"/>
          <w:b w:val="0"/>
          <w:sz w:val="22"/>
          <w:szCs w:val="22"/>
        </w:rPr>
        <w:t>때에는</w:t>
      </w:r>
      <w:r w:rsidRPr="00CF0FBC">
        <w:rPr>
          <w:rFonts w:hint="eastAsia"/>
          <w:b w:val="0"/>
          <w:sz w:val="22"/>
          <w:szCs w:val="22"/>
        </w:rPr>
        <w:t xml:space="preserve"> </w:t>
      </w:r>
      <w:r w:rsidRPr="00CF0FBC">
        <w:rPr>
          <w:rFonts w:hint="eastAsia"/>
          <w:b w:val="0"/>
          <w:sz w:val="22"/>
          <w:szCs w:val="22"/>
        </w:rPr>
        <w:t>공작물점유자가</w:t>
      </w:r>
      <w:r w:rsidRPr="00CF0FBC">
        <w:rPr>
          <w:rFonts w:hint="eastAsia"/>
          <w:b w:val="0"/>
          <w:sz w:val="22"/>
          <w:szCs w:val="22"/>
        </w:rPr>
        <w:t xml:space="preserve"> </w:t>
      </w:r>
      <w:r w:rsidRPr="00CF0FBC">
        <w:rPr>
          <w:rFonts w:hint="eastAsia"/>
          <w:b w:val="0"/>
          <w:sz w:val="22"/>
          <w:szCs w:val="22"/>
        </w:rPr>
        <w:t>손해를</w:t>
      </w:r>
      <w:r w:rsidRPr="00CF0FBC">
        <w:rPr>
          <w:rFonts w:hint="eastAsia"/>
          <w:b w:val="0"/>
          <w:sz w:val="22"/>
          <w:szCs w:val="22"/>
        </w:rPr>
        <w:t xml:space="preserve"> </w:t>
      </w:r>
      <w:r w:rsidRPr="00CF0FBC">
        <w:rPr>
          <w:rFonts w:hint="eastAsia"/>
          <w:b w:val="0"/>
          <w:sz w:val="22"/>
          <w:szCs w:val="22"/>
        </w:rPr>
        <w:t>배상할</w:t>
      </w:r>
      <w:r w:rsidRPr="00CF0FBC">
        <w:rPr>
          <w:rFonts w:hint="eastAsia"/>
          <w:b w:val="0"/>
          <w:sz w:val="22"/>
          <w:szCs w:val="22"/>
        </w:rPr>
        <w:t xml:space="preserve"> </w:t>
      </w:r>
      <w:r w:rsidRPr="00CF0FBC">
        <w:rPr>
          <w:rFonts w:hint="eastAsia"/>
          <w:b w:val="0"/>
          <w:sz w:val="22"/>
          <w:szCs w:val="22"/>
        </w:rPr>
        <w:t>책임이</w:t>
      </w:r>
      <w:r w:rsidRPr="00CF0FBC">
        <w:rPr>
          <w:rFonts w:hint="eastAsia"/>
          <w:b w:val="0"/>
          <w:sz w:val="22"/>
          <w:szCs w:val="22"/>
        </w:rPr>
        <w:t xml:space="preserve"> </w:t>
      </w:r>
      <w:r>
        <w:rPr>
          <w:rFonts w:hint="eastAsia"/>
          <w:b w:val="0"/>
          <w:sz w:val="22"/>
          <w:szCs w:val="22"/>
        </w:rPr>
        <w:t>있음</w:t>
      </w:r>
      <w:r w:rsidRPr="00CF0FBC">
        <w:rPr>
          <w:rFonts w:hint="eastAsia"/>
          <w:b w:val="0"/>
          <w:sz w:val="22"/>
          <w:szCs w:val="22"/>
        </w:rPr>
        <w:t xml:space="preserve">. </w:t>
      </w:r>
      <w:r w:rsidRPr="00CF0FBC">
        <w:rPr>
          <w:rFonts w:hint="eastAsia"/>
          <w:b w:val="0"/>
          <w:sz w:val="22"/>
          <w:szCs w:val="22"/>
        </w:rPr>
        <w:t>그러나</w:t>
      </w:r>
      <w:r w:rsidRPr="00CF0FBC">
        <w:rPr>
          <w:rFonts w:hint="eastAsia"/>
          <w:b w:val="0"/>
          <w:sz w:val="22"/>
          <w:szCs w:val="22"/>
        </w:rPr>
        <w:t xml:space="preserve"> </w:t>
      </w:r>
      <w:r w:rsidRPr="00CF0FBC">
        <w:rPr>
          <w:rFonts w:hint="eastAsia"/>
          <w:b w:val="0"/>
          <w:sz w:val="22"/>
          <w:szCs w:val="22"/>
        </w:rPr>
        <w:t>점유자가</w:t>
      </w:r>
      <w:r w:rsidRPr="00CF0FBC">
        <w:rPr>
          <w:rFonts w:hint="eastAsia"/>
          <w:b w:val="0"/>
          <w:sz w:val="22"/>
          <w:szCs w:val="22"/>
        </w:rPr>
        <w:t xml:space="preserve"> </w:t>
      </w:r>
      <w:r w:rsidRPr="00CF0FBC">
        <w:rPr>
          <w:rFonts w:hint="eastAsia"/>
          <w:b w:val="0"/>
          <w:sz w:val="22"/>
          <w:szCs w:val="22"/>
        </w:rPr>
        <w:t>손해의</w:t>
      </w:r>
      <w:r w:rsidRPr="00CF0FBC">
        <w:rPr>
          <w:rFonts w:hint="eastAsia"/>
          <w:b w:val="0"/>
          <w:sz w:val="22"/>
          <w:szCs w:val="22"/>
        </w:rPr>
        <w:t xml:space="preserve"> </w:t>
      </w:r>
      <w:r w:rsidRPr="00CF0FBC">
        <w:rPr>
          <w:rFonts w:hint="eastAsia"/>
          <w:b w:val="0"/>
          <w:sz w:val="22"/>
          <w:szCs w:val="22"/>
        </w:rPr>
        <w:t>방지에</w:t>
      </w:r>
      <w:r w:rsidRPr="00CF0FBC">
        <w:rPr>
          <w:rFonts w:hint="eastAsia"/>
          <w:b w:val="0"/>
          <w:sz w:val="22"/>
          <w:szCs w:val="22"/>
        </w:rPr>
        <w:t xml:space="preserve"> </w:t>
      </w:r>
      <w:r w:rsidRPr="00CF0FBC">
        <w:rPr>
          <w:rFonts w:hint="eastAsia"/>
          <w:b w:val="0"/>
          <w:sz w:val="22"/>
          <w:szCs w:val="22"/>
        </w:rPr>
        <w:t>필요한</w:t>
      </w:r>
      <w:r w:rsidRPr="00CF0FBC">
        <w:rPr>
          <w:rFonts w:hint="eastAsia"/>
          <w:b w:val="0"/>
          <w:sz w:val="22"/>
          <w:szCs w:val="22"/>
        </w:rPr>
        <w:t xml:space="preserve"> </w:t>
      </w:r>
      <w:r w:rsidRPr="00CF0FBC">
        <w:rPr>
          <w:rFonts w:hint="eastAsia"/>
          <w:b w:val="0"/>
          <w:sz w:val="22"/>
          <w:szCs w:val="22"/>
        </w:rPr>
        <w:t>주의를</w:t>
      </w:r>
      <w:r w:rsidRPr="00CF0FBC">
        <w:rPr>
          <w:rFonts w:hint="eastAsia"/>
          <w:b w:val="0"/>
          <w:sz w:val="22"/>
          <w:szCs w:val="22"/>
        </w:rPr>
        <w:t xml:space="preserve"> </w:t>
      </w:r>
      <w:proofErr w:type="spellStart"/>
      <w:r w:rsidRPr="00CF0FBC">
        <w:rPr>
          <w:rFonts w:hint="eastAsia"/>
          <w:b w:val="0"/>
          <w:sz w:val="22"/>
          <w:szCs w:val="22"/>
        </w:rPr>
        <w:t>해태하지</w:t>
      </w:r>
      <w:proofErr w:type="spellEnd"/>
      <w:r w:rsidRPr="00CF0FBC">
        <w:rPr>
          <w:rFonts w:hint="eastAsia"/>
          <w:b w:val="0"/>
          <w:sz w:val="22"/>
          <w:szCs w:val="22"/>
        </w:rPr>
        <w:t xml:space="preserve"> </w:t>
      </w:r>
      <w:r w:rsidRPr="00CF0FBC">
        <w:rPr>
          <w:rFonts w:hint="eastAsia"/>
          <w:b w:val="0"/>
          <w:sz w:val="22"/>
          <w:szCs w:val="22"/>
        </w:rPr>
        <w:t>아니한</w:t>
      </w:r>
      <w:r w:rsidRPr="00CF0FBC">
        <w:rPr>
          <w:rFonts w:hint="eastAsia"/>
          <w:b w:val="0"/>
          <w:sz w:val="22"/>
          <w:szCs w:val="22"/>
        </w:rPr>
        <w:t xml:space="preserve"> </w:t>
      </w:r>
      <w:r w:rsidRPr="00CF0FBC">
        <w:rPr>
          <w:rFonts w:hint="eastAsia"/>
          <w:b w:val="0"/>
          <w:sz w:val="22"/>
          <w:szCs w:val="22"/>
        </w:rPr>
        <w:t>때에는</w:t>
      </w:r>
      <w:r w:rsidRPr="00CF0FBC">
        <w:rPr>
          <w:rFonts w:hint="eastAsia"/>
          <w:b w:val="0"/>
          <w:sz w:val="22"/>
          <w:szCs w:val="22"/>
        </w:rPr>
        <w:t xml:space="preserve"> </w:t>
      </w:r>
      <w:r w:rsidRPr="00CF0FBC">
        <w:rPr>
          <w:rFonts w:hint="eastAsia"/>
          <w:b w:val="0"/>
          <w:sz w:val="22"/>
          <w:szCs w:val="22"/>
        </w:rPr>
        <w:t>그</w:t>
      </w:r>
      <w:r w:rsidRPr="00CF0FBC">
        <w:rPr>
          <w:rFonts w:hint="eastAsia"/>
          <w:b w:val="0"/>
          <w:sz w:val="22"/>
          <w:szCs w:val="22"/>
        </w:rPr>
        <w:t xml:space="preserve"> </w:t>
      </w:r>
      <w:r w:rsidRPr="00CF0FBC">
        <w:rPr>
          <w:rFonts w:hint="eastAsia"/>
          <w:b w:val="0"/>
          <w:sz w:val="22"/>
          <w:szCs w:val="22"/>
        </w:rPr>
        <w:t>소유자가</w:t>
      </w:r>
      <w:r w:rsidRPr="00CF0FBC">
        <w:rPr>
          <w:rFonts w:hint="eastAsia"/>
          <w:b w:val="0"/>
          <w:sz w:val="22"/>
          <w:szCs w:val="22"/>
        </w:rPr>
        <w:t xml:space="preserve"> </w:t>
      </w:r>
      <w:r w:rsidRPr="00CF0FBC">
        <w:rPr>
          <w:rFonts w:hint="eastAsia"/>
          <w:b w:val="0"/>
          <w:sz w:val="22"/>
          <w:szCs w:val="22"/>
        </w:rPr>
        <w:t>손해를</w:t>
      </w:r>
      <w:r w:rsidRPr="00CF0FBC">
        <w:rPr>
          <w:rFonts w:hint="eastAsia"/>
          <w:b w:val="0"/>
          <w:sz w:val="22"/>
          <w:szCs w:val="22"/>
        </w:rPr>
        <w:t xml:space="preserve"> </w:t>
      </w:r>
      <w:r w:rsidRPr="00CF0FBC">
        <w:rPr>
          <w:rFonts w:hint="eastAsia"/>
          <w:b w:val="0"/>
          <w:sz w:val="22"/>
          <w:szCs w:val="22"/>
        </w:rPr>
        <w:t>배상할</w:t>
      </w:r>
      <w:r w:rsidRPr="00CF0FBC">
        <w:rPr>
          <w:rFonts w:hint="eastAsia"/>
          <w:b w:val="0"/>
          <w:sz w:val="22"/>
          <w:szCs w:val="22"/>
        </w:rPr>
        <w:t xml:space="preserve"> </w:t>
      </w:r>
      <w:r w:rsidRPr="00CF0FBC">
        <w:rPr>
          <w:rFonts w:hint="eastAsia"/>
          <w:b w:val="0"/>
          <w:sz w:val="22"/>
          <w:szCs w:val="22"/>
        </w:rPr>
        <w:t>책임이</w:t>
      </w:r>
      <w:r w:rsidRPr="00CF0FBC">
        <w:rPr>
          <w:rFonts w:hint="eastAsia"/>
          <w:b w:val="0"/>
          <w:sz w:val="22"/>
          <w:szCs w:val="22"/>
        </w:rPr>
        <w:t xml:space="preserve"> </w:t>
      </w:r>
      <w:r>
        <w:rPr>
          <w:rFonts w:hint="eastAsia"/>
          <w:b w:val="0"/>
          <w:sz w:val="22"/>
          <w:szCs w:val="22"/>
        </w:rPr>
        <w:t>있음</w:t>
      </w:r>
      <w:r>
        <w:rPr>
          <w:rFonts w:hint="eastAsia"/>
          <w:b w:val="0"/>
          <w:sz w:val="22"/>
          <w:szCs w:val="22"/>
        </w:rPr>
        <w:t>(</w:t>
      </w:r>
      <w:r>
        <w:rPr>
          <w:rFonts w:hint="eastAsia"/>
          <w:b w:val="0"/>
          <w:sz w:val="22"/>
          <w:szCs w:val="22"/>
        </w:rPr>
        <w:t>민법</w:t>
      </w:r>
      <w:r>
        <w:rPr>
          <w:rFonts w:hint="eastAsia"/>
          <w:b w:val="0"/>
          <w:sz w:val="22"/>
          <w:szCs w:val="22"/>
        </w:rPr>
        <w:t xml:space="preserve"> </w:t>
      </w:r>
      <w:r>
        <w:rPr>
          <w:rFonts w:hint="eastAsia"/>
          <w:b w:val="0"/>
          <w:sz w:val="22"/>
          <w:szCs w:val="22"/>
        </w:rPr>
        <w:t>제</w:t>
      </w:r>
      <w:r>
        <w:rPr>
          <w:rFonts w:hint="eastAsia"/>
          <w:b w:val="0"/>
          <w:sz w:val="22"/>
          <w:szCs w:val="22"/>
        </w:rPr>
        <w:t>7</w:t>
      </w:r>
      <w:r>
        <w:rPr>
          <w:b w:val="0"/>
          <w:sz w:val="22"/>
          <w:szCs w:val="22"/>
        </w:rPr>
        <w:t>58</w:t>
      </w:r>
      <w:r>
        <w:rPr>
          <w:rFonts w:hint="eastAsia"/>
          <w:b w:val="0"/>
          <w:sz w:val="22"/>
          <w:szCs w:val="22"/>
        </w:rPr>
        <w:t>조</w:t>
      </w:r>
      <w:r>
        <w:rPr>
          <w:rFonts w:hint="eastAsia"/>
          <w:b w:val="0"/>
          <w:sz w:val="22"/>
          <w:szCs w:val="22"/>
        </w:rPr>
        <w:t>)</w:t>
      </w:r>
      <w:r>
        <w:rPr>
          <w:b w:val="0"/>
          <w:sz w:val="22"/>
          <w:szCs w:val="22"/>
        </w:rPr>
        <w:t>.</w:t>
      </w:r>
    </w:p>
    <w:p w14:paraId="19423808" w14:textId="77777777" w:rsidR="00026A7E" w:rsidRDefault="00026A7E" w:rsidP="00026A7E">
      <w:pPr>
        <w:pStyle w:val="21"/>
        <w:spacing w:after="240" w:line="360" w:lineRule="atLeast"/>
        <w:ind w:left="907"/>
        <w:rPr>
          <w:b w:val="0"/>
          <w:sz w:val="22"/>
          <w:szCs w:val="22"/>
        </w:rPr>
      </w:pPr>
      <w:r>
        <w:rPr>
          <w:rFonts w:hint="eastAsia"/>
          <w:b w:val="0"/>
          <w:sz w:val="22"/>
          <w:szCs w:val="22"/>
        </w:rPr>
        <w:t>답변에</w:t>
      </w:r>
      <w:r>
        <w:rPr>
          <w:rFonts w:hint="eastAsia"/>
          <w:b w:val="0"/>
          <w:sz w:val="22"/>
          <w:szCs w:val="22"/>
        </w:rPr>
        <w:t xml:space="preserve"> </w:t>
      </w:r>
      <w:r>
        <w:rPr>
          <w:rFonts w:hint="eastAsia"/>
          <w:b w:val="0"/>
          <w:sz w:val="22"/>
          <w:szCs w:val="22"/>
        </w:rPr>
        <w:t>따르면</w:t>
      </w:r>
      <w:r>
        <w:rPr>
          <w:rFonts w:hint="eastAsia"/>
          <w:b w:val="0"/>
          <w:sz w:val="22"/>
          <w:szCs w:val="22"/>
        </w:rPr>
        <w:t xml:space="preserve"> </w:t>
      </w:r>
      <w:r>
        <w:rPr>
          <w:rFonts w:hint="eastAsia"/>
          <w:b w:val="0"/>
          <w:sz w:val="22"/>
          <w:szCs w:val="22"/>
        </w:rPr>
        <w:t>대상회사는</w:t>
      </w:r>
      <w:r>
        <w:rPr>
          <w:rFonts w:hint="eastAsia"/>
          <w:b w:val="0"/>
          <w:sz w:val="22"/>
          <w:szCs w:val="22"/>
        </w:rPr>
        <w:t xml:space="preserve"> </w:t>
      </w:r>
      <w:r>
        <w:rPr>
          <w:rFonts w:hint="eastAsia"/>
          <w:b w:val="0"/>
          <w:sz w:val="22"/>
          <w:szCs w:val="22"/>
        </w:rPr>
        <w:t>한성물류의</w:t>
      </w:r>
      <w:r>
        <w:rPr>
          <w:rFonts w:hint="eastAsia"/>
          <w:b w:val="0"/>
          <w:sz w:val="22"/>
          <w:szCs w:val="22"/>
        </w:rPr>
        <w:t xml:space="preserve"> </w:t>
      </w:r>
      <w:r>
        <w:rPr>
          <w:rFonts w:hint="eastAsia"/>
          <w:b w:val="0"/>
          <w:sz w:val="22"/>
          <w:szCs w:val="22"/>
        </w:rPr>
        <w:t>피용자인</w:t>
      </w:r>
      <w:r>
        <w:rPr>
          <w:rFonts w:hint="eastAsia"/>
          <w:b w:val="0"/>
          <w:sz w:val="22"/>
          <w:szCs w:val="22"/>
        </w:rPr>
        <w:t xml:space="preserve"> </w:t>
      </w:r>
      <w:r>
        <w:rPr>
          <w:rFonts w:hint="eastAsia"/>
          <w:b w:val="0"/>
          <w:sz w:val="22"/>
          <w:szCs w:val="22"/>
        </w:rPr>
        <w:t>외국인</w:t>
      </w:r>
      <w:r>
        <w:rPr>
          <w:rFonts w:hint="eastAsia"/>
          <w:b w:val="0"/>
          <w:sz w:val="22"/>
          <w:szCs w:val="22"/>
        </w:rPr>
        <w:t xml:space="preserve"> </w:t>
      </w:r>
      <w:r>
        <w:rPr>
          <w:rFonts w:hint="eastAsia"/>
          <w:b w:val="0"/>
          <w:sz w:val="22"/>
          <w:szCs w:val="22"/>
        </w:rPr>
        <w:t>파견사원에</w:t>
      </w:r>
      <w:r>
        <w:rPr>
          <w:rFonts w:hint="eastAsia"/>
          <w:b w:val="0"/>
          <w:sz w:val="22"/>
          <w:szCs w:val="22"/>
        </w:rPr>
        <w:t xml:space="preserve"> </w:t>
      </w:r>
      <w:r>
        <w:rPr>
          <w:rFonts w:hint="eastAsia"/>
          <w:b w:val="0"/>
          <w:sz w:val="22"/>
          <w:szCs w:val="22"/>
        </w:rPr>
        <w:t>대해</w:t>
      </w:r>
      <w:r>
        <w:rPr>
          <w:rFonts w:hint="eastAsia"/>
          <w:b w:val="0"/>
          <w:sz w:val="22"/>
          <w:szCs w:val="22"/>
        </w:rPr>
        <w:t xml:space="preserve"> </w:t>
      </w:r>
      <w:r>
        <w:rPr>
          <w:rFonts w:hint="eastAsia"/>
          <w:b w:val="0"/>
          <w:sz w:val="22"/>
          <w:szCs w:val="22"/>
        </w:rPr>
        <w:t>화재원인</w:t>
      </w:r>
      <w:r>
        <w:rPr>
          <w:rFonts w:hint="eastAsia"/>
          <w:b w:val="0"/>
          <w:sz w:val="22"/>
          <w:szCs w:val="22"/>
        </w:rPr>
        <w:t xml:space="preserve"> </w:t>
      </w:r>
      <w:r>
        <w:rPr>
          <w:rFonts w:hint="eastAsia"/>
          <w:b w:val="0"/>
          <w:sz w:val="22"/>
          <w:szCs w:val="22"/>
        </w:rPr>
        <w:t>불명을</w:t>
      </w:r>
      <w:r>
        <w:rPr>
          <w:rFonts w:hint="eastAsia"/>
          <w:b w:val="0"/>
          <w:sz w:val="22"/>
          <w:szCs w:val="22"/>
        </w:rPr>
        <w:t xml:space="preserve"> </w:t>
      </w:r>
      <w:r>
        <w:rPr>
          <w:rFonts w:hint="eastAsia"/>
          <w:b w:val="0"/>
          <w:sz w:val="22"/>
          <w:szCs w:val="22"/>
        </w:rPr>
        <w:t>이유로</w:t>
      </w:r>
      <w:r>
        <w:rPr>
          <w:rFonts w:hint="eastAsia"/>
          <w:b w:val="0"/>
          <w:sz w:val="22"/>
          <w:szCs w:val="22"/>
        </w:rPr>
        <w:t xml:space="preserve"> </w:t>
      </w:r>
      <w:r>
        <w:rPr>
          <w:rFonts w:hint="eastAsia"/>
          <w:b w:val="0"/>
          <w:sz w:val="22"/>
          <w:szCs w:val="22"/>
        </w:rPr>
        <w:t>무죄판결이</w:t>
      </w:r>
      <w:r>
        <w:rPr>
          <w:rFonts w:hint="eastAsia"/>
          <w:b w:val="0"/>
          <w:sz w:val="22"/>
          <w:szCs w:val="22"/>
        </w:rPr>
        <w:t xml:space="preserve"> </w:t>
      </w:r>
      <w:r>
        <w:rPr>
          <w:rFonts w:hint="eastAsia"/>
          <w:b w:val="0"/>
          <w:sz w:val="22"/>
          <w:szCs w:val="22"/>
        </w:rPr>
        <w:t>내려졌을</w:t>
      </w:r>
      <w:r>
        <w:rPr>
          <w:rFonts w:hint="eastAsia"/>
          <w:b w:val="0"/>
          <w:sz w:val="22"/>
          <w:szCs w:val="22"/>
        </w:rPr>
        <w:t xml:space="preserve"> </w:t>
      </w:r>
      <w:r>
        <w:rPr>
          <w:rFonts w:hint="eastAsia"/>
          <w:b w:val="0"/>
          <w:sz w:val="22"/>
          <w:szCs w:val="22"/>
        </w:rPr>
        <w:t>뿐</w:t>
      </w:r>
      <w:r>
        <w:rPr>
          <w:rFonts w:hint="eastAsia"/>
          <w:b w:val="0"/>
          <w:sz w:val="22"/>
          <w:szCs w:val="22"/>
        </w:rPr>
        <w:t xml:space="preserve"> </w:t>
      </w:r>
      <w:r>
        <w:rPr>
          <w:rFonts w:hint="eastAsia"/>
          <w:b w:val="0"/>
          <w:sz w:val="22"/>
          <w:szCs w:val="22"/>
        </w:rPr>
        <w:t>아니라</w:t>
      </w:r>
      <w:r>
        <w:rPr>
          <w:rFonts w:hint="eastAsia"/>
          <w:b w:val="0"/>
          <w:sz w:val="22"/>
          <w:szCs w:val="22"/>
        </w:rPr>
        <w:t>,</w:t>
      </w:r>
      <w:r>
        <w:rPr>
          <w:b w:val="0"/>
          <w:sz w:val="22"/>
          <w:szCs w:val="22"/>
        </w:rPr>
        <w:t xml:space="preserve"> </w:t>
      </w:r>
      <w:r>
        <w:rPr>
          <w:rFonts w:hint="eastAsia"/>
          <w:b w:val="0"/>
          <w:sz w:val="22"/>
          <w:szCs w:val="22"/>
        </w:rPr>
        <w:t>대상회사는</w:t>
      </w:r>
      <w:r>
        <w:rPr>
          <w:rFonts w:hint="eastAsia"/>
          <w:b w:val="0"/>
          <w:sz w:val="22"/>
          <w:szCs w:val="22"/>
        </w:rPr>
        <w:t xml:space="preserve"> </w:t>
      </w:r>
      <w:r>
        <w:rPr>
          <w:rFonts w:hint="eastAsia"/>
          <w:b w:val="0"/>
          <w:sz w:val="22"/>
          <w:szCs w:val="22"/>
        </w:rPr>
        <w:t>위</w:t>
      </w:r>
      <w:r>
        <w:rPr>
          <w:rFonts w:hint="eastAsia"/>
          <w:b w:val="0"/>
          <w:sz w:val="22"/>
          <w:szCs w:val="22"/>
        </w:rPr>
        <w:t xml:space="preserve"> </w:t>
      </w:r>
      <w:r>
        <w:rPr>
          <w:rFonts w:hint="eastAsia"/>
          <w:b w:val="0"/>
          <w:sz w:val="22"/>
          <w:szCs w:val="22"/>
        </w:rPr>
        <w:t>물류창고에</w:t>
      </w:r>
      <w:r>
        <w:rPr>
          <w:rFonts w:hint="eastAsia"/>
          <w:b w:val="0"/>
          <w:sz w:val="22"/>
          <w:szCs w:val="22"/>
        </w:rPr>
        <w:t xml:space="preserve"> </w:t>
      </w:r>
      <w:r>
        <w:rPr>
          <w:rFonts w:hint="eastAsia"/>
          <w:b w:val="0"/>
          <w:sz w:val="22"/>
          <w:szCs w:val="22"/>
        </w:rPr>
        <w:t>자사</w:t>
      </w:r>
      <w:r>
        <w:rPr>
          <w:rFonts w:hint="eastAsia"/>
          <w:b w:val="0"/>
          <w:sz w:val="22"/>
          <w:szCs w:val="22"/>
        </w:rPr>
        <w:t xml:space="preserve"> </w:t>
      </w:r>
      <w:r>
        <w:rPr>
          <w:rFonts w:hint="eastAsia"/>
          <w:b w:val="0"/>
          <w:sz w:val="22"/>
          <w:szCs w:val="22"/>
        </w:rPr>
        <w:t>직원</w:t>
      </w:r>
      <w:r>
        <w:rPr>
          <w:rFonts w:hint="eastAsia"/>
          <w:b w:val="0"/>
          <w:sz w:val="22"/>
          <w:szCs w:val="22"/>
        </w:rPr>
        <w:t xml:space="preserve"> </w:t>
      </w:r>
      <w:r>
        <w:rPr>
          <w:b w:val="0"/>
          <w:sz w:val="22"/>
          <w:szCs w:val="22"/>
        </w:rPr>
        <w:t>4</w:t>
      </w:r>
      <w:r>
        <w:rPr>
          <w:rFonts w:hint="eastAsia"/>
          <w:b w:val="0"/>
          <w:sz w:val="22"/>
          <w:szCs w:val="22"/>
        </w:rPr>
        <w:t>명을</w:t>
      </w:r>
      <w:r>
        <w:rPr>
          <w:rFonts w:hint="eastAsia"/>
          <w:b w:val="0"/>
          <w:sz w:val="22"/>
          <w:szCs w:val="22"/>
        </w:rPr>
        <w:t xml:space="preserve"> </w:t>
      </w:r>
      <w:r>
        <w:rPr>
          <w:rFonts w:hint="eastAsia"/>
          <w:b w:val="0"/>
          <w:sz w:val="22"/>
          <w:szCs w:val="22"/>
        </w:rPr>
        <w:t>두어</w:t>
      </w:r>
      <w:r>
        <w:rPr>
          <w:rFonts w:hint="eastAsia"/>
          <w:b w:val="0"/>
          <w:sz w:val="22"/>
          <w:szCs w:val="22"/>
        </w:rPr>
        <w:t xml:space="preserve"> </w:t>
      </w:r>
      <w:r>
        <w:rPr>
          <w:rFonts w:hint="eastAsia"/>
          <w:b w:val="0"/>
          <w:sz w:val="22"/>
          <w:szCs w:val="22"/>
        </w:rPr>
        <w:t>배송</w:t>
      </w:r>
      <w:r>
        <w:rPr>
          <w:rFonts w:hint="eastAsia"/>
          <w:b w:val="0"/>
          <w:sz w:val="22"/>
          <w:szCs w:val="22"/>
        </w:rPr>
        <w:t xml:space="preserve"> </w:t>
      </w:r>
      <w:r>
        <w:rPr>
          <w:rFonts w:hint="eastAsia"/>
          <w:b w:val="0"/>
          <w:sz w:val="22"/>
          <w:szCs w:val="22"/>
        </w:rPr>
        <w:t>스케쥴</w:t>
      </w:r>
      <w:r>
        <w:rPr>
          <w:rFonts w:hint="eastAsia"/>
          <w:b w:val="0"/>
          <w:sz w:val="22"/>
          <w:szCs w:val="22"/>
        </w:rPr>
        <w:t xml:space="preserve"> </w:t>
      </w:r>
      <w:r>
        <w:rPr>
          <w:rFonts w:hint="eastAsia"/>
          <w:b w:val="0"/>
          <w:sz w:val="22"/>
          <w:szCs w:val="22"/>
        </w:rPr>
        <w:t>등을</w:t>
      </w:r>
      <w:r>
        <w:rPr>
          <w:rFonts w:hint="eastAsia"/>
          <w:b w:val="0"/>
          <w:sz w:val="22"/>
          <w:szCs w:val="22"/>
        </w:rPr>
        <w:t xml:space="preserve"> </w:t>
      </w:r>
      <w:r>
        <w:rPr>
          <w:rFonts w:hint="eastAsia"/>
          <w:b w:val="0"/>
          <w:sz w:val="22"/>
          <w:szCs w:val="22"/>
        </w:rPr>
        <w:t>관리하는</w:t>
      </w:r>
      <w:r>
        <w:rPr>
          <w:rFonts w:hint="eastAsia"/>
          <w:b w:val="0"/>
          <w:sz w:val="22"/>
          <w:szCs w:val="22"/>
        </w:rPr>
        <w:t xml:space="preserve"> </w:t>
      </w:r>
      <w:r>
        <w:rPr>
          <w:rFonts w:hint="eastAsia"/>
          <w:b w:val="0"/>
          <w:sz w:val="22"/>
          <w:szCs w:val="22"/>
        </w:rPr>
        <w:t>업무만을</w:t>
      </w:r>
      <w:r>
        <w:rPr>
          <w:rFonts w:hint="eastAsia"/>
          <w:b w:val="0"/>
          <w:sz w:val="22"/>
          <w:szCs w:val="22"/>
        </w:rPr>
        <w:t xml:space="preserve"> </w:t>
      </w:r>
      <w:r>
        <w:rPr>
          <w:rFonts w:hint="eastAsia"/>
          <w:b w:val="0"/>
          <w:sz w:val="22"/>
          <w:szCs w:val="22"/>
        </w:rPr>
        <w:t>했을</w:t>
      </w:r>
      <w:r>
        <w:rPr>
          <w:rFonts w:hint="eastAsia"/>
          <w:b w:val="0"/>
          <w:sz w:val="22"/>
          <w:szCs w:val="22"/>
        </w:rPr>
        <w:t xml:space="preserve"> </w:t>
      </w:r>
      <w:r>
        <w:rPr>
          <w:rFonts w:hint="eastAsia"/>
          <w:b w:val="0"/>
          <w:sz w:val="22"/>
          <w:szCs w:val="22"/>
        </w:rPr>
        <w:t>뿐</w:t>
      </w:r>
      <w:r>
        <w:rPr>
          <w:rFonts w:hint="eastAsia"/>
          <w:b w:val="0"/>
          <w:sz w:val="22"/>
          <w:szCs w:val="22"/>
        </w:rPr>
        <w:t>,</w:t>
      </w:r>
      <w:r>
        <w:rPr>
          <w:b w:val="0"/>
          <w:sz w:val="22"/>
          <w:szCs w:val="22"/>
        </w:rPr>
        <w:t xml:space="preserve"> </w:t>
      </w:r>
      <w:r>
        <w:rPr>
          <w:rFonts w:hint="eastAsia"/>
          <w:b w:val="0"/>
          <w:sz w:val="22"/>
          <w:szCs w:val="22"/>
        </w:rPr>
        <w:t>한성물류의</w:t>
      </w:r>
      <w:r>
        <w:rPr>
          <w:rFonts w:hint="eastAsia"/>
          <w:b w:val="0"/>
          <w:sz w:val="22"/>
          <w:szCs w:val="22"/>
        </w:rPr>
        <w:t xml:space="preserve"> </w:t>
      </w:r>
      <w:r>
        <w:rPr>
          <w:rFonts w:hint="eastAsia"/>
          <w:b w:val="0"/>
          <w:sz w:val="22"/>
          <w:szCs w:val="22"/>
        </w:rPr>
        <w:t>피용자들에</w:t>
      </w:r>
      <w:r>
        <w:rPr>
          <w:rFonts w:hint="eastAsia"/>
          <w:b w:val="0"/>
          <w:sz w:val="22"/>
          <w:szCs w:val="22"/>
        </w:rPr>
        <w:t xml:space="preserve"> </w:t>
      </w:r>
      <w:r>
        <w:rPr>
          <w:rFonts w:hint="eastAsia"/>
          <w:b w:val="0"/>
          <w:sz w:val="22"/>
          <w:szCs w:val="22"/>
        </w:rPr>
        <w:t>대해</w:t>
      </w:r>
      <w:r>
        <w:rPr>
          <w:rFonts w:hint="eastAsia"/>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지휘</w:t>
      </w:r>
      <w:r>
        <w:rPr>
          <w:rFonts w:hint="eastAsia"/>
          <w:b w:val="0"/>
          <w:sz w:val="22"/>
          <w:szCs w:val="22"/>
        </w:rPr>
        <w:t>,</w:t>
      </w:r>
      <w:r>
        <w:rPr>
          <w:b w:val="0"/>
          <w:sz w:val="22"/>
          <w:szCs w:val="22"/>
        </w:rPr>
        <w:t xml:space="preserve"> </w:t>
      </w:r>
      <w:r>
        <w:rPr>
          <w:rFonts w:hint="eastAsia"/>
          <w:b w:val="0"/>
          <w:sz w:val="22"/>
          <w:szCs w:val="22"/>
        </w:rPr>
        <w:t>감독</w:t>
      </w:r>
      <w:r>
        <w:rPr>
          <w:rFonts w:hint="eastAsia"/>
          <w:b w:val="0"/>
          <w:sz w:val="22"/>
          <w:szCs w:val="22"/>
        </w:rPr>
        <w:t xml:space="preserve"> </w:t>
      </w:r>
      <w:r>
        <w:rPr>
          <w:rFonts w:hint="eastAsia"/>
          <w:b w:val="0"/>
          <w:sz w:val="22"/>
          <w:szCs w:val="22"/>
        </w:rPr>
        <w:t>행위를</w:t>
      </w:r>
      <w:r>
        <w:rPr>
          <w:rFonts w:hint="eastAsia"/>
          <w:b w:val="0"/>
          <w:sz w:val="22"/>
          <w:szCs w:val="22"/>
        </w:rPr>
        <w:t xml:space="preserve"> </w:t>
      </w:r>
      <w:r>
        <w:rPr>
          <w:rFonts w:hint="eastAsia"/>
          <w:b w:val="0"/>
          <w:sz w:val="22"/>
          <w:szCs w:val="22"/>
        </w:rPr>
        <w:t>하지</w:t>
      </w:r>
      <w:r>
        <w:rPr>
          <w:rFonts w:hint="eastAsia"/>
          <w:b w:val="0"/>
          <w:sz w:val="22"/>
          <w:szCs w:val="22"/>
        </w:rPr>
        <w:t xml:space="preserve"> </w:t>
      </w:r>
      <w:r>
        <w:rPr>
          <w:rFonts w:hint="eastAsia"/>
          <w:b w:val="0"/>
          <w:sz w:val="22"/>
          <w:szCs w:val="22"/>
        </w:rPr>
        <w:t>않았으므로</w:t>
      </w:r>
      <w:r>
        <w:rPr>
          <w:rFonts w:hint="eastAsia"/>
          <w:b w:val="0"/>
          <w:sz w:val="22"/>
          <w:szCs w:val="22"/>
        </w:rPr>
        <w:t xml:space="preserve"> </w:t>
      </w:r>
      <w:r>
        <w:rPr>
          <w:rFonts w:hint="eastAsia"/>
          <w:b w:val="0"/>
          <w:sz w:val="22"/>
          <w:szCs w:val="22"/>
        </w:rPr>
        <w:t>민법</w:t>
      </w:r>
      <w:r>
        <w:rPr>
          <w:rFonts w:hint="eastAsia"/>
          <w:b w:val="0"/>
          <w:sz w:val="22"/>
          <w:szCs w:val="22"/>
        </w:rPr>
        <w:t xml:space="preserve"> </w:t>
      </w:r>
      <w:r>
        <w:rPr>
          <w:rFonts w:hint="eastAsia"/>
          <w:b w:val="0"/>
          <w:sz w:val="22"/>
          <w:szCs w:val="22"/>
        </w:rPr>
        <w:t>제</w:t>
      </w:r>
      <w:r>
        <w:rPr>
          <w:rFonts w:hint="eastAsia"/>
          <w:b w:val="0"/>
          <w:sz w:val="22"/>
          <w:szCs w:val="22"/>
        </w:rPr>
        <w:t>7</w:t>
      </w:r>
      <w:r>
        <w:rPr>
          <w:b w:val="0"/>
          <w:sz w:val="22"/>
          <w:szCs w:val="22"/>
        </w:rPr>
        <w:t>56</w:t>
      </w:r>
      <w:r>
        <w:rPr>
          <w:rFonts w:hint="eastAsia"/>
          <w:b w:val="0"/>
          <w:sz w:val="22"/>
          <w:szCs w:val="22"/>
        </w:rPr>
        <w:t>조에</w:t>
      </w:r>
      <w:r>
        <w:rPr>
          <w:rFonts w:hint="eastAsia"/>
          <w:b w:val="0"/>
          <w:sz w:val="22"/>
          <w:szCs w:val="22"/>
        </w:rPr>
        <w:t xml:space="preserve"> </w:t>
      </w:r>
      <w:r>
        <w:rPr>
          <w:rFonts w:hint="eastAsia"/>
          <w:b w:val="0"/>
          <w:sz w:val="22"/>
          <w:szCs w:val="22"/>
        </w:rPr>
        <w:t>따른</w:t>
      </w:r>
      <w:r>
        <w:rPr>
          <w:rFonts w:hint="eastAsia"/>
          <w:b w:val="0"/>
          <w:sz w:val="22"/>
          <w:szCs w:val="22"/>
        </w:rPr>
        <w:t xml:space="preserve"> </w:t>
      </w:r>
      <w:r>
        <w:rPr>
          <w:rFonts w:hint="eastAsia"/>
          <w:b w:val="0"/>
          <w:sz w:val="22"/>
          <w:szCs w:val="22"/>
        </w:rPr>
        <w:t>사용자책임은</w:t>
      </w:r>
      <w:r>
        <w:rPr>
          <w:rFonts w:hint="eastAsia"/>
          <w:b w:val="0"/>
          <w:sz w:val="22"/>
          <w:szCs w:val="22"/>
        </w:rPr>
        <w:t xml:space="preserve"> </w:t>
      </w:r>
      <w:r>
        <w:rPr>
          <w:rFonts w:hint="eastAsia"/>
          <w:b w:val="0"/>
          <w:sz w:val="22"/>
          <w:szCs w:val="22"/>
        </w:rPr>
        <w:t>성립하지</w:t>
      </w:r>
      <w:r>
        <w:rPr>
          <w:rFonts w:hint="eastAsia"/>
          <w:b w:val="0"/>
          <w:sz w:val="22"/>
          <w:szCs w:val="22"/>
        </w:rPr>
        <w:t xml:space="preserve"> </w:t>
      </w:r>
      <w:r>
        <w:rPr>
          <w:rFonts w:hint="eastAsia"/>
          <w:b w:val="0"/>
          <w:sz w:val="22"/>
          <w:szCs w:val="22"/>
        </w:rPr>
        <w:t>않는다는</w:t>
      </w:r>
      <w:r>
        <w:rPr>
          <w:rFonts w:hint="eastAsia"/>
          <w:b w:val="0"/>
          <w:sz w:val="22"/>
          <w:szCs w:val="22"/>
        </w:rPr>
        <w:t xml:space="preserve"> </w:t>
      </w:r>
      <w:r>
        <w:rPr>
          <w:rFonts w:hint="eastAsia"/>
          <w:b w:val="0"/>
          <w:sz w:val="22"/>
          <w:szCs w:val="22"/>
        </w:rPr>
        <w:t>입장이라고</w:t>
      </w:r>
      <w:r>
        <w:rPr>
          <w:rFonts w:hint="eastAsia"/>
          <w:b w:val="0"/>
          <w:sz w:val="22"/>
          <w:szCs w:val="22"/>
        </w:rPr>
        <w:t xml:space="preserve"> </w:t>
      </w:r>
      <w:r>
        <w:rPr>
          <w:rFonts w:hint="eastAsia"/>
          <w:b w:val="0"/>
          <w:sz w:val="22"/>
          <w:szCs w:val="22"/>
        </w:rPr>
        <w:t>함</w:t>
      </w:r>
      <w:r>
        <w:rPr>
          <w:rFonts w:hint="eastAsia"/>
          <w:b w:val="0"/>
          <w:sz w:val="22"/>
          <w:szCs w:val="22"/>
        </w:rPr>
        <w:t>.</w:t>
      </w:r>
    </w:p>
    <w:p w14:paraId="1C6C3DDC" w14:textId="77777777" w:rsidR="00026A7E" w:rsidRPr="00E9622E" w:rsidRDefault="00026A7E" w:rsidP="00026A7E">
      <w:pPr>
        <w:pStyle w:val="21"/>
        <w:spacing w:after="240" w:line="360" w:lineRule="atLeast"/>
        <w:ind w:left="907"/>
        <w:rPr>
          <w:b w:val="0"/>
          <w:sz w:val="22"/>
          <w:szCs w:val="22"/>
        </w:rPr>
      </w:pPr>
      <w:r>
        <w:rPr>
          <w:rFonts w:hint="eastAsia"/>
          <w:b w:val="0"/>
          <w:sz w:val="22"/>
          <w:szCs w:val="22"/>
        </w:rPr>
        <w:t>나아가</w:t>
      </w:r>
      <w:r>
        <w:rPr>
          <w:rFonts w:hint="eastAsia"/>
          <w:b w:val="0"/>
          <w:sz w:val="22"/>
          <w:szCs w:val="22"/>
        </w:rPr>
        <w:t xml:space="preserve"> </w:t>
      </w:r>
      <w:r>
        <w:rPr>
          <w:rFonts w:hint="eastAsia"/>
          <w:b w:val="0"/>
          <w:sz w:val="22"/>
          <w:szCs w:val="22"/>
        </w:rPr>
        <w:t>일부</w:t>
      </w:r>
      <w:r>
        <w:rPr>
          <w:rFonts w:hint="eastAsia"/>
          <w:b w:val="0"/>
          <w:sz w:val="22"/>
          <w:szCs w:val="22"/>
        </w:rPr>
        <w:t xml:space="preserve"> </w:t>
      </w:r>
      <w:r>
        <w:rPr>
          <w:rFonts w:hint="eastAsia"/>
          <w:b w:val="0"/>
          <w:sz w:val="22"/>
          <w:szCs w:val="22"/>
        </w:rPr>
        <w:t>원고들은</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rFonts w:hint="eastAsia"/>
          <w:b w:val="0"/>
          <w:sz w:val="22"/>
          <w:szCs w:val="22"/>
        </w:rPr>
        <w:t>처음</w:t>
      </w:r>
      <w:r>
        <w:rPr>
          <w:rFonts w:hint="eastAsia"/>
          <w:b w:val="0"/>
          <w:sz w:val="22"/>
          <w:szCs w:val="22"/>
        </w:rPr>
        <w:t xml:space="preserve"> </w:t>
      </w:r>
      <w:r>
        <w:rPr>
          <w:rFonts w:hint="eastAsia"/>
          <w:b w:val="0"/>
          <w:sz w:val="22"/>
          <w:szCs w:val="22"/>
        </w:rPr>
        <w:t>화재가</w:t>
      </w:r>
      <w:r>
        <w:rPr>
          <w:rFonts w:hint="eastAsia"/>
          <w:b w:val="0"/>
          <w:sz w:val="22"/>
          <w:szCs w:val="22"/>
        </w:rPr>
        <w:t xml:space="preserve"> </w:t>
      </w:r>
      <w:r>
        <w:rPr>
          <w:rFonts w:hint="eastAsia"/>
          <w:b w:val="0"/>
          <w:sz w:val="22"/>
          <w:szCs w:val="22"/>
        </w:rPr>
        <w:t>발생한</w:t>
      </w:r>
      <w:r>
        <w:rPr>
          <w:rFonts w:hint="eastAsia"/>
          <w:b w:val="0"/>
          <w:sz w:val="22"/>
          <w:szCs w:val="22"/>
        </w:rPr>
        <w:t xml:space="preserve"> </w:t>
      </w:r>
      <w:r>
        <w:rPr>
          <w:rFonts w:hint="eastAsia"/>
          <w:b w:val="0"/>
          <w:sz w:val="22"/>
          <w:szCs w:val="22"/>
        </w:rPr>
        <w:t>쓰레기</w:t>
      </w:r>
      <w:r>
        <w:rPr>
          <w:rFonts w:hint="eastAsia"/>
          <w:b w:val="0"/>
          <w:sz w:val="22"/>
          <w:szCs w:val="22"/>
        </w:rPr>
        <w:t xml:space="preserve"> </w:t>
      </w:r>
      <w:proofErr w:type="spellStart"/>
      <w:r>
        <w:rPr>
          <w:rFonts w:hint="eastAsia"/>
          <w:b w:val="0"/>
          <w:sz w:val="22"/>
          <w:szCs w:val="22"/>
        </w:rPr>
        <w:t>분리수거함을</w:t>
      </w:r>
      <w:proofErr w:type="spellEnd"/>
      <w:r>
        <w:rPr>
          <w:rFonts w:hint="eastAsia"/>
          <w:b w:val="0"/>
          <w:sz w:val="22"/>
          <w:szCs w:val="22"/>
        </w:rPr>
        <w:t xml:space="preserve"> </w:t>
      </w:r>
      <w:r>
        <w:rPr>
          <w:rFonts w:hint="eastAsia"/>
          <w:b w:val="0"/>
          <w:sz w:val="22"/>
          <w:szCs w:val="22"/>
        </w:rPr>
        <w:t>설치하였으므로</w:t>
      </w:r>
      <w:r>
        <w:rPr>
          <w:rFonts w:hint="eastAsia"/>
          <w:b w:val="0"/>
          <w:sz w:val="22"/>
          <w:szCs w:val="22"/>
        </w:rPr>
        <w:t xml:space="preserve"> </w:t>
      </w:r>
      <w:r>
        <w:rPr>
          <w:rFonts w:hint="eastAsia"/>
          <w:b w:val="0"/>
          <w:sz w:val="22"/>
          <w:szCs w:val="22"/>
        </w:rPr>
        <w:t>민법</w:t>
      </w:r>
      <w:r>
        <w:rPr>
          <w:rFonts w:hint="eastAsia"/>
          <w:b w:val="0"/>
          <w:sz w:val="22"/>
          <w:szCs w:val="22"/>
        </w:rPr>
        <w:t xml:space="preserve"> </w:t>
      </w:r>
      <w:r>
        <w:rPr>
          <w:rFonts w:hint="eastAsia"/>
          <w:b w:val="0"/>
          <w:sz w:val="22"/>
          <w:szCs w:val="22"/>
        </w:rPr>
        <w:t>제</w:t>
      </w:r>
      <w:r>
        <w:rPr>
          <w:rFonts w:hint="eastAsia"/>
          <w:b w:val="0"/>
          <w:sz w:val="22"/>
          <w:szCs w:val="22"/>
        </w:rPr>
        <w:t>7</w:t>
      </w:r>
      <w:r>
        <w:rPr>
          <w:b w:val="0"/>
          <w:sz w:val="22"/>
          <w:szCs w:val="22"/>
        </w:rPr>
        <w:t>58</w:t>
      </w:r>
      <w:r>
        <w:rPr>
          <w:rFonts w:hint="eastAsia"/>
          <w:b w:val="0"/>
          <w:sz w:val="22"/>
          <w:szCs w:val="22"/>
        </w:rPr>
        <w:t>조에</w:t>
      </w:r>
      <w:r>
        <w:rPr>
          <w:rFonts w:hint="eastAsia"/>
          <w:b w:val="0"/>
          <w:sz w:val="22"/>
          <w:szCs w:val="22"/>
        </w:rPr>
        <w:t xml:space="preserve"> </w:t>
      </w:r>
      <w:r>
        <w:rPr>
          <w:rFonts w:hint="eastAsia"/>
          <w:b w:val="0"/>
          <w:sz w:val="22"/>
          <w:szCs w:val="22"/>
        </w:rPr>
        <w:t>따른</w:t>
      </w:r>
      <w:r>
        <w:rPr>
          <w:rFonts w:hint="eastAsia"/>
          <w:b w:val="0"/>
          <w:sz w:val="22"/>
          <w:szCs w:val="22"/>
        </w:rPr>
        <w:t xml:space="preserve"> </w:t>
      </w:r>
      <w:r>
        <w:rPr>
          <w:rFonts w:hint="eastAsia"/>
          <w:b w:val="0"/>
          <w:sz w:val="22"/>
          <w:szCs w:val="22"/>
        </w:rPr>
        <w:t>공작물</w:t>
      </w:r>
      <w:r>
        <w:rPr>
          <w:rFonts w:hint="eastAsia"/>
          <w:b w:val="0"/>
          <w:sz w:val="22"/>
          <w:szCs w:val="22"/>
        </w:rPr>
        <w:t xml:space="preserve"> </w:t>
      </w:r>
      <w:r>
        <w:rPr>
          <w:rFonts w:hint="eastAsia"/>
          <w:b w:val="0"/>
          <w:sz w:val="22"/>
          <w:szCs w:val="22"/>
        </w:rPr>
        <w:t>설치자의</w:t>
      </w:r>
      <w:r>
        <w:rPr>
          <w:rFonts w:hint="eastAsia"/>
          <w:b w:val="0"/>
          <w:sz w:val="22"/>
          <w:szCs w:val="22"/>
        </w:rPr>
        <w:t xml:space="preserve"> </w:t>
      </w:r>
      <w:r>
        <w:rPr>
          <w:rFonts w:hint="eastAsia"/>
          <w:b w:val="0"/>
          <w:sz w:val="22"/>
          <w:szCs w:val="22"/>
        </w:rPr>
        <w:t>책임을</w:t>
      </w:r>
      <w:r>
        <w:rPr>
          <w:rFonts w:hint="eastAsia"/>
          <w:b w:val="0"/>
          <w:sz w:val="22"/>
          <w:szCs w:val="22"/>
        </w:rPr>
        <w:t xml:space="preserve"> </w:t>
      </w:r>
      <w:r>
        <w:rPr>
          <w:rFonts w:hint="eastAsia"/>
          <w:b w:val="0"/>
          <w:sz w:val="22"/>
          <w:szCs w:val="22"/>
        </w:rPr>
        <w:t>진다고</w:t>
      </w:r>
      <w:r>
        <w:rPr>
          <w:rFonts w:hint="eastAsia"/>
          <w:b w:val="0"/>
          <w:sz w:val="22"/>
          <w:szCs w:val="22"/>
        </w:rPr>
        <w:t xml:space="preserve"> </w:t>
      </w:r>
      <w:r>
        <w:rPr>
          <w:rFonts w:hint="eastAsia"/>
          <w:b w:val="0"/>
          <w:sz w:val="22"/>
          <w:szCs w:val="22"/>
        </w:rPr>
        <w:t>주장하나</w:t>
      </w:r>
      <w:r>
        <w:rPr>
          <w:rFonts w:hint="eastAsia"/>
          <w:b w:val="0"/>
          <w:sz w:val="22"/>
          <w:szCs w:val="22"/>
        </w:rPr>
        <w:t>,</w:t>
      </w:r>
      <w:r>
        <w:rPr>
          <w:b w:val="0"/>
          <w:sz w:val="22"/>
          <w:szCs w:val="22"/>
        </w:rPr>
        <w:t xml:space="preserve"> </w:t>
      </w:r>
      <w:r>
        <w:rPr>
          <w:rFonts w:hint="eastAsia"/>
          <w:b w:val="0"/>
          <w:sz w:val="22"/>
          <w:szCs w:val="22"/>
        </w:rPr>
        <w:t>대상회사는</w:t>
      </w:r>
      <w:r>
        <w:rPr>
          <w:rFonts w:hint="eastAsia"/>
          <w:b w:val="0"/>
          <w:sz w:val="22"/>
          <w:szCs w:val="22"/>
        </w:rPr>
        <w:t xml:space="preserve"> </w:t>
      </w:r>
      <w:proofErr w:type="spellStart"/>
      <w:r>
        <w:rPr>
          <w:rFonts w:hint="eastAsia"/>
          <w:b w:val="0"/>
          <w:sz w:val="22"/>
          <w:szCs w:val="22"/>
        </w:rPr>
        <w:t>대상회사뿐</w:t>
      </w:r>
      <w:proofErr w:type="spellEnd"/>
      <w:r>
        <w:rPr>
          <w:rFonts w:hint="eastAsia"/>
          <w:b w:val="0"/>
          <w:sz w:val="22"/>
          <w:szCs w:val="22"/>
        </w:rPr>
        <w:t xml:space="preserve"> </w:t>
      </w:r>
      <w:r>
        <w:rPr>
          <w:rFonts w:hint="eastAsia"/>
          <w:b w:val="0"/>
          <w:sz w:val="22"/>
          <w:szCs w:val="22"/>
        </w:rPr>
        <w:t>아니라</w:t>
      </w:r>
      <w:r>
        <w:rPr>
          <w:rFonts w:hint="eastAsia"/>
          <w:b w:val="0"/>
          <w:sz w:val="22"/>
          <w:szCs w:val="22"/>
        </w:rPr>
        <w:t xml:space="preserve"> </w:t>
      </w:r>
      <w:r>
        <w:rPr>
          <w:rFonts w:hint="eastAsia"/>
          <w:b w:val="0"/>
          <w:sz w:val="22"/>
          <w:szCs w:val="22"/>
        </w:rPr>
        <w:t>한성물류도</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쓰레기</w:t>
      </w:r>
      <w:r>
        <w:rPr>
          <w:rFonts w:hint="eastAsia"/>
          <w:b w:val="0"/>
          <w:sz w:val="22"/>
          <w:szCs w:val="22"/>
        </w:rPr>
        <w:t xml:space="preserve"> </w:t>
      </w:r>
      <w:proofErr w:type="spellStart"/>
      <w:r>
        <w:rPr>
          <w:rFonts w:hint="eastAsia"/>
          <w:b w:val="0"/>
          <w:sz w:val="22"/>
          <w:szCs w:val="22"/>
        </w:rPr>
        <w:t>분리수거함을</w:t>
      </w:r>
      <w:proofErr w:type="spellEnd"/>
      <w:r>
        <w:rPr>
          <w:rFonts w:hint="eastAsia"/>
          <w:b w:val="0"/>
          <w:sz w:val="22"/>
          <w:szCs w:val="22"/>
        </w:rPr>
        <w:t xml:space="preserve"> </w:t>
      </w:r>
      <w:r>
        <w:rPr>
          <w:rFonts w:hint="eastAsia"/>
          <w:b w:val="0"/>
          <w:sz w:val="22"/>
          <w:szCs w:val="22"/>
        </w:rPr>
        <w:t>설치한</w:t>
      </w:r>
      <w:r>
        <w:rPr>
          <w:rFonts w:hint="eastAsia"/>
          <w:b w:val="0"/>
          <w:sz w:val="22"/>
          <w:szCs w:val="22"/>
        </w:rPr>
        <w:t xml:space="preserve"> </w:t>
      </w:r>
      <w:r>
        <w:rPr>
          <w:rFonts w:hint="eastAsia"/>
          <w:b w:val="0"/>
          <w:sz w:val="22"/>
          <w:szCs w:val="22"/>
        </w:rPr>
        <w:t>사실이</w:t>
      </w:r>
      <w:r>
        <w:rPr>
          <w:rFonts w:hint="eastAsia"/>
          <w:b w:val="0"/>
          <w:sz w:val="22"/>
          <w:szCs w:val="22"/>
        </w:rPr>
        <w:t xml:space="preserve"> </w:t>
      </w:r>
      <w:r>
        <w:rPr>
          <w:rFonts w:hint="eastAsia"/>
          <w:b w:val="0"/>
          <w:sz w:val="22"/>
          <w:szCs w:val="22"/>
        </w:rPr>
        <w:t>없어</w:t>
      </w:r>
      <w:r>
        <w:rPr>
          <w:rFonts w:hint="eastAsia"/>
          <w:b w:val="0"/>
          <w:sz w:val="22"/>
          <w:szCs w:val="22"/>
        </w:rPr>
        <w:t xml:space="preserve"> </w:t>
      </w:r>
      <w:r>
        <w:rPr>
          <w:rFonts w:hint="eastAsia"/>
          <w:b w:val="0"/>
          <w:sz w:val="22"/>
          <w:szCs w:val="22"/>
        </w:rPr>
        <w:t>공작물</w:t>
      </w:r>
      <w:r>
        <w:rPr>
          <w:rFonts w:hint="eastAsia"/>
          <w:b w:val="0"/>
          <w:sz w:val="22"/>
          <w:szCs w:val="22"/>
        </w:rPr>
        <w:t xml:space="preserve"> </w:t>
      </w:r>
      <w:r>
        <w:rPr>
          <w:rFonts w:hint="eastAsia"/>
          <w:b w:val="0"/>
          <w:sz w:val="22"/>
          <w:szCs w:val="22"/>
        </w:rPr>
        <w:t>책임도</w:t>
      </w:r>
      <w:r>
        <w:rPr>
          <w:rFonts w:hint="eastAsia"/>
          <w:b w:val="0"/>
          <w:sz w:val="22"/>
          <w:szCs w:val="22"/>
        </w:rPr>
        <w:t xml:space="preserve"> </w:t>
      </w:r>
      <w:r>
        <w:rPr>
          <w:rFonts w:hint="eastAsia"/>
          <w:b w:val="0"/>
          <w:sz w:val="22"/>
          <w:szCs w:val="22"/>
        </w:rPr>
        <w:t>성립하지</w:t>
      </w:r>
      <w:r>
        <w:rPr>
          <w:rFonts w:hint="eastAsia"/>
          <w:b w:val="0"/>
          <w:sz w:val="22"/>
          <w:szCs w:val="22"/>
        </w:rPr>
        <w:t xml:space="preserve"> </w:t>
      </w:r>
      <w:r>
        <w:rPr>
          <w:rFonts w:hint="eastAsia"/>
          <w:b w:val="0"/>
          <w:sz w:val="22"/>
          <w:szCs w:val="22"/>
        </w:rPr>
        <w:t>않는다는</w:t>
      </w:r>
      <w:r>
        <w:rPr>
          <w:rFonts w:hint="eastAsia"/>
          <w:b w:val="0"/>
          <w:sz w:val="22"/>
          <w:szCs w:val="22"/>
        </w:rPr>
        <w:t xml:space="preserve"> </w:t>
      </w:r>
      <w:r>
        <w:rPr>
          <w:rFonts w:hint="eastAsia"/>
          <w:b w:val="0"/>
          <w:sz w:val="22"/>
          <w:szCs w:val="22"/>
        </w:rPr>
        <w:t>입장이라고</w:t>
      </w:r>
      <w:r>
        <w:rPr>
          <w:rFonts w:hint="eastAsia"/>
          <w:b w:val="0"/>
          <w:sz w:val="22"/>
          <w:szCs w:val="22"/>
        </w:rPr>
        <w:t xml:space="preserve"> </w:t>
      </w:r>
      <w:r>
        <w:rPr>
          <w:rFonts w:hint="eastAsia"/>
          <w:b w:val="0"/>
          <w:sz w:val="22"/>
          <w:szCs w:val="22"/>
        </w:rPr>
        <w:t>함</w:t>
      </w:r>
      <w:r>
        <w:rPr>
          <w:rFonts w:hint="eastAsia"/>
          <w:b w:val="0"/>
          <w:sz w:val="22"/>
          <w:szCs w:val="22"/>
        </w:rPr>
        <w:t>.</w:t>
      </w:r>
      <w:r>
        <w:rPr>
          <w:b w:val="0"/>
          <w:sz w:val="22"/>
          <w:szCs w:val="22"/>
        </w:rPr>
        <w:t xml:space="preserve"> </w:t>
      </w:r>
      <w:r>
        <w:rPr>
          <w:rFonts w:hint="eastAsia"/>
          <w:b w:val="0"/>
          <w:sz w:val="22"/>
          <w:szCs w:val="22"/>
        </w:rPr>
        <w:t>나아가</w:t>
      </w:r>
      <w:r>
        <w:rPr>
          <w:rFonts w:hint="eastAsia"/>
          <w:b w:val="0"/>
          <w:sz w:val="22"/>
          <w:szCs w:val="22"/>
        </w:rPr>
        <w:t>,</w:t>
      </w:r>
      <w:r>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쓰레기</w:t>
      </w:r>
      <w:r>
        <w:rPr>
          <w:rFonts w:hint="eastAsia"/>
          <w:b w:val="0"/>
          <w:sz w:val="22"/>
          <w:szCs w:val="22"/>
        </w:rPr>
        <w:t xml:space="preserve"> </w:t>
      </w:r>
      <w:proofErr w:type="spellStart"/>
      <w:r>
        <w:rPr>
          <w:rFonts w:hint="eastAsia"/>
          <w:b w:val="0"/>
          <w:sz w:val="22"/>
          <w:szCs w:val="22"/>
        </w:rPr>
        <w:t>분리수거함은</w:t>
      </w:r>
      <w:proofErr w:type="spellEnd"/>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rFonts w:hint="eastAsia"/>
          <w:b w:val="0"/>
          <w:sz w:val="22"/>
          <w:szCs w:val="22"/>
        </w:rPr>
        <w:t>보통</w:t>
      </w:r>
      <w:r>
        <w:rPr>
          <w:rFonts w:hint="eastAsia"/>
          <w:b w:val="0"/>
          <w:sz w:val="22"/>
          <w:szCs w:val="22"/>
        </w:rPr>
        <w:t xml:space="preserve"> </w:t>
      </w:r>
      <w:r>
        <w:rPr>
          <w:rFonts w:hint="eastAsia"/>
          <w:b w:val="0"/>
          <w:sz w:val="22"/>
          <w:szCs w:val="22"/>
        </w:rPr>
        <w:t>사용하기는</w:t>
      </w:r>
      <w:r>
        <w:rPr>
          <w:rFonts w:hint="eastAsia"/>
          <w:b w:val="0"/>
          <w:sz w:val="22"/>
          <w:szCs w:val="22"/>
        </w:rPr>
        <w:t xml:space="preserve"> </w:t>
      </w:r>
      <w:r>
        <w:rPr>
          <w:rFonts w:hint="eastAsia"/>
          <w:b w:val="0"/>
          <w:sz w:val="22"/>
          <w:szCs w:val="22"/>
        </w:rPr>
        <w:t>하나</w:t>
      </w:r>
      <w:r>
        <w:rPr>
          <w:rFonts w:hint="eastAsia"/>
          <w:b w:val="0"/>
          <w:sz w:val="22"/>
          <w:szCs w:val="22"/>
        </w:rPr>
        <w:t>,</w:t>
      </w:r>
      <w:r>
        <w:rPr>
          <w:b w:val="0"/>
          <w:sz w:val="22"/>
          <w:szCs w:val="22"/>
        </w:rPr>
        <w:t xml:space="preserve"> </w:t>
      </w:r>
      <w:r>
        <w:rPr>
          <w:rFonts w:hint="eastAsia"/>
          <w:b w:val="0"/>
          <w:sz w:val="22"/>
          <w:szCs w:val="22"/>
        </w:rPr>
        <w:t>관리</w:t>
      </w:r>
      <w:r>
        <w:rPr>
          <w:rFonts w:hint="eastAsia"/>
          <w:b w:val="0"/>
          <w:sz w:val="22"/>
          <w:szCs w:val="22"/>
        </w:rPr>
        <w:t xml:space="preserve"> </w:t>
      </w:r>
      <w:r>
        <w:rPr>
          <w:rFonts w:hint="eastAsia"/>
          <w:b w:val="0"/>
          <w:sz w:val="22"/>
          <w:szCs w:val="22"/>
        </w:rPr>
        <w:t>업무는</w:t>
      </w:r>
      <w:r>
        <w:rPr>
          <w:rFonts w:hint="eastAsia"/>
          <w:b w:val="0"/>
          <w:sz w:val="22"/>
          <w:szCs w:val="22"/>
        </w:rPr>
        <w:t xml:space="preserve"> </w:t>
      </w:r>
      <w:r>
        <w:rPr>
          <w:rFonts w:hint="eastAsia"/>
          <w:b w:val="0"/>
          <w:sz w:val="22"/>
          <w:szCs w:val="22"/>
        </w:rPr>
        <w:t>물류창고</w:t>
      </w:r>
      <w:r>
        <w:rPr>
          <w:rFonts w:hint="eastAsia"/>
          <w:b w:val="0"/>
          <w:sz w:val="22"/>
          <w:szCs w:val="22"/>
        </w:rPr>
        <w:t xml:space="preserve"> </w:t>
      </w:r>
      <w:r>
        <w:rPr>
          <w:rFonts w:hint="eastAsia"/>
          <w:b w:val="0"/>
          <w:sz w:val="22"/>
          <w:szCs w:val="22"/>
        </w:rPr>
        <w:t>측에서</w:t>
      </w:r>
      <w:r>
        <w:rPr>
          <w:rFonts w:hint="eastAsia"/>
          <w:b w:val="0"/>
          <w:sz w:val="22"/>
          <w:szCs w:val="22"/>
        </w:rPr>
        <w:t xml:space="preserve"> </w:t>
      </w:r>
      <w:r>
        <w:rPr>
          <w:rFonts w:hint="eastAsia"/>
          <w:b w:val="0"/>
          <w:sz w:val="22"/>
          <w:szCs w:val="22"/>
        </w:rPr>
        <w:t>하고</w:t>
      </w:r>
      <w:r>
        <w:rPr>
          <w:rFonts w:hint="eastAsia"/>
          <w:b w:val="0"/>
          <w:sz w:val="22"/>
          <w:szCs w:val="22"/>
        </w:rPr>
        <w:t xml:space="preserve"> </w:t>
      </w:r>
      <w:r>
        <w:rPr>
          <w:rFonts w:hint="eastAsia"/>
          <w:b w:val="0"/>
          <w:sz w:val="22"/>
          <w:szCs w:val="22"/>
        </w:rPr>
        <w:t>있다고</w:t>
      </w:r>
      <w:r>
        <w:rPr>
          <w:rFonts w:hint="eastAsia"/>
          <w:b w:val="0"/>
          <w:sz w:val="22"/>
          <w:szCs w:val="22"/>
        </w:rPr>
        <w:t xml:space="preserve"> </w:t>
      </w:r>
      <w:r>
        <w:rPr>
          <w:rFonts w:hint="eastAsia"/>
          <w:b w:val="0"/>
          <w:sz w:val="22"/>
          <w:szCs w:val="22"/>
        </w:rPr>
        <w:t>함</w:t>
      </w:r>
      <w:r>
        <w:rPr>
          <w:rFonts w:hint="eastAsia"/>
          <w:b w:val="0"/>
          <w:sz w:val="22"/>
          <w:szCs w:val="22"/>
        </w:rPr>
        <w:t>.</w:t>
      </w:r>
    </w:p>
    <w:p w14:paraId="7F8DE82D" w14:textId="77777777" w:rsidR="00026A7E" w:rsidRPr="00CB2B3F" w:rsidRDefault="00026A7E" w:rsidP="00026A7E">
      <w:pPr>
        <w:pStyle w:val="21"/>
        <w:spacing w:after="240" w:line="360" w:lineRule="atLeast"/>
        <w:ind w:left="907"/>
        <w:rPr>
          <w:b w:val="0"/>
          <w:sz w:val="22"/>
          <w:szCs w:val="22"/>
        </w:rPr>
      </w:pPr>
      <w:r w:rsidRPr="00CB2B3F">
        <w:rPr>
          <w:b w:val="0"/>
          <w:sz w:val="22"/>
          <w:szCs w:val="22"/>
        </w:rPr>
        <w:t>위</w:t>
      </w:r>
      <w:r w:rsidRPr="00CB2B3F">
        <w:rPr>
          <w:b w:val="0"/>
          <w:sz w:val="22"/>
          <w:szCs w:val="22"/>
        </w:rPr>
        <w:t xml:space="preserve"> </w:t>
      </w:r>
      <w:r w:rsidRPr="00CB2B3F">
        <w:rPr>
          <w:b w:val="0"/>
          <w:sz w:val="22"/>
          <w:szCs w:val="22"/>
        </w:rPr>
        <w:t>화재</w:t>
      </w:r>
      <w:r w:rsidRPr="00CB2B3F">
        <w:rPr>
          <w:b w:val="0"/>
          <w:sz w:val="22"/>
          <w:szCs w:val="22"/>
        </w:rPr>
        <w:t xml:space="preserve"> </w:t>
      </w:r>
      <w:r w:rsidRPr="00CB2B3F">
        <w:rPr>
          <w:b w:val="0"/>
          <w:sz w:val="22"/>
          <w:szCs w:val="22"/>
        </w:rPr>
        <w:t>사건과</w:t>
      </w:r>
      <w:r w:rsidRPr="00CB2B3F">
        <w:rPr>
          <w:b w:val="0"/>
          <w:sz w:val="22"/>
          <w:szCs w:val="22"/>
        </w:rPr>
        <w:t xml:space="preserve"> </w:t>
      </w:r>
      <w:r w:rsidRPr="00CB2B3F">
        <w:rPr>
          <w:b w:val="0"/>
          <w:sz w:val="22"/>
          <w:szCs w:val="22"/>
        </w:rPr>
        <w:t>관련된</w:t>
      </w:r>
      <w:r w:rsidRPr="00CB2B3F">
        <w:rPr>
          <w:b w:val="0"/>
          <w:sz w:val="22"/>
          <w:szCs w:val="22"/>
        </w:rPr>
        <w:t xml:space="preserve"> </w:t>
      </w:r>
      <w:r w:rsidRPr="00CB2B3F">
        <w:rPr>
          <w:b w:val="0"/>
          <w:sz w:val="22"/>
          <w:szCs w:val="22"/>
        </w:rPr>
        <w:t>피고소송의</w:t>
      </w:r>
      <w:r w:rsidRPr="00CB2B3F">
        <w:rPr>
          <w:b w:val="0"/>
          <w:sz w:val="22"/>
          <w:szCs w:val="22"/>
        </w:rPr>
        <w:t xml:space="preserve"> </w:t>
      </w:r>
      <w:proofErr w:type="spellStart"/>
      <w:r w:rsidRPr="00CB2B3F">
        <w:rPr>
          <w:b w:val="0"/>
          <w:sz w:val="22"/>
          <w:szCs w:val="22"/>
        </w:rPr>
        <w:t>소가와</w:t>
      </w:r>
      <w:proofErr w:type="spellEnd"/>
      <w:r w:rsidRPr="00CB2B3F">
        <w:rPr>
          <w:b w:val="0"/>
          <w:sz w:val="22"/>
          <w:szCs w:val="22"/>
        </w:rPr>
        <w:t xml:space="preserve"> </w:t>
      </w:r>
      <w:r w:rsidRPr="00CB2B3F">
        <w:rPr>
          <w:b w:val="0"/>
          <w:sz w:val="22"/>
          <w:szCs w:val="22"/>
        </w:rPr>
        <w:t>관련하여</w:t>
      </w:r>
      <w:r w:rsidRPr="00CB2B3F">
        <w:rPr>
          <w:b w:val="0"/>
          <w:sz w:val="22"/>
          <w:szCs w:val="22"/>
        </w:rPr>
        <w:t xml:space="preserve">, </w:t>
      </w:r>
      <w:r w:rsidRPr="00CB2B3F">
        <w:rPr>
          <w:b w:val="0"/>
          <w:sz w:val="22"/>
          <w:szCs w:val="22"/>
        </w:rPr>
        <w:t>회계상</w:t>
      </w:r>
      <w:r w:rsidRPr="00CB2B3F">
        <w:rPr>
          <w:b w:val="0"/>
          <w:sz w:val="22"/>
          <w:szCs w:val="22"/>
        </w:rPr>
        <w:t xml:space="preserve"> </w:t>
      </w:r>
      <w:r w:rsidRPr="00CB2B3F">
        <w:rPr>
          <w:b w:val="0"/>
          <w:sz w:val="22"/>
          <w:szCs w:val="22"/>
        </w:rPr>
        <w:t>충당금을</w:t>
      </w:r>
      <w:r>
        <w:rPr>
          <w:rFonts w:hint="eastAsia"/>
          <w:b w:val="0"/>
          <w:sz w:val="22"/>
          <w:szCs w:val="22"/>
        </w:rPr>
        <w:t xml:space="preserve"> </w:t>
      </w:r>
      <w:r>
        <w:rPr>
          <w:rFonts w:hint="eastAsia"/>
          <w:b w:val="0"/>
          <w:sz w:val="22"/>
          <w:szCs w:val="22"/>
        </w:rPr>
        <w:t>설정하지는</w:t>
      </w:r>
      <w:r>
        <w:rPr>
          <w:rFonts w:hint="eastAsia"/>
          <w:b w:val="0"/>
          <w:sz w:val="22"/>
          <w:szCs w:val="22"/>
        </w:rPr>
        <w:t xml:space="preserve"> </w:t>
      </w:r>
      <w:r>
        <w:rPr>
          <w:rFonts w:hint="eastAsia"/>
          <w:b w:val="0"/>
          <w:sz w:val="22"/>
          <w:szCs w:val="22"/>
        </w:rPr>
        <w:t>않았다고</w:t>
      </w:r>
      <w:r>
        <w:rPr>
          <w:rFonts w:hint="eastAsia"/>
          <w:b w:val="0"/>
          <w:sz w:val="22"/>
          <w:szCs w:val="22"/>
        </w:rPr>
        <w:t xml:space="preserve"> </w:t>
      </w:r>
      <w:r>
        <w:rPr>
          <w:rFonts w:hint="eastAsia"/>
          <w:b w:val="0"/>
          <w:sz w:val="22"/>
          <w:szCs w:val="22"/>
        </w:rPr>
        <w:t>함</w:t>
      </w:r>
      <w:r>
        <w:rPr>
          <w:rFonts w:hint="eastAsia"/>
          <w:b w:val="0"/>
          <w:sz w:val="22"/>
          <w:szCs w:val="22"/>
        </w:rPr>
        <w:t>.</w:t>
      </w:r>
    </w:p>
    <w:p w14:paraId="0210FC97" w14:textId="77777777" w:rsidR="00026A7E" w:rsidRPr="00CB2B3F" w:rsidRDefault="00026A7E" w:rsidP="00026A7E">
      <w:pPr>
        <w:pStyle w:val="21"/>
        <w:spacing w:after="240" w:line="360" w:lineRule="atLeast"/>
        <w:ind w:left="908"/>
        <w:rPr>
          <w:b w:val="0"/>
          <w:sz w:val="22"/>
          <w:szCs w:val="22"/>
        </w:rPr>
      </w:pPr>
      <w:r>
        <w:rPr>
          <w:rFonts w:hint="eastAsia"/>
          <w:b w:val="0"/>
          <w:sz w:val="22"/>
          <w:szCs w:val="22"/>
        </w:rPr>
        <w:t>이와</w:t>
      </w:r>
      <w:r>
        <w:rPr>
          <w:rFonts w:hint="eastAsia"/>
          <w:b w:val="0"/>
          <w:sz w:val="22"/>
          <w:szCs w:val="22"/>
        </w:rPr>
        <w:t xml:space="preserve"> </w:t>
      </w:r>
      <w:r>
        <w:rPr>
          <w:rFonts w:hint="eastAsia"/>
          <w:b w:val="0"/>
          <w:sz w:val="22"/>
          <w:szCs w:val="22"/>
        </w:rPr>
        <w:t>같은</w:t>
      </w:r>
      <w:r>
        <w:rPr>
          <w:rFonts w:hint="eastAsia"/>
          <w:b w:val="0"/>
          <w:sz w:val="22"/>
          <w:szCs w:val="22"/>
        </w:rPr>
        <w:t xml:space="preserve"> </w:t>
      </w:r>
      <w:r>
        <w:rPr>
          <w:rFonts w:hint="eastAsia"/>
          <w:b w:val="0"/>
          <w:sz w:val="22"/>
          <w:szCs w:val="22"/>
        </w:rPr>
        <w:t>사정을</w:t>
      </w:r>
      <w:r>
        <w:rPr>
          <w:rFonts w:hint="eastAsia"/>
          <w:b w:val="0"/>
          <w:sz w:val="22"/>
          <w:szCs w:val="22"/>
        </w:rPr>
        <w:t xml:space="preserve"> </w:t>
      </w:r>
      <w:r>
        <w:rPr>
          <w:rFonts w:hint="eastAsia"/>
          <w:b w:val="0"/>
          <w:sz w:val="22"/>
          <w:szCs w:val="22"/>
        </w:rPr>
        <w:t>종합하면</w:t>
      </w:r>
      <w:r>
        <w:rPr>
          <w:rFonts w:hint="eastAsia"/>
          <w:b w:val="0"/>
          <w:sz w:val="22"/>
          <w:szCs w:val="22"/>
        </w:rPr>
        <w:t xml:space="preserve">, </w:t>
      </w:r>
      <w:r>
        <w:rPr>
          <w:b w:val="0"/>
          <w:sz w:val="22"/>
          <w:szCs w:val="22"/>
        </w:rPr>
        <w:t>(</w:t>
      </w:r>
      <w:proofErr w:type="spellStart"/>
      <w:r>
        <w:rPr>
          <w:b w:val="0"/>
          <w:sz w:val="22"/>
          <w:szCs w:val="22"/>
        </w:rPr>
        <w:t>i</w:t>
      </w:r>
      <w:proofErr w:type="spellEnd"/>
      <w:r>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화재의</w:t>
      </w:r>
      <w:r>
        <w:rPr>
          <w:rFonts w:hint="eastAsia"/>
          <w:b w:val="0"/>
          <w:sz w:val="22"/>
          <w:szCs w:val="22"/>
        </w:rPr>
        <w:t xml:space="preserve"> </w:t>
      </w:r>
      <w:r>
        <w:rPr>
          <w:rFonts w:hint="eastAsia"/>
          <w:b w:val="0"/>
          <w:sz w:val="22"/>
          <w:szCs w:val="22"/>
        </w:rPr>
        <w:t>화재</w:t>
      </w:r>
      <w:r>
        <w:rPr>
          <w:rFonts w:hint="eastAsia"/>
          <w:b w:val="0"/>
          <w:sz w:val="22"/>
          <w:szCs w:val="22"/>
        </w:rPr>
        <w:t xml:space="preserve"> </w:t>
      </w:r>
      <w:r>
        <w:rPr>
          <w:rFonts w:hint="eastAsia"/>
          <w:b w:val="0"/>
          <w:sz w:val="22"/>
          <w:szCs w:val="22"/>
        </w:rPr>
        <w:t>원인이</w:t>
      </w:r>
      <w:r>
        <w:rPr>
          <w:rFonts w:hint="eastAsia"/>
          <w:b w:val="0"/>
          <w:sz w:val="22"/>
          <w:szCs w:val="22"/>
        </w:rPr>
        <w:t xml:space="preserve"> </w:t>
      </w:r>
      <w:r>
        <w:rPr>
          <w:rFonts w:hint="eastAsia"/>
          <w:b w:val="0"/>
          <w:sz w:val="22"/>
          <w:szCs w:val="22"/>
        </w:rPr>
        <w:t>명확하게</w:t>
      </w:r>
      <w:r>
        <w:rPr>
          <w:rFonts w:hint="eastAsia"/>
          <w:b w:val="0"/>
          <w:sz w:val="22"/>
          <w:szCs w:val="22"/>
        </w:rPr>
        <w:t xml:space="preserve"> </w:t>
      </w:r>
      <w:r>
        <w:rPr>
          <w:rFonts w:hint="eastAsia"/>
          <w:b w:val="0"/>
          <w:sz w:val="22"/>
          <w:szCs w:val="22"/>
        </w:rPr>
        <w:t>밝혀지지</w:t>
      </w:r>
      <w:r>
        <w:rPr>
          <w:rFonts w:hint="eastAsia"/>
          <w:b w:val="0"/>
          <w:sz w:val="22"/>
          <w:szCs w:val="22"/>
        </w:rPr>
        <w:t xml:space="preserve"> </w:t>
      </w:r>
      <w:r>
        <w:rPr>
          <w:rFonts w:hint="eastAsia"/>
          <w:b w:val="0"/>
          <w:sz w:val="22"/>
          <w:szCs w:val="22"/>
        </w:rPr>
        <w:t>않아</w:t>
      </w:r>
      <w:r>
        <w:rPr>
          <w:rFonts w:hint="eastAsia"/>
          <w:b w:val="0"/>
          <w:sz w:val="22"/>
          <w:szCs w:val="22"/>
        </w:rPr>
        <w:t xml:space="preserve"> </w:t>
      </w:r>
      <w:r>
        <w:rPr>
          <w:rFonts w:hint="eastAsia"/>
          <w:b w:val="0"/>
          <w:sz w:val="22"/>
          <w:szCs w:val="22"/>
        </w:rPr>
        <w:t>대상회사의</w:t>
      </w:r>
      <w:r>
        <w:rPr>
          <w:rFonts w:hint="eastAsia"/>
          <w:b w:val="0"/>
          <w:sz w:val="22"/>
          <w:szCs w:val="22"/>
        </w:rPr>
        <w:t xml:space="preserve"> </w:t>
      </w:r>
      <w:r>
        <w:rPr>
          <w:rFonts w:hint="eastAsia"/>
          <w:b w:val="0"/>
          <w:sz w:val="22"/>
          <w:szCs w:val="22"/>
        </w:rPr>
        <w:t>귀책으로</w:t>
      </w:r>
      <w:r>
        <w:rPr>
          <w:rFonts w:hint="eastAsia"/>
          <w:b w:val="0"/>
          <w:sz w:val="22"/>
          <w:szCs w:val="22"/>
        </w:rPr>
        <w:t xml:space="preserve"> </w:t>
      </w:r>
      <w:r>
        <w:rPr>
          <w:rFonts w:hint="eastAsia"/>
          <w:b w:val="0"/>
          <w:sz w:val="22"/>
          <w:szCs w:val="22"/>
        </w:rPr>
        <w:t>보기</w:t>
      </w:r>
      <w:r>
        <w:rPr>
          <w:rFonts w:hint="eastAsia"/>
          <w:b w:val="0"/>
          <w:sz w:val="22"/>
          <w:szCs w:val="22"/>
        </w:rPr>
        <w:t xml:space="preserve"> </w:t>
      </w:r>
      <w:r>
        <w:rPr>
          <w:rFonts w:hint="eastAsia"/>
          <w:b w:val="0"/>
          <w:sz w:val="22"/>
          <w:szCs w:val="22"/>
        </w:rPr>
        <w:t>어렵다는</w:t>
      </w:r>
      <w:r>
        <w:rPr>
          <w:rFonts w:hint="eastAsia"/>
          <w:b w:val="0"/>
          <w:sz w:val="22"/>
          <w:szCs w:val="22"/>
        </w:rPr>
        <w:t xml:space="preserve"> </w:t>
      </w:r>
      <w:r>
        <w:rPr>
          <w:rFonts w:hint="eastAsia"/>
          <w:b w:val="0"/>
          <w:sz w:val="22"/>
          <w:szCs w:val="22"/>
        </w:rPr>
        <w:t>점</w:t>
      </w:r>
      <w:r>
        <w:rPr>
          <w:rFonts w:hint="eastAsia"/>
          <w:b w:val="0"/>
          <w:sz w:val="22"/>
          <w:szCs w:val="22"/>
        </w:rPr>
        <w:t>,</w:t>
      </w:r>
      <w:r>
        <w:rPr>
          <w:b w:val="0"/>
          <w:sz w:val="22"/>
          <w:szCs w:val="22"/>
        </w:rPr>
        <w:t xml:space="preserve"> (ii) </w:t>
      </w:r>
      <w:r>
        <w:rPr>
          <w:rFonts w:hint="eastAsia"/>
          <w:b w:val="0"/>
          <w:sz w:val="22"/>
          <w:szCs w:val="22"/>
        </w:rPr>
        <w:t>대상회사의</w:t>
      </w:r>
      <w:r>
        <w:rPr>
          <w:rFonts w:hint="eastAsia"/>
          <w:b w:val="0"/>
          <w:sz w:val="22"/>
          <w:szCs w:val="22"/>
        </w:rPr>
        <w:t xml:space="preserve"> </w:t>
      </w:r>
      <w:r>
        <w:rPr>
          <w:rFonts w:hint="eastAsia"/>
          <w:b w:val="0"/>
          <w:sz w:val="22"/>
          <w:szCs w:val="22"/>
        </w:rPr>
        <w:t>수급업체가</w:t>
      </w:r>
      <w:r>
        <w:rPr>
          <w:rFonts w:hint="eastAsia"/>
          <w:b w:val="0"/>
          <w:sz w:val="22"/>
          <w:szCs w:val="22"/>
        </w:rPr>
        <w:t xml:space="preserve"> </w:t>
      </w:r>
      <w:r>
        <w:rPr>
          <w:rFonts w:hint="eastAsia"/>
          <w:b w:val="0"/>
          <w:sz w:val="22"/>
          <w:szCs w:val="22"/>
        </w:rPr>
        <w:t>각</w:t>
      </w:r>
      <w:r>
        <w:rPr>
          <w:rFonts w:hint="eastAsia"/>
          <w:b w:val="0"/>
          <w:sz w:val="22"/>
          <w:szCs w:val="22"/>
        </w:rPr>
        <w:t xml:space="preserve"> </w:t>
      </w:r>
      <w:r>
        <w:rPr>
          <w:rFonts w:hint="eastAsia"/>
          <w:b w:val="0"/>
          <w:sz w:val="22"/>
          <w:szCs w:val="22"/>
        </w:rPr>
        <w:t>근로자에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지휘감독권을</w:t>
      </w:r>
      <w:r>
        <w:rPr>
          <w:rFonts w:hint="eastAsia"/>
          <w:b w:val="0"/>
          <w:sz w:val="22"/>
          <w:szCs w:val="22"/>
        </w:rPr>
        <w:t xml:space="preserve"> </w:t>
      </w:r>
      <w:r>
        <w:rPr>
          <w:rFonts w:hint="eastAsia"/>
          <w:b w:val="0"/>
          <w:sz w:val="22"/>
          <w:szCs w:val="22"/>
        </w:rPr>
        <w:t>행사하고</w:t>
      </w:r>
      <w:r>
        <w:rPr>
          <w:rFonts w:hint="eastAsia"/>
          <w:b w:val="0"/>
          <w:sz w:val="22"/>
          <w:szCs w:val="22"/>
        </w:rPr>
        <w:t xml:space="preserve"> </w:t>
      </w:r>
      <w:r>
        <w:rPr>
          <w:rFonts w:hint="eastAsia"/>
          <w:b w:val="0"/>
          <w:sz w:val="22"/>
          <w:szCs w:val="22"/>
        </w:rPr>
        <w:t>있다는</w:t>
      </w:r>
      <w:r>
        <w:rPr>
          <w:rFonts w:hint="eastAsia"/>
          <w:b w:val="0"/>
          <w:sz w:val="22"/>
          <w:szCs w:val="22"/>
        </w:rPr>
        <w:t xml:space="preserve"> </w:t>
      </w:r>
      <w:r>
        <w:rPr>
          <w:rFonts w:hint="eastAsia"/>
          <w:b w:val="0"/>
          <w:sz w:val="22"/>
          <w:szCs w:val="22"/>
        </w:rPr>
        <w:t>점</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b w:val="0"/>
          <w:sz w:val="22"/>
          <w:szCs w:val="22"/>
        </w:rPr>
        <w:t xml:space="preserve">(iii) </w:t>
      </w:r>
      <w:r>
        <w:rPr>
          <w:rFonts w:hint="eastAsia"/>
          <w:b w:val="0"/>
          <w:sz w:val="22"/>
          <w:szCs w:val="22"/>
        </w:rPr>
        <w:t>대상회사는</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공작물을</w:t>
      </w:r>
      <w:r>
        <w:rPr>
          <w:rFonts w:hint="eastAsia"/>
          <w:b w:val="0"/>
          <w:sz w:val="22"/>
          <w:szCs w:val="22"/>
        </w:rPr>
        <w:t xml:space="preserve"> </w:t>
      </w:r>
      <w:r>
        <w:rPr>
          <w:rFonts w:hint="eastAsia"/>
          <w:b w:val="0"/>
          <w:sz w:val="22"/>
          <w:szCs w:val="22"/>
        </w:rPr>
        <w:t>설치하지</w:t>
      </w:r>
      <w:r>
        <w:rPr>
          <w:rFonts w:hint="eastAsia"/>
          <w:b w:val="0"/>
          <w:sz w:val="22"/>
          <w:szCs w:val="22"/>
        </w:rPr>
        <w:t xml:space="preserve"> </w:t>
      </w:r>
      <w:r>
        <w:rPr>
          <w:rFonts w:hint="eastAsia"/>
          <w:b w:val="0"/>
          <w:sz w:val="22"/>
          <w:szCs w:val="22"/>
        </w:rPr>
        <w:t>않았으며</w:t>
      </w:r>
      <w:r>
        <w:rPr>
          <w:rFonts w:hint="eastAsia"/>
          <w:b w:val="0"/>
          <w:sz w:val="22"/>
          <w:szCs w:val="22"/>
        </w:rPr>
        <w:t xml:space="preserve"> </w:t>
      </w:r>
      <w:r>
        <w:rPr>
          <w:rFonts w:hint="eastAsia"/>
          <w:b w:val="0"/>
          <w:sz w:val="22"/>
          <w:szCs w:val="22"/>
        </w:rPr>
        <w:lastRenderedPageBreak/>
        <w:t>해당</w:t>
      </w:r>
      <w:r>
        <w:rPr>
          <w:rFonts w:hint="eastAsia"/>
          <w:b w:val="0"/>
          <w:sz w:val="22"/>
          <w:szCs w:val="22"/>
        </w:rPr>
        <w:t xml:space="preserve"> </w:t>
      </w:r>
      <w:r>
        <w:rPr>
          <w:rFonts w:hint="eastAsia"/>
          <w:b w:val="0"/>
          <w:sz w:val="22"/>
          <w:szCs w:val="22"/>
        </w:rPr>
        <w:t>공작물은</w:t>
      </w:r>
      <w:r>
        <w:rPr>
          <w:rFonts w:hint="eastAsia"/>
          <w:b w:val="0"/>
          <w:sz w:val="22"/>
          <w:szCs w:val="22"/>
        </w:rPr>
        <w:t xml:space="preserve"> </w:t>
      </w:r>
      <w:r>
        <w:rPr>
          <w:rFonts w:hint="eastAsia"/>
          <w:b w:val="0"/>
          <w:sz w:val="22"/>
          <w:szCs w:val="22"/>
        </w:rPr>
        <w:t>공유공간으로</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rFonts w:hint="eastAsia"/>
          <w:b w:val="0"/>
          <w:sz w:val="22"/>
          <w:szCs w:val="22"/>
        </w:rPr>
        <w:t>배타적으로</w:t>
      </w:r>
      <w:r>
        <w:rPr>
          <w:rFonts w:hint="eastAsia"/>
          <w:b w:val="0"/>
          <w:sz w:val="22"/>
          <w:szCs w:val="22"/>
        </w:rPr>
        <w:t xml:space="preserve"> </w:t>
      </w:r>
      <w:r>
        <w:rPr>
          <w:rFonts w:hint="eastAsia"/>
          <w:b w:val="0"/>
          <w:sz w:val="22"/>
          <w:szCs w:val="22"/>
        </w:rPr>
        <w:t>지배하는</w:t>
      </w:r>
      <w:r>
        <w:rPr>
          <w:rFonts w:hint="eastAsia"/>
          <w:b w:val="0"/>
          <w:sz w:val="22"/>
          <w:szCs w:val="22"/>
        </w:rPr>
        <w:t xml:space="preserve"> </w:t>
      </w:r>
      <w:r>
        <w:rPr>
          <w:rFonts w:hint="eastAsia"/>
          <w:b w:val="0"/>
          <w:sz w:val="22"/>
          <w:szCs w:val="22"/>
        </w:rPr>
        <w:t>공간이</w:t>
      </w:r>
      <w:r>
        <w:rPr>
          <w:rFonts w:hint="eastAsia"/>
          <w:b w:val="0"/>
          <w:sz w:val="22"/>
          <w:szCs w:val="22"/>
        </w:rPr>
        <w:t xml:space="preserve"> </w:t>
      </w:r>
      <w:r>
        <w:rPr>
          <w:rFonts w:hint="eastAsia"/>
          <w:b w:val="0"/>
          <w:sz w:val="22"/>
          <w:szCs w:val="22"/>
        </w:rPr>
        <w:t>아니라는</w:t>
      </w:r>
      <w:r>
        <w:rPr>
          <w:rFonts w:hint="eastAsia"/>
          <w:b w:val="0"/>
          <w:sz w:val="22"/>
          <w:szCs w:val="22"/>
        </w:rPr>
        <w:t xml:space="preserve"> </w:t>
      </w:r>
      <w:r>
        <w:rPr>
          <w:rFonts w:hint="eastAsia"/>
          <w:b w:val="0"/>
          <w:sz w:val="22"/>
          <w:szCs w:val="22"/>
        </w:rPr>
        <w:t>점에</w:t>
      </w:r>
      <w:r>
        <w:rPr>
          <w:rFonts w:hint="eastAsia"/>
          <w:b w:val="0"/>
          <w:sz w:val="22"/>
          <w:szCs w:val="22"/>
        </w:rPr>
        <w:t xml:space="preserve"> </w:t>
      </w:r>
      <w:r>
        <w:rPr>
          <w:rFonts w:hint="eastAsia"/>
          <w:b w:val="0"/>
          <w:sz w:val="22"/>
          <w:szCs w:val="22"/>
        </w:rPr>
        <w:t>따라서</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rFonts w:hint="eastAsia"/>
          <w:b w:val="0"/>
          <w:sz w:val="22"/>
          <w:szCs w:val="22"/>
        </w:rPr>
        <w:t>패소할</w:t>
      </w:r>
      <w:r>
        <w:rPr>
          <w:rFonts w:hint="eastAsia"/>
          <w:b w:val="0"/>
          <w:sz w:val="22"/>
          <w:szCs w:val="22"/>
        </w:rPr>
        <w:t xml:space="preserve"> </w:t>
      </w:r>
      <w:r>
        <w:rPr>
          <w:rFonts w:hint="eastAsia"/>
          <w:b w:val="0"/>
          <w:sz w:val="22"/>
          <w:szCs w:val="22"/>
        </w:rPr>
        <w:t>가능성이</w:t>
      </w:r>
      <w:r>
        <w:rPr>
          <w:rFonts w:hint="eastAsia"/>
          <w:b w:val="0"/>
          <w:sz w:val="22"/>
          <w:szCs w:val="22"/>
        </w:rPr>
        <w:t xml:space="preserve"> </w:t>
      </w:r>
      <w:r>
        <w:rPr>
          <w:rFonts w:hint="eastAsia"/>
          <w:b w:val="0"/>
          <w:sz w:val="22"/>
          <w:szCs w:val="22"/>
        </w:rPr>
        <w:t>높지는</w:t>
      </w:r>
      <w:r>
        <w:rPr>
          <w:rFonts w:hint="eastAsia"/>
          <w:b w:val="0"/>
          <w:sz w:val="22"/>
          <w:szCs w:val="22"/>
        </w:rPr>
        <w:t xml:space="preserve"> </w:t>
      </w:r>
      <w:r>
        <w:rPr>
          <w:rFonts w:hint="eastAsia"/>
          <w:b w:val="0"/>
          <w:sz w:val="22"/>
          <w:szCs w:val="22"/>
        </w:rPr>
        <w:t>않을</w:t>
      </w:r>
      <w:r>
        <w:rPr>
          <w:rFonts w:hint="eastAsia"/>
          <w:b w:val="0"/>
          <w:sz w:val="22"/>
          <w:szCs w:val="22"/>
        </w:rPr>
        <w:t xml:space="preserve"> </w:t>
      </w:r>
      <w:r>
        <w:rPr>
          <w:rFonts w:hint="eastAsia"/>
          <w:b w:val="0"/>
          <w:sz w:val="22"/>
          <w:szCs w:val="22"/>
        </w:rPr>
        <w:t>것으로</w:t>
      </w:r>
      <w:r>
        <w:rPr>
          <w:rFonts w:hint="eastAsia"/>
          <w:b w:val="0"/>
          <w:sz w:val="22"/>
          <w:szCs w:val="22"/>
        </w:rPr>
        <w:t xml:space="preserve"> </w:t>
      </w:r>
      <w:r>
        <w:rPr>
          <w:rFonts w:hint="eastAsia"/>
          <w:b w:val="0"/>
          <w:sz w:val="22"/>
          <w:szCs w:val="22"/>
        </w:rPr>
        <w:t>보임</w:t>
      </w:r>
      <w:r>
        <w:rPr>
          <w:rFonts w:hint="eastAsia"/>
          <w:b w:val="0"/>
          <w:sz w:val="22"/>
          <w:szCs w:val="22"/>
        </w:rPr>
        <w:t>.</w:t>
      </w:r>
      <w:r>
        <w:rPr>
          <w:b w:val="0"/>
          <w:sz w:val="22"/>
          <w:szCs w:val="22"/>
        </w:rPr>
        <w:t xml:space="preserve"> </w:t>
      </w:r>
    </w:p>
    <w:p w14:paraId="60B6D23E" w14:textId="77777777" w:rsidR="00026A7E" w:rsidRDefault="00026A7E" w:rsidP="00026A7E">
      <w:pPr>
        <w:pStyle w:val="21"/>
        <w:spacing w:after="240" w:line="360" w:lineRule="atLeast"/>
        <w:ind w:left="908"/>
        <w:rPr>
          <w:sz w:val="22"/>
          <w:szCs w:val="22"/>
        </w:rPr>
      </w:pPr>
    </w:p>
    <w:p w14:paraId="60AC86DD" w14:textId="77777777" w:rsidR="00026A7E" w:rsidRPr="007B49B8" w:rsidRDefault="00026A7E" w:rsidP="00026A7E">
      <w:pPr>
        <w:pStyle w:val="a5"/>
        <w:numPr>
          <w:ilvl w:val="0"/>
          <w:numId w:val="39"/>
        </w:numPr>
        <w:spacing w:before="240" w:after="240"/>
        <w:ind w:leftChars="0"/>
        <w:outlineLvl w:val="1"/>
        <w:rPr>
          <w:b/>
          <w:color w:val="5D2A2C" w:themeColor="text2"/>
          <w:sz w:val="24"/>
        </w:rPr>
      </w:pPr>
      <w:r>
        <w:rPr>
          <w:rFonts w:hint="eastAsia"/>
          <w:b/>
          <w:color w:val="5D2A2C" w:themeColor="text2"/>
          <w:sz w:val="24"/>
        </w:rPr>
        <w:t>주요</w:t>
      </w:r>
      <w:r>
        <w:rPr>
          <w:rFonts w:hint="eastAsia"/>
          <w:b/>
          <w:color w:val="5D2A2C" w:themeColor="text2"/>
          <w:sz w:val="24"/>
        </w:rPr>
        <w:t xml:space="preserve"> </w:t>
      </w:r>
      <w:r>
        <w:rPr>
          <w:rFonts w:hint="eastAsia"/>
          <w:b/>
          <w:color w:val="5D2A2C" w:themeColor="text2"/>
          <w:sz w:val="24"/>
        </w:rPr>
        <w:t>자회사</w:t>
      </w:r>
      <w:r>
        <w:rPr>
          <w:rFonts w:hint="eastAsia"/>
          <w:b/>
          <w:color w:val="5D2A2C" w:themeColor="text2"/>
          <w:sz w:val="24"/>
        </w:rPr>
        <w:t xml:space="preserve"> </w:t>
      </w:r>
      <w:r>
        <w:rPr>
          <w:rFonts w:hint="eastAsia"/>
          <w:b/>
          <w:color w:val="5D2A2C" w:themeColor="text2"/>
          <w:sz w:val="24"/>
        </w:rPr>
        <w:t>소송</w:t>
      </w:r>
      <w:r>
        <w:rPr>
          <w:rFonts w:hint="eastAsia"/>
          <w:b/>
          <w:color w:val="5D2A2C" w:themeColor="text2"/>
          <w:sz w:val="24"/>
        </w:rPr>
        <w:t xml:space="preserve"> </w:t>
      </w:r>
      <w:r>
        <w:rPr>
          <w:rFonts w:hint="eastAsia"/>
          <w:b/>
          <w:color w:val="5D2A2C" w:themeColor="text2"/>
          <w:sz w:val="24"/>
        </w:rPr>
        <w:t>현황</w:t>
      </w:r>
    </w:p>
    <w:p w14:paraId="55BEC42B" w14:textId="77777777" w:rsidR="00026A7E" w:rsidRDefault="00026A7E" w:rsidP="00026A7E">
      <w:pPr>
        <w:pStyle w:val="21"/>
        <w:numPr>
          <w:ilvl w:val="0"/>
          <w:numId w:val="42"/>
        </w:numPr>
        <w:spacing w:after="240" w:line="360" w:lineRule="atLeast"/>
        <w:rPr>
          <w:sz w:val="22"/>
          <w:szCs w:val="22"/>
        </w:rPr>
      </w:pPr>
      <w:r w:rsidRPr="007B49B8">
        <w:rPr>
          <w:rFonts w:hint="eastAsia"/>
          <w:sz w:val="22"/>
          <w:szCs w:val="22"/>
        </w:rPr>
        <w:t>사실관계</w:t>
      </w:r>
    </w:p>
    <w:p w14:paraId="12789771" w14:textId="77777777" w:rsidR="00026A7E" w:rsidRPr="000E6DDE" w:rsidDel="000E6DDE" w:rsidRDefault="00026A7E" w:rsidP="00026A7E">
      <w:pPr>
        <w:pStyle w:val="21"/>
        <w:spacing w:after="240" w:line="360" w:lineRule="atLeast"/>
        <w:ind w:left="907"/>
        <w:rPr>
          <w:del w:id="1108" w:author="junkyo.shim" w:date="2021-08-31T01:35:00Z"/>
          <w:b w:val="0"/>
          <w:sz w:val="22"/>
          <w:szCs w:val="22"/>
        </w:rPr>
      </w:pPr>
      <w:r w:rsidRPr="007B49B8">
        <w:rPr>
          <w:rFonts w:hint="eastAsia"/>
          <w:b w:val="0"/>
          <w:sz w:val="22"/>
          <w:szCs w:val="22"/>
        </w:rPr>
        <w:t>제공된</w:t>
      </w:r>
      <w:r w:rsidRPr="007B49B8">
        <w:rPr>
          <w:rFonts w:hint="eastAsia"/>
          <w:b w:val="0"/>
          <w:sz w:val="22"/>
          <w:szCs w:val="22"/>
        </w:rPr>
        <w:t xml:space="preserve"> </w:t>
      </w:r>
      <w:r w:rsidRPr="007B49B8">
        <w:rPr>
          <w:rFonts w:hint="eastAsia"/>
          <w:b w:val="0"/>
          <w:sz w:val="22"/>
          <w:szCs w:val="22"/>
        </w:rPr>
        <w:t>자료에</w:t>
      </w:r>
      <w:r w:rsidRPr="007B49B8">
        <w:rPr>
          <w:rFonts w:hint="eastAsia"/>
          <w:b w:val="0"/>
          <w:sz w:val="22"/>
          <w:szCs w:val="22"/>
        </w:rPr>
        <w:t xml:space="preserve"> </w:t>
      </w:r>
      <w:r w:rsidRPr="007B49B8">
        <w:rPr>
          <w:rFonts w:hint="eastAsia"/>
          <w:b w:val="0"/>
          <w:sz w:val="22"/>
          <w:szCs w:val="22"/>
        </w:rPr>
        <w:t>따르면</w:t>
      </w:r>
      <w:r>
        <w:rPr>
          <w:rFonts w:hint="eastAsia"/>
          <w:b w:val="0"/>
          <w:sz w:val="22"/>
          <w:szCs w:val="22"/>
        </w:rPr>
        <w:t xml:space="preserve"> </w:t>
      </w:r>
      <w:r>
        <w:rPr>
          <w:rFonts w:hint="eastAsia"/>
          <w:b w:val="0"/>
          <w:sz w:val="22"/>
          <w:szCs w:val="22"/>
        </w:rPr>
        <w:t>주요</w:t>
      </w:r>
      <w:r>
        <w:rPr>
          <w:rFonts w:hint="eastAsia"/>
          <w:b w:val="0"/>
          <w:sz w:val="22"/>
          <w:szCs w:val="22"/>
        </w:rPr>
        <w:t xml:space="preserve"> </w:t>
      </w:r>
      <w:r>
        <w:rPr>
          <w:rFonts w:hint="eastAsia"/>
          <w:b w:val="0"/>
          <w:sz w:val="22"/>
          <w:szCs w:val="22"/>
        </w:rPr>
        <w:t>자회사의</w:t>
      </w:r>
      <w:r>
        <w:rPr>
          <w:rFonts w:hint="eastAsia"/>
          <w:b w:val="0"/>
          <w:sz w:val="22"/>
          <w:szCs w:val="22"/>
        </w:rPr>
        <w:t xml:space="preserve"> </w:t>
      </w:r>
      <w:r>
        <w:rPr>
          <w:rFonts w:hint="eastAsia"/>
          <w:b w:val="0"/>
          <w:sz w:val="22"/>
          <w:szCs w:val="22"/>
        </w:rPr>
        <w:t>소송</w:t>
      </w:r>
      <w:r>
        <w:rPr>
          <w:rFonts w:hint="eastAsia"/>
          <w:b w:val="0"/>
          <w:sz w:val="22"/>
          <w:szCs w:val="22"/>
        </w:rPr>
        <w:t xml:space="preserve"> </w:t>
      </w:r>
      <w:r>
        <w:rPr>
          <w:rFonts w:hint="eastAsia"/>
          <w:b w:val="0"/>
          <w:sz w:val="22"/>
          <w:szCs w:val="22"/>
        </w:rPr>
        <w:t>현황은</w:t>
      </w:r>
      <w:r>
        <w:rPr>
          <w:rFonts w:hint="eastAsia"/>
          <w:b w:val="0"/>
          <w:sz w:val="22"/>
          <w:szCs w:val="22"/>
        </w:rPr>
        <w:t xml:space="preserve"> </w:t>
      </w:r>
      <w:r>
        <w:rPr>
          <w:rFonts w:hint="eastAsia"/>
          <w:b w:val="0"/>
          <w:sz w:val="22"/>
          <w:szCs w:val="22"/>
        </w:rPr>
        <w:t>아래와</w:t>
      </w:r>
      <w:r>
        <w:rPr>
          <w:rFonts w:hint="eastAsia"/>
          <w:b w:val="0"/>
          <w:sz w:val="22"/>
          <w:szCs w:val="22"/>
        </w:rPr>
        <w:t xml:space="preserve"> </w:t>
      </w:r>
      <w:r>
        <w:rPr>
          <w:rFonts w:hint="eastAsia"/>
          <w:b w:val="0"/>
          <w:sz w:val="22"/>
          <w:szCs w:val="22"/>
        </w:rPr>
        <w:t>같음</w:t>
      </w:r>
      <w:r>
        <w:rPr>
          <w:rFonts w:hint="eastAsia"/>
          <w:b w:val="0"/>
          <w:sz w:val="22"/>
          <w:szCs w:val="22"/>
        </w:rPr>
        <w:t>.</w:t>
      </w:r>
    </w:p>
    <w:p w14:paraId="37567A28" w14:textId="77777777" w:rsidR="00026A7E" w:rsidRPr="009F563D" w:rsidRDefault="00026A7E" w:rsidP="00026A7E">
      <w:pPr>
        <w:pStyle w:val="21"/>
        <w:spacing w:after="240" w:line="360" w:lineRule="atLeast"/>
        <w:ind w:left="907"/>
        <w:rPr>
          <w:b w:val="0"/>
          <w:sz w:val="22"/>
          <w:szCs w:val="22"/>
        </w:rPr>
      </w:pPr>
    </w:p>
    <w:tbl>
      <w:tblPr>
        <w:tblW w:w="8732" w:type="dxa"/>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2215"/>
        <w:gridCol w:w="2123"/>
        <w:gridCol w:w="1559"/>
        <w:gridCol w:w="1560"/>
        <w:gridCol w:w="1275"/>
      </w:tblGrid>
      <w:tr w:rsidR="00026A7E" w:rsidRPr="00EA584D" w14:paraId="01C0337C" w14:textId="77777777" w:rsidTr="0091358C">
        <w:trPr>
          <w:trHeight w:val="340"/>
          <w:tblHeader/>
        </w:trPr>
        <w:tc>
          <w:tcPr>
            <w:tcW w:w="2215" w:type="dxa"/>
            <w:tcBorders>
              <w:top w:val="single" w:sz="12" w:space="0" w:color="404040" w:themeColor="text1" w:themeTint="BF"/>
              <w:bottom w:val="single" w:sz="4" w:space="0" w:color="404040" w:themeColor="text1" w:themeTint="BF"/>
            </w:tcBorders>
            <w:shd w:val="clear" w:color="auto" w:fill="DEEEEE"/>
            <w:vAlign w:val="center"/>
          </w:tcPr>
          <w:p w14:paraId="0B991B8A" w14:textId="77777777" w:rsidR="00026A7E" w:rsidRPr="00EA584D" w:rsidRDefault="00026A7E" w:rsidP="0091358C">
            <w:pPr>
              <w:spacing w:line="280" w:lineRule="atLeast"/>
              <w:jc w:val="center"/>
              <w:rPr>
                <w:b/>
                <w:sz w:val="20"/>
                <w:szCs w:val="20"/>
              </w:rPr>
            </w:pPr>
            <w:r w:rsidRPr="00EA584D">
              <w:rPr>
                <w:b/>
                <w:sz w:val="20"/>
                <w:szCs w:val="20"/>
              </w:rPr>
              <w:t>당사자</w:t>
            </w:r>
          </w:p>
        </w:tc>
        <w:tc>
          <w:tcPr>
            <w:tcW w:w="2123" w:type="dxa"/>
            <w:tcBorders>
              <w:top w:val="single" w:sz="12" w:space="0" w:color="404040" w:themeColor="text1" w:themeTint="BF"/>
              <w:bottom w:val="single" w:sz="4" w:space="0" w:color="404040" w:themeColor="text1" w:themeTint="BF"/>
            </w:tcBorders>
            <w:shd w:val="clear" w:color="auto" w:fill="DEEEEE"/>
            <w:vAlign w:val="center"/>
          </w:tcPr>
          <w:p w14:paraId="0BC229CB" w14:textId="77777777" w:rsidR="00026A7E" w:rsidRPr="00EA584D" w:rsidRDefault="00026A7E" w:rsidP="0091358C">
            <w:pPr>
              <w:spacing w:line="280" w:lineRule="atLeast"/>
              <w:jc w:val="center"/>
              <w:rPr>
                <w:b/>
                <w:sz w:val="20"/>
                <w:szCs w:val="20"/>
              </w:rPr>
            </w:pPr>
            <w:r w:rsidRPr="00EA584D">
              <w:rPr>
                <w:b/>
                <w:sz w:val="20"/>
                <w:szCs w:val="20"/>
              </w:rPr>
              <w:t>사건</w:t>
            </w:r>
            <w:r w:rsidRPr="00EA584D">
              <w:rPr>
                <w:b/>
                <w:sz w:val="20"/>
                <w:szCs w:val="20"/>
              </w:rPr>
              <w:t xml:space="preserve"> </w:t>
            </w:r>
            <w:r w:rsidRPr="00EA584D">
              <w:rPr>
                <w:b/>
                <w:sz w:val="20"/>
                <w:szCs w:val="20"/>
              </w:rPr>
              <w:t>내용</w:t>
            </w:r>
          </w:p>
        </w:tc>
        <w:tc>
          <w:tcPr>
            <w:tcW w:w="1559" w:type="dxa"/>
            <w:tcBorders>
              <w:top w:val="single" w:sz="12" w:space="0" w:color="404040" w:themeColor="text1" w:themeTint="BF"/>
              <w:bottom w:val="single" w:sz="4" w:space="0" w:color="404040" w:themeColor="text1" w:themeTint="BF"/>
            </w:tcBorders>
            <w:shd w:val="clear" w:color="auto" w:fill="DEEEEE"/>
            <w:vAlign w:val="center"/>
          </w:tcPr>
          <w:p w14:paraId="32CA0E1D" w14:textId="77777777" w:rsidR="00026A7E" w:rsidRPr="00EA584D" w:rsidDel="005E160E" w:rsidRDefault="00026A7E" w:rsidP="0091358C">
            <w:pPr>
              <w:spacing w:line="280" w:lineRule="atLeast"/>
              <w:jc w:val="center"/>
              <w:rPr>
                <w:b/>
                <w:sz w:val="20"/>
                <w:szCs w:val="20"/>
              </w:rPr>
            </w:pPr>
            <w:r w:rsidRPr="00EA584D">
              <w:rPr>
                <w:b/>
                <w:sz w:val="20"/>
                <w:szCs w:val="20"/>
              </w:rPr>
              <w:t>소가</w:t>
            </w:r>
            <w:r w:rsidRPr="00EA584D">
              <w:rPr>
                <w:b/>
                <w:sz w:val="20"/>
                <w:szCs w:val="20"/>
              </w:rPr>
              <w:t>(</w:t>
            </w:r>
            <w:r w:rsidRPr="00EA584D">
              <w:rPr>
                <w:b/>
                <w:sz w:val="20"/>
                <w:szCs w:val="20"/>
              </w:rPr>
              <w:t>원</w:t>
            </w:r>
            <w:r w:rsidRPr="00EA584D">
              <w:rPr>
                <w:b/>
                <w:sz w:val="20"/>
                <w:szCs w:val="20"/>
              </w:rPr>
              <w:t>)</w:t>
            </w:r>
          </w:p>
        </w:tc>
        <w:tc>
          <w:tcPr>
            <w:tcW w:w="1560" w:type="dxa"/>
            <w:tcBorders>
              <w:top w:val="single" w:sz="12" w:space="0" w:color="404040" w:themeColor="text1" w:themeTint="BF"/>
              <w:bottom w:val="single" w:sz="4" w:space="0" w:color="404040" w:themeColor="text1" w:themeTint="BF"/>
            </w:tcBorders>
            <w:shd w:val="clear" w:color="auto" w:fill="DEEEEE"/>
            <w:vAlign w:val="center"/>
          </w:tcPr>
          <w:p w14:paraId="0C8C3F50" w14:textId="77777777" w:rsidR="00026A7E" w:rsidRPr="00EA584D" w:rsidRDefault="00026A7E" w:rsidP="0091358C">
            <w:pPr>
              <w:spacing w:line="280" w:lineRule="atLeast"/>
              <w:jc w:val="center"/>
              <w:rPr>
                <w:b/>
                <w:sz w:val="20"/>
                <w:szCs w:val="20"/>
              </w:rPr>
            </w:pPr>
            <w:r w:rsidRPr="00EA584D">
              <w:rPr>
                <w:b/>
                <w:sz w:val="20"/>
                <w:szCs w:val="20"/>
              </w:rPr>
              <w:t>진행경과</w:t>
            </w:r>
          </w:p>
        </w:tc>
        <w:tc>
          <w:tcPr>
            <w:tcW w:w="1275" w:type="dxa"/>
            <w:tcBorders>
              <w:top w:val="single" w:sz="12" w:space="0" w:color="404040" w:themeColor="text1" w:themeTint="BF"/>
              <w:bottom w:val="single" w:sz="4" w:space="0" w:color="404040" w:themeColor="text1" w:themeTint="BF"/>
            </w:tcBorders>
            <w:shd w:val="clear" w:color="auto" w:fill="DEEEEE"/>
            <w:vAlign w:val="center"/>
          </w:tcPr>
          <w:p w14:paraId="7B658C31" w14:textId="77777777" w:rsidR="00026A7E" w:rsidRPr="00EA584D" w:rsidRDefault="00026A7E" w:rsidP="0091358C">
            <w:pPr>
              <w:spacing w:line="280" w:lineRule="atLeast"/>
              <w:jc w:val="center"/>
              <w:rPr>
                <w:b/>
                <w:sz w:val="20"/>
                <w:szCs w:val="20"/>
              </w:rPr>
            </w:pPr>
            <w:r w:rsidRPr="00EA584D">
              <w:rPr>
                <w:b/>
                <w:sz w:val="20"/>
                <w:szCs w:val="20"/>
              </w:rPr>
              <w:t>소제기일</w:t>
            </w:r>
          </w:p>
        </w:tc>
      </w:tr>
      <w:tr w:rsidR="00026A7E" w:rsidRPr="00BA3528" w14:paraId="5DB54C62" w14:textId="77777777" w:rsidTr="0091358C">
        <w:trPr>
          <w:trHeight w:val="624"/>
        </w:trPr>
        <w:tc>
          <w:tcPr>
            <w:tcW w:w="2215" w:type="dxa"/>
            <w:tcBorders>
              <w:top w:val="single" w:sz="4" w:space="0" w:color="404040" w:themeColor="text1" w:themeTint="BF"/>
            </w:tcBorders>
            <w:shd w:val="clear" w:color="auto" w:fill="F2F2F2" w:themeFill="background1" w:themeFillShade="F2"/>
            <w:vAlign w:val="center"/>
          </w:tcPr>
          <w:p w14:paraId="4583BCF1" w14:textId="77777777" w:rsidR="00026A7E" w:rsidRPr="00BA3528"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Pr>
                <w:rFonts w:hint="eastAsia"/>
                <w:sz w:val="20"/>
                <w:szCs w:val="20"/>
              </w:rPr>
              <w:t>씨에스에이코스믹</w:t>
            </w:r>
            <w:proofErr w:type="spellEnd"/>
          </w:p>
          <w:p w14:paraId="69F4396D"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proofErr w:type="spellStart"/>
            <w:r>
              <w:rPr>
                <w:rFonts w:hint="eastAsia"/>
                <w:b/>
                <w:sz w:val="20"/>
                <w:szCs w:val="20"/>
                <w:u w:val="single"/>
              </w:rPr>
              <w:t>한샘도무스</w:t>
            </w:r>
            <w:proofErr w:type="spellEnd"/>
          </w:p>
        </w:tc>
        <w:tc>
          <w:tcPr>
            <w:tcW w:w="2123" w:type="dxa"/>
            <w:tcBorders>
              <w:top w:val="single" w:sz="4" w:space="0" w:color="404040" w:themeColor="text1" w:themeTint="BF"/>
            </w:tcBorders>
            <w:shd w:val="clear" w:color="auto" w:fill="FFFFFF" w:themeFill="background1"/>
            <w:vAlign w:val="center"/>
          </w:tcPr>
          <w:p w14:paraId="594BED34" w14:textId="77777777" w:rsidR="00026A7E" w:rsidRPr="00BA3528" w:rsidRDefault="00026A7E" w:rsidP="0091358C">
            <w:pPr>
              <w:spacing w:line="280" w:lineRule="atLeast"/>
              <w:jc w:val="center"/>
              <w:rPr>
                <w:sz w:val="20"/>
                <w:szCs w:val="20"/>
              </w:rPr>
            </w:pPr>
            <w:r>
              <w:rPr>
                <w:rFonts w:hint="eastAsia"/>
                <w:sz w:val="20"/>
                <w:szCs w:val="20"/>
              </w:rPr>
              <w:t>경기도</w:t>
            </w:r>
            <w:r>
              <w:rPr>
                <w:rFonts w:hint="eastAsia"/>
                <w:sz w:val="20"/>
                <w:szCs w:val="20"/>
              </w:rPr>
              <w:t xml:space="preserve"> </w:t>
            </w:r>
            <w:r>
              <w:rPr>
                <w:rFonts w:hint="eastAsia"/>
                <w:sz w:val="20"/>
                <w:szCs w:val="20"/>
              </w:rPr>
              <w:t>이천시</w:t>
            </w:r>
            <w:r>
              <w:rPr>
                <w:rFonts w:hint="eastAsia"/>
                <w:sz w:val="20"/>
                <w:szCs w:val="20"/>
              </w:rPr>
              <w:t xml:space="preserve"> </w:t>
            </w:r>
            <w:r>
              <w:rPr>
                <w:rFonts w:hint="eastAsia"/>
                <w:sz w:val="20"/>
                <w:szCs w:val="20"/>
              </w:rPr>
              <w:t>건물</w:t>
            </w:r>
            <w:r>
              <w:rPr>
                <w:rFonts w:hint="eastAsia"/>
                <w:sz w:val="20"/>
                <w:szCs w:val="20"/>
              </w:rPr>
              <w:t xml:space="preserve"> </w:t>
            </w:r>
            <w:r>
              <w:rPr>
                <w:rFonts w:hint="eastAsia"/>
                <w:sz w:val="20"/>
                <w:szCs w:val="20"/>
              </w:rPr>
              <w:t>화재</w:t>
            </w:r>
            <w:r>
              <w:rPr>
                <w:rFonts w:hint="eastAsia"/>
                <w:sz w:val="20"/>
                <w:szCs w:val="20"/>
              </w:rPr>
              <w:t xml:space="preserve"> </w:t>
            </w:r>
            <w:r>
              <w:rPr>
                <w:rFonts w:hint="eastAsia"/>
                <w:sz w:val="20"/>
                <w:szCs w:val="20"/>
              </w:rPr>
              <w:t>손해배상</w:t>
            </w:r>
          </w:p>
        </w:tc>
        <w:tc>
          <w:tcPr>
            <w:tcW w:w="1559" w:type="dxa"/>
            <w:tcBorders>
              <w:top w:val="single" w:sz="4" w:space="0" w:color="404040" w:themeColor="text1" w:themeTint="BF"/>
            </w:tcBorders>
            <w:shd w:val="clear" w:color="auto" w:fill="FFFFFF" w:themeFill="background1"/>
            <w:vAlign w:val="center"/>
          </w:tcPr>
          <w:p w14:paraId="50D7BF3A" w14:textId="77777777" w:rsidR="00026A7E" w:rsidRPr="00BA3528" w:rsidDel="005E160E" w:rsidRDefault="00026A7E" w:rsidP="0091358C">
            <w:pPr>
              <w:spacing w:line="280" w:lineRule="atLeast"/>
              <w:jc w:val="center"/>
              <w:rPr>
                <w:sz w:val="20"/>
                <w:szCs w:val="20"/>
              </w:rPr>
            </w:pPr>
            <w:r w:rsidRPr="00BA3528">
              <w:rPr>
                <w:sz w:val="20"/>
                <w:szCs w:val="20"/>
              </w:rPr>
              <w:t>₩</w:t>
            </w:r>
            <w:r>
              <w:rPr>
                <w:sz w:val="20"/>
                <w:szCs w:val="20"/>
              </w:rPr>
              <w:t>94</w:t>
            </w:r>
            <w:r w:rsidRPr="00BA3528">
              <w:rPr>
                <w:sz w:val="20"/>
                <w:szCs w:val="20"/>
              </w:rPr>
              <w:t>,</w:t>
            </w:r>
            <w:r>
              <w:rPr>
                <w:sz w:val="20"/>
                <w:szCs w:val="20"/>
              </w:rPr>
              <w:t>043</w:t>
            </w:r>
            <w:r w:rsidRPr="00BA3528">
              <w:rPr>
                <w:sz w:val="20"/>
                <w:szCs w:val="20"/>
              </w:rPr>
              <w:t>,</w:t>
            </w:r>
            <w:r>
              <w:rPr>
                <w:sz w:val="20"/>
                <w:szCs w:val="20"/>
              </w:rPr>
              <w:t>689</w:t>
            </w:r>
          </w:p>
        </w:tc>
        <w:tc>
          <w:tcPr>
            <w:tcW w:w="1560" w:type="dxa"/>
            <w:tcBorders>
              <w:top w:val="single" w:sz="4" w:space="0" w:color="404040" w:themeColor="text1" w:themeTint="BF"/>
            </w:tcBorders>
            <w:shd w:val="clear" w:color="auto" w:fill="FFFFFF" w:themeFill="background1"/>
            <w:vAlign w:val="center"/>
          </w:tcPr>
          <w:p w14:paraId="7FCFFE04" w14:textId="77777777" w:rsidR="00026A7E" w:rsidRPr="00BA3528" w:rsidRDefault="00026A7E" w:rsidP="0091358C">
            <w:pPr>
              <w:spacing w:line="280" w:lineRule="atLeast"/>
              <w:jc w:val="center"/>
              <w:rPr>
                <w:sz w:val="20"/>
                <w:szCs w:val="20"/>
              </w:rPr>
            </w:pPr>
            <w:r>
              <w:rPr>
                <w:rFonts w:hint="eastAsia"/>
                <w:sz w:val="20"/>
                <w:szCs w:val="20"/>
              </w:rPr>
              <w:t xml:space="preserve">2021. </w:t>
            </w:r>
            <w:r>
              <w:rPr>
                <w:sz w:val="20"/>
                <w:szCs w:val="20"/>
              </w:rPr>
              <w:t xml:space="preserve">10. 18. </w:t>
            </w:r>
            <w:r>
              <w:rPr>
                <w:rFonts w:hint="eastAsia"/>
                <w:sz w:val="20"/>
                <w:szCs w:val="20"/>
              </w:rPr>
              <w:t>변론기일</w:t>
            </w:r>
            <w:r>
              <w:rPr>
                <w:rFonts w:hint="eastAsia"/>
                <w:sz w:val="20"/>
                <w:szCs w:val="20"/>
              </w:rPr>
              <w:t xml:space="preserve"> </w:t>
            </w:r>
            <w:r>
              <w:rPr>
                <w:rFonts w:hint="eastAsia"/>
                <w:sz w:val="20"/>
                <w:szCs w:val="20"/>
              </w:rPr>
              <w:t>지정</w:t>
            </w:r>
          </w:p>
        </w:tc>
        <w:tc>
          <w:tcPr>
            <w:tcW w:w="1275" w:type="dxa"/>
            <w:tcBorders>
              <w:top w:val="single" w:sz="4" w:space="0" w:color="404040" w:themeColor="text1" w:themeTint="BF"/>
            </w:tcBorders>
            <w:shd w:val="clear" w:color="auto" w:fill="FFFFFF" w:themeFill="background1"/>
            <w:vAlign w:val="center"/>
          </w:tcPr>
          <w:p w14:paraId="6950D982" w14:textId="77777777" w:rsidR="00026A7E" w:rsidRPr="00BA3528" w:rsidRDefault="00026A7E" w:rsidP="0091358C">
            <w:pPr>
              <w:spacing w:line="280" w:lineRule="atLeast"/>
              <w:jc w:val="center"/>
              <w:rPr>
                <w:sz w:val="20"/>
                <w:szCs w:val="20"/>
              </w:rPr>
            </w:pPr>
            <w:r>
              <w:rPr>
                <w:sz w:val="20"/>
                <w:szCs w:val="20"/>
              </w:rPr>
              <w:t>2020. 5. 24.</w:t>
            </w:r>
          </w:p>
        </w:tc>
      </w:tr>
      <w:tr w:rsidR="00026A7E" w:rsidRPr="00BA3528" w14:paraId="7D533E94" w14:textId="77777777" w:rsidTr="0091358C">
        <w:trPr>
          <w:trHeight w:val="624"/>
        </w:trPr>
        <w:tc>
          <w:tcPr>
            <w:tcW w:w="2215" w:type="dxa"/>
            <w:shd w:val="clear" w:color="auto" w:fill="F2F2F2" w:themeFill="background1" w:themeFillShade="F2"/>
            <w:vAlign w:val="center"/>
          </w:tcPr>
          <w:p w14:paraId="0F40249F" w14:textId="77777777" w:rsidR="00026A7E"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Pr>
                <w:rFonts w:hint="eastAsia"/>
                <w:sz w:val="20"/>
                <w:szCs w:val="20"/>
              </w:rPr>
              <w:t>메리츠화재해상보험</w:t>
            </w:r>
            <w:proofErr w:type="spellEnd"/>
          </w:p>
          <w:p w14:paraId="2AC99326"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proofErr w:type="spellStart"/>
            <w:r>
              <w:rPr>
                <w:rFonts w:hint="eastAsia"/>
                <w:b/>
                <w:sz w:val="20"/>
                <w:szCs w:val="20"/>
                <w:u w:val="single"/>
              </w:rPr>
              <w:t>한샘도무스</w:t>
            </w:r>
            <w:proofErr w:type="spellEnd"/>
          </w:p>
        </w:tc>
        <w:tc>
          <w:tcPr>
            <w:tcW w:w="2123" w:type="dxa"/>
            <w:shd w:val="clear" w:color="auto" w:fill="FFFFFF" w:themeFill="background1"/>
            <w:vAlign w:val="center"/>
          </w:tcPr>
          <w:p w14:paraId="121ED2CD" w14:textId="77777777" w:rsidR="00026A7E" w:rsidRPr="00BA3528" w:rsidRDefault="00026A7E" w:rsidP="0091358C">
            <w:pPr>
              <w:spacing w:line="280" w:lineRule="atLeast"/>
              <w:jc w:val="center"/>
              <w:rPr>
                <w:sz w:val="20"/>
                <w:szCs w:val="20"/>
              </w:rPr>
            </w:pPr>
            <w:r>
              <w:rPr>
                <w:rFonts w:hint="eastAsia"/>
                <w:sz w:val="20"/>
                <w:szCs w:val="20"/>
              </w:rPr>
              <w:t>경기도</w:t>
            </w:r>
            <w:r>
              <w:rPr>
                <w:rFonts w:hint="eastAsia"/>
                <w:sz w:val="20"/>
                <w:szCs w:val="20"/>
              </w:rPr>
              <w:t xml:space="preserve"> </w:t>
            </w:r>
            <w:r>
              <w:rPr>
                <w:rFonts w:hint="eastAsia"/>
                <w:sz w:val="20"/>
                <w:szCs w:val="20"/>
              </w:rPr>
              <w:t>이천시</w:t>
            </w:r>
            <w:r>
              <w:rPr>
                <w:rFonts w:hint="eastAsia"/>
                <w:sz w:val="20"/>
                <w:szCs w:val="20"/>
              </w:rPr>
              <w:t xml:space="preserve"> </w:t>
            </w:r>
            <w:r>
              <w:rPr>
                <w:rFonts w:hint="eastAsia"/>
                <w:sz w:val="20"/>
                <w:szCs w:val="20"/>
              </w:rPr>
              <w:t>건물</w:t>
            </w:r>
            <w:r>
              <w:rPr>
                <w:rFonts w:hint="eastAsia"/>
                <w:sz w:val="20"/>
                <w:szCs w:val="20"/>
              </w:rPr>
              <w:t xml:space="preserve"> </w:t>
            </w:r>
            <w:r>
              <w:rPr>
                <w:rFonts w:hint="eastAsia"/>
                <w:sz w:val="20"/>
                <w:szCs w:val="20"/>
              </w:rPr>
              <w:t>화재</w:t>
            </w:r>
            <w:r>
              <w:rPr>
                <w:rFonts w:hint="eastAsia"/>
                <w:sz w:val="20"/>
                <w:szCs w:val="20"/>
              </w:rPr>
              <w:t xml:space="preserve"> </w:t>
            </w:r>
            <w:r>
              <w:rPr>
                <w:rFonts w:hint="eastAsia"/>
                <w:sz w:val="20"/>
                <w:szCs w:val="20"/>
              </w:rPr>
              <w:t>구상금</w:t>
            </w:r>
          </w:p>
        </w:tc>
        <w:tc>
          <w:tcPr>
            <w:tcW w:w="1559" w:type="dxa"/>
            <w:shd w:val="clear" w:color="auto" w:fill="FFFFFF" w:themeFill="background1"/>
            <w:vAlign w:val="center"/>
          </w:tcPr>
          <w:p w14:paraId="4389CC94" w14:textId="77777777" w:rsidR="00026A7E" w:rsidRPr="00BA3528" w:rsidDel="005E160E" w:rsidRDefault="00026A7E" w:rsidP="0091358C">
            <w:pPr>
              <w:spacing w:line="280" w:lineRule="atLeast"/>
              <w:jc w:val="center"/>
              <w:rPr>
                <w:sz w:val="20"/>
                <w:szCs w:val="20"/>
              </w:rPr>
            </w:pPr>
            <w:r w:rsidRPr="00BA3528">
              <w:rPr>
                <w:sz w:val="20"/>
                <w:szCs w:val="20"/>
              </w:rPr>
              <w:t>₩</w:t>
            </w:r>
            <w:r>
              <w:rPr>
                <w:sz w:val="20"/>
                <w:szCs w:val="20"/>
              </w:rPr>
              <w:t>87,477</w:t>
            </w:r>
            <w:r w:rsidRPr="00BA3528">
              <w:rPr>
                <w:sz w:val="20"/>
                <w:szCs w:val="20"/>
              </w:rPr>
              <w:t>,</w:t>
            </w:r>
            <w:r>
              <w:rPr>
                <w:sz w:val="20"/>
                <w:szCs w:val="20"/>
              </w:rPr>
              <w:t>455</w:t>
            </w:r>
          </w:p>
        </w:tc>
        <w:tc>
          <w:tcPr>
            <w:tcW w:w="1560" w:type="dxa"/>
            <w:shd w:val="clear" w:color="auto" w:fill="FFFFFF" w:themeFill="background1"/>
            <w:vAlign w:val="center"/>
          </w:tcPr>
          <w:p w14:paraId="187A15E5" w14:textId="77777777" w:rsidR="00026A7E" w:rsidRPr="00BA3528" w:rsidRDefault="00026A7E" w:rsidP="0091358C">
            <w:pPr>
              <w:spacing w:line="280" w:lineRule="atLeast"/>
              <w:jc w:val="center"/>
              <w:rPr>
                <w:sz w:val="20"/>
                <w:szCs w:val="20"/>
              </w:rPr>
            </w:pPr>
            <w:r>
              <w:rPr>
                <w:rFonts w:hint="eastAsia"/>
                <w:sz w:val="20"/>
                <w:szCs w:val="20"/>
              </w:rPr>
              <w:t xml:space="preserve">2021. 6. </w:t>
            </w:r>
            <w:r>
              <w:rPr>
                <w:sz w:val="20"/>
                <w:szCs w:val="20"/>
              </w:rPr>
              <w:t xml:space="preserve">3. </w:t>
            </w:r>
            <w:r>
              <w:rPr>
                <w:rFonts w:hint="eastAsia"/>
                <w:sz w:val="20"/>
                <w:szCs w:val="20"/>
              </w:rPr>
              <w:t>지급명령</w:t>
            </w:r>
            <w:r>
              <w:rPr>
                <w:rFonts w:hint="eastAsia"/>
                <w:sz w:val="20"/>
                <w:szCs w:val="20"/>
              </w:rPr>
              <w:t xml:space="preserve"> </w:t>
            </w:r>
            <w:r>
              <w:rPr>
                <w:rFonts w:hint="eastAsia"/>
                <w:sz w:val="20"/>
                <w:szCs w:val="20"/>
              </w:rPr>
              <w:t>이의신청서</w:t>
            </w:r>
            <w:r>
              <w:rPr>
                <w:rFonts w:hint="eastAsia"/>
                <w:sz w:val="20"/>
                <w:szCs w:val="20"/>
              </w:rPr>
              <w:t xml:space="preserve"> </w:t>
            </w:r>
            <w:r>
              <w:rPr>
                <w:rFonts w:hint="eastAsia"/>
                <w:sz w:val="20"/>
                <w:szCs w:val="20"/>
              </w:rPr>
              <w:t>제출</w:t>
            </w:r>
          </w:p>
        </w:tc>
        <w:tc>
          <w:tcPr>
            <w:tcW w:w="1275" w:type="dxa"/>
            <w:shd w:val="clear" w:color="auto" w:fill="FFFFFF" w:themeFill="background1"/>
            <w:vAlign w:val="center"/>
          </w:tcPr>
          <w:p w14:paraId="1EA6BAA6" w14:textId="77777777" w:rsidR="00026A7E" w:rsidRPr="00BA3528" w:rsidRDefault="00026A7E" w:rsidP="0091358C">
            <w:pPr>
              <w:spacing w:line="280" w:lineRule="atLeast"/>
              <w:jc w:val="center"/>
              <w:rPr>
                <w:sz w:val="20"/>
                <w:szCs w:val="20"/>
              </w:rPr>
            </w:pPr>
            <w:r>
              <w:rPr>
                <w:sz w:val="20"/>
                <w:szCs w:val="20"/>
              </w:rPr>
              <w:t xml:space="preserve">2021. 5. </w:t>
            </w:r>
            <w:r w:rsidRPr="00BA3528">
              <w:rPr>
                <w:sz w:val="20"/>
                <w:szCs w:val="20"/>
              </w:rPr>
              <w:t>20</w:t>
            </w:r>
            <w:r>
              <w:rPr>
                <w:sz w:val="20"/>
                <w:szCs w:val="20"/>
              </w:rPr>
              <w:t>.</w:t>
            </w:r>
          </w:p>
        </w:tc>
      </w:tr>
      <w:tr w:rsidR="00026A7E" w:rsidRPr="00BA3528" w14:paraId="12B6AECA" w14:textId="77777777" w:rsidTr="0091358C">
        <w:trPr>
          <w:trHeight w:val="624"/>
        </w:trPr>
        <w:tc>
          <w:tcPr>
            <w:tcW w:w="2215" w:type="dxa"/>
            <w:shd w:val="clear" w:color="auto" w:fill="F2F2F2" w:themeFill="background1" w:themeFillShade="F2"/>
            <w:vAlign w:val="center"/>
          </w:tcPr>
          <w:p w14:paraId="7D94B085" w14:textId="77777777" w:rsidR="00026A7E"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r>
              <w:rPr>
                <w:rFonts w:hint="eastAsia"/>
                <w:sz w:val="20"/>
                <w:szCs w:val="20"/>
              </w:rPr>
              <w:t>삼성화재해상보험</w:t>
            </w:r>
          </w:p>
          <w:p w14:paraId="4C44C8CA" w14:textId="77777777" w:rsidR="00026A7E" w:rsidRPr="00BA3528"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proofErr w:type="spellStart"/>
            <w:r>
              <w:rPr>
                <w:rFonts w:hint="eastAsia"/>
                <w:b/>
                <w:sz w:val="20"/>
                <w:szCs w:val="20"/>
                <w:u w:val="single"/>
              </w:rPr>
              <w:t>한샘도무스</w:t>
            </w:r>
            <w:proofErr w:type="spellEnd"/>
          </w:p>
        </w:tc>
        <w:tc>
          <w:tcPr>
            <w:tcW w:w="2123" w:type="dxa"/>
            <w:shd w:val="clear" w:color="auto" w:fill="FFFFFF" w:themeFill="background1"/>
            <w:vAlign w:val="center"/>
          </w:tcPr>
          <w:p w14:paraId="05D7CB92" w14:textId="77777777" w:rsidR="00026A7E" w:rsidRDefault="00026A7E" w:rsidP="0091358C">
            <w:pPr>
              <w:spacing w:line="280" w:lineRule="atLeast"/>
              <w:jc w:val="center"/>
              <w:rPr>
                <w:sz w:val="20"/>
                <w:szCs w:val="20"/>
              </w:rPr>
            </w:pPr>
            <w:r>
              <w:rPr>
                <w:rFonts w:hint="eastAsia"/>
                <w:sz w:val="20"/>
                <w:szCs w:val="20"/>
              </w:rPr>
              <w:t>경기도</w:t>
            </w:r>
            <w:r>
              <w:rPr>
                <w:rFonts w:hint="eastAsia"/>
                <w:sz w:val="20"/>
                <w:szCs w:val="20"/>
              </w:rPr>
              <w:t xml:space="preserve"> </w:t>
            </w:r>
            <w:r>
              <w:rPr>
                <w:rFonts w:hint="eastAsia"/>
                <w:sz w:val="20"/>
                <w:szCs w:val="20"/>
              </w:rPr>
              <w:t>이천시</w:t>
            </w:r>
            <w:r>
              <w:rPr>
                <w:rFonts w:hint="eastAsia"/>
                <w:sz w:val="20"/>
                <w:szCs w:val="20"/>
              </w:rPr>
              <w:t xml:space="preserve"> </w:t>
            </w:r>
            <w:r>
              <w:rPr>
                <w:rFonts w:hint="eastAsia"/>
                <w:sz w:val="20"/>
                <w:szCs w:val="20"/>
              </w:rPr>
              <w:t>건물</w:t>
            </w:r>
            <w:r>
              <w:rPr>
                <w:rFonts w:hint="eastAsia"/>
                <w:sz w:val="20"/>
                <w:szCs w:val="20"/>
              </w:rPr>
              <w:t xml:space="preserve"> </w:t>
            </w:r>
            <w:r>
              <w:rPr>
                <w:rFonts w:hint="eastAsia"/>
                <w:sz w:val="20"/>
                <w:szCs w:val="20"/>
              </w:rPr>
              <w:t>화재</w:t>
            </w:r>
            <w:r>
              <w:rPr>
                <w:rFonts w:hint="eastAsia"/>
                <w:sz w:val="20"/>
                <w:szCs w:val="20"/>
              </w:rPr>
              <w:t xml:space="preserve"> </w:t>
            </w:r>
            <w:r>
              <w:rPr>
                <w:rFonts w:hint="eastAsia"/>
                <w:sz w:val="20"/>
                <w:szCs w:val="20"/>
              </w:rPr>
              <w:t>구상금</w:t>
            </w:r>
          </w:p>
        </w:tc>
        <w:tc>
          <w:tcPr>
            <w:tcW w:w="1559" w:type="dxa"/>
            <w:shd w:val="clear" w:color="auto" w:fill="FFFFFF" w:themeFill="background1"/>
            <w:vAlign w:val="center"/>
          </w:tcPr>
          <w:p w14:paraId="42A95FE1" w14:textId="77777777" w:rsidR="00026A7E" w:rsidRPr="00BA3528" w:rsidRDefault="00026A7E" w:rsidP="0091358C">
            <w:pPr>
              <w:spacing w:line="280" w:lineRule="atLeast"/>
              <w:jc w:val="center"/>
              <w:rPr>
                <w:sz w:val="20"/>
                <w:szCs w:val="20"/>
              </w:rPr>
            </w:pPr>
            <w:r w:rsidRPr="00BA3528">
              <w:rPr>
                <w:sz w:val="20"/>
                <w:szCs w:val="20"/>
              </w:rPr>
              <w:t>₩</w:t>
            </w:r>
            <w:r>
              <w:rPr>
                <w:sz w:val="20"/>
                <w:szCs w:val="20"/>
              </w:rPr>
              <w:t>25,328</w:t>
            </w:r>
            <w:r w:rsidRPr="00BA3528">
              <w:rPr>
                <w:sz w:val="20"/>
                <w:szCs w:val="20"/>
              </w:rPr>
              <w:t>,</w:t>
            </w:r>
            <w:r>
              <w:rPr>
                <w:sz w:val="20"/>
                <w:szCs w:val="20"/>
              </w:rPr>
              <w:t>233</w:t>
            </w:r>
          </w:p>
        </w:tc>
        <w:tc>
          <w:tcPr>
            <w:tcW w:w="1560" w:type="dxa"/>
            <w:shd w:val="clear" w:color="auto" w:fill="FFFFFF" w:themeFill="background1"/>
            <w:vAlign w:val="center"/>
          </w:tcPr>
          <w:p w14:paraId="76D00B48" w14:textId="77777777" w:rsidR="00026A7E" w:rsidRPr="00BA3528" w:rsidRDefault="00026A7E" w:rsidP="0091358C">
            <w:pPr>
              <w:spacing w:line="280" w:lineRule="atLeast"/>
              <w:jc w:val="center"/>
              <w:rPr>
                <w:sz w:val="20"/>
                <w:szCs w:val="20"/>
              </w:rPr>
            </w:pPr>
            <w:r>
              <w:rPr>
                <w:rFonts w:hint="eastAsia"/>
                <w:sz w:val="20"/>
                <w:szCs w:val="20"/>
              </w:rPr>
              <w:t xml:space="preserve">2021. </w:t>
            </w:r>
            <w:r>
              <w:rPr>
                <w:sz w:val="20"/>
                <w:szCs w:val="20"/>
              </w:rPr>
              <w:t xml:space="preserve">3. 25. </w:t>
            </w:r>
            <w:r>
              <w:rPr>
                <w:rFonts w:hint="eastAsia"/>
                <w:sz w:val="20"/>
                <w:szCs w:val="20"/>
              </w:rPr>
              <w:t>변론기일</w:t>
            </w:r>
            <w:r>
              <w:rPr>
                <w:rFonts w:hint="eastAsia"/>
                <w:sz w:val="20"/>
                <w:szCs w:val="20"/>
              </w:rPr>
              <w:t xml:space="preserve"> </w:t>
            </w:r>
            <w:r>
              <w:rPr>
                <w:rFonts w:hint="eastAsia"/>
                <w:sz w:val="20"/>
                <w:szCs w:val="20"/>
              </w:rPr>
              <w:t>진행</w:t>
            </w:r>
          </w:p>
        </w:tc>
        <w:tc>
          <w:tcPr>
            <w:tcW w:w="1275" w:type="dxa"/>
            <w:shd w:val="clear" w:color="auto" w:fill="FFFFFF" w:themeFill="background1"/>
            <w:vAlign w:val="center"/>
          </w:tcPr>
          <w:p w14:paraId="264DD37A" w14:textId="77777777" w:rsidR="00026A7E" w:rsidRPr="00BA3528" w:rsidRDefault="00026A7E" w:rsidP="0091358C">
            <w:pPr>
              <w:spacing w:line="280" w:lineRule="atLeast"/>
              <w:jc w:val="center"/>
              <w:rPr>
                <w:sz w:val="20"/>
                <w:szCs w:val="20"/>
              </w:rPr>
            </w:pPr>
            <w:r>
              <w:rPr>
                <w:rFonts w:hint="eastAsia"/>
                <w:sz w:val="20"/>
                <w:szCs w:val="20"/>
              </w:rPr>
              <w:t>2020</w:t>
            </w:r>
            <w:r>
              <w:rPr>
                <w:sz w:val="20"/>
                <w:szCs w:val="20"/>
              </w:rPr>
              <w:t xml:space="preserve">. </w:t>
            </w:r>
            <w:r>
              <w:rPr>
                <w:rFonts w:hint="eastAsia"/>
                <w:sz w:val="20"/>
                <w:szCs w:val="20"/>
              </w:rPr>
              <w:t>6</w:t>
            </w:r>
            <w:r>
              <w:rPr>
                <w:sz w:val="20"/>
                <w:szCs w:val="20"/>
              </w:rPr>
              <w:t>. 4.</w:t>
            </w:r>
          </w:p>
        </w:tc>
      </w:tr>
      <w:tr w:rsidR="00026A7E" w:rsidRPr="00BA3528" w14:paraId="533EFD73" w14:textId="77777777" w:rsidTr="0091358C">
        <w:trPr>
          <w:trHeight w:val="624"/>
        </w:trPr>
        <w:tc>
          <w:tcPr>
            <w:tcW w:w="2215" w:type="dxa"/>
            <w:shd w:val="clear" w:color="auto" w:fill="F2F2F2" w:themeFill="background1" w:themeFillShade="F2"/>
            <w:vAlign w:val="center"/>
          </w:tcPr>
          <w:p w14:paraId="055C2918" w14:textId="77777777" w:rsidR="00026A7E" w:rsidRDefault="00026A7E" w:rsidP="0091358C">
            <w:pPr>
              <w:spacing w:line="280" w:lineRule="atLeast"/>
              <w:ind w:left="567" w:hanging="567"/>
              <w:jc w:val="left"/>
              <w:rPr>
                <w:sz w:val="20"/>
                <w:szCs w:val="20"/>
              </w:rPr>
            </w:pPr>
            <w:r w:rsidRPr="00BA3528">
              <w:rPr>
                <w:sz w:val="20"/>
                <w:szCs w:val="20"/>
              </w:rPr>
              <w:t>원고</w:t>
            </w:r>
            <w:r w:rsidRPr="00BA3528">
              <w:rPr>
                <w:sz w:val="20"/>
                <w:szCs w:val="20"/>
              </w:rPr>
              <w:t>:</w:t>
            </w:r>
            <w:r>
              <w:rPr>
                <w:sz w:val="20"/>
                <w:szCs w:val="20"/>
              </w:rPr>
              <w:tab/>
            </w:r>
            <w:proofErr w:type="spellStart"/>
            <w:r>
              <w:rPr>
                <w:rFonts w:hint="eastAsia"/>
                <w:sz w:val="20"/>
                <w:szCs w:val="20"/>
              </w:rPr>
              <w:t>박룡학</w:t>
            </w:r>
            <w:proofErr w:type="spellEnd"/>
            <w:r>
              <w:rPr>
                <w:rFonts w:hint="eastAsia"/>
                <w:sz w:val="20"/>
                <w:szCs w:val="20"/>
              </w:rPr>
              <w:t xml:space="preserve"> </w:t>
            </w:r>
            <w:r>
              <w:rPr>
                <w:rFonts w:hint="eastAsia"/>
                <w:sz w:val="20"/>
                <w:szCs w:val="20"/>
              </w:rPr>
              <w:t>외</w:t>
            </w:r>
            <w:r>
              <w:rPr>
                <w:rFonts w:hint="eastAsia"/>
                <w:sz w:val="20"/>
                <w:szCs w:val="20"/>
              </w:rPr>
              <w:t xml:space="preserve"> </w:t>
            </w:r>
            <w:r>
              <w:rPr>
                <w:sz w:val="20"/>
                <w:szCs w:val="20"/>
              </w:rPr>
              <w:t>2</w:t>
            </w:r>
            <w:r>
              <w:rPr>
                <w:rFonts w:hint="eastAsia"/>
                <w:sz w:val="20"/>
                <w:szCs w:val="20"/>
              </w:rPr>
              <w:t>명</w:t>
            </w:r>
          </w:p>
          <w:p w14:paraId="3BA1298D" w14:textId="77777777" w:rsidR="00026A7E" w:rsidRDefault="00026A7E" w:rsidP="0091358C">
            <w:pPr>
              <w:spacing w:line="280" w:lineRule="atLeast"/>
              <w:ind w:left="567" w:hanging="567"/>
              <w:jc w:val="left"/>
              <w:rPr>
                <w:sz w:val="20"/>
                <w:szCs w:val="20"/>
              </w:rPr>
            </w:pPr>
            <w:r w:rsidRPr="00BA3528">
              <w:rPr>
                <w:sz w:val="20"/>
                <w:szCs w:val="20"/>
              </w:rPr>
              <w:t>피고</w:t>
            </w:r>
            <w:r w:rsidRPr="00BA3528">
              <w:rPr>
                <w:sz w:val="20"/>
                <w:szCs w:val="20"/>
              </w:rPr>
              <w:t>:</w:t>
            </w:r>
            <w:r>
              <w:rPr>
                <w:sz w:val="20"/>
                <w:szCs w:val="20"/>
              </w:rPr>
              <w:tab/>
            </w:r>
            <w:r>
              <w:rPr>
                <w:rFonts w:hint="eastAsia"/>
                <w:sz w:val="20"/>
                <w:szCs w:val="20"/>
              </w:rPr>
              <w:t>동우개발</w:t>
            </w:r>
          </w:p>
          <w:p w14:paraId="30C3EA07" w14:textId="77777777" w:rsidR="00026A7E" w:rsidRPr="00BA3528" w:rsidRDefault="00026A7E" w:rsidP="0091358C">
            <w:pPr>
              <w:spacing w:line="280" w:lineRule="atLeast"/>
              <w:ind w:left="567" w:hanging="567"/>
              <w:jc w:val="left"/>
              <w:rPr>
                <w:sz w:val="20"/>
                <w:szCs w:val="20"/>
              </w:rPr>
            </w:pPr>
            <w:r>
              <w:rPr>
                <w:rFonts w:hint="eastAsia"/>
                <w:sz w:val="20"/>
                <w:szCs w:val="20"/>
              </w:rPr>
              <w:t>피고</w:t>
            </w:r>
            <w:r>
              <w:rPr>
                <w:rFonts w:hint="eastAsia"/>
                <w:sz w:val="20"/>
                <w:szCs w:val="20"/>
              </w:rPr>
              <w:t xml:space="preserve"> </w:t>
            </w:r>
            <w:r>
              <w:rPr>
                <w:rFonts w:hint="eastAsia"/>
                <w:sz w:val="20"/>
                <w:szCs w:val="20"/>
              </w:rPr>
              <w:t>보조참가인</w:t>
            </w:r>
            <w:r>
              <w:rPr>
                <w:rFonts w:hint="eastAsia"/>
                <w:sz w:val="20"/>
                <w:szCs w:val="20"/>
              </w:rPr>
              <w:t>:</w:t>
            </w:r>
            <w:r>
              <w:rPr>
                <w:sz w:val="20"/>
                <w:szCs w:val="20"/>
              </w:rPr>
              <w:t xml:space="preserve"> </w:t>
            </w:r>
            <w:proofErr w:type="spellStart"/>
            <w:r w:rsidRPr="00E4528F">
              <w:rPr>
                <w:rFonts w:hint="eastAsia"/>
                <w:b/>
                <w:sz w:val="20"/>
                <w:szCs w:val="20"/>
                <w:u w:val="single"/>
              </w:rPr>
              <w:t>한샘넥서스</w:t>
            </w:r>
            <w:proofErr w:type="spellEnd"/>
          </w:p>
        </w:tc>
        <w:tc>
          <w:tcPr>
            <w:tcW w:w="2123" w:type="dxa"/>
            <w:shd w:val="clear" w:color="auto" w:fill="FFFFFF" w:themeFill="background1"/>
            <w:vAlign w:val="center"/>
          </w:tcPr>
          <w:p w14:paraId="66F5E648" w14:textId="77777777" w:rsidR="00026A7E" w:rsidRDefault="00026A7E" w:rsidP="0091358C">
            <w:pPr>
              <w:spacing w:line="280" w:lineRule="atLeast"/>
              <w:jc w:val="center"/>
              <w:rPr>
                <w:sz w:val="20"/>
                <w:szCs w:val="20"/>
              </w:rPr>
            </w:pPr>
            <w:proofErr w:type="spellStart"/>
            <w:r>
              <w:rPr>
                <w:rFonts w:hint="eastAsia"/>
                <w:sz w:val="20"/>
                <w:szCs w:val="20"/>
              </w:rPr>
              <w:t>한샘넥서스가</w:t>
            </w:r>
            <w:proofErr w:type="spellEnd"/>
            <w:r>
              <w:rPr>
                <w:rFonts w:hint="eastAsia"/>
                <w:sz w:val="20"/>
                <w:szCs w:val="20"/>
              </w:rPr>
              <w:t xml:space="preserve"> </w:t>
            </w:r>
            <w:r>
              <w:rPr>
                <w:rFonts w:hint="eastAsia"/>
                <w:sz w:val="20"/>
                <w:szCs w:val="20"/>
              </w:rPr>
              <w:t>공사를</w:t>
            </w:r>
            <w:r>
              <w:rPr>
                <w:rFonts w:hint="eastAsia"/>
                <w:sz w:val="20"/>
                <w:szCs w:val="20"/>
              </w:rPr>
              <w:t xml:space="preserve"> </w:t>
            </w:r>
            <w:r>
              <w:rPr>
                <w:rFonts w:hint="eastAsia"/>
                <w:sz w:val="20"/>
                <w:szCs w:val="20"/>
              </w:rPr>
              <w:t>위탁한</w:t>
            </w:r>
            <w:r>
              <w:rPr>
                <w:rFonts w:hint="eastAsia"/>
                <w:sz w:val="20"/>
                <w:szCs w:val="20"/>
              </w:rPr>
              <w:t xml:space="preserve"> </w:t>
            </w:r>
            <w:r>
              <w:rPr>
                <w:rFonts w:hint="eastAsia"/>
                <w:sz w:val="20"/>
                <w:szCs w:val="20"/>
              </w:rPr>
              <w:t>회사</w:t>
            </w:r>
            <w:r>
              <w:rPr>
                <w:rFonts w:hint="eastAsia"/>
                <w:sz w:val="20"/>
                <w:szCs w:val="20"/>
              </w:rPr>
              <w:t xml:space="preserve"> </w:t>
            </w:r>
            <w:r>
              <w:rPr>
                <w:rFonts w:hint="eastAsia"/>
                <w:sz w:val="20"/>
                <w:szCs w:val="20"/>
              </w:rPr>
              <w:t>소속</w:t>
            </w:r>
            <w:r>
              <w:rPr>
                <w:rFonts w:hint="eastAsia"/>
                <w:sz w:val="20"/>
                <w:szCs w:val="20"/>
              </w:rPr>
              <w:t xml:space="preserve"> </w:t>
            </w:r>
            <w:r>
              <w:rPr>
                <w:rFonts w:hint="eastAsia"/>
                <w:sz w:val="20"/>
                <w:szCs w:val="20"/>
              </w:rPr>
              <w:t>근로자의</w:t>
            </w:r>
            <w:r>
              <w:rPr>
                <w:rFonts w:hint="eastAsia"/>
                <w:sz w:val="20"/>
                <w:szCs w:val="20"/>
              </w:rPr>
              <w:t xml:space="preserve"> </w:t>
            </w:r>
            <w:r>
              <w:rPr>
                <w:rFonts w:hint="eastAsia"/>
                <w:sz w:val="20"/>
                <w:szCs w:val="20"/>
              </w:rPr>
              <w:t>사망사고로</w:t>
            </w:r>
            <w:r>
              <w:rPr>
                <w:rFonts w:hint="eastAsia"/>
                <w:sz w:val="20"/>
                <w:szCs w:val="20"/>
              </w:rPr>
              <w:t xml:space="preserve"> </w:t>
            </w:r>
            <w:r>
              <w:rPr>
                <w:rFonts w:hint="eastAsia"/>
                <w:sz w:val="20"/>
                <w:szCs w:val="20"/>
              </w:rPr>
              <w:t>인한</w:t>
            </w:r>
            <w:r>
              <w:rPr>
                <w:rFonts w:hint="eastAsia"/>
                <w:sz w:val="20"/>
                <w:szCs w:val="20"/>
              </w:rPr>
              <w:t xml:space="preserve"> </w:t>
            </w:r>
            <w:r>
              <w:rPr>
                <w:rFonts w:hint="eastAsia"/>
                <w:sz w:val="20"/>
                <w:szCs w:val="20"/>
              </w:rPr>
              <w:t>손해배상</w:t>
            </w:r>
            <w:r>
              <w:rPr>
                <w:rFonts w:hint="eastAsia"/>
                <w:sz w:val="20"/>
                <w:szCs w:val="20"/>
              </w:rPr>
              <w:t xml:space="preserve"> </w:t>
            </w:r>
            <w:r>
              <w:rPr>
                <w:rFonts w:hint="eastAsia"/>
                <w:sz w:val="20"/>
                <w:szCs w:val="20"/>
              </w:rPr>
              <w:t>청구</w:t>
            </w:r>
          </w:p>
        </w:tc>
        <w:tc>
          <w:tcPr>
            <w:tcW w:w="1559" w:type="dxa"/>
            <w:shd w:val="clear" w:color="auto" w:fill="FFFFFF" w:themeFill="background1"/>
            <w:vAlign w:val="center"/>
          </w:tcPr>
          <w:p w14:paraId="02904CE6" w14:textId="77777777" w:rsidR="00026A7E" w:rsidRPr="00BA3528" w:rsidRDefault="00026A7E" w:rsidP="0091358C">
            <w:pPr>
              <w:spacing w:line="280" w:lineRule="atLeast"/>
              <w:jc w:val="center"/>
              <w:rPr>
                <w:sz w:val="20"/>
                <w:szCs w:val="20"/>
              </w:rPr>
            </w:pPr>
            <w:r w:rsidRPr="00BA3528">
              <w:rPr>
                <w:sz w:val="20"/>
                <w:szCs w:val="20"/>
              </w:rPr>
              <w:t>₩</w:t>
            </w:r>
            <w:r w:rsidRPr="005262E4">
              <w:rPr>
                <w:sz w:val="20"/>
                <w:szCs w:val="20"/>
              </w:rPr>
              <w:t>426,954,538</w:t>
            </w:r>
          </w:p>
        </w:tc>
        <w:tc>
          <w:tcPr>
            <w:tcW w:w="1560" w:type="dxa"/>
            <w:shd w:val="clear" w:color="auto" w:fill="FFFFFF" w:themeFill="background1"/>
            <w:vAlign w:val="center"/>
          </w:tcPr>
          <w:p w14:paraId="74E2C6E1" w14:textId="77777777" w:rsidR="00026A7E" w:rsidRDefault="00026A7E" w:rsidP="0091358C">
            <w:pPr>
              <w:spacing w:line="280" w:lineRule="atLeast"/>
              <w:jc w:val="center"/>
              <w:rPr>
                <w:sz w:val="20"/>
                <w:szCs w:val="20"/>
              </w:rPr>
            </w:pPr>
            <w:r>
              <w:rPr>
                <w:rFonts w:hint="eastAsia"/>
                <w:sz w:val="20"/>
                <w:szCs w:val="20"/>
              </w:rPr>
              <w:t xml:space="preserve">2021. </w:t>
            </w:r>
            <w:r>
              <w:rPr>
                <w:sz w:val="20"/>
                <w:szCs w:val="20"/>
              </w:rPr>
              <w:t xml:space="preserve">8. 21. </w:t>
            </w:r>
            <w:r>
              <w:rPr>
                <w:rFonts w:hint="eastAsia"/>
                <w:sz w:val="20"/>
                <w:szCs w:val="20"/>
              </w:rPr>
              <w:t>준비서면</w:t>
            </w:r>
            <w:r>
              <w:rPr>
                <w:rFonts w:hint="eastAsia"/>
                <w:sz w:val="20"/>
                <w:szCs w:val="20"/>
              </w:rPr>
              <w:t xml:space="preserve"> </w:t>
            </w:r>
            <w:r>
              <w:rPr>
                <w:rFonts w:hint="eastAsia"/>
                <w:sz w:val="20"/>
                <w:szCs w:val="20"/>
              </w:rPr>
              <w:t>제출</w:t>
            </w:r>
          </w:p>
        </w:tc>
        <w:tc>
          <w:tcPr>
            <w:tcW w:w="1275" w:type="dxa"/>
            <w:shd w:val="clear" w:color="auto" w:fill="FFFFFF" w:themeFill="background1"/>
            <w:vAlign w:val="center"/>
          </w:tcPr>
          <w:p w14:paraId="3AF48FD7" w14:textId="77777777" w:rsidR="00026A7E" w:rsidRDefault="00026A7E" w:rsidP="0091358C">
            <w:pPr>
              <w:spacing w:line="280" w:lineRule="atLeast"/>
              <w:jc w:val="center"/>
              <w:rPr>
                <w:sz w:val="20"/>
                <w:szCs w:val="20"/>
              </w:rPr>
            </w:pPr>
            <w:r>
              <w:rPr>
                <w:rFonts w:hint="eastAsia"/>
                <w:sz w:val="20"/>
                <w:szCs w:val="20"/>
              </w:rPr>
              <w:t>2019</w:t>
            </w:r>
            <w:r>
              <w:rPr>
                <w:sz w:val="20"/>
                <w:szCs w:val="20"/>
              </w:rPr>
              <w:t xml:space="preserve">. </w:t>
            </w:r>
            <w:r>
              <w:rPr>
                <w:rFonts w:hint="eastAsia"/>
                <w:sz w:val="20"/>
                <w:szCs w:val="20"/>
              </w:rPr>
              <w:t>8</w:t>
            </w:r>
            <w:r>
              <w:rPr>
                <w:sz w:val="20"/>
                <w:szCs w:val="20"/>
              </w:rPr>
              <w:t xml:space="preserve">. </w:t>
            </w:r>
            <w:r>
              <w:rPr>
                <w:rFonts w:hint="eastAsia"/>
                <w:sz w:val="20"/>
                <w:szCs w:val="20"/>
              </w:rPr>
              <w:t>22</w:t>
            </w:r>
            <w:r>
              <w:rPr>
                <w:sz w:val="20"/>
                <w:szCs w:val="20"/>
              </w:rPr>
              <w:t>.</w:t>
            </w:r>
          </w:p>
        </w:tc>
      </w:tr>
    </w:tbl>
    <w:p w14:paraId="328E1685" w14:textId="77777777" w:rsidR="00026A7E" w:rsidRDefault="00026A7E" w:rsidP="00026A7E">
      <w:pPr>
        <w:pStyle w:val="21"/>
        <w:spacing w:after="240" w:line="360" w:lineRule="atLeast"/>
        <w:ind w:left="908"/>
        <w:rPr>
          <w:sz w:val="22"/>
          <w:szCs w:val="22"/>
        </w:rPr>
      </w:pPr>
    </w:p>
    <w:p w14:paraId="1002BBD2" w14:textId="77777777" w:rsidR="00026A7E" w:rsidRDefault="00026A7E" w:rsidP="00026A7E">
      <w:pPr>
        <w:pStyle w:val="21"/>
        <w:numPr>
          <w:ilvl w:val="0"/>
          <w:numId w:val="42"/>
        </w:numPr>
        <w:spacing w:after="240" w:line="360" w:lineRule="atLeast"/>
        <w:rPr>
          <w:sz w:val="22"/>
          <w:szCs w:val="22"/>
        </w:rPr>
      </w:pPr>
      <w:proofErr w:type="spellStart"/>
      <w:r>
        <w:rPr>
          <w:rFonts w:hint="eastAsia"/>
          <w:sz w:val="22"/>
          <w:szCs w:val="22"/>
        </w:rPr>
        <w:t>한샘도무스</w:t>
      </w:r>
      <w:proofErr w:type="spellEnd"/>
      <w:r>
        <w:rPr>
          <w:rFonts w:hint="eastAsia"/>
          <w:sz w:val="22"/>
          <w:szCs w:val="22"/>
        </w:rPr>
        <w:t xml:space="preserve"> </w:t>
      </w:r>
      <w:r>
        <w:rPr>
          <w:rFonts w:hint="eastAsia"/>
          <w:sz w:val="22"/>
          <w:szCs w:val="22"/>
        </w:rPr>
        <w:t>소송</w:t>
      </w:r>
      <w:r>
        <w:rPr>
          <w:rFonts w:hint="eastAsia"/>
          <w:sz w:val="22"/>
          <w:szCs w:val="22"/>
        </w:rPr>
        <w:t xml:space="preserve"> </w:t>
      </w:r>
      <w:r>
        <w:rPr>
          <w:rFonts w:hint="eastAsia"/>
          <w:sz w:val="22"/>
          <w:szCs w:val="22"/>
        </w:rPr>
        <w:t>분석</w:t>
      </w:r>
    </w:p>
    <w:p w14:paraId="53EC100D" w14:textId="77777777" w:rsidR="00026A7E" w:rsidRDefault="00026A7E" w:rsidP="00026A7E">
      <w:pPr>
        <w:pStyle w:val="21"/>
        <w:spacing w:after="240" w:line="360" w:lineRule="atLeast"/>
        <w:ind w:left="907"/>
        <w:rPr>
          <w:b w:val="0"/>
          <w:sz w:val="22"/>
          <w:szCs w:val="22"/>
        </w:rPr>
      </w:pPr>
      <w:proofErr w:type="spellStart"/>
      <w:r>
        <w:rPr>
          <w:rFonts w:hint="eastAsia"/>
          <w:b w:val="0"/>
          <w:sz w:val="22"/>
          <w:szCs w:val="22"/>
        </w:rPr>
        <w:t>한샘도무스는</w:t>
      </w:r>
      <w:proofErr w:type="spellEnd"/>
      <w:r>
        <w:rPr>
          <w:rFonts w:hint="eastAsia"/>
          <w:b w:val="0"/>
          <w:sz w:val="22"/>
          <w:szCs w:val="22"/>
        </w:rPr>
        <w:t xml:space="preserve"> </w:t>
      </w:r>
      <w:r>
        <w:rPr>
          <w:rFonts w:hint="eastAsia"/>
          <w:b w:val="0"/>
          <w:sz w:val="22"/>
          <w:szCs w:val="22"/>
        </w:rPr>
        <w:t>임차해</w:t>
      </w:r>
      <w:r>
        <w:rPr>
          <w:rFonts w:hint="eastAsia"/>
          <w:b w:val="0"/>
          <w:sz w:val="22"/>
          <w:szCs w:val="22"/>
        </w:rPr>
        <w:t xml:space="preserve"> </w:t>
      </w:r>
      <w:r>
        <w:rPr>
          <w:rFonts w:hint="eastAsia"/>
          <w:b w:val="0"/>
          <w:sz w:val="22"/>
          <w:szCs w:val="22"/>
        </w:rPr>
        <w:t>사용하고</w:t>
      </w:r>
      <w:r>
        <w:rPr>
          <w:rFonts w:hint="eastAsia"/>
          <w:b w:val="0"/>
          <w:sz w:val="22"/>
          <w:szCs w:val="22"/>
        </w:rPr>
        <w:t xml:space="preserve"> </w:t>
      </w:r>
      <w:r>
        <w:rPr>
          <w:rFonts w:hint="eastAsia"/>
          <w:b w:val="0"/>
          <w:sz w:val="22"/>
          <w:szCs w:val="22"/>
        </w:rPr>
        <w:t>있던</w:t>
      </w:r>
      <w:r>
        <w:rPr>
          <w:rFonts w:hint="eastAsia"/>
          <w:b w:val="0"/>
          <w:sz w:val="22"/>
          <w:szCs w:val="22"/>
        </w:rPr>
        <w:t xml:space="preserve"> </w:t>
      </w:r>
      <w:r>
        <w:rPr>
          <w:rFonts w:hint="eastAsia"/>
          <w:b w:val="0"/>
          <w:sz w:val="22"/>
          <w:szCs w:val="22"/>
        </w:rPr>
        <w:t>경기도</w:t>
      </w:r>
      <w:r>
        <w:rPr>
          <w:rFonts w:hint="eastAsia"/>
          <w:b w:val="0"/>
          <w:sz w:val="22"/>
          <w:szCs w:val="22"/>
        </w:rPr>
        <w:t xml:space="preserve"> </w:t>
      </w:r>
      <w:r>
        <w:rPr>
          <w:rFonts w:hint="eastAsia"/>
          <w:b w:val="0"/>
          <w:sz w:val="22"/>
          <w:szCs w:val="22"/>
        </w:rPr>
        <w:t>이천시</w:t>
      </w:r>
      <w:r>
        <w:rPr>
          <w:rFonts w:hint="eastAsia"/>
          <w:b w:val="0"/>
          <w:sz w:val="22"/>
          <w:szCs w:val="22"/>
        </w:rPr>
        <w:t xml:space="preserve"> </w:t>
      </w:r>
      <w:r>
        <w:rPr>
          <w:rFonts w:hint="eastAsia"/>
          <w:b w:val="0"/>
          <w:sz w:val="22"/>
          <w:szCs w:val="22"/>
        </w:rPr>
        <w:t>건물의</w:t>
      </w:r>
      <w:r>
        <w:rPr>
          <w:rFonts w:hint="eastAsia"/>
          <w:b w:val="0"/>
          <w:sz w:val="22"/>
          <w:szCs w:val="22"/>
        </w:rPr>
        <w:t xml:space="preserve"> </w:t>
      </w:r>
      <w:r>
        <w:rPr>
          <w:rFonts w:hint="eastAsia"/>
          <w:b w:val="0"/>
          <w:sz w:val="22"/>
          <w:szCs w:val="22"/>
        </w:rPr>
        <w:t>화재로</w:t>
      </w:r>
      <w:r>
        <w:rPr>
          <w:rFonts w:hint="eastAsia"/>
          <w:b w:val="0"/>
          <w:sz w:val="22"/>
          <w:szCs w:val="22"/>
        </w:rPr>
        <w:t xml:space="preserve"> </w:t>
      </w:r>
      <w:r>
        <w:rPr>
          <w:rFonts w:hint="eastAsia"/>
          <w:b w:val="0"/>
          <w:sz w:val="22"/>
          <w:szCs w:val="22"/>
        </w:rPr>
        <w:t>인한</w:t>
      </w:r>
      <w:r>
        <w:rPr>
          <w:rFonts w:hint="eastAsia"/>
          <w:b w:val="0"/>
          <w:sz w:val="22"/>
          <w:szCs w:val="22"/>
        </w:rPr>
        <w:t xml:space="preserve"> </w:t>
      </w:r>
      <w:r>
        <w:rPr>
          <w:rFonts w:hint="eastAsia"/>
          <w:b w:val="0"/>
          <w:sz w:val="22"/>
          <w:szCs w:val="22"/>
        </w:rPr>
        <w:t>손해배상청구소송</w:t>
      </w:r>
      <w:r>
        <w:rPr>
          <w:rFonts w:hint="eastAsia"/>
          <w:b w:val="0"/>
          <w:sz w:val="22"/>
          <w:szCs w:val="22"/>
        </w:rPr>
        <w:t>,</w:t>
      </w:r>
      <w:r>
        <w:rPr>
          <w:b w:val="0"/>
          <w:sz w:val="22"/>
          <w:szCs w:val="22"/>
        </w:rPr>
        <w:t xml:space="preserve"> </w:t>
      </w:r>
      <w:proofErr w:type="spellStart"/>
      <w:r>
        <w:rPr>
          <w:rFonts w:hint="eastAsia"/>
          <w:b w:val="0"/>
          <w:sz w:val="22"/>
          <w:szCs w:val="22"/>
        </w:rPr>
        <w:t>구상금청구소송이</w:t>
      </w:r>
      <w:proofErr w:type="spellEnd"/>
      <w:r>
        <w:rPr>
          <w:rFonts w:hint="eastAsia"/>
          <w:b w:val="0"/>
          <w:sz w:val="22"/>
          <w:szCs w:val="22"/>
        </w:rPr>
        <w:t xml:space="preserve"> </w:t>
      </w:r>
      <w:r>
        <w:rPr>
          <w:rFonts w:hint="eastAsia"/>
          <w:b w:val="0"/>
          <w:sz w:val="22"/>
          <w:szCs w:val="22"/>
        </w:rPr>
        <w:t>진행중임</w:t>
      </w:r>
      <w:r>
        <w:rPr>
          <w:rFonts w:hint="eastAsia"/>
          <w:b w:val="0"/>
          <w:sz w:val="22"/>
          <w:szCs w:val="22"/>
        </w:rPr>
        <w:t>.</w:t>
      </w:r>
    </w:p>
    <w:p w14:paraId="2230955F" w14:textId="77777777" w:rsidR="00026A7E" w:rsidRDefault="00026A7E" w:rsidP="00026A7E">
      <w:pPr>
        <w:pStyle w:val="21"/>
        <w:spacing w:after="240" w:line="360" w:lineRule="atLeast"/>
        <w:ind w:left="907"/>
        <w:rPr>
          <w:b w:val="0"/>
          <w:sz w:val="22"/>
          <w:szCs w:val="22"/>
        </w:rPr>
      </w:pPr>
      <w:proofErr w:type="spellStart"/>
      <w:r>
        <w:rPr>
          <w:rFonts w:hint="eastAsia"/>
          <w:b w:val="0"/>
          <w:sz w:val="22"/>
          <w:szCs w:val="22"/>
        </w:rPr>
        <w:t>한샘도무스가</w:t>
      </w:r>
      <w:proofErr w:type="spellEnd"/>
      <w:r>
        <w:rPr>
          <w:rFonts w:hint="eastAsia"/>
          <w:b w:val="0"/>
          <w:sz w:val="22"/>
          <w:szCs w:val="22"/>
        </w:rPr>
        <w:t xml:space="preserve"> </w:t>
      </w:r>
      <w:r>
        <w:rPr>
          <w:rFonts w:hint="eastAsia"/>
          <w:b w:val="0"/>
          <w:sz w:val="22"/>
          <w:szCs w:val="22"/>
        </w:rPr>
        <w:t>피고로</w:t>
      </w:r>
      <w:r>
        <w:rPr>
          <w:rFonts w:hint="eastAsia"/>
          <w:b w:val="0"/>
          <w:sz w:val="22"/>
          <w:szCs w:val="22"/>
        </w:rPr>
        <w:t xml:space="preserve"> </w:t>
      </w:r>
      <w:r>
        <w:rPr>
          <w:rFonts w:hint="eastAsia"/>
          <w:b w:val="0"/>
          <w:sz w:val="22"/>
          <w:szCs w:val="22"/>
        </w:rPr>
        <w:t>계속</w:t>
      </w:r>
      <w:r>
        <w:rPr>
          <w:rFonts w:hint="eastAsia"/>
          <w:b w:val="0"/>
          <w:sz w:val="22"/>
          <w:szCs w:val="22"/>
        </w:rPr>
        <w:t xml:space="preserve"> </w:t>
      </w:r>
      <w:r>
        <w:rPr>
          <w:rFonts w:hint="eastAsia"/>
          <w:b w:val="0"/>
          <w:sz w:val="22"/>
          <w:szCs w:val="22"/>
        </w:rPr>
        <w:t>중인</w:t>
      </w:r>
      <w:r>
        <w:rPr>
          <w:rFonts w:hint="eastAsia"/>
          <w:b w:val="0"/>
          <w:sz w:val="22"/>
          <w:szCs w:val="22"/>
        </w:rPr>
        <w:t xml:space="preserve"> </w:t>
      </w:r>
      <w:r>
        <w:rPr>
          <w:rFonts w:hint="eastAsia"/>
          <w:b w:val="0"/>
          <w:sz w:val="22"/>
          <w:szCs w:val="22"/>
        </w:rPr>
        <w:t>소송은</w:t>
      </w:r>
      <w:r>
        <w:rPr>
          <w:rFonts w:hint="eastAsia"/>
          <w:b w:val="0"/>
          <w:sz w:val="22"/>
          <w:szCs w:val="22"/>
        </w:rPr>
        <w:t xml:space="preserve"> </w:t>
      </w:r>
      <w:r>
        <w:rPr>
          <w:rFonts w:hint="eastAsia"/>
          <w:b w:val="0"/>
          <w:sz w:val="22"/>
          <w:szCs w:val="22"/>
        </w:rPr>
        <w:t>경기도</w:t>
      </w:r>
      <w:r>
        <w:rPr>
          <w:rFonts w:hint="eastAsia"/>
          <w:b w:val="0"/>
          <w:sz w:val="22"/>
          <w:szCs w:val="22"/>
        </w:rPr>
        <w:t xml:space="preserve"> </w:t>
      </w:r>
      <w:r>
        <w:rPr>
          <w:rFonts w:hint="eastAsia"/>
          <w:b w:val="0"/>
          <w:sz w:val="22"/>
          <w:szCs w:val="22"/>
        </w:rPr>
        <w:t>이천시</w:t>
      </w:r>
      <w:r>
        <w:rPr>
          <w:rFonts w:hint="eastAsia"/>
          <w:b w:val="0"/>
          <w:sz w:val="22"/>
          <w:szCs w:val="22"/>
        </w:rPr>
        <w:t xml:space="preserve"> </w:t>
      </w:r>
      <w:proofErr w:type="spellStart"/>
      <w:r>
        <w:rPr>
          <w:rFonts w:hint="eastAsia"/>
          <w:b w:val="0"/>
          <w:sz w:val="22"/>
          <w:szCs w:val="22"/>
        </w:rPr>
        <w:t>마장면</w:t>
      </w:r>
      <w:proofErr w:type="spellEnd"/>
      <w:r>
        <w:rPr>
          <w:rFonts w:hint="eastAsia"/>
          <w:b w:val="0"/>
          <w:sz w:val="22"/>
          <w:szCs w:val="22"/>
        </w:rPr>
        <w:t xml:space="preserve"> </w:t>
      </w:r>
      <w:proofErr w:type="spellStart"/>
      <w:r>
        <w:rPr>
          <w:rFonts w:hint="eastAsia"/>
          <w:b w:val="0"/>
          <w:sz w:val="22"/>
          <w:szCs w:val="22"/>
        </w:rPr>
        <w:t>서이천로</w:t>
      </w:r>
      <w:proofErr w:type="spellEnd"/>
      <w:r>
        <w:rPr>
          <w:rFonts w:hint="eastAsia"/>
          <w:b w:val="0"/>
          <w:sz w:val="22"/>
          <w:szCs w:val="22"/>
        </w:rPr>
        <w:t xml:space="preserve"> 71</w:t>
      </w:r>
      <w:r>
        <w:rPr>
          <w:b w:val="0"/>
          <w:sz w:val="22"/>
          <w:szCs w:val="22"/>
        </w:rPr>
        <w:t>9</w:t>
      </w:r>
      <w:r>
        <w:rPr>
          <w:rFonts w:hint="eastAsia"/>
          <w:b w:val="0"/>
          <w:sz w:val="22"/>
          <w:szCs w:val="22"/>
        </w:rPr>
        <w:t>번길</w:t>
      </w:r>
      <w:r>
        <w:rPr>
          <w:rFonts w:hint="eastAsia"/>
          <w:b w:val="0"/>
          <w:sz w:val="22"/>
          <w:szCs w:val="22"/>
        </w:rPr>
        <w:t xml:space="preserve"> 50-19 </w:t>
      </w:r>
      <w:r>
        <w:rPr>
          <w:rFonts w:hint="eastAsia"/>
          <w:b w:val="0"/>
          <w:sz w:val="22"/>
          <w:szCs w:val="22"/>
        </w:rPr>
        <w:t>건물</w:t>
      </w:r>
      <w:r>
        <w:rPr>
          <w:rFonts w:hint="eastAsia"/>
          <w:b w:val="0"/>
          <w:sz w:val="22"/>
          <w:szCs w:val="22"/>
        </w:rPr>
        <w:t xml:space="preserve"> 2</w:t>
      </w:r>
      <w:r>
        <w:rPr>
          <w:rFonts w:hint="eastAsia"/>
          <w:b w:val="0"/>
          <w:sz w:val="22"/>
          <w:szCs w:val="22"/>
        </w:rPr>
        <w:t>층의</w:t>
      </w:r>
      <w:r>
        <w:rPr>
          <w:rFonts w:hint="eastAsia"/>
          <w:b w:val="0"/>
          <w:sz w:val="22"/>
          <w:szCs w:val="22"/>
        </w:rPr>
        <w:t xml:space="preserve"> </w:t>
      </w:r>
      <w:proofErr w:type="spellStart"/>
      <w:r>
        <w:rPr>
          <w:rFonts w:hint="eastAsia"/>
          <w:b w:val="0"/>
          <w:sz w:val="22"/>
          <w:szCs w:val="22"/>
        </w:rPr>
        <w:t>한샘도무스</w:t>
      </w:r>
      <w:proofErr w:type="spellEnd"/>
      <w:r>
        <w:rPr>
          <w:rFonts w:hint="eastAsia"/>
          <w:b w:val="0"/>
          <w:sz w:val="22"/>
          <w:szCs w:val="22"/>
        </w:rPr>
        <w:t xml:space="preserve"> </w:t>
      </w:r>
      <w:r>
        <w:rPr>
          <w:rFonts w:hint="eastAsia"/>
          <w:b w:val="0"/>
          <w:sz w:val="22"/>
          <w:szCs w:val="22"/>
        </w:rPr>
        <w:t>사용</w:t>
      </w:r>
      <w:r>
        <w:rPr>
          <w:rFonts w:hint="eastAsia"/>
          <w:b w:val="0"/>
          <w:sz w:val="22"/>
          <w:szCs w:val="22"/>
        </w:rPr>
        <w:t xml:space="preserve"> </w:t>
      </w:r>
      <w:proofErr w:type="spellStart"/>
      <w:r>
        <w:rPr>
          <w:rFonts w:hint="eastAsia"/>
          <w:b w:val="0"/>
          <w:sz w:val="22"/>
          <w:szCs w:val="22"/>
        </w:rPr>
        <w:t>곤간에서</w:t>
      </w:r>
      <w:proofErr w:type="spellEnd"/>
      <w:r>
        <w:rPr>
          <w:rFonts w:hint="eastAsia"/>
          <w:b w:val="0"/>
          <w:sz w:val="22"/>
          <w:szCs w:val="22"/>
        </w:rPr>
        <w:t xml:space="preserve"> </w:t>
      </w:r>
      <w:r>
        <w:rPr>
          <w:rFonts w:hint="eastAsia"/>
          <w:b w:val="0"/>
          <w:sz w:val="22"/>
          <w:szCs w:val="22"/>
        </w:rPr>
        <w:t>발생한</w:t>
      </w:r>
      <w:r>
        <w:rPr>
          <w:rFonts w:hint="eastAsia"/>
          <w:b w:val="0"/>
          <w:sz w:val="22"/>
          <w:szCs w:val="22"/>
        </w:rPr>
        <w:t xml:space="preserve"> </w:t>
      </w:r>
      <w:r>
        <w:rPr>
          <w:rFonts w:hint="eastAsia"/>
          <w:b w:val="0"/>
          <w:sz w:val="22"/>
          <w:szCs w:val="22"/>
        </w:rPr>
        <w:t>화재와</w:t>
      </w:r>
      <w:r>
        <w:rPr>
          <w:rFonts w:hint="eastAsia"/>
          <w:b w:val="0"/>
          <w:sz w:val="22"/>
          <w:szCs w:val="22"/>
        </w:rPr>
        <w:t xml:space="preserve"> </w:t>
      </w:r>
      <w:r>
        <w:rPr>
          <w:rFonts w:hint="eastAsia"/>
          <w:b w:val="0"/>
          <w:sz w:val="22"/>
          <w:szCs w:val="22"/>
        </w:rPr>
        <w:t>관련하여</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건물의</w:t>
      </w:r>
      <w:r>
        <w:rPr>
          <w:rFonts w:hint="eastAsia"/>
          <w:b w:val="0"/>
          <w:sz w:val="22"/>
          <w:szCs w:val="22"/>
        </w:rPr>
        <w:t xml:space="preserve"> </w:t>
      </w:r>
      <w:r>
        <w:rPr>
          <w:rFonts w:hint="eastAsia"/>
          <w:b w:val="0"/>
          <w:sz w:val="22"/>
          <w:szCs w:val="22"/>
        </w:rPr>
        <w:t>다른</w:t>
      </w:r>
      <w:r>
        <w:rPr>
          <w:rFonts w:hint="eastAsia"/>
          <w:b w:val="0"/>
          <w:sz w:val="22"/>
          <w:szCs w:val="22"/>
        </w:rPr>
        <w:t xml:space="preserve"> </w:t>
      </w:r>
      <w:r>
        <w:rPr>
          <w:rFonts w:hint="eastAsia"/>
          <w:b w:val="0"/>
          <w:sz w:val="22"/>
          <w:szCs w:val="22"/>
        </w:rPr>
        <w:t>임차인</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그</w:t>
      </w:r>
      <w:r>
        <w:rPr>
          <w:rFonts w:hint="eastAsia"/>
          <w:b w:val="0"/>
          <w:sz w:val="22"/>
          <w:szCs w:val="22"/>
        </w:rPr>
        <w:t xml:space="preserve"> </w:t>
      </w:r>
      <w:r>
        <w:rPr>
          <w:rFonts w:hint="eastAsia"/>
          <w:b w:val="0"/>
          <w:sz w:val="22"/>
          <w:szCs w:val="22"/>
        </w:rPr>
        <w:t>보험회사들이</w:t>
      </w:r>
      <w:r>
        <w:rPr>
          <w:rFonts w:hint="eastAsia"/>
          <w:b w:val="0"/>
          <w:sz w:val="22"/>
          <w:szCs w:val="22"/>
        </w:rPr>
        <w:t xml:space="preserve"> </w:t>
      </w:r>
      <w:r>
        <w:rPr>
          <w:rFonts w:hint="eastAsia"/>
          <w:b w:val="0"/>
          <w:sz w:val="22"/>
          <w:szCs w:val="22"/>
        </w:rPr>
        <w:t>손해배상</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구상금</w:t>
      </w:r>
      <w:r>
        <w:rPr>
          <w:rFonts w:hint="eastAsia"/>
          <w:b w:val="0"/>
          <w:sz w:val="22"/>
          <w:szCs w:val="22"/>
        </w:rPr>
        <w:t xml:space="preserve"> </w:t>
      </w:r>
      <w:r>
        <w:rPr>
          <w:rFonts w:hint="eastAsia"/>
          <w:b w:val="0"/>
          <w:sz w:val="22"/>
          <w:szCs w:val="22"/>
        </w:rPr>
        <w:t>청구</w:t>
      </w:r>
      <w:r>
        <w:rPr>
          <w:rFonts w:hint="eastAsia"/>
          <w:b w:val="0"/>
          <w:sz w:val="22"/>
          <w:szCs w:val="22"/>
        </w:rPr>
        <w:t xml:space="preserve"> </w:t>
      </w:r>
      <w:r>
        <w:rPr>
          <w:rFonts w:hint="eastAsia"/>
          <w:b w:val="0"/>
          <w:sz w:val="22"/>
          <w:szCs w:val="22"/>
        </w:rPr>
        <w:t>소송을</w:t>
      </w:r>
      <w:r>
        <w:rPr>
          <w:rFonts w:hint="eastAsia"/>
          <w:b w:val="0"/>
          <w:sz w:val="22"/>
          <w:szCs w:val="22"/>
        </w:rPr>
        <w:t xml:space="preserve"> </w:t>
      </w:r>
      <w:r>
        <w:rPr>
          <w:rFonts w:hint="eastAsia"/>
          <w:b w:val="0"/>
          <w:sz w:val="22"/>
          <w:szCs w:val="22"/>
        </w:rPr>
        <w:t>제기한</w:t>
      </w:r>
      <w:r>
        <w:rPr>
          <w:rFonts w:hint="eastAsia"/>
          <w:b w:val="0"/>
          <w:sz w:val="22"/>
          <w:szCs w:val="22"/>
        </w:rPr>
        <w:t xml:space="preserve"> </w:t>
      </w:r>
      <w:r>
        <w:rPr>
          <w:rFonts w:hint="eastAsia"/>
          <w:b w:val="0"/>
          <w:sz w:val="22"/>
          <w:szCs w:val="22"/>
        </w:rPr>
        <w:t>것임</w:t>
      </w:r>
      <w:r>
        <w:rPr>
          <w:rFonts w:hint="eastAsia"/>
          <w:b w:val="0"/>
          <w:sz w:val="22"/>
          <w:szCs w:val="22"/>
        </w:rPr>
        <w:t>.</w:t>
      </w:r>
      <w:r>
        <w:rPr>
          <w:b w:val="0"/>
          <w:sz w:val="22"/>
          <w:szCs w:val="22"/>
        </w:rPr>
        <w:t xml:space="preserve"> </w:t>
      </w:r>
    </w:p>
    <w:p w14:paraId="3CDF1E66" w14:textId="77777777" w:rsidR="00026A7E" w:rsidRPr="00FA470D" w:rsidRDefault="00026A7E" w:rsidP="00026A7E">
      <w:pPr>
        <w:pStyle w:val="21"/>
        <w:spacing w:after="240" w:line="360" w:lineRule="atLeast"/>
        <w:ind w:left="907"/>
        <w:rPr>
          <w:b w:val="0"/>
          <w:sz w:val="22"/>
          <w:szCs w:val="22"/>
        </w:rPr>
      </w:pPr>
      <w:r>
        <w:rPr>
          <w:rFonts w:hint="eastAsia"/>
          <w:b w:val="0"/>
          <w:sz w:val="22"/>
          <w:szCs w:val="22"/>
        </w:rPr>
        <w:t>이와</w:t>
      </w:r>
      <w:r>
        <w:rPr>
          <w:rFonts w:hint="eastAsia"/>
          <w:b w:val="0"/>
          <w:sz w:val="22"/>
          <w:szCs w:val="22"/>
        </w:rPr>
        <w:t xml:space="preserve"> </w:t>
      </w:r>
      <w:r>
        <w:rPr>
          <w:rFonts w:hint="eastAsia"/>
          <w:b w:val="0"/>
          <w:sz w:val="22"/>
          <w:szCs w:val="22"/>
        </w:rPr>
        <w:t>관련하여</w:t>
      </w:r>
      <w:r>
        <w:rPr>
          <w:rFonts w:hint="eastAsia"/>
          <w:b w:val="0"/>
          <w:sz w:val="22"/>
          <w:szCs w:val="22"/>
        </w:rPr>
        <w:t>,</w:t>
      </w:r>
      <w:r>
        <w:rPr>
          <w:b w:val="0"/>
          <w:sz w:val="22"/>
          <w:szCs w:val="22"/>
        </w:rPr>
        <w:t xml:space="preserve"> </w:t>
      </w:r>
      <w:r>
        <w:rPr>
          <w:rFonts w:hint="eastAsia"/>
          <w:b w:val="0"/>
          <w:sz w:val="22"/>
          <w:szCs w:val="22"/>
        </w:rPr>
        <w:t>화재원인을</w:t>
      </w:r>
      <w:r>
        <w:rPr>
          <w:rFonts w:hint="eastAsia"/>
          <w:b w:val="0"/>
          <w:sz w:val="22"/>
          <w:szCs w:val="22"/>
        </w:rPr>
        <w:t xml:space="preserve"> </w:t>
      </w:r>
      <w:r>
        <w:rPr>
          <w:rFonts w:hint="eastAsia"/>
          <w:b w:val="0"/>
          <w:sz w:val="22"/>
          <w:szCs w:val="22"/>
        </w:rPr>
        <w:t>규명할</w:t>
      </w:r>
      <w:r>
        <w:rPr>
          <w:rFonts w:hint="eastAsia"/>
          <w:b w:val="0"/>
          <w:sz w:val="22"/>
          <w:szCs w:val="22"/>
        </w:rPr>
        <w:t xml:space="preserve"> </w:t>
      </w:r>
      <w:r>
        <w:rPr>
          <w:rFonts w:hint="eastAsia"/>
          <w:b w:val="0"/>
          <w:sz w:val="22"/>
          <w:szCs w:val="22"/>
        </w:rPr>
        <w:t>수</w:t>
      </w:r>
      <w:r>
        <w:rPr>
          <w:rFonts w:hint="eastAsia"/>
          <w:b w:val="0"/>
          <w:sz w:val="22"/>
          <w:szCs w:val="22"/>
        </w:rPr>
        <w:t xml:space="preserve"> </w:t>
      </w:r>
      <w:r>
        <w:rPr>
          <w:rFonts w:hint="eastAsia"/>
          <w:b w:val="0"/>
          <w:sz w:val="22"/>
          <w:szCs w:val="22"/>
        </w:rPr>
        <w:t>있는</w:t>
      </w:r>
      <w:r>
        <w:rPr>
          <w:rFonts w:hint="eastAsia"/>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자료가</w:t>
      </w:r>
      <w:r>
        <w:rPr>
          <w:rFonts w:hint="eastAsia"/>
          <w:b w:val="0"/>
          <w:sz w:val="22"/>
          <w:szCs w:val="22"/>
        </w:rPr>
        <w:t xml:space="preserve"> </w:t>
      </w:r>
      <w:r>
        <w:rPr>
          <w:rFonts w:hint="eastAsia"/>
          <w:b w:val="0"/>
          <w:sz w:val="22"/>
          <w:szCs w:val="22"/>
        </w:rPr>
        <w:t>제공되지</w:t>
      </w:r>
      <w:r>
        <w:rPr>
          <w:rFonts w:hint="eastAsia"/>
          <w:b w:val="0"/>
          <w:sz w:val="22"/>
          <w:szCs w:val="22"/>
        </w:rPr>
        <w:t xml:space="preserve"> </w:t>
      </w:r>
      <w:r>
        <w:rPr>
          <w:rFonts w:hint="eastAsia"/>
          <w:b w:val="0"/>
          <w:sz w:val="22"/>
          <w:szCs w:val="22"/>
        </w:rPr>
        <w:t>않아</w:t>
      </w:r>
      <w:r>
        <w:rPr>
          <w:rFonts w:hint="eastAsia"/>
          <w:b w:val="0"/>
          <w:sz w:val="22"/>
          <w:szCs w:val="22"/>
        </w:rPr>
        <w:t xml:space="preserve"> </w:t>
      </w:r>
      <w:r>
        <w:rPr>
          <w:rFonts w:hint="eastAsia"/>
          <w:b w:val="0"/>
          <w:sz w:val="22"/>
          <w:szCs w:val="22"/>
        </w:rPr>
        <w:t>검토가</w:t>
      </w:r>
      <w:r>
        <w:rPr>
          <w:rFonts w:hint="eastAsia"/>
          <w:b w:val="0"/>
          <w:sz w:val="22"/>
          <w:szCs w:val="22"/>
        </w:rPr>
        <w:t xml:space="preserve"> </w:t>
      </w:r>
      <w:r>
        <w:rPr>
          <w:rFonts w:hint="eastAsia"/>
          <w:b w:val="0"/>
          <w:sz w:val="22"/>
          <w:szCs w:val="22"/>
        </w:rPr>
        <w:t>제한됨</w:t>
      </w:r>
      <w:r>
        <w:rPr>
          <w:rFonts w:hint="eastAsia"/>
          <w:b w:val="0"/>
          <w:sz w:val="22"/>
          <w:szCs w:val="22"/>
        </w:rPr>
        <w:t>.</w:t>
      </w:r>
      <w:r>
        <w:rPr>
          <w:b w:val="0"/>
          <w:sz w:val="22"/>
          <w:szCs w:val="22"/>
        </w:rPr>
        <w:t xml:space="preserve"> </w:t>
      </w:r>
      <w:r>
        <w:rPr>
          <w:rFonts w:hint="eastAsia"/>
          <w:b w:val="0"/>
          <w:sz w:val="22"/>
          <w:szCs w:val="22"/>
        </w:rPr>
        <w:t>그러나</w:t>
      </w:r>
      <w:r>
        <w:rPr>
          <w:rFonts w:hint="eastAsia"/>
          <w:b w:val="0"/>
          <w:sz w:val="22"/>
          <w:szCs w:val="22"/>
        </w:rPr>
        <w:t>,</w:t>
      </w:r>
      <w:r>
        <w:rPr>
          <w:b w:val="0"/>
          <w:sz w:val="22"/>
          <w:szCs w:val="22"/>
        </w:rPr>
        <w:t xml:space="preserve"> </w:t>
      </w:r>
      <w:r>
        <w:rPr>
          <w:rFonts w:hint="eastAsia"/>
          <w:b w:val="0"/>
          <w:sz w:val="22"/>
          <w:szCs w:val="22"/>
        </w:rPr>
        <w:t>대상회사의</w:t>
      </w:r>
      <w:r>
        <w:rPr>
          <w:rFonts w:hint="eastAsia"/>
          <w:b w:val="0"/>
          <w:sz w:val="22"/>
          <w:szCs w:val="22"/>
        </w:rPr>
        <w:t xml:space="preserve"> </w:t>
      </w:r>
      <w:r>
        <w:rPr>
          <w:rFonts w:hint="eastAsia"/>
          <w:b w:val="0"/>
          <w:sz w:val="22"/>
          <w:szCs w:val="22"/>
        </w:rPr>
        <w:t>배타적</w:t>
      </w:r>
      <w:r>
        <w:rPr>
          <w:rFonts w:hint="eastAsia"/>
          <w:b w:val="0"/>
          <w:sz w:val="22"/>
          <w:szCs w:val="22"/>
        </w:rPr>
        <w:t xml:space="preserve"> </w:t>
      </w:r>
      <w:r>
        <w:rPr>
          <w:rFonts w:hint="eastAsia"/>
          <w:b w:val="0"/>
          <w:sz w:val="22"/>
          <w:szCs w:val="22"/>
        </w:rPr>
        <w:t>지배영역인</w:t>
      </w:r>
      <w:r>
        <w:rPr>
          <w:rFonts w:hint="eastAsia"/>
          <w:b w:val="0"/>
          <w:sz w:val="22"/>
          <w:szCs w:val="22"/>
        </w:rPr>
        <w:t xml:space="preserve"> </w:t>
      </w:r>
      <w:r>
        <w:rPr>
          <w:rFonts w:hint="eastAsia"/>
          <w:b w:val="0"/>
          <w:sz w:val="22"/>
          <w:szCs w:val="22"/>
        </w:rPr>
        <w:t>대상회사</w:t>
      </w:r>
      <w:r>
        <w:rPr>
          <w:rFonts w:hint="eastAsia"/>
          <w:b w:val="0"/>
          <w:sz w:val="22"/>
          <w:szCs w:val="22"/>
        </w:rPr>
        <w:t xml:space="preserve"> </w:t>
      </w:r>
      <w:r>
        <w:rPr>
          <w:rFonts w:hint="eastAsia"/>
          <w:b w:val="0"/>
          <w:sz w:val="22"/>
          <w:szCs w:val="22"/>
        </w:rPr>
        <w:t>사무실에서</w:t>
      </w:r>
      <w:r>
        <w:rPr>
          <w:rFonts w:hint="eastAsia"/>
          <w:b w:val="0"/>
          <w:sz w:val="22"/>
          <w:szCs w:val="22"/>
        </w:rPr>
        <w:t xml:space="preserve"> </w:t>
      </w:r>
      <w:r>
        <w:rPr>
          <w:rFonts w:hint="eastAsia"/>
          <w:b w:val="0"/>
          <w:sz w:val="22"/>
          <w:szCs w:val="22"/>
        </w:rPr>
        <w:t>화재가</w:t>
      </w:r>
      <w:r>
        <w:rPr>
          <w:rFonts w:hint="eastAsia"/>
          <w:b w:val="0"/>
          <w:sz w:val="22"/>
          <w:szCs w:val="22"/>
        </w:rPr>
        <w:t xml:space="preserve"> </w:t>
      </w:r>
      <w:r>
        <w:rPr>
          <w:rFonts w:hint="eastAsia"/>
          <w:b w:val="0"/>
          <w:sz w:val="22"/>
          <w:szCs w:val="22"/>
        </w:rPr>
        <w:t>발생하였다는</w:t>
      </w:r>
      <w:r>
        <w:rPr>
          <w:rFonts w:hint="eastAsia"/>
          <w:b w:val="0"/>
          <w:sz w:val="22"/>
          <w:szCs w:val="22"/>
        </w:rPr>
        <w:t xml:space="preserve"> </w:t>
      </w:r>
      <w:r>
        <w:rPr>
          <w:rFonts w:hint="eastAsia"/>
          <w:b w:val="0"/>
          <w:sz w:val="22"/>
          <w:szCs w:val="22"/>
        </w:rPr>
        <w:t>점</w:t>
      </w:r>
      <w:r>
        <w:rPr>
          <w:rFonts w:hint="eastAsia"/>
          <w:b w:val="0"/>
          <w:sz w:val="22"/>
          <w:szCs w:val="22"/>
        </w:rPr>
        <w:t xml:space="preserve">, </w:t>
      </w:r>
      <w:proofErr w:type="spellStart"/>
      <w:r>
        <w:rPr>
          <w:rFonts w:hint="eastAsia"/>
          <w:b w:val="0"/>
          <w:sz w:val="22"/>
          <w:szCs w:val="22"/>
        </w:rPr>
        <w:t>씨에스에이코스믹이</w:t>
      </w:r>
      <w:proofErr w:type="spellEnd"/>
      <w:r>
        <w:rPr>
          <w:rFonts w:hint="eastAsia"/>
          <w:b w:val="0"/>
          <w:sz w:val="22"/>
          <w:szCs w:val="22"/>
        </w:rPr>
        <w:t xml:space="preserve"> </w:t>
      </w:r>
      <w:r>
        <w:rPr>
          <w:rFonts w:hint="eastAsia"/>
          <w:b w:val="0"/>
          <w:sz w:val="22"/>
          <w:szCs w:val="22"/>
        </w:rPr>
        <w:t>제기한</w:t>
      </w:r>
      <w:r>
        <w:rPr>
          <w:rFonts w:hint="eastAsia"/>
          <w:b w:val="0"/>
          <w:sz w:val="22"/>
          <w:szCs w:val="22"/>
        </w:rPr>
        <w:t xml:space="preserve"> </w:t>
      </w:r>
      <w:r>
        <w:rPr>
          <w:rFonts w:hint="eastAsia"/>
          <w:b w:val="0"/>
          <w:sz w:val="22"/>
          <w:szCs w:val="22"/>
        </w:rPr>
        <w:t>소송에서</w:t>
      </w:r>
      <w:r>
        <w:rPr>
          <w:rFonts w:hint="eastAsia"/>
          <w:b w:val="0"/>
          <w:sz w:val="22"/>
          <w:szCs w:val="22"/>
        </w:rPr>
        <w:t xml:space="preserve"> </w:t>
      </w:r>
      <w:proofErr w:type="spellStart"/>
      <w:r>
        <w:rPr>
          <w:rFonts w:hint="eastAsia"/>
          <w:b w:val="0"/>
          <w:sz w:val="22"/>
          <w:szCs w:val="22"/>
        </w:rPr>
        <w:t>서울중앙지방법원으니</w:t>
      </w:r>
      <w:proofErr w:type="spellEnd"/>
      <w:r>
        <w:rPr>
          <w:rFonts w:hint="eastAsia"/>
          <w:b w:val="0"/>
          <w:sz w:val="22"/>
          <w:szCs w:val="22"/>
        </w:rPr>
        <w:t xml:space="preserve"> </w:t>
      </w:r>
      <w:proofErr w:type="spellStart"/>
      <w:r>
        <w:rPr>
          <w:rFonts w:hint="eastAsia"/>
          <w:b w:val="0"/>
          <w:sz w:val="22"/>
          <w:szCs w:val="22"/>
        </w:rPr>
        <w:t>소가의</w:t>
      </w:r>
      <w:proofErr w:type="spellEnd"/>
      <w:r>
        <w:rPr>
          <w:rFonts w:hint="eastAsia"/>
          <w:b w:val="0"/>
          <w:sz w:val="22"/>
          <w:szCs w:val="22"/>
        </w:rPr>
        <w:t xml:space="preserve"> </w:t>
      </w:r>
      <w:r>
        <w:rPr>
          <w:rFonts w:hint="eastAsia"/>
          <w:b w:val="0"/>
          <w:sz w:val="22"/>
          <w:szCs w:val="22"/>
        </w:rPr>
        <w:t>절반에</w:t>
      </w:r>
      <w:r>
        <w:rPr>
          <w:rFonts w:hint="eastAsia"/>
          <w:b w:val="0"/>
          <w:sz w:val="22"/>
          <w:szCs w:val="22"/>
        </w:rPr>
        <w:t xml:space="preserve"> </w:t>
      </w:r>
      <w:r>
        <w:rPr>
          <w:rFonts w:hint="eastAsia"/>
          <w:b w:val="0"/>
          <w:sz w:val="22"/>
          <w:szCs w:val="22"/>
        </w:rPr>
        <w:t>해당하는</w:t>
      </w:r>
      <w:r>
        <w:rPr>
          <w:rFonts w:hint="eastAsia"/>
          <w:b w:val="0"/>
          <w:sz w:val="22"/>
          <w:szCs w:val="22"/>
        </w:rPr>
        <w:t xml:space="preserve"> </w:t>
      </w:r>
      <w:r>
        <w:rPr>
          <w:rFonts w:hint="eastAsia"/>
          <w:b w:val="0"/>
          <w:sz w:val="22"/>
          <w:szCs w:val="22"/>
        </w:rPr>
        <w:t>금액의</w:t>
      </w:r>
      <w:r>
        <w:rPr>
          <w:rFonts w:hint="eastAsia"/>
          <w:b w:val="0"/>
          <w:sz w:val="22"/>
          <w:szCs w:val="22"/>
        </w:rPr>
        <w:t xml:space="preserve"> </w:t>
      </w:r>
      <w:r>
        <w:rPr>
          <w:rFonts w:hint="eastAsia"/>
          <w:b w:val="0"/>
          <w:sz w:val="22"/>
          <w:szCs w:val="22"/>
        </w:rPr>
        <w:t>배상의무를</w:t>
      </w:r>
      <w:r>
        <w:rPr>
          <w:rFonts w:hint="eastAsia"/>
          <w:b w:val="0"/>
          <w:sz w:val="22"/>
          <w:szCs w:val="22"/>
        </w:rPr>
        <w:t xml:space="preserve"> </w:t>
      </w:r>
      <w:r>
        <w:rPr>
          <w:rFonts w:hint="eastAsia"/>
          <w:b w:val="0"/>
          <w:sz w:val="22"/>
          <w:szCs w:val="22"/>
        </w:rPr>
        <w:t>인정하는</w:t>
      </w:r>
      <w:r>
        <w:rPr>
          <w:rFonts w:hint="eastAsia"/>
          <w:b w:val="0"/>
          <w:sz w:val="22"/>
          <w:szCs w:val="22"/>
        </w:rPr>
        <w:t xml:space="preserve"> </w:t>
      </w:r>
      <w:r>
        <w:rPr>
          <w:rFonts w:hint="eastAsia"/>
          <w:b w:val="0"/>
          <w:sz w:val="22"/>
          <w:szCs w:val="22"/>
        </w:rPr>
        <w:t>취지의</w:t>
      </w:r>
      <w:r>
        <w:rPr>
          <w:rFonts w:hint="eastAsia"/>
          <w:b w:val="0"/>
          <w:sz w:val="22"/>
          <w:szCs w:val="22"/>
        </w:rPr>
        <w:t xml:space="preserve"> </w:t>
      </w:r>
      <w:r>
        <w:rPr>
          <w:rFonts w:hint="eastAsia"/>
          <w:b w:val="0"/>
          <w:sz w:val="22"/>
          <w:szCs w:val="22"/>
        </w:rPr>
        <w:t>조정결정을</w:t>
      </w:r>
      <w:r>
        <w:rPr>
          <w:rFonts w:hint="eastAsia"/>
          <w:b w:val="0"/>
          <w:sz w:val="22"/>
          <w:szCs w:val="22"/>
        </w:rPr>
        <w:t xml:space="preserve"> </w:t>
      </w:r>
      <w:r>
        <w:rPr>
          <w:rFonts w:hint="eastAsia"/>
          <w:b w:val="0"/>
          <w:sz w:val="22"/>
          <w:szCs w:val="22"/>
        </w:rPr>
        <w:t>하였다는</w:t>
      </w:r>
      <w:r>
        <w:rPr>
          <w:rFonts w:hint="eastAsia"/>
          <w:b w:val="0"/>
          <w:sz w:val="22"/>
          <w:szCs w:val="22"/>
        </w:rPr>
        <w:t xml:space="preserve"> </w:t>
      </w:r>
      <w:r>
        <w:rPr>
          <w:rFonts w:hint="eastAsia"/>
          <w:b w:val="0"/>
          <w:sz w:val="22"/>
          <w:szCs w:val="22"/>
        </w:rPr>
        <w:t>점</w:t>
      </w:r>
      <w:r>
        <w:rPr>
          <w:rFonts w:hint="eastAsia"/>
          <w:b w:val="0"/>
          <w:sz w:val="22"/>
          <w:szCs w:val="22"/>
        </w:rPr>
        <w:t xml:space="preserve"> </w:t>
      </w:r>
      <w:r>
        <w:rPr>
          <w:rFonts w:hint="eastAsia"/>
          <w:b w:val="0"/>
          <w:sz w:val="22"/>
          <w:szCs w:val="22"/>
        </w:rPr>
        <w:t>및</w:t>
      </w:r>
      <w:r>
        <w:rPr>
          <w:rFonts w:hint="eastAsia"/>
          <w:b w:val="0"/>
          <w:sz w:val="22"/>
          <w:szCs w:val="22"/>
        </w:rPr>
        <w:t xml:space="preserve"> </w:t>
      </w:r>
      <w:proofErr w:type="spellStart"/>
      <w:r>
        <w:rPr>
          <w:rFonts w:hint="eastAsia"/>
          <w:b w:val="0"/>
          <w:sz w:val="22"/>
          <w:szCs w:val="22"/>
        </w:rPr>
        <w:t>메리츠화재배상보험이</w:t>
      </w:r>
      <w:proofErr w:type="spellEnd"/>
      <w:r>
        <w:rPr>
          <w:rFonts w:hint="eastAsia"/>
          <w:b w:val="0"/>
          <w:sz w:val="22"/>
          <w:szCs w:val="22"/>
        </w:rPr>
        <w:t xml:space="preserve"> </w:t>
      </w:r>
      <w:r>
        <w:rPr>
          <w:rFonts w:hint="eastAsia"/>
          <w:b w:val="0"/>
          <w:sz w:val="22"/>
          <w:szCs w:val="22"/>
        </w:rPr>
        <w:t>제기한</w:t>
      </w:r>
      <w:r>
        <w:rPr>
          <w:rFonts w:hint="eastAsia"/>
          <w:b w:val="0"/>
          <w:sz w:val="22"/>
          <w:szCs w:val="22"/>
        </w:rPr>
        <w:t xml:space="preserve"> </w:t>
      </w:r>
      <w:r>
        <w:rPr>
          <w:rFonts w:hint="eastAsia"/>
          <w:b w:val="0"/>
          <w:sz w:val="22"/>
          <w:szCs w:val="22"/>
        </w:rPr>
        <w:t>소송에서</w:t>
      </w:r>
      <w:r>
        <w:rPr>
          <w:rFonts w:hint="eastAsia"/>
          <w:b w:val="0"/>
          <w:sz w:val="22"/>
          <w:szCs w:val="22"/>
        </w:rPr>
        <w:t xml:space="preserve"> </w:t>
      </w:r>
      <w:r>
        <w:rPr>
          <w:rFonts w:hint="eastAsia"/>
          <w:b w:val="0"/>
          <w:sz w:val="22"/>
          <w:szCs w:val="22"/>
        </w:rPr>
        <w:t>법원은</w:t>
      </w:r>
      <w:r>
        <w:rPr>
          <w:rFonts w:hint="eastAsia"/>
          <w:b w:val="0"/>
          <w:sz w:val="22"/>
          <w:szCs w:val="22"/>
        </w:rPr>
        <w:t xml:space="preserve"> </w:t>
      </w:r>
      <w:r>
        <w:rPr>
          <w:rFonts w:hint="eastAsia"/>
          <w:b w:val="0"/>
          <w:sz w:val="22"/>
          <w:szCs w:val="22"/>
        </w:rPr>
        <w:t>금</w:t>
      </w:r>
      <w:r>
        <w:rPr>
          <w:rFonts w:hint="eastAsia"/>
          <w:b w:val="0"/>
          <w:sz w:val="22"/>
          <w:szCs w:val="22"/>
        </w:rPr>
        <w:t xml:space="preserve"> </w:t>
      </w:r>
      <w:r>
        <w:rPr>
          <w:rFonts w:hint="eastAsia"/>
          <w:b w:val="0"/>
          <w:sz w:val="22"/>
          <w:szCs w:val="22"/>
        </w:rPr>
        <w:t>소가</w:t>
      </w:r>
      <w:r>
        <w:rPr>
          <w:rFonts w:hint="eastAsia"/>
          <w:b w:val="0"/>
          <w:sz w:val="22"/>
          <w:szCs w:val="22"/>
        </w:rPr>
        <w:t xml:space="preserve"> </w:t>
      </w:r>
      <w:r>
        <w:rPr>
          <w:rFonts w:hint="eastAsia"/>
          <w:b w:val="0"/>
          <w:sz w:val="22"/>
          <w:szCs w:val="22"/>
        </w:rPr>
        <w:t>전액이</w:t>
      </w:r>
      <w:r>
        <w:rPr>
          <w:rFonts w:hint="eastAsia"/>
          <w:b w:val="0"/>
          <w:sz w:val="22"/>
          <w:szCs w:val="22"/>
        </w:rPr>
        <w:t xml:space="preserve"> </w:t>
      </w:r>
      <w:r>
        <w:rPr>
          <w:b w:val="0"/>
          <w:sz w:val="22"/>
          <w:szCs w:val="22"/>
        </w:rPr>
        <w:t>87,477,455</w:t>
      </w:r>
      <w:r>
        <w:rPr>
          <w:rFonts w:hint="eastAsia"/>
          <w:b w:val="0"/>
          <w:sz w:val="22"/>
          <w:szCs w:val="22"/>
        </w:rPr>
        <w:t>원에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배상명령을</w:t>
      </w:r>
      <w:r>
        <w:rPr>
          <w:rFonts w:hint="eastAsia"/>
          <w:b w:val="0"/>
          <w:sz w:val="22"/>
          <w:szCs w:val="22"/>
        </w:rPr>
        <w:t xml:space="preserve"> </w:t>
      </w:r>
      <w:r>
        <w:rPr>
          <w:rFonts w:hint="eastAsia"/>
          <w:b w:val="0"/>
          <w:sz w:val="22"/>
          <w:szCs w:val="22"/>
        </w:rPr>
        <w:lastRenderedPageBreak/>
        <w:t>하였다는</w:t>
      </w:r>
      <w:r>
        <w:rPr>
          <w:rFonts w:hint="eastAsia"/>
          <w:b w:val="0"/>
          <w:sz w:val="22"/>
          <w:szCs w:val="22"/>
        </w:rPr>
        <w:t xml:space="preserve"> </w:t>
      </w:r>
      <w:r>
        <w:rPr>
          <w:rFonts w:hint="eastAsia"/>
          <w:b w:val="0"/>
          <w:sz w:val="22"/>
          <w:szCs w:val="22"/>
        </w:rPr>
        <w:t>점에</w:t>
      </w:r>
      <w:r>
        <w:rPr>
          <w:rFonts w:hint="eastAsia"/>
          <w:b w:val="0"/>
          <w:sz w:val="22"/>
          <w:szCs w:val="22"/>
        </w:rPr>
        <w:t xml:space="preserve"> </w:t>
      </w:r>
      <w:r>
        <w:rPr>
          <w:rFonts w:hint="eastAsia"/>
          <w:b w:val="0"/>
          <w:sz w:val="22"/>
          <w:szCs w:val="22"/>
        </w:rPr>
        <w:t>따라</w:t>
      </w:r>
      <w:r>
        <w:rPr>
          <w:rFonts w:hint="eastAsia"/>
          <w:b w:val="0"/>
          <w:sz w:val="22"/>
          <w:szCs w:val="22"/>
        </w:rPr>
        <w:t xml:space="preserve"> </w:t>
      </w:r>
      <w:proofErr w:type="spellStart"/>
      <w:r>
        <w:rPr>
          <w:rFonts w:hint="eastAsia"/>
          <w:b w:val="0"/>
          <w:sz w:val="22"/>
          <w:szCs w:val="22"/>
        </w:rPr>
        <w:t>한샘도무스의</w:t>
      </w:r>
      <w:proofErr w:type="spellEnd"/>
      <w:r>
        <w:rPr>
          <w:rFonts w:hint="eastAsia"/>
          <w:b w:val="0"/>
          <w:sz w:val="22"/>
          <w:szCs w:val="22"/>
        </w:rPr>
        <w:t xml:space="preserve"> </w:t>
      </w:r>
      <w:r>
        <w:rPr>
          <w:rFonts w:hint="eastAsia"/>
          <w:b w:val="0"/>
          <w:sz w:val="22"/>
          <w:szCs w:val="22"/>
        </w:rPr>
        <w:t>배상의무가</w:t>
      </w:r>
      <w:r>
        <w:rPr>
          <w:rFonts w:hint="eastAsia"/>
          <w:b w:val="0"/>
          <w:sz w:val="22"/>
          <w:szCs w:val="22"/>
        </w:rPr>
        <w:t xml:space="preserve"> </w:t>
      </w:r>
      <w:r>
        <w:rPr>
          <w:rFonts w:hint="eastAsia"/>
          <w:b w:val="0"/>
          <w:sz w:val="22"/>
          <w:szCs w:val="22"/>
        </w:rPr>
        <w:t>인정될</w:t>
      </w:r>
      <w:r>
        <w:rPr>
          <w:rFonts w:hint="eastAsia"/>
          <w:b w:val="0"/>
          <w:sz w:val="22"/>
          <w:szCs w:val="22"/>
        </w:rPr>
        <w:t xml:space="preserve"> </w:t>
      </w:r>
      <w:r>
        <w:rPr>
          <w:rFonts w:hint="eastAsia"/>
          <w:b w:val="0"/>
          <w:sz w:val="22"/>
          <w:szCs w:val="22"/>
        </w:rPr>
        <w:t>가능성을</w:t>
      </w:r>
      <w:r>
        <w:rPr>
          <w:rFonts w:hint="eastAsia"/>
          <w:b w:val="0"/>
          <w:sz w:val="22"/>
          <w:szCs w:val="22"/>
        </w:rPr>
        <w:t xml:space="preserve"> </w:t>
      </w:r>
      <w:r>
        <w:rPr>
          <w:rFonts w:hint="eastAsia"/>
          <w:b w:val="0"/>
          <w:sz w:val="22"/>
          <w:szCs w:val="22"/>
        </w:rPr>
        <w:t>배제하기</w:t>
      </w:r>
      <w:r>
        <w:rPr>
          <w:rFonts w:hint="eastAsia"/>
          <w:b w:val="0"/>
          <w:sz w:val="22"/>
          <w:szCs w:val="22"/>
        </w:rPr>
        <w:t xml:space="preserve"> </w:t>
      </w:r>
      <w:r>
        <w:rPr>
          <w:rFonts w:hint="eastAsia"/>
          <w:b w:val="0"/>
          <w:sz w:val="22"/>
          <w:szCs w:val="22"/>
        </w:rPr>
        <w:t>어려움</w:t>
      </w:r>
      <w:r>
        <w:rPr>
          <w:rFonts w:hint="eastAsia"/>
          <w:b w:val="0"/>
          <w:sz w:val="22"/>
          <w:szCs w:val="22"/>
        </w:rPr>
        <w:t>.</w:t>
      </w:r>
    </w:p>
    <w:p w14:paraId="569E146E" w14:textId="77777777" w:rsidR="00026A7E" w:rsidRDefault="00026A7E" w:rsidP="00026A7E">
      <w:pPr>
        <w:pStyle w:val="21"/>
        <w:numPr>
          <w:ilvl w:val="0"/>
          <w:numId w:val="42"/>
        </w:numPr>
        <w:spacing w:after="240" w:line="360" w:lineRule="atLeast"/>
        <w:rPr>
          <w:sz w:val="22"/>
          <w:szCs w:val="22"/>
        </w:rPr>
      </w:pPr>
      <w:proofErr w:type="spellStart"/>
      <w:r>
        <w:rPr>
          <w:rFonts w:hint="eastAsia"/>
          <w:sz w:val="22"/>
          <w:szCs w:val="22"/>
        </w:rPr>
        <w:t>한샘넥서스</w:t>
      </w:r>
      <w:proofErr w:type="spellEnd"/>
      <w:r>
        <w:rPr>
          <w:rFonts w:hint="eastAsia"/>
          <w:sz w:val="22"/>
          <w:szCs w:val="22"/>
        </w:rPr>
        <w:t xml:space="preserve"> </w:t>
      </w:r>
      <w:r>
        <w:rPr>
          <w:rFonts w:hint="eastAsia"/>
          <w:sz w:val="22"/>
          <w:szCs w:val="22"/>
        </w:rPr>
        <w:t>소송</w:t>
      </w:r>
    </w:p>
    <w:p w14:paraId="0982B6F3" w14:textId="77777777" w:rsidR="00026A7E" w:rsidRDefault="00026A7E" w:rsidP="00026A7E">
      <w:pPr>
        <w:pStyle w:val="21"/>
        <w:spacing w:after="240" w:line="360" w:lineRule="atLeast"/>
        <w:ind w:left="907"/>
        <w:rPr>
          <w:b w:val="0"/>
          <w:sz w:val="22"/>
          <w:szCs w:val="22"/>
        </w:rPr>
      </w:pPr>
      <w:r>
        <w:rPr>
          <w:rFonts w:hint="eastAsia"/>
          <w:b w:val="0"/>
          <w:sz w:val="22"/>
          <w:szCs w:val="22"/>
        </w:rPr>
        <w:t>제공된</w:t>
      </w:r>
      <w:r>
        <w:rPr>
          <w:rFonts w:hint="eastAsia"/>
          <w:b w:val="0"/>
          <w:sz w:val="22"/>
          <w:szCs w:val="22"/>
        </w:rPr>
        <w:t xml:space="preserve"> </w:t>
      </w:r>
      <w:r>
        <w:rPr>
          <w:rFonts w:hint="eastAsia"/>
          <w:b w:val="0"/>
          <w:sz w:val="22"/>
          <w:szCs w:val="22"/>
        </w:rPr>
        <w:t>설명자료에</w:t>
      </w:r>
      <w:r>
        <w:rPr>
          <w:rFonts w:hint="eastAsia"/>
          <w:b w:val="0"/>
          <w:sz w:val="22"/>
          <w:szCs w:val="22"/>
        </w:rPr>
        <w:t xml:space="preserve"> </w:t>
      </w:r>
      <w:r>
        <w:rPr>
          <w:rFonts w:hint="eastAsia"/>
          <w:b w:val="0"/>
          <w:sz w:val="22"/>
          <w:szCs w:val="22"/>
        </w:rPr>
        <w:t>의하면</w:t>
      </w:r>
      <w:r>
        <w:rPr>
          <w:rFonts w:hint="eastAsia"/>
          <w:b w:val="0"/>
          <w:sz w:val="22"/>
          <w:szCs w:val="22"/>
        </w:rPr>
        <w:t xml:space="preserve">, </w:t>
      </w:r>
      <w:r>
        <w:rPr>
          <w:rFonts w:hint="eastAsia"/>
          <w:b w:val="0"/>
          <w:sz w:val="22"/>
          <w:szCs w:val="22"/>
        </w:rPr>
        <w:t>동우개발은</w:t>
      </w:r>
      <w:r>
        <w:rPr>
          <w:rFonts w:hint="eastAsia"/>
          <w:b w:val="0"/>
          <w:sz w:val="22"/>
          <w:szCs w:val="22"/>
        </w:rPr>
        <w:t xml:space="preserve"> </w:t>
      </w:r>
      <w:proofErr w:type="spellStart"/>
      <w:r>
        <w:rPr>
          <w:rFonts w:hint="eastAsia"/>
          <w:b w:val="0"/>
          <w:sz w:val="22"/>
          <w:szCs w:val="22"/>
        </w:rPr>
        <w:t>한샘넥서스에</w:t>
      </w:r>
      <w:proofErr w:type="spellEnd"/>
      <w:r>
        <w:rPr>
          <w:rFonts w:hint="eastAsia"/>
          <w:b w:val="0"/>
          <w:sz w:val="22"/>
          <w:szCs w:val="22"/>
        </w:rPr>
        <w:t xml:space="preserve"> </w:t>
      </w:r>
      <w:r>
        <w:rPr>
          <w:rFonts w:hint="eastAsia"/>
          <w:b w:val="0"/>
          <w:sz w:val="22"/>
          <w:szCs w:val="22"/>
        </w:rPr>
        <w:t>공사</w:t>
      </w:r>
      <w:r>
        <w:rPr>
          <w:rFonts w:hint="eastAsia"/>
          <w:b w:val="0"/>
          <w:sz w:val="22"/>
          <w:szCs w:val="22"/>
        </w:rPr>
        <w:t xml:space="preserve"> </w:t>
      </w:r>
      <w:r>
        <w:rPr>
          <w:rFonts w:hint="eastAsia"/>
          <w:b w:val="0"/>
          <w:sz w:val="22"/>
          <w:szCs w:val="22"/>
        </w:rPr>
        <w:t>도급을</w:t>
      </w:r>
      <w:r>
        <w:rPr>
          <w:rFonts w:hint="eastAsia"/>
          <w:b w:val="0"/>
          <w:sz w:val="22"/>
          <w:szCs w:val="22"/>
        </w:rPr>
        <w:t xml:space="preserve"> </w:t>
      </w:r>
      <w:r>
        <w:rPr>
          <w:rFonts w:hint="eastAsia"/>
          <w:b w:val="0"/>
          <w:sz w:val="22"/>
          <w:szCs w:val="22"/>
        </w:rPr>
        <w:t>하고</w:t>
      </w:r>
      <w:r>
        <w:rPr>
          <w:rFonts w:hint="eastAsia"/>
          <w:b w:val="0"/>
          <w:sz w:val="22"/>
          <w:szCs w:val="22"/>
        </w:rPr>
        <w:t xml:space="preserve">, </w:t>
      </w:r>
      <w:proofErr w:type="spellStart"/>
      <w:r>
        <w:rPr>
          <w:rFonts w:hint="eastAsia"/>
          <w:b w:val="0"/>
          <w:sz w:val="22"/>
          <w:szCs w:val="22"/>
        </w:rPr>
        <w:t>한샘넥서스는</w:t>
      </w:r>
      <w:proofErr w:type="spellEnd"/>
      <w:r>
        <w:rPr>
          <w:rFonts w:hint="eastAsia"/>
          <w:b w:val="0"/>
          <w:sz w:val="22"/>
          <w:szCs w:val="22"/>
        </w:rPr>
        <w:t xml:space="preserve"> </w:t>
      </w:r>
      <w:r>
        <w:rPr>
          <w:rFonts w:hint="eastAsia"/>
          <w:b w:val="0"/>
          <w:sz w:val="22"/>
          <w:szCs w:val="22"/>
        </w:rPr>
        <w:t>주식회사</w:t>
      </w:r>
      <w:r>
        <w:rPr>
          <w:rFonts w:hint="eastAsia"/>
          <w:b w:val="0"/>
          <w:sz w:val="22"/>
          <w:szCs w:val="22"/>
        </w:rPr>
        <w:t xml:space="preserve"> </w:t>
      </w:r>
      <w:proofErr w:type="spellStart"/>
      <w:r>
        <w:rPr>
          <w:rFonts w:hint="eastAsia"/>
          <w:b w:val="0"/>
          <w:sz w:val="22"/>
          <w:szCs w:val="22"/>
        </w:rPr>
        <w:t>나비드에</w:t>
      </w:r>
      <w:proofErr w:type="spellEnd"/>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공사를</w:t>
      </w:r>
      <w:r>
        <w:rPr>
          <w:rFonts w:hint="eastAsia"/>
          <w:b w:val="0"/>
          <w:sz w:val="22"/>
          <w:szCs w:val="22"/>
        </w:rPr>
        <w:t xml:space="preserve"> </w:t>
      </w:r>
      <w:proofErr w:type="spellStart"/>
      <w:r>
        <w:rPr>
          <w:rFonts w:hint="eastAsia"/>
          <w:b w:val="0"/>
          <w:sz w:val="22"/>
          <w:szCs w:val="22"/>
        </w:rPr>
        <w:t>하도급함</w:t>
      </w:r>
      <w:proofErr w:type="spellEnd"/>
      <w:r>
        <w:rPr>
          <w:rFonts w:hint="eastAsia"/>
          <w:b w:val="0"/>
          <w:sz w:val="22"/>
          <w:szCs w:val="22"/>
        </w:rPr>
        <w:t xml:space="preserve">. </w:t>
      </w:r>
      <w:r>
        <w:rPr>
          <w:rFonts w:hint="eastAsia"/>
          <w:b w:val="0"/>
          <w:sz w:val="22"/>
          <w:szCs w:val="22"/>
        </w:rPr>
        <w:t>그러나</w:t>
      </w:r>
      <w:r>
        <w:rPr>
          <w:rFonts w:hint="eastAsia"/>
          <w:b w:val="0"/>
          <w:sz w:val="22"/>
          <w:szCs w:val="22"/>
        </w:rPr>
        <w:t xml:space="preserve">, </w:t>
      </w:r>
      <w:r>
        <w:rPr>
          <w:rFonts w:hint="eastAsia"/>
          <w:b w:val="0"/>
          <w:sz w:val="22"/>
          <w:szCs w:val="22"/>
        </w:rPr>
        <w:t>주식회사</w:t>
      </w:r>
      <w:r>
        <w:rPr>
          <w:rFonts w:hint="eastAsia"/>
          <w:b w:val="0"/>
          <w:sz w:val="22"/>
          <w:szCs w:val="22"/>
        </w:rPr>
        <w:t xml:space="preserve"> </w:t>
      </w:r>
      <w:proofErr w:type="spellStart"/>
      <w:r>
        <w:rPr>
          <w:rFonts w:hint="eastAsia"/>
          <w:b w:val="0"/>
          <w:sz w:val="22"/>
          <w:szCs w:val="22"/>
        </w:rPr>
        <w:t>나비드</w:t>
      </w:r>
      <w:proofErr w:type="spellEnd"/>
      <w:r>
        <w:rPr>
          <w:rFonts w:hint="eastAsia"/>
          <w:b w:val="0"/>
          <w:sz w:val="22"/>
          <w:szCs w:val="22"/>
        </w:rPr>
        <w:t xml:space="preserve"> </w:t>
      </w:r>
      <w:r>
        <w:rPr>
          <w:rFonts w:hint="eastAsia"/>
          <w:b w:val="0"/>
          <w:sz w:val="22"/>
          <w:szCs w:val="22"/>
        </w:rPr>
        <w:t>소속</w:t>
      </w:r>
      <w:r>
        <w:rPr>
          <w:rFonts w:hint="eastAsia"/>
          <w:b w:val="0"/>
          <w:sz w:val="22"/>
          <w:szCs w:val="22"/>
        </w:rPr>
        <w:t xml:space="preserve"> </w:t>
      </w:r>
      <w:r>
        <w:rPr>
          <w:rFonts w:hint="eastAsia"/>
          <w:b w:val="0"/>
          <w:sz w:val="22"/>
          <w:szCs w:val="22"/>
        </w:rPr>
        <w:t>근로자인</w:t>
      </w:r>
      <w:r>
        <w:rPr>
          <w:rFonts w:hint="eastAsia"/>
          <w:b w:val="0"/>
          <w:sz w:val="22"/>
          <w:szCs w:val="22"/>
        </w:rPr>
        <w:t xml:space="preserve"> </w:t>
      </w:r>
      <w:proofErr w:type="spellStart"/>
      <w:r>
        <w:rPr>
          <w:rFonts w:hint="eastAsia"/>
          <w:b w:val="0"/>
          <w:sz w:val="22"/>
          <w:szCs w:val="22"/>
        </w:rPr>
        <w:t>박문걸은</w:t>
      </w:r>
      <w:proofErr w:type="spellEnd"/>
      <w:r>
        <w:rPr>
          <w:rFonts w:hint="eastAsia"/>
          <w:b w:val="0"/>
          <w:sz w:val="22"/>
          <w:szCs w:val="22"/>
        </w:rPr>
        <w:t xml:space="preserve"> </w:t>
      </w:r>
      <w:r>
        <w:rPr>
          <w:b w:val="0"/>
          <w:sz w:val="22"/>
          <w:szCs w:val="22"/>
        </w:rPr>
        <w:t xml:space="preserve">2018. 3. 5. </w:t>
      </w:r>
      <w:r>
        <w:rPr>
          <w:rFonts w:hint="eastAsia"/>
          <w:b w:val="0"/>
          <w:sz w:val="22"/>
          <w:szCs w:val="22"/>
        </w:rPr>
        <w:t>공사</w:t>
      </w:r>
      <w:r>
        <w:rPr>
          <w:rFonts w:hint="eastAsia"/>
          <w:b w:val="0"/>
          <w:sz w:val="22"/>
          <w:szCs w:val="22"/>
        </w:rPr>
        <w:t xml:space="preserve"> </w:t>
      </w:r>
      <w:r>
        <w:rPr>
          <w:rFonts w:hint="eastAsia"/>
          <w:b w:val="0"/>
          <w:sz w:val="22"/>
          <w:szCs w:val="22"/>
        </w:rPr>
        <w:t>낙하물에</w:t>
      </w:r>
      <w:r>
        <w:rPr>
          <w:rFonts w:hint="eastAsia"/>
          <w:b w:val="0"/>
          <w:sz w:val="22"/>
          <w:szCs w:val="22"/>
        </w:rPr>
        <w:t xml:space="preserve"> </w:t>
      </w:r>
      <w:r>
        <w:rPr>
          <w:rFonts w:hint="eastAsia"/>
          <w:b w:val="0"/>
          <w:sz w:val="22"/>
          <w:szCs w:val="22"/>
        </w:rPr>
        <w:t>맞아</w:t>
      </w:r>
      <w:r>
        <w:rPr>
          <w:rFonts w:hint="eastAsia"/>
          <w:b w:val="0"/>
          <w:sz w:val="22"/>
          <w:szCs w:val="22"/>
        </w:rPr>
        <w:t xml:space="preserve"> </w:t>
      </w:r>
      <w:r>
        <w:rPr>
          <w:rFonts w:hint="eastAsia"/>
          <w:b w:val="0"/>
          <w:sz w:val="22"/>
          <w:szCs w:val="22"/>
        </w:rPr>
        <w:t>부상을</w:t>
      </w:r>
      <w:r>
        <w:rPr>
          <w:rFonts w:hint="eastAsia"/>
          <w:b w:val="0"/>
          <w:sz w:val="22"/>
          <w:szCs w:val="22"/>
        </w:rPr>
        <w:t xml:space="preserve"> </w:t>
      </w:r>
      <w:r>
        <w:rPr>
          <w:rFonts w:hint="eastAsia"/>
          <w:b w:val="0"/>
          <w:sz w:val="22"/>
          <w:szCs w:val="22"/>
        </w:rPr>
        <w:t>입고</w:t>
      </w:r>
      <w:r>
        <w:rPr>
          <w:rFonts w:hint="eastAsia"/>
          <w:b w:val="0"/>
          <w:sz w:val="22"/>
          <w:szCs w:val="22"/>
        </w:rPr>
        <w:t xml:space="preserve">, </w:t>
      </w:r>
      <w:r>
        <w:rPr>
          <w:b w:val="0"/>
          <w:sz w:val="22"/>
          <w:szCs w:val="22"/>
        </w:rPr>
        <w:t xml:space="preserve">2018. 3. 29. </w:t>
      </w:r>
      <w:r>
        <w:rPr>
          <w:rFonts w:hint="eastAsia"/>
          <w:b w:val="0"/>
          <w:sz w:val="22"/>
          <w:szCs w:val="22"/>
        </w:rPr>
        <w:t>패혈증으로</w:t>
      </w:r>
      <w:r>
        <w:rPr>
          <w:rFonts w:hint="eastAsia"/>
          <w:b w:val="0"/>
          <w:sz w:val="22"/>
          <w:szCs w:val="22"/>
        </w:rPr>
        <w:t xml:space="preserve"> </w:t>
      </w:r>
      <w:r>
        <w:rPr>
          <w:rFonts w:hint="eastAsia"/>
          <w:b w:val="0"/>
          <w:sz w:val="22"/>
          <w:szCs w:val="22"/>
        </w:rPr>
        <w:t>사망하였음</w:t>
      </w:r>
      <w:r>
        <w:rPr>
          <w:rFonts w:hint="eastAsia"/>
          <w:b w:val="0"/>
          <w:sz w:val="22"/>
          <w:szCs w:val="22"/>
        </w:rPr>
        <w:t>.</w:t>
      </w:r>
      <w:r>
        <w:rPr>
          <w:b w:val="0"/>
          <w:sz w:val="22"/>
          <w:szCs w:val="22"/>
        </w:rPr>
        <w:t xml:space="preserve"> </w:t>
      </w:r>
    </w:p>
    <w:p w14:paraId="76B14CD5" w14:textId="77777777" w:rsidR="00026A7E" w:rsidRPr="002066A6" w:rsidRDefault="00026A7E" w:rsidP="00026A7E">
      <w:pPr>
        <w:pStyle w:val="21"/>
        <w:spacing w:after="240" w:line="360" w:lineRule="atLeast"/>
        <w:ind w:left="907"/>
        <w:rPr>
          <w:b w:val="0"/>
          <w:sz w:val="22"/>
          <w:szCs w:val="22"/>
        </w:rPr>
      </w:pPr>
      <w:r>
        <w:rPr>
          <w:rFonts w:hint="eastAsia"/>
          <w:b w:val="0"/>
          <w:sz w:val="22"/>
          <w:szCs w:val="22"/>
        </w:rPr>
        <w:t>이에</w:t>
      </w:r>
      <w:r>
        <w:rPr>
          <w:rFonts w:hint="eastAsia"/>
          <w:b w:val="0"/>
          <w:sz w:val="22"/>
          <w:szCs w:val="22"/>
        </w:rPr>
        <w:t xml:space="preserve"> </w:t>
      </w:r>
      <w:r>
        <w:rPr>
          <w:rFonts w:hint="eastAsia"/>
          <w:b w:val="0"/>
          <w:sz w:val="22"/>
          <w:szCs w:val="22"/>
        </w:rPr>
        <w:t>대하여</w:t>
      </w:r>
      <w:r>
        <w:rPr>
          <w:rFonts w:hint="eastAsia"/>
          <w:b w:val="0"/>
          <w:sz w:val="22"/>
          <w:szCs w:val="22"/>
        </w:rPr>
        <w:t xml:space="preserve"> </w:t>
      </w:r>
      <w:proofErr w:type="spellStart"/>
      <w:r>
        <w:rPr>
          <w:rFonts w:hint="eastAsia"/>
          <w:b w:val="0"/>
          <w:sz w:val="22"/>
          <w:szCs w:val="22"/>
        </w:rPr>
        <w:t>박문걸의</w:t>
      </w:r>
      <w:proofErr w:type="spellEnd"/>
      <w:r>
        <w:rPr>
          <w:rFonts w:hint="eastAsia"/>
          <w:b w:val="0"/>
          <w:sz w:val="22"/>
          <w:szCs w:val="22"/>
        </w:rPr>
        <w:t xml:space="preserve"> </w:t>
      </w:r>
      <w:r>
        <w:rPr>
          <w:rFonts w:hint="eastAsia"/>
          <w:b w:val="0"/>
          <w:sz w:val="22"/>
          <w:szCs w:val="22"/>
        </w:rPr>
        <w:t>유족은</w:t>
      </w:r>
      <w:r>
        <w:rPr>
          <w:rFonts w:hint="eastAsia"/>
          <w:b w:val="0"/>
          <w:sz w:val="22"/>
          <w:szCs w:val="22"/>
        </w:rPr>
        <w:t xml:space="preserve"> </w:t>
      </w:r>
      <w:r>
        <w:rPr>
          <w:rFonts w:hint="eastAsia"/>
          <w:b w:val="0"/>
          <w:sz w:val="22"/>
          <w:szCs w:val="22"/>
        </w:rPr>
        <w:t>동우개발</w:t>
      </w:r>
      <w:r>
        <w:rPr>
          <w:rFonts w:hint="eastAsia"/>
          <w:b w:val="0"/>
          <w:sz w:val="22"/>
          <w:szCs w:val="22"/>
        </w:rPr>
        <w:t xml:space="preserve"> </w:t>
      </w:r>
      <w:r>
        <w:rPr>
          <w:rFonts w:hint="eastAsia"/>
          <w:b w:val="0"/>
          <w:sz w:val="22"/>
          <w:szCs w:val="22"/>
        </w:rPr>
        <w:t>주식회사를</w:t>
      </w:r>
      <w:r>
        <w:rPr>
          <w:rFonts w:hint="eastAsia"/>
          <w:b w:val="0"/>
          <w:sz w:val="22"/>
          <w:szCs w:val="22"/>
        </w:rPr>
        <w:t xml:space="preserve"> </w:t>
      </w:r>
      <w:r>
        <w:rPr>
          <w:rFonts w:hint="eastAsia"/>
          <w:b w:val="0"/>
          <w:sz w:val="22"/>
          <w:szCs w:val="22"/>
        </w:rPr>
        <w:t>상대로</w:t>
      </w:r>
      <w:r>
        <w:rPr>
          <w:rFonts w:hint="eastAsia"/>
          <w:b w:val="0"/>
          <w:sz w:val="22"/>
          <w:szCs w:val="22"/>
        </w:rPr>
        <w:t xml:space="preserve"> </w:t>
      </w:r>
      <w:r>
        <w:rPr>
          <w:rFonts w:hint="eastAsia"/>
          <w:b w:val="0"/>
          <w:sz w:val="22"/>
          <w:szCs w:val="22"/>
        </w:rPr>
        <w:t>손해배상</w:t>
      </w:r>
      <w:r>
        <w:rPr>
          <w:rFonts w:hint="eastAsia"/>
          <w:b w:val="0"/>
          <w:sz w:val="22"/>
          <w:szCs w:val="22"/>
        </w:rPr>
        <w:t xml:space="preserve"> </w:t>
      </w:r>
      <w:r>
        <w:rPr>
          <w:rFonts w:hint="eastAsia"/>
          <w:b w:val="0"/>
          <w:sz w:val="22"/>
          <w:szCs w:val="22"/>
        </w:rPr>
        <w:t>소송을</w:t>
      </w:r>
      <w:r>
        <w:rPr>
          <w:rFonts w:hint="eastAsia"/>
          <w:b w:val="0"/>
          <w:sz w:val="22"/>
          <w:szCs w:val="22"/>
        </w:rPr>
        <w:t xml:space="preserve"> </w:t>
      </w:r>
      <w:r>
        <w:rPr>
          <w:rFonts w:hint="eastAsia"/>
          <w:b w:val="0"/>
          <w:sz w:val="22"/>
          <w:szCs w:val="22"/>
        </w:rPr>
        <w:t>제기하였으며</w:t>
      </w:r>
      <w:r>
        <w:rPr>
          <w:rFonts w:hint="eastAsia"/>
          <w:b w:val="0"/>
          <w:sz w:val="22"/>
          <w:szCs w:val="22"/>
        </w:rPr>
        <w:t xml:space="preserve">, </w:t>
      </w:r>
      <w:r>
        <w:rPr>
          <w:rFonts w:hint="eastAsia"/>
          <w:b w:val="0"/>
          <w:sz w:val="22"/>
          <w:szCs w:val="22"/>
        </w:rPr>
        <w:t>동우개발</w:t>
      </w:r>
      <w:r>
        <w:rPr>
          <w:rFonts w:hint="eastAsia"/>
          <w:b w:val="0"/>
          <w:sz w:val="22"/>
          <w:szCs w:val="22"/>
        </w:rPr>
        <w:t xml:space="preserve"> </w:t>
      </w:r>
      <w:r>
        <w:rPr>
          <w:rFonts w:hint="eastAsia"/>
          <w:b w:val="0"/>
          <w:sz w:val="22"/>
          <w:szCs w:val="22"/>
        </w:rPr>
        <w:t>주식회사는</w:t>
      </w:r>
      <w:r>
        <w:rPr>
          <w:rFonts w:hint="eastAsia"/>
          <w:b w:val="0"/>
          <w:sz w:val="22"/>
          <w:szCs w:val="22"/>
        </w:rPr>
        <w:t xml:space="preserve"> </w:t>
      </w:r>
      <w:proofErr w:type="spellStart"/>
      <w:r>
        <w:rPr>
          <w:rFonts w:hint="eastAsia"/>
          <w:b w:val="0"/>
          <w:sz w:val="22"/>
          <w:szCs w:val="22"/>
        </w:rPr>
        <w:t>박문걸</w:t>
      </w:r>
      <w:proofErr w:type="spellEnd"/>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병원의</w:t>
      </w:r>
      <w:r>
        <w:rPr>
          <w:rFonts w:hint="eastAsia"/>
          <w:b w:val="0"/>
          <w:sz w:val="22"/>
          <w:szCs w:val="22"/>
        </w:rPr>
        <w:t xml:space="preserve"> </w:t>
      </w:r>
      <w:r>
        <w:rPr>
          <w:rFonts w:hint="eastAsia"/>
          <w:b w:val="0"/>
          <w:sz w:val="22"/>
          <w:szCs w:val="22"/>
        </w:rPr>
        <w:t>과실로</w:t>
      </w:r>
      <w:r>
        <w:rPr>
          <w:rFonts w:hint="eastAsia"/>
          <w:b w:val="0"/>
          <w:sz w:val="22"/>
          <w:szCs w:val="22"/>
        </w:rPr>
        <w:t xml:space="preserve"> </w:t>
      </w:r>
      <w:r>
        <w:rPr>
          <w:rFonts w:hint="eastAsia"/>
          <w:b w:val="0"/>
          <w:sz w:val="22"/>
          <w:szCs w:val="22"/>
        </w:rPr>
        <w:t>인한</w:t>
      </w:r>
      <w:r>
        <w:rPr>
          <w:rFonts w:hint="eastAsia"/>
          <w:b w:val="0"/>
          <w:sz w:val="22"/>
          <w:szCs w:val="22"/>
        </w:rPr>
        <w:t xml:space="preserve"> </w:t>
      </w:r>
      <w:r>
        <w:rPr>
          <w:rFonts w:hint="eastAsia"/>
          <w:b w:val="0"/>
          <w:sz w:val="22"/>
          <w:szCs w:val="22"/>
        </w:rPr>
        <w:t>사고이므로</w:t>
      </w:r>
      <w:r>
        <w:rPr>
          <w:rFonts w:hint="eastAsia"/>
          <w:b w:val="0"/>
          <w:sz w:val="22"/>
          <w:szCs w:val="22"/>
        </w:rPr>
        <w:t>,</w:t>
      </w:r>
      <w:r>
        <w:rPr>
          <w:b w:val="0"/>
          <w:sz w:val="22"/>
          <w:szCs w:val="22"/>
        </w:rPr>
        <w:t xml:space="preserve"> </w:t>
      </w:r>
      <w:r>
        <w:rPr>
          <w:rFonts w:hint="eastAsia"/>
          <w:b w:val="0"/>
          <w:sz w:val="22"/>
          <w:szCs w:val="22"/>
        </w:rPr>
        <w:t>동우개발</w:t>
      </w:r>
      <w:r>
        <w:rPr>
          <w:rFonts w:hint="eastAsia"/>
          <w:b w:val="0"/>
          <w:sz w:val="22"/>
          <w:szCs w:val="22"/>
        </w:rPr>
        <w:t xml:space="preserve"> </w:t>
      </w:r>
      <w:r>
        <w:rPr>
          <w:rFonts w:hint="eastAsia"/>
          <w:b w:val="0"/>
          <w:sz w:val="22"/>
          <w:szCs w:val="22"/>
        </w:rPr>
        <w:t>주식회사에</w:t>
      </w:r>
      <w:r>
        <w:rPr>
          <w:rFonts w:hint="eastAsia"/>
          <w:b w:val="0"/>
          <w:sz w:val="22"/>
          <w:szCs w:val="22"/>
        </w:rPr>
        <w:t xml:space="preserve"> </w:t>
      </w:r>
      <w:r>
        <w:rPr>
          <w:rFonts w:hint="eastAsia"/>
          <w:b w:val="0"/>
          <w:sz w:val="22"/>
          <w:szCs w:val="22"/>
        </w:rPr>
        <w:t>인과관계가</w:t>
      </w:r>
      <w:r>
        <w:rPr>
          <w:rFonts w:hint="eastAsia"/>
          <w:b w:val="0"/>
          <w:sz w:val="22"/>
          <w:szCs w:val="22"/>
        </w:rPr>
        <w:t xml:space="preserve"> </w:t>
      </w:r>
      <w:r>
        <w:rPr>
          <w:rFonts w:hint="eastAsia"/>
          <w:b w:val="0"/>
          <w:sz w:val="22"/>
          <w:szCs w:val="22"/>
        </w:rPr>
        <w:t>귀속되지</w:t>
      </w:r>
      <w:r>
        <w:rPr>
          <w:rFonts w:hint="eastAsia"/>
          <w:b w:val="0"/>
          <w:sz w:val="22"/>
          <w:szCs w:val="22"/>
        </w:rPr>
        <w:t xml:space="preserve"> </w:t>
      </w:r>
      <w:r>
        <w:rPr>
          <w:rFonts w:hint="eastAsia"/>
          <w:b w:val="0"/>
          <w:sz w:val="22"/>
          <w:szCs w:val="22"/>
        </w:rPr>
        <w:t>않는다는</w:t>
      </w:r>
      <w:r>
        <w:rPr>
          <w:rFonts w:hint="eastAsia"/>
          <w:b w:val="0"/>
          <w:sz w:val="22"/>
          <w:szCs w:val="22"/>
        </w:rPr>
        <w:t xml:space="preserve"> </w:t>
      </w:r>
      <w:r>
        <w:rPr>
          <w:rFonts w:hint="eastAsia"/>
          <w:b w:val="0"/>
          <w:sz w:val="22"/>
          <w:szCs w:val="22"/>
        </w:rPr>
        <w:t>입장임</w:t>
      </w:r>
      <w:r>
        <w:rPr>
          <w:rFonts w:hint="eastAsia"/>
          <w:b w:val="0"/>
          <w:sz w:val="22"/>
          <w:szCs w:val="22"/>
        </w:rPr>
        <w:t xml:space="preserve">. </w:t>
      </w:r>
      <w:r>
        <w:rPr>
          <w:rFonts w:hint="eastAsia"/>
          <w:b w:val="0"/>
          <w:sz w:val="22"/>
          <w:szCs w:val="22"/>
        </w:rPr>
        <w:t>또한</w:t>
      </w:r>
      <w:r>
        <w:rPr>
          <w:rFonts w:hint="eastAsia"/>
          <w:b w:val="0"/>
          <w:sz w:val="22"/>
          <w:szCs w:val="22"/>
        </w:rPr>
        <w:t xml:space="preserve">, </w:t>
      </w:r>
      <w:r>
        <w:rPr>
          <w:rFonts w:hint="eastAsia"/>
          <w:b w:val="0"/>
          <w:sz w:val="22"/>
          <w:szCs w:val="22"/>
        </w:rPr>
        <w:t>동운개발은</w:t>
      </w:r>
      <w:r>
        <w:rPr>
          <w:rFonts w:hint="eastAsia"/>
          <w:b w:val="0"/>
          <w:sz w:val="22"/>
          <w:szCs w:val="22"/>
        </w:rPr>
        <w:t xml:space="preserve"> </w:t>
      </w:r>
      <w:proofErr w:type="spellStart"/>
      <w:r>
        <w:rPr>
          <w:rFonts w:hint="eastAsia"/>
          <w:b w:val="0"/>
          <w:sz w:val="22"/>
          <w:szCs w:val="22"/>
        </w:rPr>
        <w:t>한샘넥서스가</w:t>
      </w:r>
      <w:proofErr w:type="spellEnd"/>
      <w:r>
        <w:rPr>
          <w:rFonts w:hint="eastAsia"/>
          <w:b w:val="0"/>
          <w:sz w:val="22"/>
          <w:szCs w:val="22"/>
        </w:rPr>
        <w:t xml:space="preserve"> </w:t>
      </w:r>
      <w:r>
        <w:rPr>
          <w:rFonts w:hint="eastAsia"/>
          <w:b w:val="0"/>
          <w:sz w:val="22"/>
          <w:szCs w:val="22"/>
        </w:rPr>
        <w:t>시공상</w:t>
      </w:r>
      <w:r>
        <w:rPr>
          <w:rFonts w:hint="eastAsia"/>
          <w:b w:val="0"/>
          <w:sz w:val="22"/>
          <w:szCs w:val="22"/>
        </w:rPr>
        <w:t xml:space="preserve"> </w:t>
      </w:r>
      <w:r>
        <w:rPr>
          <w:rFonts w:hint="eastAsia"/>
          <w:b w:val="0"/>
          <w:sz w:val="22"/>
          <w:szCs w:val="22"/>
        </w:rPr>
        <w:t>안전사고에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책임을</w:t>
      </w:r>
      <w:r>
        <w:rPr>
          <w:rFonts w:hint="eastAsia"/>
          <w:b w:val="0"/>
          <w:sz w:val="22"/>
          <w:szCs w:val="22"/>
        </w:rPr>
        <w:t xml:space="preserve"> </w:t>
      </w:r>
      <w:r>
        <w:rPr>
          <w:rFonts w:hint="eastAsia"/>
          <w:b w:val="0"/>
          <w:sz w:val="22"/>
          <w:szCs w:val="22"/>
        </w:rPr>
        <w:t>부담하기로</w:t>
      </w:r>
      <w:r>
        <w:rPr>
          <w:rFonts w:hint="eastAsia"/>
          <w:b w:val="0"/>
          <w:sz w:val="22"/>
          <w:szCs w:val="22"/>
        </w:rPr>
        <w:t xml:space="preserve"> </w:t>
      </w:r>
      <w:r>
        <w:rPr>
          <w:rFonts w:hint="eastAsia"/>
          <w:b w:val="0"/>
          <w:sz w:val="22"/>
          <w:szCs w:val="22"/>
        </w:rPr>
        <w:t>약정하였다는</w:t>
      </w:r>
      <w:r>
        <w:rPr>
          <w:rFonts w:hint="eastAsia"/>
          <w:b w:val="0"/>
          <w:sz w:val="22"/>
          <w:szCs w:val="22"/>
        </w:rPr>
        <w:t xml:space="preserve"> </w:t>
      </w:r>
      <w:r>
        <w:rPr>
          <w:rFonts w:hint="eastAsia"/>
          <w:b w:val="0"/>
          <w:sz w:val="22"/>
          <w:szCs w:val="22"/>
        </w:rPr>
        <w:t>점에</w:t>
      </w:r>
      <w:r>
        <w:rPr>
          <w:rFonts w:hint="eastAsia"/>
          <w:b w:val="0"/>
          <w:sz w:val="22"/>
          <w:szCs w:val="22"/>
        </w:rPr>
        <w:t xml:space="preserve"> </w:t>
      </w:r>
      <w:r>
        <w:rPr>
          <w:rFonts w:hint="eastAsia"/>
          <w:b w:val="0"/>
          <w:sz w:val="22"/>
          <w:szCs w:val="22"/>
        </w:rPr>
        <w:t>따라서</w:t>
      </w:r>
      <w:r>
        <w:rPr>
          <w:rFonts w:hint="eastAsia"/>
          <w:b w:val="0"/>
          <w:sz w:val="22"/>
          <w:szCs w:val="22"/>
        </w:rPr>
        <w:t xml:space="preserve"> </w:t>
      </w:r>
      <w:proofErr w:type="spellStart"/>
      <w:r>
        <w:rPr>
          <w:rFonts w:hint="eastAsia"/>
          <w:b w:val="0"/>
          <w:sz w:val="22"/>
          <w:szCs w:val="22"/>
        </w:rPr>
        <w:t>한샘넥서스에</w:t>
      </w:r>
      <w:proofErr w:type="spellEnd"/>
      <w:r>
        <w:rPr>
          <w:rFonts w:hint="eastAsia"/>
          <w:b w:val="0"/>
          <w:sz w:val="22"/>
          <w:szCs w:val="22"/>
        </w:rPr>
        <w:t xml:space="preserve"> </w:t>
      </w:r>
      <w:r>
        <w:rPr>
          <w:rFonts w:hint="eastAsia"/>
          <w:b w:val="0"/>
          <w:sz w:val="22"/>
          <w:szCs w:val="22"/>
        </w:rPr>
        <w:t>소송을</w:t>
      </w:r>
      <w:r>
        <w:rPr>
          <w:rFonts w:hint="eastAsia"/>
          <w:b w:val="0"/>
          <w:sz w:val="22"/>
          <w:szCs w:val="22"/>
        </w:rPr>
        <w:t xml:space="preserve"> </w:t>
      </w:r>
      <w:r>
        <w:rPr>
          <w:rFonts w:hint="eastAsia"/>
          <w:b w:val="0"/>
          <w:sz w:val="22"/>
          <w:szCs w:val="22"/>
        </w:rPr>
        <w:t>제기할</w:t>
      </w:r>
      <w:r>
        <w:rPr>
          <w:rFonts w:hint="eastAsia"/>
          <w:b w:val="0"/>
          <w:sz w:val="22"/>
          <w:szCs w:val="22"/>
        </w:rPr>
        <w:t xml:space="preserve"> </w:t>
      </w:r>
      <w:r>
        <w:rPr>
          <w:rFonts w:hint="eastAsia"/>
          <w:b w:val="0"/>
          <w:sz w:val="22"/>
          <w:szCs w:val="22"/>
        </w:rPr>
        <w:t>것을</w:t>
      </w:r>
      <w:r>
        <w:rPr>
          <w:rFonts w:hint="eastAsia"/>
          <w:b w:val="0"/>
          <w:sz w:val="22"/>
          <w:szCs w:val="22"/>
        </w:rPr>
        <w:t xml:space="preserve"> </w:t>
      </w:r>
      <w:r>
        <w:rPr>
          <w:rFonts w:hint="eastAsia"/>
          <w:b w:val="0"/>
          <w:sz w:val="22"/>
          <w:szCs w:val="22"/>
        </w:rPr>
        <w:t>고지하였다고</w:t>
      </w:r>
      <w:r>
        <w:rPr>
          <w:rFonts w:hint="eastAsia"/>
          <w:b w:val="0"/>
          <w:sz w:val="22"/>
          <w:szCs w:val="22"/>
        </w:rPr>
        <w:t xml:space="preserve"> </w:t>
      </w:r>
      <w:r>
        <w:rPr>
          <w:rFonts w:hint="eastAsia"/>
          <w:b w:val="0"/>
          <w:sz w:val="22"/>
          <w:szCs w:val="22"/>
        </w:rPr>
        <w:t>함</w:t>
      </w:r>
      <w:r>
        <w:rPr>
          <w:rFonts w:hint="eastAsia"/>
          <w:b w:val="0"/>
          <w:sz w:val="22"/>
          <w:szCs w:val="22"/>
        </w:rPr>
        <w:t xml:space="preserve">.  </w:t>
      </w:r>
    </w:p>
    <w:p w14:paraId="0ADD8F4D" w14:textId="77777777" w:rsidR="00026A7E" w:rsidRDefault="00026A7E" w:rsidP="00026A7E">
      <w:pPr>
        <w:pStyle w:val="21"/>
        <w:spacing w:after="240" w:line="360" w:lineRule="atLeast"/>
        <w:ind w:left="907"/>
        <w:rPr>
          <w:b w:val="0"/>
          <w:sz w:val="22"/>
          <w:szCs w:val="22"/>
        </w:rPr>
      </w:pPr>
      <w:r>
        <w:rPr>
          <w:rFonts w:hint="eastAsia"/>
          <w:b w:val="0"/>
          <w:sz w:val="22"/>
          <w:szCs w:val="22"/>
        </w:rPr>
        <w:t>해당</w:t>
      </w:r>
      <w:r>
        <w:rPr>
          <w:rFonts w:hint="eastAsia"/>
          <w:b w:val="0"/>
          <w:sz w:val="22"/>
          <w:szCs w:val="22"/>
        </w:rPr>
        <w:t xml:space="preserve"> </w:t>
      </w:r>
      <w:r>
        <w:rPr>
          <w:rFonts w:hint="eastAsia"/>
          <w:b w:val="0"/>
          <w:sz w:val="22"/>
          <w:szCs w:val="22"/>
        </w:rPr>
        <w:t>사건의</w:t>
      </w:r>
      <w:r>
        <w:rPr>
          <w:rFonts w:hint="eastAsia"/>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내용을</w:t>
      </w:r>
      <w:r>
        <w:rPr>
          <w:rFonts w:hint="eastAsia"/>
          <w:b w:val="0"/>
          <w:sz w:val="22"/>
          <w:szCs w:val="22"/>
        </w:rPr>
        <w:t xml:space="preserve"> </w:t>
      </w:r>
      <w:r>
        <w:rPr>
          <w:rFonts w:hint="eastAsia"/>
          <w:b w:val="0"/>
          <w:sz w:val="22"/>
          <w:szCs w:val="22"/>
        </w:rPr>
        <w:t>확인할</w:t>
      </w:r>
      <w:r>
        <w:rPr>
          <w:rFonts w:hint="eastAsia"/>
          <w:b w:val="0"/>
          <w:sz w:val="22"/>
          <w:szCs w:val="22"/>
        </w:rPr>
        <w:t xml:space="preserve"> </w:t>
      </w:r>
      <w:r>
        <w:rPr>
          <w:rFonts w:hint="eastAsia"/>
          <w:b w:val="0"/>
          <w:sz w:val="22"/>
          <w:szCs w:val="22"/>
        </w:rPr>
        <w:t>수</w:t>
      </w:r>
      <w:r>
        <w:rPr>
          <w:rFonts w:hint="eastAsia"/>
          <w:b w:val="0"/>
          <w:sz w:val="22"/>
          <w:szCs w:val="22"/>
        </w:rPr>
        <w:t xml:space="preserve"> </w:t>
      </w:r>
      <w:r>
        <w:rPr>
          <w:rFonts w:hint="eastAsia"/>
          <w:b w:val="0"/>
          <w:sz w:val="22"/>
          <w:szCs w:val="22"/>
        </w:rPr>
        <w:t>있는</w:t>
      </w:r>
      <w:r>
        <w:rPr>
          <w:rFonts w:hint="eastAsia"/>
          <w:b w:val="0"/>
          <w:sz w:val="22"/>
          <w:szCs w:val="22"/>
        </w:rPr>
        <w:t xml:space="preserve"> </w:t>
      </w:r>
      <w:r>
        <w:rPr>
          <w:rFonts w:hint="eastAsia"/>
          <w:b w:val="0"/>
          <w:sz w:val="22"/>
          <w:szCs w:val="22"/>
        </w:rPr>
        <w:t>소장</w:t>
      </w:r>
      <w:r>
        <w:rPr>
          <w:rFonts w:hint="eastAsia"/>
          <w:b w:val="0"/>
          <w:sz w:val="22"/>
          <w:szCs w:val="22"/>
        </w:rPr>
        <w:t>,</w:t>
      </w:r>
      <w:r>
        <w:rPr>
          <w:b w:val="0"/>
          <w:sz w:val="22"/>
          <w:szCs w:val="22"/>
        </w:rPr>
        <w:t xml:space="preserve"> </w:t>
      </w:r>
      <w:r>
        <w:rPr>
          <w:rFonts w:hint="eastAsia"/>
          <w:b w:val="0"/>
          <w:sz w:val="22"/>
          <w:szCs w:val="22"/>
        </w:rPr>
        <w:t>답변서</w:t>
      </w:r>
      <w:r>
        <w:rPr>
          <w:rFonts w:hint="eastAsia"/>
          <w:b w:val="0"/>
          <w:sz w:val="22"/>
          <w:szCs w:val="22"/>
        </w:rPr>
        <w:t xml:space="preserve"> </w:t>
      </w:r>
      <w:r>
        <w:rPr>
          <w:rFonts w:hint="eastAsia"/>
          <w:b w:val="0"/>
          <w:sz w:val="22"/>
          <w:szCs w:val="22"/>
        </w:rPr>
        <w:t>등의</w:t>
      </w:r>
      <w:r>
        <w:rPr>
          <w:rFonts w:hint="eastAsia"/>
          <w:b w:val="0"/>
          <w:sz w:val="22"/>
          <w:szCs w:val="22"/>
        </w:rPr>
        <w:t xml:space="preserve"> </w:t>
      </w:r>
      <w:r>
        <w:rPr>
          <w:rFonts w:hint="eastAsia"/>
          <w:b w:val="0"/>
          <w:sz w:val="22"/>
          <w:szCs w:val="22"/>
        </w:rPr>
        <w:t>소송자료는</w:t>
      </w:r>
      <w:r>
        <w:rPr>
          <w:rFonts w:hint="eastAsia"/>
          <w:b w:val="0"/>
          <w:sz w:val="22"/>
          <w:szCs w:val="22"/>
        </w:rPr>
        <w:t xml:space="preserve"> </w:t>
      </w:r>
      <w:r>
        <w:rPr>
          <w:rFonts w:hint="eastAsia"/>
          <w:b w:val="0"/>
          <w:sz w:val="22"/>
          <w:szCs w:val="22"/>
        </w:rPr>
        <w:t>제공되지</w:t>
      </w:r>
      <w:r>
        <w:rPr>
          <w:rFonts w:hint="eastAsia"/>
          <w:b w:val="0"/>
          <w:sz w:val="22"/>
          <w:szCs w:val="22"/>
        </w:rPr>
        <w:t xml:space="preserve"> </w:t>
      </w:r>
      <w:r>
        <w:rPr>
          <w:rFonts w:hint="eastAsia"/>
          <w:b w:val="0"/>
          <w:sz w:val="22"/>
          <w:szCs w:val="22"/>
        </w:rPr>
        <w:t>않고</w:t>
      </w:r>
      <w:r>
        <w:rPr>
          <w:rFonts w:hint="eastAsia"/>
          <w:b w:val="0"/>
          <w:sz w:val="22"/>
          <w:szCs w:val="22"/>
        </w:rPr>
        <w:t xml:space="preserve"> </w:t>
      </w:r>
      <w:proofErr w:type="spellStart"/>
      <w:r>
        <w:rPr>
          <w:rFonts w:hint="eastAsia"/>
          <w:b w:val="0"/>
          <w:sz w:val="22"/>
          <w:szCs w:val="22"/>
        </w:rPr>
        <w:t>한샘넥서스의</w:t>
      </w:r>
      <w:proofErr w:type="spellEnd"/>
      <w:r>
        <w:rPr>
          <w:rFonts w:hint="eastAsia"/>
          <w:b w:val="0"/>
          <w:sz w:val="22"/>
          <w:szCs w:val="22"/>
        </w:rPr>
        <w:t xml:space="preserve"> </w:t>
      </w:r>
      <w:r>
        <w:rPr>
          <w:rFonts w:hint="eastAsia"/>
          <w:b w:val="0"/>
          <w:sz w:val="22"/>
          <w:szCs w:val="22"/>
        </w:rPr>
        <w:t>설명자료만이</w:t>
      </w:r>
      <w:r>
        <w:rPr>
          <w:rFonts w:hint="eastAsia"/>
          <w:b w:val="0"/>
          <w:sz w:val="22"/>
          <w:szCs w:val="22"/>
        </w:rPr>
        <w:t xml:space="preserve"> </w:t>
      </w:r>
      <w:r>
        <w:rPr>
          <w:rFonts w:hint="eastAsia"/>
          <w:b w:val="0"/>
          <w:sz w:val="22"/>
          <w:szCs w:val="22"/>
        </w:rPr>
        <w:t>제공되어</w:t>
      </w:r>
      <w:r>
        <w:rPr>
          <w:rFonts w:hint="eastAsia"/>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내용을</w:t>
      </w:r>
      <w:r>
        <w:rPr>
          <w:rFonts w:hint="eastAsia"/>
          <w:b w:val="0"/>
          <w:sz w:val="22"/>
          <w:szCs w:val="22"/>
        </w:rPr>
        <w:t xml:space="preserve"> </w:t>
      </w:r>
      <w:r>
        <w:rPr>
          <w:rFonts w:hint="eastAsia"/>
          <w:b w:val="0"/>
          <w:sz w:val="22"/>
          <w:szCs w:val="22"/>
        </w:rPr>
        <w:t>확인할</w:t>
      </w:r>
      <w:r>
        <w:rPr>
          <w:rFonts w:hint="eastAsia"/>
          <w:b w:val="0"/>
          <w:sz w:val="22"/>
          <w:szCs w:val="22"/>
        </w:rPr>
        <w:t xml:space="preserve"> </w:t>
      </w:r>
      <w:r>
        <w:rPr>
          <w:rFonts w:hint="eastAsia"/>
          <w:b w:val="0"/>
          <w:sz w:val="22"/>
          <w:szCs w:val="22"/>
        </w:rPr>
        <w:t>수</w:t>
      </w:r>
      <w:r>
        <w:rPr>
          <w:rFonts w:hint="eastAsia"/>
          <w:b w:val="0"/>
          <w:sz w:val="22"/>
          <w:szCs w:val="22"/>
        </w:rPr>
        <w:t xml:space="preserve"> </w:t>
      </w:r>
      <w:r>
        <w:rPr>
          <w:rFonts w:hint="eastAsia"/>
          <w:b w:val="0"/>
          <w:sz w:val="22"/>
          <w:szCs w:val="22"/>
        </w:rPr>
        <w:t>없었음</w:t>
      </w:r>
      <w:r>
        <w:rPr>
          <w:rFonts w:hint="eastAsia"/>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분석을</w:t>
      </w:r>
      <w:r>
        <w:rPr>
          <w:rFonts w:hint="eastAsia"/>
          <w:b w:val="0"/>
          <w:sz w:val="22"/>
          <w:szCs w:val="22"/>
        </w:rPr>
        <w:t xml:space="preserve"> </w:t>
      </w:r>
      <w:r>
        <w:rPr>
          <w:rFonts w:hint="eastAsia"/>
          <w:b w:val="0"/>
          <w:sz w:val="22"/>
          <w:szCs w:val="22"/>
        </w:rPr>
        <w:t>위하여</w:t>
      </w:r>
      <w:r>
        <w:rPr>
          <w:rFonts w:hint="eastAsia"/>
          <w:b w:val="0"/>
          <w:sz w:val="22"/>
          <w:szCs w:val="22"/>
        </w:rPr>
        <w:t xml:space="preserve"> </w:t>
      </w:r>
      <w:proofErr w:type="spellStart"/>
      <w:r>
        <w:rPr>
          <w:rFonts w:hint="eastAsia"/>
          <w:b w:val="0"/>
          <w:sz w:val="22"/>
          <w:szCs w:val="22"/>
        </w:rPr>
        <w:t>한샘넥서스와</w:t>
      </w:r>
      <w:proofErr w:type="spellEnd"/>
      <w:r>
        <w:rPr>
          <w:rFonts w:hint="eastAsia"/>
          <w:b w:val="0"/>
          <w:sz w:val="22"/>
          <w:szCs w:val="22"/>
        </w:rPr>
        <w:t xml:space="preserve"> </w:t>
      </w:r>
      <w:r>
        <w:rPr>
          <w:rFonts w:hint="eastAsia"/>
          <w:b w:val="0"/>
          <w:sz w:val="22"/>
          <w:szCs w:val="22"/>
        </w:rPr>
        <w:t>동우개발의</w:t>
      </w:r>
      <w:r>
        <w:rPr>
          <w:rFonts w:hint="eastAsia"/>
          <w:b w:val="0"/>
          <w:sz w:val="22"/>
          <w:szCs w:val="22"/>
        </w:rPr>
        <w:t xml:space="preserve"> </w:t>
      </w:r>
      <w:r>
        <w:rPr>
          <w:rFonts w:hint="eastAsia"/>
          <w:b w:val="0"/>
          <w:sz w:val="22"/>
          <w:szCs w:val="22"/>
        </w:rPr>
        <w:t>약정</w:t>
      </w:r>
      <w:r>
        <w:rPr>
          <w:rFonts w:hint="eastAsia"/>
          <w:b w:val="0"/>
          <w:sz w:val="22"/>
          <w:szCs w:val="22"/>
        </w:rPr>
        <w:t xml:space="preserve"> </w:t>
      </w:r>
      <w:r>
        <w:rPr>
          <w:rFonts w:hint="eastAsia"/>
          <w:b w:val="0"/>
          <w:sz w:val="22"/>
          <w:szCs w:val="22"/>
        </w:rPr>
        <w:t>내용</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사건의</w:t>
      </w:r>
      <w:r>
        <w:rPr>
          <w:rFonts w:hint="eastAsia"/>
          <w:b w:val="0"/>
          <w:sz w:val="22"/>
          <w:szCs w:val="22"/>
        </w:rPr>
        <w:t xml:space="preserve"> </w:t>
      </w:r>
      <w:r>
        <w:rPr>
          <w:rFonts w:hint="eastAsia"/>
          <w:b w:val="0"/>
          <w:sz w:val="22"/>
          <w:szCs w:val="22"/>
        </w:rPr>
        <w:t>사실관계에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확인이</w:t>
      </w:r>
      <w:r>
        <w:rPr>
          <w:rFonts w:hint="eastAsia"/>
          <w:b w:val="0"/>
          <w:sz w:val="22"/>
          <w:szCs w:val="22"/>
        </w:rPr>
        <w:t xml:space="preserve"> </w:t>
      </w:r>
      <w:r>
        <w:rPr>
          <w:rFonts w:hint="eastAsia"/>
          <w:b w:val="0"/>
          <w:sz w:val="22"/>
          <w:szCs w:val="22"/>
        </w:rPr>
        <w:t>필요함</w:t>
      </w:r>
      <w:r>
        <w:rPr>
          <w:rFonts w:hint="eastAsia"/>
          <w:b w:val="0"/>
          <w:sz w:val="22"/>
          <w:szCs w:val="22"/>
        </w:rPr>
        <w:t>.</w:t>
      </w:r>
    </w:p>
    <w:p w14:paraId="70CF43A1" w14:textId="77777777" w:rsidR="00026A7E" w:rsidRPr="002066A6" w:rsidRDefault="00026A7E" w:rsidP="00026A7E">
      <w:pPr>
        <w:pStyle w:val="21"/>
        <w:spacing w:after="240" w:line="360" w:lineRule="atLeast"/>
        <w:ind w:left="907"/>
        <w:rPr>
          <w:b w:val="0"/>
          <w:sz w:val="22"/>
          <w:szCs w:val="22"/>
        </w:rPr>
      </w:pPr>
      <w:proofErr w:type="spellStart"/>
      <w:r w:rsidRPr="002066A6">
        <w:rPr>
          <w:rFonts w:hint="eastAsia"/>
          <w:b w:val="0"/>
          <w:sz w:val="22"/>
          <w:szCs w:val="22"/>
        </w:rPr>
        <w:t>한샘넥서스는</w:t>
      </w:r>
      <w:proofErr w:type="spellEnd"/>
      <w:r>
        <w:rPr>
          <w:rFonts w:hint="eastAsia"/>
          <w:b w:val="0"/>
          <w:sz w:val="22"/>
          <w:szCs w:val="22"/>
        </w:rPr>
        <w:t xml:space="preserve"> </w:t>
      </w:r>
      <w:r>
        <w:rPr>
          <w:rFonts w:hint="eastAsia"/>
          <w:b w:val="0"/>
          <w:sz w:val="22"/>
          <w:szCs w:val="22"/>
        </w:rPr>
        <w:t>보조참가인으로서</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소송의</w:t>
      </w:r>
      <w:r>
        <w:rPr>
          <w:rFonts w:hint="eastAsia"/>
          <w:b w:val="0"/>
          <w:sz w:val="22"/>
          <w:szCs w:val="22"/>
        </w:rPr>
        <w:t xml:space="preserve"> </w:t>
      </w:r>
      <w:r>
        <w:rPr>
          <w:rFonts w:hint="eastAsia"/>
          <w:b w:val="0"/>
          <w:sz w:val="22"/>
          <w:szCs w:val="22"/>
        </w:rPr>
        <w:t>결과에</w:t>
      </w:r>
      <w:r>
        <w:rPr>
          <w:rFonts w:hint="eastAsia"/>
          <w:b w:val="0"/>
          <w:sz w:val="22"/>
          <w:szCs w:val="22"/>
        </w:rPr>
        <w:t xml:space="preserve"> </w:t>
      </w:r>
      <w:r>
        <w:rPr>
          <w:rFonts w:hint="eastAsia"/>
          <w:b w:val="0"/>
          <w:sz w:val="22"/>
          <w:szCs w:val="22"/>
        </w:rPr>
        <w:t>따라</w:t>
      </w:r>
      <w:r>
        <w:rPr>
          <w:rFonts w:hint="eastAsia"/>
          <w:b w:val="0"/>
          <w:sz w:val="22"/>
          <w:szCs w:val="22"/>
        </w:rPr>
        <w:t xml:space="preserve"> </w:t>
      </w:r>
      <w:r>
        <w:rPr>
          <w:rFonts w:hint="eastAsia"/>
          <w:b w:val="0"/>
          <w:sz w:val="22"/>
          <w:szCs w:val="22"/>
        </w:rPr>
        <w:t>직접</w:t>
      </w:r>
      <w:r>
        <w:rPr>
          <w:rFonts w:hint="eastAsia"/>
          <w:b w:val="0"/>
          <w:sz w:val="22"/>
          <w:szCs w:val="22"/>
        </w:rPr>
        <w:t xml:space="preserve"> </w:t>
      </w:r>
      <w:r>
        <w:rPr>
          <w:rFonts w:hint="eastAsia"/>
          <w:b w:val="0"/>
          <w:sz w:val="22"/>
          <w:szCs w:val="22"/>
        </w:rPr>
        <w:t>배상의무를</w:t>
      </w:r>
      <w:r>
        <w:rPr>
          <w:rFonts w:hint="eastAsia"/>
          <w:b w:val="0"/>
          <w:sz w:val="22"/>
          <w:szCs w:val="22"/>
        </w:rPr>
        <w:t xml:space="preserve"> </w:t>
      </w:r>
      <w:r>
        <w:rPr>
          <w:rFonts w:hint="eastAsia"/>
          <w:b w:val="0"/>
          <w:sz w:val="22"/>
          <w:szCs w:val="22"/>
        </w:rPr>
        <w:t>부담하지는</w:t>
      </w:r>
      <w:r>
        <w:rPr>
          <w:rFonts w:hint="eastAsia"/>
          <w:b w:val="0"/>
          <w:sz w:val="22"/>
          <w:szCs w:val="22"/>
        </w:rPr>
        <w:t xml:space="preserve"> </w:t>
      </w:r>
      <w:r>
        <w:rPr>
          <w:rFonts w:hint="eastAsia"/>
          <w:b w:val="0"/>
          <w:sz w:val="22"/>
          <w:szCs w:val="22"/>
        </w:rPr>
        <w:t>아니함</w:t>
      </w:r>
      <w:r>
        <w:rPr>
          <w:rFonts w:hint="eastAsia"/>
          <w:b w:val="0"/>
          <w:sz w:val="22"/>
          <w:szCs w:val="22"/>
        </w:rPr>
        <w:t xml:space="preserve">. </w:t>
      </w:r>
      <w:r>
        <w:rPr>
          <w:rFonts w:hint="eastAsia"/>
          <w:b w:val="0"/>
          <w:sz w:val="22"/>
          <w:szCs w:val="22"/>
        </w:rPr>
        <w:t>그러나</w:t>
      </w:r>
      <w:r>
        <w:rPr>
          <w:rFonts w:hint="eastAsia"/>
          <w:b w:val="0"/>
          <w:sz w:val="22"/>
          <w:szCs w:val="22"/>
        </w:rPr>
        <w:t>,</w:t>
      </w:r>
      <w:r>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소송에서</w:t>
      </w:r>
      <w:r>
        <w:rPr>
          <w:rFonts w:hint="eastAsia"/>
          <w:b w:val="0"/>
          <w:sz w:val="22"/>
          <w:szCs w:val="22"/>
        </w:rPr>
        <w:t xml:space="preserve"> </w:t>
      </w:r>
      <w:proofErr w:type="spellStart"/>
      <w:r>
        <w:rPr>
          <w:rFonts w:hint="eastAsia"/>
          <w:b w:val="0"/>
          <w:sz w:val="22"/>
          <w:szCs w:val="22"/>
        </w:rPr>
        <w:t>박문걸</w:t>
      </w:r>
      <w:proofErr w:type="spellEnd"/>
      <w:r>
        <w:rPr>
          <w:rFonts w:hint="eastAsia"/>
          <w:b w:val="0"/>
          <w:sz w:val="22"/>
          <w:szCs w:val="22"/>
        </w:rPr>
        <w:t xml:space="preserve"> </w:t>
      </w:r>
      <w:r>
        <w:rPr>
          <w:rFonts w:hint="eastAsia"/>
          <w:b w:val="0"/>
          <w:sz w:val="22"/>
          <w:szCs w:val="22"/>
        </w:rPr>
        <w:t>사망에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인과관계가</w:t>
      </w:r>
      <w:r>
        <w:rPr>
          <w:rFonts w:hint="eastAsia"/>
          <w:b w:val="0"/>
          <w:sz w:val="22"/>
          <w:szCs w:val="22"/>
        </w:rPr>
        <w:t xml:space="preserve"> </w:t>
      </w:r>
      <w:proofErr w:type="spellStart"/>
      <w:r>
        <w:rPr>
          <w:rFonts w:hint="eastAsia"/>
          <w:b w:val="0"/>
          <w:sz w:val="22"/>
          <w:szCs w:val="22"/>
        </w:rPr>
        <w:t>한샘넥서스의</w:t>
      </w:r>
      <w:proofErr w:type="spellEnd"/>
      <w:r>
        <w:rPr>
          <w:rFonts w:hint="eastAsia"/>
          <w:b w:val="0"/>
          <w:sz w:val="22"/>
          <w:szCs w:val="22"/>
        </w:rPr>
        <w:t xml:space="preserve"> </w:t>
      </w:r>
      <w:r>
        <w:rPr>
          <w:rFonts w:hint="eastAsia"/>
          <w:b w:val="0"/>
          <w:sz w:val="22"/>
          <w:szCs w:val="22"/>
        </w:rPr>
        <w:t>과실로</w:t>
      </w:r>
      <w:r>
        <w:rPr>
          <w:rFonts w:hint="eastAsia"/>
          <w:b w:val="0"/>
          <w:sz w:val="22"/>
          <w:szCs w:val="22"/>
        </w:rPr>
        <w:t xml:space="preserve"> </w:t>
      </w:r>
      <w:r>
        <w:rPr>
          <w:rFonts w:hint="eastAsia"/>
          <w:b w:val="0"/>
          <w:sz w:val="22"/>
          <w:szCs w:val="22"/>
        </w:rPr>
        <w:t>인한</w:t>
      </w:r>
      <w:r>
        <w:rPr>
          <w:rFonts w:hint="eastAsia"/>
          <w:b w:val="0"/>
          <w:sz w:val="22"/>
          <w:szCs w:val="22"/>
        </w:rPr>
        <w:t xml:space="preserve"> </w:t>
      </w:r>
      <w:r>
        <w:rPr>
          <w:rFonts w:hint="eastAsia"/>
          <w:b w:val="0"/>
          <w:sz w:val="22"/>
          <w:szCs w:val="22"/>
        </w:rPr>
        <w:t>것으로</w:t>
      </w:r>
      <w:r>
        <w:rPr>
          <w:rFonts w:hint="eastAsia"/>
          <w:b w:val="0"/>
          <w:sz w:val="22"/>
          <w:szCs w:val="22"/>
        </w:rPr>
        <w:t xml:space="preserve"> </w:t>
      </w:r>
      <w:r>
        <w:rPr>
          <w:rFonts w:hint="eastAsia"/>
          <w:b w:val="0"/>
          <w:sz w:val="22"/>
          <w:szCs w:val="22"/>
        </w:rPr>
        <w:t>판단될</w:t>
      </w:r>
      <w:r>
        <w:rPr>
          <w:rFonts w:hint="eastAsia"/>
          <w:b w:val="0"/>
          <w:sz w:val="22"/>
          <w:szCs w:val="22"/>
        </w:rPr>
        <w:t xml:space="preserve"> </w:t>
      </w:r>
      <w:r>
        <w:rPr>
          <w:rFonts w:hint="eastAsia"/>
          <w:b w:val="0"/>
          <w:sz w:val="22"/>
          <w:szCs w:val="22"/>
        </w:rPr>
        <w:t>경우</w:t>
      </w:r>
      <w:r>
        <w:rPr>
          <w:rFonts w:hint="eastAsia"/>
          <w:b w:val="0"/>
          <w:sz w:val="22"/>
          <w:szCs w:val="22"/>
        </w:rPr>
        <w:t>,</w:t>
      </w:r>
      <w:r>
        <w:rPr>
          <w:b w:val="0"/>
          <w:sz w:val="22"/>
          <w:szCs w:val="22"/>
        </w:rPr>
        <w:t xml:space="preserve"> </w:t>
      </w:r>
      <w:r>
        <w:rPr>
          <w:rFonts w:hint="eastAsia"/>
          <w:b w:val="0"/>
          <w:sz w:val="22"/>
          <w:szCs w:val="22"/>
        </w:rPr>
        <w:t>이후</w:t>
      </w:r>
      <w:r>
        <w:rPr>
          <w:rFonts w:hint="eastAsia"/>
          <w:b w:val="0"/>
          <w:sz w:val="22"/>
          <w:szCs w:val="22"/>
        </w:rPr>
        <w:t xml:space="preserve"> </w:t>
      </w:r>
      <w:r>
        <w:rPr>
          <w:rFonts w:hint="eastAsia"/>
          <w:b w:val="0"/>
          <w:sz w:val="22"/>
          <w:szCs w:val="22"/>
        </w:rPr>
        <w:t>제기되는</w:t>
      </w:r>
      <w:r>
        <w:rPr>
          <w:rFonts w:hint="eastAsia"/>
          <w:b w:val="0"/>
          <w:sz w:val="22"/>
          <w:szCs w:val="22"/>
        </w:rPr>
        <w:t xml:space="preserve"> </w:t>
      </w:r>
      <w:r>
        <w:rPr>
          <w:rFonts w:hint="eastAsia"/>
          <w:b w:val="0"/>
          <w:sz w:val="22"/>
          <w:szCs w:val="22"/>
        </w:rPr>
        <w:t>소송에서</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사실관계는</w:t>
      </w:r>
      <w:r>
        <w:rPr>
          <w:rFonts w:hint="eastAsia"/>
          <w:b w:val="0"/>
          <w:sz w:val="22"/>
          <w:szCs w:val="22"/>
        </w:rPr>
        <w:t xml:space="preserve"> </w:t>
      </w:r>
      <w:r>
        <w:rPr>
          <w:rFonts w:hint="eastAsia"/>
          <w:b w:val="0"/>
          <w:sz w:val="22"/>
          <w:szCs w:val="22"/>
        </w:rPr>
        <w:t>기속력을</w:t>
      </w:r>
      <w:r>
        <w:rPr>
          <w:rFonts w:hint="eastAsia"/>
          <w:b w:val="0"/>
          <w:sz w:val="22"/>
          <w:szCs w:val="22"/>
        </w:rPr>
        <w:t xml:space="preserve"> </w:t>
      </w:r>
      <w:proofErr w:type="spellStart"/>
      <w:r>
        <w:rPr>
          <w:rFonts w:hint="eastAsia"/>
          <w:b w:val="0"/>
          <w:sz w:val="22"/>
          <w:szCs w:val="22"/>
        </w:rPr>
        <w:t>갖게될</w:t>
      </w:r>
      <w:proofErr w:type="spellEnd"/>
      <w:r>
        <w:rPr>
          <w:rFonts w:hint="eastAsia"/>
          <w:b w:val="0"/>
          <w:sz w:val="22"/>
          <w:szCs w:val="22"/>
        </w:rPr>
        <w:t xml:space="preserve"> </w:t>
      </w:r>
      <w:r>
        <w:rPr>
          <w:rFonts w:hint="eastAsia"/>
          <w:b w:val="0"/>
          <w:sz w:val="22"/>
          <w:szCs w:val="22"/>
        </w:rPr>
        <w:t>수</w:t>
      </w:r>
      <w:r>
        <w:rPr>
          <w:rFonts w:hint="eastAsia"/>
          <w:b w:val="0"/>
          <w:sz w:val="22"/>
          <w:szCs w:val="22"/>
        </w:rPr>
        <w:t xml:space="preserve"> </w:t>
      </w:r>
      <w:r>
        <w:rPr>
          <w:rFonts w:hint="eastAsia"/>
          <w:b w:val="0"/>
          <w:sz w:val="22"/>
          <w:szCs w:val="22"/>
        </w:rPr>
        <w:t>있는</w:t>
      </w:r>
      <w:r>
        <w:rPr>
          <w:rFonts w:hint="eastAsia"/>
          <w:b w:val="0"/>
          <w:sz w:val="22"/>
          <w:szCs w:val="22"/>
        </w:rPr>
        <w:t xml:space="preserve"> </w:t>
      </w:r>
      <w:r>
        <w:rPr>
          <w:rFonts w:hint="eastAsia"/>
          <w:b w:val="0"/>
          <w:sz w:val="22"/>
          <w:szCs w:val="22"/>
        </w:rPr>
        <w:t>바</w:t>
      </w:r>
      <w:r>
        <w:rPr>
          <w:rFonts w:hint="eastAsia"/>
          <w:b w:val="0"/>
          <w:sz w:val="22"/>
          <w:szCs w:val="22"/>
        </w:rPr>
        <w:t>,</w:t>
      </w:r>
      <w:r>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소송</w:t>
      </w:r>
      <w:r>
        <w:rPr>
          <w:rFonts w:hint="eastAsia"/>
          <w:b w:val="0"/>
          <w:sz w:val="22"/>
          <w:szCs w:val="22"/>
        </w:rPr>
        <w:t xml:space="preserve"> </w:t>
      </w:r>
      <w:r>
        <w:rPr>
          <w:rFonts w:hint="eastAsia"/>
          <w:b w:val="0"/>
          <w:sz w:val="22"/>
          <w:szCs w:val="22"/>
        </w:rPr>
        <w:t>경과를</w:t>
      </w:r>
      <w:r>
        <w:rPr>
          <w:rFonts w:hint="eastAsia"/>
          <w:b w:val="0"/>
          <w:sz w:val="22"/>
          <w:szCs w:val="22"/>
        </w:rPr>
        <w:t xml:space="preserve"> </w:t>
      </w:r>
      <w:r>
        <w:rPr>
          <w:rFonts w:hint="eastAsia"/>
          <w:b w:val="0"/>
          <w:sz w:val="22"/>
          <w:szCs w:val="22"/>
        </w:rPr>
        <w:t>지속적으로</w:t>
      </w:r>
      <w:r>
        <w:rPr>
          <w:rFonts w:hint="eastAsia"/>
          <w:b w:val="0"/>
          <w:sz w:val="22"/>
          <w:szCs w:val="22"/>
        </w:rPr>
        <w:t xml:space="preserve"> </w:t>
      </w:r>
      <w:r>
        <w:rPr>
          <w:rFonts w:hint="eastAsia"/>
          <w:b w:val="0"/>
          <w:sz w:val="22"/>
          <w:szCs w:val="22"/>
        </w:rPr>
        <w:t>확인할</w:t>
      </w:r>
      <w:r>
        <w:rPr>
          <w:rFonts w:hint="eastAsia"/>
          <w:b w:val="0"/>
          <w:sz w:val="22"/>
          <w:szCs w:val="22"/>
        </w:rPr>
        <w:t xml:space="preserve"> </w:t>
      </w:r>
      <w:r>
        <w:rPr>
          <w:rFonts w:hint="eastAsia"/>
          <w:b w:val="0"/>
          <w:sz w:val="22"/>
          <w:szCs w:val="22"/>
        </w:rPr>
        <w:t>필요가</w:t>
      </w:r>
      <w:r>
        <w:rPr>
          <w:rFonts w:hint="eastAsia"/>
          <w:b w:val="0"/>
          <w:sz w:val="22"/>
          <w:szCs w:val="22"/>
        </w:rPr>
        <w:t xml:space="preserve"> </w:t>
      </w:r>
      <w:r>
        <w:rPr>
          <w:rFonts w:hint="eastAsia"/>
          <w:b w:val="0"/>
          <w:sz w:val="22"/>
          <w:szCs w:val="22"/>
        </w:rPr>
        <w:t>있음</w:t>
      </w:r>
      <w:r>
        <w:rPr>
          <w:rFonts w:hint="eastAsia"/>
          <w:b w:val="0"/>
          <w:sz w:val="22"/>
          <w:szCs w:val="22"/>
        </w:rPr>
        <w:t>.</w:t>
      </w:r>
    </w:p>
    <w:p w14:paraId="5A625C57" w14:textId="77777777" w:rsidR="00026A7E" w:rsidRPr="001B7E12" w:rsidRDefault="00026A7E" w:rsidP="00026A7E">
      <w:pPr>
        <w:pStyle w:val="a5"/>
        <w:numPr>
          <w:ilvl w:val="0"/>
          <w:numId w:val="39"/>
        </w:numPr>
        <w:spacing w:before="240" w:after="240"/>
        <w:ind w:leftChars="0"/>
        <w:outlineLvl w:val="1"/>
        <w:rPr>
          <w:b/>
          <w:color w:val="5D2A2C" w:themeColor="text2"/>
          <w:sz w:val="24"/>
        </w:rPr>
      </w:pPr>
      <w:del w:id="1109" w:author="junkyo.shim" w:date="2021-08-29T18:34:00Z">
        <w:r w:rsidRPr="001B7E12" w:rsidDel="009A778A">
          <w:rPr>
            <w:rFonts w:hint="eastAsia"/>
            <w:b/>
            <w:color w:val="5D2A2C" w:themeColor="text2"/>
            <w:sz w:val="24"/>
          </w:rPr>
          <w:delText>군포</w:delText>
        </w:r>
        <w:r w:rsidRPr="001B7E12" w:rsidDel="009A778A">
          <w:rPr>
            <w:rFonts w:hint="eastAsia"/>
            <w:b/>
            <w:color w:val="5D2A2C" w:themeColor="text2"/>
            <w:sz w:val="24"/>
          </w:rPr>
          <w:delText xml:space="preserve"> </w:delText>
        </w:r>
        <w:r w:rsidRPr="001B7E12" w:rsidDel="009A778A">
          <w:rPr>
            <w:rFonts w:hint="eastAsia"/>
            <w:b/>
            <w:color w:val="5D2A2C" w:themeColor="text2"/>
            <w:sz w:val="24"/>
          </w:rPr>
          <w:delText>물류창고</w:delText>
        </w:r>
        <w:r w:rsidRPr="001B7E12" w:rsidDel="009A778A">
          <w:rPr>
            <w:rFonts w:hint="eastAsia"/>
            <w:b/>
            <w:color w:val="5D2A2C" w:themeColor="text2"/>
            <w:sz w:val="24"/>
          </w:rPr>
          <w:delText xml:space="preserve"> </w:delText>
        </w:r>
        <w:r w:rsidRPr="001B7E12" w:rsidDel="009A778A">
          <w:rPr>
            <w:rFonts w:hint="eastAsia"/>
            <w:b/>
            <w:color w:val="5D2A2C" w:themeColor="text2"/>
            <w:sz w:val="24"/>
          </w:rPr>
          <w:delText>화재</w:delText>
        </w:r>
        <w:r w:rsidRPr="001B7E12" w:rsidDel="009A778A">
          <w:rPr>
            <w:rFonts w:hint="eastAsia"/>
            <w:b/>
            <w:color w:val="5D2A2C" w:themeColor="text2"/>
            <w:sz w:val="24"/>
          </w:rPr>
          <w:delText xml:space="preserve"> </w:delText>
        </w:r>
        <w:r w:rsidRPr="001B7E12" w:rsidDel="009A778A">
          <w:rPr>
            <w:rFonts w:hint="eastAsia"/>
            <w:b/>
            <w:color w:val="5D2A2C" w:themeColor="text2"/>
            <w:sz w:val="24"/>
          </w:rPr>
          <w:delText>관련</w:delText>
        </w:r>
      </w:del>
      <w:ins w:id="1110" w:author="junkyo.shim" w:date="2021-08-29T18:34:00Z">
        <w:r>
          <w:rPr>
            <w:rFonts w:hint="eastAsia"/>
            <w:b/>
            <w:color w:val="5D2A2C" w:themeColor="text2"/>
            <w:sz w:val="24"/>
          </w:rPr>
          <w:t>해외</w:t>
        </w:r>
        <w:r>
          <w:rPr>
            <w:rFonts w:hint="eastAsia"/>
            <w:b/>
            <w:color w:val="5D2A2C" w:themeColor="text2"/>
            <w:sz w:val="24"/>
          </w:rPr>
          <w:t xml:space="preserve"> </w:t>
        </w:r>
        <w:r>
          <w:rPr>
            <w:rFonts w:hint="eastAsia"/>
            <w:b/>
            <w:color w:val="5D2A2C" w:themeColor="text2"/>
            <w:sz w:val="24"/>
          </w:rPr>
          <w:t>자회사</w:t>
        </w:r>
        <w:r>
          <w:rPr>
            <w:rFonts w:hint="eastAsia"/>
            <w:b/>
            <w:color w:val="5D2A2C" w:themeColor="text2"/>
            <w:sz w:val="24"/>
          </w:rPr>
          <w:t xml:space="preserve"> </w:t>
        </w:r>
        <w:r>
          <w:rPr>
            <w:rFonts w:hint="eastAsia"/>
            <w:b/>
            <w:color w:val="5D2A2C" w:themeColor="text2"/>
            <w:sz w:val="24"/>
          </w:rPr>
          <w:t>소송</w:t>
        </w:r>
      </w:ins>
    </w:p>
    <w:p w14:paraId="0A7D6254" w14:textId="77777777" w:rsidR="00026A7E" w:rsidRPr="00CB2B3F" w:rsidDel="009A778A" w:rsidRDefault="00026A7E" w:rsidP="00026A7E">
      <w:pPr>
        <w:pStyle w:val="21"/>
        <w:numPr>
          <w:ilvl w:val="0"/>
          <w:numId w:val="113"/>
        </w:numPr>
        <w:spacing w:after="240" w:line="360" w:lineRule="atLeast"/>
        <w:rPr>
          <w:del w:id="1111" w:author="junkyo.shim" w:date="2021-08-29T18:34:00Z"/>
          <w:sz w:val="22"/>
          <w:szCs w:val="22"/>
        </w:rPr>
      </w:pPr>
      <w:del w:id="1112" w:author="junkyo.shim" w:date="2021-08-29T18:34:00Z">
        <w:r w:rsidRPr="00CB2B3F" w:rsidDel="009A778A">
          <w:rPr>
            <w:rFonts w:hint="eastAsia"/>
            <w:sz w:val="22"/>
            <w:szCs w:val="22"/>
          </w:rPr>
          <w:delText>사실관계</w:delText>
        </w:r>
      </w:del>
    </w:p>
    <w:p w14:paraId="0731F980" w14:textId="77777777" w:rsidR="00026A7E" w:rsidRPr="00CB2B3F" w:rsidDel="009A778A" w:rsidRDefault="00026A7E" w:rsidP="00026A7E">
      <w:pPr>
        <w:pStyle w:val="21"/>
        <w:spacing w:after="240" w:line="360" w:lineRule="atLeast"/>
        <w:ind w:left="907"/>
        <w:rPr>
          <w:del w:id="1113" w:author="junkyo.shim" w:date="2021-08-29T18:34:00Z"/>
          <w:b w:val="0"/>
          <w:sz w:val="22"/>
          <w:szCs w:val="22"/>
        </w:rPr>
      </w:pPr>
      <w:del w:id="1114" w:author="junkyo.shim" w:date="2021-08-29T18:34:00Z">
        <w:r w:rsidRPr="00CB2B3F" w:rsidDel="009A778A">
          <w:rPr>
            <w:rFonts w:hint="eastAsia"/>
            <w:b w:val="0"/>
            <w:sz w:val="22"/>
            <w:szCs w:val="22"/>
          </w:rPr>
          <w:delText>인터뷰</w:delText>
        </w:r>
        <w:r w:rsidRPr="00CB2B3F" w:rsidDel="009A778A">
          <w:rPr>
            <w:rFonts w:hint="eastAsia"/>
            <w:b w:val="0"/>
            <w:sz w:val="22"/>
            <w:szCs w:val="22"/>
          </w:rPr>
          <w:delText xml:space="preserve"> </w:delText>
        </w:r>
        <w:r w:rsidRPr="00CB2B3F" w:rsidDel="009A778A">
          <w:rPr>
            <w:rFonts w:hint="eastAsia"/>
            <w:b w:val="0"/>
            <w:sz w:val="22"/>
            <w:szCs w:val="22"/>
          </w:rPr>
          <w:delText>및</w:delText>
        </w:r>
        <w:r w:rsidRPr="00CB2B3F" w:rsidDel="009A778A">
          <w:rPr>
            <w:rFonts w:hint="eastAsia"/>
            <w:b w:val="0"/>
            <w:sz w:val="22"/>
            <w:szCs w:val="22"/>
          </w:rPr>
          <w:delText xml:space="preserve"> </w:delText>
        </w:r>
        <w:r w:rsidRPr="00CB2B3F" w:rsidDel="009A778A">
          <w:rPr>
            <w:rFonts w:hint="eastAsia"/>
            <w:b w:val="0"/>
            <w:sz w:val="22"/>
            <w:szCs w:val="22"/>
          </w:rPr>
          <w:delText>언론보도에</w:delText>
        </w:r>
        <w:r w:rsidRPr="00CB2B3F" w:rsidDel="009A778A">
          <w:rPr>
            <w:rFonts w:hint="eastAsia"/>
            <w:b w:val="0"/>
            <w:sz w:val="22"/>
            <w:szCs w:val="22"/>
          </w:rPr>
          <w:delText xml:space="preserve"> </w:delText>
        </w:r>
        <w:r w:rsidRPr="00CB2B3F" w:rsidDel="009A778A">
          <w:rPr>
            <w:rFonts w:hint="eastAsia"/>
            <w:b w:val="0"/>
            <w:sz w:val="22"/>
            <w:szCs w:val="22"/>
          </w:rPr>
          <w:delText>따르면</w:delText>
        </w:r>
        <w:r w:rsidRPr="00CB2B3F" w:rsidDel="009A778A">
          <w:rPr>
            <w:rFonts w:hint="eastAsia"/>
            <w:b w:val="0"/>
            <w:sz w:val="22"/>
            <w:szCs w:val="22"/>
          </w:rPr>
          <w:delText xml:space="preserve"> 2020. 4. 21. </w:delText>
        </w:r>
        <w:r w:rsidRPr="00CB2B3F" w:rsidDel="009A778A">
          <w:rPr>
            <w:rFonts w:hint="eastAsia"/>
            <w:b w:val="0"/>
            <w:sz w:val="22"/>
            <w:szCs w:val="22"/>
          </w:rPr>
          <w:delText>군포</w:delText>
        </w:r>
        <w:r w:rsidRPr="00CB2B3F" w:rsidDel="009A778A">
          <w:rPr>
            <w:rFonts w:hint="eastAsia"/>
            <w:b w:val="0"/>
            <w:sz w:val="22"/>
            <w:szCs w:val="22"/>
          </w:rPr>
          <w:delText xml:space="preserve"> </w:delText>
        </w:r>
        <w:r w:rsidRPr="00CB2B3F" w:rsidDel="009A778A">
          <w:rPr>
            <w:rFonts w:hint="eastAsia"/>
            <w:b w:val="0"/>
            <w:sz w:val="22"/>
            <w:szCs w:val="22"/>
          </w:rPr>
          <w:delText>복합물류터미널에서</w:delText>
        </w:r>
        <w:r w:rsidRPr="00CB2B3F" w:rsidDel="009A778A">
          <w:rPr>
            <w:rFonts w:hint="eastAsia"/>
            <w:b w:val="0"/>
            <w:sz w:val="22"/>
            <w:szCs w:val="22"/>
          </w:rPr>
          <w:delText xml:space="preserve"> </w:delText>
        </w:r>
        <w:r w:rsidRPr="00CB2B3F" w:rsidDel="009A778A">
          <w:rPr>
            <w:rFonts w:hint="eastAsia"/>
            <w:b w:val="0"/>
            <w:sz w:val="22"/>
            <w:szCs w:val="22"/>
          </w:rPr>
          <w:delText>화재가</w:delText>
        </w:r>
        <w:r w:rsidRPr="00CB2B3F" w:rsidDel="009A778A">
          <w:rPr>
            <w:rFonts w:hint="eastAsia"/>
            <w:b w:val="0"/>
            <w:sz w:val="22"/>
            <w:szCs w:val="22"/>
          </w:rPr>
          <w:delText xml:space="preserve"> </w:delText>
        </w:r>
        <w:r w:rsidRPr="00CB2B3F" w:rsidDel="009A778A">
          <w:rPr>
            <w:rFonts w:hint="eastAsia"/>
            <w:b w:val="0"/>
            <w:sz w:val="22"/>
            <w:szCs w:val="22"/>
          </w:rPr>
          <w:delText>발생하였음</w:delText>
        </w:r>
        <w:r w:rsidRPr="00CB2B3F" w:rsidDel="009A778A">
          <w:rPr>
            <w:rFonts w:hint="eastAsia"/>
            <w:b w:val="0"/>
            <w:sz w:val="22"/>
            <w:szCs w:val="22"/>
          </w:rPr>
          <w:delText>.</w:delText>
        </w:r>
      </w:del>
    </w:p>
    <w:p w14:paraId="233D53D5" w14:textId="77777777" w:rsidR="00026A7E" w:rsidRPr="00CF0FBC" w:rsidDel="009A778A" w:rsidRDefault="00026A7E" w:rsidP="00026A7E">
      <w:pPr>
        <w:pStyle w:val="21"/>
        <w:spacing w:after="240" w:line="360" w:lineRule="atLeast"/>
        <w:ind w:left="907"/>
        <w:rPr>
          <w:del w:id="1115" w:author="junkyo.shim" w:date="2021-08-29T18:34:00Z"/>
          <w:b w:val="0"/>
          <w:sz w:val="22"/>
          <w:szCs w:val="22"/>
        </w:rPr>
      </w:pPr>
      <w:del w:id="1116" w:author="junkyo.shim" w:date="2021-08-29T18:34:00Z">
        <w:r w:rsidRPr="00CB2B3F" w:rsidDel="009A778A">
          <w:rPr>
            <w:rFonts w:hint="eastAsia"/>
            <w:b w:val="0"/>
            <w:sz w:val="22"/>
            <w:szCs w:val="22"/>
          </w:rPr>
          <w:delText>초기</w:delText>
        </w:r>
        <w:r w:rsidRPr="00CB2B3F" w:rsidDel="009A778A">
          <w:rPr>
            <w:rFonts w:hint="eastAsia"/>
            <w:b w:val="0"/>
            <w:sz w:val="22"/>
            <w:szCs w:val="22"/>
          </w:rPr>
          <w:delText xml:space="preserve"> </w:delText>
        </w:r>
        <w:r w:rsidRPr="00CB2B3F" w:rsidDel="009A778A">
          <w:rPr>
            <w:rFonts w:hint="eastAsia"/>
            <w:b w:val="0"/>
            <w:sz w:val="22"/>
            <w:szCs w:val="22"/>
          </w:rPr>
          <w:delText>수사</w:delText>
        </w:r>
        <w:r w:rsidRPr="00CB2B3F" w:rsidDel="009A778A">
          <w:rPr>
            <w:rFonts w:hint="eastAsia"/>
            <w:b w:val="0"/>
            <w:sz w:val="22"/>
            <w:szCs w:val="22"/>
          </w:rPr>
          <w:delText xml:space="preserve"> </w:delText>
        </w:r>
        <w:r w:rsidRPr="00CB2B3F" w:rsidDel="009A778A">
          <w:rPr>
            <w:rFonts w:hint="eastAsia"/>
            <w:b w:val="0"/>
            <w:sz w:val="22"/>
            <w:szCs w:val="22"/>
          </w:rPr>
          <w:delText>결과</w:delText>
        </w:r>
        <w:r w:rsidRPr="00CB2B3F" w:rsidDel="009A778A">
          <w:rPr>
            <w:rFonts w:hint="eastAsia"/>
            <w:b w:val="0"/>
            <w:sz w:val="22"/>
            <w:szCs w:val="22"/>
          </w:rPr>
          <w:delText xml:space="preserve">, </w:delText>
        </w:r>
        <w:r w:rsidRPr="00CB2B3F" w:rsidDel="009A778A">
          <w:rPr>
            <w:rFonts w:hint="eastAsia"/>
            <w:b w:val="0"/>
            <w:sz w:val="22"/>
            <w:szCs w:val="22"/>
          </w:rPr>
          <w:delText>위</w:delText>
        </w:r>
        <w:r w:rsidRPr="00CB2B3F" w:rsidDel="009A778A">
          <w:rPr>
            <w:rFonts w:hint="eastAsia"/>
            <w:b w:val="0"/>
            <w:sz w:val="22"/>
            <w:szCs w:val="22"/>
          </w:rPr>
          <w:delText xml:space="preserve"> </w:delText>
        </w:r>
        <w:r w:rsidRPr="00CB2B3F" w:rsidDel="009A778A">
          <w:rPr>
            <w:rFonts w:hint="eastAsia"/>
            <w:b w:val="0"/>
            <w:sz w:val="22"/>
            <w:szCs w:val="22"/>
          </w:rPr>
          <w:delText>복합물류터미널에</w:delText>
        </w:r>
        <w:r w:rsidRPr="00CB2B3F" w:rsidDel="009A778A">
          <w:rPr>
            <w:rFonts w:hint="eastAsia"/>
            <w:b w:val="0"/>
            <w:sz w:val="22"/>
            <w:szCs w:val="22"/>
          </w:rPr>
          <w:delText xml:space="preserve"> </w:delText>
        </w:r>
        <w:r w:rsidRPr="00CB2B3F" w:rsidDel="009A778A">
          <w:rPr>
            <w:rFonts w:hint="eastAsia"/>
            <w:b w:val="0"/>
            <w:sz w:val="22"/>
            <w:szCs w:val="22"/>
          </w:rPr>
          <w:delText>소재한</w:delText>
        </w:r>
        <w:r w:rsidRPr="00CB2B3F" w:rsidDel="009A778A">
          <w:rPr>
            <w:rFonts w:hint="eastAsia"/>
            <w:b w:val="0"/>
            <w:sz w:val="22"/>
            <w:szCs w:val="22"/>
          </w:rPr>
          <w:delText xml:space="preserve"> </w:delText>
        </w:r>
        <w:r w:rsidRPr="00CB2B3F" w:rsidDel="009A778A">
          <w:rPr>
            <w:rFonts w:hint="eastAsia"/>
            <w:b w:val="0"/>
            <w:sz w:val="22"/>
            <w:szCs w:val="22"/>
          </w:rPr>
          <w:delText>한샘의</w:delText>
        </w:r>
        <w:r w:rsidRPr="00CB2B3F" w:rsidDel="009A778A">
          <w:rPr>
            <w:rFonts w:hint="eastAsia"/>
            <w:b w:val="0"/>
            <w:sz w:val="22"/>
            <w:szCs w:val="22"/>
          </w:rPr>
          <w:delText xml:space="preserve"> </w:delText>
        </w:r>
        <w:r w:rsidRPr="00CB2B3F" w:rsidDel="009A778A">
          <w:rPr>
            <w:rFonts w:hint="eastAsia"/>
            <w:b w:val="0"/>
            <w:sz w:val="22"/>
            <w:szCs w:val="22"/>
          </w:rPr>
          <w:delText>창고</w:delText>
        </w:r>
        <w:r w:rsidRPr="00CB2B3F" w:rsidDel="009A778A">
          <w:rPr>
            <w:rFonts w:hint="eastAsia"/>
            <w:b w:val="0"/>
            <w:sz w:val="22"/>
            <w:szCs w:val="22"/>
          </w:rPr>
          <w:delText>(</w:delText>
        </w:r>
        <w:r w:rsidRPr="00CB2B3F" w:rsidDel="009A778A">
          <w:rPr>
            <w:rFonts w:hint="eastAsia"/>
            <w:b w:val="0"/>
            <w:sz w:val="22"/>
            <w:szCs w:val="22"/>
          </w:rPr>
          <w:delText>한샘이</w:delText>
        </w:r>
        <w:r w:rsidRPr="00CB2B3F" w:rsidDel="009A778A">
          <w:rPr>
            <w:rFonts w:hint="eastAsia"/>
            <w:b w:val="0"/>
            <w:sz w:val="22"/>
            <w:szCs w:val="22"/>
          </w:rPr>
          <w:delText xml:space="preserve"> </w:delText>
        </w:r>
        <w:r w:rsidRPr="00CB2B3F" w:rsidDel="009A778A">
          <w:rPr>
            <w:rFonts w:hint="eastAsia"/>
            <w:b w:val="0"/>
            <w:sz w:val="22"/>
            <w:szCs w:val="22"/>
          </w:rPr>
          <w:delText>롯데로부터</w:delText>
        </w:r>
        <w:r w:rsidRPr="00CB2B3F" w:rsidDel="009A778A">
          <w:rPr>
            <w:rFonts w:hint="eastAsia"/>
            <w:b w:val="0"/>
            <w:sz w:val="22"/>
            <w:szCs w:val="22"/>
          </w:rPr>
          <w:delText xml:space="preserve"> </w:delText>
        </w:r>
        <w:r w:rsidRPr="00CB2B3F" w:rsidDel="009A778A">
          <w:rPr>
            <w:rFonts w:hint="eastAsia"/>
            <w:b w:val="0"/>
            <w:sz w:val="22"/>
            <w:szCs w:val="22"/>
          </w:rPr>
          <w:delText>임차</w:delText>
        </w:r>
        <w:r w:rsidRPr="00CB2B3F" w:rsidDel="009A778A">
          <w:rPr>
            <w:rFonts w:hint="eastAsia"/>
            <w:b w:val="0"/>
            <w:sz w:val="22"/>
            <w:szCs w:val="22"/>
          </w:rPr>
          <w:delText xml:space="preserve">) </w:delText>
        </w:r>
        <w:r w:rsidRPr="00CB2B3F" w:rsidDel="009A778A">
          <w:rPr>
            <w:rFonts w:hint="eastAsia"/>
            <w:b w:val="0"/>
            <w:sz w:val="22"/>
            <w:szCs w:val="22"/>
          </w:rPr>
          <w:delText>에서</w:delText>
        </w:r>
        <w:r w:rsidRPr="00CB2B3F" w:rsidDel="009A778A">
          <w:rPr>
            <w:rFonts w:hint="eastAsia"/>
            <w:b w:val="0"/>
            <w:sz w:val="22"/>
            <w:szCs w:val="22"/>
          </w:rPr>
          <w:delText xml:space="preserve">, </w:delText>
        </w:r>
        <w:r w:rsidRPr="00CB2B3F" w:rsidDel="009A778A">
          <w:rPr>
            <w:rFonts w:hint="eastAsia"/>
            <w:b w:val="0"/>
            <w:sz w:val="22"/>
            <w:szCs w:val="22"/>
          </w:rPr>
          <w:delText>창고</w:delText>
        </w:r>
        <w:r w:rsidRPr="00CB2B3F" w:rsidDel="009A778A">
          <w:rPr>
            <w:rFonts w:hint="eastAsia"/>
            <w:b w:val="0"/>
            <w:sz w:val="22"/>
            <w:szCs w:val="22"/>
          </w:rPr>
          <w:delText xml:space="preserve"> </w:delText>
        </w:r>
        <w:r w:rsidRPr="00CB2B3F" w:rsidDel="009A778A">
          <w:rPr>
            <w:rFonts w:hint="eastAsia"/>
            <w:b w:val="0"/>
            <w:sz w:val="22"/>
            <w:szCs w:val="22"/>
          </w:rPr>
          <w:delText>물류를</w:delText>
        </w:r>
        <w:r w:rsidRPr="00CB2B3F" w:rsidDel="009A778A">
          <w:rPr>
            <w:rFonts w:hint="eastAsia"/>
            <w:b w:val="0"/>
            <w:sz w:val="22"/>
            <w:szCs w:val="22"/>
          </w:rPr>
          <w:delText xml:space="preserve"> </w:delText>
        </w:r>
        <w:r w:rsidRPr="00CB2B3F" w:rsidDel="009A778A">
          <w:rPr>
            <w:rFonts w:hint="eastAsia"/>
            <w:b w:val="0"/>
            <w:sz w:val="22"/>
            <w:szCs w:val="22"/>
          </w:rPr>
          <w:delText>관리하는</w:delText>
        </w:r>
        <w:r w:rsidRPr="00CB2B3F" w:rsidDel="009A778A">
          <w:rPr>
            <w:rFonts w:hint="eastAsia"/>
            <w:b w:val="0"/>
            <w:sz w:val="22"/>
            <w:szCs w:val="22"/>
          </w:rPr>
          <w:delText xml:space="preserve"> </w:delText>
        </w:r>
        <w:r w:rsidRPr="00CB2B3F" w:rsidDel="009A778A">
          <w:rPr>
            <w:rFonts w:hint="eastAsia"/>
            <w:b w:val="0"/>
            <w:sz w:val="22"/>
            <w:szCs w:val="22"/>
          </w:rPr>
          <w:delText>한성물류의</w:delText>
        </w:r>
        <w:r w:rsidRPr="00CB2B3F" w:rsidDel="009A778A">
          <w:rPr>
            <w:rFonts w:hint="eastAsia"/>
            <w:b w:val="0"/>
            <w:sz w:val="22"/>
            <w:szCs w:val="22"/>
          </w:rPr>
          <w:delText xml:space="preserve"> </w:delText>
        </w:r>
        <w:r w:rsidRPr="00CB2B3F" w:rsidDel="009A778A">
          <w:rPr>
            <w:rFonts w:hint="eastAsia"/>
            <w:b w:val="0"/>
            <w:sz w:val="22"/>
            <w:szCs w:val="22"/>
          </w:rPr>
          <w:delText>외국인</w:delText>
        </w:r>
        <w:r w:rsidRPr="00CB2B3F" w:rsidDel="009A778A">
          <w:rPr>
            <w:rFonts w:hint="eastAsia"/>
            <w:b w:val="0"/>
            <w:sz w:val="22"/>
            <w:szCs w:val="22"/>
          </w:rPr>
          <w:delText xml:space="preserve"> </w:delText>
        </w:r>
        <w:r w:rsidRPr="00CB2B3F" w:rsidDel="009A778A">
          <w:rPr>
            <w:rFonts w:hint="eastAsia"/>
            <w:b w:val="0"/>
            <w:sz w:val="22"/>
            <w:szCs w:val="22"/>
          </w:rPr>
          <w:delText>파견사원의</w:delText>
        </w:r>
        <w:r w:rsidRPr="00CB2B3F" w:rsidDel="009A778A">
          <w:rPr>
            <w:rFonts w:hint="eastAsia"/>
            <w:b w:val="0"/>
            <w:sz w:val="22"/>
            <w:szCs w:val="22"/>
          </w:rPr>
          <w:delText xml:space="preserve"> </w:delText>
        </w:r>
        <w:r w:rsidRPr="00CB2B3F" w:rsidDel="009A778A">
          <w:rPr>
            <w:rFonts w:hint="eastAsia"/>
            <w:b w:val="0"/>
            <w:sz w:val="22"/>
            <w:szCs w:val="22"/>
          </w:rPr>
          <w:delText>담뱃불로</w:delText>
        </w:r>
        <w:r w:rsidRPr="00CB2B3F" w:rsidDel="009A778A">
          <w:rPr>
            <w:rFonts w:hint="eastAsia"/>
            <w:b w:val="0"/>
            <w:sz w:val="22"/>
            <w:szCs w:val="22"/>
          </w:rPr>
          <w:delText xml:space="preserve"> </w:delText>
        </w:r>
        <w:r w:rsidRPr="00CB2B3F" w:rsidDel="009A778A">
          <w:rPr>
            <w:rFonts w:hint="eastAsia"/>
            <w:b w:val="0"/>
            <w:sz w:val="22"/>
            <w:szCs w:val="22"/>
          </w:rPr>
          <w:delText>인하여</w:delText>
        </w:r>
        <w:r w:rsidRPr="00CB2B3F" w:rsidDel="009A778A">
          <w:rPr>
            <w:rFonts w:hint="eastAsia"/>
            <w:b w:val="0"/>
            <w:sz w:val="22"/>
            <w:szCs w:val="22"/>
          </w:rPr>
          <w:delText xml:space="preserve"> </w:delText>
        </w:r>
        <w:r w:rsidRPr="00CB2B3F" w:rsidDel="009A778A">
          <w:rPr>
            <w:rFonts w:hint="eastAsia"/>
            <w:b w:val="0"/>
            <w:sz w:val="22"/>
            <w:szCs w:val="22"/>
          </w:rPr>
          <w:delText>화재가</w:delText>
        </w:r>
        <w:r w:rsidRPr="00CB2B3F" w:rsidDel="009A778A">
          <w:rPr>
            <w:rFonts w:hint="eastAsia"/>
            <w:b w:val="0"/>
            <w:sz w:val="22"/>
            <w:szCs w:val="22"/>
          </w:rPr>
          <w:delText xml:space="preserve"> </w:delText>
        </w:r>
        <w:r w:rsidRPr="00CB2B3F" w:rsidDel="009A778A">
          <w:rPr>
            <w:rFonts w:hint="eastAsia"/>
            <w:b w:val="0"/>
            <w:sz w:val="22"/>
            <w:szCs w:val="22"/>
          </w:rPr>
          <w:delText>발생한</w:delText>
        </w:r>
        <w:r w:rsidRPr="00CB2B3F" w:rsidDel="009A778A">
          <w:rPr>
            <w:rFonts w:hint="eastAsia"/>
            <w:b w:val="0"/>
            <w:sz w:val="22"/>
            <w:szCs w:val="22"/>
          </w:rPr>
          <w:delText xml:space="preserve"> </w:delText>
        </w:r>
        <w:r w:rsidRPr="00CB2B3F" w:rsidDel="009A778A">
          <w:rPr>
            <w:rFonts w:hint="eastAsia"/>
            <w:b w:val="0"/>
            <w:sz w:val="22"/>
            <w:szCs w:val="22"/>
          </w:rPr>
          <w:delText>것으로</w:delText>
        </w:r>
        <w:r w:rsidRPr="00CB2B3F" w:rsidDel="009A778A">
          <w:rPr>
            <w:rFonts w:hint="eastAsia"/>
            <w:b w:val="0"/>
            <w:sz w:val="22"/>
            <w:szCs w:val="22"/>
          </w:rPr>
          <w:delText xml:space="preserve"> </w:delText>
        </w:r>
        <w:r w:rsidRPr="00CB2B3F" w:rsidDel="009A778A">
          <w:rPr>
            <w:rFonts w:hint="eastAsia"/>
            <w:b w:val="0"/>
            <w:sz w:val="22"/>
            <w:szCs w:val="22"/>
          </w:rPr>
          <w:delText>파악되어</w:delText>
        </w:r>
        <w:r w:rsidRPr="00CB2B3F" w:rsidDel="009A778A">
          <w:rPr>
            <w:rFonts w:hint="eastAsia"/>
            <w:b w:val="0"/>
            <w:sz w:val="22"/>
            <w:szCs w:val="22"/>
          </w:rPr>
          <w:delText xml:space="preserve"> </w:delText>
        </w:r>
        <w:r w:rsidRPr="00CB2B3F" w:rsidDel="009A778A">
          <w:rPr>
            <w:rFonts w:hint="eastAsia"/>
            <w:b w:val="0"/>
            <w:sz w:val="22"/>
            <w:szCs w:val="22"/>
          </w:rPr>
          <w:delText>해당</w:delText>
        </w:r>
        <w:r w:rsidRPr="00CB2B3F" w:rsidDel="009A778A">
          <w:rPr>
            <w:rFonts w:hint="eastAsia"/>
            <w:b w:val="0"/>
            <w:sz w:val="22"/>
            <w:szCs w:val="22"/>
          </w:rPr>
          <w:delText xml:space="preserve"> </w:delText>
        </w:r>
        <w:r w:rsidRPr="00CB2B3F" w:rsidDel="009A778A">
          <w:rPr>
            <w:rFonts w:hint="eastAsia"/>
            <w:b w:val="0"/>
            <w:sz w:val="22"/>
            <w:szCs w:val="22"/>
          </w:rPr>
          <w:delText>외국인</w:delText>
        </w:r>
        <w:r w:rsidRPr="00CB2B3F" w:rsidDel="009A778A">
          <w:rPr>
            <w:rFonts w:hint="eastAsia"/>
            <w:b w:val="0"/>
            <w:sz w:val="22"/>
            <w:szCs w:val="22"/>
          </w:rPr>
          <w:delText xml:space="preserve"> </w:delText>
        </w:r>
        <w:r w:rsidRPr="00CB2B3F" w:rsidDel="009A778A">
          <w:rPr>
            <w:rFonts w:hint="eastAsia"/>
            <w:b w:val="0"/>
            <w:sz w:val="22"/>
            <w:szCs w:val="22"/>
          </w:rPr>
          <w:delText>파견사원을</w:delText>
        </w:r>
        <w:r w:rsidRPr="00CB2B3F" w:rsidDel="009A778A">
          <w:rPr>
            <w:rFonts w:hint="eastAsia"/>
            <w:b w:val="0"/>
            <w:sz w:val="22"/>
            <w:szCs w:val="22"/>
          </w:rPr>
          <w:delText xml:space="preserve"> </w:delText>
        </w:r>
        <w:r w:rsidRPr="00CB2B3F" w:rsidDel="009A778A">
          <w:rPr>
            <w:rFonts w:hint="eastAsia"/>
            <w:b w:val="0"/>
            <w:sz w:val="22"/>
            <w:szCs w:val="22"/>
          </w:rPr>
          <w:delText>상대로</w:delText>
        </w:r>
        <w:r w:rsidRPr="00CB2B3F" w:rsidDel="009A778A">
          <w:rPr>
            <w:rFonts w:hint="eastAsia"/>
            <w:b w:val="0"/>
            <w:sz w:val="22"/>
            <w:szCs w:val="22"/>
          </w:rPr>
          <w:delText xml:space="preserve"> </w:delText>
        </w:r>
        <w:r w:rsidRPr="00CB2B3F" w:rsidDel="009A778A">
          <w:rPr>
            <w:rFonts w:hint="eastAsia"/>
            <w:b w:val="0"/>
            <w:sz w:val="22"/>
            <w:szCs w:val="22"/>
          </w:rPr>
          <w:delText>형사</w:delText>
        </w:r>
        <w:r w:rsidRPr="00CB2B3F" w:rsidDel="009A778A">
          <w:rPr>
            <w:rFonts w:hint="eastAsia"/>
            <w:b w:val="0"/>
            <w:sz w:val="22"/>
            <w:szCs w:val="22"/>
          </w:rPr>
          <w:delText xml:space="preserve"> </w:delText>
        </w:r>
        <w:r w:rsidRPr="00CB2B3F" w:rsidDel="009A778A">
          <w:rPr>
            <w:rFonts w:hint="eastAsia"/>
            <w:b w:val="0"/>
            <w:sz w:val="22"/>
            <w:szCs w:val="22"/>
          </w:rPr>
          <w:delText>소송이</w:delText>
        </w:r>
        <w:r w:rsidRPr="00CB2B3F" w:rsidDel="009A778A">
          <w:rPr>
            <w:rFonts w:hint="eastAsia"/>
            <w:b w:val="0"/>
            <w:sz w:val="22"/>
            <w:szCs w:val="22"/>
          </w:rPr>
          <w:delText xml:space="preserve"> </w:delText>
        </w:r>
        <w:r w:rsidRPr="00CB2B3F" w:rsidDel="009A778A">
          <w:rPr>
            <w:rFonts w:hint="eastAsia"/>
            <w:b w:val="0"/>
            <w:sz w:val="22"/>
            <w:szCs w:val="22"/>
          </w:rPr>
          <w:delText>진행되었으나</w:delText>
        </w:r>
        <w:r w:rsidRPr="00CB2B3F" w:rsidDel="009A778A">
          <w:rPr>
            <w:rFonts w:hint="eastAsia"/>
            <w:b w:val="0"/>
            <w:sz w:val="22"/>
            <w:szCs w:val="22"/>
          </w:rPr>
          <w:delText>, 1</w:delText>
        </w:r>
        <w:r w:rsidRPr="00CB2B3F" w:rsidDel="009A778A">
          <w:rPr>
            <w:rFonts w:hint="eastAsia"/>
            <w:b w:val="0"/>
            <w:sz w:val="22"/>
            <w:szCs w:val="22"/>
          </w:rPr>
          <w:delText>심에서</w:delText>
        </w:r>
        <w:r w:rsidRPr="00CB2B3F" w:rsidDel="009A778A">
          <w:rPr>
            <w:rFonts w:hint="eastAsia"/>
            <w:b w:val="0"/>
            <w:sz w:val="22"/>
            <w:szCs w:val="22"/>
          </w:rPr>
          <w:delText xml:space="preserve"> </w:delText>
        </w:r>
        <w:r w:rsidDel="009A778A">
          <w:rPr>
            <w:rFonts w:hint="eastAsia"/>
            <w:b w:val="0"/>
            <w:sz w:val="22"/>
            <w:szCs w:val="22"/>
          </w:rPr>
          <w:delText>동시간대에</w:delText>
        </w:r>
        <w:r w:rsidDel="009A778A">
          <w:rPr>
            <w:rFonts w:hint="eastAsia"/>
            <w:b w:val="0"/>
            <w:sz w:val="22"/>
            <w:szCs w:val="22"/>
          </w:rPr>
          <w:delText xml:space="preserve"> </w:delText>
        </w:r>
        <w:r w:rsidDel="009A778A">
          <w:rPr>
            <w:rFonts w:hint="eastAsia"/>
            <w:b w:val="0"/>
            <w:sz w:val="22"/>
            <w:szCs w:val="22"/>
          </w:rPr>
          <w:delText>해당</w:delText>
        </w:r>
        <w:r w:rsidDel="009A778A">
          <w:rPr>
            <w:rFonts w:hint="eastAsia"/>
            <w:b w:val="0"/>
            <w:sz w:val="22"/>
            <w:szCs w:val="22"/>
          </w:rPr>
          <w:delText xml:space="preserve"> </w:delText>
        </w:r>
        <w:r w:rsidDel="009A778A">
          <w:rPr>
            <w:rFonts w:hint="eastAsia"/>
            <w:b w:val="0"/>
            <w:sz w:val="22"/>
            <w:szCs w:val="22"/>
          </w:rPr>
          <w:delText>위치에서</w:delText>
        </w:r>
        <w:r w:rsidDel="009A778A">
          <w:rPr>
            <w:rFonts w:hint="eastAsia"/>
            <w:b w:val="0"/>
            <w:sz w:val="22"/>
            <w:szCs w:val="22"/>
          </w:rPr>
          <w:delText xml:space="preserve"> </w:delText>
        </w:r>
        <w:r w:rsidDel="009A778A">
          <w:rPr>
            <w:rFonts w:hint="eastAsia"/>
            <w:b w:val="0"/>
            <w:sz w:val="22"/>
            <w:szCs w:val="22"/>
          </w:rPr>
          <w:delText>담배를</w:delText>
        </w:r>
        <w:r w:rsidDel="009A778A">
          <w:rPr>
            <w:rFonts w:hint="eastAsia"/>
            <w:b w:val="0"/>
            <w:sz w:val="22"/>
            <w:szCs w:val="22"/>
          </w:rPr>
          <w:delText xml:space="preserve"> </w:delText>
        </w:r>
        <w:r w:rsidDel="009A778A">
          <w:rPr>
            <w:rFonts w:hint="eastAsia"/>
            <w:b w:val="0"/>
            <w:sz w:val="22"/>
            <w:szCs w:val="22"/>
          </w:rPr>
          <w:delText>피우고</w:delText>
        </w:r>
        <w:r w:rsidDel="009A778A">
          <w:rPr>
            <w:rFonts w:hint="eastAsia"/>
            <w:b w:val="0"/>
            <w:sz w:val="22"/>
            <w:szCs w:val="22"/>
          </w:rPr>
          <w:delText xml:space="preserve"> </w:delText>
        </w:r>
        <w:r w:rsidDel="009A778A">
          <w:rPr>
            <w:rFonts w:hint="eastAsia"/>
            <w:b w:val="0"/>
            <w:sz w:val="22"/>
            <w:szCs w:val="22"/>
          </w:rPr>
          <w:delText>담배꽁초를</w:delText>
        </w:r>
        <w:r w:rsidDel="009A778A">
          <w:rPr>
            <w:rFonts w:hint="eastAsia"/>
            <w:b w:val="0"/>
            <w:sz w:val="22"/>
            <w:szCs w:val="22"/>
          </w:rPr>
          <w:delText xml:space="preserve"> </w:delText>
        </w:r>
        <w:r w:rsidDel="009A778A">
          <w:rPr>
            <w:rFonts w:hint="eastAsia"/>
            <w:b w:val="0"/>
            <w:sz w:val="22"/>
            <w:szCs w:val="22"/>
          </w:rPr>
          <w:delText>버린</w:delText>
        </w:r>
        <w:r w:rsidDel="009A778A">
          <w:rPr>
            <w:rFonts w:hint="eastAsia"/>
            <w:b w:val="0"/>
            <w:sz w:val="22"/>
            <w:szCs w:val="22"/>
          </w:rPr>
          <w:delText xml:space="preserve"> </w:delText>
        </w:r>
        <w:r w:rsidDel="009A778A">
          <w:rPr>
            <w:rFonts w:hint="eastAsia"/>
            <w:b w:val="0"/>
            <w:sz w:val="22"/>
            <w:szCs w:val="22"/>
          </w:rPr>
          <w:delText>다른</w:delText>
        </w:r>
        <w:r w:rsidDel="009A778A">
          <w:rPr>
            <w:rFonts w:hint="eastAsia"/>
            <w:b w:val="0"/>
            <w:sz w:val="22"/>
            <w:szCs w:val="22"/>
          </w:rPr>
          <w:delText xml:space="preserve"> </w:delText>
        </w:r>
        <w:r w:rsidDel="009A778A">
          <w:rPr>
            <w:rFonts w:hint="eastAsia"/>
            <w:b w:val="0"/>
            <w:sz w:val="22"/>
            <w:szCs w:val="22"/>
          </w:rPr>
          <w:delText>근로자들이</w:delText>
        </w:r>
        <w:r w:rsidDel="009A778A">
          <w:rPr>
            <w:rFonts w:hint="eastAsia"/>
            <w:b w:val="0"/>
            <w:sz w:val="22"/>
            <w:szCs w:val="22"/>
          </w:rPr>
          <w:delText xml:space="preserve"> </w:delText>
        </w:r>
        <w:r w:rsidDel="009A778A">
          <w:rPr>
            <w:rFonts w:hint="eastAsia"/>
            <w:b w:val="0"/>
            <w:sz w:val="22"/>
            <w:szCs w:val="22"/>
          </w:rPr>
          <w:delText>있어</w:delText>
        </w:r>
        <w:r w:rsidDel="009A778A">
          <w:rPr>
            <w:rFonts w:hint="eastAsia"/>
            <w:b w:val="0"/>
            <w:sz w:val="22"/>
            <w:szCs w:val="22"/>
          </w:rPr>
          <w:delText xml:space="preserve"> </w:delText>
        </w:r>
        <w:r w:rsidRPr="00CB2B3F" w:rsidDel="009A778A">
          <w:rPr>
            <w:rFonts w:hint="eastAsia"/>
            <w:b w:val="0"/>
            <w:sz w:val="22"/>
            <w:szCs w:val="22"/>
          </w:rPr>
          <w:delText>화재</w:delText>
        </w:r>
        <w:r w:rsidRPr="00CB2B3F" w:rsidDel="009A778A">
          <w:rPr>
            <w:rFonts w:hint="eastAsia"/>
            <w:b w:val="0"/>
            <w:sz w:val="22"/>
            <w:szCs w:val="22"/>
          </w:rPr>
          <w:delText xml:space="preserve"> </w:delText>
        </w:r>
        <w:r w:rsidRPr="00CB2B3F" w:rsidDel="009A778A">
          <w:rPr>
            <w:rFonts w:hint="eastAsia"/>
            <w:b w:val="0"/>
            <w:sz w:val="22"/>
            <w:szCs w:val="22"/>
          </w:rPr>
          <w:delText>원인을</w:delText>
        </w:r>
        <w:r w:rsidRPr="00CB2B3F" w:rsidDel="009A778A">
          <w:rPr>
            <w:rFonts w:hint="eastAsia"/>
            <w:b w:val="0"/>
            <w:sz w:val="22"/>
            <w:szCs w:val="22"/>
          </w:rPr>
          <w:delText xml:space="preserve"> </w:delText>
        </w:r>
        <w:r w:rsidRPr="00CB2B3F" w:rsidDel="009A778A">
          <w:rPr>
            <w:rFonts w:hint="eastAsia"/>
            <w:b w:val="0"/>
            <w:sz w:val="22"/>
            <w:szCs w:val="22"/>
          </w:rPr>
          <w:delText>특정하기</w:delText>
        </w:r>
        <w:r w:rsidRPr="00CB2B3F" w:rsidDel="009A778A">
          <w:rPr>
            <w:rFonts w:hint="eastAsia"/>
            <w:b w:val="0"/>
            <w:sz w:val="22"/>
            <w:szCs w:val="22"/>
          </w:rPr>
          <w:delText xml:space="preserve"> </w:delText>
        </w:r>
        <w:r w:rsidRPr="00CB2B3F" w:rsidDel="009A778A">
          <w:rPr>
            <w:rFonts w:hint="eastAsia"/>
            <w:b w:val="0"/>
            <w:sz w:val="22"/>
            <w:szCs w:val="22"/>
          </w:rPr>
          <w:delText>어렵다는</w:delText>
        </w:r>
        <w:r w:rsidRPr="00CB2B3F" w:rsidDel="009A778A">
          <w:rPr>
            <w:rFonts w:hint="eastAsia"/>
            <w:b w:val="0"/>
            <w:sz w:val="22"/>
            <w:szCs w:val="22"/>
          </w:rPr>
          <w:delText xml:space="preserve"> </w:delText>
        </w:r>
        <w:r w:rsidRPr="00CB2B3F" w:rsidDel="009A778A">
          <w:rPr>
            <w:rFonts w:hint="eastAsia"/>
            <w:b w:val="0"/>
            <w:sz w:val="22"/>
            <w:szCs w:val="22"/>
          </w:rPr>
          <w:delText>이유로</w:delText>
        </w:r>
        <w:r w:rsidRPr="00CB2B3F" w:rsidDel="009A778A">
          <w:rPr>
            <w:rFonts w:hint="eastAsia"/>
            <w:b w:val="0"/>
            <w:sz w:val="22"/>
            <w:szCs w:val="22"/>
          </w:rPr>
          <w:delText xml:space="preserve"> </w:delText>
        </w:r>
        <w:r w:rsidRPr="00CB2B3F" w:rsidDel="009A778A">
          <w:rPr>
            <w:rFonts w:hint="eastAsia"/>
            <w:b w:val="0"/>
            <w:sz w:val="22"/>
            <w:szCs w:val="22"/>
          </w:rPr>
          <w:delText>무죄</w:delText>
        </w:r>
        <w:r w:rsidRPr="00CB2B3F" w:rsidDel="009A778A">
          <w:rPr>
            <w:rFonts w:hint="eastAsia"/>
            <w:b w:val="0"/>
            <w:sz w:val="22"/>
            <w:szCs w:val="22"/>
          </w:rPr>
          <w:delText xml:space="preserve"> </w:delText>
        </w:r>
        <w:r w:rsidRPr="00CB2B3F" w:rsidDel="009A778A">
          <w:rPr>
            <w:rFonts w:hint="eastAsia"/>
            <w:b w:val="0"/>
            <w:sz w:val="22"/>
            <w:szCs w:val="22"/>
          </w:rPr>
          <w:delText>판결이</w:delText>
        </w:r>
        <w:r w:rsidRPr="00CB2B3F" w:rsidDel="009A778A">
          <w:rPr>
            <w:rFonts w:hint="eastAsia"/>
            <w:b w:val="0"/>
            <w:sz w:val="22"/>
            <w:szCs w:val="22"/>
          </w:rPr>
          <w:delText xml:space="preserve"> </w:delText>
        </w:r>
        <w:r w:rsidRPr="00CB2B3F" w:rsidDel="009A778A">
          <w:rPr>
            <w:rFonts w:hint="eastAsia"/>
            <w:b w:val="0"/>
            <w:sz w:val="22"/>
            <w:szCs w:val="22"/>
          </w:rPr>
          <w:delText>내려짐</w:delText>
        </w:r>
        <w:r w:rsidRPr="00CB2B3F" w:rsidDel="009A778A">
          <w:rPr>
            <w:rFonts w:hint="eastAsia"/>
            <w:b w:val="0"/>
            <w:sz w:val="22"/>
            <w:szCs w:val="22"/>
          </w:rPr>
          <w:delText>.</w:delText>
        </w:r>
        <w:r w:rsidDel="009A778A">
          <w:rPr>
            <w:rFonts w:hint="eastAsia"/>
            <w:b w:val="0"/>
            <w:sz w:val="22"/>
            <w:szCs w:val="22"/>
          </w:rPr>
          <w:delText xml:space="preserve"> </w:delText>
        </w:r>
        <w:r w:rsidDel="009A778A">
          <w:rPr>
            <w:rFonts w:hint="eastAsia"/>
            <w:b w:val="0"/>
            <w:sz w:val="22"/>
            <w:szCs w:val="22"/>
          </w:rPr>
          <w:delText>답변에</w:delText>
        </w:r>
        <w:r w:rsidDel="009A778A">
          <w:rPr>
            <w:rFonts w:hint="eastAsia"/>
            <w:b w:val="0"/>
            <w:sz w:val="22"/>
            <w:szCs w:val="22"/>
          </w:rPr>
          <w:delText xml:space="preserve"> </w:delText>
        </w:r>
        <w:r w:rsidDel="009A778A">
          <w:rPr>
            <w:rFonts w:hint="eastAsia"/>
            <w:b w:val="0"/>
            <w:sz w:val="22"/>
            <w:szCs w:val="22"/>
          </w:rPr>
          <w:delText>따르면</w:delText>
        </w:r>
        <w:r w:rsidDel="009A778A">
          <w:rPr>
            <w:rFonts w:hint="eastAsia"/>
            <w:b w:val="0"/>
            <w:sz w:val="22"/>
            <w:szCs w:val="22"/>
          </w:rPr>
          <w:delText xml:space="preserve"> </w:delText>
        </w:r>
        <w:r w:rsidDel="009A778A">
          <w:rPr>
            <w:rFonts w:hint="eastAsia"/>
            <w:b w:val="0"/>
            <w:sz w:val="22"/>
            <w:szCs w:val="22"/>
          </w:rPr>
          <w:delText>다른</w:delText>
        </w:r>
        <w:r w:rsidDel="009A778A">
          <w:rPr>
            <w:rFonts w:hint="eastAsia"/>
            <w:b w:val="0"/>
            <w:sz w:val="22"/>
            <w:szCs w:val="22"/>
          </w:rPr>
          <w:delText xml:space="preserve"> </w:delText>
        </w:r>
        <w:r w:rsidDel="009A778A">
          <w:rPr>
            <w:rFonts w:hint="eastAsia"/>
            <w:b w:val="0"/>
            <w:sz w:val="22"/>
            <w:szCs w:val="22"/>
          </w:rPr>
          <w:delText>근로자들</w:delText>
        </w:r>
        <w:r w:rsidDel="009A778A">
          <w:rPr>
            <w:rFonts w:hint="eastAsia"/>
            <w:b w:val="0"/>
            <w:sz w:val="22"/>
            <w:szCs w:val="22"/>
          </w:rPr>
          <w:delText xml:space="preserve"> </w:delText>
        </w:r>
        <w:r w:rsidDel="009A778A">
          <w:rPr>
            <w:rFonts w:hint="eastAsia"/>
            <w:b w:val="0"/>
            <w:sz w:val="22"/>
            <w:szCs w:val="22"/>
          </w:rPr>
          <w:delText>중</w:delText>
        </w:r>
        <w:r w:rsidDel="009A778A">
          <w:rPr>
            <w:rFonts w:hint="eastAsia"/>
            <w:b w:val="0"/>
            <w:sz w:val="22"/>
            <w:szCs w:val="22"/>
          </w:rPr>
          <w:delText xml:space="preserve"> </w:delText>
        </w:r>
        <w:r w:rsidDel="009A778A">
          <w:rPr>
            <w:rFonts w:hint="eastAsia"/>
            <w:b w:val="0"/>
            <w:sz w:val="22"/>
            <w:szCs w:val="22"/>
          </w:rPr>
          <w:delText>일부는</w:delText>
        </w:r>
        <w:r w:rsidDel="009A778A">
          <w:rPr>
            <w:rFonts w:hint="eastAsia"/>
            <w:b w:val="0"/>
            <w:sz w:val="22"/>
            <w:szCs w:val="22"/>
          </w:rPr>
          <w:delText xml:space="preserve"> </w:delText>
        </w:r>
        <w:r w:rsidDel="009A778A">
          <w:rPr>
            <w:rFonts w:hint="eastAsia"/>
            <w:b w:val="0"/>
            <w:sz w:val="22"/>
            <w:szCs w:val="22"/>
          </w:rPr>
          <w:delText>한성물류의</w:delText>
        </w:r>
        <w:r w:rsidDel="009A778A">
          <w:rPr>
            <w:rFonts w:hint="eastAsia"/>
            <w:b w:val="0"/>
            <w:sz w:val="22"/>
            <w:szCs w:val="22"/>
          </w:rPr>
          <w:delText xml:space="preserve"> </w:delText>
        </w:r>
        <w:r w:rsidDel="009A778A">
          <w:rPr>
            <w:rFonts w:hint="eastAsia"/>
            <w:b w:val="0"/>
            <w:sz w:val="22"/>
            <w:szCs w:val="22"/>
          </w:rPr>
          <w:delText>소속이지만</w:delText>
        </w:r>
        <w:r w:rsidDel="009A778A">
          <w:rPr>
            <w:rFonts w:hint="eastAsia"/>
            <w:b w:val="0"/>
            <w:sz w:val="22"/>
            <w:szCs w:val="22"/>
          </w:rPr>
          <w:delText xml:space="preserve">, </w:delText>
        </w:r>
        <w:r w:rsidDel="009A778A">
          <w:rPr>
            <w:rFonts w:hint="eastAsia"/>
            <w:b w:val="0"/>
            <w:sz w:val="22"/>
            <w:szCs w:val="22"/>
          </w:rPr>
          <w:delText>일부는</w:delText>
        </w:r>
        <w:r w:rsidDel="009A778A">
          <w:rPr>
            <w:rFonts w:hint="eastAsia"/>
            <w:b w:val="0"/>
            <w:sz w:val="22"/>
            <w:szCs w:val="22"/>
          </w:rPr>
          <w:delText xml:space="preserve"> </w:delText>
        </w:r>
        <w:r w:rsidDel="009A778A">
          <w:rPr>
            <w:rFonts w:hint="eastAsia"/>
            <w:b w:val="0"/>
            <w:sz w:val="22"/>
            <w:szCs w:val="22"/>
          </w:rPr>
          <w:delText>한성물류</w:delText>
        </w:r>
        <w:r w:rsidDel="009A778A">
          <w:rPr>
            <w:rFonts w:hint="eastAsia"/>
            <w:b w:val="0"/>
            <w:sz w:val="22"/>
            <w:szCs w:val="22"/>
          </w:rPr>
          <w:delText xml:space="preserve"> </w:delText>
        </w:r>
        <w:r w:rsidDel="009A778A">
          <w:rPr>
            <w:rFonts w:hint="eastAsia"/>
            <w:b w:val="0"/>
            <w:sz w:val="22"/>
            <w:szCs w:val="22"/>
          </w:rPr>
          <w:delText>소속이</w:delText>
        </w:r>
        <w:r w:rsidDel="009A778A">
          <w:rPr>
            <w:rFonts w:hint="eastAsia"/>
            <w:b w:val="0"/>
            <w:sz w:val="22"/>
            <w:szCs w:val="22"/>
          </w:rPr>
          <w:delText xml:space="preserve"> </w:delText>
        </w:r>
        <w:r w:rsidDel="009A778A">
          <w:rPr>
            <w:rFonts w:hint="eastAsia"/>
            <w:b w:val="0"/>
            <w:sz w:val="22"/>
            <w:szCs w:val="22"/>
          </w:rPr>
          <w:delText>아니라고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w:delText>
        </w:r>
      </w:del>
    </w:p>
    <w:p w14:paraId="02C5CBEE" w14:textId="77777777" w:rsidR="00026A7E" w:rsidRPr="00CB2B3F" w:rsidDel="009A778A" w:rsidRDefault="00026A7E" w:rsidP="00026A7E">
      <w:pPr>
        <w:pStyle w:val="21"/>
        <w:spacing w:after="240" w:line="360" w:lineRule="atLeast"/>
        <w:ind w:left="907"/>
        <w:rPr>
          <w:del w:id="1117" w:author="junkyo.shim" w:date="2021-08-29T18:34:00Z"/>
          <w:b w:val="0"/>
          <w:sz w:val="22"/>
          <w:szCs w:val="22"/>
        </w:rPr>
      </w:pPr>
      <w:del w:id="1118" w:author="junkyo.shim" w:date="2021-08-29T18:34:00Z">
        <w:r w:rsidRPr="00CB2B3F" w:rsidDel="009A778A">
          <w:rPr>
            <w:rFonts w:hint="eastAsia"/>
            <w:b w:val="0"/>
            <w:sz w:val="22"/>
            <w:szCs w:val="22"/>
          </w:rPr>
          <w:delText>인터뷰에</w:delText>
        </w:r>
        <w:r w:rsidRPr="00CB2B3F" w:rsidDel="009A778A">
          <w:rPr>
            <w:rFonts w:hint="eastAsia"/>
            <w:b w:val="0"/>
            <w:sz w:val="22"/>
            <w:szCs w:val="22"/>
          </w:rPr>
          <w:delText xml:space="preserve"> </w:delText>
        </w:r>
        <w:r w:rsidRPr="00CB2B3F" w:rsidDel="009A778A">
          <w:rPr>
            <w:rFonts w:hint="eastAsia"/>
            <w:b w:val="0"/>
            <w:sz w:val="22"/>
            <w:szCs w:val="22"/>
          </w:rPr>
          <w:delText>따르면</w:delText>
        </w:r>
        <w:r w:rsidRPr="00CB2B3F" w:rsidDel="009A778A">
          <w:rPr>
            <w:rFonts w:hint="eastAsia"/>
            <w:b w:val="0"/>
            <w:sz w:val="22"/>
            <w:szCs w:val="22"/>
          </w:rPr>
          <w:delText xml:space="preserve">, </w:delText>
        </w:r>
        <w:r w:rsidRPr="00CB2B3F" w:rsidDel="009A778A">
          <w:rPr>
            <w:rFonts w:hint="eastAsia"/>
            <w:b w:val="0"/>
            <w:sz w:val="22"/>
            <w:szCs w:val="22"/>
          </w:rPr>
          <w:delText>위</w:delText>
        </w:r>
        <w:r w:rsidRPr="00CB2B3F" w:rsidDel="009A778A">
          <w:rPr>
            <w:rFonts w:hint="eastAsia"/>
            <w:b w:val="0"/>
            <w:sz w:val="22"/>
            <w:szCs w:val="22"/>
          </w:rPr>
          <w:delText xml:space="preserve"> </w:delText>
        </w:r>
        <w:r w:rsidRPr="00CB2B3F" w:rsidDel="009A778A">
          <w:rPr>
            <w:rFonts w:hint="eastAsia"/>
            <w:b w:val="0"/>
            <w:sz w:val="22"/>
            <w:szCs w:val="22"/>
          </w:rPr>
          <w:delText>화재</w:delText>
        </w:r>
        <w:r w:rsidRPr="00CB2B3F" w:rsidDel="009A778A">
          <w:rPr>
            <w:rFonts w:hint="eastAsia"/>
            <w:b w:val="0"/>
            <w:sz w:val="22"/>
            <w:szCs w:val="22"/>
          </w:rPr>
          <w:delText xml:space="preserve"> </w:delText>
        </w:r>
        <w:r w:rsidRPr="00CB2B3F" w:rsidDel="009A778A">
          <w:rPr>
            <w:rFonts w:hint="eastAsia"/>
            <w:b w:val="0"/>
            <w:sz w:val="22"/>
            <w:szCs w:val="22"/>
          </w:rPr>
          <w:delText>사고로</w:delText>
        </w:r>
        <w:r w:rsidRPr="00CB2B3F" w:rsidDel="009A778A">
          <w:rPr>
            <w:rFonts w:hint="eastAsia"/>
            <w:b w:val="0"/>
            <w:sz w:val="22"/>
            <w:szCs w:val="22"/>
          </w:rPr>
          <w:delText xml:space="preserve"> </w:delText>
        </w:r>
        <w:r w:rsidRPr="00CB2B3F" w:rsidDel="009A778A">
          <w:rPr>
            <w:rFonts w:hint="eastAsia"/>
            <w:b w:val="0"/>
            <w:sz w:val="22"/>
            <w:szCs w:val="22"/>
          </w:rPr>
          <w:delText>인해</w:delText>
        </w:r>
        <w:r w:rsidRPr="00CB2B3F" w:rsidDel="009A778A">
          <w:rPr>
            <w:rFonts w:hint="eastAsia"/>
            <w:b w:val="0"/>
            <w:sz w:val="22"/>
            <w:szCs w:val="22"/>
          </w:rPr>
          <w:delText xml:space="preserve"> </w:delText>
        </w:r>
        <w:r w:rsidRPr="00CB2B3F" w:rsidDel="009A778A">
          <w:rPr>
            <w:rFonts w:hint="eastAsia"/>
            <w:b w:val="0"/>
            <w:sz w:val="22"/>
            <w:szCs w:val="22"/>
          </w:rPr>
          <w:delText>추정되는</w:delText>
        </w:r>
        <w:r w:rsidRPr="00CB2B3F" w:rsidDel="009A778A">
          <w:rPr>
            <w:rFonts w:hint="eastAsia"/>
            <w:b w:val="0"/>
            <w:sz w:val="22"/>
            <w:szCs w:val="22"/>
          </w:rPr>
          <w:delText xml:space="preserve"> </w:delText>
        </w:r>
        <w:r w:rsidRPr="00CB2B3F" w:rsidDel="009A778A">
          <w:rPr>
            <w:rFonts w:hint="eastAsia"/>
            <w:b w:val="0"/>
            <w:sz w:val="22"/>
            <w:szCs w:val="22"/>
          </w:rPr>
          <w:delText>피해의</w:delText>
        </w:r>
        <w:r w:rsidRPr="00CB2B3F" w:rsidDel="009A778A">
          <w:rPr>
            <w:rFonts w:hint="eastAsia"/>
            <w:b w:val="0"/>
            <w:sz w:val="22"/>
            <w:szCs w:val="22"/>
          </w:rPr>
          <w:delText xml:space="preserve"> </w:delText>
        </w:r>
        <w:r w:rsidRPr="00CB2B3F" w:rsidDel="009A778A">
          <w:rPr>
            <w:rFonts w:hint="eastAsia"/>
            <w:b w:val="0"/>
            <w:sz w:val="22"/>
            <w:szCs w:val="22"/>
          </w:rPr>
          <w:delText>규모는</w:delText>
        </w:r>
        <w:r w:rsidRPr="00CB2B3F" w:rsidDel="009A778A">
          <w:rPr>
            <w:rFonts w:hint="eastAsia"/>
            <w:b w:val="0"/>
            <w:sz w:val="22"/>
            <w:szCs w:val="22"/>
          </w:rPr>
          <w:delText xml:space="preserve"> </w:delText>
        </w:r>
        <w:r w:rsidRPr="00CB2B3F" w:rsidDel="009A778A">
          <w:rPr>
            <w:rFonts w:hint="eastAsia"/>
            <w:b w:val="0"/>
            <w:sz w:val="22"/>
            <w:szCs w:val="22"/>
          </w:rPr>
          <w:delText>초기에는</w:delText>
        </w:r>
        <w:r w:rsidRPr="00CB2B3F" w:rsidDel="009A778A">
          <w:rPr>
            <w:rFonts w:hint="eastAsia"/>
            <w:b w:val="0"/>
            <w:sz w:val="22"/>
            <w:szCs w:val="22"/>
          </w:rPr>
          <w:delText xml:space="preserve"> </w:delText>
        </w:r>
        <w:r w:rsidRPr="00CB2B3F" w:rsidDel="009A778A">
          <w:rPr>
            <w:rFonts w:hint="eastAsia"/>
            <w:b w:val="0"/>
            <w:sz w:val="22"/>
            <w:szCs w:val="22"/>
          </w:rPr>
          <w:delText>약</w:delText>
        </w:r>
        <w:r w:rsidRPr="00CB2B3F" w:rsidDel="009A778A">
          <w:rPr>
            <w:rFonts w:hint="eastAsia"/>
            <w:b w:val="0"/>
            <w:sz w:val="22"/>
            <w:szCs w:val="22"/>
          </w:rPr>
          <w:delText xml:space="preserve"> 500</w:delText>
        </w:r>
        <w:r w:rsidRPr="00CB2B3F" w:rsidDel="009A778A">
          <w:rPr>
            <w:rFonts w:hint="eastAsia"/>
            <w:b w:val="0"/>
            <w:sz w:val="22"/>
            <w:szCs w:val="22"/>
          </w:rPr>
          <w:delText>억원으로</w:delText>
        </w:r>
        <w:r w:rsidRPr="00CB2B3F" w:rsidDel="009A778A">
          <w:rPr>
            <w:rFonts w:hint="eastAsia"/>
            <w:b w:val="0"/>
            <w:sz w:val="22"/>
            <w:szCs w:val="22"/>
          </w:rPr>
          <w:delText xml:space="preserve"> </w:delText>
        </w:r>
        <w:r w:rsidRPr="00CB2B3F" w:rsidDel="009A778A">
          <w:rPr>
            <w:rFonts w:hint="eastAsia"/>
            <w:b w:val="0"/>
            <w:sz w:val="22"/>
            <w:szCs w:val="22"/>
          </w:rPr>
          <w:delText>추정되었으나</w:delText>
        </w:r>
        <w:r w:rsidRPr="00CB2B3F" w:rsidDel="009A778A">
          <w:rPr>
            <w:rFonts w:hint="eastAsia"/>
            <w:b w:val="0"/>
            <w:sz w:val="22"/>
            <w:szCs w:val="22"/>
          </w:rPr>
          <w:delText xml:space="preserve">, </w:delText>
        </w:r>
        <w:r w:rsidRPr="00CB2B3F" w:rsidDel="009A778A">
          <w:rPr>
            <w:rFonts w:hint="eastAsia"/>
            <w:b w:val="0"/>
            <w:sz w:val="22"/>
            <w:szCs w:val="22"/>
          </w:rPr>
          <w:delText>건물이</w:delText>
        </w:r>
        <w:r w:rsidRPr="00CB2B3F" w:rsidDel="009A778A">
          <w:rPr>
            <w:rFonts w:hint="eastAsia"/>
            <w:b w:val="0"/>
            <w:sz w:val="22"/>
            <w:szCs w:val="22"/>
          </w:rPr>
          <w:delText xml:space="preserve"> </w:delText>
        </w:r>
        <w:r w:rsidRPr="00CB2B3F" w:rsidDel="009A778A">
          <w:rPr>
            <w:rFonts w:hint="eastAsia"/>
            <w:b w:val="0"/>
            <w:sz w:val="22"/>
            <w:szCs w:val="22"/>
          </w:rPr>
          <w:delText>멸실되지</w:delText>
        </w:r>
        <w:r w:rsidRPr="00CB2B3F" w:rsidDel="009A778A">
          <w:rPr>
            <w:rFonts w:hint="eastAsia"/>
            <w:b w:val="0"/>
            <w:sz w:val="22"/>
            <w:szCs w:val="22"/>
          </w:rPr>
          <w:delText xml:space="preserve"> </w:delText>
        </w:r>
        <w:r w:rsidRPr="00CB2B3F" w:rsidDel="009A778A">
          <w:rPr>
            <w:rFonts w:hint="eastAsia"/>
            <w:b w:val="0"/>
            <w:sz w:val="22"/>
            <w:szCs w:val="22"/>
          </w:rPr>
          <w:delText>않았다는</w:delText>
        </w:r>
        <w:r w:rsidRPr="00CB2B3F" w:rsidDel="009A778A">
          <w:rPr>
            <w:rFonts w:hint="eastAsia"/>
            <w:b w:val="0"/>
            <w:sz w:val="22"/>
            <w:szCs w:val="22"/>
          </w:rPr>
          <w:delText xml:space="preserve"> </w:delText>
        </w:r>
        <w:r w:rsidRPr="00CB2B3F" w:rsidDel="009A778A">
          <w:rPr>
            <w:rFonts w:hint="eastAsia"/>
            <w:b w:val="0"/>
            <w:sz w:val="22"/>
            <w:szCs w:val="22"/>
          </w:rPr>
          <w:delText>점을</w:delText>
        </w:r>
        <w:r w:rsidRPr="00CB2B3F" w:rsidDel="009A778A">
          <w:rPr>
            <w:rFonts w:hint="eastAsia"/>
            <w:b w:val="0"/>
            <w:sz w:val="22"/>
            <w:szCs w:val="22"/>
          </w:rPr>
          <w:delText xml:space="preserve"> </w:delText>
        </w:r>
        <w:r w:rsidRPr="00CB2B3F" w:rsidDel="009A778A">
          <w:rPr>
            <w:rFonts w:hint="eastAsia"/>
            <w:b w:val="0"/>
            <w:sz w:val="22"/>
            <w:szCs w:val="22"/>
          </w:rPr>
          <w:delText>고려하면</w:delText>
        </w:r>
        <w:r w:rsidRPr="00CB2B3F" w:rsidDel="009A778A">
          <w:rPr>
            <w:rFonts w:hint="eastAsia"/>
            <w:b w:val="0"/>
            <w:sz w:val="22"/>
            <w:szCs w:val="22"/>
          </w:rPr>
          <w:delText xml:space="preserve"> </w:delText>
        </w:r>
        <w:r w:rsidRPr="00CB2B3F" w:rsidDel="009A778A">
          <w:rPr>
            <w:rFonts w:hint="eastAsia"/>
            <w:b w:val="0"/>
            <w:sz w:val="22"/>
            <w:szCs w:val="22"/>
          </w:rPr>
          <w:delText>건물</w:delText>
        </w:r>
        <w:r w:rsidRPr="00CB2B3F" w:rsidDel="009A778A">
          <w:rPr>
            <w:rFonts w:hint="eastAsia"/>
            <w:b w:val="0"/>
            <w:sz w:val="22"/>
            <w:szCs w:val="22"/>
          </w:rPr>
          <w:delText xml:space="preserve"> </w:delText>
        </w:r>
        <w:r w:rsidRPr="00CB2B3F" w:rsidDel="009A778A">
          <w:rPr>
            <w:rFonts w:hint="eastAsia"/>
            <w:b w:val="0"/>
            <w:sz w:val="22"/>
            <w:szCs w:val="22"/>
          </w:rPr>
          <w:delText>피해</w:delText>
        </w:r>
        <w:r w:rsidRPr="00CB2B3F" w:rsidDel="009A778A">
          <w:rPr>
            <w:rFonts w:hint="eastAsia"/>
            <w:b w:val="0"/>
            <w:sz w:val="22"/>
            <w:szCs w:val="22"/>
          </w:rPr>
          <w:delText xml:space="preserve"> </w:delText>
        </w:r>
        <w:r w:rsidRPr="00CB2B3F" w:rsidDel="009A778A">
          <w:rPr>
            <w:rFonts w:hint="eastAsia"/>
            <w:b w:val="0"/>
            <w:sz w:val="22"/>
            <w:szCs w:val="22"/>
          </w:rPr>
          <w:delText>약</w:delText>
        </w:r>
        <w:r w:rsidRPr="00CB2B3F" w:rsidDel="009A778A">
          <w:rPr>
            <w:rFonts w:hint="eastAsia"/>
            <w:b w:val="0"/>
            <w:sz w:val="22"/>
            <w:szCs w:val="22"/>
          </w:rPr>
          <w:delText xml:space="preserve"> 100</w:delText>
        </w:r>
        <w:r w:rsidRPr="00CB2B3F" w:rsidDel="009A778A">
          <w:rPr>
            <w:rFonts w:hint="eastAsia"/>
            <w:b w:val="0"/>
            <w:sz w:val="22"/>
            <w:szCs w:val="22"/>
          </w:rPr>
          <w:delText>억</w:delText>
        </w:r>
        <w:r w:rsidRPr="00CB2B3F" w:rsidDel="009A778A">
          <w:rPr>
            <w:rFonts w:hint="eastAsia"/>
            <w:b w:val="0"/>
            <w:sz w:val="22"/>
            <w:szCs w:val="22"/>
          </w:rPr>
          <w:delText xml:space="preserve"> ~ 200</w:delText>
        </w:r>
        <w:r w:rsidRPr="00CB2B3F" w:rsidDel="009A778A">
          <w:rPr>
            <w:rFonts w:hint="eastAsia"/>
            <w:b w:val="0"/>
            <w:sz w:val="22"/>
            <w:szCs w:val="22"/>
          </w:rPr>
          <w:delText>억원에</w:delText>
        </w:r>
        <w:r w:rsidRPr="00CB2B3F" w:rsidDel="009A778A">
          <w:rPr>
            <w:rFonts w:hint="eastAsia"/>
            <w:b w:val="0"/>
            <w:sz w:val="22"/>
            <w:szCs w:val="22"/>
          </w:rPr>
          <w:delText xml:space="preserve"> </w:delText>
        </w:r>
        <w:r w:rsidRPr="00CB2B3F" w:rsidDel="009A778A">
          <w:rPr>
            <w:rFonts w:hint="eastAsia"/>
            <w:b w:val="0"/>
            <w:sz w:val="22"/>
            <w:szCs w:val="22"/>
          </w:rPr>
          <w:delText>다른</w:delText>
        </w:r>
        <w:r w:rsidRPr="00CB2B3F" w:rsidDel="009A778A">
          <w:rPr>
            <w:rFonts w:hint="eastAsia"/>
            <w:b w:val="0"/>
            <w:sz w:val="22"/>
            <w:szCs w:val="22"/>
          </w:rPr>
          <w:delText xml:space="preserve"> </w:delText>
        </w:r>
        <w:r w:rsidRPr="00CB2B3F" w:rsidDel="009A778A">
          <w:rPr>
            <w:rFonts w:hint="eastAsia"/>
            <w:b w:val="0"/>
            <w:sz w:val="22"/>
            <w:szCs w:val="22"/>
          </w:rPr>
          <w:delText>임차</w:delText>
        </w:r>
        <w:r w:rsidRPr="00CB2B3F" w:rsidDel="009A778A">
          <w:rPr>
            <w:rFonts w:hint="eastAsia"/>
            <w:b w:val="0"/>
            <w:sz w:val="22"/>
            <w:szCs w:val="22"/>
          </w:rPr>
          <w:delText xml:space="preserve"> </w:delText>
        </w:r>
        <w:r w:rsidRPr="00CB2B3F" w:rsidDel="009A778A">
          <w:rPr>
            <w:rFonts w:hint="eastAsia"/>
            <w:b w:val="0"/>
            <w:sz w:val="22"/>
            <w:szCs w:val="22"/>
          </w:rPr>
          <w:delText>업체들의</w:delText>
        </w:r>
        <w:r w:rsidRPr="00CB2B3F" w:rsidDel="009A778A">
          <w:rPr>
            <w:rFonts w:hint="eastAsia"/>
            <w:b w:val="0"/>
            <w:sz w:val="22"/>
            <w:szCs w:val="22"/>
          </w:rPr>
          <w:delText xml:space="preserve"> </w:delText>
        </w:r>
        <w:r w:rsidRPr="00CB2B3F" w:rsidDel="009A778A">
          <w:rPr>
            <w:rFonts w:hint="eastAsia"/>
            <w:b w:val="0"/>
            <w:sz w:val="22"/>
            <w:szCs w:val="22"/>
          </w:rPr>
          <w:delText>피해</w:delText>
        </w:r>
        <w:r w:rsidRPr="00CB2B3F" w:rsidDel="009A778A">
          <w:rPr>
            <w:rFonts w:hint="eastAsia"/>
            <w:b w:val="0"/>
            <w:sz w:val="22"/>
            <w:szCs w:val="22"/>
          </w:rPr>
          <w:delText xml:space="preserve"> </w:delText>
        </w:r>
        <w:r w:rsidRPr="00CB2B3F" w:rsidDel="009A778A">
          <w:rPr>
            <w:rFonts w:hint="eastAsia"/>
            <w:b w:val="0"/>
            <w:sz w:val="22"/>
            <w:szCs w:val="22"/>
          </w:rPr>
          <w:delText>등이</w:delText>
        </w:r>
        <w:r w:rsidRPr="00CB2B3F" w:rsidDel="009A778A">
          <w:rPr>
            <w:rFonts w:hint="eastAsia"/>
            <w:b w:val="0"/>
            <w:sz w:val="22"/>
            <w:szCs w:val="22"/>
          </w:rPr>
          <w:delText xml:space="preserve"> </w:delText>
        </w:r>
        <w:r w:rsidRPr="00CB2B3F" w:rsidDel="009A778A">
          <w:rPr>
            <w:rFonts w:hint="eastAsia"/>
            <w:b w:val="0"/>
            <w:sz w:val="22"/>
            <w:szCs w:val="22"/>
          </w:rPr>
          <w:delText>더해진</w:delText>
        </w:r>
        <w:r w:rsidRPr="00CB2B3F" w:rsidDel="009A778A">
          <w:rPr>
            <w:rFonts w:hint="eastAsia"/>
            <w:b w:val="0"/>
            <w:sz w:val="22"/>
            <w:szCs w:val="22"/>
          </w:rPr>
          <w:delText xml:space="preserve"> </w:delText>
        </w:r>
        <w:r w:rsidRPr="00CB2B3F" w:rsidDel="009A778A">
          <w:rPr>
            <w:rFonts w:hint="eastAsia"/>
            <w:b w:val="0"/>
            <w:sz w:val="22"/>
            <w:szCs w:val="22"/>
          </w:rPr>
          <w:delText>수준이</w:delText>
        </w:r>
        <w:r w:rsidRPr="00CB2B3F" w:rsidDel="009A778A">
          <w:rPr>
            <w:rFonts w:hint="eastAsia"/>
            <w:b w:val="0"/>
            <w:sz w:val="22"/>
            <w:szCs w:val="22"/>
          </w:rPr>
          <w:delText xml:space="preserve"> </w:delText>
        </w:r>
        <w:r w:rsidRPr="00CB2B3F" w:rsidDel="009A778A">
          <w:rPr>
            <w:rFonts w:hint="eastAsia"/>
            <w:b w:val="0"/>
            <w:sz w:val="22"/>
            <w:szCs w:val="22"/>
          </w:rPr>
          <w:delText>될</w:delText>
        </w:r>
        <w:r w:rsidRPr="00CB2B3F" w:rsidDel="009A778A">
          <w:rPr>
            <w:rFonts w:hint="eastAsia"/>
            <w:b w:val="0"/>
            <w:sz w:val="22"/>
            <w:szCs w:val="22"/>
          </w:rPr>
          <w:delText xml:space="preserve"> </w:delText>
        </w:r>
        <w:r w:rsidRPr="00CB2B3F" w:rsidDel="009A778A">
          <w:rPr>
            <w:rFonts w:hint="eastAsia"/>
            <w:b w:val="0"/>
            <w:sz w:val="22"/>
            <w:szCs w:val="22"/>
          </w:rPr>
          <w:delText>것으로</w:delText>
        </w:r>
        <w:r w:rsidRPr="00CB2B3F" w:rsidDel="009A778A">
          <w:rPr>
            <w:rFonts w:hint="eastAsia"/>
            <w:b w:val="0"/>
            <w:sz w:val="22"/>
            <w:szCs w:val="22"/>
          </w:rPr>
          <w:delText xml:space="preserve"> </w:delText>
        </w:r>
        <w:r w:rsidRPr="00CB2B3F" w:rsidDel="009A778A">
          <w:rPr>
            <w:rFonts w:hint="eastAsia"/>
            <w:b w:val="0"/>
            <w:sz w:val="22"/>
            <w:szCs w:val="22"/>
          </w:rPr>
          <w:delText>보인다고</w:delText>
        </w:r>
        <w:r w:rsidRPr="00CB2B3F" w:rsidDel="009A778A">
          <w:rPr>
            <w:rFonts w:hint="eastAsia"/>
            <w:b w:val="0"/>
            <w:sz w:val="22"/>
            <w:szCs w:val="22"/>
          </w:rPr>
          <w:delText xml:space="preserve"> </w:delText>
        </w:r>
        <w:r w:rsidRPr="00CB2B3F" w:rsidDel="009A778A">
          <w:rPr>
            <w:rFonts w:hint="eastAsia"/>
            <w:b w:val="0"/>
            <w:sz w:val="22"/>
            <w:szCs w:val="22"/>
          </w:rPr>
          <w:delText>함</w:delText>
        </w:r>
        <w:r w:rsidRPr="00CB2B3F" w:rsidDel="009A778A">
          <w:rPr>
            <w:rFonts w:hint="eastAsia"/>
            <w:b w:val="0"/>
            <w:sz w:val="22"/>
            <w:szCs w:val="22"/>
          </w:rPr>
          <w:delText>.</w:delText>
        </w:r>
      </w:del>
    </w:p>
    <w:p w14:paraId="792D09C0" w14:textId="77777777" w:rsidR="00026A7E" w:rsidRPr="00CB2B3F" w:rsidDel="009A778A" w:rsidRDefault="00026A7E" w:rsidP="00026A7E">
      <w:pPr>
        <w:pStyle w:val="21"/>
        <w:spacing w:after="240" w:line="360" w:lineRule="atLeast"/>
        <w:ind w:left="907"/>
        <w:rPr>
          <w:del w:id="1119" w:author="junkyo.shim" w:date="2021-08-29T18:34:00Z"/>
          <w:b w:val="0"/>
          <w:sz w:val="22"/>
          <w:szCs w:val="22"/>
        </w:rPr>
      </w:pPr>
      <w:del w:id="1120" w:author="junkyo.shim" w:date="2021-08-29T18:34:00Z">
        <w:r w:rsidRPr="00CB2B3F" w:rsidDel="009A778A">
          <w:rPr>
            <w:rFonts w:hint="eastAsia"/>
            <w:b w:val="0"/>
            <w:sz w:val="22"/>
            <w:szCs w:val="22"/>
          </w:rPr>
          <w:delText>인터뷰에</w:delText>
        </w:r>
        <w:r w:rsidRPr="00CB2B3F" w:rsidDel="009A778A">
          <w:rPr>
            <w:rFonts w:hint="eastAsia"/>
            <w:b w:val="0"/>
            <w:sz w:val="22"/>
            <w:szCs w:val="22"/>
          </w:rPr>
          <w:delText xml:space="preserve"> </w:delText>
        </w:r>
        <w:r w:rsidRPr="00CB2B3F" w:rsidDel="009A778A">
          <w:rPr>
            <w:rFonts w:hint="eastAsia"/>
            <w:b w:val="0"/>
            <w:sz w:val="22"/>
            <w:szCs w:val="22"/>
          </w:rPr>
          <w:delText>따르면</w:delText>
        </w:r>
        <w:r w:rsidRPr="00CB2B3F" w:rsidDel="009A778A">
          <w:rPr>
            <w:rFonts w:hint="eastAsia"/>
            <w:b w:val="0"/>
            <w:sz w:val="22"/>
            <w:szCs w:val="22"/>
          </w:rPr>
          <w:delText xml:space="preserve">, </w:delText>
        </w:r>
        <w:r w:rsidRPr="00CB2B3F" w:rsidDel="009A778A">
          <w:rPr>
            <w:rFonts w:hint="eastAsia"/>
            <w:b w:val="0"/>
            <w:sz w:val="22"/>
            <w:szCs w:val="22"/>
          </w:rPr>
          <w:delText>초기에</w:delText>
        </w:r>
        <w:r w:rsidRPr="00CB2B3F" w:rsidDel="009A778A">
          <w:rPr>
            <w:rFonts w:hint="eastAsia"/>
            <w:b w:val="0"/>
            <w:sz w:val="22"/>
            <w:szCs w:val="22"/>
          </w:rPr>
          <w:delText xml:space="preserve"> </w:delText>
        </w:r>
        <w:r w:rsidRPr="00CB2B3F" w:rsidDel="009A778A">
          <w:rPr>
            <w:rFonts w:hint="eastAsia"/>
            <w:b w:val="0"/>
            <w:sz w:val="22"/>
            <w:szCs w:val="22"/>
          </w:rPr>
          <w:delText>화재의</w:delText>
        </w:r>
        <w:r w:rsidRPr="00CB2B3F" w:rsidDel="009A778A">
          <w:rPr>
            <w:rFonts w:hint="eastAsia"/>
            <w:b w:val="0"/>
            <w:sz w:val="22"/>
            <w:szCs w:val="22"/>
          </w:rPr>
          <w:delText xml:space="preserve"> </w:delText>
        </w:r>
        <w:r w:rsidRPr="00CB2B3F" w:rsidDel="009A778A">
          <w:rPr>
            <w:rFonts w:hint="eastAsia"/>
            <w:b w:val="0"/>
            <w:sz w:val="22"/>
            <w:szCs w:val="22"/>
          </w:rPr>
          <w:delText>원인으로</w:delText>
        </w:r>
        <w:r w:rsidRPr="00CB2B3F" w:rsidDel="009A778A">
          <w:rPr>
            <w:rFonts w:hint="eastAsia"/>
            <w:b w:val="0"/>
            <w:sz w:val="22"/>
            <w:szCs w:val="22"/>
          </w:rPr>
          <w:delText xml:space="preserve"> </w:delText>
        </w:r>
        <w:r w:rsidRPr="00CB2B3F" w:rsidDel="009A778A">
          <w:rPr>
            <w:rFonts w:hint="eastAsia"/>
            <w:b w:val="0"/>
            <w:sz w:val="22"/>
            <w:szCs w:val="22"/>
          </w:rPr>
          <w:delText>지목된</w:delText>
        </w:r>
        <w:r w:rsidRPr="00CB2B3F" w:rsidDel="009A778A">
          <w:rPr>
            <w:rFonts w:hint="eastAsia"/>
            <w:b w:val="0"/>
            <w:sz w:val="22"/>
            <w:szCs w:val="22"/>
          </w:rPr>
          <w:delText xml:space="preserve"> </w:delText>
        </w:r>
        <w:r w:rsidRPr="00CB2B3F" w:rsidDel="009A778A">
          <w:rPr>
            <w:rFonts w:hint="eastAsia"/>
            <w:b w:val="0"/>
            <w:sz w:val="22"/>
            <w:szCs w:val="22"/>
          </w:rPr>
          <w:delText>외국인</w:delText>
        </w:r>
        <w:r w:rsidRPr="00CB2B3F" w:rsidDel="009A778A">
          <w:rPr>
            <w:rFonts w:hint="eastAsia"/>
            <w:b w:val="0"/>
            <w:sz w:val="22"/>
            <w:szCs w:val="22"/>
          </w:rPr>
          <w:delText xml:space="preserve"> </w:delText>
        </w:r>
        <w:r w:rsidRPr="00CB2B3F" w:rsidDel="009A778A">
          <w:rPr>
            <w:rFonts w:hint="eastAsia"/>
            <w:b w:val="0"/>
            <w:sz w:val="22"/>
            <w:szCs w:val="22"/>
          </w:rPr>
          <w:delText>파견사원은</w:delText>
        </w:r>
        <w:r w:rsidRPr="00CB2B3F" w:rsidDel="009A778A">
          <w:rPr>
            <w:rFonts w:hint="eastAsia"/>
            <w:b w:val="0"/>
            <w:sz w:val="22"/>
            <w:szCs w:val="22"/>
          </w:rPr>
          <w:delText xml:space="preserve"> </w:delText>
        </w:r>
        <w:r w:rsidRPr="00CB2B3F" w:rsidDel="009A778A">
          <w:rPr>
            <w:rFonts w:hint="eastAsia"/>
            <w:b w:val="0"/>
            <w:sz w:val="22"/>
            <w:szCs w:val="22"/>
          </w:rPr>
          <w:delText>한성물류가</w:delText>
        </w:r>
        <w:r w:rsidRPr="00CB2B3F" w:rsidDel="009A778A">
          <w:rPr>
            <w:rFonts w:hint="eastAsia"/>
            <w:b w:val="0"/>
            <w:sz w:val="22"/>
            <w:szCs w:val="22"/>
          </w:rPr>
          <w:delText xml:space="preserve"> </w:delText>
        </w:r>
        <w:r w:rsidRPr="00CB2B3F" w:rsidDel="009A778A">
          <w:rPr>
            <w:rFonts w:hint="eastAsia"/>
            <w:b w:val="0"/>
            <w:sz w:val="22"/>
            <w:szCs w:val="22"/>
          </w:rPr>
          <w:delText>사</w:delText>
        </w:r>
        <w:r w:rsidRPr="00CB2B3F" w:rsidDel="009A778A">
          <w:rPr>
            <w:rFonts w:hint="eastAsia"/>
            <w:b w:val="0"/>
            <w:sz w:val="22"/>
            <w:szCs w:val="22"/>
          </w:rPr>
          <w:lastRenderedPageBreak/>
          <w:delText>용하는</w:delText>
        </w:r>
        <w:r w:rsidRPr="00CB2B3F" w:rsidDel="009A778A">
          <w:rPr>
            <w:rFonts w:hint="eastAsia"/>
            <w:b w:val="0"/>
            <w:sz w:val="22"/>
            <w:szCs w:val="22"/>
          </w:rPr>
          <w:delText xml:space="preserve"> </w:delText>
        </w:r>
        <w:r w:rsidRPr="00CB2B3F" w:rsidDel="009A778A">
          <w:rPr>
            <w:rFonts w:hint="eastAsia"/>
            <w:b w:val="0"/>
            <w:sz w:val="22"/>
            <w:szCs w:val="22"/>
          </w:rPr>
          <w:delText>외국인</w:delText>
        </w:r>
        <w:r w:rsidRPr="00CB2B3F" w:rsidDel="009A778A">
          <w:rPr>
            <w:rFonts w:hint="eastAsia"/>
            <w:b w:val="0"/>
            <w:sz w:val="22"/>
            <w:szCs w:val="22"/>
          </w:rPr>
          <w:delText xml:space="preserve"> </w:delText>
        </w:r>
        <w:r w:rsidRPr="00CB2B3F" w:rsidDel="009A778A">
          <w:rPr>
            <w:rFonts w:hint="eastAsia"/>
            <w:b w:val="0"/>
            <w:sz w:val="22"/>
            <w:szCs w:val="22"/>
          </w:rPr>
          <w:delText>파견사원일</w:delText>
        </w:r>
        <w:r w:rsidRPr="00CB2B3F" w:rsidDel="009A778A">
          <w:rPr>
            <w:rFonts w:hint="eastAsia"/>
            <w:b w:val="0"/>
            <w:sz w:val="22"/>
            <w:szCs w:val="22"/>
          </w:rPr>
          <w:delText xml:space="preserve"> </w:delText>
        </w:r>
        <w:r w:rsidRPr="00CB2B3F" w:rsidDel="009A778A">
          <w:rPr>
            <w:rFonts w:hint="eastAsia"/>
            <w:b w:val="0"/>
            <w:sz w:val="22"/>
            <w:szCs w:val="22"/>
          </w:rPr>
          <w:delText>뿐</w:delText>
        </w:r>
        <w:r w:rsidRPr="00CB2B3F" w:rsidDel="009A778A">
          <w:rPr>
            <w:rFonts w:hint="eastAsia"/>
            <w:b w:val="0"/>
            <w:sz w:val="22"/>
            <w:szCs w:val="22"/>
          </w:rPr>
          <w:delText xml:space="preserve"> </w:delText>
        </w:r>
        <w:r w:rsidRPr="00CB2B3F" w:rsidDel="009A778A">
          <w:rPr>
            <w:rFonts w:hint="eastAsia"/>
            <w:b w:val="0"/>
            <w:sz w:val="22"/>
            <w:szCs w:val="22"/>
          </w:rPr>
          <w:delText>회사와</w:delText>
        </w:r>
        <w:r w:rsidRPr="00CB2B3F" w:rsidDel="009A778A">
          <w:rPr>
            <w:rFonts w:hint="eastAsia"/>
            <w:b w:val="0"/>
            <w:sz w:val="22"/>
            <w:szCs w:val="22"/>
          </w:rPr>
          <w:delText xml:space="preserve"> </w:delText>
        </w:r>
        <w:r w:rsidRPr="00CB2B3F" w:rsidDel="009A778A">
          <w:rPr>
            <w:rFonts w:hint="eastAsia"/>
            <w:b w:val="0"/>
            <w:sz w:val="22"/>
            <w:szCs w:val="22"/>
          </w:rPr>
          <w:delText>근로지휘감독관계에</w:delText>
        </w:r>
        <w:r w:rsidRPr="00CB2B3F" w:rsidDel="009A778A">
          <w:rPr>
            <w:rFonts w:hint="eastAsia"/>
            <w:b w:val="0"/>
            <w:sz w:val="22"/>
            <w:szCs w:val="22"/>
          </w:rPr>
          <w:delText xml:space="preserve"> </w:delText>
        </w:r>
        <w:r w:rsidRPr="00CB2B3F" w:rsidDel="009A778A">
          <w:rPr>
            <w:rFonts w:hint="eastAsia"/>
            <w:b w:val="0"/>
            <w:sz w:val="22"/>
            <w:szCs w:val="22"/>
          </w:rPr>
          <w:delText>있지는</w:delText>
        </w:r>
        <w:r w:rsidRPr="00CB2B3F" w:rsidDel="009A778A">
          <w:rPr>
            <w:rFonts w:hint="eastAsia"/>
            <w:b w:val="0"/>
            <w:sz w:val="22"/>
            <w:szCs w:val="22"/>
          </w:rPr>
          <w:delText xml:space="preserve"> </w:delText>
        </w:r>
        <w:r w:rsidRPr="00CB2B3F" w:rsidDel="009A778A">
          <w:rPr>
            <w:rFonts w:hint="eastAsia"/>
            <w:b w:val="0"/>
            <w:sz w:val="22"/>
            <w:szCs w:val="22"/>
          </w:rPr>
          <w:delText>않았으며</w:delText>
        </w:r>
        <w:r w:rsidRPr="00CB2B3F" w:rsidDel="009A778A">
          <w:rPr>
            <w:rFonts w:hint="eastAsia"/>
            <w:b w:val="0"/>
            <w:sz w:val="22"/>
            <w:szCs w:val="22"/>
          </w:rPr>
          <w:delText>, 1</w:delText>
        </w:r>
        <w:r w:rsidRPr="00CB2B3F" w:rsidDel="009A778A">
          <w:rPr>
            <w:rFonts w:hint="eastAsia"/>
            <w:b w:val="0"/>
            <w:sz w:val="22"/>
            <w:szCs w:val="22"/>
          </w:rPr>
          <w:delText>심에서</w:delText>
        </w:r>
        <w:r w:rsidRPr="00CB2B3F" w:rsidDel="009A778A">
          <w:rPr>
            <w:rFonts w:hint="eastAsia"/>
            <w:b w:val="0"/>
            <w:sz w:val="22"/>
            <w:szCs w:val="22"/>
          </w:rPr>
          <w:delText xml:space="preserve"> </w:delText>
        </w:r>
        <w:r w:rsidRPr="00CB2B3F" w:rsidDel="009A778A">
          <w:rPr>
            <w:rFonts w:hint="eastAsia"/>
            <w:b w:val="0"/>
            <w:sz w:val="22"/>
            <w:szCs w:val="22"/>
          </w:rPr>
          <w:delText>화재</w:delText>
        </w:r>
        <w:r w:rsidRPr="00CB2B3F" w:rsidDel="009A778A">
          <w:rPr>
            <w:rFonts w:hint="eastAsia"/>
            <w:b w:val="0"/>
            <w:sz w:val="22"/>
            <w:szCs w:val="22"/>
          </w:rPr>
          <w:delText xml:space="preserve"> </w:delText>
        </w:r>
        <w:r w:rsidRPr="00CB2B3F" w:rsidDel="009A778A">
          <w:rPr>
            <w:rFonts w:hint="eastAsia"/>
            <w:b w:val="0"/>
            <w:sz w:val="22"/>
            <w:szCs w:val="22"/>
          </w:rPr>
          <w:delText>원인이</w:delText>
        </w:r>
        <w:r w:rsidRPr="00CB2B3F" w:rsidDel="009A778A">
          <w:rPr>
            <w:rFonts w:hint="eastAsia"/>
            <w:b w:val="0"/>
            <w:sz w:val="22"/>
            <w:szCs w:val="22"/>
          </w:rPr>
          <w:delText xml:space="preserve"> </w:delText>
        </w:r>
        <w:r w:rsidRPr="00CB2B3F" w:rsidDel="009A778A">
          <w:rPr>
            <w:rFonts w:hint="eastAsia"/>
            <w:b w:val="0"/>
            <w:sz w:val="22"/>
            <w:szCs w:val="22"/>
          </w:rPr>
          <w:delText>불명이라는</w:delText>
        </w:r>
        <w:r w:rsidRPr="00CB2B3F" w:rsidDel="009A778A">
          <w:rPr>
            <w:rFonts w:hint="eastAsia"/>
            <w:b w:val="0"/>
            <w:sz w:val="22"/>
            <w:szCs w:val="22"/>
          </w:rPr>
          <w:delText xml:space="preserve"> </w:delText>
        </w:r>
        <w:r w:rsidRPr="00CB2B3F" w:rsidDel="009A778A">
          <w:rPr>
            <w:rFonts w:hint="eastAsia"/>
            <w:b w:val="0"/>
            <w:sz w:val="22"/>
            <w:szCs w:val="22"/>
          </w:rPr>
          <w:delText>이유로</w:delText>
        </w:r>
        <w:r w:rsidRPr="00CB2B3F" w:rsidDel="009A778A">
          <w:rPr>
            <w:rFonts w:hint="eastAsia"/>
            <w:b w:val="0"/>
            <w:sz w:val="22"/>
            <w:szCs w:val="22"/>
          </w:rPr>
          <w:delText xml:space="preserve"> </w:delText>
        </w:r>
        <w:r w:rsidRPr="00CB2B3F" w:rsidDel="009A778A">
          <w:rPr>
            <w:rFonts w:hint="eastAsia"/>
            <w:b w:val="0"/>
            <w:sz w:val="22"/>
            <w:szCs w:val="22"/>
          </w:rPr>
          <w:delText>해당</w:delText>
        </w:r>
        <w:r w:rsidRPr="00CB2B3F" w:rsidDel="009A778A">
          <w:rPr>
            <w:rFonts w:hint="eastAsia"/>
            <w:b w:val="0"/>
            <w:sz w:val="22"/>
            <w:szCs w:val="22"/>
          </w:rPr>
          <w:delText xml:space="preserve"> </w:delText>
        </w:r>
        <w:r w:rsidRPr="00CB2B3F" w:rsidDel="009A778A">
          <w:rPr>
            <w:rFonts w:hint="eastAsia"/>
            <w:b w:val="0"/>
            <w:sz w:val="22"/>
            <w:szCs w:val="22"/>
          </w:rPr>
          <w:delText>외국인</w:delText>
        </w:r>
        <w:r w:rsidRPr="00CB2B3F" w:rsidDel="009A778A">
          <w:rPr>
            <w:rFonts w:hint="eastAsia"/>
            <w:b w:val="0"/>
            <w:sz w:val="22"/>
            <w:szCs w:val="22"/>
          </w:rPr>
          <w:delText xml:space="preserve"> </w:delText>
        </w:r>
        <w:r w:rsidRPr="00CB2B3F" w:rsidDel="009A778A">
          <w:rPr>
            <w:rFonts w:hint="eastAsia"/>
            <w:b w:val="0"/>
            <w:sz w:val="22"/>
            <w:szCs w:val="22"/>
          </w:rPr>
          <w:delText>파견사원에</w:delText>
        </w:r>
        <w:r w:rsidRPr="00CB2B3F" w:rsidDel="009A778A">
          <w:rPr>
            <w:rFonts w:hint="eastAsia"/>
            <w:b w:val="0"/>
            <w:sz w:val="22"/>
            <w:szCs w:val="22"/>
          </w:rPr>
          <w:delText xml:space="preserve"> </w:delText>
        </w:r>
        <w:r w:rsidRPr="00CB2B3F" w:rsidDel="009A778A">
          <w:rPr>
            <w:rFonts w:hint="eastAsia"/>
            <w:b w:val="0"/>
            <w:sz w:val="22"/>
            <w:szCs w:val="22"/>
          </w:rPr>
          <w:delText>대해</w:delText>
        </w:r>
        <w:r w:rsidRPr="00CB2B3F" w:rsidDel="009A778A">
          <w:rPr>
            <w:rFonts w:hint="eastAsia"/>
            <w:b w:val="0"/>
            <w:sz w:val="22"/>
            <w:szCs w:val="22"/>
          </w:rPr>
          <w:delText xml:space="preserve"> </w:delText>
        </w:r>
        <w:r w:rsidRPr="00CB2B3F" w:rsidDel="009A778A">
          <w:rPr>
            <w:rFonts w:hint="eastAsia"/>
            <w:b w:val="0"/>
            <w:sz w:val="22"/>
            <w:szCs w:val="22"/>
          </w:rPr>
          <w:delText>무죄</w:delText>
        </w:r>
        <w:r w:rsidRPr="00CB2B3F" w:rsidDel="009A778A">
          <w:rPr>
            <w:rFonts w:hint="eastAsia"/>
            <w:b w:val="0"/>
            <w:sz w:val="22"/>
            <w:szCs w:val="22"/>
          </w:rPr>
          <w:delText xml:space="preserve"> </w:delText>
        </w:r>
        <w:r w:rsidRPr="00CB2B3F" w:rsidDel="009A778A">
          <w:rPr>
            <w:rFonts w:hint="eastAsia"/>
            <w:b w:val="0"/>
            <w:sz w:val="22"/>
            <w:szCs w:val="22"/>
          </w:rPr>
          <w:delText>판결이</w:delText>
        </w:r>
        <w:r w:rsidRPr="00CB2B3F" w:rsidDel="009A778A">
          <w:rPr>
            <w:rFonts w:hint="eastAsia"/>
            <w:b w:val="0"/>
            <w:sz w:val="22"/>
            <w:szCs w:val="22"/>
          </w:rPr>
          <w:delText xml:space="preserve"> </w:delText>
        </w:r>
        <w:r w:rsidRPr="00CB2B3F" w:rsidDel="009A778A">
          <w:rPr>
            <w:rFonts w:hint="eastAsia"/>
            <w:b w:val="0"/>
            <w:sz w:val="22"/>
            <w:szCs w:val="22"/>
          </w:rPr>
          <w:delText>내려졌으므로</w:delText>
        </w:r>
        <w:r w:rsidRPr="00CB2B3F" w:rsidDel="009A778A">
          <w:rPr>
            <w:rFonts w:hint="eastAsia"/>
            <w:b w:val="0"/>
            <w:sz w:val="22"/>
            <w:szCs w:val="22"/>
          </w:rPr>
          <w:delText xml:space="preserve"> </w:delText>
        </w:r>
        <w:r w:rsidRPr="00CB2B3F" w:rsidDel="009A778A">
          <w:rPr>
            <w:rFonts w:hint="eastAsia"/>
            <w:b w:val="0"/>
            <w:sz w:val="22"/>
            <w:szCs w:val="22"/>
          </w:rPr>
          <w:delText>회사의</w:delText>
        </w:r>
        <w:r w:rsidRPr="00CB2B3F" w:rsidDel="009A778A">
          <w:rPr>
            <w:rFonts w:hint="eastAsia"/>
            <w:b w:val="0"/>
            <w:sz w:val="22"/>
            <w:szCs w:val="22"/>
          </w:rPr>
          <w:delText xml:space="preserve"> </w:delText>
        </w:r>
        <w:r w:rsidRPr="00CB2B3F" w:rsidDel="009A778A">
          <w:rPr>
            <w:rFonts w:hint="eastAsia"/>
            <w:b w:val="0"/>
            <w:sz w:val="22"/>
            <w:szCs w:val="22"/>
          </w:rPr>
          <w:delText>책임은</w:delText>
        </w:r>
        <w:r w:rsidRPr="00CB2B3F" w:rsidDel="009A778A">
          <w:rPr>
            <w:rFonts w:hint="eastAsia"/>
            <w:b w:val="0"/>
            <w:sz w:val="22"/>
            <w:szCs w:val="22"/>
          </w:rPr>
          <w:delText xml:space="preserve"> </w:delText>
        </w:r>
        <w:r w:rsidRPr="00CB2B3F" w:rsidDel="009A778A">
          <w:rPr>
            <w:rFonts w:hint="eastAsia"/>
            <w:b w:val="0"/>
            <w:sz w:val="22"/>
            <w:szCs w:val="22"/>
          </w:rPr>
          <w:delText>제한적일</w:delText>
        </w:r>
        <w:r w:rsidRPr="00CB2B3F" w:rsidDel="009A778A">
          <w:rPr>
            <w:rFonts w:hint="eastAsia"/>
            <w:b w:val="0"/>
            <w:sz w:val="22"/>
            <w:szCs w:val="22"/>
          </w:rPr>
          <w:delText xml:space="preserve"> </w:delText>
        </w:r>
        <w:r w:rsidRPr="00CB2B3F" w:rsidDel="009A778A">
          <w:rPr>
            <w:rFonts w:hint="eastAsia"/>
            <w:b w:val="0"/>
            <w:sz w:val="22"/>
            <w:szCs w:val="22"/>
          </w:rPr>
          <w:delText>것으로</w:delText>
        </w:r>
        <w:r w:rsidRPr="00CB2B3F" w:rsidDel="009A778A">
          <w:rPr>
            <w:rFonts w:hint="eastAsia"/>
            <w:b w:val="0"/>
            <w:sz w:val="22"/>
            <w:szCs w:val="22"/>
          </w:rPr>
          <w:delText xml:space="preserve"> </w:delText>
        </w:r>
        <w:r w:rsidRPr="00CB2B3F" w:rsidDel="009A778A">
          <w:rPr>
            <w:rFonts w:hint="eastAsia"/>
            <w:b w:val="0"/>
            <w:sz w:val="22"/>
            <w:szCs w:val="22"/>
          </w:rPr>
          <w:delText>보인다고</w:delText>
        </w:r>
        <w:r w:rsidRPr="00CB2B3F" w:rsidDel="009A778A">
          <w:rPr>
            <w:rFonts w:hint="eastAsia"/>
            <w:b w:val="0"/>
            <w:sz w:val="22"/>
            <w:szCs w:val="22"/>
          </w:rPr>
          <w:delText xml:space="preserve"> </w:delText>
        </w:r>
        <w:r w:rsidRPr="00CB2B3F" w:rsidDel="009A778A">
          <w:rPr>
            <w:rFonts w:hint="eastAsia"/>
            <w:b w:val="0"/>
            <w:sz w:val="22"/>
            <w:szCs w:val="22"/>
          </w:rPr>
          <w:delText>함</w:delText>
        </w:r>
        <w:r w:rsidRPr="00CB2B3F" w:rsidDel="009A778A">
          <w:rPr>
            <w:rFonts w:hint="eastAsia"/>
            <w:b w:val="0"/>
            <w:sz w:val="22"/>
            <w:szCs w:val="22"/>
          </w:rPr>
          <w:delText>.</w:delText>
        </w:r>
        <w:r w:rsidDel="009A778A">
          <w:rPr>
            <w:rFonts w:hint="eastAsia"/>
            <w:b w:val="0"/>
            <w:sz w:val="22"/>
            <w:szCs w:val="22"/>
          </w:rPr>
          <w:delText xml:space="preserve"> </w:delText>
        </w:r>
        <w:r w:rsidDel="009A778A">
          <w:rPr>
            <w:rFonts w:hint="eastAsia"/>
            <w:b w:val="0"/>
            <w:sz w:val="22"/>
            <w:szCs w:val="22"/>
          </w:rPr>
          <w:delText>나아가</w:delText>
        </w:r>
        <w:r w:rsidDel="009A778A">
          <w:rPr>
            <w:rFonts w:hint="eastAsia"/>
            <w:b w:val="0"/>
            <w:sz w:val="22"/>
            <w:szCs w:val="22"/>
          </w:rPr>
          <w:delText xml:space="preserve">, </w:delText>
        </w:r>
        <w:r w:rsidDel="009A778A">
          <w:rPr>
            <w:rFonts w:hint="eastAsia"/>
            <w:b w:val="0"/>
            <w:sz w:val="22"/>
            <w:szCs w:val="22"/>
          </w:rPr>
          <w:delText>답변에</w:delText>
        </w:r>
        <w:r w:rsidDel="009A778A">
          <w:rPr>
            <w:rFonts w:hint="eastAsia"/>
            <w:b w:val="0"/>
            <w:sz w:val="22"/>
            <w:szCs w:val="22"/>
          </w:rPr>
          <w:delText xml:space="preserve"> </w:delText>
        </w:r>
        <w:r w:rsidDel="009A778A">
          <w:rPr>
            <w:rFonts w:hint="eastAsia"/>
            <w:b w:val="0"/>
            <w:sz w:val="22"/>
            <w:szCs w:val="22"/>
          </w:rPr>
          <w:delText>따르면</w:delText>
        </w:r>
        <w:r w:rsidDel="009A778A">
          <w:rPr>
            <w:rFonts w:hint="eastAsia"/>
            <w:b w:val="0"/>
            <w:sz w:val="22"/>
            <w:szCs w:val="22"/>
          </w:rPr>
          <w:delText xml:space="preserve"> </w:delText>
        </w:r>
        <w:r w:rsidDel="009A778A">
          <w:rPr>
            <w:rFonts w:hint="eastAsia"/>
            <w:b w:val="0"/>
            <w:sz w:val="22"/>
            <w:szCs w:val="22"/>
          </w:rPr>
          <w:delText>발화지점인</w:delText>
        </w:r>
        <w:r w:rsidDel="009A778A">
          <w:rPr>
            <w:rFonts w:hint="eastAsia"/>
            <w:b w:val="0"/>
            <w:sz w:val="22"/>
            <w:szCs w:val="22"/>
          </w:rPr>
          <w:delText xml:space="preserve"> </w:delText>
        </w:r>
        <w:r w:rsidDel="009A778A">
          <w:rPr>
            <w:rFonts w:hint="eastAsia"/>
            <w:b w:val="0"/>
            <w:sz w:val="22"/>
            <w:szCs w:val="22"/>
          </w:rPr>
          <w:delText>목재</w:delText>
        </w:r>
        <w:r w:rsidDel="009A778A">
          <w:rPr>
            <w:rFonts w:hint="eastAsia"/>
            <w:b w:val="0"/>
            <w:sz w:val="22"/>
            <w:szCs w:val="22"/>
          </w:rPr>
          <w:delText xml:space="preserve"> </w:delText>
        </w:r>
        <w:r w:rsidDel="009A778A">
          <w:rPr>
            <w:rFonts w:hint="eastAsia"/>
            <w:b w:val="0"/>
            <w:sz w:val="22"/>
            <w:szCs w:val="22"/>
          </w:rPr>
          <w:delText>팔레트가</w:delText>
        </w:r>
        <w:r w:rsidDel="009A778A">
          <w:rPr>
            <w:rFonts w:hint="eastAsia"/>
            <w:b w:val="0"/>
            <w:sz w:val="22"/>
            <w:szCs w:val="22"/>
          </w:rPr>
          <w:delText xml:space="preserve"> </w:delText>
        </w:r>
        <w:r w:rsidDel="009A778A">
          <w:rPr>
            <w:rFonts w:hint="eastAsia"/>
            <w:b w:val="0"/>
            <w:sz w:val="22"/>
            <w:szCs w:val="22"/>
          </w:rPr>
          <w:delText>위치하고</w:delText>
        </w:r>
        <w:r w:rsidDel="009A778A">
          <w:rPr>
            <w:rFonts w:hint="eastAsia"/>
            <w:b w:val="0"/>
            <w:sz w:val="22"/>
            <w:szCs w:val="22"/>
          </w:rPr>
          <w:delText xml:space="preserve"> </w:delText>
        </w:r>
        <w:r w:rsidDel="009A778A">
          <w:rPr>
            <w:rFonts w:hint="eastAsia"/>
            <w:b w:val="0"/>
            <w:sz w:val="22"/>
            <w:szCs w:val="22"/>
          </w:rPr>
          <w:delText>있던</w:delText>
        </w:r>
        <w:r w:rsidDel="009A778A">
          <w:rPr>
            <w:rFonts w:hint="eastAsia"/>
            <w:b w:val="0"/>
            <w:sz w:val="22"/>
            <w:szCs w:val="22"/>
          </w:rPr>
          <w:delText xml:space="preserve"> </w:delText>
        </w:r>
        <w:r w:rsidDel="009A778A">
          <w:rPr>
            <w:rFonts w:hint="eastAsia"/>
            <w:b w:val="0"/>
            <w:sz w:val="22"/>
            <w:szCs w:val="22"/>
          </w:rPr>
          <w:delText>쓰레기</w:delText>
        </w:r>
        <w:r w:rsidDel="009A778A">
          <w:rPr>
            <w:rFonts w:hint="eastAsia"/>
            <w:b w:val="0"/>
            <w:sz w:val="22"/>
            <w:szCs w:val="22"/>
          </w:rPr>
          <w:delText xml:space="preserve"> </w:delText>
        </w:r>
        <w:r w:rsidDel="009A778A">
          <w:rPr>
            <w:rFonts w:hint="eastAsia"/>
            <w:b w:val="0"/>
            <w:sz w:val="22"/>
            <w:szCs w:val="22"/>
          </w:rPr>
          <w:delText>분리수거함은</w:delText>
        </w:r>
        <w:r w:rsidDel="009A778A">
          <w:rPr>
            <w:rFonts w:hint="eastAsia"/>
            <w:b w:val="0"/>
            <w:sz w:val="22"/>
            <w:szCs w:val="22"/>
          </w:rPr>
          <w:delText xml:space="preserve"> </w:delText>
        </w:r>
        <w:r w:rsidDel="009A778A">
          <w:rPr>
            <w:rFonts w:hint="eastAsia"/>
            <w:b w:val="0"/>
            <w:sz w:val="22"/>
            <w:szCs w:val="22"/>
          </w:rPr>
          <w:delText>한샘</w:delText>
        </w:r>
        <w:r w:rsidDel="009A778A">
          <w:rPr>
            <w:rFonts w:hint="eastAsia"/>
            <w:b w:val="0"/>
            <w:sz w:val="22"/>
            <w:szCs w:val="22"/>
          </w:rPr>
          <w:delText xml:space="preserve"> </w:delText>
        </w:r>
        <w:r w:rsidDel="009A778A">
          <w:rPr>
            <w:rFonts w:hint="eastAsia"/>
            <w:b w:val="0"/>
            <w:sz w:val="22"/>
            <w:szCs w:val="22"/>
          </w:rPr>
          <w:delText>또는</w:delText>
        </w:r>
        <w:r w:rsidDel="009A778A">
          <w:rPr>
            <w:rFonts w:hint="eastAsia"/>
            <w:b w:val="0"/>
            <w:sz w:val="22"/>
            <w:szCs w:val="22"/>
          </w:rPr>
          <w:delText xml:space="preserve"> </w:delText>
        </w:r>
        <w:r w:rsidDel="009A778A">
          <w:rPr>
            <w:rFonts w:hint="eastAsia"/>
            <w:b w:val="0"/>
            <w:sz w:val="22"/>
            <w:szCs w:val="22"/>
          </w:rPr>
          <w:delText>한성물류가</w:delText>
        </w:r>
        <w:r w:rsidDel="009A778A">
          <w:rPr>
            <w:rFonts w:hint="eastAsia"/>
            <w:b w:val="0"/>
            <w:sz w:val="22"/>
            <w:szCs w:val="22"/>
          </w:rPr>
          <w:delText xml:space="preserve"> </w:delText>
        </w:r>
        <w:r w:rsidDel="009A778A">
          <w:rPr>
            <w:rFonts w:hint="eastAsia"/>
            <w:b w:val="0"/>
            <w:sz w:val="22"/>
            <w:szCs w:val="22"/>
          </w:rPr>
          <w:delText>설치한</w:delText>
        </w:r>
        <w:r w:rsidDel="009A778A">
          <w:rPr>
            <w:rFonts w:hint="eastAsia"/>
            <w:b w:val="0"/>
            <w:sz w:val="22"/>
            <w:szCs w:val="22"/>
          </w:rPr>
          <w:delText xml:space="preserve"> </w:delText>
        </w:r>
        <w:r w:rsidDel="009A778A">
          <w:rPr>
            <w:rFonts w:hint="eastAsia"/>
            <w:b w:val="0"/>
            <w:sz w:val="22"/>
            <w:szCs w:val="22"/>
          </w:rPr>
          <w:delText>것은</w:delText>
        </w:r>
        <w:r w:rsidDel="009A778A">
          <w:rPr>
            <w:rFonts w:hint="eastAsia"/>
            <w:b w:val="0"/>
            <w:sz w:val="22"/>
            <w:szCs w:val="22"/>
          </w:rPr>
          <w:delText xml:space="preserve"> </w:delText>
        </w:r>
        <w:r w:rsidDel="009A778A">
          <w:rPr>
            <w:rFonts w:hint="eastAsia"/>
            <w:b w:val="0"/>
            <w:sz w:val="22"/>
            <w:szCs w:val="22"/>
          </w:rPr>
          <w:delText>아니라고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w:delText>
        </w:r>
      </w:del>
    </w:p>
    <w:p w14:paraId="4FDC15F8" w14:textId="77777777" w:rsidR="00026A7E" w:rsidRPr="00CB2B3F" w:rsidDel="009A778A" w:rsidRDefault="00026A7E" w:rsidP="00026A7E">
      <w:pPr>
        <w:spacing w:line="350" w:lineRule="atLeast"/>
        <w:ind w:left="454"/>
        <w:rPr>
          <w:del w:id="1121" w:author="junkyo.shim" w:date="2021-08-29T18:34:00Z"/>
          <w:szCs w:val="22"/>
        </w:rPr>
      </w:pPr>
    </w:p>
    <w:p w14:paraId="4943A861" w14:textId="77777777" w:rsidR="00026A7E" w:rsidRPr="00CB2B3F" w:rsidDel="009A778A" w:rsidRDefault="00026A7E" w:rsidP="00026A7E">
      <w:pPr>
        <w:pStyle w:val="21"/>
        <w:numPr>
          <w:ilvl w:val="0"/>
          <w:numId w:val="113"/>
        </w:numPr>
        <w:spacing w:after="240" w:line="360" w:lineRule="atLeast"/>
        <w:rPr>
          <w:del w:id="1122" w:author="junkyo.shim" w:date="2021-08-29T18:34:00Z"/>
          <w:sz w:val="22"/>
          <w:szCs w:val="22"/>
        </w:rPr>
      </w:pPr>
      <w:del w:id="1123" w:author="junkyo.shim" w:date="2021-08-29T18:34:00Z">
        <w:r w:rsidRPr="00CB2B3F" w:rsidDel="009A778A">
          <w:rPr>
            <w:rFonts w:hint="eastAsia"/>
            <w:sz w:val="22"/>
            <w:szCs w:val="22"/>
          </w:rPr>
          <w:delText>분석</w:delText>
        </w:r>
      </w:del>
    </w:p>
    <w:p w14:paraId="439F708C" w14:textId="77777777" w:rsidR="00026A7E" w:rsidDel="009A778A" w:rsidRDefault="00026A7E" w:rsidP="00026A7E">
      <w:pPr>
        <w:pStyle w:val="21"/>
        <w:spacing w:after="240" w:line="360" w:lineRule="atLeast"/>
        <w:ind w:left="907"/>
        <w:rPr>
          <w:del w:id="1124" w:author="junkyo.shim" w:date="2021-08-29T18:34:00Z"/>
          <w:b w:val="0"/>
          <w:sz w:val="22"/>
          <w:szCs w:val="22"/>
        </w:rPr>
      </w:pPr>
      <w:del w:id="1125" w:author="junkyo.shim" w:date="2021-08-29T18:34:00Z">
        <w:r w:rsidDel="009A778A">
          <w:rPr>
            <w:rFonts w:hint="eastAsia"/>
            <w:b w:val="0"/>
            <w:sz w:val="22"/>
            <w:szCs w:val="22"/>
          </w:rPr>
          <w:delText>타인을</w:delText>
        </w:r>
        <w:r w:rsidDel="009A778A">
          <w:rPr>
            <w:rFonts w:hint="eastAsia"/>
            <w:b w:val="0"/>
            <w:sz w:val="22"/>
            <w:szCs w:val="22"/>
          </w:rPr>
          <w:delText xml:space="preserve"> </w:delText>
        </w:r>
        <w:r w:rsidDel="009A778A">
          <w:rPr>
            <w:rFonts w:hint="eastAsia"/>
            <w:b w:val="0"/>
            <w:sz w:val="22"/>
            <w:szCs w:val="22"/>
          </w:rPr>
          <w:delText>사용하여</w:delText>
        </w:r>
        <w:r w:rsidDel="009A778A">
          <w:rPr>
            <w:rFonts w:hint="eastAsia"/>
            <w:b w:val="0"/>
            <w:sz w:val="22"/>
            <w:szCs w:val="22"/>
          </w:rPr>
          <w:delText xml:space="preserve"> </w:delText>
        </w:r>
        <w:r w:rsidDel="009A778A">
          <w:rPr>
            <w:rFonts w:hint="eastAsia"/>
            <w:b w:val="0"/>
            <w:sz w:val="22"/>
            <w:szCs w:val="22"/>
          </w:rPr>
          <w:delText>어느</w:delText>
        </w:r>
        <w:r w:rsidDel="009A778A">
          <w:rPr>
            <w:rFonts w:hint="eastAsia"/>
            <w:b w:val="0"/>
            <w:sz w:val="22"/>
            <w:szCs w:val="22"/>
          </w:rPr>
          <w:delText xml:space="preserve"> </w:delText>
        </w:r>
        <w:r w:rsidDel="009A778A">
          <w:rPr>
            <w:rFonts w:hint="eastAsia"/>
            <w:b w:val="0"/>
            <w:sz w:val="22"/>
            <w:szCs w:val="22"/>
          </w:rPr>
          <w:delText>사무에</w:delText>
        </w:r>
        <w:r w:rsidDel="009A778A">
          <w:rPr>
            <w:rFonts w:hint="eastAsia"/>
            <w:b w:val="0"/>
            <w:sz w:val="22"/>
            <w:szCs w:val="22"/>
          </w:rPr>
          <w:delText xml:space="preserve"> </w:delText>
        </w:r>
        <w:r w:rsidRPr="00CF0FBC" w:rsidDel="009A778A">
          <w:rPr>
            <w:rFonts w:hint="eastAsia"/>
            <w:b w:val="0"/>
            <w:sz w:val="22"/>
            <w:szCs w:val="22"/>
          </w:rPr>
          <w:delText>종사하게</w:delText>
        </w:r>
        <w:r w:rsidRPr="00CF0FBC" w:rsidDel="009A778A">
          <w:rPr>
            <w:rFonts w:hint="eastAsia"/>
            <w:b w:val="0"/>
            <w:sz w:val="22"/>
            <w:szCs w:val="22"/>
          </w:rPr>
          <w:delText xml:space="preserve"> </w:delText>
        </w:r>
        <w:r w:rsidRPr="00CF0FBC" w:rsidDel="009A778A">
          <w:rPr>
            <w:rFonts w:hint="eastAsia"/>
            <w:b w:val="0"/>
            <w:sz w:val="22"/>
            <w:szCs w:val="22"/>
          </w:rPr>
          <w:delText>한</w:delText>
        </w:r>
        <w:r w:rsidRPr="00CF0FBC" w:rsidDel="009A778A">
          <w:rPr>
            <w:rFonts w:hint="eastAsia"/>
            <w:b w:val="0"/>
            <w:sz w:val="22"/>
            <w:szCs w:val="22"/>
          </w:rPr>
          <w:delText xml:space="preserve"> </w:delText>
        </w:r>
        <w:r w:rsidRPr="00CF0FBC" w:rsidDel="009A778A">
          <w:rPr>
            <w:rFonts w:hint="eastAsia"/>
            <w:b w:val="0"/>
            <w:sz w:val="22"/>
            <w:szCs w:val="22"/>
          </w:rPr>
          <w:delText>자는</w:delText>
        </w:r>
        <w:r w:rsidRPr="00CF0FBC" w:rsidDel="009A778A">
          <w:rPr>
            <w:rFonts w:hint="eastAsia"/>
            <w:b w:val="0"/>
            <w:sz w:val="22"/>
            <w:szCs w:val="22"/>
          </w:rPr>
          <w:delText xml:space="preserve"> </w:delText>
        </w:r>
        <w:r w:rsidRPr="00CF0FBC" w:rsidDel="009A778A">
          <w:rPr>
            <w:rFonts w:hint="eastAsia"/>
            <w:b w:val="0"/>
            <w:sz w:val="22"/>
            <w:szCs w:val="22"/>
          </w:rPr>
          <w:delText>피용자가</w:delText>
        </w:r>
        <w:r w:rsidRPr="00CF0FBC" w:rsidDel="009A778A">
          <w:rPr>
            <w:rFonts w:hint="eastAsia"/>
            <w:b w:val="0"/>
            <w:sz w:val="22"/>
            <w:szCs w:val="22"/>
          </w:rPr>
          <w:delText xml:space="preserve"> </w:delText>
        </w:r>
        <w:r w:rsidRPr="00CF0FBC" w:rsidDel="009A778A">
          <w:rPr>
            <w:rFonts w:hint="eastAsia"/>
            <w:b w:val="0"/>
            <w:sz w:val="22"/>
            <w:szCs w:val="22"/>
          </w:rPr>
          <w:delText>그</w:delText>
        </w:r>
        <w:r w:rsidRPr="00CF0FBC" w:rsidDel="009A778A">
          <w:rPr>
            <w:rFonts w:hint="eastAsia"/>
            <w:b w:val="0"/>
            <w:sz w:val="22"/>
            <w:szCs w:val="22"/>
          </w:rPr>
          <w:delText xml:space="preserve"> </w:delText>
        </w:r>
        <w:r w:rsidRPr="00CF0FBC" w:rsidDel="009A778A">
          <w:rPr>
            <w:rFonts w:hint="eastAsia"/>
            <w:b w:val="0"/>
            <w:sz w:val="22"/>
            <w:szCs w:val="22"/>
          </w:rPr>
          <w:delText>사무집행에</w:delText>
        </w:r>
        <w:r w:rsidRPr="00CF0FBC" w:rsidDel="009A778A">
          <w:rPr>
            <w:rFonts w:hint="eastAsia"/>
            <w:b w:val="0"/>
            <w:sz w:val="22"/>
            <w:szCs w:val="22"/>
          </w:rPr>
          <w:delText xml:space="preserve"> </w:delText>
        </w:r>
        <w:r w:rsidRPr="00CF0FBC" w:rsidDel="009A778A">
          <w:rPr>
            <w:rFonts w:hint="eastAsia"/>
            <w:b w:val="0"/>
            <w:sz w:val="22"/>
            <w:szCs w:val="22"/>
          </w:rPr>
          <w:delText>관하여</w:delText>
        </w:r>
        <w:r w:rsidRPr="00CF0FBC" w:rsidDel="009A778A">
          <w:rPr>
            <w:rFonts w:hint="eastAsia"/>
            <w:b w:val="0"/>
            <w:sz w:val="22"/>
            <w:szCs w:val="22"/>
          </w:rPr>
          <w:delText xml:space="preserve"> </w:delText>
        </w:r>
        <w:r w:rsidRPr="00CF0FBC" w:rsidDel="009A778A">
          <w:rPr>
            <w:rFonts w:hint="eastAsia"/>
            <w:b w:val="0"/>
            <w:sz w:val="22"/>
            <w:szCs w:val="22"/>
          </w:rPr>
          <w:delText>제삼자에게</w:delText>
        </w:r>
        <w:r w:rsidRPr="00CF0FBC" w:rsidDel="009A778A">
          <w:rPr>
            <w:rFonts w:hint="eastAsia"/>
            <w:b w:val="0"/>
            <w:sz w:val="22"/>
            <w:szCs w:val="22"/>
          </w:rPr>
          <w:delText xml:space="preserve"> </w:delText>
        </w:r>
        <w:r w:rsidRPr="00CF0FBC" w:rsidDel="009A778A">
          <w:rPr>
            <w:rFonts w:hint="eastAsia"/>
            <w:b w:val="0"/>
            <w:sz w:val="22"/>
            <w:szCs w:val="22"/>
          </w:rPr>
          <w:delText>가한</w:delText>
        </w:r>
        <w:r w:rsidRPr="00CF0FBC" w:rsidDel="009A778A">
          <w:rPr>
            <w:rFonts w:hint="eastAsia"/>
            <w:b w:val="0"/>
            <w:sz w:val="22"/>
            <w:szCs w:val="22"/>
          </w:rPr>
          <w:delText xml:space="preserve"> </w:delText>
        </w:r>
        <w:r w:rsidRPr="00CF0FBC" w:rsidDel="009A778A">
          <w:rPr>
            <w:rFonts w:hint="eastAsia"/>
            <w:b w:val="0"/>
            <w:sz w:val="22"/>
            <w:szCs w:val="22"/>
          </w:rPr>
          <w:delText>손해를</w:delText>
        </w:r>
        <w:r w:rsidRPr="00CF0FBC" w:rsidDel="009A778A">
          <w:rPr>
            <w:rFonts w:hint="eastAsia"/>
            <w:b w:val="0"/>
            <w:sz w:val="22"/>
            <w:szCs w:val="22"/>
          </w:rPr>
          <w:delText xml:space="preserve"> </w:delText>
        </w:r>
        <w:r w:rsidRPr="00CF0FBC" w:rsidDel="009A778A">
          <w:rPr>
            <w:rFonts w:hint="eastAsia"/>
            <w:b w:val="0"/>
            <w:sz w:val="22"/>
            <w:szCs w:val="22"/>
          </w:rPr>
          <w:delText>배상할</w:delText>
        </w:r>
        <w:r w:rsidRPr="00CF0FBC" w:rsidDel="009A778A">
          <w:rPr>
            <w:rFonts w:hint="eastAsia"/>
            <w:b w:val="0"/>
            <w:sz w:val="22"/>
            <w:szCs w:val="22"/>
          </w:rPr>
          <w:delText xml:space="preserve"> </w:delText>
        </w:r>
        <w:r w:rsidRPr="00CF0FBC" w:rsidDel="009A778A">
          <w:rPr>
            <w:rFonts w:hint="eastAsia"/>
            <w:b w:val="0"/>
            <w:sz w:val="22"/>
            <w:szCs w:val="22"/>
          </w:rPr>
          <w:delText>책임이</w:delText>
        </w:r>
        <w:r w:rsidRPr="00CF0FBC" w:rsidDel="009A778A">
          <w:rPr>
            <w:rFonts w:hint="eastAsia"/>
            <w:b w:val="0"/>
            <w:sz w:val="22"/>
            <w:szCs w:val="22"/>
          </w:rPr>
          <w:delText xml:space="preserve"> </w:delText>
        </w:r>
        <w:r w:rsidDel="009A778A">
          <w:rPr>
            <w:rFonts w:hint="eastAsia"/>
            <w:b w:val="0"/>
            <w:sz w:val="22"/>
            <w:szCs w:val="22"/>
          </w:rPr>
          <w:delText>있음</w:delText>
        </w:r>
        <w:r w:rsidRPr="00CF0FBC" w:rsidDel="009A778A">
          <w:rPr>
            <w:rFonts w:hint="eastAsia"/>
            <w:b w:val="0"/>
            <w:sz w:val="22"/>
            <w:szCs w:val="22"/>
          </w:rPr>
          <w:delText xml:space="preserve">. </w:delText>
        </w:r>
        <w:r w:rsidRPr="00CF0FBC" w:rsidDel="009A778A">
          <w:rPr>
            <w:rFonts w:hint="eastAsia"/>
            <w:b w:val="0"/>
            <w:sz w:val="22"/>
            <w:szCs w:val="22"/>
          </w:rPr>
          <w:delText>그러나</w:delText>
        </w:r>
        <w:r w:rsidRPr="00CF0FBC" w:rsidDel="009A778A">
          <w:rPr>
            <w:rFonts w:hint="eastAsia"/>
            <w:b w:val="0"/>
            <w:sz w:val="22"/>
            <w:szCs w:val="22"/>
          </w:rPr>
          <w:delText xml:space="preserve"> </w:delText>
        </w:r>
        <w:r w:rsidRPr="00CF0FBC" w:rsidDel="009A778A">
          <w:rPr>
            <w:rFonts w:hint="eastAsia"/>
            <w:b w:val="0"/>
            <w:sz w:val="22"/>
            <w:szCs w:val="22"/>
          </w:rPr>
          <w:delText>사용자가</w:delText>
        </w:r>
        <w:r w:rsidRPr="00CF0FBC" w:rsidDel="009A778A">
          <w:rPr>
            <w:rFonts w:hint="eastAsia"/>
            <w:b w:val="0"/>
            <w:sz w:val="22"/>
            <w:szCs w:val="22"/>
          </w:rPr>
          <w:delText xml:space="preserve"> </w:delText>
        </w:r>
        <w:r w:rsidRPr="00CF0FBC" w:rsidDel="009A778A">
          <w:rPr>
            <w:rFonts w:hint="eastAsia"/>
            <w:b w:val="0"/>
            <w:sz w:val="22"/>
            <w:szCs w:val="22"/>
          </w:rPr>
          <w:delText>피용자의</w:delText>
        </w:r>
        <w:r w:rsidRPr="00CF0FBC" w:rsidDel="009A778A">
          <w:rPr>
            <w:rFonts w:hint="eastAsia"/>
            <w:b w:val="0"/>
            <w:sz w:val="22"/>
            <w:szCs w:val="22"/>
          </w:rPr>
          <w:delText xml:space="preserve"> </w:delText>
        </w:r>
        <w:r w:rsidRPr="00CF0FBC" w:rsidDel="009A778A">
          <w:rPr>
            <w:rFonts w:hint="eastAsia"/>
            <w:b w:val="0"/>
            <w:sz w:val="22"/>
            <w:szCs w:val="22"/>
          </w:rPr>
          <w:delText>선임</w:delText>
        </w:r>
        <w:r w:rsidRPr="00CF0FBC" w:rsidDel="009A778A">
          <w:rPr>
            <w:rFonts w:hint="eastAsia"/>
            <w:b w:val="0"/>
            <w:sz w:val="22"/>
            <w:szCs w:val="22"/>
          </w:rPr>
          <w:delText xml:space="preserve"> </w:delText>
        </w:r>
        <w:r w:rsidRPr="00CF0FBC" w:rsidDel="009A778A">
          <w:rPr>
            <w:rFonts w:hint="eastAsia"/>
            <w:b w:val="0"/>
            <w:sz w:val="22"/>
            <w:szCs w:val="22"/>
          </w:rPr>
          <w:delText>및</w:delText>
        </w:r>
        <w:r w:rsidRPr="00CF0FBC" w:rsidDel="009A778A">
          <w:rPr>
            <w:rFonts w:hint="eastAsia"/>
            <w:b w:val="0"/>
            <w:sz w:val="22"/>
            <w:szCs w:val="22"/>
          </w:rPr>
          <w:delText xml:space="preserve"> </w:delText>
        </w:r>
        <w:r w:rsidRPr="00CF0FBC" w:rsidDel="009A778A">
          <w:rPr>
            <w:rFonts w:hint="eastAsia"/>
            <w:b w:val="0"/>
            <w:sz w:val="22"/>
            <w:szCs w:val="22"/>
          </w:rPr>
          <w:delText>그</w:delText>
        </w:r>
        <w:r w:rsidRPr="00CF0FBC" w:rsidDel="009A778A">
          <w:rPr>
            <w:rFonts w:hint="eastAsia"/>
            <w:b w:val="0"/>
            <w:sz w:val="22"/>
            <w:szCs w:val="22"/>
          </w:rPr>
          <w:delText xml:space="preserve"> </w:delText>
        </w:r>
        <w:r w:rsidRPr="00CF0FBC" w:rsidDel="009A778A">
          <w:rPr>
            <w:rFonts w:hint="eastAsia"/>
            <w:b w:val="0"/>
            <w:sz w:val="22"/>
            <w:szCs w:val="22"/>
          </w:rPr>
          <w:delText>사무감독에</w:delText>
        </w:r>
        <w:r w:rsidRPr="00CF0FBC" w:rsidDel="009A778A">
          <w:rPr>
            <w:rFonts w:hint="eastAsia"/>
            <w:b w:val="0"/>
            <w:sz w:val="22"/>
            <w:szCs w:val="22"/>
          </w:rPr>
          <w:delText xml:space="preserve"> </w:delText>
        </w:r>
        <w:r w:rsidRPr="00CF0FBC" w:rsidDel="009A778A">
          <w:rPr>
            <w:rFonts w:hint="eastAsia"/>
            <w:b w:val="0"/>
            <w:sz w:val="22"/>
            <w:szCs w:val="22"/>
          </w:rPr>
          <w:delText>상당한</w:delText>
        </w:r>
        <w:r w:rsidRPr="00CF0FBC" w:rsidDel="009A778A">
          <w:rPr>
            <w:rFonts w:hint="eastAsia"/>
            <w:b w:val="0"/>
            <w:sz w:val="22"/>
            <w:szCs w:val="22"/>
          </w:rPr>
          <w:delText xml:space="preserve"> </w:delText>
        </w:r>
        <w:r w:rsidRPr="00CF0FBC" w:rsidDel="009A778A">
          <w:rPr>
            <w:rFonts w:hint="eastAsia"/>
            <w:b w:val="0"/>
            <w:sz w:val="22"/>
            <w:szCs w:val="22"/>
          </w:rPr>
          <w:delText>주의를</w:delText>
        </w:r>
        <w:r w:rsidRPr="00CF0FBC" w:rsidDel="009A778A">
          <w:rPr>
            <w:rFonts w:hint="eastAsia"/>
            <w:b w:val="0"/>
            <w:sz w:val="22"/>
            <w:szCs w:val="22"/>
          </w:rPr>
          <w:delText xml:space="preserve"> </w:delText>
        </w:r>
        <w:r w:rsidRPr="00CF0FBC" w:rsidDel="009A778A">
          <w:rPr>
            <w:rFonts w:hint="eastAsia"/>
            <w:b w:val="0"/>
            <w:sz w:val="22"/>
            <w:szCs w:val="22"/>
          </w:rPr>
          <w:delText>한</w:delText>
        </w:r>
        <w:r w:rsidRPr="00CF0FBC" w:rsidDel="009A778A">
          <w:rPr>
            <w:rFonts w:hint="eastAsia"/>
            <w:b w:val="0"/>
            <w:sz w:val="22"/>
            <w:szCs w:val="22"/>
          </w:rPr>
          <w:delText xml:space="preserve"> </w:delText>
        </w:r>
        <w:r w:rsidRPr="00CF0FBC" w:rsidDel="009A778A">
          <w:rPr>
            <w:rFonts w:hint="eastAsia"/>
            <w:b w:val="0"/>
            <w:sz w:val="22"/>
            <w:szCs w:val="22"/>
          </w:rPr>
          <w:delText>때</w:delText>
        </w:r>
        <w:r w:rsidRPr="00CF0FBC" w:rsidDel="009A778A">
          <w:rPr>
            <w:rFonts w:hint="eastAsia"/>
            <w:b w:val="0"/>
            <w:sz w:val="22"/>
            <w:szCs w:val="22"/>
          </w:rPr>
          <w:delText xml:space="preserve"> </w:delText>
        </w:r>
        <w:r w:rsidRPr="00CF0FBC" w:rsidDel="009A778A">
          <w:rPr>
            <w:rFonts w:hint="eastAsia"/>
            <w:b w:val="0"/>
            <w:sz w:val="22"/>
            <w:szCs w:val="22"/>
          </w:rPr>
          <w:delText>또는</w:delText>
        </w:r>
        <w:r w:rsidRPr="00CF0FBC" w:rsidDel="009A778A">
          <w:rPr>
            <w:rFonts w:hint="eastAsia"/>
            <w:b w:val="0"/>
            <w:sz w:val="22"/>
            <w:szCs w:val="22"/>
          </w:rPr>
          <w:delText xml:space="preserve"> </w:delText>
        </w:r>
        <w:r w:rsidRPr="00CF0FBC" w:rsidDel="009A778A">
          <w:rPr>
            <w:rFonts w:hint="eastAsia"/>
            <w:b w:val="0"/>
            <w:sz w:val="22"/>
            <w:szCs w:val="22"/>
          </w:rPr>
          <w:delText>상당한</w:delText>
        </w:r>
        <w:r w:rsidRPr="00CF0FBC" w:rsidDel="009A778A">
          <w:rPr>
            <w:rFonts w:hint="eastAsia"/>
            <w:b w:val="0"/>
            <w:sz w:val="22"/>
            <w:szCs w:val="22"/>
          </w:rPr>
          <w:delText xml:space="preserve"> </w:delText>
        </w:r>
        <w:r w:rsidRPr="00CF0FBC" w:rsidDel="009A778A">
          <w:rPr>
            <w:rFonts w:hint="eastAsia"/>
            <w:b w:val="0"/>
            <w:sz w:val="22"/>
            <w:szCs w:val="22"/>
          </w:rPr>
          <w:delText>주의를</w:delText>
        </w:r>
        <w:r w:rsidRPr="00CF0FBC" w:rsidDel="009A778A">
          <w:rPr>
            <w:rFonts w:hint="eastAsia"/>
            <w:b w:val="0"/>
            <w:sz w:val="22"/>
            <w:szCs w:val="22"/>
          </w:rPr>
          <w:delText xml:space="preserve"> </w:delText>
        </w:r>
        <w:r w:rsidRPr="00CF0FBC" w:rsidDel="009A778A">
          <w:rPr>
            <w:rFonts w:hint="eastAsia"/>
            <w:b w:val="0"/>
            <w:sz w:val="22"/>
            <w:szCs w:val="22"/>
          </w:rPr>
          <w:delText>하여도</w:delText>
        </w:r>
        <w:r w:rsidRPr="00CF0FBC" w:rsidDel="009A778A">
          <w:rPr>
            <w:rFonts w:hint="eastAsia"/>
            <w:b w:val="0"/>
            <w:sz w:val="22"/>
            <w:szCs w:val="22"/>
          </w:rPr>
          <w:delText xml:space="preserve"> </w:delText>
        </w:r>
        <w:r w:rsidRPr="00CF0FBC" w:rsidDel="009A778A">
          <w:rPr>
            <w:rFonts w:hint="eastAsia"/>
            <w:b w:val="0"/>
            <w:sz w:val="22"/>
            <w:szCs w:val="22"/>
          </w:rPr>
          <w:delText>손해가</w:delText>
        </w:r>
        <w:r w:rsidRPr="00CF0FBC" w:rsidDel="009A778A">
          <w:rPr>
            <w:rFonts w:hint="eastAsia"/>
            <w:b w:val="0"/>
            <w:sz w:val="22"/>
            <w:szCs w:val="22"/>
          </w:rPr>
          <w:delText xml:space="preserve"> </w:delText>
        </w:r>
        <w:r w:rsidRPr="00CF0FBC" w:rsidDel="009A778A">
          <w:rPr>
            <w:rFonts w:hint="eastAsia"/>
            <w:b w:val="0"/>
            <w:sz w:val="22"/>
            <w:szCs w:val="22"/>
          </w:rPr>
          <w:delText>있을</w:delText>
        </w:r>
        <w:r w:rsidRPr="00CF0FBC" w:rsidDel="009A778A">
          <w:rPr>
            <w:rFonts w:hint="eastAsia"/>
            <w:b w:val="0"/>
            <w:sz w:val="22"/>
            <w:szCs w:val="22"/>
          </w:rPr>
          <w:delText xml:space="preserve"> </w:delText>
        </w:r>
        <w:r w:rsidRPr="00CF0FBC" w:rsidDel="009A778A">
          <w:rPr>
            <w:rFonts w:hint="eastAsia"/>
            <w:b w:val="0"/>
            <w:sz w:val="22"/>
            <w:szCs w:val="22"/>
          </w:rPr>
          <w:delText>경우에는</w:delText>
        </w:r>
        <w:r w:rsidRPr="00CF0FBC" w:rsidDel="009A778A">
          <w:rPr>
            <w:rFonts w:hint="eastAsia"/>
            <w:b w:val="0"/>
            <w:sz w:val="22"/>
            <w:szCs w:val="22"/>
          </w:rPr>
          <w:delText xml:space="preserve"> </w:delText>
        </w:r>
        <w:r w:rsidRPr="00CF0FBC" w:rsidDel="009A778A">
          <w:rPr>
            <w:rFonts w:hint="eastAsia"/>
            <w:b w:val="0"/>
            <w:sz w:val="22"/>
            <w:szCs w:val="22"/>
          </w:rPr>
          <w:delText>그러하지</w:delText>
        </w:r>
        <w:r w:rsidRPr="00CF0FBC" w:rsidDel="009A778A">
          <w:rPr>
            <w:rFonts w:hint="eastAsia"/>
            <w:b w:val="0"/>
            <w:sz w:val="22"/>
            <w:szCs w:val="22"/>
          </w:rPr>
          <w:delText xml:space="preserve"> </w:delText>
        </w:r>
        <w:r w:rsidDel="009A778A">
          <w:rPr>
            <w:rFonts w:hint="eastAsia"/>
            <w:b w:val="0"/>
            <w:sz w:val="22"/>
            <w:szCs w:val="22"/>
          </w:rPr>
          <w:delText>아니함</w:delText>
        </w:r>
        <w:r w:rsidDel="009A778A">
          <w:rPr>
            <w:rFonts w:hint="eastAsia"/>
            <w:b w:val="0"/>
            <w:sz w:val="22"/>
            <w:szCs w:val="22"/>
          </w:rPr>
          <w:delText>(</w:delText>
        </w:r>
        <w:r w:rsidDel="009A778A">
          <w:rPr>
            <w:rFonts w:hint="eastAsia"/>
            <w:b w:val="0"/>
            <w:sz w:val="22"/>
            <w:szCs w:val="22"/>
          </w:rPr>
          <w:delText>민법</w:delText>
        </w:r>
        <w:r w:rsidDel="009A778A">
          <w:rPr>
            <w:rFonts w:hint="eastAsia"/>
            <w:b w:val="0"/>
            <w:sz w:val="22"/>
            <w:szCs w:val="22"/>
          </w:rPr>
          <w:delText xml:space="preserve"> </w:delText>
        </w:r>
        <w:r w:rsidDel="009A778A">
          <w:rPr>
            <w:rFonts w:hint="eastAsia"/>
            <w:b w:val="0"/>
            <w:sz w:val="22"/>
            <w:szCs w:val="22"/>
          </w:rPr>
          <w:delText>제</w:delText>
        </w:r>
        <w:r w:rsidDel="009A778A">
          <w:rPr>
            <w:rFonts w:hint="eastAsia"/>
            <w:b w:val="0"/>
            <w:sz w:val="22"/>
            <w:szCs w:val="22"/>
          </w:rPr>
          <w:delText>756</w:delText>
        </w:r>
        <w:r w:rsidDel="009A778A">
          <w:rPr>
            <w:rFonts w:hint="eastAsia"/>
            <w:b w:val="0"/>
            <w:sz w:val="22"/>
            <w:szCs w:val="22"/>
          </w:rPr>
          <w:delText>조</w:delText>
        </w:r>
        <w:r w:rsidDel="009A778A">
          <w:rPr>
            <w:rFonts w:hint="eastAsia"/>
            <w:b w:val="0"/>
            <w:sz w:val="22"/>
            <w:szCs w:val="22"/>
          </w:rPr>
          <w:delText xml:space="preserve">). </w:delText>
        </w:r>
        <w:r w:rsidDel="009A778A">
          <w:rPr>
            <w:rFonts w:hint="eastAsia"/>
            <w:b w:val="0"/>
            <w:sz w:val="22"/>
            <w:szCs w:val="22"/>
          </w:rPr>
          <w:delText>나아가</w:delText>
        </w:r>
        <w:r w:rsidDel="009A778A">
          <w:rPr>
            <w:rFonts w:hint="eastAsia"/>
            <w:b w:val="0"/>
            <w:sz w:val="22"/>
            <w:szCs w:val="22"/>
          </w:rPr>
          <w:delText xml:space="preserve">, </w:delText>
        </w:r>
        <w:r w:rsidRPr="00CF0FBC" w:rsidDel="009A778A">
          <w:rPr>
            <w:rFonts w:hint="eastAsia"/>
            <w:b w:val="0"/>
            <w:sz w:val="22"/>
            <w:szCs w:val="22"/>
          </w:rPr>
          <w:delText>공작물의</w:delText>
        </w:r>
        <w:r w:rsidRPr="00CF0FBC" w:rsidDel="009A778A">
          <w:rPr>
            <w:rFonts w:hint="eastAsia"/>
            <w:b w:val="0"/>
            <w:sz w:val="22"/>
            <w:szCs w:val="22"/>
          </w:rPr>
          <w:delText xml:space="preserve"> </w:delText>
        </w:r>
        <w:r w:rsidRPr="00CF0FBC" w:rsidDel="009A778A">
          <w:rPr>
            <w:rFonts w:hint="eastAsia"/>
            <w:b w:val="0"/>
            <w:sz w:val="22"/>
            <w:szCs w:val="22"/>
          </w:rPr>
          <w:delText>설치</w:delText>
        </w:r>
        <w:r w:rsidRPr="00CF0FBC" w:rsidDel="009A778A">
          <w:rPr>
            <w:rFonts w:hint="eastAsia"/>
            <w:b w:val="0"/>
            <w:sz w:val="22"/>
            <w:szCs w:val="22"/>
          </w:rPr>
          <w:delText xml:space="preserve"> </w:delText>
        </w:r>
        <w:r w:rsidRPr="00CF0FBC" w:rsidDel="009A778A">
          <w:rPr>
            <w:rFonts w:hint="eastAsia"/>
            <w:b w:val="0"/>
            <w:sz w:val="22"/>
            <w:szCs w:val="22"/>
          </w:rPr>
          <w:delText>또는</w:delText>
        </w:r>
        <w:r w:rsidRPr="00CF0FBC" w:rsidDel="009A778A">
          <w:rPr>
            <w:rFonts w:hint="eastAsia"/>
            <w:b w:val="0"/>
            <w:sz w:val="22"/>
            <w:szCs w:val="22"/>
          </w:rPr>
          <w:delText xml:space="preserve"> </w:delText>
        </w:r>
        <w:r w:rsidRPr="00CF0FBC" w:rsidDel="009A778A">
          <w:rPr>
            <w:rFonts w:hint="eastAsia"/>
            <w:b w:val="0"/>
            <w:sz w:val="22"/>
            <w:szCs w:val="22"/>
          </w:rPr>
          <w:delText>보존의</w:delText>
        </w:r>
        <w:r w:rsidRPr="00CF0FBC" w:rsidDel="009A778A">
          <w:rPr>
            <w:rFonts w:hint="eastAsia"/>
            <w:b w:val="0"/>
            <w:sz w:val="22"/>
            <w:szCs w:val="22"/>
          </w:rPr>
          <w:delText xml:space="preserve"> </w:delText>
        </w:r>
        <w:r w:rsidRPr="00CF0FBC" w:rsidDel="009A778A">
          <w:rPr>
            <w:rFonts w:hint="eastAsia"/>
            <w:b w:val="0"/>
            <w:sz w:val="22"/>
            <w:szCs w:val="22"/>
          </w:rPr>
          <w:delText>하자로</w:delText>
        </w:r>
        <w:r w:rsidRPr="00CF0FBC" w:rsidDel="009A778A">
          <w:rPr>
            <w:rFonts w:hint="eastAsia"/>
            <w:b w:val="0"/>
            <w:sz w:val="22"/>
            <w:szCs w:val="22"/>
          </w:rPr>
          <w:delText xml:space="preserve"> </w:delText>
        </w:r>
        <w:r w:rsidRPr="00CF0FBC" w:rsidDel="009A778A">
          <w:rPr>
            <w:rFonts w:hint="eastAsia"/>
            <w:b w:val="0"/>
            <w:sz w:val="22"/>
            <w:szCs w:val="22"/>
          </w:rPr>
          <w:delText>인하여</w:delText>
        </w:r>
        <w:r w:rsidRPr="00CF0FBC" w:rsidDel="009A778A">
          <w:rPr>
            <w:rFonts w:hint="eastAsia"/>
            <w:b w:val="0"/>
            <w:sz w:val="22"/>
            <w:szCs w:val="22"/>
          </w:rPr>
          <w:delText xml:space="preserve"> </w:delText>
        </w:r>
        <w:r w:rsidRPr="00CF0FBC" w:rsidDel="009A778A">
          <w:rPr>
            <w:rFonts w:hint="eastAsia"/>
            <w:b w:val="0"/>
            <w:sz w:val="22"/>
            <w:szCs w:val="22"/>
          </w:rPr>
          <w:delText>타인에게</w:delText>
        </w:r>
        <w:r w:rsidRPr="00CF0FBC" w:rsidDel="009A778A">
          <w:rPr>
            <w:rFonts w:hint="eastAsia"/>
            <w:b w:val="0"/>
            <w:sz w:val="22"/>
            <w:szCs w:val="22"/>
          </w:rPr>
          <w:delText xml:space="preserve"> </w:delText>
        </w:r>
        <w:r w:rsidRPr="00CF0FBC" w:rsidDel="009A778A">
          <w:rPr>
            <w:rFonts w:hint="eastAsia"/>
            <w:b w:val="0"/>
            <w:sz w:val="22"/>
            <w:szCs w:val="22"/>
          </w:rPr>
          <w:delText>손해를</w:delText>
        </w:r>
        <w:r w:rsidRPr="00CF0FBC" w:rsidDel="009A778A">
          <w:rPr>
            <w:rFonts w:hint="eastAsia"/>
            <w:b w:val="0"/>
            <w:sz w:val="22"/>
            <w:szCs w:val="22"/>
          </w:rPr>
          <w:delText xml:space="preserve"> </w:delText>
        </w:r>
        <w:r w:rsidRPr="00CF0FBC" w:rsidDel="009A778A">
          <w:rPr>
            <w:rFonts w:hint="eastAsia"/>
            <w:b w:val="0"/>
            <w:sz w:val="22"/>
            <w:szCs w:val="22"/>
          </w:rPr>
          <w:delText>가한</w:delText>
        </w:r>
        <w:r w:rsidRPr="00CF0FBC" w:rsidDel="009A778A">
          <w:rPr>
            <w:rFonts w:hint="eastAsia"/>
            <w:b w:val="0"/>
            <w:sz w:val="22"/>
            <w:szCs w:val="22"/>
          </w:rPr>
          <w:delText xml:space="preserve"> </w:delText>
        </w:r>
        <w:r w:rsidRPr="00CF0FBC" w:rsidDel="009A778A">
          <w:rPr>
            <w:rFonts w:hint="eastAsia"/>
            <w:b w:val="0"/>
            <w:sz w:val="22"/>
            <w:szCs w:val="22"/>
          </w:rPr>
          <w:delText>때에는</w:delText>
        </w:r>
        <w:r w:rsidRPr="00CF0FBC" w:rsidDel="009A778A">
          <w:rPr>
            <w:rFonts w:hint="eastAsia"/>
            <w:b w:val="0"/>
            <w:sz w:val="22"/>
            <w:szCs w:val="22"/>
          </w:rPr>
          <w:delText xml:space="preserve"> </w:delText>
        </w:r>
        <w:r w:rsidRPr="00CF0FBC" w:rsidDel="009A778A">
          <w:rPr>
            <w:rFonts w:hint="eastAsia"/>
            <w:b w:val="0"/>
            <w:sz w:val="22"/>
            <w:szCs w:val="22"/>
          </w:rPr>
          <w:delText>공작물점유자가</w:delText>
        </w:r>
        <w:r w:rsidRPr="00CF0FBC" w:rsidDel="009A778A">
          <w:rPr>
            <w:rFonts w:hint="eastAsia"/>
            <w:b w:val="0"/>
            <w:sz w:val="22"/>
            <w:szCs w:val="22"/>
          </w:rPr>
          <w:delText xml:space="preserve"> </w:delText>
        </w:r>
        <w:r w:rsidRPr="00CF0FBC" w:rsidDel="009A778A">
          <w:rPr>
            <w:rFonts w:hint="eastAsia"/>
            <w:b w:val="0"/>
            <w:sz w:val="22"/>
            <w:szCs w:val="22"/>
          </w:rPr>
          <w:delText>손해를</w:delText>
        </w:r>
        <w:r w:rsidRPr="00CF0FBC" w:rsidDel="009A778A">
          <w:rPr>
            <w:rFonts w:hint="eastAsia"/>
            <w:b w:val="0"/>
            <w:sz w:val="22"/>
            <w:szCs w:val="22"/>
          </w:rPr>
          <w:delText xml:space="preserve"> </w:delText>
        </w:r>
        <w:r w:rsidRPr="00CF0FBC" w:rsidDel="009A778A">
          <w:rPr>
            <w:rFonts w:hint="eastAsia"/>
            <w:b w:val="0"/>
            <w:sz w:val="22"/>
            <w:szCs w:val="22"/>
          </w:rPr>
          <w:delText>배상할</w:delText>
        </w:r>
        <w:r w:rsidRPr="00CF0FBC" w:rsidDel="009A778A">
          <w:rPr>
            <w:rFonts w:hint="eastAsia"/>
            <w:b w:val="0"/>
            <w:sz w:val="22"/>
            <w:szCs w:val="22"/>
          </w:rPr>
          <w:delText xml:space="preserve"> </w:delText>
        </w:r>
        <w:r w:rsidRPr="00CF0FBC" w:rsidDel="009A778A">
          <w:rPr>
            <w:rFonts w:hint="eastAsia"/>
            <w:b w:val="0"/>
            <w:sz w:val="22"/>
            <w:szCs w:val="22"/>
          </w:rPr>
          <w:delText>책임이</w:delText>
        </w:r>
        <w:r w:rsidRPr="00CF0FBC" w:rsidDel="009A778A">
          <w:rPr>
            <w:rFonts w:hint="eastAsia"/>
            <w:b w:val="0"/>
            <w:sz w:val="22"/>
            <w:szCs w:val="22"/>
          </w:rPr>
          <w:delText xml:space="preserve"> </w:delText>
        </w:r>
        <w:r w:rsidDel="009A778A">
          <w:rPr>
            <w:rFonts w:hint="eastAsia"/>
            <w:b w:val="0"/>
            <w:sz w:val="22"/>
            <w:szCs w:val="22"/>
          </w:rPr>
          <w:delText>있음</w:delText>
        </w:r>
        <w:r w:rsidRPr="00CF0FBC" w:rsidDel="009A778A">
          <w:rPr>
            <w:rFonts w:hint="eastAsia"/>
            <w:b w:val="0"/>
            <w:sz w:val="22"/>
            <w:szCs w:val="22"/>
          </w:rPr>
          <w:delText xml:space="preserve">. </w:delText>
        </w:r>
        <w:r w:rsidRPr="00CF0FBC" w:rsidDel="009A778A">
          <w:rPr>
            <w:rFonts w:hint="eastAsia"/>
            <w:b w:val="0"/>
            <w:sz w:val="22"/>
            <w:szCs w:val="22"/>
          </w:rPr>
          <w:delText>그러나</w:delText>
        </w:r>
        <w:r w:rsidRPr="00CF0FBC" w:rsidDel="009A778A">
          <w:rPr>
            <w:rFonts w:hint="eastAsia"/>
            <w:b w:val="0"/>
            <w:sz w:val="22"/>
            <w:szCs w:val="22"/>
          </w:rPr>
          <w:delText xml:space="preserve"> </w:delText>
        </w:r>
        <w:r w:rsidRPr="00CF0FBC" w:rsidDel="009A778A">
          <w:rPr>
            <w:rFonts w:hint="eastAsia"/>
            <w:b w:val="0"/>
            <w:sz w:val="22"/>
            <w:szCs w:val="22"/>
          </w:rPr>
          <w:delText>점유자가</w:delText>
        </w:r>
        <w:r w:rsidRPr="00CF0FBC" w:rsidDel="009A778A">
          <w:rPr>
            <w:rFonts w:hint="eastAsia"/>
            <w:b w:val="0"/>
            <w:sz w:val="22"/>
            <w:szCs w:val="22"/>
          </w:rPr>
          <w:delText xml:space="preserve"> </w:delText>
        </w:r>
        <w:r w:rsidRPr="00CF0FBC" w:rsidDel="009A778A">
          <w:rPr>
            <w:rFonts w:hint="eastAsia"/>
            <w:b w:val="0"/>
            <w:sz w:val="22"/>
            <w:szCs w:val="22"/>
          </w:rPr>
          <w:delText>손해의</w:delText>
        </w:r>
        <w:r w:rsidRPr="00CF0FBC" w:rsidDel="009A778A">
          <w:rPr>
            <w:rFonts w:hint="eastAsia"/>
            <w:b w:val="0"/>
            <w:sz w:val="22"/>
            <w:szCs w:val="22"/>
          </w:rPr>
          <w:delText xml:space="preserve"> </w:delText>
        </w:r>
        <w:r w:rsidRPr="00CF0FBC" w:rsidDel="009A778A">
          <w:rPr>
            <w:rFonts w:hint="eastAsia"/>
            <w:b w:val="0"/>
            <w:sz w:val="22"/>
            <w:szCs w:val="22"/>
          </w:rPr>
          <w:delText>방지에</w:delText>
        </w:r>
        <w:r w:rsidRPr="00CF0FBC" w:rsidDel="009A778A">
          <w:rPr>
            <w:rFonts w:hint="eastAsia"/>
            <w:b w:val="0"/>
            <w:sz w:val="22"/>
            <w:szCs w:val="22"/>
          </w:rPr>
          <w:delText xml:space="preserve"> </w:delText>
        </w:r>
        <w:r w:rsidRPr="00CF0FBC" w:rsidDel="009A778A">
          <w:rPr>
            <w:rFonts w:hint="eastAsia"/>
            <w:b w:val="0"/>
            <w:sz w:val="22"/>
            <w:szCs w:val="22"/>
          </w:rPr>
          <w:delText>필요한</w:delText>
        </w:r>
        <w:r w:rsidRPr="00CF0FBC" w:rsidDel="009A778A">
          <w:rPr>
            <w:rFonts w:hint="eastAsia"/>
            <w:b w:val="0"/>
            <w:sz w:val="22"/>
            <w:szCs w:val="22"/>
          </w:rPr>
          <w:delText xml:space="preserve"> </w:delText>
        </w:r>
        <w:r w:rsidRPr="00CF0FBC" w:rsidDel="009A778A">
          <w:rPr>
            <w:rFonts w:hint="eastAsia"/>
            <w:b w:val="0"/>
            <w:sz w:val="22"/>
            <w:szCs w:val="22"/>
          </w:rPr>
          <w:delText>주의를</w:delText>
        </w:r>
        <w:r w:rsidRPr="00CF0FBC" w:rsidDel="009A778A">
          <w:rPr>
            <w:rFonts w:hint="eastAsia"/>
            <w:b w:val="0"/>
            <w:sz w:val="22"/>
            <w:szCs w:val="22"/>
          </w:rPr>
          <w:delText xml:space="preserve"> </w:delText>
        </w:r>
        <w:r w:rsidRPr="00CF0FBC" w:rsidDel="009A778A">
          <w:rPr>
            <w:rFonts w:hint="eastAsia"/>
            <w:b w:val="0"/>
            <w:sz w:val="22"/>
            <w:szCs w:val="22"/>
          </w:rPr>
          <w:delText>해태하지</w:delText>
        </w:r>
        <w:r w:rsidRPr="00CF0FBC" w:rsidDel="009A778A">
          <w:rPr>
            <w:rFonts w:hint="eastAsia"/>
            <w:b w:val="0"/>
            <w:sz w:val="22"/>
            <w:szCs w:val="22"/>
          </w:rPr>
          <w:delText xml:space="preserve"> </w:delText>
        </w:r>
        <w:r w:rsidRPr="00CF0FBC" w:rsidDel="009A778A">
          <w:rPr>
            <w:rFonts w:hint="eastAsia"/>
            <w:b w:val="0"/>
            <w:sz w:val="22"/>
            <w:szCs w:val="22"/>
          </w:rPr>
          <w:delText>아니한</w:delText>
        </w:r>
        <w:r w:rsidRPr="00CF0FBC" w:rsidDel="009A778A">
          <w:rPr>
            <w:rFonts w:hint="eastAsia"/>
            <w:b w:val="0"/>
            <w:sz w:val="22"/>
            <w:szCs w:val="22"/>
          </w:rPr>
          <w:delText xml:space="preserve"> </w:delText>
        </w:r>
        <w:r w:rsidRPr="00CF0FBC" w:rsidDel="009A778A">
          <w:rPr>
            <w:rFonts w:hint="eastAsia"/>
            <w:b w:val="0"/>
            <w:sz w:val="22"/>
            <w:szCs w:val="22"/>
          </w:rPr>
          <w:delText>때에는</w:delText>
        </w:r>
        <w:r w:rsidRPr="00CF0FBC" w:rsidDel="009A778A">
          <w:rPr>
            <w:rFonts w:hint="eastAsia"/>
            <w:b w:val="0"/>
            <w:sz w:val="22"/>
            <w:szCs w:val="22"/>
          </w:rPr>
          <w:delText xml:space="preserve"> </w:delText>
        </w:r>
        <w:r w:rsidRPr="00CF0FBC" w:rsidDel="009A778A">
          <w:rPr>
            <w:rFonts w:hint="eastAsia"/>
            <w:b w:val="0"/>
            <w:sz w:val="22"/>
            <w:szCs w:val="22"/>
          </w:rPr>
          <w:delText>그</w:delText>
        </w:r>
        <w:r w:rsidRPr="00CF0FBC" w:rsidDel="009A778A">
          <w:rPr>
            <w:rFonts w:hint="eastAsia"/>
            <w:b w:val="0"/>
            <w:sz w:val="22"/>
            <w:szCs w:val="22"/>
          </w:rPr>
          <w:delText xml:space="preserve"> </w:delText>
        </w:r>
        <w:r w:rsidRPr="00CF0FBC" w:rsidDel="009A778A">
          <w:rPr>
            <w:rFonts w:hint="eastAsia"/>
            <w:b w:val="0"/>
            <w:sz w:val="22"/>
            <w:szCs w:val="22"/>
          </w:rPr>
          <w:delText>소유자가</w:delText>
        </w:r>
        <w:r w:rsidRPr="00CF0FBC" w:rsidDel="009A778A">
          <w:rPr>
            <w:rFonts w:hint="eastAsia"/>
            <w:b w:val="0"/>
            <w:sz w:val="22"/>
            <w:szCs w:val="22"/>
          </w:rPr>
          <w:delText xml:space="preserve"> </w:delText>
        </w:r>
        <w:r w:rsidRPr="00CF0FBC" w:rsidDel="009A778A">
          <w:rPr>
            <w:rFonts w:hint="eastAsia"/>
            <w:b w:val="0"/>
            <w:sz w:val="22"/>
            <w:szCs w:val="22"/>
          </w:rPr>
          <w:delText>손해를</w:delText>
        </w:r>
        <w:r w:rsidRPr="00CF0FBC" w:rsidDel="009A778A">
          <w:rPr>
            <w:rFonts w:hint="eastAsia"/>
            <w:b w:val="0"/>
            <w:sz w:val="22"/>
            <w:szCs w:val="22"/>
          </w:rPr>
          <w:delText xml:space="preserve"> </w:delText>
        </w:r>
        <w:r w:rsidRPr="00CF0FBC" w:rsidDel="009A778A">
          <w:rPr>
            <w:rFonts w:hint="eastAsia"/>
            <w:b w:val="0"/>
            <w:sz w:val="22"/>
            <w:szCs w:val="22"/>
          </w:rPr>
          <w:delText>배상할</w:delText>
        </w:r>
        <w:r w:rsidRPr="00CF0FBC" w:rsidDel="009A778A">
          <w:rPr>
            <w:rFonts w:hint="eastAsia"/>
            <w:b w:val="0"/>
            <w:sz w:val="22"/>
            <w:szCs w:val="22"/>
          </w:rPr>
          <w:delText xml:space="preserve"> </w:delText>
        </w:r>
        <w:r w:rsidRPr="00CF0FBC" w:rsidDel="009A778A">
          <w:rPr>
            <w:rFonts w:hint="eastAsia"/>
            <w:b w:val="0"/>
            <w:sz w:val="22"/>
            <w:szCs w:val="22"/>
          </w:rPr>
          <w:delText>책임이</w:delText>
        </w:r>
        <w:r w:rsidRPr="00CF0FBC" w:rsidDel="009A778A">
          <w:rPr>
            <w:rFonts w:hint="eastAsia"/>
            <w:b w:val="0"/>
            <w:sz w:val="22"/>
            <w:szCs w:val="22"/>
          </w:rPr>
          <w:delText xml:space="preserve"> </w:delText>
        </w:r>
        <w:r w:rsidDel="009A778A">
          <w:rPr>
            <w:rFonts w:hint="eastAsia"/>
            <w:b w:val="0"/>
            <w:sz w:val="22"/>
            <w:szCs w:val="22"/>
          </w:rPr>
          <w:delText>있음</w:delText>
        </w:r>
        <w:r w:rsidDel="009A778A">
          <w:rPr>
            <w:rFonts w:hint="eastAsia"/>
            <w:b w:val="0"/>
            <w:sz w:val="22"/>
            <w:szCs w:val="22"/>
          </w:rPr>
          <w:delText>(</w:delText>
        </w:r>
        <w:r w:rsidDel="009A778A">
          <w:rPr>
            <w:rFonts w:hint="eastAsia"/>
            <w:b w:val="0"/>
            <w:sz w:val="22"/>
            <w:szCs w:val="22"/>
          </w:rPr>
          <w:delText>민법</w:delText>
        </w:r>
        <w:r w:rsidDel="009A778A">
          <w:rPr>
            <w:rFonts w:hint="eastAsia"/>
            <w:b w:val="0"/>
            <w:sz w:val="22"/>
            <w:szCs w:val="22"/>
          </w:rPr>
          <w:delText xml:space="preserve"> </w:delText>
        </w:r>
        <w:r w:rsidDel="009A778A">
          <w:rPr>
            <w:rFonts w:hint="eastAsia"/>
            <w:b w:val="0"/>
            <w:sz w:val="22"/>
            <w:szCs w:val="22"/>
          </w:rPr>
          <w:delText>제</w:delText>
        </w:r>
        <w:r w:rsidDel="009A778A">
          <w:rPr>
            <w:rFonts w:hint="eastAsia"/>
            <w:b w:val="0"/>
            <w:sz w:val="22"/>
            <w:szCs w:val="22"/>
          </w:rPr>
          <w:delText>758</w:delText>
        </w:r>
        <w:r w:rsidDel="009A778A">
          <w:rPr>
            <w:rFonts w:hint="eastAsia"/>
            <w:b w:val="0"/>
            <w:sz w:val="22"/>
            <w:szCs w:val="22"/>
          </w:rPr>
          <w:delText>조</w:delText>
        </w:r>
        <w:r w:rsidDel="009A778A">
          <w:rPr>
            <w:rFonts w:hint="eastAsia"/>
            <w:b w:val="0"/>
            <w:sz w:val="22"/>
            <w:szCs w:val="22"/>
          </w:rPr>
          <w:delText>).</w:delText>
        </w:r>
      </w:del>
    </w:p>
    <w:p w14:paraId="56AD867F" w14:textId="77777777" w:rsidR="00026A7E" w:rsidDel="009A778A" w:rsidRDefault="00026A7E" w:rsidP="00026A7E">
      <w:pPr>
        <w:pStyle w:val="21"/>
        <w:spacing w:after="240" w:line="360" w:lineRule="atLeast"/>
        <w:ind w:left="907"/>
        <w:rPr>
          <w:del w:id="1126" w:author="junkyo.shim" w:date="2021-08-29T18:34:00Z"/>
          <w:b w:val="0"/>
          <w:sz w:val="22"/>
          <w:szCs w:val="22"/>
        </w:rPr>
      </w:pPr>
      <w:del w:id="1127" w:author="junkyo.shim" w:date="2021-08-29T18:34:00Z">
        <w:r w:rsidDel="009A778A">
          <w:rPr>
            <w:rFonts w:hint="eastAsia"/>
            <w:b w:val="0"/>
            <w:sz w:val="22"/>
            <w:szCs w:val="22"/>
          </w:rPr>
          <w:delText>답변에</w:delText>
        </w:r>
        <w:r w:rsidDel="009A778A">
          <w:rPr>
            <w:rFonts w:hint="eastAsia"/>
            <w:b w:val="0"/>
            <w:sz w:val="22"/>
            <w:szCs w:val="22"/>
          </w:rPr>
          <w:delText xml:space="preserve"> </w:delText>
        </w:r>
        <w:r w:rsidDel="009A778A">
          <w:rPr>
            <w:rFonts w:hint="eastAsia"/>
            <w:b w:val="0"/>
            <w:sz w:val="22"/>
            <w:szCs w:val="22"/>
          </w:rPr>
          <w:delText>따르면</w:delText>
        </w:r>
        <w:r w:rsidDel="009A778A">
          <w:rPr>
            <w:rFonts w:hint="eastAsia"/>
            <w:b w:val="0"/>
            <w:sz w:val="22"/>
            <w:szCs w:val="22"/>
          </w:rPr>
          <w:delText xml:space="preserve"> </w:delText>
        </w:r>
        <w:r w:rsidDel="009A778A">
          <w:rPr>
            <w:rFonts w:hint="eastAsia"/>
            <w:b w:val="0"/>
            <w:sz w:val="22"/>
            <w:szCs w:val="22"/>
          </w:rPr>
          <w:delText>대상회사는</w:delText>
        </w:r>
        <w:r w:rsidDel="009A778A">
          <w:rPr>
            <w:rFonts w:hint="eastAsia"/>
            <w:b w:val="0"/>
            <w:sz w:val="22"/>
            <w:szCs w:val="22"/>
          </w:rPr>
          <w:delText xml:space="preserve"> </w:delText>
        </w:r>
        <w:r w:rsidDel="009A778A">
          <w:rPr>
            <w:rFonts w:hint="eastAsia"/>
            <w:b w:val="0"/>
            <w:sz w:val="22"/>
            <w:szCs w:val="22"/>
          </w:rPr>
          <w:delText>한성물류의</w:delText>
        </w:r>
        <w:r w:rsidDel="009A778A">
          <w:rPr>
            <w:rFonts w:hint="eastAsia"/>
            <w:b w:val="0"/>
            <w:sz w:val="22"/>
            <w:szCs w:val="22"/>
          </w:rPr>
          <w:delText xml:space="preserve"> </w:delText>
        </w:r>
        <w:r w:rsidDel="009A778A">
          <w:rPr>
            <w:rFonts w:hint="eastAsia"/>
            <w:b w:val="0"/>
            <w:sz w:val="22"/>
            <w:szCs w:val="22"/>
          </w:rPr>
          <w:delText>피용자인</w:delText>
        </w:r>
        <w:r w:rsidDel="009A778A">
          <w:rPr>
            <w:rFonts w:hint="eastAsia"/>
            <w:b w:val="0"/>
            <w:sz w:val="22"/>
            <w:szCs w:val="22"/>
          </w:rPr>
          <w:delText xml:space="preserve"> </w:delText>
        </w:r>
        <w:r w:rsidDel="009A778A">
          <w:rPr>
            <w:rFonts w:hint="eastAsia"/>
            <w:b w:val="0"/>
            <w:sz w:val="22"/>
            <w:szCs w:val="22"/>
          </w:rPr>
          <w:delText>외국인</w:delText>
        </w:r>
        <w:r w:rsidDel="009A778A">
          <w:rPr>
            <w:rFonts w:hint="eastAsia"/>
            <w:b w:val="0"/>
            <w:sz w:val="22"/>
            <w:szCs w:val="22"/>
          </w:rPr>
          <w:delText xml:space="preserve"> </w:delText>
        </w:r>
        <w:r w:rsidDel="009A778A">
          <w:rPr>
            <w:rFonts w:hint="eastAsia"/>
            <w:b w:val="0"/>
            <w:sz w:val="22"/>
            <w:szCs w:val="22"/>
          </w:rPr>
          <w:delText>파견사원에</w:delText>
        </w:r>
        <w:r w:rsidDel="009A778A">
          <w:rPr>
            <w:rFonts w:hint="eastAsia"/>
            <w:b w:val="0"/>
            <w:sz w:val="22"/>
            <w:szCs w:val="22"/>
          </w:rPr>
          <w:delText xml:space="preserve"> </w:delText>
        </w:r>
        <w:r w:rsidDel="009A778A">
          <w:rPr>
            <w:rFonts w:hint="eastAsia"/>
            <w:b w:val="0"/>
            <w:sz w:val="22"/>
            <w:szCs w:val="22"/>
          </w:rPr>
          <w:delText>대해</w:delText>
        </w:r>
        <w:r w:rsidDel="009A778A">
          <w:rPr>
            <w:rFonts w:hint="eastAsia"/>
            <w:b w:val="0"/>
            <w:sz w:val="22"/>
            <w:szCs w:val="22"/>
          </w:rPr>
          <w:delText xml:space="preserve"> </w:delText>
        </w:r>
        <w:r w:rsidDel="009A778A">
          <w:rPr>
            <w:rFonts w:hint="eastAsia"/>
            <w:b w:val="0"/>
            <w:sz w:val="22"/>
            <w:szCs w:val="22"/>
          </w:rPr>
          <w:delText>화재원인</w:delText>
        </w:r>
        <w:r w:rsidDel="009A778A">
          <w:rPr>
            <w:rFonts w:hint="eastAsia"/>
            <w:b w:val="0"/>
            <w:sz w:val="22"/>
            <w:szCs w:val="22"/>
          </w:rPr>
          <w:delText xml:space="preserve"> </w:delText>
        </w:r>
        <w:r w:rsidDel="009A778A">
          <w:rPr>
            <w:rFonts w:hint="eastAsia"/>
            <w:b w:val="0"/>
            <w:sz w:val="22"/>
            <w:szCs w:val="22"/>
          </w:rPr>
          <w:delText>불명을</w:delText>
        </w:r>
        <w:r w:rsidDel="009A778A">
          <w:rPr>
            <w:rFonts w:hint="eastAsia"/>
            <w:b w:val="0"/>
            <w:sz w:val="22"/>
            <w:szCs w:val="22"/>
          </w:rPr>
          <w:delText xml:space="preserve"> </w:delText>
        </w:r>
        <w:r w:rsidDel="009A778A">
          <w:rPr>
            <w:rFonts w:hint="eastAsia"/>
            <w:b w:val="0"/>
            <w:sz w:val="22"/>
            <w:szCs w:val="22"/>
          </w:rPr>
          <w:delText>이유로</w:delText>
        </w:r>
        <w:r w:rsidDel="009A778A">
          <w:rPr>
            <w:rFonts w:hint="eastAsia"/>
            <w:b w:val="0"/>
            <w:sz w:val="22"/>
            <w:szCs w:val="22"/>
          </w:rPr>
          <w:delText xml:space="preserve"> </w:delText>
        </w:r>
        <w:r w:rsidDel="009A778A">
          <w:rPr>
            <w:rFonts w:hint="eastAsia"/>
            <w:b w:val="0"/>
            <w:sz w:val="22"/>
            <w:szCs w:val="22"/>
          </w:rPr>
          <w:delText>무죄판결이</w:delText>
        </w:r>
        <w:r w:rsidDel="009A778A">
          <w:rPr>
            <w:rFonts w:hint="eastAsia"/>
            <w:b w:val="0"/>
            <w:sz w:val="22"/>
            <w:szCs w:val="22"/>
          </w:rPr>
          <w:delText xml:space="preserve"> </w:delText>
        </w:r>
        <w:r w:rsidDel="009A778A">
          <w:rPr>
            <w:rFonts w:hint="eastAsia"/>
            <w:b w:val="0"/>
            <w:sz w:val="22"/>
            <w:szCs w:val="22"/>
          </w:rPr>
          <w:delText>내려졌을</w:delText>
        </w:r>
        <w:r w:rsidDel="009A778A">
          <w:rPr>
            <w:rFonts w:hint="eastAsia"/>
            <w:b w:val="0"/>
            <w:sz w:val="22"/>
            <w:szCs w:val="22"/>
          </w:rPr>
          <w:delText xml:space="preserve"> </w:delText>
        </w:r>
        <w:r w:rsidDel="009A778A">
          <w:rPr>
            <w:rFonts w:hint="eastAsia"/>
            <w:b w:val="0"/>
            <w:sz w:val="22"/>
            <w:szCs w:val="22"/>
          </w:rPr>
          <w:delText>뿐</w:delText>
        </w:r>
        <w:r w:rsidDel="009A778A">
          <w:rPr>
            <w:rFonts w:hint="eastAsia"/>
            <w:b w:val="0"/>
            <w:sz w:val="22"/>
            <w:szCs w:val="22"/>
          </w:rPr>
          <w:delText xml:space="preserve"> </w:delText>
        </w:r>
        <w:r w:rsidDel="009A778A">
          <w:rPr>
            <w:rFonts w:hint="eastAsia"/>
            <w:b w:val="0"/>
            <w:sz w:val="22"/>
            <w:szCs w:val="22"/>
          </w:rPr>
          <w:delText>아니라</w:delText>
        </w:r>
        <w:r w:rsidDel="009A778A">
          <w:rPr>
            <w:rFonts w:hint="eastAsia"/>
            <w:b w:val="0"/>
            <w:sz w:val="22"/>
            <w:szCs w:val="22"/>
          </w:rPr>
          <w:delText xml:space="preserve">, </w:delText>
        </w:r>
        <w:r w:rsidDel="009A778A">
          <w:rPr>
            <w:rFonts w:hint="eastAsia"/>
            <w:b w:val="0"/>
            <w:sz w:val="22"/>
            <w:szCs w:val="22"/>
          </w:rPr>
          <w:delText>대상회사는</w:delText>
        </w:r>
        <w:r w:rsidDel="009A778A">
          <w:rPr>
            <w:rFonts w:hint="eastAsia"/>
            <w:b w:val="0"/>
            <w:sz w:val="22"/>
            <w:szCs w:val="22"/>
          </w:rPr>
          <w:delText xml:space="preserve"> </w:delText>
        </w:r>
        <w:r w:rsidDel="009A778A">
          <w:rPr>
            <w:rFonts w:hint="eastAsia"/>
            <w:b w:val="0"/>
            <w:sz w:val="22"/>
            <w:szCs w:val="22"/>
          </w:rPr>
          <w:delText>위</w:delText>
        </w:r>
        <w:r w:rsidDel="009A778A">
          <w:rPr>
            <w:rFonts w:hint="eastAsia"/>
            <w:b w:val="0"/>
            <w:sz w:val="22"/>
            <w:szCs w:val="22"/>
          </w:rPr>
          <w:delText xml:space="preserve"> </w:delText>
        </w:r>
        <w:r w:rsidDel="009A778A">
          <w:rPr>
            <w:rFonts w:hint="eastAsia"/>
            <w:b w:val="0"/>
            <w:sz w:val="22"/>
            <w:szCs w:val="22"/>
          </w:rPr>
          <w:delText>물류창고에</w:delText>
        </w:r>
        <w:r w:rsidDel="009A778A">
          <w:rPr>
            <w:rFonts w:hint="eastAsia"/>
            <w:b w:val="0"/>
            <w:sz w:val="22"/>
            <w:szCs w:val="22"/>
          </w:rPr>
          <w:delText xml:space="preserve"> </w:delText>
        </w:r>
        <w:r w:rsidDel="009A778A">
          <w:rPr>
            <w:rFonts w:hint="eastAsia"/>
            <w:b w:val="0"/>
            <w:sz w:val="22"/>
            <w:szCs w:val="22"/>
          </w:rPr>
          <w:delText>자사</w:delText>
        </w:r>
        <w:r w:rsidDel="009A778A">
          <w:rPr>
            <w:rFonts w:hint="eastAsia"/>
            <w:b w:val="0"/>
            <w:sz w:val="22"/>
            <w:szCs w:val="22"/>
          </w:rPr>
          <w:delText xml:space="preserve"> </w:delText>
        </w:r>
        <w:r w:rsidDel="009A778A">
          <w:rPr>
            <w:rFonts w:hint="eastAsia"/>
            <w:b w:val="0"/>
            <w:sz w:val="22"/>
            <w:szCs w:val="22"/>
          </w:rPr>
          <w:delText>직원</w:delText>
        </w:r>
        <w:r w:rsidDel="009A778A">
          <w:rPr>
            <w:rFonts w:hint="eastAsia"/>
            <w:b w:val="0"/>
            <w:sz w:val="22"/>
            <w:szCs w:val="22"/>
          </w:rPr>
          <w:delText xml:space="preserve"> 4</w:delText>
        </w:r>
        <w:r w:rsidDel="009A778A">
          <w:rPr>
            <w:rFonts w:hint="eastAsia"/>
            <w:b w:val="0"/>
            <w:sz w:val="22"/>
            <w:szCs w:val="22"/>
          </w:rPr>
          <w:delText>명을</w:delText>
        </w:r>
        <w:r w:rsidDel="009A778A">
          <w:rPr>
            <w:rFonts w:hint="eastAsia"/>
            <w:b w:val="0"/>
            <w:sz w:val="22"/>
            <w:szCs w:val="22"/>
          </w:rPr>
          <w:delText xml:space="preserve"> </w:delText>
        </w:r>
        <w:r w:rsidDel="009A778A">
          <w:rPr>
            <w:rFonts w:hint="eastAsia"/>
            <w:b w:val="0"/>
            <w:sz w:val="22"/>
            <w:szCs w:val="22"/>
          </w:rPr>
          <w:delText>두어</w:delText>
        </w:r>
        <w:r w:rsidDel="009A778A">
          <w:rPr>
            <w:rFonts w:hint="eastAsia"/>
            <w:b w:val="0"/>
            <w:sz w:val="22"/>
            <w:szCs w:val="22"/>
          </w:rPr>
          <w:delText xml:space="preserve"> </w:delText>
        </w:r>
        <w:r w:rsidDel="009A778A">
          <w:rPr>
            <w:rFonts w:hint="eastAsia"/>
            <w:b w:val="0"/>
            <w:sz w:val="22"/>
            <w:szCs w:val="22"/>
          </w:rPr>
          <w:delText>배송</w:delText>
        </w:r>
        <w:r w:rsidDel="009A778A">
          <w:rPr>
            <w:rFonts w:hint="eastAsia"/>
            <w:b w:val="0"/>
            <w:sz w:val="22"/>
            <w:szCs w:val="22"/>
          </w:rPr>
          <w:delText xml:space="preserve"> </w:delText>
        </w:r>
        <w:r w:rsidDel="009A778A">
          <w:rPr>
            <w:rFonts w:hint="eastAsia"/>
            <w:b w:val="0"/>
            <w:sz w:val="22"/>
            <w:szCs w:val="22"/>
          </w:rPr>
          <w:delText>스케쥴</w:delText>
        </w:r>
        <w:r w:rsidDel="009A778A">
          <w:rPr>
            <w:rFonts w:hint="eastAsia"/>
            <w:b w:val="0"/>
            <w:sz w:val="22"/>
            <w:szCs w:val="22"/>
          </w:rPr>
          <w:delText xml:space="preserve"> </w:delText>
        </w:r>
        <w:r w:rsidDel="009A778A">
          <w:rPr>
            <w:rFonts w:hint="eastAsia"/>
            <w:b w:val="0"/>
            <w:sz w:val="22"/>
            <w:szCs w:val="22"/>
          </w:rPr>
          <w:delText>등을</w:delText>
        </w:r>
        <w:r w:rsidDel="009A778A">
          <w:rPr>
            <w:rFonts w:hint="eastAsia"/>
            <w:b w:val="0"/>
            <w:sz w:val="22"/>
            <w:szCs w:val="22"/>
          </w:rPr>
          <w:delText xml:space="preserve"> </w:delText>
        </w:r>
        <w:r w:rsidDel="009A778A">
          <w:rPr>
            <w:rFonts w:hint="eastAsia"/>
            <w:b w:val="0"/>
            <w:sz w:val="22"/>
            <w:szCs w:val="22"/>
          </w:rPr>
          <w:delText>관리하는</w:delText>
        </w:r>
        <w:r w:rsidDel="009A778A">
          <w:rPr>
            <w:rFonts w:hint="eastAsia"/>
            <w:b w:val="0"/>
            <w:sz w:val="22"/>
            <w:szCs w:val="22"/>
          </w:rPr>
          <w:delText xml:space="preserve"> </w:delText>
        </w:r>
        <w:r w:rsidDel="009A778A">
          <w:rPr>
            <w:rFonts w:hint="eastAsia"/>
            <w:b w:val="0"/>
            <w:sz w:val="22"/>
            <w:szCs w:val="22"/>
          </w:rPr>
          <w:delText>업무만을</w:delText>
        </w:r>
        <w:r w:rsidDel="009A778A">
          <w:rPr>
            <w:rFonts w:hint="eastAsia"/>
            <w:b w:val="0"/>
            <w:sz w:val="22"/>
            <w:szCs w:val="22"/>
          </w:rPr>
          <w:delText xml:space="preserve"> </w:delText>
        </w:r>
        <w:r w:rsidDel="009A778A">
          <w:rPr>
            <w:rFonts w:hint="eastAsia"/>
            <w:b w:val="0"/>
            <w:sz w:val="22"/>
            <w:szCs w:val="22"/>
          </w:rPr>
          <w:delText>했을</w:delText>
        </w:r>
        <w:r w:rsidDel="009A778A">
          <w:rPr>
            <w:rFonts w:hint="eastAsia"/>
            <w:b w:val="0"/>
            <w:sz w:val="22"/>
            <w:szCs w:val="22"/>
          </w:rPr>
          <w:delText xml:space="preserve"> </w:delText>
        </w:r>
        <w:r w:rsidDel="009A778A">
          <w:rPr>
            <w:rFonts w:hint="eastAsia"/>
            <w:b w:val="0"/>
            <w:sz w:val="22"/>
            <w:szCs w:val="22"/>
          </w:rPr>
          <w:delText>뿐</w:delText>
        </w:r>
        <w:r w:rsidDel="009A778A">
          <w:rPr>
            <w:rFonts w:hint="eastAsia"/>
            <w:b w:val="0"/>
            <w:sz w:val="22"/>
            <w:szCs w:val="22"/>
          </w:rPr>
          <w:delText xml:space="preserve">, </w:delText>
        </w:r>
        <w:r w:rsidDel="009A778A">
          <w:rPr>
            <w:rFonts w:hint="eastAsia"/>
            <w:b w:val="0"/>
            <w:sz w:val="22"/>
            <w:szCs w:val="22"/>
          </w:rPr>
          <w:delText>한성물류의</w:delText>
        </w:r>
        <w:r w:rsidDel="009A778A">
          <w:rPr>
            <w:rFonts w:hint="eastAsia"/>
            <w:b w:val="0"/>
            <w:sz w:val="22"/>
            <w:szCs w:val="22"/>
          </w:rPr>
          <w:delText xml:space="preserve"> </w:delText>
        </w:r>
        <w:r w:rsidDel="009A778A">
          <w:rPr>
            <w:rFonts w:hint="eastAsia"/>
            <w:b w:val="0"/>
            <w:sz w:val="22"/>
            <w:szCs w:val="22"/>
          </w:rPr>
          <w:delText>피용자들에</w:delText>
        </w:r>
        <w:r w:rsidDel="009A778A">
          <w:rPr>
            <w:rFonts w:hint="eastAsia"/>
            <w:b w:val="0"/>
            <w:sz w:val="22"/>
            <w:szCs w:val="22"/>
          </w:rPr>
          <w:delText xml:space="preserve"> </w:delText>
        </w:r>
        <w:r w:rsidDel="009A778A">
          <w:rPr>
            <w:rFonts w:hint="eastAsia"/>
            <w:b w:val="0"/>
            <w:sz w:val="22"/>
            <w:szCs w:val="22"/>
          </w:rPr>
          <w:delText>대해</w:delText>
        </w:r>
        <w:r w:rsidDel="009A778A">
          <w:rPr>
            <w:rFonts w:hint="eastAsia"/>
            <w:b w:val="0"/>
            <w:sz w:val="22"/>
            <w:szCs w:val="22"/>
          </w:rPr>
          <w:delText xml:space="preserve"> </w:delText>
        </w:r>
        <w:r w:rsidDel="009A778A">
          <w:rPr>
            <w:rFonts w:hint="eastAsia"/>
            <w:b w:val="0"/>
            <w:sz w:val="22"/>
            <w:szCs w:val="22"/>
          </w:rPr>
          <w:delText>구체적인</w:delText>
        </w:r>
        <w:r w:rsidDel="009A778A">
          <w:rPr>
            <w:rFonts w:hint="eastAsia"/>
            <w:b w:val="0"/>
            <w:sz w:val="22"/>
            <w:szCs w:val="22"/>
          </w:rPr>
          <w:delText xml:space="preserve"> </w:delText>
        </w:r>
        <w:r w:rsidDel="009A778A">
          <w:rPr>
            <w:rFonts w:hint="eastAsia"/>
            <w:b w:val="0"/>
            <w:sz w:val="22"/>
            <w:szCs w:val="22"/>
          </w:rPr>
          <w:delText>지휘</w:delText>
        </w:r>
        <w:r w:rsidDel="009A778A">
          <w:rPr>
            <w:rFonts w:hint="eastAsia"/>
            <w:b w:val="0"/>
            <w:sz w:val="22"/>
            <w:szCs w:val="22"/>
          </w:rPr>
          <w:delText xml:space="preserve">, </w:delText>
        </w:r>
        <w:r w:rsidDel="009A778A">
          <w:rPr>
            <w:rFonts w:hint="eastAsia"/>
            <w:b w:val="0"/>
            <w:sz w:val="22"/>
            <w:szCs w:val="22"/>
          </w:rPr>
          <w:delText>감독</w:delText>
        </w:r>
        <w:r w:rsidDel="009A778A">
          <w:rPr>
            <w:rFonts w:hint="eastAsia"/>
            <w:b w:val="0"/>
            <w:sz w:val="22"/>
            <w:szCs w:val="22"/>
          </w:rPr>
          <w:delText xml:space="preserve"> </w:delText>
        </w:r>
        <w:r w:rsidDel="009A778A">
          <w:rPr>
            <w:rFonts w:hint="eastAsia"/>
            <w:b w:val="0"/>
            <w:sz w:val="22"/>
            <w:szCs w:val="22"/>
          </w:rPr>
          <w:delText>행위를</w:delText>
        </w:r>
        <w:r w:rsidDel="009A778A">
          <w:rPr>
            <w:rFonts w:hint="eastAsia"/>
            <w:b w:val="0"/>
            <w:sz w:val="22"/>
            <w:szCs w:val="22"/>
          </w:rPr>
          <w:delText xml:space="preserve"> </w:delText>
        </w:r>
        <w:r w:rsidDel="009A778A">
          <w:rPr>
            <w:rFonts w:hint="eastAsia"/>
            <w:b w:val="0"/>
            <w:sz w:val="22"/>
            <w:szCs w:val="22"/>
          </w:rPr>
          <w:delText>하지</w:delText>
        </w:r>
        <w:r w:rsidDel="009A778A">
          <w:rPr>
            <w:rFonts w:hint="eastAsia"/>
            <w:b w:val="0"/>
            <w:sz w:val="22"/>
            <w:szCs w:val="22"/>
          </w:rPr>
          <w:delText xml:space="preserve"> </w:delText>
        </w:r>
        <w:r w:rsidDel="009A778A">
          <w:rPr>
            <w:rFonts w:hint="eastAsia"/>
            <w:b w:val="0"/>
            <w:sz w:val="22"/>
            <w:szCs w:val="22"/>
          </w:rPr>
          <w:delText>않았으므로</w:delText>
        </w:r>
        <w:r w:rsidDel="009A778A">
          <w:rPr>
            <w:rFonts w:hint="eastAsia"/>
            <w:b w:val="0"/>
            <w:sz w:val="22"/>
            <w:szCs w:val="22"/>
          </w:rPr>
          <w:delText xml:space="preserve"> </w:delText>
        </w:r>
        <w:r w:rsidDel="009A778A">
          <w:rPr>
            <w:rFonts w:hint="eastAsia"/>
            <w:b w:val="0"/>
            <w:sz w:val="22"/>
            <w:szCs w:val="22"/>
          </w:rPr>
          <w:delText>민법</w:delText>
        </w:r>
        <w:r w:rsidDel="009A778A">
          <w:rPr>
            <w:rFonts w:hint="eastAsia"/>
            <w:b w:val="0"/>
            <w:sz w:val="22"/>
            <w:szCs w:val="22"/>
          </w:rPr>
          <w:delText xml:space="preserve"> </w:delText>
        </w:r>
        <w:r w:rsidDel="009A778A">
          <w:rPr>
            <w:rFonts w:hint="eastAsia"/>
            <w:b w:val="0"/>
            <w:sz w:val="22"/>
            <w:szCs w:val="22"/>
          </w:rPr>
          <w:delText>제</w:delText>
        </w:r>
        <w:r w:rsidDel="009A778A">
          <w:rPr>
            <w:rFonts w:hint="eastAsia"/>
            <w:b w:val="0"/>
            <w:sz w:val="22"/>
            <w:szCs w:val="22"/>
          </w:rPr>
          <w:delText>756</w:delText>
        </w:r>
        <w:r w:rsidDel="009A778A">
          <w:rPr>
            <w:rFonts w:hint="eastAsia"/>
            <w:b w:val="0"/>
            <w:sz w:val="22"/>
            <w:szCs w:val="22"/>
          </w:rPr>
          <w:delText>조에</w:delText>
        </w:r>
        <w:r w:rsidDel="009A778A">
          <w:rPr>
            <w:rFonts w:hint="eastAsia"/>
            <w:b w:val="0"/>
            <w:sz w:val="22"/>
            <w:szCs w:val="22"/>
          </w:rPr>
          <w:delText xml:space="preserve"> </w:delText>
        </w:r>
        <w:r w:rsidDel="009A778A">
          <w:rPr>
            <w:rFonts w:hint="eastAsia"/>
            <w:b w:val="0"/>
            <w:sz w:val="22"/>
            <w:szCs w:val="22"/>
          </w:rPr>
          <w:delText>따른</w:delText>
        </w:r>
        <w:r w:rsidDel="009A778A">
          <w:rPr>
            <w:rFonts w:hint="eastAsia"/>
            <w:b w:val="0"/>
            <w:sz w:val="22"/>
            <w:szCs w:val="22"/>
          </w:rPr>
          <w:delText xml:space="preserve"> </w:delText>
        </w:r>
        <w:r w:rsidDel="009A778A">
          <w:rPr>
            <w:rFonts w:hint="eastAsia"/>
            <w:b w:val="0"/>
            <w:sz w:val="22"/>
            <w:szCs w:val="22"/>
          </w:rPr>
          <w:delText>사용자책임은</w:delText>
        </w:r>
        <w:r w:rsidDel="009A778A">
          <w:rPr>
            <w:rFonts w:hint="eastAsia"/>
            <w:b w:val="0"/>
            <w:sz w:val="22"/>
            <w:szCs w:val="22"/>
          </w:rPr>
          <w:delText xml:space="preserve"> </w:delText>
        </w:r>
        <w:r w:rsidDel="009A778A">
          <w:rPr>
            <w:rFonts w:hint="eastAsia"/>
            <w:b w:val="0"/>
            <w:sz w:val="22"/>
            <w:szCs w:val="22"/>
          </w:rPr>
          <w:delText>성립하지</w:delText>
        </w:r>
        <w:r w:rsidDel="009A778A">
          <w:rPr>
            <w:rFonts w:hint="eastAsia"/>
            <w:b w:val="0"/>
            <w:sz w:val="22"/>
            <w:szCs w:val="22"/>
          </w:rPr>
          <w:delText xml:space="preserve"> </w:delText>
        </w:r>
        <w:r w:rsidDel="009A778A">
          <w:rPr>
            <w:rFonts w:hint="eastAsia"/>
            <w:b w:val="0"/>
            <w:sz w:val="22"/>
            <w:szCs w:val="22"/>
          </w:rPr>
          <w:delText>않는다는</w:delText>
        </w:r>
        <w:r w:rsidDel="009A778A">
          <w:rPr>
            <w:rFonts w:hint="eastAsia"/>
            <w:b w:val="0"/>
            <w:sz w:val="22"/>
            <w:szCs w:val="22"/>
          </w:rPr>
          <w:delText xml:space="preserve"> </w:delText>
        </w:r>
        <w:r w:rsidDel="009A778A">
          <w:rPr>
            <w:rFonts w:hint="eastAsia"/>
            <w:b w:val="0"/>
            <w:sz w:val="22"/>
            <w:szCs w:val="22"/>
          </w:rPr>
          <w:delText>입장이라고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w:delText>
        </w:r>
      </w:del>
    </w:p>
    <w:p w14:paraId="5A0D9598" w14:textId="77777777" w:rsidR="00026A7E" w:rsidRPr="00E9622E" w:rsidDel="009A778A" w:rsidRDefault="00026A7E" w:rsidP="00026A7E">
      <w:pPr>
        <w:pStyle w:val="21"/>
        <w:spacing w:after="240" w:line="360" w:lineRule="atLeast"/>
        <w:ind w:left="907"/>
        <w:rPr>
          <w:del w:id="1128" w:author="junkyo.shim" w:date="2021-08-29T18:34:00Z"/>
          <w:b w:val="0"/>
          <w:sz w:val="22"/>
          <w:szCs w:val="22"/>
        </w:rPr>
      </w:pPr>
      <w:del w:id="1129" w:author="junkyo.shim" w:date="2021-08-29T18:34:00Z">
        <w:r w:rsidDel="009A778A">
          <w:rPr>
            <w:rFonts w:hint="eastAsia"/>
            <w:b w:val="0"/>
            <w:sz w:val="22"/>
            <w:szCs w:val="22"/>
          </w:rPr>
          <w:delText>나아가</w:delText>
        </w:r>
        <w:r w:rsidDel="009A778A">
          <w:rPr>
            <w:rFonts w:hint="eastAsia"/>
            <w:b w:val="0"/>
            <w:sz w:val="22"/>
            <w:szCs w:val="22"/>
          </w:rPr>
          <w:delText xml:space="preserve"> </w:delText>
        </w:r>
        <w:r w:rsidDel="009A778A">
          <w:rPr>
            <w:rFonts w:hint="eastAsia"/>
            <w:b w:val="0"/>
            <w:sz w:val="22"/>
            <w:szCs w:val="22"/>
          </w:rPr>
          <w:delText>일부</w:delText>
        </w:r>
        <w:r w:rsidDel="009A778A">
          <w:rPr>
            <w:rFonts w:hint="eastAsia"/>
            <w:b w:val="0"/>
            <w:sz w:val="22"/>
            <w:szCs w:val="22"/>
          </w:rPr>
          <w:delText xml:space="preserve"> </w:delText>
        </w:r>
        <w:r w:rsidDel="009A778A">
          <w:rPr>
            <w:rFonts w:hint="eastAsia"/>
            <w:b w:val="0"/>
            <w:sz w:val="22"/>
            <w:szCs w:val="22"/>
          </w:rPr>
          <w:delText>원고들은</w:delText>
        </w:r>
        <w:r w:rsidDel="009A778A">
          <w:rPr>
            <w:rFonts w:hint="eastAsia"/>
            <w:b w:val="0"/>
            <w:sz w:val="22"/>
            <w:szCs w:val="22"/>
          </w:rPr>
          <w:delText xml:space="preserve"> </w:delText>
        </w:r>
        <w:r w:rsidDel="009A778A">
          <w:rPr>
            <w:rFonts w:hint="eastAsia"/>
            <w:b w:val="0"/>
            <w:sz w:val="22"/>
            <w:szCs w:val="22"/>
          </w:rPr>
          <w:delText>대상회사가</w:delText>
        </w:r>
        <w:r w:rsidDel="009A778A">
          <w:rPr>
            <w:rFonts w:hint="eastAsia"/>
            <w:b w:val="0"/>
            <w:sz w:val="22"/>
            <w:szCs w:val="22"/>
          </w:rPr>
          <w:delText xml:space="preserve"> </w:delText>
        </w:r>
        <w:r w:rsidDel="009A778A">
          <w:rPr>
            <w:rFonts w:hint="eastAsia"/>
            <w:b w:val="0"/>
            <w:sz w:val="22"/>
            <w:szCs w:val="22"/>
          </w:rPr>
          <w:delText>처음</w:delText>
        </w:r>
        <w:r w:rsidDel="009A778A">
          <w:rPr>
            <w:rFonts w:hint="eastAsia"/>
            <w:b w:val="0"/>
            <w:sz w:val="22"/>
            <w:szCs w:val="22"/>
          </w:rPr>
          <w:delText xml:space="preserve"> </w:delText>
        </w:r>
        <w:r w:rsidDel="009A778A">
          <w:rPr>
            <w:rFonts w:hint="eastAsia"/>
            <w:b w:val="0"/>
            <w:sz w:val="22"/>
            <w:szCs w:val="22"/>
          </w:rPr>
          <w:delText>화재가</w:delText>
        </w:r>
        <w:r w:rsidDel="009A778A">
          <w:rPr>
            <w:rFonts w:hint="eastAsia"/>
            <w:b w:val="0"/>
            <w:sz w:val="22"/>
            <w:szCs w:val="22"/>
          </w:rPr>
          <w:delText xml:space="preserve"> </w:delText>
        </w:r>
        <w:r w:rsidDel="009A778A">
          <w:rPr>
            <w:rFonts w:hint="eastAsia"/>
            <w:b w:val="0"/>
            <w:sz w:val="22"/>
            <w:szCs w:val="22"/>
          </w:rPr>
          <w:delText>발생한</w:delText>
        </w:r>
        <w:r w:rsidDel="009A778A">
          <w:rPr>
            <w:rFonts w:hint="eastAsia"/>
            <w:b w:val="0"/>
            <w:sz w:val="22"/>
            <w:szCs w:val="22"/>
          </w:rPr>
          <w:delText xml:space="preserve"> </w:delText>
        </w:r>
        <w:r w:rsidDel="009A778A">
          <w:rPr>
            <w:rFonts w:hint="eastAsia"/>
            <w:b w:val="0"/>
            <w:sz w:val="22"/>
            <w:szCs w:val="22"/>
          </w:rPr>
          <w:delText>쓰레기</w:delText>
        </w:r>
        <w:r w:rsidDel="009A778A">
          <w:rPr>
            <w:rFonts w:hint="eastAsia"/>
            <w:b w:val="0"/>
            <w:sz w:val="22"/>
            <w:szCs w:val="22"/>
          </w:rPr>
          <w:delText xml:space="preserve"> </w:delText>
        </w:r>
        <w:r w:rsidDel="009A778A">
          <w:rPr>
            <w:rFonts w:hint="eastAsia"/>
            <w:b w:val="0"/>
            <w:sz w:val="22"/>
            <w:szCs w:val="22"/>
          </w:rPr>
          <w:delText>분리수거함을</w:delText>
        </w:r>
        <w:r w:rsidDel="009A778A">
          <w:rPr>
            <w:rFonts w:hint="eastAsia"/>
            <w:b w:val="0"/>
            <w:sz w:val="22"/>
            <w:szCs w:val="22"/>
          </w:rPr>
          <w:delText xml:space="preserve"> </w:delText>
        </w:r>
        <w:r w:rsidDel="009A778A">
          <w:rPr>
            <w:rFonts w:hint="eastAsia"/>
            <w:b w:val="0"/>
            <w:sz w:val="22"/>
            <w:szCs w:val="22"/>
          </w:rPr>
          <w:delText>설치하였으므로</w:delText>
        </w:r>
        <w:r w:rsidDel="009A778A">
          <w:rPr>
            <w:rFonts w:hint="eastAsia"/>
            <w:b w:val="0"/>
            <w:sz w:val="22"/>
            <w:szCs w:val="22"/>
          </w:rPr>
          <w:delText xml:space="preserve"> </w:delText>
        </w:r>
        <w:r w:rsidDel="009A778A">
          <w:rPr>
            <w:rFonts w:hint="eastAsia"/>
            <w:b w:val="0"/>
            <w:sz w:val="22"/>
            <w:szCs w:val="22"/>
          </w:rPr>
          <w:delText>민법</w:delText>
        </w:r>
        <w:r w:rsidDel="009A778A">
          <w:rPr>
            <w:rFonts w:hint="eastAsia"/>
            <w:b w:val="0"/>
            <w:sz w:val="22"/>
            <w:szCs w:val="22"/>
          </w:rPr>
          <w:delText xml:space="preserve"> </w:delText>
        </w:r>
        <w:r w:rsidDel="009A778A">
          <w:rPr>
            <w:rFonts w:hint="eastAsia"/>
            <w:b w:val="0"/>
            <w:sz w:val="22"/>
            <w:szCs w:val="22"/>
          </w:rPr>
          <w:delText>제</w:delText>
        </w:r>
        <w:r w:rsidDel="009A778A">
          <w:rPr>
            <w:rFonts w:hint="eastAsia"/>
            <w:b w:val="0"/>
            <w:sz w:val="22"/>
            <w:szCs w:val="22"/>
          </w:rPr>
          <w:delText>758</w:delText>
        </w:r>
        <w:r w:rsidDel="009A778A">
          <w:rPr>
            <w:rFonts w:hint="eastAsia"/>
            <w:b w:val="0"/>
            <w:sz w:val="22"/>
            <w:szCs w:val="22"/>
          </w:rPr>
          <w:delText>조에</w:delText>
        </w:r>
        <w:r w:rsidDel="009A778A">
          <w:rPr>
            <w:rFonts w:hint="eastAsia"/>
            <w:b w:val="0"/>
            <w:sz w:val="22"/>
            <w:szCs w:val="22"/>
          </w:rPr>
          <w:delText xml:space="preserve"> </w:delText>
        </w:r>
        <w:r w:rsidDel="009A778A">
          <w:rPr>
            <w:rFonts w:hint="eastAsia"/>
            <w:b w:val="0"/>
            <w:sz w:val="22"/>
            <w:szCs w:val="22"/>
          </w:rPr>
          <w:delText>따른</w:delText>
        </w:r>
        <w:r w:rsidDel="009A778A">
          <w:rPr>
            <w:rFonts w:hint="eastAsia"/>
            <w:b w:val="0"/>
            <w:sz w:val="22"/>
            <w:szCs w:val="22"/>
          </w:rPr>
          <w:delText xml:space="preserve"> </w:delText>
        </w:r>
        <w:r w:rsidDel="009A778A">
          <w:rPr>
            <w:rFonts w:hint="eastAsia"/>
            <w:b w:val="0"/>
            <w:sz w:val="22"/>
            <w:szCs w:val="22"/>
          </w:rPr>
          <w:delText>공작물</w:delText>
        </w:r>
        <w:r w:rsidDel="009A778A">
          <w:rPr>
            <w:rFonts w:hint="eastAsia"/>
            <w:b w:val="0"/>
            <w:sz w:val="22"/>
            <w:szCs w:val="22"/>
          </w:rPr>
          <w:delText xml:space="preserve"> </w:delText>
        </w:r>
        <w:r w:rsidDel="009A778A">
          <w:rPr>
            <w:rFonts w:hint="eastAsia"/>
            <w:b w:val="0"/>
            <w:sz w:val="22"/>
            <w:szCs w:val="22"/>
          </w:rPr>
          <w:delText>설치자의</w:delText>
        </w:r>
        <w:r w:rsidDel="009A778A">
          <w:rPr>
            <w:rFonts w:hint="eastAsia"/>
            <w:b w:val="0"/>
            <w:sz w:val="22"/>
            <w:szCs w:val="22"/>
          </w:rPr>
          <w:delText xml:space="preserve"> </w:delText>
        </w:r>
        <w:r w:rsidDel="009A778A">
          <w:rPr>
            <w:rFonts w:hint="eastAsia"/>
            <w:b w:val="0"/>
            <w:sz w:val="22"/>
            <w:szCs w:val="22"/>
          </w:rPr>
          <w:delText>책임을</w:delText>
        </w:r>
        <w:r w:rsidDel="009A778A">
          <w:rPr>
            <w:rFonts w:hint="eastAsia"/>
            <w:b w:val="0"/>
            <w:sz w:val="22"/>
            <w:szCs w:val="22"/>
          </w:rPr>
          <w:delText xml:space="preserve"> </w:delText>
        </w:r>
        <w:r w:rsidDel="009A778A">
          <w:rPr>
            <w:rFonts w:hint="eastAsia"/>
            <w:b w:val="0"/>
            <w:sz w:val="22"/>
            <w:szCs w:val="22"/>
          </w:rPr>
          <w:delText>진다고</w:delText>
        </w:r>
        <w:r w:rsidDel="009A778A">
          <w:rPr>
            <w:rFonts w:hint="eastAsia"/>
            <w:b w:val="0"/>
            <w:sz w:val="22"/>
            <w:szCs w:val="22"/>
          </w:rPr>
          <w:delText xml:space="preserve"> </w:delText>
        </w:r>
        <w:r w:rsidDel="009A778A">
          <w:rPr>
            <w:rFonts w:hint="eastAsia"/>
            <w:b w:val="0"/>
            <w:sz w:val="22"/>
            <w:szCs w:val="22"/>
          </w:rPr>
          <w:delText>주장하나</w:delText>
        </w:r>
        <w:r w:rsidDel="009A778A">
          <w:rPr>
            <w:rFonts w:hint="eastAsia"/>
            <w:b w:val="0"/>
            <w:sz w:val="22"/>
            <w:szCs w:val="22"/>
          </w:rPr>
          <w:delText xml:space="preserve">, </w:delText>
        </w:r>
        <w:r w:rsidDel="009A778A">
          <w:rPr>
            <w:rFonts w:hint="eastAsia"/>
            <w:b w:val="0"/>
            <w:sz w:val="22"/>
            <w:szCs w:val="22"/>
          </w:rPr>
          <w:delText>대상회사는</w:delText>
        </w:r>
        <w:r w:rsidDel="009A778A">
          <w:rPr>
            <w:rFonts w:hint="eastAsia"/>
            <w:b w:val="0"/>
            <w:sz w:val="22"/>
            <w:szCs w:val="22"/>
          </w:rPr>
          <w:delText xml:space="preserve"> </w:delText>
        </w:r>
        <w:r w:rsidDel="009A778A">
          <w:rPr>
            <w:rFonts w:hint="eastAsia"/>
            <w:b w:val="0"/>
            <w:sz w:val="22"/>
            <w:szCs w:val="22"/>
          </w:rPr>
          <w:delText>대상회사뿐</w:delText>
        </w:r>
        <w:r w:rsidDel="009A778A">
          <w:rPr>
            <w:rFonts w:hint="eastAsia"/>
            <w:b w:val="0"/>
            <w:sz w:val="22"/>
            <w:szCs w:val="22"/>
          </w:rPr>
          <w:delText xml:space="preserve"> </w:delText>
        </w:r>
        <w:r w:rsidDel="009A778A">
          <w:rPr>
            <w:rFonts w:hint="eastAsia"/>
            <w:b w:val="0"/>
            <w:sz w:val="22"/>
            <w:szCs w:val="22"/>
          </w:rPr>
          <w:delText>아니라</w:delText>
        </w:r>
        <w:r w:rsidDel="009A778A">
          <w:rPr>
            <w:rFonts w:hint="eastAsia"/>
            <w:b w:val="0"/>
            <w:sz w:val="22"/>
            <w:szCs w:val="22"/>
          </w:rPr>
          <w:delText xml:space="preserve"> </w:delText>
        </w:r>
        <w:r w:rsidDel="009A778A">
          <w:rPr>
            <w:rFonts w:hint="eastAsia"/>
            <w:b w:val="0"/>
            <w:sz w:val="22"/>
            <w:szCs w:val="22"/>
          </w:rPr>
          <w:delText>한성물류도</w:delText>
        </w:r>
        <w:r w:rsidDel="009A778A">
          <w:rPr>
            <w:rFonts w:hint="eastAsia"/>
            <w:b w:val="0"/>
            <w:sz w:val="22"/>
            <w:szCs w:val="22"/>
          </w:rPr>
          <w:delText xml:space="preserve"> </w:delText>
        </w:r>
        <w:r w:rsidDel="009A778A">
          <w:rPr>
            <w:rFonts w:hint="eastAsia"/>
            <w:b w:val="0"/>
            <w:sz w:val="22"/>
            <w:szCs w:val="22"/>
          </w:rPr>
          <w:delText>해당</w:delText>
        </w:r>
        <w:r w:rsidDel="009A778A">
          <w:rPr>
            <w:rFonts w:hint="eastAsia"/>
            <w:b w:val="0"/>
            <w:sz w:val="22"/>
            <w:szCs w:val="22"/>
          </w:rPr>
          <w:delText xml:space="preserve"> </w:delText>
        </w:r>
        <w:r w:rsidDel="009A778A">
          <w:rPr>
            <w:rFonts w:hint="eastAsia"/>
            <w:b w:val="0"/>
            <w:sz w:val="22"/>
            <w:szCs w:val="22"/>
          </w:rPr>
          <w:delText>쓰레기</w:delText>
        </w:r>
        <w:r w:rsidDel="009A778A">
          <w:rPr>
            <w:rFonts w:hint="eastAsia"/>
            <w:b w:val="0"/>
            <w:sz w:val="22"/>
            <w:szCs w:val="22"/>
          </w:rPr>
          <w:delText xml:space="preserve"> </w:delText>
        </w:r>
        <w:r w:rsidDel="009A778A">
          <w:rPr>
            <w:rFonts w:hint="eastAsia"/>
            <w:b w:val="0"/>
            <w:sz w:val="22"/>
            <w:szCs w:val="22"/>
          </w:rPr>
          <w:delText>분리수거함을</w:delText>
        </w:r>
        <w:r w:rsidDel="009A778A">
          <w:rPr>
            <w:rFonts w:hint="eastAsia"/>
            <w:b w:val="0"/>
            <w:sz w:val="22"/>
            <w:szCs w:val="22"/>
          </w:rPr>
          <w:delText xml:space="preserve"> </w:delText>
        </w:r>
        <w:r w:rsidDel="009A778A">
          <w:rPr>
            <w:rFonts w:hint="eastAsia"/>
            <w:b w:val="0"/>
            <w:sz w:val="22"/>
            <w:szCs w:val="22"/>
          </w:rPr>
          <w:delText>설치한</w:delText>
        </w:r>
        <w:r w:rsidDel="009A778A">
          <w:rPr>
            <w:rFonts w:hint="eastAsia"/>
            <w:b w:val="0"/>
            <w:sz w:val="22"/>
            <w:szCs w:val="22"/>
          </w:rPr>
          <w:delText xml:space="preserve"> </w:delText>
        </w:r>
        <w:r w:rsidDel="009A778A">
          <w:rPr>
            <w:rFonts w:hint="eastAsia"/>
            <w:b w:val="0"/>
            <w:sz w:val="22"/>
            <w:szCs w:val="22"/>
          </w:rPr>
          <w:delText>사실이</w:delText>
        </w:r>
        <w:r w:rsidDel="009A778A">
          <w:rPr>
            <w:rFonts w:hint="eastAsia"/>
            <w:b w:val="0"/>
            <w:sz w:val="22"/>
            <w:szCs w:val="22"/>
          </w:rPr>
          <w:delText xml:space="preserve"> </w:delText>
        </w:r>
        <w:r w:rsidDel="009A778A">
          <w:rPr>
            <w:rFonts w:hint="eastAsia"/>
            <w:b w:val="0"/>
            <w:sz w:val="22"/>
            <w:szCs w:val="22"/>
          </w:rPr>
          <w:delText>없어</w:delText>
        </w:r>
        <w:r w:rsidDel="009A778A">
          <w:rPr>
            <w:rFonts w:hint="eastAsia"/>
            <w:b w:val="0"/>
            <w:sz w:val="22"/>
            <w:szCs w:val="22"/>
          </w:rPr>
          <w:delText xml:space="preserve"> </w:delText>
        </w:r>
        <w:r w:rsidDel="009A778A">
          <w:rPr>
            <w:rFonts w:hint="eastAsia"/>
            <w:b w:val="0"/>
            <w:sz w:val="22"/>
            <w:szCs w:val="22"/>
          </w:rPr>
          <w:delText>공작물</w:delText>
        </w:r>
        <w:r w:rsidDel="009A778A">
          <w:rPr>
            <w:rFonts w:hint="eastAsia"/>
            <w:b w:val="0"/>
            <w:sz w:val="22"/>
            <w:szCs w:val="22"/>
          </w:rPr>
          <w:delText xml:space="preserve"> </w:delText>
        </w:r>
        <w:r w:rsidDel="009A778A">
          <w:rPr>
            <w:rFonts w:hint="eastAsia"/>
            <w:b w:val="0"/>
            <w:sz w:val="22"/>
            <w:szCs w:val="22"/>
          </w:rPr>
          <w:delText>책임도</w:delText>
        </w:r>
        <w:r w:rsidDel="009A778A">
          <w:rPr>
            <w:rFonts w:hint="eastAsia"/>
            <w:b w:val="0"/>
            <w:sz w:val="22"/>
            <w:szCs w:val="22"/>
          </w:rPr>
          <w:delText xml:space="preserve"> </w:delText>
        </w:r>
        <w:r w:rsidDel="009A778A">
          <w:rPr>
            <w:rFonts w:hint="eastAsia"/>
            <w:b w:val="0"/>
            <w:sz w:val="22"/>
            <w:szCs w:val="22"/>
          </w:rPr>
          <w:delText>성립하지</w:delText>
        </w:r>
        <w:r w:rsidDel="009A778A">
          <w:rPr>
            <w:rFonts w:hint="eastAsia"/>
            <w:b w:val="0"/>
            <w:sz w:val="22"/>
            <w:szCs w:val="22"/>
          </w:rPr>
          <w:delText xml:space="preserve"> </w:delText>
        </w:r>
        <w:r w:rsidDel="009A778A">
          <w:rPr>
            <w:rFonts w:hint="eastAsia"/>
            <w:b w:val="0"/>
            <w:sz w:val="22"/>
            <w:szCs w:val="22"/>
          </w:rPr>
          <w:delText>않는다는</w:delText>
        </w:r>
        <w:r w:rsidDel="009A778A">
          <w:rPr>
            <w:rFonts w:hint="eastAsia"/>
            <w:b w:val="0"/>
            <w:sz w:val="22"/>
            <w:szCs w:val="22"/>
          </w:rPr>
          <w:delText xml:space="preserve"> </w:delText>
        </w:r>
        <w:r w:rsidDel="009A778A">
          <w:rPr>
            <w:rFonts w:hint="eastAsia"/>
            <w:b w:val="0"/>
            <w:sz w:val="22"/>
            <w:szCs w:val="22"/>
          </w:rPr>
          <w:delText>입장이라고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 xml:space="preserve">. </w:delText>
        </w:r>
        <w:r w:rsidDel="009A778A">
          <w:rPr>
            <w:rFonts w:hint="eastAsia"/>
            <w:b w:val="0"/>
            <w:sz w:val="22"/>
            <w:szCs w:val="22"/>
          </w:rPr>
          <w:delText>나아가</w:delText>
        </w:r>
        <w:r w:rsidDel="009A778A">
          <w:rPr>
            <w:rFonts w:hint="eastAsia"/>
            <w:b w:val="0"/>
            <w:sz w:val="22"/>
            <w:szCs w:val="22"/>
          </w:rPr>
          <w:delText xml:space="preserve">, </w:delText>
        </w:r>
        <w:r w:rsidDel="009A778A">
          <w:rPr>
            <w:rFonts w:hint="eastAsia"/>
            <w:b w:val="0"/>
            <w:sz w:val="22"/>
            <w:szCs w:val="22"/>
          </w:rPr>
          <w:delText>해당</w:delText>
        </w:r>
        <w:r w:rsidDel="009A778A">
          <w:rPr>
            <w:rFonts w:hint="eastAsia"/>
            <w:b w:val="0"/>
            <w:sz w:val="22"/>
            <w:szCs w:val="22"/>
          </w:rPr>
          <w:delText xml:space="preserve"> </w:delText>
        </w:r>
        <w:r w:rsidDel="009A778A">
          <w:rPr>
            <w:rFonts w:hint="eastAsia"/>
            <w:b w:val="0"/>
            <w:sz w:val="22"/>
            <w:szCs w:val="22"/>
          </w:rPr>
          <w:delText>쓰레기</w:delText>
        </w:r>
        <w:r w:rsidDel="009A778A">
          <w:rPr>
            <w:rFonts w:hint="eastAsia"/>
            <w:b w:val="0"/>
            <w:sz w:val="22"/>
            <w:szCs w:val="22"/>
          </w:rPr>
          <w:delText xml:space="preserve"> </w:delText>
        </w:r>
        <w:r w:rsidDel="009A778A">
          <w:rPr>
            <w:rFonts w:hint="eastAsia"/>
            <w:b w:val="0"/>
            <w:sz w:val="22"/>
            <w:szCs w:val="22"/>
          </w:rPr>
          <w:delText>분리수거함은</w:delText>
        </w:r>
        <w:r w:rsidDel="009A778A">
          <w:rPr>
            <w:rFonts w:hint="eastAsia"/>
            <w:b w:val="0"/>
            <w:sz w:val="22"/>
            <w:szCs w:val="22"/>
          </w:rPr>
          <w:delText xml:space="preserve"> </w:delText>
        </w:r>
        <w:r w:rsidDel="009A778A">
          <w:rPr>
            <w:rFonts w:hint="eastAsia"/>
            <w:b w:val="0"/>
            <w:sz w:val="22"/>
            <w:szCs w:val="22"/>
          </w:rPr>
          <w:delText>대상회사가</w:delText>
        </w:r>
        <w:r w:rsidDel="009A778A">
          <w:rPr>
            <w:rFonts w:hint="eastAsia"/>
            <w:b w:val="0"/>
            <w:sz w:val="22"/>
            <w:szCs w:val="22"/>
          </w:rPr>
          <w:delText xml:space="preserve"> </w:delText>
        </w:r>
        <w:r w:rsidDel="009A778A">
          <w:rPr>
            <w:rFonts w:hint="eastAsia"/>
            <w:b w:val="0"/>
            <w:sz w:val="22"/>
            <w:szCs w:val="22"/>
          </w:rPr>
          <w:delText>보통</w:delText>
        </w:r>
        <w:r w:rsidDel="009A778A">
          <w:rPr>
            <w:rFonts w:hint="eastAsia"/>
            <w:b w:val="0"/>
            <w:sz w:val="22"/>
            <w:szCs w:val="22"/>
          </w:rPr>
          <w:delText xml:space="preserve"> </w:delText>
        </w:r>
        <w:r w:rsidDel="009A778A">
          <w:rPr>
            <w:rFonts w:hint="eastAsia"/>
            <w:b w:val="0"/>
            <w:sz w:val="22"/>
            <w:szCs w:val="22"/>
          </w:rPr>
          <w:delText>사용하기는</w:delText>
        </w:r>
        <w:r w:rsidDel="009A778A">
          <w:rPr>
            <w:rFonts w:hint="eastAsia"/>
            <w:b w:val="0"/>
            <w:sz w:val="22"/>
            <w:szCs w:val="22"/>
          </w:rPr>
          <w:delText xml:space="preserve"> </w:delText>
        </w:r>
        <w:r w:rsidDel="009A778A">
          <w:rPr>
            <w:rFonts w:hint="eastAsia"/>
            <w:b w:val="0"/>
            <w:sz w:val="22"/>
            <w:szCs w:val="22"/>
          </w:rPr>
          <w:delText>하나</w:delText>
        </w:r>
        <w:r w:rsidDel="009A778A">
          <w:rPr>
            <w:rFonts w:hint="eastAsia"/>
            <w:b w:val="0"/>
            <w:sz w:val="22"/>
            <w:szCs w:val="22"/>
          </w:rPr>
          <w:delText xml:space="preserve">, </w:delText>
        </w:r>
        <w:r w:rsidDel="009A778A">
          <w:rPr>
            <w:rFonts w:hint="eastAsia"/>
            <w:b w:val="0"/>
            <w:sz w:val="22"/>
            <w:szCs w:val="22"/>
          </w:rPr>
          <w:delText>관리</w:delText>
        </w:r>
        <w:r w:rsidDel="009A778A">
          <w:rPr>
            <w:rFonts w:hint="eastAsia"/>
            <w:b w:val="0"/>
            <w:sz w:val="22"/>
            <w:szCs w:val="22"/>
          </w:rPr>
          <w:delText xml:space="preserve"> </w:delText>
        </w:r>
        <w:r w:rsidDel="009A778A">
          <w:rPr>
            <w:rFonts w:hint="eastAsia"/>
            <w:b w:val="0"/>
            <w:sz w:val="22"/>
            <w:szCs w:val="22"/>
          </w:rPr>
          <w:delText>업무는</w:delText>
        </w:r>
        <w:r w:rsidDel="009A778A">
          <w:rPr>
            <w:rFonts w:hint="eastAsia"/>
            <w:b w:val="0"/>
            <w:sz w:val="22"/>
            <w:szCs w:val="22"/>
          </w:rPr>
          <w:delText xml:space="preserve"> </w:delText>
        </w:r>
        <w:r w:rsidDel="009A778A">
          <w:rPr>
            <w:rFonts w:hint="eastAsia"/>
            <w:b w:val="0"/>
            <w:sz w:val="22"/>
            <w:szCs w:val="22"/>
          </w:rPr>
          <w:delText>물류창고</w:delText>
        </w:r>
        <w:r w:rsidDel="009A778A">
          <w:rPr>
            <w:rFonts w:hint="eastAsia"/>
            <w:b w:val="0"/>
            <w:sz w:val="22"/>
            <w:szCs w:val="22"/>
          </w:rPr>
          <w:delText xml:space="preserve"> </w:delText>
        </w:r>
        <w:r w:rsidDel="009A778A">
          <w:rPr>
            <w:rFonts w:hint="eastAsia"/>
            <w:b w:val="0"/>
            <w:sz w:val="22"/>
            <w:szCs w:val="22"/>
          </w:rPr>
          <w:delText>측에서</w:delText>
        </w:r>
        <w:r w:rsidDel="009A778A">
          <w:rPr>
            <w:rFonts w:hint="eastAsia"/>
            <w:b w:val="0"/>
            <w:sz w:val="22"/>
            <w:szCs w:val="22"/>
          </w:rPr>
          <w:delText xml:space="preserve"> </w:delText>
        </w:r>
        <w:r w:rsidDel="009A778A">
          <w:rPr>
            <w:rFonts w:hint="eastAsia"/>
            <w:b w:val="0"/>
            <w:sz w:val="22"/>
            <w:szCs w:val="22"/>
          </w:rPr>
          <w:delText>하고</w:delText>
        </w:r>
        <w:r w:rsidDel="009A778A">
          <w:rPr>
            <w:rFonts w:hint="eastAsia"/>
            <w:b w:val="0"/>
            <w:sz w:val="22"/>
            <w:szCs w:val="22"/>
          </w:rPr>
          <w:delText xml:space="preserve"> </w:delText>
        </w:r>
        <w:r w:rsidDel="009A778A">
          <w:rPr>
            <w:rFonts w:hint="eastAsia"/>
            <w:b w:val="0"/>
            <w:sz w:val="22"/>
            <w:szCs w:val="22"/>
          </w:rPr>
          <w:delText>있다고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w:delText>
        </w:r>
      </w:del>
    </w:p>
    <w:p w14:paraId="5630D1CB" w14:textId="77777777" w:rsidR="00026A7E" w:rsidRPr="00CB2B3F" w:rsidDel="009A778A" w:rsidRDefault="00026A7E" w:rsidP="00026A7E">
      <w:pPr>
        <w:pStyle w:val="21"/>
        <w:spacing w:after="240" w:line="360" w:lineRule="atLeast"/>
        <w:ind w:left="907"/>
        <w:rPr>
          <w:del w:id="1130" w:author="junkyo.shim" w:date="2021-08-29T18:34:00Z"/>
          <w:b w:val="0"/>
          <w:sz w:val="22"/>
          <w:szCs w:val="22"/>
        </w:rPr>
      </w:pPr>
      <w:del w:id="1131" w:author="junkyo.shim" w:date="2021-08-29T18:34:00Z">
        <w:r w:rsidRPr="00CB2B3F" w:rsidDel="009A778A">
          <w:rPr>
            <w:rFonts w:hint="eastAsia"/>
            <w:b w:val="0"/>
            <w:sz w:val="22"/>
            <w:szCs w:val="22"/>
          </w:rPr>
          <w:delText>인터뷰에</w:delText>
        </w:r>
        <w:r w:rsidRPr="00CB2B3F" w:rsidDel="009A778A">
          <w:rPr>
            <w:rFonts w:hint="eastAsia"/>
            <w:b w:val="0"/>
            <w:sz w:val="22"/>
            <w:szCs w:val="22"/>
          </w:rPr>
          <w:delText xml:space="preserve"> </w:delText>
        </w:r>
        <w:r w:rsidRPr="00CB2B3F" w:rsidDel="009A778A">
          <w:rPr>
            <w:rFonts w:hint="eastAsia"/>
            <w:b w:val="0"/>
            <w:sz w:val="22"/>
            <w:szCs w:val="22"/>
          </w:rPr>
          <w:delText>따르면</w:delText>
        </w:r>
        <w:r w:rsidRPr="00CB2B3F" w:rsidDel="009A778A">
          <w:rPr>
            <w:rFonts w:hint="eastAsia"/>
            <w:b w:val="0"/>
            <w:sz w:val="22"/>
            <w:szCs w:val="22"/>
          </w:rPr>
          <w:delText xml:space="preserve">, </w:delText>
        </w:r>
        <w:r w:rsidRPr="00CB2B3F" w:rsidDel="009A778A">
          <w:rPr>
            <w:rFonts w:hint="eastAsia"/>
            <w:b w:val="0"/>
            <w:sz w:val="22"/>
            <w:szCs w:val="22"/>
          </w:rPr>
          <w:delText>위</w:delText>
        </w:r>
        <w:r w:rsidRPr="00CB2B3F" w:rsidDel="009A778A">
          <w:rPr>
            <w:rFonts w:hint="eastAsia"/>
            <w:b w:val="0"/>
            <w:sz w:val="22"/>
            <w:szCs w:val="22"/>
          </w:rPr>
          <w:delText xml:space="preserve"> </w:delText>
        </w:r>
        <w:r w:rsidRPr="00CB2B3F" w:rsidDel="009A778A">
          <w:rPr>
            <w:rFonts w:hint="eastAsia"/>
            <w:b w:val="0"/>
            <w:sz w:val="22"/>
            <w:szCs w:val="22"/>
          </w:rPr>
          <w:delText>화재</w:delText>
        </w:r>
        <w:r w:rsidRPr="00CB2B3F" w:rsidDel="009A778A">
          <w:rPr>
            <w:rFonts w:hint="eastAsia"/>
            <w:b w:val="0"/>
            <w:sz w:val="22"/>
            <w:szCs w:val="22"/>
          </w:rPr>
          <w:delText xml:space="preserve"> </w:delText>
        </w:r>
        <w:r w:rsidRPr="00CB2B3F" w:rsidDel="009A778A">
          <w:rPr>
            <w:rFonts w:hint="eastAsia"/>
            <w:b w:val="0"/>
            <w:sz w:val="22"/>
            <w:szCs w:val="22"/>
          </w:rPr>
          <w:delText>사건과</w:delText>
        </w:r>
        <w:r w:rsidRPr="00CB2B3F" w:rsidDel="009A778A">
          <w:rPr>
            <w:rFonts w:hint="eastAsia"/>
            <w:b w:val="0"/>
            <w:sz w:val="22"/>
            <w:szCs w:val="22"/>
          </w:rPr>
          <w:delText xml:space="preserve"> </w:delText>
        </w:r>
        <w:r w:rsidRPr="00CB2B3F" w:rsidDel="009A778A">
          <w:rPr>
            <w:rFonts w:hint="eastAsia"/>
            <w:b w:val="0"/>
            <w:sz w:val="22"/>
            <w:szCs w:val="22"/>
          </w:rPr>
          <w:delText>관련하여</w:delText>
        </w:r>
        <w:r w:rsidRPr="00CB2B3F" w:rsidDel="009A778A">
          <w:rPr>
            <w:rFonts w:hint="eastAsia"/>
            <w:b w:val="0"/>
            <w:sz w:val="22"/>
            <w:szCs w:val="22"/>
          </w:rPr>
          <w:delText xml:space="preserve"> </w:delText>
        </w:r>
        <w:r w:rsidRPr="00CB2B3F" w:rsidDel="009A778A">
          <w:rPr>
            <w:rFonts w:hint="eastAsia"/>
            <w:b w:val="0"/>
            <w:sz w:val="22"/>
            <w:szCs w:val="22"/>
          </w:rPr>
          <w:delText>회사가</w:delText>
        </w:r>
        <w:r w:rsidRPr="00CB2B3F" w:rsidDel="009A778A">
          <w:rPr>
            <w:rFonts w:hint="eastAsia"/>
            <w:b w:val="0"/>
            <w:sz w:val="22"/>
            <w:szCs w:val="22"/>
          </w:rPr>
          <w:delText xml:space="preserve"> </w:delText>
        </w:r>
        <w:r w:rsidRPr="00CB2B3F" w:rsidDel="009A778A">
          <w:rPr>
            <w:rFonts w:hint="eastAsia"/>
            <w:b w:val="0"/>
            <w:sz w:val="22"/>
            <w:szCs w:val="22"/>
          </w:rPr>
          <w:delText>입은</w:delText>
        </w:r>
        <w:r w:rsidRPr="00CB2B3F" w:rsidDel="009A778A">
          <w:rPr>
            <w:rFonts w:hint="eastAsia"/>
            <w:b w:val="0"/>
            <w:sz w:val="22"/>
            <w:szCs w:val="22"/>
          </w:rPr>
          <w:delText xml:space="preserve"> </w:delText>
        </w:r>
        <w:r w:rsidRPr="00CB2B3F" w:rsidDel="009A778A">
          <w:rPr>
            <w:rFonts w:hint="eastAsia"/>
            <w:b w:val="0"/>
            <w:sz w:val="22"/>
            <w:szCs w:val="22"/>
          </w:rPr>
          <w:delText>피해에</w:delText>
        </w:r>
        <w:r w:rsidRPr="00CB2B3F" w:rsidDel="009A778A">
          <w:rPr>
            <w:rFonts w:hint="eastAsia"/>
            <w:b w:val="0"/>
            <w:sz w:val="22"/>
            <w:szCs w:val="22"/>
          </w:rPr>
          <w:delText xml:space="preserve"> </w:delText>
        </w:r>
        <w:r w:rsidRPr="00CB2B3F" w:rsidDel="009A778A">
          <w:rPr>
            <w:rFonts w:hint="eastAsia"/>
            <w:b w:val="0"/>
            <w:sz w:val="22"/>
            <w:szCs w:val="22"/>
          </w:rPr>
          <w:delText>대해서는</w:delText>
        </w:r>
        <w:r w:rsidRPr="00CB2B3F" w:rsidDel="009A778A">
          <w:rPr>
            <w:rFonts w:hint="eastAsia"/>
            <w:b w:val="0"/>
            <w:sz w:val="22"/>
            <w:szCs w:val="22"/>
          </w:rPr>
          <w:delText xml:space="preserve"> </w:delText>
        </w:r>
        <w:r w:rsidRPr="00CB2B3F" w:rsidDel="009A778A">
          <w:rPr>
            <w:rFonts w:hint="eastAsia"/>
            <w:b w:val="0"/>
            <w:sz w:val="22"/>
            <w:szCs w:val="22"/>
          </w:rPr>
          <w:delText>보험금을</w:delText>
        </w:r>
        <w:r w:rsidRPr="00CB2B3F" w:rsidDel="009A778A">
          <w:rPr>
            <w:rFonts w:hint="eastAsia"/>
            <w:b w:val="0"/>
            <w:sz w:val="22"/>
            <w:szCs w:val="22"/>
          </w:rPr>
          <w:delText xml:space="preserve"> </w:delText>
        </w:r>
        <w:r w:rsidRPr="00CB2B3F" w:rsidDel="009A778A">
          <w:rPr>
            <w:rFonts w:hint="eastAsia"/>
            <w:b w:val="0"/>
            <w:sz w:val="22"/>
            <w:szCs w:val="22"/>
          </w:rPr>
          <w:delText>청구하여</w:delText>
        </w:r>
        <w:r w:rsidRPr="00CB2B3F" w:rsidDel="009A778A">
          <w:rPr>
            <w:rFonts w:hint="eastAsia"/>
            <w:b w:val="0"/>
            <w:sz w:val="22"/>
            <w:szCs w:val="22"/>
          </w:rPr>
          <w:delText xml:space="preserve"> </w:delText>
        </w:r>
        <w:r w:rsidRPr="00CB2B3F" w:rsidDel="009A778A">
          <w:rPr>
            <w:rFonts w:hint="eastAsia"/>
            <w:b w:val="0"/>
            <w:sz w:val="22"/>
            <w:szCs w:val="22"/>
          </w:rPr>
          <w:delText>수령하였으며</w:delText>
        </w:r>
        <w:r w:rsidRPr="00CB2B3F" w:rsidDel="009A778A">
          <w:rPr>
            <w:rFonts w:hint="eastAsia"/>
            <w:b w:val="0"/>
            <w:sz w:val="22"/>
            <w:szCs w:val="22"/>
          </w:rPr>
          <w:delText xml:space="preserve">, </w:delText>
        </w:r>
        <w:r w:rsidRPr="00CB2B3F" w:rsidDel="009A778A">
          <w:rPr>
            <w:rFonts w:hint="eastAsia"/>
            <w:b w:val="0"/>
            <w:sz w:val="22"/>
            <w:szCs w:val="22"/>
          </w:rPr>
          <w:delText>기타</w:delText>
        </w:r>
        <w:r w:rsidRPr="00CB2B3F" w:rsidDel="009A778A">
          <w:rPr>
            <w:rFonts w:hint="eastAsia"/>
            <w:b w:val="0"/>
            <w:sz w:val="22"/>
            <w:szCs w:val="22"/>
          </w:rPr>
          <w:delText xml:space="preserve"> </w:delText>
        </w:r>
        <w:r w:rsidRPr="00CB2B3F" w:rsidDel="009A778A">
          <w:rPr>
            <w:rFonts w:hint="eastAsia"/>
            <w:b w:val="0"/>
            <w:sz w:val="22"/>
            <w:szCs w:val="22"/>
          </w:rPr>
          <w:delText>피해와</w:delText>
        </w:r>
        <w:r w:rsidRPr="00CB2B3F" w:rsidDel="009A778A">
          <w:rPr>
            <w:rFonts w:hint="eastAsia"/>
            <w:b w:val="0"/>
            <w:sz w:val="22"/>
            <w:szCs w:val="22"/>
          </w:rPr>
          <w:delText xml:space="preserve"> </w:delText>
        </w:r>
        <w:r w:rsidRPr="00CB2B3F" w:rsidDel="009A778A">
          <w:rPr>
            <w:rFonts w:hint="eastAsia"/>
            <w:b w:val="0"/>
            <w:sz w:val="22"/>
            <w:szCs w:val="22"/>
          </w:rPr>
          <w:delText>관련해</w:delText>
        </w:r>
        <w:r w:rsidRPr="00CB2B3F" w:rsidDel="009A778A">
          <w:rPr>
            <w:rFonts w:hint="eastAsia"/>
            <w:b w:val="0"/>
            <w:sz w:val="22"/>
            <w:szCs w:val="22"/>
          </w:rPr>
          <w:delText xml:space="preserve"> </w:delText>
        </w:r>
        <w:r w:rsidRPr="00CB2B3F" w:rsidDel="009A778A">
          <w:rPr>
            <w:rFonts w:hint="eastAsia"/>
            <w:b w:val="0"/>
            <w:sz w:val="22"/>
            <w:szCs w:val="22"/>
          </w:rPr>
          <w:delText>회사에</w:delText>
        </w:r>
        <w:r w:rsidRPr="00CB2B3F" w:rsidDel="009A778A">
          <w:rPr>
            <w:rFonts w:hint="eastAsia"/>
            <w:b w:val="0"/>
            <w:sz w:val="22"/>
            <w:szCs w:val="22"/>
          </w:rPr>
          <w:delText xml:space="preserve"> </w:delText>
        </w:r>
        <w:r w:rsidRPr="00CB2B3F" w:rsidDel="009A778A">
          <w:rPr>
            <w:rFonts w:hint="eastAsia"/>
            <w:b w:val="0"/>
            <w:sz w:val="22"/>
            <w:szCs w:val="22"/>
          </w:rPr>
          <w:delText>책임이</w:delText>
        </w:r>
        <w:r w:rsidRPr="00CB2B3F" w:rsidDel="009A778A">
          <w:rPr>
            <w:rFonts w:hint="eastAsia"/>
            <w:b w:val="0"/>
            <w:sz w:val="22"/>
            <w:szCs w:val="22"/>
          </w:rPr>
          <w:delText xml:space="preserve"> </w:delText>
        </w:r>
        <w:r w:rsidRPr="00CB2B3F" w:rsidDel="009A778A">
          <w:rPr>
            <w:rFonts w:hint="eastAsia"/>
            <w:b w:val="0"/>
            <w:sz w:val="22"/>
            <w:szCs w:val="22"/>
          </w:rPr>
          <w:delText>인정되는</w:delText>
        </w:r>
        <w:r w:rsidRPr="00CB2B3F" w:rsidDel="009A778A">
          <w:rPr>
            <w:rFonts w:hint="eastAsia"/>
            <w:b w:val="0"/>
            <w:sz w:val="22"/>
            <w:szCs w:val="22"/>
          </w:rPr>
          <w:delText xml:space="preserve"> </w:delText>
        </w:r>
        <w:r w:rsidRPr="00CB2B3F" w:rsidDel="009A778A">
          <w:rPr>
            <w:rFonts w:hint="eastAsia"/>
            <w:b w:val="0"/>
            <w:sz w:val="22"/>
            <w:szCs w:val="22"/>
          </w:rPr>
          <w:delText>경우</w:delText>
        </w:r>
        <w:r w:rsidRPr="00CB2B3F" w:rsidDel="009A778A">
          <w:rPr>
            <w:rFonts w:hint="eastAsia"/>
            <w:b w:val="0"/>
            <w:sz w:val="22"/>
            <w:szCs w:val="22"/>
          </w:rPr>
          <w:delText xml:space="preserve"> </w:delText>
        </w:r>
        <w:r w:rsidRPr="00CB2B3F" w:rsidDel="009A778A">
          <w:rPr>
            <w:rFonts w:hint="eastAsia"/>
            <w:b w:val="0"/>
            <w:sz w:val="22"/>
            <w:szCs w:val="22"/>
          </w:rPr>
          <w:delText>총</w:delText>
        </w:r>
        <w:r w:rsidRPr="00CB2B3F" w:rsidDel="009A778A">
          <w:rPr>
            <w:rFonts w:hint="eastAsia"/>
            <w:b w:val="0"/>
            <w:sz w:val="22"/>
            <w:szCs w:val="22"/>
          </w:rPr>
          <w:delText xml:space="preserve"> </w:delText>
        </w:r>
        <w:r w:rsidRPr="00CB2B3F" w:rsidDel="009A778A">
          <w:rPr>
            <w:rFonts w:hint="eastAsia"/>
            <w:b w:val="0"/>
            <w:sz w:val="22"/>
            <w:szCs w:val="22"/>
          </w:rPr>
          <w:delText>보험금</w:delText>
        </w:r>
        <w:r w:rsidRPr="00CB2B3F" w:rsidDel="009A778A">
          <w:rPr>
            <w:rFonts w:hint="eastAsia"/>
            <w:b w:val="0"/>
            <w:sz w:val="22"/>
            <w:szCs w:val="22"/>
          </w:rPr>
          <w:delText xml:space="preserve"> 3</w:delText>
        </w:r>
        <w:r w:rsidRPr="00CB2B3F" w:rsidDel="009A778A">
          <w:rPr>
            <w:rFonts w:hint="eastAsia"/>
            <w:b w:val="0"/>
            <w:sz w:val="22"/>
            <w:szCs w:val="22"/>
          </w:rPr>
          <w:delText>억원</w:delText>
        </w:r>
        <w:r w:rsidRPr="00CB2B3F" w:rsidDel="009A778A">
          <w:rPr>
            <w:rFonts w:hint="eastAsia"/>
            <w:b w:val="0"/>
            <w:sz w:val="22"/>
            <w:szCs w:val="22"/>
          </w:rPr>
          <w:delText xml:space="preserve"> </w:delText>
        </w:r>
        <w:r w:rsidRPr="00CB2B3F" w:rsidDel="009A778A">
          <w:rPr>
            <w:rFonts w:hint="eastAsia"/>
            <w:b w:val="0"/>
            <w:sz w:val="22"/>
            <w:szCs w:val="22"/>
          </w:rPr>
          <w:delText>정도만</w:delText>
        </w:r>
        <w:r w:rsidRPr="00CB2B3F" w:rsidDel="009A778A">
          <w:rPr>
            <w:rFonts w:hint="eastAsia"/>
            <w:b w:val="0"/>
            <w:sz w:val="22"/>
            <w:szCs w:val="22"/>
          </w:rPr>
          <w:delText xml:space="preserve"> </w:delText>
        </w:r>
        <w:r w:rsidRPr="00CB2B3F" w:rsidDel="009A778A">
          <w:rPr>
            <w:rFonts w:hint="eastAsia"/>
            <w:b w:val="0"/>
            <w:sz w:val="22"/>
            <w:szCs w:val="22"/>
          </w:rPr>
          <w:delText>수령할</w:delText>
        </w:r>
        <w:r w:rsidRPr="00CB2B3F" w:rsidDel="009A778A">
          <w:rPr>
            <w:rFonts w:hint="eastAsia"/>
            <w:b w:val="0"/>
            <w:sz w:val="22"/>
            <w:szCs w:val="22"/>
          </w:rPr>
          <w:delText xml:space="preserve"> </w:delText>
        </w:r>
        <w:r w:rsidRPr="00CB2B3F" w:rsidDel="009A778A">
          <w:rPr>
            <w:rFonts w:hint="eastAsia"/>
            <w:b w:val="0"/>
            <w:sz w:val="22"/>
            <w:szCs w:val="22"/>
          </w:rPr>
          <w:delText>수</w:delText>
        </w:r>
        <w:r w:rsidRPr="00CB2B3F" w:rsidDel="009A778A">
          <w:rPr>
            <w:rFonts w:hint="eastAsia"/>
            <w:b w:val="0"/>
            <w:sz w:val="22"/>
            <w:szCs w:val="22"/>
          </w:rPr>
          <w:delText xml:space="preserve"> </w:delText>
        </w:r>
        <w:r w:rsidRPr="00CB2B3F" w:rsidDel="009A778A">
          <w:rPr>
            <w:rFonts w:hint="eastAsia"/>
            <w:b w:val="0"/>
            <w:sz w:val="22"/>
            <w:szCs w:val="22"/>
          </w:rPr>
          <w:delText>있을</w:delText>
        </w:r>
        <w:r w:rsidRPr="00CB2B3F" w:rsidDel="009A778A">
          <w:rPr>
            <w:rFonts w:hint="eastAsia"/>
            <w:b w:val="0"/>
            <w:sz w:val="22"/>
            <w:szCs w:val="22"/>
          </w:rPr>
          <w:delText xml:space="preserve"> </w:delText>
        </w:r>
        <w:r w:rsidRPr="00CB2B3F" w:rsidDel="009A778A">
          <w:rPr>
            <w:rFonts w:hint="eastAsia"/>
            <w:b w:val="0"/>
            <w:sz w:val="22"/>
            <w:szCs w:val="22"/>
          </w:rPr>
          <w:delText>것</w:delText>
        </w:r>
        <w:r w:rsidRPr="00CB2B3F" w:rsidDel="009A778A">
          <w:rPr>
            <w:rFonts w:hint="eastAsia"/>
            <w:b w:val="0"/>
            <w:sz w:val="22"/>
            <w:szCs w:val="22"/>
          </w:rPr>
          <w:delText xml:space="preserve"> </w:delText>
        </w:r>
        <w:r w:rsidRPr="00CB2B3F" w:rsidDel="009A778A">
          <w:rPr>
            <w:rFonts w:hint="eastAsia"/>
            <w:b w:val="0"/>
            <w:sz w:val="22"/>
            <w:szCs w:val="22"/>
          </w:rPr>
          <w:delText>같다고</w:delText>
        </w:r>
        <w:r w:rsidRPr="00CB2B3F" w:rsidDel="009A778A">
          <w:rPr>
            <w:rFonts w:hint="eastAsia"/>
            <w:b w:val="0"/>
            <w:sz w:val="22"/>
            <w:szCs w:val="22"/>
          </w:rPr>
          <w:delText xml:space="preserve"> </w:delText>
        </w:r>
        <w:r w:rsidRPr="00CB2B3F" w:rsidDel="009A778A">
          <w:rPr>
            <w:rFonts w:hint="eastAsia"/>
            <w:b w:val="0"/>
            <w:sz w:val="22"/>
            <w:szCs w:val="22"/>
          </w:rPr>
          <w:delText>함</w:delText>
        </w:r>
        <w:r w:rsidRPr="00CB2B3F" w:rsidDel="009A778A">
          <w:rPr>
            <w:rFonts w:hint="eastAsia"/>
            <w:b w:val="0"/>
            <w:sz w:val="22"/>
            <w:szCs w:val="22"/>
          </w:rPr>
          <w:delText xml:space="preserve">. </w:delText>
        </w:r>
      </w:del>
    </w:p>
    <w:p w14:paraId="29ED2FF7" w14:textId="77777777" w:rsidR="00026A7E" w:rsidRDefault="00026A7E" w:rsidP="00026A7E">
      <w:pPr>
        <w:pStyle w:val="21"/>
        <w:spacing w:after="240" w:line="360" w:lineRule="atLeast"/>
        <w:ind w:left="907"/>
        <w:rPr>
          <w:ins w:id="1132" w:author="junkyo.shim" w:date="2021-08-29T18:35:00Z"/>
          <w:b w:val="0"/>
          <w:sz w:val="22"/>
          <w:szCs w:val="22"/>
        </w:rPr>
      </w:pPr>
      <w:del w:id="1133" w:author="junkyo.shim" w:date="2021-08-29T18:34:00Z">
        <w:r w:rsidRPr="00CB2B3F" w:rsidDel="009A778A">
          <w:rPr>
            <w:rFonts w:hint="eastAsia"/>
            <w:b w:val="0"/>
            <w:sz w:val="22"/>
            <w:szCs w:val="22"/>
          </w:rPr>
          <w:delText>위</w:delText>
        </w:r>
        <w:r w:rsidRPr="00CB2B3F" w:rsidDel="009A778A">
          <w:rPr>
            <w:rFonts w:hint="eastAsia"/>
            <w:b w:val="0"/>
            <w:sz w:val="22"/>
            <w:szCs w:val="22"/>
          </w:rPr>
          <w:delText xml:space="preserve"> </w:delText>
        </w:r>
        <w:r w:rsidRPr="00CB2B3F" w:rsidDel="009A778A">
          <w:rPr>
            <w:rFonts w:hint="eastAsia"/>
            <w:b w:val="0"/>
            <w:sz w:val="22"/>
            <w:szCs w:val="22"/>
          </w:rPr>
          <w:delText>화재</w:delText>
        </w:r>
        <w:r w:rsidRPr="00CB2B3F" w:rsidDel="009A778A">
          <w:rPr>
            <w:rFonts w:hint="eastAsia"/>
            <w:b w:val="0"/>
            <w:sz w:val="22"/>
            <w:szCs w:val="22"/>
          </w:rPr>
          <w:delText xml:space="preserve"> </w:delText>
        </w:r>
        <w:r w:rsidRPr="00CB2B3F" w:rsidDel="009A778A">
          <w:rPr>
            <w:rFonts w:hint="eastAsia"/>
            <w:b w:val="0"/>
            <w:sz w:val="22"/>
            <w:szCs w:val="22"/>
          </w:rPr>
          <w:delText>사건과</w:delText>
        </w:r>
        <w:r w:rsidRPr="00CB2B3F" w:rsidDel="009A778A">
          <w:rPr>
            <w:rFonts w:hint="eastAsia"/>
            <w:b w:val="0"/>
            <w:sz w:val="22"/>
            <w:szCs w:val="22"/>
          </w:rPr>
          <w:delText xml:space="preserve"> </w:delText>
        </w:r>
        <w:r w:rsidRPr="00CB2B3F" w:rsidDel="009A778A">
          <w:rPr>
            <w:rFonts w:hint="eastAsia"/>
            <w:b w:val="0"/>
            <w:sz w:val="22"/>
            <w:szCs w:val="22"/>
          </w:rPr>
          <w:delText>관련된</w:delText>
        </w:r>
        <w:r w:rsidRPr="00CB2B3F" w:rsidDel="009A778A">
          <w:rPr>
            <w:rFonts w:hint="eastAsia"/>
            <w:b w:val="0"/>
            <w:sz w:val="22"/>
            <w:szCs w:val="22"/>
          </w:rPr>
          <w:delText xml:space="preserve"> </w:delText>
        </w:r>
        <w:r w:rsidRPr="00CB2B3F" w:rsidDel="009A778A">
          <w:rPr>
            <w:rFonts w:hint="eastAsia"/>
            <w:b w:val="0"/>
            <w:sz w:val="22"/>
            <w:szCs w:val="22"/>
          </w:rPr>
          <w:delText>피고소송의</w:delText>
        </w:r>
        <w:r w:rsidRPr="00CB2B3F" w:rsidDel="009A778A">
          <w:rPr>
            <w:rFonts w:hint="eastAsia"/>
            <w:b w:val="0"/>
            <w:sz w:val="22"/>
            <w:szCs w:val="22"/>
          </w:rPr>
          <w:delText xml:space="preserve"> </w:delText>
        </w:r>
        <w:r w:rsidRPr="00CB2B3F" w:rsidDel="009A778A">
          <w:rPr>
            <w:rFonts w:hint="eastAsia"/>
            <w:b w:val="0"/>
            <w:sz w:val="22"/>
            <w:szCs w:val="22"/>
          </w:rPr>
          <w:delText>소가와</w:delText>
        </w:r>
        <w:r w:rsidRPr="00CB2B3F" w:rsidDel="009A778A">
          <w:rPr>
            <w:rFonts w:hint="eastAsia"/>
            <w:b w:val="0"/>
            <w:sz w:val="22"/>
            <w:szCs w:val="22"/>
          </w:rPr>
          <w:delText xml:space="preserve"> </w:delText>
        </w:r>
        <w:r w:rsidRPr="00CB2B3F" w:rsidDel="009A778A">
          <w:rPr>
            <w:rFonts w:hint="eastAsia"/>
            <w:b w:val="0"/>
            <w:sz w:val="22"/>
            <w:szCs w:val="22"/>
          </w:rPr>
          <w:delText>관련하여</w:delText>
        </w:r>
        <w:r w:rsidRPr="00CB2B3F" w:rsidDel="009A778A">
          <w:rPr>
            <w:rFonts w:hint="eastAsia"/>
            <w:b w:val="0"/>
            <w:sz w:val="22"/>
            <w:szCs w:val="22"/>
          </w:rPr>
          <w:delText xml:space="preserve">, </w:delText>
        </w:r>
        <w:r w:rsidRPr="00CB2B3F" w:rsidDel="009A778A">
          <w:rPr>
            <w:rFonts w:hint="eastAsia"/>
            <w:b w:val="0"/>
            <w:sz w:val="22"/>
            <w:szCs w:val="22"/>
          </w:rPr>
          <w:delText>회계상</w:delText>
        </w:r>
        <w:r w:rsidRPr="00CB2B3F" w:rsidDel="009A778A">
          <w:rPr>
            <w:rFonts w:hint="eastAsia"/>
            <w:b w:val="0"/>
            <w:sz w:val="22"/>
            <w:szCs w:val="22"/>
          </w:rPr>
          <w:delText xml:space="preserve"> </w:delText>
        </w:r>
        <w:r w:rsidRPr="00CB2B3F" w:rsidDel="009A778A">
          <w:rPr>
            <w:rFonts w:hint="eastAsia"/>
            <w:b w:val="0"/>
            <w:sz w:val="22"/>
            <w:szCs w:val="22"/>
          </w:rPr>
          <w:delText>충당금을</w:delText>
        </w:r>
        <w:r w:rsidDel="009A778A">
          <w:rPr>
            <w:rFonts w:hint="eastAsia"/>
            <w:b w:val="0"/>
            <w:sz w:val="22"/>
            <w:szCs w:val="22"/>
          </w:rPr>
          <w:delText xml:space="preserve"> </w:delText>
        </w:r>
        <w:r w:rsidDel="009A778A">
          <w:rPr>
            <w:rFonts w:hint="eastAsia"/>
            <w:b w:val="0"/>
            <w:sz w:val="22"/>
            <w:szCs w:val="22"/>
          </w:rPr>
          <w:delText>설정하지는</w:delText>
        </w:r>
        <w:r w:rsidDel="009A778A">
          <w:rPr>
            <w:rFonts w:hint="eastAsia"/>
            <w:b w:val="0"/>
            <w:sz w:val="22"/>
            <w:szCs w:val="22"/>
          </w:rPr>
          <w:delText xml:space="preserve"> </w:delText>
        </w:r>
        <w:r w:rsidDel="009A778A">
          <w:rPr>
            <w:rFonts w:hint="eastAsia"/>
            <w:b w:val="0"/>
            <w:sz w:val="22"/>
            <w:szCs w:val="22"/>
          </w:rPr>
          <w:delText>않았다고</w:delText>
        </w:r>
        <w:r w:rsidDel="009A778A">
          <w:rPr>
            <w:rFonts w:hint="eastAsia"/>
            <w:b w:val="0"/>
            <w:sz w:val="22"/>
            <w:szCs w:val="22"/>
          </w:rPr>
          <w:delText xml:space="preserve"> </w:delText>
        </w:r>
        <w:r w:rsidDel="009A778A">
          <w:rPr>
            <w:rFonts w:hint="eastAsia"/>
            <w:b w:val="0"/>
            <w:sz w:val="22"/>
            <w:szCs w:val="22"/>
          </w:rPr>
          <w:delText>함</w:delText>
        </w:r>
        <w:r w:rsidDel="009A778A">
          <w:rPr>
            <w:rFonts w:hint="eastAsia"/>
            <w:b w:val="0"/>
            <w:sz w:val="22"/>
            <w:szCs w:val="22"/>
          </w:rPr>
          <w:delText>.</w:delText>
        </w:r>
      </w:del>
      <w:ins w:id="1134" w:author="junkyo.shim" w:date="2021-08-29T18:34:00Z">
        <w:r>
          <w:rPr>
            <w:rFonts w:hint="eastAsia"/>
            <w:b w:val="0"/>
            <w:sz w:val="22"/>
            <w:szCs w:val="22"/>
          </w:rPr>
          <w:t>답변에</w:t>
        </w:r>
        <w:r>
          <w:rPr>
            <w:rFonts w:hint="eastAsia"/>
            <w:b w:val="0"/>
            <w:sz w:val="22"/>
            <w:szCs w:val="22"/>
          </w:rPr>
          <w:t xml:space="preserve"> </w:t>
        </w:r>
        <w:r>
          <w:rPr>
            <w:rFonts w:hint="eastAsia"/>
            <w:b w:val="0"/>
            <w:sz w:val="22"/>
            <w:szCs w:val="22"/>
          </w:rPr>
          <w:t>의하면</w:t>
        </w:r>
        <w:r>
          <w:rPr>
            <w:rFonts w:hint="eastAsia"/>
            <w:b w:val="0"/>
            <w:sz w:val="22"/>
            <w:szCs w:val="22"/>
          </w:rPr>
          <w:t xml:space="preserve">, </w:t>
        </w:r>
        <w:r>
          <w:rPr>
            <w:rFonts w:hint="eastAsia"/>
            <w:b w:val="0"/>
            <w:sz w:val="22"/>
            <w:szCs w:val="22"/>
          </w:rPr>
          <w:t>일본법인을</w:t>
        </w:r>
        <w:r>
          <w:rPr>
            <w:rFonts w:hint="eastAsia"/>
            <w:b w:val="0"/>
            <w:sz w:val="22"/>
            <w:szCs w:val="22"/>
          </w:rPr>
          <w:t xml:space="preserve"> </w:t>
        </w:r>
        <w:r>
          <w:rPr>
            <w:rFonts w:hint="eastAsia"/>
            <w:b w:val="0"/>
            <w:sz w:val="22"/>
            <w:szCs w:val="22"/>
          </w:rPr>
          <w:t>제외한</w:t>
        </w:r>
        <w:r>
          <w:rPr>
            <w:rFonts w:hint="eastAsia"/>
            <w:b w:val="0"/>
            <w:sz w:val="22"/>
            <w:szCs w:val="22"/>
          </w:rPr>
          <w:t xml:space="preserve"> </w:t>
        </w:r>
        <w:r>
          <w:rPr>
            <w:rFonts w:hint="eastAsia"/>
            <w:b w:val="0"/>
            <w:sz w:val="22"/>
            <w:szCs w:val="22"/>
          </w:rPr>
          <w:t>나머지</w:t>
        </w:r>
        <w:r>
          <w:rPr>
            <w:rFonts w:hint="eastAsia"/>
            <w:b w:val="0"/>
            <w:sz w:val="22"/>
            <w:szCs w:val="22"/>
          </w:rPr>
          <w:t xml:space="preserve"> </w:t>
        </w:r>
        <w:r>
          <w:rPr>
            <w:rFonts w:hint="eastAsia"/>
            <w:b w:val="0"/>
            <w:sz w:val="22"/>
            <w:szCs w:val="22"/>
          </w:rPr>
          <w:t>법인을</w:t>
        </w:r>
        <w:r>
          <w:rPr>
            <w:rFonts w:hint="eastAsia"/>
            <w:b w:val="0"/>
            <w:sz w:val="22"/>
            <w:szCs w:val="22"/>
          </w:rPr>
          <w:t xml:space="preserve"> </w:t>
        </w:r>
        <w:r>
          <w:rPr>
            <w:rFonts w:hint="eastAsia"/>
            <w:b w:val="0"/>
            <w:sz w:val="22"/>
            <w:szCs w:val="22"/>
          </w:rPr>
          <w:t>피고로</w:t>
        </w:r>
        <w:r>
          <w:rPr>
            <w:rFonts w:hint="eastAsia"/>
            <w:b w:val="0"/>
            <w:sz w:val="22"/>
            <w:szCs w:val="22"/>
          </w:rPr>
          <w:t xml:space="preserve"> </w:t>
        </w:r>
        <w:r>
          <w:rPr>
            <w:rFonts w:hint="eastAsia"/>
            <w:b w:val="0"/>
            <w:sz w:val="22"/>
            <w:szCs w:val="22"/>
          </w:rPr>
          <w:t>현재</w:t>
        </w:r>
        <w:r>
          <w:rPr>
            <w:rFonts w:hint="eastAsia"/>
            <w:b w:val="0"/>
            <w:sz w:val="22"/>
            <w:szCs w:val="22"/>
          </w:rPr>
          <w:t xml:space="preserve"> </w:t>
        </w:r>
      </w:ins>
      <w:ins w:id="1135" w:author="junkyo.shim" w:date="2021-08-29T18:35:00Z">
        <w:r>
          <w:rPr>
            <w:rFonts w:hint="eastAsia"/>
            <w:b w:val="0"/>
            <w:sz w:val="22"/>
            <w:szCs w:val="22"/>
          </w:rPr>
          <w:t>진행</w:t>
        </w:r>
        <w:r>
          <w:rPr>
            <w:rFonts w:hint="eastAsia"/>
            <w:b w:val="0"/>
            <w:sz w:val="22"/>
            <w:szCs w:val="22"/>
          </w:rPr>
          <w:t xml:space="preserve"> </w:t>
        </w:r>
        <w:r>
          <w:rPr>
            <w:rFonts w:hint="eastAsia"/>
            <w:b w:val="0"/>
            <w:sz w:val="22"/>
            <w:szCs w:val="22"/>
          </w:rPr>
          <w:t>중인</w:t>
        </w:r>
        <w:r>
          <w:rPr>
            <w:rFonts w:hint="eastAsia"/>
            <w:b w:val="0"/>
            <w:sz w:val="22"/>
            <w:szCs w:val="22"/>
          </w:rPr>
          <w:t xml:space="preserve"> </w:t>
        </w:r>
        <w:r>
          <w:rPr>
            <w:rFonts w:hint="eastAsia"/>
            <w:b w:val="0"/>
            <w:sz w:val="22"/>
            <w:szCs w:val="22"/>
          </w:rPr>
          <w:t>소송은</w:t>
        </w:r>
        <w:r>
          <w:rPr>
            <w:rFonts w:hint="eastAsia"/>
            <w:b w:val="0"/>
            <w:sz w:val="22"/>
            <w:szCs w:val="22"/>
          </w:rPr>
          <w:t xml:space="preserve"> </w:t>
        </w:r>
        <w:r>
          <w:rPr>
            <w:rFonts w:hint="eastAsia"/>
            <w:b w:val="0"/>
            <w:sz w:val="22"/>
            <w:szCs w:val="22"/>
          </w:rPr>
          <w:t>없다고</w:t>
        </w:r>
        <w:r>
          <w:rPr>
            <w:rFonts w:hint="eastAsia"/>
            <w:b w:val="0"/>
            <w:sz w:val="22"/>
            <w:szCs w:val="22"/>
          </w:rPr>
          <w:t xml:space="preserve"> </w:t>
        </w:r>
        <w:r>
          <w:rPr>
            <w:rFonts w:hint="eastAsia"/>
            <w:b w:val="0"/>
            <w:sz w:val="22"/>
            <w:szCs w:val="22"/>
          </w:rPr>
          <w:t>함</w:t>
        </w:r>
        <w:r>
          <w:rPr>
            <w:rFonts w:hint="eastAsia"/>
            <w:b w:val="0"/>
            <w:sz w:val="22"/>
            <w:szCs w:val="22"/>
          </w:rPr>
          <w:t>.</w:t>
        </w:r>
        <w:r>
          <w:rPr>
            <w:b w:val="0"/>
            <w:sz w:val="22"/>
            <w:szCs w:val="22"/>
          </w:rPr>
          <w:t xml:space="preserve"> </w:t>
        </w:r>
      </w:ins>
    </w:p>
    <w:p w14:paraId="0B55DAB2" w14:textId="77777777" w:rsidR="00026A7E" w:rsidRDefault="00026A7E" w:rsidP="00026A7E">
      <w:pPr>
        <w:pStyle w:val="21"/>
        <w:spacing w:after="240" w:line="360" w:lineRule="atLeast"/>
        <w:ind w:left="907"/>
        <w:rPr>
          <w:ins w:id="1136" w:author="junkyo.shim" w:date="2021-08-29T18:48:00Z"/>
          <w:b w:val="0"/>
          <w:sz w:val="22"/>
          <w:szCs w:val="22"/>
        </w:rPr>
      </w:pPr>
      <w:ins w:id="1137" w:author="junkyo.shim" w:date="2021-08-29T18:35:00Z">
        <w:r>
          <w:rPr>
            <w:rFonts w:hint="eastAsia"/>
            <w:b w:val="0"/>
            <w:sz w:val="22"/>
            <w:szCs w:val="22"/>
          </w:rPr>
          <w:t>일본법인</w:t>
        </w:r>
      </w:ins>
      <w:ins w:id="1138" w:author="junkyo.shim" w:date="2021-08-29T18:47:00Z">
        <w:r>
          <w:rPr>
            <w:rFonts w:hint="eastAsia"/>
            <w:b w:val="0"/>
            <w:sz w:val="22"/>
            <w:szCs w:val="22"/>
          </w:rPr>
          <w:t>은</w:t>
        </w:r>
        <w:r>
          <w:rPr>
            <w:rFonts w:hint="eastAsia"/>
            <w:b w:val="0"/>
            <w:sz w:val="22"/>
            <w:szCs w:val="22"/>
          </w:rPr>
          <w:t xml:space="preserve"> </w:t>
        </w:r>
        <w:r>
          <w:rPr>
            <w:rFonts w:hint="eastAsia"/>
            <w:b w:val="0"/>
            <w:sz w:val="22"/>
            <w:szCs w:val="22"/>
          </w:rPr>
          <w:t>후쿠시마</w:t>
        </w:r>
        <w:r>
          <w:rPr>
            <w:rFonts w:hint="eastAsia"/>
            <w:b w:val="0"/>
            <w:sz w:val="22"/>
            <w:szCs w:val="22"/>
          </w:rPr>
          <w:t xml:space="preserve"> </w:t>
        </w:r>
        <w:r>
          <w:rPr>
            <w:rFonts w:hint="eastAsia"/>
            <w:b w:val="0"/>
            <w:sz w:val="22"/>
            <w:szCs w:val="22"/>
          </w:rPr>
          <w:t>지방에</w:t>
        </w:r>
        <w:r>
          <w:rPr>
            <w:rFonts w:hint="eastAsia"/>
            <w:b w:val="0"/>
            <w:sz w:val="22"/>
            <w:szCs w:val="22"/>
          </w:rPr>
          <w:t xml:space="preserve"> </w:t>
        </w:r>
        <w:r>
          <w:rPr>
            <w:rFonts w:hint="eastAsia"/>
            <w:b w:val="0"/>
            <w:sz w:val="22"/>
            <w:szCs w:val="22"/>
          </w:rPr>
          <w:t>위치한</w:t>
        </w:r>
        <w:r>
          <w:rPr>
            <w:rFonts w:hint="eastAsia"/>
            <w:b w:val="0"/>
            <w:sz w:val="22"/>
            <w:szCs w:val="22"/>
          </w:rPr>
          <w:t xml:space="preserve"> </w:t>
        </w:r>
        <w:r>
          <w:rPr>
            <w:rFonts w:hint="eastAsia"/>
            <w:b w:val="0"/>
            <w:sz w:val="22"/>
            <w:szCs w:val="22"/>
          </w:rPr>
          <w:t>기숙사</w:t>
        </w:r>
        <w:r>
          <w:rPr>
            <w:rFonts w:hint="eastAsia"/>
            <w:b w:val="0"/>
            <w:sz w:val="22"/>
            <w:szCs w:val="22"/>
          </w:rPr>
          <w:t xml:space="preserve"> </w:t>
        </w:r>
        <w:r>
          <w:rPr>
            <w:rFonts w:hint="eastAsia"/>
            <w:b w:val="0"/>
            <w:sz w:val="22"/>
            <w:szCs w:val="22"/>
          </w:rPr>
          <w:t>건물</w:t>
        </w:r>
        <w:r>
          <w:rPr>
            <w:rFonts w:hint="eastAsia"/>
            <w:b w:val="0"/>
            <w:sz w:val="22"/>
            <w:szCs w:val="22"/>
          </w:rPr>
          <w:t xml:space="preserve"> </w:t>
        </w:r>
        <w:r>
          <w:rPr>
            <w:rFonts w:hint="eastAsia"/>
            <w:b w:val="0"/>
            <w:sz w:val="22"/>
            <w:szCs w:val="22"/>
          </w:rPr>
          <w:t>공사를</w:t>
        </w:r>
        <w:r>
          <w:rPr>
            <w:rFonts w:hint="eastAsia"/>
            <w:b w:val="0"/>
            <w:sz w:val="22"/>
            <w:szCs w:val="22"/>
          </w:rPr>
          <w:t xml:space="preserve"> </w:t>
        </w:r>
        <w:r>
          <w:rPr>
            <w:rFonts w:hint="eastAsia"/>
            <w:b w:val="0"/>
            <w:sz w:val="22"/>
            <w:szCs w:val="22"/>
          </w:rPr>
          <w:t>시행하였으나</w:t>
        </w:r>
        <w:r>
          <w:rPr>
            <w:rFonts w:hint="eastAsia"/>
            <w:b w:val="0"/>
            <w:sz w:val="22"/>
            <w:szCs w:val="22"/>
          </w:rPr>
          <w:t xml:space="preserve">, </w:t>
        </w:r>
        <w:r>
          <w:rPr>
            <w:b w:val="0"/>
            <w:sz w:val="22"/>
            <w:szCs w:val="22"/>
          </w:rPr>
          <w:t>2019</w:t>
        </w:r>
        <w:r>
          <w:rPr>
            <w:rFonts w:hint="eastAsia"/>
            <w:b w:val="0"/>
            <w:sz w:val="22"/>
            <w:szCs w:val="22"/>
          </w:rPr>
          <w:t xml:space="preserve">. 10. </w:t>
        </w:r>
        <w:r>
          <w:rPr>
            <w:rFonts w:hint="eastAsia"/>
            <w:b w:val="0"/>
            <w:sz w:val="22"/>
            <w:szCs w:val="22"/>
          </w:rPr>
          <w:t>경</w:t>
        </w:r>
        <w:r>
          <w:rPr>
            <w:rFonts w:hint="eastAsia"/>
            <w:b w:val="0"/>
            <w:sz w:val="22"/>
            <w:szCs w:val="22"/>
          </w:rPr>
          <w:t xml:space="preserve"> </w:t>
        </w:r>
        <w:r>
          <w:rPr>
            <w:rFonts w:hint="eastAsia"/>
            <w:b w:val="0"/>
            <w:sz w:val="22"/>
            <w:szCs w:val="22"/>
          </w:rPr>
          <w:t>공사</w:t>
        </w:r>
        <w:r>
          <w:rPr>
            <w:rFonts w:hint="eastAsia"/>
            <w:b w:val="0"/>
            <w:sz w:val="22"/>
            <w:szCs w:val="22"/>
          </w:rPr>
          <w:t xml:space="preserve"> </w:t>
        </w:r>
        <w:r>
          <w:rPr>
            <w:rFonts w:hint="eastAsia"/>
            <w:b w:val="0"/>
            <w:sz w:val="22"/>
            <w:szCs w:val="22"/>
          </w:rPr>
          <w:t>발주자가</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건물에</w:t>
        </w:r>
        <w:r>
          <w:rPr>
            <w:rFonts w:hint="eastAsia"/>
            <w:b w:val="0"/>
            <w:sz w:val="22"/>
            <w:szCs w:val="22"/>
          </w:rPr>
          <w:t xml:space="preserve"> </w:t>
        </w:r>
        <w:r>
          <w:rPr>
            <w:rFonts w:hint="eastAsia"/>
            <w:b w:val="0"/>
            <w:sz w:val="22"/>
            <w:szCs w:val="22"/>
          </w:rPr>
          <w:t>하자가</w:t>
        </w:r>
        <w:r>
          <w:rPr>
            <w:rFonts w:hint="eastAsia"/>
            <w:b w:val="0"/>
            <w:sz w:val="22"/>
            <w:szCs w:val="22"/>
          </w:rPr>
          <w:t xml:space="preserve"> </w:t>
        </w:r>
        <w:r>
          <w:rPr>
            <w:rFonts w:hint="eastAsia"/>
            <w:b w:val="0"/>
            <w:sz w:val="22"/>
            <w:szCs w:val="22"/>
          </w:rPr>
          <w:t>존재한다는</w:t>
        </w:r>
        <w:r>
          <w:rPr>
            <w:rFonts w:hint="eastAsia"/>
            <w:b w:val="0"/>
            <w:sz w:val="22"/>
            <w:szCs w:val="22"/>
          </w:rPr>
          <w:t xml:space="preserve"> </w:t>
        </w:r>
        <w:r>
          <w:rPr>
            <w:rFonts w:hint="eastAsia"/>
            <w:b w:val="0"/>
            <w:sz w:val="22"/>
            <w:szCs w:val="22"/>
          </w:rPr>
          <w:t>취지로</w:t>
        </w:r>
        <w:r>
          <w:rPr>
            <w:rFonts w:hint="eastAsia"/>
            <w:b w:val="0"/>
            <w:sz w:val="22"/>
            <w:szCs w:val="22"/>
          </w:rPr>
          <w:t xml:space="preserve"> </w:t>
        </w:r>
        <w:r>
          <w:rPr>
            <w:rFonts w:hint="eastAsia"/>
            <w:b w:val="0"/>
            <w:sz w:val="22"/>
            <w:szCs w:val="22"/>
          </w:rPr>
          <w:t>문제를</w:t>
        </w:r>
        <w:r>
          <w:rPr>
            <w:rFonts w:hint="eastAsia"/>
            <w:b w:val="0"/>
            <w:sz w:val="22"/>
            <w:szCs w:val="22"/>
          </w:rPr>
          <w:t xml:space="preserve"> </w:t>
        </w:r>
        <w:r>
          <w:rPr>
            <w:rFonts w:hint="eastAsia"/>
            <w:b w:val="0"/>
            <w:sz w:val="22"/>
            <w:szCs w:val="22"/>
          </w:rPr>
          <w:t>제기하고</w:t>
        </w:r>
        <w:r>
          <w:rPr>
            <w:rFonts w:hint="eastAsia"/>
            <w:b w:val="0"/>
            <w:sz w:val="22"/>
            <w:szCs w:val="22"/>
          </w:rPr>
          <w:t>,</w:t>
        </w:r>
        <w:r>
          <w:rPr>
            <w:b w:val="0"/>
            <w:sz w:val="22"/>
            <w:szCs w:val="22"/>
          </w:rPr>
          <w:t xml:space="preserve"> </w:t>
        </w:r>
      </w:ins>
      <w:ins w:id="1139" w:author="junkyo.shim" w:date="2021-08-29T18:48:00Z">
        <w:r>
          <w:rPr>
            <w:rFonts w:hint="eastAsia"/>
            <w:b w:val="0"/>
            <w:sz w:val="22"/>
            <w:szCs w:val="22"/>
          </w:rPr>
          <w:t>일본법인을</w:t>
        </w:r>
        <w:r>
          <w:rPr>
            <w:rFonts w:hint="eastAsia"/>
            <w:b w:val="0"/>
            <w:sz w:val="22"/>
            <w:szCs w:val="22"/>
          </w:rPr>
          <w:t xml:space="preserve"> </w:t>
        </w:r>
        <w:proofErr w:type="spellStart"/>
        <w:r>
          <w:rPr>
            <w:rFonts w:hint="eastAsia"/>
            <w:b w:val="0"/>
            <w:sz w:val="22"/>
            <w:szCs w:val="22"/>
          </w:rPr>
          <w:t>피고로하여</w:t>
        </w:r>
        <w:proofErr w:type="spellEnd"/>
        <w:r>
          <w:rPr>
            <w:rFonts w:hint="eastAsia"/>
            <w:b w:val="0"/>
            <w:sz w:val="22"/>
            <w:szCs w:val="22"/>
          </w:rPr>
          <w:t xml:space="preserve"> </w:t>
        </w:r>
      </w:ins>
      <w:ins w:id="1140" w:author="junkyo.shim" w:date="2021-08-29T18:47:00Z">
        <w:r>
          <w:rPr>
            <w:rFonts w:hint="eastAsia"/>
            <w:b w:val="0"/>
            <w:sz w:val="22"/>
            <w:szCs w:val="22"/>
          </w:rPr>
          <w:t>약</w:t>
        </w:r>
        <w:r>
          <w:rPr>
            <w:rFonts w:hint="eastAsia"/>
            <w:b w:val="0"/>
            <w:sz w:val="22"/>
            <w:szCs w:val="22"/>
          </w:rPr>
          <w:t xml:space="preserve"> </w:t>
        </w:r>
        <w:r>
          <w:rPr>
            <w:b w:val="0"/>
            <w:sz w:val="22"/>
            <w:szCs w:val="22"/>
          </w:rPr>
          <w:t>3</w:t>
        </w:r>
        <w:r>
          <w:rPr>
            <w:rFonts w:hint="eastAsia"/>
            <w:b w:val="0"/>
            <w:sz w:val="22"/>
            <w:szCs w:val="22"/>
          </w:rPr>
          <w:t>억</w:t>
        </w:r>
        <w:r>
          <w:rPr>
            <w:rFonts w:hint="eastAsia"/>
            <w:b w:val="0"/>
            <w:sz w:val="22"/>
            <w:szCs w:val="22"/>
          </w:rPr>
          <w:t xml:space="preserve"> </w:t>
        </w:r>
        <w:r>
          <w:rPr>
            <w:b w:val="0"/>
            <w:sz w:val="22"/>
            <w:szCs w:val="22"/>
          </w:rPr>
          <w:t>2</w:t>
        </w:r>
        <w:r>
          <w:rPr>
            <w:rFonts w:hint="eastAsia"/>
            <w:b w:val="0"/>
            <w:sz w:val="22"/>
            <w:szCs w:val="22"/>
          </w:rPr>
          <w:t>천만엔을</w:t>
        </w:r>
        <w:r>
          <w:rPr>
            <w:rFonts w:hint="eastAsia"/>
            <w:b w:val="0"/>
            <w:sz w:val="22"/>
            <w:szCs w:val="22"/>
          </w:rPr>
          <w:t xml:space="preserve"> </w:t>
        </w:r>
        <w:proofErr w:type="spellStart"/>
        <w:r>
          <w:rPr>
            <w:rFonts w:hint="eastAsia"/>
            <w:b w:val="0"/>
            <w:sz w:val="22"/>
            <w:szCs w:val="22"/>
          </w:rPr>
          <w:t>소가로</w:t>
        </w:r>
        <w:proofErr w:type="spellEnd"/>
        <w:r>
          <w:rPr>
            <w:rFonts w:hint="eastAsia"/>
            <w:b w:val="0"/>
            <w:sz w:val="22"/>
            <w:szCs w:val="22"/>
          </w:rPr>
          <w:t xml:space="preserve"> </w:t>
        </w:r>
        <w:r>
          <w:rPr>
            <w:rFonts w:hint="eastAsia"/>
            <w:b w:val="0"/>
            <w:sz w:val="22"/>
            <w:szCs w:val="22"/>
          </w:rPr>
          <w:t>하는</w:t>
        </w:r>
        <w:r>
          <w:rPr>
            <w:rFonts w:hint="eastAsia"/>
            <w:b w:val="0"/>
            <w:sz w:val="22"/>
            <w:szCs w:val="22"/>
          </w:rPr>
          <w:t xml:space="preserve"> </w:t>
        </w:r>
        <w:r>
          <w:rPr>
            <w:rFonts w:hint="eastAsia"/>
            <w:b w:val="0"/>
            <w:sz w:val="22"/>
            <w:szCs w:val="22"/>
          </w:rPr>
          <w:t>손해배상</w:t>
        </w:r>
        <w:r>
          <w:rPr>
            <w:rFonts w:hint="eastAsia"/>
            <w:b w:val="0"/>
            <w:sz w:val="22"/>
            <w:szCs w:val="22"/>
          </w:rPr>
          <w:t xml:space="preserve"> </w:t>
        </w:r>
        <w:r>
          <w:rPr>
            <w:rFonts w:hint="eastAsia"/>
            <w:b w:val="0"/>
            <w:sz w:val="22"/>
            <w:szCs w:val="22"/>
          </w:rPr>
          <w:t>청구</w:t>
        </w:r>
        <w:r>
          <w:rPr>
            <w:rFonts w:hint="eastAsia"/>
            <w:b w:val="0"/>
            <w:sz w:val="22"/>
            <w:szCs w:val="22"/>
          </w:rPr>
          <w:t xml:space="preserve"> </w:t>
        </w:r>
      </w:ins>
      <w:ins w:id="1141" w:author="junkyo.shim" w:date="2021-08-29T18:48:00Z">
        <w:r>
          <w:rPr>
            <w:rFonts w:hint="eastAsia"/>
            <w:b w:val="0"/>
            <w:sz w:val="22"/>
            <w:szCs w:val="22"/>
          </w:rPr>
          <w:t>소송을</w:t>
        </w:r>
        <w:r>
          <w:rPr>
            <w:rFonts w:hint="eastAsia"/>
            <w:b w:val="0"/>
            <w:sz w:val="22"/>
            <w:szCs w:val="22"/>
          </w:rPr>
          <w:t xml:space="preserve"> </w:t>
        </w:r>
        <w:r>
          <w:rPr>
            <w:rFonts w:hint="eastAsia"/>
            <w:b w:val="0"/>
            <w:sz w:val="22"/>
            <w:szCs w:val="22"/>
          </w:rPr>
          <w:t>제기함</w:t>
        </w:r>
        <w:r>
          <w:rPr>
            <w:rFonts w:hint="eastAsia"/>
            <w:b w:val="0"/>
            <w:sz w:val="22"/>
            <w:szCs w:val="22"/>
          </w:rPr>
          <w:t xml:space="preserve">. </w:t>
        </w:r>
      </w:ins>
      <w:ins w:id="1142" w:author="junkyo.shim" w:date="2021-08-29T18:34:00Z">
        <w:r>
          <w:rPr>
            <w:rFonts w:hint="eastAsia"/>
            <w:b w:val="0"/>
            <w:sz w:val="22"/>
            <w:szCs w:val="22"/>
          </w:rPr>
          <w:t xml:space="preserve"> </w:t>
        </w:r>
      </w:ins>
    </w:p>
    <w:p w14:paraId="77B38879" w14:textId="77777777" w:rsidR="00026A7E" w:rsidRPr="009A778A" w:rsidRDefault="00026A7E" w:rsidP="00026A7E">
      <w:pPr>
        <w:pStyle w:val="21"/>
        <w:spacing w:after="240" w:line="360" w:lineRule="atLeast"/>
        <w:ind w:left="907"/>
        <w:rPr>
          <w:b w:val="0"/>
          <w:sz w:val="22"/>
          <w:szCs w:val="22"/>
        </w:rPr>
      </w:pPr>
      <w:ins w:id="1143" w:author="junkyo.shim" w:date="2021-08-29T18:48:00Z">
        <w:r>
          <w:rPr>
            <w:rFonts w:hint="eastAsia"/>
            <w:b w:val="0"/>
            <w:sz w:val="22"/>
            <w:szCs w:val="22"/>
          </w:rPr>
          <w:lastRenderedPageBreak/>
          <w:t>답변에</w:t>
        </w:r>
        <w:r>
          <w:rPr>
            <w:rFonts w:hint="eastAsia"/>
            <w:b w:val="0"/>
            <w:sz w:val="22"/>
            <w:szCs w:val="22"/>
          </w:rPr>
          <w:t xml:space="preserve"> </w:t>
        </w:r>
        <w:r>
          <w:rPr>
            <w:rFonts w:hint="eastAsia"/>
            <w:b w:val="0"/>
            <w:sz w:val="22"/>
            <w:szCs w:val="22"/>
          </w:rPr>
          <w:t>의하면</w:t>
        </w:r>
        <w:r>
          <w:rPr>
            <w:rFonts w:hint="eastAsia"/>
            <w:b w:val="0"/>
            <w:sz w:val="22"/>
            <w:szCs w:val="22"/>
          </w:rPr>
          <w:t>,</w:t>
        </w:r>
        <w:r>
          <w:rPr>
            <w:b w:val="0"/>
            <w:sz w:val="22"/>
            <w:szCs w:val="22"/>
          </w:rPr>
          <w:t xml:space="preserve"> </w:t>
        </w:r>
        <w:r>
          <w:rPr>
            <w:rFonts w:hint="eastAsia"/>
            <w:b w:val="0"/>
            <w:sz w:val="22"/>
            <w:szCs w:val="22"/>
          </w:rPr>
          <w:t>일본법인도</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건물의</w:t>
        </w:r>
        <w:r>
          <w:rPr>
            <w:rFonts w:hint="eastAsia"/>
            <w:b w:val="0"/>
            <w:sz w:val="22"/>
            <w:szCs w:val="22"/>
          </w:rPr>
          <w:t xml:space="preserve"> </w:t>
        </w:r>
        <w:r>
          <w:rPr>
            <w:rFonts w:hint="eastAsia"/>
            <w:b w:val="0"/>
            <w:sz w:val="22"/>
            <w:szCs w:val="22"/>
          </w:rPr>
          <w:t>하자의</w:t>
        </w:r>
        <w:r>
          <w:rPr>
            <w:rFonts w:hint="eastAsia"/>
            <w:b w:val="0"/>
            <w:sz w:val="22"/>
            <w:szCs w:val="22"/>
          </w:rPr>
          <w:t xml:space="preserve"> </w:t>
        </w:r>
        <w:r>
          <w:rPr>
            <w:rFonts w:hint="eastAsia"/>
            <w:b w:val="0"/>
            <w:sz w:val="22"/>
            <w:szCs w:val="22"/>
          </w:rPr>
          <w:t>존재와</w:t>
        </w:r>
        <w:r>
          <w:rPr>
            <w:rFonts w:hint="eastAsia"/>
            <w:b w:val="0"/>
            <w:sz w:val="22"/>
            <w:szCs w:val="22"/>
          </w:rPr>
          <w:t xml:space="preserve"> </w:t>
        </w:r>
        <w:r>
          <w:rPr>
            <w:rFonts w:hint="eastAsia"/>
            <w:b w:val="0"/>
            <w:sz w:val="22"/>
            <w:szCs w:val="22"/>
          </w:rPr>
          <w:t>일본법인의</w:t>
        </w:r>
        <w:r>
          <w:rPr>
            <w:rFonts w:hint="eastAsia"/>
            <w:b w:val="0"/>
            <w:sz w:val="22"/>
            <w:szCs w:val="22"/>
          </w:rPr>
          <w:t xml:space="preserve"> </w:t>
        </w:r>
        <w:r>
          <w:rPr>
            <w:rFonts w:hint="eastAsia"/>
            <w:b w:val="0"/>
            <w:sz w:val="22"/>
            <w:szCs w:val="22"/>
          </w:rPr>
          <w:t>시공상</w:t>
        </w:r>
        <w:r>
          <w:rPr>
            <w:rFonts w:hint="eastAsia"/>
            <w:b w:val="0"/>
            <w:sz w:val="22"/>
            <w:szCs w:val="22"/>
          </w:rPr>
          <w:t xml:space="preserve"> </w:t>
        </w:r>
        <w:r>
          <w:rPr>
            <w:rFonts w:hint="eastAsia"/>
            <w:b w:val="0"/>
            <w:sz w:val="22"/>
            <w:szCs w:val="22"/>
          </w:rPr>
          <w:t>귀책을</w:t>
        </w:r>
        <w:r>
          <w:rPr>
            <w:rFonts w:hint="eastAsia"/>
            <w:b w:val="0"/>
            <w:sz w:val="22"/>
            <w:szCs w:val="22"/>
          </w:rPr>
          <w:t xml:space="preserve"> </w:t>
        </w:r>
        <w:r>
          <w:rPr>
            <w:rFonts w:hint="eastAsia"/>
            <w:b w:val="0"/>
            <w:sz w:val="22"/>
            <w:szCs w:val="22"/>
          </w:rPr>
          <w:t>인정하나</w:t>
        </w:r>
        <w:r>
          <w:rPr>
            <w:rFonts w:hint="eastAsia"/>
            <w:b w:val="0"/>
            <w:sz w:val="22"/>
            <w:szCs w:val="22"/>
          </w:rPr>
          <w:t>,</w:t>
        </w:r>
        <w:r>
          <w:rPr>
            <w:b w:val="0"/>
            <w:sz w:val="22"/>
            <w:szCs w:val="22"/>
          </w:rPr>
          <w:t xml:space="preserve"> </w:t>
        </w:r>
        <w:r>
          <w:rPr>
            <w:rFonts w:hint="eastAsia"/>
            <w:b w:val="0"/>
            <w:sz w:val="22"/>
            <w:szCs w:val="22"/>
          </w:rPr>
          <w:t>구체적인</w:t>
        </w:r>
        <w:r>
          <w:rPr>
            <w:rFonts w:hint="eastAsia"/>
            <w:b w:val="0"/>
            <w:sz w:val="22"/>
            <w:szCs w:val="22"/>
          </w:rPr>
          <w:t xml:space="preserve"> </w:t>
        </w:r>
        <w:r>
          <w:rPr>
            <w:rFonts w:hint="eastAsia"/>
            <w:b w:val="0"/>
            <w:sz w:val="22"/>
            <w:szCs w:val="22"/>
          </w:rPr>
          <w:t>손해배상</w:t>
        </w:r>
        <w:r>
          <w:rPr>
            <w:rFonts w:hint="eastAsia"/>
            <w:b w:val="0"/>
            <w:sz w:val="22"/>
            <w:szCs w:val="22"/>
          </w:rPr>
          <w:t xml:space="preserve"> </w:t>
        </w:r>
        <w:r>
          <w:rPr>
            <w:rFonts w:hint="eastAsia"/>
            <w:b w:val="0"/>
            <w:sz w:val="22"/>
            <w:szCs w:val="22"/>
          </w:rPr>
          <w:t>금액의</w:t>
        </w:r>
        <w:r>
          <w:rPr>
            <w:rFonts w:hint="eastAsia"/>
            <w:b w:val="0"/>
            <w:sz w:val="22"/>
            <w:szCs w:val="22"/>
          </w:rPr>
          <w:t xml:space="preserve"> </w:t>
        </w:r>
        <w:proofErr w:type="spellStart"/>
        <w:r>
          <w:rPr>
            <w:rFonts w:hint="eastAsia"/>
            <w:b w:val="0"/>
            <w:sz w:val="22"/>
            <w:szCs w:val="22"/>
          </w:rPr>
          <w:t>닽툼이</w:t>
        </w:r>
        <w:proofErr w:type="spellEnd"/>
        <w:r>
          <w:rPr>
            <w:rFonts w:hint="eastAsia"/>
            <w:b w:val="0"/>
            <w:sz w:val="22"/>
            <w:szCs w:val="22"/>
          </w:rPr>
          <w:t xml:space="preserve"> </w:t>
        </w:r>
        <w:r>
          <w:rPr>
            <w:rFonts w:hint="eastAsia"/>
            <w:b w:val="0"/>
            <w:sz w:val="22"/>
            <w:szCs w:val="22"/>
          </w:rPr>
          <w:t>있는</w:t>
        </w:r>
        <w:r>
          <w:rPr>
            <w:rFonts w:hint="eastAsia"/>
            <w:b w:val="0"/>
            <w:sz w:val="22"/>
            <w:szCs w:val="22"/>
          </w:rPr>
          <w:t xml:space="preserve"> </w:t>
        </w:r>
        <w:r>
          <w:rPr>
            <w:rFonts w:hint="eastAsia"/>
            <w:b w:val="0"/>
            <w:sz w:val="22"/>
            <w:szCs w:val="22"/>
          </w:rPr>
          <w:t>것으로</w:t>
        </w:r>
        <w:r>
          <w:rPr>
            <w:rFonts w:hint="eastAsia"/>
            <w:b w:val="0"/>
            <w:sz w:val="22"/>
            <w:szCs w:val="22"/>
          </w:rPr>
          <w:t xml:space="preserve"> </w:t>
        </w:r>
        <w:r>
          <w:rPr>
            <w:rFonts w:hint="eastAsia"/>
            <w:b w:val="0"/>
            <w:sz w:val="22"/>
            <w:szCs w:val="22"/>
          </w:rPr>
          <w:t>일본법인은</w:t>
        </w:r>
        <w:r>
          <w:rPr>
            <w:rFonts w:hint="eastAsia"/>
            <w:b w:val="0"/>
            <w:sz w:val="22"/>
            <w:szCs w:val="22"/>
          </w:rPr>
          <w:t xml:space="preserve"> </w:t>
        </w:r>
        <w:r>
          <w:rPr>
            <w:rFonts w:hint="eastAsia"/>
            <w:b w:val="0"/>
            <w:sz w:val="22"/>
            <w:szCs w:val="22"/>
          </w:rPr>
          <w:t>약</w:t>
        </w:r>
        <w:r>
          <w:rPr>
            <w:rFonts w:hint="eastAsia"/>
            <w:b w:val="0"/>
            <w:sz w:val="22"/>
            <w:szCs w:val="22"/>
          </w:rPr>
          <w:t xml:space="preserve"> </w:t>
        </w:r>
        <w:r>
          <w:rPr>
            <w:b w:val="0"/>
            <w:sz w:val="22"/>
            <w:szCs w:val="22"/>
          </w:rPr>
          <w:t>1</w:t>
        </w:r>
        <w:r>
          <w:rPr>
            <w:rFonts w:hint="eastAsia"/>
            <w:b w:val="0"/>
            <w:sz w:val="22"/>
            <w:szCs w:val="22"/>
          </w:rPr>
          <w:t>억엔의</w:t>
        </w:r>
        <w:r>
          <w:rPr>
            <w:rFonts w:hint="eastAsia"/>
            <w:b w:val="0"/>
            <w:sz w:val="22"/>
            <w:szCs w:val="22"/>
          </w:rPr>
          <w:t xml:space="preserve"> </w:t>
        </w:r>
        <w:r>
          <w:rPr>
            <w:rFonts w:hint="eastAsia"/>
            <w:b w:val="0"/>
            <w:sz w:val="22"/>
            <w:szCs w:val="22"/>
          </w:rPr>
          <w:t>손해배상금을</w:t>
        </w:r>
        <w:r>
          <w:rPr>
            <w:rFonts w:hint="eastAsia"/>
            <w:b w:val="0"/>
            <w:sz w:val="22"/>
            <w:szCs w:val="22"/>
          </w:rPr>
          <w:t xml:space="preserve"> </w:t>
        </w:r>
        <w:r>
          <w:rPr>
            <w:rFonts w:hint="eastAsia"/>
            <w:b w:val="0"/>
            <w:sz w:val="22"/>
            <w:szCs w:val="22"/>
          </w:rPr>
          <w:t>예상하고</w:t>
        </w:r>
        <w:r>
          <w:rPr>
            <w:rFonts w:hint="eastAsia"/>
            <w:b w:val="0"/>
            <w:sz w:val="22"/>
            <w:szCs w:val="22"/>
          </w:rPr>
          <w:t xml:space="preserve"> </w:t>
        </w:r>
        <w:r>
          <w:rPr>
            <w:rFonts w:hint="eastAsia"/>
            <w:b w:val="0"/>
            <w:sz w:val="22"/>
            <w:szCs w:val="22"/>
          </w:rPr>
          <w:t>있음</w:t>
        </w:r>
        <w:r>
          <w:rPr>
            <w:rFonts w:hint="eastAsia"/>
            <w:b w:val="0"/>
            <w:sz w:val="22"/>
            <w:szCs w:val="22"/>
          </w:rPr>
          <w:t>.</w:t>
        </w:r>
      </w:ins>
      <w:ins w:id="1144" w:author="junkyo.shim" w:date="2021-08-29T18:49:00Z">
        <w:r>
          <w:rPr>
            <w:b w:val="0"/>
            <w:sz w:val="22"/>
            <w:szCs w:val="22"/>
          </w:rPr>
          <w:t xml:space="preserve"> </w:t>
        </w:r>
        <w:r>
          <w:rPr>
            <w:rFonts w:hint="eastAsia"/>
            <w:b w:val="0"/>
            <w:sz w:val="22"/>
            <w:szCs w:val="22"/>
          </w:rPr>
          <w:t>일본법인은</w:t>
        </w:r>
        <w:r>
          <w:rPr>
            <w:rFonts w:hint="eastAsia"/>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소송과</w:t>
        </w:r>
        <w:r>
          <w:rPr>
            <w:rFonts w:hint="eastAsia"/>
            <w:b w:val="0"/>
            <w:sz w:val="22"/>
            <w:szCs w:val="22"/>
          </w:rPr>
          <w:t xml:space="preserve"> </w:t>
        </w:r>
        <w:r>
          <w:rPr>
            <w:rFonts w:hint="eastAsia"/>
            <w:b w:val="0"/>
            <w:sz w:val="22"/>
            <w:szCs w:val="22"/>
          </w:rPr>
          <w:t>관련한</w:t>
        </w:r>
        <w:r>
          <w:rPr>
            <w:rFonts w:hint="eastAsia"/>
            <w:b w:val="0"/>
            <w:sz w:val="22"/>
            <w:szCs w:val="22"/>
          </w:rPr>
          <w:t xml:space="preserve"> </w:t>
        </w:r>
        <w:r>
          <w:rPr>
            <w:rFonts w:hint="eastAsia"/>
            <w:b w:val="0"/>
            <w:sz w:val="22"/>
            <w:szCs w:val="22"/>
          </w:rPr>
          <w:t>충당금을</w:t>
        </w:r>
        <w:r>
          <w:rPr>
            <w:rFonts w:hint="eastAsia"/>
            <w:b w:val="0"/>
            <w:sz w:val="22"/>
            <w:szCs w:val="22"/>
          </w:rPr>
          <w:t xml:space="preserve"> </w:t>
        </w:r>
        <w:r>
          <w:rPr>
            <w:rFonts w:hint="eastAsia"/>
            <w:b w:val="0"/>
            <w:sz w:val="22"/>
            <w:szCs w:val="22"/>
          </w:rPr>
          <w:t>설정하고</w:t>
        </w:r>
        <w:r>
          <w:rPr>
            <w:rFonts w:hint="eastAsia"/>
            <w:b w:val="0"/>
            <w:sz w:val="22"/>
            <w:szCs w:val="22"/>
          </w:rPr>
          <w:t xml:space="preserve"> </w:t>
        </w:r>
        <w:r>
          <w:rPr>
            <w:rFonts w:hint="eastAsia"/>
            <w:b w:val="0"/>
            <w:sz w:val="22"/>
            <w:szCs w:val="22"/>
          </w:rPr>
          <w:t>있지</w:t>
        </w:r>
        <w:r>
          <w:rPr>
            <w:rFonts w:hint="eastAsia"/>
            <w:b w:val="0"/>
            <w:sz w:val="22"/>
            <w:szCs w:val="22"/>
          </w:rPr>
          <w:t xml:space="preserve"> </w:t>
        </w:r>
        <w:r>
          <w:rPr>
            <w:rFonts w:hint="eastAsia"/>
            <w:b w:val="0"/>
            <w:sz w:val="22"/>
            <w:szCs w:val="22"/>
          </w:rPr>
          <w:t>아니함</w:t>
        </w:r>
        <w:r>
          <w:rPr>
            <w:rFonts w:hint="eastAsia"/>
            <w:b w:val="0"/>
            <w:sz w:val="22"/>
            <w:szCs w:val="22"/>
          </w:rPr>
          <w:t>.</w:t>
        </w:r>
      </w:ins>
    </w:p>
    <w:p w14:paraId="3D87716F" w14:textId="77777777" w:rsidR="00026A7E" w:rsidRDefault="00026A7E" w:rsidP="00026A7E"/>
    <w:p w14:paraId="10178352" w14:textId="77777777" w:rsidR="00026A7E" w:rsidRDefault="00026A7E" w:rsidP="00026A7E">
      <w:pPr>
        <w:widowControl/>
        <w:wordWrap/>
        <w:autoSpaceDN/>
        <w:adjustRightInd/>
        <w:snapToGrid/>
        <w:spacing w:line="240" w:lineRule="auto"/>
        <w:jc w:val="left"/>
      </w:pPr>
      <w:r>
        <w:br w:type="page"/>
      </w:r>
    </w:p>
    <w:p w14:paraId="7115AC04" w14:textId="77777777" w:rsidR="00026A7E" w:rsidRDefault="00026A7E" w:rsidP="00026A7E">
      <w:pPr>
        <w:pStyle w:val="1"/>
        <w:spacing w:after="480"/>
      </w:pPr>
      <w:bookmarkStart w:id="1145" w:name="_Toc79769016"/>
      <w:r w:rsidRPr="00CB2B3F">
        <w:lastRenderedPageBreak/>
        <w:t>지식재</w:t>
      </w:r>
      <w:r>
        <w:rPr>
          <w:noProof/>
        </w:rPr>
        <w:drawing>
          <wp:anchor distT="0" distB="0" distL="114300" distR="114300" simplePos="0" relativeHeight="251669504" behindDoc="1" locked="1" layoutInCell="1" allowOverlap="0" wp14:anchorId="01E75551" wp14:editId="5715AAF1">
            <wp:simplePos x="0" y="0"/>
            <wp:positionH relativeFrom="column">
              <wp:posOffset>-36195</wp:posOffset>
            </wp:positionH>
            <wp:positionV relativeFrom="margin">
              <wp:posOffset>-635</wp:posOffset>
            </wp:positionV>
            <wp:extent cx="6174000" cy="806400"/>
            <wp:effectExtent l="0" t="0" r="0" b="0"/>
            <wp:wrapNone/>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산권</w:t>
      </w:r>
      <w:bookmarkEnd w:id="1145"/>
    </w:p>
    <w:p w14:paraId="6774FD60" w14:textId="77777777" w:rsidR="00026A7E" w:rsidRDefault="00026A7E" w:rsidP="00026A7E"/>
    <w:p w14:paraId="0E2949AF" w14:textId="77777777" w:rsidR="00026A7E" w:rsidRPr="00CB2B3F" w:rsidRDefault="00026A7E" w:rsidP="00026A7E"/>
    <w:p w14:paraId="60FC7113" w14:textId="77777777" w:rsidR="00026A7E" w:rsidRPr="006B071A" w:rsidRDefault="00026A7E" w:rsidP="00026A7E">
      <w:pPr>
        <w:pStyle w:val="a5"/>
        <w:numPr>
          <w:ilvl w:val="0"/>
          <w:numId w:val="40"/>
        </w:numPr>
        <w:spacing w:before="240" w:after="240"/>
        <w:ind w:leftChars="0"/>
        <w:outlineLvl w:val="1"/>
        <w:rPr>
          <w:b/>
          <w:color w:val="5D2A2C" w:themeColor="text2"/>
          <w:sz w:val="24"/>
        </w:rPr>
      </w:pPr>
      <w:r w:rsidRPr="006B071A">
        <w:rPr>
          <w:b/>
          <w:color w:val="5D2A2C" w:themeColor="text2"/>
          <w:sz w:val="24"/>
        </w:rPr>
        <w:t>대상회사</w:t>
      </w:r>
      <w:r w:rsidRPr="006B071A">
        <w:rPr>
          <w:b/>
          <w:color w:val="5D2A2C" w:themeColor="text2"/>
          <w:sz w:val="24"/>
        </w:rPr>
        <w:t xml:space="preserve"> </w:t>
      </w:r>
      <w:r w:rsidRPr="006B071A">
        <w:rPr>
          <w:b/>
          <w:color w:val="5D2A2C" w:themeColor="text2"/>
          <w:sz w:val="24"/>
        </w:rPr>
        <w:t>지식재산권</w:t>
      </w:r>
      <w:r w:rsidRPr="006B071A">
        <w:rPr>
          <w:b/>
          <w:color w:val="5D2A2C" w:themeColor="text2"/>
          <w:sz w:val="24"/>
        </w:rPr>
        <w:t xml:space="preserve"> </w:t>
      </w:r>
      <w:r w:rsidRPr="006B071A">
        <w:rPr>
          <w:b/>
          <w:color w:val="5D2A2C" w:themeColor="text2"/>
          <w:sz w:val="24"/>
        </w:rPr>
        <w:t>보유</w:t>
      </w:r>
      <w:r w:rsidRPr="006B071A">
        <w:rPr>
          <w:b/>
          <w:color w:val="5D2A2C" w:themeColor="text2"/>
          <w:sz w:val="24"/>
        </w:rPr>
        <w:t xml:space="preserve"> </w:t>
      </w:r>
      <w:r w:rsidRPr="006B071A">
        <w:rPr>
          <w:b/>
          <w:color w:val="5D2A2C" w:themeColor="text2"/>
          <w:sz w:val="24"/>
        </w:rPr>
        <w:t>및</w:t>
      </w:r>
      <w:r w:rsidRPr="006B071A">
        <w:rPr>
          <w:b/>
          <w:color w:val="5D2A2C" w:themeColor="text2"/>
          <w:sz w:val="24"/>
        </w:rPr>
        <w:t xml:space="preserve"> </w:t>
      </w:r>
      <w:r w:rsidRPr="006B071A">
        <w:rPr>
          <w:b/>
          <w:color w:val="5D2A2C" w:themeColor="text2"/>
          <w:sz w:val="24"/>
        </w:rPr>
        <w:t>계열회사</w:t>
      </w:r>
      <w:r w:rsidRPr="006B071A">
        <w:rPr>
          <w:b/>
          <w:color w:val="5D2A2C" w:themeColor="text2"/>
          <w:sz w:val="24"/>
        </w:rPr>
        <w:t xml:space="preserve"> </w:t>
      </w:r>
      <w:r w:rsidRPr="006B071A">
        <w:rPr>
          <w:b/>
          <w:color w:val="5D2A2C" w:themeColor="text2"/>
          <w:sz w:val="24"/>
        </w:rPr>
        <w:t>제공</w:t>
      </w:r>
      <w:r w:rsidRPr="006B071A">
        <w:rPr>
          <w:b/>
          <w:color w:val="5D2A2C" w:themeColor="text2"/>
          <w:sz w:val="24"/>
        </w:rPr>
        <w:t xml:space="preserve"> </w:t>
      </w:r>
      <w:r w:rsidRPr="006B071A">
        <w:rPr>
          <w:b/>
          <w:color w:val="5D2A2C" w:themeColor="text2"/>
          <w:sz w:val="24"/>
        </w:rPr>
        <w:t>현황</w:t>
      </w:r>
    </w:p>
    <w:p w14:paraId="4F8AD013" w14:textId="77777777" w:rsidR="00026A7E" w:rsidRPr="00CB2B3F" w:rsidRDefault="00026A7E" w:rsidP="00026A7E">
      <w:pPr>
        <w:pStyle w:val="21"/>
        <w:numPr>
          <w:ilvl w:val="0"/>
          <w:numId w:val="13"/>
        </w:numPr>
        <w:spacing w:after="240" w:line="360" w:lineRule="atLeast"/>
        <w:rPr>
          <w:sz w:val="22"/>
          <w:szCs w:val="22"/>
        </w:rPr>
      </w:pPr>
      <w:r w:rsidRPr="00CB2B3F">
        <w:rPr>
          <w:sz w:val="22"/>
          <w:szCs w:val="22"/>
        </w:rPr>
        <w:t>대상회사</w:t>
      </w:r>
      <w:r w:rsidRPr="00CB2B3F">
        <w:rPr>
          <w:sz w:val="22"/>
          <w:szCs w:val="22"/>
        </w:rPr>
        <w:t xml:space="preserve"> </w:t>
      </w:r>
      <w:r w:rsidRPr="00CB2B3F">
        <w:rPr>
          <w:sz w:val="22"/>
          <w:szCs w:val="22"/>
        </w:rPr>
        <w:t>보유</w:t>
      </w:r>
      <w:r w:rsidRPr="00CB2B3F">
        <w:rPr>
          <w:sz w:val="22"/>
          <w:szCs w:val="22"/>
        </w:rPr>
        <w:t xml:space="preserve"> </w:t>
      </w:r>
      <w:r w:rsidRPr="00CB2B3F">
        <w:rPr>
          <w:sz w:val="22"/>
          <w:szCs w:val="22"/>
        </w:rPr>
        <w:t>지식재산권</w:t>
      </w:r>
      <w:r w:rsidRPr="00CB2B3F">
        <w:rPr>
          <w:sz w:val="22"/>
          <w:szCs w:val="22"/>
        </w:rPr>
        <w:t>(</w:t>
      </w:r>
      <w:r w:rsidRPr="00CB2B3F">
        <w:rPr>
          <w:sz w:val="22"/>
          <w:szCs w:val="22"/>
        </w:rPr>
        <w:t>라이선스</w:t>
      </w:r>
      <w:r w:rsidRPr="00CB2B3F">
        <w:rPr>
          <w:sz w:val="22"/>
          <w:szCs w:val="22"/>
        </w:rPr>
        <w:t xml:space="preserve"> </w:t>
      </w:r>
      <w:r w:rsidRPr="00CB2B3F">
        <w:rPr>
          <w:sz w:val="22"/>
          <w:szCs w:val="22"/>
        </w:rPr>
        <w:t>포함</w:t>
      </w:r>
      <w:r w:rsidRPr="00CB2B3F">
        <w:rPr>
          <w:sz w:val="22"/>
          <w:szCs w:val="22"/>
        </w:rPr>
        <w:t xml:space="preserve">) </w:t>
      </w:r>
      <w:r w:rsidRPr="00CB2B3F">
        <w:rPr>
          <w:sz w:val="22"/>
          <w:szCs w:val="22"/>
        </w:rPr>
        <w:t>목록</w:t>
      </w:r>
    </w:p>
    <w:p w14:paraId="1B5D5181" w14:textId="77777777" w:rsidR="00026A7E" w:rsidRPr="00CB2B3F" w:rsidRDefault="00026A7E" w:rsidP="00026A7E">
      <w:pPr>
        <w:pStyle w:val="21"/>
        <w:spacing w:after="240" w:line="360" w:lineRule="atLeast"/>
        <w:ind w:left="907"/>
        <w:rPr>
          <w:sz w:val="22"/>
          <w:szCs w:val="22"/>
        </w:rPr>
      </w:pPr>
      <w:r w:rsidRPr="00CB2B3F">
        <w:rPr>
          <w:b w:val="0"/>
          <w:sz w:val="22"/>
          <w:szCs w:val="22"/>
        </w:rPr>
        <w:t>제공된</w:t>
      </w:r>
      <w:r w:rsidRPr="00CB2B3F">
        <w:rPr>
          <w:b w:val="0"/>
          <w:sz w:val="22"/>
          <w:szCs w:val="22"/>
        </w:rPr>
        <w:t xml:space="preserve"> </w:t>
      </w:r>
      <w:r w:rsidRPr="00CB2B3F">
        <w:rPr>
          <w:b w:val="0"/>
          <w:sz w:val="22"/>
          <w:szCs w:val="22"/>
        </w:rPr>
        <w:t>자료에</w:t>
      </w:r>
      <w:r w:rsidRPr="00CB2B3F">
        <w:rPr>
          <w:b w:val="0"/>
          <w:sz w:val="22"/>
          <w:szCs w:val="22"/>
        </w:rPr>
        <w:t xml:space="preserve"> </w:t>
      </w:r>
      <w:r w:rsidRPr="00CB2B3F">
        <w:rPr>
          <w:b w:val="0"/>
          <w:sz w:val="22"/>
          <w:szCs w:val="22"/>
        </w:rPr>
        <w:t>의하면</w:t>
      </w:r>
      <w:r w:rsidRPr="00CB2B3F">
        <w:rPr>
          <w:b w:val="0"/>
          <w:sz w:val="22"/>
          <w:szCs w:val="22"/>
        </w:rPr>
        <w:t xml:space="preserve">, </w:t>
      </w:r>
      <w:r w:rsidRPr="00CB2B3F">
        <w:rPr>
          <w:b w:val="0"/>
          <w:sz w:val="22"/>
          <w:szCs w:val="22"/>
        </w:rPr>
        <w:t>대상회사가</w:t>
      </w:r>
      <w:r w:rsidRPr="00CB2B3F">
        <w:rPr>
          <w:b w:val="0"/>
          <w:sz w:val="22"/>
          <w:szCs w:val="22"/>
        </w:rPr>
        <w:t xml:space="preserve"> </w:t>
      </w:r>
      <w:r w:rsidRPr="00CB2B3F">
        <w:rPr>
          <w:b w:val="0"/>
          <w:sz w:val="22"/>
          <w:szCs w:val="22"/>
        </w:rPr>
        <w:t>보유하고</w:t>
      </w:r>
      <w:r w:rsidRPr="00CB2B3F">
        <w:rPr>
          <w:b w:val="0"/>
          <w:sz w:val="22"/>
          <w:szCs w:val="22"/>
        </w:rPr>
        <w:t xml:space="preserve"> </w:t>
      </w:r>
      <w:r w:rsidRPr="00CB2B3F">
        <w:rPr>
          <w:b w:val="0"/>
          <w:sz w:val="22"/>
          <w:szCs w:val="22"/>
        </w:rPr>
        <w:t>있는</w:t>
      </w:r>
      <w:r w:rsidRPr="00CB2B3F">
        <w:rPr>
          <w:b w:val="0"/>
          <w:sz w:val="22"/>
          <w:szCs w:val="22"/>
        </w:rPr>
        <w:t xml:space="preserve"> </w:t>
      </w:r>
      <w:r w:rsidRPr="00CB2B3F">
        <w:rPr>
          <w:b w:val="0"/>
          <w:sz w:val="22"/>
          <w:szCs w:val="22"/>
        </w:rPr>
        <w:t>지식재산권은</w:t>
      </w:r>
      <w:r w:rsidRPr="00CB2B3F">
        <w:rPr>
          <w:b w:val="0"/>
          <w:sz w:val="22"/>
          <w:szCs w:val="22"/>
        </w:rPr>
        <w:t xml:space="preserve"> </w:t>
      </w:r>
      <w:r w:rsidRPr="00CB2B3F">
        <w:rPr>
          <w:b w:val="0"/>
          <w:sz w:val="22"/>
          <w:szCs w:val="22"/>
        </w:rPr>
        <w:t>특허</w:t>
      </w:r>
      <w:r w:rsidRPr="00CB2B3F">
        <w:rPr>
          <w:b w:val="0"/>
          <w:sz w:val="22"/>
          <w:szCs w:val="22"/>
        </w:rPr>
        <w:t xml:space="preserve"> 73</w:t>
      </w:r>
      <w:r w:rsidRPr="00CB2B3F">
        <w:rPr>
          <w:b w:val="0"/>
          <w:sz w:val="22"/>
          <w:szCs w:val="22"/>
        </w:rPr>
        <w:t>건</w:t>
      </w:r>
      <w:r w:rsidRPr="00CB2B3F">
        <w:rPr>
          <w:b w:val="0"/>
          <w:sz w:val="22"/>
          <w:szCs w:val="22"/>
        </w:rPr>
        <w:t xml:space="preserve">, </w:t>
      </w:r>
      <w:r w:rsidRPr="00CB2B3F">
        <w:rPr>
          <w:b w:val="0"/>
          <w:sz w:val="22"/>
          <w:szCs w:val="22"/>
        </w:rPr>
        <w:t>실용신안</w:t>
      </w:r>
      <w:r w:rsidRPr="00CB2B3F">
        <w:rPr>
          <w:b w:val="0"/>
          <w:sz w:val="22"/>
          <w:szCs w:val="22"/>
        </w:rPr>
        <w:t xml:space="preserve"> 6</w:t>
      </w:r>
      <w:r w:rsidRPr="00CB2B3F">
        <w:rPr>
          <w:b w:val="0"/>
          <w:sz w:val="22"/>
          <w:szCs w:val="22"/>
        </w:rPr>
        <w:t>건</w:t>
      </w:r>
      <w:r w:rsidRPr="00CB2B3F">
        <w:rPr>
          <w:b w:val="0"/>
          <w:sz w:val="22"/>
          <w:szCs w:val="22"/>
        </w:rPr>
        <w:t xml:space="preserve">, </w:t>
      </w:r>
      <w:r w:rsidRPr="00CB2B3F">
        <w:rPr>
          <w:b w:val="0"/>
          <w:sz w:val="22"/>
          <w:szCs w:val="22"/>
        </w:rPr>
        <w:t>디자인</w:t>
      </w:r>
      <w:r w:rsidRPr="00CB2B3F">
        <w:rPr>
          <w:b w:val="0"/>
          <w:sz w:val="22"/>
          <w:szCs w:val="22"/>
        </w:rPr>
        <w:t xml:space="preserve"> 112</w:t>
      </w:r>
      <w:r w:rsidRPr="00CB2B3F">
        <w:rPr>
          <w:b w:val="0"/>
          <w:sz w:val="22"/>
          <w:szCs w:val="22"/>
        </w:rPr>
        <w:t>건</w:t>
      </w:r>
      <w:r w:rsidRPr="00CB2B3F">
        <w:rPr>
          <w:b w:val="0"/>
          <w:sz w:val="22"/>
          <w:szCs w:val="22"/>
        </w:rPr>
        <w:t xml:space="preserve">, </w:t>
      </w:r>
      <w:r w:rsidRPr="00CB2B3F">
        <w:rPr>
          <w:b w:val="0"/>
          <w:sz w:val="22"/>
          <w:szCs w:val="22"/>
        </w:rPr>
        <w:t>상표</w:t>
      </w:r>
      <w:r w:rsidRPr="00CB2B3F">
        <w:rPr>
          <w:b w:val="0"/>
          <w:sz w:val="22"/>
          <w:szCs w:val="22"/>
        </w:rPr>
        <w:t xml:space="preserve"> 610</w:t>
      </w:r>
      <w:r w:rsidRPr="00CB2B3F">
        <w:rPr>
          <w:b w:val="0"/>
          <w:sz w:val="22"/>
          <w:szCs w:val="22"/>
        </w:rPr>
        <w:t>건</w:t>
      </w:r>
      <w:r w:rsidRPr="00CB2B3F">
        <w:rPr>
          <w:b w:val="0"/>
          <w:sz w:val="22"/>
          <w:szCs w:val="22"/>
        </w:rPr>
        <w:t xml:space="preserve">, </w:t>
      </w:r>
      <w:r w:rsidRPr="00CB2B3F">
        <w:rPr>
          <w:b w:val="0"/>
          <w:sz w:val="22"/>
          <w:szCs w:val="22"/>
        </w:rPr>
        <w:t>해외특허</w:t>
      </w:r>
      <w:r w:rsidRPr="00CB2B3F">
        <w:rPr>
          <w:b w:val="0"/>
          <w:sz w:val="22"/>
          <w:szCs w:val="22"/>
        </w:rPr>
        <w:t xml:space="preserve"> 5</w:t>
      </w:r>
      <w:r w:rsidRPr="00CB2B3F">
        <w:rPr>
          <w:b w:val="0"/>
          <w:sz w:val="22"/>
          <w:szCs w:val="22"/>
        </w:rPr>
        <w:t>건</w:t>
      </w:r>
      <w:r w:rsidRPr="00CB2B3F">
        <w:rPr>
          <w:b w:val="0"/>
          <w:sz w:val="22"/>
          <w:szCs w:val="22"/>
        </w:rPr>
        <w:t xml:space="preserve">, </w:t>
      </w:r>
      <w:r w:rsidRPr="00CB2B3F">
        <w:rPr>
          <w:b w:val="0"/>
          <w:sz w:val="22"/>
          <w:szCs w:val="22"/>
        </w:rPr>
        <w:t>해외디자인</w:t>
      </w:r>
      <w:r w:rsidRPr="00CB2B3F">
        <w:rPr>
          <w:b w:val="0"/>
          <w:sz w:val="22"/>
          <w:szCs w:val="22"/>
        </w:rPr>
        <w:t xml:space="preserve"> 4</w:t>
      </w:r>
      <w:r w:rsidRPr="00CB2B3F">
        <w:rPr>
          <w:b w:val="0"/>
          <w:sz w:val="22"/>
          <w:szCs w:val="22"/>
        </w:rPr>
        <w:t>건</w:t>
      </w:r>
      <w:r w:rsidRPr="00CB2B3F">
        <w:rPr>
          <w:b w:val="0"/>
          <w:sz w:val="22"/>
          <w:szCs w:val="22"/>
        </w:rPr>
        <w:t xml:space="preserve">, </w:t>
      </w:r>
      <w:r w:rsidRPr="00CB2B3F">
        <w:rPr>
          <w:b w:val="0"/>
          <w:sz w:val="22"/>
          <w:szCs w:val="22"/>
        </w:rPr>
        <w:t>해외상표</w:t>
      </w:r>
      <w:r w:rsidRPr="00CB2B3F">
        <w:rPr>
          <w:b w:val="0"/>
          <w:sz w:val="22"/>
          <w:szCs w:val="22"/>
        </w:rPr>
        <w:t xml:space="preserve"> 277</w:t>
      </w:r>
      <w:r w:rsidRPr="00CB2B3F">
        <w:rPr>
          <w:b w:val="0"/>
          <w:sz w:val="22"/>
          <w:szCs w:val="22"/>
        </w:rPr>
        <w:t>건</w:t>
      </w:r>
      <w:r w:rsidRPr="00CB2B3F">
        <w:rPr>
          <w:b w:val="0"/>
          <w:sz w:val="22"/>
          <w:szCs w:val="22"/>
        </w:rPr>
        <w:t xml:space="preserve">, </w:t>
      </w:r>
      <w:r w:rsidRPr="00CB2B3F">
        <w:rPr>
          <w:b w:val="0"/>
          <w:sz w:val="22"/>
          <w:szCs w:val="22"/>
        </w:rPr>
        <w:t>저작권</w:t>
      </w:r>
      <w:r w:rsidRPr="00CB2B3F">
        <w:rPr>
          <w:b w:val="0"/>
          <w:sz w:val="22"/>
          <w:szCs w:val="22"/>
        </w:rPr>
        <w:t xml:space="preserve"> 19</w:t>
      </w:r>
      <w:r w:rsidRPr="00CB2B3F">
        <w:rPr>
          <w:b w:val="0"/>
          <w:sz w:val="22"/>
          <w:szCs w:val="22"/>
        </w:rPr>
        <w:t>건</w:t>
      </w:r>
      <w:r w:rsidRPr="00CB2B3F">
        <w:rPr>
          <w:b w:val="0"/>
          <w:sz w:val="22"/>
          <w:szCs w:val="22"/>
        </w:rPr>
        <w:t xml:space="preserve">, </w:t>
      </w:r>
      <w:r w:rsidRPr="00CB2B3F">
        <w:rPr>
          <w:b w:val="0"/>
          <w:sz w:val="22"/>
          <w:szCs w:val="22"/>
        </w:rPr>
        <w:t>도메인</w:t>
      </w:r>
      <w:r w:rsidRPr="00CB2B3F">
        <w:rPr>
          <w:b w:val="0"/>
          <w:sz w:val="22"/>
          <w:szCs w:val="22"/>
        </w:rPr>
        <w:t xml:space="preserve"> 140</w:t>
      </w:r>
      <w:r w:rsidRPr="00CB2B3F">
        <w:rPr>
          <w:b w:val="0"/>
          <w:sz w:val="22"/>
          <w:szCs w:val="22"/>
        </w:rPr>
        <w:t>건임</w:t>
      </w:r>
      <w:r w:rsidRPr="00CB2B3F">
        <w:rPr>
          <w:b w:val="0"/>
          <w:sz w:val="22"/>
          <w:szCs w:val="22"/>
        </w:rPr>
        <w:t xml:space="preserve">. </w:t>
      </w:r>
      <w:r w:rsidRPr="00CB2B3F">
        <w:rPr>
          <w:b w:val="0"/>
          <w:sz w:val="22"/>
          <w:szCs w:val="22"/>
        </w:rPr>
        <w:t>이</w:t>
      </w:r>
      <w:r w:rsidRPr="00CB2B3F">
        <w:rPr>
          <w:b w:val="0"/>
          <w:sz w:val="22"/>
          <w:szCs w:val="22"/>
        </w:rPr>
        <w:t xml:space="preserve"> </w:t>
      </w:r>
      <w:r w:rsidRPr="00CB2B3F">
        <w:rPr>
          <w:b w:val="0"/>
          <w:sz w:val="22"/>
          <w:szCs w:val="22"/>
        </w:rPr>
        <w:t>중</w:t>
      </w:r>
      <w:r w:rsidRPr="00CB2B3F">
        <w:rPr>
          <w:b w:val="0"/>
          <w:sz w:val="22"/>
          <w:szCs w:val="22"/>
        </w:rPr>
        <w:t xml:space="preserve"> </w:t>
      </w:r>
      <w:r w:rsidRPr="00CB2B3F">
        <w:rPr>
          <w:b w:val="0"/>
          <w:sz w:val="22"/>
          <w:szCs w:val="22"/>
        </w:rPr>
        <w:t>공동으로</w:t>
      </w:r>
      <w:r w:rsidRPr="00CB2B3F">
        <w:rPr>
          <w:b w:val="0"/>
          <w:sz w:val="22"/>
          <w:szCs w:val="22"/>
        </w:rPr>
        <w:t xml:space="preserve"> </w:t>
      </w:r>
      <w:r w:rsidRPr="00CB2B3F">
        <w:rPr>
          <w:b w:val="0"/>
          <w:sz w:val="22"/>
          <w:szCs w:val="22"/>
        </w:rPr>
        <w:t>보유하고</w:t>
      </w:r>
      <w:r w:rsidRPr="00CB2B3F">
        <w:rPr>
          <w:b w:val="0"/>
          <w:sz w:val="22"/>
          <w:szCs w:val="22"/>
        </w:rPr>
        <w:t xml:space="preserve"> </w:t>
      </w:r>
      <w:r w:rsidRPr="00CB2B3F">
        <w:rPr>
          <w:b w:val="0"/>
          <w:sz w:val="22"/>
          <w:szCs w:val="22"/>
        </w:rPr>
        <w:t>있는</w:t>
      </w:r>
      <w:r w:rsidRPr="00CB2B3F">
        <w:rPr>
          <w:b w:val="0"/>
          <w:sz w:val="22"/>
          <w:szCs w:val="22"/>
        </w:rPr>
        <w:t xml:space="preserve"> </w:t>
      </w:r>
      <w:r w:rsidRPr="00CB2B3F">
        <w:rPr>
          <w:b w:val="0"/>
          <w:sz w:val="22"/>
          <w:szCs w:val="22"/>
        </w:rPr>
        <w:t>권리는</w:t>
      </w:r>
      <w:r w:rsidRPr="00CB2B3F">
        <w:rPr>
          <w:b w:val="0"/>
          <w:sz w:val="22"/>
          <w:szCs w:val="22"/>
        </w:rPr>
        <w:t xml:space="preserve"> </w:t>
      </w:r>
      <w:r w:rsidRPr="00CB2B3F">
        <w:rPr>
          <w:b w:val="0"/>
          <w:sz w:val="22"/>
          <w:szCs w:val="22"/>
        </w:rPr>
        <w:t>특허</w:t>
      </w:r>
      <w:r w:rsidRPr="00CB2B3F">
        <w:rPr>
          <w:b w:val="0"/>
          <w:sz w:val="22"/>
          <w:szCs w:val="22"/>
        </w:rPr>
        <w:t xml:space="preserve"> 21</w:t>
      </w:r>
      <w:r w:rsidRPr="00CB2B3F">
        <w:rPr>
          <w:b w:val="0"/>
          <w:sz w:val="22"/>
          <w:szCs w:val="22"/>
        </w:rPr>
        <w:t>건</w:t>
      </w:r>
      <w:r w:rsidRPr="00CB2B3F">
        <w:rPr>
          <w:b w:val="0"/>
          <w:sz w:val="22"/>
          <w:szCs w:val="22"/>
        </w:rPr>
        <w:t xml:space="preserve">, </w:t>
      </w:r>
      <w:r w:rsidRPr="00CB2B3F">
        <w:rPr>
          <w:b w:val="0"/>
          <w:sz w:val="22"/>
          <w:szCs w:val="22"/>
        </w:rPr>
        <w:t>실용신안</w:t>
      </w:r>
      <w:r w:rsidRPr="00CB2B3F">
        <w:rPr>
          <w:b w:val="0"/>
          <w:sz w:val="22"/>
          <w:szCs w:val="22"/>
        </w:rPr>
        <w:t xml:space="preserve"> 2</w:t>
      </w:r>
      <w:r w:rsidRPr="00CB2B3F">
        <w:rPr>
          <w:b w:val="0"/>
          <w:sz w:val="22"/>
          <w:szCs w:val="22"/>
        </w:rPr>
        <w:t>건</w:t>
      </w:r>
      <w:r w:rsidRPr="00CB2B3F">
        <w:rPr>
          <w:b w:val="0"/>
          <w:sz w:val="22"/>
          <w:szCs w:val="22"/>
        </w:rPr>
        <w:t xml:space="preserve">, </w:t>
      </w:r>
      <w:r w:rsidRPr="00CB2B3F">
        <w:rPr>
          <w:b w:val="0"/>
          <w:sz w:val="22"/>
          <w:szCs w:val="22"/>
        </w:rPr>
        <w:t>디자인</w:t>
      </w:r>
      <w:r w:rsidRPr="00CB2B3F">
        <w:rPr>
          <w:b w:val="0"/>
          <w:sz w:val="22"/>
          <w:szCs w:val="22"/>
        </w:rPr>
        <w:t xml:space="preserve"> 15</w:t>
      </w:r>
      <w:r w:rsidRPr="00CB2B3F">
        <w:rPr>
          <w:b w:val="0"/>
          <w:sz w:val="22"/>
          <w:szCs w:val="22"/>
        </w:rPr>
        <w:t>건</w:t>
      </w:r>
      <w:r w:rsidRPr="00CB2B3F">
        <w:rPr>
          <w:b w:val="0"/>
          <w:sz w:val="22"/>
          <w:szCs w:val="22"/>
        </w:rPr>
        <w:t xml:space="preserve">, </w:t>
      </w:r>
      <w:r w:rsidRPr="00CB2B3F">
        <w:rPr>
          <w:b w:val="0"/>
          <w:sz w:val="22"/>
          <w:szCs w:val="22"/>
        </w:rPr>
        <w:t>저작권</w:t>
      </w:r>
      <w:r w:rsidRPr="00CB2B3F">
        <w:rPr>
          <w:b w:val="0"/>
          <w:sz w:val="22"/>
          <w:szCs w:val="22"/>
        </w:rPr>
        <w:t xml:space="preserve"> 6</w:t>
      </w:r>
      <w:r w:rsidRPr="00CB2B3F">
        <w:rPr>
          <w:b w:val="0"/>
          <w:sz w:val="22"/>
          <w:szCs w:val="22"/>
        </w:rPr>
        <w:t>건임</w:t>
      </w:r>
      <w:r w:rsidRPr="00CB2B3F">
        <w:rPr>
          <w:b w:val="0"/>
          <w:sz w:val="22"/>
          <w:szCs w:val="22"/>
        </w:rPr>
        <w:t xml:space="preserve">. </w:t>
      </w:r>
    </w:p>
    <w:tbl>
      <w:tblPr>
        <w:tblW w:w="4471" w:type="pct"/>
        <w:tblInd w:w="907"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957"/>
        <w:gridCol w:w="958"/>
        <w:gridCol w:w="957"/>
        <w:gridCol w:w="958"/>
        <w:gridCol w:w="957"/>
        <w:gridCol w:w="958"/>
        <w:gridCol w:w="957"/>
        <w:gridCol w:w="958"/>
        <w:gridCol w:w="958"/>
      </w:tblGrid>
      <w:tr w:rsidR="00026A7E" w:rsidRPr="00CB2B3F" w14:paraId="7813E7AD" w14:textId="77777777" w:rsidTr="0091358C">
        <w:trPr>
          <w:trHeight w:val="567"/>
          <w:tblHeader/>
        </w:trPr>
        <w:tc>
          <w:tcPr>
            <w:tcW w:w="555" w:type="pct"/>
            <w:tcBorders>
              <w:top w:val="single" w:sz="12" w:space="0" w:color="404040" w:themeColor="text1" w:themeTint="BF"/>
              <w:bottom w:val="single" w:sz="4" w:space="0" w:color="404040" w:themeColor="text1" w:themeTint="BF"/>
            </w:tcBorders>
            <w:shd w:val="clear" w:color="auto" w:fill="DEEEEE"/>
            <w:vAlign w:val="center"/>
          </w:tcPr>
          <w:p w14:paraId="660C8B37"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특허</w:t>
            </w:r>
          </w:p>
        </w:tc>
        <w:tc>
          <w:tcPr>
            <w:tcW w:w="556" w:type="pct"/>
            <w:tcBorders>
              <w:top w:val="single" w:sz="12" w:space="0" w:color="404040" w:themeColor="text1" w:themeTint="BF"/>
              <w:bottom w:val="single" w:sz="4" w:space="0" w:color="404040" w:themeColor="text1" w:themeTint="BF"/>
            </w:tcBorders>
            <w:shd w:val="clear" w:color="auto" w:fill="DEEEEE"/>
            <w:vAlign w:val="center"/>
          </w:tcPr>
          <w:p w14:paraId="0A45B685" w14:textId="77777777" w:rsidR="00026A7E" w:rsidRDefault="00026A7E" w:rsidP="0091358C">
            <w:pPr>
              <w:pStyle w:val="a5"/>
              <w:spacing w:line="280" w:lineRule="atLeast"/>
              <w:ind w:leftChars="0" w:left="0"/>
              <w:jc w:val="center"/>
              <w:rPr>
                <w:b/>
                <w:sz w:val="20"/>
                <w:szCs w:val="20"/>
              </w:rPr>
            </w:pPr>
            <w:r w:rsidRPr="00BA3528">
              <w:rPr>
                <w:b/>
                <w:sz w:val="20"/>
                <w:szCs w:val="20"/>
              </w:rPr>
              <w:t>실용</w:t>
            </w:r>
          </w:p>
          <w:p w14:paraId="2F77B142"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신안</w:t>
            </w:r>
          </w:p>
        </w:tc>
        <w:tc>
          <w:tcPr>
            <w:tcW w:w="555" w:type="pct"/>
            <w:tcBorders>
              <w:top w:val="single" w:sz="12" w:space="0" w:color="404040" w:themeColor="text1" w:themeTint="BF"/>
              <w:bottom w:val="single" w:sz="4" w:space="0" w:color="404040" w:themeColor="text1" w:themeTint="BF"/>
            </w:tcBorders>
            <w:shd w:val="clear" w:color="auto" w:fill="DEEEEE"/>
            <w:vAlign w:val="center"/>
          </w:tcPr>
          <w:p w14:paraId="1DD7F982"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디자인</w:t>
            </w:r>
          </w:p>
        </w:tc>
        <w:tc>
          <w:tcPr>
            <w:tcW w:w="556" w:type="pct"/>
            <w:tcBorders>
              <w:top w:val="single" w:sz="12" w:space="0" w:color="404040" w:themeColor="text1" w:themeTint="BF"/>
              <w:bottom w:val="single" w:sz="4" w:space="0" w:color="404040" w:themeColor="text1" w:themeTint="BF"/>
            </w:tcBorders>
            <w:shd w:val="clear" w:color="auto" w:fill="DEEEEE"/>
            <w:vAlign w:val="center"/>
          </w:tcPr>
          <w:p w14:paraId="018BC37A"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상표</w:t>
            </w:r>
          </w:p>
        </w:tc>
        <w:tc>
          <w:tcPr>
            <w:tcW w:w="555" w:type="pct"/>
            <w:tcBorders>
              <w:top w:val="single" w:sz="12" w:space="0" w:color="404040" w:themeColor="text1" w:themeTint="BF"/>
              <w:bottom w:val="single" w:sz="4" w:space="0" w:color="404040" w:themeColor="text1" w:themeTint="BF"/>
            </w:tcBorders>
            <w:shd w:val="clear" w:color="auto" w:fill="DEEEEE"/>
            <w:vAlign w:val="center"/>
          </w:tcPr>
          <w:p w14:paraId="69D6CB3A" w14:textId="77777777" w:rsidR="00026A7E" w:rsidRPr="00BA3528" w:rsidRDefault="00026A7E" w:rsidP="0091358C">
            <w:pPr>
              <w:spacing w:line="280" w:lineRule="atLeast"/>
              <w:jc w:val="center"/>
              <w:rPr>
                <w:b/>
                <w:sz w:val="20"/>
                <w:szCs w:val="20"/>
              </w:rPr>
            </w:pPr>
            <w:r w:rsidRPr="00BA3528">
              <w:rPr>
                <w:b/>
                <w:sz w:val="20"/>
                <w:szCs w:val="20"/>
              </w:rPr>
              <w:t>해외</w:t>
            </w:r>
          </w:p>
          <w:p w14:paraId="703F5AD7"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특허</w:t>
            </w:r>
          </w:p>
        </w:tc>
        <w:tc>
          <w:tcPr>
            <w:tcW w:w="556" w:type="pct"/>
            <w:tcBorders>
              <w:top w:val="single" w:sz="12" w:space="0" w:color="404040" w:themeColor="text1" w:themeTint="BF"/>
              <w:bottom w:val="single" w:sz="4" w:space="0" w:color="404040" w:themeColor="text1" w:themeTint="BF"/>
            </w:tcBorders>
            <w:shd w:val="clear" w:color="auto" w:fill="DEEEEE"/>
            <w:vAlign w:val="center"/>
          </w:tcPr>
          <w:p w14:paraId="498CEF8D" w14:textId="77777777" w:rsidR="00026A7E" w:rsidRPr="00BA3528" w:rsidRDefault="00026A7E" w:rsidP="0091358C">
            <w:pPr>
              <w:spacing w:line="280" w:lineRule="atLeast"/>
              <w:jc w:val="center"/>
              <w:rPr>
                <w:b/>
                <w:sz w:val="20"/>
                <w:szCs w:val="20"/>
              </w:rPr>
            </w:pPr>
            <w:r w:rsidRPr="00BA3528">
              <w:rPr>
                <w:b/>
                <w:sz w:val="20"/>
                <w:szCs w:val="20"/>
              </w:rPr>
              <w:t>해외</w:t>
            </w:r>
          </w:p>
          <w:p w14:paraId="3ECEE165"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디자인</w:t>
            </w:r>
          </w:p>
        </w:tc>
        <w:tc>
          <w:tcPr>
            <w:tcW w:w="555" w:type="pct"/>
            <w:tcBorders>
              <w:top w:val="single" w:sz="12" w:space="0" w:color="404040" w:themeColor="text1" w:themeTint="BF"/>
              <w:bottom w:val="single" w:sz="4" w:space="0" w:color="404040" w:themeColor="text1" w:themeTint="BF"/>
            </w:tcBorders>
            <w:shd w:val="clear" w:color="auto" w:fill="DEEEEE"/>
            <w:vAlign w:val="center"/>
          </w:tcPr>
          <w:p w14:paraId="21A9AC1F" w14:textId="77777777" w:rsidR="00026A7E" w:rsidRPr="00BA3528" w:rsidRDefault="00026A7E" w:rsidP="0091358C">
            <w:pPr>
              <w:spacing w:line="280" w:lineRule="atLeast"/>
              <w:jc w:val="center"/>
              <w:rPr>
                <w:b/>
                <w:sz w:val="20"/>
                <w:szCs w:val="20"/>
              </w:rPr>
            </w:pPr>
            <w:r w:rsidRPr="00BA3528">
              <w:rPr>
                <w:b/>
                <w:sz w:val="20"/>
                <w:szCs w:val="20"/>
              </w:rPr>
              <w:t>해외</w:t>
            </w:r>
          </w:p>
          <w:p w14:paraId="053CDF3B"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상표</w:t>
            </w:r>
          </w:p>
        </w:tc>
        <w:tc>
          <w:tcPr>
            <w:tcW w:w="556" w:type="pct"/>
            <w:tcBorders>
              <w:top w:val="single" w:sz="12" w:space="0" w:color="404040" w:themeColor="text1" w:themeTint="BF"/>
              <w:bottom w:val="single" w:sz="4" w:space="0" w:color="404040" w:themeColor="text1" w:themeTint="BF"/>
            </w:tcBorders>
            <w:shd w:val="clear" w:color="auto" w:fill="DEEEEE"/>
            <w:vAlign w:val="center"/>
          </w:tcPr>
          <w:p w14:paraId="0B4C963B"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저작권</w:t>
            </w:r>
          </w:p>
        </w:tc>
        <w:tc>
          <w:tcPr>
            <w:tcW w:w="556" w:type="pct"/>
            <w:tcBorders>
              <w:top w:val="single" w:sz="12" w:space="0" w:color="404040" w:themeColor="text1" w:themeTint="BF"/>
              <w:bottom w:val="single" w:sz="4" w:space="0" w:color="404040" w:themeColor="text1" w:themeTint="BF"/>
            </w:tcBorders>
            <w:shd w:val="clear" w:color="auto" w:fill="DEEEEE"/>
            <w:vAlign w:val="center"/>
          </w:tcPr>
          <w:p w14:paraId="142C06F7"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도메인</w:t>
            </w:r>
          </w:p>
        </w:tc>
      </w:tr>
      <w:tr w:rsidR="00026A7E" w:rsidRPr="00CB2B3F" w14:paraId="1FD0FB94" w14:textId="77777777" w:rsidTr="0091358C">
        <w:trPr>
          <w:trHeight w:val="567"/>
        </w:trPr>
        <w:tc>
          <w:tcPr>
            <w:tcW w:w="555" w:type="pct"/>
            <w:tcBorders>
              <w:top w:val="single" w:sz="4" w:space="0" w:color="404040" w:themeColor="text1" w:themeTint="BF"/>
            </w:tcBorders>
            <w:vAlign w:val="center"/>
          </w:tcPr>
          <w:p w14:paraId="2EABCFA9" w14:textId="77777777" w:rsidR="00026A7E" w:rsidRPr="00BA3528" w:rsidRDefault="00026A7E" w:rsidP="0091358C">
            <w:pPr>
              <w:spacing w:line="280" w:lineRule="atLeast"/>
              <w:jc w:val="center"/>
              <w:rPr>
                <w:sz w:val="20"/>
                <w:szCs w:val="20"/>
              </w:rPr>
            </w:pPr>
            <w:r w:rsidRPr="00BA3528">
              <w:rPr>
                <w:bCs/>
                <w:sz w:val="20"/>
                <w:szCs w:val="20"/>
              </w:rPr>
              <w:t>73</w:t>
            </w:r>
          </w:p>
        </w:tc>
        <w:tc>
          <w:tcPr>
            <w:tcW w:w="556" w:type="pct"/>
            <w:tcBorders>
              <w:top w:val="single" w:sz="4" w:space="0" w:color="404040" w:themeColor="text1" w:themeTint="BF"/>
            </w:tcBorders>
            <w:shd w:val="clear" w:color="auto" w:fill="auto"/>
            <w:vAlign w:val="center"/>
          </w:tcPr>
          <w:p w14:paraId="104A4AF5" w14:textId="77777777" w:rsidR="00026A7E" w:rsidRPr="00BA3528" w:rsidRDefault="00026A7E" w:rsidP="0091358C">
            <w:pPr>
              <w:spacing w:line="280" w:lineRule="atLeast"/>
              <w:jc w:val="center"/>
              <w:rPr>
                <w:sz w:val="20"/>
                <w:szCs w:val="20"/>
              </w:rPr>
            </w:pPr>
            <w:r w:rsidRPr="00BA3528">
              <w:rPr>
                <w:bCs/>
                <w:sz w:val="20"/>
                <w:szCs w:val="20"/>
              </w:rPr>
              <w:t>6</w:t>
            </w:r>
          </w:p>
        </w:tc>
        <w:tc>
          <w:tcPr>
            <w:tcW w:w="555" w:type="pct"/>
            <w:tcBorders>
              <w:top w:val="single" w:sz="4" w:space="0" w:color="404040" w:themeColor="text1" w:themeTint="BF"/>
            </w:tcBorders>
            <w:vAlign w:val="center"/>
          </w:tcPr>
          <w:p w14:paraId="0D2A5433" w14:textId="77777777" w:rsidR="00026A7E" w:rsidRPr="00BA3528" w:rsidRDefault="00026A7E" w:rsidP="0091358C">
            <w:pPr>
              <w:spacing w:line="280" w:lineRule="atLeast"/>
              <w:jc w:val="center"/>
              <w:rPr>
                <w:sz w:val="20"/>
                <w:szCs w:val="20"/>
              </w:rPr>
            </w:pPr>
            <w:r w:rsidRPr="00BA3528">
              <w:rPr>
                <w:bCs/>
                <w:sz w:val="20"/>
                <w:szCs w:val="20"/>
              </w:rPr>
              <w:t>112</w:t>
            </w:r>
          </w:p>
        </w:tc>
        <w:tc>
          <w:tcPr>
            <w:tcW w:w="556" w:type="pct"/>
            <w:tcBorders>
              <w:top w:val="single" w:sz="4" w:space="0" w:color="404040" w:themeColor="text1" w:themeTint="BF"/>
            </w:tcBorders>
            <w:vAlign w:val="center"/>
          </w:tcPr>
          <w:p w14:paraId="2BECEF09" w14:textId="77777777" w:rsidR="00026A7E" w:rsidRPr="00BA3528" w:rsidRDefault="00026A7E" w:rsidP="0091358C">
            <w:pPr>
              <w:spacing w:line="280" w:lineRule="atLeast"/>
              <w:jc w:val="center"/>
              <w:rPr>
                <w:sz w:val="20"/>
                <w:szCs w:val="20"/>
              </w:rPr>
            </w:pPr>
            <w:r w:rsidRPr="00BA3528">
              <w:rPr>
                <w:bCs/>
                <w:sz w:val="20"/>
                <w:szCs w:val="20"/>
              </w:rPr>
              <w:t>610</w:t>
            </w:r>
          </w:p>
        </w:tc>
        <w:tc>
          <w:tcPr>
            <w:tcW w:w="555" w:type="pct"/>
            <w:tcBorders>
              <w:top w:val="single" w:sz="4" w:space="0" w:color="404040" w:themeColor="text1" w:themeTint="BF"/>
            </w:tcBorders>
            <w:vAlign w:val="center"/>
          </w:tcPr>
          <w:p w14:paraId="3B9B0330" w14:textId="77777777" w:rsidR="00026A7E" w:rsidRPr="00BA3528" w:rsidRDefault="00026A7E" w:rsidP="0091358C">
            <w:pPr>
              <w:spacing w:line="280" w:lineRule="atLeast"/>
              <w:jc w:val="center"/>
              <w:rPr>
                <w:sz w:val="20"/>
                <w:szCs w:val="20"/>
              </w:rPr>
            </w:pPr>
            <w:r w:rsidRPr="00BA3528">
              <w:rPr>
                <w:bCs/>
                <w:sz w:val="20"/>
                <w:szCs w:val="20"/>
              </w:rPr>
              <w:t>5</w:t>
            </w:r>
          </w:p>
        </w:tc>
        <w:tc>
          <w:tcPr>
            <w:tcW w:w="556" w:type="pct"/>
            <w:tcBorders>
              <w:top w:val="single" w:sz="4" w:space="0" w:color="404040" w:themeColor="text1" w:themeTint="BF"/>
            </w:tcBorders>
            <w:vAlign w:val="center"/>
          </w:tcPr>
          <w:p w14:paraId="44D616E3" w14:textId="77777777" w:rsidR="00026A7E" w:rsidRPr="00BA3528" w:rsidRDefault="00026A7E" w:rsidP="0091358C">
            <w:pPr>
              <w:spacing w:line="280" w:lineRule="atLeast"/>
              <w:jc w:val="center"/>
              <w:rPr>
                <w:sz w:val="20"/>
                <w:szCs w:val="20"/>
              </w:rPr>
            </w:pPr>
            <w:r w:rsidRPr="00BA3528">
              <w:rPr>
                <w:bCs/>
                <w:sz w:val="20"/>
                <w:szCs w:val="20"/>
              </w:rPr>
              <w:t>4</w:t>
            </w:r>
          </w:p>
        </w:tc>
        <w:tc>
          <w:tcPr>
            <w:tcW w:w="555" w:type="pct"/>
            <w:tcBorders>
              <w:top w:val="single" w:sz="4" w:space="0" w:color="404040" w:themeColor="text1" w:themeTint="BF"/>
            </w:tcBorders>
            <w:vAlign w:val="center"/>
          </w:tcPr>
          <w:p w14:paraId="6438E31F" w14:textId="77777777" w:rsidR="00026A7E" w:rsidRPr="00BA3528" w:rsidRDefault="00026A7E" w:rsidP="0091358C">
            <w:pPr>
              <w:spacing w:line="280" w:lineRule="atLeast"/>
              <w:jc w:val="center"/>
              <w:rPr>
                <w:sz w:val="20"/>
                <w:szCs w:val="20"/>
              </w:rPr>
            </w:pPr>
            <w:r w:rsidRPr="00BA3528">
              <w:rPr>
                <w:bCs/>
                <w:sz w:val="20"/>
                <w:szCs w:val="20"/>
              </w:rPr>
              <w:t>277</w:t>
            </w:r>
          </w:p>
        </w:tc>
        <w:tc>
          <w:tcPr>
            <w:tcW w:w="556" w:type="pct"/>
            <w:tcBorders>
              <w:top w:val="single" w:sz="4" w:space="0" w:color="404040" w:themeColor="text1" w:themeTint="BF"/>
            </w:tcBorders>
            <w:vAlign w:val="center"/>
          </w:tcPr>
          <w:p w14:paraId="756E023C" w14:textId="77777777" w:rsidR="00026A7E" w:rsidRPr="00BA3528" w:rsidRDefault="00026A7E" w:rsidP="0091358C">
            <w:pPr>
              <w:spacing w:line="280" w:lineRule="atLeast"/>
              <w:jc w:val="center"/>
              <w:rPr>
                <w:sz w:val="20"/>
                <w:szCs w:val="20"/>
              </w:rPr>
            </w:pPr>
            <w:r w:rsidRPr="00BA3528">
              <w:rPr>
                <w:bCs/>
                <w:sz w:val="20"/>
                <w:szCs w:val="20"/>
              </w:rPr>
              <w:t>19</w:t>
            </w:r>
          </w:p>
        </w:tc>
        <w:tc>
          <w:tcPr>
            <w:tcW w:w="556" w:type="pct"/>
            <w:tcBorders>
              <w:top w:val="single" w:sz="4" w:space="0" w:color="404040" w:themeColor="text1" w:themeTint="BF"/>
            </w:tcBorders>
            <w:vAlign w:val="center"/>
          </w:tcPr>
          <w:p w14:paraId="1858C02B" w14:textId="77777777" w:rsidR="00026A7E" w:rsidRPr="00BA3528" w:rsidRDefault="00026A7E" w:rsidP="0091358C">
            <w:pPr>
              <w:spacing w:line="280" w:lineRule="atLeast"/>
              <w:jc w:val="center"/>
              <w:rPr>
                <w:sz w:val="20"/>
                <w:szCs w:val="20"/>
              </w:rPr>
            </w:pPr>
            <w:r w:rsidRPr="00BA3528">
              <w:rPr>
                <w:bCs/>
                <w:sz w:val="20"/>
                <w:szCs w:val="20"/>
              </w:rPr>
              <w:t>140</w:t>
            </w:r>
          </w:p>
        </w:tc>
      </w:tr>
    </w:tbl>
    <w:p w14:paraId="2F501AF5" w14:textId="77777777" w:rsidR="00026A7E" w:rsidRPr="00CB2B3F" w:rsidRDefault="00026A7E" w:rsidP="00026A7E">
      <w:pPr>
        <w:spacing w:line="350" w:lineRule="atLeast"/>
        <w:ind w:left="454"/>
        <w:rPr>
          <w:szCs w:val="22"/>
        </w:rPr>
      </w:pPr>
    </w:p>
    <w:p w14:paraId="2F26F9B4" w14:textId="77777777" w:rsidR="00026A7E" w:rsidRDefault="00026A7E" w:rsidP="00026A7E">
      <w:pPr>
        <w:pStyle w:val="21"/>
        <w:numPr>
          <w:ilvl w:val="0"/>
          <w:numId w:val="13"/>
        </w:numPr>
        <w:spacing w:after="240" w:line="360" w:lineRule="atLeast"/>
        <w:rPr>
          <w:ins w:id="1146" w:author="jiwon.suh1" w:date="2021-08-29T20:15:00Z"/>
          <w:sz w:val="22"/>
          <w:szCs w:val="22"/>
        </w:rPr>
      </w:pPr>
      <w:proofErr w:type="spellStart"/>
      <w:ins w:id="1147" w:author="jiwon.suh1" w:date="2021-08-29T20:15:00Z">
        <w:r>
          <w:rPr>
            <w:rFonts w:hint="eastAsia"/>
            <w:sz w:val="22"/>
            <w:szCs w:val="22"/>
          </w:rPr>
          <w:t>한샘오젠과의</w:t>
        </w:r>
        <w:proofErr w:type="spellEnd"/>
        <w:r>
          <w:rPr>
            <w:rFonts w:hint="eastAsia"/>
            <w:sz w:val="22"/>
            <w:szCs w:val="22"/>
          </w:rPr>
          <w:t xml:space="preserve"> </w:t>
        </w:r>
        <w:r>
          <w:rPr>
            <w:rFonts w:hint="eastAsia"/>
            <w:sz w:val="22"/>
            <w:szCs w:val="22"/>
          </w:rPr>
          <w:t>상표권사용계약</w:t>
        </w:r>
        <w:r>
          <w:rPr>
            <w:rFonts w:hint="eastAsia"/>
            <w:sz w:val="22"/>
            <w:szCs w:val="22"/>
          </w:rPr>
          <w:t xml:space="preserve"> </w:t>
        </w:r>
        <w:r>
          <w:rPr>
            <w:rFonts w:hint="eastAsia"/>
            <w:sz w:val="22"/>
            <w:szCs w:val="22"/>
          </w:rPr>
          <w:t>관련</w:t>
        </w:r>
      </w:ins>
    </w:p>
    <w:p w14:paraId="054639EC" w14:textId="77777777" w:rsidR="00026A7E" w:rsidRPr="00CB2B3F" w:rsidRDefault="00026A7E" w:rsidP="00026A7E">
      <w:pPr>
        <w:pStyle w:val="21"/>
        <w:numPr>
          <w:ilvl w:val="0"/>
          <w:numId w:val="102"/>
        </w:numPr>
        <w:spacing w:after="240" w:line="360" w:lineRule="atLeast"/>
        <w:ind w:left="1361" w:hanging="454"/>
        <w:rPr>
          <w:ins w:id="1148" w:author="jiwon.suh1" w:date="2021-08-29T20:15:00Z"/>
          <w:b w:val="0"/>
          <w:sz w:val="22"/>
          <w:szCs w:val="22"/>
          <w:u w:val="single"/>
        </w:rPr>
      </w:pPr>
      <w:ins w:id="1149" w:author="jiwon.suh1" w:date="2021-08-29T20:15:00Z">
        <w:r>
          <w:rPr>
            <w:rFonts w:hint="eastAsia"/>
            <w:b w:val="0"/>
            <w:sz w:val="22"/>
            <w:szCs w:val="22"/>
            <w:u w:val="single"/>
          </w:rPr>
          <w:t>체결</w:t>
        </w:r>
        <w:r>
          <w:rPr>
            <w:rFonts w:hint="eastAsia"/>
            <w:b w:val="0"/>
            <w:sz w:val="22"/>
            <w:szCs w:val="22"/>
            <w:u w:val="single"/>
          </w:rPr>
          <w:t xml:space="preserve"> </w:t>
        </w:r>
        <w:r>
          <w:rPr>
            <w:rFonts w:hint="eastAsia"/>
            <w:b w:val="0"/>
            <w:sz w:val="22"/>
            <w:szCs w:val="22"/>
            <w:u w:val="single"/>
          </w:rPr>
          <w:t>경위</w:t>
        </w:r>
      </w:ins>
    </w:p>
    <w:p w14:paraId="7228C9CE" w14:textId="77777777" w:rsidR="00026A7E" w:rsidRDefault="00026A7E" w:rsidP="00026A7E">
      <w:pPr>
        <w:pStyle w:val="21"/>
        <w:spacing w:after="240" w:line="360" w:lineRule="atLeast"/>
        <w:ind w:left="907"/>
        <w:rPr>
          <w:ins w:id="1150" w:author="jiwon.suh1" w:date="2021-08-29T20:20:00Z"/>
          <w:b w:val="0"/>
          <w:sz w:val="22"/>
          <w:szCs w:val="22"/>
        </w:rPr>
      </w:pPr>
      <w:ins w:id="1151" w:author="jiwon.suh1" w:date="2021-08-29T20:20:00Z">
        <w:r>
          <w:rPr>
            <w:rFonts w:hint="eastAsia"/>
            <w:b w:val="0"/>
            <w:sz w:val="22"/>
            <w:szCs w:val="22"/>
          </w:rPr>
          <w:t>답변에</w:t>
        </w:r>
        <w:r>
          <w:rPr>
            <w:rFonts w:hint="eastAsia"/>
            <w:b w:val="0"/>
            <w:sz w:val="22"/>
            <w:szCs w:val="22"/>
          </w:rPr>
          <w:t xml:space="preserve"> </w:t>
        </w:r>
        <w:r>
          <w:rPr>
            <w:rFonts w:hint="eastAsia"/>
            <w:b w:val="0"/>
            <w:sz w:val="22"/>
            <w:szCs w:val="22"/>
          </w:rPr>
          <w:t>의하면</w:t>
        </w:r>
        <w:r>
          <w:rPr>
            <w:rFonts w:hint="eastAsia"/>
            <w:b w:val="0"/>
            <w:sz w:val="22"/>
            <w:szCs w:val="22"/>
          </w:rPr>
          <w:t>,</w:t>
        </w:r>
        <w:r>
          <w:rPr>
            <w:b w:val="0"/>
            <w:sz w:val="22"/>
            <w:szCs w:val="22"/>
          </w:rPr>
          <w:t xml:space="preserve"> </w:t>
        </w:r>
      </w:ins>
      <w:proofErr w:type="spellStart"/>
      <w:ins w:id="1152" w:author="jiwon.suh1" w:date="2021-08-29T20:19:00Z">
        <w:r>
          <w:rPr>
            <w:rFonts w:hint="eastAsia"/>
            <w:b w:val="0"/>
            <w:sz w:val="22"/>
            <w:szCs w:val="22"/>
          </w:rPr>
          <w:t>한샘오젠이</w:t>
        </w:r>
        <w:proofErr w:type="spellEnd"/>
        <w:r>
          <w:rPr>
            <w:rFonts w:hint="eastAsia"/>
            <w:b w:val="0"/>
            <w:sz w:val="22"/>
            <w:szCs w:val="22"/>
          </w:rPr>
          <w:t xml:space="preserve"> </w:t>
        </w:r>
        <w:r>
          <w:rPr>
            <w:rFonts w:hint="eastAsia"/>
            <w:b w:val="0"/>
            <w:sz w:val="22"/>
            <w:szCs w:val="22"/>
          </w:rPr>
          <w:t>영위하던</w:t>
        </w:r>
        <w:r>
          <w:rPr>
            <w:rFonts w:hint="eastAsia"/>
            <w:b w:val="0"/>
            <w:sz w:val="22"/>
            <w:szCs w:val="22"/>
          </w:rPr>
          <w:t xml:space="preserve"> </w:t>
        </w:r>
        <w:r>
          <w:rPr>
            <w:rFonts w:hint="eastAsia"/>
            <w:b w:val="0"/>
            <w:sz w:val="22"/>
            <w:szCs w:val="22"/>
          </w:rPr>
          <w:t>사업은</w:t>
        </w:r>
        <w:r>
          <w:rPr>
            <w:rFonts w:hint="eastAsia"/>
            <w:b w:val="0"/>
            <w:sz w:val="22"/>
            <w:szCs w:val="22"/>
          </w:rPr>
          <w:t xml:space="preserve"> </w:t>
        </w:r>
        <w:r>
          <w:rPr>
            <w:rFonts w:hint="eastAsia"/>
            <w:b w:val="0"/>
            <w:sz w:val="22"/>
            <w:szCs w:val="22"/>
          </w:rPr>
          <w:t>대상회사에서</w:t>
        </w:r>
        <w:r>
          <w:rPr>
            <w:rFonts w:hint="eastAsia"/>
            <w:b w:val="0"/>
            <w:sz w:val="22"/>
            <w:szCs w:val="22"/>
          </w:rPr>
          <w:t xml:space="preserve"> </w:t>
        </w:r>
        <w:r>
          <w:rPr>
            <w:rFonts w:hint="eastAsia"/>
            <w:b w:val="0"/>
            <w:sz w:val="22"/>
            <w:szCs w:val="22"/>
          </w:rPr>
          <w:t>영위하던</w:t>
        </w:r>
        <w:r>
          <w:rPr>
            <w:rFonts w:hint="eastAsia"/>
            <w:b w:val="0"/>
            <w:sz w:val="22"/>
            <w:szCs w:val="22"/>
          </w:rPr>
          <w:t xml:space="preserve"> </w:t>
        </w:r>
        <w:r>
          <w:rPr>
            <w:rFonts w:hint="eastAsia"/>
            <w:b w:val="0"/>
            <w:sz w:val="22"/>
            <w:szCs w:val="22"/>
          </w:rPr>
          <w:t>것이나</w:t>
        </w:r>
        <w:r>
          <w:rPr>
            <w:rFonts w:hint="eastAsia"/>
            <w:b w:val="0"/>
            <w:sz w:val="22"/>
            <w:szCs w:val="22"/>
          </w:rPr>
          <w:t>,</w:t>
        </w:r>
        <w:r>
          <w:rPr>
            <w:b w:val="0"/>
            <w:sz w:val="22"/>
            <w:szCs w:val="22"/>
          </w:rPr>
          <w:t xml:space="preserve"> </w:t>
        </w:r>
        <w:r>
          <w:rPr>
            <w:rFonts w:hint="eastAsia"/>
            <w:b w:val="0"/>
            <w:sz w:val="22"/>
            <w:szCs w:val="22"/>
          </w:rPr>
          <w:t>대상회사에서</w:t>
        </w:r>
        <w:r>
          <w:rPr>
            <w:rFonts w:hint="eastAsia"/>
            <w:b w:val="0"/>
            <w:sz w:val="22"/>
            <w:szCs w:val="22"/>
          </w:rPr>
          <w:t xml:space="preserve"> </w:t>
        </w:r>
        <w:proofErr w:type="spellStart"/>
        <w:r>
          <w:rPr>
            <w:rFonts w:hint="eastAsia"/>
            <w:b w:val="0"/>
            <w:sz w:val="22"/>
            <w:szCs w:val="22"/>
          </w:rPr>
          <w:t>이펙스</w:t>
        </w:r>
        <w:proofErr w:type="spellEnd"/>
        <w:r>
          <w:rPr>
            <w:rFonts w:hint="eastAsia"/>
            <w:b w:val="0"/>
            <w:sz w:val="22"/>
            <w:szCs w:val="22"/>
          </w:rPr>
          <w:t xml:space="preserve">, </w:t>
        </w:r>
        <w:proofErr w:type="spellStart"/>
        <w:r>
          <w:rPr>
            <w:rFonts w:hint="eastAsia"/>
            <w:b w:val="0"/>
            <w:sz w:val="22"/>
            <w:szCs w:val="22"/>
          </w:rPr>
          <w:t>라이프디테일</w:t>
        </w:r>
        <w:proofErr w:type="spellEnd"/>
        <w:r>
          <w:rPr>
            <w:rFonts w:hint="eastAsia"/>
            <w:b w:val="0"/>
            <w:sz w:val="22"/>
            <w:szCs w:val="22"/>
          </w:rPr>
          <w:t>,</w:t>
        </w:r>
        <w:r>
          <w:rPr>
            <w:b w:val="0"/>
            <w:sz w:val="22"/>
            <w:szCs w:val="22"/>
          </w:rPr>
          <w:t xml:space="preserve"> </w:t>
        </w:r>
        <w:proofErr w:type="spellStart"/>
        <w:r>
          <w:rPr>
            <w:rFonts w:hint="eastAsia"/>
            <w:b w:val="0"/>
            <w:sz w:val="22"/>
            <w:szCs w:val="22"/>
          </w:rPr>
          <w:t>한샘오젠</w:t>
        </w:r>
      </w:ins>
      <w:ins w:id="1153" w:author="jiwon.suh1" w:date="2021-08-29T20:20:00Z">
        <w:r>
          <w:rPr>
            <w:rFonts w:hint="eastAsia"/>
            <w:b w:val="0"/>
            <w:sz w:val="22"/>
            <w:szCs w:val="22"/>
          </w:rPr>
          <w:t>의</w:t>
        </w:r>
        <w:proofErr w:type="spellEnd"/>
        <w:r>
          <w:rPr>
            <w:rFonts w:hint="eastAsia"/>
            <w:b w:val="0"/>
            <w:sz w:val="22"/>
            <w:szCs w:val="22"/>
          </w:rPr>
          <w:t xml:space="preserve"> </w:t>
        </w:r>
        <w:r>
          <w:rPr>
            <w:rFonts w:hint="eastAsia"/>
            <w:b w:val="0"/>
            <w:sz w:val="22"/>
            <w:szCs w:val="22"/>
          </w:rPr>
          <w:t>순서로</w:t>
        </w:r>
        <w:r>
          <w:rPr>
            <w:rFonts w:hint="eastAsia"/>
            <w:b w:val="0"/>
            <w:sz w:val="22"/>
            <w:szCs w:val="22"/>
          </w:rPr>
          <w:t xml:space="preserve"> </w:t>
        </w:r>
        <w:r>
          <w:rPr>
            <w:rFonts w:hint="eastAsia"/>
            <w:b w:val="0"/>
            <w:sz w:val="22"/>
            <w:szCs w:val="22"/>
          </w:rPr>
          <w:t>사업이</w:t>
        </w:r>
        <w:r>
          <w:rPr>
            <w:rFonts w:hint="eastAsia"/>
            <w:b w:val="0"/>
            <w:sz w:val="22"/>
            <w:szCs w:val="22"/>
          </w:rPr>
          <w:t xml:space="preserve"> </w:t>
        </w:r>
        <w:r>
          <w:rPr>
            <w:rFonts w:hint="eastAsia"/>
            <w:b w:val="0"/>
            <w:sz w:val="22"/>
            <w:szCs w:val="22"/>
          </w:rPr>
          <w:t>양도되었음</w:t>
        </w:r>
        <w:r>
          <w:rPr>
            <w:rFonts w:hint="eastAsia"/>
            <w:b w:val="0"/>
            <w:sz w:val="22"/>
            <w:szCs w:val="22"/>
          </w:rPr>
          <w:t>.</w:t>
        </w:r>
        <w:r>
          <w:rPr>
            <w:b w:val="0"/>
            <w:sz w:val="22"/>
            <w:szCs w:val="22"/>
          </w:rPr>
          <w:t xml:space="preserve"> </w:t>
        </w:r>
        <w:r>
          <w:rPr>
            <w:rFonts w:hint="eastAsia"/>
            <w:b w:val="0"/>
            <w:sz w:val="22"/>
            <w:szCs w:val="22"/>
          </w:rPr>
          <w:t>그</w:t>
        </w:r>
        <w:r>
          <w:rPr>
            <w:rFonts w:hint="eastAsia"/>
            <w:b w:val="0"/>
            <w:sz w:val="22"/>
            <w:szCs w:val="22"/>
          </w:rPr>
          <w:t xml:space="preserve"> </w:t>
        </w:r>
        <w:r>
          <w:rPr>
            <w:rFonts w:hint="eastAsia"/>
            <w:b w:val="0"/>
            <w:sz w:val="22"/>
            <w:szCs w:val="22"/>
          </w:rPr>
          <w:t>과정에서</w:t>
        </w:r>
        <w:r>
          <w:rPr>
            <w:rFonts w:hint="eastAsia"/>
            <w:b w:val="0"/>
            <w:sz w:val="22"/>
            <w:szCs w:val="22"/>
          </w:rPr>
          <w:t xml:space="preserve"> </w:t>
        </w:r>
        <w:r>
          <w:rPr>
            <w:rFonts w:hint="eastAsia"/>
            <w:b w:val="0"/>
            <w:sz w:val="22"/>
            <w:szCs w:val="22"/>
          </w:rPr>
          <w:t>대상회사의</w:t>
        </w:r>
        <w:r>
          <w:rPr>
            <w:rFonts w:hint="eastAsia"/>
            <w:b w:val="0"/>
            <w:sz w:val="22"/>
            <w:szCs w:val="22"/>
          </w:rPr>
          <w:t xml:space="preserve"> </w:t>
        </w:r>
        <w:proofErr w:type="spellStart"/>
        <w:r>
          <w:rPr>
            <w:rFonts w:hint="eastAsia"/>
            <w:b w:val="0"/>
            <w:sz w:val="22"/>
            <w:szCs w:val="22"/>
          </w:rPr>
          <w:t>블렌더</w:t>
        </w:r>
        <w:proofErr w:type="spellEnd"/>
        <w:r>
          <w:rPr>
            <w:rFonts w:hint="eastAsia"/>
            <w:b w:val="0"/>
            <w:sz w:val="22"/>
            <w:szCs w:val="22"/>
          </w:rPr>
          <w:t xml:space="preserve"> </w:t>
        </w:r>
        <w:r>
          <w:rPr>
            <w:rFonts w:hint="eastAsia"/>
            <w:b w:val="0"/>
            <w:sz w:val="22"/>
            <w:szCs w:val="22"/>
          </w:rPr>
          <w:t>기기의</w:t>
        </w:r>
        <w:r>
          <w:rPr>
            <w:rFonts w:hint="eastAsia"/>
            <w:b w:val="0"/>
            <w:sz w:val="22"/>
            <w:szCs w:val="22"/>
          </w:rPr>
          <w:t xml:space="preserve"> </w:t>
        </w:r>
        <w:r>
          <w:rPr>
            <w:rFonts w:hint="eastAsia"/>
            <w:b w:val="0"/>
            <w:sz w:val="22"/>
            <w:szCs w:val="22"/>
          </w:rPr>
          <w:t>금형이나</w:t>
        </w:r>
        <w:r>
          <w:rPr>
            <w:rFonts w:hint="eastAsia"/>
            <w:b w:val="0"/>
            <w:sz w:val="22"/>
            <w:szCs w:val="22"/>
          </w:rPr>
          <w:t xml:space="preserve"> </w:t>
        </w:r>
        <w:r>
          <w:rPr>
            <w:rFonts w:hint="eastAsia"/>
            <w:b w:val="0"/>
            <w:sz w:val="22"/>
            <w:szCs w:val="22"/>
          </w:rPr>
          <w:t>재고분도</w:t>
        </w:r>
        <w:r>
          <w:rPr>
            <w:rFonts w:hint="eastAsia"/>
            <w:b w:val="0"/>
            <w:sz w:val="22"/>
            <w:szCs w:val="22"/>
          </w:rPr>
          <w:t xml:space="preserve"> </w:t>
        </w:r>
        <w:r>
          <w:rPr>
            <w:rFonts w:hint="eastAsia"/>
            <w:b w:val="0"/>
            <w:sz w:val="22"/>
            <w:szCs w:val="22"/>
          </w:rPr>
          <w:t>함께</w:t>
        </w:r>
        <w:r>
          <w:rPr>
            <w:rFonts w:hint="eastAsia"/>
            <w:b w:val="0"/>
            <w:sz w:val="22"/>
            <w:szCs w:val="22"/>
          </w:rPr>
          <w:t xml:space="preserve"> </w:t>
        </w:r>
        <w:r>
          <w:rPr>
            <w:rFonts w:hint="eastAsia"/>
            <w:b w:val="0"/>
            <w:sz w:val="22"/>
            <w:szCs w:val="22"/>
          </w:rPr>
          <w:t>양도되었으나</w:t>
        </w:r>
        <w:r>
          <w:rPr>
            <w:rFonts w:hint="eastAsia"/>
            <w:b w:val="0"/>
            <w:sz w:val="22"/>
            <w:szCs w:val="22"/>
          </w:rPr>
          <w:t xml:space="preserve"> </w:t>
        </w:r>
        <w:r>
          <w:rPr>
            <w:rFonts w:hint="eastAsia"/>
            <w:b w:val="0"/>
            <w:sz w:val="22"/>
            <w:szCs w:val="22"/>
          </w:rPr>
          <w:t>상표권은</w:t>
        </w:r>
        <w:r>
          <w:rPr>
            <w:rFonts w:hint="eastAsia"/>
            <w:b w:val="0"/>
            <w:sz w:val="22"/>
            <w:szCs w:val="22"/>
          </w:rPr>
          <w:t xml:space="preserve"> </w:t>
        </w:r>
        <w:r>
          <w:rPr>
            <w:rFonts w:hint="eastAsia"/>
            <w:b w:val="0"/>
            <w:sz w:val="22"/>
            <w:szCs w:val="22"/>
          </w:rPr>
          <w:t>양도되지</w:t>
        </w:r>
        <w:r>
          <w:rPr>
            <w:rFonts w:hint="eastAsia"/>
            <w:b w:val="0"/>
            <w:sz w:val="22"/>
            <w:szCs w:val="22"/>
          </w:rPr>
          <w:t xml:space="preserve"> </w:t>
        </w:r>
        <w:r>
          <w:rPr>
            <w:rFonts w:hint="eastAsia"/>
            <w:b w:val="0"/>
            <w:sz w:val="22"/>
            <w:szCs w:val="22"/>
          </w:rPr>
          <w:t>않았음</w:t>
        </w:r>
        <w:r>
          <w:rPr>
            <w:rFonts w:hint="eastAsia"/>
            <w:b w:val="0"/>
            <w:sz w:val="22"/>
            <w:szCs w:val="22"/>
          </w:rPr>
          <w:t>.</w:t>
        </w:r>
        <w:r>
          <w:rPr>
            <w:b w:val="0"/>
            <w:sz w:val="22"/>
            <w:szCs w:val="22"/>
          </w:rPr>
          <w:t xml:space="preserve"> </w:t>
        </w:r>
      </w:ins>
    </w:p>
    <w:p w14:paraId="21D2D115" w14:textId="77777777" w:rsidR="00026A7E" w:rsidRDefault="00026A7E" w:rsidP="00026A7E">
      <w:pPr>
        <w:pStyle w:val="21"/>
        <w:spacing w:after="240" w:line="360" w:lineRule="atLeast"/>
        <w:ind w:left="907"/>
        <w:rPr>
          <w:ins w:id="1154" w:author="jiwon.suh1" w:date="2021-08-29T20:21:00Z"/>
          <w:b w:val="0"/>
          <w:sz w:val="22"/>
          <w:szCs w:val="22"/>
        </w:rPr>
      </w:pPr>
      <w:ins w:id="1155" w:author="jiwon.suh1" w:date="2021-08-29T20:20:00Z">
        <w:r>
          <w:rPr>
            <w:rFonts w:hint="eastAsia"/>
            <w:b w:val="0"/>
            <w:sz w:val="22"/>
            <w:szCs w:val="22"/>
          </w:rPr>
          <w:t>이에</w:t>
        </w:r>
        <w:r>
          <w:rPr>
            <w:rFonts w:hint="eastAsia"/>
            <w:b w:val="0"/>
            <w:sz w:val="22"/>
            <w:szCs w:val="22"/>
          </w:rPr>
          <w:t xml:space="preserve"> </w:t>
        </w:r>
        <w:r>
          <w:rPr>
            <w:rFonts w:hint="eastAsia"/>
            <w:b w:val="0"/>
            <w:sz w:val="22"/>
            <w:szCs w:val="22"/>
          </w:rPr>
          <w:t>따라</w:t>
        </w:r>
        <w:r>
          <w:rPr>
            <w:rFonts w:hint="eastAsia"/>
            <w:b w:val="0"/>
            <w:sz w:val="22"/>
            <w:szCs w:val="22"/>
          </w:rPr>
          <w:t xml:space="preserve"> </w:t>
        </w:r>
        <w:proofErr w:type="spellStart"/>
        <w:r>
          <w:rPr>
            <w:rFonts w:hint="eastAsia"/>
            <w:b w:val="0"/>
            <w:sz w:val="22"/>
            <w:szCs w:val="22"/>
          </w:rPr>
          <w:t>한샘오</w:t>
        </w:r>
      </w:ins>
      <w:ins w:id="1156" w:author="jiwon.suh1" w:date="2021-08-29T20:21:00Z">
        <w:r>
          <w:rPr>
            <w:rFonts w:hint="eastAsia"/>
            <w:b w:val="0"/>
            <w:sz w:val="22"/>
            <w:szCs w:val="22"/>
          </w:rPr>
          <w:t>젠이</w:t>
        </w:r>
        <w:proofErr w:type="spellEnd"/>
        <w:r>
          <w:rPr>
            <w:rFonts w:hint="eastAsia"/>
            <w:b w:val="0"/>
            <w:sz w:val="22"/>
            <w:szCs w:val="22"/>
          </w:rPr>
          <w:t xml:space="preserve"> </w:t>
        </w:r>
        <w:r>
          <w:rPr>
            <w:rFonts w:hint="eastAsia"/>
            <w:b w:val="0"/>
            <w:sz w:val="22"/>
            <w:szCs w:val="22"/>
          </w:rPr>
          <w:t>대상회사의</w:t>
        </w:r>
        <w:r>
          <w:rPr>
            <w:rFonts w:hint="eastAsia"/>
            <w:b w:val="0"/>
            <w:sz w:val="22"/>
            <w:szCs w:val="22"/>
          </w:rPr>
          <w:t xml:space="preserve"> </w:t>
        </w:r>
        <w:proofErr w:type="spellStart"/>
        <w:r>
          <w:rPr>
            <w:rFonts w:hint="eastAsia"/>
            <w:b w:val="0"/>
            <w:sz w:val="22"/>
            <w:szCs w:val="22"/>
          </w:rPr>
          <w:t>재고분</w:t>
        </w:r>
        <w:proofErr w:type="spellEnd"/>
        <w:r>
          <w:rPr>
            <w:rFonts w:hint="eastAsia"/>
            <w:b w:val="0"/>
            <w:sz w:val="22"/>
            <w:szCs w:val="22"/>
          </w:rPr>
          <w:t xml:space="preserve"> </w:t>
        </w:r>
        <w:r>
          <w:rPr>
            <w:rFonts w:hint="eastAsia"/>
            <w:b w:val="0"/>
            <w:sz w:val="22"/>
            <w:szCs w:val="22"/>
          </w:rPr>
          <w:t>등을</w:t>
        </w:r>
        <w:r>
          <w:rPr>
            <w:rFonts w:hint="eastAsia"/>
            <w:b w:val="0"/>
            <w:sz w:val="22"/>
            <w:szCs w:val="22"/>
          </w:rPr>
          <w:t xml:space="preserve"> </w:t>
        </w:r>
        <w:r>
          <w:rPr>
            <w:rFonts w:hint="eastAsia"/>
            <w:b w:val="0"/>
            <w:sz w:val="22"/>
            <w:szCs w:val="22"/>
          </w:rPr>
          <w:t>함께</w:t>
        </w:r>
        <w:r>
          <w:rPr>
            <w:rFonts w:hint="eastAsia"/>
            <w:b w:val="0"/>
            <w:sz w:val="22"/>
            <w:szCs w:val="22"/>
          </w:rPr>
          <w:t xml:space="preserve"> </w:t>
        </w:r>
        <w:r>
          <w:rPr>
            <w:rFonts w:hint="eastAsia"/>
            <w:b w:val="0"/>
            <w:sz w:val="22"/>
            <w:szCs w:val="22"/>
          </w:rPr>
          <w:t>양수한</w:t>
        </w:r>
        <w:r>
          <w:rPr>
            <w:rFonts w:hint="eastAsia"/>
            <w:b w:val="0"/>
            <w:sz w:val="22"/>
            <w:szCs w:val="22"/>
          </w:rPr>
          <w:t xml:space="preserve"> </w:t>
        </w:r>
        <w:r>
          <w:rPr>
            <w:rFonts w:hint="eastAsia"/>
            <w:b w:val="0"/>
            <w:sz w:val="22"/>
            <w:szCs w:val="22"/>
          </w:rPr>
          <w:t>것을</w:t>
        </w:r>
        <w:r>
          <w:rPr>
            <w:rFonts w:hint="eastAsia"/>
            <w:b w:val="0"/>
            <w:sz w:val="22"/>
            <w:szCs w:val="22"/>
          </w:rPr>
          <w:t xml:space="preserve"> </w:t>
        </w:r>
        <w:r>
          <w:rPr>
            <w:rFonts w:hint="eastAsia"/>
            <w:b w:val="0"/>
            <w:sz w:val="22"/>
            <w:szCs w:val="22"/>
          </w:rPr>
          <w:t>감안하여</w:t>
        </w:r>
        <w:r>
          <w:rPr>
            <w:rFonts w:hint="eastAsia"/>
            <w:b w:val="0"/>
            <w:sz w:val="22"/>
            <w:szCs w:val="22"/>
          </w:rPr>
          <w:t>,</w:t>
        </w:r>
        <w:r>
          <w:rPr>
            <w:b w:val="0"/>
            <w:sz w:val="22"/>
            <w:szCs w:val="22"/>
          </w:rPr>
          <w:t xml:space="preserve"> 2021. 7. </w:t>
        </w:r>
        <w:proofErr w:type="gramStart"/>
        <w:r>
          <w:rPr>
            <w:b w:val="0"/>
            <w:sz w:val="22"/>
            <w:szCs w:val="22"/>
          </w:rPr>
          <w:t>21.</w:t>
        </w:r>
        <w:r>
          <w:rPr>
            <w:rFonts w:hint="eastAsia"/>
            <w:b w:val="0"/>
            <w:sz w:val="22"/>
            <w:szCs w:val="22"/>
          </w:rPr>
          <w:t>상표권사용계약을</w:t>
        </w:r>
        <w:proofErr w:type="gramEnd"/>
        <w:r>
          <w:rPr>
            <w:rFonts w:hint="eastAsia"/>
            <w:b w:val="0"/>
            <w:sz w:val="22"/>
            <w:szCs w:val="22"/>
          </w:rPr>
          <w:t xml:space="preserve"> 1</w:t>
        </w:r>
        <w:r>
          <w:rPr>
            <w:rFonts w:hint="eastAsia"/>
            <w:b w:val="0"/>
            <w:sz w:val="22"/>
            <w:szCs w:val="22"/>
          </w:rPr>
          <w:t>년</w:t>
        </w:r>
        <w:r>
          <w:rPr>
            <w:rFonts w:hint="eastAsia"/>
            <w:b w:val="0"/>
            <w:sz w:val="22"/>
            <w:szCs w:val="22"/>
          </w:rPr>
          <w:t xml:space="preserve"> </w:t>
        </w:r>
        <w:r>
          <w:rPr>
            <w:rFonts w:hint="eastAsia"/>
            <w:b w:val="0"/>
            <w:sz w:val="22"/>
            <w:szCs w:val="22"/>
          </w:rPr>
          <w:t>단위로</w:t>
        </w:r>
        <w:r>
          <w:rPr>
            <w:rFonts w:hint="eastAsia"/>
            <w:b w:val="0"/>
            <w:sz w:val="22"/>
            <w:szCs w:val="22"/>
          </w:rPr>
          <w:t xml:space="preserve"> </w:t>
        </w:r>
        <w:r>
          <w:rPr>
            <w:rFonts w:hint="eastAsia"/>
            <w:b w:val="0"/>
            <w:sz w:val="22"/>
            <w:szCs w:val="22"/>
          </w:rPr>
          <w:t>체결하였고</w:t>
        </w:r>
        <w:r>
          <w:rPr>
            <w:rFonts w:hint="eastAsia"/>
            <w:b w:val="0"/>
            <w:sz w:val="22"/>
            <w:szCs w:val="22"/>
          </w:rPr>
          <w:t>,</w:t>
        </w:r>
        <w:r>
          <w:rPr>
            <w:b w:val="0"/>
            <w:sz w:val="22"/>
            <w:szCs w:val="22"/>
          </w:rPr>
          <w:t xml:space="preserve"> </w:t>
        </w:r>
        <w:r>
          <w:rPr>
            <w:rFonts w:hint="eastAsia"/>
            <w:b w:val="0"/>
            <w:sz w:val="22"/>
            <w:szCs w:val="22"/>
          </w:rPr>
          <w:t>생산원가의</w:t>
        </w:r>
        <w:r>
          <w:rPr>
            <w:rFonts w:hint="eastAsia"/>
            <w:b w:val="0"/>
            <w:sz w:val="22"/>
            <w:szCs w:val="22"/>
          </w:rPr>
          <w:t xml:space="preserve"> </w:t>
        </w:r>
        <w:r>
          <w:rPr>
            <w:b w:val="0"/>
            <w:sz w:val="22"/>
            <w:szCs w:val="22"/>
          </w:rPr>
          <w:t>10%</w:t>
        </w:r>
        <w:r>
          <w:rPr>
            <w:rFonts w:hint="eastAsia"/>
            <w:b w:val="0"/>
            <w:sz w:val="22"/>
            <w:szCs w:val="22"/>
          </w:rPr>
          <w:t>를</w:t>
        </w:r>
        <w:r>
          <w:rPr>
            <w:rFonts w:hint="eastAsia"/>
            <w:b w:val="0"/>
            <w:sz w:val="22"/>
            <w:szCs w:val="22"/>
          </w:rPr>
          <w:t xml:space="preserve"> </w:t>
        </w:r>
        <w:r>
          <w:rPr>
            <w:rFonts w:hint="eastAsia"/>
            <w:b w:val="0"/>
            <w:sz w:val="22"/>
            <w:szCs w:val="22"/>
          </w:rPr>
          <w:t>로열티로</w:t>
        </w:r>
        <w:r>
          <w:rPr>
            <w:rFonts w:hint="eastAsia"/>
            <w:b w:val="0"/>
            <w:sz w:val="22"/>
            <w:szCs w:val="22"/>
          </w:rPr>
          <w:t xml:space="preserve"> </w:t>
        </w:r>
        <w:r>
          <w:rPr>
            <w:rFonts w:hint="eastAsia"/>
            <w:b w:val="0"/>
            <w:sz w:val="22"/>
            <w:szCs w:val="22"/>
          </w:rPr>
          <w:t>지급</w:t>
        </w:r>
        <w:r>
          <w:rPr>
            <w:rFonts w:hint="eastAsia"/>
            <w:b w:val="0"/>
            <w:sz w:val="22"/>
            <w:szCs w:val="22"/>
          </w:rPr>
          <w:t xml:space="preserve"> </w:t>
        </w:r>
        <w:proofErr w:type="spellStart"/>
        <w:r>
          <w:rPr>
            <w:rFonts w:hint="eastAsia"/>
            <w:b w:val="0"/>
            <w:sz w:val="22"/>
            <w:szCs w:val="22"/>
          </w:rPr>
          <w:t>받기고</w:t>
        </w:r>
        <w:proofErr w:type="spellEnd"/>
        <w:r>
          <w:rPr>
            <w:rFonts w:hint="eastAsia"/>
            <w:b w:val="0"/>
            <w:sz w:val="22"/>
            <w:szCs w:val="22"/>
          </w:rPr>
          <w:t xml:space="preserve"> </w:t>
        </w:r>
        <w:r>
          <w:rPr>
            <w:rFonts w:hint="eastAsia"/>
            <w:b w:val="0"/>
            <w:sz w:val="22"/>
            <w:szCs w:val="22"/>
          </w:rPr>
          <w:t>하였음</w:t>
        </w:r>
        <w:r>
          <w:rPr>
            <w:rFonts w:hint="eastAsia"/>
            <w:b w:val="0"/>
            <w:sz w:val="22"/>
            <w:szCs w:val="22"/>
          </w:rPr>
          <w:t>.</w:t>
        </w:r>
        <w:r>
          <w:rPr>
            <w:b w:val="0"/>
            <w:sz w:val="22"/>
            <w:szCs w:val="22"/>
          </w:rPr>
          <w:t xml:space="preserve"> </w:t>
        </w:r>
      </w:ins>
    </w:p>
    <w:p w14:paraId="2FABE62D" w14:textId="77777777" w:rsidR="00026A7E" w:rsidRPr="00BD57A6" w:rsidRDefault="00026A7E" w:rsidP="00026A7E">
      <w:pPr>
        <w:pStyle w:val="21"/>
        <w:spacing w:after="240" w:line="360" w:lineRule="atLeast"/>
        <w:ind w:left="907"/>
        <w:rPr>
          <w:ins w:id="1157" w:author="jiwon.suh1" w:date="2021-08-29T20:15:00Z"/>
          <w:b w:val="0"/>
          <w:sz w:val="22"/>
          <w:szCs w:val="22"/>
        </w:rPr>
      </w:pPr>
      <w:ins w:id="1158" w:author="jiwon.suh1" w:date="2021-08-29T20:21:00Z">
        <w:r>
          <w:rPr>
            <w:rFonts w:hint="eastAsia"/>
            <w:b w:val="0"/>
            <w:sz w:val="22"/>
            <w:szCs w:val="22"/>
          </w:rPr>
          <w:t>다만</w:t>
        </w:r>
        <w:r>
          <w:rPr>
            <w:rFonts w:hint="eastAsia"/>
            <w:b w:val="0"/>
            <w:sz w:val="22"/>
            <w:szCs w:val="22"/>
          </w:rPr>
          <w:t xml:space="preserve"> </w:t>
        </w:r>
        <w:r>
          <w:rPr>
            <w:rFonts w:hint="eastAsia"/>
            <w:b w:val="0"/>
            <w:sz w:val="22"/>
            <w:szCs w:val="22"/>
          </w:rPr>
          <w:t>현재까지</w:t>
        </w:r>
        <w:r>
          <w:rPr>
            <w:rFonts w:hint="eastAsia"/>
            <w:b w:val="0"/>
            <w:sz w:val="22"/>
            <w:szCs w:val="22"/>
          </w:rPr>
          <w:t xml:space="preserve"> </w:t>
        </w:r>
        <w:proofErr w:type="spellStart"/>
        <w:r>
          <w:rPr>
            <w:rFonts w:hint="eastAsia"/>
            <w:b w:val="0"/>
            <w:sz w:val="22"/>
            <w:szCs w:val="22"/>
          </w:rPr>
          <w:t>한샘오젠에서</w:t>
        </w:r>
        <w:proofErr w:type="spellEnd"/>
        <w:r>
          <w:rPr>
            <w:rFonts w:hint="eastAsia"/>
            <w:b w:val="0"/>
            <w:sz w:val="22"/>
            <w:szCs w:val="22"/>
          </w:rPr>
          <w:t xml:space="preserve"> </w:t>
        </w:r>
      </w:ins>
      <w:ins w:id="1159" w:author="jiwon.suh1" w:date="2021-08-29T20:22:00Z">
        <w:r>
          <w:rPr>
            <w:rFonts w:hint="eastAsia"/>
            <w:b w:val="0"/>
            <w:sz w:val="22"/>
            <w:szCs w:val="22"/>
          </w:rPr>
          <w:t>매출이</w:t>
        </w:r>
        <w:r>
          <w:rPr>
            <w:rFonts w:hint="eastAsia"/>
            <w:b w:val="0"/>
            <w:sz w:val="22"/>
            <w:szCs w:val="22"/>
          </w:rPr>
          <w:t xml:space="preserve"> </w:t>
        </w:r>
        <w:r>
          <w:rPr>
            <w:rFonts w:hint="eastAsia"/>
            <w:b w:val="0"/>
            <w:sz w:val="22"/>
            <w:szCs w:val="22"/>
          </w:rPr>
          <w:t>발생한</w:t>
        </w:r>
        <w:r>
          <w:rPr>
            <w:rFonts w:hint="eastAsia"/>
            <w:b w:val="0"/>
            <w:sz w:val="22"/>
            <w:szCs w:val="22"/>
          </w:rPr>
          <w:t xml:space="preserve"> </w:t>
        </w:r>
        <w:r>
          <w:rPr>
            <w:rFonts w:hint="eastAsia"/>
            <w:b w:val="0"/>
            <w:sz w:val="22"/>
            <w:szCs w:val="22"/>
          </w:rPr>
          <w:t>것이</w:t>
        </w:r>
        <w:r>
          <w:rPr>
            <w:rFonts w:hint="eastAsia"/>
            <w:b w:val="0"/>
            <w:sz w:val="22"/>
            <w:szCs w:val="22"/>
          </w:rPr>
          <w:t xml:space="preserve"> </w:t>
        </w:r>
        <w:r>
          <w:rPr>
            <w:rFonts w:hint="eastAsia"/>
            <w:b w:val="0"/>
            <w:sz w:val="22"/>
            <w:szCs w:val="22"/>
          </w:rPr>
          <w:t>없어</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proofErr w:type="spellStart"/>
        <w:r>
          <w:rPr>
            <w:rFonts w:hint="eastAsia"/>
            <w:b w:val="0"/>
            <w:sz w:val="22"/>
            <w:szCs w:val="22"/>
          </w:rPr>
          <w:t>한샘오젠으로부터</w:t>
        </w:r>
        <w:proofErr w:type="spellEnd"/>
        <w:r>
          <w:rPr>
            <w:rFonts w:hint="eastAsia"/>
            <w:b w:val="0"/>
            <w:sz w:val="22"/>
            <w:szCs w:val="22"/>
          </w:rPr>
          <w:t xml:space="preserve"> </w:t>
        </w:r>
        <w:r>
          <w:rPr>
            <w:rFonts w:hint="eastAsia"/>
            <w:b w:val="0"/>
            <w:sz w:val="22"/>
            <w:szCs w:val="22"/>
          </w:rPr>
          <w:t>로열티를</w:t>
        </w:r>
        <w:r>
          <w:rPr>
            <w:rFonts w:hint="eastAsia"/>
            <w:b w:val="0"/>
            <w:sz w:val="22"/>
            <w:szCs w:val="22"/>
          </w:rPr>
          <w:t xml:space="preserve"> </w:t>
        </w:r>
        <w:r>
          <w:rPr>
            <w:rFonts w:hint="eastAsia"/>
            <w:b w:val="0"/>
            <w:sz w:val="22"/>
            <w:szCs w:val="22"/>
          </w:rPr>
          <w:t>지급받은</w:t>
        </w:r>
        <w:r>
          <w:rPr>
            <w:rFonts w:hint="eastAsia"/>
            <w:b w:val="0"/>
            <w:sz w:val="22"/>
            <w:szCs w:val="22"/>
          </w:rPr>
          <w:t xml:space="preserve"> </w:t>
        </w:r>
        <w:r>
          <w:rPr>
            <w:rFonts w:hint="eastAsia"/>
            <w:b w:val="0"/>
            <w:sz w:val="22"/>
            <w:szCs w:val="22"/>
          </w:rPr>
          <w:t>것은</w:t>
        </w:r>
        <w:r>
          <w:rPr>
            <w:rFonts w:hint="eastAsia"/>
            <w:b w:val="0"/>
            <w:sz w:val="22"/>
            <w:szCs w:val="22"/>
          </w:rPr>
          <w:t xml:space="preserve"> </w:t>
        </w:r>
        <w:r>
          <w:rPr>
            <w:rFonts w:hint="eastAsia"/>
            <w:b w:val="0"/>
            <w:sz w:val="22"/>
            <w:szCs w:val="22"/>
          </w:rPr>
          <w:t>없음</w:t>
        </w:r>
        <w:r>
          <w:rPr>
            <w:rFonts w:hint="eastAsia"/>
            <w:b w:val="0"/>
            <w:sz w:val="22"/>
            <w:szCs w:val="22"/>
          </w:rPr>
          <w:t>.</w:t>
        </w:r>
        <w:r>
          <w:rPr>
            <w:b w:val="0"/>
            <w:sz w:val="22"/>
            <w:szCs w:val="22"/>
          </w:rPr>
          <w:t xml:space="preserve"> </w:t>
        </w:r>
        <w:r>
          <w:rPr>
            <w:rFonts w:hint="eastAsia"/>
            <w:b w:val="0"/>
            <w:sz w:val="22"/>
            <w:szCs w:val="22"/>
          </w:rPr>
          <w:t>향후</w:t>
        </w:r>
        <w:r>
          <w:rPr>
            <w:rFonts w:hint="eastAsia"/>
            <w:b w:val="0"/>
            <w:sz w:val="22"/>
            <w:szCs w:val="22"/>
          </w:rPr>
          <w:t xml:space="preserve"> </w:t>
        </w:r>
        <w:proofErr w:type="spellStart"/>
        <w:r>
          <w:rPr>
            <w:rFonts w:hint="eastAsia"/>
            <w:b w:val="0"/>
            <w:sz w:val="22"/>
            <w:szCs w:val="22"/>
          </w:rPr>
          <w:t>한샘오젠의</w:t>
        </w:r>
        <w:proofErr w:type="spellEnd"/>
        <w:r>
          <w:rPr>
            <w:rFonts w:hint="eastAsia"/>
            <w:b w:val="0"/>
            <w:sz w:val="22"/>
            <w:szCs w:val="22"/>
          </w:rPr>
          <w:t xml:space="preserve"> </w:t>
        </w:r>
        <w:r>
          <w:rPr>
            <w:rFonts w:hint="eastAsia"/>
            <w:b w:val="0"/>
            <w:sz w:val="22"/>
            <w:szCs w:val="22"/>
          </w:rPr>
          <w:t>매출이</w:t>
        </w:r>
        <w:r>
          <w:rPr>
            <w:rFonts w:hint="eastAsia"/>
            <w:b w:val="0"/>
            <w:sz w:val="22"/>
            <w:szCs w:val="22"/>
          </w:rPr>
          <w:t xml:space="preserve"> </w:t>
        </w:r>
        <w:r>
          <w:rPr>
            <w:rFonts w:hint="eastAsia"/>
            <w:b w:val="0"/>
            <w:sz w:val="22"/>
            <w:szCs w:val="22"/>
          </w:rPr>
          <w:t>발생함에</w:t>
        </w:r>
        <w:r>
          <w:rPr>
            <w:rFonts w:hint="eastAsia"/>
            <w:b w:val="0"/>
            <w:sz w:val="22"/>
            <w:szCs w:val="22"/>
          </w:rPr>
          <w:t xml:space="preserve"> </w:t>
        </w:r>
        <w:r>
          <w:rPr>
            <w:rFonts w:hint="eastAsia"/>
            <w:b w:val="0"/>
            <w:sz w:val="22"/>
            <w:szCs w:val="22"/>
          </w:rPr>
          <w:t>따라</w:t>
        </w:r>
        <w:r>
          <w:rPr>
            <w:rFonts w:hint="eastAsia"/>
            <w:b w:val="0"/>
            <w:sz w:val="22"/>
            <w:szCs w:val="22"/>
          </w:rPr>
          <w:t xml:space="preserve"> </w:t>
        </w:r>
        <w:r>
          <w:rPr>
            <w:rFonts w:hint="eastAsia"/>
            <w:b w:val="0"/>
            <w:sz w:val="22"/>
            <w:szCs w:val="22"/>
          </w:rPr>
          <w:t>로열티를</w:t>
        </w:r>
        <w:r>
          <w:rPr>
            <w:rFonts w:hint="eastAsia"/>
            <w:b w:val="0"/>
            <w:sz w:val="22"/>
            <w:szCs w:val="22"/>
          </w:rPr>
          <w:t xml:space="preserve"> </w:t>
        </w:r>
        <w:r>
          <w:rPr>
            <w:rFonts w:hint="eastAsia"/>
            <w:b w:val="0"/>
            <w:sz w:val="22"/>
            <w:szCs w:val="22"/>
          </w:rPr>
          <w:t>지급받을</w:t>
        </w:r>
        <w:r>
          <w:rPr>
            <w:rFonts w:hint="eastAsia"/>
            <w:b w:val="0"/>
            <w:sz w:val="22"/>
            <w:szCs w:val="22"/>
          </w:rPr>
          <w:t xml:space="preserve"> </w:t>
        </w:r>
        <w:r>
          <w:rPr>
            <w:rFonts w:hint="eastAsia"/>
            <w:b w:val="0"/>
            <w:sz w:val="22"/>
            <w:szCs w:val="22"/>
          </w:rPr>
          <w:t>예정임</w:t>
        </w:r>
        <w:r>
          <w:rPr>
            <w:rFonts w:hint="eastAsia"/>
            <w:b w:val="0"/>
            <w:sz w:val="22"/>
            <w:szCs w:val="22"/>
          </w:rPr>
          <w:t>.</w:t>
        </w:r>
        <w:r>
          <w:rPr>
            <w:b w:val="0"/>
            <w:sz w:val="22"/>
            <w:szCs w:val="22"/>
          </w:rPr>
          <w:t xml:space="preserve"> </w:t>
        </w:r>
      </w:ins>
    </w:p>
    <w:p w14:paraId="70AA1420" w14:textId="77777777" w:rsidR="00026A7E" w:rsidRDefault="00026A7E" w:rsidP="00026A7E">
      <w:pPr>
        <w:pStyle w:val="21"/>
        <w:numPr>
          <w:ilvl w:val="0"/>
          <w:numId w:val="102"/>
        </w:numPr>
        <w:spacing w:after="240" w:line="360" w:lineRule="atLeast"/>
        <w:ind w:left="1361" w:hanging="454"/>
        <w:rPr>
          <w:ins w:id="1160" w:author="jiwon.suh1" w:date="2021-08-29T20:22:00Z"/>
          <w:b w:val="0"/>
          <w:sz w:val="22"/>
          <w:szCs w:val="22"/>
          <w:u w:val="single"/>
        </w:rPr>
      </w:pPr>
      <w:ins w:id="1161" w:author="jiwon.suh1" w:date="2021-08-29T20:22:00Z">
        <w:r>
          <w:rPr>
            <w:rFonts w:hint="eastAsia"/>
            <w:b w:val="0"/>
            <w:sz w:val="22"/>
            <w:szCs w:val="22"/>
            <w:u w:val="single"/>
          </w:rPr>
          <w:t>주요</w:t>
        </w:r>
        <w:r>
          <w:rPr>
            <w:rFonts w:hint="eastAsia"/>
            <w:b w:val="0"/>
            <w:sz w:val="22"/>
            <w:szCs w:val="22"/>
            <w:u w:val="single"/>
          </w:rPr>
          <w:t xml:space="preserve"> </w:t>
        </w:r>
        <w:r>
          <w:rPr>
            <w:rFonts w:hint="eastAsia"/>
            <w:b w:val="0"/>
            <w:sz w:val="22"/>
            <w:szCs w:val="22"/>
            <w:u w:val="single"/>
          </w:rPr>
          <w:t>내용</w:t>
        </w:r>
      </w:ins>
    </w:p>
    <w:tbl>
      <w:tblPr>
        <w:tblW w:w="8680" w:type="dxa"/>
        <w:tblInd w:w="934" w:type="dxa"/>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107"/>
        <w:gridCol w:w="6573"/>
      </w:tblGrid>
      <w:tr w:rsidR="00026A7E" w:rsidRPr="00891AA7" w14:paraId="1610D98B" w14:textId="77777777" w:rsidTr="0091358C">
        <w:trPr>
          <w:trHeight w:val="20"/>
          <w:ins w:id="1162" w:author="jiwon.suh1" w:date="2021-08-29T20:23:00Z"/>
        </w:trPr>
        <w:tc>
          <w:tcPr>
            <w:tcW w:w="2107" w:type="dxa"/>
            <w:tcBorders>
              <w:top w:val="single" w:sz="12" w:space="0" w:color="404040" w:themeColor="text1" w:themeTint="BF"/>
              <w:bottom w:val="single" w:sz="4" w:space="0" w:color="404040" w:themeColor="text1" w:themeTint="BF"/>
            </w:tcBorders>
            <w:shd w:val="clear" w:color="auto" w:fill="DEEEEE"/>
            <w:vAlign w:val="center"/>
          </w:tcPr>
          <w:p w14:paraId="47D31047" w14:textId="77777777" w:rsidR="00026A7E" w:rsidRPr="00891AA7" w:rsidRDefault="00026A7E" w:rsidP="0091358C">
            <w:pPr>
              <w:pStyle w:val="a5"/>
              <w:spacing w:line="280" w:lineRule="atLeast"/>
              <w:ind w:leftChars="0" w:left="0"/>
              <w:jc w:val="center"/>
              <w:rPr>
                <w:ins w:id="1163" w:author="jiwon.suh1" w:date="2021-08-29T20:23:00Z"/>
                <w:b/>
                <w:sz w:val="20"/>
                <w:szCs w:val="20"/>
              </w:rPr>
            </w:pPr>
            <w:ins w:id="1164" w:author="jiwon.suh1" w:date="2021-08-29T20:23:00Z">
              <w:r w:rsidRPr="00891AA7">
                <w:rPr>
                  <w:b/>
                  <w:sz w:val="20"/>
                  <w:szCs w:val="20"/>
                </w:rPr>
                <w:t>항목</w:t>
              </w:r>
            </w:ins>
          </w:p>
        </w:tc>
        <w:tc>
          <w:tcPr>
            <w:tcW w:w="6573" w:type="dxa"/>
            <w:tcBorders>
              <w:top w:val="single" w:sz="12" w:space="0" w:color="404040" w:themeColor="text1" w:themeTint="BF"/>
              <w:bottom w:val="single" w:sz="4" w:space="0" w:color="404040" w:themeColor="text1" w:themeTint="BF"/>
            </w:tcBorders>
            <w:shd w:val="clear" w:color="auto" w:fill="DEEEEE"/>
            <w:vAlign w:val="center"/>
          </w:tcPr>
          <w:p w14:paraId="072448FD" w14:textId="77777777" w:rsidR="00026A7E" w:rsidRPr="00891AA7" w:rsidRDefault="00026A7E" w:rsidP="0091358C">
            <w:pPr>
              <w:pStyle w:val="a5"/>
              <w:spacing w:line="280" w:lineRule="atLeast"/>
              <w:ind w:leftChars="0" w:left="0"/>
              <w:jc w:val="center"/>
              <w:rPr>
                <w:ins w:id="1165" w:author="jiwon.suh1" w:date="2021-08-29T20:23:00Z"/>
                <w:b/>
                <w:sz w:val="20"/>
                <w:szCs w:val="20"/>
              </w:rPr>
            </w:pPr>
            <w:ins w:id="1166" w:author="jiwon.suh1" w:date="2021-08-29T20:23:00Z">
              <w:r w:rsidRPr="00891AA7">
                <w:rPr>
                  <w:b/>
                  <w:sz w:val="20"/>
                  <w:szCs w:val="20"/>
                </w:rPr>
                <w:t>내용</w:t>
              </w:r>
            </w:ins>
          </w:p>
        </w:tc>
      </w:tr>
      <w:tr w:rsidR="00026A7E" w:rsidRPr="00985B99" w14:paraId="005297C9" w14:textId="77777777" w:rsidTr="0091358C">
        <w:trPr>
          <w:trHeight w:val="20"/>
          <w:ins w:id="1167" w:author="jiwon.suh1" w:date="2021-08-29T20:23:00Z"/>
        </w:trPr>
        <w:tc>
          <w:tcPr>
            <w:tcW w:w="2107" w:type="dxa"/>
            <w:tcBorders>
              <w:top w:val="single" w:sz="4" w:space="0" w:color="404040" w:themeColor="text1" w:themeTint="BF"/>
            </w:tcBorders>
            <w:shd w:val="clear" w:color="auto" w:fill="F2F2F2" w:themeFill="background1" w:themeFillShade="F2"/>
            <w:vAlign w:val="center"/>
          </w:tcPr>
          <w:p w14:paraId="1F7675DA" w14:textId="77777777" w:rsidR="00026A7E" w:rsidRDefault="00026A7E" w:rsidP="0091358C">
            <w:pPr>
              <w:pStyle w:val="a5"/>
              <w:spacing w:line="280" w:lineRule="atLeast"/>
              <w:ind w:leftChars="0" w:left="0"/>
              <w:jc w:val="center"/>
              <w:rPr>
                <w:ins w:id="1168" w:author="jiwon.suh1" w:date="2021-08-29T20:26:00Z"/>
                <w:sz w:val="20"/>
                <w:szCs w:val="20"/>
              </w:rPr>
            </w:pPr>
            <w:ins w:id="1169" w:author="jiwon.suh1" w:date="2021-08-29T20:26:00Z">
              <w:r>
                <w:rPr>
                  <w:rFonts w:hint="eastAsia"/>
                  <w:sz w:val="20"/>
                  <w:szCs w:val="20"/>
                </w:rPr>
                <w:t>상표권</w:t>
              </w:r>
              <w:r>
                <w:rPr>
                  <w:rFonts w:hint="eastAsia"/>
                  <w:sz w:val="20"/>
                  <w:szCs w:val="20"/>
                </w:rPr>
                <w:t xml:space="preserve"> </w:t>
              </w:r>
              <w:r>
                <w:rPr>
                  <w:rFonts w:hint="eastAsia"/>
                  <w:sz w:val="20"/>
                  <w:szCs w:val="20"/>
                </w:rPr>
                <w:t>사용</w:t>
              </w:r>
            </w:ins>
          </w:p>
          <w:p w14:paraId="1E93E332" w14:textId="77777777" w:rsidR="00026A7E" w:rsidRPr="00891AA7" w:rsidRDefault="00026A7E" w:rsidP="0091358C">
            <w:pPr>
              <w:pStyle w:val="a5"/>
              <w:spacing w:line="280" w:lineRule="atLeast"/>
              <w:ind w:leftChars="0" w:left="0"/>
              <w:jc w:val="center"/>
              <w:rPr>
                <w:ins w:id="1170" w:author="jiwon.suh1" w:date="2021-08-29T20:23:00Z"/>
                <w:sz w:val="20"/>
                <w:szCs w:val="20"/>
              </w:rPr>
            </w:pPr>
            <w:ins w:id="1171" w:author="jiwon.suh1" w:date="2021-08-29T20:26:00Z">
              <w:r>
                <w:rPr>
                  <w:rFonts w:hint="eastAsia"/>
                  <w:sz w:val="20"/>
                  <w:szCs w:val="20"/>
                </w:rPr>
                <w:t>상품의</w:t>
              </w:r>
              <w:r>
                <w:rPr>
                  <w:rFonts w:hint="eastAsia"/>
                  <w:sz w:val="20"/>
                  <w:szCs w:val="20"/>
                </w:rPr>
                <w:t xml:space="preserve"> </w:t>
              </w:r>
              <w:r>
                <w:rPr>
                  <w:rFonts w:hint="eastAsia"/>
                  <w:sz w:val="20"/>
                  <w:szCs w:val="20"/>
                </w:rPr>
                <w:t>범위</w:t>
              </w:r>
            </w:ins>
          </w:p>
        </w:tc>
        <w:tc>
          <w:tcPr>
            <w:tcW w:w="6573" w:type="dxa"/>
            <w:tcBorders>
              <w:top w:val="single" w:sz="4" w:space="0" w:color="404040" w:themeColor="text1" w:themeTint="BF"/>
            </w:tcBorders>
            <w:shd w:val="clear" w:color="auto" w:fill="auto"/>
            <w:vAlign w:val="center"/>
          </w:tcPr>
          <w:p w14:paraId="2A7FB514" w14:textId="77777777" w:rsidR="00026A7E" w:rsidRPr="00985B99" w:rsidRDefault="00026A7E" w:rsidP="0091358C">
            <w:pPr>
              <w:pStyle w:val="a5"/>
              <w:numPr>
                <w:ilvl w:val="0"/>
                <w:numId w:val="56"/>
              </w:numPr>
              <w:spacing w:line="280" w:lineRule="atLeast"/>
              <w:ind w:leftChars="0" w:left="227" w:hanging="227"/>
              <w:rPr>
                <w:ins w:id="1172" w:author="jiwon.suh1" w:date="2021-08-29T20:23:00Z"/>
                <w:sz w:val="20"/>
                <w:szCs w:val="20"/>
              </w:rPr>
            </w:pPr>
            <w:ins w:id="1173" w:author="jiwon.suh1" w:date="2021-08-29T20:26:00Z">
              <w:r>
                <w:rPr>
                  <w:rFonts w:hint="eastAsia"/>
                  <w:sz w:val="20"/>
                  <w:szCs w:val="20"/>
                </w:rPr>
                <w:t>한샘</w:t>
              </w:r>
              <w:r>
                <w:rPr>
                  <w:rFonts w:hint="eastAsia"/>
                  <w:sz w:val="20"/>
                  <w:szCs w:val="20"/>
                </w:rPr>
                <w:t xml:space="preserve"> </w:t>
              </w:r>
              <w:proofErr w:type="spellStart"/>
              <w:r>
                <w:rPr>
                  <w:rFonts w:hint="eastAsia"/>
                  <w:sz w:val="20"/>
                  <w:szCs w:val="20"/>
                </w:rPr>
                <w:t>오젠</w:t>
              </w:r>
              <w:proofErr w:type="spellEnd"/>
              <w:r>
                <w:rPr>
                  <w:rFonts w:hint="eastAsia"/>
                  <w:sz w:val="20"/>
                  <w:szCs w:val="20"/>
                </w:rPr>
                <w:t xml:space="preserve"> </w:t>
              </w:r>
              <w:proofErr w:type="spellStart"/>
              <w:r>
                <w:rPr>
                  <w:rFonts w:hint="eastAsia"/>
                  <w:sz w:val="20"/>
                  <w:szCs w:val="20"/>
                </w:rPr>
                <w:t>진공블렌더</w:t>
              </w:r>
              <w:proofErr w:type="spellEnd"/>
              <w:r>
                <w:rPr>
                  <w:rFonts w:hint="eastAsia"/>
                  <w:sz w:val="20"/>
                  <w:szCs w:val="20"/>
                </w:rPr>
                <w:t xml:space="preserve"> </w:t>
              </w:r>
              <w:r>
                <w:rPr>
                  <w:rFonts w:hint="eastAsia"/>
                  <w:sz w:val="20"/>
                  <w:szCs w:val="20"/>
                </w:rPr>
                <w:t>등</w:t>
              </w:r>
              <w:r>
                <w:rPr>
                  <w:rFonts w:hint="eastAsia"/>
                  <w:sz w:val="20"/>
                  <w:szCs w:val="20"/>
                </w:rPr>
                <w:t xml:space="preserve"> </w:t>
              </w:r>
              <w:r>
                <w:rPr>
                  <w:sz w:val="20"/>
                  <w:szCs w:val="20"/>
                </w:rPr>
                <w:t>6</w:t>
              </w:r>
              <w:r>
                <w:rPr>
                  <w:rFonts w:hint="eastAsia"/>
                  <w:sz w:val="20"/>
                  <w:szCs w:val="20"/>
                </w:rPr>
                <w:t>종의</w:t>
              </w:r>
              <w:r>
                <w:rPr>
                  <w:rFonts w:hint="eastAsia"/>
                  <w:sz w:val="20"/>
                  <w:szCs w:val="20"/>
                </w:rPr>
                <w:t xml:space="preserve"> </w:t>
              </w:r>
              <w:r>
                <w:rPr>
                  <w:sz w:val="20"/>
                  <w:szCs w:val="20"/>
                </w:rPr>
                <w:t>14</w:t>
              </w:r>
              <w:r>
                <w:rPr>
                  <w:rFonts w:hint="eastAsia"/>
                  <w:sz w:val="20"/>
                  <w:szCs w:val="20"/>
                </w:rPr>
                <w:t>개</w:t>
              </w:r>
              <w:r>
                <w:rPr>
                  <w:rFonts w:hint="eastAsia"/>
                  <w:sz w:val="20"/>
                  <w:szCs w:val="20"/>
                </w:rPr>
                <w:t xml:space="preserve"> </w:t>
              </w:r>
              <w:r>
                <w:rPr>
                  <w:rFonts w:hint="eastAsia"/>
                  <w:sz w:val="20"/>
                  <w:szCs w:val="20"/>
                </w:rPr>
                <w:t>모델</w:t>
              </w:r>
            </w:ins>
          </w:p>
        </w:tc>
      </w:tr>
      <w:tr w:rsidR="00026A7E" w:rsidRPr="00985B99" w14:paraId="4232AE3A" w14:textId="77777777" w:rsidTr="0091358C">
        <w:trPr>
          <w:trHeight w:val="20"/>
          <w:ins w:id="1174" w:author="jiwon.suh1" w:date="2021-08-29T20:23:00Z"/>
        </w:trPr>
        <w:tc>
          <w:tcPr>
            <w:tcW w:w="2107" w:type="dxa"/>
            <w:shd w:val="clear" w:color="auto" w:fill="F2F2F2" w:themeFill="background1" w:themeFillShade="F2"/>
            <w:vAlign w:val="center"/>
          </w:tcPr>
          <w:p w14:paraId="7B95B37C" w14:textId="77777777" w:rsidR="00026A7E" w:rsidRPr="00891AA7" w:rsidRDefault="00026A7E" w:rsidP="0091358C">
            <w:pPr>
              <w:pStyle w:val="a5"/>
              <w:spacing w:line="280" w:lineRule="atLeast"/>
              <w:ind w:leftChars="0" w:left="0"/>
              <w:jc w:val="center"/>
              <w:rPr>
                <w:ins w:id="1175" w:author="jiwon.suh1" w:date="2021-08-29T20:23:00Z"/>
                <w:sz w:val="20"/>
                <w:szCs w:val="20"/>
              </w:rPr>
            </w:pPr>
            <w:ins w:id="1176" w:author="jiwon.suh1" w:date="2021-08-29T20:26:00Z">
              <w:r>
                <w:rPr>
                  <w:rFonts w:hint="eastAsia"/>
                  <w:sz w:val="20"/>
                  <w:szCs w:val="20"/>
                </w:rPr>
                <w:lastRenderedPageBreak/>
                <w:t>계약기간</w:t>
              </w:r>
            </w:ins>
          </w:p>
        </w:tc>
        <w:tc>
          <w:tcPr>
            <w:tcW w:w="6573" w:type="dxa"/>
            <w:shd w:val="clear" w:color="auto" w:fill="auto"/>
            <w:vAlign w:val="center"/>
          </w:tcPr>
          <w:p w14:paraId="3913A877" w14:textId="77777777" w:rsidR="00026A7E" w:rsidRPr="00985B99" w:rsidRDefault="00026A7E" w:rsidP="0091358C">
            <w:pPr>
              <w:pStyle w:val="a5"/>
              <w:numPr>
                <w:ilvl w:val="0"/>
                <w:numId w:val="56"/>
              </w:numPr>
              <w:spacing w:line="280" w:lineRule="atLeast"/>
              <w:ind w:leftChars="0" w:left="227" w:hanging="227"/>
              <w:rPr>
                <w:ins w:id="1177" w:author="jiwon.suh1" w:date="2021-08-29T20:23:00Z"/>
                <w:sz w:val="20"/>
                <w:szCs w:val="20"/>
              </w:rPr>
            </w:pPr>
            <w:ins w:id="1178" w:author="jiwon.suh1" w:date="2021-08-29T20:26:00Z">
              <w:r>
                <w:rPr>
                  <w:rFonts w:hint="eastAsia"/>
                  <w:sz w:val="20"/>
                  <w:szCs w:val="20"/>
                </w:rPr>
                <w:t>2</w:t>
              </w:r>
              <w:r>
                <w:rPr>
                  <w:sz w:val="20"/>
                  <w:szCs w:val="20"/>
                </w:rPr>
                <w:t xml:space="preserve">021. 7. 21. </w:t>
              </w:r>
              <w:r>
                <w:rPr>
                  <w:rFonts w:hint="eastAsia"/>
                  <w:sz w:val="20"/>
                  <w:szCs w:val="20"/>
                </w:rPr>
                <w:t>로부터</w:t>
              </w:r>
              <w:r>
                <w:rPr>
                  <w:rFonts w:hint="eastAsia"/>
                  <w:sz w:val="20"/>
                  <w:szCs w:val="20"/>
                </w:rPr>
                <w:t xml:space="preserve"> </w:t>
              </w:r>
              <w:r>
                <w:rPr>
                  <w:sz w:val="20"/>
                  <w:szCs w:val="20"/>
                </w:rPr>
                <w:t>1</w:t>
              </w:r>
              <w:r>
                <w:rPr>
                  <w:rFonts w:hint="eastAsia"/>
                  <w:sz w:val="20"/>
                  <w:szCs w:val="20"/>
                </w:rPr>
                <w:t>년</w:t>
              </w:r>
            </w:ins>
          </w:p>
        </w:tc>
      </w:tr>
      <w:tr w:rsidR="00026A7E" w:rsidRPr="00985B99" w14:paraId="76D9E706" w14:textId="77777777" w:rsidTr="0091358C">
        <w:trPr>
          <w:trHeight w:val="20"/>
          <w:ins w:id="1179" w:author="jiwon.suh1" w:date="2021-08-29T20:23:00Z"/>
        </w:trPr>
        <w:tc>
          <w:tcPr>
            <w:tcW w:w="2107" w:type="dxa"/>
            <w:shd w:val="clear" w:color="auto" w:fill="F2F2F2" w:themeFill="background1" w:themeFillShade="F2"/>
            <w:vAlign w:val="center"/>
          </w:tcPr>
          <w:p w14:paraId="2D52CE79" w14:textId="77777777" w:rsidR="00026A7E" w:rsidRPr="00891AA7" w:rsidRDefault="00026A7E" w:rsidP="0091358C">
            <w:pPr>
              <w:pStyle w:val="a5"/>
              <w:spacing w:line="280" w:lineRule="atLeast"/>
              <w:ind w:leftChars="0" w:left="0"/>
              <w:jc w:val="center"/>
              <w:rPr>
                <w:ins w:id="1180" w:author="jiwon.suh1" w:date="2021-08-29T20:23:00Z"/>
                <w:sz w:val="20"/>
                <w:szCs w:val="20"/>
              </w:rPr>
            </w:pPr>
            <w:ins w:id="1181" w:author="jiwon.suh1" w:date="2021-08-29T20:27:00Z">
              <w:r>
                <w:rPr>
                  <w:rFonts w:hint="eastAsia"/>
                  <w:sz w:val="20"/>
                  <w:szCs w:val="20"/>
                </w:rPr>
                <w:t>로열티</w:t>
              </w:r>
              <w:r>
                <w:rPr>
                  <w:rFonts w:hint="eastAsia"/>
                  <w:sz w:val="20"/>
                  <w:szCs w:val="20"/>
                </w:rPr>
                <w:t xml:space="preserve"> </w:t>
              </w:r>
              <w:r>
                <w:rPr>
                  <w:rFonts w:hint="eastAsia"/>
                  <w:sz w:val="20"/>
                  <w:szCs w:val="20"/>
                </w:rPr>
                <w:t>지급</w:t>
              </w:r>
            </w:ins>
          </w:p>
        </w:tc>
        <w:tc>
          <w:tcPr>
            <w:tcW w:w="6573" w:type="dxa"/>
            <w:shd w:val="clear" w:color="auto" w:fill="auto"/>
            <w:vAlign w:val="center"/>
          </w:tcPr>
          <w:p w14:paraId="5CC7C4E8" w14:textId="77777777" w:rsidR="00026A7E" w:rsidRPr="00985B99" w:rsidRDefault="00026A7E" w:rsidP="0091358C">
            <w:pPr>
              <w:pStyle w:val="a5"/>
              <w:numPr>
                <w:ilvl w:val="0"/>
                <w:numId w:val="56"/>
              </w:numPr>
              <w:spacing w:line="280" w:lineRule="atLeast"/>
              <w:ind w:leftChars="0" w:left="227" w:hanging="227"/>
              <w:rPr>
                <w:ins w:id="1182" w:author="jiwon.suh1" w:date="2021-08-29T20:23:00Z"/>
                <w:sz w:val="20"/>
                <w:szCs w:val="20"/>
              </w:rPr>
            </w:pPr>
            <w:ins w:id="1183" w:author="jiwon.suh1" w:date="2021-08-29T20:27:00Z">
              <w:r>
                <w:rPr>
                  <w:rFonts w:hint="eastAsia"/>
                  <w:sz w:val="20"/>
                  <w:szCs w:val="20"/>
                </w:rPr>
                <w:t>대상회사의</w:t>
              </w:r>
              <w:r>
                <w:rPr>
                  <w:rFonts w:hint="eastAsia"/>
                  <w:sz w:val="20"/>
                  <w:szCs w:val="20"/>
                </w:rPr>
                <w:t xml:space="preserve"> </w:t>
              </w:r>
              <w:r>
                <w:rPr>
                  <w:rFonts w:hint="eastAsia"/>
                  <w:sz w:val="20"/>
                  <w:szCs w:val="20"/>
                </w:rPr>
                <w:t>상표를</w:t>
              </w:r>
              <w:r>
                <w:rPr>
                  <w:rFonts w:hint="eastAsia"/>
                  <w:sz w:val="20"/>
                  <w:szCs w:val="20"/>
                </w:rPr>
                <w:t xml:space="preserve"> </w:t>
              </w:r>
              <w:r>
                <w:rPr>
                  <w:rFonts w:hint="eastAsia"/>
                  <w:sz w:val="20"/>
                  <w:szCs w:val="20"/>
                </w:rPr>
                <w:t>사용하여</w:t>
              </w:r>
              <w:r>
                <w:rPr>
                  <w:rFonts w:hint="eastAsia"/>
                  <w:sz w:val="20"/>
                  <w:szCs w:val="20"/>
                </w:rPr>
                <w:t xml:space="preserve"> </w:t>
              </w:r>
              <w:r>
                <w:rPr>
                  <w:rFonts w:hint="eastAsia"/>
                  <w:sz w:val="20"/>
                  <w:szCs w:val="20"/>
                </w:rPr>
                <w:t>판매한</w:t>
              </w:r>
              <w:r>
                <w:rPr>
                  <w:rFonts w:hint="eastAsia"/>
                  <w:sz w:val="20"/>
                  <w:szCs w:val="20"/>
                </w:rPr>
                <w:t xml:space="preserve"> </w:t>
              </w:r>
              <w:r>
                <w:rPr>
                  <w:rFonts w:hint="eastAsia"/>
                  <w:sz w:val="20"/>
                  <w:szCs w:val="20"/>
                </w:rPr>
                <w:t>상품의</w:t>
              </w:r>
              <w:r>
                <w:rPr>
                  <w:rFonts w:hint="eastAsia"/>
                  <w:sz w:val="20"/>
                  <w:szCs w:val="20"/>
                </w:rPr>
                <w:t xml:space="preserve"> </w:t>
              </w:r>
              <w:r>
                <w:rPr>
                  <w:rFonts w:hint="eastAsia"/>
                  <w:sz w:val="20"/>
                  <w:szCs w:val="20"/>
                </w:rPr>
                <w:t>생산원가의</w:t>
              </w:r>
              <w:r>
                <w:rPr>
                  <w:rFonts w:hint="eastAsia"/>
                  <w:sz w:val="20"/>
                  <w:szCs w:val="20"/>
                </w:rPr>
                <w:t xml:space="preserve"> </w:t>
              </w:r>
              <w:r>
                <w:rPr>
                  <w:sz w:val="20"/>
                  <w:szCs w:val="20"/>
                </w:rPr>
                <w:t>10%</w:t>
              </w:r>
              <w:r>
                <w:rPr>
                  <w:rFonts w:hint="eastAsia"/>
                  <w:sz w:val="20"/>
                  <w:szCs w:val="20"/>
                </w:rPr>
                <w:t>에</w:t>
              </w:r>
              <w:r>
                <w:rPr>
                  <w:rFonts w:hint="eastAsia"/>
                  <w:sz w:val="20"/>
                  <w:szCs w:val="20"/>
                </w:rPr>
                <w:t xml:space="preserve"> </w:t>
              </w:r>
              <w:r>
                <w:rPr>
                  <w:rFonts w:hint="eastAsia"/>
                  <w:sz w:val="20"/>
                  <w:szCs w:val="20"/>
                </w:rPr>
                <w:t>해당하는</w:t>
              </w:r>
              <w:r>
                <w:rPr>
                  <w:rFonts w:hint="eastAsia"/>
                  <w:sz w:val="20"/>
                  <w:szCs w:val="20"/>
                </w:rPr>
                <w:t xml:space="preserve"> </w:t>
              </w:r>
              <w:r>
                <w:rPr>
                  <w:rFonts w:hint="eastAsia"/>
                  <w:sz w:val="20"/>
                  <w:szCs w:val="20"/>
                </w:rPr>
                <w:t>로열티를</w:t>
              </w:r>
              <w:r>
                <w:rPr>
                  <w:rFonts w:hint="eastAsia"/>
                  <w:sz w:val="20"/>
                  <w:szCs w:val="20"/>
                </w:rPr>
                <w:t xml:space="preserve"> </w:t>
              </w:r>
              <w:r>
                <w:rPr>
                  <w:rFonts w:hint="eastAsia"/>
                  <w:sz w:val="20"/>
                  <w:szCs w:val="20"/>
                </w:rPr>
                <w:t>대상회사에게</w:t>
              </w:r>
              <w:r>
                <w:rPr>
                  <w:rFonts w:hint="eastAsia"/>
                  <w:sz w:val="20"/>
                  <w:szCs w:val="20"/>
                </w:rPr>
                <w:t xml:space="preserve"> </w:t>
              </w:r>
              <w:r>
                <w:rPr>
                  <w:rFonts w:hint="eastAsia"/>
                  <w:sz w:val="20"/>
                  <w:szCs w:val="20"/>
                </w:rPr>
                <w:t>지급</w:t>
              </w:r>
            </w:ins>
          </w:p>
        </w:tc>
      </w:tr>
    </w:tbl>
    <w:p w14:paraId="2080BCDB" w14:textId="77777777" w:rsidR="00026A7E" w:rsidRPr="00BD57A6" w:rsidRDefault="00026A7E" w:rsidP="00026A7E">
      <w:pPr>
        <w:pStyle w:val="21"/>
        <w:spacing w:after="240" w:line="360" w:lineRule="atLeast"/>
        <w:ind w:left="907"/>
        <w:rPr>
          <w:ins w:id="1184" w:author="jiwon.suh1" w:date="2021-08-29T20:15:00Z"/>
          <w:b w:val="0"/>
          <w:sz w:val="22"/>
          <w:szCs w:val="22"/>
        </w:rPr>
      </w:pPr>
    </w:p>
    <w:p w14:paraId="05D9D1CA" w14:textId="77777777" w:rsidR="00026A7E" w:rsidRPr="00CB2B3F" w:rsidRDefault="00026A7E" w:rsidP="00026A7E">
      <w:pPr>
        <w:pStyle w:val="21"/>
        <w:numPr>
          <w:ilvl w:val="0"/>
          <w:numId w:val="13"/>
        </w:numPr>
        <w:spacing w:after="240" w:line="360" w:lineRule="atLeast"/>
        <w:rPr>
          <w:sz w:val="22"/>
          <w:szCs w:val="22"/>
        </w:rPr>
      </w:pPr>
      <w:r w:rsidRPr="00CB2B3F">
        <w:rPr>
          <w:sz w:val="22"/>
          <w:szCs w:val="22"/>
        </w:rPr>
        <w:t>직무발명</w:t>
      </w:r>
    </w:p>
    <w:p w14:paraId="1051D6A7" w14:textId="77777777" w:rsidR="00026A7E" w:rsidRPr="00CB2B3F" w:rsidRDefault="00026A7E" w:rsidP="00026A7E">
      <w:pPr>
        <w:pStyle w:val="21"/>
        <w:numPr>
          <w:ilvl w:val="0"/>
          <w:numId w:val="102"/>
        </w:numPr>
        <w:spacing w:after="240" w:line="360" w:lineRule="atLeast"/>
        <w:ind w:left="1361" w:hanging="454"/>
        <w:rPr>
          <w:b w:val="0"/>
          <w:sz w:val="22"/>
          <w:szCs w:val="22"/>
          <w:u w:val="single"/>
        </w:rPr>
      </w:pPr>
      <w:r w:rsidRPr="00CB2B3F">
        <w:rPr>
          <w:b w:val="0"/>
          <w:sz w:val="22"/>
          <w:szCs w:val="22"/>
          <w:u w:val="single"/>
        </w:rPr>
        <w:t>직무발명</w:t>
      </w:r>
      <w:r w:rsidRPr="00CB2B3F">
        <w:rPr>
          <w:b w:val="0"/>
          <w:sz w:val="22"/>
          <w:szCs w:val="22"/>
          <w:u w:val="single"/>
        </w:rPr>
        <w:t xml:space="preserve"> </w:t>
      </w:r>
      <w:r w:rsidRPr="00CB2B3F">
        <w:rPr>
          <w:b w:val="0"/>
          <w:sz w:val="22"/>
          <w:szCs w:val="22"/>
          <w:u w:val="single"/>
        </w:rPr>
        <w:t>승계계약</w:t>
      </w:r>
      <w:r w:rsidRPr="00CB2B3F">
        <w:rPr>
          <w:b w:val="0"/>
          <w:sz w:val="22"/>
          <w:szCs w:val="22"/>
          <w:u w:val="single"/>
        </w:rPr>
        <w:t xml:space="preserve"> </w:t>
      </w:r>
      <w:r w:rsidRPr="00CB2B3F">
        <w:rPr>
          <w:b w:val="0"/>
          <w:sz w:val="22"/>
          <w:szCs w:val="22"/>
          <w:u w:val="single"/>
        </w:rPr>
        <w:t>체결</w:t>
      </w:r>
      <w:r w:rsidRPr="00CB2B3F">
        <w:rPr>
          <w:b w:val="0"/>
          <w:sz w:val="22"/>
          <w:szCs w:val="22"/>
          <w:u w:val="single"/>
        </w:rPr>
        <w:t xml:space="preserve"> </w:t>
      </w:r>
      <w:r w:rsidRPr="00CB2B3F">
        <w:rPr>
          <w:b w:val="0"/>
          <w:sz w:val="22"/>
          <w:szCs w:val="22"/>
          <w:u w:val="single"/>
        </w:rPr>
        <w:t>현황</w:t>
      </w:r>
    </w:p>
    <w:tbl>
      <w:tblPr>
        <w:tblW w:w="4294" w:type="pct"/>
        <w:tblInd w:w="1361"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686"/>
        <w:gridCol w:w="1155"/>
        <w:gridCol w:w="1207"/>
        <w:gridCol w:w="1054"/>
        <w:gridCol w:w="2864"/>
        <w:gridCol w:w="1311"/>
      </w:tblGrid>
      <w:tr w:rsidR="00026A7E" w:rsidRPr="00CB2B3F" w14:paraId="0DF09232" w14:textId="77777777" w:rsidTr="0091358C">
        <w:trPr>
          <w:trHeight w:val="340"/>
          <w:tblHeader/>
        </w:trPr>
        <w:tc>
          <w:tcPr>
            <w:tcW w:w="414" w:type="pct"/>
            <w:tcBorders>
              <w:top w:val="single" w:sz="12" w:space="0" w:color="404040" w:themeColor="text1" w:themeTint="BF"/>
              <w:bottom w:val="single" w:sz="4" w:space="0" w:color="404040" w:themeColor="text1" w:themeTint="BF"/>
            </w:tcBorders>
            <w:shd w:val="clear" w:color="auto" w:fill="DEEEEE"/>
            <w:vAlign w:val="center"/>
          </w:tcPr>
          <w:p w14:paraId="2EA474D9"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순번</w:t>
            </w:r>
          </w:p>
        </w:tc>
        <w:tc>
          <w:tcPr>
            <w:tcW w:w="698" w:type="pct"/>
            <w:tcBorders>
              <w:top w:val="single" w:sz="12" w:space="0" w:color="404040" w:themeColor="text1" w:themeTint="BF"/>
              <w:bottom w:val="single" w:sz="4" w:space="0" w:color="404040" w:themeColor="text1" w:themeTint="BF"/>
            </w:tcBorders>
            <w:shd w:val="clear" w:color="auto" w:fill="DEEEEE"/>
            <w:vAlign w:val="center"/>
          </w:tcPr>
          <w:p w14:paraId="76237ACD"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발명자</w:t>
            </w:r>
          </w:p>
        </w:tc>
        <w:tc>
          <w:tcPr>
            <w:tcW w:w="729" w:type="pct"/>
            <w:tcBorders>
              <w:top w:val="single" w:sz="12" w:space="0" w:color="404040" w:themeColor="text1" w:themeTint="BF"/>
              <w:bottom w:val="single" w:sz="4" w:space="0" w:color="404040" w:themeColor="text1" w:themeTint="BF"/>
            </w:tcBorders>
            <w:shd w:val="clear" w:color="auto" w:fill="DEEEEE"/>
            <w:vAlign w:val="center"/>
          </w:tcPr>
          <w:p w14:paraId="4A2AFFBC"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체결일</w:t>
            </w:r>
          </w:p>
        </w:tc>
        <w:tc>
          <w:tcPr>
            <w:tcW w:w="637" w:type="pct"/>
            <w:tcBorders>
              <w:top w:val="single" w:sz="12" w:space="0" w:color="404040" w:themeColor="text1" w:themeTint="BF"/>
              <w:bottom w:val="single" w:sz="4" w:space="0" w:color="404040" w:themeColor="text1" w:themeTint="BF"/>
            </w:tcBorders>
            <w:shd w:val="clear" w:color="auto" w:fill="DEEEEE"/>
            <w:vAlign w:val="center"/>
          </w:tcPr>
          <w:p w14:paraId="6EA1B379"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직급</w:t>
            </w:r>
          </w:p>
        </w:tc>
        <w:tc>
          <w:tcPr>
            <w:tcW w:w="1730" w:type="pct"/>
            <w:tcBorders>
              <w:top w:val="single" w:sz="12" w:space="0" w:color="404040" w:themeColor="text1" w:themeTint="BF"/>
              <w:bottom w:val="single" w:sz="4" w:space="0" w:color="404040" w:themeColor="text1" w:themeTint="BF"/>
            </w:tcBorders>
            <w:shd w:val="clear" w:color="auto" w:fill="DEEEEE"/>
            <w:vAlign w:val="center"/>
          </w:tcPr>
          <w:p w14:paraId="4C6F238A"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내용</w:t>
            </w:r>
          </w:p>
        </w:tc>
        <w:tc>
          <w:tcPr>
            <w:tcW w:w="792" w:type="pct"/>
            <w:tcBorders>
              <w:top w:val="single" w:sz="12" w:space="0" w:color="404040" w:themeColor="text1" w:themeTint="BF"/>
              <w:bottom w:val="single" w:sz="4" w:space="0" w:color="404040" w:themeColor="text1" w:themeTint="BF"/>
            </w:tcBorders>
            <w:shd w:val="clear" w:color="auto" w:fill="DEEEEE"/>
            <w:vAlign w:val="center"/>
          </w:tcPr>
          <w:p w14:paraId="5EB34544" w14:textId="77777777" w:rsidR="00026A7E" w:rsidRPr="00BA3528" w:rsidRDefault="00026A7E" w:rsidP="0091358C">
            <w:pPr>
              <w:pStyle w:val="a5"/>
              <w:spacing w:line="280" w:lineRule="atLeast"/>
              <w:ind w:leftChars="0" w:left="0"/>
              <w:jc w:val="center"/>
              <w:rPr>
                <w:b/>
                <w:sz w:val="20"/>
                <w:szCs w:val="20"/>
              </w:rPr>
            </w:pPr>
            <w:r w:rsidRPr="00BA3528">
              <w:rPr>
                <w:b/>
                <w:sz w:val="20"/>
                <w:szCs w:val="20"/>
              </w:rPr>
              <w:t>보상금액</w:t>
            </w:r>
            <w:ins w:id="1185" w:author="jiwon.suh1" w:date="2021-08-29T20:13:00Z">
              <w:r>
                <w:rPr>
                  <w:rStyle w:val="ac"/>
                  <w:b/>
                  <w:sz w:val="20"/>
                  <w:szCs w:val="20"/>
                </w:rPr>
                <w:footnoteReference w:id="51"/>
              </w:r>
            </w:ins>
          </w:p>
        </w:tc>
      </w:tr>
      <w:tr w:rsidR="00026A7E" w:rsidRPr="00CB2B3F" w14:paraId="72790EA3" w14:textId="77777777" w:rsidTr="0091358C">
        <w:trPr>
          <w:trHeight w:val="340"/>
        </w:trPr>
        <w:tc>
          <w:tcPr>
            <w:tcW w:w="414" w:type="pct"/>
            <w:tcBorders>
              <w:top w:val="single" w:sz="4" w:space="0" w:color="404040" w:themeColor="text1" w:themeTint="BF"/>
            </w:tcBorders>
            <w:shd w:val="clear" w:color="auto" w:fill="F2F2F2" w:themeFill="background1" w:themeFillShade="F2"/>
            <w:vAlign w:val="center"/>
          </w:tcPr>
          <w:p w14:paraId="61254F7E" w14:textId="77777777" w:rsidR="00026A7E" w:rsidRPr="00BA3528" w:rsidRDefault="00026A7E" w:rsidP="0091358C">
            <w:pPr>
              <w:pStyle w:val="a5"/>
              <w:spacing w:line="280" w:lineRule="atLeast"/>
              <w:ind w:leftChars="0" w:left="0"/>
              <w:jc w:val="center"/>
              <w:rPr>
                <w:sz w:val="20"/>
                <w:szCs w:val="20"/>
              </w:rPr>
            </w:pPr>
            <w:r w:rsidRPr="00BA3528">
              <w:rPr>
                <w:sz w:val="20"/>
                <w:szCs w:val="20"/>
              </w:rPr>
              <w:t>1</w:t>
            </w:r>
          </w:p>
        </w:tc>
        <w:tc>
          <w:tcPr>
            <w:tcW w:w="698" w:type="pct"/>
            <w:tcBorders>
              <w:top w:val="single" w:sz="4" w:space="0" w:color="404040" w:themeColor="text1" w:themeTint="BF"/>
            </w:tcBorders>
            <w:shd w:val="clear" w:color="auto" w:fill="auto"/>
            <w:vAlign w:val="center"/>
          </w:tcPr>
          <w:p w14:paraId="6F6791FA" w14:textId="77777777" w:rsidR="00026A7E" w:rsidRPr="00BA3528" w:rsidRDefault="00026A7E" w:rsidP="0091358C">
            <w:pPr>
              <w:pStyle w:val="a5"/>
              <w:spacing w:line="280" w:lineRule="atLeast"/>
              <w:ind w:leftChars="0" w:left="0"/>
              <w:jc w:val="center"/>
              <w:rPr>
                <w:sz w:val="20"/>
                <w:szCs w:val="20"/>
              </w:rPr>
            </w:pPr>
            <w:r w:rsidRPr="00BA3528">
              <w:rPr>
                <w:sz w:val="20"/>
                <w:szCs w:val="20"/>
              </w:rPr>
              <w:t>김은석</w:t>
            </w:r>
          </w:p>
        </w:tc>
        <w:tc>
          <w:tcPr>
            <w:tcW w:w="729" w:type="pct"/>
            <w:tcBorders>
              <w:top w:val="single" w:sz="4" w:space="0" w:color="404040" w:themeColor="text1" w:themeTint="BF"/>
            </w:tcBorders>
            <w:vAlign w:val="center"/>
          </w:tcPr>
          <w:p w14:paraId="735811AA" w14:textId="77777777" w:rsidR="00026A7E" w:rsidRPr="00BA3528" w:rsidRDefault="00026A7E" w:rsidP="0091358C">
            <w:pPr>
              <w:pStyle w:val="a5"/>
              <w:spacing w:line="280" w:lineRule="atLeast"/>
              <w:ind w:leftChars="0" w:left="0"/>
              <w:jc w:val="center"/>
              <w:rPr>
                <w:sz w:val="20"/>
                <w:szCs w:val="20"/>
              </w:rPr>
            </w:pPr>
            <w:r w:rsidRPr="00BA3528">
              <w:rPr>
                <w:sz w:val="20"/>
                <w:szCs w:val="20"/>
              </w:rPr>
              <w:t>2018. 4. 1.</w:t>
            </w:r>
          </w:p>
        </w:tc>
        <w:tc>
          <w:tcPr>
            <w:tcW w:w="637" w:type="pct"/>
            <w:tcBorders>
              <w:top w:val="single" w:sz="4" w:space="0" w:color="404040" w:themeColor="text1" w:themeTint="BF"/>
            </w:tcBorders>
            <w:shd w:val="clear" w:color="auto" w:fill="auto"/>
            <w:vAlign w:val="center"/>
          </w:tcPr>
          <w:p w14:paraId="14AA8BB0" w14:textId="77777777" w:rsidR="00026A7E" w:rsidRPr="00BA3528" w:rsidRDefault="00026A7E" w:rsidP="0091358C">
            <w:pPr>
              <w:pStyle w:val="a5"/>
              <w:spacing w:line="280" w:lineRule="atLeast"/>
              <w:ind w:leftChars="0" w:left="0"/>
              <w:jc w:val="center"/>
              <w:rPr>
                <w:sz w:val="20"/>
                <w:szCs w:val="20"/>
              </w:rPr>
            </w:pPr>
            <w:r w:rsidRPr="00BA3528">
              <w:rPr>
                <w:sz w:val="20"/>
                <w:szCs w:val="20"/>
              </w:rPr>
              <w:t>대리</w:t>
            </w:r>
          </w:p>
        </w:tc>
        <w:tc>
          <w:tcPr>
            <w:tcW w:w="1730" w:type="pct"/>
            <w:tcBorders>
              <w:top w:val="single" w:sz="4" w:space="0" w:color="404040" w:themeColor="text1" w:themeTint="BF"/>
            </w:tcBorders>
            <w:shd w:val="clear" w:color="auto" w:fill="auto"/>
            <w:vAlign w:val="center"/>
          </w:tcPr>
          <w:p w14:paraId="6DBDAC30" w14:textId="77777777" w:rsidR="00026A7E" w:rsidRPr="00BA3528" w:rsidRDefault="00026A7E" w:rsidP="0091358C">
            <w:pPr>
              <w:pStyle w:val="a5"/>
              <w:spacing w:line="280" w:lineRule="atLeast"/>
              <w:ind w:leftChars="0" w:left="0"/>
              <w:rPr>
                <w:sz w:val="20"/>
                <w:szCs w:val="20"/>
              </w:rPr>
            </w:pPr>
            <w:r w:rsidRPr="00BA3528">
              <w:rPr>
                <w:sz w:val="20"/>
                <w:szCs w:val="20"/>
              </w:rPr>
              <w:t>상황인지기반</w:t>
            </w:r>
            <w:r w:rsidRPr="00BA3528">
              <w:rPr>
                <w:sz w:val="20"/>
                <w:szCs w:val="20"/>
              </w:rPr>
              <w:t xml:space="preserve"> </w:t>
            </w:r>
            <w:r w:rsidRPr="00BA3528">
              <w:rPr>
                <w:sz w:val="20"/>
                <w:szCs w:val="20"/>
              </w:rPr>
              <w:t>지능형</w:t>
            </w:r>
            <w:r w:rsidRPr="00BA3528">
              <w:rPr>
                <w:sz w:val="20"/>
                <w:szCs w:val="20"/>
              </w:rPr>
              <w:t xml:space="preserve"> IoT </w:t>
            </w:r>
            <w:r w:rsidRPr="00BA3528">
              <w:rPr>
                <w:sz w:val="20"/>
                <w:szCs w:val="20"/>
              </w:rPr>
              <w:t>가전</w:t>
            </w:r>
            <w:r w:rsidRPr="00BA3528">
              <w:rPr>
                <w:sz w:val="20"/>
                <w:szCs w:val="20"/>
              </w:rPr>
              <w:t xml:space="preserve"> </w:t>
            </w:r>
            <w:r w:rsidRPr="00BA3528">
              <w:rPr>
                <w:sz w:val="20"/>
                <w:szCs w:val="20"/>
              </w:rPr>
              <w:t>및</w:t>
            </w:r>
            <w:r w:rsidRPr="00BA3528">
              <w:rPr>
                <w:sz w:val="20"/>
                <w:szCs w:val="20"/>
              </w:rPr>
              <w:t xml:space="preserve"> </w:t>
            </w:r>
            <w:r w:rsidRPr="00BA3528">
              <w:rPr>
                <w:sz w:val="20"/>
                <w:szCs w:val="20"/>
              </w:rPr>
              <w:t>사업화</w:t>
            </w:r>
            <w:r w:rsidRPr="00BA3528">
              <w:rPr>
                <w:sz w:val="20"/>
                <w:szCs w:val="20"/>
              </w:rPr>
              <w:t xml:space="preserve"> </w:t>
            </w:r>
            <w:r w:rsidRPr="00BA3528">
              <w:rPr>
                <w:sz w:val="20"/>
                <w:szCs w:val="20"/>
              </w:rPr>
              <w:t>모델</w:t>
            </w:r>
            <w:r w:rsidRPr="00BA3528">
              <w:rPr>
                <w:sz w:val="20"/>
                <w:szCs w:val="20"/>
              </w:rPr>
              <w:t xml:space="preserve"> </w:t>
            </w:r>
            <w:r w:rsidRPr="00BA3528">
              <w:rPr>
                <w:sz w:val="20"/>
                <w:szCs w:val="20"/>
              </w:rPr>
              <w:t>개발</w:t>
            </w:r>
          </w:p>
        </w:tc>
        <w:tc>
          <w:tcPr>
            <w:tcW w:w="792" w:type="pct"/>
            <w:tcBorders>
              <w:top w:val="single" w:sz="4" w:space="0" w:color="404040" w:themeColor="text1" w:themeTint="BF"/>
            </w:tcBorders>
            <w:vAlign w:val="center"/>
          </w:tcPr>
          <w:p w14:paraId="208391B2" w14:textId="77777777" w:rsidR="00026A7E" w:rsidRPr="00BA3528" w:rsidRDefault="00026A7E" w:rsidP="0091358C">
            <w:pPr>
              <w:spacing w:line="280" w:lineRule="atLeast"/>
              <w:jc w:val="center"/>
              <w:rPr>
                <w:sz w:val="20"/>
                <w:szCs w:val="20"/>
              </w:rPr>
            </w:pPr>
            <w:ins w:id="1187" w:author="jiwon.suh1" w:date="2021-08-29T20:13:00Z">
              <w:r>
                <w:rPr>
                  <w:sz w:val="20"/>
                  <w:szCs w:val="20"/>
                </w:rPr>
                <w:t>2,904,187</w:t>
              </w:r>
              <w:r>
                <w:rPr>
                  <w:rFonts w:hint="eastAsia"/>
                  <w:sz w:val="20"/>
                  <w:szCs w:val="20"/>
                </w:rPr>
                <w:t>원</w:t>
              </w:r>
            </w:ins>
            <w:del w:id="1188" w:author="jiwon.suh1" w:date="2021-08-29T20:13:00Z">
              <w:r w:rsidRPr="00BA3528" w:rsidDel="005A3563">
                <w:rPr>
                  <w:sz w:val="20"/>
                  <w:szCs w:val="20"/>
                </w:rPr>
                <w:delText>미제공</w:delText>
              </w:r>
            </w:del>
          </w:p>
        </w:tc>
      </w:tr>
      <w:tr w:rsidR="00026A7E" w:rsidRPr="00CB2B3F" w14:paraId="4B38CF86" w14:textId="77777777" w:rsidTr="0091358C">
        <w:trPr>
          <w:trHeight w:val="340"/>
        </w:trPr>
        <w:tc>
          <w:tcPr>
            <w:tcW w:w="414" w:type="pct"/>
            <w:shd w:val="clear" w:color="auto" w:fill="F2F2F2" w:themeFill="background1" w:themeFillShade="F2"/>
            <w:vAlign w:val="center"/>
          </w:tcPr>
          <w:p w14:paraId="29336D2A" w14:textId="77777777" w:rsidR="00026A7E" w:rsidRPr="00BA3528" w:rsidRDefault="00026A7E" w:rsidP="0091358C">
            <w:pPr>
              <w:pStyle w:val="a5"/>
              <w:spacing w:line="280" w:lineRule="atLeast"/>
              <w:ind w:leftChars="0" w:left="0"/>
              <w:jc w:val="center"/>
              <w:rPr>
                <w:sz w:val="20"/>
                <w:szCs w:val="20"/>
              </w:rPr>
            </w:pPr>
            <w:r w:rsidRPr="00BA3528">
              <w:rPr>
                <w:sz w:val="20"/>
                <w:szCs w:val="20"/>
              </w:rPr>
              <w:t>2</w:t>
            </w:r>
          </w:p>
        </w:tc>
        <w:tc>
          <w:tcPr>
            <w:tcW w:w="698" w:type="pct"/>
            <w:shd w:val="clear" w:color="auto" w:fill="auto"/>
            <w:vAlign w:val="center"/>
          </w:tcPr>
          <w:p w14:paraId="34EFB81B" w14:textId="77777777" w:rsidR="00026A7E" w:rsidRPr="00BA3528" w:rsidRDefault="00026A7E" w:rsidP="0091358C">
            <w:pPr>
              <w:pStyle w:val="a5"/>
              <w:spacing w:line="280" w:lineRule="atLeast"/>
              <w:ind w:leftChars="0" w:left="0"/>
              <w:jc w:val="center"/>
              <w:rPr>
                <w:sz w:val="20"/>
                <w:szCs w:val="20"/>
              </w:rPr>
            </w:pPr>
            <w:proofErr w:type="spellStart"/>
            <w:r w:rsidRPr="00BA3528">
              <w:rPr>
                <w:sz w:val="20"/>
                <w:szCs w:val="20"/>
              </w:rPr>
              <w:t>김홍광</w:t>
            </w:r>
            <w:proofErr w:type="spellEnd"/>
          </w:p>
        </w:tc>
        <w:tc>
          <w:tcPr>
            <w:tcW w:w="729" w:type="pct"/>
            <w:vAlign w:val="center"/>
          </w:tcPr>
          <w:p w14:paraId="6B76A119" w14:textId="77777777" w:rsidR="00026A7E" w:rsidRPr="00BA3528" w:rsidRDefault="00026A7E" w:rsidP="0091358C">
            <w:pPr>
              <w:pStyle w:val="a5"/>
              <w:spacing w:line="280" w:lineRule="atLeast"/>
              <w:ind w:leftChars="0" w:left="0"/>
              <w:jc w:val="center"/>
              <w:rPr>
                <w:sz w:val="20"/>
                <w:szCs w:val="20"/>
              </w:rPr>
            </w:pPr>
            <w:r w:rsidRPr="00BA3528">
              <w:rPr>
                <w:sz w:val="20"/>
                <w:szCs w:val="20"/>
              </w:rPr>
              <w:t>2018. 4. 1.</w:t>
            </w:r>
          </w:p>
        </w:tc>
        <w:tc>
          <w:tcPr>
            <w:tcW w:w="637" w:type="pct"/>
            <w:shd w:val="clear" w:color="auto" w:fill="auto"/>
            <w:vAlign w:val="center"/>
          </w:tcPr>
          <w:p w14:paraId="410F2C40" w14:textId="77777777" w:rsidR="00026A7E" w:rsidRPr="00BA3528" w:rsidRDefault="00026A7E" w:rsidP="0091358C">
            <w:pPr>
              <w:pStyle w:val="a5"/>
              <w:spacing w:line="280" w:lineRule="atLeast"/>
              <w:ind w:leftChars="0" w:left="0"/>
              <w:jc w:val="center"/>
              <w:rPr>
                <w:sz w:val="20"/>
                <w:szCs w:val="20"/>
              </w:rPr>
            </w:pPr>
            <w:r w:rsidRPr="00BA3528">
              <w:rPr>
                <w:sz w:val="20"/>
                <w:szCs w:val="20"/>
              </w:rPr>
              <w:t>이사</w:t>
            </w:r>
          </w:p>
        </w:tc>
        <w:tc>
          <w:tcPr>
            <w:tcW w:w="1730" w:type="pct"/>
            <w:shd w:val="clear" w:color="auto" w:fill="auto"/>
            <w:vAlign w:val="center"/>
          </w:tcPr>
          <w:p w14:paraId="7E2169F0" w14:textId="77777777" w:rsidR="00026A7E" w:rsidRPr="00BA3528" w:rsidRDefault="00026A7E" w:rsidP="0091358C">
            <w:pPr>
              <w:pStyle w:val="a5"/>
              <w:spacing w:line="280" w:lineRule="atLeast"/>
              <w:ind w:leftChars="0" w:left="0"/>
              <w:rPr>
                <w:sz w:val="20"/>
                <w:szCs w:val="20"/>
              </w:rPr>
            </w:pPr>
            <w:r w:rsidRPr="00BA3528">
              <w:rPr>
                <w:sz w:val="20"/>
                <w:szCs w:val="20"/>
              </w:rPr>
              <w:t>상황인지기반</w:t>
            </w:r>
            <w:r w:rsidRPr="00BA3528">
              <w:rPr>
                <w:sz w:val="20"/>
                <w:szCs w:val="20"/>
              </w:rPr>
              <w:t xml:space="preserve"> </w:t>
            </w:r>
            <w:r w:rsidRPr="00BA3528">
              <w:rPr>
                <w:sz w:val="20"/>
                <w:szCs w:val="20"/>
              </w:rPr>
              <w:t>지능형</w:t>
            </w:r>
            <w:r w:rsidRPr="00BA3528">
              <w:rPr>
                <w:sz w:val="20"/>
                <w:szCs w:val="20"/>
              </w:rPr>
              <w:t xml:space="preserve"> IoT </w:t>
            </w:r>
            <w:r w:rsidRPr="00BA3528">
              <w:rPr>
                <w:sz w:val="20"/>
                <w:szCs w:val="20"/>
              </w:rPr>
              <w:t>가전</w:t>
            </w:r>
            <w:r w:rsidRPr="00BA3528">
              <w:rPr>
                <w:sz w:val="20"/>
                <w:szCs w:val="20"/>
              </w:rPr>
              <w:t xml:space="preserve"> </w:t>
            </w:r>
            <w:r w:rsidRPr="00BA3528">
              <w:rPr>
                <w:sz w:val="20"/>
                <w:szCs w:val="20"/>
              </w:rPr>
              <w:t>및</w:t>
            </w:r>
            <w:r w:rsidRPr="00BA3528">
              <w:rPr>
                <w:sz w:val="20"/>
                <w:szCs w:val="20"/>
              </w:rPr>
              <w:t xml:space="preserve"> </w:t>
            </w:r>
            <w:r w:rsidRPr="00BA3528">
              <w:rPr>
                <w:sz w:val="20"/>
                <w:szCs w:val="20"/>
              </w:rPr>
              <w:t>사업화</w:t>
            </w:r>
            <w:r w:rsidRPr="00BA3528">
              <w:rPr>
                <w:sz w:val="20"/>
                <w:szCs w:val="20"/>
              </w:rPr>
              <w:t xml:space="preserve"> </w:t>
            </w:r>
            <w:r w:rsidRPr="00BA3528">
              <w:rPr>
                <w:sz w:val="20"/>
                <w:szCs w:val="20"/>
              </w:rPr>
              <w:t>모델</w:t>
            </w:r>
            <w:r w:rsidRPr="00BA3528">
              <w:rPr>
                <w:sz w:val="20"/>
                <w:szCs w:val="20"/>
              </w:rPr>
              <w:t xml:space="preserve"> </w:t>
            </w:r>
            <w:r w:rsidRPr="00BA3528">
              <w:rPr>
                <w:sz w:val="20"/>
                <w:szCs w:val="20"/>
              </w:rPr>
              <w:t>개발</w:t>
            </w:r>
          </w:p>
        </w:tc>
        <w:tc>
          <w:tcPr>
            <w:tcW w:w="792" w:type="pct"/>
            <w:vAlign w:val="center"/>
          </w:tcPr>
          <w:p w14:paraId="62EA2275" w14:textId="77777777" w:rsidR="00026A7E" w:rsidRPr="00BA3528" w:rsidRDefault="00026A7E" w:rsidP="0091358C">
            <w:pPr>
              <w:spacing w:line="280" w:lineRule="atLeast"/>
              <w:jc w:val="center"/>
              <w:rPr>
                <w:sz w:val="20"/>
                <w:szCs w:val="20"/>
              </w:rPr>
            </w:pPr>
            <w:ins w:id="1189" w:author="jiwon.suh1" w:date="2021-08-29T20:13:00Z">
              <w:r>
                <w:rPr>
                  <w:sz w:val="20"/>
                  <w:szCs w:val="20"/>
                </w:rPr>
                <w:t>3,038,391</w:t>
              </w:r>
              <w:r>
                <w:rPr>
                  <w:rFonts w:hint="eastAsia"/>
                  <w:sz w:val="20"/>
                  <w:szCs w:val="20"/>
                </w:rPr>
                <w:t>원</w:t>
              </w:r>
            </w:ins>
            <w:del w:id="1190" w:author="jiwon.suh1" w:date="2021-08-29T20:13:00Z">
              <w:r w:rsidRPr="00BA3528" w:rsidDel="005A3563">
                <w:rPr>
                  <w:sz w:val="20"/>
                  <w:szCs w:val="20"/>
                </w:rPr>
                <w:delText>미제공</w:delText>
              </w:r>
            </w:del>
          </w:p>
        </w:tc>
      </w:tr>
      <w:tr w:rsidR="00026A7E" w:rsidRPr="00CB2B3F" w14:paraId="5B6974C1" w14:textId="77777777" w:rsidTr="0091358C">
        <w:trPr>
          <w:trHeight w:val="340"/>
        </w:trPr>
        <w:tc>
          <w:tcPr>
            <w:tcW w:w="414" w:type="pct"/>
            <w:shd w:val="clear" w:color="auto" w:fill="F2F2F2" w:themeFill="background1" w:themeFillShade="F2"/>
            <w:vAlign w:val="center"/>
          </w:tcPr>
          <w:p w14:paraId="5D7E2C88" w14:textId="77777777" w:rsidR="00026A7E" w:rsidRPr="00BA3528" w:rsidRDefault="00026A7E" w:rsidP="0091358C">
            <w:pPr>
              <w:pStyle w:val="a5"/>
              <w:spacing w:line="280" w:lineRule="atLeast"/>
              <w:ind w:leftChars="0" w:left="0"/>
              <w:jc w:val="center"/>
              <w:rPr>
                <w:sz w:val="20"/>
                <w:szCs w:val="20"/>
              </w:rPr>
            </w:pPr>
            <w:r w:rsidRPr="00BA3528">
              <w:rPr>
                <w:sz w:val="20"/>
                <w:szCs w:val="20"/>
              </w:rPr>
              <w:t>3</w:t>
            </w:r>
          </w:p>
        </w:tc>
        <w:tc>
          <w:tcPr>
            <w:tcW w:w="698" w:type="pct"/>
            <w:shd w:val="clear" w:color="auto" w:fill="auto"/>
            <w:vAlign w:val="center"/>
          </w:tcPr>
          <w:p w14:paraId="4C7F49FA" w14:textId="77777777" w:rsidR="00026A7E" w:rsidRPr="00BA3528" w:rsidRDefault="00026A7E" w:rsidP="0091358C">
            <w:pPr>
              <w:pStyle w:val="a5"/>
              <w:spacing w:line="280" w:lineRule="atLeast"/>
              <w:ind w:leftChars="0" w:left="0"/>
              <w:jc w:val="center"/>
              <w:rPr>
                <w:sz w:val="20"/>
                <w:szCs w:val="20"/>
              </w:rPr>
            </w:pPr>
            <w:r w:rsidRPr="00BA3528">
              <w:rPr>
                <w:sz w:val="20"/>
                <w:szCs w:val="20"/>
              </w:rPr>
              <w:t>안정수</w:t>
            </w:r>
          </w:p>
        </w:tc>
        <w:tc>
          <w:tcPr>
            <w:tcW w:w="729" w:type="pct"/>
            <w:vAlign w:val="center"/>
          </w:tcPr>
          <w:p w14:paraId="4A45DD3A" w14:textId="77777777" w:rsidR="00026A7E" w:rsidRPr="00BA3528" w:rsidRDefault="00026A7E" w:rsidP="0091358C">
            <w:pPr>
              <w:pStyle w:val="a5"/>
              <w:spacing w:line="280" w:lineRule="atLeast"/>
              <w:ind w:leftChars="0" w:left="0"/>
              <w:jc w:val="center"/>
              <w:rPr>
                <w:sz w:val="20"/>
                <w:szCs w:val="20"/>
              </w:rPr>
            </w:pPr>
            <w:r w:rsidRPr="00BA3528">
              <w:rPr>
                <w:sz w:val="20"/>
                <w:szCs w:val="20"/>
              </w:rPr>
              <w:t>2018. 4. 1.</w:t>
            </w:r>
          </w:p>
        </w:tc>
        <w:tc>
          <w:tcPr>
            <w:tcW w:w="637" w:type="pct"/>
            <w:shd w:val="clear" w:color="auto" w:fill="auto"/>
            <w:vAlign w:val="center"/>
          </w:tcPr>
          <w:p w14:paraId="7544D900" w14:textId="77777777" w:rsidR="00026A7E" w:rsidRPr="00BA3528" w:rsidRDefault="00026A7E" w:rsidP="0091358C">
            <w:pPr>
              <w:pStyle w:val="a5"/>
              <w:spacing w:line="280" w:lineRule="atLeast"/>
              <w:ind w:leftChars="0" w:left="0"/>
              <w:jc w:val="center"/>
              <w:rPr>
                <w:sz w:val="20"/>
                <w:szCs w:val="20"/>
              </w:rPr>
            </w:pPr>
            <w:r w:rsidRPr="00BA3528">
              <w:rPr>
                <w:sz w:val="20"/>
                <w:szCs w:val="20"/>
              </w:rPr>
              <w:t>사원</w:t>
            </w:r>
          </w:p>
        </w:tc>
        <w:tc>
          <w:tcPr>
            <w:tcW w:w="1730" w:type="pct"/>
            <w:shd w:val="clear" w:color="auto" w:fill="auto"/>
            <w:vAlign w:val="center"/>
          </w:tcPr>
          <w:p w14:paraId="6D45DA85" w14:textId="77777777" w:rsidR="00026A7E" w:rsidRPr="00BA3528" w:rsidRDefault="00026A7E" w:rsidP="0091358C">
            <w:pPr>
              <w:pStyle w:val="a5"/>
              <w:spacing w:line="280" w:lineRule="atLeast"/>
              <w:ind w:leftChars="0" w:left="0"/>
              <w:rPr>
                <w:sz w:val="20"/>
                <w:szCs w:val="20"/>
              </w:rPr>
            </w:pPr>
            <w:r w:rsidRPr="00BA3528">
              <w:rPr>
                <w:sz w:val="20"/>
                <w:szCs w:val="20"/>
              </w:rPr>
              <w:t>상황인지기반</w:t>
            </w:r>
            <w:r w:rsidRPr="00BA3528">
              <w:rPr>
                <w:sz w:val="20"/>
                <w:szCs w:val="20"/>
              </w:rPr>
              <w:t xml:space="preserve"> </w:t>
            </w:r>
            <w:r w:rsidRPr="00BA3528">
              <w:rPr>
                <w:sz w:val="20"/>
                <w:szCs w:val="20"/>
              </w:rPr>
              <w:t>지능형</w:t>
            </w:r>
            <w:r w:rsidRPr="00BA3528">
              <w:rPr>
                <w:sz w:val="20"/>
                <w:szCs w:val="20"/>
              </w:rPr>
              <w:t xml:space="preserve"> IoT </w:t>
            </w:r>
            <w:r w:rsidRPr="00BA3528">
              <w:rPr>
                <w:sz w:val="20"/>
                <w:szCs w:val="20"/>
              </w:rPr>
              <w:t>가전</w:t>
            </w:r>
            <w:r w:rsidRPr="00BA3528">
              <w:rPr>
                <w:sz w:val="20"/>
                <w:szCs w:val="20"/>
              </w:rPr>
              <w:t xml:space="preserve"> </w:t>
            </w:r>
            <w:r w:rsidRPr="00BA3528">
              <w:rPr>
                <w:sz w:val="20"/>
                <w:szCs w:val="20"/>
              </w:rPr>
              <w:t>및</w:t>
            </w:r>
            <w:r w:rsidRPr="00BA3528">
              <w:rPr>
                <w:sz w:val="20"/>
                <w:szCs w:val="20"/>
              </w:rPr>
              <w:t xml:space="preserve"> </w:t>
            </w:r>
            <w:r w:rsidRPr="00BA3528">
              <w:rPr>
                <w:sz w:val="20"/>
                <w:szCs w:val="20"/>
              </w:rPr>
              <w:t>사업화</w:t>
            </w:r>
            <w:r w:rsidRPr="00BA3528">
              <w:rPr>
                <w:sz w:val="20"/>
                <w:szCs w:val="20"/>
              </w:rPr>
              <w:t xml:space="preserve"> </w:t>
            </w:r>
            <w:r w:rsidRPr="00BA3528">
              <w:rPr>
                <w:sz w:val="20"/>
                <w:szCs w:val="20"/>
              </w:rPr>
              <w:t>모델</w:t>
            </w:r>
            <w:r w:rsidRPr="00BA3528">
              <w:rPr>
                <w:sz w:val="20"/>
                <w:szCs w:val="20"/>
              </w:rPr>
              <w:t xml:space="preserve"> </w:t>
            </w:r>
            <w:r w:rsidRPr="00BA3528">
              <w:rPr>
                <w:sz w:val="20"/>
                <w:szCs w:val="20"/>
              </w:rPr>
              <w:t>개발</w:t>
            </w:r>
          </w:p>
        </w:tc>
        <w:tc>
          <w:tcPr>
            <w:tcW w:w="792" w:type="pct"/>
            <w:vAlign w:val="center"/>
          </w:tcPr>
          <w:p w14:paraId="2BDD1488" w14:textId="77777777" w:rsidR="00026A7E" w:rsidRPr="00BA3528" w:rsidRDefault="00026A7E" w:rsidP="0091358C">
            <w:pPr>
              <w:spacing w:line="280" w:lineRule="atLeast"/>
              <w:jc w:val="center"/>
              <w:rPr>
                <w:sz w:val="20"/>
                <w:szCs w:val="20"/>
              </w:rPr>
            </w:pPr>
            <w:ins w:id="1191" w:author="jiwon.suh1" w:date="2021-08-29T20:13:00Z">
              <w:r>
                <w:rPr>
                  <w:rFonts w:hint="eastAsia"/>
                  <w:sz w:val="20"/>
                  <w:szCs w:val="20"/>
                </w:rPr>
                <w:t>4</w:t>
              </w:r>
              <w:r>
                <w:rPr>
                  <w:sz w:val="20"/>
                  <w:szCs w:val="20"/>
                </w:rPr>
                <w:t>,</w:t>
              </w:r>
              <w:r>
                <w:rPr>
                  <w:rFonts w:hint="eastAsia"/>
                  <w:sz w:val="20"/>
                  <w:szCs w:val="20"/>
                </w:rPr>
                <w:t>090</w:t>
              </w:r>
              <w:r>
                <w:rPr>
                  <w:sz w:val="20"/>
                  <w:szCs w:val="20"/>
                </w:rPr>
                <w:t>,</w:t>
              </w:r>
              <w:r>
                <w:rPr>
                  <w:rFonts w:hint="eastAsia"/>
                  <w:sz w:val="20"/>
                  <w:szCs w:val="20"/>
                </w:rPr>
                <w:t>818</w:t>
              </w:r>
              <w:r>
                <w:rPr>
                  <w:rFonts w:hint="eastAsia"/>
                  <w:sz w:val="20"/>
                  <w:szCs w:val="20"/>
                </w:rPr>
                <w:t>원</w:t>
              </w:r>
            </w:ins>
            <w:del w:id="1192" w:author="jiwon.suh1" w:date="2021-08-29T20:13:00Z">
              <w:r w:rsidRPr="00BA3528" w:rsidDel="005A3563">
                <w:rPr>
                  <w:sz w:val="20"/>
                  <w:szCs w:val="20"/>
                </w:rPr>
                <w:delText>미제공</w:delText>
              </w:r>
            </w:del>
          </w:p>
        </w:tc>
      </w:tr>
      <w:tr w:rsidR="00026A7E" w:rsidRPr="00CB2B3F" w14:paraId="186A6BB7" w14:textId="77777777" w:rsidTr="0091358C">
        <w:trPr>
          <w:trHeight w:val="340"/>
        </w:trPr>
        <w:tc>
          <w:tcPr>
            <w:tcW w:w="414" w:type="pct"/>
            <w:shd w:val="clear" w:color="auto" w:fill="F2F2F2" w:themeFill="background1" w:themeFillShade="F2"/>
            <w:vAlign w:val="center"/>
          </w:tcPr>
          <w:p w14:paraId="77B0F7A9" w14:textId="77777777" w:rsidR="00026A7E" w:rsidRPr="00BA3528" w:rsidRDefault="00026A7E" w:rsidP="0091358C">
            <w:pPr>
              <w:pStyle w:val="a5"/>
              <w:spacing w:line="280" w:lineRule="atLeast"/>
              <w:ind w:leftChars="0" w:left="0"/>
              <w:jc w:val="center"/>
              <w:rPr>
                <w:sz w:val="20"/>
                <w:szCs w:val="20"/>
              </w:rPr>
            </w:pPr>
            <w:r w:rsidRPr="00BA3528">
              <w:rPr>
                <w:sz w:val="20"/>
                <w:szCs w:val="20"/>
              </w:rPr>
              <w:t>4</w:t>
            </w:r>
          </w:p>
        </w:tc>
        <w:tc>
          <w:tcPr>
            <w:tcW w:w="698" w:type="pct"/>
            <w:shd w:val="clear" w:color="auto" w:fill="auto"/>
            <w:vAlign w:val="center"/>
          </w:tcPr>
          <w:p w14:paraId="5B1A0FA5" w14:textId="77777777" w:rsidR="00026A7E" w:rsidRPr="00BA3528" w:rsidRDefault="00026A7E" w:rsidP="0091358C">
            <w:pPr>
              <w:pStyle w:val="a5"/>
              <w:spacing w:line="280" w:lineRule="atLeast"/>
              <w:ind w:leftChars="0" w:left="0"/>
              <w:jc w:val="center"/>
              <w:rPr>
                <w:sz w:val="20"/>
                <w:szCs w:val="20"/>
              </w:rPr>
            </w:pPr>
            <w:proofErr w:type="spellStart"/>
            <w:r w:rsidRPr="00BA3528">
              <w:rPr>
                <w:sz w:val="20"/>
                <w:szCs w:val="20"/>
              </w:rPr>
              <w:t>이재건</w:t>
            </w:r>
            <w:proofErr w:type="spellEnd"/>
          </w:p>
        </w:tc>
        <w:tc>
          <w:tcPr>
            <w:tcW w:w="729" w:type="pct"/>
            <w:vAlign w:val="center"/>
          </w:tcPr>
          <w:p w14:paraId="11D71385" w14:textId="77777777" w:rsidR="00026A7E" w:rsidRPr="00BA3528" w:rsidRDefault="00026A7E" w:rsidP="0091358C">
            <w:pPr>
              <w:pStyle w:val="a5"/>
              <w:spacing w:line="280" w:lineRule="atLeast"/>
              <w:ind w:leftChars="0" w:left="0"/>
              <w:jc w:val="center"/>
              <w:rPr>
                <w:sz w:val="20"/>
                <w:szCs w:val="20"/>
              </w:rPr>
            </w:pPr>
            <w:r w:rsidRPr="00BA3528">
              <w:rPr>
                <w:sz w:val="20"/>
                <w:szCs w:val="20"/>
              </w:rPr>
              <w:t>2018. 4. 1.</w:t>
            </w:r>
          </w:p>
        </w:tc>
        <w:tc>
          <w:tcPr>
            <w:tcW w:w="637" w:type="pct"/>
            <w:shd w:val="clear" w:color="auto" w:fill="auto"/>
            <w:vAlign w:val="center"/>
          </w:tcPr>
          <w:p w14:paraId="0314A259" w14:textId="77777777" w:rsidR="00026A7E" w:rsidRPr="00BA3528" w:rsidRDefault="00026A7E" w:rsidP="0091358C">
            <w:pPr>
              <w:pStyle w:val="a5"/>
              <w:spacing w:line="280" w:lineRule="atLeast"/>
              <w:ind w:leftChars="0" w:left="0"/>
              <w:jc w:val="center"/>
              <w:rPr>
                <w:sz w:val="20"/>
                <w:szCs w:val="20"/>
              </w:rPr>
            </w:pPr>
            <w:r w:rsidRPr="00BA3528">
              <w:rPr>
                <w:sz w:val="20"/>
                <w:szCs w:val="20"/>
              </w:rPr>
              <w:t>과장</w:t>
            </w:r>
          </w:p>
        </w:tc>
        <w:tc>
          <w:tcPr>
            <w:tcW w:w="1730" w:type="pct"/>
            <w:shd w:val="clear" w:color="auto" w:fill="auto"/>
            <w:vAlign w:val="center"/>
          </w:tcPr>
          <w:p w14:paraId="49A4D951" w14:textId="77777777" w:rsidR="00026A7E" w:rsidRPr="00BA3528" w:rsidRDefault="00026A7E" w:rsidP="0091358C">
            <w:pPr>
              <w:pStyle w:val="a5"/>
              <w:spacing w:line="280" w:lineRule="atLeast"/>
              <w:ind w:leftChars="0" w:left="0"/>
              <w:rPr>
                <w:sz w:val="20"/>
                <w:szCs w:val="20"/>
              </w:rPr>
            </w:pPr>
            <w:r w:rsidRPr="00BA3528">
              <w:rPr>
                <w:sz w:val="20"/>
                <w:szCs w:val="20"/>
              </w:rPr>
              <w:t>상황인지기반</w:t>
            </w:r>
            <w:r w:rsidRPr="00BA3528">
              <w:rPr>
                <w:sz w:val="20"/>
                <w:szCs w:val="20"/>
              </w:rPr>
              <w:t xml:space="preserve"> </w:t>
            </w:r>
            <w:r w:rsidRPr="00BA3528">
              <w:rPr>
                <w:sz w:val="20"/>
                <w:szCs w:val="20"/>
              </w:rPr>
              <w:t>지능형</w:t>
            </w:r>
            <w:r w:rsidRPr="00BA3528">
              <w:rPr>
                <w:sz w:val="20"/>
                <w:szCs w:val="20"/>
              </w:rPr>
              <w:t xml:space="preserve"> IoT </w:t>
            </w:r>
            <w:r w:rsidRPr="00BA3528">
              <w:rPr>
                <w:sz w:val="20"/>
                <w:szCs w:val="20"/>
              </w:rPr>
              <w:t>가전</w:t>
            </w:r>
            <w:r w:rsidRPr="00BA3528">
              <w:rPr>
                <w:sz w:val="20"/>
                <w:szCs w:val="20"/>
              </w:rPr>
              <w:t xml:space="preserve"> </w:t>
            </w:r>
            <w:r w:rsidRPr="00BA3528">
              <w:rPr>
                <w:sz w:val="20"/>
                <w:szCs w:val="20"/>
              </w:rPr>
              <w:t>및</w:t>
            </w:r>
            <w:r w:rsidRPr="00BA3528">
              <w:rPr>
                <w:sz w:val="20"/>
                <w:szCs w:val="20"/>
              </w:rPr>
              <w:t xml:space="preserve"> </w:t>
            </w:r>
            <w:r w:rsidRPr="00BA3528">
              <w:rPr>
                <w:sz w:val="20"/>
                <w:szCs w:val="20"/>
              </w:rPr>
              <w:t>사업화</w:t>
            </w:r>
            <w:r w:rsidRPr="00BA3528">
              <w:rPr>
                <w:sz w:val="20"/>
                <w:szCs w:val="20"/>
              </w:rPr>
              <w:t xml:space="preserve"> </w:t>
            </w:r>
            <w:r w:rsidRPr="00BA3528">
              <w:rPr>
                <w:sz w:val="20"/>
                <w:szCs w:val="20"/>
              </w:rPr>
              <w:t>모델</w:t>
            </w:r>
            <w:r w:rsidRPr="00BA3528">
              <w:rPr>
                <w:sz w:val="20"/>
                <w:szCs w:val="20"/>
              </w:rPr>
              <w:t xml:space="preserve"> </w:t>
            </w:r>
            <w:r w:rsidRPr="00BA3528">
              <w:rPr>
                <w:sz w:val="20"/>
                <w:szCs w:val="20"/>
              </w:rPr>
              <w:t>개발</w:t>
            </w:r>
          </w:p>
        </w:tc>
        <w:tc>
          <w:tcPr>
            <w:tcW w:w="792" w:type="pct"/>
            <w:vAlign w:val="center"/>
          </w:tcPr>
          <w:p w14:paraId="5431DFFA" w14:textId="77777777" w:rsidR="00026A7E" w:rsidRPr="00BA3528" w:rsidRDefault="00026A7E" w:rsidP="0091358C">
            <w:pPr>
              <w:spacing w:line="280" w:lineRule="atLeast"/>
              <w:jc w:val="center"/>
              <w:rPr>
                <w:sz w:val="20"/>
                <w:szCs w:val="20"/>
              </w:rPr>
            </w:pPr>
            <w:ins w:id="1193" w:author="jiwon.suh1" w:date="2021-08-29T20:13:00Z">
              <w:r>
                <w:rPr>
                  <w:rFonts w:hint="eastAsia"/>
                  <w:sz w:val="20"/>
                  <w:szCs w:val="20"/>
                </w:rPr>
                <w:t>2</w:t>
              </w:r>
              <w:r>
                <w:rPr>
                  <w:sz w:val="20"/>
                  <w:szCs w:val="20"/>
                </w:rPr>
                <w:t>,</w:t>
              </w:r>
              <w:r>
                <w:rPr>
                  <w:rFonts w:hint="eastAsia"/>
                  <w:sz w:val="20"/>
                  <w:szCs w:val="20"/>
                </w:rPr>
                <w:t>552</w:t>
              </w:r>
              <w:r>
                <w:rPr>
                  <w:sz w:val="20"/>
                  <w:szCs w:val="20"/>
                </w:rPr>
                <w:t>,</w:t>
              </w:r>
              <w:r>
                <w:rPr>
                  <w:rFonts w:hint="eastAsia"/>
                  <w:sz w:val="20"/>
                  <w:szCs w:val="20"/>
                </w:rPr>
                <w:t>604</w:t>
              </w:r>
              <w:r>
                <w:rPr>
                  <w:rFonts w:hint="eastAsia"/>
                  <w:sz w:val="20"/>
                  <w:szCs w:val="20"/>
                </w:rPr>
                <w:t>원</w:t>
              </w:r>
            </w:ins>
            <w:del w:id="1194" w:author="jiwon.suh1" w:date="2021-08-29T20:13:00Z">
              <w:r w:rsidRPr="00BA3528" w:rsidDel="005A3563">
                <w:rPr>
                  <w:sz w:val="20"/>
                  <w:szCs w:val="20"/>
                </w:rPr>
                <w:delText>미제공</w:delText>
              </w:r>
            </w:del>
          </w:p>
        </w:tc>
      </w:tr>
      <w:tr w:rsidR="00026A7E" w:rsidRPr="00CB2B3F" w14:paraId="31EE55CA" w14:textId="77777777" w:rsidTr="0091358C">
        <w:trPr>
          <w:trHeight w:val="340"/>
        </w:trPr>
        <w:tc>
          <w:tcPr>
            <w:tcW w:w="414" w:type="pct"/>
            <w:shd w:val="clear" w:color="auto" w:fill="F2F2F2" w:themeFill="background1" w:themeFillShade="F2"/>
            <w:vAlign w:val="center"/>
          </w:tcPr>
          <w:p w14:paraId="45B3028E" w14:textId="77777777" w:rsidR="00026A7E" w:rsidRPr="00BA3528" w:rsidRDefault="00026A7E" w:rsidP="0091358C">
            <w:pPr>
              <w:pStyle w:val="a5"/>
              <w:spacing w:line="280" w:lineRule="atLeast"/>
              <w:ind w:leftChars="0" w:left="0"/>
              <w:jc w:val="center"/>
              <w:rPr>
                <w:sz w:val="20"/>
                <w:szCs w:val="20"/>
              </w:rPr>
            </w:pPr>
            <w:r w:rsidRPr="00BA3528">
              <w:rPr>
                <w:sz w:val="20"/>
                <w:szCs w:val="20"/>
              </w:rPr>
              <w:t>5</w:t>
            </w:r>
          </w:p>
        </w:tc>
        <w:tc>
          <w:tcPr>
            <w:tcW w:w="698" w:type="pct"/>
            <w:shd w:val="clear" w:color="auto" w:fill="auto"/>
            <w:vAlign w:val="center"/>
          </w:tcPr>
          <w:p w14:paraId="7F75C877" w14:textId="77777777" w:rsidR="00026A7E" w:rsidRPr="00BA3528" w:rsidRDefault="00026A7E" w:rsidP="0091358C">
            <w:pPr>
              <w:pStyle w:val="a5"/>
              <w:spacing w:line="280" w:lineRule="atLeast"/>
              <w:ind w:leftChars="0" w:left="0"/>
              <w:jc w:val="center"/>
              <w:rPr>
                <w:sz w:val="20"/>
                <w:szCs w:val="20"/>
              </w:rPr>
            </w:pPr>
            <w:r w:rsidRPr="00BA3528">
              <w:rPr>
                <w:sz w:val="20"/>
                <w:szCs w:val="20"/>
              </w:rPr>
              <w:t>최진호</w:t>
            </w:r>
          </w:p>
        </w:tc>
        <w:tc>
          <w:tcPr>
            <w:tcW w:w="729" w:type="pct"/>
            <w:vAlign w:val="center"/>
          </w:tcPr>
          <w:p w14:paraId="649876FD" w14:textId="77777777" w:rsidR="00026A7E" w:rsidRPr="00BA3528" w:rsidRDefault="00026A7E" w:rsidP="0091358C">
            <w:pPr>
              <w:pStyle w:val="a5"/>
              <w:spacing w:line="280" w:lineRule="atLeast"/>
              <w:ind w:leftChars="0" w:left="0"/>
              <w:jc w:val="center"/>
              <w:rPr>
                <w:sz w:val="20"/>
                <w:szCs w:val="20"/>
              </w:rPr>
            </w:pPr>
            <w:r w:rsidRPr="00BA3528">
              <w:rPr>
                <w:sz w:val="20"/>
                <w:szCs w:val="20"/>
              </w:rPr>
              <w:t>협의</w:t>
            </w:r>
            <w:r w:rsidRPr="00BA3528">
              <w:rPr>
                <w:sz w:val="20"/>
                <w:szCs w:val="20"/>
              </w:rPr>
              <w:t xml:space="preserve"> </w:t>
            </w:r>
            <w:r w:rsidRPr="00BA3528">
              <w:rPr>
                <w:sz w:val="20"/>
                <w:szCs w:val="20"/>
              </w:rPr>
              <w:t>중</w:t>
            </w:r>
          </w:p>
        </w:tc>
        <w:tc>
          <w:tcPr>
            <w:tcW w:w="637" w:type="pct"/>
            <w:shd w:val="clear" w:color="auto" w:fill="auto"/>
            <w:vAlign w:val="center"/>
          </w:tcPr>
          <w:p w14:paraId="4819A831" w14:textId="77777777" w:rsidR="00026A7E" w:rsidRPr="00BA3528" w:rsidRDefault="00026A7E" w:rsidP="0091358C">
            <w:pPr>
              <w:pStyle w:val="a5"/>
              <w:spacing w:line="280" w:lineRule="atLeast"/>
              <w:ind w:leftChars="0" w:left="0"/>
              <w:jc w:val="center"/>
              <w:rPr>
                <w:sz w:val="20"/>
                <w:szCs w:val="20"/>
              </w:rPr>
            </w:pPr>
            <w:r w:rsidRPr="00BA3528">
              <w:rPr>
                <w:sz w:val="20"/>
                <w:szCs w:val="20"/>
              </w:rPr>
              <w:t>부사장</w:t>
            </w:r>
          </w:p>
        </w:tc>
        <w:tc>
          <w:tcPr>
            <w:tcW w:w="1730" w:type="pct"/>
            <w:shd w:val="clear" w:color="auto" w:fill="auto"/>
            <w:vAlign w:val="center"/>
          </w:tcPr>
          <w:p w14:paraId="1B56494D" w14:textId="77777777" w:rsidR="00026A7E" w:rsidRPr="00BA3528" w:rsidRDefault="00026A7E" w:rsidP="0091358C">
            <w:pPr>
              <w:pStyle w:val="a5"/>
              <w:spacing w:line="280" w:lineRule="atLeast"/>
              <w:ind w:leftChars="0" w:left="0"/>
              <w:rPr>
                <w:sz w:val="20"/>
                <w:szCs w:val="20"/>
              </w:rPr>
            </w:pPr>
            <w:r w:rsidRPr="00BA3528">
              <w:rPr>
                <w:sz w:val="20"/>
                <w:szCs w:val="20"/>
              </w:rPr>
              <w:t>하이브리드형</w:t>
            </w:r>
            <w:r w:rsidRPr="00BA3528">
              <w:rPr>
                <w:sz w:val="20"/>
                <w:szCs w:val="20"/>
              </w:rPr>
              <w:t xml:space="preserve"> </w:t>
            </w:r>
            <w:r w:rsidRPr="00BA3528">
              <w:rPr>
                <w:sz w:val="20"/>
                <w:szCs w:val="20"/>
              </w:rPr>
              <w:t>조립식</w:t>
            </w:r>
            <w:r w:rsidRPr="00BA3528">
              <w:rPr>
                <w:sz w:val="20"/>
                <w:szCs w:val="20"/>
              </w:rPr>
              <w:t xml:space="preserve"> </w:t>
            </w:r>
            <w:r w:rsidRPr="00BA3528">
              <w:rPr>
                <w:sz w:val="20"/>
                <w:szCs w:val="20"/>
              </w:rPr>
              <w:t>욕실</w:t>
            </w:r>
            <w:r w:rsidRPr="00BA3528">
              <w:rPr>
                <w:sz w:val="20"/>
                <w:szCs w:val="20"/>
              </w:rPr>
              <w:t xml:space="preserve"> </w:t>
            </w:r>
            <w:proofErr w:type="spellStart"/>
            <w:r w:rsidRPr="00BA3528">
              <w:rPr>
                <w:sz w:val="20"/>
                <w:szCs w:val="20"/>
              </w:rPr>
              <w:t>쉬트</w:t>
            </w:r>
            <w:proofErr w:type="spellEnd"/>
            <w:r w:rsidRPr="00BA3528">
              <w:rPr>
                <w:sz w:val="20"/>
                <w:szCs w:val="20"/>
              </w:rPr>
              <w:t xml:space="preserve"> </w:t>
            </w:r>
            <w:proofErr w:type="spellStart"/>
            <w:r w:rsidRPr="00BA3528">
              <w:rPr>
                <w:sz w:val="20"/>
                <w:szCs w:val="20"/>
              </w:rPr>
              <w:t>몰딩</w:t>
            </w:r>
            <w:proofErr w:type="spellEnd"/>
            <w:r w:rsidRPr="00BA3528">
              <w:rPr>
                <w:sz w:val="20"/>
                <w:szCs w:val="20"/>
              </w:rPr>
              <w:t xml:space="preserve"> </w:t>
            </w:r>
            <w:proofErr w:type="spellStart"/>
            <w:r w:rsidRPr="00BA3528">
              <w:rPr>
                <w:sz w:val="20"/>
                <w:szCs w:val="20"/>
              </w:rPr>
              <w:t>콤파운드</w:t>
            </w:r>
            <w:proofErr w:type="spellEnd"/>
            <w:r w:rsidRPr="00BA3528">
              <w:rPr>
                <w:sz w:val="20"/>
                <w:szCs w:val="20"/>
              </w:rPr>
              <w:t xml:space="preserve"> </w:t>
            </w:r>
            <w:proofErr w:type="spellStart"/>
            <w:r w:rsidRPr="00BA3528">
              <w:rPr>
                <w:sz w:val="20"/>
                <w:szCs w:val="20"/>
              </w:rPr>
              <w:t>방수판</w:t>
            </w:r>
            <w:proofErr w:type="spellEnd"/>
            <w:r w:rsidRPr="00BA3528">
              <w:rPr>
                <w:sz w:val="20"/>
                <w:szCs w:val="20"/>
              </w:rPr>
              <w:t xml:space="preserve"> </w:t>
            </w:r>
            <w:r w:rsidRPr="00BA3528">
              <w:rPr>
                <w:sz w:val="20"/>
                <w:szCs w:val="20"/>
              </w:rPr>
              <w:t>및</w:t>
            </w:r>
            <w:r w:rsidRPr="00BA3528">
              <w:rPr>
                <w:sz w:val="20"/>
                <w:szCs w:val="20"/>
              </w:rPr>
              <w:t xml:space="preserve"> </w:t>
            </w:r>
            <w:r w:rsidRPr="00BA3528">
              <w:rPr>
                <w:sz w:val="20"/>
                <w:szCs w:val="20"/>
              </w:rPr>
              <w:t>이를</w:t>
            </w:r>
            <w:r w:rsidRPr="00BA3528">
              <w:rPr>
                <w:sz w:val="20"/>
                <w:szCs w:val="20"/>
              </w:rPr>
              <w:t xml:space="preserve"> </w:t>
            </w:r>
            <w:r w:rsidRPr="00BA3528">
              <w:rPr>
                <w:sz w:val="20"/>
                <w:szCs w:val="20"/>
              </w:rPr>
              <w:t>이용한</w:t>
            </w:r>
            <w:r w:rsidRPr="00BA3528">
              <w:rPr>
                <w:sz w:val="20"/>
                <w:szCs w:val="20"/>
              </w:rPr>
              <w:t xml:space="preserve"> </w:t>
            </w:r>
            <w:r w:rsidRPr="00BA3528">
              <w:rPr>
                <w:sz w:val="20"/>
                <w:szCs w:val="20"/>
              </w:rPr>
              <w:t>시공방법</w:t>
            </w:r>
            <w:r w:rsidRPr="00BA3528">
              <w:rPr>
                <w:sz w:val="20"/>
                <w:szCs w:val="20"/>
              </w:rPr>
              <w:t xml:space="preserve"> </w:t>
            </w:r>
            <w:r w:rsidRPr="00BA3528">
              <w:rPr>
                <w:sz w:val="20"/>
                <w:szCs w:val="20"/>
              </w:rPr>
              <w:t>등</w:t>
            </w:r>
          </w:p>
        </w:tc>
        <w:tc>
          <w:tcPr>
            <w:tcW w:w="792" w:type="pct"/>
            <w:vAlign w:val="center"/>
          </w:tcPr>
          <w:p w14:paraId="5846DF38" w14:textId="77777777" w:rsidR="00026A7E" w:rsidRPr="00BA3528" w:rsidRDefault="00026A7E" w:rsidP="0091358C">
            <w:pPr>
              <w:spacing w:line="280" w:lineRule="atLeast"/>
              <w:jc w:val="center"/>
              <w:rPr>
                <w:sz w:val="20"/>
                <w:szCs w:val="20"/>
              </w:rPr>
            </w:pPr>
            <w:r w:rsidRPr="00BA3528">
              <w:rPr>
                <w:sz w:val="20"/>
                <w:szCs w:val="20"/>
              </w:rPr>
              <w:t>협의</w:t>
            </w:r>
            <w:r w:rsidRPr="00BA3528">
              <w:rPr>
                <w:sz w:val="20"/>
                <w:szCs w:val="20"/>
              </w:rPr>
              <w:t xml:space="preserve"> </w:t>
            </w:r>
            <w:r w:rsidRPr="00BA3528">
              <w:rPr>
                <w:sz w:val="20"/>
                <w:szCs w:val="20"/>
              </w:rPr>
              <w:t>중</w:t>
            </w:r>
          </w:p>
        </w:tc>
      </w:tr>
    </w:tbl>
    <w:p w14:paraId="1F5DF62F" w14:textId="77777777" w:rsidR="00026A7E" w:rsidRPr="00CB2B3F" w:rsidRDefault="00026A7E" w:rsidP="00026A7E">
      <w:pPr>
        <w:pStyle w:val="21"/>
        <w:spacing w:after="240" w:line="360" w:lineRule="atLeast"/>
        <w:ind w:left="907"/>
        <w:rPr>
          <w:sz w:val="22"/>
          <w:szCs w:val="22"/>
        </w:rPr>
      </w:pPr>
    </w:p>
    <w:p w14:paraId="72BA2DB5" w14:textId="77777777" w:rsidR="00026A7E" w:rsidRPr="00CB2B3F" w:rsidRDefault="00026A7E" w:rsidP="00026A7E">
      <w:pPr>
        <w:pStyle w:val="21"/>
        <w:numPr>
          <w:ilvl w:val="0"/>
          <w:numId w:val="102"/>
        </w:numPr>
        <w:spacing w:after="240" w:line="360" w:lineRule="atLeast"/>
        <w:ind w:left="1361" w:hanging="454"/>
        <w:rPr>
          <w:sz w:val="22"/>
          <w:szCs w:val="22"/>
        </w:rPr>
      </w:pPr>
      <w:r w:rsidRPr="00CB2B3F">
        <w:rPr>
          <w:b w:val="0"/>
          <w:sz w:val="22"/>
          <w:szCs w:val="22"/>
          <w:u w:val="single"/>
        </w:rPr>
        <w:t>최진호</w:t>
      </w:r>
      <w:r w:rsidRPr="00CB2B3F">
        <w:rPr>
          <w:b w:val="0"/>
          <w:sz w:val="22"/>
          <w:szCs w:val="22"/>
          <w:u w:val="single"/>
        </w:rPr>
        <w:t xml:space="preserve"> </w:t>
      </w:r>
      <w:r w:rsidRPr="00CB2B3F">
        <w:rPr>
          <w:b w:val="0"/>
          <w:sz w:val="22"/>
          <w:szCs w:val="22"/>
          <w:u w:val="single"/>
        </w:rPr>
        <w:t>부사장</w:t>
      </w:r>
      <w:r w:rsidRPr="00CB2B3F">
        <w:rPr>
          <w:b w:val="0"/>
          <w:sz w:val="22"/>
          <w:szCs w:val="22"/>
          <w:u w:val="single"/>
        </w:rPr>
        <w:t xml:space="preserve"> </w:t>
      </w:r>
      <w:r w:rsidRPr="00CB2B3F">
        <w:rPr>
          <w:b w:val="0"/>
          <w:sz w:val="22"/>
          <w:szCs w:val="22"/>
          <w:u w:val="single"/>
        </w:rPr>
        <w:t>직무발명</w:t>
      </w:r>
      <w:r w:rsidRPr="00CB2B3F">
        <w:rPr>
          <w:b w:val="0"/>
          <w:sz w:val="22"/>
          <w:szCs w:val="22"/>
          <w:u w:val="single"/>
        </w:rPr>
        <w:t xml:space="preserve"> </w:t>
      </w:r>
      <w:r w:rsidRPr="00CB2B3F">
        <w:rPr>
          <w:b w:val="0"/>
          <w:sz w:val="22"/>
          <w:szCs w:val="22"/>
          <w:u w:val="single"/>
        </w:rPr>
        <w:t>보상</w:t>
      </w:r>
      <w:r w:rsidRPr="00CB2B3F">
        <w:rPr>
          <w:b w:val="0"/>
          <w:sz w:val="22"/>
          <w:szCs w:val="22"/>
          <w:u w:val="single"/>
        </w:rPr>
        <w:t xml:space="preserve"> </w:t>
      </w:r>
      <w:r w:rsidRPr="00CB2B3F">
        <w:rPr>
          <w:b w:val="0"/>
          <w:sz w:val="22"/>
          <w:szCs w:val="22"/>
          <w:u w:val="single"/>
        </w:rPr>
        <w:t>건</w:t>
      </w:r>
    </w:p>
    <w:p w14:paraId="6B786147" w14:textId="77777777" w:rsidR="00026A7E" w:rsidRPr="00CB2B3F" w:rsidRDefault="00026A7E" w:rsidP="00026A7E">
      <w:pPr>
        <w:pStyle w:val="21"/>
        <w:spacing w:after="240" w:line="360" w:lineRule="atLeast"/>
        <w:ind w:left="1361"/>
        <w:rPr>
          <w:b w:val="0"/>
          <w:sz w:val="22"/>
          <w:szCs w:val="22"/>
        </w:rPr>
      </w:pPr>
      <w:r w:rsidRPr="00CB2B3F">
        <w:rPr>
          <w:b w:val="0"/>
          <w:sz w:val="22"/>
          <w:szCs w:val="22"/>
        </w:rPr>
        <w:t>제공된</w:t>
      </w:r>
      <w:r w:rsidRPr="00CB2B3F">
        <w:rPr>
          <w:b w:val="0"/>
          <w:sz w:val="22"/>
          <w:szCs w:val="22"/>
        </w:rPr>
        <w:t xml:space="preserve"> </w:t>
      </w:r>
      <w:r w:rsidRPr="00CB2B3F">
        <w:rPr>
          <w:b w:val="0"/>
          <w:sz w:val="22"/>
          <w:szCs w:val="22"/>
        </w:rPr>
        <w:t>자료</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답변에</w:t>
      </w:r>
      <w:r w:rsidRPr="00CB2B3F">
        <w:rPr>
          <w:b w:val="0"/>
          <w:sz w:val="22"/>
          <w:szCs w:val="22"/>
        </w:rPr>
        <w:t xml:space="preserve"> </w:t>
      </w:r>
      <w:r w:rsidRPr="00CB2B3F">
        <w:rPr>
          <w:b w:val="0"/>
          <w:sz w:val="22"/>
          <w:szCs w:val="22"/>
        </w:rPr>
        <w:t>따르면</w:t>
      </w:r>
      <w:r w:rsidRPr="00CB2B3F">
        <w:rPr>
          <w:b w:val="0"/>
          <w:sz w:val="22"/>
          <w:szCs w:val="22"/>
        </w:rPr>
        <w:t xml:space="preserve">, </w:t>
      </w:r>
      <w:r w:rsidRPr="00CB2B3F">
        <w:rPr>
          <w:b w:val="0"/>
          <w:sz w:val="22"/>
          <w:szCs w:val="22"/>
        </w:rPr>
        <w:t>대상회사의</w:t>
      </w:r>
      <w:r w:rsidRPr="00CB2B3F">
        <w:rPr>
          <w:b w:val="0"/>
          <w:sz w:val="22"/>
          <w:szCs w:val="22"/>
        </w:rPr>
        <w:t xml:space="preserve"> ‘</w:t>
      </w:r>
      <w:proofErr w:type="spellStart"/>
      <w:r w:rsidRPr="00CB2B3F">
        <w:rPr>
          <w:b w:val="0"/>
          <w:sz w:val="22"/>
          <w:szCs w:val="22"/>
        </w:rPr>
        <w:t>바스</w:t>
      </w:r>
      <w:proofErr w:type="spellEnd"/>
      <w:r w:rsidRPr="00CB2B3F">
        <w:rPr>
          <w:b w:val="0"/>
          <w:sz w:val="22"/>
          <w:szCs w:val="22"/>
        </w:rPr>
        <w:t xml:space="preserve">’ </w:t>
      </w:r>
      <w:r w:rsidRPr="00CB2B3F">
        <w:rPr>
          <w:b w:val="0"/>
          <w:sz w:val="22"/>
          <w:szCs w:val="22"/>
        </w:rPr>
        <w:t>사업</w:t>
      </w:r>
      <w:r w:rsidRPr="00CB2B3F">
        <w:rPr>
          <w:b w:val="0"/>
          <w:sz w:val="22"/>
          <w:szCs w:val="22"/>
        </w:rPr>
        <w:t xml:space="preserve"> </w:t>
      </w:r>
      <w:r w:rsidRPr="00CB2B3F">
        <w:rPr>
          <w:b w:val="0"/>
          <w:sz w:val="22"/>
          <w:szCs w:val="22"/>
        </w:rPr>
        <w:t>관련</w:t>
      </w:r>
      <w:r w:rsidRPr="00CB2B3F">
        <w:rPr>
          <w:b w:val="0"/>
          <w:sz w:val="22"/>
          <w:szCs w:val="22"/>
        </w:rPr>
        <w:t xml:space="preserve"> </w:t>
      </w:r>
      <w:r w:rsidRPr="00CB2B3F">
        <w:rPr>
          <w:b w:val="0"/>
          <w:sz w:val="22"/>
          <w:szCs w:val="22"/>
        </w:rPr>
        <w:t>특허</w:t>
      </w:r>
      <w:r w:rsidRPr="00CB2B3F">
        <w:rPr>
          <w:b w:val="0"/>
          <w:sz w:val="22"/>
          <w:szCs w:val="22"/>
        </w:rPr>
        <w:t xml:space="preserve">, </w:t>
      </w:r>
      <w:r w:rsidRPr="00CB2B3F">
        <w:rPr>
          <w:b w:val="0"/>
          <w:sz w:val="22"/>
          <w:szCs w:val="22"/>
        </w:rPr>
        <w:t>실용신안</w:t>
      </w:r>
      <w:r w:rsidRPr="00CB2B3F">
        <w:rPr>
          <w:b w:val="0"/>
          <w:sz w:val="22"/>
          <w:szCs w:val="22"/>
        </w:rPr>
        <w:t xml:space="preserve">, </w:t>
      </w:r>
      <w:r w:rsidRPr="00CB2B3F">
        <w:rPr>
          <w:b w:val="0"/>
          <w:sz w:val="22"/>
          <w:szCs w:val="22"/>
        </w:rPr>
        <w:t>디자인</w:t>
      </w:r>
      <w:r w:rsidRPr="00CB2B3F">
        <w:rPr>
          <w:b w:val="0"/>
          <w:sz w:val="22"/>
          <w:szCs w:val="22"/>
        </w:rPr>
        <w:t xml:space="preserve"> </w:t>
      </w:r>
      <w:r w:rsidRPr="00CB2B3F">
        <w:rPr>
          <w:b w:val="0"/>
          <w:sz w:val="22"/>
          <w:szCs w:val="22"/>
        </w:rPr>
        <w:t>등의</w:t>
      </w:r>
      <w:r w:rsidRPr="00CB2B3F">
        <w:rPr>
          <w:b w:val="0"/>
          <w:sz w:val="22"/>
          <w:szCs w:val="22"/>
        </w:rPr>
        <w:t xml:space="preserve"> </w:t>
      </w:r>
      <w:r w:rsidRPr="00CB2B3F">
        <w:rPr>
          <w:b w:val="0"/>
          <w:sz w:val="22"/>
          <w:szCs w:val="22"/>
        </w:rPr>
        <w:t>개발</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발명에</w:t>
      </w:r>
      <w:r w:rsidRPr="00CB2B3F">
        <w:rPr>
          <w:b w:val="0"/>
          <w:sz w:val="22"/>
          <w:szCs w:val="22"/>
        </w:rPr>
        <w:t xml:space="preserve"> </w:t>
      </w:r>
      <w:r w:rsidRPr="00CB2B3F">
        <w:rPr>
          <w:b w:val="0"/>
          <w:sz w:val="22"/>
          <w:szCs w:val="22"/>
        </w:rPr>
        <w:t>최진호</w:t>
      </w:r>
      <w:r w:rsidRPr="00CB2B3F">
        <w:rPr>
          <w:b w:val="0"/>
          <w:sz w:val="22"/>
          <w:szCs w:val="22"/>
        </w:rPr>
        <w:t xml:space="preserve"> </w:t>
      </w:r>
      <w:r w:rsidRPr="00CB2B3F">
        <w:rPr>
          <w:b w:val="0"/>
          <w:sz w:val="22"/>
          <w:szCs w:val="22"/>
        </w:rPr>
        <w:t>부사장이</w:t>
      </w:r>
      <w:r w:rsidRPr="00CB2B3F">
        <w:rPr>
          <w:b w:val="0"/>
          <w:sz w:val="22"/>
          <w:szCs w:val="22"/>
        </w:rPr>
        <w:t xml:space="preserve"> </w:t>
      </w:r>
      <w:r w:rsidRPr="00CB2B3F">
        <w:rPr>
          <w:b w:val="0"/>
          <w:sz w:val="22"/>
          <w:szCs w:val="22"/>
        </w:rPr>
        <w:t>기여한</w:t>
      </w:r>
      <w:r w:rsidRPr="00CB2B3F">
        <w:rPr>
          <w:b w:val="0"/>
          <w:sz w:val="22"/>
          <w:szCs w:val="22"/>
        </w:rPr>
        <w:t xml:space="preserve"> </w:t>
      </w:r>
      <w:r w:rsidRPr="00CB2B3F">
        <w:rPr>
          <w:b w:val="0"/>
          <w:sz w:val="22"/>
          <w:szCs w:val="22"/>
        </w:rPr>
        <w:t>부분이</w:t>
      </w:r>
      <w:r w:rsidRPr="00CB2B3F">
        <w:rPr>
          <w:b w:val="0"/>
          <w:sz w:val="22"/>
          <w:szCs w:val="22"/>
        </w:rPr>
        <w:t xml:space="preserve"> </w:t>
      </w:r>
      <w:r w:rsidRPr="00CB2B3F">
        <w:rPr>
          <w:b w:val="0"/>
          <w:sz w:val="22"/>
          <w:szCs w:val="22"/>
        </w:rPr>
        <w:t>있고</w:t>
      </w:r>
      <w:r w:rsidRPr="00CB2B3F">
        <w:rPr>
          <w:b w:val="0"/>
          <w:sz w:val="22"/>
          <w:szCs w:val="22"/>
        </w:rPr>
        <w:t xml:space="preserve">, </w:t>
      </w:r>
      <w:r w:rsidRPr="00CB2B3F">
        <w:rPr>
          <w:b w:val="0"/>
          <w:sz w:val="22"/>
          <w:szCs w:val="22"/>
        </w:rPr>
        <w:t>이와</w:t>
      </w:r>
      <w:r w:rsidRPr="00CB2B3F">
        <w:rPr>
          <w:b w:val="0"/>
          <w:sz w:val="22"/>
          <w:szCs w:val="22"/>
        </w:rPr>
        <w:t xml:space="preserve"> </w:t>
      </w:r>
      <w:r w:rsidRPr="00CB2B3F">
        <w:rPr>
          <w:b w:val="0"/>
          <w:sz w:val="22"/>
          <w:szCs w:val="22"/>
        </w:rPr>
        <w:t>같이</w:t>
      </w:r>
      <w:r w:rsidRPr="00CB2B3F">
        <w:rPr>
          <w:b w:val="0"/>
          <w:sz w:val="22"/>
          <w:szCs w:val="22"/>
        </w:rPr>
        <w:t xml:space="preserve"> </w:t>
      </w:r>
      <w:r w:rsidRPr="00CB2B3F">
        <w:rPr>
          <w:b w:val="0"/>
          <w:sz w:val="22"/>
          <w:szCs w:val="22"/>
        </w:rPr>
        <w:t>최진호</w:t>
      </w:r>
      <w:r w:rsidRPr="00CB2B3F">
        <w:rPr>
          <w:b w:val="0"/>
          <w:sz w:val="22"/>
          <w:szCs w:val="22"/>
        </w:rPr>
        <w:t xml:space="preserve"> </w:t>
      </w:r>
      <w:r w:rsidRPr="00CB2B3F">
        <w:rPr>
          <w:b w:val="0"/>
          <w:sz w:val="22"/>
          <w:szCs w:val="22"/>
        </w:rPr>
        <w:t>부사장이</w:t>
      </w:r>
      <w:r w:rsidRPr="00CB2B3F">
        <w:rPr>
          <w:b w:val="0"/>
          <w:sz w:val="22"/>
          <w:szCs w:val="22"/>
        </w:rPr>
        <w:t xml:space="preserve"> </w:t>
      </w:r>
      <w:r w:rsidRPr="00CB2B3F">
        <w:rPr>
          <w:b w:val="0"/>
          <w:sz w:val="22"/>
          <w:szCs w:val="22"/>
        </w:rPr>
        <w:t>개발한</w:t>
      </w:r>
      <w:r w:rsidRPr="00CB2B3F">
        <w:rPr>
          <w:b w:val="0"/>
          <w:sz w:val="22"/>
          <w:szCs w:val="22"/>
        </w:rPr>
        <w:t xml:space="preserve"> </w:t>
      </w:r>
      <w:r w:rsidRPr="00CB2B3F">
        <w:rPr>
          <w:b w:val="0"/>
          <w:sz w:val="22"/>
          <w:szCs w:val="22"/>
        </w:rPr>
        <w:t>특허</w:t>
      </w:r>
      <w:r w:rsidRPr="00CB2B3F">
        <w:rPr>
          <w:b w:val="0"/>
          <w:sz w:val="22"/>
          <w:szCs w:val="22"/>
        </w:rPr>
        <w:t xml:space="preserve">, </w:t>
      </w:r>
      <w:r w:rsidRPr="00CB2B3F">
        <w:rPr>
          <w:b w:val="0"/>
          <w:sz w:val="22"/>
          <w:szCs w:val="22"/>
        </w:rPr>
        <w:t>실용신안</w:t>
      </w:r>
      <w:r w:rsidRPr="00CB2B3F">
        <w:rPr>
          <w:b w:val="0"/>
          <w:sz w:val="22"/>
          <w:szCs w:val="22"/>
        </w:rPr>
        <w:t xml:space="preserve">, </w:t>
      </w:r>
      <w:r w:rsidRPr="00CB2B3F">
        <w:rPr>
          <w:b w:val="0"/>
          <w:sz w:val="22"/>
          <w:szCs w:val="22"/>
        </w:rPr>
        <w:t>디자인들</w:t>
      </w:r>
      <w:r w:rsidRPr="00CB2B3F">
        <w:rPr>
          <w:b w:val="0"/>
          <w:sz w:val="22"/>
          <w:szCs w:val="22"/>
        </w:rPr>
        <w:t>(“</w:t>
      </w:r>
      <w:r w:rsidRPr="00CB2B3F">
        <w:rPr>
          <w:sz w:val="22"/>
          <w:szCs w:val="22"/>
        </w:rPr>
        <w:t>대상</w:t>
      </w:r>
      <w:r w:rsidRPr="00CB2B3F">
        <w:rPr>
          <w:sz w:val="22"/>
          <w:szCs w:val="22"/>
        </w:rPr>
        <w:t xml:space="preserve"> </w:t>
      </w:r>
      <w:r w:rsidRPr="00CB2B3F">
        <w:rPr>
          <w:sz w:val="22"/>
          <w:szCs w:val="22"/>
        </w:rPr>
        <w:t>직무발명들</w:t>
      </w:r>
      <w:r w:rsidRPr="00CB2B3F">
        <w:rPr>
          <w:b w:val="0"/>
          <w:sz w:val="22"/>
          <w:szCs w:val="22"/>
        </w:rPr>
        <w:t>”)</w:t>
      </w:r>
      <w:r w:rsidRPr="00CB2B3F">
        <w:rPr>
          <w:b w:val="0"/>
          <w:sz w:val="22"/>
          <w:szCs w:val="22"/>
        </w:rPr>
        <w:t>에</w:t>
      </w:r>
      <w:r w:rsidRPr="00CB2B3F">
        <w:rPr>
          <w:b w:val="0"/>
          <w:sz w:val="22"/>
          <w:szCs w:val="22"/>
        </w:rPr>
        <w:t xml:space="preserve"> </w:t>
      </w:r>
      <w:r w:rsidRPr="00CB2B3F">
        <w:rPr>
          <w:b w:val="0"/>
          <w:sz w:val="22"/>
          <w:szCs w:val="22"/>
        </w:rPr>
        <w:t>대해서</w:t>
      </w:r>
      <w:r w:rsidRPr="00CB2B3F">
        <w:rPr>
          <w:b w:val="0"/>
          <w:sz w:val="22"/>
          <w:szCs w:val="22"/>
        </w:rPr>
        <w:t xml:space="preserve"> </w:t>
      </w:r>
      <w:r w:rsidRPr="00CB2B3F">
        <w:rPr>
          <w:b w:val="0"/>
          <w:sz w:val="22"/>
          <w:szCs w:val="22"/>
        </w:rPr>
        <w:t>대상회사와</w:t>
      </w:r>
      <w:r w:rsidRPr="00CB2B3F">
        <w:rPr>
          <w:b w:val="0"/>
          <w:sz w:val="22"/>
          <w:szCs w:val="22"/>
        </w:rPr>
        <w:t xml:space="preserve"> </w:t>
      </w:r>
      <w:r w:rsidRPr="00CB2B3F">
        <w:rPr>
          <w:b w:val="0"/>
          <w:sz w:val="22"/>
          <w:szCs w:val="22"/>
        </w:rPr>
        <w:t>최진호</w:t>
      </w:r>
      <w:r w:rsidRPr="00CB2B3F">
        <w:rPr>
          <w:b w:val="0"/>
          <w:sz w:val="22"/>
          <w:szCs w:val="22"/>
        </w:rPr>
        <w:t xml:space="preserve"> </w:t>
      </w:r>
      <w:r w:rsidRPr="00CB2B3F">
        <w:rPr>
          <w:b w:val="0"/>
          <w:sz w:val="22"/>
          <w:szCs w:val="22"/>
        </w:rPr>
        <w:t>부사장이</w:t>
      </w:r>
      <w:r w:rsidRPr="00CB2B3F">
        <w:rPr>
          <w:b w:val="0"/>
          <w:sz w:val="22"/>
          <w:szCs w:val="22"/>
        </w:rPr>
        <w:t xml:space="preserve"> </w:t>
      </w:r>
      <w:r w:rsidRPr="00CB2B3F">
        <w:rPr>
          <w:b w:val="0"/>
          <w:sz w:val="22"/>
          <w:szCs w:val="22"/>
        </w:rPr>
        <w:t>공동으로</w:t>
      </w:r>
      <w:r w:rsidRPr="00CB2B3F">
        <w:rPr>
          <w:b w:val="0"/>
          <w:sz w:val="22"/>
          <w:szCs w:val="22"/>
        </w:rPr>
        <w:t xml:space="preserve"> </w:t>
      </w:r>
      <w:r w:rsidRPr="00CB2B3F">
        <w:rPr>
          <w:b w:val="0"/>
          <w:sz w:val="22"/>
          <w:szCs w:val="22"/>
        </w:rPr>
        <w:t>출원하거나</w:t>
      </w:r>
      <w:r w:rsidRPr="00CB2B3F">
        <w:rPr>
          <w:b w:val="0"/>
          <w:sz w:val="22"/>
          <w:szCs w:val="22"/>
        </w:rPr>
        <w:t xml:space="preserve"> </w:t>
      </w:r>
      <w:r w:rsidRPr="00CB2B3F">
        <w:rPr>
          <w:b w:val="0"/>
          <w:sz w:val="22"/>
          <w:szCs w:val="22"/>
        </w:rPr>
        <w:t>공동으로</w:t>
      </w:r>
      <w:r w:rsidRPr="00CB2B3F">
        <w:rPr>
          <w:b w:val="0"/>
          <w:sz w:val="22"/>
          <w:szCs w:val="22"/>
        </w:rPr>
        <w:t xml:space="preserve"> </w:t>
      </w:r>
      <w:r w:rsidRPr="00CB2B3F">
        <w:rPr>
          <w:b w:val="0"/>
          <w:sz w:val="22"/>
          <w:szCs w:val="22"/>
        </w:rPr>
        <w:t>특허권을</w:t>
      </w:r>
      <w:r w:rsidRPr="00CB2B3F">
        <w:rPr>
          <w:b w:val="0"/>
          <w:sz w:val="22"/>
          <w:szCs w:val="22"/>
        </w:rPr>
        <w:t xml:space="preserve"> </w:t>
      </w:r>
      <w:r w:rsidRPr="00CB2B3F">
        <w:rPr>
          <w:b w:val="0"/>
          <w:sz w:val="22"/>
          <w:szCs w:val="22"/>
        </w:rPr>
        <w:t>보유하고</w:t>
      </w:r>
      <w:r w:rsidRPr="00CB2B3F">
        <w:rPr>
          <w:b w:val="0"/>
          <w:sz w:val="22"/>
          <w:szCs w:val="22"/>
        </w:rPr>
        <w:t xml:space="preserve"> </w:t>
      </w:r>
      <w:r w:rsidRPr="00CB2B3F">
        <w:rPr>
          <w:b w:val="0"/>
          <w:sz w:val="22"/>
          <w:szCs w:val="22"/>
        </w:rPr>
        <w:t>있음</w:t>
      </w:r>
      <w:r w:rsidRPr="00CB2B3F">
        <w:rPr>
          <w:b w:val="0"/>
          <w:sz w:val="22"/>
          <w:szCs w:val="22"/>
        </w:rPr>
        <w:t xml:space="preserve">. </w:t>
      </w:r>
      <w:r w:rsidRPr="00CB2B3F">
        <w:rPr>
          <w:b w:val="0"/>
          <w:sz w:val="22"/>
          <w:szCs w:val="22"/>
        </w:rPr>
        <w:t>대상회사가</w:t>
      </w:r>
      <w:r w:rsidRPr="00CB2B3F">
        <w:rPr>
          <w:b w:val="0"/>
          <w:sz w:val="22"/>
          <w:szCs w:val="22"/>
        </w:rPr>
        <w:t xml:space="preserve"> </w:t>
      </w:r>
      <w:r w:rsidRPr="00CB2B3F">
        <w:rPr>
          <w:b w:val="0"/>
          <w:sz w:val="22"/>
          <w:szCs w:val="22"/>
        </w:rPr>
        <w:t>공동권리자로</w:t>
      </w:r>
      <w:r w:rsidRPr="00CB2B3F">
        <w:rPr>
          <w:b w:val="0"/>
          <w:sz w:val="22"/>
          <w:szCs w:val="22"/>
        </w:rPr>
        <w:t xml:space="preserve"> </w:t>
      </w:r>
      <w:r w:rsidRPr="00CB2B3F">
        <w:rPr>
          <w:b w:val="0"/>
          <w:sz w:val="22"/>
          <w:szCs w:val="22"/>
        </w:rPr>
        <w:t>등록된</w:t>
      </w:r>
      <w:r w:rsidRPr="00CB2B3F">
        <w:rPr>
          <w:b w:val="0"/>
          <w:sz w:val="22"/>
          <w:szCs w:val="22"/>
        </w:rPr>
        <w:t xml:space="preserve"> </w:t>
      </w:r>
      <w:r w:rsidRPr="00CB2B3F">
        <w:rPr>
          <w:b w:val="0"/>
          <w:sz w:val="22"/>
          <w:szCs w:val="22"/>
        </w:rPr>
        <w:t>이상</w:t>
      </w:r>
      <w:r w:rsidRPr="00CB2B3F">
        <w:rPr>
          <w:b w:val="0"/>
          <w:sz w:val="22"/>
          <w:szCs w:val="22"/>
        </w:rPr>
        <w:t xml:space="preserve">, </w:t>
      </w:r>
      <w:r w:rsidRPr="00CB2B3F">
        <w:rPr>
          <w:b w:val="0"/>
          <w:sz w:val="22"/>
          <w:szCs w:val="22"/>
        </w:rPr>
        <w:t>대상</w:t>
      </w:r>
      <w:r w:rsidRPr="00CB2B3F">
        <w:rPr>
          <w:b w:val="0"/>
          <w:sz w:val="22"/>
          <w:szCs w:val="22"/>
        </w:rPr>
        <w:t xml:space="preserve"> </w:t>
      </w:r>
      <w:r w:rsidRPr="00CB2B3F">
        <w:rPr>
          <w:b w:val="0"/>
          <w:sz w:val="22"/>
          <w:szCs w:val="22"/>
        </w:rPr>
        <w:t>직무발명들</w:t>
      </w:r>
      <w:r w:rsidRPr="00CB2B3F">
        <w:rPr>
          <w:b w:val="0"/>
          <w:sz w:val="22"/>
          <w:szCs w:val="22"/>
        </w:rPr>
        <w:t xml:space="preserve"> </w:t>
      </w:r>
      <w:r w:rsidRPr="00CB2B3F">
        <w:rPr>
          <w:b w:val="0"/>
          <w:sz w:val="22"/>
          <w:szCs w:val="22"/>
        </w:rPr>
        <w:t>전체를</w:t>
      </w:r>
      <w:r w:rsidRPr="00CB2B3F">
        <w:rPr>
          <w:b w:val="0"/>
          <w:sz w:val="22"/>
          <w:szCs w:val="22"/>
        </w:rPr>
        <w:t xml:space="preserve"> </w:t>
      </w:r>
      <w:r w:rsidRPr="00CB2B3F">
        <w:rPr>
          <w:b w:val="0"/>
          <w:sz w:val="22"/>
          <w:szCs w:val="22"/>
        </w:rPr>
        <w:t>스스로</w:t>
      </w:r>
      <w:r w:rsidRPr="00CB2B3F">
        <w:rPr>
          <w:b w:val="0"/>
          <w:sz w:val="22"/>
          <w:szCs w:val="22"/>
        </w:rPr>
        <w:t xml:space="preserve"> </w:t>
      </w:r>
      <w:r w:rsidRPr="00CB2B3F">
        <w:rPr>
          <w:b w:val="0"/>
          <w:sz w:val="22"/>
          <w:szCs w:val="22"/>
        </w:rPr>
        <w:t>실시할</w:t>
      </w:r>
      <w:r w:rsidRPr="00CB2B3F">
        <w:rPr>
          <w:b w:val="0"/>
          <w:sz w:val="22"/>
          <w:szCs w:val="22"/>
        </w:rPr>
        <w:t xml:space="preserve"> </w:t>
      </w:r>
      <w:r w:rsidRPr="00CB2B3F">
        <w:rPr>
          <w:b w:val="0"/>
          <w:sz w:val="22"/>
          <w:szCs w:val="22"/>
        </w:rPr>
        <w:t>권리를</w:t>
      </w:r>
      <w:r w:rsidRPr="00CB2B3F">
        <w:rPr>
          <w:b w:val="0"/>
          <w:sz w:val="22"/>
          <w:szCs w:val="22"/>
        </w:rPr>
        <w:t xml:space="preserve"> </w:t>
      </w:r>
      <w:r w:rsidRPr="00CB2B3F">
        <w:rPr>
          <w:b w:val="0"/>
          <w:sz w:val="22"/>
          <w:szCs w:val="22"/>
        </w:rPr>
        <w:t>가지나</w:t>
      </w:r>
      <w:r w:rsidRPr="00CB2B3F">
        <w:rPr>
          <w:b w:val="0"/>
          <w:sz w:val="22"/>
          <w:szCs w:val="22"/>
        </w:rPr>
        <w:t>(</w:t>
      </w:r>
      <w:r w:rsidRPr="00CB2B3F">
        <w:rPr>
          <w:b w:val="0"/>
          <w:sz w:val="22"/>
          <w:szCs w:val="22"/>
        </w:rPr>
        <w:t>특허법</w:t>
      </w:r>
      <w:r w:rsidRPr="00CB2B3F">
        <w:rPr>
          <w:b w:val="0"/>
          <w:sz w:val="22"/>
          <w:szCs w:val="22"/>
        </w:rPr>
        <w:t xml:space="preserve"> </w:t>
      </w:r>
      <w:r w:rsidRPr="00CB2B3F">
        <w:rPr>
          <w:b w:val="0"/>
          <w:sz w:val="22"/>
          <w:szCs w:val="22"/>
        </w:rPr>
        <w:t>제</w:t>
      </w:r>
      <w:r w:rsidRPr="00CB2B3F">
        <w:rPr>
          <w:b w:val="0"/>
          <w:sz w:val="22"/>
          <w:szCs w:val="22"/>
        </w:rPr>
        <w:t>99</w:t>
      </w:r>
      <w:r w:rsidRPr="00CB2B3F">
        <w:rPr>
          <w:b w:val="0"/>
          <w:sz w:val="22"/>
          <w:szCs w:val="22"/>
        </w:rPr>
        <w:t>조</w:t>
      </w:r>
      <w:r w:rsidRPr="00CB2B3F">
        <w:rPr>
          <w:b w:val="0"/>
          <w:sz w:val="22"/>
          <w:szCs w:val="22"/>
        </w:rPr>
        <w:t xml:space="preserve"> </w:t>
      </w:r>
      <w:r w:rsidRPr="00CB2B3F">
        <w:rPr>
          <w:b w:val="0"/>
          <w:sz w:val="22"/>
          <w:szCs w:val="22"/>
        </w:rPr>
        <w:t>제</w:t>
      </w:r>
      <w:r w:rsidRPr="00CB2B3F">
        <w:rPr>
          <w:b w:val="0"/>
          <w:sz w:val="22"/>
          <w:szCs w:val="22"/>
        </w:rPr>
        <w:t>3</w:t>
      </w:r>
      <w:r w:rsidRPr="00CB2B3F">
        <w:rPr>
          <w:b w:val="0"/>
          <w:sz w:val="22"/>
          <w:szCs w:val="22"/>
        </w:rPr>
        <w:t>항</w:t>
      </w:r>
      <w:r w:rsidRPr="00CB2B3F">
        <w:rPr>
          <w:b w:val="0"/>
          <w:sz w:val="22"/>
          <w:szCs w:val="22"/>
        </w:rPr>
        <w:t xml:space="preserve">), </w:t>
      </w:r>
      <w:r w:rsidRPr="00CB2B3F">
        <w:rPr>
          <w:b w:val="0"/>
          <w:sz w:val="22"/>
          <w:szCs w:val="22"/>
        </w:rPr>
        <w:t>제</w:t>
      </w:r>
      <w:r w:rsidRPr="00CB2B3F">
        <w:rPr>
          <w:b w:val="0"/>
          <w:sz w:val="22"/>
          <w:szCs w:val="22"/>
        </w:rPr>
        <w:t>3</w:t>
      </w:r>
      <w:r w:rsidRPr="00CB2B3F">
        <w:rPr>
          <w:b w:val="0"/>
          <w:sz w:val="22"/>
          <w:szCs w:val="22"/>
        </w:rPr>
        <w:t>자에</w:t>
      </w:r>
      <w:r w:rsidRPr="00CB2B3F">
        <w:rPr>
          <w:b w:val="0"/>
          <w:sz w:val="22"/>
          <w:szCs w:val="22"/>
        </w:rPr>
        <w:t xml:space="preserve"> </w:t>
      </w:r>
      <w:r w:rsidRPr="00CB2B3F">
        <w:rPr>
          <w:b w:val="0"/>
          <w:sz w:val="22"/>
          <w:szCs w:val="22"/>
        </w:rPr>
        <w:t>대한</w:t>
      </w:r>
      <w:r w:rsidRPr="00CB2B3F">
        <w:rPr>
          <w:b w:val="0"/>
          <w:sz w:val="22"/>
          <w:szCs w:val="22"/>
        </w:rPr>
        <w:t xml:space="preserve"> </w:t>
      </w:r>
      <w:r w:rsidRPr="00CB2B3F">
        <w:rPr>
          <w:b w:val="0"/>
          <w:sz w:val="22"/>
          <w:szCs w:val="22"/>
        </w:rPr>
        <w:t>양도</w:t>
      </w:r>
      <w:r w:rsidRPr="00CB2B3F">
        <w:rPr>
          <w:b w:val="0"/>
          <w:sz w:val="22"/>
          <w:szCs w:val="22"/>
        </w:rPr>
        <w:t xml:space="preserve">, </w:t>
      </w:r>
      <w:r w:rsidRPr="00CB2B3F">
        <w:rPr>
          <w:b w:val="0"/>
          <w:sz w:val="22"/>
          <w:szCs w:val="22"/>
        </w:rPr>
        <w:t>질권</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전용실시권</w:t>
      </w:r>
      <w:r w:rsidRPr="00CB2B3F">
        <w:rPr>
          <w:b w:val="0"/>
          <w:sz w:val="22"/>
          <w:szCs w:val="22"/>
        </w:rPr>
        <w:t>/</w:t>
      </w:r>
      <w:r w:rsidRPr="00CB2B3F">
        <w:rPr>
          <w:b w:val="0"/>
          <w:sz w:val="22"/>
          <w:szCs w:val="22"/>
        </w:rPr>
        <w:t>통상실시권의</w:t>
      </w:r>
      <w:r w:rsidRPr="00CB2B3F">
        <w:rPr>
          <w:b w:val="0"/>
          <w:sz w:val="22"/>
          <w:szCs w:val="22"/>
        </w:rPr>
        <w:t xml:space="preserve"> </w:t>
      </w:r>
      <w:r w:rsidRPr="00CB2B3F">
        <w:rPr>
          <w:b w:val="0"/>
          <w:sz w:val="22"/>
          <w:szCs w:val="22"/>
        </w:rPr>
        <w:t>설정에는</w:t>
      </w:r>
      <w:r w:rsidRPr="00CB2B3F">
        <w:rPr>
          <w:b w:val="0"/>
          <w:sz w:val="22"/>
          <w:szCs w:val="22"/>
        </w:rPr>
        <w:t xml:space="preserve"> </w:t>
      </w:r>
      <w:r w:rsidRPr="00CB2B3F">
        <w:rPr>
          <w:b w:val="0"/>
          <w:sz w:val="22"/>
          <w:szCs w:val="22"/>
        </w:rPr>
        <w:t>다른</w:t>
      </w:r>
      <w:r w:rsidRPr="00CB2B3F">
        <w:rPr>
          <w:b w:val="0"/>
          <w:sz w:val="22"/>
          <w:szCs w:val="22"/>
        </w:rPr>
        <w:t xml:space="preserve"> </w:t>
      </w:r>
      <w:r w:rsidRPr="00CB2B3F">
        <w:rPr>
          <w:b w:val="0"/>
          <w:sz w:val="22"/>
          <w:szCs w:val="22"/>
        </w:rPr>
        <w:t>공유자인</w:t>
      </w:r>
      <w:r w:rsidRPr="00CB2B3F">
        <w:rPr>
          <w:b w:val="0"/>
          <w:sz w:val="22"/>
          <w:szCs w:val="22"/>
        </w:rPr>
        <w:t xml:space="preserve"> </w:t>
      </w:r>
      <w:r w:rsidRPr="00CB2B3F">
        <w:rPr>
          <w:b w:val="0"/>
          <w:sz w:val="22"/>
          <w:szCs w:val="22"/>
        </w:rPr>
        <w:t>최진호</w:t>
      </w:r>
      <w:r w:rsidRPr="00CB2B3F">
        <w:rPr>
          <w:b w:val="0"/>
          <w:sz w:val="22"/>
          <w:szCs w:val="22"/>
        </w:rPr>
        <w:t xml:space="preserve"> </w:t>
      </w:r>
      <w:r w:rsidRPr="00CB2B3F">
        <w:rPr>
          <w:b w:val="0"/>
          <w:sz w:val="22"/>
          <w:szCs w:val="22"/>
        </w:rPr>
        <w:t>부사장의</w:t>
      </w:r>
      <w:r w:rsidRPr="00CB2B3F">
        <w:rPr>
          <w:b w:val="0"/>
          <w:sz w:val="22"/>
          <w:szCs w:val="22"/>
        </w:rPr>
        <w:t xml:space="preserve"> </w:t>
      </w:r>
      <w:r w:rsidRPr="00CB2B3F">
        <w:rPr>
          <w:b w:val="0"/>
          <w:sz w:val="22"/>
          <w:szCs w:val="22"/>
        </w:rPr>
        <w:t>동의가</w:t>
      </w:r>
      <w:r w:rsidRPr="00CB2B3F">
        <w:rPr>
          <w:b w:val="0"/>
          <w:sz w:val="22"/>
          <w:szCs w:val="22"/>
        </w:rPr>
        <w:t xml:space="preserve"> </w:t>
      </w:r>
      <w:r w:rsidRPr="00CB2B3F">
        <w:rPr>
          <w:b w:val="0"/>
          <w:sz w:val="22"/>
          <w:szCs w:val="22"/>
        </w:rPr>
        <w:t>필요하다는</w:t>
      </w:r>
      <w:r w:rsidRPr="00CB2B3F">
        <w:rPr>
          <w:b w:val="0"/>
          <w:sz w:val="22"/>
          <w:szCs w:val="22"/>
        </w:rPr>
        <w:t xml:space="preserve"> </w:t>
      </w:r>
      <w:r w:rsidRPr="00CB2B3F">
        <w:rPr>
          <w:b w:val="0"/>
          <w:sz w:val="22"/>
          <w:szCs w:val="22"/>
        </w:rPr>
        <w:t>제한이</w:t>
      </w:r>
      <w:r w:rsidRPr="00CB2B3F">
        <w:rPr>
          <w:b w:val="0"/>
          <w:sz w:val="22"/>
          <w:szCs w:val="22"/>
        </w:rPr>
        <w:t xml:space="preserve"> </w:t>
      </w:r>
      <w:r w:rsidRPr="00CB2B3F">
        <w:rPr>
          <w:b w:val="0"/>
          <w:sz w:val="22"/>
          <w:szCs w:val="22"/>
        </w:rPr>
        <w:t>있음</w:t>
      </w:r>
      <w:r w:rsidRPr="00CB2B3F">
        <w:rPr>
          <w:b w:val="0"/>
          <w:sz w:val="22"/>
          <w:szCs w:val="22"/>
        </w:rPr>
        <w:t>.</w:t>
      </w:r>
    </w:p>
    <w:p w14:paraId="0438C99F" w14:textId="77777777" w:rsidR="00026A7E" w:rsidRPr="00CB2B3F" w:rsidRDefault="00026A7E" w:rsidP="00026A7E">
      <w:pPr>
        <w:pStyle w:val="21"/>
        <w:spacing w:after="240" w:line="360" w:lineRule="atLeast"/>
        <w:ind w:left="1361"/>
        <w:rPr>
          <w:b w:val="0"/>
          <w:sz w:val="22"/>
          <w:szCs w:val="22"/>
        </w:rPr>
      </w:pPr>
      <w:r w:rsidRPr="00CB2B3F">
        <w:rPr>
          <w:b w:val="0"/>
          <w:sz w:val="22"/>
          <w:szCs w:val="22"/>
        </w:rPr>
        <w:t>최진호</w:t>
      </w:r>
      <w:r w:rsidRPr="00CB2B3F">
        <w:rPr>
          <w:b w:val="0"/>
          <w:sz w:val="22"/>
          <w:szCs w:val="22"/>
        </w:rPr>
        <w:t xml:space="preserve"> </w:t>
      </w:r>
      <w:r w:rsidRPr="00CB2B3F">
        <w:rPr>
          <w:b w:val="0"/>
          <w:sz w:val="22"/>
          <w:szCs w:val="22"/>
        </w:rPr>
        <w:t>부사장은</w:t>
      </w:r>
      <w:r w:rsidRPr="00CB2B3F">
        <w:rPr>
          <w:b w:val="0"/>
          <w:sz w:val="22"/>
          <w:szCs w:val="22"/>
        </w:rPr>
        <w:t xml:space="preserve"> </w:t>
      </w:r>
      <w:r w:rsidRPr="00CB2B3F">
        <w:rPr>
          <w:b w:val="0"/>
          <w:sz w:val="22"/>
          <w:szCs w:val="22"/>
        </w:rPr>
        <w:t>대상회사에</w:t>
      </w:r>
      <w:r w:rsidRPr="00CB2B3F">
        <w:rPr>
          <w:b w:val="0"/>
          <w:sz w:val="22"/>
          <w:szCs w:val="22"/>
        </w:rPr>
        <w:t xml:space="preserve"> </w:t>
      </w:r>
      <w:r w:rsidRPr="00CB2B3F">
        <w:rPr>
          <w:b w:val="0"/>
          <w:sz w:val="22"/>
          <w:szCs w:val="22"/>
        </w:rPr>
        <w:t>대해</w:t>
      </w:r>
      <w:r w:rsidRPr="00CB2B3F">
        <w:rPr>
          <w:b w:val="0"/>
          <w:sz w:val="22"/>
          <w:szCs w:val="22"/>
        </w:rPr>
        <w:t xml:space="preserve"> </w:t>
      </w:r>
      <w:r w:rsidRPr="00CB2B3F">
        <w:rPr>
          <w:b w:val="0"/>
          <w:sz w:val="22"/>
          <w:szCs w:val="22"/>
        </w:rPr>
        <w:t>대상</w:t>
      </w:r>
      <w:r w:rsidRPr="00CB2B3F">
        <w:rPr>
          <w:b w:val="0"/>
          <w:sz w:val="22"/>
          <w:szCs w:val="22"/>
        </w:rPr>
        <w:t xml:space="preserve"> </w:t>
      </w:r>
      <w:r w:rsidRPr="00CB2B3F">
        <w:rPr>
          <w:b w:val="0"/>
          <w:sz w:val="22"/>
          <w:szCs w:val="22"/>
        </w:rPr>
        <w:t>직무발명들에</w:t>
      </w:r>
      <w:r w:rsidRPr="00CB2B3F">
        <w:rPr>
          <w:b w:val="0"/>
          <w:sz w:val="22"/>
          <w:szCs w:val="22"/>
        </w:rPr>
        <w:t xml:space="preserve"> </w:t>
      </w:r>
      <w:r w:rsidRPr="00CB2B3F">
        <w:rPr>
          <w:b w:val="0"/>
          <w:sz w:val="22"/>
          <w:szCs w:val="22"/>
        </w:rPr>
        <w:t>대해</w:t>
      </w:r>
      <w:r w:rsidRPr="00CB2B3F">
        <w:rPr>
          <w:b w:val="0"/>
          <w:sz w:val="22"/>
          <w:szCs w:val="22"/>
        </w:rPr>
        <w:t xml:space="preserve"> </w:t>
      </w:r>
      <w:r w:rsidRPr="00CB2B3F">
        <w:rPr>
          <w:b w:val="0"/>
          <w:sz w:val="22"/>
          <w:szCs w:val="22"/>
        </w:rPr>
        <w:t>직무발명</w:t>
      </w:r>
      <w:r w:rsidRPr="00CB2B3F">
        <w:rPr>
          <w:b w:val="0"/>
          <w:sz w:val="22"/>
          <w:szCs w:val="22"/>
        </w:rPr>
        <w:t xml:space="preserve"> </w:t>
      </w:r>
      <w:r w:rsidRPr="00CB2B3F">
        <w:rPr>
          <w:b w:val="0"/>
          <w:sz w:val="22"/>
          <w:szCs w:val="22"/>
        </w:rPr>
        <w:t>보상금을</w:t>
      </w:r>
      <w:r w:rsidRPr="00CB2B3F">
        <w:rPr>
          <w:b w:val="0"/>
          <w:sz w:val="22"/>
          <w:szCs w:val="22"/>
        </w:rPr>
        <w:t xml:space="preserve"> </w:t>
      </w:r>
      <w:r w:rsidRPr="00CB2B3F">
        <w:rPr>
          <w:b w:val="0"/>
          <w:sz w:val="22"/>
          <w:szCs w:val="22"/>
        </w:rPr>
        <w:t>요청하였고</w:t>
      </w:r>
      <w:r w:rsidRPr="00CB2B3F">
        <w:rPr>
          <w:b w:val="0"/>
          <w:sz w:val="22"/>
          <w:szCs w:val="22"/>
        </w:rPr>
        <w:t xml:space="preserve">, </w:t>
      </w:r>
      <w:r w:rsidRPr="00CB2B3F">
        <w:rPr>
          <w:b w:val="0"/>
          <w:sz w:val="22"/>
          <w:szCs w:val="22"/>
        </w:rPr>
        <w:t>대상회사는</w:t>
      </w:r>
      <w:r w:rsidRPr="00CB2B3F">
        <w:rPr>
          <w:b w:val="0"/>
          <w:sz w:val="22"/>
          <w:szCs w:val="22"/>
        </w:rPr>
        <w:t xml:space="preserve"> </w:t>
      </w:r>
      <w:r w:rsidRPr="00CB2B3F">
        <w:rPr>
          <w:b w:val="0"/>
          <w:sz w:val="22"/>
          <w:szCs w:val="22"/>
        </w:rPr>
        <w:t>적정</w:t>
      </w:r>
      <w:r w:rsidRPr="00CB2B3F">
        <w:rPr>
          <w:b w:val="0"/>
          <w:sz w:val="22"/>
          <w:szCs w:val="22"/>
        </w:rPr>
        <w:t xml:space="preserve"> </w:t>
      </w:r>
      <w:r w:rsidRPr="00CB2B3F">
        <w:rPr>
          <w:b w:val="0"/>
          <w:sz w:val="22"/>
          <w:szCs w:val="22"/>
        </w:rPr>
        <w:t>보상금</w:t>
      </w:r>
      <w:r w:rsidRPr="00CB2B3F">
        <w:rPr>
          <w:b w:val="0"/>
          <w:sz w:val="22"/>
          <w:szCs w:val="22"/>
        </w:rPr>
        <w:t xml:space="preserve"> </w:t>
      </w:r>
      <w:r w:rsidRPr="00CB2B3F">
        <w:rPr>
          <w:b w:val="0"/>
          <w:sz w:val="22"/>
          <w:szCs w:val="22"/>
        </w:rPr>
        <w:t>액수에</w:t>
      </w:r>
      <w:r w:rsidRPr="00CB2B3F">
        <w:rPr>
          <w:b w:val="0"/>
          <w:sz w:val="22"/>
          <w:szCs w:val="22"/>
        </w:rPr>
        <w:t xml:space="preserve"> </w:t>
      </w:r>
      <w:r w:rsidRPr="00CB2B3F">
        <w:rPr>
          <w:b w:val="0"/>
          <w:sz w:val="22"/>
          <w:szCs w:val="22"/>
        </w:rPr>
        <w:t>대한</w:t>
      </w:r>
      <w:r w:rsidRPr="00CB2B3F">
        <w:rPr>
          <w:b w:val="0"/>
          <w:sz w:val="22"/>
          <w:szCs w:val="22"/>
        </w:rPr>
        <w:t xml:space="preserve"> </w:t>
      </w:r>
      <w:r w:rsidRPr="00CB2B3F">
        <w:rPr>
          <w:b w:val="0"/>
          <w:sz w:val="22"/>
          <w:szCs w:val="22"/>
        </w:rPr>
        <w:t>심의를</w:t>
      </w:r>
      <w:r w:rsidRPr="00CB2B3F">
        <w:rPr>
          <w:b w:val="0"/>
          <w:sz w:val="22"/>
          <w:szCs w:val="22"/>
        </w:rPr>
        <w:t xml:space="preserve"> </w:t>
      </w:r>
      <w:r w:rsidRPr="00CB2B3F">
        <w:rPr>
          <w:b w:val="0"/>
          <w:sz w:val="22"/>
          <w:szCs w:val="22"/>
        </w:rPr>
        <w:t>하여</w:t>
      </w:r>
      <w:r w:rsidRPr="00CB2B3F">
        <w:rPr>
          <w:b w:val="0"/>
          <w:sz w:val="22"/>
          <w:szCs w:val="22"/>
        </w:rPr>
        <w:t xml:space="preserve"> </w:t>
      </w:r>
      <w:r w:rsidRPr="00CB2B3F">
        <w:rPr>
          <w:b w:val="0"/>
          <w:sz w:val="22"/>
          <w:szCs w:val="22"/>
        </w:rPr>
        <w:t>최진호</w:t>
      </w:r>
      <w:r w:rsidRPr="00CB2B3F">
        <w:rPr>
          <w:b w:val="0"/>
          <w:sz w:val="22"/>
          <w:szCs w:val="22"/>
        </w:rPr>
        <w:t xml:space="preserve"> </w:t>
      </w:r>
      <w:r w:rsidRPr="00CB2B3F">
        <w:rPr>
          <w:b w:val="0"/>
          <w:sz w:val="22"/>
          <w:szCs w:val="22"/>
        </w:rPr>
        <w:t>부사장에게</w:t>
      </w:r>
      <w:r w:rsidRPr="00CB2B3F">
        <w:rPr>
          <w:b w:val="0"/>
          <w:sz w:val="22"/>
          <w:szCs w:val="22"/>
        </w:rPr>
        <w:t xml:space="preserve"> 2</w:t>
      </w:r>
      <w:r w:rsidRPr="00CB2B3F">
        <w:rPr>
          <w:b w:val="0"/>
          <w:sz w:val="22"/>
          <w:szCs w:val="22"/>
        </w:rPr>
        <w:t>억원의</w:t>
      </w:r>
      <w:r w:rsidRPr="00CB2B3F">
        <w:rPr>
          <w:b w:val="0"/>
          <w:sz w:val="22"/>
          <w:szCs w:val="22"/>
        </w:rPr>
        <w:t xml:space="preserve"> </w:t>
      </w:r>
      <w:r w:rsidRPr="00CB2B3F">
        <w:rPr>
          <w:b w:val="0"/>
          <w:sz w:val="22"/>
          <w:szCs w:val="22"/>
        </w:rPr>
        <w:t>보상금액을</w:t>
      </w:r>
      <w:r w:rsidRPr="00CB2B3F">
        <w:rPr>
          <w:b w:val="0"/>
          <w:sz w:val="22"/>
          <w:szCs w:val="22"/>
        </w:rPr>
        <w:t xml:space="preserve"> </w:t>
      </w:r>
      <w:r w:rsidRPr="00CB2B3F">
        <w:rPr>
          <w:b w:val="0"/>
          <w:sz w:val="22"/>
          <w:szCs w:val="22"/>
        </w:rPr>
        <w:t>제시하였으나</w:t>
      </w:r>
      <w:r w:rsidRPr="00CB2B3F">
        <w:rPr>
          <w:b w:val="0"/>
          <w:sz w:val="22"/>
          <w:szCs w:val="22"/>
        </w:rPr>
        <w:t xml:space="preserve"> </w:t>
      </w:r>
      <w:r w:rsidRPr="00CB2B3F">
        <w:rPr>
          <w:b w:val="0"/>
          <w:sz w:val="22"/>
          <w:szCs w:val="22"/>
        </w:rPr>
        <w:t>이를</w:t>
      </w:r>
      <w:r w:rsidRPr="00CB2B3F">
        <w:rPr>
          <w:b w:val="0"/>
          <w:sz w:val="22"/>
          <w:szCs w:val="22"/>
        </w:rPr>
        <w:t xml:space="preserve"> </w:t>
      </w:r>
      <w:r w:rsidRPr="00CB2B3F">
        <w:rPr>
          <w:b w:val="0"/>
          <w:sz w:val="22"/>
          <w:szCs w:val="22"/>
        </w:rPr>
        <w:t>거부하였음</w:t>
      </w:r>
      <w:r w:rsidRPr="00CB2B3F">
        <w:rPr>
          <w:b w:val="0"/>
          <w:sz w:val="22"/>
          <w:szCs w:val="22"/>
        </w:rPr>
        <w:t xml:space="preserve">. </w:t>
      </w:r>
      <w:r w:rsidRPr="00CB2B3F">
        <w:rPr>
          <w:b w:val="0"/>
          <w:sz w:val="22"/>
          <w:szCs w:val="22"/>
        </w:rPr>
        <w:t>현재</w:t>
      </w:r>
      <w:r w:rsidRPr="00CB2B3F">
        <w:rPr>
          <w:b w:val="0"/>
          <w:sz w:val="22"/>
          <w:szCs w:val="22"/>
        </w:rPr>
        <w:t xml:space="preserve"> </w:t>
      </w:r>
      <w:r w:rsidRPr="00CB2B3F">
        <w:rPr>
          <w:b w:val="0"/>
          <w:sz w:val="22"/>
          <w:szCs w:val="22"/>
        </w:rPr>
        <w:t>특허청</w:t>
      </w:r>
      <w:r w:rsidRPr="00CB2B3F">
        <w:rPr>
          <w:b w:val="0"/>
          <w:sz w:val="22"/>
          <w:szCs w:val="22"/>
        </w:rPr>
        <w:t xml:space="preserve"> </w:t>
      </w:r>
      <w:r w:rsidRPr="00CB2B3F">
        <w:rPr>
          <w:b w:val="0"/>
          <w:sz w:val="22"/>
          <w:szCs w:val="22"/>
        </w:rPr>
        <w:t>산하</w:t>
      </w:r>
      <w:r w:rsidRPr="00CB2B3F">
        <w:rPr>
          <w:b w:val="0"/>
          <w:sz w:val="22"/>
          <w:szCs w:val="22"/>
        </w:rPr>
        <w:t xml:space="preserve"> </w:t>
      </w:r>
      <w:r w:rsidRPr="00CB2B3F">
        <w:rPr>
          <w:b w:val="0"/>
          <w:sz w:val="22"/>
          <w:szCs w:val="22"/>
        </w:rPr>
        <w:t>산업재산권</w:t>
      </w:r>
      <w:r w:rsidRPr="00CB2B3F">
        <w:rPr>
          <w:b w:val="0"/>
          <w:sz w:val="22"/>
          <w:szCs w:val="22"/>
        </w:rPr>
        <w:t xml:space="preserve"> </w:t>
      </w:r>
      <w:r w:rsidRPr="00CB2B3F">
        <w:rPr>
          <w:b w:val="0"/>
          <w:sz w:val="22"/>
          <w:szCs w:val="22"/>
        </w:rPr>
        <w:t>분쟁조정위원회</w:t>
      </w:r>
      <w:r w:rsidRPr="00CB2B3F">
        <w:rPr>
          <w:b w:val="0"/>
          <w:sz w:val="22"/>
          <w:szCs w:val="22"/>
        </w:rPr>
        <w:t xml:space="preserve"> </w:t>
      </w:r>
      <w:r w:rsidRPr="00CB2B3F">
        <w:rPr>
          <w:b w:val="0"/>
          <w:sz w:val="22"/>
          <w:szCs w:val="22"/>
        </w:rPr>
        <w:t>조정을</w:t>
      </w:r>
      <w:r w:rsidRPr="00CB2B3F">
        <w:rPr>
          <w:b w:val="0"/>
          <w:sz w:val="22"/>
          <w:szCs w:val="22"/>
        </w:rPr>
        <w:t xml:space="preserve"> </w:t>
      </w:r>
      <w:r w:rsidRPr="00CB2B3F">
        <w:rPr>
          <w:b w:val="0"/>
          <w:sz w:val="22"/>
          <w:szCs w:val="22"/>
        </w:rPr>
        <w:t>통하여</w:t>
      </w:r>
      <w:r w:rsidRPr="00CB2B3F">
        <w:rPr>
          <w:b w:val="0"/>
          <w:sz w:val="22"/>
          <w:szCs w:val="22"/>
        </w:rPr>
        <w:t xml:space="preserve"> </w:t>
      </w:r>
      <w:r w:rsidRPr="00CB2B3F">
        <w:rPr>
          <w:b w:val="0"/>
          <w:sz w:val="22"/>
          <w:szCs w:val="22"/>
        </w:rPr>
        <w:t>협의를</w:t>
      </w:r>
      <w:r w:rsidRPr="00CB2B3F">
        <w:rPr>
          <w:b w:val="0"/>
          <w:sz w:val="22"/>
          <w:szCs w:val="22"/>
        </w:rPr>
        <w:t xml:space="preserve"> </w:t>
      </w:r>
      <w:r w:rsidRPr="00CB2B3F">
        <w:rPr>
          <w:b w:val="0"/>
          <w:sz w:val="22"/>
          <w:szCs w:val="22"/>
        </w:rPr>
        <w:t>진행하기로</w:t>
      </w:r>
      <w:r w:rsidRPr="00CB2B3F">
        <w:rPr>
          <w:b w:val="0"/>
          <w:sz w:val="22"/>
          <w:szCs w:val="22"/>
        </w:rPr>
        <w:t xml:space="preserve"> </w:t>
      </w:r>
      <w:r w:rsidRPr="00CB2B3F">
        <w:rPr>
          <w:b w:val="0"/>
          <w:sz w:val="22"/>
          <w:szCs w:val="22"/>
        </w:rPr>
        <w:t>합의하였고</w:t>
      </w:r>
      <w:r w:rsidRPr="00CB2B3F">
        <w:rPr>
          <w:b w:val="0"/>
          <w:sz w:val="22"/>
          <w:szCs w:val="22"/>
        </w:rPr>
        <w:t xml:space="preserve"> </w:t>
      </w:r>
      <w:r w:rsidRPr="00CB2B3F">
        <w:rPr>
          <w:b w:val="0"/>
          <w:sz w:val="22"/>
          <w:szCs w:val="22"/>
        </w:rPr>
        <w:t>진행</w:t>
      </w:r>
      <w:r w:rsidRPr="00CB2B3F">
        <w:rPr>
          <w:b w:val="0"/>
          <w:sz w:val="22"/>
          <w:szCs w:val="22"/>
        </w:rPr>
        <w:t xml:space="preserve"> </w:t>
      </w:r>
      <w:r w:rsidRPr="00CB2B3F">
        <w:rPr>
          <w:b w:val="0"/>
          <w:sz w:val="22"/>
          <w:szCs w:val="22"/>
        </w:rPr>
        <w:t>중임</w:t>
      </w:r>
      <w:r w:rsidRPr="00CB2B3F">
        <w:rPr>
          <w:b w:val="0"/>
          <w:sz w:val="22"/>
          <w:szCs w:val="22"/>
        </w:rPr>
        <w:t xml:space="preserve">. </w:t>
      </w:r>
    </w:p>
    <w:p w14:paraId="119B90BC" w14:textId="77777777" w:rsidR="00026A7E" w:rsidRPr="00CB2B3F" w:rsidRDefault="00026A7E" w:rsidP="00026A7E">
      <w:pPr>
        <w:pStyle w:val="21"/>
        <w:numPr>
          <w:ilvl w:val="0"/>
          <w:numId w:val="102"/>
        </w:numPr>
        <w:spacing w:after="240" w:line="360" w:lineRule="atLeast"/>
        <w:ind w:left="1361" w:hanging="454"/>
        <w:rPr>
          <w:b w:val="0"/>
          <w:sz w:val="22"/>
          <w:szCs w:val="22"/>
          <w:u w:val="single"/>
        </w:rPr>
      </w:pPr>
      <w:r w:rsidRPr="00CB2B3F">
        <w:rPr>
          <w:b w:val="0"/>
          <w:sz w:val="22"/>
          <w:szCs w:val="22"/>
          <w:u w:val="single"/>
        </w:rPr>
        <w:lastRenderedPageBreak/>
        <w:t>분석</w:t>
      </w:r>
    </w:p>
    <w:p w14:paraId="180C4A13" w14:textId="77777777" w:rsidR="00026A7E" w:rsidRPr="00CB2B3F" w:rsidRDefault="00026A7E" w:rsidP="00026A7E">
      <w:pPr>
        <w:pStyle w:val="21"/>
        <w:spacing w:after="240" w:line="360" w:lineRule="atLeast"/>
        <w:ind w:left="1361"/>
        <w:rPr>
          <w:b w:val="0"/>
          <w:sz w:val="22"/>
          <w:szCs w:val="22"/>
        </w:rPr>
      </w:pPr>
      <w:r w:rsidRPr="00CB2B3F">
        <w:rPr>
          <w:b w:val="0"/>
          <w:sz w:val="22"/>
          <w:szCs w:val="22"/>
        </w:rPr>
        <w:t>발명진흥법상</w:t>
      </w:r>
      <w:r w:rsidRPr="00CB2B3F">
        <w:rPr>
          <w:b w:val="0"/>
          <w:sz w:val="22"/>
          <w:szCs w:val="22"/>
        </w:rPr>
        <w:t xml:space="preserve"> </w:t>
      </w:r>
      <w:proofErr w:type="spellStart"/>
      <w:r w:rsidRPr="00CB2B3F">
        <w:rPr>
          <w:b w:val="0"/>
          <w:sz w:val="22"/>
          <w:szCs w:val="22"/>
        </w:rPr>
        <w:t>직무발명이란</w:t>
      </w:r>
      <w:proofErr w:type="spellEnd"/>
      <w:r w:rsidRPr="00CB2B3F">
        <w:rPr>
          <w:b w:val="0"/>
          <w:sz w:val="22"/>
          <w:szCs w:val="22"/>
        </w:rPr>
        <w:t xml:space="preserve"> “</w:t>
      </w:r>
      <w:r w:rsidRPr="00CB2B3F">
        <w:rPr>
          <w:b w:val="0"/>
          <w:sz w:val="22"/>
          <w:szCs w:val="22"/>
        </w:rPr>
        <w:t>종업원</w:t>
      </w:r>
      <w:r w:rsidRPr="00CB2B3F">
        <w:rPr>
          <w:b w:val="0"/>
          <w:sz w:val="22"/>
          <w:szCs w:val="22"/>
        </w:rPr>
        <w:t xml:space="preserve"> </w:t>
      </w:r>
      <w:r w:rsidRPr="00CB2B3F">
        <w:rPr>
          <w:b w:val="0"/>
          <w:sz w:val="22"/>
          <w:szCs w:val="22"/>
        </w:rPr>
        <w:t>등이</w:t>
      </w:r>
      <w:r w:rsidRPr="00CB2B3F">
        <w:rPr>
          <w:b w:val="0"/>
          <w:sz w:val="22"/>
          <w:szCs w:val="22"/>
        </w:rPr>
        <w:t xml:space="preserve"> </w:t>
      </w:r>
      <w:r w:rsidRPr="00CB2B3F">
        <w:rPr>
          <w:b w:val="0"/>
          <w:sz w:val="22"/>
          <w:szCs w:val="22"/>
        </w:rPr>
        <w:t>그</w:t>
      </w:r>
      <w:r w:rsidRPr="00CB2B3F">
        <w:rPr>
          <w:b w:val="0"/>
          <w:sz w:val="22"/>
          <w:szCs w:val="22"/>
        </w:rPr>
        <w:t xml:space="preserve"> </w:t>
      </w:r>
      <w:r w:rsidRPr="00CB2B3F">
        <w:rPr>
          <w:b w:val="0"/>
          <w:sz w:val="22"/>
          <w:szCs w:val="22"/>
        </w:rPr>
        <w:t>직무에</w:t>
      </w:r>
      <w:r w:rsidRPr="00CB2B3F">
        <w:rPr>
          <w:b w:val="0"/>
          <w:sz w:val="22"/>
          <w:szCs w:val="22"/>
        </w:rPr>
        <w:t xml:space="preserve"> </w:t>
      </w:r>
      <w:r w:rsidRPr="00CB2B3F">
        <w:rPr>
          <w:b w:val="0"/>
          <w:sz w:val="22"/>
          <w:szCs w:val="22"/>
        </w:rPr>
        <w:t>관하여</w:t>
      </w:r>
      <w:r w:rsidRPr="00CB2B3F">
        <w:rPr>
          <w:b w:val="0"/>
          <w:sz w:val="22"/>
          <w:szCs w:val="22"/>
        </w:rPr>
        <w:t xml:space="preserve"> </w:t>
      </w:r>
      <w:r w:rsidRPr="00CB2B3F">
        <w:rPr>
          <w:b w:val="0"/>
          <w:sz w:val="22"/>
          <w:szCs w:val="22"/>
        </w:rPr>
        <w:t>발명한</w:t>
      </w:r>
      <w:r w:rsidRPr="00CB2B3F">
        <w:rPr>
          <w:b w:val="0"/>
          <w:sz w:val="22"/>
          <w:szCs w:val="22"/>
        </w:rPr>
        <w:t xml:space="preserve"> </w:t>
      </w:r>
      <w:r w:rsidRPr="00CB2B3F">
        <w:rPr>
          <w:b w:val="0"/>
          <w:sz w:val="22"/>
          <w:szCs w:val="22"/>
        </w:rPr>
        <w:t>것이</w:t>
      </w:r>
      <w:r w:rsidRPr="00CB2B3F">
        <w:rPr>
          <w:b w:val="0"/>
          <w:sz w:val="22"/>
          <w:szCs w:val="22"/>
        </w:rPr>
        <w:t xml:space="preserve"> </w:t>
      </w:r>
      <w:r w:rsidRPr="00CB2B3F">
        <w:rPr>
          <w:b w:val="0"/>
          <w:sz w:val="22"/>
          <w:szCs w:val="22"/>
        </w:rPr>
        <w:t>성질상</w:t>
      </w:r>
      <w:r w:rsidRPr="00CB2B3F">
        <w:rPr>
          <w:b w:val="0"/>
          <w:sz w:val="22"/>
          <w:szCs w:val="22"/>
        </w:rPr>
        <w:t xml:space="preserve"> </w:t>
      </w:r>
      <w:r w:rsidRPr="00CB2B3F">
        <w:rPr>
          <w:b w:val="0"/>
          <w:sz w:val="22"/>
          <w:szCs w:val="22"/>
        </w:rPr>
        <w:t>사용자</w:t>
      </w:r>
      <w:r w:rsidRPr="00CB2B3F">
        <w:rPr>
          <w:b w:val="0"/>
          <w:sz w:val="22"/>
          <w:szCs w:val="22"/>
        </w:rPr>
        <w:t xml:space="preserve"> </w:t>
      </w:r>
      <w:r w:rsidRPr="00CB2B3F">
        <w:rPr>
          <w:b w:val="0"/>
          <w:sz w:val="22"/>
          <w:szCs w:val="22"/>
        </w:rPr>
        <w:t>등의</w:t>
      </w:r>
      <w:r w:rsidRPr="00CB2B3F">
        <w:rPr>
          <w:b w:val="0"/>
          <w:sz w:val="22"/>
          <w:szCs w:val="22"/>
        </w:rPr>
        <w:t xml:space="preserve"> </w:t>
      </w:r>
      <w:r w:rsidRPr="00CB2B3F">
        <w:rPr>
          <w:b w:val="0"/>
          <w:sz w:val="22"/>
          <w:szCs w:val="22"/>
        </w:rPr>
        <w:t>업무</w:t>
      </w:r>
      <w:r w:rsidRPr="00CB2B3F">
        <w:rPr>
          <w:b w:val="0"/>
          <w:sz w:val="22"/>
          <w:szCs w:val="22"/>
        </w:rPr>
        <w:t xml:space="preserve"> </w:t>
      </w:r>
      <w:r w:rsidRPr="00CB2B3F">
        <w:rPr>
          <w:b w:val="0"/>
          <w:sz w:val="22"/>
          <w:szCs w:val="22"/>
        </w:rPr>
        <w:t>범위에</w:t>
      </w:r>
      <w:r w:rsidRPr="00CB2B3F">
        <w:rPr>
          <w:b w:val="0"/>
          <w:sz w:val="22"/>
          <w:szCs w:val="22"/>
        </w:rPr>
        <w:t xml:space="preserve"> </w:t>
      </w:r>
      <w:r w:rsidRPr="00CB2B3F">
        <w:rPr>
          <w:b w:val="0"/>
          <w:sz w:val="22"/>
          <w:szCs w:val="22"/>
        </w:rPr>
        <w:t>속하고</w:t>
      </w:r>
      <w:r w:rsidRPr="00CB2B3F">
        <w:rPr>
          <w:b w:val="0"/>
          <w:sz w:val="22"/>
          <w:szCs w:val="22"/>
        </w:rPr>
        <w:t xml:space="preserve"> </w:t>
      </w:r>
      <w:r w:rsidRPr="00CB2B3F">
        <w:rPr>
          <w:b w:val="0"/>
          <w:sz w:val="22"/>
          <w:szCs w:val="22"/>
        </w:rPr>
        <w:t>그</w:t>
      </w:r>
      <w:r w:rsidRPr="00CB2B3F">
        <w:rPr>
          <w:b w:val="0"/>
          <w:sz w:val="22"/>
          <w:szCs w:val="22"/>
        </w:rPr>
        <w:t xml:space="preserve"> </w:t>
      </w:r>
      <w:r w:rsidRPr="00CB2B3F">
        <w:rPr>
          <w:b w:val="0"/>
          <w:sz w:val="22"/>
          <w:szCs w:val="22"/>
        </w:rPr>
        <w:t>발명을</w:t>
      </w:r>
      <w:r w:rsidRPr="00CB2B3F">
        <w:rPr>
          <w:b w:val="0"/>
          <w:sz w:val="22"/>
          <w:szCs w:val="22"/>
        </w:rPr>
        <w:t xml:space="preserve"> </w:t>
      </w:r>
      <w:r w:rsidRPr="00CB2B3F">
        <w:rPr>
          <w:b w:val="0"/>
          <w:sz w:val="22"/>
          <w:szCs w:val="22"/>
        </w:rPr>
        <w:t>하게</w:t>
      </w:r>
      <w:r w:rsidRPr="00CB2B3F">
        <w:rPr>
          <w:b w:val="0"/>
          <w:sz w:val="22"/>
          <w:szCs w:val="22"/>
        </w:rPr>
        <w:t xml:space="preserve"> </w:t>
      </w:r>
      <w:r w:rsidRPr="00CB2B3F">
        <w:rPr>
          <w:b w:val="0"/>
          <w:sz w:val="22"/>
          <w:szCs w:val="22"/>
        </w:rPr>
        <w:t>된</w:t>
      </w:r>
      <w:r w:rsidRPr="00CB2B3F">
        <w:rPr>
          <w:b w:val="0"/>
          <w:sz w:val="22"/>
          <w:szCs w:val="22"/>
        </w:rPr>
        <w:t xml:space="preserve"> </w:t>
      </w:r>
      <w:r w:rsidRPr="00CB2B3F">
        <w:rPr>
          <w:b w:val="0"/>
          <w:sz w:val="22"/>
          <w:szCs w:val="22"/>
        </w:rPr>
        <w:t>행위가</w:t>
      </w:r>
      <w:r w:rsidRPr="00CB2B3F">
        <w:rPr>
          <w:b w:val="0"/>
          <w:sz w:val="22"/>
          <w:szCs w:val="22"/>
        </w:rPr>
        <w:t xml:space="preserve"> </w:t>
      </w:r>
      <w:r w:rsidRPr="00CB2B3F">
        <w:rPr>
          <w:b w:val="0"/>
          <w:sz w:val="22"/>
          <w:szCs w:val="22"/>
        </w:rPr>
        <w:t>종업원</w:t>
      </w:r>
      <w:r w:rsidRPr="00CB2B3F">
        <w:rPr>
          <w:b w:val="0"/>
          <w:sz w:val="22"/>
          <w:szCs w:val="22"/>
        </w:rPr>
        <w:t xml:space="preserve"> </w:t>
      </w:r>
      <w:r w:rsidRPr="00CB2B3F">
        <w:rPr>
          <w:b w:val="0"/>
          <w:sz w:val="22"/>
          <w:szCs w:val="22"/>
        </w:rPr>
        <w:t>등의</w:t>
      </w:r>
      <w:r w:rsidRPr="00CB2B3F">
        <w:rPr>
          <w:b w:val="0"/>
          <w:sz w:val="22"/>
          <w:szCs w:val="22"/>
        </w:rPr>
        <w:t xml:space="preserve"> </w:t>
      </w:r>
      <w:r w:rsidRPr="00CB2B3F">
        <w:rPr>
          <w:b w:val="0"/>
          <w:sz w:val="22"/>
          <w:szCs w:val="22"/>
        </w:rPr>
        <w:t>현재</w:t>
      </w:r>
      <w:r w:rsidRPr="00CB2B3F">
        <w:rPr>
          <w:b w:val="0"/>
          <w:sz w:val="22"/>
          <w:szCs w:val="22"/>
        </w:rPr>
        <w:t xml:space="preserve"> </w:t>
      </w:r>
      <w:r w:rsidRPr="00CB2B3F">
        <w:rPr>
          <w:b w:val="0"/>
          <w:sz w:val="22"/>
          <w:szCs w:val="22"/>
        </w:rPr>
        <w:t>또는</w:t>
      </w:r>
      <w:r w:rsidRPr="00CB2B3F">
        <w:rPr>
          <w:b w:val="0"/>
          <w:sz w:val="22"/>
          <w:szCs w:val="22"/>
        </w:rPr>
        <w:t xml:space="preserve"> </w:t>
      </w:r>
      <w:r w:rsidRPr="00CB2B3F">
        <w:rPr>
          <w:b w:val="0"/>
          <w:sz w:val="22"/>
          <w:szCs w:val="22"/>
        </w:rPr>
        <w:t>과거의</w:t>
      </w:r>
      <w:r w:rsidRPr="00CB2B3F">
        <w:rPr>
          <w:b w:val="0"/>
          <w:sz w:val="22"/>
          <w:szCs w:val="22"/>
        </w:rPr>
        <w:t xml:space="preserve"> </w:t>
      </w:r>
      <w:r w:rsidRPr="00CB2B3F">
        <w:rPr>
          <w:b w:val="0"/>
          <w:sz w:val="22"/>
          <w:szCs w:val="22"/>
        </w:rPr>
        <w:t>직무에</w:t>
      </w:r>
      <w:r w:rsidRPr="00CB2B3F">
        <w:rPr>
          <w:b w:val="0"/>
          <w:sz w:val="22"/>
          <w:szCs w:val="22"/>
        </w:rPr>
        <w:t xml:space="preserve"> </w:t>
      </w:r>
      <w:r w:rsidRPr="00CB2B3F">
        <w:rPr>
          <w:b w:val="0"/>
          <w:sz w:val="22"/>
          <w:szCs w:val="22"/>
        </w:rPr>
        <w:t>속하는</w:t>
      </w:r>
      <w:r w:rsidRPr="00CB2B3F">
        <w:rPr>
          <w:b w:val="0"/>
          <w:sz w:val="22"/>
          <w:szCs w:val="22"/>
        </w:rPr>
        <w:t xml:space="preserve"> </w:t>
      </w:r>
      <w:r w:rsidRPr="00CB2B3F">
        <w:rPr>
          <w:b w:val="0"/>
          <w:sz w:val="22"/>
          <w:szCs w:val="22"/>
        </w:rPr>
        <w:t>발명</w:t>
      </w:r>
      <w:r w:rsidRPr="00CB2B3F">
        <w:rPr>
          <w:b w:val="0"/>
          <w:sz w:val="22"/>
          <w:szCs w:val="22"/>
        </w:rPr>
        <w:t>”</w:t>
      </w:r>
      <w:r w:rsidRPr="00CB2B3F">
        <w:rPr>
          <w:b w:val="0"/>
          <w:sz w:val="22"/>
          <w:szCs w:val="22"/>
        </w:rPr>
        <w:t>을</w:t>
      </w:r>
      <w:r w:rsidRPr="00CB2B3F">
        <w:rPr>
          <w:b w:val="0"/>
          <w:sz w:val="22"/>
          <w:szCs w:val="22"/>
        </w:rPr>
        <w:t xml:space="preserve"> </w:t>
      </w:r>
      <w:r w:rsidRPr="00CB2B3F">
        <w:rPr>
          <w:b w:val="0"/>
          <w:sz w:val="22"/>
          <w:szCs w:val="22"/>
        </w:rPr>
        <w:t>의미하고</w:t>
      </w:r>
      <w:r w:rsidRPr="00CB2B3F">
        <w:rPr>
          <w:b w:val="0"/>
          <w:sz w:val="22"/>
          <w:szCs w:val="22"/>
        </w:rPr>
        <w:t xml:space="preserve">, </w:t>
      </w:r>
      <w:r w:rsidRPr="00CB2B3F">
        <w:rPr>
          <w:b w:val="0"/>
          <w:sz w:val="22"/>
          <w:szCs w:val="22"/>
        </w:rPr>
        <w:t>직무발명의</w:t>
      </w:r>
      <w:r w:rsidRPr="00CB2B3F">
        <w:rPr>
          <w:b w:val="0"/>
          <w:sz w:val="22"/>
          <w:szCs w:val="22"/>
        </w:rPr>
        <w:t xml:space="preserve"> </w:t>
      </w:r>
      <w:r w:rsidRPr="00CB2B3F">
        <w:rPr>
          <w:b w:val="0"/>
          <w:sz w:val="22"/>
          <w:szCs w:val="22"/>
        </w:rPr>
        <w:t>경우</w:t>
      </w:r>
      <w:r w:rsidRPr="00CB2B3F">
        <w:rPr>
          <w:b w:val="0"/>
          <w:sz w:val="22"/>
          <w:szCs w:val="22"/>
        </w:rPr>
        <w:t xml:space="preserve">, </w:t>
      </w:r>
      <w:r w:rsidRPr="00CB2B3F">
        <w:rPr>
          <w:b w:val="0"/>
          <w:sz w:val="22"/>
          <w:szCs w:val="22"/>
        </w:rPr>
        <w:t>발명자인</w:t>
      </w:r>
      <w:r w:rsidRPr="00CB2B3F">
        <w:rPr>
          <w:b w:val="0"/>
          <w:sz w:val="22"/>
          <w:szCs w:val="22"/>
        </w:rPr>
        <w:t xml:space="preserve"> </w:t>
      </w:r>
      <w:r w:rsidRPr="00CB2B3F">
        <w:rPr>
          <w:b w:val="0"/>
          <w:sz w:val="22"/>
          <w:szCs w:val="22"/>
        </w:rPr>
        <w:t>임직원에게</w:t>
      </w:r>
      <w:r w:rsidRPr="00CB2B3F">
        <w:rPr>
          <w:b w:val="0"/>
          <w:sz w:val="22"/>
          <w:szCs w:val="22"/>
        </w:rPr>
        <w:t xml:space="preserve"> </w:t>
      </w:r>
      <w:r w:rsidRPr="00CB2B3F">
        <w:rPr>
          <w:b w:val="0"/>
          <w:sz w:val="22"/>
          <w:szCs w:val="22"/>
        </w:rPr>
        <w:t>특허권이</w:t>
      </w:r>
      <w:r w:rsidRPr="00CB2B3F">
        <w:rPr>
          <w:b w:val="0"/>
          <w:sz w:val="22"/>
          <w:szCs w:val="22"/>
        </w:rPr>
        <w:t xml:space="preserve"> </w:t>
      </w:r>
      <w:r w:rsidRPr="00CB2B3F">
        <w:rPr>
          <w:b w:val="0"/>
          <w:sz w:val="22"/>
          <w:szCs w:val="22"/>
        </w:rPr>
        <w:t>귀속되고</w:t>
      </w:r>
      <w:r w:rsidRPr="00CB2B3F">
        <w:rPr>
          <w:b w:val="0"/>
          <w:sz w:val="22"/>
          <w:szCs w:val="22"/>
        </w:rPr>
        <w:t xml:space="preserve">, </w:t>
      </w:r>
      <w:r w:rsidRPr="00CB2B3F">
        <w:rPr>
          <w:b w:val="0"/>
          <w:sz w:val="22"/>
          <w:szCs w:val="22"/>
        </w:rPr>
        <w:t>사용자는</w:t>
      </w:r>
      <w:r w:rsidRPr="00CB2B3F">
        <w:rPr>
          <w:b w:val="0"/>
          <w:sz w:val="22"/>
          <w:szCs w:val="22"/>
        </w:rPr>
        <w:t xml:space="preserve"> </w:t>
      </w:r>
      <w:r w:rsidRPr="00CB2B3F">
        <w:rPr>
          <w:b w:val="0"/>
          <w:sz w:val="22"/>
          <w:szCs w:val="22"/>
        </w:rPr>
        <w:t>무상의</w:t>
      </w:r>
      <w:r w:rsidRPr="00CB2B3F">
        <w:rPr>
          <w:b w:val="0"/>
          <w:sz w:val="22"/>
          <w:szCs w:val="22"/>
        </w:rPr>
        <w:t xml:space="preserve"> </w:t>
      </w:r>
      <w:r w:rsidRPr="00CB2B3F">
        <w:rPr>
          <w:b w:val="0"/>
          <w:sz w:val="22"/>
          <w:szCs w:val="22"/>
        </w:rPr>
        <w:t>통상사용권만을</w:t>
      </w:r>
      <w:r w:rsidRPr="00CB2B3F">
        <w:rPr>
          <w:b w:val="0"/>
          <w:sz w:val="22"/>
          <w:szCs w:val="22"/>
        </w:rPr>
        <w:t xml:space="preserve"> </w:t>
      </w:r>
      <w:r w:rsidRPr="00CB2B3F">
        <w:rPr>
          <w:b w:val="0"/>
          <w:sz w:val="22"/>
          <w:szCs w:val="22"/>
        </w:rPr>
        <w:t>취득하는</w:t>
      </w:r>
      <w:r w:rsidRPr="00CB2B3F">
        <w:rPr>
          <w:b w:val="0"/>
          <w:sz w:val="22"/>
          <w:szCs w:val="22"/>
        </w:rPr>
        <w:t xml:space="preserve"> </w:t>
      </w:r>
      <w:r w:rsidRPr="00CB2B3F">
        <w:rPr>
          <w:b w:val="0"/>
          <w:sz w:val="22"/>
          <w:szCs w:val="22"/>
        </w:rPr>
        <w:t>것이</w:t>
      </w:r>
      <w:r w:rsidRPr="00CB2B3F">
        <w:rPr>
          <w:b w:val="0"/>
          <w:sz w:val="22"/>
          <w:szCs w:val="22"/>
        </w:rPr>
        <w:t xml:space="preserve"> </w:t>
      </w:r>
      <w:r w:rsidRPr="00CB2B3F">
        <w:rPr>
          <w:b w:val="0"/>
          <w:sz w:val="22"/>
          <w:szCs w:val="22"/>
        </w:rPr>
        <w:t>원칙임</w:t>
      </w:r>
      <w:r w:rsidRPr="00CB2B3F">
        <w:rPr>
          <w:b w:val="0"/>
          <w:sz w:val="22"/>
          <w:szCs w:val="22"/>
        </w:rPr>
        <w:t xml:space="preserve">. </w:t>
      </w:r>
      <w:r w:rsidRPr="00CB2B3F">
        <w:rPr>
          <w:b w:val="0"/>
          <w:sz w:val="22"/>
          <w:szCs w:val="22"/>
        </w:rPr>
        <w:t>다만</w:t>
      </w:r>
      <w:r w:rsidRPr="00CB2B3F">
        <w:rPr>
          <w:b w:val="0"/>
          <w:sz w:val="22"/>
          <w:szCs w:val="22"/>
        </w:rPr>
        <w:t xml:space="preserve">, </w:t>
      </w:r>
      <w:r w:rsidRPr="00CB2B3F">
        <w:rPr>
          <w:b w:val="0"/>
          <w:sz w:val="22"/>
          <w:szCs w:val="22"/>
        </w:rPr>
        <w:t>회사가</w:t>
      </w:r>
      <w:r w:rsidRPr="00CB2B3F">
        <w:rPr>
          <w:b w:val="0"/>
          <w:sz w:val="22"/>
          <w:szCs w:val="22"/>
        </w:rPr>
        <w:t xml:space="preserve"> </w:t>
      </w:r>
      <w:r w:rsidRPr="00CB2B3F">
        <w:rPr>
          <w:b w:val="0"/>
          <w:sz w:val="22"/>
          <w:szCs w:val="22"/>
        </w:rPr>
        <w:t>발명자인</w:t>
      </w:r>
      <w:r w:rsidRPr="00CB2B3F">
        <w:rPr>
          <w:b w:val="0"/>
          <w:sz w:val="22"/>
          <w:szCs w:val="22"/>
        </w:rPr>
        <w:t xml:space="preserve"> </w:t>
      </w:r>
      <w:r w:rsidRPr="00CB2B3F">
        <w:rPr>
          <w:b w:val="0"/>
          <w:sz w:val="22"/>
          <w:szCs w:val="22"/>
        </w:rPr>
        <w:t>임직원으로부터</w:t>
      </w:r>
      <w:r w:rsidRPr="00CB2B3F">
        <w:rPr>
          <w:b w:val="0"/>
          <w:sz w:val="22"/>
          <w:szCs w:val="22"/>
        </w:rPr>
        <w:t xml:space="preserve"> </w:t>
      </w:r>
      <w:r w:rsidRPr="00CB2B3F">
        <w:rPr>
          <w:b w:val="0"/>
          <w:sz w:val="22"/>
          <w:szCs w:val="22"/>
        </w:rPr>
        <w:t>직무발명에</w:t>
      </w:r>
      <w:r w:rsidRPr="00CB2B3F">
        <w:rPr>
          <w:b w:val="0"/>
          <w:sz w:val="22"/>
          <w:szCs w:val="22"/>
        </w:rPr>
        <w:t xml:space="preserve"> </w:t>
      </w:r>
      <w:r w:rsidRPr="00CB2B3F">
        <w:rPr>
          <w:b w:val="0"/>
          <w:sz w:val="22"/>
          <w:szCs w:val="22"/>
        </w:rPr>
        <w:t>대한</w:t>
      </w:r>
      <w:r w:rsidRPr="00CB2B3F">
        <w:rPr>
          <w:b w:val="0"/>
          <w:sz w:val="22"/>
          <w:szCs w:val="22"/>
        </w:rPr>
        <w:t xml:space="preserve"> </w:t>
      </w:r>
      <w:r w:rsidRPr="00CB2B3F">
        <w:rPr>
          <w:b w:val="0"/>
          <w:sz w:val="22"/>
          <w:szCs w:val="22"/>
        </w:rPr>
        <w:t>권리를</w:t>
      </w:r>
      <w:r w:rsidRPr="00CB2B3F">
        <w:rPr>
          <w:b w:val="0"/>
          <w:sz w:val="22"/>
          <w:szCs w:val="22"/>
        </w:rPr>
        <w:t xml:space="preserve"> </w:t>
      </w:r>
      <w:r w:rsidRPr="00CB2B3F">
        <w:rPr>
          <w:b w:val="0"/>
          <w:sz w:val="22"/>
          <w:szCs w:val="22"/>
        </w:rPr>
        <w:t>승계하거나</w:t>
      </w:r>
      <w:r w:rsidRPr="00CB2B3F">
        <w:rPr>
          <w:b w:val="0"/>
          <w:sz w:val="22"/>
          <w:szCs w:val="22"/>
        </w:rPr>
        <w:t xml:space="preserve"> </w:t>
      </w:r>
      <w:r w:rsidRPr="00CB2B3F">
        <w:rPr>
          <w:b w:val="0"/>
          <w:sz w:val="22"/>
          <w:szCs w:val="22"/>
        </w:rPr>
        <w:t>전용실시권을</w:t>
      </w:r>
      <w:r w:rsidRPr="00CB2B3F">
        <w:rPr>
          <w:b w:val="0"/>
          <w:sz w:val="22"/>
          <w:szCs w:val="22"/>
        </w:rPr>
        <w:t xml:space="preserve"> </w:t>
      </w:r>
      <w:r w:rsidRPr="00CB2B3F">
        <w:rPr>
          <w:b w:val="0"/>
          <w:sz w:val="22"/>
          <w:szCs w:val="22"/>
        </w:rPr>
        <w:t>설정</w:t>
      </w:r>
      <w:r w:rsidRPr="00CB2B3F">
        <w:rPr>
          <w:b w:val="0"/>
          <w:sz w:val="22"/>
          <w:szCs w:val="22"/>
        </w:rPr>
        <w:t xml:space="preserve"> </w:t>
      </w:r>
      <w:r w:rsidRPr="00CB2B3F">
        <w:rPr>
          <w:b w:val="0"/>
          <w:sz w:val="22"/>
          <w:szCs w:val="22"/>
        </w:rPr>
        <w:t>받도록</w:t>
      </w:r>
      <w:r w:rsidRPr="00CB2B3F">
        <w:rPr>
          <w:b w:val="0"/>
          <w:sz w:val="22"/>
          <w:szCs w:val="22"/>
        </w:rPr>
        <w:t xml:space="preserve"> </w:t>
      </w:r>
      <w:r w:rsidRPr="00CB2B3F">
        <w:rPr>
          <w:b w:val="0"/>
          <w:sz w:val="22"/>
          <w:szCs w:val="22"/>
        </w:rPr>
        <w:t>약정할</w:t>
      </w:r>
      <w:r w:rsidRPr="00CB2B3F">
        <w:rPr>
          <w:b w:val="0"/>
          <w:sz w:val="22"/>
          <w:szCs w:val="22"/>
        </w:rPr>
        <w:t xml:space="preserve"> </w:t>
      </w:r>
      <w:r w:rsidRPr="00CB2B3F">
        <w:rPr>
          <w:b w:val="0"/>
          <w:sz w:val="22"/>
          <w:szCs w:val="22"/>
        </w:rPr>
        <w:t>수</w:t>
      </w:r>
      <w:r w:rsidRPr="00CB2B3F">
        <w:rPr>
          <w:b w:val="0"/>
          <w:sz w:val="22"/>
          <w:szCs w:val="22"/>
        </w:rPr>
        <w:t xml:space="preserve"> </w:t>
      </w:r>
      <w:r w:rsidRPr="00CB2B3F">
        <w:rPr>
          <w:b w:val="0"/>
          <w:sz w:val="22"/>
          <w:szCs w:val="22"/>
        </w:rPr>
        <w:t>있으나</w:t>
      </w:r>
      <w:r w:rsidRPr="00CB2B3F">
        <w:rPr>
          <w:b w:val="0"/>
          <w:sz w:val="22"/>
          <w:szCs w:val="22"/>
        </w:rPr>
        <w:t xml:space="preserve">, </w:t>
      </w:r>
      <w:r w:rsidRPr="00CB2B3F">
        <w:rPr>
          <w:b w:val="0"/>
          <w:sz w:val="22"/>
          <w:szCs w:val="22"/>
        </w:rPr>
        <w:t>이를</w:t>
      </w:r>
      <w:r w:rsidRPr="00CB2B3F">
        <w:rPr>
          <w:b w:val="0"/>
          <w:sz w:val="22"/>
          <w:szCs w:val="22"/>
        </w:rPr>
        <w:t xml:space="preserve"> </w:t>
      </w:r>
      <w:r w:rsidRPr="00CB2B3F">
        <w:rPr>
          <w:b w:val="0"/>
          <w:sz w:val="22"/>
          <w:szCs w:val="22"/>
        </w:rPr>
        <w:t>위해서는</w:t>
      </w:r>
      <w:r w:rsidRPr="00CB2B3F">
        <w:rPr>
          <w:b w:val="0"/>
          <w:sz w:val="22"/>
          <w:szCs w:val="22"/>
        </w:rPr>
        <w:t xml:space="preserve"> </w:t>
      </w:r>
      <w:r w:rsidRPr="00CB2B3F">
        <w:rPr>
          <w:b w:val="0"/>
          <w:sz w:val="22"/>
          <w:szCs w:val="22"/>
        </w:rPr>
        <w:t>별도의</w:t>
      </w:r>
      <w:r w:rsidRPr="00CB2B3F">
        <w:rPr>
          <w:b w:val="0"/>
          <w:sz w:val="22"/>
          <w:szCs w:val="22"/>
        </w:rPr>
        <w:t xml:space="preserve"> </w:t>
      </w:r>
      <w:r w:rsidRPr="00CB2B3F">
        <w:rPr>
          <w:b w:val="0"/>
          <w:sz w:val="22"/>
          <w:szCs w:val="22"/>
        </w:rPr>
        <w:t>승계</w:t>
      </w:r>
      <w:r w:rsidRPr="00CB2B3F">
        <w:rPr>
          <w:b w:val="0"/>
          <w:sz w:val="22"/>
          <w:szCs w:val="22"/>
        </w:rPr>
        <w:t xml:space="preserve"> </w:t>
      </w:r>
      <w:r w:rsidRPr="00CB2B3F">
        <w:rPr>
          <w:b w:val="0"/>
          <w:sz w:val="22"/>
          <w:szCs w:val="22"/>
        </w:rPr>
        <w:t>계약</w:t>
      </w:r>
      <w:r w:rsidRPr="00CB2B3F">
        <w:rPr>
          <w:b w:val="0"/>
          <w:sz w:val="22"/>
          <w:szCs w:val="22"/>
        </w:rPr>
        <w:t xml:space="preserve"> </w:t>
      </w:r>
      <w:r w:rsidRPr="00CB2B3F">
        <w:rPr>
          <w:b w:val="0"/>
          <w:sz w:val="22"/>
          <w:szCs w:val="22"/>
        </w:rPr>
        <w:t>또는</w:t>
      </w:r>
      <w:r w:rsidRPr="00CB2B3F">
        <w:rPr>
          <w:b w:val="0"/>
          <w:sz w:val="22"/>
          <w:szCs w:val="22"/>
        </w:rPr>
        <w:t xml:space="preserve"> </w:t>
      </w:r>
      <w:r w:rsidRPr="00CB2B3F">
        <w:rPr>
          <w:b w:val="0"/>
          <w:sz w:val="22"/>
          <w:szCs w:val="22"/>
        </w:rPr>
        <w:t>사전</w:t>
      </w:r>
      <w:r w:rsidRPr="00CB2B3F">
        <w:rPr>
          <w:b w:val="0"/>
          <w:sz w:val="22"/>
          <w:szCs w:val="22"/>
        </w:rPr>
        <w:t xml:space="preserve"> </w:t>
      </w:r>
      <w:r w:rsidRPr="00CB2B3F">
        <w:rPr>
          <w:b w:val="0"/>
          <w:sz w:val="22"/>
          <w:szCs w:val="22"/>
        </w:rPr>
        <w:t>승계</w:t>
      </w:r>
      <w:r w:rsidRPr="00CB2B3F">
        <w:rPr>
          <w:b w:val="0"/>
          <w:sz w:val="22"/>
          <w:szCs w:val="22"/>
        </w:rPr>
        <w:t xml:space="preserve"> </w:t>
      </w:r>
      <w:r w:rsidRPr="00CB2B3F">
        <w:rPr>
          <w:b w:val="0"/>
          <w:sz w:val="22"/>
          <w:szCs w:val="22"/>
        </w:rPr>
        <w:t>조항이</w:t>
      </w:r>
      <w:r w:rsidRPr="00CB2B3F">
        <w:rPr>
          <w:b w:val="0"/>
          <w:sz w:val="22"/>
          <w:szCs w:val="22"/>
        </w:rPr>
        <w:t xml:space="preserve"> </w:t>
      </w:r>
      <w:r w:rsidRPr="00CB2B3F">
        <w:rPr>
          <w:b w:val="0"/>
          <w:sz w:val="22"/>
          <w:szCs w:val="22"/>
        </w:rPr>
        <w:t>포함되어</w:t>
      </w:r>
      <w:r w:rsidRPr="00CB2B3F">
        <w:rPr>
          <w:b w:val="0"/>
          <w:sz w:val="22"/>
          <w:szCs w:val="22"/>
        </w:rPr>
        <w:t xml:space="preserve"> </w:t>
      </w:r>
      <w:r w:rsidRPr="00CB2B3F">
        <w:rPr>
          <w:b w:val="0"/>
          <w:sz w:val="22"/>
          <w:szCs w:val="22"/>
        </w:rPr>
        <w:t>있는</w:t>
      </w:r>
      <w:r w:rsidRPr="00CB2B3F">
        <w:rPr>
          <w:b w:val="0"/>
          <w:sz w:val="22"/>
          <w:szCs w:val="22"/>
        </w:rPr>
        <w:t xml:space="preserve"> </w:t>
      </w:r>
      <w:r w:rsidRPr="00CB2B3F">
        <w:rPr>
          <w:b w:val="0"/>
          <w:sz w:val="22"/>
          <w:szCs w:val="22"/>
        </w:rPr>
        <w:t>직무발명에</w:t>
      </w:r>
      <w:r w:rsidRPr="00CB2B3F">
        <w:rPr>
          <w:b w:val="0"/>
          <w:sz w:val="22"/>
          <w:szCs w:val="22"/>
        </w:rPr>
        <w:t xml:space="preserve"> </w:t>
      </w:r>
      <w:r w:rsidRPr="00CB2B3F">
        <w:rPr>
          <w:b w:val="0"/>
          <w:sz w:val="22"/>
          <w:szCs w:val="22"/>
        </w:rPr>
        <w:t>관한</w:t>
      </w:r>
      <w:r w:rsidRPr="00CB2B3F">
        <w:rPr>
          <w:b w:val="0"/>
          <w:sz w:val="22"/>
          <w:szCs w:val="22"/>
        </w:rPr>
        <w:t xml:space="preserve"> </w:t>
      </w:r>
      <w:r w:rsidRPr="00CB2B3F">
        <w:rPr>
          <w:b w:val="0"/>
          <w:sz w:val="22"/>
          <w:szCs w:val="22"/>
        </w:rPr>
        <w:t>내부</w:t>
      </w:r>
      <w:r w:rsidRPr="00CB2B3F">
        <w:rPr>
          <w:b w:val="0"/>
          <w:sz w:val="22"/>
          <w:szCs w:val="22"/>
        </w:rPr>
        <w:t xml:space="preserve"> </w:t>
      </w:r>
      <w:r w:rsidRPr="00CB2B3F">
        <w:rPr>
          <w:b w:val="0"/>
          <w:sz w:val="22"/>
          <w:szCs w:val="22"/>
        </w:rPr>
        <w:t>규정이</w:t>
      </w:r>
      <w:r w:rsidRPr="00CB2B3F">
        <w:rPr>
          <w:b w:val="0"/>
          <w:sz w:val="22"/>
          <w:szCs w:val="22"/>
        </w:rPr>
        <w:t xml:space="preserve"> </w:t>
      </w:r>
      <w:r w:rsidRPr="00CB2B3F">
        <w:rPr>
          <w:b w:val="0"/>
          <w:sz w:val="22"/>
          <w:szCs w:val="22"/>
        </w:rPr>
        <w:t>존재하여야</w:t>
      </w:r>
      <w:r w:rsidRPr="00CB2B3F">
        <w:rPr>
          <w:b w:val="0"/>
          <w:sz w:val="22"/>
          <w:szCs w:val="22"/>
        </w:rPr>
        <w:t xml:space="preserve"> </w:t>
      </w:r>
      <w:r w:rsidRPr="00CB2B3F">
        <w:rPr>
          <w:b w:val="0"/>
          <w:sz w:val="22"/>
          <w:szCs w:val="22"/>
        </w:rPr>
        <w:t>함</w:t>
      </w:r>
      <w:r w:rsidRPr="00CB2B3F">
        <w:rPr>
          <w:b w:val="0"/>
          <w:sz w:val="22"/>
          <w:szCs w:val="22"/>
        </w:rPr>
        <w:t>.</w:t>
      </w:r>
    </w:p>
    <w:p w14:paraId="2A828336" w14:textId="77777777" w:rsidR="00026A7E" w:rsidRPr="00CB2B3F" w:rsidRDefault="00026A7E" w:rsidP="00026A7E">
      <w:pPr>
        <w:pStyle w:val="21"/>
        <w:spacing w:after="240" w:line="360" w:lineRule="atLeast"/>
        <w:ind w:left="1361"/>
        <w:rPr>
          <w:b w:val="0"/>
          <w:sz w:val="22"/>
          <w:szCs w:val="22"/>
        </w:rPr>
      </w:pPr>
      <w:r w:rsidRPr="00CB2B3F">
        <w:rPr>
          <w:b w:val="0"/>
          <w:sz w:val="22"/>
          <w:szCs w:val="22"/>
        </w:rPr>
        <w:t>더</w:t>
      </w:r>
      <w:r w:rsidRPr="00CB2B3F">
        <w:rPr>
          <w:b w:val="0"/>
          <w:sz w:val="22"/>
          <w:szCs w:val="22"/>
        </w:rPr>
        <w:t xml:space="preserve"> </w:t>
      </w:r>
      <w:r w:rsidRPr="00CB2B3F">
        <w:rPr>
          <w:b w:val="0"/>
          <w:sz w:val="22"/>
          <w:szCs w:val="22"/>
        </w:rPr>
        <w:t>나아가</w:t>
      </w:r>
      <w:r w:rsidRPr="00CB2B3F">
        <w:rPr>
          <w:b w:val="0"/>
          <w:sz w:val="22"/>
          <w:szCs w:val="22"/>
        </w:rPr>
        <w:t xml:space="preserve"> </w:t>
      </w:r>
      <w:r w:rsidRPr="00CB2B3F">
        <w:rPr>
          <w:b w:val="0"/>
          <w:sz w:val="22"/>
          <w:szCs w:val="22"/>
        </w:rPr>
        <w:t>직원의</w:t>
      </w:r>
      <w:r w:rsidRPr="00CB2B3F">
        <w:rPr>
          <w:b w:val="0"/>
          <w:sz w:val="22"/>
          <w:szCs w:val="22"/>
        </w:rPr>
        <w:t xml:space="preserve"> </w:t>
      </w:r>
      <w:r w:rsidRPr="00CB2B3F">
        <w:rPr>
          <w:b w:val="0"/>
          <w:sz w:val="22"/>
          <w:szCs w:val="22"/>
        </w:rPr>
        <w:t>직무발명에</w:t>
      </w:r>
      <w:r w:rsidRPr="00CB2B3F">
        <w:rPr>
          <w:b w:val="0"/>
          <w:sz w:val="22"/>
          <w:szCs w:val="22"/>
        </w:rPr>
        <w:t xml:space="preserve"> </w:t>
      </w:r>
      <w:r w:rsidRPr="00CB2B3F">
        <w:rPr>
          <w:b w:val="0"/>
          <w:sz w:val="22"/>
          <w:szCs w:val="22"/>
        </w:rPr>
        <w:t>대하여</w:t>
      </w:r>
      <w:r w:rsidRPr="00CB2B3F">
        <w:rPr>
          <w:b w:val="0"/>
          <w:sz w:val="22"/>
          <w:szCs w:val="22"/>
        </w:rPr>
        <w:t xml:space="preserve"> </w:t>
      </w:r>
      <w:r w:rsidRPr="00CB2B3F">
        <w:rPr>
          <w:b w:val="0"/>
          <w:sz w:val="22"/>
          <w:szCs w:val="22"/>
        </w:rPr>
        <w:t>회사가</w:t>
      </w:r>
      <w:r w:rsidRPr="00CB2B3F">
        <w:rPr>
          <w:b w:val="0"/>
          <w:sz w:val="22"/>
          <w:szCs w:val="22"/>
        </w:rPr>
        <w:t xml:space="preserve"> </w:t>
      </w:r>
      <w:r w:rsidRPr="00CB2B3F">
        <w:rPr>
          <w:b w:val="0"/>
          <w:sz w:val="22"/>
          <w:szCs w:val="22"/>
        </w:rPr>
        <w:t>완전한</w:t>
      </w:r>
      <w:r w:rsidRPr="00CB2B3F">
        <w:rPr>
          <w:b w:val="0"/>
          <w:sz w:val="22"/>
          <w:szCs w:val="22"/>
        </w:rPr>
        <w:t xml:space="preserve"> </w:t>
      </w:r>
      <w:r w:rsidRPr="00CB2B3F">
        <w:rPr>
          <w:b w:val="0"/>
          <w:sz w:val="22"/>
          <w:szCs w:val="22"/>
        </w:rPr>
        <w:t>권리를</w:t>
      </w:r>
      <w:r w:rsidRPr="00CB2B3F">
        <w:rPr>
          <w:b w:val="0"/>
          <w:sz w:val="22"/>
          <w:szCs w:val="22"/>
        </w:rPr>
        <w:t xml:space="preserve"> </w:t>
      </w:r>
      <w:r w:rsidRPr="00CB2B3F">
        <w:rPr>
          <w:b w:val="0"/>
          <w:sz w:val="22"/>
          <w:szCs w:val="22"/>
        </w:rPr>
        <w:t>갖기</w:t>
      </w:r>
      <w:r w:rsidRPr="00CB2B3F">
        <w:rPr>
          <w:b w:val="0"/>
          <w:sz w:val="22"/>
          <w:szCs w:val="22"/>
        </w:rPr>
        <w:t xml:space="preserve"> </w:t>
      </w:r>
      <w:r w:rsidRPr="00CB2B3F">
        <w:rPr>
          <w:b w:val="0"/>
          <w:sz w:val="22"/>
          <w:szCs w:val="22"/>
        </w:rPr>
        <w:t>위해서는</w:t>
      </w:r>
      <w:r w:rsidRPr="00CB2B3F">
        <w:rPr>
          <w:b w:val="0"/>
          <w:sz w:val="22"/>
          <w:szCs w:val="22"/>
        </w:rPr>
        <w:t xml:space="preserve"> </w:t>
      </w:r>
      <w:r w:rsidRPr="00CB2B3F">
        <w:rPr>
          <w:b w:val="0"/>
          <w:sz w:val="22"/>
          <w:szCs w:val="22"/>
        </w:rPr>
        <w:t>회사의</w:t>
      </w:r>
      <w:r w:rsidRPr="00CB2B3F">
        <w:rPr>
          <w:b w:val="0"/>
          <w:sz w:val="22"/>
          <w:szCs w:val="22"/>
        </w:rPr>
        <w:t xml:space="preserve"> </w:t>
      </w:r>
      <w:r w:rsidRPr="00CB2B3F">
        <w:rPr>
          <w:b w:val="0"/>
          <w:sz w:val="22"/>
          <w:szCs w:val="22"/>
        </w:rPr>
        <w:t>내부</w:t>
      </w:r>
      <w:r w:rsidRPr="00CB2B3F">
        <w:rPr>
          <w:b w:val="0"/>
          <w:sz w:val="22"/>
          <w:szCs w:val="22"/>
        </w:rPr>
        <w:t xml:space="preserve"> </w:t>
      </w:r>
      <w:r w:rsidRPr="00CB2B3F">
        <w:rPr>
          <w:b w:val="0"/>
          <w:sz w:val="22"/>
          <w:szCs w:val="22"/>
        </w:rPr>
        <w:t>규정</w:t>
      </w:r>
      <w:r w:rsidRPr="00CB2B3F">
        <w:rPr>
          <w:b w:val="0"/>
          <w:sz w:val="22"/>
          <w:szCs w:val="22"/>
        </w:rPr>
        <w:t xml:space="preserve"> </w:t>
      </w:r>
      <w:r w:rsidRPr="00CB2B3F">
        <w:rPr>
          <w:b w:val="0"/>
          <w:sz w:val="22"/>
          <w:szCs w:val="22"/>
        </w:rPr>
        <w:t>혹은</w:t>
      </w:r>
      <w:r w:rsidRPr="00CB2B3F">
        <w:rPr>
          <w:b w:val="0"/>
          <w:sz w:val="22"/>
          <w:szCs w:val="22"/>
        </w:rPr>
        <w:t xml:space="preserve"> </w:t>
      </w:r>
      <w:r w:rsidRPr="00CB2B3F">
        <w:rPr>
          <w:b w:val="0"/>
          <w:sz w:val="22"/>
          <w:szCs w:val="22"/>
        </w:rPr>
        <w:t>직원과</w:t>
      </w:r>
      <w:r w:rsidRPr="00CB2B3F">
        <w:rPr>
          <w:b w:val="0"/>
          <w:sz w:val="22"/>
          <w:szCs w:val="22"/>
        </w:rPr>
        <w:t xml:space="preserve"> </w:t>
      </w:r>
      <w:r w:rsidRPr="00CB2B3F">
        <w:rPr>
          <w:b w:val="0"/>
          <w:sz w:val="22"/>
          <w:szCs w:val="22"/>
        </w:rPr>
        <w:t>체결한</w:t>
      </w:r>
      <w:r w:rsidRPr="00CB2B3F">
        <w:rPr>
          <w:b w:val="0"/>
          <w:sz w:val="22"/>
          <w:szCs w:val="22"/>
        </w:rPr>
        <w:t xml:space="preserve"> </w:t>
      </w:r>
      <w:r w:rsidRPr="00CB2B3F">
        <w:rPr>
          <w:b w:val="0"/>
          <w:sz w:val="22"/>
          <w:szCs w:val="22"/>
        </w:rPr>
        <w:t>계약에</w:t>
      </w:r>
      <w:r w:rsidRPr="00CB2B3F">
        <w:rPr>
          <w:b w:val="0"/>
          <w:sz w:val="22"/>
          <w:szCs w:val="22"/>
        </w:rPr>
        <w:t xml:space="preserve"> </w:t>
      </w:r>
      <w:r w:rsidRPr="00CB2B3F">
        <w:rPr>
          <w:b w:val="0"/>
          <w:sz w:val="22"/>
          <w:szCs w:val="22"/>
        </w:rPr>
        <w:t>따라</w:t>
      </w:r>
      <w:r w:rsidRPr="00CB2B3F">
        <w:rPr>
          <w:b w:val="0"/>
          <w:sz w:val="22"/>
          <w:szCs w:val="22"/>
        </w:rPr>
        <w:t xml:space="preserve"> </w:t>
      </w:r>
      <w:r w:rsidRPr="00CB2B3F">
        <w:rPr>
          <w:b w:val="0"/>
          <w:sz w:val="22"/>
          <w:szCs w:val="22"/>
        </w:rPr>
        <w:t>직원의</w:t>
      </w:r>
      <w:r w:rsidRPr="00CB2B3F">
        <w:rPr>
          <w:b w:val="0"/>
          <w:sz w:val="22"/>
          <w:szCs w:val="22"/>
        </w:rPr>
        <w:t xml:space="preserve"> </w:t>
      </w:r>
      <w:r w:rsidRPr="00CB2B3F">
        <w:rPr>
          <w:b w:val="0"/>
          <w:sz w:val="22"/>
          <w:szCs w:val="22"/>
        </w:rPr>
        <w:t>회사에</w:t>
      </w:r>
      <w:r w:rsidRPr="00CB2B3F">
        <w:rPr>
          <w:b w:val="0"/>
          <w:sz w:val="22"/>
          <w:szCs w:val="22"/>
        </w:rPr>
        <w:t xml:space="preserve"> </w:t>
      </w:r>
      <w:r w:rsidRPr="00CB2B3F">
        <w:rPr>
          <w:b w:val="0"/>
          <w:sz w:val="22"/>
          <w:szCs w:val="22"/>
        </w:rPr>
        <w:t>대한</w:t>
      </w:r>
      <w:r w:rsidRPr="00CB2B3F">
        <w:rPr>
          <w:b w:val="0"/>
          <w:sz w:val="22"/>
          <w:szCs w:val="22"/>
        </w:rPr>
        <w:t xml:space="preserve"> </w:t>
      </w:r>
      <w:r w:rsidRPr="00CB2B3F">
        <w:rPr>
          <w:b w:val="0"/>
          <w:sz w:val="22"/>
          <w:szCs w:val="22"/>
        </w:rPr>
        <w:t>승계통지가</w:t>
      </w:r>
      <w:r w:rsidRPr="00CB2B3F">
        <w:rPr>
          <w:b w:val="0"/>
          <w:sz w:val="22"/>
          <w:szCs w:val="22"/>
        </w:rPr>
        <w:t xml:space="preserve"> </w:t>
      </w:r>
      <w:r w:rsidRPr="00CB2B3F">
        <w:rPr>
          <w:b w:val="0"/>
          <w:sz w:val="22"/>
          <w:szCs w:val="22"/>
        </w:rPr>
        <w:t>있어야</w:t>
      </w:r>
      <w:r w:rsidRPr="00CB2B3F">
        <w:rPr>
          <w:b w:val="0"/>
          <w:sz w:val="22"/>
          <w:szCs w:val="22"/>
        </w:rPr>
        <w:t xml:space="preserve"> </w:t>
      </w:r>
      <w:r w:rsidRPr="00CB2B3F">
        <w:rPr>
          <w:b w:val="0"/>
          <w:sz w:val="22"/>
          <w:szCs w:val="22"/>
        </w:rPr>
        <w:t>함</w:t>
      </w:r>
      <w:r w:rsidRPr="00CB2B3F">
        <w:rPr>
          <w:b w:val="0"/>
          <w:sz w:val="22"/>
          <w:szCs w:val="22"/>
        </w:rPr>
        <w:t>.</w:t>
      </w:r>
      <w:r>
        <w:rPr>
          <w:b w:val="0"/>
          <w:sz w:val="22"/>
          <w:szCs w:val="22"/>
        </w:rPr>
        <w:t xml:space="preserve"> </w:t>
      </w:r>
    </w:p>
    <w:p w14:paraId="6BF06CF5" w14:textId="77777777" w:rsidR="00026A7E" w:rsidRPr="00CB2B3F" w:rsidRDefault="00026A7E" w:rsidP="00026A7E">
      <w:pPr>
        <w:pStyle w:val="21"/>
        <w:spacing w:after="240" w:line="360" w:lineRule="atLeast"/>
        <w:ind w:left="1361"/>
        <w:rPr>
          <w:b w:val="0"/>
          <w:sz w:val="22"/>
          <w:szCs w:val="22"/>
        </w:rPr>
      </w:pPr>
      <w:r w:rsidRPr="00CB2B3F">
        <w:rPr>
          <w:b w:val="0"/>
          <w:sz w:val="22"/>
          <w:szCs w:val="22"/>
        </w:rPr>
        <w:t>제공된</w:t>
      </w:r>
      <w:r w:rsidRPr="00CB2B3F">
        <w:rPr>
          <w:b w:val="0"/>
          <w:sz w:val="22"/>
          <w:szCs w:val="22"/>
        </w:rPr>
        <w:t xml:space="preserve"> </w:t>
      </w:r>
      <w:r w:rsidRPr="00CB2B3F">
        <w:rPr>
          <w:b w:val="0"/>
          <w:sz w:val="22"/>
          <w:szCs w:val="22"/>
        </w:rPr>
        <w:t>자료</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답변에</w:t>
      </w:r>
      <w:r w:rsidRPr="00CB2B3F">
        <w:rPr>
          <w:b w:val="0"/>
          <w:sz w:val="22"/>
          <w:szCs w:val="22"/>
        </w:rPr>
        <w:t xml:space="preserve"> </w:t>
      </w:r>
      <w:r w:rsidRPr="00CB2B3F">
        <w:rPr>
          <w:b w:val="0"/>
          <w:sz w:val="22"/>
          <w:szCs w:val="22"/>
        </w:rPr>
        <w:t>의하면</w:t>
      </w:r>
      <w:r w:rsidRPr="00CB2B3F">
        <w:rPr>
          <w:b w:val="0"/>
          <w:sz w:val="22"/>
          <w:szCs w:val="22"/>
        </w:rPr>
        <w:t xml:space="preserve">, </w:t>
      </w:r>
      <w:r w:rsidRPr="00CB2B3F">
        <w:rPr>
          <w:b w:val="0"/>
          <w:sz w:val="22"/>
          <w:szCs w:val="22"/>
        </w:rPr>
        <w:t>대상회사의</w:t>
      </w:r>
      <w:r w:rsidRPr="00CB2B3F">
        <w:rPr>
          <w:b w:val="0"/>
          <w:sz w:val="22"/>
          <w:szCs w:val="22"/>
        </w:rPr>
        <w:t xml:space="preserve"> </w:t>
      </w:r>
      <w:r w:rsidRPr="00CB2B3F">
        <w:rPr>
          <w:b w:val="0"/>
          <w:sz w:val="22"/>
          <w:szCs w:val="22"/>
        </w:rPr>
        <w:t>경우</w:t>
      </w:r>
      <w:r w:rsidRPr="00CB2B3F">
        <w:rPr>
          <w:b w:val="0"/>
          <w:sz w:val="22"/>
          <w:szCs w:val="22"/>
        </w:rPr>
        <w:t xml:space="preserve">, </w:t>
      </w:r>
      <w:r w:rsidRPr="00CB2B3F">
        <w:rPr>
          <w:b w:val="0"/>
          <w:sz w:val="22"/>
          <w:szCs w:val="22"/>
        </w:rPr>
        <w:t>발명자가</w:t>
      </w:r>
      <w:r w:rsidRPr="00CB2B3F">
        <w:rPr>
          <w:b w:val="0"/>
          <w:sz w:val="22"/>
          <w:szCs w:val="22"/>
        </w:rPr>
        <w:t xml:space="preserve"> </w:t>
      </w:r>
      <w:r w:rsidRPr="00CB2B3F">
        <w:rPr>
          <w:b w:val="0"/>
          <w:sz w:val="22"/>
          <w:szCs w:val="22"/>
        </w:rPr>
        <w:t>모두</w:t>
      </w:r>
      <w:r w:rsidRPr="00CB2B3F">
        <w:rPr>
          <w:b w:val="0"/>
          <w:sz w:val="22"/>
          <w:szCs w:val="22"/>
        </w:rPr>
        <w:t xml:space="preserve"> </w:t>
      </w:r>
      <w:r w:rsidRPr="00CB2B3F">
        <w:rPr>
          <w:b w:val="0"/>
          <w:sz w:val="22"/>
          <w:szCs w:val="22"/>
        </w:rPr>
        <w:t>전</w:t>
      </w:r>
      <w:r w:rsidRPr="00CB2B3F">
        <w:rPr>
          <w:b w:val="0"/>
          <w:sz w:val="22"/>
          <w:szCs w:val="22"/>
        </w:rPr>
        <w:t>·</w:t>
      </w:r>
      <w:r w:rsidRPr="00CB2B3F">
        <w:rPr>
          <w:b w:val="0"/>
          <w:sz w:val="22"/>
          <w:szCs w:val="22"/>
        </w:rPr>
        <w:t>현직</w:t>
      </w:r>
      <w:r w:rsidRPr="00CB2B3F">
        <w:rPr>
          <w:b w:val="0"/>
          <w:sz w:val="22"/>
          <w:szCs w:val="22"/>
        </w:rPr>
        <w:t xml:space="preserve"> </w:t>
      </w:r>
      <w:r w:rsidRPr="00CB2B3F">
        <w:rPr>
          <w:b w:val="0"/>
          <w:sz w:val="22"/>
          <w:szCs w:val="22"/>
        </w:rPr>
        <w:t>직원들이</w:t>
      </w:r>
      <w:r w:rsidRPr="00CB2B3F">
        <w:rPr>
          <w:b w:val="0"/>
          <w:sz w:val="22"/>
          <w:szCs w:val="22"/>
        </w:rPr>
        <w:t xml:space="preserve"> </w:t>
      </w:r>
      <w:r w:rsidRPr="00CB2B3F">
        <w:rPr>
          <w:b w:val="0"/>
          <w:sz w:val="22"/>
          <w:szCs w:val="22"/>
        </w:rPr>
        <w:t>자신의</w:t>
      </w:r>
      <w:r w:rsidRPr="00CB2B3F">
        <w:rPr>
          <w:b w:val="0"/>
          <w:sz w:val="22"/>
          <w:szCs w:val="22"/>
        </w:rPr>
        <w:t xml:space="preserve"> </w:t>
      </w:r>
      <w:r w:rsidRPr="00CB2B3F">
        <w:rPr>
          <w:b w:val="0"/>
          <w:sz w:val="22"/>
          <w:szCs w:val="22"/>
        </w:rPr>
        <w:t>직무에</w:t>
      </w:r>
      <w:r w:rsidRPr="00CB2B3F">
        <w:rPr>
          <w:b w:val="0"/>
          <w:sz w:val="22"/>
          <w:szCs w:val="22"/>
        </w:rPr>
        <w:t xml:space="preserve"> </w:t>
      </w:r>
      <w:r w:rsidRPr="00CB2B3F">
        <w:rPr>
          <w:b w:val="0"/>
          <w:sz w:val="22"/>
          <w:szCs w:val="22"/>
        </w:rPr>
        <w:t>관하여</w:t>
      </w:r>
      <w:r w:rsidRPr="00CB2B3F">
        <w:rPr>
          <w:b w:val="0"/>
          <w:sz w:val="22"/>
          <w:szCs w:val="22"/>
        </w:rPr>
        <w:t xml:space="preserve"> </w:t>
      </w:r>
      <w:r w:rsidRPr="00CB2B3F">
        <w:rPr>
          <w:b w:val="0"/>
          <w:sz w:val="22"/>
          <w:szCs w:val="22"/>
        </w:rPr>
        <w:t>발명한</w:t>
      </w:r>
      <w:r w:rsidRPr="00CB2B3F">
        <w:rPr>
          <w:b w:val="0"/>
          <w:sz w:val="22"/>
          <w:szCs w:val="22"/>
        </w:rPr>
        <w:t xml:space="preserve"> </w:t>
      </w:r>
      <w:r w:rsidRPr="00CB2B3F">
        <w:rPr>
          <w:b w:val="0"/>
          <w:sz w:val="22"/>
          <w:szCs w:val="22"/>
        </w:rPr>
        <w:t>것으로서</w:t>
      </w:r>
      <w:r w:rsidRPr="00CB2B3F">
        <w:rPr>
          <w:b w:val="0"/>
          <w:sz w:val="22"/>
          <w:szCs w:val="22"/>
        </w:rPr>
        <w:t xml:space="preserve"> </w:t>
      </w:r>
      <w:r w:rsidRPr="00CB2B3F">
        <w:rPr>
          <w:b w:val="0"/>
          <w:sz w:val="22"/>
          <w:szCs w:val="22"/>
        </w:rPr>
        <w:t>발명진흥법상</w:t>
      </w:r>
      <w:r w:rsidRPr="00CB2B3F">
        <w:rPr>
          <w:b w:val="0"/>
          <w:sz w:val="22"/>
          <w:szCs w:val="22"/>
        </w:rPr>
        <w:t xml:space="preserve"> </w:t>
      </w:r>
      <w:r w:rsidRPr="00CB2B3F">
        <w:rPr>
          <w:b w:val="0"/>
          <w:sz w:val="22"/>
          <w:szCs w:val="22"/>
        </w:rPr>
        <w:t>직무발명에</w:t>
      </w:r>
      <w:r w:rsidRPr="00CB2B3F">
        <w:rPr>
          <w:b w:val="0"/>
          <w:sz w:val="22"/>
          <w:szCs w:val="22"/>
        </w:rPr>
        <w:t xml:space="preserve"> </w:t>
      </w:r>
      <w:r w:rsidRPr="00CB2B3F">
        <w:rPr>
          <w:b w:val="0"/>
          <w:sz w:val="22"/>
          <w:szCs w:val="22"/>
        </w:rPr>
        <w:t>해당하는</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보임</w:t>
      </w:r>
      <w:r w:rsidRPr="00CB2B3F">
        <w:rPr>
          <w:b w:val="0"/>
          <w:sz w:val="22"/>
          <w:szCs w:val="22"/>
        </w:rPr>
        <w:t xml:space="preserve">. </w:t>
      </w:r>
      <w:r w:rsidRPr="00CB2B3F">
        <w:rPr>
          <w:b w:val="0"/>
          <w:sz w:val="22"/>
          <w:szCs w:val="22"/>
        </w:rPr>
        <w:t>하지만</w:t>
      </w:r>
      <w:r w:rsidRPr="00CB2B3F">
        <w:rPr>
          <w:b w:val="0"/>
          <w:sz w:val="22"/>
          <w:szCs w:val="22"/>
        </w:rPr>
        <w:t xml:space="preserve">, </w:t>
      </w:r>
      <w:r w:rsidRPr="00CB2B3F">
        <w:rPr>
          <w:b w:val="0"/>
          <w:sz w:val="22"/>
          <w:szCs w:val="22"/>
        </w:rPr>
        <w:t>대상</w:t>
      </w:r>
      <w:r w:rsidRPr="00CB2B3F">
        <w:rPr>
          <w:b w:val="0"/>
          <w:sz w:val="22"/>
          <w:szCs w:val="22"/>
        </w:rPr>
        <w:t xml:space="preserve"> </w:t>
      </w:r>
      <w:r w:rsidRPr="00CB2B3F">
        <w:rPr>
          <w:b w:val="0"/>
          <w:sz w:val="22"/>
          <w:szCs w:val="22"/>
        </w:rPr>
        <w:t>회사의</w:t>
      </w:r>
      <w:r w:rsidRPr="00CB2B3F">
        <w:rPr>
          <w:b w:val="0"/>
          <w:sz w:val="22"/>
          <w:szCs w:val="22"/>
        </w:rPr>
        <w:t xml:space="preserve"> </w:t>
      </w:r>
      <w:r w:rsidRPr="00CB2B3F">
        <w:rPr>
          <w:b w:val="0"/>
          <w:sz w:val="22"/>
          <w:szCs w:val="22"/>
        </w:rPr>
        <w:t>경우</w:t>
      </w:r>
      <w:r w:rsidRPr="00CB2B3F">
        <w:rPr>
          <w:b w:val="0"/>
          <w:sz w:val="22"/>
          <w:szCs w:val="22"/>
        </w:rPr>
        <w:t xml:space="preserve">, </w:t>
      </w:r>
      <w:r w:rsidRPr="00CB2B3F">
        <w:rPr>
          <w:b w:val="0"/>
          <w:sz w:val="22"/>
          <w:szCs w:val="22"/>
        </w:rPr>
        <w:t>사전</w:t>
      </w:r>
      <w:r w:rsidRPr="00CB2B3F">
        <w:rPr>
          <w:b w:val="0"/>
          <w:sz w:val="22"/>
          <w:szCs w:val="22"/>
        </w:rPr>
        <w:t xml:space="preserve"> </w:t>
      </w:r>
      <w:r w:rsidRPr="00CB2B3F">
        <w:rPr>
          <w:b w:val="0"/>
          <w:sz w:val="22"/>
          <w:szCs w:val="22"/>
        </w:rPr>
        <w:t>승계</w:t>
      </w:r>
      <w:r w:rsidRPr="00CB2B3F">
        <w:rPr>
          <w:b w:val="0"/>
          <w:sz w:val="22"/>
          <w:szCs w:val="22"/>
        </w:rPr>
        <w:t xml:space="preserve"> </w:t>
      </w:r>
      <w:r w:rsidRPr="00CB2B3F">
        <w:rPr>
          <w:b w:val="0"/>
          <w:sz w:val="22"/>
          <w:szCs w:val="22"/>
        </w:rPr>
        <w:t>조항이</w:t>
      </w:r>
      <w:r w:rsidRPr="00CB2B3F">
        <w:rPr>
          <w:b w:val="0"/>
          <w:sz w:val="22"/>
          <w:szCs w:val="22"/>
        </w:rPr>
        <w:t xml:space="preserve"> </w:t>
      </w:r>
      <w:r w:rsidRPr="00CB2B3F">
        <w:rPr>
          <w:b w:val="0"/>
          <w:sz w:val="22"/>
          <w:szCs w:val="22"/>
        </w:rPr>
        <w:t>포함되어</w:t>
      </w:r>
      <w:r w:rsidRPr="00CB2B3F">
        <w:rPr>
          <w:b w:val="0"/>
          <w:sz w:val="22"/>
          <w:szCs w:val="22"/>
        </w:rPr>
        <w:t xml:space="preserve"> </w:t>
      </w:r>
      <w:r w:rsidRPr="00CB2B3F">
        <w:rPr>
          <w:b w:val="0"/>
          <w:sz w:val="22"/>
          <w:szCs w:val="22"/>
        </w:rPr>
        <w:t>있는</w:t>
      </w:r>
      <w:r w:rsidRPr="00CB2B3F">
        <w:rPr>
          <w:b w:val="0"/>
          <w:sz w:val="22"/>
          <w:szCs w:val="22"/>
        </w:rPr>
        <w:t xml:space="preserve"> </w:t>
      </w:r>
      <w:r w:rsidRPr="00CB2B3F">
        <w:rPr>
          <w:b w:val="0"/>
          <w:sz w:val="22"/>
          <w:szCs w:val="22"/>
        </w:rPr>
        <w:t>직무발명에</w:t>
      </w:r>
      <w:r w:rsidRPr="00CB2B3F">
        <w:rPr>
          <w:b w:val="0"/>
          <w:sz w:val="22"/>
          <w:szCs w:val="22"/>
        </w:rPr>
        <w:t xml:space="preserve"> </w:t>
      </w:r>
      <w:r w:rsidRPr="00CB2B3F">
        <w:rPr>
          <w:b w:val="0"/>
          <w:sz w:val="22"/>
          <w:szCs w:val="22"/>
        </w:rPr>
        <w:t>관한</w:t>
      </w:r>
      <w:r w:rsidRPr="00CB2B3F">
        <w:rPr>
          <w:b w:val="0"/>
          <w:sz w:val="22"/>
          <w:szCs w:val="22"/>
        </w:rPr>
        <w:t xml:space="preserve"> </w:t>
      </w:r>
      <w:r w:rsidRPr="00CB2B3F">
        <w:rPr>
          <w:b w:val="0"/>
          <w:sz w:val="22"/>
          <w:szCs w:val="22"/>
        </w:rPr>
        <w:t>내부</w:t>
      </w:r>
      <w:r w:rsidRPr="00CB2B3F">
        <w:rPr>
          <w:b w:val="0"/>
          <w:sz w:val="22"/>
          <w:szCs w:val="22"/>
        </w:rPr>
        <w:t xml:space="preserve"> </w:t>
      </w:r>
      <w:r w:rsidRPr="00CB2B3F">
        <w:rPr>
          <w:b w:val="0"/>
          <w:sz w:val="22"/>
          <w:szCs w:val="22"/>
        </w:rPr>
        <w:t>규정이</w:t>
      </w:r>
      <w:r w:rsidRPr="00CB2B3F">
        <w:rPr>
          <w:b w:val="0"/>
          <w:sz w:val="22"/>
          <w:szCs w:val="22"/>
        </w:rPr>
        <w:t xml:space="preserve"> </w:t>
      </w:r>
      <w:r w:rsidRPr="00CB2B3F">
        <w:rPr>
          <w:b w:val="0"/>
          <w:sz w:val="22"/>
          <w:szCs w:val="22"/>
        </w:rPr>
        <w:t>존재하지</w:t>
      </w:r>
      <w:r w:rsidRPr="00CB2B3F">
        <w:rPr>
          <w:b w:val="0"/>
          <w:sz w:val="22"/>
          <w:szCs w:val="22"/>
        </w:rPr>
        <w:t xml:space="preserve"> </w:t>
      </w:r>
      <w:r w:rsidRPr="00CB2B3F">
        <w:rPr>
          <w:b w:val="0"/>
          <w:sz w:val="22"/>
          <w:szCs w:val="22"/>
        </w:rPr>
        <w:t>않고</w:t>
      </w:r>
      <w:r w:rsidRPr="00CB2B3F">
        <w:rPr>
          <w:b w:val="0"/>
          <w:sz w:val="22"/>
          <w:szCs w:val="22"/>
        </w:rPr>
        <w:t xml:space="preserve">, </w:t>
      </w:r>
      <w:r w:rsidRPr="00CB2B3F">
        <w:rPr>
          <w:b w:val="0"/>
          <w:sz w:val="22"/>
          <w:szCs w:val="22"/>
        </w:rPr>
        <w:t>별도로</w:t>
      </w:r>
      <w:r w:rsidRPr="00CB2B3F">
        <w:rPr>
          <w:b w:val="0"/>
          <w:sz w:val="22"/>
          <w:szCs w:val="22"/>
        </w:rPr>
        <w:t xml:space="preserve"> </w:t>
      </w:r>
      <w:r w:rsidRPr="00CB2B3F">
        <w:rPr>
          <w:b w:val="0"/>
          <w:sz w:val="22"/>
          <w:szCs w:val="22"/>
        </w:rPr>
        <w:t>직무발명승계에</w:t>
      </w:r>
      <w:r w:rsidRPr="00CB2B3F">
        <w:rPr>
          <w:b w:val="0"/>
          <w:sz w:val="22"/>
          <w:szCs w:val="22"/>
        </w:rPr>
        <w:t xml:space="preserve"> </w:t>
      </w:r>
      <w:r w:rsidRPr="00CB2B3F">
        <w:rPr>
          <w:b w:val="0"/>
          <w:sz w:val="22"/>
          <w:szCs w:val="22"/>
        </w:rPr>
        <w:t>관한</w:t>
      </w:r>
      <w:r w:rsidRPr="00CB2B3F">
        <w:rPr>
          <w:b w:val="0"/>
          <w:sz w:val="22"/>
          <w:szCs w:val="22"/>
        </w:rPr>
        <w:t xml:space="preserve"> </w:t>
      </w:r>
      <w:r w:rsidRPr="00CB2B3F">
        <w:rPr>
          <w:b w:val="0"/>
          <w:sz w:val="22"/>
          <w:szCs w:val="22"/>
        </w:rPr>
        <w:t>직원에</w:t>
      </w:r>
      <w:r w:rsidRPr="00CB2B3F">
        <w:rPr>
          <w:b w:val="0"/>
          <w:sz w:val="22"/>
          <w:szCs w:val="22"/>
        </w:rPr>
        <w:t xml:space="preserve"> </w:t>
      </w:r>
      <w:r w:rsidRPr="00CB2B3F">
        <w:rPr>
          <w:b w:val="0"/>
          <w:sz w:val="22"/>
          <w:szCs w:val="22"/>
        </w:rPr>
        <w:t>대한</w:t>
      </w:r>
      <w:r w:rsidRPr="00CB2B3F">
        <w:rPr>
          <w:b w:val="0"/>
          <w:sz w:val="22"/>
          <w:szCs w:val="22"/>
        </w:rPr>
        <w:t xml:space="preserve"> </w:t>
      </w:r>
      <w:r w:rsidRPr="00CB2B3F">
        <w:rPr>
          <w:b w:val="0"/>
          <w:sz w:val="22"/>
          <w:szCs w:val="22"/>
        </w:rPr>
        <w:t>통지</w:t>
      </w:r>
      <w:r w:rsidRPr="00CB2B3F">
        <w:rPr>
          <w:b w:val="0"/>
          <w:sz w:val="22"/>
          <w:szCs w:val="22"/>
        </w:rPr>
        <w:t xml:space="preserve"> </w:t>
      </w:r>
      <w:r w:rsidRPr="00CB2B3F">
        <w:rPr>
          <w:b w:val="0"/>
          <w:sz w:val="22"/>
          <w:szCs w:val="22"/>
        </w:rPr>
        <w:t>등의</w:t>
      </w:r>
      <w:r w:rsidRPr="00CB2B3F">
        <w:rPr>
          <w:b w:val="0"/>
          <w:sz w:val="22"/>
          <w:szCs w:val="22"/>
        </w:rPr>
        <w:t xml:space="preserve"> </w:t>
      </w:r>
      <w:r w:rsidRPr="00CB2B3F">
        <w:rPr>
          <w:b w:val="0"/>
          <w:sz w:val="22"/>
          <w:szCs w:val="22"/>
        </w:rPr>
        <w:t>절차를</w:t>
      </w:r>
      <w:r w:rsidRPr="00CB2B3F">
        <w:rPr>
          <w:b w:val="0"/>
          <w:sz w:val="22"/>
          <w:szCs w:val="22"/>
        </w:rPr>
        <w:t xml:space="preserve"> </w:t>
      </w:r>
      <w:r w:rsidRPr="00CB2B3F">
        <w:rPr>
          <w:b w:val="0"/>
          <w:sz w:val="22"/>
          <w:szCs w:val="22"/>
        </w:rPr>
        <w:t>거치지는</w:t>
      </w:r>
      <w:r w:rsidRPr="00CB2B3F">
        <w:rPr>
          <w:b w:val="0"/>
          <w:sz w:val="22"/>
          <w:szCs w:val="22"/>
        </w:rPr>
        <w:t xml:space="preserve"> </w:t>
      </w:r>
      <w:r w:rsidRPr="00CB2B3F">
        <w:rPr>
          <w:b w:val="0"/>
          <w:sz w:val="22"/>
          <w:szCs w:val="22"/>
        </w:rPr>
        <w:t>않은</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파악됨</w:t>
      </w:r>
      <w:r w:rsidRPr="00CB2B3F">
        <w:rPr>
          <w:b w:val="0"/>
          <w:sz w:val="22"/>
          <w:szCs w:val="22"/>
        </w:rPr>
        <w:t xml:space="preserve">. </w:t>
      </w:r>
    </w:p>
    <w:p w14:paraId="0190D1A4" w14:textId="77777777" w:rsidR="00026A7E" w:rsidRDefault="00026A7E" w:rsidP="00026A7E">
      <w:pPr>
        <w:pStyle w:val="21"/>
        <w:spacing w:after="240" w:line="360" w:lineRule="atLeast"/>
        <w:ind w:left="1361"/>
        <w:rPr>
          <w:b w:val="0"/>
          <w:sz w:val="22"/>
          <w:szCs w:val="22"/>
        </w:rPr>
      </w:pPr>
      <w:r w:rsidRPr="00CB2B3F">
        <w:rPr>
          <w:b w:val="0"/>
          <w:sz w:val="22"/>
          <w:szCs w:val="22"/>
        </w:rPr>
        <w:t>단</w:t>
      </w:r>
      <w:r w:rsidRPr="00CB2B3F">
        <w:rPr>
          <w:b w:val="0"/>
          <w:sz w:val="22"/>
          <w:szCs w:val="22"/>
        </w:rPr>
        <w:t xml:space="preserve"> </w:t>
      </w:r>
      <w:r w:rsidRPr="00CB2B3F">
        <w:rPr>
          <w:b w:val="0"/>
          <w:sz w:val="22"/>
          <w:szCs w:val="22"/>
        </w:rPr>
        <w:t>대상회사는</w:t>
      </w:r>
      <w:r w:rsidRPr="00CB2B3F">
        <w:rPr>
          <w:b w:val="0"/>
          <w:sz w:val="22"/>
          <w:szCs w:val="22"/>
        </w:rPr>
        <w:t xml:space="preserve"> </w:t>
      </w:r>
      <w:r w:rsidRPr="00CB2B3F">
        <w:rPr>
          <w:b w:val="0"/>
          <w:sz w:val="22"/>
          <w:szCs w:val="22"/>
        </w:rPr>
        <w:t>발명자인</w:t>
      </w:r>
      <w:r w:rsidRPr="00CB2B3F">
        <w:rPr>
          <w:b w:val="0"/>
          <w:sz w:val="22"/>
          <w:szCs w:val="22"/>
        </w:rPr>
        <w:t xml:space="preserve"> </w:t>
      </w:r>
      <w:r w:rsidRPr="00CB2B3F">
        <w:rPr>
          <w:b w:val="0"/>
          <w:sz w:val="22"/>
          <w:szCs w:val="22"/>
        </w:rPr>
        <w:t>직원들과</w:t>
      </w:r>
      <w:r w:rsidRPr="00CB2B3F">
        <w:rPr>
          <w:b w:val="0"/>
          <w:sz w:val="22"/>
          <w:szCs w:val="22"/>
        </w:rPr>
        <w:t xml:space="preserve"> </w:t>
      </w:r>
      <w:r w:rsidRPr="00CB2B3F">
        <w:rPr>
          <w:b w:val="0"/>
          <w:sz w:val="22"/>
          <w:szCs w:val="22"/>
        </w:rPr>
        <w:t>별도의</w:t>
      </w:r>
      <w:r w:rsidRPr="00CB2B3F">
        <w:rPr>
          <w:b w:val="0"/>
          <w:sz w:val="22"/>
          <w:szCs w:val="22"/>
        </w:rPr>
        <w:t xml:space="preserve"> </w:t>
      </w:r>
      <w:r w:rsidRPr="00CB2B3F">
        <w:rPr>
          <w:b w:val="0"/>
          <w:sz w:val="22"/>
          <w:szCs w:val="22"/>
        </w:rPr>
        <w:t>승계</w:t>
      </w:r>
      <w:r w:rsidRPr="00CB2B3F">
        <w:rPr>
          <w:b w:val="0"/>
          <w:sz w:val="22"/>
          <w:szCs w:val="22"/>
        </w:rPr>
        <w:t xml:space="preserve"> </w:t>
      </w:r>
      <w:r w:rsidRPr="00CB2B3F">
        <w:rPr>
          <w:b w:val="0"/>
          <w:sz w:val="22"/>
          <w:szCs w:val="22"/>
        </w:rPr>
        <w:t>계약을</w:t>
      </w:r>
      <w:r w:rsidRPr="00CB2B3F">
        <w:rPr>
          <w:b w:val="0"/>
          <w:sz w:val="22"/>
          <w:szCs w:val="22"/>
        </w:rPr>
        <w:t xml:space="preserve"> </w:t>
      </w:r>
      <w:proofErr w:type="spellStart"/>
      <w:r w:rsidRPr="00CB2B3F">
        <w:rPr>
          <w:b w:val="0"/>
          <w:sz w:val="22"/>
          <w:szCs w:val="22"/>
        </w:rPr>
        <w:t>체결하였는바</w:t>
      </w:r>
      <w:proofErr w:type="spellEnd"/>
      <w:r w:rsidRPr="00CB2B3F">
        <w:rPr>
          <w:b w:val="0"/>
          <w:sz w:val="22"/>
          <w:szCs w:val="22"/>
        </w:rPr>
        <w:t xml:space="preserve">, </w:t>
      </w:r>
      <w:r w:rsidRPr="00CB2B3F">
        <w:rPr>
          <w:b w:val="0"/>
          <w:sz w:val="22"/>
          <w:szCs w:val="22"/>
        </w:rPr>
        <w:t>대상회사</w:t>
      </w:r>
      <w:r w:rsidRPr="00CB2B3F">
        <w:rPr>
          <w:b w:val="0"/>
          <w:sz w:val="22"/>
          <w:szCs w:val="22"/>
        </w:rPr>
        <w:t xml:space="preserve"> </w:t>
      </w:r>
      <w:r w:rsidRPr="00CB2B3F">
        <w:rPr>
          <w:b w:val="0"/>
          <w:sz w:val="22"/>
          <w:szCs w:val="22"/>
        </w:rPr>
        <w:t>명의로</w:t>
      </w:r>
      <w:r w:rsidRPr="00CB2B3F">
        <w:rPr>
          <w:b w:val="0"/>
          <w:sz w:val="22"/>
          <w:szCs w:val="22"/>
        </w:rPr>
        <w:t xml:space="preserve"> </w:t>
      </w:r>
      <w:r w:rsidRPr="00CB2B3F">
        <w:rPr>
          <w:b w:val="0"/>
          <w:sz w:val="22"/>
          <w:szCs w:val="22"/>
        </w:rPr>
        <w:t>등록되거나</w:t>
      </w:r>
      <w:r w:rsidRPr="00CB2B3F">
        <w:rPr>
          <w:b w:val="0"/>
          <w:sz w:val="22"/>
          <w:szCs w:val="22"/>
        </w:rPr>
        <w:t xml:space="preserve"> </w:t>
      </w:r>
      <w:r w:rsidRPr="00CB2B3F">
        <w:rPr>
          <w:b w:val="0"/>
          <w:sz w:val="22"/>
          <w:szCs w:val="22"/>
        </w:rPr>
        <w:t>출원중인</w:t>
      </w:r>
      <w:r w:rsidRPr="00CB2B3F">
        <w:rPr>
          <w:b w:val="0"/>
          <w:sz w:val="22"/>
          <w:szCs w:val="22"/>
        </w:rPr>
        <w:t xml:space="preserve"> </w:t>
      </w:r>
      <w:r w:rsidRPr="00CB2B3F">
        <w:rPr>
          <w:b w:val="0"/>
          <w:sz w:val="22"/>
          <w:szCs w:val="22"/>
        </w:rPr>
        <w:t>특허</w:t>
      </w:r>
      <w:r w:rsidRPr="00CB2B3F">
        <w:rPr>
          <w:b w:val="0"/>
          <w:sz w:val="22"/>
          <w:szCs w:val="22"/>
        </w:rPr>
        <w:t xml:space="preserve"> </w:t>
      </w:r>
      <w:r w:rsidRPr="00CB2B3F">
        <w:rPr>
          <w:b w:val="0"/>
          <w:sz w:val="22"/>
          <w:szCs w:val="22"/>
        </w:rPr>
        <w:t>및</w:t>
      </w:r>
      <w:r w:rsidRPr="00CB2B3F">
        <w:rPr>
          <w:b w:val="0"/>
          <w:sz w:val="22"/>
          <w:szCs w:val="22"/>
        </w:rPr>
        <w:t xml:space="preserve"> </w:t>
      </w:r>
      <w:r w:rsidRPr="00CB2B3F">
        <w:rPr>
          <w:b w:val="0"/>
          <w:sz w:val="22"/>
          <w:szCs w:val="22"/>
        </w:rPr>
        <w:t>실용신안권은</w:t>
      </w:r>
      <w:r w:rsidRPr="00CB2B3F">
        <w:rPr>
          <w:b w:val="0"/>
          <w:sz w:val="22"/>
          <w:szCs w:val="22"/>
        </w:rPr>
        <w:t xml:space="preserve"> </w:t>
      </w:r>
      <w:r w:rsidRPr="00CB2B3F">
        <w:rPr>
          <w:b w:val="0"/>
          <w:sz w:val="22"/>
          <w:szCs w:val="22"/>
        </w:rPr>
        <w:t>진정한</w:t>
      </w:r>
      <w:r w:rsidRPr="00CB2B3F">
        <w:rPr>
          <w:b w:val="0"/>
          <w:sz w:val="22"/>
          <w:szCs w:val="22"/>
        </w:rPr>
        <w:t xml:space="preserve"> </w:t>
      </w:r>
      <w:r w:rsidRPr="00CB2B3F">
        <w:rPr>
          <w:b w:val="0"/>
          <w:sz w:val="22"/>
          <w:szCs w:val="22"/>
        </w:rPr>
        <w:t>권리자에</w:t>
      </w:r>
      <w:r w:rsidRPr="00CB2B3F">
        <w:rPr>
          <w:b w:val="0"/>
          <w:sz w:val="22"/>
          <w:szCs w:val="22"/>
        </w:rPr>
        <w:t xml:space="preserve"> </w:t>
      </w:r>
      <w:r w:rsidRPr="00CB2B3F">
        <w:rPr>
          <w:b w:val="0"/>
          <w:sz w:val="22"/>
          <w:szCs w:val="22"/>
        </w:rPr>
        <w:t>의한</w:t>
      </w:r>
      <w:r w:rsidRPr="00CB2B3F">
        <w:rPr>
          <w:b w:val="0"/>
          <w:sz w:val="22"/>
          <w:szCs w:val="22"/>
        </w:rPr>
        <w:t xml:space="preserve"> </w:t>
      </w:r>
      <w:r w:rsidRPr="00CB2B3F">
        <w:rPr>
          <w:b w:val="0"/>
          <w:sz w:val="22"/>
          <w:szCs w:val="22"/>
        </w:rPr>
        <w:t>것이</w:t>
      </w:r>
      <w:r w:rsidRPr="00CB2B3F">
        <w:rPr>
          <w:b w:val="0"/>
          <w:sz w:val="22"/>
          <w:szCs w:val="22"/>
        </w:rPr>
        <w:t xml:space="preserve"> </w:t>
      </w:r>
      <w:r w:rsidRPr="00CB2B3F">
        <w:rPr>
          <w:b w:val="0"/>
          <w:sz w:val="22"/>
          <w:szCs w:val="22"/>
        </w:rPr>
        <w:t>아니라는</w:t>
      </w:r>
      <w:r w:rsidRPr="00CB2B3F">
        <w:rPr>
          <w:b w:val="0"/>
          <w:sz w:val="22"/>
          <w:szCs w:val="22"/>
        </w:rPr>
        <w:t xml:space="preserve"> </w:t>
      </w:r>
      <w:r w:rsidRPr="00CB2B3F">
        <w:rPr>
          <w:b w:val="0"/>
          <w:sz w:val="22"/>
          <w:szCs w:val="22"/>
        </w:rPr>
        <w:t>이유로</w:t>
      </w:r>
      <w:r w:rsidRPr="00CB2B3F">
        <w:rPr>
          <w:b w:val="0"/>
          <w:sz w:val="22"/>
          <w:szCs w:val="22"/>
        </w:rPr>
        <w:t xml:space="preserve"> </w:t>
      </w:r>
      <w:r w:rsidRPr="00CB2B3F">
        <w:rPr>
          <w:b w:val="0"/>
          <w:sz w:val="22"/>
          <w:szCs w:val="22"/>
        </w:rPr>
        <w:t>무효심판청구의</w:t>
      </w:r>
      <w:r w:rsidRPr="00CB2B3F">
        <w:rPr>
          <w:b w:val="0"/>
          <w:sz w:val="22"/>
          <w:szCs w:val="22"/>
        </w:rPr>
        <w:t xml:space="preserve"> </w:t>
      </w:r>
      <w:r w:rsidRPr="00CB2B3F">
        <w:rPr>
          <w:b w:val="0"/>
          <w:sz w:val="22"/>
          <w:szCs w:val="22"/>
        </w:rPr>
        <w:t>대상이</w:t>
      </w:r>
      <w:r w:rsidRPr="00CB2B3F">
        <w:rPr>
          <w:b w:val="0"/>
          <w:sz w:val="22"/>
          <w:szCs w:val="22"/>
        </w:rPr>
        <w:t xml:space="preserve"> </w:t>
      </w:r>
      <w:r w:rsidRPr="00CB2B3F">
        <w:rPr>
          <w:b w:val="0"/>
          <w:sz w:val="22"/>
          <w:szCs w:val="22"/>
        </w:rPr>
        <w:t>되어</w:t>
      </w:r>
      <w:r w:rsidRPr="00CB2B3F">
        <w:rPr>
          <w:b w:val="0"/>
          <w:sz w:val="22"/>
          <w:szCs w:val="22"/>
        </w:rPr>
        <w:t xml:space="preserve"> </w:t>
      </w:r>
      <w:r w:rsidRPr="00CB2B3F">
        <w:rPr>
          <w:b w:val="0"/>
          <w:sz w:val="22"/>
          <w:szCs w:val="22"/>
        </w:rPr>
        <w:t>대상회사의</w:t>
      </w:r>
      <w:r w:rsidRPr="00CB2B3F">
        <w:rPr>
          <w:b w:val="0"/>
          <w:sz w:val="22"/>
          <w:szCs w:val="22"/>
        </w:rPr>
        <w:t xml:space="preserve"> </w:t>
      </w:r>
      <w:r w:rsidRPr="00CB2B3F">
        <w:rPr>
          <w:b w:val="0"/>
          <w:sz w:val="22"/>
          <w:szCs w:val="22"/>
        </w:rPr>
        <w:t>권리가</w:t>
      </w:r>
      <w:r w:rsidRPr="00CB2B3F">
        <w:rPr>
          <w:b w:val="0"/>
          <w:sz w:val="22"/>
          <w:szCs w:val="22"/>
        </w:rPr>
        <w:t xml:space="preserve"> </w:t>
      </w:r>
      <w:r w:rsidRPr="00CB2B3F">
        <w:rPr>
          <w:b w:val="0"/>
          <w:sz w:val="22"/>
          <w:szCs w:val="22"/>
        </w:rPr>
        <w:t>부정될</w:t>
      </w:r>
      <w:r w:rsidRPr="00CB2B3F">
        <w:rPr>
          <w:b w:val="0"/>
          <w:sz w:val="22"/>
          <w:szCs w:val="22"/>
        </w:rPr>
        <w:t xml:space="preserve"> </w:t>
      </w:r>
      <w:r w:rsidRPr="00CB2B3F">
        <w:rPr>
          <w:b w:val="0"/>
          <w:sz w:val="22"/>
          <w:szCs w:val="22"/>
        </w:rPr>
        <w:t>가능성은</w:t>
      </w:r>
      <w:r w:rsidRPr="00CB2B3F">
        <w:rPr>
          <w:b w:val="0"/>
          <w:sz w:val="22"/>
          <w:szCs w:val="22"/>
        </w:rPr>
        <w:t xml:space="preserve"> </w:t>
      </w:r>
      <w:r w:rsidRPr="00CB2B3F">
        <w:rPr>
          <w:b w:val="0"/>
          <w:sz w:val="22"/>
          <w:szCs w:val="22"/>
        </w:rPr>
        <w:t>낮은</w:t>
      </w:r>
      <w:r w:rsidRPr="00CB2B3F">
        <w:rPr>
          <w:b w:val="0"/>
          <w:sz w:val="22"/>
          <w:szCs w:val="22"/>
        </w:rPr>
        <w:t xml:space="preserve"> </w:t>
      </w:r>
      <w:r w:rsidRPr="00CB2B3F">
        <w:rPr>
          <w:b w:val="0"/>
          <w:sz w:val="22"/>
          <w:szCs w:val="22"/>
        </w:rPr>
        <w:t>것으로</w:t>
      </w:r>
      <w:r w:rsidRPr="00CB2B3F">
        <w:rPr>
          <w:b w:val="0"/>
          <w:sz w:val="22"/>
          <w:szCs w:val="22"/>
        </w:rPr>
        <w:t xml:space="preserve"> </w:t>
      </w:r>
      <w:r w:rsidRPr="00CB2B3F">
        <w:rPr>
          <w:b w:val="0"/>
          <w:sz w:val="22"/>
          <w:szCs w:val="22"/>
        </w:rPr>
        <w:t>판단됨</w:t>
      </w:r>
      <w:r w:rsidRPr="00CB2B3F">
        <w:rPr>
          <w:b w:val="0"/>
          <w:sz w:val="22"/>
          <w:szCs w:val="22"/>
        </w:rPr>
        <w:t xml:space="preserve">. </w:t>
      </w:r>
    </w:p>
    <w:p w14:paraId="2BC743F1" w14:textId="77777777" w:rsidR="00026A7E" w:rsidRPr="00CB2B3F" w:rsidRDefault="00026A7E" w:rsidP="00026A7E">
      <w:pPr>
        <w:pStyle w:val="21"/>
        <w:spacing w:after="240" w:line="360" w:lineRule="atLeast"/>
        <w:ind w:left="1361"/>
        <w:rPr>
          <w:b w:val="0"/>
          <w:sz w:val="22"/>
          <w:szCs w:val="22"/>
        </w:rPr>
      </w:pPr>
      <w:r>
        <w:rPr>
          <w:rFonts w:hint="eastAsia"/>
          <w:b w:val="0"/>
          <w:sz w:val="22"/>
          <w:szCs w:val="22"/>
        </w:rPr>
        <w:t>또한</w:t>
      </w:r>
      <w:r>
        <w:rPr>
          <w:rFonts w:hint="eastAsia"/>
          <w:b w:val="0"/>
          <w:sz w:val="22"/>
          <w:szCs w:val="22"/>
        </w:rPr>
        <w:t>,</w:t>
      </w:r>
      <w:r>
        <w:rPr>
          <w:b w:val="0"/>
          <w:sz w:val="22"/>
          <w:szCs w:val="22"/>
        </w:rPr>
        <w:t xml:space="preserve"> </w:t>
      </w:r>
      <w:r>
        <w:rPr>
          <w:rFonts w:hint="eastAsia"/>
          <w:b w:val="0"/>
          <w:sz w:val="22"/>
          <w:szCs w:val="22"/>
        </w:rPr>
        <w:t>답변에</w:t>
      </w:r>
      <w:r>
        <w:rPr>
          <w:rFonts w:hint="eastAsia"/>
          <w:b w:val="0"/>
          <w:sz w:val="22"/>
          <w:szCs w:val="22"/>
        </w:rPr>
        <w:t xml:space="preserve"> </w:t>
      </w:r>
      <w:r>
        <w:rPr>
          <w:rFonts w:hint="eastAsia"/>
          <w:b w:val="0"/>
          <w:sz w:val="22"/>
          <w:szCs w:val="22"/>
        </w:rPr>
        <w:t>의하면</w:t>
      </w:r>
      <w:r>
        <w:rPr>
          <w:rFonts w:hint="eastAsia"/>
          <w:b w:val="0"/>
          <w:sz w:val="22"/>
          <w:szCs w:val="22"/>
        </w:rPr>
        <w:t xml:space="preserve"> </w:t>
      </w:r>
      <w:r>
        <w:rPr>
          <w:rFonts w:hint="eastAsia"/>
          <w:b w:val="0"/>
          <w:sz w:val="22"/>
          <w:szCs w:val="22"/>
        </w:rPr>
        <w:t>대상회사에는</w:t>
      </w:r>
      <w:r>
        <w:rPr>
          <w:rFonts w:hint="eastAsia"/>
          <w:b w:val="0"/>
          <w:sz w:val="22"/>
          <w:szCs w:val="22"/>
        </w:rPr>
        <w:t xml:space="preserve"> </w:t>
      </w:r>
      <w:r>
        <w:rPr>
          <w:rFonts w:hint="eastAsia"/>
          <w:b w:val="0"/>
          <w:sz w:val="22"/>
          <w:szCs w:val="22"/>
        </w:rPr>
        <w:t>위</w:t>
      </w:r>
      <w:r>
        <w:rPr>
          <w:rFonts w:hint="eastAsia"/>
          <w:b w:val="0"/>
          <w:sz w:val="22"/>
          <w:szCs w:val="22"/>
        </w:rPr>
        <w:t xml:space="preserve"> </w:t>
      </w:r>
      <w:r>
        <w:rPr>
          <w:rFonts w:hint="eastAsia"/>
          <w:b w:val="0"/>
          <w:sz w:val="22"/>
          <w:szCs w:val="22"/>
        </w:rPr>
        <w:t>직무발명</w:t>
      </w:r>
      <w:r>
        <w:rPr>
          <w:rFonts w:hint="eastAsia"/>
          <w:b w:val="0"/>
          <w:sz w:val="22"/>
          <w:szCs w:val="22"/>
        </w:rPr>
        <w:t xml:space="preserve"> </w:t>
      </w:r>
      <w:r>
        <w:rPr>
          <w:rFonts w:hint="eastAsia"/>
          <w:b w:val="0"/>
          <w:sz w:val="22"/>
          <w:szCs w:val="22"/>
        </w:rPr>
        <w:t>보상</w:t>
      </w:r>
      <w:r>
        <w:rPr>
          <w:rFonts w:hint="eastAsia"/>
          <w:b w:val="0"/>
          <w:sz w:val="22"/>
          <w:szCs w:val="22"/>
        </w:rPr>
        <w:t xml:space="preserve"> </w:t>
      </w:r>
      <w:r>
        <w:rPr>
          <w:rFonts w:hint="eastAsia"/>
          <w:b w:val="0"/>
          <w:sz w:val="22"/>
          <w:szCs w:val="22"/>
        </w:rPr>
        <w:t>청구</w:t>
      </w:r>
      <w:r>
        <w:rPr>
          <w:rFonts w:hint="eastAsia"/>
          <w:b w:val="0"/>
          <w:sz w:val="22"/>
          <w:szCs w:val="22"/>
        </w:rPr>
        <w:t xml:space="preserve"> </w:t>
      </w:r>
      <w:r>
        <w:rPr>
          <w:rFonts w:hint="eastAsia"/>
          <w:b w:val="0"/>
          <w:sz w:val="22"/>
          <w:szCs w:val="22"/>
        </w:rPr>
        <w:t>이외에</w:t>
      </w:r>
      <w:r>
        <w:rPr>
          <w:rFonts w:hint="eastAsia"/>
          <w:b w:val="0"/>
          <w:sz w:val="22"/>
          <w:szCs w:val="22"/>
        </w:rPr>
        <w:t xml:space="preserve"> </w:t>
      </w:r>
      <w:r>
        <w:rPr>
          <w:rFonts w:hint="eastAsia"/>
          <w:b w:val="0"/>
          <w:sz w:val="22"/>
          <w:szCs w:val="22"/>
        </w:rPr>
        <w:t>현재까지</w:t>
      </w:r>
      <w:r>
        <w:rPr>
          <w:rFonts w:hint="eastAsia"/>
          <w:b w:val="0"/>
          <w:sz w:val="22"/>
          <w:szCs w:val="22"/>
        </w:rPr>
        <w:t xml:space="preserve"> </w:t>
      </w:r>
      <w:r>
        <w:rPr>
          <w:rFonts w:hint="eastAsia"/>
          <w:b w:val="0"/>
          <w:sz w:val="22"/>
          <w:szCs w:val="22"/>
        </w:rPr>
        <w:t>직무발명</w:t>
      </w:r>
      <w:r>
        <w:rPr>
          <w:rFonts w:hint="eastAsia"/>
          <w:b w:val="0"/>
          <w:sz w:val="22"/>
          <w:szCs w:val="22"/>
        </w:rPr>
        <w:t xml:space="preserve"> </w:t>
      </w:r>
      <w:r>
        <w:rPr>
          <w:rFonts w:hint="eastAsia"/>
          <w:b w:val="0"/>
          <w:sz w:val="22"/>
          <w:szCs w:val="22"/>
        </w:rPr>
        <w:t>보상청구</w:t>
      </w:r>
      <w:r>
        <w:rPr>
          <w:rFonts w:hint="eastAsia"/>
          <w:b w:val="0"/>
          <w:sz w:val="22"/>
          <w:szCs w:val="22"/>
        </w:rPr>
        <w:t xml:space="preserve"> </w:t>
      </w:r>
      <w:r>
        <w:rPr>
          <w:rFonts w:hint="eastAsia"/>
          <w:b w:val="0"/>
          <w:sz w:val="22"/>
          <w:szCs w:val="22"/>
        </w:rPr>
        <w:t>사례는</w:t>
      </w:r>
      <w:r>
        <w:rPr>
          <w:rFonts w:hint="eastAsia"/>
          <w:b w:val="0"/>
          <w:sz w:val="22"/>
          <w:szCs w:val="22"/>
        </w:rPr>
        <w:t xml:space="preserve"> </w:t>
      </w:r>
      <w:r>
        <w:rPr>
          <w:rFonts w:hint="eastAsia"/>
          <w:b w:val="0"/>
          <w:sz w:val="22"/>
          <w:szCs w:val="22"/>
        </w:rPr>
        <w:t>없다고</w:t>
      </w:r>
      <w:r>
        <w:rPr>
          <w:rFonts w:hint="eastAsia"/>
          <w:b w:val="0"/>
          <w:sz w:val="22"/>
          <w:szCs w:val="22"/>
        </w:rPr>
        <w:t xml:space="preserve"> </w:t>
      </w:r>
      <w:r>
        <w:rPr>
          <w:rFonts w:hint="eastAsia"/>
          <w:b w:val="0"/>
          <w:sz w:val="22"/>
          <w:szCs w:val="22"/>
        </w:rPr>
        <w:t>함</w:t>
      </w:r>
      <w:r>
        <w:rPr>
          <w:rFonts w:hint="eastAsia"/>
          <w:b w:val="0"/>
          <w:sz w:val="22"/>
          <w:szCs w:val="22"/>
        </w:rPr>
        <w:t>.</w:t>
      </w:r>
    </w:p>
    <w:p w14:paraId="16863358" w14:textId="77777777" w:rsidR="00026A7E" w:rsidRPr="00CB2B3F" w:rsidRDefault="00026A7E" w:rsidP="00026A7E">
      <w:pPr>
        <w:pStyle w:val="21"/>
        <w:spacing w:after="240" w:line="360" w:lineRule="atLeast"/>
        <w:ind w:left="907"/>
        <w:rPr>
          <w:b w:val="0"/>
          <w:sz w:val="22"/>
          <w:szCs w:val="22"/>
        </w:rPr>
      </w:pPr>
    </w:p>
    <w:p w14:paraId="356C7E30" w14:textId="77777777" w:rsidR="00026A7E" w:rsidRDefault="00026A7E" w:rsidP="00026A7E"/>
    <w:p w14:paraId="1E31D703" w14:textId="77777777" w:rsidR="00026A7E" w:rsidRDefault="00026A7E" w:rsidP="00026A7E">
      <w:pPr>
        <w:widowControl/>
        <w:wordWrap/>
        <w:autoSpaceDN/>
        <w:adjustRightInd/>
        <w:snapToGrid/>
        <w:spacing w:line="240" w:lineRule="auto"/>
        <w:jc w:val="left"/>
      </w:pPr>
      <w:r>
        <w:br w:type="page"/>
      </w:r>
    </w:p>
    <w:p w14:paraId="79124888" w14:textId="77777777" w:rsidR="00026A7E" w:rsidRDefault="00026A7E" w:rsidP="00026A7E">
      <w:pPr>
        <w:pStyle w:val="1"/>
        <w:spacing w:after="480"/>
      </w:pPr>
      <w:bookmarkStart w:id="1195" w:name="_Toc79769017"/>
      <w:r>
        <w:rPr>
          <w:noProof/>
        </w:rPr>
        <w:lastRenderedPageBreak/>
        <w:drawing>
          <wp:anchor distT="0" distB="0" distL="114300" distR="114300" simplePos="0" relativeHeight="251670528" behindDoc="1" locked="1" layoutInCell="1" allowOverlap="0" wp14:anchorId="5350EDA3" wp14:editId="1DF18F5D">
            <wp:simplePos x="0" y="0"/>
            <wp:positionH relativeFrom="column">
              <wp:posOffset>-36195</wp:posOffset>
            </wp:positionH>
            <wp:positionV relativeFrom="margin">
              <wp:posOffset>-635</wp:posOffset>
            </wp:positionV>
            <wp:extent cx="6174000" cy="806400"/>
            <wp:effectExtent l="0" t="0" r="0" b="0"/>
            <wp:wrapNone/>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74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2B3F">
        <w:t>보험</w:t>
      </w:r>
      <w:bookmarkEnd w:id="1195"/>
    </w:p>
    <w:p w14:paraId="4D757D52" w14:textId="77777777" w:rsidR="00026A7E" w:rsidRDefault="00026A7E" w:rsidP="00026A7E"/>
    <w:p w14:paraId="2F558CA1" w14:textId="77777777" w:rsidR="00026A7E" w:rsidRPr="00CB2B3F" w:rsidRDefault="00026A7E" w:rsidP="00026A7E"/>
    <w:p w14:paraId="0000CE2A" w14:textId="77777777" w:rsidR="00026A7E" w:rsidRDefault="00026A7E" w:rsidP="00026A7E">
      <w:pPr>
        <w:pStyle w:val="a5"/>
        <w:numPr>
          <w:ilvl w:val="0"/>
          <w:numId w:val="41"/>
        </w:numPr>
        <w:spacing w:before="240" w:after="240"/>
        <w:ind w:leftChars="0"/>
        <w:outlineLvl w:val="1"/>
        <w:rPr>
          <w:snapToGrid w:val="0"/>
        </w:rPr>
      </w:pPr>
      <w:r w:rsidRPr="006B071A">
        <w:rPr>
          <w:b/>
          <w:color w:val="5D2A2C" w:themeColor="text2"/>
          <w:sz w:val="24"/>
        </w:rPr>
        <w:t>대상회사</w:t>
      </w:r>
      <w:r w:rsidRPr="006B071A">
        <w:rPr>
          <w:b/>
          <w:color w:val="5D2A2C" w:themeColor="text2"/>
          <w:sz w:val="24"/>
        </w:rPr>
        <w:t xml:space="preserve"> </w:t>
      </w:r>
      <w:r w:rsidRPr="006B071A">
        <w:rPr>
          <w:b/>
          <w:color w:val="5D2A2C" w:themeColor="text2"/>
          <w:sz w:val="24"/>
        </w:rPr>
        <w:t>보험</w:t>
      </w:r>
      <w:r w:rsidRPr="006B071A">
        <w:rPr>
          <w:b/>
          <w:color w:val="5D2A2C" w:themeColor="text2"/>
          <w:sz w:val="24"/>
        </w:rPr>
        <w:t xml:space="preserve"> </w:t>
      </w:r>
      <w:r w:rsidRPr="006B071A">
        <w:rPr>
          <w:b/>
          <w:color w:val="5D2A2C" w:themeColor="text2"/>
          <w:sz w:val="24"/>
        </w:rPr>
        <w:t>가입</w:t>
      </w:r>
      <w:r w:rsidRPr="006B071A">
        <w:rPr>
          <w:b/>
          <w:color w:val="5D2A2C" w:themeColor="text2"/>
          <w:sz w:val="24"/>
        </w:rPr>
        <w:t xml:space="preserve"> </w:t>
      </w:r>
      <w:r w:rsidRPr="006B071A">
        <w:rPr>
          <w:b/>
          <w:color w:val="5D2A2C" w:themeColor="text2"/>
          <w:sz w:val="24"/>
        </w:rPr>
        <w:t>현황</w:t>
      </w:r>
    </w:p>
    <w:p w14:paraId="39F1D449" w14:textId="77777777" w:rsidR="00026A7E" w:rsidRDefault="00026A7E" w:rsidP="00026A7E">
      <w:pPr>
        <w:pStyle w:val="21"/>
        <w:numPr>
          <w:ilvl w:val="0"/>
          <w:numId w:val="124"/>
        </w:numPr>
        <w:spacing w:after="240" w:line="360" w:lineRule="atLeast"/>
        <w:rPr>
          <w:sz w:val="22"/>
          <w:szCs w:val="22"/>
        </w:rPr>
      </w:pPr>
      <w:r>
        <w:rPr>
          <w:rFonts w:hint="eastAsia"/>
          <w:sz w:val="22"/>
          <w:szCs w:val="22"/>
        </w:rPr>
        <w:t>개요</w:t>
      </w:r>
    </w:p>
    <w:p w14:paraId="0D69C2C0" w14:textId="77777777" w:rsidR="00026A7E" w:rsidRPr="00E1194D" w:rsidRDefault="00026A7E" w:rsidP="00026A7E">
      <w:pPr>
        <w:pStyle w:val="21"/>
        <w:spacing w:after="240" w:line="360" w:lineRule="atLeast"/>
        <w:ind w:left="907"/>
        <w:rPr>
          <w:b w:val="0"/>
          <w:sz w:val="22"/>
          <w:szCs w:val="22"/>
        </w:rPr>
      </w:pPr>
      <w:r>
        <w:rPr>
          <w:rFonts w:hint="eastAsia"/>
          <w:b w:val="0"/>
          <w:sz w:val="22"/>
          <w:szCs w:val="22"/>
        </w:rPr>
        <w:t>제공된</w:t>
      </w:r>
      <w:r>
        <w:rPr>
          <w:rFonts w:hint="eastAsia"/>
          <w:b w:val="0"/>
          <w:sz w:val="22"/>
          <w:szCs w:val="22"/>
        </w:rPr>
        <w:t xml:space="preserve"> </w:t>
      </w:r>
      <w:r>
        <w:rPr>
          <w:rFonts w:hint="eastAsia"/>
          <w:b w:val="0"/>
          <w:sz w:val="22"/>
          <w:szCs w:val="22"/>
        </w:rPr>
        <w:t>자료에</w:t>
      </w:r>
      <w:r>
        <w:rPr>
          <w:rFonts w:hint="eastAsia"/>
          <w:b w:val="0"/>
          <w:sz w:val="22"/>
          <w:szCs w:val="22"/>
        </w:rPr>
        <w:t xml:space="preserve"> </w:t>
      </w:r>
      <w:r>
        <w:rPr>
          <w:rFonts w:hint="eastAsia"/>
          <w:b w:val="0"/>
          <w:sz w:val="22"/>
          <w:szCs w:val="22"/>
        </w:rPr>
        <w:t>의하면</w:t>
      </w:r>
      <w:r>
        <w:rPr>
          <w:rFonts w:hint="eastAsia"/>
          <w:b w:val="0"/>
          <w:sz w:val="22"/>
          <w:szCs w:val="22"/>
        </w:rPr>
        <w:t xml:space="preserve">, </w:t>
      </w:r>
      <w:r w:rsidRPr="00E1194D">
        <w:rPr>
          <w:rFonts w:hint="eastAsia"/>
          <w:b w:val="0"/>
          <w:sz w:val="22"/>
          <w:szCs w:val="22"/>
        </w:rPr>
        <w:t>대상회사는</w:t>
      </w:r>
      <w:r w:rsidRPr="00E1194D">
        <w:rPr>
          <w:rFonts w:hint="eastAsia"/>
          <w:b w:val="0"/>
          <w:sz w:val="22"/>
          <w:szCs w:val="22"/>
        </w:rPr>
        <w:t xml:space="preserve"> </w:t>
      </w:r>
      <w:r>
        <w:rPr>
          <w:rFonts w:hint="eastAsia"/>
          <w:b w:val="0"/>
          <w:sz w:val="22"/>
          <w:szCs w:val="22"/>
        </w:rPr>
        <w:t>총</w:t>
      </w:r>
      <w:r>
        <w:rPr>
          <w:rFonts w:hint="eastAsia"/>
          <w:b w:val="0"/>
          <w:sz w:val="22"/>
          <w:szCs w:val="22"/>
        </w:rPr>
        <w:t xml:space="preserve"> 1</w:t>
      </w:r>
      <w:r>
        <w:rPr>
          <w:b w:val="0"/>
          <w:sz w:val="22"/>
          <w:szCs w:val="22"/>
        </w:rPr>
        <w:t>3</w:t>
      </w:r>
      <w:r>
        <w:rPr>
          <w:rFonts w:hint="eastAsia"/>
          <w:b w:val="0"/>
          <w:sz w:val="22"/>
          <w:szCs w:val="22"/>
        </w:rPr>
        <w:t>개의</w:t>
      </w:r>
      <w:r>
        <w:rPr>
          <w:rFonts w:hint="eastAsia"/>
          <w:b w:val="0"/>
          <w:sz w:val="22"/>
          <w:szCs w:val="22"/>
        </w:rPr>
        <w:t xml:space="preserve"> </w:t>
      </w:r>
      <w:r>
        <w:rPr>
          <w:rFonts w:hint="eastAsia"/>
          <w:b w:val="0"/>
          <w:sz w:val="22"/>
          <w:szCs w:val="22"/>
        </w:rPr>
        <w:t>보험을</w:t>
      </w:r>
      <w:r>
        <w:rPr>
          <w:rFonts w:hint="eastAsia"/>
          <w:b w:val="0"/>
          <w:sz w:val="22"/>
          <w:szCs w:val="22"/>
        </w:rPr>
        <w:t xml:space="preserve"> </w:t>
      </w:r>
      <w:r>
        <w:rPr>
          <w:rFonts w:hint="eastAsia"/>
          <w:b w:val="0"/>
          <w:sz w:val="22"/>
          <w:szCs w:val="22"/>
        </w:rPr>
        <w:t>가입하고</w:t>
      </w:r>
      <w:r>
        <w:rPr>
          <w:rFonts w:hint="eastAsia"/>
          <w:b w:val="0"/>
          <w:sz w:val="22"/>
          <w:szCs w:val="22"/>
        </w:rPr>
        <w:t xml:space="preserve"> </w:t>
      </w:r>
      <w:r>
        <w:rPr>
          <w:rFonts w:hint="eastAsia"/>
          <w:b w:val="0"/>
          <w:sz w:val="22"/>
          <w:szCs w:val="22"/>
        </w:rPr>
        <w:t>있으며</w:t>
      </w:r>
      <w:r>
        <w:rPr>
          <w:rFonts w:hint="eastAsia"/>
          <w:b w:val="0"/>
          <w:sz w:val="22"/>
          <w:szCs w:val="22"/>
        </w:rPr>
        <w:t xml:space="preserve">, </w:t>
      </w:r>
      <w:r>
        <w:rPr>
          <w:rFonts w:hint="eastAsia"/>
          <w:b w:val="0"/>
          <w:sz w:val="22"/>
          <w:szCs w:val="22"/>
        </w:rPr>
        <w:t>그</w:t>
      </w:r>
      <w:r>
        <w:rPr>
          <w:rFonts w:hint="eastAsia"/>
          <w:b w:val="0"/>
          <w:sz w:val="22"/>
          <w:szCs w:val="22"/>
        </w:rPr>
        <w:t xml:space="preserve"> </w:t>
      </w:r>
      <w:r>
        <w:rPr>
          <w:rFonts w:hint="eastAsia"/>
          <w:b w:val="0"/>
          <w:sz w:val="22"/>
          <w:szCs w:val="22"/>
        </w:rPr>
        <w:t>중</w:t>
      </w:r>
      <w:r>
        <w:rPr>
          <w:rFonts w:hint="eastAsia"/>
          <w:b w:val="0"/>
          <w:sz w:val="22"/>
          <w:szCs w:val="22"/>
        </w:rPr>
        <w:t xml:space="preserve"> </w:t>
      </w:r>
      <w:r>
        <w:rPr>
          <w:rFonts w:hint="eastAsia"/>
          <w:b w:val="0"/>
          <w:sz w:val="22"/>
          <w:szCs w:val="22"/>
        </w:rPr>
        <w:t>본건</w:t>
      </w:r>
      <w:r>
        <w:rPr>
          <w:rFonts w:hint="eastAsia"/>
          <w:b w:val="0"/>
          <w:sz w:val="22"/>
          <w:szCs w:val="22"/>
        </w:rPr>
        <w:t xml:space="preserve"> </w:t>
      </w:r>
      <w:r>
        <w:rPr>
          <w:rFonts w:hint="eastAsia"/>
          <w:b w:val="0"/>
          <w:sz w:val="22"/>
          <w:szCs w:val="22"/>
        </w:rPr>
        <w:t>거래</w:t>
      </w:r>
      <w:r>
        <w:rPr>
          <w:rFonts w:hint="eastAsia"/>
          <w:b w:val="0"/>
          <w:sz w:val="22"/>
          <w:szCs w:val="22"/>
        </w:rPr>
        <w:t xml:space="preserve"> </w:t>
      </w:r>
      <w:r>
        <w:rPr>
          <w:rFonts w:hint="eastAsia"/>
          <w:b w:val="0"/>
          <w:sz w:val="22"/>
          <w:szCs w:val="22"/>
        </w:rPr>
        <w:t>종결</w:t>
      </w:r>
      <w:r>
        <w:rPr>
          <w:rFonts w:hint="eastAsia"/>
          <w:b w:val="0"/>
          <w:sz w:val="22"/>
          <w:szCs w:val="22"/>
        </w:rPr>
        <w:t xml:space="preserve"> </w:t>
      </w:r>
      <w:r>
        <w:rPr>
          <w:rFonts w:hint="eastAsia"/>
          <w:b w:val="0"/>
          <w:sz w:val="22"/>
          <w:szCs w:val="22"/>
        </w:rPr>
        <w:t>이후</w:t>
      </w:r>
      <w:r>
        <w:rPr>
          <w:rFonts w:hint="eastAsia"/>
          <w:b w:val="0"/>
          <w:sz w:val="22"/>
          <w:szCs w:val="22"/>
        </w:rPr>
        <w:t xml:space="preserve"> </w:t>
      </w:r>
      <w:r>
        <w:rPr>
          <w:rFonts w:hint="eastAsia"/>
          <w:b w:val="0"/>
          <w:sz w:val="22"/>
          <w:szCs w:val="22"/>
        </w:rPr>
        <w:t>대상회사와</w:t>
      </w:r>
      <w:r>
        <w:rPr>
          <w:rFonts w:hint="eastAsia"/>
          <w:b w:val="0"/>
          <w:sz w:val="22"/>
          <w:szCs w:val="22"/>
        </w:rPr>
        <w:t xml:space="preserve"> </w:t>
      </w:r>
      <w:r>
        <w:rPr>
          <w:rFonts w:hint="eastAsia"/>
          <w:b w:val="0"/>
          <w:sz w:val="22"/>
          <w:szCs w:val="22"/>
        </w:rPr>
        <w:t>계열관계</w:t>
      </w:r>
      <w:r>
        <w:rPr>
          <w:rFonts w:hint="eastAsia"/>
          <w:b w:val="0"/>
          <w:sz w:val="22"/>
          <w:szCs w:val="22"/>
        </w:rPr>
        <w:t xml:space="preserve"> </w:t>
      </w:r>
      <w:r>
        <w:rPr>
          <w:rFonts w:hint="eastAsia"/>
          <w:b w:val="0"/>
          <w:sz w:val="22"/>
          <w:szCs w:val="22"/>
        </w:rPr>
        <w:t>해소되는</w:t>
      </w:r>
      <w:r>
        <w:rPr>
          <w:rFonts w:hint="eastAsia"/>
          <w:b w:val="0"/>
          <w:sz w:val="22"/>
          <w:szCs w:val="22"/>
        </w:rPr>
        <w:t xml:space="preserve"> </w:t>
      </w:r>
      <w:r>
        <w:rPr>
          <w:rFonts w:hint="eastAsia"/>
          <w:b w:val="0"/>
          <w:sz w:val="22"/>
          <w:szCs w:val="22"/>
        </w:rPr>
        <w:t>회사들을</w:t>
      </w:r>
      <w:r>
        <w:rPr>
          <w:rFonts w:hint="eastAsia"/>
          <w:b w:val="0"/>
          <w:sz w:val="22"/>
          <w:szCs w:val="22"/>
        </w:rPr>
        <w:t xml:space="preserve"> </w:t>
      </w:r>
      <w:r>
        <w:rPr>
          <w:rFonts w:hint="eastAsia"/>
          <w:b w:val="0"/>
          <w:sz w:val="22"/>
          <w:szCs w:val="22"/>
        </w:rPr>
        <w:t>피보험자로</w:t>
      </w:r>
      <w:r>
        <w:rPr>
          <w:rFonts w:hint="eastAsia"/>
          <w:b w:val="0"/>
          <w:sz w:val="22"/>
          <w:szCs w:val="22"/>
        </w:rPr>
        <w:t xml:space="preserve"> </w:t>
      </w:r>
      <w:r>
        <w:rPr>
          <w:rFonts w:hint="eastAsia"/>
          <w:b w:val="0"/>
          <w:sz w:val="22"/>
          <w:szCs w:val="22"/>
        </w:rPr>
        <w:t>하는</w:t>
      </w:r>
      <w:r>
        <w:rPr>
          <w:rFonts w:hint="eastAsia"/>
          <w:b w:val="0"/>
          <w:sz w:val="22"/>
          <w:szCs w:val="22"/>
        </w:rPr>
        <w:t xml:space="preserve"> </w:t>
      </w:r>
      <w:r>
        <w:rPr>
          <w:rFonts w:hint="eastAsia"/>
          <w:b w:val="0"/>
          <w:sz w:val="22"/>
          <w:szCs w:val="22"/>
        </w:rPr>
        <w:t>보험은</w:t>
      </w:r>
      <w:r>
        <w:rPr>
          <w:rFonts w:hint="eastAsia"/>
          <w:b w:val="0"/>
          <w:sz w:val="22"/>
          <w:szCs w:val="22"/>
        </w:rPr>
        <w:t xml:space="preserve"> </w:t>
      </w:r>
      <w:r>
        <w:rPr>
          <w:rFonts w:hint="eastAsia"/>
          <w:b w:val="0"/>
          <w:sz w:val="22"/>
          <w:szCs w:val="22"/>
        </w:rPr>
        <w:t>확인되지</w:t>
      </w:r>
      <w:r>
        <w:rPr>
          <w:rFonts w:hint="eastAsia"/>
          <w:b w:val="0"/>
          <w:sz w:val="22"/>
          <w:szCs w:val="22"/>
        </w:rPr>
        <w:t xml:space="preserve"> </w:t>
      </w:r>
      <w:r>
        <w:rPr>
          <w:rFonts w:hint="eastAsia"/>
          <w:b w:val="0"/>
          <w:sz w:val="22"/>
          <w:szCs w:val="22"/>
        </w:rPr>
        <w:t>않음</w:t>
      </w:r>
      <w:r>
        <w:rPr>
          <w:rFonts w:hint="eastAsia"/>
          <w:b w:val="0"/>
          <w:sz w:val="22"/>
          <w:szCs w:val="22"/>
        </w:rPr>
        <w:t>.</w:t>
      </w:r>
    </w:p>
    <w:p w14:paraId="2D60F2ED" w14:textId="77777777" w:rsidR="00026A7E" w:rsidRPr="006F2AB9" w:rsidRDefault="00026A7E" w:rsidP="00026A7E">
      <w:pPr>
        <w:pStyle w:val="21"/>
        <w:numPr>
          <w:ilvl w:val="0"/>
          <w:numId w:val="124"/>
        </w:numPr>
        <w:spacing w:after="240" w:line="360" w:lineRule="atLeast"/>
        <w:rPr>
          <w:sz w:val="22"/>
          <w:szCs w:val="22"/>
        </w:rPr>
      </w:pPr>
      <w:r w:rsidRPr="006F2AB9">
        <w:rPr>
          <w:rFonts w:hint="eastAsia"/>
          <w:sz w:val="22"/>
          <w:szCs w:val="22"/>
        </w:rPr>
        <w:t>재산종합</w:t>
      </w:r>
      <w:r>
        <w:rPr>
          <w:rFonts w:hint="eastAsia"/>
          <w:sz w:val="22"/>
          <w:szCs w:val="22"/>
        </w:rPr>
        <w:t>보험</w:t>
      </w:r>
    </w:p>
    <w:p w14:paraId="7B544A42" w14:textId="77777777" w:rsidR="00026A7E" w:rsidRPr="00A624E2" w:rsidRDefault="00026A7E" w:rsidP="00026A7E">
      <w:pPr>
        <w:pStyle w:val="21"/>
        <w:spacing w:after="240" w:line="360" w:lineRule="atLeast"/>
        <w:ind w:left="907"/>
        <w:rPr>
          <w:b w:val="0"/>
          <w:sz w:val="22"/>
          <w:szCs w:val="22"/>
        </w:rPr>
      </w:pPr>
      <w:r>
        <w:rPr>
          <w:rFonts w:hint="eastAsia"/>
          <w:b w:val="0"/>
          <w:sz w:val="22"/>
          <w:szCs w:val="22"/>
        </w:rPr>
        <w:t>대상회사는</w:t>
      </w:r>
      <w:r>
        <w:rPr>
          <w:rFonts w:hint="eastAsia"/>
          <w:b w:val="0"/>
          <w:sz w:val="22"/>
          <w:szCs w:val="22"/>
        </w:rPr>
        <w:t xml:space="preserve"> </w:t>
      </w:r>
      <w:r>
        <w:rPr>
          <w:rFonts w:hint="eastAsia"/>
          <w:b w:val="0"/>
          <w:sz w:val="22"/>
          <w:szCs w:val="22"/>
        </w:rPr>
        <w:t>소유</w:t>
      </w:r>
      <w:r>
        <w:rPr>
          <w:rFonts w:hint="eastAsia"/>
          <w:b w:val="0"/>
          <w:sz w:val="22"/>
          <w:szCs w:val="22"/>
        </w:rPr>
        <w:t xml:space="preserve"> </w:t>
      </w:r>
      <w:r>
        <w:rPr>
          <w:rFonts w:hint="eastAsia"/>
          <w:b w:val="0"/>
          <w:sz w:val="22"/>
          <w:szCs w:val="22"/>
        </w:rPr>
        <w:t>중인</w:t>
      </w:r>
      <w:r>
        <w:rPr>
          <w:rFonts w:hint="eastAsia"/>
          <w:b w:val="0"/>
          <w:sz w:val="22"/>
          <w:szCs w:val="22"/>
        </w:rPr>
        <w:t xml:space="preserve"> </w:t>
      </w:r>
      <w:r>
        <w:rPr>
          <w:rFonts w:hint="eastAsia"/>
          <w:b w:val="0"/>
          <w:sz w:val="22"/>
          <w:szCs w:val="22"/>
        </w:rPr>
        <w:t>공장</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물류센터를</w:t>
      </w:r>
      <w:r>
        <w:rPr>
          <w:rFonts w:hint="eastAsia"/>
          <w:b w:val="0"/>
          <w:sz w:val="22"/>
          <w:szCs w:val="22"/>
        </w:rPr>
        <w:t xml:space="preserve"> </w:t>
      </w:r>
      <w:r>
        <w:rPr>
          <w:rFonts w:hint="eastAsia"/>
          <w:b w:val="0"/>
          <w:sz w:val="22"/>
          <w:szCs w:val="22"/>
        </w:rPr>
        <w:t>포함하여</w:t>
      </w:r>
      <w:r>
        <w:rPr>
          <w:rFonts w:hint="eastAsia"/>
          <w:b w:val="0"/>
          <w:sz w:val="22"/>
          <w:szCs w:val="22"/>
        </w:rPr>
        <w:t xml:space="preserve"> </w:t>
      </w:r>
      <w:r>
        <w:rPr>
          <w:rFonts w:hint="eastAsia"/>
          <w:b w:val="0"/>
          <w:sz w:val="22"/>
          <w:szCs w:val="22"/>
        </w:rPr>
        <w:t>임차</w:t>
      </w:r>
      <w:r>
        <w:rPr>
          <w:rFonts w:hint="eastAsia"/>
          <w:b w:val="0"/>
          <w:sz w:val="22"/>
          <w:szCs w:val="22"/>
        </w:rPr>
        <w:t xml:space="preserve"> </w:t>
      </w:r>
      <w:r>
        <w:rPr>
          <w:rFonts w:hint="eastAsia"/>
          <w:b w:val="0"/>
          <w:sz w:val="22"/>
          <w:szCs w:val="22"/>
        </w:rPr>
        <w:t>물류센터를</w:t>
      </w:r>
      <w:r>
        <w:rPr>
          <w:rFonts w:hint="eastAsia"/>
          <w:b w:val="0"/>
          <w:sz w:val="22"/>
          <w:szCs w:val="22"/>
        </w:rPr>
        <w:t xml:space="preserve"> </w:t>
      </w:r>
      <w:r>
        <w:rPr>
          <w:rFonts w:hint="eastAsia"/>
          <w:b w:val="0"/>
          <w:sz w:val="22"/>
          <w:szCs w:val="22"/>
        </w:rPr>
        <w:t>보장대상으로</w:t>
      </w:r>
      <w:r>
        <w:rPr>
          <w:rFonts w:hint="eastAsia"/>
          <w:b w:val="0"/>
          <w:sz w:val="22"/>
          <w:szCs w:val="22"/>
        </w:rPr>
        <w:t xml:space="preserve"> </w:t>
      </w:r>
      <w:r>
        <w:rPr>
          <w:rFonts w:hint="eastAsia"/>
          <w:b w:val="0"/>
          <w:sz w:val="22"/>
          <w:szCs w:val="22"/>
        </w:rPr>
        <w:t>하는</w:t>
      </w:r>
      <w:r>
        <w:rPr>
          <w:rFonts w:hint="eastAsia"/>
          <w:b w:val="0"/>
          <w:sz w:val="22"/>
          <w:szCs w:val="22"/>
        </w:rPr>
        <w:t xml:space="preserve"> </w:t>
      </w:r>
      <w:r>
        <w:rPr>
          <w:rFonts w:hint="eastAsia"/>
          <w:b w:val="0"/>
          <w:sz w:val="22"/>
          <w:szCs w:val="22"/>
        </w:rPr>
        <w:t>재산종합보험을</w:t>
      </w:r>
      <w:r>
        <w:rPr>
          <w:rFonts w:hint="eastAsia"/>
          <w:b w:val="0"/>
          <w:sz w:val="22"/>
          <w:szCs w:val="22"/>
        </w:rPr>
        <w:t xml:space="preserve"> </w:t>
      </w:r>
      <w:r>
        <w:rPr>
          <w:rFonts w:hint="eastAsia"/>
          <w:b w:val="0"/>
          <w:sz w:val="22"/>
          <w:szCs w:val="22"/>
        </w:rPr>
        <w:t>가입하고</w:t>
      </w:r>
      <w:r>
        <w:rPr>
          <w:rFonts w:hint="eastAsia"/>
          <w:b w:val="0"/>
          <w:sz w:val="22"/>
          <w:szCs w:val="22"/>
        </w:rPr>
        <w:t xml:space="preserve"> </w:t>
      </w:r>
      <w:r>
        <w:rPr>
          <w:rFonts w:hint="eastAsia"/>
          <w:b w:val="0"/>
          <w:sz w:val="22"/>
          <w:szCs w:val="22"/>
        </w:rPr>
        <w:t>있음</w:t>
      </w:r>
      <w:r>
        <w:rPr>
          <w:rFonts w:hint="eastAsia"/>
          <w:b w:val="0"/>
          <w:sz w:val="22"/>
          <w:szCs w:val="22"/>
        </w:rPr>
        <w:t>.</w:t>
      </w:r>
      <w:r>
        <w:rPr>
          <w:b w:val="0"/>
          <w:sz w:val="22"/>
          <w:szCs w:val="22"/>
        </w:rPr>
        <w:t xml:space="preserve"> </w:t>
      </w:r>
      <w:r>
        <w:rPr>
          <w:rFonts w:hint="eastAsia"/>
          <w:b w:val="0"/>
          <w:sz w:val="22"/>
          <w:szCs w:val="22"/>
        </w:rPr>
        <w:t>제공된</w:t>
      </w:r>
      <w:r>
        <w:rPr>
          <w:rFonts w:hint="eastAsia"/>
          <w:b w:val="0"/>
          <w:sz w:val="22"/>
          <w:szCs w:val="22"/>
        </w:rPr>
        <w:t xml:space="preserve"> </w:t>
      </w:r>
      <w:r>
        <w:rPr>
          <w:rFonts w:hint="eastAsia"/>
          <w:b w:val="0"/>
          <w:sz w:val="22"/>
          <w:szCs w:val="22"/>
        </w:rPr>
        <w:t>자료에</w:t>
      </w:r>
      <w:r>
        <w:rPr>
          <w:rFonts w:hint="eastAsia"/>
          <w:b w:val="0"/>
          <w:sz w:val="22"/>
          <w:szCs w:val="22"/>
        </w:rPr>
        <w:t xml:space="preserve"> </w:t>
      </w:r>
      <w:r>
        <w:rPr>
          <w:rFonts w:hint="eastAsia"/>
          <w:b w:val="0"/>
          <w:sz w:val="22"/>
          <w:szCs w:val="22"/>
        </w:rPr>
        <w:t>의하면</w:t>
      </w:r>
      <w:r>
        <w:rPr>
          <w:rFonts w:hint="eastAsia"/>
          <w:b w:val="0"/>
          <w:sz w:val="22"/>
          <w:szCs w:val="22"/>
        </w:rPr>
        <w:t>,</w:t>
      </w:r>
      <w:r>
        <w:rPr>
          <w:b w:val="0"/>
          <w:sz w:val="22"/>
          <w:szCs w:val="22"/>
        </w:rPr>
        <w:t xml:space="preserve"> </w:t>
      </w:r>
      <w:r>
        <w:rPr>
          <w:rFonts w:hint="eastAsia"/>
          <w:b w:val="0"/>
          <w:sz w:val="22"/>
          <w:szCs w:val="22"/>
        </w:rPr>
        <w:t>각</w:t>
      </w:r>
      <w:r>
        <w:rPr>
          <w:rFonts w:hint="eastAsia"/>
          <w:b w:val="0"/>
          <w:sz w:val="22"/>
          <w:szCs w:val="22"/>
        </w:rPr>
        <w:t xml:space="preserve"> </w:t>
      </w:r>
      <w:r>
        <w:rPr>
          <w:rFonts w:hint="eastAsia"/>
          <w:b w:val="0"/>
          <w:sz w:val="22"/>
          <w:szCs w:val="22"/>
        </w:rPr>
        <w:t>보험가액의</w:t>
      </w:r>
      <w:r>
        <w:rPr>
          <w:rFonts w:hint="eastAsia"/>
          <w:b w:val="0"/>
          <w:sz w:val="22"/>
          <w:szCs w:val="22"/>
        </w:rPr>
        <w:t xml:space="preserve"> </w:t>
      </w:r>
      <w:r>
        <w:rPr>
          <w:rFonts w:hint="eastAsia"/>
          <w:b w:val="0"/>
          <w:sz w:val="22"/>
          <w:szCs w:val="22"/>
        </w:rPr>
        <w:t>평가기준은</w:t>
      </w:r>
      <w:r>
        <w:rPr>
          <w:rFonts w:hint="eastAsia"/>
          <w:b w:val="0"/>
          <w:sz w:val="22"/>
          <w:szCs w:val="22"/>
        </w:rPr>
        <w:t xml:space="preserve"> </w:t>
      </w:r>
      <w:r>
        <w:rPr>
          <w:rFonts w:hint="eastAsia"/>
          <w:b w:val="0"/>
          <w:sz w:val="22"/>
          <w:szCs w:val="22"/>
        </w:rPr>
        <w:t>목적물</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재고자산의</w:t>
      </w:r>
      <w:r>
        <w:rPr>
          <w:rFonts w:hint="eastAsia"/>
          <w:b w:val="0"/>
          <w:sz w:val="22"/>
          <w:szCs w:val="22"/>
        </w:rPr>
        <w:t xml:space="preserve"> </w:t>
      </w:r>
      <w:r>
        <w:rPr>
          <w:rFonts w:hint="eastAsia"/>
          <w:b w:val="0"/>
          <w:sz w:val="22"/>
          <w:szCs w:val="22"/>
        </w:rPr>
        <w:t>시가를</w:t>
      </w:r>
      <w:r>
        <w:rPr>
          <w:rFonts w:hint="eastAsia"/>
          <w:b w:val="0"/>
          <w:sz w:val="22"/>
          <w:szCs w:val="22"/>
        </w:rPr>
        <w:t xml:space="preserve"> </w:t>
      </w:r>
      <w:r>
        <w:rPr>
          <w:rFonts w:hint="eastAsia"/>
          <w:b w:val="0"/>
          <w:sz w:val="22"/>
          <w:szCs w:val="22"/>
        </w:rPr>
        <w:t>기준으로</w:t>
      </w:r>
      <w:r>
        <w:rPr>
          <w:rFonts w:hint="eastAsia"/>
          <w:b w:val="0"/>
          <w:sz w:val="22"/>
          <w:szCs w:val="22"/>
        </w:rPr>
        <w:t xml:space="preserve"> </w:t>
      </w:r>
      <w:r>
        <w:rPr>
          <w:rFonts w:hint="eastAsia"/>
          <w:b w:val="0"/>
          <w:sz w:val="22"/>
          <w:szCs w:val="22"/>
        </w:rPr>
        <w:t>산정되었음</w:t>
      </w:r>
      <w:r>
        <w:rPr>
          <w:rFonts w:hint="eastAsia"/>
          <w:b w:val="0"/>
          <w:sz w:val="22"/>
          <w:szCs w:val="22"/>
        </w:rPr>
        <w:t>.</w:t>
      </w:r>
      <w:r>
        <w:rPr>
          <w:b w:val="0"/>
          <w:sz w:val="22"/>
          <w:szCs w:val="22"/>
        </w:rPr>
        <w:t xml:space="preserve"> </w:t>
      </w:r>
      <w:r>
        <w:rPr>
          <w:rFonts w:hint="eastAsia"/>
          <w:b w:val="0"/>
          <w:sz w:val="22"/>
          <w:szCs w:val="22"/>
        </w:rPr>
        <w:t>따라서</w:t>
      </w:r>
      <w:r>
        <w:rPr>
          <w:rFonts w:hint="eastAsia"/>
          <w:b w:val="0"/>
          <w:sz w:val="22"/>
          <w:szCs w:val="22"/>
        </w:rPr>
        <w:t xml:space="preserve">, </w:t>
      </w:r>
      <w:r>
        <w:rPr>
          <w:rFonts w:hint="eastAsia"/>
          <w:b w:val="0"/>
          <w:sz w:val="22"/>
          <w:szCs w:val="22"/>
        </w:rPr>
        <w:t>각</w:t>
      </w:r>
      <w:r>
        <w:rPr>
          <w:rFonts w:hint="eastAsia"/>
          <w:b w:val="0"/>
          <w:sz w:val="22"/>
          <w:szCs w:val="22"/>
        </w:rPr>
        <w:t xml:space="preserve"> </w:t>
      </w:r>
      <w:r>
        <w:rPr>
          <w:rFonts w:hint="eastAsia"/>
          <w:b w:val="0"/>
          <w:sz w:val="22"/>
          <w:szCs w:val="22"/>
        </w:rPr>
        <w:t>보험목적물</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재고자산의</w:t>
      </w:r>
      <w:r>
        <w:rPr>
          <w:rFonts w:hint="eastAsia"/>
          <w:b w:val="0"/>
          <w:sz w:val="22"/>
          <w:szCs w:val="22"/>
        </w:rPr>
        <w:t xml:space="preserve"> </w:t>
      </w:r>
      <w:r>
        <w:rPr>
          <w:rFonts w:hint="eastAsia"/>
          <w:b w:val="0"/>
          <w:sz w:val="22"/>
          <w:szCs w:val="22"/>
        </w:rPr>
        <w:t>전손</w:t>
      </w:r>
      <w:r>
        <w:rPr>
          <w:rFonts w:hint="eastAsia"/>
          <w:b w:val="0"/>
          <w:sz w:val="22"/>
          <w:szCs w:val="22"/>
        </w:rPr>
        <w:t xml:space="preserve"> </w:t>
      </w:r>
      <w:r>
        <w:rPr>
          <w:rFonts w:hint="eastAsia"/>
          <w:b w:val="0"/>
          <w:sz w:val="22"/>
          <w:szCs w:val="22"/>
        </w:rPr>
        <w:t>시</w:t>
      </w:r>
      <w:r>
        <w:rPr>
          <w:rFonts w:hint="eastAsia"/>
          <w:b w:val="0"/>
          <w:sz w:val="22"/>
          <w:szCs w:val="22"/>
        </w:rPr>
        <w:t xml:space="preserve"> </w:t>
      </w:r>
      <w:proofErr w:type="spellStart"/>
      <w:r>
        <w:rPr>
          <w:rFonts w:hint="eastAsia"/>
          <w:b w:val="0"/>
          <w:sz w:val="22"/>
          <w:szCs w:val="22"/>
        </w:rPr>
        <w:t>재조달</w:t>
      </w:r>
      <w:proofErr w:type="spellEnd"/>
      <w:r>
        <w:rPr>
          <w:rFonts w:hint="eastAsia"/>
          <w:b w:val="0"/>
          <w:sz w:val="22"/>
          <w:szCs w:val="22"/>
        </w:rPr>
        <w:t xml:space="preserve"> </w:t>
      </w:r>
      <w:r>
        <w:rPr>
          <w:rFonts w:hint="eastAsia"/>
          <w:b w:val="0"/>
          <w:sz w:val="22"/>
          <w:szCs w:val="22"/>
        </w:rPr>
        <w:t>가격</w:t>
      </w:r>
      <w:r>
        <w:rPr>
          <w:rFonts w:hint="eastAsia"/>
          <w:b w:val="0"/>
          <w:sz w:val="22"/>
          <w:szCs w:val="22"/>
        </w:rPr>
        <w:t xml:space="preserve"> </w:t>
      </w:r>
      <w:r>
        <w:rPr>
          <w:rFonts w:hint="eastAsia"/>
          <w:b w:val="0"/>
          <w:sz w:val="22"/>
          <w:szCs w:val="22"/>
        </w:rPr>
        <w:t>전부를</w:t>
      </w:r>
      <w:r>
        <w:rPr>
          <w:rFonts w:hint="eastAsia"/>
          <w:b w:val="0"/>
          <w:sz w:val="22"/>
          <w:szCs w:val="22"/>
        </w:rPr>
        <w:t xml:space="preserve"> </w:t>
      </w:r>
      <w:r>
        <w:rPr>
          <w:rFonts w:hint="eastAsia"/>
          <w:b w:val="0"/>
          <w:sz w:val="22"/>
          <w:szCs w:val="22"/>
        </w:rPr>
        <w:t>보장받지</w:t>
      </w:r>
      <w:r>
        <w:rPr>
          <w:rFonts w:hint="eastAsia"/>
          <w:b w:val="0"/>
          <w:sz w:val="22"/>
          <w:szCs w:val="22"/>
        </w:rPr>
        <w:t xml:space="preserve"> </w:t>
      </w:r>
      <w:r>
        <w:rPr>
          <w:rFonts w:hint="eastAsia"/>
          <w:b w:val="0"/>
          <w:sz w:val="22"/>
          <w:szCs w:val="22"/>
        </w:rPr>
        <w:t>못하게</w:t>
      </w:r>
      <w:r>
        <w:rPr>
          <w:rFonts w:hint="eastAsia"/>
          <w:b w:val="0"/>
          <w:sz w:val="22"/>
          <w:szCs w:val="22"/>
        </w:rPr>
        <w:t xml:space="preserve"> </w:t>
      </w:r>
      <w:r>
        <w:rPr>
          <w:rFonts w:hint="eastAsia"/>
          <w:b w:val="0"/>
          <w:sz w:val="22"/>
          <w:szCs w:val="22"/>
        </w:rPr>
        <w:t>될</w:t>
      </w:r>
      <w:r>
        <w:rPr>
          <w:rFonts w:hint="eastAsia"/>
          <w:b w:val="0"/>
          <w:sz w:val="22"/>
          <w:szCs w:val="22"/>
        </w:rPr>
        <w:t xml:space="preserve"> </w:t>
      </w:r>
      <w:r>
        <w:rPr>
          <w:rFonts w:hint="eastAsia"/>
          <w:b w:val="0"/>
          <w:sz w:val="22"/>
          <w:szCs w:val="22"/>
        </w:rPr>
        <w:t>가능성이</w:t>
      </w:r>
      <w:r>
        <w:rPr>
          <w:rFonts w:hint="eastAsia"/>
          <w:b w:val="0"/>
          <w:sz w:val="22"/>
          <w:szCs w:val="22"/>
        </w:rPr>
        <w:t xml:space="preserve"> </w:t>
      </w:r>
      <w:r>
        <w:rPr>
          <w:rFonts w:hint="eastAsia"/>
          <w:b w:val="0"/>
          <w:sz w:val="22"/>
          <w:szCs w:val="22"/>
        </w:rPr>
        <w:t>존재함</w:t>
      </w:r>
      <w:r>
        <w:rPr>
          <w:rFonts w:hint="eastAsia"/>
          <w:b w:val="0"/>
          <w:sz w:val="22"/>
          <w:szCs w:val="22"/>
        </w:rPr>
        <w:t>.</w:t>
      </w:r>
      <w:r>
        <w:rPr>
          <w:b w:val="0"/>
          <w:sz w:val="22"/>
          <w:szCs w:val="22"/>
        </w:rPr>
        <w:t xml:space="preserve"> </w:t>
      </w:r>
      <w:r>
        <w:rPr>
          <w:rFonts w:hint="eastAsia"/>
          <w:b w:val="0"/>
          <w:sz w:val="22"/>
          <w:szCs w:val="22"/>
        </w:rPr>
        <w:t>특히</w:t>
      </w:r>
      <w:r>
        <w:rPr>
          <w:rFonts w:hint="eastAsia"/>
          <w:b w:val="0"/>
          <w:sz w:val="22"/>
          <w:szCs w:val="22"/>
        </w:rPr>
        <w:t xml:space="preserve">, </w:t>
      </w:r>
      <w:r>
        <w:rPr>
          <w:rFonts w:hint="eastAsia"/>
          <w:b w:val="0"/>
          <w:sz w:val="22"/>
          <w:szCs w:val="22"/>
        </w:rPr>
        <w:t>아래</w:t>
      </w:r>
      <w:r>
        <w:rPr>
          <w:rFonts w:hint="eastAsia"/>
          <w:b w:val="0"/>
          <w:sz w:val="22"/>
          <w:szCs w:val="22"/>
        </w:rPr>
        <w:t xml:space="preserve"> </w:t>
      </w:r>
      <w:r>
        <w:rPr>
          <w:rFonts w:hint="eastAsia"/>
          <w:b w:val="0"/>
          <w:sz w:val="22"/>
          <w:szCs w:val="22"/>
        </w:rPr>
        <w:t>표와</w:t>
      </w:r>
      <w:r>
        <w:rPr>
          <w:rFonts w:hint="eastAsia"/>
          <w:b w:val="0"/>
          <w:sz w:val="22"/>
          <w:szCs w:val="22"/>
        </w:rPr>
        <w:t xml:space="preserve"> </w:t>
      </w:r>
      <w:r>
        <w:rPr>
          <w:rFonts w:hint="eastAsia"/>
          <w:b w:val="0"/>
          <w:sz w:val="22"/>
          <w:szCs w:val="22"/>
        </w:rPr>
        <w:t>같이</w:t>
      </w:r>
      <w:r>
        <w:rPr>
          <w:rFonts w:hint="eastAsia"/>
          <w:b w:val="0"/>
          <w:sz w:val="22"/>
          <w:szCs w:val="22"/>
        </w:rPr>
        <w:t xml:space="preserve"> </w:t>
      </w:r>
      <w:proofErr w:type="spellStart"/>
      <w:r>
        <w:rPr>
          <w:rFonts w:hint="eastAsia"/>
          <w:b w:val="0"/>
          <w:sz w:val="22"/>
          <w:szCs w:val="22"/>
        </w:rPr>
        <w:t>예상재조달가액에</w:t>
      </w:r>
      <w:proofErr w:type="spellEnd"/>
      <w:r>
        <w:rPr>
          <w:rFonts w:hint="eastAsia"/>
          <w:b w:val="0"/>
          <w:sz w:val="22"/>
          <w:szCs w:val="22"/>
        </w:rPr>
        <w:t xml:space="preserve"> </w:t>
      </w:r>
      <w:r>
        <w:rPr>
          <w:rFonts w:hint="eastAsia"/>
          <w:b w:val="0"/>
          <w:sz w:val="22"/>
          <w:szCs w:val="22"/>
        </w:rPr>
        <w:t>비하여</w:t>
      </w:r>
      <w:r>
        <w:rPr>
          <w:rFonts w:hint="eastAsia"/>
          <w:b w:val="0"/>
          <w:sz w:val="22"/>
          <w:szCs w:val="22"/>
        </w:rPr>
        <w:t xml:space="preserve"> </w:t>
      </w:r>
      <w:proofErr w:type="spellStart"/>
      <w:r>
        <w:rPr>
          <w:rFonts w:hint="eastAsia"/>
          <w:b w:val="0"/>
          <w:sz w:val="22"/>
          <w:szCs w:val="22"/>
        </w:rPr>
        <w:t>예상보험가액이</w:t>
      </w:r>
      <w:proofErr w:type="spellEnd"/>
      <w:r>
        <w:rPr>
          <w:rFonts w:hint="eastAsia"/>
          <w:b w:val="0"/>
          <w:sz w:val="22"/>
          <w:szCs w:val="22"/>
        </w:rPr>
        <w:t xml:space="preserve"> </w:t>
      </w:r>
      <w:r>
        <w:rPr>
          <w:rFonts w:hint="eastAsia"/>
          <w:b w:val="0"/>
          <w:sz w:val="22"/>
          <w:szCs w:val="22"/>
        </w:rPr>
        <w:t>미달하는</w:t>
      </w:r>
      <w:r>
        <w:rPr>
          <w:rFonts w:hint="eastAsia"/>
          <w:b w:val="0"/>
          <w:sz w:val="22"/>
          <w:szCs w:val="22"/>
        </w:rPr>
        <w:t xml:space="preserve"> </w:t>
      </w:r>
      <w:r>
        <w:rPr>
          <w:rFonts w:hint="eastAsia"/>
          <w:b w:val="0"/>
          <w:sz w:val="22"/>
          <w:szCs w:val="22"/>
        </w:rPr>
        <w:t>경우가</w:t>
      </w:r>
      <w:r>
        <w:rPr>
          <w:rFonts w:hint="eastAsia"/>
          <w:b w:val="0"/>
          <w:sz w:val="22"/>
          <w:szCs w:val="22"/>
        </w:rPr>
        <w:t xml:space="preserve"> </w:t>
      </w:r>
      <w:r>
        <w:rPr>
          <w:rFonts w:hint="eastAsia"/>
          <w:b w:val="0"/>
          <w:sz w:val="22"/>
          <w:szCs w:val="22"/>
        </w:rPr>
        <w:t>존재함</w:t>
      </w:r>
      <w:r>
        <w:rPr>
          <w:rFonts w:hint="eastAsia"/>
          <w:b w:val="0"/>
          <w:sz w:val="22"/>
          <w:szCs w:val="22"/>
        </w:rPr>
        <w:t>.</w:t>
      </w:r>
    </w:p>
    <w:p w14:paraId="6BB1AFD9" w14:textId="77777777" w:rsidR="00026A7E" w:rsidRDefault="00026A7E" w:rsidP="00026A7E">
      <w:pPr>
        <w:pStyle w:val="21"/>
        <w:spacing w:after="240" w:line="360" w:lineRule="atLeast"/>
        <w:ind w:left="907"/>
        <w:rPr>
          <w:b w:val="0"/>
          <w:sz w:val="22"/>
          <w:szCs w:val="22"/>
        </w:rPr>
      </w:pPr>
      <w:r>
        <w:rPr>
          <w:rFonts w:hint="eastAsia"/>
          <w:b w:val="0"/>
          <w:sz w:val="22"/>
          <w:szCs w:val="22"/>
        </w:rPr>
        <w:t>단</w:t>
      </w:r>
      <w:r>
        <w:rPr>
          <w:rFonts w:hint="eastAsia"/>
          <w:b w:val="0"/>
          <w:sz w:val="22"/>
          <w:szCs w:val="22"/>
        </w:rPr>
        <w:t xml:space="preserve">, </w:t>
      </w:r>
      <w:r>
        <w:rPr>
          <w:rFonts w:hint="eastAsia"/>
          <w:b w:val="0"/>
          <w:sz w:val="22"/>
          <w:szCs w:val="22"/>
        </w:rPr>
        <w:t>답변에</w:t>
      </w:r>
      <w:r>
        <w:rPr>
          <w:rFonts w:hint="eastAsia"/>
          <w:b w:val="0"/>
          <w:sz w:val="22"/>
          <w:szCs w:val="22"/>
        </w:rPr>
        <w:t xml:space="preserve"> </w:t>
      </w:r>
      <w:r>
        <w:rPr>
          <w:rFonts w:hint="eastAsia"/>
          <w:b w:val="0"/>
          <w:sz w:val="22"/>
          <w:szCs w:val="22"/>
        </w:rPr>
        <w:t>의하면</w:t>
      </w:r>
      <w:r>
        <w:rPr>
          <w:rFonts w:hint="eastAsia"/>
          <w:b w:val="0"/>
          <w:sz w:val="22"/>
          <w:szCs w:val="22"/>
        </w:rPr>
        <w:t>,</w:t>
      </w:r>
      <w:r>
        <w:rPr>
          <w:b w:val="0"/>
          <w:sz w:val="22"/>
          <w:szCs w:val="22"/>
        </w:rPr>
        <w:t xml:space="preserve"> </w:t>
      </w:r>
      <w:r>
        <w:rPr>
          <w:rFonts w:hint="eastAsia"/>
          <w:b w:val="0"/>
          <w:sz w:val="22"/>
          <w:szCs w:val="22"/>
        </w:rPr>
        <w:t>보험가입</w:t>
      </w:r>
      <w:r>
        <w:rPr>
          <w:rFonts w:hint="eastAsia"/>
          <w:b w:val="0"/>
          <w:sz w:val="22"/>
          <w:szCs w:val="22"/>
        </w:rPr>
        <w:t xml:space="preserve"> </w:t>
      </w:r>
      <w:r>
        <w:rPr>
          <w:rFonts w:hint="eastAsia"/>
          <w:b w:val="0"/>
          <w:sz w:val="22"/>
          <w:szCs w:val="22"/>
        </w:rPr>
        <w:t>시</w:t>
      </w:r>
      <w:r>
        <w:rPr>
          <w:rFonts w:hint="eastAsia"/>
          <w:b w:val="0"/>
          <w:sz w:val="22"/>
          <w:szCs w:val="22"/>
        </w:rPr>
        <w:t xml:space="preserve"> </w:t>
      </w:r>
      <w:r>
        <w:rPr>
          <w:rFonts w:hint="eastAsia"/>
          <w:b w:val="0"/>
          <w:sz w:val="22"/>
          <w:szCs w:val="22"/>
        </w:rPr>
        <w:t>보험회사의</w:t>
      </w:r>
      <w:r>
        <w:rPr>
          <w:rFonts w:hint="eastAsia"/>
          <w:b w:val="0"/>
          <w:sz w:val="22"/>
          <w:szCs w:val="22"/>
        </w:rPr>
        <w:t xml:space="preserve"> </w:t>
      </w:r>
      <w:r>
        <w:rPr>
          <w:rFonts w:hint="eastAsia"/>
          <w:b w:val="0"/>
          <w:sz w:val="22"/>
          <w:szCs w:val="22"/>
        </w:rPr>
        <w:t>위험성</w:t>
      </w:r>
      <w:r>
        <w:rPr>
          <w:rFonts w:hint="eastAsia"/>
          <w:b w:val="0"/>
          <w:sz w:val="22"/>
          <w:szCs w:val="22"/>
        </w:rPr>
        <w:t xml:space="preserve"> </w:t>
      </w:r>
      <w:r>
        <w:rPr>
          <w:rFonts w:hint="eastAsia"/>
          <w:b w:val="0"/>
          <w:sz w:val="22"/>
          <w:szCs w:val="22"/>
        </w:rPr>
        <w:t>평가를</w:t>
      </w:r>
      <w:r>
        <w:rPr>
          <w:rFonts w:hint="eastAsia"/>
          <w:b w:val="0"/>
          <w:sz w:val="22"/>
          <w:szCs w:val="22"/>
        </w:rPr>
        <w:t xml:space="preserve"> </w:t>
      </w:r>
      <w:r>
        <w:rPr>
          <w:rFonts w:hint="eastAsia"/>
          <w:b w:val="0"/>
          <w:sz w:val="22"/>
          <w:szCs w:val="22"/>
        </w:rPr>
        <w:t>통해</w:t>
      </w:r>
      <w:r>
        <w:rPr>
          <w:rFonts w:hint="eastAsia"/>
          <w:b w:val="0"/>
          <w:sz w:val="22"/>
          <w:szCs w:val="22"/>
        </w:rPr>
        <w:t xml:space="preserve"> </w:t>
      </w:r>
      <w:r>
        <w:rPr>
          <w:rFonts w:hint="eastAsia"/>
          <w:b w:val="0"/>
          <w:sz w:val="22"/>
          <w:szCs w:val="22"/>
        </w:rPr>
        <w:t>적절한</w:t>
      </w:r>
      <w:r>
        <w:rPr>
          <w:rFonts w:hint="eastAsia"/>
          <w:b w:val="0"/>
          <w:sz w:val="22"/>
          <w:szCs w:val="22"/>
        </w:rPr>
        <w:t xml:space="preserve"> </w:t>
      </w:r>
      <w:r>
        <w:rPr>
          <w:rFonts w:hint="eastAsia"/>
          <w:b w:val="0"/>
          <w:sz w:val="22"/>
          <w:szCs w:val="22"/>
        </w:rPr>
        <w:t>보험가액을</w:t>
      </w:r>
      <w:r>
        <w:rPr>
          <w:rFonts w:hint="eastAsia"/>
          <w:b w:val="0"/>
          <w:sz w:val="22"/>
          <w:szCs w:val="22"/>
        </w:rPr>
        <w:t xml:space="preserve"> </w:t>
      </w:r>
      <w:r>
        <w:rPr>
          <w:rFonts w:hint="eastAsia"/>
          <w:b w:val="0"/>
          <w:sz w:val="22"/>
          <w:szCs w:val="22"/>
        </w:rPr>
        <w:t>산정하였다고</w:t>
      </w:r>
      <w:r>
        <w:rPr>
          <w:rFonts w:hint="eastAsia"/>
          <w:b w:val="0"/>
          <w:sz w:val="22"/>
          <w:szCs w:val="22"/>
        </w:rPr>
        <w:t xml:space="preserve"> </w:t>
      </w:r>
      <w:r>
        <w:rPr>
          <w:rFonts w:hint="eastAsia"/>
          <w:b w:val="0"/>
          <w:sz w:val="22"/>
          <w:szCs w:val="22"/>
        </w:rPr>
        <w:t>함</w:t>
      </w:r>
      <w:r>
        <w:rPr>
          <w:rFonts w:hint="eastAsia"/>
          <w:b w:val="0"/>
          <w:sz w:val="22"/>
          <w:szCs w:val="22"/>
        </w:rPr>
        <w:t>.</w:t>
      </w:r>
    </w:p>
    <w:p w14:paraId="1AB40B00" w14:textId="77777777" w:rsidR="00026A7E" w:rsidRDefault="00026A7E" w:rsidP="00026A7E">
      <w:pPr>
        <w:pStyle w:val="21"/>
        <w:spacing w:after="240" w:line="360" w:lineRule="atLeast"/>
        <w:ind w:left="907"/>
        <w:rPr>
          <w:b w:val="0"/>
          <w:sz w:val="22"/>
          <w:szCs w:val="22"/>
        </w:rPr>
      </w:pPr>
      <w:r>
        <w:rPr>
          <w:b w:val="0"/>
          <w:sz w:val="22"/>
          <w:szCs w:val="22"/>
        </w:rPr>
        <w:t>3</w:t>
      </w:r>
      <w:r>
        <w:rPr>
          <w:rFonts w:hint="eastAsia"/>
          <w:b w:val="0"/>
          <w:sz w:val="22"/>
          <w:szCs w:val="22"/>
        </w:rPr>
        <w:t>공장</w:t>
      </w:r>
      <w:r>
        <w:rPr>
          <w:rFonts w:hint="eastAsia"/>
          <w:b w:val="0"/>
          <w:sz w:val="22"/>
          <w:szCs w:val="22"/>
        </w:rPr>
        <w:t>, 4</w:t>
      </w:r>
      <w:r>
        <w:rPr>
          <w:rFonts w:hint="eastAsia"/>
          <w:b w:val="0"/>
          <w:sz w:val="22"/>
          <w:szCs w:val="22"/>
        </w:rPr>
        <w:t>공장</w:t>
      </w:r>
      <w:r>
        <w:rPr>
          <w:rFonts w:hint="eastAsia"/>
          <w:b w:val="0"/>
          <w:sz w:val="22"/>
          <w:szCs w:val="22"/>
        </w:rPr>
        <w:t xml:space="preserve">, </w:t>
      </w:r>
      <w:proofErr w:type="spellStart"/>
      <w:r>
        <w:rPr>
          <w:rFonts w:hint="eastAsia"/>
          <w:b w:val="0"/>
          <w:sz w:val="22"/>
          <w:szCs w:val="22"/>
        </w:rPr>
        <w:t>오이도물류센터의</w:t>
      </w:r>
      <w:proofErr w:type="spellEnd"/>
      <w:r>
        <w:rPr>
          <w:rFonts w:hint="eastAsia"/>
          <w:b w:val="0"/>
          <w:sz w:val="22"/>
          <w:szCs w:val="22"/>
        </w:rPr>
        <w:t xml:space="preserve"> </w:t>
      </w:r>
      <w:r>
        <w:rPr>
          <w:rFonts w:hint="eastAsia"/>
          <w:b w:val="0"/>
          <w:sz w:val="22"/>
          <w:szCs w:val="22"/>
        </w:rPr>
        <w:t>자산구분별</w:t>
      </w:r>
      <w:r>
        <w:rPr>
          <w:rFonts w:hint="eastAsia"/>
          <w:b w:val="0"/>
          <w:sz w:val="22"/>
          <w:szCs w:val="22"/>
        </w:rPr>
        <w:t xml:space="preserve"> </w:t>
      </w:r>
      <w:proofErr w:type="spellStart"/>
      <w:r>
        <w:rPr>
          <w:rFonts w:hint="eastAsia"/>
          <w:b w:val="0"/>
          <w:sz w:val="22"/>
          <w:szCs w:val="22"/>
        </w:rPr>
        <w:t>예상재조달가액과</w:t>
      </w:r>
      <w:proofErr w:type="spellEnd"/>
      <w:r>
        <w:rPr>
          <w:rFonts w:hint="eastAsia"/>
          <w:b w:val="0"/>
          <w:sz w:val="22"/>
          <w:szCs w:val="22"/>
        </w:rPr>
        <w:t xml:space="preserve"> </w:t>
      </w:r>
      <w:proofErr w:type="spellStart"/>
      <w:r>
        <w:rPr>
          <w:rFonts w:hint="eastAsia"/>
          <w:b w:val="0"/>
          <w:sz w:val="22"/>
          <w:szCs w:val="22"/>
        </w:rPr>
        <w:t>예상보험가액은</w:t>
      </w:r>
      <w:proofErr w:type="spellEnd"/>
      <w:r>
        <w:rPr>
          <w:rFonts w:hint="eastAsia"/>
          <w:b w:val="0"/>
          <w:sz w:val="22"/>
          <w:szCs w:val="22"/>
        </w:rPr>
        <w:t xml:space="preserve"> </w:t>
      </w:r>
      <w:r>
        <w:rPr>
          <w:rFonts w:hint="eastAsia"/>
          <w:b w:val="0"/>
          <w:sz w:val="22"/>
          <w:szCs w:val="22"/>
        </w:rPr>
        <w:t>아래와</w:t>
      </w:r>
      <w:r>
        <w:rPr>
          <w:rFonts w:hint="eastAsia"/>
          <w:b w:val="0"/>
          <w:sz w:val="22"/>
          <w:szCs w:val="22"/>
        </w:rPr>
        <w:t xml:space="preserve"> </w:t>
      </w:r>
      <w:r>
        <w:rPr>
          <w:rFonts w:hint="eastAsia"/>
          <w:b w:val="0"/>
          <w:sz w:val="22"/>
          <w:szCs w:val="22"/>
        </w:rPr>
        <w:t>같음</w:t>
      </w:r>
      <w:r>
        <w:rPr>
          <w:rFonts w:hint="eastAsia"/>
          <w:b w:val="0"/>
          <w:sz w:val="22"/>
          <w:szCs w:val="22"/>
        </w:rPr>
        <w:t>.</w:t>
      </w:r>
      <w:r>
        <w:rPr>
          <w:b w:val="0"/>
          <w:sz w:val="22"/>
          <w:szCs w:val="22"/>
        </w:rPr>
        <w:t xml:space="preserve"> </w:t>
      </w:r>
      <w:r>
        <w:rPr>
          <w:rFonts w:hint="eastAsia"/>
          <w:b w:val="0"/>
          <w:sz w:val="22"/>
          <w:szCs w:val="22"/>
        </w:rPr>
        <w:t>기타</w:t>
      </w:r>
      <w:r>
        <w:rPr>
          <w:rFonts w:hint="eastAsia"/>
          <w:b w:val="0"/>
          <w:sz w:val="22"/>
          <w:szCs w:val="22"/>
        </w:rPr>
        <w:t xml:space="preserve"> </w:t>
      </w:r>
      <w:r>
        <w:rPr>
          <w:rFonts w:hint="eastAsia"/>
          <w:b w:val="0"/>
          <w:sz w:val="22"/>
          <w:szCs w:val="22"/>
        </w:rPr>
        <w:t>대상회사의</w:t>
      </w:r>
      <w:r>
        <w:rPr>
          <w:rFonts w:hint="eastAsia"/>
          <w:b w:val="0"/>
          <w:sz w:val="22"/>
          <w:szCs w:val="22"/>
        </w:rPr>
        <w:t xml:space="preserve"> </w:t>
      </w:r>
      <w:r>
        <w:rPr>
          <w:rFonts w:hint="eastAsia"/>
          <w:b w:val="0"/>
          <w:sz w:val="22"/>
          <w:szCs w:val="22"/>
        </w:rPr>
        <w:t>임차</w:t>
      </w:r>
      <w:r>
        <w:rPr>
          <w:rFonts w:hint="eastAsia"/>
          <w:b w:val="0"/>
          <w:sz w:val="22"/>
          <w:szCs w:val="22"/>
        </w:rPr>
        <w:t xml:space="preserve"> </w:t>
      </w:r>
      <w:r>
        <w:rPr>
          <w:rFonts w:hint="eastAsia"/>
          <w:b w:val="0"/>
          <w:sz w:val="22"/>
          <w:szCs w:val="22"/>
        </w:rPr>
        <w:t>물류센터별</w:t>
      </w:r>
      <w:r>
        <w:rPr>
          <w:rFonts w:hint="eastAsia"/>
          <w:b w:val="0"/>
          <w:sz w:val="22"/>
          <w:szCs w:val="22"/>
        </w:rPr>
        <w:t xml:space="preserve"> </w:t>
      </w:r>
      <w:proofErr w:type="spellStart"/>
      <w:r>
        <w:rPr>
          <w:rFonts w:hint="eastAsia"/>
          <w:b w:val="0"/>
          <w:sz w:val="22"/>
          <w:szCs w:val="22"/>
        </w:rPr>
        <w:t>예상재조달가액과</w:t>
      </w:r>
      <w:proofErr w:type="spellEnd"/>
      <w:r>
        <w:rPr>
          <w:rFonts w:hint="eastAsia"/>
          <w:b w:val="0"/>
          <w:sz w:val="22"/>
          <w:szCs w:val="22"/>
        </w:rPr>
        <w:t xml:space="preserve"> </w:t>
      </w:r>
      <w:proofErr w:type="spellStart"/>
      <w:r>
        <w:rPr>
          <w:rFonts w:hint="eastAsia"/>
          <w:b w:val="0"/>
          <w:sz w:val="22"/>
          <w:szCs w:val="22"/>
        </w:rPr>
        <w:t>예상보험가액은</w:t>
      </w:r>
      <w:proofErr w:type="spellEnd"/>
      <w:r>
        <w:rPr>
          <w:rFonts w:hint="eastAsia"/>
          <w:b w:val="0"/>
          <w:sz w:val="22"/>
          <w:szCs w:val="22"/>
        </w:rPr>
        <w:t xml:space="preserve"> </w:t>
      </w:r>
      <w:r>
        <w:rPr>
          <w:rFonts w:hint="eastAsia"/>
          <w:b w:val="0"/>
          <w:sz w:val="22"/>
          <w:szCs w:val="22"/>
        </w:rPr>
        <w:t>제공되지</w:t>
      </w:r>
      <w:r>
        <w:rPr>
          <w:rFonts w:hint="eastAsia"/>
          <w:b w:val="0"/>
          <w:sz w:val="22"/>
          <w:szCs w:val="22"/>
        </w:rPr>
        <w:t xml:space="preserve"> </w:t>
      </w:r>
      <w:r>
        <w:rPr>
          <w:rFonts w:hint="eastAsia"/>
          <w:b w:val="0"/>
          <w:sz w:val="22"/>
          <w:szCs w:val="22"/>
        </w:rPr>
        <w:t>아니함</w:t>
      </w:r>
      <w:r>
        <w:rPr>
          <w:rFonts w:hint="eastAsia"/>
          <w:b w:val="0"/>
          <w:sz w:val="22"/>
          <w:szCs w:val="22"/>
        </w:rPr>
        <w:t>.</w:t>
      </w:r>
    </w:p>
    <w:tbl>
      <w:tblPr>
        <w:tblStyle w:val="210"/>
        <w:tblW w:w="8789" w:type="dxa"/>
        <w:jc w:val="right"/>
        <w:tblBorders>
          <w:top w:val="single" w:sz="12" w:space="0" w:color="404040"/>
          <w:left w:val="none" w:sz="0" w:space="0" w:color="auto"/>
          <w:bottom w:val="single" w:sz="4" w:space="0" w:color="404040"/>
          <w:right w:val="none" w:sz="0" w:space="0" w:color="auto"/>
          <w:insideH w:val="single" w:sz="4" w:space="0" w:color="BFBFBF"/>
          <w:insideV w:val="single" w:sz="4" w:space="0" w:color="BFBFBF"/>
        </w:tblBorders>
        <w:tblLayout w:type="fixed"/>
        <w:tblCellMar>
          <w:top w:w="57" w:type="dxa"/>
          <w:left w:w="113" w:type="dxa"/>
          <w:bottom w:w="57" w:type="dxa"/>
          <w:right w:w="113" w:type="dxa"/>
        </w:tblCellMar>
        <w:tblLook w:val="04A0" w:firstRow="1" w:lastRow="0" w:firstColumn="1" w:lastColumn="0" w:noHBand="0" w:noVBand="1"/>
      </w:tblPr>
      <w:tblGrid>
        <w:gridCol w:w="1702"/>
        <w:gridCol w:w="1985"/>
        <w:gridCol w:w="1700"/>
        <w:gridCol w:w="1701"/>
        <w:gridCol w:w="1701"/>
      </w:tblGrid>
      <w:tr w:rsidR="00026A7E" w:rsidRPr="00D06018" w14:paraId="42A17B1E" w14:textId="77777777" w:rsidTr="0091358C">
        <w:trPr>
          <w:cnfStyle w:val="100000000000" w:firstRow="1" w:lastRow="0" w:firstColumn="0" w:lastColumn="0" w:oddVBand="0" w:evenVBand="0" w:oddHBand="0" w:evenHBand="0" w:firstRowFirstColumn="0" w:firstRowLastColumn="0" w:lastRowFirstColumn="0" w:lastRowLastColumn="0"/>
          <w:trHeight w:val="96"/>
          <w:jc w:val="right"/>
        </w:trPr>
        <w:tc>
          <w:tcPr>
            <w:cnfStyle w:val="001000000000" w:firstRow="0" w:lastRow="0" w:firstColumn="1" w:lastColumn="0" w:oddVBand="0" w:evenVBand="0" w:oddHBand="0" w:evenHBand="0" w:firstRowFirstColumn="0" w:firstRowLastColumn="0" w:lastRowFirstColumn="0" w:lastRowLastColumn="0"/>
            <w:tcW w:w="1702" w:type="dxa"/>
            <w:vMerge w:val="restart"/>
            <w:tcBorders>
              <w:top w:val="single" w:sz="12" w:space="0" w:color="404040"/>
            </w:tcBorders>
            <w:shd w:val="clear" w:color="auto" w:fill="DEEEEE"/>
          </w:tcPr>
          <w:p w14:paraId="0816B986" w14:textId="77777777" w:rsidR="00026A7E" w:rsidRPr="00D06018" w:rsidRDefault="00026A7E" w:rsidP="0091358C">
            <w:pPr>
              <w:wordWrap/>
              <w:spacing w:line="280" w:lineRule="atLeast"/>
              <w:jc w:val="center"/>
              <w:rPr>
                <w:rFonts w:eastAsia="바탕체"/>
                <w:b/>
                <w:bCs/>
                <w:kern w:val="0"/>
                <w:sz w:val="20"/>
                <w:szCs w:val="20"/>
              </w:rPr>
            </w:pPr>
            <w:r w:rsidRPr="00D06018">
              <w:rPr>
                <w:rFonts w:eastAsia="바탕체" w:hint="eastAsia"/>
                <w:b/>
                <w:bCs/>
                <w:kern w:val="0"/>
                <w:sz w:val="20"/>
                <w:szCs w:val="20"/>
              </w:rPr>
              <w:t>사업장</w:t>
            </w:r>
          </w:p>
        </w:tc>
        <w:tc>
          <w:tcPr>
            <w:tcW w:w="1985" w:type="dxa"/>
            <w:vMerge w:val="restart"/>
            <w:tcBorders>
              <w:top w:val="single" w:sz="12" w:space="0" w:color="404040"/>
            </w:tcBorders>
            <w:shd w:val="clear" w:color="auto" w:fill="DEEEEE"/>
          </w:tcPr>
          <w:p w14:paraId="6AD7F7D5" w14:textId="77777777" w:rsidR="00026A7E" w:rsidRPr="00D06018"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D06018">
              <w:rPr>
                <w:rFonts w:eastAsia="바탕체" w:hint="eastAsia"/>
                <w:b/>
                <w:bCs/>
                <w:kern w:val="0"/>
                <w:sz w:val="20"/>
                <w:szCs w:val="20"/>
              </w:rPr>
              <w:t>자산구분</w:t>
            </w:r>
          </w:p>
        </w:tc>
        <w:tc>
          <w:tcPr>
            <w:tcW w:w="5102" w:type="dxa"/>
            <w:gridSpan w:val="3"/>
            <w:tcBorders>
              <w:top w:val="single" w:sz="12" w:space="0" w:color="404040"/>
              <w:bottom w:val="single" w:sz="4" w:space="0" w:color="BFBFBF"/>
            </w:tcBorders>
            <w:shd w:val="clear" w:color="auto" w:fill="DEEEEE"/>
          </w:tcPr>
          <w:p w14:paraId="7A4BA262" w14:textId="77777777" w:rsidR="00026A7E" w:rsidRPr="00D06018"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D06018">
              <w:rPr>
                <w:rFonts w:eastAsia="바탕체" w:hint="eastAsia"/>
                <w:b/>
                <w:bCs/>
                <w:kern w:val="0"/>
                <w:sz w:val="20"/>
                <w:szCs w:val="20"/>
              </w:rPr>
              <w:t>2</w:t>
            </w:r>
            <w:r w:rsidRPr="00D06018">
              <w:rPr>
                <w:rFonts w:eastAsia="바탕체"/>
                <w:b/>
                <w:bCs/>
                <w:kern w:val="0"/>
                <w:sz w:val="20"/>
                <w:szCs w:val="20"/>
              </w:rPr>
              <w:t>021</w:t>
            </w:r>
            <w:r w:rsidRPr="00D06018">
              <w:rPr>
                <w:rFonts w:eastAsia="바탕체" w:hint="eastAsia"/>
                <w:b/>
                <w:bCs/>
                <w:kern w:val="0"/>
                <w:sz w:val="20"/>
                <w:szCs w:val="20"/>
              </w:rPr>
              <w:t>년</w:t>
            </w:r>
            <w:r w:rsidRPr="00D06018">
              <w:rPr>
                <w:rFonts w:eastAsia="바탕체" w:hint="eastAsia"/>
                <w:b/>
                <w:bCs/>
                <w:kern w:val="0"/>
                <w:sz w:val="20"/>
                <w:szCs w:val="20"/>
              </w:rPr>
              <w:t xml:space="preserve"> </w:t>
            </w:r>
            <w:r w:rsidRPr="00D06018">
              <w:rPr>
                <w:rFonts w:eastAsia="바탕체" w:hint="eastAsia"/>
                <w:b/>
                <w:bCs/>
                <w:kern w:val="0"/>
                <w:sz w:val="20"/>
                <w:szCs w:val="20"/>
              </w:rPr>
              <w:t>기준</w:t>
            </w:r>
            <w:r w:rsidRPr="00D06018">
              <w:rPr>
                <w:rFonts w:eastAsia="바탕체" w:hint="eastAsia"/>
                <w:b/>
                <w:bCs/>
                <w:kern w:val="0"/>
                <w:sz w:val="20"/>
                <w:szCs w:val="20"/>
              </w:rPr>
              <w:t xml:space="preserve"> </w:t>
            </w:r>
            <w:r w:rsidRPr="00D06018">
              <w:rPr>
                <w:rFonts w:eastAsia="바탕체"/>
                <w:b/>
                <w:bCs/>
                <w:kern w:val="0"/>
                <w:sz w:val="20"/>
                <w:szCs w:val="20"/>
              </w:rPr>
              <w:t>(2021-03)</w:t>
            </w:r>
          </w:p>
        </w:tc>
      </w:tr>
      <w:tr w:rsidR="00026A7E" w:rsidRPr="00D06018" w14:paraId="3A1A01FF" w14:textId="77777777" w:rsidTr="0091358C">
        <w:trPr>
          <w:trHeight w:val="108"/>
          <w:jc w:val="right"/>
        </w:trPr>
        <w:tc>
          <w:tcPr>
            <w:cnfStyle w:val="001000000000" w:firstRow="0" w:lastRow="0" w:firstColumn="1" w:lastColumn="0" w:oddVBand="0" w:evenVBand="0" w:oddHBand="0" w:evenHBand="0" w:firstRowFirstColumn="0" w:firstRowLastColumn="0" w:lastRowFirstColumn="0" w:lastRowLastColumn="0"/>
            <w:tcW w:w="1702" w:type="dxa"/>
            <w:vMerge/>
            <w:tcBorders>
              <w:bottom w:val="single" w:sz="4" w:space="0" w:color="404040"/>
            </w:tcBorders>
            <w:shd w:val="clear" w:color="auto" w:fill="DEEEEE"/>
          </w:tcPr>
          <w:p w14:paraId="47FD0EEE" w14:textId="77777777" w:rsidR="00026A7E" w:rsidRPr="00D06018" w:rsidRDefault="00026A7E" w:rsidP="0091358C">
            <w:pPr>
              <w:wordWrap/>
              <w:spacing w:line="280" w:lineRule="atLeast"/>
              <w:jc w:val="center"/>
              <w:rPr>
                <w:rFonts w:eastAsia="바탕체"/>
                <w:b/>
                <w:bCs/>
                <w:kern w:val="0"/>
                <w:sz w:val="20"/>
                <w:szCs w:val="20"/>
              </w:rPr>
            </w:pPr>
          </w:p>
        </w:tc>
        <w:tc>
          <w:tcPr>
            <w:tcW w:w="1985" w:type="dxa"/>
            <w:vMerge/>
            <w:tcBorders>
              <w:bottom w:val="single" w:sz="4" w:space="0" w:color="404040"/>
            </w:tcBorders>
            <w:shd w:val="clear" w:color="auto" w:fill="DEEEEE"/>
          </w:tcPr>
          <w:p w14:paraId="5232A2EA" w14:textId="77777777" w:rsidR="00026A7E" w:rsidRPr="00D06018" w:rsidRDefault="00026A7E" w:rsidP="0091358C">
            <w:pPr>
              <w:wordWrap/>
              <w:spacing w:line="280" w:lineRule="atLeast"/>
              <w:cnfStyle w:val="000000000000" w:firstRow="0" w:lastRow="0" w:firstColumn="0" w:lastColumn="0" w:oddVBand="0" w:evenVBand="0" w:oddHBand="0" w:evenHBand="0" w:firstRowFirstColumn="0" w:firstRowLastColumn="0" w:lastRowFirstColumn="0" w:lastRowLastColumn="0"/>
              <w:rPr>
                <w:rFonts w:eastAsia="바탕체"/>
                <w:b/>
                <w:bCs/>
                <w:kern w:val="0"/>
                <w:sz w:val="20"/>
                <w:szCs w:val="20"/>
              </w:rPr>
            </w:pPr>
          </w:p>
        </w:tc>
        <w:tc>
          <w:tcPr>
            <w:tcW w:w="1700" w:type="dxa"/>
            <w:tcBorders>
              <w:top w:val="single" w:sz="4" w:space="0" w:color="BFBFBF"/>
              <w:bottom w:val="single" w:sz="4" w:space="0" w:color="404040"/>
            </w:tcBorders>
            <w:shd w:val="clear" w:color="auto" w:fill="DEEEEE"/>
          </w:tcPr>
          <w:p w14:paraId="7BA0DEC5"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
                <w:bCs/>
                <w:kern w:val="0"/>
                <w:sz w:val="20"/>
                <w:szCs w:val="20"/>
              </w:rPr>
            </w:pPr>
            <w:r w:rsidRPr="00D06018">
              <w:rPr>
                <w:rFonts w:eastAsia="바탕체" w:hint="eastAsia"/>
                <w:b/>
                <w:bCs/>
                <w:kern w:val="0"/>
                <w:sz w:val="20"/>
                <w:szCs w:val="20"/>
              </w:rPr>
              <w:t>취득금액</w:t>
            </w:r>
          </w:p>
        </w:tc>
        <w:tc>
          <w:tcPr>
            <w:tcW w:w="1701" w:type="dxa"/>
            <w:tcBorders>
              <w:top w:val="single" w:sz="4" w:space="0" w:color="BFBFBF"/>
              <w:bottom w:val="single" w:sz="4" w:space="0" w:color="404040"/>
            </w:tcBorders>
            <w:shd w:val="clear" w:color="auto" w:fill="DEEEEE"/>
          </w:tcPr>
          <w:p w14:paraId="658F1DC1"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
                <w:bCs/>
                <w:kern w:val="0"/>
                <w:sz w:val="20"/>
                <w:szCs w:val="20"/>
              </w:rPr>
            </w:pPr>
            <w:proofErr w:type="spellStart"/>
            <w:r w:rsidRPr="00D06018">
              <w:rPr>
                <w:rFonts w:eastAsia="바탕체" w:hint="eastAsia"/>
                <w:b/>
                <w:bCs/>
                <w:kern w:val="0"/>
                <w:sz w:val="20"/>
                <w:szCs w:val="20"/>
              </w:rPr>
              <w:t>예상재조달가액</w:t>
            </w:r>
            <w:proofErr w:type="spellEnd"/>
          </w:p>
        </w:tc>
        <w:tc>
          <w:tcPr>
            <w:tcW w:w="1701" w:type="dxa"/>
            <w:tcBorders>
              <w:top w:val="single" w:sz="4" w:space="0" w:color="BFBFBF"/>
              <w:bottom w:val="single" w:sz="4" w:space="0" w:color="404040"/>
            </w:tcBorders>
            <w:shd w:val="clear" w:color="auto" w:fill="DEEEEE"/>
          </w:tcPr>
          <w:p w14:paraId="3E756E6C"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
                <w:bCs/>
                <w:kern w:val="0"/>
                <w:sz w:val="20"/>
                <w:szCs w:val="20"/>
              </w:rPr>
            </w:pPr>
            <w:proofErr w:type="spellStart"/>
            <w:r w:rsidRPr="00D06018">
              <w:rPr>
                <w:rFonts w:eastAsia="바탕체" w:hint="eastAsia"/>
                <w:b/>
                <w:bCs/>
                <w:kern w:val="0"/>
                <w:sz w:val="20"/>
                <w:szCs w:val="20"/>
              </w:rPr>
              <w:t>예상보험가액</w:t>
            </w:r>
            <w:proofErr w:type="spellEnd"/>
          </w:p>
        </w:tc>
      </w:tr>
      <w:tr w:rsidR="00026A7E" w:rsidRPr="00D06018" w14:paraId="60A4A72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val="restart"/>
            <w:tcBorders>
              <w:top w:val="single" w:sz="4" w:space="0" w:color="404040"/>
              <w:left w:val="nil"/>
              <w:bottom w:val="single" w:sz="4" w:space="0" w:color="BFBFBF"/>
              <w:right w:val="single" w:sz="4" w:space="0" w:color="BFBFBF"/>
            </w:tcBorders>
            <w:shd w:val="clear" w:color="auto" w:fill="F2F2F2"/>
          </w:tcPr>
          <w:p w14:paraId="12CB6889" w14:textId="77777777" w:rsidR="00026A7E" w:rsidRPr="00D06018" w:rsidRDefault="00026A7E" w:rsidP="0091358C">
            <w:pPr>
              <w:wordWrap/>
              <w:spacing w:line="280" w:lineRule="atLeast"/>
              <w:jc w:val="center"/>
              <w:rPr>
                <w:rFonts w:eastAsia="바탕체"/>
                <w:bCs/>
                <w:kern w:val="0"/>
                <w:sz w:val="20"/>
                <w:szCs w:val="20"/>
              </w:rPr>
            </w:pPr>
            <w:r w:rsidRPr="00D06018">
              <w:rPr>
                <w:rFonts w:eastAsia="바탕체" w:hint="eastAsia"/>
                <w:bCs/>
                <w:kern w:val="0"/>
                <w:sz w:val="20"/>
                <w:szCs w:val="20"/>
              </w:rPr>
              <w:t>3</w:t>
            </w:r>
            <w:r w:rsidRPr="00D06018">
              <w:rPr>
                <w:rFonts w:eastAsia="바탕체" w:hint="eastAsia"/>
                <w:bCs/>
                <w:kern w:val="0"/>
                <w:sz w:val="20"/>
                <w:szCs w:val="20"/>
              </w:rPr>
              <w:t>공장</w:t>
            </w:r>
          </w:p>
        </w:tc>
        <w:tc>
          <w:tcPr>
            <w:tcW w:w="1985" w:type="dxa"/>
            <w:tcBorders>
              <w:top w:val="single" w:sz="4" w:space="0" w:color="404040"/>
              <w:left w:val="single" w:sz="4" w:space="0" w:color="BFBFBF"/>
              <w:bottom w:val="single" w:sz="4" w:space="0" w:color="BFBFBF"/>
              <w:right w:val="single" w:sz="4" w:space="0" w:color="BFBFBF"/>
            </w:tcBorders>
            <w:shd w:val="clear" w:color="auto" w:fill="F2F2F2"/>
            <w:noWrap/>
          </w:tcPr>
          <w:p w14:paraId="2075FB88"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건물</w:t>
            </w:r>
            <w:r w:rsidRPr="00D06018">
              <w:rPr>
                <w:rFonts w:eastAsia="바탕체" w:hint="eastAsia"/>
                <w:bCs/>
                <w:kern w:val="0"/>
                <w:sz w:val="20"/>
                <w:szCs w:val="20"/>
              </w:rPr>
              <w:t xml:space="preserve"> </w:t>
            </w:r>
            <w:r w:rsidRPr="00D06018">
              <w:rPr>
                <w:rFonts w:eastAsia="바탕체"/>
                <w:bCs/>
                <w:kern w:val="0"/>
                <w:sz w:val="20"/>
                <w:szCs w:val="20"/>
              </w:rPr>
              <w:t>(3</w:t>
            </w:r>
            <w:r w:rsidRPr="00D06018">
              <w:rPr>
                <w:rFonts w:eastAsia="바탕체" w:hint="eastAsia"/>
                <w:bCs/>
                <w:kern w:val="0"/>
                <w:sz w:val="20"/>
                <w:szCs w:val="20"/>
              </w:rPr>
              <w:t>공장</w:t>
            </w:r>
            <w:r w:rsidRPr="00D06018">
              <w:rPr>
                <w:rFonts w:eastAsia="바탕체" w:hint="eastAsia"/>
                <w:bCs/>
                <w:kern w:val="0"/>
                <w:sz w:val="20"/>
                <w:szCs w:val="20"/>
              </w:rPr>
              <w:t>)</w:t>
            </w:r>
          </w:p>
        </w:tc>
        <w:tc>
          <w:tcPr>
            <w:tcW w:w="1700" w:type="dxa"/>
            <w:tcBorders>
              <w:top w:val="single" w:sz="4" w:space="0" w:color="404040"/>
              <w:left w:val="single" w:sz="4" w:space="0" w:color="BFBFBF"/>
              <w:bottom w:val="single" w:sz="4" w:space="0" w:color="BFBFBF"/>
              <w:right w:val="single" w:sz="4" w:space="0" w:color="BFBFBF"/>
            </w:tcBorders>
            <w:noWrap/>
          </w:tcPr>
          <w:p w14:paraId="693F46E0"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404040"/>
              <w:left w:val="single" w:sz="4" w:space="0" w:color="BFBFBF"/>
              <w:bottom w:val="single" w:sz="4" w:space="0" w:color="BFBFBF"/>
              <w:right w:val="single" w:sz="4" w:space="0" w:color="BFBFBF"/>
            </w:tcBorders>
            <w:noWrap/>
          </w:tcPr>
          <w:p w14:paraId="3B8F019A"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19,415,443,000</w:t>
            </w:r>
          </w:p>
        </w:tc>
        <w:tc>
          <w:tcPr>
            <w:tcW w:w="1701" w:type="dxa"/>
            <w:tcBorders>
              <w:top w:val="single" w:sz="4" w:space="0" w:color="404040"/>
              <w:left w:val="single" w:sz="4" w:space="0" w:color="BFBFBF"/>
              <w:bottom w:val="single" w:sz="4" w:space="0" w:color="BFBFBF"/>
              <w:right w:val="single" w:sz="4" w:space="0" w:color="BFBFBF"/>
            </w:tcBorders>
            <w:noWrap/>
          </w:tcPr>
          <w:p w14:paraId="783D3EF1"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9,455,782,000</w:t>
            </w:r>
          </w:p>
        </w:tc>
      </w:tr>
      <w:tr w:rsidR="00026A7E" w:rsidRPr="00D06018" w14:paraId="62DE9D0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27AC4EF8"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185E397E"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재고동산</w:t>
            </w:r>
            <w:r w:rsidRPr="00D06018">
              <w:rPr>
                <w:rFonts w:eastAsia="바탕체" w:hint="eastAsia"/>
                <w:bCs/>
                <w:kern w:val="0"/>
                <w:sz w:val="20"/>
                <w:szCs w:val="20"/>
              </w:rPr>
              <w:t xml:space="preserve"> (</w:t>
            </w:r>
            <w:r w:rsidRPr="00D06018">
              <w:rPr>
                <w:rFonts w:eastAsia="바탕체" w:hint="eastAsia"/>
                <w:bCs/>
                <w:kern w:val="0"/>
                <w:sz w:val="20"/>
                <w:szCs w:val="20"/>
              </w:rPr>
              <w:t>야적</w:t>
            </w:r>
            <w:r w:rsidRPr="00D06018">
              <w:rPr>
                <w:rFonts w:eastAsia="바탕체" w:hint="eastAsia"/>
                <w:bCs/>
                <w:kern w:val="0"/>
                <w:sz w:val="20"/>
                <w:szCs w:val="20"/>
              </w:rPr>
              <w:t>)</w:t>
            </w:r>
          </w:p>
        </w:tc>
        <w:tc>
          <w:tcPr>
            <w:tcW w:w="1700" w:type="dxa"/>
            <w:tcBorders>
              <w:top w:val="single" w:sz="4" w:space="0" w:color="BFBFBF"/>
              <w:left w:val="single" w:sz="4" w:space="0" w:color="BFBFBF"/>
              <w:bottom w:val="single" w:sz="4" w:space="0" w:color="BFBFBF"/>
              <w:right w:val="single" w:sz="4" w:space="0" w:color="BFBFBF"/>
            </w:tcBorders>
            <w:noWrap/>
          </w:tcPr>
          <w:p w14:paraId="71D04F7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3,500,000,000</w:t>
            </w:r>
          </w:p>
        </w:tc>
        <w:tc>
          <w:tcPr>
            <w:tcW w:w="1701" w:type="dxa"/>
            <w:tcBorders>
              <w:top w:val="single" w:sz="4" w:space="0" w:color="BFBFBF"/>
              <w:left w:val="single" w:sz="4" w:space="0" w:color="BFBFBF"/>
              <w:bottom w:val="single" w:sz="4" w:space="0" w:color="BFBFBF"/>
              <w:right w:val="single" w:sz="4" w:space="0" w:color="BFBFBF"/>
            </w:tcBorders>
            <w:noWrap/>
          </w:tcPr>
          <w:p w14:paraId="5F8681D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3,500,000,000</w:t>
            </w:r>
          </w:p>
        </w:tc>
        <w:tc>
          <w:tcPr>
            <w:tcW w:w="1701" w:type="dxa"/>
            <w:tcBorders>
              <w:top w:val="single" w:sz="4" w:space="0" w:color="BFBFBF"/>
              <w:left w:val="single" w:sz="4" w:space="0" w:color="BFBFBF"/>
              <w:bottom w:val="single" w:sz="4" w:space="0" w:color="BFBFBF"/>
              <w:right w:val="single" w:sz="4" w:space="0" w:color="BFBFBF"/>
            </w:tcBorders>
            <w:noWrap/>
          </w:tcPr>
          <w:p w14:paraId="46310D78"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3,500,000,000</w:t>
            </w:r>
          </w:p>
        </w:tc>
      </w:tr>
      <w:tr w:rsidR="00026A7E" w:rsidRPr="00D06018" w14:paraId="5BC27F3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113B90C8"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352DFDB5"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재고동산</w:t>
            </w:r>
            <w:r w:rsidRPr="00D06018">
              <w:rPr>
                <w:rFonts w:eastAsia="바탕체" w:hint="eastAsia"/>
                <w:bCs/>
                <w:kern w:val="0"/>
                <w:sz w:val="20"/>
                <w:szCs w:val="20"/>
              </w:rPr>
              <w:t xml:space="preserve"> (</w:t>
            </w:r>
            <w:r w:rsidRPr="00D06018">
              <w:rPr>
                <w:rFonts w:eastAsia="바탕체" w:hint="eastAsia"/>
                <w:bCs/>
                <w:kern w:val="0"/>
                <w:sz w:val="20"/>
                <w:szCs w:val="20"/>
              </w:rPr>
              <w:t>내부</w:t>
            </w:r>
            <w:r w:rsidRPr="00D06018">
              <w:rPr>
                <w:rFonts w:eastAsia="바탕체" w:hint="eastAsia"/>
                <w:bCs/>
                <w:kern w:val="0"/>
                <w:sz w:val="20"/>
                <w:szCs w:val="20"/>
              </w:rPr>
              <w:t>)</w:t>
            </w:r>
          </w:p>
        </w:tc>
        <w:tc>
          <w:tcPr>
            <w:tcW w:w="1700" w:type="dxa"/>
            <w:tcBorders>
              <w:top w:val="single" w:sz="4" w:space="0" w:color="BFBFBF"/>
              <w:left w:val="single" w:sz="4" w:space="0" w:color="BFBFBF"/>
              <w:bottom w:val="single" w:sz="4" w:space="0" w:color="BFBFBF"/>
              <w:right w:val="single" w:sz="4" w:space="0" w:color="BFBFBF"/>
            </w:tcBorders>
            <w:noWrap/>
          </w:tcPr>
          <w:p w14:paraId="406AD34F"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4,200,000,000</w:t>
            </w:r>
          </w:p>
        </w:tc>
        <w:tc>
          <w:tcPr>
            <w:tcW w:w="1701" w:type="dxa"/>
            <w:tcBorders>
              <w:top w:val="single" w:sz="4" w:space="0" w:color="BFBFBF"/>
              <w:left w:val="single" w:sz="4" w:space="0" w:color="BFBFBF"/>
              <w:bottom w:val="single" w:sz="4" w:space="0" w:color="BFBFBF"/>
              <w:right w:val="single" w:sz="4" w:space="0" w:color="BFBFBF"/>
            </w:tcBorders>
            <w:noWrap/>
          </w:tcPr>
          <w:p w14:paraId="5D394D46"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4,200,000,000</w:t>
            </w:r>
          </w:p>
        </w:tc>
        <w:tc>
          <w:tcPr>
            <w:tcW w:w="1701" w:type="dxa"/>
            <w:tcBorders>
              <w:top w:val="single" w:sz="4" w:space="0" w:color="BFBFBF"/>
              <w:left w:val="single" w:sz="4" w:space="0" w:color="BFBFBF"/>
              <w:bottom w:val="single" w:sz="4" w:space="0" w:color="BFBFBF"/>
              <w:right w:val="single" w:sz="4" w:space="0" w:color="BFBFBF"/>
            </w:tcBorders>
            <w:noWrap/>
          </w:tcPr>
          <w:p w14:paraId="7A564C85"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4,200,000,000</w:t>
            </w:r>
          </w:p>
        </w:tc>
      </w:tr>
      <w:tr w:rsidR="00026A7E" w:rsidRPr="00D06018" w14:paraId="0C3A47F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4F96D584"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E2EFD9"/>
            <w:noWrap/>
          </w:tcPr>
          <w:p w14:paraId="688A0ACF"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소계</w:t>
            </w:r>
          </w:p>
        </w:tc>
        <w:tc>
          <w:tcPr>
            <w:tcW w:w="1700" w:type="dxa"/>
            <w:tcBorders>
              <w:top w:val="single" w:sz="4" w:space="0" w:color="BFBFBF"/>
              <w:left w:val="single" w:sz="4" w:space="0" w:color="BFBFBF"/>
              <w:bottom w:val="single" w:sz="4" w:space="0" w:color="BFBFBF"/>
              <w:right w:val="single" w:sz="4" w:space="0" w:color="BFBFBF"/>
            </w:tcBorders>
            <w:shd w:val="clear" w:color="auto" w:fill="E2EFD9"/>
            <w:noWrap/>
          </w:tcPr>
          <w:p w14:paraId="12CD8995"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7,700,000,000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7223DF8F"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27,115,443,000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65446742"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17,155,782,000</w:t>
            </w:r>
          </w:p>
        </w:tc>
      </w:tr>
      <w:tr w:rsidR="00026A7E" w:rsidRPr="00D06018" w14:paraId="60F814E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val="restart"/>
            <w:tcBorders>
              <w:top w:val="single" w:sz="4" w:space="0" w:color="BFBFBF"/>
              <w:left w:val="nil"/>
              <w:right w:val="single" w:sz="4" w:space="0" w:color="BFBFBF"/>
            </w:tcBorders>
            <w:shd w:val="clear" w:color="auto" w:fill="F2F2F2"/>
          </w:tcPr>
          <w:p w14:paraId="32E875CD" w14:textId="77777777" w:rsidR="00026A7E" w:rsidRPr="00D06018" w:rsidRDefault="00026A7E" w:rsidP="0091358C">
            <w:pPr>
              <w:wordWrap/>
              <w:spacing w:line="280" w:lineRule="atLeast"/>
              <w:jc w:val="center"/>
              <w:rPr>
                <w:rFonts w:eastAsia="바탕체"/>
                <w:bCs/>
                <w:kern w:val="0"/>
                <w:sz w:val="20"/>
                <w:szCs w:val="20"/>
              </w:rPr>
            </w:pPr>
            <w:r w:rsidRPr="00D06018">
              <w:rPr>
                <w:rFonts w:eastAsia="바탕체" w:hint="eastAsia"/>
                <w:bCs/>
                <w:kern w:val="0"/>
                <w:sz w:val="20"/>
                <w:szCs w:val="20"/>
              </w:rPr>
              <w:t>4</w:t>
            </w:r>
            <w:r w:rsidRPr="00D06018">
              <w:rPr>
                <w:rFonts w:eastAsia="바탕체" w:hint="eastAsia"/>
                <w:bCs/>
                <w:kern w:val="0"/>
                <w:sz w:val="20"/>
                <w:szCs w:val="20"/>
              </w:rPr>
              <w:t>공장</w:t>
            </w: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1AFBF87D"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건물</w:t>
            </w:r>
            <w:r w:rsidRPr="00D06018">
              <w:rPr>
                <w:rFonts w:eastAsia="바탕체" w:hint="eastAsia"/>
                <w:bCs/>
                <w:kern w:val="0"/>
                <w:sz w:val="20"/>
                <w:szCs w:val="20"/>
              </w:rPr>
              <w:t xml:space="preserve"> </w:t>
            </w:r>
            <w:r w:rsidRPr="00D06018">
              <w:rPr>
                <w:rFonts w:eastAsia="바탕체"/>
                <w:bCs/>
                <w:kern w:val="0"/>
                <w:sz w:val="20"/>
                <w:szCs w:val="20"/>
              </w:rPr>
              <w:t>(4</w:t>
            </w:r>
            <w:r w:rsidRPr="00D06018">
              <w:rPr>
                <w:rFonts w:eastAsia="바탕체" w:hint="eastAsia"/>
                <w:bCs/>
                <w:kern w:val="0"/>
                <w:sz w:val="20"/>
                <w:szCs w:val="20"/>
              </w:rPr>
              <w:t>공장</w:t>
            </w:r>
            <w:r w:rsidRPr="00D06018">
              <w:rPr>
                <w:rFonts w:eastAsia="바탕체" w:hint="eastAsia"/>
                <w:bCs/>
                <w:kern w:val="0"/>
                <w:sz w:val="20"/>
                <w:szCs w:val="20"/>
              </w:rPr>
              <w:t>)</w:t>
            </w:r>
          </w:p>
        </w:tc>
        <w:tc>
          <w:tcPr>
            <w:tcW w:w="1700" w:type="dxa"/>
            <w:tcBorders>
              <w:top w:val="single" w:sz="4" w:space="0" w:color="BFBFBF"/>
              <w:left w:val="single" w:sz="4" w:space="0" w:color="BFBFBF"/>
              <w:bottom w:val="single" w:sz="4" w:space="0" w:color="BFBFBF"/>
              <w:right w:val="single" w:sz="4" w:space="0" w:color="BFBFBF"/>
            </w:tcBorders>
            <w:noWrap/>
          </w:tcPr>
          <w:p w14:paraId="4F78A408"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left w:val="single" w:sz="4" w:space="0" w:color="BFBFBF"/>
              <w:bottom w:val="single" w:sz="4" w:space="0" w:color="BFBFBF"/>
              <w:right w:val="single" w:sz="4" w:space="0" w:color="BFBFBF"/>
            </w:tcBorders>
            <w:noWrap/>
          </w:tcPr>
          <w:p w14:paraId="6239B1D4"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10,936,774,000</w:t>
            </w:r>
          </w:p>
        </w:tc>
        <w:tc>
          <w:tcPr>
            <w:tcW w:w="1701" w:type="dxa"/>
            <w:tcBorders>
              <w:top w:val="single" w:sz="4" w:space="0" w:color="BFBFBF"/>
              <w:left w:val="single" w:sz="4" w:space="0" w:color="BFBFBF"/>
              <w:bottom w:val="single" w:sz="4" w:space="0" w:color="BFBFBF"/>
              <w:right w:val="single" w:sz="4" w:space="0" w:color="BFBFBF"/>
            </w:tcBorders>
            <w:noWrap/>
          </w:tcPr>
          <w:p w14:paraId="5A67F392"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5,858,173,000</w:t>
            </w:r>
          </w:p>
        </w:tc>
      </w:tr>
      <w:tr w:rsidR="00026A7E" w:rsidRPr="00D06018" w14:paraId="0A0DAE7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left w:val="nil"/>
              <w:right w:val="single" w:sz="4" w:space="0" w:color="BFBFBF"/>
            </w:tcBorders>
            <w:shd w:val="clear" w:color="auto" w:fill="F2F2F2"/>
          </w:tcPr>
          <w:p w14:paraId="28470590"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47AD33C3"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재고동산</w:t>
            </w:r>
            <w:r w:rsidRPr="00D06018">
              <w:rPr>
                <w:rFonts w:eastAsia="바탕체" w:hint="eastAsia"/>
                <w:bCs/>
                <w:kern w:val="0"/>
                <w:sz w:val="20"/>
                <w:szCs w:val="20"/>
              </w:rPr>
              <w:t xml:space="preserve"> (</w:t>
            </w:r>
            <w:r w:rsidRPr="00D06018">
              <w:rPr>
                <w:rFonts w:eastAsia="바탕체" w:hint="eastAsia"/>
                <w:bCs/>
                <w:kern w:val="0"/>
                <w:sz w:val="20"/>
                <w:szCs w:val="20"/>
              </w:rPr>
              <w:t>야적</w:t>
            </w:r>
            <w:r w:rsidRPr="00D06018">
              <w:rPr>
                <w:rFonts w:eastAsia="바탕체" w:hint="eastAsia"/>
                <w:bCs/>
                <w:kern w:val="0"/>
                <w:sz w:val="20"/>
                <w:szCs w:val="20"/>
              </w:rPr>
              <w:t>)</w:t>
            </w:r>
          </w:p>
        </w:tc>
        <w:tc>
          <w:tcPr>
            <w:tcW w:w="1700" w:type="dxa"/>
            <w:tcBorders>
              <w:top w:val="single" w:sz="4" w:space="0" w:color="BFBFBF"/>
              <w:left w:val="single" w:sz="4" w:space="0" w:color="BFBFBF"/>
              <w:bottom w:val="single" w:sz="4" w:space="0" w:color="BFBFBF"/>
              <w:right w:val="single" w:sz="4" w:space="0" w:color="BFBFBF"/>
            </w:tcBorders>
            <w:noWrap/>
          </w:tcPr>
          <w:p w14:paraId="5AA7A07F"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300,000,000</w:t>
            </w:r>
          </w:p>
        </w:tc>
        <w:tc>
          <w:tcPr>
            <w:tcW w:w="1701" w:type="dxa"/>
            <w:tcBorders>
              <w:top w:val="single" w:sz="4" w:space="0" w:color="BFBFBF"/>
              <w:left w:val="single" w:sz="4" w:space="0" w:color="BFBFBF"/>
              <w:bottom w:val="single" w:sz="4" w:space="0" w:color="BFBFBF"/>
              <w:right w:val="single" w:sz="4" w:space="0" w:color="BFBFBF"/>
            </w:tcBorders>
            <w:noWrap/>
          </w:tcPr>
          <w:p w14:paraId="6BC50E1D"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300,000,000</w:t>
            </w:r>
          </w:p>
        </w:tc>
        <w:tc>
          <w:tcPr>
            <w:tcW w:w="1701" w:type="dxa"/>
            <w:tcBorders>
              <w:top w:val="single" w:sz="4" w:space="0" w:color="BFBFBF"/>
              <w:left w:val="single" w:sz="4" w:space="0" w:color="BFBFBF"/>
              <w:bottom w:val="single" w:sz="4" w:space="0" w:color="BFBFBF"/>
              <w:right w:val="single" w:sz="4" w:space="0" w:color="BFBFBF"/>
            </w:tcBorders>
            <w:noWrap/>
          </w:tcPr>
          <w:p w14:paraId="01BB508C"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300,000,000</w:t>
            </w:r>
          </w:p>
        </w:tc>
      </w:tr>
      <w:tr w:rsidR="00026A7E" w:rsidRPr="00D06018" w14:paraId="7026AAE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left w:val="nil"/>
              <w:right w:val="single" w:sz="4" w:space="0" w:color="BFBFBF"/>
            </w:tcBorders>
            <w:shd w:val="clear" w:color="auto" w:fill="F2F2F2"/>
          </w:tcPr>
          <w:p w14:paraId="49EA5655"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3DFEE292"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재고동산</w:t>
            </w:r>
            <w:r w:rsidRPr="00D06018">
              <w:rPr>
                <w:rFonts w:eastAsia="바탕체" w:hint="eastAsia"/>
                <w:bCs/>
                <w:kern w:val="0"/>
                <w:sz w:val="20"/>
                <w:szCs w:val="20"/>
              </w:rPr>
              <w:t xml:space="preserve"> (</w:t>
            </w:r>
            <w:r w:rsidRPr="00D06018">
              <w:rPr>
                <w:rFonts w:eastAsia="바탕체" w:hint="eastAsia"/>
                <w:bCs/>
                <w:kern w:val="0"/>
                <w:sz w:val="20"/>
                <w:szCs w:val="20"/>
              </w:rPr>
              <w:t>내부</w:t>
            </w:r>
            <w:r w:rsidRPr="00D06018">
              <w:rPr>
                <w:rFonts w:eastAsia="바탕체" w:hint="eastAsia"/>
                <w:bCs/>
                <w:kern w:val="0"/>
                <w:sz w:val="20"/>
                <w:szCs w:val="20"/>
              </w:rPr>
              <w:t>)</w:t>
            </w:r>
          </w:p>
        </w:tc>
        <w:tc>
          <w:tcPr>
            <w:tcW w:w="1700" w:type="dxa"/>
            <w:tcBorders>
              <w:top w:val="single" w:sz="4" w:space="0" w:color="BFBFBF"/>
              <w:left w:val="single" w:sz="4" w:space="0" w:color="BFBFBF"/>
              <w:bottom w:val="single" w:sz="4" w:space="0" w:color="BFBFBF"/>
              <w:right w:val="single" w:sz="4" w:space="0" w:color="BFBFBF"/>
            </w:tcBorders>
            <w:noWrap/>
          </w:tcPr>
          <w:p w14:paraId="7646D493"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1,500,000,000</w:t>
            </w:r>
          </w:p>
        </w:tc>
        <w:tc>
          <w:tcPr>
            <w:tcW w:w="1701" w:type="dxa"/>
            <w:tcBorders>
              <w:top w:val="single" w:sz="4" w:space="0" w:color="BFBFBF"/>
              <w:left w:val="single" w:sz="4" w:space="0" w:color="BFBFBF"/>
              <w:bottom w:val="single" w:sz="4" w:space="0" w:color="BFBFBF"/>
              <w:right w:val="single" w:sz="4" w:space="0" w:color="BFBFBF"/>
            </w:tcBorders>
            <w:noWrap/>
          </w:tcPr>
          <w:p w14:paraId="16560DE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1,500,000,000</w:t>
            </w:r>
          </w:p>
        </w:tc>
        <w:tc>
          <w:tcPr>
            <w:tcW w:w="1701" w:type="dxa"/>
            <w:tcBorders>
              <w:top w:val="single" w:sz="4" w:space="0" w:color="BFBFBF"/>
              <w:left w:val="single" w:sz="4" w:space="0" w:color="BFBFBF"/>
              <w:bottom w:val="single" w:sz="4" w:space="0" w:color="BFBFBF"/>
              <w:right w:val="single" w:sz="4" w:space="0" w:color="BFBFBF"/>
            </w:tcBorders>
            <w:noWrap/>
          </w:tcPr>
          <w:p w14:paraId="7E61271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1,500,000,000</w:t>
            </w:r>
          </w:p>
        </w:tc>
      </w:tr>
      <w:tr w:rsidR="00026A7E" w:rsidRPr="00D06018" w14:paraId="02A263A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left w:val="nil"/>
              <w:bottom w:val="single" w:sz="4" w:space="0" w:color="BFBFBF"/>
              <w:right w:val="single" w:sz="4" w:space="0" w:color="BFBFBF"/>
            </w:tcBorders>
            <w:shd w:val="clear" w:color="auto" w:fill="F2F2F2"/>
          </w:tcPr>
          <w:p w14:paraId="167817D9"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E2EFD9"/>
            <w:noWrap/>
          </w:tcPr>
          <w:p w14:paraId="183799E7"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소계</w:t>
            </w:r>
          </w:p>
        </w:tc>
        <w:tc>
          <w:tcPr>
            <w:tcW w:w="1700" w:type="dxa"/>
            <w:tcBorders>
              <w:top w:val="single" w:sz="4" w:space="0" w:color="BFBFBF"/>
              <w:left w:val="single" w:sz="4" w:space="0" w:color="BFBFBF"/>
              <w:bottom w:val="single" w:sz="4" w:space="0" w:color="BFBFBF"/>
              <w:right w:val="single" w:sz="4" w:space="0" w:color="BFBFBF"/>
            </w:tcBorders>
            <w:shd w:val="clear" w:color="auto" w:fill="E2EFD9"/>
            <w:noWrap/>
          </w:tcPr>
          <w:p w14:paraId="281803F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1,800,000,000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3C5DEF48"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12,737,774,000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7AB165FC"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7,658,173,000</w:t>
            </w:r>
          </w:p>
        </w:tc>
      </w:tr>
      <w:tr w:rsidR="00026A7E" w:rsidRPr="00D06018" w14:paraId="32BBBCF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val="restart"/>
            <w:tcBorders>
              <w:top w:val="single" w:sz="4" w:space="0" w:color="BFBFBF"/>
              <w:left w:val="nil"/>
              <w:bottom w:val="single" w:sz="4" w:space="0" w:color="BFBFBF"/>
              <w:right w:val="single" w:sz="4" w:space="0" w:color="BFBFBF"/>
            </w:tcBorders>
            <w:shd w:val="clear" w:color="auto" w:fill="F2F2F2"/>
          </w:tcPr>
          <w:p w14:paraId="2AD658FC" w14:textId="77777777" w:rsidR="00026A7E" w:rsidRPr="00D06018" w:rsidRDefault="00026A7E" w:rsidP="0091358C">
            <w:pPr>
              <w:wordWrap/>
              <w:spacing w:line="280" w:lineRule="atLeast"/>
              <w:jc w:val="center"/>
              <w:rPr>
                <w:rFonts w:eastAsia="바탕체"/>
                <w:bCs/>
                <w:kern w:val="0"/>
                <w:sz w:val="20"/>
                <w:szCs w:val="20"/>
              </w:rPr>
            </w:pPr>
            <w:r w:rsidRPr="00D06018">
              <w:rPr>
                <w:rFonts w:eastAsia="바탕체" w:hint="eastAsia"/>
                <w:bCs/>
                <w:kern w:val="0"/>
                <w:sz w:val="20"/>
                <w:szCs w:val="20"/>
              </w:rPr>
              <w:lastRenderedPageBreak/>
              <w:t>3</w:t>
            </w:r>
            <w:r w:rsidRPr="00D06018">
              <w:rPr>
                <w:rFonts w:ascii="바탕체" w:eastAsia="바탕체" w:hAnsi="바탕체" w:hint="eastAsia"/>
                <w:bCs/>
                <w:kern w:val="0"/>
                <w:sz w:val="20"/>
                <w:szCs w:val="20"/>
              </w:rPr>
              <w:t>ㆍ</w:t>
            </w:r>
            <w:r w:rsidRPr="00D06018">
              <w:rPr>
                <w:rFonts w:eastAsia="바탕체"/>
                <w:bCs/>
                <w:kern w:val="0"/>
                <w:sz w:val="20"/>
                <w:szCs w:val="20"/>
              </w:rPr>
              <w:t>4</w:t>
            </w:r>
            <w:r w:rsidRPr="00D06018">
              <w:rPr>
                <w:rFonts w:eastAsia="바탕체" w:hint="eastAsia"/>
                <w:bCs/>
                <w:kern w:val="0"/>
                <w:sz w:val="20"/>
                <w:szCs w:val="20"/>
              </w:rPr>
              <w:t>공장</w:t>
            </w: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7C20886C"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구축물</w:t>
            </w:r>
          </w:p>
        </w:tc>
        <w:tc>
          <w:tcPr>
            <w:tcW w:w="1700" w:type="dxa"/>
            <w:tcBorders>
              <w:top w:val="single" w:sz="4" w:space="0" w:color="BFBFBF"/>
              <w:left w:val="single" w:sz="4" w:space="0" w:color="BFBFBF"/>
              <w:bottom w:val="single" w:sz="4" w:space="0" w:color="BFBFBF"/>
              <w:right w:val="single" w:sz="4" w:space="0" w:color="BFBFBF"/>
            </w:tcBorders>
            <w:noWrap/>
          </w:tcPr>
          <w:p w14:paraId="071E9604"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288,040,320</w:t>
            </w:r>
          </w:p>
        </w:tc>
        <w:tc>
          <w:tcPr>
            <w:tcW w:w="1701" w:type="dxa"/>
            <w:tcBorders>
              <w:top w:val="single" w:sz="4" w:space="0" w:color="BFBFBF"/>
              <w:left w:val="single" w:sz="4" w:space="0" w:color="BFBFBF"/>
              <w:bottom w:val="single" w:sz="4" w:space="0" w:color="BFBFBF"/>
              <w:right w:val="single" w:sz="4" w:space="0" w:color="BFBFBF"/>
            </w:tcBorders>
            <w:noWrap/>
          </w:tcPr>
          <w:p w14:paraId="3B6DD7D1"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388,494,000</w:t>
            </w:r>
          </w:p>
        </w:tc>
        <w:tc>
          <w:tcPr>
            <w:tcW w:w="1701" w:type="dxa"/>
            <w:tcBorders>
              <w:top w:val="single" w:sz="4" w:space="0" w:color="BFBFBF"/>
              <w:left w:val="single" w:sz="4" w:space="0" w:color="BFBFBF"/>
              <w:bottom w:val="single" w:sz="4" w:space="0" w:color="BFBFBF"/>
              <w:right w:val="single" w:sz="4" w:space="0" w:color="BFBFBF"/>
            </w:tcBorders>
            <w:noWrap/>
          </w:tcPr>
          <w:p w14:paraId="7FFD47E3"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85,667,000</w:t>
            </w:r>
          </w:p>
        </w:tc>
      </w:tr>
      <w:tr w:rsidR="00026A7E" w:rsidRPr="00D06018" w14:paraId="76E49C0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674C0532"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6A705057"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기계장치</w:t>
            </w:r>
          </w:p>
        </w:tc>
        <w:tc>
          <w:tcPr>
            <w:tcW w:w="1700" w:type="dxa"/>
            <w:tcBorders>
              <w:top w:val="single" w:sz="4" w:space="0" w:color="BFBFBF"/>
              <w:left w:val="single" w:sz="4" w:space="0" w:color="BFBFBF"/>
              <w:bottom w:val="single" w:sz="4" w:space="0" w:color="BFBFBF"/>
              <w:right w:val="single" w:sz="4" w:space="0" w:color="BFBFBF"/>
            </w:tcBorders>
            <w:noWrap/>
          </w:tcPr>
          <w:p w14:paraId="71C6F923"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19,137,147,090</w:t>
            </w:r>
          </w:p>
        </w:tc>
        <w:tc>
          <w:tcPr>
            <w:tcW w:w="1701" w:type="dxa"/>
            <w:tcBorders>
              <w:top w:val="single" w:sz="4" w:space="0" w:color="BFBFBF"/>
              <w:left w:val="single" w:sz="4" w:space="0" w:color="BFBFBF"/>
              <w:bottom w:val="single" w:sz="4" w:space="0" w:color="BFBFBF"/>
              <w:right w:val="single" w:sz="4" w:space="0" w:color="BFBFBF"/>
            </w:tcBorders>
            <w:noWrap/>
          </w:tcPr>
          <w:p w14:paraId="7950A441"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20,208,757,000</w:t>
            </w:r>
          </w:p>
        </w:tc>
        <w:tc>
          <w:tcPr>
            <w:tcW w:w="1701" w:type="dxa"/>
            <w:tcBorders>
              <w:top w:val="single" w:sz="4" w:space="0" w:color="BFBFBF"/>
              <w:left w:val="single" w:sz="4" w:space="0" w:color="BFBFBF"/>
              <w:bottom w:val="single" w:sz="4" w:space="0" w:color="BFBFBF"/>
              <w:right w:val="single" w:sz="4" w:space="0" w:color="BFBFBF"/>
            </w:tcBorders>
            <w:noWrap/>
          </w:tcPr>
          <w:p w14:paraId="25BA4B39"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11,366,610,000</w:t>
            </w:r>
          </w:p>
        </w:tc>
      </w:tr>
      <w:tr w:rsidR="00026A7E" w:rsidRPr="00D06018" w14:paraId="0DEB603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3B439077"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2A09F4E2"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차량</w:t>
            </w:r>
          </w:p>
        </w:tc>
        <w:tc>
          <w:tcPr>
            <w:tcW w:w="1700" w:type="dxa"/>
            <w:tcBorders>
              <w:top w:val="single" w:sz="4" w:space="0" w:color="BFBFBF"/>
              <w:left w:val="single" w:sz="4" w:space="0" w:color="BFBFBF"/>
              <w:bottom w:val="single" w:sz="4" w:space="0" w:color="BFBFBF"/>
              <w:right w:val="single" w:sz="4" w:space="0" w:color="BFBFBF"/>
            </w:tcBorders>
            <w:noWrap/>
          </w:tcPr>
          <w:p w14:paraId="5B0438CC"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630,000,000</w:t>
            </w:r>
          </w:p>
        </w:tc>
        <w:tc>
          <w:tcPr>
            <w:tcW w:w="1701" w:type="dxa"/>
            <w:tcBorders>
              <w:top w:val="single" w:sz="4" w:space="0" w:color="BFBFBF"/>
              <w:left w:val="single" w:sz="4" w:space="0" w:color="BFBFBF"/>
              <w:bottom w:val="single" w:sz="4" w:space="0" w:color="BFBFBF"/>
              <w:right w:val="single" w:sz="4" w:space="0" w:color="BFBFBF"/>
            </w:tcBorders>
            <w:noWrap/>
          </w:tcPr>
          <w:p w14:paraId="4C03DAE0"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631,638,000</w:t>
            </w:r>
          </w:p>
        </w:tc>
        <w:tc>
          <w:tcPr>
            <w:tcW w:w="1701" w:type="dxa"/>
            <w:tcBorders>
              <w:top w:val="single" w:sz="4" w:space="0" w:color="BFBFBF"/>
              <w:left w:val="single" w:sz="4" w:space="0" w:color="BFBFBF"/>
              <w:bottom w:val="single" w:sz="4" w:space="0" w:color="BFBFBF"/>
              <w:right w:val="single" w:sz="4" w:space="0" w:color="BFBFBF"/>
            </w:tcBorders>
            <w:noWrap/>
          </w:tcPr>
          <w:p w14:paraId="4AF0AB60"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589,508,000</w:t>
            </w:r>
          </w:p>
        </w:tc>
      </w:tr>
      <w:tr w:rsidR="00026A7E" w:rsidRPr="00D06018" w14:paraId="1546964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19D6C565"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5F5F7BFF"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전산비품</w:t>
            </w:r>
          </w:p>
        </w:tc>
        <w:tc>
          <w:tcPr>
            <w:tcW w:w="1700" w:type="dxa"/>
            <w:tcBorders>
              <w:top w:val="single" w:sz="4" w:space="0" w:color="BFBFBF"/>
              <w:left w:val="single" w:sz="4" w:space="0" w:color="BFBFBF"/>
              <w:bottom w:val="single" w:sz="4" w:space="0" w:color="BFBFBF"/>
              <w:right w:val="single" w:sz="4" w:space="0" w:color="BFBFBF"/>
            </w:tcBorders>
            <w:noWrap/>
          </w:tcPr>
          <w:p w14:paraId="6D24CA57"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123,804,000</w:t>
            </w:r>
          </w:p>
        </w:tc>
        <w:tc>
          <w:tcPr>
            <w:tcW w:w="1701" w:type="dxa"/>
            <w:tcBorders>
              <w:top w:val="single" w:sz="4" w:space="0" w:color="BFBFBF"/>
              <w:left w:val="single" w:sz="4" w:space="0" w:color="BFBFBF"/>
              <w:bottom w:val="single" w:sz="4" w:space="0" w:color="BFBFBF"/>
              <w:right w:val="single" w:sz="4" w:space="0" w:color="BFBFBF"/>
            </w:tcBorders>
            <w:noWrap/>
          </w:tcPr>
          <w:p w14:paraId="37734A3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100,187,000</w:t>
            </w:r>
          </w:p>
        </w:tc>
        <w:tc>
          <w:tcPr>
            <w:tcW w:w="1701" w:type="dxa"/>
            <w:tcBorders>
              <w:top w:val="single" w:sz="4" w:space="0" w:color="BFBFBF"/>
              <w:left w:val="single" w:sz="4" w:space="0" w:color="BFBFBF"/>
              <w:bottom w:val="single" w:sz="4" w:space="0" w:color="BFBFBF"/>
              <w:right w:val="single" w:sz="4" w:space="0" w:color="BFBFBF"/>
            </w:tcBorders>
            <w:noWrap/>
          </w:tcPr>
          <w:p w14:paraId="5CF3EFE2"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45,968,000</w:t>
            </w:r>
          </w:p>
        </w:tc>
      </w:tr>
      <w:tr w:rsidR="00026A7E" w:rsidRPr="00D06018" w14:paraId="650CC11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4FFF1DB2"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09230697"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사무비품</w:t>
            </w:r>
          </w:p>
        </w:tc>
        <w:tc>
          <w:tcPr>
            <w:tcW w:w="1700" w:type="dxa"/>
            <w:tcBorders>
              <w:top w:val="single" w:sz="4" w:space="0" w:color="BFBFBF"/>
              <w:left w:val="single" w:sz="4" w:space="0" w:color="BFBFBF"/>
              <w:bottom w:val="single" w:sz="4" w:space="0" w:color="BFBFBF"/>
              <w:right w:val="single" w:sz="4" w:space="0" w:color="BFBFBF"/>
            </w:tcBorders>
            <w:noWrap/>
          </w:tcPr>
          <w:p w14:paraId="1FC088ED"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326,598,500</w:t>
            </w:r>
          </w:p>
        </w:tc>
        <w:tc>
          <w:tcPr>
            <w:tcW w:w="1701" w:type="dxa"/>
            <w:tcBorders>
              <w:top w:val="single" w:sz="4" w:space="0" w:color="BFBFBF"/>
              <w:left w:val="single" w:sz="4" w:space="0" w:color="BFBFBF"/>
              <w:bottom w:val="single" w:sz="4" w:space="0" w:color="BFBFBF"/>
              <w:right w:val="single" w:sz="4" w:space="0" w:color="BFBFBF"/>
            </w:tcBorders>
            <w:noWrap/>
          </w:tcPr>
          <w:p w14:paraId="3851BD2C"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351,595,000</w:t>
            </w:r>
          </w:p>
        </w:tc>
        <w:tc>
          <w:tcPr>
            <w:tcW w:w="1701" w:type="dxa"/>
            <w:tcBorders>
              <w:top w:val="single" w:sz="4" w:space="0" w:color="BFBFBF"/>
              <w:left w:val="single" w:sz="4" w:space="0" w:color="BFBFBF"/>
              <w:bottom w:val="single" w:sz="4" w:space="0" w:color="BFBFBF"/>
              <w:right w:val="single" w:sz="4" w:space="0" w:color="BFBFBF"/>
            </w:tcBorders>
            <w:noWrap/>
          </w:tcPr>
          <w:p w14:paraId="32D308F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70,323,000</w:t>
            </w:r>
          </w:p>
        </w:tc>
      </w:tr>
      <w:tr w:rsidR="00026A7E" w:rsidRPr="00D06018" w14:paraId="1675BA1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3558F191"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E2EFD9"/>
            <w:noWrap/>
          </w:tcPr>
          <w:p w14:paraId="30380977"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소계</w:t>
            </w:r>
          </w:p>
        </w:tc>
        <w:tc>
          <w:tcPr>
            <w:tcW w:w="1700" w:type="dxa"/>
            <w:tcBorders>
              <w:top w:val="single" w:sz="4" w:space="0" w:color="BFBFBF"/>
              <w:left w:val="single" w:sz="4" w:space="0" w:color="BFBFBF"/>
              <w:bottom w:val="single" w:sz="4" w:space="0" w:color="BFBFBF"/>
              <w:right w:val="single" w:sz="4" w:space="0" w:color="BFBFBF"/>
            </w:tcBorders>
            <w:shd w:val="clear" w:color="auto" w:fill="E2EFD9"/>
            <w:noWrap/>
          </w:tcPr>
          <w:p w14:paraId="70CFE023"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20,505,588,910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71D68A9C"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21,680,671,000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4E907217"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12,158,076,000</w:t>
            </w:r>
          </w:p>
        </w:tc>
      </w:tr>
      <w:tr w:rsidR="00026A7E" w:rsidRPr="00D06018" w14:paraId="018E5B0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val="restart"/>
            <w:tcBorders>
              <w:top w:val="single" w:sz="4" w:space="0" w:color="BFBFBF"/>
              <w:left w:val="nil"/>
              <w:bottom w:val="single" w:sz="4" w:space="0" w:color="BFBFBF"/>
              <w:right w:val="single" w:sz="4" w:space="0" w:color="BFBFBF"/>
            </w:tcBorders>
            <w:shd w:val="clear" w:color="auto" w:fill="F2F2F2"/>
          </w:tcPr>
          <w:p w14:paraId="3D70E71D" w14:textId="77777777" w:rsidR="00026A7E" w:rsidRPr="00D06018" w:rsidRDefault="00026A7E" w:rsidP="0091358C">
            <w:pPr>
              <w:wordWrap/>
              <w:spacing w:line="280" w:lineRule="atLeast"/>
              <w:jc w:val="center"/>
              <w:rPr>
                <w:rFonts w:eastAsia="바탕체"/>
                <w:bCs/>
                <w:kern w:val="0"/>
                <w:sz w:val="20"/>
                <w:szCs w:val="20"/>
              </w:rPr>
            </w:pPr>
            <w:proofErr w:type="spellStart"/>
            <w:r>
              <w:rPr>
                <w:rFonts w:eastAsia="바탕체" w:hint="eastAsia"/>
                <w:bCs/>
                <w:kern w:val="0"/>
                <w:sz w:val="20"/>
                <w:szCs w:val="20"/>
              </w:rPr>
              <w:t>오이도물류센터</w:t>
            </w:r>
            <w:proofErr w:type="spellEnd"/>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2F5F0673"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건물</w:t>
            </w:r>
            <w:r w:rsidRPr="00D06018">
              <w:rPr>
                <w:rFonts w:eastAsia="바탕체" w:hint="eastAsia"/>
                <w:bCs/>
                <w:kern w:val="0"/>
                <w:sz w:val="20"/>
                <w:szCs w:val="20"/>
              </w:rPr>
              <w:t xml:space="preserve"> </w:t>
            </w:r>
          </w:p>
        </w:tc>
        <w:tc>
          <w:tcPr>
            <w:tcW w:w="1700" w:type="dxa"/>
            <w:tcBorders>
              <w:top w:val="single" w:sz="4" w:space="0" w:color="BFBFBF"/>
              <w:left w:val="single" w:sz="4" w:space="0" w:color="BFBFBF"/>
              <w:bottom w:val="single" w:sz="4" w:space="0" w:color="BFBFBF"/>
              <w:right w:val="single" w:sz="4" w:space="0" w:color="BFBFBF"/>
            </w:tcBorders>
            <w:noWrap/>
          </w:tcPr>
          <w:p w14:paraId="6B87251E"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left w:val="single" w:sz="4" w:space="0" w:color="BFBFBF"/>
              <w:bottom w:val="single" w:sz="4" w:space="0" w:color="BFBFBF"/>
              <w:right w:val="single" w:sz="4" w:space="0" w:color="BFBFBF"/>
            </w:tcBorders>
            <w:noWrap/>
          </w:tcPr>
          <w:p w14:paraId="3AA7EAB5"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3,914,832,000</w:t>
            </w:r>
          </w:p>
        </w:tc>
        <w:tc>
          <w:tcPr>
            <w:tcW w:w="1701" w:type="dxa"/>
            <w:tcBorders>
              <w:top w:val="single" w:sz="4" w:space="0" w:color="BFBFBF"/>
              <w:left w:val="single" w:sz="4" w:space="0" w:color="BFBFBF"/>
              <w:bottom w:val="single" w:sz="4" w:space="0" w:color="BFBFBF"/>
              <w:right w:val="single" w:sz="4" w:space="0" w:color="BFBFBF"/>
            </w:tcBorders>
            <w:noWrap/>
          </w:tcPr>
          <w:p w14:paraId="56E3F081"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2,287,955,000</w:t>
            </w:r>
          </w:p>
        </w:tc>
      </w:tr>
      <w:tr w:rsidR="00026A7E" w:rsidRPr="00D06018" w14:paraId="0CD68F3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4D471766"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F2F2F2"/>
            <w:noWrap/>
          </w:tcPr>
          <w:p w14:paraId="3B598790"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재고동산</w:t>
            </w:r>
          </w:p>
        </w:tc>
        <w:tc>
          <w:tcPr>
            <w:tcW w:w="1700" w:type="dxa"/>
            <w:tcBorders>
              <w:top w:val="single" w:sz="4" w:space="0" w:color="BFBFBF"/>
              <w:left w:val="single" w:sz="4" w:space="0" w:color="BFBFBF"/>
              <w:bottom w:val="single" w:sz="4" w:space="0" w:color="BFBFBF"/>
              <w:right w:val="single" w:sz="4" w:space="0" w:color="BFBFBF"/>
            </w:tcBorders>
            <w:noWrap/>
          </w:tcPr>
          <w:p w14:paraId="74B266A4"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2,000,000,000</w:t>
            </w:r>
          </w:p>
        </w:tc>
        <w:tc>
          <w:tcPr>
            <w:tcW w:w="1701" w:type="dxa"/>
            <w:tcBorders>
              <w:top w:val="single" w:sz="4" w:space="0" w:color="BFBFBF"/>
              <w:left w:val="single" w:sz="4" w:space="0" w:color="BFBFBF"/>
              <w:bottom w:val="single" w:sz="4" w:space="0" w:color="BFBFBF"/>
              <w:right w:val="single" w:sz="4" w:space="0" w:color="BFBFBF"/>
            </w:tcBorders>
            <w:noWrap/>
          </w:tcPr>
          <w:p w14:paraId="7B189EC8"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2,000,000,000</w:t>
            </w:r>
          </w:p>
        </w:tc>
        <w:tc>
          <w:tcPr>
            <w:tcW w:w="1701" w:type="dxa"/>
            <w:tcBorders>
              <w:top w:val="single" w:sz="4" w:space="0" w:color="BFBFBF"/>
              <w:left w:val="single" w:sz="4" w:space="0" w:color="BFBFBF"/>
              <w:bottom w:val="single" w:sz="4" w:space="0" w:color="BFBFBF"/>
              <w:right w:val="single" w:sz="4" w:space="0" w:color="BFBFBF"/>
            </w:tcBorders>
            <w:noWrap/>
          </w:tcPr>
          <w:p w14:paraId="7A904C93"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2,000,000,000</w:t>
            </w:r>
          </w:p>
        </w:tc>
      </w:tr>
      <w:tr w:rsidR="00026A7E" w:rsidRPr="00D06018" w14:paraId="57980B4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1702" w:type="dxa"/>
            <w:vMerge/>
            <w:tcBorders>
              <w:top w:val="single" w:sz="4" w:space="0" w:color="BFBFBF"/>
              <w:left w:val="nil"/>
              <w:bottom w:val="single" w:sz="4" w:space="0" w:color="BFBFBF"/>
              <w:right w:val="single" w:sz="4" w:space="0" w:color="BFBFBF"/>
            </w:tcBorders>
            <w:shd w:val="clear" w:color="auto" w:fill="F2F2F2"/>
          </w:tcPr>
          <w:p w14:paraId="1E41663C" w14:textId="77777777" w:rsidR="00026A7E" w:rsidRPr="00D06018" w:rsidRDefault="00026A7E" w:rsidP="0091358C">
            <w:pPr>
              <w:wordWrap/>
              <w:spacing w:line="280" w:lineRule="atLeast"/>
              <w:jc w:val="center"/>
              <w:rPr>
                <w:rFonts w:eastAsia="바탕체"/>
                <w:bCs/>
                <w:kern w:val="0"/>
                <w:sz w:val="20"/>
                <w:szCs w:val="20"/>
              </w:rPr>
            </w:pPr>
          </w:p>
        </w:tc>
        <w:tc>
          <w:tcPr>
            <w:tcW w:w="1985" w:type="dxa"/>
            <w:tcBorders>
              <w:top w:val="single" w:sz="4" w:space="0" w:color="BFBFBF"/>
              <w:left w:val="single" w:sz="4" w:space="0" w:color="BFBFBF"/>
              <w:bottom w:val="single" w:sz="4" w:space="0" w:color="BFBFBF"/>
              <w:right w:val="single" w:sz="4" w:space="0" w:color="BFBFBF"/>
            </w:tcBorders>
            <w:shd w:val="clear" w:color="auto" w:fill="E2EFD9"/>
            <w:noWrap/>
          </w:tcPr>
          <w:p w14:paraId="4DFBCE2F" w14:textId="77777777" w:rsidR="00026A7E" w:rsidRPr="00D06018"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소계</w:t>
            </w:r>
          </w:p>
        </w:tc>
        <w:tc>
          <w:tcPr>
            <w:tcW w:w="1700" w:type="dxa"/>
            <w:tcBorders>
              <w:top w:val="single" w:sz="4" w:space="0" w:color="BFBFBF"/>
              <w:left w:val="single" w:sz="4" w:space="0" w:color="BFBFBF"/>
              <w:bottom w:val="single" w:sz="4" w:space="0" w:color="BFBFBF"/>
              <w:right w:val="single" w:sz="4" w:space="0" w:color="BFBFBF"/>
            </w:tcBorders>
            <w:shd w:val="clear" w:color="auto" w:fill="E2EFD9"/>
            <w:noWrap/>
          </w:tcPr>
          <w:p w14:paraId="5021B85D"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2,000,000,000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38AAB914"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5,914,832,000</w:t>
            </w:r>
          </w:p>
        </w:tc>
        <w:tc>
          <w:tcPr>
            <w:tcW w:w="1701" w:type="dxa"/>
            <w:tcBorders>
              <w:top w:val="single" w:sz="4" w:space="0" w:color="BFBFBF"/>
              <w:left w:val="single" w:sz="4" w:space="0" w:color="BFBFBF"/>
              <w:bottom w:val="single" w:sz="4" w:space="0" w:color="BFBFBF"/>
              <w:right w:val="single" w:sz="4" w:space="0" w:color="BFBFBF"/>
            </w:tcBorders>
            <w:shd w:val="clear" w:color="auto" w:fill="E2EFD9"/>
            <w:noWrap/>
          </w:tcPr>
          <w:p w14:paraId="088B0052"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4,287,955,000</w:t>
            </w:r>
          </w:p>
        </w:tc>
      </w:tr>
      <w:tr w:rsidR="00026A7E" w:rsidRPr="00D06018" w14:paraId="5DFA3C7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jc w:val="right"/>
        </w:trPr>
        <w:tc>
          <w:tcPr>
            <w:cnfStyle w:val="001000000000" w:firstRow="0" w:lastRow="0" w:firstColumn="1" w:lastColumn="0" w:oddVBand="0" w:evenVBand="0" w:oddHBand="0" w:evenHBand="0" w:firstRowFirstColumn="0" w:firstRowLastColumn="0" w:lastRowFirstColumn="0" w:lastRowLastColumn="0"/>
            <w:tcW w:w="3687" w:type="dxa"/>
            <w:gridSpan w:val="2"/>
            <w:tcBorders>
              <w:top w:val="single" w:sz="4" w:space="0" w:color="BFBFBF"/>
              <w:left w:val="nil"/>
              <w:bottom w:val="single" w:sz="4" w:space="0" w:color="BFBFBF"/>
              <w:right w:val="single" w:sz="4" w:space="0" w:color="BFBFBF"/>
            </w:tcBorders>
            <w:shd w:val="clear" w:color="auto" w:fill="FFF2CC"/>
          </w:tcPr>
          <w:p w14:paraId="7EF57330" w14:textId="77777777" w:rsidR="00026A7E" w:rsidRPr="00D06018" w:rsidRDefault="00026A7E" w:rsidP="0091358C">
            <w:pPr>
              <w:wordWrap/>
              <w:spacing w:line="280" w:lineRule="atLeast"/>
              <w:jc w:val="center"/>
              <w:rPr>
                <w:rFonts w:eastAsia="바탕체"/>
                <w:bCs/>
                <w:kern w:val="0"/>
                <w:sz w:val="20"/>
                <w:szCs w:val="20"/>
              </w:rPr>
            </w:pPr>
            <w:r w:rsidRPr="00D06018">
              <w:rPr>
                <w:rFonts w:eastAsia="바탕체" w:hint="eastAsia"/>
                <w:bCs/>
                <w:kern w:val="0"/>
                <w:sz w:val="20"/>
                <w:szCs w:val="20"/>
              </w:rPr>
              <w:t>합계</w:t>
            </w:r>
          </w:p>
        </w:tc>
        <w:tc>
          <w:tcPr>
            <w:tcW w:w="1700" w:type="dxa"/>
            <w:tcBorders>
              <w:top w:val="single" w:sz="4" w:space="0" w:color="BFBFBF"/>
              <w:left w:val="single" w:sz="4" w:space="0" w:color="BFBFBF"/>
              <w:bottom w:val="single" w:sz="4" w:space="0" w:color="BFBFBF"/>
              <w:right w:val="single" w:sz="4" w:space="0" w:color="BFBFBF"/>
            </w:tcBorders>
            <w:shd w:val="clear" w:color="auto" w:fill="FFF2CC"/>
            <w:noWrap/>
          </w:tcPr>
          <w:p w14:paraId="2950F4D2"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32,005,588,910</w:t>
            </w:r>
          </w:p>
        </w:tc>
        <w:tc>
          <w:tcPr>
            <w:tcW w:w="1701" w:type="dxa"/>
            <w:tcBorders>
              <w:top w:val="single" w:sz="4" w:space="0" w:color="BFBFBF"/>
              <w:left w:val="single" w:sz="4" w:space="0" w:color="BFBFBF"/>
              <w:bottom w:val="single" w:sz="4" w:space="0" w:color="BFBFBF"/>
              <w:right w:val="single" w:sz="4" w:space="0" w:color="BFBFBF"/>
            </w:tcBorders>
            <w:shd w:val="clear" w:color="auto" w:fill="FFF2CC"/>
            <w:noWrap/>
          </w:tcPr>
          <w:p w14:paraId="21CCE3D9"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67,448,720,000</w:t>
            </w:r>
          </w:p>
        </w:tc>
        <w:tc>
          <w:tcPr>
            <w:tcW w:w="1701" w:type="dxa"/>
            <w:tcBorders>
              <w:top w:val="single" w:sz="4" w:space="0" w:color="BFBFBF"/>
              <w:left w:val="single" w:sz="4" w:space="0" w:color="BFBFBF"/>
              <w:bottom w:val="single" w:sz="4" w:space="0" w:color="BFBFBF"/>
              <w:right w:val="single" w:sz="4" w:space="0" w:color="BFBFBF"/>
            </w:tcBorders>
            <w:shd w:val="clear" w:color="auto" w:fill="FFF2CC"/>
            <w:noWrap/>
          </w:tcPr>
          <w:p w14:paraId="4C4DC137" w14:textId="77777777" w:rsidR="00026A7E" w:rsidRPr="00D06018"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D06018">
              <w:rPr>
                <w:rFonts w:eastAsia="바탕체" w:hint="eastAsia"/>
                <w:bCs/>
                <w:kern w:val="0"/>
                <w:sz w:val="20"/>
                <w:szCs w:val="20"/>
              </w:rPr>
              <w:t>41,259,986,000</w:t>
            </w:r>
          </w:p>
        </w:tc>
      </w:tr>
    </w:tbl>
    <w:p w14:paraId="63EE60C5" w14:textId="77777777" w:rsidR="00026A7E" w:rsidRPr="00D06018" w:rsidRDefault="00026A7E" w:rsidP="00026A7E"/>
    <w:p w14:paraId="4B03409B" w14:textId="77777777" w:rsidR="00026A7E" w:rsidRPr="00791FCE" w:rsidRDefault="00026A7E" w:rsidP="00026A7E">
      <w:pPr>
        <w:pStyle w:val="21"/>
        <w:numPr>
          <w:ilvl w:val="0"/>
          <w:numId w:val="124"/>
        </w:numPr>
        <w:spacing w:after="240" w:line="360" w:lineRule="atLeast"/>
        <w:rPr>
          <w:sz w:val="22"/>
          <w:szCs w:val="22"/>
        </w:rPr>
      </w:pPr>
      <w:r w:rsidRPr="00791FCE">
        <w:rPr>
          <w:rFonts w:hint="eastAsia"/>
          <w:sz w:val="22"/>
          <w:szCs w:val="22"/>
        </w:rPr>
        <w:t>질권설정</w:t>
      </w:r>
    </w:p>
    <w:p w14:paraId="56D24862" w14:textId="77777777" w:rsidR="00026A7E" w:rsidRDefault="00026A7E" w:rsidP="00026A7E">
      <w:pPr>
        <w:pStyle w:val="21"/>
        <w:spacing w:after="240" w:line="360" w:lineRule="atLeast"/>
        <w:ind w:left="907"/>
        <w:rPr>
          <w:b w:val="0"/>
          <w:sz w:val="22"/>
          <w:szCs w:val="22"/>
        </w:rPr>
      </w:pPr>
      <w:r>
        <w:rPr>
          <w:rFonts w:hint="eastAsia"/>
          <w:b w:val="0"/>
          <w:sz w:val="22"/>
          <w:szCs w:val="22"/>
        </w:rPr>
        <w:t>또한</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b w:val="0"/>
          <w:sz w:val="22"/>
          <w:szCs w:val="22"/>
        </w:rPr>
        <w:t>3</w:t>
      </w:r>
      <w:r>
        <w:rPr>
          <w:rFonts w:hint="eastAsia"/>
          <w:b w:val="0"/>
          <w:sz w:val="22"/>
          <w:szCs w:val="22"/>
        </w:rPr>
        <w:t>공장</w:t>
      </w:r>
      <w:r>
        <w:rPr>
          <w:rFonts w:hint="eastAsia"/>
          <w:b w:val="0"/>
          <w:sz w:val="22"/>
          <w:szCs w:val="22"/>
        </w:rPr>
        <w:t>,</w:t>
      </w:r>
      <w:r>
        <w:rPr>
          <w:b w:val="0"/>
          <w:sz w:val="22"/>
          <w:szCs w:val="22"/>
        </w:rPr>
        <w:t xml:space="preserve"> </w:t>
      </w:r>
      <w:r>
        <w:rPr>
          <w:rFonts w:hint="eastAsia"/>
          <w:b w:val="0"/>
          <w:sz w:val="22"/>
          <w:szCs w:val="22"/>
        </w:rPr>
        <w:t>4</w:t>
      </w:r>
      <w:r>
        <w:rPr>
          <w:rFonts w:hint="eastAsia"/>
          <w:b w:val="0"/>
          <w:sz w:val="22"/>
          <w:szCs w:val="22"/>
        </w:rPr>
        <w:t>공장</w:t>
      </w:r>
      <w:r>
        <w:rPr>
          <w:b w:val="0"/>
          <w:sz w:val="22"/>
          <w:szCs w:val="22"/>
        </w:rPr>
        <w:t xml:space="preserve"> </w:t>
      </w:r>
      <w:r>
        <w:rPr>
          <w:rFonts w:hint="eastAsia"/>
          <w:b w:val="0"/>
          <w:sz w:val="22"/>
          <w:szCs w:val="22"/>
        </w:rPr>
        <w:t>및</w:t>
      </w:r>
      <w:r>
        <w:rPr>
          <w:b w:val="0"/>
          <w:sz w:val="22"/>
          <w:szCs w:val="22"/>
        </w:rPr>
        <w:t xml:space="preserve"> </w:t>
      </w:r>
      <w:proofErr w:type="spellStart"/>
      <w:r>
        <w:rPr>
          <w:rFonts w:hint="eastAsia"/>
          <w:b w:val="0"/>
          <w:sz w:val="22"/>
          <w:szCs w:val="22"/>
        </w:rPr>
        <w:t>오이도물류센터를</w:t>
      </w:r>
      <w:proofErr w:type="spellEnd"/>
      <w:r>
        <w:rPr>
          <w:rFonts w:hint="eastAsia"/>
          <w:b w:val="0"/>
          <w:sz w:val="22"/>
          <w:szCs w:val="22"/>
        </w:rPr>
        <w:t xml:space="preserve"> </w:t>
      </w:r>
      <w:r>
        <w:rPr>
          <w:rFonts w:hint="eastAsia"/>
          <w:b w:val="0"/>
          <w:sz w:val="22"/>
          <w:szCs w:val="22"/>
        </w:rPr>
        <w:t>보장대상으로</w:t>
      </w:r>
      <w:r>
        <w:rPr>
          <w:rFonts w:hint="eastAsia"/>
          <w:b w:val="0"/>
          <w:sz w:val="22"/>
          <w:szCs w:val="22"/>
        </w:rPr>
        <w:t xml:space="preserve"> </w:t>
      </w:r>
      <w:r>
        <w:rPr>
          <w:rFonts w:hint="eastAsia"/>
          <w:b w:val="0"/>
          <w:sz w:val="22"/>
          <w:szCs w:val="22"/>
        </w:rPr>
        <w:t>가입한</w:t>
      </w:r>
      <w:r>
        <w:rPr>
          <w:rFonts w:hint="eastAsia"/>
          <w:b w:val="0"/>
          <w:sz w:val="22"/>
          <w:szCs w:val="22"/>
        </w:rPr>
        <w:t xml:space="preserve"> </w:t>
      </w:r>
      <w:r>
        <w:rPr>
          <w:rFonts w:hint="eastAsia"/>
          <w:b w:val="0"/>
          <w:sz w:val="22"/>
          <w:szCs w:val="22"/>
        </w:rPr>
        <w:t>현대해상화재보험의</w:t>
      </w:r>
      <w:r>
        <w:rPr>
          <w:rFonts w:hint="eastAsia"/>
          <w:b w:val="0"/>
          <w:sz w:val="22"/>
          <w:szCs w:val="22"/>
        </w:rPr>
        <w:t xml:space="preserve"> </w:t>
      </w:r>
      <w:r>
        <w:rPr>
          <w:rFonts w:hint="eastAsia"/>
          <w:b w:val="0"/>
          <w:sz w:val="22"/>
          <w:szCs w:val="22"/>
        </w:rPr>
        <w:t>재산종합보험의</w:t>
      </w:r>
      <w:r>
        <w:rPr>
          <w:rFonts w:hint="eastAsia"/>
          <w:b w:val="0"/>
          <w:sz w:val="22"/>
          <w:szCs w:val="22"/>
        </w:rPr>
        <w:t xml:space="preserve"> </w:t>
      </w:r>
      <w:r>
        <w:rPr>
          <w:rFonts w:hint="eastAsia"/>
          <w:b w:val="0"/>
          <w:sz w:val="22"/>
          <w:szCs w:val="22"/>
        </w:rPr>
        <w:t>보험금</w:t>
      </w:r>
      <w:r>
        <w:rPr>
          <w:rFonts w:hint="eastAsia"/>
          <w:b w:val="0"/>
          <w:sz w:val="22"/>
          <w:szCs w:val="22"/>
        </w:rPr>
        <w:t xml:space="preserve"> </w:t>
      </w:r>
      <w:r>
        <w:rPr>
          <w:rFonts w:hint="eastAsia"/>
          <w:b w:val="0"/>
          <w:sz w:val="22"/>
          <w:szCs w:val="22"/>
        </w:rPr>
        <w:t>청구권</w:t>
      </w:r>
      <w:r>
        <w:rPr>
          <w:rFonts w:hint="eastAsia"/>
          <w:b w:val="0"/>
          <w:sz w:val="22"/>
          <w:szCs w:val="22"/>
        </w:rPr>
        <w:t xml:space="preserve"> </w:t>
      </w:r>
      <w:r>
        <w:rPr>
          <w:rFonts w:hint="eastAsia"/>
          <w:b w:val="0"/>
          <w:sz w:val="22"/>
          <w:szCs w:val="22"/>
        </w:rPr>
        <w:t>중</w:t>
      </w:r>
      <w:r>
        <w:rPr>
          <w:rFonts w:hint="eastAsia"/>
          <w:b w:val="0"/>
          <w:sz w:val="22"/>
          <w:szCs w:val="22"/>
        </w:rPr>
        <w:t xml:space="preserve"> </w:t>
      </w:r>
      <w:r>
        <w:rPr>
          <w:rFonts w:hint="eastAsia"/>
          <w:b w:val="0"/>
          <w:sz w:val="22"/>
          <w:szCs w:val="22"/>
        </w:rPr>
        <w:t>하나은행</w:t>
      </w:r>
      <w:r>
        <w:rPr>
          <w:rFonts w:hint="eastAsia"/>
          <w:b w:val="0"/>
          <w:sz w:val="22"/>
          <w:szCs w:val="22"/>
        </w:rPr>
        <w:t xml:space="preserve"> </w:t>
      </w:r>
      <w:r>
        <w:rPr>
          <w:rFonts w:hint="eastAsia"/>
          <w:b w:val="0"/>
          <w:sz w:val="22"/>
          <w:szCs w:val="22"/>
        </w:rPr>
        <w:t>방배동지점을</w:t>
      </w:r>
      <w:r>
        <w:rPr>
          <w:rFonts w:hint="eastAsia"/>
          <w:b w:val="0"/>
          <w:sz w:val="22"/>
          <w:szCs w:val="22"/>
        </w:rPr>
        <w:t xml:space="preserve"> </w:t>
      </w:r>
      <w:r>
        <w:rPr>
          <w:rFonts w:hint="eastAsia"/>
          <w:b w:val="0"/>
          <w:sz w:val="22"/>
          <w:szCs w:val="22"/>
        </w:rPr>
        <w:t>질권자로</w:t>
      </w:r>
      <w:r>
        <w:rPr>
          <w:rFonts w:hint="eastAsia"/>
          <w:b w:val="0"/>
          <w:sz w:val="22"/>
          <w:szCs w:val="22"/>
        </w:rPr>
        <w:t xml:space="preserve"> </w:t>
      </w:r>
      <w:r>
        <w:rPr>
          <w:rFonts w:hint="eastAsia"/>
          <w:b w:val="0"/>
          <w:sz w:val="22"/>
          <w:szCs w:val="22"/>
        </w:rPr>
        <w:t>하여</w:t>
      </w:r>
      <w:r>
        <w:rPr>
          <w:rFonts w:hint="eastAsia"/>
          <w:b w:val="0"/>
          <w:sz w:val="22"/>
          <w:szCs w:val="22"/>
        </w:rPr>
        <w:t xml:space="preserve"> </w:t>
      </w:r>
      <w:r>
        <w:rPr>
          <w:rFonts w:hint="eastAsia"/>
          <w:b w:val="0"/>
          <w:sz w:val="22"/>
          <w:szCs w:val="22"/>
        </w:rPr>
        <w:t>약</w:t>
      </w:r>
      <w:r>
        <w:rPr>
          <w:rFonts w:hint="eastAsia"/>
          <w:b w:val="0"/>
          <w:sz w:val="22"/>
          <w:szCs w:val="22"/>
        </w:rPr>
        <w:t xml:space="preserve"> </w:t>
      </w:r>
      <w:r>
        <w:rPr>
          <w:b w:val="0"/>
          <w:sz w:val="22"/>
          <w:szCs w:val="22"/>
        </w:rPr>
        <w:t>360</w:t>
      </w:r>
      <w:r>
        <w:rPr>
          <w:rFonts w:hint="eastAsia"/>
          <w:b w:val="0"/>
          <w:sz w:val="22"/>
          <w:szCs w:val="22"/>
        </w:rPr>
        <w:t>억</w:t>
      </w:r>
      <w:r>
        <w:rPr>
          <w:rFonts w:hint="eastAsia"/>
          <w:b w:val="0"/>
          <w:sz w:val="22"/>
          <w:szCs w:val="22"/>
        </w:rPr>
        <w:t>(36,630</w:t>
      </w:r>
      <w:r>
        <w:rPr>
          <w:b w:val="0"/>
          <w:sz w:val="22"/>
          <w:szCs w:val="22"/>
        </w:rPr>
        <w:t>,804,559)</w:t>
      </w:r>
      <w:r>
        <w:rPr>
          <w:rFonts w:hint="eastAsia"/>
          <w:b w:val="0"/>
          <w:sz w:val="22"/>
          <w:szCs w:val="22"/>
        </w:rPr>
        <w:t>원의</w:t>
      </w:r>
      <w:r>
        <w:rPr>
          <w:rFonts w:hint="eastAsia"/>
          <w:b w:val="0"/>
          <w:sz w:val="22"/>
          <w:szCs w:val="22"/>
        </w:rPr>
        <w:t xml:space="preserve"> </w:t>
      </w:r>
      <w:r>
        <w:rPr>
          <w:rFonts w:hint="eastAsia"/>
          <w:b w:val="0"/>
          <w:sz w:val="22"/>
          <w:szCs w:val="22"/>
        </w:rPr>
        <w:t>질권이</w:t>
      </w:r>
      <w:r>
        <w:rPr>
          <w:rFonts w:hint="eastAsia"/>
          <w:b w:val="0"/>
          <w:sz w:val="22"/>
          <w:szCs w:val="22"/>
        </w:rPr>
        <w:t xml:space="preserve"> </w:t>
      </w:r>
      <w:r>
        <w:rPr>
          <w:rFonts w:hint="eastAsia"/>
          <w:b w:val="0"/>
          <w:sz w:val="22"/>
          <w:szCs w:val="22"/>
        </w:rPr>
        <w:t>설정되어</w:t>
      </w:r>
      <w:r>
        <w:rPr>
          <w:rFonts w:hint="eastAsia"/>
          <w:b w:val="0"/>
          <w:sz w:val="22"/>
          <w:szCs w:val="22"/>
        </w:rPr>
        <w:t xml:space="preserve"> </w:t>
      </w:r>
      <w:r>
        <w:rPr>
          <w:rFonts w:hint="eastAsia"/>
          <w:b w:val="0"/>
          <w:sz w:val="22"/>
          <w:szCs w:val="22"/>
        </w:rPr>
        <w:t>있음</w:t>
      </w:r>
      <w:r>
        <w:rPr>
          <w:rFonts w:hint="eastAsia"/>
          <w:b w:val="0"/>
          <w:sz w:val="22"/>
          <w:szCs w:val="22"/>
        </w:rPr>
        <w:t>.</w:t>
      </w:r>
      <w:r>
        <w:rPr>
          <w:b w:val="0"/>
          <w:sz w:val="22"/>
          <w:szCs w:val="22"/>
        </w:rPr>
        <w:t xml:space="preserve"> </w:t>
      </w:r>
      <w:r>
        <w:rPr>
          <w:rFonts w:hint="eastAsia"/>
          <w:b w:val="0"/>
          <w:sz w:val="22"/>
          <w:szCs w:val="22"/>
        </w:rPr>
        <w:t>해당</w:t>
      </w:r>
      <w:r>
        <w:rPr>
          <w:rFonts w:hint="eastAsia"/>
          <w:b w:val="0"/>
          <w:sz w:val="22"/>
          <w:szCs w:val="22"/>
        </w:rPr>
        <w:t xml:space="preserve"> </w:t>
      </w:r>
      <w:r>
        <w:rPr>
          <w:rFonts w:hint="eastAsia"/>
          <w:b w:val="0"/>
          <w:sz w:val="22"/>
          <w:szCs w:val="22"/>
        </w:rPr>
        <w:t>질권설정</w:t>
      </w:r>
      <w:r>
        <w:rPr>
          <w:rFonts w:hint="eastAsia"/>
          <w:b w:val="0"/>
          <w:sz w:val="22"/>
          <w:szCs w:val="22"/>
        </w:rPr>
        <w:t xml:space="preserve"> </w:t>
      </w:r>
      <w:r>
        <w:rPr>
          <w:rFonts w:hint="eastAsia"/>
          <w:b w:val="0"/>
          <w:sz w:val="22"/>
          <w:szCs w:val="22"/>
        </w:rPr>
        <w:t>계약서</w:t>
      </w:r>
      <w:r>
        <w:rPr>
          <w:rFonts w:hint="eastAsia"/>
          <w:b w:val="0"/>
          <w:sz w:val="22"/>
          <w:szCs w:val="22"/>
        </w:rPr>
        <w:t xml:space="preserve"> </w:t>
      </w:r>
      <w:r>
        <w:rPr>
          <w:rFonts w:hint="eastAsia"/>
          <w:b w:val="0"/>
          <w:sz w:val="22"/>
          <w:szCs w:val="22"/>
        </w:rPr>
        <w:t>및</w:t>
      </w:r>
      <w:r>
        <w:rPr>
          <w:rFonts w:hint="eastAsia"/>
          <w:b w:val="0"/>
          <w:sz w:val="22"/>
          <w:szCs w:val="22"/>
        </w:rPr>
        <w:t xml:space="preserve"> </w:t>
      </w:r>
      <w:r>
        <w:rPr>
          <w:rFonts w:hint="eastAsia"/>
          <w:b w:val="0"/>
          <w:sz w:val="22"/>
          <w:szCs w:val="22"/>
        </w:rPr>
        <w:t>피보전채권의</w:t>
      </w:r>
      <w:r>
        <w:rPr>
          <w:rFonts w:hint="eastAsia"/>
          <w:b w:val="0"/>
          <w:sz w:val="22"/>
          <w:szCs w:val="22"/>
        </w:rPr>
        <w:t xml:space="preserve"> </w:t>
      </w:r>
      <w:r>
        <w:rPr>
          <w:rFonts w:hint="eastAsia"/>
          <w:b w:val="0"/>
          <w:sz w:val="22"/>
          <w:szCs w:val="22"/>
        </w:rPr>
        <w:t>잔액에</w:t>
      </w:r>
      <w:r>
        <w:rPr>
          <w:rFonts w:hint="eastAsia"/>
          <w:b w:val="0"/>
          <w:sz w:val="22"/>
          <w:szCs w:val="22"/>
        </w:rPr>
        <w:t xml:space="preserve"> </w:t>
      </w:r>
      <w:r>
        <w:rPr>
          <w:rFonts w:hint="eastAsia"/>
          <w:b w:val="0"/>
          <w:sz w:val="22"/>
          <w:szCs w:val="22"/>
        </w:rPr>
        <w:t>대한</w:t>
      </w:r>
      <w:r>
        <w:rPr>
          <w:rFonts w:hint="eastAsia"/>
          <w:b w:val="0"/>
          <w:sz w:val="22"/>
          <w:szCs w:val="22"/>
        </w:rPr>
        <w:t xml:space="preserve"> </w:t>
      </w:r>
      <w:r>
        <w:rPr>
          <w:rFonts w:hint="eastAsia"/>
          <w:b w:val="0"/>
          <w:sz w:val="22"/>
          <w:szCs w:val="22"/>
        </w:rPr>
        <w:t>답변은</w:t>
      </w:r>
      <w:r>
        <w:rPr>
          <w:rFonts w:hint="eastAsia"/>
          <w:b w:val="0"/>
          <w:sz w:val="22"/>
          <w:szCs w:val="22"/>
        </w:rPr>
        <w:t xml:space="preserve"> </w:t>
      </w:r>
      <w:r>
        <w:rPr>
          <w:rFonts w:hint="eastAsia"/>
          <w:b w:val="0"/>
          <w:sz w:val="22"/>
          <w:szCs w:val="22"/>
        </w:rPr>
        <w:t>제공되지</w:t>
      </w:r>
      <w:r>
        <w:rPr>
          <w:rFonts w:hint="eastAsia"/>
          <w:b w:val="0"/>
          <w:sz w:val="22"/>
          <w:szCs w:val="22"/>
        </w:rPr>
        <w:t xml:space="preserve"> </w:t>
      </w:r>
      <w:r>
        <w:rPr>
          <w:rFonts w:hint="eastAsia"/>
          <w:b w:val="0"/>
          <w:sz w:val="22"/>
          <w:szCs w:val="22"/>
        </w:rPr>
        <w:t>아니함</w:t>
      </w:r>
      <w:r>
        <w:rPr>
          <w:rFonts w:hint="eastAsia"/>
          <w:b w:val="0"/>
          <w:sz w:val="22"/>
          <w:szCs w:val="22"/>
        </w:rPr>
        <w:t>.</w:t>
      </w:r>
    </w:p>
    <w:p w14:paraId="5C2FBBC7" w14:textId="77777777" w:rsidR="00026A7E" w:rsidRPr="00346F8E" w:rsidRDefault="00026A7E" w:rsidP="00026A7E">
      <w:pPr>
        <w:pStyle w:val="21"/>
        <w:spacing w:after="240" w:line="360" w:lineRule="atLeast"/>
        <w:ind w:left="907"/>
        <w:rPr>
          <w:b w:val="0"/>
          <w:sz w:val="22"/>
          <w:szCs w:val="22"/>
          <w:u w:val="single"/>
        </w:rPr>
      </w:pPr>
      <w:r>
        <w:rPr>
          <w:rFonts w:hint="eastAsia"/>
          <w:b w:val="0"/>
          <w:sz w:val="22"/>
          <w:szCs w:val="22"/>
        </w:rPr>
        <w:t>답변에</w:t>
      </w:r>
      <w:r>
        <w:rPr>
          <w:rFonts w:hint="eastAsia"/>
          <w:b w:val="0"/>
          <w:sz w:val="22"/>
          <w:szCs w:val="22"/>
        </w:rPr>
        <w:t xml:space="preserve"> </w:t>
      </w:r>
      <w:r>
        <w:rPr>
          <w:rFonts w:hint="eastAsia"/>
          <w:b w:val="0"/>
          <w:sz w:val="22"/>
          <w:szCs w:val="22"/>
        </w:rPr>
        <w:t>의하면</w:t>
      </w:r>
      <w:r>
        <w:rPr>
          <w:rFonts w:hint="eastAsia"/>
          <w:b w:val="0"/>
          <w:sz w:val="22"/>
          <w:szCs w:val="22"/>
        </w:rPr>
        <w:t xml:space="preserve">, </w:t>
      </w:r>
      <w:r>
        <w:rPr>
          <w:rFonts w:hint="eastAsia"/>
          <w:b w:val="0"/>
          <w:sz w:val="22"/>
          <w:szCs w:val="22"/>
        </w:rPr>
        <w:t>대상회사가</w:t>
      </w:r>
      <w:r>
        <w:rPr>
          <w:rFonts w:hint="eastAsia"/>
          <w:b w:val="0"/>
          <w:sz w:val="22"/>
          <w:szCs w:val="22"/>
        </w:rPr>
        <w:t xml:space="preserve"> </w:t>
      </w:r>
      <w:r>
        <w:rPr>
          <w:rFonts w:hint="eastAsia"/>
          <w:b w:val="0"/>
          <w:sz w:val="22"/>
          <w:szCs w:val="22"/>
        </w:rPr>
        <w:t>가입한</w:t>
      </w:r>
      <w:r>
        <w:rPr>
          <w:rFonts w:hint="eastAsia"/>
          <w:b w:val="0"/>
          <w:sz w:val="22"/>
          <w:szCs w:val="22"/>
        </w:rPr>
        <w:t xml:space="preserve"> </w:t>
      </w:r>
      <w:r>
        <w:rPr>
          <w:rFonts w:hint="eastAsia"/>
          <w:b w:val="0"/>
          <w:sz w:val="22"/>
          <w:szCs w:val="22"/>
        </w:rPr>
        <w:t>기타</w:t>
      </w:r>
      <w:r>
        <w:rPr>
          <w:rFonts w:hint="eastAsia"/>
          <w:b w:val="0"/>
          <w:sz w:val="22"/>
          <w:szCs w:val="22"/>
        </w:rPr>
        <w:t xml:space="preserve"> </w:t>
      </w:r>
      <w:r>
        <w:rPr>
          <w:rFonts w:hint="eastAsia"/>
          <w:b w:val="0"/>
          <w:sz w:val="22"/>
          <w:szCs w:val="22"/>
        </w:rPr>
        <w:t>보험에</w:t>
      </w:r>
      <w:r>
        <w:rPr>
          <w:rFonts w:hint="eastAsia"/>
          <w:b w:val="0"/>
          <w:sz w:val="22"/>
          <w:szCs w:val="22"/>
        </w:rPr>
        <w:t xml:space="preserve"> </w:t>
      </w:r>
      <w:r>
        <w:rPr>
          <w:rFonts w:hint="eastAsia"/>
          <w:b w:val="0"/>
          <w:sz w:val="22"/>
          <w:szCs w:val="22"/>
        </w:rPr>
        <w:t>대하여</w:t>
      </w:r>
      <w:r>
        <w:rPr>
          <w:rFonts w:hint="eastAsia"/>
          <w:b w:val="0"/>
          <w:sz w:val="22"/>
          <w:szCs w:val="22"/>
        </w:rPr>
        <w:t xml:space="preserve"> </w:t>
      </w:r>
      <w:r>
        <w:rPr>
          <w:rFonts w:hint="eastAsia"/>
          <w:b w:val="0"/>
          <w:sz w:val="22"/>
          <w:szCs w:val="22"/>
        </w:rPr>
        <w:t>질권이</w:t>
      </w:r>
      <w:r>
        <w:rPr>
          <w:rFonts w:hint="eastAsia"/>
          <w:b w:val="0"/>
          <w:sz w:val="22"/>
          <w:szCs w:val="22"/>
        </w:rPr>
        <w:t xml:space="preserve"> </w:t>
      </w:r>
      <w:r>
        <w:rPr>
          <w:rFonts w:hint="eastAsia"/>
          <w:b w:val="0"/>
          <w:sz w:val="22"/>
          <w:szCs w:val="22"/>
        </w:rPr>
        <w:t>설정되지</w:t>
      </w:r>
      <w:r>
        <w:rPr>
          <w:rFonts w:hint="eastAsia"/>
          <w:b w:val="0"/>
          <w:sz w:val="22"/>
          <w:szCs w:val="22"/>
        </w:rPr>
        <w:t xml:space="preserve"> </w:t>
      </w:r>
      <w:r>
        <w:rPr>
          <w:rFonts w:hint="eastAsia"/>
          <w:b w:val="0"/>
          <w:sz w:val="22"/>
          <w:szCs w:val="22"/>
        </w:rPr>
        <w:t>않았음</w:t>
      </w:r>
      <w:r>
        <w:rPr>
          <w:rFonts w:hint="eastAsia"/>
          <w:b w:val="0"/>
          <w:sz w:val="22"/>
          <w:szCs w:val="22"/>
        </w:rPr>
        <w:t>.</w:t>
      </w:r>
    </w:p>
    <w:p w14:paraId="2E43BBE1" w14:textId="77777777" w:rsidR="00026A7E" w:rsidRDefault="00026A7E" w:rsidP="00026A7E">
      <w:pPr>
        <w:pStyle w:val="21"/>
        <w:spacing w:after="240" w:line="360" w:lineRule="atLeast"/>
        <w:ind w:left="454"/>
        <w:rPr>
          <w:b w:val="0"/>
          <w:sz w:val="22"/>
          <w:szCs w:val="22"/>
        </w:rPr>
      </w:pPr>
    </w:p>
    <w:p w14:paraId="778B6081" w14:textId="77777777" w:rsidR="00026A7E" w:rsidRPr="007014F5" w:rsidRDefault="00026A7E" w:rsidP="00026A7E">
      <w:pPr>
        <w:pStyle w:val="21"/>
        <w:spacing w:after="240" w:line="360" w:lineRule="atLeast"/>
        <w:ind w:left="454"/>
        <w:rPr>
          <w:b w:val="0"/>
          <w:sz w:val="22"/>
          <w:szCs w:val="22"/>
        </w:rPr>
        <w:sectPr w:rsidR="00026A7E" w:rsidRPr="007014F5" w:rsidSect="009737B4">
          <w:footnotePr>
            <w:numRestart w:val="eachSect"/>
          </w:footnotePr>
          <w:pgSz w:w="11906" w:h="16838" w:code="9"/>
          <w:pgMar w:top="1588" w:right="1134" w:bottom="1134" w:left="1134" w:header="851" w:footer="567" w:gutter="0"/>
          <w:pgNumType w:start="1"/>
          <w:cols w:space="720"/>
          <w:docGrid w:linePitch="299"/>
        </w:sectPr>
      </w:pPr>
    </w:p>
    <w:p w14:paraId="390236CA" w14:textId="77777777" w:rsidR="00026A7E" w:rsidRPr="00FB1017" w:rsidRDefault="00026A7E" w:rsidP="00026A7E">
      <w:pPr>
        <w:rPr>
          <w:rFonts w:eastAsia="맑은 고딕"/>
          <w:b/>
          <w:color w:val="5D2A2C" w:themeColor="text2"/>
          <w:sz w:val="56"/>
          <w:szCs w:val="56"/>
        </w:rPr>
      </w:pPr>
      <w:proofErr w:type="gramStart"/>
      <w:r>
        <w:rPr>
          <w:rFonts w:eastAsia="맑은 고딕" w:hint="eastAsia"/>
          <w:b/>
          <w:color w:val="5D2A2C" w:themeColor="text2"/>
          <w:sz w:val="56"/>
          <w:szCs w:val="56"/>
        </w:rPr>
        <w:lastRenderedPageBreak/>
        <w:t>별</w:t>
      </w:r>
      <w:r>
        <w:rPr>
          <w:rFonts w:eastAsia="맑은 고딕" w:hint="eastAsia"/>
          <w:b/>
          <w:color w:val="5D2A2C" w:themeColor="text2"/>
          <w:sz w:val="56"/>
          <w:szCs w:val="56"/>
        </w:rPr>
        <w:t xml:space="preserve"> </w:t>
      </w:r>
      <w:r>
        <w:rPr>
          <w:rFonts w:eastAsia="맑은 고딕"/>
          <w:b/>
          <w:color w:val="5D2A2C" w:themeColor="text2"/>
          <w:sz w:val="56"/>
          <w:szCs w:val="56"/>
        </w:rPr>
        <w:t xml:space="preserve"> </w:t>
      </w:r>
      <w:r>
        <w:rPr>
          <w:rFonts w:eastAsia="맑은 고딕" w:hint="eastAsia"/>
          <w:b/>
          <w:color w:val="5D2A2C" w:themeColor="text2"/>
          <w:sz w:val="56"/>
          <w:szCs w:val="56"/>
        </w:rPr>
        <w:t>첨</w:t>
      </w:r>
      <w:proofErr w:type="gramEnd"/>
    </w:p>
    <w:p w14:paraId="24FCBC06" w14:textId="77777777" w:rsidR="00026A7E" w:rsidRDefault="00026A7E" w:rsidP="00026A7E">
      <w:pPr>
        <w:rPr>
          <w:snapToGrid w:val="0"/>
        </w:rPr>
      </w:pPr>
    </w:p>
    <w:p w14:paraId="45A6D059" w14:textId="77777777" w:rsidR="00026A7E" w:rsidRPr="00CB2B3F" w:rsidRDefault="00026A7E" w:rsidP="00026A7E">
      <w:pPr>
        <w:pStyle w:val="a5"/>
        <w:spacing w:after="240"/>
        <w:ind w:leftChars="0" w:left="851"/>
        <w:rPr>
          <w:snapToGrid w:val="0"/>
          <w:szCs w:val="22"/>
        </w:rPr>
        <w:sectPr w:rsidR="00026A7E" w:rsidRPr="00CB2B3F" w:rsidSect="009737B4">
          <w:headerReference w:type="default" r:id="rId23"/>
          <w:footerReference w:type="default" r:id="rId24"/>
          <w:footnotePr>
            <w:numRestart w:val="eachSect"/>
          </w:footnotePr>
          <w:pgSz w:w="11906" w:h="16838" w:code="9"/>
          <w:pgMar w:top="1588" w:right="1134" w:bottom="1134" w:left="1134" w:header="851" w:footer="567" w:gutter="0"/>
          <w:pgNumType w:start="1"/>
          <w:cols w:space="720"/>
          <w:docGrid w:linePitch="299"/>
        </w:sectPr>
      </w:pPr>
    </w:p>
    <w:p w14:paraId="2B93B037" w14:textId="77777777" w:rsidR="00026A7E" w:rsidRPr="00D679BB" w:rsidRDefault="00026A7E" w:rsidP="00026A7E">
      <w:pPr>
        <w:rPr>
          <w:rFonts w:ascii="Arial" w:eastAsia="맑은 고딕" w:hAnsi="Arial" w:cs="Arial"/>
          <w:b/>
          <w:sz w:val="24"/>
        </w:rPr>
      </w:pPr>
      <w:r w:rsidRPr="00D679BB">
        <w:rPr>
          <w:rFonts w:ascii="Arial" w:eastAsia="맑은 고딕" w:hAnsi="Arial" w:cs="Arial"/>
          <w:b/>
          <w:sz w:val="24"/>
        </w:rPr>
        <w:lastRenderedPageBreak/>
        <w:t>[</w:t>
      </w:r>
      <w:r w:rsidRPr="00D679BB">
        <w:rPr>
          <w:rFonts w:ascii="Arial" w:eastAsia="맑은 고딕" w:hAnsi="Arial" w:cs="Arial"/>
          <w:b/>
          <w:sz w:val="24"/>
        </w:rPr>
        <w:t>별첨</w:t>
      </w:r>
      <w:r w:rsidRPr="00D679BB">
        <w:rPr>
          <w:rFonts w:ascii="Arial" w:eastAsia="맑은 고딕" w:hAnsi="Arial" w:cs="Arial"/>
          <w:b/>
          <w:sz w:val="24"/>
        </w:rPr>
        <w:t xml:space="preserve"> 1] </w:t>
      </w:r>
      <w:r w:rsidRPr="00D679BB">
        <w:rPr>
          <w:rFonts w:ascii="Arial" w:eastAsia="맑은 고딕" w:hAnsi="Arial" w:cs="Arial"/>
          <w:b/>
          <w:sz w:val="24"/>
        </w:rPr>
        <w:t>최근</w:t>
      </w:r>
      <w:r w:rsidRPr="00D679BB">
        <w:rPr>
          <w:rFonts w:ascii="Arial" w:eastAsia="맑은 고딕" w:hAnsi="Arial" w:cs="Arial"/>
          <w:b/>
          <w:sz w:val="24"/>
        </w:rPr>
        <w:t xml:space="preserve"> 5</w:t>
      </w:r>
      <w:r w:rsidRPr="00D679BB">
        <w:rPr>
          <w:rFonts w:ascii="Arial" w:eastAsia="맑은 고딕" w:hAnsi="Arial" w:cs="Arial"/>
          <w:b/>
          <w:sz w:val="24"/>
        </w:rPr>
        <w:t>년간</w:t>
      </w:r>
      <w:r w:rsidRPr="00D679BB">
        <w:rPr>
          <w:rFonts w:ascii="Arial" w:eastAsia="맑은 고딕" w:hAnsi="Arial" w:cs="Arial"/>
          <w:b/>
          <w:sz w:val="24"/>
        </w:rPr>
        <w:t xml:space="preserve"> </w:t>
      </w:r>
      <w:r w:rsidRPr="00D679BB">
        <w:rPr>
          <w:rFonts w:ascii="Arial" w:eastAsia="맑은 고딕" w:hAnsi="Arial" w:cs="Arial"/>
          <w:b/>
          <w:sz w:val="24"/>
        </w:rPr>
        <w:t>주주총회</w:t>
      </w:r>
      <w:r w:rsidRPr="00D679BB">
        <w:rPr>
          <w:rFonts w:ascii="Arial" w:eastAsia="맑은 고딕" w:hAnsi="Arial" w:cs="Arial"/>
          <w:b/>
          <w:sz w:val="24"/>
        </w:rPr>
        <w:t xml:space="preserve"> </w:t>
      </w:r>
      <w:r w:rsidRPr="00D679BB">
        <w:rPr>
          <w:rFonts w:ascii="Arial" w:eastAsia="맑은 고딕" w:hAnsi="Arial" w:cs="Arial"/>
          <w:b/>
          <w:sz w:val="24"/>
        </w:rPr>
        <w:t>의결권</w:t>
      </w:r>
      <w:r w:rsidRPr="00D679BB">
        <w:rPr>
          <w:rFonts w:ascii="Arial" w:eastAsia="맑은 고딕" w:hAnsi="Arial" w:cs="Arial"/>
          <w:b/>
          <w:sz w:val="24"/>
        </w:rPr>
        <w:t xml:space="preserve"> </w:t>
      </w:r>
      <w:r w:rsidRPr="00D679BB">
        <w:rPr>
          <w:rFonts w:ascii="Arial" w:eastAsia="맑은 고딕" w:hAnsi="Arial" w:cs="Arial"/>
          <w:b/>
          <w:sz w:val="24"/>
        </w:rPr>
        <w:t>행사</w:t>
      </w:r>
      <w:r w:rsidRPr="00D679BB">
        <w:rPr>
          <w:rFonts w:ascii="Arial" w:eastAsia="맑은 고딕" w:hAnsi="Arial" w:cs="Arial"/>
          <w:b/>
          <w:sz w:val="24"/>
        </w:rPr>
        <w:t xml:space="preserve"> </w:t>
      </w:r>
      <w:r w:rsidRPr="00D679BB">
        <w:rPr>
          <w:rFonts w:ascii="Arial" w:eastAsia="맑은 고딕" w:hAnsi="Arial" w:cs="Arial"/>
          <w:b/>
          <w:sz w:val="24"/>
        </w:rPr>
        <w:t>현황</w:t>
      </w:r>
    </w:p>
    <w:p w14:paraId="5BDBE534" w14:textId="77777777" w:rsidR="00026A7E" w:rsidRPr="00CB2B3F" w:rsidRDefault="00026A7E" w:rsidP="00026A7E">
      <w:pPr>
        <w:pStyle w:val="60"/>
        <w:jc w:val="left"/>
        <w:outlineLvl w:val="9"/>
      </w:pPr>
    </w:p>
    <w:tbl>
      <w:tblPr>
        <w:tblW w:w="5000" w:type="pct"/>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113" w:type="dxa"/>
          <w:bottom w:w="57" w:type="dxa"/>
          <w:right w:w="113" w:type="dxa"/>
        </w:tblCellMar>
        <w:tblLook w:val="04A0" w:firstRow="1" w:lastRow="0" w:firstColumn="1" w:lastColumn="0" w:noHBand="0" w:noVBand="1"/>
      </w:tblPr>
      <w:tblGrid>
        <w:gridCol w:w="1633"/>
        <w:gridCol w:w="8005"/>
      </w:tblGrid>
      <w:tr w:rsidR="00026A7E" w:rsidRPr="00CB2B3F" w14:paraId="5DF2B506" w14:textId="77777777" w:rsidTr="0091358C">
        <w:trPr>
          <w:trHeight w:val="340"/>
          <w:tblHeader/>
        </w:trPr>
        <w:tc>
          <w:tcPr>
            <w:tcW w:w="2283" w:type="dxa"/>
            <w:tcBorders>
              <w:top w:val="single" w:sz="12" w:space="0" w:color="404040" w:themeColor="text1" w:themeTint="BF"/>
              <w:bottom w:val="single" w:sz="4" w:space="0" w:color="404040" w:themeColor="text1" w:themeTint="BF"/>
            </w:tcBorders>
            <w:shd w:val="clear" w:color="auto" w:fill="DEEEEE"/>
            <w:vAlign w:val="center"/>
            <w:hideMark/>
          </w:tcPr>
          <w:p w14:paraId="1DF4D0B6" w14:textId="77777777" w:rsidR="00026A7E" w:rsidRPr="00871EBE" w:rsidRDefault="00026A7E" w:rsidP="0091358C">
            <w:pPr>
              <w:wordWrap/>
              <w:spacing w:line="280" w:lineRule="atLeast"/>
              <w:jc w:val="center"/>
              <w:rPr>
                <w:b/>
                <w:bCs/>
                <w:sz w:val="20"/>
                <w:szCs w:val="20"/>
              </w:rPr>
            </w:pPr>
            <w:proofErr w:type="spellStart"/>
            <w:r w:rsidRPr="00871EBE">
              <w:rPr>
                <w:b/>
                <w:bCs/>
                <w:sz w:val="20"/>
                <w:szCs w:val="20"/>
              </w:rPr>
              <w:t>회차</w:t>
            </w:r>
            <w:proofErr w:type="spellEnd"/>
          </w:p>
        </w:tc>
        <w:tc>
          <w:tcPr>
            <w:tcW w:w="11709" w:type="dxa"/>
            <w:tcBorders>
              <w:top w:val="single" w:sz="12" w:space="0" w:color="404040" w:themeColor="text1" w:themeTint="BF"/>
              <w:bottom w:val="single" w:sz="4" w:space="0" w:color="404040" w:themeColor="text1" w:themeTint="BF"/>
            </w:tcBorders>
            <w:shd w:val="clear" w:color="auto" w:fill="DEEEEE"/>
            <w:vAlign w:val="center"/>
            <w:hideMark/>
          </w:tcPr>
          <w:p w14:paraId="53F7A145" w14:textId="77777777" w:rsidR="00026A7E" w:rsidRPr="00871EBE" w:rsidRDefault="00026A7E" w:rsidP="0091358C">
            <w:pPr>
              <w:wordWrap/>
              <w:spacing w:line="280" w:lineRule="atLeast"/>
              <w:jc w:val="center"/>
              <w:rPr>
                <w:sz w:val="20"/>
                <w:szCs w:val="20"/>
              </w:rPr>
            </w:pPr>
            <w:r w:rsidRPr="00871EBE">
              <w:rPr>
                <w:b/>
                <w:bCs/>
                <w:sz w:val="20"/>
                <w:szCs w:val="20"/>
              </w:rPr>
              <w:t>의안</w:t>
            </w:r>
          </w:p>
        </w:tc>
      </w:tr>
      <w:tr w:rsidR="00026A7E" w:rsidRPr="00CB2B3F" w14:paraId="3A866500" w14:textId="77777777" w:rsidTr="0091358C">
        <w:tc>
          <w:tcPr>
            <w:tcW w:w="2283" w:type="dxa"/>
            <w:tcBorders>
              <w:top w:val="single" w:sz="4" w:space="0" w:color="404040" w:themeColor="text1" w:themeTint="BF"/>
            </w:tcBorders>
            <w:shd w:val="clear" w:color="auto" w:fill="F2F2F2" w:themeFill="background1" w:themeFillShade="F2"/>
          </w:tcPr>
          <w:p w14:paraId="431782AB" w14:textId="77777777" w:rsidR="00026A7E" w:rsidRPr="00871EBE" w:rsidRDefault="00026A7E" w:rsidP="0091358C">
            <w:pPr>
              <w:wordWrap/>
              <w:spacing w:line="280" w:lineRule="atLeast"/>
              <w:jc w:val="center"/>
              <w:rPr>
                <w:sz w:val="20"/>
                <w:szCs w:val="20"/>
              </w:rPr>
            </w:pPr>
            <w:r w:rsidRPr="00871EBE">
              <w:rPr>
                <w:sz w:val="20"/>
                <w:szCs w:val="20"/>
              </w:rPr>
              <w:t>48</w:t>
            </w:r>
            <w:r w:rsidRPr="00871EBE">
              <w:rPr>
                <w:sz w:val="20"/>
                <w:szCs w:val="20"/>
              </w:rPr>
              <w:t>회</w:t>
            </w:r>
            <w:r w:rsidRPr="00871EBE">
              <w:rPr>
                <w:sz w:val="20"/>
                <w:szCs w:val="20"/>
              </w:rPr>
              <w:t xml:space="preserve"> </w:t>
            </w:r>
            <w:r w:rsidRPr="00871EBE">
              <w:rPr>
                <w:sz w:val="20"/>
                <w:szCs w:val="20"/>
              </w:rPr>
              <w:t>정기</w:t>
            </w:r>
          </w:p>
        </w:tc>
        <w:tc>
          <w:tcPr>
            <w:tcW w:w="11709" w:type="dxa"/>
            <w:tcBorders>
              <w:top w:val="single" w:sz="4" w:space="0" w:color="404040" w:themeColor="text1" w:themeTint="BF"/>
            </w:tcBorders>
          </w:tcPr>
          <w:p w14:paraId="77FCABA4" w14:textId="77777777" w:rsidR="00026A7E" w:rsidRPr="00871EBE" w:rsidRDefault="00026A7E" w:rsidP="0091358C">
            <w:pPr>
              <w:pStyle w:val="a5"/>
              <w:numPr>
                <w:ilvl w:val="0"/>
                <w:numId w:val="88"/>
              </w:numPr>
              <w:wordWrap/>
              <w:spacing w:line="280" w:lineRule="atLeast"/>
              <w:ind w:leftChars="0"/>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3351A465" w14:textId="77777777" w:rsidR="00026A7E" w:rsidRPr="00871EBE" w:rsidRDefault="00026A7E" w:rsidP="0091358C">
            <w:pPr>
              <w:pStyle w:val="a5"/>
              <w:numPr>
                <w:ilvl w:val="0"/>
                <w:numId w:val="88"/>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10,673,689</w:t>
            </w:r>
            <w:r w:rsidRPr="00871EBE">
              <w:rPr>
                <w:sz w:val="20"/>
                <w:szCs w:val="20"/>
              </w:rPr>
              <w:t>주</w:t>
            </w:r>
          </w:p>
          <w:p w14:paraId="5E1C8D3B" w14:textId="77777777" w:rsidR="00026A7E" w:rsidRPr="00871EBE" w:rsidRDefault="00026A7E" w:rsidP="0091358C">
            <w:pPr>
              <w:pStyle w:val="a5"/>
              <w:numPr>
                <w:ilvl w:val="0"/>
                <w:numId w:val="88"/>
              </w:numPr>
              <w:wordWrap/>
              <w:spacing w:line="280" w:lineRule="atLeast"/>
              <w:ind w:leftChars="0"/>
              <w:jc w:val="left"/>
              <w:rPr>
                <w:sz w:val="20"/>
                <w:szCs w:val="20"/>
              </w:rPr>
            </w:pPr>
            <w:r w:rsidRPr="00871EBE">
              <w:rPr>
                <w:sz w:val="20"/>
                <w:szCs w:val="20"/>
              </w:rPr>
              <w:t>출석주식비율</w:t>
            </w:r>
            <w:r w:rsidRPr="00871EBE">
              <w:rPr>
                <w:sz w:val="20"/>
                <w:szCs w:val="20"/>
              </w:rPr>
              <w:t>: 62.9%</w:t>
            </w:r>
          </w:p>
          <w:p w14:paraId="086308C6" w14:textId="77777777" w:rsidR="00026A7E" w:rsidRPr="00871EBE" w:rsidRDefault="00026A7E" w:rsidP="0091358C">
            <w:pPr>
              <w:wordWrap/>
              <w:spacing w:line="280" w:lineRule="atLeast"/>
              <w:ind w:left="284"/>
              <w:rPr>
                <w:sz w:val="20"/>
                <w:szCs w:val="20"/>
              </w:rPr>
            </w:pPr>
          </w:p>
          <w:p w14:paraId="5A543C77"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제</w:t>
            </w:r>
            <w:r w:rsidRPr="00871EBE">
              <w:rPr>
                <w:sz w:val="20"/>
                <w:szCs w:val="20"/>
              </w:rPr>
              <w:t>48</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연결재무제표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6CA0855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9,846,735</w:t>
            </w:r>
            <w:r w:rsidRPr="00871EBE">
              <w:rPr>
                <w:sz w:val="20"/>
                <w:szCs w:val="20"/>
              </w:rPr>
              <w:t>주의</w:t>
            </w:r>
            <w:r w:rsidRPr="00871EBE">
              <w:rPr>
                <w:sz w:val="20"/>
                <w:szCs w:val="20"/>
              </w:rPr>
              <w:t xml:space="preserve"> </w:t>
            </w:r>
            <w:r w:rsidRPr="00871EBE">
              <w:rPr>
                <w:sz w:val="20"/>
                <w:szCs w:val="20"/>
              </w:rPr>
              <w:t>동의</w:t>
            </w:r>
          </w:p>
          <w:p w14:paraId="6528017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92.25% </w:t>
            </w:r>
            <w:r w:rsidRPr="00871EBE">
              <w:rPr>
                <w:sz w:val="20"/>
                <w:szCs w:val="20"/>
              </w:rPr>
              <w:t>동의</w:t>
            </w:r>
            <w:r w:rsidRPr="00871EBE">
              <w:rPr>
                <w:sz w:val="20"/>
                <w:szCs w:val="20"/>
              </w:rPr>
              <w:t xml:space="preserve"> </w:t>
            </w:r>
          </w:p>
          <w:p w14:paraId="4ACE231A"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41.84% </w:t>
            </w:r>
            <w:r w:rsidRPr="00871EBE">
              <w:rPr>
                <w:sz w:val="20"/>
                <w:szCs w:val="20"/>
              </w:rPr>
              <w:t>동의</w:t>
            </w:r>
            <w:r w:rsidRPr="00871EBE">
              <w:rPr>
                <w:sz w:val="20"/>
                <w:szCs w:val="20"/>
              </w:rPr>
              <w:t xml:space="preserve"> </w:t>
            </w:r>
          </w:p>
          <w:p w14:paraId="61257E9A"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이익</w:t>
            </w:r>
            <w:r w:rsidRPr="00871EBE">
              <w:rPr>
                <w:sz w:val="20"/>
                <w:szCs w:val="20"/>
              </w:rPr>
              <w:t xml:space="preserve"> </w:t>
            </w:r>
            <w:r w:rsidRPr="00871EBE">
              <w:rPr>
                <w:sz w:val="20"/>
                <w:szCs w:val="20"/>
              </w:rPr>
              <w:t>배당</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r w:rsidRPr="00871EBE">
              <w:rPr>
                <w:sz w:val="20"/>
                <w:szCs w:val="20"/>
              </w:rPr>
              <w:t xml:space="preserve"> (</w:t>
            </w:r>
            <w:r w:rsidRPr="00871EBE">
              <w:rPr>
                <w:sz w:val="20"/>
                <w:szCs w:val="20"/>
              </w:rPr>
              <w:t>배당</w:t>
            </w:r>
            <w:r w:rsidRPr="00871EBE">
              <w:rPr>
                <w:sz w:val="20"/>
                <w:szCs w:val="20"/>
              </w:rPr>
              <w:t xml:space="preserve"> 130%, </w:t>
            </w:r>
            <w:r w:rsidRPr="00871EBE">
              <w:rPr>
                <w:sz w:val="20"/>
                <w:szCs w:val="20"/>
              </w:rPr>
              <w:t>주당</w:t>
            </w:r>
            <w:r w:rsidRPr="00871EBE">
              <w:rPr>
                <w:sz w:val="20"/>
                <w:szCs w:val="20"/>
              </w:rPr>
              <w:t xml:space="preserve"> 1,300</w:t>
            </w:r>
            <w:r w:rsidRPr="00871EBE">
              <w:rPr>
                <w:sz w:val="20"/>
                <w:szCs w:val="20"/>
              </w:rPr>
              <w:t>원</w:t>
            </w:r>
            <w:r w:rsidRPr="00871EBE">
              <w:rPr>
                <w:sz w:val="20"/>
                <w:szCs w:val="20"/>
              </w:rPr>
              <w:t>)</w:t>
            </w:r>
          </w:p>
          <w:p w14:paraId="7676B1D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10,673,689</w:t>
            </w:r>
            <w:r w:rsidRPr="00871EBE">
              <w:rPr>
                <w:sz w:val="20"/>
                <w:szCs w:val="20"/>
              </w:rPr>
              <w:t>주의</w:t>
            </w:r>
            <w:r w:rsidRPr="00871EBE">
              <w:rPr>
                <w:sz w:val="20"/>
                <w:szCs w:val="20"/>
              </w:rPr>
              <w:t xml:space="preserve"> </w:t>
            </w:r>
            <w:r w:rsidRPr="00871EBE">
              <w:rPr>
                <w:sz w:val="20"/>
                <w:szCs w:val="20"/>
              </w:rPr>
              <w:t>동의</w:t>
            </w:r>
          </w:p>
          <w:p w14:paraId="42913B0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100.00% </w:t>
            </w:r>
            <w:r w:rsidRPr="00871EBE">
              <w:rPr>
                <w:sz w:val="20"/>
                <w:szCs w:val="20"/>
              </w:rPr>
              <w:t>동의</w:t>
            </w:r>
          </w:p>
          <w:p w14:paraId="5893598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45.35% </w:t>
            </w:r>
            <w:r w:rsidRPr="00871EBE">
              <w:rPr>
                <w:sz w:val="20"/>
                <w:szCs w:val="20"/>
              </w:rPr>
              <w:t>동의</w:t>
            </w:r>
          </w:p>
          <w:p w14:paraId="27DEA141"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22DD153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10,564,493</w:t>
            </w:r>
            <w:r w:rsidRPr="00871EBE">
              <w:rPr>
                <w:sz w:val="20"/>
                <w:szCs w:val="20"/>
              </w:rPr>
              <w:t>주의</w:t>
            </w:r>
            <w:r w:rsidRPr="00871EBE">
              <w:rPr>
                <w:sz w:val="20"/>
                <w:szCs w:val="20"/>
              </w:rPr>
              <w:t xml:space="preserve"> </w:t>
            </w:r>
            <w:r w:rsidRPr="00871EBE">
              <w:rPr>
                <w:sz w:val="20"/>
                <w:szCs w:val="20"/>
              </w:rPr>
              <w:t>동의</w:t>
            </w:r>
          </w:p>
          <w:p w14:paraId="1683368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98.97% </w:t>
            </w:r>
            <w:r w:rsidRPr="00871EBE">
              <w:rPr>
                <w:sz w:val="20"/>
                <w:szCs w:val="20"/>
              </w:rPr>
              <w:t>동의</w:t>
            </w:r>
          </w:p>
          <w:p w14:paraId="42CF62DC"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44.89% </w:t>
            </w:r>
            <w:r w:rsidRPr="00871EBE">
              <w:rPr>
                <w:sz w:val="20"/>
                <w:szCs w:val="20"/>
              </w:rPr>
              <w:t>동의</w:t>
            </w:r>
          </w:p>
          <w:p w14:paraId="291063E5"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74D51717"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9,976,667</w:t>
            </w:r>
            <w:r w:rsidRPr="00871EBE">
              <w:rPr>
                <w:sz w:val="20"/>
                <w:szCs w:val="20"/>
              </w:rPr>
              <w:t>주의</w:t>
            </w:r>
            <w:r w:rsidRPr="00871EBE">
              <w:rPr>
                <w:sz w:val="20"/>
                <w:szCs w:val="20"/>
              </w:rPr>
              <w:t xml:space="preserve"> </w:t>
            </w:r>
            <w:r w:rsidRPr="00871EBE">
              <w:rPr>
                <w:sz w:val="20"/>
                <w:szCs w:val="20"/>
              </w:rPr>
              <w:t>동의</w:t>
            </w:r>
          </w:p>
          <w:p w14:paraId="2DE3B17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93.46% </w:t>
            </w:r>
            <w:r w:rsidRPr="00871EBE">
              <w:rPr>
                <w:sz w:val="20"/>
                <w:szCs w:val="20"/>
              </w:rPr>
              <w:t>동의</w:t>
            </w:r>
          </w:p>
          <w:p w14:paraId="131BC91F"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42.39% </w:t>
            </w:r>
            <w:r w:rsidRPr="00871EBE">
              <w:rPr>
                <w:sz w:val="20"/>
                <w:szCs w:val="20"/>
              </w:rPr>
              <w:t>동의</w:t>
            </w:r>
            <w:r w:rsidRPr="00871EBE">
              <w:rPr>
                <w:sz w:val="20"/>
                <w:szCs w:val="20"/>
              </w:rPr>
              <w:t xml:space="preserve"> </w:t>
            </w:r>
          </w:p>
          <w:p w14:paraId="2BFF6827"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004B7B5C"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9,976,667</w:t>
            </w:r>
            <w:r w:rsidRPr="00871EBE">
              <w:rPr>
                <w:sz w:val="20"/>
                <w:szCs w:val="20"/>
              </w:rPr>
              <w:t>주의</w:t>
            </w:r>
            <w:r w:rsidRPr="00871EBE">
              <w:rPr>
                <w:sz w:val="20"/>
                <w:szCs w:val="20"/>
              </w:rPr>
              <w:t xml:space="preserve"> </w:t>
            </w:r>
            <w:r w:rsidRPr="00871EBE">
              <w:rPr>
                <w:sz w:val="20"/>
                <w:szCs w:val="20"/>
              </w:rPr>
              <w:t>동의</w:t>
            </w:r>
            <w:r w:rsidRPr="00871EBE">
              <w:rPr>
                <w:sz w:val="20"/>
                <w:szCs w:val="20"/>
              </w:rPr>
              <w:t xml:space="preserve"> </w:t>
            </w:r>
          </w:p>
          <w:p w14:paraId="6AC82E1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93.46% </w:t>
            </w:r>
            <w:r w:rsidRPr="00871EBE">
              <w:rPr>
                <w:sz w:val="20"/>
                <w:szCs w:val="20"/>
              </w:rPr>
              <w:t>동의</w:t>
            </w:r>
            <w:r w:rsidRPr="00871EBE">
              <w:rPr>
                <w:sz w:val="20"/>
                <w:szCs w:val="20"/>
              </w:rPr>
              <w:t xml:space="preserve"> </w:t>
            </w:r>
          </w:p>
          <w:p w14:paraId="1C9C447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42.39% </w:t>
            </w:r>
            <w:r w:rsidRPr="00871EBE">
              <w:rPr>
                <w:sz w:val="20"/>
                <w:szCs w:val="20"/>
              </w:rPr>
              <w:t>동의</w:t>
            </w:r>
          </w:p>
          <w:p w14:paraId="31FBDFC0"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감사위원회</w:t>
            </w:r>
            <w:r w:rsidRPr="00871EBE">
              <w:rPr>
                <w:sz w:val="20"/>
                <w:szCs w:val="20"/>
              </w:rPr>
              <w:t xml:space="preserve"> </w:t>
            </w:r>
            <w:r w:rsidRPr="00871EBE">
              <w:rPr>
                <w:sz w:val="20"/>
                <w:szCs w:val="20"/>
              </w:rPr>
              <w:t>감사위원</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26C3A404" w14:textId="77777777" w:rsidR="00026A7E" w:rsidRPr="00871EBE" w:rsidRDefault="00026A7E" w:rsidP="0091358C">
            <w:pPr>
              <w:wordWrap/>
              <w:spacing w:line="280" w:lineRule="atLeast"/>
              <w:jc w:val="left"/>
              <w:rPr>
                <w:sz w:val="20"/>
                <w:szCs w:val="20"/>
              </w:rPr>
            </w:pPr>
            <w:r w:rsidRPr="00871EBE">
              <w:rPr>
                <w:sz w:val="20"/>
                <w:szCs w:val="20"/>
              </w:rPr>
              <w:t xml:space="preserve"> 6-1. </w:t>
            </w:r>
            <w:r w:rsidRPr="00871EBE">
              <w:rPr>
                <w:sz w:val="20"/>
                <w:szCs w:val="20"/>
              </w:rPr>
              <w:t>감사위원회</w:t>
            </w:r>
            <w:r w:rsidRPr="00871EBE">
              <w:rPr>
                <w:sz w:val="20"/>
                <w:szCs w:val="20"/>
              </w:rPr>
              <w:t xml:space="preserve"> </w:t>
            </w:r>
            <w:r w:rsidRPr="00871EBE">
              <w:rPr>
                <w:sz w:val="20"/>
                <w:szCs w:val="20"/>
              </w:rPr>
              <w:t>위원이</w:t>
            </w:r>
            <w:r w:rsidRPr="00871EBE">
              <w:rPr>
                <w:sz w:val="20"/>
                <w:szCs w:val="20"/>
              </w:rPr>
              <w:t xml:space="preserve"> </w:t>
            </w:r>
            <w:r w:rsidRPr="00871EBE">
              <w:rPr>
                <w:sz w:val="20"/>
                <w:szCs w:val="20"/>
              </w:rPr>
              <w:t>되는</w:t>
            </w:r>
            <w:r w:rsidRPr="00871EBE">
              <w:rPr>
                <w:sz w:val="20"/>
                <w:szCs w:val="20"/>
              </w:rPr>
              <w:t xml:space="preserve"> </w:t>
            </w:r>
            <w:r w:rsidRPr="00871EBE">
              <w:rPr>
                <w:sz w:val="20"/>
                <w:szCs w:val="20"/>
              </w:rPr>
              <w:t>사외이사</w:t>
            </w:r>
            <w:r w:rsidRPr="00871EBE">
              <w:rPr>
                <w:sz w:val="20"/>
                <w:szCs w:val="20"/>
              </w:rPr>
              <w:t xml:space="preserve"> </w:t>
            </w:r>
            <w:r w:rsidRPr="00871EBE">
              <w:rPr>
                <w:sz w:val="20"/>
                <w:szCs w:val="20"/>
              </w:rPr>
              <w:t>후보자</w:t>
            </w:r>
            <w:r w:rsidRPr="00871EBE">
              <w:rPr>
                <w:sz w:val="20"/>
                <w:szCs w:val="20"/>
              </w:rPr>
              <w:t xml:space="preserve"> </w:t>
            </w:r>
            <w:r w:rsidRPr="00871EBE">
              <w:rPr>
                <w:sz w:val="20"/>
                <w:szCs w:val="20"/>
              </w:rPr>
              <w:t>전재훈의</w:t>
            </w:r>
            <w:r w:rsidRPr="00871EBE">
              <w:rPr>
                <w:sz w:val="20"/>
                <w:szCs w:val="20"/>
              </w:rPr>
              <w:t xml:space="preserve"> </w:t>
            </w:r>
            <w:r w:rsidRPr="00871EBE">
              <w:rPr>
                <w:sz w:val="20"/>
                <w:szCs w:val="20"/>
              </w:rPr>
              <w:t>분리</w:t>
            </w:r>
            <w:r w:rsidRPr="00871EBE">
              <w:rPr>
                <w:sz w:val="20"/>
                <w:szCs w:val="20"/>
              </w:rPr>
              <w:t xml:space="preserve"> </w:t>
            </w:r>
            <w:r w:rsidRPr="00871EBE">
              <w:rPr>
                <w:sz w:val="20"/>
                <w:szCs w:val="20"/>
              </w:rPr>
              <w:t>선임</w:t>
            </w:r>
          </w:p>
          <w:p w14:paraId="3A77EA1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5,529,543</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3,221,974</w:t>
            </w:r>
            <w:r w:rsidRPr="00871EBE">
              <w:rPr>
                <w:sz w:val="20"/>
                <w:szCs w:val="20"/>
              </w:rPr>
              <w:t>주의</w:t>
            </w:r>
            <w:r w:rsidRPr="00871EBE">
              <w:rPr>
                <w:sz w:val="20"/>
                <w:szCs w:val="20"/>
              </w:rPr>
              <w:t xml:space="preserve"> </w:t>
            </w:r>
            <w:r w:rsidRPr="00871EBE">
              <w:rPr>
                <w:sz w:val="20"/>
                <w:szCs w:val="20"/>
              </w:rPr>
              <w:t>동의</w:t>
            </w:r>
          </w:p>
          <w:p w14:paraId="255B8C5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58.26% </w:t>
            </w:r>
            <w:r w:rsidRPr="00871EBE">
              <w:rPr>
                <w:sz w:val="20"/>
                <w:szCs w:val="20"/>
              </w:rPr>
              <w:t>동의</w:t>
            </w:r>
          </w:p>
          <w:p w14:paraId="44245467"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13.69% </w:t>
            </w:r>
            <w:r w:rsidRPr="00871EBE">
              <w:rPr>
                <w:sz w:val="20"/>
                <w:szCs w:val="20"/>
              </w:rPr>
              <w:t>동의</w:t>
            </w:r>
          </w:p>
          <w:p w14:paraId="40C6C8FD" w14:textId="77777777" w:rsidR="00026A7E" w:rsidRPr="00871EBE" w:rsidRDefault="00026A7E" w:rsidP="0091358C">
            <w:pPr>
              <w:wordWrap/>
              <w:spacing w:line="280" w:lineRule="atLeast"/>
              <w:jc w:val="left"/>
              <w:rPr>
                <w:sz w:val="20"/>
                <w:szCs w:val="20"/>
              </w:rPr>
            </w:pPr>
            <w:r w:rsidRPr="00871EBE">
              <w:rPr>
                <w:sz w:val="20"/>
                <w:szCs w:val="20"/>
              </w:rPr>
              <w:t xml:space="preserve"> 6-2. </w:t>
            </w:r>
            <w:r w:rsidRPr="00871EBE">
              <w:rPr>
                <w:sz w:val="20"/>
                <w:szCs w:val="20"/>
              </w:rPr>
              <w:t>사외이사인</w:t>
            </w:r>
            <w:r w:rsidRPr="00871EBE">
              <w:rPr>
                <w:sz w:val="20"/>
                <w:szCs w:val="20"/>
              </w:rPr>
              <w:t xml:space="preserve"> </w:t>
            </w:r>
            <w:r w:rsidRPr="00871EBE">
              <w:rPr>
                <w:sz w:val="20"/>
                <w:szCs w:val="20"/>
              </w:rPr>
              <w:t>감사위원</w:t>
            </w:r>
            <w:r w:rsidRPr="00871EBE">
              <w:rPr>
                <w:sz w:val="20"/>
                <w:szCs w:val="20"/>
              </w:rPr>
              <w:t xml:space="preserve"> </w:t>
            </w:r>
            <w:r w:rsidRPr="00871EBE">
              <w:rPr>
                <w:sz w:val="20"/>
                <w:szCs w:val="20"/>
              </w:rPr>
              <w:t>후보자</w:t>
            </w:r>
            <w:r w:rsidRPr="00871EBE">
              <w:rPr>
                <w:sz w:val="20"/>
                <w:szCs w:val="20"/>
              </w:rPr>
              <w:t xml:space="preserve"> </w:t>
            </w:r>
            <w:r w:rsidRPr="00871EBE">
              <w:rPr>
                <w:sz w:val="20"/>
                <w:szCs w:val="20"/>
              </w:rPr>
              <w:t>박종헌의</w:t>
            </w:r>
            <w:r w:rsidRPr="00871EBE">
              <w:rPr>
                <w:sz w:val="20"/>
                <w:szCs w:val="20"/>
              </w:rPr>
              <w:t xml:space="preserve"> </w:t>
            </w:r>
            <w:r w:rsidRPr="00871EBE">
              <w:rPr>
                <w:sz w:val="20"/>
                <w:szCs w:val="20"/>
              </w:rPr>
              <w:t>선임</w:t>
            </w:r>
          </w:p>
          <w:p w14:paraId="2519560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5,529,543</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3,221,974</w:t>
            </w:r>
            <w:r w:rsidRPr="00871EBE">
              <w:rPr>
                <w:sz w:val="20"/>
                <w:szCs w:val="20"/>
              </w:rPr>
              <w:t>주</w:t>
            </w:r>
            <w:r w:rsidRPr="00871EBE">
              <w:rPr>
                <w:sz w:val="20"/>
                <w:szCs w:val="20"/>
              </w:rPr>
              <w:t xml:space="preserve"> </w:t>
            </w:r>
            <w:r w:rsidRPr="00871EBE">
              <w:rPr>
                <w:sz w:val="20"/>
                <w:szCs w:val="20"/>
              </w:rPr>
              <w:t>주의</w:t>
            </w:r>
            <w:r w:rsidRPr="00871EBE">
              <w:rPr>
                <w:sz w:val="20"/>
                <w:szCs w:val="20"/>
              </w:rPr>
              <w:t xml:space="preserve"> </w:t>
            </w:r>
            <w:r w:rsidRPr="00871EBE">
              <w:rPr>
                <w:sz w:val="20"/>
                <w:szCs w:val="20"/>
              </w:rPr>
              <w:t>동의</w:t>
            </w:r>
            <w:r w:rsidRPr="00871EBE">
              <w:rPr>
                <w:sz w:val="20"/>
                <w:szCs w:val="20"/>
              </w:rPr>
              <w:t xml:space="preserve"> </w:t>
            </w:r>
          </w:p>
          <w:p w14:paraId="5805DBE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58.26% </w:t>
            </w:r>
            <w:r w:rsidRPr="00871EBE">
              <w:rPr>
                <w:sz w:val="20"/>
                <w:szCs w:val="20"/>
              </w:rPr>
              <w:t>동의</w:t>
            </w:r>
          </w:p>
          <w:p w14:paraId="73D2F25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13.69% </w:t>
            </w:r>
            <w:r w:rsidRPr="00871EBE">
              <w:rPr>
                <w:sz w:val="20"/>
                <w:szCs w:val="20"/>
              </w:rPr>
              <w:t>동의</w:t>
            </w:r>
          </w:p>
          <w:p w14:paraId="7EA77B8B" w14:textId="77777777" w:rsidR="00026A7E" w:rsidRPr="00871EBE" w:rsidRDefault="00026A7E" w:rsidP="0091358C">
            <w:pPr>
              <w:wordWrap/>
              <w:spacing w:line="280" w:lineRule="atLeast"/>
              <w:jc w:val="left"/>
              <w:rPr>
                <w:sz w:val="20"/>
                <w:szCs w:val="20"/>
              </w:rPr>
            </w:pPr>
            <w:r w:rsidRPr="00871EBE">
              <w:rPr>
                <w:sz w:val="20"/>
                <w:szCs w:val="20"/>
              </w:rPr>
              <w:t xml:space="preserve"> 6-3. </w:t>
            </w:r>
            <w:r w:rsidRPr="00871EBE">
              <w:rPr>
                <w:sz w:val="20"/>
                <w:szCs w:val="20"/>
              </w:rPr>
              <w:t>사외이사가</w:t>
            </w:r>
            <w:r w:rsidRPr="00871EBE">
              <w:rPr>
                <w:sz w:val="20"/>
                <w:szCs w:val="20"/>
              </w:rPr>
              <w:t xml:space="preserve"> </w:t>
            </w:r>
            <w:r w:rsidRPr="00871EBE">
              <w:rPr>
                <w:sz w:val="20"/>
                <w:szCs w:val="20"/>
              </w:rPr>
              <w:t>아닌</w:t>
            </w:r>
            <w:r w:rsidRPr="00871EBE">
              <w:rPr>
                <w:sz w:val="20"/>
                <w:szCs w:val="20"/>
              </w:rPr>
              <w:t xml:space="preserve"> </w:t>
            </w:r>
            <w:r w:rsidRPr="00871EBE">
              <w:rPr>
                <w:sz w:val="20"/>
                <w:szCs w:val="20"/>
              </w:rPr>
              <w:t>감사위원</w:t>
            </w:r>
            <w:r w:rsidRPr="00871EBE">
              <w:rPr>
                <w:sz w:val="20"/>
                <w:szCs w:val="20"/>
              </w:rPr>
              <w:t xml:space="preserve"> </w:t>
            </w:r>
            <w:r w:rsidRPr="00871EBE">
              <w:rPr>
                <w:sz w:val="20"/>
                <w:szCs w:val="20"/>
              </w:rPr>
              <w:t>후보자</w:t>
            </w:r>
            <w:r w:rsidRPr="00871EBE">
              <w:rPr>
                <w:sz w:val="20"/>
                <w:szCs w:val="20"/>
              </w:rPr>
              <w:t xml:space="preserve"> </w:t>
            </w:r>
            <w:proofErr w:type="spellStart"/>
            <w:r w:rsidRPr="00871EBE">
              <w:rPr>
                <w:sz w:val="20"/>
                <w:szCs w:val="20"/>
              </w:rPr>
              <w:t>최철진의</w:t>
            </w:r>
            <w:proofErr w:type="spellEnd"/>
            <w:r w:rsidRPr="00871EBE">
              <w:rPr>
                <w:sz w:val="20"/>
                <w:szCs w:val="20"/>
              </w:rPr>
              <w:t xml:space="preserve"> </w:t>
            </w:r>
            <w:r w:rsidRPr="00871EBE">
              <w:rPr>
                <w:sz w:val="20"/>
                <w:szCs w:val="20"/>
              </w:rPr>
              <w:t>선임</w:t>
            </w:r>
            <w:r w:rsidRPr="00871EBE">
              <w:rPr>
                <w:sz w:val="20"/>
                <w:szCs w:val="20"/>
              </w:rPr>
              <w:t xml:space="preserve"> </w:t>
            </w:r>
          </w:p>
          <w:p w14:paraId="7A3B8D9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5,242,061</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2,934,492</w:t>
            </w:r>
            <w:r w:rsidRPr="00871EBE">
              <w:rPr>
                <w:sz w:val="20"/>
                <w:szCs w:val="20"/>
              </w:rPr>
              <w:t>주의</w:t>
            </w:r>
            <w:r w:rsidRPr="00871EBE">
              <w:rPr>
                <w:sz w:val="20"/>
                <w:szCs w:val="20"/>
              </w:rPr>
              <w:t xml:space="preserve"> </w:t>
            </w:r>
            <w:r w:rsidRPr="00871EBE">
              <w:rPr>
                <w:sz w:val="20"/>
                <w:szCs w:val="20"/>
              </w:rPr>
              <w:t>동의</w:t>
            </w:r>
          </w:p>
          <w:p w14:paraId="59B3AAB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55.97% </w:t>
            </w:r>
            <w:r w:rsidRPr="00871EBE">
              <w:rPr>
                <w:sz w:val="20"/>
                <w:szCs w:val="20"/>
              </w:rPr>
              <w:t>동의</w:t>
            </w:r>
          </w:p>
          <w:p w14:paraId="5CA894E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12.46% </w:t>
            </w:r>
            <w:r w:rsidRPr="00871EBE">
              <w:rPr>
                <w:sz w:val="20"/>
                <w:szCs w:val="20"/>
              </w:rPr>
              <w:t>동의</w:t>
            </w:r>
          </w:p>
          <w:p w14:paraId="4A664A9F" w14:textId="77777777" w:rsidR="00026A7E" w:rsidRPr="00871EBE" w:rsidRDefault="00026A7E" w:rsidP="0091358C">
            <w:pPr>
              <w:pStyle w:val="a5"/>
              <w:numPr>
                <w:ilvl w:val="0"/>
                <w:numId w:val="89"/>
              </w:numPr>
              <w:wordWrap/>
              <w:spacing w:line="280" w:lineRule="atLeast"/>
              <w:ind w:leftChars="0"/>
              <w:jc w:val="left"/>
              <w:rPr>
                <w:sz w:val="20"/>
                <w:szCs w:val="20"/>
              </w:rPr>
            </w:pPr>
            <w:r w:rsidRPr="00871EBE">
              <w:rPr>
                <w:sz w:val="20"/>
                <w:szCs w:val="20"/>
              </w:rPr>
              <w:t>정관</w:t>
            </w:r>
            <w:r w:rsidRPr="00871EBE">
              <w:rPr>
                <w:sz w:val="20"/>
                <w:szCs w:val="20"/>
              </w:rPr>
              <w:t xml:space="preserve"> </w:t>
            </w:r>
            <w:r w:rsidRPr="00871EBE">
              <w:rPr>
                <w:sz w:val="20"/>
                <w:szCs w:val="20"/>
              </w:rPr>
              <w:t>변경의</w:t>
            </w:r>
            <w:r w:rsidRPr="00871EBE">
              <w:rPr>
                <w:sz w:val="20"/>
                <w:szCs w:val="20"/>
              </w:rPr>
              <w:t xml:space="preserve"> </w:t>
            </w:r>
            <w:r w:rsidRPr="00871EBE">
              <w:rPr>
                <w:sz w:val="20"/>
                <w:szCs w:val="20"/>
              </w:rPr>
              <w:t>건</w:t>
            </w:r>
            <w:r w:rsidRPr="00871EBE">
              <w:rPr>
                <w:sz w:val="20"/>
                <w:szCs w:val="20"/>
              </w:rPr>
              <w:t>-</w:t>
            </w:r>
            <w:r w:rsidRPr="00871EBE">
              <w:rPr>
                <w:sz w:val="20"/>
                <w:szCs w:val="20"/>
              </w:rPr>
              <w:t>감사위원회</w:t>
            </w:r>
            <w:r w:rsidRPr="00871EBE">
              <w:rPr>
                <w:sz w:val="20"/>
                <w:szCs w:val="20"/>
              </w:rPr>
              <w:t xml:space="preserve"> </w:t>
            </w:r>
            <w:r w:rsidRPr="00871EBE">
              <w:rPr>
                <w:sz w:val="20"/>
                <w:szCs w:val="20"/>
              </w:rPr>
              <w:t>설치</w:t>
            </w:r>
            <w:r w:rsidRPr="00871EBE">
              <w:rPr>
                <w:sz w:val="20"/>
                <w:szCs w:val="20"/>
              </w:rPr>
              <w:t xml:space="preserve">, </w:t>
            </w:r>
            <w:r w:rsidRPr="00871EBE">
              <w:rPr>
                <w:sz w:val="20"/>
                <w:szCs w:val="20"/>
              </w:rPr>
              <w:t>목적사업</w:t>
            </w:r>
            <w:r w:rsidRPr="00871EBE">
              <w:rPr>
                <w:sz w:val="20"/>
                <w:szCs w:val="20"/>
              </w:rPr>
              <w:t xml:space="preserve"> </w:t>
            </w:r>
            <w:r w:rsidRPr="00871EBE">
              <w:rPr>
                <w:sz w:val="20"/>
                <w:szCs w:val="20"/>
              </w:rPr>
              <w:t>추가</w:t>
            </w:r>
            <w:r w:rsidRPr="00871EBE">
              <w:rPr>
                <w:sz w:val="20"/>
                <w:szCs w:val="20"/>
              </w:rPr>
              <w:t xml:space="preserve"> </w:t>
            </w:r>
            <w:r w:rsidRPr="00871EBE">
              <w:rPr>
                <w:sz w:val="20"/>
                <w:szCs w:val="20"/>
              </w:rPr>
              <w:t>등</w:t>
            </w:r>
          </w:p>
          <w:p w14:paraId="51499FA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10,673,689</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10,497,900</w:t>
            </w:r>
            <w:r w:rsidRPr="00871EBE">
              <w:rPr>
                <w:sz w:val="20"/>
                <w:szCs w:val="20"/>
              </w:rPr>
              <w:t>주의</w:t>
            </w:r>
            <w:r w:rsidRPr="00871EBE">
              <w:rPr>
                <w:sz w:val="20"/>
                <w:szCs w:val="20"/>
              </w:rPr>
              <w:t xml:space="preserve"> </w:t>
            </w:r>
            <w:r w:rsidRPr="00871EBE">
              <w:rPr>
                <w:sz w:val="20"/>
                <w:szCs w:val="20"/>
              </w:rPr>
              <w:t>동의</w:t>
            </w:r>
          </w:p>
          <w:p w14:paraId="107DFCF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98.35% </w:t>
            </w:r>
            <w:r w:rsidRPr="00871EBE">
              <w:rPr>
                <w:sz w:val="20"/>
                <w:szCs w:val="20"/>
              </w:rPr>
              <w:t>동의</w:t>
            </w:r>
          </w:p>
          <w:p w14:paraId="4C5D836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44.60% </w:t>
            </w:r>
            <w:r w:rsidRPr="00871EBE">
              <w:rPr>
                <w:sz w:val="20"/>
                <w:szCs w:val="20"/>
              </w:rPr>
              <w:t>동의</w:t>
            </w:r>
          </w:p>
        </w:tc>
      </w:tr>
      <w:tr w:rsidR="00026A7E" w:rsidRPr="00CB2B3F" w14:paraId="3A14106F" w14:textId="77777777" w:rsidTr="0091358C">
        <w:tc>
          <w:tcPr>
            <w:tcW w:w="2283" w:type="dxa"/>
            <w:shd w:val="clear" w:color="auto" w:fill="F2F2F2" w:themeFill="background1" w:themeFillShade="F2"/>
          </w:tcPr>
          <w:p w14:paraId="50DD8A64" w14:textId="77777777" w:rsidR="00026A7E" w:rsidRPr="00871EBE" w:rsidRDefault="00026A7E" w:rsidP="0091358C">
            <w:pPr>
              <w:wordWrap/>
              <w:spacing w:line="280" w:lineRule="atLeast"/>
              <w:jc w:val="center"/>
              <w:rPr>
                <w:sz w:val="20"/>
                <w:szCs w:val="20"/>
              </w:rPr>
            </w:pPr>
            <w:r w:rsidRPr="00871EBE">
              <w:rPr>
                <w:sz w:val="20"/>
                <w:szCs w:val="20"/>
              </w:rPr>
              <w:t>47</w:t>
            </w:r>
            <w:r w:rsidRPr="00871EBE">
              <w:rPr>
                <w:sz w:val="20"/>
                <w:szCs w:val="20"/>
              </w:rPr>
              <w:t>회</w:t>
            </w:r>
            <w:r w:rsidRPr="00871EBE">
              <w:rPr>
                <w:sz w:val="20"/>
                <w:szCs w:val="20"/>
              </w:rPr>
              <w:t xml:space="preserve"> </w:t>
            </w:r>
            <w:r w:rsidRPr="00871EBE">
              <w:rPr>
                <w:sz w:val="20"/>
                <w:szCs w:val="20"/>
              </w:rPr>
              <w:t>정기</w:t>
            </w:r>
          </w:p>
        </w:tc>
        <w:tc>
          <w:tcPr>
            <w:tcW w:w="11709" w:type="dxa"/>
          </w:tcPr>
          <w:p w14:paraId="5E12EC8D"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1709CF57"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10,156,302</w:t>
            </w:r>
            <w:r w:rsidRPr="00871EBE">
              <w:rPr>
                <w:sz w:val="20"/>
                <w:szCs w:val="20"/>
              </w:rPr>
              <w:t>주</w:t>
            </w:r>
          </w:p>
          <w:p w14:paraId="6E640895"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출석주식비율</w:t>
            </w:r>
            <w:r w:rsidRPr="00871EBE">
              <w:rPr>
                <w:sz w:val="20"/>
                <w:szCs w:val="20"/>
              </w:rPr>
              <w:t>: 58.6%</w:t>
            </w:r>
          </w:p>
          <w:p w14:paraId="0EAA1D04" w14:textId="77777777" w:rsidR="00026A7E" w:rsidRPr="00871EBE" w:rsidRDefault="00026A7E" w:rsidP="0091358C">
            <w:pPr>
              <w:wordWrap/>
              <w:spacing w:line="280" w:lineRule="atLeast"/>
              <w:jc w:val="left"/>
              <w:rPr>
                <w:sz w:val="20"/>
                <w:szCs w:val="20"/>
              </w:rPr>
            </w:pPr>
          </w:p>
          <w:p w14:paraId="2F27D0AF"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lastRenderedPageBreak/>
              <w:t>제</w:t>
            </w:r>
            <w:r w:rsidRPr="00871EBE">
              <w:rPr>
                <w:sz w:val="20"/>
                <w:szCs w:val="20"/>
              </w:rPr>
              <w:t>47</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연결재무제표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57DA630"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9,643,186</w:t>
            </w:r>
            <w:r w:rsidRPr="00871EBE">
              <w:rPr>
                <w:sz w:val="20"/>
                <w:szCs w:val="20"/>
              </w:rPr>
              <w:t>주의</w:t>
            </w:r>
            <w:r w:rsidRPr="00871EBE">
              <w:rPr>
                <w:sz w:val="20"/>
                <w:szCs w:val="20"/>
              </w:rPr>
              <w:t xml:space="preserve"> </w:t>
            </w:r>
            <w:r w:rsidRPr="00871EBE">
              <w:rPr>
                <w:sz w:val="20"/>
                <w:szCs w:val="20"/>
              </w:rPr>
              <w:t>동의</w:t>
            </w:r>
          </w:p>
          <w:p w14:paraId="605D466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94.94% </w:t>
            </w:r>
            <w:r w:rsidRPr="00871EBE">
              <w:rPr>
                <w:sz w:val="20"/>
                <w:szCs w:val="20"/>
              </w:rPr>
              <w:t>동의</w:t>
            </w:r>
          </w:p>
          <w:p w14:paraId="75626B0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40.97% </w:t>
            </w:r>
            <w:r w:rsidRPr="00871EBE">
              <w:rPr>
                <w:sz w:val="20"/>
                <w:szCs w:val="20"/>
              </w:rPr>
              <w:t>동의</w:t>
            </w:r>
          </w:p>
          <w:p w14:paraId="5BB1D42C"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이익</w:t>
            </w:r>
            <w:r w:rsidRPr="00871EBE">
              <w:rPr>
                <w:sz w:val="20"/>
                <w:szCs w:val="20"/>
              </w:rPr>
              <w:t xml:space="preserve"> </w:t>
            </w:r>
            <w:r w:rsidRPr="00871EBE">
              <w:rPr>
                <w:sz w:val="20"/>
                <w:szCs w:val="20"/>
              </w:rPr>
              <w:t>배당</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r w:rsidRPr="00871EBE">
              <w:rPr>
                <w:sz w:val="20"/>
                <w:szCs w:val="20"/>
              </w:rPr>
              <w:t xml:space="preserve"> (</w:t>
            </w:r>
            <w:r w:rsidRPr="00871EBE">
              <w:rPr>
                <w:sz w:val="20"/>
                <w:szCs w:val="20"/>
              </w:rPr>
              <w:t>배당</w:t>
            </w:r>
            <w:r w:rsidRPr="00871EBE">
              <w:rPr>
                <w:sz w:val="20"/>
                <w:szCs w:val="20"/>
              </w:rPr>
              <w:t xml:space="preserve"> 120%, </w:t>
            </w:r>
            <w:r w:rsidRPr="00871EBE">
              <w:rPr>
                <w:sz w:val="20"/>
                <w:szCs w:val="20"/>
              </w:rPr>
              <w:t>주당</w:t>
            </w:r>
            <w:r w:rsidRPr="00871EBE">
              <w:rPr>
                <w:sz w:val="20"/>
                <w:szCs w:val="20"/>
              </w:rPr>
              <w:t xml:space="preserve"> 1200</w:t>
            </w:r>
            <w:r w:rsidRPr="00871EBE">
              <w:rPr>
                <w:sz w:val="20"/>
                <w:szCs w:val="20"/>
              </w:rPr>
              <w:t>원</w:t>
            </w:r>
            <w:r w:rsidRPr="00871EBE">
              <w:rPr>
                <w:sz w:val="20"/>
                <w:szCs w:val="20"/>
              </w:rPr>
              <w:t>)</w:t>
            </w:r>
          </w:p>
          <w:p w14:paraId="50257EF7"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9,837,938</w:t>
            </w:r>
            <w:r w:rsidRPr="00871EBE">
              <w:rPr>
                <w:sz w:val="20"/>
                <w:szCs w:val="20"/>
              </w:rPr>
              <w:t>주의</w:t>
            </w:r>
            <w:r w:rsidRPr="00871EBE">
              <w:rPr>
                <w:sz w:val="20"/>
                <w:szCs w:val="20"/>
              </w:rPr>
              <w:t xml:space="preserve"> </w:t>
            </w:r>
            <w:r w:rsidRPr="00871EBE">
              <w:rPr>
                <w:sz w:val="20"/>
                <w:szCs w:val="20"/>
              </w:rPr>
              <w:t>동의</w:t>
            </w:r>
          </w:p>
          <w:p w14:paraId="4984A18C"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96.86% </w:t>
            </w:r>
            <w:r w:rsidRPr="00871EBE">
              <w:rPr>
                <w:sz w:val="20"/>
                <w:szCs w:val="20"/>
              </w:rPr>
              <w:t>동의</w:t>
            </w:r>
          </w:p>
          <w:p w14:paraId="00364D3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41.80% </w:t>
            </w:r>
            <w:r w:rsidRPr="00871EBE">
              <w:rPr>
                <w:sz w:val="20"/>
                <w:szCs w:val="20"/>
              </w:rPr>
              <w:t>동의</w:t>
            </w:r>
          </w:p>
          <w:p w14:paraId="3E3C9976"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35D807F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7,959,072</w:t>
            </w:r>
            <w:r w:rsidRPr="00871EBE">
              <w:rPr>
                <w:sz w:val="20"/>
                <w:szCs w:val="20"/>
              </w:rPr>
              <w:t>주의</w:t>
            </w:r>
            <w:r w:rsidRPr="00871EBE">
              <w:rPr>
                <w:sz w:val="20"/>
                <w:szCs w:val="20"/>
              </w:rPr>
              <w:t xml:space="preserve"> </w:t>
            </w:r>
            <w:r w:rsidRPr="00871EBE">
              <w:rPr>
                <w:sz w:val="20"/>
                <w:szCs w:val="20"/>
              </w:rPr>
              <w:t>동의</w:t>
            </w:r>
          </w:p>
          <w:p w14:paraId="3BB6EE5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78.36% </w:t>
            </w:r>
            <w:r w:rsidRPr="00871EBE">
              <w:rPr>
                <w:sz w:val="20"/>
                <w:szCs w:val="20"/>
              </w:rPr>
              <w:t>동의</w:t>
            </w:r>
          </w:p>
          <w:p w14:paraId="73E173D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33.81% </w:t>
            </w:r>
            <w:r w:rsidRPr="00871EBE">
              <w:rPr>
                <w:sz w:val="20"/>
                <w:szCs w:val="20"/>
              </w:rPr>
              <w:t>동의</w:t>
            </w:r>
          </w:p>
          <w:p w14:paraId="2B26C858"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감사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09E0908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9,112,433</w:t>
            </w:r>
            <w:r w:rsidRPr="00871EBE">
              <w:rPr>
                <w:sz w:val="20"/>
                <w:szCs w:val="20"/>
              </w:rPr>
              <w:t>주의</w:t>
            </w:r>
            <w:r w:rsidRPr="00871EBE">
              <w:rPr>
                <w:sz w:val="20"/>
                <w:szCs w:val="20"/>
              </w:rPr>
              <w:t xml:space="preserve"> </w:t>
            </w:r>
            <w:r w:rsidRPr="00871EBE">
              <w:rPr>
                <w:sz w:val="20"/>
                <w:szCs w:val="20"/>
              </w:rPr>
              <w:t>동의</w:t>
            </w:r>
          </w:p>
          <w:p w14:paraId="0715DD4C"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89.72% </w:t>
            </w:r>
            <w:r w:rsidRPr="00871EBE">
              <w:rPr>
                <w:sz w:val="20"/>
                <w:szCs w:val="20"/>
              </w:rPr>
              <w:t>동의</w:t>
            </w:r>
          </w:p>
          <w:p w14:paraId="6CD753F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38.72% </w:t>
            </w:r>
            <w:r w:rsidRPr="00871EBE">
              <w:rPr>
                <w:sz w:val="20"/>
                <w:szCs w:val="20"/>
              </w:rPr>
              <w:t>동의</w:t>
            </w:r>
          </w:p>
          <w:p w14:paraId="1BBC529E"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2BA39D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9,650,595</w:t>
            </w:r>
            <w:r w:rsidRPr="00871EBE">
              <w:rPr>
                <w:sz w:val="20"/>
                <w:szCs w:val="20"/>
              </w:rPr>
              <w:t>주의</w:t>
            </w:r>
            <w:r w:rsidRPr="00871EBE">
              <w:rPr>
                <w:sz w:val="20"/>
                <w:szCs w:val="20"/>
              </w:rPr>
              <w:t xml:space="preserve"> </w:t>
            </w:r>
            <w:r w:rsidRPr="00871EBE">
              <w:rPr>
                <w:sz w:val="20"/>
                <w:szCs w:val="20"/>
              </w:rPr>
              <w:t>동의</w:t>
            </w:r>
          </w:p>
          <w:p w14:paraId="5D4A8B2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95.02% </w:t>
            </w:r>
            <w:r w:rsidRPr="00871EBE">
              <w:rPr>
                <w:sz w:val="20"/>
                <w:szCs w:val="20"/>
              </w:rPr>
              <w:t>동의</w:t>
            </w:r>
          </w:p>
          <w:p w14:paraId="0FCA50E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41.00% </w:t>
            </w:r>
            <w:r w:rsidRPr="00871EBE">
              <w:rPr>
                <w:sz w:val="20"/>
                <w:szCs w:val="20"/>
              </w:rPr>
              <w:t>동의</w:t>
            </w:r>
          </w:p>
          <w:p w14:paraId="5F8DBA87"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5B39B15F"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9,202,547</w:t>
            </w:r>
            <w:r w:rsidRPr="00871EBE">
              <w:rPr>
                <w:sz w:val="20"/>
                <w:szCs w:val="20"/>
              </w:rPr>
              <w:t>주의</w:t>
            </w:r>
            <w:r w:rsidRPr="00871EBE">
              <w:rPr>
                <w:sz w:val="20"/>
                <w:szCs w:val="20"/>
              </w:rPr>
              <w:t xml:space="preserve"> </w:t>
            </w:r>
            <w:r w:rsidRPr="00871EBE">
              <w:rPr>
                <w:sz w:val="20"/>
                <w:szCs w:val="20"/>
              </w:rPr>
              <w:t>동의</w:t>
            </w:r>
          </w:p>
          <w:p w14:paraId="4F566BA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90.60% </w:t>
            </w:r>
            <w:r w:rsidRPr="00871EBE">
              <w:rPr>
                <w:sz w:val="20"/>
                <w:szCs w:val="20"/>
              </w:rPr>
              <w:t>동의</w:t>
            </w:r>
          </w:p>
          <w:p w14:paraId="416D5703"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39.10% </w:t>
            </w:r>
            <w:r w:rsidRPr="00871EBE">
              <w:rPr>
                <w:sz w:val="20"/>
                <w:szCs w:val="20"/>
              </w:rPr>
              <w:t>동의</w:t>
            </w:r>
          </w:p>
          <w:p w14:paraId="1AAFEA67"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임원</w:t>
            </w:r>
            <w:r w:rsidRPr="00871EBE">
              <w:rPr>
                <w:sz w:val="20"/>
                <w:szCs w:val="20"/>
              </w:rPr>
              <w:t xml:space="preserve"> </w:t>
            </w:r>
            <w:r w:rsidRPr="00871EBE">
              <w:rPr>
                <w:sz w:val="20"/>
                <w:szCs w:val="20"/>
              </w:rPr>
              <w:t>퇴직금</w:t>
            </w:r>
            <w:r w:rsidRPr="00871EBE">
              <w:rPr>
                <w:sz w:val="20"/>
                <w:szCs w:val="20"/>
              </w:rPr>
              <w:t xml:space="preserve"> </w:t>
            </w:r>
            <w:r w:rsidRPr="00871EBE">
              <w:rPr>
                <w:sz w:val="20"/>
                <w:szCs w:val="20"/>
              </w:rPr>
              <w:t>규정</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69C042D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9,795,772</w:t>
            </w:r>
            <w:r w:rsidRPr="00871EBE">
              <w:rPr>
                <w:sz w:val="20"/>
                <w:szCs w:val="20"/>
              </w:rPr>
              <w:t>주의</w:t>
            </w:r>
            <w:r w:rsidRPr="00871EBE">
              <w:rPr>
                <w:sz w:val="20"/>
                <w:szCs w:val="20"/>
              </w:rPr>
              <w:t xml:space="preserve"> </w:t>
            </w:r>
            <w:r w:rsidRPr="00871EBE">
              <w:rPr>
                <w:sz w:val="20"/>
                <w:szCs w:val="20"/>
              </w:rPr>
              <w:t>동의</w:t>
            </w:r>
          </w:p>
          <w:p w14:paraId="0FD20323"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96.45% </w:t>
            </w:r>
            <w:r w:rsidRPr="00871EBE">
              <w:rPr>
                <w:sz w:val="20"/>
                <w:szCs w:val="20"/>
              </w:rPr>
              <w:t>동의</w:t>
            </w:r>
          </w:p>
          <w:p w14:paraId="06CF09F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41.62% </w:t>
            </w:r>
            <w:r w:rsidRPr="00871EBE">
              <w:rPr>
                <w:sz w:val="20"/>
                <w:szCs w:val="20"/>
              </w:rPr>
              <w:t>동의</w:t>
            </w:r>
          </w:p>
          <w:p w14:paraId="4FBD2D2E" w14:textId="77777777" w:rsidR="00026A7E" w:rsidRPr="00871EBE" w:rsidRDefault="00026A7E" w:rsidP="0091358C">
            <w:pPr>
              <w:pStyle w:val="a5"/>
              <w:numPr>
                <w:ilvl w:val="0"/>
                <w:numId w:val="90"/>
              </w:numPr>
              <w:wordWrap/>
              <w:spacing w:line="280" w:lineRule="atLeast"/>
              <w:ind w:leftChars="0"/>
              <w:jc w:val="left"/>
              <w:rPr>
                <w:sz w:val="20"/>
                <w:szCs w:val="20"/>
              </w:rPr>
            </w:pPr>
            <w:r w:rsidRPr="00871EBE">
              <w:rPr>
                <w:sz w:val="20"/>
                <w:szCs w:val="20"/>
              </w:rPr>
              <w:t>정관</w:t>
            </w:r>
            <w:r w:rsidRPr="00871EBE">
              <w:rPr>
                <w:sz w:val="20"/>
                <w:szCs w:val="20"/>
              </w:rPr>
              <w:t xml:space="preserve"> </w:t>
            </w:r>
            <w:r w:rsidRPr="00871EBE">
              <w:rPr>
                <w:sz w:val="20"/>
                <w:szCs w:val="20"/>
              </w:rPr>
              <w:t>변경의</w:t>
            </w:r>
            <w:r w:rsidRPr="00871EBE">
              <w:rPr>
                <w:sz w:val="20"/>
                <w:szCs w:val="20"/>
              </w:rPr>
              <w:t xml:space="preserve"> </w:t>
            </w:r>
            <w:r w:rsidRPr="00871EBE">
              <w:rPr>
                <w:sz w:val="20"/>
                <w:szCs w:val="20"/>
              </w:rPr>
              <w:t>건</w:t>
            </w:r>
            <w:r w:rsidRPr="00871EBE">
              <w:rPr>
                <w:sz w:val="20"/>
                <w:szCs w:val="20"/>
              </w:rPr>
              <w:t>-</w:t>
            </w:r>
            <w:r w:rsidRPr="00871EBE">
              <w:rPr>
                <w:sz w:val="20"/>
                <w:szCs w:val="20"/>
              </w:rPr>
              <w:t>목적사업</w:t>
            </w:r>
            <w:r w:rsidRPr="00871EBE">
              <w:rPr>
                <w:sz w:val="20"/>
                <w:szCs w:val="20"/>
              </w:rPr>
              <w:t xml:space="preserve"> </w:t>
            </w:r>
            <w:r w:rsidRPr="00871EBE">
              <w:rPr>
                <w:sz w:val="20"/>
                <w:szCs w:val="20"/>
              </w:rPr>
              <w:t>추가의</w:t>
            </w:r>
            <w:r w:rsidRPr="00871EBE">
              <w:rPr>
                <w:sz w:val="20"/>
                <w:szCs w:val="20"/>
              </w:rPr>
              <w:t xml:space="preserve"> </w:t>
            </w:r>
            <w:r w:rsidRPr="00871EBE">
              <w:rPr>
                <w:sz w:val="20"/>
                <w:szCs w:val="20"/>
              </w:rPr>
              <w:t>건</w:t>
            </w:r>
          </w:p>
          <w:p w14:paraId="277B144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10,156,302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9,837,938</w:t>
            </w:r>
            <w:r w:rsidRPr="00871EBE">
              <w:rPr>
                <w:sz w:val="20"/>
                <w:szCs w:val="20"/>
              </w:rPr>
              <w:t>주의</w:t>
            </w:r>
            <w:r w:rsidRPr="00871EBE">
              <w:rPr>
                <w:sz w:val="20"/>
                <w:szCs w:val="20"/>
              </w:rPr>
              <w:t xml:space="preserve"> </w:t>
            </w:r>
            <w:r w:rsidRPr="00871EBE">
              <w:rPr>
                <w:sz w:val="20"/>
                <w:szCs w:val="20"/>
              </w:rPr>
              <w:t>동의</w:t>
            </w:r>
          </w:p>
          <w:p w14:paraId="37C4D39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96.86% </w:t>
            </w:r>
            <w:r w:rsidRPr="00871EBE">
              <w:rPr>
                <w:sz w:val="20"/>
                <w:szCs w:val="20"/>
              </w:rPr>
              <w:t>동의</w:t>
            </w:r>
          </w:p>
          <w:p w14:paraId="14F5F06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41.80% </w:t>
            </w:r>
            <w:r w:rsidRPr="00871EBE">
              <w:rPr>
                <w:sz w:val="20"/>
                <w:szCs w:val="20"/>
              </w:rPr>
              <w:t>동의</w:t>
            </w:r>
          </w:p>
        </w:tc>
      </w:tr>
      <w:tr w:rsidR="00026A7E" w:rsidRPr="00CB2B3F" w14:paraId="1F467011" w14:textId="77777777" w:rsidTr="0091358C">
        <w:tc>
          <w:tcPr>
            <w:tcW w:w="2283" w:type="dxa"/>
            <w:shd w:val="clear" w:color="auto" w:fill="F2F2F2" w:themeFill="background1" w:themeFillShade="F2"/>
          </w:tcPr>
          <w:p w14:paraId="2EC73F94" w14:textId="77777777" w:rsidR="00026A7E" w:rsidRPr="00871EBE" w:rsidRDefault="00026A7E" w:rsidP="0091358C">
            <w:pPr>
              <w:wordWrap/>
              <w:spacing w:line="280" w:lineRule="atLeast"/>
              <w:jc w:val="center"/>
              <w:rPr>
                <w:sz w:val="20"/>
                <w:szCs w:val="20"/>
              </w:rPr>
            </w:pPr>
            <w:r w:rsidRPr="00871EBE">
              <w:rPr>
                <w:sz w:val="20"/>
                <w:szCs w:val="20"/>
              </w:rPr>
              <w:lastRenderedPageBreak/>
              <w:t>46</w:t>
            </w:r>
            <w:r w:rsidRPr="00871EBE">
              <w:rPr>
                <w:sz w:val="20"/>
                <w:szCs w:val="20"/>
              </w:rPr>
              <w:t>회</w:t>
            </w:r>
            <w:r w:rsidRPr="00871EBE">
              <w:rPr>
                <w:sz w:val="20"/>
                <w:szCs w:val="20"/>
              </w:rPr>
              <w:t xml:space="preserve"> </w:t>
            </w:r>
            <w:r w:rsidRPr="00871EBE">
              <w:rPr>
                <w:sz w:val="20"/>
                <w:szCs w:val="20"/>
              </w:rPr>
              <w:t>정기</w:t>
            </w:r>
          </w:p>
        </w:tc>
        <w:tc>
          <w:tcPr>
            <w:tcW w:w="11709" w:type="dxa"/>
          </w:tcPr>
          <w:p w14:paraId="2CDECEA8"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7AAADE37"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11,780,238</w:t>
            </w:r>
            <w:r w:rsidRPr="00871EBE">
              <w:rPr>
                <w:sz w:val="20"/>
                <w:szCs w:val="20"/>
              </w:rPr>
              <w:t>주</w:t>
            </w:r>
          </w:p>
          <w:p w14:paraId="081BE65C"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출석주식비율</w:t>
            </w:r>
            <w:r w:rsidRPr="00871EBE">
              <w:rPr>
                <w:sz w:val="20"/>
                <w:szCs w:val="20"/>
              </w:rPr>
              <w:t>: 68.0%</w:t>
            </w:r>
          </w:p>
          <w:p w14:paraId="31610CFF" w14:textId="77777777" w:rsidR="00026A7E" w:rsidRPr="00871EBE" w:rsidRDefault="00026A7E" w:rsidP="0091358C">
            <w:pPr>
              <w:wordWrap/>
              <w:spacing w:line="280" w:lineRule="atLeast"/>
              <w:jc w:val="left"/>
              <w:rPr>
                <w:sz w:val="20"/>
                <w:szCs w:val="20"/>
              </w:rPr>
            </w:pPr>
          </w:p>
          <w:p w14:paraId="733C679A"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제</w:t>
            </w:r>
            <w:r w:rsidRPr="00871EBE">
              <w:rPr>
                <w:sz w:val="20"/>
                <w:szCs w:val="20"/>
              </w:rPr>
              <w:t>46</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연결재무제표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6F5F7E6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11,348,178</w:t>
            </w:r>
            <w:r w:rsidRPr="00871EBE">
              <w:rPr>
                <w:sz w:val="20"/>
                <w:szCs w:val="20"/>
              </w:rPr>
              <w:t>주의</w:t>
            </w:r>
            <w:r w:rsidRPr="00871EBE">
              <w:rPr>
                <w:sz w:val="20"/>
                <w:szCs w:val="20"/>
              </w:rPr>
              <w:t xml:space="preserve"> </w:t>
            </w:r>
            <w:r w:rsidRPr="00871EBE">
              <w:rPr>
                <w:sz w:val="20"/>
                <w:szCs w:val="20"/>
              </w:rPr>
              <w:t>동의</w:t>
            </w:r>
          </w:p>
          <w:p w14:paraId="3D80E7D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96.33% </w:t>
            </w:r>
            <w:r w:rsidRPr="00871EBE">
              <w:rPr>
                <w:sz w:val="20"/>
                <w:szCs w:val="20"/>
              </w:rPr>
              <w:t>동의</w:t>
            </w:r>
          </w:p>
          <w:p w14:paraId="154B2CC0"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48.22% </w:t>
            </w:r>
            <w:r w:rsidRPr="00871EBE">
              <w:rPr>
                <w:sz w:val="20"/>
                <w:szCs w:val="20"/>
              </w:rPr>
              <w:t>동의</w:t>
            </w:r>
          </w:p>
          <w:p w14:paraId="00008F15"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307DB720"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11,342,054</w:t>
            </w:r>
            <w:r w:rsidRPr="00871EBE">
              <w:rPr>
                <w:sz w:val="20"/>
                <w:szCs w:val="20"/>
              </w:rPr>
              <w:t>주의</w:t>
            </w:r>
            <w:r w:rsidRPr="00871EBE">
              <w:rPr>
                <w:sz w:val="20"/>
                <w:szCs w:val="20"/>
              </w:rPr>
              <w:t xml:space="preserve"> </w:t>
            </w:r>
            <w:r w:rsidRPr="00871EBE">
              <w:rPr>
                <w:sz w:val="20"/>
                <w:szCs w:val="20"/>
              </w:rPr>
              <w:t>동의</w:t>
            </w:r>
          </w:p>
          <w:p w14:paraId="61E71DB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96.28% </w:t>
            </w:r>
            <w:r w:rsidRPr="00871EBE">
              <w:rPr>
                <w:sz w:val="20"/>
                <w:szCs w:val="20"/>
              </w:rPr>
              <w:t>동의</w:t>
            </w:r>
          </w:p>
          <w:p w14:paraId="7A6AF979"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48.19% </w:t>
            </w:r>
            <w:r w:rsidRPr="00871EBE">
              <w:rPr>
                <w:sz w:val="20"/>
                <w:szCs w:val="20"/>
              </w:rPr>
              <w:t>동의</w:t>
            </w:r>
          </w:p>
          <w:p w14:paraId="74F17F8E"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6FB75A4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10,618,051</w:t>
            </w:r>
            <w:r w:rsidRPr="00871EBE">
              <w:rPr>
                <w:sz w:val="20"/>
                <w:szCs w:val="20"/>
              </w:rPr>
              <w:t>주의</w:t>
            </w:r>
            <w:r w:rsidRPr="00871EBE">
              <w:rPr>
                <w:sz w:val="20"/>
                <w:szCs w:val="20"/>
              </w:rPr>
              <w:t xml:space="preserve"> </w:t>
            </w:r>
            <w:r w:rsidRPr="00871EBE">
              <w:rPr>
                <w:sz w:val="20"/>
                <w:szCs w:val="20"/>
              </w:rPr>
              <w:t>동의</w:t>
            </w:r>
          </w:p>
          <w:p w14:paraId="6810359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90.13% </w:t>
            </w:r>
            <w:r w:rsidRPr="00871EBE">
              <w:rPr>
                <w:sz w:val="20"/>
                <w:szCs w:val="20"/>
              </w:rPr>
              <w:t>동의</w:t>
            </w:r>
          </w:p>
          <w:p w14:paraId="50E46779"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lastRenderedPageBreak/>
              <w:t>발행주식총수의</w:t>
            </w:r>
            <w:r w:rsidRPr="00871EBE">
              <w:rPr>
                <w:sz w:val="20"/>
                <w:szCs w:val="20"/>
              </w:rPr>
              <w:t xml:space="preserve"> 45.11% </w:t>
            </w:r>
            <w:r w:rsidRPr="00871EBE">
              <w:rPr>
                <w:sz w:val="20"/>
                <w:szCs w:val="20"/>
              </w:rPr>
              <w:t>동의</w:t>
            </w:r>
          </w:p>
          <w:p w14:paraId="65627EB2"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0EA3688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10,037,584</w:t>
            </w:r>
            <w:r w:rsidRPr="00871EBE">
              <w:rPr>
                <w:sz w:val="20"/>
                <w:szCs w:val="20"/>
              </w:rPr>
              <w:t>주의</w:t>
            </w:r>
            <w:r w:rsidRPr="00871EBE">
              <w:rPr>
                <w:sz w:val="20"/>
                <w:szCs w:val="20"/>
              </w:rPr>
              <w:t xml:space="preserve"> </w:t>
            </w:r>
            <w:r w:rsidRPr="00871EBE">
              <w:rPr>
                <w:sz w:val="20"/>
                <w:szCs w:val="20"/>
              </w:rPr>
              <w:t>동의</w:t>
            </w:r>
          </w:p>
          <w:p w14:paraId="2DEDD22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85.20% </w:t>
            </w:r>
            <w:r w:rsidRPr="00871EBE">
              <w:rPr>
                <w:sz w:val="20"/>
                <w:szCs w:val="20"/>
              </w:rPr>
              <w:t>동의</w:t>
            </w:r>
          </w:p>
          <w:p w14:paraId="17A48E4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42.65% </w:t>
            </w:r>
            <w:r w:rsidRPr="00871EBE">
              <w:rPr>
                <w:sz w:val="20"/>
                <w:szCs w:val="20"/>
              </w:rPr>
              <w:t>동의</w:t>
            </w:r>
          </w:p>
          <w:p w14:paraId="1EF2ADF5"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정관</w:t>
            </w:r>
            <w:r w:rsidRPr="00871EBE">
              <w:rPr>
                <w:sz w:val="20"/>
                <w:szCs w:val="20"/>
              </w:rPr>
              <w:t xml:space="preserve"> </w:t>
            </w:r>
            <w:proofErr w:type="spellStart"/>
            <w:r w:rsidRPr="00871EBE">
              <w:rPr>
                <w:sz w:val="20"/>
                <w:szCs w:val="20"/>
              </w:rPr>
              <w:t>변경의건</w:t>
            </w:r>
            <w:proofErr w:type="spellEnd"/>
            <w:r w:rsidRPr="00871EBE">
              <w:rPr>
                <w:sz w:val="20"/>
                <w:szCs w:val="20"/>
              </w:rPr>
              <w:t>-</w:t>
            </w:r>
            <w:r w:rsidRPr="00871EBE">
              <w:rPr>
                <w:sz w:val="20"/>
                <w:szCs w:val="20"/>
              </w:rPr>
              <w:t>목적사업</w:t>
            </w:r>
            <w:r w:rsidRPr="00871EBE">
              <w:rPr>
                <w:sz w:val="20"/>
                <w:szCs w:val="20"/>
              </w:rPr>
              <w:t xml:space="preserve"> </w:t>
            </w:r>
            <w:r w:rsidRPr="00871EBE">
              <w:rPr>
                <w:sz w:val="20"/>
                <w:szCs w:val="20"/>
              </w:rPr>
              <w:t>추가</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정관</w:t>
            </w:r>
            <w:r w:rsidRPr="00871EBE">
              <w:rPr>
                <w:sz w:val="20"/>
                <w:szCs w:val="20"/>
              </w:rPr>
              <w:t xml:space="preserve"> </w:t>
            </w:r>
            <w:r w:rsidRPr="00871EBE">
              <w:rPr>
                <w:sz w:val="20"/>
                <w:szCs w:val="20"/>
              </w:rPr>
              <w:t>개정의</w:t>
            </w:r>
            <w:r w:rsidRPr="00871EBE">
              <w:rPr>
                <w:sz w:val="20"/>
                <w:szCs w:val="20"/>
              </w:rPr>
              <w:t xml:space="preserve"> </w:t>
            </w:r>
            <w:r w:rsidRPr="00871EBE">
              <w:rPr>
                <w:sz w:val="20"/>
                <w:szCs w:val="20"/>
              </w:rPr>
              <w:t>건</w:t>
            </w:r>
          </w:p>
          <w:p w14:paraId="5F084F0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11,780,238</w:t>
            </w:r>
            <w:r w:rsidRPr="00871EBE">
              <w:rPr>
                <w:sz w:val="20"/>
                <w:szCs w:val="20"/>
              </w:rPr>
              <w:t>주의</w:t>
            </w:r>
            <w:r w:rsidRPr="00871EBE">
              <w:rPr>
                <w:sz w:val="20"/>
                <w:szCs w:val="20"/>
              </w:rPr>
              <w:t xml:space="preserve"> </w:t>
            </w:r>
            <w:r w:rsidRPr="00871EBE">
              <w:rPr>
                <w:sz w:val="20"/>
                <w:szCs w:val="20"/>
              </w:rPr>
              <w:t>동의</w:t>
            </w:r>
          </w:p>
          <w:p w14:paraId="5CCC4370"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100.00% </w:t>
            </w:r>
            <w:r w:rsidRPr="00871EBE">
              <w:rPr>
                <w:sz w:val="20"/>
                <w:szCs w:val="20"/>
              </w:rPr>
              <w:t>동의</w:t>
            </w:r>
          </w:p>
          <w:p w14:paraId="23440A9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50.05% </w:t>
            </w:r>
            <w:r w:rsidRPr="00871EBE">
              <w:rPr>
                <w:sz w:val="20"/>
                <w:szCs w:val="20"/>
              </w:rPr>
              <w:t>동의</w:t>
            </w:r>
          </w:p>
          <w:p w14:paraId="0457E43C"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정관</w:t>
            </w:r>
            <w:r w:rsidRPr="00871EBE">
              <w:rPr>
                <w:sz w:val="20"/>
                <w:szCs w:val="20"/>
              </w:rPr>
              <w:t xml:space="preserve"> </w:t>
            </w:r>
            <w:proofErr w:type="spellStart"/>
            <w:r w:rsidRPr="00871EBE">
              <w:rPr>
                <w:sz w:val="20"/>
                <w:szCs w:val="20"/>
              </w:rPr>
              <w:t>변경의건</w:t>
            </w:r>
            <w:proofErr w:type="spellEnd"/>
            <w:r w:rsidRPr="00871EBE">
              <w:rPr>
                <w:sz w:val="20"/>
                <w:szCs w:val="20"/>
              </w:rPr>
              <w:t>-</w:t>
            </w:r>
            <w:r w:rsidRPr="00871EBE">
              <w:rPr>
                <w:sz w:val="20"/>
                <w:szCs w:val="20"/>
              </w:rPr>
              <w:t>목적사업</w:t>
            </w:r>
            <w:r w:rsidRPr="00871EBE">
              <w:rPr>
                <w:sz w:val="20"/>
                <w:szCs w:val="20"/>
              </w:rPr>
              <w:t xml:space="preserve"> </w:t>
            </w:r>
            <w:r w:rsidRPr="00871EBE">
              <w:rPr>
                <w:sz w:val="20"/>
                <w:szCs w:val="20"/>
              </w:rPr>
              <w:t>추가</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정관</w:t>
            </w:r>
            <w:r w:rsidRPr="00871EBE">
              <w:rPr>
                <w:sz w:val="20"/>
                <w:szCs w:val="20"/>
              </w:rPr>
              <w:t xml:space="preserve"> </w:t>
            </w:r>
            <w:r w:rsidRPr="00871EBE">
              <w:rPr>
                <w:sz w:val="20"/>
                <w:szCs w:val="20"/>
              </w:rPr>
              <w:t>개정의</w:t>
            </w:r>
            <w:r w:rsidRPr="00871EBE">
              <w:rPr>
                <w:sz w:val="20"/>
                <w:szCs w:val="20"/>
              </w:rPr>
              <w:t xml:space="preserve"> </w:t>
            </w:r>
            <w:r w:rsidRPr="00871EBE">
              <w:rPr>
                <w:sz w:val="20"/>
                <w:szCs w:val="20"/>
              </w:rPr>
              <w:t>건</w:t>
            </w:r>
          </w:p>
          <w:p w14:paraId="3ADB71F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11,780,238</w:t>
            </w:r>
            <w:r w:rsidRPr="00871EBE">
              <w:rPr>
                <w:sz w:val="20"/>
                <w:szCs w:val="20"/>
              </w:rPr>
              <w:t>주의</w:t>
            </w:r>
            <w:r w:rsidRPr="00871EBE">
              <w:rPr>
                <w:sz w:val="20"/>
                <w:szCs w:val="20"/>
              </w:rPr>
              <w:t xml:space="preserve"> </w:t>
            </w:r>
            <w:r w:rsidRPr="00871EBE">
              <w:rPr>
                <w:sz w:val="20"/>
                <w:szCs w:val="20"/>
              </w:rPr>
              <w:t>동의</w:t>
            </w:r>
          </w:p>
          <w:p w14:paraId="0FAF0179"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100.00% </w:t>
            </w:r>
            <w:r w:rsidRPr="00871EBE">
              <w:rPr>
                <w:sz w:val="20"/>
                <w:szCs w:val="20"/>
              </w:rPr>
              <w:t>동의</w:t>
            </w:r>
          </w:p>
          <w:p w14:paraId="47D8270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50.05% </w:t>
            </w:r>
            <w:r w:rsidRPr="00871EBE">
              <w:rPr>
                <w:sz w:val="20"/>
                <w:szCs w:val="20"/>
              </w:rPr>
              <w:t>동의</w:t>
            </w:r>
          </w:p>
          <w:p w14:paraId="4A5EB1A7" w14:textId="77777777" w:rsidR="00026A7E" w:rsidRPr="00871EBE" w:rsidRDefault="00026A7E" w:rsidP="0091358C">
            <w:pPr>
              <w:pStyle w:val="a5"/>
              <w:numPr>
                <w:ilvl w:val="0"/>
                <w:numId w:val="91"/>
              </w:numPr>
              <w:wordWrap/>
              <w:spacing w:line="280" w:lineRule="atLeast"/>
              <w:ind w:leftChars="0"/>
              <w:jc w:val="left"/>
              <w:rPr>
                <w:sz w:val="20"/>
                <w:szCs w:val="20"/>
              </w:rPr>
            </w:pPr>
            <w:r w:rsidRPr="00871EBE">
              <w:rPr>
                <w:sz w:val="20"/>
                <w:szCs w:val="20"/>
              </w:rPr>
              <w:t>회사</w:t>
            </w:r>
            <w:r w:rsidRPr="00871EBE">
              <w:rPr>
                <w:sz w:val="20"/>
                <w:szCs w:val="20"/>
              </w:rPr>
              <w:t xml:space="preserve"> </w:t>
            </w:r>
            <w:r w:rsidRPr="00871EBE">
              <w:rPr>
                <w:sz w:val="20"/>
                <w:szCs w:val="20"/>
              </w:rPr>
              <w:t>분할</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r w:rsidRPr="00871EBE">
              <w:rPr>
                <w:sz w:val="20"/>
                <w:szCs w:val="20"/>
              </w:rPr>
              <w:t>-</w:t>
            </w:r>
            <w:r w:rsidRPr="00871EBE">
              <w:rPr>
                <w:sz w:val="20"/>
                <w:szCs w:val="20"/>
              </w:rPr>
              <w:t>시공사업부문</w:t>
            </w:r>
          </w:p>
          <w:p w14:paraId="2DD239A6"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11,780,238</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11,780,238</w:t>
            </w:r>
            <w:r w:rsidRPr="00871EBE">
              <w:rPr>
                <w:sz w:val="20"/>
                <w:szCs w:val="20"/>
              </w:rPr>
              <w:t>주의</w:t>
            </w:r>
            <w:r w:rsidRPr="00871EBE">
              <w:rPr>
                <w:sz w:val="20"/>
                <w:szCs w:val="20"/>
              </w:rPr>
              <w:t xml:space="preserve"> </w:t>
            </w:r>
            <w:r w:rsidRPr="00871EBE">
              <w:rPr>
                <w:sz w:val="20"/>
                <w:szCs w:val="20"/>
              </w:rPr>
              <w:t>동의</w:t>
            </w:r>
          </w:p>
          <w:p w14:paraId="74FA50F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100.00% </w:t>
            </w:r>
            <w:r w:rsidRPr="00871EBE">
              <w:rPr>
                <w:sz w:val="20"/>
                <w:szCs w:val="20"/>
              </w:rPr>
              <w:t>동의</w:t>
            </w:r>
          </w:p>
          <w:p w14:paraId="4200443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50.05% </w:t>
            </w:r>
            <w:r w:rsidRPr="00871EBE">
              <w:rPr>
                <w:sz w:val="20"/>
                <w:szCs w:val="20"/>
              </w:rPr>
              <w:t>동의</w:t>
            </w:r>
          </w:p>
        </w:tc>
      </w:tr>
      <w:tr w:rsidR="00026A7E" w:rsidRPr="00CB2B3F" w14:paraId="502F72A2" w14:textId="77777777" w:rsidTr="0091358C">
        <w:tc>
          <w:tcPr>
            <w:tcW w:w="2283" w:type="dxa"/>
            <w:shd w:val="clear" w:color="auto" w:fill="F2F2F2" w:themeFill="background1" w:themeFillShade="F2"/>
          </w:tcPr>
          <w:p w14:paraId="6C45ED7A" w14:textId="77777777" w:rsidR="00026A7E" w:rsidRPr="00871EBE" w:rsidRDefault="00026A7E" w:rsidP="0091358C">
            <w:pPr>
              <w:wordWrap/>
              <w:spacing w:line="280" w:lineRule="atLeast"/>
              <w:jc w:val="center"/>
              <w:rPr>
                <w:sz w:val="20"/>
                <w:szCs w:val="20"/>
              </w:rPr>
            </w:pPr>
            <w:r w:rsidRPr="00871EBE">
              <w:rPr>
                <w:sz w:val="20"/>
                <w:szCs w:val="20"/>
              </w:rPr>
              <w:lastRenderedPageBreak/>
              <w:t>45</w:t>
            </w:r>
            <w:r w:rsidRPr="00871EBE">
              <w:rPr>
                <w:sz w:val="20"/>
                <w:szCs w:val="20"/>
              </w:rPr>
              <w:t>회</w:t>
            </w:r>
            <w:r w:rsidRPr="00871EBE">
              <w:rPr>
                <w:sz w:val="20"/>
                <w:szCs w:val="20"/>
              </w:rPr>
              <w:t xml:space="preserve"> </w:t>
            </w:r>
            <w:r w:rsidRPr="00871EBE">
              <w:rPr>
                <w:sz w:val="20"/>
                <w:szCs w:val="20"/>
              </w:rPr>
              <w:t>정기</w:t>
            </w:r>
          </w:p>
        </w:tc>
        <w:tc>
          <w:tcPr>
            <w:tcW w:w="11709" w:type="dxa"/>
          </w:tcPr>
          <w:p w14:paraId="51B44F17"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0D4B033E"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13,526,992</w:t>
            </w:r>
            <w:r w:rsidRPr="00871EBE">
              <w:rPr>
                <w:sz w:val="20"/>
                <w:szCs w:val="20"/>
              </w:rPr>
              <w:t>주</w:t>
            </w:r>
          </w:p>
          <w:p w14:paraId="11C82BDB"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출석주식비율</w:t>
            </w:r>
            <w:r w:rsidRPr="00871EBE">
              <w:rPr>
                <w:sz w:val="20"/>
                <w:szCs w:val="20"/>
              </w:rPr>
              <w:t>: 78.0%</w:t>
            </w:r>
          </w:p>
          <w:p w14:paraId="47472B3A" w14:textId="77777777" w:rsidR="00026A7E" w:rsidRPr="00871EBE" w:rsidRDefault="00026A7E" w:rsidP="0091358C">
            <w:pPr>
              <w:wordWrap/>
              <w:spacing w:line="280" w:lineRule="atLeast"/>
              <w:jc w:val="left"/>
              <w:rPr>
                <w:sz w:val="20"/>
                <w:szCs w:val="20"/>
              </w:rPr>
            </w:pPr>
          </w:p>
          <w:p w14:paraId="10523288" w14:textId="77777777" w:rsidR="00026A7E" w:rsidRPr="00871EBE" w:rsidRDefault="00026A7E" w:rsidP="0091358C">
            <w:pPr>
              <w:pStyle w:val="a5"/>
              <w:numPr>
                <w:ilvl w:val="0"/>
                <w:numId w:val="92"/>
              </w:numPr>
              <w:wordWrap/>
              <w:spacing w:line="280" w:lineRule="atLeast"/>
              <w:ind w:leftChars="0"/>
              <w:jc w:val="left"/>
              <w:rPr>
                <w:sz w:val="20"/>
                <w:szCs w:val="20"/>
              </w:rPr>
            </w:pPr>
            <w:r w:rsidRPr="00871EBE">
              <w:rPr>
                <w:sz w:val="20"/>
                <w:szCs w:val="20"/>
              </w:rPr>
              <w:t>45</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3C693272"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13,526,992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13,091,733</w:t>
            </w:r>
            <w:r w:rsidRPr="00871EBE">
              <w:rPr>
                <w:sz w:val="20"/>
                <w:szCs w:val="20"/>
              </w:rPr>
              <w:t>주의</w:t>
            </w:r>
            <w:r w:rsidRPr="00871EBE">
              <w:rPr>
                <w:sz w:val="20"/>
                <w:szCs w:val="20"/>
              </w:rPr>
              <w:t xml:space="preserve"> </w:t>
            </w:r>
            <w:r w:rsidRPr="00871EBE">
              <w:rPr>
                <w:sz w:val="20"/>
                <w:szCs w:val="20"/>
              </w:rPr>
              <w:t>동의</w:t>
            </w:r>
          </w:p>
          <w:p w14:paraId="2AC10B3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96.78% </w:t>
            </w:r>
            <w:r w:rsidRPr="00871EBE">
              <w:rPr>
                <w:sz w:val="20"/>
                <w:szCs w:val="20"/>
              </w:rPr>
              <w:t>동의</w:t>
            </w:r>
          </w:p>
          <w:p w14:paraId="4AD91C7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55.62% </w:t>
            </w:r>
            <w:r w:rsidRPr="00871EBE">
              <w:rPr>
                <w:sz w:val="20"/>
                <w:szCs w:val="20"/>
              </w:rPr>
              <w:t>동의</w:t>
            </w:r>
          </w:p>
          <w:p w14:paraId="0626045C" w14:textId="77777777" w:rsidR="00026A7E" w:rsidRPr="00871EBE" w:rsidRDefault="00026A7E" w:rsidP="0091358C">
            <w:pPr>
              <w:pStyle w:val="a5"/>
              <w:numPr>
                <w:ilvl w:val="0"/>
                <w:numId w:val="92"/>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7B81EBF3"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13,526,992</w:t>
            </w:r>
            <w:r w:rsidRPr="00871EBE">
              <w:rPr>
                <w:sz w:val="20"/>
                <w:szCs w:val="20"/>
              </w:rPr>
              <w:t>주</w:t>
            </w:r>
            <w:r w:rsidRPr="00871EBE">
              <w:rPr>
                <w:sz w:val="20"/>
                <w:szCs w:val="20"/>
              </w:rPr>
              <w:t xml:space="preserve"> </w:t>
            </w:r>
            <w:r w:rsidRPr="00871EBE">
              <w:rPr>
                <w:sz w:val="20"/>
                <w:szCs w:val="20"/>
              </w:rPr>
              <w:t>중</w:t>
            </w:r>
            <w:r w:rsidRPr="00871EBE">
              <w:rPr>
                <w:sz w:val="20"/>
                <w:szCs w:val="20"/>
              </w:rPr>
              <w:tab/>
              <w:t xml:space="preserve"> 12,754,497</w:t>
            </w:r>
            <w:r w:rsidRPr="00871EBE">
              <w:rPr>
                <w:sz w:val="20"/>
                <w:szCs w:val="20"/>
              </w:rPr>
              <w:t>주의</w:t>
            </w:r>
            <w:r w:rsidRPr="00871EBE">
              <w:rPr>
                <w:sz w:val="20"/>
                <w:szCs w:val="20"/>
              </w:rPr>
              <w:t xml:space="preserve"> </w:t>
            </w:r>
            <w:r w:rsidRPr="00871EBE">
              <w:rPr>
                <w:sz w:val="20"/>
                <w:szCs w:val="20"/>
              </w:rPr>
              <w:t>동의</w:t>
            </w:r>
          </w:p>
          <w:p w14:paraId="4245C1C3"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94.28% </w:t>
            </w:r>
            <w:r w:rsidRPr="00871EBE">
              <w:rPr>
                <w:sz w:val="20"/>
                <w:szCs w:val="20"/>
              </w:rPr>
              <w:t>동의</w:t>
            </w:r>
            <w:r w:rsidRPr="00871EBE">
              <w:rPr>
                <w:sz w:val="20"/>
                <w:szCs w:val="20"/>
              </w:rPr>
              <w:t xml:space="preserve"> </w:t>
            </w:r>
          </w:p>
          <w:p w14:paraId="092732A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54.19% </w:t>
            </w:r>
            <w:r w:rsidRPr="00871EBE">
              <w:rPr>
                <w:sz w:val="20"/>
                <w:szCs w:val="20"/>
              </w:rPr>
              <w:t>동의</w:t>
            </w:r>
          </w:p>
          <w:p w14:paraId="3FCFF2B6" w14:textId="77777777" w:rsidR="00026A7E" w:rsidRPr="00871EBE" w:rsidRDefault="00026A7E" w:rsidP="0091358C">
            <w:pPr>
              <w:pStyle w:val="a5"/>
              <w:numPr>
                <w:ilvl w:val="0"/>
                <w:numId w:val="92"/>
              </w:numPr>
              <w:wordWrap/>
              <w:spacing w:line="280" w:lineRule="atLeast"/>
              <w:ind w:leftChars="0"/>
              <w:jc w:val="left"/>
              <w:rPr>
                <w:sz w:val="20"/>
                <w:szCs w:val="20"/>
              </w:rPr>
            </w:pPr>
            <w:r w:rsidRPr="00871EBE">
              <w:rPr>
                <w:sz w:val="20"/>
                <w:szCs w:val="20"/>
              </w:rPr>
              <w:t>감사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279EFE1F"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13,526,992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12,376,028</w:t>
            </w:r>
            <w:r w:rsidRPr="00871EBE">
              <w:rPr>
                <w:sz w:val="20"/>
                <w:szCs w:val="20"/>
              </w:rPr>
              <w:t>주의</w:t>
            </w:r>
            <w:r w:rsidRPr="00871EBE">
              <w:rPr>
                <w:sz w:val="20"/>
                <w:szCs w:val="20"/>
              </w:rPr>
              <w:t xml:space="preserve"> </w:t>
            </w:r>
            <w:r w:rsidRPr="00871EBE">
              <w:rPr>
                <w:sz w:val="20"/>
                <w:szCs w:val="20"/>
              </w:rPr>
              <w:t>동의</w:t>
            </w:r>
          </w:p>
          <w:p w14:paraId="1987A21D"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 xml:space="preserve">- </w:t>
            </w: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91.49% </w:t>
            </w:r>
            <w:r w:rsidRPr="00871EBE">
              <w:rPr>
                <w:sz w:val="20"/>
                <w:szCs w:val="20"/>
              </w:rPr>
              <w:t>동의</w:t>
            </w:r>
          </w:p>
          <w:p w14:paraId="0362E48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52.58% </w:t>
            </w:r>
            <w:r w:rsidRPr="00871EBE">
              <w:rPr>
                <w:sz w:val="20"/>
                <w:szCs w:val="20"/>
              </w:rPr>
              <w:t>동의</w:t>
            </w:r>
          </w:p>
          <w:p w14:paraId="03E5555A" w14:textId="77777777" w:rsidR="00026A7E" w:rsidRPr="00871EBE" w:rsidRDefault="00026A7E" w:rsidP="0091358C">
            <w:pPr>
              <w:pStyle w:val="a5"/>
              <w:numPr>
                <w:ilvl w:val="0"/>
                <w:numId w:val="92"/>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1008166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13,526,992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12,146,673</w:t>
            </w:r>
            <w:r w:rsidRPr="00871EBE">
              <w:rPr>
                <w:sz w:val="20"/>
                <w:szCs w:val="20"/>
              </w:rPr>
              <w:t>주의</w:t>
            </w:r>
            <w:r w:rsidRPr="00871EBE">
              <w:rPr>
                <w:sz w:val="20"/>
                <w:szCs w:val="20"/>
              </w:rPr>
              <w:t xml:space="preserve"> </w:t>
            </w:r>
            <w:r w:rsidRPr="00871EBE">
              <w:rPr>
                <w:sz w:val="20"/>
                <w:szCs w:val="20"/>
              </w:rPr>
              <w:t>동의</w:t>
            </w:r>
          </w:p>
          <w:p w14:paraId="2150CD9B"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89.79% </w:t>
            </w:r>
            <w:r w:rsidRPr="00871EBE">
              <w:rPr>
                <w:sz w:val="20"/>
                <w:szCs w:val="20"/>
              </w:rPr>
              <w:t>동의</w:t>
            </w:r>
          </w:p>
          <w:p w14:paraId="33EC78C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51.61% </w:t>
            </w:r>
            <w:r w:rsidRPr="00871EBE">
              <w:rPr>
                <w:sz w:val="20"/>
                <w:szCs w:val="20"/>
              </w:rPr>
              <w:t>동의</w:t>
            </w:r>
          </w:p>
          <w:p w14:paraId="11E1DFA8" w14:textId="77777777" w:rsidR="00026A7E" w:rsidRPr="00871EBE" w:rsidRDefault="00026A7E" w:rsidP="0091358C">
            <w:pPr>
              <w:pStyle w:val="a5"/>
              <w:numPr>
                <w:ilvl w:val="0"/>
                <w:numId w:val="92"/>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14DEB74"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13,526,992</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13,280,266</w:t>
            </w:r>
            <w:r w:rsidRPr="00871EBE">
              <w:rPr>
                <w:sz w:val="20"/>
                <w:szCs w:val="20"/>
              </w:rPr>
              <w:t>주의</w:t>
            </w:r>
            <w:r w:rsidRPr="00871EBE">
              <w:rPr>
                <w:sz w:val="20"/>
                <w:szCs w:val="20"/>
              </w:rPr>
              <w:t xml:space="preserve"> </w:t>
            </w:r>
            <w:r w:rsidRPr="00871EBE">
              <w:rPr>
                <w:sz w:val="20"/>
                <w:szCs w:val="20"/>
              </w:rPr>
              <w:t>동의</w:t>
            </w:r>
          </w:p>
          <w:p w14:paraId="454E763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출석주식</w:t>
            </w:r>
            <w:r w:rsidRPr="00871EBE">
              <w:rPr>
                <w:sz w:val="20"/>
                <w:szCs w:val="20"/>
              </w:rPr>
              <w:t xml:space="preserve"> </w:t>
            </w:r>
            <w:r w:rsidRPr="00871EBE">
              <w:rPr>
                <w:sz w:val="20"/>
                <w:szCs w:val="20"/>
              </w:rPr>
              <w:t>수의</w:t>
            </w:r>
            <w:r w:rsidRPr="00871EBE">
              <w:rPr>
                <w:sz w:val="20"/>
                <w:szCs w:val="20"/>
              </w:rPr>
              <w:t xml:space="preserve"> 98.17% </w:t>
            </w:r>
            <w:r w:rsidRPr="00871EBE">
              <w:rPr>
                <w:sz w:val="20"/>
                <w:szCs w:val="20"/>
              </w:rPr>
              <w:t>동의</w:t>
            </w:r>
          </w:p>
          <w:p w14:paraId="6E19005A"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발행주식총수의</w:t>
            </w:r>
            <w:r w:rsidRPr="00871EBE">
              <w:rPr>
                <w:sz w:val="20"/>
                <w:szCs w:val="20"/>
              </w:rPr>
              <w:t xml:space="preserve"> 56.43% </w:t>
            </w:r>
            <w:r w:rsidRPr="00871EBE">
              <w:rPr>
                <w:sz w:val="20"/>
                <w:szCs w:val="20"/>
              </w:rPr>
              <w:t>동의</w:t>
            </w:r>
          </w:p>
        </w:tc>
      </w:tr>
      <w:tr w:rsidR="00026A7E" w:rsidRPr="00CB2B3F" w14:paraId="024A7E35" w14:textId="77777777" w:rsidTr="0091358C">
        <w:tc>
          <w:tcPr>
            <w:tcW w:w="2283" w:type="dxa"/>
            <w:shd w:val="clear" w:color="auto" w:fill="F2F2F2" w:themeFill="background1" w:themeFillShade="F2"/>
          </w:tcPr>
          <w:p w14:paraId="474D8718" w14:textId="77777777" w:rsidR="00026A7E" w:rsidRPr="00871EBE" w:rsidRDefault="00026A7E" w:rsidP="0091358C">
            <w:pPr>
              <w:wordWrap/>
              <w:spacing w:line="280" w:lineRule="atLeast"/>
              <w:jc w:val="center"/>
              <w:rPr>
                <w:sz w:val="20"/>
                <w:szCs w:val="20"/>
              </w:rPr>
            </w:pPr>
            <w:r w:rsidRPr="00871EBE">
              <w:rPr>
                <w:sz w:val="20"/>
                <w:szCs w:val="20"/>
              </w:rPr>
              <w:t>44</w:t>
            </w:r>
            <w:r w:rsidRPr="00871EBE">
              <w:rPr>
                <w:sz w:val="20"/>
                <w:szCs w:val="20"/>
              </w:rPr>
              <w:t>회</w:t>
            </w:r>
            <w:r w:rsidRPr="00871EBE">
              <w:rPr>
                <w:sz w:val="20"/>
                <w:szCs w:val="20"/>
              </w:rPr>
              <w:t xml:space="preserve"> </w:t>
            </w:r>
            <w:r w:rsidRPr="00871EBE">
              <w:rPr>
                <w:sz w:val="20"/>
                <w:szCs w:val="20"/>
              </w:rPr>
              <w:t>정기</w:t>
            </w:r>
          </w:p>
        </w:tc>
        <w:tc>
          <w:tcPr>
            <w:tcW w:w="11709" w:type="dxa"/>
          </w:tcPr>
          <w:p w14:paraId="0444802F"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52F64418"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13,602,856</w:t>
            </w:r>
            <w:r w:rsidRPr="00871EBE">
              <w:rPr>
                <w:sz w:val="20"/>
                <w:szCs w:val="20"/>
              </w:rPr>
              <w:t>주</w:t>
            </w:r>
          </w:p>
          <w:p w14:paraId="4C9F2F53"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출석주식비율</w:t>
            </w:r>
            <w:r w:rsidRPr="00871EBE">
              <w:rPr>
                <w:sz w:val="20"/>
                <w:szCs w:val="20"/>
              </w:rPr>
              <w:t>: 76.5%</w:t>
            </w:r>
          </w:p>
          <w:p w14:paraId="11E75E7E" w14:textId="77777777" w:rsidR="00026A7E" w:rsidRPr="00871EBE" w:rsidRDefault="00026A7E" w:rsidP="0091358C">
            <w:pPr>
              <w:wordWrap/>
              <w:spacing w:line="280" w:lineRule="atLeast"/>
              <w:jc w:val="left"/>
              <w:rPr>
                <w:sz w:val="20"/>
                <w:szCs w:val="20"/>
              </w:rPr>
            </w:pPr>
          </w:p>
          <w:p w14:paraId="7420CB5B" w14:textId="77777777" w:rsidR="00026A7E" w:rsidRPr="00871EBE" w:rsidRDefault="00026A7E" w:rsidP="0091358C">
            <w:pPr>
              <w:pStyle w:val="a5"/>
              <w:numPr>
                <w:ilvl w:val="0"/>
                <w:numId w:val="93"/>
              </w:numPr>
              <w:wordWrap/>
              <w:spacing w:line="280" w:lineRule="atLeast"/>
              <w:ind w:leftChars="0"/>
              <w:jc w:val="left"/>
              <w:rPr>
                <w:sz w:val="20"/>
                <w:szCs w:val="20"/>
              </w:rPr>
            </w:pPr>
            <w:r w:rsidRPr="00871EBE">
              <w:rPr>
                <w:sz w:val="20"/>
                <w:szCs w:val="20"/>
              </w:rPr>
              <w:t>44</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9265C1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13,602,856</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3FA8C0B1" w14:textId="77777777" w:rsidR="00026A7E" w:rsidRPr="00871EBE" w:rsidRDefault="00026A7E" w:rsidP="0091358C">
            <w:pPr>
              <w:pStyle w:val="a5"/>
              <w:numPr>
                <w:ilvl w:val="0"/>
                <w:numId w:val="93"/>
              </w:numPr>
              <w:wordWrap/>
              <w:spacing w:line="280" w:lineRule="atLeast"/>
              <w:ind w:leftChars="0"/>
              <w:jc w:val="left"/>
              <w:rPr>
                <w:sz w:val="20"/>
                <w:szCs w:val="20"/>
              </w:rPr>
            </w:pPr>
            <w:r w:rsidRPr="00871EBE">
              <w:rPr>
                <w:sz w:val="20"/>
                <w:szCs w:val="20"/>
              </w:rPr>
              <w:lastRenderedPageBreak/>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47F51F5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13,602,856</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21BF382D" w14:textId="77777777" w:rsidR="00026A7E" w:rsidRPr="00871EBE" w:rsidRDefault="00026A7E" w:rsidP="0091358C">
            <w:pPr>
              <w:pStyle w:val="a5"/>
              <w:numPr>
                <w:ilvl w:val="0"/>
                <w:numId w:val="93"/>
              </w:numPr>
              <w:wordWrap/>
              <w:spacing w:line="280" w:lineRule="atLeast"/>
              <w:ind w:leftChars="0"/>
              <w:jc w:val="left"/>
              <w:rPr>
                <w:sz w:val="20"/>
                <w:szCs w:val="20"/>
              </w:rPr>
            </w:pPr>
            <w:r w:rsidRPr="00871EBE">
              <w:rPr>
                <w:sz w:val="20"/>
                <w:szCs w:val="20"/>
              </w:rPr>
              <w:t>감사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3FDAD05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13,602,856</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48778A13" w14:textId="77777777" w:rsidR="00026A7E" w:rsidRPr="00871EBE" w:rsidRDefault="00026A7E" w:rsidP="0091358C">
            <w:pPr>
              <w:pStyle w:val="a5"/>
              <w:numPr>
                <w:ilvl w:val="0"/>
                <w:numId w:val="93"/>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CF8C708"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13,602,856</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5EF8465C" w14:textId="77777777" w:rsidR="00026A7E" w:rsidRPr="00871EBE" w:rsidRDefault="00026A7E" w:rsidP="0091358C">
            <w:pPr>
              <w:pStyle w:val="a5"/>
              <w:numPr>
                <w:ilvl w:val="0"/>
                <w:numId w:val="93"/>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75B02A0F"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13,602,856</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tc>
      </w:tr>
      <w:tr w:rsidR="00026A7E" w:rsidRPr="00CB2B3F" w14:paraId="6124F81D" w14:textId="77777777" w:rsidTr="0091358C">
        <w:tc>
          <w:tcPr>
            <w:tcW w:w="2283" w:type="dxa"/>
            <w:shd w:val="clear" w:color="auto" w:fill="F2F2F2" w:themeFill="background1" w:themeFillShade="F2"/>
          </w:tcPr>
          <w:p w14:paraId="7ED87B5C" w14:textId="77777777" w:rsidR="00026A7E" w:rsidRPr="00871EBE" w:rsidRDefault="00026A7E" w:rsidP="0091358C">
            <w:pPr>
              <w:wordWrap/>
              <w:spacing w:line="280" w:lineRule="atLeast"/>
              <w:jc w:val="center"/>
              <w:rPr>
                <w:sz w:val="20"/>
                <w:szCs w:val="20"/>
              </w:rPr>
            </w:pPr>
            <w:r w:rsidRPr="00871EBE">
              <w:rPr>
                <w:sz w:val="20"/>
                <w:szCs w:val="20"/>
              </w:rPr>
              <w:lastRenderedPageBreak/>
              <w:t>43</w:t>
            </w:r>
            <w:r w:rsidRPr="00871EBE">
              <w:rPr>
                <w:sz w:val="20"/>
                <w:szCs w:val="20"/>
              </w:rPr>
              <w:t>회</w:t>
            </w:r>
            <w:r w:rsidRPr="00871EBE">
              <w:rPr>
                <w:sz w:val="20"/>
                <w:szCs w:val="20"/>
              </w:rPr>
              <w:t xml:space="preserve"> </w:t>
            </w:r>
            <w:r w:rsidRPr="00871EBE">
              <w:rPr>
                <w:sz w:val="20"/>
                <w:szCs w:val="20"/>
              </w:rPr>
              <w:t>정기</w:t>
            </w:r>
          </w:p>
        </w:tc>
        <w:tc>
          <w:tcPr>
            <w:tcW w:w="11709" w:type="dxa"/>
          </w:tcPr>
          <w:p w14:paraId="52017CE6"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발행주식</w:t>
            </w:r>
            <w:r w:rsidRPr="00871EBE">
              <w:rPr>
                <w:sz w:val="20"/>
                <w:szCs w:val="20"/>
              </w:rPr>
              <w:t xml:space="preserve"> </w:t>
            </w:r>
            <w:r w:rsidRPr="00871EBE">
              <w:rPr>
                <w:sz w:val="20"/>
                <w:szCs w:val="20"/>
              </w:rPr>
              <w:t>총수</w:t>
            </w:r>
            <w:r w:rsidRPr="00871EBE">
              <w:rPr>
                <w:sz w:val="20"/>
                <w:szCs w:val="20"/>
              </w:rPr>
              <w:t>: 23,533,928</w:t>
            </w:r>
            <w:r w:rsidRPr="00871EBE">
              <w:rPr>
                <w:sz w:val="20"/>
                <w:szCs w:val="20"/>
              </w:rPr>
              <w:t>주</w:t>
            </w:r>
          </w:p>
          <w:p w14:paraId="1E215381"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w:t>
            </w:r>
            <w:r w:rsidRPr="00871EBE">
              <w:rPr>
                <w:sz w:val="20"/>
                <w:szCs w:val="20"/>
              </w:rPr>
              <w:t xml:space="preserve"> </w:t>
            </w:r>
            <w:r w:rsidRPr="00871EBE">
              <w:rPr>
                <w:sz w:val="20"/>
                <w:szCs w:val="20"/>
              </w:rPr>
              <w:t>수</w:t>
            </w:r>
            <w:r w:rsidRPr="00871EBE">
              <w:rPr>
                <w:sz w:val="20"/>
                <w:szCs w:val="20"/>
              </w:rPr>
              <w:t>: 13,062,210</w:t>
            </w:r>
            <w:r w:rsidRPr="00871EBE">
              <w:rPr>
                <w:sz w:val="20"/>
                <w:szCs w:val="20"/>
              </w:rPr>
              <w:t>주</w:t>
            </w:r>
          </w:p>
          <w:p w14:paraId="7F8D4E6E" w14:textId="77777777" w:rsidR="00026A7E" w:rsidRPr="00871EBE" w:rsidRDefault="00026A7E" w:rsidP="0091358C">
            <w:pPr>
              <w:numPr>
                <w:ilvl w:val="0"/>
                <w:numId w:val="88"/>
              </w:numPr>
              <w:wordWrap/>
              <w:spacing w:line="280" w:lineRule="atLeast"/>
              <w:jc w:val="left"/>
              <w:rPr>
                <w:sz w:val="20"/>
                <w:szCs w:val="20"/>
              </w:rPr>
            </w:pPr>
            <w:r w:rsidRPr="00871EBE">
              <w:rPr>
                <w:sz w:val="20"/>
                <w:szCs w:val="20"/>
              </w:rPr>
              <w:t>출석주식비율</w:t>
            </w:r>
            <w:r w:rsidRPr="00871EBE">
              <w:rPr>
                <w:sz w:val="20"/>
                <w:szCs w:val="20"/>
              </w:rPr>
              <w:t>: 72.7%</w:t>
            </w:r>
          </w:p>
          <w:p w14:paraId="6B06D89B" w14:textId="77777777" w:rsidR="00026A7E" w:rsidRPr="00871EBE" w:rsidRDefault="00026A7E" w:rsidP="0091358C">
            <w:pPr>
              <w:wordWrap/>
              <w:spacing w:line="280" w:lineRule="atLeast"/>
              <w:jc w:val="left"/>
              <w:rPr>
                <w:sz w:val="20"/>
                <w:szCs w:val="20"/>
              </w:rPr>
            </w:pPr>
          </w:p>
          <w:p w14:paraId="00B09BE3" w14:textId="77777777" w:rsidR="00026A7E" w:rsidRPr="00871EBE" w:rsidRDefault="00026A7E" w:rsidP="0091358C">
            <w:pPr>
              <w:pStyle w:val="a5"/>
              <w:numPr>
                <w:ilvl w:val="0"/>
                <w:numId w:val="94"/>
              </w:numPr>
              <w:wordWrap/>
              <w:spacing w:line="280" w:lineRule="atLeast"/>
              <w:ind w:leftChars="0"/>
              <w:jc w:val="left"/>
              <w:rPr>
                <w:sz w:val="20"/>
                <w:szCs w:val="20"/>
              </w:rPr>
            </w:pPr>
            <w:r w:rsidRPr="00871EBE">
              <w:rPr>
                <w:sz w:val="20"/>
                <w:szCs w:val="20"/>
              </w:rPr>
              <w:t>43</w:t>
            </w:r>
            <w:r w:rsidRPr="00871EBE">
              <w:rPr>
                <w:sz w:val="20"/>
                <w:szCs w:val="20"/>
              </w:rPr>
              <w:t>기</w:t>
            </w:r>
            <w:r w:rsidRPr="00871EBE">
              <w:rPr>
                <w:sz w:val="20"/>
                <w:szCs w:val="20"/>
              </w:rPr>
              <w:t xml:space="preserve"> </w:t>
            </w:r>
            <w:r w:rsidRPr="00871EBE">
              <w:rPr>
                <w:sz w:val="20"/>
                <w:szCs w:val="20"/>
              </w:rPr>
              <w:t>재무제표</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12590465"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13,062,210</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7C0A619E" w14:textId="77777777" w:rsidR="00026A7E" w:rsidRPr="00871EBE" w:rsidRDefault="00026A7E" w:rsidP="0091358C">
            <w:pPr>
              <w:pStyle w:val="a5"/>
              <w:numPr>
                <w:ilvl w:val="0"/>
                <w:numId w:val="94"/>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354FE851"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13,062,210</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55903BAC" w14:textId="77777777" w:rsidR="00026A7E" w:rsidRPr="00871EBE" w:rsidRDefault="00026A7E" w:rsidP="0091358C">
            <w:pPr>
              <w:pStyle w:val="a5"/>
              <w:numPr>
                <w:ilvl w:val="0"/>
                <w:numId w:val="94"/>
              </w:numPr>
              <w:wordWrap/>
              <w:spacing w:line="280" w:lineRule="atLeast"/>
              <w:ind w:leftChars="0"/>
              <w:jc w:val="left"/>
              <w:rPr>
                <w:sz w:val="20"/>
                <w:szCs w:val="20"/>
              </w:rPr>
            </w:pPr>
            <w:r w:rsidRPr="00871EBE">
              <w:rPr>
                <w:sz w:val="20"/>
                <w:szCs w:val="20"/>
              </w:rPr>
              <w:t>감사</w:t>
            </w:r>
            <w:r w:rsidRPr="00871EBE">
              <w:rPr>
                <w:sz w:val="20"/>
                <w:szCs w:val="20"/>
              </w:rPr>
              <w:t xml:space="preserve"> </w:t>
            </w:r>
            <w:r w:rsidRPr="00871EBE">
              <w:rPr>
                <w:sz w:val="20"/>
                <w:szCs w:val="20"/>
              </w:rPr>
              <w:t>선임의</w:t>
            </w:r>
            <w:r w:rsidRPr="00871EBE">
              <w:rPr>
                <w:sz w:val="20"/>
                <w:szCs w:val="20"/>
              </w:rPr>
              <w:t xml:space="preserve"> </w:t>
            </w:r>
            <w:r w:rsidRPr="00871EBE">
              <w:rPr>
                <w:sz w:val="20"/>
                <w:szCs w:val="20"/>
              </w:rPr>
              <w:t>건</w:t>
            </w:r>
          </w:p>
          <w:p w14:paraId="194E23EE"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13,062,210</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65C53142" w14:textId="77777777" w:rsidR="00026A7E" w:rsidRPr="00871EBE" w:rsidRDefault="00026A7E" w:rsidP="0091358C">
            <w:pPr>
              <w:pStyle w:val="a5"/>
              <w:numPr>
                <w:ilvl w:val="0"/>
                <w:numId w:val="94"/>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58FF9BF9"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13,062,210</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p w14:paraId="610F87FB" w14:textId="77777777" w:rsidR="00026A7E" w:rsidRPr="00871EBE" w:rsidRDefault="00026A7E" w:rsidP="0091358C">
            <w:pPr>
              <w:pStyle w:val="a5"/>
              <w:numPr>
                <w:ilvl w:val="0"/>
                <w:numId w:val="94"/>
              </w:numPr>
              <w:wordWrap/>
              <w:spacing w:line="280" w:lineRule="atLeast"/>
              <w:ind w:leftChars="0"/>
              <w:jc w:val="left"/>
              <w:rPr>
                <w:sz w:val="20"/>
                <w:szCs w:val="20"/>
              </w:rPr>
            </w:pPr>
            <w:r w:rsidRPr="00871EBE">
              <w:rPr>
                <w:sz w:val="20"/>
                <w:szCs w:val="20"/>
              </w:rPr>
              <w:t>이사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및</w:t>
            </w:r>
            <w:r w:rsidRPr="00871EBE">
              <w:rPr>
                <w:sz w:val="20"/>
                <w:szCs w:val="20"/>
              </w:rPr>
              <w:t xml:space="preserve"> </w:t>
            </w:r>
            <w:r w:rsidRPr="00871EBE">
              <w:rPr>
                <w:sz w:val="20"/>
                <w:szCs w:val="20"/>
              </w:rPr>
              <w:t>감사</w:t>
            </w:r>
            <w:r w:rsidRPr="00871EBE">
              <w:rPr>
                <w:sz w:val="20"/>
                <w:szCs w:val="20"/>
              </w:rPr>
              <w:t xml:space="preserve"> </w:t>
            </w:r>
            <w:r w:rsidRPr="00871EBE">
              <w:rPr>
                <w:sz w:val="20"/>
                <w:szCs w:val="20"/>
              </w:rPr>
              <w:t>보수한도</w:t>
            </w:r>
            <w:r w:rsidRPr="00871EBE">
              <w:rPr>
                <w:sz w:val="20"/>
                <w:szCs w:val="20"/>
              </w:rPr>
              <w:t xml:space="preserve"> </w:t>
            </w:r>
            <w:r w:rsidRPr="00871EBE">
              <w:rPr>
                <w:sz w:val="20"/>
                <w:szCs w:val="20"/>
              </w:rPr>
              <w:t>승인의</w:t>
            </w:r>
            <w:r w:rsidRPr="00871EBE">
              <w:rPr>
                <w:sz w:val="20"/>
                <w:szCs w:val="20"/>
              </w:rPr>
              <w:t xml:space="preserve"> </w:t>
            </w:r>
            <w:r w:rsidRPr="00871EBE">
              <w:rPr>
                <w:sz w:val="20"/>
                <w:szCs w:val="20"/>
              </w:rPr>
              <w:t>건</w:t>
            </w:r>
          </w:p>
          <w:p w14:paraId="2BE090EF" w14:textId="77777777" w:rsidR="00026A7E" w:rsidRPr="00871EBE" w:rsidRDefault="00026A7E" w:rsidP="0091358C">
            <w:pPr>
              <w:pStyle w:val="a5"/>
              <w:numPr>
                <w:ilvl w:val="0"/>
                <w:numId w:val="87"/>
              </w:numPr>
              <w:wordWrap/>
              <w:spacing w:line="280" w:lineRule="atLeast"/>
              <w:ind w:leftChars="0"/>
              <w:jc w:val="left"/>
              <w:rPr>
                <w:sz w:val="20"/>
                <w:szCs w:val="20"/>
              </w:rPr>
            </w:pPr>
            <w:r w:rsidRPr="00871EBE">
              <w:rPr>
                <w:sz w:val="20"/>
                <w:szCs w:val="20"/>
              </w:rPr>
              <w:t>참석주식</w:t>
            </w:r>
            <w:r w:rsidRPr="00871EBE">
              <w:rPr>
                <w:sz w:val="20"/>
                <w:szCs w:val="20"/>
              </w:rPr>
              <w:t xml:space="preserve"> 13,062,210</w:t>
            </w:r>
            <w:r w:rsidRPr="00871EBE">
              <w:rPr>
                <w:sz w:val="20"/>
                <w:szCs w:val="20"/>
              </w:rPr>
              <w:t>주</w:t>
            </w:r>
            <w:r w:rsidRPr="00871EBE">
              <w:rPr>
                <w:sz w:val="20"/>
                <w:szCs w:val="20"/>
              </w:rPr>
              <w:t xml:space="preserve"> </w:t>
            </w:r>
            <w:r w:rsidRPr="00871EBE">
              <w:rPr>
                <w:sz w:val="20"/>
                <w:szCs w:val="20"/>
              </w:rPr>
              <w:t>중</w:t>
            </w:r>
            <w:r w:rsidRPr="00871EBE">
              <w:rPr>
                <w:sz w:val="20"/>
                <w:szCs w:val="20"/>
              </w:rPr>
              <w:t xml:space="preserve"> </w:t>
            </w:r>
            <w:r w:rsidRPr="00871EBE">
              <w:rPr>
                <w:sz w:val="20"/>
                <w:szCs w:val="20"/>
              </w:rPr>
              <w:t>대다수</w:t>
            </w:r>
            <w:r w:rsidRPr="00871EBE">
              <w:rPr>
                <w:sz w:val="20"/>
                <w:szCs w:val="20"/>
              </w:rPr>
              <w:t xml:space="preserve"> </w:t>
            </w:r>
            <w:r w:rsidRPr="00871EBE">
              <w:rPr>
                <w:sz w:val="20"/>
                <w:szCs w:val="20"/>
              </w:rPr>
              <w:t>동의로</w:t>
            </w:r>
            <w:r w:rsidRPr="00871EBE">
              <w:rPr>
                <w:sz w:val="20"/>
                <w:szCs w:val="20"/>
              </w:rPr>
              <w:t xml:space="preserve"> </w:t>
            </w:r>
            <w:r w:rsidRPr="00871EBE">
              <w:rPr>
                <w:sz w:val="20"/>
                <w:szCs w:val="20"/>
              </w:rPr>
              <w:t>승인</w:t>
            </w:r>
            <w:r w:rsidRPr="00871EBE">
              <w:rPr>
                <w:sz w:val="20"/>
                <w:szCs w:val="20"/>
              </w:rPr>
              <w:t xml:space="preserve"> </w:t>
            </w:r>
            <w:r w:rsidRPr="00871EBE">
              <w:rPr>
                <w:sz w:val="20"/>
                <w:szCs w:val="20"/>
              </w:rPr>
              <w:t>가결</w:t>
            </w:r>
          </w:p>
        </w:tc>
      </w:tr>
    </w:tbl>
    <w:p w14:paraId="624F61D3" w14:textId="77777777" w:rsidR="00026A7E" w:rsidRDefault="00026A7E" w:rsidP="00026A7E"/>
    <w:p w14:paraId="0DAA1D99" w14:textId="77777777" w:rsidR="00026A7E" w:rsidRPr="00CB2B3F" w:rsidRDefault="00026A7E" w:rsidP="00026A7E">
      <w:pPr>
        <w:sectPr w:rsidR="00026A7E" w:rsidRPr="00CB2B3F" w:rsidSect="009737B4">
          <w:headerReference w:type="default" r:id="rId25"/>
          <w:footerReference w:type="default" r:id="rId26"/>
          <w:footnotePr>
            <w:numRestart w:val="eachSect"/>
          </w:footnotePr>
          <w:pgSz w:w="11906" w:h="16838" w:code="9"/>
          <w:pgMar w:top="1588" w:right="1134" w:bottom="1134" w:left="1134" w:header="851" w:footer="567" w:gutter="0"/>
          <w:pgNumType w:start="1" w:chapStyle="1"/>
          <w:cols w:space="720"/>
          <w:docGrid w:linePitch="299"/>
        </w:sectPr>
      </w:pPr>
    </w:p>
    <w:p w14:paraId="523E3BF7" w14:textId="77777777" w:rsidR="00026A7E" w:rsidRPr="00D679BB" w:rsidRDefault="00026A7E" w:rsidP="00026A7E">
      <w:pPr>
        <w:rPr>
          <w:rFonts w:ascii="Arial" w:eastAsia="맑은 고딕" w:hAnsi="Arial" w:cs="Arial"/>
          <w:b/>
          <w:sz w:val="24"/>
        </w:rPr>
      </w:pPr>
      <w:r w:rsidRPr="00D679BB">
        <w:rPr>
          <w:rFonts w:ascii="Arial" w:eastAsia="맑은 고딕" w:hAnsi="Arial" w:cs="Arial"/>
          <w:b/>
          <w:sz w:val="24"/>
        </w:rPr>
        <w:lastRenderedPageBreak/>
        <w:t>[</w:t>
      </w:r>
      <w:r w:rsidRPr="00D679BB">
        <w:rPr>
          <w:rFonts w:ascii="Arial" w:eastAsia="맑은 고딕" w:hAnsi="Arial" w:cs="Arial"/>
          <w:b/>
          <w:sz w:val="24"/>
        </w:rPr>
        <w:t>별첨</w:t>
      </w:r>
      <w:r w:rsidRPr="00D679BB">
        <w:rPr>
          <w:rFonts w:ascii="Arial" w:eastAsia="맑은 고딕" w:hAnsi="Arial" w:cs="Arial"/>
          <w:b/>
          <w:sz w:val="24"/>
        </w:rPr>
        <w:t xml:space="preserve"> 2] </w:t>
      </w:r>
      <w:r w:rsidRPr="00D679BB">
        <w:rPr>
          <w:rFonts w:ascii="Arial" w:eastAsia="맑은 고딕" w:hAnsi="Arial" w:cs="Arial"/>
          <w:b/>
          <w:sz w:val="24"/>
        </w:rPr>
        <w:t>산업재해</w:t>
      </w:r>
      <w:r w:rsidRPr="00D679BB">
        <w:rPr>
          <w:rFonts w:ascii="Arial" w:eastAsia="맑은 고딕" w:hAnsi="Arial" w:cs="Arial"/>
          <w:b/>
          <w:sz w:val="24"/>
        </w:rPr>
        <w:t xml:space="preserve"> </w:t>
      </w:r>
      <w:r w:rsidRPr="00D679BB">
        <w:rPr>
          <w:rFonts w:ascii="Arial" w:eastAsia="맑은 고딕" w:hAnsi="Arial" w:cs="Arial"/>
          <w:b/>
          <w:sz w:val="24"/>
        </w:rPr>
        <w:t>내역</w:t>
      </w:r>
    </w:p>
    <w:p w14:paraId="388F5437" w14:textId="77777777" w:rsidR="00026A7E" w:rsidRPr="00CB2B3F" w:rsidRDefault="00026A7E" w:rsidP="00026A7E"/>
    <w:tbl>
      <w:tblPr>
        <w:tblW w:w="5000" w:type="pct"/>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113" w:type="dxa"/>
          <w:bottom w:w="57" w:type="dxa"/>
          <w:right w:w="113" w:type="dxa"/>
        </w:tblCellMar>
        <w:tblLook w:val="04A0" w:firstRow="1" w:lastRow="0" w:firstColumn="1" w:lastColumn="0" w:noHBand="0" w:noVBand="1"/>
      </w:tblPr>
      <w:tblGrid>
        <w:gridCol w:w="662"/>
        <w:gridCol w:w="1039"/>
        <w:gridCol w:w="2410"/>
        <w:gridCol w:w="1418"/>
        <w:gridCol w:w="3685"/>
        <w:gridCol w:w="5356"/>
      </w:tblGrid>
      <w:tr w:rsidR="00026A7E" w:rsidRPr="00CB2B3F" w14:paraId="537E911C" w14:textId="77777777" w:rsidTr="0091358C">
        <w:trPr>
          <w:cantSplit/>
          <w:trHeight w:val="340"/>
          <w:tblHeader/>
        </w:trPr>
        <w:tc>
          <w:tcPr>
            <w:tcW w:w="662" w:type="dxa"/>
            <w:tcBorders>
              <w:top w:val="single" w:sz="12" w:space="0" w:color="404040" w:themeColor="text1" w:themeTint="BF"/>
              <w:bottom w:val="single" w:sz="4" w:space="0" w:color="auto"/>
            </w:tcBorders>
            <w:shd w:val="clear" w:color="auto" w:fill="DEEEEE"/>
            <w:vAlign w:val="center"/>
            <w:hideMark/>
          </w:tcPr>
          <w:p w14:paraId="6D9E8184"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순번</w:t>
            </w:r>
          </w:p>
        </w:tc>
        <w:tc>
          <w:tcPr>
            <w:tcW w:w="1039" w:type="dxa"/>
            <w:tcBorders>
              <w:top w:val="single" w:sz="12" w:space="0" w:color="404040" w:themeColor="text1" w:themeTint="BF"/>
              <w:bottom w:val="single" w:sz="4" w:space="0" w:color="auto"/>
            </w:tcBorders>
            <w:shd w:val="clear" w:color="auto" w:fill="DEEEEE"/>
            <w:noWrap/>
            <w:vAlign w:val="center"/>
            <w:hideMark/>
          </w:tcPr>
          <w:p w14:paraId="74DBA65A"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성명</w:t>
            </w:r>
          </w:p>
        </w:tc>
        <w:tc>
          <w:tcPr>
            <w:tcW w:w="2410" w:type="dxa"/>
            <w:tcBorders>
              <w:top w:val="single" w:sz="12" w:space="0" w:color="404040" w:themeColor="text1" w:themeTint="BF"/>
              <w:bottom w:val="single" w:sz="4" w:space="0" w:color="auto"/>
            </w:tcBorders>
            <w:shd w:val="clear" w:color="auto" w:fill="DEEEEE"/>
            <w:vAlign w:val="center"/>
            <w:hideMark/>
          </w:tcPr>
          <w:p w14:paraId="2989BF36"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소속</w:t>
            </w:r>
          </w:p>
        </w:tc>
        <w:tc>
          <w:tcPr>
            <w:tcW w:w="1418" w:type="dxa"/>
            <w:tcBorders>
              <w:top w:val="single" w:sz="12" w:space="0" w:color="404040" w:themeColor="text1" w:themeTint="BF"/>
              <w:bottom w:val="single" w:sz="4" w:space="0" w:color="auto"/>
            </w:tcBorders>
            <w:shd w:val="clear" w:color="auto" w:fill="DEEEEE"/>
            <w:noWrap/>
            <w:vAlign w:val="center"/>
            <w:hideMark/>
          </w:tcPr>
          <w:p w14:paraId="24793F7A"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일자</w:t>
            </w:r>
          </w:p>
        </w:tc>
        <w:tc>
          <w:tcPr>
            <w:tcW w:w="3685" w:type="dxa"/>
            <w:tcBorders>
              <w:top w:val="single" w:sz="12" w:space="0" w:color="404040" w:themeColor="text1" w:themeTint="BF"/>
              <w:bottom w:val="single" w:sz="4" w:space="0" w:color="auto"/>
            </w:tcBorders>
            <w:shd w:val="clear" w:color="auto" w:fill="DEEEEE"/>
            <w:noWrap/>
            <w:vAlign w:val="center"/>
            <w:hideMark/>
          </w:tcPr>
          <w:p w14:paraId="5A850263"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장소</w:t>
            </w:r>
          </w:p>
        </w:tc>
        <w:tc>
          <w:tcPr>
            <w:tcW w:w="5356" w:type="dxa"/>
            <w:tcBorders>
              <w:top w:val="single" w:sz="12" w:space="0" w:color="404040" w:themeColor="text1" w:themeTint="BF"/>
              <w:bottom w:val="single" w:sz="4" w:space="0" w:color="auto"/>
            </w:tcBorders>
            <w:shd w:val="clear" w:color="auto" w:fill="DEEEEE"/>
            <w:noWrap/>
            <w:vAlign w:val="center"/>
            <w:hideMark/>
          </w:tcPr>
          <w:p w14:paraId="3BB96C5A" w14:textId="77777777" w:rsidR="00026A7E" w:rsidRPr="000E04B4" w:rsidRDefault="00026A7E" w:rsidP="0091358C">
            <w:pPr>
              <w:spacing w:line="280" w:lineRule="atLeast"/>
              <w:jc w:val="center"/>
              <w:rPr>
                <w:b/>
                <w:color w:val="000000"/>
                <w:sz w:val="20"/>
                <w:szCs w:val="20"/>
              </w:rPr>
            </w:pPr>
            <w:r w:rsidRPr="000E04B4">
              <w:rPr>
                <w:b/>
                <w:color w:val="000000"/>
                <w:sz w:val="20"/>
                <w:szCs w:val="20"/>
              </w:rPr>
              <w:t>내용</w:t>
            </w:r>
          </w:p>
        </w:tc>
      </w:tr>
      <w:tr w:rsidR="00026A7E" w:rsidRPr="00CB2B3F" w14:paraId="65E0A41A" w14:textId="77777777" w:rsidTr="0091358C">
        <w:trPr>
          <w:cantSplit/>
          <w:trHeight w:val="340"/>
        </w:trPr>
        <w:tc>
          <w:tcPr>
            <w:tcW w:w="662" w:type="dxa"/>
            <w:tcBorders>
              <w:top w:val="single" w:sz="4" w:space="0" w:color="auto"/>
            </w:tcBorders>
            <w:shd w:val="clear" w:color="auto" w:fill="F2F2F2" w:themeFill="background1" w:themeFillShade="F2"/>
            <w:noWrap/>
            <w:vAlign w:val="center"/>
            <w:hideMark/>
          </w:tcPr>
          <w:p w14:paraId="3991C5E6" w14:textId="77777777" w:rsidR="00026A7E" w:rsidRPr="000E04B4" w:rsidRDefault="00026A7E" w:rsidP="0091358C">
            <w:pPr>
              <w:spacing w:line="280" w:lineRule="atLeast"/>
              <w:jc w:val="center"/>
              <w:rPr>
                <w:color w:val="000000"/>
                <w:sz w:val="20"/>
                <w:szCs w:val="20"/>
              </w:rPr>
            </w:pPr>
            <w:r w:rsidRPr="000E04B4">
              <w:rPr>
                <w:color w:val="000000"/>
                <w:sz w:val="20"/>
                <w:szCs w:val="20"/>
              </w:rPr>
              <w:t>1</w:t>
            </w:r>
          </w:p>
        </w:tc>
        <w:tc>
          <w:tcPr>
            <w:tcW w:w="1039" w:type="dxa"/>
            <w:tcBorders>
              <w:top w:val="single" w:sz="4" w:space="0" w:color="auto"/>
            </w:tcBorders>
            <w:shd w:val="clear" w:color="auto" w:fill="auto"/>
            <w:noWrap/>
            <w:vAlign w:val="center"/>
            <w:hideMark/>
          </w:tcPr>
          <w:p w14:paraId="2861E385"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서병준</w:t>
            </w:r>
            <w:proofErr w:type="spellEnd"/>
          </w:p>
        </w:tc>
        <w:tc>
          <w:tcPr>
            <w:tcW w:w="2410" w:type="dxa"/>
            <w:tcBorders>
              <w:top w:val="single" w:sz="4" w:space="0" w:color="auto"/>
            </w:tcBorders>
            <w:shd w:val="clear" w:color="auto" w:fill="auto"/>
            <w:noWrap/>
            <w:vAlign w:val="center"/>
            <w:hideMark/>
          </w:tcPr>
          <w:p w14:paraId="4E622C6C"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p>
        </w:tc>
        <w:tc>
          <w:tcPr>
            <w:tcW w:w="1418" w:type="dxa"/>
            <w:tcBorders>
              <w:top w:val="single" w:sz="4" w:space="0" w:color="auto"/>
            </w:tcBorders>
            <w:shd w:val="clear" w:color="auto" w:fill="auto"/>
            <w:noWrap/>
            <w:vAlign w:val="center"/>
            <w:hideMark/>
          </w:tcPr>
          <w:p w14:paraId="274F1389" w14:textId="77777777" w:rsidR="00026A7E" w:rsidRPr="000E04B4" w:rsidRDefault="00026A7E" w:rsidP="0091358C">
            <w:pPr>
              <w:spacing w:line="280" w:lineRule="atLeast"/>
              <w:jc w:val="center"/>
              <w:rPr>
                <w:color w:val="000000"/>
                <w:sz w:val="20"/>
                <w:szCs w:val="20"/>
              </w:rPr>
            </w:pPr>
            <w:r w:rsidRPr="000E04B4">
              <w:rPr>
                <w:color w:val="000000"/>
                <w:sz w:val="20"/>
                <w:szCs w:val="20"/>
              </w:rPr>
              <w:t>2017-01-13</w:t>
            </w:r>
          </w:p>
        </w:tc>
        <w:tc>
          <w:tcPr>
            <w:tcW w:w="3685" w:type="dxa"/>
            <w:tcBorders>
              <w:top w:val="single" w:sz="4" w:space="0" w:color="auto"/>
            </w:tcBorders>
            <w:shd w:val="clear" w:color="auto" w:fill="auto"/>
            <w:noWrap/>
            <w:vAlign w:val="center"/>
            <w:hideMark/>
          </w:tcPr>
          <w:p w14:paraId="1FAD429E"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p>
        </w:tc>
        <w:tc>
          <w:tcPr>
            <w:tcW w:w="5356" w:type="dxa"/>
            <w:tcBorders>
              <w:top w:val="single" w:sz="4" w:space="0" w:color="auto"/>
            </w:tcBorders>
            <w:shd w:val="clear" w:color="auto" w:fill="auto"/>
            <w:noWrap/>
            <w:vAlign w:val="center"/>
            <w:hideMark/>
          </w:tcPr>
          <w:p w14:paraId="54E164B0" w14:textId="77777777" w:rsidR="00026A7E" w:rsidRPr="000E04B4" w:rsidRDefault="00026A7E" w:rsidP="0091358C">
            <w:pPr>
              <w:spacing w:line="280" w:lineRule="atLeast"/>
              <w:jc w:val="left"/>
              <w:rPr>
                <w:color w:val="000000"/>
                <w:sz w:val="20"/>
                <w:szCs w:val="20"/>
              </w:rPr>
            </w:pP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프레스기계에</w:t>
            </w:r>
            <w:r w:rsidRPr="000E04B4">
              <w:rPr>
                <w:color w:val="000000"/>
                <w:sz w:val="20"/>
                <w:szCs w:val="20"/>
              </w:rPr>
              <w:t xml:space="preserve"> </w:t>
            </w:r>
            <w:r w:rsidRPr="000E04B4">
              <w:rPr>
                <w:color w:val="000000"/>
                <w:sz w:val="20"/>
                <w:szCs w:val="20"/>
              </w:rPr>
              <w:t>올라갔다가</w:t>
            </w:r>
            <w:r w:rsidRPr="000E04B4">
              <w:rPr>
                <w:color w:val="000000"/>
                <w:sz w:val="20"/>
                <w:szCs w:val="20"/>
              </w:rPr>
              <w:t xml:space="preserve"> </w:t>
            </w:r>
            <w:proofErr w:type="spellStart"/>
            <w:r w:rsidRPr="000E04B4">
              <w:rPr>
                <w:color w:val="000000"/>
                <w:sz w:val="20"/>
                <w:szCs w:val="20"/>
              </w:rPr>
              <w:t>빨려들어가서</w:t>
            </w:r>
            <w:proofErr w:type="spellEnd"/>
            <w:r w:rsidRPr="000E04B4">
              <w:rPr>
                <w:color w:val="000000"/>
                <w:sz w:val="20"/>
                <w:szCs w:val="20"/>
              </w:rPr>
              <w:t xml:space="preserve"> </w:t>
            </w:r>
            <w:r w:rsidRPr="000E04B4">
              <w:rPr>
                <w:color w:val="000000"/>
                <w:sz w:val="20"/>
                <w:szCs w:val="20"/>
              </w:rPr>
              <w:t>사망</w:t>
            </w:r>
          </w:p>
        </w:tc>
      </w:tr>
      <w:tr w:rsidR="00026A7E" w:rsidRPr="00CB2B3F" w14:paraId="2A7C5A2F" w14:textId="77777777" w:rsidTr="0091358C">
        <w:trPr>
          <w:cantSplit/>
          <w:trHeight w:val="340"/>
        </w:trPr>
        <w:tc>
          <w:tcPr>
            <w:tcW w:w="662" w:type="dxa"/>
            <w:shd w:val="clear" w:color="auto" w:fill="F2F2F2" w:themeFill="background1" w:themeFillShade="F2"/>
            <w:noWrap/>
            <w:vAlign w:val="center"/>
            <w:hideMark/>
          </w:tcPr>
          <w:p w14:paraId="7604766C" w14:textId="77777777" w:rsidR="00026A7E" w:rsidRPr="000E04B4" w:rsidRDefault="00026A7E" w:rsidP="0091358C">
            <w:pPr>
              <w:spacing w:line="280" w:lineRule="atLeast"/>
              <w:jc w:val="center"/>
              <w:rPr>
                <w:color w:val="000000"/>
                <w:sz w:val="20"/>
                <w:szCs w:val="20"/>
              </w:rPr>
            </w:pPr>
            <w:r w:rsidRPr="000E04B4">
              <w:rPr>
                <w:color w:val="000000"/>
                <w:sz w:val="20"/>
                <w:szCs w:val="20"/>
              </w:rPr>
              <w:t>2</w:t>
            </w:r>
          </w:p>
        </w:tc>
        <w:tc>
          <w:tcPr>
            <w:tcW w:w="1039" w:type="dxa"/>
            <w:shd w:val="clear" w:color="auto" w:fill="auto"/>
            <w:noWrap/>
            <w:vAlign w:val="center"/>
            <w:hideMark/>
          </w:tcPr>
          <w:p w14:paraId="24400C8A" w14:textId="77777777" w:rsidR="00026A7E" w:rsidRPr="000E04B4" w:rsidRDefault="00026A7E" w:rsidP="0091358C">
            <w:pPr>
              <w:spacing w:line="280" w:lineRule="atLeast"/>
              <w:jc w:val="center"/>
              <w:rPr>
                <w:color w:val="000000"/>
                <w:sz w:val="20"/>
                <w:szCs w:val="20"/>
              </w:rPr>
            </w:pPr>
            <w:r w:rsidRPr="000E04B4">
              <w:rPr>
                <w:color w:val="000000"/>
                <w:sz w:val="20"/>
                <w:szCs w:val="20"/>
              </w:rPr>
              <w:t>김도현</w:t>
            </w:r>
          </w:p>
        </w:tc>
        <w:tc>
          <w:tcPr>
            <w:tcW w:w="2410" w:type="dxa"/>
            <w:shd w:val="clear" w:color="auto" w:fill="auto"/>
            <w:noWrap/>
            <w:vAlign w:val="center"/>
            <w:hideMark/>
          </w:tcPr>
          <w:p w14:paraId="482DD4FC"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2150B2FF" w14:textId="77777777" w:rsidR="00026A7E" w:rsidRPr="000E04B4" w:rsidRDefault="00026A7E" w:rsidP="0091358C">
            <w:pPr>
              <w:spacing w:line="280" w:lineRule="atLeast"/>
              <w:jc w:val="center"/>
              <w:rPr>
                <w:color w:val="000000"/>
                <w:sz w:val="20"/>
                <w:szCs w:val="20"/>
              </w:rPr>
            </w:pPr>
            <w:r w:rsidRPr="000E04B4">
              <w:rPr>
                <w:color w:val="000000"/>
                <w:sz w:val="20"/>
                <w:szCs w:val="20"/>
              </w:rPr>
              <w:t>2017-06-16</w:t>
            </w:r>
          </w:p>
        </w:tc>
        <w:tc>
          <w:tcPr>
            <w:tcW w:w="3685" w:type="dxa"/>
            <w:shd w:val="clear" w:color="auto" w:fill="auto"/>
            <w:vAlign w:val="center"/>
            <w:hideMark/>
          </w:tcPr>
          <w:p w14:paraId="2FEFA63F" w14:textId="77777777" w:rsidR="00026A7E" w:rsidRPr="000E04B4" w:rsidRDefault="00026A7E" w:rsidP="0091358C">
            <w:pPr>
              <w:spacing w:line="280" w:lineRule="atLeast"/>
              <w:jc w:val="center"/>
              <w:rPr>
                <w:color w:val="000000"/>
                <w:sz w:val="20"/>
                <w:szCs w:val="20"/>
              </w:rPr>
            </w:pPr>
            <w:r w:rsidRPr="000E04B4">
              <w:rPr>
                <w:color w:val="000000"/>
                <w:sz w:val="20"/>
                <w:szCs w:val="20"/>
              </w:rPr>
              <w:t>부산</w:t>
            </w:r>
            <w:r w:rsidRPr="000E04B4">
              <w:rPr>
                <w:color w:val="000000"/>
                <w:sz w:val="20"/>
                <w:szCs w:val="20"/>
              </w:rPr>
              <w:t xml:space="preserve"> </w:t>
            </w:r>
            <w:r w:rsidRPr="000E04B4">
              <w:rPr>
                <w:color w:val="000000"/>
                <w:sz w:val="20"/>
                <w:szCs w:val="20"/>
              </w:rPr>
              <w:t>해운대구</w:t>
            </w:r>
            <w:r w:rsidRPr="000E04B4">
              <w:rPr>
                <w:color w:val="000000"/>
                <w:sz w:val="20"/>
                <w:szCs w:val="20"/>
              </w:rPr>
              <w:t xml:space="preserve"> </w:t>
            </w:r>
            <w:proofErr w:type="spellStart"/>
            <w:r w:rsidRPr="000E04B4">
              <w:rPr>
                <w:color w:val="000000"/>
                <w:sz w:val="20"/>
                <w:szCs w:val="20"/>
              </w:rPr>
              <w:t>반여동</w:t>
            </w:r>
            <w:proofErr w:type="spellEnd"/>
            <w:r w:rsidRPr="000E04B4">
              <w:rPr>
                <w:color w:val="000000"/>
                <w:sz w:val="20"/>
                <w:szCs w:val="20"/>
              </w:rPr>
              <w:t xml:space="preserve"> </w:t>
            </w:r>
            <w:r w:rsidRPr="000E04B4">
              <w:rPr>
                <w:color w:val="000000"/>
                <w:sz w:val="20"/>
                <w:szCs w:val="20"/>
              </w:rPr>
              <w:t>장산</w:t>
            </w:r>
            <w:r w:rsidRPr="000E04B4">
              <w:rPr>
                <w:color w:val="000000"/>
                <w:sz w:val="20"/>
                <w:szCs w:val="20"/>
              </w:rPr>
              <w:br/>
            </w:r>
            <w:r w:rsidRPr="000E04B4">
              <w:rPr>
                <w:color w:val="000000"/>
                <w:sz w:val="20"/>
                <w:szCs w:val="20"/>
              </w:rPr>
              <w:t>롯데</w:t>
            </w:r>
            <w:r w:rsidRPr="000E04B4">
              <w:rPr>
                <w:color w:val="000000"/>
                <w:sz w:val="20"/>
                <w:szCs w:val="20"/>
              </w:rPr>
              <w:t>1</w:t>
            </w:r>
            <w:r w:rsidRPr="000E04B4">
              <w:rPr>
                <w:color w:val="000000"/>
                <w:sz w:val="20"/>
                <w:szCs w:val="20"/>
              </w:rPr>
              <w:t>차</w:t>
            </w:r>
            <w:r w:rsidRPr="000E04B4">
              <w:rPr>
                <w:color w:val="000000"/>
                <w:sz w:val="20"/>
                <w:szCs w:val="20"/>
              </w:rPr>
              <w:t xml:space="preserve"> 105</w:t>
            </w:r>
            <w:r w:rsidRPr="000E04B4">
              <w:rPr>
                <w:color w:val="000000"/>
                <w:sz w:val="20"/>
                <w:szCs w:val="20"/>
              </w:rPr>
              <w:t>동</w:t>
            </w:r>
            <w:r w:rsidRPr="000E04B4">
              <w:rPr>
                <w:color w:val="000000"/>
                <w:sz w:val="20"/>
                <w:szCs w:val="20"/>
              </w:rPr>
              <w:t xml:space="preserve"> 1805</w:t>
            </w:r>
            <w:r w:rsidRPr="000E04B4">
              <w:rPr>
                <w:color w:val="000000"/>
                <w:sz w:val="20"/>
                <w:szCs w:val="20"/>
              </w:rPr>
              <w:t>호</w:t>
            </w:r>
          </w:p>
        </w:tc>
        <w:tc>
          <w:tcPr>
            <w:tcW w:w="5356" w:type="dxa"/>
            <w:shd w:val="clear" w:color="auto" w:fill="auto"/>
            <w:noWrap/>
            <w:vAlign w:val="center"/>
            <w:hideMark/>
          </w:tcPr>
          <w:p w14:paraId="17C98EEA"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중</w:t>
            </w:r>
            <w:r w:rsidRPr="000E04B4">
              <w:rPr>
                <w:color w:val="000000"/>
                <w:sz w:val="20"/>
                <w:szCs w:val="20"/>
              </w:rPr>
              <w:t xml:space="preserve"> </w:t>
            </w:r>
            <w:r w:rsidRPr="000E04B4">
              <w:rPr>
                <w:color w:val="000000"/>
                <w:sz w:val="20"/>
                <w:szCs w:val="20"/>
              </w:rPr>
              <w:t>철물</w:t>
            </w:r>
            <w:r w:rsidRPr="000E04B4">
              <w:rPr>
                <w:color w:val="000000"/>
                <w:sz w:val="20"/>
                <w:szCs w:val="20"/>
              </w:rPr>
              <w:t xml:space="preserve"> </w:t>
            </w:r>
            <w:r w:rsidRPr="000E04B4">
              <w:rPr>
                <w:color w:val="000000"/>
                <w:sz w:val="20"/>
                <w:szCs w:val="20"/>
              </w:rPr>
              <w:t>보링</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고정피스</w:t>
            </w:r>
            <w:proofErr w:type="spellEnd"/>
            <w:r w:rsidRPr="000E04B4">
              <w:rPr>
                <w:color w:val="000000"/>
                <w:sz w:val="20"/>
                <w:szCs w:val="20"/>
              </w:rPr>
              <w:t xml:space="preserve"> </w:t>
            </w:r>
            <w:proofErr w:type="spellStart"/>
            <w:r w:rsidRPr="000E04B4">
              <w:rPr>
                <w:color w:val="000000"/>
                <w:sz w:val="20"/>
                <w:szCs w:val="20"/>
              </w:rPr>
              <w:t>작업시</w:t>
            </w:r>
            <w:proofErr w:type="spellEnd"/>
            <w:r w:rsidRPr="000E04B4">
              <w:rPr>
                <w:color w:val="000000"/>
                <w:sz w:val="20"/>
                <w:szCs w:val="20"/>
              </w:rPr>
              <w:t xml:space="preserve"> </w:t>
            </w:r>
            <w:r w:rsidRPr="000E04B4">
              <w:rPr>
                <w:color w:val="000000"/>
                <w:sz w:val="20"/>
                <w:szCs w:val="20"/>
              </w:rPr>
              <w:t>손</w:t>
            </w:r>
            <w:r w:rsidRPr="000E04B4">
              <w:rPr>
                <w:color w:val="000000"/>
                <w:sz w:val="20"/>
                <w:szCs w:val="20"/>
              </w:rPr>
              <w:t xml:space="preserve"> </w:t>
            </w:r>
            <w:r w:rsidRPr="000E04B4">
              <w:rPr>
                <w:color w:val="000000"/>
                <w:sz w:val="20"/>
                <w:szCs w:val="20"/>
              </w:rPr>
              <w:t>찢어짐</w:t>
            </w:r>
          </w:p>
        </w:tc>
      </w:tr>
      <w:tr w:rsidR="00026A7E" w:rsidRPr="00CB2B3F" w14:paraId="2A74E120" w14:textId="77777777" w:rsidTr="0091358C">
        <w:trPr>
          <w:cantSplit/>
          <w:trHeight w:val="340"/>
        </w:trPr>
        <w:tc>
          <w:tcPr>
            <w:tcW w:w="662" w:type="dxa"/>
            <w:shd w:val="clear" w:color="auto" w:fill="F2F2F2" w:themeFill="background1" w:themeFillShade="F2"/>
            <w:noWrap/>
            <w:vAlign w:val="center"/>
            <w:hideMark/>
          </w:tcPr>
          <w:p w14:paraId="7F9C993C" w14:textId="77777777" w:rsidR="00026A7E" w:rsidRPr="000E04B4" w:rsidRDefault="00026A7E" w:rsidP="0091358C">
            <w:pPr>
              <w:spacing w:line="280" w:lineRule="atLeast"/>
              <w:jc w:val="center"/>
              <w:rPr>
                <w:color w:val="000000"/>
                <w:sz w:val="20"/>
                <w:szCs w:val="20"/>
              </w:rPr>
            </w:pPr>
            <w:r w:rsidRPr="000E04B4">
              <w:rPr>
                <w:color w:val="000000"/>
                <w:sz w:val="20"/>
                <w:szCs w:val="20"/>
              </w:rPr>
              <w:t>3</w:t>
            </w:r>
          </w:p>
        </w:tc>
        <w:tc>
          <w:tcPr>
            <w:tcW w:w="1039" w:type="dxa"/>
            <w:shd w:val="clear" w:color="auto" w:fill="auto"/>
            <w:noWrap/>
            <w:vAlign w:val="center"/>
            <w:hideMark/>
          </w:tcPr>
          <w:p w14:paraId="35AF7CAC" w14:textId="77777777" w:rsidR="00026A7E" w:rsidRPr="000E04B4" w:rsidRDefault="00026A7E" w:rsidP="0091358C">
            <w:pPr>
              <w:spacing w:line="280" w:lineRule="atLeast"/>
              <w:jc w:val="center"/>
              <w:rPr>
                <w:color w:val="000000"/>
                <w:sz w:val="20"/>
                <w:szCs w:val="20"/>
              </w:rPr>
            </w:pPr>
            <w:r w:rsidRPr="000E04B4">
              <w:rPr>
                <w:color w:val="000000"/>
                <w:sz w:val="20"/>
                <w:szCs w:val="20"/>
              </w:rPr>
              <w:t>김정태</w:t>
            </w:r>
          </w:p>
        </w:tc>
        <w:tc>
          <w:tcPr>
            <w:tcW w:w="2410" w:type="dxa"/>
            <w:shd w:val="clear" w:color="auto" w:fill="auto"/>
            <w:noWrap/>
            <w:vAlign w:val="center"/>
            <w:hideMark/>
          </w:tcPr>
          <w:p w14:paraId="284E9F4A"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6B419453" w14:textId="77777777" w:rsidR="00026A7E" w:rsidRPr="000E04B4" w:rsidRDefault="00026A7E" w:rsidP="0091358C">
            <w:pPr>
              <w:spacing w:line="280" w:lineRule="atLeast"/>
              <w:jc w:val="center"/>
              <w:rPr>
                <w:color w:val="000000"/>
                <w:sz w:val="20"/>
                <w:szCs w:val="20"/>
              </w:rPr>
            </w:pPr>
            <w:r w:rsidRPr="000E04B4">
              <w:rPr>
                <w:color w:val="000000"/>
                <w:sz w:val="20"/>
                <w:szCs w:val="20"/>
              </w:rPr>
              <w:t>2017-08-31</w:t>
            </w:r>
          </w:p>
        </w:tc>
        <w:tc>
          <w:tcPr>
            <w:tcW w:w="3685" w:type="dxa"/>
            <w:shd w:val="clear" w:color="auto" w:fill="auto"/>
            <w:noWrap/>
            <w:vAlign w:val="center"/>
            <w:hideMark/>
          </w:tcPr>
          <w:p w14:paraId="4DE42811"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부천시</w:t>
            </w:r>
            <w:r w:rsidRPr="000E04B4">
              <w:rPr>
                <w:color w:val="000000"/>
                <w:sz w:val="20"/>
                <w:szCs w:val="20"/>
              </w:rPr>
              <w:t xml:space="preserve"> </w:t>
            </w:r>
            <w:r w:rsidRPr="000E04B4">
              <w:rPr>
                <w:color w:val="000000"/>
                <w:sz w:val="20"/>
                <w:szCs w:val="20"/>
              </w:rPr>
              <w:t>중동</w:t>
            </w:r>
            <w:r w:rsidRPr="000E04B4">
              <w:rPr>
                <w:color w:val="000000"/>
                <w:sz w:val="20"/>
                <w:szCs w:val="20"/>
              </w:rPr>
              <w:t xml:space="preserve"> 1118-1</w:t>
            </w:r>
          </w:p>
        </w:tc>
        <w:tc>
          <w:tcPr>
            <w:tcW w:w="5356" w:type="dxa"/>
            <w:shd w:val="clear" w:color="auto" w:fill="auto"/>
            <w:noWrap/>
            <w:vAlign w:val="center"/>
            <w:hideMark/>
          </w:tcPr>
          <w:p w14:paraId="44E1EE04" w14:textId="77777777" w:rsidR="00026A7E" w:rsidRPr="000E04B4" w:rsidRDefault="00026A7E" w:rsidP="0091358C">
            <w:pPr>
              <w:spacing w:line="280" w:lineRule="atLeast"/>
              <w:jc w:val="left"/>
              <w:rPr>
                <w:color w:val="000000"/>
                <w:sz w:val="20"/>
                <w:szCs w:val="20"/>
              </w:rPr>
            </w:pPr>
            <w:r w:rsidRPr="000E04B4">
              <w:rPr>
                <w:color w:val="000000"/>
                <w:sz w:val="20"/>
                <w:szCs w:val="20"/>
              </w:rPr>
              <w:t>현장</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유리문</w:t>
            </w:r>
            <w:r w:rsidRPr="000E04B4">
              <w:rPr>
                <w:color w:val="000000"/>
                <w:sz w:val="20"/>
                <w:szCs w:val="20"/>
              </w:rPr>
              <w:t xml:space="preserve"> </w:t>
            </w:r>
            <w:r w:rsidRPr="000E04B4">
              <w:rPr>
                <w:color w:val="000000"/>
                <w:sz w:val="20"/>
                <w:szCs w:val="20"/>
              </w:rPr>
              <w:t>충돌에</w:t>
            </w:r>
            <w:r w:rsidRPr="000E04B4">
              <w:rPr>
                <w:color w:val="000000"/>
                <w:sz w:val="20"/>
                <w:szCs w:val="20"/>
              </w:rPr>
              <w:t xml:space="preserve"> </w:t>
            </w:r>
            <w:r w:rsidRPr="000E04B4">
              <w:rPr>
                <w:color w:val="000000"/>
                <w:sz w:val="20"/>
                <w:szCs w:val="20"/>
              </w:rPr>
              <w:t>의한</w:t>
            </w:r>
            <w:r w:rsidRPr="000E04B4">
              <w:rPr>
                <w:color w:val="000000"/>
                <w:sz w:val="20"/>
                <w:szCs w:val="20"/>
              </w:rPr>
              <w:t xml:space="preserve"> </w:t>
            </w:r>
            <w:r w:rsidRPr="000E04B4">
              <w:rPr>
                <w:color w:val="000000"/>
                <w:sz w:val="20"/>
                <w:szCs w:val="20"/>
              </w:rPr>
              <w:t>코뼈</w:t>
            </w:r>
            <w:r w:rsidRPr="000E04B4">
              <w:rPr>
                <w:color w:val="000000"/>
                <w:sz w:val="20"/>
                <w:szCs w:val="20"/>
              </w:rPr>
              <w:t xml:space="preserve"> </w:t>
            </w:r>
            <w:r w:rsidRPr="000E04B4">
              <w:rPr>
                <w:color w:val="000000"/>
                <w:sz w:val="20"/>
                <w:szCs w:val="20"/>
              </w:rPr>
              <w:t>골절</w:t>
            </w:r>
          </w:p>
        </w:tc>
      </w:tr>
      <w:tr w:rsidR="00026A7E" w:rsidRPr="00CB2B3F" w14:paraId="16EDECA2" w14:textId="77777777" w:rsidTr="0091358C">
        <w:trPr>
          <w:cantSplit/>
          <w:trHeight w:val="340"/>
        </w:trPr>
        <w:tc>
          <w:tcPr>
            <w:tcW w:w="662" w:type="dxa"/>
            <w:shd w:val="clear" w:color="auto" w:fill="F2F2F2" w:themeFill="background1" w:themeFillShade="F2"/>
            <w:noWrap/>
            <w:vAlign w:val="center"/>
            <w:hideMark/>
          </w:tcPr>
          <w:p w14:paraId="60ED6203" w14:textId="77777777" w:rsidR="00026A7E" w:rsidRPr="000E04B4" w:rsidRDefault="00026A7E" w:rsidP="0091358C">
            <w:pPr>
              <w:spacing w:line="280" w:lineRule="atLeast"/>
              <w:jc w:val="center"/>
              <w:rPr>
                <w:color w:val="000000"/>
                <w:sz w:val="20"/>
                <w:szCs w:val="20"/>
              </w:rPr>
            </w:pPr>
            <w:r w:rsidRPr="000E04B4">
              <w:rPr>
                <w:color w:val="000000"/>
                <w:sz w:val="20"/>
                <w:szCs w:val="20"/>
              </w:rPr>
              <w:t>4</w:t>
            </w:r>
          </w:p>
        </w:tc>
        <w:tc>
          <w:tcPr>
            <w:tcW w:w="1039" w:type="dxa"/>
            <w:shd w:val="clear" w:color="auto" w:fill="auto"/>
            <w:noWrap/>
            <w:vAlign w:val="center"/>
            <w:hideMark/>
          </w:tcPr>
          <w:p w14:paraId="0DD601A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김종주</w:t>
            </w:r>
            <w:proofErr w:type="spellEnd"/>
          </w:p>
        </w:tc>
        <w:tc>
          <w:tcPr>
            <w:tcW w:w="2410" w:type="dxa"/>
            <w:shd w:val="clear" w:color="auto" w:fill="auto"/>
            <w:noWrap/>
            <w:vAlign w:val="center"/>
            <w:hideMark/>
          </w:tcPr>
          <w:p w14:paraId="660B3BF6" w14:textId="77777777" w:rsidR="00026A7E" w:rsidRPr="000E04B4" w:rsidRDefault="00026A7E" w:rsidP="0091358C">
            <w:pPr>
              <w:spacing w:line="280" w:lineRule="atLeast"/>
              <w:jc w:val="center"/>
              <w:rPr>
                <w:color w:val="000000"/>
                <w:sz w:val="20"/>
                <w:szCs w:val="20"/>
              </w:rPr>
            </w:pPr>
            <w:r w:rsidRPr="000E04B4">
              <w:rPr>
                <w:color w:val="000000"/>
                <w:sz w:val="20"/>
                <w:szCs w:val="20"/>
              </w:rPr>
              <w:t>경영지원실</w:t>
            </w:r>
          </w:p>
        </w:tc>
        <w:tc>
          <w:tcPr>
            <w:tcW w:w="1418" w:type="dxa"/>
            <w:shd w:val="clear" w:color="auto" w:fill="auto"/>
            <w:noWrap/>
            <w:vAlign w:val="center"/>
            <w:hideMark/>
          </w:tcPr>
          <w:p w14:paraId="58083EB5" w14:textId="77777777" w:rsidR="00026A7E" w:rsidRPr="000E04B4" w:rsidRDefault="00026A7E" w:rsidP="0091358C">
            <w:pPr>
              <w:spacing w:line="280" w:lineRule="atLeast"/>
              <w:jc w:val="center"/>
              <w:rPr>
                <w:color w:val="000000"/>
                <w:sz w:val="20"/>
                <w:szCs w:val="20"/>
              </w:rPr>
            </w:pPr>
            <w:r w:rsidRPr="000E04B4">
              <w:rPr>
                <w:color w:val="000000"/>
                <w:sz w:val="20"/>
                <w:szCs w:val="20"/>
              </w:rPr>
              <w:t>2017-10-29</w:t>
            </w:r>
          </w:p>
        </w:tc>
        <w:tc>
          <w:tcPr>
            <w:tcW w:w="3685" w:type="dxa"/>
            <w:shd w:val="clear" w:color="auto" w:fill="auto"/>
            <w:noWrap/>
            <w:vAlign w:val="center"/>
            <w:hideMark/>
          </w:tcPr>
          <w:p w14:paraId="4F5A86A3" w14:textId="77777777" w:rsidR="00026A7E" w:rsidRDefault="00026A7E" w:rsidP="0091358C">
            <w:pPr>
              <w:spacing w:line="280" w:lineRule="atLeast"/>
              <w:jc w:val="center"/>
              <w:rPr>
                <w:color w:val="000000"/>
                <w:sz w:val="20"/>
                <w:szCs w:val="20"/>
              </w:rPr>
            </w:pPr>
            <w:r w:rsidRPr="000E04B4">
              <w:rPr>
                <w:color w:val="000000"/>
                <w:sz w:val="20"/>
                <w:szCs w:val="20"/>
              </w:rPr>
              <w:t>경기</w:t>
            </w:r>
            <w:r w:rsidRPr="000E04B4">
              <w:rPr>
                <w:color w:val="000000"/>
                <w:sz w:val="20"/>
                <w:szCs w:val="20"/>
              </w:rPr>
              <w:t xml:space="preserve"> </w:t>
            </w:r>
            <w:r w:rsidRPr="000E04B4">
              <w:rPr>
                <w:color w:val="000000"/>
                <w:sz w:val="20"/>
                <w:szCs w:val="20"/>
              </w:rPr>
              <w:t>양평군</w:t>
            </w:r>
            <w:r w:rsidRPr="000E04B4">
              <w:rPr>
                <w:color w:val="000000"/>
                <w:sz w:val="20"/>
                <w:szCs w:val="20"/>
              </w:rPr>
              <w:t xml:space="preserve"> </w:t>
            </w:r>
            <w:proofErr w:type="spellStart"/>
            <w:r w:rsidRPr="000E04B4">
              <w:rPr>
                <w:color w:val="000000"/>
                <w:sz w:val="20"/>
                <w:szCs w:val="20"/>
              </w:rPr>
              <w:t>양평읍</w:t>
            </w:r>
            <w:proofErr w:type="spellEnd"/>
            <w:r w:rsidRPr="000E04B4">
              <w:rPr>
                <w:color w:val="000000"/>
                <w:sz w:val="20"/>
                <w:szCs w:val="20"/>
              </w:rPr>
              <w:t xml:space="preserve"> </w:t>
            </w:r>
            <w:proofErr w:type="spellStart"/>
            <w:r w:rsidRPr="000E04B4">
              <w:rPr>
                <w:color w:val="000000"/>
                <w:sz w:val="20"/>
                <w:szCs w:val="20"/>
              </w:rPr>
              <w:t>경강로</w:t>
            </w:r>
            <w:proofErr w:type="spellEnd"/>
            <w:r w:rsidRPr="000E04B4">
              <w:rPr>
                <w:color w:val="000000"/>
                <w:sz w:val="20"/>
                <w:szCs w:val="20"/>
              </w:rPr>
              <w:t xml:space="preserve"> 2270 </w:t>
            </w:r>
          </w:p>
          <w:p w14:paraId="5EEBEFBB" w14:textId="77777777" w:rsidR="00026A7E" w:rsidRPr="000E04B4" w:rsidRDefault="00026A7E" w:rsidP="0091358C">
            <w:pPr>
              <w:spacing w:line="280" w:lineRule="atLeast"/>
              <w:jc w:val="center"/>
              <w:rPr>
                <w:color w:val="000000"/>
                <w:sz w:val="20"/>
                <w:szCs w:val="20"/>
              </w:rPr>
            </w:pPr>
            <w:r w:rsidRPr="000E04B4">
              <w:rPr>
                <w:color w:val="000000"/>
                <w:sz w:val="20"/>
                <w:szCs w:val="20"/>
              </w:rPr>
              <w:t>양평휴게소</w:t>
            </w:r>
          </w:p>
        </w:tc>
        <w:tc>
          <w:tcPr>
            <w:tcW w:w="5356" w:type="dxa"/>
            <w:shd w:val="clear" w:color="auto" w:fill="auto"/>
            <w:noWrap/>
            <w:vAlign w:val="center"/>
            <w:hideMark/>
          </w:tcPr>
          <w:p w14:paraId="1C58D4F1" w14:textId="77777777" w:rsidR="00026A7E" w:rsidRPr="000E04B4" w:rsidRDefault="00026A7E" w:rsidP="0091358C">
            <w:pPr>
              <w:spacing w:line="280" w:lineRule="atLeast"/>
              <w:jc w:val="left"/>
              <w:rPr>
                <w:color w:val="000000"/>
                <w:sz w:val="20"/>
                <w:szCs w:val="20"/>
              </w:rPr>
            </w:pPr>
            <w:r w:rsidRPr="000E04B4">
              <w:rPr>
                <w:color w:val="000000"/>
                <w:sz w:val="20"/>
                <w:szCs w:val="20"/>
              </w:rPr>
              <w:t>임원</w:t>
            </w:r>
            <w:r w:rsidRPr="000E04B4">
              <w:rPr>
                <w:color w:val="000000"/>
                <w:sz w:val="20"/>
                <w:szCs w:val="20"/>
              </w:rPr>
              <w:t xml:space="preserve"> </w:t>
            </w:r>
            <w:r w:rsidRPr="000E04B4">
              <w:rPr>
                <w:color w:val="000000"/>
                <w:sz w:val="20"/>
                <w:szCs w:val="20"/>
              </w:rPr>
              <w:t>수행</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휴게소</w:t>
            </w:r>
            <w:r w:rsidRPr="000E04B4">
              <w:rPr>
                <w:color w:val="000000"/>
                <w:sz w:val="20"/>
                <w:szCs w:val="20"/>
              </w:rPr>
              <w:t xml:space="preserve"> </w:t>
            </w:r>
            <w:r w:rsidRPr="000E04B4">
              <w:rPr>
                <w:color w:val="000000"/>
                <w:sz w:val="20"/>
                <w:szCs w:val="20"/>
              </w:rPr>
              <w:t>화장실</w:t>
            </w:r>
            <w:r w:rsidRPr="000E04B4">
              <w:rPr>
                <w:color w:val="000000"/>
                <w:sz w:val="20"/>
                <w:szCs w:val="20"/>
              </w:rPr>
              <w:t xml:space="preserve"> </w:t>
            </w:r>
            <w:proofErr w:type="spellStart"/>
            <w:r w:rsidRPr="000E04B4">
              <w:rPr>
                <w:color w:val="000000"/>
                <w:sz w:val="20"/>
                <w:szCs w:val="20"/>
              </w:rPr>
              <w:t>이용시</w:t>
            </w:r>
            <w:proofErr w:type="spellEnd"/>
            <w:r w:rsidRPr="000E04B4">
              <w:rPr>
                <w:color w:val="000000"/>
                <w:sz w:val="20"/>
                <w:szCs w:val="20"/>
              </w:rPr>
              <w:t xml:space="preserve"> </w:t>
            </w:r>
            <w:r w:rsidRPr="000E04B4">
              <w:rPr>
                <w:color w:val="000000"/>
                <w:sz w:val="20"/>
                <w:szCs w:val="20"/>
              </w:rPr>
              <w:t>계단에서</w:t>
            </w:r>
            <w:r w:rsidRPr="000E04B4">
              <w:rPr>
                <w:color w:val="000000"/>
                <w:sz w:val="20"/>
                <w:szCs w:val="20"/>
              </w:rPr>
              <w:t xml:space="preserve"> </w:t>
            </w:r>
            <w:r w:rsidRPr="000E04B4">
              <w:rPr>
                <w:color w:val="000000"/>
                <w:sz w:val="20"/>
                <w:szCs w:val="20"/>
              </w:rPr>
              <w:t>넘어짐</w:t>
            </w:r>
          </w:p>
        </w:tc>
      </w:tr>
      <w:tr w:rsidR="00026A7E" w:rsidRPr="00CB2B3F" w14:paraId="1EFC76A1" w14:textId="77777777" w:rsidTr="0091358C">
        <w:trPr>
          <w:cantSplit/>
          <w:trHeight w:val="340"/>
        </w:trPr>
        <w:tc>
          <w:tcPr>
            <w:tcW w:w="662" w:type="dxa"/>
            <w:shd w:val="clear" w:color="auto" w:fill="F2F2F2" w:themeFill="background1" w:themeFillShade="F2"/>
            <w:noWrap/>
            <w:vAlign w:val="center"/>
            <w:hideMark/>
          </w:tcPr>
          <w:p w14:paraId="409BB67A" w14:textId="77777777" w:rsidR="00026A7E" w:rsidRPr="000E04B4" w:rsidRDefault="00026A7E" w:rsidP="0091358C">
            <w:pPr>
              <w:spacing w:line="280" w:lineRule="atLeast"/>
              <w:jc w:val="center"/>
              <w:rPr>
                <w:color w:val="000000"/>
                <w:sz w:val="20"/>
                <w:szCs w:val="20"/>
              </w:rPr>
            </w:pPr>
            <w:r w:rsidRPr="000E04B4">
              <w:rPr>
                <w:color w:val="000000"/>
                <w:sz w:val="20"/>
                <w:szCs w:val="20"/>
              </w:rPr>
              <w:t>5</w:t>
            </w:r>
          </w:p>
        </w:tc>
        <w:tc>
          <w:tcPr>
            <w:tcW w:w="1039" w:type="dxa"/>
            <w:shd w:val="clear" w:color="auto" w:fill="auto"/>
            <w:noWrap/>
            <w:vAlign w:val="center"/>
            <w:hideMark/>
          </w:tcPr>
          <w:p w14:paraId="30B445EE" w14:textId="77777777" w:rsidR="00026A7E" w:rsidRPr="000E04B4" w:rsidRDefault="00026A7E" w:rsidP="0091358C">
            <w:pPr>
              <w:spacing w:line="280" w:lineRule="atLeast"/>
              <w:jc w:val="center"/>
              <w:rPr>
                <w:color w:val="000000"/>
                <w:sz w:val="20"/>
                <w:szCs w:val="20"/>
              </w:rPr>
            </w:pPr>
            <w:r w:rsidRPr="000E04B4">
              <w:rPr>
                <w:color w:val="000000"/>
                <w:sz w:val="20"/>
                <w:szCs w:val="20"/>
              </w:rPr>
              <w:t>김승경</w:t>
            </w:r>
          </w:p>
        </w:tc>
        <w:tc>
          <w:tcPr>
            <w:tcW w:w="2410" w:type="dxa"/>
            <w:shd w:val="clear" w:color="auto" w:fill="auto"/>
            <w:noWrap/>
            <w:vAlign w:val="center"/>
            <w:hideMark/>
          </w:tcPr>
          <w:p w14:paraId="0EEB8C9D"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7D7E0BA5"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2017-11-10</w:t>
            </w:r>
          </w:p>
        </w:tc>
        <w:tc>
          <w:tcPr>
            <w:tcW w:w="3685" w:type="dxa"/>
            <w:shd w:val="clear" w:color="auto" w:fill="auto"/>
            <w:noWrap/>
            <w:vAlign w:val="center"/>
            <w:hideMark/>
          </w:tcPr>
          <w:p w14:paraId="6791A403"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w:t>
            </w:r>
            <w:r w:rsidRPr="000E04B4">
              <w:rPr>
                <w:color w:val="000000"/>
                <w:sz w:val="20"/>
                <w:szCs w:val="20"/>
              </w:rPr>
              <w:t xml:space="preserve"> </w:t>
            </w:r>
            <w:r w:rsidRPr="000E04B4">
              <w:rPr>
                <w:color w:val="000000"/>
                <w:sz w:val="20"/>
                <w:szCs w:val="20"/>
              </w:rPr>
              <w:t>의정부시</w:t>
            </w:r>
            <w:r w:rsidRPr="000E04B4">
              <w:rPr>
                <w:color w:val="000000"/>
                <w:sz w:val="20"/>
                <w:szCs w:val="20"/>
              </w:rPr>
              <w:t xml:space="preserve"> </w:t>
            </w:r>
            <w:proofErr w:type="spellStart"/>
            <w:r w:rsidRPr="000E04B4">
              <w:rPr>
                <w:color w:val="000000"/>
                <w:sz w:val="20"/>
                <w:szCs w:val="20"/>
              </w:rPr>
              <w:t>민락동</w:t>
            </w:r>
            <w:proofErr w:type="spellEnd"/>
            <w:r w:rsidRPr="000E04B4">
              <w:rPr>
                <w:color w:val="000000"/>
                <w:sz w:val="20"/>
                <w:szCs w:val="20"/>
              </w:rPr>
              <w:t xml:space="preserve"> </w:t>
            </w:r>
            <w:r>
              <w:rPr>
                <w:color w:val="000000"/>
                <w:sz w:val="20"/>
                <w:szCs w:val="20"/>
              </w:rPr>
              <w:br/>
            </w:r>
            <w:r w:rsidRPr="000E04B4">
              <w:rPr>
                <w:color w:val="000000"/>
                <w:sz w:val="20"/>
                <w:szCs w:val="20"/>
              </w:rPr>
              <w:t>청구</w:t>
            </w:r>
            <w:r w:rsidRPr="000E04B4">
              <w:rPr>
                <w:color w:val="000000"/>
                <w:sz w:val="20"/>
                <w:szCs w:val="20"/>
              </w:rPr>
              <w:t xml:space="preserve"> 104</w:t>
            </w:r>
            <w:r w:rsidRPr="000E04B4">
              <w:rPr>
                <w:color w:val="000000"/>
                <w:sz w:val="20"/>
                <w:szCs w:val="20"/>
              </w:rPr>
              <w:t>동</w:t>
            </w:r>
            <w:r w:rsidRPr="000E04B4">
              <w:rPr>
                <w:color w:val="000000"/>
                <w:sz w:val="20"/>
                <w:szCs w:val="20"/>
              </w:rPr>
              <w:t xml:space="preserve"> 203</w:t>
            </w:r>
            <w:r w:rsidRPr="000E04B4">
              <w:rPr>
                <w:color w:val="000000"/>
                <w:sz w:val="20"/>
                <w:szCs w:val="20"/>
              </w:rPr>
              <w:t>호</w:t>
            </w:r>
          </w:p>
        </w:tc>
        <w:tc>
          <w:tcPr>
            <w:tcW w:w="5356" w:type="dxa"/>
            <w:shd w:val="clear" w:color="auto" w:fill="auto"/>
            <w:noWrap/>
            <w:vAlign w:val="center"/>
            <w:hideMark/>
          </w:tcPr>
          <w:p w14:paraId="594DF6A8"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중</w:t>
            </w:r>
            <w:r w:rsidRPr="000E04B4">
              <w:rPr>
                <w:color w:val="000000"/>
                <w:sz w:val="20"/>
                <w:szCs w:val="20"/>
              </w:rPr>
              <w:t xml:space="preserve"> </w:t>
            </w:r>
            <w:r w:rsidRPr="000E04B4">
              <w:rPr>
                <w:color w:val="000000"/>
                <w:sz w:val="20"/>
                <w:szCs w:val="20"/>
              </w:rPr>
              <w:t>제품</w:t>
            </w:r>
            <w:r w:rsidRPr="000E04B4">
              <w:rPr>
                <w:color w:val="000000"/>
                <w:sz w:val="20"/>
                <w:szCs w:val="20"/>
              </w:rPr>
              <w:t xml:space="preserve"> </w:t>
            </w:r>
            <w:proofErr w:type="spellStart"/>
            <w:r w:rsidRPr="000E04B4">
              <w:rPr>
                <w:color w:val="000000"/>
                <w:sz w:val="20"/>
                <w:szCs w:val="20"/>
              </w:rPr>
              <w:t>하차시</w:t>
            </w:r>
            <w:proofErr w:type="spellEnd"/>
            <w:r w:rsidRPr="000E04B4">
              <w:rPr>
                <w:color w:val="000000"/>
                <w:sz w:val="20"/>
                <w:szCs w:val="20"/>
              </w:rPr>
              <w:t xml:space="preserve"> </w:t>
            </w:r>
            <w:r w:rsidRPr="000E04B4">
              <w:rPr>
                <w:color w:val="000000"/>
                <w:sz w:val="20"/>
                <w:szCs w:val="20"/>
              </w:rPr>
              <w:t>발목</w:t>
            </w:r>
            <w:r w:rsidRPr="000E04B4">
              <w:rPr>
                <w:color w:val="000000"/>
                <w:sz w:val="20"/>
                <w:szCs w:val="20"/>
              </w:rPr>
              <w:t xml:space="preserve"> </w:t>
            </w:r>
            <w:proofErr w:type="spellStart"/>
            <w:r w:rsidRPr="000E04B4">
              <w:rPr>
                <w:color w:val="000000"/>
                <w:sz w:val="20"/>
                <w:szCs w:val="20"/>
              </w:rPr>
              <w:t>접지름</w:t>
            </w:r>
            <w:proofErr w:type="spellEnd"/>
          </w:p>
        </w:tc>
      </w:tr>
      <w:tr w:rsidR="00026A7E" w:rsidRPr="00CB2B3F" w14:paraId="6BC85B79" w14:textId="77777777" w:rsidTr="0091358C">
        <w:trPr>
          <w:cantSplit/>
          <w:trHeight w:val="340"/>
        </w:trPr>
        <w:tc>
          <w:tcPr>
            <w:tcW w:w="662" w:type="dxa"/>
            <w:shd w:val="clear" w:color="auto" w:fill="F2F2F2" w:themeFill="background1" w:themeFillShade="F2"/>
            <w:noWrap/>
            <w:vAlign w:val="center"/>
            <w:hideMark/>
          </w:tcPr>
          <w:p w14:paraId="565FD208" w14:textId="77777777" w:rsidR="00026A7E" w:rsidRPr="000E04B4" w:rsidRDefault="00026A7E" w:rsidP="0091358C">
            <w:pPr>
              <w:spacing w:line="280" w:lineRule="atLeast"/>
              <w:jc w:val="center"/>
              <w:rPr>
                <w:color w:val="000000"/>
                <w:sz w:val="20"/>
                <w:szCs w:val="20"/>
              </w:rPr>
            </w:pPr>
            <w:r w:rsidRPr="000E04B4">
              <w:rPr>
                <w:color w:val="000000"/>
                <w:sz w:val="20"/>
                <w:szCs w:val="20"/>
              </w:rPr>
              <w:t>6</w:t>
            </w:r>
          </w:p>
        </w:tc>
        <w:tc>
          <w:tcPr>
            <w:tcW w:w="1039" w:type="dxa"/>
            <w:shd w:val="clear" w:color="auto" w:fill="auto"/>
            <w:noWrap/>
            <w:vAlign w:val="center"/>
            <w:hideMark/>
          </w:tcPr>
          <w:p w14:paraId="35096B0D" w14:textId="77777777" w:rsidR="00026A7E" w:rsidRPr="000E04B4" w:rsidRDefault="00026A7E" w:rsidP="0091358C">
            <w:pPr>
              <w:spacing w:line="280" w:lineRule="atLeast"/>
              <w:jc w:val="center"/>
              <w:rPr>
                <w:color w:val="000000"/>
                <w:sz w:val="20"/>
                <w:szCs w:val="20"/>
              </w:rPr>
            </w:pPr>
            <w:r w:rsidRPr="000E04B4">
              <w:rPr>
                <w:color w:val="000000"/>
                <w:sz w:val="20"/>
                <w:szCs w:val="20"/>
              </w:rPr>
              <w:t>박재용</w:t>
            </w:r>
          </w:p>
        </w:tc>
        <w:tc>
          <w:tcPr>
            <w:tcW w:w="2410" w:type="dxa"/>
            <w:shd w:val="clear" w:color="auto" w:fill="auto"/>
            <w:noWrap/>
            <w:vAlign w:val="center"/>
            <w:hideMark/>
          </w:tcPr>
          <w:p w14:paraId="455CAC03" w14:textId="77777777" w:rsidR="00026A7E" w:rsidRPr="000E04B4" w:rsidRDefault="00026A7E" w:rsidP="0091358C">
            <w:pPr>
              <w:spacing w:line="280" w:lineRule="atLeast"/>
              <w:jc w:val="center"/>
              <w:rPr>
                <w:color w:val="000000"/>
                <w:sz w:val="20"/>
                <w:szCs w:val="20"/>
              </w:rPr>
            </w:pPr>
            <w:r w:rsidRPr="000E04B4">
              <w:rPr>
                <w:color w:val="000000"/>
                <w:sz w:val="20"/>
                <w:szCs w:val="20"/>
              </w:rPr>
              <w:t>리하우스사업부</w:t>
            </w:r>
          </w:p>
        </w:tc>
        <w:tc>
          <w:tcPr>
            <w:tcW w:w="1418" w:type="dxa"/>
            <w:shd w:val="clear" w:color="auto" w:fill="auto"/>
            <w:noWrap/>
            <w:vAlign w:val="center"/>
            <w:hideMark/>
          </w:tcPr>
          <w:p w14:paraId="0F3FC436"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2017-11-14</w:t>
            </w:r>
          </w:p>
        </w:tc>
        <w:tc>
          <w:tcPr>
            <w:tcW w:w="3685" w:type="dxa"/>
            <w:shd w:val="clear" w:color="auto" w:fill="auto"/>
            <w:noWrap/>
            <w:vAlign w:val="center"/>
            <w:hideMark/>
          </w:tcPr>
          <w:p w14:paraId="1C570C48"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w:t>
            </w:r>
            <w:r w:rsidRPr="000E04B4">
              <w:rPr>
                <w:color w:val="000000"/>
                <w:sz w:val="20"/>
                <w:szCs w:val="20"/>
              </w:rPr>
              <w:t xml:space="preserve"> </w:t>
            </w:r>
            <w:r w:rsidRPr="000E04B4">
              <w:rPr>
                <w:color w:val="000000"/>
                <w:sz w:val="20"/>
                <w:szCs w:val="20"/>
              </w:rPr>
              <w:t>용인시</w:t>
            </w:r>
            <w:r w:rsidRPr="000E04B4">
              <w:rPr>
                <w:color w:val="000000"/>
                <w:sz w:val="20"/>
                <w:szCs w:val="20"/>
              </w:rPr>
              <w:t xml:space="preserve"> </w:t>
            </w:r>
            <w:proofErr w:type="spellStart"/>
            <w:r w:rsidRPr="000E04B4">
              <w:rPr>
                <w:color w:val="000000"/>
                <w:sz w:val="20"/>
                <w:szCs w:val="20"/>
              </w:rPr>
              <w:t>기흥구</w:t>
            </w:r>
            <w:proofErr w:type="spellEnd"/>
            <w:r w:rsidRPr="000E04B4">
              <w:rPr>
                <w:color w:val="000000"/>
                <w:sz w:val="20"/>
                <w:szCs w:val="20"/>
              </w:rPr>
              <w:t xml:space="preserve"> </w:t>
            </w:r>
            <w:r w:rsidRPr="000E04B4">
              <w:rPr>
                <w:color w:val="000000"/>
                <w:sz w:val="20"/>
                <w:szCs w:val="20"/>
              </w:rPr>
              <w:t>신길동</w:t>
            </w:r>
            <w:r w:rsidRPr="000E04B4">
              <w:rPr>
                <w:color w:val="000000"/>
                <w:sz w:val="20"/>
                <w:szCs w:val="20"/>
              </w:rPr>
              <w:t xml:space="preserve"> 711</w:t>
            </w:r>
            <w:r w:rsidRPr="000E04B4">
              <w:rPr>
                <w:color w:val="000000"/>
                <w:sz w:val="20"/>
                <w:szCs w:val="20"/>
              </w:rPr>
              <w:t>번지</w:t>
            </w:r>
          </w:p>
        </w:tc>
        <w:tc>
          <w:tcPr>
            <w:tcW w:w="5356" w:type="dxa"/>
            <w:shd w:val="clear" w:color="auto" w:fill="auto"/>
            <w:noWrap/>
            <w:vAlign w:val="center"/>
            <w:hideMark/>
          </w:tcPr>
          <w:p w14:paraId="527EF6A1" w14:textId="77777777" w:rsidR="00026A7E" w:rsidRPr="000E04B4" w:rsidRDefault="00026A7E" w:rsidP="0091358C">
            <w:pPr>
              <w:spacing w:line="280" w:lineRule="atLeast"/>
              <w:jc w:val="left"/>
              <w:rPr>
                <w:color w:val="000000"/>
                <w:sz w:val="20"/>
                <w:szCs w:val="20"/>
              </w:rPr>
            </w:pPr>
            <w:r w:rsidRPr="000E04B4">
              <w:rPr>
                <w:color w:val="000000"/>
                <w:sz w:val="20"/>
                <w:szCs w:val="20"/>
              </w:rPr>
              <w:t>차량</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교통사고</w:t>
            </w:r>
          </w:p>
        </w:tc>
      </w:tr>
      <w:tr w:rsidR="00026A7E" w:rsidRPr="00CB2B3F" w14:paraId="262806B5" w14:textId="77777777" w:rsidTr="0091358C">
        <w:trPr>
          <w:cantSplit/>
          <w:trHeight w:val="340"/>
        </w:trPr>
        <w:tc>
          <w:tcPr>
            <w:tcW w:w="662" w:type="dxa"/>
            <w:shd w:val="clear" w:color="auto" w:fill="F2F2F2" w:themeFill="background1" w:themeFillShade="F2"/>
            <w:noWrap/>
            <w:vAlign w:val="center"/>
            <w:hideMark/>
          </w:tcPr>
          <w:p w14:paraId="006A1AC3" w14:textId="77777777" w:rsidR="00026A7E" w:rsidRPr="000E04B4" w:rsidRDefault="00026A7E" w:rsidP="0091358C">
            <w:pPr>
              <w:spacing w:line="280" w:lineRule="atLeast"/>
              <w:jc w:val="center"/>
              <w:rPr>
                <w:color w:val="000000"/>
                <w:sz w:val="20"/>
                <w:szCs w:val="20"/>
              </w:rPr>
            </w:pPr>
            <w:r w:rsidRPr="000E04B4">
              <w:rPr>
                <w:color w:val="000000"/>
                <w:sz w:val="20"/>
                <w:szCs w:val="20"/>
              </w:rPr>
              <w:t>7</w:t>
            </w:r>
          </w:p>
        </w:tc>
        <w:tc>
          <w:tcPr>
            <w:tcW w:w="1039" w:type="dxa"/>
            <w:shd w:val="clear" w:color="auto" w:fill="auto"/>
            <w:noWrap/>
            <w:vAlign w:val="center"/>
            <w:hideMark/>
          </w:tcPr>
          <w:p w14:paraId="01914A3D" w14:textId="77777777" w:rsidR="00026A7E" w:rsidRPr="000E04B4" w:rsidRDefault="00026A7E" w:rsidP="0091358C">
            <w:pPr>
              <w:spacing w:line="280" w:lineRule="atLeast"/>
              <w:jc w:val="center"/>
              <w:rPr>
                <w:color w:val="000000"/>
                <w:sz w:val="20"/>
                <w:szCs w:val="20"/>
              </w:rPr>
            </w:pPr>
            <w:r w:rsidRPr="000E04B4">
              <w:rPr>
                <w:color w:val="000000"/>
                <w:sz w:val="20"/>
                <w:szCs w:val="20"/>
              </w:rPr>
              <w:t>윤진영</w:t>
            </w:r>
          </w:p>
        </w:tc>
        <w:tc>
          <w:tcPr>
            <w:tcW w:w="2410" w:type="dxa"/>
            <w:shd w:val="clear" w:color="auto" w:fill="auto"/>
            <w:noWrap/>
            <w:vAlign w:val="center"/>
            <w:hideMark/>
          </w:tcPr>
          <w:p w14:paraId="3DD9BDC2"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65519845"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2017-11-14</w:t>
            </w:r>
          </w:p>
        </w:tc>
        <w:tc>
          <w:tcPr>
            <w:tcW w:w="3685" w:type="dxa"/>
            <w:shd w:val="clear" w:color="auto" w:fill="auto"/>
            <w:noWrap/>
            <w:vAlign w:val="center"/>
            <w:hideMark/>
          </w:tcPr>
          <w:p w14:paraId="064B8A07"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w:t>
            </w:r>
            <w:r w:rsidRPr="000E04B4">
              <w:rPr>
                <w:color w:val="000000"/>
                <w:sz w:val="20"/>
                <w:szCs w:val="20"/>
              </w:rPr>
              <w:t xml:space="preserve"> </w:t>
            </w:r>
            <w:r w:rsidRPr="000E04B4">
              <w:rPr>
                <w:color w:val="000000"/>
                <w:sz w:val="20"/>
                <w:szCs w:val="20"/>
              </w:rPr>
              <w:t>용인시</w:t>
            </w:r>
            <w:r w:rsidRPr="000E04B4">
              <w:rPr>
                <w:color w:val="000000"/>
                <w:sz w:val="20"/>
                <w:szCs w:val="20"/>
              </w:rPr>
              <w:t xml:space="preserve"> </w:t>
            </w:r>
            <w:proofErr w:type="spellStart"/>
            <w:r w:rsidRPr="000E04B4">
              <w:rPr>
                <w:color w:val="000000"/>
                <w:sz w:val="20"/>
                <w:szCs w:val="20"/>
              </w:rPr>
              <w:t>수지구</w:t>
            </w:r>
            <w:proofErr w:type="spellEnd"/>
            <w:r w:rsidRPr="000E04B4">
              <w:rPr>
                <w:color w:val="000000"/>
                <w:sz w:val="20"/>
                <w:szCs w:val="20"/>
              </w:rPr>
              <w:t xml:space="preserve"> </w:t>
            </w:r>
            <w:r w:rsidRPr="000E04B4">
              <w:rPr>
                <w:color w:val="000000"/>
                <w:sz w:val="20"/>
                <w:szCs w:val="20"/>
              </w:rPr>
              <w:t>죽전동</w:t>
            </w:r>
            <w:r w:rsidRPr="000E04B4">
              <w:rPr>
                <w:color w:val="000000"/>
                <w:sz w:val="20"/>
                <w:szCs w:val="20"/>
              </w:rPr>
              <w:t xml:space="preserve"> </w:t>
            </w:r>
            <w:r w:rsidRPr="000E04B4">
              <w:rPr>
                <w:color w:val="000000"/>
                <w:sz w:val="20"/>
                <w:szCs w:val="20"/>
              </w:rPr>
              <w:t>일대</w:t>
            </w:r>
          </w:p>
        </w:tc>
        <w:tc>
          <w:tcPr>
            <w:tcW w:w="5356" w:type="dxa"/>
            <w:shd w:val="clear" w:color="auto" w:fill="auto"/>
            <w:noWrap/>
            <w:vAlign w:val="center"/>
            <w:hideMark/>
          </w:tcPr>
          <w:p w14:paraId="1AFAE4CB"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배송</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소파에</w:t>
            </w:r>
            <w:r w:rsidRPr="000E04B4">
              <w:rPr>
                <w:color w:val="000000"/>
                <w:sz w:val="20"/>
                <w:szCs w:val="20"/>
              </w:rPr>
              <w:t xml:space="preserve"> </w:t>
            </w:r>
            <w:r w:rsidRPr="000E04B4">
              <w:rPr>
                <w:color w:val="000000"/>
                <w:sz w:val="20"/>
                <w:szCs w:val="20"/>
              </w:rPr>
              <w:t>손등이</w:t>
            </w:r>
            <w:r w:rsidRPr="000E04B4">
              <w:rPr>
                <w:color w:val="000000"/>
                <w:sz w:val="20"/>
                <w:szCs w:val="20"/>
              </w:rPr>
              <w:t xml:space="preserve"> </w:t>
            </w:r>
            <w:r w:rsidRPr="000E04B4">
              <w:rPr>
                <w:color w:val="000000"/>
                <w:sz w:val="20"/>
                <w:szCs w:val="20"/>
              </w:rPr>
              <w:t>깔림</w:t>
            </w:r>
          </w:p>
        </w:tc>
      </w:tr>
      <w:tr w:rsidR="00026A7E" w:rsidRPr="00CB2B3F" w14:paraId="48B717D4" w14:textId="77777777" w:rsidTr="0091358C">
        <w:trPr>
          <w:cantSplit/>
          <w:trHeight w:val="340"/>
        </w:trPr>
        <w:tc>
          <w:tcPr>
            <w:tcW w:w="662" w:type="dxa"/>
            <w:shd w:val="clear" w:color="auto" w:fill="F2F2F2" w:themeFill="background1" w:themeFillShade="F2"/>
            <w:noWrap/>
            <w:vAlign w:val="center"/>
            <w:hideMark/>
          </w:tcPr>
          <w:p w14:paraId="689601C1" w14:textId="77777777" w:rsidR="00026A7E" w:rsidRPr="000E04B4" w:rsidRDefault="00026A7E" w:rsidP="0091358C">
            <w:pPr>
              <w:spacing w:line="280" w:lineRule="atLeast"/>
              <w:jc w:val="center"/>
              <w:rPr>
                <w:color w:val="000000"/>
                <w:sz w:val="20"/>
                <w:szCs w:val="20"/>
              </w:rPr>
            </w:pPr>
            <w:r w:rsidRPr="000E04B4">
              <w:rPr>
                <w:color w:val="000000"/>
                <w:sz w:val="20"/>
                <w:szCs w:val="20"/>
              </w:rPr>
              <w:t>8</w:t>
            </w:r>
          </w:p>
        </w:tc>
        <w:tc>
          <w:tcPr>
            <w:tcW w:w="1039" w:type="dxa"/>
            <w:shd w:val="clear" w:color="auto" w:fill="auto"/>
            <w:noWrap/>
            <w:vAlign w:val="center"/>
            <w:hideMark/>
          </w:tcPr>
          <w:p w14:paraId="5DCE2533"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엄자윤</w:t>
            </w:r>
            <w:proofErr w:type="spellEnd"/>
          </w:p>
        </w:tc>
        <w:tc>
          <w:tcPr>
            <w:tcW w:w="2410" w:type="dxa"/>
            <w:shd w:val="clear" w:color="auto" w:fill="auto"/>
            <w:noWrap/>
            <w:vAlign w:val="center"/>
            <w:hideMark/>
          </w:tcPr>
          <w:p w14:paraId="4875F86F" w14:textId="77777777" w:rsidR="00026A7E" w:rsidRPr="000E04B4" w:rsidRDefault="00026A7E" w:rsidP="0091358C">
            <w:pPr>
              <w:spacing w:line="280" w:lineRule="atLeast"/>
              <w:jc w:val="center"/>
              <w:rPr>
                <w:color w:val="000000"/>
                <w:sz w:val="20"/>
                <w:szCs w:val="20"/>
              </w:rPr>
            </w:pPr>
            <w:r w:rsidRPr="000E04B4">
              <w:rPr>
                <w:color w:val="000000"/>
                <w:sz w:val="20"/>
                <w:szCs w:val="20"/>
              </w:rPr>
              <w:t>리하우스사업부</w:t>
            </w:r>
          </w:p>
        </w:tc>
        <w:tc>
          <w:tcPr>
            <w:tcW w:w="1418" w:type="dxa"/>
            <w:shd w:val="clear" w:color="auto" w:fill="auto"/>
            <w:noWrap/>
            <w:vAlign w:val="center"/>
            <w:hideMark/>
          </w:tcPr>
          <w:p w14:paraId="70C88B2B"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2017-11-20</w:t>
            </w:r>
          </w:p>
        </w:tc>
        <w:tc>
          <w:tcPr>
            <w:tcW w:w="3685" w:type="dxa"/>
            <w:shd w:val="clear" w:color="auto" w:fill="auto"/>
            <w:noWrap/>
            <w:vAlign w:val="center"/>
            <w:hideMark/>
          </w:tcPr>
          <w:p w14:paraId="588FF073" w14:textId="77777777" w:rsidR="00026A7E" w:rsidRPr="000B39BC" w:rsidRDefault="00026A7E" w:rsidP="0091358C">
            <w:pPr>
              <w:spacing w:line="280" w:lineRule="atLeast"/>
              <w:jc w:val="center"/>
              <w:rPr>
                <w:color w:val="000000"/>
                <w:spacing w:val="-2"/>
                <w:sz w:val="20"/>
                <w:szCs w:val="20"/>
              </w:rPr>
            </w:pPr>
            <w:r w:rsidRPr="000B39BC">
              <w:rPr>
                <w:color w:val="000000"/>
                <w:spacing w:val="-2"/>
                <w:sz w:val="20"/>
                <w:szCs w:val="20"/>
              </w:rPr>
              <w:t>인천광역시</w:t>
            </w:r>
            <w:r w:rsidRPr="000B39BC">
              <w:rPr>
                <w:color w:val="000000"/>
                <w:spacing w:val="-2"/>
                <w:sz w:val="20"/>
                <w:szCs w:val="20"/>
              </w:rPr>
              <w:t xml:space="preserve"> </w:t>
            </w:r>
            <w:r w:rsidRPr="000B39BC">
              <w:rPr>
                <w:color w:val="000000"/>
                <w:spacing w:val="-2"/>
                <w:sz w:val="20"/>
                <w:szCs w:val="20"/>
              </w:rPr>
              <w:t>남동구</w:t>
            </w:r>
            <w:r w:rsidRPr="000B39BC">
              <w:rPr>
                <w:color w:val="000000"/>
                <w:spacing w:val="-2"/>
                <w:sz w:val="20"/>
                <w:szCs w:val="20"/>
              </w:rPr>
              <w:t xml:space="preserve"> </w:t>
            </w:r>
            <w:proofErr w:type="spellStart"/>
            <w:r w:rsidRPr="000B39BC">
              <w:rPr>
                <w:color w:val="000000"/>
                <w:spacing w:val="-2"/>
                <w:sz w:val="20"/>
                <w:szCs w:val="20"/>
              </w:rPr>
              <w:t>관교동</w:t>
            </w:r>
            <w:proofErr w:type="spellEnd"/>
            <w:r w:rsidRPr="000B39BC">
              <w:rPr>
                <w:color w:val="000000"/>
                <w:spacing w:val="-2"/>
                <w:sz w:val="20"/>
                <w:szCs w:val="20"/>
              </w:rPr>
              <w:t xml:space="preserve"> </w:t>
            </w:r>
            <w:r>
              <w:rPr>
                <w:color w:val="000000"/>
                <w:spacing w:val="-2"/>
                <w:sz w:val="20"/>
                <w:szCs w:val="20"/>
              </w:rPr>
              <w:br/>
            </w:r>
            <w:r w:rsidRPr="000B39BC">
              <w:rPr>
                <w:color w:val="000000"/>
                <w:spacing w:val="-2"/>
                <w:sz w:val="20"/>
                <w:szCs w:val="20"/>
              </w:rPr>
              <w:t>교통공원사거리</w:t>
            </w:r>
          </w:p>
        </w:tc>
        <w:tc>
          <w:tcPr>
            <w:tcW w:w="5356" w:type="dxa"/>
            <w:shd w:val="clear" w:color="auto" w:fill="auto"/>
            <w:noWrap/>
            <w:vAlign w:val="center"/>
            <w:hideMark/>
          </w:tcPr>
          <w:p w14:paraId="2508411F" w14:textId="77777777" w:rsidR="00026A7E" w:rsidRPr="000E04B4" w:rsidRDefault="00026A7E" w:rsidP="0091358C">
            <w:pPr>
              <w:spacing w:line="280" w:lineRule="atLeast"/>
              <w:jc w:val="left"/>
              <w:rPr>
                <w:color w:val="000000"/>
                <w:sz w:val="20"/>
                <w:szCs w:val="20"/>
              </w:rPr>
            </w:pPr>
            <w:r w:rsidRPr="000E04B4">
              <w:rPr>
                <w:color w:val="000000"/>
                <w:sz w:val="20"/>
                <w:szCs w:val="20"/>
              </w:rPr>
              <w:t>차량</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교통사고</w:t>
            </w:r>
          </w:p>
        </w:tc>
      </w:tr>
      <w:tr w:rsidR="00026A7E" w:rsidRPr="00CB2B3F" w14:paraId="2FB0D4B4" w14:textId="77777777" w:rsidTr="0091358C">
        <w:trPr>
          <w:cantSplit/>
          <w:trHeight w:val="340"/>
        </w:trPr>
        <w:tc>
          <w:tcPr>
            <w:tcW w:w="662" w:type="dxa"/>
            <w:shd w:val="clear" w:color="auto" w:fill="F2F2F2" w:themeFill="background1" w:themeFillShade="F2"/>
            <w:noWrap/>
            <w:vAlign w:val="center"/>
            <w:hideMark/>
          </w:tcPr>
          <w:p w14:paraId="331A0A7D" w14:textId="77777777" w:rsidR="00026A7E" w:rsidRPr="000E04B4" w:rsidRDefault="00026A7E" w:rsidP="0091358C">
            <w:pPr>
              <w:spacing w:line="280" w:lineRule="atLeast"/>
              <w:jc w:val="center"/>
              <w:rPr>
                <w:color w:val="000000"/>
                <w:sz w:val="20"/>
                <w:szCs w:val="20"/>
              </w:rPr>
            </w:pPr>
            <w:r w:rsidRPr="000E04B4">
              <w:rPr>
                <w:color w:val="000000"/>
                <w:sz w:val="20"/>
                <w:szCs w:val="20"/>
              </w:rPr>
              <w:t>9</w:t>
            </w:r>
          </w:p>
        </w:tc>
        <w:tc>
          <w:tcPr>
            <w:tcW w:w="1039" w:type="dxa"/>
            <w:shd w:val="clear" w:color="auto" w:fill="auto"/>
            <w:noWrap/>
            <w:vAlign w:val="center"/>
            <w:hideMark/>
          </w:tcPr>
          <w:p w14:paraId="09113B86" w14:textId="77777777" w:rsidR="00026A7E" w:rsidRPr="000E04B4" w:rsidRDefault="00026A7E" w:rsidP="0091358C">
            <w:pPr>
              <w:spacing w:line="280" w:lineRule="atLeast"/>
              <w:jc w:val="center"/>
              <w:rPr>
                <w:color w:val="000000"/>
                <w:sz w:val="20"/>
                <w:szCs w:val="20"/>
              </w:rPr>
            </w:pPr>
            <w:r w:rsidRPr="000E04B4">
              <w:rPr>
                <w:color w:val="000000"/>
                <w:sz w:val="20"/>
                <w:szCs w:val="20"/>
              </w:rPr>
              <w:t>이응준</w:t>
            </w:r>
          </w:p>
        </w:tc>
        <w:tc>
          <w:tcPr>
            <w:tcW w:w="2410" w:type="dxa"/>
            <w:shd w:val="clear" w:color="auto" w:fill="auto"/>
            <w:noWrap/>
            <w:vAlign w:val="center"/>
            <w:hideMark/>
          </w:tcPr>
          <w:p w14:paraId="75253C8C" w14:textId="77777777" w:rsidR="00026A7E" w:rsidRPr="000E04B4" w:rsidRDefault="00026A7E" w:rsidP="0091358C">
            <w:pPr>
              <w:spacing w:line="280" w:lineRule="atLeast"/>
              <w:jc w:val="center"/>
              <w:rPr>
                <w:color w:val="000000"/>
                <w:sz w:val="20"/>
                <w:szCs w:val="20"/>
              </w:rPr>
            </w:pPr>
            <w:r w:rsidRPr="000E04B4">
              <w:rPr>
                <w:color w:val="000000"/>
                <w:sz w:val="20"/>
                <w:szCs w:val="20"/>
              </w:rPr>
              <w:t>통합구매사업부</w:t>
            </w:r>
          </w:p>
        </w:tc>
        <w:tc>
          <w:tcPr>
            <w:tcW w:w="1418" w:type="dxa"/>
            <w:shd w:val="clear" w:color="auto" w:fill="auto"/>
            <w:noWrap/>
            <w:vAlign w:val="center"/>
            <w:hideMark/>
          </w:tcPr>
          <w:p w14:paraId="3090C1E5"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2017-11-24</w:t>
            </w:r>
          </w:p>
        </w:tc>
        <w:tc>
          <w:tcPr>
            <w:tcW w:w="3685" w:type="dxa"/>
            <w:shd w:val="clear" w:color="auto" w:fill="auto"/>
            <w:noWrap/>
            <w:vAlign w:val="center"/>
            <w:hideMark/>
          </w:tcPr>
          <w:p w14:paraId="3C6B2B8F" w14:textId="77777777" w:rsidR="00026A7E" w:rsidRPr="000E04B4" w:rsidRDefault="00026A7E" w:rsidP="0091358C">
            <w:pPr>
              <w:spacing w:line="280" w:lineRule="atLeast"/>
              <w:jc w:val="center"/>
              <w:rPr>
                <w:color w:val="000000"/>
                <w:sz w:val="20"/>
                <w:szCs w:val="20"/>
              </w:rPr>
            </w:pPr>
            <w:r w:rsidRPr="000E04B4">
              <w:rPr>
                <w:color w:val="000000"/>
                <w:sz w:val="20"/>
                <w:szCs w:val="20"/>
              </w:rPr>
              <w:t>강남순환고속도로</w:t>
            </w:r>
            <w:r w:rsidRPr="000E04B4">
              <w:rPr>
                <w:color w:val="000000"/>
                <w:sz w:val="20"/>
                <w:szCs w:val="20"/>
              </w:rPr>
              <w:t xml:space="preserve"> </w:t>
            </w:r>
            <w:r w:rsidRPr="000E04B4">
              <w:rPr>
                <w:color w:val="000000"/>
                <w:sz w:val="20"/>
                <w:szCs w:val="20"/>
              </w:rPr>
              <w:t>상행선</w:t>
            </w:r>
            <w:r w:rsidRPr="000E04B4">
              <w:rPr>
                <w:color w:val="000000"/>
                <w:sz w:val="20"/>
                <w:szCs w:val="20"/>
              </w:rPr>
              <w:t xml:space="preserve"> </w:t>
            </w:r>
            <w:r>
              <w:rPr>
                <w:color w:val="000000"/>
                <w:sz w:val="20"/>
                <w:szCs w:val="20"/>
              </w:rPr>
              <w:br/>
            </w:r>
            <w:r w:rsidRPr="000E04B4">
              <w:rPr>
                <w:color w:val="000000"/>
                <w:sz w:val="20"/>
                <w:szCs w:val="20"/>
              </w:rPr>
              <w:t>금천</w:t>
            </w:r>
            <w:r w:rsidRPr="000E04B4">
              <w:rPr>
                <w:color w:val="000000"/>
                <w:sz w:val="20"/>
                <w:szCs w:val="20"/>
              </w:rPr>
              <w:t xml:space="preserve"> </w:t>
            </w:r>
            <w:r w:rsidRPr="000E04B4">
              <w:rPr>
                <w:color w:val="000000"/>
                <w:sz w:val="20"/>
                <w:szCs w:val="20"/>
              </w:rPr>
              <w:t>톨게이트</w:t>
            </w:r>
          </w:p>
        </w:tc>
        <w:tc>
          <w:tcPr>
            <w:tcW w:w="5356" w:type="dxa"/>
            <w:shd w:val="clear" w:color="auto" w:fill="auto"/>
            <w:noWrap/>
            <w:vAlign w:val="center"/>
            <w:hideMark/>
          </w:tcPr>
          <w:p w14:paraId="7672DDB8" w14:textId="77777777" w:rsidR="00026A7E" w:rsidRPr="000E04B4" w:rsidRDefault="00026A7E" w:rsidP="0091358C">
            <w:pPr>
              <w:spacing w:line="280" w:lineRule="atLeast"/>
              <w:jc w:val="left"/>
              <w:rPr>
                <w:color w:val="000000"/>
                <w:sz w:val="20"/>
                <w:szCs w:val="20"/>
              </w:rPr>
            </w:pPr>
            <w:r w:rsidRPr="000E04B4">
              <w:rPr>
                <w:color w:val="000000"/>
                <w:sz w:val="20"/>
                <w:szCs w:val="20"/>
              </w:rPr>
              <w:t>차량</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교통사고</w:t>
            </w:r>
          </w:p>
        </w:tc>
      </w:tr>
      <w:tr w:rsidR="00026A7E" w:rsidRPr="00CB2B3F" w14:paraId="086E7C16" w14:textId="77777777" w:rsidTr="0091358C">
        <w:trPr>
          <w:cantSplit/>
          <w:trHeight w:val="340"/>
        </w:trPr>
        <w:tc>
          <w:tcPr>
            <w:tcW w:w="662" w:type="dxa"/>
            <w:shd w:val="clear" w:color="auto" w:fill="F2F2F2" w:themeFill="background1" w:themeFillShade="F2"/>
            <w:noWrap/>
            <w:vAlign w:val="center"/>
            <w:hideMark/>
          </w:tcPr>
          <w:p w14:paraId="2DDCD6C8" w14:textId="77777777" w:rsidR="00026A7E" w:rsidRPr="000E04B4" w:rsidRDefault="00026A7E" w:rsidP="0091358C">
            <w:pPr>
              <w:spacing w:line="280" w:lineRule="atLeast"/>
              <w:jc w:val="center"/>
              <w:rPr>
                <w:color w:val="000000"/>
                <w:sz w:val="20"/>
                <w:szCs w:val="20"/>
              </w:rPr>
            </w:pPr>
            <w:r w:rsidRPr="000E04B4">
              <w:rPr>
                <w:color w:val="000000"/>
                <w:sz w:val="20"/>
                <w:szCs w:val="20"/>
              </w:rPr>
              <w:t>10</w:t>
            </w:r>
          </w:p>
        </w:tc>
        <w:tc>
          <w:tcPr>
            <w:tcW w:w="1039" w:type="dxa"/>
            <w:shd w:val="clear" w:color="auto" w:fill="auto"/>
            <w:noWrap/>
            <w:vAlign w:val="center"/>
            <w:hideMark/>
          </w:tcPr>
          <w:p w14:paraId="0C2884E3"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김인우</w:t>
            </w:r>
            <w:proofErr w:type="spellEnd"/>
          </w:p>
        </w:tc>
        <w:tc>
          <w:tcPr>
            <w:tcW w:w="2410" w:type="dxa"/>
            <w:shd w:val="clear" w:color="auto" w:fill="auto"/>
            <w:noWrap/>
            <w:vAlign w:val="center"/>
            <w:hideMark/>
          </w:tcPr>
          <w:p w14:paraId="097E9DDC"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597AA689"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2017-11-25</w:t>
            </w:r>
          </w:p>
        </w:tc>
        <w:tc>
          <w:tcPr>
            <w:tcW w:w="3685" w:type="dxa"/>
            <w:shd w:val="clear" w:color="auto" w:fill="auto"/>
            <w:noWrap/>
            <w:vAlign w:val="center"/>
            <w:hideMark/>
          </w:tcPr>
          <w:p w14:paraId="5153B6A7"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시흥시</w:t>
            </w:r>
            <w:r w:rsidRPr="000E04B4">
              <w:rPr>
                <w:color w:val="000000"/>
                <w:sz w:val="20"/>
                <w:szCs w:val="20"/>
              </w:rPr>
              <w:t xml:space="preserve"> </w:t>
            </w:r>
            <w:proofErr w:type="spellStart"/>
            <w:r w:rsidRPr="000E04B4">
              <w:rPr>
                <w:color w:val="000000"/>
                <w:sz w:val="20"/>
                <w:szCs w:val="20"/>
              </w:rPr>
              <w:t>정왕동</w:t>
            </w:r>
            <w:proofErr w:type="spellEnd"/>
            <w:r w:rsidRPr="000E04B4">
              <w:rPr>
                <w:color w:val="000000"/>
                <w:sz w:val="20"/>
                <w:szCs w:val="20"/>
              </w:rPr>
              <w:t xml:space="preserve"> </w:t>
            </w:r>
            <w:r>
              <w:rPr>
                <w:color w:val="000000"/>
                <w:sz w:val="20"/>
                <w:szCs w:val="20"/>
              </w:rPr>
              <w:br/>
            </w:r>
            <w:r w:rsidRPr="000E04B4">
              <w:rPr>
                <w:color w:val="000000"/>
                <w:sz w:val="20"/>
                <w:szCs w:val="20"/>
              </w:rPr>
              <w:t>신동아아파트</w:t>
            </w:r>
            <w:r w:rsidRPr="000E04B4">
              <w:rPr>
                <w:color w:val="000000"/>
                <w:sz w:val="20"/>
                <w:szCs w:val="20"/>
              </w:rPr>
              <w:t xml:space="preserve"> 202</w:t>
            </w:r>
            <w:r w:rsidRPr="000E04B4">
              <w:rPr>
                <w:color w:val="000000"/>
                <w:sz w:val="20"/>
                <w:szCs w:val="20"/>
              </w:rPr>
              <w:t>동</w:t>
            </w:r>
            <w:r w:rsidRPr="000E04B4">
              <w:rPr>
                <w:color w:val="000000"/>
                <w:sz w:val="20"/>
                <w:szCs w:val="20"/>
              </w:rPr>
              <w:t xml:space="preserve"> 406</w:t>
            </w:r>
            <w:r w:rsidRPr="000E04B4">
              <w:rPr>
                <w:color w:val="000000"/>
                <w:sz w:val="20"/>
                <w:szCs w:val="20"/>
              </w:rPr>
              <w:t>호</w:t>
            </w:r>
          </w:p>
        </w:tc>
        <w:tc>
          <w:tcPr>
            <w:tcW w:w="5356" w:type="dxa"/>
            <w:shd w:val="clear" w:color="auto" w:fill="auto"/>
            <w:noWrap/>
            <w:vAlign w:val="center"/>
            <w:hideMark/>
          </w:tcPr>
          <w:p w14:paraId="1392F931"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중</w:t>
            </w:r>
            <w:r w:rsidRPr="000E04B4">
              <w:rPr>
                <w:color w:val="000000"/>
                <w:sz w:val="20"/>
                <w:szCs w:val="20"/>
              </w:rPr>
              <w:t xml:space="preserve"> </w:t>
            </w:r>
            <w:r w:rsidRPr="000E04B4">
              <w:rPr>
                <w:color w:val="000000"/>
                <w:sz w:val="20"/>
                <w:szCs w:val="20"/>
              </w:rPr>
              <w:t>마루</w:t>
            </w:r>
            <w:r w:rsidRPr="000E04B4">
              <w:rPr>
                <w:color w:val="000000"/>
                <w:sz w:val="20"/>
                <w:szCs w:val="20"/>
              </w:rPr>
              <w:t xml:space="preserve"> </w:t>
            </w:r>
            <w:r w:rsidRPr="000E04B4">
              <w:rPr>
                <w:color w:val="000000"/>
                <w:sz w:val="20"/>
                <w:szCs w:val="20"/>
              </w:rPr>
              <w:t>걸레받이</w:t>
            </w:r>
            <w:r w:rsidRPr="000E04B4">
              <w:rPr>
                <w:color w:val="000000"/>
                <w:sz w:val="20"/>
                <w:szCs w:val="20"/>
              </w:rPr>
              <w:t xml:space="preserve"> </w:t>
            </w:r>
            <w:proofErr w:type="spellStart"/>
            <w:r w:rsidRPr="000E04B4">
              <w:rPr>
                <w:color w:val="000000"/>
                <w:sz w:val="20"/>
                <w:szCs w:val="20"/>
              </w:rPr>
              <w:t>타카핀</w:t>
            </w:r>
            <w:proofErr w:type="spellEnd"/>
            <w:r w:rsidRPr="000E04B4">
              <w:rPr>
                <w:color w:val="000000"/>
                <w:sz w:val="20"/>
                <w:szCs w:val="20"/>
              </w:rPr>
              <w:t xml:space="preserve"> </w:t>
            </w:r>
            <w:r w:rsidRPr="000E04B4">
              <w:rPr>
                <w:color w:val="000000"/>
                <w:sz w:val="20"/>
                <w:szCs w:val="20"/>
              </w:rPr>
              <w:t>제거</w:t>
            </w:r>
            <w:r w:rsidRPr="000E04B4">
              <w:rPr>
                <w:color w:val="000000"/>
                <w:sz w:val="20"/>
                <w:szCs w:val="20"/>
              </w:rPr>
              <w:t xml:space="preserve"> </w:t>
            </w:r>
            <w:proofErr w:type="spellStart"/>
            <w:r w:rsidRPr="000E04B4">
              <w:rPr>
                <w:color w:val="000000"/>
                <w:sz w:val="20"/>
                <w:szCs w:val="20"/>
              </w:rPr>
              <w:t>작업시</w:t>
            </w:r>
            <w:proofErr w:type="spellEnd"/>
            <w:r w:rsidRPr="000E04B4">
              <w:rPr>
                <w:color w:val="000000"/>
                <w:sz w:val="20"/>
                <w:szCs w:val="20"/>
              </w:rPr>
              <w:t xml:space="preserve"> </w:t>
            </w:r>
            <w:proofErr w:type="spellStart"/>
            <w:r w:rsidRPr="000E04B4">
              <w:rPr>
                <w:color w:val="000000"/>
                <w:sz w:val="20"/>
                <w:szCs w:val="20"/>
              </w:rPr>
              <w:t>스크래퍼에</w:t>
            </w:r>
            <w:proofErr w:type="spellEnd"/>
            <w:r w:rsidRPr="000E04B4">
              <w:rPr>
                <w:color w:val="000000"/>
                <w:sz w:val="20"/>
                <w:szCs w:val="20"/>
              </w:rPr>
              <w:t xml:space="preserve"> </w:t>
            </w:r>
            <w:r w:rsidRPr="000E04B4">
              <w:rPr>
                <w:color w:val="000000"/>
                <w:sz w:val="20"/>
                <w:szCs w:val="20"/>
              </w:rPr>
              <w:t>손등</w:t>
            </w:r>
            <w:r w:rsidRPr="000E04B4">
              <w:rPr>
                <w:color w:val="000000"/>
                <w:sz w:val="20"/>
                <w:szCs w:val="20"/>
              </w:rPr>
              <w:t xml:space="preserve"> </w:t>
            </w:r>
            <w:r w:rsidRPr="000E04B4">
              <w:rPr>
                <w:color w:val="000000"/>
                <w:sz w:val="20"/>
                <w:szCs w:val="20"/>
              </w:rPr>
              <w:t>찍힘</w:t>
            </w:r>
          </w:p>
        </w:tc>
      </w:tr>
      <w:tr w:rsidR="00026A7E" w:rsidRPr="00CB2B3F" w14:paraId="7A19C4F7" w14:textId="77777777" w:rsidTr="0091358C">
        <w:trPr>
          <w:cantSplit/>
          <w:trHeight w:val="340"/>
        </w:trPr>
        <w:tc>
          <w:tcPr>
            <w:tcW w:w="662" w:type="dxa"/>
            <w:shd w:val="clear" w:color="auto" w:fill="F2F2F2" w:themeFill="background1" w:themeFillShade="F2"/>
            <w:noWrap/>
            <w:vAlign w:val="center"/>
            <w:hideMark/>
          </w:tcPr>
          <w:p w14:paraId="119AFCB6" w14:textId="77777777" w:rsidR="00026A7E" w:rsidRPr="000E04B4" w:rsidRDefault="00026A7E" w:rsidP="0091358C">
            <w:pPr>
              <w:spacing w:line="280" w:lineRule="atLeast"/>
              <w:jc w:val="center"/>
              <w:rPr>
                <w:color w:val="000000"/>
                <w:sz w:val="20"/>
                <w:szCs w:val="20"/>
              </w:rPr>
            </w:pPr>
            <w:r w:rsidRPr="000E04B4">
              <w:rPr>
                <w:color w:val="000000"/>
                <w:sz w:val="20"/>
                <w:szCs w:val="20"/>
              </w:rPr>
              <w:t>11</w:t>
            </w:r>
          </w:p>
        </w:tc>
        <w:tc>
          <w:tcPr>
            <w:tcW w:w="1039" w:type="dxa"/>
            <w:shd w:val="clear" w:color="auto" w:fill="auto"/>
            <w:noWrap/>
            <w:vAlign w:val="center"/>
            <w:hideMark/>
          </w:tcPr>
          <w:p w14:paraId="01DD85B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방문재</w:t>
            </w:r>
            <w:proofErr w:type="spellEnd"/>
          </w:p>
        </w:tc>
        <w:tc>
          <w:tcPr>
            <w:tcW w:w="2410" w:type="dxa"/>
            <w:shd w:val="clear" w:color="auto" w:fill="auto"/>
            <w:noWrap/>
            <w:vAlign w:val="center"/>
            <w:hideMark/>
          </w:tcPr>
          <w:p w14:paraId="2A60A9A2"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59587D00"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2017-11-25</w:t>
            </w:r>
          </w:p>
        </w:tc>
        <w:tc>
          <w:tcPr>
            <w:tcW w:w="3685" w:type="dxa"/>
            <w:shd w:val="clear" w:color="auto" w:fill="auto"/>
            <w:noWrap/>
            <w:vAlign w:val="center"/>
            <w:hideMark/>
          </w:tcPr>
          <w:p w14:paraId="32C04EFB" w14:textId="77777777" w:rsidR="00026A7E" w:rsidRPr="000B39BC" w:rsidRDefault="00026A7E" w:rsidP="0091358C">
            <w:pPr>
              <w:spacing w:line="280" w:lineRule="atLeast"/>
              <w:jc w:val="center"/>
              <w:rPr>
                <w:color w:val="000000"/>
                <w:spacing w:val="-4"/>
                <w:sz w:val="20"/>
                <w:szCs w:val="20"/>
              </w:rPr>
            </w:pPr>
            <w:r w:rsidRPr="000B39BC">
              <w:rPr>
                <w:color w:val="000000"/>
                <w:spacing w:val="-4"/>
                <w:sz w:val="20"/>
                <w:szCs w:val="20"/>
              </w:rPr>
              <w:t>경기도</w:t>
            </w:r>
            <w:r w:rsidRPr="000B39BC">
              <w:rPr>
                <w:color w:val="000000"/>
                <w:spacing w:val="-4"/>
                <w:sz w:val="20"/>
                <w:szCs w:val="20"/>
              </w:rPr>
              <w:t xml:space="preserve"> </w:t>
            </w:r>
            <w:r w:rsidRPr="000B39BC">
              <w:rPr>
                <w:color w:val="000000"/>
                <w:spacing w:val="-4"/>
                <w:sz w:val="20"/>
                <w:szCs w:val="20"/>
              </w:rPr>
              <w:t>화성시</w:t>
            </w:r>
            <w:r w:rsidRPr="000B39BC">
              <w:rPr>
                <w:color w:val="000000"/>
                <w:spacing w:val="-4"/>
                <w:sz w:val="20"/>
                <w:szCs w:val="20"/>
              </w:rPr>
              <w:t xml:space="preserve"> </w:t>
            </w:r>
            <w:proofErr w:type="spellStart"/>
            <w:r w:rsidRPr="000B39BC">
              <w:rPr>
                <w:color w:val="000000"/>
                <w:spacing w:val="-4"/>
                <w:sz w:val="20"/>
                <w:szCs w:val="20"/>
              </w:rPr>
              <w:t>향남읍</w:t>
            </w:r>
            <w:proofErr w:type="spellEnd"/>
            <w:r w:rsidRPr="000B39BC">
              <w:rPr>
                <w:color w:val="000000"/>
                <w:spacing w:val="-4"/>
                <w:sz w:val="20"/>
                <w:szCs w:val="20"/>
              </w:rPr>
              <w:t xml:space="preserve"> </w:t>
            </w:r>
            <w:proofErr w:type="spellStart"/>
            <w:r w:rsidRPr="000B39BC">
              <w:rPr>
                <w:color w:val="000000"/>
                <w:spacing w:val="-4"/>
                <w:sz w:val="20"/>
                <w:szCs w:val="20"/>
              </w:rPr>
              <w:t>행정리</w:t>
            </w:r>
            <w:proofErr w:type="spellEnd"/>
            <w:r w:rsidRPr="000B39BC">
              <w:rPr>
                <w:color w:val="000000"/>
                <w:spacing w:val="-4"/>
                <w:sz w:val="20"/>
                <w:szCs w:val="20"/>
              </w:rPr>
              <w:t xml:space="preserve"> </w:t>
            </w:r>
            <w:r>
              <w:rPr>
                <w:color w:val="000000"/>
                <w:spacing w:val="-4"/>
                <w:sz w:val="20"/>
                <w:szCs w:val="20"/>
              </w:rPr>
              <w:br/>
            </w:r>
            <w:proofErr w:type="spellStart"/>
            <w:r w:rsidRPr="000B39BC">
              <w:rPr>
                <w:color w:val="000000"/>
                <w:spacing w:val="-4"/>
                <w:sz w:val="20"/>
                <w:szCs w:val="20"/>
              </w:rPr>
              <w:t>우미린아파트</w:t>
            </w:r>
            <w:proofErr w:type="spellEnd"/>
          </w:p>
        </w:tc>
        <w:tc>
          <w:tcPr>
            <w:tcW w:w="5356" w:type="dxa"/>
            <w:shd w:val="clear" w:color="auto" w:fill="auto"/>
            <w:vAlign w:val="center"/>
            <w:hideMark/>
          </w:tcPr>
          <w:p w14:paraId="16A2AED4"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후드</w:t>
            </w:r>
            <w:r w:rsidRPr="000E04B4">
              <w:rPr>
                <w:color w:val="000000"/>
                <w:sz w:val="20"/>
                <w:szCs w:val="20"/>
              </w:rPr>
              <w:t xml:space="preserve"> </w:t>
            </w:r>
            <w:r w:rsidRPr="000E04B4">
              <w:rPr>
                <w:color w:val="000000"/>
                <w:sz w:val="20"/>
                <w:szCs w:val="20"/>
              </w:rPr>
              <w:t>자바라</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올라가있던</w:t>
            </w:r>
            <w:proofErr w:type="spellEnd"/>
            <w:r w:rsidRPr="000E04B4">
              <w:rPr>
                <w:color w:val="000000"/>
                <w:sz w:val="20"/>
                <w:szCs w:val="20"/>
              </w:rPr>
              <w:t xml:space="preserve"> </w:t>
            </w:r>
            <w:r w:rsidRPr="000E04B4">
              <w:rPr>
                <w:color w:val="000000"/>
                <w:sz w:val="20"/>
                <w:szCs w:val="20"/>
              </w:rPr>
              <w:t>의자가</w:t>
            </w:r>
            <w:r w:rsidRPr="000E04B4">
              <w:rPr>
                <w:color w:val="000000"/>
                <w:sz w:val="20"/>
                <w:szCs w:val="20"/>
              </w:rPr>
              <w:t xml:space="preserve"> </w:t>
            </w:r>
            <w:r w:rsidRPr="000E04B4">
              <w:rPr>
                <w:color w:val="000000"/>
                <w:sz w:val="20"/>
                <w:szCs w:val="20"/>
              </w:rPr>
              <w:t>파손됨에</w:t>
            </w:r>
            <w:r w:rsidRPr="000E04B4">
              <w:rPr>
                <w:color w:val="000000"/>
                <w:sz w:val="20"/>
                <w:szCs w:val="20"/>
              </w:rPr>
              <w:t xml:space="preserve"> </w:t>
            </w:r>
            <w:r w:rsidRPr="000E04B4">
              <w:rPr>
                <w:color w:val="000000"/>
                <w:sz w:val="20"/>
                <w:szCs w:val="20"/>
              </w:rPr>
              <w:t>따라</w:t>
            </w:r>
            <w:r w:rsidRPr="000E04B4">
              <w:rPr>
                <w:color w:val="000000"/>
                <w:sz w:val="20"/>
                <w:szCs w:val="20"/>
              </w:rPr>
              <w:t xml:space="preserve"> </w:t>
            </w:r>
            <w:r w:rsidRPr="000E04B4">
              <w:rPr>
                <w:color w:val="000000"/>
                <w:sz w:val="20"/>
                <w:szCs w:val="20"/>
              </w:rPr>
              <w:t>떨어지면서</w:t>
            </w:r>
            <w:r>
              <w:rPr>
                <w:rFonts w:hint="eastAsia"/>
                <w:color w:val="000000"/>
                <w:sz w:val="20"/>
                <w:szCs w:val="20"/>
              </w:rPr>
              <w:t xml:space="preserve"> </w:t>
            </w:r>
            <w:r w:rsidRPr="000E04B4">
              <w:rPr>
                <w:color w:val="000000"/>
                <w:sz w:val="20"/>
                <w:szCs w:val="20"/>
              </w:rPr>
              <w:t>손바닥</w:t>
            </w:r>
            <w:r w:rsidRPr="000E04B4">
              <w:rPr>
                <w:color w:val="000000"/>
                <w:sz w:val="20"/>
                <w:szCs w:val="20"/>
              </w:rPr>
              <w:t xml:space="preserve"> </w:t>
            </w:r>
            <w:r w:rsidRPr="000E04B4">
              <w:rPr>
                <w:color w:val="000000"/>
                <w:sz w:val="20"/>
                <w:szCs w:val="20"/>
              </w:rPr>
              <w:t>찢어짐</w:t>
            </w:r>
          </w:p>
        </w:tc>
      </w:tr>
      <w:tr w:rsidR="00026A7E" w:rsidRPr="00CB2B3F" w14:paraId="3F0F8A7C" w14:textId="77777777" w:rsidTr="0091358C">
        <w:trPr>
          <w:cantSplit/>
          <w:trHeight w:val="340"/>
        </w:trPr>
        <w:tc>
          <w:tcPr>
            <w:tcW w:w="662" w:type="dxa"/>
            <w:shd w:val="clear" w:color="auto" w:fill="F2F2F2" w:themeFill="background1" w:themeFillShade="F2"/>
            <w:noWrap/>
            <w:vAlign w:val="center"/>
            <w:hideMark/>
          </w:tcPr>
          <w:p w14:paraId="49A642A6" w14:textId="77777777" w:rsidR="00026A7E" w:rsidRPr="000E04B4" w:rsidRDefault="00026A7E" w:rsidP="0091358C">
            <w:pPr>
              <w:spacing w:line="280" w:lineRule="atLeast"/>
              <w:jc w:val="center"/>
              <w:rPr>
                <w:color w:val="000000"/>
                <w:sz w:val="20"/>
                <w:szCs w:val="20"/>
              </w:rPr>
            </w:pPr>
            <w:r w:rsidRPr="000E04B4">
              <w:rPr>
                <w:color w:val="000000"/>
                <w:sz w:val="20"/>
                <w:szCs w:val="20"/>
              </w:rPr>
              <w:t>12</w:t>
            </w:r>
          </w:p>
        </w:tc>
        <w:tc>
          <w:tcPr>
            <w:tcW w:w="1039" w:type="dxa"/>
            <w:shd w:val="clear" w:color="auto" w:fill="auto"/>
            <w:noWrap/>
            <w:vAlign w:val="center"/>
            <w:hideMark/>
          </w:tcPr>
          <w:p w14:paraId="0A57AB28"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변진우</w:t>
            </w:r>
            <w:proofErr w:type="spellEnd"/>
          </w:p>
        </w:tc>
        <w:tc>
          <w:tcPr>
            <w:tcW w:w="2410" w:type="dxa"/>
            <w:shd w:val="clear" w:color="auto" w:fill="auto"/>
            <w:noWrap/>
            <w:vAlign w:val="center"/>
            <w:hideMark/>
          </w:tcPr>
          <w:p w14:paraId="604DD0A1" w14:textId="77777777" w:rsidR="00026A7E" w:rsidRPr="000E04B4" w:rsidRDefault="00026A7E" w:rsidP="0091358C">
            <w:pPr>
              <w:spacing w:line="280" w:lineRule="atLeast"/>
              <w:jc w:val="center"/>
              <w:rPr>
                <w:color w:val="000000"/>
                <w:sz w:val="20"/>
                <w:szCs w:val="20"/>
              </w:rPr>
            </w:pPr>
            <w:r w:rsidRPr="000E04B4">
              <w:rPr>
                <w:color w:val="000000"/>
                <w:sz w:val="20"/>
                <w:szCs w:val="20"/>
              </w:rPr>
              <w:t>생산기술연구소</w:t>
            </w:r>
          </w:p>
        </w:tc>
        <w:tc>
          <w:tcPr>
            <w:tcW w:w="1418" w:type="dxa"/>
            <w:shd w:val="clear" w:color="auto" w:fill="auto"/>
            <w:noWrap/>
            <w:vAlign w:val="center"/>
            <w:hideMark/>
          </w:tcPr>
          <w:p w14:paraId="2449AC0C" w14:textId="77777777" w:rsidR="00026A7E" w:rsidRPr="000E04B4" w:rsidRDefault="00026A7E" w:rsidP="0091358C">
            <w:pPr>
              <w:spacing w:line="280" w:lineRule="atLeast"/>
              <w:jc w:val="center"/>
              <w:rPr>
                <w:color w:val="000000"/>
                <w:sz w:val="20"/>
                <w:szCs w:val="20"/>
              </w:rPr>
            </w:pPr>
            <w:r w:rsidRPr="000E04B4">
              <w:rPr>
                <w:color w:val="000000"/>
                <w:sz w:val="20"/>
                <w:szCs w:val="20"/>
              </w:rPr>
              <w:t>2017-11-28</w:t>
            </w:r>
          </w:p>
        </w:tc>
        <w:tc>
          <w:tcPr>
            <w:tcW w:w="3685" w:type="dxa"/>
            <w:shd w:val="clear" w:color="auto" w:fill="auto"/>
            <w:noWrap/>
            <w:vAlign w:val="center"/>
            <w:hideMark/>
          </w:tcPr>
          <w:p w14:paraId="395A0FFE"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w:t>
            </w:r>
            <w:r w:rsidRPr="000E04B4">
              <w:rPr>
                <w:color w:val="000000"/>
                <w:sz w:val="20"/>
                <w:szCs w:val="20"/>
              </w:rPr>
              <w:t xml:space="preserve"> </w:t>
            </w:r>
            <w:r w:rsidRPr="000E04B4">
              <w:rPr>
                <w:color w:val="000000"/>
                <w:sz w:val="20"/>
                <w:szCs w:val="20"/>
              </w:rPr>
              <w:t>외곽순환도로</w:t>
            </w:r>
            <w:r w:rsidRPr="000E04B4">
              <w:rPr>
                <w:color w:val="000000"/>
                <w:sz w:val="20"/>
                <w:szCs w:val="20"/>
              </w:rPr>
              <w:t xml:space="preserve"> </w:t>
            </w:r>
            <w:r w:rsidRPr="000E04B4">
              <w:rPr>
                <w:color w:val="000000"/>
                <w:sz w:val="20"/>
                <w:szCs w:val="20"/>
              </w:rPr>
              <w:t>수리터널</w:t>
            </w:r>
            <w:r>
              <w:rPr>
                <w:color w:val="000000"/>
                <w:sz w:val="20"/>
                <w:szCs w:val="20"/>
              </w:rPr>
              <w:br/>
            </w:r>
            <w:r w:rsidRPr="000E04B4">
              <w:rPr>
                <w:color w:val="000000"/>
                <w:sz w:val="20"/>
                <w:szCs w:val="20"/>
              </w:rPr>
              <w:t>(</w:t>
            </w:r>
            <w:r w:rsidRPr="000E04B4">
              <w:rPr>
                <w:color w:val="000000"/>
                <w:sz w:val="20"/>
                <w:szCs w:val="20"/>
              </w:rPr>
              <w:t>산본</w:t>
            </w:r>
            <w:r w:rsidRPr="000E04B4">
              <w:rPr>
                <w:color w:val="000000"/>
                <w:sz w:val="20"/>
                <w:szCs w:val="20"/>
              </w:rPr>
              <w:t xml:space="preserve">IC </w:t>
            </w:r>
            <w:r w:rsidRPr="000E04B4">
              <w:rPr>
                <w:color w:val="000000"/>
                <w:sz w:val="20"/>
                <w:szCs w:val="20"/>
              </w:rPr>
              <w:t>부근</w:t>
            </w:r>
            <w:r w:rsidRPr="000E04B4">
              <w:rPr>
                <w:color w:val="000000"/>
                <w:sz w:val="20"/>
                <w:szCs w:val="20"/>
              </w:rPr>
              <w:t>)</w:t>
            </w:r>
          </w:p>
        </w:tc>
        <w:tc>
          <w:tcPr>
            <w:tcW w:w="5356" w:type="dxa"/>
            <w:shd w:val="clear" w:color="auto" w:fill="auto"/>
            <w:noWrap/>
            <w:vAlign w:val="center"/>
            <w:hideMark/>
          </w:tcPr>
          <w:p w14:paraId="4F244FA0" w14:textId="77777777" w:rsidR="00026A7E" w:rsidRPr="000E04B4" w:rsidRDefault="00026A7E" w:rsidP="0091358C">
            <w:pPr>
              <w:spacing w:line="280" w:lineRule="atLeast"/>
              <w:jc w:val="left"/>
              <w:rPr>
                <w:color w:val="000000"/>
                <w:sz w:val="20"/>
                <w:szCs w:val="20"/>
              </w:rPr>
            </w:pPr>
            <w:r w:rsidRPr="000E04B4">
              <w:rPr>
                <w:color w:val="000000"/>
                <w:sz w:val="20"/>
                <w:szCs w:val="20"/>
              </w:rPr>
              <w:t>자동차</w:t>
            </w:r>
            <w:r w:rsidRPr="000E04B4">
              <w:rPr>
                <w:color w:val="000000"/>
                <w:sz w:val="20"/>
                <w:szCs w:val="20"/>
              </w:rPr>
              <w:t xml:space="preserve"> </w:t>
            </w:r>
            <w:r w:rsidRPr="000E04B4">
              <w:rPr>
                <w:color w:val="000000"/>
                <w:sz w:val="20"/>
                <w:szCs w:val="20"/>
              </w:rPr>
              <w:t>추돌사고</w:t>
            </w:r>
          </w:p>
        </w:tc>
      </w:tr>
      <w:tr w:rsidR="00026A7E" w:rsidRPr="00CB2B3F" w14:paraId="233D380E" w14:textId="77777777" w:rsidTr="0091358C">
        <w:trPr>
          <w:cantSplit/>
          <w:trHeight w:val="340"/>
        </w:trPr>
        <w:tc>
          <w:tcPr>
            <w:tcW w:w="662" w:type="dxa"/>
            <w:shd w:val="clear" w:color="auto" w:fill="F2F2F2" w:themeFill="background1" w:themeFillShade="F2"/>
            <w:noWrap/>
            <w:vAlign w:val="center"/>
            <w:hideMark/>
          </w:tcPr>
          <w:p w14:paraId="52409D53" w14:textId="77777777" w:rsidR="00026A7E" w:rsidRPr="000E04B4" w:rsidRDefault="00026A7E" w:rsidP="0091358C">
            <w:pPr>
              <w:spacing w:line="280" w:lineRule="atLeast"/>
              <w:jc w:val="center"/>
              <w:rPr>
                <w:color w:val="000000"/>
                <w:sz w:val="20"/>
                <w:szCs w:val="20"/>
              </w:rPr>
            </w:pPr>
            <w:r w:rsidRPr="000E04B4">
              <w:rPr>
                <w:color w:val="000000"/>
                <w:sz w:val="20"/>
                <w:szCs w:val="20"/>
              </w:rPr>
              <w:t>13</w:t>
            </w:r>
          </w:p>
        </w:tc>
        <w:tc>
          <w:tcPr>
            <w:tcW w:w="1039" w:type="dxa"/>
            <w:shd w:val="clear" w:color="auto" w:fill="auto"/>
            <w:noWrap/>
            <w:vAlign w:val="center"/>
            <w:hideMark/>
          </w:tcPr>
          <w:p w14:paraId="13E050AC" w14:textId="77777777" w:rsidR="00026A7E" w:rsidRPr="000E04B4" w:rsidRDefault="00026A7E" w:rsidP="0091358C">
            <w:pPr>
              <w:spacing w:line="280" w:lineRule="atLeast"/>
              <w:jc w:val="center"/>
              <w:rPr>
                <w:color w:val="000000"/>
                <w:sz w:val="20"/>
                <w:szCs w:val="20"/>
              </w:rPr>
            </w:pPr>
            <w:r w:rsidRPr="000E04B4">
              <w:rPr>
                <w:color w:val="000000"/>
                <w:sz w:val="20"/>
                <w:szCs w:val="20"/>
              </w:rPr>
              <w:t>조병호</w:t>
            </w:r>
          </w:p>
        </w:tc>
        <w:tc>
          <w:tcPr>
            <w:tcW w:w="2410" w:type="dxa"/>
            <w:shd w:val="clear" w:color="auto" w:fill="auto"/>
            <w:noWrap/>
            <w:vAlign w:val="center"/>
            <w:hideMark/>
          </w:tcPr>
          <w:p w14:paraId="1F838FF5"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153669B2" w14:textId="77777777" w:rsidR="00026A7E" w:rsidRPr="000E04B4" w:rsidRDefault="00026A7E" w:rsidP="0091358C">
            <w:pPr>
              <w:spacing w:line="280" w:lineRule="atLeast"/>
              <w:jc w:val="center"/>
              <w:rPr>
                <w:color w:val="000000"/>
                <w:sz w:val="20"/>
                <w:szCs w:val="20"/>
              </w:rPr>
            </w:pPr>
            <w:r w:rsidRPr="000E04B4">
              <w:rPr>
                <w:color w:val="000000"/>
                <w:sz w:val="20"/>
                <w:szCs w:val="20"/>
              </w:rPr>
              <w:t>2017-12-29</w:t>
            </w:r>
          </w:p>
        </w:tc>
        <w:tc>
          <w:tcPr>
            <w:tcW w:w="3685" w:type="dxa"/>
            <w:shd w:val="clear" w:color="auto" w:fill="auto"/>
            <w:noWrap/>
            <w:vAlign w:val="center"/>
            <w:hideMark/>
          </w:tcPr>
          <w:p w14:paraId="63819446" w14:textId="77777777" w:rsidR="00026A7E" w:rsidRPr="000E04B4" w:rsidRDefault="00026A7E" w:rsidP="0091358C">
            <w:pPr>
              <w:spacing w:line="280" w:lineRule="atLeast"/>
              <w:jc w:val="center"/>
              <w:rPr>
                <w:color w:val="000000"/>
                <w:sz w:val="20"/>
                <w:szCs w:val="20"/>
              </w:rPr>
            </w:pPr>
            <w:r w:rsidRPr="000E04B4">
              <w:rPr>
                <w:color w:val="000000"/>
                <w:sz w:val="20"/>
                <w:szCs w:val="20"/>
              </w:rPr>
              <w:t>부산시</w:t>
            </w:r>
            <w:r w:rsidRPr="000E04B4">
              <w:rPr>
                <w:color w:val="000000"/>
                <w:sz w:val="20"/>
                <w:szCs w:val="20"/>
              </w:rPr>
              <w:t xml:space="preserve"> </w:t>
            </w:r>
            <w:r w:rsidRPr="000E04B4">
              <w:rPr>
                <w:color w:val="000000"/>
                <w:sz w:val="20"/>
                <w:szCs w:val="20"/>
              </w:rPr>
              <w:t>수영구</w:t>
            </w:r>
            <w:r w:rsidRPr="000E04B4">
              <w:rPr>
                <w:color w:val="000000"/>
                <w:sz w:val="20"/>
                <w:szCs w:val="20"/>
              </w:rPr>
              <w:t xml:space="preserve"> </w:t>
            </w:r>
            <w:proofErr w:type="spellStart"/>
            <w:r w:rsidRPr="000E04B4">
              <w:rPr>
                <w:color w:val="000000"/>
                <w:sz w:val="20"/>
                <w:szCs w:val="20"/>
              </w:rPr>
              <w:t>망미</w:t>
            </w:r>
            <w:proofErr w:type="spellEnd"/>
            <w:r w:rsidRPr="000E04B4">
              <w:rPr>
                <w:color w:val="000000"/>
                <w:sz w:val="20"/>
                <w:szCs w:val="20"/>
              </w:rPr>
              <w:t>1</w:t>
            </w:r>
            <w:r w:rsidRPr="000E04B4">
              <w:rPr>
                <w:color w:val="000000"/>
                <w:sz w:val="20"/>
                <w:szCs w:val="20"/>
              </w:rPr>
              <w:t>동</w:t>
            </w:r>
            <w:r w:rsidRPr="000E04B4">
              <w:rPr>
                <w:color w:val="000000"/>
                <w:sz w:val="20"/>
                <w:szCs w:val="20"/>
              </w:rPr>
              <w:t xml:space="preserve"> 979-56</w:t>
            </w:r>
          </w:p>
        </w:tc>
        <w:tc>
          <w:tcPr>
            <w:tcW w:w="5356" w:type="dxa"/>
            <w:shd w:val="clear" w:color="auto" w:fill="auto"/>
            <w:noWrap/>
            <w:vAlign w:val="center"/>
            <w:hideMark/>
          </w:tcPr>
          <w:p w14:paraId="7D222D9F" w14:textId="77777777" w:rsidR="00026A7E" w:rsidRPr="000E04B4" w:rsidRDefault="00026A7E" w:rsidP="0091358C">
            <w:pPr>
              <w:spacing w:line="280" w:lineRule="atLeast"/>
              <w:jc w:val="left"/>
              <w:rPr>
                <w:color w:val="000000"/>
                <w:sz w:val="20"/>
                <w:szCs w:val="20"/>
              </w:rPr>
            </w:pP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손바닥</w:t>
            </w:r>
            <w:r w:rsidRPr="000E04B4">
              <w:rPr>
                <w:color w:val="000000"/>
                <w:sz w:val="20"/>
                <w:szCs w:val="20"/>
              </w:rPr>
              <w:t xml:space="preserve"> </w:t>
            </w:r>
            <w:r w:rsidRPr="000E04B4">
              <w:rPr>
                <w:color w:val="000000"/>
                <w:sz w:val="20"/>
                <w:szCs w:val="20"/>
              </w:rPr>
              <w:t>골절</w:t>
            </w:r>
          </w:p>
        </w:tc>
      </w:tr>
      <w:tr w:rsidR="00026A7E" w:rsidRPr="00CB2B3F" w14:paraId="16BB7E2F" w14:textId="77777777" w:rsidTr="0091358C">
        <w:trPr>
          <w:cantSplit/>
          <w:trHeight w:val="340"/>
        </w:trPr>
        <w:tc>
          <w:tcPr>
            <w:tcW w:w="662" w:type="dxa"/>
            <w:shd w:val="clear" w:color="auto" w:fill="F2F2F2" w:themeFill="background1" w:themeFillShade="F2"/>
            <w:noWrap/>
            <w:vAlign w:val="center"/>
            <w:hideMark/>
          </w:tcPr>
          <w:p w14:paraId="7E9C3E55"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14</w:t>
            </w:r>
          </w:p>
        </w:tc>
        <w:tc>
          <w:tcPr>
            <w:tcW w:w="1039" w:type="dxa"/>
            <w:shd w:val="clear" w:color="auto" w:fill="auto"/>
            <w:noWrap/>
            <w:vAlign w:val="center"/>
            <w:hideMark/>
          </w:tcPr>
          <w:p w14:paraId="4B104D7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가순홍</w:t>
            </w:r>
            <w:proofErr w:type="spellEnd"/>
          </w:p>
        </w:tc>
        <w:tc>
          <w:tcPr>
            <w:tcW w:w="2410" w:type="dxa"/>
            <w:shd w:val="clear" w:color="auto" w:fill="auto"/>
            <w:noWrap/>
            <w:vAlign w:val="center"/>
            <w:hideMark/>
          </w:tcPr>
          <w:p w14:paraId="4B79DC79"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1D0BF7E8" w14:textId="77777777" w:rsidR="00026A7E" w:rsidRPr="000E04B4" w:rsidRDefault="00026A7E" w:rsidP="0091358C">
            <w:pPr>
              <w:spacing w:line="280" w:lineRule="atLeast"/>
              <w:jc w:val="center"/>
              <w:rPr>
                <w:color w:val="000000"/>
                <w:sz w:val="20"/>
                <w:szCs w:val="20"/>
              </w:rPr>
            </w:pPr>
            <w:r w:rsidRPr="000E04B4">
              <w:rPr>
                <w:color w:val="000000"/>
                <w:sz w:val="20"/>
                <w:szCs w:val="20"/>
              </w:rPr>
              <w:t>2018-02-07</w:t>
            </w:r>
          </w:p>
        </w:tc>
        <w:tc>
          <w:tcPr>
            <w:tcW w:w="3685" w:type="dxa"/>
            <w:shd w:val="clear" w:color="auto" w:fill="auto"/>
            <w:noWrap/>
            <w:vAlign w:val="center"/>
            <w:hideMark/>
          </w:tcPr>
          <w:p w14:paraId="6F3252F9"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서울시</w:t>
            </w:r>
            <w:r w:rsidRPr="000E04B4">
              <w:rPr>
                <w:color w:val="000000"/>
                <w:sz w:val="20"/>
                <w:szCs w:val="20"/>
              </w:rPr>
              <w:t xml:space="preserve"> </w:t>
            </w:r>
            <w:r w:rsidRPr="000E04B4">
              <w:rPr>
                <w:color w:val="000000"/>
                <w:sz w:val="20"/>
                <w:szCs w:val="20"/>
              </w:rPr>
              <w:t>종로구</w:t>
            </w:r>
            <w:r w:rsidRPr="000E04B4">
              <w:rPr>
                <w:color w:val="000000"/>
                <w:sz w:val="20"/>
                <w:szCs w:val="20"/>
              </w:rPr>
              <w:t xml:space="preserve"> </w:t>
            </w:r>
            <w:r w:rsidRPr="000E04B4">
              <w:rPr>
                <w:color w:val="000000"/>
                <w:sz w:val="20"/>
                <w:szCs w:val="20"/>
              </w:rPr>
              <w:t>광화문사거리</w:t>
            </w:r>
            <w:r w:rsidRPr="000E04B4">
              <w:rPr>
                <w:color w:val="000000"/>
                <w:sz w:val="20"/>
                <w:szCs w:val="20"/>
              </w:rPr>
              <w:t xml:space="preserve"> </w:t>
            </w:r>
            <w:r w:rsidRPr="000E04B4">
              <w:rPr>
                <w:color w:val="000000"/>
                <w:sz w:val="20"/>
                <w:szCs w:val="20"/>
              </w:rPr>
              <w:t>인근</w:t>
            </w:r>
          </w:p>
        </w:tc>
        <w:tc>
          <w:tcPr>
            <w:tcW w:w="5356" w:type="dxa"/>
            <w:shd w:val="clear" w:color="auto" w:fill="auto"/>
            <w:noWrap/>
            <w:vAlign w:val="center"/>
            <w:hideMark/>
          </w:tcPr>
          <w:p w14:paraId="78A61689" w14:textId="77777777" w:rsidR="00026A7E" w:rsidRPr="000E04B4" w:rsidRDefault="00026A7E" w:rsidP="0091358C">
            <w:pPr>
              <w:spacing w:line="280" w:lineRule="atLeast"/>
              <w:jc w:val="left"/>
              <w:rPr>
                <w:color w:val="000000"/>
                <w:sz w:val="20"/>
                <w:szCs w:val="20"/>
              </w:rPr>
            </w:pPr>
            <w:r w:rsidRPr="000E04B4">
              <w:rPr>
                <w:color w:val="000000"/>
                <w:sz w:val="20"/>
                <w:szCs w:val="20"/>
              </w:rPr>
              <w:t>자동차</w:t>
            </w:r>
            <w:r w:rsidRPr="000E04B4">
              <w:rPr>
                <w:color w:val="000000"/>
                <w:sz w:val="20"/>
                <w:szCs w:val="20"/>
              </w:rPr>
              <w:t xml:space="preserve"> </w:t>
            </w:r>
            <w:r w:rsidRPr="000E04B4">
              <w:rPr>
                <w:color w:val="000000"/>
                <w:sz w:val="20"/>
                <w:szCs w:val="20"/>
              </w:rPr>
              <w:t>추돌사고</w:t>
            </w:r>
          </w:p>
        </w:tc>
      </w:tr>
      <w:tr w:rsidR="00026A7E" w:rsidRPr="00CB2B3F" w14:paraId="6FE081FB" w14:textId="77777777" w:rsidTr="0091358C">
        <w:trPr>
          <w:cantSplit/>
          <w:trHeight w:val="340"/>
        </w:trPr>
        <w:tc>
          <w:tcPr>
            <w:tcW w:w="662" w:type="dxa"/>
            <w:shd w:val="clear" w:color="auto" w:fill="F2F2F2" w:themeFill="background1" w:themeFillShade="F2"/>
            <w:noWrap/>
            <w:vAlign w:val="center"/>
            <w:hideMark/>
          </w:tcPr>
          <w:p w14:paraId="31E480A8" w14:textId="77777777" w:rsidR="00026A7E" w:rsidRPr="000E04B4" w:rsidRDefault="00026A7E" w:rsidP="0091358C">
            <w:pPr>
              <w:spacing w:line="280" w:lineRule="atLeast"/>
              <w:jc w:val="center"/>
              <w:rPr>
                <w:color w:val="000000"/>
                <w:sz w:val="20"/>
                <w:szCs w:val="20"/>
              </w:rPr>
            </w:pPr>
            <w:r w:rsidRPr="000E04B4">
              <w:rPr>
                <w:color w:val="000000"/>
                <w:sz w:val="20"/>
                <w:szCs w:val="20"/>
              </w:rPr>
              <w:t>15</w:t>
            </w:r>
          </w:p>
        </w:tc>
        <w:tc>
          <w:tcPr>
            <w:tcW w:w="1039" w:type="dxa"/>
            <w:shd w:val="clear" w:color="auto" w:fill="auto"/>
            <w:noWrap/>
            <w:vAlign w:val="center"/>
            <w:hideMark/>
          </w:tcPr>
          <w:p w14:paraId="26286D9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강치순</w:t>
            </w:r>
            <w:proofErr w:type="spellEnd"/>
          </w:p>
        </w:tc>
        <w:tc>
          <w:tcPr>
            <w:tcW w:w="2410" w:type="dxa"/>
            <w:shd w:val="clear" w:color="auto" w:fill="auto"/>
            <w:noWrap/>
            <w:vAlign w:val="center"/>
            <w:hideMark/>
          </w:tcPr>
          <w:p w14:paraId="78023643"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07E8AFD0" w14:textId="77777777" w:rsidR="00026A7E" w:rsidRPr="000E04B4" w:rsidRDefault="00026A7E" w:rsidP="0091358C">
            <w:pPr>
              <w:spacing w:line="280" w:lineRule="atLeast"/>
              <w:jc w:val="center"/>
              <w:rPr>
                <w:color w:val="000000"/>
                <w:sz w:val="20"/>
                <w:szCs w:val="20"/>
              </w:rPr>
            </w:pPr>
            <w:r w:rsidRPr="000E04B4">
              <w:rPr>
                <w:color w:val="000000"/>
                <w:sz w:val="20"/>
                <w:szCs w:val="20"/>
              </w:rPr>
              <w:t>2018-02-07</w:t>
            </w:r>
          </w:p>
        </w:tc>
        <w:tc>
          <w:tcPr>
            <w:tcW w:w="3685" w:type="dxa"/>
            <w:shd w:val="clear" w:color="auto" w:fill="auto"/>
            <w:noWrap/>
            <w:vAlign w:val="center"/>
            <w:hideMark/>
          </w:tcPr>
          <w:p w14:paraId="04AD81A1"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w:t>
            </w:r>
            <w:r w:rsidRPr="000E04B4">
              <w:rPr>
                <w:color w:val="000000"/>
                <w:sz w:val="20"/>
                <w:szCs w:val="20"/>
              </w:rPr>
              <w:t xml:space="preserve"> </w:t>
            </w:r>
            <w:r w:rsidRPr="000E04B4">
              <w:rPr>
                <w:color w:val="000000"/>
                <w:sz w:val="20"/>
                <w:szCs w:val="20"/>
              </w:rPr>
              <w:t>외곽순환도로</w:t>
            </w:r>
            <w:r w:rsidRPr="000E04B4">
              <w:rPr>
                <w:color w:val="000000"/>
                <w:sz w:val="20"/>
                <w:szCs w:val="20"/>
              </w:rPr>
              <w:t xml:space="preserve"> </w:t>
            </w:r>
            <w:r w:rsidRPr="000E04B4">
              <w:rPr>
                <w:color w:val="000000"/>
                <w:sz w:val="20"/>
                <w:szCs w:val="20"/>
              </w:rPr>
              <w:t>김포</w:t>
            </w:r>
            <w:r w:rsidRPr="000E04B4">
              <w:rPr>
                <w:color w:val="000000"/>
                <w:sz w:val="20"/>
                <w:szCs w:val="20"/>
              </w:rPr>
              <w:t xml:space="preserve">IC </w:t>
            </w:r>
            <w:r w:rsidRPr="000E04B4">
              <w:rPr>
                <w:color w:val="000000"/>
                <w:sz w:val="20"/>
                <w:szCs w:val="20"/>
              </w:rPr>
              <w:t>인근</w:t>
            </w:r>
          </w:p>
        </w:tc>
        <w:tc>
          <w:tcPr>
            <w:tcW w:w="5356" w:type="dxa"/>
            <w:shd w:val="clear" w:color="auto" w:fill="auto"/>
            <w:noWrap/>
            <w:vAlign w:val="center"/>
            <w:hideMark/>
          </w:tcPr>
          <w:p w14:paraId="0F52A068" w14:textId="77777777" w:rsidR="00026A7E" w:rsidRPr="000E04B4" w:rsidRDefault="00026A7E" w:rsidP="0091358C">
            <w:pPr>
              <w:spacing w:line="280" w:lineRule="atLeast"/>
              <w:jc w:val="left"/>
              <w:rPr>
                <w:color w:val="000000"/>
                <w:sz w:val="20"/>
                <w:szCs w:val="20"/>
              </w:rPr>
            </w:pPr>
            <w:r w:rsidRPr="000E04B4">
              <w:rPr>
                <w:color w:val="000000"/>
                <w:sz w:val="20"/>
                <w:szCs w:val="20"/>
              </w:rPr>
              <w:t>자동차</w:t>
            </w:r>
            <w:r w:rsidRPr="000E04B4">
              <w:rPr>
                <w:color w:val="000000"/>
                <w:sz w:val="20"/>
                <w:szCs w:val="20"/>
              </w:rPr>
              <w:t xml:space="preserve"> </w:t>
            </w:r>
            <w:r w:rsidRPr="000E04B4">
              <w:rPr>
                <w:color w:val="000000"/>
                <w:sz w:val="20"/>
                <w:szCs w:val="20"/>
              </w:rPr>
              <w:t>추돌사고</w:t>
            </w:r>
          </w:p>
        </w:tc>
      </w:tr>
      <w:tr w:rsidR="00026A7E" w:rsidRPr="00CB2B3F" w14:paraId="2B4F8056" w14:textId="77777777" w:rsidTr="0091358C">
        <w:trPr>
          <w:cantSplit/>
          <w:trHeight w:val="340"/>
        </w:trPr>
        <w:tc>
          <w:tcPr>
            <w:tcW w:w="662" w:type="dxa"/>
            <w:shd w:val="clear" w:color="auto" w:fill="F2F2F2" w:themeFill="background1" w:themeFillShade="F2"/>
            <w:noWrap/>
            <w:vAlign w:val="center"/>
            <w:hideMark/>
          </w:tcPr>
          <w:p w14:paraId="12E76FF9" w14:textId="77777777" w:rsidR="00026A7E" w:rsidRPr="000E04B4" w:rsidRDefault="00026A7E" w:rsidP="0091358C">
            <w:pPr>
              <w:spacing w:line="280" w:lineRule="atLeast"/>
              <w:jc w:val="center"/>
              <w:rPr>
                <w:color w:val="000000"/>
                <w:sz w:val="20"/>
                <w:szCs w:val="20"/>
              </w:rPr>
            </w:pPr>
            <w:r w:rsidRPr="000E04B4">
              <w:rPr>
                <w:color w:val="000000"/>
                <w:sz w:val="20"/>
                <w:szCs w:val="20"/>
              </w:rPr>
              <w:t>16</w:t>
            </w:r>
          </w:p>
        </w:tc>
        <w:tc>
          <w:tcPr>
            <w:tcW w:w="1039" w:type="dxa"/>
            <w:shd w:val="clear" w:color="auto" w:fill="auto"/>
            <w:noWrap/>
            <w:vAlign w:val="center"/>
            <w:hideMark/>
          </w:tcPr>
          <w:p w14:paraId="53BF6B9D" w14:textId="77777777" w:rsidR="00026A7E" w:rsidRPr="000E04B4" w:rsidRDefault="00026A7E" w:rsidP="0091358C">
            <w:pPr>
              <w:spacing w:line="280" w:lineRule="atLeast"/>
              <w:jc w:val="center"/>
              <w:rPr>
                <w:color w:val="000000"/>
                <w:sz w:val="20"/>
                <w:szCs w:val="20"/>
              </w:rPr>
            </w:pPr>
            <w:r w:rsidRPr="000E04B4">
              <w:rPr>
                <w:color w:val="000000"/>
                <w:sz w:val="20"/>
                <w:szCs w:val="20"/>
              </w:rPr>
              <w:t>김명섭</w:t>
            </w:r>
          </w:p>
        </w:tc>
        <w:tc>
          <w:tcPr>
            <w:tcW w:w="2410" w:type="dxa"/>
            <w:shd w:val="clear" w:color="auto" w:fill="auto"/>
            <w:noWrap/>
            <w:vAlign w:val="center"/>
            <w:hideMark/>
          </w:tcPr>
          <w:p w14:paraId="71903CCD"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45796B59" w14:textId="77777777" w:rsidR="00026A7E" w:rsidRPr="000E04B4" w:rsidRDefault="00026A7E" w:rsidP="0091358C">
            <w:pPr>
              <w:spacing w:line="280" w:lineRule="atLeast"/>
              <w:jc w:val="center"/>
              <w:rPr>
                <w:color w:val="000000"/>
                <w:sz w:val="20"/>
                <w:szCs w:val="20"/>
              </w:rPr>
            </w:pPr>
            <w:r w:rsidRPr="000E04B4">
              <w:rPr>
                <w:color w:val="000000"/>
                <w:sz w:val="20"/>
                <w:szCs w:val="20"/>
              </w:rPr>
              <w:t>2018-02-07</w:t>
            </w:r>
          </w:p>
        </w:tc>
        <w:tc>
          <w:tcPr>
            <w:tcW w:w="3685" w:type="dxa"/>
            <w:shd w:val="clear" w:color="auto" w:fill="auto"/>
            <w:noWrap/>
            <w:vAlign w:val="center"/>
            <w:hideMark/>
          </w:tcPr>
          <w:p w14:paraId="5E181E4E"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w:t>
            </w:r>
            <w:r w:rsidRPr="000E04B4">
              <w:rPr>
                <w:color w:val="000000"/>
                <w:sz w:val="20"/>
                <w:szCs w:val="20"/>
              </w:rPr>
              <w:t xml:space="preserve"> </w:t>
            </w:r>
            <w:r w:rsidRPr="000E04B4">
              <w:rPr>
                <w:color w:val="000000"/>
                <w:sz w:val="20"/>
                <w:szCs w:val="20"/>
              </w:rPr>
              <w:t>외곽순환도로</w:t>
            </w:r>
            <w:r w:rsidRPr="000E04B4">
              <w:rPr>
                <w:color w:val="000000"/>
                <w:sz w:val="20"/>
                <w:szCs w:val="20"/>
              </w:rPr>
              <w:t xml:space="preserve"> </w:t>
            </w:r>
            <w:r w:rsidRPr="000E04B4">
              <w:rPr>
                <w:color w:val="000000"/>
                <w:sz w:val="20"/>
                <w:szCs w:val="20"/>
              </w:rPr>
              <w:t>김포</w:t>
            </w:r>
            <w:r w:rsidRPr="000E04B4">
              <w:rPr>
                <w:color w:val="000000"/>
                <w:sz w:val="20"/>
                <w:szCs w:val="20"/>
              </w:rPr>
              <w:t xml:space="preserve">IC </w:t>
            </w:r>
            <w:r w:rsidRPr="000E04B4">
              <w:rPr>
                <w:color w:val="000000"/>
                <w:sz w:val="20"/>
                <w:szCs w:val="20"/>
              </w:rPr>
              <w:t>인근</w:t>
            </w:r>
          </w:p>
        </w:tc>
        <w:tc>
          <w:tcPr>
            <w:tcW w:w="5356" w:type="dxa"/>
            <w:shd w:val="clear" w:color="auto" w:fill="auto"/>
            <w:noWrap/>
            <w:vAlign w:val="center"/>
            <w:hideMark/>
          </w:tcPr>
          <w:p w14:paraId="5E4F8288" w14:textId="77777777" w:rsidR="00026A7E" w:rsidRPr="000E04B4" w:rsidRDefault="00026A7E" w:rsidP="0091358C">
            <w:pPr>
              <w:spacing w:line="280" w:lineRule="atLeast"/>
              <w:jc w:val="left"/>
              <w:rPr>
                <w:color w:val="000000"/>
                <w:sz w:val="20"/>
                <w:szCs w:val="20"/>
              </w:rPr>
            </w:pPr>
            <w:r w:rsidRPr="000E04B4">
              <w:rPr>
                <w:color w:val="000000"/>
                <w:sz w:val="20"/>
                <w:szCs w:val="20"/>
              </w:rPr>
              <w:t>자동차</w:t>
            </w:r>
            <w:r w:rsidRPr="000E04B4">
              <w:rPr>
                <w:color w:val="000000"/>
                <w:sz w:val="20"/>
                <w:szCs w:val="20"/>
              </w:rPr>
              <w:t xml:space="preserve"> </w:t>
            </w:r>
            <w:r w:rsidRPr="000E04B4">
              <w:rPr>
                <w:color w:val="000000"/>
                <w:sz w:val="20"/>
                <w:szCs w:val="20"/>
              </w:rPr>
              <w:t>추돌사고</w:t>
            </w:r>
          </w:p>
        </w:tc>
      </w:tr>
      <w:tr w:rsidR="00026A7E" w:rsidRPr="00CB2B3F" w14:paraId="0838F4F0" w14:textId="77777777" w:rsidTr="0091358C">
        <w:trPr>
          <w:cantSplit/>
          <w:trHeight w:val="340"/>
        </w:trPr>
        <w:tc>
          <w:tcPr>
            <w:tcW w:w="662" w:type="dxa"/>
            <w:shd w:val="clear" w:color="auto" w:fill="F2F2F2" w:themeFill="background1" w:themeFillShade="F2"/>
            <w:noWrap/>
            <w:vAlign w:val="center"/>
            <w:hideMark/>
          </w:tcPr>
          <w:p w14:paraId="23FB306C" w14:textId="77777777" w:rsidR="00026A7E" w:rsidRPr="000E04B4" w:rsidRDefault="00026A7E" w:rsidP="0091358C">
            <w:pPr>
              <w:spacing w:line="280" w:lineRule="atLeast"/>
              <w:jc w:val="center"/>
              <w:rPr>
                <w:color w:val="000000"/>
                <w:sz w:val="20"/>
                <w:szCs w:val="20"/>
              </w:rPr>
            </w:pPr>
            <w:r w:rsidRPr="000E04B4">
              <w:rPr>
                <w:color w:val="000000"/>
                <w:sz w:val="20"/>
                <w:szCs w:val="20"/>
              </w:rPr>
              <w:t>17</w:t>
            </w:r>
          </w:p>
        </w:tc>
        <w:tc>
          <w:tcPr>
            <w:tcW w:w="1039" w:type="dxa"/>
            <w:shd w:val="clear" w:color="auto" w:fill="auto"/>
            <w:noWrap/>
            <w:vAlign w:val="center"/>
            <w:hideMark/>
          </w:tcPr>
          <w:p w14:paraId="767D5627" w14:textId="77777777" w:rsidR="00026A7E" w:rsidRPr="000E04B4" w:rsidRDefault="00026A7E" w:rsidP="0091358C">
            <w:pPr>
              <w:spacing w:line="280" w:lineRule="atLeast"/>
              <w:jc w:val="center"/>
              <w:rPr>
                <w:color w:val="000000"/>
                <w:sz w:val="20"/>
                <w:szCs w:val="20"/>
              </w:rPr>
            </w:pPr>
            <w:r w:rsidRPr="000E04B4">
              <w:rPr>
                <w:color w:val="000000"/>
                <w:sz w:val="20"/>
                <w:szCs w:val="20"/>
              </w:rPr>
              <w:t>김소희</w:t>
            </w:r>
          </w:p>
        </w:tc>
        <w:tc>
          <w:tcPr>
            <w:tcW w:w="2410" w:type="dxa"/>
            <w:shd w:val="clear" w:color="auto" w:fill="auto"/>
            <w:noWrap/>
            <w:vAlign w:val="center"/>
            <w:hideMark/>
          </w:tcPr>
          <w:p w14:paraId="415F1BD7" w14:textId="77777777" w:rsidR="00026A7E" w:rsidRPr="000E04B4" w:rsidRDefault="00026A7E" w:rsidP="0091358C">
            <w:pPr>
              <w:spacing w:line="280" w:lineRule="atLeast"/>
              <w:jc w:val="center"/>
              <w:rPr>
                <w:color w:val="000000"/>
                <w:sz w:val="20"/>
                <w:szCs w:val="20"/>
              </w:rPr>
            </w:pPr>
            <w:r w:rsidRPr="000E04B4">
              <w:rPr>
                <w:color w:val="000000"/>
                <w:sz w:val="20"/>
                <w:szCs w:val="20"/>
              </w:rPr>
              <w:t>직매장사업부</w:t>
            </w:r>
          </w:p>
        </w:tc>
        <w:tc>
          <w:tcPr>
            <w:tcW w:w="1418" w:type="dxa"/>
            <w:shd w:val="clear" w:color="auto" w:fill="auto"/>
            <w:noWrap/>
            <w:vAlign w:val="center"/>
            <w:hideMark/>
          </w:tcPr>
          <w:p w14:paraId="78BBE2BD" w14:textId="77777777" w:rsidR="00026A7E" w:rsidRPr="000E04B4" w:rsidRDefault="00026A7E" w:rsidP="0091358C">
            <w:pPr>
              <w:spacing w:line="280" w:lineRule="atLeast"/>
              <w:jc w:val="center"/>
              <w:rPr>
                <w:color w:val="000000"/>
                <w:sz w:val="20"/>
                <w:szCs w:val="20"/>
              </w:rPr>
            </w:pPr>
            <w:r w:rsidRPr="000E04B4">
              <w:rPr>
                <w:color w:val="000000"/>
                <w:sz w:val="20"/>
                <w:szCs w:val="20"/>
              </w:rPr>
              <w:t>2018-03-07</w:t>
            </w:r>
          </w:p>
        </w:tc>
        <w:tc>
          <w:tcPr>
            <w:tcW w:w="3685" w:type="dxa"/>
            <w:shd w:val="clear" w:color="auto" w:fill="auto"/>
            <w:noWrap/>
            <w:vAlign w:val="center"/>
            <w:hideMark/>
          </w:tcPr>
          <w:p w14:paraId="5AF6727B" w14:textId="77777777" w:rsidR="00026A7E" w:rsidRPr="000E04B4" w:rsidRDefault="00026A7E" w:rsidP="0091358C">
            <w:pPr>
              <w:spacing w:line="280" w:lineRule="atLeast"/>
              <w:jc w:val="center"/>
              <w:rPr>
                <w:color w:val="000000"/>
                <w:sz w:val="20"/>
                <w:szCs w:val="20"/>
              </w:rPr>
            </w:pPr>
            <w:r w:rsidRPr="000E04B4">
              <w:rPr>
                <w:color w:val="000000"/>
                <w:sz w:val="20"/>
                <w:szCs w:val="20"/>
              </w:rPr>
              <w:t>수원</w:t>
            </w:r>
            <w:r w:rsidRPr="000E04B4">
              <w:rPr>
                <w:color w:val="000000"/>
                <w:sz w:val="20"/>
                <w:szCs w:val="20"/>
              </w:rPr>
              <w:t xml:space="preserve"> </w:t>
            </w:r>
            <w:r w:rsidRPr="000E04B4">
              <w:rPr>
                <w:color w:val="000000"/>
                <w:sz w:val="20"/>
                <w:szCs w:val="20"/>
              </w:rPr>
              <w:t>직매장</w:t>
            </w:r>
            <w:r w:rsidRPr="000E04B4">
              <w:rPr>
                <w:color w:val="000000"/>
                <w:sz w:val="20"/>
                <w:szCs w:val="20"/>
              </w:rPr>
              <w:t xml:space="preserve"> 2-3</w:t>
            </w:r>
            <w:r w:rsidRPr="000E04B4">
              <w:rPr>
                <w:color w:val="000000"/>
                <w:sz w:val="20"/>
                <w:szCs w:val="20"/>
              </w:rPr>
              <w:t>층</w:t>
            </w:r>
            <w:r w:rsidRPr="000E04B4">
              <w:rPr>
                <w:color w:val="000000"/>
                <w:sz w:val="20"/>
                <w:szCs w:val="20"/>
              </w:rPr>
              <w:t xml:space="preserve"> </w:t>
            </w:r>
            <w:r w:rsidRPr="000E04B4">
              <w:rPr>
                <w:color w:val="000000"/>
                <w:sz w:val="20"/>
                <w:szCs w:val="20"/>
              </w:rPr>
              <w:t>계단</w:t>
            </w:r>
          </w:p>
        </w:tc>
        <w:tc>
          <w:tcPr>
            <w:tcW w:w="5356" w:type="dxa"/>
            <w:shd w:val="clear" w:color="auto" w:fill="auto"/>
            <w:noWrap/>
            <w:vAlign w:val="center"/>
            <w:hideMark/>
          </w:tcPr>
          <w:p w14:paraId="3B92C268" w14:textId="77777777" w:rsidR="00026A7E" w:rsidRPr="000E04B4" w:rsidRDefault="00026A7E" w:rsidP="0091358C">
            <w:pPr>
              <w:spacing w:line="280" w:lineRule="atLeast"/>
              <w:jc w:val="left"/>
              <w:rPr>
                <w:color w:val="000000"/>
                <w:sz w:val="20"/>
                <w:szCs w:val="20"/>
              </w:rPr>
            </w:pPr>
            <w:r w:rsidRPr="000E04B4">
              <w:rPr>
                <w:color w:val="000000"/>
                <w:sz w:val="20"/>
                <w:szCs w:val="20"/>
              </w:rPr>
              <w:t>상담</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이동간</w:t>
            </w:r>
            <w:r w:rsidRPr="000E04B4">
              <w:rPr>
                <w:color w:val="000000"/>
                <w:sz w:val="20"/>
                <w:szCs w:val="20"/>
              </w:rPr>
              <w:t xml:space="preserve"> </w:t>
            </w:r>
            <w:proofErr w:type="spellStart"/>
            <w:r w:rsidRPr="000E04B4">
              <w:rPr>
                <w:color w:val="000000"/>
                <w:sz w:val="20"/>
                <w:szCs w:val="20"/>
              </w:rPr>
              <w:t>접지름</w:t>
            </w:r>
            <w:proofErr w:type="spellEnd"/>
          </w:p>
        </w:tc>
      </w:tr>
      <w:tr w:rsidR="00026A7E" w:rsidRPr="00CB2B3F" w14:paraId="237267D7" w14:textId="77777777" w:rsidTr="0091358C">
        <w:trPr>
          <w:cantSplit/>
          <w:trHeight w:val="340"/>
        </w:trPr>
        <w:tc>
          <w:tcPr>
            <w:tcW w:w="662" w:type="dxa"/>
            <w:shd w:val="clear" w:color="auto" w:fill="F2F2F2" w:themeFill="background1" w:themeFillShade="F2"/>
            <w:noWrap/>
            <w:vAlign w:val="center"/>
            <w:hideMark/>
          </w:tcPr>
          <w:p w14:paraId="0C1956E9" w14:textId="77777777" w:rsidR="00026A7E" w:rsidRPr="000E04B4" w:rsidRDefault="00026A7E" w:rsidP="0091358C">
            <w:pPr>
              <w:spacing w:line="280" w:lineRule="atLeast"/>
              <w:jc w:val="center"/>
              <w:rPr>
                <w:color w:val="000000"/>
                <w:sz w:val="20"/>
                <w:szCs w:val="20"/>
              </w:rPr>
            </w:pPr>
            <w:r w:rsidRPr="000E04B4">
              <w:rPr>
                <w:color w:val="000000"/>
                <w:sz w:val="20"/>
                <w:szCs w:val="20"/>
              </w:rPr>
              <w:t>18</w:t>
            </w:r>
          </w:p>
        </w:tc>
        <w:tc>
          <w:tcPr>
            <w:tcW w:w="1039" w:type="dxa"/>
            <w:shd w:val="clear" w:color="auto" w:fill="auto"/>
            <w:noWrap/>
            <w:vAlign w:val="center"/>
            <w:hideMark/>
          </w:tcPr>
          <w:p w14:paraId="4327D334" w14:textId="77777777" w:rsidR="00026A7E" w:rsidRPr="000E04B4" w:rsidRDefault="00026A7E" w:rsidP="0091358C">
            <w:pPr>
              <w:spacing w:line="280" w:lineRule="atLeast"/>
              <w:jc w:val="center"/>
              <w:rPr>
                <w:color w:val="000000"/>
                <w:sz w:val="20"/>
                <w:szCs w:val="20"/>
              </w:rPr>
            </w:pPr>
            <w:r w:rsidRPr="000E04B4">
              <w:rPr>
                <w:color w:val="000000"/>
                <w:sz w:val="20"/>
                <w:szCs w:val="20"/>
              </w:rPr>
              <w:t>박성준</w:t>
            </w:r>
          </w:p>
        </w:tc>
        <w:tc>
          <w:tcPr>
            <w:tcW w:w="2410" w:type="dxa"/>
            <w:shd w:val="clear" w:color="auto" w:fill="auto"/>
            <w:noWrap/>
            <w:vAlign w:val="center"/>
            <w:hideMark/>
          </w:tcPr>
          <w:p w14:paraId="69DE5252"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11090B3A" w14:textId="77777777" w:rsidR="00026A7E" w:rsidRPr="000E04B4" w:rsidRDefault="00026A7E" w:rsidP="0091358C">
            <w:pPr>
              <w:spacing w:line="280" w:lineRule="atLeast"/>
              <w:jc w:val="center"/>
              <w:rPr>
                <w:color w:val="000000"/>
                <w:sz w:val="20"/>
                <w:szCs w:val="20"/>
              </w:rPr>
            </w:pPr>
            <w:r w:rsidRPr="000E04B4">
              <w:rPr>
                <w:color w:val="000000"/>
                <w:sz w:val="20"/>
                <w:szCs w:val="20"/>
              </w:rPr>
              <w:t>2018-03-26</w:t>
            </w:r>
          </w:p>
        </w:tc>
        <w:tc>
          <w:tcPr>
            <w:tcW w:w="3685" w:type="dxa"/>
            <w:shd w:val="clear" w:color="auto" w:fill="auto"/>
            <w:noWrap/>
            <w:vAlign w:val="center"/>
            <w:hideMark/>
          </w:tcPr>
          <w:p w14:paraId="23007814"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용인시</w:t>
            </w:r>
            <w:r w:rsidRPr="000E04B4">
              <w:rPr>
                <w:color w:val="000000"/>
                <w:sz w:val="20"/>
                <w:szCs w:val="20"/>
              </w:rPr>
              <w:t xml:space="preserve"> </w:t>
            </w:r>
            <w:r w:rsidRPr="000E04B4">
              <w:rPr>
                <w:color w:val="000000"/>
                <w:sz w:val="20"/>
                <w:szCs w:val="20"/>
              </w:rPr>
              <w:t>성복동</w:t>
            </w:r>
            <w:r w:rsidRPr="000E04B4">
              <w:rPr>
                <w:color w:val="000000"/>
                <w:sz w:val="20"/>
                <w:szCs w:val="20"/>
              </w:rPr>
              <w:t xml:space="preserve"> </w:t>
            </w:r>
            <w:r>
              <w:rPr>
                <w:color w:val="000000"/>
                <w:sz w:val="20"/>
                <w:szCs w:val="20"/>
              </w:rPr>
              <w:br/>
            </w:r>
            <w:r w:rsidRPr="000E04B4">
              <w:rPr>
                <w:color w:val="000000"/>
                <w:sz w:val="20"/>
                <w:szCs w:val="20"/>
              </w:rPr>
              <w:t>LG</w:t>
            </w:r>
            <w:r w:rsidRPr="000E04B4">
              <w:rPr>
                <w:color w:val="000000"/>
                <w:sz w:val="20"/>
                <w:szCs w:val="20"/>
              </w:rPr>
              <w:t>빌리지</w:t>
            </w:r>
            <w:r w:rsidRPr="000E04B4">
              <w:rPr>
                <w:color w:val="000000"/>
                <w:sz w:val="20"/>
                <w:szCs w:val="20"/>
              </w:rPr>
              <w:t xml:space="preserve"> 614</w:t>
            </w:r>
            <w:r w:rsidRPr="000E04B4">
              <w:rPr>
                <w:color w:val="000000"/>
                <w:sz w:val="20"/>
                <w:szCs w:val="20"/>
              </w:rPr>
              <w:t>동</w:t>
            </w:r>
            <w:r w:rsidRPr="000E04B4">
              <w:rPr>
                <w:color w:val="000000"/>
                <w:sz w:val="20"/>
                <w:szCs w:val="20"/>
              </w:rPr>
              <w:t xml:space="preserve"> 204</w:t>
            </w:r>
            <w:r w:rsidRPr="000E04B4">
              <w:rPr>
                <w:color w:val="000000"/>
                <w:sz w:val="20"/>
                <w:szCs w:val="20"/>
              </w:rPr>
              <w:t>호</w:t>
            </w:r>
          </w:p>
        </w:tc>
        <w:tc>
          <w:tcPr>
            <w:tcW w:w="5356" w:type="dxa"/>
            <w:shd w:val="clear" w:color="auto" w:fill="auto"/>
            <w:vAlign w:val="center"/>
            <w:hideMark/>
          </w:tcPr>
          <w:p w14:paraId="640B6018" w14:textId="77777777" w:rsidR="00026A7E" w:rsidRPr="000B39BC" w:rsidRDefault="00026A7E" w:rsidP="0091358C">
            <w:pPr>
              <w:spacing w:line="280" w:lineRule="atLeast"/>
              <w:jc w:val="left"/>
              <w:rPr>
                <w:color w:val="000000"/>
                <w:spacing w:val="-2"/>
                <w:sz w:val="20"/>
                <w:szCs w:val="20"/>
              </w:rPr>
            </w:pPr>
            <w:r w:rsidRPr="000B39BC">
              <w:rPr>
                <w:color w:val="000000"/>
                <w:spacing w:val="-2"/>
                <w:sz w:val="20"/>
                <w:szCs w:val="20"/>
              </w:rPr>
              <w:t>부엌의</w:t>
            </w:r>
            <w:r w:rsidRPr="000B39BC">
              <w:rPr>
                <w:color w:val="000000"/>
                <w:spacing w:val="-2"/>
                <w:sz w:val="20"/>
                <w:szCs w:val="20"/>
              </w:rPr>
              <w:t xml:space="preserve"> </w:t>
            </w:r>
            <w:r w:rsidRPr="000B39BC">
              <w:rPr>
                <w:color w:val="000000"/>
                <w:spacing w:val="-2"/>
                <w:sz w:val="20"/>
                <w:szCs w:val="20"/>
              </w:rPr>
              <w:t>후드</w:t>
            </w:r>
            <w:r w:rsidRPr="000B39BC">
              <w:rPr>
                <w:color w:val="000000"/>
                <w:spacing w:val="-2"/>
                <w:sz w:val="20"/>
                <w:szCs w:val="20"/>
              </w:rPr>
              <w:t xml:space="preserve"> </w:t>
            </w:r>
            <w:r w:rsidRPr="000B39BC">
              <w:rPr>
                <w:color w:val="000000"/>
                <w:spacing w:val="-2"/>
                <w:sz w:val="20"/>
                <w:szCs w:val="20"/>
              </w:rPr>
              <w:t>작동이상</w:t>
            </w:r>
            <w:r w:rsidRPr="000B39BC">
              <w:rPr>
                <w:color w:val="000000"/>
                <w:spacing w:val="-2"/>
                <w:sz w:val="20"/>
                <w:szCs w:val="20"/>
              </w:rPr>
              <w:t xml:space="preserve"> </w:t>
            </w:r>
            <w:r w:rsidRPr="000B39BC">
              <w:rPr>
                <w:color w:val="000000"/>
                <w:spacing w:val="-2"/>
                <w:sz w:val="20"/>
                <w:szCs w:val="20"/>
              </w:rPr>
              <w:t>점검을</w:t>
            </w:r>
            <w:r w:rsidRPr="000B39BC">
              <w:rPr>
                <w:color w:val="000000"/>
                <w:spacing w:val="-2"/>
                <w:sz w:val="20"/>
                <w:szCs w:val="20"/>
              </w:rPr>
              <w:t xml:space="preserve"> </w:t>
            </w:r>
            <w:r w:rsidRPr="000B39BC">
              <w:rPr>
                <w:color w:val="000000"/>
                <w:spacing w:val="-2"/>
                <w:sz w:val="20"/>
                <w:szCs w:val="20"/>
              </w:rPr>
              <w:t>위해</w:t>
            </w:r>
            <w:r w:rsidRPr="000B39BC">
              <w:rPr>
                <w:color w:val="000000"/>
                <w:spacing w:val="-2"/>
                <w:sz w:val="20"/>
                <w:szCs w:val="20"/>
              </w:rPr>
              <w:t xml:space="preserve"> </w:t>
            </w:r>
            <w:r w:rsidRPr="000B39BC">
              <w:rPr>
                <w:color w:val="000000"/>
                <w:spacing w:val="-2"/>
                <w:sz w:val="20"/>
                <w:szCs w:val="20"/>
              </w:rPr>
              <w:t>의자</w:t>
            </w:r>
            <w:r w:rsidRPr="000B39BC">
              <w:rPr>
                <w:color w:val="000000"/>
                <w:spacing w:val="-2"/>
                <w:sz w:val="20"/>
                <w:szCs w:val="20"/>
              </w:rPr>
              <w:t xml:space="preserve"> </w:t>
            </w:r>
            <w:r w:rsidRPr="000B39BC">
              <w:rPr>
                <w:color w:val="000000"/>
                <w:spacing w:val="-2"/>
                <w:sz w:val="20"/>
                <w:szCs w:val="20"/>
              </w:rPr>
              <w:t>위에</w:t>
            </w:r>
            <w:r w:rsidRPr="000B39BC">
              <w:rPr>
                <w:color w:val="000000"/>
                <w:spacing w:val="-2"/>
                <w:sz w:val="20"/>
                <w:szCs w:val="20"/>
              </w:rPr>
              <w:t xml:space="preserve"> </w:t>
            </w:r>
            <w:r w:rsidRPr="000B39BC">
              <w:rPr>
                <w:color w:val="000000"/>
                <w:spacing w:val="-2"/>
                <w:sz w:val="20"/>
                <w:szCs w:val="20"/>
              </w:rPr>
              <w:t>올라가</w:t>
            </w:r>
            <w:r w:rsidRPr="000B39BC">
              <w:rPr>
                <w:color w:val="000000"/>
                <w:spacing w:val="-2"/>
                <w:sz w:val="20"/>
                <w:szCs w:val="20"/>
              </w:rPr>
              <w:t xml:space="preserve"> </w:t>
            </w:r>
            <w:r w:rsidRPr="000B39BC">
              <w:rPr>
                <w:color w:val="000000"/>
                <w:spacing w:val="-2"/>
                <w:sz w:val="20"/>
                <w:szCs w:val="20"/>
              </w:rPr>
              <w:t>작업하던</w:t>
            </w:r>
            <w:r w:rsidRPr="000B39BC">
              <w:rPr>
                <w:color w:val="000000"/>
                <w:spacing w:val="-2"/>
                <w:sz w:val="20"/>
                <w:szCs w:val="20"/>
              </w:rPr>
              <w:t xml:space="preserve"> </w:t>
            </w:r>
            <w:r w:rsidRPr="000B39BC">
              <w:rPr>
                <w:color w:val="000000"/>
                <w:spacing w:val="-2"/>
                <w:sz w:val="20"/>
                <w:szCs w:val="20"/>
              </w:rPr>
              <w:t>중</w:t>
            </w:r>
            <w:r w:rsidRPr="000B39BC">
              <w:rPr>
                <w:color w:val="000000"/>
                <w:spacing w:val="-2"/>
                <w:sz w:val="20"/>
                <w:szCs w:val="20"/>
              </w:rPr>
              <w:t xml:space="preserve"> </w:t>
            </w:r>
            <w:r w:rsidRPr="000B39BC">
              <w:rPr>
                <w:color w:val="000000"/>
                <w:spacing w:val="-2"/>
                <w:sz w:val="20"/>
                <w:szCs w:val="20"/>
              </w:rPr>
              <w:t>의자에서</w:t>
            </w:r>
            <w:r w:rsidRPr="000B39BC">
              <w:rPr>
                <w:color w:val="000000"/>
                <w:spacing w:val="-2"/>
                <w:sz w:val="20"/>
                <w:szCs w:val="20"/>
              </w:rPr>
              <w:br w:type="page"/>
            </w:r>
            <w:r w:rsidRPr="000B39BC">
              <w:rPr>
                <w:color w:val="000000"/>
                <w:spacing w:val="-2"/>
                <w:sz w:val="20"/>
                <w:szCs w:val="20"/>
              </w:rPr>
              <w:t>떨어지면서</w:t>
            </w:r>
            <w:r w:rsidRPr="000B39BC">
              <w:rPr>
                <w:color w:val="000000"/>
                <w:spacing w:val="-2"/>
                <w:sz w:val="20"/>
                <w:szCs w:val="20"/>
              </w:rPr>
              <w:t xml:space="preserve"> </w:t>
            </w:r>
            <w:r w:rsidRPr="000B39BC">
              <w:rPr>
                <w:color w:val="000000"/>
                <w:spacing w:val="-2"/>
                <w:sz w:val="20"/>
                <w:szCs w:val="20"/>
              </w:rPr>
              <w:t>발목</w:t>
            </w:r>
            <w:r w:rsidRPr="000B39BC">
              <w:rPr>
                <w:color w:val="000000"/>
                <w:spacing w:val="-2"/>
                <w:sz w:val="20"/>
                <w:szCs w:val="20"/>
              </w:rPr>
              <w:t xml:space="preserve"> </w:t>
            </w:r>
            <w:r w:rsidRPr="000B39BC">
              <w:rPr>
                <w:color w:val="000000"/>
                <w:spacing w:val="-2"/>
                <w:sz w:val="20"/>
                <w:szCs w:val="20"/>
              </w:rPr>
              <w:t>및</w:t>
            </w:r>
            <w:r w:rsidRPr="000B39BC">
              <w:rPr>
                <w:color w:val="000000"/>
                <w:spacing w:val="-2"/>
                <w:sz w:val="20"/>
                <w:szCs w:val="20"/>
              </w:rPr>
              <w:t xml:space="preserve"> </w:t>
            </w:r>
            <w:r w:rsidRPr="000B39BC">
              <w:rPr>
                <w:color w:val="000000"/>
                <w:spacing w:val="-2"/>
                <w:sz w:val="20"/>
                <w:szCs w:val="20"/>
              </w:rPr>
              <w:t>발</w:t>
            </w:r>
            <w:r w:rsidRPr="000B39BC">
              <w:rPr>
                <w:color w:val="000000"/>
                <w:spacing w:val="-2"/>
                <w:sz w:val="20"/>
                <w:szCs w:val="20"/>
              </w:rPr>
              <w:t xml:space="preserve"> </w:t>
            </w:r>
            <w:r w:rsidRPr="000B39BC">
              <w:rPr>
                <w:color w:val="000000"/>
                <w:spacing w:val="-2"/>
                <w:sz w:val="20"/>
                <w:szCs w:val="20"/>
              </w:rPr>
              <w:t>부위에</w:t>
            </w:r>
            <w:r w:rsidRPr="000B39BC">
              <w:rPr>
                <w:color w:val="000000"/>
                <w:spacing w:val="-2"/>
                <w:sz w:val="20"/>
                <w:szCs w:val="20"/>
              </w:rPr>
              <w:t xml:space="preserve"> </w:t>
            </w:r>
            <w:r w:rsidRPr="000B39BC">
              <w:rPr>
                <w:color w:val="000000"/>
                <w:spacing w:val="-2"/>
                <w:sz w:val="20"/>
                <w:szCs w:val="20"/>
              </w:rPr>
              <w:t>부상</w:t>
            </w:r>
          </w:p>
        </w:tc>
      </w:tr>
      <w:tr w:rsidR="00026A7E" w:rsidRPr="00CB2B3F" w14:paraId="0452A18B" w14:textId="77777777" w:rsidTr="0091358C">
        <w:trPr>
          <w:cantSplit/>
          <w:trHeight w:val="340"/>
        </w:trPr>
        <w:tc>
          <w:tcPr>
            <w:tcW w:w="662" w:type="dxa"/>
            <w:shd w:val="clear" w:color="auto" w:fill="F2F2F2" w:themeFill="background1" w:themeFillShade="F2"/>
            <w:noWrap/>
            <w:vAlign w:val="center"/>
            <w:hideMark/>
          </w:tcPr>
          <w:p w14:paraId="770664E4" w14:textId="77777777" w:rsidR="00026A7E" w:rsidRPr="000E04B4" w:rsidRDefault="00026A7E" w:rsidP="0091358C">
            <w:pPr>
              <w:spacing w:line="280" w:lineRule="atLeast"/>
              <w:jc w:val="center"/>
              <w:rPr>
                <w:color w:val="000000"/>
                <w:sz w:val="20"/>
                <w:szCs w:val="20"/>
              </w:rPr>
            </w:pPr>
            <w:r w:rsidRPr="000E04B4">
              <w:rPr>
                <w:color w:val="000000"/>
                <w:sz w:val="20"/>
                <w:szCs w:val="20"/>
              </w:rPr>
              <w:t>19</w:t>
            </w:r>
          </w:p>
        </w:tc>
        <w:tc>
          <w:tcPr>
            <w:tcW w:w="1039" w:type="dxa"/>
            <w:shd w:val="clear" w:color="auto" w:fill="auto"/>
            <w:noWrap/>
            <w:vAlign w:val="center"/>
            <w:hideMark/>
          </w:tcPr>
          <w:p w14:paraId="4B596B19" w14:textId="77777777" w:rsidR="00026A7E" w:rsidRPr="000E04B4" w:rsidRDefault="00026A7E" w:rsidP="0091358C">
            <w:pPr>
              <w:spacing w:line="280" w:lineRule="atLeast"/>
              <w:jc w:val="center"/>
              <w:rPr>
                <w:color w:val="000000"/>
                <w:sz w:val="20"/>
                <w:szCs w:val="20"/>
              </w:rPr>
            </w:pPr>
            <w:r w:rsidRPr="000E04B4">
              <w:rPr>
                <w:color w:val="000000"/>
                <w:sz w:val="20"/>
                <w:szCs w:val="20"/>
              </w:rPr>
              <w:t>김선규</w:t>
            </w:r>
          </w:p>
        </w:tc>
        <w:tc>
          <w:tcPr>
            <w:tcW w:w="2410" w:type="dxa"/>
            <w:shd w:val="clear" w:color="auto" w:fill="auto"/>
            <w:noWrap/>
            <w:vAlign w:val="center"/>
            <w:hideMark/>
          </w:tcPr>
          <w:p w14:paraId="406E8A0E"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6BB30B1B" w14:textId="77777777" w:rsidR="00026A7E" w:rsidRPr="000E04B4" w:rsidRDefault="00026A7E" w:rsidP="0091358C">
            <w:pPr>
              <w:spacing w:line="280" w:lineRule="atLeast"/>
              <w:jc w:val="center"/>
              <w:rPr>
                <w:color w:val="000000"/>
                <w:sz w:val="20"/>
                <w:szCs w:val="20"/>
              </w:rPr>
            </w:pPr>
            <w:r w:rsidRPr="000E04B4">
              <w:rPr>
                <w:color w:val="000000"/>
                <w:sz w:val="20"/>
                <w:szCs w:val="20"/>
              </w:rPr>
              <w:t>2018-03-28</w:t>
            </w:r>
          </w:p>
        </w:tc>
        <w:tc>
          <w:tcPr>
            <w:tcW w:w="3685" w:type="dxa"/>
            <w:shd w:val="clear" w:color="auto" w:fill="auto"/>
            <w:noWrap/>
            <w:vAlign w:val="center"/>
            <w:hideMark/>
          </w:tcPr>
          <w:p w14:paraId="4EBE0AB6" w14:textId="77777777" w:rsidR="00026A7E" w:rsidRPr="000E04B4" w:rsidRDefault="00026A7E" w:rsidP="0091358C">
            <w:pPr>
              <w:spacing w:line="280" w:lineRule="atLeast"/>
              <w:jc w:val="center"/>
              <w:rPr>
                <w:color w:val="000000"/>
                <w:sz w:val="20"/>
                <w:szCs w:val="20"/>
              </w:rPr>
            </w:pPr>
            <w:r w:rsidRPr="000E04B4">
              <w:rPr>
                <w:color w:val="000000"/>
                <w:sz w:val="20"/>
                <w:szCs w:val="20"/>
              </w:rPr>
              <w:t>분당</w:t>
            </w:r>
            <w:r w:rsidRPr="000E04B4">
              <w:rPr>
                <w:color w:val="000000"/>
                <w:sz w:val="20"/>
                <w:szCs w:val="20"/>
              </w:rPr>
              <w:t>-</w:t>
            </w:r>
            <w:r w:rsidRPr="000E04B4">
              <w:rPr>
                <w:color w:val="000000"/>
                <w:sz w:val="20"/>
                <w:szCs w:val="20"/>
              </w:rPr>
              <w:t>수서간</w:t>
            </w:r>
            <w:r w:rsidRPr="000E04B4">
              <w:rPr>
                <w:color w:val="000000"/>
                <w:sz w:val="20"/>
                <w:szCs w:val="20"/>
              </w:rPr>
              <w:t xml:space="preserve"> </w:t>
            </w:r>
            <w:r w:rsidRPr="000E04B4">
              <w:rPr>
                <w:color w:val="000000"/>
                <w:sz w:val="20"/>
                <w:szCs w:val="20"/>
              </w:rPr>
              <w:t>고속화도로</w:t>
            </w:r>
            <w:r w:rsidRPr="000E04B4">
              <w:rPr>
                <w:color w:val="000000"/>
                <w:sz w:val="20"/>
                <w:szCs w:val="20"/>
              </w:rPr>
              <w:t xml:space="preserve"> </w:t>
            </w:r>
            <w:r w:rsidRPr="000E04B4">
              <w:rPr>
                <w:color w:val="000000"/>
                <w:sz w:val="20"/>
                <w:szCs w:val="20"/>
              </w:rPr>
              <w:t>판교</w:t>
            </w:r>
            <w:r w:rsidRPr="000E04B4">
              <w:rPr>
                <w:color w:val="000000"/>
                <w:sz w:val="20"/>
                <w:szCs w:val="20"/>
              </w:rPr>
              <w:t xml:space="preserve">IC </w:t>
            </w:r>
            <w:r w:rsidRPr="000E04B4">
              <w:rPr>
                <w:color w:val="000000"/>
                <w:sz w:val="20"/>
                <w:szCs w:val="20"/>
              </w:rPr>
              <w:t>인근</w:t>
            </w:r>
          </w:p>
        </w:tc>
        <w:tc>
          <w:tcPr>
            <w:tcW w:w="5356" w:type="dxa"/>
            <w:shd w:val="clear" w:color="auto" w:fill="auto"/>
            <w:noWrap/>
            <w:vAlign w:val="center"/>
            <w:hideMark/>
          </w:tcPr>
          <w:p w14:paraId="6BADC45A" w14:textId="77777777" w:rsidR="00026A7E" w:rsidRPr="000E04B4" w:rsidRDefault="00026A7E" w:rsidP="0091358C">
            <w:pPr>
              <w:spacing w:line="280" w:lineRule="atLeast"/>
              <w:jc w:val="left"/>
              <w:rPr>
                <w:color w:val="000000"/>
                <w:sz w:val="20"/>
                <w:szCs w:val="20"/>
              </w:rPr>
            </w:pPr>
            <w:r w:rsidRPr="000E04B4">
              <w:rPr>
                <w:color w:val="000000"/>
                <w:sz w:val="20"/>
                <w:szCs w:val="20"/>
              </w:rPr>
              <w:t>자동차</w:t>
            </w:r>
            <w:r w:rsidRPr="000E04B4">
              <w:rPr>
                <w:color w:val="000000"/>
                <w:sz w:val="20"/>
                <w:szCs w:val="20"/>
              </w:rPr>
              <w:t xml:space="preserve"> </w:t>
            </w:r>
            <w:r w:rsidRPr="000E04B4">
              <w:rPr>
                <w:color w:val="000000"/>
                <w:sz w:val="20"/>
                <w:szCs w:val="20"/>
              </w:rPr>
              <w:t>추돌사고</w:t>
            </w:r>
          </w:p>
        </w:tc>
      </w:tr>
      <w:tr w:rsidR="00026A7E" w:rsidRPr="00CB2B3F" w14:paraId="6D79B049" w14:textId="77777777" w:rsidTr="0091358C">
        <w:trPr>
          <w:cantSplit/>
          <w:trHeight w:val="340"/>
        </w:trPr>
        <w:tc>
          <w:tcPr>
            <w:tcW w:w="662" w:type="dxa"/>
            <w:shd w:val="clear" w:color="auto" w:fill="F2F2F2" w:themeFill="background1" w:themeFillShade="F2"/>
            <w:noWrap/>
            <w:vAlign w:val="center"/>
            <w:hideMark/>
          </w:tcPr>
          <w:p w14:paraId="710BF3E3" w14:textId="77777777" w:rsidR="00026A7E" w:rsidRPr="000E04B4" w:rsidRDefault="00026A7E" w:rsidP="0091358C">
            <w:pPr>
              <w:spacing w:line="280" w:lineRule="atLeast"/>
              <w:jc w:val="center"/>
              <w:rPr>
                <w:color w:val="000000"/>
                <w:sz w:val="20"/>
                <w:szCs w:val="20"/>
              </w:rPr>
            </w:pPr>
            <w:r w:rsidRPr="000E04B4">
              <w:rPr>
                <w:color w:val="000000"/>
                <w:sz w:val="20"/>
                <w:szCs w:val="20"/>
              </w:rPr>
              <w:t>20</w:t>
            </w:r>
          </w:p>
        </w:tc>
        <w:tc>
          <w:tcPr>
            <w:tcW w:w="1039" w:type="dxa"/>
            <w:shd w:val="clear" w:color="auto" w:fill="auto"/>
            <w:noWrap/>
            <w:vAlign w:val="center"/>
            <w:hideMark/>
          </w:tcPr>
          <w:p w14:paraId="7298339D" w14:textId="77777777" w:rsidR="00026A7E" w:rsidRPr="000E04B4" w:rsidRDefault="00026A7E" w:rsidP="0091358C">
            <w:pPr>
              <w:spacing w:line="280" w:lineRule="atLeast"/>
              <w:jc w:val="center"/>
              <w:rPr>
                <w:color w:val="000000"/>
                <w:sz w:val="20"/>
                <w:szCs w:val="20"/>
              </w:rPr>
            </w:pPr>
            <w:r w:rsidRPr="000E04B4">
              <w:rPr>
                <w:color w:val="000000"/>
                <w:sz w:val="20"/>
                <w:szCs w:val="20"/>
              </w:rPr>
              <w:t>송성일</w:t>
            </w:r>
          </w:p>
        </w:tc>
        <w:tc>
          <w:tcPr>
            <w:tcW w:w="2410" w:type="dxa"/>
            <w:shd w:val="clear" w:color="auto" w:fill="auto"/>
            <w:noWrap/>
            <w:vAlign w:val="center"/>
            <w:hideMark/>
          </w:tcPr>
          <w:p w14:paraId="5400FA75" w14:textId="77777777" w:rsidR="00026A7E" w:rsidRPr="000E04B4" w:rsidRDefault="00026A7E" w:rsidP="0091358C">
            <w:pPr>
              <w:spacing w:line="280" w:lineRule="atLeast"/>
              <w:jc w:val="center"/>
              <w:rPr>
                <w:color w:val="000000"/>
                <w:sz w:val="20"/>
                <w:szCs w:val="20"/>
              </w:rPr>
            </w:pPr>
            <w:r w:rsidRPr="000E04B4">
              <w:rPr>
                <w:color w:val="000000"/>
                <w:sz w:val="20"/>
                <w:szCs w:val="20"/>
              </w:rPr>
              <w:t>리하우스사업본부</w:t>
            </w:r>
          </w:p>
        </w:tc>
        <w:tc>
          <w:tcPr>
            <w:tcW w:w="1418" w:type="dxa"/>
            <w:shd w:val="clear" w:color="auto" w:fill="auto"/>
            <w:noWrap/>
            <w:vAlign w:val="center"/>
            <w:hideMark/>
          </w:tcPr>
          <w:p w14:paraId="44952E0D" w14:textId="77777777" w:rsidR="00026A7E" w:rsidRPr="000E04B4" w:rsidRDefault="00026A7E" w:rsidP="0091358C">
            <w:pPr>
              <w:spacing w:line="280" w:lineRule="atLeast"/>
              <w:jc w:val="center"/>
              <w:rPr>
                <w:color w:val="000000"/>
                <w:sz w:val="20"/>
                <w:szCs w:val="20"/>
              </w:rPr>
            </w:pPr>
            <w:r w:rsidRPr="000E04B4">
              <w:rPr>
                <w:color w:val="000000"/>
                <w:sz w:val="20"/>
                <w:szCs w:val="20"/>
              </w:rPr>
              <w:t>2018-05-01</w:t>
            </w:r>
          </w:p>
        </w:tc>
        <w:tc>
          <w:tcPr>
            <w:tcW w:w="3685" w:type="dxa"/>
            <w:shd w:val="clear" w:color="auto" w:fill="auto"/>
            <w:noWrap/>
            <w:vAlign w:val="center"/>
            <w:hideMark/>
          </w:tcPr>
          <w:p w14:paraId="2A147081" w14:textId="77777777" w:rsidR="00026A7E" w:rsidRPr="000E04B4" w:rsidRDefault="00026A7E" w:rsidP="0091358C">
            <w:pPr>
              <w:spacing w:line="280" w:lineRule="atLeast"/>
              <w:jc w:val="center"/>
              <w:rPr>
                <w:color w:val="000000"/>
                <w:sz w:val="20"/>
                <w:szCs w:val="20"/>
              </w:rPr>
            </w:pPr>
            <w:r w:rsidRPr="000E04B4">
              <w:rPr>
                <w:color w:val="000000"/>
                <w:sz w:val="20"/>
                <w:szCs w:val="20"/>
              </w:rPr>
              <w:t>인천시</w:t>
            </w:r>
            <w:r w:rsidRPr="000E04B4">
              <w:rPr>
                <w:color w:val="000000"/>
                <w:sz w:val="20"/>
                <w:szCs w:val="20"/>
              </w:rPr>
              <w:t xml:space="preserve"> </w:t>
            </w:r>
            <w:r w:rsidRPr="000E04B4">
              <w:rPr>
                <w:color w:val="000000"/>
                <w:sz w:val="20"/>
                <w:szCs w:val="20"/>
              </w:rPr>
              <w:t>부평구</w:t>
            </w:r>
            <w:r w:rsidRPr="000E04B4">
              <w:rPr>
                <w:color w:val="000000"/>
                <w:sz w:val="20"/>
                <w:szCs w:val="20"/>
              </w:rPr>
              <w:t xml:space="preserve"> </w:t>
            </w:r>
            <w:proofErr w:type="spellStart"/>
            <w:r w:rsidRPr="000E04B4">
              <w:rPr>
                <w:color w:val="000000"/>
                <w:sz w:val="20"/>
                <w:szCs w:val="20"/>
              </w:rPr>
              <w:t>부평동</w:t>
            </w:r>
            <w:proofErr w:type="spellEnd"/>
            <w:r w:rsidRPr="000E04B4">
              <w:rPr>
                <w:color w:val="000000"/>
                <w:sz w:val="20"/>
                <w:szCs w:val="20"/>
              </w:rPr>
              <w:t xml:space="preserve"> </w:t>
            </w:r>
            <w:r w:rsidRPr="000E04B4">
              <w:rPr>
                <w:color w:val="000000"/>
                <w:sz w:val="20"/>
                <w:szCs w:val="20"/>
              </w:rPr>
              <w:t>동아아파트</w:t>
            </w:r>
          </w:p>
        </w:tc>
        <w:tc>
          <w:tcPr>
            <w:tcW w:w="5356" w:type="dxa"/>
            <w:shd w:val="clear" w:color="auto" w:fill="auto"/>
            <w:vAlign w:val="center"/>
            <w:hideMark/>
          </w:tcPr>
          <w:p w14:paraId="6D2CDF26" w14:textId="77777777" w:rsidR="00026A7E" w:rsidRPr="000E04B4" w:rsidRDefault="00026A7E" w:rsidP="0091358C">
            <w:pPr>
              <w:spacing w:line="280" w:lineRule="atLeast"/>
              <w:jc w:val="left"/>
              <w:rPr>
                <w:color w:val="000000"/>
                <w:sz w:val="20"/>
                <w:szCs w:val="20"/>
              </w:rPr>
            </w:pPr>
            <w:r w:rsidRPr="000E04B4">
              <w:rPr>
                <w:color w:val="000000"/>
                <w:sz w:val="20"/>
                <w:szCs w:val="20"/>
              </w:rPr>
              <w:t>공사</w:t>
            </w:r>
            <w:r w:rsidRPr="000E04B4">
              <w:rPr>
                <w:color w:val="000000"/>
                <w:sz w:val="20"/>
                <w:szCs w:val="20"/>
              </w:rPr>
              <w:t xml:space="preserve"> </w:t>
            </w:r>
            <w:r w:rsidRPr="000E04B4">
              <w:rPr>
                <w:color w:val="000000"/>
                <w:sz w:val="20"/>
                <w:szCs w:val="20"/>
              </w:rPr>
              <w:t>진행여부를</w:t>
            </w:r>
            <w:r w:rsidRPr="000E04B4">
              <w:rPr>
                <w:color w:val="000000"/>
                <w:sz w:val="20"/>
                <w:szCs w:val="20"/>
              </w:rPr>
              <w:t xml:space="preserve"> </w:t>
            </w:r>
            <w:r w:rsidRPr="000E04B4">
              <w:rPr>
                <w:color w:val="000000"/>
                <w:sz w:val="20"/>
                <w:szCs w:val="20"/>
              </w:rPr>
              <w:t>점검하고자</w:t>
            </w:r>
            <w:r w:rsidRPr="000E04B4">
              <w:rPr>
                <w:color w:val="000000"/>
                <w:sz w:val="20"/>
                <w:szCs w:val="20"/>
              </w:rPr>
              <w:t xml:space="preserve"> </w:t>
            </w:r>
            <w:r w:rsidRPr="000E04B4">
              <w:rPr>
                <w:color w:val="000000"/>
                <w:sz w:val="20"/>
                <w:szCs w:val="20"/>
              </w:rPr>
              <w:t>현장</w:t>
            </w:r>
            <w:r w:rsidRPr="000E04B4">
              <w:rPr>
                <w:color w:val="000000"/>
                <w:sz w:val="20"/>
                <w:szCs w:val="20"/>
              </w:rPr>
              <w:t xml:space="preserve"> </w:t>
            </w:r>
            <w:r w:rsidRPr="000E04B4">
              <w:rPr>
                <w:color w:val="000000"/>
                <w:sz w:val="20"/>
                <w:szCs w:val="20"/>
              </w:rPr>
              <w:t>업무를</w:t>
            </w:r>
            <w:r w:rsidRPr="000E04B4">
              <w:rPr>
                <w:color w:val="000000"/>
                <w:sz w:val="20"/>
                <w:szCs w:val="20"/>
              </w:rPr>
              <w:t xml:space="preserve"> </w:t>
            </w:r>
            <w:r w:rsidRPr="000E04B4">
              <w:rPr>
                <w:color w:val="000000"/>
                <w:sz w:val="20"/>
                <w:szCs w:val="20"/>
              </w:rPr>
              <w:t>보면서</w:t>
            </w:r>
            <w:r w:rsidRPr="000E04B4">
              <w:rPr>
                <w:color w:val="000000"/>
                <w:sz w:val="20"/>
                <w:szCs w:val="20"/>
              </w:rPr>
              <w:t xml:space="preserve"> </w:t>
            </w:r>
            <w:r w:rsidRPr="000E04B4">
              <w:rPr>
                <w:color w:val="000000"/>
                <w:sz w:val="20"/>
                <w:szCs w:val="20"/>
              </w:rPr>
              <w:t>공사현장</w:t>
            </w:r>
            <w:r w:rsidRPr="000E04B4">
              <w:rPr>
                <w:color w:val="000000"/>
                <w:sz w:val="20"/>
                <w:szCs w:val="20"/>
              </w:rPr>
              <w:t xml:space="preserve"> </w:t>
            </w:r>
            <w:r w:rsidRPr="000E04B4">
              <w:rPr>
                <w:color w:val="000000"/>
                <w:sz w:val="20"/>
                <w:szCs w:val="20"/>
              </w:rPr>
              <w:t>내에서</w:t>
            </w:r>
            <w:r w:rsidRPr="000E04B4">
              <w:rPr>
                <w:color w:val="000000"/>
                <w:sz w:val="20"/>
                <w:szCs w:val="20"/>
              </w:rPr>
              <w:t xml:space="preserve"> </w:t>
            </w:r>
            <w:r w:rsidRPr="000E04B4">
              <w:rPr>
                <w:color w:val="000000"/>
                <w:sz w:val="20"/>
                <w:szCs w:val="20"/>
              </w:rPr>
              <w:t>이동하던</w:t>
            </w:r>
            <w:r w:rsidRPr="000E04B4">
              <w:rPr>
                <w:color w:val="000000"/>
                <w:sz w:val="20"/>
                <w:szCs w:val="20"/>
              </w:rPr>
              <w:t xml:space="preserve"> </w:t>
            </w:r>
            <w:r w:rsidRPr="000E04B4">
              <w:rPr>
                <w:color w:val="000000"/>
                <w:sz w:val="20"/>
                <w:szCs w:val="20"/>
              </w:rPr>
              <w:t>중</w:t>
            </w:r>
            <w:r>
              <w:rPr>
                <w:rFonts w:hint="eastAsia"/>
                <w:color w:val="000000"/>
                <w:sz w:val="20"/>
                <w:szCs w:val="20"/>
              </w:rPr>
              <w:t xml:space="preserve"> </w:t>
            </w:r>
            <w:r w:rsidRPr="000B39BC">
              <w:rPr>
                <w:color w:val="000000"/>
                <w:spacing w:val="-2"/>
                <w:sz w:val="20"/>
                <w:szCs w:val="20"/>
              </w:rPr>
              <w:t>목공</w:t>
            </w:r>
            <w:r w:rsidRPr="000B39BC">
              <w:rPr>
                <w:color w:val="000000"/>
                <w:spacing w:val="-2"/>
                <w:sz w:val="20"/>
                <w:szCs w:val="20"/>
              </w:rPr>
              <w:t xml:space="preserve"> </w:t>
            </w:r>
            <w:r w:rsidRPr="000B39BC">
              <w:rPr>
                <w:color w:val="000000"/>
                <w:spacing w:val="-2"/>
                <w:sz w:val="20"/>
                <w:szCs w:val="20"/>
              </w:rPr>
              <w:t>자재를</w:t>
            </w:r>
            <w:r w:rsidRPr="000B39BC">
              <w:rPr>
                <w:color w:val="000000"/>
                <w:spacing w:val="-2"/>
                <w:sz w:val="20"/>
                <w:szCs w:val="20"/>
              </w:rPr>
              <w:t xml:space="preserve"> </w:t>
            </w:r>
            <w:r w:rsidRPr="000B39BC">
              <w:rPr>
                <w:color w:val="000000"/>
                <w:spacing w:val="-2"/>
                <w:sz w:val="20"/>
                <w:szCs w:val="20"/>
              </w:rPr>
              <w:t>잘못</w:t>
            </w:r>
            <w:r w:rsidRPr="000B39BC">
              <w:rPr>
                <w:color w:val="000000"/>
                <w:spacing w:val="-2"/>
                <w:sz w:val="20"/>
                <w:szCs w:val="20"/>
              </w:rPr>
              <w:t xml:space="preserve"> </w:t>
            </w:r>
            <w:r w:rsidRPr="000B39BC">
              <w:rPr>
                <w:color w:val="000000"/>
                <w:spacing w:val="-2"/>
                <w:sz w:val="20"/>
                <w:szCs w:val="20"/>
              </w:rPr>
              <w:t>밟아</w:t>
            </w:r>
            <w:r w:rsidRPr="000B39BC">
              <w:rPr>
                <w:color w:val="000000"/>
                <w:spacing w:val="-2"/>
                <w:sz w:val="20"/>
                <w:szCs w:val="20"/>
              </w:rPr>
              <w:t xml:space="preserve"> </w:t>
            </w:r>
            <w:r w:rsidRPr="000B39BC">
              <w:rPr>
                <w:color w:val="000000"/>
                <w:spacing w:val="-2"/>
                <w:sz w:val="20"/>
                <w:szCs w:val="20"/>
              </w:rPr>
              <w:t>발을</w:t>
            </w:r>
            <w:r w:rsidRPr="000B39BC">
              <w:rPr>
                <w:color w:val="000000"/>
                <w:spacing w:val="-2"/>
                <w:sz w:val="20"/>
                <w:szCs w:val="20"/>
              </w:rPr>
              <w:t xml:space="preserve"> </w:t>
            </w:r>
            <w:r w:rsidRPr="000B39BC">
              <w:rPr>
                <w:color w:val="000000"/>
                <w:spacing w:val="-2"/>
                <w:sz w:val="20"/>
                <w:szCs w:val="20"/>
              </w:rPr>
              <w:t>헛딛는</w:t>
            </w:r>
            <w:r w:rsidRPr="000B39BC">
              <w:rPr>
                <w:color w:val="000000"/>
                <w:spacing w:val="-2"/>
                <w:sz w:val="20"/>
                <w:szCs w:val="20"/>
              </w:rPr>
              <w:t xml:space="preserve"> </w:t>
            </w:r>
            <w:r w:rsidRPr="000B39BC">
              <w:rPr>
                <w:color w:val="000000"/>
                <w:spacing w:val="-2"/>
                <w:sz w:val="20"/>
                <w:szCs w:val="20"/>
              </w:rPr>
              <w:t>과정에서</w:t>
            </w:r>
            <w:r w:rsidRPr="000B39BC">
              <w:rPr>
                <w:color w:val="000000"/>
                <w:spacing w:val="-2"/>
                <w:sz w:val="20"/>
                <w:szCs w:val="20"/>
              </w:rPr>
              <w:t xml:space="preserve"> </w:t>
            </w:r>
            <w:r w:rsidRPr="000B39BC">
              <w:rPr>
                <w:color w:val="000000"/>
                <w:spacing w:val="-2"/>
                <w:sz w:val="20"/>
                <w:szCs w:val="20"/>
              </w:rPr>
              <w:t>근육</w:t>
            </w:r>
            <w:r w:rsidRPr="000B39BC">
              <w:rPr>
                <w:color w:val="000000"/>
                <w:spacing w:val="-2"/>
                <w:sz w:val="20"/>
                <w:szCs w:val="20"/>
              </w:rPr>
              <w:t xml:space="preserve"> </w:t>
            </w:r>
            <w:r w:rsidRPr="000B39BC">
              <w:rPr>
                <w:color w:val="000000"/>
                <w:spacing w:val="-2"/>
                <w:sz w:val="20"/>
                <w:szCs w:val="20"/>
              </w:rPr>
              <w:t>파열</w:t>
            </w:r>
          </w:p>
        </w:tc>
      </w:tr>
      <w:tr w:rsidR="00026A7E" w:rsidRPr="00CB2B3F" w14:paraId="0CF330B1" w14:textId="77777777" w:rsidTr="0091358C">
        <w:trPr>
          <w:cantSplit/>
          <w:trHeight w:val="340"/>
        </w:trPr>
        <w:tc>
          <w:tcPr>
            <w:tcW w:w="662" w:type="dxa"/>
            <w:shd w:val="clear" w:color="auto" w:fill="F2F2F2" w:themeFill="background1" w:themeFillShade="F2"/>
            <w:noWrap/>
            <w:vAlign w:val="center"/>
            <w:hideMark/>
          </w:tcPr>
          <w:p w14:paraId="706CC78B" w14:textId="77777777" w:rsidR="00026A7E" w:rsidRPr="000E04B4" w:rsidRDefault="00026A7E" w:rsidP="0091358C">
            <w:pPr>
              <w:spacing w:line="280" w:lineRule="atLeast"/>
              <w:jc w:val="center"/>
              <w:rPr>
                <w:color w:val="000000"/>
                <w:sz w:val="20"/>
                <w:szCs w:val="20"/>
              </w:rPr>
            </w:pPr>
            <w:r w:rsidRPr="000E04B4">
              <w:rPr>
                <w:color w:val="000000"/>
                <w:sz w:val="20"/>
                <w:szCs w:val="20"/>
              </w:rPr>
              <w:t>21</w:t>
            </w:r>
          </w:p>
        </w:tc>
        <w:tc>
          <w:tcPr>
            <w:tcW w:w="1039" w:type="dxa"/>
            <w:shd w:val="clear" w:color="auto" w:fill="auto"/>
            <w:noWrap/>
            <w:vAlign w:val="center"/>
            <w:hideMark/>
          </w:tcPr>
          <w:p w14:paraId="18301669" w14:textId="77777777" w:rsidR="00026A7E" w:rsidRPr="000E04B4" w:rsidRDefault="00026A7E" w:rsidP="0091358C">
            <w:pPr>
              <w:spacing w:line="280" w:lineRule="atLeast"/>
              <w:jc w:val="center"/>
              <w:rPr>
                <w:color w:val="000000"/>
                <w:sz w:val="20"/>
                <w:szCs w:val="20"/>
              </w:rPr>
            </w:pPr>
            <w:r w:rsidRPr="000E04B4">
              <w:rPr>
                <w:color w:val="000000"/>
                <w:sz w:val="20"/>
                <w:szCs w:val="20"/>
              </w:rPr>
              <w:t>최현식</w:t>
            </w:r>
          </w:p>
        </w:tc>
        <w:tc>
          <w:tcPr>
            <w:tcW w:w="2410" w:type="dxa"/>
            <w:shd w:val="clear" w:color="auto" w:fill="auto"/>
            <w:noWrap/>
            <w:vAlign w:val="center"/>
            <w:hideMark/>
          </w:tcPr>
          <w:p w14:paraId="07D877D0"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16792CD9" w14:textId="77777777" w:rsidR="00026A7E" w:rsidRPr="000E04B4" w:rsidRDefault="00026A7E" w:rsidP="0091358C">
            <w:pPr>
              <w:spacing w:line="280" w:lineRule="atLeast"/>
              <w:jc w:val="center"/>
              <w:rPr>
                <w:color w:val="000000"/>
                <w:sz w:val="20"/>
                <w:szCs w:val="20"/>
              </w:rPr>
            </w:pPr>
            <w:r w:rsidRPr="000E04B4">
              <w:rPr>
                <w:color w:val="000000"/>
                <w:sz w:val="20"/>
                <w:szCs w:val="20"/>
              </w:rPr>
              <w:t>2018-05-21</w:t>
            </w:r>
          </w:p>
        </w:tc>
        <w:tc>
          <w:tcPr>
            <w:tcW w:w="3685" w:type="dxa"/>
            <w:shd w:val="clear" w:color="auto" w:fill="auto"/>
            <w:vAlign w:val="center"/>
            <w:hideMark/>
          </w:tcPr>
          <w:p w14:paraId="41BA42D8"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안양시</w:t>
            </w:r>
            <w:r w:rsidRPr="000E04B4">
              <w:rPr>
                <w:color w:val="000000"/>
                <w:sz w:val="20"/>
                <w:szCs w:val="20"/>
              </w:rPr>
              <w:t xml:space="preserve"> </w:t>
            </w:r>
            <w:r w:rsidRPr="000E04B4">
              <w:rPr>
                <w:color w:val="000000"/>
                <w:sz w:val="20"/>
                <w:szCs w:val="20"/>
              </w:rPr>
              <w:t>동안구</w:t>
            </w:r>
            <w:r w:rsidRPr="000E04B4">
              <w:rPr>
                <w:color w:val="000000"/>
                <w:sz w:val="20"/>
                <w:szCs w:val="20"/>
              </w:rPr>
              <w:t xml:space="preserve"> </w:t>
            </w:r>
            <w:proofErr w:type="spellStart"/>
            <w:r w:rsidRPr="000E04B4">
              <w:rPr>
                <w:color w:val="000000"/>
                <w:sz w:val="20"/>
                <w:szCs w:val="20"/>
              </w:rPr>
              <w:t>호계</w:t>
            </w:r>
            <w:proofErr w:type="spellEnd"/>
            <w:r w:rsidRPr="000E04B4">
              <w:rPr>
                <w:color w:val="000000"/>
                <w:sz w:val="20"/>
                <w:szCs w:val="20"/>
              </w:rPr>
              <w:t>3</w:t>
            </w:r>
            <w:r w:rsidRPr="000E04B4">
              <w:rPr>
                <w:color w:val="000000"/>
                <w:sz w:val="20"/>
                <w:szCs w:val="20"/>
              </w:rPr>
              <w:t>동</w:t>
            </w:r>
            <w:r w:rsidRPr="000E04B4">
              <w:rPr>
                <w:color w:val="000000"/>
                <w:sz w:val="20"/>
                <w:szCs w:val="20"/>
              </w:rPr>
              <w:br/>
            </w:r>
            <w:proofErr w:type="spellStart"/>
            <w:r w:rsidRPr="000E04B4">
              <w:rPr>
                <w:color w:val="000000"/>
                <w:sz w:val="20"/>
                <w:szCs w:val="20"/>
              </w:rPr>
              <w:t>일신건영아파트</w:t>
            </w:r>
            <w:proofErr w:type="spellEnd"/>
            <w:r w:rsidRPr="000E04B4">
              <w:rPr>
                <w:color w:val="000000"/>
                <w:sz w:val="20"/>
                <w:szCs w:val="20"/>
              </w:rPr>
              <w:t xml:space="preserve"> 101</w:t>
            </w:r>
            <w:r w:rsidRPr="000E04B4">
              <w:rPr>
                <w:color w:val="000000"/>
                <w:sz w:val="20"/>
                <w:szCs w:val="20"/>
              </w:rPr>
              <w:t>동</w:t>
            </w:r>
            <w:r w:rsidRPr="000E04B4">
              <w:rPr>
                <w:color w:val="000000"/>
                <w:sz w:val="20"/>
                <w:szCs w:val="20"/>
              </w:rPr>
              <w:t xml:space="preserve"> 510</w:t>
            </w:r>
            <w:r w:rsidRPr="000E04B4">
              <w:rPr>
                <w:color w:val="000000"/>
                <w:sz w:val="20"/>
                <w:szCs w:val="20"/>
              </w:rPr>
              <w:t>호</w:t>
            </w:r>
          </w:p>
        </w:tc>
        <w:tc>
          <w:tcPr>
            <w:tcW w:w="5356" w:type="dxa"/>
            <w:shd w:val="clear" w:color="auto" w:fill="auto"/>
            <w:noWrap/>
            <w:vAlign w:val="center"/>
            <w:hideMark/>
          </w:tcPr>
          <w:p w14:paraId="21A33349"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A/S </w:t>
            </w: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적재해둔</w:t>
            </w:r>
            <w:r w:rsidRPr="000E04B4">
              <w:rPr>
                <w:color w:val="000000"/>
                <w:sz w:val="20"/>
                <w:szCs w:val="20"/>
              </w:rPr>
              <w:t xml:space="preserve"> </w:t>
            </w:r>
            <w:proofErr w:type="spellStart"/>
            <w:r w:rsidRPr="000E04B4">
              <w:rPr>
                <w:color w:val="000000"/>
                <w:sz w:val="20"/>
                <w:szCs w:val="20"/>
              </w:rPr>
              <w:t>씽크장이</w:t>
            </w:r>
            <w:proofErr w:type="spellEnd"/>
            <w:r w:rsidRPr="000E04B4">
              <w:rPr>
                <w:color w:val="000000"/>
                <w:sz w:val="20"/>
                <w:szCs w:val="20"/>
              </w:rPr>
              <w:t xml:space="preserve"> </w:t>
            </w:r>
            <w:r w:rsidRPr="000E04B4">
              <w:rPr>
                <w:color w:val="000000"/>
                <w:sz w:val="20"/>
                <w:szCs w:val="20"/>
              </w:rPr>
              <w:t>떨어지면서</w:t>
            </w:r>
            <w:r w:rsidRPr="000E04B4">
              <w:rPr>
                <w:color w:val="000000"/>
                <w:sz w:val="20"/>
                <w:szCs w:val="20"/>
              </w:rPr>
              <w:t xml:space="preserve"> </w:t>
            </w:r>
            <w:r w:rsidRPr="000E04B4">
              <w:rPr>
                <w:color w:val="000000"/>
                <w:sz w:val="20"/>
                <w:szCs w:val="20"/>
              </w:rPr>
              <w:t>골절</w:t>
            </w:r>
            <w:r w:rsidRPr="000E04B4">
              <w:rPr>
                <w:color w:val="000000"/>
                <w:sz w:val="20"/>
                <w:szCs w:val="20"/>
              </w:rPr>
              <w:t xml:space="preserve"> </w:t>
            </w:r>
            <w:r w:rsidRPr="000E04B4">
              <w:rPr>
                <w:color w:val="000000"/>
                <w:sz w:val="20"/>
                <w:szCs w:val="20"/>
              </w:rPr>
              <w:t>발생</w:t>
            </w:r>
          </w:p>
        </w:tc>
      </w:tr>
      <w:tr w:rsidR="00026A7E" w:rsidRPr="00CB2B3F" w14:paraId="01952560" w14:textId="77777777" w:rsidTr="0091358C">
        <w:trPr>
          <w:cantSplit/>
          <w:trHeight w:val="340"/>
        </w:trPr>
        <w:tc>
          <w:tcPr>
            <w:tcW w:w="662" w:type="dxa"/>
            <w:shd w:val="clear" w:color="auto" w:fill="F2F2F2" w:themeFill="background1" w:themeFillShade="F2"/>
            <w:noWrap/>
            <w:vAlign w:val="center"/>
            <w:hideMark/>
          </w:tcPr>
          <w:p w14:paraId="689FC07A" w14:textId="77777777" w:rsidR="00026A7E" w:rsidRPr="000E04B4" w:rsidRDefault="00026A7E" w:rsidP="0091358C">
            <w:pPr>
              <w:spacing w:line="280" w:lineRule="atLeast"/>
              <w:jc w:val="center"/>
              <w:rPr>
                <w:color w:val="000000"/>
                <w:sz w:val="20"/>
                <w:szCs w:val="20"/>
              </w:rPr>
            </w:pPr>
            <w:r w:rsidRPr="000E04B4">
              <w:rPr>
                <w:color w:val="000000"/>
                <w:sz w:val="20"/>
                <w:szCs w:val="20"/>
              </w:rPr>
              <w:t>22</w:t>
            </w:r>
          </w:p>
        </w:tc>
        <w:tc>
          <w:tcPr>
            <w:tcW w:w="1039" w:type="dxa"/>
            <w:shd w:val="clear" w:color="auto" w:fill="auto"/>
            <w:noWrap/>
            <w:vAlign w:val="center"/>
            <w:hideMark/>
          </w:tcPr>
          <w:p w14:paraId="53A801C7" w14:textId="77777777" w:rsidR="00026A7E" w:rsidRPr="000E04B4" w:rsidRDefault="00026A7E" w:rsidP="0091358C">
            <w:pPr>
              <w:spacing w:line="280" w:lineRule="atLeast"/>
              <w:jc w:val="center"/>
              <w:rPr>
                <w:color w:val="000000"/>
                <w:sz w:val="20"/>
                <w:szCs w:val="20"/>
              </w:rPr>
            </w:pPr>
            <w:r w:rsidRPr="000E04B4">
              <w:rPr>
                <w:color w:val="000000"/>
                <w:sz w:val="20"/>
                <w:szCs w:val="20"/>
              </w:rPr>
              <w:t>김준우</w:t>
            </w:r>
          </w:p>
        </w:tc>
        <w:tc>
          <w:tcPr>
            <w:tcW w:w="2410" w:type="dxa"/>
            <w:shd w:val="clear" w:color="auto" w:fill="auto"/>
            <w:noWrap/>
            <w:vAlign w:val="center"/>
            <w:hideMark/>
          </w:tcPr>
          <w:p w14:paraId="6F5919FD" w14:textId="77777777" w:rsidR="00026A7E" w:rsidRPr="000E04B4" w:rsidRDefault="00026A7E" w:rsidP="0091358C">
            <w:pPr>
              <w:spacing w:line="280" w:lineRule="atLeast"/>
              <w:jc w:val="center"/>
              <w:rPr>
                <w:color w:val="000000"/>
                <w:sz w:val="20"/>
                <w:szCs w:val="20"/>
              </w:rPr>
            </w:pPr>
            <w:r w:rsidRPr="000E04B4">
              <w:rPr>
                <w:color w:val="000000"/>
                <w:sz w:val="20"/>
                <w:szCs w:val="20"/>
              </w:rPr>
              <w:t>리하우스사업본부</w:t>
            </w:r>
          </w:p>
        </w:tc>
        <w:tc>
          <w:tcPr>
            <w:tcW w:w="1418" w:type="dxa"/>
            <w:shd w:val="clear" w:color="auto" w:fill="auto"/>
            <w:noWrap/>
            <w:vAlign w:val="center"/>
            <w:hideMark/>
          </w:tcPr>
          <w:p w14:paraId="4846F1ED" w14:textId="77777777" w:rsidR="00026A7E" w:rsidRPr="000E04B4" w:rsidRDefault="00026A7E" w:rsidP="0091358C">
            <w:pPr>
              <w:spacing w:line="280" w:lineRule="atLeast"/>
              <w:jc w:val="center"/>
              <w:rPr>
                <w:color w:val="000000"/>
                <w:sz w:val="20"/>
                <w:szCs w:val="20"/>
              </w:rPr>
            </w:pPr>
            <w:r w:rsidRPr="000E04B4">
              <w:rPr>
                <w:color w:val="000000"/>
                <w:sz w:val="20"/>
                <w:szCs w:val="20"/>
              </w:rPr>
              <w:t>2018-06-08</w:t>
            </w:r>
          </w:p>
        </w:tc>
        <w:tc>
          <w:tcPr>
            <w:tcW w:w="3685" w:type="dxa"/>
            <w:shd w:val="clear" w:color="auto" w:fill="auto"/>
            <w:noWrap/>
            <w:vAlign w:val="center"/>
            <w:hideMark/>
          </w:tcPr>
          <w:p w14:paraId="64BBE40B"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화성시</w:t>
            </w:r>
            <w:r w:rsidRPr="000E04B4">
              <w:rPr>
                <w:color w:val="000000"/>
                <w:sz w:val="20"/>
                <w:szCs w:val="20"/>
              </w:rPr>
              <w:t xml:space="preserve"> </w:t>
            </w:r>
            <w:proofErr w:type="spellStart"/>
            <w:r w:rsidRPr="000E04B4">
              <w:rPr>
                <w:color w:val="000000"/>
                <w:sz w:val="20"/>
                <w:szCs w:val="20"/>
              </w:rPr>
              <w:t>서산면</w:t>
            </w:r>
            <w:proofErr w:type="spellEnd"/>
            <w:r w:rsidRPr="000E04B4">
              <w:rPr>
                <w:color w:val="000000"/>
                <w:sz w:val="20"/>
                <w:szCs w:val="20"/>
              </w:rPr>
              <w:t xml:space="preserve"> </w:t>
            </w:r>
            <w:proofErr w:type="spellStart"/>
            <w:r w:rsidRPr="000E04B4">
              <w:rPr>
                <w:color w:val="000000"/>
                <w:sz w:val="20"/>
                <w:szCs w:val="20"/>
              </w:rPr>
              <w:t>제부리</w:t>
            </w:r>
            <w:proofErr w:type="spellEnd"/>
            <w:r w:rsidRPr="000E04B4">
              <w:rPr>
                <w:color w:val="000000"/>
                <w:sz w:val="20"/>
                <w:szCs w:val="20"/>
              </w:rPr>
              <w:t xml:space="preserve"> </w:t>
            </w:r>
            <w:r>
              <w:rPr>
                <w:color w:val="000000"/>
                <w:sz w:val="20"/>
                <w:szCs w:val="20"/>
              </w:rPr>
              <w:br/>
            </w:r>
            <w:r w:rsidRPr="000E04B4">
              <w:rPr>
                <w:color w:val="000000"/>
                <w:sz w:val="20"/>
                <w:szCs w:val="20"/>
              </w:rPr>
              <w:t>190-138</w:t>
            </w:r>
          </w:p>
        </w:tc>
        <w:tc>
          <w:tcPr>
            <w:tcW w:w="5356" w:type="dxa"/>
            <w:shd w:val="clear" w:color="auto" w:fill="auto"/>
            <w:noWrap/>
            <w:vAlign w:val="center"/>
            <w:hideMark/>
          </w:tcPr>
          <w:p w14:paraId="172856C3"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캔미팅</w:t>
            </w:r>
            <w:proofErr w:type="spellEnd"/>
            <w:r w:rsidRPr="000E04B4">
              <w:rPr>
                <w:color w:val="000000"/>
                <w:sz w:val="20"/>
                <w:szCs w:val="20"/>
              </w:rPr>
              <w:t xml:space="preserve"> </w:t>
            </w:r>
            <w:r w:rsidRPr="000E04B4">
              <w:rPr>
                <w:color w:val="000000"/>
                <w:sz w:val="20"/>
                <w:szCs w:val="20"/>
              </w:rPr>
              <w:t>중</w:t>
            </w:r>
            <w:r w:rsidRPr="000E04B4">
              <w:rPr>
                <w:color w:val="000000"/>
                <w:sz w:val="20"/>
                <w:szCs w:val="20"/>
              </w:rPr>
              <w:t xml:space="preserve"> ATV </w:t>
            </w:r>
            <w:r w:rsidRPr="000E04B4">
              <w:rPr>
                <w:color w:val="000000"/>
                <w:sz w:val="20"/>
                <w:szCs w:val="20"/>
              </w:rPr>
              <w:t>체험</w:t>
            </w:r>
            <w:r w:rsidRPr="000E04B4">
              <w:rPr>
                <w:color w:val="000000"/>
                <w:sz w:val="20"/>
                <w:szCs w:val="20"/>
              </w:rPr>
              <w:t xml:space="preserve"> </w:t>
            </w:r>
            <w:r w:rsidRPr="000E04B4">
              <w:rPr>
                <w:color w:val="000000"/>
                <w:sz w:val="20"/>
                <w:szCs w:val="20"/>
              </w:rPr>
              <w:t>과정에서</w:t>
            </w:r>
            <w:r w:rsidRPr="000E04B4">
              <w:rPr>
                <w:color w:val="000000"/>
                <w:sz w:val="20"/>
                <w:szCs w:val="20"/>
              </w:rPr>
              <w:t xml:space="preserve"> </w:t>
            </w:r>
            <w:r w:rsidRPr="000E04B4">
              <w:rPr>
                <w:color w:val="000000"/>
                <w:sz w:val="20"/>
                <w:szCs w:val="20"/>
              </w:rPr>
              <w:t>추락하여</w:t>
            </w:r>
            <w:r w:rsidRPr="000E04B4">
              <w:rPr>
                <w:color w:val="000000"/>
                <w:sz w:val="20"/>
                <w:szCs w:val="20"/>
              </w:rPr>
              <w:t xml:space="preserve"> </w:t>
            </w:r>
            <w:r w:rsidRPr="000E04B4">
              <w:rPr>
                <w:color w:val="000000"/>
                <w:sz w:val="20"/>
                <w:szCs w:val="20"/>
              </w:rPr>
              <w:t>요추</w:t>
            </w:r>
            <w:r w:rsidRPr="000E04B4">
              <w:rPr>
                <w:color w:val="000000"/>
                <w:sz w:val="20"/>
                <w:szCs w:val="20"/>
              </w:rPr>
              <w:t xml:space="preserve"> </w:t>
            </w:r>
            <w:r w:rsidRPr="000E04B4">
              <w:rPr>
                <w:color w:val="000000"/>
                <w:sz w:val="20"/>
                <w:szCs w:val="20"/>
              </w:rPr>
              <w:t>및</w:t>
            </w:r>
            <w:r w:rsidRPr="000E04B4">
              <w:rPr>
                <w:color w:val="000000"/>
                <w:sz w:val="20"/>
                <w:szCs w:val="20"/>
              </w:rPr>
              <w:t xml:space="preserve"> </w:t>
            </w:r>
            <w:r w:rsidRPr="000E04B4">
              <w:rPr>
                <w:color w:val="000000"/>
                <w:sz w:val="20"/>
                <w:szCs w:val="20"/>
              </w:rPr>
              <w:t>발가락</w:t>
            </w:r>
            <w:r w:rsidRPr="000E04B4">
              <w:rPr>
                <w:color w:val="000000"/>
                <w:sz w:val="20"/>
                <w:szCs w:val="20"/>
              </w:rPr>
              <w:t xml:space="preserve"> </w:t>
            </w:r>
            <w:r w:rsidRPr="000E04B4">
              <w:rPr>
                <w:color w:val="000000"/>
                <w:sz w:val="20"/>
                <w:szCs w:val="20"/>
              </w:rPr>
              <w:t>골절</w:t>
            </w:r>
          </w:p>
        </w:tc>
      </w:tr>
      <w:tr w:rsidR="00026A7E" w:rsidRPr="00CB2B3F" w14:paraId="441E17DC" w14:textId="77777777" w:rsidTr="0091358C">
        <w:trPr>
          <w:cantSplit/>
          <w:trHeight w:val="340"/>
        </w:trPr>
        <w:tc>
          <w:tcPr>
            <w:tcW w:w="662" w:type="dxa"/>
            <w:shd w:val="clear" w:color="auto" w:fill="F2F2F2" w:themeFill="background1" w:themeFillShade="F2"/>
            <w:noWrap/>
            <w:vAlign w:val="center"/>
            <w:hideMark/>
          </w:tcPr>
          <w:p w14:paraId="51C77FA2" w14:textId="77777777" w:rsidR="00026A7E" w:rsidRPr="000E04B4" w:rsidRDefault="00026A7E" w:rsidP="0091358C">
            <w:pPr>
              <w:spacing w:line="280" w:lineRule="atLeast"/>
              <w:jc w:val="center"/>
              <w:rPr>
                <w:color w:val="000000"/>
                <w:sz w:val="20"/>
                <w:szCs w:val="20"/>
              </w:rPr>
            </w:pPr>
            <w:r w:rsidRPr="000E04B4">
              <w:rPr>
                <w:color w:val="000000"/>
                <w:sz w:val="20"/>
                <w:szCs w:val="20"/>
              </w:rPr>
              <w:t>23</w:t>
            </w:r>
          </w:p>
        </w:tc>
        <w:tc>
          <w:tcPr>
            <w:tcW w:w="1039" w:type="dxa"/>
            <w:shd w:val="clear" w:color="auto" w:fill="auto"/>
            <w:noWrap/>
            <w:vAlign w:val="center"/>
            <w:hideMark/>
          </w:tcPr>
          <w:p w14:paraId="6D7846B0" w14:textId="77777777" w:rsidR="00026A7E" w:rsidRPr="000E04B4" w:rsidRDefault="00026A7E" w:rsidP="0091358C">
            <w:pPr>
              <w:spacing w:line="280" w:lineRule="atLeast"/>
              <w:jc w:val="center"/>
              <w:rPr>
                <w:color w:val="000000"/>
                <w:sz w:val="20"/>
                <w:szCs w:val="20"/>
              </w:rPr>
            </w:pPr>
            <w:r w:rsidRPr="000E04B4">
              <w:rPr>
                <w:color w:val="000000"/>
                <w:sz w:val="20"/>
                <w:szCs w:val="20"/>
              </w:rPr>
              <w:t>박성준</w:t>
            </w:r>
          </w:p>
        </w:tc>
        <w:tc>
          <w:tcPr>
            <w:tcW w:w="2410" w:type="dxa"/>
            <w:shd w:val="clear" w:color="auto" w:fill="auto"/>
            <w:noWrap/>
            <w:vAlign w:val="center"/>
            <w:hideMark/>
          </w:tcPr>
          <w:p w14:paraId="3A3CB544"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4602B7C3" w14:textId="77777777" w:rsidR="00026A7E" w:rsidRPr="000E04B4" w:rsidRDefault="00026A7E" w:rsidP="0091358C">
            <w:pPr>
              <w:spacing w:line="280" w:lineRule="atLeast"/>
              <w:jc w:val="center"/>
              <w:rPr>
                <w:color w:val="000000"/>
                <w:sz w:val="20"/>
                <w:szCs w:val="20"/>
              </w:rPr>
            </w:pPr>
            <w:r w:rsidRPr="000E04B4">
              <w:rPr>
                <w:color w:val="000000"/>
                <w:sz w:val="20"/>
                <w:szCs w:val="20"/>
              </w:rPr>
              <w:t>2018-08-10</w:t>
            </w:r>
          </w:p>
        </w:tc>
        <w:tc>
          <w:tcPr>
            <w:tcW w:w="3685" w:type="dxa"/>
            <w:shd w:val="clear" w:color="auto" w:fill="auto"/>
            <w:noWrap/>
            <w:vAlign w:val="center"/>
            <w:hideMark/>
          </w:tcPr>
          <w:p w14:paraId="7150874F"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화성시</w:t>
            </w:r>
            <w:r w:rsidRPr="000E04B4">
              <w:rPr>
                <w:color w:val="000000"/>
                <w:sz w:val="20"/>
                <w:szCs w:val="20"/>
              </w:rPr>
              <w:t xml:space="preserve"> </w:t>
            </w:r>
            <w:proofErr w:type="spellStart"/>
            <w:r w:rsidRPr="000E04B4">
              <w:rPr>
                <w:color w:val="000000"/>
                <w:sz w:val="20"/>
                <w:szCs w:val="20"/>
              </w:rPr>
              <w:t>향남읍</w:t>
            </w:r>
            <w:proofErr w:type="spellEnd"/>
            <w:r w:rsidRPr="000E04B4">
              <w:rPr>
                <w:color w:val="000000"/>
                <w:sz w:val="20"/>
                <w:szCs w:val="20"/>
              </w:rPr>
              <w:t xml:space="preserve"> A/S </w:t>
            </w:r>
            <w:r w:rsidRPr="000E04B4">
              <w:rPr>
                <w:color w:val="000000"/>
                <w:sz w:val="20"/>
                <w:szCs w:val="20"/>
              </w:rPr>
              <w:t>현장</w:t>
            </w:r>
          </w:p>
        </w:tc>
        <w:tc>
          <w:tcPr>
            <w:tcW w:w="5356" w:type="dxa"/>
            <w:shd w:val="clear" w:color="auto" w:fill="auto"/>
            <w:noWrap/>
            <w:vAlign w:val="center"/>
            <w:hideMark/>
          </w:tcPr>
          <w:p w14:paraId="3963C8E0" w14:textId="77777777" w:rsidR="00026A7E" w:rsidRPr="000E04B4" w:rsidRDefault="00026A7E" w:rsidP="0091358C">
            <w:pPr>
              <w:spacing w:line="280" w:lineRule="atLeast"/>
              <w:jc w:val="left"/>
              <w:rPr>
                <w:color w:val="000000"/>
                <w:sz w:val="20"/>
                <w:szCs w:val="20"/>
              </w:rPr>
            </w:pPr>
            <w:r w:rsidRPr="000E04B4">
              <w:rPr>
                <w:color w:val="000000"/>
                <w:sz w:val="20"/>
                <w:szCs w:val="20"/>
              </w:rPr>
              <w:t>부엌의</w:t>
            </w:r>
            <w:r w:rsidRPr="000E04B4">
              <w:rPr>
                <w:color w:val="000000"/>
                <w:sz w:val="20"/>
                <w:szCs w:val="20"/>
              </w:rPr>
              <w:t xml:space="preserve"> </w:t>
            </w:r>
            <w:r w:rsidRPr="000E04B4">
              <w:rPr>
                <w:color w:val="000000"/>
                <w:sz w:val="20"/>
                <w:szCs w:val="20"/>
              </w:rPr>
              <w:t>후드</w:t>
            </w:r>
            <w:r w:rsidRPr="000E04B4">
              <w:rPr>
                <w:color w:val="000000"/>
                <w:sz w:val="20"/>
                <w:szCs w:val="20"/>
              </w:rPr>
              <w:t xml:space="preserve"> A/S </w:t>
            </w: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후드</w:t>
            </w:r>
            <w:r w:rsidRPr="000E04B4">
              <w:rPr>
                <w:color w:val="000000"/>
                <w:sz w:val="20"/>
                <w:szCs w:val="20"/>
              </w:rPr>
              <w:t xml:space="preserve"> </w:t>
            </w:r>
            <w:r w:rsidRPr="000E04B4">
              <w:rPr>
                <w:color w:val="000000"/>
                <w:sz w:val="20"/>
                <w:szCs w:val="20"/>
              </w:rPr>
              <w:t>판넬</w:t>
            </w:r>
            <w:r w:rsidRPr="000E04B4">
              <w:rPr>
                <w:color w:val="000000"/>
                <w:sz w:val="20"/>
                <w:szCs w:val="20"/>
              </w:rPr>
              <w:t xml:space="preserve"> </w:t>
            </w:r>
            <w:r w:rsidRPr="000E04B4">
              <w:rPr>
                <w:color w:val="000000"/>
                <w:sz w:val="20"/>
                <w:szCs w:val="20"/>
              </w:rPr>
              <w:t>감전으로</w:t>
            </w:r>
            <w:r w:rsidRPr="000E04B4">
              <w:rPr>
                <w:color w:val="000000"/>
                <w:sz w:val="20"/>
                <w:szCs w:val="20"/>
              </w:rPr>
              <w:t xml:space="preserve"> </w:t>
            </w:r>
            <w:r w:rsidRPr="000E04B4">
              <w:rPr>
                <w:color w:val="000000"/>
                <w:sz w:val="20"/>
                <w:szCs w:val="20"/>
              </w:rPr>
              <w:t>인해</w:t>
            </w:r>
            <w:r w:rsidRPr="000E04B4">
              <w:rPr>
                <w:color w:val="000000"/>
                <w:sz w:val="20"/>
                <w:szCs w:val="20"/>
              </w:rPr>
              <w:t xml:space="preserve"> </w:t>
            </w:r>
            <w:r w:rsidRPr="000E04B4">
              <w:rPr>
                <w:color w:val="000000"/>
                <w:sz w:val="20"/>
                <w:szCs w:val="20"/>
              </w:rPr>
              <w:t>우측</w:t>
            </w:r>
            <w:r w:rsidRPr="000E04B4">
              <w:rPr>
                <w:color w:val="000000"/>
                <w:sz w:val="20"/>
                <w:szCs w:val="20"/>
              </w:rPr>
              <w:t xml:space="preserve"> </w:t>
            </w:r>
            <w:r w:rsidRPr="000E04B4">
              <w:rPr>
                <w:color w:val="000000"/>
                <w:sz w:val="20"/>
                <w:szCs w:val="20"/>
              </w:rPr>
              <w:t>손등에</w:t>
            </w:r>
            <w:r w:rsidRPr="000E04B4">
              <w:rPr>
                <w:color w:val="000000"/>
                <w:sz w:val="20"/>
                <w:szCs w:val="20"/>
              </w:rPr>
              <w:t xml:space="preserve"> </w:t>
            </w:r>
            <w:r w:rsidRPr="000E04B4">
              <w:rPr>
                <w:color w:val="000000"/>
                <w:sz w:val="20"/>
                <w:szCs w:val="20"/>
              </w:rPr>
              <w:t>상해</w:t>
            </w:r>
          </w:p>
        </w:tc>
      </w:tr>
      <w:tr w:rsidR="00026A7E" w:rsidRPr="00CB2B3F" w14:paraId="50A19B26" w14:textId="77777777" w:rsidTr="0091358C">
        <w:trPr>
          <w:cantSplit/>
          <w:trHeight w:val="340"/>
        </w:trPr>
        <w:tc>
          <w:tcPr>
            <w:tcW w:w="662" w:type="dxa"/>
            <w:shd w:val="clear" w:color="auto" w:fill="F2F2F2" w:themeFill="background1" w:themeFillShade="F2"/>
            <w:noWrap/>
            <w:vAlign w:val="center"/>
            <w:hideMark/>
          </w:tcPr>
          <w:p w14:paraId="51862EA2" w14:textId="77777777" w:rsidR="00026A7E" w:rsidRPr="000E04B4" w:rsidRDefault="00026A7E" w:rsidP="0091358C">
            <w:pPr>
              <w:spacing w:line="280" w:lineRule="atLeast"/>
              <w:jc w:val="center"/>
              <w:rPr>
                <w:color w:val="000000"/>
                <w:sz w:val="20"/>
                <w:szCs w:val="20"/>
              </w:rPr>
            </w:pPr>
            <w:r w:rsidRPr="000E04B4">
              <w:rPr>
                <w:color w:val="000000"/>
                <w:sz w:val="20"/>
                <w:szCs w:val="20"/>
              </w:rPr>
              <w:t>24</w:t>
            </w:r>
          </w:p>
        </w:tc>
        <w:tc>
          <w:tcPr>
            <w:tcW w:w="1039" w:type="dxa"/>
            <w:shd w:val="clear" w:color="auto" w:fill="auto"/>
            <w:noWrap/>
            <w:vAlign w:val="center"/>
            <w:hideMark/>
          </w:tcPr>
          <w:p w14:paraId="23B7E348" w14:textId="77777777" w:rsidR="00026A7E" w:rsidRPr="000E04B4" w:rsidRDefault="00026A7E" w:rsidP="0091358C">
            <w:pPr>
              <w:spacing w:line="280" w:lineRule="atLeast"/>
              <w:jc w:val="center"/>
              <w:rPr>
                <w:color w:val="000000"/>
                <w:sz w:val="20"/>
                <w:szCs w:val="20"/>
              </w:rPr>
            </w:pPr>
            <w:r w:rsidRPr="000E04B4">
              <w:rPr>
                <w:color w:val="000000"/>
                <w:sz w:val="20"/>
                <w:szCs w:val="20"/>
              </w:rPr>
              <w:t>이은규</w:t>
            </w:r>
          </w:p>
        </w:tc>
        <w:tc>
          <w:tcPr>
            <w:tcW w:w="2410" w:type="dxa"/>
            <w:shd w:val="clear" w:color="auto" w:fill="auto"/>
            <w:noWrap/>
            <w:vAlign w:val="center"/>
            <w:hideMark/>
          </w:tcPr>
          <w:p w14:paraId="6097003F"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1BF1487B" w14:textId="77777777" w:rsidR="00026A7E" w:rsidRPr="000E04B4" w:rsidRDefault="00026A7E" w:rsidP="0091358C">
            <w:pPr>
              <w:spacing w:line="280" w:lineRule="atLeast"/>
              <w:jc w:val="center"/>
              <w:rPr>
                <w:color w:val="000000"/>
                <w:sz w:val="20"/>
                <w:szCs w:val="20"/>
              </w:rPr>
            </w:pPr>
            <w:r w:rsidRPr="000E04B4">
              <w:rPr>
                <w:color w:val="000000"/>
                <w:sz w:val="20"/>
                <w:szCs w:val="20"/>
              </w:rPr>
              <w:t>2018-08-27</w:t>
            </w:r>
          </w:p>
        </w:tc>
        <w:tc>
          <w:tcPr>
            <w:tcW w:w="3685" w:type="dxa"/>
            <w:shd w:val="clear" w:color="auto" w:fill="auto"/>
            <w:vAlign w:val="center"/>
            <w:hideMark/>
          </w:tcPr>
          <w:p w14:paraId="12765720"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w:t>
            </w:r>
            <w:r w:rsidRPr="000E04B4">
              <w:rPr>
                <w:color w:val="000000"/>
                <w:sz w:val="20"/>
                <w:szCs w:val="20"/>
              </w:rPr>
              <w:t xml:space="preserve"> </w:t>
            </w:r>
            <w:r w:rsidRPr="000E04B4">
              <w:rPr>
                <w:color w:val="000000"/>
                <w:sz w:val="20"/>
                <w:szCs w:val="20"/>
              </w:rPr>
              <w:t>영등포구</w:t>
            </w:r>
            <w:r w:rsidRPr="000E04B4">
              <w:rPr>
                <w:color w:val="000000"/>
                <w:sz w:val="20"/>
                <w:szCs w:val="20"/>
              </w:rPr>
              <w:t xml:space="preserve"> </w:t>
            </w:r>
            <w:r w:rsidRPr="000E04B4">
              <w:rPr>
                <w:color w:val="000000"/>
                <w:sz w:val="20"/>
                <w:szCs w:val="20"/>
              </w:rPr>
              <w:t>문래동</w:t>
            </w:r>
            <w:r w:rsidRPr="000E04B4">
              <w:rPr>
                <w:color w:val="000000"/>
                <w:sz w:val="20"/>
                <w:szCs w:val="20"/>
              </w:rPr>
              <w:t>3</w:t>
            </w:r>
            <w:r w:rsidRPr="000E04B4">
              <w:rPr>
                <w:color w:val="000000"/>
                <w:sz w:val="20"/>
                <w:szCs w:val="20"/>
              </w:rPr>
              <w:t>가</w:t>
            </w:r>
            <w:r w:rsidRPr="000E04B4">
              <w:rPr>
                <w:color w:val="000000"/>
                <w:sz w:val="20"/>
                <w:szCs w:val="20"/>
              </w:rPr>
              <w:t xml:space="preserve"> 78</w:t>
            </w:r>
            <w:r w:rsidRPr="000E04B4">
              <w:rPr>
                <w:color w:val="000000"/>
                <w:sz w:val="20"/>
                <w:szCs w:val="20"/>
              </w:rPr>
              <w:t>번지</w:t>
            </w:r>
            <w:r w:rsidRPr="000E04B4">
              <w:rPr>
                <w:color w:val="000000"/>
                <w:sz w:val="20"/>
                <w:szCs w:val="20"/>
              </w:rPr>
              <w:br/>
            </w:r>
            <w:r w:rsidRPr="000E04B4">
              <w:rPr>
                <w:color w:val="000000"/>
                <w:sz w:val="20"/>
                <w:szCs w:val="20"/>
              </w:rPr>
              <w:t>우정아파트</w:t>
            </w:r>
            <w:r w:rsidRPr="000E04B4">
              <w:rPr>
                <w:color w:val="000000"/>
                <w:sz w:val="20"/>
                <w:szCs w:val="20"/>
              </w:rPr>
              <w:t xml:space="preserve"> 101</w:t>
            </w:r>
            <w:r w:rsidRPr="000E04B4">
              <w:rPr>
                <w:color w:val="000000"/>
                <w:sz w:val="20"/>
                <w:szCs w:val="20"/>
              </w:rPr>
              <w:t>동</w:t>
            </w:r>
            <w:r w:rsidRPr="000E04B4">
              <w:rPr>
                <w:color w:val="000000"/>
                <w:sz w:val="20"/>
                <w:szCs w:val="20"/>
              </w:rPr>
              <w:t xml:space="preserve"> 607</w:t>
            </w:r>
            <w:r w:rsidRPr="000E04B4">
              <w:rPr>
                <w:color w:val="000000"/>
                <w:sz w:val="20"/>
                <w:szCs w:val="20"/>
              </w:rPr>
              <w:t>호</w:t>
            </w:r>
          </w:p>
        </w:tc>
        <w:tc>
          <w:tcPr>
            <w:tcW w:w="5356" w:type="dxa"/>
            <w:shd w:val="clear" w:color="auto" w:fill="auto"/>
            <w:vAlign w:val="center"/>
            <w:hideMark/>
          </w:tcPr>
          <w:p w14:paraId="60F92231" w14:textId="77777777" w:rsidR="00026A7E" w:rsidRPr="000E04B4" w:rsidRDefault="00026A7E" w:rsidP="0091358C">
            <w:pPr>
              <w:spacing w:line="280" w:lineRule="atLeast"/>
              <w:jc w:val="left"/>
              <w:rPr>
                <w:color w:val="000000"/>
                <w:sz w:val="20"/>
                <w:szCs w:val="20"/>
              </w:rPr>
            </w:pPr>
            <w:r w:rsidRPr="000E04B4">
              <w:rPr>
                <w:color w:val="000000"/>
                <w:sz w:val="20"/>
                <w:szCs w:val="20"/>
              </w:rPr>
              <w:t>전기</w:t>
            </w:r>
            <w:r w:rsidRPr="000E04B4">
              <w:rPr>
                <w:color w:val="000000"/>
                <w:sz w:val="20"/>
                <w:szCs w:val="20"/>
              </w:rPr>
              <w:t xml:space="preserve"> </w:t>
            </w:r>
            <w:proofErr w:type="spellStart"/>
            <w:r w:rsidRPr="000E04B4">
              <w:rPr>
                <w:color w:val="000000"/>
                <w:sz w:val="20"/>
                <w:szCs w:val="20"/>
              </w:rPr>
              <w:t>쿡탑</w:t>
            </w:r>
            <w:proofErr w:type="spellEnd"/>
            <w:r w:rsidRPr="000E04B4">
              <w:rPr>
                <w:color w:val="000000"/>
                <w:sz w:val="20"/>
                <w:szCs w:val="20"/>
              </w:rPr>
              <w:t xml:space="preserve"> PCB </w:t>
            </w:r>
            <w:r w:rsidRPr="000E04B4">
              <w:rPr>
                <w:color w:val="000000"/>
                <w:sz w:val="20"/>
                <w:szCs w:val="20"/>
              </w:rPr>
              <w:t>교체</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하네스가</w:t>
            </w:r>
            <w:proofErr w:type="spellEnd"/>
            <w:r w:rsidRPr="000E04B4">
              <w:rPr>
                <w:color w:val="000000"/>
                <w:sz w:val="20"/>
                <w:szCs w:val="20"/>
              </w:rPr>
              <w:t xml:space="preserve"> </w:t>
            </w:r>
            <w:r w:rsidRPr="000E04B4">
              <w:rPr>
                <w:color w:val="000000"/>
                <w:sz w:val="20"/>
                <w:szCs w:val="20"/>
              </w:rPr>
              <w:t>잘</w:t>
            </w:r>
            <w:r w:rsidRPr="000E04B4">
              <w:rPr>
                <w:color w:val="000000"/>
                <w:sz w:val="20"/>
                <w:szCs w:val="20"/>
              </w:rPr>
              <w:t xml:space="preserve"> </w:t>
            </w:r>
            <w:r w:rsidRPr="000E04B4">
              <w:rPr>
                <w:color w:val="000000"/>
                <w:sz w:val="20"/>
                <w:szCs w:val="20"/>
              </w:rPr>
              <w:t>빠지지</w:t>
            </w:r>
            <w:r w:rsidRPr="000E04B4">
              <w:rPr>
                <w:color w:val="000000"/>
                <w:sz w:val="20"/>
                <w:szCs w:val="20"/>
              </w:rPr>
              <w:t xml:space="preserve"> </w:t>
            </w:r>
            <w:r w:rsidRPr="000E04B4">
              <w:rPr>
                <w:color w:val="000000"/>
                <w:sz w:val="20"/>
                <w:szCs w:val="20"/>
              </w:rPr>
              <w:t>않아</w:t>
            </w:r>
            <w:r w:rsidRPr="000E04B4">
              <w:rPr>
                <w:color w:val="000000"/>
                <w:sz w:val="20"/>
                <w:szCs w:val="20"/>
              </w:rPr>
              <w:t xml:space="preserve"> </w:t>
            </w:r>
            <w:proofErr w:type="spellStart"/>
            <w:r w:rsidRPr="000E04B4">
              <w:rPr>
                <w:color w:val="000000"/>
                <w:sz w:val="20"/>
                <w:szCs w:val="20"/>
              </w:rPr>
              <w:t>잡아빼는</w:t>
            </w:r>
            <w:proofErr w:type="spellEnd"/>
            <w:r w:rsidRPr="000E04B4">
              <w:rPr>
                <w:color w:val="000000"/>
                <w:sz w:val="20"/>
                <w:szCs w:val="20"/>
              </w:rPr>
              <w:t xml:space="preserve"> </w:t>
            </w:r>
            <w:r w:rsidRPr="000E04B4">
              <w:rPr>
                <w:color w:val="000000"/>
                <w:sz w:val="20"/>
                <w:szCs w:val="20"/>
              </w:rPr>
              <w:t>도중</w:t>
            </w:r>
            <w:r w:rsidRPr="000E04B4">
              <w:rPr>
                <w:color w:val="000000"/>
                <w:sz w:val="20"/>
                <w:szCs w:val="20"/>
              </w:rPr>
              <w:t xml:space="preserve"> PCB</w:t>
            </w:r>
            <w:r w:rsidRPr="000E04B4">
              <w:rPr>
                <w:color w:val="000000"/>
                <w:sz w:val="20"/>
                <w:szCs w:val="20"/>
              </w:rPr>
              <w:t>의</w:t>
            </w:r>
            <w:r>
              <w:rPr>
                <w:rFonts w:hint="eastAsia"/>
                <w:color w:val="000000"/>
                <w:sz w:val="20"/>
                <w:szCs w:val="20"/>
              </w:rPr>
              <w:t xml:space="preserve"> </w:t>
            </w:r>
            <w:r w:rsidRPr="000E04B4">
              <w:rPr>
                <w:color w:val="000000"/>
                <w:sz w:val="20"/>
                <w:szCs w:val="20"/>
              </w:rPr>
              <w:t>날카로운</w:t>
            </w:r>
            <w:r w:rsidRPr="000E04B4">
              <w:rPr>
                <w:color w:val="000000"/>
                <w:sz w:val="20"/>
                <w:szCs w:val="20"/>
              </w:rPr>
              <w:t xml:space="preserve"> </w:t>
            </w:r>
            <w:r w:rsidRPr="000E04B4">
              <w:rPr>
                <w:color w:val="000000"/>
                <w:sz w:val="20"/>
                <w:szCs w:val="20"/>
              </w:rPr>
              <w:t>부분에</w:t>
            </w:r>
            <w:r w:rsidRPr="000E04B4">
              <w:rPr>
                <w:color w:val="000000"/>
                <w:sz w:val="20"/>
                <w:szCs w:val="20"/>
              </w:rPr>
              <w:t xml:space="preserve"> </w:t>
            </w:r>
            <w:r w:rsidRPr="000E04B4">
              <w:rPr>
                <w:color w:val="000000"/>
                <w:sz w:val="20"/>
                <w:szCs w:val="20"/>
              </w:rPr>
              <w:t>손가락</w:t>
            </w:r>
            <w:r w:rsidRPr="000E04B4">
              <w:rPr>
                <w:color w:val="000000"/>
                <w:sz w:val="20"/>
                <w:szCs w:val="20"/>
              </w:rPr>
              <w:t xml:space="preserve"> </w:t>
            </w:r>
            <w:r w:rsidRPr="000E04B4">
              <w:rPr>
                <w:color w:val="000000"/>
                <w:sz w:val="20"/>
                <w:szCs w:val="20"/>
              </w:rPr>
              <w:t>찢어짐</w:t>
            </w:r>
          </w:p>
        </w:tc>
      </w:tr>
      <w:tr w:rsidR="00026A7E" w:rsidRPr="00CB2B3F" w14:paraId="1C4720E3" w14:textId="77777777" w:rsidTr="0091358C">
        <w:trPr>
          <w:cantSplit/>
          <w:trHeight w:val="340"/>
        </w:trPr>
        <w:tc>
          <w:tcPr>
            <w:tcW w:w="662" w:type="dxa"/>
            <w:shd w:val="clear" w:color="auto" w:fill="F2F2F2" w:themeFill="background1" w:themeFillShade="F2"/>
            <w:noWrap/>
            <w:vAlign w:val="center"/>
            <w:hideMark/>
          </w:tcPr>
          <w:p w14:paraId="62C9E97A" w14:textId="77777777" w:rsidR="00026A7E" w:rsidRPr="000E04B4" w:rsidRDefault="00026A7E" w:rsidP="0091358C">
            <w:pPr>
              <w:spacing w:line="280" w:lineRule="atLeast"/>
              <w:jc w:val="center"/>
              <w:rPr>
                <w:color w:val="000000"/>
                <w:sz w:val="20"/>
                <w:szCs w:val="20"/>
              </w:rPr>
            </w:pPr>
            <w:r w:rsidRPr="000E04B4">
              <w:rPr>
                <w:color w:val="000000"/>
                <w:sz w:val="20"/>
                <w:szCs w:val="20"/>
              </w:rPr>
              <w:t>25</w:t>
            </w:r>
          </w:p>
        </w:tc>
        <w:tc>
          <w:tcPr>
            <w:tcW w:w="1039" w:type="dxa"/>
            <w:shd w:val="clear" w:color="auto" w:fill="auto"/>
            <w:noWrap/>
            <w:vAlign w:val="center"/>
            <w:hideMark/>
          </w:tcPr>
          <w:p w14:paraId="770EE401"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장수원</w:t>
            </w:r>
            <w:proofErr w:type="spellEnd"/>
          </w:p>
        </w:tc>
        <w:tc>
          <w:tcPr>
            <w:tcW w:w="2410" w:type="dxa"/>
            <w:shd w:val="clear" w:color="auto" w:fill="auto"/>
            <w:noWrap/>
            <w:vAlign w:val="center"/>
            <w:hideMark/>
          </w:tcPr>
          <w:p w14:paraId="114DEFC7" w14:textId="77777777" w:rsidR="00026A7E" w:rsidRPr="000E04B4" w:rsidRDefault="00026A7E" w:rsidP="0091358C">
            <w:pPr>
              <w:spacing w:line="280" w:lineRule="atLeast"/>
              <w:jc w:val="center"/>
              <w:rPr>
                <w:color w:val="000000"/>
                <w:sz w:val="20"/>
                <w:szCs w:val="20"/>
              </w:rPr>
            </w:pPr>
            <w:r w:rsidRPr="000E04B4">
              <w:rPr>
                <w:color w:val="000000"/>
                <w:sz w:val="20"/>
                <w:szCs w:val="20"/>
              </w:rPr>
              <w:t>리하우스사업부</w:t>
            </w:r>
          </w:p>
        </w:tc>
        <w:tc>
          <w:tcPr>
            <w:tcW w:w="1418" w:type="dxa"/>
            <w:shd w:val="clear" w:color="auto" w:fill="auto"/>
            <w:noWrap/>
            <w:vAlign w:val="center"/>
            <w:hideMark/>
          </w:tcPr>
          <w:p w14:paraId="75F4710B" w14:textId="77777777" w:rsidR="00026A7E" w:rsidRPr="000E04B4" w:rsidRDefault="00026A7E" w:rsidP="0091358C">
            <w:pPr>
              <w:spacing w:line="280" w:lineRule="atLeast"/>
              <w:jc w:val="center"/>
              <w:rPr>
                <w:color w:val="000000"/>
                <w:sz w:val="20"/>
                <w:szCs w:val="20"/>
              </w:rPr>
            </w:pPr>
            <w:r w:rsidRPr="000E04B4">
              <w:rPr>
                <w:color w:val="000000"/>
                <w:sz w:val="20"/>
                <w:szCs w:val="20"/>
              </w:rPr>
              <w:t>2018-08-31</w:t>
            </w:r>
          </w:p>
        </w:tc>
        <w:tc>
          <w:tcPr>
            <w:tcW w:w="3685" w:type="dxa"/>
            <w:shd w:val="clear" w:color="auto" w:fill="auto"/>
            <w:vAlign w:val="center"/>
            <w:hideMark/>
          </w:tcPr>
          <w:p w14:paraId="3DA1A556" w14:textId="77777777" w:rsidR="00026A7E" w:rsidRPr="000E04B4" w:rsidRDefault="00026A7E" w:rsidP="0091358C">
            <w:pPr>
              <w:spacing w:line="280" w:lineRule="atLeast"/>
              <w:jc w:val="center"/>
              <w:rPr>
                <w:color w:val="000000"/>
                <w:sz w:val="20"/>
                <w:szCs w:val="20"/>
              </w:rPr>
            </w:pPr>
            <w:r w:rsidRPr="000E04B4">
              <w:rPr>
                <w:color w:val="000000"/>
                <w:sz w:val="20"/>
                <w:szCs w:val="20"/>
              </w:rPr>
              <w:t>전남</w:t>
            </w:r>
            <w:r w:rsidRPr="000E04B4">
              <w:rPr>
                <w:color w:val="000000"/>
                <w:sz w:val="20"/>
                <w:szCs w:val="20"/>
              </w:rPr>
              <w:t xml:space="preserve"> </w:t>
            </w:r>
            <w:r w:rsidRPr="000E04B4">
              <w:rPr>
                <w:color w:val="000000"/>
                <w:sz w:val="20"/>
                <w:szCs w:val="20"/>
              </w:rPr>
              <w:t>순천시</w:t>
            </w:r>
            <w:r w:rsidRPr="000E04B4">
              <w:rPr>
                <w:color w:val="000000"/>
                <w:sz w:val="20"/>
                <w:szCs w:val="20"/>
              </w:rPr>
              <w:t xml:space="preserve"> </w:t>
            </w:r>
            <w:proofErr w:type="spellStart"/>
            <w:r w:rsidRPr="000E04B4">
              <w:rPr>
                <w:color w:val="000000"/>
                <w:sz w:val="20"/>
                <w:szCs w:val="20"/>
              </w:rPr>
              <w:t>매안</w:t>
            </w:r>
            <w:proofErr w:type="spellEnd"/>
            <w:r w:rsidRPr="000E04B4">
              <w:rPr>
                <w:color w:val="000000"/>
                <w:sz w:val="20"/>
                <w:szCs w:val="20"/>
              </w:rPr>
              <w:t>4</w:t>
            </w:r>
            <w:r w:rsidRPr="000E04B4">
              <w:rPr>
                <w:color w:val="000000"/>
                <w:sz w:val="20"/>
                <w:szCs w:val="20"/>
              </w:rPr>
              <w:t>길</w:t>
            </w:r>
            <w:r w:rsidRPr="000E04B4">
              <w:rPr>
                <w:color w:val="000000"/>
                <w:sz w:val="20"/>
                <w:szCs w:val="20"/>
              </w:rPr>
              <w:t xml:space="preserve"> 32 </w:t>
            </w:r>
            <w:r>
              <w:rPr>
                <w:color w:val="000000"/>
                <w:sz w:val="20"/>
                <w:szCs w:val="20"/>
              </w:rPr>
              <w:br/>
            </w:r>
            <w:r w:rsidRPr="000E04B4">
              <w:rPr>
                <w:color w:val="000000"/>
                <w:sz w:val="20"/>
                <w:szCs w:val="20"/>
              </w:rPr>
              <w:t>한샘</w:t>
            </w:r>
            <w:r w:rsidRPr="000E04B4">
              <w:rPr>
                <w:color w:val="000000"/>
                <w:sz w:val="20"/>
                <w:szCs w:val="20"/>
              </w:rPr>
              <w:t xml:space="preserve"> </w:t>
            </w:r>
            <w:r w:rsidRPr="000E04B4">
              <w:rPr>
                <w:color w:val="000000"/>
                <w:sz w:val="20"/>
                <w:szCs w:val="20"/>
              </w:rPr>
              <w:t>순천</w:t>
            </w:r>
            <w:r w:rsidRPr="000E04B4">
              <w:rPr>
                <w:color w:val="000000"/>
                <w:sz w:val="20"/>
                <w:szCs w:val="20"/>
              </w:rPr>
              <w:t xml:space="preserve"> </w:t>
            </w:r>
            <w:r w:rsidRPr="000E04B4">
              <w:rPr>
                <w:color w:val="000000"/>
                <w:sz w:val="20"/>
                <w:szCs w:val="20"/>
              </w:rPr>
              <w:t>사무실</w:t>
            </w:r>
            <w:r w:rsidRPr="000E04B4">
              <w:rPr>
                <w:color w:val="000000"/>
                <w:sz w:val="20"/>
                <w:szCs w:val="20"/>
              </w:rPr>
              <w:t xml:space="preserve"> </w:t>
            </w:r>
            <w:r w:rsidRPr="000E04B4">
              <w:rPr>
                <w:color w:val="000000"/>
                <w:sz w:val="20"/>
                <w:szCs w:val="20"/>
              </w:rPr>
              <w:t>주차장</w:t>
            </w:r>
          </w:p>
        </w:tc>
        <w:tc>
          <w:tcPr>
            <w:tcW w:w="5356" w:type="dxa"/>
            <w:shd w:val="clear" w:color="auto" w:fill="auto"/>
            <w:vAlign w:val="center"/>
            <w:hideMark/>
          </w:tcPr>
          <w:p w14:paraId="7D50B545" w14:textId="77777777" w:rsidR="00026A7E" w:rsidRPr="000E04B4" w:rsidRDefault="00026A7E" w:rsidP="0091358C">
            <w:pPr>
              <w:spacing w:line="280" w:lineRule="atLeast"/>
              <w:jc w:val="left"/>
              <w:rPr>
                <w:color w:val="000000"/>
                <w:sz w:val="20"/>
                <w:szCs w:val="20"/>
              </w:rPr>
            </w:pPr>
            <w:r w:rsidRPr="000E04B4">
              <w:rPr>
                <w:color w:val="000000"/>
                <w:sz w:val="20"/>
                <w:szCs w:val="20"/>
              </w:rPr>
              <w:t>한샘</w:t>
            </w:r>
            <w:r w:rsidRPr="000E04B4">
              <w:rPr>
                <w:color w:val="000000"/>
                <w:sz w:val="20"/>
                <w:szCs w:val="20"/>
              </w:rPr>
              <w:t xml:space="preserve"> </w:t>
            </w:r>
            <w:r w:rsidRPr="000E04B4">
              <w:rPr>
                <w:color w:val="000000"/>
                <w:sz w:val="20"/>
                <w:szCs w:val="20"/>
              </w:rPr>
              <w:t>순천</w:t>
            </w:r>
            <w:r w:rsidRPr="000E04B4">
              <w:rPr>
                <w:color w:val="000000"/>
                <w:sz w:val="20"/>
                <w:szCs w:val="20"/>
              </w:rPr>
              <w:t xml:space="preserve"> </w:t>
            </w:r>
            <w:r w:rsidRPr="000E04B4">
              <w:rPr>
                <w:color w:val="000000"/>
                <w:sz w:val="20"/>
                <w:szCs w:val="20"/>
              </w:rPr>
              <w:t>사무실</w:t>
            </w:r>
            <w:r w:rsidRPr="000E04B4">
              <w:rPr>
                <w:color w:val="000000"/>
                <w:sz w:val="20"/>
                <w:szCs w:val="20"/>
              </w:rPr>
              <w:t xml:space="preserve"> </w:t>
            </w:r>
            <w:r w:rsidRPr="000E04B4">
              <w:rPr>
                <w:color w:val="000000"/>
                <w:sz w:val="20"/>
                <w:szCs w:val="20"/>
              </w:rPr>
              <w:t>주차장에서</w:t>
            </w:r>
            <w:r w:rsidRPr="000E04B4">
              <w:rPr>
                <w:color w:val="000000"/>
                <w:sz w:val="20"/>
                <w:szCs w:val="20"/>
              </w:rPr>
              <w:t xml:space="preserve"> </w:t>
            </w:r>
            <w:r w:rsidRPr="000E04B4">
              <w:rPr>
                <w:color w:val="000000"/>
                <w:sz w:val="20"/>
                <w:szCs w:val="20"/>
              </w:rPr>
              <w:t>출근을</w:t>
            </w:r>
            <w:r w:rsidRPr="000E04B4">
              <w:rPr>
                <w:color w:val="000000"/>
                <w:sz w:val="20"/>
                <w:szCs w:val="20"/>
              </w:rPr>
              <w:t xml:space="preserve"> </w:t>
            </w:r>
            <w:r w:rsidRPr="000E04B4">
              <w:rPr>
                <w:color w:val="000000"/>
                <w:sz w:val="20"/>
                <w:szCs w:val="20"/>
              </w:rPr>
              <w:t>위해</w:t>
            </w:r>
            <w:r w:rsidRPr="000E04B4">
              <w:rPr>
                <w:color w:val="000000"/>
                <w:sz w:val="20"/>
                <w:szCs w:val="20"/>
              </w:rPr>
              <w:t xml:space="preserve"> </w:t>
            </w:r>
            <w:r w:rsidRPr="000E04B4">
              <w:rPr>
                <w:color w:val="000000"/>
                <w:sz w:val="20"/>
                <w:szCs w:val="20"/>
              </w:rPr>
              <w:t>정차</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proofErr w:type="spellStart"/>
            <w:r w:rsidRPr="000E04B4">
              <w:rPr>
                <w:color w:val="000000"/>
                <w:sz w:val="20"/>
                <w:szCs w:val="20"/>
              </w:rPr>
              <w:t>하차시</w:t>
            </w:r>
            <w:proofErr w:type="spellEnd"/>
            <w:r w:rsidRPr="000E04B4">
              <w:rPr>
                <w:color w:val="000000"/>
                <w:sz w:val="20"/>
                <w:szCs w:val="20"/>
              </w:rPr>
              <w:t xml:space="preserve"> </w:t>
            </w:r>
            <w:r w:rsidRPr="000E04B4">
              <w:rPr>
                <w:color w:val="000000"/>
                <w:sz w:val="20"/>
                <w:szCs w:val="20"/>
              </w:rPr>
              <w:t>빗길에</w:t>
            </w:r>
            <w:r w:rsidRPr="000E04B4">
              <w:rPr>
                <w:color w:val="000000"/>
                <w:sz w:val="20"/>
                <w:szCs w:val="20"/>
              </w:rPr>
              <w:t xml:space="preserve"> </w:t>
            </w:r>
            <w:r w:rsidRPr="000E04B4">
              <w:rPr>
                <w:color w:val="000000"/>
                <w:sz w:val="20"/>
                <w:szCs w:val="20"/>
              </w:rPr>
              <w:t>미끄러지면서</w:t>
            </w:r>
            <w:r w:rsidRPr="000E04B4">
              <w:rPr>
                <w:color w:val="000000"/>
                <w:sz w:val="20"/>
                <w:szCs w:val="20"/>
              </w:rPr>
              <w:t xml:space="preserve"> </w:t>
            </w:r>
            <w:r w:rsidRPr="000E04B4">
              <w:rPr>
                <w:color w:val="000000"/>
                <w:sz w:val="20"/>
                <w:szCs w:val="20"/>
              </w:rPr>
              <w:t>골절이</w:t>
            </w:r>
            <w:r w:rsidRPr="000E04B4">
              <w:rPr>
                <w:color w:val="000000"/>
                <w:sz w:val="20"/>
                <w:szCs w:val="20"/>
              </w:rPr>
              <w:t xml:space="preserve"> </w:t>
            </w:r>
            <w:r w:rsidRPr="000E04B4">
              <w:rPr>
                <w:color w:val="000000"/>
                <w:sz w:val="20"/>
                <w:szCs w:val="20"/>
              </w:rPr>
              <w:t>발생함</w:t>
            </w:r>
            <w:r w:rsidRPr="000E04B4">
              <w:rPr>
                <w:color w:val="000000"/>
                <w:sz w:val="20"/>
                <w:szCs w:val="20"/>
              </w:rPr>
              <w:t>.</w:t>
            </w:r>
          </w:p>
        </w:tc>
      </w:tr>
      <w:tr w:rsidR="00026A7E" w:rsidRPr="00CB2B3F" w14:paraId="0AAACB92" w14:textId="77777777" w:rsidTr="0091358C">
        <w:trPr>
          <w:cantSplit/>
          <w:trHeight w:val="340"/>
        </w:trPr>
        <w:tc>
          <w:tcPr>
            <w:tcW w:w="662" w:type="dxa"/>
            <w:shd w:val="clear" w:color="auto" w:fill="F2F2F2" w:themeFill="background1" w:themeFillShade="F2"/>
            <w:noWrap/>
            <w:vAlign w:val="center"/>
            <w:hideMark/>
          </w:tcPr>
          <w:p w14:paraId="6FC57203" w14:textId="77777777" w:rsidR="00026A7E" w:rsidRPr="000E04B4" w:rsidRDefault="00026A7E" w:rsidP="0091358C">
            <w:pPr>
              <w:spacing w:line="280" w:lineRule="atLeast"/>
              <w:jc w:val="center"/>
              <w:rPr>
                <w:color w:val="000000"/>
                <w:sz w:val="20"/>
                <w:szCs w:val="20"/>
              </w:rPr>
            </w:pPr>
            <w:r w:rsidRPr="000E04B4">
              <w:rPr>
                <w:color w:val="000000"/>
                <w:sz w:val="20"/>
                <w:szCs w:val="20"/>
              </w:rPr>
              <w:t>26</w:t>
            </w:r>
          </w:p>
        </w:tc>
        <w:tc>
          <w:tcPr>
            <w:tcW w:w="1039" w:type="dxa"/>
            <w:shd w:val="clear" w:color="auto" w:fill="auto"/>
            <w:noWrap/>
            <w:vAlign w:val="center"/>
            <w:hideMark/>
          </w:tcPr>
          <w:p w14:paraId="04B3DD39" w14:textId="77777777" w:rsidR="00026A7E" w:rsidRPr="000E04B4" w:rsidRDefault="00026A7E" w:rsidP="0091358C">
            <w:pPr>
              <w:spacing w:line="280" w:lineRule="atLeast"/>
              <w:jc w:val="center"/>
              <w:rPr>
                <w:color w:val="000000"/>
                <w:sz w:val="20"/>
                <w:szCs w:val="20"/>
              </w:rPr>
            </w:pPr>
            <w:r w:rsidRPr="000E04B4">
              <w:rPr>
                <w:color w:val="000000"/>
                <w:sz w:val="20"/>
                <w:szCs w:val="20"/>
              </w:rPr>
              <w:t>정동혁</w:t>
            </w:r>
          </w:p>
        </w:tc>
        <w:tc>
          <w:tcPr>
            <w:tcW w:w="2410" w:type="dxa"/>
            <w:shd w:val="clear" w:color="auto" w:fill="auto"/>
            <w:noWrap/>
            <w:vAlign w:val="center"/>
            <w:hideMark/>
          </w:tcPr>
          <w:p w14:paraId="033A7833"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7522019C" w14:textId="77777777" w:rsidR="00026A7E" w:rsidRPr="000E04B4" w:rsidRDefault="00026A7E" w:rsidP="0091358C">
            <w:pPr>
              <w:spacing w:line="280" w:lineRule="atLeast"/>
              <w:jc w:val="center"/>
              <w:rPr>
                <w:color w:val="000000"/>
                <w:sz w:val="20"/>
                <w:szCs w:val="20"/>
              </w:rPr>
            </w:pPr>
            <w:r w:rsidRPr="000E04B4">
              <w:rPr>
                <w:color w:val="000000"/>
                <w:sz w:val="20"/>
                <w:szCs w:val="20"/>
              </w:rPr>
              <w:t>2018-09-04</w:t>
            </w:r>
          </w:p>
        </w:tc>
        <w:tc>
          <w:tcPr>
            <w:tcW w:w="3685" w:type="dxa"/>
            <w:shd w:val="clear" w:color="auto" w:fill="auto"/>
            <w:vAlign w:val="center"/>
            <w:hideMark/>
          </w:tcPr>
          <w:p w14:paraId="34A4A9A6" w14:textId="77777777" w:rsidR="00026A7E" w:rsidRPr="000E04B4" w:rsidRDefault="00026A7E" w:rsidP="0091358C">
            <w:pPr>
              <w:spacing w:line="280" w:lineRule="atLeast"/>
              <w:jc w:val="center"/>
              <w:rPr>
                <w:color w:val="000000"/>
                <w:sz w:val="20"/>
                <w:szCs w:val="20"/>
              </w:rPr>
            </w:pPr>
            <w:r w:rsidRPr="000E04B4">
              <w:rPr>
                <w:color w:val="000000"/>
                <w:sz w:val="20"/>
                <w:szCs w:val="20"/>
              </w:rPr>
              <w:t>서울시</w:t>
            </w:r>
            <w:r w:rsidRPr="000E04B4">
              <w:rPr>
                <w:color w:val="000000"/>
                <w:sz w:val="20"/>
                <w:szCs w:val="20"/>
              </w:rPr>
              <w:t xml:space="preserve"> </w:t>
            </w:r>
            <w:r w:rsidRPr="000E04B4">
              <w:rPr>
                <w:color w:val="000000"/>
                <w:sz w:val="20"/>
                <w:szCs w:val="20"/>
              </w:rPr>
              <w:t>영등포구</w:t>
            </w:r>
            <w:r w:rsidRPr="000E04B4">
              <w:rPr>
                <w:color w:val="000000"/>
                <w:sz w:val="20"/>
                <w:szCs w:val="20"/>
              </w:rPr>
              <w:t xml:space="preserve"> </w:t>
            </w:r>
            <w:r w:rsidRPr="000E04B4">
              <w:rPr>
                <w:color w:val="000000"/>
                <w:sz w:val="20"/>
                <w:szCs w:val="20"/>
              </w:rPr>
              <w:t>문래동</w:t>
            </w:r>
            <w:r w:rsidRPr="000E04B4">
              <w:rPr>
                <w:color w:val="000000"/>
                <w:sz w:val="20"/>
                <w:szCs w:val="20"/>
              </w:rPr>
              <w:t>6</w:t>
            </w:r>
            <w:r w:rsidRPr="000E04B4">
              <w:rPr>
                <w:color w:val="000000"/>
                <w:sz w:val="20"/>
                <w:szCs w:val="20"/>
              </w:rPr>
              <w:t>가</w:t>
            </w:r>
            <w:r w:rsidRPr="000E04B4">
              <w:rPr>
                <w:color w:val="000000"/>
                <w:sz w:val="20"/>
                <w:szCs w:val="20"/>
              </w:rPr>
              <w:t xml:space="preserve"> 38-1</w:t>
            </w:r>
            <w:r w:rsidRPr="000E04B4">
              <w:rPr>
                <w:color w:val="000000"/>
                <w:sz w:val="20"/>
                <w:szCs w:val="20"/>
              </w:rPr>
              <w:br/>
            </w:r>
            <w:proofErr w:type="spellStart"/>
            <w:r w:rsidRPr="000E04B4">
              <w:rPr>
                <w:color w:val="000000"/>
                <w:sz w:val="20"/>
                <w:szCs w:val="20"/>
              </w:rPr>
              <w:t>베어스타운아파트</w:t>
            </w:r>
            <w:proofErr w:type="spellEnd"/>
            <w:r w:rsidRPr="000E04B4">
              <w:rPr>
                <w:color w:val="000000"/>
                <w:sz w:val="20"/>
                <w:szCs w:val="20"/>
              </w:rPr>
              <w:t xml:space="preserve"> 101</w:t>
            </w:r>
            <w:r w:rsidRPr="000E04B4">
              <w:rPr>
                <w:color w:val="000000"/>
                <w:sz w:val="20"/>
                <w:szCs w:val="20"/>
              </w:rPr>
              <w:t>동</w:t>
            </w:r>
            <w:r w:rsidRPr="000E04B4">
              <w:rPr>
                <w:color w:val="000000"/>
                <w:sz w:val="20"/>
                <w:szCs w:val="20"/>
              </w:rPr>
              <w:t xml:space="preserve"> 602</w:t>
            </w:r>
            <w:r w:rsidRPr="000E04B4">
              <w:rPr>
                <w:color w:val="000000"/>
                <w:sz w:val="20"/>
                <w:szCs w:val="20"/>
              </w:rPr>
              <w:t>호</w:t>
            </w:r>
          </w:p>
        </w:tc>
        <w:tc>
          <w:tcPr>
            <w:tcW w:w="5356" w:type="dxa"/>
            <w:shd w:val="clear" w:color="auto" w:fill="auto"/>
            <w:noWrap/>
            <w:vAlign w:val="center"/>
            <w:hideMark/>
          </w:tcPr>
          <w:p w14:paraId="2C0D05F8" w14:textId="77777777" w:rsidR="00026A7E" w:rsidRPr="000E04B4" w:rsidRDefault="00026A7E" w:rsidP="0091358C">
            <w:pPr>
              <w:spacing w:line="280" w:lineRule="atLeast"/>
              <w:jc w:val="left"/>
              <w:rPr>
                <w:color w:val="000000"/>
                <w:sz w:val="20"/>
                <w:szCs w:val="20"/>
              </w:rPr>
            </w:pPr>
            <w:r w:rsidRPr="000E04B4">
              <w:rPr>
                <w:color w:val="000000"/>
                <w:sz w:val="20"/>
                <w:szCs w:val="20"/>
              </w:rPr>
              <w:t>당시</w:t>
            </w:r>
            <w:r w:rsidRPr="000E04B4">
              <w:rPr>
                <w:color w:val="000000"/>
                <w:sz w:val="20"/>
                <w:szCs w:val="20"/>
              </w:rPr>
              <w:t xml:space="preserve"> </w:t>
            </w:r>
            <w:r w:rsidRPr="000E04B4">
              <w:rPr>
                <w:color w:val="000000"/>
                <w:sz w:val="20"/>
                <w:szCs w:val="20"/>
              </w:rPr>
              <w:t>엘리베이터</w:t>
            </w:r>
            <w:r w:rsidRPr="000E04B4">
              <w:rPr>
                <w:color w:val="000000"/>
                <w:sz w:val="20"/>
                <w:szCs w:val="20"/>
              </w:rPr>
              <w:t xml:space="preserve"> </w:t>
            </w:r>
            <w:r w:rsidRPr="000E04B4">
              <w:rPr>
                <w:color w:val="000000"/>
                <w:sz w:val="20"/>
                <w:szCs w:val="20"/>
              </w:rPr>
              <w:t>고장으로</w:t>
            </w:r>
            <w:r w:rsidRPr="000E04B4">
              <w:rPr>
                <w:color w:val="000000"/>
                <w:sz w:val="20"/>
                <w:szCs w:val="20"/>
              </w:rPr>
              <w:t xml:space="preserve"> </w:t>
            </w:r>
            <w:r w:rsidRPr="000E04B4">
              <w:rPr>
                <w:color w:val="000000"/>
                <w:sz w:val="20"/>
                <w:szCs w:val="20"/>
              </w:rPr>
              <w:t>양변기를</w:t>
            </w:r>
            <w:r w:rsidRPr="000E04B4">
              <w:rPr>
                <w:color w:val="000000"/>
                <w:sz w:val="20"/>
                <w:szCs w:val="20"/>
              </w:rPr>
              <w:t xml:space="preserve"> </w:t>
            </w:r>
            <w:r w:rsidRPr="000E04B4">
              <w:rPr>
                <w:color w:val="000000"/>
                <w:sz w:val="20"/>
                <w:szCs w:val="20"/>
              </w:rPr>
              <w:t>직접</w:t>
            </w:r>
            <w:r w:rsidRPr="000E04B4">
              <w:rPr>
                <w:color w:val="000000"/>
                <w:sz w:val="20"/>
                <w:szCs w:val="20"/>
              </w:rPr>
              <w:t xml:space="preserve"> </w:t>
            </w:r>
            <w:r w:rsidRPr="000E04B4">
              <w:rPr>
                <w:color w:val="000000"/>
                <w:sz w:val="20"/>
                <w:szCs w:val="20"/>
              </w:rPr>
              <w:t>들어서</w:t>
            </w:r>
            <w:r w:rsidRPr="000E04B4">
              <w:rPr>
                <w:color w:val="000000"/>
                <w:sz w:val="20"/>
                <w:szCs w:val="20"/>
              </w:rPr>
              <w:t xml:space="preserve"> </w:t>
            </w:r>
            <w:r w:rsidRPr="000E04B4">
              <w:rPr>
                <w:color w:val="000000"/>
                <w:sz w:val="20"/>
                <w:szCs w:val="20"/>
              </w:rPr>
              <w:t>옮기는</w:t>
            </w:r>
            <w:r w:rsidRPr="000E04B4">
              <w:rPr>
                <w:color w:val="000000"/>
                <w:sz w:val="20"/>
                <w:szCs w:val="20"/>
              </w:rPr>
              <w:t xml:space="preserve"> </w:t>
            </w:r>
            <w:r w:rsidRPr="000E04B4">
              <w:rPr>
                <w:color w:val="000000"/>
                <w:sz w:val="20"/>
                <w:szCs w:val="20"/>
              </w:rPr>
              <w:t>과정에서</w:t>
            </w:r>
            <w:r w:rsidRPr="000E04B4">
              <w:rPr>
                <w:color w:val="000000"/>
                <w:sz w:val="20"/>
                <w:szCs w:val="20"/>
              </w:rPr>
              <w:t xml:space="preserve"> </w:t>
            </w:r>
            <w:r w:rsidRPr="000E04B4">
              <w:rPr>
                <w:color w:val="000000"/>
                <w:sz w:val="20"/>
                <w:szCs w:val="20"/>
              </w:rPr>
              <w:t>허리</w:t>
            </w:r>
            <w:r w:rsidRPr="000E04B4">
              <w:rPr>
                <w:color w:val="000000"/>
                <w:sz w:val="20"/>
                <w:szCs w:val="20"/>
              </w:rPr>
              <w:t xml:space="preserve"> </w:t>
            </w:r>
            <w:r w:rsidRPr="000E04B4">
              <w:rPr>
                <w:color w:val="000000"/>
                <w:sz w:val="20"/>
                <w:szCs w:val="20"/>
              </w:rPr>
              <w:t>통증</w:t>
            </w:r>
          </w:p>
        </w:tc>
      </w:tr>
      <w:tr w:rsidR="00026A7E" w:rsidRPr="00CB2B3F" w14:paraId="0981F6A1" w14:textId="77777777" w:rsidTr="0091358C">
        <w:trPr>
          <w:cantSplit/>
          <w:trHeight w:val="340"/>
        </w:trPr>
        <w:tc>
          <w:tcPr>
            <w:tcW w:w="662" w:type="dxa"/>
            <w:shd w:val="clear" w:color="auto" w:fill="F2F2F2" w:themeFill="background1" w:themeFillShade="F2"/>
            <w:noWrap/>
            <w:vAlign w:val="center"/>
            <w:hideMark/>
          </w:tcPr>
          <w:p w14:paraId="555056A9"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27</w:t>
            </w:r>
          </w:p>
        </w:tc>
        <w:tc>
          <w:tcPr>
            <w:tcW w:w="1039" w:type="dxa"/>
            <w:shd w:val="clear" w:color="auto" w:fill="auto"/>
            <w:noWrap/>
            <w:vAlign w:val="center"/>
            <w:hideMark/>
          </w:tcPr>
          <w:p w14:paraId="06197B32" w14:textId="77777777" w:rsidR="00026A7E" w:rsidRPr="000E04B4" w:rsidRDefault="00026A7E" w:rsidP="0091358C">
            <w:pPr>
              <w:spacing w:line="280" w:lineRule="atLeast"/>
              <w:jc w:val="center"/>
              <w:rPr>
                <w:color w:val="000000"/>
                <w:sz w:val="20"/>
                <w:szCs w:val="20"/>
              </w:rPr>
            </w:pPr>
            <w:r w:rsidRPr="000E04B4">
              <w:rPr>
                <w:color w:val="000000"/>
                <w:sz w:val="20"/>
                <w:szCs w:val="20"/>
              </w:rPr>
              <w:t>김영규</w:t>
            </w:r>
          </w:p>
        </w:tc>
        <w:tc>
          <w:tcPr>
            <w:tcW w:w="2410" w:type="dxa"/>
            <w:shd w:val="clear" w:color="auto" w:fill="auto"/>
            <w:noWrap/>
            <w:vAlign w:val="center"/>
            <w:hideMark/>
          </w:tcPr>
          <w:p w14:paraId="1A97F2ED"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p>
        </w:tc>
        <w:tc>
          <w:tcPr>
            <w:tcW w:w="1418" w:type="dxa"/>
            <w:shd w:val="clear" w:color="auto" w:fill="auto"/>
            <w:noWrap/>
            <w:vAlign w:val="center"/>
            <w:hideMark/>
          </w:tcPr>
          <w:p w14:paraId="524F25B2" w14:textId="77777777" w:rsidR="00026A7E" w:rsidRPr="000E04B4" w:rsidRDefault="00026A7E" w:rsidP="0091358C">
            <w:pPr>
              <w:spacing w:line="280" w:lineRule="atLeast"/>
              <w:jc w:val="center"/>
              <w:rPr>
                <w:color w:val="000000"/>
                <w:sz w:val="20"/>
                <w:szCs w:val="20"/>
              </w:rPr>
            </w:pPr>
            <w:r w:rsidRPr="000E04B4">
              <w:rPr>
                <w:color w:val="000000"/>
                <w:sz w:val="20"/>
                <w:szCs w:val="20"/>
              </w:rPr>
              <w:t>2018-09-27</w:t>
            </w:r>
          </w:p>
        </w:tc>
        <w:tc>
          <w:tcPr>
            <w:tcW w:w="3685" w:type="dxa"/>
            <w:shd w:val="clear" w:color="auto" w:fill="auto"/>
            <w:vAlign w:val="center"/>
            <w:hideMark/>
          </w:tcPr>
          <w:p w14:paraId="4165EEF6"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r w:rsidRPr="000E04B4">
              <w:rPr>
                <w:color w:val="000000"/>
                <w:sz w:val="20"/>
                <w:szCs w:val="20"/>
              </w:rPr>
              <w:t xml:space="preserve"> </w:t>
            </w:r>
            <w:proofErr w:type="spellStart"/>
            <w:r w:rsidRPr="000E04B4">
              <w:rPr>
                <w:color w:val="000000"/>
                <w:sz w:val="20"/>
                <w:szCs w:val="20"/>
              </w:rPr>
              <w:t>몸통팀</w:t>
            </w:r>
            <w:proofErr w:type="spellEnd"/>
            <w:r w:rsidRPr="000E04B4">
              <w:rPr>
                <w:color w:val="000000"/>
                <w:sz w:val="20"/>
                <w:szCs w:val="20"/>
              </w:rPr>
              <w:t xml:space="preserve"> </w:t>
            </w:r>
            <w:r w:rsidRPr="000E04B4">
              <w:rPr>
                <w:color w:val="000000"/>
                <w:sz w:val="20"/>
                <w:szCs w:val="20"/>
              </w:rPr>
              <w:t>일반</w:t>
            </w:r>
            <w:r w:rsidRPr="000E04B4">
              <w:rPr>
                <w:color w:val="000000"/>
                <w:sz w:val="20"/>
                <w:szCs w:val="20"/>
              </w:rPr>
              <w:t>C/C SET</w:t>
            </w:r>
            <w:r w:rsidRPr="000E04B4">
              <w:rPr>
                <w:color w:val="000000"/>
                <w:sz w:val="20"/>
                <w:szCs w:val="20"/>
              </w:rPr>
              <w:t>포장라인</w:t>
            </w:r>
            <w:r w:rsidRPr="000E04B4">
              <w:rPr>
                <w:color w:val="000000"/>
                <w:sz w:val="20"/>
                <w:szCs w:val="20"/>
              </w:rPr>
              <w:br/>
            </w:r>
            <w:r w:rsidRPr="000E04B4">
              <w:rPr>
                <w:color w:val="000000"/>
                <w:sz w:val="20"/>
                <w:szCs w:val="20"/>
              </w:rPr>
              <w:t>센터링장치</w:t>
            </w:r>
            <w:r w:rsidRPr="000E04B4">
              <w:rPr>
                <w:color w:val="000000"/>
                <w:sz w:val="20"/>
                <w:szCs w:val="20"/>
              </w:rPr>
              <w:t xml:space="preserve"> </w:t>
            </w:r>
            <w:r w:rsidRPr="000E04B4">
              <w:rPr>
                <w:color w:val="000000"/>
                <w:sz w:val="20"/>
                <w:szCs w:val="20"/>
              </w:rPr>
              <w:t>앞</w:t>
            </w:r>
          </w:p>
        </w:tc>
        <w:tc>
          <w:tcPr>
            <w:tcW w:w="5356" w:type="dxa"/>
            <w:shd w:val="clear" w:color="auto" w:fill="auto"/>
            <w:vAlign w:val="center"/>
            <w:hideMark/>
          </w:tcPr>
          <w:p w14:paraId="7E8D3046" w14:textId="77777777" w:rsidR="00026A7E" w:rsidRPr="000E04B4" w:rsidRDefault="00026A7E" w:rsidP="0091358C">
            <w:pPr>
              <w:spacing w:line="280" w:lineRule="atLeast"/>
              <w:jc w:val="left"/>
              <w:rPr>
                <w:color w:val="000000"/>
                <w:sz w:val="20"/>
                <w:szCs w:val="20"/>
              </w:rPr>
            </w:pPr>
            <w:r w:rsidRPr="000E04B4">
              <w:rPr>
                <w:color w:val="000000"/>
                <w:sz w:val="20"/>
                <w:szCs w:val="20"/>
              </w:rPr>
              <w:t>센터링</w:t>
            </w:r>
            <w:r w:rsidRPr="000E04B4">
              <w:rPr>
                <w:color w:val="000000"/>
                <w:sz w:val="20"/>
                <w:szCs w:val="20"/>
              </w:rPr>
              <w:t xml:space="preserve"> </w:t>
            </w:r>
            <w:r w:rsidRPr="000E04B4">
              <w:rPr>
                <w:color w:val="000000"/>
                <w:sz w:val="20"/>
                <w:szCs w:val="20"/>
              </w:rPr>
              <w:t>장치</w:t>
            </w:r>
            <w:r w:rsidRPr="000E04B4">
              <w:rPr>
                <w:color w:val="000000"/>
                <w:sz w:val="20"/>
                <w:szCs w:val="20"/>
              </w:rPr>
              <w:t xml:space="preserve"> </w:t>
            </w:r>
            <w:r w:rsidRPr="000E04B4">
              <w:rPr>
                <w:color w:val="000000"/>
                <w:sz w:val="20"/>
                <w:szCs w:val="20"/>
              </w:rPr>
              <w:t>위에</w:t>
            </w:r>
            <w:r w:rsidRPr="000E04B4">
              <w:rPr>
                <w:color w:val="000000"/>
                <w:sz w:val="20"/>
                <w:szCs w:val="20"/>
              </w:rPr>
              <w:t xml:space="preserve"> </w:t>
            </w:r>
            <w:r w:rsidRPr="000E04B4">
              <w:rPr>
                <w:color w:val="000000"/>
                <w:sz w:val="20"/>
                <w:szCs w:val="20"/>
              </w:rPr>
              <w:t>올라가</w:t>
            </w:r>
            <w:r w:rsidRPr="000E04B4">
              <w:rPr>
                <w:color w:val="000000"/>
                <w:sz w:val="20"/>
                <w:szCs w:val="20"/>
              </w:rPr>
              <w:t xml:space="preserve"> </w:t>
            </w:r>
            <w:r w:rsidRPr="000E04B4">
              <w:rPr>
                <w:color w:val="000000"/>
                <w:sz w:val="20"/>
                <w:szCs w:val="20"/>
              </w:rPr>
              <w:t>스피드밸브에</w:t>
            </w:r>
            <w:r w:rsidRPr="000E04B4">
              <w:rPr>
                <w:color w:val="000000"/>
                <w:sz w:val="20"/>
                <w:szCs w:val="20"/>
              </w:rPr>
              <w:t xml:space="preserve"> </w:t>
            </w:r>
            <w:r w:rsidRPr="000E04B4">
              <w:rPr>
                <w:color w:val="000000"/>
                <w:sz w:val="20"/>
                <w:szCs w:val="20"/>
              </w:rPr>
              <w:t>연결된</w:t>
            </w:r>
            <w:r w:rsidRPr="000E04B4">
              <w:rPr>
                <w:color w:val="000000"/>
                <w:sz w:val="20"/>
                <w:szCs w:val="20"/>
              </w:rPr>
              <w:t xml:space="preserve"> </w:t>
            </w:r>
            <w:r w:rsidRPr="000E04B4">
              <w:rPr>
                <w:color w:val="000000"/>
                <w:sz w:val="20"/>
                <w:szCs w:val="20"/>
              </w:rPr>
              <w:t>에어호스</w:t>
            </w:r>
            <w:r w:rsidRPr="000E04B4">
              <w:rPr>
                <w:color w:val="000000"/>
                <w:sz w:val="20"/>
                <w:szCs w:val="20"/>
              </w:rPr>
              <w:t xml:space="preserve"> </w:t>
            </w:r>
            <w:r w:rsidRPr="000E04B4">
              <w:rPr>
                <w:color w:val="000000"/>
                <w:sz w:val="20"/>
                <w:szCs w:val="20"/>
              </w:rPr>
              <w:t>분리</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물</w:t>
            </w:r>
            <w:r w:rsidRPr="000E04B4">
              <w:rPr>
                <w:color w:val="000000"/>
                <w:sz w:val="20"/>
                <w:szCs w:val="20"/>
              </w:rPr>
              <w:t xml:space="preserve"> </w:t>
            </w:r>
            <w:r w:rsidRPr="000E04B4">
              <w:rPr>
                <w:color w:val="000000"/>
                <w:sz w:val="20"/>
                <w:szCs w:val="20"/>
              </w:rPr>
              <w:t>빼는</w:t>
            </w:r>
            <w:r>
              <w:rPr>
                <w:rFonts w:hint="eastAsia"/>
                <w:color w:val="000000"/>
                <w:sz w:val="20"/>
                <w:szCs w:val="20"/>
              </w:rPr>
              <w:t xml:space="preserve"> </w:t>
            </w:r>
            <w:r w:rsidRPr="000E04B4">
              <w:rPr>
                <w:color w:val="000000"/>
                <w:sz w:val="20"/>
                <w:szCs w:val="20"/>
              </w:rPr>
              <w:t>작업을</w:t>
            </w:r>
            <w:r w:rsidRPr="000E04B4">
              <w:rPr>
                <w:color w:val="000000"/>
                <w:sz w:val="20"/>
                <w:szCs w:val="20"/>
              </w:rPr>
              <w:t xml:space="preserve"> </w:t>
            </w:r>
            <w:r w:rsidRPr="000E04B4">
              <w:rPr>
                <w:color w:val="000000"/>
                <w:sz w:val="20"/>
                <w:szCs w:val="20"/>
              </w:rPr>
              <w:t>마치고</w:t>
            </w:r>
            <w:r w:rsidRPr="000E04B4">
              <w:rPr>
                <w:color w:val="000000"/>
                <w:sz w:val="20"/>
                <w:szCs w:val="20"/>
              </w:rPr>
              <w:t xml:space="preserve"> </w:t>
            </w:r>
            <w:r w:rsidRPr="000E04B4">
              <w:rPr>
                <w:color w:val="000000"/>
                <w:sz w:val="20"/>
                <w:szCs w:val="20"/>
              </w:rPr>
              <w:t>이동하던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미끄러지며</w:t>
            </w:r>
            <w:r w:rsidRPr="000E04B4">
              <w:rPr>
                <w:color w:val="000000"/>
                <w:sz w:val="20"/>
                <w:szCs w:val="20"/>
              </w:rPr>
              <w:t xml:space="preserve"> </w:t>
            </w:r>
            <w:r w:rsidRPr="000E04B4">
              <w:rPr>
                <w:color w:val="000000"/>
                <w:sz w:val="20"/>
                <w:szCs w:val="20"/>
              </w:rPr>
              <w:t>오른쪽</w:t>
            </w:r>
            <w:r w:rsidRPr="000E04B4">
              <w:rPr>
                <w:color w:val="000000"/>
                <w:sz w:val="20"/>
                <w:szCs w:val="20"/>
              </w:rPr>
              <w:t xml:space="preserve"> </w:t>
            </w:r>
            <w:r w:rsidRPr="000E04B4">
              <w:rPr>
                <w:color w:val="000000"/>
                <w:sz w:val="20"/>
                <w:szCs w:val="20"/>
              </w:rPr>
              <w:t>발이</w:t>
            </w:r>
            <w:r w:rsidRPr="000E04B4">
              <w:rPr>
                <w:color w:val="000000"/>
                <w:sz w:val="20"/>
                <w:szCs w:val="20"/>
              </w:rPr>
              <w:t xml:space="preserve"> </w:t>
            </w:r>
            <w:r w:rsidRPr="000E04B4">
              <w:rPr>
                <w:color w:val="000000"/>
                <w:sz w:val="20"/>
                <w:szCs w:val="20"/>
              </w:rPr>
              <w:t>스피드밸브</w:t>
            </w:r>
            <w:r w:rsidRPr="000E04B4">
              <w:rPr>
                <w:color w:val="000000"/>
                <w:sz w:val="20"/>
                <w:szCs w:val="20"/>
              </w:rPr>
              <w:t xml:space="preserve"> </w:t>
            </w:r>
            <w:r w:rsidRPr="000E04B4">
              <w:rPr>
                <w:color w:val="000000"/>
                <w:sz w:val="20"/>
                <w:szCs w:val="20"/>
              </w:rPr>
              <w:t>나사에</w:t>
            </w:r>
            <w:r w:rsidRPr="000E04B4">
              <w:rPr>
                <w:color w:val="000000"/>
                <w:sz w:val="20"/>
                <w:szCs w:val="20"/>
              </w:rPr>
              <w:t xml:space="preserve"> </w:t>
            </w:r>
            <w:r w:rsidRPr="000E04B4">
              <w:rPr>
                <w:color w:val="000000"/>
                <w:sz w:val="20"/>
                <w:szCs w:val="20"/>
              </w:rPr>
              <w:t>살이</w:t>
            </w:r>
            <w:r w:rsidRPr="000E04B4">
              <w:rPr>
                <w:color w:val="000000"/>
                <w:sz w:val="20"/>
                <w:szCs w:val="20"/>
              </w:rPr>
              <w:t xml:space="preserve"> </w:t>
            </w:r>
            <w:r w:rsidRPr="000E04B4">
              <w:rPr>
                <w:color w:val="000000"/>
                <w:sz w:val="20"/>
                <w:szCs w:val="20"/>
              </w:rPr>
              <w:t>찢어짐</w:t>
            </w:r>
          </w:p>
        </w:tc>
      </w:tr>
      <w:tr w:rsidR="00026A7E" w:rsidRPr="00CB2B3F" w14:paraId="275E587F" w14:textId="77777777" w:rsidTr="0091358C">
        <w:trPr>
          <w:cantSplit/>
          <w:trHeight w:val="340"/>
        </w:trPr>
        <w:tc>
          <w:tcPr>
            <w:tcW w:w="662" w:type="dxa"/>
            <w:shd w:val="clear" w:color="auto" w:fill="F2F2F2" w:themeFill="background1" w:themeFillShade="F2"/>
            <w:noWrap/>
            <w:vAlign w:val="center"/>
            <w:hideMark/>
          </w:tcPr>
          <w:p w14:paraId="59DF2214" w14:textId="77777777" w:rsidR="00026A7E" w:rsidRPr="000E04B4" w:rsidRDefault="00026A7E" w:rsidP="0091358C">
            <w:pPr>
              <w:spacing w:line="280" w:lineRule="atLeast"/>
              <w:jc w:val="center"/>
              <w:rPr>
                <w:color w:val="000000"/>
                <w:sz w:val="20"/>
                <w:szCs w:val="20"/>
              </w:rPr>
            </w:pPr>
            <w:r w:rsidRPr="000E04B4">
              <w:rPr>
                <w:color w:val="000000"/>
                <w:sz w:val="20"/>
                <w:szCs w:val="20"/>
              </w:rPr>
              <w:t>28</w:t>
            </w:r>
          </w:p>
        </w:tc>
        <w:tc>
          <w:tcPr>
            <w:tcW w:w="1039" w:type="dxa"/>
            <w:shd w:val="clear" w:color="auto" w:fill="auto"/>
            <w:noWrap/>
            <w:vAlign w:val="center"/>
            <w:hideMark/>
          </w:tcPr>
          <w:p w14:paraId="602B3DD1" w14:textId="77777777" w:rsidR="00026A7E" w:rsidRPr="000E04B4" w:rsidRDefault="00026A7E" w:rsidP="0091358C">
            <w:pPr>
              <w:spacing w:line="280" w:lineRule="atLeast"/>
              <w:jc w:val="center"/>
              <w:rPr>
                <w:color w:val="000000"/>
                <w:sz w:val="20"/>
                <w:szCs w:val="20"/>
              </w:rPr>
            </w:pPr>
            <w:r w:rsidRPr="000E04B4">
              <w:rPr>
                <w:color w:val="000000"/>
                <w:sz w:val="20"/>
                <w:szCs w:val="20"/>
              </w:rPr>
              <w:t>장원준</w:t>
            </w:r>
          </w:p>
        </w:tc>
        <w:tc>
          <w:tcPr>
            <w:tcW w:w="2410" w:type="dxa"/>
            <w:shd w:val="clear" w:color="auto" w:fill="auto"/>
            <w:noWrap/>
            <w:vAlign w:val="center"/>
            <w:hideMark/>
          </w:tcPr>
          <w:p w14:paraId="75EF71FC"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p>
        </w:tc>
        <w:tc>
          <w:tcPr>
            <w:tcW w:w="1418" w:type="dxa"/>
            <w:shd w:val="clear" w:color="auto" w:fill="auto"/>
            <w:noWrap/>
            <w:vAlign w:val="center"/>
            <w:hideMark/>
          </w:tcPr>
          <w:p w14:paraId="7DF4C26F" w14:textId="77777777" w:rsidR="00026A7E" w:rsidRPr="000E04B4" w:rsidRDefault="00026A7E" w:rsidP="0091358C">
            <w:pPr>
              <w:spacing w:line="280" w:lineRule="atLeast"/>
              <w:jc w:val="center"/>
              <w:rPr>
                <w:color w:val="000000"/>
                <w:sz w:val="20"/>
                <w:szCs w:val="20"/>
              </w:rPr>
            </w:pPr>
            <w:r w:rsidRPr="000E04B4">
              <w:rPr>
                <w:color w:val="000000"/>
                <w:sz w:val="20"/>
                <w:szCs w:val="20"/>
              </w:rPr>
              <w:t>2018-10-23</w:t>
            </w:r>
          </w:p>
        </w:tc>
        <w:tc>
          <w:tcPr>
            <w:tcW w:w="3685" w:type="dxa"/>
            <w:shd w:val="clear" w:color="auto" w:fill="auto"/>
            <w:noWrap/>
            <w:vAlign w:val="center"/>
            <w:hideMark/>
          </w:tcPr>
          <w:p w14:paraId="31D42020" w14:textId="77777777" w:rsidR="00026A7E" w:rsidRPr="000E04B4" w:rsidRDefault="00026A7E" w:rsidP="0091358C">
            <w:pPr>
              <w:spacing w:line="280" w:lineRule="atLeast"/>
              <w:jc w:val="center"/>
              <w:rPr>
                <w:color w:val="000000"/>
                <w:sz w:val="20"/>
                <w:szCs w:val="20"/>
              </w:rPr>
            </w:pPr>
            <w:r>
              <w:rPr>
                <w:color w:val="000000"/>
                <w:sz w:val="20"/>
                <w:szCs w:val="20"/>
              </w:rPr>
              <w:t>4</w:t>
            </w:r>
            <w:r>
              <w:rPr>
                <w:color w:val="000000"/>
                <w:sz w:val="20"/>
                <w:szCs w:val="20"/>
              </w:rPr>
              <w:t>공장</w:t>
            </w:r>
            <w:r w:rsidRPr="000E04B4">
              <w:rPr>
                <w:color w:val="000000"/>
                <w:sz w:val="20"/>
                <w:szCs w:val="20"/>
              </w:rPr>
              <w:t xml:space="preserve"> </w:t>
            </w:r>
            <w:proofErr w:type="spellStart"/>
            <w:r w:rsidRPr="000E04B4">
              <w:rPr>
                <w:color w:val="000000"/>
                <w:sz w:val="20"/>
                <w:szCs w:val="20"/>
              </w:rPr>
              <w:t>라미도아</w:t>
            </w:r>
            <w:proofErr w:type="spellEnd"/>
            <w:r w:rsidRPr="000E04B4">
              <w:rPr>
                <w:color w:val="000000"/>
                <w:sz w:val="20"/>
                <w:szCs w:val="20"/>
              </w:rPr>
              <w:t xml:space="preserve"> 1</w:t>
            </w:r>
            <w:r w:rsidRPr="000E04B4">
              <w:rPr>
                <w:color w:val="000000"/>
                <w:sz w:val="20"/>
                <w:szCs w:val="20"/>
              </w:rPr>
              <w:t>번</w:t>
            </w:r>
            <w:r w:rsidRPr="000E04B4">
              <w:rPr>
                <w:color w:val="000000"/>
                <w:sz w:val="20"/>
                <w:szCs w:val="20"/>
              </w:rPr>
              <w:t xml:space="preserve"> C/B</w:t>
            </w:r>
          </w:p>
        </w:tc>
        <w:tc>
          <w:tcPr>
            <w:tcW w:w="5356" w:type="dxa"/>
            <w:shd w:val="clear" w:color="auto" w:fill="auto"/>
            <w:vAlign w:val="center"/>
            <w:hideMark/>
          </w:tcPr>
          <w:p w14:paraId="31E13295"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라미도아</w:t>
            </w:r>
            <w:proofErr w:type="spellEnd"/>
            <w:r w:rsidRPr="000E04B4">
              <w:rPr>
                <w:color w:val="000000"/>
                <w:sz w:val="20"/>
                <w:szCs w:val="20"/>
              </w:rPr>
              <w:t xml:space="preserve"> </w:t>
            </w:r>
            <w:r w:rsidRPr="000E04B4">
              <w:rPr>
                <w:color w:val="000000"/>
                <w:sz w:val="20"/>
                <w:szCs w:val="20"/>
              </w:rPr>
              <w:t>검사기를</w:t>
            </w:r>
            <w:r w:rsidRPr="000E04B4">
              <w:rPr>
                <w:color w:val="000000"/>
                <w:sz w:val="20"/>
                <w:szCs w:val="20"/>
              </w:rPr>
              <w:t xml:space="preserve"> </w:t>
            </w:r>
            <w:proofErr w:type="spellStart"/>
            <w:r w:rsidRPr="000E04B4">
              <w:rPr>
                <w:color w:val="000000"/>
                <w:sz w:val="20"/>
                <w:szCs w:val="20"/>
              </w:rPr>
              <w:t>셋팅하던</w:t>
            </w:r>
            <w:proofErr w:type="spellEnd"/>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트리밍</w:t>
            </w:r>
            <w:proofErr w:type="spellEnd"/>
            <w:r w:rsidRPr="000E04B4">
              <w:rPr>
                <w:color w:val="000000"/>
                <w:sz w:val="20"/>
                <w:szCs w:val="20"/>
              </w:rPr>
              <w:t xml:space="preserve"> </w:t>
            </w:r>
            <w:r w:rsidRPr="000E04B4">
              <w:rPr>
                <w:color w:val="000000"/>
                <w:sz w:val="20"/>
                <w:szCs w:val="20"/>
              </w:rPr>
              <w:t>커버에</w:t>
            </w:r>
            <w:r w:rsidRPr="000E04B4">
              <w:rPr>
                <w:color w:val="000000"/>
                <w:sz w:val="20"/>
                <w:szCs w:val="20"/>
              </w:rPr>
              <w:t xml:space="preserve"> </w:t>
            </w:r>
            <w:r w:rsidRPr="000E04B4">
              <w:rPr>
                <w:color w:val="000000"/>
                <w:sz w:val="20"/>
                <w:szCs w:val="20"/>
              </w:rPr>
              <w:t>에지</w:t>
            </w:r>
            <w:r w:rsidRPr="000E04B4">
              <w:rPr>
                <w:color w:val="000000"/>
                <w:sz w:val="20"/>
                <w:szCs w:val="20"/>
              </w:rPr>
              <w:t xml:space="preserve"> </w:t>
            </w:r>
            <w:r w:rsidRPr="000E04B4">
              <w:rPr>
                <w:color w:val="000000"/>
                <w:sz w:val="20"/>
                <w:szCs w:val="20"/>
              </w:rPr>
              <w:t>찌꺼기가</w:t>
            </w:r>
            <w:r w:rsidRPr="000E04B4">
              <w:rPr>
                <w:color w:val="000000"/>
                <w:sz w:val="20"/>
                <w:szCs w:val="20"/>
              </w:rPr>
              <w:t xml:space="preserve"> </w:t>
            </w:r>
            <w:r w:rsidRPr="000E04B4">
              <w:rPr>
                <w:color w:val="000000"/>
                <w:sz w:val="20"/>
                <w:szCs w:val="20"/>
              </w:rPr>
              <w:t>있는</w:t>
            </w:r>
            <w:r w:rsidRPr="000E04B4">
              <w:rPr>
                <w:color w:val="000000"/>
                <w:sz w:val="20"/>
                <w:szCs w:val="20"/>
              </w:rPr>
              <w:t xml:space="preserve"> </w:t>
            </w:r>
            <w:r w:rsidRPr="000E04B4">
              <w:rPr>
                <w:color w:val="000000"/>
                <w:sz w:val="20"/>
                <w:szCs w:val="20"/>
              </w:rPr>
              <w:t>것을</w:t>
            </w:r>
            <w:r w:rsidRPr="000E04B4">
              <w:rPr>
                <w:color w:val="000000"/>
                <w:sz w:val="20"/>
                <w:szCs w:val="20"/>
              </w:rPr>
              <w:t xml:space="preserve"> </w:t>
            </w:r>
            <w:r w:rsidRPr="000E04B4">
              <w:rPr>
                <w:color w:val="000000"/>
                <w:sz w:val="20"/>
                <w:szCs w:val="20"/>
              </w:rPr>
              <w:t>보고</w:t>
            </w:r>
            <w:r w:rsidRPr="000E04B4">
              <w:rPr>
                <w:color w:val="000000"/>
                <w:sz w:val="20"/>
                <w:szCs w:val="20"/>
              </w:rPr>
              <w:t xml:space="preserve"> </w:t>
            </w:r>
            <w:r w:rsidRPr="000E04B4">
              <w:rPr>
                <w:color w:val="000000"/>
                <w:sz w:val="20"/>
                <w:szCs w:val="20"/>
              </w:rPr>
              <w:t>오른손으로</w:t>
            </w:r>
            <w:r w:rsidRPr="000E04B4">
              <w:rPr>
                <w:color w:val="000000"/>
                <w:sz w:val="20"/>
                <w:szCs w:val="20"/>
              </w:rPr>
              <w:t xml:space="preserve"> </w:t>
            </w:r>
            <w:r w:rsidRPr="000E04B4">
              <w:rPr>
                <w:color w:val="000000"/>
                <w:sz w:val="20"/>
                <w:szCs w:val="20"/>
              </w:rPr>
              <w:t>찌꺼기를</w:t>
            </w:r>
            <w:r w:rsidRPr="000E04B4">
              <w:rPr>
                <w:color w:val="000000"/>
                <w:sz w:val="20"/>
                <w:szCs w:val="20"/>
              </w:rPr>
              <w:t xml:space="preserve"> </w:t>
            </w:r>
            <w:r w:rsidRPr="000E04B4">
              <w:rPr>
                <w:color w:val="000000"/>
                <w:sz w:val="20"/>
                <w:szCs w:val="20"/>
              </w:rPr>
              <w:t>제거하던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회전하는</w:t>
            </w:r>
            <w:r w:rsidRPr="000E04B4">
              <w:rPr>
                <w:color w:val="000000"/>
                <w:sz w:val="20"/>
                <w:szCs w:val="20"/>
              </w:rPr>
              <w:t xml:space="preserve"> </w:t>
            </w:r>
            <w:proofErr w:type="spellStart"/>
            <w:r w:rsidRPr="000E04B4">
              <w:rPr>
                <w:color w:val="000000"/>
                <w:sz w:val="20"/>
                <w:szCs w:val="20"/>
              </w:rPr>
              <w:t>날물에</w:t>
            </w:r>
            <w:proofErr w:type="spellEnd"/>
            <w:r w:rsidRPr="000E04B4">
              <w:rPr>
                <w:color w:val="000000"/>
                <w:sz w:val="20"/>
                <w:szCs w:val="20"/>
              </w:rPr>
              <w:t xml:space="preserve"> </w:t>
            </w:r>
            <w:r w:rsidRPr="000E04B4">
              <w:rPr>
                <w:color w:val="000000"/>
                <w:sz w:val="20"/>
                <w:szCs w:val="20"/>
              </w:rPr>
              <w:t>손가락</w:t>
            </w:r>
            <w:r w:rsidRPr="000E04B4">
              <w:rPr>
                <w:color w:val="000000"/>
                <w:sz w:val="20"/>
                <w:szCs w:val="20"/>
              </w:rPr>
              <w:t xml:space="preserve"> </w:t>
            </w:r>
            <w:r w:rsidRPr="000E04B4">
              <w:rPr>
                <w:color w:val="000000"/>
                <w:sz w:val="20"/>
                <w:szCs w:val="20"/>
              </w:rPr>
              <w:t>안</w:t>
            </w:r>
            <w:r w:rsidRPr="000E04B4">
              <w:rPr>
                <w:color w:val="000000"/>
                <w:sz w:val="20"/>
                <w:szCs w:val="20"/>
              </w:rPr>
              <w:t xml:space="preserve"> </w:t>
            </w:r>
            <w:r w:rsidRPr="000E04B4">
              <w:rPr>
                <w:color w:val="000000"/>
                <w:sz w:val="20"/>
                <w:szCs w:val="20"/>
              </w:rPr>
              <w:t>쪽을</w:t>
            </w:r>
            <w:r w:rsidRPr="000E04B4">
              <w:rPr>
                <w:color w:val="000000"/>
                <w:sz w:val="20"/>
                <w:szCs w:val="20"/>
              </w:rPr>
              <w:t xml:space="preserve"> </w:t>
            </w:r>
            <w:r w:rsidRPr="000E04B4">
              <w:rPr>
                <w:color w:val="000000"/>
                <w:sz w:val="20"/>
                <w:szCs w:val="20"/>
              </w:rPr>
              <w:t>베임</w:t>
            </w:r>
          </w:p>
        </w:tc>
      </w:tr>
      <w:tr w:rsidR="00026A7E" w:rsidRPr="00CB2B3F" w14:paraId="7340A735" w14:textId="77777777" w:rsidTr="0091358C">
        <w:trPr>
          <w:cantSplit/>
          <w:trHeight w:val="340"/>
        </w:trPr>
        <w:tc>
          <w:tcPr>
            <w:tcW w:w="662" w:type="dxa"/>
            <w:shd w:val="clear" w:color="auto" w:fill="F2F2F2" w:themeFill="background1" w:themeFillShade="F2"/>
            <w:noWrap/>
            <w:vAlign w:val="center"/>
            <w:hideMark/>
          </w:tcPr>
          <w:p w14:paraId="6975B5DC" w14:textId="77777777" w:rsidR="00026A7E" w:rsidRPr="000E04B4" w:rsidRDefault="00026A7E" w:rsidP="0091358C">
            <w:pPr>
              <w:spacing w:line="280" w:lineRule="atLeast"/>
              <w:jc w:val="center"/>
              <w:rPr>
                <w:color w:val="000000"/>
                <w:sz w:val="20"/>
                <w:szCs w:val="20"/>
              </w:rPr>
            </w:pPr>
            <w:r w:rsidRPr="000E04B4">
              <w:rPr>
                <w:color w:val="000000"/>
                <w:sz w:val="20"/>
                <w:szCs w:val="20"/>
              </w:rPr>
              <w:t>29</w:t>
            </w:r>
          </w:p>
        </w:tc>
        <w:tc>
          <w:tcPr>
            <w:tcW w:w="1039" w:type="dxa"/>
            <w:shd w:val="clear" w:color="auto" w:fill="auto"/>
            <w:noWrap/>
            <w:vAlign w:val="center"/>
            <w:hideMark/>
          </w:tcPr>
          <w:p w14:paraId="63CE9BD3" w14:textId="77777777" w:rsidR="00026A7E" w:rsidRPr="000E04B4" w:rsidRDefault="00026A7E" w:rsidP="0091358C">
            <w:pPr>
              <w:spacing w:line="280" w:lineRule="atLeast"/>
              <w:jc w:val="center"/>
              <w:rPr>
                <w:color w:val="000000"/>
                <w:sz w:val="20"/>
                <w:szCs w:val="20"/>
              </w:rPr>
            </w:pPr>
            <w:r w:rsidRPr="000E04B4">
              <w:rPr>
                <w:color w:val="000000"/>
                <w:sz w:val="20"/>
                <w:szCs w:val="20"/>
              </w:rPr>
              <w:t>임서현</w:t>
            </w:r>
          </w:p>
        </w:tc>
        <w:tc>
          <w:tcPr>
            <w:tcW w:w="2410" w:type="dxa"/>
            <w:shd w:val="clear" w:color="auto" w:fill="auto"/>
            <w:noWrap/>
            <w:vAlign w:val="center"/>
            <w:hideMark/>
          </w:tcPr>
          <w:p w14:paraId="083CE4DE" w14:textId="77777777" w:rsidR="00026A7E" w:rsidRPr="000E04B4" w:rsidRDefault="00026A7E" w:rsidP="0091358C">
            <w:pPr>
              <w:spacing w:line="280" w:lineRule="atLeast"/>
              <w:jc w:val="center"/>
              <w:rPr>
                <w:color w:val="000000"/>
                <w:sz w:val="20"/>
                <w:szCs w:val="20"/>
              </w:rPr>
            </w:pPr>
            <w:proofErr w:type="spellStart"/>
            <w:proofErr w:type="gramStart"/>
            <w:r w:rsidRPr="000E04B4">
              <w:rPr>
                <w:color w:val="000000"/>
                <w:sz w:val="20"/>
                <w:szCs w:val="20"/>
              </w:rPr>
              <w:t>특판사업부</w:t>
            </w:r>
            <w:proofErr w:type="spellEnd"/>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영업</w:t>
            </w:r>
            <w:r w:rsidRPr="000E04B4">
              <w:rPr>
                <w:color w:val="000000"/>
                <w:sz w:val="20"/>
                <w:szCs w:val="20"/>
              </w:rPr>
              <w:t>1</w:t>
            </w:r>
            <w:r w:rsidRPr="000E04B4">
              <w:rPr>
                <w:color w:val="000000"/>
                <w:sz w:val="20"/>
                <w:szCs w:val="20"/>
              </w:rPr>
              <w:t>부</w:t>
            </w:r>
            <w:r w:rsidRPr="000E04B4">
              <w:rPr>
                <w:color w:val="000000"/>
                <w:sz w:val="20"/>
                <w:szCs w:val="20"/>
              </w:rPr>
              <w:t xml:space="preserve"> / </w:t>
            </w:r>
            <w:r w:rsidRPr="000E04B4">
              <w:rPr>
                <w:color w:val="000000"/>
                <w:sz w:val="20"/>
                <w:szCs w:val="20"/>
              </w:rPr>
              <w:t>영업지원팀</w:t>
            </w:r>
            <w:r w:rsidRPr="000E04B4">
              <w:rPr>
                <w:color w:val="000000"/>
                <w:sz w:val="20"/>
                <w:szCs w:val="20"/>
              </w:rPr>
              <w:t xml:space="preserve"> / </w:t>
            </w:r>
            <w:r w:rsidRPr="000E04B4">
              <w:rPr>
                <w:color w:val="000000"/>
                <w:sz w:val="20"/>
                <w:szCs w:val="20"/>
              </w:rPr>
              <w:t>전시영업파트</w:t>
            </w:r>
          </w:p>
        </w:tc>
        <w:tc>
          <w:tcPr>
            <w:tcW w:w="1418" w:type="dxa"/>
            <w:shd w:val="clear" w:color="auto" w:fill="auto"/>
            <w:noWrap/>
            <w:vAlign w:val="center"/>
            <w:hideMark/>
          </w:tcPr>
          <w:p w14:paraId="2324CBC0" w14:textId="77777777" w:rsidR="00026A7E" w:rsidRPr="000E04B4" w:rsidRDefault="00026A7E" w:rsidP="0091358C">
            <w:pPr>
              <w:spacing w:line="280" w:lineRule="atLeast"/>
              <w:jc w:val="center"/>
              <w:rPr>
                <w:color w:val="000000"/>
                <w:sz w:val="20"/>
                <w:szCs w:val="20"/>
              </w:rPr>
            </w:pPr>
            <w:r w:rsidRPr="000E04B4">
              <w:rPr>
                <w:color w:val="000000"/>
                <w:sz w:val="20"/>
                <w:szCs w:val="20"/>
              </w:rPr>
              <w:t>2018-10-26</w:t>
            </w:r>
          </w:p>
        </w:tc>
        <w:tc>
          <w:tcPr>
            <w:tcW w:w="3685" w:type="dxa"/>
            <w:shd w:val="clear" w:color="auto" w:fill="auto"/>
            <w:vAlign w:val="center"/>
            <w:hideMark/>
          </w:tcPr>
          <w:p w14:paraId="55A959F1" w14:textId="77777777" w:rsidR="00026A7E" w:rsidRPr="000E04B4" w:rsidRDefault="00026A7E" w:rsidP="0091358C">
            <w:pPr>
              <w:spacing w:line="280" w:lineRule="atLeast"/>
              <w:jc w:val="center"/>
              <w:rPr>
                <w:color w:val="000000"/>
                <w:sz w:val="20"/>
                <w:szCs w:val="20"/>
              </w:rPr>
            </w:pPr>
            <w:r w:rsidRPr="000E04B4">
              <w:rPr>
                <w:color w:val="000000"/>
                <w:sz w:val="20"/>
                <w:szCs w:val="20"/>
              </w:rPr>
              <w:t>파주</w:t>
            </w:r>
            <w:r w:rsidRPr="000E04B4">
              <w:rPr>
                <w:color w:val="000000"/>
                <w:sz w:val="20"/>
                <w:szCs w:val="20"/>
              </w:rPr>
              <w:t xml:space="preserve"> </w:t>
            </w:r>
            <w:r w:rsidRPr="000E04B4">
              <w:rPr>
                <w:color w:val="000000"/>
                <w:sz w:val="20"/>
                <w:szCs w:val="20"/>
              </w:rPr>
              <w:t>영산수련원</w:t>
            </w:r>
            <w:r w:rsidRPr="000E04B4">
              <w:rPr>
                <w:color w:val="000000"/>
                <w:sz w:val="20"/>
                <w:szCs w:val="20"/>
              </w:rPr>
              <w:br/>
              <w:t>(</w:t>
            </w:r>
            <w:r w:rsidRPr="000E04B4">
              <w:rPr>
                <w:color w:val="000000"/>
                <w:sz w:val="20"/>
                <w:szCs w:val="20"/>
              </w:rPr>
              <w:t>경기도</w:t>
            </w:r>
            <w:r w:rsidRPr="000E04B4">
              <w:rPr>
                <w:color w:val="000000"/>
                <w:sz w:val="20"/>
                <w:szCs w:val="20"/>
              </w:rPr>
              <w:t xml:space="preserve"> </w:t>
            </w:r>
            <w:r w:rsidRPr="000E04B4">
              <w:rPr>
                <w:color w:val="000000"/>
                <w:sz w:val="20"/>
                <w:szCs w:val="20"/>
              </w:rPr>
              <w:t>파주시</w:t>
            </w:r>
            <w:r w:rsidRPr="000E04B4">
              <w:rPr>
                <w:color w:val="000000"/>
                <w:sz w:val="20"/>
                <w:szCs w:val="20"/>
              </w:rPr>
              <w:t xml:space="preserve"> </w:t>
            </w:r>
            <w:proofErr w:type="spellStart"/>
            <w:r w:rsidRPr="000E04B4">
              <w:rPr>
                <w:color w:val="000000"/>
                <w:sz w:val="20"/>
                <w:szCs w:val="20"/>
              </w:rPr>
              <w:t>조리읍</w:t>
            </w:r>
            <w:proofErr w:type="spellEnd"/>
            <w:r w:rsidRPr="000E04B4">
              <w:rPr>
                <w:color w:val="000000"/>
                <w:sz w:val="20"/>
                <w:szCs w:val="20"/>
              </w:rPr>
              <w:t xml:space="preserve"> </w:t>
            </w:r>
            <w:r>
              <w:rPr>
                <w:color w:val="000000"/>
                <w:sz w:val="20"/>
                <w:szCs w:val="20"/>
              </w:rPr>
              <w:br/>
            </w:r>
            <w:proofErr w:type="spellStart"/>
            <w:r w:rsidRPr="000E04B4">
              <w:rPr>
                <w:color w:val="000000"/>
                <w:sz w:val="20"/>
                <w:szCs w:val="20"/>
              </w:rPr>
              <w:t>등원로</w:t>
            </w:r>
            <w:proofErr w:type="spellEnd"/>
            <w:r w:rsidRPr="000E04B4">
              <w:rPr>
                <w:color w:val="000000"/>
                <w:sz w:val="20"/>
                <w:szCs w:val="20"/>
              </w:rPr>
              <w:t>391</w:t>
            </w:r>
            <w:r w:rsidRPr="000E04B4">
              <w:rPr>
                <w:color w:val="000000"/>
                <w:sz w:val="20"/>
                <w:szCs w:val="20"/>
              </w:rPr>
              <w:t>번길</w:t>
            </w:r>
            <w:r w:rsidRPr="000E04B4">
              <w:rPr>
                <w:color w:val="000000"/>
                <w:sz w:val="20"/>
                <w:szCs w:val="20"/>
              </w:rPr>
              <w:t xml:space="preserve"> 40)</w:t>
            </w:r>
          </w:p>
        </w:tc>
        <w:tc>
          <w:tcPr>
            <w:tcW w:w="5356" w:type="dxa"/>
            <w:shd w:val="clear" w:color="auto" w:fill="auto"/>
            <w:vAlign w:val="center"/>
            <w:hideMark/>
          </w:tcPr>
          <w:p w14:paraId="5CEC608B"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특판사업부</w:t>
            </w:r>
            <w:proofErr w:type="spellEnd"/>
            <w:r w:rsidRPr="000E04B4">
              <w:rPr>
                <w:color w:val="000000"/>
                <w:sz w:val="20"/>
                <w:szCs w:val="20"/>
              </w:rPr>
              <w:t xml:space="preserve"> 2018</w:t>
            </w:r>
            <w:r w:rsidRPr="000E04B4">
              <w:rPr>
                <w:color w:val="000000"/>
                <w:sz w:val="20"/>
                <w:szCs w:val="20"/>
              </w:rPr>
              <w:t>년</w:t>
            </w:r>
            <w:r w:rsidRPr="000E04B4">
              <w:rPr>
                <w:color w:val="000000"/>
                <w:sz w:val="20"/>
                <w:szCs w:val="20"/>
              </w:rPr>
              <w:t xml:space="preserve"> </w:t>
            </w:r>
            <w:r w:rsidRPr="000E04B4">
              <w:rPr>
                <w:color w:val="000000"/>
                <w:sz w:val="20"/>
                <w:szCs w:val="20"/>
              </w:rPr>
              <w:t>하반기</w:t>
            </w:r>
            <w:r w:rsidRPr="000E04B4">
              <w:rPr>
                <w:color w:val="000000"/>
                <w:sz w:val="20"/>
                <w:szCs w:val="20"/>
              </w:rPr>
              <w:t xml:space="preserve"> </w:t>
            </w:r>
            <w:r w:rsidRPr="000E04B4">
              <w:rPr>
                <w:color w:val="000000"/>
                <w:sz w:val="20"/>
                <w:szCs w:val="20"/>
              </w:rPr>
              <w:t>워크샵에서</w:t>
            </w:r>
            <w:r w:rsidRPr="000E04B4">
              <w:rPr>
                <w:color w:val="000000"/>
                <w:sz w:val="20"/>
                <w:szCs w:val="20"/>
              </w:rPr>
              <w:t xml:space="preserve"> </w:t>
            </w:r>
            <w:r w:rsidRPr="000E04B4">
              <w:rPr>
                <w:color w:val="000000"/>
                <w:sz w:val="20"/>
                <w:szCs w:val="20"/>
              </w:rPr>
              <w:t>체육활동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3</w:t>
            </w:r>
            <w:r w:rsidRPr="000E04B4">
              <w:rPr>
                <w:color w:val="000000"/>
                <w:sz w:val="20"/>
                <w:szCs w:val="20"/>
              </w:rPr>
              <w:t>인</w:t>
            </w:r>
            <w:r w:rsidRPr="000E04B4">
              <w:rPr>
                <w:color w:val="000000"/>
                <w:sz w:val="20"/>
                <w:szCs w:val="20"/>
              </w:rPr>
              <w:t>4</w:t>
            </w:r>
            <w:r w:rsidRPr="000E04B4">
              <w:rPr>
                <w:color w:val="000000"/>
                <w:sz w:val="20"/>
                <w:szCs w:val="20"/>
              </w:rPr>
              <w:t>각을</w:t>
            </w:r>
            <w:r w:rsidRPr="000E04B4">
              <w:rPr>
                <w:color w:val="000000"/>
                <w:sz w:val="20"/>
                <w:szCs w:val="20"/>
              </w:rPr>
              <w:t xml:space="preserve"> </w:t>
            </w:r>
            <w:r w:rsidRPr="000E04B4">
              <w:rPr>
                <w:color w:val="000000"/>
                <w:sz w:val="20"/>
                <w:szCs w:val="20"/>
              </w:rPr>
              <w:t>하다가</w:t>
            </w:r>
            <w:r w:rsidRPr="000E04B4">
              <w:rPr>
                <w:color w:val="000000"/>
                <w:sz w:val="20"/>
                <w:szCs w:val="20"/>
              </w:rPr>
              <w:t xml:space="preserve"> </w:t>
            </w:r>
            <w:r w:rsidRPr="000E04B4">
              <w:rPr>
                <w:color w:val="000000"/>
                <w:sz w:val="20"/>
                <w:szCs w:val="20"/>
              </w:rPr>
              <w:t>발목을</w:t>
            </w:r>
            <w:r w:rsidRPr="000E04B4">
              <w:rPr>
                <w:color w:val="000000"/>
                <w:sz w:val="20"/>
                <w:szCs w:val="20"/>
              </w:rPr>
              <w:t xml:space="preserve"> </w:t>
            </w:r>
            <w:r w:rsidRPr="000E04B4">
              <w:rPr>
                <w:color w:val="000000"/>
                <w:sz w:val="20"/>
                <w:szCs w:val="20"/>
              </w:rPr>
              <w:t>다친</w:t>
            </w:r>
            <w:r w:rsidRPr="000E04B4">
              <w:rPr>
                <w:color w:val="000000"/>
                <w:sz w:val="20"/>
                <w:szCs w:val="20"/>
              </w:rPr>
              <w:t xml:space="preserve"> </w:t>
            </w:r>
            <w:r w:rsidRPr="000E04B4">
              <w:rPr>
                <w:color w:val="000000"/>
                <w:sz w:val="20"/>
                <w:szCs w:val="20"/>
              </w:rPr>
              <w:t>것으로서</w:t>
            </w:r>
            <w:r w:rsidRPr="000E04B4">
              <w:rPr>
                <w:color w:val="000000"/>
                <w:sz w:val="20"/>
                <w:szCs w:val="20"/>
              </w:rPr>
              <w:t xml:space="preserve"> </w:t>
            </w:r>
            <w:r w:rsidRPr="000E04B4">
              <w:rPr>
                <w:color w:val="000000"/>
                <w:sz w:val="20"/>
                <w:szCs w:val="20"/>
              </w:rPr>
              <w:t>병원</w:t>
            </w:r>
            <w:r w:rsidRPr="000E04B4">
              <w:rPr>
                <w:color w:val="000000"/>
                <w:sz w:val="20"/>
                <w:szCs w:val="20"/>
              </w:rPr>
              <w:t xml:space="preserve"> </w:t>
            </w:r>
            <w:r w:rsidRPr="000E04B4">
              <w:rPr>
                <w:color w:val="000000"/>
                <w:sz w:val="20"/>
                <w:szCs w:val="20"/>
              </w:rPr>
              <w:t>진료</w:t>
            </w:r>
            <w:r w:rsidRPr="000E04B4">
              <w:rPr>
                <w:color w:val="000000"/>
                <w:sz w:val="20"/>
                <w:szCs w:val="20"/>
              </w:rPr>
              <w:t xml:space="preserve"> </w:t>
            </w:r>
            <w:r w:rsidRPr="000E04B4">
              <w:rPr>
                <w:color w:val="000000"/>
                <w:sz w:val="20"/>
                <w:szCs w:val="20"/>
              </w:rPr>
              <w:t>결과</w:t>
            </w:r>
            <w:r w:rsidRPr="000E04B4">
              <w:rPr>
                <w:color w:val="000000"/>
                <w:sz w:val="20"/>
                <w:szCs w:val="20"/>
              </w:rPr>
              <w:t xml:space="preserve"> </w:t>
            </w:r>
            <w:r w:rsidRPr="000E04B4">
              <w:rPr>
                <w:color w:val="000000"/>
                <w:sz w:val="20"/>
                <w:szCs w:val="20"/>
              </w:rPr>
              <w:t>우측</w:t>
            </w:r>
            <w:r w:rsidRPr="000E04B4">
              <w:rPr>
                <w:color w:val="000000"/>
                <w:sz w:val="20"/>
                <w:szCs w:val="20"/>
              </w:rPr>
              <w:t xml:space="preserve"> </w:t>
            </w:r>
            <w:r w:rsidRPr="000E04B4">
              <w:rPr>
                <w:color w:val="000000"/>
                <w:sz w:val="20"/>
                <w:szCs w:val="20"/>
              </w:rPr>
              <w:t>발목</w:t>
            </w:r>
            <w:r w:rsidRPr="000E04B4">
              <w:rPr>
                <w:color w:val="000000"/>
                <w:sz w:val="20"/>
                <w:szCs w:val="20"/>
              </w:rPr>
              <w:t xml:space="preserve"> </w:t>
            </w:r>
            <w:r w:rsidRPr="000E04B4">
              <w:rPr>
                <w:color w:val="000000"/>
                <w:sz w:val="20"/>
                <w:szCs w:val="20"/>
              </w:rPr>
              <w:t>인대파열</w:t>
            </w:r>
            <w:r w:rsidRPr="000E04B4">
              <w:rPr>
                <w:color w:val="000000"/>
                <w:sz w:val="20"/>
                <w:szCs w:val="20"/>
              </w:rPr>
              <w:t xml:space="preserve"> </w:t>
            </w:r>
            <w:r w:rsidRPr="000E04B4">
              <w:rPr>
                <w:color w:val="000000"/>
                <w:sz w:val="20"/>
                <w:szCs w:val="20"/>
              </w:rPr>
              <w:t>진단을</w:t>
            </w:r>
            <w:r w:rsidRPr="000E04B4">
              <w:rPr>
                <w:color w:val="000000"/>
                <w:sz w:val="20"/>
                <w:szCs w:val="20"/>
              </w:rPr>
              <w:t xml:space="preserve"> </w:t>
            </w:r>
            <w:r w:rsidRPr="000E04B4">
              <w:rPr>
                <w:color w:val="000000"/>
                <w:sz w:val="20"/>
                <w:szCs w:val="20"/>
              </w:rPr>
              <w:t>받음</w:t>
            </w:r>
            <w:r w:rsidRPr="000E04B4">
              <w:rPr>
                <w:color w:val="000000"/>
                <w:sz w:val="20"/>
                <w:szCs w:val="20"/>
              </w:rPr>
              <w:t>.</w:t>
            </w:r>
          </w:p>
        </w:tc>
      </w:tr>
      <w:tr w:rsidR="00026A7E" w:rsidRPr="00CB2B3F" w14:paraId="14492CD2" w14:textId="77777777" w:rsidTr="0091358C">
        <w:trPr>
          <w:cantSplit/>
          <w:trHeight w:val="340"/>
        </w:trPr>
        <w:tc>
          <w:tcPr>
            <w:tcW w:w="662" w:type="dxa"/>
            <w:shd w:val="clear" w:color="auto" w:fill="F2F2F2" w:themeFill="background1" w:themeFillShade="F2"/>
            <w:noWrap/>
            <w:vAlign w:val="center"/>
            <w:hideMark/>
          </w:tcPr>
          <w:p w14:paraId="125B9FFB" w14:textId="77777777" w:rsidR="00026A7E" w:rsidRPr="000E04B4" w:rsidRDefault="00026A7E" w:rsidP="0091358C">
            <w:pPr>
              <w:spacing w:line="280" w:lineRule="atLeast"/>
              <w:jc w:val="center"/>
              <w:rPr>
                <w:color w:val="000000"/>
                <w:sz w:val="20"/>
                <w:szCs w:val="20"/>
              </w:rPr>
            </w:pPr>
            <w:r w:rsidRPr="000E04B4">
              <w:rPr>
                <w:color w:val="000000"/>
                <w:sz w:val="20"/>
                <w:szCs w:val="20"/>
              </w:rPr>
              <w:t>30</w:t>
            </w:r>
          </w:p>
        </w:tc>
        <w:tc>
          <w:tcPr>
            <w:tcW w:w="1039" w:type="dxa"/>
            <w:shd w:val="clear" w:color="auto" w:fill="auto"/>
            <w:noWrap/>
            <w:vAlign w:val="center"/>
            <w:hideMark/>
          </w:tcPr>
          <w:p w14:paraId="6015203F" w14:textId="77777777" w:rsidR="00026A7E" w:rsidRPr="000E04B4" w:rsidRDefault="00026A7E" w:rsidP="0091358C">
            <w:pPr>
              <w:spacing w:line="280" w:lineRule="atLeast"/>
              <w:jc w:val="center"/>
              <w:rPr>
                <w:color w:val="000000"/>
                <w:sz w:val="20"/>
                <w:szCs w:val="20"/>
              </w:rPr>
            </w:pPr>
            <w:r w:rsidRPr="000E04B4">
              <w:rPr>
                <w:color w:val="000000"/>
                <w:sz w:val="20"/>
                <w:szCs w:val="20"/>
              </w:rPr>
              <w:t>안진희</w:t>
            </w:r>
          </w:p>
        </w:tc>
        <w:tc>
          <w:tcPr>
            <w:tcW w:w="2410" w:type="dxa"/>
            <w:shd w:val="clear" w:color="auto" w:fill="auto"/>
            <w:noWrap/>
            <w:vAlign w:val="center"/>
            <w:hideMark/>
          </w:tcPr>
          <w:p w14:paraId="2582F657" w14:textId="77777777" w:rsidR="00026A7E" w:rsidRPr="000E04B4" w:rsidRDefault="00026A7E" w:rsidP="0091358C">
            <w:pPr>
              <w:spacing w:line="280" w:lineRule="atLeast"/>
              <w:jc w:val="center"/>
              <w:rPr>
                <w:color w:val="000000"/>
                <w:sz w:val="20"/>
                <w:szCs w:val="20"/>
              </w:rPr>
            </w:pPr>
            <w:r w:rsidRPr="000E04B4">
              <w:rPr>
                <w:color w:val="000000"/>
                <w:sz w:val="20"/>
                <w:szCs w:val="20"/>
              </w:rPr>
              <w:t>홈쇼핑사업부</w:t>
            </w:r>
          </w:p>
        </w:tc>
        <w:tc>
          <w:tcPr>
            <w:tcW w:w="1418" w:type="dxa"/>
            <w:shd w:val="clear" w:color="auto" w:fill="auto"/>
            <w:noWrap/>
            <w:vAlign w:val="center"/>
            <w:hideMark/>
          </w:tcPr>
          <w:p w14:paraId="2C313F33" w14:textId="77777777" w:rsidR="00026A7E" w:rsidRPr="000E04B4" w:rsidRDefault="00026A7E" w:rsidP="0091358C">
            <w:pPr>
              <w:spacing w:line="280" w:lineRule="atLeast"/>
              <w:jc w:val="center"/>
              <w:rPr>
                <w:color w:val="000000"/>
                <w:sz w:val="20"/>
                <w:szCs w:val="20"/>
              </w:rPr>
            </w:pPr>
            <w:r w:rsidRPr="000E04B4">
              <w:rPr>
                <w:color w:val="000000"/>
                <w:sz w:val="20"/>
                <w:szCs w:val="20"/>
              </w:rPr>
              <w:t>2018-10-30</w:t>
            </w:r>
          </w:p>
        </w:tc>
        <w:tc>
          <w:tcPr>
            <w:tcW w:w="3685" w:type="dxa"/>
            <w:shd w:val="clear" w:color="auto" w:fill="auto"/>
            <w:noWrap/>
            <w:vAlign w:val="center"/>
            <w:hideMark/>
          </w:tcPr>
          <w:p w14:paraId="785247F6" w14:textId="77777777" w:rsidR="00026A7E" w:rsidRPr="000E04B4" w:rsidRDefault="00026A7E" w:rsidP="0091358C">
            <w:pPr>
              <w:spacing w:line="280" w:lineRule="atLeast"/>
              <w:jc w:val="center"/>
              <w:rPr>
                <w:color w:val="000000"/>
                <w:sz w:val="20"/>
                <w:szCs w:val="20"/>
              </w:rPr>
            </w:pPr>
            <w:r w:rsidRPr="000E04B4">
              <w:rPr>
                <w:color w:val="000000"/>
                <w:sz w:val="20"/>
                <w:szCs w:val="20"/>
              </w:rPr>
              <w:t>상암사옥</w:t>
            </w:r>
            <w:r w:rsidRPr="000E04B4">
              <w:rPr>
                <w:color w:val="000000"/>
                <w:sz w:val="20"/>
                <w:szCs w:val="20"/>
              </w:rPr>
              <w:t xml:space="preserve"> 6</w:t>
            </w:r>
            <w:r w:rsidRPr="000E04B4">
              <w:rPr>
                <w:color w:val="000000"/>
                <w:sz w:val="20"/>
                <w:szCs w:val="20"/>
              </w:rPr>
              <w:t>층</w:t>
            </w:r>
            <w:r w:rsidRPr="000E04B4">
              <w:rPr>
                <w:color w:val="000000"/>
                <w:sz w:val="20"/>
                <w:szCs w:val="20"/>
              </w:rPr>
              <w:t xml:space="preserve"> </w:t>
            </w:r>
            <w:r w:rsidRPr="000E04B4">
              <w:rPr>
                <w:color w:val="000000"/>
                <w:sz w:val="20"/>
                <w:szCs w:val="20"/>
              </w:rPr>
              <w:t>회의테이블</w:t>
            </w:r>
          </w:p>
        </w:tc>
        <w:tc>
          <w:tcPr>
            <w:tcW w:w="5356" w:type="dxa"/>
            <w:shd w:val="clear" w:color="auto" w:fill="auto"/>
            <w:vAlign w:val="center"/>
            <w:hideMark/>
          </w:tcPr>
          <w:p w14:paraId="079FB0AA" w14:textId="77777777" w:rsidR="00026A7E" w:rsidRPr="000E04B4" w:rsidRDefault="00026A7E" w:rsidP="0091358C">
            <w:pPr>
              <w:spacing w:line="280" w:lineRule="atLeast"/>
              <w:jc w:val="left"/>
              <w:rPr>
                <w:color w:val="000000"/>
                <w:sz w:val="20"/>
                <w:szCs w:val="20"/>
              </w:rPr>
            </w:pPr>
            <w:r w:rsidRPr="000E04B4">
              <w:rPr>
                <w:color w:val="000000"/>
                <w:sz w:val="20"/>
                <w:szCs w:val="20"/>
              </w:rPr>
              <w:t>팀회의를</w:t>
            </w:r>
            <w:r w:rsidRPr="000E04B4">
              <w:rPr>
                <w:color w:val="000000"/>
                <w:sz w:val="20"/>
                <w:szCs w:val="20"/>
              </w:rPr>
              <w:t xml:space="preserve"> </w:t>
            </w:r>
            <w:r w:rsidRPr="000E04B4">
              <w:rPr>
                <w:color w:val="000000"/>
                <w:sz w:val="20"/>
                <w:szCs w:val="20"/>
              </w:rPr>
              <w:t>하기</w:t>
            </w:r>
            <w:r w:rsidRPr="000E04B4">
              <w:rPr>
                <w:color w:val="000000"/>
                <w:sz w:val="20"/>
                <w:szCs w:val="20"/>
              </w:rPr>
              <w:t xml:space="preserve"> </w:t>
            </w:r>
            <w:r w:rsidRPr="000E04B4">
              <w:rPr>
                <w:color w:val="000000"/>
                <w:sz w:val="20"/>
                <w:szCs w:val="20"/>
              </w:rPr>
              <w:t>위해</w:t>
            </w:r>
            <w:r w:rsidRPr="000E04B4">
              <w:rPr>
                <w:color w:val="000000"/>
                <w:sz w:val="20"/>
                <w:szCs w:val="20"/>
              </w:rPr>
              <w:t xml:space="preserve"> </w:t>
            </w:r>
            <w:r w:rsidRPr="000E04B4">
              <w:rPr>
                <w:color w:val="000000"/>
                <w:sz w:val="20"/>
                <w:szCs w:val="20"/>
              </w:rPr>
              <w:t>앉는</w:t>
            </w:r>
            <w:r w:rsidRPr="000E04B4">
              <w:rPr>
                <w:color w:val="000000"/>
                <w:sz w:val="20"/>
                <w:szCs w:val="20"/>
              </w:rPr>
              <w:t xml:space="preserve"> </w:t>
            </w:r>
            <w:r w:rsidRPr="000E04B4">
              <w:rPr>
                <w:color w:val="000000"/>
                <w:sz w:val="20"/>
                <w:szCs w:val="20"/>
              </w:rPr>
              <w:t>과정에서</w:t>
            </w:r>
            <w:r w:rsidRPr="000E04B4">
              <w:rPr>
                <w:color w:val="000000"/>
                <w:sz w:val="20"/>
                <w:szCs w:val="20"/>
              </w:rPr>
              <w:t xml:space="preserve"> </w:t>
            </w:r>
            <w:r w:rsidRPr="000E04B4">
              <w:rPr>
                <w:color w:val="000000"/>
                <w:sz w:val="20"/>
                <w:szCs w:val="20"/>
              </w:rPr>
              <w:t>의자가</w:t>
            </w:r>
            <w:r w:rsidRPr="000E04B4">
              <w:rPr>
                <w:color w:val="000000"/>
                <w:sz w:val="20"/>
                <w:szCs w:val="20"/>
              </w:rPr>
              <w:t xml:space="preserve"> </w:t>
            </w:r>
            <w:r w:rsidRPr="000E04B4">
              <w:rPr>
                <w:color w:val="000000"/>
                <w:sz w:val="20"/>
                <w:szCs w:val="20"/>
              </w:rPr>
              <w:t>뒤로</w:t>
            </w:r>
            <w:r w:rsidRPr="000E04B4">
              <w:rPr>
                <w:color w:val="000000"/>
                <w:sz w:val="20"/>
                <w:szCs w:val="20"/>
              </w:rPr>
              <w:t xml:space="preserve"> </w:t>
            </w:r>
            <w:r w:rsidRPr="000E04B4">
              <w:rPr>
                <w:color w:val="000000"/>
                <w:sz w:val="20"/>
                <w:szCs w:val="20"/>
              </w:rPr>
              <w:t>빠지면서</w:t>
            </w:r>
            <w:r w:rsidRPr="000E04B4">
              <w:rPr>
                <w:color w:val="000000"/>
                <w:sz w:val="20"/>
                <w:szCs w:val="20"/>
              </w:rPr>
              <w:t xml:space="preserve"> </w:t>
            </w:r>
            <w:r w:rsidRPr="000E04B4">
              <w:rPr>
                <w:color w:val="000000"/>
                <w:sz w:val="20"/>
                <w:szCs w:val="20"/>
              </w:rPr>
              <w:t>넘어져</w:t>
            </w:r>
            <w:r w:rsidRPr="000E04B4">
              <w:rPr>
                <w:color w:val="000000"/>
                <w:sz w:val="20"/>
                <w:szCs w:val="20"/>
              </w:rPr>
              <w:t xml:space="preserve"> </w:t>
            </w:r>
            <w:r w:rsidRPr="000E04B4">
              <w:rPr>
                <w:color w:val="000000"/>
                <w:sz w:val="20"/>
                <w:szCs w:val="20"/>
              </w:rPr>
              <w:t>꼬리뼈</w:t>
            </w:r>
            <w:r>
              <w:rPr>
                <w:rFonts w:hint="eastAsia"/>
                <w:color w:val="000000"/>
                <w:sz w:val="20"/>
                <w:szCs w:val="20"/>
              </w:rPr>
              <w:t xml:space="preserve"> </w:t>
            </w:r>
            <w:r w:rsidRPr="000E04B4">
              <w:rPr>
                <w:color w:val="000000"/>
                <w:sz w:val="20"/>
                <w:szCs w:val="20"/>
              </w:rPr>
              <w:t>골절</w:t>
            </w:r>
            <w:r w:rsidRPr="000E04B4">
              <w:rPr>
                <w:color w:val="000000"/>
                <w:sz w:val="20"/>
                <w:szCs w:val="20"/>
              </w:rPr>
              <w:t xml:space="preserve"> </w:t>
            </w:r>
            <w:r w:rsidRPr="000E04B4">
              <w:rPr>
                <w:color w:val="000000"/>
                <w:sz w:val="20"/>
                <w:szCs w:val="20"/>
              </w:rPr>
              <w:t>발생함</w:t>
            </w:r>
            <w:r w:rsidRPr="000E04B4">
              <w:rPr>
                <w:color w:val="000000"/>
                <w:sz w:val="20"/>
                <w:szCs w:val="20"/>
              </w:rPr>
              <w:t>.</w:t>
            </w:r>
          </w:p>
        </w:tc>
      </w:tr>
      <w:tr w:rsidR="00026A7E" w:rsidRPr="00CB2B3F" w14:paraId="38F8013A" w14:textId="77777777" w:rsidTr="0091358C">
        <w:trPr>
          <w:cantSplit/>
          <w:trHeight w:val="340"/>
        </w:trPr>
        <w:tc>
          <w:tcPr>
            <w:tcW w:w="662" w:type="dxa"/>
            <w:shd w:val="clear" w:color="auto" w:fill="F2F2F2" w:themeFill="background1" w:themeFillShade="F2"/>
            <w:noWrap/>
            <w:vAlign w:val="center"/>
            <w:hideMark/>
          </w:tcPr>
          <w:p w14:paraId="56493D91" w14:textId="77777777" w:rsidR="00026A7E" w:rsidRPr="000E04B4" w:rsidRDefault="00026A7E" w:rsidP="0091358C">
            <w:pPr>
              <w:spacing w:line="280" w:lineRule="atLeast"/>
              <w:jc w:val="center"/>
              <w:rPr>
                <w:color w:val="000000"/>
                <w:sz w:val="20"/>
                <w:szCs w:val="20"/>
              </w:rPr>
            </w:pPr>
            <w:r w:rsidRPr="000E04B4">
              <w:rPr>
                <w:color w:val="000000"/>
                <w:sz w:val="20"/>
                <w:szCs w:val="20"/>
              </w:rPr>
              <w:t>31</w:t>
            </w:r>
          </w:p>
        </w:tc>
        <w:tc>
          <w:tcPr>
            <w:tcW w:w="1039" w:type="dxa"/>
            <w:shd w:val="clear" w:color="auto" w:fill="auto"/>
            <w:noWrap/>
            <w:vAlign w:val="center"/>
            <w:hideMark/>
          </w:tcPr>
          <w:p w14:paraId="52CBD63E"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이일환</w:t>
            </w:r>
            <w:proofErr w:type="spellEnd"/>
          </w:p>
        </w:tc>
        <w:tc>
          <w:tcPr>
            <w:tcW w:w="2410" w:type="dxa"/>
            <w:shd w:val="clear" w:color="auto" w:fill="auto"/>
            <w:noWrap/>
            <w:vAlign w:val="center"/>
            <w:hideMark/>
          </w:tcPr>
          <w:p w14:paraId="70E6D7F2" w14:textId="77777777" w:rsidR="00026A7E" w:rsidRPr="000E04B4" w:rsidRDefault="00026A7E" w:rsidP="0091358C">
            <w:pPr>
              <w:spacing w:line="280" w:lineRule="atLeast"/>
              <w:jc w:val="center"/>
              <w:rPr>
                <w:color w:val="000000"/>
                <w:sz w:val="20"/>
                <w:szCs w:val="20"/>
              </w:rPr>
            </w:pPr>
            <w:r w:rsidRPr="000E04B4">
              <w:rPr>
                <w:color w:val="000000"/>
                <w:sz w:val="20"/>
                <w:szCs w:val="20"/>
              </w:rPr>
              <w:t>건재사업부</w:t>
            </w:r>
          </w:p>
        </w:tc>
        <w:tc>
          <w:tcPr>
            <w:tcW w:w="1418" w:type="dxa"/>
            <w:shd w:val="clear" w:color="auto" w:fill="auto"/>
            <w:noWrap/>
            <w:vAlign w:val="center"/>
            <w:hideMark/>
          </w:tcPr>
          <w:p w14:paraId="62F74D6E" w14:textId="77777777" w:rsidR="00026A7E" w:rsidRPr="000E04B4" w:rsidRDefault="00026A7E" w:rsidP="0091358C">
            <w:pPr>
              <w:spacing w:line="280" w:lineRule="atLeast"/>
              <w:jc w:val="center"/>
              <w:rPr>
                <w:color w:val="000000"/>
                <w:sz w:val="20"/>
                <w:szCs w:val="20"/>
              </w:rPr>
            </w:pPr>
            <w:r w:rsidRPr="000E04B4">
              <w:rPr>
                <w:color w:val="000000"/>
                <w:sz w:val="20"/>
                <w:szCs w:val="20"/>
              </w:rPr>
              <w:t>2018-11-30</w:t>
            </w:r>
          </w:p>
        </w:tc>
        <w:tc>
          <w:tcPr>
            <w:tcW w:w="3685" w:type="dxa"/>
            <w:shd w:val="clear" w:color="auto" w:fill="auto"/>
            <w:noWrap/>
            <w:vAlign w:val="center"/>
            <w:hideMark/>
          </w:tcPr>
          <w:p w14:paraId="4462722B"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안산시</w:t>
            </w:r>
            <w:r w:rsidRPr="000E04B4">
              <w:rPr>
                <w:color w:val="000000"/>
                <w:sz w:val="20"/>
                <w:szCs w:val="20"/>
              </w:rPr>
              <w:t xml:space="preserve"> </w:t>
            </w:r>
            <w:r w:rsidRPr="000E04B4">
              <w:rPr>
                <w:color w:val="000000"/>
                <w:sz w:val="20"/>
                <w:szCs w:val="20"/>
              </w:rPr>
              <w:t>출근길</w:t>
            </w:r>
            <w:r w:rsidRPr="000E04B4">
              <w:rPr>
                <w:color w:val="000000"/>
                <w:sz w:val="20"/>
                <w:szCs w:val="20"/>
              </w:rPr>
              <w:t xml:space="preserve"> </w:t>
            </w:r>
            <w:r w:rsidRPr="000E04B4">
              <w:rPr>
                <w:color w:val="000000"/>
                <w:sz w:val="20"/>
                <w:szCs w:val="20"/>
              </w:rPr>
              <w:t>사거리</w:t>
            </w:r>
          </w:p>
        </w:tc>
        <w:tc>
          <w:tcPr>
            <w:tcW w:w="5356" w:type="dxa"/>
            <w:shd w:val="clear" w:color="auto" w:fill="auto"/>
            <w:noWrap/>
            <w:vAlign w:val="center"/>
            <w:hideMark/>
          </w:tcPr>
          <w:p w14:paraId="0FC2A31B" w14:textId="77777777" w:rsidR="00026A7E" w:rsidRPr="000E04B4" w:rsidRDefault="00026A7E" w:rsidP="0091358C">
            <w:pPr>
              <w:spacing w:line="280" w:lineRule="atLeast"/>
              <w:jc w:val="left"/>
              <w:rPr>
                <w:color w:val="000000"/>
                <w:sz w:val="20"/>
                <w:szCs w:val="20"/>
              </w:rPr>
            </w:pPr>
            <w:r w:rsidRPr="000E04B4">
              <w:rPr>
                <w:color w:val="000000"/>
                <w:sz w:val="20"/>
                <w:szCs w:val="20"/>
              </w:rPr>
              <w:t>출근</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사거리</w:t>
            </w:r>
            <w:r w:rsidRPr="000E04B4">
              <w:rPr>
                <w:color w:val="000000"/>
                <w:sz w:val="20"/>
                <w:szCs w:val="20"/>
              </w:rPr>
              <w:t xml:space="preserve"> </w:t>
            </w:r>
            <w:r w:rsidRPr="000E04B4">
              <w:rPr>
                <w:color w:val="000000"/>
                <w:sz w:val="20"/>
                <w:szCs w:val="20"/>
              </w:rPr>
              <w:t>신호위반</w:t>
            </w:r>
            <w:r w:rsidRPr="000E04B4">
              <w:rPr>
                <w:color w:val="000000"/>
                <w:sz w:val="20"/>
                <w:szCs w:val="20"/>
              </w:rPr>
              <w:t xml:space="preserve"> </w:t>
            </w:r>
            <w:r w:rsidRPr="000E04B4">
              <w:rPr>
                <w:color w:val="000000"/>
                <w:sz w:val="20"/>
                <w:szCs w:val="20"/>
              </w:rPr>
              <w:t>화물차와</w:t>
            </w:r>
            <w:r w:rsidRPr="000E04B4">
              <w:rPr>
                <w:color w:val="000000"/>
                <w:sz w:val="20"/>
                <w:szCs w:val="20"/>
              </w:rPr>
              <w:t xml:space="preserve"> </w:t>
            </w:r>
            <w:r w:rsidRPr="000E04B4">
              <w:rPr>
                <w:color w:val="000000"/>
                <w:sz w:val="20"/>
                <w:szCs w:val="20"/>
              </w:rPr>
              <w:t>추돌사고</w:t>
            </w:r>
            <w:r w:rsidRPr="000E04B4">
              <w:rPr>
                <w:color w:val="000000"/>
                <w:sz w:val="20"/>
                <w:szCs w:val="20"/>
              </w:rPr>
              <w:t xml:space="preserve"> </w:t>
            </w:r>
            <w:r w:rsidRPr="000E04B4">
              <w:rPr>
                <w:color w:val="000000"/>
                <w:sz w:val="20"/>
                <w:szCs w:val="20"/>
              </w:rPr>
              <w:t>발생하여</w:t>
            </w:r>
            <w:r w:rsidRPr="000E04B4">
              <w:rPr>
                <w:color w:val="000000"/>
                <w:sz w:val="20"/>
                <w:szCs w:val="20"/>
              </w:rPr>
              <w:t xml:space="preserve">, </w:t>
            </w:r>
            <w:r w:rsidRPr="000E04B4">
              <w:rPr>
                <w:color w:val="000000"/>
                <w:sz w:val="20"/>
                <w:szCs w:val="20"/>
              </w:rPr>
              <w:t>허리뼈</w:t>
            </w:r>
            <w:r w:rsidRPr="000E04B4">
              <w:rPr>
                <w:color w:val="000000"/>
                <w:sz w:val="20"/>
                <w:szCs w:val="20"/>
              </w:rPr>
              <w:t xml:space="preserve"> </w:t>
            </w:r>
            <w:r w:rsidRPr="000E04B4">
              <w:rPr>
                <w:color w:val="000000"/>
                <w:sz w:val="20"/>
                <w:szCs w:val="20"/>
              </w:rPr>
              <w:t>및</w:t>
            </w:r>
            <w:r w:rsidRPr="000E04B4">
              <w:rPr>
                <w:color w:val="000000"/>
                <w:sz w:val="20"/>
                <w:szCs w:val="20"/>
              </w:rPr>
              <w:t xml:space="preserve"> </w:t>
            </w:r>
            <w:r w:rsidRPr="000E04B4">
              <w:rPr>
                <w:color w:val="000000"/>
                <w:sz w:val="20"/>
                <w:szCs w:val="20"/>
              </w:rPr>
              <w:t>골반</w:t>
            </w:r>
            <w:r w:rsidRPr="000E04B4">
              <w:rPr>
                <w:color w:val="000000"/>
                <w:sz w:val="20"/>
                <w:szCs w:val="20"/>
              </w:rPr>
              <w:t xml:space="preserve"> </w:t>
            </w:r>
            <w:r w:rsidRPr="000E04B4">
              <w:rPr>
                <w:color w:val="000000"/>
                <w:sz w:val="20"/>
                <w:szCs w:val="20"/>
              </w:rPr>
              <w:t>골절</w:t>
            </w:r>
            <w:r w:rsidRPr="000E04B4">
              <w:rPr>
                <w:color w:val="000000"/>
                <w:sz w:val="20"/>
                <w:szCs w:val="20"/>
              </w:rPr>
              <w:t>.</w:t>
            </w:r>
          </w:p>
        </w:tc>
      </w:tr>
      <w:tr w:rsidR="00026A7E" w:rsidRPr="00CB2B3F" w14:paraId="1E01D102" w14:textId="77777777" w:rsidTr="0091358C">
        <w:trPr>
          <w:cantSplit/>
          <w:trHeight w:val="340"/>
        </w:trPr>
        <w:tc>
          <w:tcPr>
            <w:tcW w:w="662" w:type="dxa"/>
            <w:shd w:val="clear" w:color="auto" w:fill="F2F2F2" w:themeFill="background1" w:themeFillShade="F2"/>
            <w:noWrap/>
            <w:vAlign w:val="center"/>
            <w:hideMark/>
          </w:tcPr>
          <w:p w14:paraId="1D53CD50" w14:textId="77777777" w:rsidR="00026A7E" w:rsidRPr="000E04B4" w:rsidRDefault="00026A7E" w:rsidP="0091358C">
            <w:pPr>
              <w:spacing w:line="280" w:lineRule="atLeast"/>
              <w:jc w:val="center"/>
              <w:rPr>
                <w:color w:val="000000"/>
                <w:sz w:val="20"/>
                <w:szCs w:val="20"/>
              </w:rPr>
            </w:pPr>
            <w:r w:rsidRPr="000E04B4">
              <w:rPr>
                <w:color w:val="000000"/>
                <w:sz w:val="20"/>
                <w:szCs w:val="20"/>
              </w:rPr>
              <w:t>32</w:t>
            </w:r>
          </w:p>
        </w:tc>
        <w:tc>
          <w:tcPr>
            <w:tcW w:w="1039" w:type="dxa"/>
            <w:shd w:val="clear" w:color="auto" w:fill="auto"/>
            <w:noWrap/>
            <w:vAlign w:val="center"/>
            <w:hideMark/>
          </w:tcPr>
          <w:p w14:paraId="32F8353A" w14:textId="77777777" w:rsidR="00026A7E" w:rsidRPr="000E04B4" w:rsidRDefault="00026A7E" w:rsidP="0091358C">
            <w:pPr>
              <w:spacing w:line="280" w:lineRule="atLeast"/>
              <w:jc w:val="center"/>
              <w:rPr>
                <w:color w:val="000000"/>
                <w:sz w:val="20"/>
                <w:szCs w:val="20"/>
              </w:rPr>
            </w:pPr>
            <w:r w:rsidRPr="000E04B4">
              <w:rPr>
                <w:color w:val="000000"/>
                <w:sz w:val="20"/>
                <w:szCs w:val="20"/>
              </w:rPr>
              <w:t>서영석</w:t>
            </w:r>
          </w:p>
        </w:tc>
        <w:tc>
          <w:tcPr>
            <w:tcW w:w="2410" w:type="dxa"/>
            <w:shd w:val="clear" w:color="auto" w:fill="auto"/>
            <w:noWrap/>
            <w:vAlign w:val="center"/>
            <w:hideMark/>
          </w:tcPr>
          <w:p w14:paraId="771ED0A0"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r w:rsidRPr="000E04B4">
              <w:rPr>
                <w:color w:val="000000"/>
                <w:sz w:val="20"/>
                <w:szCs w:val="20"/>
              </w:rPr>
              <w:t>센터</w:t>
            </w:r>
          </w:p>
        </w:tc>
        <w:tc>
          <w:tcPr>
            <w:tcW w:w="1418" w:type="dxa"/>
            <w:shd w:val="clear" w:color="auto" w:fill="auto"/>
            <w:noWrap/>
            <w:vAlign w:val="center"/>
            <w:hideMark/>
          </w:tcPr>
          <w:p w14:paraId="7436932A" w14:textId="77777777" w:rsidR="00026A7E" w:rsidRPr="000E04B4" w:rsidRDefault="00026A7E" w:rsidP="0091358C">
            <w:pPr>
              <w:spacing w:line="280" w:lineRule="atLeast"/>
              <w:jc w:val="center"/>
              <w:rPr>
                <w:color w:val="000000"/>
                <w:sz w:val="20"/>
                <w:szCs w:val="20"/>
              </w:rPr>
            </w:pPr>
            <w:r w:rsidRPr="000E04B4">
              <w:rPr>
                <w:color w:val="000000"/>
                <w:sz w:val="20"/>
                <w:szCs w:val="20"/>
              </w:rPr>
              <w:t>2018-12-11</w:t>
            </w:r>
          </w:p>
        </w:tc>
        <w:tc>
          <w:tcPr>
            <w:tcW w:w="3685" w:type="dxa"/>
            <w:shd w:val="clear" w:color="auto" w:fill="auto"/>
            <w:vAlign w:val="center"/>
            <w:hideMark/>
          </w:tcPr>
          <w:p w14:paraId="6CB8BB00" w14:textId="77777777" w:rsidR="00026A7E" w:rsidRPr="000E04B4" w:rsidRDefault="00026A7E" w:rsidP="0091358C">
            <w:pPr>
              <w:spacing w:line="280" w:lineRule="atLeast"/>
              <w:jc w:val="center"/>
              <w:rPr>
                <w:color w:val="000000"/>
                <w:sz w:val="20"/>
                <w:szCs w:val="20"/>
              </w:rPr>
            </w:pPr>
            <w:r w:rsidRPr="000E04B4">
              <w:rPr>
                <w:color w:val="000000"/>
                <w:sz w:val="20"/>
                <w:szCs w:val="20"/>
              </w:rPr>
              <w:t>강남</w:t>
            </w:r>
            <w:r w:rsidRPr="000E04B4">
              <w:rPr>
                <w:color w:val="000000"/>
                <w:sz w:val="20"/>
                <w:szCs w:val="20"/>
              </w:rPr>
              <w:t>A/S</w:t>
            </w:r>
            <w:r w:rsidRPr="000E04B4">
              <w:rPr>
                <w:color w:val="000000"/>
                <w:sz w:val="20"/>
                <w:szCs w:val="20"/>
              </w:rPr>
              <w:t>센터</w:t>
            </w:r>
            <w:r w:rsidRPr="000E04B4">
              <w:rPr>
                <w:color w:val="000000"/>
                <w:sz w:val="20"/>
                <w:szCs w:val="20"/>
              </w:rPr>
              <w:t xml:space="preserve"> </w:t>
            </w:r>
            <w:r w:rsidRPr="000E04B4">
              <w:rPr>
                <w:color w:val="000000"/>
                <w:sz w:val="20"/>
                <w:szCs w:val="20"/>
              </w:rPr>
              <w:t>자재반납</w:t>
            </w:r>
            <w:r w:rsidRPr="000E04B4">
              <w:rPr>
                <w:color w:val="000000"/>
                <w:sz w:val="20"/>
                <w:szCs w:val="20"/>
              </w:rPr>
              <w:t xml:space="preserve"> </w:t>
            </w:r>
            <w:r w:rsidRPr="000E04B4">
              <w:rPr>
                <w:color w:val="000000"/>
                <w:sz w:val="20"/>
                <w:szCs w:val="20"/>
              </w:rPr>
              <w:t>창고</w:t>
            </w:r>
            <w:r w:rsidRPr="000E04B4">
              <w:rPr>
                <w:color w:val="000000"/>
                <w:sz w:val="20"/>
                <w:szCs w:val="20"/>
              </w:rPr>
              <w:br/>
              <w:t>(</w:t>
            </w:r>
            <w:r w:rsidRPr="000E04B4">
              <w:rPr>
                <w:color w:val="000000"/>
                <w:sz w:val="20"/>
                <w:szCs w:val="20"/>
              </w:rPr>
              <w:t>서울</w:t>
            </w:r>
            <w:r w:rsidRPr="000E04B4">
              <w:rPr>
                <w:color w:val="000000"/>
                <w:sz w:val="20"/>
                <w:szCs w:val="20"/>
              </w:rPr>
              <w:t xml:space="preserve"> </w:t>
            </w:r>
            <w:r w:rsidRPr="000E04B4">
              <w:rPr>
                <w:color w:val="000000"/>
                <w:sz w:val="20"/>
                <w:szCs w:val="20"/>
              </w:rPr>
              <w:t>서초구</w:t>
            </w:r>
            <w:r w:rsidRPr="000E04B4">
              <w:rPr>
                <w:color w:val="000000"/>
                <w:sz w:val="20"/>
                <w:szCs w:val="20"/>
              </w:rPr>
              <w:t xml:space="preserve"> </w:t>
            </w:r>
            <w:r w:rsidRPr="000E04B4">
              <w:rPr>
                <w:color w:val="000000"/>
                <w:sz w:val="20"/>
                <w:szCs w:val="20"/>
              </w:rPr>
              <w:t>서초동</w:t>
            </w:r>
            <w:r w:rsidRPr="000E04B4">
              <w:rPr>
                <w:color w:val="000000"/>
                <w:sz w:val="20"/>
                <w:szCs w:val="20"/>
              </w:rPr>
              <w:t xml:space="preserve"> 1429-9)</w:t>
            </w:r>
          </w:p>
        </w:tc>
        <w:tc>
          <w:tcPr>
            <w:tcW w:w="5356" w:type="dxa"/>
            <w:shd w:val="clear" w:color="auto" w:fill="auto"/>
            <w:vAlign w:val="center"/>
            <w:hideMark/>
          </w:tcPr>
          <w:p w14:paraId="05EADBE0"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w:t>
            </w:r>
            <w:r w:rsidRPr="000E04B4">
              <w:rPr>
                <w:color w:val="000000"/>
                <w:sz w:val="20"/>
                <w:szCs w:val="20"/>
              </w:rPr>
              <w:t xml:space="preserve"> </w:t>
            </w:r>
            <w:r w:rsidRPr="000E04B4">
              <w:rPr>
                <w:color w:val="000000"/>
                <w:sz w:val="20"/>
                <w:szCs w:val="20"/>
              </w:rPr>
              <w:t>서영석이</w:t>
            </w:r>
            <w:r w:rsidRPr="000E04B4">
              <w:rPr>
                <w:color w:val="000000"/>
                <w:sz w:val="20"/>
                <w:szCs w:val="20"/>
              </w:rPr>
              <w:t xml:space="preserve"> </w:t>
            </w:r>
            <w:r w:rsidRPr="000E04B4">
              <w:rPr>
                <w:color w:val="000000"/>
                <w:sz w:val="20"/>
                <w:szCs w:val="20"/>
              </w:rPr>
              <w:t>자재를</w:t>
            </w:r>
            <w:r w:rsidRPr="000E04B4">
              <w:rPr>
                <w:color w:val="000000"/>
                <w:sz w:val="20"/>
                <w:szCs w:val="20"/>
              </w:rPr>
              <w:t xml:space="preserve"> </w:t>
            </w:r>
            <w:r w:rsidRPr="000E04B4">
              <w:rPr>
                <w:color w:val="000000"/>
                <w:sz w:val="20"/>
                <w:szCs w:val="20"/>
              </w:rPr>
              <w:t>창고로</w:t>
            </w:r>
            <w:r w:rsidRPr="000E04B4">
              <w:rPr>
                <w:color w:val="000000"/>
                <w:sz w:val="20"/>
                <w:szCs w:val="20"/>
              </w:rPr>
              <w:t xml:space="preserve"> </w:t>
            </w:r>
            <w:r w:rsidRPr="000E04B4">
              <w:rPr>
                <w:color w:val="000000"/>
                <w:sz w:val="20"/>
                <w:szCs w:val="20"/>
              </w:rPr>
              <w:t>옮기는</w:t>
            </w:r>
            <w:r w:rsidRPr="000E04B4">
              <w:rPr>
                <w:color w:val="000000"/>
                <w:sz w:val="20"/>
                <w:szCs w:val="20"/>
              </w:rPr>
              <w:t xml:space="preserve"> </w:t>
            </w:r>
            <w:r w:rsidRPr="000E04B4">
              <w:rPr>
                <w:color w:val="000000"/>
                <w:sz w:val="20"/>
                <w:szCs w:val="20"/>
              </w:rPr>
              <w:t>작업을</w:t>
            </w:r>
            <w:r w:rsidRPr="000E04B4">
              <w:rPr>
                <w:color w:val="000000"/>
                <w:sz w:val="20"/>
                <w:szCs w:val="20"/>
              </w:rPr>
              <w:t xml:space="preserve"> </w:t>
            </w:r>
            <w:r w:rsidRPr="000E04B4">
              <w:rPr>
                <w:color w:val="000000"/>
                <w:sz w:val="20"/>
                <w:szCs w:val="20"/>
              </w:rPr>
              <w:t>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자재가</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발가락</w:t>
            </w:r>
            <w:r w:rsidRPr="000E04B4">
              <w:rPr>
                <w:color w:val="000000"/>
                <w:sz w:val="20"/>
                <w:szCs w:val="20"/>
              </w:rPr>
              <w:br/>
            </w:r>
            <w:r w:rsidRPr="000E04B4">
              <w:rPr>
                <w:color w:val="000000"/>
                <w:sz w:val="20"/>
                <w:szCs w:val="20"/>
              </w:rPr>
              <w:t>위로</w:t>
            </w:r>
            <w:r w:rsidRPr="000E04B4">
              <w:rPr>
                <w:color w:val="000000"/>
                <w:sz w:val="20"/>
                <w:szCs w:val="20"/>
              </w:rPr>
              <w:t xml:space="preserve"> </w:t>
            </w:r>
            <w:r w:rsidRPr="000E04B4">
              <w:rPr>
                <w:color w:val="000000"/>
                <w:sz w:val="20"/>
                <w:szCs w:val="20"/>
              </w:rPr>
              <w:t>떨어짐으로</w:t>
            </w:r>
            <w:r w:rsidRPr="000E04B4">
              <w:rPr>
                <w:color w:val="000000"/>
                <w:sz w:val="20"/>
                <w:szCs w:val="20"/>
              </w:rPr>
              <w:t xml:space="preserve"> </w:t>
            </w:r>
            <w:r w:rsidRPr="000E04B4">
              <w:rPr>
                <w:color w:val="000000"/>
                <w:sz w:val="20"/>
                <w:szCs w:val="20"/>
              </w:rPr>
              <w:t>인해</w:t>
            </w:r>
            <w:r w:rsidRPr="000E04B4">
              <w:rPr>
                <w:color w:val="000000"/>
                <w:sz w:val="20"/>
                <w:szCs w:val="20"/>
              </w:rPr>
              <w:t xml:space="preserve"> </w:t>
            </w:r>
            <w:r w:rsidRPr="000E04B4">
              <w:rPr>
                <w:color w:val="000000"/>
                <w:sz w:val="20"/>
                <w:szCs w:val="20"/>
              </w:rPr>
              <w:t>골절이</w:t>
            </w:r>
            <w:r w:rsidRPr="000E04B4">
              <w:rPr>
                <w:color w:val="000000"/>
                <w:sz w:val="20"/>
                <w:szCs w:val="20"/>
              </w:rPr>
              <w:t xml:space="preserve"> </w:t>
            </w:r>
            <w:r w:rsidRPr="000E04B4">
              <w:rPr>
                <w:color w:val="000000"/>
                <w:sz w:val="20"/>
                <w:szCs w:val="20"/>
              </w:rPr>
              <w:t>발생함</w:t>
            </w:r>
            <w:r w:rsidRPr="000E04B4">
              <w:rPr>
                <w:color w:val="000000"/>
                <w:sz w:val="20"/>
                <w:szCs w:val="20"/>
              </w:rPr>
              <w:t>.</w:t>
            </w:r>
          </w:p>
        </w:tc>
      </w:tr>
      <w:tr w:rsidR="00026A7E" w:rsidRPr="00CB2B3F" w14:paraId="13232937" w14:textId="77777777" w:rsidTr="0091358C">
        <w:trPr>
          <w:cantSplit/>
          <w:trHeight w:val="340"/>
        </w:trPr>
        <w:tc>
          <w:tcPr>
            <w:tcW w:w="662" w:type="dxa"/>
            <w:shd w:val="clear" w:color="auto" w:fill="F2F2F2" w:themeFill="background1" w:themeFillShade="F2"/>
            <w:noWrap/>
            <w:vAlign w:val="center"/>
            <w:hideMark/>
          </w:tcPr>
          <w:p w14:paraId="46BBE8C8" w14:textId="77777777" w:rsidR="00026A7E" w:rsidRPr="000E04B4" w:rsidRDefault="00026A7E" w:rsidP="0091358C">
            <w:pPr>
              <w:spacing w:line="280" w:lineRule="atLeast"/>
              <w:jc w:val="center"/>
              <w:rPr>
                <w:color w:val="000000"/>
                <w:sz w:val="20"/>
                <w:szCs w:val="20"/>
              </w:rPr>
            </w:pPr>
            <w:r w:rsidRPr="000E04B4">
              <w:rPr>
                <w:color w:val="000000"/>
                <w:sz w:val="20"/>
                <w:szCs w:val="20"/>
              </w:rPr>
              <w:t>33</w:t>
            </w:r>
          </w:p>
        </w:tc>
        <w:tc>
          <w:tcPr>
            <w:tcW w:w="1039" w:type="dxa"/>
            <w:shd w:val="clear" w:color="auto" w:fill="auto"/>
            <w:noWrap/>
            <w:vAlign w:val="center"/>
            <w:hideMark/>
          </w:tcPr>
          <w:p w14:paraId="31DE1D32" w14:textId="77777777" w:rsidR="00026A7E" w:rsidRPr="000E04B4" w:rsidRDefault="00026A7E" w:rsidP="0091358C">
            <w:pPr>
              <w:spacing w:line="280" w:lineRule="atLeast"/>
              <w:jc w:val="center"/>
              <w:rPr>
                <w:color w:val="000000"/>
                <w:sz w:val="20"/>
                <w:szCs w:val="20"/>
              </w:rPr>
            </w:pPr>
            <w:r w:rsidRPr="000E04B4">
              <w:rPr>
                <w:color w:val="000000"/>
                <w:sz w:val="20"/>
                <w:szCs w:val="20"/>
              </w:rPr>
              <w:t>김진아</w:t>
            </w:r>
          </w:p>
        </w:tc>
        <w:tc>
          <w:tcPr>
            <w:tcW w:w="2410" w:type="dxa"/>
            <w:shd w:val="clear" w:color="auto" w:fill="auto"/>
            <w:noWrap/>
            <w:vAlign w:val="center"/>
            <w:hideMark/>
          </w:tcPr>
          <w:p w14:paraId="3112C727"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리하우스사업부</w:t>
            </w:r>
            <w:r w:rsidRPr="000E04B4">
              <w:rPr>
                <w:color w:val="000000"/>
                <w:sz w:val="20"/>
                <w:szCs w:val="20"/>
              </w:rPr>
              <w:t xml:space="preserve"> /</w:t>
            </w:r>
            <w:proofErr w:type="gramEnd"/>
            <w:r w:rsidRPr="000E04B4">
              <w:rPr>
                <w:color w:val="000000"/>
                <w:sz w:val="20"/>
                <w:szCs w:val="20"/>
              </w:rPr>
              <w:t xml:space="preserve"> </w:t>
            </w:r>
            <w:r>
              <w:rPr>
                <w:color w:val="000000"/>
                <w:sz w:val="20"/>
                <w:szCs w:val="20"/>
              </w:rPr>
              <w:br/>
            </w:r>
            <w:r w:rsidRPr="000E04B4">
              <w:rPr>
                <w:color w:val="000000"/>
                <w:sz w:val="20"/>
                <w:szCs w:val="20"/>
              </w:rPr>
              <w:t>RH</w:t>
            </w:r>
            <w:r w:rsidRPr="000E04B4">
              <w:rPr>
                <w:color w:val="000000"/>
                <w:sz w:val="20"/>
                <w:szCs w:val="20"/>
              </w:rPr>
              <w:t>영업</w:t>
            </w:r>
            <w:r w:rsidRPr="000E04B4">
              <w:rPr>
                <w:color w:val="000000"/>
                <w:sz w:val="20"/>
                <w:szCs w:val="20"/>
              </w:rPr>
              <w:t>1</w:t>
            </w:r>
            <w:r w:rsidRPr="000E04B4">
              <w:rPr>
                <w:color w:val="000000"/>
                <w:sz w:val="20"/>
                <w:szCs w:val="20"/>
              </w:rPr>
              <w:t>부</w:t>
            </w:r>
            <w:r w:rsidRPr="000E04B4">
              <w:rPr>
                <w:color w:val="000000"/>
                <w:sz w:val="20"/>
                <w:szCs w:val="20"/>
              </w:rPr>
              <w:t xml:space="preserve"> / RH</w:t>
            </w:r>
            <w:r w:rsidRPr="000E04B4">
              <w:rPr>
                <w:color w:val="000000"/>
                <w:sz w:val="20"/>
                <w:szCs w:val="20"/>
              </w:rPr>
              <w:t>수원팀</w:t>
            </w:r>
          </w:p>
        </w:tc>
        <w:tc>
          <w:tcPr>
            <w:tcW w:w="1418" w:type="dxa"/>
            <w:shd w:val="clear" w:color="auto" w:fill="auto"/>
            <w:noWrap/>
            <w:vAlign w:val="center"/>
            <w:hideMark/>
          </w:tcPr>
          <w:p w14:paraId="386F01A7" w14:textId="77777777" w:rsidR="00026A7E" w:rsidRPr="000E04B4" w:rsidRDefault="00026A7E" w:rsidP="0091358C">
            <w:pPr>
              <w:spacing w:line="280" w:lineRule="atLeast"/>
              <w:jc w:val="center"/>
              <w:rPr>
                <w:color w:val="000000"/>
                <w:sz w:val="20"/>
                <w:szCs w:val="20"/>
              </w:rPr>
            </w:pPr>
            <w:r w:rsidRPr="000E04B4">
              <w:rPr>
                <w:color w:val="000000"/>
                <w:sz w:val="20"/>
                <w:szCs w:val="20"/>
              </w:rPr>
              <w:t>2019-01-26</w:t>
            </w:r>
          </w:p>
        </w:tc>
        <w:tc>
          <w:tcPr>
            <w:tcW w:w="3685" w:type="dxa"/>
            <w:shd w:val="clear" w:color="auto" w:fill="auto"/>
            <w:vAlign w:val="center"/>
            <w:hideMark/>
          </w:tcPr>
          <w:p w14:paraId="159F3F62"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안산시</w:t>
            </w:r>
            <w:r w:rsidRPr="000E04B4">
              <w:rPr>
                <w:color w:val="000000"/>
                <w:sz w:val="20"/>
                <w:szCs w:val="20"/>
              </w:rPr>
              <w:t xml:space="preserve"> </w:t>
            </w:r>
            <w:proofErr w:type="spellStart"/>
            <w:r w:rsidRPr="000E04B4">
              <w:rPr>
                <w:color w:val="000000"/>
                <w:sz w:val="20"/>
                <w:szCs w:val="20"/>
              </w:rPr>
              <w:t>선부초등학교</w:t>
            </w:r>
            <w:proofErr w:type="spellEnd"/>
            <w:r w:rsidRPr="000E04B4">
              <w:rPr>
                <w:color w:val="000000"/>
                <w:sz w:val="20"/>
                <w:szCs w:val="20"/>
              </w:rPr>
              <w:t xml:space="preserve"> </w:t>
            </w:r>
            <w:r w:rsidRPr="000E04B4">
              <w:rPr>
                <w:color w:val="000000"/>
                <w:sz w:val="20"/>
                <w:szCs w:val="20"/>
              </w:rPr>
              <w:t>인근</w:t>
            </w:r>
            <w:r>
              <w:rPr>
                <w:color w:val="000000"/>
                <w:sz w:val="20"/>
                <w:szCs w:val="20"/>
              </w:rPr>
              <w:br/>
            </w:r>
            <w:r w:rsidRPr="000E04B4">
              <w:rPr>
                <w:color w:val="000000"/>
                <w:sz w:val="20"/>
                <w:szCs w:val="20"/>
              </w:rPr>
              <w:t>(</w:t>
            </w:r>
            <w:r w:rsidRPr="000E04B4">
              <w:rPr>
                <w:color w:val="000000"/>
                <w:sz w:val="20"/>
                <w:szCs w:val="20"/>
              </w:rPr>
              <w:t>경기도</w:t>
            </w:r>
            <w:r w:rsidRPr="000E04B4">
              <w:rPr>
                <w:color w:val="000000"/>
                <w:sz w:val="20"/>
                <w:szCs w:val="20"/>
              </w:rPr>
              <w:t xml:space="preserve"> </w:t>
            </w:r>
            <w:r w:rsidRPr="000E04B4">
              <w:rPr>
                <w:color w:val="000000"/>
                <w:sz w:val="20"/>
                <w:szCs w:val="20"/>
              </w:rPr>
              <w:t>안산시</w:t>
            </w:r>
            <w:r w:rsidRPr="000E04B4">
              <w:rPr>
                <w:color w:val="000000"/>
                <w:sz w:val="20"/>
                <w:szCs w:val="20"/>
              </w:rPr>
              <w:t xml:space="preserve"> </w:t>
            </w:r>
            <w:r w:rsidRPr="000E04B4">
              <w:rPr>
                <w:color w:val="000000"/>
                <w:sz w:val="20"/>
                <w:szCs w:val="20"/>
              </w:rPr>
              <w:t>단원구</w:t>
            </w:r>
            <w:r w:rsidRPr="000E04B4">
              <w:rPr>
                <w:color w:val="000000"/>
                <w:sz w:val="20"/>
                <w:szCs w:val="20"/>
              </w:rPr>
              <w:t xml:space="preserve"> </w:t>
            </w:r>
            <w:proofErr w:type="spellStart"/>
            <w:r w:rsidRPr="000E04B4">
              <w:rPr>
                <w:color w:val="000000"/>
                <w:sz w:val="20"/>
                <w:szCs w:val="20"/>
              </w:rPr>
              <w:t>달미로</w:t>
            </w:r>
            <w:proofErr w:type="spellEnd"/>
            <w:r w:rsidRPr="000E04B4">
              <w:rPr>
                <w:color w:val="000000"/>
                <w:sz w:val="20"/>
                <w:szCs w:val="20"/>
              </w:rPr>
              <w:t xml:space="preserve"> 24)</w:t>
            </w:r>
          </w:p>
        </w:tc>
        <w:tc>
          <w:tcPr>
            <w:tcW w:w="5356" w:type="dxa"/>
            <w:shd w:val="clear" w:color="auto" w:fill="auto"/>
            <w:vAlign w:val="center"/>
            <w:hideMark/>
          </w:tcPr>
          <w:p w14:paraId="194F52AB"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출근중</w:t>
            </w:r>
            <w:proofErr w:type="spellEnd"/>
            <w:r w:rsidRPr="000E04B4">
              <w:rPr>
                <w:color w:val="000000"/>
                <w:sz w:val="20"/>
                <w:szCs w:val="20"/>
              </w:rPr>
              <w:t xml:space="preserve"> </w:t>
            </w:r>
            <w:r w:rsidRPr="000E04B4">
              <w:rPr>
                <w:color w:val="000000"/>
                <w:sz w:val="20"/>
                <w:szCs w:val="20"/>
              </w:rPr>
              <w:t>안산시</w:t>
            </w:r>
            <w:r w:rsidRPr="000E04B4">
              <w:rPr>
                <w:color w:val="000000"/>
                <w:sz w:val="20"/>
                <w:szCs w:val="20"/>
              </w:rPr>
              <w:t xml:space="preserve"> </w:t>
            </w:r>
            <w:proofErr w:type="spellStart"/>
            <w:r w:rsidRPr="000E04B4">
              <w:rPr>
                <w:color w:val="000000"/>
                <w:sz w:val="20"/>
                <w:szCs w:val="20"/>
              </w:rPr>
              <w:t>선부초등학교</w:t>
            </w:r>
            <w:proofErr w:type="spellEnd"/>
            <w:r w:rsidRPr="000E04B4">
              <w:rPr>
                <w:color w:val="000000"/>
                <w:sz w:val="20"/>
                <w:szCs w:val="20"/>
              </w:rPr>
              <w:t xml:space="preserve"> </w:t>
            </w:r>
            <w:r w:rsidRPr="000E04B4">
              <w:rPr>
                <w:color w:val="000000"/>
                <w:sz w:val="20"/>
                <w:szCs w:val="20"/>
              </w:rPr>
              <w:t>정류장으로</w:t>
            </w:r>
            <w:r w:rsidRPr="000E04B4">
              <w:rPr>
                <w:color w:val="000000"/>
                <w:sz w:val="20"/>
                <w:szCs w:val="20"/>
              </w:rPr>
              <w:t xml:space="preserve"> </w:t>
            </w:r>
            <w:r w:rsidRPr="000E04B4">
              <w:rPr>
                <w:color w:val="000000"/>
                <w:sz w:val="20"/>
                <w:szCs w:val="20"/>
              </w:rPr>
              <w:t>출근</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바닥에</w:t>
            </w:r>
            <w:r w:rsidRPr="000E04B4">
              <w:rPr>
                <w:color w:val="000000"/>
                <w:sz w:val="20"/>
                <w:szCs w:val="20"/>
              </w:rPr>
              <w:t xml:space="preserve"> </w:t>
            </w:r>
            <w:r w:rsidRPr="000E04B4">
              <w:rPr>
                <w:color w:val="000000"/>
                <w:sz w:val="20"/>
                <w:szCs w:val="20"/>
              </w:rPr>
              <w:t>걸려</w:t>
            </w:r>
            <w:r w:rsidRPr="000E04B4">
              <w:rPr>
                <w:color w:val="000000"/>
                <w:sz w:val="20"/>
                <w:szCs w:val="20"/>
              </w:rPr>
              <w:t xml:space="preserve"> </w:t>
            </w:r>
            <w:r w:rsidRPr="000E04B4">
              <w:rPr>
                <w:color w:val="000000"/>
                <w:sz w:val="20"/>
                <w:szCs w:val="20"/>
              </w:rPr>
              <w:t>넘어져</w:t>
            </w:r>
            <w:r w:rsidRPr="000E04B4">
              <w:rPr>
                <w:color w:val="000000"/>
                <w:sz w:val="20"/>
                <w:szCs w:val="20"/>
              </w:rPr>
              <w:t xml:space="preserve"> </w:t>
            </w:r>
            <w:r w:rsidRPr="000E04B4">
              <w:rPr>
                <w:color w:val="000000"/>
                <w:sz w:val="20"/>
                <w:szCs w:val="20"/>
              </w:rPr>
              <w:t>왼손</w:t>
            </w:r>
            <w:r w:rsidRPr="000E04B4">
              <w:rPr>
                <w:color w:val="000000"/>
                <w:sz w:val="20"/>
                <w:szCs w:val="20"/>
              </w:rPr>
              <w:t xml:space="preserve"> </w:t>
            </w:r>
            <w:r w:rsidRPr="000E04B4">
              <w:rPr>
                <w:color w:val="000000"/>
                <w:sz w:val="20"/>
                <w:szCs w:val="20"/>
              </w:rPr>
              <w:t>팔꿈치</w:t>
            </w:r>
            <w:r w:rsidRPr="000E04B4">
              <w:rPr>
                <w:color w:val="000000"/>
                <w:sz w:val="20"/>
                <w:szCs w:val="20"/>
              </w:rPr>
              <w:t xml:space="preserve"> </w:t>
            </w:r>
            <w:r w:rsidRPr="000E04B4">
              <w:rPr>
                <w:color w:val="000000"/>
                <w:sz w:val="20"/>
                <w:szCs w:val="20"/>
              </w:rPr>
              <w:t>분쇄</w:t>
            </w:r>
            <w:r w:rsidRPr="000E04B4">
              <w:rPr>
                <w:color w:val="000000"/>
                <w:sz w:val="20"/>
                <w:szCs w:val="20"/>
              </w:rPr>
              <w:t xml:space="preserve"> </w:t>
            </w:r>
            <w:r w:rsidRPr="000E04B4">
              <w:rPr>
                <w:color w:val="000000"/>
                <w:sz w:val="20"/>
                <w:szCs w:val="20"/>
              </w:rPr>
              <w:t>골절</w:t>
            </w:r>
            <w:r w:rsidRPr="000E04B4">
              <w:rPr>
                <w:color w:val="000000"/>
                <w:sz w:val="20"/>
                <w:szCs w:val="20"/>
              </w:rPr>
              <w:t xml:space="preserve"> </w:t>
            </w:r>
            <w:r w:rsidRPr="000E04B4">
              <w:rPr>
                <w:color w:val="000000"/>
                <w:sz w:val="20"/>
                <w:szCs w:val="20"/>
              </w:rPr>
              <w:t>판정</w:t>
            </w:r>
          </w:p>
        </w:tc>
      </w:tr>
      <w:tr w:rsidR="00026A7E" w:rsidRPr="00CB2B3F" w14:paraId="01F1850B" w14:textId="77777777" w:rsidTr="0091358C">
        <w:trPr>
          <w:cantSplit/>
          <w:trHeight w:val="340"/>
        </w:trPr>
        <w:tc>
          <w:tcPr>
            <w:tcW w:w="662" w:type="dxa"/>
            <w:shd w:val="clear" w:color="auto" w:fill="F2F2F2" w:themeFill="background1" w:themeFillShade="F2"/>
            <w:noWrap/>
            <w:vAlign w:val="center"/>
            <w:hideMark/>
          </w:tcPr>
          <w:p w14:paraId="46F0D435" w14:textId="77777777" w:rsidR="00026A7E" w:rsidRPr="000E04B4" w:rsidRDefault="00026A7E" w:rsidP="0091358C">
            <w:pPr>
              <w:spacing w:line="280" w:lineRule="atLeast"/>
              <w:jc w:val="center"/>
              <w:rPr>
                <w:color w:val="000000"/>
                <w:sz w:val="20"/>
                <w:szCs w:val="20"/>
              </w:rPr>
            </w:pPr>
            <w:r w:rsidRPr="000E04B4">
              <w:rPr>
                <w:color w:val="000000"/>
                <w:sz w:val="20"/>
                <w:szCs w:val="20"/>
              </w:rPr>
              <w:t>34</w:t>
            </w:r>
          </w:p>
        </w:tc>
        <w:tc>
          <w:tcPr>
            <w:tcW w:w="1039" w:type="dxa"/>
            <w:shd w:val="clear" w:color="auto" w:fill="auto"/>
            <w:noWrap/>
            <w:vAlign w:val="center"/>
            <w:hideMark/>
          </w:tcPr>
          <w:p w14:paraId="2009DC0F" w14:textId="77777777" w:rsidR="00026A7E" w:rsidRPr="000E04B4" w:rsidRDefault="00026A7E" w:rsidP="0091358C">
            <w:pPr>
              <w:spacing w:line="280" w:lineRule="atLeast"/>
              <w:jc w:val="center"/>
              <w:rPr>
                <w:color w:val="000000"/>
                <w:sz w:val="20"/>
                <w:szCs w:val="20"/>
              </w:rPr>
            </w:pPr>
            <w:r w:rsidRPr="000E04B4">
              <w:rPr>
                <w:color w:val="000000"/>
                <w:sz w:val="20"/>
                <w:szCs w:val="20"/>
              </w:rPr>
              <w:t>김영찬</w:t>
            </w:r>
          </w:p>
        </w:tc>
        <w:tc>
          <w:tcPr>
            <w:tcW w:w="2410" w:type="dxa"/>
            <w:shd w:val="clear" w:color="auto" w:fill="auto"/>
            <w:noWrap/>
            <w:vAlign w:val="center"/>
            <w:hideMark/>
          </w:tcPr>
          <w:p w14:paraId="354BE705"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p>
        </w:tc>
        <w:tc>
          <w:tcPr>
            <w:tcW w:w="1418" w:type="dxa"/>
            <w:shd w:val="clear" w:color="auto" w:fill="auto"/>
            <w:noWrap/>
            <w:vAlign w:val="center"/>
            <w:hideMark/>
          </w:tcPr>
          <w:p w14:paraId="3BEA6DCE" w14:textId="77777777" w:rsidR="00026A7E" w:rsidRPr="000E04B4" w:rsidRDefault="00026A7E" w:rsidP="0091358C">
            <w:pPr>
              <w:spacing w:line="280" w:lineRule="atLeast"/>
              <w:jc w:val="center"/>
              <w:rPr>
                <w:color w:val="000000"/>
                <w:sz w:val="20"/>
                <w:szCs w:val="20"/>
              </w:rPr>
            </w:pPr>
            <w:r w:rsidRPr="000E04B4">
              <w:rPr>
                <w:color w:val="000000"/>
                <w:sz w:val="20"/>
                <w:szCs w:val="20"/>
              </w:rPr>
              <w:t>2019-04-12</w:t>
            </w:r>
          </w:p>
        </w:tc>
        <w:tc>
          <w:tcPr>
            <w:tcW w:w="3685" w:type="dxa"/>
            <w:shd w:val="clear" w:color="auto" w:fill="auto"/>
            <w:vAlign w:val="center"/>
            <w:hideMark/>
          </w:tcPr>
          <w:p w14:paraId="2B833A26"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r w:rsidRPr="000E04B4">
              <w:rPr>
                <w:color w:val="000000"/>
                <w:sz w:val="20"/>
                <w:szCs w:val="20"/>
              </w:rPr>
              <w:t xml:space="preserve"> </w:t>
            </w:r>
            <w:r>
              <w:rPr>
                <w:color w:val="000000"/>
                <w:sz w:val="20"/>
                <w:szCs w:val="20"/>
              </w:rPr>
              <w:t>3</w:t>
            </w:r>
            <w:r>
              <w:rPr>
                <w:color w:val="000000"/>
                <w:sz w:val="20"/>
                <w:szCs w:val="20"/>
              </w:rPr>
              <w:t>공장</w:t>
            </w:r>
            <w:r w:rsidRPr="000E04B4">
              <w:rPr>
                <w:color w:val="000000"/>
                <w:sz w:val="20"/>
                <w:szCs w:val="20"/>
              </w:rPr>
              <w:t xml:space="preserve"> </w:t>
            </w:r>
            <w:proofErr w:type="spellStart"/>
            <w:r w:rsidRPr="000E04B4">
              <w:rPr>
                <w:color w:val="000000"/>
                <w:sz w:val="20"/>
                <w:szCs w:val="20"/>
              </w:rPr>
              <w:t>샘서재팀</w:t>
            </w:r>
            <w:proofErr w:type="spellEnd"/>
            <w:r w:rsidRPr="000E04B4">
              <w:rPr>
                <w:color w:val="000000"/>
                <w:sz w:val="20"/>
                <w:szCs w:val="20"/>
              </w:rPr>
              <w:t xml:space="preserve"> </w:t>
            </w:r>
            <w:proofErr w:type="spellStart"/>
            <w:r w:rsidRPr="000E04B4">
              <w:rPr>
                <w:color w:val="000000"/>
                <w:sz w:val="20"/>
                <w:szCs w:val="20"/>
              </w:rPr>
              <w:t>샘반</w:t>
            </w:r>
            <w:proofErr w:type="spellEnd"/>
            <w:r w:rsidRPr="000E04B4">
              <w:rPr>
                <w:color w:val="000000"/>
                <w:sz w:val="20"/>
                <w:szCs w:val="20"/>
              </w:rPr>
              <w:t xml:space="preserve"> </w:t>
            </w:r>
            <w:proofErr w:type="spellStart"/>
            <w:r w:rsidRPr="000E04B4">
              <w:rPr>
                <w:color w:val="000000"/>
                <w:sz w:val="20"/>
                <w:szCs w:val="20"/>
              </w:rPr>
              <w:t>머시닝</w:t>
            </w:r>
            <w:proofErr w:type="spellEnd"/>
            <w:r w:rsidRPr="000E04B4">
              <w:rPr>
                <w:color w:val="000000"/>
                <w:sz w:val="20"/>
                <w:szCs w:val="20"/>
              </w:rPr>
              <w:t xml:space="preserve"> </w:t>
            </w:r>
            <w:r w:rsidRPr="000E04B4">
              <w:rPr>
                <w:color w:val="000000"/>
                <w:sz w:val="20"/>
                <w:szCs w:val="20"/>
              </w:rPr>
              <w:t>공정</w:t>
            </w:r>
            <w:r w:rsidRPr="000E04B4">
              <w:rPr>
                <w:color w:val="000000"/>
                <w:sz w:val="20"/>
                <w:szCs w:val="20"/>
              </w:rPr>
              <w:t xml:space="preserve"> </w:t>
            </w:r>
            <w:r w:rsidRPr="000E04B4">
              <w:rPr>
                <w:color w:val="000000"/>
                <w:sz w:val="20"/>
                <w:szCs w:val="20"/>
              </w:rPr>
              <w:t>현장</w:t>
            </w:r>
            <w:r w:rsidRPr="000E04B4">
              <w:rPr>
                <w:color w:val="000000"/>
                <w:sz w:val="20"/>
                <w:szCs w:val="20"/>
              </w:rPr>
              <w:t xml:space="preserve"> </w:t>
            </w:r>
            <w:r w:rsidRPr="000E04B4">
              <w:rPr>
                <w:color w:val="000000"/>
                <w:sz w:val="20"/>
                <w:szCs w:val="20"/>
              </w:rPr>
              <w:t>내</w:t>
            </w:r>
          </w:p>
        </w:tc>
        <w:tc>
          <w:tcPr>
            <w:tcW w:w="5356" w:type="dxa"/>
            <w:shd w:val="clear" w:color="auto" w:fill="auto"/>
            <w:vAlign w:val="center"/>
            <w:hideMark/>
          </w:tcPr>
          <w:p w14:paraId="645A9420"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w:t>
            </w:r>
            <w:r w:rsidRPr="000E04B4">
              <w:rPr>
                <w:color w:val="000000"/>
                <w:sz w:val="20"/>
                <w:szCs w:val="20"/>
              </w:rPr>
              <w:t xml:space="preserve"> </w:t>
            </w:r>
            <w:r w:rsidRPr="000E04B4">
              <w:rPr>
                <w:color w:val="000000"/>
                <w:sz w:val="20"/>
                <w:szCs w:val="20"/>
              </w:rPr>
              <w:t>김영찬이</w:t>
            </w:r>
            <w:r w:rsidRPr="000E04B4">
              <w:rPr>
                <w:color w:val="000000"/>
                <w:sz w:val="20"/>
                <w:szCs w:val="20"/>
              </w:rPr>
              <w:t xml:space="preserve"> </w:t>
            </w:r>
            <w:proofErr w:type="spellStart"/>
            <w:r w:rsidRPr="000E04B4">
              <w:rPr>
                <w:color w:val="000000"/>
                <w:sz w:val="20"/>
                <w:szCs w:val="20"/>
              </w:rPr>
              <w:t>조이책상</w:t>
            </w:r>
            <w:proofErr w:type="spellEnd"/>
            <w:r w:rsidRPr="000E04B4">
              <w:rPr>
                <w:color w:val="000000"/>
                <w:sz w:val="20"/>
                <w:szCs w:val="20"/>
              </w:rPr>
              <w:t xml:space="preserve"> </w:t>
            </w:r>
            <w:proofErr w:type="spellStart"/>
            <w:r w:rsidRPr="000E04B4">
              <w:rPr>
                <w:color w:val="000000"/>
                <w:sz w:val="20"/>
                <w:szCs w:val="20"/>
              </w:rPr>
              <w:t>측판</w:t>
            </w:r>
            <w:proofErr w:type="spellEnd"/>
            <w:r w:rsidRPr="000E04B4">
              <w:rPr>
                <w:color w:val="000000"/>
                <w:sz w:val="20"/>
                <w:szCs w:val="20"/>
              </w:rPr>
              <w:t xml:space="preserve"> </w:t>
            </w:r>
            <w:r w:rsidRPr="000E04B4">
              <w:rPr>
                <w:color w:val="000000"/>
                <w:sz w:val="20"/>
                <w:szCs w:val="20"/>
              </w:rPr>
              <w:t>부품</w:t>
            </w:r>
            <w:r w:rsidRPr="000E04B4">
              <w:rPr>
                <w:color w:val="000000"/>
                <w:sz w:val="20"/>
                <w:szCs w:val="20"/>
              </w:rPr>
              <w:t xml:space="preserve"> M6 </w:t>
            </w:r>
            <w:r w:rsidRPr="000E04B4">
              <w:rPr>
                <w:color w:val="000000"/>
                <w:sz w:val="20"/>
                <w:szCs w:val="20"/>
              </w:rPr>
              <w:t>철물을</w:t>
            </w:r>
            <w:r w:rsidRPr="000E04B4">
              <w:rPr>
                <w:color w:val="000000"/>
                <w:sz w:val="20"/>
                <w:szCs w:val="20"/>
              </w:rPr>
              <w:t xml:space="preserve"> </w:t>
            </w:r>
            <w:r w:rsidRPr="000E04B4">
              <w:rPr>
                <w:color w:val="000000"/>
                <w:sz w:val="20"/>
                <w:szCs w:val="20"/>
              </w:rPr>
              <w:t>조립하던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재해자가</w:t>
            </w:r>
            <w:r w:rsidRPr="000E04B4">
              <w:rPr>
                <w:color w:val="000000"/>
                <w:sz w:val="20"/>
                <w:szCs w:val="20"/>
              </w:rPr>
              <w:t xml:space="preserve"> </w:t>
            </w:r>
            <w:r w:rsidRPr="000E04B4">
              <w:rPr>
                <w:color w:val="000000"/>
                <w:sz w:val="20"/>
                <w:szCs w:val="20"/>
              </w:rPr>
              <w:t>책상부품</w:t>
            </w:r>
            <w:r w:rsidRPr="000E04B4">
              <w:rPr>
                <w:color w:val="000000"/>
                <w:sz w:val="20"/>
                <w:szCs w:val="20"/>
              </w:rPr>
              <w:t>(5kg)</w:t>
            </w:r>
            <w:r w:rsidRPr="000E04B4">
              <w:rPr>
                <w:color w:val="000000"/>
                <w:sz w:val="20"/>
                <w:szCs w:val="20"/>
              </w:rPr>
              <w:t>을</w:t>
            </w:r>
            <w:r w:rsidRPr="000E04B4">
              <w:rPr>
                <w:color w:val="000000"/>
                <w:sz w:val="20"/>
                <w:szCs w:val="20"/>
              </w:rPr>
              <w:t xml:space="preserve"> </w:t>
            </w:r>
            <w:r w:rsidRPr="000E04B4">
              <w:rPr>
                <w:color w:val="000000"/>
                <w:sz w:val="20"/>
                <w:szCs w:val="20"/>
              </w:rPr>
              <w:t>조립하기</w:t>
            </w:r>
            <w:r w:rsidRPr="000E04B4">
              <w:rPr>
                <w:color w:val="000000"/>
                <w:sz w:val="20"/>
                <w:szCs w:val="20"/>
              </w:rPr>
              <w:t xml:space="preserve"> </w:t>
            </w:r>
            <w:r w:rsidRPr="000E04B4">
              <w:rPr>
                <w:color w:val="000000"/>
                <w:sz w:val="20"/>
                <w:szCs w:val="20"/>
              </w:rPr>
              <w:t>위해</w:t>
            </w:r>
            <w:r w:rsidRPr="000E04B4">
              <w:rPr>
                <w:color w:val="000000"/>
                <w:sz w:val="20"/>
                <w:szCs w:val="20"/>
              </w:rPr>
              <w:t xml:space="preserve"> </w:t>
            </w:r>
            <w:r w:rsidRPr="000E04B4">
              <w:rPr>
                <w:color w:val="000000"/>
                <w:sz w:val="20"/>
                <w:szCs w:val="20"/>
              </w:rPr>
              <w:t>부품</w:t>
            </w:r>
            <w:r w:rsidRPr="000E04B4">
              <w:rPr>
                <w:color w:val="000000"/>
                <w:sz w:val="20"/>
                <w:szCs w:val="20"/>
              </w:rPr>
              <w:t>(5kg)</w:t>
            </w:r>
            <w:r w:rsidRPr="000E04B4">
              <w:rPr>
                <w:color w:val="000000"/>
                <w:sz w:val="20"/>
                <w:szCs w:val="20"/>
              </w:rPr>
              <w:t>을</w:t>
            </w:r>
            <w:r w:rsidRPr="000E04B4">
              <w:rPr>
                <w:color w:val="000000"/>
                <w:sz w:val="20"/>
                <w:szCs w:val="20"/>
              </w:rPr>
              <w:t xml:space="preserve"> </w:t>
            </w:r>
            <w:r w:rsidRPr="000E04B4">
              <w:rPr>
                <w:color w:val="000000"/>
                <w:sz w:val="20"/>
                <w:szCs w:val="20"/>
              </w:rPr>
              <w:t>돌리는</w:t>
            </w:r>
            <w:r w:rsidRPr="000E04B4">
              <w:rPr>
                <w:color w:val="000000"/>
                <w:sz w:val="20"/>
                <w:szCs w:val="20"/>
              </w:rPr>
              <w:t xml:space="preserve"> </w:t>
            </w:r>
            <w:r w:rsidRPr="000E04B4">
              <w:rPr>
                <w:color w:val="000000"/>
                <w:sz w:val="20"/>
                <w:szCs w:val="20"/>
              </w:rPr>
              <w:t>중에</w:t>
            </w:r>
            <w:r w:rsidRPr="000E04B4">
              <w:rPr>
                <w:color w:val="000000"/>
                <w:sz w:val="20"/>
                <w:szCs w:val="20"/>
              </w:rPr>
              <w:t xml:space="preserve"> </w:t>
            </w:r>
            <w:r w:rsidRPr="000E04B4">
              <w:rPr>
                <w:color w:val="000000"/>
                <w:sz w:val="20"/>
                <w:szCs w:val="20"/>
              </w:rPr>
              <w:t>제품과</w:t>
            </w:r>
            <w:r w:rsidRPr="000E04B4">
              <w:rPr>
                <w:color w:val="000000"/>
                <w:sz w:val="20"/>
                <w:szCs w:val="20"/>
              </w:rPr>
              <w:t xml:space="preserve"> </w:t>
            </w:r>
            <w:r w:rsidRPr="000E04B4">
              <w:rPr>
                <w:color w:val="000000"/>
                <w:sz w:val="20"/>
                <w:szCs w:val="20"/>
              </w:rPr>
              <w:t>신체</w:t>
            </w:r>
            <w:r w:rsidRPr="000E04B4">
              <w:rPr>
                <w:color w:val="000000"/>
                <w:sz w:val="20"/>
                <w:szCs w:val="20"/>
              </w:rPr>
              <w:t xml:space="preserve"> </w:t>
            </w:r>
            <w:r w:rsidRPr="000E04B4">
              <w:rPr>
                <w:color w:val="000000"/>
                <w:sz w:val="20"/>
                <w:szCs w:val="20"/>
              </w:rPr>
              <w:t>사이</w:t>
            </w:r>
            <w:r w:rsidRPr="000E04B4">
              <w:rPr>
                <w:color w:val="000000"/>
                <w:sz w:val="20"/>
                <w:szCs w:val="20"/>
              </w:rPr>
              <w:t xml:space="preserve"> </w:t>
            </w:r>
            <w:r w:rsidRPr="000E04B4">
              <w:rPr>
                <w:color w:val="000000"/>
                <w:sz w:val="20"/>
                <w:szCs w:val="20"/>
              </w:rPr>
              <w:t>충돌로</w:t>
            </w:r>
            <w:r w:rsidRPr="000E04B4">
              <w:rPr>
                <w:color w:val="000000"/>
                <w:sz w:val="20"/>
                <w:szCs w:val="20"/>
              </w:rPr>
              <w:t xml:space="preserve"> </w:t>
            </w:r>
            <w:r w:rsidRPr="000E04B4">
              <w:rPr>
                <w:color w:val="000000"/>
                <w:sz w:val="20"/>
                <w:szCs w:val="20"/>
              </w:rPr>
              <w:t>인해</w:t>
            </w:r>
            <w:r w:rsidRPr="000E04B4">
              <w:rPr>
                <w:color w:val="000000"/>
                <w:sz w:val="20"/>
                <w:szCs w:val="20"/>
              </w:rPr>
              <w:t xml:space="preserve"> </w:t>
            </w:r>
            <w:r w:rsidRPr="000E04B4">
              <w:rPr>
                <w:color w:val="000000"/>
                <w:sz w:val="20"/>
                <w:szCs w:val="20"/>
              </w:rPr>
              <w:t>골절이</w:t>
            </w:r>
            <w:r w:rsidRPr="000E04B4">
              <w:rPr>
                <w:color w:val="000000"/>
                <w:sz w:val="20"/>
                <w:szCs w:val="20"/>
              </w:rPr>
              <w:t xml:space="preserve"> </w:t>
            </w:r>
            <w:r w:rsidRPr="000E04B4">
              <w:rPr>
                <w:color w:val="000000"/>
                <w:sz w:val="20"/>
                <w:szCs w:val="20"/>
              </w:rPr>
              <w:t>발생하였음</w:t>
            </w:r>
          </w:p>
        </w:tc>
      </w:tr>
      <w:tr w:rsidR="00026A7E" w:rsidRPr="00CB2B3F" w14:paraId="26374706" w14:textId="77777777" w:rsidTr="0091358C">
        <w:trPr>
          <w:cantSplit/>
          <w:trHeight w:val="340"/>
        </w:trPr>
        <w:tc>
          <w:tcPr>
            <w:tcW w:w="662" w:type="dxa"/>
            <w:shd w:val="clear" w:color="auto" w:fill="F2F2F2" w:themeFill="background1" w:themeFillShade="F2"/>
            <w:noWrap/>
            <w:vAlign w:val="center"/>
            <w:hideMark/>
          </w:tcPr>
          <w:p w14:paraId="29899C50" w14:textId="77777777" w:rsidR="00026A7E" w:rsidRPr="000E04B4" w:rsidRDefault="00026A7E" w:rsidP="0091358C">
            <w:pPr>
              <w:spacing w:line="280" w:lineRule="atLeast"/>
              <w:jc w:val="center"/>
              <w:rPr>
                <w:color w:val="000000"/>
                <w:sz w:val="20"/>
                <w:szCs w:val="20"/>
              </w:rPr>
            </w:pPr>
            <w:r w:rsidRPr="000E04B4">
              <w:rPr>
                <w:color w:val="000000"/>
                <w:sz w:val="20"/>
                <w:szCs w:val="20"/>
              </w:rPr>
              <w:t>35</w:t>
            </w:r>
          </w:p>
        </w:tc>
        <w:tc>
          <w:tcPr>
            <w:tcW w:w="1039" w:type="dxa"/>
            <w:shd w:val="clear" w:color="auto" w:fill="auto"/>
            <w:noWrap/>
            <w:vAlign w:val="center"/>
            <w:hideMark/>
          </w:tcPr>
          <w:p w14:paraId="1F3E6E13" w14:textId="77777777" w:rsidR="00026A7E" w:rsidRPr="000E04B4" w:rsidRDefault="00026A7E" w:rsidP="0091358C">
            <w:pPr>
              <w:spacing w:line="280" w:lineRule="atLeast"/>
              <w:jc w:val="center"/>
              <w:rPr>
                <w:color w:val="000000"/>
                <w:sz w:val="20"/>
                <w:szCs w:val="20"/>
              </w:rPr>
            </w:pPr>
            <w:r w:rsidRPr="000E04B4">
              <w:rPr>
                <w:color w:val="000000"/>
                <w:sz w:val="20"/>
                <w:szCs w:val="20"/>
              </w:rPr>
              <w:t>김현우</w:t>
            </w:r>
          </w:p>
        </w:tc>
        <w:tc>
          <w:tcPr>
            <w:tcW w:w="2410" w:type="dxa"/>
            <w:shd w:val="clear" w:color="auto" w:fill="auto"/>
            <w:noWrap/>
            <w:vAlign w:val="center"/>
            <w:hideMark/>
          </w:tcPr>
          <w:p w14:paraId="3911A48C"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proofErr w:type="gramStart"/>
            <w:r w:rsidRPr="000E04B4">
              <w:rPr>
                <w:color w:val="000000"/>
                <w:sz w:val="20"/>
                <w:szCs w:val="20"/>
              </w:rPr>
              <w:t>센터</w:t>
            </w:r>
            <w:r w:rsidRPr="000E04B4">
              <w:rPr>
                <w:color w:val="000000"/>
                <w:sz w:val="20"/>
                <w:szCs w:val="20"/>
              </w:rPr>
              <w:t xml:space="preserve"> /</w:t>
            </w:r>
            <w:proofErr w:type="gramEnd"/>
            <w:r w:rsidRPr="000E04B4">
              <w:rPr>
                <w:color w:val="000000"/>
                <w:sz w:val="20"/>
                <w:szCs w:val="20"/>
              </w:rPr>
              <w:t xml:space="preserve"> A/S</w:t>
            </w:r>
            <w:r w:rsidRPr="000E04B4">
              <w:rPr>
                <w:color w:val="000000"/>
                <w:sz w:val="20"/>
                <w:szCs w:val="20"/>
              </w:rPr>
              <w:t>팀</w:t>
            </w:r>
            <w:r w:rsidRPr="000E04B4">
              <w:rPr>
                <w:color w:val="000000"/>
                <w:sz w:val="20"/>
                <w:szCs w:val="20"/>
              </w:rPr>
              <w:t xml:space="preserve"> / </w:t>
            </w:r>
            <w:r>
              <w:rPr>
                <w:color w:val="000000"/>
                <w:sz w:val="20"/>
                <w:szCs w:val="20"/>
              </w:rPr>
              <w:br/>
            </w:r>
            <w:r w:rsidRPr="000E04B4">
              <w:rPr>
                <w:color w:val="000000"/>
                <w:sz w:val="20"/>
                <w:szCs w:val="20"/>
              </w:rPr>
              <w:t>부산센터</w:t>
            </w:r>
          </w:p>
        </w:tc>
        <w:tc>
          <w:tcPr>
            <w:tcW w:w="1418" w:type="dxa"/>
            <w:shd w:val="clear" w:color="auto" w:fill="auto"/>
            <w:noWrap/>
            <w:vAlign w:val="center"/>
            <w:hideMark/>
          </w:tcPr>
          <w:p w14:paraId="74E259EF" w14:textId="77777777" w:rsidR="00026A7E" w:rsidRPr="000E04B4" w:rsidRDefault="00026A7E" w:rsidP="0091358C">
            <w:pPr>
              <w:spacing w:line="280" w:lineRule="atLeast"/>
              <w:jc w:val="center"/>
              <w:rPr>
                <w:color w:val="000000"/>
                <w:sz w:val="20"/>
                <w:szCs w:val="20"/>
              </w:rPr>
            </w:pPr>
            <w:r w:rsidRPr="000E04B4">
              <w:rPr>
                <w:color w:val="000000"/>
                <w:sz w:val="20"/>
                <w:szCs w:val="20"/>
              </w:rPr>
              <w:t>2019-05-08</w:t>
            </w:r>
          </w:p>
        </w:tc>
        <w:tc>
          <w:tcPr>
            <w:tcW w:w="3685" w:type="dxa"/>
            <w:shd w:val="clear" w:color="auto" w:fill="auto"/>
            <w:vAlign w:val="center"/>
            <w:hideMark/>
          </w:tcPr>
          <w:p w14:paraId="2AA1262E" w14:textId="77777777" w:rsidR="00026A7E" w:rsidRPr="000E04B4" w:rsidRDefault="00026A7E" w:rsidP="0091358C">
            <w:pPr>
              <w:spacing w:line="280" w:lineRule="atLeast"/>
              <w:jc w:val="center"/>
              <w:rPr>
                <w:color w:val="000000"/>
                <w:sz w:val="20"/>
                <w:szCs w:val="20"/>
              </w:rPr>
            </w:pPr>
            <w:r w:rsidRPr="000E04B4">
              <w:rPr>
                <w:color w:val="000000"/>
                <w:sz w:val="20"/>
                <w:szCs w:val="20"/>
              </w:rPr>
              <w:t>부산</w:t>
            </w:r>
            <w:r w:rsidRPr="000E04B4">
              <w:rPr>
                <w:color w:val="000000"/>
                <w:sz w:val="20"/>
                <w:szCs w:val="20"/>
              </w:rPr>
              <w:t xml:space="preserve"> </w:t>
            </w:r>
            <w:r w:rsidRPr="000E04B4">
              <w:rPr>
                <w:color w:val="000000"/>
                <w:sz w:val="20"/>
                <w:szCs w:val="20"/>
              </w:rPr>
              <w:t>해운대구</w:t>
            </w:r>
            <w:r w:rsidRPr="000E04B4">
              <w:rPr>
                <w:color w:val="000000"/>
                <w:sz w:val="20"/>
                <w:szCs w:val="20"/>
              </w:rPr>
              <w:t xml:space="preserve"> </w:t>
            </w:r>
            <w:proofErr w:type="spellStart"/>
            <w:r w:rsidRPr="000E04B4">
              <w:rPr>
                <w:color w:val="000000"/>
                <w:sz w:val="20"/>
                <w:szCs w:val="20"/>
              </w:rPr>
              <w:t>좌동</w:t>
            </w:r>
            <w:proofErr w:type="spellEnd"/>
            <w:r w:rsidRPr="000E04B4">
              <w:rPr>
                <w:color w:val="000000"/>
                <w:sz w:val="20"/>
                <w:szCs w:val="20"/>
              </w:rPr>
              <w:t xml:space="preserve"> </w:t>
            </w:r>
            <w:proofErr w:type="spellStart"/>
            <w:r w:rsidRPr="000E04B4">
              <w:rPr>
                <w:color w:val="000000"/>
                <w:sz w:val="20"/>
                <w:szCs w:val="20"/>
              </w:rPr>
              <w:t>경남선경아파트</w:t>
            </w:r>
            <w:proofErr w:type="spellEnd"/>
            <w:r w:rsidRPr="000E04B4">
              <w:rPr>
                <w:color w:val="000000"/>
                <w:sz w:val="20"/>
                <w:szCs w:val="20"/>
              </w:rPr>
              <w:t xml:space="preserve"> 116</w:t>
            </w:r>
            <w:r w:rsidRPr="000E04B4">
              <w:rPr>
                <w:color w:val="000000"/>
                <w:sz w:val="20"/>
                <w:szCs w:val="20"/>
              </w:rPr>
              <w:t>동</w:t>
            </w:r>
            <w:r w:rsidRPr="000E04B4">
              <w:rPr>
                <w:color w:val="000000"/>
                <w:sz w:val="20"/>
                <w:szCs w:val="20"/>
              </w:rPr>
              <w:t xml:space="preserve"> 801</w:t>
            </w:r>
            <w:r w:rsidRPr="000E04B4">
              <w:rPr>
                <w:color w:val="000000"/>
                <w:sz w:val="20"/>
                <w:szCs w:val="20"/>
              </w:rPr>
              <w:t>호</w:t>
            </w:r>
          </w:p>
        </w:tc>
        <w:tc>
          <w:tcPr>
            <w:tcW w:w="5356" w:type="dxa"/>
            <w:shd w:val="clear" w:color="auto" w:fill="auto"/>
            <w:vAlign w:val="center"/>
            <w:hideMark/>
          </w:tcPr>
          <w:p w14:paraId="03426C09" w14:textId="77777777" w:rsidR="00026A7E" w:rsidRPr="000E04B4" w:rsidRDefault="00026A7E" w:rsidP="0091358C">
            <w:pPr>
              <w:spacing w:line="280" w:lineRule="atLeast"/>
              <w:jc w:val="left"/>
              <w:rPr>
                <w:color w:val="000000"/>
                <w:sz w:val="20"/>
                <w:szCs w:val="20"/>
              </w:rPr>
            </w:pPr>
            <w:r w:rsidRPr="000E04B4">
              <w:rPr>
                <w:color w:val="000000"/>
                <w:sz w:val="20"/>
                <w:szCs w:val="20"/>
              </w:rPr>
              <w:t>싱크대</w:t>
            </w:r>
            <w:r w:rsidRPr="000E04B4">
              <w:rPr>
                <w:color w:val="000000"/>
                <w:sz w:val="20"/>
                <w:szCs w:val="20"/>
              </w:rPr>
              <w:t xml:space="preserve"> </w:t>
            </w:r>
            <w:r w:rsidRPr="000E04B4">
              <w:rPr>
                <w:color w:val="000000"/>
                <w:sz w:val="20"/>
                <w:szCs w:val="20"/>
              </w:rPr>
              <w:t>밑에서</w:t>
            </w:r>
            <w:r w:rsidRPr="000E04B4">
              <w:rPr>
                <w:color w:val="000000"/>
                <w:sz w:val="20"/>
                <w:szCs w:val="20"/>
              </w:rPr>
              <w:t xml:space="preserve"> </w:t>
            </w:r>
            <w:r w:rsidRPr="000E04B4">
              <w:rPr>
                <w:color w:val="000000"/>
                <w:sz w:val="20"/>
                <w:szCs w:val="20"/>
              </w:rPr>
              <w:t>불안정한</w:t>
            </w:r>
            <w:r w:rsidRPr="000E04B4">
              <w:rPr>
                <w:color w:val="000000"/>
                <w:sz w:val="20"/>
                <w:szCs w:val="20"/>
              </w:rPr>
              <w:t xml:space="preserve"> </w:t>
            </w:r>
            <w:r w:rsidRPr="000E04B4">
              <w:rPr>
                <w:color w:val="000000"/>
                <w:sz w:val="20"/>
                <w:szCs w:val="20"/>
              </w:rPr>
              <w:t>자세로</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목이</w:t>
            </w:r>
            <w:r w:rsidRPr="000E04B4">
              <w:rPr>
                <w:color w:val="000000"/>
                <w:sz w:val="20"/>
                <w:szCs w:val="20"/>
              </w:rPr>
              <w:t xml:space="preserve"> </w:t>
            </w:r>
            <w:r w:rsidRPr="000E04B4">
              <w:rPr>
                <w:color w:val="000000"/>
                <w:sz w:val="20"/>
                <w:szCs w:val="20"/>
              </w:rPr>
              <w:t>뻐근하고</w:t>
            </w:r>
            <w:r w:rsidRPr="000E04B4">
              <w:rPr>
                <w:color w:val="000000"/>
                <w:sz w:val="20"/>
                <w:szCs w:val="20"/>
              </w:rPr>
              <w:t xml:space="preserve"> </w:t>
            </w:r>
            <w:r w:rsidRPr="000E04B4">
              <w:rPr>
                <w:color w:val="000000"/>
                <w:sz w:val="20"/>
                <w:szCs w:val="20"/>
              </w:rPr>
              <w:t>어깨를</w:t>
            </w:r>
            <w:r w:rsidRPr="000E04B4">
              <w:rPr>
                <w:color w:val="000000"/>
                <w:sz w:val="20"/>
                <w:szCs w:val="20"/>
              </w:rPr>
              <w:t xml:space="preserve"> </w:t>
            </w:r>
            <w:r w:rsidRPr="000E04B4">
              <w:rPr>
                <w:color w:val="000000"/>
                <w:sz w:val="20"/>
                <w:szCs w:val="20"/>
              </w:rPr>
              <w:t>주물러도</w:t>
            </w:r>
            <w:r w:rsidRPr="000E04B4">
              <w:rPr>
                <w:color w:val="000000"/>
                <w:sz w:val="20"/>
                <w:szCs w:val="20"/>
              </w:rPr>
              <w:t xml:space="preserve"> </w:t>
            </w:r>
            <w:r w:rsidRPr="000E04B4">
              <w:rPr>
                <w:color w:val="000000"/>
                <w:sz w:val="20"/>
                <w:szCs w:val="20"/>
              </w:rPr>
              <w:t>개운하지</w:t>
            </w:r>
            <w:r w:rsidRPr="000E04B4">
              <w:rPr>
                <w:color w:val="000000"/>
                <w:sz w:val="20"/>
                <w:szCs w:val="20"/>
              </w:rPr>
              <w:t xml:space="preserve"> </w:t>
            </w:r>
            <w:r w:rsidRPr="000E04B4">
              <w:rPr>
                <w:color w:val="000000"/>
                <w:sz w:val="20"/>
                <w:szCs w:val="20"/>
              </w:rPr>
              <w:t>않음</w:t>
            </w:r>
            <w:r w:rsidRPr="000E04B4">
              <w:rPr>
                <w:color w:val="000000"/>
                <w:sz w:val="20"/>
                <w:szCs w:val="20"/>
              </w:rPr>
              <w:t>.</w:t>
            </w:r>
            <w:r w:rsidRPr="000E04B4">
              <w:rPr>
                <w:color w:val="000000"/>
                <w:sz w:val="20"/>
                <w:szCs w:val="20"/>
              </w:rPr>
              <w:br/>
              <w:t xml:space="preserve">MRI </w:t>
            </w:r>
            <w:r w:rsidRPr="000E04B4">
              <w:rPr>
                <w:color w:val="000000"/>
                <w:sz w:val="20"/>
                <w:szCs w:val="20"/>
              </w:rPr>
              <w:t>정밀검사</w:t>
            </w:r>
            <w:r w:rsidRPr="000E04B4">
              <w:rPr>
                <w:color w:val="000000"/>
                <w:sz w:val="20"/>
                <w:szCs w:val="20"/>
              </w:rPr>
              <w:t xml:space="preserve">. </w:t>
            </w:r>
            <w:r w:rsidRPr="000E04B4">
              <w:rPr>
                <w:color w:val="000000"/>
                <w:sz w:val="20"/>
                <w:szCs w:val="20"/>
              </w:rPr>
              <w:t>병명</w:t>
            </w:r>
            <w:r w:rsidRPr="000E04B4">
              <w:rPr>
                <w:color w:val="000000"/>
                <w:sz w:val="20"/>
                <w:szCs w:val="20"/>
              </w:rPr>
              <w:t xml:space="preserve"> "</w:t>
            </w:r>
            <w:r w:rsidRPr="000E04B4">
              <w:rPr>
                <w:color w:val="000000"/>
                <w:sz w:val="20"/>
                <w:szCs w:val="20"/>
              </w:rPr>
              <w:t>기타</w:t>
            </w:r>
            <w:r w:rsidRPr="000E04B4">
              <w:rPr>
                <w:color w:val="000000"/>
                <w:sz w:val="20"/>
                <w:szCs w:val="20"/>
              </w:rPr>
              <w:t xml:space="preserve"> </w:t>
            </w:r>
            <w:proofErr w:type="spellStart"/>
            <w:r w:rsidRPr="000E04B4">
              <w:rPr>
                <w:color w:val="000000"/>
                <w:sz w:val="20"/>
                <w:szCs w:val="20"/>
              </w:rPr>
              <w:t>경추간판변성</w:t>
            </w:r>
            <w:proofErr w:type="spellEnd"/>
            <w:r w:rsidRPr="000E04B4">
              <w:rPr>
                <w:color w:val="000000"/>
                <w:sz w:val="20"/>
                <w:szCs w:val="20"/>
              </w:rPr>
              <w:t xml:space="preserve">, </w:t>
            </w:r>
            <w:proofErr w:type="spellStart"/>
            <w:r w:rsidRPr="000E04B4">
              <w:rPr>
                <w:color w:val="000000"/>
                <w:sz w:val="20"/>
                <w:szCs w:val="20"/>
              </w:rPr>
              <w:t>경추통</w:t>
            </w:r>
            <w:proofErr w:type="spellEnd"/>
            <w:r w:rsidRPr="000E04B4">
              <w:rPr>
                <w:color w:val="000000"/>
                <w:sz w:val="20"/>
                <w:szCs w:val="20"/>
              </w:rPr>
              <w:t xml:space="preserve">, </w:t>
            </w:r>
            <w:r w:rsidRPr="000E04B4">
              <w:rPr>
                <w:color w:val="000000"/>
                <w:sz w:val="20"/>
                <w:szCs w:val="20"/>
              </w:rPr>
              <w:t>경부</w:t>
            </w:r>
            <w:r w:rsidRPr="000E04B4">
              <w:rPr>
                <w:color w:val="000000"/>
                <w:sz w:val="20"/>
                <w:szCs w:val="20"/>
              </w:rPr>
              <w:t>"</w:t>
            </w:r>
          </w:p>
        </w:tc>
      </w:tr>
      <w:tr w:rsidR="00026A7E" w:rsidRPr="00CB2B3F" w14:paraId="16A5C91F" w14:textId="77777777" w:rsidTr="0091358C">
        <w:trPr>
          <w:cantSplit/>
          <w:trHeight w:val="340"/>
        </w:trPr>
        <w:tc>
          <w:tcPr>
            <w:tcW w:w="662" w:type="dxa"/>
            <w:shd w:val="clear" w:color="auto" w:fill="F2F2F2" w:themeFill="background1" w:themeFillShade="F2"/>
            <w:noWrap/>
            <w:vAlign w:val="center"/>
            <w:hideMark/>
          </w:tcPr>
          <w:p w14:paraId="31AC7C09"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36</w:t>
            </w:r>
          </w:p>
        </w:tc>
        <w:tc>
          <w:tcPr>
            <w:tcW w:w="1039" w:type="dxa"/>
            <w:shd w:val="clear" w:color="auto" w:fill="auto"/>
            <w:noWrap/>
            <w:vAlign w:val="center"/>
            <w:hideMark/>
          </w:tcPr>
          <w:p w14:paraId="411F415B" w14:textId="77777777" w:rsidR="00026A7E" w:rsidRPr="000E04B4" w:rsidRDefault="00026A7E" w:rsidP="0091358C">
            <w:pPr>
              <w:spacing w:line="280" w:lineRule="atLeast"/>
              <w:jc w:val="center"/>
              <w:rPr>
                <w:color w:val="000000"/>
                <w:sz w:val="20"/>
                <w:szCs w:val="20"/>
              </w:rPr>
            </w:pPr>
            <w:r w:rsidRPr="000E04B4">
              <w:rPr>
                <w:color w:val="000000"/>
                <w:sz w:val="20"/>
                <w:szCs w:val="20"/>
              </w:rPr>
              <w:t>김영석</w:t>
            </w:r>
          </w:p>
        </w:tc>
        <w:tc>
          <w:tcPr>
            <w:tcW w:w="2410" w:type="dxa"/>
            <w:shd w:val="clear" w:color="auto" w:fill="auto"/>
            <w:noWrap/>
            <w:vAlign w:val="center"/>
            <w:hideMark/>
          </w:tcPr>
          <w:p w14:paraId="671B22F6" w14:textId="77777777" w:rsidR="00026A7E" w:rsidRPr="000E04B4" w:rsidRDefault="00026A7E" w:rsidP="0091358C">
            <w:pPr>
              <w:spacing w:line="280" w:lineRule="atLeast"/>
              <w:jc w:val="center"/>
              <w:rPr>
                <w:color w:val="000000"/>
                <w:sz w:val="20"/>
                <w:szCs w:val="20"/>
              </w:rPr>
            </w:pPr>
            <w:r w:rsidRPr="000E04B4">
              <w:rPr>
                <w:color w:val="000000"/>
                <w:sz w:val="20"/>
                <w:szCs w:val="20"/>
              </w:rPr>
              <w:t>INT</w:t>
            </w:r>
            <w:proofErr w:type="gramStart"/>
            <w:r w:rsidRPr="000E04B4">
              <w:rPr>
                <w:color w:val="000000"/>
                <w:sz w:val="20"/>
                <w:szCs w:val="20"/>
              </w:rPr>
              <w:t>사업부</w:t>
            </w:r>
            <w:r w:rsidRPr="000E04B4">
              <w:rPr>
                <w:color w:val="000000"/>
                <w:sz w:val="20"/>
                <w:szCs w:val="20"/>
              </w:rPr>
              <w:t xml:space="preserve"> /</w:t>
            </w:r>
            <w:proofErr w:type="gramEnd"/>
            <w:r w:rsidRPr="000E04B4">
              <w:rPr>
                <w:color w:val="000000"/>
                <w:sz w:val="20"/>
                <w:szCs w:val="20"/>
              </w:rPr>
              <w:t xml:space="preserve"> </w:t>
            </w:r>
            <w:r>
              <w:rPr>
                <w:color w:val="000000"/>
                <w:sz w:val="20"/>
                <w:szCs w:val="20"/>
              </w:rPr>
              <w:br/>
            </w:r>
            <w:r w:rsidRPr="000E04B4">
              <w:rPr>
                <w:color w:val="000000"/>
                <w:sz w:val="20"/>
                <w:szCs w:val="20"/>
              </w:rPr>
              <w:t>생활용품부</w:t>
            </w:r>
          </w:p>
        </w:tc>
        <w:tc>
          <w:tcPr>
            <w:tcW w:w="1418" w:type="dxa"/>
            <w:shd w:val="clear" w:color="auto" w:fill="auto"/>
            <w:noWrap/>
            <w:vAlign w:val="center"/>
            <w:hideMark/>
          </w:tcPr>
          <w:p w14:paraId="17192E95" w14:textId="77777777" w:rsidR="00026A7E" w:rsidRPr="000E04B4" w:rsidRDefault="00026A7E" w:rsidP="0091358C">
            <w:pPr>
              <w:spacing w:line="280" w:lineRule="atLeast"/>
              <w:jc w:val="center"/>
              <w:rPr>
                <w:color w:val="000000"/>
                <w:sz w:val="20"/>
                <w:szCs w:val="20"/>
              </w:rPr>
            </w:pPr>
            <w:r w:rsidRPr="000E04B4">
              <w:rPr>
                <w:color w:val="000000"/>
                <w:sz w:val="20"/>
                <w:szCs w:val="20"/>
              </w:rPr>
              <w:t>2019-07-02</w:t>
            </w:r>
          </w:p>
        </w:tc>
        <w:tc>
          <w:tcPr>
            <w:tcW w:w="3685" w:type="dxa"/>
            <w:shd w:val="clear" w:color="auto" w:fill="auto"/>
            <w:vAlign w:val="center"/>
            <w:hideMark/>
          </w:tcPr>
          <w:p w14:paraId="3C1CBD3B" w14:textId="77777777" w:rsidR="00026A7E" w:rsidRPr="000E04B4" w:rsidRDefault="00026A7E" w:rsidP="0091358C">
            <w:pPr>
              <w:spacing w:line="280" w:lineRule="atLeast"/>
              <w:jc w:val="center"/>
              <w:rPr>
                <w:color w:val="000000"/>
                <w:sz w:val="20"/>
                <w:szCs w:val="20"/>
              </w:rPr>
            </w:pPr>
            <w:proofErr w:type="spellStart"/>
            <w:r w:rsidRPr="00E50A87">
              <w:rPr>
                <w:color w:val="000000"/>
                <w:spacing w:val="-8"/>
                <w:sz w:val="20"/>
                <w:szCs w:val="20"/>
              </w:rPr>
              <w:t>한샘디자인파크</w:t>
            </w:r>
            <w:proofErr w:type="spellEnd"/>
            <w:r w:rsidRPr="00E50A87">
              <w:rPr>
                <w:color w:val="000000"/>
                <w:spacing w:val="-8"/>
                <w:sz w:val="20"/>
                <w:szCs w:val="20"/>
              </w:rPr>
              <w:t xml:space="preserve"> </w:t>
            </w:r>
            <w:proofErr w:type="spellStart"/>
            <w:r w:rsidRPr="00E50A87">
              <w:rPr>
                <w:color w:val="000000"/>
                <w:spacing w:val="-8"/>
                <w:sz w:val="20"/>
                <w:szCs w:val="20"/>
              </w:rPr>
              <w:t>분당점</w:t>
            </w:r>
            <w:proofErr w:type="spellEnd"/>
            <w:r w:rsidRPr="00E50A87">
              <w:rPr>
                <w:color w:val="000000"/>
                <w:spacing w:val="-8"/>
                <w:sz w:val="20"/>
                <w:szCs w:val="20"/>
              </w:rPr>
              <w:t xml:space="preserve"> </w:t>
            </w:r>
            <w:r w:rsidRPr="00E50A87">
              <w:rPr>
                <w:color w:val="000000"/>
                <w:spacing w:val="-8"/>
                <w:sz w:val="20"/>
                <w:szCs w:val="20"/>
              </w:rPr>
              <w:t>생활용품관</w:t>
            </w:r>
            <w:r w:rsidRPr="00E50A87">
              <w:rPr>
                <w:color w:val="000000"/>
                <w:spacing w:val="-8"/>
                <w:sz w:val="20"/>
                <w:szCs w:val="20"/>
              </w:rPr>
              <w:t xml:space="preserve"> </w:t>
            </w:r>
            <w:r w:rsidRPr="00E50A87">
              <w:rPr>
                <w:color w:val="000000"/>
                <w:spacing w:val="-8"/>
                <w:sz w:val="20"/>
                <w:szCs w:val="20"/>
              </w:rPr>
              <w:t>창고</w:t>
            </w:r>
            <w:r w:rsidRPr="00E50A87">
              <w:rPr>
                <w:color w:val="000000"/>
                <w:spacing w:val="-8"/>
                <w:sz w:val="20"/>
                <w:szCs w:val="20"/>
              </w:rPr>
              <w:br/>
            </w:r>
            <w:r w:rsidRPr="000E04B4">
              <w:rPr>
                <w:color w:val="000000"/>
                <w:sz w:val="20"/>
                <w:szCs w:val="20"/>
              </w:rPr>
              <w:t>(</w:t>
            </w:r>
            <w:r w:rsidRPr="000E04B4">
              <w:rPr>
                <w:color w:val="000000"/>
                <w:sz w:val="20"/>
                <w:szCs w:val="20"/>
              </w:rPr>
              <w:t>경기도</w:t>
            </w:r>
            <w:r w:rsidRPr="000E04B4">
              <w:rPr>
                <w:color w:val="000000"/>
                <w:sz w:val="20"/>
                <w:szCs w:val="20"/>
              </w:rPr>
              <w:t xml:space="preserve"> </w:t>
            </w:r>
            <w:r w:rsidRPr="000E04B4">
              <w:rPr>
                <w:color w:val="000000"/>
                <w:sz w:val="20"/>
                <w:szCs w:val="20"/>
              </w:rPr>
              <w:t>성남시</w:t>
            </w:r>
            <w:r w:rsidRPr="000E04B4">
              <w:rPr>
                <w:color w:val="000000"/>
                <w:sz w:val="20"/>
                <w:szCs w:val="20"/>
              </w:rPr>
              <w:t xml:space="preserve"> </w:t>
            </w:r>
            <w:r w:rsidRPr="000E04B4">
              <w:rPr>
                <w:color w:val="000000"/>
                <w:sz w:val="20"/>
                <w:szCs w:val="20"/>
              </w:rPr>
              <w:t>분당구</w:t>
            </w:r>
            <w:r w:rsidRPr="000E04B4">
              <w:rPr>
                <w:color w:val="000000"/>
                <w:sz w:val="20"/>
                <w:szCs w:val="20"/>
              </w:rPr>
              <w:t xml:space="preserve"> </w:t>
            </w:r>
            <w:proofErr w:type="spellStart"/>
            <w:r w:rsidRPr="000E04B4">
              <w:rPr>
                <w:color w:val="000000"/>
                <w:sz w:val="20"/>
                <w:szCs w:val="20"/>
              </w:rPr>
              <w:t>수내동</w:t>
            </w:r>
            <w:proofErr w:type="spellEnd"/>
            <w:r w:rsidRPr="000E04B4">
              <w:rPr>
                <w:color w:val="000000"/>
                <w:sz w:val="20"/>
                <w:szCs w:val="20"/>
              </w:rPr>
              <w:t xml:space="preserve"> 21-2 </w:t>
            </w:r>
            <w:r w:rsidRPr="000E04B4">
              <w:rPr>
                <w:color w:val="000000"/>
                <w:sz w:val="20"/>
                <w:szCs w:val="20"/>
              </w:rPr>
              <w:t>판테온</w:t>
            </w:r>
            <w:r w:rsidRPr="000E04B4">
              <w:rPr>
                <w:color w:val="000000"/>
                <w:sz w:val="20"/>
                <w:szCs w:val="20"/>
              </w:rPr>
              <w:t xml:space="preserve"> </w:t>
            </w:r>
            <w:r w:rsidRPr="000E04B4">
              <w:rPr>
                <w:color w:val="000000"/>
                <w:sz w:val="20"/>
                <w:szCs w:val="20"/>
              </w:rPr>
              <w:t>빌딩</w:t>
            </w:r>
            <w:r w:rsidRPr="000E04B4">
              <w:rPr>
                <w:color w:val="000000"/>
                <w:sz w:val="20"/>
                <w:szCs w:val="20"/>
              </w:rPr>
              <w:t xml:space="preserve"> 2</w:t>
            </w:r>
            <w:r w:rsidRPr="000E04B4">
              <w:rPr>
                <w:color w:val="000000"/>
                <w:sz w:val="20"/>
                <w:szCs w:val="20"/>
              </w:rPr>
              <w:t>층</w:t>
            </w:r>
          </w:p>
        </w:tc>
        <w:tc>
          <w:tcPr>
            <w:tcW w:w="5356" w:type="dxa"/>
            <w:shd w:val="clear" w:color="auto" w:fill="auto"/>
            <w:vAlign w:val="center"/>
            <w:hideMark/>
          </w:tcPr>
          <w:p w14:paraId="359455A1"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재해자가</w:t>
            </w:r>
            <w:r w:rsidRPr="000E04B4">
              <w:rPr>
                <w:color w:val="000000"/>
                <w:sz w:val="20"/>
                <w:szCs w:val="20"/>
              </w:rPr>
              <w:t xml:space="preserve"> </w:t>
            </w:r>
            <w:r w:rsidRPr="000E04B4">
              <w:rPr>
                <w:color w:val="000000"/>
                <w:sz w:val="20"/>
                <w:szCs w:val="20"/>
              </w:rPr>
              <w:t>창고에서</w:t>
            </w:r>
            <w:r w:rsidRPr="000E04B4">
              <w:rPr>
                <w:color w:val="000000"/>
                <w:sz w:val="20"/>
                <w:szCs w:val="20"/>
              </w:rPr>
              <w:t xml:space="preserve"> </w:t>
            </w:r>
            <w:r w:rsidRPr="000E04B4">
              <w:rPr>
                <w:color w:val="000000"/>
                <w:sz w:val="20"/>
                <w:szCs w:val="20"/>
              </w:rPr>
              <w:t>높은</w:t>
            </w:r>
            <w:r w:rsidRPr="000E04B4">
              <w:rPr>
                <w:color w:val="000000"/>
                <w:sz w:val="20"/>
                <w:szCs w:val="20"/>
              </w:rPr>
              <w:t xml:space="preserve"> </w:t>
            </w:r>
            <w:r w:rsidRPr="000E04B4">
              <w:rPr>
                <w:color w:val="000000"/>
                <w:sz w:val="20"/>
                <w:szCs w:val="20"/>
              </w:rPr>
              <w:t>곳에</w:t>
            </w:r>
            <w:r w:rsidRPr="000E04B4">
              <w:rPr>
                <w:color w:val="000000"/>
                <w:sz w:val="20"/>
                <w:szCs w:val="20"/>
              </w:rPr>
              <w:t xml:space="preserve"> </w:t>
            </w:r>
            <w:r w:rsidRPr="000E04B4">
              <w:rPr>
                <w:color w:val="000000"/>
                <w:sz w:val="20"/>
                <w:szCs w:val="20"/>
              </w:rPr>
              <w:t>있는</w:t>
            </w:r>
            <w:r w:rsidRPr="000E04B4">
              <w:rPr>
                <w:color w:val="000000"/>
                <w:sz w:val="20"/>
                <w:szCs w:val="20"/>
              </w:rPr>
              <w:t xml:space="preserve"> </w:t>
            </w:r>
            <w:r w:rsidRPr="000E04B4">
              <w:rPr>
                <w:color w:val="000000"/>
                <w:sz w:val="20"/>
                <w:szCs w:val="20"/>
              </w:rPr>
              <w:t>상품을</w:t>
            </w:r>
            <w:r w:rsidRPr="000E04B4">
              <w:rPr>
                <w:color w:val="000000"/>
                <w:sz w:val="20"/>
                <w:szCs w:val="20"/>
              </w:rPr>
              <w:t xml:space="preserve"> </w:t>
            </w:r>
            <w:r w:rsidRPr="000E04B4">
              <w:rPr>
                <w:color w:val="000000"/>
                <w:sz w:val="20"/>
                <w:szCs w:val="20"/>
              </w:rPr>
              <w:t>꺼내는</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중</w:t>
            </w:r>
            <w:r>
              <w:rPr>
                <w:rFonts w:hint="eastAsia"/>
                <w:color w:val="000000"/>
                <w:sz w:val="20"/>
                <w:szCs w:val="20"/>
              </w:rPr>
              <w:t xml:space="preserve"> </w:t>
            </w:r>
            <w:r w:rsidRPr="000E04B4">
              <w:rPr>
                <w:color w:val="000000"/>
                <w:sz w:val="20"/>
                <w:szCs w:val="20"/>
              </w:rPr>
              <w:t>재해자가</w:t>
            </w:r>
            <w:r w:rsidRPr="000E04B4">
              <w:rPr>
                <w:color w:val="000000"/>
                <w:sz w:val="20"/>
                <w:szCs w:val="20"/>
              </w:rPr>
              <w:t xml:space="preserve"> </w:t>
            </w:r>
            <w:r w:rsidRPr="000E04B4">
              <w:rPr>
                <w:color w:val="000000"/>
                <w:sz w:val="20"/>
                <w:szCs w:val="20"/>
              </w:rPr>
              <w:t>사다리를</w:t>
            </w:r>
            <w:r w:rsidRPr="000E04B4">
              <w:rPr>
                <w:color w:val="000000"/>
                <w:sz w:val="20"/>
                <w:szCs w:val="20"/>
              </w:rPr>
              <w:t xml:space="preserve"> </w:t>
            </w:r>
            <w:r w:rsidRPr="000E04B4">
              <w:rPr>
                <w:color w:val="000000"/>
                <w:sz w:val="20"/>
                <w:szCs w:val="20"/>
              </w:rPr>
              <w:t>내려오면서</w:t>
            </w:r>
            <w:r w:rsidRPr="000E04B4">
              <w:rPr>
                <w:color w:val="000000"/>
                <w:sz w:val="20"/>
                <w:szCs w:val="20"/>
              </w:rPr>
              <w:t xml:space="preserve"> </w:t>
            </w:r>
            <w:r w:rsidRPr="000E04B4">
              <w:rPr>
                <w:color w:val="000000"/>
                <w:sz w:val="20"/>
                <w:szCs w:val="20"/>
              </w:rPr>
              <w:t>발을</w:t>
            </w:r>
            <w:r w:rsidRPr="000E04B4">
              <w:rPr>
                <w:color w:val="000000"/>
                <w:sz w:val="20"/>
                <w:szCs w:val="20"/>
              </w:rPr>
              <w:t xml:space="preserve"> </w:t>
            </w:r>
            <w:r w:rsidRPr="000E04B4">
              <w:rPr>
                <w:color w:val="000000"/>
                <w:sz w:val="20"/>
                <w:szCs w:val="20"/>
              </w:rPr>
              <w:t>헛디뎌</w:t>
            </w:r>
            <w:r w:rsidRPr="000E04B4">
              <w:rPr>
                <w:color w:val="000000"/>
                <w:sz w:val="20"/>
                <w:szCs w:val="20"/>
              </w:rPr>
              <w:t xml:space="preserve"> </w:t>
            </w:r>
            <w:r w:rsidRPr="000E04B4">
              <w:rPr>
                <w:color w:val="000000"/>
                <w:sz w:val="20"/>
                <w:szCs w:val="20"/>
              </w:rPr>
              <w:t>낙상이</w:t>
            </w:r>
            <w:r w:rsidRPr="000E04B4">
              <w:rPr>
                <w:color w:val="000000"/>
                <w:sz w:val="20"/>
                <w:szCs w:val="20"/>
              </w:rPr>
              <w:t xml:space="preserve"> </w:t>
            </w:r>
            <w:r w:rsidRPr="000E04B4">
              <w:rPr>
                <w:color w:val="000000"/>
                <w:sz w:val="20"/>
                <w:szCs w:val="20"/>
              </w:rPr>
              <w:t>발생함</w:t>
            </w:r>
          </w:p>
        </w:tc>
      </w:tr>
      <w:tr w:rsidR="00026A7E" w:rsidRPr="00CB2B3F" w14:paraId="2C278C82" w14:textId="77777777" w:rsidTr="0091358C">
        <w:trPr>
          <w:cantSplit/>
          <w:trHeight w:val="340"/>
        </w:trPr>
        <w:tc>
          <w:tcPr>
            <w:tcW w:w="662" w:type="dxa"/>
            <w:shd w:val="clear" w:color="auto" w:fill="F2F2F2" w:themeFill="background1" w:themeFillShade="F2"/>
            <w:noWrap/>
            <w:vAlign w:val="center"/>
            <w:hideMark/>
          </w:tcPr>
          <w:p w14:paraId="7121769C" w14:textId="77777777" w:rsidR="00026A7E" w:rsidRPr="000E04B4" w:rsidRDefault="00026A7E" w:rsidP="0091358C">
            <w:pPr>
              <w:spacing w:line="280" w:lineRule="atLeast"/>
              <w:jc w:val="center"/>
              <w:rPr>
                <w:color w:val="000000"/>
                <w:sz w:val="20"/>
                <w:szCs w:val="20"/>
              </w:rPr>
            </w:pPr>
            <w:r w:rsidRPr="000E04B4">
              <w:rPr>
                <w:color w:val="000000"/>
                <w:sz w:val="20"/>
                <w:szCs w:val="20"/>
              </w:rPr>
              <w:t>37</w:t>
            </w:r>
          </w:p>
        </w:tc>
        <w:tc>
          <w:tcPr>
            <w:tcW w:w="1039" w:type="dxa"/>
            <w:shd w:val="clear" w:color="auto" w:fill="auto"/>
            <w:noWrap/>
            <w:vAlign w:val="center"/>
            <w:hideMark/>
          </w:tcPr>
          <w:p w14:paraId="2BD04266" w14:textId="77777777" w:rsidR="00026A7E" w:rsidRPr="000E04B4" w:rsidRDefault="00026A7E" w:rsidP="0091358C">
            <w:pPr>
              <w:spacing w:line="280" w:lineRule="atLeast"/>
              <w:jc w:val="center"/>
              <w:rPr>
                <w:color w:val="000000"/>
                <w:sz w:val="20"/>
                <w:szCs w:val="20"/>
              </w:rPr>
            </w:pPr>
            <w:r w:rsidRPr="000E04B4">
              <w:rPr>
                <w:color w:val="000000"/>
                <w:sz w:val="20"/>
                <w:szCs w:val="20"/>
              </w:rPr>
              <w:t>이지용</w:t>
            </w:r>
          </w:p>
        </w:tc>
        <w:tc>
          <w:tcPr>
            <w:tcW w:w="2410" w:type="dxa"/>
            <w:shd w:val="clear" w:color="auto" w:fill="auto"/>
            <w:noWrap/>
            <w:vAlign w:val="center"/>
            <w:hideMark/>
          </w:tcPr>
          <w:p w14:paraId="6F90031E" w14:textId="77777777" w:rsidR="00026A7E" w:rsidRPr="000E04B4" w:rsidRDefault="00026A7E" w:rsidP="0091358C">
            <w:pPr>
              <w:spacing w:line="280" w:lineRule="atLeast"/>
              <w:jc w:val="center"/>
              <w:rPr>
                <w:color w:val="000000"/>
                <w:sz w:val="20"/>
                <w:szCs w:val="20"/>
              </w:rPr>
            </w:pPr>
            <w:r w:rsidRPr="000E04B4">
              <w:rPr>
                <w:color w:val="000000"/>
                <w:sz w:val="20"/>
                <w:szCs w:val="20"/>
              </w:rPr>
              <w:t>INT</w:t>
            </w:r>
            <w:proofErr w:type="gramStart"/>
            <w:r w:rsidRPr="000E04B4">
              <w:rPr>
                <w:color w:val="000000"/>
                <w:sz w:val="20"/>
                <w:szCs w:val="20"/>
              </w:rPr>
              <w:t>사업부</w:t>
            </w:r>
            <w:r w:rsidRPr="000E04B4">
              <w:rPr>
                <w:color w:val="000000"/>
                <w:sz w:val="20"/>
                <w:szCs w:val="20"/>
              </w:rPr>
              <w:t xml:space="preserve"> /</w:t>
            </w:r>
            <w:proofErr w:type="gramEnd"/>
            <w:r w:rsidRPr="000E04B4">
              <w:rPr>
                <w:color w:val="000000"/>
                <w:sz w:val="20"/>
                <w:szCs w:val="20"/>
              </w:rPr>
              <w:t xml:space="preserve"> </w:t>
            </w:r>
            <w:r>
              <w:rPr>
                <w:color w:val="000000"/>
                <w:sz w:val="20"/>
                <w:szCs w:val="20"/>
              </w:rPr>
              <w:br/>
            </w:r>
            <w:r w:rsidRPr="000E04B4">
              <w:rPr>
                <w:color w:val="000000"/>
                <w:sz w:val="20"/>
                <w:szCs w:val="20"/>
              </w:rPr>
              <w:t>생활용품부</w:t>
            </w:r>
          </w:p>
        </w:tc>
        <w:tc>
          <w:tcPr>
            <w:tcW w:w="1418" w:type="dxa"/>
            <w:shd w:val="clear" w:color="auto" w:fill="auto"/>
            <w:noWrap/>
            <w:vAlign w:val="center"/>
            <w:hideMark/>
          </w:tcPr>
          <w:p w14:paraId="02D47B5B" w14:textId="77777777" w:rsidR="00026A7E" w:rsidRPr="000E04B4" w:rsidRDefault="00026A7E" w:rsidP="0091358C">
            <w:pPr>
              <w:spacing w:line="280" w:lineRule="atLeast"/>
              <w:jc w:val="center"/>
              <w:rPr>
                <w:color w:val="000000"/>
                <w:sz w:val="20"/>
                <w:szCs w:val="20"/>
              </w:rPr>
            </w:pPr>
            <w:r w:rsidRPr="000E04B4">
              <w:rPr>
                <w:color w:val="000000"/>
                <w:sz w:val="20"/>
                <w:szCs w:val="20"/>
              </w:rPr>
              <w:t>2019-07-10</w:t>
            </w:r>
          </w:p>
        </w:tc>
        <w:tc>
          <w:tcPr>
            <w:tcW w:w="3685" w:type="dxa"/>
            <w:shd w:val="clear" w:color="auto" w:fill="auto"/>
            <w:vAlign w:val="center"/>
            <w:hideMark/>
          </w:tcPr>
          <w:p w14:paraId="2C8D0370" w14:textId="77777777" w:rsidR="00026A7E" w:rsidRPr="000E04B4" w:rsidRDefault="00026A7E" w:rsidP="0091358C">
            <w:pPr>
              <w:spacing w:line="280" w:lineRule="atLeast"/>
              <w:jc w:val="center"/>
              <w:rPr>
                <w:color w:val="000000"/>
                <w:sz w:val="20"/>
                <w:szCs w:val="20"/>
              </w:rPr>
            </w:pPr>
            <w:r w:rsidRPr="000E04B4">
              <w:rPr>
                <w:color w:val="000000"/>
                <w:sz w:val="20"/>
                <w:szCs w:val="20"/>
              </w:rPr>
              <w:t>스타필드</w:t>
            </w:r>
            <w:r w:rsidRPr="000E04B4">
              <w:rPr>
                <w:color w:val="000000"/>
                <w:sz w:val="20"/>
                <w:szCs w:val="20"/>
              </w:rPr>
              <w:t xml:space="preserve"> </w:t>
            </w:r>
            <w:proofErr w:type="spellStart"/>
            <w:r w:rsidRPr="000E04B4">
              <w:rPr>
                <w:color w:val="000000"/>
                <w:sz w:val="20"/>
                <w:szCs w:val="20"/>
              </w:rPr>
              <w:t>고양점</w:t>
            </w:r>
            <w:proofErr w:type="spellEnd"/>
            <w:r w:rsidRPr="000E04B4">
              <w:rPr>
                <w:color w:val="000000"/>
                <w:sz w:val="20"/>
                <w:szCs w:val="20"/>
              </w:rPr>
              <w:t xml:space="preserve"> </w:t>
            </w:r>
            <w:r w:rsidRPr="000E04B4">
              <w:rPr>
                <w:color w:val="000000"/>
                <w:sz w:val="20"/>
                <w:szCs w:val="20"/>
              </w:rPr>
              <w:t>한샘</w:t>
            </w:r>
            <w:r w:rsidRPr="000E04B4">
              <w:rPr>
                <w:color w:val="000000"/>
                <w:sz w:val="20"/>
                <w:szCs w:val="20"/>
              </w:rPr>
              <w:t xml:space="preserve"> </w:t>
            </w:r>
            <w:r w:rsidRPr="000E04B4">
              <w:rPr>
                <w:color w:val="000000"/>
                <w:sz w:val="20"/>
                <w:szCs w:val="20"/>
              </w:rPr>
              <w:t>매장</w:t>
            </w:r>
            <w:r w:rsidRPr="000E04B4">
              <w:rPr>
                <w:color w:val="000000"/>
                <w:sz w:val="20"/>
                <w:szCs w:val="20"/>
              </w:rPr>
              <w:br/>
            </w:r>
            <w:r w:rsidRPr="00E50A87">
              <w:rPr>
                <w:color w:val="000000"/>
                <w:spacing w:val="-2"/>
                <w:sz w:val="20"/>
                <w:szCs w:val="20"/>
              </w:rPr>
              <w:t>(</w:t>
            </w:r>
            <w:r w:rsidRPr="00E50A87">
              <w:rPr>
                <w:color w:val="000000"/>
                <w:spacing w:val="-2"/>
                <w:sz w:val="20"/>
                <w:szCs w:val="20"/>
              </w:rPr>
              <w:t>경기도</w:t>
            </w:r>
            <w:r w:rsidRPr="00E50A87">
              <w:rPr>
                <w:color w:val="000000"/>
                <w:spacing w:val="-2"/>
                <w:sz w:val="20"/>
                <w:szCs w:val="20"/>
              </w:rPr>
              <w:t xml:space="preserve"> </w:t>
            </w:r>
            <w:r w:rsidRPr="00E50A87">
              <w:rPr>
                <w:color w:val="000000"/>
                <w:spacing w:val="-2"/>
                <w:sz w:val="20"/>
                <w:szCs w:val="20"/>
              </w:rPr>
              <w:t>고양시</w:t>
            </w:r>
            <w:r w:rsidRPr="00E50A87">
              <w:rPr>
                <w:color w:val="000000"/>
                <w:spacing w:val="-2"/>
                <w:sz w:val="20"/>
                <w:szCs w:val="20"/>
              </w:rPr>
              <w:t xml:space="preserve"> </w:t>
            </w:r>
            <w:r w:rsidRPr="00E50A87">
              <w:rPr>
                <w:color w:val="000000"/>
                <w:spacing w:val="-2"/>
                <w:sz w:val="20"/>
                <w:szCs w:val="20"/>
              </w:rPr>
              <w:t>덕양구</w:t>
            </w:r>
            <w:r w:rsidRPr="00E50A87">
              <w:rPr>
                <w:color w:val="000000"/>
                <w:spacing w:val="-2"/>
                <w:sz w:val="20"/>
                <w:szCs w:val="20"/>
              </w:rPr>
              <w:t xml:space="preserve"> </w:t>
            </w:r>
            <w:r w:rsidRPr="00E50A87">
              <w:rPr>
                <w:color w:val="000000"/>
                <w:spacing w:val="-2"/>
                <w:sz w:val="20"/>
                <w:szCs w:val="20"/>
              </w:rPr>
              <w:t>고양대로</w:t>
            </w:r>
            <w:r w:rsidRPr="00E50A87">
              <w:rPr>
                <w:color w:val="000000"/>
                <w:spacing w:val="-2"/>
                <w:sz w:val="20"/>
                <w:szCs w:val="20"/>
              </w:rPr>
              <w:t xml:space="preserve"> 1955)</w:t>
            </w:r>
          </w:p>
        </w:tc>
        <w:tc>
          <w:tcPr>
            <w:tcW w:w="5356" w:type="dxa"/>
            <w:shd w:val="clear" w:color="auto" w:fill="auto"/>
            <w:vAlign w:val="center"/>
            <w:hideMark/>
          </w:tcPr>
          <w:p w14:paraId="38C9AE11" w14:textId="77777777" w:rsidR="00026A7E" w:rsidRPr="000E04B4" w:rsidRDefault="00026A7E" w:rsidP="0091358C">
            <w:pPr>
              <w:spacing w:line="280" w:lineRule="atLeast"/>
              <w:jc w:val="left"/>
              <w:rPr>
                <w:color w:val="000000"/>
                <w:sz w:val="20"/>
                <w:szCs w:val="20"/>
              </w:rPr>
            </w:pPr>
            <w:r w:rsidRPr="000E04B4">
              <w:rPr>
                <w:color w:val="000000"/>
                <w:sz w:val="20"/>
                <w:szCs w:val="20"/>
              </w:rPr>
              <w:t>고객이</w:t>
            </w:r>
            <w:r w:rsidRPr="000E04B4">
              <w:rPr>
                <w:color w:val="000000"/>
                <w:sz w:val="20"/>
                <w:szCs w:val="20"/>
              </w:rPr>
              <w:t xml:space="preserve"> </w:t>
            </w:r>
            <w:r w:rsidRPr="000E04B4">
              <w:rPr>
                <w:color w:val="000000"/>
                <w:sz w:val="20"/>
                <w:szCs w:val="20"/>
              </w:rPr>
              <w:t>해당</w:t>
            </w:r>
            <w:r w:rsidRPr="000E04B4">
              <w:rPr>
                <w:color w:val="000000"/>
                <w:sz w:val="20"/>
                <w:szCs w:val="20"/>
              </w:rPr>
              <w:t xml:space="preserve"> </w:t>
            </w:r>
            <w:r w:rsidRPr="000E04B4">
              <w:rPr>
                <w:color w:val="000000"/>
                <w:sz w:val="20"/>
                <w:szCs w:val="20"/>
              </w:rPr>
              <w:t>직원에게</w:t>
            </w:r>
            <w:r w:rsidRPr="000E04B4">
              <w:rPr>
                <w:color w:val="000000"/>
                <w:sz w:val="20"/>
                <w:szCs w:val="20"/>
              </w:rPr>
              <w:t xml:space="preserve"> </w:t>
            </w:r>
            <w:r w:rsidRPr="000E04B4">
              <w:rPr>
                <w:color w:val="000000"/>
                <w:sz w:val="20"/>
                <w:szCs w:val="20"/>
              </w:rPr>
              <w:t>폭언</w:t>
            </w:r>
            <w:r w:rsidRPr="000E04B4">
              <w:rPr>
                <w:color w:val="000000"/>
                <w:sz w:val="20"/>
                <w:szCs w:val="20"/>
              </w:rPr>
              <w:t>(</w:t>
            </w:r>
            <w:r w:rsidRPr="000E04B4">
              <w:rPr>
                <w:color w:val="000000"/>
                <w:sz w:val="20"/>
                <w:szCs w:val="20"/>
              </w:rPr>
              <w:t>심한</w:t>
            </w:r>
            <w:r w:rsidRPr="000E04B4">
              <w:rPr>
                <w:color w:val="000000"/>
                <w:sz w:val="20"/>
                <w:szCs w:val="20"/>
              </w:rPr>
              <w:t xml:space="preserve"> </w:t>
            </w:r>
            <w:r w:rsidRPr="000E04B4">
              <w:rPr>
                <w:color w:val="000000"/>
                <w:sz w:val="20"/>
                <w:szCs w:val="20"/>
              </w:rPr>
              <w:t>욕설</w:t>
            </w:r>
            <w:r w:rsidRPr="000E04B4">
              <w:rPr>
                <w:color w:val="000000"/>
                <w:sz w:val="20"/>
                <w:szCs w:val="20"/>
              </w:rPr>
              <w:t>)</w:t>
            </w:r>
            <w:r w:rsidRPr="000E04B4">
              <w:rPr>
                <w:color w:val="000000"/>
                <w:sz w:val="20"/>
                <w:szCs w:val="20"/>
              </w:rPr>
              <w:t>과</w:t>
            </w:r>
            <w:r w:rsidRPr="000E04B4">
              <w:rPr>
                <w:color w:val="000000"/>
                <w:sz w:val="20"/>
                <w:szCs w:val="20"/>
              </w:rPr>
              <w:t xml:space="preserve"> </w:t>
            </w:r>
            <w:r w:rsidRPr="000E04B4">
              <w:rPr>
                <w:color w:val="000000"/>
                <w:sz w:val="20"/>
                <w:szCs w:val="20"/>
              </w:rPr>
              <w:t>폭행</w:t>
            </w:r>
            <w:r w:rsidRPr="000E04B4">
              <w:rPr>
                <w:color w:val="000000"/>
                <w:sz w:val="20"/>
                <w:szCs w:val="20"/>
              </w:rPr>
              <w:t>(</w:t>
            </w:r>
            <w:r w:rsidRPr="000E04B4">
              <w:rPr>
                <w:color w:val="000000"/>
                <w:sz w:val="20"/>
                <w:szCs w:val="20"/>
              </w:rPr>
              <w:t>직원을</w:t>
            </w:r>
            <w:r w:rsidRPr="000E04B4">
              <w:rPr>
                <w:color w:val="000000"/>
                <w:sz w:val="20"/>
                <w:szCs w:val="20"/>
              </w:rPr>
              <w:t xml:space="preserve"> </w:t>
            </w:r>
            <w:r w:rsidRPr="000E04B4">
              <w:rPr>
                <w:color w:val="000000"/>
                <w:sz w:val="20"/>
                <w:szCs w:val="20"/>
              </w:rPr>
              <w:t>잡고</w:t>
            </w:r>
            <w:r w:rsidRPr="000E04B4">
              <w:rPr>
                <w:color w:val="000000"/>
                <w:sz w:val="20"/>
                <w:szCs w:val="20"/>
              </w:rPr>
              <w:t xml:space="preserve"> </w:t>
            </w:r>
            <w:r w:rsidRPr="000E04B4">
              <w:rPr>
                <w:color w:val="000000"/>
                <w:sz w:val="20"/>
                <w:szCs w:val="20"/>
              </w:rPr>
              <w:t>흔들며</w:t>
            </w:r>
            <w:r w:rsidRPr="000E04B4">
              <w:rPr>
                <w:color w:val="000000"/>
                <w:sz w:val="20"/>
                <w:szCs w:val="20"/>
              </w:rPr>
              <w:t xml:space="preserve"> </w:t>
            </w:r>
            <w:r w:rsidRPr="000E04B4">
              <w:rPr>
                <w:color w:val="000000"/>
                <w:sz w:val="20"/>
                <w:szCs w:val="20"/>
              </w:rPr>
              <w:t>팔을</w:t>
            </w:r>
            <w:r w:rsidRPr="000E04B4">
              <w:rPr>
                <w:color w:val="000000"/>
                <w:sz w:val="20"/>
                <w:szCs w:val="20"/>
              </w:rPr>
              <w:t xml:space="preserve"> </w:t>
            </w:r>
            <w:r w:rsidRPr="000E04B4">
              <w:rPr>
                <w:color w:val="000000"/>
                <w:sz w:val="20"/>
                <w:szCs w:val="20"/>
              </w:rPr>
              <w:t>내리침</w:t>
            </w:r>
            <w:r w:rsidRPr="000E04B4">
              <w:rPr>
                <w:color w:val="000000"/>
                <w:sz w:val="20"/>
                <w:szCs w:val="20"/>
              </w:rPr>
              <w:t>)</w:t>
            </w:r>
            <w:r w:rsidRPr="000E04B4">
              <w:rPr>
                <w:color w:val="000000"/>
                <w:sz w:val="20"/>
                <w:szCs w:val="20"/>
              </w:rPr>
              <w:t>을</w:t>
            </w:r>
            <w:r w:rsidRPr="000E04B4">
              <w:rPr>
                <w:color w:val="000000"/>
                <w:sz w:val="20"/>
                <w:szCs w:val="20"/>
              </w:rPr>
              <w:t xml:space="preserve"> </w:t>
            </w:r>
            <w:r w:rsidRPr="000E04B4">
              <w:rPr>
                <w:color w:val="000000"/>
                <w:sz w:val="20"/>
                <w:szCs w:val="20"/>
              </w:rPr>
              <w:t>하며</w:t>
            </w:r>
            <w:r w:rsidRPr="000E04B4">
              <w:rPr>
                <w:color w:val="000000"/>
                <w:sz w:val="20"/>
                <w:szCs w:val="20"/>
              </w:rPr>
              <w:t xml:space="preserve"> </w:t>
            </w:r>
            <w:r w:rsidRPr="000E04B4">
              <w:rPr>
                <w:color w:val="000000"/>
                <w:sz w:val="20"/>
                <w:szCs w:val="20"/>
              </w:rPr>
              <w:t>고성을</w:t>
            </w:r>
            <w:r w:rsidRPr="000E04B4">
              <w:rPr>
                <w:color w:val="000000"/>
                <w:sz w:val="20"/>
                <w:szCs w:val="20"/>
              </w:rPr>
              <w:t xml:space="preserve"> </w:t>
            </w:r>
            <w:r w:rsidRPr="000E04B4">
              <w:rPr>
                <w:color w:val="000000"/>
                <w:sz w:val="20"/>
                <w:szCs w:val="20"/>
              </w:rPr>
              <w:t>지름</w:t>
            </w:r>
            <w:r w:rsidRPr="000E04B4">
              <w:rPr>
                <w:color w:val="000000"/>
                <w:sz w:val="20"/>
                <w:szCs w:val="20"/>
              </w:rPr>
              <w:t>.</w:t>
            </w:r>
          </w:p>
        </w:tc>
      </w:tr>
      <w:tr w:rsidR="00026A7E" w:rsidRPr="00CB2B3F" w14:paraId="26A862A7" w14:textId="77777777" w:rsidTr="0091358C">
        <w:trPr>
          <w:cantSplit/>
          <w:trHeight w:val="340"/>
        </w:trPr>
        <w:tc>
          <w:tcPr>
            <w:tcW w:w="662" w:type="dxa"/>
            <w:shd w:val="clear" w:color="auto" w:fill="F2F2F2" w:themeFill="background1" w:themeFillShade="F2"/>
            <w:noWrap/>
            <w:vAlign w:val="center"/>
            <w:hideMark/>
          </w:tcPr>
          <w:p w14:paraId="044611E6" w14:textId="77777777" w:rsidR="00026A7E" w:rsidRPr="000E04B4" w:rsidRDefault="00026A7E" w:rsidP="0091358C">
            <w:pPr>
              <w:spacing w:line="280" w:lineRule="atLeast"/>
              <w:jc w:val="center"/>
              <w:rPr>
                <w:color w:val="000000"/>
                <w:sz w:val="20"/>
                <w:szCs w:val="20"/>
              </w:rPr>
            </w:pPr>
            <w:r w:rsidRPr="000E04B4">
              <w:rPr>
                <w:color w:val="000000"/>
                <w:sz w:val="20"/>
                <w:szCs w:val="20"/>
              </w:rPr>
              <w:t>38</w:t>
            </w:r>
          </w:p>
        </w:tc>
        <w:tc>
          <w:tcPr>
            <w:tcW w:w="1039" w:type="dxa"/>
            <w:shd w:val="clear" w:color="auto" w:fill="auto"/>
            <w:noWrap/>
            <w:vAlign w:val="center"/>
            <w:hideMark/>
          </w:tcPr>
          <w:p w14:paraId="0F2960A7"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김석희</w:t>
            </w:r>
            <w:proofErr w:type="spellEnd"/>
          </w:p>
        </w:tc>
        <w:tc>
          <w:tcPr>
            <w:tcW w:w="2410" w:type="dxa"/>
            <w:shd w:val="clear" w:color="auto" w:fill="auto"/>
            <w:noWrap/>
            <w:vAlign w:val="center"/>
            <w:hideMark/>
          </w:tcPr>
          <w:p w14:paraId="416D8DB5"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proofErr w:type="gramStart"/>
            <w:r w:rsidRPr="000E04B4">
              <w:rPr>
                <w:color w:val="000000"/>
                <w:sz w:val="20"/>
                <w:szCs w:val="20"/>
              </w:rPr>
              <w:t>센터</w:t>
            </w:r>
            <w:r w:rsidRPr="000E04B4">
              <w:rPr>
                <w:color w:val="000000"/>
                <w:sz w:val="20"/>
                <w:szCs w:val="20"/>
              </w:rPr>
              <w:t xml:space="preserve"> /</w:t>
            </w:r>
            <w:proofErr w:type="gramEnd"/>
            <w:r w:rsidRPr="000E04B4">
              <w:rPr>
                <w:color w:val="000000"/>
                <w:sz w:val="20"/>
                <w:szCs w:val="20"/>
              </w:rPr>
              <w:t xml:space="preserve"> A/S</w:t>
            </w:r>
            <w:r w:rsidRPr="000E04B4">
              <w:rPr>
                <w:color w:val="000000"/>
                <w:sz w:val="20"/>
                <w:szCs w:val="20"/>
              </w:rPr>
              <w:t>팀</w:t>
            </w:r>
            <w:r w:rsidRPr="000E04B4">
              <w:rPr>
                <w:color w:val="000000"/>
                <w:sz w:val="20"/>
                <w:szCs w:val="20"/>
              </w:rPr>
              <w:t xml:space="preserve"> / </w:t>
            </w:r>
            <w:r>
              <w:rPr>
                <w:color w:val="000000"/>
                <w:sz w:val="20"/>
                <w:szCs w:val="20"/>
              </w:rPr>
              <w:br/>
            </w:r>
            <w:r w:rsidRPr="000E04B4">
              <w:rPr>
                <w:color w:val="000000"/>
                <w:sz w:val="20"/>
                <w:szCs w:val="20"/>
              </w:rPr>
              <w:t>경남센터</w:t>
            </w:r>
          </w:p>
        </w:tc>
        <w:tc>
          <w:tcPr>
            <w:tcW w:w="1418" w:type="dxa"/>
            <w:shd w:val="clear" w:color="auto" w:fill="auto"/>
            <w:noWrap/>
            <w:vAlign w:val="center"/>
            <w:hideMark/>
          </w:tcPr>
          <w:p w14:paraId="22E22495" w14:textId="77777777" w:rsidR="00026A7E" w:rsidRPr="000E04B4" w:rsidRDefault="00026A7E" w:rsidP="0091358C">
            <w:pPr>
              <w:spacing w:line="280" w:lineRule="atLeast"/>
              <w:jc w:val="center"/>
              <w:rPr>
                <w:color w:val="000000"/>
                <w:sz w:val="20"/>
                <w:szCs w:val="20"/>
              </w:rPr>
            </w:pPr>
            <w:r w:rsidRPr="000E04B4">
              <w:rPr>
                <w:color w:val="000000"/>
                <w:sz w:val="20"/>
                <w:szCs w:val="20"/>
              </w:rPr>
              <w:t>2019-08-22</w:t>
            </w:r>
          </w:p>
        </w:tc>
        <w:tc>
          <w:tcPr>
            <w:tcW w:w="3685" w:type="dxa"/>
            <w:shd w:val="clear" w:color="auto" w:fill="auto"/>
            <w:vAlign w:val="center"/>
            <w:hideMark/>
          </w:tcPr>
          <w:p w14:paraId="58A23B13" w14:textId="77777777" w:rsidR="00026A7E" w:rsidRPr="000E04B4" w:rsidRDefault="00026A7E" w:rsidP="0091358C">
            <w:pPr>
              <w:spacing w:line="280" w:lineRule="atLeast"/>
              <w:jc w:val="center"/>
              <w:rPr>
                <w:color w:val="000000"/>
                <w:sz w:val="20"/>
                <w:szCs w:val="20"/>
              </w:rPr>
            </w:pPr>
            <w:r w:rsidRPr="000E04B4">
              <w:rPr>
                <w:color w:val="000000"/>
                <w:sz w:val="20"/>
                <w:szCs w:val="20"/>
              </w:rPr>
              <w:t xml:space="preserve">A/S </w:t>
            </w:r>
            <w:r w:rsidRPr="000E04B4">
              <w:rPr>
                <w:color w:val="000000"/>
                <w:sz w:val="20"/>
                <w:szCs w:val="20"/>
              </w:rPr>
              <w:t>현장</w:t>
            </w:r>
            <w:r w:rsidRPr="000E04B4">
              <w:rPr>
                <w:color w:val="000000"/>
                <w:sz w:val="20"/>
                <w:szCs w:val="20"/>
              </w:rPr>
              <w:br/>
              <w:t>(</w:t>
            </w:r>
            <w:r w:rsidRPr="000E04B4">
              <w:rPr>
                <w:color w:val="000000"/>
                <w:sz w:val="20"/>
                <w:szCs w:val="20"/>
              </w:rPr>
              <w:t>경남</w:t>
            </w:r>
            <w:r w:rsidRPr="000E04B4">
              <w:rPr>
                <w:color w:val="000000"/>
                <w:sz w:val="20"/>
                <w:szCs w:val="20"/>
              </w:rPr>
              <w:t xml:space="preserve"> </w:t>
            </w:r>
            <w:r w:rsidRPr="000E04B4">
              <w:rPr>
                <w:color w:val="000000"/>
                <w:sz w:val="20"/>
                <w:szCs w:val="20"/>
              </w:rPr>
              <w:t>창원시</w:t>
            </w:r>
            <w:r w:rsidRPr="000E04B4">
              <w:rPr>
                <w:color w:val="000000"/>
                <w:sz w:val="20"/>
                <w:szCs w:val="20"/>
              </w:rPr>
              <w:t xml:space="preserve"> </w:t>
            </w:r>
            <w:r w:rsidRPr="000E04B4">
              <w:rPr>
                <w:color w:val="000000"/>
                <w:sz w:val="20"/>
                <w:szCs w:val="20"/>
              </w:rPr>
              <w:t>마산회원구</w:t>
            </w:r>
            <w:r w:rsidRPr="000E04B4">
              <w:rPr>
                <w:color w:val="000000"/>
                <w:sz w:val="20"/>
                <w:szCs w:val="20"/>
              </w:rPr>
              <w:t xml:space="preserve"> </w:t>
            </w:r>
            <w:proofErr w:type="spellStart"/>
            <w:r w:rsidRPr="000E04B4">
              <w:rPr>
                <w:color w:val="000000"/>
                <w:sz w:val="20"/>
                <w:szCs w:val="20"/>
              </w:rPr>
              <w:t>내서읍</w:t>
            </w:r>
            <w:proofErr w:type="spellEnd"/>
            <w:r w:rsidRPr="000E04B4">
              <w:rPr>
                <w:color w:val="000000"/>
                <w:sz w:val="20"/>
                <w:szCs w:val="20"/>
              </w:rPr>
              <w:t xml:space="preserve"> </w:t>
            </w:r>
            <w:r>
              <w:rPr>
                <w:color w:val="000000"/>
                <w:sz w:val="20"/>
                <w:szCs w:val="20"/>
              </w:rPr>
              <w:br/>
            </w:r>
            <w:proofErr w:type="spellStart"/>
            <w:r w:rsidRPr="000E04B4">
              <w:rPr>
                <w:color w:val="000000"/>
                <w:sz w:val="20"/>
                <w:szCs w:val="20"/>
              </w:rPr>
              <w:t>감천로</w:t>
            </w:r>
            <w:proofErr w:type="spellEnd"/>
            <w:r w:rsidRPr="000E04B4">
              <w:rPr>
                <w:color w:val="000000"/>
                <w:sz w:val="20"/>
                <w:szCs w:val="20"/>
              </w:rPr>
              <w:t xml:space="preserve"> 115-19)</w:t>
            </w:r>
          </w:p>
        </w:tc>
        <w:tc>
          <w:tcPr>
            <w:tcW w:w="5356" w:type="dxa"/>
            <w:shd w:val="clear" w:color="auto" w:fill="auto"/>
            <w:vAlign w:val="center"/>
            <w:hideMark/>
          </w:tcPr>
          <w:p w14:paraId="62C124A9"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바스</w:t>
            </w:r>
            <w:proofErr w:type="spellEnd"/>
            <w:r w:rsidRPr="000E04B4">
              <w:rPr>
                <w:color w:val="000000"/>
                <w:sz w:val="20"/>
                <w:szCs w:val="20"/>
              </w:rPr>
              <w:t xml:space="preserve"> </w:t>
            </w:r>
            <w:r w:rsidRPr="000E04B4">
              <w:rPr>
                <w:color w:val="000000"/>
                <w:sz w:val="20"/>
                <w:szCs w:val="20"/>
              </w:rPr>
              <w:t>양변기</w:t>
            </w:r>
            <w:r w:rsidRPr="000E04B4">
              <w:rPr>
                <w:color w:val="000000"/>
                <w:sz w:val="20"/>
                <w:szCs w:val="20"/>
              </w:rPr>
              <w:t xml:space="preserve"> </w:t>
            </w:r>
            <w:r w:rsidRPr="000E04B4">
              <w:rPr>
                <w:color w:val="000000"/>
                <w:sz w:val="20"/>
                <w:szCs w:val="20"/>
              </w:rPr>
              <w:t>바닥해체</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탱크</w:t>
            </w:r>
            <w:r w:rsidRPr="000E04B4">
              <w:rPr>
                <w:color w:val="000000"/>
                <w:sz w:val="20"/>
                <w:szCs w:val="20"/>
              </w:rPr>
              <w:t xml:space="preserve"> </w:t>
            </w:r>
            <w:proofErr w:type="spellStart"/>
            <w:r w:rsidRPr="000E04B4">
              <w:rPr>
                <w:color w:val="000000"/>
                <w:sz w:val="20"/>
                <w:szCs w:val="20"/>
              </w:rPr>
              <w:t>고정볼트분리중</w:t>
            </w:r>
            <w:proofErr w:type="spellEnd"/>
            <w:r w:rsidRPr="000E04B4">
              <w:rPr>
                <w:color w:val="000000"/>
                <w:sz w:val="20"/>
                <w:szCs w:val="20"/>
              </w:rPr>
              <w:t xml:space="preserve"> </w:t>
            </w:r>
            <w:r w:rsidRPr="000E04B4">
              <w:rPr>
                <w:color w:val="000000"/>
                <w:sz w:val="20"/>
                <w:szCs w:val="20"/>
              </w:rPr>
              <w:t>너트</w:t>
            </w:r>
            <w:r w:rsidRPr="000E04B4">
              <w:rPr>
                <w:color w:val="000000"/>
                <w:sz w:val="20"/>
                <w:szCs w:val="20"/>
              </w:rPr>
              <w:t xml:space="preserve"> </w:t>
            </w:r>
            <w:r w:rsidRPr="000E04B4">
              <w:rPr>
                <w:color w:val="000000"/>
                <w:sz w:val="20"/>
                <w:szCs w:val="20"/>
              </w:rPr>
              <w:t>마모로</w:t>
            </w:r>
            <w:r w:rsidRPr="000E04B4">
              <w:rPr>
                <w:color w:val="000000"/>
                <w:sz w:val="20"/>
                <w:szCs w:val="20"/>
              </w:rPr>
              <w:t xml:space="preserve"> </w:t>
            </w:r>
            <w:r w:rsidRPr="000E04B4">
              <w:rPr>
                <w:color w:val="000000"/>
                <w:sz w:val="20"/>
                <w:szCs w:val="20"/>
              </w:rPr>
              <w:t>풀리지</w:t>
            </w:r>
            <w:r w:rsidRPr="000E04B4">
              <w:rPr>
                <w:color w:val="000000"/>
                <w:sz w:val="20"/>
                <w:szCs w:val="20"/>
              </w:rPr>
              <w:t xml:space="preserve"> </w:t>
            </w:r>
            <w:r w:rsidRPr="000E04B4">
              <w:rPr>
                <w:color w:val="000000"/>
                <w:sz w:val="20"/>
                <w:szCs w:val="20"/>
              </w:rPr>
              <w:t>않아</w:t>
            </w:r>
            <w:r w:rsidRPr="000E04B4">
              <w:rPr>
                <w:color w:val="000000"/>
                <w:sz w:val="20"/>
                <w:szCs w:val="20"/>
              </w:rPr>
              <w:t xml:space="preserve"> </w:t>
            </w:r>
            <w:proofErr w:type="spellStart"/>
            <w:r w:rsidRPr="000E04B4">
              <w:rPr>
                <w:color w:val="000000"/>
                <w:sz w:val="20"/>
                <w:szCs w:val="20"/>
              </w:rPr>
              <w:t>후크커터</w:t>
            </w:r>
            <w:proofErr w:type="spellEnd"/>
            <w:r w:rsidRPr="000E04B4">
              <w:rPr>
                <w:color w:val="000000"/>
                <w:sz w:val="20"/>
                <w:szCs w:val="20"/>
              </w:rPr>
              <w:t xml:space="preserve"> </w:t>
            </w:r>
            <w:r w:rsidRPr="000E04B4">
              <w:rPr>
                <w:color w:val="000000"/>
                <w:sz w:val="20"/>
                <w:szCs w:val="20"/>
              </w:rPr>
              <w:t>공구</w:t>
            </w:r>
            <w:r w:rsidRPr="000E04B4">
              <w:rPr>
                <w:color w:val="000000"/>
                <w:sz w:val="20"/>
                <w:szCs w:val="20"/>
              </w:rPr>
              <w:t xml:space="preserve"> </w:t>
            </w:r>
            <w:r w:rsidRPr="000E04B4">
              <w:rPr>
                <w:color w:val="000000"/>
                <w:sz w:val="20"/>
                <w:szCs w:val="20"/>
              </w:rPr>
              <w:t>걸어서</w:t>
            </w:r>
            <w:r w:rsidRPr="000E04B4">
              <w:rPr>
                <w:color w:val="000000"/>
                <w:sz w:val="20"/>
                <w:szCs w:val="20"/>
              </w:rPr>
              <w:t xml:space="preserve"> </w:t>
            </w:r>
            <w:r w:rsidRPr="000E04B4">
              <w:rPr>
                <w:color w:val="000000"/>
                <w:sz w:val="20"/>
                <w:szCs w:val="20"/>
              </w:rPr>
              <w:t>당겨</w:t>
            </w:r>
            <w:r w:rsidRPr="000E04B4">
              <w:rPr>
                <w:color w:val="000000"/>
                <w:sz w:val="20"/>
                <w:szCs w:val="20"/>
              </w:rPr>
              <w:t xml:space="preserve"> </w:t>
            </w:r>
            <w:proofErr w:type="gramStart"/>
            <w:r w:rsidRPr="000E04B4">
              <w:rPr>
                <w:color w:val="000000"/>
                <w:sz w:val="20"/>
                <w:szCs w:val="20"/>
              </w:rPr>
              <w:t>제거</w:t>
            </w:r>
            <w:r w:rsidRPr="000E04B4">
              <w:rPr>
                <w:color w:val="000000"/>
                <w:sz w:val="20"/>
                <w:szCs w:val="20"/>
              </w:rPr>
              <w:t xml:space="preserve"> </w:t>
            </w:r>
            <w:r w:rsidRPr="000E04B4">
              <w:rPr>
                <w:color w:val="000000"/>
                <w:sz w:val="20"/>
                <w:szCs w:val="20"/>
              </w:rPr>
              <w:t>하는</w:t>
            </w:r>
            <w:proofErr w:type="gramEnd"/>
            <w:r w:rsidRPr="000E04B4">
              <w:rPr>
                <w:color w:val="000000"/>
                <w:sz w:val="20"/>
                <w:szCs w:val="20"/>
              </w:rPr>
              <w:t xml:space="preserve"> </w:t>
            </w:r>
            <w:r w:rsidRPr="000E04B4">
              <w:rPr>
                <w:color w:val="000000"/>
                <w:sz w:val="20"/>
                <w:szCs w:val="20"/>
              </w:rPr>
              <w:t>과정에</w:t>
            </w:r>
            <w:r w:rsidRPr="000E04B4">
              <w:rPr>
                <w:color w:val="000000"/>
                <w:sz w:val="20"/>
                <w:szCs w:val="20"/>
              </w:rPr>
              <w:t xml:space="preserve"> </w:t>
            </w:r>
            <w:r w:rsidRPr="000E04B4">
              <w:rPr>
                <w:color w:val="000000"/>
                <w:sz w:val="20"/>
                <w:szCs w:val="20"/>
              </w:rPr>
              <w:t>양변기</w:t>
            </w:r>
            <w:r w:rsidRPr="000E04B4">
              <w:rPr>
                <w:color w:val="000000"/>
                <w:sz w:val="20"/>
                <w:szCs w:val="20"/>
              </w:rPr>
              <w:t xml:space="preserve"> </w:t>
            </w:r>
            <w:r w:rsidRPr="000E04B4">
              <w:rPr>
                <w:color w:val="000000"/>
                <w:sz w:val="20"/>
                <w:szCs w:val="20"/>
              </w:rPr>
              <w:t>잡고</w:t>
            </w:r>
            <w:r w:rsidRPr="000E04B4">
              <w:rPr>
                <w:color w:val="000000"/>
                <w:sz w:val="20"/>
                <w:szCs w:val="20"/>
              </w:rPr>
              <w:t xml:space="preserve"> </w:t>
            </w:r>
            <w:r w:rsidRPr="000E04B4">
              <w:rPr>
                <w:color w:val="000000"/>
                <w:sz w:val="20"/>
                <w:szCs w:val="20"/>
              </w:rPr>
              <w:t>있든</w:t>
            </w:r>
            <w:r w:rsidRPr="000E04B4">
              <w:rPr>
                <w:color w:val="000000"/>
                <w:sz w:val="20"/>
                <w:szCs w:val="20"/>
              </w:rPr>
              <w:t xml:space="preserve"> </w:t>
            </w:r>
            <w:r w:rsidRPr="000E04B4">
              <w:rPr>
                <w:color w:val="000000"/>
                <w:sz w:val="20"/>
                <w:szCs w:val="20"/>
              </w:rPr>
              <w:t>왼손</w:t>
            </w:r>
            <w:r w:rsidRPr="000E04B4">
              <w:rPr>
                <w:color w:val="000000"/>
                <w:sz w:val="20"/>
                <w:szCs w:val="20"/>
              </w:rPr>
              <w:t>(3</w:t>
            </w:r>
            <w:r w:rsidRPr="000E04B4">
              <w:rPr>
                <w:color w:val="000000"/>
                <w:sz w:val="20"/>
                <w:szCs w:val="20"/>
              </w:rPr>
              <w:t>번수지</w:t>
            </w:r>
            <w:r w:rsidRPr="000E04B4">
              <w:rPr>
                <w:color w:val="000000"/>
                <w:sz w:val="20"/>
                <w:szCs w:val="20"/>
              </w:rPr>
              <w:t xml:space="preserve">) </w:t>
            </w:r>
            <w:proofErr w:type="spellStart"/>
            <w:r w:rsidRPr="000E04B4">
              <w:rPr>
                <w:color w:val="000000"/>
                <w:sz w:val="20"/>
                <w:szCs w:val="20"/>
              </w:rPr>
              <w:t>후크커터날에</w:t>
            </w:r>
            <w:proofErr w:type="spellEnd"/>
            <w:r w:rsidRPr="000E04B4">
              <w:rPr>
                <w:color w:val="000000"/>
                <w:sz w:val="20"/>
                <w:szCs w:val="20"/>
              </w:rPr>
              <w:t xml:space="preserve"> </w:t>
            </w:r>
            <w:r w:rsidRPr="000E04B4">
              <w:rPr>
                <w:color w:val="000000"/>
                <w:sz w:val="20"/>
                <w:szCs w:val="20"/>
              </w:rPr>
              <w:t>걸려</w:t>
            </w:r>
            <w:r w:rsidRPr="000E04B4">
              <w:rPr>
                <w:color w:val="000000"/>
                <w:sz w:val="20"/>
                <w:szCs w:val="20"/>
              </w:rPr>
              <w:t xml:space="preserve"> </w:t>
            </w:r>
            <w:r w:rsidRPr="000E04B4">
              <w:rPr>
                <w:color w:val="000000"/>
                <w:sz w:val="20"/>
                <w:szCs w:val="20"/>
              </w:rPr>
              <w:t>상해</w:t>
            </w:r>
            <w:r w:rsidRPr="000E04B4">
              <w:rPr>
                <w:color w:val="000000"/>
                <w:sz w:val="20"/>
                <w:szCs w:val="20"/>
              </w:rPr>
              <w:t xml:space="preserve"> </w:t>
            </w:r>
            <w:r w:rsidRPr="000E04B4">
              <w:rPr>
                <w:color w:val="000000"/>
                <w:sz w:val="20"/>
                <w:szCs w:val="20"/>
              </w:rPr>
              <w:t>발생</w:t>
            </w:r>
            <w:r w:rsidRPr="000E04B4">
              <w:rPr>
                <w:color w:val="000000"/>
                <w:sz w:val="20"/>
                <w:szCs w:val="20"/>
              </w:rPr>
              <w:t>.</w:t>
            </w:r>
          </w:p>
        </w:tc>
      </w:tr>
      <w:tr w:rsidR="00026A7E" w:rsidRPr="00CB2B3F" w14:paraId="712E4F1B" w14:textId="77777777" w:rsidTr="0091358C">
        <w:trPr>
          <w:cantSplit/>
          <w:trHeight w:val="340"/>
        </w:trPr>
        <w:tc>
          <w:tcPr>
            <w:tcW w:w="662" w:type="dxa"/>
            <w:shd w:val="clear" w:color="auto" w:fill="F2F2F2" w:themeFill="background1" w:themeFillShade="F2"/>
            <w:noWrap/>
            <w:vAlign w:val="center"/>
            <w:hideMark/>
          </w:tcPr>
          <w:p w14:paraId="24DD72CB" w14:textId="77777777" w:rsidR="00026A7E" w:rsidRPr="000E04B4" w:rsidRDefault="00026A7E" w:rsidP="0091358C">
            <w:pPr>
              <w:spacing w:line="280" w:lineRule="atLeast"/>
              <w:jc w:val="center"/>
              <w:rPr>
                <w:color w:val="000000"/>
                <w:sz w:val="20"/>
                <w:szCs w:val="20"/>
              </w:rPr>
            </w:pPr>
            <w:r w:rsidRPr="000E04B4">
              <w:rPr>
                <w:color w:val="000000"/>
                <w:sz w:val="20"/>
                <w:szCs w:val="20"/>
              </w:rPr>
              <w:t>39</w:t>
            </w:r>
          </w:p>
        </w:tc>
        <w:tc>
          <w:tcPr>
            <w:tcW w:w="1039" w:type="dxa"/>
            <w:shd w:val="clear" w:color="auto" w:fill="auto"/>
            <w:noWrap/>
            <w:vAlign w:val="center"/>
            <w:hideMark/>
          </w:tcPr>
          <w:p w14:paraId="5E898C38" w14:textId="77777777" w:rsidR="00026A7E" w:rsidRPr="000E04B4" w:rsidRDefault="00026A7E" w:rsidP="0091358C">
            <w:pPr>
              <w:spacing w:line="280" w:lineRule="atLeast"/>
              <w:jc w:val="center"/>
              <w:rPr>
                <w:color w:val="000000"/>
                <w:sz w:val="20"/>
                <w:szCs w:val="20"/>
              </w:rPr>
            </w:pPr>
            <w:r w:rsidRPr="000E04B4">
              <w:rPr>
                <w:color w:val="000000"/>
                <w:sz w:val="20"/>
                <w:szCs w:val="20"/>
              </w:rPr>
              <w:t>박성준</w:t>
            </w:r>
          </w:p>
        </w:tc>
        <w:tc>
          <w:tcPr>
            <w:tcW w:w="2410" w:type="dxa"/>
            <w:shd w:val="clear" w:color="auto" w:fill="auto"/>
            <w:noWrap/>
            <w:vAlign w:val="center"/>
            <w:hideMark/>
          </w:tcPr>
          <w:p w14:paraId="5DD51C34"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proofErr w:type="gramStart"/>
            <w:r w:rsidRPr="000E04B4">
              <w:rPr>
                <w:color w:val="000000"/>
                <w:sz w:val="20"/>
                <w:szCs w:val="20"/>
              </w:rPr>
              <w:t>센터</w:t>
            </w:r>
            <w:r w:rsidRPr="000E04B4">
              <w:rPr>
                <w:color w:val="000000"/>
                <w:sz w:val="20"/>
                <w:szCs w:val="20"/>
              </w:rPr>
              <w:t xml:space="preserve"> /</w:t>
            </w:r>
            <w:proofErr w:type="gramEnd"/>
            <w:r w:rsidRPr="000E04B4">
              <w:rPr>
                <w:color w:val="000000"/>
                <w:sz w:val="20"/>
                <w:szCs w:val="20"/>
              </w:rPr>
              <w:t xml:space="preserve"> A/S</w:t>
            </w:r>
            <w:r w:rsidRPr="000E04B4">
              <w:rPr>
                <w:color w:val="000000"/>
                <w:sz w:val="20"/>
                <w:szCs w:val="20"/>
              </w:rPr>
              <w:t>팀</w:t>
            </w:r>
            <w:r w:rsidRPr="000E04B4">
              <w:rPr>
                <w:color w:val="000000"/>
                <w:sz w:val="20"/>
                <w:szCs w:val="20"/>
              </w:rPr>
              <w:t xml:space="preserve"> / </w:t>
            </w:r>
            <w:r>
              <w:rPr>
                <w:color w:val="000000"/>
                <w:sz w:val="20"/>
                <w:szCs w:val="20"/>
              </w:rPr>
              <w:br/>
            </w:r>
            <w:r w:rsidRPr="000E04B4">
              <w:rPr>
                <w:color w:val="000000"/>
                <w:sz w:val="20"/>
                <w:szCs w:val="20"/>
              </w:rPr>
              <w:t>중부센터</w:t>
            </w:r>
          </w:p>
        </w:tc>
        <w:tc>
          <w:tcPr>
            <w:tcW w:w="1418" w:type="dxa"/>
            <w:shd w:val="clear" w:color="auto" w:fill="auto"/>
            <w:noWrap/>
            <w:vAlign w:val="center"/>
            <w:hideMark/>
          </w:tcPr>
          <w:p w14:paraId="53A7EB41" w14:textId="77777777" w:rsidR="00026A7E" w:rsidRPr="000E04B4" w:rsidRDefault="00026A7E" w:rsidP="0091358C">
            <w:pPr>
              <w:spacing w:line="280" w:lineRule="atLeast"/>
              <w:jc w:val="center"/>
              <w:rPr>
                <w:color w:val="000000"/>
                <w:sz w:val="20"/>
                <w:szCs w:val="20"/>
              </w:rPr>
            </w:pPr>
            <w:r w:rsidRPr="000E04B4">
              <w:rPr>
                <w:color w:val="000000"/>
                <w:sz w:val="20"/>
                <w:szCs w:val="20"/>
              </w:rPr>
              <w:t>2019-09-30</w:t>
            </w:r>
          </w:p>
        </w:tc>
        <w:tc>
          <w:tcPr>
            <w:tcW w:w="3685" w:type="dxa"/>
            <w:shd w:val="clear" w:color="auto" w:fill="auto"/>
            <w:vAlign w:val="center"/>
            <w:hideMark/>
          </w:tcPr>
          <w:p w14:paraId="6BF8F9D2"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과천시</w:t>
            </w:r>
            <w:r w:rsidRPr="000E04B4">
              <w:rPr>
                <w:color w:val="000000"/>
                <w:sz w:val="20"/>
                <w:szCs w:val="20"/>
              </w:rPr>
              <w:t xml:space="preserve"> </w:t>
            </w:r>
            <w:proofErr w:type="spellStart"/>
            <w:r w:rsidRPr="000E04B4">
              <w:rPr>
                <w:color w:val="000000"/>
                <w:sz w:val="20"/>
                <w:szCs w:val="20"/>
              </w:rPr>
              <w:t>별양로</w:t>
            </w:r>
            <w:proofErr w:type="spellEnd"/>
            <w:r w:rsidRPr="000E04B4">
              <w:rPr>
                <w:color w:val="000000"/>
                <w:sz w:val="20"/>
                <w:szCs w:val="20"/>
              </w:rPr>
              <w:t xml:space="preserve"> 12 309</w:t>
            </w:r>
            <w:r w:rsidRPr="000E04B4">
              <w:rPr>
                <w:color w:val="000000"/>
                <w:sz w:val="20"/>
                <w:szCs w:val="20"/>
              </w:rPr>
              <w:t>동</w:t>
            </w:r>
            <w:r w:rsidRPr="000E04B4">
              <w:rPr>
                <w:color w:val="000000"/>
                <w:sz w:val="20"/>
                <w:szCs w:val="20"/>
              </w:rPr>
              <w:t xml:space="preserve"> 904</w:t>
            </w:r>
            <w:r w:rsidRPr="000E04B4">
              <w:rPr>
                <w:color w:val="000000"/>
                <w:sz w:val="20"/>
                <w:szCs w:val="20"/>
              </w:rPr>
              <w:t>호</w:t>
            </w:r>
            <w:r w:rsidRPr="000E04B4">
              <w:rPr>
                <w:color w:val="000000"/>
                <w:sz w:val="20"/>
                <w:szCs w:val="20"/>
              </w:rPr>
              <w:t>(</w:t>
            </w:r>
            <w:proofErr w:type="spellStart"/>
            <w:r w:rsidRPr="000E04B4">
              <w:rPr>
                <w:color w:val="000000"/>
                <w:sz w:val="20"/>
                <w:szCs w:val="20"/>
              </w:rPr>
              <w:t>원문동</w:t>
            </w:r>
            <w:proofErr w:type="spellEnd"/>
            <w:r w:rsidRPr="000E04B4">
              <w:rPr>
                <w:color w:val="000000"/>
                <w:sz w:val="20"/>
                <w:szCs w:val="20"/>
              </w:rPr>
              <w:t xml:space="preserve">, </w:t>
            </w:r>
            <w:proofErr w:type="spellStart"/>
            <w:r w:rsidRPr="000E04B4">
              <w:rPr>
                <w:color w:val="000000"/>
                <w:sz w:val="20"/>
                <w:szCs w:val="20"/>
              </w:rPr>
              <w:t>래미안슈르아파트</w:t>
            </w:r>
            <w:proofErr w:type="spellEnd"/>
            <w:r w:rsidRPr="000E04B4">
              <w:rPr>
                <w:color w:val="000000"/>
                <w:sz w:val="20"/>
                <w:szCs w:val="20"/>
              </w:rPr>
              <w:t>)</w:t>
            </w:r>
          </w:p>
        </w:tc>
        <w:tc>
          <w:tcPr>
            <w:tcW w:w="5356" w:type="dxa"/>
            <w:shd w:val="clear" w:color="auto" w:fill="auto"/>
            <w:vAlign w:val="center"/>
            <w:hideMark/>
          </w:tcPr>
          <w:p w14:paraId="4994EBFE"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드레스룸</w:t>
            </w:r>
            <w:proofErr w:type="spellEnd"/>
            <w:r w:rsidRPr="000E04B4">
              <w:rPr>
                <w:color w:val="000000"/>
                <w:sz w:val="20"/>
                <w:szCs w:val="20"/>
              </w:rPr>
              <w:t xml:space="preserve"> </w:t>
            </w:r>
            <w:r w:rsidRPr="000E04B4">
              <w:rPr>
                <w:color w:val="000000"/>
                <w:sz w:val="20"/>
                <w:szCs w:val="20"/>
              </w:rPr>
              <w:t>옷걸이봉과</w:t>
            </w:r>
            <w:r w:rsidRPr="000E04B4">
              <w:rPr>
                <w:color w:val="000000"/>
                <w:sz w:val="20"/>
                <w:szCs w:val="20"/>
              </w:rPr>
              <w:t xml:space="preserve"> </w:t>
            </w:r>
            <w:r w:rsidRPr="000E04B4">
              <w:rPr>
                <w:color w:val="000000"/>
                <w:sz w:val="20"/>
                <w:szCs w:val="20"/>
              </w:rPr>
              <w:t>브라켓</w:t>
            </w:r>
            <w:r w:rsidRPr="000E04B4">
              <w:rPr>
                <w:color w:val="000000"/>
                <w:sz w:val="20"/>
                <w:szCs w:val="20"/>
              </w:rPr>
              <w:t xml:space="preserve"> </w:t>
            </w:r>
            <w:r w:rsidRPr="000E04B4">
              <w:rPr>
                <w:color w:val="000000"/>
                <w:sz w:val="20"/>
                <w:szCs w:val="20"/>
              </w:rPr>
              <w:t>철판</w:t>
            </w:r>
            <w:r w:rsidRPr="000E04B4">
              <w:rPr>
                <w:color w:val="000000"/>
                <w:sz w:val="20"/>
                <w:szCs w:val="20"/>
              </w:rPr>
              <w:t xml:space="preserve"> </w:t>
            </w:r>
            <w:proofErr w:type="spellStart"/>
            <w:r w:rsidRPr="000E04B4">
              <w:rPr>
                <w:color w:val="000000"/>
                <w:sz w:val="20"/>
                <w:szCs w:val="20"/>
              </w:rPr>
              <w:t>타공</w:t>
            </w:r>
            <w:proofErr w:type="spellEnd"/>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드릴이</w:t>
            </w:r>
            <w:r w:rsidRPr="000E04B4">
              <w:rPr>
                <w:color w:val="000000"/>
                <w:sz w:val="20"/>
                <w:szCs w:val="20"/>
              </w:rPr>
              <w:t xml:space="preserve"> </w:t>
            </w:r>
            <w:r w:rsidRPr="000E04B4">
              <w:rPr>
                <w:color w:val="000000"/>
                <w:sz w:val="20"/>
                <w:szCs w:val="20"/>
              </w:rPr>
              <w:t>어긋나면서</w:t>
            </w:r>
            <w:r w:rsidRPr="000E04B4">
              <w:rPr>
                <w:color w:val="000000"/>
                <w:sz w:val="20"/>
                <w:szCs w:val="20"/>
              </w:rPr>
              <w:t xml:space="preserve"> </w:t>
            </w:r>
            <w:r w:rsidRPr="000E04B4">
              <w:rPr>
                <w:color w:val="000000"/>
                <w:sz w:val="20"/>
                <w:szCs w:val="20"/>
              </w:rPr>
              <w:t>브라켓을</w:t>
            </w:r>
            <w:r w:rsidRPr="000E04B4">
              <w:rPr>
                <w:color w:val="000000"/>
                <w:sz w:val="20"/>
                <w:szCs w:val="20"/>
              </w:rPr>
              <w:t xml:space="preserve"> </w:t>
            </w:r>
            <w:r w:rsidRPr="000E04B4">
              <w:rPr>
                <w:color w:val="000000"/>
                <w:sz w:val="20"/>
                <w:szCs w:val="20"/>
              </w:rPr>
              <w:t>잡고</w:t>
            </w:r>
            <w:r w:rsidRPr="000E04B4">
              <w:rPr>
                <w:color w:val="000000"/>
                <w:sz w:val="20"/>
                <w:szCs w:val="20"/>
              </w:rPr>
              <w:t xml:space="preserve"> </w:t>
            </w:r>
            <w:r w:rsidRPr="000E04B4">
              <w:rPr>
                <w:color w:val="000000"/>
                <w:sz w:val="20"/>
                <w:szCs w:val="20"/>
              </w:rPr>
              <w:t>있던</w:t>
            </w:r>
            <w:r w:rsidRPr="000E04B4">
              <w:rPr>
                <w:color w:val="000000"/>
                <w:sz w:val="20"/>
                <w:szCs w:val="20"/>
              </w:rPr>
              <w:t xml:space="preserve"> </w:t>
            </w:r>
            <w:r w:rsidRPr="000E04B4">
              <w:rPr>
                <w:color w:val="000000"/>
                <w:sz w:val="20"/>
                <w:szCs w:val="20"/>
              </w:rPr>
              <w:t>왼손</w:t>
            </w:r>
            <w:r w:rsidRPr="000E04B4">
              <w:rPr>
                <w:color w:val="000000"/>
                <w:sz w:val="20"/>
                <w:szCs w:val="20"/>
              </w:rPr>
              <w:t xml:space="preserve"> </w:t>
            </w:r>
            <w:r w:rsidRPr="000E04B4">
              <w:rPr>
                <w:color w:val="000000"/>
                <w:sz w:val="20"/>
                <w:szCs w:val="20"/>
              </w:rPr>
              <w:t>엄지와</w:t>
            </w:r>
            <w:r w:rsidRPr="000E04B4">
              <w:rPr>
                <w:color w:val="000000"/>
                <w:sz w:val="20"/>
                <w:szCs w:val="20"/>
              </w:rPr>
              <w:t xml:space="preserve"> </w:t>
            </w:r>
            <w:r w:rsidRPr="000E04B4">
              <w:rPr>
                <w:color w:val="000000"/>
                <w:sz w:val="20"/>
                <w:szCs w:val="20"/>
              </w:rPr>
              <w:t>검지</w:t>
            </w:r>
            <w:r w:rsidRPr="000E04B4">
              <w:rPr>
                <w:color w:val="000000"/>
                <w:sz w:val="20"/>
                <w:szCs w:val="20"/>
              </w:rPr>
              <w:t xml:space="preserve"> </w:t>
            </w:r>
            <w:r w:rsidRPr="000E04B4">
              <w:rPr>
                <w:color w:val="000000"/>
                <w:sz w:val="20"/>
                <w:szCs w:val="20"/>
              </w:rPr>
              <w:t>사이를</w:t>
            </w:r>
            <w:r w:rsidRPr="000E04B4">
              <w:rPr>
                <w:color w:val="000000"/>
                <w:sz w:val="20"/>
                <w:szCs w:val="20"/>
              </w:rPr>
              <w:t xml:space="preserve"> </w:t>
            </w:r>
            <w:r w:rsidRPr="000E04B4">
              <w:rPr>
                <w:color w:val="000000"/>
                <w:sz w:val="20"/>
                <w:szCs w:val="20"/>
              </w:rPr>
              <w:t>뚫고</w:t>
            </w:r>
            <w:r w:rsidRPr="000E04B4">
              <w:rPr>
                <w:color w:val="000000"/>
                <w:sz w:val="20"/>
                <w:szCs w:val="20"/>
              </w:rPr>
              <w:t xml:space="preserve"> </w:t>
            </w:r>
            <w:proofErr w:type="spellStart"/>
            <w:r w:rsidRPr="000E04B4">
              <w:rPr>
                <w:color w:val="000000"/>
                <w:sz w:val="20"/>
                <w:szCs w:val="20"/>
              </w:rPr>
              <w:t>들어감</w:t>
            </w:r>
            <w:proofErr w:type="spellEnd"/>
            <w:r w:rsidRPr="000E04B4">
              <w:rPr>
                <w:color w:val="000000"/>
                <w:sz w:val="20"/>
                <w:szCs w:val="20"/>
              </w:rPr>
              <w:t>.</w:t>
            </w:r>
          </w:p>
        </w:tc>
      </w:tr>
      <w:tr w:rsidR="00026A7E" w:rsidRPr="00CB2B3F" w14:paraId="2B1D0F98" w14:textId="77777777" w:rsidTr="0091358C">
        <w:trPr>
          <w:cantSplit/>
          <w:trHeight w:val="340"/>
        </w:trPr>
        <w:tc>
          <w:tcPr>
            <w:tcW w:w="662" w:type="dxa"/>
            <w:shd w:val="clear" w:color="auto" w:fill="F2F2F2" w:themeFill="background1" w:themeFillShade="F2"/>
            <w:noWrap/>
            <w:vAlign w:val="center"/>
            <w:hideMark/>
          </w:tcPr>
          <w:p w14:paraId="189DA4DD" w14:textId="77777777" w:rsidR="00026A7E" w:rsidRPr="000E04B4" w:rsidRDefault="00026A7E" w:rsidP="0091358C">
            <w:pPr>
              <w:spacing w:line="280" w:lineRule="atLeast"/>
              <w:jc w:val="center"/>
              <w:rPr>
                <w:color w:val="000000"/>
                <w:sz w:val="20"/>
                <w:szCs w:val="20"/>
              </w:rPr>
            </w:pPr>
            <w:r w:rsidRPr="000E04B4">
              <w:rPr>
                <w:color w:val="000000"/>
                <w:sz w:val="20"/>
                <w:szCs w:val="20"/>
              </w:rPr>
              <w:t>40</w:t>
            </w:r>
          </w:p>
        </w:tc>
        <w:tc>
          <w:tcPr>
            <w:tcW w:w="1039" w:type="dxa"/>
            <w:shd w:val="clear" w:color="auto" w:fill="auto"/>
            <w:noWrap/>
            <w:vAlign w:val="center"/>
            <w:hideMark/>
          </w:tcPr>
          <w:p w14:paraId="72CA750B"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장대건</w:t>
            </w:r>
            <w:proofErr w:type="spellEnd"/>
          </w:p>
        </w:tc>
        <w:tc>
          <w:tcPr>
            <w:tcW w:w="2410" w:type="dxa"/>
            <w:shd w:val="clear" w:color="auto" w:fill="auto"/>
            <w:noWrap/>
            <w:vAlign w:val="center"/>
            <w:hideMark/>
          </w:tcPr>
          <w:p w14:paraId="5BF92121"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proofErr w:type="gramStart"/>
            <w:r w:rsidRPr="000E04B4">
              <w:rPr>
                <w:color w:val="000000"/>
                <w:sz w:val="20"/>
                <w:szCs w:val="20"/>
              </w:rPr>
              <w:t>센터</w:t>
            </w:r>
            <w:r w:rsidRPr="000E04B4">
              <w:rPr>
                <w:color w:val="000000"/>
                <w:sz w:val="20"/>
                <w:szCs w:val="20"/>
              </w:rPr>
              <w:t xml:space="preserve"> /</w:t>
            </w:r>
            <w:proofErr w:type="gramEnd"/>
            <w:r w:rsidRPr="000E04B4">
              <w:rPr>
                <w:color w:val="000000"/>
                <w:sz w:val="20"/>
                <w:szCs w:val="20"/>
              </w:rPr>
              <w:t xml:space="preserve"> A/S</w:t>
            </w:r>
            <w:r w:rsidRPr="000E04B4">
              <w:rPr>
                <w:color w:val="000000"/>
                <w:sz w:val="20"/>
                <w:szCs w:val="20"/>
              </w:rPr>
              <w:t>팀</w:t>
            </w:r>
            <w:r w:rsidRPr="000E04B4">
              <w:rPr>
                <w:color w:val="000000"/>
                <w:sz w:val="20"/>
                <w:szCs w:val="20"/>
              </w:rPr>
              <w:t xml:space="preserve"> / </w:t>
            </w:r>
            <w:r>
              <w:rPr>
                <w:color w:val="000000"/>
                <w:sz w:val="20"/>
                <w:szCs w:val="20"/>
              </w:rPr>
              <w:br/>
            </w:r>
            <w:r w:rsidRPr="000E04B4">
              <w:rPr>
                <w:color w:val="000000"/>
                <w:sz w:val="20"/>
                <w:szCs w:val="20"/>
              </w:rPr>
              <w:t>호남센터</w:t>
            </w:r>
          </w:p>
        </w:tc>
        <w:tc>
          <w:tcPr>
            <w:tcW w:w="1418" w:type="dxa"/>
            <w:shd w:val="clear" w:color="auto" w:fill="auto"/>
            <w:noWrap/>
            <w:vAlign w:val="center"/>
            <w:hideMark/>
          </w:tcPr>
          <w:p w14:paraId="7F78CBD2" w14:textId="77777777" w:rsidR="00026A7E" w:rsidRPr="000E04B4" w:rsidRDefault="00026A7E" w:rsidP="0091358C">
            <w:pPr>
              <w:spacing w:line="280" w:lineRule="atLeast"/>
              <w:jc w:val="center"/>
              <w:rPr>
                <w:color w:val="000000"/>
                <w:sz w:val="20"/>
                <w:szCs w:val="20"/>
              </w:rPr>
            </w:pPr>
            <w:r w:rsidRPr="000E04B4">
              <w:rPr>
                <w:color w:val="000000"/>
                <w:sz w:val="20"/>
                <w:szCs w:val="20"/>
              </w:rPr>
              <w:t>2019-10-08</w:t>
            </w:r>
          </w:p>
        </w:tc>
        <w:tc>
          <w:tcPr>
            <w:tcW w:w="3685" w:type="dxa"/>
            <w:shd w:val="clear" w:color="auto" w:fill="auto"/>
            <w:vAlign w:val="center"/>
            <w:hideMark/>
          </w:tcPr>
          <w:p w14:paraId="58303983" w14:textId="77777777" w:rsidR="00026A7E" w:rsidRPr="000E04B4" w:rsidRDefault="00026A7E" w:rsidP="0091358C">
            <w:pPr>
              <w:spacing w:line="280" w:lineRule="atLeast"/>
              <w:jc w:val="center"/>
              <w:rPr>
                <w:color w:val="000000"/>
                <w:sz w:val="20"/>
                <w:szCs w:val="20"/>
              </w:rPr>
            </w:pPr>
            <w:r w:rsidRPr="000E04B4">
              <w:rPr>
                <w:color w:val="000000"/>
                <w:sz w:val="20"/>
                <w:szCs w:val="20"/>
              </w:rPr>
              <w:t>전라남도</w:t>
            </w:r>
            <w:r w:rsidRPr="000E04B4">
              <w:rPr>
                <w:color w:val="000000"/>
                <w:sz w:val="20"/>
                <w:szCs w:val="20"/>
              </w:rPr>
              <w:t xml:space="preserve"> </w:t>
            </w:r>
            <w:r w:rsidRPr="000E04B4">
              <w:rPr>
                <w:color w:val="000000"/>
                <w:sz w:val="20"/>
                <w:szCs w:val="20"/>
              </w:rPr>
              <w:t>고흥군</w:t>
            </w:r>
            <w:r w:rsidRPr="000E04B4">
              <w:rPr>
                <w:color w:val="000000"/>
                <w:sz w:val="20"/>
                <w:szCs w:val="20"/>
              </w:rPr>
              <w:t xml:space="preserve"> </w:t>
            </w:r>
            <w:proofErr w:type="spellStart"/>
            <w:r w:rsidRPr="000E04B4">
              <w:rPr>
                <w:color w:val="000000"/>
                <w:sz w:val="20"/>
                <w:szCs w:val="20"/>
              </w:rPr>
              <w:t>고흥읍</w:t>
            </w:r>
            <w:proofErr w:type="spellEnd"/>
            <w:r w:rsidRPr="000E04B4">
              <w:rPr>
                <w:color w:val="000000"/>
                <w:sz w:val="20"/>
                <w:szCs w:val="20"/>
              </w:rPr>
              <w:t xml:space="preserve"> </w:t>
            </w:r>
            <w:proofErr w:type="spellStart"/>
            <w:r w:rsidRPr="000E04B4">
              <w:rPr>
                <w:color w:val="000000"/>
                <w:sz w:val="20"/>
                <w:szCs w:val="20"/>
              </w:rPr>
              <w:t>남계리</w:t>
            </w:r>
            <w:proofErr w:type="spellEnd"/>
            <w:r w:rsidRPr="000E04B4">
              <w:rPr>
                <w:color w:val="000000"/>
                <w:sz w:val="20"/>
                <w:szCs w:val="20"/>
              </w:rPr>
              <w:t xml:space="preserve"> 648-2 </w:t>
            </w:r>
            <w:proofErr w:type="spellStart"/>
            <w:r w:rsidRPr="000E04B4">
              <w:rPr>
                <w:color w:val="000000"/>
                <w:sz w:val="20"/>
                <w:szCs w:val="20"/>
              </w:rPr>
              <w:t>새부강빌</w:t>
            </w:r>
            <w:proofErr w:type="spellEnd"/>
            <w:r w:rsidRPr="000E04B4">
              <w:rPr>
                <w:color w:val="000000"/>
                <w:sz w:val="20"/>
                <w:szCs w:val="20"/>
              </w:rPr>
              <w:t xml:space="preserve"> a</w:t>
            </w:r>
            <w:r w:rsidRPr="000E04B4">
              <w:rPr>
                <w:color w:val="000000"/>
                <w:sz w:val="20"/>
                <w:szCs w:val="20"/>
              </w:rPr>
              <w:t>동</w:t>
            </w:r>
            <w:r w:rsidRPr="000E04B4">
              <w:rPr>
                <w:color w:val="000000"/>
                <w:sz w:val="20"/>
                <w:szCs w:val="20"/>
              </w:rPr>
              <w:t xml:space="preserve"> </w:t>
            </w:r>
            <w:r w:rsidRPr="000E04B4">
              <w:rPr>
                <w:color w:val="000000"/>
                <w:sz w:val="20"/>
                <w:szCs w:val="20"/>
              </w:rPr>
              <w:t>주차장</w:t>
            </w:r>
          </w:p>
        </w:tc>
        <w:tc>
          <w:tcPr>
            <w:tcW w:w="5356" w:type="dxa"/>
            <w:shd w:val="clear" w:color="auto" w:fill="auto"/>
            <w:vAlign w:val="center"/>
            <w:hideMark/>
          </w:tcPr>
          <w:p w14:paraId="4D1B4B1A"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재해자가</w:t>
            </w:r>
            <w:r w:rsidRPr="000E04B4">
              <w:rPr>
                <w:color w:val="000000"/>
                <w:sz w:val="20"/>
                <w:szCs w:val="20"/>
              </w:rPr>
              <w:t xml:space="preserve"> A/S </w:t>
            </w:r>
            <w:r w:rsidRPr="000E04B4">
              <w:rPr>
                <w:color w:val="000000"/>
                <w:sz w:val="20"/>
                <w:szCs w:val="20"/>
              </w:rPr>
              <w:t>조치</w:t>
            </w:r>
            <w:r w:rsidRPr="000E04B4">
              <w:rPr>
                <w:color w:val="000000"/>
                <w:sz w:val="20"/>
                <w:szCs w:val="20"/>
              </w:rPr>
              <w:t xml:space="preserve"> </w:t>
            </w:r>
            <w:r w:rsidRPr="000E04B4">
              <w:rPr>
                <w:color w:val="000000"/>
                <w:sz w:val="20"/>
                <w:szCs w:val="20"/>
              </w:rPr>
              <w:t>이후</w:t>
            </w:r>
            <w:r w:rsidRPr="000E04B4">
              <w:rPr>
                <w:color w:val="000000"/>
                <w:sz w:val="20"/>
                <w:szCs w:val="20"/>
              </w:rPr>
              <w:t xml:space="preserve"> </w:t>
            </w:r>
            <w:r w:rsidRPr="000E04B4">
              <w:rPr>
                <w:color w:val="000000"/>
                <w:sz w:val="20"/>
                <w:szCs w:val="20"/>
              </w:rPr>
              <w:t>공구가방</w:t>
            </w:r>
            <w:r w:rsidRPr="000E04B4">
              <w:rPr>
                <w:color w:val="000000"/>
                <w:sz w:val="20"/>
                <w:szCs w:val="20"/>
              </w:rPr>
              <w:t xml:space="preserve"> </w:t>
            </w:r>
            <w:r w:rsidRPr="000E04B4">
              <w:rPr>
                <w:color w:val="000000"/>
                <w:sz w:val="20"/>
                <w:szCs w:val="20"/>
              </w:rPr>
              <w:t>및</w:t>
            </w:r>
            <w:r w:rsidRPr="000E04B4">
              <w:rPr>
                <w:color w:val="000000"/>
                <w:sz w:val="20"/>
                <w:szCs w:val="20"/>
              </w:rPr>
              <w:t xml:space="preserve"> </w:t>
            </w:r>
            <w:r w:rsidRPr="000E04B4">
              <w:rPr>
                <w:color w:val="000000"/>
                <w:sz w:val="20"/>
                <w:szCs w:val="20"/>
              </w:rPr>
              <w:t>자재를</w:t>
            </w:r>
            <w:r w:rsidRPr="000E04B4">
              <w:rPr>
                <w:color w:val="000000"/>
                <w:sz w:val="20"/>
                <w:szCs w:val="20"/>
              </w:rPr>
              <w:t xml:space="preserve"> </w:t>
            </w:r>
            <w:r w:rsidRPr="000E04B4">
              <w:rPr>
                <w:color w:val="000000"/>
                <w:sz w:val="20"/>
                <w:szCs w:val="20"/>
              </w:rPr>
              <w:t>가지고</w:t>
            </w:r>
            <w:r w:rsidRPr="000E04B4">
              <w:rPr>
                <w:color w:val="000000"/>
                <w:sz w:val="20"/>
                <w:szCs w:val="20"/>
              </w:rPr>
              <w:t xml:space="preserve"> </w:t>
            </w:r>
            <w:r w:rsidRPr="000E04B4">
              <w:rPr>
                <w:color w:val="000000"/>
                <w:sz w:val="20"/>
                <w:szCs w:val="20"/>
              </w:rPr>
              <w:t>차량으로</w:t>
            </w:r>
            <w:r w:rsidRPr="000E04B4">
              <w:rPr>
                <w:color w:val="000000"/>
                <w:sz w:val="20"/>
                <w:szCs w:val="20"/>
              </w:rPr>
              <w:t xml:space="preserve"> </w:t>
            </w:r>
            <w:r w:rsidRPr="000E04B4">
              <w:rPr>
                <w:color w:val="000000"/>
                <w:sz w:val="20"/>
                <w:szCs w:val="20"/>
              </w:rPr>
              <w:t>이동하던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수레</w:t>
            </w:r>
            <w:r w:rsidRPr="000E04B4">
              <w:rPr>
                <w:color w:val="000000"/>
                <w:sz w:val="20"/>
                <w:szCs w:val="20"/>
              </w:rPr>
              <w:t xml:space="preserve"> </w:t>
            </w:r>
            <w:r w:rsidRPr="000E04B4">
              <w:rPr>
                <w:color w:val="000000"/>
                <w:sz w:val="20"/>
                <w:szCs w:val="20"/>
              </w:rPr>
              <w:t>위에</w:t>
            </w:r>
            <w:r w:rsidRPr="000E04B4">
              <w:rPr>
                <w:color w:val="000000"/>
                <w:sz w:val="20"/>
                <w:szCs w:val="20"/>
              </w:rPr>
              <w:t xml:space="preserve"> </w:t>
            </w:r>
            <w:r w:rsidRPr="000E04B4">
              <w:rPr>
                <w:color w:val="000000"/>
                <w:sz w:val="20"/>
                <w:szCs w:val="20"/>
              </w:rPr>
              <w:t>있던</w:t>
            </w:r>
            <w:r w:rsidRPr="000E04B4">
              <w:rPr>
                <w:color w:val="000000"/>
                <w:sz w:val="20"/>
                <w:szCs w:val="20"/>
              </w:rPr>
              <w:t xml:space="preserve"> </w:t>
            </w:r>
            <w:r w:rsidRPr="000E04B4">
              <w:rPr>
                <w:color w:val="000000"/>
                <w:sz w:val="20"/>
                <w:szCs w:val="20"/>
              </w:rPr>
              <w:t>공구가방이</w:t>
            </w:r>
            <w:r w:rsidRPr="000E04B4">
              <w:rPr>
                <w:color w:val="000000"/>
                <w:sz w:val="20"/>
                <w:szCs w:val="20"/>
              </w:rPr>
              <w:t xml:space="preserve"> </w:t>
            </w:r>
            <w:r w:rsidRPr="000E04B4">
              <w:rPr>
                <w:color w:val="000000"/>
                <w:sz w:val="20"/>
                <w:szCs w:val="20"/>
              </w:rPr>
              <w:t>떨어지면서</w:t>
            </w:r>
            <w:r w:rsidRPr="000E04B4">
              <w:rPr>
                <w:color w:val="000000"/>
                <w:sz w:val="20"/>
                <w:szCs w:val="20"/>
              </w:rPr>
              <w:t xml:space="preserve"> </w:t>
            </w:r>
            <w:r w:rsidRPr="000E04B4">
              <w:rPr>
                <w:color w:val="000000"/>
                <w:sz w:val="20"/>
                <w:szCs w:val="20"/>
              </w:rPr>
              <w:t>발등에</w:t>
            </w:r>
            <w:r w:rsidRPr="000E04B4">
              <w:rPr>
                <w:color w:val="000000"/>
                <w:sz w:val="20"/>
                <w:szCs w:val="20"/>
              </w:rPr>
              <w:t xml:space="preserve"> </w:t>
            </w:r>
            <w:r w:rsidRPr="000E04B4">
              <w:rPr>
                <w:color w:val="000000"/>
                <w:sz w:val="20"/>
                <w:szCs w:val="20"/>
              </w:rPr>
              <w:t>상해가</w:t>
            </w:r>
            <w:r w:rsidRPr="000E04B4">
              <w:rPr>
                <w:color w:val="000000"/>
                <w:sz w:val="20"/>
                <w:szCs w:val="20"/>
              </w:rPr>
              <w:t xml:space="preserve"> </w:t>
            </w:r>
            <w:r w:rsidRPr="000E04B4">
              <w:rPr>
                <w:color w:val="000000"/>
                <w:sz w:val="20"/>
                <w:szCs w:val="20"/>
              </w:rPr>
              <w:t>발생함</w:t>
            </w:r>
            <w:r w:rsidRPr="000E04B4">
              <w:rPr>
                <w:color w:val="000000"/>
                <w:sz w:val="20"/>
                <w:szCs w:val="20"/>
              </w:rPr>
              <w:t>.</w:t>
            </w:r>
          </w:p>
        </w:tc>
      </w:tr>
      <w:tr w:rsidR="00026A7E" w:rsidRPr="00CB2B3F" w14:paraId="666E99A1" w14:textId="77777777" w:rsidTr="0091358C">
        <w:trPr>
          <w:cantSplit/>
          <w:trHeight w:val="340"/>
        </w:trPr>
        <w:tc>
          <w:tcPr>
            <w:tcW w:w="662" w:type="dxa"/>
            <w:shd w:val="clear" w:color="auto" w:fill="F2F2F2" w:themeFill="background1" w:themeFillShade="F2"/>
            <w:noWrap/>
            <w:vAlign w:val="center"/>
            <w:hideMark/>
          </w:tcPr>
          <w:p w14:paraId="14EC0A52" w14:textId="77777777" w:rsidR="00026A7E" w:rsidRPr="000E04B4" w:rsidRDefault="00026A7E" w:rsidP="0091358C">
            <w:pPr>
              <w:spacing w:line="280" w:lineRule="atLeast"/>
              <w:jc w:val="center"/>
              <w:rPr>
                <w:color w:val="000000"/>
                <w:sz w:val="20"/>
                <w:szCs w:val="20"/>
              </w:rPr>
            </w:pPr>
            <w:r w:rsidRPr="000E04B4">
              <w:rPr>
                <w:color w:val="000000"/>
                <w:sz w:val="20"/>
                <w:szCs w:val="20"/>
              </w:rPr>
              <w:t>41</w:t>
            </w:r>
          </w:p>
        </w:tc>
        <w:tc>
          <w:tcPr>
            <w:tcW w:w="1039" w:type="dxa"/>
            <w:shd w:val="clear" w:color="auto" w:fill="auto"/>
            <w:noWrap/>
            <w:vAlign w:val="center"/>
            <w:hideMark/>
          </w:tcPr>
          <w:p w14:paraId="3E54A5E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권용택</w:t>
            </w:r>
            <w:proofErr w:type="spellEnd"/>
          </w:p>
        </w:tc>
        <w:tc>
          <w:tcPr>
            <w:tcW w:w="2410" w:type="dxa"/>
            <w:shd w:val="clear" w:color="auto" w:fill="auto"/>
            <w:noWrap/>
            <w:vAlign w:val="center"/>
            <w:hideMark/>
          </w:tcPr>
          <w:p w14:paraId="506E99DD" w14:textId="77777777" w:rsidR="00026A7E" w:rsidRPr="000E04B4" w:rsidRDefault="00026A7E" w:rsidP="0091358C">
            <w:pPr>
              <w:spacing w:line="280" w:lineRule="atLeast"/>
              <w:jc w:val="center"/>
              <w:rPr>
                <w:color w:val="000000"/>
                <w:sz w:val="20"/>
                <w:szCs w:val="20"/>
              </w:rPr>
            </w:pPr>
            <w:r w:rsidRPr="000E04B4">
              <w:rPr>
                <w:color w:val="000000"/>
                <w:sz w:val="20"/>
                <w:szCs w:val="20"/>
              </w:rPr>
              <w:t>C/S</w:t>
            </w:r>
            <w:proofErr w:type="gramStart"/>
            <w:r w:rsidRPr="000E04B4">
              <w:rPr>
                <w:color w:val="000000"/>
                <w:sz w:val="20"/>
                <w:szCs w:val="20"/>
              </w:rPr>
              <w:t>센터</w:t>
            </w:r>
            <w:r w:rsidRPr="000E04B4">
              <w:rPr>
                <w:color w:val="000000"/>
                <w:sz w:val="20"/>
                <w:szCs w:val="20"/>
              </w:rPr>
              <w:t xml:space="preserve"> /</w:t>
            </w:r>
            <w:proofErr w:type="gramEnd"/>
            <w:r w:rsidRPr="000E04B4">
              <w:rPr>
                <w:color w:val="000000"/>
                <w:sz w:val="20"/>
                <w:szCs w:val="20"/>
              </w:rPr>
              <w:t xml:space="preserve"> A/S</w:t>
            </w:r>
            <w:r w:rsidRPr="000E04B4">
              <w:rPr>
                <w:color w:val="000000"/>
                <w:sz w:val="20"/>
                <w:szCs w:val="20"/>
              </w:rPr>
              <w:t>팀</w:t>
            </w:r>
            <w:r w:rsidRPr="000E04B4">
              <w:rPr>
                <w:color w:val="000000"/>
                <w:sz w:val="20"/>
                <w:szCs w:val="20"/>
              </w:rPr>
              <w:t xml:space="preserve"> / </w:t>
            </w:r>
            <w:r>
              <w:rPr>
                <w:color w:val="000000"/>
                <w:sz w:val="20"/>
                <w:szCs w:val="20"/>
              </w:rPr>
              <w:br/>
            </w:r>
            <w:r w:rsidRPr="000E04B4">
              <w:rPr>
                <w:color w:val="000000"/>
                <w:sz w:val="20"/>
                <w:szCs w:val="20"/>
              </w:rPr>
              <w:t>대구</w:t>
            </w:r>
            <w:r w:rsidRPr="000E04B4">
              <w:rPr>
                <w:color w:val="000000"/>
                <w:sz w:val="20"/>
                <w:szCs w:val="20"/>
              </w:rPr>
              <w:t>2</w:t>
            </w:r>
            <w:r w:rsidRPr="000E04B4">
              <w:rPr>
                <w:color w:val="000000"/>
                <w:sz w:val="20"/>
                <w:szCs w:val="20"/>
              </w:rPr>
              <w:t>센터</w:t>
            </w:r>
          </w:p>
        </w:tc>
        <w:tc>
          <w:tcPr>
            <w:tcW w:w="1418" w:type="dxa"/>
            <w:shd w:val="clear" w:color="auto" w:fill="auto"/>
            <w:noWrap/>
            <w:vAlign w:val="center"/>
            <w:hideMark/>
          </w:tcPr>
          <w:p w14:paraId="3E119D89" w14:textId="77777777" w:rsidR="00026A7E" w:rsidRPr="000E04B4" w:rsidRDefault="00026A7E" w:rsidP="0091358C">
            <w:pPr>
              <w:spacing w:line="280" w:lineRule="atLeast"/>
              <w:jc w:val="center"/>
              <w:rPr>
                <w:color w:val="000000"/>
                <w:sz w:val="20"/>
                <w:szCs w:val="20"/>
              </w:rPr>
            </w:pPr>
            <w:r w:rsidRPr="000E04B4">
              <w:rPr>
                <w:color w:val="000000"/>
                <w:sz w:val="20"/>
                <w:szCs w:val="20"/>
              </w:rPr>
              <w:t>2019-10-14</w:t>
            </w:r>
          </w:p>
        </w:tc>
        <w:tc>
          <w:tcPr>
            <w:tcW w:w="3685" w:type="dxa"/>
            <w:shd w:val="clear" w:color="auto" w:fill="auto"/>
            <w:vAlign w:val="center"/>
            <w:hideMark/>
          </w:tcPr>
          <w:p w14:paraId="44D559F9" w14:textId="77777777" w:rsidR="00026A7E" w:rsidRPr="000E04B4" w:rsidRDefault="00026A7E" w:rsidP="0091358C">
            <w:pPr>
              <w:spacing w:line="280" w:lineRule="atLeast"/>
              <w:jc w:val="center"/>
              <w:rPr>
                <w:color w:val="000000"/>
                <w:sz w:val="20"/>
                <w:szCs w:val="20"/>
              </w:rPr>
            </w:pPr>
            <w:r w:rsidRPr="000E04B4">
              <w:rPr>
                <w:color w:val="000000"/>
                <w:sz w:val="20"/>
                <w:szCs w:val="20"/>
              </w:rPr>
              <w:t>경상북도</w:t>
            </w:r>
            <w:r w:rsidRPr="000E04B4">
              <w:rPr>
                <w:color w:val="000000"/>
                <w:sz w:val="20"/>
                <w:szCs w:val="20"/>
              </w:rPr>
              <w:t xml:space="preserve"> </w:t>
            </w:r>
            <w:r w:rsidRPr="000E04B4">
              <w:rPr>
                <w:color w:val="000000"/>
                <w:sz w:val="20"/>
                <w:szCs w:val="20"/>
              </w:rPr>
              <w:t>포항시</w:t>
            </w:r>
            <w:r w:rsidRPr="000E04B4">
              <w:rPr>
                <w:color w:val="000000"/>
                <w:sz w:val="20"/>
                <w:szCs w:val="20"/>
              </w:rPr>
              <w:t xml:space="preserve"> </w:t>
            </w:r>
            <w:r w:rsidRPr="000E04B4">
              <w:rPr>
                <w:color w:val="000000"/>
                <w:sz w:val="20"/>
                <w:szCs w:val="20"/>
              </w:rPr>
              <w:t>남구</w:t>
            </w:r>
            <w:r w:rsidRPr="000E04B4">
              <w:rPr>
                <w:color w:val="000000"/>
                <w:sz w:val="20"/>
                <w:szCs w:val="20"/>
              </w:rPr>
              <w:t xml:space="preserve"> </w:t>
            </w:r>
            <w:r w:rsidRPr="000E04B4">
              <w:rPr>
                <w:color w:val="000000"/>
                <w:sz w:val="20"/>
                <w:szCs w:val="20"/>
              </w:rPr>
              <w:t>장기면</w:t>
            </w:r>
            <w:r w:rsidRPr="000E04B4">
              <w:rPr>
                <w:color w:val="000000"/>
                <w:sz w:val="20"/>
                <w:szCs w:val="20"/>
              </w:rPr>
              <w:t xml:space="preserve"> </w:t>
            </w:r>
            <w:proofErr w:type="spellStart"/>
            <w:r w:rsidRPr="000E04B4">
              <w:rPr>
                <w:color w:val="000000"/>
                <w:sz w:val="20"/>
                <w:szCs w:val="20"/>
              </w:rPr>
              <w:t>신창리</w:t>
            </w:r>
            <w:proofErr w:type="spellEnd"/>
            <w:r w:rsidRPr="000E04B4">
              <w:rPr>
                <w:color w:val="000000"/>
                <w:sz w:val="20"/>
                <w:szCs w:val="20"/>
              </w:rPr>
              <w:t xml:space="preserve"> </w:t>
            </w:r>
            <w:r>
              <w:rPr>
                <w:color w:val="000000"/>
                <w:sz w:val="20"/>
                <w:szCs w:val="20"/>
              </w:rPr>
              <w:br/>
            </w:r>
            <w:r w:rsidRPr="000E04B4">
              <w:rPr>
                <w:color w:val="000000"/>
                <w:sz w:val="20"/>
                <w:szCs w:val="20"/>
              </w:rPr>
              <w:t>138-2</w:t>
            </w:r>
          </w:p>
        </w:tc>
        <w:tc>
          <w:tcPr>
            <w:tcW w:w="5356" w:type="dxa"/>
            <w:shd w:val="clear" w:color="auto" w:fill="auto"/>
            <w:vAlign w:val="center"/>
            <w:hideMark/>
          </w:tcPr>
          <w:p w14:paraId="47E9910E"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재해자가</w:t>
            </w:r>
            <w:r w:rsidRPr="000E04B4">
              <w:rPr>
                <w:color w:val="000000"/>
                <w:sz w:val="20"/>
                <w:szCs w:val="20"/>
              </w:rPr>
              <w:t xml:space="preserve"> </w:t>
            </w:r>
            <w:r w:rsidRPr="000E04B4">
              <w:rPr>
                <w:color w:val="000000"/>
                <w:sz w:val="20"/>
                <w:szCs w:val="20"/>
              </w:rPr>
              <w:t>후드</w:t>
            </w:r>
            <w:r w:rsidRPr="000E04B4">
              <w:rPr>
                <w:color w:val="000000"/>
                <w:sz w:val="20"/>
                <w:szCs w:val="20"/>
              </w:rPr>
              <w:t xml:space="preserve"> </w:t>
            </w:r>
            <w:r w:rsidRPr="000E04B4">
              <w:rPr>
                <w:color w:val="000000"/>
                <w:sz w:val="20"/>
                <w:szCs w:val="20"/>
              </w:rPr>
              <w:t>모터를</w:t>
            </w:r>
            <w:r w:rsidRPr="000E04B4">
              <w:rPr>
                <w:color w:val="000000"/>
                <w:sz w:val="20"/>
                <w:szCs w:val="20"/>
              </w:rPr>
              <w:t xml:space="preserve"> </w:t>
            </w:r>
            <w:r w:rsidRPr="000E04B4">
              <w:rPr>
                <w:color w:val="000000"/>
                <w:sz w:val="20"/>
                <w:szCs w:val="20"/>
              </w:rPr>
              <w:t>교체하고</w:t>
            </w:r>
            <w:r w:rsidRPr="000E04B4">
              <w:rPr>
                <w:color w:val="000000"/>
                <w:sz w:val="20"/>
                <w:szCs w:val="20"/>
              </w:rPr>
              <w:t xml:space="preserve"> </w:t>
            </w:r>
            <w:r w:rsidRPr="000E04B4">
              <w:rPr>
                <w:color w:val="000000"/>
                <w:sz w:val="20"/>
                <w:szCs w:val="20"/>
              </w:rPr>
              <w:t>스크롤</w:t>
            </w:r>
            <w:r w:rsidRPr="000E04B4">
              <w:rPr>
                <w:color w:val="000000"/>
                <w:sz w:val="20"/>
                <w:szCs w:val="20"/>
              </w:rPr>
              <w:t xml:space="preserve"> </w:t>
            </w:r>
            <w:r w:rsidRPr="000E04B4">
              <w:rPr>
                <w:color w:val="000000"/>
                <w:sz w:val="20"/>
                <w:szCs w:val="20"/>
              </w:rPr>
              <w:t>조립하던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오른손</w:t>
            </w:r>
            <w:r w:rsidRPr="000E04B4">
              <w:rPr>
                <w:color w:val="000000"/>
                <w:sz w:val="20"/>
                <w:szCs w:val="20"/>
              </w:rPr>
              <w:t xml:space="preserve"> </w:t>
            </w:r>
            <w:r w:rsidRPr="000E04B4">
              <w:rPr>
                <w:color w:val="000000"/>
                <w:sz w:val="20"/>
                <w:szCs w:val="20"/>
              </w:rPr>
              <w:t>엄지손가락을</w:t>
            </w:r>
            <w:r w:rsidRPr="000E04B4">
              <w:rPr>
                <w:color w:val="000000"/>
                <w:sz w:val="20"/>
                <w:szCs w:val="20"/>
              </w:rPr>
              <w:t xml:space="preserve"> </w:t>
            </w:r>
            <w:r w:rsidRPr="000E04B4">
              <w:rPr>
                <w:color w:val="000000"/>
                <w:sz w:val="20"/>
                <w:szCs w:val="20"/>
              </w:rPr>
              <w:t>후드</w:t>
            </w:r>
            <w:r w:rsidRPr="000E04B4">
              <w:rPr>
                <w:color w:val="000000"/>
                <w:sz w:val="20"/>
                <w:szCs w:val="20"/>
              </w:rPr>
              <w:t xml:space="preserve"> </w:t>
            </w:r>
            <w:r w:rsidRPr="000E04B4">
              <w:rPr>
                <w:color w:val="000000"/>
                <w:sz w:val="20"/>
                <w:szCs w:val="20"/>
              </w:rPr>
              <w:t>프레임에</w:t>
            </w:r>
            <w:r w:rsidRPr="000E04B4">
              <w:rPr>
                <w:color w:val="000000"/>
                <w:sz w:val="20"/>
                <w:szCs w:val="20"/>
              </w:rPr>
              <w:t xml:space="preserve"> </w:t>
            </w:r>
            <w:r w:rsidRPr="000E04B4">
              <w:rPr>
                <w:color w:val="000000"/>
                <w:sz w:val="20"/>
                <w:szCs w:val="20"/>
              </w:rPr>
              <w:t>찍힘</w:t>
            </w:r>
            <w:r w:rsidRPr="000E04B4">
              <w:rPr>
                <w:color w:val="000000"/>
                <w:sz w:val="20"/>
                <w:szCs w:val="20"/>
              </w:rPr>
              <w:t>.</w:t>
            </w:r>
          </w:p>
        </w:tc>
      </w:tr>
      <w:tr w:rsidR="00026A7E" w:rsidRPr="00CB2B3F" w14:paraId="2EB8B14F" w14:textId="77777777" w:rsidTr="0091358C">
        <w:trPr>
          <w:cantSplit/>
          <w:trHeight w:val="340"/>
        </w:trPr>
        <w:tc>
          <w:tcPr>
            <w:tcW w:w="662" w:type="dxa"/>
            <w:shd w:val="clear" w:color="auto" w:fill="F2F2F2" w:themeFill="background1" w:themeFillShade="F2"/>
            <w:noWrap/>
            <w:vAlign w:val="center"/>
            <w:hideMark/>
          </w:tcPr>
          <w:p w14:paraId="3C08A3A2" w14:textId="77777777" w:rsidR="00026A7E" w:rsidRPr="000E04B4" w:rsidRDefault="00026A7E" w:rsidP="0091358C">
            <w:pPr>
              <w:spacing w:line="280" w:lineRule="atLeast"/>
              <w:jc w:val="center"/>
              <w:rPr>
                <w:color w:val="000000"/>
                <w:sz w:val="20"/>
                <w:szCs w:val="20"/>
              </w:rPr>
            </w:pPr>
            <w:r w:rsidRPr="000E04B4">
              <w:rPr>
                <w:color w:val="000000"/>
                <w:sz w:val="20"/>
                <w:szCs w:val="20"/>
              </w:rPr>
              <w:t>42</w:t>
            </w:r>
          </w:p>
        </w:tc>
        <w:tc>
          <w:tcPr>
            <w:tcW w:w="1039" w:type="dxa"/>
            <w:shd w:val="clear" w:color="auto" w:fill="auto"/>
            <w:noWrap/>
            <w:vAlign w:val="center"/>
            <w:hideMark/>
          </w:tcPr>
          <w:p w14:paraId="327A5824"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정홍진</w:t>
            </w:r>
            <w:proofErr w:type="spellEnd"/>
          </w:p>
        </w:tc>
        <w:tc>
          <w:tcPr>
            <w:tcW w:w="2410" w:type="dxa"/>
            <w:shd w:val="clear" w:color="auto" w:fill="auto"/>
            <w:noWrap/>
            <w:vAlign w:val="center"/>
            <w:hideMark/>
          </w:tcPr>
          <w:p w14:paraId="1A943233" w14:textId="77777777" w:rsidR="00026A7E" w:rsidRPr="000E04B4" w:rsidRDefault="00026A7E" w:rsidP="0091358C">
            <w:pPr>
              <w:spacing w:line="280" w:lineRule="atLeast"/>
              <w:jc w:val="center"/>
              <w:rPr>
                <w:color w:val="000000"/>
                <w:sz w:val="20"/>
                <w:szCs w:val="20"/>
              </w:rPr>
            </w:pPr>
            <w:proofErr w:type="gramStart"/>
            <w:r w:rsidRPr="00E50A87">
              <w:rPr>
                <w:color w:val="000000"/>
                <w:spacing w:val="-6"/>
                <w:sz w:val="20"/>
                <w:szCs w:val="20"/>
              </w:rPr>
              <w:t>제조사업부</w:t>
            </w:r>
            <w:r w:rsidRPr="00E50A87">
              <w:rPr>
                <w:color w:val="000000"/>
                <w:spacing w:val="-6"/>
                <w:sz w:val="20"/>
                <w:szCs w:val="20"/>
              </w:rPr>
              <w:t xml:space="preserve"> /</w:t>
            </w:r>
            <w:proofErr w:type="gramEnd"/>
            <w:r w:rsidRPr="00E50A87">
              <w:rPr>
                <w:color w:val="000000"/>
                <w:spacing w:val="-6"/>
                <w:sz w:val="20"/>
                <w:szCs w:val="20"/>
              </w:rPr>
              <w:t xml:space="preserve"> SAM</w:t>
            </w:r>
            <w:r w:rsidRPr="00E50A87">
              <w:rPr>
                <w:color w:val="000000"/>
                <w:spacing w:val="-6"/>
                <w:sz w:val="20"/>
                <w:szCs w:val="20"/>
              </w:rPr>
              <w:t>서재팀</w:t>
            </w:r>
            <w:r w:rsidRPr="000E04B4">
              <w:rPr>
                <w:color w:val="000000"/>
                <w:sz w:val="20"/>
                <w:szCs w:val="20"/>
              </w:rPr>
              <w:t xml:space="preserve"> / </w:t>
            </w:r>
            <w:proofErr w:type="spellStart"/>
            <w:r w:rsidRPr="000E04B4">
              <w:rPr>
                <w:color w:val="000000"/>
                <w:sz w:val="20"/>
                <w:szCs w:val="20"/>
              </w:rPr>
              <w:t>성형반</w:t>
            </w:r>
            <w:proofErr w:type="spellEnd"/>
            <w:r w:rsidRPr="000E04B4">
              <w:rPr>
                <w:color w:val="000000"/>
                <w:sz w:val="20"/>
                <w:szCs w:val="20"/>
              </w:rPr>
              <w:t xml:space="preserve"> / </w:t>
            </w:r>
            <w:proofErr w:type="spellStart"/>
            <w:r w:rsidRPr="000E04B4">
              <w:rPr>
                <w:color w:val="000000"/>
                <w:sz w:val="20"/>
                <w:szCs w:val="20"/>
              </w:rPr>
              <w:t>성형조</w:t>
            </w:r>
            <w:proofErr w:type="spellEnd"/>
          </w:p>
        </w:tc>
        <w:tc>
          <w:tcPr>
            <w:tcW w:w="1418" w:type="dxa"/>
            <w:shd w:val="clear" w:color="auto" w:fill="auto"/>
            <w:noWrap/>
            <w:vAlign w:val="center"/>
            <w:hideMark/>
          </w:tcPr>
          <w:p w14:paraId="42568F31" w14:textId="77777777" w:rsidR="00026A7E" w:rsidRPr="000E04B4" w:rsidRDefault="00026A7E" w:rsidP="0091358C">
            <w:pPr>
              <w:spacing w:line="280" w:lineRule="atLeast"/>
              <w:jc w:val="center"/>
              <w:rPr>
                <w:color w:val="000000"/>
                <w:sz w:val="20"/>
                <w:szCs w:val="20"/>
              </w:rPr>
            </w:pPr>
            <w:r w:rsidRPr="000E04B4">
              <w:rPr>
                <w:color w:val="000000"/>
                <w:sz w:val="20"/>
                <w:szCs w:val="20"/>
              </w:rPr>
              <w:t>2019-10-23</w:t>
            </w:r>
          </w:p>
        </w:tc>
        <w:tc>
          <w:tcPr>
            <w:tcW w:w="3685" w:type="dxa"/>
            <w:shd w:val="clear" w:color="auto" w:fill="auto"/>
            <w:vAlign w:val="center"/>
            <w:hideMark/>
          </w:tcPr>
          <w:p w14:paraId="0DC01B47" w14:textId="77777777" w:rsidR="00026A7E" w:rsidRPr="000E04B4" w:rsidRDefault="00026A7E" w:rsidP="0091358C">
            <w:pPr>
              <w:spacing w:line="280" w:lineRule="atLeast"/>
              <w:jc w:val="center"/>
              <w:rPr>
                <w:color w:val="000000"/>
                <w:sz w:val="20"/>
                <w:szCs w:val="20"/>
              </w:rPr>
            </w:pPr>
            <w:r w:rsidRPr="000E04B4">
              <w:rPr>
                <w:color w:val="000000"/>
                <w:sz w:val="20"/>
                <w:szCs w:val="20"/>
              </w:rPr>
              <w:t>T-RLP</w:t>
            </w:r>
            <w:r w:rsidRPr="000E04B4">
              <w:rPr>
                <w:color w:val="000000"/>
                <w:sz w:val="20"/>
                <w:szCs w:val="20"/>
              </w:rPr>
              <w:t>라인</w:t>
            </w:r>
            <w:r w:rsidRPr="000E04B4">
              <w:rPr>
                <w:color w:val="000000"/>
                <w:sz w:val="20"/>
                <w:szCs w:val="20"/>
              </w:rPr>
              <w:t xml:space="preserve"> </w:t>
            </w:r>
            <w:r w:rsidRPr="000E04B4">
              <w:rPr>
                <w:color w:val="000000"/>
                <w:sz w:val="20"/>
                <w:szCs w:val="20"/>
              </w:rPr>
              <w:t>본드</w:t>
            </w:r>
            <w:r w:rsidRPr="000E04B4">
              <w:rPr>
                <w:color w:val="000000"/>
                <w:sz w:val="20"/>
                <w:szCs w:val="20"/>
              </w:rPr>
              <w:t xml:space="preserve"> </w:t>
            </w:r>
            <w:proofErr w:type="spellStart"/>
            <w:r w:rsidRPr="000E04B4">
              <w:rPr>
                <w:color w:val="000000"/>
                <w:sz w:val="20"/>
                <w:szCs w:val="20"/>
              </w:rPr>
              <w:t>스프레더</w:t>
            </w:r>
            <w:proofErr w:type="spellEnd"/>
          </w:p>
        </w:tc>
        <w:tc>
          <w:tcPr>
            <w:tcW w:w="5356" w:type="dxa"/>
            <w:shd w:val="clear" w:color="auto" w:fill="auto"/>
            <w:vAlign w:val="center"/>
            <w:hideMark/>
          </w:tcPr>
          <w:p w14:paraId="1DE3296B"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재해자가</w:t>
            </w:r>
            <w:r w:rsidRPr="000E04B4">
              <w:rPr>
                <w:color w:val="000000"/>
                <w:sz w:val="20"/>
                <w:szCs w:val="20"/>
              </w:rPr>
              <w:t xml:space="preserve"> T-RLP 2.7T </w:t>
            </w:r>
            <w:proofErr w:type="spellStart"/>
            <w:r w:rsidRPr="000E04B4">
              <w:rPr>
                <w:color w:val="000000"/>
                <w:sz w:val="20"/>
                <w:szCs w:val="20"/>
              </w:rPr>
              <w:t>성형작업중</w:t>
            </w:r>
            <w:proofErr w:type="spellEnd"/>
            <w:r w:rsidRPr="000E04B4">
              <w:rPr>
                <w:color w:val="000000"/>
                <w:sz w:val="20"/>
                <w:szCs w:val="20"/>
              </w:rPr>
              <w:t xml:space="preserve"> </w:t>
            </w:r>
            <w:r w:rsidRPr="000E04B4">
              <w:rPr>
                <w:color w:val="000000"/>
                <w:sz w:val="20"/>
                <w:szCs w:val="20"/>
              </w:rPr>
              <w:t>하부</w:t>
            </w:r>
            <w:r w:rsidRPr="000E04B4">
              <w:rPr>
                <w:color w:val="000000"/>
                <w:sz w:val="20"/>
                <w:szCs w:val="20"/>
              </w:rPr>
              <w:t xml:space="preserve"> </w:t>
            </w:r>
            <w:r w:rsidRPr="000E04B4">
              <w:rPr>
                <w:color w:val="000000"/>
                <w:sz w:val="20"/>
                <w:szCs w:val="20"/>
              </w:rPr>
              <w:t>본드롤러의</w:t>
            </w:r>
            <w:r w:rsidRPr="000E04B4">
              <w:rPr>
                <w:color w:val="000000"/>
                <w:sz w:val="20"/>
                <w:szCs w:val="20"/>
              </w:rPr>
              <w:t xml:space="preserve"> </w:t>
            </w:r>
            <w:r w:rsidRPr="000E04B4">
              <w:rPr>
                <w:color w:val="000000"/>
                <w:sz w:val="20"/>
                <w:szCs w:val="20"/>
              </w:rPr>
              <w:t>본드</w:t>
            </w:r>
            <w:r w:rsidRPr="000E04B4">
              <w:rPr>
                <w:color w:val="000000"/>
                <w:sz w:val="20"/>
                <w:szCs w:val="20"/>
              </w:rPr>
              <w:t xml:space="preserve"> </w:t>
            </w:r>
            <w:r w:rsidRPr="000E04B4">
              <w:rPr>
                <w:color w:val="000000"/>
                <w:sz w:val="20"/>
                <w:szCs w:val="20"/>
              </w:rPr>
              <w:t>청소를</w:t>
            </w:r>
            <w:r w:rsidRPr="000E04B4">
              <w:rPr>
                <w:color w:val="000000"/>
                <w:sz w:val="20"/>
                <w:szCs w:val="20"/>
              </w:rPr>
              <w:t xml:space="preserve"> </w:t>
            </w:r>
            <w:r w:rsidRPr="000E04B4">
              <w:rPr>
                <w:color w:val="000000"/>
                <w:sz w:val="20"/>
                <w:szCs w:val="20"/>
              </w:rPr>
              <w:t>마치고</w:t>
            </w:r>
            <w:r w:rsidRPr="000E04B4">
              <w:rPr>
                <w:color w:val="000000"/>
                <w:sz w:val="20"/>
                <w:szCs w:val="20"/>
              </w:rPr>
              <w:t xml:space="preserve"> </w:t>
            </w:r>
            <w:r w:rsidRPr="000E04B4">
              <w:rPr>
                <w:color w:val="000000"/>
                <w:sz w:val="20"/>
                <w:szCs w:val="20"/>
              </w:rPr>
              <w:t>반대편으로</w:t>
            </w:r>
            <w:r w:rsidRPr="000E04B4">
              <w:rPr>
                <w:color w:val="000000"/>
                <w:sz w:val="20"/>
                <w:szCs w:val="20"/>
              </w:rPr>
              <w:t xml:space="preserve"> </w:t>
            </w:r>
            <w:r w:rsidRPr="000E04B4">
              <w:rPr>
                <w:color w:val="000000"/>
                <w:sz w:val="20"/>
                <w:szCs w:val="20"/>
              </w:rPr>
              <w:t>이동중</w:t>
            </w:r>
            <w:r w:rsidRPr="000E04B4">
              <w:rPr>
                <w:color w:val="000000"/>
                <w:sz w:val="20"/>
                <w:szCs w:val="20"/>
              </w:rPr>
              <w:t xml:space="preserve"> </w:t>
            </w:r>
            <w:r w:rsidRPr="000E04B4">
              <w:rPr>
                <w:color w:val="000000"/>
                <w:sz w:val="20"/>
                <w:szCs w:val="20"/>
              </w:rPr>
              <w:t>미끄러져</w:t>
            </w:r>
            <w:r w:rsidRPr="000E04B4">
              <w:rPr>
                <w:color w:val="000000"/>
                <w:sz w:val="20"/>
                <w:szCs w:val="20"/>
              </w:rPr>
              <w:t xml:space="preserve"> </w:t>
            </w:r>
            <w:r w:rsidRPr="000E04B4">
              <w:rPr>
                <w:color w:val="000000"/>
                <w:sz w:val="20"/>
                <w:szCs w:val="20"/>
              </w:rPr>
              <w:t>넘어지면서</w:t>
            </w:r>
            <w:r w:rsidRPr="000E04B4">
              <w:rPr>
                <w:color w:val="000000"/>
                <w:sz w:val="20"/>
                <w:szCs w:val="20"/>
              </w:rPr>
              <w:t xml:space="preserve"> </w:t>
            </w:r>
            <w:r w:rsidRPr="000E04B4">
              <w:rPr>
                <w:color w:val="000000"/>
                <w:sz w:val="20"/>
                <w:szCs w:val="20"/>
              </w:rPr>
              <w:t>하부</w:t>
            </w:r>
            <w:r w:rsidRPr="000E04B4">
              <w:rPr>
                <w:color w:val="000000"/>
                <w:sz w:val="20"/>
                <w:szCs w:val="20"/>
              </w:rPr>
              <w:t xml:space="preserve"> </w:t>
            </w:r>
            <w:r w:rsidRPr="000E04B4">
              <w:rPr>
                <w:color w:val="000000"/>
                <w:sz w:val="20"/>
                <w:szCs w:val="20"/>
              </w:rPr>
              <w:t>본드롤러에</w:t>
            </w:r>
            <w:r w:rsidRPr="000E04B4">
              <w:rPr>
                <w:color w:val="000000"/>
                <w:sz w:val="20"/>
                <w:szCs w:val="20"/>
              </w:rPr>
              <w:t xml:space="preserve"> </w:t>
            </w:r>
            <w:r w:rsidRPr="000E04B4">
              <w:rPr>
                <w:color w:val="000000"/>
                <w:sz w:val="20"/>
                <w:szCs w:val="20"/>
              </w:rPr>
              <w:t>오른손목까지</w:t>
            </w:r>
            <w:r w:rsidRPr="000E04B4">
              <w:rPr>
                <w:color w:val="000000"/>
                <w:sz w:val="20"/>
                <w:szCs w:val="20"/>
              </w:rPr>
              <w:t xml:space="preserve"> </w:t>
            </w:r>
            <w:r w:rsidRPr="000E04B4">
              <w:rPr>
                <w:color w:val="000000"/>
                <w:sz w:val="20"/>
                <w:szCs w:val="20"/>
              </w:rPr>
              <w:t>말림</w:t>
            </w:r>
          </w:p>
        </w:tc>
      </w:tr>
      <w:tr w:rsidR="00026A7E" w:rsidRPr="00CB2B3F" w14:paraId="17AC7012" w14:textId="77777777" w:rsidTr="0091358C">
        <w:trPr>
          <w:cantSplit/>
          <w:trHeight w:val="340"/>
        </w:trPr>
        <w:tc>
          <w:tcPr>
            <w:tcW w:w="662" w:type="dxa"/>
            <w:shd w:val="clear" w:color="auto" w:fill="F2F2F2" w:themeFill="background1" w:themeFillShade="F2"/>
            <w:noWrap/>
            <w:vAlign w:val="center"/>
            <w:hideMark/>
          </w:tcPr>
          <w:p w14:paraId="7E76E974" w14:textId="77777777" w:rsidR="00026A7E" w:rsidRPr="000E04B4" w:rsidRDefault="00026A7E" w:rsidP="0091358C">
            <w:pPr>
              <w:spacing w:line="280" w:lineRule="atLeast"/>
              <w:jc w:val="center"/>
              <w:rPr>
                <w:color w:val="000000"/>
                <w:sz w:val="20"/>
                <w:szCs w:val="20"/>
              </w:rPr>
            </w:pPr>
            <w:r w:rsidRPr="000E04B4">
              <w:rPr>
                <w:color w:val="000000"/>
                <w:sz w:val="20"/>
                <w:szCs w:val="20"/>
              </w:rPr>
              <w:t>43</w:t>
            </w:r>
          </w:p>
        </w:tc>
        <w:tc>
          <w:tcPr>
            <w:tcW w:w="1039" w:type="dxa"/>
            <w:shd w:val="clear" w:color="auto" w:fill="auto"/>
            <w:noWrap/>
            <w:vAlign w:val="center"/>
            <w:hideMark/>
          </w:tcPr>
          <w:p w14:paraId="32E70B77"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현정빈</w:t>
            </w:r>
            <w:proofErr w:type="spellEnd"/>
          </w:p>
        </w:tc>
        <w:tc>
          <w:tcPr>
            <w:tcW w:w="2410" w:type="dxa"/>
            <w:shd w:val="clear" w:color="auto" w:fill="auto"/>
            <w:noWrap/>
            <w:vAlign w:val="center"/>
            <w:hideMark/>
          </w:tcPr>
          <w:p w14:paraId="64AFA5AD"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전략기획실</w:t>
            </w:r>
            <w:r w:rsidRPr="000E04B4">
              <w:rPr>
                <w:color w:val="000000"/>
                <w:sz w:val="20"/>
                <w:szCs w:val="20"/>
              </w:rPr>
              <w:t xml:space="preserve"> /</w:t>
            </w:r>
            <w:proofErr w:type="gramEnd"/>
            <w:r w:rsidRPr="000E04B4">
              <w:rPr>
                <w:color w:val="000000"/>
                <w:sz w:val="20"/>
                <w:szCs w:val="20"/>
              </w:rPr>
              <w:t xml:space="preserve"> C/S</w:t>
            </w:r>
            <w:r w:rsidRPr="000E04B4">
              <w:rPr>
                <w:color w:val="000000"/>
                <w:sz w:val="20"/>
                <w:szCs w:val="20"/>
              </w:rPr>
              <w:t>부</w:t>
            </w:r>
            <w:r w:rsidRPr="000E04B4">
              <w:rPr>
                <w:color w:val="000000"/>
                <w:sz w:val="20"/>
                <w:szCs w:val="20"/>
              </w:rPr>
              <w:t xml:space="preserve"> / A/S</w:t>
            </w:r>
            <w:r w:rsidRPr="000E04B4">
              <w:rPr>
                <w:color w:val="000000"/>
                <w:sz w:val="20"/>
                <w:szCs w:val="20"/>
              </w:rPr>
              <w:t>팀</w:t>
            </w:r>
            <w:r w:rsidRPr="000E04B4">
              <w:rPr>
                <w:color w:val="000000"/>
                <w:sz w:val="20"/>
                <w:szCs w:val="20"/>
              </w:rPr>
              <w:t xml:space="preserve"> / </w:t>
            </w:r>
            <w:r w:rsidRPr="000E04B4">
              <w:rPr>
                <w:color w:val="000000"/>
                <w:sz w:val="20"/>
                <w:szCs w:val="20"/>
              </w:rPr>
              <w:t>중수리센터</w:t>
            </w:r>
          </w:p>
        </w:tc>
        <w:tc>
          <w:tcPr>
            <w:tcW w:w="1418" w:type="dxa"/>
            <w:shd w:val="clear" w:color="auto" w:fill="auto"/>
            <w:noWrap/>
            <w:vAlign w:val="center"/>
            <w:hideMark/>
          </w:tcPr>
          <w:p w14:paraId="4173C8B2" w14:textId="77777777" w:rsidR="00026A7E" w:rsidRPr="000E04B4" w:rsidRDefault="00026A7E" w:rsidP="0091358C">
            <w:pPr>
              <w:spacing w:line="280" w:lineRule="atLeast"/>
              <w:jc w:val="center"/>
              <w:rPr>
                <w:color w:val="000000"/>
                <w:sz w:val="20"/>
                <w:szCs w:val="20"/>
              </w:rPr>
            </w:pPr>
            <w:r w:rsidRPr="000E04B4">
              <w:rPr>
                <w:color w:val="000000"/>
                <w:sz w:val="20"/>
                <w:szCs w:val="20"/>
              </w:rPr>
              <w:t>2020-02-21</w:t>
            </w:r>
          </w:p>
        </w:tc>
        <w:tc>
          <w:tcPr>
            <w:tcW w:w="3685" w:type="dxa"/>
            <w:shd w:val="clear" w:color="auto" w:fill="auto"/>
            <w:vAlign w:val="center"/>
            <w:hideMark/>
          </w:tcPr>
          <w:p w14:paraId="11E72F41" w14:textId="77777777" w:rsidR="00026A7E" w:rsidRPr="000E04B4" w:rsidRDefault="00026A7E" w:rsidP="0091358C">
            <w:pPr>
              <w:spacing w:line="280" w:lineRule="atLeast"/>
              <w:jc w:val="center"/>
              <w:rPr>
                <w:color w:val="000000"/>
                <w:sz w:val="20"/>
                <w:szCs w:val="20"/>
              </w:rPr>
            </w:pPr>
            <w:r w:rsidRPr="000E04B4">
              <w:rPr>
                <w:color w:val="000000"/>
                <w:sz w:val="20"/>
                <w:szCs w:val="20"/>
              </w:rPr>
              <w:t>경기도</w:t>
            </w:r>
            <w:r w:rsidRPr="000E04B4">
              <w:rPr>
                <w:color w:val="000000"/>
                <w:sz w:val="20"/>
                <w:szCs w:val="20"/>
              </w:rPr>
              <w:t xml:space="preserve"> </w:t>
            </w:r>
            <w:r w:rsidRPr="000E04B4">
              <w:rPr>
                <w:color w:val="000000"/>
                <w:sz w:val="20"/>
                <w:szCs w:val="20"/>
              </w:rPr>
              <w:t>화성시</w:t>
            </w:r>
            <w:r w:rsidRPr="000E04B4">
              <w:rPr>
                <w:color w:val="000000"/>
                <w:sz w:val="20"/>
                <w:szCs w:val="20"/>
              </w:rPr>
              <w:t xml:space="preserve"> </w:t>
            </w:r>
            <w:proofErr w:type="spellStart"/>
            <w:r w:rsidRPr="000E04B4">
              <w:rPr>
                <w:color w:val="000000"/>
                <w:sz w:val="20"/>
                <w:szCs w:val="20"/>
              </w:rPr>
              <w:t>동탄대로시범길</w:t>
            </w:r>
            <w:proofErr w:type="spellEnd"/>
            <w:r w:rsidRPr="000E04B4">
              <w:rPr>
                <w:color w:val="000000"/>
                <w:sz w:val="20"/>
                <w:szCs w:val="20"/>
              </w:rPr>
              <w:t xml:space="preserve"> 276 </w:t>
            </w:r>
            <w:r w:rsidRPr="000E04B4">
              <w:rPr>
                <w:color w:val="000000"/>
                <w:sz w:val="20"/>
                <w:szCs w:val="20"/>
              </w:rPr>
              <w:t>화성</w:t>
            </w:r>
            <w:r w:rsidRPr="000E04B4">
              <w:rPr>
                <w:color w:val="000000"/>
                <w:sz w:val="20"/>
                <w:szCs w:val="20"/>
              </w:rPr>
              <w:t xml:space="preserve"> </w:t>
            </w:r>
            <w:proofErr w:type="spellStart"/>
            <w:r w:rsidRPr="000E04B4">
              <w:rPr>
                <w:color w:val="000000"/>
                <w:sz w:val="20"/>
                <w:szCs w:val="20"/>
              </w:rPr>
              <w:t>우남퍼스트빌</w:t>
            </w:r>
            <w:proofErr w:type="spellEnd"/>
            <w:r w:rsidRPr="000E04B4">
              <w:rPr>
                <w:color w:val="000000"/>
                <w:sz w:val="20"/>
                <w:szCs w:val="20"/>
              </w:rPr>
              <w:t xml:space="preserve"> </w:t>
            </w:r>
            <w:r w:rsidRPr="000E04B4">
              <w:rPr>
                <w:color w:val="000000"/>
                <w:sz w:val="20"/>
                <w:szCs w:val="20"/>
              </w:rPr>
              <w:t>아파트</w:t>
            </w:r>
          </w:p>
        </w:tc>
        <w:tc>
          <w:tcPr>
            <w:tcW w:w="5356" w:type="dxa"/>
            <w:shd w:val="clear" w:color="auto" w:fill="auto"/>
            <w:vAlign w:val="center"/>
            <w:hideMark/>
          </w:tcPr>
          <w:p w14:paraId="6D0C9B3D" w14:textId="77777777" w:rsidR="00026A7E" w:rsidRPr="000E04B4" w:rsidRDefault="00026A7E" w:rsidP="0091358C">
            <w:pPr>
              <w:spacing w:line="280" w:lineRule="atLeast"/>
              <w:jc w:val="left"/>
              <w:rPr>
                <w:color w:val="000000"/>
                <w:sz w:val="20"/>
                <w:szCs w:val="20"/>
              </w:rPr>
            </w:pPr>
            <w:r w:rsidRPr="000E04B4">
              <w:rPr>
                <w:color w:val="000000"/>
                <w:sz w:val="20"/>
                <w:szCs w:val="20"/>
              </w:rPr>
              <w:t>욕조</w:t>
            </w:r>
            <w:r w:rsidRPr="000E04B4">
              <w:rPr>
                <w:color w:val="000000"/>
                <w:sz w:val="20"/>
                <w:szCs w:val="20"/>
              </w:rPr>
              <w:t xml:space="preserve"> </w:t>
            </w:r>
            <w:r w:rsidRPr="000E04B4">
              <w:rPr>
                <w:color w:val="000000"/>
                <w:sz w:val="20"/>
                <w:szCs w:val="20"/>
              </w:rPr>
              <w:t>교체</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proofErr w:type="spellStart"/>
            <w:r w:rsidRPr="000E04B4">
              <w:rPr>
                <w:color w:val="000000"/>
                <w:sz w:val="20"/>
                <w:szCs w:val="20"/>
              </w:rPr>
              <w:t>진행하던중</w:t>
            </w:r>
            <w:proofErr w:type="spellEnd"/>
            <w:r w:rsidRPr="000E04B4">
              <w:rPr>
                <w:color w:val="000000"/>
                <w:sz w:val="20"/>
                <w:szCs w:val="20"/>
              </w:rPr>
              <w:t xml:space="preserve"> </w:t>
            </w:r>
            <w:r w:rsidRPr="000E04B4">
              <w:rPr>
                <w:color w:val="000000"/>
                <w:sz w:val="20"/>
                <w:szCs w:val="20"/>
              </w:rPr>
              <w:t>배수호스가</w:t>
            </w:r>
            <w:r w:rsidRPr="000E04B4">
              <w:rPr>
                <w:color w:val="000000"/>
                <w:sz w:val="20"/>
                <w:szCs w:val="20"/>
              </w:rPr>
              <w:t xml:space="preserve"> </w:t>
            </w:r>
            <w:r w:rsidRPr="000E04B4">
              <w:rPr>
                <w:color w:val="000000"/>
                <w:sz w:val="20"/>
                <w:szCs w:val="20"/>
              </w:rPr>
              <w:t>실리콘으로</w:t>
            </w:r>
            <w:r w:rsidRPr="000E04B4">
              <w:rPr>
                <w:color w:val="000000"/>
                <w:sz w:val="20"/>
                <w:szCs w:val="20"/>
              </w:rPr>
              <w:t xml:space="preserve"> </w:t>
            </w:r>
            <w:proofErr w:type="spellStart"/>
            <w:r w:rsidRPr="000E04B4">
              <w:rPr>
                <w:color w:val="000000"/>
                <w:sz w:val="20"/>
                <w:szCs w:val="20"/>
              </w:rPr>
              <w:t>덮여있어</w:t>
            </w:r>
            <w:proofErr w:type="spellEnd"/>
            <w:r w:rsidRPr="000E04B4">
              <w:rPr>
                <w:color w:val="000000"/>
                <w:sz w:val="20"/>
                <w:szCs w:val="20"/>
              </w:rPr>
              <w:t xml:space="preserve"> </w:t>
            </w:r>
            <w:r w:rsidRPr="000E04B4">
              <w:rPr>
                <w:color w:val="000000"/>
                <w:sz w:val="20"/>
                <w:szCs w:val="20"/>
              </w:rPr>
              <w:t>재단</w:t>
            </w:r>
            <w:r w:rsidRPr="000E04B4">
              <w:rPr>
                <w:color w:val="000000"/>
                <w:sz w:val="20"/>
                <w:szCs w:val="20"/>
              </w:rPr>
              <w:t xml:space="preserve"> </w:t>
            </w:r>
            <w:r w:rsidRPr="000E04B4">
              <w:rPr>
                <w:color w:val="000000"/>
                <w:sz w:val="20"/>
                <w:szCs w:val="20"/>
              </w:rPr>
              <w:t>작업중</w:t>
            </w:r>
            <w:r w:rsidRPr="000E04B4">
              <w:rPr>
                <w:color w:val="000000"/>
                <w:sz w:val="20"/>
                <w:szCs w:val="20"/>
              </w:rPr>
              <w:t xml:space="preserve"> </w:t>
            </w:r>
            <w:r w:rsidRPr="000E04B4">
              <w:rPr>
                <w:color w:val="000000"/>
                <w:sz w:val="20"/>
                <w:szCs w:val="20"/>
              </w:rPr>
              <w:t>칼날에</w:t>
            </w:r>
            <w:r w:rsidRPr="000E04B4">
              <w:rPr>
                <w:color w:val="000000"/>
                <w:sz w:val="20"/>
                <w:szCs w:val="20"/>
              </w:rPr>
              <w:t xml:space="preserve"> </w:t>
            </w:r>
            <w:r w:rsidRPr="000E04B4">
              <w:rPr>
                <w:color w:val="000000"/>
                <w:sz w:val="20"/>
                <w:szCs w:val="20"/>
              </w:rPr>
              <w:t>베임</w:t>
            </w:r>
            <w:r w:rsidRPr="000E04B4">
              <w:rPr>
                <w:color w:val="000000"/>
                <w:sz w:val="20"/>
                <w:szCs w:val="20"/>
              </w:rPr>
              <w:t xml:space="preserve"> </w:t>
            </w:r>
            <w:r w:rsidRPr="000E04B4">
              <w:rPr>
                <w:color w:val="000000"/>
                <w:sz w:val="20"/>
                <w:szCs w:val="20"/>
              </w:rPr>
              <w:t>사고가</w:t>
            </w:r>
            <w:r w:rsidRPr="000E04B4">
              <w:rPr>
                <w:color w:val="000000"/>
                <w:sz w:val="20"/>
                <w:szCs w:val="20"/>
              </w:rPr>
              <w:t xml:space="preserve"> </w:t>
            </w:r>
            <w:r w:rsidRPr="000E04B4">
              <w:rPr>
                <w:color w:val="000000"/>
                <w:sz w:val="20"/>
                <w:szCs w:val="20"/>
              </w:rPr>
              <w:t>발생하여</w:t>
            </w:r>
            <w:r w:rsidRPr="000E04B4">
              <w:rPr>
                <w:color w:val="000000"/>
                <w:sz w:val="20"/>
                <w:szCs w:val="20"/>
              </w:rPr>
              <w:t xml:space="preserve"> </w:t>
            </w:r>
            <w:r w:rsidRPr="000E04B4">
              <w:rPr>
                <w:color w:val="000000"/>
                <w:sz w:val="20"/>
                <w:szCs w:val="20"/>
              </w:rPr>
              <w:t>손가락</w:t>
            </w:r>
            <w:r w:rsidRPr="000E04B4">
              <w:rPr>
                <w:color w:val="000000"/>
                <w:sz w:val="20"/>
                <w:szCs w:val="20"/>
              </w:rPr>
              <w:t xml:space="preserve"> </w:t>
            </w:r>
            <w:r w:rsidRPr="000E04B4">
              <w:rPr>
                <w:color w:val="000000"/>
                <w:sz w:val="20"/>
                <w:szCs w:val="20"/>
              </w:rPr>
              <w:t>살점이</w:t>
            </w:r>
            <w:r w:rsidRPr="000E04B4">
              <w:rPr>
                <w:color w:val="000000"/>
                <w:sz w:val="20"/>
                <w:szCs w:val="20"/>
              </w:rPr>
              <w:t xml:space="preserve"> </w:t>
            </w:r>
            <w:proofErr w:type="spellStart"/>
            <w:r w:rsidRPr="000E04B4">
              <w:rPr>
                <w:color w:val="000000"/>
                <w:sz w:val="20"/>
                <w:szCs w:val="20"/>
              </w:rPr>
              <w:t>떨어져나감</w:t>
            </w:r>
            <w:proofErr w:type="spellEnd"/>
          </w:p>
        </w:tc>
      </w:tr>
      <w:tr w:rsidR="00026A7E" w:rsidRPr="00CB2B3F" w14:paraId="2A925E93" w14:textId="77777777" w:rsidTr="0091358C">
        <w:trPr>
          <w:cantSplit/>
          <w:trHeight w:val="340"/>
        </w:trPr>
        <w:tc>
          <w:tcPr>
            <w:tcW w:w="662" w:type="dxa"/>
            <w:shd w:val="clear" w:color="auto" w:fill="F2F2F2" w:themeFill="background1" w:themeFillShade="F2"/>
            <w:noWrap/>
            <w:vAlign w:val="center"/>
            <w:hideMark/>
          </w:tcPr>
          <w:p w14:paraId="4D540E39" w14:textId="77777777" w:rsidR="00026A7E" w:rsidRPr="000E04B4" w:rsidRDefault="00026A7E" w:rsidP="0091358C">
            <w:pPr>
              <w:spacing w:line="280" w:lineRule="atLeast"/>
              <w:jc w:val="center"/>
              <w:rPr>
                <w:color w:val="000000"/>
                <w:sz w:val="20"/>
                <w:szCs w:val="20"/>
              </w:rPr>
            </w:pPr>
            <w:r w:rsidRPr="000E04B4">
              <w:rPr>
                <w:color w:val="000000"/>
                <w:sz w:val="20"/>
                <w:szCs w:val="20"/>
              </w:rPr>
              <w:t>44</w:t>
            </w:r>
          </w:p>
        </w:tc>
        <w:tc>
          <w:tcPr>
            <w:tcW w:w="1039" w:type="dxa"/>
            <w:shd w:val="clear" w:color="auto" w:fill="auto"/>
            <w:noWrap/>
            <w:vAlign w:val="center"/>
            <w:hideMark/>
          </w:tcPr>
          <w:p w14:paraId="2CB27694"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이형종</w:t>
            </w:r>
            <w:proofErr w:type="spellEnd"/>
          </w:p>
        </w:tc>
        <w:tc>
          <w:tcPr>
            <w:tcW w:w="2410" w:type="dxa"/>
            <w:shd w:val="clear" w:color="auto" w:fill="auto"/>
            <w:noWrap/>
            <w:vAlign w:val="center"/>
            <w:hideMark/>
          </w:tcPr>
          <w:p w14:paraId="557BC562"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통합물류사업부</w:t>
            </w:r>
            <w:r w:rsidRPr="000E04B4">
              <w:rPr>
                <w:color w:val="000000"/>
                <w:sz w:val="20"/>
                <w:szCs w:val="20"/>
              </w:rPr>
              <w:t xml:space="preserve"> /</w:t>
            </w:r>
            <w:proofErr w:type="gramEnd"/>
            <w:r w:rsidRPr="000E04B4">
              <w:rPr>
                <w:color w:val="000000"/>
                <w:sz w:val="20"/>
                <w:szCs w:val="20"/>
              </w:rPr>
              <w:t xml:space="preserve"> </w:t>
            </w:r>
            <w:r>
              <w:rPr>
                <w:color w:val="000000"/>
                <w:sz w:val="20"/>
                <w:szCs w:val="20"/>
              </w:rPr>
              <w:br/>
            </w:r>
            <w:r w:rsidRPr="000E04B4">
              <w:rPr>
                <w:color w:val="000000"/>
                <w:sz w:val="20"/>
                <w:szCs w:val="20"/>
              </w:rPr>
              <w:t>패키지물류팀</w:t>
            </w:r>
            <w:r w:rsidRPr="000E04B4">
              <w:rPr>
                <w:color w:val="000000"/>
                <w:sz w:val="20"/>
                <w:szCs w:val="20"/>
              </w:rPr>
              <w:t xml:space="preserve"> / </w:t>
            </w:r>
            <w:r>
              <w:rPr>
                <w:color w:val="000000"/>
                <w:sz w:val="20"/>
                <w:szCs w:val="20"/>
              </w:rPr>
              <w:br/>
            </w:r>
            <w:proofErr w:type="spellStart"/>
            <w:r w:rsidRPr="000E04B4">
              <w:rPr>
                <w:color w:val="000000"/>
                <w:sz w:val="20"/>
                <w:szCs w:val="20"/>
              </w:rPr>
              <w:t>패키지출고파트</w:t>
            </w:r>
            <w:proofErr w:type="spellEnd"/>
          </w:p>
        </w:tc>
        <w:tc>
          <w:tcPr>
            <w:tcW w:w="1418" w:type="dxa"/>
            <w:shd w:val="clear" w:color="auto" w:fill="auto"/>
            <w:noWrap/>
            <w:vAlign w:val="center"/>
            <w:hideMark/>
          </w:tcPr>
          <w:p w14:paraId="08503498" w14:textId="77777777" w:rsidR="00026A7E" w:rsidRPr="000E04B4" w:rsidRDefault="00026A7E" w:rsidP="0091358C">
            <w:pPr>
              <w:spacing w:line="280" w:lineRule="atLeast"/>
              <w:jc w:val="center"/>
              <w:rPr>
                <w:color w:val="000000"/>
                <w:sz w:val="20"/>
                <w:szCs w:val="20"/>
              </w:rPr>
            </w:pPr>
            <w:r w:rsidRPr="000E04B4">
              <w:rPr>
                <w:color w:val="000000"/>
                <w:sz w:val="20"/>
                <w:szCs w:val="20"/>
              </w:rPr>
              <w:t>2020-03-04</w:t>
            </w:r>
          </w:p>
        </w:tc>
        <w:tc>
          <w:tcPr>
            <w:tcW w:w="3685" w:type="dxa"/>
            <w:shd w:val="clear" w:color="auto" w:fill="auto"/>
            <w:vAlign w:val="center"/>
            <w:hideMark/>
          </w:tcPr>
          <w:p w14:paraId="07FE6597"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r w:rsidRPr="000E04B4">
              <w:rPr>
                <w:color w:val="000000"/>
                <w:sz w:val="20"/>
                <w:szCs w:val="20"/>
              </w:rPr>
              <w:t xml:space="preserve"> </w:t>
            </w:r>
            <w:r w:rsidRPr="000E04B4">
              <w:rPr>
                <w:color w:val="000000"/>
                <w:sz w:val="20"/>
                <w:szCs w:val="20"/>
              </w:rPr>
              <w:t>시흥물류센터</w:t>
            </w:r>
            <w:r>
              <w:rPr>
                <w:color w:val="000000"/>
                <w:sz w:val="20"/>
                <w:szCs w:val="20"/>
              </w:rPr>
              <w:br/>
            </w:r>
            <w:r w:rsidRPr="000E04B4">
              <w:rPr>
                <w:color w:val="000000"/>
                <w:sz w:val="20"/>
                <w:szCs w:val="20"/>
              </w:rPr>
              <w:t>(</w:t>
            </w:r>
            <w:r w:rsidRPr="000E04B4">
              <w:rPr>
                <w:color w:val="000000"/>
                <w:sz w:val="20"/>
                <w:szCs w:val="20"/>
              </w:rPr>
              <w:t>경기</w:t>
            </w:r>
            <w:r w:rsidRPr="000E04B4">
              <w:rPr>
                <w:color w:val="000000"/>
                <w:sz w:val="20"/>
                <w:szCs w:val="20"/>
              </w:rPr>
              <w:t xml:space="preserve"> </w:t>
            </w:r>
            <w:r w:rsidRPr="000E04B4">
              <w:rPr>
                <w:color w:val="000000"/>
                <w:sz w:val="20"/>
                <w:szCs w:val="20"/>
              </w:rPr>
              <w:t>시흥시</w:t>
            </w:r>
            <w:r w:rsidRPr="000E04B4">
              <w:rPr>
                <w:color w:val="000000"/>
                <w:sz w:val="20"/>
                <w:szCs w:val="20"/>
              </w:rPr>
              <w:t xml:space="preserve"> </w:t>
            </w:r>
            <w:proofErr w:type="spellStart"/>
            <w:r w:rsidRPr="000E04B4">
              <w:rPr>
                <w:color w:val="000000"/>
                <w:sz w:val="20"/>
                <w:szCs w:val="20"/>
              </w:rPr>
              <w:t>수인로</w:t>
            </w:r>
            <w:proofErr w:type="spellEnd"/>
            <w:r w:rsidRPr="000E04B4">
              <w:rPr>
                <w:color w:val="000000"/>
                <w:sz w:val="20"/>
                <w:szCs w:val="20"/>
              </w:rPr>
              <w:t xml:space="preserve"> 2127-11)</w:t>
            </w:r>
          </w:p>
        </w:tc>
        <w:tc>
          <w:tcPr>
            <w:tcW w:w="5356" w:type="dxa"/>
            <w:shd w:val="clear" w:color="auto" w:fill="auto"/>
            <w:vAlign w:val="center"/>
            <w:hideMark/>
          </w:tcPr>
          <w:p w14:paraId="458C1870" w14:textId="77777777" w:rsidR="00026A7E" w:rsidRPr="000E04B4" w:rsidRDefault="00026A7E" w:rsidP="0091358C">
            <w:pPr>
              <w:spacing w:line="280" w:lineRule="atLeast"/>
              <w:jc w:val="left"/>
              <w:rPr>
                <w:color w:val="000000"/>
                <w:sz w:val="20"/>
                <w:szCs w:val="20"/>
              </w:rPr>
            </w:pPr>
            <w:r w:rsidRPr="000B39BC">
              <w:rPr>
                <w:color w:val="000000"/>
                <w:spacing w:val="-4"/>
                <w:sz w:val="20"/>
                <w:szCs w:val="20"/>
              </w:rPr>
              <w:t>코로나</w:t>
            </w:r>
            <w:r w:rsidRPr="000B39BC">
              <w:rPr>
                <w:color w:val="000000"/>
                <w:spacing w:val="-4"/>
                <w:sz w:val="20"/>
                <w:szCs w:val="20"/>
              </w:rPr>
              <w:t xml:space="preserve">19 </w:t>
            </w:r>
            <w:r w:rsidRPr="000B39BC">
              <w:rPr>
                <w:color w:val="000000"/>
                <w:spacing w:val="-4"/>
                <w:sz w:val="20"/>
                <w:szCs w:val="20"/>
              </w:rPr>
              <w:t>관련</w:t>
            </w:r>
            <w:r w:rsidRPr="000B39BC">
              <w:rPr>
                <w:color w:val="000000"/>
                <w:spacing w:val="-4"/>
                <w:sz w:val="20"/>
                <w:szCs w:val="20"/>
              </w:rPr>
              <w:t xml:space="preserve"> </w:t>
            </w:r>
            <w:r w:rsidRPr="000B39BC">
              <w:rPr>
                <w:color w:val="000000"/>
                <w:spacing w:val="-4"/>
                <w:sz w:val="20"/>
                <w:szCs w:val="20"/>
              </w:rPr>
              <w:t>시공</w:t>
            </w:r>
            <w:r w:rsidRPr="000B39BC">
              <w:rPr>
                <w:color w:val="000000"/>
                <w:spacing w:val="-4"/>
                <w:sz w:val="20"/>
                <w:szCs w:val="20"/>
              </w:rPr>
              <w:t>/</w:t>
            </w:r>
            <w:r w:rsidRPr="000B39BC">
              <w:rPr>
                <w:color w:val="000000"/>
                <w:spacing w:val="-4"/>
                <w:sz w:val="20"/>
                <w:szCs w:val="20"/>
              </w:rPr>
              <w:t>배송기사</w:t>
            </w:r>
            <w:r w:rsidRPr="000B39BC">
              <w:rPr>
                <w:color w:val="000000"/>
                <w:spacing w:val="-4"/>
                <w:sz w:val="20"/>
                <w:szCs w:val="20"/>
              </w:rPr>
              <w:t xml:space="preserve"> </w:t>
            </w:r>
            <w:r w:rsidRPr="000B39BC">
              <w:rPr>
                <w:color w:val="000000"/>
                <w:spacing w:val="-4"/>
                <w:sz w:val="20"/>
                <w:szCs w:val="20"/>
              </w:rPr>
              <w:t>차량</w:t>
            </w:r>
            <w:r w:rsidRPr="000B39BC">
              <w:rPr>
                <w:color w:val="000000"/>
                <w:spacing w:val="-4"/>
                <w:sz w:val="20"/>
                <w:szCs w:val="20"/>
              </w:rPr>
              <w:t xml:space="preserve"> </w:t>
            </w:r>
            <w:proofErr w:type="spellStart"/>
            <w:r w:rsidRPr="000B39BC">
              <w:rPr>
                <w:color w:val="000000"/>
                <w:spacing w:val="-4"/>
                <w:sz w:val="20"/>
                <w:szCs w:val="20"/>
              </w:rPr>
              <w:t>통제중</w:t>
            </w:r>
            <w:proofErr w:type="spellEnd"/>
            <w:r w:rsidRPr="000B39BC">
              <w:rPr>
                <w:color w:val="000000"/>
                <w:spacing w:val="-4"/>
                <w:sz w:val="20"/>
                <w:szCs w:val="20"/>
              </w:rPr>
              <w:t xml:space="preserve"> </w:t>
            </w:r>
            <w:r w:rsidRPr="000B39BC">
              <w:rPr>
                <w:color w:val="000000"/>
                <w:spacing w:val="-4"/>
                <w:sz w:val="20"/>
                <w:szCs w:val="20"/>
              </w:rPr>
              <w:t>발목을</w:t>
            </w:r>
            <w:r w:rsidRPr="000B39BC">
              <w:rPr>
                <w:color w:val="000000"/>
                <w:spacing w:val="-4"/>
                <w:sz w:val="20"/>
                <w:szCs w:val="20"/>
              </w:rPr>
              <w:t xml:space="preserve"> </w:t>
            </w:r>
            <w:proofErr w:type="spellStart"/>
            <w:r w:rsidRPr="000B39BC">
              <w:rPr>
                <w:color w:val="000000"/>
                <w:spacing w:val="-4"/>
                <w:sz w:val="20"/>
                <w:szCs w:val="20"/>
              </w:rPr>
              <w:t>접지름</w:t>
            </w:r>
            <w:proofErr w:type="spellEnd"/>
            <w:r w:rsidRPr="000B39BC">
              <w:rPr>
                <w:color w:val="000000"/>
                <w:spacing w:val="-4"/>
                <w:sz w:val="20"/>
                <w:szCs w:val="20"/>
              </w:rPr>
              <w:t>.</w:t>
            </w:r>
            <w:r w:rsidRPr="000E04B4">
              <w:rPr>
                <w:color w:val="000000"/>
                <w:sz w:val="20"/>
                <w:szCs w:val="20"/>
              </w:rPr>
              <w:br/>
            </w:r>
            <w:r w:rsidRPr="000E04B4">
              <w:rPr>
                <w:color w:val="000000"/>
                <w:sz w:val="20"/>
                <w:szCs w:val="20"/>
              </w:rPr>
              <w:t>검사</w:t>
            </w:r>
            <w:r w:rsidRPr="000E04B4">
              <w:rPr>
                <w:color w:val="000000"/>
                <w:sz w:val="20"/>
                <w:szCs w:val="20"/>
              </w:rPr>
              <w:t xml:space="preserve"> </w:t>
            </w:r>
            <w:r w:rsidRPr="000E04B4">
              <w:rPr>
                <w:color w:val="000000"/>
                <w:sz w:val="20"/>
                <w:szCs w:val="20"/>
              </w:rPr>
              <w:t>결과</w:t>
            </w:r>
            <w:r w:rsidRPr="000E04B4">
              <w:rPr>
                <w:color w:val="000000"/>
                <w:sz w:val="20"/>
                <w:szCs w:val="20"/>
              </w:rPr>
              <w:t xml:space="preserve"> </w:t>
            </w:r>
            <w:r w:rsidRPr="000E04B4">
              <w:rPr>
                <w:color w:val="000000"/>
                <w:sz w:val="20"/>
                <w:szCs w:val="20"/>
              </w:rPr>
              <w:t>발목</w:t>
            </w:r>
            <w:r w:rsidRPr="000E04B4">
              <w:rPr>
                <w:color w:val="000000"/>
                <w:sz w:val="20"/>
                <w:szCs w:val="20"/>
              </w:rPr>
              <w:t xml:space="preserve"> </w:t>
            </w:r>
            <w:r w:rsidRPr="000E04B4">
              <w:rPr>
                <w:color w:val="000000"/>
                <w:sz w:val="20"/>
                <w:szCs w:val="20"/>
              </w:rPr>
              <w:t>인대가</w:t>
            </w:r>
            <w:r w:rsidRPr="000E04B4">
              <w:rPr>
                <w:color w:val="000000"/>
                <w:sz w:val="20"/>
                <w:szCs w:val="20"/>
              </w:rPr>
              <w:t xml:space="preserve"> </w:t>
            </w:r>
            <w:r w:rsidRPr="000E04B4">
              <w:rPr>
                <w:color w:val="000000"/>
                <w:sz w:val="20"/>
                <w:szCs w:val="20"/>
              </w:rPr>
              <w:t>파열되어</w:t>
            </w:r>
            <w:r w:rsidRPr="000E04B4">
              <w:rPr>
                <w:color w:val="000000"/>
                <w:sz w:val="20"/>
                <w:szCs w:val="20"/>
              </w:rPr>
              <w:t xml:space="preserve"> </w:t>
            </w:r>
            <w:r w:rsidRPr="000E04B4">
              <w:rPr>
                <w:color w:val="000000"/>
                <w:sz w:val="20"/>
                <w:szCs w:val="20"/>
              </w:rPr>
              <w:t>수술해야</w:t>
            </w:r>
            <w:r w:rsidRPr="000E04B4">
              <w:rPr>
                <w:color w:val="000000"/>
                <w:sz w:val="20"/>
                <w:szCs w:val="20"/>
              </w:rPr>
              <w:t xml:space="preserve"> </w:t>
            </w:r>
            <w:r w:rsidRPr="000E04B4">
              <w:rPr>
                <w:color w:val="000000"/>
                <w:sz w:val="20"/>
                <w:szCs w:val="20"/>
              </w:rPr>
              <w:t>한다고</w:t>
            </w:r>
            <w:r w:rsidRPr="000E04B4">
              <w:rPr>
                <w:color w:val="000000"/>
                <w:sz w:val="20"/>
                <w:szCs w:val="20"/>
              </w:rPr>
              <w:t xml:space="preserve"> </w:t>
            </w:r>
            <w:r w:rsidRPr="000E04B4">
              <w:rPr>
                <w:color w:val="000000"/>
                <w:sz w:val="20"/>
                <w:szCs w:val="20"/>
              </w:rPr>
              <w:t>판정</w:t>
            </w:r>
            <w:r w:rsidRPr="000E04B4">
              <w:rPr>
                <w:color w:val="000000"/>
                <w:sz w:val="20"/>
                <w:szCs w:val="20"/>
              </w:rPr>
              <w:t xml:space="preserve"> </w:t>
            </w:r>
            <w:r w:rsidRPr="000E04B4">
              <w:rPr>
                <w:color w:val="000000"/>
                <w:sz w:val="20"/>
                <w:szCs w:val="20"/>
              </w:rPr>
              <w:t>받음</w:t>
            </w:r>
            <w:r w:rsidRPr="000E04B4">
              <w:rPr>
                <w:color w:val="000000"/>
                <w:sz w:val="20"/>
                <w:szCs w:val="20"/>
              </w:rPr>
              <w:t>.</w:t>
            </w:r>
          </w:p>
        </w:tc>
      </w:tr>
      <w:tr w:rsidR="00026A7E" w:rsidRPr="00CB2B3F" w14:paraId="39AFBD54" w14:textId="77777777" w:rsidTr="0091358C">
        <w:trPr>
          <w:cantSplit/>
          <w:trHeight w:val="340"/>
        </w:trPr>
        <w:tc>
          <w:tcPr>
            <w:tcW w:w="662" w:type="dxa"/>
            <w:shd w:val="clear" w:color="auto" w:fill="F2F2F2" w:themeFill="background1" w:themeFillShade="F2"/>
            <w:noWrap/>
            <w:vAlign w:val="center"/>
            <w:hideMark/>
          </w:tcPr>
          <w:p w14:paraId="4C42F7BB"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45</w:t>
            </w:r>
          </w:p>
        </w:tc>
        <w:tc>
          <w:tcPr>
            <w:tcW w:w="1039" w:type="dxa"/>
            <w:shd w:val="clear" w:color="auto" w:fill="auto"/>
            <w:noWrap/>
            <w:vAlign w:val="center"/>
            <w:hideMark/>
          </w:tcPr>
          <w:p w14:paraId="4026A1F7" w14:textId="77777777" w:rsidR="00026A7E" w:rsidRPr="000E04B4" w:rsidRDefault="00026A7E" w:rsidP="0091358C">
            <w:pPr>
              <w:spacing w:line="280" w:lineRule="atLeast"/>
              <w:jc w:val="center"/>
              <w:rPr>
                <w:color w:val="000000"/>
                <w:sz w:val="20"/>
                <w:szCs w:val="20"/>
              </w:rPr>
            </w:pPr>
            <w:r w:rsidRPr="000E04B4">
              <w:rPr>
                <w:color w:val="000000"/>
                <w:sz w:val="20"/>
                <w:szCs w:val="20"/>
              </w:rPr>
              <w:t>김태완</w:t>
            </w:r>
          </w:p>
        </w:tc>
        <w:tc>
          <w:tcPr>
            <w:tcW w:w="2410" w:type="dxa"/>
            <w:shd w:val="clear" w:color="auto" w:fill="auto"/>
            <w:noWrap/>
            <w:vAlign w:val="center"/>
            <w:hideMark/>
          </w:tcPr>
          <w:p w14:paraId="25206330" w14:textId="77777777" w:rsidR="00026A7E" w:rsidRPr="000E04B4" w:rsidRDefault="00026A7E" w:rsidP="0091358C">
            <w:pPr>
              <w:spacing w:line="280" w:lineRule="atLeast"/>
              <w:jc w:val="center"/>
              <w:rPr>
                <w:color w:val="000000"/>
                <w:sz w:val="20"/>
                <w:szCs w:val="20"/>
              </w:rPr>
            </w:pPr>
            <w:r w:rsidRPr="000E04B4">
              <w:rPr>
                <w:color w:val="000000"/>
                <w:sz w:val="20"/>
                <w:szCs w:val="20"/>
              </w:rPr>
              <w:t>INT</w:t>
            </w:r>
            <w:proofErr w:type="gramStart"/>
            <w:r w:rsidRPr="000E04B4">
              <w:rPr>
                <w:color w:val="000000"/>
                <w:sz w:val="20"/>
                <w:szCs w:val="20"/>
              </w:rPr>
              <w:t>사업본부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직매장영업부</w:t>
            </w:r>
            <w:r w:rsidRPr="000E04B4">
              <w:rPr>
                <w:color w:val="000000"/>
                <w:sz w:val="20"/>
                <w:szCs w:val="20"/>
              </w:rPr>
              <w:t xml:space="preserve"> / </w:t>
            </w:r>
            <w:proofErr w:type="spellStart"/>
            <w:r w:rsidRPr="000E04B4">
              <w:rPr>
                <w:color w:val="000000"/>
                <w:sz w:val="20"/>
                <w:szCs w:val="20"/>
              </w:rPr>
              <w:t>부산직매장</w:t>
            </w:r>
            <w:proofErr w:type="spellEnd"/>
            <w:r w:rsidRPr="000E04B4">
              <w:rPr>
                <w:color w:val="000000"/>
                <w:sz w:val="20"/>
                <w:szCs w:val="20"/>
              </w:rPr>
              <w:t xml:space="preserve"> / </w:t>
            </w:r>
            <w:r w:rsidRPr="000E04B4">
              <w:rPr>
                <w:color w:val="000000"/>
                <w:sz w:val="20"/>
                <w:szCs w:val="20"/>
              </w:rPr>
              <w:t>부산가구파트</w:t>
            </w:r>
          </w:p>
        </w:tc>
        <w:tc>
          <w:tcPr>
            <w:tcW w:w="1418" w:type="dxa"/>
            <w:shd w:val="clear" w:color="auto" w:fill="auto"/>
            <w:noWrap/>
            <w:vAlign w:val="center"/>
            <w:hideMark/>
          </w:tcPr>
          <w:p w14:paraId="6689F5D6" w14:textId="77777777" w:rsidR="00026A7E" w:rsidRPr="000E04B4" w:rsidRDefault="00026A7E" w:rsidP="0091358C">
            <w:pPr>
              <w:spacing w:line="280" w:lineRule="atLeast"/>
              <w:jc w:val="center"/>
              <w:rPr>
                <w:color w:val="000000"/>
                <w:sz w:val="20"/>
                <w:szCs w:val="20"/>
              </w:rPr>
            </w:pPr>
            <w:r w:rsidRPr="000E04B4">
              <w:rPr>
                <w:color w:val="000000"/>
                <w:sz w:val="20"/>
                <w:szCs w:val="20"/>
              </w:rPr>
              <w:t>2020-04-20</w:t>
            </w:r>
          </w:p>
        </w:tc>
        <w:tc>
          <w:tcPr>
            <w:tcW w:w="3685" w:type="dxa"/>
            <w:shd w:val="clear" w:color="auto" w:fill="auto"/>
            <w:vAlign w:val="center"/>
            <w:hideMark/>
          </w:tcPr>
          <w:p w14:paraId="55A904EF"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한샘디자인파크</w:t>
            </w:r>
            <w:proofErr w:type="spellEnd"/>
            <w:r w:rsidRPr="000E04B4">
              <w:rPr>
                <w:color w:val="000000"/>
                <w:sz w:val="20"/>
                <w:szCs w:val="20"/>
              </w:rPr>
              <w:t xml:space="preserve"> </w:t>
            </w:r>
            <w:proofErr w:type="spellStart"/>
            <w:r w:rsidRPr="000E04B4">
              <w:rPr>
                <w:color w:val="000000"/>
                <w:sz w:val="20"/>
                <w:szCs w:val="20"/>
              </w:rPr>
              <w:t>부산센텀점</w:t>
            </w:r>
            <w:proofErr w:type="spellEnd"/>
            <w:r w:rsidRPr="000E04B4">
              <w:rPr>
                <w:color w:val="000000"/>
                <w:sz w:val="20"/>
                <w:szCs w:val="20"/>
              </w:rPr>
              <w:t xml:space="preserve"> 2</w:t>
            </w:r>
            <w:r w:rsidRPr="000E04B4">
              <w:rPr>
                <w:color w:val="000000"/>
                <w:sz w:val="20"/>
                <w:szCs w:val="20"/>
              </w:rPr>
              <w:t>층</w:t>
            </w:r>
            <w:r w:rsidRPr="000E04B4">
              <w:rPr>
                <w:color w:val="000000"/>
                <w:sz w:val="20"/>
                <w:szCs w:val="20"/>
              </w:rPr>
              <w:t xml:space="preserve"> </w:t>
            </w:r>
            <w:r w:rsidRPr="000E04B4">
              <w:rPr>
                <w:color w:val="000000"/>
                <w:sz w:val="20"/>
                <w:szCs w:val="20"/>
              </w:rPr>
              <w:t>계단</w:t>
            </w:r>
            <w:r w:rsidRPr="000E04B4">
              <w:rPr>
                <w:color w:val="000000"/>
                <w:sz w:val="20"/>
                <w:szCs w:val="20"/>
              </w:rPr>
              <w:br/>
              <w:t>(</w:t>
            </w:r>
            <w:r w:rsidRPr="000E04B4">
              <w:rPr>
                <w:color w:val="000000"/>
                <w:sz w:val="20"/>
                <w:szCs w:val="20"/>
              </w:rPr>
              <w:t>부산</w:t>
            </w:r>
            <w:r w:rsidRPr="000E04B4">
              <w:rPr>
                <w:color w:val="000000"/>
                <w:sz w:val="20"/>
                <w:szCs w:val="20"/>
              </w:rPr>
              <w:t xml:space="preserve"> </w:t>
            </w:r>
            <w:r w:rsidRPr="000E04B4">
              <w:rPr>
                <w:color w:val="000000"/>
                <w:sz w:val="20"/>
                <w:szCs w:val="20"/>
              </w:rPr>
              <w:t>해운대구</w:t>
            </w:r>
            <w:r w:rsidRPr="000E04B4">
              <w:rPr>
                <w:color w:val="000000"/>
                <w:sz w:val="20"/>
                <w:szCs w:val="20"/>
              </w:rPr>
              <w:t xml:space="preserve"> </w:t>
            </w:r>
            <w:proofErr w:type="spellStart"/>
            <w:r w:rsidRPr="000E04B4">
              <w:rPr>
                <w:color w:val="000000"/>
                <w:sz w:val="20"/>
                <w:szCs w:val="20"/>
              </w:rPr>
              <w:t>센텀</w:t>
            </w:r>
            <w:proofErr w:type="spellEnd"/>
            <w:r w:rsidRPr="000E04B4">
              <w:rPr>
                <w:color w:val="000000"/>
                <w:sz w:val="20"/>
                <w:szCs w:val="20"/>
              </w:rPr>
              <w:t>1</w:t>
            </w:r>
            <w:r w:rsidRPr="000E04B4">
              <w:rPr>
                <w:color w:val="000000"/>
                <w:sz w:val="20"/>
                <w:szCs w:val="20"/>
              </w:rPr>
              <w:t>로</w:t>
            </w:r>
            <w:r w:rsidRPr="000E04B4">
              <w:rPr>
                <w:color w:val="000000"/>
                <w:sz w:val="20"/>
                <w:szCs w:val="20"/>
              </w:rPr>
              <w:t xml:space="preserve"> 25 </w:t>
            </w:r>
            <w:proofErr w:type="spellStart"/>
            <w:r w:rsidRPr="000E04B4">
              <w:rPr>
                <w:color w:val="000000"/>
                <w:sz w:val="20"/>
                <w:szCs w:val="20"/>
              </w:rPr>
              <w:t>한샘디자인파크</w:t>
            </w:r>
            <w:proofErr w:type="spellEnd"/>
            <w:r w:rsidRPr="000E04B4">
              <w:rPr>
                <w:color w:val="000000"/>
                <w:sz w:val="20"/>
                <w:szCs w:val="20"/>
              </w:rPr>
              <w:t xml:space="preserve"> </w:t>
            </w:r>
            <w:proofErr w:type="spellStart"/>
            <w:r w:rsidRPr="000E04B4">
              <w:rPr>
                <w:color w:val="000000"/>
                <w:sz w:val="20"/>
                <w:szCs w:val="20"/>
              </w:rPr>
              <w:t>부산센텀점</w:t>
            </w:r>
            <w:proofErr w:type="spellEnd"/>
            <w:r w:rsidRPr="000E04B4">
              <w:rPr>
                <w:color w:val="000000"/>
                <w:sz w:val="20"/>
                <w:szCs w:val="20"/>
              </w:rPr>
              <w:t>)</w:t>
            </w:r>
          </w:p>
        </w:tc>
        <w:tc>
          <w:tcPr>
            <w:tcW w:w="5356" w:type="dxa"/>
            <w:shd w:val="clear" w:color="auto" w:fill="auto"/>
            <w:vAlign w:val="center"/>
            <w:hideMark/>
          </w:tcPr>
          <w:p w14:paraId="502F17C5"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부산직매장</w:t>
            </w:r>
            <w:proofErr w:type="spellEnd"/>
            <w:r w:rsidRPr="000E04B4">
              <w:rPr>
                <w:color w:val="000000"/>
                <w:sz w:val="20"/>
                <w:szCs w:val="20"/>
              </w:rPr>
              <w:t xml:space="preserve"> 2</w:t>
            </w:r>
            <w:r w:rsidRPr="000E04B4">
              <w:rPr>
                <w:color w:val="000000"/>
                <w:sz w:val="20"/>
                <w:szCs w:val="20"/>
              </w:rPr>
              <w:t>층</w:t>
            </w:r>
            <w:r w:rsidRPr="000E04B4">
              <w:rPr>
                <w:color w:val="000000"/>
                <w:sz w:val="20"/>
                <w:szCs w:val="20"/>
              </w:rPr>
              <w:t xml:space="preserve"> </w:t>
            </w:r>
            <w:r w:rsidRPr="000E04B4">
              <w:rPr>
                <w:color w:val="000000"/>
                <w:sz w:val="20"/>
                <w:szCs w:val="20"/>
              </w:rPr>
              <w:t>계단에서</w:t>
            </w:r>
            <w:r w:rsidRPr="000E04B4">
              <w:rPr>
                <w:color w:val="000000"/>
                <w:sz w:val="20"/>
                <w:szCs w:val="20"/>
              </w:rPr>
              <w:t xml:space="preserve"> </w:t>
            </w:r>
            <w:proofErr w:type="spellStart"/>
            <w:r w:rsidRPr="000E04B4">
              <w:rPr>
                <w:color w:val="000000"/>
                <w:sz w:val="20"/>
                <w:szCs w:val="20"/>
              </w:rPr>
              <w:t>라운딩을</w:t>
            </w:r>
            <w:proofErr w:type="spellEnd"/>
            <w:r w:rsidRPr="000E04B4">
              <w:rPr>
                <w:color w:val="000000"/>
                <w:sz w:val="20"/>
                <w:szCs w:val="20"/>
              </w:rPr>
              <w:t xml:space="preserve"> </w:t>
            </w:r>
            <w:r w:rsidRPr="000E04B4">
              <w:rPr>
                <w:color w:val="000000"/>
                <w:sz w:val="20"/>
                <w:szCs w:val="20"/>
              </w:rPr>
              <w:t>하던</w:t>
            </w:r>
            <w:r w:rsidRPr="000E04B4">
              <w:rPr>
                <w:color w:val="000000"/>
                <w:sz w:val="20"/>
                <w:szCs w:val="20"/>
              </w:rPr>
              <w:t xml:space="preserve"> </w:t>
            </w:r>
            <w:r w:rsidRPr="000E04B4">
              <w:rPr>
                <w:color w:val="000000"/>
                <w:sz w:val="20"/>
                <w:szCs w:val="20"/>
              </w:rPr>
              <w:t>도중</w:t>
            </w:r>
            <w:r w:rsidRPr="000E04B4">
              <w:rPr>
                <w:color w:val="000000"/>
                <w:sz w:val="20"/>
                <w:szCs w:val="20"/>
              </w:rPr>
              <w:t xml:space="preserve"> </w:t>
            </w:r>
            <w:r w:rsidRPr="000E04B4">
              <w:rPr>
                <w:color w:val="000000"/>
                <w:sz w:val="20"/>
                <w:szCs w:val="20"/>
              </w:rPr>
              <w:t>계단에서</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발을</w:t>
            </w:r>
            <w:r w:rsidRPr="000E04B4">
              <w:rPr>
                <w:color w:val="000000"/>
                <w:sz w:val="20"/>
                <w:szCs w:val="20"/>
              </w:rPr>
              <w:t xml:space="preserve"> </w:t>
            </w:r>
            <w:r w:rsidRPr="000E04B4">
              <w:rPr>
                <w:color w:val="000000"/>
                <w:sz w:val="20"/>
                <w:szCs w:val="20"/>
              </w:rPr>
              <w:t>헛디뎌</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무릎</w:t>
            </w:r>
            <w:r w:rsidRPr="000E04B4">
              <w:rPr>
                <w:color w:val="000000"/>
                <w:sz w:val="20"/>
                <w:szCs w:val="20"/>
              </w:rPr>
              <w:t xml:space="preserve"> </w:t>
            </w:r>
            <w:r w:rsidRPr="000E04B4">
              <w:rPr>
                <w:color w:val="000000"/>
                <w:sz w:val="20"/>
                <w:szCs w:val="20"/>
              </w:rPr>
              <w:t>부분</w:t>
            </w:r>
            <w:r w:rsidRPr="000E04B4">
              <w:rPr>
                <w:color w:val="000000"/>
                <w:sz w:val="20"/>
                <w:szCs w:val="20"/>
              </w:rPr>
              <w:t xml:space="preserve"> </w:t>
            </w:r>
            <w:r w:rsidRPr="000E04B4">
              <w:rPr>
                <w:color w:val="000000"/>
                <w:sz w:val="20"/>
                <w:szCs w:val="20"/>
              </w:rPr>
              <w:t>인대가</w:t>
            </w:r>
            <w:r w:rsidRPr="000E04B4">
              <w:rPr>
                <w:color w:val="000000"/>
                <w:sz w:val="20"/>
                <w:szCs w:val="20"/>
              </w:rPr>
              <w:t xml:space="preserve"> </w:t>
            </w:r>
            <w:r w:rsidRPr="000E04B4">
              <w:rPr>
                <w:color w:val="000000"/>
                <w:sz w:val="20"/>
                <w:szCs w:val="20"/>
              </w:rPr>
              <w:t>늘어난</w:t>
            </w:r>
            <w:r w:rsidRPr="000E04B4">
              <w:rPr>
                <w:color w:val="000000"/>
                <w:sz w:val="20"/>
                <w:szCs w:val="20"/>
              </w:rPr>
              <w:t xml:space="preserve"> </w:t>
            </w:r>
            <w:r w:rsidRPr="000E04B4">
              <w:rPr>
                <w:color w:val="000000"/>
                <w:sz w:val="20"/>
                <w:szCs w:val="20"/>
              </w:rPr>
              <w:t>상황</w:t>
            </w:r>
          </w:p>
        </w:tc>
      </w:tr>
      <w:tr w:rsidR="00026A7E" w:rsidRPr="00CB2B3F" w14:paraId="1B43E7F1" w14:textId="77777777" w:rsidTr="0091358C">
        <w:trPr>
          <w:cantSplit/>
          <w:trHeight w:val="340"/>
        </w:trPr>
        <w:tc>
          <w:tcPr>
            <w:tcW w:w="662" w:type="dxa"/>
            <w:shd w:val="clear" w:color="auto" w:fill="F2F2F2" w:themeFill="background1" w:themeFillShade="F2"/>
            <w:noWrap/>
            <w:vAlign w:val="center"/>
            <w:hideMark/>
          </w:tcPr>
          <w:p w14:paraId="25FF1469" w14:textId="77777777" w:rsidR="00026A7E" w:rsidRPr="000E04B4" w:rsidRDefault="00026A7E" w:rsidP="0091358C">
            <w:pPr>
              <w:spacing w:line="280" w:lineRule="atLeast"/>
              <w:jc w:val="center"/>
              <w:rPr>
                <w:color w:val="000000"/>
                <w:sz w:val="20"/>
                <w:szCs w:val="20"/>
              </w:rPr>
            </w:pPr>
            <w:r w:rsidRPr="000E04B4">
              <w:rPr>
                <w:color w:val="000000"/>
                <w:sz w:val="20"/>
                <w:szCs w:val="20"/>
              </w:rPr>
              <w:t>46</w:t>
            </w:r>
          </w:p>
        </w:tc>
        <w:tc>
          <w:tcPr>
            <w:tcW w:w="1039" w:type="dxa"/>
            <w:shd w:val="clear" w:color="auto" w:fill="auto"/>
            <w:noWrap/>
            <w:vAlign w:val="center"/>
            <w:hideMark/>
          </w:tcPr>
          <w:p w14:paraId="45BED244" w14:textId="77777777" w:rsidR="00026A7E" w:rsidRPr="000E04B4" w:rsidRDefault="00026A7E" w:rsidP="0091358C">
            <w:pPr>
              <w:spacing w:line="280" w:lineRule="atLeast"/>
              <w:jc w:val="center"/>
              <w:rPr>
                <w:color w:val="000000"/>
                <w:sz w:val="20"/>
                <w:szCs w:val="20"/>
              </w:rPr>
            </w:pPr>
            <w:r w:rsidRPr="000E04B4">
              <w:rPr>
                <w:color w:val="000000"/>
                <w:sz w:val="20"/>
                <w:szCs w:val="20"/>
              </w:rPr>
              <w:t>이종호</w:t>
            </w:r>
          </w:p>
        </w:tc>
        <w:tc>
          <w:tcPr>
            <w:tcW w:w="2410" w:type="dxa"/>
            <w:shd w:val="clear" w:color="auto" w:fill="auto"/>
            <w:noWrap/>
            <w:vAlign w:val="center"/>
            <w:hideMark/>
          </w:tcPr>
          <w:p w14:paraId="4495578A"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통합물류사업부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패키지물류팀</w:t>
            </w:r>
            <w:r w:rsidRPr="000E04B4">
              <w:rPr>
                <w:color w:val="000000"/>
                <w:sz w:val="20"/>
                <w:szCs w:val="20"/>
              </w:rPr>
              <w:t xml:space="preserve"> / </w:t>
            </w:r>
            <w:proofErr w:type="spellStart"/>
            <w:r w:rsidRPr="000E04B4">
              <w:rPr>
                <w:color w:val="000000"/>
                <w:sz w:val="20"/>
                <w:szCs w:val="20"/>
              </w:rPr>
              <w:t>패키지출고파트</w:t>
            </w:r>
            <w:proofErr w:type="spellEnd"/>
          </w:p>
        </w:tc>
        <w:tc>
          <w:tcPr>
            <w:tcW w:w="1418" w:type="dxa"/>
            <w:shd w:val="clear" w:color="auto" w:fill="auto"/>
            <w:noWrap/>
            <w:vAlign w:val="center"/>
            <w:hideMark/>
          </w:tcPr>
          <w:p w14:paraId="304C24FF" w14:textId="77777777" w:rsidR="00026A7E" w:rsidRPr="000E04B4" w:rsidRDefault="00026A7E" w:rsidP="0091358C">
            <w:pPr>
              <w:spacing w:line="280" w:lineRule="atLeast"/>
              <w:jc w:val="center"/>
              <w:rPr>
                <w:color w:val="000000"/>
                <w:sz w:val="20"/>
                <w:szCs w:val="20"/>
              </w:rPr>
            </w:pPr>
            <w:r w:rsidRPr="000E04B4">
              <w:rPr>
                <w:color w:val="000000"/>
                <w:sz w:val="20"/>
                <w:szCs w:val="20"/>
              </w:rPr>
              <w:t>2020-09-11</w:t>
            </w:r>
          </w:p>
        </w:tc>
        <w:tc>
          <w:tcPr>
            <w:tcW w:w="3685" w:type="dxa"/>
            <w:shd w:val="clear" w:color="auto" w:fill="auto"/>
            <w:vAlign w:val="center"/>
            <w:hideMark/>
          </w:tcPr>
          <w:p w14:paraId="743418A2" w14:textId="77777777" w:rsidR="00026A7E" w:rsidRPr="000E04B4" w:rsidRDefault="00026A7E" w:rsidP="0091358C">
            <w:pPr>
              <w:spacing w:line="280" w:lineRule="atLeast"/>
              <w:jc w:val="center"/>
              <w:rPr>
                <w:color w:val="000000"/>
                <w:sz w:val="20"/>
                <w:szCs w:val="20"/>
              </w:rPr>
            </w:pPr>
            <w:r w:rsidRPr="000E04B4">
              <w:rPr>
                <w:color w:val="000000"/>
                <w:sz w:val="20"/>
                <w:szCs w:val="20"/>
              </w:rPr>
              <w:t>5</w:t>
            </w:r>
            <w:r w:rsidRPr="000E04B4">
              <w:rPr>
                <w:color w:val="000000"/>
                <w:sz w:val="20"/>
                <w:szCs w:val="20"/>
              </w:rPr>
              <w:t>공장</w:t>
            </w:r>
            <w:r w:rsidRPr="000E04B4">
              <w:rPr>
                <w:color w:val="000000"/>
                <w:sz w:val="20"/>
                <w:szCs w:val="20"/>
              </w:rPr>
              <w:t xml:space="preserve"> </w:t>
            </w:r>
            <w:r w:rsidRPr="000E04B4">
              <w:rPr>
                <w:color w:val="000000"/>
                <w:sz w:val="20"/>
                <w:szCs w:val="20"/>
              </w:rPr>
              <w:t>건재물류센터</w:t>
            </w:r>
          </w:p>
        </w:tc>
        <w:tc>
          <w:tcPr>
            <w:tcW w:w="5356" w:type="dxa"/>
            <w:shd w:val="clear" w:color="auto" w:fill="auto"/>
            <w:vAlign w:val="center"/>
            <w:hideMark/>
          </w:tcPr>
          <w:p w14:paraId="0DA2026E" w14:textId="77777777" w:rsidR="00026A7E" w:rsidRPr="000E04B4" w:rsidRDefault="00026A7E" w:rsidP="0091358C">
            <w:pPr>
              <w:spacing w:line="280" w:lineRule="atLeast"/>
              <w:jc w:val="left"/>
              <w:rPr>
                <w:color w:val="000000"/>
                <w:sz w:val="20"/>
                <w:szCs w:val="20"/>
              </w:rPr>
            </w:pPr>
            <w:r w:rsidRPr="000E04B4">
              <w:rPr>
                <w:color w:val="000000"/>
                <w:sz w:val="20"/>
                <w:szCs w:val="20"/>
              </w:rPr>
              <w:t>1</w:t>
            </w:r>
            <w:r w:rsidRPr="000E04B4">
              <w:rPr>
                <w:color w:val="000000"/>
                <w:sz w:val="20"/>
                <w:szCs w:val="20"/>
              </w:rPr>
              <w:t>톤</w:t>
            </w:r>
            <w:r w:rsidRPr="000E04B4">
              <w:rPr>
                <w:color w:val="000000"/>
                <w:sz w:val="20"/>
                <w:szCs w:val="20"/>
              </w:rPr>
              <w:t xml:space="preserve"> </w:t>
            </w:r>
            <w:r w:rsidRPr="000E04B4">
              <w:rPr>
                <w:color w:val="000000"/>
                <w:sz w:val="20"/>
                <w:szCs w:val="20"/>
              </w:rPr>
              <w:t>전담차량에</w:t>
            </w:r>
            <w:r w:rsidRPr="000E04B4">
              <w:rPr>
                <w:color w:val="000000"/>
                <w:sz w:val="20"/>
                <w:szCs w:val="20"/>
              </w:rPr>
              <w:t xml:space="preserve"> </w:t>
            </w:r>
            <w:proofErr w:type="spellStart"/>
            <w:r w:rsidRPr="000E04B4">
              <w:rPr>
                <w:color w:val="000000"/>
                <w:sz w:val="20"/>
                <w:szCs w:val="20"/>
              </w:rPr>
              <w:t>롤테이너</w:t>
            </w:r>
            <w:proofErr w:type="spellEnd"/>
            <w:r w:rsidRPr="000E04B4">
              <w:rPr>
                <w:color w:val="000000"/>
                <w:sz w:val="20"/>
                <w:szCs w:val="20"/>
              </w:rPr>
              <w:t xml:space="preserve"> </w:t>
            </w:r>
            <w:r w:rsidRPr="000E04B4">
              <w:rPr>
                <w:color w:val="000000"/>
                <w:sz w:val="20"/>
                <w:szCs w:val="20"/>
              </w:rPr>
              <w:t>수작업</w:t>
            </w:r>
            <w:r w:rsidRPr="000E04B4">
              <w:rPr>
                <w:color w:val="000000"/>
                <w:sz w:val="20"/>
                <w:szCs w:val="20"/>
              </w:rPr>
              <w:t xml:space="preserve"> </w:t>
            </w:r>
            <w:proofErr w:type="spellStart"/>
            <w:r w:rsidRPr="000E04B4">
              <w:rPr>
                <w:color w:val="000000"/>
                <w:sz w:val="20"/>
                <w:szCs w:val="20"/>
              </w:rPr>
              <w:t>상차중</w:t>
            </w:r>
            <w:proofErr w:type="spellEnd"/>
            <w:r w:rsidRPr="000E04B4">
              <w:rPr>
                <w:color w:val="000000"/>
                <w:sz w:val="20"/>
                <w:szCs w:val="20"/>
              </w:rPr>
              <w:t xml:space="preserve"> </w:t>
            </w:r>
            <w:proofErr w:type="spellStart"/>
            <w:r w:rsidRPr="000E04B4">
              <w:rPr>
                <w:color w:val="000000"/>
                <w:sz w:val="20"/>
                <w:szCs w:val="20"/>
              </w:rPr>
              <w:t>롤테이너와</w:t>
            </w:r>
            <w:proofErr w:type="spellEnd"/>
            <w:r w:rsidRPr="000E04B4">
              <w:rPr>
                <w:color w:val="000000"/>
                <w:sz w:val="20"/>
                <w:szCs w:val="20"/>
              </w:rPr>
              <w:t xml:space="preserve"> </w:t>
            </w:r>
            <w:r w:rsidRPr="000E04B4">
              <w:rPr>
                <w:color w:val="000000"/>
                <w:sz w:val="20"/>
                <w:szCs w:val="20"/>
              </w:rPr>
              <w:t>차량</w:t>
            </w:r>
            <w:r w:rsidRPr="000E04B4">
              <w:rPr>
                <w:color w:val="000000"/>
                <w:sz w:val="20"/>
                <w:szCs w:val="20"/>
              </w:rPr>
              <w:t xml:space="preserve"> </w:t>
            </w:r>
            <w:r w:rsidRPr="000E04B4">
              <w:rPr>
                <w:color w:val="000000"/>
                <w:sz w:val="20"/>
                <w:szCs w:val="20"/>
              </w:rPr>
              <w:t>뒷문</w:t>
            </w:r>
            <w:r w:rsidRPr="000E04B4">
              <w:rPr>
                <w:color w:val="000000"/>
                <w:sz w:val="20"/>
                <w:szCs w:val="20"/>
              </w:rPr>
              <w:t xml:space="preserve"> </w:t>
            </w:r>
            <w:r w:rsidRPr="000E04B4">
              <w:rPr>
                <w:color w:val="000000"/>
                <w:sz w:val="20"/>
                <w:szCs w:val="20"/>
              </w:rPr>
              <w:t>프레임</w:t>
            </w:r>
            <w:r w:rsidRPr="000E04B4">
              <w:rPr>
                <w:color w:val="000000"/>
                <w:sz w:val="20"/>
                <w:szCs w:val="20"/>
              </w:rPr>
              <w:t xml:space="preserve"> </w:t>
            </w:r>
            <w:r w:rsidRPr="000E04B4">
              <w:rPr>
                <w:color w:val="000000"/>
                <w:sz w:val="20"/>
                <w:szCs w:val="20"/>
              </w:rPr>
              <w:t>사이에</w:t>
            </w:r>
            <w:r w:rsidRPr="000E04B4">
              <w:rPr>
                <w:color w:val="000000"/>
                <w:sz w:val="20"/>
                <w:szCs w:val="20"/>
              </w:rPr>
              <w:t xml:space="preserve"> </w:t>
            </w:r>
            <w:r w:rsidRPr="000E04B4">
              <w:rPr>
                <w:color w:val="000000"/>
                <w:sz w:val="20"/>
                <w:szCs w:val="20"/>
              </w:rPr>
              <w:t>부딪힘</w:t>
            </w:r>
            <w:r w:rsidRPr="000E04B4">
              <w:rPr>
                <w:color w:val="000000"/>
                <w:sz w:val="20"/>
                <w:szCs w:val="20"/>
              </w:rPr>
              <w:t>.</w:t>
            </w:r>
            <w:r w:rsidRPr="000E04B4">
              <w:rPr>
                <w:color w:val="000000"/>
                <w:sz w:val="20"/>
                <w:szCs w:val="20"/>
              </w:rPr>
              <w:br/>
            </w:r>
            <w:proofErr w:type="spellStart"/>
            <w:r w:rsidRPr="000E04B4">
              <w:rPr>
                <w:color w:val="000000"/>
                <w:sz w:val="20"/>
                <w:szCs w:val="20"/>
              </w:rPr>
              <w:t>진료시</w:t>
            </w:r>
            <w:proofErr w:type="spellEnd"/>
            <w:r w:rsidRPr="000E04B4">
              <w:rPr>
                <w:color w:val="000000"/>
                <w:sz w:val="20"/>
                <w:szCs w:val="20"/>
              </w:rPr>
              <w:t xml:space="preserve"> </w:t>
            </w:r>
            <w:r w:rsidRPr="000E04B4">
              <w:rPr>
                <w:color w:val="000000"/>
                <w:sz w:val="20"/>
                <w:szCs w:val="20"/>
              </w:rPr>
              <w:t>손목에</w:t>
            </w:r>
            <w:r w:rsidRPr="000E04B4">
              <w:rPr>
                <w:color w:val="000000"/>
                <w:sz w:val="20"/>
                <w:szCs w:val="20"/>
              </w:rPr>
              <w:t xml:space="preserve"> </w:t>
            </w:r>
            <w:r w:rsidRPr="000E04B4">
              <w:rPr>
                <w:color w:val="000000"/>
                <w:sz w:val="20"/>
                <w:szCs w:val="20"/>
              </w:rPr>
              <w:t>물이</w:t>
            </w:r>
            <w:r w:rsidRPr="000E04B4">
              <w:rPr>
                <w:color w:val="000000"/>
                <w:sz w:val="20"/>
                <w:szCs w:val="20"/>
              </w:rPr>
              <w:t xml:space="preserve"> </w:t>
            </w:r>
            <w:r w:rsidRPr="000E04B4">
              <w:rPr>
                <w:color w:val="000000"/>
                <w:sz w:val="20"/>
                <w:szCs w:val="20"/>
              </w:rPr>
              <w:t>있다고</w:t>
            </w:r>
            <w:r w:rsidRPr="000E04B4">
              <w:rPr>
                <w:color w:val="000000"/>
                <w:sz w:val="20"/>
                <w:szCs w:val="20"/>
              </w:rPr>
              <w:t xml:space="preserve"> </w:t>
            </w:r>
            <w:r w:rsidRPr="000E04B4">
              <w:rPr>
                <w:color w:val="000000"/>
                <w:sz w:val="20"/>
                <w:szCs w:val="20"/>
              </w:rPr>
              <w:t>하며</w:t>
            </w:r>
            <w:r w:rsidRPr="000E04B4">
              <w:rPr>
                <w:color w:val="000000"/>
                <w:sz w:val="20"/>
                <w:szCs w:val="20"/>
              </w:rPr>
              <w:t xml:space="preserve"> </w:t>
            </w:r>
            <w:r w:rsidRPr="000E04B4">
              <w:rPr>
                <w:color w:val="000000"/>
                <w:sz w:val="20"/>
                <w:szCs w:val="20"/>
              </w:rPr>
              <w:t>주사기로</w:t>
            </w:r>
            <w:r w:rsidRPr="000E04B4">
              <w:rPr>
                <w:color w:val="000000"/>
                <w:sz w:val="20"/>
                <w:szCs w:val="20"/>
              </w:rPr>
              <w:t xml:space="preserve"> 1</w:t>
            </w:r>
            <w:r w:rsidRPr="000E04B4">
              <w:rPr>
                <w:color w:val="000000"/>
                <w:sz w:val="20"/>
                <w:szCs w:val="20"/>
              </w:rPr>
              <w:t>차</w:t>
            </w:r>
            <w:r w:rsidRPr="000E04B4">
              <w:rPr>
                <w:color w:val="000000"/>
                <w:sz w:val="20"/>
                <w:szCs w:val="20"/>
              </w:rPr>
              <w:t xml:space="preserve"> </w:t>
            </w:r>
            <w:r w:rsidRPr="000E04B4">
              <w:rPr>
                <w:color w:val="000000"/>
                <w:sz w:val="20"/>
                <w:szCs w:val="20"/>
              </w:rPr>
              <w:t>치료</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손목</w:t>
            </w:r>
            <w:r w:rsidRPr="000E04B4">
              <w:rPr>
                <w:color w:val="000000"/>
                <w:sz w:val="20"/>
                <w:szCs w:val="20"/>
              </w:rPr>
              <w:t xml:space="preserve"> </w:t>
            </w:r>
            <w:proofErr w:type="spellStart"/>
            <w:r w:rsidRPr="000E04B4">
              <w:rPr>
                <w:color w:val="000000"/>
                <w:sz w:val="20"/>
                <w:szCs w:val="20"/>
              </w:rPr>
              <w:t>반깁스함</w:t>
            </w:r>
            <w:proofErr w:type="spellEnd"/>
            <w:r w:rsidRPr="000E04B4">
              <w:rPr>
                <w:color w:val="000000"/>
                <w:sz w:val="20"/>
                <w:szCs w:val="20"/>
              </w:rPr>
              <w:t>(2</w:t>
            </w:r>
            <w:r w:rsidRPr="000E04B4">
              <w:rPr>
                <w:color w:val="000000"/>
                <w:sz w:val="20"/>
                <w:szCs w:val="20"/>
              </w:rPr>
              <w:t>주</w:t>
            </w:r>
            <w:r w:rsidRPr="000E04B4">
              <w:rPr>
                <w:color w:val="000000"/>
                <w:sz w:val="20"/>
                <w:szCs w:val="20"/>
              </w:rPr>
              <w:t xml:space="preserve"> </w:t>
            </w:r>
            <w:r w:rsidRPr="000E04B4">
              <w:rPr>
                <w:color w:val="000000"/>
                <w:sz w:val="20"/>
                <w:szCs w:val="20"/>
              </w:rPr>
              <w:t>진단</w:t>
            </w:r>
            <w:r w:rsidRPr="000E04B4">
              <w:rPr>
                <w:color w:val="000000"/>
                <w:sz w:val="20"/>
                <w:szCs w:val="20"/>
              </w:rPr>
              <w:t>)</w:t>
            </w:r>
          </w:p>
        </w:tc>
      </w:tr>
      <w:tr w:rsidR="00026A7E" w:rsidRPr="00CB2B3F" w14:paraId="56526135" w14:textId="77777777" w:rsidTr="0091358C">
        <w:trPr>
          <w:cantSplit/>
          <w:trHeight w:val="340"/>
        </w:trPr>
        <w:tc>
          <w:tcPr>
            <w:tcW w:w="662" w:type="dxa"/>
            <w:shd w:val="clear" w:color="auto" w:fill="F2F2F2" w:themeFill="background1" w:themeFillShade="F2"/>
            <w:noWrap/>
            <w:vAlign w:val="center"/>
            <w:hideMark/>
          </w:tcPr>
          <w:p w14:paraId="1725C1F3" w14:textId="77777777" w:rsidR="00026A7E" w:rsidRPr="000E04B4" w:rsidRDefault="00026A7E" w:rsidP="0091358C">
            <w:pPr>
              <w:spacing w:line="280" w:lineRule="atLeast"/>
              <w:jc w:val="center"/>
              <w:rPr>
                <w:color w:val="000000"/>
                <w:sz w:val="20"/>
                <w:szCs w:val="20"/>
              </w:rPr>
            </w:pPr>
            <w:r w:rsidRPr="000E04B4">
              <w:rPr>
                <w:color w:val="000000"/>
                <w:sz w:val="20"/>
                <w:szCs w:val="20"/>
              </w:rPr>
              <w:t>47</w:t>
            </w:r>
          </w:p>
        </w:tc>
        <w:tc>
          <w:tcPr>
            <w:tcW w:w="1039" w:type="dxa"/>
            <w:shd w:val="clear" w:color="auto" w:fill="auto"/>
            <w:noWrap/>
            <w:vAlign w:val="center"/>
            <w:hideMark/>
          </w:tcPr>
          <w:p w14:paraId="1E8E4000" w14:textId="77777777" w:rsidR="00026A7E" w:rsidRPr="000E04B4" w:rsidRDefault="00026A7E" w:rsidP="0091358C">
            <w:pPr>
              <w:spacing w:line="280" w:lineRule="atLeast"/>
              <w:jc w:val="center"/>
              <w:rPr>
                <w:color w:val="000000"/>
                <w:sz w:val="20"/>
                <w:szCs w:val="20"/>
              </w:rPr>
            </w:pPr>
            <w:r w:rsidRPr="000E04B4">
              <w:rPr>
                <w:color w:val="000000"/>
                <w:sz w:val="20"/>
                <w:szCs w:val="20"/>
              </w:rPr>
              <w:t>김동건</w:t>
            </w:r>
          </w:p>
        </w:tc>
        <w:tc>
          <w:tcPr>
            <w:tcW w:w="2410" w:type="dxa"/>
            <w:shd w:val="clear" w:color="auto" w:fill="auto"/>
            <w:noWrap/>
            <w:vAlign w:val="center"/>
            <w:hideMark/>
          </w:tcPr>
          <w:p w14:paraId="523A06BB"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제조사업부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서재성형팀</w:t>
            </w:r>
            <w:r w:rsidRPr="000E04B4">
              <w:rPr>
                <w:color w:val="000000"/>
                <w:sz w:val="20"/>
                <w:szCs w:val="20"/>
              </w:rPr>
              <w:t xml:space="preserve"> / </w:t>
            </w:r>
            <w:proofErr w:type="spellStart"/>
            <w:r w:rsidRPr="000E04B4">
              <w:rPr>
                <w:color w:val="000000"/>
                <w:sz w:val="20"/>
                <w:szCs w:val="20"/>
              </w:rPr>
              <w:t>성형반</w:t>
            </w:r>
            <w:proofErr w:type="spellEnd"/>
            <w:r w:rsidRPr="000E04B4">
              <w:rPr>
                <w:color w:val="000000"/>
                <w:sz w:val="20"/>
                <w:szCs w:val="20"/>
              </w:rPr>
              <w:t xml:space="preserve"> / </w:t>
            </w:r>
            <w:proofErr w:type="spellStart"/>
            <w:r w:rsidRPr="000E04B4">
              <w:rPr>
                <w:color w:val="000000"/>
                <w:sz w:val="20"/>
                <w:szCs w:val="20"/>
              </w:rPr>
              <w:t>성형조</w:t>
            </w:r>
            <w:proofErr w:type="spellEnd"/>
          </w:p>
        </w:tc>
        <w:tc>
          <w:tcPr>
            <w:tcW w:w="1418" w:type="dxa"/>
            <w:shd w:val="clear" w:color="auto" w:fill="auto"/>
            <w:noWrap/>
            <w:vAlign w:val="center"/>
            <w:hideMark/>
          </w:tcPr>
          <w:p w14:paraId="17211FC2" w14:textId="77777777" w:rsidR="00026A7E" w:rsidRPr="000E04B4" w:rsidRDefault="00026A7E" w:rsidP="0091358C">
            <w:pPr>
              <w:spacing w:line="280" w:lineRule="atLeast"/>
              <w:jc w:val="center"/>
              <w:rPr>
                <w:color w:val="000000"/>
                <w:sz w:val="20"/>
                <w:szCs w:val="20"/>
              </w:rPr>
            </w:pPr>
            <w:r w:rsidRPr="000E04B4">
              <w:rPr>
                <w:color w:val="000000"/>
                <w:sz w:val="20"/>
                <w:szCs w:val="20"/>
              </w:rPr>
              <w:t>2020-10-10</w:t>
            </w:r>
          </w:p>
        </w:tc>
        <w:tc>
          <w:tcPr>
            <w:tcW w:w="3685" w:type="dxa"/>
            <w:shd w:val="clear" w:color="auto" w:fill="auto"/>
            <w:vAlign w:val="center"/>
            <w:hideMark/>
          </w:tcPr>
          <w:p w14:paraId="6CCC1790"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r w:rsidRPr="000E04B4">
              <w:rPr>
                <w:color w:val="000000"/>
                <w:sz w:val="20"/>
                <w:szCs w:val="20"/>
              </w:rPr>
              <w:t xml:space="preserve"> </w:t>
            </w:r>
            <w:proofErr w:type="spellStart"/>
            <w:r w:rsidRPr="000E04B4">
              <w:rPr>
                <w:color w:val="000000"/>
                <w:sz w:val="20"/>
                <w:szCs w:val="20"/>
              </w:rPr>
              <w:t>성형반</w:t>
            </w:r>
            <w:proofErr w:type="spellEnd"/>
            <w:r w:rsidRPr="000E04B4">
              <w:rPr>
                <w:color w:val="000000"/>
                <w:sz w:val="20"/>
                <w:szCs w:val="20"/>
              </w:rPr>
              <w:t xml:space="preserve"> T-RLP </w:t>
            </w:r>
            <w:proofErr w:type="spellStart"/>
            <w:r w:rsidRPr="000E04B4">
              <w:rPr>
                <w:color w:val="000000"/>
                <w:sz w:val="20"/>
                <w:szCs w:val="20"/>
              </w:rPr>
              <w:t>적재기</w:t>
            </w:r>
            <w:proofErr w:type="spellEnd"/>
          </w:p>
        </w:tc>
        <w:tc>
          <w:tcPr>
            <w:tcW w:w="5356" w:type="dxa"/>
            <w:shd w:val="clear" w:color="auto" w:fill="auto"/>
            <w:vAlign w:val="center"/>
            <w:hideMark/>
          </w:tcPr>
          <w:p w14:paraId="6CB0D117" w14:textId="77777777" w:rsidR="00026A7E" w:rsidRPr="000E04B4" w:rsidRDefault="00026A7E" w:rsidP="0091358C">
            <w:pPr>
              <w:spacing w:line="280" w:lineRule="atLeast"/>
              <w:jc w:val="left"/>
              <w:rPr>
                <w:color w:val="000000"/>
                <w:sz w:val="20"/>
                <w:szCs w:val="20"/>
              </w:rPr>
            </w:pPr>
            <w:r w:rsidRPr="000E04B4">
              <w:rPr>
                <w:color w:val="000000"/>
                <w:sz w:val="20"/>
                <w:szCs w:val="20"/>
              </w:rPr>
              <w:t xml:space="preserve">T-RLP </w:t>
            </w:r>
            <w:proofErr w:type="spellStart"/>
            <w:r w:rsidRPr="000E04B4">
              <w:rPr>
                <w:color w:val="000000"/>
                <w:sz w:val="20"/>
                <w:szCs w:val="20"/>
              </w:rPr>
              <w:t>적재기</w:t>
            </w:r>
            <w:proofErr w:type="spellEnd"/>
            <w:r w:rsidRPr="000E04B4">
              <w:rPr>
                <w:color w:val="000000"/>
                <w:sz w:val="20"/>
                <w:szCs w:val="20"/>
              </w:rPr>
              <w:t xml:space="preserve"> </w:t>
            </w:r>
            <w:proofErr w:type="spellStart"/>
            <w:r w:rsidRPr="000E04B4">
              <w:rPr>
                <w:color w:val="000000"/>
                <w:sz w:val="20"/>
                <w:szCs w:val="20"/>
              </w:rPr>
              <w:t>제품하강</w:t>
            </w:r>
            <w:proofErr w:type="spellEnd"/>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제품</w:t>
            </w:r>
            <w:r w:rsidRPr="000E04B4">
              <w:rPr>
                <w:color w:val="000000"/>
                <w:sz w:val="20"/>
                <w:szCs w:val="20"/>
              </w:rPr>
              <w:t xml:space="preserve"> </w:t>
            </w:r>
            <w:r w:rsidRPr="000E04B4">
              <w:rPr>
                <w:color w:val="000000"/>
                <w:sz w:val="20"/>
                <w:szCs w:val="20"/>
              </w:rPr>
              <w:t>이송롤러</w:t>
            </w:r>
            <w:r w:rsidRPr="000E04B4">
              <w:rPr>
                <w:color w:val="000000"/>
                <w:sz w:val="20"/>
                <w:szCs w:val="20"/>
              </w:rPr>
              <w:t xml:space="preserve"> </w:t>
            </w:r>
            <w:r w:rsidRPr="000E04B4">
              <w:rPr>
                <w:color w:val="000000"/>
                <w:sz w:val="20"/>
                <w:szCs w:val="20"/>
              </w:rPr>
              <w:t>이동중</w:t>
            </w:r>
            <w:r w:rsidRPr="000E04B4">
              <w:rPr>
                <w:color w:val="000000"/>
                <w:sz w:val="20"/>
                <w:szCs w:val="20"/>
              </w:rPr>
              <w:t xml:space="preserve"> </w:t>
            </w:r>
            <w:r w:rsidRPr="000E04B4">
              <w:rPr>
                <w:color w:val="000000"/>
                <w:sz w:val="20"/>
                <w:szCs w:val="20"/>
              </w:rPr>
              <w:t>롤러와</w:t>
            </w:r>
            <w:r w:rsidRPr="000E04B4">
              <w:rPr>
                <w:color w:val="000000"/>
                <w:sz w:val="20"/>
                <w:szCs w:val="20"/>
              </w:rPr>
              <w:t xml:space="preserve"> </w:t>
            </w:r>
            <w:r w:rsidRPr="000E04B4">
              <w:rPr>
                <w:color w:val="000000"/>
                <w:sz w:val="20"/>
                <w:szCs w:val="20"/>
              </w:rPr>
              <w:t>제품</w:t>
            </w:r>
            <w:r w:rsidRPr="000E04B4">
              <w:rPr>
                <w:color w:val="000000"/>
                <w:sz w:val="20"/>
                <w:szCs w:val="20"/>
              </w:rPr>
              <w:t xml:space="preserve"> </w:t>
            </w:r>
            <w:r w:rsidRPr="000E04B4">
              <w:rPr>
                <w:color w:val="000000"/>
                <w:sz w:val="20"/>
                <w:szCs w:val="20"/>
              </w:rPr>
              <w:t>사이에</w:t>
            </w:r>
            <w:r w:rsidRPr="000E04B4">
              <w:rPr>
                <w:color w:val="000000"/>
                <w:sz w:val="20"/>
                <w:szCs w:val="20"/>
              </w:rPr>
              <w:t xml:space="preserve"> </w:t>
            </w:r>
            <w:r w:rsidRPr="000E04B4">
              <w:rPr>
                <w:color w:val="000000"/>
                <w:sz w:val="20"/>
                <w:szCs w:val="20"/>
              </w:rPr>
              <w:t>왼손</w:t>
            </w:r>
            <w:r w:rsidRPr="000E04B4">
              <w:rPr>
                <w:color w:val="000000"/>
                <w:sz w:val="20"/>
                <w:szCs w:val="20"/>
              </w:rPr>
              <w:t xml:space="preserve"> </w:t>
            </w:r>
            <w:r w:rsidRPr="000E04B4">
              <w:rPr>
                <w:color w:val="000000"/>
                <w:sz w:val="20"/>
                <w:szCs w:val="20"/>
              </w:rPr>
              <w:t>검지가</w:t>
            </w:r>
            <w:r w:rsidRPr="000E04B4">
              <w:rPr>
                <w:color w:val="000000"/>
                <w:sz w:val="20"/>
                <w:szCs w:val="20"/>
              </w:rPr>
              <w:t xml:space="preserve"> </w:t>
            </w:r>
            <w:r w:rsidRPr="000E04B4">
              <w:rPr>
                <w:color w:val="000000"/>
                <w:sz w:val="20"/>
                <w:szCs w:val="20"/>
              </w:rPr>
              <w:t>끼임</w:t>
            </w:r>
            <w:r w:rsidRPr="000E04B4">
              <w:rPr>
                <w:color w:val="000000"/>
                <w:sz w:val="20"/>
                <w:szCs w:val="20"/>
              </w:rPr>
              <w:t>.</w:t>
            </w:r>
          </w:p>
        </w:tc>
      </w:tr>
      <w:tr w:rsidR="00026A7E" w:rsidRPr="00CB2B3F" w14:paraId="7A6ED18A" w14:textId="77777777" w:rsidTr="0091358C">
        <w:trPr>
          <w:cantSplit/>
          <w:trHeight w:val="340"/>
        </w:trPr>
        <w:tc>
          <w:tcPr>
            <w:tcW w:w="662" w:type="dxa"/>
            <w:shd w:val="clear" w:color="auto" w:fill="F2F2F2" w:themeFill="background1" w:themeFillShade="F2"/>
            <w:noWrap/>
            <w:vAlign w:val="center"/>
            <w:hideMark/>
          </w:tcPr>
          <w:p w14:paraId="3167FFDA" w14:textId="77777777" w:rsidR="00026A7E" w:rsidRPr="000E04B4" w:rsidRDefault="00026A7E" w:rsidP="0091358C">
            <w:pPr>
              <w:spacing w:line="280" w:lineRule="atLeast"/>
              <w:jc w:val="center"/>
              <w:rPr>
                <w:color w:val="000000"/>
                <w:sz w:val="20"/>
                <w:szCs w:val="20"/>
              </w:rPr>
            </w:pPr>
            <w:r w:rsidRPr="000E04B4">
              <w:rPr>
                <w:color w:val="000000"/>
                <w:sz w:val="20"/>
                <w:szCs w:val="20"/>
              </w:rPr>
              <w:t>48</w:t>
            </w:r>
          </w:p>
        </w:tc>
        <w:tc>
          <w:tcPr>
            <w:tcW w:w="1039" w:type="dxa"/>
            <w:shd w:val="clear" w:color="auto" w:fill="auto"/>
            <w:noWrap/>
            <w:vAlign w:val="center"/>
            <w:hideMark/>
          </w:tcPr>
          <w:p w14:paraId="7DCF209D" w14:textId="77777777" w:rsidR="00026A7E" w:rsidRPr="000E04B4" w:rsidRDefault="00026A7E" w:rsidP="0091358C">
            <w:pPr>
              <w:spacing w:line="280" w:lineRule="atLeast"/>
              <w:jc w:val="center"/>
              <w:rPr>
                <w:color w:val="000000"/>
                <w:sz w:val="20"/>
                <w:szCs w:val="20"/>
              </w:rPr>
            </w:pPr>
            <w:r w:rsidRPr="000E04B4">
              <w:rPr>
                <w:color w:val="000000"/>
                <w:sz w:val="20"/>
                <w:szCs w:val="20"/>
              </w:rPr>
              <w:t>문창범</w:t>
            </w:r>
          </w:p>
        </w:tc>
        <w:tc>
          <w:tcPr>
            <w:tcW w:w="2410" w:type="dxa"/>
            <w:shd w:val="clear" w:color="auto" w:fill="auto"/>
            <w:noWrap/>
            <w:vAlign w:val="center"/>
            <w:hideMark/>
          </w:tcPr>
          <w:p w14:paraId="0E231FBF"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제조사업부</w:t>
            </w:r>
            <w:r w:rsidRPr="000E04B4">
              <w:rPr>
                <w:color w:val="000000"/>
                <w:sz w:val="20"/>
                <w:szCs w:val="20"/>
              </w:rPr>
              <w:t xml:space="preserve"> /</w:t>
            </w:r>
            <w:proofErr w:type="gramEnd"/>
            <w:r w:rsidRPr="000E04B4">
              <w:rPr>
                <w:color w:val="000000"/>
                <w:sz w:val="20"/>
                <w:szCs w:val="20"/>
              </w:rPr>
              <w:t xml:space="preserve"> </w:t>
            </w:r>
            <w:proofErr w:type="spellStart"/>
            <w:r w:rsidRPr="000E04B4">
              <w:rPr>
                <w:color w:val="000000"/>
                <w:sz w:val="20"/>
                <w:szCs w:val="20"/>
              </w:rPr>
              <w:t>도어팀</w:t>
            </w:r>
            <w:proofErr w:type="spellEnd"/>
            <w:r w:rsidRPr="000E04B4">
              <w:rPr>
                <w:color w:val="000000"/>
                <w:sz w:val="20"/>
                <w:szCs w:val="20"/>
              </w:rPr>
              <w:t xml:space="preserve"> / </w:t>
            </w:r>
            <w:r w:rsidRPr="000E04B4">
              <w:rPr>
                <w:color w:val="000000"/>
                <w:sz w:val="20"/>
                <w:szCs w:val="20"/>
              </w:rPr>
              <w:t>부엌도어반</w:t>
            </w:r>
            <w:r w:rsidRPr="000E04B4">
              <w:rPr>
                <w:color w:val="000000"/>
                <w:sz w:val="20"/>
                <w:szCs w:val="20"/>
              </w:rPr>
              <w:t xml:space="preserve"> / TL</w:t>
            </w:r>
            <w:r w:rsidRPr="000E04B4">
              <w:rPr>
                <w:color w:val="000000"/>
                <w:sz w:val="20"/>
                <w:szCs w:val="20"/>
              </w:rPr>
              <w:t>조</w:t>
            </w:r>
          </w:p>
        </w:tc>
        <w:tc>
          <w:tcPr>
            <w:tcW w:w="1418" w:type="dxa"/>
            <w:shd w:val="clear" w:color="auto" w:fill="auto"/>
            <w:noWrap/>
            <w:vAlign w:val="center"/>
            <w:hideMark/>
          </w:tcPr>
          <w:p w14:paraId="7485ADD6" w14:textId="77777777" w:rsidR="00026A7E" w:rsidRPr="000E04B4" w:rsidRDefault="00026A7E" w:rsidP="0091358C">
            <w:pPr>
              <w:spacing w:line="280" w:lineRule="atLeast"/>
              <w:jc w:val="center"/>
              <w:rPr>
                <w:color w:val="000000"/>
                <w:sz w:val="20"/>
                <w:szCs w:val="20"/>
              </w:rPr>
            </w:pPr>
            <w:r w:rsidRPr="000E04B4">
              <w:rPr>
                <w:color w:val="000000"/>
                <w:sz w:val="20"/>
                <w:szCs w:val="20"/>
              </w:rPr>
              <w:t>2020-10-12</w:t>
            </w:r>
          </w:p>
        </w:tc>
        <w:tc>
          <w:tcPr>
            <w:tcW w:w="3685" w:type="dxa"/>
            <w:shd w:val="clear" w:color="auto" w:fill="auto"/>
            <w:vAlign w:val="center"/>
            <w:hideMark/>
          </w:tcPr>
          <w:p w14:paraId="476AE793" w14:textId="77777777" w:rsidR="00026A7E" w:rsidRPr="000E04B4" w:rsidRDefault="00026A7E" w:rsidP="0091358C">
            <w:pPr>
              <w:spacing w:line="280" w:lineRule="atLeast"/>
              <w:jc w:val="center"/>
              <w:rPr>
                <w:color w:val="000000"/>
                <w:sz w:val="20"/>
                <w:szCs w:val="20"/>
              </w:rPr>
            </w:pPr>
            <w:r>
              <w:rPr>
                <w:color w:val="000000"/>
                <w:sz w:val="20"/>
                <w:szCs w:val="20"/>
              </w:rPr>
              <w:t>4</w:t>
            </w:r>
            <w:r>
              <w:rPr>
                <w:color w:val="000000"/>
                <w:sz w:val="20"/>
                <w:szCs w:val="20"/>
              </w:rPr>
              <w:t>공장</w:t>
            </w:r>
            <w:r w:rsidRPr="000E04B4">
              <w:rPr>
                <w:color w:val="000000"/>
                <w:sz w:val="20"/>
                <w:szCs w:val="20"/>
              </w:rPr>
              <w:t xml:space="preserve"> 1</w:t>
            </w:r>
            <w:r w:rsidRPr="000E04B4">
              <w:rPr>
                <w:color w:val="000000"/>
                <w:sz w:val="20"/>
                <w:szCs w:val="20"/>
              </w:rPr>
              <w:t>층</w:t>
            </w:r>
            <w:r w:rsidRPr="000E04B4">
              <w:rPr>
                <w:color w:val="000000"/>
                <w:sz w:val="20"/>
                <w:szCs w:val="20"/>
              </w:rPr>
              <w:t xml:space="preserve"> TL</w:t>
            </w:r>
            <w:r w:rsidRPr="000E04B4">
              <w:rPr>
                <w:color w:val="000000"/>
                <w:sz w:val="20"/>
                <w:szCs w:val="20"/>
              </w:rPr>
              <w:t>라인</w:t>
            </w:r>
          </w:p>
        </w:tc>
        <w:tc>
          <w:tcPr>
            <w:tcW w:w="5356" w:type="dxa"/>
            <w:shd w:val="clear" w:color="auto" w:fill="auto"/>
            <w:vAlign w:val="center"/>
            <w:hideMark/>
          </w:tcPr>
          <w:p w14:paraId="6B42BD8E" w14:textId="77777777" w:rsidR="00026A7E" w:rsidRPr="000E04B4" w:rsidRDefault="00026A7E" w:rsidP="0091358C">
            <w:pPr>
              <w:spacing w:line="280" w:lineRule="atLeast"/>
              <w:jc w:val="left"/>
              <w:rPr>
                <w:color w:val="000000"/>
                <w:sz w:val="20"/>
                <w:szCs w:val="20"/>
              </w:rPr>
            </w:pPr>
            <w:r w:rsidRPr="000E04B4">
              <w:rPr>
                <w:color w:val="000000"/>
                <w:sz w:val="20"/>
                <w:szCs w:val="20"/>
              </w:rPr>
              <w:t>2020</w:t>
            </w:r>
            <w:r w:rsidRPr="000E04B4">
              <w:rPr>
                <w:color w:val="000000"/>
                <w:sz w:val="20"/>
                <w:szCs w:val="20"/>
              </w:rPr>
              <w:t>년</w:t>
            </w:r>
            <w:r w:rsidRPr="000E04B4">
              <w:rPr>
                <w:color w:val="000000"/>
                <w:sz w:val="20"/>
                <w:szCs w:val="20"/>
              </w:rPr>
              <w:t xml:space="preserve"> 10</w:t>
            </w:r>
            <w:r w:rsidRPr="000E04B4">
              <w:rPr>
                <w:color w:val="000000"/>
                <w:sz w:val="20"/>
                <w:szCs w:val="20"/>
              </w:rPr>
              <w:t>월</w:t>
            </w:r>
            <w:r w:rsidRPr="000E04B4">
              <w:rPr>
                <w:color w:val="000000"/>
                <w:sz w:val="20"/>
                <w:szCs w:val="20"/>
              </w:rPr>
              <w:t xml:space="preserve"> 12</w:t>
            </w:r>
            <w:r w:rsidRPr="000E04B4">
              <w:rPr>
                <w:color w:val="000000"/>
                <w:sz w:val="20"/>
                <w:szCs w:val="20"/>
              </w:rPr>
              <w:t>일</w:t>
            </w:r>
            <w:r w:rsidRPr="000E04B4">
              <w:rPr>
                <w:color w:val="000000"/>
                <w:sz w:val="20"/>
                <w:szCs w:val="20"/>
              </w:rPr>
              <w:t xml:space="preserve"> </w:t>
            </w:r>
            <w:r w:rsidRPr="000E04B4">
              <w:rPr>
                <w:color w:val="000000"/>
                <w:sz w:val="20"/>
                <w:szCs w:val="20"/>
              </w:rPr>
              <w:t>오전</w:t>
            </w:r>
            <w:r w:rsidRPr="000E04B4">
              <w:rPr>
                <w:color w:val="000000"/>
                <w:sz w:val="20"/>
                <w:szCs w:val="20"/>
              </w:rPr>
              <w:t>10</w:t>
            </w:r>
            <w:r w:rsidRPr="000E04B4">
              <w:rPr>
                <w:color w:val="000000"/>
                <w:sz w:val="20"/>
                <w:szCs w:val="20"/>
              </w:rPr>
              <w:t>시경</w:t>
            </w:r>
            <w:r w:rsidRPr="000E04B4">
              <w:rPr>
                <w:color w:val="000000"/>
                <w:sz w:val="20"/>
                <w:szCs w:val="20"/>
              </w:rPr>
              <w:t xml:space="preserve"> TL</w:t>
            </w:r>
            <w:r w:rsidRPr="000E04B4">
              <w:rPr>
                <w:color w:val="000000"/>
                <w:sz w:val="20"/>
                <w:szCs w:val="20"/>
              </w:rPr>
              <w:t>조에서</w:t>
            </w:r>
            <w:r w:rsidRPr="000E04B4">
              <w:rPr>
                <w:color w:val="000000"/>
                <w:sz w:val="20"/>
                <w:szCs w:val="20"/>
              </w:rPr>
              <w:t xml:space="preserve"> </w:t>
            </w:r>
            <w:r w:rsidRPr="000E04B4">
              <w:rPr>
                <w:color w:val="000000"/>
                <w:sz w:val="20"/>
                <w:szCs w:val="20"/>
              </w:rPr>
              <w:t>근무하며</w:t>
            </w:r>
            <w:r w:rsidRPr="000E04B4">
              <w:rPr>
                <w:color w:val="000000"/>
                <w:sz w:val="20"/>
                <w:szCs w:val="20"/>
              </w:rPr>
              <w:t xml:space="preserve"> EP</w:t>
            </w:r>
            <w:r w:rsidRPr="000E04B4">
              <w:rPr>
                <w:color w:val="000000"/>
                <w:sz w:val="20"/>
                <w:szCs w:val="20"/>
              </w:rPr>
              <w:t>생산</w:t>
            </w:r>
            <w:r w:rsidRPr="000E04B4">
              <w:rPr>
                <w:color w:val="000000"/>
                <w:sz w:val="20"/>
                <w:szCs w:val="20"/>
              </w:rPr>
              <w:t xml:space="preserve"> </w:t>
            </w:r>
            <w:r w:rsidRPr="000E04B4">
              <w:rPr>
                <w:color w:val="000000"/>
                <w:sz w:val="20"/>
                <w:szCs w:val="20"/>
              </w:rPr>
              <w:t>중</w:t>
            </w:r>
            <w:r w:rsidRPr="000E04B4">
              <w:rPr>
                <w:color w:val="000000"/>
                <w:sz w:val="20"/>
                <w:szCs w:val="20"/>
              </w:rPr>
              <w:t xml:space="preserve"> 2</w:t>
            </w:r>
            <w:r w:rsidRPr="000E04B4">
              <w:rPr>
                <w:color w:val="000000"/>
                <w:sz w:val="20"/>
                <w:szCs w:val="20"/>
              </w:rPr>
              <w:t>콤비</w:t>
            </w:r>
            <w:r w:rsidRPr="000E04B4">
              <w:rPr>
                <w:color w:val="000000"/>
                <w:sz w:val="20"/>
                <w:szCs w:val="20"/>
              </w:rPr>
              <w:t xml:space="preserve"> </w:t>
            </w:r>
            <w:r w:rsidRPr="000E04B4">
              <w:rPr>
                <w:color w:val="000000"/>
                <w:sz w:val="20"/>
                <w:szCs w:val="20"/>
              </w:rPr>
              <w:t>에지</w:t>
            </w:r>
            <w:r w:rsidRPr="000E04B4">
              <w:rPr>
                <w:color w:val="000000"/>
                <w:sz w:val="20"/>
                <w:szCs w:val="20"/>
              </w:rPr>
              <w:t xml:space="preserve"> </w:t>
            </w:r>
            <w:r w:rsidRPr="000E04B4">
              <w:rPr>
                <w:color w:val="000000"/>
                <w:sz w:val="20"/>
                <w:szCs w:val="20"/>
              </w:rPr>
              <w:t>찌꺼기를</w:t>
            </w:r>
            <w:r w:rsidRPr="000E04B4">
              <w:rPr>
                <w:color w:val="000000"/>
                <w:sz w:val="20"/>
                <w:szCs w:val="20"/>
              </w:rPr>
              <w:t xml:space="preserve"> </w:t>
            </w:r>
            <w:r w:rsidRPr="000E04B4">
              <w:rPr>
                <w:color w:val="000000"/>
                <w:sz w:val="20"/>
                <w:szCs w:val="20"/>
              </w:rPr>
              <w:t>제거하는</w:t>
            </w:r>
            <w:r w:rsidRPr="000E04B4">
              <w:rPr>
                <w:color w:val="000000"/>
                <w:sz w:val="20"/>
                <w:szCs w:val="20"/>
              </w:rPr>
              <w:t xml:space="preserve"> </w:t>
            </w:r>
            <w:r w:rsidRPr="000E04B4">
              <w:rPr>
                <w:color w:val="000000"/>
                <w:sz w:val="20"/>
                <w:szCs w:val="20"/>
              </w:rPr>
              <w:t>도중</w:t>
            </w:r>
            <w:r w:rsidRPr="000E04B4">
              <w:rPr>
                <w:color w:val="000000"/>
                <w:sz w:val="20"/>
                <w:szCs w:val="20"/>
              </w:rPr>
              <w:t xml:space="preserve"> </w:t>
            </w:r>
            <w:r w:rsidRPr="000E04B4">
              <w:rPr>
                <w:color w:val="000000"/>
                <w:sz w:val="20"/>
                <w:szCs w:val="20"/>
              </w:rPr>
              <w:t>보조트랙에</w:t>
            </w:r>
            <w:r w:rsidRPr="000E04B4">
              <w:rPr>
                <w:color w:val="000000"/>
                <w:sz w:val="20"/>
                <w:szCs w:val="20"/>
              </w:rPr>
              <w:t xml:space="preserve"> </w:t>
            </w:r>
            <w:r w:rsidRPr="000E04B4">
              <w:rPr>
                <w:color w:val="000000"/>
                <w:sz w:val="20"/>
                <w:szCs w:val="20"/>
              </w:rPr>
              <w:t>왼손</w:t>
            </w:r>
            <w:r w:rsidRPr="000E04B4">
              <w:rPr>
                <w:color w:val="000000"/>
                <w:sz w:val="20"/>
                <w:szCs w:val="20"/>
              </w:rPr>
              <w:t xml:space="preserve"> </w:t>
            </w:r>
            <w:r w:rsidRPr="000E04B4">
              <w:rPr>
                <w:color w:val="000000"/>
                <w:sz w:val="20"/>
                <w:szCs w:val="20"/>
              </w:rPr>
              <w:t>중지가</w:t>
            </w:r>
            <w:r w:rsidRPr="000E04B4">
              <w:rPr>
                <w:color w:val="000000"/>
                <w:sz w:val="20"/>
                <w:szCs w:val="20"/>
              </w:rPr>
              <w:t xml:space="preserve"> </w:t>
            </w:r>
            <w:r w:rsidRPr="000E04B4">
              <w:rPr>
                <w:color w:val="000000"/>
                <w:sz w:val="20"/>
                <w:szCs w:val="20"/>
              </w:rPr>
              <w:t>체인에</w:t>
            </w:r>
            <w:r w:rsidRPr="000E04B4">
              <w:rPr>
                <w:color w:val="000000"/>
                <w:sz w:val="20"/>
                <w:szCs w:val="20"/>
              </w:rPr>
              <w:t xml:space="preserve"> </w:t>
            </w:r>
            <w:r w:rsidRPr="000E04B4">
              <w:rPr>
                <w:color w:val="000000"/>
                <w:sz w:val="20"/>
                <w:szCs w:val="20"/>
              </w:rPr>
              <w:t>말려들어가는</w:t>
            </w:r>
            <w:r w:rsidRPr="000E04B4">
              <w:rPr>
                <w:color w:val="000000"/>
                <w:sz w:val="20"/>
                <w:szCs w:val="20"/>
              </w:rPr>
              <w:t xml:space="preserve"> </w:t>
            </w:r>
            <w:proofErr w:type="spellStart"/>
            <w:r w:rsidRPr="000E04B4">
              <w:rPr>
                <w:color w:val="000000"/>
                <w:sz w:val="20"/>
                <w:szCs w:val="20"/>
              </w:rPr>
              <w:t>끼임사고</w:t>
            </w:r>
            <w:proofErr w:type="spellEnd"/>
            <w:r w:rsidRPr="000E04B4">
              <w:rPr>
                <w:color w:val="000000"/>
                <w:sz w:val="20"/>
                <w:szCs w:val="20"/>
              </w:rPr>
              <w:t xml:space="preserve"> </w:t>
            </w:r>
            <w:r w:rsidRPr="000E04B4">
              <w:rPr>
                <w:color w:val="000000"/>
                <w:sz w:val="20"/>
                <w:szCs w:val="20"/>
              </w:rPr>
              <w:t>발생</w:t>
            </w:r>
          </w:p>
        </w:tc>
      </w:tr>
      <w:tr w:rsidR="00026A7E" w:rsidRPr="00CB2B3F" w14:paraId="5A5F5A42" w14:textId="77777777" w:rsidTr="0091358C">
        <w:trPr>
          <w:cantSplit/>
          <w:trHeight w:val="340"/>
        </w:trPr>
        <w:tc>
          <w:tcPr>
            <w:tcW w:w="662" w:type="dxa"/>
            <w:shd w:val="clear" w:color="auto" w:fill="F2F2F2" w:themeFill="background1" w:themeFillShade="F2"/>
            <w:noWrap/>
            <w:vAlign w:val="center"/>
            <w:hideMark/>
          </w:tcPr>
          <w:p w14:paraId="08699D23" w14:textId="77777777" w:rsidR="00026A7E" w:rsidRPr="000E04B4" w:rsidRDefault="00026A7E" w:rsidP="0091358C">
            <w:pPr>
              <w:spacing w:line="280" w:lineRule="atLeast"/>
              <w:jc w:val="center"/>
              <w:rPr>
                <w:color w:val="000000"/>
                <w:sz w:val="20"/>
                <w:szCs w:val="20"/>
              </w:rPr>
            </w:pPr>
            <w:r w:rsidRPr="000E04B4">
              <w:rPr>
                <w:color w:val="000000"/>
                <w:sz w:val="20"/>
                <w:szCs w:val="20"/>
              </w:rPr>
              <w:t>49</w:t>
            </w:r>
          </w:p>
        </w:tc>
        <w:tc>
          <w:tcPr>
            <w:tcW w:w="1039" w:type="dxa"/>
            <w:shd w:val="clear" w:color="auto" w:fill="auto"/>
            <w:noWrap/>
            <w:vAlign w:val="center"/>
            <w:hideMark/>
          </w:tcPr>
          <w:p w14:paraId="56BE00E2" w14:textId="77777777" w:rsidR="00026A7E" w:rsidRPr="000E04B4" w:rsidRDefault="00026A7E" w:rsidP="0091358C">
            <w:pPr>
              <w:spacing w:line="280" w:lineRule="atLeast"/>
              <w:jc w:val="center"/>
              <w:rPr>
                <w:color w:val="000000"/>
                <w:sz w:val="20"/>
                <w:szCs w:val="20"/>
              </w:rPr>
            </w:pPr>
            <w:r w:rsidRPr="000E04B4">
              <w:rPr>
                <w:color w:val="000000"/>
                <w:sz w:val="20"/>
                <w:szCs w:val="20"/>
              </w:rPr>
              <w:t>김영일</w:t>
            </w:r>
          </w:p>
        </w:tc>
        <w:tc>
          <w:tcPr>
            <w:tcW w:w="2410" w:type="dxa"/>
            <w:shd w:val="clear" w:color="auto" w:fill="auto"/>
            <w:noWrap/>
            <w:vAlign w:val="center"/>
            <w:hideMark/>
          </w:tcPr>
          <w:p w14:paraId="5234CEA5"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제조사업부</w:t>
            </w:r>
            <w:r w:rsidRPr="000E04B4">
              <w:rPr>
                <w:color w:val="000000"/>
                <w:sz w:val="20"/>
                <w:szCs w:val="20"/>
              </w:rPr>
              <w:t xml:space="preserve"> /</w:t>
            </w:r>
            <w:proofErr w:type="gramEnd"/>
            <w:r w:rsidRPr="000E04B4">
              <w:rPr>
                <w:color w:val="000000"/>
                <w:sz w:val="20"/>
                <w:szCs w:val="20"/>
              </w:rPr>
              <w:t xml:space="preserve"> </w:t>
            </w:r>
            <w:proofErr w:type="spellStart"/>
            <w:r w:rsidRPr="000E04B4">
              <w:rPr>
                <w:color w:val="000000"/>
                <w:sz w:val="20"/>
                <w:szCs w:val="20"/>
              </w:rPr>
              <w:t>몸통팀</w:t>
            </w:r>
            <w:proofErr w:type="spellEnd"/>
            <w:r w:rsidRPr="000E04B4">
              <w:rPr>
                <w:color w:val="000000"/>
                <w:sz w:val="20"/>
                <w:szCs w:val="20"/>
              </w:rPr>
              <w:t xml:space="preserve"> / </w:t>
            </w:r>
            <w:proofErr w:type="spellStart"/>
            <w:r w:rsidRPr="000E04B4">
              <w:rPr>
                <w:color w:val="000000"/>
                <w:sz w:val="20"/>
                <w:szCs w:val="20"/>
              </w:rPr>
              <w:t>포장반</w:t>
            </w:r>
            <w:proofErr w:type="spellEnd"/>
            <w:r w:rsidRPr="000E04B4">
              <w:rPr>
                <w:color w:val="000000"/>
                <w:sz w:val="20"/>
                <w:szCs w:val="20"/>
              </w:rPr>
              <w:t xml:space="preserve"> / </w:t>
            </w:r>
            <w:r w:rsidRPr="000E04B4">
              <w:rPr>
                <w:color w:val="000000"/>
                <w:sz w:val="20"/>
                <w:szCs w:val="20"/>
              </w:rPr>
              <w:t>포장</w:t>
            </w:r>
            <w:r w:rsidRPr="000E04B4">
              <w:rPr>
                <w:color w:val="000000"/>
                <w:sz w:val="20"/>
                <w:szCs w:val="20"/>
              </w:rPr>
              <w:t>1</w:t>
            </w:r>
            <w:r w:rsidRPr="000E04B4">
              <w:rPr>
                <w:color w:val="000000"/>
                <w:sz w:val="20"/>
                <w:szCs w:val="20"/>
              </w:rPr>
              <w:t>조</w:t>
            </w:r>
          </w:p>
        </w:tc>
        <w:tc>
          <w:tcPr>
            <w:tcW w:w="1418" w:type="dxa"/>
            <w:shd w:val="clear" w:color="auto" w:fill="auto"/>
            <w:noWrap/>
            <w:vAlign w:val="center"/>
            <w:hideMark/>
          </w:tcPr>
          <w:p w14:paraId="4EE86309" w14:textId="77777777" w:rsidR="00026A7E" w:rsidRPr="000E04B4" w:rsidRDefault="00026A7E" w:rsidP="0091358C">
            <w:pPr>
              <w:spacing w:line="280" w:lineRule="atLeast"/>
              <w:jc w:val="center"/>
              <w:rPr>
                <w:color w:val="000000"/>
                <w:sz w:val="20"/>
                <w:szCs w:val="20"/>
              </w:rPr>
            </w:pPr>
            <w:r w:rsidRPr="000E04B4">
              <w:rPr>
                <w:color w:val="000000"/>
                <w:sz w:val="20"/>
                <w:szCs w:val="20"/>
              </w:rPr>
              <w:t>2020-10-21</w:t>
            </w:r>
          </w:p>
        </w:tc>
        <w:tc>
          <w:tcPr>
            <w:tcW w:w="3685" w:type="dxa"/>
            <w:shd w:val="clear" w:color="auto" w:fill="auto"/>
            <w:vAlign w:val="center"/>
            <w:hideMark/>
          </w:tcPr>
          <w:p w14:paraId="442C3AF8" w14:textId="77777777" w:rsidR="00026A7E" w:rsidRPr="000E04B4" w:rsidRDefault="00026A7E" w:rsidP="0091358C">
            <w:pPr>
              <w:spacing w:line="280" w:lineRule="atLeast"/>
              <w:jc w:val="center"/>
              <w:rPr>
                <w:color w:val="000000"/>
                <w:sz w:val="20"/>
                <w:szCs w:val="20"/>
              </w:rPr>
            </w:pPr>
            <w:r w:rsidRPr="000E04B4">
              <w:rPr>
                <w:color w:val="000000"/>
                <w:sz w:val="20"/>
                <w:szCs w:val="20"/>
              </w:rPr>
              <w:t>제조사업부</w:t>
            </w:r>
            <w:r w:rsidRPr="000E04B4">
              <w:rPr>
                <w:color w:val="000000"/>
                <w:sz w:val="20"/>
                <w:szCs w:val="20"/>
              </w:rPr>
              <w:t xml:space="preserve"> </w:t>
            </w:r>
            <w:proofErr w:type="spellStart"/>
            <w:r w:rsidRPr="000E04B4">
              <w:rPr>
                <w:color w:val="000000"/>
                <w:sz w:val="20"/>
                <w:szCs w:val="20"/>
              </w:rPr>
              <w:t>몸통팀</w:t>
            </w:r>
            <w:proofErr w:type="spellEnd"/>
            <w:r w:rsidRPr="000E04B4">
              <w:rPr>
                <w:color w:val="000000"/>
                <w:sz w:val="20"/>
                <w:szCs w:val="20"/>
              </w:rPr>
              <w:t xml:space="preserve"> </w:t>
            </w:r>
            <w:proofErr w:type="spellStart"/>
            <w:r w:rsidRPr="000E04B4">
              <w:rPr>
                <w:color w:val="000000"/>
                <w:sz w:val="20"/>
                <w:szCs w:val="20"/>
              </w:rPr>
              <w:t>포장반</w:t>
            </w:r>
            <w:proofErr w:type="spellEnd"/>
            <w:r w:rsidRPr="000E04B4">
              <w:rPr>
                <w:color w:val="000000"/>
                <w:sz w:val="20"/>
                <w:szCs w:val="20"/>
              </w:rPr>
              <w:t xml:space="preserve"> SET</w:t>
            </w:r>
            <w:r w:rsidRPr="000E04B4">
              <w:rPr>
                <w:color w:val="000000"/>
                <w:sz w:val="20"/>
                <w:szCs w:val="20"/>
              </w:rPr>
              <w:t>포장</w:t>
            </w:r>
            <w:r w:rsidRPr="000E04B4">
              <w:rPr>
                <w:color w:val="000000"/>
                <w:sz w:val="20"/>
                <w:szCs w:val="20"/>
              </w:rPr>
              <w:t xml:space="preserve"> </w:t>
            </w:r>
            <w:proofErr w:type="spellStart"/>
            <w:r w:rsidRPr="000E04B4">
              <w:rPr>
                <w:color w:val="000000"/>
                <w:sz w:val="20"/>
                <w:szCs w:val="20"/>
              </w:rPr>
              <w:t>적재기</w:t>
            </w:r>
            <w:proofErr w:type="spellEnd"/>
            <w:r w:rsidRPr="000E04B4">
              <w:rPr>
                <w:color w:val="000000"/>
                <w:sz w:val="20"/>
                <w:szCs w:val="20"/>
              </w:rPr>
              <w:t xml:space="preserve"> </w:t>
            </w:r>
            <w:r w:rsidRPr="000E04B4">
              <w:rPr>
                <w:color w:val="000000"/>
                <w:sz w:val="20"/>
                <w:szCs w:val="20"/>
              </w:rPr>
              <w:t>배출</w:t>
            </w:r>
            <w:r w:rsidRPr="000E04B4">
              <w:rPr>
                <w:color w:val="000000"/>
                <w:sz w:val="20"/>
                <w:szCs w:val="20"/>
              </w:rPr>
              <w:t xml:space="preserve"> </w:t>
            </w:r>
            <w:r w:rsidRPr="000E04B4">
              <w:rPr>
                <w:color w:val="000000"/>
                <w:sz w:val="20"/>
                <w:szCs w:val="20"/>
              </w:rPr>
              <w:t>컨베이어</w:t>
            </w:r>
          </w:p>
        </w:tc>
        <w:tc>
          <w:tcPr>
            <w:tcW w:w="5356" w:type="dxa"/>
            <w:shd w:val="clear" w:color="auto" w:fill="auto"/>
            <w:vAlign w:val="center"/>
            <w:hideMark/>
          </w:tcPr>
          <w:p w14:paraId="6FDF08BE"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포장반</w:t>
            </w:r>
            <w:proofErr w:type="spellEnd"/>
            <w:r w:rsidRPr="000E04B4">
              <w:rPr>
                <w:color w:val="000000"/>
                <w:sz w:val="20"/>
                <w:szCs w:val="20"/>
              </w:rPr>
              <w:t xml:space="preserve"> SET</w:t>
            </w:r>
            <w:r w:rsidRPr="000E04B4">
              <w:rPr>
                <w:color w:val="000000"/>
                <w:sz w:val="20"/>
                <w:szCs w:val="20"/>
              </w:rPr>
              <w:t>포장</w:t>
            </w:r>
            <w:r w:rsidRPr="000E04B4">
              <w:rPr>
                <w:color w:val="000000"/>
                <w:sz w:val="20"/>
                <w:szCs w:val="20"/>
              </w:rPr>
              <w:t xml:space="preserve"> </w:t>
            </w:r>
            <w:r w:rsidRPr="000E04B4">
              <w:rPr>
                <w:color w:val="000000"/>
                <w:sz w:val="20"/>
                <w:szCs w:val="20"/>
              </w:rPr>
              <w:t>적재</w:t>
            </w:r>
            <w:r w:rsidRPr="000E04B4">
              <w:rPr>
                <w:color w:val="000000"/>
                <w:sz w:val="20"/>
                <w:szCs w:val="20"/>
              </w:rPr>
              <w:t xml:space="preserve"> </w:t>
            </w:r>
            <w:r w:rsidRPr="000E04B4">
              <w:rPr>
                <w:color w:val="000000"/>
                <w:sz w:val="20"/>
                <w:szCs w:val="20"/>
              </w:rPr>
              <w:t>완제품</w:t>
            </w:r>
            <w:r w:rsidRPr="000E04B4">
              <w:rPr>
                <w:color w:val="000000"/>
                <w:sz w:val="20"/>
                <w:szCs w:val="20"/>
              </w:rPr>
              <w:t xml:space="preserve"> </w:t>
            </w:r>
            <w:proofErr w:type="spellStart"/>
            <w:r w:rsidRPr="000E04B4">
              <w:rPr>
                <w:color w:val="000000"/>
                <w:sz w:val="20"/>
                <w:szCs w:val="20"/>
              </w:rPr>
              <w:t>파렛트</w:t>
            </w:r>
            <w:proofErr w:type="spellEnd"/>
            <w:r w:rsidRPr="000E04B4">
              <w:rPr>
                <w:color w:val="000000"/>
                <w:sz w:val="20"/>
                <w:szCs w:val="20"/>
              </w:rPr>
              <w:t xml:space="preserve"> </w:t>
            </w:r>
            <w:r w:rsidRPr="000E04B4">
              <w:rPr>
                <w:color w:val="000000"/>
                <w:sz w:val="20"/>
                <w:szCs w:val="20"/>
              </w:rPr>
              <w:t>배출</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파렛트와</w:t>
            </w:r>
            <w:proofErr w:type="spellEnd"/>
            <w:r w:rsidRPr="000E04B4">
              <w:rPr>
                <w:color w:val="000000"/>
                <w:sz w:val="20"/>
                <w:szCs w:val="20"/>
              </w:rPr>
              <w:t xml:space="preserve"> </w:t>
            </w:r>
            <w:r w:rsidRPr="000E04B4">
              <w:rPr>
                <w:color w:val="000000"/>
                <w:sz w:val="20"/>
                <w:szCs w:val="20"/>
              </w:rPr>
              <w:t>컨베이어</w:t>
            </w:r>
            <w:r w:rsidRPr="000E04B4">
              <w:rPr>
                <w:color w:val="000000"/>
                <w:sz w:val="20"/>
                <w:szCs w:val="20"/>
              </w:rPr>
              <w:t xml:space="preserve"> </w:t>
            </w:r>
            <w:r w:rsidRPr="000E04B4">
              <w:rPr>
                <w:color w:val="000000"/>
                <w:sz w:val="20"/>
                <w:szCs w:val="20"/>
              </w:rPr>
              <w:t>벨트</w:t>
            </w:r>
            <w:r w:rsidRPr="000E04B4">
              <w:rPr>
                <w:color w:val="000000"/>
                <w:sz w:val="20"/>
                <w:szCs w:val="20"/>
              </w:rPr>
              <w:t xml:space="preserve"> </w:t>
            </w:r>
            <w:r w:rsidRPr="000E04B4">
              <w:rPr>
                <w:color w:val="000000"/>
                <w:sz w:val="20"/>
                <w:szCs w:val="20"/>
              </w:rPr>
              <w:t>사이에</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손가락</w:t>
            </w:r>
            <w:r w:rsidRPr="000E04B4">
              <w:rPr>
                <w:color w:val="000000"/>
                <w:sz w:val="20"/>
                <w:szCs w:val="20"/>
              </w:rPr>
              <w:t>(</w:t>
            </w:r>
            <w:r w:rsidRPr="000E04B4">
              <w:rPr>
                <w:color w:val="000000"/>
                <w:sz w:val="20"/>
                <w:szCs w:val="20"/>
              </w:rPr>
              <w:t>중지</w:t>
            </w:r>
            <w:r w:rsidRPr="000E04B4">
              <w:rPr>
                <w:color w:val="000000"/>
                <w:sz w:val="20"/>
                <w:szCs w:val="20"/>
              </w:rPr>
              <w:t xml:space="preserve">) </w:t>
            </w:r>
            <w:proofErr w:type="spellStart"/>
            <w:r w:rsidRPr="000E04B4">
              <w:rPr>
                <w:color w:val="000000"/>
                <w:sz w:val="20"/>
                <w:szCs w:val="20"/>
              </w:rPr>
              <w:t>끼임사고가</w:t>
            </w:r>
            <w:proofErr w:type="spellEnd"/>
            <w:r w:rsidRPr="000E04B4">
              <w:rPr>
                <w:color w:val="000000"/>
                <w:sz w:val="20"/>
                <w:szCs w:val="20"/>
              </w:rPr>
              <w:t xml:space="preserve"> </w:t>
            </w:r>
            <w:r w:rsidRPr="000E04B4">
              <w:rPr>
                <w:color w:val="000000"/>
                <w:sz w:val="20"/>
                <w:szCs w:val="20"/>
              </w:rPr>
              <w:t>발생함</w:t>
            </w:r>
            <w:r w:rsidRPr="000E04B4">
              <w:rPr>
                <w:color w:val="000000"/>
                <w:sz w:val="20"/>
                <w:szCs w:val="20"/>
              </w:rPr>
              <w:t>.</w:t>
            </w:r>
          </w:p>
        </w:tc>
      </w:tr>
      <w:tr w:rsidR="00026A7E" w:rsidRPr="00CB2B3F" w14:paraId="4B3BBBA0" w14:textId="77777777" w:rsidTr="0091358C">
        <w:trPr>
          <w:cantSplit/>
          <w:trHeight w:val="340"/>
        </w:trPr>
        <w:tc>
          <w:tcPr>
            <w:tcW w:w="662" w:type="dxa"/>
            <w:shd w:val="clear" w:color="auto" w:fill="F2F2F2" w:themeFill="background1" w:themeFillShade="F2"/>
            <w:noWrap/>
            <w:vAlign w:val="center"/>
            <w:hideMark/>
          </w:tcPr>
          <w:p w14:paraId="17166BEC" w14:textId="77777777" w:rsidR="00026A7E" w:rsidRPr="000E04B4" w:rsidRDefault="00026A7E" w:rsidP="0091358C">
            <w:pPr>
              <w:spacing w:line="280" w:lineRule="atLeast"/>
              <w:jc w:val="center"/>
              <w:rPr>
                <w:color w:val="000000"/>
                <w:sz w:val="20"/>
                <w:szCs w:val="20"/>
              </w:rPr>
            </w:pPr>
            <w:r w:rsidRPr="000E04B4">
              <w:rPr>
                <w:color w:val="000000"/>
                <w:sz w:val="20"/>
                <w:szCs w:val="20"/>
              </w:rPr>
              <w:t>50</w:t>
            </w:r>
          </w:p>
        </w:tc>
        <w:tc>
          <w:tcPr>
            <w:tcW w:w="1039" w:type="dxa"/>
            <w:shd w:val="clear" w:color="auto" w:fill="auto"/>
            <w:noWrap/>
            <w:vAlign w:val="center"/>
            <w:hideMark/>
          </w:tcPr>
          <w:p w14:paraId="5236FD52"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황병화</w:t>
            </w:r>
            <w:proofErr w:type="spellEnd"/>
          </w:p>
        </w:tc>
        <w:tc>
          <w:tcPr>
            <w:tcW w:w="2410" w:type="dxa"/>
            <w:shd w:val="clear" w:color="auto" w:fill="auto"/>
            <w:noWrap/>
            <w:vAlign w:val="center"/>
            <w:hideMark/>
          </w:tcPr>
          <w:p w14:paraId="22A122A9"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전략기획실</w:t>
            </w:r>
            <w:r w:rsidRPr="000E04B4">
              <w:rPr>
                <w:color w:val="000000"/>
                <w:sz w:val="20"/>
                <w:szCs w:val="20"/>
              </w:rPr>
              <w:t xml:space="preserve"> /</w:t>
            </w:r>
            <w:proofErr w:type="gramEnd"/>
            <w:r w:rsidRPr="000E04B4">
              <w:rPr>
                <w:color w:val="000000"/>
                <w:sz w:val="20"/>
                <w:szCs w:val="20"/>
              </w:rPr>
              <w:t xml:space="preserve"> C/S</w:t>
            </w:r>
            <w:r w:rsidRPr="000E04B4">
              <w:rPr>
                <w:color w:val="000000"/>
                <w:sz w:val="20"/>
                <w:szCs w:val="20"/>
              </w:rPr>
              <w:t>부</w:t>
            </w:r>
            <w:r w:rsidRPr="000E04B4">
              <w:rPr>
                <w:color w:val="000000"/>
                <w:sz w:val="20"/>
                <w:szCs w:val="20"/>
              </w:rPr>
              <w:t xml:space="preserve"> / </w:t>
            </w:r>
            <w:r w:rsidRPr="00E50A87">
              <w:rPr>
                <w:color w:val="000000"/>
                <w:spacing w:val="-2"/>
                <w:sz w:val="20"/>
                <w:szCs w:val="20"/>
              </w:rPr>
              <w:t>A/S</w:t>
            </w:r>
            <w:r w:rsidRPr="00E50A87">
              <w:rPr>
                <w:color w:val="000000"/>
                <w:spacing w:val="-2"/>
                <w:sz w:val="20"/>
                <w:szCs w:val="20"/>
              </w:rPr>
              <w:t>팀</w:t>
            </w:r>
            <w:r w:rsidRPr="00E50A87">
              <w:rPr>
                <w:color w:val="000000"/>
                <w:spacing w:val="-2"/>
                <w:sz w:val="20"/>
                <w:szCs w:val="20"/>
              </w:rPr>
              <w:t xml:space="preserve"> / </w:t>
            </w:r>
            <w:proofErr w:type="spellStart"/>
            <w:r w:rsidRPr="00E50A87">
              <w:rPr>
                <w:color w:val="000000"/>
                <w:spacing w:val="-2"/>
                <w:sz w:val="20"/>
                <w:szCs w:val="20"/>
              </w:rPr>
              <w:t>부경중수리센터</w:t>
            </w:r>
            <w:proofErr w:type="spellEnd"/>
          </w:p>
        </w:tc>
        <w:tc>
          <w:tcPr>
            <w:tcW w:w="1418" w:type="dxa"/>
            <w:shd w:val="clear" w:color="auto" w:fill="auto"/>
            <w:noWrap/>
            <w:vAlign w:val="center"/>
            <w:hideMark/>
          </w:tcPr>
          <w:p w14:paraId="1ABB6824" w14:textId="77777777" w:rsidR="00026A7E" w:rsidRPr="000E04B4" w:rsidRDefault="00026A7E" w:rsidP="0091358C">
            <w:pPr>
              <w:spacing w:line="280" w:lineRule="atLeast"/>
              <w:jc w:val="center"/>
              <w:rPr>
                <w:color w:val="000000"/>
                <w:sz w:val="20"/>
                <w:szCs w:val="20"/>
              </w:rPr>
            </w:pPr>
            <w:r w:rsidRPr="000E04B4">
              <w:rPr>
                <w:color w:val="000000"/>
                <w:sz w:val="20"/>
                <w:szCs w:val="20"/>
              </w:rPr>
              <w:t>2020-10-30</w:t>
            </w:r>
          </w:p>
        </w:tc>
        <w:tc>
          <w:tcPr>
            <w:tcW w:w="3685" w:type="dxa"/>
            <w:shd w:val="clear" w:color="auto" w:fill="auto"/>
            <w:vAlign w:val="center"/>
            <w:hideMark/>
          </w:tcPr>
          <w:p w14:paraId="2296F024" w14:textId="77777777" w:rsidR="00026A7E" w:rsidRPr="000E04B4" w:rsidRDefault="00026A7E" w:rsidP="0091358C">
            <w:pPr>
              <w:spacing w:line="280" w:lineRule="atLeast"/>
              <w:jc w:val="center"/>
              <w:rPr>
                <w:color w:val="000000"/>
                <w:sz w:val="20"/>
                <w:szCs w:val="20"/>
              </w:rPr>
            </w:pPr>
            <w:r w:rsidRPr="000E04B4">
              <w:rPr>
                <w:color w:val="000000"/>
                <w:sz w:val="20"/>
                <w:szCs w:val="20"/>
              </w:rPr>
              <w:t>부산사업소</w:t>
            </w:r>
            <w:r w:rsidRPr="000E04B4">
              <w:rPr>
                <w:color w:val="000000"/>
                <w:sz w:val="20"/>
                <w:szCs w:val="20"/>
              </w:rPr>
              <w:t xml:space="preserve"> </w:t>
            </w:r>
            <w:r w:rsidRPr="000E04B4">
              <w:rPr>
                <w:color w:val="000000"/>
                <w:sz w:val="20"/>
                <w:szCs w:val="20"/>
              </w:rPr>
              <w:t>지정주차장</w:t>
            </w:r>
            <w:r w:rsidRPr="000E04B4">
              <w:rPr>
                <w:color w:val="000000"/>
                <w:sz w:val="20"/>
                <w:szCs w:val="20"/>
              </w:rPr>
              <w:t>(</w:t>
            </w:r>
            <w:r w:rsidRPr="000E04B4">
              <w:rPr>
                <w:color w:val="000000"/>
                <w:sz w:val="20"/>
                <w:szCs w:val="20"/>
              </w:rPr>
              <w:t>해운대</w:t>
            </w:r>
            <w:r w:rsidRPr="000E04B4">
              <w:rPr>
                <w:color w:val="000000"/>
                <w:sz w:val="20"/>
                <w:szCs w:val="20"/>
              </w:rPr>
              <w:t xml:space="preserve"> </w:t>
            </w:r>
            <w:r w:rsidRPr="000E04B4">
              <w:rPr>
                <w:color w:val="000000"/>
                <w:sz w:val="20"/>
                <w:szCs w:val="20"/>
              </w:rPr>
              <w:t>기아자동차</w:t>
            </w:r>
            <w:r w:rsidRPr="000E04B4">
              <w:rPr>
                <w:color w:val="000000"/>
                <w:sz w:val="20"/>
                <w:szCs w:val="20"/>
              </w:rPr>
              <w:t xml:space="preserve"> </w:t>
            </w:r>
            <w:r w:rsidRPr="000E04B4">
              <w:rPr>
                <w:color w:val="000000"/>
                <w:sz w:val="20"/>
                <w:szCs w:val="20"/>
              </w:rPr>
              <w:t>정비소</w:t>
            </w:r>
            <w:r w:rsidRPr="000E04B4">
              <w:rPr>
                <w:color w:val="000000"/>
                <w:sz w:val="20"/>
                <w:szCs w:val="20"/>
              </w:rPr>
              <w:t xml:space="preserve"> </w:t>
            </w:r>
            <w:r w:rsidRPr="000E04B4">
              <w:rPr>
                <w:color w:val="000000"/>
                <w:sz w:val="20"/>
                <w:szCs w:val="20"/>
              </w:rPr>
              <w:t>주차장</w:t>
            </w:r>
            <w:r w:rsidRPr="000E04B4">
              <w:rPr>
                <w:color w:val="000000"/>
                <w:sz w:val="20"/>
                <w:szCs w:val="20"/>
              </w:rPr>
              <w:t>)</w:t>
            </w:r>
            <w:r w:rsidRPr="000E04B4">
              <w:rPr>
                <w:color w:val="000000"/>
                <w:sz w:val="20"/>
                <w:szCs w:val="20"/>
              </w:rPr>
              <w:br/>
            </w:r>
            <w:r w:rsidRPr="00E50A87">
              <w:rPr>
                <w:color w:val="000000"/>
                <w:spacing w:val="-6"/>
                <w:sz w:val="20"/>
                <w:szCs w:val="20"/>
              </w:rPr>
              <w:t>(</w:t>
            </w:r>
            <w:r w:rsidRPr="00E50A87">
              <w:rPr>
                <w:color w:val="000000"/>
                <w:spacing w:val="-6"/>
                <w:sz w:val="20"/>
                <w:szCs w:val="20"/>
              </w:rPr>
              <w:t>부산</w:t>
            </w:r>
            <w:r w:rsidRPr="00E50A87">
              <w:rPr>
                <w:color w:val="000000"/>
                <w:spacing w:val="-6"/>
                <w:sz w:val="20"/>
                <w:szCs w:val="20"/>
              </w:rPr>
              <w:t xml:space="preserve"> </w:t>
            </w:r>
            <w:r w:rsidRPr="00E50A87">
              <w:rPr>
                <w:color w:val="000000"/>
                <w:spacing w:val="-6"/>
                <w:sz w:val="20"/>
                <w:szCs w:val="20"/>
              </w:rPr>
              <w:t>해운대구</w:t>
            </w:r>
            <w:r w:rsidRPr="00E50A87">
              <w:rPr>
                <w:color w:val="000000"/>
                <w:spacing w:val="-6"/>
                <w:sz w:val="20"/>
                <w:szCs w:val="20"/>
              </w:rPr>
              <w:t xml:space="preserve"> </w:t>
            </w:r>
            <w:r w:rsidRPr="00E50A87">
              <w:rPr>
                <w:color w:val="000000"/>
                <w:spacing w:val="-6"/>
                <w:sz w:val="20"/>
                <w:szCs w:val="20"/>
              </w:rPr>
              <w:t>우동</w:t>
            </w:r>
            <w:r w:rsidRPr="00E50A87">
              <w:rPr>
                <w:color w:val="000000"/>
                <w:spacing w:val="-6"/>
                <w:sz w:val="20"/>
                <w:szCs w:val="20"/>
              </w:rPr>
              <w:t>1</w:t>
            </w:r>
            <w:r w:rsidRPr="00E50A87">
              <w:rPr>
                <w:color w:val="000000"/>
                <w:spacing w:val="-6"/>
                <w:sz w:val="20"/>
                <w:szCs w:val="20"/>
              </w:rPr>
              <w:t>로</w:t>
            </w:r>
            <w:r w:rsidRPr="00E50A87">
              <w:rPr>
                <w:color w:val="000000"/>
                <w:spacing w:val="-6"/>
                <w:sz w:val="20"/>
                <w:szCs w:val="20"/>
              </w:rPr>
              <w:t xml:space="preserve"> 9-7 </w:t>
            </w:r>
            <w:proofErr w:type="spellStart"/>
            <w:r w:rsidRPr="00E50A87">
              <w:rPr>
                <w:color w:val="000000"/>
                <w:spacing w:val="-6"/>
                <w:sz w:val="20"/>
                <w:szCs w:val="20"/>
              </w:rPr>
              <w:t>기아오토큐</w:t>
            </w:r>
            <w:proofErr w:type="spellEnd"/>
            <w:r w:rsidRPr="00E50A87">
              <w:rPr>
                <w:color w:val="000000"/>
                <w:spacing w:val="-6"/>
                <w:sz w:val="20"/>
                <w:szCs w:val="20"/>
              </w:rPr>
              <w:t>)</w:t>
            </w:r>
          </w:p>
        </w:tc>
        <w:tc>
          <w:tcPr>
            <w:tcW w:w="5356" w:type="dxa"/>
            <w:shd w:val="clear" w:color="auto" w:fill="auto"/>
            <w:vAlign w:val="center"/>
            <w:hideMark/>
          </w:tcPr>
          <w:p w14:paraId="13875E5C" w14:textId="77777777" w:rsidR="00026A7E" w:rsidRPr="000E04B4" w:rsidRDefault="00026A7E" w:rsidP="0091358C">
            <w:pPr>
              <w:spacing w:line="280" w:lineRule="atLeast"/>
              <w:jc w:val="left"/>
              <w:rPr>
                <w:color w:val="000000"/>
                <w:sz w:val="20"/>
                <w:szCs w:val="20"/>
              </w:rPr>
            </w:pPr>
            <w:r w:rsidRPr="000E04B4">
              <w:rPr>
                <w:color w:val="000000"/>
                <w:sz w:val="20"/>
                <w:szCs w:val="20"/>
              </w:rPr>
              <w:t>주차된</w:t>
            </w:r>
            <w:r w:rsidRPr="000E04B4">
              <w:rPr>
                <w:color w:val="000000"/>
                <w:sz w:val="20"/>
                <w:szCs w:val="20"/>
              </w:rPr>
              <w:t xml:space="preserve"> </w:t>
            </w:r>
            <w:r w:rsidRPr="000E04B4">
              <w:rPr>
                <w:color w:val="000000"/>
                <w:sz w:val="20"/>
                <w:szCs w:val="20"/>
              </w:rPr>
              <w:t>회사차량에서</w:t>
            </w:r>
            <w:r w:rsidRPr="000E04B4">
              <w:rPr>
                <w:color w:val="000000"/>
                <w:sz w:val="20"/>
                <w:szCs w:val="20"/>
              </w:rPr>
              <w:t xml:space="preserve"> </w:t>
            </w:r>
            <w:r w:rsidRPr="000E04B4">
              <w:rPr>
                <w:color w:val="000000"/>
                <w:sz w:val="20"/>
                <w:szCs w:val="20"/>
              </w:rPr>
              <w:t>전날</w:t>
            </w:r>
            <w:r w:rsidRPr="000E04B4">
              <w:rPr>
                <w:color w:val="000000"/>
                <w:sz w:val="20"/>
                <w:szCs w:val="20"/>
              </w:rPr>
              <w:t xml:space="preserve"> </w:t>
            </w:r>
            <w:r w:rsidRPr="000E04B4">
              <w:rPr>
                <w:color w:val="000000"/>
                <w:sz w:val="20"/>
                <w:szCs w:val="20"/>
              </w:rPr>
              <w:t>처리</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남은</w:t>
            </w:r>
            <w:r w:rsidRPr="000E04B4">
              <w:rPr>
                <w:color w:val="000000"/>
                <w:sz w:val="20"/>
                <w:szCs w:val="20"/>
              </w:rPr>
              <w:t xml:space="preserve"> </w:t>
            </w:r>
            <w:r w:rsidRPr="000E04B4">
              <w:rPr>
                <w:color w:val="000000"/>
                <w:sz w:val="20"/>
                <w:szCs w:val="20"/>
              </w:rPr>
              <w:t>폐기물</w:t>
            </w:r>
            <w:r w:rsidRPr="000E04B4">
              <w:rPr>
                <w:color w:val="000000"/>
                <w:sz w:val="20"/>
                <w:szCs w:val="20"/>
              </w:rPr>
              <w:t xml:space="preserve"> </w:t>
            </w:r>
            <w:proofErr w:type="spellStart"/>
            <w:r w:rsidRPr="000E04B4">
              <w:rPr>
                <w:color w:val="000000"/>
                <w:sz w:val="20"/>
                <w:szCs w:val="20"/>
              </w:rPr>
              <w:t>하차시</w:t>
            </w:r>
            <w:proofErr w:type="spellEnd"/>
            <w:r w:rsidRPr="000E04B4">
              <w:rPr>
                <w:color w:val="000000"/>
                <w:sz w:val="20"/>
                <w:szCs w:val="20"/>
              </w:rPr>
              <w:t xml:space="preserve"> </w:t>
            </w:r>
            <w:r w:rsidRPr="000E04B4">
              <w:rPr>
                <w:color w:val="000000"/>
                <w:sz w:val="20"/>
                <w:szCs w:val="20"/>
              </w:rPr>
              <w:t>폐기물이</w:t>
            </w:r>
            <w:r w:rsidRPr="000E04B4">
              <w:rPr>
                <w:color w:val="000000"/>
                <w:sz w:val="20"/>
                <w:szCs w:val="20"/>
              </w:rPr>
              <w:t xml:space="preserve"> </w:t>
            </w:r>
            <w:r w:rsidRPr="000E04B4">
              <w:rPr>
                <w:color w:val="000000"/>
                <w:sz w:val="20"/>
                <w:szCs w:val="20"/>
              </w:rPr>
              <w:t>들어있는</w:t>
            </w:r>
            <w:r w:rsidRPr="000E04B4">
              <w:rPr>
                <w:color w:val="000000"/>
                <w:sz w:val="20"/>
                <w:szCs w:val="20"/>
              </w:rPr>
              <w:t xml:space="preserve"> </w:t>
            </w:r>
            <w:r w:rsidRPr="000E04B4">
              <w:rPr>
                <w:color w:val="000000"/>
                <w:sz w:val="20"/>
                <w:szCs w:val="20"/>
              </w:rPr>
              <w:t>마대자루를</w:t>
            </w:r>
            <w:r w:rsidRPr="000E04B4">
              <w:rPr>
                <w:color w:val="000000"/>
                <w:sz w:val="20"/>
                <w:szCs w:val="20"/>
              </w:rPr>
              <w:t xml:space="preserve"> </w:t>
            </w:r>
            <w:r w:rsidRPr="000E04B4">
              <w:rPr>
                <w:color w:val="000000"/>
                <w:sz w:val="20"/>
                <w:szCs w:val="20"/>
              </w:rPr>
              <w:t>차에서</w:t>
            </w:r>
            <w:r w:rsidRPr="000E04B4">
              <w:rPr>
                <w:color w:val="000000"/>
                <w:sz w:val="20"/>
                <w:szCs w:val="20"/>
              </w:rPr>
              <w:t xml:space="preserve"> </w:t>
            </w:r>
            <w:r w:rsidRPr="000E04B4">
              <w:rPr>
                <w:color w:val="000000"/>
                <w:sz w:val="20"/>
                <w:szCs w:val="20"/>
              </w:rPr>
              <w:t>꺼내면서</w:t>
            </w:r>
            <w:r w:rsidRPr="000E04B4">
              <w:rPr>
                <w:color w:val="000000"/>
                <w:sz w:val="20"/>
                <w:szCs w:val="20"/>
              </w:rPr>
              <w:t xml:space="preserve"> </w:t>
            </w:r>
            <w:r w:rsidRPr="000E04B4">
              <w:rPr>
                <w:color w:val="000000"/>
                <w:sz w:val="20"/>
                <w:szCs w:val="20"/>
              </w:rPr>
              <w:t>들어올리다</w:t>
            </w:r>
            <w:r w:rsidRPr="000E04B4">
              <w:rPr>
                <w:color w:val="000000"/>
                <w:sz w:val="20"/>
                <w:szCs w:val="20"/>
              </w:rPr>
              <w:t xml:space="preserve"> </w:t>
            </w:r>
            <w:r w:rsidRPr="000E04B4">
              <w:rPr>
                <w:color w:val="000000"/>
                <w:sz w:val="20"/>
                <w:szCs w:val="20"/>
              </w:rPr>
              <w:t>균형을</w:t>
            </w:r>
            <w:r w:rsidRPr="000E04B4">
              <w:rPr>
                <w:color w:val="000000"/>
                <w:sz w:val="20"/>
                <w:szCs w:val="20"/>
              </w:rPr>
              <w:t xml:space="preserve"> </w:t>
            </w:r>
            <w:r w:rsidRPr="000E04B4">
              <w:rPr>
                <w:color w:val="000000"/>
                <w:sz w:val="20"/>
                <w:szCs w:val="20"/>
              </w:rPr>
              <w:t>잃고</w:t>
            </w:r>
            <w:r w:rsidRPr="000E04B4">
              <w:rPr>
                <w:color w:val="000000"/>
                <w:sz w:val="20"/>
                <w:szCs w:val="20"/>
              </w:rPr>
              <w:t xml:space="preserve"> </w:t>
            </w:r>
            <w:r w:rsidRPr="000E04B4">
              <w:rPr>
                <w:color w:val="000000"/>
                <w:sz w:val="20"/>
                <w:szCs w:val="20"/>
              </w:rPr>
              <w:t>넘어져</w:t>
            </w:r>
            <w:r w:rsidRPr="000E04B4">
              <w:rPr>
                <w:color w:val="000000"/>
                <w:sz w:val="20"/>
                <w:szCs w:val="20"/>
              </w:rPr>
              <w:t xml:space="preserve"> </w:t>
            </w:r>
            <w:r w:rsidRPr="000E04B4">
              <w:rPr>
                <w:color w:val="000000"/>
                <w:sz w:val="20"/>
                <w:szCs w:val="20"/>
              </w:rPr>
              <w:t>사고가</w:t>
            </w:r>
            <w:r w:rsidRPr="000E04B4">
              <w:rPr>
                <w:color w:val="000000"/>
                <w:sz w:val="20"/>
                <w:szCs w:val="20"/>
              </w:rPr>
              <w:t xml:space="preserve"> </w:t>
            </w:r>
            <w:r w:rsidRPr="000E04B4">
              <w:rPr>
                <w:color w:val="000000"/>
                <w:sz w:val="20"/>
                <w:szCs w:val="20"/>
              </w:rPr>
              <w:t>발생함</w:t>
            </w:r>
          </w:p>
        </w:tc>
      </w:tr>
      <w:tr w:rsidR="00026A7E" w:rsidRPr="00CB2B3F" w14:paraId="784E6CE5" w14:textId="77777777" w:rsidTr="0091358C">
        <w:trPr>
          <w:cantSplit/>
          <w:trHeight w:val="340"/>
        </w:trPr>
        <w:tc>
          <w:tcPr>
            <w:tcW w:w="662" w:type="dxa"/>
            <w:shd w:val="clear" w:color="auto" w:fill="F2F2F2" w:themeFill="background1" w:themeFillShade="F2"/>
            <w:noWrap/>
            <w:vAlign w:val="center"/>
            <w:hideMark/>
          </w:tcPr>
          <w:p w14:paraId="4D99B88C" w14:textId="77777777" w:rsidR="00026A7E" w:rsidRPr="000E04B4" w:rsidRDefault="00026A7E" w:rsidP="0091358C">
            <w:pPr>
              <w:spacing w:line="280" w:lineRule="atLeast"/>
              <w:jc w:val="center"/>
              <w:rPr>
                <w:color w:val="000000"/>
                <w:sz w:val="20"/>
                <w:szCs w:val="20"/>
              </w:rPr>
            </w:pPr>
            <w:r w:rsidRPr="000E04B4">
              <w:rPr>
                <w:color w:val="000000"/>
                <w:sz w:val="20"/>
                <w:szCs w:val="20"/>
              </w:rPr>
              <w:t>51</w:t>
            </w:r>
          </w:p>
        </w:tc>
        <w:tc>
          <w:tcPr>
            <w:tcW w:w="1039" w:type="dxa"/>
            <w:shd w:val="clear" w:color="auto" w:fill="auto"/>
            <w:noWrap/>
            <w:vAlign w:val="center"/>
            <w:hideMark/>
          </w:tcPr>
          <w:p w14:paraId="1D49C162"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이원주</w:t>
            </w:r>
            <w:proofErr w:type="spellEnd"/>
          </w:p>
        </w:tc>
        <w:tc>
          <w:tcPr>
            <w:tcW w:w="2410" w:type="dxa"/>
            <w:shd w:val="clear" w:color="auto" w:fill="auto"/>
            <w:noWrap/>
            <w:vAlign w:val="center"/>
            <w:hideMark/>
          </w:tcPr>
          <w:p w14:paraId="318C7D02" w14:textId="77777777" w:rsidR="00026A7E" w:rsidRPr="000E04B4" w:rsidRDefault="00026A7E" w:rsidP="0091358C">
            <w:pPr>
              <w:spacing w:line="280" w:lineRule="atLeast"/>
              <w:jc w:val="center"/>
              <w:rPr>
                <w:color w:val="000000"/>
                <w:sz w:val="20"/>
                <w:szCs w:val="20"/>
              </w:rPr>
            </w:pPr>
            <w:r w:rsidRPr="000E04B4">
              <w:rPr>
                <w:color w:val="000000"/>
                <w:sz w:val="20"/>
                <w:szCs w:val="20"/>
              </w:rPr>
              <w:t>SCM</w:t>
            </w:r>
            <w:proofErr w:type="gramStart"/>
            <w:r w:rsidRPr="000E04B4">
              <w:rPr>
                <w:color w:val="000000"/>
                <w:sz w:val="20"/>
                <w:szCs w:val="20"/>
              </w:rPr>
              <w:t>본부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제조사업부</w:t>
            </w:r>
            <w:r w:rsidRPr="000E04B4">
              <w:rPr>
                <w:color w:val="000000"/>
                <w:sz w:val="20"/>
                <w:szCs w:val="20"/>
              </w:rPr>
              <w:t xml:space="preserve"> / </w:t>
            </w:r>
            <w:proofErr w:type="spellStart"/>
            <w:r w:rsidRPr="000E04B4">
              <w:rPr>
                <w:color w:val="000000"/>
                <w:sz w:val="20"/>
                <w:szCs w:val="20"/>
              </w:rPr>
              <w:t>도어팀</w:t>
            </w:r>
            <w:proofErr w:type="spellEnd"/>
            <w:r w:rsidRPr="000E04B4">
              <w:rPr>
                <w:color w:val="000000"/>
                <w:sz w:val="20"/>
                <w:szCs w:val="20"/>
              </w:rPr>
              <w:t xml:space="preserve"> / KB</w:t>
            </w:r>
            <w:r w:rsidRPr="000E04B4">
              <w:rPr>
                <w:color w:val="000000"/>
                <w:sz w:val="20"/>
                <w:szCs w:val="20"/>
              </w:rPr>
              <w:t>반</w:t>
            </w:r>
            <w:r w:rsidRPr="000E04B4">
              <w:rPr>
                <w:color w:val="000000"/>
                <w:sz w:val="20"/>
                <w:szCs w:val="20"/>
              </w:rPr>
              <w:t xml:space="preserve"> / </w:t>
            </w:r>
            <w:r>
              <w:rPr>
                <w:color w:val="000000"/>
                <w:sz w:val="20"/>
                <w:szCs w:val="20"/>
              </w:rPr>
              <w:br/>
            </w:r>
            <w:r w:rsidRPr="000E04B4">
              <w:rPr>
                <w:color w:val="000000"/>
                <w:sz w:val="20"/>
                <w:szCs w:val="20"/>
              </w:rPr>
              <w:t>KB</w:t>
            </w:r>
            <w:r w:rsidRPr="000E04B4">
              <w:rPr>
                <w:color w:val="000000"/>
                <w:sz w:val="20"/>
                <w:szCs w:val="20"/>
              </w:rPr>
              <w:t>도어조</w:t>
            </w:r>
          </w:p>
        </w:tc>
        <w:tc>
          <w:tcPr>
            <w:tcW w:w="1418" w:type="dxa"/>
            <w:shd w:val="clear" w:color="auto" w:fill="auto"/>
            <w:noWrap/>
            <w:vAlign w:val="center"/>
            <w:hideMark/>
          </w:tcPr>
          <w:p w14:paraId="75A4763D" w14:textId="77777777" w:rsidR="00026A7E" w:rsidRPr="000E04B4" w:rsidRDefault="00026A7E" w:rsidP="0091358C">
            <w:pPr>
              <w:spacing w:line="280" w:lineRule="atLeast"/>
              <w:jc w:val="center"/>
              <w:rPr>
                <w:color w:val="000000"/>
                <w:sz w:val="20"/>
                <w:szCs w:val="20"/>
              </w:rPr>
            </w:pPr>
            <w:r w:rsidRPr="000E04B4">
              <w:rPr>
                <w:color w:val="000000"/>
                <w:sz w:val="20"/>
                <w:szCs w:val="20"/>
              </w:rPr>
              <w:t>2020-11-11</w:t>
            </w:r>
          </w:p>
        </w:tc>
        <w:tc>
          <w:tcPr>
            <w:tcW w:w="3685" w:type="dxa"/>
            <w:shd w:val="clear" w:color="auto" w:fill="auto"/>
            <w:vAlign w:val="center"/>
            <w:hideMark/>
          </w:tcPr>
          <w:p w14:paraId="4158EB0F" w14:textId="77777777" w:rsidR="00026A7E" w:rsidRPr="000E04B4" w:rsidRDefault="00026A7E" w:rsidP="0091358C">
            <w:pPr>
              <w:spacing w:line="280" w:lineRule="atLeast"/>
              <w:jc w:val="center"/>
              <w:rPr>
                <w:color w:val="000000"/>
                <w:sz w:val="20"/>
                <w:szCs w:val="20"/>
              </w:rPr>
            </w:pPr>
            <w:r>
              <w:rPr>
                <w:color w:val="000000"/>
                <w:sz w:val="20"/>
                <w:szCs w:val="20"/>
              </w:rPr>
              <w:t>4</w:t>
            </w:r>
            <w:r>
              <w:rPr>
                <w:color w:val="000000"/>
                <w:sz w:val="20"/>
                <w:szCs w:val="20"/>
              </w:rPr>
              <w:t>공장</w:t>
            </w:r>
            <w:r w:rsidRPr="000E04B4">
              <w:rPr>
                <w:color w:val="000000"/>
                <w:sz w:val="20"/>
                <w:szCs w:val="20"/>
              </w:rPr>
              <w:t xml:space="preserve"> 2</w:t>
            </w:r>
            <w:r w:rsidRPr="000E04B4">
              <w:rPr>
                <w:color w:val="000000"/>
                <w:sz w:val="20"/>
                <w:szCs w:val="20"/>
              </w:rPr>
              <w:t>층</w:t>
            </w:r>
            <w:r w:rsidRPr="000E04B4">
              <w:rPr>
                <w:color w:val="000000"/>
                <w:sz w:val="20"/>
                <w:szCs w:val="20"/>
              </w:rPr>
              <w:t xml:space="preserve"> </w:t>
            </w:r>
            <w:r w:rsidRPr="000E04B4">
              <w:rPr>
                <w:color w:val="000000"/>
                <w:sz w:val="20"/>
                <w:szCs w:val="20"/>
              </w:rPr>
              <w:t>서랍</w:t>
            </w:r>
            <w:r w:rsidRPr="000E04B4">
              <w:rPr>
                <w:color w:val="000000"/>
                <w:sz w:val="20"/>
                <w:szCs w:val="20"/>
              </w:rPr>
              <w:t xml:space="preserve"> </w:t>
            </w:r>
            <w:r w:rsidRPr="000E04B4">
              <w:rPr>
                <w:color w:val="000000"/>
                <w:sz w:val="20"/>
                <w:szCs w:val="20"/>
              </w:rPr>
              <w:t>조립</w:t>
            </w:r>
            <w:r w:rsidRPr="000E04B4">
              <w:rPr>
                <w:color w:val="000000"/>
                <w:sz w:val="20"/>
                <w:szCs w:val="20"/>
              </w:rPr>
              <w:t xml:space="preserve"> </w:t>
            </w:r>
            <w:r w:rsidRPr="000E04B4">
              <w:rPr>
                <w:color w:val="000000"/>
                <w:sz w:val="20"/>
                <w:szCs w:val="20"/>
              </w:rPr>
              <w:t>라인</w:t>
            </w:r>
          </w:p>
        </w:tc>
        <w:tc>
          <w:tcPr>
            <w:tcW w:w="5356" w:type="dxa"/>
            <w:shd w:val="clear" w:color="auto" w:fill="auto"/>
            <w:vAlign w:val="center"/>
            <w:hideMark/>
          </w:tcPr>
          <w:p w14:paraId="0B3E83AE" w14:textId="77777777" w:rsidR="00026A7E" w:rsidRPr="000E04B4" w:rsidRDefault="00026A7E" w:rsidP="0091358C">
            <w:pPr>
              <w:spacing w:line="280" w:lineRule="atLeast"/>
              <w:jc w:val="left"/>
              <w:rPr>
                <w:color w:val="000000"/>
                <w:sz w:val="20"/>
                <w:szCs w:val="20"/>
              </w:rPr>
            </w:pPr>
            <w:r w:rsidRPr="000E04B4">
              <w:rPr>
                <w:color w:val="000000"/>
                <w:sz w:val="20"/>
                <w:szCs w:val="20"/>
              </w:rPr>
              <w:t>에어드릴을</w:t>
            </w:r>
            <w:r w:rsidRPr="000E04B4">
              <w:rPr>
                <w:color w:val="000000"/>
                <w:sz w:val="20"/>
                <w:szCs w:val="20"/>
              </w:rPr>
              <w:t xml:space="preserve"> </w:t>
            </w:r>
            <w:r w:rsidRPr="000E04B4">
              <w:rPr>
                <w:color w:val="000000"/>
                <w:sz w:val="20"/>
                <w:szCs w:val="20"/>
              </w:rPr>
              <w:t>이용하여</w:t>
            </w:r>
            <w:r w:rsidRPr="000E04B4">
              <w:rPr>
                <w:color w:val="000000"/>
                <w:sz w:val="20"/>
                <w:szCs w:val="20"/>
              </w:rPr>
              <w:t xml:space="preserve"> "</w:t>
            </w:r>
            <w:r w:rsidRPr="000E04B4">
              <w:rPr>
                <w:color w:val="000000"/>
                <w:sz w:val="20"/>
                <w:szCs w:val="20"/>
              </w:rPr>
              <w:t>나노</w:t>
            </w:r>
            <w:r w:rsidRPr="000E04B4">
              <w:rPr>
                <w:color w:val="000000"/>
                <w:sz w:val="20"/>
                <w:szCs w:val="20"/>
              </w:rPr>
              <w:t xml:space="preserve"> </w:t>
            </w:r>
            <w:r w:rsidRPr="000E04B4">
              <w:rPr>
                <w:color w:val="000000"/>
                <w:sz w:val="20"/>
                <w:szCs w:val="20"/>
              </w:rPr>
              <w:t>서랍</w:t>
            </w:r>
            <w:r w:rsidRPr="000E04B4">
              <w:rPr>
                <w:color w:val="000000"/>
                <w:sz w:val="20"/>
                <w:szCs w:val="20"/>
              </w:rPr>
              <w:t xml:space="preserve">" </w:t>
            </w:r>
            <w:r w:rsidRPr="000E04B4">
              <w:rPr>
                <w:color w:val="000000"/>
                <w:sz w:val="20"/>
                <w:szCs w:val="20"/>
              </w:rPr>
              <w:t>조립</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착용하고</w:t>
            </w:r>
            <w:r w:rsidRPr="000E04B4">
              <w:rPr>
                <w:color w:val="000000"/>
                <w:sz w:val="20"/>
                <w:szCs w:val="20"/>
              </w:rPr>
              <w:t xml:space="preserve"> </w:t>
            </w:r>
            <w:r w:rsidRPr="000E04B4">
              <w:rPr>
                <w:color w:val="000000"/>
                <w:sz w:val="20"/>
                <w:szCs w:val="20"/>
              </w:rPr>
              <w:t>있던</w:t>
            </w:r>
            <w:r w:rsidRPr="000E04B4">
              <w:rPr>
                <w:color w:val="000000"/>
                <w:sz w:val="20"/>
                <w:szCs w:val="20"/>
              </w:rPr>
              <w:t xml:space="preserve"> </w:t>
            </w:r>
            <w:r w:rsidRPr="000E04B4">
              <w:rPr>
                <w:color w:val="000000"/>
                <w:sz w:val="20"/>
                <w:szCs w:val="20"/>
              </w:rPr>
              <w:t>장갑에서</w:t>
            </w:r>
            <w:r w:rsidRPr="000E04B4">
              <w:rPr>
                <w:color w:val="000000"/>
                <w:sz w:val="20"/>
                <w:szCs w:val="20"/>
              </w:rPr>
              <w:t xml:space="preserve"> </w:t>
            </w:r>
            <w:r w:rsidRPr="000E04B4">
              <w:rPr>
                <w:color w:val="000000"/>
                <w:sz w:val="20"/>
                <w:szCs w:val="20"/>
              </w:rPr>
              <w:t>빠져나온</w:t>
            </w:r>
            <w:r w:rsidRPr="000E04B4">
              <w:rPr>
                <w:color w:val="000000"/>
                <w:sz w:val="20"/>
                <w:szCs w:val="20"/>
              </w:rPr>
              <w:t xml:space="preserve"> </w:t>
            </w:r>
            <w:r w:rsidRPr="000E04B4">
              <w:rPr>
                <w:color w:val="000000"/>
                <w:sz w:val="20"/>
                <w:szCs w:val="20"/>
              </w:rPr>
              <w:t>실타래가</w:t>
            </w:r>
            <w:r w:rsidRPr="000E04B4">
              <w:rPr>
                <w:color w:val="000000"/>
                <w:sz w:val="20"/>
                <w:szCs w:val="20"/>
              </w:rPr>
              <w:t xml:space="preserve"> </w:t>
            </w:r>
            <w:r w:rsidRPr="000E04B4">
              <w:rPr>
                <w:color w:val="000000"/>
                <w:sz w:val="20"/>
                <w:szCs w:val="20"/>
              </w:rPr>
              <w:t>나사못에</w:t>
            </w:r>
            <w:r w:rsidRPr="000E04B4">
              <w:rPr>
                <w:color w:val="000000"/>
                <w:sz w:val="20"/>
                <w:szCs w:val="20"/>
              </w:rPr>
              <w:t xml:space="preserve"> </w:t>
            </w:r>
            <w:r w:rsidRPr="000E04B4">
              <w:rPr>
                <w:color w:val="000000"/>
                <w:sz w:val="20"/>
                <w:szCs w:val="20"/>
              </w:rPr>
              <w:t>말리면서</w:t>
            </w:r>
            <w:r w:rsidRPr="000E04B4">
              <w:rPr>
                <w:color w:val="000000"/>
                <w:sz w:val="20"/>
                <w:szCs w:val="20"/>
              </w:rPr>
              <w:t xml:space="preserve"> </w:t>
            </w:r>
            <w:r w:rsidRPr="000E04B4">
              <w:rPr>
                <w:color w:val="000000"/>
                <w:sz w:val="20"/>
                <w:szCs w:val="20"/>
              </w:rPr>
              <w:t>손이</w:t>
            </w:r>
            <w:r w:rsidRPr="000E04B4">
              <w:rPr>
                <w:color w:val="000000"/>
                <w:sz w:val="20"/>
                <w:szCs w:val="20"/>
              </w:rPr>
              <w:t xml:space="preserve"> </w:t>
            </w:r>
            <w:r w:rsidRPr="000E04B4">
              <w:rPr>
                <w:color w:val="000000"/>
                <w:sz w:val="20"/>
                <w:szCs w:val="20"/>
              </w:rPr>
              <w:t>같이</w:t>
            </w:r>
            <w:r w:rsidRPr="000E04B4">
              <w:rPr>
                <w:color w:val="000000"/>
                <w:sz w:val="20"/>
                <w:szCs w:val="20"/>
              </w:rPr>
              <w:t xml:space="preserve"> </w:t>
            </w:r>
            <w:r w:rsidRPr="000E04B4">
              <w:rPr>
                <w:color w:val="000000"/>
                <w:sz w:val="20"/>
                <w:szCs w:val="20"/>
              </w:rPr>
              <w:t>말리는</w:t>
            </w:r>
            <w:r w:rsidRPr="000E04B4">
              <w:rPr>
                <w:color w:val="000000"/>
                <w:sz w:val="20"/>
                <w:szCs w:val="20"/>
              </w:rPr>
              <w:t xml:space="preserve"> </w:t>
            </w:r>
            <w:r w:rsidRPr="000E04B4">
              <w:rPr>
                <w:color w:val="000000"/>
                <w:sz w:val="20"/>
                <w:szCs w:val="20"/>
              </w:rPr>
              <w:t>사고가</w:t>
            </w:r>
            <w:r w:rsidRPr="000E04B4">
              <w:rPr>
                <w:color w:val="000000"/>
                <w:sz w:val="20"/>
                <w:szCs w:val="20"/>
              </w:rPr>
              <w:t xml:space="preserve"> </w:t>
            </w:r>
            <w:r w:rsidRPr="000E04B4">
              <w:rPr>
                <w:color w:val="000000"/>
                <w:sz w:val="20"/>
                <w:szCs w:val="20"/>
              </w:rPr>
              <w:t>발생</w:t>
            </w:r>
          </w:p>
        </w:tc>
      </w:tr>
      <w:tr w:rsidR="00026A7E" w:rsidRPr="00CB2B3F" w14:paraId="354F209B" w14:textId="77777777" w:rsidTr="0091358C">
        <w:trPr>
          <w:cantSplit/>
          <w:trHeight w:val="340"/>
        </w:trPr>
        <w:tc>
          <w:tcPr>
            <w:tcW w:w="662" w:type="dxa"/>
            <w:shd w:val="clear" w:color="auto" w:fill="F2F2F2" w:themeFill="background1" w:themeFillShade="F2"/>
            <w:noWrap/>
            <w:vAlign w:val="center"/>
            <w:hideMark/>
          </w:tcPr>
          <w:p w14:paraId="73B4805A" w14:textId="77777777" w:rsidR="00026A7E" w:rsidRPr="000E04B4" w:rsidRDefault="00026A7E" w:rsidP="0091358C">
            <w:pPr>
              <w:spacing w:line="280" w:lineRule="atLeast"/>
              <w:jc w:val="center"/>
              <w:rPr>
                <w:color w:val="000000"/>
                <w:sz w:val="20"/>
                <w:szCs w:val="20"/>
              </w:rPr>
            </w:pPr>
            <w:r w:rsidRPr="000E04B4">
              <w:rPr>
                <w:color w:val="000000"/>
                <w:sz w:val="20"/>
                <w:szCs w:val="20"/>
              </w:rPr>
              <w:t>52</w:t>
            </w:r>
          </w:p>
        </w:tc>
        <w:tc>
          <w:tcPr>
            <w:tcW w:w="1039" w:type="dxa"/>
            <w:shd w:val="clear" w:color="auto" w:fill="auto"/>
            <w:noWrap/>
            <w:vAlign w:val="center"/>
            <w:hideMark/>
          </w:tcPr>
          <w:p w14:paraId="6EAD03F0" w14:textId="77777777" w:rsidR="00026A7E" w:rsidRPr="000E04B4" w:rsidRDefault="00026A7E" w:rsidP="0091358C">
            <w:pPr>
              <w:spacing w:line="280" w:lineRule="atLeast"/>
              <w:jc w:val="center"/>
              <w:rPr>
                <w:color w:val="000000"/>
                <w:sz w:val="20"/>
                <w:szCs w:val="20"/>
              </w:rPr>
            </w:pPr>
            <w:r w:rsidRPr="000E04B4">
              <w:rPr>
                <w:color w:val="000000"/>
                <w:sz w:val="20"/>
                <w:szCs w:val="20"/>
              </w:rPr>
              <w:t>김선우</w:t>
            </w:r>
          </w:p>
        </w:tc>
        <w:tc>
          <w:tcPr>
            <w:tcW w:w="2410" w:type="dxa"/>
            <w:shd w:val="clear" w:color="auto" w:fill="auto"/>
            <w:noWrap/>
            <w:vAlign w:val="center"/>
            <w:hideMark/>
          </w:tcPr>
          <w:p w14:paraId="7E7D0924"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전략기획실</w:t>
            </w:r>
            <w:r w:rsidRPr="000E04B4">
              <w:rPr>
                <w:color w:val="000000"/>
                <w:sz w:val="20"/>
                <w:szCs w:val="20"/>
              </w:rPr>
              <w:t xml:space="preserve"> /</w:t>
            </w:r>
            <w:proofErr w:type="gramEnd"/>
            <w:r w:rsidRPr="000E04B4">
              <w:rPr>
                <w:color w:val="000000"/>
                <w:sz w:val="20"/>
                <w:szCs w:val="20"/>
              </w:rPr>
              <w:t xml:space="preserve"> C/S</w:t>
            </w:r>
            <w:r w:rsidRPr="000E04B4">
              <w:rPr>
                <w:color w:val="000000"/>
                <w:sz w:val="20"/>
                <w:szCs w:val="20"/>
              </w:rPr>
              <w:t>부</w:t>
            </w:r>
            <w:r w:rsidRPr="000E04B4">
              <w:rPr>
                <w:color w:val="000000"/>
                <w:sz w:val="20"/>
                <w:szCs w:val="20"/>
              </w:rPr>
              <w:t xml:space="preserve"> / A/S</w:t>
            </w:r>
            <w:r w:rsidRPr="000E04B4">
              <w:rPr>
                <w:color w:val="000000"/>
                <w:sz w:val="20"/>
                <w:szCs w:val="20"/>
              </w:rPr>
              <w:t>팀</w:t>
            </w:r>
            <w:r w:rsidRPr="000E04B4">
              <w:rPr>
                <w:color w:val="000000"/>
                <w:sz w:val="20"/>
                <w:szCs w:val="20"/>
              </w:rPr>
              <w:t xml:space="preserve"> / </w:t>
            </w:r>
            <w:r w:rsidRPr="000E04B4">
              <w:rPr>
                <w:color w:val="000000"/>
                <w:sz w:val="20"/>
                <w:szCs w:val="20"/>
              </w:rPr>
              <w:t>호남센터</w:t>
            </w:r>
          </w:p>
        </w:tc>
        <w:tc>
          <w:tcPr>
            <w:tcW w:w="1418" w:type="dxa"/>
            <w:shd w:val="clear" w:color="auto" w:fill="auto"/>
            <w:noWrap/>
            <w:vAlign w:val="center"/>
            <w:hideMark/>
          </w:tcPr>
          <w:p w14:paraId="1DD4AD21" w14:textId="77777777" w:rsidR="00026A7E" w:rsidRPr="000E04B4" w:rsidRDefault="00026A7E" w:rsidP="0091358C">
            <w:pPr>
              <w:spacing w:line="280" w:lineRule="atLeast"/>
              <w:jc w:val="center"/>
              <w:rPr>
                <w:color w:val="000000"/>
                <w:sz w:val="20"/>
                <w:szCs w:val="20"/>
              </w:rPr>
            </w:pPr>
            <w:r w:rsidRPr="000E04B4">
              <w:rPr>
                <w:color w:val="000000"/>
                <w:sz w:val="20"/>
                <w:szCs w:val="20"/>
              </w:rPr>
              <w:t>2020-11-20</w:t>
            </w:r>
          </w:p>
        </w:tc>
        <w:tc>
          <w:tcPr>
            <w:tcW w:w="3685" w:type="dxa"/>
            <w:shd w:val="clear" w:color="auto" w:fill="auto"/>
            <w:vAlign w:val="center"/>
            <w:hideMark/>
          </w:tcPr>
          <w:p w14:paraId="030298FE" w14:textId="77777777" w:rsidR="00026A7E" w:rsidRPr="000E04B4" w:rsidRDefault="00026A7E" w:rsidP="0091358C">
            <w:pPr>
              <w:spacing w:line="280" w:lineRule="atLeast"/>
              <w:jc w:val="center"/>
              <w:rPr>
                <w:color w:val="000000"/>
                <w:sz w:val="20"/>
                <w:szCs w:val="20"/>
              </w:rPr>
            </w:pPr>
            <w:r w:rsidRPr="000E04B4">
              <w:rPr>
                <w:color w:val="000000"/>
                <w:sz w:val="20"/>
                <w:szCs w:val="20"/>
              </w:rPr>
              <w:t>광주</w:t>
            </w:r>
            <w:r w:rsidRPr="000E04B4">
              <w:rPr>
                <w:color w:val="000000"/>
                <w:sz w:val="20"/>
                <w:szCs w:val="20"/>
              </w:rPr>
              <w:t xml:space="preserve"> </w:t>
            </w:r>
            <w:r w:rsidRPr="000E04B4">
              <w:rPr>
                <w:color w:val="000000"/>
                <w:sz w:val="20"/>
                <w:szCs w:val="20"/>
              </w:rPr>
              <w:t>북구</w:t>
            </w:r>
            <w:r w:rsidRPr="000E04B4">
              <w:rPr>
                <w:color w:val="000000"/>
                <w:sz w:val="20"/>
                <w:szCs w:val="20"/>
              </w:rPr>
              <w:t xml:space="preserve"> </w:t>
            </w:r>
            <w:r w:rsidRPr="000E04B4">
              <w:rPr>
                <w:color w:val="000000"/>
                <w:sz w:val="20"/>
                <w:szCs w:val="20"/>
              </w:rPr>
              <w:t>신용동</w:t>
            </w:r>
            <w:r w:rsidRPr="000E04B4">
              <w:rPr>
                <w:color w:val="000000"/>
                <w:sz w:val="20"/>
                <w:szCs w:val="20"/>
              </w:rPr>
              <w:t xml:space="preserve"> </w:t>
            </w:r>
            <w:r w:rsidRPr="000E04B4">
              <w:rPr>
                <w:color w:val="000000"/>
                <w:sz w:val="20"/>
                <w:szCs w:val="20"/>
              </w:rPr>
              <w:t>자이</w:t>
            </w:r>
            <w:r w:rsidRPr="000E04B4">
              <w:rPr>
                <w:color w:val="000000"/>
                <w:sz w:val="20"/>
                <w:szCs w:val="20"/>
              </w:rPr>
              <w:t xml:space="preserve"> APT 204</w:t>
            </w:r>
            <w:r w:rsidRPr="000E04B4">
              <w:rPr>
                <w:color w:val="000000"/>
                <w:sz w:val="20"/>
                <w:szCs w:val="20"/>
              </w:rPr>
              <w:t>동</w:t>
            </w:r>
            <w:r w:rsidRPr="000E04B4">
              <w:rPr>
                <w:color w:val="000000"/>
                <w:sz w:val="20"/>
                <w:szCs w:val="20"/>
              </w:rPr>
              <w:t xml:space="preserve"> 2001</w:t>
            </w:r>
            <w:r w:rsidRPr="000E04B4">
              <w:rPr>
                <w:color w:val="000000"/>
                <w:sz w:val="20"/>
                <w:szCs w:val="20"/>
              </w:rPr>
              <w:t>호</w:t>
            </w:r>
            <w:r w:rsidRPr="000E04B4">
              <w:rPr>
                <w:color w:val="000000"/>
                <w:sz w:val="20"/>
                <w:szCs w:val="20"/>
              </w:rPr>
              <w:t xml:space="preserve"> </w:t>
            </w:r>
            <w:r w:rsidRPr="000E04B4">
              <w:rPr>
                <w:color w:val="000000"/>
                <w:sz w:val="20"/>
                <w:szCs w:val="20"/>
              </w:rPr>
              <w:t>고객님</w:t>
            </w:r>
            <w:r w:rsidRPr="000E04B4">
              <w:rPr>
                <w:color w:val="000000"/>
                <w:sz w:val="20"/>
                <w:szCs w:val="20"/>
              </w:rPr>
              <w:t xml:space="preserve"> </w:t>
            </w:r>
            <w:r w:rsidRPr="000E04B4">
              <w:rPr>
                <w:color w:val="000000"/>
                <w:sz w:val="20"/>
                <w:szCs w:val="20"/>
              </w:rPr>
              <w:t>댁</w:t>
            </w:r>
          </w:p>
        </w:tc>
        <w:tc>
          <w:tcPr>
            <w:tcW w:w="5356" w:type="dxa"/>
            <w:shd w:val="clear" w:color="auto" w:fill="auto"/>
            <w:vAlign w:val="center"/>
            <w:hideMark/>
          </w:tcPr>
          <w:p w14:paraId="15B3FF20" w14:textId="77777777" w:rsidR="00026A7E" w:rsidRPr="000E04B4" w:rsidRDefault="00026A7E" w:rsidP="0091358C">
            <w:pPr>
              <w:spacing w:line="280" w:lineRule="atLeast"/>
              <w:jc w:val="left"/>
              <w:rPr>
                <w:color w:val="000000"/>
                <w:sz w:val="20"/>
                <w:szCs w:val="20"/>
              </w:rPr>
            </w:pPr>
            <w:r w:rsidRPr="000E04B4">
              <w:rPr>
                <w:color w:val="000000"/>
                <w:sz w:val="20"/>
                <w:szCs w:val="20"/>
              </w:rPr>
              <w:t>대리석</w:t>
            </w:r>
            <w:r w:rsidRPr="000E04B4">
              <w:rPr>
                <w:color w:val="000000"/>
                <w:sz w:val="20"/>
                <w:szCs w:val="20"/>
              </w:rPr>
              <w:t xml:space="preserve"> </w:t>
            </w:r>
            <w:proofErr w:type="spellStart"/>
            <w:r w:rsidRPr="000E04B4">
              <w:rPr>
                <w:color w:val="000000"/>
                <w:sz w:val="20"/>
                <w:szCs w:val="20"/>
              </w:rPr>
              <w:t>코너상판</w:t>
            </w:r>
            <w:proofErr w:type="spellEnd"/>
            <w:r w:rsidRPr="000E04B4">
              <w:rPr>
                <w:color w:val="000000"/>
                <w:sz w:val="20"/>
                <w:szCs w:val="20"/>
              </w:rPr>
              <w:t xml:space="preserve"> </w:t>
            </w:r>
            <w:r w:rsidRPr="000E04B4">
              <w:rPr>
                <w:color w:val="000000"/>
                <w:sz w:val="20"/>
                <w:szCs w:val="20"/>
              </w:rPr>
              <w:t>크랙</w:t>
            </w:r>
            <w:r w:rsidRPr="000E04B4">
              <w:rPr>
                <w:color w:val="000000"/>
                <w:sz w:val="20"/>
                <w:szCs w:val="20"/>
              </w:rPr>
              <w:t xml:space="preserve"> </w:t>
            </w:r>
            <w:r w:rsidRPr="000E04B4">
              <w:rPr>
                <w:color w:val="000000"/>
                <w:sz w:val="20"/>
                <w:szCs w:val="20"/>
              </w:rPr>
              <w:t>작업중</w:t>
            </w:r>
            <w:r w:rsidRPr="000E04B4">
              <w:rPr>
                <w:color w:val="000000"/>
                <w:sz w:val="20"/>
                <w:szCs w:val="20"/>
              </w:rPr>
              <w:t xml:space="preserve"> </w:t>
            </w:r>
            <w:proofErr w:type="spellStart"/>
            <w:r w:rsidRPr="000E04B4">
              <w:rPr>
                <w:color w:val="000000"/>
                <w:sz w:val="20"/>
                <w:szCs w:val="20"/>
              </w:rPr>
              <w:t>직소날</w:t>
            </w:r>
            <w:proofErr w:type="spellEnd"/>
            <w:r w:rsidRPr="000E04B4">
              <w:rPr>
                <w:color w:val="000000"/>
                <w:sz w:val="20"/>
                <w:szCs w:val="20"/>
              </w:rPr>
              <w:t xml:space="preserve"> </w:t>
            </w:r>
            <w:r w:rsidRPr="000E04B4">
              <w:rPr>
                <w:color w:val="000000"/>
                <w:sz w:val="20"/>
                <w:szCs w:val="20"/>
              </w:rPr>
              <w:t>튐</w:t>
            </w:r>
            <w:r w:rsidRPr="000E04B4">
              <w:rPr>
                <w:color w:val="000000"/>
                <w:sz w:val="20"/>
                <w:szCs w:val="20"/>
              </w:rPr>
              <w:t xml:space="preserve"> </w:t>
            </w:r>
            <w:r w:rsidRPr="000E04B4">
              <w:rPr>
                <w:color w:val="000000"/>
                <w:sz w:val="20"/>
                <w:szCs w:val="20"/>
              </w:rPr>
              <w:t>발생으로</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엄지손가락</w:t>
            </w:r>
            <w:r w:rsidRPr="000E04B4">
              <w:rPr>
                <w:color w:val="000000"/>
                <w:sz w:val="20"/>
                <w:szCs w:val="20"/>
              </w:rPr>
              <w:t xml:space="preserve"> </w:t>
            </w:r>
            <w:r w:rsidRPr="000E04B4">
              <w:rPr>
                <w:color w:val="000000"/>
                <w:sz w:val="20"/>
                <w:szCs w:val="20"/>
              </w:rPr>
              <w:t>베임으로</w:t>
            </w:r>
            <w:r w:rsidRPr="000E04B4">
              <w:rPr>
                <w:color w:val="000000"/>
                <w:sz w:val="20"/>
                <w:szCs w:val="20"/>
              </w:rPr>
              <w:t xml:space="preserve"> </w:t>
            </w:r>
            <w:r w:rsidRPr="000E04B4">
              <w:rPr>
                <w:color w:val="000000"/>
                <w:sz w:val="20"/>
                <w:szCs w:val="20"/>
              </w:rPr>
              <w:t>인해</w:t>
            </w:r>
            <w:r w:rsidRPr="000E04B4">
              <w:rPr>
                <w:color w:val="000000"/>
                <w:sz w:val="20"/>
                <w:szCs w:val="20"/>
              </w:rPr>
              <w:t xml:space="preserve"> 3</w:t>
            </w:r>
            <w:r w:rsidRPr="000E04B4">
              <w:rPr>
                <w:color w:val="000000"/>
                <w:sz w:val="20"/>
                <w:szCs w:val="20"/>
              </w:rPr>
              <w:t>바늘</w:t>
            </w:r>
            <w:r w:rsidRPr="000E04B4">
              <w:rPr>
                <w:color w:val="000000"/>
                <w:sz w:val="20"/>
                <w:szCs w:val="20"/>
              </w:rPr>
              <w:t xml:space="preserve"> </w:t>
            </w:r>
            <w:r w:rsidRPr="000E04B4">
              <w:rPr>
                <w:color w:val="000000"/>
                <w:sz w:val="20"/>
                <w:szCs w:val="20"/>
              </w:rPr>
              <w:t>봉합</w:t>
            </w:r>
          </w:p>
        </w:tc>
      </w:tr>
      <w:tr w:rsidR="00026A7E" w:rsidRPr="00CB2B3F" w14:paraId="1F5BB4FF" w14:textId="77777777" w:rsidTr="0091358C">
        <w:trPr>
          <w:cantSplit/>
          <w:trHeight w:val="340"/>
        </w:trPr>
        <w:tc>
          <w:tcPr>
            <w:tcW w:w="662" w:type="dxa"/>
            <w:shd w:val="clear" w:color="auto" w:fill="F2F2F2" w:themeFill="background1" w:themeFillShade="F2"/>
            <w:noWrap/>
            <w:vAlign w:val="center"/>
            <w:hideMark/>
          </w:tcPr>
          <w:p w14:paraId="37A2AAB5" w14:textId="77777777" w:rsidR="00026A7E" w:rsidRPr="000E04B4" w:rsidRDefault="00026A7E" w:rsidP="0091358C">
            <w:pPr>
              <w:spacing w:line="280" w:lineRule="atLeast"/>
              <w:jc w:val="center"/>
              <w:rPr>
                <w:color w:val="000000"/>
                <w:sz w:val="20"/>
                <w:szCs w:val="20"/>
              </w:rPr>
            </w:pPr>
            <w:r w:rsidRPr="000E04B4">
              <w:rPr>
                <w:color w:val="000000"/>
                <w:sz w:val="20"/>
                <w:szCs w:val="20"/>
              </w:rPr>
              <w:t>53</w:t>
            </w:r>
          </w:p>
        </w:tc>
        <w:tc>
          <w:tcPr>
            <w:tcW w:w="1039" w:type="dxa"/>
            <w:shd w:val="clear" w:color="auto" w:fill="auto"/>
            <w:noWrap/>
            <w:vAlign w:val="center"/>
            <w:hideMark/>
          </w:tcPr>
          <w:p w14:paraId="767BB7C5" w14:textId="77777777" w:rsidR="00026A7E" w:rsidRPr="000E04B4" w:rsidRDefault="00026A7E" w:rsidP="0091358C">
            <w:pPr>
              <w:spacing w:line="280" w:lineRule="atLeast"/>
              <w:jc w:val="center"/>
              <w:rPr>
                <w:color w:val="000000"/>
                <w:sz w:val="20"/>
                <w:szCs w:val="20"/>
              </w:rPr>
            </w:pPr>
            <w:r w:rsidRPr="000E04B4">
              <w:rPr>
                <w:color w:val="000000"/>
                <w:sz w:val="20"/>
                <w:szCs w:val="20"/>
              </w:rPr>
              <w:t>김상훈</w:t>
            </w:r>
          </w:p>
        </w:tc>
        <w:tc>
          <w:tcPr>
            <w:tcW w:w="2410" w:type="dxa"/>
            <w:shd w:val="clear" w:color="auto" w:fill="auto"/>
            <w:noWrap/>
            <w:vAlign w:val="center"/>
            <w:hideMark/>
          </w:tcPr>
          <w:p w14:paraId="0345EE7E" w14:textId="77777777" w:rsidR="00026A7E" w:rsidRPr="000E04B4" w:rsidRDefault="00026A7E" w:rsidP="0091358C">
            <w:pPr>
              <w:spacing w:line="280" w:lineRule="atLeast"/>
              <w:jc w:val="center"/>
              <w:rPr>
                <w:color w:val="000000"/>
                <w:sz w:val="20"/>
                <w:szCs w:val="20"/>
              </w:rPr>
            </w:pPr>
            <w:r w:rsidRPr="000E04B4">
              <w:rPr>
                <w:color w:val="000000"/>
                <w:sz w:val="20"/>
                <w:szCs w:val="20"/>
              </w:rPr>
              <w:t>SCM</w:t>
            </w:r>
            <w:proofErr w:type="gramStart"/>
            <w:r w:rsidRPr="000E04B4">
              <w:rPr>
                <w:color w:val="000000"/>
                <w:sz w:val="20"/>
                <w:szCs w:val="20"/>
              </w:rPr>
              <w:t>본부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제조사업부</w:t>
            </w:r>
            <w:r w:rsidRPr="000E04B4">
              <w:rPr>
                <w:color w:val="000000"/>
                <w:sz w:val="20"/>
                <w:szCs w:val="20"/>
              </w:rPr>
              <w:t xml:space="preserve"> / </w:t>
            </w:r>
            <w:proofErr w:type="spellStart"/>
            <w:r w:rsidRPr="000E04B4">
              <w:rPr>
                <w:color w:val="000000"/>
                <w:sz w:val="20"/>
                <w:szCs w:val="20"/>
              </w:rPr>
              <w:t>공무팀</w:t>
            </w:r>
            <w:proofErr w:type="spellEnd"/>
            <w:r w:rsidRPr="000E04B4">
              <w:rPr>
                <w:color w:val="000000"/>
                <w:sz w:val="20"/>
                <w:szCs w:val="20"/>
              </w:rPr>
              <w:t xml:space="preserve"> / </w:t>
            </w:r>
            <w:proofErr w:type="spellStart"/>
            <w:r w:rsidRPr="000E04B4">
              <w:rPr>
                <w:color w:val="000000"/>
                <w:sz w:val="20"/>
                <w:szCs w:val="20"/>
              </w:rPr>
              <w:t>공무반</w:t>
            </w:r>
            <w:proofErr w:type="spellEnd"/>
            <w:r w:rsidRPr="000E04B4">
              <w:rPr>
                <w:color w:val="000000"/>
                <w:sz w:val="20"/>
                <w:szCs w:val="20"/>
              </w:rPr>
              <w:t xml:space="preserve"> / </w:t>
            </w:r>
            <w:r>
              <w:rPr>
                <w:color w:val="000000"/>
                <w:sz w:val="20"/>
                <w:szCs w:val="20"/>
              </w:rPr>
              <w:br/>
            </w:r>
            <w:r w:rsidRPr="000E04B4">
              <w:rPr>
                <w:color w:val="000000"/>
                <w:sz w:val="20"/>
                <w:szCs w:val="20"/>
              </w:rPr>
              <w:t>설비보전조</w:t>
            </w:r>
          </w:p>
        </w:tc>
        <w:tc>
          <w:tcPr>
            <w:tcW w:w="1418" w:type="dxa"/>
            <w:shd w:val="clear" w:color="auto" w:fill="auto"/>
            <w:noWrap/>
            <w:vAlign w:val="center"/>
            <w:hideMark/>
          </w:tcPr>
          <w:p w14:paraId="2CDAF6DF" w14:textId="77777777" w:rsidR="00026A7E" w:rsidRPr="000E04B4" w:rsidRDefault="00026A7E" w:rsidP="0091358C">
            <w:pPr>
              <w:spacing w:line="280" w:lineRule="atLeast"/>
              <w:jc w:val="center"/>
              <w:rPr>
                <w:color w:val="000000"/>
                <w:sz w:val="20"/>
                <w:szCs w:val="20"/>
              </w:rPr>
            </w:pPr>
            <w:r w:rsidRPr="000E04B4">
              <w:rPr>
                <w:color w:val="000000"/>
                <w:sz w:val="20"/>
                <w:szCs w:val="20"/>
              </w:rPr>
              <w:t>2021-01-06</w:t>
            </w:r>
          </w:p>
        </w:tc>
        <w:tc>
          <w:tcPr>
            <w:tcW w:w="3685" w:type="dxa"/>
            <w:shd w:val="clear" w:color="auto" w:fill="auto"/>
            <w:vAlign w:val="center"/>
            <w:hideMark/>
          </w:tcPr>
          <w:p w14:paraId="673D8B19"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r w:rsidRPr="000E04B4">
              <w:rPr>
                <w:color w:val="000000"/>
                <w:sz w:val="20"/>
                <w:szCs w:val="20"/>
              </w:rPr>
              <w:t xml:space="preserve"> </w:t>
            </w:r>
            <w:r w:rsidRPr="000E04B4">
              <w:rPr>
                <w:color w:val="000000"/>
                <w:sz w:val="20"/>
                <w:szCs w:val="20"/>
              </w:rPr>
              <w:t>보일러동</w:t>
            </w:r>
            <w:r w:rsidRPr="000E04B4">
              <w:rPr>
                <w:color w:val="000000"/>
                <w:sz w:val="20"/>
                <w:szCs w:val="20"/>
              </w:rPr>
              <w:t xml:space="preserve"> </w:t>
            </w:r>
            <w:proofErr w:type="spellStart"/>
            <w:r w:rsidRPr="000E04B4">
              <w:rPr>
                <w:color w:val="000000"/>
                <w:sz w:val="20"/>
                <w:szCs w:val="20"/>
              </w:rPr>
              <w:t>소석회</w:t>
            </w:r>
            <w:proofErr w:type="spellEnd"/>
            <w:r w:rsidRPr="000E04B4">
              <w:rPr>
                <w:color w:val="000000"/>
                <w:sz w:val="20"/>
                <w:szCs w:val="20"/>
              </w:rPr>
              <w:t xml:space="preserve"> </w:t>
            </w:r>
            <w:r w:rsidRPr="000E04B4">
              <w:rPr>
                <w:color w:val="000000"/>
                <w:sz w:val="20"/>
                <w:szCs w:val="20"/>
              </w:rPr>
              <w:t>탱크</w:t>
            </w:r>
            <w:r w:rsidRPr="000E04B4">
              <w:rPr>
                <w:color w:val="000000"/>
                <w:sz w:val="20"/>
                <w:szCs w:val="20"/>
              </w:rPr>
              <w:t xml:space="preserve"> </w:t>
            </w:r>
            <w:r w:rsidRPr="000E04B4">
              <w:rPr>
                <w:color w:val="000000"/>
                <w:sz w:val="20"/>
                <w:szCs w:val="20"/>
              </w:rPr>
              <w:t>상부</w:t>
            </w:r>
          </w:p>
        </w:tc>
        <w:tc>
          <w:tcPr>
            <w:tcW w:w="5356" w:type="dxa"/>
            <w:shd w:val="clear" w:color="auto" w:fill="auto"/>
            <w:vAlign w:val="center"/>
            <w:hideMark/>
          </w:tcPr>
          <w:p w14:paraId="3F0E36DE" w14:textId="77777777" w:rsidR="00026A7E" w:rsidRPr="000E04B4" w:rsidRDefault="00026A7E" w:rsidP="0091358C">
            <w:pPr>
              <w:spacing w:line="280" w:lineRule="atLeast"/>
              <w:jc w:val="left"/>
              <w:rPr>
                <w:color w:val="000000"/>
                <w:sz w:val="20"/>
                <w:szCs w:val="20"/>
              </w:rPr>
            </w:pPr>
            <w:r w:rsidRPr="000E04B4">
              <w:rPr>
                <w:color w:val="000000"/>
                <w:sz w:val="20"/>
                <w:szCs w:val="20"/>
              </w:rPr>
              <w:t>재해자가</w:t>
            </w:r>
            <w:r w:rsidRPr="000E04B4">
              <w:rPr>
                <w:color w:val="000000"/>
                <w:sz w:val="20"/>
                <w:szCs w:val="20"/>
              </w:rPr>
              <w:t xml:space="preserve"> </w:t>
            </w:r>
            <w:r w:rsidRPr="000E04B4">
              <w:rPr>
                <w:color w:val="000000"/>
                <w:sz w:val="20"/>
                <w:szCs w:val="20"/>
              </w:rPr>
              <w:t>보일러동</w:t>
            </w:r>
            <w:r w:rsidRPr="000E04B4">
              <w:rPr>
                <w:color w:val="000000"/>
                <w:sz w:val="20"/>
                <w:szCs w:val="20"/>
              </w:rPr>
              <w:t xml:space="preserve"> </w:t>
            </w:r>
            <w:proofErr w:type="spellStart"/>
            <w:r w:rsidRPr="000E04B4">
              <w:rPr>
                <w:color w:val="000000"/>
                <w:sz w:val="20"/>
                <w:szCs w:val="20"/>
              </w:rPr>
              <w:t>소석회</w:t>
            </w:r>
            <w:proofErr w:type="spellEnd"/>
            <w:r w:rsidRPr="000E04B4">
              <w:rPr>
                <w:color w:val="000000"/>
                <w:sz w:val="20"/>
                <w:szCs w:val="20"/>
              </w:rPr>
              <w:t xml:space="preserve"> </w:t>
            </w:r>
            <w:r w:rsidRPr="000E04B4">
              <w:rPr>
                <w:color w:val="000000"/>
                <w:sz w:val="20"/>
                <w:szCs w:val="20"/>
              </w:rPr>
              <w:t>점검</w:t>
            </w:r>
            <w:r w:rsidRPr="000E04B4">
              <w:rPr>
                <w:color w:val="000000"/>
                <w:sz w:val="20"/>
                <w:szCs w:val="20"/>
              </w:rPr>
              <w:t xml:space="preserve"> </w:t>
            </w:r>
            <w:r w:rsidRPr="000E04B4">
              <w:rPr>
                <w:color w:val="000000"/>
                <w:sz w:val="20"/>
                <w:szCs w:val="20"/>
              </w:rPr>
              <w:t>작업하던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바이패스</w:t>
            </w:r>
            <w:r w:rsidRPr="000E04B4">
              <w:rPr>
                <w:color w:val="000000"/>
                <w:sz w:val="20"/>
                <w:szCs w:val="20"/>
              </w:rPr>
              <w:t xml:space="preserve"> </w:t>
            </w:r>
            <w:proofErr w:type="spellStart"/>
            <w:r w:rsidRPr="000E04B4">
              <w:rPr>
                <w:color w:val="000000"/>
                <w:sz w:val="20"/>
                <w:szCs w:val="20"/>
              </w:rPr>
              <w:t>사이랜서에서</w:t>
            </w:r>
            <w:proofErr w:type="spellEnd"/>
            <w:r w:rsidRPr="000E04B4">
              <w:rPr>
                <w:color w:val="000000"/>
                <w:sz w:val="20"/>
                <w:szCs w:val="20"/>
              </w:rPr>
              <w:t xml:space="preserve"> </w:t>
            </w:r>
            <w:r w:rsidRPr="000E04B4">
              <w:rPr>
                <w:color w:val="000000"/>
                <w:sz w:val="20"/>
                <w:szCs w:val="20"/>
              </w:rPr>
              <w:t>스팀과</w:t>
            </w:r>
            <w:r w:rsidRPr="000E04B4">
              <w:rPr>
                <w:color w:val="000000"/>
                <w:sz w:val="20"/>
                <w:szCs w:val="20"/>
              </w:rPr>
              <w:t xml:space="preserve"> </w:t>
            </w:r>
            <w:r w:rsidRPr="000E04B4">
              <w:rPr>
                <w:color w:val="000000"/>
                <w:sz w:val="20"/>
                <w:szCs w:val="20"/>
              </w:rPr>
              <w:t>함께</w:t>
            </w:r>
            <w:r w:rsidRPr="000E04B4">
              <w:rPr>
                <w:color w:val="000000"/>
                <w:sz w:val="20"/>
                <w:szCs w:val="20"/>
              </w:rPr>
              <w:t xml:space="preserve"> </w:t>
            </w:r>
            <w:r w:rsidRPr="000E04B4">
              <w:rPr>
                <w:color w:val="000000"/>
                <w:sz w:val="20"/>
                <w:szCs w:val="20"/>
              </w:rPr>
              <w:t>뜨거운</w:t>
            </w:r>
            <w:r w:rsidRPr="000E04B4">
              <w:rPr>
                <w:color w:val="000000"/>
                <w:sz w:val="20"/>
                <w:szCs w:val="20"/>
              </w:rPr>
              <w:t xml:space="preserve"> </w:t>
            </w:r>
            <w:r w:rsidRPr="000E04B4">
              <w:rPr>
                <w:color w:val="000000"/>
                <w:sz w:val="20"/>
                <w:szCs w:val="20"/>
              </w:rPr>
              <w:t>물이</w:t>
            </w:r>
            <w:r w:rsidRPr="000E04B4">
              <w:rPr>
                <w:color w:val="000000"/>
                <w:sz w:val="20"/>
                <w:szCs w:val="20"/>
              </w:rPr>
              <w:t xml:space="preserve"> </w:t>
            </w:r>
            <w:r w:rsidRPr="000E04B4">
              <w:rPr>
                <w:color w:val="000000"/>
                <w:sz w:val="20"/>
                <w:szCs w:val="20"/>
              </w:rPr>
              <w:t>쏟아지면서</w:t>
            </w:r>
            <w:r w:rsidRPr="000E04B4">
              <w:rPr>
                <w:color w:val="000000"/>
                <w:sz w:val="20"/>
                <w:szCs w:val="20"/>
              </w:rPr>
              <w:t xml:space="preserve"> </w:t>
            </w:r>
            <w:r w:rsidRPr="000E04B4">
              <w:rPr>
                <w:color w:val="000000"/>
                <w:sz w:val="20"/>
                <w:szCs w:val="20"/>
              </w:rPr>
              <w:t>화상을</w:t>
            </w:r>
            <w:r w:rsidRPr="000E04B4">
              <w:rPr>
                <w:color w:val="000000"/>
                <w:sz w:val="20"/>
                <w:szCs w:val="20"/>
              </w:rPr>
              <w:t xml:space="preserve"> </w:t>
            </w:r>
            <w:r w:rsidRPr="000E04B4">
              <w:rPr>
                <w:color w:val="000000"/>
                <w:sz w:val="20"/>
                <w:szCs w:val="20"/>
              </w:rPr>
              <w:t>입음</w:t>
            </w:r>
            <w:r w:rsidRPr="000E04B4">
              <w:rPr>
                <w:color w:val="000000"/>
                <w:sz w:val="20"/>
                <w:szCs w:val="20"/>
              </w:rPr>
              <w:t>.</w:t>
            </w:r>
          </w:p>
        </w:tc>
      </w:tr>
      <w:tr w:rsidR="00026A7E" w:rsidRPr="00CB2B3F" w14:paraId="2D01AA5A" w14:textId="77777777" w:rsidTr="0091358C">
        <w:trPr>
          <w:cantSplit/>
          <w:trHeight w:val="340"/>
        </w:trPr>
        <w:tc>
          <w:tcPr>
            <w:tcW w:w="662" w:type="dxa"/>
            <w:shd w:val="clear" w:color="auto" w:fill="F2F2F2" w:themeFill="background1" w:themeFillShade="F2"/>
            <w:noWrap/>
            <w:vAlign w:val="center"/>
            <w:hideMark/>
          </w:tcPr>
          <w:p w14:paraId="1C3B6604"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54</w:t>
            </w:r>
          </w:p>
        </w:tc>
        <w:tc>
          <w:tcPr>
            <w:tcW w:w="1039" w:type="dxa"/>
            <w:shd w:val="clear" w:color="auto" w:fill="auto"/>
            <w:noWrap/>
            <w:vAlign w:val="center"/>
            <w:hideMark/>
          </w:tcPr>
          <w:p w14:paraId="2DC576F4"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조종철</w:t>
            </w:r>
            <w:proofErr w:type="spellEnd"/>
          </w:p>
        </w:tc>
        <w:tc>
          <w:tcPr>
            <w:tcW w:w="2410" w:type="dxa"/>
            <w:shd w:val="clear" w:color="auto" w:fill="auto"/>
            <w:noWrap/>
            <w:vAlign w:val="center"/>
            <w:hideMark/>
          </w:tcPr>
          <w:p w14:paraId="0B713DC5" w14:textId="77777777" w:rsidR="00026A7E" w:rsidRPr="000E04B4" w:rsidRDefault="00026A7E" w:rsidP="0091358C">
            <w:pPr>
              <w:spacing w:line="280" w:lineRule="atLeast"/>
              <w:jc w:val="center"/>
              <w:rPr>
                <w:color w:val="000000"/>
                <w:sz w:val="20"/>
                <w:szCs w:val="20"/>
              </w:rPr>
            </w:pPr>
            <w:r w:rsidRPr="00E50A87">
              <w:rPr>
                <w:color w:val="000000"/>
                <w:spacing w:val="-4"/>
                <w:sz w:val="20"/>
                <w:szCs w:val="20"/>
              </w:rPr>
              <w:t>SCM</w:t>
            </w:r>
            <w:proofErr w:type="gramStart"/>
            <w:r w:rsidRPr="00E50A87">
              <w:rPr>
                <w:color w:val="000000"/>
                <w:spacing w:val="-4"/>
                <w:sz w:val="20"/>
                <w:szCs w:val="20"/>
              </w:rPr>
              <w:t>본부</w:t>
            </w:r>
            <w:r w:rsidRPr="00E50A87">
              <w:rPr>
                <w:color w:val="000000"/>
                <w:spacing w:val="-4"/>
                <w:sz w:val="20"/>
                <w:szCs w:val="20"/>
              </w:rPr>
              <w:t xml:space="preserve"> /</w:t>
            </w:r>
            <w:proofErr w:type="gramEnd"/>
            <w:r w:rsidRPr="00E50A87">
              <w:rPr>
                <w:color w:val="000000"/>
                <w:spacing w:val="-4"/>
                <w:sz w:val="20"/>
                <w:szCs w:val="20"/>
              </w:rPr>
              <w:t xml:space="preserve"> </w:t>
            </w:r>
            <w:r w:rsidRPr="00E50A87">
              <w:rPr>
                <w:color w:val="000000"/>
                <w:spacing w:val="-4"/>
                <w:sz w:val="20"/>
                <w:szCs w:val="20"/>
              </w:rPr>
              <w:t>제조사업부</w:t>
            </w:r>
            <w:r w:rsidRPr="00E50A87">
              <w:rPr>
                <w:color w:val="000000"/>
                <w:spacing w:val="-4"/>
                <w:sz w:val="20"/>
                <w:szCs w:val="20"/>
              </w:rPr>
              <w:t xml:space="preserve"> /</w:t>
            </w:r>
            <w:r w:rsidRPr="000E04B4">
              <w:rPr>
                <w:color w:val="000000"/>
                <w:sz w:val="20"/>
                <w:szCs w:val="20"/>
              </w:rPr>
              <w:t xml:space="preserve"> </w:t>
            </w:r>
            <w:proofErr w:type="spellStart"/>
            <w:r w:rsidRPr="000E04B4">
              <w:rPr>
                <w:color w:val="000000"/>
                <w:sz w:val="20"/>
                <w:szCs w:val="20"/>
              </w:rPr>
              <w:t>공무팀</w:t>
            </w:r>
            <w:proofErr w:type="spellEnd"/>
            <w:r w:rsidRPr="000E04B4">
              <w:rPr>
                <w:color w:val="000000"/>
                <w:sz w:val="20"/>
                <w:szCs w:val="20"/>
              </w:rPr>
              <w:t xml:space="preserve"> / </w:t>
            </w:r>
            <w:proofErr w:type="spellStart"/>
            <w:r w:rsidRPr="000E04B4">
              <w:rPr>
                <w:color w:val="000000"/>
                <w:sz w:val="20"/>
                <w:szCs w:val="20"/>
              </w:rPr>
              <w:t>공무반</w:t>
            </w:r>
            <w:proofErr w:type="spellEnd"/>
            <w:r w:rsidRPr="000E04B4">
              <w:rPr>
                <w:color w:val="000000"/>
                <w:sz w:val="20"/>
                <w:szCs w:val="20"/>
              </w:rPr>
              <w:t xml:space="preserve"> / </w:t>
            </w:r>
            <w:r>
              <w:rPr>
                <w:color w:val="000000"/>
                <w:sz w:val="20"/>
                <w:szCs w:val="20"/>
              </w:rPr>
              <w:br/>
            </w:r>
            <w:r w:rsidRPr="000E04B4">
              <w:rPr>
                <w:color w:val="000000"/>
                <w:sz w:val="20"/>
                <w:szCs w:val="20"/>
              </w:rPr>
              <w:t>설비보전조</w:t>
            </w:r>
          </w:p>
        </w:tc>
        <w:tc>
          <w:tcPr>
            <w:tcW w:w="1418" w:type="dxa"/>
            <w:shd w:val="clear" w:color="auto" w:fill="auto"/>
            <w:noWrap/>
            <w:vAlign w:val="center"/>
            <w:hideMark/>
          </w:tcPr>
          <w:p w14:paraId="125B5ADA" w14:textId="77777777" w:rsidR="00026A7E" w:rsidRPr="000E04B4" w:rsidRDefault="00026A7E" w:rsidP="0091358C">
            <w:pPr>
              <w:spacing w:line="280" w:lineRule="atLeast"/>
              <w:jc w:val="center"/>
              <w:rPr>
                <w:color w:val="000000"/>
                <w:sz w:val="20"/>
                <w:szCs w:val="20"/>
              </w:rPr>
            </w:pPr>
            <w:r w:rsidRPr="000E04B4">
              <w:rPr>
                <w:color w:val="000000"/>
                <w:sz w:val="20"/>
                <w:szCs w:val="20"/>
              </w:rPr>
              <w:t>2021-02-14</w:t>
            </w:r>
          </w:p>
        </w:tc>
        <w:tc>
          <w:tcPr>
            <w:tcW w:w="3685" w:type="dxa"/>
            <w:shd w:val="clear" w:color="auto" w:fill="auto"/>
            <w:vAlign w:val="center"/>
            <w:hideMark/>
          </w:tcPr>
          <w:p w14:paraId="55B91E15" w14:textId="77777777" w:rsidR="00026A7E" w:rsidRPr="000E04B4" w:rsidRDefault="00026A7E" w:rsidP="0091358C">
            <w:pPr>
              <w:spacing w:line="280" w:lineRule="atLeast"/>
              <w:jc w:val="center"/>
              <w:rPr>
                <w:color w:val="000000"/>
                <w:sz w:val="20"/>
                <w:szCs w:val="20"/>
              </w:rPr>
            </w:pPr>
            <w:r>
              <w:rPr>
                <w:color w:val="000000"/>
                <w:sz w:val="20"/>
                <w:szCs w:val="20"/>
              </w:rPr>
              <w:t>3</w:t>
            </w:r>
            <w:r>
              <w:rPr>
                <w:color w:val="000000"/>
                <w:sz w:val="20"/>
                <w:szCs w:val="20"/>
              </w:rPr>
              <w:t>공장</w:t>
            </w:r>
            <w:r w:rsidRPr="000E04B4">
              <w:rPr>
                <w:color w:val="000000"/>
                <w:sz w:val="20"/>
                <w:szCs w:val="20"/>
              </w:rPr>
              <w:t xml:space="preserve"> </w:t>
            </w:r>
            <w:r w:rsidRPr="000E04B4">
              <w:rPr>
                <w:color w:val="000000"/>
                <w:sz w:val="20"/>
                <w:szCs w:val="20"/>
              </w:rPr>
              <w:t>보일러실</w:t>
            </w:r>
          </w:p>
        </w:tc>
        <w:tc>
          <w:tcPr>
            <w:tcW w:w="5356" w:type="dxa"/>
            <w:shd w:val="clear" w:color="auto" w:fill="auto"/>
            <w:vAlign w:val="center"/>
            <w:hideMark/>
          </w:tcPr>
          <w:p w14:paraId="39C3F102" w14:textId="77777777" w:rsidR="00026A7E" w:rsidRPr="000E04B4" w:rsidRDefault="00026A7E" w:rsidP="0091358C">
            <w:pPr>
              <w:spacing w:line="280" w:lineRule="atLeast"/>
              <w:jc w:val="left"/>
              <w:rPr>
                <w:color w:val="000000"/>
                <w:sz w:val="20"/>
                <w:szCs w:val="20"/>
              </w:rPr>
            </w:pPr>
            <w:r w:rsidRPr="000E04B4">
              <w:rPr>
                <w:color w:val="000000"/>
                <w:sz w:val="20"/>
                <w:szCs w:val="20"/>
              </w:rPr>
              <w:t>구정연휴</w:t>
            </w:r>
            <w:r w:rsidRPr="000E04B4">
              <w:rPr>
                <w:color w:val="000000"/>
                <w:sz w:val="20"/>
                <w:szCs w:val="20"/>
              </w:rPr>
              <w:t xml:space="preserve"> </w:t>
            </w:r>
            <w:r w:rsidRPr="000E04B4">
              <w:rPr>
                <w:color w:val="000000"/>
                <w:sz w:val="20"/>
                <w:szCs w:val="20"/>
              </w:rPr>
              <w:t>예방정비작업</w:t>
            </w:r>
            <w:r w:rsidRPr="000E04B4">
              <w:rPr>
                <w:color w:val="000000"/>
                <w:sz w:val="20"/>
                <w:szCs w:val="20"/>
              </w:rPr>
              <w:t>(6</w:t>
            </w:r>
            <w:r w:rsidRPr="000E04B4">
              <w:rPr>
                <w:color w:val="000000"/>
                <w:sz w:val="20"/>
                <w:szCs w:val="20"/>
              </w:rPr>
              <w:t>개월</w:t>
            </w:r>
            <w:r w:rsidRPr="000E04B4">
              <w:rPr>
                <w:color w:val="000000"/>
                <w:sz w:val="20"/>
                <w:szCs w:val="20"/>
              </w:rPr>
              <w:t xml:space="preserve"> </w:t>
            </w:r>
            <w:r w:rsidRPr="000E04B4">
              <w:rPr>
                <w:color w:val="000000"/>
                <w:sz w:val="20"/>
                <w:szCs w:val="20"/>
              </w:rPr>
              <w:t>주기</w:t>
            </w:r>
            <w:r w:rsidRPr="000E04B4">
              <w:rPr>
                <w:color w:val="000000"/>
                <w:sz w:val="20"/>
                <w:szCs w:val="20"/>
              </w:rPr>
              <w:t>)</w:t>
            </w:r>
            <w:r w:rsidRPr="000E04B4">
              <w:rPr>
                <w:color w:val="000000"/>
                <w:sz w:val="20"/>
                <w:szCs w:val="20"/>
              </w:rPr>
              <w:t>의</w:t>
            </w:r>
            <w:r w:rsidRPr="000E04B4">
              <w:rPr>
                <w:color w:val="000000"/>
                <w:sz w:val="20"/>
                <w:szCs w:val="20"/>
              </w:rPr>
              <w:t xml:space="preserve"> </w:t>
            </w:r>
            <w:r w:rsidRPr="000E04B4">
              <w:rPr>
                <w:color w:val="000000"/>
                <w:sz w:val="20"/>
                <w:szCs w:val="20"/>
              </w:rPr>
              <w:t>일환으로</w:t>
            </w:r>
            <w:r w:rsidRPr="000E04B4">
              <w:rPr>
                <w:color w:val="000000"/>
                <w:sz w:val="20"/>
                <w:szCs w:val="20"/>
              </w:rPr>
              <w:t xml:space="preserve"> </w:t>
            </w:r>
            <w:proofErr w:type="spellStart"/>
            <w:r w:rsidRPr="000E04B4">
              <w:rPr>
                <w:color w:val="000000"/>
                <w:sz w:val="20"/>
                <w:szCs w:val="20"/>
              </w:rPr>
              <w:t>호퍼</w:t>
            </w:r>
            <w:proofErr w:type="spellEnd"/>
            <w:r w:rsidRPr="000E04B4">
              <w:rPr>
                <w:color w:val="000000"/>
                <w:sz w:val="20"/>
                <w:szCs w:val="20"/>
              </w:rPr>
              <w:t xml:space="preserve">(SDR) </w:t>
            </w:r>
            <w:r w:rsidRPr="000E04B4">
              <w:rPr>
                <w:color w:val="000000"/>
                <w:sz w:val="20"/>
                <w:szCs w:val="20"/>
              </w:rPr>
              <w:t>내부</w:t>
            </w:r>
            <w:r w:rsidRPr="000E04B4">
              <w:rPr>
                <w:color w:val="000000"/>
                <w:sz w:val="20"/>
                <w:szCs w:val="20"/>
              </w:rPr>
              <w:t xml:space="preserve"> </w:t>
            </w:r>
            <w:r w:rsidRPr="000E04B4">
              <w:rPr>
                <w:color w:val="000000"/>
                <w:sz w:val="20"/>
                <w:szCs w:val="20"/>
              </w:rPr>
              <w:t>분진</w:t>
            </w:r>
            <w:r w:rsidRPr="000E04B4">
              <w:rPr>
                <w:color w:val="000000"/>
                <w:sz w:val="20"/>
                <w:szCs w:val="20"/>
              </w:rPr>
              <w:t xml:space="preserve"> </w:t>
            </w:r>
            <w:r w:rsidRPr="000E04B4">
              <w:rPr>
                <w:color w:val="000000"/>
                <w:sz w:val="20"/>
                <w:szCs w:val="20"/>
              </w:rPr>
              <w:t>덩어리</w:t>
            </w:r>
            <w:r w:rsidRPr="000E04B4">
              <w:rPr>
                <w:color w:val="000000"/>
                <w:sz w:val="20"/>
                <w:szCs w:val="20"/>
              </w:rPr>
              <w:t xml:space="preserve"> </w:t>
            </w:r>
            <w:r w:rsidRPr="000E04B4">
              <w:rPr>
                <w:color w:val="000000"/>
                <w:sz w:val="20"/>
                <w:szCs w:val="20"/>
              </w:rPr>
              <w:t>제거</w:t>
            </w:r>
            <w:r w:rsidRPr="000E04B4">
              <w:rPr>
                <w:color w:val="000000"/>
                <w:sz w:val="20"/>
                <w:szCs w:val="20"/>
              </w:rPr>
              <w:t xml:space="preserve"> </w:t>
            </w:r>
            <w:r w:rsidRPr="000E04B4">
              <w:rPr>
                <w:color w:val="000000"/>
                <w:sz w:val="20"/>
                <w:szCs w:val="20"/>
              </w:rPr>
              <w:t>작업</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회전중인</w:t>
            </w:r>
            <w:r w:rsidRPr="000E04B4">
              <w:rPr>
                <w:color w:val="000000"/>
                <w:sz w:val="20"/>
                <w:szCs w:val="20"/>
              </w:rPr>
              <w:t xml:space="preserve"> </w:t>
            </w:r>
            <w:r w:rsidRPr="000E04B4">
              <w:rPr>
                <w:color w:val="000000"/>
                <w:sz w:val="20"/>
                <w:szCs w:val="20"/>
              </w:rPr>
              <w:t>분진</w:t>
            </w:r>
            <w:r w:rsidRPr="000E04B4">
              <w:rPr>
                <w:color w:val="000000"/>
                <w:sz w:val="20"/>
                <w:szCs w:val="20"/>
              </w:rPr>
              <w:t xml:space="preserve"> </w:t>
            </w:r>
            <w:r w:rsidRPr="000E04B4">
              <w:rPr>
                <w:color w:val="000000"/>
                <w:sz w:val="20"/>
                <w:szCs w:val="20"/>
              </w:rPr>
              <w:t>배출용</w:t>
            </w:r>
            <w:r w:rsidRPr="000E04B4">
              <w:rPr>
                <w:color w:val="000000"/>
                <w:sz w:val="20"/>
                <w:szCs w:val="20"/>
              </w:rPr>
              <w:t xml:space="preserve"> </w:t>
            </w:r>
            <w:proofErr w:type="spellStart"/>
            <w:r w:rsidRPr="000E04B4">
              <w:rPr>
                <w:color w:val="000000"/>
                <w:sz w:val="20"/>
                <w:szCs w:val="20"/>
              </w:rPr>
              <w:t>로타리밸브의</w:t>
            </w:r>
            <w:proofErr w:type="spellEnd"/>
            <w:r w:rsidRPr="000E04B4">
              <w:rPr>
                <w:color w:val="000000"/>
                <w:sz w:val="20"/>
                <w:szCs w:val="20"/>
              </w:rPr>
              <w:t xml:space="preserve"> </w:t>
            </w:r>
            <w:r w:rsidRPr="000E04B4">
              <w:rPr>
                <w:color w:val="000000"/>
                <w:sz w:val="20"/>
                <w:szCs w:val="20"/>
              </w:rPr>
              <w:t>하부에</w:t>
            </w:r>
            <w:r w:rsidRPr="000E04B4">
              <w:rPr>
                <w:color w:val="000000"/>
                <w:sz w:val="20"/>
                <w:szCs w:val="20"/>
              </w:rPr>
              <w:t xml:space="preserve"> </w:t>
            </w:r>
            <w:r w:rsidRPr="000E04B4">
              <w:rPr>
                <w:color w:val="000000"/>
                <w:sz w:val="20"/>
                <w:szCs w:val="20"/>
              </w:rPr>
              <w:t>손을</w:t>
            </w:r>
            <w:r w:rsidRPr="000E04B4">
              <w:rPr>
                <w:color w:val="000000"/>
                <w:sz w:val="20"/>
                <w:szCs w:val="20"/>
              </w:rPr>
              <w:t xml:space="preserve"> </w:t>
            </w:r>
            <w:r w:rsidRPr="000E04B4">
              <w:rPr>
                <w:color w:val="000000"/>
                <w:sz w:val="20"/>
                <w:szCs w:val="20"/>
              </w:rPr>
              <w:t>넣어</w:t>
            </w:r>
            <w:r w:rsidRPr="000E04B4">
              <w:rPr>
                <w:color w:val="000000"/>
                <w:sz w:val="20"/>
                <w:szCs w:val="20"/>
              </w:rPr>
              <w:t xml:space="preserve"> </w:t>
            </w:r>
            <w:r w:rsidRPr="000E04B4">
              <w:rPr>
                <w:color w:val="000000"/>
                <w:sz w:val="20"/>
                <w:szCs w:val="20"/>
              </w:rPr>
              <w:t>손가락이</w:t>
            </w:r>
            <w:r w:rsidRPr="000E04B4">
              <w:rPr>
                <w:color w:val="000000"/>
                <w:sz w:val="20"/>
                <w:szCs w:val="20"/>
              </w:rPr>
              <w:t xml:space="preserve"> </w:t>
            </w:r>
            <w:r w:rsidRPr="000E04B4">
              <w:rPr>
                <w:color w:val="000000"/>
                <w:sz w:val="20"/>
                <w:szCs w:val="20"/>
              </w:rPr>
              <w:t>끼이는</w:t>
            </w:r>
            <w:r w:rsidRPr="000E04B4">
              <w:rPr>
                <w:color w:val="000000"/>
                <w:sz w:val="20"/>
                <w:szCs w:val="20"/>
              </w:rPr>
              <w:t xml:space="preserve"> </w:t>
            </w:r>
            <w:r w:rsidRPr="000E04B4">
              <w:rPr>
                <w:color w:val="000000"/>
                <w:sz w:val="20"/>
                <w:szCs w:val="20"/>
              </w:rPr>
              <w:t>사고가</w:t>
            </w:r>
            <w:r w:rsidRPr="000E04B4">
              <w:rPr>
                <w:color w:val="000000"/>
                <w:sz w:val="20"/>
                <w:szCs w:val="20"/>
              </w:rPr>
              <w:t xml:space="preserve"> </w:t>
            </w:r>
            <w:r w:rsidRPr="000E04B4">
              <w:rPr>
                <w:color w:val="000000"/>
                <w:sz w:val="20"/>
                <w:szCs w:val="20"/>
              </w:rPr>
              <w:t>발생</w:t>
            </w:r>
          </w:p>
        </w:tc>
      </w:tr>
      <w:tr w:rsidR="00026A7E" w:rsidRPr="00CB2B3F" w14:paraId="027591C3" w14:textId="77777777" w:rsidTr="0091358C">
        <w:trPr>
          <w:cantSplit/>
          <w:trHeight w:val="340"/>
        </w:trPr>
        <w:tc>
          <w:tcPr>
            <w:tcW w:w="662" w:type="dxa"/>
            <w:shd w:val="clear" w:color="auto" w:fill="F2F2F2" w:themeFill="background1" w:themeFillShade="F2"/>
            <w:noWrap/>
            <w:vAlign w:val="center"/>
            <w:hideMark/>
          </w:tcPr>
          <w:p w14:paraId="33F10341" w14:textId="77777777" w:rsidR="00026A7E" w:rsidRPr="000E04B4" w:rsidRDefault="00026A7E" w:rsidP="0091358C">
            <w:pPr>
              <w:spacing w:line="280" w:lineRule="atLeast"/>
              <w:jc w:val="center"/>
              <w:rPr>
                <w:color w:val="000000"/>
                <w:sz w:val="20"/>
                <w:szCs w:val="20"/>
              </w:rPr>
            </w:pPr>
            <w:r w:rsidRPr="000E04B4">
              <w:rPr>
                <w:color w:val="000000"/>
                <w:sz w:val="20"/>
                <w:szCs w:val="20"/>
              </w:rPr>
              <w:t>55</w:t>
            </w:r>
          </w:p>
        </w:tc>
        <w:tc>
          <w:tcPr>
            <w:tcW w:w="1039" w:type="dxa"/>
            <w:shd w:val="clear" w:color="auto" w:fill="auto"/>
            <w:noWrap/>
            <w:vAlign w:val="center"/>
            <w:hideMark/>
          </w:tcPr>
          <w:p w14:paraId="4016B62C" w14:textId="77777777" w:rsidR="00026A7E" w:rsidRPr="000E04B4" w:rsidRDefault="00026A7E" w:rsidP="0091358C">
            <w:pPr>
              <w:spacing w:line="280" w:lineRule="atLeast"/>
              <w:jc w:val="center"/>
              <w:rPr>
                <w:color w:val="000000"/>
                <w:sz w:val="20"/>
                <w:szCs w:val="20"/>
              </w:rPr>
            </w:pPr>
            <w:r w:rsidRPr="000E04B4">
              <w:rPr>
                <w:color w:val="000000"/>
                <w:sz w:val="20"/>
                <w:szCs w:val="20"/>
              </w:rPr>
              <w:t>김세희</w:t>
            </w:r>
          </w:p>
        </w:tc>
        <w:tc>
          <w:tcPr>
            <w:tcW w:w="2410" w:type="dxa"/>
            <w:shd w:val="clear" w:color="auto" w:fill="auto"/>
            <w:noWrap/>
            <w:vAlign w:val="center"/>
            <w:hideMark/>
          </w:tcPr>
          <w:p w14:paraId="42577C7E" w14:textId="77777777" w:rsidR="00026A7E" w:rsidRPr="000E04B4" w:rsidRDefault="00026A7E" w:rsidP="0091358C">
            <w:pPr>
              <w:spacing w:line="280" w:lineRule="atLeast"/>
              <w:jc w:val="center"/>
              <w:rPr>
                <w:color w:val="000000"/>
                <w:sz w:val="20"/>
                <w:szCs w:val="20"/>
              </w:rPr>
            </w:pPr>
            <w:r w:rsidRPr="00E50A87">
              <w:rPr>
                <w:color w:val="000000"/>
                <w:spacing w:val="-4"/>
                <w:sz w:val="20"/>
                <w:szCs w:val="20"/>
              </w:rPr>
              <w:t>SCM</w:t>
            </w:r>
            <w:proofErr w:type="gramStart"/>
            <w:r w:rsidRPr="00E50A87">
              <w:rPr>
                <w:color w:val="000000"/>
                <w:spacing w:val="-4"/>
                <w:sz w:val="20"/>
                <w:szCs w:val="20"/>
              </w:rPr>
              <w:t>본부</w:t>
            </w:r>
            <w:r w:rsidRPr="00E50A87">
              <w:rPr>
                <w:color w:val="000000"/>
                <w:spacing w:val="-4"/>
                <w:sz w:val="20"/>
                <w:szCs w:val="20"/>
              </w:rPr>
              <w:t xml:space="preserve"> /</w:t>
            </w:r>
            <w:proofErr w:type="gramEnd"/>
            <w:r w:rsidRPr="00E50A87">
              <w:rPr>
                <w:color w:val="000000"/>
                <w:spacing w:val="-4"/>
                <w:sz w:val="20"/>
                <w:szCs w:val="20"/>
              </w:rPr>
              <w:t xml:space="preserve"> INT</w:t>
            </w:r>
            <w:r w:rsidRPr="00E50A87">
              <w:rPr>
                <w:color w:val="000000"/>
                <w:spacing w:val="-4"/>
                <w:sz w:val="20"/>
                <w:szCs w:val="20"/>
              </w:rPr>
              <w:t>구매부</w:t>
            </w:r>
            <w:r w:rsidRPr="00E50A87">
              <w:rPr>
                <w:color w:val="000000"/>
                <w:spacing w:val="-4"/>
                <w:sz w:val="20"/>
                <w:szCs w:val="20"/>
              </w:rPr>
              <w:t xml:space="preserve"> / </w:t>
            </w:r>
            <w:proofErr w:type="spellStart"/>
            <w:r w:rsidRPr="000E04B4">
              <w:rPr>
                <w:color w:val="000000"/>
                <w:sz w:val="20"/>
                <w:szCs w:val="20"/>
              </w:rPr>
              <w:t>생활용품구매물류팀</w:t>
            </w:r>
            <w:proofErr w:type="spellEnd"/>
            <w:r w:rsidRPr="000E04B4">
              <w:rPr>
                <w:color w:val="000000"/>
                <w:sz w:val="20"/>
                <w:szCs w:val="20"/>
              </w:rPr>
              <w:t xml:space="preserve"> / </w:t>
            </w:r>
            <w:r w:rsidRPr="000E04B4">
              <w:rPr>
                <w:color w:val="000000"/>
                <w:sz w:val="20"/>
                <w:szCs w:val="20"/>
              </w:rPr>
              <w:t>물류파트</w:t>
            </w:r>
          </w:p>
        </w:tc>
        <w:tc>
          <w:tcPr>
            <w:tcW w:w="1418" w:type="dxa"/>
            <w:shd w:val="clear" w:color="auto" w:fill="auto"/>
            <w:noWrap/>
            <w:vAlign w:val="center"/>
            <w:hideMark/>
          </w:tcPr>
          <w:p w14:paraId="314FC4B1" w14:textId="77777777" w:rsidR="00026A7E" w:rsidRPr="000E04B4" w:rsidRDefault="00026A7E" w:rsidP="0091358C">
            <w:pPr>
              <w:spacing w:line="280" w:lineRule="atLeast"/>
              <w:jc w:val="center"/>
              <w:rPr>
                <w:color w:val="000000"/>
                <w:sz w:val="20"/>
                <w:szCs w:val="20"/>
              </w:rPr>
            </w:pPr>
            <w:r w:rsidRPr="000E04B4">
              <w:rPr>
                <w:color w:val="000000"/>
                <w:sz w:val="20"/>
                <w:szCs w:val="20"/>
              </w:rPr>
              <w:t>2021-02-20</w:t>
            </w:r>
          </w:p>
        </w:tc>
        <w:tc>
          <w:tcPr>
            <w:tcW w:w="3685" w:type="dxa"/>
            <w:shd w:val="clear" w:color="auto" w:fill="auto"/>
            <w:vAlign w:val="center"/>
            <w:hideMark/>
          </w:tcPr>
          <w:p w14:paraId="5C3988C0" w14:textId="77777777" w:rsidR="00026A7E" w:rsidRPr="000E04B4" w:rsidRDefault="00026A7E" w:rsidP="0091358C">
            <w:pPr>
              <w:spacing w:line="280" w:lineRule="atLeast"/>
              <w:jc w:val="center"/>
              <w:rPr>
                <w:color w:val="000000"/>
                <w:sz w:val="20"/>
                <w:szCs w:val="20"/>
              </w:rPr>
            </w:pPr>
            <w:r w:rsidRPr="000E04B4">
              <w:rPr>
                <w:color w:val="000000"/>
                <w:sz w:val="20"/>
                <w:szCs w:val="20"/>
              </w:rPr>
              <w:t>시화공동물류센터내</w:t>
            </w:r>
            <w:r w:rsidRPr="000E04B4">
              <w:rPr>
                <w:color w:val="000000"/>
                <w:sz w:val="20"/>
                <w:szCs w:val="20"/>
              </w:rPr>
              <w:t xml:space="preserve"> </w:t>
            </w:r>
            <w:r w:rsidRPr="000E04B4">
              <w:rPr>
                <w:color w:val="000000"/>
                <w:sz w:val="20"/>
                <w:szCs w:val="20"/>
              </w:rPr>
              <w:t>주차장</w:t>
            </w:r>
          </w:p>
        </w:tc>
        <w:tc>
          <w:tcPr>
            <w:tcW w:w="5356" w:type="dxa"/>
            <w:shd w:val="clear" w:color="auto" w:fill="auto"/>
            <w:vAlign w:val="center"/>
            <w:hideMark/>
          </w:tcPr>
          <w:p w14:paraId="26400E69" w14:textId="77777777" w:rsidR="00026A7E" w:rsidRPr="000E04B4" w:rsidRDefault="00026A7E" w:rsidP="0091358C">
            <w:pPr>
              <w:spacing w:line="280" w:lineRule="atLeast"/>
              <w:jc w:val="left"/>
              <w:rPr>
                <w:color w:val="000000"/>
                <w:sz w:val="20"/>
                <w:szCs w:val="20"/>
              </w:rPr>
            </w:pPr>
            <w:r w:rsidRPr="000E04B4">
              <w:rPr>
                <w:color w:val="000000"/>
                <w:sz w:val="20"/>
                <w:szCs w:val="20"/>
              </w:rPr>
              <w:t>사건</w:t>
            </w:r>
            <w:r w:rsidRPr="000E04B4">
              <w:rPr>
                <w:color w:val="000000"/>
                <w:sz w:val="20"/>
                <w:szCs w:val="20"/>
              </w:rPr>
              <w:t xml:space="preserve"> </w:t>
            </w:r>
            <w:r w:rsidRPr="000E04B4">
              <w:rPr>
                <w:color w:val="000000"/>
                <w:sz w:val="20"/>
                <w:szCs w:val="20"/>
              </w:rPr>
              <w:t>당일</w:t>
            </w:r>
            <w:r w:rsidRPr="000E04B4">
              <w:rPr>
                <w:color w:val="000000"/>
                <w:sz w:val="20"/>
                <w:szCs w:val="20"/>
              </w:rPr>
              <w:t xml:space="preserve"> </w:t>
            </w:r>
            <w:r w:rsidRPr="000E04B4">
              <w:rPr>
                <w:color w:val="000000"/>
                <w:sz w:val="20"/>
                <w:szCs w:val="20"/>
              </w:rPr>
              <w:t>당직근무</w:t>
            </w:r>
            <w:r w:rsidRPr="000E04B4">
              <w:rPr>
                <w:color w:val="000000"/>
                <w:sz w:val="20"/>
                <w:szCs w:val="20"/>
              </w:rPr>
              <w:t xml:space="preserve"> </w:t>
            </w:r>
            <w:r w:rsidRPr="000E04B4">
              <w:rPr>
                <w:color w:val="000000"/>
                <w:sz w:val="20"/>
                <w:szCs w:val="20"/>
              </w:rPr>
              <w:t>후</w:t>
            </w:r>
            <w:r w:rsidRPr="000E04B4">
              <w:rPr>
                <w:color w:val="000000"/>
                <w:sz w:val="20"/>
                <w:szCs w:val="20"/>
              </w:rPr>
              <w:t xml:space="preserve"> </w:t>
            </w:r>
            <w:r w:rsidRPr="000E04B4">
              <w:rPr>
                <w:color w:val="000000"/>
                <w:sz w:val="20"/>
                <w:szCs w:val="20"/>
              </w:rPr>
              <w:t>퇴근길에</w:t>
            </w:r>
            <w:r w:rsidRPr="000E04B4">
              <w:rPr>
                <w:color w:val="000000"/>
                <w:sz w:val="20"/>
                <w:szCs w:val="20"/>
              </w:rPr>
              <w:t xml:space="preserve"> </w:t>
            </w:r>
            <w:r w:rsidRPr="000E04B4">
              <w:rPr>
                <w:color w:val="000000"/>
                <w:sz w:val="20"/>
                <w:szCs w:val="20"/>
              </w:rPr>
              <w:t>주차장</w:t>
            </w:r>
            <w:r w:rsidRPr="000E04B4">
              <w:rPr>
                <w:color w:val="000000"/>
                <w:sz w:val="20"/>
                <w:szCs w:val="20"/>
              </w:rPr>
              <w:t xml:space="preserve"> </w:t>
            </w:r>
            <w:r w:rsidRPr="000E04B4">
              <w:rPr>
                <w:color w:val="000000"/>
                <w:sz w:val="20"/>
                <w:szCs w:val="20"/>
              </w:rPr>
              <w:t>내에서</w:t>
            </w:r>
            <w:r w:rsidRPr="000E04B4">
              <w:rPr>
                <w:color w:val="000000"/>
                <w:sz w:val="20"/>
                <w:szCs w:val="20"/>
              </w:rPr>
              <w:t xml:space="preserve"> </w:t>
            </w:r>
            <w:proofErr w:type="spellStart"/>
            <w:r w:rsidRPr="000E04B4">
              <w:rPr>
                <w:color w:val="000000"/>
                <w:sz w:val="20"/>
                <w:szCs w:val="20"/>
              </w:rPr>
              <w:t>차사고</w:t>
            </w:r>
            <w:proofErr w:type="spellEnd"/>
            <w:r w:rsidRPr="000E04B4">
              <w:rPr>
                <w:color w:val="000000"/>
                <w:sz w:val="20"/>
                <w:szCs w:val="20"/>
              </w:rPr>
              <w:t xml:space="preserve"> </w:t>
            </w:r>
            <w:r w:rsidRPr="000E04B4">
              <w:rPr>
                <w:color w:val="000000"/>
                <w:sz w:val="20"/>
                <w:szCs w:val="20"/>
              </w:rPr>
              <w:t>발생</w:t>
            </w:r>
          </w:p>
        </w:tc>
      </w:tr>
      <w:tr w:rsidR="00026A7E" w:rsidRPr="00CB2B3F" w14:paraId="0B1DE847" w14:textId="77777777" w:rsidTr="0091358C">
        <w:trPr>
          <w:cantSplit/>
          <w:trHeight w:val="340"/>
        </w:trPr>
        <w:tc>
          <w:tcPr>
            <w:tcW w:w="662" w:type="dxa"/>
            <w:shd w:val="clear" w:color="auto" w:fill="F2F2F2" w:themeFill="background1" w:themeFillShade="F2"/>
            <w:noWrap/>
            <w:vAlign w:val="center"/>
            <w:hideMark/>
          </w:tcPr>
          <w:p w14:paraId="7365A17B" w14:textId="77777777" w:rsidR="00026A7E" w:rsidRPr="000E04B4" w:rsidRDefault="00026A7E" w:rsidP="0091358C">
            <w:pPr>
              <w:spacing w:line="280" w:lineRule="atLeast"/>
              <w:jc w:val="center"/>
              <w:rPr>
                <w:color w:val="000000"/>
                <w:sz w:val="20"/>
                <w:szCs w:val="20"/>
              </w:rPr>
            </w:pPr>
            <w:r w:rsidRPr="000E04B4">
              <w:rPr>
                <w:color w:val="000000"/>
                <w:sz w:val="20"/>
                <w:szCs w:val="20"/>
              </w:rPr>
              <w:t>56</w:t>
            </w:r>
          </w:p>
        </w:tc>
        <w:tc>
          <w:tcPr>
            <w:tcW w:w="1039" w:type="dxa"/>
            <w:shd w:val="clear" w:color="auto" w:fill="auto"/>
            <w:noWrap/>
            <w:vAlign w:val="center"/>
            <w:hideMark/>
          </w:tcPr>
          <w:p w14:paraId="1CF0DC02" w14:textId="77777777" w:rsidR="00026A7E" w:rsidRPr="000E04B4" w:rsidRDefault="00026A7E" w:rsidP="0091358C">
            <w:pPr>
              <w:spacing w:line="280" w:lineRule="atLeast"/>
              <w:jc w:val="center"/>
              <w:rPr>
                <w:color w:val="000000"/>
                <w:sz w:val="20"/>
                <w:szCs w:val="20"/>
              </w:rPr>
            </w:pPr>
            <w:r w:rsidRPr="000E04B4">
              <w:rPr>
                <w:color w:val="000000"/>
                <w:sz w:val="20"/>
                <w:szCs w:val="20"/>
              </w:rPr>
              <w:t>이상화</w:t>
            </w:r>
          </w:p>
        </w:tc>
        <w:tc>
          <w:tcPr>
            <w:tcW w:w="2410" w:type="dxa"/>
            <w:shd w:val="clear" w:color="auto" w:fill="auto"/>
            <w:noWrap/>
            <w:vAlign w:val="center"/>
            <w:hideMark/>
          </w:tcPr>
          <w:p w14:paraId="5F34E78E" w14:textId="77777777" w:rsidR="00026A7E" w:rsidRPr="000E04B4" w:rsidRDefault="00026A7E" w:rsidP="0091358C">
            <w:pPr>
              <w:spacing w:line="280" w:lineRule="atLeast"/>
              <w:jc w:val="center"/>
              <w:rPr>
                <w:color w:val="000000"/>
                <w:sz w:val="20"/>
                <w:szCs w:val="20"/>
              </w:rPr>
            </w:pPr>
            <w:r w:rsidRPr="000E04B4">
              <w:rPr>
                <w:color w:val="000000"/>
                <w:sz w:val="20"/>
                <w:szCs w:val="20"/>
              </w:rPr>
              <w:t>SCM</w:t>
            </w:r>
            <w:proofErr w:type="gramStart"/>
            <w:r w:rsidRPr="000E04B4">
              <w:rPr>
                <w:color w:val="000000"/>
                <w:sz w:val="20"/>
                <w:szCs w:val="20"/>
              </w:rPr>
              <w:t>본부</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통합물류사업부</w:t>
            </w:r>
            <w:r w:rsidRPr="000E04B4">
              <w:rPr>
                <w:color w:val="000000"/>
                <w:sz w:val="20"/>
                <w:szCs w:val="20"/>
              </w:rPr>
              <w:t xml:space="preserve"> / INT</w:t>
            </w:r>
            <w:r w:rsidRPr="000E04B4">
              <w:rPr>
                <w:color w:val="000000"/>
                <w:sz w:val="20"/>
                <w:szCs w:val="20"/>
              </w:rPr>
              <w:t>재고관리팀</w:t>
            </w:r>
            <w:r w:rsidRPr="000E04B4">
              <w:rPr>
                <w:color w:val="000000"/>
                <w:sz w:val="20"/>
                <w:szCs w:val="20"/>
              </w:rPr>
              <w:t xml:space="preserve"> / </w:t>
            </w:r>
            <w:r w:rsidRPr="000E04B4">
              <w:rPr>
                <w:color w:val="000000"/>
                <w:sz w:val="20"/>
                <w:szCs w:val="20"/>
              </w:rPr>
              <w:t>재고파트</w:t>
            </w:r>
          </w:p>
        </w:tc>
        <w:tc>
          <w:tcPr>
            <w:tcW w:w="1418" w:type="dxa"/>
            <w:shd w:val="clear" w:color="auto" w:fill="auto"/>
            <w:noWrap/>
            <w:vAlign w:val="center"/>
            <w:hideMark/>
          </w:tcPr>
          <w:p w14:paraId="0BA42096" w14:textId="77777777" w:rsidR="00026A7E" w:rsidRPr="000E04B4" w:rsidRDefault="00026A7E" w:rsidP="0091358C">
            <w:pPr>
              <w:spacing w:line="280" w:lineRule="atLeast"/>
              <w:jc w:val="center"/>
              <w:rPr>
                <w:color w:val="000000"/>
                <w:sz w:val="20"/>
                <w:szCs w:val="20"/>
              </w:rPr>
            </w:pPr>
            <w:r w:rsidRPr="000E04B4">
              <w:rPr>
                <w:color w:val="000000"/>
                <w:sz w:val="20"/>
                <w:szCs w:val="20"/>
              </w:rPr>
              <w:t>2021-03-05</w:t>
            </w:r>
          </w:p>
        </w:tc>
        <w:tc>
          <w:tcPr>
            <w:tcW w:w="3685" w:type="dxa"/>
            <w:shd w:val="clear" w:color="auto" w:fill="auto"/>
            <w:vAlign w:val="center"/>
            <w:hideMark/>
          </w:tcPr>
          <w:p w14:paraId="3282C07B" w14:textId="77777777" w:rsidR="00026A7E" w:rsidRPr="000E04B4" w:rsidRDefault="00026A7E" w:rsidP="0091358C">
            <w:pPr>
              <w:spacing w:line="280" w:lineRule="atLeast"/>
              <w:jc w:val="center"/>
              <w:rPr>
                <w:color w:val="000000"/>
                <w:sz w:val="20"/>
                <w:szCs w:val="20"/>
              </w:rPr>
            </w:pPr>
            <w:r w:rsidRPr="000E04B4">
              <w:rPr>
                <w:color w:val="000000"/>
                <w:sz w:val="20"/>
                <w:szCs w:val="20"/>
              </w:rPr>
              <w:t>5</w:t>
            </w:r>
            <w:r w:rsidRPr="000E04B4">
              <w:rPr>
                <w:color w:val="000000"/>
                <w:sz w:val="20"/>
                <w:szCs w:val="20"/>
              </w:rPr>
              <w:t>공장</w:t>
            </w:r>
            <w:r w:rsidRPr="000E04B4">
              <w:rPr>
                <w:color w:val="000000"/>
                <w:sz w:val="20"/>
                <w:szCs w:val="20"/>
              </w:rPr>
              <w:t>(</w:t>
            </w:r>
            <w:r w:rsidRPr="000E04B4">
              <w:rPr>
                <w:color w:val="000000"/>
                <w:sz w:val="20"/>
                <w:szCs w:val="20"/>
              </w:rPr>
              <w:t>오이도</w:t>
            </w:r>
            <w:r w:rsidRPr="000E04B4">
              <w:rPr>
                <w:color w:val="000000"/>
                <w:sz w:val="20"/>
                <w:szCs w:val="20"/>
              </w:rPr>
              <w:t xml:space="preserve"> </w:t>
            </w:r>
            <w:r w:rsidRPr="000E04B4">
              <w:rPr>
                <w:color w:val="000000"/>
                <w:sz w:val="20"/>
                <w:szCs w:val="20"/>
              </w:rPr>
              <w:t>물류센터</w:t>
            </w:r>
            <w:r w:rsidRPr="000E04B4">
              <w:rPr>
                <w:color w:val="000000"/>
                <w:sz w:val="20"/>
                <w:szCs w:val="20"/>
              </w:rPr>
              <w:t xml:space="preserve">) </w:t>
            </w:r>
            <w:r w:rsidRPr="000E04B4">
              <w:rPr>
                <w:color w:val="000000"/>
                <w:sz w:val="20"/>
                <w:szCs w:val="20"/>
              </w:rPr>
              <w:t>내에</w:t>
            </w:r>
            <w:r w:rsidRPr="000E04B4">
              <w:rPr>
                <w:color w:val="000000"/>
                <w:sz w:val="20"/>
                <w:szCs w:val="20"/>
              </w:rPr>
              <w:t xml:space="preserve"> </w:t>
            </w:r>
            <w:r w:rsidRPr="000E04B4">
              <w:rPr>
                <w:color w:val="000000"/>
                <w:sz w:val="20"/>
                <w:szCs w:val="20"/>
              </w:rPr>
              <w:t>실내</w:t>
            </w:r>
            <w:r w:rsidRPr="000E04B4">
              <w:rPr>
                <w:color w:val="000000"/>
                <w:sz w:val="20"/>
                <w:szCs w:val="20"/>
              </w:rPr>
              <w:t xml:space="preserve"> </w:t>
            </w:r>
            <w:r>
              <w:rPr>
                <w:color w:val="000000"/>
                <w:sz w:val="20"/>
                <w:szCs w:val="20"/>
              </w:rPr>
              <w:br/>
            </w:r>
            <w:proofErr w:type="spellStart"/>
            <w:r w:rsidRPr="000E04B4">
              <w:rPr>
                <w:color w:val="000000"/>
                <w:sz w:val="20"/>
                <w:szCs w:val="20"/>
              </w:rPr>
              <w:t>본창고</w:t>
            </w:r>
            <w:proofErr w:type="spellEnd"/>
            <w:r w:rsidRPr="000E04B4">
              <w:rPr>
                <w:color w:val="000000"/>
                <w:sz w:val="20"/>
                <w:szCs w:val="20"/>
              </w:rPr>
              <w:t>(</w:t>
            </w:r>
            <w:r w:rsidRPr="000E04B4">
              <w:rPr>
                <w:color w:val="000000"/>
                <w:sz w:val="20"/>
                <w:szCs w:val="20"/>
              </w:rPr>
              <w:t>가구</w:t>
            </w:r>
            <w:r w:rsidRPr="000E04B4">
              <w:rPr>
                <w:color w:val="000000"/>
                <w:sz w:val="20"/>
                <w:szCs w:val="20"/>
              </w:rPr>
              <w:t>)</w:t>
            </w:r>
          </w:p>
        </w:tc>
        <w:tc>
          <w:tcPr>
            <w:tcW w:w="5356" w:type="dxa"/>
            <w:shd w:val="clear" w:color="auto" w:fill="auto"/>
            <w:vAlign w:val="center"/>
            <w:hideMark/>
          </w:tcPr>
          <w:p w14:paraId="5D1F0C0B"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미출고준비</w:t>
            </w:r>
            <w:proofErr w:type="spellEnd"/>
            <w:r w:rsidRPr="000E04B4">
              <w:rPr>
                <w:color w:val="000000"/>
                <w:sz w:val="20"/>
                <w:szCs w:val="20"/>
              </w:rPr>
              <w:t xml:space="preserve"> </w:t>
            </w:r>
            <w:r w:rsidRPr="000E04B4">
              <w:rPr>
                <w:color w:val="000000"/>
                <w:sz w:val="20"/>
                <w:szCs w:val="20"/>
              </w:rPr>
              <w:t>된</w:t>
            </w:r>
            <w:r w:rsidRPr="000E04B4">
              <w:rPr>
                <w:color w:val="000000"/>
                <w:sz w:val="20"/>
                <w:szCs w:val="20"/>
              </w:rPr>
              <w:t xml:space="preserve"> </w:t>
            </w:r>
            <w:r w:rsidRPr="000E04B4">
              <w:rPr>
                <w:color w:val="000000"/>
                <w:sz w:val="20"/>
                <w:szCs w:val="20"/>
              </w:rPr>
              <w:t>제품을</w:t>
            </w:r>
            <w:r w:rsidRPr="000E04B4">
              <w:rPr>
                <w:color w:val="000000"/>
                <w:sz w:val="20"/>
                <w:szCs w:val="20"/>
              </w:rPr>
              <w:t xml:space="preserve"> </w:t>
            </w:r>
            <w:proofErr w:type="spellStart"/>
            <w:r w:rsidRPr="000E04B4">
              <w:rPr>
                <w:color w:val="000000"/>
                <w:sz w:val="20"/>
                <w:szCs w:val="20"/>
              </w:rPr>
              <w:t>출고파렛트에</w:t>
            </w:r>
            <w:proofErr w:type="spellEnd"/>
            <w:r w:rsidRPr="000E04B4">
              <w:rPr>
                <w:color w:val="000000"/>
                <w:sz w:val="20"/>
                <w:szCs w:val="20"/>
              </w:rPr>
              <w:t xml:space="preserve"> </w:t>
            </w:r>
            <w:r w:rsidRPr="000E04B4">
              <w:rPr>
                <w:color w:val="000000"/>
                <w:sz w:val="20"/>
                <w:szCs w:val="20"/>
              </w:rPr>
              <w:t>올리기</w:t>
            </w:r>
            <w:r w:rsidRPr="000E04B4">
              <w:rPr>
                <w:color w:val="000000"/>
                <w:sz w:val="20"/>
                <w:szCs w:val="20"/>
              </w:rPr>
              <w:t xml:space="preserve"> </w:t>
            </w:r>
            <w:r w:rsidRPr="000E04B4">
              <w:rPr>
                <w:color w:val="000000"/>
                <w:sz w:val="20"/>
                <w:szCs w:val="20"/>
              </w:rPr>
              <w:t>위하여</w:t>
            </w:r>
            <w:r w:rsidRPr="000E04B4">
              <w:rPr>
                <w:color w:val="000000"/>
                <w:sz w:val="20"/>
                <w:szCs w:val="20"/>
              </w:rPr>
              <w:t xml:space="preserve"> </w:t>
            </w:r>
            <w:r w:rsidRPr="000E04B4">
              <w:rPr>
                <w:color w:val="000000"/>
                <w:sz w:val="20"/>
                <w:szCs w:val="20"/>
              </w:rPr>
              <w:t>장비사용을</w:t>
            </w:r>
            <w:r w:rsidRPr="000E04B4">
              <w:rPr>
                <w:color w:val="000000"/>
                <w:sz w:val="20"/>
                <w:szCs w:val="20"/>
              </w:rPr>
              <w:t xml:space="preserve"> </w:t>
            </w:r>
            <w:r w:rsidRPr="000E04B4">
              <w:rPr>
                <w:color w:val="000000"/>
                <w:sz w:val="20"/>
                <w:szCs w:val="20"/>
              </w:rPr>
              <w:t>평소</w:t>
            </w:r>
            <w:r w:rsidRPr="000E04B4">
              <w:rPr>
                <w:color w:val="000000"/>
                <w:sz w:val="20"/>
                <w:szCs w:val="20"/>
              </w:rPr>
              <w:t xml:space="preserve"> </w:t>
            </w:r>
            <w:r w:rsidRPr="000E04B4">
              <w:rPr>
                <w:color w:val="000000"/>
                <w:sz w:val="20"/>
                <w:szCs w:val="20"/>
              </w:rPr>
              <w:t>하지</w:t>
            </w:r>
            <w:r w:rsidRPr="000E04B4">
              <w:rPr>
                <w:color w:val="000000"/>
                <w:sz w:val="20"/>
                <w:szCs w:val="20"/>
              </w:rPr>
              <w:t xml:space="preserve"> </w:t>
            </w:r>
            <w:r w:rsidRPr="000E04B4">
              <w:rPr>
                <w:color w:val="000000"/>
                <w:sz w:val="20"/>
                <w:szCs w:val="20"/>
              </w:rPr>
              <w:t>않는</w:t>
            </w:r>
            <w:r w:rsidRPr="000E04B4">
              <w:rPr>
                <w:color w:val="000000"/>
                <w:sz w:val="20"/>
                <w:szCs w:val="20"/>
              </w:rPr>
              <w:t xml:space="preserve"> </w:t>
            </w:r>
            <w:r w:rsidRPr="000E04B4">
              <w:rPr>
                <w:color w:val="000000"/>
                <w:sz w:val="20"/>
                <w:szCs w:val="20"/>
              </w:rPr>
              <w:t>미숙한</w:t>
            </w:r>
            <w:r w:rsidRPr="000E04B4">
              <w:rPr>
                <w:color w:val="000000"/>
                <w:sz w:val="20"/>
                <w:szCs w:val="20"/>
              </w:rPr>
              <w:t xml:space="preserve"> </w:t>
            </w:r>
            <w:r w:rsidRPr="000E04B4">
              <w:rPr>
                <w:color w:val="000000"/>
                <w:sz w:val="20"/>
                <w:szCs w:val="20"/>
              </w:rPr>
              <w:t>사무인원이</w:t>
            </w:r>
            <w:r w:rsidRPr="000E04B4">
              <w:rPr>
                <w:color w:val="000000"/>
                <w:sz w:val="20"/>
                <w:szCs w:val="20"/>
              </w:rPr>
              <w:t xml:space="preserve"> </w:t>
            </w:r>
            <w:proofErr w:type="spellStart"/>
            <w:r w:rsidRPr="000E04B4">
              <w:rPr>
                <w:color w:val="000000"/>
                <w:sz w:val="20"/>
                <w:szCs w:val="20"/>
              </w:rPr>
              <w:t>오더피커</w:t>
            </w:r>
            <w:proofErr w:type="spellEnd"/>
            <w:r w:rsidRPr="000E04B4">
              <w:rPr>
                <w:color w:val="000000"/>
                <w:sz w:val="20"/>
                <w:szCs w:val="20"/>
              </w:rPr>
              <w:t xml:space="preserve"> </w:t>
            </w:r>
            <w:r w:rsidRPr="000E04B4">
              <w:rPr>
                <w:color w:val="000000"/>
                <w:sz w:val="20"/>
                <w:szCs w:val="20"/>
              </w:rPr>
              <w:t>장비를</w:t>
            </w:r>
            <w:r w:rsidRPr="000E04B4">
              <w:rPr>
                <w:color w:val="000000"/>
                <w:sz w:val="20"/>
                <w:szCs w:val="20"/>
              </w:rPr>
              <w:t xml:space="preserve"> </w:t>
            </w:r>
            <w:r w:rsidRPr="000E04B4">
              <w:rPr>
                <w:color w:val="000000"/>
                <w:sz w:val="20"/>
                <w:szCs w:val="20"/>
              </w:rPr>
              <w:t>조작</w:t>
            </w:r>
          </w:p>
        </w:tc>
      </w:tr>
      <w:tr w:rsidR="00026A7E" w:rsidRPr="00CB2B3F" w14:paraId="57646132" w14:textId="77777777" w:rsidTr="0091358C">
        <w:trPr>
          <w:cantSplit/>
          <w:trHeight w:val="340"/>
        </w:trPr>
        <w:tc>
          <w:tcPr>
            <w:tcW w:w="662" w:type="dxa"/>
            <w:shd w:val="clear" w:color="auto" w:fill="F2F2F2" w:themeFill="background1" w:themeFillShade="F2"/>
            <w:noWrap/>
            <w:vAlign w:val="center"/>
            <w:hideMark/>
          </w:tcPr>
          <w:p w14:paraId="15649CF3" w14:textId="77777777" w:rsidR="00026A7E" w:rsidRPr="000E04B4" w:rsidRDefault="00026A7E" w:rsidP="0091358C">
            <w:pPr>
              <w:spacing w:line="280" w:lineRule="atLeast"/>
              <w:jc w:val="center"/>
              <w:rPr>
                <w:color w:val="000000"/>
                <w:sz w:val="20"/>
                <w:szCs w:val="20"/>
              </w:rPr>
            </w:pPr>
            <w:r w:rsidRPr="000E04B4">
              <w:rPr>
                <w:color w:val="000000"/>
                <w:sz w:val="20"/>
                <w:szCs w:val="20"/>
              </w:rPr>
              <w:t>57</w:t>
            </w:r>
          </w:p>
        </w:tc>
        <w:tc>
          <w:tcPr>
            <w:tcW w:w="1039" w:type="dxa"/>
            <w:shd w:val="clear" w:color="auto" w:fill="auto"/>
            <w:noWrap/>
            <w:vAlign w:val="center"/>
            <w:hideMark/>
          </w:tcPr>
          <w:p w14:paraId="4FE5CFBF" w14:textId="77777777" w:rsidR="00026A7E" w:rsidRPr="000E04B4" w:rsidRDefault="00026A7E" w:rsidP="0091358C">
            <w:pPr>
              <w:spacing w:line="280" w:lineRule="atLeast"/>
              <w:jc w:val="center"/>
              <w:rPr>
                <w:color w:val="000000"/>
                <w:sz w:val="20"/>
                <w:szCs w:val="20"/>
              </w:rPr>
            </w:pPr>
            <w:r w:rsidRPr="000E04B4">
              <w:rPr>
                <w:color w:val="000000"/>
                <w:sz w:val="20"/>
                <w:szCs w:val="20"/>
              </w:rPr>
              <w:t>이수연</w:t>
            </w:r>
          </w:p>
        </w:tc>
        <w:tc>
          <w:tcPr>
            <w:tcW w:w="2410" w:type="dxa"/>
            <w:shd w:val="clear" w:color="auto" w:fill="auto"/>
            <w:noWrap/>
            <w:vAlign w:val="center"/>
            <w:hideMark/>
          </w:tcPr>
          <w:p w14:paraId="3E5FB871"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디자인실</w:t>
            </w:r>
            <w:r w:rsidRPr="000E04B4">
              <w:rPr>
                <w:color w:val="000000"/>
                <w:sz w:val="20"/>
                <w:szCs w:val="20"/>
              </w:rPr>
              <w:t xml:space="preserve"> /</w:t>
            </w:r>
            <w:proofErr w:type="gramEnd"/>
            <w:r w:rsidRPr="000E04B4">
              <w:rPr>
                <w:color w:val="000000"/>
                <w:sz w:val="20"/>
                <w:szCs w:val="20"/>
              </w:rPr>
              <w:t xml:space="preserve"> </w:t>
            </w:r>
            <w:r w:rsidRPr="000E04B4">
              <w:rPr>
                <w:color w:val="000000"/>
                <w:sz w:val="20"/>
                <w:szCs w:val="20"/>
              </w:rPr>
              <w:t>침실상품부</w:t>
            </w:r>
            <w:r w:rsidRPr="000E04B4">
              <w:rPr>
                <w:color w:val="000000"/>
                <w:sz w:val="20"/>
                <w:szCs w:val="20"/>
              </w:rPr>
              <w:t xml:space="preserve"> / </w:t>
            </w:r>
            <w:r w:rsidRPr="000E04B4">
              <w:rPr>
                <w:color w:val="000000"/>
                <w:sz w:val="20"/>
                <w:szCs w:val="20"/>
              </w:rPr>
              <w:t>수납가구팀</w:t>
            </w:r>
          </w:p>
        </w:tc>
        <w:tc>
          <w:tcPr>
            <w:tcW w:w="1418" w:type="dxa"/>
            <w:shd w:val="clear" w:color="auto" w:fill="auto"/>
            <w:noWrap/>
            <w:vAlign w:val="center"/>
            <w:hideMark/>
          </w:tcPr>
          <w:p w14:paraId="793389A9" w14:textId="77777777" w:rsidR="00026A7E" w:rsidRPr="000E04B4" w:rsidRDefault="00026A7E" w:rsidP="0091358C">
            <w:pPr>
              <w:spacing w:line="280" w:lineRule="atLeast"/>
              <w:jc w:val="center"/>
              <w:rPr>
                <w:color w:val="000000"/>
                <w:sz w:val="20"/>
                <w:szCs w:val="20"/>
              </w:rPr>
            </w:pPr>
            <w:r w:rsidRPr="000E04B4">
              <w:rPr>
                <w:color w:val="000000"/>
                <w:sz w:val="20"/>
                <w:szCs w:val="20"/>
              </w:rPr>
              <w:t>2021-04-02</w:t>
            </w:r>
          </w:p>
        </w:tc>
        <w:tc>
          <w:tcPr>
            <w:tcW w:w="3685" w:type="dxa"/>
            <w:shd w:val="clear" w:color="auto" w:fill="auto"/>
            <w:vAlign w:val="center"/>
            <w:hideMark/>
          </w:tcPr>
          <w:p w14:paraId="49350497" w14:textId="77777777" w:rsidR="00026A7E" w:rsidRPr="000E04B4" w:rsidRDefault="00026A7E" w:rsidP="0091358C">
            <w:pPr>
              <w:spacing w:line="280" w:lineRule="atLeast"/>
              <w:jc w:val="center"/>
              <w:rPr>
                <w:color w:val="000000"/>
                <w:sz w:val="20"/>
                <w:szCs w:val="20"/>
              </w:rPr>
            </w:pPr>
            <w:r w:rsidRPr="000E04B4">
              <w:rPr>
                <w:color w:val="000000"/>
                <w:sz w:val="20"/>
                <w:szCs w:val="20"/>
              </w:rPr>
              <w:t>방배사옥</w:t>
            </w:r>
            <w:r w:rsidRPr="000E04B4">
              <w:rPr>
                <w:color w:val="000000"/>
                <w:sz w:val="20"/>
                <w:szCs w:val="20"/>
              </w:rPr>
              <w:t xml:space="preserve"> </w:t>
            </w:r>
            <w:r w:rsidRPr="000E04B4">
              <w:rPr>
                <w:color w:val="000000"/>
                <w:sz w:val="20"/>
                <w:szCs w:val="20"/>
              </w:rPr>
              <w:t>지하</w:t>
            </w:r>
            <w:r w:rsidRPr="000E04B4">
              <w:rPr>
                <w:color w:val="000000"/>
                <w:sz w:val="20"/>
                <w:szCs w:val="20"/>
              </w:rPr>
              <w:t xml:space="preserve"> 1</w:t>
            </w:r>
            <w:r w:rsidRPr="000E04B4">
              <w:rPr>
                <w:color w:val="000000"/>
                <w:sz w:val="20"/>
                <w:szCs w:val="20"/>
              </w:rPr>
              <w:t>층</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중층</w:t>
            </w:r>
          </w:p>
        </w:tc>
        <w:tc>
          <w:tcPr>
            <w:tcW w:w="5356" w:type="dxa"/>
            <w:shd w:val="clear" w:color="auto" w:fill="auto"/>
            <w:vAlign w:val="center"/>
            <w:hideMark/>
          </w:tcPr>
          <w:p w14:paraId="11FDF9C9" w14:textId="77777777" w:rsidR="00026A7E" w:rsidRPr="000E04B4" w:rsidRDefault="00026A7E" w:rsidP="0091358C">
            <w:pPr>
              <w:spacing w:line="280" w:lineRule="atLeast"/>
              <w:jc w:val="left"/>
              <w:rPr>
                <w:color w:val="000000"/>
                <w:sz w:val="20"/>
                <w:szCs w:val="20"/>
              </w:rPr>
            </w:pPr>
            <w:r w:rsidRPr="000E04B4">
              <w:rPr>
                <w:color w:val="000000"/>
                <w:sz w:val="20"/>
                <w:szCs w:val="20"/>
              </w:rPr>
              <w:t>지하</w:t>
            </w:r>
            <w:r w:rsidRPr="000E04B4">
              <w:rPr>
                <w:color w:val="000000"/>
                <w:sz w:val="20"/>
                <w:szCs w:val="20"/>
              </w:rPr>
              <w:t xml:space="preserve"> </w:t>
            </w:r>
            <w:proofErr w:type="spellStart"/>
            <w:r w:rsidRPr="000E04B4">
              <w:rPr>
                <w:color w:val="000000"/>
                <w:sz w:val="20"/>
                <w:szCs w:val="20"/>
              </w:rPr>
              <w:t>품평장</w:t>
            </w:r>
            <w:proofErr w:type="spellEnd"/>
            <w:r w:rsidRPr="000E04B4">
              <w:rPr>
                <w:color w:val="000000"/>
                <w:sz w:val="20"/>
                <w:szCs w:val="20"/>
              </w:rPr>
              <w:t xml:space="preserve"> </w:t>
            </w:r>
            <w:r w:rsidRPr="000E04B4">
              <w:rPr>
                <w:color w:val="000000"/>
                <w:sz w:val="20"/>
                <w:szCs w:val="20"/>
              </w:rPr>
              <w:t>보관샘플</w:t>
            </w:r>
            <w:r w:rsidRPr="000E04B4">
              <w:rPr>
                <w:color w:val="000000"/>
                <w:sz w:val="20"/>
                <w:szCs w:val="20"/>
              </w:rPr>
              <w:t xml:space="preserve"> </w:t>
            </w:r>
            <w:r w:rsidRPr="000E04B4">
              <w:rPr>
                <w:color w:val="000000"/>
                <w:sz w:val="20"/>
                <w:szCs w:val="20"/>
              </w:rPr>
              <w:t>확인</w:t>
            </w:r>
            <w:r w:rsidRPr="000E04B4">
              <w:rPr>
                <w:color w:val="000000"/>
                <w:sz w:val="20"/>
                <w:szCs w:val="20"/>
              </w:rPr>
              <w:t xml:space="preserve"> </w:t>
            </w:r>
            <w:r w:rsidRPr="000E04B4">
              <w:rPr>
                <w:color w:val="000000"/>
                <w:sz w:val="20"/>
                <w:szCs w:val="20"/>
              </w:rPr>
              <w:t>및</w:t>
            </w:r>
            <w:r w:rsidRPr="000E04B4">
              <w:rPr>
                <w:color w:val="000000"/>
                <w:sz w:val="20"/>
                <w:szCs w:val="20"/>
              </w:rPr>
              <w:t xml:space="preserve"> </w:t>
            </w:r>
            <w:r w:rsidRPr="000E04B4">
              <w:rPr>
                <w:color w:val="000000"/>
                <w:sz w:val="20"/>
                <w:szCs w:val="20"/>
              </w:rPr>
              <w:t>꺼내던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상부제품과</w:t>
            </w:r>
            <w:r w:rsidRPr="000E04B4">
              <w:rPr>
                <w:color w:val="000000"/>
                <w:sz w:val="20"/>
                <w:szCs w:val="20"/>
              </w:rPr>
              <w:t xml:space="preserve"> </w:t>
            </w:r>
            <w:r w:rsidRPr="000E04B4">
              <w:rPr>
                <w:color w:val="000000"/>
                <w:sz w:val="20"/>
                <w:szCs w:val="20"/>
              </w:rPr>
              <w:t>같이</w:t>
            </w:r>
            <w:r w:rsidRPr="000E04B4">
              <w:rPr>
                <w:color w:val="000000"/>
                <w:sz w:val="20"/>
                <w:szCs w:val="20"/>
              </w:rPr>
              <w:t xml:space="preserve"> </w:t>
            </w:r>
            <w:r w:rsidRPr="000E04B4">
              <w:rPr>
                <w:color w:val="000000"/>
                <w:sz w:val="20"/>
                <w:szCs w:val="20"/>
              </w:rPr>
              <w:t>중간에</w:t>
            </w:r>
            <w:r w:rsidRPr="000E04B4">
              <w:rPr>
                <w:color w:val="000000"/>
                <w:sz w:val="20"/>
                <w:szCs w:val="20"/>
              </w:rPr>
              <w:t xml:space="preserve"> </w:t>
            </w:r>
            <w:r w:rsidRPr="000E04B4">
              <w:rPr>
                <w:color w:val="000000"/>
                <w:sz w:val="20"/>
                <w:szCs w:val="20"/>
              </w:rPr>
              <w:t>있던</w:t>
            </w:r>
            <w:r w:rsidRPr="000E04B4">
              <w:rPr>
                <w:color w:val="000000"/>
                <w:sz w:val="20"/>
                <w:szCs w:val="20"/>
              </w:rPr>
              <w:t xml:space="preserve"> </w:t>
            </w:r>
            <w:r w:rsidRPr="000E04B4">
              <w:rPr>
                <w:color w:val="000000"/>
                <w:sz w:val="20"/>
                <w:szCs w:val="20"/>
              </w:rPr>
              <w:t>작은</w:t>
            </w:r>
            <w:r w:rsidRPr="000E04B4">
              <w:rPr>
                <w:color w:val="000000"/>
                <w:sz w:val="20"/>
                <w:szCs w:val="20"/>
              </w:rPr>
              <w:t xml:space="preserve"> </w:t>
            </w:r>
            <w:r w:rsidRPr="000E04B4">
              <w:rPr>
                <w:color w:val="000000"/>
                <w:sz w:val="20"/>
                <w:szCs w:val="20"/>
              </w:rPr>
              <w:t>테이블이</w:t>
            </w:r>
            <w:r w:rsidRPr="000E04B4">
              <w:rPr>
                <w:color w:val="000000"/>
                <w:sz w:val="20"/>
                <w:szCs w:val="20"/>
              </w:rPr>
              <w:t xml:space="preserve"> </w:t>
            </w:r>
            <w:r w:rsidRPr="000E04B4">
              <w:rPr>
                <w:color w:val="000000"/>
                <w:sz w:val="20"/>
                <w:szCs w:val="20"/>
              </w:rPr>
              <w:t>하락하며</w:t>
            </w:r>
            <w:r w:rsidRPr="000E04B4">
              <w:rPr>
                <w:color w:val="000000"/>
                <w:sz w:val="20"/>
                <w:szCs w:val="20"/>
              </w:rPr>
              <w:t xml:space="preserve"> </w:t>
            </w:r>
            <w:r w:rsidRPr="000E04B4">
              <w:rPr>
                <w:color w:val="000000"/>
                <w:sz w:val="20"/>
                <w:szCs w:val="20"/>
              </w:rPr>
              <w:t>왼쪽</w:t>
            </w:r>
            <w:r w:rsidRPr="000E04B4">
              <w:rPr>
                <w:color w:val="000000"/>
                <w:sz w:val="20"/>
                <w:szCs w:val="20"/>
              </w:rPr>
              <w:t xml:space="preserve"> </w:t>
            </w:r>
            <w:r w:rsidRPr="000E04B4">
              <w:rPr>
                <w:color w:val="000000"/>
                <w:sz w:val="20"/>
                <w:szCs w:val="20"/>
              </w:rPr>
              <w:t>발등을</w:t>
            </w:r>
            <w:r w:rsidRPr="000E04B4">
              <w:rPr>
                <w:color w:val="000000"/>
                <w:sz w:val="20"/>
                <w:szCs w:val="20"/>
              </w:rPr>
              <w:t xml:space="preserve"> </w:t>
            </w:r>
            <w:r w:rsidRPr="000E04B4">
              <w:rPr>
                <w:color w:val="000000"/>
                <w:sz w:val="20"/>
                <w:szCs w:val="20"/>
              </w:rPr>
              <w:t>찍음</w:t>
            </w:r>
            <w:r w:rsidRPr="000E04B4">
              <w:rPr>
                <w:color w:val="000000"/>
                <w:sz w:val="20"/>
                <w:szCs w:val="20"/>
              </w:rPr>
              <w:t>(</w:t>
            </w:r>
            <w:r w:rsidRPr="000E04B4">
              <w:rPr>
                <w:color w:val="000000"/>
                <w:sz w:val="20"/>
                <w:szCs w:val="20"/>
              </w:rPr>
              <w:t>복합골절</w:t>
            </w:r>
            <w:r w:rsidRPr="000E04B4">
              <w:rPr>
                <w:color w:val="000000"/>
                <w:sz w:val="20"/>
                <w:szCs w:val="20"/>
              </w:rPr>
              <w:t>)</w:t>
            </w:r>
          </w:p>
        </w:tc>
      </w:tr>
      <w:tr w:rsidR="00026A7E" w:rsidRPr="00CB2B3F" w14:paraId="1FBAEC73" w14:textId="77777777" w:rsidTr="0091358C">
        <w:trPr>
          <w:cantSplit/>
          <w:trHeight w:val="340"/>
        </w:trPr>
        <w:tc>
          <w:tcPr>
            <w:tcW w:w="662" w:type="dxa"/>
            <w:shd w:val="clear" w:color="auto" w:fill="F2F2F2" w:themeFill="background1" w:themeFillShade="F2"/>
            <w:noWrap/>
            <w:vAlign w:val="center"/>
            <w:hideMark/>
          </w:tcPr>
          <w:p w14:paraId="40F19873" w14:textId="77777777" w:rsidR="00026A7E" w:rsidRPr="000E04B4" w:rsidRDefault="00026A7E" w:rsidP="0091358C">
            <w:pPr>
              <w:spacing w:line="280" w:lineRule="atLeast"/>
              <w:jc w:val="center"/>
              <w:rPr>
                <w:color w:val="000000"/>
                <w:sz w:val="20"/>
                <w:szCs w:val="20"/>
              </w:rPr>
            </w:pPr>
            <w:r w:rsidRPr="000E04B4">
              <w:rPr>
                <w:color w:val="000000"/>
                <w:sz w:val="20"/>
                <w:szCs w:val="20"/>
              </w:rPr>
              <w:t>58</w:t>
            </w:r>
          </w:p>
        </w:tc>
        <w:tc>
          <w:tcPr>
            <w:tcW w:w="1039" w:type="dxa"/>
            <w:shd w:val="clear" w:color="auto" w:fill="auto"/>
            <w:noWrap/>
            <w:vAlign w:val="center"/>
            <w:hideMark/>
          </w:tcPr>
          <w:p w14:paraId="0F725317" w14:textId="77777777" w:rsidR="00026A7E" w:rsidRPr="000E04B4" w:rsidRDefault="00026A7E" w:rsidP="0091358C">
            <w:pPr>
              <w:spacing w:line="280" w:lineRule="atLeast"/>
              <w:jc w:val="center"/>
              <w:rPr>
                <w:color w:val="000000"/>
                <w:sz w:val="20"/>
                <w:szCs w:val="20"/>
              </w:rPr>
            </w:pPr>
            <w:r w:rsidRPr="000E04B4">
              <w:rPr>
                <w:color w:val="000000"/>
                <w:sz w:val="20"/>
                <w:szCs w:val="20"/>
              </w:rPr>
              <w:t>강인구</w:t>
            </w:r>
          </w:p>
        </w:tc>
        <w:tc>
          <w:tcPr>
            <w:tcW w:w="2410" w:type="dxa"/>
            <w:shd w:val="clear" w:color="auto" w:fill="auto"/>
            <w:noWrap/>
            <w:vAlign w:val="center"/>
            <w:hideMark/>
          </w:tcPr>
          <w:p w14:paraId="2FEA4EA1"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리하우스사업본부</w:t>
            </w:r>
            <w:r w:rsidRPr="000E04B4">
              <w:rPr>
                <w:color w:val="000000"/>
                <w:sz w:val="20"/>
                <w:szCs w:val="20"/>
              </w:rPr>
              <w:t xml:space="preserve"> /</w:t>
            </w:r>
            <w:proofErr w:type="gramEnd"/>
            <w:r w:rsidRPr="000E04B4">
              <w:rPr>
                <w:color w:val="000000"/>
                <w:sz w:val="20"/>
                <w:szCs w:val="20"/>
              </w:rPr>
              <w:t xml:space="preserve"> RH</w:t>
            </w:r>
            <w:r w:rsidRPr="000E04B4">
              <w:rPr>
                <w:color w:val="000000"/>
                <w:sz w:val="20"/>
                <w:szCs w:val="20"/>
              </w:rPr>
              <w:t>지원부</w:t>
            </w:r>
            <w:r w:rsidRPr="000E04B4">
              <w:rPr>
                <w:color w:val="000000"/>
                <w:sz w:val="20"/>
                <w:szCs w:val="20"/>
              </w:rPr>
              <w:t xml:space="preserve"> / RH</w:t>
            </w:r>
            <w:r w:rsidRPr="000E04B4">
              <w:rPr>
                <w:color w:val="000000"/>
                <w:sz w:val="20"/>
                <w:szCs w:val="20"/>
              </w:rPr>
              <w:t>교육팀</w:t>
            </w:r>
            <w:r w:rsidRPr="000E04B4">
              <w:rPr>
                <w:color w:val="000000"/>
                <w:sz w:val="20"/>
                <w:szCs w:val="20"/>
              </w:rPr>
              <w:t xml:space="preserve"> / RH</w:t>
            </w:r>
            <w:r w:rsidRPr="000E04B4">
              <w:rPr>
                <w:color w:val="000000"/>
                <w:sz w:val="20"/>
                <w:szCs w:val="20"/>
              </w:rPr>
              <w:t>입문교육파트</w:t>
            </w:r>
          </w:p>
        </w:tc>
        <w:tc>
          <w:tcPr>
            <w:tcW w:w="1418" w:type="dxa"/>
            <w:shd w:val="clear" w:color="auto" w:fill="auto"/>
            <w:noWrap/>
            <w:vAlign w:val="center"/>
            <w:hideMark/>
          </w:tcPr>
          <w:p w14:paraId="4AD755F2" w14:textId="77777777" w:rsidR="00026A7E" w:rsidRPr="000E04B4" w:rsidRDefault="00026A7E" w:rsidP="0091358C">
            <w:pPr>
              <w:spacing w:line="280" w:lineRule="atLeast"/>
              <w:jc w:val="center"/>
              <w:rPr>
                <w:color w:val="000000"/>
                <w:sz w:val="20"/>
                <w:szCs w:val="20"/>
              </w:rPr>
            </w:pPr>
            <w:r w:rsidRPr="000E04B4">
              <w:rPr>
                <w:color w:val="000000"/>
                <w:sz w:val="20"/>
                <w:szCs w:val="20"/>
              </w:rPr>
              <w:t>2021-04-19</w:t>
            </w:r>
          </w:p>
        </w:tc>
        <w:tc>
          <w:tcPr>
            <w:tcW w:w="3685" w:type="dxa"/>
            <w:shd w:val="clear" w:color="auto" w:fill="auto"/>
            <w:vAlign w:val="center"/>
            <w:hideMark/>
          </w:tcPr>
          <w:p w14:paraId="42090E7D" w14:textId="77777777" w:rsidR="00026A7E" w:rsidRPr="000E04B4" w:rsidRDefault="00026A7E" w:rsidP="0091358C">
            <w:pPr>
              <w:spacing w:line="280" w:lineRule="atLeast"/>
              <w:jc w:val="center"/>
              <w:rPr>
                <w:color w:val="000000"/>
                <w:sz w:val="20"/>
                <w:szCs w:val="20"/>
              </w:rPr>
            </w:pPr>
            <w:r w:rsidRPr="000E04B4">
              <w:rPr>
                <w:color w:val="000000"/>
                <w:sz w:val="20"/>
                <w:szCs w:val="20"/>
              </w:rPr>
              <w:t>대전</w:t>
            </w:r>
            <w:r w:rsidRPr="000E04B4">
              <w:rPr>
                <w:color w:val="000000"/>
                <w:sz w:val="20"/>
                <w:szCs w:val="20"/>
              </w:rPr>
              <w:t xml:space="preserve"> </w:t>
            </w:r>
            <w:proofErr w:type="spellStart"/>
            <w:r w:rsidRPr="000E04B4">
              <w:rPr>
                <w:color w:val="000000"/>
                <w:sz w:val="20"/>
                <w:szCs w:val="20"/>
              </w:rPr>
              <w:t>신탄진</w:t>
            </w:r>
            <w:proofErr w:type="spellEnd"/>
            <w:r w:rsidRPr="000E04B4">
              <w:rPr>
                <w:color w:val="000000"/>
                <w:sz w:val="20"/>
                <w:szCs w:val="20"/>
              </w:rPr>
              <w:t xml:space="preserve"> </w:t>
            </w:r>
            <w:proofErr w:type="spellStart"/>
            <w:r w:rsidRPr="000E04B4">
              <w:rPr>
                <w:color w:val="000000"/>
                <w:sz w:val="20"/>
                <w:szCs w:val="20"/>
              </w:rPr>
              <w:t>덤바위</w:t>
            </w:r>
            <w:proofErr w:type="spellEnd"/>
            <w:r w:rsidRPr="000E04B4">
              <w:rPr>
                <w:color w:val="000000"/>
                <w:sz w:val="20"/>
                <w:szCs w:val="20"/>
              </w:rPr>
              <w:t xml:space="preserve"> </w:t>
            </w:r>
            <w:r w:rsidRPr="000E04B4">
              <w:rPr>
                <w:color w:val="000000"/>
                <w:sz w:val="20"/>
                <w:szCs w:val="20"/>
              </w:rPr>
              <w:t>삼거리</w:t>
            </w:r>
          </w:p>
        </w:tc>
        <w:tc>
          <w:tcPr>
            <w:tcW w:w="5356" w:type="dxa"/>
            <w:shd w:val="clear" w:color="auto" w:fill="auto"/>
            <w:vAlign w:val="center"/>
            <w:hideMark/>
          </w:tcPr>
          <w:p w14:paraId="707DA8A0" w14:textId="77777777" w:rsidR="00026A7E" w:rsidRPr="000E04B4" w:rsidRDefault="00026A7E" w:rsidP="0091358C">
            <w:pPr>
              <w:spacing w:line="280" w:lineRule="atLeast"/>
              <w:jc w:val="left"/>
              <w:rPr>
                <w:color w:val="000000"/>
                <w:sz w:val="20"/>
                <w:szCs w:val="20"/>
              </w:rPr>
            </w:pPr>
            <w:r w:rsidRPr="000E04B4">
              <w:rPr>
                <w:color w:val="000000"/>
                <w:sz w:val="20"/>
                <w:szCs w:val="20"/>
              </w:rPr>
              <w:t>신입</w:t>
            </w:r>
            <w:r w:rsidRPr="000E04B4">
              <w:rPr>
                <w:color w:val="000000"/>
                <w:sz w:val="20"/>
                <w:szCs w:val="20"/>
              </w:rPr>
              <w:t>RD25</w:t>
            </w:r>
            <w:r w:rsidRPr="000E04B4">
              <w:rPr>
                <w:color w:val="000000"/>
                <w:sz w:val="20"/>
                <w:szCs w:val="20"/>
              </w:rPr>
              <w:t>기</w:t>
            </w:r>
            <w:r w:rsidRPr="000E04B4">
              <w:rPr>
                <w:color w:val="000000"/>
                <w:sz w:val="20"/>
                <w:szCs w:val="20"/>
              </w:rPr>
              <w:t xml:space="preserve"> </w:t>
            </w:r>
            <w:r w:rsidRPr="000E04B4">
              <w:rPr>
                <w:color w:val="000000"/>
                <w:sz w:val="20"/>
                <w:szCs w:val="20"/>
              </w:rPr>
              <w:t>교육을</w:t>
            </w:r>
            <w:r w:rsidRPr="000E04B4">
              <w:rPr>
                <w:color w:val="000000"/>
                <w:sz w:val="20"/>
                <w:szCs w:val="20"/>
              </w:rPr>
              <w:t xml:space="preserve"> </w:t>
            </w:r>
            <w:r w:rsidRPr="000E04B4">
              <w:rPr>
                <w:color w:val="000000"/>
                <w:sz w:val="20"/>
                <w:szCs w:val="20"/>
              </w:rPr>
              <w:t>위해</w:t>
            </w:r>
            <w:r w:rsidRPr="000E04B4">
              <w:rPr>
                <w:color w:val="000000"/>
                <w:sz w:val="20"/>
                <w:szCs w:val="20"/>
              </w:rPr>
              <w:t xml:space="preserve"> </w:t>
            </w:r>
            <w:r w:rsidRPr="000E04B4">
              <w:rPr>
                <w:color w:val="000000"/>
                <w:sz w:val="20"/>
                <w:szCs w:val="20"/>
              </w:rPr>
              <w:t>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11:50</w:t>
            </w:r>
            <w:r w:rsidRPr="000E04B4">
              <w:rPr>
                <w:color w:val="000000"/>
                <w:sz w:val="20"/>
                <w:szCs w:val="20"/>
              </w:rPr>
              <w:t>분경</w:t>
            </w:r>
            <w:r w:rsidRPr="000E04B4">
              <w:rPr>
                <w:color w:val="000000"/>
                <w:sz w:val="20"/>
                <w:szCs w:val="20"/>
              </w:rPr>
              <w:t xml:space="preserve"> </w:t>
            </w:r>
            <w:proofErr w:type="spellStart"/>
            <w:r w:rsidRPr="000E04B4">
              <w:rPr>
                <w:color w:val="000000"/>
                <w:sz w:val="20"/>
                <w:szCs w:val="20"/>
              </w:rPr>
              <w:t>신탄진</w:t>
            </w:r>
            <w:proofErr w:type="spellEnd"/>
            <w:r w:rsidRPr="000E04B4">
              <w:rPr>
                <w:color w:val="000000"/>
                <w:sz w:val="20"/>
                <w:szCs w:val="20"/>
              </w:rPr>
              <w:t xml:space="preserve"> </w:t>
            </w:r>
            <w:proofErr w:type="spellStart"/>
            <w:r w:rsidRPr="000E04B4">
              <w:rPr>
                <w:color w:val="000000"/>
                <w:sz w:val="20"/>
                <w:szCs w:val="20"/>
              </w:rPr>
              <w:t>덤바위</w:t>
            </w:r>
            <w:proofErr w:type="spellEnd"/>
            <w:r w:rsidRPr="000E04B4">
              <w:rPr>
                <w:color w:val="000000"/>
                <w:sz w:val="20"/>
                <w:szCs w:val="20"/>
              </w:rPr>
              <w:t xml:space="preserve"> </w:t>
            </w:r>
            <w:r w:rsidRPr="000E04B4">
              <w:rPr>
                <w:color w:val="000000"/>
                <w:sz w:val="20"/>
                <w:szCs w:val="20"/>
              </w:rPr>
              <w:t>삼거리에서</w:t>
            </w:r>
            <w:r w:rsidRPr="000E04B4">
              <w:rPr>
                <w:color w:val="000000"/>
                <w:sz w:val="20"/>
                <w:szCs w:val="20"/>
              </w:rPr>
              <w:t xml:space="preserve"> </w:t>
            </w:r>
            <w:r w:rsidRPr="000E04B4">
              <w:rPr>
                <w:color w:val="000000"/>
                <w:sz w:val="20"/>
                <w:szCs w:val="20"/>
              </w:rPr>
              <w:t>신호가</w:t>
            </w:r>
            <w:r w:rsidRPr="000E04B4">
              <w:rPr>
                <w:color w:val="000000"/>
                <w:sz w:val="20"/>
                <w:szCs w:val="20"/>
              </w:rPr>
              <w:t xml:space="preserve"> </w:t>
            </w:r>
            <w:r w:rsidRPr="000E04B4">
              <w:rPr>
                <w:color w:val="000000"/>
                <w:sz w:val="20"/>
                <w:szCs w:val="20"/>
              </w:rPr>
              <w:t>바뀌는</w:t>
            </w:r>
            <w:r w:rsidRPr="000E04B4">
              <w:rPr>
                <w:color w:val="000000"/>
                <w:sz w:val="20"/>
                <w:szCs w:val="20"/>
              </w:rPr>
              <w:t xml:space="preserve"> </w:t>
            </w:r>
            <w:r w:rsidRPr="000E04B4">
              <w:rPr>
                <w:color w:val="000000"/>
                <w:sz w:val="20"/>
                <w:szCs w:val="20"/>
              </w:rPr>
              <w:t>사이</w:t>
            </w:r>
            <w:r w:rsidRPr="000E04B4">
              <w:rPr>
                <w:color w:val="000000"/>
                <w:sz w:val="20"/>
                <w:szCs w:val="20"/>
              </w:rPr>
              <w:t xml:space="preserve"> </w:t>
            </w:r>
            <w:r w:rsidRPr="000E04B4">
              <w:rPr>
                <w:color w:val="000000"/>
                <w:sz w:val="20"/>
                <w:szCs w:val="20"/>
              </w:rPr>
              <w:t>전방주시태만으로</w:t>
            </w:r>
            <w:r w:rsidRPr="000E04B4">
              <w:rPr>
                <w:color w:val="000000"/>
                <w:sz w:val="20"/>
                <w:szCs w:val="20"/>
              </w:rPr>
              <w:t xml:space="preserve"> </w:t>
            </w:r>
            <w:r w:rsidRPr="000E04B4">
              <w:rPr>
                <w:color w:val="000000"/>
                <w:sz w:val="20"/>
                <w:szCs w:val="20"/>
              </w:rPr>
              <w:t>앞차를</w:t>
            </w:r>
            <w:r w:rsidRPr="000E04B4">
              <w:rPr>
                <w:color w:val="000000"/>
                <w:sz w:val="20"/>
                <w:szCs w:val="20"/>
              </w:rPr>
              <w:t xml:space="preserve"> </w:t>
            </w:r>
            <w:r w:rsidRPr="000E04B4">
              <w:rPr>
                <w:color w:val="000000"/>
                <w:sz w:val="20"/>
                <w:szCs w:val="20"/>
              </w:rPr>
              <w:t>보고</w:t>
            </w:r>
            <w:r w:rsidRPr="000E04B4">
              <w:rPr>
                <w:color w:val="000000"/>
                <w:sz w:val="20"/>
                <w:szCs w:val="20"/>
              </w:rPr>
              <w:t xml:space="preserve"> </w:t>
            </w:r>
            <w:r w:rsidRPr="000E04B4">
              <w:rPr>
                <w:color w:val="000000"/>
                <w:sz w:val="20"/>
                <w:szCs w:val="20"/>
              </w:rPr>
              <w:t>주행하는</w:t>
            </w:r>
            <w:r w:rsidRPr="000E04B4">
              <w:rPr>
                <w:color w:val="000000"/>
                <w:sz w:val="20"/>
                <w:szCs w:val="20"/>
              </w:rPr>
              <w:t xml:space="preserve"> </w:t>
            </w:r>
            <w:r w:rsidRPr="000E04B4">
              <w:rPr>
                <w:color w:val="000000"/>
                <w:sz w:val="20"/>
                <w:szCs w:val="20"/>
              </w:rPr>
              <w:t>사이</w:t>
            </w:r>
            <w:r w:rsidRPr="000E04B4">
              <w:rPr>
                <w:color w:val="000000"/>
                <w:sz w:val="20"/>
                <w:szCs w:val="20"/>
              </w:rPr>
              <w:t xml:space="preserve"> </w:t>
            </w:r>
            <w:r w:rsidRPr="000E04B4">
              <w:rPr>
                <w:color w:val="000000"/>
                <w:sz w:val="20"/>
                <w:szCs w:val="20"/>
              </w:rPr>
              <w:t>교차로에</w:t>
            </w:r>
            <w:r w:rsidRPr="000E04B4">
              <w:rPr>
                <w:color w:val="000000"/>
                <w:sz w:val="20"/>
                <w:szCs w:val="20"/>
              </w:rPr>
              <w:t xml:space="preserve"> </w:t>
            </w:r>
            <w:r w:rsidRPr="000E04B4">
              <w:rPr>
                <w:color w:val="000000"/>
                <w:sz w:val="20"/>
                <w:szCs w:val="20"/>
              </w:rPr>
              <w:t>진입한</w:t>
            </w:r>
            <w:r w:rsidRPr="000E04B4">
              <w:rPr>
                <w:color w:val="000000"/>
                <w:sz w:val="20"/>
                <w:szCs w:val="20"/>
              </w:rPr>
              <w:t xml:space="preserve"> </w:t>
            </w:r>
            <w:r w:rsidRPr="000E04B4">
              <w:rPr>
                <w:color w:val="000000"/>
                <w:sz w:val="20"/>
                <w:szCs w:val="20"/>
              </w:rPr>
              <w:t>좌회전</w:t>
            </w:r>
            <w:r w:rsidRPr="000E04B4">
              <w:rPr>
                <w:color w:val="000000"/>
                <w:sz w:val="20"/>
                <w:szCs w:val="20"/>
              </w:rPr>
              <w:t xml:space="preserve"> </w:t>
            </w:r>
            <w:r w:rsidRPr="000E04B4">
              <w:rPr>
                <w:color w:val="000000"/>
                <w:sz w:val="20"/>
                <w:szCs w:val="20"/>
              </w:rPr>
              <w:t>차량과</w:t>
            </w:r>
            <w:r w:rsidRPr="000E04B4">
              <w:rPr>
                <w:color w:val="000000"/>
                <w:sz w:val="20"/>
                <w:szCs w:val="20"/>
              </w:rPr>
              <w:t xml:space="preserve"> </w:t>
            </w:r>
            <w:r w:rsidRPr="000E04B4">
              <w:rPr>
                <w:color w:val="000000"/>
                <w:sz w:val="20"/>
                <w:szCs w:val="20"/>
              </w:rPr>
              <w:t>추돌</w:t>
            </w:r>
          </w:p>
        </w:tc>
      </w:tr>
      <w:tr w:rsidR="00026A7E" w:rsidRPr="00CB2B3F" w14:paraId="2532CD0E" w14:textId="77777777" w:rsidTr="0091358C">
        <w:trPr>
          <w:cantSplit/>
          <w:trHeight w:val="340"/>
        </w:trPr>
        <w:tc>
          <w:tcPr>
            <w:tcW w:w="662" w:type="dxa"/>
            <w:shd w:val="clear" w:color="auto" w:fill="F2F2F2" w:themeFill="background1" w:themeFillShade="F2"/>
            <w:noWrap/>
            <w:vAlign w:val="center"/>
            <w:hideMark/>
          </w:tcPr>
          <w:p w14:paraId="610DC806" w14:textId="77777777" w:rsidR="00026A7E" w:rsidRPr="000E04B4" w:rsidRDefault="00026A7E" w:rsidP="0091358C">
            <w:pPr>
              <w:spacing w:line="280" w:lineRule="atLeast"/>
              <w:jc w:val="center"/>
              <w:rPr>
                <w:color w:val="000000"/>
                <w:sz w:val="20"/>
                <w:szCs w:val="20"/>
              </w:rPr>
            </w:pPr>
            <w:r w:rsidRPr="000E04B4">
              <w:rPr>
                <w:color w:val="000000"/>
                <w:sz w:val="20"/>
                <w:szCs w:val="20"/>
              </w:rPr>
              <w:t>59</w:t>
            </w:r>
          </w:p>
        </w:tc>
        <w:tc>
          <w:tcPr>
            <w:tcW w:w="1039" w:type="dxa"/>
            <w:shd w:val="clear" w:color="auto" w:fill="auto"/>
            <w:noWrap/>
            <w:vAlign w:val="center"/>
            <w:hideMark/>
          </w:tcPr>
          <w:p w14:paraId="68BF7C9F" w14:textId="77777777" w:rsidR="00026A7E" w:rsidRPr="000E04B4" w:rsidRDefault="00026A7E" w:rsidP="0091358C">
            <w:pPr>
              <w:spacing w:line="280" w:lineRule="atLeast"/>
              <w:jc w:val="center"/>
              <w:rPr>
                <w:color w:val="000000"/>
                <w:sz w:val="20"/>
                <w:szCs w:val="20"/>
              </w:rPr>
            </w:pPr>
            <w:r w:rsidRPr="000E04B4">
              <w:rPr>
                <w:color w:val="000000"/>
                <w:sz w:val="20"/>
                <w:szCs w:val="20"/>
              </w:rPr>
              <w:t>조성진</w:t>
            </w:r>
          </w:p>
        </w:tc>
        <w:tc>
          <w:tcPr>
            <w:tcW w:w="2410" w:type="dxa"/>
            <w:shd w:val="clear" w:color="auto" w:fill="auto"/>
            <w:noWrap/>
            <w:vAlign w:val="center"/>
            <w:hideMark/>
          </w:tcPr>
          <w:p w14:paraId="151CD5ED"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리하우스사업본부</w:t>
            </w:r>
            <w:r w:rsidRPr="000E04B4">
              <w:rPr>
                <w:color w:val="000000"/>
                <w:sz w:val="20"/>
                <w:szCs w:val="20"/>
              </w:rPr>
              <w:t xml:space="preserve"> /</w:t>
            </w:r>
            <w:proofErr w:type="gramEnd"/>
            <w:r w:rsidRPr="000E04B4">
              <w:rPr>
                <w:color w:val="000000"/>
                <w:sz w:val="20"/>
                <w:szCs w:val="20"/>
              </w:rPr>
              <w:t xml:space="preserve"> RH</w:t>
            </w:r>
            <w:r w:rsidRPr="000E04B4">
              <w:rPr>
                <w:color w:val="000000"/>
                <w:sz w:val="20"/>
                <w:szCs w:val="20"/>
              </w:rPr>
              <w:t>지원부</w:t>
            </w:r>
            <w:r w:rsidRPr="000E04B4">
              <w:rPr>
                <w:color w:val="000000"/>
                <w:sz w:val="20"/>
                <w:szCs w:val="20"/>
              </w:rPr>
              <w:t xml:space="preserve"> / RH</w:t>
            </w:r>
            <w:r w:rsidRPr="000E04B4">
              <w:rPr>
                <w:color w:val="000000"/>
                <w:sz w:val="20"/>
                <w:szCs w:val="20"/>
              </w:rPr>
              <w:t>교육팀</w:t>
            </w:r>
            <w:r w:rsidRPr="000E04B4">
              <w:rPr>
                <w:color w:val="000000"/>
                <w:sz w:val="20"/>
                <w:szCs w:val="20"/>
              </w:rPr>
              <w:t xml:space="preserve"> / RH</w:t>
            </w:r>
            <w:r w:rsidRPr="000E04B4">
              <w:rPr>
                <w:color w:val="000000"/>
                <w:sz w:val="20"/>
                <w:szCs w:val="20"/>
              </w:rPr>
              <w:t>인사파트</w:t>
            </w:r>
          </w:p>
        </w:tc>
        <w:tc>
          <w:tcPr>
            <w:tcW w:w="1418" w:type="dxa"/>
            <w:shd w:val="clear" w:color="auto" w:fill="auto"/>
            <w:noWrap/>
            <w:vAlign w:val="center"/>
            <w:hideMark/>
          </w:tcPr>
          <w:p w14:paraId="0E47A9BC" w14:textId="77777777" w:rsidR="00026A7E" w:rsidRPr="000E04B4" w:rsidRDefault="00026A7E" w:rsidP="0091358C">
            <w:pPr>
              <w:spacing w:line="280" w:lineRule="atLeast"/>
              <w:jc w:val="center"/>
              <w:rPr>
                <w:color w:val="000000"/>
                <w:sz w:val="20"/>
                <w:szCs w:val="20"/>
              </w:rPr>
            </w:pPr>
            <w:r w:rsidRPr="000E04B4">
              <w:rPr>
                <w:color w:val="000000"/>
                <w:sz w:val="20"/>
                <w:szCs w:val="20"/>
              </w:rPr>
              <w:t>2021-04-22</w:t>
            </w:r>
          </w:p>
        </w:tc>
        <w:tc>
          <w:tcPr>
            <w:tcW w:w="3685" w:type="dxa"/>
            <w:shd w:val="clear" w:color="auto" w:fill="auto"/>
            <w:vAlign w:val="center"/>
            <w:hideMark/>
          </w:tcPr>
          <w:p w14:paraId="6E475375"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역곡역</w:t>
            </w:r>
            <w:proofErr w:type="spellEnd"/>
          </w:p>
        </w:tc>
        <w:tc>
          <w:tcPr>
            <w:tcW w:w="5356" w:type="dxa"/>
            <w:shd w:val="clear" w:color="auto" w:fill="auto"/>
            <w:vAlign w:val="center"/>
            <w:hideMark/>
          </w:tcPr>
          <w:p w14:paraId="41599841" w14:textId="77777777" w:rsidR="00026A7E" w:rsidRPr="000E04B4" w:rsidRDefault="00026A7E" w:rsidP="0091358C">
            <w:pPr>
              <w:spacing w:line="280" w:lineRule="atLeast"/>
              <w:jc w:val="left"/>
              <w:rPr>
                <w:color w:val="000000"/>
                <w:sz w:val="20"/>
                <w:szCs w:val="20"/>
              </w:rPr>
            </w:pPr>
            <w:r w:rsidRPr="000E04B4">
              <w:rPr>
                <w:color w:val="000000"/>
                <w:sz w:val="20"/>
                <w:szCs w:val="20"/>
              </w:rPr>
              <w:t>퇴근하는</w:t>
            </w:r>
            <w:r w:rsidRPr="000E04B4">
              <w:rPr>
                <w:color w:val="000000"/>
                <w:sz w:val="20"/>
                <w:szCs w:val="20"/>
              </w:rPr>
              <w:t xml:space="preserve"> </w:t>
            </w:r>
            <w:r w:rsidRPr="000E04B4">
              <w:rPr>
                <w:color w:val="000000"/>
                <w:sz w:val="20"/>
                <w:szCs w:val="20"/>
              </w:rPr>
              <w:t>오후</w:t>
            </w:r>
            <w:r w:rsidRPr="000E04B4">
              <w:rPr>
                <w:color w:val="000000"/>
                <w:sz w:val="20"/>
                <w:szCs w:val="20"/>
              </w:rPr>
              <w:t xml:space="preserve"> 4~5</w:t>
            </w:r>
            <w:r w:rsidRPr="000E04B4">
              <w:rPr>
                <w:color w:val="000000"/>
                <w:sz w:val="20"/>
                <w:szCs w:val="20"/>
              </w:rPr>
              <w:t>시</w:t>
            </w:r>
            <w:r w:rsidRPr="000E04B4">
              <w:rPr>
                <w:color w:val="000000"/>
                <w:sz w:val="20"/>
                <w:szCs w:val="20"/>
              </w:rPr>
              <w:t xml:space="preserve"> </w:t>
            </w:r>
            <w:r w:rsidRPr="000E04B4">
              <w:rPr>
                <w:color w:val="000000"/>
                <w:sz w:val="20"/>
                <w:szCs w:val="20"/>
              </w:rPr>
              <w:t>사이에</w:t>
            </w:r>
            <w:r w:rsidRPr="000E04B4">
              <w:rPr>
                <w:color w:val="000000"/>
                <w:sz w:val="20"/>
                <w:szCs w:val="20"/>
              </w:rPr>
              <w:t xml:space="preserve"> </w:t>
            </w:r>
            <w:proofErr w:type="spellStart"/>
            <w:r w:rsidRPr="000E04B4">
              <w:rPr>
                <w:color w:val="000000"/>
                <w:sz w:val="20"/>
                <w:szCs w:val="20"/>
              </w:rPr>
              <w:t>역곡역에서</w:t>
            </w:r>
            <w:proofErr w:type="spellEnd"/>
            <w:r w:rsidRPr="000E04B4">
              <w:rPr>
                <w:color w:val="000000"/>
                <w:sz w:val="20"/>
                <w:szCs w:val="20"/>
              </w:rPr>
              <w:t xml:space="preserve"> </w:t>
            </w:r>
            <w:r w:rsidRPr="000E04B4">
              <w:rPr>
                <w:color w:val="000000"/>
                <w:sz w:val="20"/>
                <w:szCs w:val="20"/>
              </w:rPr>
              <w:t>내려오는</w:t>
            </w:r>
            <w:r w:rsidRPr="000E04B4">
              <w:rPr>
                <w:color w:val="000000"/>
                <w:sz w:val="20"/>
                <w:szCs w:val="20"/>
              </w:rPr>
              <w:t xml:space="preserve"> </w:t>
            </w:r>
            <w:r w:rsidRPr="000E04B4">
              <w:rPr>
                <w:color w:val="000000"/>
                <w:sz w:val="20"/>
                <w:szCs w:val="20"/>
              </w:rPr>
              <w:t>길에</w:t>
            </w:r>
            <w:r w:rsidRPr="000E04B4">
              <w:rPr>
                <w:color w:val="000000"/>
                <w:sz w:val="20"/>
                <w:szCs w:val="20"/>
              </w:rPr>
              <w:t xml:space="preserve"> </w:t>
            </w:r>
            <w:r w:rsidRPr="000E04B4">
              <w:rPr>
                <w:color w:val="000000"/>
                <w:sz w:val="20"/>
                <w:szCs w:val="20"/>
              </w:rPr>
              <w:t>계단에서</w:t>
            </w:r>
            <w:r w:rsidRPr="000E04B4">
              <w:rPr>
                <w:color w:val="000000"/>
                <w:sz w:val="20"/>
                <w:szCs w:val="20"/>
              </w:rPr>
              <w:t xml:space="preserve"> </w:t>
            </w:r>
            <w:r w:rsidRPr="000E04B4">
              <w:rPr>
                <w:color w:val="000000"/>
                <w:sz w:val="20"/>
                <w:szCs w:val="20"/>
              </w:rPr>
              <w:t>낙상</w:t>
            </w:r>
          </w:p>
        </w:tc>
      </w:tr>
      <w:tr w:rsidR="00026A7E" w:rsidRPr="00CB2B3F" w14:paraId="012A6063" w14:textId="77777777" w:rsidTr="0091358C">
        <w:trPr>
          <w:cantSplit/>
          <w:trHeight w:val="340"/>
        </w:trPr>
        <w:tc>
          <w:tcPr>
            <w:tcW w:w="662" w:type="dxa"/>
            <w:shd w:val="clear" w:color="auto" w:fill="F2F2F2" w:themeFill="background1" w:themeFillShade="F2"/>
            <w:noWrap/>
            <w:vAlign w:val="center"/>
            <w:hideMark/>
          </w:tcPr>
          <w:p w14:paraId="28F16AF4" w14:textId="77777777" w:rsidR="00026A7E" w:rsidRPr="000E04B4" w:rsidRDefault="00026A7E" w:rsidP="0091358C">
            <w:pPr>
              <w:spacing w:line="280" w:lineRule="atLeast"/>
              <w:jc w:val="center"/>
              <w:rPr>
                <w:color w:val="000000"/>
                <w:sz w:val="20"/>
                <w:szCs w:val="20"/>
              </w:rPr>
            </w:pPr>
            <w:r w:rsidRPr="000E04B4">
              <w:rPr>
                <w:color w:val="000000"/>
                <w:sz w:val="20"/>
                <w:szCs w:val="20"/>
              </w:rPr>
              <w:t>60</w:t>
            </w:r>
          </w:p>
        </w:tc>
        <w:tc>
          <w:tcPr>
            <w:tcW w:w="1039" w:type="dxa"/>
            <w:shd w:val="clear" w:color="auto" w:fill="auto"/>
            <w:noWrap/>
            <w:vAlign w:val="center"/>
            <w:hideMark/>
          </w:tcPr>
          <w:p w14:paraId="50A0D673" w14:textId="77777777" w:rsidR="00026A7E" w:rsidRPr="000E04B4" w:rsidRDefault="00026A7E" w:rsidP="0091358C">
            <w:pPr>
              <w:spacing w:line="280" w:lineRule="atLeast"/>
              <w:jc w:val="center"/>
              <w:rPr>
                <w:color w:val="000000"/>
                <w:sz w:val="20"/>
                <w:szCs w:val="20"/>
              </w:rPr>
            </w:pPr>
            <w:r w:rsidRPr="000E04B4">
              <w:rPr>
                <w:color w:val="000000"/>
                <w:sz w:val="20"/>
                <w:szCs w:val="20"/>
              </w:rPr>
              <w:t>박동하</w:t>
            </w:r>
          </w:p>
        </w:tc>
        <w:tc>
          <w:tcPr>
            <w:tcW w:w="2410" w:type="dxa"/>
            <w:shd w:val="clear" w:color="auto" w:fill="auto"/>
            <w:noWrap/>
            <w:vAlign w:val="center"/>
            <w:hideMark/>
          </w:tcPr>
          <w:p w14:paraId="454FE261"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전략기획실</w:t>
            </w:r>
            <w:r w:rsidRPr="000E04B4">
              <w:rPr>
                <w:color w:val="000000"/>
                <w:sz w:val="20"/>
                <w:szCs w:val="20"/>
              </w:rPr>
              <w:t xml:space="preserve"> /</w:t>
            </w:r>
            <w:proofErr w:type="gramEnd"/>
            <w:r w:rsidRPr="000E04B4">
              <w:rPr>
                <w:color w:val="000000"/>
                <w:sz w:val="20"/>
                <w:szCs w:val="20"/>
              </w:rPr>
              <w:t xml:space="preserve"> C/S</w:t>
            </w:r>
            <w:r w:rsidRPr="000E04B4">
              <w:rPr>
                <w:color w:val="000000"/>
                <w:sz w:val="20"/>
                <w:szCs w:val="20"/>
              </w:rPr>
              <w:t>부</w:t>
            </w:r>
            <w:r w:rsidRPr="000E04B4">
              <w:rPr>
                <w:color w:val="000000"/>
                <w:sz w:val="20"/>
                <w:szCs w:val="20"/>
              </w:rPr>
              <w:t xml:space="preserve"> / A/S</w:t>
            </w:r>
            <w:r w:rsidRPr="000E04B4">
              <w:rPr>
                <w:color w:val="000000"/>
                <w:sz w:val="20"/>
                <w:szCs w:val="20"/>
              </w:rPr>
              <w:t>팀</w:t>
            </w:r>
            <w:r w:rsidRPr="000E04B4">
              <w:rPr>
                <w:color w:val="000000"/>
                <w:sz w:val="20"/>
                <w:szCs w:val="20"/>
              </w:rPr>
              <w:t xml:space="preserve"> / </w:t>
            </w:r>
            <w:r w:rsidRPr="000E04B4">
              <w:rPr>
                <w:color w:val="000000"/>
                <w:sz w:val="20"/>
                <w:szCs w:val="20"/>
              </w:rPr>
              <w:t>대구</w:t>
            </w:r>
            <w:r w:rsidRPr="000E04B4">
              <w:rPr>
                <w:color w:val="000000"/>
                <w:sz w:val="20"/>
                <w:szCs w:val="20"/>
              </w:rPr>
              <w:t>1</w:t>
            </w:r>
            <w:r w:rsidRPr="000E04B4">
              <w:rPr>
                <w:color w:val="000000"/>
                <w:sz w:val="20"/>
                <w:szCs w:val="20"/>
              </w:rPr>
              <w:t>센터</w:t>
            </w:r>
          </w:p>
        </w:tc>
        <w:tc>
          <w:tcPr>
            <w:tcW w:w="1418" w:type="dxa"/>
            <w:shd w:val="clear" w:color="auto" w:fill="auto"/>
            <w:noWrap/>
            <w:vAlign w:val="center"/>
            <w:hideMark/>
          </w:tcPr>
          <w:p w14:paraId="24AC6C98" w14:textId="77777777" w:rsidR="00026A7E" w:rsidRPr="000E04B4" w:rsidRDefault="00026A7E" w:rsidP="0091358C">
            <w:pPr>
              <w:spacing w:line="280" w:lineRule="atLeast"/>
              <w:jc w:val="center"/>
              <w:rPr>
                <w:color w:val="000000"/>
                <w:sz w:val="20"/>
                <w:szCs w:val="20"/>
              </w:rPr>
            </w:pPr>
            <w:r w:rsidRPr="000E04B4">
              <w:rPr>
                <w:color w:val="000000"/>
                <w:sz w:val="20"/>
                <w:szCs w:val="20"/>
              </w:rPr>
              <w:t>2021-05-10</w:t>
            </w:r>
          </w:p>
        </w:tc>
        <w:tc>
          <w:tcPr>
            <w:tcW w:w="3685" w:type="dxa"/>
            <w:shd w:val="clear" w:color="auto" w:fill="auto"/>
            <w:vAlign w:val="center"/>
            <w:hideMark/>
          </w:tcPr>
          <w:p w14:paraId="05CED665" w14:textId="77777777" w:rsidR="00026A7E" w:rsidRPr="000E04B4" w:rsidRDefault="00026A7E" w:rsidP="0091358C">
            <w:pPr>
              <w:spacing w:line="280" w:lineRule="atLeast"/>
              <w:jc w:val="center"/>
              <w:rPr>
                <w:color w:val="000000"/>
                <w:sz w:val="20"/>
                <w:szCs w:val="20"/>
              </w:rPr>
            </w:pPr>
            <w:r w:rsidRPr="000E04B4">
              <w:rPr>
                <w:color w:val="000000"/>
                <w:sz w:val="20"/>
                <w:szCs w:val="20"/>
              </w:rPr>
              <w:t>경북</w:t>
            </w:r>
            <w:r w:rsidRPr="000E04B4">
              <w:rPr>
                <w:color w:val="000000"/>
                <w:sz w:val="20"/>
                <w:szCs w:val="20"/>
              </w:rPr>
              <w:t xml:space="preserve"> </w:t>
            </w:r>
            <w:r w:rsidRPr="000E04B4">
              <w:rPr>
                <w:color w:val="000000"/>
                <w:sz w:val="20"/>
                <w:szCs w:val="20"/>
              </w:rPr>
              <w:t>김천시</w:t>
            </w:r>
            <w:r w:rsidRPr="000E04B4">
              <w:rPr>
                <w:color w:val="000000"/>
                <w:sz w:val="20"/>
                <w:szCs w:val="20"/>
              </w:rPr>
              <w:t xml:space="preserve"> </w:t>
            </w:r>
            <w:proofErr w:type="spellStart"/>
            <w:r w:rsidRPr="000E04B4">
              <w:rPr>
                <w:color w:val="000000"/>
                <w:sz w:val="20"/>
                <w:szCs w:val="20"/>
              </w:rPr>
              <w:t>신음동</w:t>
            </w:r>
            <w:proofErr w:type="spellEnd"/>
            <w:r w:rsidRPr="000E04B4">
              <w:rPr>
                <w:color w:val="000000"/>
                <w:sz w:val="20"/>
                <w:szCs w:val="20"/>
              </w:rPr>
              <w:t xml:space="preserve"> </w:t>
            </w:r>
            <w:proofErr w:type="spellStart"/>
            <w:r w:rsidRPr="000E04B4">
              <w:rPr>
                <w:color w:val="000000"/>
                <w:sz w:val="20"/>
                <w:szCs w:val="20"/>
              </w:rPr>
              <w:t>신음금류타운</w:t>
            </w:r>
            <w:proofErr w:type="spellEnd"/>
            <w:r w:rsidRPr="000E04B4">
              <w:rPr>
                <w:color w:val="000000"/>
                <w:sz w:val="20"/>
                <w:szCs w:val="20"/>
              </w:rPr>
              <w:t xml:space="preserve"> 1</w:t>
            </w:r>
            <w:r w:rsidRPr="000E04B4">
              <w:rPr>
                <w:color w:val="000000"/>
                <w:sz w:val="20"/>
                <w:szCs w:val="20"/>
              </w:rPr>
              <w:t>동</w:t>
            </w:r>
            <w:r w:rsidRPr="000E04B4">
              <w:rPr>
                <w:color w:val="000000"/>
                <w:sz w:val="20"/>
                <w:szCs w:val="20"/>
              </w:rPr>
              <w:t xml:space="preserve"> 110</w:t>
            </w:r>
            <w:r w:rsidRPr="000E04B4">
              <w:rPr>
                <w:color w:val="000000"/>
                <w:sz w:val="20"/>
                <w:szCs w:val="20"/>
              </w:rPr>
              <w:t>호</w:t>
            </w:r>
            <w:r w:rsidRPr="000E04B4">
              <w:rPr>
                <w:color w:val="000000"/>
                <w:sz w:val="20"/>
                <w:szCs w:val="20"/>
              </w:rPr>
              <w:t>(</w:t>
            </w:r>
            <w:r w:rsidRPr="000E04B4">
              <w:rPr>
                <w:color w:val="000000"/>
                <w:sz w:val="20"/>
                <w:szCs w:val="20"/>
              </w:rPr>
              <w:t>고객</w:t>
            </w:r>
            <w:r w:rsidRPr="000E04B4">
              <w:rPr>
                <w:color w:val="000000"/>
                <w:sz w:val="20"/>
                <w:szCs w:val="20"/>
              </w:rPr>
              <w:t xml:space="preserve"> </w:t>
            </w:r>
            <w:r w:rsidRPr="000E04B4">
              <w:rPr>
                <w:color w:val="000000"/>
                <w:sz w:val="20"/>
                <w:szCs w:val="20"/>
              </w:rPr>
              <w:t>자택</w:t>
            </w:r>
            <w:r w:rsidRPr="000E04B4">
              <w:rPr>
                <w:color w:val="000000"/>
                <w:sz w:val="20"/>
                <w:szCs w:val="20"/>
              </w:rPr>
              <w:t>)</w:t>
            </w:r>
          </w:p>
        </w:tc>
        <w:tc>
          <w:tcPr>
            <w:tcW w:w="5356" w:type="dxa"/>
            <w:shd w:val="clear" w:color="auto" w:fill="auto"/>
            <w:vAlign w:val="center"/>
            <w:hideMark/>
          </w:tcPr>
          <w:p w14:paraId="6B0385A1" w14:textId="77777777" w:rsidR="00026A7E" w:rsidRPr="000E04B4" w:rsidRDefault="00026A7E" w:rsidP="0091358C">
            <w:pPr>
              <w:spacing w:line="280" w:lineRule="atLeast"/>
              <w:jc w:val="left"/>
              <w:rPr>
                <w:color w:val="000000"/>
                <w:sz w:val="20"/>
                <w:szCs w:val="20"/>
              </w:rPr>
            </w:pPr>
            <w:proofErr w:type="spellStart"/>
            <w:r w:rsidRPr="000E04B4">
              <w:rPr>
                <w:color w:val="000000"/>
                <w:sz w:val="20"/>
                <w:szCs w:val="20"/>
              </w:rPr>
              <w:t>고객댁의</w:t>
            </w:r>
            <w:proofErr w:type="spellEnd"/>
            <w:r w:rsidRPr="000E04B4">
              <w:rPr>
                <w:color w:val="000000"/>
                <w:sz w:val="20"/>
                <w:szCs w:val="20"/>
              </w:rPr>
              <w:t xml:space="preserve"> </w:t>
            </w:r>
            <w:r w:rsidRPr="000E04B4">
              <w:rPr>
                <w:color w:val="000000"/>
                <w:sz w:val="20"/>
                <w:szCs w:val="20"/>
              </w:rPr>
              <w:t>양변기</w:t>
            </w:r>
            <w:r w:rsidRPr="000E04B4">
              <w:rPr>
                <w:color w:val="000000"/>
                <w:sz w:val="20"/>
                <w:szCs w:val="20"/>
              </w:rPr>
              <w:t xml:space="preserve"> </w:t>
            </w:r>
            <w:r w:rsidRPr="000E04B4">
              <w:rPr>
                <w:color w:val="000000"/>
                <w:sz w:val="20"/>
                <w:szCs w:val="20"/>
              </w:rPr>
              <w:t>크랙으로</w:t>
            </w:r>
            <w:r w:rsidRPr="000E04B4">
              <w:rPr>
                <w:color w:val="000000"/>
                <w:sz w:val="20"/>
                <w:szCs w:val="20"/>
              </w:rPr>
              <w:t xml:space="preserve"> </w:t>
            </w:r>
            <w:r w:rsidRPr="000E04B4">
              <w:rPr>
                <w:color w:val="000000"/>
                <w:sz w:val="20"/>
                <w:szCs w:val="20"/>
              </w:rPr>
              <w:t>욕실에서</w:t>
            </w:r>
            <w:r w:rsidRPr="000E04B4">
              <w:rPr>
                <w:color w:val="000000"/>
                <w:sz w:val="20"/>
                <w:szCs w:val="20"/>
              </w:rPr>
              <w:t xml:space="preserve"> </w:t>
            </w:r>
            <w:r w:rsidRPr="000E04B4">
              <w:rPr>
                <w:color w:val="000000"/>
                <w:sz w:val="20"/>
                <w:szCs w:val="20"/>
              </w:rPr>
              <w:t>외부로</w:t>
            </w:r>
            <w:r w:rsidRPr="000E04B4">
              <w:rPr>
                <w:color w:val="000000"/>
                <w:sz w:val="20"/>
                <w:szCs w:val="20"/>
              </w:rPr>
              <w:t xml:space="preserve"> </w:t>
            </w:r>
            <w:r w:rsidRPr="000E04B4">
              <w:rPr>
                <w:color w:val="000000"/>
                <w:sz w:val="20"/>
                <w:szCs w:val="20"/>
              </w:rPr>
              <w:t>들어서</w:t>
            </w:r>
            <w:r w:rsidRPr="000E04B4">
              <w:rPr>
                <w:color w:val="000000"/>
                <w:sz w:val="20"/>
                <w:szCs w:val="20"/>
              </w:rPr>
              <w:t xml:space="preserve"> </w:t>
            </w:r>
            <w:r w:rsidRPr="000E04B4">
              <w:rPr>
                <w:color w:val="000000"/>
                <w:sz w:val="20"/>
                <w:szCs w:val="20"/>
              </w:rPr>
              <w:t>옮기던</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거실에서</w:t>
            </w:r>
            <w:r w:rsidRPr="000E04B4">
              <w:rPr>
                <w:color w:val="000000"/>
                <w:sz w:val="20"/>
                <w:szCs w:val="20"/>
              </w:rPr>
              <w:t xml:space="preserve"> </w:t>
            </w:r>
            <w:r w:rsidRPr="000E04B4">
              <w:rPr>
                <w:color w:val="000000"/>
                <w:sz w:val="20"/>
                <w:szCs w:val="20"/>
              </w:rPr>
              <w:t>미끄러져</w:t>
            </w:r>
            <w:r w:rsidRPr="000E04B4">
              <w:rPr>
                <w:color w:val="000000"/>
                <w:sz w:val="20"/>
                <w:szCs w:val="20"/>
              </w:rPr>
              <w:br w:type="page"/>
            </w:r>
            <w:r w:rsidRPr="000E04B4">
              <w:rPr>
                <w:color w:val="000000"/>
                <w:sz w:val="20"/>
                <w:szCs w:val="20"/>
              </w:rPr>
              <w:t>파손된</w:t>
            </w:r>
            <w:r w:rsidRPr="000E04B4">
              <w:rPr>
                <w:color w:val="000000"/>
                <w:sz w:val="20"/>
                <w:szCs w:val="20"/>
              </w:rPr>
              <w:t xml:space="preserve"> </w:t>
            </w:r>
            <w:r w:rsidRPr="000E04B4">
              <w:rPr>
                <w:color w:val="000000"/>
                <w:sz w:val="20"/>
                <w:szCs w:val="20"/>
              </w:rPr>
              <w:t>양변기로</w:t>
            </w:r>
            <w:r w:rsidRPr="000E04B4">
              <w:rPr>
                <w:color w:val="000000"/>
                <w:sz w:val="20"/>
                <w:szCs w:val="20"/>
              </w:rPr>
              <w:t xml:space="preserve"> </w:t>
            </w:r>
            <w:r w:rsidRPr="000E04B4">
              <w:rPr>
                <w:color w:val="000000"/>
                <w:sz w:val="20"/>
                <w:szCs w:val="20"/>
              </w:rPr>
              <w:t>인해</w:t>
            </w:r>
            <w:r w:rsidRPr="000E04B4">
              <w:rPr>
                <w:color w:val="000000"/>
                <w:sz w:val="20"/>
                <w:szCs w:val="20"/>
              </w:rPr>
              <w:t xml:space="preserve"> </w:t>
            </w:r>
            <w:r w:rsidRPr="000E04B4">
              <w:rPr>
                <w:color w:val="000000"/>
                <w:sz w:val="20"/>
                <w:szCs w:val="20"/>
              </w:rPr>
              <w:t>해당기사</w:t>
            </w:r>
            <w:r w:rsidRPr="000E04B4">
              <w:rPr>
                <w:color w:val="000000"/>
                <w:sz w:val="20"/>
                <w:szCs w:val="20"/>
              </w:rPr>
              <w:t xml:space="preserve"> </w:t>
            </w:r>
            <w:r w:rsidRPr="000E04B4">
              <w:rPr>
                <w:color w:val="000000"/>
                <w:sz w:val="20"/>
                <w:szCs w:val="20"/>
              </w:rPr>
              <w:t>오른쪽</w:t>
            </w:r>
            <w:r w:rsidRPr="000E04B4">
              <w:rPr>
                <w:color w:val="000000"/>
                <w:sz w:val="20"/>
                <w:szCs w:val="20"/>
              </w:rPr>
              <w:t xml:space="preserve"> </w:t>
            </w:r>
            <w:r w:rsidRPr="000E04B4">
              <w:rPr>
                <w:color w:val="000000"/>
                <w:sz w:val="20"/>
                <w:szCs w:val="20"/>
              </w:rPr>
              <w:t>팔뚝에</w:t>
            </w:r>
            <w:r w:rsidRPr="000E04B4">
              <w:rPr>
                <w:color w:val="000000"/>
                <w:sz w:val="20"/>
                <w:szCs w:val="20"/>
              </w:rPr>
              <w:t xml:space="preserve"> </w:t>
            </w:r>
            <w:r w:rsidRPr="000E04B4">
              <w:rPr>
                <w:color w:val="000000"/>
                <w:sz w:val="20"/>
                <w:szCs w:val="20"/>
              </w:rPr>
              <w:t>좌상발생</w:t>
            </w:r>
            <w:r w:rsidRPr="000E04B4">
              <w:rPr>
                <w:color w:val="000000"/>
                <w:sz w:val="20"/>
                <w:szCs w:val="20"/>
              </w:rPr>
              <w:t xml:space="preserve"> 3</w:t>
            </w:r>
            <w:r w:rsidRPr="000E04B4">
              <w:rPr>
                <w:color w:val="000000"/>
                <w:sz w:val="20"/>
                <w:szCs w:val="20"/>
              </w:rPr>
              <w:t>바늘</w:t>
            </w:r>
            <w:r w:rsidRPr="000E04B4">
              <w:rPr>
                <w:color w:val="000000"/>
                <w:sz w:val="20"/>
                <w:szCs w:val="20"/>
              </w:rPr>
              <w:t xml:space="preserve"> </w:t>
            </w:r>
            <w:r w:rsidRPr="000E04B4">
              <w:rPr>
                <w:color w:val="000000"/>
                <w:sz w:val="20"/>
                <w:szCs w:val="20"/>
              </w:rPr>
              <w:t>봉합</w:t>
            </w:r>
          </w:p>
        </w:tc>
      </w:tr>
      <w:tr w:rsidR="00026A7E" w:rsidRPr="00CB2B3F" w14:paraId="77FCCE24" w14:textId="77777777" w:rsidTr="0091358C">
        <w:trPr>
          <w:cantSplit/>
          <w:trHeight w:val="340"/>
        </w:trPr>
        <w:tc>
          <w:tcPr>
            <w:tcW w:w="662" w:type="dxa"/>
            <w:shd w:val="clear" w:color="auto" w:fill="F2F2F2" w:themeFill="background1" w:themeFillShade="F2"/>
            <w:noWrap/>
            <w:vAlign w:val="center"/>
            <w:hideMark/>
          </w:tcPr>
          <w:p w14:paraId="51C062D9" w14:textId="77777777" w:rsidR="00026A7E" w:rsidRPr="000E04B4" w:rsidRDefault="00026A7E" w:rsidP="0091358C">
            <w:pPr>
              <w:spacing w:line="280" w:lineRule="atLeast"/>
              <w:jc w:val="center"/>
              <w:rPr>
                <w:color w:val="000000"/>
                <w:sz w:val="20"/>
                <w:szCs w:val="20"/>
              </w:rPr>
            </w:pPr>
            <w:r w:rsidRPr="000E04B4">
              <w:rPr>
                <w:color w:val="000000"/>
                <w:sz w:val="20"/>
                <w:szCs w:val="20"/>
              </w:rPr>
              <w:t>61</w:t>
            </w:r>
          </w:p>
        </w:tc>
        <w:tc>
          <w:tcPr>
            <w:tcW w:w="1039" w:type="dxa"/>
            <w:shd w:val="clear" w:color="auto" w:fill="auto"/>
            <w:noWrap/>
            <w:vAlign w:val="center"/>
            <w:hideMark/>
          </w:tcPr>
          <w:p w14:paraId="5C9CF11A" w14:textId="77777777" w:rsidR="00026A7E" w:rsidRPr="000E04B4" w:rsidRDefault="00026A7E" w:rsidP="0091358C">
            <w:pPr>
              <w:spacing w:line="280" w:lineRule="atLeast"/>
              <w:jc w:val="center"/>
              <w:rPr>
                <w:color w:val="000000"/>
                <w:sz w:val="20"/>
                <w:szCs w:val="20"/>
              </w:rPr>
            </w:pPr>
            <w:r w:rsidRPr="000E04B4">
              <w:rPr>
                <w:color w:val="000000"/>
                <w:sz w:val="20"/>
                <w:szCs w:val="20"/>
              </w:rPr>
              <w:t>나은영</w:t>
            </w:r>
          </w:p>
        </w:tc>
        <w:tc>
          <w:tcPr>
            <w:tcW w:w="2410" w:type="dxa"/>
            <w:shd w:val="clear" w:color="auto" w:fill="auto"/>
            <w:noWrap/>
            <w:vAlign w:val="center"/>
            <w:hideMark/>
          </w:tcPr>
          <w:p w14:paraId="0BDA68B0"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리하우스사업본부</w:t>
            </w:r>
            <w:r w:rsidRPr="000E04B4">
              <w:rPr>
                <w:color w:val="000000"/>
                <w:sz w:val="20"/>
                <w:szCs w:val="20"/>
              </w:rPr>
              <w:t xml:space="preserve"> /</w:t>
            </w:r>
            <w:proofErr w:type="gramEnd"/>
            <w:r w:rsidRPr="000E04B4">
              <w:rPr>
                <w:color w:val="000000"/>
                <w:sz w:val="20"/>
                <w:szCs w:val="20"/>
              </w:rPr>
              <w:t xml:space="preserve"> RH</w:t>
            </w:r>
            <w:r w:rsidRPr="000E04B4">
              <w:rPr>
                <w:color w:val="000000"/>
                <w:sz w:val="20"/>
                <w:szCs w:val="20"/>
              </w:rPr>
              <w:t>영업</w:t>
            </w:r>
            <w:r w:rsidRPr="000E04B4">
              <w:rPr>
                <w:color w:val="000000"/>
                <w:sz w:val="20"/>
                <w:szCs w:val="20"/>
              </w:rPr>
              <w:t>6</w:t>
            </w:r>
            <w:r w:rsidRPr="000E04B4">
              <w:rPr>
                <w:color w:val="000000"/>
                <w:sz w:val="20"/>
                <w:szCs w:val="20"/>
              </w:rPr>
              <w:t>부</w:t>
            </w:r>
            <w:r w:rsidRPr="000E04B4">
              <w:rPr>
                <w:color w:val="000000"/>
                <w:sz w:val="20"/>
                <w:szCs w:val="20"/>
              </w:rPr>
              <w:t xml:space="preserve"> / RH</w:t>
            </w:r>
            <w:r w:rsidRPr="000E04B4">
              <w:rPr>
                <w:color w:val="000000"/>
                <w:sz w:val="20"/>
                <w:szCs w:val="20"/>
              </w:rPr>
              <w:t>달서팀</w:t>
            </w:r>
            <w:r w:rsidRPr="000E04B4">
              <w:rPr>
                <w:color w:val="000000"/>
                <w:sz w:val="20"/>
                <w:szCs w:val="20"/>
              </w:rPr>
              <w:t xml:space="preserve"> / RH</w:t>
            </w:r>
            <w:r w:rsidRPr="000E04B4">
              <w:rPr>
                <w:color w:val="000000"/>
                <w:sz w:val="20"/>
                <w:szCs w:val="20"/>
              </w:rPr>
              <w:t>달서대리점파트</w:t>
            </w:r>
          </w:p>
        </w:tc>
        <w:tc>
          <w:tcPr>
            <w:tcW w:w="1418" w:type="dxa"/>
            <w:shd w:val="clear" w:color="auto" w:fill="auto"/>
            <w:noWrap/>
            <w:vAlign w:val="center"/>
            <w:hideMark/>
          </w:tcPr>
          <w:p w14:paraId="54EECD2D" w14:textId="77777777" w:rsidR="00026A7E" w:rsidRPr="000E04B4" w:rsidRDefault="00026A7E" w:rsidP="0091358C">
            <w:pPr>
              <w:spacing w:line="280" w:lineRule="atLeast"/>
              <w:jc w:val="center"/>
              <w:rPr>
                <w:color w:val="000000"/>
                <w:sz w:val="20"/>
                <w:szCs w:val="20"/>
              </w:rPr>
            </w:pPr>
            <w:r w:rsidRPr="000E04B4">
              <w:rPr>
                <w:color w:val="000000"/>
                <w:sz w:val="20"/>
                <w:szCs w:val="20"/>
              </w:rPr>
              <w:t>2021-06-08</w:t>
            </w:r>
          </w:p>
        </w:tc>
        <w:tc>
          <w:tcPr>
            <w:tcW w:w="3685" w:type="dxa"/>
            <w:shd w:val="clear" w:color="auto" w:fill="auto"/>
            <w:vAlign w:val="center"/>
            <w:hideMark/>
          </w:tcPr>
          <w:p w14:paraId="68421BC0" w14:textId="77777777" w:rsidR="00026A7E" w:rsidRPr="000E04B4" w:rsidRDefault="00026A7E" w:rsidP="0091358C">
            <w:pPr>
              <w:spacing w:line="280" w:lineRule="atLeast"/>
              <w:jc w:val="center"/>
              <w:rPr>
                <w:color w:val="000000"/>
                <w:sz w:val="20"/>
                <w:szCs w:val="20"/>
              </w:rPr>
            </w:pPr>
            <w:r w:rsidRPr="000E04B4">
              <w:rPr>
                <w:color w:val="000000"/>
                <w:sz w:val="20"/>
                <w:szCs w:val="20"/>
              </w:rPr>
              <w:t>경상북도</w:t>
            </w:r>
            <w:r w:rsidRPr="000E04B4">
              <w:rPr>
                <w:color w:val="000000"/>
                <w:sz w:val="20"/>
                <w:szCs w:val="20"/>
              </w:rPr>
              <w:t xml:space="preserve"> </w:t>
            </w:r>
            <w:r w:rsidRPr="000E04B4">
              <w:rPr>
                <w:color w:val="000000"/>
                <w:sz w:val="20"/>
                <w:szCs w:val="20"/>
              </w:rPr>
              <w:t>경산시</w:t>
            </w:r>
            <w:r w:rsidRPr="000E04B4">
              <w:rPr>
                <w:color w:val="000000"/>
                <w:sz w:val="20"/>
                <w:szCs w:val="20"/>
              </w:rPr>
              <w:t xml:space="preserve"> </w:t>
            </w:r>
            <w:proofErr w:type="spellStart"/>
            <w:r w:rsidRPr="000E04B4">
              <w:rPr>
                <w:color w:val="000000"/>
                <w:sz w:val="20"/>
                <w:szCs w:val="20"/>
              </w:rPr>
              <w:t>선비길</w:t>
            </w:r>
            <w:proofErr w:type="spellEnd"/>
            <w:r w:rsidRPr="000E04B4">
              <w:rPr>
                <w:color w:val="000000"/>
                <w:sz w:val="20"/>
                <w:szCs w:val="20"/>
              </w:rPr>
              <w:t>45, 104</w:t>
            </w:r>
            <w:r w:rsidRPr="000E04B4">
              <w:rPr>
                <w:color w:val="000000"/>
                <w:sz w:val="20"/>
                <w:szCs w:val="20"/>
              </w:rPr>
              <w:t>동</w:t>
            </w:r>
            <w:r w:rsidRPr="000E04B4">
              <w:rPr>
                <w:color w:val="000000"/>
                <w:sz w:val="20"/>
                <w:szCs w:val="20"/>
              </w:rPr>
              <w:t xml:space="preserve"> 403</w:t>
            </w:r>
            <w:r w:rsidRPr="000E04B4">
              <w:rPr>
                <w:color w:val="000000"/>
                <w:sz w:val="20"/>
                <w:szCs w:val="20"/>
              </w:rPr>
              <w:t>호</w:t>
            </w:r>
            <w:r w:rsidRPr="000E04B4">
              <w:rPr>
                <w:color w:val="000000"/>
                <w:sz w:val="20"/>
                <w:szCs w:val="20"/>
              </w:rPr>
              <w:t>(</w:t>
            </w:r>
            <w:r w:rsidRPr="000E04B4">
              <w:rPr>
                <w:color w:val="000000"/>
                <w:sz w:val="20"/>
                <w:szCs w:val="20"/>
              </w:rPr>
              <w:t>사정동</w:t>
            </w:r>
            <w:r w:rsidRPr="000E04B4">
              <w:rPr>
                <w:color w:val="000000"/>
                <w:sz w:val="20"/>
                <w:szCs w:val="20"/>
              </w:rPr>
              <w:t xml:space="preserve">, </w:t>
            </w:r>
            <w:proofErr w:type="spellStart"/>
            <w:r w:rsidRPr="000E04B4">
              <w:rPr>
                <w:color w:val="000000"/>
                <w:sz w:val="20"/>
                <w:szCs w:val="20"/>
              </w:rPr>
              <w:t>옥산서한이다음아파트</w:t>
            </w:r>
            <w:proofErr w:type="spellEnd"/>
            <w:r w:rsidRPr="000E04B4">
              <w:rPr>
                <w:color w:val="000000"/>
                <w:sz w:val="20"/>
                <w:szCs w:val="20"/>
              </w:rPr>
              <w:t>)(</w:t>
            </w:r>
            <w:r w:rsidRPr="000E04B4">
              <w:rPr>
                <w:color w:val="000000"/>
                <w:sz w:val="20"/>
                <w:szCs w:val="20"/>
              </w:rPr>
              <w:t>고객</w:t>
            </w:r>
            <w:r w:rsidRPr="000E04B4">
              <w:rPr>
                <w:color w:val="000000"/>
                <w:sz w:val="20"/>
                <w:szCs w:val="20"/>
              </w:rPr>
              <w:t xml:space="preserve"> </w:t>
            </w:r>
            <w:r w:rsidRPr="000E04B4">
              <w:rPr>
                <w:color w:val="000000"/>
                <w:sz w:val="20"/>
                <w:szCs w:val="20"/>
              </w:rPr>
              <w:t>자택</w:t>
            </w:r>
            <w:r w:rsidRPr="000E04B4">
              <w:rPr>
                <w:color w:val="000000"/>
                <w:sz w:val="20"/>
                <w:szCs w:val="20"/>
              </w:rPr>
              <w:t>)</w:t>
            </w:r>
          </w:p>
        </w:tc>
        <w:tc>
          <w:tcPr>
            <w:tcW w:w="5356" w:type="dxa"/>
            <w:shd w:val="clear" w:color="auto" w:fill="auto"/>
            <w:vAlign w:val="center"/>
            <w:hideMark/>
          </w:tcPr>
          <w:p w14:paraId="4B2F7DE0" w14:textId="77777777" w:rsidR="00026A7E" w:rsidRPr="000E04B4" w:rsidRDefault="00026A7E" w:rsidP="0091358C">
            <w:pPr>
              <w:spacing w:line="280" w:lineRule="atLeast"/>
              <w:jc w:val="left"/>
              <w:rPr>
                <w:color w:val="000000"/>
                <w:sz w:val="20"/>
                <w:szCs w:val="20"/>
              </w:rPr>
            </w:pPr>
            <w:r w:rsidRPr="000E04B4">
              <w:rPr>
                <w:color w:val="000000"/>
                <w:sz w:val="20"/>
                <w:szCs w:val="20"/>
              </w:rPr>
              <w:t>인테리어고객</w:t>
            </w:r>
            <w:r w:rsidRPr="000E04B4">
              <w:rPr>
                <w:color w:val="000000"/>
                <w:sz w:val="20"/>
                <w:szCs w:val="20"/>
              </w:rPr>
              <w:t xml:space="preserve"> </w:t>
            </w:r>
            <w:r w:rsidRPr="000E04B4">
              <w:rPr>
                <w:color w:val="000000"/>
                <w:sz w:val="20"/>
                <w:szCs w:val="20"/>
              </w:rPr>
              <w:t>자택에서</w:t>
            </w:r>
            <w:r w:rsidRPr="000E04B4">
              <w:rPr>
                <w:color w:val="000000"/>
                <w:sz w:val="20"/>
                <w:szCs w:val="20"/>
              </w:rPr>
              <w:t xml:space="preserve"> </w:t>
            </w:r>
            <w:r w:rsidRPr="000E04B4">
              <w:rPr>
                <w:color w:val="000000"/>
                <w:sz w:val="20"/>
                <w:szCs w:val="20"/>
              </w:rPr>
              <w:t>현장</w:t>
            </w:r>
            <w:r w:rsidRPr="000E04B4">
              <w:rPr>
                <w:color w:val="000000"/>
                <w:sz w:val="20"/>
                <w:szCs w:val="20"/>
              </w:rPr>
              <w:t xml:space="preserve"> </w:t>
            </w:r>
            <w:r w:rsidRPr="000E04B4">
              <w:rPr>
                <w:color w:val="000000"/>
                <w:sz w:val="20"/>
                <w:szCs w:val="20"/>
              </w:rPr>
              <w:t>실측을</w:t>
            </w:r>
            <w:r w:rsidRPr="000E04B4">
              <w:rPr>
                <w:color w:val="000000"/>
                <w:sz w:val="20"/>
                <w:szCs w:val="20"/>
              </w:rPr>
              <w:t xml:space="preserve"> </w:t>
            </w:r>
            <w:r w:rsidRPr="000E04B4">
              <w:rPr>
                <w:color w:val="000000"/>
                <w:sz w:val="20"/>
                <w:szCs w:val="20"/>
              </w:rPr>
              <w:t>돕던</w:t>
            </w:r>
            <w:r w:rsidRPr="000E04B4">
              <w:rPr>
                <w:color w:val="000000"/>
                <w:sz w:val="20"/>
                <w:szCs w:val="20"/>
              </w:rPr>
              <w:t xml:space="preserve"> </w:t>
            </w:r>
            <w:r w:rsidRPr="000E04B4">
              <w:rPr>
                <w:color w:val="000000"/>
                <w:sz w:val="20"/>
                <w:szCs w:val="20"/>
              </w:rPr>
              <w:t>중</w:t>
            </w:r>
            <w:r w:rsidRPr="000E04B4">
              <w:rPr>
                <w:color w:val="000000"/>
                <w:sz w:val="20"/>
                <w:szCs w:val="20"/>
              </w:rPr>
              <w:br/>
            </w:r>
            <w:r w:rsidRPr="000E04B4">
              <w:rPr>
                <w:color w:val="000000"/>
                <w:sz w:val="20"/>
                <w:szCs w:val="20"/>
              </w:rPr>
              <w:t>조명이</w:t>
            </w:r>
            <w:r w:rsidRPr="000E04B4">
              <w:rPr>
                <w:color w:val="000000"/>
                <w:sz w:val="20"/>
                <w:szCs w:val="20"/>
              </w:rPr>
              <w:t xml:space="preserve"> </w:t>
            </w:r>
            <w:r w:rsidRPr="000E04B4">
              <w:rPr>
                <w:color w:val="000000"/>
                <w:sz w:val="20"/>
                <w:szCs w:val="20"/>
              </w:rPr>
              <w:t>없어</w:t>
            </w:r>
            <w:r w:rsidRPr="000E04B4">
              <w:rPr>
                <w:color w:val="000000"/>
                <w:sz w:val="20"/>
                <w:szCs w:val="20"/>
              </w:rPr>
              <w:t xml:space="preserve"> </w:t>
            </w:r>
            <w:r w:rsidRPr="000E04B4">
              <w:rPr>
                <w:color w:val="000000"/>
                <w:sz w:val="20"/>
                <w:szCs w:val="20"/>
              </w:rPr>
              <w:t>어두운</w:t>
            </w:r>
            <w:r w:rsidRPr="000E04B4">
              <w:rPr>
                <w:color w:val="000000"/>
                <w:sz w:val="20"/>
                <w:szCs w:val="20"/>
              </w:rPr>
              <w:t xml:space="preserve"> </w:t>
            </w:r>
            <w:r w:rsidRPr="000E04B4">
              <w:rPr>
                <w:color w:val="000000"/>
                <w:sz w:val="20"/>
                <w:szCs w:val="20"/>
              </w:rPr>
              <w:t>상황에서</w:t>
            </w:r>
            <w:r w:rsidRPr="000E04B4">
              <w:rPr>
                <w:color w:val="000000"/>
                <w:sz w:val="20"/>
                <w:szCs w:val="20"/>
              </w:rPr>
              <w:t xml:space="preserve"> </w:t>
            </w:r>
            <w:r w:rsidRPr="000E04B4">
              <w:rPr>
                <w:color w:val="000000"/>
                <w:sz w:val="20"/>
                <w:szCs w:val="20"/>
              </w:rPr>
              <w:t>공사자재에</w:t>
            </w:r>
            <w:r w:rsidRPr="000E04B4">
              <w:rPr>
                <w:color w:val="000000"/>
                <w:sz w:val="20"/>
                <w:szCs w:val="20"/>
              </w:rPr>
              <w:t xml:space="preserve"> </w:t>
            </w:r>
            <w:r w:rsidRPr="000E04B4">
              <w:rPr>
                <w:color w:val="000000"/>
                <w:sz w:val="20"/>
                <w:szCs w:val="20"/>
              </w:rPr>
              <w:t>발이</w:t>
            </w:r>
            <w:r w:rsidRPr="000E04B4">
              <w:rPr>
                <w:color w:val="000000"/>
                <w:sz w:val="20"/>
                <w:szCs w:val="20"/>
              </w:rPr>
              <w:t xml:space="preserve"> </w:t>
            </w:r>
            <w:r w:rsidRPr="000E04B4">
              <w:rPr>
                <w:color w:val="000000"/>
                <w:sz w:val="20"/>
                <w:szCs w:val="20"/>
              </w:rPr>
              <w:t>걸려</w:t>
            </w:r>
            <w:r w:rsidRPr="000E04B4">
              <w:rPr>
                <w:color w:val="000000"/>
                <w:sz w:val="20"/>
                <w:szCs w:val="20"/>
              </w:rPr>
              <w:t xml:space="preserve"> </w:t>
            </w:r>
            <w:r w:rsidRPr="000E04B4">
              <w:rPr>
                <w:color w:val="000000"/>
                <w:sz w:val="20"/>
                <w:szCs w:val="20"/>
              </w:rPr>
              <w:t>넘어지면서</w:t>
            </w:r>
            <w:r w:rsidRPr="000E04B4">
              <w:rPr>
                <w:color w:val="000000"/>
                <w:sz w:val="20"/>
                <w:szCs w:val="20"/>
              </w:rPr>
              <w:t xml:space="preserve"> </w:t>
            </w:r>
            <w:r w:rsidRPr="000E04B4">
              <w:rPr>
                <w:color w:val="000000"/>
                <w:sz w:val="20"/>
                <w:szCs w:val="20"/>
              </w:rPr>
              <w:t>다침</w:t>
            </w:r>
          </w:p>
        </w:tc>
      </w:tr>
      <w:tr w:rsidR="00026A7E" w:rsidRPr="00CB2B3F" w14:paraId="2A20DADF" w14:textId="77777777" w:rsidTr="0091358C">
        <w:trPr>
          <w:cantSplit/>
          <w:trHeight w:val="340"/>
        </w:trPr>
        <w:tc>
          <w:tcPr>
            <w:tcW w:w="662" w:type="dxa"/>
            <w:shd w:val="clear" w:color="auto" w:fill="F2F2F2" w:themeFill="background1" w:themeFillShade="F2"/>
            <w:noWrap/>
            <w:vAlign w:val="center"/>
            <w:hideMark/>
          </w:tcPr>
          <w:p w14:paraId="387D3E21" w14:textId="77777777" w:rsidR="00026A7E" w:rsidRPr="000E04B4" w:rsidRDefault="00026A7E" w:rsidP="0091358C">
            <w:pPr>
              <w:spacing w:line="280" w:lineRule="atLeast"/>
              <w:jc w:val="center"/>
              <w:rPr>
                <w:color w:val="000000"/>
                <w:sz w:val="20"/>
                <w:szCs w:val="20"/>
              </w:rPr>
            </w:pPr>
            <w:r w:rsidRPr="000E04B4">
              <w:rPr>
                <w:color w:val="000000"/>
                <w:sz w:val="20"/>
                <w:szCs w:val="20"/>
              </w:rPr>
              <w:lastRenderedPageBreak/>
              <w:t>62</w:t>
            </w:r>
          </w:p>
        </w:tc>
        <w:tc>
          <w:tcPr>
            <w:tcW w:w="1039" w:type="dxa"/>
            <w:shd w:val="clear" w:color="auto" w:fill="auto"/>
            <w:noWrap/>
            <w:vAlign w:val="center"/>
            <w:hideMark/>
          </w:tcPr>
          <w:p w14:paraId="37C545FD" w14:textId="77777777" w:rsidR="00026A7E" w:rsidRPr="000E04B4" w:rsidRDefault="00026A7E" w:rsidP="0091358C">
            <w:pPr>
              <w:spacing w:line="280" w:lineRule="atLeast"/>
              <w:jc w:val="center"/>
              <w:rPr>
                <w:color w:val="000000"/>
                <w:sz w:val="20"/>
                <w:szCs w:val="20"/>
              </w:rPr>
            </w:pPr>
            <w:proofErr w:type="spellStart"/>
            <w:r w:rsidRPr="000E04B4">
              <w:rPr>
                <w:color w:val="000000"/>
                <w:sz w:val="20"/>
                <w:szCs w:val="20"/>
              </w:rPr>
              <w:t>성현제</w:t>
            </w:r>
            <w:proofErr w:type="spellEnd"/>
          </w:p>
        </w:tc>
        <w:tc>
          <w:tcPr>
            <w:tcW w:w="2410" w:type="dxa"/>
            <w:shd w:val="clear" w:color="auto" w:fill="auto"/>
            <w:noWrap/>
            <w:vAlign w:val="center"/>
            <w:hideMark/>
          </w:tcPr>
          <w:p w14:paraId="261AD81F"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리하우스사업본부</w:t>
            </w:r>
            <w:r w:rsidRPr="000E04B4">
              <w:rPr>
                <w:color w:val="000000"/>
                <w:sz w:val="20"/>
                <w:szCs w:val="20"/>
              </w:rPr>
              <w:t xml:space="preserve"> /</w:t>
            </w:r>
            <w:proofErr w:type="gramEnd"/>
            <w:r w:rsidRPr="000E04B4">
              <w:rPr>
                <w:color w:val="000000"/>
                <w:sz w:val="20"/>
                <w:szCs w:val="20"/>
              </w:rPr>
              <w:t xml:space="preserve"> </w:t>
            </w:r>
            <w:r>
              <w:rPr>
                <w:color w:val="000000"/>
                <w:sz w:val="20"/>
                <w:szCs w:val="20"/>
              </w:rPr>
              <w:br/>
            </w:r>
            <w:r w:rsidRPr="000E04B4">
              <w:rPr>
                <w:color w:val="000000"/>
                <w:sz w:val="20"/>
                <w:szCs w:val="20"/>
              </w:rPr>
              <w:t>RH</w:t>
            </w:r>
            <w:r w:rsidRPr="000E04B4">
              <w:rPr>
                <w:color w:val="000000"/>
                <w:sz w:val="20"/>
                <w:szCs w:val="20"/>
              </w:rPr>
              <w:t>영업</w:t>
            </w:r>
            <w:r w:rsidRPr="000E04B4">
              <w:rPr>
                <w:color w:val="000000"/>
                <w:sz w:val="20"/>
                <w:szCs w:val="20"/>
              </w:rPr>
              <w:t>4</w:t>
            </w:r>
            <w:r w:rsidRPr="000E04B4">
              <w:rPr>
                <w:color w:val="000000"/>
                <w:sz w:val="20"/>
                <w:szCs w:val="20"/>
              </w:rPr>
              <w:t>부</w:t>
            </w:r>
            <w:r w:rsidRPr="000E04B4">
              <w:rPr>
                <w:color w:val="000000"/>
                <w:sz w:val="20"/>
                <w:szCs w:val="20"/>
              </w:rPr>
              <w:t xml:space="preserve"> / RH</w:t>
            </w:r>
            <w:r w:rsidRPr="000E04B4">
              <w:rPr>
                <w:color w:val="000000"/>
                <w:sz w:val="20"/>
                <w:szCs w:val="20"/>
              </w:rPr>
              <w:t>천안팀</w:t>
            </w:r>
            <w:r w:rsidRPr="000E04B4">
              <w:rPr>
                <w:color w:val="000000"/>
                <w:sz w:val="20"/>
                <w:szCs w:val="20"/>
              </w:rPr>
              <w:t xml:space="preserve"> / RH</w:t>
            </w:r>
            <w:r w:rsidRPr="000E04B4">
              <w:rPr>
                <w:color w:val="000000"/>
                <w:sz w:val="20"/>
                <w:szCs w:val="20"/>
              </w:rPr>
              <w:t>천안대리점파트</w:t>
            </w:r>
          </w:p>
        </w:tc>
        <w:tc>
          <w:tcPr>
            <w:tcW w:w="1418" w:type="dxa"/>
            <w:shd w:val="clear" w:color="auto" w:fill="auto"/>
            <w:noWrap/>
            <w:vAlign w:val="center"/>
            <w:hideMark/>
          </w:tcPr>
          <w:p w14:paraId="6EE1F59A" w14:textId="77777777" w:rsidR="00026A7E" w:rsidRPr="000E04B4" w:rsidRDefault="00026A7E" w:rsidP="0091358C">
            <w:pPr>
              <w:spacing w:line="280" w:lineRule="atLeast"/>
              <w:jc w:val="center"/>
              <w:rPr>
                <w:color w:val="000000"/>
                <w:sz w:val="20"/>
                <w:szCs w:val="20"/>
              </w:rPr>
            </w:pPr>
            <w:r w:rsidRPr="000E04B4">
              <w:rPr>
                <w:color w:val="000000"/>
                <w:sz w:val="20"/>
                <w:szCs w:val="20"/>
              </w:rPr>
              <w:t>2021-06-17</w:t>
            </w:r>
          </w:p>
        </w:tc>
        <w:tc>
          <w:tcPr>
            <w:tcW w:w="3685" w:type="dxa"/>
            <w:shd w:val="clear" w:color="auto" w:fill="auto"/>
            <w:vAlign w:val="center"/>
            <w:hideMark/>
          </w:tcPr>
          <w:p w14:paraId="6D97F4B4" w14:textId="77777777" w:rsidR="00026A7E" w:rsidRPr="000E04B4" w:rsidRDefault="00026A7E" w:rsidP="0091358C">
            <w:pPr>
              <w:spacing w:line="280" w:lineRule="atLeast"/>
              <w:jc w:val="center"/>
              <w:rPr>
                <w:color w:val="000000"/>
                <w:sz w:val="20"/>
                <w:szCs w:val="20"/>
              </w:rPr>
            </w:pPr>
            <w:r w:rsidRPr="000E04B4">
              <w:rPr>
                <w:color w:val="000000"/>
                <w:sz w:val="20"/>
                <w:szCs w:val="20"/>
              </w:rPr>
              <w:t>충청남도</w:t>
            </w:r>
            <w:r w:rsidRPr="000E04B4">
              <w:rPr>
                <w:color w:val="000000"/>
                <w:sz w:val="20"/>
                <w:szCs w:val="20"/>
              </w:rPr>
              <w:t xml:space="preserve"> </w:t>
            </w:r>
            <w:r w:rsidRPr="000E04B4">
              <w:rPr>
                <w:color w:val="000000"/>
                <w:sz w:val="20"/>
                <w:szCs w:val="20"/>
              </w:rPr>
              <w:t>아산시</w:t>
            </w:r>
            <w:r w:rsidRPr="000E04B4">
              <w:rPr>
                <w:color w:val="000000"/>
                <w:sz w:val="20"/>
                <w:szCs w:val="20"/>
              </w:rPr>
              <w:t xml:space="preserve"> </w:t>
            </w:r>
            <w:proofErr w:type="spellStart"/>
            <w:r w:rsidRPr="000E04B4">
              <w:rPr>
                <w:color w:val="000000"/>
                <w:sz w:val="20"/>
                <w:szCs w:val="20"/>
              </w:rPr>
              <w:t>배방읍</w:t>
            </w:r>
            <w:proofErr w:type="spellEnd"/>
            <w:r w:rsidRPr="000E04B4">
              <w:rPr>
                <w:color w:val="000000"/>
                <w:sz w:val="20"/>
                <w:szCs w:val="20"/>
              </w:rPr>
              <w:t xml:space="preserve"> </w:t>
            </w:r>
            <w:proofErr w:type="spellStart"/>
            <w:r w:rsidRPr="000E04B4">
              <w:rPr>
                <w:color w:val="000000"/>
                <w:sz w:val="20"/>
                <w:szCs w:val="20"/>
              </w:rPr>
              <w:t>희망로</w:t>
            </w:r>
            <w:proofErr w:type="spellEnd"/>
            <w:r w:rsidRPr="000E04B4">
              <w:rPr>
                <w:color w:val="000000"/>
                <w:sz w:val="20"/>
                <w:szCs w:val="20"/>
              </w:rPr>
              <w:t>46</w:t>
            </w:r>
            <w:r w:rsidRPr="000E04B4">
              <w:rPr>
                <w:color w:val="000000"/>
                <w:sz w:val="20"/>
                <w:szCs w:val="20"/>
              </w:rPr>
              <w:t>번길</w:t>
            </w:r>
            <w:r w:rsidRPr="000E04B4">
              <w:rPr>
                <w:color w:val="000000"/>
                <w:sz w:val="20"/>
                <w:szCs w:val="20"/>
              </w:rPr>
              <w:t xml:space="preserve"> 42-4</w:t>
            </w:r>
          </w:p>
        </w:tc>
        <w:tc>
          <w:tcPr>
            <w:tcW w:w="5356" w:type="dxa"/>
            <w:shd w:val="clear" w:color="auto" w:fill="auto"/>
            <w:vAlign w:val="center"/>
            <w:hideMark/>
          </w:tcPr>
          <w:p w14:paraId="79937C9F" w14:textId="77777777" w:rsidR="00026A7E" w:rsidRPr="000E04B4" w:rsidRDefault="00026A7E" w:rsidP="0091358C">
            <w:pPr>
              <w:spacing w:line="280" w:lineRule="atLeast"/>
              <w:jc w:val="left"/>
              <w:rPr>
                <w:color w:val="000000"/>
                <w:sz w:val="20"/>
                <w:szCs w:val="20"/>
              </w:rPr>
            </w:pPr>
            <w:r w:rsidRPr="000E04B4">
              <w:rPr>
                <w:color w:val="000000"/>
                <w:sz w:val="20"/>
                <w:szCs w:val="20"/>
              </w:rPr>
              <w:t>사무실</w:t>
            </w:r>
            <w:r w:rsidRPr="000E04B4">
              <w:rPr>
                <w:color w:val="000000"/>
                <w:sz w:val="20"/>
                <w:szCs w:val="20"/>
              </w:rPr>
              <w:t xml:space="preserve"> </w:t>
            </w:r>
            <w:r w:rsidRPr="000E04B4">
              <w:rPr>
                <w:color w:val="000000"/>
                <w:sz w:val="20"/>
                <w:szCs w:val="20"/>
              </w:rPr>
              <w:t>근처</w:t>
            </w:r>
            <w:r w:rsidRPr="000E04B4">
              <w:rPr>
                <w:color w:val="000000"/>
                <w:sz w:val="20"/>
                <w:szCs w:val="20"/>
              </w:rPr>
              <w:t xml:space="preserve"> </w:t>
            </w:r>
            <w:r w:rsidRPr="000E04B4">
              <w:rPr>
                <w:color w:val="000000"/>
                <w:sz w:val="20"/>
                <w:szCs w:val="20"/>
              </w:rPr>
              <w:t>주차장에</w:t>
            </w:r>
            <w:r w:rsidRPr="000E04B4">
              <w:rPr>
                <w:color w:val="000000"/>
                <w:sz w:val="20"/>
                <w:szCs w:val="20"/>
              </w:rPr>
              <w:t xml:space="preserve"> </w:t>
            </w:r>
            <w:r w:rsidRPr="000E04B4">
              <w:rPr>
                <w:color w:val="000000"/>
                <w:sz w:val="20"/>
                <w:szCs w:val="20"/>
              </w:rPr>
              <w:t>있는</w:t>
            </w:r>
            <w:r w:rsidRPr="000E04B4">
              <w:rPr>
                <w:color w:val="000000"/>
                <w:sz w:val="20"/>
                <w:szCs w:val="20"/>
              </w:rPr>
              <w:t xml:space="preserve"> </w:t>
            </w:r>
            <w:r w:rsidRPr="000E04B4">
              <w:rPr>
                <w:color w:val="000000"/>
                <w:sz w:val="20"/>
                <w:szCs w:val="20"/>
              </w:rPr>
              <w:t>차에</w:t>
            </w:r>
            <w:r w:rsidRPr="000E04B4">
              <w:rPr>
                <w:color w:val="000000"/>
                <w:sz w:val="20"/>
                <w:szCs w:val="20"/>
              </w:rPr>
              <w:t xml:space="preserve"> </w:t>
            </w:r>
            <w:r w:rsidRPr="000E04B4">
              <w:rPr>
                <w:color w:val="000000"/>
                <w:sz w:val="20"/>
                <w:szCs w:val="20"/>
              </w:rPr>
              <w:t>업무용</w:t>
            </w:r>
            <w:r w:rsidRPr="000E04B4">
              <w:rPr>
                <w:color w:val="000000"/>
                <w:sz w:val="20"/>
                <w:szCs w:val="20"/>
              </w:rPr>
              <w:t xml:space="preserve"> </w:t>
            </w:r>
            <w:r w:rsidRPr="000E04B4">
              <w:rPr>
                <w:color w:val="000000"/>
                <w:sz w:val="20"/>
                <w:szCs w:val="20"/>
              </w:rPr>
              <w:t>다이어리를</w:t>
            </w:r>
            <w:r w:rsidRPr="000E04B4">
              <w:rPr>
                <w:color w:val="000000"/>
                <w:sz w:val="20"/>
                <w:szCs w:val="20"/>
              </w:rPr>
              <w:t xml:space="preserve"> </w:t>
            </w:r>
            <w:r w:rsidRPr="000E04B4">
              <w:rPr>
                <w:color w:val="000000"/>
                <w:sz w:val="20"/>
                <w:szCs w:val="20"/>
              </w:rPr>
              <w:t>가지러</w:t>
            </w:r>
            <w:r w:rsidRPr="000E04B4">
              <w:rPr>
                <w:color w:val="000000"/>
                <w:sz w:val="20"/>
                <w:szCs w:val="20"/>
              </w:rPr>
              <w:t xml:space="preserve"> </w:t>
            </w:r>
            <w:r w:rsidRPr="000E04B4">
              <w:rPr>
                <w:color w:val="000000"/>
                <w:sz w:val="20"/>
                <w:szCs w:val="20"/>
              </w:rPr>
              <w:t>가기</w:t>
            </w:r>
            <w:r w:rsidRPr="000E04B4">
              <w:rPr>
                <w:color w:val="000000"/>
                <w:sz w:val="20"/>
                <w:szCs w:val="20"/>
              </w:rPr>
              <w:t xml:space="preserve"> </w:t>
            </w:r>
            <w:r w:rsidRPr="000E04B4">
              <w:rPr>
                <w:color w:val="000000"/>
                <w:sz w:val="20"/>
                <w:szCs w:val="20"/>
              </w:rPr>
              <w:t>위해</w:t>
            </w:r>
            <w:r w:rsidRPr="000E04B4">
              <w:rPr>
                <w:color w:val="000000"/>
                <w:sz w:val="20"/>
                <w:szCs w:val="20"/>
              </w:rPr>
              <w:t xml:space="preserve"> 2</w:t>
            </w:r>
            <w:r w:rsidRPr="000E04B4">
              <w:rPr>
                <w:color w:val="000000"/>
                <w:sz w:val="20"/>
                <w:szCs w:val="20"/>
              </w:rPr>
              <w:t>층에서</w:t>
            </w:r>
            <w:r w:rsidRPr="000E04B4">
              <w:rPr>
                <w:color w:val="000000"/>
                <w:sz w:val="20"/>
                <w:szCs w:val="20"/>
              </w:rPr>
              <w:t xml:space="preserve"> </w:t>
            </w:r>
            <w:r w:rsidRPr="000E04B4">
              <w:rPr>
                <w:color w:val="000000"/>
                <w:sz w:val="20"/>
                <w:szCs w:val="20"/>
              </w:rPr>
              <w:t>내려가던</w:t>
            </w:r>
            <w:r w:rsidRPr="000E04B4">
              <w:rPr>
                <w:color w:val="000000"/>
                <w:sz w:val="20"/>
                <w:szCs w:val="20"/>
              </w:rPr>
              <w:t xml:space="preserve"> </w:t>
            </w:r>
            <w:r w:rsidRPr="000E04B4">
              <w:rPr>
                <w:color w:val="000000"/>
                <w:sz w:val="20"/>
                <w:szCs w:val="20"/>
              </w:rPr>
              <w:t>중</w:t>
            </w:r>
            <w:r w:rsidRPr="000E04B4">
              <w:rPr>
                <w:color w:val="000000"/>
                <w:sz w:val="20"/>
                <w:szCs w:val="20"/>
              </w:rPr>
              <w:br/>
            </w:r>
            <w:r w:rsidRPr="000E04B4">
              <w:rPr>
                <w:color w:val="000000"/>
                <w:sz w:val="20"/>
                <w:szCs w:val="20"/>
              </w:rPr>
              <w:t>계단에서</w:t>
            </w:r>
            <w:r w:rsidRPr="000E04B4">
              <w:rPr>
                <w:color w:val="000000"/>
                <w:sz w:val="20"/>
                <w:szCs w:val="20"/>
              </w:rPr>
              <w:t xml:space="preserve"> </w:t>
            </w:r>
            <w:r w:rsidRPr="000E04B4">
              <w:rPr>
                <w:color w:val="000000"/>
                <w:sz w:val="20"/>
                <w:szCs w:val="20"/>
              </w:rPr>
              <w:t>발을</w:t>
            </w:r>
            <w:r w:rsidRPr="000E04B4">
              <w:rPr>
                <w:color w:val="000000"/>
                <w:sz w:val="20"/>
                <w:szCs w:val="20"/>
              </w:rPr>
              <w:t xml:space="preserve"> </w:t>
            </w:r>
            <w:r w:rsidRPr="000E04B4">
              <w:rPr>
                <w:color w:val="000000"/>
                <w:sz w:val="20"/>
                <w:szCs w:val="20"/>
              </w:rPr>
              <w:t>헛디디며</w:t>
            </w:r>
            <w:r w:rsidRPr="000E04B4">
              <w:rPr>
                <w:color w:val="000000"/>
                <w:sz w:val="20"/>
                <w:szCs w:val="20"/>
              </w:rPr>
              <w:t xml:space="preserve"> </w:t>
            </w:r>
            <w:r w:rsidRPr="000E04B4">
              <w:rPr>
                <w:color w:val="000000"/>
                <w:sz w:val="20"/>
                <w:szCs w:val="20"/>
              </w:rPr>
              <w:t>넘어져</w:t>
            </w:r>
            <w:r w:rsidRPr="000E04B4">
              <w:rPr>
                <w:color w:val="000000"/>
                <w:sz w:val="20"/>
                <w:szCs w:val="20"/>
              </w:rPr>
              <w:t xml:space="preserve"> </w:t>
            </w:r>
            <w:r w:rsidRPr="000E04B4">
              <w:rPr>
                <w:color w:val="000000"/>
                <w:sz w:val="20"/>
                <w:szCs w:val="20"/>
              </w:rPr>
              <w:t>왼팔</w:t>
            </w:r>
            <w:r w:rsidRPr="000E04B4">
              <w:rPr>
                <w:color w:val="000000"/>
                <w:sz w:val="20"/>
                <w:szCs w:val="20"/>
              </w:rPr>
              <w:t xml:space="preserve"> </w:t>
            </w:r>
            <w:r w:rsidRPr="000E04B4">
              <w:rPr>
                <w:color w:val="000000"/>
                <w:sz w:val="20"/>
                <w:szCs w:val="20"/>
              </w:rPr>
              <w:t>팔꿈치</w:t>
            </w:r>
            <w:r w:rsidRPr="000E04B4">
              <w:rPr>
                <w:color w:val="000000"/>
                <w:sz w:val="20"/>
                <w:szCs w:val="20"/>
              </w:rPr>
              <w:t xml:space="preserve"> </w:t>
            </w:r>
            <w:proofErr w:type="spellStart"/>
            <w:r w:rsidRPr="000E04B4">
              <w:rPr>
                <w:color w:val="000000"/>
                <w:sz w:val="20"/>
                <w:szCs w:val="20"/>
              </w:rPr>
              <w:t>탈골</w:t>
            </w:r>
            <w:proofErr w:type="spellEnd"/>
            <w:r w:rsidRPr="000E04B4">
              <w:rPr>
                <w:color w:val="000000"/>
                <w:sz w:val="20"/>
                <w:szCs w:val="20"/>
              </w:rPr>
              <w:t xml:space="preserve"> </w:t>
            </w:r>
            <w:r w:rsidRPr="000E04B4">
              <w:rPr>
                <w:color w:val="000000"/>
                <w:sz w:val="20"/>
                <w:szCs w:val="20"/>
              </w:rPr>
              <w:t>발생</w:t>
            </w:r>
          </w:p>
        </w:tc>
      </w:tr>
      <w:tr w:rsidR="00026A7E" w:rsidRPr="00CB2B3F" w14:paraId="092A970E" w14:textId="77777777" w:rsidTr="0091358C">
        <w:trPr>
          <w:cantSplit/>
          <w:trHeight w:val="340"/>
        </w:trPr>
        <w:tc>
          <w:tcPr>
            <w:tcW w:w="662" w:type="dxa"/>
            <w:shd w:val="clear" w:color="auto" w:fill="F2F2F2" w:themeFill="background1" w:themeFillShade="F2"/>
            <w:noWrap/>
            <w:vAlign w:val="center"/>
            <w:hideMark/>
          </w:tcPr>
          <w:p w14:paraId="49796145" w14:textId="77777777" w:rsidR="00026A7E" w:rsidRPr="000E04B4" w:rsidRDefault="00026A7E" w:rsidP="0091358C">
            <w:pPr>
              <w:spacing w:line="280" w:lineRule="atLeast"/>
              <w:jc w:val="center"/>
              <w:rPr>
                <w:color w:val="000000"/>
                <w:sz w:val="20"/>
                <w:szCs w:val="20"/>
              </w:rPr>
            </w:pPr>
            <w:r w:rsidRPr="000E04B4">
              <w:rPr>
                <w:color w:val="000000"/>
                <w:sz w:val="20"/>
                <w:szCs w:val="20"/>
              </w:rPr>
              <w:t>63</w:t>
            </w:r>
          </w:p>
        </w:tc>
        <w:tc>
          <w:tcPr>
            <w:tcW w:w="1039" w:type="dxa"/>
            <w:shd w:val="clear" w:color="auto" w:fill="auto"/>
            <w:noWrap/>
            <w:vAlign w:val="center"/>
            <w:hideMark/>
          </w:tcPr>
          <w:p w14:paraId="5095801D" w14:textId="77777777" w:rsidR="00026A7E" w:rsidRPr="000E04B4" w:rsidRDefault="00026A7E" w:rsidP="0091358C">
            <w:pPr>
              <w:spacing w:line="280" w:lineRule="atLeast"/>
              <w:jc w:val="center"/>
              <w:rPr>
                <w:color w:val="000000"/>
                <w:sz w:val="20"/>
                <w:szCs w:val="20"/>
              </w:rPr>
            </w:pPr>
            <w:r w:rsidRPr="000E04B4">
              <w:rPr>
                <w:color w:val="000000"/>
                <w:sz w:val="20"/>
                <w:szCs w:val="20"/>
              </w:rPr>
              <w:t>김현욱</w:t>
            </w:r>
          </w:p>
        </w:tc>
        <w:tc>
          <w:tcPr>
            <w:tcW w:w="2410" w:type="dxa"/>
            <w:shd w:val="clear" w:color="auto" w:fill="auto"/>
            <w:noWrap/>
            <w:vAlign w:val="center"/>
            <w:hideMark/>
          </w:tcPr>
          <w:p w14:paraId="1260AF88" w14:textId="77777777" w:rsidR="00026A7E" w:rsidRPr="000E04B4" w:rsidRDefault="00026A7E" w:rsidP="0091358C">
            <w:pPr>
              <w:spacing w:line="280" w:lineRule="atLeast"/>
              <w:jc w:val="center"/>
              <w:rPr>
                <w:color w:val="000000"/>
                <w:sz w:val="20"/>
                <w:szCs w:val="20"/>
              </w:rPr>
            </w:pPr>
            <w:proofErr w:type="gramStart"/>
            <w:r w:rsidRPr="000E04B4">
              <w:rPr>
                <w:color w:val="000000"/>
                <w:sz w:val="20"/>
                <w:szCs w:val="20"/>
              </w:rPr>
              <w:t>전략기획실</w:t>
            </w:r>
            <w:r w:rsidRPr="000E04B4">
              <w:rPr>
                <w:color w:val="000000"/>
                <w:sz w:val="20"/>
                <w:szCs w:val="20"/>
              </w:rPr>
              <w:t xml:space="preserve"> /</w:t>
            </w:r>
            <w:proofErr w:type="gramEnd"/>
            <w:r w:rsidRPr="000E04B4">
              <w:rPr>
                <w:color w:val="000000"/>
                <w:sz w:val="20"/>
                <w:szCs w:val="20"/>
              </w:rPr>
              <w:t xml:space="preserve"> C/S</w:t>
            </w:r>
            <w:r w:rsidRPr="000E04B4">
              <w:rPr>
                <w:color w:val="000000"/>
                <w:sz w:val="20"/>
                <w:szCs w:val="20"/>
              </w:rPr>
              <w:t>실</w:t>
            </w:r>
            <w:r w:rsidRPr="000E04B4">
              <w:rPr>
                <w:color w:val="000000"/>
                <w:sz w:val="20"/>
                <w:szCs w:val="20"/>
              </w:rPr>
              <w:t xml:space="preserve"> / </w:t>
            </w:r>
            <w:r w:rsidRPr="000B39BC">
              <w:rPr>
                <w:color w:val="000000"/>
                <w:spacing w:val="-8"/>
                <w:sz w:val="20"/>
                <w:szCs w:val="20"/>
              </w:rPr>
              <w:t>C/S</w:t>
            </w:r>
            <w:r w:rsidRPr="000B39BC">
              <w:rPr>
                <w:color w:val="000000"/>
                <w:spacing w:val="-8"/>
                <w:sz w:val="20"/>
                <w:szCs w:val="20"/>
              </w:rPr>
              <w:t>부</w:t>
            </w:r>
            <w:r w:rsidRPr="000B39BC">
              <w:rPr>
                <w:color w:val="000000"/>
                <w:spacing w:val="-8"/>
                <w:sz w:val="20"/>
                <w:szCs w:val="20"/>
              </w:rPr>
              <w:t xml:space="preserve"> / A/S</w:t>
            </w:r>
            <w:r w:rsidRPr="000B39BC">
              <w:rPr>
                <w:color w:val="000000"/>
                <w:spacing w:val="-8"/>
                <w:sz w:val="20"/>
                <w:szCs w:val="20"/>
              </w:rPr>
              <w:t>팀</w:t>
            </w:r>
            <w:r w:rsidRPr="000B39BC">
              <w:rPr>
                <w:color w:val="000000"/>
                <w:spacing w:val="-8"/>
                <w:sz w:val="20"/>
                <w:szCs w:val="20"/>
              </w:rPr>
              <w:t xml:space="preserve"> / </w:t>
            </w:r>
            <w:r w:rsidRPr="000B39BC">
              <w:rPr>
                <w:color w:val="000000"/>
                <w:spacing w:val="-8"/>
                <w:sz w:val="20"/>
                <w:szCs w:val="20"/>
              </w:rPr>
              <w:t>제주센터</w:t>
            </w:r>
          </w:p>
        </w:tc>
        <w:tc>
          <w:tcPr>
            <w:tcW w:w="1418" w:type="dxa"/>
            <w:shd w:val="clear" w:color="auto" w:fill="auto"/>
            <w:noWrap/>
            <w:vAlign w:val="center"/>
            <w:hideMark/>
          </w:tcPr>
          <w:p w14:paraId="223AA377" w14:textId="77777777" w:rsidR="00026A7E" w:rsidRPr="000E04B4" w:rsidRDefault="00026A7E" w:rsidP="0091358C">
            <w:pPr>
              <w:spacing w:line="280" w:lineRule="atLeast"/>
              <w:jc w:val="center"/>
              <w:rPr>
                <w:color w:val="000000"/>
                <w:sz w:val="20"/>
                <w:szCs w:val="20"/>
              </w:rPr>
            </w:pPr>
            <w:r w:rsidRPr="000E04B4">
              <w:rPr>
                <w:color w:val="000000"/>
                <w:sz w:val="20"/>
                <w:szCs w:val="20"/>
              </w:rPr>
              <w:t>2021-06-22</w:t>
            </w:r>
          </w:p>
        </w:tc>
        <w:tc>
          <w:tcPr>
            <w:tcW w:w="3685" w:type="dxa"/>
            <w:shd w:val="clear" w:color="auto" w:fill="auto"/>
            <w:vAlign w:val="center"/>
            <w:hideMark/>
          </w:tcPr>
          <w:p w14:paraId="3E9DC267" w14:textId="77777777" w:rsidR="00026A7E" w:rsidRPr="000E04B4" w:rsidRDefault="00026A7E" w:rsidP="0091358C">
            <w:pPr>
              <w:spacing w:line="280" w:lineRule="atLeast"/>
              <w:jc w:val="center"/>
              <w:rPr>
                <w:color w:val="000000"/>
                <w:sz w:val="20"/>
                <w:szCs w:val="20"/>
              </w:rPr>
            </w:pPr>
            <w:r w:rsidRPr="000E04B4">
              <w:rPr>
                <w:color w:val="000000"/>
                <w:sz w:val="20"/>
                <w:szCs w:val="20"/>
              </w:rPr>
              <w:t>제주</w:t>
            </w:r>
            <w:r w:rsidRPr="000E04B4">
              <w:rPr>
                <w:color w:val="000000"/>
                <w:sz w:val="20"/>
                <w:szCs w:val="20"/>
              </w:rPr>
              <w:t xml:space="preserve"> </w:t>
            </w:r>
            <w:r w:rsidRPr="000E04B4">
              <w:rPr>
                <w:color w:val="000000"/>
                <w:sz w:val="20"/>
                <w:szCs w:val="20"/>
              </w:rPr>
              <w:t>제주시</w:t>
            </w:r>
            <w:r w:rsidRPr="000E04B4">
              <w:rPr>
                <w:color w:val="000000"/>
                <w:sz w:val="20"/>
                <w:szCs w:val="20"/>
              </w:rPr>
              <w:t xml:space="preserve"> </w:t>
            </w:r>
            <w:r w:rsidRPr="000E04B4">
              <w:rPr>
                <w:color w:val="000000"/>
                <w:sz w:val="20"/>
                <w:szCs w:val="20"/>
              </w:rPr>
              <w:t>노형동</w:t>
            </w:r>
          </w:p>
        </w:tc>
        <w:tc>
          <w:tcPr>
            <w:tcW w:w="5356" w:type="dxa"/>
            <w:shd w:val="clear" w:color="auto" w:fill="auto"/>
            <w:vAlign w:val="center"/>
            <w:hideMark/>
          </w:tcPr>
          <w:p w14:paraId="4537CFC5" w14:textId="77777777" w:rsidR="00026A7E" w:rsidRPr="000E04B4" w:rsidRDefault="00026A7E" w:rsidP="0091358C">
            <w:pPr>
              <w:spacing w:line="280" w:lineRule="atLeast"/>
              <w:jc w:val="left"/>
              <w:rPr>
                <w:color w:val="000000"/>
                <w:sz w:val="20"/>
                <w:szCs w:val="20"/>
              </w:rPr>
            </w:pPr>
            <w:r w:rsidRPr="000E04B4">
              <w:rPr>
                <w:color w:val="000000"/>
                <w:sz w:val="20"/>
                <w:szCs w:val="20"/>
              </w:rPr>
              <w:t>현장이동</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proofErr w:type="spellStart"/>
            <w:r w:rsidRPr="000E04B4">
              <w:rPr>
                <w:color w:val="000000"/>
                <w:sz w:val="20"/>
                <w:szCs w:val="20"/>
              </w:rPr>
              <w:t>신호없는</w:t>
            </w:r>
            <w:proofErr w:type="spellEnd"/>
            <w:r w:rsidRPr="000E04B4">
              <w:rPr>
                <w:color w:val="000000"/>
                <w:sz w:val="20"/>
                <w:szCs w:val="20"/>
              </w:rPr>
              <w:t xml:space="preserve"> </w:t>
            </w:r>
            <w:r w:rsidRPr="000E04B4">
              <w:rPr>
                <w:color w:val="000000"/>
                <w:sz w:val="20"/>
                <w:szCs w:val="20"/>
              </w:rPr>
              <w:t>사거리에서</w:t>
            </w:r>
            <w:r w:rsidRPr="000E04B4">
              <w:rPr>
                <w:color w:val="000000"/>
                <w:sz w:val="20"/>
                <w:szCs w:val="20"/>
              </w:rPr>
              <w:t xml:space="preserve"> </w:t>
            </w:r>
            <w:r w:rsidRPr="000E04B4">
              <w:rPr>
                <w:color w:val="000000"/>
                <w:sz w:val="20"/>
                <w:szCs w:val="20"/>
              </w:rPr>
              <w:t>좌우</w:t>
            </w:r>
            <w:r w:rsidRPr="000E04B4">
              <w:rPr>
                <w:color w:val="000000"/>
                <w:sz w:val="20"/>
                <w:szCs w:val="20"/>
              </w:rPr>
              <w:t xml:space="preserve"> </w:t>
            </w:r>
            <w:r w:rsidRPr="000E04B4">
              <w:rPr>
                <w:color w:val="000000"/>
                <w:sz w:val="20"/>
                <w:szCs w:val="20"/>
              </w:rPr>
              <w:t>주시</w:t>
            </w:r>
            <w:r w:rsidRPr="000E04B4">
              <w:rPr>
                <w:color w:val="000000"/>
                <w:sz w:val="20"/>
                <w:szCs w:val="20"/>
              </w:rPr>
              <w:t xml:space="preserve"> </w:t>
            </w:r>
            <w:r w:rsidRPr="000E04B4">
              <w:rPr>
                <w:color w:val="000000"/>
                <w:sz w:val="20"/>
                <w:szCs w:val="20"/>
              </w:rPr>
              <w:t>미흡으로</w:t>
            </w:r>
            <w:r w:rsidRPr="000E04B4">
              <w:rPr>
                <w:color w:val="000000"/>
                <w:sz w:val="20"/>
                <w:szCs w:val="20"/>
              </w:rPr>
              <w:t xml:space="preserve"> </w:t>
            </w:r>
            <w:r w:rsidRPr="000E04B4">
              <w:rPr>
                <w:color w:val="000000"/>
                <w:sz w:val="20"/>
                <w:szCs w:val="20"/>
              </w:rPr>
              <w:t>인하여</w:t>
            </w:r>
            <w:r w:rsidRPr="000E04B4">
              <w:rPr>
                <w:color w:val="000000"/>
                <w:sz w:val="20"/>
                <w:szCs w:val="20"/>
              </w:rPr>
              <w:t xml:space="preserve"> </w:t>
            </w:r>
            <w:r w:rsidRPr="000E04B4">
              <w:rPr>
                <w:color w:val="000000"/>
                <w:sz w:val="20"/>
                <w:szCs w:val="20"/>
              </w:rPr>
              <w:t>직진</w:t>
            </w:r>
            <w:r w:rsidRPr="000E04B4">
              <w:rPr>
                <w:color w:val="000000"/>
                <w:sz w:val="20"/>
                <w:szCs w:val="20"/>
              </w:rPr>
              <w:t xml:space="preserve"> </w:t>
            </w:r>
            <w:r w:rsidRPr="000E04B4">
              <w:rPr>
                <w:color w:val="000000"/>
                <w:sz w:val="20"/>
                <w:szCs w:val="20"/>
              </w:rPr>
              <w:t>중</w:t>
            </w:r>
            <w:r w:rsidRPr="000E04B4">
              <w:rPr>
                <w:color w:val="000000"/>
                <w:sz w:val="20"/>
                <w:szCs w:val="20"/>
              </w:rPr>
              <w:t xml:space="preserve"> </w:t>
            </w:r>
            <w:r w:rsidRPr="000E04B4">
              <w:rPr>
                <w:color w:val="000000"/>
                <w:sz w:val="20"/>
                <w:szCs w:val="20"/>
              </w:rPr>
              <w:t>충돌사고</w:t>
            </w:r>
            <w:r w:rsidRPr="000E04B4">
              <w:rPr>
                <w:color w:val="000000"/>
                <w:sz w:val="20"/>
                <w:szCs w:val="20"/>
              </w:rPr>
              <w:t xml:space="preserve"> </w:t>
            </w:r>
            <w:r w:rsidRPr="000E04B4">
              <w:rPr>
                <w:color w:val="000000"/>
                <w:sz w:val="20"/>
                <w:szCs w:val="20"/>
              </w:rPr>
              <w:t>발생</w:t>
            </w:r>
          </w:p>
        </w:tc>
      </w:tr>
    </w:tbl>
    <w:p w14:paraId="41F1A96F" w14:textId="77777777" w:rsidR="00026A7E" w:rsidRDefault="00026A7E" w:rsidP="00026A7E"/>
    <w:p w14:paraId="6EFDEDC0" w14:textId="77777777" w:rsidR="00026A7E" w:rsidRDefault="00026A7E" w:rsidP="00026A7E"/>
    <w:p w14:paraId="10C3D33B" w14:textId="77777777" w:rsidR="00026A7E" w:rsidRPr="00CB2B3F" w:rsidRDefault="00026A7E" w:rsidP="00026A7E">
      <w:pPr>
        <w:pStyle w:val="60"/>
        <w:jc w:val="both"/>
        <w:rPr>
          <w:b w:val="0"/>
        </w:rPr>
        <w:sectPr w:rsidR="00026A7E" w:rsidRPr="00CB2B3F" w:rsidSect="009737B4">
          <w:footerReference w:type="default" r:id="rId27"/>
          <w:footnotePr>
            <w:numRestart w:val="eachSect"/>
          </w:footnotePr>
          <w:pgSz w:w="16838" w:h="11906" w:orient="landscape" w:code="9"/>
          <w:pgMar w:top="1588" w:right="1134" w:bottom="1134" w:left="1134" w:header="851" w:footer="567" w:gutter="0"/>
          <w:pgNumType w:start="1"/>
          <w:cols w:space="720"/>
          <w:docGrid w:linePitch="272"/>
        </w:sectPr>
      </w:pPr>
    </w:p>
    <w:p w14:paraId="438B31C2" w14:textId="77777777" w:rsidR="00026A7E" w:rsidRPr="00D679BB" w:rsidRDefault="00026A7E" w:rsidP="00026A7E">
      <w:pPr>
        <w:rPr>
          <w:rFonts w:ascii="Arial" w:eastAsia="맑은 고딕" w:hAnsi="Arial" w:cs="Arial"/>
          <w:b/>
          <w:sz w:val="24"/>
        </w:rPr>
      </w:pPr>
      <w:r w:rsidRPr="00D679BB">
        <w:rPr>
          <w:rFonts w:ascii="Arial" w:eastAsia="맑은 고딕" w:hAnsi="Arial" w:cs="Arial"/>
          <w:b/>
          <w:sz w:val="24"/>
        </w:rPr>
        <w:lastRenderedPageBreak/>
        <w:t>[</w:t>
      </w:r>
      <w:r w:rsidRPr="00D679BB">
        <w:rPr>
          <w:rFonts w:ascii="Arial" w:eastAsia="맑은 고딕" w:hAnsi="Arial" w:cs="Arial"/>
          <w:b/>
          <w:sz w:val="24"/>
        </w:rPr>
        <w:t>별첨</w:t>
      </w:r>
      <w:r w:rsidRPr="00D679BB">
        <w:rPr>
          <w:rFonts w:ascii="Arial" w:eastAsia="맑은 고딕" w:hAnsi="Arial" w:cs="Arial"/>
          <w:b/>
          <w:sz w:val="24"/>
        </w:rPr>
        <w:t xml:space="preserve"> 3] </w:t>
      </w:r>
      <w:r w:rsidRPr="00D679BB">
        <w:rPr>
          <w:rFonts w:ascii="Arial" w:eastAsia="맑은 고딕" w:hAnsi="Arial" w:cs="Arial"/>
          <w:b/>
          <w:sz w:val="24"/>
        </w:rPr>
        <w:t>대상회사가</w:t>
      </w:r>
      <w:r w:rsidRPr="00D679BB">
        <w:rPr>
          <w:rFonts w:ascii="Arial" w:eastAsia="맑은 고딕" w:hAnsi="Arial" w:cs="Arial"/>
          <w:b/>
          <w:sz w:val="24"/>
        </w:rPr>
        <w:t xml:space="preserve"> </w:t>
      </w:r>
      <w:r w:rsidRPr="00D679BB">
        <w:rPr>
          <w:rFonts w:ascii="Arial" w:eastAsia="맑은 고딕" w:hAnsi="Arial" w:cs="Arial"/>
          <w:b/>
          <w:sz w:val="24"/>
        </w:rPr>
        <w:t>외부</w:t>
      </w:r>
      <w:r w:rsidRPr="00D679BB">
        <w:rPr>
          <w:rFonts w:ascii="Arial" w:eastAsia="맑은 고딕" w:hAnsi="Arial" w:cs="Arial"/>
          <w:b/>
          <w:sz w:val="24"/>
        </w:rPr>
        <w:t xml:space="preserve"> </w:t>
      </w:r>
      <w:r w:rsidRPr="00D679BB">
        <w:rPr>
          <w:rFonts w:ascii="Arial" w:eastAsia="맑은 고딕" w:hAnsi="Arial" w:cs="Arial"/>
          <w:b/>
          <w:sz w:val="24"/>
        </w:rPr>
        <w:t>업체</w:t>
      </w:r>
      <w:r w:rsidRPr="00D679BB">
        <w:rPr>
          <w:rFonts w:ascii="Arial" w:eastAsia="맑은 고딕" w:hAnsi="Arial" w:cs="Arial"/>
          <w:b/>
          <w:sz w:val="24"/>
        </w:rPr>
        <w:t xml:space="preserve"> </w:t>
      </w:r>
      <w:r w:rsidRPr="00D679BB">
        <w:rPr>
          <w:rFonts w:ascii="Arial" w:eastAsia="맑은 고딕" w:hAnsi="Arial" w:cs="Arial"/>
          <w:b/>
          <w:sz w:val="24"/>
        </w:rPr>
        <w:t>내지</w:t>
      </w:r>
      <w:r w:rsidRPr="00D679BB">
        <w:rPr>
          <w:rFonts w:ascii="Arial" w:eastAsia="맑은 고딕" w:hAnsi="Arial" w:cs="Arial"/>
          <w:b/>
          <w:sz w:val="24"/>
        </w:rPr>
        <w:t xml:space="preserve"> </w:t>
      </w:r>
      <w:r w:rsidRPr="00D679BB">
        <w:rPr>
          <w:rFonts w:ascii="Arial" w:eastAsia="맑은 고딕" w:hAnsi="Arial" w:cs="Arial"/>
          <w:b/>
          <w:sz w:val="24"/>
        </w:rPr>
        <w:t>사업자로부터</w:t>
      </w:r>
      <w:r w:rsidRPr="00D679BB">
        <w:rPr>
          <w:rFonts w:ascii="Arial" w:eastAsia="맑은 고딕" w:hAnsi="Arial" w:cs="Arial"/>
          <w:b/>
          <w:sz w:val="24"/>
        </w:rPr>
        <w:t xml:space="preserve"> </w:t>
      </w:r>
      <w:r w:rsidRPr="00D679BB">
        <w:rPr>
          <w:rFonts w:ascii="Arial" w:eastAsia="맑은 고딕" w:hAnsi="Arial" w:cs="Arial"/>
          <w:b/>
          <w:sz w:val="24"/>
        </w:rPr>
        <w:t>제공받는</w:t>
      </w:r>
      <w:r w:rsidRPr="00D679BB">
        <w:rPr>
          <w:rFonts w:ascii="Arial" w:eastAsia="맑은 고딕" w:hAnsi="Arial" w:cs="Arial"/>
          <w:b/>
          <w:sz w:val="24"/>
        </w:rPr>
        <w:t xml:space="preserve"> </w:t>
      </w:r>
      <w:r w:rsidRPr="00D679BB">
        <w:rPr>
          <w:rFonts w:ascii="Arial" w:eastAsia="맑은 고딕" w:hAnsi="Arial" w:cs="Arial"/>
          <w:b/>
          <w:sz w:val="24"/>
        </w:rPr>
        <w:t>용역</w:t>
      </w:r>
      <w:r w:rsidRPr="00D679BB">
        <w:rPr>
          <w:rFonts w:ascii="Arial" w:eastAsia="맑은 고딕" w:hAnsi="Arial" w:cs="Arial"/>
          <w:b/>
          <w:sz w:val="24"/>
        </w:rPr>
        <w:t xml:space="preserve"> </w:t>
      </w:r>
      <w:r w:rsidRPr="00D679BB">
        <w:rPr>
          <w:rFonts w:ascii="Arial" w:eastAsia="맑은 고딕" w:hAnsi="Arial" w:cs="Arial"/>
          <w:b/>
          <w:sz w:val="24"/>
        </w:rPr>
        <w:t>내지</w:t>
      </w:r>
      <w:r w:rsidRPr="00D679BB">
        <w:rPr>
          <w:rFonts w:ascii="Arial" w:eastAsia="맑은 고딕" w:hAnsi="Arial" w:cs="Arial"/>
          <w:b/>
          <w:sz w:val="24"/>
        </w:rPr>
        <w:t xml:space="preserve"> </w:t>
      </w:r>
      <w:r w:rsidRPr="00D679BB">
        <w:rPr>
          <w:rFonts w:ascii="Arial" w:eastAsia="맑은 고딕" w:hAnsi="Arial" w:cs="Arial"/>
          <w:b/>
          <w:sz w:val="24"/>
        </w:rPr>
        <w:t>업무</w:t>
      </w:r>
      <w:r w:rsidRPr="00D679BB">
        <w:rPr>
          <w:rFonts w:ascii="Arial" w:eastAsia="맑은 고딕" w:hAnsi="Arial" w:cs="Arial"/>
          <w:b/>
          <w:sz w:val="24"/>
        </w:rPr>
        <w:t xml:space="preserve"> </w:t>
      </w:r>
      <w:r w:rsidRPr="00D679BB">
        <w:rPr>
          <w:rFonts w:ascii="Arial" w:eastAsia="맑은 고딕" w:hAnsi="Arial" w:cs="Arial"/>
          <w:b/>
          <w:sz w:val="24"/>
        </w:rPr>
        <w:t>현황</w:t>
      </w:r>
    </w:p>
    <w:p w14:paraId="4E00C993" w14:textId="77777777" w:rsidR="00026A7E" w:rsidRPr="00CB2B3F" w:rsidRDefault="00026A7E" w:rsidP="00026A7E"/>
    <w:tbl>
      <w:tblPr>
        <w:tblStyle w:val="25"/>
        <w:tblW w:w="5000" w:type="pct"/>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CellMar>
          <w:top w:w="57" w:type="dxa"/>
          <w:left w:w="113" w:type="dxa"/>
          <w:bottom w:w="57" w:type="dxa"/>
          <w:right w:w="113" w:type="dxa"/>
        </w:tblCellMar>
        <w:tblLook w:val="04A0" w:firstRow="1" w:lastRow="0" w:firstColumn="1" w:lastColumn="0" w:noHBand="0" w:noVBand="1"/>
      </w:tblPr>
      <w:tblGrid>
        <w:gridCol w:w="2498"/>
        <w:gridCol w:w="4414"/>
        <w:gridCol w:w="4854"/>
        <w:gridCol w:w="2804"/>
      </w:tblGrid>
      <w:tr w:rsidR="00026A7E" w:rsidRPr="00CB2B3F" w14:paraId="00DE9791" w14:textId="77777777" w:rsidTr="0091358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98" w:type="dxa"/>
            <w:tcBorders>
              <w:top w:val="single" w:sz="12" w:space="0" w:color="404040" w:themeColor="text1" w:themeTint="BF"/>
              <w:bottom w:val="single" w:sz="4" w:space="0" w:color="404040" w:themeColor="text1" w:themeTint="BF"/>
            </w:tcBorders>
            <w:shd w:val="clear" w:color="auto" w:fill="DEEEEE"/>
          </w:tcPr>
          <w:p w14:paraId="0F41EE0A" w14:textId="77777777" w:rsidR="00026A7E" w:rsidRPr="000E04B4" w:rsidRDefault="00026A7E" w:rsidP="0091358C">
            <w:pPr>
              <w:wordWrap/>
              <w:spacing w:line="280" w:lineRule="atLeast"/>
              <w:jc w:val="center"/>
              <w:rPr>
                <w:rFonts w:eastAsia="바탕체"/>
                <w:b/>
                <w:bCs/>
                <w:kern w:val="0"/>
                <w:sz w:val="20"/>
                <w:szCs w:val="20"/>
              </w:rPr>
            </w:pPr>
            <w:r w:rsidRPr="000E04B4">
              <w:rPr>
                <w:rFonts w:eastAsia="바탕체"/>
                <w:b/>
                <w:bCs/>
                <w:kern w:val="0"/>
                <w:sz w:val="20"/>
                <w:szCs w:val="20"/>
              </w:rPr>
              <w:t>수급업체</w:t>
            </w:r>
            <w:r w:rsidRPr="000E04B4">
              <w:rPr>
                <w:rFonts w:eastAsia="바탕체"/>
                <w:b/>
                <w:bCs/>
                <w:kern w:val="0"/>
                <w:sz w:val="20"/>
                <w:szCs w:val="20"/>
              </w:rPr>
              <w:t xml:space="preserve"> </w:t>
            </w:r>
            <w:r w:rsidRPr="000E04B4">
              <w:rPr>
                <w:rFonts w:eastAsia="바탕체"/>
                <w:b/>
                <w:bCs/>
                <w:kern w:val="0"/>
                <w:sz w:val="20"/>
                <w:szCs w:val="20"/>
              </w:rPr>
              <w:t>내지</w:t>
            </w:r>
            <w:r w:rsidRPr="000E04B4">
              <w:rPr>
                <w:rFonts w:eastAsia="바탕체"/>
                <w:b/>
                <w:bCs/>
                <w:kern w:val="0"/>
                <w:sz w:val="20"/>
                <w:szCs w:val="20"/>
              </w:rPr>
              <w:t xml:space="preserve"> </w:t>
            </w:r>
            <w:r w:rsidRPr="000E04B4">
              <w:rPr>
                <w:rFonts w:eastAsia="바탕체"/>
                <w:b/>
                <w:bCs/>
                <w:kern w:val="0"/>
                <w:sz w:val="20"/>
                <w:szCs w:val="20"/>
              </w:rPr>
              <w:t>사업자</w:t>
            </w:r>
          </w:p>
        </w:tc>
        <w:tc>
          <w:tcPr>
            <w:tcW w:w="4414" w:type="dxa"/>
            <w:tcBorders>
              <w:top w:val="single" w:sz="12" w:space="0" w:color="404040" w:themeColor="text1" w:themeTint="BF"/>
              <w:bottom w:val="single" w:sz="4" w:space="0" w:color="404040" w:themeColor="text1" w:themeTint="BF"/>
            </w:tcBorders>
            <w:shd w:val="clear" w:color="auto" w:fill="DEEEEE"/>
          </w:tcPr>
          <w:p w14:paraId="6F559CBE" w14:textId="77777777" w:rsidR="00026A7E" w:rsidRPr="000E04B4"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0E04B4">
              <w:rPr>
                <w:rFonts w:eastAsia="바탕체"/>
                <w:b/>
                <w:bCs/>
                <w:kern w:val="0"/>
                <w:sz w:val="20"/>
                <w:szCs w:val="20"/>
              </w:rPr>
              <w:t>업무수행</w:t>
            </w:r>
            <w:r w:rsidRPr="000E04B4">
              <w:rPr>
                <w:rFonts w:eastAsia="바탕체"/>
                <w:b/>
                <w:bCs/>
                <w:kern w:val="0"/>
                <w:sz w:val="20"/>
                <w:szCs w:val="20"/>
              </w:rPr>
              <w:t xml:space="preserve"> </w:t>
            </w:r>
            <w:r w:rsidRPr="000E04B4">
              <w:rPr>
                <w:rFonts w:eastAsia="바탕체"/>
                <w:b/>
                <w:bCs/>
                <w:kern w:val="0"/>
                <w:sz w:val="20"/>
                <w:szCs w:val="20"/>
              </w:rPr>
              <w:t>장소</w:t>
            </w:r>
          </w:p>
        </w:tc>
        <w:tc>
          <w:tcPr>
            <w:tcW w:w="4854" w:type="dxa"/>
            <w:tcBorders>
              <w:top w:val="single" w:sz="12" w:space="0" w:color="404040" w:themeColor="text1" w:themeTint="BF"/>
              <w:bottom w:val="single" w:sz="4" w:space="0" w:color="404040" w:themeColor="text1" w:themeTint="BF"/>
            </w:tcBorders>
            <w:shd w:val="clear" w:color="auto" w:fill="DEEEEE"/>
          </w:tcPr>
          <w:p w14:paraId="426B1E2F" w14:textId="77777777" w:rsidR="00026A7E" w:rsidRPr="000E04B4"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0E04B4">
              <w:rPr>
                <w:rFonts w:eastAsia="바탕체"/>
                <w:b/>
                <w:bCs/>
                <w:kern w:val="0"/>
                <w:sz w:val="20"/>
                <w:szCs w:val="20"/>
              </w:rPr>
              <w:t>업무</w:t>
            </w:r>
            <w:r w:rsidRPr="000E04B4">
              <w:rPr>
                <w:rFonts w:eastAsia="바탕체"/>
                <w:b/>
                <w:bCs/>
                <w:kern w:val="0"/>
                <w:sz w:val="20"/>
                <w:szCs w:val="20"/>
              </w:rPr>
              <w:t xml:space="preserve"> </w:t>
            </w:r>
            <w:r w:rsidRPr="000E04B4">
              <w:rPr>
                <w:rFonts w:eastAsia="바탕체"/>
                <w:b/>
                <w:bCs/>
                <w:kern w:val="0"/>
                <w:sz w:val="20"/>
                <w:szCs w:val="20"/>
              </w:rPr>
              <w:t>내용</w:t>
            </w:r>
          </w:p>
        </w:tc>
        <w:tc>
          <w:tcPr>
            <w:tcW w:w="2804" w:type="dxa"/>
            <w:tcBorders>
              <w:top w:val="single" w:sz="12" w:space="0" w:color="404040" w:themeColor="text1" w:themeTint="BF"/>
              <w:bottom w:val="single" w:sz="4" w:space="0" w:color="404040" w:themeColor="text1" w:themeTint="BF"/>
            </w:tcBorders>
            <w:shd w:val="clear" w:color="auto" w:fill="DEEEEE"/>
          </w:tcPr>
          <w:p w14:paraId="2271BFFA" w14:textId="77777777" w:rsidR="00026A7E" w:rsidRPr="000E04B4"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0E04B4">
              <w:rPr>
                <w:rFonts w:eastAsia="바탕체"/>
                <w:b/>
                <w:bCs/>
                <w:kern w:val="0"/>
                <w:sz w:val="20"/>
                <w:szCs w:val="20"/>
              </w:rPr>
              <w:t>인원</w:t>
            </w:r>
          </w:p>
        </w:tc>
      </w:tr>
      <w:tr w:rsidR="00026A7E" w:rsidRPr="00CB2B3F" w14:paraId="05E615B7"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tcBorders>
              <w:top w:val="single" w:sz="4" w:space="0" w:color="404040" w:themeColor="text1" w:themeTint="BF"/>
            </w:tcBorders>
            <w:shd w:val="clear" w:color="auto" w:fill="F2F2F2" w:themeFill="background1" w:themeFillShade="F2"/>
          </w:tcPr>
          <w:p w14:paraId="76693C90"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㈜성우물류</w:t>
            </w:r>
          </w:p>
        </w:tc>
        <w:tc>
          <w:tcPr>
            <w:tcW w:w="4414" w:type="dxa"/>
            <w:tcBorders>
              <w:top w:val="single" w:sz="4" w:space="0" w:color="404040" w:themeColor="text1" w:themeTint="BF"/>
            </w:tcBorders>
          </w:tcPr>
          <w:p w14:paraId="3E45449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5</w:t>
            </w:r>
            <w:r w:rsidRPr="000E04B4">
              <w:rPr>
                <w:rFonts w:eastAsia="바탕체"/>
                <w:bCs/>
                <w:kern w:val="0"/>
                <w:sz w:val="20"/>
                <w:szCs w:val="20"/>
              </w:rPr>
              <w:t>공장</w:t>
            </w:r>
            <w:r w:rsidRPr="000E04B4">
              <w:rPr>
                <w:rFonts w:eastAsia="바탕체"/>
                <w:bCs/>
                <w:kern w:val="0"/>
                <w:sz w:val="20"/>
                <w:szCs w:val="20"/>
              </w:rPr>
              <w:t xml:space="preserve"> </w:t>
            </w:r>
            <w:r w:rsidRPr="000E04B4">
              <w:rPr>
                <w:rFonts w:eastAsia="바탕체"/>
                <w:bCs/>
                <w:kern w:val="0"/>
                <w:sz w:val="20"/>
                <w:szCs w:val="20"/>
              </w:rPr>
              <w:t>물류센터</w:t>
            </w:r>
          </w:p>
        </w:tc>
        <w:tc>
          <w:tcPr>
            <w:tcW w:w="4854" w:type="dxa"/>
            <w:tcBorders>
              <w:top w:val="single" w:sz="4" w:space="0" w:color="404040" w:themeColor="text1" w:themeTint="BF"/>
            </w:tcBorders>
          </w:tcPr>
          <w:p w14:paraId="02645568"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TQM AS</w:t>
            </w:r>
            <w:r w:rsidRPr="000E04B4">
              <w:rPr>
                <w:rFonts w:eastAsia="바탕체"/>
                <w:sz w:val="20"/>
                <w:szCs w:val="20"/>
              </w:rPr>
              <w:t>생성</w:t>
            </w:r>
            <w:r w:rsidRPr="000E04B4">
              <w:rPr>
                <w:rFonts w:eastAsia="바탕체"/>
                <w:sz w:val="20"/>
                <w:szCs w:val="20"/>
              </w:rPr>
              <w:t xml:space="preserve"> </w:t>
            </w:r>
            <w:r w:rsidRPr="000E04B4">
              <w:rPr>
                <w:rFonts w:eastAsia="바탕체"/>
                <w:sz w:val="20"/>
                <w:szCs w:val="20"/>
              </w:rPr>
              <w:t>오더</w:t>
            </w:r>
            <w:r w:rsidRPr="000E04B4">
              <w:rPr>
                <w:rFonts w:eastAsia="바탕체"/>
                <w:sz w:val="20"/>
                <w:szCs w:val="20"/>
              </w:rPr>
              <w:t xml:space="preserve"> </w:t>
            </w:r>
            <w:r w:rsidRPr="000E04B4">
              <w:rPr>
                <w:rFonts w:eastAsia="바탕체"/>
                <w:sz w:val="20"/>
                <w:szCs w:val="20"/>
              </w:rPr>
              <w:t>제품</w:t>
            </w:r>
            <w:r w:rsidRPr="000E04B4">
              <w:rPr>
                <w:rFonts w:eastAsia="바탕체"/>
                <w:sz w:val="20"/>
                <w:szCs w:val="20"/>
              </w:rPr>
              <w:t xml:space="preserve"> </w:t>
            </w:r>
            <w:r w:rsidRPr="000E04B4">
              <w:rPr>
                <w:rFonts w:eastAsia="바탕체"/>
                <w:sz w:val="20"/>
                <w:szCs w:val="20"/>
              </w:rPr>
              <w:t>출고준비</w:t>
            </w:r>
          </w:p>
        </w:tc>
        <w:tc>
          <w:tcPr>
            <w:tcW w:w="2804" w:type="dxa"/>
            <w:tcBorders>
              <w:top w:val="single" w:sz="4" w:space="0" w:color="404040" w:themeColor="text1" w:themeTint="BF"/>
            </w:tcBorders>
          </w:tcPr>
          <w:p w14:paraId="5E2D2B6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2</w:t>
            </w:r>
            <w:r w:rsidRPr="000E04B4">
              <w:rPr>
                <w:rFonts w:eastAsia="바탕체"/>
                <w:sz w:val="20"/>
                <w:szCs w:val="20"/>
              </w:rPr>
              <w:t>명</w:t>
            </w:r>
          </w:p>
        </w:tc>
      </w:tr>
      <w:tr w:rsidR="00026A7E" w:rsidRPr="00CB2B3F" w14:paraId="313FB85D"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66DBC00E"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다사랑</w:t>
            </w:r>
            <w:proofErr w:type="spellEnd"/>
          </w:p>
        </w:tc>
        <w:tc>
          <w:tcPr>
            <w:tcW w:w="4414" w:type="dxa"/>
          </w:tcPr>
          <w:p w14:paraId="1763CA3B"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1, 3, 4, 5</w:t>
            </w:r>
            <w:r w:rsidRPr="000E04B4">
              <w:rPr>
                <w:rFonts w:eastAsia="바탕체"/>
                <w:bCs/>
                <w:kern w:val="0"/>
                <w:sz w:val="20"/>
                <w:szCs w:val="20"/>
              </w:rPr>
              <w:t>공장</w:t>
            </w:r>
          </w:p>
        </w:tc>
        <w:tc>
          <w:tcPr>
            <w:tcW w:w="4854" w:type="dxa"/>
          </w:tcPr>
          <w:p w14:paraId="6A51F78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건물유지관리</w:t>
            </w:r>
          </w:p>
          <w:p w14:paraId="6592A5F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w:t>
            </w:r>
            <w:r w:rsidRPr="000E04B4">
              <w:rPr>
                <w:rFonts w:eastAsia="바탕체"/>
                <w:sz w:val="20"/>
                <w:szCs w:val="20"/>
              </w:rPr>
              <w:t>환경미화</w:t>
            </w:r>
            <w:r w:rsidRPr="000E04B4">
              <w:rPr>
                <w:rFonts w:eastAsia="바탕체"/>
                <w:sz w:val="20"/>
                <w:szCs w:val="20"/>
              </w:rPr>
              <w:t xml:space="preserve">, </w:t>
            </w:r>
            <w:r w:rsidRPr="000E04B4">
              <w:rPr>
                <w:rFonts w:eastAsia="바탕체"/>
                <w:sz w:val="20"/>
                <w:szCs w:val="20"/>
              </w:rPr>
              <w:t>시설관리</w:t>
            </w:r>
            <w:r w:rsidRPr="000E04B4">
              <w:rPr>
                <w:rFonts w:eastAsia="바탕체"/>
                <w:sz w:val="20"/>
                <w:szCs w:val="20"/>
              </w:rPr>
              <w:t xml:space="preserve"> </w:t>
            </w:r>
            <w:r w:rsidRPr="000E04B4">
              <w:rPr>
                <w:rFonts w:eastAsia="바탕체"/>
                <w:sz w:val="20"/>
                <w:szCs w:val="20"/>
              </w:rPr>
              <w:t>등</w:t>
            </w:r>
            <w:r w:rsidRPr="000E04B4">
              <w:rPr>
                <w:rFonts w:eastAsia="바탕체"/>
                <w:sz w:val="20"/>
                <w:szCs w:val="20"/>
              </w:rPr>
              <w:t>)</w:t>
            </w:r>
          </w:p>
          <w:p w14:paraId="45F5514A"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생산직</w:t>
            </w:r>
            <w:r w:rsidRPr="000E04B4">
              <w:rPr>
                <w:rFonts w:eastAsia="바탕체"/>
                <w:sz w:val="20"/>
                <w:szCs w:val="20"/>
              </w:rPr>
              <w:t xml:space="preserve"> </w:t>
            </w:r>
            <w:r w:rsidRPr="000E04B4">
              <w:rPr>
                <w:rFonts w:eastAsia="바탕체"/>
                <w:sz w:val="20"/>
                <w:szCs w:val="20"/>
              </w:rPr>
              <w:t>대체</w:t>
            </w:r>
            <w:r w:rsidRPr="000E04B4">
              <w:rPr>
                <w:rFonts w:eastAsia="바탕체"/>
                <w:sz w:val="20"/>
                <w:szCs w:val="20"/>
              </w:rPr>
              <w:t xml:space="preserve"> </w:t>
            </w:r>
            <w:r w:rsidRPr="000E04B4">
              <w:rPr>
                <w:rFonts w:eastAsia="바탕체"/>
                <w:sz w:val="20"/>
                <w:szCs w:val="20"/>
              </w:rPr>
              <w:t>업무</w:t>
            </w:r>
          </w:p>
        </w:tc>
        <w:tc>
          <w:tcPr>
            <w:tcW w:w="2804" w:type="dxa"/>
          </w:tcPr>
          <w:p w14:paraId="6F3C60F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Pr>
                <w:rFonts w:eastAsia="바탕체"/>
                <w:sz w:val="20"/>
                <w:szCs w:val="20"/>
              </w:rPr>
              <w:t>3</w:t>
            </w:r>
            <w:proofErr w:type="gramStart"/>
            <w:r>
              <w:rPr>
                <w:rFonts w:eastAsia="바탕체"/>
                <w:sz w:val="20"/>
                <w:szCs w:val="20"/>
              </w:rPr>
              <w:t>공장</w:t>
            </w:r>
            <w:r w:rsidRPr="000E04B4">
              <w:rPr>
                <w:rFonts w:eastAsia="바탕체"/>
                <w:sz w:val="20"/>
                <w:szCs w:val="20"/>
              </w:rPr>
              <w:t xml:space="preserve"> :</w:t>
            </w:r>
            <w:proofErr w:type="gramEnd"/>
            <w:r w:rsidRPr="000E04B4">
              <w:rPr>
                <w:rFonts w:eastAsia="바탕체"/>
                <w:sz w:val="20"/>
                <w:szCs w:val="20"/>
              </w:rPr>
              <w:t xml:space="preserve"> </w:t>
            </w:r>
            <w:r w:rsidRPr="000E04B4">
              <w:rPr>
                <w:rFonts w:eastAsia="바탕체"/>
                <w:sz w:val="20"/>
                <w:szCs w:val="20"/>
              </w:rPr>
              <w:t>경비</w:t>
            </w:r>
            <w:r w:rsidRPr="000E04B4">
              <w:rPr>
                <w:rFonts w:eastAsia="바탕체"/>
                <w:sz w:val="20"/>
                <w:szCs w:val="20"/>
              </w:rPr>
              <w:t xml:space="preserve"> 3</w:t>
            </w:r>
            <w:r w:rsidRPr="000E04B4">
              <w:rPr>
                <w:rFonts w:eastAsia="바탕체"/>
                <w:sz w:val="20"/>
                <w:szCs w:val="20"/>
              </w:rPr>
              <w:t>명</w:t>
            </w:r>
            <w:r w:rsidRPr="000E04B4">
              <w:rPr>
                <w:rFonts w:eastAsia="바탕체"/>
                <w:sz w:val="20"/>
                <w:szCs w:val="20"/>
              </w:rPr>
              <w:t xml:space="preserve">, </w:t>
            </w:r>
            <w:r w:rsidRPr="000E04B4">
              <w:rPr>
                <w:rFonts w:eastAsia="바탕체"/>
                <w:sz w:val="20"/>
                <w:szCs w:val="20"/>
              </w:rPr>
              <w:t>미화</w:t>
            </w:r>
            <w:r w:rsidRPr="000E04B4">
              <w:rPr>
                <w:rFonts w:eastAsia="바탕체"/>
                <w:sz w:val="20"/>
                <w:szCs w:val="20"/>
              </w:rPr>
              <w:t xml:space="preserve"> 1</w:t>
            </w:r>
            <w:r w:rsidRPr="000E04B4">
              <w:rPr>
                <w:rFonts w:eastAsia="바탕체"/>
                <w:sz w:val="20"/>
                <w:szCs w:val="20"/>
              </w:rPr>
              <w:t>명</w:t>
            </w:r>
          </w:p>
          <w:p w14:paraId="7A5FEE51" w14:textId="77777777" w:rsidR="00026A7E" w:rsidRPr="00E2524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pacing w:val="-8"/>
                <w:sz w:val="20"/>
                <w:szCs w:val="20"/>
              </w:rPr>
            </w:pPr>
            <w:r w:rsidRPr="000E04B4">
              <w:rPr>
                <w:rFonts w:eastAsia="바탕체"/>
                <w:sz w:val="20"/>
                <w:szCs w:val="20"/>
              </w:rPr>
              <w:t>3, 4</w:t>
            </w:r>
            <w:proofErr w:type="gramStart"/>
            <w:r w:rsidRPr="000E04B4">
              <w:rPr>
                <w:rFonts w:eastAsia="바탕체"/>
                <w:sz w:val="20"/>
                <w:szCs w:val="20"/>
              </w:rPr>
              <w:t>공장</w:t>
            </w:r>
            <w:r w:rsidRPr="000E04B4">
              <w:rPr>
                <w:rFonts w:eastAsia="바탕체"/>
                <w:sz w:val="20"/>
                <w:szCs w:val="20"/>
              </w:rPr>
              <w:t xml:space="preserve"> :</w:t>
            </w:r>
            <w:proofErr w:type="gramEnd"/>
            <w:r w:rsidRPr="000E04B4">
              <w:rPr>
                <w:rFonts w:eastAsia="바탕체"/>
                <w:sz w:val="20"/>
                <w:szCs w:val="20"/>
              </w:rPr>
              <w:t xml:space="preserve"> </w:t>
            </w:r>
            <w:r w:rsidRPr="00E25246">
              <w:rPr>
                <w:rFonts w:eastAsia="바탕체"/>
                <w:spacing w:val="-8"/>
                <w:sz w:val="20"/>
                <w:szCs w:val="20"/>
              </w:rPr>
              <w:t>경비</w:t>
            </w:r>
            <w:r w:rsidRPr="00E25246">
              <w:rPr>
                <w:rFonts w:eastAsia="바탕체"/>
                <w:spacing w:val="-8"/>
                <w:sz w:val="20"/>
                <w:szCs w:val="20"/>
              </w:rPr>
              <w:t xml:space="preserve"> 5</w:t>
            </w:r>
            <w:r w:rsidRPr="00E25246">
              <w:rPr>
                <w:rFonts w:eastAsia="바탕체"/>
                <w:spacing w:val="-8"/>
                <w:sz w:val="20"/>
                <w:szCs w:val="20"/>
              </w:rPr>
              <w:t>명</w:t>
            </w:r>
            <w:r w:rsidRPr="00E25246">
              <w:rPr>
                <w:rFonts w:eastAsia="바탕체"/>
                <w:spacing w:val="-8"/>
                <w:sz w:val="20"/>
                <w:szCs w:val="20"/>
              </w:rPr>
              <w:t xml:space="preserve">, </w:t>
            </w:r>
            <w:r w:rsidRPr="00E25246">
              <w:rPr>
                <w:rFonts w:eastAsia="바탕체"/>
                <w:spacing w:val="-8"/>
                <w:sz w:val="20"/>
                <w:szCs w:val="20"/>
              </w:rPr>
              <w:t>청소</w:t>
            </w:r>
            <w:r w:rsidRPr="00E25246">
              <w:rPr>
                <w:rFonts w:eastAsia="바탕체"/>
                <w:spacing w:val="-8"/>
                <w:sz w:val="20"/>
                <w:szCs w:val="20"/>
              </w:rPr>
              <w:t xml:space="preserve"> 3</w:t>
            </w:r>
            <w:r w:rsidRPr="00E25246">
              <w:rPr>
                <w:rFonts w:eastAsia="바탕체"/>
                <w:spacing w:val="-8"/>
                <w:sz w:val="20"/>
                <w:szCs w:val="20"/>
              </w:rPr>
              <w:t>명</w:t>
            </w:r>
          </w:p>
          <w:p w14:paraId="4D46818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5</w:t>
            </w:r>
            <w:proofErr w:type="gramStart"/>
            <w:r w:rsidRPr="000E04B4">
              <w:rPr>
                <w:rFonts w:eastAsia="바탕체"/>
                <w:sz w:val="20"/>
                <w:szCs w:val="20"/>
              </w:rPr>
              <w:t>공장</w:t>
            </w:r>
            <w:r w:rsidRPr="000E04B4">
              <w:rPr>
                <w:rFonts w:eastAsia="바탕체"/>
                <w:sz w:val="20"/>
                <w:szCs w:val="20"/>
              </w:rPr>
              <w:t xml:space="preserve"> :</w:t>
            </w:r>
            <w:proofErr w:type="gramEnd"/>
            <w:r w:rsidRPr="000E04B4">
              <w:rPr>
                <w:rFonts w:eastAsia="바탕체"/>
                <w:sz w:val="20"/>
                <w:szCs w:val="20"/>
              </w:rPr>
              <w:t xml:space="preserve"> </w:t>
            </w:r>
            <w:r w:rsidRPr="000E04B4">
              <w:rPr>
                <w:rFonts w:eastAsia="바탕체"/>
                <w:sz w:val="20"/>
                <w:szCs w:val="20"/>
              </w:rPr>
              <w:t>경비</w:t>
            </w:r>
            <w:r w:rsidRPr="000E04B4">
              <w:rPr>
                <w:rFonts w:eastAsia="바탕체"/>
                <w:sz w:val="20"/>
                <w:szCs w:val="20"/>
              </w:rPr>
              <w:t xml:space="preserve"> 4</w:t>
            </w:r>
            <w:r w:rsidRPr="000E04B4">
              <w:rPr>
                <w:rFonts w:eastAsia="바탕체"/>
                <w:sz w:val="20"/>
                <w:szCs w:val="20"/>
              </w:rPr>
              <w:t>명</w:t>
            </w:r>
            <w:r w:rsidRPr="000E04B4">
              <w:rPr>
                <w:rFonts w:eastAsia="바탕체"/>
                <w:sz w:val="20"/>
                <w:szCs w:val="20"/>
              </w:rPr>
              <w:t xml:space="preserve">, </w:t>
            </w:r>
            <w:r w:rsidRPr="000E04B4">
              <w:rPr>
                <w:rFonts w:eastAsia="바탕체"/>
                <w:sz w:val="20"/>
                <w:szCs w:val="20"/>
              </w:rPr>
              <w:t>미화</w:t>
            </w:r>
            <w:r w:rsidRPr="000E04B4">
              <w:rPr>
                <w:rFonts w:eastAsia="바탕체"/>
                <w:sz w:val="20"/>
                <w:szCs w:val="20"/>
              </w:rPr>
              <w:t xml:space="preserve"> 2</w:t>
            </w:r>
            <w:r w:rsidRPr="000E04B4">
              <w:rPr>
                <w:rFonts w:eastAsia="바탕체"/>
                <w:sz w:val="20"/>
                <w:szCs w:val="20"/>
              </w:rPr>
              <w:t>명</w:t>
            </w:r>
          </w:p>
          <w:p w14:paraId="24E2F0E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이외</w:t>
            </w:r>
            <w:r w:rsidRPr="000E04B4">
              <w:rPr>
                <w:rFonts w:eastAsia="바탕체"/>
                <w:sz w:val="20"/>
                <w:szCs w:val="20"/>
              </w:rPr>
              <w:t xml:space="preserve"> </w:t>
            </w:r>
            <w:r w:rsidRPr="000E04B4">
              <w:rPr>
                <w:rFonts w:eastAsia="바탕체"/>
                <w:sz w:val="20"/>
                <w:szCs w:val="20"/>
              </w:rPr>
              <w:t>일생산량</w:t>
            </w:r>
            <w:r w:rsidRPr="000E04B4">
              <w:rPr>
                <w:rFonts w:eastAsia="바탕체"/>
                <w:sz w:val="20"/>
                <w:szCs w:val="20"/>
              </w:rPr>
              <w:t xml:space="preserve"> </w:t>
            </w:r>
            <w:r w:rsidRPr="000E04B4">
              <w:rPr>
                <w:rFonts w:eastAsia="바탕체"/>
                <w:sz w:val="20"/>
                <w:szCs w:val="20"/>
              </w:rPr>
              <w:t>및</w:t>
            </w:r>
            <w:r w:rsidRPr="000E04B4">
              <w:rPr>
                <w:rFonts w:eastAsia="바탕체"/>
                <w:sz w:val="20"/>
                <w:szCs w:val="20"/>
              </w:rPr>
              <w:t xml:space="preserve"> </w:t>
            </w:r>
            <w:r w:rsidRPr="000E04B4">
              <w:rPr>
                <w:rFonts w:eastAsia="바탕체"/>
                <w:sz w:val="20"/>
                <w:szCs w:val="20"/>
              </w:rPr>
              <w:t>공백인원에</w:t>
            </w:r>
            <w:r w:rsidRPr="000E04B4">
              <w:rPr>
                <w:rFonts w:eastAsia="바탕체"/>
                <w:sz w:val="20"/>
                <w:szCs w:val="20"/>
              </w:rPr>
              <w:t xml:space="preserve"> </w:t>
            </w:r>
            <w:r w:rsidRPr="000E04B4">
              <w:rPr>
                <w:rFonts w:eastAsia="바탕체"/>
                <w:sz w:val="20"/>
                <w:szCs w:val="20"/>
              </w:rPr>
              <w:t>따라</w:t>
            </w:r>
            <w:r w:rsidRPr="000E04B4">
              <w:rPr>
                <w:rFonts w:eastAsia="바탕체"/>
                <w:sz w:val="20"/>
                <w:szCs w:val="20"/>
              </w:rPr>
              <w:t xml:space="preserve"> </w:t>
            </w:r>
            <w:r w:rsidRPr="000E04B4">
              <w:rPr>
                <w:rFonts w:eastAsia="바탕체"/>
                <w:sz w:val="20"/>
                <w:szCs w:val="20"/>
              </w:rPr>
              <w:t>생산직</w:t>
            </w:r>
            <w:r w:rsidRPr="000E04B4">
              <w:rPr>
                <w:rFonts w:eastAsia="바탕체"/>
                <w:sz w:val="20"/>
                <w:szCs w:val="20"/>
              </w:rPr>
              <w:t xml:space="preserve"> </w:t>
            </w:r>
            <w:r w:rsidRPr="000E04B4">
              <w:rPr>
                <w:rFonts w:eastAsia="바탕체"/>
                <w:sz w:val="20"/>
                <w:szCs w:val="20"/>
              </w:rPr>
              <w:t>대체</w:t>
            </w:r>
            <w:r w:rsidRPr="000E04B4">
              <w:rPr>
                <w:rFonts w:eastAsia="바탕체"/>
                <w:sz w:val="20"/>
                <w:szCs w:val="20"/>
              </w:rPr>
              <w:t xml:space="preserve"> (</w:t>
            </w:r>
            <w:r w:rsidRPr="000E04B4">
              <w:rPr>
                <w:rFonts w:eastAsia="바탕체"/>
                <w:sz w:val="20"/>
                <w:szCs w:val="20"/>
              </w:rPr>
              <w:t>월별상이</w:t>
            </w:r>
            <w:r w:rsidRPr="000E04B4">
              <w:rPr>
                <w:rFonts w:eastAsia="바탕체"/>
                <w:sz w:val="20"/>
                <w:szCs w:val="20"/>
              </w:rPr>
              <w:t>)</w:t>
            </w:r>
          </w:p>
        </w:tc>
      </w:tr>
      <w:tr w:rsidR="00026A7E" w:rsidRPr="00CB2B3F" w14:paraId="3B57662C"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74908C57"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w:t>
            </w:r>
            <w:proofErr w:type="spellStart"/>
            <w:r w:rsidRPr="000E04B4">
              <w:rPr>
                <w:rFonts w:eastAsia="바탕체"/>
                <w:bCs/>
                <w:kern w:val="0"/>
                <w:sz w:val="20"/>
                <w:szCs w:val="20"/>
              </w:rPr>
              <w:t>에이스굿</w:t>
            </w:r>
            <w:proofErr w:type="spellEnd"/>
          </w:p>
        </w:tc>
        <w:tc>
          <w:tcPr>
            <w:tcW w:w="4414" w:type="dxa"/>
            <w:vMerge w:val="restart"/>
          </w:tcPr>
          <w:p w14:paraId="6864ED8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Pr>
                <w:rFonts w:eastAsia="바탕체"/>
                <w:bCs/>
                <w:kern w:val="0"/>
                <w:sz w:val="20"/>
                <w:szCs w:val="20"/>
              </w:rPr>
              <w:t>3</w:t>
            </w:r>
            <w:proofErr w:type="gramStart"/>
            <w:r>
              <w:rPr>
                <w:rFonts w:eastAsia="바탕체"/>
                <w:bCs/>
                <w:kern w:val="0"/>
                <w:sz w:val="20"/>
                <w:szCs w:val="20"/>
              </w:rPr>
              <w:t>공장</w:t>
            </w:r>
            <w:r w:rsidRPr="000E04B4">
              <w:rPr>
                <w:rFonts w:eastAsia="바탕체"/>
                <w:bCs/>
                <w:kern w:val="0"/>
                <w:sz w:val="20"/>
                <w:szCs w:val="20"/>
              </w:rPr>
              <w:t xml:space="preserve"> /</w:t>
            </w:r>
            <w:proofErr w:type="gramEnd"/>
            <w:r w:rsidRPr="000E04B4">
              <w:rPr>
                <w:rFonts w:eastAsia="바탕체"/>
                <w:bCs/>
                <w:kern w:val="0"/>
                <w:sz w:val="20"/>
                <w:szCs w:val="20"/>
              </w:rPr>
              <w:t xml:space="preserve"> </w:t>
            </w:r>
            <w:r w:rsidRPr="000E04B4">
              <w:rPr>
                <w:rFonts w:eastAsia="바탕체"/>
                <w:bCs/>
                <w:kern w:val="0"/>
                <w:sz w:val="20"/>
                <w:szCs w:val="20"/>
              </w:rPr>
              <w:t>군포물류센터</w:t>
            </w:r>
            <w:r w:rsidRPr="000E04B4">
              <w:rPr>
                <w:rFonts w:eastAsia="바탕체"/>
                <w:bCs/>
                <w:kern w:val="0"/>
                <w:sz w:val="20"/>
                <w:szCs w:val="20"/>
              </w:rPr>
              <w:t xml:space="preserve"> / 5</w:t>
            </w:r>
            <w:r w:rsidRPr="000E04B4">
              <w:rPr>
                <w:rFonts w:eastAsia="바탕체"/>
                <w:bCs/>
                <w:kern w:val="0"/>
                <w:sz w:val="20"/>
                <w:szCs w:val="20"/>
              </w:rPr>
              <w:t>공장</w:t>
            </w:r>
          </w:p>
        </w:tc>
        <w:tc>
          <w:tcPr>
            <w:tcW w:w="4854" w:type="dxa"/>
            <w:vMerge w:val="restart"/>
          </w:tcPr>
          <w:p w14:paraId="02F91AB4"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하역업무</w:t>
            </w:r>
          </w:p>
          <w:p w14:paraId="298229E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사무보조</w:t>
            </w:r>
            <w:r w:rsidRPr="000E04B4">
              <w:rPr>
                <w:rFonts w:eastAsia="바탕체"/>
                <w:sz w:val="20"/>
                <w:szCs w:val="20"/>
              </w:rPr>
              <w:t xml:space="preserve"> (</w:t>
            </w:r>
            <w:r w:rsidRPr="000E04B4">
              <w:rPr>
                <w:rFonts w:eastAsia="바탕체"/>
                <w:sz w:val="20"/>
                <w:szCs w:val="20"/>
              </w:rPr>
              <w:t>스티커</w:t>
            </w:r>
            <w:r w:rsidRPr="000E04B4">
              <w:rPr>
                <w:rFonts w:eastAsia="바탕체"/>
                <w:sz w:val="20"/>
                <w:szCs w:val="20"/>
              </w:rPr>
              <w:t xml:space="preserve"> </w:t>
            </w:r>
            <w:proofErr w:type="spellStart"/>
            <w:r w:rsidRPr="000E04B4">
              <w:rPr>
                <w:rFonts w:eastAsia="바탕체"/>
                <w:sz w:val="20"/>
                <w:szCs w:val="20"/>
              </w:rPr>
              <w:t>탈부착</w:t>
            </w:r>
            <w:proofErr w:type="spellEnd"/>
            <w:r w:rsidRPr="000E04B4">
              <w:rPr>
                <w:rFonts w:eastAsia="바탕체"/>
                <w:sz w:val="20"/>
                <w:szCs w:val="20"/>
              </w:rPr>
              <w:t xml:space="preserve"> </w:t>
            </w:r>
            <w:r w:rsidRPr="000E04B4">
              <w:rPr>
                <w:rFonts w:eastAsia="바탕체"/>
                <w:sz w:val="20"/>
                <w:szCs w:val="20"/>
              </w:rPr>
              <w:t>등</w:t>
            </w:r>
            <w:r w:rsidRPr="000E04B4">
              <w:rPr>
                <w:rFonts w:eastAsia="바탕체"/>
                <w:sz w:val="20"/>
                <w:szCs w:val="20"/>
              </w:rPr>
              <w:t>)</w:t>
            </w:r>
          </w:p>
          <w:p w14:paraId="018D895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전산</w:t>
            </w:r>
            <w:r w:rsidRPr="000E04B4">
              <w:rPr>
                <w:rFonts w:eastAsia="바탕체"/>
                <w:sz w:val="20"/>
                <w:szCs w:val="20"/>
              </w:rPr>
              <w:t xml:space="preserve"> </w:t>
            </w:r>
            <w:proofErr w:type="spellStart"/>
            <w:r w:rsidRPr="000E04B4">
              <w:rPr>
                <w:rFonts w:eastAsia="바탕체"/>
                <w:sz w:val="20"/>
                <w:szCs w:val="20"/>
              </w:rPr>
              <w:t>일수불</w:t>
            </w:r>
            <w:proofErr w:type="spellEnd"/>
            <w:r w:rsidRPr="000E04B4">
              <w:rPr>
                <w:rFonts w:eastAsia="바탕체"/>
                <w:sz w:val="20"/>
                <w:szCs w:val="20"/>
              </w:rPr>
              <w:t xml:space="preserve"> </w:t>
            </w:r>
            <w:r w:rsidRPr="000E04B4">
              <w:rPr>
                <w:rFonts w:eastAsia="바탕체"/>
                <w:sz w:val="20"/>
                <w:szCs w:val="20"/>
              </w:rPr>
              <w:t>관련</w:t>
            </w:r>
            <w:r w:rsidRPr="000E04B4">
              <w:rPr>
                <w:rFonts w:eastAsia="바탕체"/>
                <w:sz w:val="20"/>
                <w:szCs w:val="20"/>
              </w:rPr>
              <w:t xml:space="preserve"> </w:t>
            </w:r>
            <w:proofErr w:type="spellStart"/>
            <w:r w:rsidRPr="000E04B4">
              <w:rPr>
                <w:rFonts w:eastAsia="바탕체"/>
                <w:sz w:val="20"/>
                <w:szCs w:val="20"/>
              </w:rPr>
              <w:t>wms</w:t>
            </w:r>
            <w:proofErr w:type="spellEnd"/>
            <w:r w:rsidRPr="000E04B4">
              <w:rPr>
                <w:rFonts w:eastAsia="바탕체"/>
                <w:sz w:val="20"/>
                <w:szCs w:val="20"/>
              </w:rPr>
              <w:t>(</w:t>
            </w:r>
            <w:r w:rsidRPr="000E04B4">
              <w:rPr>
                <w:rFonts w:eastAsia="바탕체"/>
                <w:sz w:val="20"/>
                <w:szCs w:val="20"/>
              </w:rPr>
              <w:t>물류시스템</w:t>
            </w:r>
            <w:r w:rsidRPr="000E04B4">
              <w:rPr>
                <w:rFonts w:eastAsia="바탕체"/>
                <w:sz w:val="20"/>
                <w:szCs w:val="20"/>
              </w:rPr>
              <w:t xml:space="preserve">) </w:t>
            </w:r>
            <w:r w:rsidRPr="000E04B4">
              <w:rPr>
                <w:rFonts w:eastAsia="바탕체"/>
                <w:sz w:val="20"/>
                <w:szCs w:val="20"/>
              </w:rPr>
              <w:t>전산</w:t>
            </w:r>
            <w:r w:rsidRPr="000E04B4">
              <w:rPr>
                <w:rFonts w:eastAsia="바탕체"/>
                <w:sz w:val="20"/>
                <w:szCs w:val="20"/>
              </w:rPr>
              <w:t xml:space="preserve"> </w:t>
            </w:r>
            <w:r w:rsidRPr="000E04B4">
              <w:rPr>
                <w:rFonts w:eastAsia="바탕체"/>
                <w:sz w:val="20"/>
                <w:szCs w:val="20"/>
              </w:rPr>
              <w:t>단순</w:t>
            </w:r>
            <w:r w:rsidRPr="000E04B4">
              <w:rPr>
                <w:rFonts w:eastAsia="바탕체"/>
                <w:sz w:val="20"/>
                <w:szCs w:val="20"/>
              </w:rPr>
              <w:t xml:space="preserve"> </w:t>
            </w:r>
            <w:r w:rsidRPr="000E04B4">
              <w:rPr>
                <w:rFonts w:eastAsia="바탕체"/>
                <w:sz w:val="20"/>
                <w:szCs w:val="20"/>
              </w:rPr>
              <w:t>수불처리</w:t>
            </w:r>
          </w:p>
        </w:tc>
        <w:tc>
          <w:tcPr>
            <w:tcW w:w="2804" w:type="dxa"/>
            <w:vMerge w:val="restart"/>
          </w:tcPr>
          <w:p w14:paraId="2DD9941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gramStart"/>
            <w:r w:rsidRPr="000E04B4">
              <w:rPr>
                <w:rFonts w:eastAsia="바탕체"/>
                <w:sz w:val="20"/>
                <w:szCs w:val="20"/>
              </w:rPr>
              <w:t>하역업무</w:t>
            </w:r>
            <w:r w:rsidRPr="000E04B4">
              <w:rPr>
                <w:rFonts w:eastAsia="바탕체"/>
                <w:sz w:val="20"/>
                <w:szCs w:val="20"/>
              </w:rPr>
              <w:t xml:space="preserve"> :</w:t>
            </w:r>
            <w:proofErr w:type="gramEnd"/>
            <w:r w:rsidRPr="000E04B4">
              <w:rPr>
                <w:rFonts w:eastAsia="바탕체"/>
                <w:sz w:val="20"/>
                <w:szCs w:val="20"/>
              </w:rPr>
              <w:t xml:space="preserve"> </w:t>
            </w:r>
            <w:r w:rsidRPr="000E04B4">
              <w:rPr>
                <w:rFonts w:eastAsia="바탕체"/>
                <w:sz w:val="20"/>
                <w:szCs w:val="20"/>
              </w:rPr>
              <w:t>월</w:t>
            </w:r>
            <w:r w:rsidRPr="000E04B4">
              <w:rPr>
                <w:rFonts w:eastAsia="바탕체"/>
                <w:sz w:val="20"/>
                <w:szCs w:val="20"/>
              </w:rPr>
              <w:t xml:space="preserve"> </w:t>
            </w:r>
            <w:r w:rsidRPr="000E04B4">
              <w:rPr>
                <w:rFonts w:eastAsia="바탕체"/>
                <w:sz w:val="20"/>
                <w:szCs w:val="20"/>
              </w:rPr>
              <w:t>평균</w:t>
            </w:r>
            <w:r w:rsidRPr="000E04B4">
              <w:rPr>
                <w:rFonts w:eastAsia="바탕체"/>
                <w:sz w:val="20"/>
                <w:szCs w:val="20"/>
              </w:rPr>
              <w:t xml:space="preserve"> 3</w:t>
            </w:r>
            <w:r w:rsidRPr="000E04B4">
              <w:rPr>
                <w:rFonts w:eastAsia="바탕체"/>
                <w:sz w:val="20"/>
                <w:szCs w:val="20"/>
              </w:rPr>
              <w:t>명</w:t>
            </w:r>
          </w:p>
          <w:p w14:paraId="0F13CC0B"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gramStart"/>
            <w:r w:rsidRPr="000E04B4">
              <w:rPr>
                <w:rFonts w:eastAsia="바탕체"/>
                <w:sz w:val="20"/>
                <w:szCs w:val="20"/>
              </w:rPr>
              <w:t>사무보조</w:t>
            </w:r>
            <w:r w:rsidRPr="000E04B4">
              <w:rPr>
                <w:rFonts w:eastAsia="바탕체"/>
                <w:sz w:val="20"/>
                <w:szCs w:val="20"/>
              </w:rPr>
              <w:t xml:space="preserve"> :</w:t>
            </w:r>
            <w:proofErr w:type="gramEnd"/>
            <w:r w:rsidRPr="000E04B4">
              <w:rPr>
                <w:rFonts w:eastAsia="바탕체"/>
                <w:sz w:val="20"/>
                <w:szCs w:val="20"/>
              </w:rPr>
              <w:t xml:space="preserve"> </w:t>
            </w:r>
            <w:r w:rsidRPr="000E04B4">
              <w:rPr>
                <w:rFonts w:eastAsia="바탕체"/>
                <w:sz w:val="20"/>
                <w:szCs w:val="20"/>
              </w:rPr>
              <w:t>월</w:t>
            </w:r>
            <w:r w:rsidRPr="000E04B4">
              <w:rPr>
                <w:rFonts w:eastAsia="바탕체"/>
                <w:sz w:val="20"/>
                <w:szCs w:val="20"/>
              </w:rPr>
              <w:t xml:space="preserve"> </w:t>
            </w:r>
            <w:r w:rsidRPr="000E04B4">
              <w:rPr>
                <w:rFonts w:eastAsia="바탕체"/>
                <w:sz w:val="20"/>
                <w:szCs w:val="20"/>
              </w:rPr>
              <w:t>평균</w:t>
            </w:r>
            <w:r w:rsidRPr="000E04B4">
              <w:rPr>
                <w:rFonts w:eastAsia="바탕체"/>
                <w:sz w:val="20"/>
                <w:szCs w:val="20"/>
              </w:rPr>
              <w:t xml:space="preserve"> 3</w:t>
            </w:r>
            <w:r w:rsidRPr="000E04B4">
              <w:rPr>
                <w:rFonts w:eastAsia="바탕체"/>
                <w:sz w:val="20"/>
                <w:szCs w:val="20"/>
              </w:rPr>
              <w:t>명</w:t>
            </w:r>
          </w:p>
          <w:p w14:paraId="0587871F"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spellStart"/>
            <w:proofErr w:type="gramStart"/>
            <w:r w:rsidRPr="000E04B4">
              <w:rPr>
                <w:rFonts w:eastAsia="바탕체"/>
                <w:sz w:val="20"/>
                <w:szCs w:val="20"/>
              </w:rPr>
              <w:t>일수불관련</w:t>
            </w:r>
            <w:proofErr w:type="spellEnd"/>
            <w:r w:rsidRPr="000E04B4">
              <w:rPr>
                <w:rFonts w:eastAsia="바탕체"/>
                <w:sz w:val="20"/>
                <w:szCs w:val="20"/>
              </w:rPr>
              <w:t xml:space="preserve"> :</w:t>
            </w:r>
            <w:proofErr w:type="gramEnd"/>
            <w:r w:rsidRPr="000E04B4">
              <w:rPr>
                <w:rFonts w:eastAsia="바탕체"/>
                <w:sz w:val="20"/>
                <w:szCs w:val="20"/>
              </w:rPr>
              <w:t xml:space="preserve"> 1</w:t>
            </w:r>
            <w:r w:rsidRPr="000E04B4">
              <w:rPr>
                <w:rFonts w:eastAsia="바탕체"/>
                <w:sz w:val="20"/>
                <w:szCs w:val="20"/>
              </w:rPr>
              <w:t>명</w:t>
            </w:r>
          </w:p>
        </w:tc>
      </w:tr>
      <w:tr w:rsidR="00026A7E" w:rsidRPr="00CB2B3F" w14:paraId="3499BD8A"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22F78722"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뉴에이스굿</w:t>
            </w:r>
            <w:proofErr w:type="spellEnd"/>
          </w:p>
        </w:tc>
        <w:tc>
          <w:tcPr>
            <w:tcW w:w="4414" w:type="dxa"/>
            <w:vMerge/>
          </w:tcPr>
          <w:p w14:paraId="0D07D6C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4854" w:type="dxa"/>
            <w:vMerge/>
          </w:tcPr>
          <w:p w14:paraId="00C674D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804" w:type="dxa"/>
            <w:vMerge/>
          </w:tcPr>
          <w:p w14:paraId="587C536F"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026A7E" w:rsidRPr="00CB2B3F" w14:paraId="76B39168"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090931E0"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에스엠컨설팅</w:t>
            </w:r>
            <w:proofErr w:type="spellEnd"/>
          </w:p>
        </w:tc>
        <w:tc>
          <w:tcPr>
            <w:tcW w:w="4414" w:type="dxa"/>
          </w:tcPr>
          <w:p w14:paraId="40CB1094"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5</w:t>
            </w:r>
            <w:r w:rsidRPr="000E04B4">
              <w:rPr>
                <w:rFonts w:eastAsia="바탕체"/>
                <w:bCs/>
                <w:kern w:val="0"/>
                <w:sz w:val="20"/>
                <w:szCs w:val="20"/>
              </w:rPr>
              <w:t>공장</w:t>
            </w:r>
          </w:p>
        </w:tc>
        <w:tc>
          <w:tcPr>
            <w:tcW w:w="4854" w:type="dxa"/>
          </w:tcPr>
          <w:p w14:paraId="4947CC1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사무보조</w:t>
            </w:r>
          </w:p>
        </w:tc>
        <w:tc>
          <w:tcPr>
            <w:tcW w:w="2804" w:type="dxa"/>
          </w:tcPr>
          <w:p w14:paraId="626C7AE5"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416696C7"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61DE4A66"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티지</w:t>
            </w:r>
            <w:proofErr w:type="spellEnd"/>
          </w:p>
        </w:tc>
        <w:tc>
          <w:tcPr>
            <w:tcW w:w="4414" w:type="dxa"/>
            <w:vMerge w:val="restart"/>
          </w:tcPr>
          <w:p w14:paraId="27D9229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4</w:t>
            </w:r>
            <w:r w:rsidRPr="000E04B4">
              <w:rPr>
                <w:rFonts w:eastAsia="바탕체"/>
                <w:bCs/>
                <w:kern w:val="0"/>
                <w:sz w:val="20"/>
                <w:szCs w:val="20"/>
              </w:rPr>
              <w:t>공장</w:t>
            </w:r>
          </w:p>
        </w:tc>
        <w:tc>
          <w:tcPr>
            <w:tcW w:w="4854" w:type="dxa"/>
            <w:vMerge w:val="restart"/>
          </w:tcPr>
          <w:p w14:paraId="500FE3A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생산직</w:t>
            </w:r>
            <w:r w:rsidRPr="000E04B4">
              <w:rPr>
                <w:rFonts w:eastAsia="바탕체"/>
                <w:sz w:val="20"/>
                <w:szCs w:val="20"/>
              </w:rPr>
              <w:t xml:space="preserve"> </w:t>
            </w:r>
            <w:r w:rsidRPr="000E04B4">
              <w:rPr>
                <w:rFonts w:eastAsia="바탕체"/>
                <w:sz w:val="20"/>
                <w:szCs w:val="20"/>
              </w:rPr>
              <w:t>대체</w:t>
            </w:r>
            <w:r w:rsidRPr="000E04B4">
              <w:rPr>
                <w:rFonts w:eastAsia="바탕체"/>
                <w:sz w:val="20"/>
                <w:szCs w:val="20"/>
              </w:rPr>
              <w:t xml:space="preserve"> </w:t>
            </w:r>
            <w:r w:rsidRPr="000E04B4">
              <w:rPr>
                <w:rFonts w:eastAsia="바탕체"/>
                <w:sz w:val="20"/>
                <w:szCs w:val="20"/>
              </w:rPr>
              <w:t>업무</w:t>
            </w:r>
          </w:p>
        </w:tc>
        <w:tc>
          <w:tcPr>
            <w:tcW w:w="2804" w:type="dxa"/>
            <w:vMerge w:val="restart"/>
          </w:tcPr>
          <w:p w14:paraId="0C9D426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 20</w:t>
            </w:r>
            <w:r w:rsidRPr="000E04B4">
              <w:rPr>
                <w:rFonts w:eastAsia="바탕체"/>
                <w:sz w:val="20"/>
                <w:szCs w:val="20"/>
              </w:rPr>
              <w:t>명</w:t>
            </w:r>
            <w:r w:rsidRPr="000E04B4">
              <w:rPr>
                <w:rFonts w:eastAsia="바탕체"/>
                <w:sz w:val="20"/>
                <w:szCs w:val="20"/>
              </w:rPr>
              <w:t xml:space="preserve"> </w:t>
            </w:r>
          </w:p>
          <w:p w14:paraId="08084C5F"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w:t>
            </w:r>
            <w:r w:rsidRPr="000E04B4">
              <w:rPr>
                <w:rFonts w:eastAsia="바탕체"/>
                <w:sz w:val="20"/>
                <w:szCs w:val="20"/>
              </w:rPr>
              <w:t>일생산량</w:t>
            </w:r>
            <w:r w:rsidRPr="000E04B4">
              <w:rPr>
                <w:rFonts w:eastAsia="바탕체"/>
                <w:sz w:val="20"/>
                <w:szCs w:val="20"/>
              </w:rPr>
              <w:t xml:space="preserve"> </w:t>
            </w:r>
            <w:r w:rsidRPr="000E04B4">
              <w:rPr>
                <w:rFonts w:eastAsia="바탕체"/>
                <w:sz w:val="20"/>
                <w:szCs w:val="20"/>
              </w:rPr>
              <w:t>및</w:t>
            </w:r>
            <w:r w:rsidRPr="000E04B4">
              <w:rPr>
                <w:rFonts w:eastAsia="바탕체"/>
                <w:sz w:val="20"/>
                <w:szCs w:val="20"/>
              </w:rPr>
              <w:t xml:space="preserve"> </w:t>
            </w:r>
            <w:r w:rsidRPr="000E04B4">
              <w:rPr>
                <w:rFonts w:eastAsia="바탕체"/>
                <w:sz w:val="20"/>
                <w:szCs w:val="20"/>
              </w:rPr>
              <w:t>공백인원에</w:t>
            </w:r>
            <w:r w:rsidRPr="000E04B4">
              <w:rPr>
                <w:rFonts w:eastAsia="바탕체"/>
                <w:sz w:val="20"/>
                <w:szCs w:val="20"/>
              </w:rPr>
              <w:t xml:space="preserve"> </w:t>
            </w:r>
            <w:r w:rsidRPr="000E04B4">
              <w:rPr>
                <w:rFonts w:eastAsia="바탕체"/>
                <w:sz w:val="20"/>
                <w:szCs w:val="20"/>
              </w:rPr>
              <w:t>따라</w:t>
            </w:r>
            <w:r w:rsidRPr="000E04B4">
              <w:rPr>
                <w:rFonts w:eastAsia="바탕체"/>
                <w:sz w:val="20"/>
                <w:szCs w:val="20"/>
              </w:rPr>
              <w:t xml:space="preserve"> </w:t>
            </w:r>
            <w:r w:rsidRPr="000E04B4">
              <w:rPr>
                <w:rFonts w:eastAsia="바탕체"/>
                <w:sz w:val="20"/>
                <w:szCs w:val="20"/>
              </w:rPr>
              <w:t>변동</w:t>
            </w:r>
            <w:r w:rsidRPr="000E04B4">
              <w:rPr>
                <w:rFonts w:eastAsia="바탕체"/>
                <w:sz w:val="20"/>
                <w:szCs w:val="20"/>
              </w:rPr>
              <w:t>)</w:t>
            </w:r>
          </w:p>
        </w:tc>
      </w:tr>
      <w:tr w:rsidR="00026A7E" w:rsidRPr="00CB2B3F" w14:paraId="5494FCC1"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17B327F6"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와이엔제이</w:t>
            </w:r>
            <w:proofErr w:type="spellEnd"/>
          </w:p>
        </w:tc>
        <w:tc>
          <w:tcPr>
            <w:tcW w:w="4414" w:type="dxa"/>
            <w:vMerge/>
          </w:tcPr>
          <w:p w14:paraId="4F10CFC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4854" w:type="dxa"/>
            <w:vMerge/>
          </w:tcPr>
          <w:p w14:paraId="52FFBCB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804" w:type="dxa"/>
            <w:vMerge/>
          </w:tcPr>
          <w:p w14:paraId="37F8886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026A7E" w:rsidRPr="00CB2B3F" w14:paraId="0CADED7E"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72B15A31"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w:t>
            </w:r>
            <w:proofErr w:type="spellStart"/>
            <w:r w:rsidRPr="000E04B4">
              <w:rPr>
                <w:rFonts w:eastAsia="바탕체"/>
                <w:bCs/>
                <w:kern w:val="0"/>
                <w:sz w:val="20"/>
                <w:szCs w:val="20"/>
              </w:rPr>
              <w:t>삼정피앤씨</w:t>
            </w:r>
            <w:proofErr w:type="spellEnd"/>
          </w:p>
        </w:tc>
        <w:tc>
          <w:tcPr>
            <w:tcW w:w="4414" w:type="dxa"/>
          </w:tcPr>
          <w:p w14:paraId="18DE0117"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5</w:t>
            </w:r>
            <w:r w:rsidRPr="000E04B4">
              <w:rPr>
                <w:rFonts w:eastAsia="바탕체"/>
                <w:bCs/>
                <w:kern w:val="0"/>
                <w:sz w:val="20"/>
                <w:szCs w:val="20"/>
              </w:rPr>
              <w:t>공장</w:t>
            </w:r>
          </w:p>
        </w:tc>
        <w:tc>
          <w:tcPr>
            <w:tcW w:w="4854" w:type="dxa"/>
          </w:tcPr>
          <w:p w14:paraId="17DC896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가구</w:t>
            </w:r>
            <w:r w:rsidRPr="000E04B4">
              <w:rPr>
                <w:rFonts w:eastAsia="바탕체"/>
                <w:sz w:val="20"/>
                <w:szCs w:val="20"/>
              </w:rPr>
              <w:t xml:space="preserve"> </w:t>
            </w:r>
            <w:r w:rsidRPr="000E04B4">
              <w:rPr>
                <w:rFonts w:eastAsia="바탕체"/>
                <w:sz w:val="20"/>
                <w:szCs w:val="20"/>
              </w:rPr>
              <w:t>철물포장</w:t>
            </w:r>
          </w:p>
        </w:tc>
        <w:tc>
          <w:tcPr>
            <w:tcW w:w="2804" w:type="dxa"/>
          </w:tcPr>
          <w:p w14:paraId="0290EBA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3BECF675"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077CC39C"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w:t>
            </w:r>
            <w:proofErr w:type="spellStart"/>
            <w:r w:rsidRPr="000E04B4">
              <w:rPr>
                <w:rFonts w:eastAsia="바탕체"/>
                <w:bCs/>
                <w:kern w:val="0"/>
                <w:sz w:val="20"/>
                <w:szCs w:val="20"/>
              </w:rPr>
              <w:t>하나로티앤에스</w:t>
            </w:r>
            <w:proofErr w:type="spellEnd"/>
          </w:p>
        </w:tc>
        <w:tc>
          <w:tcPr>
            <w:tcW w:w="4414" w:type="dxa"/>
            <w:vMerge w:val="restart"/>
          </w:tcPr>
          <w:p w14:paraId="5868F10E"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시화공동물류센터</w:t>
            </w:r>
          </w:p>
          <w:p w14:paraId="4CF49C47"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군포물류센터</w:t>
            </w:r>
          </w:p>
        </w:tc>
        <w:tc>
          <w:tcPr>
            <w:tcW w:w="4854" w:type="dxa"/>
            <w:vMerge w:val="restart"/>
          </w:tcPr>
          <w:p w14:paraId="5F1C1BD8"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가구</w:t>
            </w:r>
            <w:r w:rsidRPr="000E04B4">
              <w:rPr>
                <w:rFonts w:eastAsia="바탕체"/>
                <w:sz w:val="20"/>
                <w:szCs w:val="20"/>
              </w:rPr>
              <w:t xml:space="preserve"> </w:t>
            </w:r>
            <w:r w:rsidRPr="000E04B4">
              <w:rPr>
                <w:rFonts w:eastAsia="바탕체"/>
                <w:sz w:val="20"/>
                <w:szCs w:val="20"/>
              </w:rPr>
              <w:t>및</w:t>
            </w:r>
            <w:r w:rsidRPr="000E04B4">
              <w:rPr>
                <w:rFonts w:eastAsia="바탕체"/>
                <w:sz w:val="20"/>
                <w:szCs w:val="20"/>
              </w:rPr>
              <w:t xml:space="preserve"> </w:t>
            </w:r>
            <w:r w:rsidRPr="000E04B4">
              <w:rPr>
                <w:rFonts w:eastAsia="바탕체"/>
                <w:sz w:val="20"/>
                <w:szCs w:val="20"/>
              </w:rPr>
              <w:t>생활용품</w:t>
            </w:r>
            <w:r w:rsidRPr="000E04B4">
              <w:rPr>
                <w:rFonts w:eastAsia="바탕체"/>
                <w:sz w:val="20"/>
                <w:szCs w:val="20"/>
              </w:rPr>
              <w:t xml:space="preserve"> </w:t>
            </w:r>
            <w:r w:rsidRPr="000E04B4">
              <w:rPr>
                <w:rFonts w:eastAsia="바탕체"/>
                <w:sz w:val="20"/>
                <w:szCs w:val="20"/>
              </w:rPr>
              <w:t>하역업무</w:t>
            </w:r>
          </w:p>
        </w:tc>
        <w:tc>
          <w:tcPr>
            <w:tcW w:w="2804" w:type="dxa"/>
            <w:vMerge w:val="restart"/>
          </w:tcPr>
          <w:p w14:paraId="5465155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가구</w:t>
            </w:r>
            <w:r w:rsidRPr="000E04B4">
              <w:rPr>
                <w:rFonts w:eastAsia="바탕체"/>
                <w:sz w:val="20"/>
                <w:szCs w:val="20"/>
              </w:rPr>
              <w:t xml:space="preserve"> </w:t>
            </w:r>
            <w:proofErr w:type="gramStart"/>
            <w:r w:rsidRPr="000E04B4">
              <w:rPr>
                <w:rFonts w:eastAsia="바탕체"/>
                <w:sz w:val="20"/>
                <w:szCs w:val="20"/>
              </w:rPr>
              <w:t>하역</w:t>
            </w:r>
            <w:r w:rsidRPr="000E04B4">
              <w:rPr>
                <w:rFonts w:eastAsia="바탕체"/>
                <w:sz w:val="20"/>
                <w:szCs w:val="20"/>
              </w:rPr>
              <w:t xml:space="preserve"> :</w:t>
            </w:r>
            <w:proofErr w:type="gramEnd"/>
            <w:r w:rsidRPr="000E04B4">
              <w:rPr>
                <w:rFonts w:eastAsia="바탕체"/>
                <w:sz w:val="20"/>
                <w:szCs w:val="20"/>
              </w:rPr>
              <w:t xml:space="preserve"> 22</w:t>
            </w:r>
            <w:r w:rsidRPr="000E04B4">
              <w:rPr>
                <w:rFonts w:eastAsia="바탕체"/>
                <w:sz w:val="20"/>
                <w:szCs w:val="20"/>
              </w:rPr>
              <w:t>명</w:t>
            </w:r>
          </w:p>
          <w:p w14:paraId="44EFBB3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생활용품</w:t>
            </w:r>
            <w:r w:rsidRPr="000E04B4">
              <w:rPr>
                <w:rFonts w:eastAsia="바탕체"/>
                <w:sz w:val="20"/>
                <w:szCs w:val="20"/>
              </w:rPr>
              <w:t xml:space="preserve"> </w:t>
            </w:r>
            <w:proofErr w:type="gramStart"/>
            <w:r w:rsidRPr="000E04B4">
              <w:rPr>
                <w:rFonts w:eastAsia="바탕체"/>
                <w:sz w:val="20"/>
                <w:szCs w:val="20"/>
              </w:rPr>
              <w:t>하역</w:t>
            </w:r>
            <w:r w:rsidRPr="000E04B4">
              <w:rPr>
                <w:rFonts w:eastAsia="바탕체"/>
                <w:sz w:val="20"/>
                <w:szCs w:val="20"/>
              </w:rPr>
              <w:t xml:space="preserve"> :</w:t>
            </w:r>
            <w:proofErr w:type="gramEnd"/>
            <w:r w:rsidRPr="000E04B4">
              <w:rPr>
                <w:rFonts w:eastAsia="바탕체"/>
                <w:sz w:val="20"/>
                <w:szCs w:val="20"/>
              </w:rPr>
              <w:t xml:space="preserve"> 29</w:t>
            </w:r>
            <w:r w:rsidRPr="000E04B4">
              <w:rPr>
                <w:rFonts w:eastAsia="바탕체"/>
                <w:sz w:val="20"/>
                <w:szCs w:val="20"/>
              </w:rPr>
              <w:t>명</w:t>
            </w:r>
          </w:p>
        </w:tc>
      </w:tr>
      <w:tr w:rsidR="00026A7E" w:rsidRPr="00CB2B3F" w14:paraId="16715861"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0CB7AE10"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r w:rsidRPr="000E04B4">
              <w:rPr>
                <w:rFonts w:eastAsia="바탕체"/>
                <w:bCs/>
                <w:kern w:val="0"/>
                <w:sz w:val="20"/>
                <w:szCs w:val="20"/>
              </w:rPr>
              <w:t>한성물류</w:t>
            </w:r>
          </w:p>
        </w:tc>
        <w:tc>
          <w:tcPr>
            <w:tcW w:w="4414" w:type="dxa"/>
            <w:vMerge/>
          </w:tcPr>
          <w:p w14:paraId="7D9D613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4854" w:type="dxa"/>
            <w:vMerge/>
          </w:tcPr>
          <w:p w14:paraId="19A69CA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c>
          <w:tcPr>
            <w:tcW w:w="2804" w:type="dxa"/>
            <w:vMerge/>
          </w:tcPr>
          <w:p w14:paraId="27D44BE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
        </w:tc>
      </w:tr>
      <w:tr w:rsidR="00026A7E" w:rsidRPr="00CB2B3F" w14:paraId="696C3BAB"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15584B32"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크린원</w:t>
            </w:r>
            <w:proofErr w:type="spellEnd"/>
          </w:p>
        </w:tc>
        <w:tc>
          <w:tcPr>
            <w:tcW w:w="4414" w:type="dxa"/>
          </w:tcPr>
          <w:p w14:paraId="77497B5A"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평창</w:t>
            </w:r>
            <w:r w:rsidRPr="000E04B4">
              <w:rPr>
                <w:rFonts w:eastAsia="바탕체"/>
                <w:bCs/>
                <w:kern w:val="0"/>
                <w:sz w:val="20"/>
                <w:szCs w:val="20"/>
              </w:rPr>
              <w:t xml:space="preserve"> AS</w:t>
            </w:r>
            <w:r w:rsidRPr="000E04B4">
              <w:rPr>
                <w:rFonts w:eastAsia="바탕체"/>
                <w:bCs/>
                <w:kern w:val="0"/>
                <w:sz w:val="20"/>
                <w:szCs w:val="20"/>
              </w:rPr>
              <w:t>센터</w:t>
            </w:r>
          </w:p>
        </w:tc>
        <w:tc>
          <w:tcPr>
            <w:tcW w:w="4854" w:type="dxa"/>
          </w:tcPr>
          <w:p w14:paraId="590E22C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건물</w:t>
            </w:r>
            <w:r w:rsidRPr="000E04B4">
              <w:rPr>
                <w:rFonts w:eastAsia="바탕체"/>
                <w:sz w:val="20"/>
                <w:szCs w:val="20"/>
              </w:rPr>
              <w:t xml:space="preserve"> </w:t>
            </w:r>
            <w:r w:rsidRPr="000E04B4">
              <w:rPr>
                <w:rFonts w:eastAsia="바탕체"/>
                <w:sz w:val="20"/>
                <w:szCs w:val="20"/>
              </w:rPr>
              <w:t>청소용역</w:t>
            </w:r>
          </w:p>
        </w:tc>
        <w:tc>
          <w:tcPr>
            <w:tcW w:w="2804" w:type="dxa"/>
          </w:tcPr>
          <w:p w14:paraId="0E583815"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62CEECBD" w14:textId="77777777" w:rsidTr="0091358C">
        <w:trPr>
          <w:trHeight w:val="397"/>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7839F83E"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뉴시스템</w:t>
            </w:r>
            <w:proofErr w:type="spellEnd"/>
          </w:p>
        </w:tc>
        <w:tc>
          <w:tcPr>
            <w:tcW w:w="4414" w:type="dxa"/>
          </w:tcPr>
          <w:p w14:paraId="62F55CA8"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서초</w:t>
            </w:r>
            <w:r w:rsidRPr="000E04B4">
              <w:rPr>
                <w:rFonts w:eastAsia="바탕체"/>
                <w:bCs/>
                <w:kern w:val="0"/>
                <w:sz w:val="20"/>
                <w:szCs w:val="20"/>
              </w:rPr>
              <w:t>AS</w:t>
            </w:r>
            <w:proofErr w:type="gramStart"/>
            <w:r w:rsidRPr="000E04B4">
              <w:rPr>
                <w:rFonts w:eastAsia="바탕체"/>
                <w:bCs/>
                <w:kern w:val="0"/>
                <w:sz w:val="20"/>
                <w:szCs w:val="20"/>
              </w:rPr>
              <w:t>센터</w:t>
            </w:r>
            <w:r w:rsidRPr="000E04B4">
              <w:rPr>
                <w:rFonts w:eastAsia="바탕체"/>
                <w:bCs/>
                <w:kern w:val="0"/>
                <w:sz w:val="20"/>
                <w:szCs w:val="20"/>
              </w:rPr>
              <w:t xml:space="preserve"> /</w:t>
            </w:r>
            <w:proofErr w:type="gramEnd"/>
            <w:r w:rsidRPr="000E04B4">
              <w:rPr>
                <w:rFonts w:eastAsia="바탕체"/>
                <w:bCs/>
                <w:kern w:val="0"/>
                <w:sz w:val="20"/>
                <w:szCs w:val="20"/>
              </w:rPr>
              <w:t xml:space="preserve"> </w:t>
            </w:r>
            <w:r w:rsidRPr="000E04B4">
              <w:rPr>
                <w:rFonts w:eastAsia="바탕체"/>
                <w:bCs/>
                <w:kern w:val="0"/>
                <w:sz w:val="20"/>
                <w:szCs w:val="20"/>
              </w:rPr>
              <w:t>평창</w:t>
            </w:r>
            <w:r w:rsidRPr="000E04B4">
              <w:rPr>
                <w:rFonts w:eastAsia="바탕체"/>
                <w:bCs/>
                <w:kern w:val="0"/>
                <w:sz w:val="20"/>
                <w:szCs w:val="20"/>
              </w:rPr>
              <w:t xml:space="preserve"> AS</w:t>
            </w:r>
            <w:r w:rsidRPr="000E04B4">
              <w:rPr>
                <w:rFonts w:eastAsia="바탕체"/>
                <w:bCs/>
                <w:kern w:val="0"/>
                <w:sz w:val="20"/>
                <w:szCs w:val="20"/>
              </w:rPr>
              <w:t>센터</w:t>
            </w:r>
          </w:p>
        </w:tc>
        <w:tc>
          <w:tcPr>
            <w:tcW w:w="4854" w:type="dxa"/>
          </w:tcPr>
          <w:p w14:paraId="79F075D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건물</w:t>
            </w:r>
            <w:r w:rsidRPr="000E04B4">
              <w:rPr>
                <w:rFonts w:eastAsia="바탕체"/>
                <w:sz w:val="20"/>
                <w:szCs w:val="20"/>
              </w:rPr>
              <w:t xml:space="preserve"> </w:t>
            </w:r>
            <w:r w:rsidRPr="000E04B4">
              <w:rPr>
                <w:rFonts w:eastAsia="바탕체"/>
                <w:sz w:val="20"/>
                <w:szCs w:val="20"/>
              </w:rPr>
              <w:t>청소용역</w:t>
            </w:r>
          </w:p>
        </w:tc>
        <w:tc>
          <w:tcPr>
            <w:tcW w:w="2804" w:type="dxa"/>
          </w:tcPr>
          <w:p w14:paraId="18E6A18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2</w:t>
            </w:r>
            <w:r w:rsidRPr="000E04B4">
              <w:rPr>
                <w:rFonts w:eastAsia="바탕체"/>
                <w:sz w:val="20"/>
                <w:szCs w:val="20"/>
              </w:rPr>
              <w:t>명</w:t>
            </w:r>
          </w:p>
        </w:tc>
      </w:tr>
      <w:tr w:rsidR="00026A7E" w:rsidRPr="00CB2B3F" w14:paraId="346392E5" w14:textId="77777777" w:rsidTr="0091358C">
        <w:trPr>
          <w:trHeight w:val="778"/>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375CF9CF"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lastRenderedPageBreak/>
              <w:t>㈜</w:t>
            </w:r>
            <w:proofErr w:type="spellStart"/>
            <w:r w:rsidRPr="000E04B4">
              <w:rPr>
                <w:rFonts w:eastAsia="바탕체"/>
                <w:bCs/>
                <w:kern w:val="0"/>
                <w:sz w:val="20"/>
                <w:szCs w:val="20"/>
              </w:rPr>
              <w:t>이랜드서비스</w:t>
            </w:r>
            <w:proofErr w:type="spellEnd"/>
          </w:p>
        </w:tc>
        <w:tc>
          <w:tcPr>
            <w:tcW w:w="4414" w:type="dxa"/>
            <w:vMerge w:val="restart"/>
          </w:tcPr>
          <w:p w14:paraId="04E84A4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각</w:t>
            </w:r>
            <w:r w:rsidRPr="000E04B4">
              <w:rPr>
                <w:rFonts w:eastAsia="바탕체"/>
                <w:bCs/>
                <w:kern w:val="0"/>
                <w:sz w:val="20"/>
                <w:szCs w:val="20"/>
              </w:rPr>
              <w:t xml:space="preserve"> </w:t>
            </w:r>
            <w:r w:rsidRPr="000E04B4">
              <w:rPr>
                <w:rFonts w:eastAsia="바탕체"/>
                <w:bCs/>
                <w:kern w:val="0"/>
                <w:sz w:val="20"/>
                <w:szCs w:val="20"/>
              </w:rPr>
              <w:t>직매장</w:t>
            </w:r>
            <w:r w:rsidRPr="000E04B4">
              <w:rPr>
                <w:rFonts w:eastAsia="바탕체"/>
                <w:bCs/>
                <w:kern w:val="0"/>
                <w:sz w:val="20"/>
                <w:szCs w:val="20"/>
              </w:rPr>
              <w:t xml:space="preserve"> </w:t>
            </w:r>
            <w:r w:rsidRPr="000E04B4">
              <w:rPr>
                <w:rFonts w:eastAsia="바탕체"/>
                <w:bCs/>
                <w:kern w:val="0"/>
                <w:sz w:val="20"/>
                <w:szCs w:val="20"/>
              </w:rPr>
              <w:t>및</w:t>
            </w:r>
            <w:r w:rsidRPr="000E04B4">
              <w:rPr>
                <w:rFonts w:eastAsia="바탕체"/>
                <w:bCs/>
                <w:kern w:val="0"/>
                <w:sz w:val="20"/>
                <w:szCs w:val="20"/>
              </w:rPr>
              <w:t xml:space="preserve"> </w:t>
            </w:r>
            <w:r w:rsidRPr="000E04B4">
              <w:rPr>
                <w:rFonts w:eastAsia="바탕체"/>
                <w:bCs/>
                <w:kern w:val="0"/>
                <w:sz w:val="20"/>
                <w:szCs w:val="20"/>
              </w:rPr>
              <w:t>표준매장</w:t>
            </w:r>
          </w:p>
          <w:p w14:paraId="5E77261E"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w:t>
            </w:r>
            <w:r w:rsidRPr="000E04B4">
              <w:rPr>
                <w:rFonts w:eastAsia="바탕체"/>
                <w:bCs/>
                <w:kern w:val="0"/>
                <w:sz w:val="20"/>
                <w:szCs w:val="20"/>
              </w:rPr>
              <w:t>방배</w:t>
            </w:r>
            <w:r w:rsidRPr="000E04B4">
              <w:rPr>
                <w:rFonts w:eastAsia="바탕체"/>
                <w:bCs/>
                <w:kern w:val="0"/>
                <w:sz w:val="20"/>
                <w:szCs w:val="20"/>
              </w:rPr>
              <w:t xml:space="preserve"> 12</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논현</w:t>
            </w:r>
            <w:r w:rsidRPr="000E04B4">
              <w:rPr>
                <w:rFonts w:eastAsia="바탕체"/>
                <w:bCs/>
                <w:kern w:val="0"/>
                <w:sz w:val="20"/>
                <w:szCs w:val="20"/>
              </w:rPr>
              <w:t xml:space="preserve"> 7</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분당</w:t>
            </w:r>
            <w:r w:rsidRPr="000E04B4">
              <w:rPr>
                <w:rFonts w:eastAsia="바탕체"/>
                <w:bCs/>
                <w:kern w:val="0"/>
                <w:sz w:val="20"/>
                <w:szCs w:val="20"/>
              </w:rPr>
              <w:t xml:space="preserve"> 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잠실</w:t>
            </w:r>
            <w:r w:rsidRPr="000E04B4">
              <w:rPr>
                <w:rFonts w:eastAsia="바탕체"/>
                <w:bCs/>
                <w:kern w:val="0"/>
                <w:sz w:val="20"/>
                <w:szCs w:val="20"/>
              </w:rPr>
              <w:t xml:space="preserve"> 15</w:t>
            </w:r>
            <w:r w:rsidRPr="000E04B4">
              <w:rPr>
                <w:rFonts w:eastAsia="바탕체"/>
                <w:bCs/>
                <w:kern w:val="0"/>
                <w:sz w:val="20"/>
                <w:szCs w:val="20"/>
              </w:rPr>
              <w:t>명</w:t>
            </w:r>
            <w:r w:rsidRPr="000E04B4">
              <w:rPr>
                <w:rFonts w:eastAsia="바탕체"/>
                <w:bCs/>
                <w:kern w:val="0"/>
                <w:sz w:val="20"/>
                <w:szCs w:val="20"/>
              </w:rPr>
              <w:t xml:space="preserve">, </w:t>
            </w:r>
            <w:proofErr w:type="spellStart"/>
            <w:r w:rsidRPr="000E04B4">
              <w:rPr>
                <w:rFonts w:eastAsia="바탕체"/>
                <w:bCs/>
                <w:kern w:val="0"/>
                <w:sz w:val="20"/>
                <w:szCs w:val="20"/>
              </w:rPr>
              <w:t>센텀</w:t>
            </w:r>
            <w:proofErr w:type="spellEnd"/>
            <w:r w:rsidRPr="000E04B4">
              <w:rPr>
                <w:rFonts w:eastAsia="바탕체"/>
                <w:bCs/>
                <w:kern w:val="0"/>
                <w:sz w:val="20"/>
                <w:szCs w:val="20"/>
              </w:rPr>
              <w:t xml:space="preserve"> 33</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목동</w:t>
            </w:r>
            <w:r w:rsidRPr="000E04B4">
              <w:rPr>
                <w:rFonts w:eastAsia="바탕체"/>
                <w:bCs/>
                <w:kern w:val="0"/>
                <w:sz w:val="20"/>
                <w:szCs w:val="20"/>
              </w:rPr>
              <w:t xml:space="preserve"> 15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대구</w:t>
            </w:r>
            <w:r w:rsidRPr="000E04B4">
              <w:rPr>
                <w:rFonts w:eastAsia="바탕체"/>
                <w:bCs/>
                <w:kern w:val="0"/>
                <w:sz w:val="20"/>
                <w:szCs w:val="20"/>
              </w:rPr>
              <w:t xml:space="preserve"> 11</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수원</w:t>
            </w:r>
            <w:r w:rsidRPr="000E04B4">
              <w:rPr>
                <w:rFonts w:eastAsia="바탕체"/>
                <w:bCs/>
                <w:kern w:val="0"/>
                <w:sz w:val="20"/>
                <w:szCs w:val="20"/>
              </w:rPr>
              <w:t xml:space="preserve"> 13</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상봉</w:t>
            </w:r>
            <w:r w:rsidRPr="000E04B4">
              <w:rPr>
                <w:rFonts w:eastAsia="바탕체"/>
                <w:bCs/>
                <w:kern w:val="0"/>
                <w:sz w:val="20"/>
                <w:szCs w:val="20"/>
              </w:rPr>
              <w:t xml:space="preserve"> 9</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하남</w:t>
            </w:r>
            <w:r w:rsidRPr="000E04B4">
              <w:rPr>
                <w:rFonts w:eastAsia="바탕체"/>
                <w:bCs/>
                <w:kern w:val="0"/>
                <w:sz w:val="20"/>
                <w:szCs w:val="20"/>
              </w:rPr>
              <w:t xml:space="preserve"> 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고양</w:t>
            </w:r>
            <w:r w:rsidRPr="000E04B4">
              <w:rPr>
                <w:rFonts w:eastAsia="바탕체"/>
                <w:bCs/>
                <w:kern w:val="0"/>
                <w:sz w:val="20"/>
                <w:szCs w:val="20"/>
              </w:rPr>
              <w:t xml:space="preserve"> 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용산</w:t>
            </w:r>
            <w:r w:rsidRPr="000E04B4">
              <w:rPr>
                <w:rFonts w:eastAsia="바탕체"/>
                <w:bCs/>
                <w:kern w:val="0"/>
                <w:sz w:val="20"/>
                <w:szCs w:val="20"/>
              </w:rPr>
              <w:t xml:space="preserve"> 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전주</w:t>
            </w:r>
            <w:r w:rsidRPr="000E04B4">
              <w:rPr>
                <w:rFonts w:eastAsia="바탕체"/>
                <w:bCs/>
                <w:kern w:val="0"/>
                <w:sz w:val="20"/>
                <w:szCs w:val="20"/>
              </w:rPr>
              <w:t xml:space="preserve"> 3</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울산</w:t>
            </w:r>
            <w:r w:rsidRPr="000E04B4">
              <w:rPr>
                <w:rFonts w:eastAsia="바탕체"/>
                <w:bCs/>
                <w:kern w:val="0"/>
                <w:sz w:val="20"/>
                <w:szCs w:val="20"/>
              </w:rPr>
              <w:t xml:space="preserve"> 2</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기흥</w:t>
            </w:r>
            <w:r w:rsidRPr="000E04B4">
              <w:rPr>
                <w:rFonts w:eastAsia="바탕체"/>
                <w:bCs/>
                <w:kern w:val="0"/>
                <w:sz w:val="20"/>
                <w:szCs w:val="20"/>
              </w:rPr>
              <w:t xml:space="preserve"> 3</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안성</w:t>
            </w:r>
            <w:r w:rsidRPr="000E04B4">
              <w:rPr>
                <w:rFonts w:eastAsia="바탕체"/>
                <w:bCs/>
                <w:kern w:val="0"/>
                <w:sz w:val="20"/>
                <w:szCs w:val="20"/>
              </w:rPr>
              <w:t xml:space="preserve"> 2</w:t>
            </w:r>
            <w:r w:rsidRPr="000E04B4">
              <w:rPr>
                <w:rFonts w:eastAsia="바탕체"/>
                <w:bCs/>
                <w:kern w:val="0"/>
                <w:sz w:val="20"/>
                <w:szCs w:val="20"/>
              </w:rPr>
              <w:t>명</w:t>
            </w:r>
            <w:r w:rsidRPr="000E04B4">
              <w:rPr>
                <w:rFonts w:eastAsia="바탕체"/>
                <w:bCs/>
                <w:kern w:val="0"/>
                <w:sz w:val="20"/>
                <w:szCs w:val="20"/>
              </w:rPr>
              <w:t xml:space="preserve">, </w:t>
            </w:r>
            <w:proofErr w:type="spellStart"/>
            <w:r w:rsidRPr="000E04B4">
              <w:rPr>
                <w:rFonts w:eastAsia="바탕체"/>
                <w:bCs/>
                <w:kern w:val="0"/>
                <w:sz w:val="20"/>
                <w:szCs w:val="20"/>
              </w:rPr>
              <w:t>동부산</w:t>
            </w:r>
            <w:proofErr w:type="spellEnd"/>
            <w:r w:rsidRPr="000E04B4">
              <w:rPr>
                <w:rFonts w:eastAsia="바탕체"/>
                <w:bCs/>
                <w:kern w:val="0"/>
                <w:sz w:val="20"/>
                <w:szCs w:val="20"/>
              </w:rPr>
              <w:t xml:space="preserve"> 2</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광복</w:t>
            </w:r>
            <w:r w:rsidRPr="000E04B4">
              <w:rPr>
                <w:rFonts w:eastAsia="바탕체"/>
                <w:bCs/>
                <w:kern w:val="0"/>
                <w:sz w:val="20"/>
                <w:szCs w:val="20"/>
              </w:rPr>
              <w:t xml:space="preserve"> 2</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동래</w:t>
            </w:r>
            <w:r w:rsidRPr="000E04B4">
              <w:rPr>
                <w:rFonts w:eastAsia="바탕체"/>
                <w:bCs/>
                <w:kern w:val="0"/>
                <w:sz w:val="20"/>
                <w:szCs w:val="20"/>
              </w:rPr>
              <w:t xml:space="preserve"> 2</w:t>
            </w:r>
            <w:r w:rsidRPr="000E04B4">
              <w:rPr>
                <w:rFonts w:eastAsia="바탕체"/>
                <w:bCs/>
                <w:kern w:val="0"/>
                <w:sz w:val="20"/>
                <w:szCs w:val="20"/>
              </w:rPr>
              <w:t>명</w:t>
            </w:r>
            <w:r w:rsidRPr="000E04B4">
              <w:rPr>
                <w:rFonts w:eastAsia="바탕체"/>
                <w:bCs/>
                <w:kern w:val="0"/>
                <w:sz w:val="20"/>
                <w:szCs w:val="20"/>
              </w:rPr>
              <w:t>)</w:t>
            </w:r>
          </w:p>
        </w:tc>
        <w:tc>
          <w:tcPr>
            <w:tcW w:w="4854" w:type="dxa"/>
            <w:vMerge w:val="restart"/>
          </w:tcPr>
          <w:p w14:paraId="1BFE24F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환경미화</w:t>
            </w:r>
            <w:r w:rsidRPr="000E04B4">
              <w:rPr>
                <w:rFonts w:eastAsia="바탕체"/>
                <w:sz w:val="20"/>
                <w:szCs w:val="20"/>
              </w:rPr>
              <w:t xml:space="preserve">, </w:t>
            </w:r>
            <w:r w:rsidRPr="000E04B4">
              <w:rPr>
                <w:rFonts w:eastAsia="바탕체"/>
                <w:sz w:val="20"/>
                <w:szCs w:val="20"/>
              </w:rPr>
              <w:t>시설관리</w:t>
            </w:r>
            <w:r w:rsidRPr="000E04B4">
              <w:rPr>
                <w:rFonts w:eastAsia="바탕체"/>
                <w:sz w:val="20"/>
                <w:szCs w:val="20"/>
              </w:rPr>
              <w:t xml:space="preserve">, </w:t>
            </w:r>
            <w:r w:rsidRPr="000E04B4">
              <w:rPr>
                <w:rFonts w:eastAsia="바탕체"/>
                <w:sz w:val="20"/>
                <w:szCs w:val="20"/>
              </w:rPr>
              <w:t>주차관리</w:t>
            </w:r>
            <w:r w:rsidRPr="000E04B4">
              <w:rPr>
                <w:rFonts w:eastAsia="바탕체"/>
                <w:sz w:val="20"/>
                <w:szCs w:val="20"/>
              </w:rPr>
              <w:t xml:space="preserve">, </w:t>
            </w:r>
            <w:proofErr w:type="spellStart"/>
            <w:r w:rsidRPr="000E04B4">
              <w:rPr>
                <w:rFonts w:eastAsia="바탕체"/>
                <w:sz w:val="20"/>
                <w:szCs w:val="20"/>
              </w:rPr>
              <w:t>인포고객응대</w:t>
            </w:r>
            <w:proofErr w:type="spellEnd"/>
            <w:r w:rsidRPr="000E04B4">
              <w:rPr>
                <w:rFonts w:eastAsia="바탕체"/>
                <w:sz w:val="20"/>
                <w:szCs w:val="20"/>
              </w:rPr>
              <w:t xml:space="preserve"> </w:t>
            </w:r>
            <w:r w:rsidRPr="000E04B4">
              <w:rPr>
                <w:rFonts w:eastAsia="바탕체"/>
                <w:sz w:val="20"/>
                <w:szCs w:val="20"/>
              </w:rPr>
              <w:t>등</w:t>
            </w:r>
          </w:p>
        </w:tc>
        <w:tc>
          <w:tcPr>
            <w:tcW w:w="2804" w:type="dxa"/>
            <w:vMerge w:val="restart"/>
          </w:tcPr>
          <w:p w14:paraId="7FDBF56F"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151</w:t>
            </w:r>
            <w:r w:rsidRPr="000E04B4">
              <w:rPr>
                <w:rFonts w:eastAsia="바탕체"/>
                <w:sz w:val="20"/>
                <w:szCs w:val="20"/>
              </w:rPr>
              <w:t>명</w:t>
            </w:r>
          </w:p>
        </w:tc>
      </w:tr>
      <w:tr w:rsidR="00026A7E" w:rsidRPr="00CB2B3F" w14:paraId="34664F20" w14:textId="77777777" w:rsidTr="0091358C">
        <w:trPr>
          <w:trHeight w:val="778"/>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6B07207F"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이랜드서비스</w:t>
            </w:r>
            <w:proofErr w:type="spellEnd"/>
          </w:p>
        </w:tc>
        <w:tc>
          <w:tcPr>
            <w:tcW w:w="4414" w:type="dxa"/>
            <w:vMerge/>
          </w:tcPr>
          <w:p w14:paraId="0B76A904"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4854" w:type="dxa"/>
            <w:vMerge/>
          </w:tcPr>
          <w:p w14:paraId="623EC21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2804" w:type="dxa"/>
            <w:vMerge/>
          </w:tcPr>
          <w:p w14:paraId="1CA9AD3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CB2B3F" w14:paraId="2C371F52"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53F6510C"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㈜태광개발</w:t>
            </w:r>
          </w:p>
        </w:tc>
        <w:tc>
          <w:tcPr>
            <w:tcW w:w="4414" w:type="dxa"/>
          </w:tcPr>
          <w:p w14:paraId="2B900BB5"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생활기술연구소</w:t>
            </w:r>
          </w:p>
        </w:tc>
        <w:tc>
          <w:tcPr>
            <w:tcW w:w="4854" w:type="dxa"/>
          </w:tcPr>
          <w:p w14:paraId="501DEA2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건물</w:t>
            </w:r>
            <w:r w:rsidRPr="000E04B4">
              <w:rPr>
                <w:rFonts w:eastAsia="바탕체"/>
                <w:sz w:val="20"/>
                <w:szCs w:val="20"/>
              </w:rPr>
              <w:t xml:space="preserve"> </w:t>
            </w:r>
            <w:r w:rsidRPr="000E04B4">
              <w:rPr>
                <w:rFonts w:eastAsia="바탕체"/>
                <w:sz w:val="20"/>
                <w:szCs w:val="20"/>
              </w:rPr>
              <w:t>청소용역</w:t>
            </w:r>
          </w:p>
        </w:tc>
        <w:tc>
          <w:tcPr>
            <w:tcW w:w="2804" w:type="dxa"/>
          </w:tcPr>
          <w:p w14:paraId="26ABE9DA"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394B1BB7"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59B95F6F"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빛그린</w:t>
            </w:r>
            <w:proofErr w:type="spellEnd"/>
          </w:p>
        </w:tc>
        <w:tc>
          <w:tcPr>
            <w:tcW w:w="4414" w:type="dxa"/>
          </w:tcPr>
          <w:p w14:paraId="378F0C94"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한샘</w:t>
            </w:r>
            <w:r w:rsidRPr="000E04B4">
              <w:rPr>
                <w:rFonts w:eastAsia="바탕체"/>
                <w:bCs/>
                <w:kern w:val="0"/>
                <w:sz w:val="20"/>
                <w:szCs w:val="20"/>
              </w:rPr>
              <w:t xml:space="preserve"> 5</w:t>
            </w:r>
            <w:r w:rsidRPr="000E04B4">
              <w:rPr>
                <w:rFonts w:eastAsia="바탕체"/>
                <w:bCs/>
                <w:kern w:val="0"/>
                <w:sz w:val="20"/>
                <w:szCs w:val="20"/>
              </w:rPr>
              <w:t>공장</w:t>
            </w:r>
            <w:r w:rsidRPr="000E04B4">
              <w:rPr>
                <w:rFonts w:eastAsia="바탕체"/>
                <w:bCs/>
                <w:kern w:val="0"/>
                <w:sz w:val="20"/>
                <w:szCs w:val="20"/>
              </w:rPr>
              <w:t xml:space="preserve"> </w:t>
            </w:r>
            <w:r w:rsidRPr="000E04B4">
              <w:rPr>
                <w:rFonts w:eastAsia="바탕체"/>
                <w:bCs/>
                <w:kern w:val="0"/>
                <w:sz w:val="20"/>
                <w:szCs w:val="20"/>
              </w:rPr>
              <w:t>내</w:t>
            </w:r>
            <w:r w:rsidRPr="000E04B4">
              <w:rPr>
                <w:rFonts w:eastAsia="바탕체"/>
                <w:bCs/>
                <w:kern w:val="0"/>
                <w:sz w:val="20"/>
                <w:szCs w:val="20"/>
              </w:rPr>
              <w:t xml:space="preserve"> </w:t>
            </w:r>
            <w:r w:rsidRPr="000E04B4">
              <w:rPr>
                <w:rFonts w:eastAsia="바탕체"/>
                <w:bCs/>
                <w:kern w:val="0"/>
                <w:sz w:val="20"/>
                <w:szCs w:val="20"/>
              </w:rPr>
              <w:t>건재물류센터</w:t>
            </w:r>
          </w:p>
        </w:tc>
        <w:tc>
          <w:tcPr>
            <w:tcW w:w="4854" w:type="dxa"/>
          </w:tcPr>
          <w:p w14:paraId="05E248C9"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물류센터</w:t>
            </w:r>
            <w:r w:rsidRPr="000E04B4">
              <w:rPr>
                <w:rFonts w:eastAsia="바탕체"/>
                <w:sz w:val="20"/>
                <w:szCs w:val="20"/>
              </w:rPr>
              <w:t xml:space="preserve"> </w:t>
            </w:r>
            <w:r w:rsidRPr="000E04B4">
              <w:rPr>
                <w:rFonts w:eastAsia="바탕체"/>
                <w:sz w:val="20"/>
                <w:szCs w:val="20"/>
              </w:rPr>
              <w:t>전반</w:t>
            </w:r>
            <w:r w:rsidRPr="000E04B4">
              <w:rPr>
                <w:rFonts w:eastAsia="바탕체"/>
                <w:sz w:val="20"/>
                <w:szCs w:val="20"/>
              </w:rPr>
              <w:t xml:space="preserve"> </w:t>
            </w:r>
            <w:r w:rsidRPr="000E04B4">
              <w:rPr>
                <w:rFonts w:eastAsia="바탕체"/>
                <w:sz w:val="20"/>
                <w:szCs w:val="20"/>
              </w:rPr>
              <w:t>및</w:t>
            </w:r>
            <w:r w:rsidRPr="000E04B4">
              <w:rPr>
                <w:rFonts w:eastAsia="바탕체"/>
                <w:sz w:val="20"/>
                <w:szCs w:val="20"/>
              </w:rPr>
              <w:t xml:space="preserve"> </w:t>
            </w:r>
            <w:r w:rsidRPr="000E04B4">
              <w:rPr>
                <w:rFonts w:eastAsia="바탕체"/>
                <w:sz w:val="20"/>
                <w:szCs w:val="20"/>
              </w:rPr>
              <w:t>화장실</w:t>
            </w:r>
            <w:r w:rsidRPr="000E04B4">
              <w:rPr>
                <w:rFonts w:eastAsia="바탕체"/>
                <w:sz w:val="20"/>
                <w:szCs w:val="20"/>
              </w:rPr>
              <w:t xml:space="preserve"> </w:t>
            </w:r>
            <w:r w:rsidRPr="000E04B4">
              <w:rPr>
                <w:rFonts w:eastAsia="바탕체"/>
                <w:sz w:val="20"/>
                <w:szCs w:val="20"/>
              </w:rPr>
              <w:t>청소용역</w:t>
            </w:r>
          </w:p>
        </w:tc>
        <w:tc>
          <w:tcPr>
            <w:tcW w:w="2804" w:type="dxa"/>
          </w:tcPr>
          <w:p w14:paraId="550EF147"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5AD35BA6"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11731D0A"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김홍수</w:t>
            </w:r>
            <w:proofErr w:type="spellEnd"/>
            <w:r w:rsidRPr="000E04B4">
              <w:rPr>
                <w:rFonts w:eastAsia="바탕체"/>
                <w:bCs/>
                <w:kern w:val="0"/>
                <w:sz w:val="20"/>
                <w:szCs w:val="20"/>
              </w:rPr>
              <w:t>(</w:t>
            </w:r>
            <w:r w:rsidRPr="000E04B4">
              <w:rPr>
                <w:rFonts w:eastAsia="바탕체"/>
                <w:bCs/>
                <w:kern w:val="0"/>
                <w:sz w:val="20"/>
                <w:szCs w:val="20"/>
              </w:rPr>
              <w:t>퇴사자</w:t>
            </w:r>
            <w:r w:rsidRPr="000E04B4">
              <w:rPr>
                <w:rFonts w:eastAsia="바탕체"/>
                <w:bCs/>
                <w:kern w:val="0"/>
                <w:sz w:val="20"/>
                <w:szCs w:val="20"/>
              </w:rPr>
              <w:t>)</w:t>
            </w:r>
          </w:p>
        </w:tc>
        <w:tc>
          <w:tcPr>
            <w:tcW w:w="4414" w:type="dxa"/>
          </w:tcPr>
          <w:p w14:paraId="082DCF25"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 xml:space="preserve">INT </w:t>
            </w:r>
            <w:r w:rsidRPr="000E04B4">
              <w:rPr>
                <w:rFonts w:eastAsia="바탕체"/>
                <w:bCs/>
                <w:kern w:val="0"/>
                <w:sz w:val="20"/>
                <w:szCs w:val="20"/>
              </w:rPr>
              <w:t>수완위탁매장</w:t>
            </w:r>
          </w:p>
        </w:tc>
        <w:tc>
          <w:tcPr>
            <w:tcW w:w="4854" w:type="dxa"/>
          </w:tcPr>
          <w:p w14:paraId="60706EFE"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spellStart"/>
            <w:r w:rsidRPr="000E04B4">
              <w:rPr>
                <w:rFonts w:eastAsia="바탕체"/>
                <w:sz w:val="20"/>
                <w:szCs w:val="20"/>
              </w:rPr>
              <w:t>수완점</w:t>
            </w:r>
            <w:proofErr w:type="spellEnd"/>
            <w:r w:rsidRPr="000E04B4">
              <w:rPr>
                <w:rFonts w:eastAsia="바탕체"/>
                <w:sz w:val="20"/>
                <w:szCs w:val="20"/>
              </w:rPr>
              <w:t xml:space="preserve"> </w:t>
            </w:r>
            <w:r w:rsidRPr="000E04B4">
              <w:rPr>
                <w:rFonts w:eastAsia="바탕체"/>
                <w:sz w:val="20"/>
                <w:szCs w:val="20"/>
              </w:rPr>
              <w:t>청소용역</w:t>
            </w:r>
          </w:p>
        </w:tc>
        <w:tc>
          <w:tcPr>
            <w:tcW w:w="2804" w:type="dxa"/>
          </w:tcPr>
          <w:p w14:paraId="545EFB1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1F6DB2AF"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796FD547"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현대에프엠</w:t>
            </w:r>
            <w:proofErr w:type="spellEnd"/>
          </w:p>
        </w:tc>
        <w:tc>
          <w:tcPr>
            <w:tcW w:w="4414" w:type="dxa"/>
          </w:tcPr>
          <w:p w14:paraId="52560D29"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천안아산위탁매장</w:t>
            </w:r>
          </w:p>
        </w:tc>
        <w:tc>
          <w:tcPr>
            <w:tcW w:w="4854" w:type="dxa"/>
          </w:tcPr>
          <w:p w14:paraId="4A43CE3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천안아산점</w:t>
            </w:r>
            <w:r w:rsidRPr="000E04B4">
              <w:rPr>
                <w:rFonts w:eastAsia="바탕체"/>
                <w:sz w:val="20"/>
                <w:szCs w:val="20"/>
              </w:rPr>
              <w:t xml:space="preserve"> </w:t>
            </w:r>
            <w:r w:rsidRPr="000E04B4">
              <w:rPr>
                <w:rFonts w:eastAsia="바탕체"/>
                <w:sz w:val="20"/>
                <w:szCs w:val="20"/>
              </w:rPr>
              <w:t>청소</w:t>
            </w:r>
            <w:r w:rsidRPr="000E04B4">
              <w:rPr>
                <w:rFonts w:eastAsia="바탕체"/>
                <w:sz w:val="20"/>
                <w:szCs w:val="20"/>
              </w:rPr>
              <w:t xml:space="preserve">, </w:t>
            </w:r>
            <w:r w:rsidRPr="000E04B4">
              <w:rPr>
                <w:rFonts w:eastAsia="바탕체"/>
                <w:sz w:val="20"/>
                <w:szCs w:val="20"/>
              </w:rPr>
              <w:t>매장관리</w:t>
            </w:r>
            <w:r w:rsidRPr="000E04B4">
              <w:rPr>
                <w:rFonts w:eastAsia="바탕체"/>
                <w:sz w:val="20"/>
                <w:szCs w:val="20"/>
              </w:rPr>
              <w:t xml:space="preserve"> </w:t>
            </w:r>
            <w:r w:rsidRPr="000E04B4">
              <w:rPr>
                <w:rFonts w:eastAsia="바탕체"/>
                <w:sz w:val="20"/>
                <w:szCs w:val="20"/>
              </w:rPr>
              <w:t>등</w:t>
            </w:r>
          </w:p>
        </w:tc>
        <w:tc>
          <w:tcPr>
            <w:tcW w:w="2804" w:type="dxa"/>
          </w:tcPr>
          <w:p w14:paraId="264AD22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478FE8C2"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4E6CAF1A"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김혁주</w:t>
            </w:r>
            <w:proofErr w:type="spellEnd"/>
          </w:p>
        </w:tc>
        <w:tc>
          <w:tcPr>
            <w:tcW w:w="4414" w:type="dxa"/>
          </w:tcPr>
          <w:p w14:paraId="3A8655E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수완위탁매장</w:t>
            </w:r>
          </w:p>
        </w:tc>
        <w:tc>
          <w:tcPr>
            <w:tcW w:w="4854" w:type="dxa"/>
          </w:tcPr>
          <w:p w14:paraId="4E9985F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spellStart"/>
            <w:r w:rsidRPr="000E04B4">
              <w:rPr>
                <w:rFonts w:eastAsia="바탕체"/>
                <w:sz w:val="20"/>
                <w:szCs w:val="20"/>
              </w:rPr>
              <w:t>수완점</w:t>
            </w:r>
            <w:proofErr w:type="spellEnd"/>
            <w:r w:rsidRPr="000E04B4">
              <w:rPr>
                <w:rFonts w:eastAsia="바탕체"/>
                <w:sz w:val="20"/>
                <w:szCs w:val="20"/>
              </w:rPr>
              <w:t xml:space="preserve"> </w:t>
            </w:r>
            <w:r w:rsidRPr="000E04B4">
              <w:rPr>
                <w:rFonts w:eastAsia="바탕체"/>
                <w:sz w:val="20"/>
                <w:szCs w:val="20"/>
              </w:rPr>
              <w:t>청소용역</w:t>
            </w:r>
          </w:p>
        </w:tc>
        <w:tc>
          <w:tcPr>
            <w:tcW w:w="2804" w:type="dxa"/>
          </w:tcPr>
          <w:p w14:paraId="72B5E7F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4341D18C"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76E13D01"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커스토머인사이트</w:t>
            </w:r>
            <w:proofErr w:type="spellEnd"/>
          </w:p>
        </w:tc>
        <w:tc>
          <w:tcPr>
            <w:tcW w:w="4414" w:type="dxa"/>
          </w:tcPr>
          <w:p w14:paraId="39EE4A19"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서울</w:t>
            </w:r>
            <w:r w:rsidRPr="000E04B4">
              <w:rPr>
                <w:rFonts w:eastAsia="바탕체"/>
                <w:bCs/>
                <w:kern w:val="0"/>
                <w:sz w:val="20"/>
                <w:szCs w:val="20"/>
              </w:rPr>
              <w:t xml:space="preserve"> </w:t>
            </w:r>
            <w:r w:rsidRPr="000E04B4">
              <w:rPr>
                <w:rFonts w:eastAsia="바탕체"/>
                <w:bCs/>
                <w:kern w:val="0"/>
                <w:sz w:val="20"/>
                <w:szCs w:val="20"/>
              </w:rPr>
              <w:t>송파구</w:t>
            </w:r>
            <w:r w:rsidRPr="000E04B4">
              <w:rPr>
                <w:rFonts w:eastAsia="바탕체"/>
                <w:bCs/>
                <w:kern w:val="0"/>
                <w:sz w:val="20"/>
                <w:szCs w:val="20"/>
              </w:rPr>
              <w:t xml:space="preserve"> </w:t>
            </w:r>
            <w:r w:rsidRPr="000E04B4">
              <w:rPr>
                <w:rFonts w:eastAsia="바탕체"/>
                <w:bCs/>
                <w:kern w:val="0"/>
                <w:sz w:val="20"/>
                <w:szCs w:val="20"/>
              </w:rPr>
              <w:t>송파대로</w:t>
            </w:r>
            <w:r w:rsidRPr="000E04B4">
              <w:rPr>
                <w:rFonts w:eastAsia="바탕체"/>
                <w:bCs/>
                <w:kern w:val="0"/>
                <w:sz w:val="20"/>
                <w:szCs w:val="20"/>
              </w:rPr>
              <w:t xml:space="preserve"> 167, A</w:t>
            </w:r>
            <w:r w:rsidRPr="000E04B4">
              <w:rPr>
                <w:rFonts w:eastAsia="바탕체"/>
                <w:bCs/>
                <w:kern w:val="0"/>
                <w:sz w:val="20"/>
                <w:szCs w:val="20"/>
              </w:rPr>
              <w:t>동</w:t>
            </w:r>
            <w:r w:rsidRPr="000E04B4">
              <w:rPr>
                <w:rFonts w:eastAsia="바탕체"/>
                <w:bCs/>
                <w:kern w:val="0"/>
                <w:sz w:val="20"/>
                <w:szCs w:val="20"/>
              </w:rPr>
              <w:t xml:space="preserve"> 720</w:t>
            </w:r>
            <w:r w:rsidRPr="000E04B4">
              <w:rPr>
                <w:rFonts w:eastAsia="바탕체"/>
                <w:bCs/>
                <w:kern w:val="0"/>
                <w:sz w:val="20"/>
                <w:szCs w:val="20"/>
              </w:rPr>
              <w:t>호</w:t>
            </w:r>
          </w:p>
          <w:p w14:paraId="059D68F1"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w:t>
            </w:r>
            <w:r w:rsidRPr="000E04B4">
              <w:rPr>
                <w:rFonts w:eastAsia="바탕체"/>
                <w:bCs/>
                <w:kern w:val="0"/>
                <w:sz w:val="20"/>
                <w:szCs w:val="20"/>
              </w:rPr>
              <w:t>문정동</w:t>
            </w:r>
            <w:r w:rsidRPr="000E04B4">
              <w:rPr>
                <w:rFonts w:eastAsia="바탕체"/>
                <w:bCs/>
                <w:kern w:val="0"/>
                <w:sz w:val="20"/>
                <w:szCs w:val="20"/>
              </w:rPr>
              <w:t xml:space="preserve">, </w:t>
            </w:r>
            <w:proofErr w:type="spellStart"/>
            <w:r w:rsidRPr="000E04B4">
              <w:rPr>
                <w:rFonts w:eastAsia="바탕체"/>
                <w:bCs/>
                <w:kern w:val="0"/>
                <w:sz w:val="20"/>
                <w:szCs w:val="20"/>
              </w:rPr>
              <w:t>문정역</w:t>
            </w:r>
            <w:proofErr w:type="spellEnd"/>
            <w:r w:rsidRPr="000E04B4">
              <w:rPr>
                <w:rFonts w:eastAsia="바탕체"/>
                <w:bCs/>
                <w:kern w:val="0"/>
                <w:sz w:val="20"/>
                <w:szCs w:val="20"/>
              </w:rPr>
              <w:t xml:space="preserve"> </w:t>
            </w:r>
            <w:proofErr w:type="spellStart"/>
            <w:r w:rsidRPr="000E04B4">
              <w:rPr>
                <w:rFonts w:eastAsia="바탕체"/>
                <w:bCs/>
                <w:kern w:val="0"/>
                <w:sz w:val="20"/>
                <w:szCs w:val="20"/>
              </w:rPr>
              <w:t>테라타워</w:t>
            </w:r>
            <w:proofErr w:type="spellEnd"/>
            <w:r w:rsidRPr="000E04B4">
              <w:rPr>
                <w:rFonts w:eastAsia="바탕체"/>
                <w:bCs/>
                <w:kern w:val="0"/>
                <w:sz w:val="20"/>
                <w:szCs w:val="20"/>
              </w:rPr>
              <w:t>)</w:t>
            </w:r>
          </w:p>
        </w:tc>
        <w:tc>
          <w:tcPr>
            <w:tcW w:w="4854" w:type="dxa"/>
          </w:tcPr>
          <w:p w14:paraId="02CFA07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 xml:space="preserve">C/S </w:t>
            </w:r>
            <w:r w:rsidRPr="000E04B4">
              <w:rPr>
                <w:rFonts w:eastAsia="바탕체"/>
                <w:sz w:val="20"/>
                <w:szCs w:val="20"/>
              </w:rPr>
              <w:t>모니터링</w:t>
            </w:r>
            <w:r w:rsidRPr="000E04B4">
              <w:rPr>
                <w:rFonts w:eastAsia="바탕체"/>
                <w:sz w:val="20"/>
                <w:szCs w:val="20"/>
              </w:rPr>
              <w:t xml:space="preserve"> </w:t>
            </w:r>
            <w:r w:rsidRPr="000E04B4">
              <w:rPr>
                <w:rFonts w:eastAsia="바탕체"/>
                <w:sz w:val="20"/>
                <w:szCs w:val="20"/>
              </w:rPr>
              <w:t>시스템</w:t>
            </w:r>
            <w:r w:rsidRPr="000E04B4">
              <w:rPr>
                <w:rFonts w:eastAsia="바탕체"/>
                <w:sz w:val="20"/>
                <w:szCs w:val="20"/>
              </w:rPr>
              <w:t xml:space="preserve"> </w:t>
            </w:r>
            <w:r w:rsidRPr="000E04B4">
              <w:rPr>
                <w:rFonts w:eastAsia="바탕체"/>
                <w:sz w:val="20"/>
                <w:szCs w:val="20"/>
              </w:rPr>
              <w:t>유지보수</w:t>
            </w:r>
          </w:p>
        </w:tc>
        <w:tc>
          <w:tcPr>
            <w:tcW w:w="2804" w:type="dxa"/>
          </w:tcPr>
          <w:p w14:paraId="724B0669"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1</w:t>
            </w:r>
            <w:r w:rsidRPr="000E04B4">
              <w:rPr>
                <w:rFonts w:eastAsia="바탕체"/>
                <w:sz w:val="20"/>
                <w:szCs w:val="20"/>
              </w:rPr>
              <w:t>명</w:t>
            </w:r>
          </w:p>
        </w:tc>
      </w:tr>
      <w:tr w:rsidR="00026A7E" w:rsidRPr="00CB2B3F" w14:paraId="4843E10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4F10CBE3"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밀버스</w:t>
            </w:r>
            <w:proofErr w:type="spellEnd"/>
          </w:p>
        </w:tc>
        <w:tc>
          <w:tcPr>
            <w:tcW w:w="4414" w:type="dxa"/>
          </w:tcPr>
          <w:p w14:paraId="526AB01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상암사옥</w:t>
            </w:r>
          </w:p>
        </w:tc>
        <w:tc>
          <w:tcPr>
            <w:tcW w:w="4854" w:type="dxa"/>
          </w:tcPr>
          <w:p w14:paraId="61F30A8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CRM</w:t>
            </w:r>
            <w:r w:rsidRPr="000E04B4">
              <w:rPr>
                <w:rFonts w:eastAsia="바탕체"/>
                <w:sz w:val="20"/>
                <w:szCs w:val="20"/>
              </w:rPr>
              <w:t>통합관리시스템</w:t>
            </w:r>
            <w:r w:rsidRPr="000E04B4">
              <w:rPr>
                <w:rFonts w:eastAsia="바탕체"/>
                <w:sz w:val="20"/>
                <w:szCs w:val="20"/>
              </w:rPr>
              <w:t xml:space="preserve"> </w:t>
            </w:r>
            <w:r w:rsidRPr="000E04B4">
              <w:rPr>
                <w:rFonts w:eastAsia="바탕체"/>
                <w:sz w:val="20"/>
                <w:szCs w:val="20"/>
              </w:rPr>
              <w:t>개발</w:t>
            </w:r>
            <w:r w:rsidRPr="000E04B4">
              <w:rPr>
                <w:rFonts w:eastAsia="바탕체"/>
                <w:sz w:val="20"/>
                <w:szCs w:val="20"/>
              </w:rPr>
              <w:t xml:space="preserve"> </w:t>
            </w:r>
            <w:r w:rsidRPr="000E04B4">
              <w:rPr>
                <w:rFonts w:eastAsia="바탕체"/>
                <w:sz w:val="20"/>
                <w:szCs w:val="20"/>
              </w:rPr>
              <w:t>컨설팅</w:t>
            </w:r>
          </w:p>
        </w:tc>
        <w:tc>
          <w:tcPr>
            <w:tcW w:w="2804" w:type="dxa"/>
          </w:tcPr>
          <w:p w14:paraId="43E877A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6</w:t>
            </w:r>
            <w:r w:rsidRPr="000E04B4">
              <w:rPr>
                <w:rFonts w:eastAsia="바탕체"/>
                <w:sz w:val="20"/>
                <w:szCs w:val="20"/>
              </w:rPr>
              <w:t>명</w:t>
            </w:r>
          </w:p>
        </w:tc>
      </w:tr>
      <w:tr w:rsidR="00026A7E" w:rsidRPr="00CB2B3F" w14:paraId="2B4B3BA0"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6F1C46FE"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액티브디앤씨</w:t>
            </w:r>
            <w:proofErr w:type="spellEnd"/>
          </w:p>
        </w:tc>
        <w:tc>
          <w:tcPr>
            <w:tcW w:w="4414" w:type="dxa"/>
          </w:tcPr>
          <w:p w14:paraId="2ADC77B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방배사옥</w:t>
            </w:r>
          </w:p>
        </w:tc>
        <w:tc>
          <w:tcPr>
            <w:tcW w:w="4854" w:type="dxa"/>
          </w:tcPr>
          <w:p w14:paraId="66EA2BB4"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0E04B4">
              <w:rPr>
                <w:rFonts w:eastAsia="바탕체"/>
                <w:bCs/>
                <w:kern w:val="0"/>
                <w:sz w:val="20"/>
                <w:szCs w:val="20"/>
              </w:rPr>
              <w:t>한샘몰</w:t>
            </w:r>
            <w:proofErr w:type="spellEnd"/>
            <w:r w:rsidRPr="000E04B4">
              <w:rPr>
                <w:rFonts w:eastAsia="바탕체"/>
                <w:bCs/>
                <w:kern w:val="0"/>
                <w:sz w:val="20"/>
                <w:szCs w:val="20"/>
              </w:rPr>
              <w:t xml:space="preserve"> </w:t>
            </w:r>
            <w:r w:rsidRPr="000E04B4">
              <w:rPr>
                <w:rFonts w:eastAsia="바탕체"/>
                <w:bCs/>
                <w:kern w:val="0"/>
                <w:sz w:val="20"/>
                <w:szCs w:val="20"/>
              </w:rPr>
              <w:t>사이트</w:t>
            </w:r>
            <w:r w:rsidRPr="000E04B4">
              <w:rPr>
                <w:rFonts w:eastAsia="바탕체"/>
                <w:bCs/>
                <w:kern w:val="0"/>
                <w:sz w:val="20"/>
                <w:szCs w:val="20"/>
              </w:rPr>
              <w:t xml:space="preserve"> </w:t>
            </w:r>
            <w:r w:rsidRPr="000E04B4">
              <w:rPr>
                <w:rFonts w:eastAsia="바탕체"/>
                <w:bCs/>
                <w:kern w:val="0"/>
                <w:sz w:val="20"/>
                <w:szCs w:val="20"/>
              </w:rPr>
              <w:t>개발</w:t>
            </w:r>
            <w:r w:rsidRPr="000E04B4">
              <w:rPr>
                <w:rFonts w:eastAsia="바탕체"/>
                <w:bCs/>
                <w:kern w:val="0"/>
                <w:sz w:val="20"/>
                <w:szCs w:val="20"/>
              </w:rPr>
              <w:t xml:space="preserve"> </w:t>
            </w:r>
            <w:r w:rsidRPr="000E04B4">
              <w:rPr>
                <w:rFonts w:eastAsia="바탕체"/>
                <w:bCs/>
                <w:kern w:val="0"/>
                <w:sz w:val="20"/>
                <w:szCs w:val="20"/>
              </w:rPr>
              <w:t>유지보수</w:t>
            </w:r>
          </w:p>
        </w:tc>
        <w:tc>
          <w:tcPr>
            <w:tcW w:w="2804" w:type="dxa"/>
          </w:tcPr>
          <w:p w14:paraId="409B926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2</w:t>
            </w:r>
            <w:r w:rsidRPr="000E04B4">
              <w:rPr>
                <w:rFonts w:eastAsia="바탕체"/>
                <w:bCs/>
                <w:kern w:val="0"/>
                <w:sz w:val="20"/>
                <w:szCs w:val="20"/>
              </w:rPr>
              <w:t>명</w:t>
            </w:r>
          </w:p>
        </w:tc>
      </w:tr>
      <w:tr w:rsidR="00026A7E" w:rsidRPr="00CB2B3F" w14:paraId="2D87D423"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003B3F4C"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w:t>
            </w:r>
            <w:proofErr w:type="spellStart"/>
            <w:r w:rsidRPr="000E04B4">
              <w:rPr>
                <w:rFonts w:eastAsia="바탕체"/>
                <w:bCs/>
                <w:kern w:val="0"/>
                <w:sz w:val="20"/>
                <w:szCs w:val="20"/>
              </w:rPr>
              <w:t>레드소프트</w:t>
            </w:r>
            <w:proofErr w:type="spellEnd"/>
          </w:p>
        </w:tc>
        <w:tc>
          <w:tcPr>
            <w:tcW w:w="4414" w:type="dxa"/>
          </w:tcPr>
          <w:p w14:paraId="7BF7F5B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proofErr w:type="spellStart"/>
            <w:r w:rsidRPr="000E04B4">
              <w:rPr>
                <w:rFonts w:eastAsia="바탕체"/>
                <w:sz w:val="20"/>
                <w:szCs w:val="20"/>
              </w:rPr>
              <w:t>레드소프트</w:t>
            </w:r>
            <w:proofErr w:type="spellEnd"/>
            <w:r w:rsidRPr="000E04B4">
              <w:rPr>
                <w:rFonts w:eastAsia="바탕체"/>
                <w:sz w:val="20"/>
                <w:szCs w:val="20"/>
              </w:rPr>
              <w:t xml:space="preserve"> </w:t>
            </w:r>
            <w:r w:rsidRPr="000E04B4">
              <w:rPr>
                <w:rFonts w:eastAsia="바탕체"/>
                <w:sz w:val="20"/>
                <w:szCs w:val="20"/>
              </w:rPr>
              <w:t>사무실</w:t>
            </w:r>
          </w:p>
        </w:tc>
        <w:tc>
          <w:tcPr>
            <w:tcW w:w="4854" w:type="dxa"/>
          </w:tcPr>
          <w:p w14:paraId="729B372A"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CRM</w:t>
            </w:r>
            <w:r w:rsidRPr="000E04B4">
              <w:rPr>
                <w:rFonts w:eastAsia="바탕체"/>
                <w:bCs/>
                <w:kern w:val="0"/>
                <w:sz w:val="20"/>
                <w:szCs w:val="20"/>
              </w:rPr>
              <w:t>통합관리시스템</w:t>
            </w:r>
            <w:r w:rsidRPr="000E04B4">
              <w:rPr>
                <w:rFonts w:eastAsia="바탕체"/>
                <w:bCs/>
                <w:kern w:val="0"/>
                <w:sz w:val="20"/>
                <w:szCs w:val="20"/>
              </w:rPr>
              <w:t xml:space="preserve"> </w:t>
            </w:r>
          </w:p>
          <w:p w14:paraId="47A036E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유지보수</w:t>
            </w:r>
            <w:r w:rsidRPr="000E04B4">
              <w:rPr>
                <w:rFonts w:eastAsia="바탕체"/>
                <w:bCs/>
                <w:kern w:val="0"/>
                <w:sz w:val="20"/>
                <w:szCs w:val="20"/>
              </w:rPr>
              <w:t xml:space="preserve"> </w:t>
            </w:r>
            <w:r w:rsidRPr="000E04B4">
              <w:rPr>
                <w:rFonts w:eastAsia="바탕체"/>
                <w:bCs/>
                <w:kern w:val="0"/>
                <w:sz w:val="20"/>
                <w:szCs w:val="20"/>
              </w:rPr>
              <w:t>개발</w:t>
            </w:r>
            <w:r w:rsidRPr="000E04B4">
              <w:rPr>
                <w:rFonts w:eastAsia="바탕체"/>
                <w:bCs/>
                <w:kern w:val="0"/>
                <w:sz w:val="20"/>
                <w:szCs w:val="20"/>
              </w:rPr>
              <w:t xml:space="preserve"> </w:t>
            </w:r>
            <w:r w:rsidRPr="000E04B4">
              <w:rPr>
                <w:rFonts w:eastAsia="바탕체"/>
                <w:bCs/>
                <w:kern w:val="0"/>
                <w:sz w:val="20"/>
                <w:szCs w:val="20"/>
              </w:rPr>
              <w:t>업무</w:t>
            </w:r>
          </w:p>
        </w:tc>
        <w:tc>
          <w:tcPr>
            <w:tcW w:w="2804" w:type="dxa"/>
          </w:tcPr>
          <w:p w14:paraId="6866098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2</w:t>
            </w:r>
            <w:r w:rsidRPr="000E04B4">
              <w:rPr>
                <w:rFonts w:eastAsia="바탕체"/>
                <w:bCs/>
                <w:kern w:val="0"/>
                <w:sz w:val="20"/>
                <w:szCs w:val="20"/>
              </w:rPr>
              <w:t>명</w:t>
            </w:r>
          </w:p>
        </w:tc>
      </w:tr>
      <w:tr w:rsidR="00026A7E" w:rsidRPr="00CB2B3F" w14:paraId="491C62FD"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4EE20B9F"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w:t>
            </w:r>
            <w:proofErr w:type="spellStart"/>
            <w:r w:rsidRPr="000E04B4">
              <w:rPr>
                <w:rFonts w:eastAsia="바탕체"/>
                <w:bCs/>
                <w:kern w:val="0"/>
                <w:sz w:val="20"/>
                <w:szCs w:val="20"/>
              </w:rPr>
              <w:t>메이드인헤븐</w:t>
            </w:r>
            <w:proofErr w:type="spellEnd"/>
          </w:p>
        </w:tc>
        <w:tc>
          <w:tcPr>
            <w:tcW w:w="4414" w:type="dxa"/>
          </w:tcPr>
          <w:p w14:paraId="50E4A27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방배사옥</w:t>
            </w:r>
          </w:p>
        </w:tc>
        <w:tc>
          <w:tcPr>
            <w:tcW w:w="4854" w:type="dxa"/>
          </w:tcPr>
          <w:p w14:paraId="6E3A5313"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0E04B4">
              <w:rPr>
                <w:rFonts w:eastAsia="바탕체"/>
                <w:bCs/>
                <w:kern w:val="0"/>
                <w:sz w:val="20"/>
                <w:szCs w:val="20"/>
              </w:rPr>
              <w:t>한샘몰</w:t>
            </w:r>
            <w:proofErr w:type="spellEnd"/>
            <w:r w:rsidRPr="000E04B4">
              <w:rPr>
                <w:rFonts w:eastAsia="바탕체"/>
                <w:bCs/>
                <w:kern w:val="0"/>
                <w:sz w:val="20"/>
                <w:szCs w:val="20"/>
              </w:rPr>
              <w:t xml:space="preserve"> </w:t>
            </w:r>
            <w:r w:rsidRPr="000E04B4">
              <w:rPr>
                <w:rFonts w:eastAsia="바탕체"/>
                <w:bCs/>
                <w:kern w:val="0"/>
                <w:sz w:val="20"/>
                <w:szCs w:val="20"/>
              </w:rPr>
              <w:t>웹</w:t>
            </w:r>
            <w:r w:rsidRPr="000E04B4">
              <w:rPr>
                <w:rFonts w:eastAsia="바탕체"/>
                <w:bCs/>
                <w:kern w:val="0"/>
                <w:sz w:val="20"/>
                <w:szCs w:val="20"/>
              </w:rPr>
              <w:t>/</w:t>
            </w:r>
            <w:r w:rsidRPr="000E04B4">
              <w:rPr>
                <w:rFonts w:eastAsia="바탕체"/>
                <w:bCs/>
                <w:kern w:val="0"/>
                <w:sz w:val="20"/>
                <w:szCs w:val="20"/>
              </w:rPr>
              <w:t>모바일</w:t>
            </w:r>
            <w:r w:rsidRPr="000E04B4">
              <w:rPr>
                <w:rFonts w:eastAsia="바탕체"/>
                <w:bCs/>
                <w:kern w:val="0"/>
                <w:sz w:val="20"/>
                <w:szCs w:val="20"/>
              </w:rPr>
              <w:t xml:space="preserve"> </w:t>
            </w:r>
            <w:r w:rsidRPr="000E04B4">
              <w:rPr>
                <w:rFonts w:eastAsia="바탕체"/>
                <w:bCs/>
                <w:kern w:val="0"/>
                <w:sz w:val="20"/>
                <w:szCs w:val="20"/>
              </w:rPr>
              <w:t>기획전</w:t>
            </w:r>
            <w:r w:rsidRPr="000E04B4">
              <w:rPr>
                <w:rFonts w:eastAsia="바탕체"/>
                <w:bCs/>
                <w:kern w:val="0"/>
                <w:sz w:val="20"/>
                <w:szCs w:val="20"/>
              </w:rPr>
              <w:t xml:space="preserve">, </w:t>
            </w:r>
            <w:r w:rsidRPr="000E04B4">
              <w:rPr>
                <w:rFonts w:eastAsia="바탕체"/>
                <w:bCs/>
                <w:kern w:val="0"/>
                <w:sz w:val="20"/>
                <w:szCs w:val="20"/>
              </w:rPr>
              <w:t>상품상세페이지</w:t>
            </w:r>
            <w:r w:rsidRPr="000E04B4">
              <w:rPr>
                <w:rFonts w:eastAsia="바탕체"/>
                <w:bCs/>
                <w:kern w:val="0"/>
                <w:sz w:val="20"/>
                <w:szCs w:val="20"/>
              </w:rPr>
              <w:t xml:space="preserve"> </w:t>
            </w:r>
            <w:r w:rsidRPr="000E04B4">
              <w:rPr>
                <w:rFonts w:eastAsia="바탕체"/>
                <w:bCs/>
                <w:kern w:val="0"/>
                <w:sz w:val="20"/>
                <w:szCs w:val="20"/>
              </w:rPr>
              <w:t>제작</w:t>
            </w:r>
          </w:p>
          <w:p w14:paraId="4E91EC8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0E04B4">
              <w:rPr>
                <w:rFonts w:eastAsia="바탕체"/>
                <w:bCs/>
                <w:kern w:val="0"/>
                <w:sz w:val="20"/>
                <w:szCs w:val="20"/>
              </w:rPr>
              <w:t>한샘몰</w:t>
            </w:r>
            <w:proofErr w:type="spellEnd"/>
            <w:r w:rsidRPr="000E04B4">
              <w:rPr>
                <w:rFonts w:eastAsia="바탕체"/>
                <w:bCs/>
                <w:kern w:val="0"/>
                <w:sz w:val="20"/>
                <w:szCs w:val="20"/>
              </w:rPr>
              <w:t xml:space="preserve"> PC/MO </w:t>
            </w:r>
            <w:r w:rsidRPr="000E04B4">
              <w:rPr>
                <w:rFonts w:eastAsia="바탕체"/>
                <w:bCs/>
                <w:kern w:val="0"/>
                <w:sz w:val="20"/>
                <w:szCs w:val="20"/>
              </w:rPr>
              <w:t>커머스</w:t>
            </w:r>
            <w:r w:rsidRPr="000E04B4">
              <w:rPr>
                <w:rFonts w:eastAsia="바탕체"/>
                <w:bCs/>
                <w:kern w:val="0"/>
                <w:sz w:val="20"/>
                <w:szCs w:val="20"/>
              </w:rPr>
              <w:t xml:space="preserve"> </w:t>
            </w:r>
            <w:proofErr w:type="spellStart"/>
            <w:r w:rsidRPr="000E04B4">
              <w:rPr>
                <w:rFonts w:eastAsia="바탕체"/>
                <w:bCs/>
                <w:kern w:val="0"/>
                <w:sz w:val="20"/>
                <w:szCs w:val="20"/>
              </w:rPr>
              <w:t>운영건</w:t>
            </w:r>
            <w:proofErr w:type="spellEnd"/>
            <w:r w:rsidRPr="000E04B4">
              <w:rPr>
                <w:rFonts w:eastAsia="바탕체"/>
                <w:bCs/>
                <w:kern w:val="0"/>
                <w:sz w:val="20"/>
                <w:szCs w:val="20"/>
              </w:rPr>
              <w:t xml:space="preserve"> </w:t>
            </w:r>
            <w:r w:rsidRPr="000E04B4">
              <w:rPr>
                <w:rFonts w:eastAsia="바탕체"/>
                <w:bCs/>
                <w:kern w:val="0"/>
                <w:sz w:val="20"/>
                <w:szCs w:val="20"/>
              </w:rPr>
              <w:t>및</w:t>
            </w:r>
            <w:r w:rsidRPr="000E04B4">
              <w:rPr>
                <w:rFonts w:eastAsia="바탕체"/>
                <w:bCs/>
                <w:kern w:val="0"/>
                <w:sz w:val="20"/>
                <w:szCs w:val="20"/>
              </w:rPr>
              <w:t xml:space="preserve"> PC </w:t>
            </w:r>
            <w:r w:rsidRPr="000E04B4">
              <w:rPr>
                <w:rFonts w:eastAsia="바탕체"/>
                <w:bCs/>
                <w:kern w:val="0"/>
                <w:sz w:val="20"/>
                <w:szCs w:val="20"/>
              </w:rPr>
              <w:t>개편</w:t>
            </w:r>
            <w:r w:rsidRPr="000E04B4">
              <w:rPr>
                <w:rFonts w:eastAsia="바탕체"/>
                <w:bCs/>
                <w:kern w:val="0"/>
                <w:sz w:val="20"/>
                <w:szCs w:val="20"/>
              </w:rPr>
              <w:t xml:space="preserve"> </w:t>
            </w:r>
            <w:r w:rsidRPr="000E04B4">
              <w:rPr>
                <w:rFonts w:eastAsia="바탕체"/>
                <w:bCs/>
                <w:kern w:val="0"/>
                <w:sz w:val="20"/>
                <w:szCs w:val="20"/>
              </w:rPr>
              <w:t>업무</w:t>
            </w:r>
          </w:p>
        </w:tc>
        <w:tc>
          <w:tcPr>
            <w:tcW w:w="2804" w:type="dxa"/>
          </w:tcPr>
          <w:p w14:paraId="4F2C9F62"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디자이너</w:t>
            </w:r>
            <w:r w:rsidRPr="000E04B4">
              <w:rPr>
                <w:rFonts w:eastAsia="바탕체"/>
                <w:bCs/>
                <w:kern w:val="0"/>
                <w:sz w:val="20"/>
                <w:szCs w:val="20"/>
              </w:rPr>
              <w:t xml:space="preserve"> 2</w:t>
            </w:r>
            <w:r w:rsidRPr="000E04B4">
              <w:rPr>
                <w:rFonts w:eastAsia="바탕체"/>
                <w:bCs/>
                <w:kern w:val="0"/>
                <w:sz w:val="20"/>
                <w:szCs w:val="20"/>
              </w:rPr>
              <w:t>명</w:t>
            </w:r>
          </w:p>
          <w:p w14:paraId="7DEB5B59"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기획자</w:t>
            </w:r>
            <w:r w:rsidRPr="000E04B4">
              <w:rPr>
                <w:rFonts w:eastAsia="바탕체"/>
                <w:bCs/>
                <w:kern w:val="0"/>
                <w:sz w:val="20"/>
                <w:szCs w:val="20"/>
              </w:rPr>
              <w:t xml:space="preserve"> 1</w:t>
            </w:r>
            <w:r w:rsidRPr="000E04B4">
              <w:rPr>
                <w:rFonts w:eastAsia="바탕체"/>
                <w:bCs/>
                <w:kern w:val="0"/>
                <w:sz w:val="20"/>
                <w:szCs w:val="20"/>
              </w:rPr>
              <w:t>명</w:t>
            </w:r>
          </w:p>
        </w:tc>
      </w:tr>
      <w:tr w:rsidR="00026A7E" w:rsidRPr="00CB2B3F" w14:paraId="1C636543"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610E4EE9" w14:textId="77777777" w:rsidR="00026A7E" w:rsidRPr="000E04B4" w:rsidRDefault="00026A7E" w:rsidP="0091358C">
            <w:pPr>
              <w:wordWrap/>
              <w:spacing w:line="280" w:lineRule="atLeast"/>
              <w:rPr>
                <w:rFonts w:eastAsia="바탕체"/>
                <w:bCs/>
                <w:kern w:val="0"/>
                <w:sz w:val="20"/>
                <w:szCs w:val="20"/>
              </w:rPr>
            </w:pPr>
            <w:r w:rsidRPr="000E04B4">
              <w:rPr>
                <w:rFonts w:eastAsia="바탕체"/>
                <w:bCs/>
                <w:kern w:val="0"/>
                <w:sz w:val="20"/>
                <w:szCs w:val="20"/>
              </w:rPr>
              <w:t>주식회사</w:t>
            </w:r>
            <w:r w:rsidRPr="000E04B4">
              <w:rPr>
                <w:rFonts w:eastAsia="바탕체"/>
                <w:bCs/>
                <w:kern w:val="0"/>
                <w:sz w:val="20"/>
                <w:szCs w:val="20"/>
              </w:rPr>
              <w:t xml:space="preserve"> </w:t>
            </w:r>
            <w:proofErr w:type="spellStart"/>
            <w:r w:rsidRPr="000E04B4">
              <w:rPr>
                <w:rFonts w:eastAsia="바탕체"/>
                <w:bCs/>
                <w:kern w:val="0"/>
                <w:sz w:val="20"/>
                <w:szCs w:val="20"/>
              </w:rPr>
              <w:t>에스치에스케어</w:t>
            </w:r>
            <w:proofErr w:type="spellEnd"/>
          </w:p>
        </w:tc>
        <w:tc>
          <w:tcPr>
            <w:tcW w:w="4414" w:type="dxa"/>
          </w:tcPr>
          <w:p w14:paraId="7CF63A06"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서울</w:t>
            </w:r>
            <w:r w:rsidRPr="000E04B4">
              <w:rPr>
                <w:rFonts w:eastAsia="바탕체"/>
                <w:sz w:val="20"/>
                <w:szCs w:val="20"/>
              </w:rPr>
              <w:t xml:space="preserve"> </w:t>
            </w:r>
            <w:r w:rsidRPr="000E04B4">
              <w:rPr>
                <w:rFonts w:eastAsia="바탕체"/>
                <w:sz w:val="20"/>
                <w:szCs w:val="20"/>
              </w:rPr>
              <w:t>서초구</w:t>
            </w:r>
            <w:r w:rsidRPr="000E04B4">
              <w:rPr>
                <w:rFonts w:eastAsia="바탕체"/>
                <w:sz w:val="20"/>
                <w:szCs w:val="20"/>
              </w:rPr>
              <w:t xml:space="preserve"> </w:t>
            </w:r>
            <w:r w:rsidRPr="000E04B4">
              <w:rPr>
                <w:rFonts w:eastAsia="바탕체"/>
                <w:sz w:val="20"/>
                <w:szCs w:val="20"/>
              </w:rPr>
              <w:t>도구로</w:t>
            </w:r>
            <w:r w:rsidRPr="000E04B4">
              <w:rPr>
                <w:rFonts w:eastAsia="바탕체"/>
                <w:sz w:val="20"/>
                <w:szCs w:val="20"/>
              </w:rPr>
              <w:t xml:space="preserve">77 </w:t>
            </w:r>
            <w:r w:rsidRPr="000E04B4">
              <w:rPr>
                <w:rFonts w:eastAsia="바탕체"/>
                <w:sz w:val="20"/>
                <w:szCs w:val="20"/>
              </w:rPr>
              <w:t>및</w:t>
            </w:r>
            <w:r w:rsidRPr="000E04B4">
              <w:rPr>
                <w:rFonts w:eastAsia="바탕체"/>
                <w:sz w:val="20"/>
                <w:szCs w:val="20"/>
              </w:rPr>
              <w:t xml:space="preserve"> </w:t>
            </w:r>
            <w:r w:rsidRPr="000E04B4">
              <w:rPr>
                <w:rFonts w:eastAsia="바탕체"/>
                <w:sz w:val="20"/>
                <w:szCs w:val="20"/>
              </w:rPr>
              <w:t>전국</w:t>
            </w:r>
            <w:r w:rsidRPr="000E04B4">
              <w:rPr>
                <w:rFonts w:eastAsia="바탕체"/>
                <w:sz w:val="20"/>
                <w:szCs w:val="20"/>
              </w:rPr>
              <w:t>HS</w:t>
            </w:r>
            <w:r w:rsidRPr="000E04B4">
              <w:rPr>
                <w:rFonts w:eastAsia="바탕체"/>
                <w:sz w:val="20"/>
                <w:szCs w:val="20"/>
              </w:rPr>
              <w:t>케어</w:t>
            </w:r>
            <w:r w:rsidRPr="000E04B4">
              <w:rPr>
                <w:rFonts w:eastAsia="바탕체"/>
                <w:sz w:val="20"/>
                <w:szCs w:val="20"/>
              </w:rPr>
              <w:t xml:space="preserve"> </w:t>
            </w:r>
            <w:r w:rsidRPr="000E04B4">
              <w:rPr>
                <w:rFonts w:eastAsia="바탕체"/>
                <w:sz w:val="20"/>
                <w:szCs w:val="20"/>
              </w:rPr>
              <w:t>대리점</w:t>
            </w:r>
          </w:p>
        </w:tc>
        <w:tc>
          <w:tcPr>
            <w:tcW w:w="4854" w:type="dxa"/>
          </w:tcPr>
          <w:p w14:paraId="0D1D0247"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붙박이장</w:t>
            </w:r>
            <w:r w:rsidRPr="000E04B4">
              <w:rPr>
                <w:rFonts w:eastAsia="바탕체"/>
                <w:bCs/>
                <w:kern w:val="0"/>
                <w:sz w:val="20"/>
                <w:szCs w:val="20"/>
              </w:rPr>
              <w:t xml:space="preserve"> </w:t>
            </w:r>
            <w:r w:rsidRPr="000E04B4">
              <w:rPr>
                <w:rFonts w:eastAsia="바탕체"/>
                <w:bCs/>
                <w:kern w:val="0"/>
                <w:sz w:val="20"/>
                <w:szCs w:val="20"/>
              </w:rPr>
              <w:t>상품</w:t>
            </w:r>
            <w:r w:rsidRPr="000E04B4">
              <w:rPr>
                <w:rFonts w:eastAsia="바탕체"/>
                <w:bCs/>
                <w:kern w:val="0"/>
                <w:sz w:val="20"/>
                <w:szCs w:val="20"/>
              </w:rPr>
              <w:t xml:space="preserve"> </w:t>
            </w:r>
            <w:r w:rsidRPr="000E04B4">
              <w:rPr>
                <w:rFonts w:eastAsia="바탕체"/>
                <w:bCs/>
                <w:kern w:val="0"/>
                <w:sz w:val="20"/>
                <w:szCs w:val="20"/>
              </w:rPr>
              <w:t>설치를</w:t>
            </w:r>
            <w:r w:rsidRPr="000E04B4">
              <w:rPr>
                <w:rFonts w:eastAsia="바탕체"/>
                <w:bCs/>
                <w:kern w:val="0"/>
                <w:sz w:val="20"/>
                <w:szCs w:val="20"/>
              </w:rPr>
              <w:t xml:space="preserve"> </w:t>
            </w:r>
            <w:r w:rsidRPr="000E04B4">
              <w:rPr>
                <w:rFonts w:eastAsia="바탕체"/>
                <w:bCs/>
                <w:kern w:val="0"/>
                <w:sz w:val="20"/>
                <w:szCs w:val="20"/>
              </w:rPr>
              <w:t>위한</w:t>
            </w:r>
            <w:r w:rsidRPr="000E04B4">
              <w:rPr>
                <w:rFonts w:eastAsia="바탕체"/>
                <w:bCs/>
                <w:kern w:val="0"/>
                <w:sz w:val="20"/>
                <w:szCs w:val="20"/>
              </w:rPr>
              <w:t xml:space="preserve"> </w:t>
            </w:r>
            <w:r w:rsidRPr="000E04B4">
              <w:rPr>
                <w:rFonts w:eastAsia="바탕체"/>
                <w:bCs/>
                <w:kern w:val="0"/>
                <w:sz w:val="20"/>
                <w:szCs w:val="20"/>
              </w:rPr>
              <w:t>실측</w:t>
            </w:r>
            <w:r w:rsidRPr="000E04B4">
              <w:rPr>
                <w:rFonts w:eastAsia="바탕체"/>
                <w:bCs/>
                <w:kern w:val="0"/>
                <w:sz w:val="20"/>
                <w:szCs w:val="20"/>
              </w:rPr>
              <w:t xml:space="preserve"> </w:t>
            </w:r>
            <w:r w:rsidRPr="000E04B4">
              <w:rPr>
                <w:rFonts w:eastAsia="바탕체"/>
                <w:bCs/>
                <w:kern w:val="0"/>
                <w:sz w:val="20"/>
                <w:szCs w:val="20"/>
              </w:rPr>
              <w:t>서비스</w:t>
            </w:r>
          </w:p>
        </w:tc>
        <w:tc>
          <w:tcPr>
            <w:tcW w:w="2804" w:type="dxa"/>
          </w:tcPr>
          <w:p w14:paraId="2CED0847"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50</w:t>
            </w:r>
            <w:r w:rsidRPr="000E04B4">
              <w:rPr>
                <w:rFonts w:eastAsia="바탕체"/>
                <w:bCs/>
                <w:kern w:val="0"/>
                <w:sz w:val="20"/>
                <w:szCs w:val="20"/>
              </w:rPr>
              <w:t>여명</w:t>
            </w:r>
          </w:p>
        </w:tc>
      </w:tr>
      <w:tr w:rsidR="00026A7E" w:rsidRPr="00CB2B3F" w14:paraId="26262115" w14:textId="77777777" w:rsidTr="0091358C">
        <w:trPr>
          <w:trHeight w:val="340"/>
        </w:trPr>
        <w:tc>
          <w:tcPr>
            <w:cnfStyle w:val="001000000000" w:firstRow="0" w:lastRow="0" w:firstColumn="1" w:lastColumn="0" w:oddVBand="0" w:evenVBand="0" w:oddHBand="0" w:evenHBand="0" w:firstRowFirstColumn="0" w:firstRowLastColumn="0" w:lastRowFirstColumn="0" w:lastRowLastColumn="0"/>
            <w:tcW w:w="2498" w:type="dxa"/>
            <w:shd w:val="clear" w:color="auto" w:fill="F2F2F2" w:themeFill="background1" w:themeFillShade="F2"/>
          </w:tcPr>
          <w:p w14:paraId="2C306A2C" w14:textId="77777777" w:rsidR="00026A7E" w:rsidRPr="000E04B4" w:rsidRDefault="00026A7E" w:rsidP="0091358C">
            <w:pPr>
              <w:wordWrap/>
              <w:spacing w:line="280" w:lineRule="atLeast"/>
              <w:rPr>
                <w:rFonts w:eastAsia="바탕체"/>
                <w:bCs/>
                <w:kern w:val="0"/>
                <w:sz w:val="20"/>
                <w:szCs w:val="20"/>
              </w:rPr>
            </w:pPr>
            <w:proofErr w:type="spellStart"/>
            <w:r w:rsidRPr="000E04B4">
              <w:rPr>
                <w:rFonts w:eastAsia="바탕체"/>
                <w:bCs/>
                <w:kern w:val="0"/>
                <w:sz w:val="20"/>
                <w:szCs w:val="20"/>
              </w:rPr>
              <w:t>미래에셋컨설팅</w:t>
            </w:r>
            <w:proofErr w:type="spellEnd"/>
            <w:r w:rsidRPr="000E04B4">
              <w:rPr>
                <w:rFonts w:eastAsia="바탕체"/>
                <w:bCs/>
                <w:kern w:val="0"/>
                <w:sz w:val="20"/>
                <w:szCs w:val="20"/>
              </w:rPr>
              <w:t>㈜</w:t>
            </w:r>
            <w:r w:rsidRPr="000E04B4">
              <w:rPr>
                <w:rFonts w:eastAsia="바탕체"/>
                <w:bCs/>
                <w:kern w:val="0"/>
                <w:sz w:val="20"/>
                <w:szCs w:val="20"/>
              </w:rPr>
              <w:t xml:space="preserve"> </w:t>
            </w:r>
            <w:r w:rsidRPr="000E04B4">
              <w:rPr>
                <w:rFonts w:eastAsia="바탕체"/>
                <w:bCs/>
                <w:kern w:val="0"/>
                <w:sz w:val="20"/>
                <w:szCs w:val="20"/>
              </w:rPr>
              <w:t>서울지점</w:t>
            </w:r>
          </w:p>
        </w:tc>
        <w:tc>
          <w:tcPr>
            <w:tcW w:w="4414" w:type="dxa"/>
          </w:tcPr>
          <w:p w14:paraId="5865E19D"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sz w:val="20"/>
                <w:szCs w:val="20"/>
              </w:rPr>
            </w:pPr>
            <w:r w:rsidRPr="000E04B4">
              <w:rPr>
                <w:rFonts w:eastAsia="바탕체"/>
                <w:sz w:val="20"/>
                <w:szCs w:val="20"/>
              </w:rPr>
              <w:t>상암사옥</w:t>
            </w:r>
          </w:p>
        </w:tc>
        <w:tc>
          <w:tcPr>
            <w:tcW w:w="4854" w:type="dxa"/>
          </w:tcPr>
          <w:p w14:paraId="578D36C0"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건물유지관리</w:t>
            </w:r>
          </w:p>
          <w:p w14:paraId="5F7A411C"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w:t>
            </w:r>
            <w:r w:rsidRPr="000E04B4">
              <w:rPr>
                <w:rFonts w:eastAsia="바탕체"/>
                <w:bCs/>
                <w:kern w:val="0"/>
                <w:sz w:val="20"/>
                <w:szCs w:val="20"/>
              </w:rPr>
              <w:t>환경미화</w:t>
            </w:r>
            <w:r w:rsidRPr="000E04B4">
              <w:rPr>
                <w:rFonts w:eastAsia="바탕체"/>
                <w:bCs/>
                <w:kern w:val="0"/>
                <w:sz w:val="20"/>
                <w:szCs w:val="20"/>
              </w:rPr>
              <w:t xml:space="preserve">, </w:t>
            </w:r>
            <w:r w:rsidRPr="000E04B4">
              <w:rPr>
                <w:rFonts w:eastAsia="바탕체"/>
                <w:bCs/>
                <w:kern w:val="0"/>
                <w:sz w:val="20"/>
                <w:szCs w:val="20"/>
              </w:rPr>
              <w:t>시설관리</w:t>
            </w:r>
            <w:r w:rsidRPr="000E04B4">
              <w:rPr>
                <w:rFonts w:eastAsia="바탕체"/>
                <w:bCs/>
                <w:kern w:val="0"/>
                <w:sz w:val="20"/>
                <w:szCs w:val="20"/>
              </w:rPr>
              <w:t xml:space="preserve"> </w:t>
            </w:r>
            <w:r w:rsidRPr="000E04B4">
              <w:rPr>
                <w:rFonts w:eastAsia="바탕체"/>
                <w:bCs/>
                <w:kern w:val="0"/>
                <w:sz w:val="20"/>
                <w:szCs w:val="20"/>
              </w:rPr>
              <w:t>등</w:t>
            </w:r>
            <w:r w:rsidRPr="000E04B4">
              <w:rPr>
                <w:rFonts w:eastAsia="바탕체"/>
                <w:bCs/>
                <w:kern w:val="0"/>
                <w:sz w:val="20"/>
                <w:szCs w:val="20"/>
              </w:rPr>
              <w:t>)</w:t>
            </w:r>
          </w:p>
        </w:tc>
        <w:tc>
          <w:tcPr>
            <w:tcW w:w="2804" w:type="dxa"/>
          </w:tcPr>
          <w:p w14:paraId="7020B572" w14:textId="77777777" w:rsidR="00026A7E" w:rsidRPr="00E2524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spacing w:val="-8"/>
                <w:kern w:val="0"/>
                <w:sz w:val="20"/>
                <w:szCs w:val="20"/>
              </w:rPr>
            </w:pPr>
            <w:r w:rsidRPr="00E25246">
              <w:rPr>
                <w:rFonts w:eastAsia="바탕체"/>
                <w:bCs/>
                <w:spacing w:val="-8"/>
                <w:kern w:val="0"/>
                <w:sz w:val="20"/>
                <w:szCs w:val="20"/>
              </w:rPr>
              <w:t>소장</w:t>
            </w:r>
            <w:r w:rsidRPr="00E25246">
              <w:rPr>
                <w:rFonts w:eastAsia="바탕체"/>
                <w:bCs/>
                <w:spacing w:val="-8"/>
                <w:kern w:val="0"/>
                <w:sz w:val="20"/>
                <w:szCs w:val="20"/>
              </w:rPr>
              <w:t xml:space="preserve"> 1</w:t>
            </w:r>
            <w:r w:rsidRPr="00E25246">
              <w:rPr>
                <w:rFonts w:eastAsia="바탕체"/>
                <w:bCs/>
                <w:spacing w:val="-8"/>
                <w:kern w:val="0"/>
                <w:sz w:val="20"/>
                <w:szCs w:val="20"/>
              </w:rPr>
              <w:t>명</w:t>
            </w:r>
            <w:r w:rsidRPr="00E25246">
              <w:rPr>
                <w:rFonts w:eastAsia="바탕체"/>
                <w:bCs/>
                <w:spacing w:val="-8"/>
                <w:kern w:val="0"/>
                <w:sz w:val="20"/>
                <w:szCs w:val="20"/>
              </w:rPr>
              <w:t xml:space="preserve">, </w:t>
            </w:r>
            <w:r w:rsidRPr="00E25246">
              <w:rPr>
                <w:rFonts w:eastAsia="바탕체"/>
                <w:bCs/>
                <w:spacing w:val="-8"/>
                <w:kern w:val="0"/>
                <w:sz w:val="20"/>
                <w:szCs w:val="20"/>
              </w:rPr>
              <w:t>관리</w:t>
            </w:r>
            <w:r w:rsidRPr="00E25246">
              <w:rPr>
                <w:rFonts w:eastAsia="바탕체"/>
                <w:bCs/>
                <w:spacing w:val="-8"/>
                <w:kern w:val="0"/>
                <w:sz w:val="20"/>
                <w:szCs w:val="20"/>
              </w:rPr>
              <w:t xml:space="preserve"> 3</w:t>
            </w:r>
            <w:r w:rsidRPr="00E25246">
              <w:rPr>
                <w:rFonts w:eastAsia="바탕체"/>
                <w:bCs/>
                <w:spacing w:val="-8"/>
                <w:kern w:val="0"/>
                <w:sz w:val="20"/>
                <w:szCs w:val="20"/>
              </w:rPr>
              <w:t>명</w:t>
            </w:r>
            <w:r w:rsidRPr="00E25246">
              <w:rPr>
                <w:rFonts w:eastAsia="바탕체"/>
                <w:bCs/>
                <w:spacing w:val="-8"/>
                <w:kern w:val="0"/>
                <w:sz w:val="20"/>
                <w:szCs w:val="20"/>
              </w:rPr>
              <w:t xml:space="preserve">, </w:t>
            </w:r>
            <w:r w:rsidRPr="00E25246">
              <w:rPr>
                <w:rFonts w:eastAsia="바탕체"/>
                <w:bCs/>
                <w:spacing w:val="-8"/>
                <w:kern w:val="0"/>
                <w:sz w:val="20"/>
                <w:szCs w:val="20"/>
              </w:rPr>
              <w:t>시설</w:t>
            </w:r>
            <w:r w:rsidRPr="00E25246">
              <w:rPr>
                <w:rFonts w:eastAsia="바탕체"/>
                <w:bCs/>
                <w:spacing w:val="-8"/>
                <w:kern w:val="0"/>
                <w:sz w:val="20"/>
                <w:szCs w:val="20"/>
              </w:rPr>
              <w:t xml:space="preserve"> 15</w:t>
            </w:r>
            <w:r w:rsidRPr="00E25246">
              <w:rPr>
                <w:rFonts w:eastAsia="바탕체"/>
                <w:bCs/>
                <w:spacing w:val="-8"/>
                <w:kern w:val="0"/>
                <w:sz w:val="20"/>
                <w:szCs w:val="20"/>
              </w:rPr>
              <w:t>명</w:t>
            </w:r>
            <w:r w:rsidRPr="00E25246">
              <w:rPr>
                <w:rFonts w:eastAsia="바탕체"/>
                <w:bCs/>
                <w:spacing w:val="-8"/>
                <w:kern w:val="0"/>
                <w:sz w:val="20"/>
                <w:szCs w:val="20"/>
              </w:rPr>
              <w:t>,</w:t>
            </w:r>
          </w:p>
          <w:p w14:paraId="31DDD44B" w14:textId="77777777" w:rsidR="00026A7E" w:rsidRPr="000E04B4"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0E04B4">
              <w:rPr>
                <w:rFonts w:eastAsia="바탕체"/>
                <w:bCs/>
                <w:kern w:val="0"/>
                <w:sz w:val="20"/>
                <w:szCs w:val="20"/>
              </w:rPr>
              <w:t>보안</w:t>
            </w:r>
            <w:r w:rsidRPr="000E04B4">
              <w:rPr>
                <w:rFonts w:eastAsia="바탕체"/>
                <w:bCs/>
                <w:kern w:val="0"/>
                <w:sz w:val="20"/>
                <w:szCs w:val="20"/>
              </w:rPr>
              <w:t xml:space="preserve"> 15</w:t>
            </w:r>
            <w:r w:rsidRPr="000E04B4">
              <w:rPr>
                <w:rFonts w:eastAsia="바탕체"/>
                <w:bCs/>
                <w:kern w:val="0"/>
                <w:sz w:val="20"/>
                <w:szCs w:val="20"/>
              </w:rPr>
              <w:t>명</w:t>
            </w:r>
            <w:r w:rsidRPr="000E04B4">
              <w:rPr>
                <w:rFonts w:eastAsia="바탕체"/>
                <w:bCs/>
                <w:kern w:val="0"/>
                <w:sz w:val="20"/>
                <w:szCs w:val="20"/>
              </w:rPr>
              <w:t xml:space="preserve">, </w:t>
            </w:r>
            <w:r w:rsidRPr="000E04B4">
              <w:rPr>
                <w:rFonts w:eastAsia="바탕체"/>
                <w:bCs/>
                <w:kern w:val="0"/>
                <w:sz w:val="20"/>
                <w:szCs w:val="20"/>
              </w:rPr>
              <w:t>미화</w:t>
            </w:r>
            <w:r w:rsidRPr="000E04B4">
              <w:rPr>
                <w:rFonts w:eastAsia="바탕체"/>
                <w:bCs/>
                <w:kern w:val="0"/>
                <w:sz w:val="20"/>
                <w:szCs w:val="20"/>
              </w:rPr>
              <w:t xml:space="preserve"> 35</w:t>
            </w:r>
            <w:r w:rsidRPr="000E04B4">
              <w:rPr>
                <w:rFonts w:eastAsia="바탕체"/>
                <w:bCs/>
                <w:kern w:val="0"/>
                <w:sz w:val="20"/>
                <w:szCs w:val="20"/>
              </w:rPr>
              <w:t>명</w:t>
            </w:r>
          </w:p>
        </w:tc>
      </w:tr>
    </w:tbl>
    <w:p w14:paraId="3D100340" w14:textId="77777777" w:rsidR="00026A7E" w:rsidRPr="00CB2B3F" w:rsidRDefault="00026A7E" w:rsidP="00026A7E">
      <w:pPr>
        <w:pStyle w:val="60"/>
        <w:jc w:val="both"/>
        <w:rPr>
          <w:b w:val="0"/>
        </w:rPr>
        <w:sectPr w:rsidR="00026A7E" w:rsidRPr="00CB2B3F" w:rsidSect="009737B4">
          <w:footerReference w:type="default" r:id="rId28"/>
          <w:footnotePr>
            <w:numRestart w:val="eachSect"/>
          </w:footnotePr>
          <w:pgSz w:w="16838" w:h="11906" w:orient="landscape" w:code="9"/>
          <w:pgMar w:top="1588" w:right="1134" w:bottom="1134" w:left="1134" w:header="851" w:footer="567" w:gutter="0"/>
          <w:pgNumType w:start="1"/>
          <w:cols w:space="720"/>
          <w:docGrid w:linePitch="272"/>
        </w:sectPr>
      </w:pPr>
    </w:p>
    <w:tbl>
      <w:tblPr>
        <w:tblStyle w:val="af3"/>
        <w:tblW w:w="13892" w:type="dxa"/>
        <w:tblInd w:w="-5" w:type="dxa"/>
        <w:tblLayout w:type="fixed"/>
        <w:tblLook w:val="04A0" w:firstRow="1" w:lastRow="0" w:firstColumn="1" w:lastColumn="0" w:noHBand="0" w:noVBand="1"/>
      </w:tblPr>
      <w:tblGrid>
        <w:gridCol w:w="1985"/>
        <w:gridCol w:w="11907"/>
      </w:tblGrid>
      <w:tr w:rsidR="00026A7E" w:rsidRPr="0059753F" w14:paraId="6C7799C0" w14:textId="77777777" w:rsidTr="009A1E52">
        <w:trPr>
          <w:ins w:id="1196" w:author="junkyo.shim" w:date="2021-08-29T18:52:00Z"/>
        </w:trPr>
        <w:tc>
          <w:tcPr>
            <w:tcW w:w="1985" w:type="dxa"/>
            <w:shd w:val="clear" w:color="auto" w:fill="DEEEEE"/>
          </w:tcPr>
          <w:p w14:paraId="2A59932E" w14:textId="77777777" w:rsidR="00026A7E" w:rsidRPr="009A1E52" w:rsidRDefault="00026A7E" w:rsidP="0091358C">
            <w:pPr>
              <w:wordWrap/>
              <w:spacing w:line="280" w:lineRule="atLeast"/>
              <w:jc w:val="center"/>
              <w:rPr>
                <w:ins w:id="1197" w:author="junkyo.shim" w:date="2021-08-29T18:52:00Z"/>
                <w:b/>
                <w:bCs/>
                <w:kern w:val="0"/>
                <w:sz w:val="20"/>
                <w:szCs w:val="20"/>
              </w:rPr>
            </w:pPr>
            <w:ins w:id="1198" w:author="junkyo.shim" w:date="2021-08-29T18:52:00Z">
              <w:del w:id="1199" w:author="zshkim7 (Sung-Ho Kim)" w:date="2021-08-30T10:58:00Z">
                <w:r w:rsidRPr="009A1E52" w:rsidDel="00127204">
                  <w:rPr>
                    <w:rFonts w:hint="eastAsia"/>
                    <w:b/>
                    <w:bCs/>
                    <w:kern w:val="0"/>
                    <w:sz w:val="20"/>
                    <w:szCs w:val="20"/>
                  </w:rPr>
                  <w:lastRenderedPageBreak/>
                  <w:delText>요청</w:delText>
                </w:r>
                <w:r w:rsidRPr="009A1E52" w:rsidDel="00127204">
                  <w:rPr>
                    <w:rFonts w:hint="eastAsia"/>
                    <w:b/>
                    <w:bCs/>
                    <w:kern w:val="0"/>
                    <w:sz w:val="20"/>
                    <w:szCs w:val="20"/>
                  </w:rPr>
                  <w:delText xml:space="preserve"> </w:delText>
                </w:r>
                <w:r w:rsidRPr="009A1E52" w:rsidDel="00127204">
                  <w:rPr>
                    <w:rFonts w:hint="eastAsia"/>
                    <w:b/>
                    <w:bCs/>
                    <w:kern w:val="0"/>
                    <w:sz w:val="20"/>
                    <w:szCs w:val="20"/>
                  </w:rPr>
                  <w:delText>자료</w:delText>
                </w:r>
              </w:del>
            </w:ins>
          </w:p>
        </w:tc>
        <w:tc>
          <w:tcPr>
            <w:tcW w:w="11907" w:type="dxa"/>
            <w:shd w:val="clear" w:color="auto" w:fill="DEEEEE"/>
          </w:tcPr>
          <w:p w14:paraId="497018E3" w14:textId="77777777" w:rsidR="00026A7E" w:rsidRPr="009A1E52" w:rsidRDefault="00026A7E" w:rsidP="0091358C">
            <w:pPr>
              <w:wordWrap/>
              <w:spacing w:line="280" w:lineRule="atLeast"/>
              <w:jc w:val="center"/>
              <w:rPr>
                <w:ins w:id="1200" w:author="junkyo.shim" w:date="2021-08-29T18:52:00Z"/>
                <w:b/>
                <w:bCs/>
                <w:kern w:val="0"/>
                <w:sz w:val="20"/>
                <w:szCs w:val="20"/>
              </w:rPr>
            </w:pPr>
            <w:ins w:id="1201" w:author="junkyo.shim" w:date="2021-08-29T18:52:00Z">
              <w:del w:id="1202" w:author="zshkim7 (Sung-Ho Kim)" w:date="2021-08-30T10:58:00Z">
                <w:r w:rsidRPr="009A1E52" w:rsidDel="00127204">
                  <w:rPr>
                    <w:rFonts w:hint="eastAsia"/>
                    <w:b/>
                    <w:bCs/>
                    <w:kern w:val="0"/>
                    <w:sz w:val="20"/>
                    <w:szCs w:val="20"/>
                  </w:rPr>
                  <w:delText>관련</w:delText>
                </w:r>
                <w:r w:rsidRPr="009A1E52" w:rsidDel="00127204">
                  <w:rPr>
                    <w:rFonts w:hint="eastAsia"/>
                    <w:b/>
                    <w:bCs/>
                    <w:kern w:val="0"/>
                    <w:sz w:val="20"/>
                    <w:szCs w:val="20"/>
                  </w:rPr>
                  <w:delText xml:space="preserve"> </w:delText>
                </w:r>
                <w:r w:rsidRPr="009A1E52" w:rsidDel="00127204">
                  <w:rPr>
                    <w:rFonts w:hint="eastAsia"/>
                    <w:b/>
                    <w:bCs/>
                    <w:kern w:val="0"/>
                    <w:sz w:val="20"/>
                    <w:szCs w:val="20"/>
                  </w:rPr>
                  <w:delText>리스크</w:delText>
                </w:r>
              </w:del>
            </w:ins>
          </w:p>
        </w:tc>
      </w:tr>
      <w:tr w:rsidR="00026A7E" w:rsidRPr="0059753F" w14:paraId="13D768EA" w14:textId="77777777" w:rsidTr="009A1E52">
        <w:trPr>
          <w:ins w:id="1203" w:author="junkyo.shim" w:date="2021-08-29T18:52:00Z"/>
        </w:trPr>
        <w:tc>
          <w:tcPr>
            <w:tcW w:w="1985" w:type="dxa"/>
            <w:shd w:val="clear" w:color="auto" w:fill="F2F2F2"/>
          </w:tcPr>
          <w:p w14:paraId="43523A0F" w14:textId="77777777" w:rsidR="00026A7E" w:rsidRPr="0091358C" w:rsidDel="00127204" w:rsidRDefault="00026A7E" w:rsidP="0091358C">
            <w:pPr>
              <w:wordWrap/>
              <w:spacing w:line="280" w:lineRule="atLeast"/>
              <w:rPr>
                <w:ins w:id="1204" w:author="junkyo.shim" w:date="2021-08-29T18:52:00Z"/>
                <w:del w:id="1205" w:author="zshkim7 (Sung-Ho Kim)" w:date="2021-08-30T10:58:00Z"/>
                <w:bCs/>
                <w:kern w:val="0"/>
                <w:sz w:val="20"/>
                <w:szCs w:val="20"/>
              </w:rPr>
            </w:pPr>
            <w:ins w:id="1206" w:author="junkyo.shim" w:date="2021-08-29T18:52:00Z">
              <w:del w:id="1207" w:author="zshkim7 (Sung-Ho Kim)" w:date="2021-08-30T10:58:00Z">
                <w:r w:rsidRPr="0091358C" w:rsidDel="00127204">
                  <w:rPr>
                    <w:rFonts w:hint="eastAsia"/>
                    <w:bCs/>
                    <w:kern w:val="0"/>
                    <w:sz w:val="20"/>
                    <w:szCs w:val="20"/>
                  </w:rPr>
                  <w:delText>(</w:delText>
                </w:r>
                <w:r w:rsidRPr="0091358C" w:rsidDel="00127204">
                  <w:rPr>
                    <w:rFonts w:hint="eastAsia"/>
                    <w:bCs/>
                    <w:kern w:val="0"/>
                    <w:sz w:val="20"/>
                    <w:szCs w:val="20"/>
                  </w:rPr>
                  <w:delText>제</w:delText>
                </w:r>
                <w:r w:rsidRPr="0091358C" w:rsidDel="00127204">
                  <w:rPr>
                    <w:rFonts w:hint="eastAsia"/>
                    <w:bCs/>
                    <w:kern w:val="0"/>
                    <w:sz w:val="20"/>
                    <w:szCs w:val="20"/>
                  </w:rPr>
                  <w:delText>1</w:delText>
                </w:r>
                <w:r w:rsidRPr="0091358C" w:rsidDel="00127204">
                  <w:rPr>
                    <w:rFonts w:hint="eastAsia"/>
                    <w:bCs/>
                    <w:kern w:val="0"/>
                    <w:sz w:val="20"/>
                    <w:szCs w:val="20"/>
                  </w:rPr>
                  <w:delText>공장</w:delText>
                </w:r>
                <w:r w:rsidRPr="0091358C" w:rsidDel="00127204">
                  <w:rPr>
                    <w:rFonts w:hint="eastAsia"/>
                    <w:bCs/>
                    <w:kern w:val="0"/>
                    <w:sz w:val="20"/>
                    <w:szCs w:val="20"/>
                  </w:rPr>
                  <w:delText>)</w:delText>
                </w:r>
              </w:del>
            </w:ins>
          </w:p>
          <w:p w14:paraId="448A2D16" w14:textId="77777777" w:rsidR="00026A7E" w:rsidRPr="0091358C" w:rsidRDefault="00026A7E" w:rsidP="0091358C">
            <w:pPr>
              <w:wordWrap/>
              <w:spacing w:line="280" w:lineRule="atLeast"/>
              <w:rPr>
                <w:ins w:id="1208" w:author="junkyo.shim" w:date="2021-08-29T18:52:00Z"/>
                <w:bCs/>
                <w:kern w:val="0"/>
                <w:sz w:val="20"/>
                <w:szCs w:val="20"/>
              </w:rPr>
            </w:pPr>
            <w:ins w:id="1209" w:author="junkyo.shim" w:date="2021-08-29T18:52:00Z">
              <w:del w:id="1210" w:author="zshkim7 (Sung-Ho Kim)" w:date="2021-08-30T10:58:00Z">
                <w:r w:rsidRPr="0091358C" w:rsidDel="00127204">
                  <w:rPr>
                    <w:rFonts w:hint="eastAsia"/>
                    <w:bCs/>
                    <w:kern w:val="0"/>
                    <w:sz w:val="20"/>
                    <w:szCs w:val="20"/>
                  </w:rPr>
                  <w:delText>성형공정</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중</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대기환경보전법</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시행규칙</w:delText>
                </w:r>
                <w:r w:rsidRPr="0091358C" w:rsidDel="00127204">
                  <w:rPr>
                    <w:rFonts w:hint="eastAsia"/>
                    <w:bCs/>
                    <w:kern w:val="0"/>
                    <w:sz w:val="20"/>
                    <w:szCs w:val="20"/>
                  </w:rPr>
                  <w:delText xml:space="preserve"> </w:delText>
                </w:r>
                <w:r w:rsidRPr="0091358C" w:rsidDel="00127204">
                  <w:rPr>
                    <w:rFonts w:hint="eastAsia"/>
                    <w:bCs/>
                    <w:kern w:val="0"/>
                    <w:sz w:val="20"/>
                    <w:szCs w:val="20"/>
                  </w:rPr>
                  <w:delText>별표</w:delText>
                </w:r>
                <w:r w:rsidRPr="0091358C" w:rsidDel="00127204">
                  <w:rPr>
                    <w:rFonts w:hint="eastAsia"/>
                    <w:bCs/>
                    <w:kern w:val="0"/>
                    <w:sz w:val="20"/>
                    <w:szCs w:val="20"/>
                  </w:rPr>
                  <w:delText>3</w:delText>
                </w:r>
                <w:r w:rsidRPr="0091358C" w:rsidDel="00127204">
                  <w:rPr>
                    <w:rFonts w:hint="eastAsia"/>
                    <w:bCs/>
                    <w:kern w:val="0"/>
                    <w:sz w:val="20"/>
                    <w:szCs w:val="20"/>
                  </w:rPr>
                  <w:delText>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기재되어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유형에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해당하는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내역</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이들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시설의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유형별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용량</w:delText>
                </w:r>
                <w:r w:rsidRPr="0091358C" w:rsidDel="00127204">
                  <w:rPr>
                    <w:rFonts w:hint="eastAsia"/>
                    <w:bCs/>
                    <w:kern w:val="0"/>
                    <w:sz w:val="20"/>
                    <w:szCs w:val="20"/>
                  </w:rPr>
                  <w:delText>/</w:delText>
                </w:r>
                <w:r w:rsidRPr="0091358C" w:rsidDel="00127204">
                  <w:rPr>
                    <w:rFonts w:hint="eastAsia"/>
                    <w:bCs/>
                    <w:kern w:val="0"/>
                    <w:sz w:val="20"/>
                    <w:szCs w:val="20"/>
                  </w:rPr>
                  <w:delText>규모</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이들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시설이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대기배출시설에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해당하는지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여부를</w:delText>
                </w:r>
                <w:r w:rsidRPr="0091358C" w:rsidDel="00127204">
                  <w:rPr>
                    <w:rFonts w:hint="eastAsia"/>
                    <w:bCs/>
                    <w:kern w:val="0"/>
                    <w:sz w:val="20"/>
                    <w:szCs w:val="20"/>
                  </w:rPr>
                  <w:delText xml:space="preserve"> </w:delText>
                </w:r>
                <w:r w:rsidRPr="0091358C" w:rsidDel="00127204">
                  <w:rPr>
                    <w:rFonts w:hint="eastAsia"/>
                    <w:bCs/>
                    <w:kern w:val="0"/>
                    <w:sz w:val="20"/>
                    <w:szCs w:val="20"/>
                  </w:rPr>
                  <w:delText>검토한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내역</w:delText>
                </w:r>
              </w:del>
            </w:ins>
          </w:p>
        </w:tc>
        <w:tc>
          <w:tcPr>
            <w:tcW w:w="11907" w:type="dxa"/>
          </w:tcPr>
          <w:p w14:paraId="03F08474" w14:textId="77777777" w:rsidR="00026A7E" w:rsidRPr="0091358C" w:rsidDel="00127204" w:rsidRDefault="00026A7E" w:rsidP="0091358C">
            <w:pPr>
              <w:wordWrap/>
              <w:spacing w:line="280" w:lineRule="atLeast"/>
              <w:rPr>
                <w:ins w:id="1211" w:author="junkyo.shim" w:date="2021-08-29T18:52:00Z"/>
                <w:del w:id="1212" w:author="zshkim7 (Sung-Ho Kim)" w:date="2021-08-30T10:58:00Z"/>
                <w:bCs/>
                <w:kern w:val="0"/>
                <w:sz w:val="20"/>
                <w:szCs w:val="20"/>
              </w:rPr>
            </w:pPr>
            <w:ins w:id="1213" w:author="junkyo.shim" w:date="2021-08-29T18:52:00Z">
              <w:del w:id="1214" w:author="zshkim7 (Sung-Ho Kim)" w:date="2021-08-30T10:58:00Z">
                <w:r w:rsidRPr="0091358C" w:rsidDel="00127204">
                  <w:rPr>
                    <w:rFonts w:hint="eastAsia"/>
                    <w:bCs/>
                    <w:kern w:val="0"/>
                    <w:sz w:val="20"/>
                    <w:szCs w:val="20"/>
                  </w:rPr>
                  <w:delText>제</w:delText>
                </w:r>
                <w:r w:rsidRPr="0091358C" w:rsidDel="00127204">
                  <w:rPr>
                    <w:rFonts w:hint="eastAsia"/>
                    <w:bCs/>
                    <w:kern w:val="0"/>
                    <w:sz w:val="20"/>
                    <w:szCs w:val="20"/>
                  </w:rPr>
                  <w:delText>1</w:delText>
                </w:r>
                <w:r w:rsidRPr="0091358C" w:rsidDel="00127204">
                  <w:rPr>
                    <w:rFonts w:hint="eastAsia"/>
                    <w:bCs/>
                    <w:kern w:val="0"/>
                    <w:sz w:val="20"/>
                    <w:szCs w:val="20"/>
                  </w:rPr>
                  <w:delText>공장</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성형시설이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대기배출시설에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해당되는지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필요함</w:delText>
                </w:r>
                <w:r w:rsidRPr="0091358C" w:rsidDel="00127204">
                  <w:rPr>
                    <w:rFonts w:hint="eastAsia"/>
                    <w:bCs/>
                    <w:kern w:val="0"/>
                    <w:sz w:val="20"/>
                    <w:szCs w:val="20"/>
                  </w:rPr>
                  <w:delText>(</w:delText>
                </w:r>
                <w:r w:rsidRPr="0091358C" w:rsidDel="00127204">
                  <w:rPr>
                    <w:rFonts w:hint="eastAsia"/>
                    <w:bCs/>
                    <w:kern w:val="0"/>
                    <w:sz w:val="20"/>
                    <w:szCs w:val="20"/>
                  </w:rPr>
                  <w:delText>대기환경보전법</w:delText>
                </w:r>
                <w:r w:rsidRPr="0091358C" w:rsidDel="00127204">
                  <w:rPr>
                    <w:rFonts w:hint="eastAsia"/>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23</w:delText>
                </w:r>
                <w:r w:rsidRPr="0091358C" w:rsidDel="00127204">
                  <w:rPr>
                    <w:bCs/>
                    <w:kern w:val="0"/>
                    <w:sz w:val="20"/>
                    <w:szCs w:val="20"/>
                  </w:rPr>
                  <w:delText>조</w:delText>
                </w:r>
                <w:r w:rsidRPr="0091358C" w:rsidDel="00127204">
                  <w:rPr>
                    <w:bCs/>
                    <w:kern w:val="0"/>
                    <w:sz w:val="20"/>
                    <w:szCs w:val="20"/>
                  </w:rPr>
                  <w:fldChar w:fldCharType="end"/>
                </w:r>
                <w:r w:rsidRPr="0091358C" w:rsidDel="00127204">
                  <w:rPr>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1</w:delText>
                </w:r>
                <w:r w:rsidRPr="0091358C" w:rsidDel="00127204">
                  <w:rPr>
                    <w:bCs/>
                    <w:kern w:val="0"/>
                    <w:sz w:val="20"/>
                    <w:szCs w:val="20"/>
                  </w:rPr>
                  <w:delText>항</w:delText>
                </w:r>
                <w:r w:rsidRPr="0091358C" w:rsidDel="00127204">
                  <w:rPr>
                    <w:bCs/>
                    <w:kern w:val="0"/>
                    <w:sz w:val="20"/>
                    <w:szCs w:val="20"/>
                  </w:rPr>
                  <w:fldChar w:fldCharType="end"/>
                </w:r>
                <w:r w:rsidRPr="0091358C" w:rsidDel="00127204">
                  <w:rPr>
                    <w:bCs/>
                    <w:kern w:val="0"/>
                    <w:sz w:val="20"/>
                    <w:szCs w:val="20"/>
                  </w:rPr>
                  <w:delText>)</w:delText>
                </w:r>
                <w:r w:rsidRPr="0091358C" w:rsidDel="00127204">
                  <w:rPr>
                    <w:rFonts w:hint="eastAsia"/>
                    <w:bCs/>
                    <w:kern w:val="0"/>
                    <w:sz w:val="20"/>
                    <w:szCs w:val="20"/>
                  </w:rPr>
                  <w:delText>.</w:delText>
                </w:r>
              </w:del>
            </w:ins>
          </w:p>
          <w:p w14:paraId="3D16195A" w14:textId="77777777" w:rsidR="00026A7E" w:rsidRPr="0091358C" w:rsidRDefault="00026A7E" w:rsidP="0091358C">
            <w:pPr>
              <w:wordWrap/>
              <w:spacing w:line="280" w:lineRule="atLeast"/>
              <w:jc w:val="left"/>
              <w:rPr>
                <w:ins w:id="1215" w:author="junkyo.shim" w:date="2021-08-29T18:52:00Z"/>
                <w:bCs/>
                <w:kern w:val="0"/>
                <w:sz w:val="20"/>
                <w:szCs w:val="20"/>
              </w:rPr>
            </w:pPr>
            <w:ins w:id="1216" w:author="junkyo.shim" w:date="2021-08-29T18:52:00Z">
              <w:del w:id="1217" w:author="zshkim7 (Sung-Ho Kim)" w:date="2021-08-30T10:58:00Z">
                <w:r w:rsidRPr="0091358C" w:rsidDel="00127204">
                  <w:rPr>
                    <w:rFonts w:hint="eastAsia"/>
                    <w:bCs/>
                    <w:kern w:val="0"/>
                    <w:sz w:val="20"/>
                    <w:szCs w:val="20"/>
                  </w:rPr>
                  <w:delText>설치</w:delText>
                </w:r>
                <w:r w:rsidRPr="0091358C" w:rsidDel="00127204">
                  <w:rPr>
                    <w:bCs/>
                    <w:kern w:val="0"/>
                    <w:sz w:val="20"/>
                    <w:szCs w:val="20"/>
                  </w:rPr>
                  <w:delText>허가를</w:delText>
                </w:r>
                <w:r w:rsidRPr="0091358C" w:rsidDel="00127204">
                  <w:rPr>
                    <w:bCs/>
                    <w:kern w:val="0"/>
                    <w:sz w:val="20"/>
                    <w:szCs w:val="20"/>
                  </w:rPr>
                  <w:delText xml:space="preserve"> </w:delText>
                </w:r>
                <w:r w:rsidRPr="0091358C" w:rsidDel="00127204">
                  <w:rPr>
                    <w:bCs/>
                    <w:kern w:val="0"/>
                    <w:sz w:val="20"/>
                    <w:szCs w:val="20"/>
                  </w:rPr>
                  <w:delText>받지</w:delText>
                </w:r>
                <w:r w:rsidRPr="0091358C" w:rsidDel="00127204">
                  <w:rPr>
                    <w:bCs/>
                    <w:kern w:val="0"/>
                    <w:sz w:val="20"/>
                    <w:szCs w:val="20"/>
                  </w:rPr>
                  <w:delText xml:space="preserve"> </w:delText>
                </w:r>
                <w:r w:rsidRPr="0091358C" w:rsidDel="00127204">
                  <w:rPr>
                    <w:bCs/>
                    <w:kern w:val="0"/>
                    <w:sz w:val="20"/>
                    <w:szCs w:val="20"/>
                  </w:rPr>
                  <w:delText>아니하</w:delText>
                </w:r>
                <w:r w:rsidRPr="0091358C" w:rsidDel="00127204">
                  <w:rPr>
                    <w:rFonts w:hint="eastAsia"/>
                    <w:bCs/>
                    <w:kern w:val="0"/>
                    <w:sz w:val="20"/>
                    <w:szCs w:val="20"/>
                  </w:rPr>
                  <w:delText>고</w:delText>
                </w:r>
                <w:r w:rsidRPr="0091358C" w:rsidDel="00127204">
                  <w:rPr>
                    <w:bCs/>
                    <w:kern w:val="0"/>
                    <w:sz w:val="20"/>
                    <w:szCs w:val="20"/>
                  </w:rPr>
                  <w:delText xml:space="preserve"> </w:delText>
                </w:r>
                <w:r w:rsidRPr="0091358C" w:rsidDel="00127204">
                  <w:rPr>
                    <w:bCs/>
                    <w:kern w:val="0"/>
                    <w:sz w:val="20"/>
                    <w:szCs w:val="20"/>
                  </w:rPr>
                  <w:delText>배출시설을</w:delText>
                </w:r>
                <w:r w:rsidRPr="0091358C" w:rsidDel="00127204">
                  <w:rPr>
                    <w:bCs/>
                    <w:kern w:val="0"/>
                    <w:sz w:val="20"/>
                    <w:szCs w:val="20"/>
                  </w:rPr>
                  <w:delText xml:space="preserve"> </w:delText>
                </w:r>
                <w:r w:rsidRPr="0091358C" w:rsidDel="00127204">
                  <w:rPr>
                    <w:bCs/>
                    <w:kern w:val="0"/>
                    <w:sz w:val="20"/>
                    <w:szCs w:val="20"/>
                  </w:rPr>
                  <w:delText>설치</w:delText>
                </w:r>
                <w:r w:rsidRPr="0091358C" w:rsidDel="00127204">
                  <w:rPr>
                    <w:bCs/>
                    <w:kern w:val="0"/>
                    <w:sz w:val="20"/>
                    <w:szCs w:val="20"/>
                  </w:rPr>
                  <w:delText xml:space="preserve"> </w:delText>
                </w:r>
                <w:r w:rsidRPr="0091358C" w:rsidDel="00127204">
                  <w:rPr>
                    <w:bCs/>
                    <w:kern w:val="0"/>
                    <w:sz w:val="20"/>
                    <w:szCs w:val="20"/>
                  </w:rPr>
                  <w:delText>또</w:delText>
                </w:r>
                <w:r w:rsidRPr="0091358C" w:rsidDel="00127204">
                  <w:rPr>
                    <w:rFonts w:hint="eastAsia"/>
                    <w:bCs/>
                    <w:kern w:val="0"/>
                    <w:sz w:val="20"/>
                    <w:szCs w:val="20"/>
                  </w:rPr>
                  <w:delText>는</w:delText>
                </w:r>
                <w:r w:rsidRPr="0091358C" w:rsidDel="00127204">
                  <w:rPr>
                    <w:bCs/>
                    <w:kern w:val="0"/>
                    <w:sz w:val="20"/>
                    <w:szCs w:val="20"/>
                  </w:rPr>
                  <w:delText xml:space="preserve"> </w:delText>
                </w:r>
                <w:r w:rsidRPr="0091358C" w:rsidDel="00127204">
                  <w:rPr>
                    <w:bCs/>
                    <w:kern w:val="0"/>
                    <w:sz w:val="20"/>
                    <w:szCs w:val="20"/>
                  </w:rPr>
                  <w:delText>그</w:delText>
                </w:r>
                <w:r w:rsidRPr="0091358C" w:rsidDel="00127204">
                  <w:rPr>
                    <w:bCs/>
                    <w:kern w:val="0"/>
                    <w:sz w:val="20"/>
                    <w:szCs w:val="20"/>
                  </w:rPr>
                  <w:delText xml:space="preserve"> </w:delText>
                </w:r>
                <w:r w:rsidRPr="0091358C" w:rsidDel="00127204">
                  <w:rPr>
                    <w:bCs/>
                    <w:kern w:val="0"/>
                    <w:sz w:val="20"/>
                    <w:szCs w:val="20"/>
                  </w:rPr>
                  <w:delText>배출시설을</w:delText>
                </w:r>
                <w:r w:rsidRPr="0091358C" w:rsidDel="00127204">
                  <w:rPr>
                    <w:bCs/>
                    <w:kern w:val="0"/>
                    <w:sz w:val="20"/>
                    <w:szCs w:val="20"/>
                  </w:rPr>
                  <w:delText xml:space="preserve"> </w:delText>
                </w:r>
                <w:r w:rsidRPr="0091358C" w:rsidDel="00127204">
                  <w:rPr>
                    <w:bCs/>
                    <w:kern w:val="0"/>
                    <w:sz w:val="20"/>
                    <w:szCs w:val="20"/>
                  </w:rPr>
                  <w:delText>이용하여</w:delText>
                </w:r>
                <w:r w:rsidRPr="0091358C" w:rsidDel="00127204">
                  <w:rPr>
                    <w:bCs/>
                    <w:kern w:val="0"/>
                    <w:sz w:val="20"/>
                    <w:szCs w:val="20"/>
                  </w:rPr>
                  <w:delText xml:space="preserve"> </w:delText>
                </w:r>
                <w:r w:rsidRPr="0091358C" w:rsidDel="00127204">
                  <w:rPr>
                    <w:bCs/>
                    <w:kern w:val="0"/>
                    <w:sz w:val="20"/>
                    <w:szCs w:val="20"/>
                  </w:rPr>
                  <w:delText>조업한</w:delText>
                </w:r>
                <w:r w:rsidRPr="0091358C" w:rsidDel="00127204">
                  <w:rPr>
                    <w:bCs/>
                    <w:kern w:val="0"/>
                    <w:sz w:val="20"/>
                    <w:szCs w:val="20"/>
                  </w:rPr>
                  <w:delText xml:space="preserve"> </w:delText>
                </w:r>
                <w:r w:rsidRPr="0091358C" w:rsidDel="00127204">
                  <w:rPr>
                    <w:rFonts w:hint="eastAsia"/>
                    <w:bCs/>
                    <w:kern w:val="0"/>
                    <w:sz w:val="20"/>
                    <w:szCs w:val="20"/>
                  </w:rPr>
                  <w:delText>경우</w:delText>
                </w:r>
                <w:r w:rsidRPr="0091358C" w:rsidDel="00127204">
                  <w:rPr>
                    <w:rFonts w:hint="eastAsia"/>
                    <w:bCs/>
                    <w:kern w:val="0"/>
                    <w:sz w:val="20"/>
                    <w:szCs w:val="20"/>
                  </w:rPr>
                  <w:delText>,</w:delText>
                </w:r>
                <w:r w:rsidRPr="0091358C" w:rsidDel="00127204">
                  <w:rPr>
                    <w:bCs/>
                    <w:kern w:val="0"/>
                    <w:sz w:val="20"/>
                    <w:szCs w:val="20"/>
                  </w:rPr>
                  <w:delText xml:space="preserve"> (1) 7</w:delText>
                </w:r>
                <w:r w:rsidRPr="0091358C" w:rsidDel="00127204">
                  <w:rPr>
                    <w:bCs/>
                    <w:kern w:val="0"/>
                    <w:sz w:val="20"/>
                    <w:szCs w:val="20"/>
                  </w:rPr>
                  <w:delText>년</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징역이나</w:delText>
                </w:r>
                <w:r w:rsidRPr="0091358C" w:rsidDel="00127204">
                  <w:rPr>
                    <w:bCs/>
                    <w:kern w:val="0"/>
                    <w:sz w:val="20"/>
                    <w:szCs w:val="20"/>
                  </w:rPr>
                  <w:delText xml:space="preserve"> 1</w:delText>
                </w:r>
                <w:r w:rsidRPr="0091358C" w:rsidDel="00127204">
                  <w:rPr>
                    <w:bCs/>
                    <w:kern w:val="0"/>
                    <w:sz w:val="20"/>
                    <w:szCs w:val="20"/>
                  </w:rPr>
                  <w:delText>억원</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벌금</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 xml:space="preserve">(2) </w:delText>
                </w:r>
                <w:r w:rsidRPr="0091358C" w:rsidDel="00127204">
                  <w:rPr>
                    <w:bCs/>
                    <w:kern w:val="0"/>
                    <w:sz w:val="20"/>
                    <w:szCs w:val="20"/>
                  </w:rPr>
                  <w:delText>사용중지</w:delText>
                </w:r>
              </w:del>
            </w:ins>
          </w:p>
        </w:tc>
      </w:tr>
      <w:tr w:rsidR="00026A7E" w:rsidRPr="0059753F" w14:paraId="25BD39EF" w14:textId="77777777" w:rsidTr="009A1E52">
        <w:trPr>
          <w:ins w:id="1218" w:author="junkyo.shim" w:date="2021-08-29T18:52:00Z"/>
        </w:trPr>
        <w:tc>
          <w:tcPr>
            <w:tcW w:w="1985" w:type="dxa"/>
            <w:shd w:val="clear" w:color="auto" w:fill="F2F2F2"/>
          </w:tcPr>
          <w:p w14:paraId="49E09CF8" w14:textId="77777777" w:rsidR="00026A7E" w:rsidRPr="0091358C" w:rsidDel="00127204" w:rsidRDefault="00026A7E" w:rsidP="0091358C">
            <w:pPr>
              <w:wordWrap/>
              <w:spacing w:line="280" w:lineRule="atLeast"/>
              <w:rPr>
                <w:ins w:id="1219" w:author="junkyo.shim" w:date="2021-08-29T18:52:00Z"/>
                <w:del w:id="1220" w:author="zshkim7 (Sung-Ho Kim)" w:date="2021-08-30T10:58:00Z"/>
                <w:bCs/>
                <w:kern w:val="0"/>
                <w:sz w:val="20"/>
                <w:szCs w:val="20"/>
              </w:rPr>
            </w:pPr>
            <w:ins w:id="1221" w:author="junkyo.shim" w:date="2021-08-29T18:52:00Z">
              <w:del w:id="1222" w:author="zshkim7 (Sung-Ho Kim)" w:date="2021-08-30T10:58:00Z">
                <w:r w:rsidRPr="0091358C" w:rsidDel="00127204">
                  <w:rPr>
                    <w:rFonts w:hint="eastAsia"/>
                    <w:bCs/>
                    <w:kern w:val="0"/>
                    <w:sz w:val="20"/>
                    <w:szCs w:val="20"/>
                  </w:rPr>
                  <w:delText>(</w:delText>
                </w:r>
                <w:r w:rsidRPr="0091358C" w:rsidDel="00127204">
                  <w:rPr>
                    <w:rFonts w:hint="eastAsia"/>
                    <w:bCs/>
                    <w:kern w:val="0"/>
                    <w:sz w:val="20"/>
                    <w:szCs w:val="20"/>
                  </w:rPr>
                  <w:delText>제</w:delText>
                </w:r>
                <w:r w:rsidRPr="0091358C" w:rsidDel="00127204">
                  <w:rPr>
                    <w:rFonts w:hint="eastAsia"/>
                    <w:bCs/>
                    <w:kern w:val="0"/>
                    <w:sz w:val="20"/>
                    <w:szCs w:val="20"/>
                  </w:rPr>
                  <w:delText>1</w:delText>
                </w:r>
                <w:r w:rsidRPr="0091358C" w:rsidDel="00127204">
                  <w:rPr>
                    <w:rFonts w:hint="eastAsia"/>
                    <w:bCs/>
                    <w:kern w:val="0"/>
                    <w:sz w:val="20"/>
                    <w:szCs w:val="20"/>
                  </w:rPr>
                  <w:delText>공장</w:delText>
                </w:r>
                <w:r w:rsidRPr="0091358C" w:rsidDel="00127204">
                  <w:rPr>
                    <w:rFonts w:hint="eastAsia"/>
                    <w:bCs/>
                    <w:kern w:val="0"/>
                    <w:sz w:val="20"/>
                    <w:szCs w:val="20"/>
                  </w:rPr>
                  <w:delText>)</w:delText>
                </w:r>
              </w:del>
            </w:ins>
          </w:p>
          <w:p w14:paraId="48F2A644" w14:textId="77777777" w:rsidR="00026A7E" w:rsidRPr="0091358C" w:rsidDel="00127204" w:rsidRDefault="00026A7E" w:rsidP="0091358C">
            <w:pPr>
              <w:wordWrap/>
              <w:spacing w:line="280" w:lineRule="atLeast"/>
              <w:rPr>
                <w:ins w:id="1223" w:author="junkyo.shim" w:date="2021-08-29T18:52:00Z"/>
                <w:del w:id="1224" w:author="zshkim7 (Sung-Ho Kim)" w:date="2021-08-30T10:58:00Z"/>
                <w:bCs/>
                <w:kern w:val="0"/>
                <w:sz w:val="20"/>
                <w:szCs w:val="20"/>
              </w:rPr>
            </w:pPr>
            <w:ins w:id="1225" w:author="junkyo.shim" w:date="2021-08-29T18:52:00Z">
              <w:del w:id="1226" w:author="zshkim7 (Sung-Ho Kim)" w:date="2021-08-30T10:58:00Z">
                <w:r w:rsidRPr="0091358C" w:rsidDel="00127204">
                  <w:rPr>
                    <w:rFonts w:hint="eastAsia"/>
                    <w:bCs/>
                    <w:kern w:val="0"/>
                    <w:sz w:val="20"/>
                    <w:szCs w:val="20"/>
                  </w:rPr>
                  <w:delText>작업환경측정결과보고서상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네스팅</w:delText>
                </w:r>
                <w:r w:rsidRPr="0091358C" w:rsidDel="00127204">
                  <w:rPr>
                    <w:rFonts w:hint="eastAsia"/>
                    <w:bCs/>
                    <w:kern w:val="0"/>
                    <w:sz w:val="20"/>
                    <w:szCs w:val="20"/>
                  </w:rPr>
                  <w:delText xml:space="preserve"> </w:delText>
                </w:r>
                <w:r w:rsidRPr="0091358C" w:rsidDel="00127204">
                  <w:rPr>
                    <w:rFonts w:hint="eastAsia"/>
                    <w:bCs/>
                    <w:kern w:val="0"/>
                    <w:sz w:val="20"/>
                    <w:szCs w:val="20"/>
                  </w:rPr>
                  <w:delText>공정에서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w:delText>
                </w:r>
                <w:r w:rsidRPr="0091358C" w:rsidDel="00127204">
                  <w:rPr>
                    <w:rFonts w:hint="eastAsia"/>
                    <w:bCs/>
                    <w:kern w:val="0"/>
                    <w:sz w:val="20"/>
                    <w:szCs w:val="20"/>
                  </w:rPr>
                  <w:delText>(</w:delText>
                </w:r>
                <w:r w:rsidRPr="0091358C" w:rsidDel="00127204">
                  <w:rPr>
                    <w:rFonts w:hint="eastAsia"/>
                    <w:bCs/>
                    <w:kern w:val="0"/>
                    <w:sz w:val="20"/>
                    <w:szCs w:val="20"/>
                  </w:rPr>
                  <w:delText>아세톤</w:delText>
                </w:r>
                <w:r w:rsidRPr="0091358C" w:rsidDel="00127204">
                  <w:rPr>
                    <w:rFonts w:hint="eastAsia"/>
                    <w:bCs/>
                    <w:kern w:val="0"/>
                    <w:sz w:val="20"/>
                    <w:szCs w:val="20"/>
                  </w:rPr>
                  <w:delText xml:space="preserve">, </w:delText>
                </w:r>
                <w:r w:rsidRPr="0091358C" w:rsidDel="00127204">
                  <w:rPr>
                    <w:rFonts w:hint="eastAsia"/>
                    <w:bCs/>
                    <w:kern w:val="0"/>
                    <w:sz w:val="20"/>
                    <w:szCs w:val="20"/>
                  </w:rPr>
                  <w:delText>메틸에틸케톤</w:delText>
                </w:r>
                <w:r w:rsidRPr="0091358C" w:rsidDel="00127204">
                  <w:rPr>
                    <w:rFonts w:hint="eastAsia"/>
                    <w:bCs/>
                    <w:kern w:val="0"/>
                    <w:sz w:val="20"/>
                    <w:szCs w:val="20"/>
                  </w:rPr>
                  <w:delText xml:space="preserve"> </w:delText>
                </w:r>
                <w:r w:rsidRPr="0091358C" w:rsidDel="00127204">
                  <w:rPr>
                    <w:rFonts w:hint="eastAsia"/>
                    <w:bCs/>
                    <w:kern w:val="0"/>
                    <w:sz w:val="20"/>
                    <w:szCs w:val="20"/>
                  </w:rPr>
                  <w:delText>등</w:delText>
                </w:r>
                <w:r w:rsidRPr="0091358C" w:rsidDel="00127204">
                  <w:rPr>
                    <w:bCs/>
                    <w:kern w:val="0"/>
                    <w:sz w:val="20"/>
                    <w:szCs w:val="20"/>
                  </w:rPr>
                  <w:delText>)</w:delText>
                </w:r>
                <w:r w:rsidRPr="0091358C" w:rsidDel="00127204">
                  <w:rPr>
                    <w:rFonts w:hint="eastAsia"/>
                    <w:bCs/>
                    <w:kern w:val="0"/>
                    <w:sz w:val="20"/>
                    <w:szCs w:val="20"/>
                  </w:rPr>
                  <w:delText>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취급하고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있는바</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이들</w:delText>
                </w:r>
                <w:r w:rsidRPr="0091358C" w:rsidDel="00127204">
                  <w:rPr>
                    <w:rFonts w:hint="eastAsia"/>
                    <w:bCs/>
                    <w:kern w:val="0"/>
                    <w:sz w:val="20"/>
                    <w:szCs w:val="20"/>
                  </w:rPr>
                  <w:delText xml:space="preserve"> </w:delText>
                </w:r>
                <w:r w:rsidRPr="0091358C" w:rsidDel="00127204">
                  <w:rPr>
                    <w:rFonts w:hint="eastAsia"/>
                    <w:bCs/>
                    <w:kern w:val="0"/>
                    <w:sz w:val="20"/>
                    <w:szCs w:val="20"/>
                  </w:rPr>
                  <w:delText>공정에서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취급하는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대한</w:delText>
                </w:r>
                <w:r w:rsidRPr="0091358C" w:rsidDel="00127204">
                  <w:rPr>
                    <w:rFonts w:hint="eastAsia"/>
                    <w:bCs/>
                    <w:kern w:val="0"/>
                    <w:sz w:val="20"/>
                    <w:szCs w:val="20"/>
                  </w:rPr>
                  <w:delText xml:space="preserve"> </w:delText>
                </w:r>
                <w:r w:rsidRPr="0091358C" w:rsidDel="00127204">
                  <w:rPr>
                    <w:bCs/>
                    <w:kern w:val="0"/>
                    <w:sz w:val="20"/>
                    <w:szCs w:val="20"/>
                  </w:rPr>
                  <w:delText>MSDS</w:delText>
                </w:r>
                <w:r w:rsidRPr="0091358C" w:rsidDel="00127204">
                  <w:rPr>
                    <w:rFonts w:hint="eastAsia"/>
                    <w:bCs/>
                    <w:kern w:val="0"/>
                    <w:sz w:val="20"/>
                    <w:szCs w:val="20"/>
                  </w:rPr>
                  <w:delText>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특정대기유해물질이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발생될</w:delText>
                </w:r>
                <w:r w:rsidRPr="0091358C" w:rsidDel="00127204">
                  <w:rPr>
                    <w:rFonts w:hint="eastAsia"/>
                    <w:bCs/>
                    <w:kern w:val="0"/>
                    <w:sz w:val="20"/>
                    <w:szCs w:val="20"/>
                  </w:rPr>
                  <w:delText xml:space="preserve"> </w:delText>
                </w:r>
                <w:r w:rsidRPr="0091358C" w:rsidDel="00127204">
                  <w:rPr>
                    <w:rFonts w:hint="eastAsia"/>
                    <w:bCs/>
                    <w:kern w:val="0"/>
                    <w:sz w:val="20"/>
                    <w:szCs w:val="20"/>
                  </w:rPr>
                  <w:delText>가능성이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없는지</w:delText>
                </w:r>
              </w:del>
            </w:ins>
          </w:p>
          <w:p w14:paraId="1FE1662E" w14:textId="77777777" w:rsidR="00026A7E" w:rsidRPr="0091358C" w:rsidDel="00127204" w:rsidRDefault="00026A7E" w:rsidP="0091358C">
            <w:pPr>
              <w:wordWrap/>
              <w:spacing w:line="280" w:lineRule="atLeast"/>
              <w:rPr>
                <w:ins w:id="1227" w:author="junkyo.shim" w:date="2021-08-29T18:52:00Z"/>
                <w:del w:id="1228" w:author="zshkim7 (Sung-Ho Kim)" w:date="2021-08-30T10:58:00Z"/>
                <w:bCs/>
                <w:kern w:val="0"/>
                <w:sz w:val="20"/>
                <w:szCs w:val="20"/>
              </w:rPr>
            </w:pPr>
            <w:ins w:id="1229" w:author="junkyo.shim" w:date="2021-08-29T18:52:00Z">
              <w:del w:id="1230" w:author="zshkim7 (Sung-Ho Kim)" w:date="2021-08-30T10:58:00Z">
                <w:r w:rsidRPr="0091358C" w:rsidDel="00127204">
                  <w:rPr>
                    <w:rFonts w:hint="eastAsia"/>
                    <w:bCs/>
                    <w:kern w:val="0"/>
                    <w:sz w:val="20"/>
                    <w:szCs w:val="20"/>
                  </w:rPr>
                  <w:delText>(</w:delText>
                </w:r>
                <w:r w:rsidRPr="0091358C" w:rsidDel="00127204">
                  <w:rPr>
                    <w:rFonts w:hint="eastAsia"/>
                    <w:bCs/>
                    <w:kern w:val="0"/>
                    <w:sz w:val="20"/>
                    <w:szCs w:val="20"/>
                  </w:rPr>
                  <w:delText>제</w:delText>
                </w:r>
                <w:r w:rsidRPr="0091358C" w:rsidDel="00127204">
                  <w:rPr>
                    <w:rFonts w:hint="eastAsia"/>
                    <w:bCs/>
                    <w:kern w:val="0"/>
                    <w:sz w:val="20"/>
                    <w:szCs w:val="20"/>
                  </w:rPr>
                  <w:delText>2</w:delText>
                </w:r>
                <w:r w:rsidRPr="0091358C" w:rsidDel="00127204">
                  <w:rPr>
                    <w:rFonts w:hint="eastAsia"/>
                    <w:bCs/>
                    <w:kern w:val="0"/>
                    <w:sz w:val="20"/>
                    <w:szCs w:val="20"/>
                  </w:rPr>
                  <w:delText>공장</w:delText>
                </w:r>
                <w:r w:rsidRPr="0091358C" w:rsidDel="00127204">
                  <w:rPr>
                    <w:rFonts w:hint="eastAsia"/>
                    <w:bCs/>
                    <w:kern w:val="0"/>
                    <w:sz w:val="20"/>
                    <w:szCs w:val="20"/>
                  </w:rPr>
                  <w:delText>)</w:delText>
                </w:r>
              </w:del>
            </w:ins>
          </w:p>
          <w:p w14:paraId="2519C6A2" w14:textId="77777777" w:rsidR="00026A7E" w:rsidRPr="0091358C" w:rsidDel="00127204" w:rsidRDefault="00026A7E" w:rsidP="0091358C">
            <w:pPr>
              <w:wordWrap/>
              <w:spacing w:line="280" w:lineRule="atLeast"/>
              <w:rPr>
                <w:ins w:id="1231" w:author="junkyo.shim" w:date="2021-08-29T18:52:00Z"/>
                <w:del w:id="1232" w:author="zshkim7 (Sung-Ho Kim)" w:date="2021-08-30T10:58:00Z"/>
                <w:bCs/>
                <w:kern w:val="0"/>
                <w:sz w:val="20"/>
                <w:szCs w:val="20"/>
              </w:rPr>
            </w:pPr>
            <w:ins w:id="1233" w:author="junkyo.shim" w:date="2021-08-29T18:52:00Z">
              <w:del w:id="1234" w:author="zshkim7 (Sung-Ho Kim)" w:date="2021-08-30T10:58:00Z">
                <w:r w:rsidRPr="0091358C" w:rsidDel="00127204">
                  <w:rPr>
                    <w:rFonts w:hint="eastAsia"/>
                    <w:bCs/>
                    <w:kern w:val="0"/>
                    <w:sz w:val="20"/>
                    <w:szCs w:val="20"/>
                  </w:rPr>
                  <w:delText>작업환경측정결과보고서상</w:delText>
                </w:r>
                <w:r w:rsidRPr="0091358C" w:rsidDel="00127204">
                  <w:rPr>
                    <w:rFonts w:hint="eastAsia"/>
                    <w:bCs/>
                    <w:kern w:val="0"/>
                    <w:sz w:val="20"/>
                    <w:szCs w:val="20"/>
                  </w:rPr>
                  <w:delText xml:space="preserve"> </w:delText>
                </w:r>
                <w:r w:rsidRPr="0091358C" w:rsidDel="00127204">
                  <w:rPr>
                    <w:rFonts w:hint="eastAsia"/>
                    <w:bCs/>
                    <w:kern w:val="0"/>
                    <w:sz w:val="20"/>
                    <w:szCs w:val="20"/>
                  </w:rPr>
                  <w:lastRenderedPageBreak/>
                  <w:delText>도장</w:delText>
                </w:r>
                <w:r w:rsidRPr="0091358C" w:rsidDel="00127204">
                  <w:rPr>
                    <w:rFonts w:hint="eastAsia"/>
                    <w:bCs/>
                    <w:kern w:val="0"/>
                    <w:sz w:val="20"/>
                    <w:szCs w:val="20"/>
                  </w:rPr>
                  <w:delText>/</w:delText>
                </w:r>
                <w:r w:rsidRPr="0091358C" w:rsidDel="00127204">
                  <w:rPr>
                    <w:rFonts w:hint="eastAsia"/>
                    <w:bCs/>
                    <w:kern w:val="0"/>
                    <w:sz w:val="20"/>
                    <w:szCs w:val="20"/>
                  </w:rPr>
                  <w:delText>건조</w:delText>
                </w:r>
                <w:r w:rsidRPr="0091358C" w:rsidDel="00127204">
                  <w:rPr>
                    <w:rFonts w:hint="eastAsia"/>
                    <w:bCs/>
                    <w:kern w:val="0"/>
                    <w:sz w:val="20"/>
                    <w:szCs w:val="20"/>
                  </w:rPr>
                  <w:delText>(</w:delText>
                </w:r>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설치허가증상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먼지</w:delText>
                </w:r>
                <w:r w:rsidRPr="0091358C" w:rsidDel="00127204">
                  <w:rPr>
                    <w:rFonts w:hint="eastAsia"/>
                    <w:bCs/>
                    <w:kern w:val="0"/>
                    <w:sz w:val="20"/>
                    <w:szCs w:val="20"/>
                  </w:rPr>
                  <w:delText>,</w:delText>
                </w:r>
                <w:r w:rsidRPr="0091358C" w:rsidDel="00127204">
                  <w:rPr>
                    <w:bCs/>
                    <w:kern w:val="0"/>
                    <w:sz w:val="20"/>
                    <w:szCs w:val="20"/>
                  </w:rPr>
                  <w:delText xml:space="preserve"> THC </w:delText>
                </w:r>
                <w:r w:rsidRPr="0091358C" w:rsidDel="00127204">
                  <w:rPr>
                    <w:rFonts w:hint="eastAsia"/>
                    <w:bCs/>
                    <w:kern w:val="0"/>
                    <w:sz w:val="20"/>
                    <w:szCs w:val="20"/>
                  </w:rPr>
                  <w:delText>배출</w:delText>
                </w:r>
                <w:r w:rsidRPr="0091358C" w:rsidDel="00127204">
                  <w:rPr>
                    <w:bCs/>
                    <w:kern w:val="0"/>
                    <w:sz w:val="20"/>
                    <w:szCs w:val="20"/>
                  </w:rPr>
                  <w:delText>)</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도포</w:delText>
                </w:r>
                <w:r w:rsidRPr="0091358C" w:rsidDel="00127204">
                  <w:rPr>
                    <w:rFonts w:hint="eastAsia"/>
                    <w:bCs/>
                    <w:kern w:val="0"/>
                    <w:sz w:val="20"/>
                    <w:szCs w:val="20"/>
                  </w:rPr>
                  <w:delText>(</w:delText>
                </w:r>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설치허가증상</w:delText>
                </w:r>
                <w:r w:rsidRPr="0091358C" w:rsidDel="00127204">
                  <w:rPr>
                    <w:bCs/>
                    <w:kern w:val="0"/>
                    <w:sz w:val="20"/>
                    <w:szCs w:val="20"/>
                  </w:rPr>
                  <w:delText xml:space="preserve"> THC, </w:delText>
                </w:r>
                <w:r w:rsidRPr="0091358C" w:rsidDel="00127204">
                  <w:rPr>
                    <w:rFonts w:hint="eastAsia"/>
                    <w:bCs/>
                    <w:kern w:val="0"/>
                    <w:sz w:val="20"/>
                    <w:szCs w:val="20"/>
                  </w:rPr>
                  <w:delText>포름알데히드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배출</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재제시설</w:delText>
                </w:r>
                <w:r w:rsidRPr="0091358C" w:rsidDel="00127204">
                  <w:rPr>
                    <w:rFonts w:hint="eastAsia"/>
                    <w:bCs/>
                    <w:kern w:val="0"/>
                    <w:sz w:val="20"/>
                    <w:szCs w:val="20"/>
                  </w:rPr>
                  <w:delText>(</w:delText>
                </w:r>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설치허가증상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먼지</w:delText>
                </w:r>
                <w:r w:rsidRPr="0091358C" w:rsidDel="00127204">
                  <w:rPr>
                    <w:bCs/>
                    <w:kern w:val="0"/>
                    <w:sz w:val="20"/>
                    <w:szCs w:val="20"/>
                  </w:rPr>
                  <w:delText xml:space="preserve">, </w:delText>
                </w:r>
                <w:r w:rsidRPr="0091358C" w:rsidDel="00127204">
                  <w:rPr>
                    <w:rFonts w:hint="eastAsia"/>
                    <w:bCs/>
                    <w:kern w:val="0"/>
                    <w:sz w:val="20"/>
                    <w:szCs w:val="20"/>
                  </w:rPr>
                  <w:delText>포름알데히드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배출</w:delText>
                </w:r>
                <w:r w:rsidRPr="0091358C" w:rsidDel="00127204">
                  <w:rPr>
                    <w:rFonts w:hint="eastAsia"/>
                    <w:bCs/>
                    <w:kern w:val="0"/>
                    <w:sz w:val="20"/>
                    <w:szCs w:val="20"/>
                  </w:rPr>
                  <w:delText>)</w:delText>
                </w:r>
                <w:r w:rsidRPr="0091358C" w:rsidDel="00127204">
                  <w:rPr>
                    <w:rFonts w:hint="eastAsia"/>
                    <w:bCs/>
                    <w:kern w:val="0"/>
                    <w:sz w:val="20"/>
                    <w:szCs w:val="20"/>
                  </w:rPr>
                  <w:delText>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다양한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취급하고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있는데</w:delText>
                </w:r>
                <w:r w:rsidRPr="0091358C" w:rsidDel="00127204">
                  <w:rPr>
                    <w:rFonts w:hint="eastAsia"/>
                    <w:bCs/>
                    <w:kern w:val="0"/>
                    <w:sz w:val="20"/>
                    <w:szCs w:val="20"/>
                  </w:rPr>
                  <w:delText xml:space="preserve">, </w:delText>
                </w:r>
                <w:r w:rsidRPr="0091358C" w:rsidDel="00127204">
                  <w:rPr>
                    <w:rFonts w:hint="eastAsia"/>
                    <w:bCs/>
                    <w:kern w:val="0"/>
                    <w:sz w:val="20"/>
                    <w:szCs w:val="20"/>
                  </w:rPr>
                  <w:delText>이들</w:delText>
                </w:r>
                <w:r w:rsidRPr="0091358C" w:rsidDel="00127204">
                  <w:rPr>
                    <w:rFonts w:hint="eastAsia"/>
                    <w:bCs/>
                    <w:kern w:val="0"/>
                    <w:sz w:val="20"/>
                    <w:szCs w:val="20"/>
                  </w:rPr>
                  <w:delText xml:space="preserve"> </w:delText>
                </w:r>
                <w:r w:rsidRPr="0091358C" w:rsidDel="00127204">
                  <w:rPr>
                    <w:rFonts w:hint="eastAsia"/>
                    <w:bCs/>
                    <w:kern w:val="0"/>
                    <w:sz w:val="20"/>
                    <w:szCs w:val="20"/>
                  </w:rPr>
                  <w:delText>공정에서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취급하고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대한</w:delText>
                </w:r>
                <w:r w:rsidRPr="0091358C" w:rsidDel="00127204">
                  <w:rPr>
                    <w:rFonts w:hint="eastAsia"/>
                    <w:bCs/>
                    <w:kern w:val="0"/>
                    <w:sz w:val="20"/>
                    <w:szCs w:val="20"/>
                  </w:rPr>
                  <w:delText xml:space="preserve"> </w:delText>
                </w:r>
                <w:r w:rsidRPr="0091358C" w:rsidDel="00127204">
                  <w:rPr>
                    <w:bCs/>
                    <w:kern w:val="0"/>
                    <w:sz w:val="20"/>
                    <w:szCs w:val="20"/>
                  </w:rPr>
                  <w:delText>MSDS</w:delText>
                </w:r>
                <w:r w:rsidRPr="0091358C" w:rsidDel="00127204">
                  <w:rPr>
                    <w:rFonts w:hint="eastAsia"/>
                    <w:bCs/>
                    <w:kern w:val="0"/>
                    <w:sz w:val="20"/>
                    <w:szCs w:val="20"/>
                  </w:rPr>
                  <w:delText>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특정대기유해물질이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발생될</w:delText>
                </w:r>
                <w:r w:rsidRPr="0091358C" w:rsidDel="00127204">
                  <w:rPr>
                    <w:rFonts w:hint="eastAsia"/>
                    <w:bCs/>
                    <w:kern w:val="0"/>
                    <w:sz w:val="20"/>
                    <w:szCs w:val="20"/>
                  </w:rPr>
                  <w:delText xml:space="preserve"> </w:delText>
                </w:r>
                <w:r w:rsidRPr="0091358C" w:rsidDel="00127204">
                  <w:rPr>
                    <w:rFonts w:hint="eastAsia"/>
                    <w:bCs/>
                    <w:kern w:val="0"/>
                    <w:sz w:val="20"/>
                    <w:szCs w:val="20"/>
                  </w:rPr>
                  <w:delText>가능성이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없는지</w:delText>
                </w:r>
                <w:r w:rsidRPr="0091358C" w:rsidDel="00127204">
                  <w:rPr>
                    <w:rFonts w:hint="eastAsia"/>
                    <w:bCs/>
                    <w:kern w:val="0"/>
                    <w:sz w:val="20"/>
                    <w:szCs w:val="20"/>
                  </w:rPr>
                  <w:delText xml:space="preserve">, </w:delText>
                </w:r>
              </w:del>
            </w:ins>
          </w:p>
          <w:p w14:paraId="68E5F91C" w14:textId="77777777" w:rsidR="00026A7E" w:rsidRPr="0091358C" w:rsidDel="00127204" w:rsidRDefault="00026A7E" w:rsidP="0091358C">
            <w:pPr>
              <w:wordWrap/>
              <w:spacing w:line="280" w:lineRule="atLeast"/>
              <w:rPr>
                <w:ins w:id="1235" w:author="junkyo.shim" w:date="2021-08-29T18:52:00Z"/>
                <w:del w:id="1236" w:author="zshkim7 (Sung-Ho Kim)" w:date="2021-08-30T10:58:00Z"/>
                <w:bCs/>
                <w:kern w:val="0"/>
                <w:sz w:val="20"/>
                <w:szCs w:val="20"/>
              </w:rPr>
            </w:pPr>
            <w:ins w:id="1237" w:author="junkyo.shim" w:date="2021-08-29T18:52:00Z">
              <w:del w:id="1238" w:author="zshkim7 (Sung-Ho Kim)" w:date="2021-08-30T10:58:00Z">
                <w:r w:rsidRPr="0091358C" w:rsidDel="00127204">
                  <w:rPr>
                    <w:rFonts w:hint="eastAsia"/>
                    <w:bCs/>
                    <w:kern w:val="0"/>
                    <w:sz w:val="20"/>
                    <w:szCs w:val="20"/>
                  </w:rPr>
                  <w:delText>(</w:delText>
                </w:r>
                <w:r w:rsidRPr="0091358C" w:rsidDel="00127204">
                  <w:rPr>
                    <w:rFonts w:hint="eastAsia"/>
                    <w:bCs/>
                    <w:kern w:val="0"/>
                    <w:sz w:val="20"/>
                    <w:szCs w:val="20"/>
                  </w:rPr>
                  <w:delText>공통</w:delText>
                </w:r>
                <w:r w:rsidRPr="0091358C" w:rsidDel="00127204">
                  <w:rPr>
                    <w:rFonts w:hint="eastAsia"/>
                    <w:bCs/>
                    <w:kern w:val="0"/>
                    <w:sz w:val="20"/>
                    <w:szCs w:val="20"/>
                  </w:rPr>
                  <w:delText>)</w:delText>
                </w:r>
              </w:del>
            </w:ins>
          </w:p>
          <w:p w14:paraId="59929338" w14:textId="77777777" w:rsidR="00026A7E" w:rsidRPr="0091358C" w:rsidRDefault="00026A7E" w:rsidP="0091358C">
            <w:pPr>
              <w:wordWrap/>
              <w:spacing w:line="280" w:lineRule="atLeast"/>
              <w:rPr>
                <w:ins w:id="1239" w:author="junkyo.shim" w:date="2021-08-29T18:52:00Z"/>
                <w:bCs/>
                <w:kern w:val="0"/>
                <w:sz w:val="20"/>
                <w:szCs w:val="20"/>
              </w:rPr>
            </w:pPr>
            <w:ins w:id="1240" w:author="junkyo.shim" w:date="2021-08-29T18:52:00Z">
              <w:del w:id="1241" w:author="zshkim7 (Sung-Ho Kim)" w:date="2021-08-30T10:58:00Z">
                <w:r w:rsidRPr="0091358C" w:rsidDel="00127204">
                  <w:rPr>
                    <w:rFonts w:hint="eastAsia"/>
                    <w:bCs/>
                    <w:kern w:val="0"/>
                    <w:sz w:val="20"/>
                    <w:szCs w:val="20"/>
                  </w:rPr>
                  <w:delText>악취방지시설</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설치신고증상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악취배출시설</w:delText>
                </w:r>
                <w:r w:rsidRPr="0091358C" w:rsidDel="00127204">
                  <w:rPr>
                    <w:rFonts w:hint="eastAsia"/>
                    <w:bCs/>
                    <w:kern w:val="0"/>
                    <w:sz w:val="20"/>
                    <w:szCs w:val="20"/>
                  </w:rPr>
                  <w:delText>(</w:delText>
                </w:r>
                <w:r w:rsidRPr="0091358C" w:rsidDel="00127204">
                  <w:rPr>
                    <w:rFonts w:hint="eastAsia"/>
                    <w:bCs/>
                    <w:kern w:val="0"/>
                    <w:sz w:val="20"/>
                    <w:szCs w:val="20"/>
                  </w:rPr>
                  <w:delText>목재가공연마시설</w:delText>
                </w:r>
                <w:r w:rsidRPr="0091358C" w:rsidDel="00127204">
                  <w:rPr>
                    <w:rFonts w:hint="eastAsia"/>
                    <w:bCs/>
                    <w:kern w:val="0"/>
                    <w:sz w:val="20"/>
                    <w:szCs w:val="20"/>
                  </w:rPr>
                  <w:delText>)</w:delText>
                </w:r>
                <w:r w:rsidRPr="0091358C" w:rsidDel="00127204">
                  <w:rPr>
                    <w:rFonts w:hint="eastAsia"/>
                    <w:bCs/>
                    <w:kern w:val="0"/>
                    <w:sz w:val="20"/>
                    <w:szCs w:val="20"/>
                  </w:rPr>
                  <w:delText>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흡착시설이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기재되어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실제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있다고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답변주신바</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제</w:delText>
                </w:r>
                <w:r w:rsidRPr="0091358C" w:rsidDel="00127204">
                  <w:rPr>
                    <w:rFonts w:hint="eastAsia"/>
                    <w:bCs/>
                    <w:kern w:val="0"/>
                    <w:sz w:val="20"/>
                    <w:szCs w:val="20"/>
                  </w:rPr>
                  <w:delText>3</w:delText>
                </w:r>
                <w:r w:rsidRPr="0091358C" w:rsidDel="00127204">
                  <w:rPr>
                    <w:rFonts w:hint="eastAsia"/>
                    <w:bCs/>
                    <w:kern w:val="0"/>
                    <w:sz w:val="20"/>
                    <w:szCs w:val="20"/>
                  </w:rPr>
                  <w:delText>공장</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제</w:delText>
                </w:r>
                <w:r w:rsidRPr="0091358C" w:rsidDel="00127204">
                  <w:rPr>
                    <w:rFonts w:hint="eastAsia"/>
                    <w:bCs/>
                    <w:kern w:val="0"/>
                    <w:sz w:val="20"/>
                    <w:szCs w:val="20"/>
                  </w:rPr>
                  <w:delText>4</w:delText>
                </w:r>
                <w:r w:rsidRPr="0091358C" w:rsidDel="00127204">
                  <w:rPr>
                    <w:rFonts w:hint="eastAsia"/>
                    <w:bCs/>
                    <w:kern w:val="0"/>
                    <w:sz w:val="20"/>
                    <w:szCs w:val="20"/>
                  </w:rPr>
                  <w:delText>공장</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rFonts w:hint="eastAsia"/>
                    <w:bCs/>
                    <w:kern w:val="0"/>
                    <w:sz w:val="20"/>
                    <w:szCs w:val="20"/>
                  </w:rPr>
                  <w:lastRenderedPageBreak/>
                  <w:delText>설치인허가증에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흡착시설</w:delText>
                </w:r>
                <w:r w:rsidRPr="0091358C" w:rsidDel="00127204">
                  <w:rPr>
                    <w:rFonts w:hint="eastAsia"/>
                    <w:bCs/>
                    <w:kern w:val="0"/>
                    <w:sz w:val="20"/>
                    <w:szCs w:val="20"/>
                  </w:rPr>
                  <w:delText>(</w:delText>
                </w:r>
                <w:r w:rsidRPr="0091358C" w:rsidDel="00127204">
                  <w:rPr>
                    <w:rFonts w:hint="eastAsia"/>
                    <w:bCs/>
                    <w:kern w:val="0"/>
                    <w:sz w:val="20"/>
                    <w:szCs w:val="20"/>
                  </w:rPr>
                  <w:delText>대기방지시설에도</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해당</w:delText>
                </w:r>
                <w:r w:rsidRPr="0091358C" w:rsidDel="00127204">
                  <w:rPr>
                    <w:rFonts w:hint="eastAsia"/>
                    <w:bCs/>
                    <w:kern w:val="0"/>
                    <w:sz w:val="20"/>
                    <w:szCs w:val="20"/>
                  </w:rPr>
                  <w:delText>)</w:delText>
                </w:r>
                <w:r w:rsidRPr="0091358C" w:rsidDel="00127204">
                  <w:rPr>
                    <w:rFonts w:hint="eastAsia"/>
                    <w:bCs/>
                    <w:kern w:val="0"/>
                    <w:sz w:val="20"/>
                    <w:szCs w:val="20"/>
                  </w:rPr>
                  <w:delText>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기재되어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않은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사유</w:delText>
                </w:r>
                <w:r w:rsidRPr="0091358C" w:rsidDel="00127204">
                  <w:rPr>
                    <w:rFonts w:hint="eastAsia"/>
                    <w:bCs/>
                    <w:kern w:val="0"/>
                    <w:sz w:val="20"/>
                    <w:szCs w:val="20"/>
                  </w:rPr>
                  <w:delText>(</w:delText>
                </w:r>
                <w:r w:rsidRPr="0091358C" w:rsidDel="00127204">
                  <w:rPr>
                    <w:rFonts w:hint="eastAsia"/>
                    <w:bCs/>
                    <w:kern w:val="0"/>
                    <w:sz w:val="20"/>
                    <w:szCs w:val="20"/>
                  </w:rPr>
                  <w:delText>현재</w:delText>
                </w:r>
                <w:r w:rsidRPr="0091358C" w:rsidDel="00127204">
                  <w:rPr>
                    <w:rFonts w:hint="eastAsia"/>
                    <w:bCs/>
                    <w:kern w:val="0"/>
                    <w:sz w:val="20"/>
                    <w:szCs w:val="20"/>
                  </w:rPr>
                  <w:delText xml:space="preserve"> </w:delText>
                </w:r>
                <w:r w:rsidRPr="0091358C" w:rsidDel="00127204">
                  <w:rPr>
                    <w:rFonts w:hint="eastAsia"/>
                    <w:bCs/>
                    <w:kern w:val="0"/>
                    <w:sz w:val="20"/>
                    <w:szCs w:val="20"/>
                  </w:rPr>
                  <w:delText>여과시설만</w:delText>
                </w:r>
                <w:r w:rsidRPr="0091358C" w:rsidDel="00127204">
                  <w:rPr>
                    <w:rFonts w:hint="eastAsia"/>
                    <w:bCs/>
                    <w:kern w:val="0"/>
                    <w:sz w:val="20"/>
                    <w:szCs w:val="20"/>
                  </w:rPr>
                  <w:delText xml:space="preserve"> </w:delText>
                </w:r>
                <w:r w:rsidRPr="0091358C" w:rsidDel="00127204">
                  <w:rPr>
                    <w:rFonts w:hint="eastAsia"/>
                    <w:bCs/>
                    <w:kern w:val="0"/>
                    <w:sz w:val="20"/>
                    <w:szCs w:val="20"/>
                  </w:rPr>
                  <w:delText>기재되어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있음</w:delText>
                </w:r>
                <w:r w:rsidRPr="0091358C" w:rsidDel="00127204">
                  <w:rPr>
                    <w:rFonts w:hint="eastAsia"/>
                    <w:bCs/>
                    <w:kern w:val="0"/>
                    <w:sz w:val="20"/>
                    <w:szCs w:val="20"/>
                  </w:rPr>
                  <w:delText>)</w:delText>
                </w:r>
                <w:r w:rsidRPr="0091358C" w:rsidDel="00127204">
                  <w:rPr>
                    <w:bCs/>
                    <w:kern w:val="0"/>
                    <w:sz w:val="20"/>
                    <w:szCs w:val="20"/>
                  </w:rPr>
                  <w:delText xml:space="preserve"> </w:delText>
                </w:r>
              </w:del>
            </w:ins>
          </w:p>
        </w:tc>
        <w:tc>
          <w:tcPr>
            <w:tcW w:w="11907" w:type="dxa"/>
          </w:tcPr>
          <w:p w14:paraId="6726A255" w14:textId="77777777" w:rsidR="00026A7E" w:rsidRPr="0091358C" w:rsidDel="00127204" w:rsidRDefault="00026A7E" w:rsidP="0091358C">
            <w:pPr>
              <w:wordWrap/>
              <w:spacing w:line="280" w:lineRule="atLeast"/>
              <w:rPr>
                <w:ins w:id="1242" w:author="junkyo.shim" w:date="2021-08-29T18:52:00Z"/>
                <w:del w:id="1243" w:author="zshkim7 (Sung-Ho Kim)" w:date="2021-08-30T10:58:00Z"/>
                <w:bCs/>
                <w:kern w:val="0"/>
                <w:sz w:val="20"/>
                <w:szCs w:val="20"/>
              </w:rPr>
            </w:pPr>
            <w:ins w:id="1244" w:author="junkyo.shim" w:date="2021-08-29T18:52:00Z">
              <w:del w:id="1245" w:author="zshkim7 (Sung-Ho Kim)" w:date="2021-08-30T10:58:00Z">
                <w:r w:rsidRPr="0091358C" w:rsidDel="00127204">
                  <w:rPr>
                    <w:rFonts w:hint="eastAsia"/>
                    <w:bCs/>
                    <w:kern w:val="0"/>
                    <w:sz w:val="20"/>
                    <w:szCs w:val="20"/>
                  </w:rPr>
                  <w:lastRenderedPageBreak/>
                  <w:delText>허가</w:delText>
                </w:r>
                <w:r w:rsidRPr="0091358C" w:rsidDel="00127204">
                  <w:rPr>
                    <w:rFonts w:hint="eastAsia"/>
                    <w:bCs/>
                    <w:kern w:val="0"/>
                    <w:sz w:val="20"/>
                    <w:szCs w:val="20"/>
                  </w:rPr>
                  <w:delText>/</w:delText>
                </w:r>
                <w:r w:rsidRPr="0091358C" w:rsidDel="00127204">
                  <w:rPr>
                    <w:rFonts w:hint="eastAsia"/>
                    <w:bCs/>
                    <w:kern w:val="0"/>
                    <w:sz w:val="20"/>
                    <w:szCs w:val="20"/>
                  </w:rPr>
                  <w:delText>신고되지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않은</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대기오염물질이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배출되고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필요함</w:delText>
                </w:r>
                <w:r w:rsidRPr="0091358C" w:rsidDel="00127204">
                  <w:rPr>
                    <w:rFonts w:hint="eastAsia"/>
                    <w:bCs/>
                    <w:kern w:val="0"/>
                    <w:sz w:val="20"/>
                    <w:szCs w:val="20"/>
                  </w:rPr>
                  <w:delText>(</w:delText>
                </w:r>
                <w:r w:rsidRPr="0091358C" w:rsidDel="00127204">
                  <w:rPr>
                    <w:rFonts w:hint="eastAsia"/>
                    <w:bCs/>
                    <w:kern w:val="0"/>
                    <w:sz w:val="20"/>
                    <w:szCs w:val="20"/>
                  </w:rPr>
                  <w:delText>대기환경보전법</w:delText>
                </w:r>
                <w:r w:rsidRPr="0091358C" w:rsidDel="00127204">
                  <w:rPr>
                    <w:rFonts w:hint="eastAsia"/>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23</w:delText>
                </w:r>
                <w:r w:rsidRPr="0091358C" w:rsidDel="00127204">
                  <w:rPr>
                    <w:bCs/>
                    <w:kern w:val="0"/>
                    <w:sz w:val="20"/>
                    <w:szCs w:val="20"/>
                  </w:rPr>
                  <w:delText>조</w:delText>
                </w:r>
                <w:r w:rsidRPr="0091358C" w:rsidDel="00127204">
                  <w:rPr>
                    <w:bCs/>
                    <w:kern w:val="0"/>
                    <w:sz w:val="20"/>
                    <w:szCs w:val="20"/>
                  </w:rPr>
                  <w:fldChar w:fldCharType="end"/>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2</w:delText>
                </w:r>
                <w:r w:rsidRPr="0091358C" w:rsidDel="00127204">
                  <w:rPr>
                    <w:bCs/>
                    <w:kern w:val="0"/>
                    <w:sz w:val="20"/>
                    <w:szCs w:val="20"/>
                  </w:rPr>
                  <w:delText>항</w:delText>
                </w:r>
                <w:r w:rsidRPr="0091358C" w:rsidDel="00127204">
                  <w:rPr>
                    <w:bCs/>
                    <w:kern w:val="0"/>
                    <w:sz w:val="20"/>
                    <w:szCs w:val="20"/>
                  </w:rPr>
                  <w:fldChar w:fldCharType="end"/>
                </w:r>
                <w:r w:rsidRPr="0091358C" w:rsidDel="00127204">
                  <w:rPr>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제</w:delText>
                </w:r>
                <w:r w:rsidRPr="0091358C" w:rsidDel="00127204">
                  <w:rPr>
                    <w:bCs/>
                    <w:kern w:val="0"/>
                    <w:sz w:val="20"/>
                    <w:szCs w:val="20"/>
                  </w:rPr>
                  <w:delText>3</w:delText>
                </w:r>
                <w:r w:rsidRPr="0091358C" w:rsidDel="00127204">
                  <w:rPr>
                    <w:bCs/>
                    <w:kern w:val="0"/>
                    <w:sz w:val="20"/>
                    <w:szCs w:val="20"/>
                  </w:rPr>
                  <w:delText>항</w:delText>
                </w:r>
                <w:r w:rsidRPr="0091358C" w:rsidDel="00127204">
                  <w:rPr>
                    <w:rFonts w:hint="eastAsia"/>
                    <w:bCs/>
                    <w:kern w:val="0"/>
                    <w:sz w:val="20"/>
                    <w:szCs w:val="20"/>
                  </w:rPr>
                  <w:delText>)</w:delText>
                </w:r>
                <w:r w:rsidRPr="0091358C" w:rsidDel="00127204">
                  <w:rPr>
                    <w:bCs/>
                    <w:kern w:val="0"/>
                    <w:sz w:val="20"/>
                    <w:szCs w:val="20"/>
                  </w:rPr>
                  <w:delText>.</w:delText>
                </w:r>
              </w:del>
            </w:ins>
          </w:p>
          <w:p w14:paraId="502E92A9" w14:textId="77777777" w:rsidR="00026A7E" w:rsidRPr="0091358C" w:rsidRDefault="00026A7E" w:rsidP="0091358C">
            <w:pPr>
              <w:wordWrap/>
              <w:spacing w:line="280" w:lineRule="atLeast"/>
              <w:jc w:val="left"/>
              <w:rPr>
                <w:ins w:id="1246" w:author="junkyo.shim" w:date="2021-08-29T18:52:00Z"/>
                <w:bCs/>
                <w:kern w:val="0"/>
                <w:sz w:val="20"/>
                <w:szCs w:val="20"/>
              </w:rPr>
            </w:pPr>
            <w:ins w:id="1247" w:author="junkyo.shim" w:date="2021-08-29T18:52:00Z">
              <w:del w:id="1248" w:author="zshkim7 (Sung-Ho Kim)" w:date="2021-08-30T10:58:00Z">
                <w:r w:rsidRPr="0091358C" w:rsidDel="00127204">
                  <w:rPr>
                    <w:rFonts w:hint="eastAsia"/>
                    <w:bCs/>
                    <w:kern w:val="0"/>
                    <w:sz w:val="20"/>
                    <w:szCs w:val="20"/>
                  </w:rPr>
                  <w:delText>대기배출시설</w:delText>
                </w:r>
                <w:r w:rsidRPr="0091358C" w:rsidDel="00127204">
                  <w:rPr>
                    <w:rFonts w:hint="eastAsia"/>
                    <w:bCs/>
                    <w:kern w:val="0"/>
                    <w:sz w:val="20"/>
                    <w:szCs w:val="20"/>
                  </w:rPr>
                  <w:delText xml:space="preserve"> </w:delText>
                </w:r>
                <w:r w:rsidRPr="0091358C" w:rsidDel="00127204">
                  <w:rPr>
                    <w:bCs/>
                    <w:kern w:val="0"/>
                    <w:sz w:val="20"/>
                    <w:szCs w:val="20"/>
                  </w:rPr>
                  <w:delText>변경신고를</w:delText>
                </w:r>
                <w:r w:rsidRPr="0091358C" w:rsidDel="00127204">
                  <w:rPr>
                    <w:bCs/>
                    <w:kern w:val="0"/>
                    <w:sz w:val="20"/>
                    <w:szCs w:val="20"/>
                  </w:rPr>
                  <w:delText xml:space="preserve"> </w:delText>
                </w:r>
                <w:r w:rsidRPr="0091358C" w:rsidDel="00127204">
                  <w:rPr>
                    <w:bCs/>
                    <w:kern w:val="0"/>
                    <w:sz w:val="20"/>
                    <w:szCs w:val="20"/>
                  </w:rPr>
                  <w:delText>하지</w:delText>
                </w:r>
                <w:r w:rsidRPr="0091358C" w:rsidDel="00127204">
                  <w:rPr>
                    <w:bCs/>
                    <w:kern w:val="0"/>
                    <w:sz w:val="20"/>
                    <w:szCs w:val="20"/>
                  </w:rPr>
                  <w:delText xml:space="preserve"> </w:delText>
                </w:r>
                <w:r w:rsidRPr="0091358C" w:rsidDel="00127204">
                  <w:rPr>
                    <w:bCs/>
                    <w:kern w:val="0"/>
                    <w:sz w:val="20"/>
                    <w:szCs w:val="20"/>
                  </w:rPr>
                  <w:delText>아니한</w:delText>
                </w:r>
                <w:r w:rsidRPr="0091358C" w:rsidDel="00127204">
                  <w:rPr>
                    <w:bCs/>
                    <w:kern w:val="0"/>
                    <w:sz w:val="20"/>
                    <w:szCs w:val="20"/>
                  </w:rPr>
                  <w:delText xml:space="preserve"> </w:delText>
                </w:r>
                <w:r w:rsidRPr="0091358C" w:rsidDel="00127204">
                  <w:rPr>
                    <w:rFonts w:hint="eastAsia"/>
                    <w:bCs/>
                    <w:kern w:val="0"/>
                    <w:sz w:val="20"/>
                    <w:szCs w:val="20"/>
                  </w:rPr>
                  <w:delText>경우</w:delText>
                </w:r>
                <w:r w:rsidRPr="0091358C" w:rsidDel="00127204">
                  <w:rPr>
                    <w:rFonts w:hint="eastAsia"/>
                    <w:bCs/>
                    <w:kern w:val="0"/>
                    <w:sz w:val="20"/>
                    <w:szCs w:val="20"/>
                  </w:rPr>
                  <w:delText>,</w:delText>
                </w:r>
                <w:r w:rsidRPr="0091358C" w:rsidDel="00127204">
                  <w:rPr>
                    <w:bCs/>
                    <w:kern w:val="0"/>
                    <w:sz w:val="20"/>
                    <w:szCs w:val="20"/>
                  </w:rPr>
                  <w:delText xml:space="preserve"> (1) 100</w:delText>
                </w:r>
                <w:r w:rsidRPr="0091358C" w:rsidDel="00127204">
                  <w:rPr>
                    <w:bCs/>
                    <w:kern w:val="0"/>
                    <w:sz w:val="20"/>
                    <w:szCs w:val="20"/>
                  </w:rPr>
                  <w:delText>만원</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과태료</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(2) 1</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경고</w:delText>
                </w:r>
                <w:r w:rsidRPr="0091358C" w:rsidDel="00127204">
                  <w:rPr>
                    <w:rFonts w:hint="eastAsia"/>
                    <w:bCs/>
                    <w:kern w:val="0"/>
                    <w:sz w:val="20"/>
                    <w:szCs w:val="20"/>
                  </w:rPr>
                  <w:delText>, 2</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경고</w:delText>
                </w:r>
                <w:r w:rsidRPr="0091358C" w:rsidDel="00127204">
                  <w:rPr>
                    <w:rFonts w:hint="eastAsia"/>
                    <w:bCs/>
                    <w:kern w:val="0"/>
                    <w:sz w:val="20"/>
                    <w:szCs w:val="20"/>
                  </w:rPr>
                  <w:delText>, 3</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조업정지</w:delText>
                </w:r>
                <w:r w:rsidRPr="0091358C" w:rsidDel="00127204">
                  <w:rPr>
                    <w:rFonts w:hint="eastAsia"/>
                    <w:bCs/>
                    <w:kern w:val="0"/>
                    <w:sz w:val="20"/>
                    <w:szCs w:val="20"/>
                  </w:rPr>
                  <w:delText xml:space="preserve"> </w:delText>
                </w:r>
                <w:r w:rsidRPr="0091358C" w:rsidDel="00127204">
                  <w:rPr>
                    <w:bCs/>
                    <w:kern w:val="0"/>
                    <w:sz w:val="20"/>
                    <w:szCs w:val="20"/>
                  </w:rPr>
                  <w:delText>5</w:delText>
                </w:r>
                <w:r w:rsidRPr="0091358C" w:rsidDel="00127204">
                  <w:rPr>
                    <w:bCs/>
                    <w:kern w:val="0"/>
                    <w:sz w:val="20"/>
                    <w:szCs w:val="20"/>
                  </w:rPr>
                  <w:delText>일</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4</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조업정지</w:delText>
                </w:r>
                <w:r w:rsidRPr="0091358C" w:rsidDel="00127204">
                  <w:rPr>
                    <w:bCs/>
                    <w:kern w:val="0"/>
                    <w:sz w:val="20"/>
                    <w:szCs w:val="20"/>
                  </w:rPr>
                  <w:delText>10</w:delText>
                </w:r>
                <w:r w:rsidRPr="0091358C" w:rsidDel="00127204">
                  <w:rPr>
                    <w:bCs/>
                    <w:kern w:val="0"/>
                    <w:sz w:val="20"/>
                    <w:szCs w:val="20"/>
                  </w:rPr>
                  <w:delText>일</w:delText>
                </w:r>
              </w:del>
            </w:ins>
          </w:p>
        </w:tc>
      </w:tr>
      <w:tr w:rsidR="00026A7E" w:rsidRPr="0059753F" w14:paraId="3741902F" w14:textId="77777777" w:rsidTr="009A1E52">
        <w:trPr>
          <w:ins w:id="1249" w:author="junkyo.shim" w:date="2021-08-29T18:52:00Z"/>
        </w:trPr>
        <w:tc>
          <w:tcPr>
            <w:tcW w:w="1985" w:type="dxa"/>
            <w:shd w:val="clear" w:color="auto" w:fill="F2F2F2"/>
          </w:tcPr>
          <w:p w14:paraId="676445D0" w14:textId="77777777" w:rsidR="00026A7E" w:rsidRPr="0091358C" w:rsidDel="00127204" w:rsidRDefault="00026A7E" w:rsidP="0091358C">
            <w:pPr>
              <w:wordWrap/>
              <w:spacing w:line="280" w:lineRule="atLeast"/>
              <w:rPr>
                <w:ins w:id="1250" w:author="junkyo.shim" w:date="2021-08-29T18:52:00Z"/>
                <w:del w:id="1251" w:author="zshkim7 (Sung-Ho Kim)" w:date="2021-08-30T10:58:00Z"/>
                <w:bCs/>
                <w:kern w:val="0"/>
                <w:sz w:val="20"/>
                <w:szCs w:val="20"/>
              </w:rPr>
            </w:pPr>
            <w:ins w:id="1252" w:author="junkyo.shim" w:date="2021-08-29T18:52:00Z">
              <w:del w:id="1253" w:author="zshkim7 (Sung-Ho Kim)" w:date="2021-08-30T10:58:00Z">
                <w:r w:rsidRPr="0091358C" w:rsidDel="00127204">
                  <w:rPr>
                    <w:rFonts w:hint="eastAsia"/>
                    <w:bCs/>
                    <w:kern w:val="0"/>
                    <w:sz w:val="20"/>
                    <w:szCs w:val="20"/>
                  </w:rPr>
                  <w:lastRenderedPageBreak/>
                  <w:delText>(</w:delText>
                </w:r>
                <w:r w:rsidRPr="0091358C" w:rsidDel="00127204">
                  <w:rPr>
                    <w:rFonts w:hint="eastAsia"/>
                    <w:bCs/>
                    <w:kern w:val="0"/>
                    <w:sz w:val="20"/>
                    <w:szCs w:val="20"/>
                  </w:rPr>
                  <w:delText>공통</w:delText>
                </w:r>
                <w:r w:rsidRPr="0091358C" w:rsidDel="00127204">
                  <w:rPr>
                    <w:rFonts w:hint="eastAsia"/>
                    <w:bCs/>
                    <w:kern w:val="0"/>
                    <w:sz w:val="20"/>
                    <w:szCs w:val="20"/>
                  </w:rPr>
                  <w:delText>)</w:delText>
                </w:r>
              </w:del>
            </w:ins>
          </w:p>
          <w:p w14:paraId="0CD71B0D" w14:textId="77777777" w:rsidR="00026A7E" w:rsidRPr="0091358C" w:rsidRDefault="00026A7E" w:rsidP="0091358C">
            <w:pPr>
              <w:wordWrap/>
              <w:spacing w:line="280" w:lineRule="atLeast"/>
              <w:rPr>
                <w:ins w:id="1254" w:author="junkyo.shim" w:date="2021-08-29T18:52:00Z"/>
                <w:bCs/>
                <w:kern w:val="0"/>
                <w:sz w:val="20"/>
                <w:szCs w:val="20"/>
              </w:rPr>
            </w:pPr>
            <w:ins w:id="1255" w:author="junkyo.shim" w:date="2021-08-29T18:52:00Z">
              <w:del w:id="1256" w:author="zshkim7 (Sung-Ho Kim)" w:date="2021-08-30T10:58:00Z">
                <w:r w:rsidRPr="0091358C" w:rsidDel="00127204">
                  <w:rPr>
                    <w:rFonts w:hint="eastAsia"/>
                    <w:bCs/>
                    <w:kern w:val="0"/>
                    <w:sz w:val="20"/>
                    <w:szCs w:val="20"/>
                  </w:rPr>
                  <w:delText>공장내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용수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사용처</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사용처별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사용용도</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사용량</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사용된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용수에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수질오염물질</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함유여부</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사용된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용수</w:delText>
                </w:r>
                <w:r w:rsidRPr="0091358C" w:rsidDel="00127204">
                  <w:rPr>
                    <w:bCs/>
                    <w:kern w:val="0"/>
                    <w:sz w:val="20"/>
                    <w:szCs w:val="20"/>
                  </w:rPr>
                  <w:delText xml:space="preserve"> </w:delText>
                </w:r>
                <w:r w:rsidRPr="0091358C" w:rsidDel="00127204">
                  <w:rPr>
                    <w:rFonts w:hint="eastAsia"/>
                    <w:bCs/>
                    <w:kern w:val="0"/>
                    <w:sz w:val="20"/>
                    <w:szCs w:val="20"/>
                  </w:rPr>
                  <w:delText>처리방법</w:delText>
                </w:r>
                <w:r w:rsidRPr="0091358C" w:rsidDel="00127204">
                  <w:rPr>
                    <w:rFonts w:hint="eastAsia"/>
                    <w:bCs/>
                    <w:kern w:val="0"/>
                    <w:sz w:val="20"/>
                    <w:szCs w:val="20"/>
                  </w:rPr>
                  <w:delText>(</w:delText>
                </w:r>
                <w:r w:rsidRPr="0091358C" w:rsidDel="00127204">
                  <w:rPr>
                    <w:rFonts w:hint="eastAsia"/>
                    <w:bCs/>
                    <w:kern w:val="0"/>
                    <w:sz w:val="20"/>
                    <w:szCs w:val="20"/>
                  </w:rPr>
                  <w:delText>위탁처리</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공공하수종말처리장으로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배출</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기타</w:delText>
                </w:r>
                <w:r w:rsidRPr="0091358C" w:rsidDel="00127204">
                  <w:rPr>
                    <w:rFonts w:hint="eastAsia"/>
                    <w:bCs/>
                    <w:kern w:val="0"/>
                    <w:sz w:val="20"/>
                    <w:szCs w:val="20"/>
                  </w:rPr>
                  <w:delText>)</w:delText>
                </w:r>
              </w:del>
            </w:ins>
          </w:p>
        </w:tc>
        <w:tc>
          <w:tcPr>
            <w:tcW w:w="11907" w:type="dxa"/>
          </w:tcPr>
          <w:p w14:paraId="33357713" w14:textId="77777777" w:rsidR="00026A7E" w:rsidRPr="0091358C" w:rsidDel="00127204" w:rsidRDefault="00026A7E" w:rsidP="002F270B">
            <w:pPr>
              <w:numPr>
                <w:ilvl w:val="0"/>
                <w:numId w:val="126"/>
              </w:numPr>
              <w:wordWrap/>
              <w:spacing w:line="280" w:lineRule="atLeast"/>
              <w:rPr>
                <w:ins w:id="1257" w:author="junkyo.shim" w:date="2021-08-29T18:52:00Z"/>
                <w:del w:id="1258" w:author="zshkim7 (Sung-Ho Kim)" w:date="2021-08-30T10:58:00Z"/>
                <w:bCs/>
                <w:kern w:val="0"/>
                <w:sz w:val="20"/>
                <w:szCs w:val="20"/>
              </w:rPr>
            </w:pPr>
            <w:ins w:id="1259" w:author="junkyo.shim" w:date="2021-08-29T18:52:00Z">
              <w:del w:id="1260" w:author="zshkim7 (Sung-Ho Kim)" w:date="2021-08-30T10:58:00Z">
                <w:r w:rsidRPr="0091358C" w:rsidDel="00127204">
                  <w:rPr>
                    <w:rFonts w:hint="eastAsia"/>
                    <w:bCs/>
                    <w:kern w:val="0"/>
                    <w:sz w:val="20"/>
                    <w:szCs w:val="20"/>
                  </w:rPr>
                  <w:delText>설치허가</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받지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않은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폐수배출시설이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운영되고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필요함</w:delText>
                </w:r>
                <w:r w:rsidRPr="0091358C" w:rsidDel="00127204">
                  <w:rPr>
                    <w:rFonts w:hint="eastAsia"/>
                    <w:bCs/>
                    <w:kern w:val="0"/>
                    <w:sz w:val="20"/>
                    <w:szCs w:val="20"/>
                  </w:rPr>
                  <w:delText>(</w:delText>
                </w:r>
                <w:r w:rsidRPr="0091358C" w:rsidDel="00127204">
                  <w:rPr>
                    <w:rFonts w:hint="eastAsia"/>
                    <w:bCs/>
                    <w:kern w:val="0"/>
                    <w:sz w:val="20"/>
                    <w:szCs w:val="20"/>
                  </w:rPr>
                  <w:delText>물환경보전법</w:delText>
                </w:r>
                <w:r w:rsidRPr="0091358C" w:rsidDel="00127204">
                  <w:rPr>
                    <w:rFonts w:hint="eastAsia"/>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33</w:delText>
                </w:r>
                <w:r w:rsidRPr="0091358C" w:rsidDel="00127204">
                  <w:rPr>
                    <w:bCs/>
                    <w:kern w:val="0"/>
                    <w:sz w:val="20"/>
                    <w:szCs w:val="20"/>
                  </w:rPr>
                  <w:delText>조</w:delText>
                </w:r>
                <w:r w:rsidRPr="0091358C" w:rsidDel="00127204">
                  <w:rPr>
                    <w:bCs/>
                    <w:kern w:val="0"/>
                    <w:sz w:val="20"/>
                    <w:szCs w:val="20"/>
                  </w:rPr>
                  <w:fldChar w:fldCharType="end"/>
                </w:r>
                <w:r w:rsidRPr="0091358C" w:rsidDel="00127204">
                  <w:rPr>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1</w:delText>
                </w:r>
                <w:r w:rsidRPr="0091358C" w:rsidDel="00127204">
                  <w:rPr>
                    <w:bCs/>
                    <w:kern w:val="0"/>
                    <w:sz w:val="20"/>
                    <w:szCs w:val="20"/>
                  </w:rPr>
                  <w:delText>항</w:delText>
                </w:r>
                <w:r w:rsidRPr="0091358C" w:rsidDel="00127204">
                  <w:rPr>
                    <w:bCs/>
                    <w:kern w:val="0"/>
                    <w:sz w:val="20"/>
                    <w:szCs w:val="20"/>
                  </w:rPr>
                  <w:fldChar w:fldCharType="end"/>
                </w:r>
                <w:r w:rsidRPr="0091358C" w:rsidDel="00127204">
                  <w:rPr>
                    <w:bCs/>
                    <w:kern w:val="0"/>
                    <w:sz w:val="20"/>
                    <w:szCs w:val="20"/>
                  </w:rPr>
                  <w:delText>).</w:delText>
                </w:r>
              </w:del>
            </w:ins>
          </w:p>
          <w:p w14:paraId="2525D3F8" w14:textId="77777777" w:rsidR="00026A7E" w:rsidRPr="0091358C" w:rsidRDefault="00026A7E" w:rsidP="002F270B">
            <w:pPr>
              <w:pStyle w:val="a5"/>
              <w:numPr>
                <w:ilvl w:val="3"/>
                <w:numId w:val="126"/>
              </w:numPr>
              <w:wordWrap/>
              <w:spacing w:line="280" w:lineRule="atLeast"/>
              <w:ind w:leftChars="0" w:left="179" w:hanging="179"/>
              <w:jc w:val="left"/>
              <w:rPr>
                <w:ins w:id="1261" w:author="junkyo.shim" w:date="2021-08-29T18:52:00Z"/>
                <w:bCs/>
                <w:kern w:val="0"/>
                <w:sz w:val="20"/>
                <w:szCs w:val="20"/>
              </w:rPr>
            </w:pPr>
            <w:ins w:id="1262" w:author="junkyo.shim" w:date="2021-08-29T18:52:00Z">
              <w:del w:id="1263" w:author="zshkim7 (Sung-Ho Kim)" w:date="2021-08-30T10:58:00Z">
                <w:r w:rsidRPr="0091358C" w:rsidDel="00127204">
                  <w:rPr>
                    <w:rFonts w:hint="eastAsia"/>
                    <w:bCs/>
                    <w:kern w:val="0"/>
                    <w:sz w:val="20"/>
                    <w:szCs w:val="20"/>
                  </w:rPr>
                  <w:delText>설치</w:delText>
                </w:r>
                <w:r w:rsidRPr="0091358C" w:rsidDel="00127204">
                  <w:rPr>
                    <w:bCs/>
                    <w:kern w:val="0"/>
                    <w:sz w:val="20"/>
                    <w:szCs w:val="20"/>
                  </w:rPr>
                  <w:delText>허가를</w:delText>
                </w:r>
                <w:r w:rsidRPr="0091358C" w:rsidDel="00127204">
                  <w:rPr>
                    <w:bCs/>
                    <w:kern w:val="0"/>
                    <w:sz w:val="20"/>
                    <w:szCs w:val="20"/>
                  </w:rPr>
                  <w:delText xml:space="preserve"> </w:delText>
                </w:r>
                <w:r w:rsidRPr="0091358C" w:rsidDel="00127204">
                  <w:rPr>
                    <w:bCs/>
                    <w:kern w:val="0"/>
                    <w:sz w:val="20"/>
                    <w:szCs w:val="20"/>
                  </w:rPr>
                  <w:delText>받지</w:delText>
                </w:r>
                <w:r w:rsidRPr="0091358C" w:rsidDel="00127204">
                  <w:rPr>
                    <w:bCs/>
                    <w:kern w:val="0"/>
                    <w:sz w:val="20"/>
                    <w:szCs w:val="20"/>
                  </w:rPr>
                  <w:delText xml:space="preserve"> </w:delText>
                </w:r>
                <w:r w:rsidRPr="0091358C" w:rsidDel="00127204">
                  <w:rPr>
                    <w:bCs/>
                    <w:kern w:val="0"/>
                    <w:sz w:val="20"/>
                    <w:szCs w:val="20"/>
                  </w:rPr>
                  <w:delText>아니하</w:delText>
                </w:r>
                <w:r w:rsidRPr="0091358C" w:rsidDel="00127204">
                  <w:rPr>
                    <w:rFonts w:hint="eastAsia"/>
                    <w:bCs/>
                    <w:kern w:val="0"/>
                    <w:sz w:val="20"/>
                    <w:szCs w:val="20"/>
                  </w:rPr>
                  <w:delText>고</w:delText>
                </w:r>
                <w:r w:rsidRPr="0091358C" w:rsidDel="00127204">
                  <w:rPr>
                    <w:bCs/>
                    <w:kern w:val="0"/>
                    <w:sz w:val="20"/>
                    <w:szCs w:val="20"/>
                  </w:rPr>
                  <w:delText xml:space="preserve"> </w:delText>
                </w:r>
                <w:r w:rsidRPr="0091358C" w:rsidDel="00127204">
                  <w:rPr>
                    <w:bCs/>
                    <w:kern w:val="0"/>
                    <w:sz w:val="20"/>
                    <w:szCs w:val="20"/>
                  </w:rPr>
                  <w:delText>배출시설을</w:delText>
                </w:r>
                <w:r w:rsidRPr="0091358C" w:rsidDel="00127204">
                  <w:rPr>
                    <w:bCs/>
                    <w:kern w:val="0"/>
                    <w:sz w:val="20"/>
                    <w:szCs w:val="20"/>
                  </w:rPr>
                  <w:delText xml:space="preserve"> </w:delText>
                </w:r>
                <w:r w:rsidRPr="0091358C" w:rsidDel="00127204">
                  <w:rPr>
                    <w:bCs/>
                    <w:kern w:val="0"/>
                    <w:sz w:val="20"/>
                    <w:szCs w:val="20"/>
                  </w:rPr>
                  <w:delText>설치</w:delText>
                </w:r>
                <w:r w:rsidRPr="0091358C" w:rsidDel="00127204">
                  <w:rPr>
                    <w:bCs/>
                    <w:kern w:val="0"/>
                    <w:sz w:val="20"/>
                    <w:szCs w:val="20"/>
                  </w:rPr>
                  <w:delText xml:space="preserve"> </w:delText>
                </w:r>
                <w:r w:rsidRPr="0091358C" w:rsidDel="00127204">
                  <w:rPr>
                    <w:bCs/>
                    <w:kern w:val="0"/>
                    <w:sz w:val="20"/>
                    <w:szCs w:val="20"/>
                  </w:rPr>
                  <w:delText>또</w:delText>
                </w:r>
                <w:r w:rsidRPr="0091358C" w:rsidDel="00127204">
                  <w:rPr>
                    <w:rFonts w:hint="eastAsia"/>
                    <w:bCs/>
                    <w:kern w:val="0"/>
                    <w:sz w:val="20"/>
                    <w:szCs w:val="20"/>
                  </w:rPr>
                  <w:delText>는</w:delText>
                </w:r>
                <w:r w:rsidRPr="0091358C" w:rsidDel="00127204">
                  <w:rPr>
                    <w:bCs/>
                    <w:kern w:val="0"/>
                    <w:sz w:val="20"/>
                    <w:szCs w:val="20"/>
                  </w:rPr>
                  <w:delText xml:space="preserve"> </w:delText>
                </w:r>
                <w:r w:rsidRPr="0091358C" w:rsidDel="00127204">
                  <w:rPr>
                    <w:bCs/>
                    <w:kern w:val="0"/>
                    <w:sz w:val="20"/>
                    <w:szCs w:val="20"/>
                  </w:rPr>
                  <w:delText>그</w:delText>
                </w:r>
                <w:r w:rsidRPr="0091358C" w:rsidDel="00127204">
                  <w:rPr>
                    <w:bCs/>
                    <w:kern w:val="0"/>
                    <w:sz w:val="20"/>
                    <w:szCs w:val="20"/>
                  </w:rPr>
                  <w:delText xml:space="preserve"> </w:delText>
                </w:r>
                <w:r w:rsidRPr="0091358C" w:rsidDel="00127204">
                  <w:rPr>
                    <w:bCs/>
                    <w:kern w:val="0"/>
                    <w:sz w:val="20"/>
                    <w:szCs w:val="20"/>
                  </w:rPr>
                  <w:delText>배출시설을</w:delText>
                </w:r>
                <w:r w:rsidRPr="0091358C" w:rsidDel="00127204">
                  <w:rPr>
                    <w:bCs/>
                    <w:kern w:val="0"/>
                    <w:sz w:val="20"/>
                    <w:szCs w:val="20"/>
                  </w:rPr>
                  <w:delText xml:space="preserve"> </w:delText>
                </w:r>
                <w:r w:rsidRPr="0091358C" w:rsidDel="00127204">
                  <w:rPr>
                    <w:bCs/>
                    <w:kern w:val="0"/>
                    <w:sz w:val="20"/>
                    <w:szCs w:val="20"/>
                  </w:rPr>
                  <w:delText>이용하여</w:delText>
                </w:r>
                <w:r w:rsidRPr="0091358C" w:rsidDel="00127204">
                  <w:rPr>
                    <w:bCs/>
                    <w:kern w:val="0"/>
                    <w:sz w:val="20"/>
                    <w:szCs w:val="20"/>
                  </w:rPr>
                  <w:delText xml:space="preserve"> </w:delText>
                </w:r>
                <w:r w:rsidRPr="0091358C" w:rsidDel="00127204">
                  <w:rPr>
                    <w:bCs/>
                    <w:kern w:val="0"/>
                    <w:sz w:val="20"/>
                    <w:szCs w:val="20"/>
                  </w:rPr>
                  <w:delText>조업한</w:delText>
                </w:r>
                <w:r w:rsidRPr="0091358C" w:rsidDel="00127204">
                  <w:rPr>
                    <w:bCs/>
                    <w:kern w:val="0"/>
                    <w:sz w:val="20"/>
                    <w:szCs w:val="20"/>
                  </w:rPr>
                  <w:delText xml:space="preserve"> </w:delText>
                </w:r>
                <w:r w:rsidRPr="0091358C" w:rsidDel="00127204">
                  <w:rPr>
                    <w:rFonts w:hint="eastAsia"/>
                    <w:bCs/>
                    <w:kern w:val="0"/>
                    <w:sz w:val="20"/>
                    <w:szCs w:val="20"/>
                  </w:rPr>
                  <w:delText>경우</w:delText>
                </w:r>
                <w:r w:rsidRPr="0091358C" w:rsidDel="00127204">
                  <w:rPr>
                    <w:rFonts w:hint="eastAsia"/>
                    <w:bCs/>
                    <w:kern w:val="0"/>
                    <w:sz w:val="20"/>
                    <w:szCs w:val="20"/>
                  </w:rPr>
                  <w:delText>:</w:delText>
                </w:r>
                <w:r w:rsidRPr="0091358C" w:rsidDel="00127204">
                  <w:rPr>
                    <w:bCs/>
                    <w:kern w:val="0"/>
                    <w:sz w:val="20"/>
                    <w:szCs w:val="20"/>
                  </w:rPr>
                  <w:delText xml:space="preserve"> (1) 7</w:delText>
                </w:r>
                <w:r w:rsidRPr="0091358C" w:rsidDel="00127204">
                  <w:rPr>
                    <w:bCs/>
                    <w:kern w:val="0"/>
                    <w:sz w:val="20"/>
                    <w:szCs w:val="20"/>
                  </w:rPr>
                  <w:delText>년</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징역</w:delText>
                </w:r>
                <w:r w:rsidRPr="0091358C" w:rsidDel="00127204">
                  <w:rPr>
                    <w:bCs/>
                    <w:kern w:val="0"/>
                    <w:sz w:val="20"/>
                    <w:szCs w:val="20"/>
                  </w:rPr>
                  <w:delText xml:space="preserve"> </w:delText>
                </w:r>
                <w:r w:rsidRPr="0091358C" w:rsidDel="00127204">
                  <w:rPr>
                    <w:bCs/>
                    <w:kern w:val="0"/>
                    <w:sz w:val="20"/>
                    <w:szCs w:val="20"/>
                  </w:rPr>
                  <w:delText>또는</w:delText>
                </w:r>
                <w:r w:rsidRPr="0091358C" w:rsidDel="00127204">
                  <w:rPr>
                    <w:bCs/>
                    <w:kern w:val="0"/>
                    <w:sz w:val="20"/>
                    <w:szCs w:val="20"/>
                  </w:rPr>
                  <w:delText xml:space="preserve"> 7</w:delText>
                </w:r>
                <w:r w:rsidRPr="0091358C" w:rsidDel="00127204">
                  <w:rPr>
                    <w:bCs/>
                    <w:kern w:val="0"/>
                    <w:sz w:val="20"/>
                    <w:szCs w:val="20"/>
                  </w:rPr>
                  <w:delText>천만원</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벌금</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 xml:space="preserve">(2) </w:delText>
                </w:r>
                <w:r w:rsidRPr="0091358C" w:rsidDel="00127204">
                  <w:rPr>
                    <w:rFonts w:hint="eastAsia"/>
                    <w:bCs/>
                    <w:kern w:val="0"/>
                    <w:sz w:val="20"/>
                    <w:szCs w:val="20"/>
                  </w:rPr>
                  <w:delText>사</w:delText>
                </w:r>
                <w:r w:rsidRPr="0091358C" w:rsidDel="00127204">
                  <w:rPr>
                    <w:bCs/>
                    <w:kern w:val="0"/>
                    <w:sz w:val="20"/>
                    <w:szCs w:val="20"/>
                  </w:rPr>
                  <w:delText>용중지</w:delText>
                </w:r>
              </w:del>
            </w:ins>
          </w:p>
        </w:tc>
      </w:tr>
      <w:tr w:rsidR="00026A7E" w:rsidRPr="0059753F" w14:paraId="25856AAB" w14:textId="77777777" w:rsidTr="009A1E52">
        <w:trPr>
          <w:ins w:id="1264" w:author="junkyo.shim" w:date="2021-08-29T18:52:00Z"/>
        </w:trPr>
        <w:tc>
          <w:tcPr>
            <w:tcW w:w="1985" w:type="dxa"/>
            <w:shd w:val="clear" w:color="auto" w:fill="F2F2F2"/>
          </w:tcPr>
          <w:p w14:paraId="694532AA" w14:textId="77777777" w:rsidR="00026A7E" w:rsidRPr="0091358C" w:rsidDel="00127204" w:rsidRDefault="00026A7E" w:rsidP="0091358C">
            <w:pPr>
              <w:wordWrap/>
              <w:spacing w:line="280" w:lineRule="atLeast"/>
              <w:rPr>
                <w:ins w:id="1265" w:author="junkyo.shim" w:date="2021-08-29T18:52:00Z"/>
                <w:del w:id="1266" w:author="zshkim7 (Sung-Ho Kim)" w:date="2021-08-30T10:58:00Z"/>
                <w:bCs/>
                <w:kern w:val="0"/>
                <w:sz w:val="20"/>
                <w:szCs w:val="20"/>
              </w:rPr>
            </w:pPr>
            <w:ins w:id="1267" w:author="junkyo.shim" w:date="2021-08-29T18:52:00Z">
              <w:del w:id="1268" w:author="zshkim7 (Sung-Ho Kim)" w:date="2021-08-30T10:58:00Z">
                <w:r w:rsidRPr="0091358C" w:rsidDel="00127204">
                  <w:rPr>
                    <w:rFonts w:hint="eastAsia"/>
                    <w:bCs/>
                    <w:kern w:val="0"/>
                    <w:sz w:val="20"/>
                    <w:szCs w:val="20"/>
                  </w:rPr>
                  <w:delText>(</w:delText>
                </w:r>
                <w:r w:rsidRPr="0091358C" w:rsidDel="00127204">
                  <w:rPr>
                    <w:rFonts w:hint="eastAsia"/>
                    <w:bCs/>
                    <w:kern w:val="0"/>
                    <w:sz w:val="20"/>
                    <w:szCs w:val="20"/>
                  </w:rPr>
                  <w:delText>공통</w:delText>
                </w:r>
                <w:r w:rsidRPr="0091358C" w:rsidDel="00127204">
                  <w:rPr>
                    <w:rFonts w:hint="eastAsia"/>
                    <w:bCs/>
                    <w:kern w:val="0"/>
                    <w:sz w:val="20"/>
                    <w:szCs w:val="20"/>
                  </w:rPr>
                  <w:delText>)</w:delText>
                </w:r>
              </w:del>
            </w:ins>
          </w:p>
          <w:p w14:paraId="1EB58A90" w14:textId="77777777" w:rsidR="00026A7E" w:rsidRPr="0091358C" w:rsidRDefault="00026A7E" w:rsidP="0091358C">
            <w:pPr>
              <w:wordWrap/>
              <w:spacing w:line="280" w:lineRule="atLeast"/>
              <w:rPr>
                <w:ins w:id="1269" w:author="junkyo.shim" w:date="2021-08-29T18:52:00Z"/>
                <w:bCs/>
                <w:kern w:val="0"/>
                <w:sz w:val="20"/>
                <w:szCs w:val="20"/>
              </w:rPr>
            </w:pPr>
            <w:ins w:id="1270" w:author="junkyo.shim" w:date="2021-08-29T18:52:00Z">
              <w:del w:id="1271" w:author="zshkim7 (Sung-Ho Kim)" w:date="2021-08-30T10:58:00Z">
                <w:r w:rsidRPr="0091358C" w:rsidDel="00127204">
                  <w:rPr>
                    <w:rFonts w:hint="eastAsia"/>
                    <w:bCs/>
                    <w:kern w:val="0"/>
                    <w:sz w:val="20"/>
                    <w:szCs w:val="20"/>
                  </w:rPr>
                  <w:delText>취급하고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대하여</w:delText>
                </w:r>
                <w:r w:rsidRPr="0091358C" w:rsidDel="00127204">
                  <w:rPr>
                    <w:rFonts w:hint="eastAsia"/>
                    <w:bCs/>
                    <w:kern w:val="0"/>
                    <w:sz w:val="20"/>
                    <w:szCs w:val="20"/>
                  </w:rPr>
                  <w:delText xml:space="preserve"> </w:delText>
                </w:r>
                <w:r w:rsidRPr="0091358C" w:rsidDel="00127204">
                  <w:rPr>
                    <w:bCs/>
                    <w:kern w:val="0"/>
                    <w:sz w:val="20"/>
                    <w:szCs w:val="20"/>
                  </w:rPr>
                  <w:delText>MSDS</w:delText>
                </w:r>
                <w:r w:rsidRPr="0091358C" w:rsidDel="00127204">
                  <w:rPr>
                    <w:rFonts w:hint="eastAsia"/>
                    <w:bCs/>
                    <w:kern w:val="0"/>
                    <w:sz w:val="20"/>
                    <w:szCs w:val="20"/>
                  </w:rPr>
                  <w:delText>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유해화학물질</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함유여부</w:delText>
                </w:r>
                <w:r w:rsidRPr="0091358C" w:rsidDel="00127204">
                  <w:rPr>
                    <w:rFonts w:hint="eastAsia"/>
                    <w:bCs/>
                    <w:kern w:val="0"/>
                    <w:sz w:val="20"/>
                    <w:szCs w:val="20"/>
                  </w:rPr>
                  <w:delText xml:space="preserve"> </w:delText>
                </w:r>
                <w:r w:rsidRPr="0091358C" w:rsidDel="00127204">
                  <w:rPr>
                    <w:rFonts w:hint="eastAsia"/>
                    <w:bCs/>
                    <w:kern w:val="0"/>
                    <w:sz w:val="20"/>
                    <w:szCs w:val="20"/>
                  </w:rPr>
                  <w:delText>검토하는지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여부</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검토결과</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화학물질에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유해화학물질이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포함되어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사항이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있다면</w:delText>
                </w:r>
                <w:r w:rsidRPr="0091358C" w:rsidDel="00127204">
                  <w:rPr>
                    <w:rFonts w:hint="eastAsia"/>
                    <w:bCs/>
                    <w:kern w:val="0"/>
                    <w:sz w:val="20"/>
                    <w:szCs w:val="20"/>
                  </w:rPr>
                  <w:delText xml:space="preserve"> </w:delText>
                </w:r>
                <w:r w:rsidRPr="0091358C" w:rsidDel="00127204">
                  <w:rPr>
                    <w:rFonts w:hint="eastAsia"/>
                    <w:bCs/>
                    <w:kern w:val="0"/>
                    <w:sz w:val="20"/>
                    <w:szCs w:val="20"/>
                  </w:rPr>
                  <w:delText>그</w:delText>
                </w:r>
                <w:r w:rsidRPr="0091358C" w:rsidDel="00127204">
                  <w:rPr>
                    <w:rFonts w:hint="eastAsia"/>
                    <w:bCs/>
                    <w:kern w:val="0"/>
                    <w:sz w:val="20"/>
                    <w:szCs w:val="20"/>
                  </w:rPr>
                  <w:delText xml:space="preserve"> </w:delText>
                </w:r>
                <w:r w:rsidRPr="0091358C" w:rsidDel="00127204">
                  <w:rPr>
                    <w:rFonts w:hint="eastAsia"/>
                    <w:bCs/>
                    <w:kern w:val="0"/>
                    <w:sz w:val="20"/>
                    <w:szCs w:val="20"/>
                  </w:rPr>
                  <w:delText>내역</w:delText>
                </w:r>
              </w:del>
            </w:ins>
          </w:p>
        </w:tc>
        <w:tc>
          <w:tcPr>
            <w:tcW w:w="11907" w:type="dxa"/>
          </w:tcPr>
          <w:p w14:paraId="359171E2" w14:textId="77777777" w:rsidR="00026A7E" w:rsidRPr="0091358C" w:rsidDel="00127204" w:rsidRDefault="00026A7E" w:rsidP="002F270B">
            <w:pPr>
              <w:numPr>
                <w:ilvl w:val="0"/>
                <w:numId w:val="126"/>
              </w:numPr>
              <w:wordWrap/>
              <w:spacing w:line="280" w:lineRule="atLeast"/>
              <w:rPr>
                <w:ins w:id="1272" w:author="junkyo.shim" w:date="2021-08-29T18:52:00Z"/>
                <w:del w:id="1273" w:author="zshkim7 (Sung-Ho Kim)" w:date="2021-08-30T10:58:00Z"/>
                <w:bCs/>
                <w:kern w:val="0"/>
                <w:sz w:val="20"/>
                <w:szCs w:val="20"/>
              </w:rPr>
            </w:pPr>
            <w:ins w:id="1274" w:author="junkyo.shim" w:date="2021-08-29T18:52:00Z">
              <w:del w:id="1275" w:author="zshkim7 (Sung-Ho Kim)" w:date="2021-08-30T10:58:00Z">
                <w:r w:rsidRPr="0091358C" w:rsidDel="00127204">
                  <w:rPr>
                    <w:rFonts w:hint="eastAsia"/>
                    <w:bCs/>
                    <w:kern w:val="0"/>
                    <w:sz w:val="20"/>
                    <w:szCs w:val="20"/>
                  </w:rPr>
                  <w:delText>설치검사</w:delText>
                </w:r>
                <w:r w:rsidRPr="0091358C" w:rsidDel="00127204">
                  <w:rPr>
                    <w:rFonts w:hint="eastAsia"/>
                    <w:bCs/>
                    <w:kern w:val="0"/>
                    <w:sz w:val="20"/>
                    <w:szCs w:val="20"/>
                  </w:rPr>
                  <w:delText xml:space="preserve"> </w:delText>
                </w:r>
                <w:r w:rsidRPr="0091358C" w:rsidDel="00127204">
                  <w:rPr>
                    <w:rFonts w:hint="eastAsia"/>
                    <w:bCs/>
                    <w:kern w:val="0"/>
                    <w:sz w:val="20"/>
                    <w:szCs w:val="20"/>
                  </w:rPr>
                  <w:delText>대상</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유해화학물질</w:delText>
                </w:r>
                <w:r w:rsidRPr="0091358C" w:rsidDel="00127204">
                  <w:rPr>
                    <w:rFonts w:hint="eastAsia"/>
                    <w:bCs/>
                    <w:kern w:val="0"/>
                    <w:sz w:val="20"/>
                    <w:szCs w:val="20"/>
                  </w:rPr>
                  <w:delText xml:space="preserve"> </w:delText>
                </w:r>
                <w:r w:rsidRPr="0091358C" w:rsidDel="00127204">
                  <w:rPr>
                    <w:rFonts w:hint="eastAsia"/>
                    <w:bCs/>
                    <w:kern w:val="0"/>
                    <w:sz w:val="20"/>
                    <w:szCs w:val="20"/>
                  </w:rPr>
                  <w:delText>취급시설이</w:delText>
                </w:r>
                <w:r w:rsidRPr="0091358C" w:rsidDel="00127204">
                  <w:rPr>
                    <w:rFonts w:hint="eastAsia"/>
                    <w:bCs/>
                    <w:kern w:val="0"/>
                    <w:sz w:val="20"/>
                    <w:szCs w:val="20"/>
                  </w:rPr>
                  <w:delText xml:space="preserve"> </w:delText>
                </w:r>
                <w:r w:rsidRPr="0091358C" w:rsidDel="00127204">
                  <w:rPr>
                    <w:rFonts w:hint="eastAsia"/>
                    <w:bCs/>
                    <w:kern w:val="0"/>
                    <w:sz w:val="20"/>
                    <w:szCs w:val="20"/>
                  </w:rPr>
                  <w:delText>설치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운영되고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필요함</w:delText>
                </w:r>
                <w:r w:rsidRPr="0091358C" w:rsidDel="00127204">
                  <w:rPr>
                    <w:rFonts w:hint="eastAsia"/>
                    <w:bCs/>
                    <w:kern w:val="0"/>
                    <w:sz w:val="20"/>
                    <w:szCs w:val="20"/>
                  </w:rPr>
                  <w:delText>(</w:delText>
                </w:r>
                <w:r w:rsidRPr="0091358C" w:rsidDel="00127204">
                  <w:rPr>
                    <w:rFonts w:hint="eastAsia"/>
                    <w:bCs/>
                    <w:kern w:val="0"/>
                    <w:sz w:val="20"/>
                    <w:szCs w:val="20"/>
                  </w:rPr>
                  <w:delText>화학물질관리법</w:delText>
                </w:r>
                <w:r w:rsidRPr="0091358C" w:rsidDel="00127204">
                  <w:rPr>
                    <w:rFonts w:hint="eastAsia"/>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24</w:delText>
                </w:r>
                <w:r w:rsidRPr="0091358C" w:rsidDel="00127204">
                  <w:rPr>
                    <w:bCs/>
                    <w:kern w:val="0"/>
                    <w:sz w:val="20"/>
                    <w:szCs w:val="20"/>
                  </w:rPr>
                  <w:delText>조</w:delText>
                </w:r>
                <w:r w:rsidRPr="0091358C" w:rsidDel="00127204">
                  <w:rPr>
                    <w:bCs/>
                    <w:kern w:val="0"/>
                    <w:sz w:val="20"/>
                    <w:szCs w:val="20"/>
                  </w:rPr>
                  <w:fldChar w:fldCharType="end"/>
                </w:r>
                <w:r w:rsidRPr="0091358C" w:rsidDel="00127204">
                  <w:rPr>
                    <w:bCs/>
                    <w:kern w:val="0"/>
                    <w:sz w:val="20"/>
                    <w:szCs w:val="20"/>
                  </w:rPr>
                  <w:delText>)</w:delText>
                </w:r>
                <w:r w:rsidRPr="0091358C" w:rsidDel="00127204">
                  <w:rPr>
                    <w:rFonts w:hint="eastAsia"/>
                    <w:bCs/>
                    <w:kern w:val="0"/>
                    <w:sz w:val="20"/>
                    <w:szCs w:val="20"/>
                  </w:rPr>
                  <w:delText>.</w:delText>
                </w:r>
              </w:del>
            </w:ins>
          </w:p>
          <w:p w14:paraId="27CAAE17" w14:textId="77777777" w:rsidR="00026A7E" w:rsidRPr="0091358C" w:rsidRDefault="00026A7E" w:rsidP="002F270B">
            <w:pPr>
              <w:pStyle w:val="a5"/>
              <w:numPr>
                <w:ilvl w:val="3"/>
                <w:numId w:val="126"/>
              </w:numPr>
              <w:wordWrap/>
              <w:spacing w:line="280" w:lineRule="atLeast"/>
              <w:ind w:leftChars="0" w:left="179" w:hanging="179"/>
              <w:jc w:val="left"/>
              <w:rPr>
                <w:ins w:id="1276" w:author="junkyo.shim" w:date="2021-08-29T18:52:00Z"/>
                <w:bCs/>
                <w:kern w:val="0"/>
                <w:sz w:val="20"/>
                <w:szCs w:val="20"/>
              </w:rPr>
            </w:pPr>
            <w:ins w:id="1277" w:author="junkyo.shim" w:date="2021-08-29T18:52:00Z">
              <w:del w:id="1278" w:author="zshkim7 (Sung-Ho Kim)" w:date="2021-08-30T10:58:00Z">
                <w:r w:rsidRPr="0091358C" w:rsidDel="00127204">
                  <w:rPr>
                    <w:rFonts w:hint="eastAsia"/>
                    <w:bCs/>
                    <w:kern w:val="0"/>
                    <w:sz w:val="20"/>
                    <w:szCs w:val="20"/>
                  </w:rPr>
                  <w:delText>설치검사</w:delText>
                </w:r>
                <w:r w:rsidRPr="0091358C" w:rsidDel="00127204">
                  <w:rPr>
                    <w:rFonts w:hint="eastAsia"/>
                    <w:bCs/>
                    <w:kern w:val="0"/>
                    <w:sz w:val="20"/>
                    <w:szCs w:val="20"/>
                  </w:rPr>
                  <w:delText xml:space="preserve"> </w:delText>
                </w:r>
                <w:r w:rsidRPr="0091358C" w:rsidDel="00127204">
                  <w:rPr>
                    <w:rFonts w:hint="eastAsia"/>
                    <w:bCs/>
                    <w:kern w:val="0"/>
                    <w:sz w:val="20"/>
                    <w:szCs w:val="20"/>
                  </w:rPr>
                  <w:delText>후</w:delText>
                </w:r>
                <w:r w:rsidRPr="0091358C" w:rsidDel="00127204">
                  <w:rPr>
                    <w:rFonts w:hint="eastAsia"/>
                    <w:bCs/>
                    <w:kern w:val="0"/>
                    <w:sz w:val="20"/>
                    <w:szCs w:val="20"/>
                  </w:rPr>
                  <w:delText xml:space="preserve"> </w:delText>
                </w:r>
                <w:r w:rsidRPr="0091358C" w:rsidDel="00127204">
                  <w:rPr>
                    <w:bCs/>
                    <w:kern w:val="0"/>
                    <w:sz w:val="20"/>
                    <w:szCs w:val="20"/>
                  </w:rPr>
                  <w:delText>적합</w:delText>
                </w:r>
                <w:r w:rsidRPr="0091358C" w:rsidDel="00127204">
                  <w:rPr>
                    <w:bCs/>
                    <w:kern w:val="0"/>
                    <w:sz w:val="20"/>
                    <w:szCs w:val="20"/>
                  </w:rPr>
                  <w:delText xml:space="preserve"> </w:delText>
                </w:r>
                <w:r w:rsidRPr="0091358C" w:rsidDel="00127204">
                  <w:rPr>
                    <w:bCs/>
                    <w:kern w:val="0"/>
                    <w:sz w:val="20"/>
                    <w:szCs w:val="20"/>
                  </w:rPr>
                  <w:delText>판정을</w:delText>
                </w:r>
                <w:r w:rsidRPr="0091358C" w:rsidDel="00127204">
                  <w:rPr>
                    <w:bCs/>
                    <w:kern w:val="0"/>
                    <w:sz w:val="20"/>
                    <w:szCs w:val="20"/>
                  </w:rPr>
                  <w:delText xml:space="preserve"> </w:delText>
                </w:r>
                <w:r w:rsidRPr="0091358C" w:rsidDel="00127204">
                  <w:rPr>
                    <w:bCs/>
                    <w:kern w:val="0"/>
                    <w:sz w:val="20"/>
                    <w:szCs w:val="20"/>
                  </w:rPr>
                  <w:delText>받지</w:delText>
                </w:r>
                <w:r w:rsidRPr="0091358C" w:rsidDel="00127204">
                  <w:rPr>
                    <w:bCs/>
                    <w:kern w:val="0"/>
                    <w:sz w:val="20"/>
                    <w:szCs w:val="20"/>
                  </w:rPr>
                  <w:delText xml:space="preserve"> </w:delText>
                </w:r>
                <w:r w:rsidRPr="0091358C" w:rsidDel="00127204">
                  <w:rPr>
                    <w:bCs/>
                    <w:kern w:val="0"/>
                    <w:sz w:val="20"/>
                    <w:szCs w:val="20"/>
                  </w:rPr>
                  <w:delText>아니하고</w:delText>
                </w:r>
                <w:r w:rsidRPr="0091358C" w:rsidDel="00127204">
                  <w:rPr>
                    <w:bCs/>
                    <w:kern w:val="0"/>
                    <w:sz w:val="20"/>
                    <w:szCs w:val="20"/>
                  </w:rPr>
                  <w:delText xml:space="preserve"> </w:delText>
                </w:r>
                <w:r w:rsidRPr="0091358C" w:rsidDel="00127204">
                  <w:rPr>
                    <w:bCs/>
                    <w:kern w:val="0"/>
                    <w:sz w:val="20"/>
                    <w:szCs w:val="20"/>
                  </w:rPr>
                  <w:delText>취급시설을</w:delText>
                </w:r>
                <w:r w:rsidRPr="0091358C" w:rsidDel="00127204">
                  <w:rPr>
                    <w:bCs/>
                    <w:kern w:val="0"/>
                    <w:sz w:val="20"/>
                    <w:szCs w:val="20"/>
                  </w:rPr>
                  <w:delText xml:space="preserve"> </w:delText>
                </w:r>
                <w:r w:rsidRPr="0091358C" w:rsidDel="00127204">
                  <w:rPr>
                    <w:bCs/>
                    <w:kern w:val="0"/>
                    <w:sz w:val="20"/>
                    <w:szCs w:val="20"/>
                  </w:rPr>
                  <w:delText>설치ㆍ운영한</w:delText>
                </w:r>
                <w:r w:rsidRPr="0091358C" w:rsidDel="00127204">
                  <w:rPr>
                    <w:bCs/>
                    <w:kern w:val="0"/>
                    <w:sz w:val="20"/>
                    <w:szCs w:val="20"/>
                  </w:rPr>
                  <w:delText xml:space="preserve"> </w:delText>
                </w:r>
                <w:r w:rsidRPr="0091358C" w:rsidDel="00127204">
                  <w:rPr>
                    <w:rFonts w:hint="eastAsia"/>
                    <w:bCs/>
                    <w:kern w:val="0"/>
                    <w:sz w:val="20"/>
                    <w:szCs w:val="20"/>
                  </w:rPr>
                  <w:delText>경우</w:delText>
                </w:r>
                <w:r w:rsidRPr="0091358C" w:rsidDel="00127204">
                  <w:rPr>
                    <w:rFonts w:hint="eastAsia"/>
                    <w:bCs/>
                    <w:kern w:val="0"/>
                    <w:sz w:val="20"/>
                    <w:szCs w:val="20"/>
                  </w:rPr>
                  <w:delText>:</w:delText>
                </w:r>
                <w:r w:rsidRPr="0091358C" w:rsidDel="00127204">
                  <w:rPr>
                    <w:bCs/>
                    <w:kern w:val="0"/>
                    <w:sz w:val="20"/>
                    <w:szCs w:val="20"/>
                  </w:rPr>
                  <w:delText xml:space="preserve"> (1) 3</w:delText>
                </w:r>
                <w:r w:rsidRPr="0091358C" w:rsidDel="00127204">
                  <w:rPr>
                    <w:bCs/>
                    <w:kern w:val="0"/>
                    <w:sz w:val="20"/>
                    <w:szCs w:val="20"/>
                  </w:rPr>
                  <w:delText>년</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징역</w:delText>
                </w:r>
                <w:r w:rsidRPr="0091358C" w:rsidDel="00127204">
                  <w:rPr>
                    <w:bCs/>
                    <w:kern w:val="0"/>
                    <w:sz w:val="20"/>
                    <w:szCs w:val="20"/>
                  </w:rPr>
                  <w:delText xml:space="preserve"> </w:delText>
                </w:r>
                <w:r w:rsidRPr="0091358C" w:rsidDel="00127204">
                  <w:rPr>
                    <w:bCs/>
                    <w:kern w:val="0"/>
                    <w:sz w:val="20"/>
                    <w:szCs w:val="20"/>
                  </w:rPr>
                  <w:delText>또는</w:delText>
                </w:r>
                <w:r w:rsidRPr="0091358C" w:rsidDel="00127204">
                  <w:rPr>
                    <w:bCs/>
                    <w:kern w:val="0"/>
                    <w:sz w:val="20"/>
                    <w:szCs w:val="20"/>
                  </w:rPr>
                  <w:delText xml:space="preserve"> 5</w:delText>
                </w:r>
                <w:r w:rsidRPr="0091358C" w:rsidDel="00127204">
                  <w:rPr>
                    <w:bCs/>
                    <w:kern w:val="0"/>
                    <w:sz w:val="20"/>
                    <w:szCs w:val="20"/>
                  </w:rPr>
                  <w:delText>천만원</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벌금</w:delText>
                </w:r>
                <w:r w:rsidRPr="0091358C" w:rsidDel="00127204">
                  <w:rPr>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bCs/>
                    <w:kern w:val="0"/>
                    <w:sz w:val="20"/>
                    <w:szCs w:val="20"/>
                  </w:rPr>
                  <w:delText>(2) 1</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개선명령</w:delText>
                </w:r>
                <w:r w:rsidRPr="0091358C" w:rsidDel="00127204">
                  <w:rPr>
                    <w:rFonts w:hint="eastAsia"/>
                    <w:bCs/>
                    <w:kern w:val="0"/>
                    <w:sz w:val="20"/>
                    <w:szCs w:val="20"/>
                  </w:rPr>
                  <w:delText>, 2</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영업정지</w:delText>
                </w:r>
                <w:r w:rsidRPr="0091358C" w:rsidDel="00127204">
                  <w:rPr>
                    <w:rFonts w:hint="eastAsia"/>
                    <w:bCs/>
                    <w:kern w:val="0"/>
                    <w:sz w:val="20"/>
                    <w:szCs w:val="20"/>
                  </w:rPr>
                  <w:delText xml:space="preserve"> </w:delText>
                </w:r>
                <w:r w:rsidRPr="0091358C" w:rsidDel="00127204">
                  <w:rPr>
                    <w:bCs/>
                    <w:kern w:val="0"/>
                    <w:sz w:val="20"/>
                    <w:szCs w:val="20"/>
                  </w:rPr>
                  <w:delText>5</w:delText>
                </w:r>
                <w:r w:rsidRPr="0091358C" w:rsidDel="00127204">
                  <w:rPr>
                    <w:bCs/>
                    <w:kern w:val="0"/>
                    <w:sz w:val="20"/>
                    <w:szCs w:val="20"/>
                  </w:rPr>
                  <w:delText>일</w:delText>
                </w:r>
                <w:r w:rsidRPr="0091358C" w:rsidDel="00127204">
                  <w:rPr>
                    <w:rFonts w:hint="eastAsia"/>
                    <w:bCs/>
                    <w:kern w:val="0"/>
                    <w:sz w:val="20"/>
                    <w:szCs w:val="20"/>
                  </w:rPr>
                  <w:delText>, 3</w:delText>
                </w:r>
                <w:r w:rsidRPr="0091358C" w:rsidDel="00127204">
                  <w:rPr>
                    <w:rFonts w:hint="eastAsia"/>
                    <w:bCs/>
                    <w:kern w:val="0"/>
                    <w:sz w:val="20"/>
                    <w:szCs w:val="20"/>
                  </w:rPr>
                  <w:delText>차</w:delText>
                </w:r>
                <w:r w:rsidRPr="0091358C" w:rsidDel="00127204">
                  <w:rPr>
                    <w:rFonts w:hint="eastAsia"/>
                    <w:bCs/>
                    <w:kern w:val="0"/>
                    <w:sz w:val="20"/>
                    <w:szCs w:val="20"/>
                  </w:rPr>
                  <w:delText xml:space="preserve"> </w:delText>
                </w:r>
                <w:r w:rsidRPr="0091358C" w:rsidDel="00127204">
                  <w:rPr>
                    <w:bCs/>
                    <w:kern w:val="0"/>
                    <w:sz w:val="20"/>
                    <w:szCs w:val="20"/>
                  </w:rPr>
                  <w:delText>영업정지</w:delText>
                </w:r>
                <w:r w:rsidRPr="0091358C" w:rsidDel="00127204">
                  <w:rPr>
                    <w:rFonts w:hint="eastAsia"/>
                    <w:bCs/>
                    <w:kern w:val="0"/>
                    <w:sz w:val="20"/>
                    <w:szCs w:val="20"/>
                  </w:rPr>
                  <w:delText xml:space="preserve"> </w:delText>
                </w:r>
                <w:r w:rsidRPr="0091358C" w:rsidDel="00127204">
                  <w:rPr>
                    <w:bCs/>
                    <w:kern w:val="0"/>
                    <w:sz w:val="20"/>
                    <w:szCs w:val="20"/>
                  </w:rPr>
                  <w:delText>1</w:delText>
                </w:r>
                <w:r w:rsidRPr="0091358C" w:rsidDel="00127204">
                  <w:rPr>
                    <w:bCs/>
                    <w:kern w:val="0"/>
                    <w:sz w:val="20"/>
                    <w:szCs w:val="20"/>
                  </w:rPr>
                  <w:delText>개월</w:delText>
                </w:r>
              </w:del>
            </w:ins>
          </w:p>
        </w:tc>
      </w:tr>
      <w:tr w:rsidR="00026A7E" w:rsidRPr="0059753F" w14:paraId="082024C0" w14:textId="77777777" w:rsidTr="009A1E52">
        <w:trPr>
          <w:ins w:id="1279" w:author="junkyo.shim" w:date="2021-08-29T18:52:00Z"/>
        </w:trPr>
        <w:tc>
          <w:tcPr>
            <w:tcW w:w="1985" w:type="dxa"/>
            <w:shd w:val="clear" w:color="auto" w:fill="F2F2F2"/>
          </w:tcPr>
          <w:p w14:paraId="0A59F273" w14:textId="77777777" w:rsidR="00026A7E" w:rsidRPr="0091358C" w:rsidDel="00127204" w:rsidRDefault="00026A7E" w:rsidP="0091358C">
            <w:pPr>
              <w:wordWrap/>
              <w:spacing w:line="280" w:lineRule="atLeast"/>
              <w:rPr>
                <w:ins w:id="1280" w:author="junkyo.shim" w:date="2021-08-29T18:52:00Z"/>
                <w:del w:id="1281" w:author="zshkim7 (Sung-Ho Kim)" w:date="2021-08-30T10:58:00Z"/>
                <w:bCs/>
                <w:kern w:val="0"/>
                <w:sz w:val="20"/>
                <w:szCs w:val="20"/>
              </w:rPr>
            </w:pPr>
            <w:ins w:id="1282" w:author="junkyo.shim" w:date="2021-08-29T18:52:00Z">
              <w:del w:id="1283" w:author="zshkim7 (Sung-Ho Kim)" w:date="2021-08-30T10:58:00Z">
                <w:r w:rsidRPr="0091358C" w:rsidDel="00127204">
                  <w:rPr>
                    <w:rFonts w:hint="eastAsia"/>
                    <w:bCs/>
                    <w:kern w:val="0"/>
                    <w:sz w:val="20"/>
                    <w:szCs w:val="20"/>
                  </w:rPr>
                  <w:lastRenderedPageBreak/>
                  <w:delText>(</w:delText>
                </w:r>
                <w:r w:rsidRPr="0091358C" w:rsidDel="00127204">
                  <w:rPr>
                    <w:rFonts w:hint="eastAsia"/>
                    <w:bCs/>
                    <w:kern w:val="0"/>
                    <w:sz w:val="20"/>
                    <w:szCs w:val="20"/>
                  </w:rPr>
                  <w:delText>공통</w:delText>
                </w:r>
                <w:r w:rsidRPr="0091358C" w:rsidDel="00127204">
                  <w:rPr>
                    <w:rFonts w:hint="eastAsia"/>
                    <w:bCs/>
                    <w:kern w:val="0"/>
                    <w:sz w:val="20"/>
                    <w:szCs w:val="20"/>
                  </w:rPr>
                  <w:delText>)</w:delText>
                </w:r>
              </w:del>
            </w:ins>
          </w:p>
          <w:p w14:paraId="37B6CE77" w14:textId="77777777" w:rsidR="00026A7E" w:rsidRPr="0091358C" w:rsidRDefault="00026A7E" w:rsidP="0091358C">
            <w:pPr>
              <w:wordWrap/>
              <w:spacing w:line="280" w:lineRule="atLeast"/>
              <w:rPr>
                <w:ins w:id="1284" w:author="junkyo.shim" w:date="2021-08-29T18:52:00Z"/>
                <w:bCs/>
                <w:kern w:val="0"/>
                <w:sz w:val="20"/>
                <w:szCs w:val="20"/>
              </w:rPr>
            </w:pPr>
            <w:ins w:id="1285" w:author="junkyo.shim" w:date="2021-08-29T18:52:00Z">
              <w:del w:id="1286" w:author="zshkim7 (Sung-Ho Kim)" w:date="2021-08-30T10:58:00Z">
                <w:r w:rsidRPr="0091358C" w:rsidDel="00127204">
                  <w:rPr>
                    <w:rFonts w:hint="eastAsia"/>
                    <w:bCs/>
                    <w:kern w:val="0"/>
                    <w:sz w:val="20"/>
                    <w:szCs w:val="20"/>
                  </w:rPr>
                  <w:delText>AS</w:delText>
                </w:r>
                <w:r w:rsidRPr="0091358C" w:rsidDel="00127204">
                  <w:rPr>
                    <w:rFonts w:hint="eastAsia"/>
                    <w:bCs/>
                    <w:kern w:val="0"/>
                    <w:sz w:val="20"/>
                    <w:szCs w:val="20"/>
                  </w:rPr>
                  <w:delText>수거제품은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수거</w:delText>
                </w:r>
                <w:r w:rsidRPr="0091358C" w:rsidDel="00127204">
                  <w:rPr>
                    <w:rFonts w:hint="eastAsia"/>
                    <w:bCs/>
                    <w:kern w:val="0"/>
                    <w:sz w:val="20"/>
                    <w:szCs w:val="20"/>
                  </w:rPr>
                  <w:delText xml:space="preserve"> </w:delText>
                </w:r>
                <w:r w:rsidRPr="0091358C" w:rsidDel="00127204">
                  <w:rPr>
                    <w:rFonts w:hint="eastAsia"/>
                    <w:bCs/>
                    <w:kern w:val="0"/>
                    <w:sz w:val="20"/>
                    <w:szCs w:val="20"/>
                  </w:rPr>
                  <w:delText>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어느</w:delText>
                </w:r>
                <w:r w:rsidRPr="0091358C" w:rsidDel="00127204">
                  <w:rPr>
                    <w:rFonts w:hint="eastAsia"/>
                    <w:bCs/>
                    <w:kern w:val="0"/>
                    <w:sz w:val="20"/>
                    <w:szCs w:val="20"/>
                  </w:rPr>
                  <w:delText xml:space="preserve"> </w:delText>
                </w:r>
                <w:r w:rsidRPr="0091358C" w:rsidDel="00127204">
                  <w:rPr>
                    <w:rFonts w:hint="eastAsia"/>
                    <w:bCs/>
                    <w:kern w:val="0"/>
                    <w:sz w:val="20"/>
                    <w:szCs w:val="20"/>
                  </w:rPr>
                  <w:delText>단계에서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폐기물로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판단되는지</w:delText>
                </w:r>
                <w:r w:rsidRPr="0091358C" w:rsidDel="00127204">
                  <w:rPr>
                    <w:rFonts w:hint="eastAsia"/>
                    <w:bCs/>
                    <w:kern w:val="0"/>
                    <w:sz w:val="20"/>
                    <w:szCs w:val="20"/>
                  </w:rPr>
                  <w:delText>,</w:delText>
                </w:r>
                <w:r w:rsidRPr="0091358C" w:rsidDel="00127204">
                  <w:rPr>
                    <w:bCs/>
                    <w:kern w:val="0"/>
                    <w:sz w:val="20"/>
                    <w:szCs w:val="20"/>
                  </w:rPr>
                  <w:delText xml:space="preserve"> </w:delText>
                </w:r>
                <w:r w:rsidRPr="0091358C" w:rsidDel="00127204">
                  <w:rPr>
                    <w:rFonts w:hint="eastAsia"/>
                    <w:bCs/>
                    <w:kern w:val="0"/>
                    <w:sz w:val="20"/>
                    <w:szCs w:val="20"/>
                  </w:rPr>
                  <w:delText>물류센터</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입고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전에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폐기물로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판단되는지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아니면</w:delText>
                </w:r>
                <w:r w:rsidRPr="0091358C" w:rsidDel="00127204">
                  <w:rPr>
                    <w:rFonts w:hint="eastAsia"/>
                    <w:bCs/>
                    <w:kern w:val="0"/>
                    <w:sz w:val="20"/>
                    <w:szCs w:val="20"/>
                  </w:rPr>
                  <w:delText xml:space="preserve"> </w:delText>
                </w:r>
                <w:r w:rsidRPr="0091358C" w:rsidDel="00127204">
                  <w:rPr>
                    <w:rFonts w:hint="eastAsia"/>
                    <w:bCs/>
                    <w:kern w:val="0"/>
                    <w:sz w:val="20"/>
                    <w:szCs w:val="20"/>
                  </w:rPr>
                  <w:delText>물류센터</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입고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이후에</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폐기물로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판단되는지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및</w:delText>
                </w:r>
                <w:r w:rsidRPr="0091358C" w:rsidDel="00127204">
                  <w:rPr>
                    <w:rFonts w:hint="eastAsia"/>
                    <w:bCs/>
                    <w:kern w:val="0"/>
                    <w:sz w:val="20"/>
                    <w:szCs w:val="20"/>
                  </w:rPr>
                  <w:delText xml:space="preserve"> </w:delText>
                </w:r>
                <w:r w:rsidRPr="0091358C" w:rsidDel="00127204">
                  <w:rPr>
                    <w:rFonts w:hint="eastAsia"/>
                    <w:bCs/>
                    <w:kern w:val="0"/>
                    <w:sz w:val="20"/>
                    <w:szCs w:val="20"/>
                  </w:rPr>
                  <w:delText>물류센터에서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폐기물을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위탁처리하고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있음을</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w:delText>
                </w:r>
                <w:r w:rsidRPr="0091358C" w:rsidDel="00127204">
                  <w:rPr>
                    <w:rFonts w:hint="eastAsia"/>
                    <w:bCs/>
                    <w:kern w:val="0"/>
                    <w:sz w:val="20"/>
                    <w:szCs w:val="20"/>
                  </w:rPr>
                  <w:delText xml:space="preserve"> </w:delText>
                </w:r>
                <w:r w:rsidRPr="0091358C" w:rsidDel="00127204">
                  <w:rPr>
                    <w:rFonts w:hint="eastAsia"/>
                    <w:bCs/>
                    <w:kern w:val="0"/>
                    <w:sz w:val="20"/>
                    <w:szCs w:val="20"/>
                  </w:rPr>
                  <w:delText>물류센터의</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사업장폐기물배출자</w:delText>
                </w:r>
                <w:r w:rsidRPr="0091358C" w:rsidDel="00127204">
                  <w:rPr>
                    <w:rFonts w:hint="eastAsia"/>
                    <w:bCs/>
                    <w:kern w:val="0"/>
                    <w:sz w:val="20"/>
                    <w:szCs w:val="20"/>
                  </w:rPr>
                  <w:delText xml:space="preserve"> </w:delText>
                </w:r>
                <w:r w:rsidRPr="0091358C" w:rsidDel="00127204">
                  <w:rPr>
                    <w:rFonts w:hint="eastAsia"/>
                    <w:bCs/>
                    <w:kern w:val="0"/>
                    <w:sz w:val="20"/>
                    <w:szCs w:val="20"/>
                  </w:rPr>
                  <w:delText>신고필증</w:delText>
                </w:r>
                <w:r w:rsidRPr="0091358C" w:rsidDel="00127204">
                  <w:rPr>
                    <w:rFonts w:hint="eastAsia"/>
                    <w:bCs/>
                    <w:kern w:val="0"/>
                    <w:sz w:val="20"/>
                    <w:szCs w:val="20"/>
                  </w:rPr>
                  <w:delText xml:space="preserve"> </w:delText>
                </w:r>
                <w:r w:rsidRPr="0091358C" w:rsidDel="00127204">
                  <w:rPr>
                    <w:rFonts w:hint="eastAsia"/>
                    <w:bCs/>
                    <w:kern w:val="0"/>
                    <w:sz w:val="20"/>
                    <w:szCs w:val="20"/>
                  </w:rPr>
                  <w:delText>사본</w:delText>
                </w:r>
              </w:del>
            </w:ins>
          </w:p>
        </w:tc>
        <w:tc>
          <w:tcPr>
            <w:tcW w:w="11907" w:type="dxa"/>
          </w:tcPr>
          <w:p w14:paraId="7B1B76E8" w14:textId="77777777" w:rsidR="00026A7E" w:rsidRPr="0091358C" w:rsidDel="00127204" w:rsidRDefault="00026A7E" w:rsidP="002F270B">
            <w:pPr>
              <w:numPr>
                <w:ilvl w:val="0"/>
                <w:numId w:val="126"/>
              </w:numPr>
              <w:wordWrap/>
              <w:spacing w:line="280" w:lineRule="atLeast"/>
              <w:rPr>
                <w:ins w:id="1287" w:author="junkyo.shim" w:date="2021-08-29T18:52:00Z"/>
                <w:del w:id="1288" w:author="zshkim7 (Sung-Ho Kim)" w:date="2021-08-30T10:58:00Z"/>
                <w:bCs/>
                <w:kern w:val="0"/>
                <w:sz w:val="20"/>
                <w:szCs w:val="20"/>
              </w:rPr>
            </w:pPr>
            <w:ins w:id="1289" w:author="junkyo.shim" w:date="2021-08-29T18:52:00Z">
              <w:del w:id="1290" w:author="zshkim7 (Sung-Ho Kim)" w:date="2021-08-30T10:58:00Z">
                <w:r w:rsidRPr="0091358C" w:rsidDel="00127204">
                  <w:rPr>
                    <w:rFonts w:hint="eastAsia"/>
                    <w:bCs/>
                    <w:kern w:val="0"/>
                    <w:sz w:val="20"/>
                    <w:szCs w:val="20"/>
                  </w:rPr>
                  <w:delText>공장에서</w:delText>
                </w:r>
                <w:r w:rsidRPr="0091358C" w:rsidDel="00127204">
                  <w:rPr>
                    <w:rFonts w:hint="eastAsia"/>
                    <w:bCs/>
                    <w:kern w:val="0"/>
                    <w:sz w:val="20"/>
                    <w:szCs w:val="20"/>
                  </w:rPr>
                  <w:delText xml:space="preserve"> </w:delText>
                </w:r>
                <w:r w:rsidRPr="0091358C" w:rsidDel="00127204">
                  <w:rPr>
                    <w:rFonts w:hint="eastAsia"/>
                    <w:bCs/>
                    <w:kern w:val="0"/>
                    <w:sz w:val="20"/>
                    <w:szCs w:val="20"/>
                  </w:rPr>
                  <w:delText>제</w:delText>
                </w:r>
                <w:r w:rsidRPr="0091358C" w:rsidDel="00127204">
                  <w:rPr>
                    <w:rFonts w:hint="eastAsia"/>
                    <w:bCs/>
                    <w:kern w:val="0"/>
                    <w:sz w:val="20"/>
                    <w:szCs w:val="20"/>
                  </w:rPr>
                  <w:delText>3</w:delText>
                </w:r>
                <w:r w:rsidRPr="0091358C" w:rsidDel="00127204">
                  <w:rPr>
                    <w:rFonts w:hint="eastAsia"/>
                    <w:bCs/>
                    <w:kern w:val="0"/>
                    <w:sz w:val="20"/>
                    <w:szCs w:val="20"/>
                  </w:rPr>
                  <w:delText>자의</w:delText>
                </w:r>
                <w:r w:rsidRPr="0091358C" w:rsidDel="00127204">
                  <w:rPr>
                    <w:rFonts w:hint="eastAsia"/>
                    <w:bCs/>
                    <w:kern w:val="0"/>
                    <w:sz w:val="20"/>
                    <w:szCs w:val="20"/>
                  </w:rPr>
                  <w:delText xml:space="preserve"> </w:delText>
                </w:r>
                <w:r w:rsidRPr="0091358C" w:rsidDel="00127204">
                  <w:rPr>
                    <w:rFonts w:hint="eastAsia"/>
                    <w:bCs/>
                    <w:kern w:val="0"/>
                    <w:sz w:val="20"/>
                    <w:szCs w:val="20"/>
                  </w:rPr>
                  <w:delText>페기물을</w:delText>
                </w:r>
                <w:r w:rsidRPr="0091358C" w:rsidDel="00127204">
                  <w:rPr>
                    <w:rFonts w:hint="eastAsia"/>
                    <w:bCs/>
                    <w:kern w:val="0"/>
                    <w:sz w:val="20"/>
                    <w:szCs w:val="20"/>
                  </w:rPr>
                  <w:delText xml:space="preserve"> </w:delText>
                </w:r>
                <w:r w:rsidRPr="0091358C" w:rsidDel="00127204">
                  <w:rPr>
                    <w:rFonts w:hint="eastAsia"/>
                    <w:bCs/>
                    <w:kern w:val="0"/>
                    <w:sz w:val="20"/>
                    <w:szCs w:val="20"/>
                  </w:rPr>
                  <w:delText>위탁처리하고</w:delText>
                </w:r>
                <w:r w:rsidRPr="0091358C" w:rsidDel="00127204">
                  <w:rPr>
                    <w:rFonts w:hint="eastAsia"/>
                    <w:bCs/>
                    <w:kern w:val="0"/>
                    <w:sz w:val="20"/>
                    <w:szCs w:val="20"/>
                  </w:rPr>
                  <w:delText xml:space="preserve"> </w:delText>
                </w:r>
                <w:r w:rsidRPr="0091358C" w:rsidDel="00127204">
                  <w:rPr>
                    <w:rFonts w:hint="eastAsia"/>
                    <w:bCs/>
                    <w:kern w:val="0"/>
                    <w:sz w:val="20"/>
                    <w:szCs w:val="20"/>
                  </w:rPr>
                  <w:delText>있는지</w:delText>
                </w:r>
                <w:r w:rsidRPr="0091358C" w:rsidDel="00127204">
                  <w:rPr>
                    <w:rFonts w:hint="eastAsia"/>
                    <w:bCs/>
                    <w:kern w:val="0"/>
                    <w:sz w:val="20"/>
                    <w:szCs w:val="20"/>
                  </w:rPr>
                  <w:delText xml:space="preserve"> </w:delText>
                </w:r>
                <w:r w:rsidRPr="0091358C" w:rsidDel="00127204">
                  <w:rPr>
                    <w:rFonts w:hint="eastAsia"/>
                    <w:bCs/>
                    <w:kern w:val="0"/>
                    <w:sz w:val="20"/>
                    <w:szCs w:val="20"/>
                  </w:rPr>
                  <w:delText>확인</w:delText>
                </w:r>
                <w:r w:rsidRPr="0091358C" w:rsidDel="00127204">
                  <w:rPr>
                    <w:rFonts w:hint="eastAsia"/>
                    <w:bCs/>
                    <w:kern w:val="0"/>
                    <w:sz w:val="20"/>
                    <w:szCs w:val="20"/>
                  </w:rPr>
                  <w:delText xml:space="preserve"> </w:delText>
                </w:r>
                <w:r w:rsidRPr="0091358C" w:rsidDel="00127204">
                  <w:rPr>
                    <w:rFonts w:hint="eastAsia"/>
                    <w:bCs/>
                    <w:kern w:val="0"/>
                    <w:sz w:val="20"/>
                    <w:szCs w:val="20"/>
                  </w:rPr>
                  <w:delText>필요함</w:delText>
                </w:r>
                <w:r w:rsidRPr="0091358C" w:rsidDel="00127204">
                  <w:rPr>
                    <w:rFonts w:hint="eastAsia"/>
                    <w:bCs/>
                    <w:kern w:val="0"/>
                    <w:sz w:val="20"/>
                    <w:szCs w:val="20"/>
                  </w:rPr>
                  <w:delText>(</w:delText>
                </w:r>
                <w:r w:rsidRPr="0091358C" w:rsidDel="00127204">
                  <w:rPr>
                    <w:rFonts w:hint="eastAsia"/>
                    <w:bCs/>
                    <w:kern w:val="0"/>
                    <w:sz w:val="20"/>
                    <w:szCs w:val="20"/>
                  </w:rPr>
                  <w:delText>폐기물관리법</w:delText>
                </w:r>
                <w:r w:rsidRPr="0091358C" w:rsidDel="00127204">
                  <w:rPr>
                    <w:rFonts w:hint="eastAsia"/>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25</w:delText>
                </w:r>
                <w:r w:rsidRPr="0091358C" w:rsidDel="00127204">
                  <w:rPr>
                    <w:bCs/>
                    <w:kern w:val="0"/>
                    <w:sz w:val="20"/>
                    <w:szCs w:val="20"/>
                  </w:rPr>
                  <w:delText>조</w:delText>
                </w:r>
                <w:r w:rsidRPr="0091358C" w:rsidDel="00127204">
                  <w:rPr>
                    <w:bCs/>
                    <w:kern w:val="0"/>
                    <w:sz w:val="20"/>
                    <w:szCs w:val="20"/>
                  </w:rPr>
                  <w:fldChar w:fldCharType="end"/>
                </w:r>
                <w:r w:rsidRPr="0091358C" w:rsidDel="00127204">
                  <w:rPr>
                    <w:bCs/>
                    <w:kern w:val="0"/>
                    <w:sz w:val="20"/>
                    <w:szCs w:val="20"/>
                  </w:rPr>
                  <w:delText xml:space="preserve"> </w:delText>
                </w:r>
                <w:r w:rsidRPr="0091358C" w:rsidDel="00127204">
                  <w:rPr>
                    <w:bCs/>
                    <w:kern w:val="0"/>
                    <w:sz w:val="20"/>
                    <w:szCs w:val="20"/>
                  </w:rPr>
                  <w:fldChar w:fldCharType="begin"/>
                </w:r>
                <w:r w:rsidRPr="0091358C" w:rsidDel="00127204">
                  <w:rPr>
                    <w:bCs/>
                    <w:kern w:val="0"/>
                    <w:sz w:val="20"/>
                    <w:szCs w:val="20"/>
                  </w:rPr>
                  <w:delInstrText>HYPERLINK "javascript:;"</w:delInstrText>
                </w:r>
                <w:r w:rsidRPr="0091358C" w:rsidDel="00127204">
                  <w:rPr>
                    <w:bCs/>
                    <w:kern w:val="0"/>
                    <w:sz w:val="20"/>
                    <w:szCs w:val="20"/>
                  </w:rPr>
                </w:r>
                <w:r w:rsidRPr="0091358C" w:rsidDel="00127204">
                  <w:rPr>
                    <w:bCs/>
                    <w:kern w:val="0"/>
                    <w:sz w:val="20"/>
                    <w:szCs w:val="20"/>
                  </w:rPr>
                  <w:fldChar w:fldCharType="separate"/>
                </w:r>
                <w:r w:rsidRPr="0091358C" w:rsidDel="00127204">
                  <w:rPr>
                    <w:bCs/>
                    <w:kern w:val="0"/>
                    <w:sz w:val="20"/>
                    <w:szCs w:val="20"/>
                  </w:rPr>
                  <w:delText>제</w:delText>
                </w:r>
                <w:r w:rsidRPr="0091358C" w:rsidDel="00127204">
                  <w:rPr>
                    <w:bCs/>
                    <w:kern w:val="0"/>
                    <w:sz w:val="20"/>
                    <w:szCs w:val="20"/>
                  </w:rPr>
                  <w:delText>3</w:delText>
                </w:r>
                <w:r w:rsidRPr="0091358C" w:rsidDel="00127204">
                  <w:rPr>
                    <w:bCs/>
                    <w:kern w:val="0"/>
                    <w:sz w:val="20"/>
                    <w:szCs w:val="20"/>
                  </w:rPr>
                  <w:delText>항</w:delText>
                </w:r>
                <w:r w:rsidRPr="0091358C" w:rsidDel="00127204">
                  <w:rPr>
                    <w:bCs/>
                    <w:kern w:val="0"/>
                    <w:sz w:val="20"/>
                    <w:szCs w:val="20"/>
                  </w:rPr>
                  <w:fldChar w:fldCharType="end"/>
                </w:r>
                <w:r w:rsidRPr="0091358C" w:rsidDel="00127204">
                  <w:rPr>
                    <w:bCs/>
                    <w:kern w:val="0"/>
                    <w:sz w:val="20"/>
                    <w:szCs w:val="20"/>
                  </w:rPr>
                  <w:delText>).</w:delText>
                </w:r>
              </w:del>
            </w:ins>
          </w:p>
          <w:p w14:paraId="67AD8DA7" w14:textId="77777777" w:rsidR="00026A7E" w:rsidRPr="0091358C" w:rsidRDefault="00026A7E" w:rsidP="002F270B">
            <w:pPr>
              <w:pStyle w:val="a5"/>
              <w:numPr>
                <w:ilvl w:val="3"/>
                <w:numId w:val="126"/>
              </w:numPr>
              <w:wordWrap/>
              <w:spacing w:line="280" w:lineRule="atLeast"/>
              <w:ind w:leftChars="0" w:left="179" w:hanging="179"/>
              <w:jc w:val="left"/>
              <w:rPr>
                <w:ins w:id="1291" w:author="junkyo.shim" w:date="2021-08-29T18:52:00Z"/>
                <w:bCs/>
                <w:kern w:val="0"/>
                <w:sz w:val="20"/>
                <w:szCs w:val="20"/>
              </w:rPr>
            </w:pPr>
            <w:ins w:id="1292" w:author="junkyo.shim" w:date="2021-08-29T18:52:00Z">
              <w:del w:id="1293" w:author="zshkim7 (Sung-Ho Kim)" w:date="2021-08-30T10:58:00Z">
                <w:r w:rsidRPr="0091358C" w:rsidDel="00127204">
                  <w:rPr>
                    <w:bCs/>
                    <w:kern w:val="0"/>
                    <w:sz w:val="20"/>
                    <w:szCs w:val="20"/>
                  </w:rPr>
                  <w:delText>허가를</w:delText>
                </w:r>
                <w:r w:rsidRPr="0091358C" w:rsidDel="00127204">
                  <w:rPr>
                    <w:bCs/>
                    <w:kern w:val="0"/>
                    <w:sz w:val="20"/>
                    <w:szCs w:val="20"/>
                  </w:rPr>
                  <w:delText xml:space="preserve"> </w:delText>
                </w:r>
                <w:r w:rsidRPr="0091358C" w:rsidDel="00127204">
                  <w:rPr>
                    <w:bCs/>
                    <w:kern w:val="0"/>
                    <w:sz w:val="20"/>
                    <w:szCs w:val="20"/>
                  </w:rPr>
                  <w:delText>받지</w:delText>
                </w:r>
                <w:r w:rsidRPr="0091358C" w:rsidDel="00127204">
                  <w:rPr>
                    <w:bCs/>
                    <w:kern w:val="0"/>
                    <w:sz w:val="20"/>
                    <w:szCs w:val="20"/>
                  </w:rPr>
                  <w:delText xml:space="preserve"> </w:delText>
                </w:r>
                <w:r w:rsidRPr="0091358C" w:rsidDel="00127204">
                  <w:rPr>
                    <w:bCs/>
                    <w:kern w:val="0"/>
                    <w:sz w:val="20"/>
                    <w:szCs w:val="20"/>
                  </w:rPr>
                  <w:delText>아니하고</w:delText>
                </w:r>
                <w:r w:rsidRPr="0091358C" w:rsidDel="00127204">
                  <w:rPr>
                    <w:bCs/>
                    <w:kern w:val="0"/>
                    <w:sz w:val="20"/>
                    <w:szCs w:val="20"/>
                  </w:rPr>
                  <w:delText xml:space="preserve"> </w:delText>
                </w:r>
                <w:r w:rsidRPr="0091358C" w:rsidDel="00127204">
                  <w:rPr>
                    <w:bCs/>
                    <w:kern w:val="0"/>
                    <w:sz w:val="20"/>
                    <w:szCs w:val="20"/>
                  </w:rPr>
                  <w:delText>폐기물처리업을</w:delText>
                </w:r>
                <w:r w:rsidRPr="0091358C" w:rsidDel="00127204">
                  <w:rPr>
                    <w:bCs/>
                    <w:kern w:val="0"/>
                    <w:sz w:val="20"/>
                    <w:szCs w:val="20"/>
                  </w:rPr>
                  <w:delText xml:space="preserve"> </w:delText>
                </w:r>
                <w:r w:rsidRPr="0091358C" w:rsidDel="00127204">
                  <w:rPr>
                    <w:bCs/>
                    <w:kern w:val="0"/>
                    <w:sz w:val="20"/>
                    <w:szCs w:val="20"/>
                  </w:rPr>
                  <w:delText>한</w:delText>
                </w:r>
                <w:r w:rsidRPr="0091358C" w:rsidDel="00127204">
                  <w:rPr>
                    <w:bCs/>
                    <w:kern w:val="0"/>
                    <w:sz w:val="20"/>
                    <w:szCs w:val="20"/>
                  </w:rPr>
                  <w:delText xml:space="preserve"> </w:delText>
                </w:r>
                <w:r w:rsidRPr="0091358C" w:rsidDel="00127204">
                  <w:rPr>
                    <w:rFonts w:hint="eastAsia"/>
                    <w:bCs/>
                    <w:kern w:val="0"/>
                    <w:sz w:val="20"/>
                    <w:szCs w:val="20"/>
                  </w:rPr>
                  <w:delText>경우</w:delText>
                </w:r>
                <w:r w:rsidRPr="0091358C" w:rsidDel="00127204">
                  <w:rPr>
                    <w:rFonts w:hint="eastAsia"/>
                    <w:bCs/>
                    <w:kern w:val="0"/>
                    <w:sz w:val="20"/>
                    <w:szCs w:val="20"/>
                  </w:rPr>
                  <w:delText>,</w:delText>
                </w:r>
                <w:r w:rsidRPr="0091358C" w:rsidDel="00127204">
                  <w:rPr>
                    <w:bCs/>
                    <w:kern w:val="0"/>
                    <w:sz w:val="20"/>
                    <w:szCs w:val="20"/>
                  </w:rPr>
                  <w:delText xml:space="preserve"> 5</w:delText>
                </w:r>
                <w:r w:rsidRPr="0091358C" w:rsidDel="00127204">
                  <w:rPr>
                    <w:bCs/>
                    <w:kern w:val="0"/>
                    <w:sz w:val="20"/>
                    <w:szCs w:val="20"/>
                  </w:rPr>
                  <w:delText>년</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징역이나</w:delText>
                </w:r>
                <w:r w:rsidRPr="0091358C" w:rsidDel="00127204">
                  <w:rPr>
                    <w:bCs/>
                    <w:kern w:val="0"/>
                    <w:sz w:val="20"/>
                    <w:szCs w:val="20"/>
                  </w:rPr>
                  <w:delText xml:space="preserve"> 5</w:delText>
                </w:r>
                <w:r w:rsidRPr="0091358C" w:rsidDel="00127204">
                  <w:rPr>
                    <w:bCs/>
                    <w:kern w:val="0"/>
                    <w:sz w:val="20"/>
                    <w:szCs w:val="20"/>
                  </w:rPr>
                  <w:delText>천만원</w:delText>
                </w:r>
                <w:r w:rsidRPr="0091358C" w:rsidDel="00127204">
                  <w:rPr>
                    <w:bCs/>
                    <w:kern w:val="0"/>
                    <w:sz w:val="20"/>
                    <w:szCs w:val="20"/>
                  </w:rPr>
                  <w:delText xml:space="preserve"> </w:delText>
                </w:r>
                <w:r w:rsidRPr="0091358C" w:rsidDel="00127204">
                  <w:rPr>
                    <w:bCs/>
                    <w:kern w:val="0"/>
                    <w:sz w:val="20"/>
                    <w:szCs w:val="20"/>
                  </w:rPr>
                  <w:delText>이하의</w:delText>
                </w:r>
                <w:r w:rsidRPr="0091358C" w:rsidDel="00127204">
                  <w:rPr>
                    <w:bCs/>
                    <w:kern w:val="0"/>
                    <w:sz w:val="20"/>
                    <w:szCs w:val="20"/>
                  </w:rPr>
                  <w:delText xml:space="preserve"> </w:delText>
                </w:r>
                <w:r w:rsidRPr="0091358C" w:rsidDel="00127204">
                  <w:rPr>
                    <w:bCs/>
                    <w:kern w:val="0"/>
                    <w:sz w:val="20"/>
                    <w:szCs w:val="20"/>
                  </w:rPr>
                  <w:delText>벌금</w:delText>
                </w:r>
              </w:del>
            </w:ins>
          </w:p>
        </w:tc>
      </w:tr>
    </w:tbl>
    <w:p w14:paraId="542E8E80" w14:textId="77777777" w:rsidR="00026A7E" w:rsidRPr="00C57904" w:rsidRDefault="00026A7E" w:rsidP="00026A7E">
      <w:pPr>
        <w:rPr>
          <w:ins w:id="1294" w:author="junkyo.shim" w:date="2021-08-29T18:52:00Z"/>
          <w:rFonts w:ascii="Arial" w:eastAsia="맑은 고딕" w:hAnsi="Arial" w:cs="Arial"/>
          <w:b/>
          <w:sz w:val="24"/>
        </w:rPr>
      </w:pPr>
      <w:ins w:id="1295" w:author="junkyo.shim" w:date="2021-08-29T18:52:00Z">
        <w:r>
          <w:rPr>
            <w:rFonts w:ascii="Arial" w:eastAsia="맑은 고딕" w:hAnsi="Arial" w:cs="Arial"/>
            <w:b/>
            <w:sz w:val="24"/>
          </w:rPr>
          <w:t>[</w:t>
        </w:r>
        <w:r w:rsidRPr="00C57904">
          <w:rPr>
            <w:rFonts w:ascii="Arial" w:eastAsia="맑은 고딕" w:hAnsi="Arial" w:cs="Arial" w:hint="eastAsia"/>
            <w:b/>
            <w:sz w:val="24"/>
            <w:highlight w:val="cyan"/>
          </w:rPr>
          <w:t>혜진님</w:t>
        </w:r>
        <w:r w:rsidRPr="00C57904">
          <w:rPr>
            <w:rFonts w:ascii="Arial" w:eastAsia="맑은 고딕" w:hAnsi="Arial" w:cs="Arial" w:hint="eastAsia"/>
            <w:b/>
            <w:sz w:val="24"/>
            <w:highlight w:val="cyan"/>
          </w:rPr>
          <w:t xml:space="preserve"> </w:t>
        </w:r>
        <w:r w:rsidRPr="00C57904">
          <w:rPr>
            <w:rFonts w:ascii="Arial" w:eastAsia="맑은 고딕" w:hAnsi="Arial" w:cs="Arial" w:hint="eastAsia"/>
            <w:b/>
            <w:sz w:val="24"/>
            <w:highlight w:val="cyan"/>
          </w:rPr>
          <w:t>부탁드립니다</w:t>
        </w:r>
        <w:r w:rsidRPr="00C57904">
          <w:rPr>
            <w:rFonts w:ascii="Arial" w:eastAsia="맑은 고딕" w:hAnsi="Arial" w:cs="Arial" w:hint="eastAsia"/>
            <w:b/>
            <w:sz w:val="24"/>
            <w:highlight w:val="cyan"/>
          </w:rPr>
          <w:t>.]</w:t>
        </w:r>
      </w:ins>
    </w:p>
    <w:p w14:paraId="191D998C" w14:textId="77777777" w:rsidR="00026A7E" w:rsidRDefault="00026A7E" w:rsidP="00026A7E">
      <w:pPr>
        <w:rPr>
          <w:ins w:id="1296" w:author="junkyo.shim" w:date="2021-08-29T18:52:00Z"/>
          <w:rFonts w:ascii="Arial" w:eastAsia="맑은 고딕" w:hAnsi="Arial" w:cs="Arial"/>
          <w:b/>
          <w:sz w:val="24"/>
        </w:rPr>
      </w:pPr>
    </w:p>
    <w:p w14:paraId="3A163E53" w14:textId="77777777" w:rsidR="00026A7E" w:rsidRDefault="00026A7E" w:rsidP="00026A7E">
      <w:pPr>
        <w:rPr>
          <w:ins w:id="1297" w:author="junkyo.shim" w:date="2021-08-29T18:52:00Z"/>
          <w:rFonts w:ascii="Arial" w:eastAsia="맑은 고딕" w:hAnsi="Arial" w:cs="Arial"/>
          <w:b/>
          <w:sz w:val="24"/>
        </w:rPr>
        <w:sectPr w:rsidR="00026A7E" w:rsidSect="009737B4">
          <w:footerReference w:type="default" r:id="rId29"/>
          <w:pgSz w:w="16838" w:h="11906" w:orient="landscape" w:code="9"/>
          <w:pgMar w:top="1588" w:right="1134" w:bottom="1134" w:left="1134" w:header="851" w:footer="567" w:gutter="0"/>
          <w:pgNumType w:start="1"/>
          <w:cols w:space="425"/>
          <w:docGrid w:linePitch="360"/>
        </w:sectPr>
      </w:pPr>
    </w:p>
    <w:p w14:paraId="0261BD1D" w14:textId="77777777" w:rsidR="00026A7E" w:rsidRDefault="00026A7E" w:rsidP="00026A7E">
      <w:pPr>
        <w:rPr>
          <w:rFonts w:ascii="Arial" w:eastAsia="맑은 고딕" w:hAnsi="Arial" w:cs="Arial"/>
          <w:b/>
          <w:sz w:val="24"/>
        </w:rPr>
      </w:pPr>
      <w:r>
        <w:rPr>
          <w:rFonts w:ascii="Arial" w:eastAsia="맑은 고딕" w:hAnsi="Arial" w:cs="Arial" w:hint="eastAsia"/>
          <w:b/>
          <w:sz w:val="24"/>
        </w:rPr>
        <w:lastRenderedPageBreak/>
        <w:t>[</w:t>
      </w:r>
      <w:r>
        <w:rPr>
          <w:rFonts w:ascii="Arial" w:eastAsia="맑은 고딕" w:hAnsi="Arial" w:cs="Arial" w:hint="eastAsia"/>
          <w:b/>
          <w:sz w:val="24"/>
        </w:rPr>
        <w:t>별첨</w:t>
      </w:r>
      <w:r>
        <w:rPr>
          <w:rFonts w:ascii="Arial" w:eastAsia="맑은 고딕" w:hAnsi="Arial" w:cs="Arial" w:hint="eastAsia"/>
          <w:b/>
          <w:sz w:val="24"/>
        </w:rPr>
        <w:t xml:space="preserve"> </w:t>
      </w:r>
      <w:r>
        <w:rPr>
          <w:rFonts w:ascii="Arial" w:eastAsia="맑은 고딕" w:hAnsi="Arial" w:cs="Arial"/>
          <w:b/>
          <w:sz w:val="24"/>
        </w:rPr>
        <w:t xml:space="preserve">4] </w:t>
      </w:r>
      <w:r>
        <w:rPr>
          <w:rFonts w:ascii="Arial" w:eastAsia="맑은 고딕" w:hAnsi="Arial" w:cs="Arial" w:hint="eastAsia"/>
          <w:b/>
          <w:sz w:val="24"/>
        </w:rPr>
        <w:t>가입</w:t>
      </w:r>
      <w:r>
        <w:rPr>
          <w:rFonts w:ascii="Arial" w:eastAsia="맑은 고딕" w:hAnsi="Arial" w:cs="Arial" w:hint="eastAsia"/>
          <w:b/>
          <w:sz w:val="24"/>
        </w:rPr>
        <w:t xml:space="preserve"> </w:t>
      </w:r>
      <w:r>
        <w:rPr>
          <w:rFonts w:ascii="Arial" w:eastAsia="맑은 고딕" w:hAnsi="Arial" w:cs="Arial" w:hint="eastAsia"/>
          <w:b/>
          <w:sz w:val="24"/>
        </w:rPr>
        <w:t>보험</w:t>
      </w:r>
      <w:r>
        <w:rPr>
          <w:rFonts w:ascii="Arial" w:eastAsia="맑은 고딕" w:hAnsi="Arial" w:cs="Arial" w:hint="eastAsia"/>
          <w:b/>
          <w:sz w:val="24"/>
        </w:rPr>
        <w:t xml:space="preserve"> </w:t>
      </w:r>
      <w:r>
        <w:rPr>
          <w:rFonts w:ascii="Arial" w:eastAsia="맑은 고딕" w:hAnsi="Arial" w:cs="Arial" w:hint="eastAsia"/>
          <w:b/>
          <w:sz w:val="24"/>
        </w:rPr>
        <w:t>현황</w:t>
      </w:r>
    </w:p>
    <w:tbl>
      <w:tblPr>
        <w:tblW w:w="14459" w:type="dxa"/>
        <w:tblBorders>
          <w:top w:val="single" w:sz="12"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bottom w:w="57" w:type="dxa"/>
        </w:tblCellMar>
        <w:tblLook w:val="04A0" w:firstRow="1" w:lastRow="0" w:firstColumn="1" w:lastColumn="0" w:noHBand="0" w:noVBand="1"/>
      </w:tblPr>
      <w:tblGrid>
        <w:gridCol w:w="2188"/>
        <w:gridCol w:w="1985"/>
        <w:gridCol w:w="1757"/>
        <w:gridCol w:w="8529"/>
      </w:tblGrid>
      <w:tr w:rsidR="00026A7E" w:rsidRPr="004304E6" w14:paraId="3D13422B" w14:textId="77777777" w:rsidTr="0091358C">
        <w:trPr>
          <w:trHeight w:val="340"/>
          <w:tblHeader/>
        </w:trPr>
        <w:tc>
          <w:tcPr>
            <w:tcW w:w="2188" w:type="dxa"/>
            <w:tcBorders>
              <w:top w:val="single" w:sz="12" w:space="0" w:color="404040" w:themeColor="text1" w:themeTint="BF"/>
              <w:bottom w:val="single" w:sz="4" w:space="0" w:color="404040" w:themeColor="text1" w:themeTint="BF"/>
            </w:tcBorders>
            <w:shd w:val="clear" w:color="auto" w:fill="DEEEEE"/>
            <w:vAlign w:val="center"/>
          </w:tcPr>
          <w:p w14:paraId="7AA0B588" w14:textId="77777777" w:rsidR="00026A7E" w:rsidRPr="004304E6" w:rsidRDefault="00026A7E" w:rsidP="0091358C">
            <w:pPr>
              <w:pStyle w:val="21"/>
              <w:spacing w:line="280" w:lineRule="atLeast"/>
              <w:jc w:val="center"/>
              <w:rPr>
                <w:sz w:val="20"/>
                <w:szCs w:val="20"/>
              </w:rPr>
            </w:pPr>
            <w:r w:rsidRPr="004304E6">
              <w:rPr>
                <w:sz w:val="20"/>
                <w:szCs w:val="20"/>
              </w:rPr>
              <w:t>보험명칭</w:t>
            </w:r>
          </w:p>
        </w:tc>
        <w:tc>
          <w:tcPr>
            <w:tcW w:w="1985" w:type="dxa"/>
            <w:tcBorders>
              <w:top w:val="single" w:sz="12" w:space="0" w:color="404040" w:themeColor="text1" w:themeTint="BF"/>
              <w:bottom w:val="single" w:sz="4" w:space="0" w:color="404040" w:themeColor="text1" w:themeTint="BF"/>
            </w:tcBorders>
            <w:shd w:val="clear" w:color="auto" w:fill="DEEEEE"/>
            <w:vAlign w:val="center"/>
          </w:tcPr>
          <w:p w14:paraId="026124DD" w14:textId="77777777" w:rsidR="00026A7E" w:rsidRPr="004304E6" w:rsidRDefault="00026A7E" w:rsidP="0091358C">
            <w:pPr>
              <w:pStyle w:val="21"/>
              <w:spacing w:line="280" w:lineRule="atLeast"/>
              <w:jc w:val="center"/>
              <w:rPr>
                <w:sz w:val="20"/>
                <w:szCs w:val="20"/>
              </w:rPr>
            </w:pPr>
            <w:r w:rsidRPr="004304E6">
              <w:rPr>
                <w:sz w:val="20"/>
                <w:szCs w:val="20"/>
              </w:rPr>
              <w:t>보험회사</w:t>
            </w:r>
          </w:p>
        </w:tc>
        <w:tc>
          <w:tcPr>
            <w:tcW w:w="1757" w:type="dxa"/>
            <w:tcBorders>
              <w:top w:val="single" w:sz="12" w:space="0" w:color="404040" w:themeColor="text1" w:themeTint="BF"/>
              <w:bottom w:val="single" w:sz="4" w:space="0" w:color="404040" w:themeColor="text1" w:themeTint="BF"/>
            </w:tcBorders>
            <w:shd w:val="clear" w:color="auto" w:fill="DEEEEE"/>
            <w:vAlign w:val="center"/>
          </w:tcPr>
          <w:p w14:paraId="63CFDF77" w14:textId="77777777" w:rsidR="00026A7E" w:rsidRPr="004304E6" w:rsidRDefault="00026A7E" w:rsidP="0091358C">
            <w:pPr>
              <w:pStyle w:val="21"/>
              <w:spacing w:line="280" w:lineRule="atLeast"/>
              <w:jc w:val="center"/>
              <w:rPr>
                <w:sz w:val="20"/>
                <w:szCs w:val="20"/>
              </w:rPr>
            </w:pPr>
            <w:r w:rsidRPr="004304E6">
              <w:rPr>
                <w:sz w:val="20"/>
                <w:szCs w:val="20"/>
              </w:rPr>
              <w:t>피보험자</w:t>
            </w:r>
          </w:p>
        </w:tc>
        <w:tc>
          <w:tcPr>
            <w:tcW w:w="8529" w:type="dxa"/>
            <w:tcBorders>
              <w:top w:val="single" w:sz="12" w:space="0" w:color="404040" w:themeColor="text1" w:themeTint="BF"/>
              <w:bottom w:val="single" w:sz="4" w:space="0" w:color="404040" w:themeColor="text1" w:themeTint="BF"/>
            </w:tcBorders>
            <w:shd w:val="clear" w:color="auto" w:fill="DEEEEE"/>
            <w:vAlign w:val="center"/>
          </w:tcPr>
          <w:p w14:paraId="38BCC661" w14:textId="77777777" w:rsidR="00026A7E" w:rsidRPr="004304E6" w:rsidRDefault="00026A7E" w:rsidP="0091358C">
            <w:pPr>
              <w:pStyle w:val="21"/>
              <w:spacing w:line="280" w:lineRule="atLeast"/>
              <w:jc w:val="center"/>
              <w:rPr>
                <w:sz w:val="20"/>
                <w:szCs w:val="20"/>
              </w:rPr>
            </w:pPr>
            <w:r w:rsidRPr="004304E6">
              <w:rPr>
                <w:sz w:val="20"/>
                <w:szCs w:val="20"/>
              </w:rPr>
              <w:t>비고</w:t>
            </w:r>
          </w:p>
        </w:tc>
      </w:tr>
      <w:tr w:rsidR="00026A7E" w:rsidRPr="004304E6" w14:paraId="36D8D476" w14:textId="77777777" w:rsidTr="0091358C">
        <w:trPr>
          <w:trHeight w:val="340"/>
        </w:trPr>
        <w:tc>
          <w:tcPr>
            <w:tcW w:w="2188" w:type="dxa"/>
            <w:tcBorders>
              <w:top w:val="single" w:sz="4" w:space="0" w:color="404040" w:themeColor="text1" w:themeTint="BF"/>
            </w:tcBorders>
            <w:shd w:val="clear" w:color="auto" w:fill="F2F2F2" w:themeFill="background1" w:themeFillShade="F2"/>
            <w:vAlign w:val="center"/>
          </w:tcPr>
          <w:p w14:paraId="26DE37AD" w14:textId="77777777" w:rsidR="00026A7E" w:rsidRPr="004304E6" w:rsidRDefault="00026A7E" w:rsidP="0091358C">
            <w:pPr>
              <w:pStyle w:val="21"/>
              <w:spacing w:line="280" w:lineRule="atLeast"/>
              <w:jc w:val="center"/>
              <w:rPr>
                <w:b w:val="0"/>
                <w:sz w:val="20"/>
                <w:szCs w:val="20"/>
              </w:rPr>
            </w:pPr>
            <w:r w:rsidRPr="004304E6">
              <w:rPr>
                <w:b w:val="0"/>
                <w:sz w:val="20"/>
                <w:szCs w:val="20"/>
              </w:rPr>
              <w:t>임원배상</w:t>
            </w:r>
          </w:p>
          <w:p w14:paraId="360AA956" w14:textId="77777777" w:rsidR="00026A7E" w:rsidRPr="004304E6" w:rsidRDefault="00026A7E" w:rsidP="0091358C">
            <w:pPr>
              <w:pStyle w:val="21"/>
              <w:spacing w:line="280" w:lineRule="atLeast"/>
              <w:jc w:val="center"/>
              <w:rPr>
                <w:b w:val="0"/>
                <w:sz w:val="20"/>
                <w:szCs w:val="20"/>
              </w:rPr>
            </w:pPr>
            <w:r w:rsidRPr="004304E6">
              <w:rPr>
                <w:b w:val="0"/>
                <w:sz w:val="20"/>
                <w:szCs w:val="20"/>
              </w:rPr>
              <w:t>책임보험</w:t>
            </w:r>
          </w:p>
        </w:tc>
        <w:tc>
          <w:tcPr>
            <w:tcW w:w="1985" w:type="dxa"/>
            <w:tcBorders>
              <w:top w:val="single" w:sz="4" w:space="0" w:color="404040" w:themeColor="text1" w:themeTint="BF"/>
            </w:tcBorders>
            <w:shd w:val="clear" w:color="auto" w:fill="auto"/>
            <w:vAlign w:val="center"/>
          </w:tcPr>
          <w:p w14:paraId="520F18A4"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tcBorders>
              <w:top w:val="single" w:sz="4" w:space="0" w:color="404040" w:themeColor="text1" w:themeTint="BF"/>
            </w:tcBorders>
            <w:shd w:val="clear" w:color="auto" w:fill="auto"/>
            <w:vAlign w:val="center"/>
          </w:tcPr>
          <w:p w14:paraId="28312199"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tcBorders>
              <w:top w:val="single" w:sz="4" w:space="0" w:color="404040" w:themeColor="text1" w:themeTint="BF"/>
            </w:tcBorders>
            <w:shd w:val="clear" w:color="auto" w:fill="auto"/>
            <w:vAlign w:val="center"/>
          </w:tcPr>
          <w:p w14:paraId="7FE2B223"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rFonts w:hint="eastAsia"/>
                <w:b w:val="0"/>
                <w:sz w:val="20"/>
                <w:szCs w:val="20"/>
              </w:rPr>
              <w:t>계약서</w:t>
            </w:r>
            <w:r w:rsidRPr="004304E6">
              <w:rPr>
                <w:rFonts w:hint="eastAsia"/>
                <w:b w:val="0"/>
                <w:sz w:val="20"/>
                <w:szCs w:val="20"/>
              </w:rPr>
              <w:t xml:space="preserve"> </w:t>
            </w:r>
            <w:proofErr w:type="spellStart"/>
            <w:r w:rsidRPr="004304E6">
              <w:rPr>
                <w:rFonts w:hint="eastAsia"/>
                <w:b w:val="0"/>
                <w:sz w:val="20"/>
                <w:szCs w:val="20"/>
              </w:rPr>
              <w:t>미제공</w:t>
            </w:r>
            <w:proofErr w:type="spellEnd"/>
            <w:r w:rsidRPr="004304E6">
              <w:rPr>
                <w:rFonts w:hint="eastAsia"/>
                <w:b w:val="0"/>
                <w:sz w:val="20"/>
                <w:szCs w:val="20"/>
              </w:rPr>
              <w:t>.</w:t>
            </w:r>
          </w:p>
        </w:tc>
      </w:tr>
      <w:tr w:rsidR="00026A7E" w:rsidRPr="004304E6" w14:paraId="498C1FC4" w14:textId="77777777" w:rsidTr="0091358C">
        <w:trPr>
          <w:trHeight w:val="340"/>
        </w:trPr>
        <w:tc>
          <w:tcPr>
            <w:tcW w:w="2188" w:type="dxa"/>
            <w:shd w:val="clear" w:color="auto" w:fill="F2F2F2" w:themeFill="background1" w:themeFillShade="F2"/>
            <w:vAlign w:val="center"/>
          </w:tcPr>
          <w:p w14:paraId="375B9480" w14:textId="77777777" w:rsidR="00026A7E" w:rsidRPr="004304E6" w:rsidRDefault="00026A7E" w:rsidP="0091358C">
            <w:pPr>
              <w:pStyle w:val="21"/>
              <w:spacing w:line="280" w:lineRule="atLeast"/>
              <w:jc w:val="center"/>
              <w:rPr>
                <w:b w:val="0"/>
                <w:sz w:val="20"/>
                <w:szCs w:val="20"/>
              </w:rPr>
            </w:pPr>
            <w:r w:rsidRPr="004304E6">
              <w:rPr>
                <w:b w:val="0"/>
                <w:sz w:val="20"/>
                <w:szCs w:val="20"/>
              </w:rPr>
              <w:t>재산종합보험</w:t>
            </w:r>
            <w:r w:rsidRPr="004304E6">
              <w:rPr>
                <w:b w:val="0"/>
                <w:sz w:val="20"/>
                <w:szCs w:val="20"/>
              </w:rPr>
              <w:br/>
            </w:r>
            <w:r w:rsidRPr="004304E6">
              <w:rPr>
                <w:rFonts w:hint="eastAsia"/>
                <w:b w:val="0"/>
                <w:sz w:val="20"/>
                <w:szCs w:val="20"/>
              </w:rPr>
              <w:t>(</w:t>
            </w:r>
            <w:r w:rsidRPr="004304E6">
              <w:rPr>
                <w:rFonts w:hint="eastAsia"/>
                <w:b w:val="0"/>
                <w:sz w:val="20"/>
                <w:szCs w:val="20"/>
              </w:rPr>
              <w:t>상세내역은</w:t>
            </w:r>
            <w:r w:rsidRPr="004304E6">
              <w:rPr>
                <w:rFonts w:hint="eastAsia"/>
                <w:b w:val="0"/>
                <w:sz w:val="20"/>
                <w:szCs w:val="20"/>
              </w:rPr>
              <w:t xml:space="preserve"> [</w:t>
            </w:r>
            <w:r w:rsidRPr="004304E6">
              <w:rPr>
                <w:rFonts w:hint="eastAsia"/>
                <w:sz w:val="20"/>
                <w:szCs w:val="20"/>
              </w:rPr>
              <w:t>별첨</w:t>
            </w:r>
            <w:r w:rsidRPr="004304E6">
              <w:rPr>
                <w:rFonts w:hint="eastAsia"/>
                <w:sz w:val="20"/>
                <w:szCs w:val="20"/>
              </w:rPr>
              <w:t xml:space="preserve"> 5</w:t>
            </w:r>
            <w:r w:rsidRPr="004304E6">
              <w:rPr>
                <w:b w:val="0"/>
                <w:sz w:val="20"/>
                <w:szCs w:val="20"/>
              </w:rPr>
              <w:t>.</w:t>
            </w:r>
            <w:r w:rsidRPr="004304E6">
              <w:rPr>
                <w:rFonts w:hint="eastAsia"/>
                <w:b w:val="0"/>
                <w:sz w:val="20"/>
                <w:szCs w:val="20"/>
              </w:rPr>
              <w:t xml:space="preserve"> 2021</w:t>
            </w:r>
            <w:r w:rsidRPr="004304E6">
              <w:rPr>
                <w:rFonts w:hint="eastAsia"/>
                <w:b w:val="0"/>
                <w:sz w:val="20"/>
                <w:szCs w:val="20"/>
              </w:rPr>
              <w:t>년</w:t>
            </w:r>
            <w:r w:rsidRPr="004304E6">
              <w:rPr>
                <w:rFonts w:hint="eastAsia"/>
                <w:b w:val="0"/>
                <w:sz w:val="20"/>
                <w:szCs w:val="20"/>
              </w:rPr>
              <w:t xml:space="preserve"> </w:t>
            </w:r>
            <w:r w:rsidRPr="004304E6">
              <w:rPr>
                <w:rFonts w:hint="eastAsia"/>
                <w:b w:val="0"/>
                <w:sz w:val="20"/>
                <w:szCs w:val="20"/>
              </w:rPr>
              <w:t>전사</w:t>
            </w:r>
            <w:r w:rsidRPr="004304E6">
              <w:rPr>
                <w:rFonts w:hint="eastAsia"/>
                <w:b w:val="0"/>
                <w:sz w:val="20"/>
                <w:szCs w:val="20"/>
              </w:rPr>
              <w:t xml:space="preserve"> </w:t>
            </w:r>
            <w:r w:rsidRPr="004304E6">
              <w:rPr>
                <w:rFonts w:hint="eastAsia"/>
                <w:b w:val="0"/>
                <w:sz w:val="20"/>
                <w:szCs w:val="20"/>
              </w:rPr>
              <w:t>재산종합보험</w:t>
            </w:r>
            <w:r w:rsidRPr="004304E6">
              <w:rPr>
                <w:rFonts w:hint="eastAsia"/>
                <w:b w:val="0"/>
                <w:sz w:val="20"/>
                <w:szCs w:val="20"/>
              </w:rPr>
              <w:t xml:space="preserve"> </w:t>
            </w:r>
            <w:proofErr w:type="spellStart"/>
            <w:r w:rsidRPr="004304E6">
              <w:rPr>
                <w:rFonts w:hint="eastAsia"/>
                <w:b w:val="0"/>
                <w:sz w:val="20"/>
                <w:szCs w:val="20"/>
              </w:rPr>
              <w:t>물건지</w:t>
            </w:r>
            <w:proofErr w:type="spellEnd"/>
            <w:r w:rsidRPr="004304E6">
              <w:rPr>
                <w:rFonts w:hint="eastAsia"/>
                <w:b w:val="0"/>
                <w:sz w:val="20"/>
                <w:szCs w:val="20"/>
              </w:rPr>
              <w:t xml:space="preserve"> </w:t>
            </w:r>
            <w:r w:rsidRPr="004304E6">
              <w:rPr>
                <w:rFonts w:hint="eastAsia"/>
                <w:b w:val="0"/>
                <w:sz w:val="20"/>
                <w:szCs w:val="20"/>
              </w:rPr>
              <w:t>리스트</w:t>
            </w:r>
            <w:r w:rsidRPr="004304E6">
              <w:rPr>
                <w:rFonts w:hint="eastAsia"/>
                <w:b w:val="0"/>
                <w:sz w:val="20"/>
                <w:szCs w:val="20"/>
              </w:rPr>
              <w:t xml:space="preserve"> </w:t>
            </w:r>
            <w:r w:rsidRPr="004304E6">
              <w:rPr>
                <w:rFonts w:hint="eastAsia"/>
                <w:b w:val="0"/>
                <w:sz w:val="20"/>
                <w:szCs w:val="20"/>
              </w:rPr>
              <w:t>및</w:t>
            </w:r>
            <w:r w:rsidRPr="004304E6">
              <w:rPr>
                <w:rFonts w:hint="eastAsia"/>
                <w:b w:val="0"/>
                <w:sz w:val="20"/>
                <w:szCs w:val="20"/>
              </w:rPr>
              <w:t xml:space="preserve"> </w:t>
            </w:r>
            <w:r w:rsidRPr="004304E6">
              <w:rPr>
                <w:rFonts w:hint="eastAsia"/>
                <w:b w:val="0"/>
                <w:sz w:val="20"/>
                <w:szCs w:val="20"/>
              </w:rPr>
              <w:t>보험가액</w:t>
            </w:r>
            <w:r w:rsidRPr="004304E6">
              <w:rPr>
                <w:rFonts w:hint="eastAsia"/>
                <w:b w:val="0"/>
                <w:sz w:val="20"/>
                <w:szCs w:val="20"/>
              </w:rPr>
              <w:t xml:space="preserve"> </w:t>
            </w:r>
            <w:r w:rsidRPr="004304E6">
              <w:rPr>
                <w:rFonts w:hint="eastAsia"/>
                <w:b w:val="0"/>
                <w:sz w:val="20"/>
                <w:szCs w:val="20"/>
              </w:rPr>
              <w:t>상세내역</w:t>
            </w:r>
            <w:r w:rsidRPr="004304E6">
              <w:rPr>
                <w:rFonts w:hint="eastAsia"/>
                <w:b w:val="0"/>
                <w:sz w:val="20"/>
                <w:szCs w:val="20"/>
              </w:rPr>
              <w:t xml:space="preserve"> </w:t>
            </w:r>
            <w:r w:rsidRPr="004304E6">
              <w:rPr>
                <w:rFonts w:hint="eastAsia"/>
                <w:b w:val="0"/>
                <w:sz w:val="20"/>
                <w:szCs w:val="20"/>
              </w:rPr>
              <w:t>참조</w:t>
            </w:r>
            <w:r w:rsidRPr="004304E6">
              <w:rPr>
                <w:rFonts w:hint="eastAsia"/>
                <w:b w:val="0"/>
                <w:sz w:val="20"/>
                <w:szCs w:val="20"/>
              </w:rPr>
              <w:t>)</w:t>
            </w:r>
          </w:p>
        </w:tc>
        <w:tc>
          <w:tcPr>
            <w:tcW w:w="1985" w:type="dxa"/>
            <w:shd w:val="clear" w:color="auto" w:fill="auto"/>
            <w:vAlign w:val="center"/>
          </w:tcPr>
          <w:p w14:paraId="4F5CBFFA"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343DAC9E"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r w:rsidRPr="004304E6">
              <w:rPr>
                <w:b w:val="0"/>
                <w:sz w:val="20"/>
                <w:szCs w:val="20"/>
              </w:rPr>
              <w:t xml:space="preserve">, </w:t>
            </w:r>
          </w:p>
          <w:p w14:paraId="3D13F839" w14:textId="77777777" w:rsidR="00026A7E" w:rsidRPr="004304E6" w:rsidRDefault="00026A7E" w:rsidP="0091358C">
            <w:pPr>
              <w:pStyle w:val="21"/>
              <w:spacing w:line="280" w:lineRule="atLeast"/>
              <w:jc w:val="center"/>
              <w:rPr>
                <w:b w:val="0"/>
                <w:sz w:val="20"/>
                <w:szCs w:val="20"/>
              </w:rPr>
            </w:pPr>
            <w:r w:rsidRPr="004304E6">
              <w:rPr>
                <w:b w:val="0"/>
                <w:sz w:val="20"/>
                <w:szCs w:val="20"/>
              </w:rPr>
              <w:t>한샘개발</w:t>
            </w:r>
            <w:r w:rsidRPr="004304E6">
              <w:rPr>
                <w:b w:val="0"/>
                <w:sz w:val="20"/>
                <w:szCs w:val="20"/>
              </w:rPr>
              <w:t xml:space="preserve">, </w:t>
            </w:r>
          </w:p>
          <w:p w14:paraId="42267FD8" w14:textId="77777777" w:rsidR="00026A7E" w:rsidRPr="004304E6" w:rsidRDefault="00026A7E" w:rsidP="0091358C">
            <w:pPr>
              <w:pStyle w:val="21"/>
              <w:spacing w:line="280" w:lineRule="atLeast"/>
              <w:jc w:val="center"/>
              <w:rPr>
                <w:b w:val="0"/>
                <w:sz w:val="20"/>
                <w:szCs w:val="20"/>
              </w:rPr>
            </w:pPr>
            <w:r w:rsidRPr="004304E6">
              <w:rPr>
                <w:b w:val="0"/>
                <w:sz w:val="20"/>
                <w:szCs w:val="20"/>
              </w:rPr>
              <w:t>한샘서비스</w:t>
            </w:r>
            <w:r w:rsidRPr="004304E6">
              <w:rPr>
                <w:b w:val="0"/>
                <w:sz w:val="20"/>
                <w:szCs w:val="20"/>
              </w:rPr>
              <w:t xml:space="preserve">, </w:t>
            </w:r>
          </w:p>
          <w:p w14:paraId="5A0352D7" w14:textId="77777777" w:rsidR="00026A7E" w:rsidRPr="004304E6" w:rsidRDefault="00026A7E" w:rsidP="0091358C">
            <w:pPr>
              <w:pStyle w:val="21"/>
              <w:spacing w:line="280" w:lineRule="atLeast"/>
              <w:jc w:val="center"/>
              <w:rPr>
                <w:b w:val="0"/>
                <w:sz w:val="20"/>
                <w:szCs w:val="20"/>
              </w:rPr>
            </w:pPr>
            <w:proofErr w:type="spellStart"/>
            <w:r w:rsidRPr="004304E6">
              <w:rPr>
                <w:b w:val="0"/>
                <w:sz w:val="20"/>
                <w:szCs w:val="20"/>
              </w:rPr>
              <w:t>미래에셋컨설팅㈜서울지점</w:t>
            </w:r>
            <w:proofErr w:type="spellEnd"/>
            <w:r w:rsidRPr="004304E6">
              <w:rPr>
                <w:b w:val="0"/>
                <w:sz w:val="20"/>
                <w:szCs w:val="20"/>
              </w:rPr>
              <w:t xml:space="preserve">, </w:t>
            </w:r>
          </w:p>
          <w:p w14:paraId="4C8DE5FC" w14:textId="77777777" w:rsidR="00026A7E" w:rsidRPr="004304E6" w:rsidRDefault="00026A7E" w:rsidP="0091358C">
            <w:pPr>
              <w:pStyle w:val="21"/>
              <w:spacing w:line="280" w:lineRule="atLeast"/>
              <w:jc w:val="center"/>
              <w:rPr>
                <w:b w:val="0"/>
                <w:sz w:val="20"/>
                <w:szCs w:val="20"/>
              </w:rPr>
            </w:pPr>
            <w:r w:rsidRPr="004304E6">
              <w:rPr>
                <w:b w:val="0"/>
                <w:sz w:val="20"/>
                <w:szCs w:val="20"/>
              </w:rPr>
              <w:t>홈플러스㈜</w:t>
            </w:r>
            <w:r w:rsidRPr="004304E6">
              <w:rPr>
                <w:b w:val="0"/>
                <w:sz w:val="20"/>
                <w:szCs w:val="20"/>
              </w:rPr>
              <w:t xml:space="preserve">, </w:t>
            </w:r>
          </w:p>
          <w:p w14:paraId="7ABCD341" w14:textId="77777777" w:rsidR="00026A7E" w:rsidRPr="004304E6" w:rsidRDefault="00026A7E" w:rsidP="0091358C">
            <w:pPr>
              <w:pStyle w:val="21"/>
              <w:spacing w:line="280" w:lineRule="atLeast"/>
              <w:jc w:val="center"/>
              <w:rPr>
                <w:b w:val="0"/>
                <w:sz w:val="20"/>
                <w:szCs w:val="20"/>
              </w:rPr>
            </w:pPr>
            <w:r w:rsidRPr="004304E6">
              <w:rPr>
                <w:b w:val="0"/>
                <w:sz w:val="20"/>
                <w:szCs w:val="20"/>
              </w:rPr>
              <w:t>주식회사</w:t>
            </w:r>
            <w:r w:rsidRPr="004304E6">
              <w:rPr>
                <w:b w:val="0"/>
                <w:sz w:val="20"/>
                <w:szCs w:val="20"/>
              </w:rPr>
              <w:t xml:space="preserve"> </w:t>
            </w:r>
            <w:proofErr w:type="spellStart"/>
            <w:r w:rsidRPr="004304E6">
              <w:rPr>
                <w:b w:val="0"/>
                <w:sz w:val="20"/>
                <w:szCs w:val="20"/>
              </w:rPr>
              <w:t>하남유니온스퀘어</w:t>
            </w:r>
            <w:proofErr w:type="spellEnd"/>
            <w:r w:rsidRPr="004304E6">
              <w:rPr>
                <w:b w:val="0"/>
                <w:sz w:val="20"/>
                <w:szCs w:val="20"/>
              </w:rPr>
              <w:t xml:space="preserve">, </w:t>
            </w:r>
          </w:p>
          <w:p w14:paraId="3901553B" w14:textId="77777777" w:rsidR="00026A7E" w:rsidRPr="004304E6" w:rsidRDefault="00026A7E" w:rsidP="0091358C">
            <w:pPr>
              <w:pStyle w:val="21"/>
              <w:spacing w:line="280" w:lineRule="atLeast"/>
              <w:jc w:val="center"/>
              <w:rPr>
                <w:b w:val="0"/>
                <w:sz w:val="20"/>
                <w:szCs w:val="20"/>
              </w:rPr>
            </w:pPr>
            <w:r w:rsidRPr="004304E6">
              <w:rPr>
                <w:b w:val="0"/>
                <w:sz w:val="20"/>
                <w:szCs w:val="20"/>
              </w:rPr>
              <w:t>주식회사</w:t>
            </w:r>
            <w:r w:rsidRPr="004304E6">
              <w:rPr>
                <w:b w:val="0"/>
                <w:sz w:val="20"/>
                <w:szCs w:val="20"/>
              </w:rPr>
              <w:t xml:space="preserve"> </w:t>
            </w:r>
            <w:r w:rsidRPr="004304E6">
              <w:rPr>
                <w:b w:val="0"/>
                <w:sz w:val="20"/>
                <w:szCs w:val="20"/>
              </w:rPr>
              <w:t>스타필드</w:t>
            </w:r>
            <w:r w:rsidRPr="004304E6">
              <w:rPr>
                <w:b w:val="0"/>
                <w:sz w:val="20"/>
                <w:szCs w:val="20"/>
              </w:rPr>
              <w:t xml:space="preserve"> </w:t>
            </w:r>
            <w:r w:rsidRPr="004304E6">
              <w:rPr>
                <w:b w:val="0"/>
                <w:sz w:val="20"/>
                <w:szCs w:val="20"/>
              </w:rPr>
              <w:t>고양</w:t>
            </w:r>
          </w:p>
        </w:tc>
        <w:tc>
          <w:tcPr>
            <w:tcW w:w="8529" w:type="dxa"/>
            <w:shd w:val="clear" w:color="auto" w:fill="auto"/>
            <w:vAlign w:val="center"/>
          </w:tcPr>
          <w:p w14:paraId="032F9294"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재물종합위험보장</w:t>
            </w:r>
            <w:r w:rsidRPr="004304E6">
              <w:rPr>
                <w:b w:val="0"/>
                <w:sz w:val="20"/>
                <w:szCs w:val="20"/>
              </w:rPr>
              <w:t>(21</w:t>
            </w:r>
            <w:r w:rsidRPr="004304E6">
              <w:rPr>
                <w:rFonts w:hint="eastAsia"/>
                <w:b w:val="0"/>
                <w:sz w:val="20"/>
                <w:szCs w:val="20"/>
              </w:rPr>
              <w:t>개</w:t>
            </w:r>
            <w:r w:rsidRPr="004304E6">
              <w:rPr>
                <w:rFonts w:hint="eastAsia"/>
                <w:b w:val="0"/>
                <w:sz w:val="20"/>
                <w:szCs w:val="20"/>
              </w:rPr>
              <w:t xml:space="preserve"> </w:t>
            </w:r>
            <w:r w:rsidRPr="004304E6">
              <w:rPr>
                <w:rFonts w:hint="eastAsia"/>
                <w:b w:val="0"/>
                <w:sz w:val="20"/>
                <w:szCs w:val="20"/>
              </w:rPr>
              <w:t>물류창고</w:t>
            </w:r>
            <w:r w:rsidRPr="004304E6">
              <w:rPr>
                <w:b w:val="0"/>
                <w:sz w:val="20"/>
                <w:szCs w:val="20"/>
              </w:rPr>
              <w:t>(5</w:t>
            </w:r>
            <w:r w:rsidRPr="004304E6">
              <w:rPr>
                <w:rFonts w:hint="eastAsia"/>
                <w:b w:val="0"/>
                <w:sz w:val="20"/>
                <w:szCs w:val="20"/>
              </w:rPr>
              <w:t>공장</w:t>
            </w:r>
            <w:r w:rsidRPr="004304E6">
              <w:rPr>
                <w:rFonts w:hint="eastAsia"/>
                <w:b w:val="0"/>
                <w:sz w:val="20"/>
                <w:szCs w:val="20"/>
              </w:rPr>
              <w:t>,</w:t>
            </w:r>
            <w:r w:rsidRPr="004304E6">
              <w:rPr>
                <w:b w:val="0"/>
                <w:sz w:val="20"/>
                <w:szCs w:val="20"/>
              </w:rPr>
              <w:t xml:space="preserve"> </w:t>
            </w:r>
            <w:r w:rsidRPr="004304E6">
              <w:rPr>
                <w:rFonts w:hint="eastAsia"/>
                <w:b w:val="0"/>
                <w:sz w:val="20"/>
                <w:szCs w:val="20"/>
              </w:rPr>
              <w:t>안산</w:t>
            </w:r>
            <w:r w:rsidRPr="004304E6">
              <w:rPr>
                <w:rFonts w:hint="eastAsia"/>
                <w:b w:val="0"/>
                <w:sz w:val="20"/>
                <w:szCs w:val="20"/>
              </w:rPr>
              <w:t xml:space="preserve"> </w:t>
            </w:r>
            <w:proofErr w:type="spellStart"/>
            <w:r w:rsidRPr="004304E6">
              <w:rPr>
                <w:rFonts w:hint="eastAsia"/>
                <w:b w:val="0"/>
                <w:sz w:val="20"/>
                <w:szCs w:val="20"/>
              </w:rPr>
              <w:t>그레이박스</w:t>
            </w:r>
            <w:proofErr w:type="spellEnd"/>
            <w:r w:rsidRPr="004304E6">
              <w:rPr>
                <w:rFonts w:hint="eastAsia"/>
                <w:b w:val="0"/>
                <w:sz w:val="20"/>
                <w:szCs w:val="20"/>
              </w:rPr>
              <w:t xml:space="preserve"> </w:t>
            </w:r>
            <w:r w:rsidRPr="004304E6">
              <w:rPr>
                <w:rFonts w:hint="eastAsia"/>
                <w:b w:val="0"/>
                <w:sz w:val="20"/>
                <w:szCs w:val="20"/>
              </w:rPr>
              <w:t>창고</w:t>
            </w:r>
            <w:r w:rsidRPr="004304E6">
              <w:rPr>
                <w:rFonts w:hint="eastAsia"/>
                <w:b w:val="0"/>
                <w:sz w:val="20"/>
                <w:szCs w:val="20"/>
              </w:rPr>
              <w:t>,</w:t>
            </w:r>
            <w:r w:rsidRPr="004304E6">
              <w:rPr>
                <w:b w:val="0"/>
                <w:sz w:val="20"/>
                <w:szCs w:val="20"/>
              </w:rPr>
              <w:t xml:space="preserve"> </w:t>
            </w:r>
            <w:r w:rsidRPr="004304E6">
              <w:rPr>
                <w:rFonts w:hint="eastAsia"/>
                <w:b w:val="0"/>
                <w:sz w:val="20"/>
                <w:szCs w:val="20"/>
              </w:rPr>
              <w:t>제조사업부</w:t>
            </w:r>
            <w:r w:rsidRPr="004304E6">
              <w:rPr>
                <w:rFonts w:hint="eastAsia"/>
                <w:b w:val="0"/>
                <w:sz w:val="20"/>
                <w:szCs w:val="20"/>
              </w:rPr>
              <w:t xml:space="preserve"> </w:t>
            </w:r>
            <w:r w:rsidRPr="004304E6">
              <w:rPr>
                <w:rFonts w:hint="eastAsia"/>
                <w:b w:val="0"/>
                <w:sz w:val="20"/>
                <w:szCs w:val="20"/>
              </w:rPr>
              <w:t>창고</w:t>
            </w:r>
            <w:r w:rsidRPr="004304E6">
              <w:rPr>
                <w:rFonts w:hint="eastAsia"/>
                <w:b w:val="0"/>
                <w:sz w:val="20"/>
                <w:szCs w:val="20"/>
              </w:rPr>
              <w:t xml:space="preserve"> </w:t>
            </w:r>
            <w:r w:rsidRPr="004304E6">
              <w:rPr>
                <w:rFonts w:hint="eastAsia"/>
                <w:b w:val="0"/>
                <w:sz w:val="20"/>
                <w:szCs w:val="20"/>
              </w:rPr>
              <w:t>제외</w:t>
            </w:r>
            <w:r w:rsidRPr="004304E6">
              <w:rPr>
                <w:rFonts w:hint="eastAsia"/>
                <w:b w:val="0"/>
                <w:sz w:val="20"/>
                <w:szCs w:val="20"/>
              </w:rPr>
              <w:t>)</w:t>
            </w:r>
            <w:r w:rsidRPr="004304E6">
              <w:rPr>
                <w:b w:val="0"/>
                <w:sz w:val="20"/>
                <w:szCs w:val="20"/>
              </w:rPr>
              <w:t xml:space="preserve"> </w:t>
            </w:r>
            <w:r w:rsidRPr="004304E6">
              <w:rPr>
                <w:b w:val="0"/>
                <w:sz w:val="20"/>
                <w:szCs w:val="20"/>
              </w:rPr>
              <w:t>서울</w:t>
            </w:r>
            <w:r w:rsidRPr="004304E6">
              <w:rPr>
                <w:b w:val="0"/>
                <w:sz w:val="20"/>
                <w:szCs w:val="20"/>
              </w:rPr>
              <w:t xml:space="preserve"> </w:t>
            </w:r>
            <w:r w:rsidRPr="004304E6">
              <w:rPr>
                <w:b w:val="0"/>
                <w:sz w:val="20"/>
                <w:szCs w:val="20"/>
              </w:rPr>
              <w:t>마포구</w:t>
            </w:r>
            <w:r w:rsidRPr="004304E6">
              <w:rPr>
                <w:b w:val="0"/>
                <w:sz w:val="20"/>
                <w:szCs w:val="20"/>
              </w:rPr>
              <w:t xml:space="preserve"> </w:t>
            </w:r>
            <w:r w:rsidRPr="004304E6">
              <w:rPr>
                <w:b w:val="0"/>
                <w:sz w:val="20"/>
                <w:szCs w:val="20"/>
              </w:rPr>
              <w:t>사옥</w:t>
            </w:r>
            <w:r w:rsidRPr="004304E6">
              <w:rPr>
                <w:b w:val="0"/>
                <w:sz w:val="20"/>
                <w:szCs w:val="20"/>
              </w:rPr>
              <w:t xml:space="preserve">, </w:t>
            </w:r>
            <w:r w:rsidRPr="004304E6">
              <w:rPr>
                <w:b w:val="0"/>
                <w:sz w:val="20"/>
                <w:szCs w:val="20"/>
              </w:rPr>
              <w:t>부산</w:t>
            </w:r>
            <w:r w:rsidRPr="004304E6">
              <w:rPr>
                <w:b w:val="0"/>
                <w:sz w:val="20"/>
                <w:szCs w:val="20"/>
              </w:rPr>
              <w:t xml:space="preserve"> </w:t>
            </w:r>
            <w:r w:rsidRPr="004304E6">
              <w:rPr>
                <w:b w:val="0"/>
                <w:sz w:val="20"/>
                <w:szCs w:val="20"/>
              </w:rPr>
              <w:t>해운대구</w:t>
            </w:r>
            <w:r w:rsidRPr="004304E6">
              <w:rPr>
                <w:b w:val="0"/>
                <w:sz w:val="20"/>
                <w:szCs w:val="20"/>
              </w:rPr>
              <w:t xml:space="preserve"> </w:t>
            </w:r>
            <w:r w:rsidRPr="004304E6">
              <w:rPr>
                <w:b w:val="0"/>
                <w:sz w:val="20"/>
                <w:szCs w:val="20"/>
              </w:rPr>
              <w:t>매장</w:t>
            </w:r>
            <w:r w:rsidRPr="004304E6">
              <w:rPr>
                <w:b w:val="0"/>
                <w:sz w:val="20"/>
                <w:szCs w:val="20"/>
              </w:rPr>
              <w:t xml:space="preserve">, </w:t>
            </w:r>
            <w:r w:rsidRPr="004304E6">
              <w:rPr>
                <w:b w:val="0"/>
                <w:sz w:val="20"/>
                <w:szCs w:val="20"/>
              </w:rPr>
              <w:t>원주</w:t>
            </w:r>
            <w:r w:rsidRPr="004304E6">
              <w:rPr>
                <w:b w:val="0"/>
                <w:sz w:val="20"/>
                <w:szCs w:val="20"/>
              </w:rPr>
              <w:t xml:space="preserve"> </w:t>
            </w:r>
            <w:r w:rsidRPr="004304E6">
              <w:rPr>
                <w:b w:val="0"/>
                <w:sz w:val="20"/>
                <w:szCs w:val="20"/>
              </w:rPr>
              <w:t>사무실</w:t>
            </w:r>
            <w:r w:rsidRPr="004304E6">
              <w:rPr>
                <w:b w:val="0"/>
                <w:sz w:val="20"/>
                <w:szCs w:val="20"/>
              </w:rPr>
              <w:t xml:space="preserve">, </w:t>
            </w:r>
            <w:r w:rsidRPr="004304E6">
              <w:rPr>
                <w:b w:val="0"/>
                <w:sz w:val="20"/>
                <w:szCs w:val="20"/>
              </w:rPr>
              <w:t>서울</w:t>
            </w:r>
            <w:r w:rsidRPr="004304E6">
              <w:rPr>
                <w:b w:val="0"/>
                <w:sz w:val="20"/>
                <w:szCs w:val="20"/>
              </w:rPr>
              <w:t xml:space="preserve"> </w:t>
            </w:r>
            <w:r w:rsidRPr="004304E6">
              <w:rPr>
                <w:b w:val="0"/>
                <w:sz w:val="20"/>
                <w:szCs w:val="20"/>
              </w:rPr>
              <w:t>종로구</w:t>
            </w:r>
            <w:r w:rsidRPr="004304E6">
              <w:rPr>
                <w:b w:val="0"/>
                <w:sz w:val="20"/>
                <w:szCs w:val="20"/>
              </w:rPr>
              <w:t xml:space="preserve"> </w:t>
            </w:r>
            <w:r w:rsidRPr="004304E6">
              <w:rPr>
                <w:b w:val="0"/>
                <w:sz w:val="20"/>
                <w:szCs w:val="20"/>
              </w:rPr>
              <w:t>숙소</w:t>
            </w:r>
            <w:r w:rsidRPr="004304E6">
              <w:rPr>
                <w:b w:val="0"/>
                <w:sz w:val="20"/>
                <w:szCs w:val="20"/>
              </w:rPr>
              <w:t>)</w:t>
            </w:r>
          </w:p>
          <w:p w14:paraId="5316D895" w14:textId="77777777" w:rsidR="00026A7E" w:rsidRPr="004304E6" w:rsidRDefault="00026A7E" w:rsidP="0091358C">
            <w:pPr>
              <w:pStyle w:val="21"/>
              <w:numPr>
                <w:ilvl w:val="0"/>
                <w:numId w:val="107"/>
              </w:numPr>
              <w:spacing w:line="280" w:lineRule="atLeast"/>
              <w:jc w:val="left"/>
              <w:rPr>
                <w:b w:val="0"/>
                <w:sz w:val="20"/>
                <w:szCs w:val="20"/>
              </w:rPr>
            </w:pPr>
            <w:r w:rsidRPr="004304E6">
              <w:rPr>
                <w:rFonts w:hint="eastAsia"/>
                <w:b w:val="0"/>
                <w:sz w:val="20"/>
                <w:szCs w:val="20"/>
              </w:rPr>
              <w:t>보험가액은</w:t>
            </w:r>
            <w:r w:rsidRPr="004304E6">
              <w:rPr>
                <w:rFonts w:hint="eastAsia"/>
                <w:b w:val="0"/>
                <w:sz w:val="20"/>
                <w:szCs w:val="20"/>
              </w:rPr>
              <w:t xml:space="preserve"> </w:t>
            </w:r>
            <w:r w:rsidRPr="004304E6">
              <w:rPr>
                <w:rFonts w:hint="eastAsia"/>
                <w:b w:val="0"/>
                <w:sz w:val="20"/>
                <w:szCs w:val="20"/>
              </w:rPr>
              <w:t>시가</w:t>
            </w:r>
            <w:r w:rsidRPr="004304E6">
              <w:rPr>
                <w:rFonts w:hint="eastAsia"/>
                <w:b w:val="0"/>
                <w:sz w:val="20"/>
                <w:szCs w:val="20"/>
              </w:rPr>
              <w:t xml:space="preserve"> </w:t>
            </w:r>
            <w:r w:rsidRPr="004304E6">
              <w:rPr>
                <w:rFonts w:hint="eastAsia"/>
                <w:b w:val="0"/>
                <w:sz w:val="20"/>
                <w:szCs w:val="20"/>
              </w:rPr>
              <w:t>기준</w:t>
            </w:r>
            <w:r w:rsidRPr="004304E6">
              <w:rPr>
                <w:rFonts w:hint="eastAsia"/>
                <w:b w:val="0"/>
                <w:sz w:val="20"/>
                <w:szCs w:val="20"/>
              </w:rPr>
              <w:t xml:space="preserve"> </w:t>
            </w:r>
            <w:r w:rsidRPr="004304E6">
              <w:rPr>
                <w:rFonts w:hint="eastAsia"/>
                <w:b w:val="0"/>
                <w:sz w:val="20"/>
                <w:szCs w:val="20"/>
              </w:rPr>
              <w:t>산정</w:t>
            </w:r>
            <w:r w:rsidRPr="004304E6">
              <w:rPr>
                <w:rFonts w:hint="eastAsia"/>
                <w:b w:val="0"/>
                <w:sz w:val="20"/>
                <w:szCs w:val="20"/>
              </w:rPr>
              <w:t>(</w:t>
            </w:r>
            <w:r w:rsidRPr="004304E6">
              <w:rPr>
                <w:rFonts w:hint="eastAsia"/>
                <w:b w:val="0"/>
                <w:sz w:val="20"/>
                <w:szCs w:val="20"/>
              </w:rPr>
              <w:t>단</w:t>
            </w:r>
            <w:r w:rsidRPr="004304E6">
              <w:rPr>
                <w:rFonts w:hint="eastAsia"/>
                <w:b w:val="0"/>
                <w:sz w:val="20"/>
                <w:szCs w:val="20"/>
              </w:rPr>
              <w:t>,</w:t>
            </w:r>
            <w:r w:rsidRPr="004304E6">
              <w:rPr>
                <w:b w:val="0"/>
                <w:sz w:val="20"/>
                <w:szCs w:val="20"/>
              </w:rPr>
              <w:t xml:space="preserve"> </w:t>
            </w:r>
            <w:r w:rsidRPr="004304E6">
              <w:rPr>
                <w:rFonts w:hint="eastAsia"/>
                <w:b w:val="0"/>
                <w:sz w:val="20"/>
                <w:szCs w:val="20"/>
              </w:rPr>
              <w:t>재고자산은</w:t>
            </w:r>
            <w:r w:rsidRPr="004304E6">
              <w:rPr>
                <w:rFonts w:hint="eastAsia"/>
                <w:b w:val="0"/>
                <w:sz w:val="20"/>
                <w:szCs w:val="20"/>
              </w:rPr>
              <w:t xml:space="preserve"> </w:t>
            </w:r>
            <w:r w:rsidRPr="004304E6">
              <w:rPr>
                <w:rFonts w:hint="eastAsia"/>
                <w:b w:val="0"/>
                <w:sz w:val="20"/>
                <w:szCs w:val="20"/>
              </w:rPr>
              <w:t>장부가의</w:t>
            </w:r>
            <w:r w:rsidRPr="004304E6">
              <w:rPr>
                <w:rFonts w:hint="eastAsia"/>
                <w:b w:val="0"/>
                <w:sz w:val="20"/>
                <w:szCs w:val="20"/>
              </w:rPr>
              <w:t xml:space="preserve"> </w:t>
            </w:r>
            <w:r w:rsidRPr="004304E6">
              <w:rPr>
                <w:b w:val="0"/>
                <w:sz w:val="20"/>
                <w:szCs w:val="20"/>
              </w:rPr>
              <w:t>1.2</w:t>
            </w:r>
            <w:r w:rsidRPr="004304E6">
              <w:rPr>
                <w:rFonts w:hint="eastAsia"/>
                <w:b w:val="0"/>
                <w:sz w:val="20"/>
                <w:szCs w:val="20"/>
              </w:rPr>
              <w:t>배</w:t>
            </w:r>
            <w:r w:rsidRPr="004304E6">
              <w:rPr>
                <w:rFonts w:hint="eastAsia"/>
                <w:b w:val="0"/>
                <w:sz w:val="20"/>
                <w:szCs w:val="20"/>
              </w:rPr>
              <w:t xml:space="preserve"> </w:t>
            </w:r>
            <w:r w:rsidRPr="004304E6">
              <w:rPr>
                <w:rFonts w:hint="eastAsia"/>
                <w:b w:val="0"/>
                <w:sz w:val="20"/>
                <w:szCs w:val="20"/>
              </w:rPr>
              <w:t>기준으로</w:t>
            </w:r>
            <w:r w:rsidRPr="004304E6">
              <w:rPr>
                <w:rFonts w:hint="eastAsia"/>
                <w:b w:val="0"/>
                <w:sz w:val="20"/>
                <w:szCs w:val="20"/>
              </w:rPr>
              <w:t xml:space="preserve"> </w:t>
            </w:r>
            <w:r w:rsidRPr="004304E6">
              <w:rPr>
                <w:rFonts w:hint="eastAsia"/>
                <w:b w:val="0"/>
                <w:sz w:val="20"/>
                <w:szCs w:val="20"/>
              </w:rPr>
              <w:t>보험가액</w:t>
            </w:r>
            <w:r w:rsidRPr="004304E6">
              <w:rPr>
                <w:rFonts w:hint="eastAsia"/>
                <w:b w:val="0"/>
                <w:sz w:val="20"/>
                <w:szCs w:val="20"/>
              </w:rPr>
              <w:t xml:space="preserve"> </w:t>
            </w:r>
            <w:r w:rsidRPr="004304E6">
              <w:rPr>
                <w:rFonts w:hint="eastAsia"/>
                <w:b w:val="0"/>
                <w:sz w:val="20"/>
                <w:szCs w:val="20"/>
              </w:rPr>
              <w:t>산정하고</w:t>
            </w:r>
            <w:r w:rsidRPr="004304E6">
              <w:rPr>
                <w:rFonts w:hint="eastAsia"/>
                <w:b w:val="0"/>
                <w:sz w:val="20"/>
                <w:szCs w:val="20"/>
              </w:rPr>
              <w:t xml:space="preserve"> </w:t>
            </w:r>
            <w:r w:rsidRPr="004304E6">
              <w:rPr>
                <w:rFonts w:hint="eastAsia"/>
                <w:b w:val="0"/>
                <w:sz w:val="20"/>
                <w:szCs w:val="20"/>
              </w:rPr>
              <w:t>시가기준</w:t>
            </w:r>
            <w:r w:rsidRPr="004304E6">
              <w:rPr>
                <w:rFonts w:hint="eastAsia"/>
                <w:b w:val="0"/>
                <w:sz w:val="20"/>
                <w:szCs w:val="20"/>
              </w:rPr>
              <w:t xml:space="preserve"> </w:t>
            </w:r>
            <w:r w:rsidRPr="004304E6">
              <w:rPr>
                <w:rFonts w:hint="eastAsia"/>
                <w:b w:val="0"/>
                <w:sz w:val="20"/>
                <w:szCs w:val="20"/>
              </w:rPr>
              <w:t>보상</w:t>
            </w:r>
            <w:r w:rsidRPr="004304E6">
              <w:rPr>
                <w:rFonts w:hint="eastAsia"/>
                <w:b w:val="0"/>
                <w:sz w:val="20"/>
                <w:szCs w:val="20"/>
              </w:rPr>
              <w:t>)</w:t>
            </w:r>
          </w:p>
          <w:p w14:paraId="2E7FBB67"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기계위험보장</w:t>
            </w:r>
            <w:r w:rsidRPr="004304E6">
              <w:rPr>
                <w:b w:val="0"/>
                <w:sz w:val="20"/>
                <w:szCs w:val="20"/>
              </w:rPr>
              <w:t>(</w:t>
            </w:r>
            <w:proofErr w:type="spellStart"/>
            <w:r w:rsidRPr="004304E6">
              <w:rPr>
                <w:b w:val="0"/>
                <w:sz w:val="20"/>
                <w:szCs w:val="20"/>
              </w:rPr>
              <w:t>조남동물류센터</w:t>
            </w:r>
            <w:proofErr w:type="spellEnd"/>
            <w:r w:rsidRPr="004304E6">
              <w:rPr>
                <w:b w:val="0"/>
                <w:sz w:val="20"/>
                <w:szCs w:val="20"/>
              </w:rPr>
              <w:t xml:space="preserve"> </w:t>
            </w:r>
            <w:r w:rsidRPr="004304E6">
              <w:rPr>
                <w:b w:val="0"/>
                <w:sz w:val="20"/>
                <w:szCs w:val="20"/>
              </w:rPr>
              <w:t>등</w:t>
            </w:r>
            <w:r w:rsidRPr="004304E6">
              <w:rPr>
                <w:b w:val="0"/>
                <w:sz w:val="20"/>
                <w:szCs w:val="20"/>
              </w:rPr>
              <w:t>)</w:t>
            </w:r>
          </w:p>
          <w:p w14:paraId="75451EC7"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기업휴지위험보장</w:t>
            </w:r>
          </w:p>
          <w:p w14:paraId="77BAB99E"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배상책임위험보장</w:t>
            </w:r>
          </w:p>
          <w:p w14:paraId="516FD005"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목적물</w:t>
            </w:r>
            <w:r w:rsidRPr="004304E6">
              <w:rPr>
                <w:b w:val="0"/>
                <w:sz w:val="20"/>
                <w:szCs w:val="20"/>
              </w:rPr>
              <w:t xml:space="preserve"> </w:t>
            </w:r>
            <w:r w:rsidRPr="004304E6">
              <w:rPr>
                <w:b w:val="0"/>
                <w:sz w:val="20"/>
                <w:szCs w:val="20"/>
              </w:rPr>
              <w:t>방배동</w:t>
            </w:r>
            <w:r w:rsidRPr="004304E6">
              <w:rPr>
                <w:b w:val="0"/>
                <w:sz w:val="20"/>
                <w:szCs w:val="20"/>
              </w:rPr>
              <w:t xml:space="preserve"> </w:t>
            </w:r>
            <w:r w:rsidRPr="004304E6">
              <w:rPr>
                <w:b w:val="0"/>
                <w:sz w:val="20"/>
                <w:szCs w:val="20"/>
              </w:rPr>
              <w:t>건물에</w:t>
            </w:r>
            <w:r w:rsidRPr="004304E6">
              <w:rPr>
                <w:b w:val="0"/>
                <w:sz w:val="20"/>
                <w:szCs w:val="20"/>
              </w:rPr>
              <w:t xml:space="preserve"> </w:t>
            </w:r>
            <w:r w:rsidRPr="004304E6">
              <w:rPr>
                <w:b w:val="0"/>
                <w:sz w:val="20"/>
                <w:szCs w:val="20"/>
              </w:rPr>
              <w:t>관한</w:t>
            </w:r>
            <w:r w:rsidRPr="004304E6">
              <w:rPr>
                <w:b w:val="0"/>
                <w:sz w:val="20"/>
                <w:szCs w:val="20"/>
              </w:rPr>
              <w:t xml:space="preserve"> </w:t>
            </w:r>
            <w:r w:rsidRPr="004304E6">
              <w:rPr>
                <w:b w:val="0"/>
                <w:sz w:val="20"/>
                <w:szCs w:val="20"/>
              </w:rPr>
              <w:t>보험금청구권에</w:t>
            </w:r>
            <w:r w:rsidRPr="004304E6">
              <w:rPr>
                <w:b w:val="0"/>
                <w:sz w:val="20"/>
                <w:szCs w:val="20"/>
              </w:rPr>
              <w:t xml:space="preserve"> </w:t>
            </w:r>
            <w:proofErr w:type="spellStart"/>
            <w:r w:rsidRPr="004304E6">
              <w:rPr>
                <w:b w:val="0"/>
                <w:sz w:val="20"/>
                <w:szCs w:val="20"/>
              </w:rPr>
              <w:t>질권자</w:t>
            </w:r>
            <w:proofErr w:type="spellEnd"/>
            <w:r w:rsidRPr="004304E6">
              <w:rPr>
                <w:b w:val="0"/>
                <w:sz w:val="20"/>
                <w:szCs w:val="20"/>
              </w:rPr>
              <w:t xml:space="preserve"> KEB</w:t>
            </w:r>
            <w:r w:rsidRPr="004304E6">
              <w:rPr>
                <w:b w:val="0"/>
                <w:sz w:val="20"/>
                <w:szCs w:val="20"/>
              </w:rPr>
              <w:t>하나은행</w:t>
            </w:r>
            <w:r w:rsidRPr="004304E6">
              <w:rPr>
                <w:b w:val="0"/>
                <w:sz w:val="20"/>
                <w:szCs w:val="20"/>
              </w:rPr>
              <w:t xml:space="preserve">, </w:t>
            </w:r>
            <w:r w:rsidRPr="004304E6">
              <w:rPr>
                <w:b w:val="0"/>
                <w:sz w:val="20"/>
                <w:szCs w:val="20"/>
              </w:rPr>
              <w:t>질권금액</w:t>
            </w:r>
            <w:r w:rsidRPr="004304E6">
              <w:rPr>
                <w:b w:val="0"/>
                <w:sz w:val="20"/>
                <w:szCs w:val="20"/>
              </w:rPr>
              <w:t xml:space="preserve"> 12,959,000,000</w:t>
            </w:r>
            <w:r w:rsidRPr="004304E6">
              <w:rPr>
                <w:b w:val="0"/>
                <w:sz w:val="20"/>
                <w:szCs w:val="20"/>
              </w:rPr>
              <w:t>원</w:t>
            </w:r>
            <w:r w:rsidRPr="004304E6">
              <w:rPr>
                <w:b w:val="0"/>
                <w:sz w:val="20"/>
                <w:szCs w:val="20"/>
              </w:rPr>
              <w:t xml:space="preserve"> </w:t>
            </w:r>
            <w:r w:rsidRPr="004304E6">
              <w:rPr>
                <w:b w:val="0"/>
                <w:sz w:val="20"/>
                <w:szCs w:val="20"/>
              </w:rPr>
              <w:t>질권</w:t>
            </w:r>
            <w:r w:rsidRPr="004304E6">
              <w:rPr>
                <w:b w:val="0"/>
                <w:sz w:val="20"/>
                <w:szCs w:val="20"/>
              </w:rPr>
              <w:t xml:space="preserve"> </w:t>
            </w:r>
            <w:r w:rsidRPr="004304E6">
              <w:rPr>
                <w:b w:val="0"/>
                <w:sz w:val="20"/>
                <w:szCs w:val="20"/>
              </w:rPr>
              <w:t>설정</w:t>
            </w:r>
          </w:p>
        </w:tc>
      </w:tr>
      <w:tr w:rsidR="00026A7E" w:rsidRPr="004304E6" w14:paraId="3D32A2AC" w14:textId="77777777" w:rsidTr="0091358C">
        <w:trPr>
          <w:trHeight w:val="340"/>
        </w:trPr>
        <w:tc>
          <w:tcPr>
            <w:tcW w:w="2188" w:type="dxa"/>
            <w:shd w:val="clear" w:color="auto" w:fill="F2F2F2" w:themeFill="background1" w:themeFillShade="F2"/>
            <w:vAlign w:val="center"/>
          </w:tcPr>
          <w:p w14:paraId="1FAB74C7" w14:textId="77777777" w:rsidR="00026A7E" w:rsidRPr="004304E6" w:rsidRDefault="00026A7E" w:rsidP="0091358C">
            <w:pPr>
              <w:pStyle w:val="21"/>
              <w:spacing w:line="280" w:lineRule="atLeast"/>
              <w:jc w:val="center"/>
              <w:rPr>
                <w:b w:val="0"/>
                <w:sz w:val="20"/>
                <w:szCs w:val="20"/>
              </w:rPr>
            </w:pPr>
            <w:r w:rsidRPr="004304E6">
              <w:rPr>
                <w:b w:val="0"/>
                <w:sz w:val="20"/>
                <w:szCs w:val="20"/>
              </w:rPr>
              <w:t>재산종합보험</w:t>
            </w:r>
          </w:p>
        </w:tc>
        <w:tc>
          <w:tcPr>
            <w:tcW w:w="1985" w:type="dxa"/>
            <w:shd w:val="clear" w:color="auto" w:fill="auto"/>
            <w:vAlign w:val="center"/>
          </w:tcPr>
          <w:p w14:paraId="0FABB037"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4893F11E"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6E95DC25"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재물종합위험보장</w:t>
            </w:r>
            <w:r w:rsidRPr="004304E6">
              <w:rPr>
                <w:b w:val="0"/>
                <w:sz w:val="20"/>
                <w:szCs w:val="20"/>
              </w:rPr>
              <w:t>(3</w:t>
            </w:r>
            <w:r w:rsidRPr="004304E6">
              <w:rPr>
                <w:b w:val="0"/>
                <w:sz w:val="20"/>
                <w:szCs w:val="20"/>
              </w:rPr>
              <w:t>공장</w:t>
            </w:r>
            <w:r w:rsidRPr="004304E6">
              <w:rPr>
                <w:b w:val="0"/>
                <w:sz w:val="20"/>
                <w:szCs w:val="20"/>
              </w:rPr>
              <w:t>, 4</w:t>
            </w:r>
            <w:r w:rsidRPr="004304E6">
              <w:rPr>
                <w:b w:val="0"/>
                <w:sz w:val="20"/>
                <w:szCs w:val="20"/>
              </w:rPr>
              <w:t>공장</w:t>
            </w:r>
            <w:r w:rsidRPr="004304E6">
              <w:rPr>
                <w:b w:val="0"/>
                <w:sz w:val="20"/>
                <w:szCs w:val="20"/>
              </w:rPr>
              <w:t>, 5</w:t>
            </w:r>
            <w:r w:rsidRPr="004304E6">
              <w:rPr>
                <w:rFonts w:hint="eastAsia"/>
                <w:b w:val="0"/>
                <w:sz w:val="20"/>
                <w:szCs w:val="20"/>
              </w:rPr>
              <w:t>공장</w:t>
            </w:r>
            <w:r w:rsidRPr="004304E6">
              <w:rPr>
                <w:rFonts w:hint="eastAsia"/>
                <w:b w:val="0"/>
                <w:sz w:val="20"/>
                <w:szCs w:val="20"/>
              </w:rPr>
              <w:t>(</w:t>
            </w:r>
            <w:proofErr w:type="spellStart"/>
            <w:r w:rsidRPr="004304E6">
              <w:rPr>
                <w:b w:val="0"/>
                <w:sz w:val="20"/>
                <w:szCs w:val="20"/>
              </w:rPr>
              <w:t>정왕센터</w:t>
            </w:r>
            <w:proofErr w:type="spellEnd"/>
            <w:r w:rsidRPr="004304E6">
              <w:rPr>
                <w:rFonts w:hint="eastAsia"/>
                <w:b w:val="0"/>
                <w:sz w:val="20"/>
                <w:szCs w:val="20"/>
              </w:rPr>
              <w:t>)</w:t>
            </w:r>
            <w:r w:rsidRPr="004304E6">
              <w:rPr>
                <w:b w:val="0"/>
                <w:sz w:val="20"/>
                <w:szCs w:val="20"/>
              </w:rPr>
              <w:t>)</w:t>
            </w:r>
          </w:p>
          <w:p w14:paraId="062B65E4" w14:textId="77777777" w:rsidR="00026A7E" w:rsidRPr="004304E6" w:rsidRDefault="00026A7E" w:rsidP="0091358C">
            <w:pPr>
              <w:pStyle w:val="21"/>
              <w:numPr>
                <w:ilvl w:val="0"/>
                <w:numId w:val="107"/>
              </w:numPr>
              <w:spacing w:line="280" w:lineRule="atLeast"/>
              <w:jc w:val="left"/>
              <w:rPr>
                <w:b w:val="0"/>
                <w:sz w:val="20"/>
                <w:szCs w:val="20"/>
              </w:rPr>
            </w:pPr>
            <w:r w:rsidRPr="004304E6">
              <w:rPr>
                <w:rFonts w:hint="eastAsia"/>
                <w:b w:val="0"/>
                <w:sz w:val="20"/>
                <w:szCs w:val="20"/>
              </w:rPr>
              <w:t>보험가액은</w:t>
            </w:r>
            <w:r w:rsidRPr="004304E6">
              <w:rPr>
                <w:rFonts w:hint="eastAsia"/>
                <w:b w:val="0"/>
                <w:sz w:val="20"/>
                <w:szCs w:val="20"/>
              </w:rPr>
              <w:t xml:space="preserve"> </w:t>
            </w:r>
            <w:r w:rsidRPr="004304E6">
              <w:rPr>
                <w:rFonts w:hint="eastAsia"/>
                <w:b w:val="0"/>
                <w:sz w:val="20"/>
                <w:szCs w:val="20"/>
              </w:rPr>
              <w:t>시가</w:t>
            </w:r>
            <w:r w:rsidRPr="004304E6">
              <w:rPr>
                <w:rFonts w:hint="eastAsia"/>
                <w:b w:val="0"/>
                <w:sz w:val="20"/>
                <w:szCs w:val="20"/>
              </w:rPr>
              <w:t xml:space="preserve"> </w:t>
            </w:r>
            <w:r w:rsidRPr="004304E6">
              <w:rPr>
                <w:rFonts w:hint="eastAsia"/>
                <w:b w:val="0"/>
                <w:sz w:val="20"/>
                <w:szCs w:val="20"/>
              </w:rPr>
              <w:t>기준</w:t>
            </w:r>
            <w:r w:rsidRPr="004304E6">
              <w:rPr>
                <w:rFonts w:hint="eastAsia"/>
                <w:b w:val="0"/>
                <w:sz w:val="20"/>
                <w:szCs w:val="20"/>
              </w:rPr>
              <w:t xml:space="preserve"> </w:t>
            </w:r>
            <w:r w:rsidRPr="004304E6">
              <w:rPr>
                <w:rFonts w:hint="eastAsia"/>
                <w:b w:val="0"/>
                <w:sz w:val="20"/>
                <w:szCs w:val="20"/>
              </w:rPr>
              <w:t>산정</w:t>
            </w:r>
          </w:p>
          <w:p w14:paraId="49F0856A"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기계위험보장</w:t>
            </w:r>
            <w:r w:rsidRPr="004304E6">
              <w:rPr>
                <w:b w:val="0"/>
                <w:sz w:val="20"/>
                <w:szCs w:val="20"/>
              </w:rPr>
              <w:t>(3</w:t>
            </w:r>
            <w:r w:rsidRPr="004304E6">
              <w:rPr>
                <w:b w:val="0"/>
                <w:sz w:val="20"/>
                <w:szCs w:val="20"/>
              </w:rPr>
              <w:t>공장</w:t>
            </w:r>
            <w:r w:rsidRPr="004304E6">
              <w:rPr>
                <w:b w:val="0"/>
                <w:sz w:val="20"/>
                <w:szCs w:val="20"/>
              </w:rPr>
              <w:t>, 4</w:t>
            </w:r>
            <w:r w:rsidRPr="004304E6">
              <w:rPr>
                <w:b w:val="0"/>
                <w:sz w:val="20"/>
                <w:szCs w:val="20"/>
              </w:rPr>
              <w:t>공장</w:t>
            </w:r>
            <w:r w:rsidRPr="004304E6">
              <w:rPr>
                <w:b w:val="0"/>
                <w:sz w:val="20"/>
                <w:szCs w:val="20"/>
              </w:rPr>
              <w:t>)</w:t>
            </w:r>
          </w:p>
          <w:p w14:paraId="2B3B0615" w14:textId="77777777" w:rsidR="00026A7E" w:rsidRPr="004304E6" w:rsidRDefault="00026A7E" w:rsidP="0091358C">
            <w:pPr>
              <w:pStyle w:val="21"/>
              <w:numPr>
                <w:ilvl w:val="0"/>
                <w:numId w:val="107"/>
              </w:numPr>
              <w:spacing w:line="280" w:lineRule="atLeast"/>
              <w:jc w:val="left"/>
              <w:rPr>
                <w:b w:val="0"/>
                <w:sz w:val="20"/>
                <w:szCs w:val="20"/>
              </w:rPr>
            </w:pPr>
            <w:r w:rsidRPr="004304E6">
              <w:rPr>
                <w:rFonts w:hint="eastAsia"/>
                <w:b w:val="0"/>
                <w:sz w:val="20"/>
                <w:szCs w:val="20"/>
              </w:rPr>
              <w:t>기계</w:t>
            </w:r>
            <w:r w:rsidRPr="004304E6">
              <w:rPr>
                <w:rFonts w:hint="eastAsia"/>
                <w:b w:val="0"/>
                <w:sz w:val="20"/>
                <w:szCs w:val="20"/>
              </w:rPr>
              <w:t xml:space="preserve"> </w:t>
            </w:r>
            <w:r w:rsidRPr="004304E6">
              <w:rPr>
                <w:rFonts w:hint="eastAsia"/>
                <w:b w:val="0"/>
                <w:sz w:val="20"/>
                <w:szCs w:val="20"/>
              </w:rPr>
              <w:t>및</w:t>
            </w:r>
            <w:r w:rsidRPr="004304E6">
              <w:rPr>
                <w:rFonts w:hint="eastAsia"/>
                <w:b w:val="0"/>
                <w:sz w:val="20"/>
                <w:szCs w:val="20"/>
              </w:rPr>
              <w:t xml:space="preserve"> </w:t>
            </w:r>
            <w:r w:rsidRPr="004304E6">
              <w:rPr>
                <w:rFonts w:hint="eastAsia"/>
                <w:b w:val="0"/>
                <w:sz w:val="20"/>
                <w:szCs w:val="20"/>
              </w:rPr>
              <w:t>재고자산</w:t>
            </w:r>
            <w:r w:rsidRPr="004304E6">
              <w:rPr>
                <w:rFonts w:hint="eastAsia"/>
                <w:b w:val="0"/>
                <w:sz w:val="20"/>
                <w:szCs w:val="20"/>
              </w:rPr>
              <w:t xml:space="preserve"> </w:t>
            </w:r>
            <w:r w:rsidRPr="004304E6">
              <w:rPr>
                <w:rFonts w:hint="eastAsia"/>
                <w:b w:val="0"/>
                <w:sz w:val="20"/>
                <w:szCs w:val="20"/>
              </w:rPr>
              <w:t>보험가액은</w:t>
            </w:r>
            <w:r w:rsidRPr="004304E6">
              <w:rPr>
                <w:rFonts w:hint="eastAsia"/>
                <w:b w:val="0"/>
                <w:sz w:val="20"/>
                <w:szCs w:val="20"/>
              </w:rPr>
              <w:t xml:space="preserve"> </w:t>
            </w:r>
            <w:r w:rsidRPr="004304E6">
              <w:rPr>
                <w:rFonts w:hint="eastAsia"/>
                <w:b w:val="0"/>
                <w:sz w:val="20"/>
                <w:szCs w:val="20"/>
              </w:rPr>
              <w:t>장부가</w:t>
            </w:r>
            <w:r w:rsidRPr="004304E6">
              <w:rPr>
                <w:rFonts w:hint="eastAsia"/>
                <w:b w:val="0"/>
                <w:sz w:val="20"/>
                <w:szCs w:val="20"/>
              </w:rPr>
              <w:t xml:space="preserve"> </w:t>
            </w:r>
            <w:r w:rsidRPr="004304E6">
              <w:rPr>
                <w:rFonts w:hint="eastAsia"/>
                <w:b w:val="0"/>
                <w:sz w:val="20"/>
                <w:szCs w:val="20"/>
              </w:rPr>
              <w:t>기준으로</w:t>
            </w:r>
            <w:r w:rsidRPr="004304E6">
              <w:rPr>
                <w:rFonts w:hint="eastAsia"/>
                <w:b w:val="0"/>
                <w:sz w:val="20"/>
                <w:szCs w:val="20"/>
              </w:rPr>
              <w:t xml:space="preserve"> </w:t>
            </w:r>
            <w:r w:rsidRPr="004304E6">
              <w:rPr>
                <w:rFonts w:hint="eastAsia"/>
                <w:b w:val="0"/>
                <w:sz w:val="20"/>
                <w:szCs w:val="20"/>
              </w:rPr>
              <w:t>산정</w:t>
            </w:r>
            <w:r w:rsidRPr="004304E6">
              <w:rPr>
                <w:rFonts w:hint="eastAsia"/>
                <w:b w:val="0"/>
                <w:sz w:val="20"/>
                <w:szCs w:val="20"/>
              </w:rPr>
              <w:t>(</w:t>
            </w:r>
            <w:r w:rsidRPr="004304E6">
              <w:rPr>
                <w:rFonts w:hint="eastAsia"/>
                <w:b w:val="0"/>
                <w:sz w:val="20"/>
                <w:szCs w:val="20"/>
              </w:rPr>
              <w:t>단</w:t>
            </w:r>
            <w:r w:rsidRPr="004304E6">
              <w:rPr>
                <w:rFonts w:hint="eastAsia"/>
                <w:b w:val="0"/>
                <w:sz w:val="20"/>
                <w:szCs w:val="20"/>
              </w:rPr>
              <w:t xml:space="preserve"> </w:t>
            </w:r>
            <w:r w:rsidRPr="004304E6">
              <w:rPr>
                <w:rFonts w:hint="eastAsia"/>
                <w:b w:val="0"/>
                <w:sz w:val="20"/>
                <w:szCs w:val="20"/>
              </w:rPr>
              <w:t>보상기준은</w:t>
            </w:r>
            <w:r w:rsidRPr="004304E6">
              <w:rPr>
                <w:rFonts w:hint="eastAsia"/>
                <w:b w:val="0"/>
                <w:sz w:val="20"/>
                <w:szCs w:val="20"/>
              </w:rPr>
              <w:t xml:space="preserve"> </w:t>
            </w:r>
            <w:r w:rsidRPr="004304E6">
              <w:rPr>
                <w:rFonts w:hint="eastAsia"/>
                <w:b w:val="0"/>
                <w:sz w:val="20"/>
                <w:szCs w:val="20"/>
              </w:rPr>
              <w:t>시가</w:t>
            </w:r>
            <w:r w:rsidRPr="004304E6">
              <w:rPr>
                <w:rFonts w:hint="eastAsia"/>
                <w:b w:val="0"/>
                <w:sz w:val="20"/>
                <w:szCs w:val="20"/>
              </w:rPr>
              <w:t xml:space="preserve"> </w:t>
            </w:r>
            <w:r w:rsidRPr="004304E6">
              <w:rPr>
                <w:rFonts w:hint="eastAsia"/>
                <w:b w:val="0"/>
                <w:sz w:val="20"/>
                <w:szCs w:val="20"/>
              </w:rPr>
              <w:t>기준</w:t>
            </w:r>
            <w:r w:rsidRPr="004304E6">
              <w:rPr>
                <w:rFonts w:hint="eastAsia"/>
                <w:b w:val="0"/>
                <w:sz w:val="20"/>
                <w:szCs w:val="20"/>
              </w:rPr>
              <w:t>)</w:t>
            </w:r>
          </w:p>
          <w:p w14:paraId="12650D8D"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rFonts w:hint="eastAsia"/>
                <w:b w:val="0"/>
                <w:sz w:val="20"/>
                <w:szCs w:val="20"/>
              </w:rPr>
              <w:t>기업휴지보험</w:t>
            </w:r>
            <w:r w:rsidRPr="004304E6">
              <w:rPr>
                <w:rFonts w:hint="eastAsia"/>
                <w:b w:val="0"/>
                <w:sz w:val="20"/>
                <w:szCs w:val="20"/>
              </w:rPr>
              <w:t xml:space="preserve"> </w:t>
            </w:r>
            <w:proofErr w:type="spellStart"/>
            <w:r w:rsidRPr="004304E6">
              <w:rPr>
                <w:rFonts w:hint="eastAsia"/>
                <w:b w:val="0"/>
                <w:sz w:val="20"/>
                <w:szCs w:val="20"/>
              </w:rPr>
              <w:t>미가입</w:t>
            </w:r>
            <w:proofErr w:type="spellEnd"/>
          </w:p>
          <w:p w14:paraId="49C59D5C" w14:textId="77777777" w:rsidR="00026A7E" w:rsidRPr="004304E6" w:rsidRDefault="00026A7E" w:rsidP="0091358C">
            <w:pPr>
              <w:pStyle w:val="21"/>
              <w:numPr>
                <w:ilvl w:val="0"/>
                <w:numId w:val="82"/>
              </w:numPr>
              <w:spacing w:line="280" w:lineRule="atLeast"/>
              <w:ind w:left="227" w:hanging="227"/>
              <w:jc w:val="left"/>
              <w:rPr>
                <w:b w:val="0"/>
                <w:sz w:val="20"/>
                <w:szCs w:val="20"/>
              </w:rPr>
            </w:pPr>
            <w:proofErr w:type="spellStart"/>
            <w:r w:rsidRPr="004304E6">
              <w:rPr>
                <w:b w:val="0"/>
                <w:sz w:val="20"/>
                <w:szCs w:val="20"/>
              </w:rPr>
              <w:t>부보목적물</w:t>
            </w:r>
            <w:proofErr w:type="spellEnd"/>
            <w:r w:rsidRPr="004304E6">
              <w:rPr>
                <w:b w:val="0"/>
                <w:sz w:val="20"/>
                <w:szCs w:val="20"/>
              </w:rPr>
              <w:t xml:space="preserve"> </w:t>
            </w:r>
            <w:r w:rsidRPr="004304E6">
              <w:rPr>
                <w:b w:val="0"/>
                <w:sz w:val="20"/>
                <w:szCs w:val="20"/>
              </w:rPr>
              <w:t>일체에</w:t>
            </w:r>
            <w:r w:rsidRPr="004304E6">
              <w:rPr>
                <w:b w:val="0"/>
                <w:sz w:val="20"/>
                <w:szCs w:val="20"/>
              </w:rPr>
              <w:t xml:space="preserve"> </w:t>
            </w:r>
            <w:r w:rsidRPr="004304E6">
              <w:rPr>
                <w:b w:val="0"/>
                <w:sz w:val="20"/>
                <w:szCs w:val="20"/>
              </w:rPr>
              <w:t>관한</w:t>
            </w:r>
            <w:r w:rsidRPr="004304E6">
              <w:rPr>
                <w:b w:val="0"/>
                <w:sz w:val="20"/>
                <w:szCs w:val="20"/>
              </w:rPr>
              <w:t xml:space="preserve"> </w:t>
            </w:r>
            <w:r w:rsidRPr="004304E6">
              <w:rPr>
                <w:b w:val="0"/>
                <w:sz w:val="20"/>
                <w:szCs w:val="20"/>
              </w:rPr>
              <w:t>보험금청구권에</w:t>
            </w:r>
            <w:r w:rsidRPr="004304E6">
              <w:rPr>
                <w:b w:val="0"/>
                <w:sz w:val="20"/>
                <w:szCs w:val="20"/>
              </w:rPr>
              <w:t xml:space="preserve"> </w:t>
            </w:r>
            <w:proofErr w:type="spellStart"/>
            <w:r w:rsidRPr="004304E6">
              <w:rPr>
                <w:b w:val="0"/>
                <w:sz w:val="20"/>
                <w:szCs w:val="20"/>
              </w:rPr>
              <w:t>질권자</w:t>
            </w:r>
            <w:proofErr w:type="spellEnd"/>
            <w:r w:rsidRPr="004304E6">
              <w:rPr>
                <w:b w:val="0"/>
                <w:sz w:val="20"/>
                <w:szCs w:val="20"/>
              </w:rPr>
              <w:t xml:space="preserve"> KEB</w:t>
            </w:r>
            <w:r w:rsidRPr="004304E6">
              <w:rPr>
                <w:b w:val="0"/>
                <w:sz w:val="20"/>
                <w:szCs w:val="20"/>
              </w:rPr>
              <w:t>하나은행</w:t>
            </w:r>
            <w:r w:rsidRPr="004304E6">
              <w:rPr>
                <w:b w:val="0"/>
                <w:sz w:val="20"/>
                <w:szCs w:val="20"/>
              </w:rPr>
              <w:t xml:space="preserve">, </w:t>
            </w:r>
            <w:r w:rsidRPr="004304E6">
              <w:rPr>
                <w:b w:val="0"/>
                <w:sz w:val="20"/>
                <w:szCs w:val="20"/>
              </w:rPr>
              <w:t>질권금액</w:t>
            </w:r>
            <w:r w:rsidRPr="004304E6">
              <w:rPr>
                <w:b w:val="0"/>
                <w:sz w:val="20"/>
                <w:szCs w:val="20"/>
              </w:rPr>
              <w:t xml:space="preserve"> 36,630,804,559</w:t>
            </w:r>
            <w:r w:rsidRPr="004304E6">
              <w:rPr>
                <w:b w:val="0"/>
                <w:sz w:val="20"/>
                <w:szCs w:val="20"/>
              </w:rPr>
              <w:t>원</w:t>
            </w:r>
            <w:r w:rsidRPr="004304E6">
              <w:rPr>
                <w:b w:val="0"/>
                <w:sz w:val="20"/>
                <w:szCs w:val="20"/>
              </w:rPr>
              <w:t xml:space="preserve"> </w:t>
            </w:r>
            <w:r w:rsidRPr="004304E6">
              <w:rPr>
                <w:b w:val="0"/>
                <w:sz w:val="20"/>
                <w:szCs w:val="20"/>
              </w:rPr>
              <w:t>질권</w:t>
            </w:r>
            <w:r w:rsidRPr="004304E6">
              <w:rPr>
                <w:b w:val="0"/>
                <w:sz w:val="20"/>
                <w:szCs w:val="20"/>
              </w:rPr>
              <w:t xml:space="preserve"> </w:t>
            </w:r>
            <w:r w:rsidRPr="004304E6">
              <w:rPr>
                <w:b w:val="0"/>
                <w:sz w:val="20"/>
                <w:szCs w:val="20"/>
              </w:rPr>
              <w:t>설정</w:t>
            </w:r>
          </w:p>
        </w:tc>
      </w:tr>
      <w:tr w:rsidR="00026A7E" w:rsidRPr="004304E6" w14:paraId="56EA85BE" w14:textId="77777777" w:rsidTr="0091358C">
        <w:trPr>
          <w:trHeight w:val="340"/>
        </w:trPr>
        <w:tc>
          <w:tcPr>
            <w:tcW w:w="2188" w:type="dxa"/>
            <w:shd w:val="clear" w:color="auto" w:fill="F2F2F2" w:themeFill="background1" w:themeFillShade="F2"/>
            <w:vAlign w:val="center"/>
          </w:tcPr>
          <w:p w14:paraId="5A976890" w14:textId="77777777" w:rsidR="00026A7E" w:rsidRPr="004304E6" w:rsidRDefault="00026A7E" w:rsidP="0091358C">
            <w:pPr>
              <w:pStyle w:val="21"/>
              <w:spacing w:line="280" w:lineRule="atLeast"/>
              <w:jc w:val="center"/>
              <w:rPr>
                <w:b w:val="0"/>
                <w:sz w:val="20"/>
                <w:szCs w:val="20"/>
              </w:rPr>
            </w:pPr>
            <w:r w:rsidRPr="004304E6">
              <w:rPr>
                <w:b w:val="0"/>
                <w:sz w:val="20"/>
                <w:szCs w:val="20"/>
              </w:rPr>
              <w:t>영업배상</w:t>
            </w:r>
          </w:p>
          <w:p w14:paraId="7D935279" w14:textId="77777777" w:rsidR="00026A7E" w:rsidRPr="004304E6" w:rsidRDefault="00026A7E" w:rsidP="0091358C">
            <w:pPr>
              <w:pStyle w:val="21"/>
              <w:spacing w:line="280" w:lineRule="atLeast"/>
              <w:jc w:val="center"/>
              <w:rPr>
                <w:b w:val="0"/>
                <w:sz w:val="20"/>
                <w:szCs w:val="20"/>
              </w:rPr>
            </w:pPr>
            <w:r w:rsidRPr="004304E6">
              <w:rPr>
                <w:b w:val="0"/>
                <w:sz w:val="20"/>
                <w:szCs w:val="20"/>
              </w:rPr>
              <w:t>책임보험</w:t>
            </w:r>
          </w:p>
        </w:tc>
        <w:tc>
          <w:tcPr>
            <w:tcW w:w="1985" w:type="dxa"/>
            <w:shd w:val="clear" w:color="auto" w:fill="auto"/>
            <w:vAlign w:val="center"/>
          </w:tcPr>
          <w:p w14:paraId="17CFD6F5"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1B76372B"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r w:rsidRPr="004304E6">
              <w:rPr>
                <w:b w:val="0"/>
                <w:sz w:val="20"/>
                <w:szCs w:val="20"/>
              </w:rPr>
              <w:t xml:space="preserve">, </w:t>
            </w:r>
          </w:p>
          <w:p w14:paraId="212F2F03" w14:textId="77777777" w:rsidR="00026A7E" w:rsidRPr="004304E6" w:rsidRDefault="00026A7E" w:rsidP="0091358C">
            <w:pPr>
              <w:pStyle w:val="21"/>
              <w:spacing w:line="280" w:lineRule="atLeast"/>
              <w:jc w:val="center"/>
              <w:rPr>
                <w:b w:val="0"/>
                <w:sz w:val="20"/>
                <w:szCs w:val="20"/>
              </w:rPr>
            </w:pPr>
            <w:r w:rsidRPr="004304E6">
              <w:rPr>
                <w:b w:val="0"/>
                <w:sz w:val="20"/>
                <w:szCs w:val="20"/>
              </w:rPr>
              <w:t>각</w:t>
            </w:r>
            <w:r w:rsidRPr="004304E6">
              <w:rPr>
                <w:b w:val="0"/>
                <w:sz w:val="20"/>
                <w:szCs w:val="20"/>
              </w:rPr>
              <w:t xml:space="preserve"> </w:t>
            </w:r>
            <w:r w:rsidRPr="004304E6">
              <w:rPr>
                <w:b w:val="0"/>
                <w:sz w:val="20"/>
                <w:szCs w:val="20"/>
              </w:rPr>
              <w:t>하수급업체</w:t>
            </w:r>
            <w:r w:rsidRPr="004304E6">
              <w:rPr>
                <w:b w:val="0"/>
                <w:sz w:val="20"/>
                <w:szCs w:val="20"/>
              </w:rPr>
              <w:t xml:space="preserve">, </w:t>
            </w:r>
            <w:proofErr w:type="spellStart"/>
            <w:r w:rsidRPr="004304E6">
              <w:rPr>
                <w:b w:val="0"/>
                <w:sz w:val="20"/>
                <w:szCs w:val="20"/>
              </w:rPr>
              <w:t>주식회사한샘서비스원</w:t>
            </w:r>
            <w:proofErr w:type="spellEnd"/>
          </w:p>
        </w:tc>
        <w:tc>
          <w:tcPr>
            <w:tcW w:w="8529" w:type="dxa"/>
            <w:shd w:val="clear" w:color="auto" w:fill="auto"/>
            <w:vAlign w:val="center"/>
          </w:tcPr>
          <w:p w14:paraId="2A2B3705"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주방</w:t>
            </w:r>
            <w:r w:rsidRPr="004304E6">
              <w:rPr>
                <w:b w:val="0"/>
                <w:sz w:val="20"/>
                <w:szCs w:val="20"/>
              </w:rPr>
              <w:t xml:space="preserve">, </w:t>
            </w:r>
            <w:r w:rsidRPr="004304E6">
              <w:rPr>
                <w:b w:val="0"/>
                <w:sz w:val="20"/>
                <w:szCs w:val="20"/>
              </w:rPr>
              <w:t>실내</w:t>
            </w:r>
            <w:r w:rsidRPr="004304E6">
              <w:rPr>
                <w:b w:val="0"/>
                <w:sz w:val="20"/>
                <w:szCs w:val="20"/>
              </w:rPr>
              <w:t xml:space="preserve"> </w:t>
            </w:r>
            <w:r w:rsidRPr="004304E6">
              <w:rPr>
                <w:b w:val="0"/>
                <w:sz w:val="20"/>
                <w:szCs w:val="20"/>
              </w:rPr>
              <w:t>인테리어</w:t>
            </w:r>
            <w:r w:rsidRPr="004304E6">
              <w:rPr>
                <w:b w:val="0"/>
                <w:sz w:val="20"/>
                <w:szCs w:val="20"/>
              </w:rPr>
              <w:t xml:space="preserve"> </w:t>
            </w:r>
            <w:r w:rsidRPr="004304E6">
              <w:rPr>
                <w:b w:val="0"/>
                <w:sz w:val="20"/>
                <w:szCs w:val="20"/>
              </w:rPr>
              <w:t>및</w:t>
            </w:r>
            <w:r w:rsidRPr="004304E6">
              <w:rPr>
                <w:b w:val="0"/>
                <w:sz w:val="20"/>
                <w:szCs w:val="20"/>
              </w:rPr>
              <w:t xml:space="preserve"> </w:t>
            </w:r>
            <w:r w:rsidRPr="004304E6">
              <w:rPr>
                <w:b w:val="0"/>
                <w:sz w:val="20"/>
                <w:szCs w:val="20"/>
              </w:rPr>
              <w:t>기타제품</w:t>
            </w:r>
            <w:r w:rsidRPr="004304E6">
              <w:rPr>
                <w:b w:val="0"/>
                <w:sz w:val="20"/>
                <w:szCs w:val="20"/>
              </w:rPr>
              <w:t xml:space="preserve"> </w:t>
            </w:r>
            <w:r w:rsidRPr="004304E6">
              <w:rPr>
                <w:b w:val="0"/>
                <w:sz w:val="20"/>
                <w:szCs w:val="20"/>
              </w:rPr>
              <w:t>시공</w:t>
            </w:r>
            <w:r w:rsidRPr="004304E6">
              <w:rPr>
                <w:b w:val="0"/>
                <w:sz w:val="20"/>
                <w:szCs w:val="20"/>
              </w:rPr>
              <w:t xml:space="preserve"> </w:t>
            </w:r>
            <w:r w:rsidRPr="004304E6">
              <w:rPr>
                <w:b w:val="0"/>
                <w:sz w:val="20"/>
                <w:szCs w:val="20"/>
              </w:rPr>
              <w:t>도급업자배상책임보험</w:t>
            </w:r>
          </w:p>
        </w:tc>
      </w:tr>
      <w:tr w:rsidR="00026A7E" w:rsidRPr="004304E6" w14:paraId="36434E65" w14:textId="77777777" w:rsidTr="0091358C">
        <w:trPr>
          <w:trHeight w:val="340"/>
        </w:trPr>
        <w:tc>
          <w:tcPr>
            <w:tcW w:w="2188" w:type="dxa"/>
            <w:shd w:val="clear" w:color="auto" w:fill="F2F2F2" w:themeFill="background1" w:themeFillShade="F2"/>
            <w:vAlign w:val="center"/>
          </w:tcPr>
          <w:p w14:paraId="7E19BC6F" w14:textId="77777777" w:rsidR="00026A7E" w:rsidRPr="004304E6" w:rsidRDefault="00026A7E" w:rsidP="0091358C">
            <w:pPr>
              <w:pStyle w:val="21"/>
              <w:spacing w:line="280" w:lineRule="atLeast"/>
              <w:jc w:val="center"/>
              <w:rPr>
                <w:b w:val="0"/>
                <w:sz w:val="20"/>
                <w:szCs w:val="20"/>
              </w:rPr>
            </w:pPr>
            <w:r w:rsidRPr="004304E6">
              <w:rPr>
                <w:b w:val="0"/>
                <w:sz w:val="20"/>
                <w:szCs w:val="20"/>
              </w:rPr>
              <w:t>생산물배상</w:t>
            </w:r>
          </w:p>
          <w:p w14:paraId="3C5EFC8A" w14:textId="77777777" w:rsidR="00026A7E" w:rsidRPr="004304E6" w:rsidRDefault="00026A7E" w:rsidP="0091358C">
            <w:pPr>
              <w:pStyle w:val="21"/>
              <w:spacing w:line="280" w:lineRule="atLeast"/>
              <w:jc w:val="center"/>
              <w:rPr>
                <w:b w:val="0"/>
                <w:sz w:val="20"/>
                <w:szCs w:val="20"/>
              </w:rPr>
            </w:pPr>
            <w:r w:rsidRPr="004304E6">
              <w:rPr>
                <w:b w:val="0"/>
                <w:sz w:val="20"/>
                <w:szCs w:val="20"/>
              </w:rPr>
              <w:t>책임보험</w:t>
            </w:r>
          </w:p>
        </w:tc>
        <w:tc>
          <w:tcPr>
            <w:tcW w:w="1985" w:type="dxa"/>
            <w:shd w:val="clear" w:color="auto" w:fill="auto"/>
            <w:vAlign w:val="center"/>
          </w:tcPr>
          <w:p w14:paraId="230B0AAF"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79A59929"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60F1C5EF"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한샘</w:t>
            </w:r>
            <w:r w:rsidRPr="004304E6">
              <w:rPr>
                <w:b w:val="0"/>
                <w:sz w:val="20"/>
                <w:szCs w:val="20"/>
              </w:rPr>
              <w:t xml:space="preserve"> </w:t>
            </w:r>
            <w:proofErr w:type="spellStart"/>
            <w:r w:rsidRPr="004304E6">
              <w:rPr>
                <w:b w:val="0"/>
                <w:sz w:val="20"/>
                <w:szCs w:val="20"/>
              </w:rPr>
              <w:t>홈케어서비스</w:t>
            </w:r>
            <w:proofErr w:type="spellEnd"/>
            <w:r w:rsidRPr="004304E6">
              <w:rPr>
                <w:b w:val="0"/>
                <w:sz w:val="20"/>
                <w:szCs w:val="20"/>
              </w:rPr>
              <w:t xml:space="preserve"> </w:t>
            </w:r>
            <w:r w:rsidRPr="004304E6">
              <w:rPr>
                <w:b w:val="0"/>
                <w:sz w:val="20"/>
                <w:szCs w:val="20"/>
              </w:rPr>
              <w:t>도급업자</w:t>
            </w:r>
            <w:r w:rsidRPr="004304E6">
              <w:rPr>
                <w:b w:val="0"/>
                <w:sz w:val="20"/>
                <w:szCs w:val="20"/>
              </w:rPr>
              <w:t xml:space="preserve"> </w:t>
            </w:r>
            <w:r w:rsidRPr="004304E6">
              <w:rPr>
                <w:b w:val="0"/>
                <w:sz w:val="20"/>
                <w:szCs w:val="20"/>
              </w:rPr>
              <w:t>배상</w:t>
            </w:r>
            <w:r w:rsidRPr="004304E6">
              <w:rPr>
                <w:b w:val="0"/>
                <w:sz w:val="20"/>
                <w:szCs w:val="20"/>
              </w:rPr>
              <w:t xml:space="preserve"> </w:t>
            </w:r>
            <w:r w:rsidRPr="004304E6">
              <w:rPr>
                <w:b w:val="0"/>
                <w:sz w:val="20"/>
                <w:szCs w:val="20"/>
              </w:rPr>
              <w:t>및</w:t>
            </w:r>
            <w:r w:rsidRPr="004304E6">
              <w:rPr>
                <w:b w:val="0"/>
                <w:sz w:val="20"/>
                <w:szCs w:val="20"/>
              </w:rPr>
              <w:t xml:space="preserve"> </w:t>
            </w:r>
            <w:r w:rsidRPr="004304E6">
              <w:rPr>
                <w:b w:val="0"/>
                <w:sz w:val="20"/>
                <w:szCs w:val="20"/>
              </w:rPr>
              <w:t>한샘</w:t>
            </w:r>
            <w:r w:rsidRPr="004304E6">
              <w:rPr>
                <w:b w:val="0"/>
                <w:sz w:val="20"/>
                <w:szCs w:val="20"/>
              </w:rPr>
              <w:t xml:space="preserve"> </w:t>
            </w:r>
            <w:proofErr w:type="spellStart"/>
            <w:r w:rsidRPr="004304E6">
              <w:rPr>
                <w:b w:val="0"/>
                <w:sz w:val="20"/>
                <w:szCs w:val="20"/>
              </w:rPr>
              <w:t>홈케어서비스</w:t>
            </w:r>
            <w:proofErr w:type="spellEnd"/>
            <w:r w:rsidRPr="004304E6">
              <w:rPr>
                <w:b w:val="0"/>
                <w:sz w:val="20"/>
                <w:szCs w:val="20"/>
              </w:rPr>
              <w:t xml:space="preserve"> </w:t>
            </w:r>
            <w:r w:rsidRPr="004304E6">
              <w:rPr>
                <w:b w:val="0"/>
                <w:sz w:val="20"/>
                <w:szCs w:val="20"/>
              </w:rPr>
              <w:t>완성작업위험</w:t>
            </w:r>
            <w:r w:rsidRPr="004304E6">
              <w:rPr>
                <w:b w:val="0"/>
                <w:sz w:val="20"/>
                <w:szCs w:val="20"/>
              </w:rPr>
              <w:t xml:space="preserve"> </w:t>
            </w:r>
            <w:r w:rsidRPr="004304E6">
              <w:rPr>
                <w:b w:val="0"/>
                <w:sz w:val="20"/>
                <w:szCs w:val="20"/>
              </w:rPr>
              <w:t>담보</w:t>
            </w:r>
          </w:p>
        </w:tc>
      </w:tr>
      <w:tr w:rsidR="00026A7E" w:rsidRPr="004304E6" w14:paraId="4273A276" w14:textId="77777777" w:rsidTr="0091358C">
        <w:trPr>
          <w:trHeight w:val="340"/>
        </w:trPr>
        <w:tc>
          <w:tcPr>
            <w:tcW w:w="2188" w:type="dxa"/>
            <w:shd w:val="clear" w:color="auto" w:fill="F2F2F2" w:themeFill="background1" w:themeFillShade="F2"/>
            <w:vAlign w:val="center"/>
          </w:tcPr>
          <w:p w14:paraId="4F235A19" w14:textId="77777777" w:rsidR="00026A7E" w:rsidRPr="004304E6" w:rsidRDefault="00026A7E" w:rsidP="0091358C">
            <w:pPr>
              <w:pStyle w:val="21"/>
              <w:spacing w:line="280" w:lineRule="atLeast"/>
              <w:jc w:val="center"/>
              <w:rPr>
                <w:b w:val="0"/>
                <w:sz w:val="20"/>
                <w:szCs w:val="20"/>
              </w:rPr>
            </w:pPr>
            <w:r w:rsidRPr="004304E6">
              <w:rPr>
                <w:b w:val="0"/>
                <w:sz w:val="20"/>
                <w:szCs w:val="20"/>
              </w:rPr>
              <w:t>생산물배상</w:t>
            </w:r>
          </w:p>
          <w:p w14:paraId="1A445005" w14:textId="77777777" w:rsidR="00026A7E" w:rsidRPr="004304E6" w:rsidRDefault="00026A7E" w:rsidP="0091358C">
            <w:pPr>
              <w:pStyle w:val="21"/>
              <w:spacing w:line="280" w:lineRule="atLeast"/>
              <w:jc w:val="center"/>
              <w:rPr>
                <w:b w:val="0"/>
                <w:sz w:val="20"/>
                <w:szCs w:val="20"/>
              </w:rPr>
            </w:pPr>
            <w:r w:rsidRPr="004304E6">
              <w:rPr>
                <w:b w:val="0"/>
                <w:sz w:val="20"/>
                <w:szCs w:val="20"/>
              </w:rPr>
              <w:lastRenderedPageBreak/>
              <w:t>책임보험</w:t>
            </w:r>
          </w:p>
        </w:tc>
        <w:tc>
          <w:tcPr>
            <w:tcW w:w="1985" w:type="dxa"/>
            <w:shd w:val="clear" w:color="auto" w:fill="auto"/>
            <w:vAlign w:val="center"/>
          </w:tcPr>
          <w:p w14:paraId="49BE889D" w14:textId="77777777" w:rsidR="00026A7E" w:rsidRPr="004304E6" w:rsidRDefault="00026A7E" w:rsidP="0091358C">
            <w:pPr>
              <w:pStyle w:val="21"/>
              <w:spacing w:line="280" w:lineRule="atLeast"/>
              <w:jc w:val="center"/>
              <w:rPr>
                <w:b w:val="0"/>
                <w:sz w:val="20"/>
                <w:szCs w:val="20"/>
              </w:rPr>
            </w:pPr>
            <w:r w:rsidRPr="004304E6">
              <w:rPr>
                <w:b w:val="0"/>
                <w:sz w:val="20"/>
                <w:szCs w:val="20"/>
              </w:rPr>
              <w:lastRenderedPageBreak/>
              <w:t>현대해상화재보험</w:t>
            </w:r>
          </w:p>
        </w:tc>
        <w:tc>
          <w:tcPr>
            <w:tcW w:w="1757" w:type="dxa"/>
            <w:shd w:val="clear" w:color="auto" w:fill="auto"/>
            <w:vAlign w:val="center"/>
          </w:tcPr>
          <w:p w14:paraId="2D8BBCBD"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64D45FFF"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디즈니</w:t>
            </w:r>
            <w:r w:rsidRPr="004304E6">
              <w:rPr>
                <w:b w:val="0"/>
                <w:sz w:val="20"/>
                <w:szCs w:val="20"/>
              </w:rPr>
              <w:t xml:space="preserve"> </w:t>
            </w:r>
            <w:r w:rsidRPr="004304E6">
              <w:rPr>
                <w:b w:val="0"/>
                <w:sz w:val="20"/>
                <w:szCs w:val="20"/>
              </w:rPr>
              <w:t>라이선스</w:t>
            </w:r>
            <w:r w:rsidRPr="004304E6">
              <w:rPr>
                <w:b w:val="0"/>
                <w:sz w:val="20"/>
                <w:szCs w:val="20"/>
              </w:rPr>
              <w:t xml:space="preserve"> </w:t>
            </w:r>
            <w:r w:rsidRPr="004304E6">
              <w:rPr>
                <w:b w:val="0"/>
                <w:sz w:val="20"/>
                <w:szCs w:val="20"/>
              </w:rPr>
              <w:t>사용</w:t>
            </w:r>
            <w:r w:rsidRPr="004304E6">
              <w:rPr>
                <w:b w:val="0"/>
                <w:sz w:val="20"/>
                <w:szCs w:val="20"/>
              </w:rPr>
              <w:t xml:space="preserve"> </w:t>
            </w:r>
            <w:r w:rsidRPr="004304E6">
              <w:rPr>
                <w:b w:val="0"/>
                <w:sz w:val="20"/>
                <w:szCs w:val="20"/>
              </w:rPr>
              <w:t>가구</w:t>
            </w:r>
            <w:r w:rsidRPr="004304E6">
              <w:rPr>
                <w:b w:val="0"/>
                <w:sz w:val="20"/>
                <w:szCs w:val="20"/>
              </w:rPr>
              <w:t xml:space="preserve"> </w:t>
            </w:r>
            <w:r w:rsidRPr="004304E6">
              <w:rPr>
                <w:b w:val="0"/>
                <w:sz w:val="20"/>
                <w:szCs w:val="20"/>
              </w:rPr>
              <w:t>및</w:t>
            </w:r>
            <w:r w:rsidRPr="004304E6">
              <w:rPr>
                <w:b w:val="0"/>
                <w:sz w:val="20"/>
                <w:szCs w:val="20"/>
              </w:rPr>
              <w:t xml:space="preserve"> </w:t>
            </w:r>
            <w:r w:rsidRPr="004304E6">
              <w:rPr>
                <w:b w:val="0"/>
                <w:sz w:val="20"/>
                <w:szCs w:val="20"/>
              </w:rPr>
              <w:t>생활용품</w:t>
            </w:r>
            <w:r w:rsidRPr="004304E6">
              <w:rPr>
                <w:b w:val="0"/>
                <w:sz w:val="20"/>
                <w:szCs w:val="20"/>
              </w:rPr>
              <w:t xml:space="preserve"> </w:t>
            </w:r>
            <w:r w:rsidRPr="004304E6">
              <w:rPr>
                <w:b w:val="0"/>
                <w:sz w:val="20"/>
                <w:szCs w:val="20"/>
              </w:rPr>
              <w:t>및</w:t>
            </w:r>
            <w:r w:rsidRPr="004304E6">
              <w:rPr>
                <w:b w:val="0"/>
                <w:sz w:val="20"/>
                <w:szCs w:val="20"/>
              </w:rPr>
              <w:t xml:space="preserve"> </w:t>
            </w:r>
            <w:r w:rsidRPr="004304E6">
              <w:rPr>
                <w:b w:val="0"/>
                <w:sz w:val="20"/>
                <w:szCs w:val="20"/>
              </w:rPr>
              <w:t>디즈니</w:t>
            </w:r>
            <w:r w:rsidRPr="004304E6">
              <w:rPr>
                <w:b w:val="0"/>
                <w:sz w:val="20"/>
                <w:szCs w:val="20"/>
              </w:rPr>
              <w:t xml:space="preserve"> </w:t>
            </w:r>
            <w:r w:rsidRPr="004304E6">
              <w:rPr>
                <w:b w:val="0"/>
                <w:sz w:val="20"/>
                <w:szCs w:val="20"/>
              </w:rPr>
              <w:t>라이선스</w:t>
            </w:r>
            <w:r w:rsidRPr="004304E6">
              <w:rPr>
                <w:b w:val="0"/>
                <w:sz w:val="20"/>
                <w:szCs w:val="20"/>
              </w:rPr>
              <w:t xml:space="preserve"> </w:t>
            </w:r>
            <w:r w:rsidRPr="004304E6">
              <w:rPr>
                <w:b w:val="0"/>
                <w:sz w:val="20"/>
                <w:szCs w:val="20"/>
              </w:rPr>
              <w:t>사용</w:t>
            </w:r>
            <w:r w:rsidRPr="004304E6">
              <w:rPr>
                <w:b w:val="0"/>
                <w:sz w:val="20"/>
                <w:szCs w:val="20"/>
              </w:rPr>
              <w:t xml:space="preserve"> </w:t>
            </w:r>
            <w:r w:rsidRPr="004304E6">
              <w:rPr>
                <w:b w:val="0"/>
                <w:sz w:val="20"/>
                <w:szCs w:val="20"/>
              </w:rPr>
              <w:t>가구</w:t>
            </w:r>
            <w:r w:rsidRPr="004304E6">
              <w:rPr>
                <w:b w:val="0"/>
                <w:sz w:val="20"/>
                <w:szCs w:val="20"/>
              </w:rPr>
              <w:t xml:space="preserve"> </w:t>
            </w:r>
            <w:r w:rsidRPr="004304E6">
              <w:rPr>
                <w:b w:val="0"/>
                <w:sz w:val="20"/>
                <w:szCs w:val="20"/>
              </w:rPr>
              <w:lastRenderedPageBreak/>
              <w:t>및</w:t>
            </w:r>
            <w:r w:rsidRPr="004304E6">
              <w:rPr>
                <w:b w:val="0"/>
                <w:sz w:val="20"/>
                <w:szCs w:val="20"/>
              </w:rPr>
              <w:t xml:space="preserve"> </w:t>
            </w:r>
            <w:r w:rsidRPr="004304E6">
              <w:rPr>
                <w:b w:val="0"/>
                <w:sz w:val="20"/>
                <w:szCs w:val="20"/>
              </w:rPr>
              <w:t>생활용품</w:t>
            </w:r>
            <w:r w:rsidRPr="004304E6">
              <w:rPr>
                <w:b w:val="0"/>
                <w:sz w:val="20"/>
                <w:szCs w:val="20"/>
              </w:rPr>
              <w:t xml:space="preserve"> </w:t>
            </w:r>
            <w:r w:rsidRPr="004304E6">
              <w:rPr>
                <w:b w:val="0"/>
                <w:sz w:val="20"/>
                <w:szCs w:val="20"/>
              </w:rPr>
              <w:t>설치관련</w:t>
            </w:r>
            <w:r w:rsidRPr="004304E6">
              <w:rPr>
                <w:b w:val="0"/>
                <w:sz w:val="20"/>
                <w:szCs w:val="20"/>
              </w:rPr>
              <w:t xml:space="preserve"> </w:t>
            </w:r>
            <w:r w:rsidRPr="004304E6">
              <w:rPr>
                <w:b w:val="0"/>
                <w:sz w:val="20"/>
                <w:szCs w:val="20"/>
              </w:rPr>
              <w:t>도급업자위험</w:t>
            </w:r>
            <w:r w:rsidRPr="004304E6">
              <w:rPr>
                <w:b w:val="0"/>
                <w:sz w:val="20"/>
                <w:szCs w:val="20"/>
              </w:rPr>
              <w:t xml:space="preserve"> </w:t>
            </w:r>
            <w:r w:rsidRPr="004304E6">
              <w:rPr>
                <w:b w:val="0"/>
                <w:sz w:val="20"/>
                <w:szCs w:val="20"/>
              </w:rPr>
              <w:t>담보</w:t>
            </w:r>
          </w:p>
        </w:tc>
      </w:tr>
      <w:tr w:rsidR="00026A7E" w:rsidRPr="004304E6" w14:paraId="632D0508" w14:textId="77777777" w:rsidTr="0091358C">
        <w:trPr>
          <w:trHeight w:val="340"/>
        </w:trPr>
        <w:tc>
          <w:tcPr>
            <w:tcW w:w="2188" w:type="dxa"/>
            <w:shd w:val="clear" w:color="auto" w:fill="F2F2F2" w:themeFill="background1" w:themeFillShade="F2"/>
            <w:vAlign w:val="center"/>
          </w:tcPr>
          <w:p w14:paraId="692C6720" w14:textId="77777777" w:rsidR="00026A7E" w:rsidRPr="004304E6" w:rsidRDefault="00026A7E" w:rsidP="0091358C">
            <w:pPr>
              <w:pStyle w:val="21"/>
              <w:spacing w:line="280" w:lineRule="atLeast"/>
              <w:jc w:val="center"/>
              <w:rPr>
                <w:b w:val="0"/>
                <w:sz w:val="20"/>
                <w:szCs w:val="20"/>
              </w:rPr>
            </w:pPr>
            <w:r w:rsidRPr="004304E6">
              <w:rPr>
                <w:b w:val="0"/>
                <w:sz w:val="20"/>
                <w:szCs w:val="20"/>
              </w:rPr>
              <w:lastRenderedPageBreak/>
              <w:t>생산물배상</w:t>
            </w:r>
          </w:p>
          <w:p w14:paraId="677D23CB" w14:textId="77777777" w:rsidR="00026A7E" w:rsidRPr="004304E6" w:rsidRDefault="00026A7E" w:rsidP="0091358C">
            <w:pPr>
              <w:pStyle w:val="21"/>
              <w:spacing w:line="280" w:lineRule="atLeast"/>
              <w:jc w:val="center"/>
              <w:rPr>
                <w:b w:val="0"/>
                <w:sz w:val="20"/>
                <w:szCs w:val="20"/>
              </w:rPr>
            </w:pPr>
            <w:r w:rsidRPr="004304E6">
              <w:rPr>
                <w:b w:val="0"/>
                <w:sz w:val="20"/>
                <w:szCs w:val="20"/>
              </w:rPr>
              <w:t>책임보험</w:t>
            </w:r>
          </w:p>
        </w:tc>
        <w:tc>
          <w:tcPr>
            <w:tcW w:w="1985" w:type="dxa"/>
            <w:shd w:val="clear" w:color="auto" w:fill="auto"/>
            <w:vAlign w:val="center"/>
          </w:tcPr>
          <w:p w14:paraId="46D31589"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p w14:paraId="2AEE0D1A" w14:textId="77777777" w:rsidR="00026A7E" w:rsidRPr="004304E6" w:rsidRDefault="00026A7E" w:rsidP="0091358C">
            <w:pPr>
              <w:pStyle w:val="21"/>
              <w:spacing w:line="280" w:lineRule="atLeast"/>
              <w:jc w:val="center"/>
              <w:rPr>
                <w:b w:val="0"/>
                <w:sz w:val="20"/>
                <w:szCs w:val="20"/>
              </w:rPr>
            </w:pPr>
            <w:r w:rsidRPr="004304E6">
              <w:rPr>
                <w:b w:val="0"/>
                <w:sz w:val="20"/>
                <w:szCs w:val="20"/>
              </w:rPr>
              <w:t>삼성화재해상보험주식회사</w:t>
            </w:r>
          </w:p>
        </w:tc>
        <w:tc>
          <w:tcPr>
            <w:tcW w:w="1757" w:type="dxa"/>
            <w:shd w:val="clear" w:color="auto" w:fill="auto"/>
            <w:vAlign w:val="center"/>
          </w:tcPr>
          <w:p w14:paraId="09795A3E"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0F87AE0E"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3</w:t>
            </w:r>
            <w:r w:rsidRPr="004304E6">
              <w:rPr>
                <w:b w:val="0"/>
                <w:sz w:val="20"/>
                <w:szCs w:val="20"/>
              </w:rPr>
              <w:t>공장</w:t>
            </w:r>
            <w:r w:rsidRPr="004304E6">
              <w:rPr>
                <w:b w:val="0"/>
                <w:sz w:val="20"/>
                <w:szCs w:val="20"/>
              </w:rPr>
              <w:t xml:space="preserve"> </w:t>
            </w:r>
            <w:r w:rsidRPr="004304E6">
              <w:rPr>
                <w:b w:val="0"/>
                <w:sz w:val="20"/>
                <w:szCs w:val="20"/>
              </w:rPr>
              <w:t>생산물</w:t>
            </w:r>
            <w:r w:rsidRPr="004304E6">
              <w:rPr>
                <w:b w:val="0"/>
                <w:sz w:val="20"/>
                <w:szCs w:val="20"/>
              </w:rPr>
              <w:t xml:space="preserve"> </w:t>
            </w:r>
            <w:r w:rsidRPr="004304E6">
              <w:rPr>
                <w:b w:val="0"/>
                <w:sz w:val="20"/>
                <w:szCs w:val="20"/>
              </w:rPr>
              <w:t>배상책임보험</w:t>
            </w:r>
          </w:p>
        </w:tc>
      </w:tr>
      <w:tr w:rsidR="00026A7E" w:rsidRPr="004304E6" w14:paraId="5FCA0D67" w14:textId="77777777" w:rsidTr="0091358C">
        <w:trPr>
          <w:trHeight w:val="340"/>
        </w:trPr>
        <w:tc>
          <w:tcPr>
            <w:tcW w:w="2188" w:type="dxa"/>
            <w:shd w:val="clear" w:color="auto" w:fill="F2F2F2" w:themeFill="background1" w:themeFillShade="F2"/>
            <w:vAlign w:val="center"/>
          </w:tcPr>
          <w:p w14:paraId="5126FBB7" w14:textId="77777777" w:rsidR="00026A7E" w:rsidRPr="004304E6" w:rsidRDefault="00026A7E" w:rsidP="0091358C">
            <w:pPr>
              <w:pStyle w:val="21"/>
              <w:spacing w:line="280" w:lineRule="atLeast"/>
              <w:jc w:val="center"/>
              <w:rPr>
                <w:b w:val="0"/>
                <w:sz w:val="20"/>
                <w:szCs w:val="20"/>
              </w:rPr>
            </w:pPr>
            <w:r w:rsidRPr="004304E6">
              <w:rPr>
                <w:b w:val="0"/>
                <w:sz w:val="20"/>
                <w:szCs w:val="20"/>
              </w:rPr>
              <w:t>개인정보보호</w:t>
            </w:r>
          </w:p>
          <w:p w14:paraId="5F938654" w14:textId="77777777" w:rsidR="00026A7E" w:rsidRPr="004304E6" w:rsidRDefault="00026A7E" w:rsidP="0091358C">
            <w:pPr>
              <w:pStyle w:val="21"/>
              <w:spacing w:line="280" w:lineRule="atLeast"/>
              <w:jc w:val="center"/>
              <w:rPr>
                <w:b w:val="0"/>
                <w:sz w:val="20"/>
                <w:szCs w:val="20"/>
              </w:rPr>
            </w:pPr>
            <w:r w:rsidRPr="004304E6">
              <w:rPr>
                <w:b w:val="0"/>
                <w:sz w:val="20"/>
                <w:szCs w:val="20"/>
              </w:rPr>
              <w:t>배상책임보험</w:t>
            </w:r>
            <w:r w:rsidRPr="004304E6">
              <w:rPr>
                <w:b w:val="0"/>
                <w:sz w:val="20"/>
                <w:szCs w:val="20"/>
              </w:rPr>
              <w:t>(II)</w:t>
            </w:r>
          </w:p>
        </w:tc>
        <w:tc>
          <w:tcPr>
            <w:tcW w:w="1985" w:type="dxa"/>
            <w:shd w:val="clear" w:color="auto" w:fill="auto"/>
            <w:vAlign w:val="center"/>
          </w:tcPr>
          <w:p w14:paraId="39951F1B"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28D71970"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5EF7B43A"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개인정보보호배상책임</w:t>
            </w:r>
          </w:p>
        </w:tc>
      </w:tr>
      <w:tr w:rsidR="00026A7E" w:rsidRPr="004304E6" w14:paraId="11B32BDE" w14:textId="77777777" w:rsidTr="0091358C">
        <w:trPr>
          <w:trHeight w:val="340"/>
        </w:trPr>
        <w:tc>
          <w:tcPr>
            <w:tcW w:w="2188" w:type="dxa"/>
            <w:shd w:val="clear" w:color="auto" w:fill="F2F2F2" w:themeFill="background1" w:themeFillShade="F2"/>
            <w:vAlign w:val="center"/>
          </w:tcPr>
          <w:p w14:paraId="65711DAE" w14:textId="77777777" w:rsidR="00026A7E" w:rsidRPr="004304E6" w:rsidRDefault="00026A7E" w:rsidP="0091358C">
            <w:pPr>
              <w:pStyle w:val="21"/>
              <w:spacing w:line="280" w:lineRule="atLeast"/>
              <w:jc w:val="center"/>
              <w:rPr>
                <w:b w:val="0"/>
                <w:sz w:val="20"/>
                <w:szCs w:val="20"/>
              </w:rPr>
            </w:pPr>
            <w:r w:rsidRPr="004304E6">
              <w:rPr>
                <w:b w:val="0"/>
                <w:sz w:val="20"/>
                <w:szCs w:val="20"/>
              </w:rPr>
              <w:t>가스사고배상</w:t>
            </w:r>
          </w:p>
          <w:p w14:paraId="3F8C8051" w14:textId="77777777" w:rsidR="00026A7E" w:rsidRPr="004304E6" w:rsidRDefault="00026A7E" w:rsidP="0091358C">
            <w:pPr>
              <w:pStyle w:val="21"/>
              <w:spacing w:line="280" w:lineRule="atLeast"/>
              <w:jc w:val="center"/>
              <w:rPr>
                <w:b w:val="0"/>
                <w:sz w:val="20"/>
                <w:szCs w:val="20"/>
              </w:rPr>
            </w:pPr>
            <w:r w:rsidRPr="004304E6">
              <w:rPr>
                <w:b w:val="0"/>
                <w:sz w:val="20"/>
                <w:szCs w:val="20"/>
              </w:rPr>
              <w:t>책임보험</w:t>
            </w:r>
          </w:p>
        </w:tc>
        <w:tc>
          <w:tcPr>
            <w:tcW w:w="1985" w:type="dxa"/>
            <w:shd w:val="clear" w:color="auto" w:fill="auto"/>
            <w:vAlign w:val="center"/>
          </w:tcPr>
          <w:p w14:paraId="0C2370AE"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46A6811A"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7CB39DA1"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proofErr w:type="spellStart"/>
            <w:r w:rsidRPr="004304E6">
              <w:rPr>
                <w:b w:val="0"/>
                <w:sz w:val="20"/>
                <w:szCs w:val="20"/>
              </w:rPr>
              <w:t>한샘방배사옥</w:t>
            </w:r>
            <w:proofErr w:type="spellEnd"/>
            <w:r w:rsidRPr="004304E6">
              <w:rPr>
                <w:b w:val="0"/>
                <w:sz w:val="20"/>
                <w:szCs w:val="20"/>
              </w:rPr>
              <w:t xml:space="preserve">, </w:t>
            </w:r>
            <w:proofErr w:type="spellStart"/>
            <w:r w:rsidRPr="004304E6">
              <w:rPr>
                <w:b w:val="0"/>
                <w:sz w:val="20"/>
                <w:szCs w:val="20"/>
              </w:rPr>
              <w:t>방배직매장</w:t>
            </w:r>
            <w:proofErr w:type="spellEnd"/>
            <w:r w:rsidRPr="004304E6">
              <w:rPr>
                <w:b w:val="0"/>
                <w:sz w:val="20"/>
                <w:szCs w:val="20"/>
              </w:rPr>
              <w:t xml:space="preserve">, </w:t>
            </w:r>
            <w:r w:rsidRPr="004304E6">
              <w:rPr>
                <w:b w:val="0"/>
                <w:sz w:val="20"/>
                <w:szCs w:val="20"/>
              </w:rPr>
              <w:t>한샘디자인연구소</w:t>
            </w:r>
            <w:r w:rsidRPr="004304E6">
              <w:rPr>
                <w:b w:val="0"/>
                <w:sz w:val="20"/>
                <w:szCs w:val="20"/>
              </w:rPr>
              <w:t xml:space="preserve">, </w:t>
            </w:r>
            <w:proofErr w:type="spellStart"/>
            <w:r w:rsidRPr="004304E6">
              <w:rPr>
                <w:b w:val="0"/>
                <w:sz w:val="20"/>
                <w:szCs w:val="20"/>
              </w:rPr>
              <w:t>한샘부산직매장</w:t>
            </w:r>
            <w:proofErr w:type="spellEnd"/>
            <w:r w:rsidRPr="004304E6">
              <w:rPr>
                <w:b w:val="0"/>
                <w:sz w:val="20"/>
                <w:szCs w:val="20"/>
              </w:rPr>
              <w:t xml:space="preserve">, </w:t>
            </w:r>
            <w:proofErr w:type="spellStart"/>
            <w:r w:rsidRPr="004304E6">
              <w:rPr>
                <w:b w:val="0"/>
                <w:sz w:val="20"/>
                <w:szCs w:val="20"/>
              </w:rPr>
              <w:t>한샘상암사옥</w:t>
            </w:r>
            <w:proofErr w:type="spellEnd"/>
          </w:p>
        </w:tc>
      </w:tr>
      <w:tr w:rsidR="00026A7E" w:rsidRPr="004304E6" w14:paraId="4DBB1E27" w14:textId="77777777" w:rsidTr="0091358C">
        <w:trPr>
          <w:trHeight w:val="340"/>
        </w:trPr>
        <w:tc>
          <w:tcPr>
            <w:tcW w:w="2188" w:type="dxa"/>
            <w:shd w:val="clear" w:color="auto" w:fill="F2F2F2" w:themeFill="background1" w:themeFillShade="F2"/>
            <w:vAlign w:val="center"/>
          </w:tcPr>
          <w:p w14:paraId="21A69939" w14:textId="77777777" w:rsidR="00026A7E" w:rsidRPr="004304E6" w:rsidRDefault="00026A7E" w:rsidP="0091358C">
            <w:pPr>
              <w:pStyle w:val="21"/>
              <w:spacing w:line="280" w:lineRule="atLeast"/>
              <w:jc w:val="center"/>
              <w:rPr>
                <w:b w:val="0"/>
                <w:sz w:val="20"/>
                <w:szCs w:val="20"/>
              </w:rPr>
            </w:pPr>
            <w:r w:rsidRPr="004304E6">
              <w:rPr>
                <w:b w:val="0"/>
                <w:sz w:val="20"/>
                <w:szCs w:val="20"/>
              </w:rPr>
              <w:t>승강기사고배상책임보험</w:t>
            </w:r>
          </w:p>
        </w:tc>
        <w:tc>
          <w:tcPr>
            <w:tcW w:w="1985" w:type="dxa"/>
            <w:shd w:val="clear" w:color="auto" w:fill="auto"/>
            <w:vAlign w:val="center"/>
          </w:tcPr>
          <w:p w14:paraId="0F50F4AE"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2FC769F0"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1037F4E8"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엘리베이터</w:t>
            </w:r>
            <w:r w:rsidRPr="004304E6">
              <w:rPr>
                <w:b w:val="0"/>
                <w:sz w:val="20"/>
                <w:szCs w:val="20"/>
              </w:rPr>
              <w:t xml:space="preserve"> 1</w:t>
            </w:r>
            <w:r w:rsidRPr="004304E6">
              <w:rPr>
                <w:b w:val="0"/>
                <w:sz w:val="20"/>
                <w:szCs w:val="20"/>
              </w:rPr>
              <w:t>대</w:t>
            </w:r>
            <w:r w:rsidRPr="004304E6">
              <w:rPr>
                <w:b w:val="0"/>
                <w:sz w:val="20"/>
                <w:szCs w:val="20"/>
              </w:rPr>
              <w:t>(</w:t>
            </w:r>
            <w:proofErr w:type="spellStart"/>
            <w:r w:rsidRPr="004304E6">
              <w:rPr>
                <w:b w:val="0"/>
                <w:sz w:val="20"/>
                <w:szCs w:val="20"/>
              </w:rPr>
              <w:t>승객용</w:t>
            </w:r>
            <w:proofErr w:type="spellEnd"/>
            <w:r w:rsidRPr="004304E6">
              <w:rPr>
                <w:b w:val="0"/>
                <w:sz w:val="20"/>
                <w:szCs w:val="20"/>
              </w:rPr>
              <w:t xml:space="preserve"> 40</w:t>
            </w:r>
            <w:r w:rsidRPr="004304E6">
              <w:rPr>
                <w:b w:val="0"/>
                <w:sz w:val="20"/>
                <w:szCs w:val="20"/>
              </w:rPr>
              <w:t>인</w:t>
            </w:r>
            <w:r w:rsidRPr="004304E6">
              <w:rPr>
                <w:b w:val="0"/>
                <w:sz w:val="20"/>
                <w:szCs w:val="20"/>
              </w:rPr>
              <w:t xml:space="preserve"> </w:t>
            </w:r>
            <w:r w:rsidRPr="004304E6">
              <w:rPr>
                <w:b w:val="0"/>
                <w:sz w:val="20"/>
                <w:szCs w:val="20"/>
              </w:rPr>
              <w:t>이상</w:t>
            </w:r>
            <w:r w:rsidRPr="004304E6">
              <w:rPr>
                <w:b w:val="0"/>
                <w:sz w:val="20"/>
                <w:szCs w:val="20"/>
              </w:rPr>
              <w:t xml:space="preserve">), </w:t>
            </w:r>
            <w:r w:rsidRPr="004304E6">
              <w:rPr>
                <w:b w:val="0"/>
                <w:sz w:val="20"/>
                <w:szCs w:val="20"/>
              </w:rPr>
              <w:t>휠체어리프트</w:t>
            </w:r>
            <w:r w:rsidRPr="004304E6">
              <w:rPr>
                <w:b w:val="0"/>
                <w:sz w:val="20"/>
                <w:szCs w:val="20"/>
              </w:rPr>
              <w:t xml:space="preserve"> 1</w:t>
            </w:r>
            <w:r w:rsidRPr="004304E6">
              <w:rPr>
                <w:b w:val="0"/>
                <w:sz w:val="20"/>
                <w:szCs w:val="20"/>
              </w:rPr>
              <w:t>대</w:t>
            </w:r>
            <w:r w:rsidRPr="004304E6">
              <w:rPr>
                <w:b w:val="0"/>
                <w:sz w:val="20"/>
                <w:szCs w:val="20"/>
              </w:rPr>
              <w:t>(</w:t>
            </w:r>
            <w:r w:rsidRPr="004304E6">
              <w:rPr>
                <w:b w:val="0"/>
                <w:sz w:val="20"/>
                <w:szCs w:val="20"/>
              </w:rPr>
              <w:t>수직형</w:t>
            </w:r>
            <w:r w:rsidRPr="004304E6">
              <w:rPr>
                <w:b w:val="0"/>
                <w:sz w:val="20"/>
                <w:szCs w:val="20"/>
              </w:rPr>
              <w:t xml:space="preserve"> </w:t>
            </w:r>
            <w:r w:rsidRPr="004304E6">
              <w:rPr>
                <w:b w:val="0"/>
                <w:sz w:val="20"/>
                <w:szCs w:val="20"/>
              </w:rPr>
              <w:t>및</w:t>
            </w:r>
            <w:r w:rsidRPr="004304E6">
              <w:rPr>
                <w:b w:val="0"/>
                <w:sz w:val="20"/>
                <w:szCs w:val="20"/>
              </w:rPr>
              <w:t xml:space="preserve"> </w:t>
            </w:r>
            <w:r w:rsidRPr="004304E6">
              <w:rPr>
                <w:b w:val="0"/>
                <w:sz w:val="20"/>
                <w:szCs w:val="20"/>
              </w:rPr>
              <w:t>운수시설</w:t>
            </w:r>
            <w:r w:rsidRPr="004304E6">
              <w:rPr>
                <w:b w:val="0"/>
                <w:sz w:val="20"/>
                <w:szCs w:val="20"/>
              </w:rPr>
              <w:t xml:space="preserve"> </w:t>
            </w:r>
            <w:r w:rsidRPr="004304E6">
              <w:rPr>
                <w:b w:val="0"/>
                <w:sz w:val="20"/>
                <w:szCs w:val="20"/>
              </w:rPr>
              <w:t>이외용</w:t>
            </w:r>
            <w:r w:rsidRPr="004304E6">
              <w:rPr>
                <w:b w:val="0"/>
                <w:sz w:val="20"/>
                <w:szCs w:val="20"/>
              </w:rPr>
              <w:t>)</w:t>
            </w:r>
          </w:p>
        </w:tc>
      </w:tr>
      <w:tr w:rsidR="00026A7E" w:rsidRPr="004304E6" w14:paraId="689B7CAF" w14:textId="77777777" w:rsidTr="0091358C">
        <w:trPr>
          <w:trHeight w:val="340"/>
        </w:trPr>
        <w:tc>
          <w:tcPr>
            <w:tcW w:w="2188" w:type="dxa"/>
            <w:shd w:val="clear" w:color="auto" w:fill="F2F2F2" w:themeFill="background1" w:themeFillShade="F2"/>
            <w:vAlign w:val="center"/>
          </w:tcPr>
          <w:p w14:paraId="1E80AF03" w14:textId="77777777" w:rsidR="00026A7E" w:rsidRPr="004304E6" w:rsidRDefault="00026A7E" w:rsidP="0091358C">
            <w:pPr>
              <w:pStyle w:val="21"/>
              <w:spacing w:line="280" w:lineRule="atLeast"/>
              <w:jc w:val="center"/>
              <w:rPr>
                <w:b w:val="0"/>
                <w:sz w:val="20"/>
                <w:szCs w:val="20"/>
              </w:rPr>
            </w:pPr>
            <w:r w:rsidRPr="004304E6">
              <w:rPr>
                <w:b w:val="0"/>
                <w:sz w:val="20"/>
                <w:szCs w:val="20"/>
              </w:rPr>
              <w:t>승강기사고배상책임보험</w:t>
            </w:r>
          </w:p>
        </w:tc>
        <w:tc>
          <w:tcPr>
            <w:tcW w:w="1985" w:type="dxa"/>
            <w:shd w:val="clear" w:color="auto" w:fill="auto"/>
            <w:vAlign w:val="center"/>
          </w:tcPr>
          <w:p w14:paraId="49C6CEB2" w14:textId="77777777" w:rsidR="00026A7E" w:rsidRPr="004304E6" w:rsidRDefault="00026A7E" w:rsidP="0091358C">
            <w:pPr>
              <w:pStyle w:val="21"/>
              <w:spacing w:line="280" w:lineRule="atLeast"/>
              <w:jc w:val="center"/>
              <w:rPr>
                <w:b w:val="0"/>
                <w:sz w:val="20"/>
                <w:szCs w:val="20"/>
              </w:rPr>
            </w:pPr>
            <w:r w:rsidRPr="004304E6">
              <w:rPr>
                <w:b w:val="0"/>
                <w:sz w:val="20"/>
                <w:szCs w:val="20"/>
              </w:rPr>
              <w:t>현대해상화재보험</w:t>
            </w:r>
          </w:p>
        </w:tc>
        <w:tc>
          <w:tcPr>
            <w:tcW w:w="1757" w:type="dxa"/>
            <w:shd w:val="clear" w:color="auto" w:fill="auto"/>
            <w:vAlign w:val="center"/>
          </w:tcPr>
          <w:p w14:paraId="6AF45CE0" w14:textId="77777777" w:rsidR="00026A7E" w:rsidRPr="004304E6" w:rsidRDefault="00026A7E" w:rsidP="0091358C">
            <w:pPr>
              <w:pStyle w:val="21"/>
              <w:spacing w:line="280" w:lineRule="atLeast"/>
              <w:jc w:val="center"/>
              <w:rPr>
                <w:b w:val="0"/>
                <w:sz w:val="20"/>
                <w:szCs w:val="20"/>
              </w:rPr>
            </w:pPr>
            <w:r w:rsidRPr="004304E6">
              <w:rPr>
                <w:b w:val="0"/>
                <w:sz w:val="20"/>
                <w:szCs w:val="20"/>
              </w:rPr>
              <w:t>대상회사</w:t>
            </w:r>
          </w:p>
        </w:tc>
        <w:tc>
          <w:tcPr>
            <w:tcW w:w="8529" w:type="dxa"/>
            <w:shd w:val="clear" w:color="auto" w:fill="auto"/>
            <w:vAlign w:val="center"/>
          </w:tcPr>
          <w:p w14:paraId="3B9BF1E4"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보험가입대상</w:t>
            </w:r>
            <w:r w:rsidRPr="004304E6">
              <w:rPr>
                <w:b w:val="0"/>
                <w:sz w:val="20"/>
                <w:szCs w:val="20"/>
              </w:rPr>
              <w:t xml:space="preserve">: </w:t>
            </w:r>
            <w:r w:rsidRPr="004304E6">
              <w:rPr>
                <w:b w:val="0"/>
                <w:sz w:val="20"/>
                <w:szCs w:val="20"/>
              </w:rPr>
              <w:t>엘리베이터</w:t>
            </w:r>
            <w:r w:rsidRPr="004304E6">
              <w:rPr>
                <w:b w:val="0"/>
                <w:sz w:val="20"/>
                <w:szCs w:val="20"/>
              </w:rPr>
              <w:t xml:space="preserve"> 33</w:t>
            </w:r>
            <w:r w:rsidRPr="004304E6">
              <w:rPr>
                <w:b w:val="0"/>
                <w:sz w:val="20"/>
                <w:szCs w:val="20"/>
              </w:rPr>
              <w:t>대</w:t>
            </w:r>
            <w:r w:rsidRPr="004304E6">
              <w:rPr>
                <w:b w:val="0"/>
                <w:sz w:val="20"/>
                <w:szCs w:val="20"/>
              </w:rPr>
              <w:t xml:space="preserve"> </w:t>
            </w:r>
            <w:proofErr w:type="spellStart"/>
            <w:r w:rsidRPr="004304E6">
              <w:rPr>
                <w:b w:val="0"/>
                <w:sz w:val="20"/>
                <w:szCs w:val="20"/>
              </w:rPr>
              <w:t>에스컬리에터</w:t>
            </w:r>
            <w:proofErr w:type="spellEnd"/>
            <w:r w:rsidRPr="004304E6">
              <w:rPr>
                <w:b w:val="0"/>
                <w:sz w:val="20"/>
                <w:szCs w:val="20"/>
              </w:rPr>
              <w:t xml:space="preserve"> 2</w:t>
            </w:r>
            <w:r w:rsidRPr="004304E6">
              <w:rPr>
                <w:b w:val="0"/>
                <w:sz w:val="20"/>
                <w:szCs w:val="20"/>
              </w:rPr>
              <w:t>대</w:t>
            </w:r>
          </w:p>
        </w:tc>
      </w:tr>
      <w:tr w:rsidR="00026A7E" w:rsidRPr="004304E6" w14:paraId="31BC3683" w14:textId="77777777" w:rsidTr="0091358C">
        <w:trPr>
          <w:trHeight w:val="340"/>
        </w:trPr>
        <w:tc>
          <w:tcPr>
            <w:tcW w:w="2188" w:type="dxa"/>
            <w:shd w:val="clear" w:color="auto" w:fill="F2F2F2" w:themeFill="background1" w:themeFillShade="F2"/>
            <w:vAlign w:val="center"/>
          </w:tcPr>
          <w:p w14:paraId="300B4301" w14:textId="77777777" w:rsidR="00026A7E" w:rsidRPr="004304E6" w:rsidRDefault="00026A7E" w:rsidP="0091358C">
            <w:pPr>
              <w:pStyle w:val="21"/>
              <w:spacing w:line="280" w:lineRule="atLeast"/>
              <w:jc w:val="center"/>
              <w:rPr>
                <w:b w:val="0"/>
                <w:sz w:val="20"/>
                <w:szCs w:val="20"/>
              </w:rPr>
            </w:pPr>
            <w:r w:rsidRPr="004304E6">
              <w:rPr>
                <w:b w:val="0"/>
                <w:sz w:val="20"/>
                <w:szCs w:val="20"/>
              </w:rPr>
              <w:t>환경책임보험</w:t>
            </w:r>
          </w:p>
        </w:tc>
        <w:tc>
          <w:tcPr>
            <w:tcW w:w="1985" w:type="dxa"/>
            <w:shd w:val="clear" w:color="auto" w:fill="auto"/>
            <w:vAlign w:val="center"/>
          </w:tcPr>
          <w:p w14:paraId="3B1659C0" w14:textId="77777777" w:rsidR="00026A7E" w:rsidRPr="004304E6" w:rsidRDefault="00026A7E" w:rsidP="0091358C">
            <w:pPr>
              <w:pStyle w:val="21"/>
              <w:spacing w:line="280" w:lineRule="atLeast"/>
              <w:jc w:val="center"/>
              <w:rPr>
                <w:b w:val="0"/>
                <w:sz w:val="20"/>
                <w:szCs w:val="20"/>
              </w:rPr>
            </w:pPr>
            <w:r w:rsidRPr="004304E6">
              <w:rPr>
                <w:b w:val="0"/>
                <w:sz w:val="20"/>
                <w:szCs w:val="20"/>
              </w:rPr>
              <w:t>DB</w:t>
            </w:r>
            <w:r w:rsidRPr="004304E6">
              <w:rPr>
                <w:b w:val="0"/>
                <w:sz w:val="20"/>
                <w:szCs w:val="20"/>
              </w:rPr>
              <w:t>손해보험</w:t>
            </w:r>
          </w:p>
        </w:tc>
        <w:tc>
          <w:tcPr>
            <w:tcW w:w="1757" w:type="dxa"/>
            <w:shd w:val="clear" w:color="auto" w:fill="auto"/>
            <w:vAlign w:val="center"/>
          </w:tcPr>
          <w:p w14:paraId="637DF32A" w14:textId="77777777" w:rsidR="00026A7E" w:rsidRPr="004304E6" w:rsidRDefault="00026A7E" w:rsidP="0091358C">
            <w:pPr>
              <w:pStyle w:val="21"/>
              <w:spacing w:line="280" w:lineRule="atLeast"/>
              <w:jc w:val="center"/>
              <w:rPr>
                <w:b w:val="0"/>
                <w:sz w:val="20"/>
                <w:szCs w:val="20"/>
              </w:rPr>
            </w:pPr>
          </w:p>
        </w:tc>
        <w:tc>
          <w:tcPr>
            <w:tcW w:w="8529" w:type="dxa"/>
            <w:shd w:val="clear" w:color="auto" w:fill="auto"/>
            <w:vAlign w:val="center"/>
          </w:tcPr>
          <w:p w14:paraId="71E678FB"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보험증권</w:t>
            </w:r>
            <w:r w:rsidRPr="004304E6">
              <w:rPr>
                <w:b w:val="0"/>
                <w:sz w:val="20"/>
                <w:szCs w:val="20"/>
              </w:rPr>
              <w:t xml:space="preserve"> </w:t>
            </w:r>
            <w:proofErr w:type="spellStart"/>
            <w:r w:rsidRPr="004304E6">
              <w:rPr>
                <w:b w:val="0"/>
                <w:sz w:val="20"/>
                <w:szCs w:val="20"/>
              </w:rPr>
              <w:t>미제공</w:t>
            </w:r>
            <w:proofErr w:type="spellEnd"/>
          </w:p>
        </w:tc>
      </w:tr>
      <w:tr w:rsidR="00026A7E" w:rsidRPr="004304E6" w14:paraId="5757AFFE" w14:textId="77777777" w:rsidTr="0091358C">
        <w:trPr>
          <w:trHeight w:val="340"/>
        </w:trPr>
        <w:tc>
          <w:tcPr>
            <w:tcW w:w="2188" w:type="dxa"/>
            <w:shd w:val="clear" w:color="auto" w:fill="F2F2F2" w:themeFill="background1" w:themeFillShade="F2"/>
            <w:vAlign w:val="center"/>
          </w:tcPr>
          <w:p w14:paraId="1C8406D9" w14:textId="77777777" w:rsidR="00026A7E" w:rsidRPr="004304E6" w:rsidRDefault="00026A7E" w:rsidP="0091358C">
            <w:pPr>
              <w:pStyle w:val="21"/>
              <w:spacing w:line="280" w:lineRule="atLeast"/>
              <w:jc w:val="center"/>
              <w:rPr>
                <w:b w:val="0"/>
                <w:sz w:val="20"/>
                <w:szCs w:val="20"/>
              </w:rPr>
            </w:pPr>
            <w:r w:rsidRPr="004304E6">
              <w:rPr>
                <w:b w:val="0"/>
                <w:sz w:val="20"/>
                <w:szCs w:val="20"/>
              </w:rPr>
              <w:t>자동차보험</w:t>
            </w:r>
          </w:p>
        </w:tc>
        <w:tc>
          <w:tcPr>
            <w:tcW w:w="1985" w:type="dxa"/>
            <w:shd w:val="clear" w:color="auto" w:fill="auto"/>
            <w:vAlign w:val="center"/>
          </w:tcPr>
          <w:p w14:paraId="100782B5" w14:textId="77777777" w:rsidR="00026A7E" w:rsidRPr="004304E6" w:rsidRDefault="00026A7E" w:rsidP="0091358C">
            <w:pPr>
              <w:pStyle w:val="21"/>
              <w:spacing w:line="280" w:lineRule="atLeast"/>
              <w:jc w:val="center"/>
              <w:rPr>
                <w:b w:val="0"/>
                <w:sz w:val="20"/>
                <w:szCs w:val="20"/>
              </w:rPr>
            </w:pPr>
            <w:r w:rsidRPr="004304E6">
              <w:rPr>
                <w:b w:val="0"/>
                <w:sz w:val="20"/>
                <w:szCs w:val="20"/>
              </w:rPr>
              <w:t>삼성화재해상보험주식회사</w:t>
            </w:r>
          </w:p>
        </w:tc>
        <w:tc>
          <w:tcPr>
            <w:tcW w:w="1757" w:type="dxa"/>
            <w:shd w:val="clear" w:color="auto" w:fill="auto"/>
            <w:vAlign w:val="center"/>
          </w:tcPr>
          <w:p w14:paraId="0B2E255C" w14:textId="77777777" w:rsidR="00026A7E" w:rsidRPr="004304E6" w:rsidRDefault="00026A7E" w:rsidP="0091358C">
            <w:pPr>
              <w:pStyle w:val="21"/>
              <w:spacing w:line="280" w:lineRule="atLeast"/>
              <w:jc w:val="center"/>
              <w:rPr>
                <w:b w:val="0"/>
                <w:sz w:val="20"/>
                <w:szCs w:val="20"/>
              </w:rPr>
            </w:pPr>
          </w:p>
        </w:tc>
        <w:tc>
          <w:tcPr>
            <w:tcW w:w="8529" w:type="dxa"/>
            <w:shd w:val="clear" w:color="auto" w:fill="auto"/>
            <w:vAlign w:val="center"/>
          </w:tcPr>
          <w:p w14:paraId="045BF877" w14:textId="77777777" w:rsidR="00026A7E" w:rsidRPr="004304E6" w:rsidRDefault="00026A7E" w:rsidP="0091358C">
            <w:pPr>
              <w:pStyle w:val="21"/>
              <w:numPr>
                <w:ilvl w:val="0"/>
                <w:numId w:val="82"/>
              </w:numPr>
              <w:spacing w:line="280" w:lineRule="atLeast"/>
              <w:ind w:left="227" w:hanging="227"/>
              <w:jc w:val="left"/>
              <w:rPr>
                <w:b w:val="0"/>
                <w:sz w:val="20"/>
                <w:szCs w:val="20"/>
              </w:rPr>
            </w:pPr>
            <w:r w:rsidRPr="004304E6">
              <w:rPr>
                <w:b w:val="0"/>
                <w:sz w:val="20"/>
                <w:szCs w:val="20"/>
              </w:rPr>
              <w:t>보험증권</w:t>
            </w:r>
            <w:r w:rsidRPr="004304E6">
              <w:rPr>
                <w:b w:val="0"/>
                <w:sz w:val="20"/>
                <w:szCs w:val="20"/>
              </w:rPr>
              <w:t xml:space="preserve"> </w:t>
            </w:r>
            <w:proofErr w:type="spellStart"/>
            <w:r w:rsidRPr="004304E6">
              <w:rPr>
                <w:b w:val="0"/>
                <w:sz w:val="20"/>
                <w:szCs w:val="20"/>
              </w:rPr>
              <w:t>미제공</w:t>
            </w:r>
            <w:proofErr w:type="spellEnd"/>
          </w:p>
        </w:tc>
      </w:tr>
    </w:tbl>
    <w:p w14:paraId="5A07770B" w14:textId="77777777" w:rsidR="00026A7E" w:rsidRDefault="00026A7E" w:rsidP="00026A7E">
      <w:pPr>
        <w:rPr>
          <w:rFonts w:ascii="Arial" w:eastAsia="맑은 고딕" w:hAnsi="Arial" w:cs="Arial"/>
          <w:b/>
          <w:sz w:val="24"/>
        </w:rPr>
      </w:pPr>
    </w:p>
    <w:p w14:paraId="6B6EBDAE" w14:textId="77777777" w:rsidR="00026A7E" w:rsidRDefault="00026A7E" w:rsidP="00026A7E">
      <w:pPr>
        <w:rPr>
          <w:rFonts w:ascii="Arial" w:eastAsia="맑은 고딕" w:hAnsi="Arial" w:cs="Arial"/>
          <w:b/>
          <w:sz w:val="24"/>
        </w:rPr>
        <w:sectPr w:rsidR="00026A7E" w:rsidSect="009737B4">
          <w:pgSz w:w="16838" w:h="11906" w:orient="landscape" w:code="9"/>
          <w:pgMar w:top="1588" w:right="1134" w:bottom="1134" w:left="1134" w:header="851" w:footer="567" w:gutter="0"/>
          <w:pgNumType w:start="1"/>
          <w:cols w:space="425"/>
          <w:docGrid w:linePitch="360"/>
        </w:sectPr>
      </w:pPr>
      <w:r>
        <w:rPr>
          <w:rFonts w:ascii="Arial" w:eastAsia="맑은 고딕" w:hAnsi="Arial" w:cs="Arial"/>
          <w:b/>
          <w:sz w:val="24"/>
        </w:rPr>
        <w:t xml:space="preserve"> </w:t>
      </w:r>
    </w:p>
    <w:p w14:paraId="126FB081" w14:textId="77777777" w:rsidR="00026A7E" w:rsidRPr="00D679BB" w:rsidRDefault="00026A7E" w:rsidP="00026A7E">
      <w:pPr>
        <w:tabs>
          <w:tab w:val="left" w:pos="2268"/>
        </w:tabs>
        <w:rPr>
          <w:rFonts w:ascii="Arial" w:eastAsia="맑은 고딕" w:hAnsi="Arial" w:cs="Arial"/>
          <w:b/>
          <w:sz w:val="24"/>
        </w:rPr>
      </w:pPr>
      <w:r w:rsidRPr="00D679BB">
        <w:rPr>
          <w:rFonts w:ascii="Arial" w:eastAsia="맑은 고딕" w:hAnsi="Arial" w:cs="Arial"/>
          <w:b/>
          <w:sz w:val="24"/>
        </w:rPr>
        <w:lastRenderedPageBreak/>
        <w:t>[</w:t>
      </w:r>
      <w:r w:rsidRPr="00D679BB">
        <w:rPr>
          <w:rFonts w:ascii="Arial" w:eastAsia="맑은 고딕" w:hAnsi="Arial" w:cs="Arial"/>
          <w:b/>
          <w:sz w:val="24"/>
        </w:rPr>
        <w:t>별첨</w:t>
      </w:r>
      <w:r w:rsidRPr="00D679BB">
        <w:rPr>
          <w:rFonts w:ascii="Arial" w:eastAsia="맑은 고딕" w:hAnsi="Arial" w:cs="Arial"/>
          <w:b/>
          <w:sz w:val="24"/>
        </w:rPr>
        <w:t xml:space="preserve"> </w:t>
      </w:r>
      <w:r>
        <w:rPr>
          <w:rFonts w:ascii="Arial" w:eastAsia="맑은 고딕" w:hAnsi="Arial" w:cs="Arial"/>
          <w:b/>
          <w:sz w:val="24"/>
        </w:rPr>
        <w:t>5</w:t>
      </w:r>
      <w:r w:rsidRPr="00D679BB">
        <w:rPr>
          <w:rFonts w:ascii="Arial" w:eastAsia="맑은 고딕" w:hAnsi="Arial" w:cs="Arial"/>
          <w:b/>
          <w:sz w:val="24"/>
        </w:rPr>
        <w:t xml:space="preserve">] </w:t>
      </w:r>
      <w:r>
        <w:rPr>
          <w:rFonts w:ascii="Arial" w:eastAsia="맑은 고딕" w:hAnsi="Arial" w:cs="Arial" w:hint="eastAsia"/>
          <w:b/>
          <w:sz w:val="24"/>
        </w:rPr>
        <w:t>2</w:t>
      </w:r>
      <w:r>
        <w:rPr>
          <w:rFonts w:ascii="Arial" w:eastAsia="맑은 고딕" w:hAnsi="Arial" w:cs="Arial"/>
          <w:b/>
          <w:sz w:val="24"/>
        </w:rPr>
        <w:t>021</w:t>
      </w:r>
      <w:r>
        <w:rPr>
          <w:rFonts w:ascii="Arial" w:eastAsia="맑은 고딕" w:hAnsi="Arial" w:cs="Arial" w:hint="eastAsia"/>
          <w:b/>
          <w:sz w:val="24"/>
        </w:rPr>
        <w:t>년</w:t>
      </w:r>
      <w:r>
        <w:rPr>
          <w:rFonts w:ascii="Arial" w:eastAsia="맑은 고딕" w:hAnsi="Arial" w:cs="Arial" w:hint="eastAsia"/>
          <w:b/>
          <w:sz w:val="24"/>
        </w:rPr>
        <w:t xml:space="preserve"> </w:t>
      </w:r>
      <w:r>
        <w:rPr>
          <w:rFonts w:ascii="Arial" w:eastAsia="맑은 고딕" w:hAnsi="Arial" w:cs="Arial" w:hint="eastAsia"/>
          <w:b/>
          <w:sz w:val="24"/>
        </w:rPr>
        <w:t>전사</w:t>
      </w:r>
      <w:r>
        <w:rPr>
          <w:rFonts w:ascii="Arial" w:eastAsia="맑은 고딕" w:hAnsi="Arial" w:cs="Arial" w:hint="eastAsia"/>
          <w:b/>
          <w:sz w:val="24"/>
        </w:rPr>
        <w:t xml:space="preserve"> </w:t>
      </w:r>
      <w:r>
        <w:rPr>
          <w:rFonts w:ascii="Arial" w:eastAsia="맑은 고딕" w:hAnsi="Arial" w:cs="Arial" w:hint="eastAsia"/>
          <w:b/>
          <w:sz w:val="24"/>
        </w:rPr>
        <w:t>재산종합보험</w:t>
      </w:r>
      <w:r>
        <w:rPr>
          <w:rFonts w:ascii="Arial" w:eastAsia="맑은 고딕" w:hAnsi="Arial" w:cs="Arial" w:hint="eastAsia"/>
          <w:b/>
          <w:sz w:val="24"/>
        </w:rPr>
        <w:t xml:space="preserve"> </w:t>
      </w:r>
      <w:proofErr w:type="spellStart"/>
      <w:r>
        <w:rPr>
          <w:rFonts w:ascii="Arial" w:eastAsia="맑은 고딕" w:hAnsi="Arial" w:cs="Arial" w:hint="eastAsia"/>
          <w:b/>
          <w:sz w:val="24"/>
        </w:rPr>
        <w:t>물건지</w:t>
      </w:r>
      <w:proofErr w:type="spellEnd"/>
      <w:r>
        <w:rPr>
          <w:rFonts w:ascii="Arial" w:eastAsia="맑은 고딕" w:hAnsi="Arial" w:cs="Arial" w:hint="eastAsia"/>
          <w:b/>
          <w:sz w:val="24"/>
        </w:rPr>
        <w:t xml:space="preserve"> </w:t>
      </w:r>
      <w:r>
        <w:rPr>
          <w:rFonts w:ascii="Arial" w:eastAsia="맑은 고딕" w:hAnsi="Arial" w:cs="Arial" w:hint="eastAsia"/>
          <w:b/>
          <w:sz w:val="24"/>
        </w:rPr>
        <w:t>리스트</w:t>
      </w:r>
      <w:r>
        <w:rPr>
          <w:rFonts w:ascii="Arial" w:eastAsia="맑은 고딕" w:hAnsi="Arial" w:cs="Arial" w:hint="eastAsia"/>
          <w:b/>
          <w:sz w:val="24"/>
        </w:rPr>
        <w:t xml:space="preserve"> </w:t>
      </w:r>
      <w:r>
        <w:rPr>
          <w:rFonts w:ascii="Arial" w:eastAsia="맑은 고딕" w:hAnsi="Arial" w:cs="Arial" w:hint="eastAsia"/>
          <w:b/>
          <w:sz w:val="24"/>
        </w:rPr>
        <w:t>및</w:t>
      </w:r>
      <w:r>
        <w:rPr>
          <w:rFonts w:ascii="Arial" w:eastAsia="맑은 고딕" w:hAnsi="Arial" w:cs="Arial" w:hint="eastAsia"/>
          <w:b/>
          <w:sz w:val="24"/>
        </w:rPr>
        <w:t xml:space="preserve"> </w:t>
      </w:r>
      <w:r>
        <w:rPr>
          <w:rFonts w:ascii="Arial" w:eastAsia="맑은 고딕" w:hAnsi="Arial" w:cs="Arial" w:hint="eastAsia"/>
          <w:b/>
          <w:sz w:val="24"/>
        </w:rPr>
        <w:t>보험가액</w:t>
      </w:r>
      <w:r>
        <w:rPr>
          <w:rFonts w:ascii="Arial" w:eastAsia="맑은 고딕" w:hAnsi="Arial" w:cs="Arial" w:hint="eastAsia"/>
          <w:b/>
          <w:sz w:val="24"/>
        </w:rPr>
        <w:t xml:space="preserve"> </w:t>
      </w:r>
      <w:r>
        <w:rPr>
          <w:rFonts w:ascii="Arial" w:eastAsia="맑은 고딕" w:hAnsi="Arial" w:cs="Arial" w:hint="eastAsia"/>
          <w:b/>
          <w:sz w:val="24"/>
        </w:rPr>
        <w:t>상세내역</w:t>
      </w:r>
    </w:p>
    <w:p w14:paraId="61D2F4BE" w14:textId="77777777" w:rsidR="00026A7E" w:rsidRPr="00AE0C2C" w:rsidRDefault="00026A7E" w:rsidP="00026A7E">
      <w:pPr>
        <w:tabs>
          <w:tab w:val="left" w:pos="1185"/>
        </w:tabs>
      </w:pPr>
    </w:p>
    <w:tbl>
      <w:tblPr>
        <w:tblStyle w:val="25"/>
        <w:tblW w:w="14790" w:type="dxa"/>
        <w:tblBorders>
          <w:top w:val="single" w:sz="12" w:space="0" w:color="404040" w:themeColor="text1" w:themeTint="BF"/>
          <w:left w:val="none" w:sz="0" w:space="0" w:color="auto"/>
          <w:bottom w:val="single" w:sz="4" w:space="0" w:color="404040" w:themeColor="text1" w:themeTint="BF"/>
          <w:right w:val="none" w:sz="0" w:space="0" w:color="auto"/>
          <w:insideH w:val="single" w:sz="4" w:space="0" w:color="BFBFBF" w:themeColor="background1" w:themeShade="BF"/>
          <w:insideV w:val="single" w:sz="4" w:space="0" w:color="BFBFBF" w:themeColor="background1" w:themeShade="BF"/>
        </w:tblBorders>
        <w:tblLayout w:type="fixed"/>
        <w:tblCellMar>
          <w:top w:w="57" w:type="dxa"/>
          <w:left w:w="113" w:type="dxa"/>
          <w:bottom w:w="57" w:type="dxa"/>
          <w:right w:w="113" w:type="dxa"/>
        </w:tblCellMar>
        <w:tblLook w:val="04A0" w:firstRow="1" w:lastRow="0" w:firstColumn="1" w:lastColumn="0" w:noHBand="0" w:noVBand="1"/>
      </w:tblPr>
      <w:tblGrid>
        <w:gridCol w:w="1134"/>
        <w:gridCol w:w="1985"/>
        <w:gridCol w:w="1134"/>
        <w:gridCol w:w="1701"/>
        <w:gridCol w:w="1701"/>
        <w:gridCol w:w="2537"/>
        <w:gridCol w:w="1715"/>
        <w:gridCol w:w="1418"/>
        <w:gridCol w:w="1465"/>
      </w:tblGrid>
      <w:tr w:rsidR="00026A7E" w:rsidRPr="004304E6" w14:paraId="7036068B" w14:textId="77777777" w:rsidTr="0091358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Borders>
              <w:top w:val="single" w:sz="12" w:space="0" w:color="404040" w:themeColor="text1" w:themeTint="BF"/>
              <w:bottom w:val="single" w:sz="4" w:space="0" w:color="404040" w:themeColor="text1" w:themeTint="BF"/>
            </w:tcBorders>
            <w:shd w:val="clear" w:color="auto" w:fill="DEEEEE"/>
          </w:tcPr>
          <w:p w14:paraId="7503F97B" w14:textId="77777777" w:rsidR="00026A7E" w:rsidRPr="004304E6" w:rsidRDefault="00026A7E" w:rsidP="004304E6">
            <w:pPr>
              <w:wordWrap/>
              <w:spacing w:line="280" w:lineRule="atLeast"/>
              <w:jc w:val="center"/>
              <w:rPr>
                <w:rFonts w:eastAsia="바탕체"/>
                <w:b/>
                <w:bCs/>
                <w:kern w:val="0"/>
                <w:sz w:val="20"/>
                <w:szCs w:val="20"/>
              </w:rPr>
            </w:pPr>
            <w:r w:rsidRPr="004304E6">
              <w:rPr>
                <w:rFonts w:eastAsia="바탕체" w:hint="eastAsia"/>
                <w:b/>
                <w:bCs/>
                <w:kern w:val="0"/>
                <w:sz w:val="20"/>
                <w:szCs w:val="20"/>
              </w:rPr>
              <w:t>구분</w:t>
            </w:r>
          </w:p>
        </w:tc>
        <w:tc>
          <w:tcPr>
            <w:tcW w:w="1985" w:type="dxa"/>
            <w:tcBorders>
              <w:top w:val="single" w:sz="12" w:space="0" w:color="404040" w:themeColor="text1" w:themeTint="BF"/>
              <w:bottom w:val="single" w:sz="4" w:space="0" w:color="404040" w:themeColor="text1" w:themeTint="BF"/>
            </w:tcBorders>
            <w:shd w:val="clear" w:color="auto" w:fill="DEEEEE"/>
          </w:tcPr>
          <w:p w14:paraId="3486E96E" w14:textId="77777777" w:rsidR="00026A7E" w:rsidRPr="004304E6" w:rsidRDefault="00026A7E" w:rsidP="004304E6">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목적물명</w:t>
            </w:r>
          </w:p>
        </w:tc>
        <w:tc>
          <w:tcPr>
            <w:tcW w:w="1134" w:type="dxa"/>
            <w:tcBorders>
              <w:top w:val="single" w:sz="12" w:space="0" w:color="404040" w:themeColor="text1" w:themeTint="BF"/>
              <w:bottom w:val="single" w:sz="4" w:space="0" w:color="404040" w:themeColor="text1" w:themeTint="BF"/>
            </w:tcBorders>
            <w:shd w:val="clear" w:color="auto" w:fill="DEEEEE"/>
          </w:tcPr>
          <w:p w14:paraId="36B603A4"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소유여부</w:t>
            </w:r>
          </w:p>
        </w:tc>
        <w:tc>
          <w:tcPr>
            <w:tcW w:w="1701" w:type="dxa"/>
            <w:tcBorders>
              <w:top w:val="single" w:sz="12" w:space="0" w:color="404040" w:themeColor="text1" w:themeTint="BF"/>
              <w:bottom w:val="single" w:sz="4" w:space="0" w:color="404040" w:themeColor="text1" w:themeTint="BF"/>
            </w:tcBorders>
            <w:shd w:val="clear" w:color="auto" w:fill="DEEEEE"/>
          </w:tcPr>
          <w:p w14:paraId="7FB68CE1"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가입금액</w:t>
            </w:r>
            <w:r w:rsidRPr="004304E6">
              <w:rPr>
                <w:rFonts w:eastAsia="바탕체" w:hint="eastAsia"/>
                <w:b/>
                <w:bCs/>
                <w:kern w:val="0"/>
                <w:sz w:val="20"/>
                <w:szCs w:val="20"/>
              </w:rPr>
              <w:br/>
            </w:r>
            <w:r w:rsidRPr="004304E6">
              <w:rPr>
                <w:rFonts w:eastAsia="바탕체" w:hint="eastAsia"/>
                <w:b/>
                <w:bCs/>
                <w:kern w:val="0"/>
                <w:sz w:val="20"/>
                <w:szCs w:val="20"/>
              </w:rPr>
              <w:t>합계</w:t>
            </w:r>
          </w:p>
        </w:tc>
        <w:tc>
          <w:tcPr>
            <w:tcW w:w="1701" w:type="dxa"/>
            <w:tcBorders>
              <w:top w:val="single" w:sz="12" w:space="0" w:color="404040" w:themeColor="text1" w:themeTint="BF"/>
              <w:bottom w:val="single" w:sz="4" w:space="0" w:color="404040" w:themeColor="text1" w:themeTint="BF"/>
            </w:tcBorders>
            <w:shd w:val="clear" w:color="auto" w:fill="DEEEEE"/>
          </w:tcPr>
          <w:p w14:paraId="19479FEF"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건물</w:t>
            </w:r>
          </w:p>
        </w:tc>
        <w:tc>
          <w:tcPr>
            <w:tcW w:w="2537" w:type="dxa"/>
            <w:tcBorders>
              <w:top w:val="single" w:sz="12" w:space="0" w:color="404040" w:themeColor="text1" w:themeTint="BF"/>
              <w:bottom w:val="single" w:sz="4" w:space="0" w:color="404040" w:themeColor="text1" w:themeTint="BF"/>
            </w:tcBorders>
            <w:shd w:val="clear" w:color="auto" w:fill="DEEEEE"/>
          </w:tcPr>
          <w:p w14:paraId="6BCF419A"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시설</w:t>
            </w:r>
            <w:r w:rsidRPr="004304E6">
              <w:rPr>
                <w:rFonts w:eastAsia="바탕체" w:hint="eastAsia"/>
                <w:b/>
                <w:bCs/>
                <w:kern w:val="0"/>
                <w:sz w:val="20"/>
                <w:szCs w:val="20"/>
              </w:rPr>
              <w:t xml:space="preserve">, </w:t>
            </w:r>
            <w:r w:rsidRPr="004304E6">
              <w:rPr>
                <w:rFonts w:eastAsia="바탕체" w:hint="eastAsia"/>
                <w:b/>
                <w:bCs/>
                <w:kern w:val="0"/>
                <w:sz w:val="20"/>
                <w:szCs w:val="20"/>
              </w:rPr>
              <w:t>설비</w:t>
            </w:r>
            <w:r w:rsidRPr="004304E6">
              <w:rPr>
                <w:rFonts w:eastAsia="바탕체" w:hint="eastAsia"/>
                <w:b/>
                <w:bCs/>
                <w:kern w:val="0"/>
                <w:sz w:val="20"/>
                <w:szCs w:val="20"/>
              </w:rPr>
              <w:t>/</w:t>
            </w:r>
            <w:r w:rsidRPr="004304E6">
              <w:rPr>
                <w:rFonts w:eastAsia="바탕체" w:hint="eastAsia"/>
                <w:b/>
                <w:bCs/>
                <w:kern w:val="0"/>
                <w:sz w:val="20"/>
                <w:szCs w:val="20"/>
              </w:rPr>
              <w:t>장비</w:t>
            </w:r>
            <w:r w:rsidRPr="004304E6">
              <w:rPr>
                <w:rFonts w:eastAsia="바탕체" w:hint="eastAsia"/>
                <w:b/>
                <w:bCs/>
                <w:kern w:val="0"/>
                <w:sz w:val="20"/>
                <w:szCs w:val="20"/>
              </w:rPr>
              <w:t>,</w:t>
            </w:r>
            <w:r w:rsidRPr="004304E6">
              <w:rPr>
                <w:rFonts w:eastAsia="바탕체"/>
                <w:b/>
                <w:bCs/>
                <w:kern w:val="0"/>
                <w:sz w:val="20"/>
                <w:szCs w:val="20"/>
              </w:rPr>
              <w:t xml:space="preserve"> </w:t>
            </w:r>
            <w:r w:rsidRPr="004304E6">
              <w:rPr>
                <w:rFonts w:eastAsia="바탕체" w:hint="eastAsia"/>
                <w:b/>
                <w:bCs/>
                <w:kern w:val="0"/>
                <w:sz w:val="20"/>
                <w:szCs w:val="20"/>
              </w:rPr>
              <w:t>옥외설비</w:t>
            </w:r>
            <w:r w:rsidRPr="004304E6">
              <w:rPr>
                <w:rFonts w:eastAsia="바탕체" w:hint="eastAsia"/>
                <w:b/>
                <w:bCs/>
                <w:kern w:val="0"/>
                <w:sz w:val="20"/>
                <w:szCs w:val="20"/>
              </w:rPr>
              <w:t xml:space="preserve"> </w:t>
            </w:r>
            <w:r w:rsidRPr="004304E6">
              <w:rPr>
                <w:rFonts w:eastAsia="바탕체" w:hint="eastAsia"/>
                <w:bCs/>
                <w:kern w:val="0"/>
                <w:sz w:val="20"/>
                <w:szCs w:val="20"/>
              </w:rPr>
              <w:t>(CCTV</w:t>
            </w:r>
            <w:r w:rsidRPr="004304E6">
              <w:rPr>
                <w:rFonts w:eastAsia="바탕체"/>
                <w:bCs/>
                <w:kern w:val="0"/>
                <w:sz w:val="20"/>
                <w:szCs w:val="20"/>
              </w:rPr>
              <w:t>/</w:t>
            </w:r>
            <w:r w:rsidRPr="004304E6">
              <w:rPr>
                <w:rFonts w:eastAsia="바탕체" w:hint="eastAsia"/>
                <w:bCs/>
                <w:kern w:val="0"/>
                <w:sz w:val="20"/>
                <w:szCs w:val="20"/>
              </w:rPr>
              <w:t>지게차</w:t>
            </w:r>
            <w:r w:rsidRPr="004304E6">
              <w:rPr>
                <w:rFonts w:eastAsia="바탕체" w:hint="eastAsia"/>
                <w:bCs/>
                <w:kern w:val="0"/>
                <w:sz w:val="20"/>
                <w:szCs w:val="20"/>
              </w:rPr>
              <w:t>/</w:t>
            </w:r>
            <w:proofErr w:type="spellStart"/>
            <w:r w:rsidRPr="004304E6">
              <w:rPr>
                <w:rFonts w:eastAsia="바탕체" w:hint="eastAsia"/>
                <w:bCs/>
                <w:kern w:val="0"/>
                <w:sz w:val="20"/>
                <w:szCs w:val="20"/>
              </w:rPr>
              <w:t>파렛트</w:t>
            </w:r>
            <w:proofErr w:type="spellEnd"/>
            <w:r w:rsidRPr="004304E6">
              <w:rPr>
                <w:rFonts w:eastAsia="바탕체" w:hint="eastAsia"/>
                <w:bCs/>
                <w:kern w:val="0"/>
                <w:sz w:val="20"/>
                <w:szCs w:val="20"/>
              </w:rPr>
              <w:t>(</w:t>
            </w:r>
            <w:r w:rsidRPr="004304E6">
              <w:rPr>
                <w:rFonts w:eastAsia="바탕체" w:hint="eastAsia"/>
                <w:bCs/>
                <w:kern w:val="0"/>
                <w:sz w:val="20"/>
                <w:szCs w:val="20"/>
              </w:rPr>
              <w:t>물류센터내</w:t>
            </w:r>
            <w:r w:rsidRPr="004304E6">
              <w:rPr>
                <w:rFonts w:eastAsia="바탕체" w:hint="eastAsia"/>
                <w:bCs/>
                <w:kern w:val="0"/>
                <w:sz w:val="20"/>
                <w:szCs w:val="20"/>
              </w:rPr>
              <w:t>)</w:t>
            </w:r>
            <w:r w:rsidRPr="004304E6">
              <w:rPr>
                <w:rFonts w:eastAsia="바탕체" w:hint="eastAsia"/>
                <w:bCs/>
                <w:kern w:val="0"/>
                <w:sz w:val="20"/>
                <w:szCs w:val="20"/>
              </w:rPr>
              <w:t>리스자산</w:t>
            </w:r>
            <w:r w:rsidRPr="004304E6">
              <w:rPr>
                <w:rFonts w:eastAsia="바탕체"/>
                <w:bCs/>
                <w:kern w:val="0"/>
                <w:sz w:val="20"/>
                <w:szCs w:val="20"/>
              </w:rPr>
              <w:t xml:space="preserve"> </w:t>
            </w:r>
            <w:r w:rsidRPr="004304E6">
              <w:rPr>
                <w:rFonts w:eastAsia="바탕체" w:hint="eastAsia"/>
                <w:bCs/>
                <w:kern w:val="0"/>
                <w:sz w:val="20"/>
                <w:szCs w:val="20"/>
              </w:rPr>
              <w:t>포함</w:t>
            </w:r>
            <w:r w:rsidRPr="004304E6">
              <w:rPr>
                <w:rFonts w:eastAsia="바탕체" w:hint="eastAsia"/>
                <w:bCs/>
                <w:kern w:val="0"/>
                <w:sz w:val="20"/>
                <w:szCs w:val="20"/>
              </w:rPr>
              <w:t>)</w:t>
            </w:r>
          </w:p>
        </w:tc>
        <w:tc>
          <w:tcPr>
            <w:tcW w:w="1715" w:type="dxa"/>
            <w:tcBorders>
              <w:top w:val="single" w:sz="12" w:space="0" w:color="404040" w:themeColor="text1" w:themeTint="BF"/>
              <w:bottom w:val="single" w:sz="4" w:space="0" w:color="404040" w:themeColor="text1" w:themeTint="BF"/>
            </w:tcBorders>
            <w:shd w:val="clear" w:color="auto" w:fill="DEEEEE"/>
          </w:tcPr>
          <w:p w14:paraId="0914B07A"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집기</w:t>
            </w:r>
          </w:p>
          <w:p w14:paraId="79C2F1CA"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Cs/>
                <w:kern w:val="0"/>
                <w:sz w:val="20"/>
                <w:szCs w:val="20"/>
              </w:rPr>
              <w:t>(</w:t>
            </w:r>
            <w:r w:rsidRPr="004304E6">
              <w:rPr>
                <w:rFonts w:eastAsia="바탕체" w:hint="eastAsia"/>
                <w:bCs/>
                <w:kern w:val="0"/>
                <w:sz w:val="20"/>
                <w:szCs w:val="20"/>
              </w:rPr>
              <w:t>공기청정기</w:t>
            </w:r>
            <w:r w:rsidRPr="004304E6">
              <w:rPr>
                <w:rFonts w:eastAsia="바탕체" w:hint="eastAsia"/>
                <w:bCs/>
                <w:kern w:val="0"/>
                <w:sz w:val="20"/>
                <w:szCs w:val="20"/>
              </w:rPr>
              <w:t>/</w:t>
            </w:r>
            <w:r w:rsidRPr="004304E6">
              <w:rPr>
                <w:rFonts w:eastAsia="바탕체" w:hint="eastAsia"/>
                <w:bCs/>
                <w:kern w:val="0"/>
                <w:sz w:val="20"/>
                <w:szCs w:val="20"/>
              </w:rPr>
              <w:t>정수기</w:t>
            </w:r>
            <w:r w:rsidRPr="004304E6">
              <w:rPr>
                <w:rFonts w:eastAsia="바탕체" w:hint="eastAsia"/>
                <w:bCs/>
                <w:kern w:val="0"/>
                <w:sz w:val="20"/>
                <w:szCs w:val="20"/>
              </w:rPr>
              <w:t>/</w:t>
            </w:r>
            <w:r w:rsidRPr="004304E6">
              <w:rPr>
                <w:rFonts w:eastAsia="바탕체" w:hint="eastAsia"/>
                <w:bCs/>
                <w:kern w:val="0"/>
                <w:sz w:val="20"/>
                <w:szCs w:val="20"/>
              </w:rPr>
              <w:t>복합기</w:t>
            </w:r>
            <w:r w:rsidRPr="004304E6">
              <w:rPr>
                <w:rFonts w:eastAsia="바탕체" w:hint="eastAsia"/>
                <w:bCs/>
                <w:kern w:val="0"/>
                <w:sz w:val="20"/>
                <w:szCs w:val="20"/>
              </w:rPr>
              <w:t xml:space="preserve"> </w:t>
            </w:r>
            <w:r w:rsidRPr="004304E6">
              <w:rPr>
                <w:rFonts w:eastAsia="바탕체" w:hint="eastAsia"/>
                <w:bCs/>
                <w:kern w:val="0"/>
                <w:sz w:val="20"/>
                <w:szCs w:val="20"/>
              </w:rPr>
              <w:t>리스자산</w:t>
            </w:r>
            <w:r w:rsidRPr="004304E6">
              <w:rPr>
                <w:rFonts w:eastAsia="바탕체"/>
                <w:bCs/>
                <w:kern w:val="0"/>
                <w:sz w:val="20"/>
                <w:szCs w:val="20"/>
              </w:rPr>
              <w:t xml:space="preserve"> </w:t>
            </w:r>
            <w:r w:rsidRPr="004304E6">
              <w:rPr>
                <w:rFonts w:eastAsia="바탕체" w:hint="eastAsia"/>
                <w:bCs/>
                <w:kern w:val="0"/>
                <w:sz w:val="20"/>
                <w:szCs w:val="20"/>
              </w:rPr>
              <w:t>포함</w:t>
            </w:r>
            <w:r w:rsidRPr="004304E6">
              <w:rPr>
                <w:rFonts w:eastAsia="바탕체" w:hint="eastAsia"/>
                <w:bCs/>
                <w:kern w:val="0"/>
                <w:sz w:val="20"/>
                <w:szCs w:val="20"/>
              </w:rPr>
              <w:t>)</w:t>
            </w:r>
          </w:p>
        </w:tc>
        <w:tc>
          <w:tcPr>
            <w:tcW w:w="1418" w:type="dxa"/>
            <w:tcBorders>
              <w:top w:val="single" w:sz="12" w:space="0" w:color="404040" w:themeColor="text1" w:themeTint="BF"/>
              <w:bottom w:val="single" w:sz="4" w:space="0" w:color="404040" w:themeColor="text1" w:themeTint="BF"/>
            </w:tcBorders>
            <w:shd w:val="clear" w:color="auto" w:fill="DEEEEE"/>
          </w:tcPr>
          <w:p w14:paraId="46C2B86F"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동산</w:t>
            </w:r>
          </w:p>
        </w:tc>
        <w:tc>
          <w:tcPr>
            <w:tcW w:w="1465" w:type="dxa"/>
            <w:tcBorders>
              <w:top w:val="single" w:sz="12" w:space="0" w:color="404040" w:themeColor="text1" w:themeTint="BF"/>
              <w:bottom w:val="single" w:sz="4" w:space="0" w:color="404040" w:themeColor="text1" w:themeTint="BF"/>
            </w:tcBorders>
            <w:shd w:val="clear" w:color="auto" w:fill="DEEEEE"/>
          </w:tcPr>
          <w:p w14:paraId="372A6373" w14:textId="77777777" w:rsidR="00026A7E" w:rsidRPr="004304E6" w:rsidRDefault="00026A7E" w:rsidP="0091358C">
            <w:pPr>
              <w:wordWrap/>
              <w:spacing w:line="280" w:lineRule="atLeast"/>
              <w:jc w:val="center"/>
              <w:cnfStyle w:val="100000000000" w:firstRow="1" w:lastRow="0" w:firstColumn="0" w:lastColumn="0" w:oddVBand="0" w:evenVBand="0" w:oddHBand="0" w:evenHBand="0" w:firstRowFirstColumn="0" w:firstRowLastColumn="0" w:lastRowFirstColumn="0" w:lastRowLastColumn="0"/>
              <w:rPr>
                <w:rFonts w:eastAsia="바탕체"/>
                <w:b/>
                <w:bCs/>
                <w:kern w:val="0"/>
                <w:sz w:val="20"/>
                <w:szCs w:val="20"/>
              </w:rPr>
            </w:pPr>
            <w:r w:rsidRPr="004304E6">
              <w:rPr>
                <w:rFonts w:eastAsia="바탕체" w:hint="eastAsia"/>
                <w:b/>
                <w:bCs/>
                <w:kern w:val="0"/>
                <w:sz w:val="20"/>
                <w:szCs w:val="20"/>
              </w:rPr>
              <w:t>동산</w:t>
            </w:r>
            <w:r w:rsidRPr="004304E6">
              <w:rPr>
                <w:rFonts w:eastAsia="바탕체" w:hint="eastAsia"/>
                <w:b/>
                <w:bCs/>
                <w:kern w:val="0"/>
                <w:sz w:val="18"/>
                <w:szCs w:val="20"/>
              </w:rPr>
              <w:t>(</w:t>
            </w:r>
            <w:r w:rsidRPr="004304E6">
              <w:rPr>
                <w:rFonts w:eastAsia="바탕체" w:hint="eastAsia"/>
                <w:b/>
                <w:bCs/>
                <w:kern w:val="0"/>
                <w:sz w:val="18"/>
                <w:szCs w:val="20"/>
              </w:rPr>
              <w:t>야적</w:t>
            </w:r>
            <w:r w:rsidRPr="004304E6">
              <w:rPr>
                <w:rFonts w:eastAsia="바탕체" w:hint="eastAsia"/>
                <w:b/>
                <w:bCs/>
                <w:kern w:val="0"/>
                <w:sz w:val="18"/>
                <w:szCs w:val="20"/>
              </w:rPr>
              <w:t>)</w:t>
            </w:r>
          </w:p>
        </w:tc>
      </w:tr>
      <w:tr w:rsidR="00026A7E" w:rsidRPr="004304E6" w14:paraId="51B62DF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404040" w:themeColor="text1" w:themeTint="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A6058B"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사옥</w:t>
            </w:r>
            <w:r w:rsidRPr="004304E6">
              <w:rPr>
                <w:rFonts w:eastAsia="바탕체" w:hint="eastAsia"/>
                <w:bCs/>
                <w:kern w:val="0"/>
                <w:sz w:val="20"/>
                <w:szCs w:val="20"/>
              </w:rPr>
              <w:br/>
              <w:t>(7)</w:t>
            </w:r>
          </w:p>
        </w:tc>
        <w:tc>
          <w:tcPr>
            <w:tcW w:w="1985"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32F99D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상암사옥</w:t>
            </w:r>
          </w:p>
        </w:tc>
        <w:tc>
          <w:tcPr>
            <w:tcW w:w="1134"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2E6A2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AA72B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149,856,000,000</w:t>
            </w:r>
          </w:p>
        </w:tc>
        <w:tc>
          <w:tcPr>
            <w:tcW w:w="1701"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FED00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109,856,000,000</w:t>
            </w:r>
          </w:p>
        </w:tc>
        <w:tc>
          <w:tcPr>
            <w:tcW w:w="2537"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80AE8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20,000,000,000</w:t>
            </w:r>
          </w:p>
        </w:tc>
        <w:tc>
          <w:tcPr>
            <w:tcW w:w="1715"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1B4848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20,000,000,000</w:t>
            </w:r>
          </w:p>
        </w:tc>
        <w:tc>
          <w:tcPr>
            <w:tcW w:w="1418" w:type="dxa"/>
            <w:tcBorders>
              <w:top w:val="single" w:sz="4" w:space="0" w:color="404040" w:themeColor="text1" w:themeTint="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54C0E5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404040" w:themeColor="text1" w:themeTint="BF"/>
              <w:left w:val="single" w:sz="4" w:space="0" w:color="BFBFBF" w:themeColor="background1" w:themeShade="BF"/>
              <w:bottom w:val="single" w:sz="4" w:space="0" w:color="BFBFBF" w:themeColor="background1" w:themeShade="BF"/>
              <w:right w:val="nil"/>
            </w:tcBorders>
            <w:noWrap/>
            <w:hideMark/>
          </w:tcPr>
          <w:p w14:paraId="31CE483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03D7EB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0D51F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B0E3B4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방배사옥</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052F1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EC81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10,900,000,000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4296E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7,400,000,000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A4024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2,500,000,000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F7EF8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ADCFE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D0EEA4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3760F9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3296F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9D701F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원서동</w:t>
            </w:r>
            <w:r w:rsidRPr="004304E6">
              <w:rPr>
                <w:rFonts w:eastAsia="바탕체" w:hint="eastAsia"/>
                <w:bCs/>
                <w:kern w:val="0"/>
                <w:sz w:val="20"/>
                <w:szCs w:val="20"/>
              </w:rPr>
              <w:t xml:space="preserve"> </w:t>
            </w:r>
            <w:r w:rsidRPr="004304E6">
              <w:rPr>
                <w:rFonts w:eastAsia="바탕체" w:hint="eastAsia"/>
                <w:bCs/>
                <w:kern w:val="0"/>
                <w:sz w:val="20"/>
                <w:szCs w:val="20"/>
              </w:rPr>
              <w:t>디자인센터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74027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8FEBA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3,200,000,000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50E7C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D94D8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27F4A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501A7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4134CC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A1B034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40F9D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EBD426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원서동</w:t>
            </w:r>
            <w:r w:rsidRPr="004304E6">
              <w:rPr>
                <w:rFonts w:eastAsia="바탕체" w:hint="eastAsia"/>
                <w:bCs/>
                <w:kern w:val="0"/>
                <w:sz w:val="20"/>
                <w:szCs w:val="20"/>
              </w:rPr>
              <w:t xml:space="preserve"> </w:t>
            </w:r>
            <w:r w:rsidRPr="004304E6">
              <w:rPr>
                <w:rFonts w:eastAsia="바탕체" w:hint="eastAsia"/>
                <w:bCs/>
                <w:kern w:val="0"/>
                <w:sz w:val="20"/>
                <w:szCs w:val="20"/>
              </w:rPr>
              <w:t>디자인센터</w:t>
            </w:r>
            <w:r w:rsidRPr="004304E6">
              <w:rPr>
                <w:rFonts w:eastAsia="바탕체" w:hint="eastAsia"/>
                <w:bCs/>
                <w:kern w:val="0"/>
                <w:sz w:val="20"/>
                <w:szCs w:val="20"/>
              </w:rPr>
              <w:t xml:space="preserve"> </w:t>
            </w:r>
            <w:r w:rsidRPr="004304E6">
              <w:rPr>
                <w:rFonts w:eastAsia="바탕체" w:hint="eastAsia"/>
                <w:bCs/>
                <w:kern w:val="0"/>
                <w:sz w:val="20"/>
                <w:szCs w:val="20"/>
              </w:rPr>
              <w:t>주차장</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A899E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25C7E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73BD2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2CEE0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B3EFA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FE08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AA940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3DBA8C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5A744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E2C3A7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백홍범가옥</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CC8DB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F64E00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F3117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F28A9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BB230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3AFC5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8F0403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C8CF37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6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E6E51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EF118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원서동</w:t>
            </w:r>
            <w:r w:rsidRPr="004304E6">
              <w:rPr>
                <w:rFonts w:eastAsia="바탕체" w:hint="eastAsia"/>
                <w:bCs/>
                <w:kern w:val="0"/>
                <w:sz w:val="20"/>
                <w:szCs w:val="20"/>
              </w:rPr>
              <w:t xml:space="preserve"> </w:t>
            </w:r>
            <w:r w:rsidRPr="004304E6">
              <w:rPr>
                <w:rFonts w:eastAsia="바탕체" w:hint="eastAsia"/>
                <w:bCs/>
                <w:kern w:val="0"/>
                <w:sz w:val="20"/>
                <w:szCs w:val="20"/>
              </w:rPr>
              <w:t>디자인센터</w:t>
            </w:r>
            <w:r w:rsidRPr="004304E6">
              <w:rPr>
                <w:rFonts w:eastAsia="바탕체" w:hint="eastAsia"/>
                <w:bCs/>
                <w:kern w:val="0"/>
                <w:sz w:val="20"/>
                <w:szCs w:val="20"/>
              </w:rPr>
              <w:t xml:space="preserve"> </w:t>
            </w:r>
            <w:r w:rsidRPr="004304E6">
              <w:rPr>
                <w:rFonts w:eastAsia="바탕체" w:hint="eastAsia"/>
                <w:bCs/>
                <w:kern w:val="0"/>
                <w:sz w:val="20"/>
                <w:szCs w:val="20"/>
              </w:rPr>
              <w:t>식당</w:t>
            </w:r>
            <w:r w:rsidRPr="004304E6">
              <w:rPr>
                <w:rFonts w:eastAsia="바탕체" w:hint="eastAsia"/>
                <w:bCs/>
                <w:kern w:val="0"/>
                <w:sz w:val="20"/>
                <w:szCs w:val="20"/>
              </w:rPr>
              <w:br/>
            </w:r>
            <w:r w:rsidRPr="004304E6">
              <w:rPr>
                <w:rFonts w:eastAsia="바탕체" w:hint="eastAsia"/>
                <w:bCs/>
                <w:kern w:val="0"/>
                <w:sz w:val="20"/>
                <w:szCs w:val="20"/>
              </w:rPr>
              <w:t>관리사무소</w:t>
            </w:r>
            <w:r w:rsidRPr="004304E6">
              <w:rPr>
                <w:rFonts w:eastAsia="바탕체" w:hint="eastAsia"/>
                <w:bCs/>
                <w:kern w:val="0"/>
                <w:sz w:val="20"/>
                <w:szCs w:val="20"/>
              </w:rPr>
              <w:t>/</w:t>
            </w:r>
            <w:r w:rsidRPr="004304E6">
              <w:rPr>
                <w:rFonts w:eastAsia="바탕체" w:hint="eastAsia"/>
                <w:bCs/>
                <w:kern w:val="0"/>
                <w:sz w:val="20"/>
                <w:szCs w:val="20"/>
              </w:rPr>
              <w:t>서재</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80CAA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EA40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C303C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74D70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6B5E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19E37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D38F1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196843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65827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F4BAFD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원서동</w:t>
            </w:r>
            <w:r w:rsidRPr="004304E6">
              <w:rPr>
                <w:rFonts w:eastAsia="바탕체" w:hint="eastAsia"/>
                <w:bCs/>
                <w:kern w:val="0"/>
                <w:sz w:val="20"/>
                <w:szCs w:val="20"/>
              </w:rPr>
              <w:t xml:space="preserve"> </w:t>
            </w:r>
            <w:r w:rsidRPr="004304E6">
              <w:rPr>
                <w:rFonts w:eastAsia="바탕체" w:hint="eastAsia"/>
                <w:bCs/>
                <w:kern w:val="0"/>
                <w:sz w:val="20"/>
                <w:szCs w:val="20"/>
              </w:rPr>
              <w:t>녹원빌라</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A6321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DD35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2,085,054,000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6B03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2,065,054,000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60821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6B253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80652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2B6959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DAA7CC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5A5C0A"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물류센터</w:t>
            </w:r>
            <w:r w:rsidRPr="004304E6">
              <w:rPr>
                <w:rFonts w:eastAsia="바탕체" w:hint="eastAsia"/>
                <w:bCs/>
                <w:kern w:val="0"/>
                <w:sz w:val="20"/>
                <w:szCs w:val="20"/>
              </w:rPr>
              <w:t>1</w:t>
            </w:r>
            <w:r w:rsidRPr="004304E6">
              <w:rPr>
                <w:rFonts w:eastAsia="바탕체" w:hint="eastAsia"/>
                <w:bCs/>
                <w:kern w:val="0"/>
                <w:sz w:val="20"/>
                <w:szCs w:val="20"/>
              </w:rPr>
              <w:br/>
              <w:t>(2)</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389B85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제</w:t>
            </w:r>
            <w:r w:rsidRPr="004304E6">
              <w:rPr>
                <w:rFonts w:eastAsia="바탕체" w:hint="eastAsia"/>
                <w:bCs/>
                <w:kern w:val="0"/>
                <w:sz w:val="20"/>
                <w:szCs w:val="20"/>
              </w:rPr>
              <w:t>3</w:t>
            </w:r>
            <w:r w:rsidRPr="004304E6">
              <w:rPr>
                <w:rFonts w:eastAsia="바탕체" w:hint="eastAsia"/>
                <w:bCs/>
                <w:kern w:val="0"/>
                <w:sz w:val="20"/>
                <w:szCs w:val="20"/>
              </w:rPr>
              <w:t>공장</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727B4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EF8B0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16,947,909,547</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B4CBA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8,604,989,682</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F4BBA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3,562,119,865</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CFB9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BFFE66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4,177,536,000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33830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363,264,000</w:t>
            </w:r>
          </w:p>
        </w:tc>
      </w:tr>
      <w:tr w:rsidR="00026A7E" w:rsidRPr="004304E6" w14:paraId="24EC518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8231B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DBB1021"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제</w:t>
            </w:r>
            <w:r w:rsidRPr="004304E6">
              <w:rPr>
                <w:rFonts w:eastAsia="바탕체" w:hint="eastAsia"/>
                <w:bCs/>
                <w:kern w:val="0"/>
                <w:sz w:val="20"/>
                <w:szCs w:val="20"/>
              </w:rPr>
              <w:t>5</w:t>
            </w:r>
            <w:r w:rsidRPr="004304E6">
              <w:rPr>
                <w:rFonts w:eastAsia="바탕체" w:hint="eastAsia"/>
                <w:bCs/>
                <w:kern w:val="0"/>
                <w:sz w:val="20"/>
                <w:szCs w:val="20"/>
              </w:rPr>
              <w:t>공장</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668E1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66DD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22,983,267,981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46B86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9,338,940,121</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21D71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3,954,450,445</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98482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1464A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8,071,158,246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066DB0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1,258,719,169</w:t>
            </w:r>
          </w:p>
        </w:tc>
      </w:tr>
      <w:tr w:rsidR="00026A7E" w:rsidRPr="004304E6" w14:paraId="3A654D7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00DA00"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물류센터</w:t>
            </w:r>
            <w:r w:rsidRPr="004304E6">
              <w:rPr>
                <w:rFonts w:eastAsia="바탕체" w:hint="eastAsia"/>
                <w:bCs/>
                <w:kern w:val="0"/>
                <w:sz w:val="20"/>
                <w:szCs w:val="20"/>
              </w:rPr>
              <w:t>2</w:t>
            </w:r>
            <w:r w:rsidRPr="004304E6">
              <w:rPr>
                <w:rFonts w:eastAsia="바탕체" w:hint="eastAsia"/>
                <w:bCs/>
                <w:kern w:val="0"/>
                <w:sz w:val="20"/>
                <w:szCs w:val="20"/>
              </w:rPr>
              <w:br/>
              <w:t>(18)</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0B7F4A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전주</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32D0B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7EC37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851,155,614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1DA02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484,000,000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95853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72,000,000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0240C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11F08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245,155,614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544C5C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93DC07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5A69F2"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69F4D9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대전</w:t>
            </w:r>
            <w:r w:rsidRPr="004304E6">
              <w:rPr>
                <w:rFonts w:eastAsia="바탕체" w:hint="eastAsia"/>
                <w:bCs/>
                <w:kern w:val="0"/>
                <w:sz w:val="20"/>
                <w:szCs w:val="20"/>
              </w:rPr>
              <w:t>RDC(1)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71850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096D8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1,713,845,770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2BCBEC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1,155,000,000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EF71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132,000,000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EC631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A333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376,845,770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7FB281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BA0C29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0E55D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E0048E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대전</w:t>
            </w:r>
            <w:r w:rsidRPr="004304E6">
              <w:rPr>
                <w:rFonts w:eastAsia="바탕체" w:hint="eastAsia"/>
                <w:bCs/>
                <w:kern w:val="0"/>
                <w:sz w:val="20"/>
                <w:szCs w:val="20"/>
              </w:rPr>
              <w:t>RDC(2)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F90B4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31677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1,521,363,000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5B62E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1,111,363,000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2EDF8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635CB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E9531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6266FE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D77F11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571A6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59D2761"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원주</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FC8A0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482D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1,003,191,930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16887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638,000,000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7EB7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40EB1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8810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231,191,930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9F37FB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AF6960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68D61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9EB4A2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대구</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8809B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7E8912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1,126,089,565</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14AA4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195,333,333</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D5705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43678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E7D9D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640,756,232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B9E177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FCA5D9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58E8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19A065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대구소파</w:t>
            </w:r>
            <w:proofErr w:type="spellEnd"/>
            <w:r w:rsidRPr="004304E6">
              <w:rPr>
                <w:rFonts w:eastAsia="바탕체" w:hint="eastAsia"/>
                <w:bCs/>
                <w:kern w:val="0"/>
                <w:sz w:val="20"/>
                <w:szCs w:val="20"/>
              </w:rPr>
              <w:t xml:space="preserve"> 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F333D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199ED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1,343,739,840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EEA99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ECF4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763C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0ED4F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143,739,840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C0D92E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F6F11A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17585B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4974367"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제주</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01874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B0A0B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1,070,668,786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125D1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787,600,000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8A99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72,000,000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2A8CC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67A22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161,068,786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6C3C52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BE28DA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042AA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1E40D7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울산</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E6A50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55692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1,173,670,090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B03A8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836,000,000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C18DA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6426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1C0BE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203,670,090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D01DF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517185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62546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04DE25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창원</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F1107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11EF3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1,141,047,112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13C59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792,000,000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190D25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E1C6A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F8E718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249,047,112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6A5E38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13580F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0EDC4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F25CC5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양산</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1BF33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4DD91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4,672,025,780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8D76C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3,608,000,000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13B2E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324,000,000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C3EBC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38848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690,025,780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E42514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408CE8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A05719"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E3A20B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광주</w:t>
            </w:r>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06D78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86A94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2,593,605,064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1A2B0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F21BD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22CE9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5C35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399,605,064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4747D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51B89A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E79EC2"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0C2352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시화공동물류센터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7E916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9D1F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28,230,000,000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CD0C8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66209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FBEA6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5C9D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9,600,000,000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91426A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024352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7C428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61108B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INT </w:t>
            </w:r>
            <w:r w:rsidRPr="004304E6">
              <w:rPr>
                <w:rFonts w:eastAsia="바탕체" w:hint="eastAsia"/>
                <w:bCs/>
                <w:kern w:val="0"/>
                <w:sz w:val="20"/>
                <w:szCs w:val="20"/>
              </w:rPr>
              <w:t>단기창고</w:t>
            </w:r>
            <w:r w:rsidRPr="004304E6">
              <w:rPr>
                <w:rFonts w:eastAsia="바탕체" w:hint="eastAsia"/>
                <w:bCs/>
                <w:kern w:val="0"/>
                <w:sz w:val="20"/>
                <w:szCs w:val="20"/>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89106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462B4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5,904,013,852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F765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3,112,492,000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F966F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EF45E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598FA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2,741,521,852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4E8C04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E1DDC6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174A0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080690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INT </w:t>
            </w:r>
            <w:r w:rsidRPr="004304E6">
              <w:rPr>
                <w:rFonts w:eastAsia="바탕체" w:hint="eastAsia"/>
                <w:bCs/>
                <w:kern w:val="0"/>
                <w:sz w:val="20"/>
                <w:szCs w:val="20"/>
              </w:rPr>
              <w:t>단기창고</w:t>
            </w:r>
            <w:r w:rsidRPr="004304E6">
              <w:rPr>
                <w:rFonts w:eastAsia="바탕체" w:hint="eastAsia"/>
                <w:bCs/>
                <w:kern w:val="0"/>
                <w:sz w:val="20"/>
                <w:szCs w:val="20"/>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4A140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EE11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11,842,667,230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1E683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7,536,742,000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2920BD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DCC72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D0852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4,255,925,230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98FD65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A9E527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9C783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FBC9CF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r w:rsidRPr="004304E6">
              <w:rPr>
                <w:rFonts w:eastAsia="바탕체" w:hint="eastAsia"/>
                <w:bCs/>
                <w:kern w:val="0"/>
                <w:sz w:val="20"/>
                <w:szCs w:val="20"/>
              </w:rPr>
              <w:t>제주중앙점</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생용창고</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DD7D8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26664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667,389,366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2FC79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108,106,000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09562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450,245,800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3B15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C7ACD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59,037,566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63E2F0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121870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CD966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810206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시흥소파물류</w:t>
            </w:r>
            <w:proofErr w:type="spellEnd"/>
            <w:r w:rsidRPr="004304E6">
              <w:rPr>
                <w:rFonts w:eastAsia="바탕체" w:hint="eastAsia"/>
                <w:bCs/>
                <w:kern w:val="0"/>
                <w:sz w:val="20"/>
                <w:szCs w:val="20"/>
              </w:rPr>
              <w:t>(RDC)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B8A6C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E1F39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28,057,460,336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4A81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8,212,500,000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4AAAD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2,475,725,045</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88A78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8F29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17,309,235,292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62F56C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620776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461D3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2DBA29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양주</w:t>
            </w:r>
            <w:r w:rsidRPr="004304E6">
              <w:rPr>
                <w:rFonts w:eastAsia="바탕체" w:hint="eastAsia"/>
                <w:bCs/>
                <w:kern w:val="0"/>
                <w:sz w:val="20"/>
                <w:szCs w:val="20"/>
              </w:rPr>
              <w:t>TC</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FA66D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48C92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1,319,475,674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E58F49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AB48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1C552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FC609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209,475,674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11322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1C4454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92570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721A95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특판물류</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69795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60F48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3,029,696,000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924E9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1,369,696,000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DDC56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1EA01D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565D2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140107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BE46F7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A36AEC"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직매장</w:t>
            </w:r>
            <w:r w:rsidRPr="004304E6">
              <w:rPr>
                <w:rFonts w:eastAsia="바탕체" w:hint="eastAsia"/>
                <w:bCs/>
                <w:kern w:val="0"/>
                <w:sz w:val="20"/>
                <w:szCs w:val="20"/>
              </w:rPr>
              <w:br/>
              <w:t>(18)</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549B24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센텀플래그샵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4A3A9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B7A8E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28,403,208,043</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D74FC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19,775,000,000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1D59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7,683,956,580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0F5C2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148,365,544</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4FC8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795,885,919</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CD03D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AF9262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95BF5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CDA3789"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잠실플래그샵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914ED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89B62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14,499,456,010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1D53A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1E051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6,605,987,244</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B5B5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167,034,000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11CB0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726,434,766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2A765C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4DF6EA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39F80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1ED8F3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목동플래그샵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9C2D4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8230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11,809,564,098</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8A5B7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E39F0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5,508,890,448</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5597F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140,764,482</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86D4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859,909,168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08A4E0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778C73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3F06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E4A780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논현플래그샵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ECACC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ADBD6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4,220,899,168</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47706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2,901,786,040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B01FC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532,653,649</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BFA82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101,372,118</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A3977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685,087,361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6F7B21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4B64EB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80851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07EAEF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방배플래그샵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0A9A3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O</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C9EB3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11,104,466,328</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519DA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9,907,066,800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1924F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483,793,200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AC251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78,963,220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18E6B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634,643,108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F58976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EFFF74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F5E68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49A413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분당플래그샵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C4588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8458E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6,593,884,386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753826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4,137,500,000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BEF6F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1,948,221,811</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1484F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68,208,000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3DFCE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439,954,574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91B14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724AA0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BF78A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884685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대구플래그샵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A300D6"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63CC9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15,288,532,356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AB7A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8,047,500,000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81472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5,328,444,882</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9289A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1,039,971,032</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B72B7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872,616,442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A0AB09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EAF482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9CACD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99F47B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용산디자인파크</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8FE7C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BB165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5,175,952,371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5483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3,130,000,000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3F468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1,282,993,633</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8149B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120,401,417</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F572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642,557,321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54763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3828FC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6FF1F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2A3270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수원플래그샵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1C8F76"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B84E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8,817,213,874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A94E6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31E2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4,838,664,840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DB23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304,534,252</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FBD4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674,014,782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625CEF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EA71C6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D2DDA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E8D012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전주플래그샵</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72916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4047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2,155,603,086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FF01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E933E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523,873,374</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7861B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126,467,520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49393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505,262,192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B24D2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E623F0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9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F903A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B0E7AB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스타필드</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하남점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86459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28E23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5,990,034,865</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7C07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4A655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2,035,156,282</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1EE0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157,105,200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8EA83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1,047,773,383</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2D7DDB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4C4B80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9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A18BF3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26B97D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스타필드</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고양점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ADC3B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391E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5,703,464,634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64D29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2,695,000,000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F029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1,945,390,160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79A42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238,631,747</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9A915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824,442,727</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AC7243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B473E8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D5D0E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ABCAD7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울산디자인파크</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58D11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59D4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3,944,726,292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33F2E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2,612,500,000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FA9E4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735,173,234</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97B8B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130,608,534</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969FB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466,444,524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67A421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37DC1B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45"/>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35D14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6A95DC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기흥디자인파크</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7FEA8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855C0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14,540,960,196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C1C93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8,800,750,997</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52030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4,124,378,400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49E8A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305,700,000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6FE7D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1,310,130,799</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81F4A9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6905F0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45"/>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7CBC14"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E48331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부산광복점</w:t>
            </w:r>
            <w:r w:rsidRPr="004304E6">
              <w:rPr>
                <w:rFonts w:eastAsia="바탕체" w:hint="eastAsia"/>
                <w:bCs/>
                <w:kern w:val="0"/>
                <w:sz w:val="20"/>
                <w:szCs w:val="20"/>
              </w:rPr>
              <w:t>(</w:t>
            </w:r>
            <w:r w:rsidRPr="004304E6">
              <w:rPr>
                <w:rFonts w:eastAsia="바탕체" w:hint="eastAsia"/>
                <w:bCs/>
                <w:kern w:val="0"/>
                <w:sz w:val="20"/>
                <w:szCs w:val="20"/>
              </w:rPr>
              <w:t>롯데마트</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2DDD64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372F7A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6,696,044,262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92A30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3,740,151,000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85C8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2,162,225,472</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7302A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257,904,000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39B48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535,763,790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ACEB20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0CC6E5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99867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BC9ADD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동부산점</w:t>
            </w:r>
            <w:r w:rsidRPr="004304E6">
              <w:rPr>
                <w:rFonts w:eastAsia="바탕체" w:hint="eastAsia"/>
                <w:bCs/>
                <w:kern w:val="0"/>
                <w:sz w:val="20"/>
                <w:szCs w:val="20"/>
              </w:rPr>
              <w:t>(</w:t>
            </w:r>
            <w:proofErr w:type="spellStart"/>
            <w:r w:rsidRPr="004304E6">
              <w:rPr>
                <w:rFonts w:eastAsia="바탕체" w:hint="eastAsia"/>
                <w:bCs/>
                <w:kern w:val="0"/>
                <w:sz w:val="20"/>
                <w:szCs w:val="20"/>
              </w:rPr>
              <w:t>롯데메종</w:t>
            </w:r>
            <w:proofErr w:type="spellEnd"/>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20280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ACF4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4,642,246,872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27100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2,242,954,000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9F3D5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1,952,242,654</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E003A6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248,976,000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CC9DB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198,074,219</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9CA4BD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5967E8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B0F2E4"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862EA0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동래점</w:t>
            </w:r>
            <w:proofErr w:type="spellEnd"/>
            <w:r w:rsidRPr="004304E6">
              <w:rPr>
                <w:rFonts w:eastAsia="바탕체" w:hint="eastAsia"/>
                <w:bCs/>
                <w:kern w:val="0"/>
                <w:sz w:val="20"/>
                <w:szCs w:val="20"/>
              </w:rPr>
              <w:t>(</w:t>
            </w:r>
            <w:r w:rsidRPr="004304E6">
              <w:rPr>
                <w:rFonts w:eastAsia="바탕체" w:hint="eastAsia"/>
                <w:bCs/>
                <w:kern w:val="0"/>
                <w:sz w:val="20"/>
                <w:szCs w:val="20"/>
              </w:rPr>
              <w:t>롯데백화점</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B8AFD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3D8AE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5,064,931,760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0710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1,764,848,000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0BCC6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2,342,748,000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AE491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180,282,960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37BD5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777,052,800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C68A53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73D3A2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7FE0C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9DED177"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스타필드</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안성점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168B4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EA4D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5,296,099,824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9FB98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2,225,818,000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9C2A8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2,284,731,600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1884B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209,842,040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A91E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575,708,184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C08C3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3567AA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EDE8E6"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br/>
              <w:t>(10)</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C0CB8D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부천점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1CD30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D9484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3,391,493,526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B5B7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2,091,696,000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59640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673,789,493</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5E521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139,920,000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80A4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486,088,033</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62778E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4F5856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AD3E99"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C47682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상봉점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742BB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5BEBDB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20,008,565,036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80D6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6,623,265,000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C3B87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11,897,235,852</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898F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233,280,000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61064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1,254,784,184</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2398D7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8AE4BA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0C3CB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2818F4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r w:rsidRPr="004304E6">
              <w:rPr>
                <w:rFonts w:eastAsia="바탕체" w:hint="eastAsia"/>
                <w:bCs/>
                <w:kern w:val="0"/>
                <w:sz w:val="20"/>
                <w:szCs w:val="20"/>
              </w:rPr>
              <w:lastRenderedPageBreak/>
              <w:t>수원인계점</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6227C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9DC63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1,750,375,704</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CA888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E339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942,509,876</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2169F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EA343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197,865,828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1E210E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89B86B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98027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FA3FBD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구월점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01CBD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F6A5D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3,204,408,952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44162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2,387,500,000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13684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474,188,431</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93706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24B599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306,720,521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FB89E3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561A48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8B09F2"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E0953F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r w:rsidRPr="004304E6">
              <w:rPr>
                <w:rFonts w:eastAsia="바탕체" w:hint="eastAsia"/>
                <w:bCs/>
                <w:kern w:val="0"/>
                <w:sz w:val="20"/>
                <w:szCs w:val="20"/>
              </w:rPr>
              <w:t>천안아산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E8114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EB170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2,637,223,577</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DF19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1,866,439,000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1DD235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284,760,000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BA15B3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84,000,000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34C63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402,024,577</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BA5DE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7A75F7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F0EBF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E9A1DC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수완점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7639F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9A48D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5,141,317,802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E93B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4,061,971,000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AE67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742,287,936</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BBA0B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57,851,329</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12967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279,207,536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822BC8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CA0F26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05F23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E2A9C6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부산북구덕천점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3BEBC2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45593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1,658,016,753</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7BA70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1,120,000,000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C2DB6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216,355,836</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267086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BA54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273,660,917</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844A5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FE5CE4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80B0F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512A3B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청주점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1F7A2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9EC9E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1,746,411,170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B41CD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926,621,000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BC395A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579,410,502</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52472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3,720,000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8037E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236,659,668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5EE3EA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90E3FA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2661B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7E811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r w:rsidRPr="004304E6">
              <w:rPr>
                <w:rFonts w:eastAsia="바탕체" w:hint="eastAsia"/>
                <w:bCs/>
                <w:kern w:val="0"/>
                <w:sz w:val="20"/>
                <w:szCs w:val="20"/>
              </w:rPr>
              <w:t>제주중앙</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2C301F"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3ECF0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1,380,280,180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9941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743,325,000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71711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459,463,000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0C205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9,840,000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40E6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167,652,180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8EA8C1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FE985A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ADB574"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D16E24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표준</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용인어정점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F4A8E6"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0052E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1,525,458,632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78349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833,333,000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8751B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422,583,480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155A0E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16,200,000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0BBC0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253,342,152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63A26A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CDE56F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B9E961"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br/>
            </w:r>
            <w:proofErr w:type="spellStart"/>
            <w:r w:rsidRPr="004304E6">
              <w:rPr>
                <w:rFonts w:eastAsia="바탕체" w:hint="eastAsia"/>
                <w:bCs/>
                <w:kern w:val="0"/>
                <w:sz w:val="20"/>
                <w:szCs w:val="20"/>
              </w:rPr>
              <w:t>재임대</w:t>
            </w:r>
            <w:proofErr w:type="spellEnd"/>
            <w:r w:rsidRPr="004304E6">
              <w:rPr>
                <w:rFonts w:eastAsia="바탕체" w:hint="eastAsia"/>
                <w:bCs/>
                <w:kern w:val="0"/>
                <w:sz w:val="20"/>
                <w:szCs w:val="20"/>
              </w:rPr>
              <w:br/>
              <w:t>(6)</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33B1C9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분당</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C5559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70DE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1,008,432,901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14457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690,000,000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B8C65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318,432,901</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9D934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27166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894506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60D7F5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BB14C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C17ED7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대구이현</w:t>
            </w:r>
            <w:proofErr w:type="spellEnd"/>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FE5876"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94530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1,432,195,610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41005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1,110,856,000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B5EAA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91,316,674</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F90B7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3906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230,022,936</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5BC5B7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17F542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DB967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927DC8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서김해</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풍유</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43C83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65918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930,849,200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8D62F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880,772,000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1AF6B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50,077,200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77F2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9528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851498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B03A7B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CC434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33D858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노은점</w:t>
            </w:r>
            <w:proofErr w:type="spellEnd"/>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37A51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C54D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846,051,800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3C33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784,181,000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9627A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61,870,800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7CA62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FF40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96C4E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1294FBB"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464B4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C3ED2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상무</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6D56F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AD45D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1,208,934,000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5E728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1,121,484,000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5D4C7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87,450,000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4C12E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7E0A4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A5DF26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9922A4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8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E48B8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2C8B42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김해아이스퀘어몰</w:t>
            </w:r>
            <w:proofErr w:type="spellEnd"/>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재임대</w:t>
            </w:r>
            <w:proofErr w:type="spellEnd"/>
            <w:r w:rsidRPr="004304E6">
              <w:rPr>
                <w:rFonts w:eastAsia="바탕체" w:hint="eastAsia"/>
                <w:bCs/>
                <w:kern w:val="0"/>
                <w:sz w:val="20"/>
                <w:szCs w:val="20"/>
              </w:rPr>
              <w:t>(KB</w:t>
            </w:r>
            <w:r w:rsidRPr="004304E6">
              <w:rPr>
                <w:rFonts w:eastAsia="바탕체" w:hint="eastAsia"/>
                <w:bCs/>
                <w:kern w:val="0"/>
                <w:sz w:val="20"/>
                <w:szCs w:val="20"/>
              </w:rPr>
              <w:t>포함</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B3D8F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9665C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1,964,107,856</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CC318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95E4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219,977,556</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76D2E5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97B6F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234,130,300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153092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78C3B0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6DD1B8"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RH</w:t>
            </w:r>
            <w:r w:rsidRPr="004304E6">
              <w:rPr>
                <w:rFonts w:eastAsia="바탕체" w:hint="eastAsia"/>
                <w:bCs/>
                <w:kern w:val="0"/>
                <w:sz w:val="20"/>
                <w:szCs w:val="20"/>
              </w:rPr>
              <w:br/>
              <w:t>(16)</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B13627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부천점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B4B11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FB8F7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1,411,768,000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BC5BB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388,000,000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1874B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570,360,000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43305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162,120,000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A2E7C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291,288,000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2A38E0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09F078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C1FE0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23BDF29"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분당점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ED08B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73AE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2,216,000,000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0B2D5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1,220,000,000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5D6472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739A7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216,000,000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FAEE5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696C20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76544D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F160B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A1965E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광주점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66A1E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5D550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1,026,000,000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931B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A1147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9A62E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96,000,000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D1440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22BDA5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1DE0E7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0E5C7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8FD5CA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인천점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D93BD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D90BD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1,251,768,800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A7BFB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590,000,000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72F1C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337,768,800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B223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0504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264,000,000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18B8E4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2C876D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DDA87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894121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해운대점</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865BF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83C0C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1,570,000,000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87007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1,510,000,000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29800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20E8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84688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DAB618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4F57B6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84F6C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AFCA2E9"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대전점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02A47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56CC25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2,847,500,000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699F7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1,767,500,000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1844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804,000,000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FEE37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96,000,000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68A65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AC14EB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E649CC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8CE03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F833D4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양재점</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D1D03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2C98A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1,414,500,000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E928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1,162,500,000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D6687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144,000,000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71C4E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9B32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7F6B40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FA2892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DF2F1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11DA8E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트리플</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스트리트</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E52D7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0ED52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5,339,132,808</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13F5B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4,705,000,000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C617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327,960,000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92383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82AB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246,172,808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1FA6FE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85EB5A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63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74F13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56BD8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천안점</w:t>
            </w:r>
            <w:proofErr w:type="spellEnd"/>
            <w:r w:rsidRPr="004304E6">
              <w:rPr>
                <w:rFonts w:eastAsia="바탕체" w:hint="eastAsia"/>
                <w:bCs/>
                <w:kern w:val="0"/>
                <w:sz w:val="20"/>
                <w:szCs w:val="20"/>
              </w:rPr>
              <w:br/>
              <w:t>(</w:t>
            </w:r>
            <w:r w:rsidRPr="004304E6">
              <w:rPr>
                <w:rFonts w:eastAsia="바탕체" w:hint="eastAsia"/>
                <w:bCs/>
                <w:kern w:val="0"/>
                <w:sz w:val="20"/>
                <w:szCs w:val="20"/>
              </w:rPr>
              <w:t>홈플러스</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천안신방점</w:t>
            </w:r>
            <w:proofErr w:type="spellEnd"/>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B2734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0FD7FA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1,118,183,400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17E69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F6FBE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448,200,000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2B028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107,983,200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0D73B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322,000,200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91D695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46E7E1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6B94FE"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E3FBF7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안양</w:t>
            </w:r>
            <w:r w:rsidRPr="004304E6">
              <w:rPr>
                <w:rFonts w:eastAsia="바탕체" w:hint="eastAsia"/>
                <w:bCs/>
                <w:kern w:val="0"/>
                <w:sz w:val="20"/>
                <w:szCs w:val="20"/>
              </w:rPr>
              <w:t>(</w:t>
            </w:r>
            <w:r w:rsidRPr="004304E6">
              <w:rPr>
                <w:rFonts w:eastAsia="바탕체" w:hint="eastAsia"/>
                <w:bCs/>
                <w:kern w:val="0"/>
                <w:sz w:val="20"/>
                <w:szCs w:val="20"/>
              </w:rPr>
              <w:t>상생매장</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A2423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D2A16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1,622,174,317</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87B8F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935,303,000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CF20C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282,600,000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28B48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135,378,197</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A36BA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268,893,120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665A4C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BEBCD8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E738F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A81B0C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강북구청</w:t>
            </w:r>
            <w:r w:rsidRPr="004304E6">
              <w:rPr>
                <w:rFonts w:eastAsia="바탕체" w:hint="eastAsia"/>
                <w:bCs/>
                <w:kern w:val="0"/>
                <w:sz w:val="20"/>
                <w:szCs w:val="20"/>
              </w:rPr>
              <w:t>(</w:t>
            </w:r>
            <w:r w:rsidRPr="004304E6">
              <w:rPr>
                <w:rFonts w:eastAsia="바탕체" w:hint="eastAsia"/>
                <w:bCs/>
                <w:kern w:val="0"/>
                <w:sz w:val="20"/>
                <w:szCs w:val="20"/>
              </w:rPr>
              <w:t>전시매장</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669F2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F54AA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835,802,000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3CCEB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494,636,000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FD22BB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165,420,000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E446B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48,372,000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7A245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127,374,000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4D0DE4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367180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39041E"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65FDCC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일산</w:t>
            </w:r>
            <w:r w:rsidRPr="004304E6">
              <w:rPr>
                <w:rFonts w:eastAsia="바탕체" w:hint="eastAsia"/>
                <w:bCs/>
                <w:kern w:val="0"/>
                <w:sz w:val="20"/>
                <w:szCs w:val="20"/>
              </w:rPr>
              <w:t>(</w:t>
            </w:r>
            <w:r w:rsidRPr="004304E6">
              <w:rPr>
                <w:rFonts w:eastAsia="바탕체" w:hint="eastAsia"/>
                <w:bCs/>
                <w:kern w:val="0"/>
                <w:sz w:val="20"/>
                <w:szCs w:val="20"/>
              </w:rPr>
              <w:t>전시매장</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A564A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2135A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859,722,800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91EEB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472,598,000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87E88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177,120,000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5939F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69,100,800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1137C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140,904,000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294D97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136819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1172B4"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96A12A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창원</w:t>
            </w:r>
            <w:r w:rsidRPr="004304E6">
              <w:rPr>
                <w:rFonts w:eastAsia="바탕체" w:hint="eastAsia"/>
                <w:bCs/>
                <w:kern w:val="0"/>
                <w:sz w:val="20"/>
                <w:szCs w:val="20"/>
              </w:rPr>
              <w:t>(</w:t>
            </w:r>
            <w:r w:rsidRPr="004304E6">
              <w:rPr>
                <w:rFonts w:eastAsia="바탕체" w:hint="eastAsia"/>
                <w:bCs/>
                <w:kern w:val="0"/>
                <w:sz w:val="20"/>
                <w:szCs w:val="20"/>
              </w:rPr>
              <w:t>상생매장</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5B1B9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33D3D4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1,697,860,600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65929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931,507,000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B52F4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379,560,000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E385D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122,545,200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927B2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264,248,400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C8B25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48F6C0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156BD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7D6307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롯데마트</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삼산점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0DB1D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6BDAC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2,582,756,000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B49FB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1,252,196,000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601BE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711,840,000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1B406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215,700,000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81FD2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403,020,000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6D92C9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DE8B93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30089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6C707C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진주</w:t>
            </w:r>
            <w:r w:rsidRPr="004304E6">
              <w:rPr>
                <w:rFonts w:eastAsia="바탕체" w:hint="eastAsia"/>
                <w:bCs/>
                <w:kern w:val="0"/>
                <w:sz w:val="20"/>
                <w:szCs w:val="20"/>
              </w:rPr>
              <w:t>(</w:t>
            </w:r>
            <w:proofErr w:type="spellStart"/>
            <w:r w:rsidRPr="004304E6">
              <w:rPr>
                <w:rFonts w:eastAsia="바탕체" w:hint="eastAsia"/>
                <w:bCs/>
                <w:kern w:val="0"/>
                <w:sz w:val="20"/>
                <w:szCs w:val="20"/>
              </w:rPr>
              <w:t>롯데몰</w:t>
            </w:r>
            <w:proofErr w:type="spellEnd"/>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819B6F"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34B1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1,872,510,160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9467C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869,242,000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5DD9E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567,572,160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7DE5B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144,408,000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E1583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291,288,000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A0146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D30E74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17173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4E1E8A7"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전주</w:t>
            </w:r>
            <w:r w:rsidRPr="004304E6">
              <w:rPr>
                <w:rFonts w:eastAsia="바탕체" w:hint="eastAsia"/>
                <w:bCs/>
                <w:kern w:val="0"/>
                <w:sz w:val="20"/>
                <w:szCs w:val="20"/>
              </w:rPr>
              <w:t>(</w:t>
            </w:r>
            <w:r w:rsidRPr="004304E6">
              <w:rPr>
                <w:rFonts w:eastAsia="바탕체" w:hint="eastAsia"/>
                <w:bCs/>
                <w:kern w:val="0"/>
                <w:sz w:val="20"/>
                <w:szCs w:val="20"/>
              </w:rPr>
              <w:t>상생매장</w:t>
            </w:r>
            <w:r w:rsidRPr="004304E6">
              <w:rPr>
                <w:rFonts w:eastAsia="바탕체" w:hint="eastAsia"/>
                <w:bCs/>
                <w:kern w:val="0"/>
                <w:sz w:val="20"/>
                <w:szCs w:val="20"/>
              </w:rPr>
              <w:t>)/RH</w:t>
            </w:r>
            <w:r w:rsidRPr="004304E6">
              <w:rPr>
                <w:rFonts w:eastAsia="바탕체" w:hint="eastAsia"/>
                <w:bCs/>
                <w:kern w:val="0"/>
                <w:sz w:val="20"/>
                <w:szCs w:val="20"/>
              </w:rPr>
              <w:t>전주팀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A7227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E0FF6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2,339,877,400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B1D3C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1,439,803,000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1735B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413,280,000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7489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156,254,400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DCC1E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330,540,000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008D06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AFF137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26388F"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br/>
              <w:t>(13)</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D5499A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울산표준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9724A9"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66397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508,744,111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B679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700C5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60,120,000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E96CCB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374D4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38,624,111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69DB39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72F02C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9AF99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2655677"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홈플러스</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대전둔산점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B2F9CF"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26473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747,214,751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4874B6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5652F6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174,360,000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D91D1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3F14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145,354,751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00C694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3A2802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8BA66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57A9CF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순천표준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E5C09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1A7EE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588,588,662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B825A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DC752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140,148,000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8689A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5C49A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138,440,662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18342B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5570B9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1A472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729A93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은평</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44D314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06768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927,685,735</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1C70F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535,007,000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27574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186,480,000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04C1DF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3252F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146,198,735</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497F9C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522339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64325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9ECEE7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인천</w:t>
            </w:r>
            <w:r w:rsidRPr="004304E6">
              <w:rPr>
                <w:rFonts w:eastAsia="바탕체" w:hint="eastAsia"/>
                <w:bCs/>
                <w:kern w:val="0"/>
                <w:sz w:val="20"/>
                <w:szCs w:val="20"/>
              </w:rPr>
              <w:t>(</w:t>
            </w:r>
            <w:proofErr w:type="spellStart"/>
            <w:r w:rsidRPr="004304E6">
              <w:rPr>
                <w:rFonts w:eastAsia="바탕체" w:hint="eastAsia"/>
                <w:bCs/>
                <w:kern w:val="0"/>
                <w:sz w:val="20"/>
                <w:szCs w:val="20"/>
              </w:rPr>
              <w:t>연수스퀘어원</w:t>
            </w:r>
            <w:proofErr w:type="spellEnd"/>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84BBB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226B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756,786,280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715FB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312,500,000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7287F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232,800,000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D5D7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BA51F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151,486,280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FE7A7E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5B599C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21474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3B81D19"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광주표준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412BA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34DB9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2,759,908,941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D930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37FF9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8,280,000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54525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E7A65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191,628,941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EE4AC6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499D3A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D9029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A44530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광교표준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3167F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46D57D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1,242,846,862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CF1A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760,984,000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340E8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195,600,000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1EEE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B9F6B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226,262,862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F3A8F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D8E985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5A49DE"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ED0C86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논현점</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A5E45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351F1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3,308,330,357</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F7890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2,871,507,000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4FD3A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197,280,000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77F49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EF9B9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179,543,357</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4312CC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79CA64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78271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6806836"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이마트트레이더스</w:t>
            </w:r>
            <w:proofErr w:type="spellEnd"/>
            <w:r w:rsidRPr="004304E6">
              <w:rPr>
                <w:rFonts w:eastAsia="바탕체" w:hint="eastAsia"/>
                <w:bCs/>
                <w:kern w:val="0"/>
                <w:sz w:val="20"/>
                <w:szCs w:val="20"/>
              </w:rPr>
              <w:t xml:space="preserve"> </w:t>
            </w:r>
            <w:proofErr w:type="spellStart"/>
            <w:r w:rsidRPr="004304E6">
              <w:rPr>
                <w:rFonts w:eastAsia="바탕체" w:hint="eastAsia"/>
                <w:bCs/>
                <w:kern w:val="0"/>
                <w:sz w:val="20"/>
                <w:szCs w:val="20"/>
              </w:rPr>
              <w:t>연산점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2AA4B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FD530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403,594,852</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65F71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178,075,000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C55A9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130,800,000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E312AE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477D7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34,719,852</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4A4214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9E28D9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A4191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56411C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KB</w:t>
            </w:r>
            <w:r w:rsidRPr="004304E6">
              <w:rPr>
                <w:rFonts w:eastAsia="바탕체" w:hint="eastAsia"/>
                <w:bCs/>
                <w:kern w:val="0"/>
                <w:sz w:val="20"/>
                <w:szCs w:val="20"/>
              </w:rPr>
              <w:t>이마트성수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0BBC0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38B76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447,874,149</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E19F8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178,318,000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B0AF5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171,600,000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428A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CDBC1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37,956,149</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BB5008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E7F814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5EC39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581E9E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홈플러스</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부산센텀시티점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F7BE7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52391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928,950,441</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63FB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350,681,000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AA70F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290,160,000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BC556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240CC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228,109,441</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80B246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0D7125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8EFA5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42710D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롯데백화점</w:t>
            </w:r>
            <w:r w:rsidRPr="004304E6">
              <w:rPr>
                <w:rFonts w:eastAsia="바탕체" w:hint="eastAsia"/>
                <w:bCs/>
                <w:kern w:val="0"/>
                <w:sz w:val="20"/>
                <w:szCs w:val="20"/>
              </w:rPr>
              <w:t xml:space="preserve"> </w:t>
            </w:r>
            <w:proofErr w:type="spellStart"/>
            <w:r w:rsidRPr="004304E6">
              <w:rPr>
                <w:rFonts w:eastAsia="바탕체" w:hint="eastAsia"/>
                <w:bCs/>
                <w:kern w:val="0"/>
                <w:sz w:val="20"/>
                <w:szCs w:val="20"/>
              </w:rPr>
              <w:t>포항점</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BE8A4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CCCFF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736,572,548</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540E3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300,530,000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B1AC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271,800,000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44816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251CD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104,242,548</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4CF540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11C4430"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E77B3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C6F684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대구달서점</w:t>
            </w:r>
            <w:proofErr w:type="spellEnd"/>
            <w:r w:rsidRPr="004304E6">
              <w:rPr>
                <w:rFonts w:eastAsia="바탕체" w:hint="eastAsia"/>
                <w:bCs/>
                <w:kern w:val="0"/>
                <w:sz w:val="20"/>
                <w:szCs w:val="20"/>
              </w:rPr>
              <w:t xml:space="preserve">(KB </w:t>
            </w:r>
            <w:r w:rsidRPr="004304E6">
              <w:rPr>
                <w:rFonts w:eastAsia="바탕체" w:hint="eastAsia"/>
                <w:bCs/>
                <w:kern w:val="0"/>
                <w:sz w:val="20"/>
                <w:szCs w:val="20"/>
              </w:rPr>
              <w:t>전대</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00C14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03142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1,708,184,030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2852A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1,470,000,000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F816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8,520,000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8054A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3D097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169,664,030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9A2442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CE133E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70A0A2"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RH</w:t>
            </w:r>
            <w:r w:rsidRPr="004304E6">
              <w:rPr>
                <w:rFonts w:eastAsia="바탕체" w:hint="eastAsia"/>
                <w:bCs/>
                <w:kern w:val="0"/>
                <w:sz w:val="20"/>
                <w:szCs w:val="20"/>
              </w:rPr>
              <w:t>사무실</w:t>
            </w:r>
            <w:r w:rsidRPr="004304E6">
              <w:rPr>
                <w:rFonts w:eastAsia="바탕체" w:hint="eastAsia"/>
                <w:bCs/>
                <w:kern w:val="0"/>
                <w:sz w:val="20"/>
                <w:szCs w:val="20"/>
              </w:rPr>
              <w:br/>
              <w:t>(24)</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FCF2D5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충청</w:t>
            </w:r>
            <w:r w:rsidRPr="004304E6">
              <w:rPr>
                <w:rFonts w:eastAsia="바탕체" w:hint="eastAsia"/>
                <w:bCs/>
                <w:kern w:val="0"/>
                <w:sz w:val="20"/>
                <w:szCs w:val="20"/>
              </w:rPr>
              <w:t>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0BF95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694D0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212,500,000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BDF2B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16490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FB670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AB81A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69AD4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5070D0D"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90F07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16522D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충청</w:t>
            </w:r>
            <w:r w:rsidRPr="004304E6">
              <w:rPr>
                <w:rFonts w:eastAsia="바탕체" w:hint="eastAsia"/>
                <w:bCs/>
                <w:kern w:val="0"/>
                <w:sz w:val="20"/>
                <w:szCs w:val="20"/>
              </w:rPr>
              <w:t>3</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F6CC1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FFEEA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73B51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3F7979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7F39F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DFCF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01C341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FA58E7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8C9C7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F5C5DC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안양팀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8734A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EFBA07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47DF1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46DB8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60F09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FB62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AF8A3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D01E72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5735C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5B72F9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강서</w:t>
            </w:r>
            <w:r w:rsidRPr="004304E6">
              <w:rPr>
                <w:rFonts w:eastAsia="바탕체" w:hint="eastAsia"/>
                <w:bCs/>
                <w:kern w:val="0"/>
                <w:sz w:val="20"/>
                <w:szCs w:val="20"/>
              </w:rPr>
              <w:t>1,2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A9B07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E37B5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195,863,000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FF24E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145,863,000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7376E2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89F63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B81F6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198C67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37DA24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0D473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171DB7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강북</w:t>
            </w:r>
            <w:r w:rsidRPr="004304E6">
              <w:rPr>
                <w:rFonts w:eastAsia="바탕체" w:hint="eastAsia"/>
                <w:bCs/>
                <w:kern w:val="0"/>
                <w:sz w:val="20"/>
                <w:szCs w:val="20"/>
              </w:rPr>
              <w:t>1,4</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FDB0A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6E24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7A05D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3E87F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F38C9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653F9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C46642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335EA7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C87EA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7AE965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강북</w:t>
            </w:r>
            <w:r w:rsidRPr="004304E6">
              <w:rPr>
                <w:rFonts w:eastAsia="바탕체" w:hint="eastAsia"/>
                <w:bCs/>
                <w:kern w:val="0"/>
                <w:sz w:val="20"/>
                <w:szCs w:val="20"/>
              </w:rPr>
              <w:t>3</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CB709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ABF00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247,500,000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252BB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0A00A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C7572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67B9F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4559B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05AA10F"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70D37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6D35D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강북</w:t>
            </w:r>
            <w:r w:rsidRPr="004304E6">
              <w:rPr>
                <w:rFonts w:eastAsia="바탕체" w:hint="eastAsia"/>
                <w:bCs/>
                <w:kern w:val="0"/>
                <w:sz w:val="20"/>
                <w:szCs w:val="20"/>
              </w:rPr>
              <w:t>1,5</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B7D0D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D306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A91F1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19A90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775D03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C114F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34DF27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B4B36C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E1854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9C2E3E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강북</w:t>
            </w:r>
            <w:r w:rsidRPr="004304E6">
              <w:rPr>
                <w:rFonts w:eastAsia="바탕체" w:hint="eastAsia"/>
                <w:bCs/>
                <w:kern w:val="0"/>
                <w:sz w:val="20"/>
                <w:szCs w:val="20"/>
              </w:rPr>
              <w:t>4</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AE49C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51DD0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231,871,000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98CE5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181,871,000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311BC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02726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4EC01F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D12F4E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F53AEC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80AAA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620DF3A"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강원</w:t>
            </w:r>
            <w:r w:rsidRPr="004304E6">
              <w:rPr>
                <w:rFonts w:eastAsia="바탕체" w:hint="eastAsia"/>
                <w:bCs/>
                <w:kern w:val="0"/>
                <w:sz w:val="20"/>
                <w:szCs w:val="20"/>
              </w:rPr>
              <w:t>1</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20A43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498EC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F7413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8E65A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DE7C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64BDE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7D4F1F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02986F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63FF1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F3E4BE1"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강원</w:t>
            </w:r>
            <w:r w:rsidRPr="004304E6">
              <w:rPr>
                <w:rFonts w:eastAsia="바탕체" w:hint="eastAsia"/>
                <w:bCs/>
                <w:kern w:val="0"/>
                <w:sz w:val="20"/>
                <w:szCs w:val="20"/>
              </w:rPr>
              <w:t>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F1E2D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198EFF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3A62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D8C9D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C4B9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175A8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CFA0F4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6856BF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2A852B"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E43B69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경인</w:t>
            </w:r>
            <w:r w:rsidRPr="004304E6">
              <w:rPr>
                <w:rFonts w:eastAsia="바탕체" w:hint="eastAsia"/>
                <w:bCs/>
                <w:kern w:val="0"/>
                <w:sz w:val="20"/>
                <w:szCs w:val="20"/>
              </w:rPr>
              <w:t>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C15F6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75DF5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06D0A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8020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77AC9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2525C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8260B1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38961F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8BDC6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B93A7C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경인</w:t>
            </w:r>
            <w:r w:rsidRPr="004304E6">
              <w:rPr>
                <w:rFonts w:eastAsia="바탕체" w:hint="eastAsia"/>
                <w:bCs/>
                <w:kern w:val="0"/>
                <w:sz w:val="20"/>
                <w:szCs w:val="20"/>
              </w:rPr>
              <w:t>3,4</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97310A"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4120A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8D8BB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35D3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FC142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9DC7D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308CC1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E6D143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7F5C7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90B8CD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구미</w:t>
            </w:r>
            <w:r w:rsidRPr="004304E6">
              <w:rPr>
                <w:rFonts w:eastAsia="바탕체" w:hint="eastAsia"/>
                <w:bCs/>
                <w:kern w:val="0"/>
                <w:sz w:val="20"/>
                <w:szCs w:val="20"/>
              </w:rPr>
              <w:t>(</w:t>
            </w:r>
            <w:proofErr w:type="spellStart"/>
            <w:r w:rsidRPr="004304E6">
              <w:rPr>
                <w:rFonts w:eastAsia="바탕체" w:hint="eastAsia"/>
                <w:bCs/>
                <w:kern w:val="0"/>
                <w:sz w:val="20"/>
                <w:szCs w:val="20"/>
              </w:rPr>
              <w:t>대구팀</w:t>
            </w:r>
            <w:proofErr w:type="spellEnd"/>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25CEE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7EFE0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150,500,000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E466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46B8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21F8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4CB7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7276C2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FF64C1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AD9272"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2D7DAB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수원팀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ED390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0B27A8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13262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AB2D8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FDD84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5DEB0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F0EA5A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1E4FF5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D1E66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D809B0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부산</w:t>
            </w:r>
            <w:r w:rsidRPr="004304E6">
              <w:rPr>
                <w:rFonts w:eastAsia="바탕체" w:hint="eastAsia"/>
                <w:bCs/>
                <w:kern w:val="0"/>
                <w:sz w:val="20"/>
                <w:szCs w:val="20"/>
              </w:rPr>
              <w:t>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C7B8A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02B99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142,189,000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971C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92,189,000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3B34E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69945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6C318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DB41DB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289066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24DB9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608022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용인팀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482A2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86D22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39A2F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02D0A4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EF78D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FBBB6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7513C7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C3C84A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C79C92"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DCE703F"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경남</w:t>
            </w:r>
            <w:r w:rsidRPr="004304E6">
              <w:rPr>
                <w:rFonts w:eastAsia="바탕체" w:hint="eastAsia"/>
                <w:bCs/>
                <w:kern w:val="0"/>
                <w:sz w:val="20"/>
                <w:szCs w:val="20"/>
              </w:rPr>
              <w:t>1</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B4E73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1824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4B2F5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63FC8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DB1A9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098B7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DC57C4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A198BE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B9FFF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29D85E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경남</w:t>
            </w:r>
            <w:r w:rsidRPr="004304E6">
              <w:rPr>
                <w:rFonts w:eastAsia="바탕체" w:hint="eastAsia"/>
                <w:bCs/>
                <w:kern w:val="0"/>
                <w:sz w:val="20"/>
                <w:szCs w:val="20"/>
              </w:rPr>
              <w:t>2</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026498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DFA7B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181,659,000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330CD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131,659,000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80BF1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2FC2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46817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7E1BC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CCC063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1881B9"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4354C2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포항팀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B76BF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B64C2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143,113,000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94F6D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93,113,000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CF210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31D6F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11878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A88CA7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D39761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16E41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B3A03A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남부팀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ABE73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D18A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128,666,000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AF142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78,666,000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0A5D9C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5A0F33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A0A20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F76020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C3794B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73B07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4483F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r w:rsidRPr="004304E6">
              <w:rPr>
                <w:rFonts w:eastAsia="바탕체" w:hint="eastAsia"/>
                <w:bCs/>
                <w:kern w:val="0"/>
                <w:sz w:val="20"/>
                <w:szCs w:val="20"/>
              </w:rPr>
              <w:t>경인</w:t>
            </w:r>
            <w:r w:rsidRPr="004304E6">
              <w:rPr>
                <w:rFonts w:eastAsia="바탕체" w:hint="eastAsia"/>
                <w:bCs/>
                <w:kern w:val="0"/>
                <w:sz w:val="20"/>
                <w:szCs w:val="20"/>
              </w:rPr>
              <w:t>5</w:t>
            </w:r>
            <w:r w:rsidRPr="004304E6">
              <w:rPr>
                <w:rFonts w:eastAsia="바탕체" w:hint="eastAsia"/>
                <w:bCs/>
                <w:kern w:val="0"/>
                <w:sz w:val="20"/>
                <w:szCs w:val="20"/>
              </w:rPr>
              <w:t>팀</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886FCE"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3610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133,333,000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28750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83,333,000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1F9D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0E4B54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10A48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28BE75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52EA82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50A6E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01F491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spellStart"/>
            <w:r w:rsidRPr="004304E6">
              <w:rPr>
                <w:rFonts w:eastAsia="바탕체" w:hint="eastAsia"/>
                <w:bCs/>
                <w:kern w:val="0"/>
                <w:sz w:val="20"/>
                <w:szCs w:val="20"/>
              </w:rPr>
              <w:t>진주팀</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434C6D"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D7A1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103,280,000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6EC0E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53,280,000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EA3A5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CD548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30A3F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60F54A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2E6AD8B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F52606"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CC08FD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 xml:space="preserve">RH </w:t>
            </w:r>
            <w:proofErr w:type="gramStart"/>
            <w:r w:rsidRPr="004304E6">
              <w:rPr>
                <w:rFonts w:eastAsia="바탕체" w:hint="eastAsia"/>
                <w:bCs/>
                <w:kern w:val="0"/>
                <w:sz w:val="20"/>
                <w:szCs w:val="20"/>
              </w:rPr>
              <w:t>분당</w:t>
            </w:r>
            <w:r w:rsidRPr="004304E6">
              <w:rPr>
                <w:rFonts w:eastAsia="바탕체" w:hint="eastAsia"/>
                <w:bCs/>
                <w:kern w:val="0"/>
                <w:sz w:val="20"/>
                <w:szCs w:val="20"/>
              </w:rPr>
              <w:t>,</w:t>
            </w:r>
            <w:proofErr w:type="spellStart"/>
            <w:r w:rsidRPr="004304E6">
              <w:rPr>
                <w:rFonts w:eastAsia="바탕체" w:hint="eastAsia"/>
                <w:bCs/>
                <w:kern w:val="0"/>
                <w:sz w:val="20"/>
                <w:szCs w:val="20"/>
              </w:rPr>
              <w:t>중부팀</w:t>
            </w:r>
            <w:proofErr w:type="spellEnd"/>
            <w:proofErr w:type="gram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5A246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32AD2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227,621,000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2A6E9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177,621,000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E074A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E7616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8FFA7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A8794F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E0D0A6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08D087"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센터</w:t>
            </w:r>
            <w:r w:rsidRPr="004304E6">
              <w:rPr>
                <w:rFonts w:eastAsia="바탕체" w:hint="eastAsia"/>
                <w:bCs/>
                <w:kern w:val="0"/>
                <w:sz w:val="20"/>
                <w:szCs w:val="20"/>
              </w:rPr>
              <w:br/>
            </w:r>
            <w:r w:rsidRPr="004304E6">
              <w:rPr>
                <w:rFonts w:eastAsia="바탕체" w:hint="eastAsia"/>
                <w:bCs/>
                <w:kern w:val="0"/>
                <w:sz w:val="20"/>
                <w:szCs w:val="20"/>
              </w:rPr>
              <w:lastRenderedPageBreak/>
              <w:t>(6)</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34A208"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lastRenderedPageBreak/>
              <w:t>AS</w:t>
            </w:r>
            <w:r w:rsidRPr="004304E6">
              <w:rPr>
                <w:rFonts w:eastAsia="바탕체" w:hint="eastAsia"/>
                <w:bCs/>
                <w:kern w:val="0"/>
                <w:sz w:val="20"/>
                <w:szCs w:val="20"/>
              </w:rPr>
              <w:t>강원센터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3908B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0F247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147,000,000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F71C4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05E1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9CA3C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18,000,000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C443C7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0CFC6D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19A2B1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546CB3"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2DB0F1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서초센터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DE5C7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58D1D4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880,201,000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1A9693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371C5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C46B4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22,701,000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7B431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6C8D4D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BEB0CD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73521D"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D22170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평창센터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DB128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261D55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770,000,000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41B1A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49787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9E249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EDE49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C67F9E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D9F278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57E8D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E8D944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부산센터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7DEC1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D6093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1,637,590,000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2C4FE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1,087,590,000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034C3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8F529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5F38D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6813E0A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AC90887"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BB9E30"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1B069D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호남센터</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D9EF4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BCF57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209,909,000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20E5E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115,909,000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21112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9B17F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F48FE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F40FA2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987ABB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58E787"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6B700A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AS</w:t>
            </w:r>
            <w:r w:rsidRPr="004304E6">
              <w:rPr>
                <w:rFonts w:eastAsia="바탕체" w:hint="eastAsia"/>
                <w:bCs/>
                <w:kern w:val="0"/>
                <w:sz w:val="20"/>
                <w:szCs w:val="20"/>
              </w:rPr>
              <w:t>전주</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A0117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CB723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171,000,000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E9ED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378DE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4B6E6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AD606B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FCD141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FA6D19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right w:val="single" w:sz="4" w:space="0" w:color="BFBFBF" w:themeColor="background1" w:themeShade="BF"/>
            </w:tcBorders>
            <w:shd w:val="clear" w:color="auto" w:fill="F2F2F2" w:themeFill="background1" w:themeFillShade="F2"/>
            <w:noWrap/>
            <w:hideMark/>
          </w:tcPr>
          <w:p w14:paraId="34D44A27" w14:textId="77777777" w:rsidR="00026A7E" w:rsidRPr="004304E6" w:rsidRDefault="00026A7E" w:rsidP="004304E6">
            <w:pPr>
              <w:spacing w:line="280" w:lineRule="atLeast"/>
              <w:jc w:val="center"/>
              <w:rPr>
                <w:rFonts w:eastAsia="바탕체"/>
                <w:bCs/>
                <w:kern w:val="0"/>
                <w:sz w:val="20"/>
                <w:szCs w:val="20"/>
              </w:rPr>
            </w:pPr>
            <w:r w:rsidRPr="004304E6">
              <w:rPr>
                <w:rFonts w:eastAsia="바탕체" w:hint="eastAsia"/>
                <w:bCs/>
                <w:kern w:val="0"/>
                <w:sz w:val="20"/>
                <w:szCs w:val="20"/>
              </w:rPr>
              <w:t>기타</w:t>
            </w:r>
            <w:r w:rsidRPr="004304E6">
              <w:rPr>
                <w:rFonts w:eastAsia="바탕체" w:hint="eastAsia"/>
                <w:bCs/>
                <w:kern w:val="0"/>
                <w:sz w:val="20"/>
                <w:szCs w:val="20"/>
              </w:rPr>
              <w:br/>
              <w:t>(7)</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F2D818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장산빌딩</w:t>
            </w:r>
            <w:proofErr w:type="spellEnd"/>
            <w:r w:rsidRPr="004304E6">
              <w:rPr>
                <w:rFonts w:eastAsia="바탕체" w:hint="eastAsia"/>
                <w:bCs/>
                <w:kern w:val="0"/>
                <w:sz w:val="20"/>
                <w:szCs w:val="20"/>
              </w:rPr>
              <w:t xml:space="preserve"> </w:t>
            </w:r>
            <w:proofErr w:type="spellStart"/>
            <w:r w:rsidRPr="004304E6">
              <w:rPr>
                <w:rFonts w:eastAsia="바탕체" w:hint="eastAsia"/>
                <w:bCs/>
                <w:kern w:val="0"/>
                <w:sz w:val="20"/>
                <w:szCs w:val="20"/>
              </w:rPr>
              <w:t>품평장</w:t>
            </w:r>
            <w:proofErr w:type="spellEnd"/>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CDE25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71117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473,696,000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4B74D8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253,696,000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2726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F0E4F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8CB64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100,000,000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03A179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BAD24D2"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left w:val="nil"/>
              <w:right w:val="single" w:sz="4" w:space="0" w:color="BFBFBF" w:themeColor="background1" w:themeShade="BF"/>
            </w:tcBorders>
            <w:shd w:val="clear" w:color="auto" w:fill="F2F2F2" w:themeFill="background1" w:themeFillShade="F2"/>
            <w:hideMark/>
          </w:tcPr>
          <w:p w14:paraId="1DC4803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678052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이펙스</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內</w:t>
            </w:r>
            <w:r w:rsidRPr="004304E6">
              <w:rPr>
                <w:rFonts w:eastAsia="바탕체" w:hint="eastAsia"/>
                <w:bCs/>
                <w:kern w:val="0"/>
                <w:sz w:val="20"/>
                <w:szCs w:val="20"/>
              </w:rPr>
              <w:t xml:space="preserve"> </w:t>
            </w:r>
            <w:r w:rsidRPr="004304E6">
              <w:rPr>
                <w:rFonts w:eastAsia="바탕체" w:hint="eastAsia"/>
                <w:bCs/>
                <w:kern w:val="0"/>
                <w:sz w:val="20"/>
                <w:szCs w:val="20"/>
              </w:rPr>
              <w:t>실험실</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6A084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CC493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5,655,005,710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B225A8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1,969,696,000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F82E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2,584,514,710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1D0B1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1,100,795,000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3E5CE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4B7FAA1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55A9333"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left w:val="nil"/>
              <w:right w:val="single" w:sz="4" w:space="0" w:color="BFBFBF" w:themeColor="background1" w:themeShade="BF"/>
            </w:tcBorders>
            <w:shd w:val="clear" w:color="auto" w:fill="F2F2F2" w:themeFill="background1" w:themeFillShade="F2"/>
            <w:hideMark/>
          </w:tcPr>
          <w:p w14:paraId="3C6A7EC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C8E871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호남사무소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2E22FCF"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A5114F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581,500,000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39DBF0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487,500,000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B6B9C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E01C44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D3F8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2FD2AA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55F5C43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left w:val="nil"/>
              <w:right w:val="single" w:sz="4" w:space="0" w:color="BFBFBF" w:themeColor="background1" w:themeShade="BF"/>
            </w:tcBorders>
            <w:shd w:val="clear" w:color="auto" w:fill="F2F2F2" w:themeFill="background1" w:themeFillShade="F2"/>
            <w:hideMark/>
          </w:tcPr>
          <w:p w14:paraId="3ECDE46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BBFD18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강원사업소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D52167"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6F104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130,000,000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D180C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E459F9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00758A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E052A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CD0EBD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F019FE8"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left w:val="nil"/>
              <w:right w:val="single" w:sz="4" w:space="0" w:color="BFBFBF" w:themeColor="background1" w:themeShade="BF"/>
            </w:tcBorders>
            <w:shd w:val="clear" w:color="auto" w:fill="F2F2F2" w:themeFill="background1" w:themeFillShade="F2"/>
            <w:hideMark/>
          </w:tcPr>
          <w:p w14:paraId="50757BFF"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622D5CE"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대구사업소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171167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77391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D5A56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175,000,000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376B4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1AB31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5489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B1FD37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996CF1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05"/>
        </w:trPr>
        <w:tc>
          <w:tcPr>
            <w:cnfStyle w:val="001000000000" w:firstRow="0" w:lastRow="0" w:firstColumn="1" w:lastColumn="0" w:oddVBand="0" w:evenVBand="0" w:oddHBand="0" w:evenHBand="0" w:firstRowFirstColumn="0" w:firstRowLastColumn="0" w:lastRowFirstColumn="0" w:lastRowLastColumn="0"/>
            <w:tcW w:w="1134" w:type="dxa"/>
            <w:vMerge/>
            <w:tcBorders>
              <w:left w:val="nil"/>
              <w:right w:val="single" w:sz="4" w:space="0" w:color="BFBFBF" w:themeColor="background1" w:themeShade="BF"/>
            </w:tcBorders>
            <w:shd w:val="clear" w:color="auto" w:fill="F2F2F2" w:themeFill="background1" w:themeFillShade="F2"/>
            <w:hideMark/>
          </w:tcPr>
          <w:p w14:paraId="4C6048FE"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4DD1D9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부산사업소</w:t>
            </w:r>
            <w:r w:rsidRPr="004304E6">
              <w:rPr>
                <w:rFonts w:eastAsia="바탕체" w:hint="eastAsia"/>
                <w:bCs/>
                <w:kern w:val="0"/>
                <w:sz w:val="20"/>
                <w:szCs w:val="20"/>
              </w:rPr>
              <w:t>(</w:t>
            </w:r>
            <w:r w:rsidRPr="004304E6">
              <w:rPr>
                <w:rFonts w:eastAsia="바탕체" w:hint="eastAsia"/>
                <w:bCs/>
                <w:kern w:val="0"/>
                <w:sz w:val="20"/>
                <w:szCs w:val="20"/>
              </w:rPr>
              <w:t>특판</w:t>
            </w:r>
            <w:r w:rsidRPr="004304E6">
              <w:rPr>
                <w:rFonts w:eastAsia="바탕체" w:hint="eastAsia"/>
                <w:bCs/>
                <w:kern w:val="0"/>
                <w:sz w:val="20"/>
                <w:szCs w:val="20"/>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C4806B"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7F77E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545,000,000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7282D3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360,000,000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5A7AE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120,000,000</w:t>
            </w: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29E26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65,000,000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DF9E9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BD4463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A96A2C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93DC7A"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87E31D3"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gramStart"/>
            <w:r w:rsidRPr="004304E6">
              <w:rPr>
                <w:rFonts w:eastAsia="바탕체" w:hint="eastAsia"/>
                <w:bCs/>
                <w:kern w:val="0"/>
                <w:sz w:val="20"/>
                <w:szCs w:val="20"/>
              </w:rPr>
              <w:t>충청사업소</w:t>
            </w:r>
            <w:r w:rsidRPr="004304E6">
              <w:rPr>
                <w:rFonts w:eastAsia="바탕체" w:hint="eastAsia"/>
                <w:bCs/>
                <w:kern w:val="0"/>
                <w:sz w:val="20"/>
                <w:szCs w:val="20"/>
              </w:rPr>
              <w:t xml:space="preserve"> /</w:t>
            </w:r>
            <w:proofErr w:type="gramEnd"/>
            <w:r w:rsidRPr="004304E6">
              <w:rPr>
                <w:rFonts w:eastAsia="바탕체" w:hint="eastAsia"/>
                <w:bCs/>
                <w:kern w:val="0"/>
                <w:sz w:val="20"/>
                <w:szCs w:val="20"/>
              </w:rPr>
              <w:t xml:space="preserve"> </w:t>
            </w:r>
            <w:r w:rsidRPr="004304E6">
              <w:rPr>
                <w:rFonts w:eastAsia="바탕체" w:hint="eastAsia"/>
                <w:bCs/>
                <w:kern w:val="0"/>
                <w:sz w:val="20"/>
                <w:szCs w:val="20"/>
              </w:rPr>
              <w:t>충청</w:t>
            </w:r>
            <w:r w:rsidRPr="004304E6">
              <w:rPr>
                <w:rFonts w:eastAsia="바탕체" w:hint="eastAsia"/>
                <w:bCs/>
                <w:kern w:val="0"/>
                <w:sz w:val="20"/>
                <w:szCs w:val="20"/>
              </w:rPr>
              <w:t>AS</w:t>
            </w:r>
            <w:r w:rsidRPr="004304E6">
              <w:rPr>
                <w:rFonts w:eastAsia="바탕체" w:hint="eastAsia"/>
                <w:bCs/>
                <w:kern w:val="0"/>
                <w:sz w:val="20"/>
                <w:szCs w:val="20"/>
              </w:rPr>
              <w:t>창고</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4A4F1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C8B3E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675,037,000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AA14D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619,037,000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ED210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A186BC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EC46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6,000,000</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1463253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41BCC1BC"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EFFEFE"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숙소</w:t>
            </w:r>
            <w:r w:rsidRPr="004304E6">
              <w:rPr>
                <w:rFonts w:eastAsia="바탕체" w:hint="eastAsia"/>
                <w:bCs/>
                <w:kern w:val="0"/>
                <w:sz w:val="20"/>
                <w:szCs w:val="20"/>
              </w:rPr>
              <w:br/>
              <w:t>(8)</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516276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공장기숙사</w:t>
            </w:r>
            <w:proofErr w:type="spellEnd"/>
            <w:r w:rsidRPr="004304E6">
              <w:rPr>
                <w:rFonts w:eastAsia="바탕체" w:hint="eastAsia"/>
                <w:bCs/>
                <w:kern w:val="0"/>
                <w:sz w:val="20"/>
                <w:szCs w:val="20"/>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DF32935"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480C17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45,000,000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8B3C7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25,000,000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9B5E3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7A852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52F7D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1FAE8A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1F633E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612C6E"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7F2375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공장기숙사</w:t>
            </w:r>
            <w:proofErr w:type="spellEnd"/>
            <w:r w:rsidRPr="004304E6">
              <w:rPr>
                <w:rFonts w:eastAsia="바탕체" w:hint="eastAsia"/>
                <w:bCs/>
                <w:kern w:val="0"/>
                <w:sz w:val="20"/>
                <w:szCs w:val="20"/>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24244C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5627E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46A13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A3870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8025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35540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2E54E3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7E92394"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31E71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E7AD304"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공장기숙사</w:t>
            </w:r>
            <w:proofErr w:type="spellEnd"/>
            <w:r w:rsidRPr="004304E6">
              <w:rPr>
                <w:rFonts w:eastAsia="바탕체" w:hint="eastAsia"/>
                <w:bCs/>
                <w:kern w:val="0"/>
                <w:sz w:val="20"/>
                <w:szCs w:val="20"/>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8FE17C0"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E1C55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79,606,000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5B807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59,606,000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5CB02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DF588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543D5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2C2D819"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675CD229"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06BF3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BE210F2"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안성직매장</w:t>
            </w:r>
            <w:r w:rsidRPr="004304E6">
              <w:rPr>
                <w:rFonts w:eastAsia="바탕체" w:hint="eastAsia"/>
                <w:bCs/>
                <w:kern w:val="0"/>
                <w:sz w:val="20"/>
                <w:szCs w:val="20"/>
              </w:rPr>
              <w:t xml:space="preserve"> </w:t>
            </w:r>
            <w:r w:rsidRPr="004304E6">
              <w:rPr>
                <w:rFonts w:eastAsia="바탕체" w:hint="eastAsia"/>
                <w:bCs/>
                <w:kern w:val="0"/>
                <w:sz w:val="20"/>
                <w:szCs w:val="20"/>
              </w:rPr>
              <w:t>숙소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B0F2B3"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5B8E4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144,310,000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6D0332"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124,310,000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2055C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86969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4D0C8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34E59A4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72760D6E"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F76175"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2362BB4B"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수원직매장</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숙소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B7F468"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527EA3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105,303,000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4FF3F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85,303,000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14E9A2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7D9594"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E0117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520A5BF1"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A04313A"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EE2FD8"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DAE471D"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INT</w:t>
            </w:r>
            <w:r w:rsidRPr="004304E6">
              <w:rPr>
                <w:rFonts w:eastAsia="바탕체" w:hint="eastAsia"/>
                <w:bCs/>
                <w:kern w:val="0"/>
                <w:sz w:val="20"/>
                <w:szCs w:val="20"/>
              </w:rPr>
              <w:t>물류팀</w:t>
            </w:r>
            <w:r w:rsidRPr="004304E6">
              <w:rPr>
                <w:rFonts w:eastAsia="바탕체" w:hint="eastAsia"/>
                <w:bCs/>
                <w:kern w:val="0"/>
                <w:sz w:val="20"/>
                <w:szCs w:val="20"/>
              </w:rPr>
              <w:t xml:space="preserve"> </w:t>
            </w:r>
            <w:r w:rsidRPr="004304E6">
              <w:rPr>
                <w:rFonts w:eastAsia="바탕체" w:hint="eastAsia"/>
                <w:bCs/>
                <w:kern w:val="0"/>
                <w:sz w:val="20"/>
                <w:szCs w:val="20"/>
              </w:rPr>
              <w:t>숙소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EAEE9C"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D0D70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45,151,000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D5E0D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25,151,000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220566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9F784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D5DA9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2C2F9F6F"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045DA8D5"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E157FC"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8F93730"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부산직매장</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숙소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BC701B4"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C994B5A"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102,500,000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ECAA5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82,500,000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50967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AA180C"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6947A5"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70EE632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10F01DF1"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420"/>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229D91" w14:textId="77777777" w:rsidR="00026A7E" w:rsidRPr="004304E6" w:rsidRDefault="00026A7E" w:rsidP="004304E6">
            <w:pPr>
              <w:wordWrap/>
              <w:spacing w:line="280" w:lineRule="atLeast"/>
              <w:jc w:val="center"/>
              <w:rPr>
                <w:rFonts w:eastAsia="바탕체"/>
                <w:bCs/>
                <w:kern w:val="0"/>
                <w:sz w:val="20"/>
                <w:szCs w:val="20"/>
              </w:rPr>
            </w:pP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3038145"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roofErr w:type="spellStart"/>
            <w:r w:rsidRPr="004304E6">
              <w:rPr>
                <w:rFonts w:eastAsia="바탕체" w:hint="eastAsia"/>
                <w:bCs/>
                <w:kern w:val="0"/>
                <w:sz w:val="20"/>
                <w:szCs w:val="20"/>
              </w:rPr>
              <w:t>대구직매장</w:t>
            </w:r>
            <w:proofErr w:type="spellEnd"/>
            <w:r w:rsidRPr="004304E6">
              <w:rPr>
                <w:rFonts w:eastAsia="바탕체" w:hint="eastAsia"/>
                <w:bCs/>
                <w:kern w:val="0"/>
                <w:sz w:val="20"/>
                <w:szCs w:val="20"/>
              </w:rPr>
              <w:t xml:space="preserve"> </w:t>
            </w:r>
            <w:r w:rsidRPr="004304E6">
              <w:rPr>
                <w:rFonts w:eastAsia="바탕체" w:hint="eastAsia"/>
                <w:bCs/>
                <w:kern w:val="0"/>
                <w:sz w:val="20"/>
                <w:szCs w:val="20"/>
              </w:rPr>
              <w:t>숙소</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82F362"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2BFBCB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57,500,000</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B869B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37,500,000</w:t>
            </w:r>
          </w:p>
        </w:tc>
        <w:tc>
          <w:tcPr>
            <w:tcW w:w="25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BD51A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2F22CE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20,000,000</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B1DE28"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noWrap/>
            <w:hideMark/>
          </w:tcPr>
          <w:p w14:paraId="05A47383"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r>
      <w:tr w:rsidR="00026A7E" w:rsidRPr="004304E6" w14:paraId="3E5D6356" w14:textId="77777777" w:rsidTr="0091358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Ex>
        <w:trPr>
          <w:trHeight w:val="345"/>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nil"/>
              <w:right w:val="single" w:sz="4" w:space="0" w:color="BFBFBF" w:themeColor="background1" w:themeShade="BF"/>
            </w:tcBorders>
            <w:shd w:val="clear" w:color="auto" w:fill="F2F2F2" w:themeFill="background1" w:themeFillShade="F2"/>
            <w:noWrap/>
            <w:hideMark/>
          </w:tcPr>
          <w:p w14:paraId="66B9669D" w14:textId="77777777" w:rsidR="00026A7E" w:rsidRPr="004304E6" w:rsidRDefault="00026A7E" w:rsidP="004304E6">
            <w:pPr>
              <w:wordWrap/>
              <w:spacing w:line="280" w:lineRule="atLeast"/>
              <w:jc w:val="center"/>
              <w:rPr>
                <w:rFonts w:eastAsia="바탕체"/>
                <w:bCs/>
                <w:kern w:val="0"/>
                <w:sz w:val="20"/>
                <w:szCs w:val="20"/>
              </w:rPr>
            </w:pPr>
            <w:r w:rsidRPr="004304E6">
              <w:rPr>
                <w:rFonts w:eastAsia="바탕체" w:hint="eastAsia"/>
                <w:bCs/>
                <w:kern w:val="0"/>
                <w:sz w:val="20"/>
                <w:szCs w:val="20"/>
              </w:rPr>
              <w:t>합계</w:t>
            </w:r>
          </w:p>
        </w:tc>
        <w:tc>
          <w:tcPr>
            <w:tcW w:w="1985"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71A27A7C" w14:textId="77777777" w:rsidR="00026A7E" w:rsidRPr="004304E6" w:rsidRDefault="00026A7E" w:rsidP="004304E6">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135</w:t>
            </w:r>
          </w:p>
        </w:tc>
        <w:tc>
          <w:tcPr>
            <w:tcW w:w="1134"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0141E501" w14:textId="77777777" w:rsidR="00026A7E" w:rsidRPr="004304E6" w:rsidRDefault="00026A7E" w:rsidP="0091358C">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p>
        </w:tc>
        <w:tc>
          <w:tcPr>
            <w:tcW w:w="1701"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57FB17E0"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575,613,489,376</w:t>
            </w:r>
          </w:p>
        </w:tc>
        <w:tc>
          <w:tcPr>
            <w:tcW w:w="1701"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56CFD546"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348,220,413,973</w:t>
            </w:r>
          </w:p>
        </w:tc>
        <w:tc>
          <w:tcPr>
            <w:tcW w:w="2537"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7E35CF1E"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117,077,919,825</w:t>
            </w:r>
          </w:p>
        </w:tc>
        <w:tc>
          <w:tcPr>
            <w:tcW w:w="1715"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7157B94B"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33,465,301,191</w:t>
            </w:r>
          </w:p>
        </w:tc>
        <w:tc>
          <w:tcPr>
            <w:tcW w:w="1418" w:type="dxa"/>
            <w:tcBorders>
              <w:top w:val="single" w:sz="4" w:space="0" w:color="BFBFBF" w:themeColor="background1" w:themeShade="BF"/>
              <w:left w:val="single" w:sz="4" w:space="0" w:color="BFBFBF" w:themeColor="background1" w:themeShade="BF"/>
              <w:right w:val="single" w:sz="4" w:space="0" w:color="BFBFBF" w:themeColor="background1" w:themeShade="BF"/>
            </w:tcBorders>
            <w:noWrap/>
            <w:hideMark/>
          </w:tcPr>
          <w:p w14:paraId="4D6C54C7"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75,227,871,217</w:t>
            </w:r>
          </w:p>
        </w:tc>
        <w:tc>
          <w:tcPr>
            <w:tcW w:w="1465" w:type="dxa"/>
            <w:tcBorders>
              <w:top w:val="single" w:sz="4" w:space="0" w:color="BFBFBF" w:themeColor="background1" w:themeShade="BF"/>
              <w:left w:val="single" w:sz="4" w:space="0" w:color="BFBFBF" w:themeColor="background1" w:themeShade="BF"/>
              <w:right w:val="nil"/>
            </w:tcBorders>
            <w:noWrap/>
            <w:hideMark/>
          </w:tcPr>
          <w:p w14:paraId="4FFD2ABD" w14:textId="77777777" w:rsidR="00026A7E" w:rsidRPr="004304E6" w:rsidRDefault="00026A7E" w:rsidP="0091358C">
            <w:pPr>
              <w:wordWrap/>
              <w:spacing w:line="280" w:lineRule="atLeast"/>
              <w:jc w:val="right"/>
              <w:cnfStyle w:val="000000000000" w:firstRow="0" w:lastRow="0" w:firstColumn="0" w:lastColumn="0" w:oddVBand="0" w:evenVBand="0" w:oddHBand="0" w:evenHBand="0" w:firstRowFirstColumn="0" w:firstRowLastColumn="0" w:lastRowFirstColumn="0" w:lastRowLastColumn="0"/>
              <w:rPr>
                <w:rFonts w:eastAsia="바탕체"/>
                <w:bCs/>
                <w:kern w:val="0"/>
                <w:sz w:val="20"/>
                <w:szCs w:val="20"/>
              </w:rPr>
            </w:pPr>
            <w:r w:rsidRPr="004304E6">
              <w:rPr>
                <w:rFonts w:eastAsia="바탕체" w:hint="eastAsia"/>
                <w:bCs/>
                <w:kern w:val="0"/>
                <w:sz w:val="20"/>
                <w:szCs w:val="20"/>
              </w:rPr>
              <w:t>1,621,983,169</w:t>
            </w:r>
          </w:p>
        </w:tc>
      </w:tr>
    </w:tbl>
    <w:p w14:paraId="1FB8A972" w14:textId="77777777" w:rsidR="00026A7E" w:rsidRPr="006F06CB" w:rsidRDefault="00026A7E" w:rsidP="00026A7E">
      <w:pPr>
        <w:tabs>
          <w:tab w:val="left" w:pos="1185"/>
        </w:tabs>
      </w:pPr>
    </w:p>
    <w:p w14:paraId="0A492DAB" w14:textId="77777777" w:rsidR="00026A7E" w:rsidRPr="00394D8F" w:rsidRDefault="00026A7E" w:rsidP="00026A7E">
      <w:pPr>
        <w:tabs>
          <w:tab w:val="left" w:pos="1185"/>
        </w:tabs>
      </w:pPr>
    </w:p>
    <w:p w14:paraId="3469B5E4" w14:textId="77777777" w:rsidR="001B2AE3" w:rsidRPr="00026A7E" w:rsidRDefault="001B2AE3" w:rsidP="00026A7E"/>
    <w:sectPr w:rsidR="001B2AE3" w:rsidRPr="00026A7E" w:rsidSect="009737B4">
      <w:footerReference w:type="default" r:id="rId30"/>
      <w:pgSz w:w="16838" w:h="11906" w:orient="landscape" w:code="9"/>
      <w:pgMar w:top="1588" w:right="1134" w:bottom="1134" w:left="1134" w:header="851"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16C2F" w14:textId="77777777" w:rsidR="009737B4" w:rsidRDefault="009737B4" w:rsidP="00C66FC4">
      <w:pPr>
        <w:spacing w:line="240" w:lineRule="auto"/>
      </w:pPr>
      <w:r>
        <w:separator/>
      </w:r>
    </w:p>
  </w:endnote>
  <w:endnote w:type="continuationSeparator" w:id="0">
    <w:p w14:paraId="01D8CD69" w14:textId="77777777" w:rsidR="009737B4" w:rsidRDefault="009737B4"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W NEW ROMAN">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C STKaiti">
    <w:altName w:val="Microsoft YaHei"/>
    <w:charset w:val="86"/>
    <w:family w:val="auto"/>
    <w:pitch w:val="variable"/>
    <w:sig w:usb0="00000000"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새굴림">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AA24A" w14:textId="77777777" w:rsidR="00A30FCA" w:rsidRDefault="00A30FCA" w:rsidP="0007775B">
    <w:pPr>
      <w:pStyle w:val="a7"/>
      <w:spacing w:line="240" w:lineRule="atLeast"/>
    </w:pPr>
    <w:r w:rsidRPr="00383F71">
      <w:rPr>
        <w:rFonts w:ascii="Calibri" w:hAnsi="Calibri" w:cs="Calibri"/>
        <w:color w:val="FFFFFF" w:themeColor="background1"/>
        <w:sz w:val="20"/>
      </w:rPr>
      <w:t>Privileged and Confidential</w:t>
    </w:r>
    <w:r w:rsidRPr="009B4C48">
      <w:rPr>
        <w:rFonts w:ascii="Arial" w:hAnsi="Arial" w:cs="Arial"/>
        <w:noProof/>
        <w:color w:val="FFFFFF" w:themeColor="background1"/>
        <w:sz w:val="18"/>
        <w:szCs w:val="18"/>
      </w:rPr>
      <w:drawing>
        <wp:anchor distT="0" distB="0" distL="114300" distR="114300" simplePos="0" relativeHeight="251660288" behindDoc="1" locked="1" layoutInCell="1" allowOverlap="0" wp14:anchorId="1B7D9000" wp14:editId="3B0A1EFA">
          <wp:simplePos x="0" y="0"/>
          <wp:positionH relativeFrom="page">
            <wp:align>left</wp:align>
          </wp:positionH>
          <wp:positionV relativeFrom="page">
            <wp:align>bottom</wp:align>
          </wp:positionV>
          <wp:extent cx="7560000" cy="3762000"/>
          <wp:effectExtent l="0" t="0" r="3175" b="0"/>
          <wp:wrapNone/>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그림 111"/>
                  <pic:cNvPicPr>
                    <a:picLocks noChangeAspect="1"/>
                  </pic:cNvPicPr>
                </pic:nvPicPr>
                <pic:blipFill rotWithShape="1">
                  <a:blip r:embed="rId1" cstate="print">
                    <a:extLst>
                      <a:ext uri="{28A0092B-C50C-407E-A947-70E740481C1C}">
                        <a14:useLocalDpi xmlns:a14="http://schemas.microsoft.com/office/drawing/2010/main" val="0"/>
                      </a:ext>
                    </a:extLst>
                  </a:blip>
                  <a:srcRect t="64893"/>
                  <a:stretch/>
                </pic:blipFill>
                <pic:spPr bwMode="auto">
                  <a:xfrm>
                    <a:off x="0" y="0"/>
                    <a:ext cx="7560000" cy="376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62975" w14:textId="77777777" w:rsidR="00A30FCA" w:rsidRPr="008C7AC8" w:rsidRDefault="00A30FCA" w:rsidP="000E6971">
    <w:pPr>
      <w:pStyle w:val="a7"/>
      <w:tabs>
        <w:tab w:val="clear" w:pos="4513"/>
        <w:tab w:val="clear" w:pos="9026"/>
        <w:tab w:val="right" w:pos="9638"/>
      </w:tabs>
    </w:pPr>
    <w:r w:rsidRPr="00383F71">
      <w:rPr>
        <w:rFonts w:ascii="Calibri" w:hAnsi="Calibri" w:cs="Calibri"/>
        <w:sz w:val="20"/>
      </w:rPr>
      <w:t>Privileged and Confidential</w:t>
    </w:r>
    <w:r w:rsidRPr="008C7AC8">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45DB8" w14:textId="77777777" w:rsidR="00A30FCA" w:rsidRPr="008C7AC8" w:rsidRDefault="00A30FCA" w:rsidP="000E6971">
    <w:pPr>
      <w:pStyle w:val="a7"/>
      <w:tabs>
        <w:tab w:val="clear" w:pos="4513"/>
        <w:tab w:val="clear" w:pos="9026"/>
        <w:tab w:val="right" w:pos="9638"/>
      </w:tabs>
    </w:pPr>
    <w:r>
      <w:rPr>
        <w:rFonts w:ascii="Calibri" w:hAnsi="Calibri" w:cs="Calibri"/>
        <w:sz w:val="20"/>
      </w:rPr>
      <w:tab/>
    </w:r>
    <w:r w:rsidRPr="000E6971">
      <w:rPr>
        <w:rFonts w:ascii="Calibri" w:hAnsi="Calibri" w:cs="Calibri"/>
        <w:sz w:val="20"/>
      </w:rPr>
      <w:fldChar w:fldCharType="begin"/>
    </w:r>
    <w:r w:rsidRPr="000E6971">
      <w:rPr>
        <w:rFonts w:ascii="Calibri" w:hAnsi="Calibri" w:cs="Calibri"/>
        <w:sz w:val="20"/>
      </w:rPr>
      <w:instrText>PAGE   \* MERGEFORMAT</w:instrText>
    </w:r>
    <w:r w:rsidRPr="000E6971">
      <w:rPr>
        <w:rFonts w:ascii="Calibri" w:hAnsi="Calibri" w:cs="Calibri"/>
        <w:sz w:val="20"/>
      </w:rPr>
      <w:fldChar w:fldCharType="separate"/>
    </w:r>
    <w:r w:rsidR="005B41F3" w:rsidRPr="005B41F3">
      <w:rPr>
        <w:rFonts w:ascii="Calibri" w:hAnsi="Calibri" w:cs="Calibri"/>
        <w:noProof/>
        <w:sz w:val="20"/>
        <w:lang w:val="ko-KR"/>
      </w:rPr>
      <w:t>55</w:t>
    </w:r>
    <w:r w:rsidRPr="000E6971">
      <w:rPr>
        <w:rFonts w:ascii="Calibri" w:hAnsi="Calibri" w:cs="Calibri"/>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F4355" w14:textId="77777777" w:rsidR="00A30FCA" w:rsidRPr="00863747" w:rsidRDefault="00A30FCA" w:rsidP="00863747">
    <w:pPr>
      <w:pStyle w:val="a7"/>
    </w:pPr>
    <w:r w:rsidRPr="00145125">
      <w:rPr>
        <w:noProof/>
      </w:rPr>
      <w:drawing>
        <wp:anchor distT="0" distB="0" distL="114300" distR="114300" simplePos="0" relativeHeight="251662336" behindDoc="1" locked="1" layoutInCell="1" allowOverlap="1" wp14:anchorId="200B9767" wp14:editId="77BBFBB8">
          <wp:simplePos x="0" y="0"/>
          <wp:positionH relativeFrom="page">
            <wp:align>left</wp:align>
          </wp:positionH>
          <wp:positionV relativeFrom="page">
            <wp:align>bottom</wp:align>
          </wp:positionV>
          <wp:extent cx="7534800" cy="3798000"/>
          <wp:effectExtent l="0" t="0" r="9525" b="0"/>
          <wp:wrapNone/>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rotWithShape="1">
                  <a:blip r:embed="rId1" cstate="print">
                    <a:extLst>
                      <a:ext uri="{28A0092B-C50C-407E-A947-70E740481C1C}">
                        <a14:useLocalDpi xmlns:a14="http://schemas.microsoft.com/office/drawing/2010/main" val="0"/>
                      </a:ext>
                    </a:extLst>
                  </a:blip>
                  <a:srcRect t="64370"/>
                  <a:stretch/>
                </pic:blipFill>
                <pic:spPr bwMode="auto">
                  <a:xfrm>
                    <a:off x="0" y="0"/>
                    <a:ext cx="7534800" cy="379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3F991" w14:textId="77777777" w:rsidR="00A30FCA" w:rsidRPr="00854816" w:rsidRDefault="00A30FCA" w:rsidP="00854816">
    <w:pPr>
      <w:pStyle w:val="a7"/>
      <w:tabs>
        <w:tab w:val="clear" w:pos="4513"/>
        <w:tab w:val="clear" w:pos="9026"/>
        <w:tab w:val="right" w:pos="14570"/>
      </w:tabs>
      <w:rPr>
        <w:rFonts w:eastAsia="맑은 고딕"/>
      </w:rPr>
    </w:pPr>
    <w:r w:rsidRPr="00854816">
      <w:rPr>
        <w:rFonts w:ascii="Calibri" w:eastAsia="맑은 고딕" w:hAnsi="Calibri" w:cs="Calibri"/>
        <w:sz w:val="20"/>
      </w:rPr>
      <w:t>Privileged and Confidential</w:t>
    </w:r>
    <w:r w:rsidRPr="00854816">
      <w:rPr>
        <w:rFonts w:ascii="Calibri" w:eastAsia="맑은 고딕" w:hAnsi="Calibri" w:cs="Calibri"/>
        <w:sz w:val="20"/>
      </w:rPr>
      <w:tab/>
    </w:r>
    <w:r w:rsidRPr="00854816">
      <w:rPr>
        <w:rFonts w:ascii="Calibri" w:eastAsia="맑은 고딕" w:hAnsi="Calibri" w:cs="Calibri" w:hint="eastAsia"/>
        <w:sz w:val="20"/>
      </w:rPr>
      <w:t>별지</w:t>
    </w:r>
    <w:r w:rsidRPr="00854816">
      <w:rPr>
        <w:rFonts w:ascii="Calibri" w:eastAsia="맑은 고딕" w:hAnsi="Calibri" w:cs="Calibri"/>
        <w:sz w:val="20"/>
      </w:rPr>
      <w:t xml:space="preserve"> 1-</w:t>
    </w:r>
    <w:r w:rsidRPr="00854816">
      <w:rPr>
        <w:rFonts w:ascii="Calibri" w:eastAsia="맑은 고딕" w:hAnsi="Calibri" w:cs="Calibri"/>
        <w:sz w:val="20"/>
      </w:rPr>
      <w:fldChar w:fldCharType="begin"/>
    </w:r>
    <w:r w:rsidRPr="00854816">
      <w:rPr>
        <w:rFonts w:ascii="Calibri" w:eastAsia="맑은 고딕" w:hAnsi="Calibri" w:cs="Calibri"/>
        <w:sz w:val="20"/>
      </w:rPr>
      <w:instrText>PAGE   \* MERGEFORMAT</w:instrText>
    </w:r>
    <w:r w:rsidRPr="00854816">
      <w:rPr>
        <w:rFonts w:ascii="Calibri" w:eastAsia="맑은 고딕" w:hAnsi="Calibri" w:cs="Calibri"/>
        <w:sz w:val="20"/>
      </w:rPr>
      <w:fldChar w:fldCharType="separate"/>
    </w:r>
    <w:r w:rsidR="005B41F3" w:rsidRPr="005B41F3">
      <w:rPr>
        <w:rFonts w:ascii="Calibri" w:eastAsia="맑은 고딕" w:hAnsi="Calibri" w:cs="Calibri"/>
        <w:noProof/>
        <w:sz w:val="20"/>
        <w:lang w:val="ko-KR"/>
      </w:rPr>
      <w:t>4</w:t>
    </w:r>
    <w:r w:rsidRPr="00854816">
      <w:rPr>
        <w:rFonts w:ascii="Calibri" w:eastAsia="맑은 고딕" w:hAnsi="Calibri" w:cs="Calibri"/>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1D6A2" w14:textId="77777777" w:rsidR="00A30FCA" w:rsidRPr="00854816" w:rsidRDefault="00A30FCA" w:rsidP="00854816">
    <w:pPr>
      <w:pStyle w:val="a7"/>
      <w:tabs>
        <w:tab w:val="clear" w:pos="4513"/>
        <w:tab w:val="clear" w:pos="9026"/>
        <w:tab w:val="right" w:pos="14570"/>
      </w:tabs>
      <w:rPr>
        <w:rFonts w:eastAsia="맑은 고딕"/>
      </w:rPr>
    </w:pPr>
    <w:r w:rsidRPr="00854816">
      <w:rPr>
        <w:rFonts w:ascii="Calibri" w:eastAsia="맑은 고딕" w:hAnsi="Calibri" w:cs="Calibri"/>
        <w:sz w:val="20"/>
      </w:rPr>
      <w:t>Privileged and Confidential</w:t>
    </w:r>
    <w:r w:rsidRPr="00854816">
      <w:rPr>
        <w:rFonts w:ascii="Calibri" w:eastAsia="맑은 고딕" w:hAnsi="Calibri" w:cs="Calibri"/>
        <w:sz w:val="20"/>
      </w:rPr>
      <w:tab/>
    </w:r>
    <w:r w:rsidRPr="00854816">
      <w:rPr>
        <w:rFonts w:ascii="Calibri" w:eastAsia="맑은 고딕" w:hAnsi="Calibri" w:cs="Calibri" w:hint="eastAsia"/>
        <w:sz w:val="20"/>
      </w:rPr>
      <w:t>별지</w:t>
    </w:r>
    <w:r w:rsidRPr="00854816">
      <w:rPr>
        <w:rFonts w:ascii="Calibri" w:eastAsia="맑은 고딕" w:hAnsi="Calibri" w:cs="Calibri"/>
        <w:sz w:val="20"/>
      </w:rPr>
      <w:t xml:space="preserve"> </w:t>
    </w:r>
    <w:r>
      <w:rPr>
        <w:rFonts w:ascii="Calibri" w:eastAsia="맑은 고딕" w:hAnsi="Calibri" w:cs="Calibri"/>
        <w:sz w:val="20"/>
      </w:rPr>
      <w:t>2</w:t>
    </w:r>
    <w:r w:rsidRPr="00854816">
      <w:rPr>
        <w:rFonts w:ascii="Calibri" w:eastAsia="맑은 고딕" w:hAnsi="Calibri" w:cs="Calibri"/>
        <w:sz w:val="20"/>
      </w:rPr>
      <w:t>-</w:t>
    </w:r>
    <w:r w:rsidRPr="00854816">
      <w:rPr>
        <w:rFonts w:ascii="Calibri" w:eastAsia="맑은 고딕" w:hAnsi="Calibri" w:cs="Calibri"/>
        <w:sz w:val="20"/>
      </w:rPr>
      <w:fldChar w:fldCharType="begin"/>
    </w:r>
    <w:r w:rsidRPr="00854816">
      <w:rPr>
        <w:rFonts w:ascii="Calibri" w:eastAsia="맑은 고딕" w:hAnsi="Calibri" w:cs="Calibri"/>
        <w:sz w:val="20"/>
      </w:rPr>
      <w:instrText>PAGE   \* MERGEFORMAT</w:instrText>
    </w:r>
    <w:r w:rsidRPr="00854816">
      <w:rPr>
        <w:rFonts w:ascii="Calibri" w:eastAsia="맑은 고딕" w:hAnsi="Calibri" w:cs="Calibri"/>
        <w:sz w:val="20"/>
      </w:rPr>
      <w:fldChar w:fldCharType="separate"/>
    </w:r>
    <w:r w:rsidR="005B41F3" w:rsidRPr="005B41F3">
      <w:rPr>
        <w:rFonts w:ascii="Calibri" w:eastAsia="맑은 고딕" w:hAnsi="Calibri" w:cs="Calibri"/>
        <w:noProof/>
        <w:sz w:val="20"/>
        <w:lang w:val="ko-KR"/>
      </w:rPr>
      <w:t>7</w:t>
    </w:r>
    <w:r w:rsidRPr="00854816">
      <w:rPr>
        <w:rFonts w:ascii="Calibri" w:eastAsia="맑은 고딕" w:hAnsi="Calibri" w:cs="Calibri"/>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A2667" w14:textId="77777777" w:rsidR="00A30FCA" w:rsidRPr="00854816" w:rsidRDefault="00A30FCA" w:rsidP="00854816">
    <w:pPr>
      <w:pStyle w:val="a7"/>
      <w:tabs>
        <w:tab w:val="clear" w:pos="4513"/>
        <w:tab w:val="clear" w:pos="9026"/>
        <w:tab w:val="right" w:pos="14570"/>
      </w:tabs>
      <w:rPr>
        <w:rFonts w:eastAsia="맑은 고딕"/>
      </w:rPr>
    </w:pPr>
    <w:r w:rsidRPr="00854816">
      <w:rPr>
        <w:rFonts w:ascii="Calibri" w:eastAsia="맑은 고딕" w:hAnsi="Calibri" w:cs="Calibri"/>
        <w:sz w:val="20"/>
      </w:rPr>
      <w:t>Privileged and Confidential</w:t>
    </w:r>
    <w:r w:rsidRPr="00854816">
      <w:rPr>
        <w:rFonts w:ascii="Calibri" w:eastAsia="맑은 고딕" w:hAnsi="Calibri" w:cs="Calibri"/>
        <w:sz w:val="20"/>
      </w:rPr>
      <w:tab/>
    </w:r>
    <w:r w:rsidRPr="00854816">
      <w:rPr>
        <w:rFonts w:ascii="Calibri" w:eastAsia="맑은 고딕" w:hAnsi="Calibri" w:cs="Calibri" w:hint="eastAsia"/>
        <w:sz w:val="20"/>
      </w:rPr>
      <w:t>별지</w:t>
    </w:r>
    <w:r w:rsidRPr="00854816">
      <w:rPr>
        <w:rFonts w:ascii="Calibri" w:eastAsia="맑은 고딕" w:hAnsi="Calibri" w:cs="Calibri"/>
        <w:sz w:val="20"/>
      </w:rPr>
      <w:t xml:space="preserve"> </w:t>
    </w:r>
    <w:r>
      <w:rPr>
        <w:rFonts w:ascii="Calibri" w:eastAsia="맑은 고딕" w:hAnsi="Calibri" w:cs="Calibri"/>
        <w:sz w:val="20"/>
      </w:rPr>
      <w:t>3</w:t>
    </w:r>
    <w:r w:rsidRPr="00854816">
      <w:rPr>
        <w:rFonts w:ascii="Calibri" w:eastAsia="맑은 고딕" w:hAnsi="Calibri" w:cs="Calibri"/>
        <w:sz w:val="20"/>
      </w:rPr>
      <w:t>-</w:t>
    </w:r>
    <w:r w:rsidRPr="00854816">
      <w:rPr>
        <w:rFonts w:ascii="Calibri" w:eastAsia="맑은 고딕" w:hAnsi="Calibri" w:cs="Calibri"/>
        <w:sz w:val="20"/>
      </w:rPr>
      <w:fldChar w:fldCharType="begin"/>
    </w:r>
    <w:r w:rsidRPr="00854816">
      <w:rPr>
        <w:rFonts w:ascii="Calibri" w:eastAsia="맑은 고딕" w:hAnsi="Calibri" w:cs="Calibri"/>
        <w:sz w:val="20"/>
      </w:rPr>
      <w:instrText>PAGE   \* MERGEFORMAT</w:instrText>
    </w:r>
    <w:r w:rsidRPr="00854816">
      <w:rPr>
        <w:rFonts w:ascii="Calibri" w:eastAsia="맑은 고딕" w:hAnsi="Calibri" w:cs="Calibri"/>
        <w:sz w:val="20"/>
      </w:rPr>
      <w:fldChar w:fldCharType="separate"/>
    </w:r>
    <w:r w:rsidR="005B41F3" w:rsidRPr="005B41F3">
      <w:rPr>
        <w:rFonts w:ascii="Calibri" w:eastAsia="맑은 고딕" w:hAnsi="Calibri" w:cs="Calibri"/>
        <w:noProof/>
        <w:sz w:val="20"/>
        <w:lang w:val="ko-KR"/>
      </w:rPr>
      <w:t>2</w:t>
    </w:r>
    <w:r w:rsidRPr="00854816">
      <w:rPr>
        <w:rFonts w:ascii="Calibri" w:eastAsia="맑은 고딕" w:hAnsi="Calibri" w:cs="Calibri"/>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AA12E" w14:textId="77777777" w:rsidR="00A30FCA" w:rsidRPr="00854816" w:rsidRDefault="00A30FCA" w:rsidP="00854816">
    <w:pPr>
      <w:pStyle w:val="a7"/>
      <w:tabs>
        <w:tab w:val="clear" w:pos="4513"/>
        <w:tab w:val="clear" w:pos="9026"/>
        <w:tab w:val="right" w:pos="14570"/>
      </w:tabs>
      <w:rPr>
        <w:rFonts w:eastAsia="맑은 고딕"/>
      </w:rPr>
    </w:pPr>
    <w:r w:rsidRPr="00854816">
      <w:rPr>
        <w:rFonts w:ascii="Calibri" w:eastAsia="맑은 고딕" w:hAnsi="Calibri" w:cs="Calibri"/>
        <w:sz w:val="20"/>
      </w:rPr>
      <w:t>Privileged and Confidential</w:t>
    </w:r>
    <w:r w:rsidRPr="00854816">
      <w:rPr>
        <w:rFonts w:ascii="Calibri" w:eastAsia="맑은 고딕" w:hAnsi="Calibri" w:cs="Calibri"/>
        <w:sz w:val="20"/>
      </w:rPr>
      <w:tab/>
    </w:r>
    <w:r w:rsidRPr="00854816">
      <w:rPr>
        <w:rFonts w:ascii="Calibri" w:eastAsia="맑은 고딕" w:hAnsi="Calibri" w:cs="Calibri" w:hint="eastAsia"/>
        <w:sz w:val="20"/>
      </w:rPr>
      <w:t>별지</w:t>
    </w:r>
    <w:r w:rsidRPr="00854816">
      <w:rPr>
        <w:rFonts w:ascii="Calibri" w:eastAsia="맑은 고딕" w:hAnsi="Calibri" w:cs="Calibri"/>
        <w:sz w:val="20"/>
      </w:rPr>
      <w:t xml:space="preserve"> </w:t>
    </w:r>
    <w:r>
      <w:rPr>
        <w:rFonts w:ascii="Calibri" w:eastAsia="맑은 고딕" w:hAnsi="Calibri" w:cs="Calibri"/>
        <w:sz w:val="20"/>
      </w:rPr>
      <w:t>4</w:t>
    </w:r>
    <w:r w:rsidRPr="00854816">
      <w:rPr>
        <w:rFonts w:ascii="Calibri" w:eastAsia="맑은 고딕" w:hAnsi="Calibri" w:cs="Calibri"/>
        <w:sz w:val="20"/>
      </w:rPr>
      <w:t>-</w:t>
    </w:r>
    <w:r w:rsidRPr="00854816">
      <w:rPr>
        <w:rFonts w:ascii="Calibri" w:eastAsia="맑은 고딕" w:hAnsi="Calibri" w:cs="Calibri"/>
        <w:sz w:val="20"/>
      </w:rPr>
      <w:fldChar w:fldCharType="begin"/>
    </w:r>
    <w:r w:rsidRPr="00854816">
      <w:rPr>
        <w:rFonts w:ascii="Calibri" w:eastAsia="맑은 고딕" w:hAnsi="Calibri" w:cs="Calibri"/>
        <w:sz w:val="20"/>
      </w:rPr>
      <w:instrText>PAGE   \* MERGEFORMAT</w:instrText>
    </w:r>
    <w:r w:rsidRPr="00854816">
      <w:rPr>
        <w:rFonts w:ascii="Calibri" w:eastAsia="맑은 고딕" w:hAnsi="Calibri" w:cs="Calibri"/>
        <w:sz w:val="20"/>
      </w:rPr>
      <w:fldChar w:fldCharType="separate"/>
    </w:r>
    <w:r w:rsidR="005B41F3" w:rsidRPr="005B41F3">
      <w:rPr>
        <w:rFonts w:ascii="Calibri" w:eastAsia="맑은 고딕" w:hAnsi="Calibri" w:cs="Calibri"/>
        <w:noProof/>
        <w:sz w:val="20"/>
        <w:lang w:val="ko-KR"/>
      </w:rPr>
      <w:t>2</w:t>
    </w:r>
    <w:r w:rsidRPr="00854816">
      <w:rPr>
        <w:rFonts w:ascii="Calibri" w:eastAsia="맑은 고딕" w:hAnsi="Calibri" w:cs="Calibri"/>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C5072" w14:textId="77777777" w:rsidR="00A30FCA" w:rsidRPr="00854816" w:rsidRDefault="00A30FCA" w:rsidP="00854816">
    <w:pPr>
      <w:pStyle w:val="a7"/>
      <w:tabs>
        <w:tab w:val="clear" w:pos="4513"/>
        <w:tab w:val="clear" w:pos="9026"/>
        <w:tab w:val="right" w:pos="14570"/>
      </w:tabs>
      <w:rPr>
        <w:rFonts w:eastAsia="맑은 고딕"/>
      </w:rPr>
    </w:pPr>
    <w:r w:rsidRPr="00854816">
      <w:rPr>
        <w:rFonts w:ascii="Calibri" w:eastAsia="맑은 고딕" w:hAnsi="Calibri" w:cs="Calibri"/>
        <w:sz w:val="20"/>
      </w:rPr>
      <w:t>Privileged and Confidential</w:t>
    </w:r>
    <w:r w:rsidRPr="00854816">
      <w:rPr>
        <w:rFonts w:ascii="Calibri" w:eastAsia="맑은 고딕" w:hAnsi="Calibri" w:cs="Calibri"/>
        <w:sz w:val="20"/>
      </w:rPr>
      <w:tab/>
    </w:r>
    <w:r w:rsidRPr="00854816">
      <w:rPr>
        <w:rFonts w:ascii="Calibri" w:eastAsia="맑은 고딕" w:hAnsi="Calibri" w:cs="Calibri" w:hint="eastAsia"/>
        <w:sz w:val="20"/>
      </w:rPr>
      <w:t>별지</w:t>
    </w:r>
    <w:r w:rsidRPr="00854816">
      <w:rPr>
        <w:rFonts w:ascii="Calibri" w:eastAsia="맑은 고딕" w:hAnsi="Calibri" w:cs="Calibri"/>
        <w:sz w:val="20"/>
      </w:rPr>
      <w:t xml:space="preserve"> </w:t>
    </w:r>
    <w:r>
      <w:rPr>
        <w:rFonts w:ascii="Calibri" w:eastAsia="맑은 고딕" w:hAnsi="Calibri" w:cs="Calibri"/>
        <w:sz w:val="20"/>
      </w:rPr>
      <w:t>5</w:t>
    </w:r>
    <w:r w:rsidRPr="00854816">
      <w:rPr>
        <w:rFonts w:ascii="Calibri" w:eastAsia="맑은 고딕" w:hAnsi="Calibri" w:cs="Calibri"/>
        <w:sz w:val="20"/>
      </w:rPr>
      <w:t>-</w:t>
    </w:r>
    <w:r w:rsidRPr="00854816">
      <w:rPr>
        <w:rFonts w:ascii="Calibri" w:eastAsia="맑은 고딕" w:hAnsi="Calibri" w:cs="Calibri"/>
        <w:sz w:val="20"/>
      </w:rPr>
      <w:fldChar w:fldCharType="begin"/>
    </w:r>
    <w:r w:rsidRPr="00854816">
      <w:rPr>
        <w:rFonts w:ascii="Calibri" w:eastAsia="맑은 고딕" w:hAnsi="Calibri" w:cs="Calibri"/>
        <w:sz w:val="20"/>
      </w:rPr>
      <w:instrText>PAGE   \* MERGEFORMAT</w:instrText>
    </w:r>
    <w:r w:rsidRPr="00854816">
      <w:rPr>
        <w:rFonts w:ascii="Calibri" w:eastAsia="맑은 고딕" w:hAnsi="Calibri" w:cs="Calibri"/>
        <w:sz w:val="20"/>
      </w:rPr>
      <w:fldChar w:fldCharType="separate"/>
    </w:r>
    <w:r w:rsidR="005B41F3" w:rsidRPr="005B41F3">
      <w:rPr>
        <w:rFonts w:ascii="Calibri" w:eastAsia="맑은 고딕" w:hAnsi="Calibri" w:cs="Calibri"/>
        <w:noProof/>
        <w:sz w:val="20"/>
        <w:lang w:val="ko-KR"/>
      </w:rPr>
      <w:t>9</w:t>
    </w:r>
    <w:r w:rsidRPr="00854816">
      <w:rPr>
        <w:rFonts w:ascii="Calibri" w:eastAsia="맑은 고딕"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1FA52" w14:textId="77777777" w:rsidR="009737B4" w:rsidRDefault="009737B4" w:rsidP="00C66FC4">
      <w:pPr>
        <w:spacing w:line="240" w:lineRule="auto"/>
      </w:pPr>
      <w:r>
        <w:separator/>
      </w:r>
    </w:p>
  </w:footnote>
  <w:footnote w:type="continuationSeparator" w:id="0">
    <w:p w14:paraId="2E69FB62" w14:textId="77777777" w:rsidR="009737B4" w:rsidRDefault="009737B4" w:rsidP="00C66FC4">
      <w:pPr>
        <w:spacing w:line="240" w:lineRule="auto"/>
      </w:pPr>
      <w:r>
        <w:continuationSeparator/>
      </w:r>
    </w:p>
  </w:footnote>
  <w:footnote w:id="1">
    <w:p w14:paraId="38778320" w14:textId="77777777" w:rsidR="00A30FCA" w:rsidRPr="00163446" w:rsidRDefault="00A30FCA" w:rsidP="000F7555">
      <w:pPr>
        <w:pStyle w:val="a8"/>
      </w:pPr>
      <w:r w:rsidRPr="00163446">
        <w:rPr>
          <w:rStyle w:val="ac"/>
          <w:vertAlign w:val="baseline"/>
        </w:rPr>
        <w:footnoteRef/>
      </w:r>
      <w:r w:rsidRPr="00163446">
        <w:tab/>
      </w:r>
      <w:r w:rsidRPr="00163446">
        <w:rPr>
          <w:rFonts w:hint="eastAsia"/>
        </w:rPr>
        <w:t>이하</w:t>
      </w:r>
      <w:r w:rsidRPr="00163446">
        <w:rPr>
          <w:rFonts w:hint="eastAsia"/>
        </w:rPr>
        <w:t xml:space="preserve"> </w:t>
      </w:r>
      <w:r w:rsidRPr="00163446">
        <w:rPr>
          <w:rFonts w:hint="eastAsia"/>
        </w:rPr>
        <w:t>본</w:t>
      </w:r>
      <w:r w:rsidRPr="00163446">
        <w:rPr>
          <w:rFonts w:hint="eastAsia"/>
        </w:rPr>
        <w:t xml:space="preserve"> </w:t>
      </w:r>
      <w:r w:rsidRPr="00163446">
        <w:rPr>
          <w:rFonts w:hint="eastAsia"/>
        </w:rPr>
        <w:t>실사보고서상</w:t>
      </w:r>
      <w:r w:rsidRPr="00163446">
        <w:rPr>
          <w:rFonts w:hint="eastAsia"/>
        </w:rPr>
        <w:t xml:space="preserve"> </w:t>
      </w:r>
      <w:r w:rsidRPr="00163446">
        <w:rPr>
          <w:rFonts w:hint="eastAsia"/>
        </w:rPr>
        <w:t>회사를</w:t>
      </w:r>
      <w:r w:rsidRPr="00163446">
        <w:rPr>
          <w:rFonts w:hint="eastAsia"/>
        </w:rPr>
        <w:t xml:space="preserve"> </w:t>
      </w:r>
      <w:r w:rsidRPr="00163446">
        <w:rPr>
          <w:rFonts w:hint="eastAsia"/>
        </w:rPr>
        <w:t>지칭할</w:t>
      </w:r>
      <w:r w:rsidRPr="00163446">
        <w:rPr>
          <w:rFonts w:hint="eastAsia"/>
        </w:rPr>
        <w:t xml:space="preserve"> </w:t>
      </w:r>
      <w:r w:rsidRPr="00163446">
        <w:rPr>
          <w:rFonts w:hint="eastAsia"/>
        </w:rPr>
        <w:t>때에는</w:t>
      </w:r>
      <w:r w:rsidRPr="00163446">
        <w:rPr>
          <w:rFonts w:hint="eastAsia"/>
        </w:rPr>
        <w:t xml:space="preserve"> </w:t>
      </w:r>
      <w:r w:rsidRPr="00163446">
        <w:rPr>
          <w:rFonts w:hint="eastAsia"/>
        </w:rPr>
        <w:t>회사의</w:t>
      </w:r>
      <w:r w:rsidRPr="00163446">
        <w:rPr>
          <w:rFonts w:hint="eastAsia"/>
        </w:rPr>
        <w:t xml:space="preserve"> </w:t>
      </w:r>
      <w:r w:rsidRPr="00163446">
        <w:rPr>
          <w:rFonts w:hint="eastAsia"/>
        </w:rPr>
        <w:t>상호명만</w:t>
      </w:r>
      <w:r w:rsidRPr="00163446">
        <w:rPr>
          <w:rFonts w:hint="eastAsia"/>
        </w:rPr>
        <w:t xml:space="preserve"> </w:t>
      </w:r>
      <w:r w:rsidRPr="00163446">
        <w:rPr>
          <w:rFonts w:hint="eastAsia"/>
        </w:rPr>
        <w:t>기재함</w:t>
      </w:r>
      <w:r w:rsidRPr="00163446">
        <w:rPr>
          <w:rFonts w:hint="eastAsia"/>
        </w:rPr>
        <w:t>.</w:t>
      </w:r>
    </w:p>
  </w:footnote>
  <w:footnote w:id="2">
    <w:p w14:paraId="5BEE2635" w14:textId="77777777" w:rsidR="00A30FCA" w:rsidRPr="00DF14C0" w:rsidRDefault="00A30FCA" w:rsidP="000F7555">
      <w:pPr>
        <w:pStyle w:val="a8"/>
      </w:pPr>
      <w:r w:rsidRPr="00DF14C0">
        <w:rPr>
          <w:rStyle w:val="ac"/>
        </w:rPr>
        <w:footnoteRef/>
      </w:r>
      <w:r w:rsidRPr="00DF14C0">
        <w:t xml:space="preserve"> </w:t>
      </w:r>
      <w:r w:rsidRPr="00DF14C0">
        <w:rPr>
          <w:rFonts w:hint="eastAsia"/>
        </w:rPr>
        <w:t>자산이</w:t>
      </w:r>
      <w:r w:rsidRPr="00DF14C0">
        <w:rPr>
          <w:rFonts w:hint="eastAsia"/>
        </w:rPr>
        <w:t xml:space="preserve"> </w:t>
      </w:r>
      <w:r w:rsidRPr="00DF14C0">
        <w:t>2</w:t>
      </w:r>
      <w:r w:rsidRPr="00DF14C0">
        <w:rPr>
          <w:rFonts w:hint="eastAsia"/>
        </w:rPr>
        <w:t>조원</w:t>
      </w:r>
      <w:r w:rsidRPr="00DF14C0">
        <w:rPr>
          <w:rFonts w:hint="eastAsia"/>
        </w:rPr>
        <w:t xml:space="preserve"> </w:t>
      </w:r>
      <w:r w:rsidRPr="00DF14C0">
        <w:rPr>
          <w:rFonts w:hint="eastAsia"/>
        </w:rPr>
        <w:t>이상이</w:t>
      </w:r>
      <w:r w:rsidRPr="00DF14C0">
        <w:rPr>
          <w:rFonts w:hint="eastAsia"/>
        </w:rPr>
        <w:t xml:space="preserve"> </w:t>
      </w:r>
      <w:r w:rsidRPr="00DF14C0">
        <w:rPr>
          <w:rFonts w:hint="eastAsia"/>
        </w:rPr>
        <w:t>되면</w:t>
      </w:r>
      <w:r w:rsidRPr="00DF14C0">
        <w:rPr>
          <w:rFonts w:hint="eastAsia"/>
        </w:rPr>
        <w:t xml:space="preserve"> </w:t>
      </w:r>
      <w:r w:rsidRPr="00DF14C0">
        <w:rPr>
          <w:rFonts w:hint="eastAsia"/>
        </w:rPr>
        <w:t>의무적으로</w:t>
      </w:r>
      <w:r w:rsidRPr="00DF14C0">
        <w:rPr>
          <w:rFonts w:hint="eastAsia"/>
        </w:rPr>
        <w:t xml:space="preserve"> </w:t>
      </w:r>
      <w:r w:rsidRPr="00DF14C0">
        <w:rPr>
          <w:rFonts w:hint="eastAsia"/>
        </w:rPr>
        <w:t>감사위원회를</w:t>
      </w:r>
      <w:r w:rsidRPr="00DF14C0">
        <w:rPr>
          <w:rFonts w:hint="eastAsia"/>
        </w:rPr>
        <w:t xml:space="preserve"> </w:t>
      </w:r>
      <w:r w:rsidRPr="00DF14C0">
        <w:rPr>
          <w:rFonts w:hint="eastAsia"/>
        </w:rPr>
        <w:t>도입해야</w:t>
      </w:r>
      <w:r w:rsidRPr="00DF14C0">
        <w:rPr>
          <w:rFonts w:hint="eastAsia"/>
        </w:rPr>
        <w:t xml:space="preserve"> </w:t>
      </w:r>
      <w:r w:rsidRPr="00DF14C0">
        <w:rPr>
          <w:rFonts w:hint="eastAsia"/>
        </w:rPr>
        <w:t>하고</w:t>
      </w:r>
      <w:r w:rsidRPr="00DF14C0">
        <w:rPr>
          <w:rFonts w:hint="eastAsia"/>
        </w:rPr>
        <w:t>,</w:t>
      </w:r>
      <w:r w:rsidRPr="00DF14C0">
        <w:t xml:space="preserve"> </w:t>
      </w:r>
      <w:r w:rsidRPr="00DF14C0">
        <w:rPr>
          <w:rFonts w:hint="eastAsia"/>
        </w:rPr>
        <w:t>이사</w:t>
      </w:r>
      <w:r w:rsidRPr="00DF14C0">
        <w:rPr>
          <w:rFonts w:hint="eastAsia"/>
        </w:rPr>
        <w:t xml:space="preserve"> </w:t>
      </w:r>
      <w:r w:rsidRPr="00DF14C0">
        <w:rPr>
          <w:rFonts w:hint="eastAsia"/>
        </w:rPr>
        <w:t>과반수를</w:t>
      </w:r>
      <w:r w:rsidRPr="00DF14C0">
        <w:rPr>
          <w:rFonts w:hint="eastAsia"/>
        </w:rPr>
        <w:t xml:space="preserve"> </w:t>
      </w:r>
      <w:r w:rsidRPr="00DF14C0">
        <w:rPr>
          <w:rFonts w:hint="eastAsia"/>
        </w:rPr>
        <w:t>사외이사로</w:t>
      </w:r>
      <w:r w:rsidRPr="00DF14C0">
        <w:rPr>
          <w:rFonts w:hint="eastAsia"/>
        </w:rPr>
        <w:t xml:space="preserve"> </w:t>
      </w:r>
      <w:r w:rsidRPr="00DF14C0">
        <w:rPr>
          <w:rFonts w:hint="eastAsia"/>
        </w:rPr>
        <w:t>선임해야</w:t>
      </w:r>
      <w:r w:rsidRPr="00DF14C0">
        <w:rPr>
          <w:rFonts w:hint="eastAsia"/>
        </w:rPr>
        <w:t xml:space="preserve"> </w:t>
      </w:r>
      <w:r w:rsidRPr="00DF14C0">
        <w:rPr>
          <w:rFonts w:hint="eastAsia"/>
        </w:rPr>
        <w:t>하나</w:t>
      </w:r>
      <w:r w:rsidRPr="00DF14C0">
        <w:rPr>
          <w:rFonts w:hint="eastAsia"/>
        </w:rPr>
        <w:t xml:space="preserve"> </w:t>
      </w:r>
      <w:r w:rsidRPr="00DF14C0">
        <w:rPr>
          <w:rFonts w:hint="eastAsia"/>
        </w:rPr>
        <w:t>대상회사의</w:t>
      </w:r>
      <w:r w:rsidRPr="00DF14C0">
        <w:rPr>
          <w:rFonts w:hint="eastAsia"/>
        </w:rPr>
        <w:t xml:space="preserve"> </w:t>
      </w:r>
      <w:r w:rsidRPr="00DF14C0">
        <w:rPr>
          <w:rFonts w:hint="eastAsia"/>
        </w:rPr>
        <w:t>자산은</w:t>
      </w:r>
      <w:r w:rsidRPr="00DF14C0">
        <w:rPr>
          <w:rFonts w:hint="eastAsia"/>
        </w:rPr>
        <w:t xml:space="preserve"> </w:t>
      </w:r>
      <w:r w:rsidRPr="00DF14C0">
        <w:t>1</w:t>
      </w:r>
      <w:r w:rsidRPr="00DF14C0">
        <w:rPr>
          <w:rFonts w:hint="eastAsia"/>
        </w:rPr>
        <w:t>조원대</w:t>
      </w:r>
      <w:r w:rsidRPr="00DF14C0">
        <w:rPr>
          <w:rFonts w:hint="eastAsia"/>
        </w:rPr>
        <w:t xml:space="preserve"> </w:t>
      </w:r>
      <w:r w:rsidRPr="00DF14C0">
        <w:rPr>
          <w:rFonts w:hint="eastAsia"/>
        </w:rPr>
        <w:t>초반</w:t>
      </w:r>
      <w:r w:rsidRPr="00DF14C0">
        <w:rPr>
          <w:rFonts w:hint="eastAsia"/>
        </w:rPr>
        <w:t xml:space="preserve"> </w:t>
      </w:r>
      <w:r w:rsidRPr="00DF14C0">
        <w:rPr>
          <w:rFonts w:hint="eastAsia"/>
        </w:rPr>
        <w:t>수준임</w:t>
      </w:r>
      <w:r w:rsidRPr="00DF14C0">
        <w:rPr>
          <w:rFonts w:hint="eastAsia"/>
        </w:rPr>
        <w:t>.</w:t>
      </w:r>
      <w:r w:rsidRPr="00DF14C0">
        <w:t xml:space="preserve"> </w:t>
      </w:r>
    </w:p>
  </w:footnote>
  <w:footnote w:id="3">
    <w:p w14:paraId="5A3CB950"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특수관계인은</w:t>
      </w:r>
      <w:r w:rsidRPr="00163446">
        <w:rPr>
          <w:rFonts w:hint="eastAsia"/>
        </w:rPr>
        <w:t xml:space="preserve"> </w:t>
      </w:r>
      <w:r w:rsidRPr="00163446">
        <w:rPr>
          <w:rFonts w:hint="eastAsia"/>
        </w:rPr>
        <w:t>다음</w:t>
      </w:r>
      <w:r w:rsidRPr="00163446">
        <w:rPr>
          <w:rFonts w:hint="eastAsia"/>
        </w:rPr>
        <w:t xml:space="preserve"> </w:t>
      </w:r>
      <w:r w:rsidRPr="00163446">
        <w:rPr>
          <w:rFonts w:hint="eastAsia"/>
        </w:rPr>
        <w:t>각</w:t>
      </w:r>
      <w:r w:rsidRPr="00163446">
        <w:rPr>
          <w:rFonts w:hint="eastAsia"/>
        </w:rPr>
        <w:t xml:space="preserve"> </w:t>
      </w:r>
      <w:r w:rsidRPr="00163446">
        <w:rPr>
          <w:rFonts w:hint="eastAsia"/>
        </w:rPr>
        <w:t>목에</w:t>
      </w:r>
      <w:r w:rsidRPr="00163446">
        <w:rPr>
          <w:rFonts w:hint="eastAsia"/>
        </w:rPr>
        <w:t xml:space="preserve"> </w:t>
      </w:r>
      <w:r w:rsidRPr="00163446">
        <w:rPr>
          <w:rFonts w:hint="eastAsia"/>
        </w:rPr>
        <w:t>기재된</w:t>
      </w:r>
      <w:r w:rsidRPr="00163446">
        <w:rPr>
          <w:rFonts w:hint="eastAsia"/>
        </w:rPr>
        <w:t xml:space="preserve"> </w:t>
      </w:r>
      <w:r w:rsidRPr="00163446">
        <w:rPr>
          <w:rFonts w:hint="eastAsia"/>
        </w:rPr>
        <w:t>자를</w:t>
      </w:r>
      <w:r w:rsidRPr="00163446">
        <w:rPr>
          <w:rFonts w:hint="eastAsia"/>
        </w:rPr>
        <w:t xml:space="preserve"> </w:t>
      </w:r>
      <w:r w:rsidRPr="00163446">
        <w:rPr>
          <w:rFonts w:hint="eastAsia"/>
        </w:rPr>
        <w:t>의미함</w:t>
      </w:r>
      <w:r w:rsidRPr="00163446">
        <w:rPr>
          <w:rFonts w:hint="eastAsia"/>
        </w:rPr>
        <w:t>.</w:t>
      </w:r>
      <w:r w:rsidRPr="00163446">
        <w:t xml:space="preserve"> </w:t>
      </w:r>
      <w:r w:rsidRPr="00163446">
        <w:rPr>
          <w:rFonts w:hint="eastAsia"/>
        </w:rPr>
        <w:t>가</w:t>
      </w:r>
      <w:r w:rsidRPr="00163446">
        <w:rPr>
          <w:rFonts w:hint="eastAsia"/>
        </w:rPr>
        <w:t>.</w:t>
      </w:r>
      <w:r w:rsidRPr="00163446">
        <w:t xml:space="preserve"> </w:t>
      </w:r>
      <w:r w:rsidRPr="00163446">
        <w:rPr>
          <w:rFonts w:hint="eastAsia"/>
        </w:rPr>
        <w:t>배우자</w:t>
      </w:r>
      <w:r w:rsidRPr="00163446">
        <w:rPr>
          <w:rFonts w:hint="eastAsia"/>
        </w:rPr>
        <w:t>(</w:t>
      </w:r>
      <w:r w:rsidRPr="00163446">
        <w:rPr>
          <w:rFonts w:hint="eastAsia"/>
        </w:rPr>
        <w:t>사실상의</w:t>
      </w:r>
      <w:r w:rsidRPr="00163446">
        <w:rPr>
          <w:rFonts w:hint="eastAsia"/>
        </w:rPr>
        <w:t xml:space="preserve"> </w:t>
      </w:r>
      <w:r w:rsidRPr="00163446">
        <w:rPr>
          <w:rFonts w:hint="eastAsia"/>
        </w:rPr>
        <w:t>혼인관계에</w:t>
      </w:r>
      <w:r w:rsidRPr="00163446">
        <w:rPr>
          <w:rFonts w:hint="eastAsia"/>
        </w:rPr>
        <w:t xml:space="preserve"> </w:t>
      </w:r>
      <w:r w:rsidRPr="00163446">
        <w:rPr>
          <w:rFonts w:hint="eastAsia"/>
        </w:rPr>
        <w:t>있는</w:t>
      </w:r>
      <w:r w:rsidRPr="00163446">
        <w:rPr>
          <w:rFonts w:hint="eastAsia"/>
        </w:rPr>
        <w:t xml:space="preserve"> </w:t>
      </w:r>
      <w:r w:rsidRPr="00163446">
        <w:rPr>
          <w:rFonts w:hint="eastAsia"/>
        </w:rPr>
        <w:t>사람을</w:t>
      </w:r>
      <w:r w:rsidRPr="00163446">
        <w:rPr>
          <w:rFonts w:hint="eastAsia"/>
        </w:rPr>
        <w:t xml:space="preserve"> </w:t>
      </w:r>
      <w:r w:rsidRPr="00163446">
        <w:rPr>
          <w:rFonts w:hint="eastAsia"/>
        </w:rPr>
        <w:t>포함한다</w:t>
      </w:r>
      <w:r w:rsidRPr="00163446">
        <w:rPr>
          <w:rFonts w:hint="eastAsia"/>
        </w:rPr>
        <w:t xml:space="preserve">), </w:t>
      </w:r>
      <w:r w:rsidRPr="00163446">
        <w:rPr>
          <w:rFonts w:hint="eastAsia"/>
        </w:rPr>
        <w:t>나</w:t>
      </w:r>
      <w:r w:rsidRPr="00163446">
        <w:rPr>
          <w:rFonts w:hint="eastAsia"/>
        </w:rPr>
        <w:t>.</w:t>
      </w:r>
      <w:r w:rsidRPr="00163446">
        <w:t xml:space="preserve"> </w:t>
      </w:r>
      <w:r w:rsidRPr="00163446">
        <w:rPr>
          <w:rFonts w:hint="eastAsia"/>
        </w:rPr>
        <w:t>6</w:t>
      </w:r>
      <w:r w:rsidRPr="00163446">
        <w:rPr>
          <w:rFonts w:hint="eastAsia"/>
        </w:rPr>
        <w:t>촌</w:t>
      </w:r>
      <w:r w:rsidRPr="00163446">
        <w:rPr>
          <w:rFonts w:hint="eastAsia"/>
        </w:rPr>
        <w:t xml:space="preserve"> </w:t>
      </w:r>
      <w:r w:rsidRPr="00163446">
        <w:rPr>
          <w:rFonts w:hint="eastAsia"/>
        </w:rPr>
        <w:t>이내의</w:t>
      </w:r>
      <w:r w:rsidRPr="00163446">
        <w:rPr>
          <w:rFonts w:hint="eastAsia"/>
        </w:rPr>
        <w:t xml:space="preserve"> </w:t>
      </w:r>
      <w:r w:rsidRPr="00163446">
        <w:rPr>
          <w:rFonts w:hint="eastAsia"/>
        </w:rPr>
        <w:t>혈족</w:t>
      </w:r>
      <w:r w:rsidRPr="00163446">
        <w:rPr>
          <w:rFonts w:hint="eastAsia"/>
        </w:rPr>
        <w:t xml:space="preserve">, </w:t>
      </w:r>
      <w:r w:rsidRPr="00163446">
        <w:rPr>
          <w:rFonts w:hint="eastAsia"/>
        </w:rPr>
        <w:t>다</w:t>
      </w:r>
      <w:r w:rsidRPr="00163446">
        <w:rPr>
          <w:rFonts w:hint="eastAsia"/>
        </w:rPr>
        <w:t>.</w:t>
      </w:r>
      <w:r w:rsidRPr="00163446">
        <w:t xml:space="preserve"> </w:t>
      </w:r>
      <w:r w:rsidRPr="00163446">
        <w:rPr>
          <w:rFonts w:hint="eastAsia"/>
        </w:rPr>
        <w:t>4</w:t>
      </w:r>
      <w:r w:rsidRPr="00163446">
        <w:rPr>
          <w:rFonts w:hint="eastAsia"/>
        </w:rPr>
        <w:t>촌</w:t>
      </w:r>
      <w:r w:rsidRPr="00163446">
        <w:rPr>
          <w:rFonts w:hint="eastAsia"/>
        </w:rPr>
        <w:t xml:space="preserve"> </w:t>
      </w:r>
      <w:r w:rsidRPr="00163446">
        <w:rPr>
          <w:rFonts w:hint="eastAsia"/>
        </w:rPr>
        <w:t>이내의</w:t>
      </w:r>
      <w:r w:rsidRPr="00163446">
        <w:rPr>
          <w:rFonts w:hint="eastAsia"/>
        </w:rPr>
        <w:t xml:space="preserve"> </w:t>
      </w:r>
      <w:r w:rsidRPr="00163446">
        <w:rPr>
          <w:rFonts w:hint="eastAsia"/>
        </w:rPr>
        <w:t>인척</w:t>
      </w:r>
      <w:r w:rsidRPr="00163446">
        <w:rPr>
          <w:rFonts w:hint="eastAsia"/>
        </w:rPr>
        <w:t xml:space="preserve"> </w:t>
      </w:r>
      <w:r w:rsidRPr="00163446">
        <w:rPr>
          <w:rFonts w:hint="eastAsia"/>
        </w:rPr>
        <w:t>라</w:t>
      </w:r>
      <w:r w:rsidRPr="00163446">
        <w:rPr>
          <w:rFonts w:hint="eastAsia"/>
        </w:rPr>
        <w:t xml:space="preserve">. </w:t>
      </w:r>
      <w:r w:rsidRPr="00163446">
        <w:rPr>
          <w:rFonts w:hint="eastAsia"/>
        </w:rPr>
        <w:t>본인이</w:t>
      </w:r>
      <w:r w:rsidRPr="00163446">
        <w:rPr>
          <w:rFonts w:hint="eastAsia"/>
        </w:rPr>
        <w:t xml:space="preserve"> </w:t>
      </w:r>
      <w:r w:rsidRPr="00163446">
        <w:rPr>
          <w:rFonts w:hint="eastAsia"/>
        </w:rPr>
        <w:t>단독으로</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본인과</w:t>
      </w:r>
      <w:r w:rsidRPr="00163446">
        <w:rPr>
          <w:rFonts w:hint="eastAsia"/>
        </w:rPr>
        <w:t xml:space="preserve"> </w:t>
      </w:r>
      <w:r w:rsidRPr="00163446">
        <w:rPr>
          <w:rFonts w:hint="eastAsia"/>
        </w:rPr>
        <w:t>가목부터</w:t>
      </w:r>
      <w:r w:rsidRPr="00163446">
        <w:rPr>
          <w:rFonts w:hint="eastAsia"/>
        </w:rPr>
        <w:t xml:space="preserve"> </w:t>
      </w:r>
      <w:r w:rsidRPr="00163446">
        <w:rPr>
          <w:rFonts w:hint="eastAsia"/>
        </w:rPr>
        <w:t>다목까지의</w:t>
      </w:r>
      <w:r w:rsidRPr="00163446">
        <w:rPr>
          <w:rFonts w:hint="eastAsia"/>
        </w:rPr>
        <w:t xml:space="preserve"> </w:t>
      </w:r>
      <w:r w:rsidRPr="00163446">
        <w:rPr>
          <w:rFonts w:hint="eastAsia"/>
        </w:rPr>
        <w:t>관계에</w:t>
      </w:r>
      <w:r w:rsidRPr="00163446">
        <w:rPr>
          <w:rFonts w:hint="eastAsia"/>
        </w:rPr>
        <w:t xml:space="preserve"> </w:t>
      </w:r>
      <w:r w:rsidRPr="00163446">
        <w:rPr>
          <w:rFonts w:hint="eastAsia"/>
        </w:rPr>
        <w:t>있는</w:t>
      </w:r>
      <w:r w:rsidRPr="00163446">
        <w:rPr>
          <w:rFonts w:hint="eastAsia"/>
        </w:rPr>
        <w:t xml:space="preserve"> </w:t>
      </w:r>
      <w:r w:rsidRPr="00163446">
        <w:rPr>
          <w:rFonts w:hint="eastAsia"/>
        </w:rPr>
        <w:t>사람과</w:t>
      </w:r>
      <w:r w:rsidRPr="00163446">
        <w:rPr>
          <w:rFonts w:hint="eastAsia"/>
        </w:rPr>
        <w:t xml:space="preserve"> </w:t>
      </w:r>
      <w:r w:rsidRPr="00163446">
        <w:rPr>
          <w:rFonts w:hint="eastAsia"/>
        </w:rPr>
        <w:t>합하여</w:t>
      </w:r>
      <w:r w:rsidRPr="00163446">
        <w:rPr>
          <w:rFonts w:hint="eastAsia"/>
        </w:rPr>
        <w:t xml:space="preserve"> 100</w:t>
      </w:r>
      <w:r w:rsidRPr="00163446">
        <w:rPr>
          <w:rFonts w:hint="eastAsia"/>
        </w:rPr>
        <w:t>분의</w:t>
      </w:r>
      <w:r w:rsidRPr="00163446">
        <w:rPr>
          <w:rFonts w:hint="eastAsia"/>
        </w:rPr>
        <w:t xml:space="preserve"> 30 </w:t>
      </w:r>
      <w:r w:rsidRPr="00163446">
        <w:rPr>
          <w:rFonts w:hint="eastAsia"/>
        </w:rPr>
        <w:t>이상을</w:t>
      </w:r>
      <w:r w:rsidRPr="00163446">
        <w:rPr>
          <w:rFonts w:hint="eastAsia"/>
        </w:rPr>
        <w:t xml:space="preserve"> </w:t>
      </w:r>
      <w:r w:rsidRPr="00163446">
        <w:rPr>
          <w:rFonts w:hint="eastAsia"/>
        </w:rPr>
        <w:t>출자하거나</w:t>
      </w:r>
      <w:r w:rsidRPr="00163446">
        <w:rPr>
          <w:rFonts w:hint="eastAsia"/>
        </w:rPr>
        <w:t xml:space="preserve"> </w:t>
      </w:r>
      <w:r w:rsidRPr="00163446">
        <w:rPr>
          <w:rFonts w:hint="eastAsia"/>
        </w:rPr>
        <w:t>그</w:t>
      </w:r>
      <w:r w:rsidRPr="00163446">
        <w:rPr>
          <w:rFonts w:hint="eastAsia"/>
        </w:rPr>
        <w:t xml:space="preserve"> </w:t>
      </w:r>
      <w:r w:rsidRPr="00163446">
        <w:rPr>
          <w:rFonts w:hint="eastAsia"/>
        </w:rPr>
        <w:t>밖에</w:t>
      </w:r>
      <w:r w:rsidRPr="00163446">
        <w:rPr>
          <w:rFonts w:hint="eastAsia"/>
        </w:rPr>
        <w:t xml:space="preserve"> </w:t>
      </w:r>
      <w:proofErr w:type="spellStart"/>
      <w:r w:rsidRPr="00163446">
        <w:rPr>
          <w:rFonts w:hint="eastAsia"/>
        </w:rPr>
        <w:t>이사ㆍ집행임원ㆍ감사의</w:t>
      </w:r>
      <w:proofErr w:type="spellEnd"/>
      <w:r w:rsidRPr="00163446">
        <w:rPr>
          <w:rFonts w:hint="eastAsia"/>
        </w:rPr>
        <w:t xml:space="preserve"> </w:t>
      </w:r>
      <w:r w:rsidRPr="00163446">
        <w:rPr>
          <w:rFonts w:hint="eastAsia"/>
        </w:rPr>
        <w:t>임면</w:t>
      </w:r>
      <w:r w:rsidRPr="00163446">
        <w:rPr>
          <w:rFonts w:hint="eastAsia"/>
        </w:rPr>
        <w:t xml:space="preserve"> </w:t>
      </w:r>
      <w:r w:rsidRPr="00163446">
        <w:rPr>
          <w:rFonts w:hint="eastAsia"/>
        </w:rPr>
        <w:t>등</w:t>
      </w:r>
      <w:r w:rsidRPr="00163446">
        <w:rPr>
          <w:rFonts w:hint="eastAsia"/>
        </w:rPr>
        <w:t xml:space="preserve"> </w:t>
      </w:r>
      <w:r w:rsidRPr="00163446">
        <w:rPr>
          <w:rFonts w:hint="eastAsia"/>
        </w:rPr>
        <w:t>법인</w:t>
      </w:r>
      <w:r w:rsidRPr="00163446">
        <w:rPr>
          <w:rFonts w:hint="eastAsia"/>
        </w:rPr>
        <w:t xml:space="preserve"> </w:t>
      </w:r>
      <w:r w:rsidRPr="00163446">
        <w:rPr>
          <w:rFonts w:hint="eastAsia"/>
        </w:rPr>
        <w:t>또는</w:t>
      </w:r>
      <w:r w:rsidRPr="00163446">
        <w:rPr>
          <w:rFonts w:hint="eastAsia"/>
        </w:rPr>
        <w:t xml:space="preserve"> </w:t>
      </w:r>
      <w:r w:rsidRPr="00163446">
        <w:rPr>
          <w:rFonts w:hint="eastAsia"/>
          <w:spacing w:val="-6"/>
        </w:rPr>
        <w:t>단체의</w:t>
      </w:r>
      <w:r w:rsidRPr="00163446">
        <w:rPr>
          <w:rFonts w:hint="eastAsia"/>
          <w:spacing w:val="-6"/>
        </w:rPr>
        <w:t xml:space="preserve"> </w:t>
      </w:r>
      <w:r w:rsidRPr="00163446">
        <w:rPr>
          <w:rFonts w:hint="eastAsia"/>
          <w:spacing w:val="-6"/>
        </w:rPr>
        <w:t>주요</w:t>
      </w:r>
      <w:r w:rsidRPr="00163446">
        <w:rPr>
          <w:rFonts w:hint="eastAsia"/>
          <w:spacing w:val="-6"/>
        </w:rPr>
        <w:t xml:space="preserve"> </w:t>
      </w:r>
      <w:r w:rsidRPr="00163446">
        <w:rPr>
          <w:rFonts w:hint="eastAsia"/>
          <w:spacing w:val="-6"/>
        </w:rPr>
        <w:t>경영사항에</w:t>
      </w:r>
      <w:r w:rsidRPr="00163446">
        <w:rPr>
          <w:rFonts w:hint="eastAsia"/>
          <w:spacing w:val="-6"/>
        </w:rPr>
        <w:t xml:space="preserve"> </w:t>
      </w:r>
      <w:r w:rsidRPr="00163446">
        <w:rPr>
          <w:rFonts w:hint="eastAsia"/>
          <w:spacing w:val="-6"/>
        </w:rPr>
        <w:t>대하여</w:t>
      </w:r>
      <w:r w:rsidRPr="00163446">
        <w:rPr>
          <w:rFonts w:hint="eastAsia"/>
          <w:spacing w:val="-6"/>
        </w:rPr>
        <w:t xml:space="preserve"> </w:t>
      </w:r>
      <w:r w:rsidRPr="00163446">
        <w:rPr>
          <w:rFonts w:hint="eastAsia"/>
          <w:spacing w:val="-6"/>
        </w:rPr>
        <w:t>사실상</w:t>
      </w:r>
      <w:r w:rsidRPr="00163446">
        <w:rPr>
          <w:rFonts w:hint="eastAsia"/>
          <w:spacing w:val="-6"/>
        </w:rPr>
        <w:t xml:space="preserve"> </w:t>
      </w:r>
      <w:r w:rsidRPr="00163446">
        <w:rPr>
          <w:rFonts w:hint="eastAsia"/>
          <w:spacing w:val="-6"/>
        </w:rPr>
        <w:t>영향력을</w:t>
      </w:r>
      <w:r w:rsidRPr="00163446">
        <w:rPr>
          <w:rFonts w:hint="eastAsia"/>
          <w:spacing w:val="-6"/>
        </w:rPr>
        <w:t xml:space="preserve"> </w:t>
      </w:r>
      <w:r w:rsidRPr="00163446">
        <w:rPr>
          <w:rFonts w:hint="eastAsia"/>
          <w:spacing w:val="-6"/>
        </w:rPr>
        <w:t>행사하고</w:t>
      </w:r>
      <w:r w:rsidRPr="00163446">
        <w:rPr>
          <w:rFonts w:hint="eastAsia"/>
          <w:spacing w:val="-6"/>
        </w:rPr>
        <w:t xml:space="preserve"> </w:t>
      </w:r>
      <w:r w:rsidRPr="00163446">
        <w:rPr>
          <w:rFonts w:hint="eastAsia"/>
          <w:spacing w:val="-6"/>
        </w:rPr>
        <w:t>있는</w:t>
      </w:r>
      <w:r w:rsidRPr="00163446">
        <w:rPr>
          <w:rFonts w:hint="eastAsia"/>
          <w:spacing w:val="-6"/>
        </w:rPr>
        <w:t xml:space="preserve"> </w:t>
      </w:r>
      <w:r w:rsidRPr="00163446">
        <w:rPr>
          <w:rFonts w:hint="eastAsia"/>
          <w:spacing w:val="-6"/>
        </w:rPr>
        <w:t>경우에는</w:t>
      </w:r>
      <w:r w:rsidRPr="00163446">
        <w:rPr>
          <w:rFonts w:hint="eastAsia"/>
          <w:spacing w:val="-6"/>
        </w:rPr>
        <w:t xml:space="preserve"> </w:t>
      </w:r>
      <w:r w:rsidRPr="00163446">
        <w:rPr>
          <w:rFonts w:hint="eastAsia"/>
          <w:spacing w:val="-6"/>
        </w:rPr>
        <w:t>해당</w:t>
      </w:r>
      <w:r w:rsidRPr="00163446">
        <w:rPr>
          <w:rFonts w:hint="eastAsia"/>
          <w:spacing w:val="-6"/>
        </w:rPr>
        <w:t xml:space="preserve"> </w:t>
      </w:r>
      <w:r w:rsidRPr="00163446">
        <w:rPr>
          <w:rFonts w:hint="eastAsia"/>
          <w:spacing w:val="-6"/>
        </w:rPr>
        <w:t>법인</w:t>
      </w:r>
      <w:r w:rsidRPr="00163446">
        <w:rPr>
          <w:rFonts w:hint="eastAsia"/>
          <w:spacing w:val="-6"/>
        </w:rPr>
        <w:t xml:space="preserve"> </w:t>
      </w:r>
      <w:r w:rsidRPr="00163446">
        <w:rPr>
          <w:rFonts w:hint="eastAsia"/>
          <w:spacing w:val="-6"/>
        </w:rPr>
        <w:t>또는</w:t>
      </w:r>
      <w:r w:rsidRPr="00163446">
        <w:rPr>
          <w:rFonts w:hint="eastAsia"/>
          <w:spacing w:val="-6"/>
        </w:rPr>
        <w:t xml:space="preserve"> </w:t>
      </w:r>
      <w:r w:rsidRPr="00163446">
        <w:rPr>
          <w:rFonts w:hint="eastAsia"/>
          <w:spacing w:val="-6"/>
        </w:rPr>
        <w:t>단체와</w:t>
      </w:r>
      <w:r w:rsidRPr="00163446">
        <w:rPr>
          <w:rFonts w:hint="eastAsia"/>
          <w:spacing w:val="-6"/>
        </w:rPr>
        <w:t xml:space="preserve"> </w:t>
      </w:r>
      <w:r w:rsidRPr="00163446">
        <w:rPr>
          <w:rFonts w:hint="eastAsia"/>
          <w:spacing w:val="-6"/>
        </w:rPr>
        <w:t>그</w:t>
      </w:r>
      <w:r w:rsidRPr="00163446">
        <w:rPr>
          <w:rFonts w:hint="eastAsia"/>
          <w:spacing w:val="-6"/>
        </w:rPr>
        <w:t xml:space="preserve"> </w:t>
      </w:r>
      <w:proofErr w:type="spellStart"/>
      <w:r w:rsidRPr="00163446">
        <w:rPr>
          <w:rFonts w:hint="eastAsia"/>
          <w:spacing w:val="-6"/>
        </w:rPr>
        <w:t>이사ㆍ</w:t>
      </w:r>
      <w:r w:rsidRPr="00163446">
        <w:rPr>
          <w:rFonts w:hint="eastAsia"/>
        </w:rPr>
        <w:t>집행임원ㆍ감사</w:t>
      </w:r>
      <w:proofErr w:type="spellEnd"/>
      <w:r w:rsidRPr="00163446">
        <w:rPr>
          <w:rFonts w:hint="eastAsia"/>
        </w:rPr>
        <w:t xml:space="preserve"> </w:t>
      </w:r>
      <w:r w:rsidRPr="00163446">
        <w:rPr>
          <w:rFonts w:hint="eastAsia"/>
        </w:rPr>
        <w:t>마</w:t>
      </w:r>
      <w:r w:rsidRPr="00163446">
        <w:rPr>
          <w:rFonts w:hint="eastAsia"/>
        </w:rPr>
        <w:t xml:space="preserve">. </w:t>
      </w:r>
      <w:r w:rsidRPr="00163446">
        <w:rPr>
          <w:rFonts w:hint="eastAsia"/>
        </w:rPr>
        <w:t>본인이</w:t>
      </w:r>
      <w:r w:rsidRPr="00163446">
        <w:rPr>
          <w:rFonts w:hint="eastAsia"/>
        </w:rPr>
        <w:t xml:space="preserve"> </w:t>
      </w:r>
      <w:r w:rsidRPr="00163446">
        <w:rPr>
          <w:rFonts w:hint="eastAsia"/>
        </w:rPr>
        <w:t>단독으로</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본인과</w:t>
      </w:r>
      <w:r w:rsidRPr="00163446">
        <w:rPr>
          <w:rFonts w:hint="eastAsia"/>
        </w:rPr>
        <w:t xml:space="preserve"> </w:t>
      </w:r>
      <w:r w:rsidRPr="00163446">
        <w:rPr>
          <w:rFonts w:hint="eastAsia"/>
        </w:rPr>
        <w:t>가목부터</w:t>
      </w:r>
      <w:r w:rsidRPr="00163446">
        <w:rPr>
          <w:rFonts w:hint="eastAsia"/>
        </w:rPr>
        <w:t xml:space="preserve"> </w:t>
      </w:r>
      <w:r w:rsidRPr="00163446">
        <w:rPr>
          <w:rFonts w:hint="eastAsia"/>
        </w:rPr>
        <w:t>라목까지의</w:t>
      </w:r>
      <w:r w:rsidRPr="00163446">
        <w:rPr>
          <w:rFonts w:hint="eastAsia"/>
        </w:rPr>
        <w:t xml:space="preserve"> </w:t>
      </w:r>
      <w:r w:rsidRPr="00163446">
        <w:rPr>
          <w:rFonts w:hint="eastAsia"/>
        </w:rPr>
        <w:t>관계에</w:t>
      </w:r>
      <w:r w:rsidRPr="00163446">
        <w:rPr>
          <w:rFonts w:hint="eastAsia"/>
        </w:rPr>
        <w:t xml:space="preserve"> </w:t>
      </w:r>
      <w:r w:rsidRPr="00163446">
        <w:rPr>
          <w:rFonts w:hint="eastAsia"/>
        </w:rPr>
        <w:t>있는</w:t>
      </w:r>
      <w:r w:rsidRPr="00163446">
        <w:rPr>
          <w:rFonts w:hint="eastAsia"/>
        </w:rPr>
        <w:t xml:space="preserve"> </w:t>
      </w:r>
      <w:r w:rsidRPr="00163446">
        <w:rPr>
          <w:rFonts w:hint="eastAsia"/>
        </w:rPr>
        <w:t>자와</w:t>
      </w:r>
      <w:r w:rsidRPr="00163446">
        <w:rPr>
          <w:rFonts w:hint="eastAsia"/>
        </w:rPr>
        <w:t xml:space="preserve"> </w:t>
      </w:r>
      <w:r w:rsidRPr="00163446">
        <w:rPr>
          <w:rFonts w:hint="eastAsia"/>
        </w:rPr>
        <w:t>합하여</w:t>
      </w:r>
      <w:r w:rsidRPr="00163446">
        <w:rPr>
          <w:rFonts w:hint="eastAsia"/>
        </w:rPr>
        <w:t xml:space="preserve"> 100</w:t>
      </w:r>
      <w:r w:rsidRPr="00163446">
        <w:rPr>
          <w:rFonts w:hint="eastAsia"/>
        </w:rPr>
        <w:t>분의</w:t>
      </w:r>
      <w:r w:rsidRPr="00163446">
        <w:rPr>
          <w:rFonts w:hint="eastAsia"/>
        </w:rPr>
        <w:t xml:space="preserve"> 30 </w:t>
      </w:r>
      <w:r w:rsidRPr="00163446">
        <w:rPr>
          <w:rFonts w:hint="eastAsia"/>
        </w:rPr>
        <w:t>이상을</w:t>
      </w:r>
      <w:r w:rsidRPr="00163446">
        <w:rPr>
          <w:rFonts w:hint="eastAsia"/>
        </w:rPr>
        <w:t xml:space="preserve"> </w:t>
      </w:r>
      <w:r w:rsidRPr="00163446">
        <w:rPr>
          <w:rFonts w:hint="eastAsia"/>
        </w:rPr>
        <w:t>출자하거나</w:t>
      </w:r>
      <w:r w:rsidRPr="00163446">
        <w:rPr>
          <w:rFonts w:hint="eastAsia"/>
        </w:rPr>
        <w:t xml:space="preserve"> </w:t>
      </w:r>
      <w:r w:rsidRPr="00163446">
        <w:rPr>
          <w:rFonts w:hint="eastAsia"/>
        </w:rPr>
        <w:t>그</w:t>
      </w:r>
      <w:r w:rsidRPr="00163446">
        <w:rPr>
          <w:rFonts w:hint="eastAsia"/>
        </w:rPr>
        <w:t xml:space="preserve"> </w:t>
      </w:r>
      <w:r w:rsidRPr="00163446">
        <w:rPr>
          <w:rFonts w:hint="eastAsia"/>
        </w:rPr>
        <w:t>밖에</w:t>
      </w:r>
      <w:r w:rsidRPr="00163446">
        <w:rPr>
          <w:rFonts w:hint="eastAsia"/>
        </w:rPr>
        <w:t xml:space="preserve"> </w:t>
      </w:r>
      <w:proofErr w:type="spellStart"/>
      <w:r w:rsidRPr="00163446">
        <w:rPr>
          <w:rFonts w:hint="eastAsia"/>
        </w:rPr>
        <w:t>이사ㆍ집행임원ㆍ감사의</w:t>
      </w:r>
      <w:proofErr w:type="spellEnd"/>
      <w:r w:rsidRPr="00163446">
        <w:rPr>
          <w:rFonts w:hint="eastAsia"/>
        </w:rPr>
        <w:t xml:space="preserve"> </w:t>
      </w:r>
      <w:r w:rsidRPr="00163446">
        <w:rPr>
          <w:rFonts w:hint="eastAsia"/>
        </w:rPr>
        <w:t>임면</w:t>
      </w:r>
      <w:r w:rsidRPr="00163446">
        <w:rPr>
          <w:rFonts w:hint="eastAsia"/>
        </w:rPr>
        <w:t xml:space="preserve"> </w:t>
      </w:r>
      <w:r w:rsidRPr="00163446">
        <w:rPr>
          <w:rFonts w:hint="eastAsia"/>
        </w:rPr>
        <w:t>등</w:t>
      </w:r>
      <w:r w:rsidRPr="00163446">
        <w:rPr>
          <w:rFonts w:hint="eastAsia"/>
        </w:rPr>
        <w:t xml:space="preserve"> </w:t>
      </w:r>
      <w:r w:rsidRPr="00163446">
        <w:rPr>
          <w:rFonts w:hint="eastAsia"/>
        </w:rPr>
        <w:t>법인</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단체의</w:t>
      </w:r>
      <w:r w:rsidRPr="00163446">
        <w:rPr>
          <w:rFonts w:hint="eastAsia"/>
        </w:rPr>
        <w:t xml:space="preserve"> </w:t>
      </w:r>
      <w:r w:rsidRPr="00163446">
        <w:rPr>
          <w:rFonts w:hint="eastAsia"/>
        </w:rPr>
        <w:t>주요</w:t>
      </w:r>
      <w:r w:rsidRPr="00163446">
        <w:rPr>
          <w:rFonts w:hint="eastAsia"/>
        </w:rPr>
        <w:t xml:space="preserve"> </w:t>
      </w:r>
      <w:r w:rsidRPr="00163446">
        <w:rPr>
          <w:rFonts w:hint="eastAsia"/>
        </w:rPr>
        <w:t>경영사항에</w:t>
      </w:r>
      <w:r w:rsidRPr="00163446">
        <w:rPr>
          <w:rFonts w:hint="eastAsia"/>
        </w:rPr>
        <w:t xml:space="preserve"> </w:t>
      </w:r>
      <w:r w:rsidRPr="00163446">
        <w:rPr>
          <w:rFonts w:hint="eastAsia"/>
        </w:rPr>
        <w:t>대하여</w:t>
      </w:r>
      <w:r w:rsidRPr="00163446">
        <w:rPr>
          <w:rFonts w:hint="eastAsia"/>
        </w:rPr>
        <w:t xml:space="preserve"> </w:t>
      </w:r>
      <w:r w:rsidRPr="00163446">
        <w:rPr>
          <w:rFonts w:hint="eastAsia"/>
        </w:rPr>
        <w:t>사실상</w:t>
      </w:r>
      <w:r w:rsidRPr="00163446">
        <w:rPr>
          <w:rFonts w:hint="eastAsia"/>
        </w:rPr>
        <w:t xml:space="preserve"> </w:t>
      </w:r>
      <w:r w:rsidRPr="00163446">
        <w:rPr>
          <w:rFonts w:hint="eastAsia"/>
        </w:rPr>
        <w:t>영향력을</w:t>
      </w:r>
      <w:r w:rsidRPr="00163446">
        <w:rPr>
          <w:rFonts w:hint="eastAsia"/>
        </w:rPr>
        <w:t xml:space="preserve"> </w:t>
      </w:r>
      <w:r w:rsidRPr="00163446">
        <w:rPr>
          <w:rFonts w:hint="eastAsia"/>
        </w:rPr>
        <w:t>행사하고</w:t>
      </w:r>
      <w:r w:rsidRPr="00163446">
        <w:rPr>
          <w:rFonts w:hint="eastAsia"/>
        </w:rPr>
        <w:t xml:space="preserve"> </w:t>
      </w:r>
      <w:r w:rsidRPr="00163446">
        <w:rPr>
          <w:rFonts w:hint="eastAsia"/>
        </w:rPr>
        <w:t>있는</w:t>
      </w:r>
      <w:r w:rsidRPr="00163446">
        <w:rPr>
          <w:rFonts w:hint="eastAsia"/>
        </w:rPr>
        <w:t xml:space="preserve"> </w:t>
      </w:r>
      <w:r w:rsidRPr="00163446">
        <w:rPr>
          <w:rFonts w:hint="eastAsia"/>
        </w:rPr>
        <w:t>경우에는</w:t>
      </w:r>
      <w:r w:rsidRPr="00163446">
        <w:rPr>
          <w:rFonts w:hint="eastAsia"/>
        </w:rPr>
        <w:t xml:space="preserve"> </w:t>
      </w:r>
      <w:r w:rsidRPr="00163446">
        <w:rPr>
          <w:rFonts w:hint="eastAsia"/>
        </w:rPr>
        <w:t>해당</w:t>
      </w:r>
      <w:r w:rsidRPr="00163446">
        <w:rPr>
          <w:rFonts w:hint="eastAsia"/>
        </w:rPr>
        <w:t xml:space="preserve"> </w:t>
      </w:r>
      <w:r w:rsidRPr="00163446">
        <w:rPr>
          <w:rFonts w:hint="eastAsia"/>
        </w:rPr>
        <w:t>법인</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단체와</w:t>
      </w:r>
      <w:r w:rsidRPr="00163446">
        <w:rPr>
          <w:rFonts w:hint="eastAsia"/>
        </w:rPr>
        <w:t xml:space="preserve"> </w:t>
      </w:r>
      <w:r w:rsidRPr="00163446">
        <w:rPr>
          <w:rFonts w:hint="eastAsia"/>
        </w:rPr>
        <w:t>그</w:t>
      </w:r>
      <w:r w:rsidRPr="00163446">
        <w:rPr>
          <w:rFonts w:hint="eastAsia"/>
        </w:rPr>
        <w:t xml:space="preserve"> </w:t>
      </w:r>
      <w:proofErr w:type="spellStart"/>
      <w:r w:rsidRPr="00163446">
        <w:rPr>
          <w:rFonts w:hint="eastAsia"/>
        </w:rPr>
        <w:t>이사ㆍ집행임원ㆍ감사</w:t>
      </w:r>
      <w:proofErr w:type="spellEnd"/>
      <w:r w:rsidRPr="00163446">
        <w:rPr>
          <w:rFonts w:hint="eastAsia"/>
        </w:rPr>
        <w:t>(</w:t>
      </w:r>
      <w:r w:rsidRPr="00163446">
        <w:rPr>
          <w:rFonts w:hint="eastAsia"/>
        </w:rPr>
        <w:t>상법</w:t>
      </w:r>
      <w:r w:rsidRPr="00163446">
        <w:rPr>
          <w:rFonts w:hint="eastAsia"/>
        </w:rPr>
        <w:t xml:space="preserve"> </w:t>
      </w:r>
      <w:r w:rsidRPr="00163446">
        <w:rPr>
          <w:rFonts w:hint="eastAsia"/>
        </w:rPr>
        <w:t>시행령</w:t>
      </w:r>
      <w:r w:rsidRPr="00163446">
        <w:rPr>
          <w:rFonts w:hint="eastAsia"/>
        </w:rPr>
        <w:t xml:space="preserve"> </w:t>
      </w:r>
      <w:r w:rsidRPr="00163446">
        <w:rPr>
          <w:rFonts w:hint="eastAsia"/>
        </w:rPr>
        <w:t>제</w:t>
      </w:r>
      <w:r w:rsidRPr="00163446">
        <w:t>34</w:t>
      </w:r>
      <w:r w:rsidRPr="00163446">
        <w:rPr>
          <w:rFonts w:hint="eastAsia"/>
        </w:rPr>
        <w:t>조</w:t>
      </w:r>
      <w:r w:rsidRPr="00163446">
        <w:rPr>
          <w:rFonts w:hint="eastAsia"/>
        </w:rPr>
        <w:t xml:space="preserve"> </w:t>
      </w:r>
      <w:r w:rsidRPr="00163446">
        <w:rPr>
          <w:rFonts w:hint="eastAsia"/>
        </w:rPr>
        <w:t>제</w:t>
      </w:r>
      <w:r w:rsidRPr="00163446">
        <w:t>4</w:t>
      </w:r>
      <w:r w:rsidRPr="00163446">
        <w:rPr>
          <w:rFonts w:hint="eastAsia"/>
        </w:rPr>
        <w:t>항</w:t>
      </w:r>
      <w:r w:rsidRPr="00163446">
        <w:rPr>
          <w:rFonts w:hint="eastAsia"/>
        </w:rPr>
        <w:t>)</w:t>
      </w:r>
      <w:r w:rsidRPr="00163446">
        <w:t>.</w:t>
      </w:r>
    </w:p>
  </w:footnote>
  <w:footnote w:id="4">
    <w:p w14:paraId="669E07C7" w14:textId="77777777" w:rsidR="00A30FCA" w:rsidRDefault="00A30FCA" w:rsidP="000F7555">
      <w:pPr>
        <w:pStyle w:val="a8"/>
      </w:pPr>
      <w:r>
        <w:rPr>
          <w:rStyle w:val="ac"/>
        </w:rPr>
        <w:footnoteRef/>
      </w:r>
      <w:r>
        <w:t xml:space="preserve"> </w:t>
      </w:r>
      <w:r>
        <w:rPr>
          <w:rFonts w:hint="eastAsia"/>
        </w:rPr>
        <w:t>이러한</w:t>
      </w:r>
      <w:r>
        <w:rPr>
          <w:rFonts w:hint="eastAsia"/>
        </w:rPr>
        <w:t xml:space="preserve"> </w:t>
      </w:r>
      <w:r>
        <w:t xml:space="preserve">3% </w:t>
      </w:r>
      <w:r>
        <w:rPr>
          <w:rFonts w:hint="eastAsia"/>
        </w:rPr>
        <w:t>의결권</w:t>
      </w:r>
      <w:r>
        <w:rPr>
          <w:rFonts w:hint="eastAsia"/>
        </w:rPr>
        <w:t xml:space="preserve"> </w:t>
      </w:r>
      <w:r>
        <w:rPr>
          <w:rFonts w:hint="eastAsia"/>
        </w:rPr>
        <w:t>제한으로</w:t>
      </w:r>
      <w:r>
        <w:rPr>
          <w:rFonts w:hint="eastAsia"/>
        </w:rPr>
        <w:t xml:space="preserve"> </w:t>
      </w:r>
      <w:r>
        <w:rPr>
          <w:rFonts w:hint="eastAsia"/>
        </w:rPr>
        <w:t>인해</w:t>
      </w:r>
      <w:r>
        <w:t xml:space="preserve"> </w:t>
      </w:r>
      <w:r>
        <w:rPr>
          <w:rFonts w:hint="eastAsia"/>
        </w:rPr>
        <w:t>찬성</w:t>
      </w:r>
      <w:r>
        <w:rPr>
          <w:rFonts w:hint="eastAsia"/>
        </w:rPr>
        <w:t xml:space="preserve"> </w:t>
      </w:r>
      <w:r>
        <w:rPr>
          <w:rFonts w:hint="eastAsia"/>
        </w:rPr>
        <w:t>표결이</w:t>
      </w:r>
      <w:r>
        <w:rPr>
          <w:rFonts w:hint="eastAsia"/>
        </w:rPr>
        <w:t xml:space="preserve"> </w:t>
      </w:r>
      <w:r>
        <w:rPr>
          <w:rFonts w:hint="eastAsia"/>
        </w:rPr>
        <w:t>발행주식</w:t>
      </w:r>
      <w:r>
        <w:rPr>
          <w:rFonts w:hint="eastAsia"/>
        </w:rPr>
        <w:t xml:space="preserve"> </w:t>
      </w:r>
      <w:r>
        <w:rPr>
          <w:rFonts w:hint="eastAsia"/>
        </w:rPr>
        <w:t>총수의</w:t>
      </w:r>
      <w:r>
        <w:rPr>
          <w:rFonts w:hint="eastAsia"/>
        </w:rPr>
        <w:t xml:space="preserve"> </w:t>
      </w:r>
      <w:r>
        <w:t xml:space="preserve">1/4 </w:t>
      </w:r>
      <w:r>
        <w:rPr>
          <w:rFonts w:hint="eastAsia"/>
        </w:rPr>
        <w:t>이상이어야</w:t>
      </w:r>
      <w:r>
        <w:rPr>
          <w:rFonts w:hint="eastAsia"/>
        </w:rPr>
        <w:t xml:space="preserve"> </w:t>
      </w:r>
      <w:r>
        <w:rPr>
          <w:rFonts w:hint="eastAsia"/>
        </w:rPr>
        <w:t>한다는</w:t>
      </w:r>
      <w:r>
        <w:rPr>
          <w:rFonts w:hint="eastAsia"/>
        </w:rPr>
        <w:t xml:space="preserve"> </w:t>
      </w:r>
      <w:r>
        <w:rPr>
          <w:rFonts w:hint="eastAsia"/>
        </w:rPr>
        <w:t>요건의</w:t>
      </w:r>
      <w:r>
        <w:rPr>
          <w:rFonts w:hint="eastAsia"/>
        </w:rPr>
        <w:t xml:space="preserve"> </w:t>
      </w:r>
      <w:r>
        <w:rPr>
          <w:rFonts w:hint="eastAsia"/>
        </w:rPr>
        <w:t>충족도</w:t>
      </w:r>
      <w:r>
        <w:rPr>
          <w:rFonts w:hint="eastAsia"/>
        </w:rPr>
        <w:t xml:space="preserve"> </w:t>
      </w:r>
      <w:r>
        <w:rPr>
          <w:rFonts w:hint="eastAsia"/>
        </w:rPr>
        <w:t>어려운</w:t>
      </w:r>
      <w:r>
        <w:rPr>
          <w:rFonts w:hint="eastAsia"/>
        </w:rPr>
        <w:t xml:space="preserve"> </w:t>
      </w:r>
      <w:r>
        <w:rPr>
          <w:rFonts w:hint="eastAsia"/>
        </w:rPr>
        <w:t>경우가</w:t>
      </w:r>
      <w:r>
        <w:rPr>
          <w:rFonts w:hint="eastAsia"/>
        </w:rPr>
        <w:t xml:space="preserve"> </w:t>
      </w:r>
      <w:r>
        <w:rPr>
          <w:rFonts w:hint="eastAsia"/>
        </w:rPr>
        <w:t>많은데</w:t>
      </w:r>
      <w:r>
        <w:rPr>
          <w:rFonts w:hint="eastAsia"/>
        </w:rPr>
        <w:t xml:space="preserve"> </w:t>
      </w:r>
      <w:r>
        <w:rPr>
          <w:rFonts w:hint="eastAsia"/>
        </w:rPr>
        <w:t>개정</w:t>
      </w:r>
      <w:r>
        <w:rPr>
          <w:rFonts w:hint="eastAsia"/>
        </w:rPr>
        <w:t xml:space="preserve"> </w:t>
      </w:r>
      <w:r>
        <w:rPr>
          <w:rFonts w:hint="eastAsia"/>
        </w:rPr>
        <w:t>상법에</w:t>
      </w:r>
      <w:r>
        <w:rPr>
          <w:rFonts w:hint="eastAsia"/>
        </w:rPr>
        <w:t xml:space="preserve"> </w:t>
      </w:r>
      <w:r>
        <w:rPr>
          <w:rFonts w:hint="eastAsia"/>
        </w:rPr>
        <w:t>따라</w:t>
      </w:r>
      <w:r>
        <w:rPr>
          <w:rFonts w:hint="eastAsia"/>
        </w:rPr>
        <w:t xml:space="preserve"> </w:t>
      </w:r>
      <w:r>
        <w:rPr>
          <w:rFonts w:hint="eastAsia"/>
        </w:rPr>
        <w:t>전자투표를</w:t>
      </w:r>
      <w:r>
        <w:rPr>
          <w:rFonts w:hint="eastAsia"/>
        </w:rPr>
        <w:t xml:space="preserve"> </w:t>
      </w:r>
      <w:r>
        <w:rPr>
          <w:rFonts w:hint="eastAsia"/>
        </w:rPr>
        <w:t>실시할</w:t>
      </w:r>
      <w:r>
        <w:rPr>
          <w:rFonts w:hint="eastAsia"/>
        </w:rPr>
        <w:t xml:space="preserve"> </w:t>
      </w:r>
      <w:r>
        <w:rPr>
          <w:rFonts w:hint="eastAsia"/>
        </w:rPr>
        <w:t>경우</w:t>
      </w:r>
      <w:r>
        <w:rPr>
          <w:rFonts w:hint="eastAsia"/>
        </w:rPr>
        <w:t xml:space="preserve"> </w:t>
      </w:r>
      <w:r>
        <w:rPr>
          <w:rFonts w:hint="eastAsia"/>
        </w:rPr>
        <w:t>발행주식</w:t>
      </w:r>
      <w:r>
        <w:rPr>
          <w:rFonts w:hint="eastAsia"/>
        </w:rPr>
        <w:t xml:space="preserve"> </w:t>
      </w:r>
      <w:r>
        <w:rPr>
          <w:rFonts w:hint="eastAsia"/>
        </w:rPr>
        <w:t>총수의</w:t>
      </w:r>
      <w:r>
        <w:rPr>
          <w:rFonts w:hint="eastAsia"/>
        </w:rPr>
        <w:t xml:space="preserve"> </w:t>
      </w:r>
      <w:r>
        <w:t xml:space="preserve">1/4 </w:t>
      </w:r>
      <w:r>
        <w:rPr>
          <w:rFonts w:hint="eastAsia"/>
        </w:rPr>
        <w:t>요건은</w:t>
      </w:r>
      <w:r>
        <w:rPr>
          <w:rFonts w:hint="eastAsia"/>
        </w:rPr>
        <w:t xml:space="preserve"> </w:t>
      </w:r>
      <w:r>
        <w:rPr>
          <w:rFonts w:hint="eastAsia"/>
        </w:rPr>
        <w:t>면제되므로</w:t>
      </w:r>
      <w:r>
        <w:rPr>
          <w:rFonts w:hint="eastAsia"/>
        </w:rPr>
        <w:t xml:space="preserve"> </w:t>
      </w:r>
      <w:r>
        <w:rPr>
          <w:rFonts w:hint="eastAsia"/>
        </w:rPr>
        <w:t>많은</w:t>
      </w:r>
      <w:r>
        <w:rPr>
          <w:rFonts w:hint="eastAsia"/>
        </w:rPr>
        <w:t xml:space="preserve"> </w:t>
      </w:r>
      <w:r>
        <w:rPr>
          <w:rFonts w:hint="eastAsia"/>
        </w:rPr>
        <w:t>회사들이</w:t>
      </w:r>
      <w:r>
        <w:rPr>
          <w:rFonts w:hint="eastAsia"/>
        </w:rPr>
        <w:t xml:space="preserve"> </w:t>
      </w:r>
      <w:r>
        <w:rPr>
          <w:rFonts w:hint="eastAsia"/>
        </w:rPr>
        <w:t>전자투표를</w:t>
      </w:r>
      <w:r>
        <w:rPr>
          <w:rFonts w:hint="eastAsia"/>
        </w:rPr>
        <w:t xml:space="preserve"> </w:t>
      </w:r>
      <w:r>
        <w:rPr>
          <w:rFonts w:hint="eastAsia"/>
        </w:rPr>
        <w:t>활용하고</w:t>
      </w:r>
      <w:r>
        <w:rPr>
          <w:rFonts w:hint="eastAsia"/>
        </w:rPr>
        <w:t xml:space="preserve"> </w:t>
      </w:r>
      <w:r>
        <w:rPr>
          <w:rFonts w:hint="eastAsia"/>
        </w:rPr>
        <w:t>있음</w:t>
      </w:r>
      <w:r>
        <w:rPr>
          <w:rFonts w:hint="eastAsia"/>
        </w:rPr>
        <w:t>.</w:t>
      </w:r>
      <w:r>
        <w:t xml:space="preserve"> </w:t>
      </w:r>
    </w:p>
  </w:footnote>
  <w:footnote w:id="5">
    <w:p w14:paraId="579D55B4" w14:textId="77777777" w:rsidR="00A30FCA" w:rsidRDefault="00A30FCA" w:rsidP="000F7555">
      <w:pPr>
        <w:pStyle w:val="a8"/>
      </w:pPr>
      <w:ins w:id="90" w:author="junkyo.shim" w:date="2021-08-30T16:39:00Z">
        <w:r>
          <w:rPr>
            <w:rStyle w:val="ac"/>
          </w:rPr>
          <w:footnoteRef/>
        </w:r>
        <w:r>
          <w:t xml:space="preserve"> </w:t>
        </w:r>
        <w:r>
          <w:rPr>
            <w:rFonts w:hint="eastAsia"/>
          </w:rPr>
          <w:t>이는</w:t>
        </w:r>
        <w:r>
          <w:rPr>
            <w:rFonts w:hint="eastAsia"/>
          </w:rPr>
          <w:t xml:space="preserve"> </w:t>
        </w:r>
        <w:r>
          <w:rPr>
            <w:rFonts w:hint="eastAsia"/>
          </w:rPr>
          <w:t>최대주주</w:t>
        </w:r>
        <w:r>
          <w:rPr>
            <w:rFonts w:hint="eastAsia"/>
          </w:rPr>
          <w:t>(3,635,18</w:t>
        </w:r>
        <w:r>
          <w:t>0</w:t>
        </w:r>
        <w:r>
          <w:rPr>
            <w:rFonts w:hint="eastAsia"/>
          </w:rPr>
          <w:t>주</w:t>
        </w:r>
        <w:r>
          <w:rPr>
            <w:rFonts w:hint="eastAsia"/>
          </w:rPr>
          <w:t xml:space="preserve">), </w:t>
        </w:r>
      </w:ins>
      <w:ins w:id="91" w:author="junkyo.shim" w:date="2021-08-30T16:40:00Z">
        <w:r>
          <w:rPr>
            <w:rFonts w:hint="eastAsia"/>
          </w:rPr>
          <w:t>최대주주의</w:t>
        </w:r>
      </w:ins>
      <w:ins w:id="92" w:author="junkyo.shim" w:date="2021-08-30T16:39:00Z">
        <w:r>
          <w:rPr>
            <w:rFonts w:hint="eastAsia"/>
          </w:rPr>
          <w:t xml:space="preserve"> </w:t>
        </w:r>
        <w:r>
          <w:rPr>
            <w:rFonts w:hint="eastAsia"/>
          </w:rPr>
          <w:t>친인척</w:t>
        </w:r>
        <w:r>
          <w:rPr>
            <w:rFonts w:hint="eastAsia"/>
          </w:rPr>
          <w:t>(</w:t>
        </w:r>
      </w:ins>
      <w:ins w:id="93" w:author="junkyo.shim" w:date="2021-08-30T16:40:00Z">
        <w:r>
          <w:t>1,053,340</w:t>
        </w:r>
        <w:r>
          <w:rPr>
            <w:rFonts w:hint="eastAsia"/>
          </w:rPr>
          <w:t>주</w:t>
        </w:r>
        <w:r>
          <w:rPr>
            <w:rFonts w:hint="eastAsia"/>
          </w:rPr>
          <w:t>)</w:t>
        </w:r>
        <w:r>
          <w:t>,</w:t>
        </w:r>
        <w:r>
          <w:rPr>
            <w:rFonts w:hint="eastAsia"/>
          </w:rPr>
          <w:t xml:space="preserve"> </w:t>
        </w:r>
        <w:proofErr w:type="spellStart"/>
        <w:r>
          <w:rPr>
            <w:rFonts w:hint="eastAsia"/>
          </w:rPr>
          <w:t>한샘드뷰연구재단</w:t>
        </w:r>
        <w:proofErr w:type="spellEnd"/>
        <w:r>
          <w:rPr>
            <w:rFonts w:hint="eastAsia"/>
          </w:rPr>
          <w:t>(</w:t>
        </w:r>
        <w:r>
          <w:t>1,300,000</w:t>
        </w:r>
        <w:r>
          <w:rPr>
            <w:rFonts w:hint="eastAsia"/>
          </w:rPr>
          <w:t>주</w:t>
        </w:r>
        <w:r>
          <w:rPr>
            <w:rFonts w:hint="eastAsia"/>
          </w:rPr>
          <w:t>)</w:t>
        </w:r>
        <w:r>
          <w:t xml:space="preserve"> </w:t>
        </w:r>
        <w:r>
          <w:rPr>
            <w:rFonts w:hint="eastAsia"/>
          </w:rPr>
          <w:t>및</w:t>
        </w:r>
        <w:r>
          <w:rPr>
            <w:rFonts w:hint="eastAsia"/>
          </w:rPr>
          <w:t xml:space="preserve"> </w:t>
        </w:r>
        <w:r>
          <w:rPr>
            <w:rFonts w:hint="eastAsia"/>
          </w:rPr>
          <w:t>일본법인</w:t>
        </w:r>
        <w:r>
          <w:rPr>
            <w:rFonts w:hint="eastAsia"/>
          </w:rPr>
          <w:t>(</w:t>
        </w:r>
      </w:ins>
      <w:ins w:id="94" w:author="junkyo.shim" w:date="2021-08-30T16:41:00Z">
        <w:r>
          <w:t>174</w:t>
        </w:r>
        <w:r>
          <w:rPr>
            <w:rFonts w:hint="eastAsia"/>
          </w:rPr>
          <w:t>,</w:t>
        </w:r>
        <w:r>
          <w:t>949</w:t>
        </w:r>
        <w:r>
          <w:rPr>
            <w:rFonts w:hint="eastAsia"/>
          </w:rPr>
          <w:t>주</w:t>
        </w:r>
        <w:r>
          <w:rPr>
            <w:rFonts w:hint="eastAsia"/>
          </w:rPr>
          <w:t>)</w:t>
        </w:r>
        <w:r>
          <w:rPr>
            <w:rFonts w:hint="eastAsia"/>
          </w:rPr>
          <w:t>의</w:t>
        </w:r>
        <w:r>
          <w:rPr>
            <w:rFonts w:hint="eastAsia"/>
          </w:rPr>
          <w:t xml:space="preserve"> </w:t>
        </w:r>
        <w:r>
          <w:rPr>
            <w:rFonts w:hint="eastAsia"/>
          </w:rPr>
          <w:t>소유</w:t>
        </w:r>
        <w:r>
          <w:rPr>
            <w:rFonts w:hint="eastAsia"/>
          </w:rPr>
          <w:t xml:space="preserve"> </w:t>
        </w:r>
        <w:r>
          <w:rPr>
            <w:rFonts w:hint="eastAsia"/>
          </w:rPr>
          <w:t>주식</w:t>
        </w:r>
        <w:r>
          <w:rPr>
            <w:rFonts w:hint="eastAsia"/>
          </w:rPr>
          <w:t xml:space="preserve"> </w:t>
        </w:r>
        <w:r>
          <w:rPr>
            <w:rFonts w:hint="eastAsia"/>
          </w:rPr>
          <w:t>수를</w:t>
        </w:r>
        <w:r>
          <w:rPr>
            <w:rFonts w:hint="eastAsia"/>
          </w:rPr>
          <w:t xml:space="preserve"> </w:t>
        </w:r>
        <w:r>
          <w:rPr>
            <w:rFonts w:hint="eastAsia"/>
          </w:rPr>
          <w:t>합산한</w:t>
        </w:r>
        <w:r>
          <w:rPr>
            <w:rFonts w:hint="eastAsia"/>
          </w:rPr>
          <w:t xml:space="preserve"> </w:t>
        </w:r>
        <w:r>
          <w:rPr>
            <w:rFonts w:hint="eastAsia"/>
          </w:rPr>
          <w:t>것임</w:t>
        </w:r>
        <w:r>
          <w:rPr>
            <w:rFonts w:hint="eastAsia"/>
          </w:rPr>
          <w:t>.</w:t>
        </w:r>
      </w:ins>
    </w:p>
  </w:footnote>
  <w:footnote w:id="6">
    <w:p w14:paraId="49EDB042" w14:textId="77777777" w:rsidR="00A30FCA" w:rsidRDefault="00A30FCA" w:rsidP="000F7555">
      <w:pPr>
        <w:pStyle w:val="a8"/>
      </w:pPr>
      <w:r>
        <w:rPr>
          <w:rStyle w:val="ac"/>
        </w:rPr>
        <w:footnoteRef/>
      </w:r>
      <w:r>
        <w:t xml:space="preserve"> </w:t>
      </w:r>
      <w:r>
        <w:rPr>
          <w:rFonts w:hint="eastAsia"/>
        </w:rPr>
        <w:t>이로</w:t>
      </w:r>
      <w:r>
        <w:rPr>
          <w:rFonts w:hint="eastAsia"/>
        </w:rPr>
        <w:t xml:space="preserve"> </w:t>
      </w:r>
      <w:r>
        <w:rPr>
          <w:rFonts w:hint="eastAsia"/>
        </w:rPr>
        <w:t>인해</w:t>
      </w:r>
      <w:r>
        <w:rPr>
          <w:rFonts w:hint="eastAsia"/>
        </w:rPr>
        <w:t xml:space="preserve"> </w:t>
      </w:r>
      <w:r>
        <w:rPr>
          <w:rFonts w:hint="eastAsia"/>
        </w:rPr>
        <w:t>감사위원이</w:t>
      </w:r>
      <w:r>
        <w:rPr>
          <w:rFonts w:hint="eastAsia"/>
        </w:rPr>
        <w:t xml:space="preserve"> </w:t>
      </w:r>
      <w:r>
        <w:t>4</w:t>
      </w:r>
      <w:r>
        <w:rPr>
          <w:rFonts w:hint="eastAsia"/>
        </w:rPr>
        <w:t>인</w:t>
      </w:r>
      <w:r>
        <w:rPr>
          <w:rFonts w:hint="eastAsia"/>
        </w:rPr>
        <w:t xml:space="preserve"> </w:t>
      </w:r>
      <w:r>
        <w:rPr>
          <w:rFonts w:hint="eastAsia"/>
        </w:rPr>
        <w:t>이상</w:t>
      </w:r>
      <w:r>
        <w:rPr>
          <w:rFonts w:hint="eastAsia"/>
        </w:rPr>
        <w:t xml:space="preserve"> </w:t>
      </w:r>
      <w:r>
        <w:rPr>
          <w:rFonts w:hint="eastAsia"/>
        </w:rPr>
        <w:t>재직하게</w:t>
      </w:r>
      <w:r>
        <w:rPr>
          <w:rFonts w:hint="eastAsia"/>
        </w:rPr>
        <w:t xml:space="preserve"> </w:t>
      </w:r>
      <w:r>
        <w:rPr>
          <w:rFonts w:hint="eastAsia"/>
        </w:rPr>
        <w:t>되는</w:t>
      </w:r>
      <w:r>
        <w:rPr>
          <w:rFonts w:hint="eastAsia"/>
        </w:rPr>
        <w:t xml:space="preserve"> </w:t>
      </w:r>
      <w:r>
        <w:rPr>
          <w:rFonts w:hint="eastAsia"/>
        </w:rPr>
        <w:t>상황이</w:t>
      </w:r>
      <w:r>
        <w:rPr>
          <w:rFonts w:hint="eastAsia"/>
        </w:rPr>
        <w:t xml:space="preserve"> </w:t>
      </w:r>
      <w:r>
        <w:rPr>
          <w:rFonts w:hint="eastAsia"/>
        </w:rPr>
        <w:t>발생할</w:t>
      </w:r>
      <w:r>
        <w:rPr>
          <w:rFonts w:hint="eastAsia"/>
        </w:rPr>
        <w:t xml:space="preserve"> </w:t>
      </w:r>
      <w:r>
        <w:rPr>
          <w:rFonts w:hint="eastAsia"/>
        </w:rPr>
        <w:t>경우</w:t>
      </w:r>
      <w:r>
        <w:rPr>
          <w:rFonts w:hint="eastAsia"/>
        </w:rPr>
        <w:t xml:space="preserve"> </w:t>
      </w:r>
      <w:r>
        <w:rPr>
          <w:rFonts w:hint="eastAsia"/>
        </w:rPr>
        <w:t>특정</w:t>
      </w:r>
      <w:r>
        <w:rPr>
          <w:rFonts w:hint="eastAsia"/>
        </w:rPr>
        <w:t xml:space="preserve"> </w:t>
      </w:r>
      <w:r>
        <w:rPr>
          <w:rFonts w:hint="eastAsia"/>
        </w:rPr>
        <w:t>감사위원이</w:t>
      </w:r>
      <w:r>
        <w:rPr>
          <w:rFonts w:hint="eastAsia"/>
        </w:rPr>
        <w:t xml:space="preserve"> </w:t>
      </w:r>
      <w:r>
        <w:rPr>
          <w:rFonts w:hint="eastAsia"/>
        </w:rPr>
        <w:t>다시</w:t>
      </w:r>
      <w:r>
        <w:rPr>
          <w:rFonts w:hint="eastAsia"/>
        </w:rPr>
        <w:t xml:space="preserve"> </w:t>
      </w:r>
      <w:r>
        <w:rPr>
          <w:rFonts w:hint="eastAsia"/>
        </w:rPr>
        <w:t>사임서를</w:t>
      </w:r>
      <w:r>
        <w:rPr>
          <w:rFonts w:hint="eastAsia"/>
        </w:rPr>
        <w:t xml:space="preserve"> </w:t>
      </w:r>
      <w:r>
        <w:rPr>
          <w:rFonts w:hint="eastAsia"/>
        </w:rPr>
        <w:t>내야</w:t>
      </w:r>
      <w:r>
        <w:rPr>
          <w:rFonts w:hint="eastAsia"/>
        </w:rPr>
        <w:t xml:space="preserve"> </w:t>
      </w:r>
      <w:r>
        <w:rPr>
          <w:rFonts w:hint="eastAsia"/>
        </w:rPr>
        <w:t>한다고</w:t>
      </w:r>
      <w:r>
        <w:rPr>
          <w:rFonts w:hint="eastAsia"/>
        </w:rPr>
        <w:t xml:space="preserve"> </w:t>
      </w:r>
      <w:r>
        <w:rPr>
          <w:rFonts w:hint="eastAsia"/>
        </w:rPr>
        <w:t>사전에</w:t>
      </w:r>
      <w:r>
        <w:rPr>
          <w:rFonts w:hint="eastAsia"/>
        </w:rPr>
        <w:t xml:space="preserve"> </w:t>
      </w:r>
      <w:r>
        <w:rPr>
          <w:rFonts w:hint="eastAsia"/>
        </w:rPr>
        <w:t>정해</w:t>
      </w:r>
      <w:r>
        <w:rPr>
          <w:rFonts w:hint="eastAsia"/>
        </w:rPr>
        <w:t xml:space="preserve"> </w:t>
      </w:r>
      <w:r>
        <w:rPr>
          <w:rFonts w:hint="eastAsia"/>
        </w:rPr>
        <w:t>두거나</w:t>
      </w:r>
      <w:r>
        <w:rPr>
          <w:rFonts w:hint="eastAsia"/>
        </w:rPr>
        <w:t>,</w:t>
      </w:r>
      <w:r>
        <w:t xml:space="preserve"> </w:t>
      </w:r>
      <w:r>
        <w:rPr>
          <w:rFonts w:hint="eastAsia"/>
        </w:rPr>
        <w:t>아니면</w:t>
      </w:r>
      <w:r>
        <w:rPr>
          <w:rFonts w:hint="eastAsia"/>
        </w:rPr>
        <w:t xml:space="preserve"> </w:t>
      </w:r>
      <w:r>
        <w:rPr>
          <w:rFonts w:hint="eastAsia"/>
        </w:rPr>
        <w:t>사전에</w:t>
      </w:r>
      <w:r>
        <w:rPr>
          <w:rFonts w:hint="eastAsia"/>
        </w:rPr>
        <w:t xml:space="preserve"> </w:t>
      </w:r>
      <w:r>
        <w:rPr>
          <w:rFonts w:hint="eastAsia"/>
        </w:rPr>
        <w:t>사임일을</w:t>
      </w:r>
      <w:r>
        <w:rPr>
          <w:rFonts w:hint="eastAsia"/>
        </w:rPr>
        <w:t xml:space="preserve"> </w:t>
      </w:r>
      <w:r>
        <w:rPr>
          <w:rFonts w:hint="eastAsia"/>
        </w:rPr>
        <w:t>위원별로</w:t>
      </w:r>
      <w:r>
        <w:rPr>
          <w:rFonts w:hint="eastAsia"/>
        </w:rPr>
        <w:t xml:space="preserve"> </w:t>
      </w:r>
      <w:r>
        <w:rPr>
          <w:rFonts w:hint="eastAsia"/>
        </w:rPr>
        <w:t>달리</w:t>
      </w:r>
      <w:r>
        <w:rPr>
          <w:rFonts w:hint="eastAsia"/>
        </w:rPr>
        <w:t xml:space="preserve"> </w:t>
      </w:r>
      <w:r>
        <w:rPr>
          <w:rFonts w:hint="eastAsia"/>
        </w:rPr>
        <w:t>정할</w:t>
      </w:r>
      <w:r>
        <w:rPr>
          <w:rFonts w:hint="eastAsia"/>
        </w:rPr>
        <w:t xml:space="preserve"> </w:t>
      </w:r>
      <w:r>
        <w:rPr>
          <w:rFonts w:hint="eastAsia"/>
        </w:rPr>
        <w:t>수도</w:t>
      </w:r>
      <w:r>
        <w:rPr>
          <w:rFonts w:hint="eastAsia"/>
        </w:rPr>
        <w:t xml:space="preserve"> </w:t>
      </w:r>
      <w:r>
        <w:rPr>
          <w:rFonts w:hint="eastAsia"/>
        </w:rPr>
        <w:t>있을</w:t>
      </w:r>
      <w:r>
        <w:rPr>
          <w:rFonts w:hint="eastAsia"/>
        </w:rPr>
        <w:t xml:space="preserve"> </w:t>
      </w:r>
      <w:r>
        <w:rPr>
          <w:rFonts w:hint="eastAsia"/>
        </w:rPr>
        <w:t>것임</w:t>
      </w:r>
      <w:r>
        <w:rPr>
          <w:rFonts w:hint="eastAsia"/>
        </w:rPr>
        <w:t xml:space="preserve"> (</w:t>
      </w:r>
      <w:r>
        <w:rPr>
          <w:rFonts w:hint="eastAsia"/>
        </w:rPr>
        <w:t>예컨대</w:t>
      </w:r>
      <w:r>
        <w:rPr>
          <w:rFonts w:hint="eastAsia"/>
        </w:rPr>
        <w:t xml:space="preserve"> </w:t>
      </w:r>
      <w:r>
        <w:rPr>
          <w:rFonts w:hint="eastAsia"/>
        </w:rPr>
        <w:t>위원</w:t>
      </w:r>
      <w:r>
        <w:rPr>
          <w:rFonts w:hint="eastAsia"/>
        </w:rPr>
        <w:t xml:space="preserve"> </w:t>
      </w:r>
      <w:proofErr w:type="spellStart"/>
      <w:r>
        <w:t>A</w:t>
      </w:r>
      <w:r>
        <w:rPr>
          <w:rFonts w:hint="eastAsia"/>
        </w:rPr>
        <w:t>는</w:t>
      </w:r>
      <w:proofErr w:type="spellEnd"/>
      <w:r>
        <w:rPr>
          <w:rFonts w:hint="eastAsia"/>
        </w:rPr>
        <w:t xml:space="preserve"> </w:t>
      </w:r>
      <w:r>
        <w:rPr>
          <w:rFonts w:hint="eastAsia"/>
        </w:rPr>
        <w:t>거래종결일</w:t>
      </w:r>
      <w:r>
        <w:rPr>
          <w:rFonts w:hint="eastAsia"/>
        </w:rPr>
        <w:t>,</w:t>
      </w:r>
      <w:r>
        <w:t xml:space="preserve"> </w:t>
      </w:r>
      <w:proofErr w:type="spellStart"/>
      <w:r>
        <w:t>B</w:t>
      </w:r>
      <w:r>
        <w:rPr>
          <w:rFonts w:hint="eastAsia"/>
        </w:rPr>
        <w:t>는</w:t>
      </w:r>
      <w:proofErr w:type="spellEnd"/>
      <w:r>
        <w:rPr>
          <w:rFonts w:hint="eastAsia"/>
        </w:rPr>
        <w:t xml:space="preserve"> </w:t>
      </w:r>
      <w:r>
        <w:rPr>
          <w:rFonts w:hint="eastAsia"/>
        </w:rPr>
        <w:t>거래종결일</w:t>
      </w:r>
      <w:r>
        <w:rPr>
          <w:rFonts w:hint="eastAsia"/>
        </w:rPr>
        <w:t xml:space="preserve"> </w:t>
      </w:r>
      <w:r>
        <w:rPr>
          <w:rFonts w:hint="eastAsia"/>
        </w:rPr>
        <w:t>다음날</w:t>
      </w:r>
      <w:r>
        <w:rPr>
          <w:rFonts w:hint="eastAsia"/>
        </w:rPr>
        <w:t xml:space="preserve"> </w:t>
      </w:r>
      <w:r>
        <w:rPr>
          <w:rFonts w:hint="eastAsia"/>
        </w:rPr>
        <w:t>등</w:t>
      </w:r>
      <w:r>
        <w:rPr>
          <w:rFonts w:hint="eastAsia"/>
        </w:rPr>
        <w:t>)</w:t>
      </w:r>
      <w:r>
        <w:t>.</w:t>
      </w:r>
    </w:p>
  </w:footnote>
  <w:footnote w:id="7">
    <w:p w14:paraId="3E8FB3F6" w14:textId="77777777" w:rsidR="00A30FCA" w:rsidRDefault="00A30FCA" w:rsidP="000F7555">
      <w:pPr>
        <w:pStyle w:val="a8"/>
      </w:pPr>
      <w:r>
        <w:rPr>
          <w:rStyle w:val="ac"/>
        </w:rPr>
        <w:footnoteRef/>
      </w:r>
      <w:r>
        <w:t xml:space="preserve"> </w:t>
      </w:r>
      <w:r>
        <w:rPr>
          <w:rFonts w:hint="eastAsia"/>
        </w:rPr>
        <w:t>각</w:t>
      </w:r>
      <w:r>
        <w:rPr>
          <w:rFonts w:hint="eastAsia"/>
        </w:rPr>
        <w:t xml:space="preserve"> </w:t>
      </w:r>
      <w:r>
        <w:rPr>
          <w:rFonts w:hint="eastAsia"/>
        </w:rPr>
        <w:t>임직원에게</w:t>
      </w:r>
      <w:r>
        <w:rPr>
          <w:rFonts w:hint="eastAsia"/>
        </w:rPr>
        <w:t xml:space="preserve"> </w:t>
      </w:r>
      <w:r>
        <w:rPr>
          <w:rFonts w:hint="eastAsia"/>
        </w:rPr>
        <w:t>부여한</w:t>
      </w:r>
      <w:r>
        <w:rPr>
          <w:rFonts w:hint="eastAsia"/>
        </w:rPr>
        <w:t xml:space="preserve"> </w:t>
      </w:r>
      <w:r>
        <w:rPr>
          <w:rFonts w:hint="eastAsia"/>
        </w:rPr>
        <w:t>주식매수선택권</w:t>
      </w:r>
      <w:r>
        <w:rPr>
          <w:rFonts w:hint="eastAsia"/>
        </w:rPr>
        <w:t xml:space="preserve"> </w:t>
      </w:r>
      <w:r>
        <w:rPr>
          <w:rFonts w:hint="eastAsia"/>
        </w:rPr>
        <w:t>부여</w:t>
      </w:r>
      <w:r>
        <w:rPr>
          <w:rFonts w:hint="eastAsia"/>
        </w:rPr>
        <w:t xml:space="preserve"> </w:t>
      </w:r>
      <w:r>
        <w:rPr>
          <w:rFonts w:hint="eastAsia"/>
        </w:rPr>
        <w:t>수량은</w:t>
      </w:r>
      <w:r>
        <w:rPr>
          <w:rFonts w:hint="eastAsia"/>
        </w:rPr>
        <w:t xml:space="preserve"> </w:t>
      </w:r>
      <w:r>
        <w:rPr>
          <w:rFonts w:hint="eastAsia"/>
        </w:rPr>
        <w:t>제공되지</w:t>
      </w:r>
      <w:r>
        <w:rPr>
          <w:rFonts w:hint="eastAsia"/>
        </w:rPr>
        <w:t xml:space="preserve"> </w:t>
      </w:r>
      <w:r>
        <w:rPr>
          <w:rFonts w:hint="eastAsia"/>
        </w:rPr>
        <w:t>아니함</w:t>
      </w:r>
      <w:r>
        <w:rPr>
          <w:rFonts w:hint="eastAsia"/>
        </w:rPr>
        <w:t>.</w:t>
      </w:r>
      <w:r>
        <w:t xml:space="preserve"> </w:t>
      </w:r>
      <w:r>
        <w:rPr>
          <w:rFonts w:hint="eastAsia"/>
        </w:rPr>
        <w:t>상법상</w:t>
      </w:r>
      <w:r>
        <w:rPr>
          <w:rFonts w:hint="eastAsia"/>
        </w:rPr>
        <w:t xml:space="preserve"> </w:t>
      </w:r>
      <w:r>
        <w:rPr>
          <w:rFonts w:hint="eastAsia"/>
        </w:rPr>
        <w:t>주식매수선택권</w:t>
      </w:r>
      <w:r>
        <w:rPr>
          <w:rFonts w:hint="eastAsia"/>
        </w:rPr>
        <w:t xml:space="preserve"> </w:t>
      </w:r>
      <w:r>
        <w:rPr>
          <w:rFonts w:hint="eastAsia"/>
        </w:rPr>
        <w:t>부여를</w:t>
      </w:r>
      <w:r>
        <w:rPr>
          <w:rFonts w:hint="eastAsia"/>
        </w:rPr>
        <w:t xml:space="preserve"> </w:t>
      </w:r>
      <w:r>
        <w:rPr>
          <w:rFonts w:hint="eastAsia"/>
        </w:rPr>
        <w:t>통해</w:t>
      </w:r>
      <w:r>
        <w:rPr>
          <w:rFonts w:hint="eastAsia"/>
        </w:rPr>
        <w:t xml:space="preserve"> </w:t>
      </w:r>
      <w:r>
        <w:rPr>
          <w:rFonts w:hint="eastAsia"/>
        </w:rPr>
        <w:t>발행할</w:t>
      </w:r>
      <w:r>
        <w:rPr>
          <w:rFonts w:hint="eastAsia"/>
        </w:rPr>
        <w:t xml:space="preserve"> </w:t>
      </w:r>
      <w:r>
        <w:rPr>
          <w:rFonts w:hint="eastAsia"/>
        </w:rPr>
        <w:t>신주</w:t>
      </w:r>
      <w:r>
        <w:rPr>
          <w:rFonts w:hint="eastAsia"/>
        </w:rPr>
        <w:t xml:space="preserve"> </w:t>
      </w:r>
      <w:r>
        <w:rPr>
          <w:rFonts w:hint="eastAsia"/>
        </w:rPr>
        <w:t>또는</w:t>
      </w:r>
      <w:r>
        <w:rPr>
          <w:rFonts w:hint="eastAsia"/>
        </w:rPr>
        <w:t xml:space="preserve"> </w:t>
      </w:r>
      <w:r>
        <w:rPr>
          <w:rFonts w:hint="eastAsia"/>
        </w:rPr>
        <w:t>양도할</w:t>
      </w:r>
      <w:r>
        <w:rPr>
          <w:rFonts w:hint="eastAsia"/>
        </w:rPr>
        <w:t xml:space="preserve"> </w:t>
      </w:r>
      <w:r>
        <w:rPr>
          <w:rFonts w:hint="eastAsia"/>
        </w:rPr>
        <w:t>자기주식의</w:t>
      </w:r>
      <w:r>
        <w:rPr>
          <w:rFonts w:hint="eastAsia"/>
        </w:rPr>
        <w:t xml:space="preserve"> </w:t>
      </w:r>
      <w:r>
        <w:rPr>
          <w:rFonts w:hint="eastAsia"/>
        </w:rPr>
        <w:t>수는</w:t>
      </w:r>
      <w:r>
        <w:rPr>
          <w:rFonts w:hint="eastAsia"/>
        </w:rPr>
        <w:t xml:space="preserve"> </w:t>
      </w:r>
      <w:r>
        <w:rPr>
          <w:rFonts w:hint="eastAsia"/>
        </w:rPr>
        <w:t>발행주식총수의</w:t>
      </w:r>
      <w:r>
        <w:rPr>
          <w:rFonts w:hint="eastAsia"/>
        </w:rPr>
        <w:t xml:space="preserve"> </w:t>
      </w:r>
      <w:r>
        <w:t>10%</w:t>
      </w:r>
      <w:r>
        <w:rPr>
          <w:rFonts w:hint="eastAsia"/>
        </w:rPr>
        <w:t>를</w:t>
      </w:r>
      <w:r>
        <w:rPr>
          <w:rFonts w:hint="eastAsia"/>
        </w:rPr>
        <w:t xml:space="preserve"> </w:t>
      </w:r>
      <w:r>
        <w:rPr>
          <w:rFonts w:hint="eastAsia"/>
        </w:rPr>
        <w:t>초과할</w:t>
      </w:r>
      <w:r>
        <w:rPr>
          <w:rFonts w:hint="eastAsia"/>
        </w:rPr>
        <w:t xml:space="preserve"> </w:t>
      </w:r>
      <w:r>
        <w:rPr>
          <w:rFonts w:hint="eastAsia"/>
        </w:rPr>
        <w:t>수</w:t>
      </w:r>
      <w:r>
        <w:rPr>
          <w:rFonts w:hint="eastAsia"/>
        </w:rPr>
        <w:t xml:space="preserve"> </w:t>
      </w:r>
      <w:r>
        <w:rPr>
          <w:rFonts w:hint="eastAsia"/>
        </w:rPr>
        <w:t>없음</w:t>
      </w:r>
      <w:r>
        <w:rPr>
          <w:rFonts w:hint="eastAsia"/>
        </w:rPr>
        <w:t>(</w:t>
      </w:r>
      <w:r>
        <w:rPr>
          <w:rFonts w:hint="eastAsia"/>
        </w:rPr>
        <w:t>상법</w:t>
      </w:r>
      <w:r>
        <w:rPr>
          <w:rFonts w:hint="eastAsia"/>
        </w:rPr>
        <w:t xml:space="preserve"> </w:t>
      </w:r>
      <w:r>
        <w:rPr>
          <w:rFonts w:hint="eastAsia"/>
        </w:rPr>
        <w:t>제</w:t>
      </w:r>
      <w:r>
        <w:rPr>
          <w:rFonts w:hint="eastAsia"/>
        </w:rPr>
        <w:t>3</w:t>
      </w:r>
      <w:r>
        <w:t>40</w:t>
      </w:r>
      <w:r>
        <w:rPr>
          <w:rFonts w:hint="eastAsia"/>
        </w:rPr>
        <w:t>조의</w:t>
      </w:r>
      <w:r>
        <w:rPr>
          <w:rFonts w:hint="eastAsia"/>
        </w:rPr>
        <w:t>2</w:t>
      </w:r>
      <w:r>
        <w:t>).</w:t>
      </w:r>
    </w:p>
  </w:footnote>
  <w:footnote w:id="8">
    <w:p w14:paraId="29F7B1FF"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홍콩</w:t>
      </w:r>
      <w:r w:rsidRPr="00163446">
        <w:rPr>
          <w:rFonts w:hint="eastAsia"/>
        </w:rPr>
        <w:t>,</w:t>
      </w:r>
      <w:r w:rsidRPr="00163446">
        <w:t xml:space="preserve"> </w:t>
      </w:r>
      <w:r w:rsidRPr="00163446">
        <w:rPr>
          <w:rFonts w:hint="eastAsia"/>
        </w:rPr>
        <w:t>마카오에</w:t>
      </w:r>
      <w:r w:rsidRPr="00163446">
        <w:rPr>
          <w:rFonts w:hint="eastAsia"/>
        </w:rPr>
        <w:t xml:space="preserve"> </w:t>
      </w:r>
      <w:r w:rsidRPr="00163446">
        <w:rPr>
          <w:rFonts w:hint="eastAsia"/>
        </w:rPr>
        <w:t>대한</w:t>
      </w:r>
      <w:r w:rsidRPr="00163446">
        <w:rPr>
          <w:rFonts w:hint="eastAsia"/>
        </w:rPr>
        <w:t xml:space="preserve"> </w:t>
      </w:r>
      <w:r w:rsidRPr="00163446">
        <w:rPr>
          <w:rFonts w:hint="eastAsia"/>
        </w:rPr>
        <w:t>매출액은</w:t>
      </w:r>
      <w:r w:rsidRPr="00163446">
        <w:rPr>
          <w:rFonts w:hint="eastAsia"/>
        </w:rPr>
        <w:t xml:space="preserve"> </w:t>
      </w:r>
      <w:r w:rsidRPr="00163446">
        <w:rPr>
          <w:rFonts w:hint="eastAsia"/>
        </w:rPr>
        <w:t>제외</w:t>
      </w:r>
    </w:p>
  </w:footnote>
  <w:footnote w:id="9">
    <w:p w14:paraId="1E743E02"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전화</w:t>
      </w:r>
      <w:r w:rsidRPr="00163446">
        <w:rPr>
          <w:rFonts w:hint="eastAsia"/>
        </w:rPr>
        <w:t xml:space="preserve">, </w:t>
      </w:r>
      <w:r w:rsidRPr="00163446">
        <w:rPr>
          <w:rFonts w:hint="eastAsia"/>
        </w:rPr>
        <w:t>인터넷접속</w:t>
      </w:r>
      <w:r w:rsidRPr="00163446">
        <w:rPr>
          <w:rFonts w:hint="eastAsia"/>
        </w:rPr>
        <w:t xml:space="preserve"> </w:t>
      </w:r>
      <w:r w:rsidRPr="00163446">
        <w:rPr>
          <w:rFonts w:hint="eastAsia"/>
        </w:rPr>
        <w:t>등과</w:t>
      </w:r>
      <w:r w:rsidRPr="00163446">
        <w:rPr>
          <w:rFonts w:hint="eastAsia"/>
        </w:rPr>
        <w:t xml:space="preserve"> </w:t>
      </w:r>
      <w:r w:rsidRPr="00163446">
        <w:rPr>
          <w:rFonts w:hint="eastAsia"/>
        </w:rPr>
        <w:t>같이</w:t>
      </w:r>
      <w:r w:rsidRPr="00163446">
        <w:rPr>
          <w:rFonts w:hint="eastAsia"/>
        </w:rPr>
        <w:t xml:space="preserve"> </w:t>
      </w:r>
      <w:r w:rsidRPr="00163446">
        <w:rPr>
          <w:rFonts w:hint="eastAsia"/>
        </w:rPr>
        <w:t>음성</w:t>
      </w:r>
      <w:r w:rsidRPr="00163446">
        <w:rPr>
          <w:rFonts w:hint="eastAsia"/>
        </w:rPr>
        <w:t xml:space="preserve">, </w:t>
      </w:r>
      <w:r w:rsidRPr="00163446">
        <w:rPr>
          <w:rFonts w:hint="eastAsia"/>
        </w:rPr>
        <w:t>데이터</w:t>
      </w:r>
      <w:r w:rsidRPr="00163446">
        <w:rPr>
          <w:rFonts w:hint="eastAsia"/>
        </w:rPr>
        <w:t xml:space="preserve">, </w:t>
      </w:r>
      <w:r w:rsidRPr="00163446">
        <w:rPr>
          <w:rFonts w:hint="eastAsia"/>
        </w:rPr>
        <w:t>영상</w:t>
      </w:r>
      <w:r w:rsidRPr="00163446">
        <w:rPr>
          <w:rFonts w:hint="eastAsia"/>
        </w:rPr>
        <w:t xml:space="preserve"> </w:t>
      </w:r>
      <w:r w:rsidRPr="00163446">
        <w:rPr>
          <w:rFonts w:hint="eastAsia"/>
        </w:rPr>
        <w:t>등을</w:t>
      </w:r>
      <w:r w:rsidRPr="00163446">
        <w:rPr>
          <w:rFonts w:hint="eastAsia"/>
        </w:rPr>
        <w:t xml:space="preserve"> </w:t>
      </w:r>
      <w:r w:rsidRPr="00163446">
        <w:rPr>
          <w:rFonts w:hint="eastAsia"/>
        </w:rPr>
        <w:t>그</w:t>
      </w:r>
      <w:r w:rsidRPr="00163446">
        <w:rPr>
          <w:rFonts w:hint="eastAsia"/>
        </w:rPr>
        <w:t xml:space="preserve"> </w:t>
      </w:r>
      <w:r w:rsidRPr="00163446">
        <w:rPr>
          <w:rFonts w:hint="eastAsia"/>
        </w:rPr>
        <w:t>내용이나</w:t>
      </w:r>
      <w:r w:rsidRPr="00163446">
        <w:rPr>
          <w:rFonts w:hint="eastAsia"/>
        </w:rPr>
        <w:t xml:space="preserve"> </w:t>
      </w:r>
      <w:r w:rsidRPr="00163446">
        <w:rPr>
          <w:rFonts w:hint="eastAsia"/>
        </w:rPr>
        <w:t>형태의</w:t>
      </w:r>
      <w:r w:rsidRPr="00163446">
        <w:rPr>
          <w:rFonts w:hint="eastAsia"/>
        </w:rPr>
        <w:t xml:space="preserve"> </w:t>
      </w:r>
      <w:r w:rsidRPr="00163446">
        <w:rPr>
          <w:rFonts w:hint="eastAsia"/>
        </w:rPr>
        <w:t>변경</w:t>
      </w:r>
      <w:r w:rsidRPr="00163446">
        <w:rPr>
          <w:rFonts w:hint="eastAsia"/>
        </w:rPr>
        <w:t xml:space="preserve"> </w:t>
      </w:r>
      <w:r w:rsidRPr="00163446">
        <w:rPr>
          <w:rFonts w:hint="eastAsia"/>
        </w:rPr>
        <w:t>없이</w:t>
      </w:r>
      <w:r w:rsidRPr="00163446">
        <w:rPr>
          <w:rFonts w:hint="eastAsia"/>
        </w:rPr>
        <w:t xml:space="preserve"> </w:t>
      </w:r>
      <w:r w:rsidRPr="00163446">
        <w:rPr>
          <w:rFonts w:hint="eastAsia"/>
        </w:rPr>
        <w:t>송신</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수신하게</w:t>
      </w:r>
      <w:r w:rsidRPr="00163446">
        <w:rPr>
          <w:rFonts w:hint="eastAsia"/>
        </w:rPr>
        <w:t xml:space="preserve"> </w:t>
      </w:r>
      <w:r w:rsidRPr="00163446">
        <w:rPr>
          <w:rFonts w:hint="eastAsia"/>
        </w:rPr>
        <w:t>하는</w:t>
      </w:r>
      <w:r w:rsidRPr="00163446">
        <w:rPr>
          <w:rFonts w:hint="eastAsia"/>
        </w:rPr>
        <w:t xml:space="preserve"> </w:t>
      </w:r>
      <w:r w:rsidRPr="00163446">
        <w:rPr>
          <w:rFonts w:hint="eastAsia"/>
        </w:rPr>
        <w:t>전기통신사업</w:t>
      </w:r>
      <w:r w:rsidRPr="00163446">
        <w:rPr>
          <w:rFonts w:hint="eastAsia"/>
        </w:rPr>
        <w:t xml:space="preserve"> </w:t>
      </w:r>
      <w:r w:rsidRPr="00163446">
        <w:rPr>
          <w:rFonts w:hint="eastAsia"/>
        </w:rPr>
        <w:t>및</w:t>
      </w:r>
      <w:r w:rsidRPr="00163446">
        <w:rPr>
          <w:rFonts w:hint="eastAsia"/>
        </w:rPr>
        <w:t xml:space="preserve"> </w:t>
      </w:r>
      <w:r w:rsidRPr="00163446">
        <w:rPr>
          <w:rFonts w:hint="eastAsia"/>
        </w:rPr>
        <w:t>음성</w:t>
      </w:r>
      <w:r w:rsidRPr="00163446">
        <w:rPr>
          <w:rFonts w:hint="eastAsia"/>
        </w:rPr>
        <w:t xml:space="preserve">, </w:t>
      </w:r>
      <w:r w:rsidRPr="00163446">
        <w:rPr>
          <w:rFonts w:hint="eastAsia"/>
        </w:rPr>
        <w:t>데이터</w:t>
      </w:r>
      <w:r w:rsidRPr="00163446">
        <w:rPr>
          <w:rFonts w:hint="eastAsia"/>
        </w:rPr>
        <w:t xml:space="preserve">, </w:t>
      </w:r>
      <w:r w:rsidRPr="00163446">
        <w:rPr>
          <w:rFonts w:hint="eastAsia"/>
        </w:rPr>
        <w:t>영상</w:t>
      </w:r>
      <w:r w:rsidRPr="00163446">
        <w:rPr>
          <w:rFonts w:hint="eastAsia"/>
        </w:rPr>
        <w:t xml:space="preserve"> </w:t>
      </w:r>
      <w:r w:rsidRPr="00163446">
        <w:rPr>
          <w:rFonts w:hint="eastAsia"/>
        </w:rPr>
        <w:t>등의</w:t>
      </w:r>
      <w:r w:rsidRPr="00163446">
        <w:rPr>
          <w:rFonts w:hint="eastAsia"/>
        </w:rPr>
        <w:t xml:space="preserve"> </w:t>
      </w:r>
      <w:r w:rsidRPr="00163446">
        <w:rPr>
          <w:rFonts w:hint="eastAsia"/>
        </w:rPr>
        <w:t>송수신이</w:t>
      </w:r>
      <w:r w:rsidRPr="00163446">
        <w:rPr>
          <w:rFonts w:hint="eastAsia"/>
        </w:rPr>
        <w:t xml:space="preserve"> </w:t>
      </w:r>
      <w:r w:rsidRPr="00163446">
        <w:rPr>
          <w:rFonts w:hint="eastAsia"/>
        </w:rPr>
        <w:t>가능하도록</w:t>
      </w:r>
      <w:r w:rsidRPr="00163446">
        <w:rPr>
          <w:rFonts w:hint="eastAsia"/>
        </w:rPr>
        <w:t xml:space="preserve"> </w:t>
      </w:r>
      <w:r w:rsidRPr="00163446">
        <w:rPr>
          <w:rFonts w:hint="eastAsia"/>
        </w:rPr>
        <w:t>전기통신회신설비를</w:t>
      </w:r>
      <w:r w:rsidRPr="00163446">
        <w:rPr>
          <w:rFonts w:hint="eastAsia"/>
        </w:rPr>
        <w:t xml:space="preserve"> </w:t>
      </w:r>
      <w:r w:rsidRPr="00163446">
        <w:rPr>
          <w:rFonts w:hint="eastAsia"/>
        </w:rPr>
        <w:t>임대하는</w:t>
      </w:r>
      <w:r w:rsidRPr="00163446">
        <w:rPr>
          <w:rFonts w:hint="eastAsia"/>
        </w:rPr>
        <w:t xml:space="preserve"> </w:t>
      </w:r>
      <w:r w:rsidRPr="00163446">
        <w:rPr>
          <w:rFonts w:hint="eastAsia"/>
        </w:rPr>
        <w:t>전기통신사업을</w:t>
      </w:r>
      <w:r w:rsidRPr="00163446">
        <w:rPr>
          <w:rFonts w:hint="eastAsia"/>
        </w:rPr>
        <w:t xml:space="preserve"> </w:t>
      </w:r>
      <w:r w:rsidRPr="00163446">
        <w:rPr>
          <w:rFonts w:hint="eastAsia"/>
        </w:rPr>
        <w:t>의미함</w:t>
      </w:r>
      <w:r w:rsidRPr="00163446">
        <w:rPr>
          <w:rFonts w:hint="eastAsia"/>
        </w:rPr>
        <w:t>(</w:t>
      </w:r>
      <w:r w:rsidRPr="00163446">
        <w:rPr>
          <w:rFonts w:hint="eastAsia"/>
        </w:rPr>
        <w:t>전기통신사업법</w:t>
      </w:r>
      <w:r w:rsidRPr="00163446">
        <w:rPr>
          <w:rFonts w:hint="eastAsia"/>
        </w:rPr>
        <w:t xml:space="preserve"> </w:t>
      </w:r>
      <w:r w:rsidRPr="00163446">
        <w:rPr>
          <w:rFonts w:hint="eastAsia"/>
        </w:rPr>
        <w:t>제</w:t>
      </w:r>
      <w:r w:rsidRPr="00163446">
        <w:rPr>
          <w:rFonts w:hint="eastAsia"/>
        </w:rPr>
        <w:t>2</w:t>
      </w:r>
      <w:r w:rsidRPr="00163446">
        <w:rPr>
          <w:rFonts w:hint="eastAsia"/>
        </w:rPr>
        <w:t>조</w:t>
      </w:r>
      <w:r w:rsidRPr="00163446">
        <w:rPr>
          <w:rFonts w:hint="eastAsia"/>
        </w:rPr>
        <w:t xml:space="preserve"> </w:t>
      </w:r>
      <w:r w:rsidRPr="00163446">
        <w:rPr>
          <w:rFonts w:hint="eastAsia"/>
        </w:rPr>
        <w:t>제</w:t>
      </w:r>
      <w:r w:rsidRPr="00163446">
        <w:rPr>
          <w:rFonts w:hint="eastAsia"/>
        </w:rPr>
        <w:t>1</w:t>
      </w:r>
      <w:r w:rsidRPr="00163446">
        <w:t>1</w:t>
      </w:r>
      <w:r w:rsidRPr="00163446">
        <w:rPr>
          <w:rFonts w:hint="eastAsia"/>
        </w:rPr>
        <w:t>호</w:t>
      </w:r>
      <w:r w:rsidRPr="00163446">
        <w:rPr>
          <w:rFonts w:hint="eastAsia"/>
        </w:rPr>
        <w:t>)</w:t>
      </w:r>
      <w:r w:rsidRPr="00163446">
        <w:t>.</w:t>
      </w:r>
    </w:p>
  </w:footnote>
  <w:footnote w:id="10">
    <w:p w14:paraId="6C7B994E"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기존</w:t>
      </w:r>
      <w:r w:rsidRPr="00163446">
        <w:rPr>
          <w:rFonts w:hint="eastAsia"/>
        </w:rPr>
        <w:t xml:space="preserve"> </w:t>
      </w:r>
      <w:r w:rsidRPr="00163446">
        <w:rPr>
          <w:rFonts w:hint="eastAsia"/>
        </w:rPr>
        <w:t>대출금이란</w:t>
      </w:r>
      <w:r w:rsidRPr="00163446">
        <w:rPr>
          <w:rFonts w:hint="eastAsia"/>
        </w:rPr>
        <w:t>,</w:t>
      </w:r>
      <w:r w:rsidRPr="00163446">
        <w:t xml:space="preserve"> </w:t>
      </w:r>
      <w:r w:rsidRPr="00163446">
        <w:rPr>
          <w:rFonts w:hint="eastAsia"/>
        </w:rPr>
        <w:t>차주로서</w:t>
      </w:r>
      <w:r w:rsidRPr="00163446">
        <w:rPr>
          <w:rFonts w:hint="eastAsia"/>
        </w:rPr>
        <w:t xml:space="preserve"> </w:t>
      </w:r>
      <w:proofErr w:type="spellStart"/>
      <w:r w:rsidRPr="00163446">
        <w:rPr>
          <w:rFonts w:hint="eastAsia"/>
        </w:rPr>
        <w:t>랜드마크알이디</w:t>
      </w:r>
      <w:proofErr w:type="spellEnd"/>
      <w:r w:rsidRPr="00163446">
        <w:rPr>
          <w:rFonts w:hint="eastAsia"/>
        </w:rPr>
        <w:t xml:space="preserve">, </w:t>
      </w:r>
      <w:r w:rsidRPr="00163446">
        <w:rPr>
          <w:rFonts w:hint="eastAsia"/>
        </w:rPr>
        <w:t>대주로서</w:t>
      </w:r>
      <w:r w:rsidRPr="00163446">
        <w:rPr>
          <w:rFonts w:hint="eastAsia"/>
        </w:rPr>
        <w:t xml:space="preserve"> </w:t>
      </w:r>
      <w:proofErr w:type="spellStart"/>
      <w:r w:rsidRPr="00163446">
        <w:rPr>
          <w:rFonts w:hint="eastAsia"/>
        </w:rPr>
        <w:t>메리츠화재해상보험</w:t>
      </w:r>
      <w:proofErr w:type="spellEnd"/>
      <w:r w:rsidRPr="00163446">
        <w:rPr>
          <w:rFonts w:hint="eastAsia"/>
        </w:rPr>
        <w:t xml:space="preserve"> </w:t>
      </w:r>
      <w:r w:rsidRPr="00163446">
        <w:rPr>
          <w:rFonts w:hint="eastAsia"/>
        </w:rPr>
        <w:t>주식회사</w:t>
      </w:r>
      <w:r w:rsidRPr="00163446">
        <w:rPr>
          <w:rFonts w:hint="eastAsia"/>
        </w:rPr>
        <w:t xml:space="preserve"> </w:t>
      </w:r>
      <w:r w:rsidRPr="00163446">
        <w:rPr>
          <w:rFonts w:hint="eastAsia"/>
        </w:rPr>
        <w:t>등</w:t>
      </w:r>
      <w:r w:rsidRPr="00163446">
        <w:rPr>
          <w:rFonts w:hint="eastAsia"/>
        </w:rPr>
        <w:t xml:space="preserve"> </w:t>
      </w:r>
      <w:r w:rsidRPr="00163446">
        <w:rPr>
          <w:rFonts w:hint="eastAsia"/>
        </w:rPr>
        <w:t>사이에</w:t>
      </w:r>
      <w:r w:rsidRPr="00163446">
        <w:rPr>
          <w:rFonts w:hint="eastAsia"/>
        </w:rPr>
        <w:t xml:space="preserve"> </w:t>
      </w:r>
      <w:r w:rsidRPr="00163446">
        <w:t>2018</w:t>
      </w:r>
      <w:r w:rsidRPr="00163446">
        <w:rPr>
          <w:rFonts w:hint="eastAsia"/>
        </w:rPr>
        <w:t>년</w:t>
      </w:r>
      <w:r w:rsidRPr="00163446">
        <w:rPr>
          <w:rFonts w:hint="eastAsia"/>
        </w:rPr>
        <w:t xml:space="preserve"> </w:t>
      </w:r>
      <w:r w:rsidRPr="00163446">
        <w:t>1</w:t>
      </w:r>
      <w:r w:rsidRPr="00163446">
        <w:rPr>
          <w:rFonts w:hint="eastAsia"/>
        </w:rPr>
        <w:t>월</w:t>
      </w:r>
      <w:r w:rsidRPr="00163446">
        <w:rPr>
          <w:rFonts w:hint="eastAsia"/>
        </w:rPr>
        <w:t xml:space="preserve"> </w:t>
      </w:r>
      <w:r w:rsidRPr="00163446">
        <w:t>22</w:t>
      </w:r>
      <w:r w:rsidRPr="00163446">
        <w:rPr>
          <w:rFonts w:hint="eastAsia"/>
        </w:rPr>
        <w:t>일</w:t>
      </w:r>
      <w:r w:rsidRPr="00163446">
        <w:rPr>
          <w:rFonts w:hint="eastAsia"/>
        </w:rPr>
        <w:t xml:space="preserve"> </w:t>
      </w:r>
      <w:r w:rsidRPr="00163446">
        <w:rPr>
          <w:rFonts w:hint="eastAsia"/>
        </w:rPr>
        <w:t>체결된</w:t>
      </w:r>
      <w:r w:rsidRPr="00163446">
        <w:rPr>
          <w:rFonts w:hint="eastAsia"/>
        </w:rPr>
        <w:t xml:space="preserve"> </w:t>
      </w:r>
      <w:r w:rsidRPr="00163446">
        <w:rPr>
          <w:rFonts w:hint="eastAsia"/>
        </w:rPr>
        <w:t>대출약정금</w:t>
      </w:r>
      <w:r w:rsidRPr="00163446">
        <w:rPr>
          <w:rFonts w:hint="eastAsia"/>
        </w:rPr>
        <w:t xml:space="preserve"> 275</w:t>
      </w:r>
      <w:r w:rsidRPr="00163446">
        <w:rPr>
          <w:rFonts w:hint="eastAsia"/>
        </w:rPr>
        <w:t>억원의</w:t>
      </w:r>
      <w:r w:rsidRPr="00163446">
        <w:rPr>
          <w:rFonts w:hint="eastAsia"/>
        </w:rPr>
        <w:t xml:space="preserve"> </w:t>
      </w:r>
      <w:r w:rsidRPr="00163446">
        <w:rPr>
          <w:rFonts w:hint="eastAsia"/>
        </w:rPr>
        <w:t>대출약정에</w:t>
      </w:r>
      <w:r w:rsidRPr="00163446">
        <w:rPr>
          <w:rFonts w:hint="eastAsia"/>
        </w:rPr>
        <w:t xml:space="preserve"> </w:t>
      </w:r>
      <w:r w:rsidRPr="00163446">
        <w:rPr>
          <w:rFonts w:hint="eastAsia"/>
        </w:rPr>
        <w:t>의하여</w:t>
      </w:r>
      <w:r w:rsidRPr="00163446">
        <w:rPr>
          <w:rFonts w:hint="eastAsia"/>
        </w:rPr>
        <w:t xml:space="preserve"> </w:t>
      </w:r>
      <w:proofErr w:type="spellStart"/>
      <w:r w:rsidRPr="00163446">
        <w:rPr>
          <w:rFonts w:hint="eastAsia"/>
        </w:rPr>
        <w:t>랜드마크알이디가</w:t>
      </w:r>
      <w:proofErr w:type="spellEnd"/>
      <w:r w:rsidRPr="00163446">
        <w:rPr>
          <w:rFonts w:hint="eastAsia"/>
        </w:rPr>
        <w:t xml:space="preserve"> </w:t>
      </w:r>
      <w:proofErr w:type="spellStart"/>
      <w:r w:rsidRPr="00163446">
        <w:rPr>
          <w:rFonts w:hint="eastAsia"/>
        </w:rPr>
        <w:t>메리츠화재해상보험</w:t>
      </w:r>
      <w:proofErr w:type="spellEnd"/>
      <w:r w:rsidRPr="00163446">
        <w:rPr>
          <w:rFonts w:hint="eastAsia"/>
        </w:rPr>
        <w:t xml:space="preserve"> </w:t>
      </w:r>
      <w:r w:rsidRPr="00163446">
        <w:rPr>
          <w:rFonts w:hint="eastAsia"/>
        </w:rPr>
        <w:t>주식회사</w:t>
      </w:r>
      <w:r w:rsidRPr="00163446">
        <w:rPr>
          <w:rFonts w:hint="eastAsia"/>
        </w:rPr>
        <w:t xml:space="preserve"> </w:t>
      </w:r>
      <w:r w:rsidRPr="00163446">
        <w:rPr>
          <w:rFonts w:hint="eastAsia"/>
        </w:rPr>
        <w:t>등에게</w:t>
      </w:r>
      <w:r w:rsidRPr="00163446">
        <w:rPr>
          <w:rFonts w:hint="eastAsia"/>
        </w:rPr>
        <w:t xml:space="preserve"> </w:t>
      </w:r>
      <w:r w:rsidRPr="00163446">
        <w:rPr>
          <w:rFonts w:hint="eastAsia"/>
        </w:rPr>
        <w:t>부담하는</w:t>
      </w:r>
      <w:r w:rsidRPr="00163446">
        <w:rPr>
          <w:rFonts w:hint="eastAsia"/>
        </w:rPr>
        <w:t xml:space="preserve"> </w:t>
      </w:r>
      <w:r w:rsidRPr="00163446">
        <w:rPr>
          <w:rFonts w:hint="eastAsia"/>
        </w:rPr>
        <w:t>대출원리금을</w:t>
      </w:r>
      <w:r w:rsidRPr="00163446">
        <w:rPr>
          <w:rFonts w:hint="eastAsia"/>
        </w:rPr>
        <w:t xml:space="preserve"> </w:t>
      </w:r>
      <w:r w:rsidRPr="00163446">
        <w:rPr>
          <w:rFonts w:hint="eastAsia"/>
        </w:rPr>
        <w:t>말함</w:t>
      </w:r>
      <w:r w:rsidRPr="00163446">
        <w:rPr>
          <w:rFonts w:hint="eastAsia"/>
        </w:rPr>
        <w:t>.</w:t>
      </w:r>
      <w:r w:rsidRPr="00163446">
        <w:t xml:space="preserve"> </w:t>
      </w:r>
    </w:p>
  </w:footnote>
  <w:footnote w:id="11">
    <w:p w14:paraId="5CB54995"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신탁계약에는</w:t>
      </w:r>
      <w:r w:rsidRPr="00163446">
        <w:rPr>
          <w:rFonts w:hint="eastAsia"/>
        </w:rPr>
        <w:t xml:space="preserve"> </w:t>
      </w:r>
      <w:r w:rsidRPr="00163446">
        <w:rPr>
          <w:rFonts w:hint="eastAsia"/>
        </w:rPr>
        <w:t>제</w:t>
      </w:r>
      <w:r w:rsidRPr="00163446">
        <w:rPr>
          <w:rFonts w:hint="eastAsia"/>
        </w:rPr>
        <w:t>1</w:t>
      </w:r>
      <w:r w:rsidRPr="00163446">
        <w:rPr>
          <w:rFonts w:hint="eastAsia"/>
        </w:rPr>
        <w:t>순위</w:t>
      </w:r>
      <w:r w:rsidRPr="00163446">
        <w:rPr>
          <w:rFonts w:hint="eastAsia"/>
        </w:rPr>
        <w:t xml:space="preserve"> </w:t>
      </w:r>
      <w:r w:rsidRPr="00163446">
        <w:rPr>
          <w:rFonts w:hint="eastAsia"/>
        </w:rPr>
        <w:t>우선수익자가</w:t>
      </w:r>
      <w:r w:rsidRPr="00163446">
        <w:rPr>
          <w:rFonts w:hint="eastAsia"/>
        </w:rPr>
        <w:t xml:space="preserve"> </w:t>
      </w:r>
      <w:r w:rsidRPr="00163446">
        <w:rPr>
          <w:rFonts w:hint="eastAsia"/>
        </w:rPr>
        <w:t>본건</w:t>
      </w:r>
      <w:r w:rsidRPr="00163446">
        <w:rPr>
          <w:rFonts w:hint="eastAsia"/>
        </w:rPr>
        <w:t xml:space="preserve"> </w:t>
      </w:r>
      <w:r w:rsidRPr="00163446">
        <w:rPr>
          <w:rFonts w:hint="eastAsia"/>
        </w:rPr>
        <w:t>건물</w:t>
      </w:r>
      <w:r w:rsidRPr="00163446">
        <w:rPr>
          <w:rFonts w:hint="eastAsia"/>
        </w:rPr>
        <w:t xml:space="preserve"> </w:t>
      </w:r>
      <w:r w:rsidRPr="00163446">
        <w:rPr>
          <w:rFonts w:hint="eastAsia"/>
        </w:rPr>
        <w:t>중</w:t>
      </w:r>
      <w:r w:rsidRPr="00163446">
        <w:rPr>
          <w:rFonts w:hint="eastAsia"/>
        </w:rPr>
        <w:t xml:space="preserve"> </w:t>
      </w:r>
      <w:r w:rsidRPr="00163446">
        <w:rPr>
          <w:rFonts w:hint="eastAsia"/>
        </w:rPr>
        <w:t>미분양물건에</w:t>
      </w:r>
      <w:r w:rsidRPr="00163446">
        <w:rPr>
          <w:rFonts w:hint="eastAsia"/>
        </w:rPr>
        <w:t xml:space="preserve"> </w:t>
      </w:r>
      <w:r w:rsidRPr="00163446">
        <w:rPr>
          <w:rFonts w:hint="eastAsia"/>
        </w:rPr>
        <w:t>대하여</w:t>
      </w:r>
      <w:r w:rsidRPr="00163446">
        <w:rPr>
          <w:rFonts w:hint="eastAsia"/>
        </w:rPr>
        <w:t xml:space="preserve"> </w:t>
      </w:r>
      <w:proofErr w:type="spellStart"/>
      <w:r w:rsidRPr="00163446">
        <w:t>i</w:t>
      </w:r>
      <w:proofErr w:type="spellEnd"/>
      <w:r w:rsidRPr="00163446">
        <w:t xml:space="preserve">) </w:t>
      </w:r>
      <w:r w:rsidRPr="00163446">
        <w:rPr>
          <w:rFonts w:hint="eastAsia"/>
        </w:rPr>
        <w:t>대여약정</w:t>
      </w:r>
      <w:r w:rsidRPr="00163446">
        <w:rPr>
          <w:rFonts w:hint="eastAsia"/>
        </w:rPr>
        <w:t xml:space="preserve"> </w:t>
      </w:r>
      <w:r w:rsidRPr="00163446">
        <w:rPr>
          <w:rFonts w:hint="eastAsia"/>
        </w:rPr>
        <w:t>제</w:t>
      </w:r>
      <w:r w:rsidRPr="00163446">
        <w:rPr>
          <w:rFonts w:hint="eastAsia"/>
        </w:rPr>
        <w:t>1</w:t>
      </w:r>
      <w:r w:rsidRPr="00163446">
        <w:t>1</w:t>
      </w:r>
      <w:r w:rsidRPr="00163446">
        <w:rPr>
          <w:rFonts w:hint="eastAsia"/>
        </w:rPr>
        <w:t>조</w:t>
      </w:r>
      <w:r w:rsidRPr="00163446">
        <w:rPr>
          <w:rFonts w:hint="eastAsia"/>
        </w:rPr>
        <w:t xml:space="preserve"> </w:t>
      </w:r>
      <w:r w:rsidRPr="00163446">
        <w:rPr>
          <w:rFonts w:hint="eastAsia"/>
        </w:rPr>
        <w:t>제</w:t>
      </w:r>
      <w:r w:rsidRPr="00163446">
        <w:rPr>
          <w:rFonts w:hint="eastAsia"/>
        </w:rPr>
        <w:t>2</w:t>
      </w:r>
      <w:r w:rsidRPr="00163446">
        <w:rPr>
          <w:rFonts w:hint="eastAsia"/>
        </w:rPr>
        <w:t>호</w:t>
      </w:r>
      <w:r w:rsidRPr="00163446">
        <w:rPr>
          <w:rFonts w:hint="eastAsia"/>
        </w:rPr>
        <w:t xml:space="preserve"> (1)</w:t>
      </w:r>
      <w:r w:rsidRPr="00163446">
        <w:rPr>
          <w:rFonts w:hint="eastAsia"/>
        </w:rPr>
        <w:t>호에</w:t>
      </w:r>
      <w:r w:rsidRPr="00163446">
        <w:rPr>
          <w:rFonts w:hint="eastAsia"/>
        </w:rPr>
        <w:t xml:space="preserve"> </w:t>
      </w:r>
      <w:r w:rsidRPr="00163446">
        <w:rPr>
          <w:rFonts w:hint="eastAsia"/>
        </w:rPr>
        <w:t>규정된</w:t>
      </w:r>
      <w:r w:rsidRPr="00163446">
        <w:rPr>
          <w:rFonts w:hint="eastAsia"/>
        </w:rPr>
        <w:t xml:space="preserve"> </w:t>
      </w:r>
      <w:r w:rsidRPr="00163446">
        <w:rPr>
          <w:rFonts w:hint="eastAsia"/>
        </w:rPr>
        <w:t>사유가</w:t>
      </w:r>
      <w:r w:rsidRPr="00163446">
        <w:rPr>
          <w:rFonts w:hint="eastAsia"/>
        </w:rPr>
        <w:t xml:space="preserve"> </w:t>
      </w:r>
      <w:r w:rsidRPr="00163446">
        <w:rPr>
          <w:rFonts w:hint="eastAsia"/>
        </w:rPr>
        <w:t>발생하거나</w:t>
      </w:r>
      <w:r w:rsidRPr="00163446">
        <w:rPr>
          <w:rFonts w:hint="eastAsia"/>
        </w:rPr>
        <w:t>,</w:t>
      </w:r>
      <w:r w:rsidRPr="00163446">
        <w:t xml:space="preserve"> </w:t>
      </w:r>
      <w:proofErr w:type="spellStart"/>
      <w:r w:rsidRPr="00163446">
        <w:t>ii</w:t>
      </w:r>
      <w:proofErr w:type="spellEnd"/>
      <w:r w:rsidRPr="00163446">
        <w:t xml:space="preserve">) </w:t>
      </w:r>
      <w:r w:rsidRPr="00163446">
        <w:rPr>
          <w:rFonts w:hint="eastAsia"/>
        </w:rPr>
        <w:t>대여약정</w:t>
      </w:r>
      <w:r w:rsidRPr="00163446">
        <w:rPr>
          <w:rFonts w:hint="eastAsia"/>
        </w:rPr>
        <w:t xml:space="preserve"> </w:t>
      </w:r>
      <w:r w:rsidRPr="00163446">
        <w:rPr>
          <w:rFonts w:hint="eastAsia"/>
        </w:rPr>
        <w:t>제</w:t>
      </w:r>
      <w:r w:rsidRPr="00163446">
        <w:rPr>
          <w:rFonts w:hint="eastAsia"/>
        </w:rPr>
        <w:t>14</w:t>
      </w:r>
      <w:r w:rsidRPr="00163446">
        <w:rPr>
          <w:rFonts w:hint="eastAsia"/>
        </w:rPr>
        <w:t>조에</w:t>
      </w:r>
      <w:r w:rsidRPr="00163446">
        <w:rPr>
          <w:rFonts w:hint="eastAsia"/>
        </w:rPr>
        <w:t xml:space="preserve"> </w:t>
      </w:r>
      <w:r w:rsidRPr="00163446">
        <w:rPr>
          <w:rFonts w:hint="eastAsia"/>
        </w:rPr>
        <w:t>규정된</w:t>
      </w:r>
      <w:r w:rsidRPr="00163446">
        <w:rPr>
          <w:rFonts w:hint="eastAsia"/>
        </w:rPr>
        <w:t xml:space="preserve"> </w:t>
      </w:r>
      <w:r w:rsidRPr="00163446">
        <w:rPr>
          <w:rFonts w:hint="eastAsia"/>
        </w:rPr>
        <w:t>채무불이행</w:t>
      </w:r>
      <w:r w:rsidRPr="00163446">
        <w:rPr>
          <w:rFonts w:hint="eastAsia"/>
        </w:rPr>
        <w:t xml:space="preserve"> </w:t>
      </w:r>
      <w:r w:rsidRPr="00163446">
        <w:rPr>
          <w:rFonts w:hint="eastAsia"/>
        </w:rPr>
        <w:t>사유</w:t>
      </w:r>
      <w:r w:rsidRPr="00163446">
        <w:rPr>
          <w:rFonts w:hint="eastAsia"/>
        </w:rPr>
        <w:t xml:space="preserve"> </w:t>
      </w:r>
      <w:r w:rsidRPr="00163446">
        <w:rPr>
          <w:rFonts w:hint="eastAsia"/>
        </w:rPr>
        <w:t>발생시에는</w:t>
      </w:r>
      <w:r w:rsidRPr="00163446">
        <w:rPr>
          <w:rFonts w:hint="eastAsia"/>
        </w:rPr>
        <w:t xml:space="preserve"> </w:t>
      </w:r>
      <w:r w:rsidRPr="00163446">
        <w:rPr>
          <w:rFonts w:hint="eastAsia"/>
        </w:rPr>
        <w:t>대상회사가</w:t>
      </w:r>
      <w:r w:rsidRPr="00163446">
        <w:rPr>
          <w:rFonts w:hint="eastAsia"/>
        </w:rPr>
        <w:t xml:space="preserve"> </w:t>
      </w:r>
      <w:r w:rsidRPr="00163446">
        <w:rPr>
          <w:rFonts w:hint="eastAsia"/>
        </w:rPr>
        <w:t>총</w:t>
      </w:r>
      <w:r w:rsidRPr="00163446">
        <w:rPr>
          <w:rFonts w:hint="eastAsia"/>
        </w:rPr>
        <w:t xml:space="preserve"> </w:t>
      </w:r>
      <w:r w:rsidRPr="00163446">
        <w:rPr>
          <w:rFonts w:hint="eastAsia"/>
        </w:rPr>
        <w:t>대여원리금</w:t>
      </w:r>
      <w:r w:rsidRPr="00163446">
        <w:rPr>
          <w:rFonts w:hint="eastAsia"/>
        </w:rPr>
        <w:t xml:space="preserve"> </w:t>
      </w:r>
      <w:r w:rsidRPr="00163446">
        <w:rPr>
          <w:rFonts w:hint="eastAsia"/>
        </w:rPr>
        <w:t>이상의</w:t>
      </w:r>
      <w:r w:rsidRPr="00163446">
        <w:rPr>
          <w:rFonts w:hint="eastAsia"/>
        </w:rPr>
        <w:t xml:space="preserve"> </w:t>
      </w:r>
      <w:r w:rsidRPr="00163446">
        <w:rPr>
          <w:rFonts w:hint="eastAsia"/>
        </w:rPr>
        <w:t>신탁재산</w:t>
      </w:r>
      <w:r w:rsidRPr="00163446">
        <w:rPr>
          <w:rFonts w:hint="eastAsia"/>
        </w:rPr>
        <w:t xml:space="preserve"> </w:t>
      </w:r>
      <w:r w:rsidRPr="00163446">
        <w:rPr>
          <w:rFonts w:hint="eastAsia"/>
        </w:rPr>
        <w:t>우선처분권을</w:t>
      </w:r>
      <w:r w:rsidRPr="00163446">
        <w:rPr>
          <w:rFonts w:hint="eastAsia"/>
        </w:rPr>
        <w:t xml:space="preserve"> </w:t>
      </w:r>
      <w:r w:rsidRPr="00163446">
        <w:rPr>
          <w:rFonts w:hint="eastAsia"/>
        </w:rPr>
        <w:t>보유한다는</w:t>
      </w:r>
      <w:r w:rsidRPr="00163446">
        <w:rPr>
          <w:rFonts w:hint="eastAsia"/>
        </w:rPr>
        <w:t xml:space="preserve"> </w:t>
      </w:r>
      <w:r w:rsidRPr="00163446">
        <w:rPr>
          <w:rFonts w:hint="eastAsia"/>
        </w:rPr>
        <w:t>내용이</w:t>
      </w:r>
      <w:r w:rsidRPr="00163446">
        <w:rPr>
          <w:rFonts w:hint="eastAsia"/>
        </w:rPr>
        <w:t xml:space="preserve"> </w:t>
      </w:r>
      <w:r w:rsidRPr="00163446">
        <w:rPr>
          <w:rFonts w:hint="eastAsia"/>
        </w:rPr>
        <w:t>포함되어야</w:t>
      </w:r>
      <w:r w:rsidRPr="00163446">
        <w:rPr>
          <w:rFonts w:hint="eastAsia"/>
        </w:rPr>
        <w:t xml:space="preserve"> </w:t>
      </w:r>
      <w:r w:rsidRPr="00163446">
        <w:rPr>
          <w:rFonts w:hint="eastAsia"/>
        </w:rPr>
        <w:t>함</w:t>
      </w:r>
      <w:r w:rsidRPr="00163446">
        <w:rPr>
          <w:rFonts w:hint="eastAsia"/>
        </w:rPr>
        <w:t>.</w:t>
      </w:r>
      <w:r w:rsidRPr="00163446">
        <w:t xml:space="preserve"> </w:t>
      </w:r>
    </w:p>
  </w:footnote>
  <w:footnote w:id="12">
    <w:p w14:paraId="31D4C9E6"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본건</w:t>
      </w:r>
      <w:r w:rsidRPr="00163446">
        <w:rPr>
          <w:rFonts w:hint="eastAsia"/>
        </w:rPr>
        <w:t xml:space="preserve"> </w:t>
      </w:r>
      <w:r w:rsidRPr="00163446">
        <w:rPr>
          <w:rFonts w:hint="eastAsia"/>
        </w:rPr>
        <w:t>사업의</w:t>
      </w:r>
      <w:r w:rsidRPr="00163446">
        <w:rPr>
          <w:rFonts w:hint="eastAsia"/>
        </w:rPr>
        <w:t xml:space="preserve"> </w:t>
      </w:r>
      <w:r w:rsidRPr="00163446">
        <w:rPr>
          <w:rFonts w:hint="eastAsia"/>
        </w:rPr>
        <w:t>최종</w:t>
      </w:r>
      <w:r w:rsidRPr="00163446">
        <w:rPr>
          <w:rFonts w:hint="eastAsia"/>
        </w:rPr>
        <w:t xml:space="preserve"> </w:t>
      </w:r>
      <w:r w:rsidRPr="00163446">
        <w:rPr>
          <w:rFonts w:hint="eastAsia"/>
        </w:rPr>
        <w:t>정산에</w:t>
      </w:r>
      <w:r w:rsidRPr="00163446">
        <w:rPr>
          <w:rFonts w:hint="eastAsia"/>
        </w:rPr>
        <w:t xml:space="preserve"> </w:t>
      </w:r>
      <w:r w:rsidRPr="00163446">
        <w:rPr>
          <w:rFonts w:hint="eastAsia"/>
        </w:rPr>
        <w:t>따른</w:t>
      </w:r>
      <w:r w:rsidRPr="00163446">
        <w:rPr>
          <w:rFonts w:hint="eastAsia"/>
        </w:rPr>
        <w:t xml:space="preserve"> </w:t>
      </w:r>
      <w:r w:rsidRPr="00163446">
        <w:rPr>
          <w:rFonts w:hint="eastAsia"/>
        </w:rPr>
        <w:t>대상회사의</w:t>
      </w:r>
      <w:r w:rsidRPr="00163446">
        <w:rPr>
          <w:rFonts w:hint="eastAsia"/>
        </w:rPr>
        <w:t xml:space="preserve"> </w:t>
      </w:r>
      <w:r w:rsidRPr="00163446">
        <w:rPr>
          <w:rFonts w:hint="eastAsia"/>
        </w:rPr>
        <w:t>사업이익은</w:t>
      </w:r>
      <w:r w:rsidRPr="00163446">
        <w:rPr>
          <w:rFonts w:hint="eastAsia"/>
        </w:rPr>
        <w:t xml:space="preserve"> </w:t>
      </w:r>
      <w:r w:rsidRPr="00163446">
        <w:rPr>
          <w:rFonts w:hint="eastAsia"/>
        </w:rPr>
        <w:t>약</w:t>
      </w:r>
      <w:r w:rsidRPr="00163446">
        <w:rPr>
          <w:rFonts w:hint="eastAsia"/>
        </w:rPr>
        <w:t xml:space="preserve"> </w:t>
      </w:r>
      <w:r w:rsidRPr="00163446">
        <w:t>25</w:t>
      </w:r>
      <w:r w:rsidRPr="00163446">
        <w:rPr>
          <w:rFonts w:hint="eastAsia"/>
        </w:rPr>
        <w:t>억원</w:t>
      </w:r>
      <w:r w:rsidRPr="00163446">
        <w:rPr>
          <w:rFonts w:hint="eastAsia"/>
        </w:rPr>
        <w:t>~42</w:t>
      </w:r>
      <w:r w:rsidRPr="00163446">
        <w:rPr>
          <w:rFonts w:hint="eastAsia"/>
        </w:rPr>
        <w:t>억원</w:t>
      </w:r>
      <w:r w:rsidRPr="00163446">
        <w:rPr>
          <w:rFonts w:hint="eastAsia"/>
        </w:rPr>
        <w:t xml:space="preserve"> </w:t>
      </w:r>
      <w:r w:rsidRPr="00163446">
        <w:rPr>
          <w:rFonts w:hint="eastAsia"/>
        </w:rPr>
        <w:t>사이가</w:t>
      </w:r>
      <w:r w:rsidRPr="00163446">
        <w:rPr>
          <w:rFonts w:hint="eastAsia"/>
        </w:rPr>
        <w:t xml:space="preserve"> </w:t>
      </w:r>
      <w:r w:rsidRPr="00163446">
        <w:rPr>
          <w:rFonts w:hint="eastAsia"/>
        </w:rPr>
        <w:t>될</w:t>
      </w:r>
      <w:r w:rsidRPr="00163446">
        <w:rPr>
          <w:rFonts w:hint="eastAsia"/>
        </w:rPr>
        <w:t xml:space="preserve"> </w:t>
      </w:r>
      <w:r w:rsidRPr="00163446">
        <w:rPr>
          <w:rFonts w:hint="eastAsia"/>
        </w:rPr>
        <w:t>것으로</w:t>
      </w:r>
      <w:r w:rsidRPr="00163446">
        <w:rPr>
          <w:rFonts w:hint="eastAsia"/>
        </w:rPr>
        <w:t xml:space="preserve"> </w:t>
      </w:r>
      <w:r w:rsidRPr="00163446">
        <w:rPr>
          <w:rFonts w:hint="eastAsia"/>
        </w:rPr>
        <w:t>예상</w:t>
      </w:r>
      <w:ins w:id="339" w:author="heesung.ahn" w:date="2021-08-31T00:52:00Z">
        <w:r>
          <w:rPr>
            <w:rFonts w:hint="eastAsia"/>
          </w:rPr>
          <w:t>된다고</w:t>
        </w:r>
        <w:r>
          <w:rPr>
            <w:rFonts w:hint="eastAsia"/>
          </w:rPr>
          <w:t xml:space="preserve"> </w:t>
        </w:r>
        <w:r>
          <w:rPr>
            <w:rFonts w:hint="eastAsia"/>
          </w:rPr>
          <w:t>함</w:t>
        </w:r>
      </w:ins>
      <w:del w:id="340" w:author="heesung.ahn" w:date="2021-08-31T00:52:00Z">
        <w:r w:rsidRPr="00163446" w:rsidDel="008A3681">
          <w:rPr>
            <w:rFonts w:hint="eastAsia"/>
          </w:rPr>
          <w:delText>됨</w:delText>
        </w:r>
      </w:del>
      <w:r w:rsidRPr="00163446">
        <w:rPr>
          <w:rFonts w:hint="eastAsia"/>
        </w:rPr>
        <w:t>.</w:t>
      </w:r>
      <w:r w:rsidRPr="00163446">
        <w:t xml:space="preserve"> </w:t>
      </w:r>
    </w:p>
  </w:footnote>
  <w:footnote w:id="13">
    <w:p w14:paraId="4B523E31" w14:textId="77777777" w:rsidR="00A30FCA" w:rsidDel="00491B56" w:rsidRDefault="00A30FCA" w:rsidP="000F7555">
      <w:pPr>
        <w:pStyle w:val="a8"/>
        <w:rPr>
          <w:del w:id="352" w:author="heesung.ahn" w:date="2021-08-31T00:55:00Z"/>
        </w:rPr>
      </w:pPr>
      <w:del w:id="353" w:author="heesung.ahn" w:date="2021-08-31T00:55:00Z">
        <w:r w:rsidDel="00491B56">
          <w:rPr>
            <w:rStyle w:val="ac"/>
          </w:rPr>
          <w:footnoteRef/>
        </w:r>
        <w:r w:rsidDel="00491B56">
          <w:delText xml:space="preserve"> </w:delText>
        </w:r>
        <w:r w:rsidDel="00491B56">
          <w:rPr>
            <w:rFonts w:hint="eastAsia"/>
          </w:rPr>
          <w:delText>답변에</w:delText>
        </w:r>
        <w:r w:rsidDel="00491B56">
          <w:rPr>
            <w:rFonts w:hint="eastAsia"/>
          </w:rPr>
          <w:delText xml:space="preserve"> </w:delText>
        </w:r>
        <w:r w:rsidDel="00491B56">
          <w:rPr>
            <w:rFonts w:hint="eastAsia"/>
          </w:rPr>
          <w:delText>의하면</w:delText>
        </w:r>
        <w:r w:rsidDel="00491B56">
          <w:rPr>
            <w:rFonts w:hint="eastAsia"/>
          </w:rPr>
          <w:delText>,</w:delText>
        </w:r>
        <w:r w:rsidDel="00491B56">
          <w:delText xml:space="preserve"> </w:delText>
        </w:r>
        <w:r w:rsidDel="00491B56">
          <w:rPr>
            <w:rFonts w:hint="eastAsia"/>
          </w:rPr>
          <w:delText>대상회사가</w:delText>
        </w:r>
        <w:r w:rsidDel="00491B56">
          <w:rPr>
            <w:rFonts w:hint="eastAsia"/>
          </w:rPr>
          <w:delText xml:space="preserve"> </w:delText>
        </w:r>
        <w:r w:rsidDel="00491B56">
          <w:delText>TV</w:delText>
        </w:r>
        <w:r w:rsidDel="00491B56">
          <w:rPr>
            <w:rFonts w:hint="eastAsia"/>
          </w:rPr>
          <w:delText xml:space="preserve"> </w:delText>
        </w:r>
        <w:r w:rsidDel="00491B56">
          <w:rPr>
            <w:rFonts w:hint="eastAsia"/>
          </w:rPr>
          <w:delText>홈쇼핑을</w:delText>
        </w:r>
        <w:r w:rsidDel="00491B56">
          <w:rPr>
            <w:rFonts w:hint="eastAsia"/>
          </w:rPr>
          <w:delText xml:space="preserve"> </w:delText>
        </w:r>
        <w:r w:rsidDel="00491B56">
          <w:rPr>
            <w:rFonts w:hint="eastAsia"/>
          </w:rPr>
          <w:delText>통해</w:delText>
        </w:r>
        <w:r w:rsidDel="00491B56">
          <w:rPr>
            <w:rFonts w:hint="eastAsia"/>
          </w:rPr>
          <w:delText xml:space="preserve"> </w:delText>
        </w:r>
        <w:r w:rsidDel="00491B56">
          <w:rPr>
            <w:rFonts w:hint="eastAsia"/>
          </w:rPr>
          <w:delText>대리점을</w:delText>
        </w:r>
        <w:r w:rsidDel="00491B56">
          <w:rPr>
            <w:rFonts w:hint="eastAsia"/>
          </w:rPr>
          <w:delText xml:space="preserve"> </w:delText>
        </w:r>
        <w:r w:rsidDel="00491B56">
          <w:rPr>
            <w:rFonts w:hint="eastAsia"/>
          </w:rPr>
          <w:delText>거치지</w:delText>
        </w:r>
        <w:r w:rsidDel="00491B56">
          <w:rPr>
            <w:rFonts w:hint="eastAsia"/>
          </w:rPr>
          <w:delText xml:space="preserve"> </w:delText>
        </w:r>
        <w:r w:rsidDel="00491B56">
          <w:rPr>
            <w:rFonts w:hint="eastAsia"/>
          </w:rPr>
          <w:delText>않고</w:delText>
        </w:r>
        <w:r w:rsidDel="00491B56">
          <w:rPr>
            <w:rFonts w:hint="eastAsia"/>
          </w:rPr>
          <w:delText xml:space="preserve"> </w:delText>
        </w:r>
        <w:r w:rsidDel="00491B56">
          <w:rPr>
            <w:rFonts w:hint="eastAsia"/>
          </w:rPr>
          <w:delText>직접</w:delText>
        </w:r>
        <w:r w:rsidDel="00491B56">
          <w:rPr>
            <w:rFonts w:hint="eastAsia"/>
          </w:rPr>
          <w:delText xml:space="preserve"> </w:delText>
        </w:r>
        <w:r w:rsidDel="00491B56">
          <w:rPr>
            <w:rFonts w:hint="eastAsia"/>
          </w:rPr>
          <w:delText>고객과</w:delText>
        </w:r>
        <w:r w:rsidDel="00491B56">
          <w:rPr>
            <w:rFonts w:hint="eastAsia"/>
          </w:rPr>
          <w:delText xml:space="preserve"> </w:delText>
        </w:r>
        <w:r w:rsidDel="00491B56">
          <w:rPr>
            <w:rFonts w:hint="eastAsia"/>
          </w:rPr>
          <w:delText>계약을</w:delText>
        </w:r>
        <w:r w:rsidDel="00491B56">
          <w:rPr>
            <w:rFonts w:hint="eastAsia"/>
          </w:rPr>
          <w:delText xml:space="preserve"> </w:delText>
        </w:r>
        <w:r w:rsidDel="00491B56">
          <w:rPr>
            <w:rFonts w:hint="eastAsia"/>
          </w:rPr>
          <w:delText>체결할</w:delText>
        </w:r>
        <w:r w:rsidDel="00491B56">
          <w:rPr>
            <w:rFonts w:hint="eastAsia"/>
          </w:rPr>
          <w:delText xml:space="preserve"> </w:delText>
        </w:r>
        <w:r w:rsidDel="00491B56">
          <w:rPr>
            <w:rFonts w:hint="eastAsia"/>
          </w:rPr>
          <w:delText>경우</w:delText>
        </w:r>
        <w:r w:rsidDel="00491B56">
          <w:rPr>
            <w:rFonts w:hint="eastAsia"/>
          </w:rPr>
          <w:delText>,</w:delText>
        </w:r>
        <w:r w:rsidDel="00491B56">
          <w:delText xml:space="preserve"> </w:delText>
        </w:r>
        <w:r w:rsidDel="00491B56">
          <w:rPr>
            <w:rFonts w:hint="eastAsia"/>
          </w:rPr>
          <w:delText>변경</w:delText>
        </w:r>
        <w:r w:rsidDel="00491B56">
          <w:rPr>
            <w:rFonts w:hint="eastAsia"/>
          </w:rPr>
          <w:delText xml:space="preserve"> </w:delText>
        </w:r>
        <w:r w:rsidDel="00491B56">
          <w:rPr>
            <w:rFonts w:hint="eastAsia"/>
          </w:rPr>
          <w:delText>전</w:delText>
        </w:r>
        <w:r w:rsidDel="00491B56">
          <w:rPr>
            <w:rFonts w:hint="eastAsia"/>
          </w:rPr>
          <w:delText xml:space="preserve"> </w:delText>
        </w:r>
        <w:r w:rsidDel="00491B56">
          <w:rPr>
            <w:rFonts w:hint="eastAsia"/>
          </w:rPr>
          <w:delText>구조와</w:delText>
        </w:r>
        <w:r w:rsidDel="00491B56">
          <w:rPr>
            <w:rFonts w:hint="eastAsia"/>
          </w:rPr>
          <w:delText xml:space="preserve"> </w:delText>
        </w:r>
        <w:r w:rsidDel="00491B56">
          <w:rPr>
            <w:rFonts w:hint="eastAsia"/>
          </w:rPr>
          <w:delText>동일한</w:delText>
        </w:r>
        <w:r w:rsidDel="00491B56">
          <w:rPr>
            <w:rFonts w:hint="eastAsia"/>
          </w:rPr>
          <w:delText xml:space="preserve"> </w:delText>
        </w:r>
        <w:r w:rsidDel="00491B56">
          <w:rPr>
            <w:rFonts w:hint="eastAsia"/>
          </w:rPr>
          <w:delText>구조로</w:delText>
        </w:r>
        <w:r w:rsidDel="00491B56">
          <w:rPr>
            <w:rFonts w:hint="eastAsia"/>
          </w:rPr>
          <w:delText xml:space="preserve"> </w:delText>
        </w:r>
        <w:r w:rsidDel="00491B56">
          <w:rPr>
            <w:rFonts w:hint="eastAsia"/>
          </w:rPr>
          <w:delText>공사시공을</w:delText>
        </w:r>
        <w:r w:rsidDel="00491B56">
          <w:rPr>
            <w:rFonts w:hint="eastAsia"/>
          </w:rPr>
          <w:delText xml:space="preserve"> </w:delText>
        </w:r>
        <w:r w:rsidDel="00491B56">
          <w:rPr>
            <w:rFonts w:hint="eastAsia"/>
          </w:rPr>
          <w:delText>진행함</w:delText>
        </w:r>
        <w:r w:rsidDel="00491B56">
          <w:rPr>
            <w:rFonts w:hint="eastAsia"/>
          </w:rPr>
          <w:delText>.</w:delText>
        </w:r>
      </w:del>
    </w:p>
  </w:footnote>
  <w:footnote w:id="14">
    <w:p w14:paraId="2D28BC23" w14:textId="77777777" w:rsidR="00A30FCA" w:rsidRDefault="00A30FCA" w:rsidP="000F7555">
      <w:pPr>
        <w:pStyle w:val="a8"/>
      </w:pPr>
      <w:r>
        <w:rPr>
          <w:rStyle w:val="ac"/>
        </w:rPr>
        <w:footnoteRef/>
      </w:r>
      <w:r>
        <w:t xml:space="preserve"> </w:t>
      </w:r>
      <w:r>
        <w:rPr>
          <w:rFonts w:hint="eastAsia"/>
        </w:rPr>
        <w:t>동일한</w:t>
      </w:r>
      <w:r>
        <w:rPr>
          <w:rFonts w:hint="eastAsia"/>
        </w:rPr>
        <w:t xml:space="preserve"> </w:t>
      </w:r>
      <w:r>
        <w:rPr>
          <w:rFonts w:hint="eastAsia"/>
        </w:rPr>
        <w:t>공사를</w:t>
      </w:r>
      <w:r>
        <w:rPr>
          <w:rFonts w:hint="eastAsia"/>
        </w:rPr>
        <w:t xml:space="preserve"> 2</w:t>
      </w:r>
      <w:r>
        <w:rPr>
          <w:rFonts w:hint="eastAsia"/>
        </w:rPr>
        <w:t>이상의</w:t>
      </w:r>
      <w:r>
        <w:rPr>
          <w:rFonts w:hint="eastAsia"/>
        </w:rPr>
        <w:t xml:space="preserve"> </w:t>
      </w:r>
      <w:r>
        <w:rPr>
          <w:rFonts w:hint="eastAsia"/>
        </w:rPr>
        <w:t>계약으로</w:t>
      </w:r>
      <w:r>
        <w:rPr>
          <w:rFonts w:hint="eastAsia"/>
        </w:rPr>
        <w:t xml:space="preserve"> </w:t>
      </w:r>
      <w:r>
        <w:rPr>
          <w:rFonts w:hint="eastAsia"/>
        </w:rPr>
        <w:t>분할하여</w:t>
      </w:r>
      <w:r>
        <w:rPr>
          <w:rFonts w:hint="eastAsia"/>
        </w:rPr>
        <w:t xml:space="preserve"> </w:t>
      </w:r>
      <w:r>
        <w:rPr>
          <w:rFonts w:hint="eastAsia"/>
        </w:rPr>
        <w:t>발주하는</w:t>
      </w:r>
      <w:r>
        <w:rPr>
          <w:rFonts w:hint="eastAsia"/>
        </w:rPr>
        <w:t xml:space="preserve"> </w:t>
      </w:r>
      <w:r>
        <w:rPr>
          <w:rFonts w:hint="eastAsia"/>
        </w:rPr>
        <w:t>경우에는</w:t>
      </w:r>
      <w:r>
        <w:rPr>
          <w:rFonts w:hint="eastAsia"/>
        </w:rPr>
        <w:t xml:space="preserve"> </w:t>
      </w:r>
      <w:r>
        <w:rPr>
          <w:rFonts w:hint="eastAsia"/>
        </w:rPr>
        <w:t>각각의</w:t>
      </w:r>
      <w:r>
        <w:rPr>
          <w:rFonts w:hint="eastAsia"/>
        </w:rPr>
        <w:t xml:space="preserve"> </w:t>
      </w:r>
      <w:r>
        <w:rPr>
          <w:rFonts w:hint="eastAsia"/>
        </w:rPr>
        <w:t>공사예정금액을</w:t>
      </w:r>
      <w:r>
        <w:rPr>
          <w:rFonts w:hint="eastAsia"/>
        </w:rPr>
        <w:t xml:space="preserve"> </w:t>
      </w:r>
      <w:r>
        <w:rPr>
          <w:rFonts w:hint="eastAsia"/>
        </w:rPr>
        <w:t>합산한</w:t>
      </w:r>
      <w:r>
        <w:rPr>
          <w:rFonts w:hint="eastAsia"/>
        </w:rPr>
        <w:t xml:space="preserve"> </w:t>
      </w:r>
      <w:r>
        <w:rPr>
          <w:rFonts w:hint="eastAsia"/>
        </w:rPr>
        <w:t>금액으로</w:t>
      </w:r>
      <w:r>
        <w:rPr>
          <w:rFonts w:hint="eastAsia"/>
        </w:rPr>
        <w:t xml:space="preserve"> </w:t>
      </w:r>
      <w:r>
        <w:rPr>
          <w:rFonts w:hint="eastAsia"/>
        </w:rPr>
        <w:t>하고</w:t>
      </w:r>
      <w:r>
        <w:rPr>
          <w:rFonts w:hint="eastAsia"/>
        </w:rPr>
        <w:t xml:space="preserve">, </w:t>
      </w:r>
      <w:r>
        <w:rPr>
          <w:rFonts w:hint="eastAsia"/>
        </w:rPr>
        <w:t>발주자</w:t>
      </w:r>
      <w:r>
        <w:rPr>
          <w:rFonts w:hint="eastAsia"/>
        </w:rPr>
        <w:t>(</w:t>
      </w:r>
      <w:r>
        <w:rPr>
          <w:rFonts w:hint="eastAsia"/>
        </w:rPr>
        <w:t>하도급의</w:t>
      </w:r>
      <w:r>
        <w:rPr>
          <w:rFonts w:hint="eastAsia"/>
        </w:rPr>
        <w:t xml:space="preserve"> </w:t>
      </w:r>
      <w:r>
        <w:rPr>
          <w:rFonts w:hint="eastAsia"/>
        </w:rPr>
        <w:t>경우에는</w:t>
      </w:r>
      <w:r>
        <w:rPr>
          <w:rFonts w:hint="eastAsia"/>
        </w:rPr>
        <w:t xml:space="preserve"> </w:t>
      </w:r>
      <w:r>
        <w:rPr>
          <w:rFonts w:hint="eastAsia"/>
        </w:rPr>
        <w:t>수급인을</w:t>
      </w:r>
      <w:r>
        <w:rPr>
          <w:rFonts w:hint="eastAsia"/>
        </w:rPr>
        <w:t xml:space="preserve"> </w:t>
      </w:r>
      <w:r>
        <w:rPr>
          <w:rFonts w:hint="eastAsia"/>
        </w:rPr>
        <w:t>포함한다</w:t>
      </w:r>
      <w:r>
        <w:rPr>
          <w:rFonts w:hint="eastAsia"/>
        </w:rPr>
        <w:t>)</w:t>
      </w:r>
      <w:r>
        <w:rPr>
          <w:rFonts w:hint="eastAsia"/>
        </w:rPr>
        <w:t>가</w:t>
      </w:r>
      <w:r>
        <w:rPr>
          <w:rFonts w:hint="eastAsia"/>
        </w:rPr>
        <w:t xml:space="preserve"> </w:t>
      </w:r>
      <w:r>
        <w:rPr>
          <w:rFonts w:hint="eastAsia"/>
        </w:rPr>
        <w:t>재료를</w:t>
      </w:r>
      <w:r>
        <w:rPr>
          <w:rFonts w:hint="eastAsia"/>
        </w:rPr>
        <w:t xml:space="preserve"> </w:t>
      </w:r>
      <w:r>
        <w:rPr>
          <w:rFonts w:hint="eastAsia"/>
        </w:rPr>
        <w:t>제공하는</w:t>
      </w:r>
      <w:r>
        <w:rPr>
          <w:rFonts w:hint="eastAsia"/>
        </w:rPr>
        <w:t xml:space="preserve"> </w:t>
      </w:r>
      <w:r>
        <w:rPr>
          <w:rFonts w:hint="eastAsia"/>
        </w:rPr>
        <w:t>경우에는</w:t>
      </w:r>
      <w:r>
        <w:rPr>
          <w:rFonts w:hint="eastAsia"/>
        </w:rPr>
        <w:t xml:space="preserve"> </w:t>
      </w:r>
      <w:r>
        <w:rPr>
          <w:rFonts w:hint="eastAsia"/>
        </w:rPr>
        <w:t>그</w:t>
      </w:r>
      <w:r>
        <w:rPr>
          <w:rFonts w:hint="eastAsia"/>
        </w:rPr>
        <w:t xml:space="preserve"> </w:t>
      </w:r>
      <w:r>
        <w:rPr>
          <w:rFonts w:hint="eastAsia"/>
        </w:rPr>
        <w:t>재료의</w:t>
      </w:r>
      <w:r>
        <w:rPr>
          <w:rFonts w:hint="eastAsia"/>
        </w:rPr>
        <w:t xml:space="preserve"> </w:t>
      </w:r>
      <w:r>
        <w:rPr>
          <w:rFonts w:hint="eastAsia"/>
        </w:rPr>
        <w:t>시장가격</w:t>
      </w:r>
      <w:r>
        <w:rPr>
          <w:rFonts w:hint="eastAsia"/>
        </w:rPr>
        <w:t xml:space="preserve"> </w:t>
      </w:r>
      <w:r>
        <w:rPr>
          <w:rFonts w:hint="eastAsia"/>
        </w:rPr>
        <w:t>및</w:t>
      </w:r>
      <w:r>
        <w:rPr>
          <w:rFonts w:hint="eastAsia"/>
        </w:rPr>
        <w:t xml:space="preserve"> </w:t>
      </w:r>
      <w:r>
        <w:rPr>
          <w:rFonts w:hint="eastAsia"/>
        </w:rPr>
        <w:t>운임을</w:t>
      </w:r>
      <w:r>
        <w:rPr>
          <w:rFonts w:hint="eastAsia"/>
        </w:rPr>
        <w:t xml:space="preserve"> </w:t>
      </w:r>
      <w:r>
        <w:rPr>
          <w:rFonts w:hint="eastAsia"/>
        </w:rPr>
        <w:t>포함한</w:t>
      </w:r>
      <w:r>
        <w:rPr>
          <w:rFonts w:hint="eastAsia"/>
        </w:rPr>
        <w:t xml:space="preserve"> </w:t>
      </w:r>
      <w:r>
        <w:rPr>
          <w:rFonts w:hint="eastAsia"/>
        </w:rPr>
        <w:t>금액으로</w:t>
      </w:r>
      <w:r>
        <w:rPr>
          <w:rFonts w:hint="eastAsia"/>
        </w:rPr>
        <w:t xml:space="preserve"> </w:t>
      </w:r>
      <w:r>
        <w:rPr>
          <w:rFonts w:hint="eastAsia"/>
        </w:rPr>
        <w:t>함</w:t>
      </w:r>
      <w:r>
        <w:rPr>
          <w:rFonts w:hint="eastAsia"/>
        </w:rPr>
        <w:t>(</w:t>
      </w:r>
      <w:r>
        <w:rPr>
          <w:rFonts w:hint="eastAsia"/>
        </w:rPr>
        <w:t>건설산업기본법</w:t>
      </w:r>
      <w:r>
        <w:rPr>
          <w:rFonts w:hint="eastAsia"/>
        </w:rPr>
        <w:t xml:space="preserve"> </w:t>
      </w:r>
      <w:r>
        <w:rPr>
          <w:rFonts w:hint="eastAsia"/>
        </w:rPr>
        <w:t>시행령</w:t>
      </w:r>
      <w:r>
        <w:rPr>
          <w:rFonts w:hint="eastAsia"/>
        </w:rPr>
        <w:t xml:space="preserve"> </w:t>
      </w:r>
      <w:r>
        <w:rPr>
          <w:rFonts w:hint="eastAsia"/>
        </w:rPr>
        <w:t>제</w:t>
      </w:r>
      <w:r>
        <w:rPr>
          <w:rFonts w:hint="eastAsia"/>
        </w:rPr>
        <w:t>8</w:t>
      </w:r>
      <w:r>
        <w:rPr>
          <w:rFonts w:hint="eastAsia"/>
        </w:rPr>
        <w:t>조</w:t>
      </w:r>
      <w:r>
        <w:rPr>
          <w:rFonts w:hint="eastAsia"/>
        </w:rPr>
        <w:t>)</w:t>
      </w:r>
      <w:r>
        <w:t>.</w:t>
      </w:r>
    </w:p>
  </w:footnote>
  <w:footnote w:id="15">
    <w:p w14:paraId="0EC6587E" w14:textId="77777777" w:rsidR="00A30FCA" w:rsidRPr="000F7555" w:rsidRDefault="00A30FCA" w:rsidP="000F7555">
      <w:pPr>
        <w:pStyle w:val="a8"/>
      </w:pPr>
      <w:r w:rsidRPr="000F7555">
        <w:rPr>
          <w:rStyle w:val="ac"/>
        </w:rPr>
        <w:footnoteRef/>
      </w:r>
      <w:r w:rsidRPr="000F7555">
        <w:t xml:space="preserve"> </w:t>
      </w:r>
      <w:r w:rsidRPr="000F7555">
        <w:rPr>
          <w:rFonts w:hint="eastAsia"/>
        </w:rPr>
        <w:t>건설산업기본법</w:t>
      </w:r>
      <w:r w:rsidRPr="000F7555">
        <w:t xml:space="preserve"> </w:t>
      </w:r>
      <w:r w:rsidRPr="000F7555">
        <w:rPr>
          <w:rFonts w:hint="eastAsia"/>
        </w:rPr>
        <w:t>시행령</w:t>
      </w:r>
      <w:r w:rsidRPr="000F7555">
        <w:t xml:space="preserve"> </w:t>
      </w:r>
      <w:r w:rsidRPr="000F7555">
        <w:rPr>
          <w:rFonts w:hint="eastAsia"/>
        </w:rPr>
        <w:t>제</w:t>
      </w:r>
      <w:r w:rsidRPr="000F7555">
        <w:t>25</w:t>
      </w:r>
      <w:r w:rsidRPr="000F7555">
        <w:rPr>
          <w:rFonts w:hint="eastAsia"/>
        </w:rPr>
        <w:t>조의</w:t>
      </w:r>
      <w:r w:rsidRPr="000F7555">
        <w:t xml:space="preserve">7 </w:t>
      </w:r>
      <w:r w:rsidRPr="000F7555">
        <w:rPr>
          <w:rFonts w:hint="eastAsia"/>
        </w:rPr>
        <w:t>각</w:t>
      </w:r>
      <w:r w:rsidRPr="000F7555">
        <w:t xml:space="preserve"> </w:t>
      </w:r>
      <w:r w:rsidRPr="000F7555">
        <w:rPr>
          <w:rFonts w:hint="eastAsia"/>
        </w:rPr>
        <w:t>호의</w:t>
      </w:r>
      <w:r w:rsidRPr="000F7555">
        <w:t xml:space="preserve"> </w:t>
      </w:r>
      <w:r w:rsidRPr="000F7555">
        <w:rPr>
          <w:rFonts w:hint="eastAsia"/>
        </w:rPr>
        <w:t>요건을</w:t>
      </w:r>
      <w:r w:rsidRPr="000F7555">
        <w:t xml:space="preserve"> </w:t>
      </w:r>
      <w:r w:rsidRPr="000F7555">
        <w:rPr>
          <w:rFonts w:hint="eastAsia"/>
        </w:rPr>
        <w:t>모두</w:t>
      </w:r>
      <w:r w:rsidRPr="000F7555">
        <w:t xml:space="preserve"> </w:t>
      </w:r>
      <w:r w:rsidRPr="000F7555">
        <w:rPr>
          <w:rFonts w:hint="eastAsia"/>
        </w:rPr>
        <w:t>충족하는</w:t>
      </w:r>
      <w:r w:rsidRPr="000F7555">
        <w:t xml:space="preserve"> </w:t>
      </w:r>
      <w:r w:rsidRPr="000F7555">
        <w:rPr>
          <w:rFonts w:hint="eastAsia"/>
        </w:rPr>
        <w:t>경우를</w:t>
      </w:r>
      <w:r w:rsidRPr="000F7555">
        <w:t xml:space="preserve"> </w:t>
      </w:r>
      <w:r w:rsidRPr="000F7555">
        <w:rPr>
          <w:rFonts w:hint="eastAsia"/>
        </w:rPr>
        <w:t>의미하며</w:t>
      </w:r>
      <w:r w:rsidRPr="000F7555">
        <w:t xml:space="preserve">, </w:t>
      </w:r>
      <w:r w:rsidRPr="000F7555">
        <w:rPr>
          <w:rFonts w:hint="eastAsia"/>
        </w:rPr>
        <w:t>신기술</w:t>
      </w:r>
      <w:r w:rsidRPr="000F7555">
        <w:t xml:space="preserve"> </w:t>
      </w:r>
      <w:r w:rsidRPr="000F7555">
        <w:rPr>
          <w:rFonts w:hint="eastAsia"/>
        </w:rPr>
        <w:t>적용</w:t>
      </w:r>
      <w:r w:rsidRPr="000F7555">
        <w:t xml:space="preserve"> </w:t>
      </w:r>
      <w:r w:rsidRPr="000F7555">
        <w:rPr>
          <w:rFonts w:hint="eastAsia"/>
        </w:rPr>
        <w:t>공사</w:t>
      </w:r>
      <w:r w:rsidRPr="000F7555">
        <w:t xml:space="preserve">, </w:t>
      </w:r>
      <w:r w:rsidRPr="000F7555">
        <w:rPr>
          <w:rFonts w:hint="eastAsia"/>
        </w:rPr>
        <w:t>특허권</w:t>
      </w:r>
      <w:r w:rsidRPr="000F7555">
        <w:t xml:space="preserve"> </w:t>
      </w:r>
      <w:r w:rsidRPr="000F7555">
        <w:rPr>
          <w:rFonts w:hint="eastAsia"/>
        </w:rPr>
        <w:t>적용</w:t>
      </w:r>
      <w:r w:rsidRPr="000F7555">
        <w:t xml:space="preserve"> </w:t>
      </w:r>
      <w:r w:rsidRPr="000F7555">
        <w:rPr>
          <w:rFonts w:hint="eastAsia"/>
        </w:rPr>
        <w:t>공사</w:t>
      </w:r>
      <w:r w:rsidRPr="000F7555">
        <w:t xml:space="preserve"> </w:t>
      </w:r>
      <w:r w:rsidRPr="000F7555">
        <w:rPr>
          <w:rFonts w:hint="eastAsia"/>
        </w:rPr>
        <w:t>등</w:t>
      </w:r>
      <w:r w:rsidRPr="000F7555">
        <w:t xml:space="preserve"> </w:t>
      </w:r>
      <w:r w:rsidRPr="000F7555">
        <w:rPr>
          <w:rFonts w:hint="eastAsia"/>
        </w:rPr>
        <w:t>한정적인</w:t>
      </w:r>
      <w:r w:rsidRPr="000F7555">
        <w:t xml:space="preserve"> </w:t>
      </w:r>
      <w:r w:rsidRPr="000F7555">
        <w:rPr>
          <w:rFonts w:hint="eastAsia"/>
        </w:rPr>
        <w:t>경우에</w:t>
      </w:r>
      <w:r w:rsidRPr="000F7555">
        <w:t xml:space="preserve"> </w:t>
      </w:r>
      <w:r w:rsidRPr="000F7555">
        <w:rPr>
          <w:rFonts w:hint="eastAsia"/>
        </w:rPr>
        <w:t>한하여</w:t>
      </w:r>
      <w:r w:rsidRPr="000F7555">
        <w:t xml:space="preserve"> </w:t>
      </w:r>
      <w:r w:rsidRPr="000F7555">
        <w:rPr>
          <w:rFonts w:hint="eastAsia"/>
        </w:rPr>
        <w:t>적용되고</w:t>
      </w:r>
      <w:r w:rsidRPr="000F7555">
        <w:rPr>
          <w:rFonts w:hint="eastAsia"/>
        </w:rPr>
        <w:t xml:space="preserve"> </w:t>
      </w:r>
      <w:r w:rsidRPr="000F7555">
        <w:rPr>
          <w:rFonts w:hint="eastAsia"/>
        </w:rPr>
        <w:t>인테리어</w:t>
      </w:r>
      <w:r w:rsidRPr="000F7555">
        <w:t xml:space="preserve"> </w:t>
      </w:r>
      <w:r w:rsidRPr="000F7555">
        <w:rPr>
          <w:rFonts w:hint="eastAsia"/>
        </w:rPr>
        <w:t>시공</w:t>
      </w:r>
      <w:r w:rsidRPr="000F7555">
        <w:t xml:space="preserve"> </w:t>
      </w:r>
      <w:r w:rsidRPr="000F7555">
        <w:rPr>
          <w:rFonts w:hint="eastAsia"/>
        </w:rPr>
        <w:t>공사와는</w:t>
      </w:r>
      <w:r w:rsidRPr="000F7555">
        <w:t xml:space="preserve"> </w:t>
      </w:r>
      <w:r w:rsidRPr="000F7555">
        <w:rPr>
          <w:rFonts w:hint="eastAsia"/>
        </w:rPr>
        <w:t>특별히</w:t>
      </w:r>
      <w:r w:rsidRPr="000F7555">
        <w:t xml:space="preserve"> </w:t>
      </w:r>
      <w:r w:rsidRPr="000F7555">
        <w:rPr>
          <w:rFonts w:hint="eastAsia"/>
        </w:rPr>
        <w:t>관련성이</w:t>
      </w:r>
      <w:r w:rsidRPr="000F7555">
        <w:t xml:space="preserve"> </w:t>
      </w:r>
      <w:r w:rsidRPr="000F7555">
        <w:rPr>
          <w:rFonts w:hint="eastAsia"/>
        </w:rPr>
        <w:t>없음</w:t>
      </w:r>
      <w:r w:rsidRPr="000F7555">
        <w:t>.</w:t>
      </w:r>
    </w:p>
  </w:footnote>
  <w:footnote w:id="16">
    <w:p w14:paraId="6A3DA214" w14:textId="77777777" w:rsidR="00A30FCA" w:rsidRPr="000F7555" w:rsidRDefault="00A30FCA" w:rsidP="000F7555">
      <w:pPr>
        <w:pStyle w:val="a8"/>
      </w:pPr>
      <w:r w:rsidRPr="000F7555">
        <w:rPr>
          <w:rStyle w:val="ac"/>
        </w:rPr>
        <w:footnoteRef/>
      </w:r>
      <w:r w:rsidRPr="000F7555">
        <w:t xml:space="preserve"> </w:t>
      </w:r>
      <w:r w:rsidRPr="000F7555">
        <w:rPr>
          <w:rFonts w:hint="eastAsia"/>
        </w:rPr>
        <w:t>동일한</w:t>
      </w:r>
      <w:r w:rsidRPr="000F7555">
        <w:t xml:space="preserve"> </w:t>
      </w:r>
      <w:r w:rsidRPr="000F7555">
        <w:rPr>
          <w:rFonts w:hint="eastAsia"/>
        </w:rPr>
        <w:t>공사에</w:t>
      </w:r>
      <w:r w:rsidRPr="000F7555">
        <w:t xml:space="preserve"> </w:t>
      </w:r>
      <w:r w:rsidRPr="000F7555">
        <w:rPr>
          <w:rFonts w:hint="eastAsia"/>
        </w:rPr>
        <w:t>대하여</w:t>
      </w:r>
      <w:r w:rsidRPr="000F7555">
        <w:t xml:space="preserve"> </w:t>
      </w:r>
      <w:r w:rsidRPr="000F7555">
        <w:rPr>
          <w:rFonts w:hint="eastAsia"/>
        </w:rPr>
        <w:t>여러</w:t>
      </w:r>
      <w:r w:rsidRPr="000F7555">
        <w:t xml:space="preserve"> </w:t>
      </w:r>
      <w:r w:rsidRPr="000F7555">
        <w:rPr>
          <w:rFonts w:hint="eastAsia"/>
        </w:rPr>
        <w:t>시공기사에게</w:t>
      </w:r>
      <w:r w:rsidRPr="000F7555">
        <w:t xml:space="preserve"> </w:t>
      </w:r>
      <w:r w:rsidRPr="000F7555">
        <w:rPr>
          <w:rFonts w:hint="eastAsia"/>
        </w:rPr>
        <w:t>발주하는</w:t>
      </w:r>
      <w:r w:rsidRPr="000F7555">
        <w:t xml:space="preserve"> </w:t>
      </w:r>
      <w:r w:rsidRPr="000F7555">
        <w:rPr>
          <w:rFonts w:hint="eastAsia"/>
        </w:rPr>
        <w:t>경우</w:t>
      </w:r>
      <w:r w:rsidRPr="000F7555">
        <w:t xml:space="preserve">, </w:t>
      </w:r>
      <w:r w:rsidRPr="000F7555">
        <w:rPr>
          <w:rFonts w:hint="eastAsia"/>
        </w:rPr>
        <w:t>각</w:t>
      </w:r>
      <w:r w:rsidRPr="000F7555">
        <w:t xml:space="preserve"> </w:t>
      </w:r>
      <w:r w:rsidRPr="000F7555">
        <w:rPr>
          <w:rFonts w:hint="eastAsia"/>
        </w:rPr>
        <w:t>시공기사에게</w:t>
      </w:r>
      <w:r w:rsidRPr="000F7555">
        <w:t xml:space="preserve"> </w:t>
      </w:r>
      <w:r w:rsidRPr="000F7555">
        <w:rPr>
          <w:rFonts w:hint="eastAsia"/>
        </w:rPr>
        <w:t>발주한</w:t>
      </w:r>
      <w:r w:rsidRPr="000F7555">
        <w:t xml:space="preserve"> </w:t>
      </w:r>
      <w:r w:rsidRPr="000F7555">
        <w:rPr>
          <w:rFonts w:hint="eastAsia"/>
        </w:rPr>
        <w:t>공사금액을</w:t>
      </w:r>
      <w:r w:rsidRPr="000F7555">
        <w:t xml:space="preserve"> </w:t>
      </w:r>
      <w:r w:rsidRPr="000F7555">
        <w:rPr>
          <w:rFonts w:hint="eastAsia"/>
        </w:rPr>
        <w:t>합산하여</w:t>
      </w:r>
      <w:r w:rsidRPr="000F7555">
        <w:t xml:space="preserve"> </w:t>
      </w:r>
      <w:r w:rsidRPr="000F7555">
        <w:rPr>
          <w:rFonts w:hint="eastAsia"/>
        </w:rPr>
        <w:t>계산하며</w:t>
      </w:r>
      <w:r w:rsidRPr="000F7555">
        <w:rPr>
          <w:rFonts w:hint="eastAsia"/>
        </w:rPr>
        <w:t>,</w:t>
      </w:r>
      <w:r w:rsidRPr="000F7555">
        <w:t xml:space="preserve"> </w:t>
      </w:r>
      <w:r w:rsidRPr="000F7555">
        <w:rPr>
          <w:rFonts w:hint="eastAsia"/>
        </w:rPr>
        <w:t>이하</w:t>
      </w:r>
      <w:r w:rsidRPr="000F7555">
        <w:rPr>
          <w:rFonts w:hint="eastAsia"/>
        </w:rPr>
        <w:t xml:space="preserve"> </w:t>
      </w:r>
      <w:r w:rsidRPr="000F7555">
        <w:rPr>
          <w:rFonts w:hint="eastAsia"/>
        </w:rPr>
        <w:t>동일함</w:t>
      </w:r>
      <w:r w:rsidRPr="000F7555">
        <w:rPr>
          <w:rFonts w:hint="eastAsia"/>
        </w:rPr>
        <w:t>.</w:t>
      </w:r>
    </w:p>
  </w:footnote>
  <w:footnote w:id="17">
    <w:p w14:paraId="597FBDF8" w14:textId="77777777" w:rsidR="00A30FCA" w:rsidRPr="00163446" w:rsidRDefault="00A30FCA" w:rsidP="000F7555">
      <w:pPr>
        <w:pStyle w:val="a8"/>
      </w:pPr>
      <w:r w:rsidRPr="00163446">
        <w:rPr>
          <w:rStyle w:val="ac"/>
        </w:rPr>
        <w:footnoteRef/>
      </w:r>
      <w:r w:rsidRPr="00163446">
        <w:t xml:space="preserve"> </w:t>
      </w:r>
      <w:r w:rsidRPr="00163446">
        <w:tab/>
      </w:r>
      <w:r w:rsidRPr="00163446">
        <w:rPr>
          <w:rFonts w:hint="eastAsia"/>
        </w:rPr>
        <w:t>목포</w:t>
      </w:r>
      <w:r w:rsidRPr="00163446">
        <w:rPr>
          <w:rFonts w:hint="eastAsia"/>
        </w:rPr>
        <w:t xml:space="preserve"> </w:t>
      </w:r>
      <w:r w:rsidRPr="00163446">
        <w:rPr>
          <w:rFonts w:hint="eastAsia"/>
        </w:rPr>
        <w:t>대리점이</w:t>
      </w:r>
      <w:r w:rsidRPr="00163446">
        <w:rPr>
          <w:rFonts w:hint="eastAsia"/>
        </w:rPr>
        <w:t xml:space="preserve"> </w:t>
      </w:r>
      <w:r w:rsidRPr="00163446">
        <w:rPr>
          <w:rFonts w:hint="eastAsia"/>
        </w:rPr>
        <w:t>대상회사를</w:t>
      </w:r>
      <w:r w:rsidRPr="00163446">
        <w:rPr>
          <w:rFonts w:hint="eastAsia"/>
        </w:rPr>
        <w:t xml:space="preserve"> </w:t>
      </w:r>
      <w:r w:rsidRPr="00163446">
        <w:rPr>
          <w:rFonts w:hint="eastAsia"/>
        </w:rPr>
        <w:t>공정위에</w:t>
      </w:r>
      <w:r w:rsidRPr="00163446">
        <w:rPr>
          <w:rFonts w:hint="eastAsia"/>
        </w:rPr>
        <w:t xml:space="preserve"> </w:t>
      </w:r>
      <w:r w:rsidRPr="00163446">
        <w:rPr>
          <w:rFonts w:hint="eastAsia"/>
        </w:rPr>
        <w:t>신고한</w:t>
      </w:r>
      <w:r w:rsidRPr="00163446">
        <w:rPr>
          <w:rFonts w:hint="eastAsia"/>
        </w:rPr>
        <w:t xml:space="preserve"> </w:t>
      </w:r>
      <w:r w:rsidRPr="00163446">
        <w:rPr>
          <w:rFonts w:hint="eastAsia"/>
        </w:rPr>
        <w:t>정확한</w:t>
      </w:r>
      <w:r w:rsidRPr="00163446">
        <w:rPr>
          <w:rFonts w:hint="eastAsia"/>
        </w:rPr>
        <w:t xml:space="preserve"> </w:t>
      </w:r>
      <w:r w:rsidRPr="00163446">
        <w:rPr>
          <w:rFonts w:hint="eastAsia"/>
        </w:rPr>
        <w:t>일시에</w:t>
      </w:r>
      <w:r w:rsidRPr="00163446">
        <w:rPr>
          <w:rFonts w:hint="eastAsia"/>
        </w:rPr>
        <w:t xml:space="preserve"> </w:t>
      </w:r>
      <w:r w:rsidRPr="00163446">
        <w:rPr>
          <w:rFonts w:hint="eastAsia"/>
        </w:rPr>
        <w:t>관한</w:t>
      </w:r>
      <w:r w:rsidRPr="00163446">
        <w:rPr>
          <w:rFonts w:hint="eastAsia"/>
        </w:rPr>
        <w:t xml:space="preserve"> </w:t>
      </w:r>
      <w:r w:rsidRPr="00163446">
        <w:rPr>
          <w:rFonts w:hint="eastAsia"/>
        </w:rPr>
        <w:t>자료는</w:t>
      </w:r>
      <w:r w:rsidRPr="00163446">
        <w:rPr>
          <w:rFonts w:hint="eastAsia"/>
        </w:rPr>
        <w:t xml:space="preserve"> </w:t>
      </w:r>
      <w:r w:rsidRPr="00163446">
        <w:rPr>
          <w:rFonts w:hint="eastAsia"/>
        </w:rPr>
        <w:t>제공되지</w:t>
      </w:r>
      <w:r w:rsidRPr="00163446">
        <w:rPr>
          <w:rFonts w:hint="eastAsia"/>
        </w:rPr>
        <w:t xml:space="preserve"> </w:t>
      </w:r>
      <w:r w:rsidRPr="00163446">
        <w:rPr>
          <w:rFonts w:hint="eastAsia"/>
        </w:rPr>
        <w:t>않음</w:t>
      </w:r>
      <w:r w:rsidRPr="00163446">
        <w:rPr>
          <w:rFonts w:hint="eastAsia"/>
        </w:rPr>
        <w:t>.</w:t>
      </w:r>
      <w:r w:rsidRPr="00163446">
        <w:t xml:space="preserve"> </w:t>
      </w:r>
    </w:p>
  </w:footnote>
  <w:footnote w:id="18">
    <w:p w14:paraId="14A7B1BB" w14:textId="77777777" w:rsidR="00A30FCA" w:rsidRDefault="00A30FCA" w:rsidP="000F7555">
      <w:pPr>
        <w:pStyle w:val="a8"/>
      </w:pPr>
      <w:r>
        <w:rPr>
          <w:rStyle w:val="ac"/>
        </w:rPr>
        <w:footnoteRef/>
      </w:r>
      <w:r w:rsidRPr="00163446">
        <w:tab/>
      </w:r>
      <w:r>
        <w:rPr>
          <w:rFonts w:hint="eastAsia"/>
        </w:rPr>
        <w:t>대리점의</w:t>
      </w:r>
      <w:r>
        <w:rPr>
          <w:rFonts w:hint="eastAsia"/>
        </w:rPr>
        <w:t xml:space="preserve"> </w:t>
      </w:r>
      <w:r>
        <w:rPr>
          <w:rFonts w:hint="eastAsia"/>
        </w:rPr>
        <w:t>실질적</w:t>
      </w:r>
      <w:r>
        <w:rPr>
          <w:rFonts w:hint="eastAsia"/>
        </w:rPr>
        <w:t xml:space="preserve"> </w:t>
      </w:r>
      <w:r>
        <w:rPr>
          <w:rFonts w:hint="eastAsia"/>
        </w:rPr>
        <w:t>운영자인</w:t>
      </w:r>
      <w:r>
        <w:rPr>
          <w:rFonts w:hint="eastAsia"/>
        </w:rPr>
        <w:t xml:space="preserve"> </w:t>
      </w:r>
      <w:r>
        <w:rPr>
          <w:rFonts w:hint="eastAsia"/>
        </w:rPr>
        <w:t>이상호의</w:t>
      </w:r>
      <w:r>
        <w:rPr>
          <w:rFonts w:hint="eastAsia"/>
        </w:rPr>
        <w:t xml:space="preserve"> </w:t>
      </w:r>
      <w:r>
        <w:rPr>
          <w:rFonts w:hint="eastAsia"/>
        </w:rPr>
        <w:t>가족임</w:t>
      </w:r>
      <w:r>
        <w:rPr>
          <w:rFonts w:hint="eastAsia"/>
        </w:rPr>
        <w:t>.</w:t>
      </w:r>
    </w:p>
  </w:footnote>
  <w:footnote w:id="19">
    <w:p w14:paraId="005A1639" w14:textId="77777777" w:rsidR="00A30FCA" w:rsidRPr="00163446" w:rsidRDefault="00A30FCA" w:rsidP="000F7555">
      <w:pPr>
        <w:pStyle w:val="a8"/>
        <w:rPr>
          <w:lang w:val="en-US"/>
        </w:rPr>
      </w:pPr>
      <w:r w:rsidRPr="00163446">
        <w:rPr>
          <w:rStyle w:val="ac"/>
        </w:rPr>
        <w:footnoteRef/>
      </w:r>
      <w:r w:rsidRPr="00163446">
        <w:t xml:space="preserve"> </w:t>
      </w:r>
      <w:r w:rsidRPr="00163446">
        <w:tab/>
      </w:r>
      <w:r w:rsidRPr="00163446">
        <w:rPr>
          <w:rFonts w:hint="eastAsia"/>
        </w:rPr>
        <w:t>아울러</w:t>
      </w:r>
      <w:r w:rsidRPr="00163446">
        <w:rPr>
          <w:rFonts w:hint="eastAsia"/>
        </w:rPr>
        <w:t>,</w:t>
      </w:r>
      <w:r w:rsidRPr="00163446">
        <w:t xml:space="preserve"> </w:t>
      </w:r>
      <w:r w:rsidRPr="00163446">
        <w:rPr>
          <w:rFonts w:hint="eastAsia"/>
        </w:rPr>
        <w:t>제공된</w:t>
      </w:r>
      <w:r w:rsidRPr="00163446">
        <w:rPr>
          <w:rFonts w:hint="eastAsia"/>
        </w:rPr>
        <w:t xml:space="preserve"> </w:t>
      </w:r>
      <w:r w:rsidRPr="00163446">
        <w:rPr>
          <w:rFonts w:hint="eastAsia"/>
        </w:rPr>
        <w:t>답변에</w:t>
      </w:r>
      <w:r w:rsidRPr="00163446">
        <w:rPr>
          <w:rFonts w:hint="eastAsia"/>
        </w:rPr>
        <w:t xml:space="preserve"> </w:t>
      </w:r>
      <w:r w:rsidRPr="00163446">
        <w:rPr>
          <w:rFonts w:hint="eastAsia"/>
        </w:rPr>
        <w:t>따르면</w:t>
      </w:r>
      <w:r w:rsidRPr="00163446">
        <w:rPr>
          <w:rFonts w:hint="eastAsia"/>
        </w:rPr>
        <w:t xml:space="preserve"> </w:t>
      </w:r>
      <w:proofErr w:type="spellStart"/>
      <w:r w:rsidRPr="00163446">
        <w:rPr>
          <w:rFonts w:hint="eastAsia"/>
        </w:rPr>
        <w:t>최근들어</w:t>
      </w:r>
      <w:proofErr w:type="spellEnd"/>
      <w:r w:rsidRPr="00163446">
        <w:rPr>
          <w:rFonts w:hint="eastAsia"/>
        </w:rPr>
        <w:t xml:space="preserve"> </w:t>
      </w:r>
      <w:proofErr w:type="spellStart"/>
      <w:r w:rsidRPr="00163446">
        <w:rPr>
          <w:rFonts w:hint="eastAsia"/>
        </w:rPr>
        <w:t>직시공</w:t>
      </w:r>
      <w:proofErr w:type="spellEnd"/>
      <w:r w:rsidRPr="00163446">
        <w:rPr>
          <w:rFonts w:hint="eastAsia"/>
        </w:rPr>
        <w:t xml:space="preserve"> </w:t>
      </w:r>
      <w:r w:rsidRPr="00163446">
        <w:rPr>
          <w:rFonts w:hint="eastAsia"/>
        </w:rPr>
        <w:t>비중이</w:t>
      </w:r>
      <w:r w:rsidRPr="00163446">
        <w:rPr>
          <w:rFonts w:hint="eastAsia"/>
        </w:rPr>
        <w:t xml:space="preserve"> </w:t>
      </w:r>
      <w:r w:rsidRPr="00163446">
        <w:rPr>
          <w:rFonts w:hint="eastAsia"/>
        </w:rPr>
        <w:t>늘어나고</w:t>
      </w:r>
      <w:r w:rsidRPr="00163446">
        <w:rPr>
          <w:rFonts w:hint="eastAsia"/>
        </w:rPr>
        <w:t xml:space="preserve"> </w:t>
      </w:r>
      <w:r w:rsidRPr="00163446">
        <w:rPr>
          <w:rFonts w:hint="eastAsia"/>
        </w:rPr>
        <w:t>있는데</w:t>
      </w:r>
      <w:r w:rsidRPr="00163446">
        <w:rPr>
          <w:rFonts w:hint="eastAsia"/>
        </w:rPr>
        <w:t xml:space="preserve">, </w:t>
      </w:r>
      <w:r w:rsidRPr="00163446">
        <w:rPr>
          <w:rFonts w:hint="eastAsia"/>
        </w:rPr>
        <w:t>이유는</w:t>
      </w:r>
      <w:r w:rsidRPr="00163446">
        <w:rPr>
          <w:rFonts w:hint="eastAsia"/>
        </w:rPr>
        <w:t xml:space="preserve"> </w:t>
      </w:r>
      <w:r w:rsidRPr="00163446">
        <w:rPr>
          <w:rFonts w:hint="eastAsia"/>
        </w:rPr>
        <w:t>대리점에서</w:t>
      </w:r>
      <w:r w:rsidRPr="00163446">
        <w:rPr>
          <w:rFonts w:hint="eastAsia"/>
        </w:rPr>
        <w:t xml:space="preserve"> </w:t>
      </w:r>
      <w:r w:rsidRPr="00163446">
        <w:rPr>
          <w:rFonts w:hint="eastAsia"/>
        </w:rPr>
        <w:t>가지고</w:t>
      </w:r>
      <w:r w:rsidRPr="00163446">
        <w:rPr>
          <w:rFonts w:hint="eastAsia"/>
        </w:rPr>
        <w:t xml:space="preserve"> </w:t>
      </w:r>
      <w:r w:rsidRPr="00163446">
        <w:rPr>
          <w:rFonts w:hint="eastAsia"/>
        </w:rPr>
        <w:t>있던</w:t>
      </w:r>
      <w:r w:rsidRPr="00163446">
        <w:rPr>
          <w:rFonts w:hint="eastAsia"/>
        </w:rPr>
        <w:t xml:space="preserve"> </w:t>
      </w:r>
      <w:r w:rsidRPr="00163446">
        <w:rPr>
          <w:rFonts w:hint="eastAsia"/>
        </w:rPr>
        <w:t>시공업체들을</w:t>
      </w:r>
      <w:r w:rsidRPr="00163446">
        <w:rPr>
          <w:rFonts w:hint="eastAsia"/>
        </w:rPr>
        <w:t xml:space="preserve"> </w:t>
      </w:r>
      <w:r w:rsidRPr="00163446">
        <w:rPr>
          <w:rFonts w:hint="eastAsia"/>
        </w:rPr>
        <w:t>한샘서비스</w:t>
      </w:r>
      <w:r w:rsidRPr="00163446">
        <w:rPr>
          <w:rFonts w:hint="eastAsia"/>
        </w:rPr>
        <w:t xml:space="preserve"> </w:t>
      </w:r>
      <w:r w:rsidRPr="00163446">
        <w:rPr>
          <w:rFonts w:hint="eastAsia"/>
        </w:rPr>
        <w:t>시공</w:t>
      </w:r>
      <w:r w:rsidRPr="00163446">
        <w:rPr>
          <w:rFonts w:hint="eastAsia"/>
        </w:rPr>
        <w:t xml:space="preserve"> </w:t>
      </w:r>
      <w:r w:rsidRPr="00163446">
        <w:rPr>
          <w:rFonts w:hint="eastAsia"/>
        </w:rPr>
        <w:t>협력사로</w:t>
      </w:r>
      <w:r w:rsidRPr="00163446">
        <w:rPr>
          <w:rFonts w:hint="eastAsia"/>
        </w:rPr>
        <w:t xml:space="preserve"> </w:t>
      </w:r>
      <w:r w:rsidRPr="00163446">
        <w:rPr>
          <w:rFonts w:hint="eastAsia"/>
        </w:rPr>
        <w:t>전환하는</w:t>
      </w:r>
      <w:r w:rsidRPr="00163446">
        <w:rPr>
          <w:rFonts w:hint="eastAsia"/>
        </w:rPr>
        <w:t xml:space="preserve"> </w:t>
      </w:r>
      <w:r w:rsidRPr="00163446">
        <w:rPr>
          <w:rFonts w:hint="eastAsia"/>
        </w:rPr>
        <w:t>과정을</w:t>
      </w:r>
      <w:r w:rsidRPr="00163446">
        <w:rPr>
          <w:rFonts w:hint="eastAsia"/>
        </w:rPr>
        <w:t xml:space="preserve"> </w:t>
      </w:r>
      <w:r w:rsidRPr="00163446">
        <w:rPr>
          <w:rFonts w:hint="eastAsia"/>
        </w:rPr>
        <w:t>거치고</w:t>
      </w:r>
      <w:r w:rsidRPr="00163446">
        <w:rPr>
          <w:rFonts w:hint="eastAsia"/>
        </w:rPr>
        <w:t xml:space="preserve"> </w:t>
      </w:r>
      <w:r w:rsidRPr="00163446">
        <w:rPr>
          <w:rFonts w:hint="eastAsia"/>
        </w:rPr>
        <w:t>있기</w:t>
      </w:r>
      <w:r w:rsidRPr="00163446">
        <w:rPr>
          <w:rFonts w:hint="eastAsia"/>
        </w:rPr>
        <w:t xml:space="preserve"> </w:t>
      </w:r>
      <w:r w:rsidRPr="00163446">
        <w:rPr>
          <w:rFonts w:hint="eastAsia"/>
        </w:rPr>
        <w:t>때문으로</w:t>
      </w:r>
      <w:r w:rsidRPr="00163446">
        <w:rPr>
          <w:rFonts w:hint="eastAsia"/>
        </w:rPr>
        <w:t xml:space="preserve"> </w:t>
      </w:r>
      <w:r w:rsidRPr="00163446">
        <w:rPr>
          <w:rFonts w:hint="eastAsia"/>
        </w:rPr>
        <w:t>파악됨</w:t>
      </w:r>
      <w:r w:rsidRPr="00163446">
        <w:rPr>
          <w:rFonts w:hint="eastAsia"/>
        </w:rPr>
        <w:t>.</w:t>
      </w:r>
      <w:r w:rsidRPr="00163446">
        <w:t xml:space="preserve"> </w:t>
      </w:r>
    </w:p>
  </w:footnote>
  <w:footnote w:id="20">
    <w:p w14:paraId="1B134088" w14:textId="77777777" w:rsidR="00A30FCA" w:rsidRDefault="00A30FCA" w:rsidP="000F7555">
      <w:pPr>
        <w:pStyle w:val="a8"/>
      </w:pPr>
      <w:r>
        <w:rPr>
          <w:rStyle w:val="ac"/>
        </w:rPr>
        <w:footnoteRef/>
      </w:r>
    </w:p>
  </w:footnote>
  <w:footnote w:id="21">
    <w:p w14:paraId="4C9F613F" w14:textId="77777777" w:rsidR="00A30FCA" w:rsidRDefault="00A30FCA" w:rsidP="000F7555">
      <w:pPr>
        <w:pStyle w:val="a8"/>
      </w:pPr>
      <w:r>
        <w:rPr>
          <w:rStyle w:val="ac"/>
        </w:rPr>
        <w:footnoteRef/>
      </w:r>
      <w:r>
        <w:t xml:space="preserve"> </w:t>
      </w:r>
      <w:r>
        <w:rPr>
          <w:rFonts w:hint="eastAsia"/>
        </w:rPr>
        <w:t>가해자</w:t>
      </w:r>
      <w:r>
        <w:rPr>
          <w:rFonts w:hint="eastAsia"/>
        </w:rPr>
        <w:t>2</w:t>
      </w:r>
      <w:r>
        <w:rPr>
          <w:rFonts w:hint="eastAsia"/>
        </w:rPr>
        <w:t>의</w:t>
      </w:r>
      <w:r>
        <w:rPr>
          <w:rFonts w:hint="eastAsia"/>
        </w:rPr>
        <w:t xml:space="preserve"> </w:t>
      </w:r>
      <w:proofErr w:type="spellStart"/>
      <w:r>
        <w:rPr>
          <w:rFonts w:hint="eastAsia"/>
        </w:rPr>
        <w:t>징계면직사유에</w:t>
      </w:r>
      <w:proofErr w:type="spellEnd"/>
      <w:r>
        <w:rPr>
          <w:rFonts w:hint="eastAsia"/>
        </w:rPr>
        <w:t xml:space="preserve"> </w:t>
      </w:r>
      <w:r>
        <w:rPr>
          <w:rFonts w:hint="eastAsia"/>
        </w:rPr>
        <w:t>성비위행위</w:t>
      </w:r>
      <w:r>
        <w:rPr>
          <w:rFonts w:hint="eastAsia"/>
        </w:rPr>
        <w:t xml:space="preserve"> </w:t>
      </w:r>
      <w:r>
        <w:rPr>
          <w:rFonts w:hint="eastAsia"/>
        </w:rPr>
        <w:t>포함되지</w:t>
      </w:r>
      <w:r>
        <w:rPr>
          <w:rFonts w:hint="eastAsia"/>
        </w:rPr>
        <w:t xml:space="preserve"> </w:t>
      </w:r>
      <w:r>
        <w:rPr>
          <w:rFonts w:hint="eastAsia"/>
        </w:rPr>
        <w:t>않았음</w:t>
      </w:r>
    </w:p>
  </w:footnote>
  <w:footnote w:id="22">
    <w:p w14:paraId="19628CD3" w14:textId="77777777" w:rsidR="00A30FCA" w:rsidRDefault="00A30FCA" w:rsidP="000F7555">
      <w:pPr>
        <w:pStyle w:val="a8"/>
      </w:pPr>
      <w:r>
        <w:rPr>
          <w:rStyle w:val="ac"/>
        </w:rPr>
        <w:footnoteRef/>
      </w:r>
      <w:r>
        <w:t xml:space="preserve"> </w:t>
      </w:r>
      <w:r>
        <w:rPr>
          <w:rFonts w:hint="eastAsia"/>
        </w:rPr>
        <w:t>토지</w:t>
      </w:r>
      <w:r>
        <w:rPr>
          <w:rFonts w:hint="eastAsia"/>
        </w:rPr>
        <w:t xml:space="preserve"> </w:t>
      </w:r>
      <w:r>
        <w:rPr>
          <w:rFonts w:hint="eastAsia"/>
        </w:rPr>
        <w:t>양도가격은</w:t>
      </w:r>
      <w:r>
        <w:rPr>
          <w:rFonts w:hint="eastAsia"/>
        </w:rPr>
        <w:t xml:space="preserve"> </w:t>
      </w:r>
      <w:r>
        <w:rPr>
          <w:rFonts w:hint="eastAsia"/>
        </w:rPr>
        <w:t>취득한</w:t>
      </w:r>
      <w:r>
        <w:rPr>
          <w:rFonts w:hint="eastAsia"/>
        </w:rPr>
        <w:t xml:space="preserve"> </w:t>
      </w:r>
      <w:r>
        <w:rPr>
          <w:rFonts w:hint="eastAsia"/>
        </w:rPr>
        <w:t>가격에</w:t>
      </w:r>
      <w:r>
        <w:rPr>
          <w:rFonts w:hint="eastAsia"/>
        </w:rPr>
        <w:t xml:space="preserve"> </w:t>
      </w:r>
      <w:r>
        <w:rPr>
          <w:rFonts w:hint="eastAsia"/>
        </w:rPr>
        <w:t>이자</w:t>
      </w:r>
      <w:r>
        <w:rPr>
          <w:rFonts w:hint="eastAsia"/>
        </w:rPr>
        <w:t xml:space="preserve"> </w:t>
      </w:r>
      <w:r>
        <w:rPr>
          <w:rFonts w:hint="eastAsia"/>
        </w:rPr>
        <w:t>및</w:t>
      </w:r>
      <w:r>
        <w:rPr>
          <w:rFonts w:hint="eastAsia"/>
        </w:rPr>
        <w:t xml:space="preserve"> </w:t>
      </w:r>
      <w:r>
        <w:rPr>
          <w:rFonts w:hint="eastAsia"/>
        </w:rPr>
        <w:t>비용</w:t>
      </w:r>
      <w:r>
        <w:rPr>
          <w:rFonts w:hint="eastAsia"/>
        </w:rPr>
        <w:t>[</w:t>
      </w:r>
      <w:r>
        <w:rPr>
          <w:rFonts w:hint="eastAsia"/>
        </w:rPr>
        <w:t>양도할</w:t>
      </w:r>
      <w:r>
        <w:rPr>
          <w:rFonts w:hint="eastAsia"/>
        </w:rPr>
        <w:t xml:space="preserve"> </w:t>
      </w:r>
      <w:r>
        <w:rPr>
          <w:rFonts w:hint="eastAsia"/>
        </w:rPr>
        <w:t>산업용지의</w:t>
      </w:r>
      <w:r>
        <w:rPr>
          <w:rFonts w:hint="eastAsia"/>
        </w:rPr>
        <w:t xml:space="preserve"> </w:t>
      </w:r>
      <w:r>
        <w:rPr>
          <w:rFonts w:hint="eastAsia"/>
        </w:rPr>
        <w:t>취득가격에</w:t>
      </w:r>
      <w:r>
        <w:rPr>
          <w:rFonts w:hint="eastAsia"/>
        </w:rPr>
        <w:t xml:space="preserve"> </w:t>
      </w:r>
      <w:r>
        <w:rPr>
          <w:rFonts w:hint="eastAsia"/>
        </w:rPr>
        <w:t>취득일로부터</w:t>
      </w:r>
      <w:r>
        <w:rPr>
          <w:rFonts w:hint="eastAsia"/>
        </w:rPr>
        <w:t xml:space="preserve"> </w:t>
      </w:r>
      <w:r>
        <w:rPr>
          <w:rFonts w:hint="eastAsia"/>
        </w:rPr>
        <w:t>양도일까지의</w:t>
      </w:r>
      <w:r>
        <w:rPr>
          <w:rFonts w:hint="eastAsia"/>
        </w:rPr>
        <w:t xml:space="preserve"> </w:t>
      </w:r>
      <w:r>
        <w:rPr>
          <w:rFonts w:hint="eastAsia"/>
        </w:rPr>
        <w:t>기간</w:t>
      </w:r>
      <w:r>
        <w:rPr>
          <w:rFonts w:hint="eastAsia"/>
        </w:rPr>
        <w:t xml:space="preserve"> </w:t>
      </w:r>
      <w:r>
        <w:rPr>
          <w:rFonts w:hint="eastAsia"/>
        </w:rPr>
        <w:t>중의</w:t>
      </w:r>
      <w:r>
        <w:rPr>
          <w:rFonts w:hint="eastAsia"/>
        </w:rPr>
        <w:t xml:space="preserve"> </w:t>
      </w:r>
      <w:proofErr w:type="spellStart"/>
      <w:r>
        <w:rPr>
          <w:rFonts w:hint="eastAsia"/>
        </w:rPr>
        <w:t>생산자물가총지수를</w:t>
      </w:r>
      <w:proofErr w:type="spellEnd"/>
      <w:r>
        <w:rPr>
          <w:rFonts w:hint="eastAsia"/>
        </w:rPr>
        <w:t xml:space="preserve"> </w:t>
      </w:r>
      <w:r>
        <w:rPr>
          <w:rFonts w:hint="eastAsia"/>
        </w:rPr>
        <w:t>곱하여</w:t>
      </w:r>
      <w:r>
        <w:rPr>
          <w:rFonts w:hint="eastAsia"/>
        </w:rPr>
        <w:t xml:space="preserve"> </w:t>
      </w:r>
      <w:r>
        <w:rPr>
          <w:rFonts w:hint="eastAsia"/>
        </w:rPr>
        <w:t>계산한</w:t>
      </w:r>
      <w:r>
        <w:rPr>
          <w:rFonts w:hint="eastAsia"/>
        </w:rPr>
        <w:t xml:space="preserve"> </w:t>
      </w:r>
      <w:r>
        <w:rPr>
          <w:rFonts w:hint="eastAsia"/>
        </w:rPr>
        <w:t>가액</w:t>
      </w:r>
      <w:r>
        <w:rPr>
          <w:rFonts w:hint="eastAsia"/>
        </w:rPr>
        <w:t>,</w:t>
      </w:r>
      <w:r>
        <w:t xml:space="preserve"> </w:t>
      </w:r>
      <w:r>
        <w:rPr>
          <w:rFonts w:hint="eastAsia"/>
        </w:rPr>
        <w:t>양도할</w:t>
      </w:r>
      <w:r>
        <w:rPr>
          <w:rFonts w:hint="eastAsia"/>
        </w:rPr>
        <w:t xml:space="preserve"> </w:t>
      </w:r>
      <w:r>
        <w:rPr>
          <w:rFonts w:hint="eastAsia"/>
        </w:rPr>
        <w:t>산업용지의</w:t>
      </w:r>
      <w:r>
        <w:rPr>
          <w:rFonts w:hint="eastAsia"/>
        </w:rPr>
        <w:t xml:space="preserve"> </w:t>
      </w:r>
      <w:r>
        <w:rPr>
          <w:rFonts w:hint="eastAsia"/>
        </w:rPr>
        <w:t>취득에</w:t>
      </w:r>
      <w:r>
        <w:rPr>
          <w:rFonts w:hint="eastAsia"/>
        </w:rPr>
        <w:t xml:space="preserve"> </w:t>
      </w:r>
      <w:r>
        <w:rPr>
          <w:rFonts w:hint="eastAsia"/>
        </w:rPr>
        <w:t>소용되는</w:t>
      </w:r>
      <w:r>
        <w:rPr>
          <w:rFonts w:hint="eastAsia"/>
        </w:rPr>
        <w:t xml:space="preserve"> </w:t>
      </w:r>
      <w:r>
        <w:rPr>
          <w:rFonts w:hint="eastAsia"/>
        </w:rPr>
        <w:t>취득세</w:t>
      </w:r>
      <w:r>
        <w:rPr>
          <w:rFonts w:hint="eastAsia"/>
        </w:rPr>
        <w:t>,</w:t>
      </w:r>
      <w:r>
        <w:t xml:space="preserve"> </w:t>
      </w:r>
      <w:r>
        <w:rPr>
          <w:rFonts w:hint="eastAsia"/>
        </w:rPr>
        <w:t>그</w:t>
      </w:r>
      <w:r>
        <w:rPr>
          <w:rFonts w:hint="eastAsia"/>
        </w:rPr>
        <w:t xml:space="preserve"> </w:t>
      </w:r>
      <w:r>
        <w:rPr>
          <w:rFonts w:hint="eastAsia"/>
        </w:rPr>
        <w:t>밖의</w:t>
      </w:r>
      <w:r>
        <w:rPr>
          <w:rFonts w:hint="eastAsia"/>
        </w:rPr>
        <w:t xml:space="preserve"> </w:t>
      </w:r>
      <w:r>
        <w:rPr>
          <w:rFonts w:hint="eastAsia"/>
        </w:rPr>
        <w:t>제세공과금</w:t>
      </w:r>
      <w:r>
        <w:rPr>
          <w:rFonts w:hint="eastAsia"/>
        </w:rPr>
        <w:t>(</w:t>
      </w:r>
      <w:r>
        <w:rPr>
          <w:rFonts w:hint="eastAsia"/>
        </w:rPr>
        <w:t>단</w:t>
      </w:r>
      <w:r>
        <w:rPr>
          <w:rFonts w:hint="eastAsia"/>
        </w:rPr>
        <w:t>,</w:t>
      </w:r>
      <w:r>
        <w:t xml:space="preserve"> </w:t>
      </w:r>
      <w:r>
        <w:rPr>
          <w:rFonts w:hint="eastAsia"/>
        </w:rPr>
        <w:t>산업용지를</w:t>
      </w:r>
      <w:r>
        <w:rPr>
          <w:rFonts w:hint="eastAsia"/>
        </w:rPr>
        <w:t xml:space="preserve"> </w:t>
      </w:r>
      <w:r>
        <w:rPr>
          <w:rFonts w:hint="eastAsia"/>
        </w:rPr>
        <w:t>취득한</w:t>
      </w:r>
      <w:r>
        <w:rPr>
          <w:rFonts w:hint="eastAsia"/>
        </w:rPr>
        <w:t xml:space="preserve"> </w:t>
      </w:r>
      <w:r>
        <w:rPr>
          <w:rFonts w:hint="eastAsia"/>
        </w:rPr>
        <w:t>자의</w:t>
      </w:r>
      <w:r>
        <w:rPr>
          <w:rFonts w:hint="eastAsia"/>
        </w:rPr>
        <w:t xml:space="preserve"> </w:t>
      </w:r>
      <w:r>
        <w:rPr>
          <w:rFonts w:hint="eastAsia"/>
        </w:rPr>
        <w:t>귀책사유로</w:t>
      </w:r>
      <w:r>
        <w:rPr>
          <w:rFonts w:hint="eastAsia"/>
        </w:rPr>
        <w:t xml:space="preserve"> </w:t>
      </w:r>
      <w:r>
        <w:rPr>
          <w:rFonts w:hint="eastAsia"/>
        </w:rPr>
        <w:t>추징된</w:t>
      </w:r>
      <w:r>
        <w:rPr>
          <w:rFonts w:hint="eastAsia"/>
        </w:rPr>
        <w:t xml:space="preserve"> </w:t>
      </w:r>
      <w:r>
        <w:rPr>
          <w:rFonts w:hint="eastAsia"/>
        </w:rPr>
        <w:t>세금은</w:t>
      </w:r>
      <w:r>
        <w:rPr>
          <w:rFonts w:hint="eastAsia"/>
        </w:rPr>
        <w:t xml:space="preserve"> </w:t>
      </w:r>
      <w:r>
        <w:rPr>
          <w:rFonts w:hint="eastAsia"/>
        </w:rPr>
        <w:t>제외</w:t>
      </w:r>
      <w:r>
        <w:rPr>
          <w:rFonts w:hint="eastAsia"/>
        </w:rPr>
        <w:t>)</w:t>
      </w:r>
      <w:r>
        <w:t xml:space="preserve">, </w:t>
      </w:r>
      <w:r>
        <w:rPr>
          <w:rFonts w:hint="eastAsia"/>
        </w:rPr>
        <w:t>양도할</w:t>
      </w:r>
      <w:r>
        <w:rPr>
          <w:rFonts w:hint="eastAsia"/>
        </w:rPr>
        <w:t xml:space="preserve"> </w:t>
      </w:r>
      <w:r>
        <w:rPr>
          <w:rFonts w:hint="eastAsia"/>
        </w:rPr>
        <w:t>산업용지의</w:t>
      </w:r>
      <w:r>
        <w:rPr>
          <w:rFonts w:hint="eastAsia"/>
        </w:rPr>
        <w:t xml:space="preserve"> </w:t>
      </w:r>
      <w:r>
        <w:rPr>
          <w:rFonts w:hint="eastAsia"/>
        </w:rPr>
        <w:t>유지</w:t>
      </w:r>
      <w:r>
        <w:rPr>
          <w:rFonts w:hint="eastAsia"/>
        </w:rPr>
        <w:t>/</w:t>
      </w:r>
      <w:r>
        <w:rPr>
          <w:rFonts w:hint="eastAsia"/>
        </w:rPr>
        <w:t>보존</w:t>
      </w:r>
      <w:r>
        <w:rPr>
          <w:rFonts w:hint="eastAsia"/>
        </w:rPr>
        <w:t xml:space="preserve"> </w:t>
      </w:r>
      <w:r>
        <w:rPr>
          <w:rFonts w:hint="eastAsia"/>
        </w:rPr>
        <w:t>또는</w:t>
      </w:r>
      <w:r>
        <w:rPr>
          <w:rFonts w:hint="eastAsia"/>
        </w:rPr>
        <w:t xml:space="preserve"> </w:t>
      </w:r>
      <w:r>
        <w:rPr>
          <w:rFonts w:hint="eastAsia"/>
        </w:rPr>
        <w:t>개량을</w:t>
      </w:r>
      <w:r>
        <w:rPr>
          <w:rFonts w:hint="eastAsia"/>
        </w:rPr>
        <w:t xml:space="preserve"> </w:t>
      </w:r>
      <w:r>
        <w:rPr>
          <w:rFonts w:hint="eastAsia"/>
        </w:rPr>
        <w:t>위하여</w:t>
      </w:r>
      <w:r>
        <w:rPr>
          <w:rFonts w:hint="eastAsia"/>
        </w:rPr>
        <w:t xml:space="preserve"> </w:t>
      </w:r>
      <w:r>
        <w:rPr>
          <w:rFonts w:hint="eastAsia"/>
        </w:rPr>
        <w:t>지출한</w:t>
      </w:r>
      <w:r>
        <w:rPr>
          <w:rFonts w:hint="eastAsia"/>
        </w:rPr>
        <w:t xml:space="preserve"> </w:t>
      </w:r>
      <w:r>
        <w:rPr>
          <w:rFonts w:hint="eastAsia"/>
        </w:rPr>
        <w:t>비용</w:t>
      </w:r>
      <w:r>
        <w:rPr>
          <w:rFonts w:hint="eastAsia"/>
        </w:rPr>
        <w:t>]</w:t>
      </w:r>
      <w:r>
        <w:rPr>
          <w:rFonts w:hint="eastAsia"/>
        </w:rPr>
        <w:t>을</w:t>
      </w:r>
      <w:r>
        <w:rPr>
          <w:rFonts w:hint="eastAsia"/>
        </w:rPr>
        <w:t xml:space="preserve"> </w:t>
      </w:r>
      <w:r>
        <w:rPr>
          <w:rFonts w:hint="eastAsia"/>
        </w:rPr>
        <w:t>합산한</w:t>
      </w:r>
      <w:r>
        <w:rPr>
          <w:rFonts w:hint="eastAsia"/>
        </w:rPr>
        <w:t xml:space="preserve"> </w:t>
      </w:r>
      <w:r>
        <w:rPr>
          <w:rFonts w:hint="eastAsia"/>
        </w:rPr>
        <w:t>금액</w:t>
      </w:r>
      <w:r>
        <w:rPr>
          <w:rFonts w:hint="eastAsia"/>
        </w:rPr>
        <w:t>,</w:t>
      </w:r>
      <w:r>
        <w:t xml:space="preserve"> </w:t>
      </w:r>
      <w:r>
        <w:rPr>
          <w:rFonts w:hint="eastAsia"/>
        </w:rPr>
        <w:t>건물</w:t>
      </w:r>
      <w:r>
        <w:rPr>
          <w:rFonts w:hint="eastAsia"/>
        </w:rPr>
        <w:t xml:space="preserve"> </w:t>
      </w:r>
      <w:r>
        <w:rPr>
          <w:rFonts w:hint="eastAsia"/>
        </w:rPr>
        <w:t>양도가격은</w:t>
      </w:r>
      <w:r>
        <w:rPr>
          <w:rFonts w:hint="eastAsia"/>
        </w:rPr>
        <w:t xml:space="preserve"> </w:t>
      </w:r>
      <w:r>
        <w:rPr>
          <w:rFonts w:hint="eastAsia"/>
        </w:rPr>
        <w:t>감정평가금액</w:t>
      </w:r>
    </w:p>
  </w:footnote>
  <w:footnote w:id="23">
    <w:p w14:paraId="74C13372" w14:textId="77777777" w:rsidR="00A30FCA" w:rsidRPr="00163446" w:rsidRDefault="00A30FCA" w:rsidP="000F7555">
      <w:pPr>
        <w:pStyle w:val="a8"/>
      </w:pPr>
      <w:r w:rsidRPr="00163446">
        <w:rPr>
          <w:rStyle w:val="ac"/>
        </w:rPr>
        <w:footnoteRef/>
      </w:r>
      <w:r w:rsidRPr="00163446">
        <w:tab/>
      </w:r>
      <w:r w:rsidRPr="00163446">
        <w:rPr>
          <w:rFonts w:hint="eastAsia"/>
        </w:rPr>
        <w:t>물류시설법</w:t>
      </w:r>
      <w:r w:rsidRPr="00163446">
        <w:rPr>
          <w:rFonts w:hint="eastAsia"/>
        </w:rPr>
        <w:t xml:space="preserve"> </w:t>
      </w:r>
      <w:r w:rsidRPr="00163446">
        <w:rPr>
          <w:rFonts w:hint="eastAsia"/>
        </w:rPr>
        <w:t>제</w:t>
      </w:r>
      <w:r w:rsidRPr="00163446">
        <w:rPr>
          <w:rFonts w:hint="eastAsia"/>
        </w:rPr>
        <w:t>2</w:t>
      </w:r>
      <w:r w:rsidRPr="00163446">
        <w:rPr>
          <w:rFonts w:hint="eastAsia"/>
        </w:rPr>
        <w:t>조</w:t>
      </w:r>
      <w:r w:rsidRPr="00163446">
        <w:rPr>
          <w:rFonts w:hint="eastAsia"/>
        </w:rPr>
        <w:t xml:space="preserve"> </w:t>
      </w:r>
      <w:r w:rsidRPr="00163446">
        <w:rPr>
          <w:rFonts w:hint="eastAsia"/>
        </w:rPr>
        <w:t>제</w:t>
      </w:r>
      <w:r w:rsidRPr="00163446">
        <w:rPr>
          <w:rFonts w:hint="eastAsia"/>
        </w:rPr>
        <w:t>5</w:t>
      </w:r>
      <w:r w:rsidRPr="00163446">
        <w:rPr>
          <w:rFonts w:hint="eastAsia"/>
        </w:rPr>
        <w:t>호의</w:t>
      </w:r>
      <w:r w:rsidRPr="00163446">
        <w:rPr>
          <w:rFonts w:hint="eastAsia"/>
        </w:rPr>
        <w:t>2</w:t>
      </w:r>
      <w:r w:rsidRPr="00163446">
        <w:rPr>
          <w:rFonts w:hint="eastAsia"/>
        </w:rPr>
        <w:t>에</w:t>
      </w:r>
      <w:r w:rsidRPr="00163446">
        <w:rPr>
          <w:rFonts w:hint="eastAsia"/>
        </w:rPr>
        <w:t xml:space="preserve"> </w:t>
      </w:r>
      <w:r w:rsidRPr="00163446">
        <w:rPr>
          <w:rFonts w:hint="eastAsia"/>
        </w:rPr>
        <w:t>따른</w:t>
      </w:r>
      <w:r w:rsidRPr="00163446">
        <w:rPr>
          <w:rFonts w:hint="eastAsia"/>
        </w:rPr>
        <w:t xml:space="preserve"> </w:t>
      </w:r>
      <w:r w:rsidRPr="00163446">
        <w:rPr>
          <w:rFonts w:hint="eastAsia"/>
        </w:rPr>
        <w:t>물류창고</w:t>
      </w:r>
      <w:r w:rsidRPr="00163446">
        <w:rPr>
          <w:rFonts w:hint="eastAsia"/>
        </w:rPr>
        <w:t>(</w:t>
      </w:r>
      <w:r w:rsidRPr="00163446">
        <w:rPr>
          <w:rFonts w:hint="eastAsia"/>
          <w:lang w:val="en-US"/>
        </w:rPr>
        <w:t>화물의</w:t>
      </w:r>
      <w:r w:rsidRPr="00163446">
        <w:rPr>
          <w:rFonts w:hint="eastAsia"/>
          <w:lang w:val="en-US"/>
        </w:rPr>
        <w:t xml:space="preserve"> </w:t>
      </w:r>
      <w:proofErr w:type="spellStart"/>
      <w:r w:rsidRPr="00163446">
        <w:rPr>
          <w:rFonts w:hint="eastAsia"/>
          <w:lang w:val="en-US"/>
        </w:rPr>
        <w:t>저장ㆍ관리</w:t>
      </w:r>
      <w:proofErr w:type="spellEnd"/>
      <w:r w:rsidRPr="00163446">
        <w:rPr>
          <w:rFonts w:hint="eastAsia"/>
          <w:lang w:val="en-US"/>
        </w:rPr>
        <w:t xml:space="preserve">, </w:t>
      </w:r>
      <w:proofErr w:type="spellStart"/>
      <w:r w:rsidRPr="00163446">
        <w:rPr>
          <w:rFonts w:hint="eastAsia"/>
          <w:lang w:val="en-US"/>
        </w:rPr>
        <w:t>집화ㆍ배송</w:t>
      </w:r>
      <w:proofErr w:type="spellEnd"/>
      <w:r w:rsidRPr="00163446">
        <w:rPr>
          <w:rFonts w:hint="eastAsia"/>
          <w:lang w:val="en-US"/>
        </w:rPr>
        <w:t xml:space="preserve"> </w:t>
      </w:r>
      <w:r w:rsidRPr="00163446">
        <w:rPr>
          <w:rFonts w:hint="eastAsia"/>
          <w:lang w:val="en-US"/>
        </w:rPr>
        <w:t>및</w:t>
      </w:r>
      <w:r w:rsidRPr="00163446">
        <w:rPr>
          <w:rFonts w:hint="eastAsia"/>
          <w:lang w:val="en-US"/>
        </w:rPr>
        <w:t xml:space="preserve"> </w:t>
      </w:r>
      <w:r w:rsidRPr="00163446">
        <w:rPr>
          <w:rFonts w:hint="eastAsia"/>
          <w:lang w:val="en-US"/>
        </w:rPr>
        <w:t>수급조정</w:t>
      </w:r>
      <w:r w:rsidRPr="00163446">
        <w:rPr>
          <w:rFonts w:hint="eastAsia"/>
          <w:lang w:val="en-US"/>
        </w:rPr>
        <w:t xml:space="preserve"> </w:t>
      </w:r>
      <w:r w:rsidRPr="00163446">
        <w:rPr>
          <w:rFonts w:hint="eastAsia"/>
          <w:lang w:val="en-US"/>
        </w:rPr>
        <w:t>등을</w:t>
      </w:r>
      <w:r w:rsidRPr="00163446">
        <w:rPr>
          <w:rFonts w:hint="eastAsia"/>
          <w:lang w:val="en-US"/>
        </w:rPr>
        <w:t xml:space="preserve"> </w:t>
      </w:r>
      <w:r w:rsidRPr="00163446">
        <w:rPr>
          <w:rFonts w:hint="eastAsia"/>
          <w:lang w:val="en-US"/>
        </w:rPr>
        <w:t>위한</w:t>
      </w:r>
      <w:r w:rsidRPr="00163446">
        <w:rPr>
          <w:rFonts w:hint="eastAsia"/>
          <w:lang w:val="en-US"/>
        </w:rPr>
        <w:t xml:space="preserve"> </w:t>
      </w:r>
      <w:proofErr w:type="spellStart"/>
      <w:r w:rsidRPr="00163446">
        <w:rPr>
          <w:rFonts w:hint="eastAsia"/>
          <w:lang w:val="en-US"/>
        </w:rPr>
        <w:t>보관시설ㆍ보관장소</w:t>
      </w:r>
      <w:proofErr w:type="spellEnd"/>
      <w:r w:rsidRPr="00163446">
        <w:rPr>
          <w:rFonts w:hint="eastAsia"/>
          <w:lang w:val="en-US"/>
        </w:rPr>
        <w:t xml:space="preserve"> </w:t>
      </w:r>
      <w:r w:rsidRPr="00163446">
        <w:rPr>
          <w:rFonts w:hint="eastAsia"/>
          <w:lang w:val="en-US"/>
        </w:rPr>
        <w:t>또는</w:t>
      </w:r>
      <w:r w:rsidRPr="00163446">
        <w:rPr>
          <w:rFonts w:hint="eastAsia"/>
          <w:lang w:val="en-US"/>
        </w:rPr>
        <w:t xml:space="preserve"> </w:t>
      </w:r>
      <w:r w:rsidRPr="00163446">
        <w:rPr>
          <w:rFonts w:hint="eastAsia"/>
          <w:lang w:val="en-US"/>
        </w:rPr>
        <w:t>이와</w:t>
      </w:r>
      <w:r w:rsidRPr="00163446">
        <w:rPr>
          <w:rFonts w:hint="eastAsia"/>
          <w:lang w:val="en-US"/>
        </w:rPr>
        <w:t xml:space="preserve"> </w:t>
      </w:r>
      <w:r w:rsidRPr="00163446">
        <w:rPr>
          <w:rFonts w:hint="eastAsia"/>
          <w:lang w:val="en-US"/>
        </w:rPr>
        <w:t>관련된</w:t>
      </w:r>
      <w:r w:rsidRPr="00163446">
        <w:rPr>
          <w:rFonts w:hint="eastAsia"/>
          <w:lang w:val="en-US"/>
        </w:rPr>
        <w:t xml:space="preserve"> </w:t>
      </w:r>
      <w:proofErr w:type="spellStart"/>
      <w:r w:rsidRPr="00163446">
        <w:rPr>
          <w:rFonts w:hint="eastAsia"/>
          <w:lang w:val="en-US"/>
        </w:rPr>
        <w:t>하역ㆍ분류ㆍ포장ㆍ상표부착</w:t>
      </w:r>
      <w:proofErr w:type="spellEnd"/>
      <w:r w:rsidRPr="00163446">
        <w:rPr>
          <w:rFonts w:hint="eastAsia"/>
          <w:lang w:val="en-US"/>
        </w:rPr>
        <w:t xml:space="preserve"> </w:t>
      </w:r>
      <w:r w:rsidRPr="00163446">
        <w:rPr>
          <w:rFonts w:hint="eastAsia"/>
          <w:lang w:val="en-US"/>
        </w:rPr>
        <w:t>등에</w:t>
      </w:r>
      <w:r w:rsidRPr="00163446">
        <w:rPr>
          <w:rFonts w:hint="eastAsia"/>
          <w:lang w:val="en-US"/>
        </w:rPr>
        <w:t xml:space="preserve"> </w:t>
      </w:r>
      <w:r w:rsidRPr="00163446">
        <w:rPr>
          <w:rFonts w:hint="eastAsia"/>
          <w:lang w:val="en-US"/>
        </w:rPr>
        <w:t>필요한</w:t>
      </w:r>
      <w:r w:rsidRPr="00163446">
        <w:rPr>
          <w:rFonts w:hint="eastAsia"/>
          <w:lang w:val="en-US"/>
        </w:rPr>
        <w:t xml:space="preserve"> </w:t>
      </w:r>
      <w:r w:rsidRPr="00163446">
        <w:rPr>
          <w:rFonts w:hint="eastAsia"/>
          <w:lang w:val="en-US"/>
        </w:rPr>
        <w:t>기능을</w:t>
      </w:r>
      <w:r w:rsidRPr="00163446">
        <w:rPr>
          <w:rFonts w:hint="eastAsia"/>
          <w:lang w:val="en-US"/>
        </w:rPr>
        <w:t xml:space="preserve"> </w:t>
      </w:r>
      <w:r w:rsidRPr="00163446">
        <w:rPr>
          <w:rFonts w:hint="eastAsia"/>
          <w:lang w:val="en-US"/>
        </w:rPr>
        <w:t>갖춘</w:t>
      </w:r>
      <w:r w:rsidRPr="00163446">
        <w:rPr>
          <w:rFonts w:hint="eastAsia"/>
          <w:lang w:val="en-US"/>
        </w:rPr>
        <w:t xml:space="preserve"> </w:t>
      </w:r>
      <w:r w:rsidRPr="00163446">
        <w:rPr>
          <w:rFonts w:hint="eastAsia"/>
          <w:lang w:val="en-US"/>
        </w:rPr>
        <w:t>시설</w:t>
      </w:r>
      <w:r w:rsidRPr="00163446">
        <w:rPr>
          <w:rFonts w:hint="eastAsia"/>
          <w:lang w:val="en-US"/>
        </w:rPr>
        <w:t>)</w:t>
      </w:r>
      <w:r w:rsidRPr="00163446">
        <w:rPr>
          <w:rFonts w:hint="eastAsia"/>
          <w:lang w:val="en-US"/>
        </w:rPr>
        <w:t>로써</w:t>
      </w:r>
      <w:r w:rsidRPr="00163446">
        <w:rPr>
          <w:rFonts w:hint="eastAsia"/>
          <w:lang w:val="en-US"/>
        </w:rPr>
        <w:t xml:space="preserve"> </w:t>
      </w:r>
      <w:r w:rsidRPr="00163446">
        <w:rPr>
          <w:rFonts w:hint="eastAsia"/>
        </w:rPr>
        <w:t>고압가스</w:t>
      </w:r>
      <w:r w:rsidRPr="00163446">
        <w:rPr>
          <w:rFonts w:hint="eastAsia"/>
        </w:rPr>
        <w:t xml:space="preserve"> </w:t>
      </w:r>
      <w:r w:rsidRPr="00163446">
        <w:rPr>
          <w:rFonts w:hint="eastAsia"/>
        </w:rPr>
        <w:t>안전관리법에</w:t>
      </w:r>
      <w:r w:rsidRPr="00163446">
        <w:rPr>
          <w:rFonts w:hint="eastAsia"/>
        </w:rPr>
        <w:t xml:space="preserve"> </w:t>
      </w:r>
      <w:r w:rsidRPr="00163446">
        <w:rPr>
          <w:rFonts w:hint="eastAsia"/>
        </w:rPr>
        <w:t>따른</w:t>
      </w:r>
      <w:r w:rsidRPr="00163446">
        <w:rPr>
          <w:rFonts w:hint="eastAsia"/>
        </w:rPr>
        <w:t xml:space="preserve"> </w:t>
      </w:r>
      <w:r w:rsidRPr="00163446">
        <w:rPr>
          <w:rFonts w:hint="eastAsia"/>
        </w:rPr>
        <w:t>고압가스</w:t>
      </w:r>
      <w:r w:rsidRPr="00163446">
        <w:rPr>
          <w:rFonts w:hint="eastAsia"/>
        </w:rPr>
        <w:t>,</w:t>
      </w:r>
      <w:r w:rsidRPr="00163446">
        <w:t xml:space="preserve"> </w:t>
      </w:r>
      <w:r w:rsidRPr="00163446">
        <w:rPr>
          <w:rFonts w:hint="eastAsia"/>
        </w:rPr>
        <w:t>위험물안전관리법</w:t>
      </w:r>
      <w:r w:rsidRPr="00163446">
        <w:rPr>
          <w:rFonts w:hint="eastAsia"/>
        </w:rPr>
        <w:t xml:space="preserve"> </w:t>
      </w:r>
      <w:r w:rsidRPr="00163446">
        <w:rPr>
          <w:rFonts w:hint="eastAsia"/>
        </w:rPr>
        <w:t>제</w:t>
      </w:r>
      <w:r w:rsidRPr="00163446">
        <w:rPr>
          <w:rFonts w:hint="eastAsia"/>
        </w:rPr>
        <w:t>2</w:t>
      </w:r>
      <w:r w:rsidRPr="00163446">
        <w:rPr>
          <w:rFonts w:hint="eastAsia"/>
        </w:rPr>
        <w:t>조</w:t>
      </w:r>
      <w:r w:rsidRPr="00163446">
        <w:rPr>
          <w:rFonts w:hint="eastAsia"/>
        </w:rPr>
        <w:t xml:space="preserve"> </w:t>
      </w:r>
      <w:r w:rsidRPr="00163446">
        <w:rPr>
          <w:rFonts w:hint="eastAsia"/>
        </w:rPr>
        <w:t>제</w:t>
      </w:r>
      <w:r w:rsidRPr="00163446">
        <w:rPr>
          <w:rFonts w:hint="eastAsia"/>
        </w:rPr>
        <w:t>1</w:t>
      </w:r>
      <w:r w:rsidRPr="00163446">
        <w:rPr>
          <w:rFonts w:hint="eastAsia"/>
        </w:rPr>
        <w:t>호에</w:t>
      </w:r>
      <w:r w:rsidRPr="00163446">
        <w:rPr>
          <w:rFonts w:hint="eastAsia"/>
        </w:rPr>
        <w:t xml:space="preserve"> </w:t>
      </w:r>
      <w:r w:rsidRPr="00163446">
        <w:rPr>
          <w:rFonts w:hint="eastAsia"/>
        </w:rPr>
        <w:t>따른</w:t>
      </w:r>
      <w:r w:rsidRPr="00163446">
        <w:rPr>
          <w:rFonts w:hint="eastAsia"/>
        </w:rPr>
        <w:t xml:space="preserve"> </w:t>
      </w:r>
      <w:r w:rsidRPr="00163446">
        <w:rPr>
          <w:rFonts w:hint="eastAsia"/>
        </w:rPr>
        <w:t>위험물</w:t>
      </w:r>
      <w:r w:rsidRPr="00163446">
        <w:rPr>
          <w:rFonts w:hint="eastAsia"/>
        </w:rPr>
        <w:t xml:space="preserve"> </w:t>
      </w:r>
      <w:r w:rsidRPr="00163446">
        <w:rPr>
          <w:rFonts w:hint="eastAsia"/>
        </w:rPr>
        <w:t>또는</w:t>
      </w:r>
      <w:r w:rsidRPr="00163446">
        <w:rPr>
          <w:rFonts w:hint="eastAsia"/>
        </w:rPr>
        <w:t xml:space="preserve"> </w:t>
      </w:r>
      <w:r w:rsidRPr="00163446">
        <w:rPr>
          <w:rFonts w:hint="eastAsia"/>
        </w:rPr>
        <w:t>화학물질관리법</w:t>
      </w:r>
      <w:r w:rsidRPr="00163446">
        <w:rPr>
          <w:rFonts w:hint="eastAsia"/>
        </w:rPr>
        <w:t xml:space="preserve"> </w:t>
      </w:r>
      <w:r w:rsidRPr="00163446">
        <w:rPr>
          <w:rFonts w:hint="eastAsia"/>
        </w:rPr>
        <w:t>제</w:t>
      </w:r>
      <w:r w:rsidRPr="00163446">
        <w:rPr>
          <w:rFonts w:hint="eastAsia"/>
        </w:rPr>
        <w:t>2</w:t>
      </w:r>
      <w:r w:rsidRPr="00163446">
        <w:rPr>
          <w:rFonts w:hint="eastAsia"/>
        </w:rPr>
        <w:t>조</w:t>
      </w:r>
      <w:r w:rsidRPr="00163446">
        <w:rPr>
          <w:rFonts w:hint="eastAsia"/>
        </w:rPr>
        <w:t xml:space="preserve"> </w:t>
      </w:r>
      <w:r w:rsidRPr="00163446">
        <w:rPr>
          <w:rFonts w:hint="eastAsia"/>
        </w:rPr>
        <w:t>제</w:t>
      </w:r>
      <w:r w:rsidRPr="00163446">
        <w:rPr>
          <w:rFonts w:hint="eastAsia"/>
        </w:rPr>
        <w:t>2</w:t>
      </w:r>
      <w:r w:rsidRPr="00163446">
        <w:rPr>
          <w:rFonts w:hint="eastAsia"/>
        </w:rPr>
        <w:t>호에</w:t>
      </w:r>
      <w:r w:rsidRPr="00163446">
        <w:rPr>
          <w:rFonts w:hint="eastAsia"/>
        </w:rPr>
        <w:t xml:space="preserve"> </w:t>
      </w:r>
      <w:r w:rsidRPr="00163446">
        <w:rPr>
          <w:rFonts w:hint="eastAsia"/>
        </w:rPr>
        <w:t>따른</w:t>
      </w:r>
      <w:r w:rsidRPr="00163446">
        <w:rPr>
          <w:rFonts w:hint="eastAsia"/>
        </w:rPr>
        <w:t xml:space="preserve"> </w:t>
      </w:r>
      <w:r w:rsidRPr="00163446">
        <w:rPr>
          <w:rFonts w:hint="eastAsia"/>
        </w:rPr>
        <w:t>유독물질이</w:t>
      </w:r>
      <w:r w:rsidRPr="00163446">
        <w:rPr>
          <w:rFonts w:hint="eastAsia"/>
        </w:rPr>
        <w:t xml:space="preserve"> </w:t>
      </w:r>
      <w:r w:rsidRPr="00163446">
        <w:rPr>
          <w:rFonts w:hint="eastAsia"/>
        </w:rPr>
        <w:t>아닌</w:t>
      </w:r>
      <w:r w:rsidRPr="00163446">
        <w:rPr>
          <w:rFonts w:hint="eastAsia"/>
        </w:rPr>
        <w:t xml:space="preserve"> </w:t>
      </w:r>
      <w:r w:rsidRPr="00163446">
        <w:rPr>
          <w:rFonts w:hint="eastAsia"/>
        </w:rPr>
        <w:t>물품을</w:t>
      </w:r>
      <w:r w:rsidRPr="00163446">
        <w:rPr>
          <w:rFonts w:hint="eastAsia"/>
        </w:rPr>
        <w:t xml:space="preserve"> </w:t>
      </w:r>
      <w:r w:rsidRPr="00163446">
        <w:rPr>
          <w:rFonts w:hint="eastAsia"/>
        </w:rPr>
        <w:t>저장하는</w:t>
      </w:r>
      <w:r w:rsidRPr="00163446">
        <w:rPr>
          <w:rFonts w:hint="eastAsia"/>
        </w:rPr>
        <w:t xml:space="preserve"> </w:t>
      </w:r>
      <w:r w:rsidRPr="00163446">
        <w:rPr>
          <w:rFonts w:hint="eastAsia"/>
        </w:rPr>
        <w:t>창고를</w:t>
      </w:r>
      <w:r w:rsidRPr="00163446">
        <w:rPr>
          <w:rFonts w:hint="eastAsia"/>
        </w:rPr>
        <w:t xml:space="preserve"> </w:t>
      </w:r>
      <w:r w:rsidRPr="00163446">
        <w:rPr>
          <w:rFonts w:hint="eastAsia"/>
        </w:rPr>
        <w:t>의미함</w:t>
      </w:r>
      <w:r w:rsidRPr="00163446">
        <w:rPr>
          <w:rFonts w:hint="eastAsia"/>
        </w:rPr>
        <w:t>.</w:t>
      </w:r>
    </w:p>
  </w:footnote>
  <w:footnote w:id="24">
    <w:p w14:paraId="32DF907B" w14:textId="77777777" w:rsidR="00A30FCA" w:rsidRDefault="00A30FCA" w:rsidP="000F7555">
      <w:pPr>
        <w:pStyle w:val="a8"/>
      </w:pPr>
      <w:r>
        <w:rPr>
          <w:rStyle w:val="ac"/>
        </w:rPr>
        <w:footnoteRef/>
      </w:r>
      <w:r>
        <w:t xml:space="preserve"> </w:t>
      </w:r>
      <w:r>
        <w:rPr>
          <w:rFonts w:hint="eastAsia"/>
        </w:rPr>
        <w:t>건물시가표준액</w:t>
      </w:r>
      <w:r>
        <w:rPr>
          <w:rFonts w:hint="eastAsia"/>
        </w:rPr>
        <w:t xml:space="preserve"> </w:t>
      </w:r>
      <w:proofErr w:type="spellStart"/>
      <w:r>
        <w:t>x</w:t>
      </w:r>
      <w:proofErr w:type="spellEnd"/>
      <w:r>
        <w:t xml:space="preserve"> </w:t>
      </w:r>
      <w:r>
        <w:rPr>
          <w:rFonts w:hint="eastAsia"/>
        </w:rPr>
        <w:t>위반면적</w:t>
      </w:r>
      <w:r>
        <w:rPr>
          <w:rFonts w:hint="eastAsia"/>
        </w:rPr>
        <w:t xml:space="preserve"> </w:t>
      </w:r>
      <w:proofErr w:type="spellStart"/>
      <w:r>
        <w:t>x</w:t>
      </w:r>
      <w:proofErr w:type="spellEnd"/>
      <w:r>
        <w:t xml:space="preserve"> 30/100</w:t>
      </w:r>
    </w:p>
  </w:footnote>
  <w:footnote w:id="25">
    <w:p w14:paraId="45B68019" w14:textId="77777777" w:rsidR="00A30FCA" w:rsidDel="00F1794C" w:rsidRDefault="00A30FCA" w:rsidP="000F7555">
      <w:pPr>
        <w:pStyle w:val="a8"/>
        <w:rPr>
          <w:del w:id="884" w:author="heesung.ahn" w:date="2021-08-31T01:27:00Z"/>
        </w:rPr>
      </w:pPr>
      <w:del w:id="885" w:author="heesung.ahn" w:date="2021-08-31T01:27:00Z">
        <w:r w:rsidDel="00F1794C">
          <w:rPr>
            <w:rStyle w:val="ac"/>
          </w:rPr>
          <w:footnoteRef/>
        </w:r>
        <w:r w:rsidDel="00F1794C">
          <w:delText xml:space="preserve"> </w:delText>
        </w:r>
        <w:r w:rsidDel="00F1794C">
          <w:rPr>
            <w:rFonts w:hint="eastAsia"/>
          </w:rPr>
          <w:delText>해당</w:delText>
        </w:r>
        <w:r w:rsidDel="00F1794C">
          <w:rPr>
            <w:rFonts w:hint="eastAsia"/>
          </w:rPr>
          <w:delText xml:space="preserve"> </w:delText>
        </w:r>
        <w:r w:rsidDel="00F1794C">
          <w:rPr>
            <w:rFonts w:hint="eastAsia"/>
          </w:rPr>
          <w:delText>토지에</w:delText>
        </w:r>
        <w:r w:rsidDel="00F1794C">
          <w:rPr>
            <w:rFonts w:hint="eastAsia"/>
          </w:rPr>
          <w:delText xml:space="preserve"> </w:delText>
        </w:r>
        <w:r w:rsidDel="00F1794C">
          <w:rPr>
            <w:rFonts w:hint="eastAsia"/>
          </w:rPr>
          <w:delText>적용되는</w:delText>
        </w:r>
        <w:r w:rsidDel="00F1794C">
          <w:rPr>
            <w:rFonts w:hint="eastAsia"/>
          </w:rPr>
          <w:delText xml:space="preserve"> </w:delText>
        </w:r>
        <w:r w:rsidDel="00F1794C">
          <w:rPr>
            <w:rFonts w:hint="eastAsia"/>
          </w:rPr>
          <w:delText>개별공시지가</w:delText>
        </w:r>
        <w:r w:rsidDel="00F1794C">
          <w:rPr>
            <w:rFonts w:hint="eastAsia"/>
          </w:rPr>
          <w:delText xml:space="preserve"> </w:delText>
        </w:r>
        <w:r w:rsidDel="00F1794C">
          <w:delText xml:space="preserve">x </w:delText>
        </w:r>
        <w:r w:rsidDel="00F1794C">
          <w:rPr>
            <w:rFonts w:hint="eastAsia"/>
          </w:rPr>
          <w:delText>위반면적</w:delText>
        </w:r>
        <w:r w:rsidDel="00F1794C">
          <w:rPr>
            <w:rFonts w:hint="eastAsia"/>
          </w:rPr>
          <w:delText xml:space="preserve"> </w:delText>
        </w:r>
        <w:r w:rsidDel="00F1794C">
          <w:delText>x 30/100</w:delText>
        </w:r>
      </w:del>
    </w:p>
  </w:footnote>
  <w:footnote w:id="26">
    <w:p w14:paraId="055D0884" w14:textId="77777777" w:rsidR="00A30FCA" w:rsidRDefault="00A30FCA" w:rsidP="00F1794C">
      <w:pPr>
        <w:pStyle w:val="a8"/>
        <w:rPr>
          <w:ins w:id="887" w:author="heesung.ahn" w:date="2021-08-31T01:27:00Z"/>
        </w:rPr>
      </w:pPr>
      <w:ins w:id="888" w:author="heesung.ahn" w:date="2021-08-31T01:27:00Z">
        <w:r>
          <w:rPr>
            <w:rStyle w:val="ac"/>
          </w:rPr>
          <w:footnoteRef/>
        </w:r>
        <w:r>
          <w:t xml:space="preserve"> </w:t>
        </w:r>
        <w:r>
          <w:rPr>
            <w:rFonts w:hint="eastAsia"/>
          </w:rPr>
          <w:t>해당</w:t>
        </w:r>
        <w:r>
          <w:rPr>
            <w:rFonts w:hint="eastAsia"/>
          </w:rPr>
          <w:t xml:space="preserve"> </w:t>
        </w:r>
        <w:r>
          <w:rPr>
            <w:rFonts w:hint="eastAsia"/>
          </w:rPr>
          <w:t>토지에</w:t>
        </w:r>
        <w:r>
          <w:rPr>
            <w:rFonts w:hint="eastAsia"/>
          </w:rPr>
          <w:t xml:space="preserve"> </w:t>
        </w:r>
        <w:r>
          <w:rPr>
            <w:rFonts w:hint="eastAsia"/>
          </w:rPr>
          <w:t>적용되는</w:t>
        </w:r>
        <w:r>
          <w:rPr>
            <w:rFonts w:hint="eastAsia"/>
          </w:rPr>
          <w:t xml:space="preserve"> </w:t>
        </w:r>
        <w:r>
          <w:rPr>
            <w:rFonts w:hint="eastAsia"/>
          </w:rPr>
          <w:t>개별공시지가</w:t>
        </w:r>
        <w:r>
          <w:rPr>
            <w:rFonts w:hint="eastAsia"/>
          </w:rPr>
          <w:t xml:space="preserve"> </w:t>
        </w:r>
        <w:proofErr w:type="spellStart"/>
        <w:r>
          <w:t>x</w:t>
        </w:r>
        <w:proofErr w:type="spellEnd"/>
        <w:r>
          <w:t xml:space="preserve"> </w:t>
        </w:r>
        <w:r>
          <w:rPr>
            <w:rFonts w:hint="eastAsia"/>
          </w:rPr>
          <w:t>위반면적</w:t>
        </w:r>
        <w:r>
          <w:rPr>
            <w:rFonts w:hint="eastAsia"/>
          </w:rPr>
          <w:t xml:space="preserve"> </w:t>
        </w:r>
        <w:proofErr w:type="spellStart"/>
        <w:r>
          <w:t>x</w:t>
        </w:r>
        <w:proofErr w:type="spellEnd"/>
        <w:r>
          <w:t xml:space="preserve"> 30/100</w:t>
        </w:r>
      </w:ins>
    </w:p>
  </w:footnote>
  <w:footnote w:id="27">
    <w:p w14:paraId="5D1C63BA" w14:textId="77777777" w:rsidR="00A30FCA" w:rsidRDefault="00A30FCA" w:rsidP="000F7555">
      <w:pPr>
        <w:pStyle w:val="a8"/>
      </w:pPr>
      <w:r>
        <w:rPr>
          <w:rStyle w:val="ac"/>
        </w:rPr>
        <w:footnoteRef/>
      </w:r>
      <w:r>
        <w:t xml:space="preserve"> </w:t>
      </w:r>
      <w:r>
        <w:rPr>
          <w:rFonts w:hint="eastAsia"/>
        </w:rPr>
        <w:t>대상회사는</w:t>
      </w:r>
      <w:r>
        <w:rPr>
          <w:rFonts w:hint="eastAsia"/>
        </w:rPr>
        <w:t xml:space="preserve"> </w:t>
      </w:r>
      <w:r w:rsidRPr="003F47C5">
        <w:rPr>
          <w:rFonts w:hint="eastAsia"/>
        </w:rPr>
        <w:t>환경</w:t>
      </w:r>
      <w:r w:rsidRPr="003F47C5">
        <w:rPr>
          <w:rFonts w:hint="eastAsia"/>
        </w:rPr>
        <w:t xml:space="preserve"> </w:t>
      </w:r>
      <w:r w:rsidRPr="003F47C5">
        <w:rPr>
          <w:rFonts w:hint="eastAsia"/>
        </w:rPr>
        <w:t>관련</w:t>
      </w:r>
      <w:r w:rsidRPr="003F47C5">
        <w:rPr>
          <w:rFonts w:hint="eastAsia"/>
        </w:rPr>
        <w:t xml:space="preserve"> </w:t>
      </w:r>
      <w:r w:rsidRPr="003F47C5">
        <w:rPr>
          <w:rFonts w:hint="eastAsia"/>
        </w:rPr>
        <w:t>시설</w:t>
      </w:r>
      <w:r>
        <w:rPr>
          <w:rFonts w:hint="eastAsia"/>
        </w:rPr>
        <w:t>의</w:t>
      </w:r>
      <w:r w:rsidRPr="003F47C5">
        <w:rPr>
          <w:rFonts w:hint="eastAsia"/>
        </w:rPr>
        <w:t xml:space="preserve"> </w:t>
      </w:r>
      <w:r w:rsidRPr="003F47C5">
        <w:rPr>
          <w:rFonts w:hint="eastAsia"/>
        </w:rPr>
        <w:t>변경</w:t>
      </w:r>
      <w:r w:rsidRPr="003F47C5">
        <w:rPr>
          <w:rFonts w:hint="eastAsia"/>
        </w:rPr>
        <w:t xml:space="preserve"> </w:t>
      </w:r>
      <w:r w:rsidRPr="003F47C5">
        <w:rPr>
          <w:rFonts w:hint="eastAsia"/>
        </w:rPr>
        <w:t>및</w:t>
      </w:r>
      <w:r w:rsidRPr="003F47C5">
        <w:rPr>
          <w:rFonts w:hint="eastAsia"/>
        </w:rPr>
        <w:t xml:space="preserve"> </w:t>
      </w:r>
      <w:r w:rsidRPr="003F47C5">
        <w:rPr>
          <w:rFonts w:hint="eastAsia"/>
        </w:rPr>
        <w:t>신설에</w:t>
      </w:r>
      <w:r w:rsidRPr="003F47C5">
        <w:rPr>
          <w:rFonts w:hint="eastAsia"/>
        </w:rPr>
        <w:t xml:space="preserve"> </w:t>
      </w:r>
      <w:r w:rsidRPr="003F47C5">
        <w:rPr>
          <w:rFonts w:hint="eastAsia"/>
        </w:rPr>
        <w:t>따른</w:t>
      </w:r>
      <w:r w:rsidRPr="003F47C5">
        <w:rPr>
          <w:rFonts w:hint="eastAsia"/>
        </w:rPr>
        <w:t xml:space="preserve"> </w:t>
      </w:r>
      <w:r w:rsidRPr="003F47C5">
        <w:rPr>
          <w:rFonts w:hint="eastAsia"/>
        </w:rPr>
        <w:t>인허가</w:t>
      </w:r>
      <w:r w:rsidRPr="003F47C5">
        <w:rPr>
          <w:rFonts w:hint="eastAsia"/>
        </w:rPr>
        <w:t xml:space="preserve"> </w:t>
      </w:r>
      <w:proofErr w:type="spellStart"/>
      <w:r w:rsidRPr="003F47C5">
        <w:rPr>
          <w:rFonts w:hint="eastAsia"/>
        </w:rPr>
        <w:t>진행시</w:t>
      </w:r>
      <w:proofErr w:type="spellEnd"/>
      <w:r w:rsidRPr="003F47C5">
        <w:rPr>
          <w:rFonts w:hint="eastAsia"/>
        </w:rPr>
        <w:t xml:space="preserve"> </w:t>
      </w:r>
      <w:r>
        <w:rPr>
          <w:rFonts w:hint="eastAsia"/>
        </w:rPr>
        <w:t>기존</w:t>
      </w:r>
      <w:r>
        <w:rPr>
          <w:rFonts w:hint="eastAsia"/>
        </w:rPr>
        <w:t xml:space="preserve"> </w:t>
      </w:r>
      <w:r w:rsidRPr="003F47C5">
        <w:rPr>
          <w:rFonts w:hint="eastAsia"/>
        </w:rPr>
        <w:t>인허가의</w:t>
      </w:r>
      <w:r w:rsidRPr="003F47C5">
        <w:rPr>
          <w:rFonts w:hint="eastAsia"/>
        </w:rPr>
        <w:t xml:space="preserve"> </w:t>
      </w:r>
      <w:r w:rsidRPr="003F47C5">
        <w:rPr>
          <w:rFonts w:hint="eastAsia"/>
        </w:rPr>
        <w:t>적정</w:t>
      </w:r>
      <w:r>
        <w:rPr>
          <w:rFonts w:hint="eastAsia"/>
        </w:rPr>
        <w:t xml:space="preserve"> </w:t>
      </w:r>
      <w:r w:rsidRPr="003F47C5">
        <w:rPr>
          <w:rFonts w:hint="eastAsia"/>
        </w:rPr>
        <w:t>여부를</w:t>
      </w:r>
      <w:r w:rsidRPr="003F47C5">
        <w:rPr>
          <w:rFonts w:hint="eastAsia"/>
        </w:rPr>
        <w:t xml:space="preserve"> </w:t>
      </w:r>
      <w:r w:rsidRPr="003F47C5">
        <w:rPr>
          <w:rFonts w:hint="eastAsia"/>
        </w:rPr>
        <w:t>검토하고</w:t>
      </w:r>
      <w:r w:rsidRPr="003F47C5">
        <w:rPr>
          <w:rFonts w:hint="eastAsia"/>
        </w:rPr>
        <w:t xml:space="preserve"> </w:t>
      </w:r>
      <w:r w:rsidRPr="003F47C5">
        <w:rPr>
          <w:rFonts w:hint="eastAsia"/>
        </w:rPr>
        <w:t>있</w:t>
      </w:r>
      <w:r>
        <w:rPr>
          <w:rFonts w:hint="eastAsia"/>
        </w:rPr>
        <w:t>다고</w:t>
      </w:r>
      <w:r>
        <w:rPr>
          <w:rFonts w:hint="eastAsia"/>
        </w:rPr>
        <w:t xml:space="preserve"> </w:t>
      </w:r>
      <w:r>
        <w:rPr>
          <w:rFonts w:hint="eastAsia"/>
        </w:rPr>
        <w:t>함</w:t>
      </w:r>
      <w:r>
        <w:rPr>
          <w:rFonts w:hint="eastAsia"/>
        </w:rPr>
        <w:t>.</w:t>
      </w:r>
      <w:r>
        <w:t xml:space="preserve"> </w:t>
      </w:r>
    </w:p>
  </w:footnote>
  <w:footnote w:id="28">
    <w:p w14:paraId="252AC41E" w14:textId="77777777" w:rsidR="00A30FCA" w:rsidRPr="00163446" w:rsidRDefault="00A30FCA" w:rsidP="000F7555">
      <w:pPr>
        <w:pStyle w:val="a8"/>
        <w:rPr>
          <w:kern w:val="0"/>
        </w:rPr>
      </w:pPr>
      <w:r w:rsidRPr="00163446">
        <w:rPr>
          <w:rStyle w:val="ac"/>
        </w:rPr>
        <w:footnoteRef/>
      </w:r>
      <w:r w:rsidRPr="00163446">
        <w:tab/>
      </w:r>
      <w:r w:rsidRPr="00163446">
        <w:rPr>
          <w:rFonts w:hint="eastAsia"/>
        </w:rPr>
        <w:t>환경</w:t>
      </w:r>
      <w:r w:rsidRPr="00163446">
        <w:t xml:space="preserve"> </w:t>
      </w:r>
      <w:r w:rsidRPr="00163446">
        <w:rPr>
          <w:rFonts w:hint="eastAsia"/>
        </w:rPr>
        <w:t>관련</w:t>
      </w:r>
      <w:r w:rsidRPr="00163446">
        <w:t xml:space="preserve"> </w:t>
      </w:r>
      <w:r w:rsidRPr="00163446">
        <w:rPr>
          <w:rFonts w:hint="eastAsia"/>
        </w:rPr>
        <w:t>법률</w:t>
      </w:r>
      <w:r w:rsidRPr="00163446">
        <w:t xml:space="preserve">: </w:t>
      </w:r>
      <w:r w:rsidRPr="00163446">
        <w:rPr>
          <w:rFonts w:hint="eastAsia"/>
        </w:rPr>
        <w:t>대기환경보전법</w:t>
      </w:r>
      <w:r w:rsidRPr="00163446">
        <w:t xml:space="preserve">, </w:t>
      </w:r>
      <w:r w:rsidRPr="00163446">
        <w:rPr>
          <w:rFonts w:hint="eastAsia"/>
        </w:rPr>
        <w:t>소음진동관리법</w:t>
      </w:r>
      <w:r w:rsidRPr="00163446">
        <w:t xml:space="preserve">, </w:t>
      </w:r>
      <w:r w:rsidRPr="00163446">
        <w:rPr>
          <w:rFonts w:hint="eastAsia"/>
        </w:rPr>
        <w:t>악취방지법</w:t>
      </w:r>
      <w:r w:rsidRPr="00163446">
        <w:t xml:space="preserve">, </w:t>
      </w:r>
      <w:r w:rsidRPr="00163446">
        <w:rPr>
          <w:rFonts w:hint="eastAsia"/>
        </w:rPr>
        <w:t>물환경보전법</w:t>
      </w:r>
      <w:r w:rsidRPr="00163446">
        <w:t xml:space="preserve">, </w:t>
      </w:r>
      <w:r w:rsidRPr="00163446">
        <w:rPr>
          <w:rFonts w:hint="eastAsia"/>
        </w:rPr>
        <w:t>토양환경보전법</w:t>
      </w:r>
      <w:r w:rsidRPr="00163446">
        <w:t xml:space="preserve">, </w:t>
      </w:r>
      <w:r w:rsidRPr="00163446">
        <w:rPr>
          <w:rFonts w:hint="eastAsia"/>
        </w:rPr>
        <w:t>화학물질관리법</w:t>
      </w:r>
      <w:r w:rsidRPr="00163446">
        <w:t xml:space="preserve">, </w:t>
      </w:r>
      <w:r w:rsidRPr="00163446">
        <w:rPr>
          <w:rFonts w:hint="eastAsia"/>
        </w:rPr>
        <w:t>화학물질의</w:t>
      </w:r>
      <w:r w:rsidRPr="00163446">
        <w:t xml:space="preserve"> </w:t>
      </w:r>
      <w:r w:rsidRPr="00163446">
        <w:rPr>
          <w:rFonts w:hint="eastAsia"/>
        </w:rPr>
        <w:t>등록</w:t>
      </w:r>
      <w:r w:rsidRPr="00163446">
        <w:t xml:space="preserve"> </w:t>
      </w:r>
      <w:r w:rsidRPr="00163446">
        <w:rPr>
          <w:rFonts w:hint="eastAsia"/>
        </w:rPr>
        <w:t>및</w:t>
      </w:r>
      <w:r w:rsidRPr="00163446">
        <w:t xml:space="preserve"> </w:t>
      </w:r>
      <w:r w:rsidRPr="00163446">
        <w:rPr>
          <w:rFonts w:hint="eastAsia"/>
        </w:rPr>
        <w:t>평가</w:t>
      </w:r>
      <w:r w:rsidRPr="00163446">
        <w:t xml:space="preserve"> </w:t>
      </w:r>
      <w:r w:rsidRPr="00163446">
        <w:rPr>
          <w:rFonts w:hint="eastAsia"/>
        </w:rPr>
        <w:t>등에</w:t>
      </w:r>
      <w:r w:rsidRPr="00163446">
        <w:t xml:space="preserve"> </w:t>
      </w:r>
      <w:r w:rsidRPr="00163446">
        <w:rPr>
          <w:rFonts w:hint="eastAsia"/>
        </w:rPr>
        <w:t>관한</w:t>
      </w:r>
      <w:r w:rsidRPr="00163446">
        <w:t xml:space="preserve"> </w:t>
      </w:r>
      <w:r w:rsidRPr="00163446">
        <w:rPr>
          <w:rFonts w:hint="eastAsia"/>
        </w:rPr>
        <w:t>법률</w:t>
      </w:r>
      <w:r w:rsidRPr="00163446">
        <w:t xml:space="preserve">, </w:t>
      </w:r>
      <w:r w:rsidRPr="00163446">
        <w:rPr>
          <w:rFonts w:hint="eastAsia"/>
        </w:rPr>
        <w:t>지하수법</w:t>
      </w:r>
      <w:r w:rsidRPr="00163446">
        <w:t xml:space="preserve">, </w:t>
      </w:r>
      <w:r w:rsidRPr="00163446">
        <w:rPr>
          <w:rFonts w:hint="eastAsia"/>
        </w:rPr>
        <w:t>에너지이용합리화법</w:t>
      </w:r>
      <w:r w:rsidRPr="00163446">
        <w:t xml:space="preserve">, </w:t>
      </w:r>
      <w:r w:rsidRPr="00163446">
        <w:rPr>
          <w:rFonts w:hint="eastAsia"/>
        </w:rPr>
        <w:t>폐기물관리법</w:t>
      </w:r>
      <w:r w:rsidRPr="00163446">
        <w:t xml:space="preserve">, </w:t>
      </w:r>
      <w:proofErr w:type="spellStart"/>
      <w:r w:rsidRPr="00163446">
        <w:rPr>
          <w:rFonts w:hint="eastAsia"/>
        </w:rPr>
        <w:t>잔류성유기오염물질관리법</w:t>
      </w:r>
      <w:proofErr w:type="spellEnd"/>
      <w:r w:rsidRPr="00163446">
        <w:t xml:space="preserve">, </w:t>
      </w:r>
      <w:r w:rsidRPr="00163446">
        <w:rPr>
          <w:rFonts w:hint="eastAsia"/>
        </w:rPr>
        <w:t>화재예방</w:t>
      </w:r>
      <w:r w:rsidRPr="00163446">
        <w:t xml:space="preserve">, </w:t>
      </w:r>
      <w:r w:rsidRPr="00163446">
        <w:rPr>
          <w:rFonts w:hint="eastAsia"/>
        </w:rPr>
        <w:t>소방시설</w:t>
      </w:r>
      <w:r w:rsidRPr="00163446">
        <w:t xml:space="preserve"> </w:t>
      </w:r>
      <w:proofErr w:type="spellStart"/>
      <w:r w:rsidRPr="00163446">
        <w:rPr>
          <w:rFonts w:hint="eastAsia"/>
        </w:rPr>
        <w:t>설치</w:t>
      </w:r>
      <w:r w:rsidRPr="00163446">
        <w:t>·</w:t>
      </w:r>
      <w:r w:rsidRPr="00163446">
        <w:rPr>
          <w:rFonts w:hint="eastAsia"/>
        </w:rPr>
        <w:t>유지</w:t>
      </w:r>
      <w:proofErr w:type="spellEnd"/>
      <w:r w:rsidRPr="00163446">
        <w:t xml:space="preserve"> </w:t>
      </w:r>
      <w:r w:rsidRPr="00163446">
        <w:rPr>
          <w:rFonts w:hint="eastAsia"/>
        </w:rPr>
        <w:t>및</w:t>
      </w:r>
      <w:r w:rsidRPr="00163446">
        <w:t xml:space="preserve"> </w:t>
      </w:r>
      <w:r w:rsidRPr="00163446">
        <w:rPr>
          <w:rFonts w:hint="eastAsia"/>
        </w:rPr>
        <w:t>안전관리에</w:t>
      </w:r>
      <w:r w:rsidRPr="00163446">
        <w:t xml:space="preserve"> </w:t>
      </w:r>
      <w:r w:rsidRPr="00163446">
        <w:rPr>
          <w:rFonts w:hint="eastAsia"/>
        </w:rPr>
        <w:t>관한</w:t>
      </w:r>
      <w:r w:rsidRPr="00163446">
        <w:t xml:space="preserve"> </w:t>
      </w:r>
      <w:r w:rsidRPr="00163446">
        <w:rPr>
          <w:rFonts w:hint="eastAsia"/>
        </w:rPr>
        <w:t>법률</w:t>
      </w:r>
      <w:r w:rsidRPr="00163446">
        <w:t xml:space="preserve">, </w:t>
      </w:r>
      <w:r w:rsidRPr="00163446">
        <w:rPr>
          <w:rFonts w:hint="eastAsia"/>
        </w:rPr>
        <w:t>위험물안전관리법</w:t>
      </w:r>
      <w:r w:rsidRPr="00163446">
        <w:t xml:space="preserve">, </w:t>
      </w:r>
      <w:r w:rsidRPr="00163446">
        <w:rPr>
          <w:rFonts w:hint="eastAsia"/>
        </w:rPr>
        <w:t>고압가스안전관리법</w:t>
      </w:r>
      <w:r w:rsidRPr="00163446">
        <w:t xml:space="preserve">, </w:t>
      </w:r>
      <w:r w:rsidRPr="00163446">
        <w:rPr>
          <w:rFonts w:hint="eastAsia"/>
        </w:rPr>
        <w:t>도시가스사업법</w:t>
      </w:r>
      <w:r w:rsidRPr="00163446">
        <w:t xml:space="preserve">, </w:t>
      </w:r>
      <w:r w:rsidRPr="00163446">
        <w:rPr>
          <w:rFonts w:hint="eastAsia"/>
        </w:rPr>
        <w:t>액화석유가스의</w:t>
      </w:r>
      <w:r w:rsidRPr="00163446">
        <w:t xml:space="preserve"> </w:t>
      </w:r>
      <w:r w:rsidRPr="00163446">
        <w:rPr>
          <w:rFonts w:hint="eastAsia"/>
        </w:rPr>
        <w:t>안전관리</w:t>
      </w:r>
      <w:r w:rsidRPr="00163446">
        <w:t xml:space="preserve"> </w:t>
      </w:r>
      <w:r w:rsidRPr="00163446">
        <w:rPr>
          <w:rFonts w:hint="eastAsia"/>
        </w:rPr>
        <w:t>및</w:t>
      </w:r>
      <w:r w:rsidRPr="00163446">
        <w:t xml:space="preserve"> </w:t>
      </w:r>
      <w:r w:rsidRPr="00163446">
        <w:rPr>
          <w:rFonts w:hint="eastAsia"/>
        </w:rPr>
        <w:t>사업법</w:t>
      </w:r>
      <w:r w:rsidRPr="00163446">
        <w:t xml:space="preserve">, </w:t>
      </w:r>
      <w:r w:rsidRPr="00163446">
        <w:rPr>
          <w:rFonts w:hint="eastAsia"/>
        </w:rPr>
        <w:t>전기사업법</w:t>
      </w:r>
      <w:r w:rsidRPr="00163446">
        <w:t xml:space="preserve"> </w:t>
      </w:r>
      <w:r w:rsidRPr="00163446">
        <w:rPr>
          <w:rFonts w:hint="eastAsia"/>
        </w:rPr>
        <w:t>및</w:t>
      </w:r>
      <w:r w:rsidRPr="00163446">
        <w:t xml:space="preserve"> </w:t>
      </w:r>
      <w:r w:rsidRPr="00163446">
        <w:rPr>
          <w:rFonts w:hint="eastAsia"/>
        </w:rPr>
        <w:t>산업안전보건법</w:t>
      </w:r>
      <w:r w:rsidRPr="00163446">
        <w:t xml:space="preserve"> </w:t>
      </w:r>
      <w:r w:rsidRPr="00163446">
        <w:rPr>
          <w:rFonts w:hint="eastAsia"/>
        </w:rPr>
        <w:t>등</w:t>
      </w:r>
      <w:r w:rsidRPr="00163446">
        <w:t>.</w:t>
      </w:r>
    </w:p>
  </w:footnote>
  <w:footnote w:id="29">
    <w:p w14:paraId="74B27BCD" w14:textId="77777777" w:rsidR="00A30FCA" w:rsidRDefault="00A30FCA" w:rsidP="000F7555">
      <w:pPr>
        <w:pStyle w:val="a8"/>
      </w:pPr>
      <w:r>
        <w:rPr>
          <w:rStyle w:val="ac"/>
        </w:rPr>
        <w:footnoteRef/>
      </w:r>
      <w:r>
        <w:t xml:space="preserve"> </w:t>
      </w:r>
      <w:r w:rsidRPr="00DF0638">
        <w:rPr>
          <w:rFonts w:hint="eastAsia"/>
        </w:rPr>
        <w:t>관할</w:t>
      </w:r>
      <w:r w:rsidRPr="00DF0638">
        <w:rPr>
          <w:rFonts w:hint="eastAsia"/>
        </w:rPr>
        <w:t xml:space="preserve"> </w:t>
      </w:r>
      <w:r w:rsidRPr="00DF0638">
        <w:rPr>
          <w:rFonts w:hint="eastAsia"/>
        </w:rPr>
        <w:t>지방노동청이</w:t>
      </w:r>
      <w:r w:rsidRPr="00DF0638">
        <w:rPr>
          <w:rFonts w:hint="eastAsia"/>
        </w:rPr>
        <w:t xml:space="preserve"> </w:t>
      </w:r>
      <w:r w:rsidRPr="00DF0638">
        <w:rPr>
          <w:rFonts w:hint="eastAsia"/>
        </w:rPr>
        <w:t>요구한</w:t>
      </w:r>
      <w:r w:rsidRPr="00DF0638">
        <w:rPr>
          <w:rFonts w:hint="eastAsia"/>
        </w:rPr>
        <w:t xml:space="preserve"> </w:t>
      </w:r>
      <w:r w:rsidRPr="00DF0638">
        <w:rPr>
          <w:rFonts w:hint="eastAsia"/>
        </w:rPr>
        <w:t>공학적</w:t>
      </w:r>
      <w:r w:rsidRPr="00DF0638">
        <w:rPr>
          <w:rFonts w:hint="eastAsia"/>
        </w:rPr>
        <w:t xml:space="preserve"> </w:t>
      </w:r>
      <w:r w:rsidRPr="00DF0638">
        <w:rPr>
          <w:rFonts w:hint="eastAsia"/>
        </w:rPr>
        <w:t>대책</w:t>
      </w:r>
      <w:r w:rsidRPr="00DF0638">
        <w:rPr>
          <w:rFonts w:hint="eastAsia"/>
        </w:rPr>
        <w:t xml:space="preserve"> </w:t>
      </w:r>
      <w:r w:rsidRPr="00DF0638">
        <w:rPr>
          <w:rFonts w:hint="eastAsia"/>
        </w:rPr>
        <w:t>미이행에</w:t>
      </w:r>
      <w:r w:rsidRPr="00DF0638">
        <w:rPr>
          <w:rFonts w:hint="eastAsia"/>
        </w:rPr>
        <w:t xml:space="preserve"> </w:t>
      </w:r>
      <w:r w:rsidRPr="00DF0638">
        <w:rPr>
          <w:rFonts w:hint="eastAsia"/>
        </w:rPr>
        <w:t>대한</w:t>
      </w:r>
      <w:r w:rsidRPr="00DF0638">
        <w:rPr>
          <w:rFonts w:hint="eastAsia"/>
        </w:rPr>
        <w:t xml:space="preserve"> </w:t>
      </w:r>
      <w:r w:rsidRPr="00DF0638">
        <w:rPr>
          <w:rFonts w:hint="eastAsia"/>
        </w:rPr>
        <w:t>명확한</w:t>
      </w:r>
      <w:r w:rsidRPr="00DF0638">
        <w:rPr>
          <w:rFonts w:hint="eastAsia"/>
        </w:rPr>
        <w:t xml:space="preserve"> </w:t>
      </w:r>
      <w:r w:rsidRPr="00DF0638">
        <w:rPr>
          <w:rFonts w:hint="eastAsia"/>
        </w:rPr>
        <w:t>처벌조항은</w:t>
      </w:r>
      <w:r w:rsidRPr="00DF0638">
        <w:rPr>
          <w:rFonts w:hint="eastAsia"/>
        </w:rPr>
        <w:t xml:space="preserve"> </w:t>
      </w:r>
      <w:r w:rsidRPr="00DF0638">
        <w:rPr>
          <w:rFonts w:hint="eastAsia"/>
        </w:rPr>
        <w:t>존재하지</w:t>
      </w:r>
      <w:r w:rsidRPr="00DF0638">
        <w:rPr>
          <w:rFonts w:hint="eastAsia"/>
        </w:rPr>
        <w:t xml:space="preserve"> </w:t>
      </w:r>
      <w:r w:rsidRPr="00DF0638">
        <w:rPr>
          <w:rFonts w:hint="eastAsia"/>
        </w:rPr>
        <w:t>않으나</w:t>
      </w:r>
      <w:r w:rsidRPr="00DF0638">
        <w:rPr>
          <w:rFonts w:hint="eastAsia"/>
        </w:rPr>
        <w:t xml:space="preserve">, </w:t>
      </w:r>
      <w:r w:rsidRPr="00DF0638">
        <w:rPr>
          <w:rFonts w:hint="eastAsia"/>
        </w:rPr>
        <w:t>미이행시</w:t>
      </w:r>
      <w:r w:rsidRPr="00DF0638">
        <w:rPr>
          <w:rFonts w:hint="eastAsia"/>
        </w:rPr>
        <w:t xml:space="preserve"> </w:t>
      </w:r>
      <w:r w:rsidRPr="00DF0638">
        <w:rPr>
          <w:rFonts w:hint="eastAsia"/>
        </w:rPr>
        <w:t>산업안전보건에</w:t>
      </w:r>
      <w:r w:rsidRPr="00DF0638">
        <w:rPr>
          <w:rFonts w:hint="eastAsia"/>
        </w:rPr>
        <w:t xml:space="preserve"> </w:t>
      </w:r>
      <w:r w:rsidRPr="00DF0638">
        <w:rPr>
          <w:rFonts w:hint="eastAsia"/>
        </w:rPr>
        <w:t>대한</w:t>
      </w:r>
      <w:r w:rsidRPr="00DF0638">
        <w:rPr>
          <w:rFonts w:hint="eastAsia"/>
        </w:rPr>
        <w:t xml:space="preserve"> </w:t>
      </w:r>
      <w:r w:rsidRPr="00DF0638">
        <w:rPr>
          <w:rFonts w:hint="eastAsia"/>
        </w:rPr>
        <w:t>점검이</w:t>
      </w:r>
      <w:r w:rsidRPr="00DF0638">
        <w:rPr>
          <w:rFonts w:hint="eastAsia"/>
        </w:rPr>
        <w:t xml:space="preserve"> </w:t>
      </w:r>
      <w:r w:rsidRPr="00DF0638">
        <w:rPr>
          <w:rFonts w:hint="eastAsia"/>
        </w:rPr>
        <w:t>늘어날</w:t>
      </w:r>
      <w:r w:rsidRPr="00DF0638">
        <w:rPr>
          <w:rFonts w:hint="eastAsia"/>
        </w:rPr>
        <w:t xml:space="preserve"> </w:t>
      </w:r>
      <w:r w:rsidRPr="00DF0638">
        <w:rPr>
          <w:rFonts w:hint="eastAsia"/>
        </w:rPr>
        <w:t>수</w:t>
      </w:r>
      <w:r w:rsidRPr="00DF0638">
        <w:rPr>
          <w:rFonts w:hint="eastAsia"/>
        </w:rPr>
        <w:t xml:space="preserve"> </w:t>
      </w:r>
      <w:r w:rsidRPr="00DF0638">
        <w:rPr>
          <w:rFonts w:hint="eastAsia"/>
        </w:rPr>
        <w:t>있음</w:t>
      </w:r>
      <w:r>
        <w:rPr>
          <w:rFonts w:hint="eastAsia"/>
        </w:rPr>
        <w:t>.</w:t>
      </w:r>
    </w:p>
  </w:footnote>
  <w:footnote w:id="30">
    <w:p w14:paraId="7E445D8E" w14:textId="77777777" w:rsidR="00A30FCA" w:rsidRDefault="00A30FCA" w:rsidP="000F7555">
      <w:pPr>
        <w:pStyle w:val="a8"/>
      </w:pPr>
      <w:r>
        <w:rPr>
          <w:rStyle w:val="ac"/>
        </w:rPr>
        <w:footnoteRef/>
      </w:r>
      <w:r>
        <w:t xml:space="preserve"> </w:t>
      </w:r>
      <w:r w:rsidRPr="008117C7">
        <w:rPr>
          <w:rFonts w:hint="eastAsia"/>
        </w:rPr>
        <w:t>소방기본법</w:t>
      </w:r>
      <w:r w:rsidRPr="008117C7">
        <w:rPr>
          <w:rFonts w:hint="eastAsia"/>
        </w:rPr>
        <w:t xml:space="preserve"> </w:t>
      </w:r>
      <w:r w:rsidRPr="008117C7">
        <w:rPr>
          <w:rFonts w:hint="eastAsia"/>
        </w:rPr>
        <w:t>시행령</w:t>
      </w:r>
      <w:r w:rsidRPr="008117C7">
        <w:rPr>
          <w:rFonts w:hint="eastAsia"/>
        </w:rPr>
        <w:t xml:space="preserve"> </w:t>
      </w:r>
      <w:r w:rsidRPr="008117C7">
        <w:rPr>
          <w:rFonts w:hint="eastAsia"/>
        </w:rPr>
        <w:t>별표</w:t>
      </w:r>
      <w:r w:rsidRPr="008117C7">
        <w:t>2</w:t>
      </w:r>
      <w:r>
        <w:t xml:space="preserve">. </w:t>
      </w:r>
      <w:proofErr w:type="spellStart"/>
      <w:r w:rsidRPr="008117C7">
        <w:rPr>
          <w:rFonts w:hint="eastAsia"/>
        </w:rPr>
        <w:t>특수가연물</w:t>
      </w:r>
      <w:proofErr w:type="spellEnd"/>
    </w:p>
    <w:tbl>
      <w:tblPr>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7"/>
        <w:gridCol w:w="4508"/>
      </w:tblGrid>
      <w:tr w:rsidR="00A30FCA" w:rsidRPr="00010C0B" w14:paraId="10DDFE7B" w14:textId="77777777" w:rsidTr="006040A0">
        <w:trPr>
          <w:trHeight w:val="253"/>
        </w:trPr>
        <w:tc>
          <w:tcPr>
            <w:tcW w:w="4507" w:type="dxa"/>
            <w:shd w:val="clear" w:color="auto" w:fill="F2DBDB"/>
            <w:tcMar>
              <w:top w:w="28" w:type="dxa"/>
              <w:left w:w="28" w:type="dxa"/>
              <w:bottom w:w="28" w:type="dxa"/>
              <w:right w:w="28" w:type="dxa"/>
            </w:tcMar>
            <w:vAlign w:val="center"/>
            <w:hideMark/>
          </w:tcPr>
          <w:p w14:paraId="1FC61AFB" w14:textId="77777777" w:rsidR="00A30FCA" w:rsidRPr="008117C7" w:rsidRDefault="00A30FCA" w:rsidP="006040A0">
            <w:pPr>
              <w:pStyle w:val="a4"/>
              <w:jc w:val="center"/>
              <w:rPr>
                <w:b/>
              </w:rPr>
            </w:pPr>
            <w:r w:rsidRPr="008117C7">
              <w:rPr>
                <w:rFonts w:hint="eastAsia"/>
                <w:b/>
              </w:rPr>
              <w:t>품명</w:t>
            </w:r>
          </w:p>
        </w:tc>
        <w:tc>
          <w:tcPr>
            <w:tcW w:w="4508" w:type="dxa"/>
            <w:shd w:val="clear" w:color="auto" w:fill="F2DBDB"/>
            <w:tcMar>
              <w:top w:w="28" w:type="dxa"/>
              <w:left w:w="28" w:type="dxa"/>
              <w:bottom w:w="28" w:type="dxa"/>
              <w:right w:w="28" w:type="dxa"/>
            </w:tcMar>
            <w:vAlign w:val="center"/>
            <w:hideMark/>
          </w:tcPr>
          <w:p w14:paraId="0E05D58B" w14:textId="77777777" w:rsidR="00A30FCA" w:rsidRPr="008117C7" w:rsidRDefault="00A30FCA" w:rsidP="006040A0">
            <w:pPr>
              <w:pStyle w:val="a4"/>
              <w:jc w:val="center"/>
              <w:rPr>
                <w:b/>
              </w:rPr>
            </w:pPr>
            <w:r w:rsidRPr="008117C7">
              <w:rPr>
                <w:rFonts w:hint="eastAsia"/>
                <w:b/>
              </w:rPr>
              <w:t>수</w:t>
            </w:r>
            <w:r>
              <w:rPr>
                <w:rFonts w:hint="eastAsia"/>
                <w:b/>
              </w:rPr>
              <w:t xml:space="preserve"> </w:t>
            </w:r>
            <w:r w:rsidRPr="008117C7">
              <w:rPr>
                <w:rFonts w:hint="eastAsia"/>
                <w:b/>
              </w:rPr>
              <w:t>량</w:t>
            </w:r>
          </w:p>
        </w:tc>
      </w:tr>
      <w:tr w:rsidR="00A30FCA" w:rsidRPr="00010C0B" w14:paraId="6C4E3AA8" w14:textId="77777777" w:rsidTr="006040A0">
        <w:trPr>
          <w:trHeight w:val="353"/>
        </w:trPr>
        <w:tc>
          <w:tcPr>
            <w:tcW w:w="4507" w:type="dxa"/>
            <w:tcMar>
              <w:top w:w="28" w:type="dxa"/>
              <w:left w:w="28" w:type="dxa"/>
              <w:bottom w:w="28" w:type="dxa"/>
              <w:right w:w="28" w:type="dxa"/>
            </w:tcMar>
            <w:vAlign w:val="center"/>
            <w:hideMark/>
          </w:tcPr>
          <w:p w14:paraId="2F786504" w14:textId="77777777" w:rsidR="00A30FCA" w:rsidRPr="008117C7" w:rsidRDefault="00A30FCA" w:rsidP="006040A0">
            <w:pPr>
              <w:pStyle w:val="a4"/>
              <w:jc w:val="center"/>
            </w:pPr>
            <w:r w:rsidRPr="008117C7">
              <w:rPr>
                <w:rFonts w:hint="eastAsia"/>
              </w:rPr>
              <w:t>목재가공품</w:t>
            </w:r>
            <w:r w:rsidRPr="008117C7">
              <w:rPr>
                <w:rFonts w:hint="eastAsia"/>
              </w:rPr>
              <w:t xml:space="preserve"> </w:t>
            </w:r>
            <w:r w:rsidRPr="008117C7">
              <w:rPr>
                <w:rFonts w:hint="eastAsia"/>
              </w:rPr>
              <w:t>및</w:t>
            </w:r>
            <w:r w:rsidRPr="008117C7">
              <w:rPr>
                <w:rFonts w:hint="eastAsia"/>
              </w:rPr>
              <w:t xml:space="preserve"> </w:t>
            </w:r>
            <w:proofErr w:type="spellStart"/>
            <w:r w:rsidRPr="008117C7">
              <w:rPr>
                <w:rFonts w:hint="eastAsia"/>
              </w:rPr>
              <w:t>나무부스러기</w:t>
            </w:r>
            <w:proofErr w:type="spellEnd"/>
          </w:p>
        </w:tc>
        <w:tc>
          <w:tcPr>
            <w:tcW w:w="4508" w:type="dxa"/>
            <w:tcMar>
              <w:top w:w="28" w:type="dxa"/>
              <w:left w:w="28" w:type="dxa"/>
              <w:bottom w:w="28" w:type="dxa"/>
              <w:right w:w="28" w:type="dxa"/>
            </w:tcMar>
            <w:vAlign w:val="center"/>
            <w:hideMark/>
          </w:tcPr>
          <w:p w14:paraId="38C80400" w14:textId="77777777" w:rsidR="00A30FCA" w:rsidRPr="008117C7" w:rsidRDefault="00A30FCA" w:rsidP="006040A0">
            <w:pPr>
              <w:pStyle w:val="a4"/>
              <w:jc w:val="center"/>
            </w:pPr>
            <w:r w:rsidRPr="008117C7">
              <w:t>10</w:t>
            </w:r>
            <w:r w:rsidRPr="008117C7">
              <w:rPr>
                <w:rFonts w:hint="eastAsia"/>
              </w:rPr>
              <w:t>세제곱미터</w:t>
            </w:r>
            <w:r w:rsidRPr="008117C7">
              <w:rPr>
                <w:rFonts w:hint="eastAsia"/>
              </w:rPr>
              <w:t xml:space="preserve"> </w:t>
            </w:r>
            <w:r w:rsidRPr="008117C7">
              <w:rPr>
                <w:rFonts w:hint="eastAsia"/>
              </w:rPr>
              <w:t>이상</w:t>
            </w:r>
          </w:p>
        </w:tc>
      </w:tr>
    </w:tbl>
    <w:p w14:paraId="102D23E3" w14:textId="77777777" w:rsidR="00A30FCA" w:rsidRDefault="00A30FCA" w:rsidP="000F7555">
      <w:pPr>
        <w:pStyle w:val="a8"/>
      </w:pPr>
    </w:p>
  </w:footnote>
  <w:footnote w:id="31">
    <w:p w14:paraId="2EC681D3" w14:textId="77777777" w:rsidR="00A30FCA" w:rsidRDefault="00A30FCA" w:rsidP="000F7555">
      <w:pPr>
        <w:pStyle w:val="a8"/>
      </w:pPr>
      <w:r>
        <w:rPr>
          <w:rStyle w:val="ac"/>
        </w:rPr>
        <w:footnoteRef/>
      </w:r>
      <w:r>
        <w:t xml:space="preserve"> </w:t>
      </w:r>
      <w:proofErr w:type="spellStart"/>
      <w:r w:rsidRPr="002C6317">
        <w:rPr>
          <w:rFonts w:hint="eastAsia"/>
        </w:rPr>
        <w:t>조종철</w:t>
      </w:r>
      <w:proofErr w:type="spellEnd"/>
      <w:r>
        <w:rPr>
          <w:rFonts w:hint="eastAsia"/>
        </w:rPr>
        <w:t>(</w:t>
      </w:r>
      <w:r w:rsidRPr="002C6317">
        <w:rPr>
          <w:rFonts w:hint="eastAsia"/>
        </w:rPr>
        <w:t>2021.</w:t>
      </w:r>
      <w:r>
        <w:t xml:space="preserve"> </w:t>
      </w:r>
      <w:r w:rsidRPr="002C6317">
        <w:rPr>
          <w:rFonts w:hint="eastAsia"/>
        </w:rPr>
        <w:t>2.</w:t>
      </w:r>
      <w:r>
        <w:t xml:space="preserve"> </w:t>
      </w:r>
      <w:r w:rsidRPr="002C6317">
        <w:rPr>
          <w:rFonts w:hint="eastAsia"/>
        </w:rPr>
        <w:t>14</w:t>
      </w:r>
      <w:r>
        <w:t>.</w:t>
      </w:r>
      <w:r w:rsidRPr="002C6317">
        <w:rPr>
          <w:rFonts w:hint="eastAsia"/>
        </w:rPr>
        <w:t xml:space="preserve"> </w:t>
      </w:r>
      <w:r>
        <w:rPr>
          <w:rFonts w:hint="eastAsia"/>
        </w:rPr>
        <w:t>산재발생</w:t>
      </w:r>
      <w:r>
        <w:rPr>
          <w:rFonts w:hint="eastAsia"/>
        </w:rPr>
        <w:t>)</w:t>
      </w:r>
      <w:r>
        <w:t xml:space="preserve"> </w:t>
      </w:r>
      <w:r>
        <w:rPr>
          <w:rFonts w:hint="eastAsia"/>
        </w:rPr>
        <w:t>및</w:t>
      </w:r>
      <w:r>
        <w:t xml:space="preserve"> </w:t>
      </w:r>
      <w:proofErr w:type="spellStart"/>
      <w:r w:rsidRPr="002C6317">
        <w:rPr>
          <w:rFonts w:hint="eastAsia"/>
        </w:rPr>
        <w:t>김진</w:t>
      </w:r>
      <w:proofErr w:type="spellEnd"/>
      <w:r>
        <w:rPr>
          <w:rFonts w:hint="eastAsia"/>
        </w:rPr>
        <w:t>(</w:t>
      </w:r>
      <w:r w:rsidRPr="002C6317">
        <w:rPr>
          <w:rFonts w:hint="eastAsia"/>
        </w:rPr>
        <w:t>2021.</w:t>
      </w:r>
      <w:r>
        <w:t xml:space="preserve"> 7</w:t>
      </w:r>
      <w:r w:rsidRPr="002C6317">
        <w:rPr>
          <w:rFonts w:hint="eastAsia"/>
        </w:rPr>
        <w:t>.</w:t>
      </w:r>
      <w:r>
        <w:t xml:space="preserve"> </w:t>
      </w:r>
      <w:r w:rsidRPr="002C6317">
        <w:rPr>
          <w:rFonts w:hint="eastAsia"/>
        </w:rPr>
        <w:t>7</w:t>
      </w:r>
      <w:r>
        <w:t>.</w:t>
      </w:r>
      <w:r w:rsidRPr="002C6317">
        <w:rPr>
          <w:rFonts w:hint="eastAsia"/>
        </w:rPr>
        <w:t xml:space="preserve"> </w:t>
      </w:r>
      <w:r>
        <w:rPr>
          <w:rFonts w:hint="eastAsia"/>
        </w:rPr>
        <w:t>산재발생</w:t>
      </w:r>
      <w:r>
        <w:rPr>
          <w:rFonts w:hint="eastAsia"/>
        </w:rPr>
        <w:t xml:space="preserve">) </w:t>
      </w:r>
      <w:r>
        <w:rPr>
          <w:rFonts w:hint="eastAsia"/>
        </w:rPr>
        <w:t>및</w:t>
      </w:r>
      <w:r>
        <w:rPr>
          <w:rFonts w:hint="eastAsia"/>
        </w:rPr>
        <w:t xml:space="preserve"> </w:t>
      </w:r>
      <w:proofErr w:type="spellStart"/>
      <w:r w:rsidRPr="002C6317">
        <w:rPr>
          <w:rFonts w:hint="eastAsia"/>
        </w:rPr>
        <w:t>김익송</w:t>
      </w:r>
      <w:proofErr w:type="spellEnd"/>
      <w:r>
        <w:rPr>
          <w:rFonts w:hint="eastAsia"/>
        </w:rPr>
        <w:t>(</w:t>
      </w:r>
      <w:r w:rsidRPr="002C6317">
        <w:rPr>
          <w:rFonts w:hint="eastAsia"/>
        </w:rPr>
        <w:t>2021.</w:t>
      </w:r>
      <w:r>
        <w:t xml:space="preserve"> </w:t>
      </w:r>
      <w:r w:rsidRPr="002C6317">
        <w:rPr>
          <w:rFonts w:hint="eastAsia"/>
        </w:rPr>
        <w:t>7.</w:t>
      </w:r>
      <w:r>
        <w:t xml:space="preserve"> </w:t>
      </w:r>
      <w:r w:rsidRPr="002C6317">
        <w:rPr>
          <w:rFonts w:hint="eastAsia"/>
        </w:rPr>
        <w:t>27</w:t>
      </w:r>
      <w:r>
        <w:t xml:space="preserve">. </w:t>
      </w:r>
      <w:r>
        <w:rPr>
          <w:rFonts w:hint="eastAsia"/>
        </w:rPr>
        <w:t>산재발생</w:t>
      </w:r>
      <w:r>
        <w:rPr>
          <w:rFonts w:hint="eastAsia"/>
        </w:rPr>
        <w:t>)</w:t>
      </w:r>
    </w:p>
  </w:footnote>
  <w:footnote w:id="32">
    <w:p w14:paraId="106F44A3" w14:textId="77777777" w:rsidR="00A30FCA" w:rsidRDefault="00A30FCA" w:rsidP="000F7555">
      <w:pPr>
        <w:pStyle w:val="a8"/>
      </w:pPr>
      <w:r>
        <w:rPr>
          <w:rStyle w:val="ac"/>
        </w:rPr>
        <w:footnoteRef/>
      </w:r>
      <w:r>
        <w:t xml:space="preserve"> </w:t>
      </w:r>
      <w:proofErr w:type="spellStart"/>
      <w:r w:rsidRPr="002C6317">
        <w:rPr>
          <w:rFonts w:hint="eastAsia"/>
        </w:rPr>
        <w:t>조종철</w:t>
      </w:r>
      <w:proofErr w:type="spellEnd"/>
      <w:r>
        <w:rPr>
          <w:rFonts w:hint="eastAsia"/>
        </w:rPr>
        <w:t>(</w:t>
      </w:r>
      <w:r w:rsidRPr="002C6317">
        <w:rPr>
          <w:rFonts w:hint="eastAsia"/>
        </w:rPr>
        <w:t>2021.</w:t>
      </w:r>
      <w:r>
        <w:t xml:space="preserve"> </w:t>
      </w:r>
      <w:r w:rsidRPr="002C6317">
        <w:rPr>
          <w:rFonts w:hint="eastAsia"/>
        </w:rPr>
        <w:t>2.</w:t>
      </w:r>
      <w:r>
        <w:t xml:space="preserve"> </w:t>
      </w:r>
      <w:r w:rsidRPr="002C6317">
        <w:rPr>
          <w:rFonts w:hint="eastAsia"/>
        </w:rPr>
        <w:t>14</w:t>
      </w:r>
      <w:r>
        <w:t>.</w:t>
      </w:r>
      <w:r w:rsidRPr="002C6317">
        <w:rPr>
          <w:rFonts w:hint="eastAsia"/>
        </w:rPr>
        <w:t xml:space="preserve"> </w:t>
      </w:r>
      <w:r>
        <w:rPr>
          <w:rFonts w:hint="eastAsia"/>
        </w:rPr>
        <w:t>산재발생</w:t>
      </w:r>
      <w:r>
        <w:rPr>
          <w:rFonts w:hint="eastAsia"/>
        </w:rPr>
        <w:t>)</w:t>
      </w:r>
      <w:r>
        <w:t xml:space="preserve"> </w:t>
      </w:r>
      <w:r>
        <w:rPr>
          <w:rFonts w:hint="eastAsia"/>
        </w:rPr>
        <w:t>및</w:t>
      </w:r>
      <w:r>
        <w:t xml:space="preserve"> </w:t>
      </w:r>
      <w:proofErr w:type="spellStart"/>
      <w:r w:rsidRPr="002C6317">
        <w:rPr>
          <w:rFonts w:hint="eastAsia"/>
        </w:rPr>
        <w:t>김진</w:t>
      </w:r>
      <w:proofErr w:type="spellEnd"/>
      <w:r>
        <w:rPr>
          <w:rFonts w:hint="eastAsia"/>
        </w:rPr>
        <w:t>(</w:t>
      </w:r>
      <w:r w:rsidRPr="002C6317">
        <w:rPr>
          <w:rFonts w:hint="eastAsia"/>
        </w:rPr>
        <w:t>2021.</w:t>
      </w:r>
      <w:r>
        <w:t xml:space="preserve"> 7</w:t>
      </w:r>
      <w:r w:rsidRPr="002C6317">
        <w:rPr>
          <w:rFonts w:hint="eastAsia"/>
        </w:rPr>
        <w:t>.</w:t>
      </w:r>
      <w:r>
        <w:t xml:space="preserve"> </w:t>
      </w:r>
      <w:r w:rsidRPr="002C6317">
        <w:rPr>
          <w:rFonts w:hint="eastAsia"/>
        </w:rPr>
        <w:t>7</w:t>
      </w:r>
      <w:r>
        <w:t>.</w:t>
      </w:r>
      <w:r w:rsidRPr="002C6317">
        <w:rPr>
          <w:rFonts w:hint="eastAsia"/>
        </w:rPr>
        <w:t xml:space="preserve"> </w:t>
      </w:r>
      <w:r>
        <w:rPr>
          <w:rFonts w:hint="eastAsia"/>
        </w:rPr>
        <w:t>산재발생</w:t>
      </w:r>
      <w:r>
        <w:rPr>
          <w:rFonts w:hint="eastAsia"/>
        </w:rPr>
        <w:t xml:space="preserve">) </w:t>
      </w:r>
      <w:r>
        <w:rPr>
          <w:rFonts w:hint="eastAsia"/>
        </w:rPr>
        <w:t>및</w:t>
      </w:r>
      <w:r>
        <w:rPr>
          <w:rFonts w:hint="eastAsia"/>
        </w:rPr>
        <w:t xml:space="preserve"> </w:t>
      </w:r>
      <w:proofErr w:type="spellStart"/>
      <w:r w:rsidRPr="002C6317">
        <w:rPr>
          <w:rFonts w:hint="eastAsia"/>
        </w:rPr>
        <w:t>김익송</w:t>
      </w:r>
      <w:proofErr w:type="spellEnd"/>
      <w:r>
        <w:rPr>
          <w:rFonts w:hint="eastAsia"/>
        </w:rPr>
        <w:t>(</w:t>
      </w:r>
      <w:r w:rsidRPr="002C6317">
        <w:rPr>
          <w:rFonts w:hint="eastAsia"/>
        </w:rPr>
        <w:t>2021.</w:t>
      </w:r>
      <w:r>
        <w:t xml:space="preserve"> </w:t>
      </w:r>
      <w:r w:rsidRPr="002C6317">
        <w:rPr>
          <w:rFonts w:hint="eastAsia"/>
        </w:rPr>
        <w:t>7.</w:t>
      </w:r>
      <w:r>
        <w:t xml:space="preserve"> </w:t>
      </w:r>
      <w:r w:rsidRPr="002C6317">
        <w:rPr>
          <w:rFonts w:hint="eastAsia"/>
        </w:rPr>
        <w:t>27</w:t>
      </w:r>
      <w:r>
        <w:t xml:space="preserve">. </w:t>
      </w:r>
      <w:r>
        <w:rPr>
          <w:rFonts w:hint="eastAsia"/>
        </w:rPr>
        <w:t>산재발생</w:t>
      </w:r>
      <w:r>
        <w:rPr>
          <w:rFonts w:hint="eastAsia"/>
        </w:rPr>
        <w:t>)</w:t>
      </w:r>
    </w:p>
  </w:footnote>
  <w:footnote w:id="33">
    <w:p w14:paraId="17A8D18C" w14:textId="77777777" w:rsidR="00A30FCA" w:rsidRPr="00163446" w:rsidRDefault="00A30FCA" w:rsidP="000F7555">
      <w:pPr>
        <w:pStyle w:val="a8"/>
      </w:pPr>
      <w:r w:rsidRPr="00163446">
        <w:rPr>
          <w:rStyle w:val="ac"/>
        </w:rPr>
        <w:footnoteRef/>
      </w:r>
      <w:r w:rsidRPr="00163446">
        <w:tab/>
      </w:r>
      <w:r w:rsidRPr="00163446">
        <w:t>다음</w:t>
      </w:r>
      <w:r w:rsidRPr="00163446">
        <w:t xml:space="preserve"> </w:t>
      </w:r>
      <w:r w:rsidRPr="00163446">
        <w:t>직원</w:t>
      </w:r>
      <w:r w:rsidRPr="00163446">
        <w:t xml:space="preserve"> </w:t>
      </w:r>
      <w:r w:rsidRPr="00163446">
        <w:t>유형을</w:t>
      </w:r>
      <w:r w:rsidRPr="00163446">
        <w:t xml:space="preserve"> </w:t>
      </w:r>
      <w:r w:rsidRPr="00163446">
        <w:t>임원으로</w:t>
      </w:r>
      <w:r w:rsidRPr="00163446">
        <w:t xml:space="preserve"> </w:t>
      </w:r>
      <w:r w:rsidRPr="00163446">
        <w:t>분류하였음</w:t>
      </w:r>
      <w:r w:rsidRPr="00163446">
        <w:t>:</w:t>
      </w:r>
      <w:r w:rsidRPr="00163446">
        <w:br/>
      </w:r>
      <w:r w:rsidRPr="00163446">
        <w:t>대상회사</w:t>
      </w:r>
      <w:r w:rsidRPr="00163446">
        <w:t xml:space="preserve">: </w:t>
      </w:r>
      <w:r w:rsidRPr="00163446">
        <w:rPr>
          <w:rFonts w:hint="eastAsia"/>
        </w:rPr>
        <w:t>명예회장</w:t>
      </w:r>
      <w:r w:rsidRPr="00163446">
        <w:rPr>
          <w:rFonts w:hint="eastAsia"/>
        </w:rPr>
        <w:t>,</w:t>
      </w:r>
      <w:r w:rsidRPr="00163446">
        <w:t xml:space="preserve"> </w:t>
      </w:r>
      <w:r w:rsidRPr="00163446">
        <w:t>회장</w:t>
      </w:r>
      <w:r w:rsidRPr="00163446">
        <w:t xml:space="preserve">, </w:t>
      </w:r>
      <w:r w:rsidRPr="00163446">
        <w:t>부회장</w:t>
      </w:r>
      <w:r w:rsidRPr="00163446">
        <w:t xml:space="preserve">, </w:t>
      </w:r>
      <w:r w:rsidRPr="00163446">
        <w:t>사장</w:t>
      </w:r>
      <w:r w:rsidRPr="00163446">
        <w:t xml:space="preserve">, </w:t>
      </w:r>
      <w:r w:rsidRPr="00163446">
        <w:rPr>
          <w:rFonts w:hint="eastAsia"/>
        </w:rPr>
        <w:t>전무</w:t>
      </w:r>
      <w:r w:rsidRPr="00163446">
        <w:rPr>
          <w:rFonts w:hint="eastAsia"/>
        </w:rPr>
        <w:t>,</w:t>
      </w:r>
      <w:r w:rsidRPr="00163446">
        <w:t xml:space="preserve"> </w:t>
      </w:r>
      <w:r w:rsidRPr="00163446">
        <w:rPr>
          <w:rFonts w:hint="eastAsia"/>
        </w:rPr>
        <w:t>상무</w:t>
      </w:r>
      <w:r w:rsidRPr="00163446">
        <w:rPr>
          <w:rFonts w:hint="eastAsia"/>
        </w:rPr>
        <w:t>,</w:t>
      </w:r>
      <w:r w:rsidRPr="00163446">
        <w:t xml:space="preserve"> </w:t>
      </w:r>
      <w:r w:rsidRPr="00163446">
        <w:rPr>
          <w:rFonts w:hint="eastAsia"/>
        </w:rPr>
        <w:t>이사</w:t>
      </w:r>
      <w:r w:rsidRPr="00163446">
        <w:rPr>
          <w:rFonts w:hint="eastAsia"/>
        </w:rPr>
        <w:t>,</w:t>
      </w:r>
      <w:r w:rsidRPr="00163446">
        <w:t xml:space="preserve"> </w:t>
      </w:r>
      <w:r w:rsidRPr="00163446">
        <w:rPr>
          <w:rFonts w:hint="eastAsia"/>
        </w:rPr>
        <w:t>사외이사</w:t>
      </w:r>
      <w:r w:rsidRPr="00163446">
        <w:br/>
      </w:r>
      <w:r w:rsidRPr="00163446">
        <w:rPr>
          <w:rFonts w:hint="eastAsia"/>
        </w:rPr>
        <w:t>한샘서비스</w:t>
      </w:r>
      <w:r w:rsidRPr="00163446">
        <w:rPr>
          <w:rFonts w:hint="eastAsia"/>
        </w:rPr>
        <w:t>:</w:t>
      </w:r>
      <w:r w:rsidRPr="00163446">
        <w:t xml:space="preserve"> </w:t>
      </w:r>
      <w:r w:rsidRPr="00163446">
        <w:rPr>
          <w:rFonts w:hint="eastAsia"/>
        </w:rPr>
        <w:t>대표이사</w:t>
      </w:r>
      <w:r w:rsidRPr="00163446">
        <w:rPr>
          <w:rFonts w:hint="eastAsia"/>
        </w:rPr>
        <w:t>,</w:t>
      </w:r>
      <w:r w:rsidRPr="00163446">
        <w:t xml:space="preserve"> </w:t>
      </w:r>
      <w:r w:rsidRPr="00163446">
        <w:rPr>
          <w:rFonts w:hint="eastAsia"/>
        </w:rPr>
        <w:t>고문</w:t>
      </w:r>
    </w:p>
  </w:footnote>
  <w:footnote w:id="34">
    <w:p w14:paraId="427BA168" w14:textId="77777777" w:rsidR="00A30FCA" w:rsidRPr="00163446" w:rsidRDefault="00A30FCA" w:rsidP="000F7555">
      <w:pPr>
        <w:pStyle w:val="a8"/>
      </w:pPr>
      <w:r w:rsidRPr="00163446">
        <w:rPr>
          <w:rStyle w:val="ac"/>
        </w:rPr>
        <w:footnoteRef/>
      </w:r>
      <w:r w:rsidRPr="00163446">
        <w:tab/>
      </w:r>
      <w:r w:rsidRPr="00163446">
        <w:rPr>
          <w:rFonts w:hint="eastAsia"/>
        </w:rPr>
        <w:t>답변</w:t>
      </w:r>
      <w:r w:rsidRPr="00163446">
        <w:rPr>
          <w:rFonts w:hint="eastAsia"/>
        </w:rPr>
        <w:t xml:space="preserve"> </w:t>
      </w:r>
      <w:r w:rsidRPr="00163446">
        <w:rPr>
          <w:rFonts w:hint="eastAsia"/>
        </w:rPr>
        <w:t>및</w:t>
      </w:r>
      <w:r w:rsidRPr="00163446">
        <w:rPr>
          <w:rFonts w:hint="eastAsia"/>
        </w:rPr>
        <w:t xml:space="preserve"> </w:t>
      </w:r>
      <w:r w:rsidRPr="00163446">
        <w:rPr>
          <w:rFonts w:hint="eastAsia"/>
        </w:rPr>
        <w:t>제공된</w:t>
      </w:r>
      <w:r w:rsidRPr="00163446">
        <w:rPr>
          <w:rFonts w:hint="eastAsia"/>
        </w:rPr>
        <w:t xml:space="preserve"> </w:t>
      </w:r>
      <w:r w:rsidRPr="00163446">
        <w:t xml:space="preserve">PI </w:t>
      </w:r>
      <w:r w:rsidRPr="00163446">
        <w:rPr>
          <w:rFonts w:hint="eastAsia"/>
        </w:rPr>
        <w:t>지급기준</w:t>
      </w:r>
      <w:r w:rsidRPr="00163446">
        <w:rPr>
          <w:rFonts w:hint="eastAsia"/>
        </w:rPr>
        <w:t xml:space="preserve"> </w:t>
      </w:r>
      <w:r w:rsidRPr="00163446">
        <w:rPr>
          <w:rFonts w:hint="eastAsia"/>
        </w:rPr>
        <w:t>자료에</w:t>
      </w:r>
      <w:r w:rsidRPr="00163446">
        <w:rPr>
          <w:rFonts w:hint="eastAsia"/>
        </w:rPr>
        <w:t xml:space="preserve"> </w:t>
      </w:r>
      <w:r w:rsidRPr="00163446">
        <w:rPr>
          <w:rFonts w:hint="eastAsia"/>
        </w:rPr>
        <w:t>의하면</w:t>
      </w:r>
      <w:r w:rsidRPr="00163446">
        <w:rPr>
          <w:rFonts w:hint="eastAsia"/>
        </w:rPr>
        <w:t>,</w:t>
      </w:r>
      <w:r w:rsidRPr="00163446">
        <w:t xml:space="preserve"> </w:t>
      </w:r>
      <w:proofErr w:type="spellStart"/>
      <w:r w:rsidRPr="00163446">
        <w:t>PI</w:t>
      </w:r>
      <w:r w:rsidRPr="00163446">
        <w:rPr>
          <w:rFonts w:hint="eastAsia"/>
        </w:rPr>
        <w:t>는</w:t>
      </w:r>
      <w:proofErr w:type="spellEnd"/>
      <w:r w:rsidRPr="00163446">
        <w:rPr>
          <w:rFonts w:hint="eastAsia"/>
        </w:rPr>
        <w:t xml:space="preserve"> </w:t>
      </w:r>
      <w:r w:rsidRPr="00163446">
        <w:rPr>
          <w:rFonts w:hint="eastAsia"/>
        </w:rPr>
        <w:t>별도의</w:t>
      </w:r>
      <w:r w:rsidRPr="00163446">
        <w:rPr>
          <w:rFonts w:hint="eastAsia"/>
        </w:rPr>
        <w:t xml:space="preserve"> </w:t>
      </w:r>
      <w:r w:rsidRPr="00163446">
        <w:rPr>
          <w:rFonts w:hint="eastAsia"/>
        </w:rPr>
        <w:t>지급</w:t>
      </w:r>
      <w:r w:rsidRPr="00163446">
        <w:rPr>
          <w:rFonts w:hint="eastAsia"/>
        </w:rPr>
        <w:t xml:space="preserve"> </w:t>
      </w:r>
      <w:r w:rsidRPr="00163446">
        <w:rPr>
          <w:rFonts w:hint="eastAsia"/>
        </w:rPr>
        <w:t>근거</w:t>
      </w:r>
      <w:r w:rsidRPr="00163446">
        <w:rPr>
          <w:rFonts w:hint="eastAsia"/>
        </w:rPr>
        <w:t xml:space="preserve"> </w:t>
      </w:r>
      <w:r w:rsidRPr="00163446">
        <w:rPr>
          <w:rFonts w:hint="eastAsia"/>
        </w:rPr>
        <w:t>없이</w:t>
      </w:r>
      <w:r w:rsidRPr="00163446">
        <w:rPr>
          <w:rFonts w:hint="eastAsia"/>
        </w:rPr>
        <w:t xml:space="preserve"> </w:t>
      </w:r>
      <w:r w:rsidRPr="00163446">
        <w:rPr>
          <w:rFonts w:hint="eastAsia"/>
        </w:rPr>
        <w:t>매년</w:t>
      </w:r>
      <w:r w:rsidRPr="00163446">
        <w:rPr>
          <w:rFonts w:hint="eastAsia"/>
        </w:rPr>
        <w:t xml:space="preserve"> </w:t>
      </w:r>
      <w:r w:rsidRPr="00163446">
        <w:rPr>
          <w:rFonts w:hint="eastAsia"/>
        </w:rPr>
        <w:t>개별</w:t>
      </w:r>
      <w:r w:rsidRPr="00163446">
        <w:rPr>
          <w:rFonts w:hint="eastAsia"/>
        </w:rPr>
        <w:t xml:space="preserve"> </w:t>
      </w:r>
      <w:r w:rsidRPr="00163446">
        <w:rPr>
          <w:rFonts w:hint="eastAsia"/>
        </w:rPr>
        <w:t>품의</w:t>
      </w:r>
      <w:r w:rsidRPr="00163446">
        <w:rPr>
          <w:rFonts w:hint="eastAsia"/>
        </w:rPr>
        <w:t xml:space="preserve"> </w:t>
      </w:r>
      <w:r w:rsidRPr="00163446">
        <w:rPr>
          <w:rFonts w:hint="eastAsia"/>
        </w:rPr>
        <w:t>및</w:t>
      </w:r>
      <w:r w:rsidRPr="00163446">
        <w:rPr>
          <w:rFonts w:hint="eastAsia"/>
        </w:rPr>
        <w:t xml:space="preserve"> </w:t>
      </w:r>
      <w:r w:rsidRPr="00163446">
        <w:rPr>
          <w:rFonts w:hint="eastAsia"/>
        </w:rPr>
        <w:t>경영진의</w:t>
      </w:r>
      <w:r w:rsidRPr="00163446">
        <w:rPr>
          <w:rFonts w:hint="eastAsia"/>
        </w:rPr>
        <w:t xml:space="preserve"> </w:t>
      </w:r>
      <w:r w:rsidRPr="00163446">
        <w:rPr>
          <w:rFonts w:hint="eastAsia"/>
        </w:rPr>
        <w:t>의사결정에</w:t>
      </w:r>
      <w:r w:rsidRPr="00163446">
        <w:rPr>
          <w:rFonts w:hint="eastAsia"/>
        </w:rPr>
        <w:t xml:space="preserve"> </w:t>
      </w:r>
      <w:r w:rsidRPr="00163446">
        <w:rPr>
          <w:rFonts w:hint="eastAsia"/>
        </w:rPr>
        <w:t>따라</w:t>
      </w:r>
      <w:r w:rsidRPr="00163446">
        <w:rPr>
          <w:rFonts w:hint="eastAsia"/>
        </w:rPr>
        <w:t xml:space="preserve"> </w:t>
      </w:r>
      <w:r w:rsidRPr="00163446">
        <w:rPr>
          <w:rFonts w:hint="eastAsia"/>
        </w:rPr>
        <w:t>지급액이</w:t>
      </w:r>
      <w:r w:rsidRPr="00163446">
        <w:rPr>
          <w:rFonts w:hint="eastAsia"/>
        </w:rPr>
        <w:t xml:space="preserve"> </w:t>
      </w:r>
      <w:proofErr w:type="spellStart"/>
      <w:r w:rsidRPr="00163446">
        <w:rPr>
          <w:rFonts w:hint="eastAsia"/>
        </w:rPr>
        <w:t>결정되는바</w:t>
      </w:r>
      <w:proofErr w:type="spellEnd"/>
      <w:r w:rsidRPr="00163446">
        <w:rPr>
          <w:rFonts w:hint="eastAsia"/>
        </w:rPr>
        <w:t>,</w:t>
      </w:r>
      <w:r w:rsidRPr="00163446">
        <w:t xml:space="preserve"> </w:t>
      </w:r>
      <w:r w:rsidRPr="00163446">
        <w:rPr>
          <w:rFonts w:hint="eastAsia"/>
        </w:rPr>
        <w:t>경우에</w:t>
      </w:r>
      <w:r w:rsidRPr="00163446">
        <w:rPr>
          <w:rFonts w:hint="eastAsia"/>
        </w:rPr>
        <w:t xml:space="preserve"> </w:t>
      </w:r>
      <w:r w:rsidRPr="00163446">
        <w:rPr>
          <w:rFonts w:hint="eastAsia"/>
        </w:rPr>
        <w:t>따라</w:t>
      </w:r>
      <w:r w:rsidRPr="00163446">
        <w:rPr>
          <w:rFonts w:hint="eastAsia"/>
        </w:rPr>
        <w:t xml:space="preserve"> </w:t>
      </w:r>
      <w:proofErr w:type="spellStart"/>
      <w:r w:rsidRPr="00163446">
        <w:t>PI</w:t>
      </w:r>
      <w:r w:rsidRPr="00163446">
        <w:rPr>
          <w:rFonts w:hint="eastAsia"/>
        </w:rPr>
        <w:t>가</w:t>
      </w:r>
      <w:proofErr w:type="spellEnd"/>
      <w:r w:rsidRPr="00163446">
        <w:rPr>
          <w:rFonts w:hint="eastAsia"/>
        </w:rPr>
        <w:t xml:space="preserve"> </w:t>
      </w:r>
      <w:r w:rsidRPr="00163446">
        <w:rPr>
          <w:rFonts w:hint="eastAsia"/>
        </w:rPr>
        <w:t>지급되지</w:t>
      </w:r>
      <w:r w:rsidRPr="00163446">
        <w:rPr>
          <w:rFonts w:hint="eastAsia"/>
        </w:rPr>
        <w:t xml:space="preserve"> </w:t>
      </w:r>
      <w:r w:rsidRPr="00163446">
        <w:rPr>
          <w:rFonts w:hint="eastAsia"/>
        </w:rPr>
        <w:t>않는</w:t>
      </w:r>
      <w:r w:rsidRPr="00163446">
        <w:rPr>
          <w:rFonts w:hint="eastAsia"/>
        </w:rPr>
        <w:t xml:space="preserve"> </w:t>
      </w:r>
      <w:r w:rsidRPr="00163446">
        <w:rPr>
          <w:rFonts w:hint="eastAsia"/>
        </w:rPr>
        <w:t>경우</w:t>
      </w:r>
      <w:r w:rsidRPr="00163446">
        <w:rPr>
          <w:rFonts w:hint="eastAsia"/>
        </w:rPr>
        <w:t>(</w:t>
      </w:r>
      <w:r w:rsidRPr="00163446">
        <w:rPr>
          <w:rFonts w:hint="eastAsia"/>
        </w:rPr>
        <w:t>지급률</w:t>
      </w:r>
      <w:r w:rsidRPr="00163446">
        <w:rPr>
          <w:rFonts w:hint="eastAsia"/>
        </w:rPr>
        <w:t xml:space="preserve"> </w:t>
      </w:r>
      <w:r w:rsidRPr="00163446">
        <w:t>0%)</w:t>
      </w:r>
      <w:r w:rsidRPr="00163446">
        <w:rPr>
          <w:rFonts w:hint="eastAsia"/>
        </w:rPr>
        <w:t>도</w:t>
      </w:r>
      <w:r w:rsidRPr="00163446">
        <w:rPr>
          <w:rFonts w:hint="eastAsia"/>
        </w:rPr>
        <w:t xml:space="preserve"> </w:t>
      </w:r>
      <w:r w:rsidRPr="00163446">
        <w:rPr>
          <w:rFonts w:hint="eastAsia"/>
        </w:rPr>
        <w:t>있고</w:t>
      </w:r>
      <w:r w:rsidRPr="00163446">
        <w:rPr>
          <w:rFonts w:hint="eastAsia"/>
        </w:rPr>
        <w:t>,</w:t>
      </w:r>
      <w:r w:rsidRPr="00163446">
        <w:t xml:space="preserve"> </w:t>
      </w:r>
      <w:proofErr w:type="spellStart"/>
      <w:r w:rsidRPr="00163446">
        <w:rPr>
          <w:rFonts w:hint="eastAsia"/>
        </w:rPr>
        <w:t>PI</w:t>
      </w:r>
      <w:r w:rsidRPr="00163446">
        <w:rPr>
          <w:rFonts w:hint="eastAsia"/>
        </w:rPr>
        <w:t>는</w:t>
      </w:r>
      <w:proofErr w:type="spellEnd"/>
      <w:r w:rsidRPr="00163446">
        <w:rPr>
          <w:rFonts w:hint="eastAsia"/>
        </w:rPr>
        <w:t xml:space="preserve"> </w:t>
      </w:r>
      <w:r w:rsidRPr="00163446">
        <w:rPr>
          <w:rFonts w:hint="eastAsia"/>
        </w:rPr>
        <w:t>지급일</w:t>
      </w:r>
      <w:r w:rsidRPr="00163446">
        <w:rPr>
          <w:rFonts w:hint="eastAsia"/>
        </w:rPr>
        <w:t xml:space="preserve"> </w:t>
      </w:r>
      <w:r w:rsidRPr="00163446">
        <w:rPr>
          <w:rFonts w:hint="eastAsia"/>
        </w:rPr>
        <w:t>기준</w:t>
      </w:r>
      <w:r w:rsidRPr="00163446">
        <w:rPr>
          <w:rFonts w:hint="eastAsia"/>
        </w:rPr>
        <w:t xml:space="preserve"> </w:t>
      </w:r>
      <w:r w:rsidRPr="00163446">
        <w:rPr>
          <w:rFonts w:hint="eastAsia"/>
        </w:rPr>
        <w:t>재직중인</w:t>
      </w:r>
      <w:r w:rsidRPr="00163446">
        <w:rPr>
          <w:rFonts w:hint="eastAsia"/>
        </w:rPr>
        <w:t xml:space="preserve"> </w:t>
      </w:r>
      <w:r w:rsidRPr="00163446">
        <w:rPr>
          <w:rFonts w:hint="eastAsia"/>
        </w:rPr>
        <w:t>직원에게만</w:t>
      </w:r>
      <w:r w:rsidRPr="00163446">
        <w:rPr>
          <w:rFonts w:hint="eastAsia"/>
        </w:rPr>
        <w:t xml:space="preserve"> </w:t>
      </w:r>
      <w:r w:rsidRPr="00163446">
        <w:rPr>
          <w:rFonts w:hint="eastAsia"/>
        </w:rPr>
        <w:t>지급됨</w:t>
      </w:r>
      <w:r w:rsidRPr="00163446">
        <w:rPr>
          <w:rFonts w:hint="eastAsia"/>
        </w:rPr>
        <w:t xml:space="preserve">. </w:t>
      </w:r>
    </w:p>
  </w:footnote>
  <w:footnote w:id="35">
    <w:p w14:paraId="1BEBD971" w14:textId="77777777" w:rsidR="00A30FCA" w:rsidRPr="00163446" w:rsidRDefault="00A30FCA" w:rsidP="000F7555">
      <w:pPr>
        <w:pStyle w:val="a8"/>
      </w:pPr>
      <w:r w:rsidRPr="00163446">
        <w:rPr>
          <w:rStyle w:val="ac"/>
        </w:rPr>
        <w:footnoteRef/>
      </w:r>
      <w:r w:rsidRPr="00163446">
        <w:tab/>
      </w:r>
      <w:r w:rsidRPr="00163446">
        <w:rPr>
          <w:rFonts w:hint="eastAsia"/>
        </w:rPr>
        <w:t>답변</w:t>
      </w:r>
      <w:r w:rsidRPr="00163446">
        <w:rPr>
          <w:rFonts w:hint="eastAsia"/>
        </w:rPr>
        <w:t xml:space="preserve"> </w:t>
      </w:r>
      <w:r w:rsidRPr="00163446">
        <w:rPr>
          <w:rFonts w:hint="eastAsia"/>
        </w:rPr>
        <w:t>및</w:t>
      </w:r>
      <w:r w:rsidRPr="00163446">
        <w:rPr>
          <w:rFonts w:hint="eastAsia"/>
        </w:rPr>
        <w:t xml:space="preserve"> </w:t>
      </w:r>
      <w:r w:rsidRPr="00163446">
        <w:rPr>
          <w:rFonts w:hint="eastAsia"/>
        </w:rPr>
        <w:t>제공된</w:t>
      </w:r>
      <w:r w:rsidRPr="00163446">
        <w:rPr>
          <w:rFonts w:hint="eastAsia"/>
        </w:rPr>
        <w:t xml:space="preserve"> </w:t>
      </w:r>
      <w:r w:rsidRPr="00163446">
        <w:rPr>
          <w:rFonts w:hint="eastAsia"/>
        </w:rPr>
        <w:t>동기부여안</w:t>
      </w:r>
      <w:r w:rsidRPr="00163446">
        <w:rPr>
          <w:rFonts w:hint="eastAsia"/>
        </w:rPr>
        <w:t xml:space="preserve"> </w:t>
      </w:r>
      <w:r w:rsidRPr="00163446">
        <w:rPr>
          <w:rFonts w:hint="eastAsia"/>
        </w:rPr>
        <w:t>자료에</w:t>
      </w:r>
      <w:r w:rsidRPr="00163446">
        <w:rPr>
          <w:rFonts w:hint="eastAsia"/>
        </w:rPr>
        <w:t xml:space="preserve"> </w:t>
      </w:r>
      <w:r w:rsidRPr="00163446">
        <w:rPr>
          <w:rFonts w:hint="eastAsia"/>
        </w:rPr>
        <w:t>의하면</w:t>
      </w:r>
      <w:r w:rsidRPr="00163446">
        <w:rPr>
          <w:rFonts w:hint="eastAsia"/>
        </w:rPr>
        <w:t>,</w:t>
      </w:r>
      <w:r w:rsidRPr="00163446">
        <w:t xml:space="preserve"> </w:t>
      </w:r>
      <w:r w:rsidRPr="00163446">
        <w:rPr>
          <w:rFonts w:hint="eastAsia"/>
        </w:rPr>
        <w:t>인센티브는</w:t>
      </w:r>
      <w:r w:rsidRPr="00163446">
        <w:rPr>
          <w:rFonts w:hint="eastAsia"/>
        </w:rPr>
        <w:t xml:space="preserve"> </w:t>
      </w:r>
      <w:r w:rsidRPr="00163446">
        <w:rPr>
          <w:rFonts w:hint="eastAsia"/>
        </w:rPr>
        <w:t>사업</w:t>
      </w:r>
      <w:r w:rsidRPr="00163446">
        <w:rPr>
          <w:rFonts w:hint="eastAsia"/>
        </w:rPr>
        <w:t xml:space="preserve"> </w:t>
      </w:r>
      <w:r w:rsidRPr="00163446">
        <w:rPr>
          <w:rFonts w:hint="eastAsia"/>
        </w:rPr>
        <w:t>본부별로</w:t>
      </w:r>
      <w:r w:rsidRPr="00163446">
        <w:rPr>
          <w:rFonts w:hint="eastAsia"/>
        </w:rPr>
        <w:t xml:space="preserve"> </w:t>
      </w:r>
      <w:r w:rsidRPr="00163446">
        <w:rPr>
          <w:rFonts w:hint="eastAsia"/>
        </w:rPr>
        <w:t>특별한</w:t>
      </w:r>
      <w:r w:rsidRPr="00163446">
        <w:rPr>
          <w:rFonts w:hint="eastAsia"/>
        </w:rPr>
        <w:t xml:space="preserve"> </w:t>
      </w:r>
      <w:r w:rsidRPr="00163446">
        <w:rPr>
          <w:rFonts w:hint="eastAsia"/>
        </w:rPr>
        <w:t>성과를</w:t>
      </w:r>
      <w:r w:rsidRPr="00163446">
        <w:rPr>
          <w:rFonts w:hint="eastAsia"/>
        </w:rPr>
        <w:t xml:space="preserve"> </w:t>
      </w:r>
      <w:r w:rsidRPr="00163446">
        <w:rPr>
          <w:rFonts w:hint="eastAsia"/>
        </w:rPr>
        <w:t>달성한</w:t>
      </w:r>
      <w:r w:rsidRPr="00163446">
        <w:rPr>
          <w:rFonts w:hint="eastAsia"/>
        </w:rPr>
        <w:t xml:space="preserve"> </w:t>
      </w:r>
      <w:r w:rsidRPr="00163446">
        <w:rPr>
          <w:rFonts w:hint="eastAsia"/>
        </w:rPr>
        <w:t>때</w:t>
      </w:r>
      <w:r w:rsidRPr="00163446">
        <w:rPr>
          <w:rFonts w:hint="eastAsia"/>
        </w:rPr>
        <w:t xml:space="preserve"> </w:t>
      </w:r>
      <w:r w:rsidRPr="00163446">
        <w:rPr>
          <w:rFonts w:hint="eastAsia"/>
        </w:rPr>
        <w:t>지급하는</w:t>
      </w:r>
      <w:r w:rsidRPr="00163446">
        <w:rPr>
          <w:rFonts w:hint="eastAsia"/>
        </w:rPr>
        <w:t xml:space="preserve"> </w:t>
      </w:r>
      <w:r w:rsidRPr="00163446">
        <w:rPr>
          <w:rFonts w:hint="eastAsia"/>
        </w:rPr>
        <w:t>것으로서</w:t>
      </w:r>
      <w:r w:rsidRPr="00163446">
        <w:rPr>
          <w:rFonts w:hint="eastAsia"/>
        </w:rPr>
        <w:t>,</w:t>
      </w:r>
      <w:r w:rsidRPr="00163446">
        <w:t xml:space="preserve"> </w:t>
      </w:r>
      <w:r w:rsidRPr="00163446">
        <w:rPr>
          <w:rFonts w:hint="eastAsia"/>
        </w:rPr>
        <w:t>기본적으로는</w:t>
      </w:r>
      <w:r w:rsidRPr="00163446">
        <w:rPr>
          <w:rFonts w:hint="eastAsia"/>
        </w:rPr>
        <w:t xml:space="preserve"> </w:t>
      </w:r>
      <w:r w:rsidRPr="00163446">
        <w:rPr>
          <w:rFonts w:hint="eastAsia"/>
        </w:rPr>
        <w:t>지급률</w:t>
      </w:r>
      <w:r w:rsidRPr="00163446">
        <w:rPr>
          <w:rFonts w:hint="eastAsia"/>
        </w:rPr>
        <w:t xml:space="preserve"> 0%</w:t>
      </w:r>
      <w:r w:rsidRPr="00163446">
        <w:rPr>
          <w:rFonts w:hint="eastAsia"/>
        </w:rPr>
        <w:t>에서</w:t>
      </w:r>
      <w:r w:rsidRPr="00163446">
        <w:rPr>
          <w:rFonts w:hint="eastAsia"/>
        </w:rPr>
        <w:t xml:space="preserve"> </w:t>
      </w:r>
      <w:r w:rsidRPr="00163446">
        <w:rPr>
          <w:rFonts w:hint="eastAsia"/>
        </w:rPr>
        <w:t>시작함</w:t>
      </w:r>
      <w:r w:rsidRPr="00163446">
        <w:rPr>
          <w:rFonts w:hint="eastAsia"/>
        </w:rPr>
        <w:t>.</w:t>
      </w:r>
    </w:p>
  </w:footnote>
  <w:footnote w:id="36">
    <w:p w14:paraId="4201828B" w14:textId="77777777" w:rsidR="00A30FCA" w:rsidRDefault="00A30FCA" w:rsidP="000F7555">
      <w:pPr>
        <w:pStyle w:val="a8"/>
      </w:pPr>
      <w:r>
        <w:rPr>
          <w:rStyle w:val="ac"/>
        </w:rPr>
        <w:footnoteRef/>
      </w:r>
      <w:r>
        <w:t xml:space="preserve"> </w:t>
      </w:r>
      <w:r>
        <w:rPr>
          <w:rFonts w:hint="eastAsia"/>
        </w:rPr>
        <w:t>답변에</w:t>
      </w:r>
      <w:r>
        <w:rPr>
          <w:rFonts w:hint="eastAsia"/>
        </w:rPr>
        <w:t xml:space="preserve"> </w:t>
      </w:r>
      <w:r>
        <w:rPr>
          <w:rFonts w:hint="eastAsia"/>
        </w:rPr>
        <w:t>의하면</w:t>
      </w:r>
      <w:r>
        <w:rPr>
          <w:rFonts w:hint="eastAsia"/>
        </w:rPr>
        <w:t xml:space="preserve"> </w:t>
      </w:r>
      <w:proofErr w:type="spellStart"/>
      <w:r>
        <w:rPr>
          <w:rFonts w:hint="eastAsia"/>
        </w:rPr>
        <w:t>자격제</w:t>
      </w:r>
      <w:proofErr w:type="spellEnd"/>
      <w:r>
        <w:rPr>
          <w:rFonts w:hint="eastAsia"/>
        </w:rPr>
        <w:t xml:space="preserve"> </w:t>
      </w:r>
      <w:r>
        <w:rPr>
          <w:rFonts w:hint="eastAsia"/>
        </w:rPr>
        <w:t>수당은</w:t>
      </w:r>
      <w:r>
        <w:rPr>
          <w:rFonts w:hint="eastAsia"/>
        </w:rPr>
        <w:t xml:space="preserve"> </w:t>
      </w:r>
      <w:r>
        <w:rPr>
          <w:rFonts w:hint="eastAsia"/>
        </w:rPr>
        <w:t>리하우스</w:t>
      </w:r>
      <w:r>
        <w:rPr>
          <w:rFonts w:hint="eastAsia"/>
        </w:rPr>
        <w:t xml:space="preserve"> </w:t>
      </w:r>
      <w:r>
        <w:t xml:space="preserve">TR, </w:t>
      </w:r>
      <w:r>
        <w:rPr>
          <w:rFonts w:hint="eastAsia"/>
        </w:rPr>
        <w:t>SM</w:t>
      </w:r>
      <w:r>
        <w:t>(</w:t>
      </w:r>
      <w:proofErr w:type="spellStart"/>
      <w:r>
        <w:rPr>
          <w:rFonts w:hint="eastAsia"/>
        </w:rPr>
        <w:t>엉업직</w:t>
      </w:r>
      <w:proofErr w:type="spellEnd"/>
      <w:r>
        <w:rPr>
          <w:rFonts w:hint="eastAsia"/>
        </w:rPr>
        <w:t>)</w:t>
      </w:r>
      <w:r>
        <w:rPr>
          <w:rFonts w:hint="eastAsia"/>
        </w:rPr>
        <w:t>에게</w:t>
      </w:r>
      <w:r>
        <w:rPr>
          <w:rFonts w:hint="eastAsia"/>
        </w:rPr>
        <w:t xml:space="preserve"> </w:t>
      </w:r>
      <w:r>
        <w:rPr>
          <w:rFonts w:hint="eastAsia"/>
        </w:rPr>
        <w:t>지급되었는데</w:t>
      </w:r>
      <w:r>
        <w:rPr>
          <w:rFonts w:hint="eastAsia"/>
        </w:rPr>
        <w:t>,</w:t>
      </w:r>
      <w:r>
        <w:t xml:space="preserve"> </w:t>
      </w:r>
      <w:r>
        <w:rPr>
          <w:rFonts w:hint="eastAsia"/>
        </w:rPr>
        <w:t>SM</w:t>
      </w:r>
      <w:r>
        <w:t>(</w:t>
      </w:r>
      <w:r>
        <w:rPr>
          <w:rFonts w:hint="eastAsia"/>
        </w:rPr>
        <w:t>영업직</w:t>
      </w:r>
      <w:r>
        <w:rPr>
          <w:rFonts w:hint="eastAsia"/>
        </w:rPr>
        <w:t>)</w:t>
      </w:r>
      <w:r>
        <w:rPr>
          <w:rFonts w:hint="eastAsia"/>
        </w:rPr>
        <w:t>에게</w:t>
      </w:r>
      <w:r>
        <w:rPr>
          <w:rFonts w:hint="eastAsia"/>
        </w:rPr>
        <w:t xml:space="preserve"> </w:t>
      </w:r>
      <w:r>
        <w:rPr>
          <w:rFonts w:hint="eastAsia"/>
        </w:rPr>
        <w:t>지급되는</w:t>
      </w:r>
      <w:r>
        <w:rPr>
          <w:rFonts w:hint="eastAsia"/>
        </w:rPr>
        <w:t xml:space="preserve"> </w:t>
      </w:r>
      <w:r>
        <w:rPr>
          <w:rFonts w:hint="eastAsia"/>
        </w:rPr>
        <w:t>자격제수당은</w:t>
      </w:r>
      <w:r>
        <w:rPr>
          <w:rFonts w:hint="eastAsia"/>
        </w:rPr>
        <w:t xml:space="preserve"> </w:t>
      </w:r>
      <w:r>
        <w:rPr>
          <w:rFonts w:hint="eastAsia"/>
        </w:rPr>
        <w:t>통상임금에</w:t>
      </w:r>
      <w:r>
        <w:rPr>
          <w:rFonts w:hint="eastAsia"/>
        </w:rPr>
        <w:t xml:space="preserve"> </w:t>
      </w:r>
      <w:r>
        <w:rPr>
          <w:rFonts w:hint="eastAsia"/>
        </w:rPr>
        <w:t>포함됨</w:t>
      </w:r>
      <w:r>
        <w:rPr>
          <w:rFonts w:hint="eastAsia"/>
        </w:rPr>
        <w:t>.</w:t>
      </w:r>
    </w:p>
  </w:footnote>
  <w:footnote w:id="37">
    <w:p w14:paraId="4EF9D4B4" w14:textId="77777777" w:rsidR="00A30FCA" w:rsidRPr="00163446" w:rsidRDefault="00A30FCA" w:rsidP="000F7555">
      <w:pPr>
        <w:pStyle w:val="a8"/>
      </w:pPr>
      <w:r w:rsidRPr="00163446">
        <w:rPr>
          <w:rStyle w:val="ac"/>
        </w:rPr>
        <w:footnoteRef/>
      </w:r>
      <w:r w:rsidRPr="00163446">
        <w:tab/>
      </w:r>
      <w:r w:rsidRPr="00163446">
        <w:rPr>
          <w:rFonts w:hint="eastAsia"/>
        </w:rPr>
        <w:t>답변에</w:t>
      </w:r>
      <w:r w:rsidRPr="00163446">
        <w:rPr>
          <w:rFonts w:hint="eastAsia"/>
        </w:rPr>
        <w:t xml:space="preserve"> </w:t>
      </w:r>
      <w:r w:rsidRPr="00163446">
        <w:rPr>
          <w:rFonts w:hint="eastAsia"/>
        </w:rPr>
        <w:t>의하면</w:t>
      </w:r>
      <w:r w:rsidRPr="00163446">
        <w:rPr>
          <w:rFonts w:hint="eastAsia"/>
        </w:rPr>
        <w:t xml:space="preserve"> </w:t>
      </w:r>
      <w:r w:rsidRPr="00163446">
        <w:rPr>
          <w:rFonts w:hint="eastAsia"/>
        </w:rPr>
        <w:t>대상회사는</w:t>
      </w:r>
      <w:r w:rsidRPr="00163446">
        <w:rPr>
          <w:rFonts w:hint="eastAsia"/>
        </w:rPr>
        <w:t xml:space="preserve"> </w:t>
      </w:r>
      <w:r w:rsidRPr="00163446">
        <w:rPr>
          <w:rFonts w:hint="eastAsia"/>
        </w:rPr>
        <w:t>영업직에게</w:t>
      </w:r>
      <w:r w:rsidRPr="00163446">
        <w:rPr>
          <w:rFonts w:hint="eastAsia"/>
        </w:rPr>
        <w:t xml:space="preserve"> </w:t>
      </w:r>
      <w:r w:rsidRPr="00163446">
        <w:rPr>
          <w:rFonts w:hint="eastAsia"/>
        </w:rPr>
        <w:t>전월</w:t>
      </w:r>
      <w:r w:rsidRPr="00163446">
        <w:rPr>
          <w:rFonts w:hint="eastAsia"/>
        </w:rPr>
        <w:t xml:space="preserve"> </w:t>
      </w:r>
      <w:r w:rsidRPr="00163446">
        <w:rPr>
          <w:rFonts w:hint="eastAsia"/>
        </w:rPr>
        <w:t>평가에</w:t>
      </w:r>
      <w:r w:rsidRPr="00163446">
        <w:rPr>
          <w:rFonts w:hint="eastAsia"/>
        </w:rPr>
        <w:t xml:space="preserve"> </w:t>
      </w:r>
      <w:r w:rsidRPr="00163446">
        <w:rPr>
          <w:rFonts w:hint="eastAsia"/>
        </w:rPr>
        <w:t>따라</w:t>
      </w:r>
      <w:r w:rsidRPr="00163446">
        <w:rPr>
          <w:rFonts w:hint="eastAsia"/>
        </w:rPr>
        <w:t xml:space="preserve"> </w:t>
      </w:r>
      <w:r w:rsidRPr="00163446">
        <w:rPr>
          <w:rFonts w:hint="eastAsia"/>
        </w:rPr>
        <w:t>부여된</w:t>
      </w:r>
      <w:r w:rsidRPr="00163446">
        <w:rPr>
          <w:rFonts w:hint="eastAsia"/>
        </w:rPr>
        <w:t xml:space="preserve"> </w:t>
      </w:r>
      <w:r w:rsidRPr="00163446">
        <w:rPr>
          <w:rFonts w:hint="eastAsia"/>
        </w:rPr>
        <w:t>자격에</w:t>
      </w:r>
      <w:r w:rsidRPr="00163446">
        <w:rPr>
          <w:rFonts w:hint="eastAsia"/>
        </w:rPr>
        <w:t xml:space="preserve"> </w:t>
      </w:r>
      <w:r w:rsidRPr="00163446">
        <w:rPr>
          <w:rFonts w:hint="eastAsia"/>
        </w:rPr>
        <w:t>따라</w:t>
      </w:r>
      <w:r w:rsidRPr="00163446">
        <w:rPr>
          <w:rFonts w:hint="eastAsia"/>
        </w:rPr>
        <w:t xml:space="preserve"> </w:t>
      </w:r>
      <w:r w:rsidRPr="00163446">
        <w:rPr>
          <w:rFonts w:hint="eastAsia"/>
        </w:rPr>
        <w:t>당해</w:t>
      </w:r>
      <w:r w:rsidRPr="00163446">
        <w:rPr>
          <w:rFonts w:hint="eastAsia"/>
        </w:rPr>
        <w:t xml:space="preserve"> </w:t>
      </w:r>
      <w:r w:rsidRPr="00163446">
        <w:rPr>
          <w:rFonts w:hint="eastAsia"/>
        </w:rPr>
        <w:t>월</w:t>
      </w:r>
      <w:r w:rsidRPr="00163446">
        <w:rPr>
          <w:rFonts w:hint="eastAsia"/>
        </w:rPr>
        <w:t xml:space="preserve"> </w:t>
      </w:r>
      <w:r w:rsidRPr="00163446">
        <w:rPr>
          <w:rFonts w:hint="eastAsia"/>
        </w:rPr>
        <w:t>자격제수당을</w:t>
      </w:r>
      <w:r w:rsidRPr="00163446">
        <w:rPr>
          <w:rFonts w:hint="eastAsia"/>
        </w:rPr>
        <w:t xml:space="preserve"> </w:t>
      </w:r>
      <w:r w:rsidRPr="00163446">
        <w:rPr>
          <w:rFonts w:hint="eastAsia"/>
        </w:rPr>
        <w:t>산정하여</w:t>
      </w:r>
      <w:r w:rsidRPr="00163446">
        <w:rPr>
          <w:rFonts w:hint="eastAsia"/>
        </w:rPr>
        <w:t xml:space="preserve"> </w:t>
      </w:r>
      <w:r w:rsidRPr="00163446">
        <w:rPr>
          <w:rFonts w:hint="eastAsia"/>
        </w:rPr>
        <w:t>지급함</w:t>
      </w:r>
      <w:r w:rsidRPr="00163446">
        <w:t>.</w:t>
      </w:r>
      <w:r>
        <w:t xml:space="preserve"> </w:t>
      </w:r>
    </w:p>
  </w:footnote>
  <w:footnote w:id="38">
    <w:p w14:paraId="6161DECC" w14:textId="77777777" w:rsidR="00A30FCA" w:rsidRPr="00163446" w:rsidRDefault="00A30FCA" w:rsidP="000F7555">
      <w:pPr>
        <w:pStyle w:val="a8"/>
      </w:pPr>
      <w:r w:rsidRPr="00163446">
        <w:rPr>
          <w:rStyle w:val="ac"/>
        </w:rPr>
        <w:footnoteRef/>
      </w:r>
      <w:r w:rsidRPr="00163446">
        <w:tab/>
      </w:r>
      <w:r w:rsidRPr="00163446">
        <w:rPr>
          <w:rFonts w:hint="eastAsia"/>
        </w:rPr>
        <w:t>답변에</w:t>
      </w:r>
      <w:r w:rsidRPr="00163446">
        <w:rPr>
          <w:rFonts w:hint="eastAsia"/>
        </w:rPr>
        <w:t xml:space="preserve"> </w:t>
      </w:r>
      <w:r w:rsidRPr="00163446">
        <w:rPr>
          <w:rFonts w:hint="eastAsia"/>
        </w:rPr>
        <w:t>의하면</w:t>
      </w:r>
      <w:r w:rsidRPr="00163446">
        <w:rPr>
          <w:rFonts w:hint="eastAsia"/>
        </w:rPr>
        <w:t xml:space="preserve"> </w:t>
      </w:r>
      <w:r w:rsidRPr="00163446">
        <w:rPr>
          <w:rFonts w:hint="eastAsia"/>
        </w:rPr>
        <w:t>대상회사는</w:t>
      </w:r>
      <w:r w:rsidRPr="00163446">
        <w:rPr>
          <w:rFonts w:hint="eastAsia"/>
        </w:rPr>
        <w:t xml:space="preserve"> </w:t>
      </w:r>
      <w:r w:rsidRPr="00163446">
        <w:rPr>
          <w:rFonts w:hint="eastAsia"/>
        </w:rPr>
        <w:t>주</w:t>
      </w:r>
      <w:r w:rsidRPr="00163446">
        <w:rPr>
          <w:rFonts w:hint="eastAsia"/>
        </w:rPr>
        <w:t>5</w:t>
      </w:r>
      <w:r w:rsidRPr="00163446">
        <w:t>2</w:t>
      </w:r>
      <w:r w:rsidRPr="00163446">
        <w:rPr>
          <w:rFonts w:hint="eastAsia"/>
        </w:rPr>
        <w:t>시간</w:t>
      </w:r>
      <w:r w:rsidRPr="00163446">
        <w:rPr>
          <w:rFonts w:hint="eastAsia"/>
        </w:rPr>
        <w:t xml:space="preserve"> </w:t>
      </w:r>
      <w:r w:rsidRPr="00163446">
        <w:rPr>
          <w:rFonts w:hint="eastAsia"/>
        </w:rPr>
        <w:t>제도</w:t>
      </w:r>
      <w:r w:rsidRPr="00163446">
        <w:rPr>
          <w:rFonts w:hint="eastAsia"/>
        </w:rPr>
        <w:t xml:space="preserve"> </w:t>
      </w:r>
      <w:r w:rsidRPr="00163446">
        <w:rPr>
          <w:rFonts w:hint="eastAsia"/>
        </w:rPr>
        <w:t>시행</w:t>
      </w:r>
      <w:r w:rsidRPr="00163446">
        <w:rPr>
          <w:rFonts w:hint="eastAsia"/>
        </w:rPr>
        <w:t xml:space="preserve"> </w:t>
      </w:r>
      <w:r w:rsidRPr="00163446">
        <w:rPr>
          <w:rFonts w:hint="eastAsia"/>
        </w:rPr>
        <w:t>당시</w:t>
      </w:r>
      <w:r w:rsidRPr="00163446">
        <w:rPr>
          <w:rFonts w:hint="eastAsia"/>
        </w:rPr>
        <w:t xml:space="preserve"> </w:t>
      </w:r>
      <w:r w:rsidRPr="00163446">
        <w:rPr>
          <w:rFonts w:hint="eastAsia"/>
        </w:rPr>
        <w:t>재직중인</w:t>
      </w:r>
      <w:r w:rsidRPr="00163446">
        <w:rPr>
          <w:rFonts w:hint="eastAsia"/>
        </w:rPr>
        <w:t xml:space="preserve">, </w:t>
      </w:r>
      <w:r w:rsidRPr="00163446">
        <w:rPr>
          <w:rFonts w:hint="eastAsia"/>
        </w:rPr>
        <w:t>기존에</w:t>
      </w:r>
      <w:r w:rsidRPr="00163446">
        <w:rPr>
          <w:rFonts w:hint="eastAsia"/>
        </w:rPr>
        <w:t xml:space="preserve"> </w:t>
      </w:r>
      <w:r w:rsidRPr="00163446">
        <w:rPr>
          <w:rFonts w:hint="eastAsia"/>
        </w:rPr>
        <w:t>주</w:t>
      </w:r>
      <w:r w:rsidRPr="00163446">
        <w:rPr>
          <w:rFonts w:hint="eastAsia"/>
        </w:rPr>
        <w:t xml:space="preserve"> 1</w:t>
      </w:r>
      <w:r w:rsidRPr="00163446">
        <w:t>2</w:t>
      </w:r>
      <w:r w:rsidRPr="00163446">
        <w:rPr>
          <w:rFonts w:hint="eastAsia"/>
        </w:rPr>
        <w:t>시간을</w:t>
      </w:r>
      <w:r w:rsidRPr="00163446">
        <w:rPr>
          <w:rFonts w:hint="eastAsia"/>
        </w:rPr>
        <w:t xml:space="preserve"> </w:t>
      </w:r>
      <w:r w:rsidRPr="00163446">
        <w:rPr>
          <w:rFonts w:hint="eastAsia"/>
        </w:rPr>
        <w:t>초과하는</w:t>
      </w:r>
      <w:r w:rsidRPr="00163446">
        <w:rPr>
          <w:rFonts w:hint="eastAsia"/>
        </w:rPr>
        <w:t xml:space="preserve"> </w:t>
      </w:r>
      <w:r w:rsidRPr="00163446">
        <w:rPr>
          <w:rFonts w:hint="eastAsia"/>
        </w:rPr>
        <w:t>연장근로에</w:t>
      </w:r>
      <w:r w:rsidRPr="00163446">
        <w:rPr>
          <w:rFonts w:hint="eastAsia"/>
        </w:rPr>
        <w:t xml:space="preserve"> </w:t>
      </w:r>
      <w:r w:rsidRPr="00163446">
        <w:rPr>
          <w:rFonts w:hint="eastAsia"/>
        </w:rPr>
        <w:t>대한</w:t>
      </w:r>
      <w:r w:rsidRPr="00163446">
        <w:rPr>
          <w:rFonts w:hint="eastAsia"/>
        </w:rPr>
        <w:t xml:space="preserve"> </w:t>
      </w:r>
      <w:r w:rsidRPr="00163446">
        <w:rPr>
          <w:rFonts w:hint="eastAsia"/>
        </w:rPr>
        <w:t>고정연장근로수당을</w:t>
      </w:r>
      <w:r w:rsidRPr="00163446">
        <w:rPr>
          <w:rFonts w:hint="eastAsia"/>
        </w:rPr>
        <w:t xml:space="preserve"> </w:t>
      </w:r>
      <w:r w:rsidRPr="00163446">
        <w:rPr>
          <w:rFonts w:hint="eastAsia"/>
        </w:rPr>
        <w:t>지급받았던</w:t>
      </w:r>
      <w:r w:rsidRPr="00163446">
        <w:rPr>
          <w:rFonts w:hint="eastAsia"/>
        </w:rPr>
        <w:t xml:space="preserve"> </w:t>
      </w:r>
      <w:r w:rsidRPr="00163446">
        <w:rPr>
          <w:rFonts w:hint="eastAsia"/>
        </w:rPr>
        <w:t>공장</w:t>
      </w:r>
      <w:r w:rsidRPr="00163446">
        <w:rPr>
          <w:rFonts w:hint="eastAsia"/>
        </w:rPr>
        <w:t>/</w:t>
      </w:r>
      <w:r w:rsidRPr="00163446">
        <w:rPr>
          <w:rFonts w:hint="eastAsia"/>
        </w:rPr>
        <w:t>출고</w:t>
      </w:r>
      <w:r w:rsidRPr="00163446">
        <w:rPr>
          <w:rFonts w:hint="eastAsia"/>
        </w:rPr>
        <w:t xml:space="preserve">, </w:t>
      </w:r>
      <w:r w:rsidRPr="00163446">
        <w:rPr>
          <w:rFonts w:hint="eastAsia"/>
        </w:rPr>
        <w:t>검사</w:t>
      </w:r>
      <w:r w:rsidRPr="00163446">
        <w:rPr>
          <w:rFonts w:hint="eastAsia"/>
        </w:rPr>
        <w:t xml:space="preserve"> </w:t>
      </w:r>
      <w:r w:rsidRPr="00163446">
        <w:rPr>
          <w:rFonts w:hint="eastAsia"/>
        </w:rPr>
        <w:t>업무를</w:t>
      </w:r>
      <w:r w:rsidRPr="00163446">
        <w:rPr>
          <w:rFonts w:hint="eastAsia"/>
        </w:rPr>
        <w:t xml:space="preserve"> </w:t>
      </w:r>
      <w:r w:rsidRPr="00163446">
        <w:rPr>
          <w:rFonts w:hint="eastAsia"/>
        </w:rPr>
        <w:t>수행한</w:t>
      </w:r>
      <w:r w:rsidRPr="00163446">
        <w:rPr>
          <w:rFonts w:hint="eastAsia"/>
        </w:rPr>
        <w:t xml:space="preserve"> </w:t>
      </w:r>
      <w:r w:rsidRPr="00163446">
        <w:rPr>
          <w:rFonts w:hint="eastAsia"/>
        </w:rPr>
        <w:t>근로자들에</w:t>
      </w:r>
      <w:r w:rsidRPr="00163446">
        <w:rPr>
          <w:rFonts w:hint="eastAsia"/>
        </w:rPr>
        <w:t xml:space="preserve"> </w:t>
      </w:r>
      <w:r w:rsidRPr="00163446">
        <w:rPr>
          <w:rFonts w:hint="eastAsia"/>
        </w:rPr>
        <w:t>대하여</w:t>
      </w:r>
      <w:r w:rsidRPr="00163446">
        <w:rPr>
          <w:rFonts w:hint="eastAsia"/>
        </w:rPr>
        <w:t xml:space="preserve"> </w:t>
      </w:r>
      <w:r w:rsidRPr="00163446">
        <w:rPr>
          <w:rFonts w:hint="eastAsia"/>
        </w:rPr>
        <w:t>보전수당을</w:t>
      </w:r>
      <w:r w:rsidRPr="00163446">
        <w:rPr>
          <w:rFonts w:hint="eastAsia"/>
        </w:rPr>
        <w:t xml:space="preserve"> </w:t>
      </w:r>
      <w:r w:rsidRPr="00163446">
        <w:rPr>
          <w:rFonts w:hint="eastAsia"/>
        </w:rPr>
        <w:t>지급하고</w:t>
      </w:r>
      <w:r w:rsidRPr="00163446">
        <w:rPr>
          <w:rFonts w:hint="eastAsia"/>
        </w:rPr>
        <w:t xml:space="preserve"> </w:t>
      </w:r>
      <w:proofErr w:type="spellStart"/>
      <w:r w:rsidRPr="00163446">
        <w:rPr>
          <w:rFonts w:hint="eastAsia"/>
        </w:rPr>
        <w:t>있는바</w:t>
      </w:r>
      <w:proofErr w:type="spellEnd"/>
      <w:r w:rsidRPr="00163446">
        <w:rPr>
          <w:rFonts w:hint="eastAsia"/>
        </w:rPr>
        <w:t>,</w:t>
      </w:r>
      <w:r w:rsidRPr="00163446">
        <w:t xml:space="preserve"> </w:t>
      </w:r>
      <w:r w:rsidRPr="00163446">
        <w:rPr>
          <w:rFonts w:hint="eastAsia"/>
        </w:rPr>
        <w:t>보전수당은</w:t>
      </w:r>
      <w:r w:rsidRPr="00163446">
        <w:rPr>
          <w:rFonts w:hint="eastAsia"/>
        </w:rPr>
        <w:t xml:space="preserve"> </w:t>
      </w:r>
      <w:r w:rsidRPr="00163446">
        <w:rPr>
          <w:rFonts w:hint="eastAsia"/>
        </w:rPr>
        <w:t>기본급을</w:t>
      </w:r>
      <w:r w:rsidRPr="00163446">
        <w:rPr>
          <w:rFonts w:hint="eastAsia"/>
        </w:rPr>
        <w:t xml:space="preserve"> </w:t>
      </w:r>
      <w:r w:rsidRPr="00163446">
        <w:rPr>
          <w:rFonts w:hint="eastAsia"/>
        </w:rPr>
        <w:t>기준으로</w:t>
      </w:r>
      <w:r w:rsidRPr="00163446">
        <w:rPr>
          <w:rFonts w:hint="eastAsia"/>
        </w:rPr>
        <w:t xml:space="preserve"> </w:t>
      </w:r>
      <w:r w:rsidRPr="00163446">
        <w:rPr>
          <w:rFonts w:hint="eastAsia"/>
        </w:rPr>
        <w:t>공무</w:t>
      </w:r>
      <w:r w:rsidRPr="00163446">
        <w:rPr>
          <w:rFonts w:hint="eastAsia"/>
        </w:rPr>
        <w:t>/</w:t>
      </w:r>
      <w:r w:rsidRPr="00163446">
        <w:rPr>
          <w:rFonts w:hint="eastAsia"/>
        </w:rPr>
        <w:t>출고</w:t>
      </w:r>
      <w:r w:rsidRPr="00163446">
        <w:rPr>
          <w:rFonts w:hint="eastAsia"/>
        </w:rPr>
        <w:t xml:space="preserve"> </w:t>
      </w:r>
      <w:r w:rsidRPr="00163446">
        <w:rPr>
          <w:rFonts w:hint="eastAsia"/>
        </w:rPr>
        <w:t>업무를</w:t>
      </w:r>
      <w:r w:rsidRPr="00163446">
        <w:rPr>
          <w:rFonts w:hint="eastAsia"/>
        </w:rPr>
        <w:t xml:space="preserve"> </w:t>
      </w:r>
      <w:r w:rsidRPr="00163446">
        <w:rPr>
          <w:rFonts w:hint="eastAsia"/>
        </w:rPr>
        <w:t>수행하는</w:t>
      </w:r>
      <w:r w:rsidRPr="00163446">
        <w:rPr>
          <w:rFonts w:hint="eastAsia"/>
        </w:rPr>
        <w:t xml:space="preserve"> </w:t>
      </w:r>
      <w:r w:rsidRPr="00163446">
        <w:rPr>
          <w:rFonts w:hint="eastAsia"/>
        </w:rPr>
        <w:t>근로자들에게는</w:t>
      </w:r>
      <w:r w:rsidRPr="00163446">
        <w:rPr>
          <w:rFonts w:hint="eastAsia"/>
        </w:rPr>
        <w:t xml:space="preserve"> </w:t>
      </w:r>
      <w:r w:rsidRPr="00163446">
        <w:rPr>
          <w:rFonts w:hint="eastAsia"/>
        </w:rPr>
        <w:t>월</w:t>
      </w:r>
      <w:r w:rsidRPr="00163446">
        <w:rPr>
          <w:rFonts w:hint="eastAsia"/>
        </w:rPr>
        <w:t xml:space="preserve"> </w:t>
      </w:r>
      <w:r w:rsidRPr="00163446">
        <w:t>13</w:t>
      </w:r>
      <w:r w:rsidRPr="00163446">
        <w:rPr>
          <w:rFonts w:hint="eastAsia"/>
        </w:rPr>
        <w:t>시간의</w:t>
      </w:r>
      <w:r w:rsidRPr="00163446">
        <w:rPr>
          <w:rFonts w:hint="eastAsia"/>
        </w:rPr>
        <w:t xml:space="preserve"> </w:t>
      </w:r>
      <w:r w:rsidRPr="00163446">
        <w:rPr>
          <w:rFonts w:hint="eastAsia"/>
        </w:rPr>
        <w:t>연장근로</w:t>
      </w:r>
      <w:r w:rsidRPr="00163446">
        <w:t xml:space="preserve">, </w:t>
      </w:r>
      <w:r w:rsidRPr="00163446">
        <w:rPr>
          <w:rFonts w:hint="eastAsia"/>
        </w:rPr>
        <w:t>검사</w:t>
      </w:r>
      <w:r w:rsidRPr="00163446">
        <w:rPr>
          <w:rFonts w:hint="eastAsia"/>
        </w:rPr>
        <w:t xml:space="preserve"> </w:t>
      </w:r>
      <w:r w:rsidRPr="00163446">
        <w:rPr>
          <w:rFonts w:hint="eastAsia"/>
        </w:rPr>
        <w:t>업무를</w:t>
      </w:r>
      <w:r w:rsidRPr="00163446">
        <w:rPr>
          <w:rFonts w:hint="eastAsia"/>
        </w:rPr>
        <w:t xml:space="preserve"> </w:t>
      </w:r>
      <w:r w:rsidRPr="00163446">
        <w:rPr>
          <w:rFonts w:hint="eastAsia"/>
        </w:rPr>
        <w:t>수행하는</w:t>
      </w:r>
      <w:r w:rsidRPr="00163446">
        <w:rPr>
          <w:rFonts w:hint="eastAsia"/>
        </w:rPr>
        <w:t xml:space="preserve"> </w:t>
      </w:r>
      <w:r w:rsidRPr="00163446">
        <w:rPr>
          <w:rFonts w:hint="eastAsia"/>
        </w:rPr>
        <w:t>근로자들에게는</w:t>
      </w:r>
      <w:r w:rsidRPr="00163446">
        <w:rPr>
          <w:rFonts w:hint="eastAsia"/>
        </w:rPr>
        <w:t xml:space="preserve"> </w:t>
      </w:r>
      <w:r w:rsidRPr="00163446">
        <w:rPr>
          <w:rFonts w:hint="eastAsia"/>
        </w:rPr>
        <w:t>월</w:t>
      </w:r>
      <w:r w:rsidRPr="00163446">
        <w:rPr>
          <w:rFonts w:hint="eastAsia"/>
        </w:rPr>
        <w:t xml:space="preserve"> </w:t>
      </w:r>
      <w:r w:rsidRPr="00163446">
        <w:t>3</w:t>
      </w:r>
      <w:r w:rsidRPr="00163446">
        <w:rPr>
          <w:rFonts w:hint="eastAsia"/>
        </w:rPr>
        <w:t>시간의</w:t>
      </w:r>
      <w:r w:rsidRPr="00163446">
        <w:rPr>
          <w:rFonts w:hint="eastAsia"/>
        </w:rPr>
        <w:t xml:space="preserve"> </w:t>
      </w:r>
      <w:r w:rsidRPr="00163446">
        <w:rPr>
          <w:rFonts w:hint="eastAsia"/>
        </w:rPr>
        <w:t>연장근로에</w:t>
      </w:r>
      <w:r w:rsidRPr="00163446">
        <w:rPr>
          <w:rFonts w:hint="eastAsia"/>
        </w:rPr>
        <w:t xml:space="preserve"> </w:t>
      </w:r>
      <w:r w:rsidRPr="00163446">
        <w:rPr>
          <w:rFonts w:hint="eastAsia"/>
        </w:rPr>
        <w:t>상응하는</w:t>
      </w:r>
      <w:r w:rsidRPr="00163446">
        <w:rPr>
          <w:rFonts w:hint="eastAsia"/>
        </w:rPr>
        <w:t xml:space="preserve"> </w:t>
      </w:r>
      <w:r w:rsidRPr="00163446">
        <w:rPr>
          <w:rFonts w:hint="eastAsia"/>
        </w:rPr>
        <w:t>액수가</w:t>
      </w:r>
      <w:r w:rsidRPr="00163446">
        <w:rPr>
          <w:rFonts w:hint="eastAsia"/>
        </w:rPr>
        <w:t xml:space="preserve"> </w:t>
      </w:r>
      <w:r w:rsidRPr="00163446">
        <w:rPr>
          <w:rFonts w:hint="eastAsia"/>
        </w:rPr>
        <w:t>지급됨</w:t>
      </w:r>
      <w:r w:rsidRPr="00163446">
        <w:rPr>
          <w:rFonts w:hint="eastAsia"/>
        </w:rPr>
        <w:t>.</w:t>
      </w:r>
    </w:p>
  </w:footnote>
  <w:footnote w:id="39">
    <w:p w14:paraId="02AD170C" w14:textId="77777777" w:rsidR="00A30FCA" w:rsidRDefault="00A30FCA" w:rsidP="000F7555">
      <w:pPr>
        <w:pStyle w:val="a8"/>
      </w:pPr>
      <w:r>
        <w:rPr>
          <w:rStyle w:val="ac"/>
        </w:rPr>
        <w:footnoteRef/>
      </w:r>
      <w:r>
        <w:t xml:space="preserve"> </w:t>
      </w:r>
      <w:r>
        <w:rPr>
          <w:rFonts w:hint="eastAsia"/>
        </w:rPr>
        <w:t>답변에</w:t>
      </w:r>
      <w:r>
        <w:rPr>
          <w:rFonts w:hint="eastAsia"/>
        </w:rPr>
        <w:t xml:space="preserve"> </w:t>
      </w:r>
      <w:r>
        <w:rPr>
          <w:rFonts w:hint="eastAsia"/>
        </w:rPr>
        <w:t>의하면</w:t>
      </w:r>
      <w:r>
        <w:rPr>
          <w:rFonts w:hint="eastAsia"/>
        </w:rPr>
        <w:t xml:space="preserve"> </w:t>
      </w:r>
      <w:r>
        <w:rPr>
          <w:rFonts w:hint="eastAsia"/>
        </w:rPr>
        <w:t>교통비는</w:t>
      </w:r>
      <w:r>
        <w:rPr>
          <w:rFonts w:hint="eastAsia"/>
        </w:rPr>
        <w:t xml:space="preserve"> </w:t>
      </w:r>
      <w:r>
        <w:rPr>
          <w:rFonts w:hint="eastAsia"/>
        </w:rPr>
        <w:t>주말에</w:t>
      </w:r>
      <w:r>
        <w:rPr>
          <w:rFonts w:hint="eastAsia"/>
        </w:rPr>
        <w:t xml:space="preserve"> </w:t>
      </w:r>
      <w:r>
        <w:rPr>
          <w:rFonts w:hint="eastAsia"/>
        </w:rPr>
        <w:t>출근하는</w:t>
      </w:r>
      <w:r>
        <w:rPr>
          <w:rFonts w:hint="eastAsia"/>
        </w:rPr>
        <w:t xml:space="preserve"> </w:t>
      </w:r>
      <w:r>
        <w:rPr>
          <w:rFonts w:hint="eastAsia"/>
        </w:rPr>
        <w:t>인원에게</w:t>
      </w:r>
      <w:r>
        <w:rPr>
          <w:rFonts w:hint="eastAsia"/>
        </w:rPr>
        <w:t xml:space="preserve"> </w:t>
      </w:r>
      <w:r>
        <w:rPr>
          <w:rFonts w:hint="eastAsia"/>
        </w:rPr>
        <w:t>지급되고</w:t>
      </w:r>
      <w:r>
        <w:rPr>
          <w:rFonts w:hint="eastAsia"/>
        </w:rPr>
        <w:t>,</w:t>
      </w:r>
      <w:r>
        <w:t xml:space="preserve"> </w:t>
      </w:r>
      <w:r>
        <w:rPr>
          <w:rFonts w:hint="eastAsia"/>
        </w:rPr>
        <w:t>통신비는</w:t>
      </w:r>
      <w:r>
        <w:rPr>
          <w:rFonts w:hint="eastAsia"/>
        </w:rPr>
        <w:t xml:space="preserve"> </w:t>
      </w:r>
      <w:r>
        <w:rPr>
          <w:rFonts w:hint="eastAsia"/>
        </w:rPr>
        <w:t>휴대전화</w:t>
      </w:r>
      <w:r>
        <w:rPr>
          <w:rFonts w:hint="eastAsia"/>
        </w:rPr>
        <w:t xml:space="preserve"> </w:t>
      </w:r>
      <w:r>
        <w:rPr>
          <w:rFonts w:hint="eastAsia"/>
        </w:rPr>
        <w:t>사용</w:t>
      </w:r>
      <w:r>
        <w:rPr>
          <w:rFonts w:hint="eastAsia"/>
        </w:rPr>
        <w:t xml:space="preserve"> </w:t>
      </w:r>
      <w:r>
        <w:rPr>
          <w:rFonts w:hint="eastAsia"/>
        </w:rPr>
        <w:t>비중이</w:t>
      </w:r>
      <w:r>
        <w:rPr>
          <w:rFonts w:hint="eastAsia"/>
        </w:rPr>
        <w:t xml:space="preserve"> </w:t>
      </w:r>
      <w:r>
        <w:rPr>
          <w:rFonts w:hint="eastAsia"/>
        </w:rPr>
        <w:t>높은</w:t>
      </w:r>
      <w:r>
        <w:rPr>
          <w:rFonts w:hint="eastAsia"/>
        </w:rPr>
        <w:t xml:space="preserve"> </w:t>
      </w:r>
      <w:r>
        <w:rPr>
          <w:rFonts w:hint="eastAsia"/>
        </w:rPr>
        <w:t>생활용품관리급</w:t>
      </w:r>
      <w:r>
        <w:rPr>
          <w:rFonts w:hint="eastAsia"/>
        </w:rPr>
        <w:t xml:space="preserve"> </w:t>
      </w:r>
      <w:r>
        <w:rPr>
          <w:rFonts w:hint="eastAsia"/>
        </w:rPr>
        <w:t>팀장</w:t>
      </w:r>
      <w:r>
        <w:rPr>
          <w:rFonts w:hint="eastAsia"/>
        </w:rPr>
        <w:t xml:space="preserve"> </w:t>
      </w:r>
      <w:r>
        <w:rPr>
          <w:rFonts w:hint="eastAsia"/>
        </w:rPr>
        <w:t>및</w:t>
      </w:r>
      <w:r>
        <w:rPr>
          <w:rFonts w:hint="eastAsia"/>
        </w:rPr>
        <w:t xml:space="preserve"> </w:t>
      </w:r>
      <w:r>
        <w:rPr>
          <w:rFonts w:hint="eastAsia"/>
        </w:rPr>
        <w:t>자택근무</w:t>
      </w:r>
      <w:r>
        <w:rPr>
          <w:rFonts w:hint="eastAsia"/>
        </w:rPr>
        <w:t xml:space="preserve"> </w:t>
      </w:r>
      <w:r>
        <w:rPr>
          <w:rFonts w:hint="eastAsia"/>
        </w:rPr>
        <w:t>콜센터</w:t>
      </w:r>
      <w:r>
        <w:rPr>
          <w:rFonts w:hint="eastAsia"/>
        </w:rPr>
        <w:t xml:space="preserve"> </w:t>
      </w:r>
      <w:r>
        <w:rPr>
          <w:rFonts w:hint="eastAsia"/>
        </w:rPr>
        <w:t>직원에게</w:t>
      </w:r>
      <w:r>
        <w:rPr>
          <w:rFonts w:hint="eastAsia"/>
        </w:rPr>
        <w:t xml:space="preserve"> </w:t>
      </w:r>
      <w:r>
        <w:rPr>
          <w:rFonts w:hint="eastAsia"/>
        </w:rPr>
        <w:t>지급되며</w:t>
      </w:r>
      <w:r>
        <w:rPr>
          <w:rFonts w:hint="eastAsia"/>
        </w:rPr>
        <w:t>,</w:t>
      </w:r>
      <w:r>
        <w:t xml:space="preserve"> </w:t>
      </w:r>
      <w:proofErr w:type="spellStart"/>
      <w:r>
        <w:rPr>
          <w:rFonts w:hint="eastAsia"/>
        </w:rPr>
        <w:t>평가가급은</w:t>
      </w:r>
      <w:proofErr w:type="spellEnd"/>
      <w:r>
        <w:rPr>
          <w:rFonts w:hint="eastAsia"/>
        </w:rPr>
        <w:t xml:space="preserve"> </w:t>
      </w:r>
      <w:r>
        <w:rPr>
          <w:rFonts w:hint="eastAsia"/>
        </w:rPr>
        <w:t>대상회사에</w:t>
      </w:r>
      <w:r>
        <w:rPr>
          <w:rFonts w:hint="eastAsia"/>
        </w:rPr>
        <w:t xml:space="preserve"> </w:t>
      </w:r>
      <w:r>
        <w:rPr>
          <w:rFonts w:hint="eastAsia"/>
        </w:rPr>
        <w:t>소속되었다가</w:t>
      </w:r>
      <w:r>
        <w:rPr>
          <w:rFonts w:hint="eastAsia"/>
        </w:rPr>
        <w:t xml:space="preserve"> </w:t>
      </w:r>
      <w:r>
        <w:t>2020</w:t>
      </w:r>
      <w:r>
        <w:rPr>
          <w:rFonts w:hint="eastAsia"/>
        </w:rPr>
        <w:t>년</w:t>
      </w:r>
      <w:r>
        <w:t xml:space="preserve"> 5</w:t>
      </w:r>
      <w:r>
        <w:rPr>
          <w:rFonts w:hint="eastAsia"/>
        </w:rPr>
        <w:t>월</w:t>
      </w:r>
      <w:r>
        <w:t xml:space="preserve"> 1</w:t>
      </w:r>
      <w:r>
        <w:rPr>
          <w:rFonts w:hint="eastAsia"/>
        </w:rPr>
        <w:t>일자로</w:t>
      </w:r>
      <w:r>
        <w:rPr>
          <w:rFonts w:hint="eastAsia"/>
        </w:rPr>
        <w:t xml:space="preserve"> </w:t>
      </w:r>
      <w:r>
        <w:rPr>
          <w:rFonts w:hint="eastAsia"/>
        </w:rPr>
        <w:t>한샘개발로</w:t>
      </w:r>
      <w:r>
        <w:rPr>
          <w:rFonts w:hint="eastAsia"/>
        </w:rPr>
        <w:t xml:space="preserve"> </w:t>
      </w:r>
      <w:proofErr w:type="spellStart"/>
      <w:r>
        <w:rPr>
          <w:rFonts w:hint="eastAsia"/>
        </w:rPr>
        <w:t>전적된</w:t>
      </w:r>
      <w:proofErr w:type="spellEnd"/>
      <w:r>
        <w:rPr>
          <w:rFonts w:hint="eastAsia"/>
        </w:rPr>
        <w:t xml:space="preserve"> </w:t>
      </w:r>
      <w:r>
        <w:rPr>
          <w:rFonts w:hint="eastAsia"/>
        </w:rPr>
        <w:t>직원들에</w:t>
      </w:r>
      <w:r>
        <w:rPr>
          <w:rFonts w:hint="eastAsia"/>
        </w:rPr>
        <w:t xml:space="preserve"> </w:t>
      </w:r>
      <w:r>
        <w:rPr>
          <w:rFonts w:hint="eastAsia"/>
        </w:rPr>
        <w:t>대하여</w:t>
      </w:r>
      <w:r>
        <w:rPr>
          <w:rFonts w:hint="eastAsia"/>
        </w:rPr>
        <w:t xml:space="preserve"> </w:t>
      </w:r>
      <w:r>
        <w:rPr>
          <w:rFonts w:hint="eastAsia"/>
        </w:rPr>
        <w:t>전년도</w:t>
      </w:r>
      <w:r>
        <w:rPr>
          <w:rFonts w:hint="eastAsia"/>
        </w:rPr>
        <w:t xml:space="preserve"> </w:t>
      </w:r>
      <w:r>
        <w:rPr>
          <w:rFonts w:hint="eastAsia"/>
        </w:rPr>
        <w:t>평가결과에</w:t>
      </w:r>
      <w:r>
        <w:rPr>
          <w:rFonts w:hint="eastAsia"/>
        </w:rPr>
        <w:t xml:space="preserve"> </w:t>
      </w:r>
      <w:r>
        <w:rPr>
          <w:rFonts w:hint="eastAsia"/>
        </w:rPr>
        <w:t>따라</w:t>
      </w:r>
      <w:r>
        <w:rPr>
          <w:rFonts w:hint="eastAsia"/>
        </w:rPr>
        <w:t xml:space="preserve"> </w:t>
      </w:r>
      <w:proofErr w:type="spellStart"/>
      <w:r>
        <w:rPr>
          <w:rFonts w:hint="eastAsia"/>
        </w:rPr>
        <w:t>당해년도에</w:t>
      </w:r>
      <w:proofErr w:type="spellEnd"/>
      <w:r>
        <w:rPr>
          <w:rFonts w:hint="eastAsia"/>
        </w:rPr>
        <w:t xml:space="preserve"> </w:t>
      </w:r>
      <w:r>
        <w:rPr>
          <w:rFonts w:hint="eastAsia"/>
        </w:rPr>
        <w:t>지급되는</w:t>
      </w:r>
      <w:r>
        <w:rPr>
          <w:rFonts w:hint="eastAsia"/>
        </w:rPr>
        <w:t xml:space="preserve"> </w:t>
      </w:r>
      <w:r>
        <w:rPr>
          <w:rFonts w:hint="eastAsia"/>
        </w:rPr>
        <w:t>임금임</w:t>
      </w:r>
      <w:r>
        <w:rPr>
          <w:rFonts w:hint="eastAsia"/>
        </w:rPr>
        <w:t>.</w:t>
      </w:r>
      <w:r>
        <w:t xml:space="preserve"> </w:t>
      </w:r>
      <w:r>
        <w:rPr>
          <w:rFonts w:hint="eastAsia"/>
        </w:rPr>
        <w:t>답변에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해당</w:t>
      </w:r>
      <w:r>
        <w:rPr>
          <w:rFonts w:hint="eastAsia"/>
        </w:rPr>
        <w:t xml:space="preserve"> </w:t>
      </w:r>
      <w:r>
        <w:rPr>
          <w:rFonts w:hint="eastAsia"/>
        </w:rPr>
        <w:t>직원들에게</w:t>
      </w:r>
      <w:r>
        <w:rPr>
          <w:rFonts w:hint="eastAsia"/>
        </w:rPr>
        <w:t xml:space="preserve"> </w:t>
      </w:r>
      <w:r>
        <w:t>2021</w:t>
      </w:r>
      <w:r>
        <w:rPr>
          <w:rFonts w:hint="eastAsia"/>
        </w:rPr>
        <w:t>년</w:t>
      </w:r>
      <w:r>
        <w:rPr>
          <w:rFonts w:hint="eastAsia"/>
        </w:rPr>
        <w:t xml:space="preserve"> 1</w:t>
      </w:r>
      <w:r>
        <w:rPr>
          <w:rFonts w:hint="eastAsia"/>
        </w:rPr>
        <w:t>월</w:t>
      </w:r>
      <w:r>
        <w:rPr>
          <w:rFonts w:hint="eastAsia"/>
        </w:rPr>
        <w:t xml:space="preserve"> </w:t>
      </w:r>
      <w:proofErr w:type="spellStart"/>
      <w:r>
        <w:rPr>
          <w:rFonts w:hint="eastAsia"/>
        </w:rPr>
        <w:t>급여까지만</w:t>
      </w:r>
      <w:proofErr w:type="spellEnd"/>
      <w:r>
        <w:rPr>
          <w:rFonts w:hint="eastAsia"/>
        </w:rPr>
        <w:t xml:space="preserve"> </w:t>
      </w:r>
      <w:proofErr w:type="spellStart"/>
      <w:r>
        <w:rPr>
          <w:rFonts w:hint="eastAsia"/>
        </w:rPr>
        <w:t>평가가급을</w:t>
      </w:r>
      <w:proofErr w:type="spellEnd"/>
      <w:r>
        <w:rPr>
          <w:rFonts w:hint="eastAsia"/>
        </w:rPr>
        <w:t xml:space="preserve"> </w:t>
      </w:r>
      <w:r>
        <w:rPr>
          <w:rFonts w:hint="eastAsia"/>
        </w:rPr>
        <w:t>지급하였고</w:t>
      </w:r>
      <w:r>
        <w:rPr>
          <w:rFonts w:hint="eastAsia"/>
        </w:rPr>
        <w:t>,</w:t>
      </w:r>
      <w:r>
        <w:t xml:space="preserve"> 2021</w:t>
      </w:r>
      <w:r>
        <w:rPr>
          <w:rFonts w:hint="eastAsia"/>
        </w:rPr>
        <w:t>년</w:t>
      </w:r>
      <w:r>
        <w:rPr>
          <w:rFonts w:hint="eastAsia"/>
        </w:rPr>
        <w:t xml:space="preserve"> 2</w:t>
      </w:r>
      <w:r>
        <w:rPr>
          <w:rFonts w:hint="eastAsia"/>
        </w:rPr>
        <w:t>월부터는</w:t>
      </w:r>
      <w:r>
        <w:rPr>
          <w:rFonts w:hint="eastAsia"/>
        </w:rPr>
        <w:t xml:space="preserve"> </w:t>
      </w:r>
      <w:proofErr w:type="spellStart"/>
      <w:r>
        <w:rPr>
          <w:rFonts w:hint="eastAsia"/>
        </w:rPr>
        <w:t>평가가급을</w:t>
      </w:r>
      <w:proofErr w:type="spellEnd"/>
      <w:r>
        <w:rPr>
          <w:rFonts w:hint="eastAsia"/>
        </w:rPr>
        <w:t xml:space="preserve"> </w:t>
      </w:r>
      <w:r>
        <w:rPr>
          <w:rFonts w:hint="eastAsia"/>
        </w:rPr>
        <w:t>기준연봉으로</w:t>
      </w:r>
      <w:r>
        <w:rPr>
          <w:rFonts w:hint="eastAsia"/>
        </w:rPr>
        <w:t xml:space="preserve"> </w:t>
      </w:r>
      <w:r>
        <w:rPr>
          <w:rFonts w:hint="eastAsia"/>
        </w:rPr>
        <w:t>통합시켰음</w:t>
      </w:r>
      <w:r>
        <w:rPr>
          <w:rFonts w:hint="eastAsia"/>
        </w:rPr>
        <w:t>.</w:t>
      </w:r>
    </w:p>
  </w:footnote>
  <w:footnote w:id="40">
    <w:p w14:paraId="4559E028" w14:textId="77777777" w:rsidR="00A30FCA" w:rsidRDefault="00A30FCA" w:rsidP="000F7555">
      <w:pPr>
        <w:pStyle w:val="a8"/>
      </w:pPr>
      <w:r>
        <w:rPr>
          <w:rStyle w:val="ac"/>
        </w:rPr>
        <w:footnoteRef/>
      </w:r>
      <w:r>
        <w:t xml:space="preserve"> </w:t>
      </w:r>
      <w:r>
        <w:rPr>
          <w:rFonts w:hint="eastAsia"/>
        </w:rPr>
        <w:t>통상임금</w:t>
      </w:r>
      <w:r>
        <w:rPr>
          <w:rFonts w:hint="eastAsia"/>
        </w:rPr>
        <w:t xml:space="preserve"> </w:t>
      </w:r>
      <w:r>
        <w:rPr>
          <w:rFonts w:hint="eastAsia"/>
        </w:rPr>
        <w:t>증가비율</w:t>
      </w:r>
      <w:r>
        <w:t>(=</w:t>
      </w:r>
      <w:r>
        <w:rPr>
          <w:rFonts w:hint="eastAsia"/>
        </w:rPr>
        <w:t>자격제수당</w:t>
      </w:r>
      <w:r>
        <w:rPr>
          <w:rFonts w:hint="eastAsia"/>
        </w:rPr>
        <w:t xml:space="preserve"> </w:t>
      </w:r>
      <w:r>
        <w:rPr>
          <w:rFonts w:hint="eastAsia"/>
        </w:rPr>
        <w:t>지급액</w:t>
      </w:r>
      <w:r>
        <w:rPr>
          <w:rFonts w:hint="eastAsia"/>
        </w:rPr>
        <w:t xml:space="preserve"> </w:t>
      </w:r>
      <w:r>
        <w:rPr>
          <w:rFonts w:hint="eastAsia"/>
        </w:rPr>
        <w:t>평균</w:t>
      </w:r>
      <w:r>
        <w:rPr>
          <w:rFonts w:hint="eastAsia"/>
        </w:rPr>
        <w:t>/</w:t>
      </w:r>
      <w:r>
        <w:rPr>
          <w:rFonts w:hint="eastAsia"/>
        </w:rPr>
        <w:t>월</w:t>
      </w:r>
      <w:r>
        <w:rPr>
          <w:rFonts w:hint="eastAsia"/>
        </w:rPr>
        <w:t xml:space="preserve"> </w:t>
      </w:r>
      <w:r>
        <w:rPr>
          <w:rFonts w:hint="eastAsia"/>
        </w:rPr>
        <w:t>통상임금</w:t>
      </w:r>
      <w:r>
        <w:rPr>
          <w:rFonts w:hint="eastAsia"/>
        </w:rPr>
        <w:t xml:space="preserve"> </w:t>
      </w:r>
      <w:r>
        <w:rPr>
          <w:rFonts w:hint="eastAsia"/>
        </w:rPr>
        <w:t>평균</w:t>
      </w:r>
      <w:r>
        <w:t xml:space="preserve">) * </w:t>
      </w:r>
      <w:r>
        <w:rPr>
          <w:rFonts w:hint="eastAsia"/>
        </w:rPr>
        <w:t>지급</w:t>
      </w:r>
      <w:r>
        <w:rPr>
          <w:rFonts w:hint="eastAsia"/>
        </w:rPr>
        <w:t xml:space="preserve"> </w:t>
      </w:r>
      <w:r>
        <w:rPr>
          <w:rFonts w:hint="eastAsia"/>
        </w:rPr>
        <w:t>법정수당</w:t>
      </w:r>
      <w:r>
        <w:rPr>
          <w:rFonts w:hint="eastAsia"/>
        </w:rPr>
        <w:t xml:space="preserve"> </w:t>
      </w:r>
      <w:r>
        <w:rPr>
          <w:rFonts w:hint="eastAsia"/>
        </w:rPr>
        <w:t>평균</w:t>
      </w:r>
      <w:r>
        <w:rPr>
          <w:rFonts w:hint="eastAsia"/>
        </w:rPr>
        <w:t xml:space="preserve"> </w:t>
      </w:r>
      <w:r>
        <w:t xml:space="preserve">* </w:t>
      </w:r>
      <w:r>
        <w:rPr>
          <w:rFonts w:hint="eastAsia"/>
        </w:rPr>
        <w:t>지급</w:t>
      </w:r>
      <w:r>
        <w:rPr>
          <w:rFonts w:hint="eastAsia"/>
        </w:rPr>
        <w:t xml:space="preserve"> </w:t>
      </w:r>
      <w:r>
        <w:rPr>
          <w:rFonts w:hint="eastAsia"/>
        </w:rPr>
        <w:t>인원의</w:t>
      </w:r>
      <w:r>
        <w:rPr>
          <w:rFonts w:hint="eastAsia"/>
        </w:rPr>
        <w:t xml:space="preserve"> </w:t>
      </w:r>
      <w:r>
        <w:rPr>
          <w:rFonts w:hint="eastAsia"/>
        </w:rPr>
        <w:t>산식에</w:t>
      </w:r>
      <w:r>
        <w:rPr>
          <w:rFonts w:hint="eastAsia"/>
        </w:rPr>
        <w:t xml:space="preserve"> </w:t>
      </w:r>
      <w:r>
        <w:rPr>
          <w:rFonts w:hint="eastAsia"/>
        </w:rPr>
        <w:t>따라</w:t>
      </w:r>
      <w:r>
        <w:rPr>
          <w:rFonts w:hint="eastAsia"/>
        </w:rPr>
        <w:t xml:space="preserve"> </w:t>
      </w:r>
      <w:r>
        <w:rPr>
          <w:rFonts w:hint="eastAsia"/>
        </w:rPr>
        <w:t>계산함</w:t>
      </w:r>
      <w:r>
        <w:rPr>
          <w:rFonts w:hint="eastAsia"/>
        </w:rPr>
        <w:t>.</w:t>
      </w:r>
    </w:p>
  </w:footnote>
  <w:footnote w:id="41">
    <w:p w14:paraId="23F92C3C" w14:textId="77777777" w:rsidR="00A30FCA" w:rsidRDefault="00A30FCA" w:rsidP="000F7555">
      <w:pPr>
        <w:pStyle w:val="a8"/>
      </w:pPr>
      <w:r>
        <w:rPr>
          <w:rStyle w:val="ac"/>
        </w:rPr>
        <w:footnoteRef/>
      </w:r>
      <w:r>
        <w:t xml:space="preserve"> </w:t>
      </w:r>
      <w:r>
        <w:rPr>
          <w:rFonts w:hint="eastAsia"/>
        </w:rPr>
        <w:t>다음</w:t>
      </w:r>
      <w:r>
        <w:rPr>
          <w:rFonts w:hint="eastAsia"/>
        </w:rPr>
        <w:t xml:space="preserve"> </w:t>
      </w:r>
      <w:r>
        <w:rPr>
          <w:rFonts w:hint="eastAsia"/>
        </w:rPr>
        <w:t>각</w:t>
      </w:r>
      <w:r>
        <w:rPr>
          <w:rFonts w:hint="eastAsia"/>
        </w:rPr>
        <w:t xml:space="preserve"> </w:t>
      </w:r>
      <w:r>
        <w:rPr>
          <w:rFonts w:hint="eastAsia"/>
        </w:rPr>
        <w:t>산식에</w:t>
      </w:r>
      <w:r>
        <w:rPr>
          <w:rFonts w:hint="eastAsia"/>
        </w:rPr>
        <w:t xml:space="preserve"> </w:t>
      </w:r>
      <w:r>
        <w:rPr>
          <w:rFonts w:hint="eastAsia"/>
        </w:rPr>
        <w:t>따라</w:t>
      </w:r>
      <w:r>
        <w:rPr>
          <w:rFonts w:hint="eastAsia"/>
        </w:rPr>
        <w:t xml:space="preserve"> </w:t>
      </w:r>
      <w:r>
        <w:rPr>
          <w:rFonts w:hint="eastAsia"/>
        </w:rPr>
        <w:t>계산함</w:t>
      </w:r>
      <w:r>
        <w:rPr>
          <w:rFonts w:hint="eastAsia"/>
        </w:rPr>
        <w:t>.</w:t>
      </w:r>
    </w:p>
    <w:p w14:paraId="2922D224" w14:textId="77777777" w:rsidR="00A30FCA" w:rsidRDefault="00A30FCA" w:rsidP="000F7555">
      <w:pPr>
        <w:pStyle w:val="a8"/>
      </w:pPr>
      <w:r>
        <w:t xml:space="preserve">   </w:t>
      </w:r>
      <w:r>
        <w:rPr>
          <w:rFonts w:hint="eastAsia"/>
        </w:rPr>
        <w:t>추가</w:t>
      </w:r>
      <w:r>
        <w:rPr>
          <w:rFonts w:hint="eastAsia"/>
        </w:rPr>
        <w:t xml:space="preserve"> </w:t>
      </w:r>
      <w:r>
        <w:rPr>
          <w:rFonts w:hint="eastAsia"/>
        </w:rPr>
        <w:t>법정수당액</w:t>
      </w:r>
      <w:r>
        <w:rPr>
          <w:rFonts w:hint="eastAsia"/>
        </w:rPr>
        <w:t>:</w:t>
      </w:r>
      <w:r>
        <w:t xml:space="preserve"> </w:t>
      </w:r>
      <w:r>
        <w:rPr>
          <w:rFonts w:hint="eastAsia"/>
        </w:rPr>
        <w:t>통상임금</w:t>
      </w:r>
      <w:r>
        <w:rPr>
          <w:rFonts w:hint="eastAsia"/>
        </w:rPr>
        <w:t xml:space="preserve"> </w:t>
      </w:r>
      <w:r>
        <w:rPr>
          <w:rFonts w:hint="eastAsia"/>
        </w:rPr>
        <w:t>증가비율</w:t>
      </w:r>
      <w:r>
        <w:t>(=</w:t>
      </w:r>
      <w:proofErr w:type="spellStart"/>
      <w:r>
        <w:rPr>
          <w:rFonts w:hint="eastAsia"/>
        </w:rPr>
        <w:t>평가가급</w:t>
      </w:r>
      <w:proofErr w:type="spellEnd"/>
      <w:r>
        <w:rPr>
          <w:rFonts w:hint="eastAsia"/>
        </w:rPr>
        <w:t xml:space="preserve"> </w:t>
      </w:r>
      <w:r>
        <w:rPr>
          <w:rFonts w:hint="eastAsia"/>
        </w:rPr>
        <w:t>지급액</w:t>
      </w:r>
      <w:r>
        <w:rPr>
          <w:rFonts w:hint="eastAsia"/>
        </w:rPr>
        <w:t xml:space="preserve"> </w:t>
      </w:r>
      <w:r>
        <w:rPr>
          <w:rFonts w:hint="eastAsia"/>
        </w:rPr>
        <w:t>평균</w:t>
      </w:r>
      <w:r>
        <w:rPr>
          <w:rFonts w:hint="eastAsia"/>
        </w:rPr>
        <w:t>/</w:t>
      </w:r>
      <w:r>
        <w:rPr>
          <w:rFonts w:hint="eastAsia"/>
        </w:rPr>
        <w:t>월</w:t>
      </w:r>
      <w:r>
        <w:rPr>
          <w:rFonts w:hint="eastAsia"/>
        </w:rPr>
        <w:t xml:space="preserve"> </w:t>
      </w:r>
      <w:r>
        <w:rPr>
          <w:rFonts w:hint="eastAsia"/>
        </w:rPr>
        <w:t>통상임금</w:t>
      </w:r>
      <w:r>
        <w:rPr>
          <w:rFonts w:hint="eastAsia"/>
        </w:rPr>
        <w:t xml:space="preserve"> </w:t>
      </w:r>
      <w:r>
        <w:rPr>
          <w:rFonts w:hint="eastAsia"/>
        </w:rPr>
        <w:t>평균</w:t>
      </w:r>
      <w:r>
        <w:t xml:space="preserve">) * </w:t>
      </w:r>
      <w:r>
        <w:rPr>
          <w:rFonts w:hint="eastAsia"/>
        </w:rPr>
        <w:t>월</w:t>
      </w:r>
      <w:r>
        <w:rPr>
          <w:rFonts w:hint="eastAsia"/>
        </w:rPr>
        <w:t xml:space="preserve"> </w:t>
      </w:r>
      <w:r>
        <w:rPr>
          <w:rFonts w:hint="eastAsia"/>
        </w:rPr>
        <w:t>지급</w:t>
      </w:r>
      <w:r>
        <w:rPr>
          <w:rFonts w:hint="eastAsia"/>
        </w:rPr>
        <w:t xml:space="preserve"> </w:t>
      </w:r>
      <w:r>
        <w:rPr>
          <w:rFonts w:hint="eastAsia"/>
        </w:rPr>
        <w:t>법정수당</w:t>
      </w:r>
      <w:r>
        <w:rPr>
          <w:rFonts w:hint="eastAsia"/>
        </w:rPr>
        <w:t xml:space="preserve"> </w:t>
      </w:r>
      <w:r>
        <w:rPr>
          <w:rFonts w:hint="eastAsia"/>
        </w:rPr>
        <w:t>평균</w:t>
      </w:r>
      <w:r>
        <w:rPr>
          <w:rFonts w:hint="eastAsia"/>
        </w:rPr>
        <w:t xml:space="preserve"> </w:t>
      </w:r>
      <w:r>
        <w:t xml:space="preserve">* </w:t>
      </w:r>
      <w:r>
        <w:rPr>
          <w:rFonts w:hint="eastAsia"/>
        </w:rPr>
        <w:t>지급</w:t>
      </w:r>
      <w:r>
        <w:rPr>
          <w:rFonts w:hint="eastAsia"/>
        </w:rPr>
        <w:t xml:space="preserve"> </w:t>
      </w:r>
      <w:r>
        <w:rPr>
          <w:rFonts w:hint="eastAsia"/>
        </w:rPr>
        <w:t>인원</w:t>
      </w:r>
      <w:r>
        <w:rPr>
          <w:rFonts w:hint="eastAsia"/>
        </w:rPr>
        <w:t xml:space="preserve"> * </w:t>
      </w:r>
      <w:r>
        <w:t>9</w:t>
      </w:r>
      <w:r>
        <w:rPr>
          <w:rFonts w:hint="eastAsia"/>
        </w:rPr>
        <w:t>개월</w:t>
      </w:r>
    </w:p>
    <w:p w14:paraId="37E46879" w14:textId="77777777" w:rsidR="00A30FCA" w:rsidRDefault="00A30FCA" w:rsidP="000F7555">
      <w:pPr>
        <w:pStyle w:val="a8"/>
      </w:pPr>
      <w:r>
        <w:t xml:space="preserve">   </w:t>
      </w:r>
      <w:r>
        <w:rPr>
          <w:rFonts w:hint="eastAsia"/>
        </w:rPr>
        <w:t>퇴직자들에</w:t>
      </w:r>
      <w:r>
        <w:rPr>
          <w:rFonts w:hint="eastAsia"/>
        </w:rPr>
        <w:t xml:space="preserve"> </w:t>
      </w:r>
      <w:r>
        <w:rPr>
          <w:rFonts w:hint="eastAsia"/>
        </w:rPr>
        <w:t>대한</w:t>
      </w:r>
      <w:r>
        <w:rPr>
          <w:rFonts w:hint="eastAsia"/>
        </w:rPr>
        <w:t xml:space="preserve"> </w:t>
      </w:r>
      <w:r>
        <w:rPr>
          <w:rFonts w:hint="eastAsia"/>
        </w:rPr>
        <w:t>퇴직급여</w:t>
      </w:r>
      <w:r>
        <w:rPr>
          <w:rFonts w:hint="eastAsia"/>
        </w:rPr>
        <w:t xml:space="preserve"> </w:t>
      </w:r>
      <w:r>
        <w:rPr>
          <w:rFonts w:hint="eastAsia"/>
        </w:rPr>
        <w:t>미지급액</w:t>
      </w:r>
      <w:r>
        <w:rPr>
          <w:rFonts w:hint="eastAsia"/>
        </w:rPr>
        <w:t>:</w:t>
      </w:r>
      <w:r>
        <w:t xml:space="preserve"> </w:t>
      </w:r>
      <w:r>
        <w:rPr>
          <w:rFonts w:hint="eastAsia"/>
        </w:rPr>
        <w:t>평균임금</w:t>
      </w:r>
      <w:r>
        <w:rPr>
          <w:rFonts w:hint="eastAsia"/>
        </w:rPr>
        <w:t xml:space="preserve"> </w:t>
      </w:r>
      <w:r>
        <w:rPr>
          <w:rFonts w:hint="eastAsia"/>
        </w:rPr>
        <w:t>증가비율</w:t>
      </w:r>
      <w:r>
        <w:t>(=</w:t>
      </w:r>
      <w:proofErr w:type="spellStart"/>
      <w:r>
        <w:rPr>
          <w:rFonts w:hint="eastAsia"/>
        </w:rPr>
        <w:t>평가가급</w:t>
      </w:r>
      <w:proofErr w:type="spellEnd"/>
      <w:r>
        <w:rPr>
          <w:rFonts w:hint="eastAsia"/>
        </w:rPr>
        <w:t xml:space="preserve"> </w:t>
      </w:r>
      <w:r>
        <w:rPr>
          <w:rFonts w:hint="eastAsia"/>
        </w:rPr>
        <w:t>지급액</w:t>
      </w:r>
      <w:r>
        <w:rPr>
          <w:rFonts w:hint="eastAsia"/>
        </w:rPr>
        <w:t xml:space="preserve"> </w:t>
      </w:r>
      <w:r>
        <w:rPr>
          <w:rFonts w:hint="eastAsia"/>
        </w:rPr>
        <w:t>평균</w:t>
      </w:r>
      <w:r>
        <w:rPr>
          <w:rFonts w:hint="eastAsia"/>
        </w:rPr>
        <w:t>/</w:t>
      </w:r>
      <w:r>
        <w:rPr>
          <w:rFonts w:hint="eastAsia"/>
        </w:rPr>
        <w:t>월</w:t>
      </w:r>
      <w:r>
        <w:rPr>
          <w:rFonts w:hint="eastAsia"/>
        </w:rPr>
        <w:t xml:space="preserve"> </w:t>
      </w:r>
      <w:r>
        <w:rPr>
          <w:rFonts w:hint="eastAsia"/>
        </w:rPr>
        <w:t>통상임금</w:t>
      </w:r>
      <w:r>
        <w:rPr>
          <w:rFonts w:hint="eastAsia"/>
        </w:rPr>
        <w:t xml:space="preserve"> </w:t>
      </w:r>
      <w:r>
        <w:rPr>
          <w:rFonts w:hint="eastAsia"/>
        </w:rPr>
        <w:t>평균</w:t>
      </w:r>
      <w:r>
        <w:t xml:space="preserve">) * </w:t>
      </w:r>
      <w:r>
        <w:rPr>
          <w:rFonts w:hint="eastAsia"/>
        </w:rPr>
        <w:t>지급</w:t>
      </w:r>
      <w:r>
        <w:rPr>
          <w:rFonts w:hint="eastAsia"/>
        </w:rPr>
        <w:t xml:space="preserve"> </w:t>
      </w:r>
      <w:r>
        <w:rPr>
          <w:rFonts w:hint="eastAsia"/>
        </w:rPr>
        <w:t>퇴직급여</w:t>
      </w:r>
      <w:r>
        <w:rPr>
          <w:rFonts w:hint="eastAsia"/>
        </w:rPr>
        <w:t xml:space="preserve"> </w:t>
      </w:r>
      <w:r>
        <w:rPr>
          <w:rFonts w:hint="eastAsia"/>
        </w:rPr>
        <w:t>평균</w:t>
      </w:r>
      <w:r>
        <w:rPr>
          <w:rFonts w:hint="eastAsia"/>
        </w:rPr>
        <w:t xml:space="preserve"> </w:t>
      </w:r>
      <w:r>
        <w:t xml:space="preserve">* </w:t>
      </w:r>
      <w:r>
        <w:rPr>
          <w:rFonts w:hint="eastAsia"/>
        </w:rPr>
        <w:t>퇴직</w:t>
      </w:r>
      <w:r>
        <w:rPr>
          <w:rFonts w:hint="eastAsia"/>
        </w:rPr>
        <w:t xml:space="preserve"> </w:t>
      </w:r>
      <w:r>
        <w:rPr>
          <w:rFonts w:hint="eastAsia"/>
        </w:rPr>
        <w:t>인원</w:t>
      </w:r>
    </w:p>
  </w:footnote>
  <w:footnote w:id="42">
    <w:p w14:paraId="5088C90A" w14:textId="77777777" w:rsidR="00A30FCA" w:rsidRPr="00163446" w:rsidRDefault="00A30FCA" w:rsidP="000F7555">
      <w:pPr>
        <w:pStyle w:val="a8"/>
      </w:pPr>
      <w:r w:rsidRPr="00163446">
        <w:rPr>
          <w:rStyle w:val="ac"/>
          <w:rFonts w:asciiTheme="minorHAnsi" w:eastAsiaTheme="minorHAnsi" w:hAnsiTheme="minorHAnsi"/>
        </w:rPr>
        <w:footnoteRef/>
      </w:r>
      <w:r w:rsidRPr="00163446">
        <w:rPr>
          <w:rFonts w:asciiTheme="minorHAnsi" w:eastAsiaTheme="minorHAnsi" w:hAnsiTheme="minorHAnsi"/>
        </w:rPr>
        <w:tab/>
      </w:r>
      <w:r w:rsidRPr="00163446">
        <w:rPr>
          <w:rFonts w:hint="eastAsia"/>
        </w:rPr>
        <w:t>만</w:t>
      </w:r>
      <w:r w:rsidRPr="00163446">
        <w:rPr>
          <w:rFonts w:hint="eastAsia"/>
        </w:rPr>
        <w:t xml:space="preserve"> 6</w:t>
      </w:r>
      <w:r w:rsidRPr="00163446">
        <w:t>2</w:t>
      </w:r>
      <w:r w:rsidRPr="00163446">
        <w:rPr>
          <w:rFonts w:hint="eastAsia"/>
        </w:rPr>
        <w:t>세로서</w:t>
      </w:r>
      <w:r w:rsidRPr="00163446">
        <w:rPr>
          <w:rFonts w:hint="eastAsia"/>
        </w:rPr>
        <w:t>,</w:t>
      </w:r>
      <w:r w:rsidRPr="00163446">
        <w:t xml:space="preserve"> </w:t>
      </w:r>
      <w:r w:rsidRPr="00163446">
        <w:rPr>
          <w:rFonts w:hint="eastAsia"/>
        </w:rPr>
        <w:t>대상회사의</w:t>
      </w:r>
      <w:r w:rsidRPr="00163446">
        <w:rPr>
          <w:rFonts w:hint="eastAsia"/>
        </w:rPr>
        <w:t xml:space="preserve"> </w:t>
      </w:r>
      <w:r w:rsidRPr="00163446">
        <w:rPr>
          <w:rFonts w:hint="eastAsia"/>
        </w:rPr>
        <w:t>정년을</w:t>
      </w:r>
      <w:r w:rsidRPr="00163446">
        <w:rPr>
          <w:rFonts w:hint="eastAsia"/>
        </w:rPr>
        <w:t xml:space="preserve"> </w:t>
      </w:r>
      <w:proofErr w:type="spellStart"/>
      <w:r w:rsidRPr="00163446">
        <w:rPr>
          <w:rFonts w:hint="eastAsia"/>
        </w:rPr>
        <w:t>도과한</w:t>
      </w:r>
      <w:proofErr w:type="spellEnd"/>
      <w:r w:rsidRPr="00163446">
        <w:rPr>
          <w:rFonts w:hint="eastAsia"/>
        </w:rPr>
        <w:t xml:space="preserve"> </w:t>
      </w:r>
      <w:r w:rsidRPr="00163446">
        <w:rPr>
          <w:rFonts w:hint="eastAsia"/>
        </w:rPr>
        <w:t>근로자임</w:t>
      </w:r>
      <w:r w:rsidRPr="00163446">
        <w:rPr>
          <w:rFonts w:hint="eastAsia"/>
        </w:rPr>
        <w:t>.</w:t>
      </w:r>
    </w:p>
  </w:footnote>
  <w:footnote w:id="43">
    <w:p w14:paraId="2A9571BB" w14:textId="77777777" w:rsidR="00A30FCA" w:rsidRPr="00163446" w:rsidRDefault="00A30FCA" w:rsidP="000F7555">
      <w:pPr>
        <w:pStyle w:val="a8"/>
        <w:rPr>
          <w:lang w:val="en-US"/>
        </w:rPr>
      </w:pPr>
      <w:r w:rsidRPr="00163446">
        <w:rPr>
          <w:rStyle w:val="ac"/>
        </w:rPr>
        <w:footnoteRef/>
      </w:r>
      <w:r w:rsidRPr="00163446">
        <w:tab/>
      </w:r>
      <w:r w:rsidRPr="00163446">
        <w:rPr>
          <w:rFonts w:hint="eastAsia"/>
        </w:rPr>
        <w:t>해당</w:t>
      </w:r>
      <w:r w:rsidRPr="00163446">
        <w:rPr>
          <w:rFonts w:hint="eastAsia"/>
        </w:rPr>
        <w:t xml:space="preserve"> </w:t>
      </w:r>
      <w:r w:rsidRPr="00163446">
        <w:rPr>
          <w:rFonts w:hint="eastAsia"/>
        </w:rPr>
        <w:t>근로자들의</w:t>
      </w:r>
      <w:r w:rsidRPr="00163446">
        <w:rPr>
          <w:rFonts w:hint="eastAsia"/>
        </w:rPr>
        <w:t xml:space="preserve"> </w:t>
      </w:r>
      <w:r w:rsidRPr="00163446">
        <w:rPr>
          <w:rFonts w:hint="eastAsia"/>
        </w:rPr>
        <w:t>구체적인</w:t>
      </w:r>
      <w:r w:rsidRPr="00163446">
        <w:rPr>
          <w:rFonts w:hint="eastAsia"/>
        </w:rPr>
        <w:t xml:space="preserve"> </w:t>
      </w:r>
      <w:r w:rsidRPr="00163446">
        <w:rPr>
          <w:rFonts w:hint="eastAsia"/>
        </w:rPr>
        <w:t>직무는</w:t>
      </w:r>
      <w:r w:rsidRPr="00163446">
        <w:rPr>
          <w:rFonts w:hint="eastAsia"/>
        </w:rPr>
        <w:t xml:space="preserve">, </w:t>
      </w:r>
      <w:r w:rsidRPr="00163446">
        <w:t>(</w:t>
      </w:r>
      <w:proofErr w:type="spellStart"/>
      <w:r w:rsidRPr="00163446">
        <w:t>i</w:t>
      </w:r>
      <w:proofErr w:type="spellEnd"/>
      <w:r w:rsidRPr="00163446">
        <w:t xml:space="preserve">) </w:t>
      </w:r>
      <w:r w:rsidRPr="00163446">
        <w:rPr>
          <w:rFonts w:hint="eastAsia"/>
        </w:rPr>
        <w:t>온라인실측시스템</w:t>
      </w:r>
      <w:r w:rsidRPr="00163446">
        <w:rPr>
          <w:rFonts w:hint="eastAsia"/>
        </w:rPr>
        <w:t xml:space="preserve"> </w:t>
      </w:r>
      <w:r w:rsidRPr="00163446">
        <w:rPr>
          <w:rFonts w:hint="eastAsia"/>
        </w:rPr>
        <w:t>개발</w:t>
      </w:r>
      <w:r w:rsidRPr="00163446">
        <w:rPr>
          <w:rFonts w:hint="eastAsia"/>
        </w:rPr>
        <w:t xml:space="preserve"> </w:t>
      </w:r>
      <w:r w:rsidRPr="00163446">
        <w:rPr>
          <w:rFonts w:hint="eastAsia"/>
        </w:rPr>
        <w:t>그래픽</w:t>
      </w:r>
      <w:r w:rsidRPr="00163446">
        <w:rPr>
          <w:rFonts w:hint="eastAsia"/>
        </w:rPr>
        <w:t xml:space="preserve"> </w:t>
      </w:r>
      <w:r w:rsidRPr="00163446">
        <w:rPr>
          <w:rFonts w:hint="eastAsia"/>
        </w:rPr>
        <w:t>부문</w:t>
      </w:r>
      <w:r w:rsidRPr="00163446">
        <w:rPr>
          <w:rFonts w:hint="eastAsia"/>
        </w:rPr>
        <w:t xml:space="preserve"> </w:t>
      </w:r>
      <w:r w:rsidRPr="00163446">
        <w:rPr>
          <w:rFonts w:hint="eastAsia"/>
        </w:rPr>
        <w:t>총괄</w:t>
      </w:r>
      <w:r w:rsidRPr="00163446">
        <w:rPr>
          <w:rFonts w:hint="eastAsia"/>
        </w:rPr>
        <w:t>, (</w:t>
      </w:r>
      <w:proofErr w:type="spellStart"/>
      <w:r w:rsidRPr="00163446">
        <w:t>ii</w:t>
      </w:r>
      <w:proofErr w:type="spellEnd"/>
      <w:r w:rsidRPr="00163446">
        <w:t xml:space="preserve">) </w:t>
      </w:r>
      <w:proofErr w:type="spellStart"/>
      <w:r w:rsidRPr="00163446">
        <w:rPr>
          <w:rFonts w:hint="eastAsia"/>
        </w:rPr>
        <w:t>데이터포멧</w:t>
      </w:r>
      <w:proofErr w:type="spellEnd"/>
      <w:r w:rsidRPr="00163446">
        <w:rPr>
          <w:rFonts w:hint="eastAsia"/>
        </w:rPr>
        <w:t>/</w:t>
      </w:r>
      <w:r w:rsidRPr="00163446">
        <w:rPr>
          <w:rFonts w:hint="eastAsia"/>
        </w:rPr>
        <w:t>연동관리</w:t>
      </w:r>
      <w:r w:rsidRPr="00163446">
        <w:rPr>
          <w:rFonts w:hint="eastAsia"/>
        </w:rPr>
        <w:t xml:space="preserve">, </w:t>
      </w:r>
      <w:r w:rsidRPr="00163446">
        <w:rPr>
          <w:rFonts w:hint="eastAsia"/>
        </w:rPr>
        <w:t>물류시스템구상</w:t>
      </w:r>
      <w:r w:rsidRPr="00163446">
        <w:rPr>
          <w:rFonts w:hint="eastAsia"/>
        </w:rPr>
        <w:t>/</w:t>
      </w:r>
      <w:r w:rsidRPr="00163446">
        <w:rPr>
          <w:rFonts w:hint="eastAsia"/>
        </w:rPr>
        <w:t>연계</w:t>
      </w:r>
      <w:r w:rsidRPr="00163446">
        <w:rPr>
          <w:rFonts w:hint="eastAsia"/>
        </w:rPr>
        <w:t xml:space="preserve">, </w:t>
      </w:r>
      <w:proofErr w:type="spellStart"/>
      <w:r w:rsidRPr="00163446">
        <w:rPr>
          <w:rFonts w:hint="eastAsia"/>
        </w:rPr>
        <w:t>빅데이터설계</w:t>
      </w:r>
      <w:proofErr w:type="spellEnd"/>
      <w:r w:rsidRPr="00163446">
        <w:rPr>
          <w:rFonts w:hint="eastAsia"/>
        </w:rPr>
        <w:t>/</w:t>
      </w:r>
      <w:r w:rsidRPr="00163446">
        <w:rPr>
          <w:rFonts w:hint="eastAsia"/>
        </w:rPr>
        <w:t>운영방안</w:t>
      </w:r>
      <w:r w:rsidRPr="00163446">
        <w:rPr>
          <w:rFonts w:hint="eastAsia"/>
        </w:rPr>
        <w:t>, (</w:t>
      </w:r>
      <w:proofErr w:type="spellStart"/>
      <w:r w:rsidRPr="00163446">
        <w:rPr>
          <w:rFonts w:hint="eastAsia"/>
        </w:rPr>
        <w:t>iii</w:t>
      </w:r>
      <w:proofErr w:type="spellEnd"/>
      <w:r w:rsidRPr="00163446">
        <w:rPr>
          <w:rFonts w:hint="eastAsia"/>
        </w:rPr>
        <w:t xml:space="preserve">) </w:t>
      </w:r>
      <w:r w:rsidRPr="00163446">
        <w:rPr>
          <w:rFonts w:hint="eastAsia"/>
        </w:rPr>
        <w:t>커뮤니티</w:t>
      </w:r>
      <w:r w:rsidRPr="00163446">
        <w:rPr>
          <w:rFonts w:hint="eastAsia"/>
        </w:rPr>
        <w:t xml:space="preserve"> </w:t>
      </w:r>
      <w:r w:rsidRPr="00163446">
        <w:rPr>
          <w:rFonts w:hint="eastAsia"/>
        </w:rPr>
        <w:t>구현</w:t>
      </w:r>
      <w:r w:rsidRPr="00163446">
        <w:rPr>
          <w:rFonts w:hint="eastAsia"/>
        </w:rPr>
        <w:t xml:space="preserve">, </w:t>
      </w:r>
      <w:proofErr w:type="spellStart"/>
      <w:r w:rsidRPr="00163446">
        <w:rPr>
          <w:rFonts w:hint="eastAsia"/>
        </w:rPr>
        <w:t>집객관리</w:t>
      </w:r>
      <w:proofErr w:type="spellEnd"/>
      <w:r w:rsidRPr="00163446">
        <w:rPr>
          <w:rFonts w:hint="eastAsia"/>
        </w:rPr>
        <w:t xml:space="preserve">, </w:t>
      </w:r>
      <w:r w:rsidRPr="00163446">
        <w:rPr>
          <w:rFonts w:hint="eastAsia"/>
        </w:rPr>
        <w:t>매뉴얼시각화</w:t>
      </w:r>
      <w:r w:rsidRPr="00163446">
        <w:rPr>
          <w:rFonts w:hint="eastAsia"/>
        </w:rPr>
        <w:t xml:space="preserve"> </w:t>
      </w:r>
      <w:r w:rsidRPr="00163446">
        <w:t>(</w:t>
      </w:r>
      <w:proofErr w:type="spellStart"/>
      <w:r w:rsidRPr="00163446">
        <w:t>iv</w:t>
      </w:r>
      <w:proofErr w:type="spellEnd"/>
      <w:r w:rsidRPr="00163446">
        <w:t xml:space="preserve">) </w:t>
      </w:r>
      <w:r w:rsidRPr="00163446">
        <w:rPr>
          <w:rFonts w:hint="eastAsia"/>
        </w:rPr>
        <w:t>증강현실</w:t>
      </w:r>
      <w:r w:rsidRPr="00163446">
        <w:rPr>
          <w:rFonts w:hint="eastAsia"/>
        </w:rPr>
        <w:t xml:space="preserve"> </w:t>
      </w:r>
      <w:r w:rsidRPr="00163446">
        <w:rPr>
          <w:rFonts w:hint="eastAsia"/>
        </w:rPr>
        <w:t>동작기능</w:t>
      </w:r>
      <w:r w:rsidRPr="00163446">
        <w:rPr>
          <w:rFonts w:hint="eastAsia"/>
        </w:rPr>
        <w:t xml:space="preserve"> </w:t>
      </w:r>
      <w:r w:rsidRPr="00163446">
        <w:rPr>
          <w:rFonts w:hint="eastAsia"/>
        </w:rPr>
        <w:t>구현</w:t>
      </w:r>
      <w:r w:rsidRPr="00163446">
        <w:rPr>
          <w:rFonts w:hint="eastAsia"/>
        </w:rPr>
        <w:t xml:space="preserve">, </w:t>
      </w:r>
      <w:r w:rsidRPr="00163446">
        <w:rPr>
          <w:rFonts w:hint="eastAsia"/>
        </w:rPr>
        <w:t>포토</w:t>
      </w:r>
      <w:r w:rsidRPr="00163446">
        <w:rPr>
          <w:rFonts w:hint="eastAsia"/>
        </w:rPr>
        <w:t xml:space="preserve"> </w:t>
      </w:r>
      <w:proofErr w:type="spellStart"/>
      <w:r w:rsidRPr="00163446">
        <w:rPr>
          <w:rFonts w:hint="eastAsia"/>
        </w:rPr>
        <w:t>리얼리스틱</w:t>
      </w:r>
      <w:proofErr w:type="spellEnd"/>
      <w:r w:rsidRPr="00163446">
        <w:rPr>
          <w:rFonts w:hint="eastAsia"/>
        </w:rPr>
        <w:t xml:space="preserve"> </w:t>
      </w:r>
      <w:r w:rsidRPr="00163446">
        <w:rPr>
          <w:rFonts w:hint="eastAsia"/>
        </w:rPr>
        <w:t>시각처리구현</w:t>
      </w:r>
      <w:r w:rsidRPr="00163446">
        <w:rPr>
          <w:rFonts w:hint="eastAsia"/>
        </w:rPr>
        <w:t xml:space="preserve">, </w:t>
      </w:r>
      <w:r w:rsidRPr="00163446">
        <w:rPr>
          <w:rFonts w:hint="eastAsia"/>
        </w:rPr>
        <w:t>증강</w:t>
      </w:r>
      <w:r w:rsidRPr="00163446">
        <w:rPr>
          <w:rFonts w:hint="eastAsia"/>
        </w:rPr>
        <w:t>/</w:t>
      </w:r>
      <w:r w:rsidRPr="00163446">
        <w:rPr>
          <w:rFonts w:hint="eastAsia"/>
        </w:rPr>
        <w:t>가상</w:t>
      </w:r>
      <w:r w:rsidRPr="00163446">
        <w:rPr>
          <w:rFonts w:hint="eastAsia"/>
        </w:rPr>
        <w:t xml:space="preserve"> </w:t>
      </w:r>
      <w:r w:rsidRPr="00163446">
        <w:rPr>
          <w:rFonts w:hint="eastAsia"/>
        </w:rPr>
        <w:t>혼합현실전환구현</w:t>
      </w:r>
      <w:r w:rsidRPr="00163446">
        <w:rPr>
          <w:rFonts w:hint="eastAsia"/>
        </w:rPr>
        <w:t xml:space="preserve">, </w:t>
      </w:r>
      <w:r w:rsidRPr="00163446">
        <w:t>(</w:t>
      </w:r>
      <w:proofErr w:type="spellStart"/>
      <w:r w:rsidRPr="00163446">
        <w:t>v</w:t>
      </w:r>
      <w:proofErr w:type="spellEnd"/>
      <w:r w:rsidRPr="00163446">
        <w:t xml:space="preserve">) </w:t>
      </w:r>
      <w:r w:rsidRPr="00163446">
        <w:rPr>
          <w:rFonts w:hint="eastAsia"/>
        </w:rPr>
        <w:t xml:space="preserve">CG/VR </w:t>
      </w:r>
      <w:r w:rsidRPr="00163446">
        <w:rPr>
          <w:rFonts w:hint="eastAsia"/>
        </w:rPr>
        <w:t>부문</w:t>
      </w:r>
      <w:r w:rsidRPr="00163446">
        <w:rPr>
          <w:rFonts w:hint="eastAsia"/>
        </w:rPr>
        <w:t xml:space="preserve"> </w:t>
      </w:r>
      <w:r w:rsidRPr="00163446">
        <w:rPr>
          <w:rFonts w:hint="eastAsia"/>
        </w:rPr>
        <w:t>그래픽</w:t>
      </w:r>
      <w:r w:rsidRPr="00163446">
        <w:rPr>
          <w:rFonts w:hint="eastAsia"/>
        </w:rPr>
        <w:t xml:space="preserve"> </w:t>
      </w:r>
      <w:r w:rsidRPr="00163446">
        <w:rPr>
          <w:rFonts w:hint="eastAsia"/>
        </w:rPr>
        <w:t>개발임</w:t>
      </w:r>
      <w:r w:rsidRPr="00163446">
        <w:rPr>
          <w:rFonts w:hint="eastAsia"/>
        </w:rPr>
        <w:t>.</w:t>
      </w:r>
    </w:p>
  </w:footnote>
  <w:footnote w:id="44">
    <w:p w14:paraId="4238D864" w14:textId="77777777" w:rsidR="00A30FCA" w:rsidRPr="00163446" w:rsidRDefault="00A30FCA" w:rsidP="000F7555">
      <w:pPr>
        <w:pStyle w:val="a8"/>
      </w:pPr>
      <w:r w:rsidRPr="00163446">
        <w:rPr>
          <w:rStyle w:val="ac"/>
        </w:rPr>
        <w:footnoteRef/>
      </w:r>
      <w:r w:rsidRPr="00163446">
        <w:tab/>
      </w:r>
      <w:r w:rsidRPr="00163446">
        <w:rPr>
          <w:rFonts w:hint="eastAsia"/>
        </w:rPr>
        <w:t>지게차</w:t>
      </w:r>
      <w:r w:rsidRPr="00163446">
        <w:rPr>
          <w:rFonts w:hint="eastAsia"/>
        </w:rPr>
        <w:t xml:space="preserve"> </w:t>
      </w:r>
      <w:r w:rsidRPr="00163446">
        <w:rPr>
          <w:rFonts w:hint="eastAsia"/>
        </w:rPr>
        <w:t>운전</w:t>
      </w:r>
      <w:r w:rsidRPr="00163446">
        <w:rPr>
          <w:rFonts w:hint="eastAsia"/>
        </w:rPr>
        <w:t>(</w:t>
      </w:r>
      <w:r w:rsidRPr="00163446">
        <w:rPr>
          <w:rFonts w:hint="eastAsia"/>
        </w:rPr>
        <w:t>재고</w:t>
      </w:r>
      <w:r w:rsidRPr="00163446">
        <w:rPr>
          <w:rFonts w:hint="eastAsia"/>
        </w:rPr>
        <w:t xml:space="preserve"> </w:t>
      </w:r>
      <w:r w:rsidRPr="00163446">
        <w:rPr>
          <w:rFonts w:hint="eastAsia"/>
        </w:rPr>
        <w:t>입출고</w:t>
      </w:r>
      <w:r w:rsidRPr="00163446">
        <w:rPr>
          <w:rFonts w:hint="eastAsia"/>
        </w:rPr>
        <w:t>)</w:t>
      </w:r>
      <w:r w:rsidRPr="00163446">
        <w:t xml:space="preserve">, </w:t>
      </w:r>
      <w:r w:rsidRPr="00163446">
        <w:rPr>
          <w:rFonts w:hint="eastAsia"/>
        </w:rPr>
        <w:t>영선</w:t>
      </w:r>
      <w:r w:rsidRPr="00163446">
        <w:rPr>
          <w:rFonts w:hint="eastAsia"/>
        </w:rPr>
        <w:t>(</w:t>
      </w:r>
      <w:r w:rsidRPr="00163446">
        <w:rPr>
          <w:rFonts w:hint="eastAsia"/>
        </w:rPr>
        <w:t>소규모</w:t>
      </w:r>
      <w:r w:rsidRPr="00163446">
        <w:rPr>
          <w:rFonts w:hint="eastAsia"/>
        </w:rPr>
        <w:t xml:space="preserve"> </w:t>
      </w:r>
      <w:r w:rsidRPr="00163446">
        <w:rPr>
          <w:rFonts w:hint="eastAsia"/>
        </w:rPr>
        <w:t>시설보수</w:t>
      </w:r>
      <w:r w:rsidRPr="00163446">
        <w:rPr>
          <w:rFonts w:hint="eastAsia"/>
        </w:rPr>
        <w:t>)</w:t>
      </w:r>
      <w:r w:rsidRPr="00163446">
        <w:t xml:space="preserve">, </w:t>
      </w:r>
      <w:r w:rsidRPr="00163446">
        <w:rPr>
          <w:rFonts w:hint="eastAsia"/>
        </w:rPr>
        <w:t>생산보조</w:t>
      </w:r>
      <w:r w:rsidRPr="00163446">
        <w:rPr>
          <w:rFonts w:hint="eastAsia"/>
        </w:rPr>
        <w:t xml:space="preserve">, </w:t>
      </w:r>
      <w:r w:rsidRPr="00163446">
        <w:rPr>
          <w:rFonts w:hint="eastAsia"/>
        </w:rPr>
        <w:t>소각보일러</w:t>
      </w:r>
      <w:r w:rsidRPr="00163446">
        <w:rPr>
          <w:rFonts w:hint="eastAsia"/>
        </w:rPr>
        <w:t xml:space="preserve"> </w:t>
      </w:r>
      <w:r w:rsidRPr="00163446">
        <w:rPr>
          <w:rFonts w:hint="eastAsia"/>
        </w:rPr>
        <w:t>운전</w:t>
      </w:r>
      <w:r w:rsidRPr="00163446">
        <w:rPr>
          <w:rFonts w:hint="eastAsia"/>
        </w:rPr>
        <w:t xml:space="preserve"> </w:t>
      </w:r>
      <w:r w:rsidRPr="00163446">
        <w:rPr>
          <w:rFonts w:hint="eastAsia"/>
        </w:rPr>
        <w:t>업무를</w:t>
      </w:r>
      <w:r w:rsidRPr="00163446">
        <w:rPr>
          <w:rFonts w:hint="eastAsia"/>
        </w:rPr>
        <w:t xml:space="preserve"> </w:t>
      </w:r>
      <w:r w:rsidRPr="00163446">
        <w:rPr>
          <w:rFonts w:hint="eastAsia"/>
        </w:rPr>
        <w:t>수행하는</w:t>
      </w:r>
      <w:r w:rsidRPr="00163446">
        <w:rPr>
          <w:rFonts w:hint="eastAsia"/>
        </w:rPr>
        <w:t xml:space="preserve"> </w:t>
      </w:r>
      <w:r w:rsidRPr="00163446">
        <w:rPr>
          <w:rFonts w:hint="eastAsia"/>
        </w:rPr>
        <w:t>근로자들로서</w:t>
      </w:r>
      <w:r w:rsidRPr="00163446">
        <w:rPr>
          <w:rFonts w:hint="eastAsia"/>
        </w:rPr>
        <w:t>,</w:t>
      </w:r>
      <w:r w:rsidRPr="00163446">
        <w:t xml:space="preserve"> </w:t>
      </w:r>
      <w:r w:rsidRPr="00163446">
        <w:rPr>
          <w:rFonts w:hint="eastAsia"/>
        </w:rPr>
        <w:t>모두</w:t>
      </w:r>
      <w:r w:rsidRPr="00163446">
        <w:rPr>
          <w:rFonts w:hint="eastAsia"/>
        </w:rPr>
        <w:t xml:space="preserve"> </w:t>
      </w:r>
      <w:r w:rsidRPr="00163446">
        <w:rPr>
          <w:rFonts w:hint="eastAsia"/>
        </w:rPr>
        <w:t>정년</w:t>
      </w:r>
      <w:r w:rsidRPr="00163446">
        <w:rPr>
          <w:rFonts w:hint="eastAsia"/>
        </w:rPr>
        <w:t xml:space="preserve"> </w:t>
      </w:r>
      <w:r w:rsidRPr="00163446">
        <w:rPr>
          <w:rFonts w:hint="eastAsia"/>
        </w:rPr>
        <w:t>이후</w:t>
      </w:r>
      <w:r w:rsidRPr="00163446">
        <w:rPr>
          <w:rFonts w:hint="eastAsia"/>
        </w:rPr>
        <w:t xml:space="preserve"> </w:t>
      </w:r>
      <w:r w:rsidRPr="00163446">
        <w:rPr>
          <w:rFonts w:hint="eastAsia"/>
        </w:rPr>
        <w:t>촉탁직으로</w:t>
      </w:r>
      <w:r w:rsidRPr="00163446">
        <w:rPr>
          <w:rFonts w:hint="eastAsia"/>
        </w:rPr>
        <w:t xml:space="preserve"> </w:t>
      </w:r>
      <w:r w:rsidRPr="00163446">
        <w:rPr>
          <w:rFonts w:hint="eastAsia"/>
        </w:rPr>
        <w:t>재입사한</w:t>
      </w:r>
      <w:r w:rsidRPr="00163446">
        <w:rPr>
          <w:rFonts w:hint="eastAsia"/>
        </w:rPr>
        <w:t xml:space="preserve"> </w:t>
      </w:r>
      <w:r w:rsidRPr="00163446">
        <w:rPr>
          <w:rFonts w:hint="eastAsia"/>
        </w:rPr>
        <w:t>근로자들이거나</w:t>
      </w:r>
      <w:r w:rsidRPr="00163446">
        <w:rPr>
          <w:rFonts w:hint="eastAsia"/>
        </w:rPr>
        <w:t>,</w:t>
      </w:r>
      <w:r w:rsidRPr="00163446">
        <w:t xml:space="preserve"> </w:t>
      </w:r>
      <w:r w:rsidRPr="00163446">
        <w:rPr>
          <w:rFonts w:hint="eastAsia"/>
        </w:rPr>
        <w:t>대상회사가</w:t>
      </w:r>
      <w:r w:rsidRPr="00163446">
        <w:rPr>
          <w:rFonts w:hint="eastAsia"/>
        </w:rPr>
        <w:t xml:space="preserve"> </w:t>
      </w:r>
      <w:r w:rsidRPr="00163446">
        <w:rPr>
          <w:rFonts w:hint="eastAsia"/>
        </w:rPr>
        <w:t>만</w:t>
      </w:r>
      <w:r w:rsidRPr="00163446">
        <w:rPr>
          <w:rFonts w:hint="eastAsia"/>
        </w:rPr>
        <w:t xml:space="preserve"> </w:t>
      </w:r>
      <w:r w:rsidRPr="00163446">
        <w:t>60</w:t>
      </w:r>
      <w:r w:rsidRPr="00163446">
        <w:rPr>
          <w:rFonts w:hint="eastAsia"/>
        </w:rPr>
        <w:t>세</w:t>
      </w:r>
      <w:r w:rsidRPr="00163446">
        <w:rPr>
          <w:rFonts w:hint="eastAsia"/>
        </w:rPr>
        <w:t xml:space="preserve"> </w:t>
      </w:r>
      <w:r w:rsidRPr="00163446">
        <w:rPr>
          <w:rFonts w:hint="eastAsia"/>
        </w:rPr>
        <w:t>이상자를</w:t>
      </w:r>
      <w:r w:rsidRPr="00163446">
        <w:rPr>
          <w:rFonts w:hint="eastAsia"/>
        </w:rPr>
        <w:t xml:space="preserve"> </w:t>
      </w:r>
      <w:r w:rsidRPr="00163446">
        <w:rPr>
          <w:rFonts w:hint="eastAsia"/>
        </w:rPr>
        <w:t>채용한</w:t>
      </w:r>
      <w:r w:rsidRPr="00163446">
        <w:rPr>
          <w:rFonts w:hint="eastAsia"/>
        </w:rPr>
        <w:t xml:space="preserve"> </w:t>
      </w:r>
      <w:r w:rsidRPr="00163446">
        <w:rPr>
          <w:rFonts w:hint="eastAsia"/>
        </w:rPr>
        <w:t>사례임</w:t>
      </w:r>
      <w:r w:rsidRPr="00163446">
        <w:rPr>
          <w:rFonts w:hint="eastAsia"/>
        </w:rPr>
        <w:t>.</w:t>
      </w:r>
    </w:p>
  </w:footnote>
  <w:footnote w:id="45">
    <w:p w14:paraId="19D25CC8" w14:textId="77777777" w:rsidR="00A30FCA" w:rsidRPr="00163446" w:rsidRDefault="00A30FCA" w:rsidP="000F7555">
      <w:pPr>
        <w:pStyle w:val="a8"/>
      </w:pPr>
      <w:r w:rsidRPr="00163446">
        <w:rPr>
          <w:rStyle w:val="ac"/>
        </w:rPr>
        <w:footnoteRef/>
      </w:r>
      <w:r w:rsidRPr="00163446">
        <w:tab/>
      </w:r>
      <w:r w:rsidRPr="00163446">
        <w:rPr>
          <w:rFonts w:hint="eastAsia"/>
        </w:rPr>
        <w:t>고객대응</w:t>
      </w:r>
      <w:r w:rsidRPr="00163446">
        <w:rPr>
          <w:rFonts w:hint="eastAsia"/>
        </w:rPr>
        <w:t>,</w:t>
      </w:r>
      <w:r w:rsidRPr="00163446">
        <w:t xml:space="preserve"> </w:t>
      </w:r>
      <w:r w:rsidRPr="00163446">
        <w:rPr>
          <w:rFonts w:hint="eastAsia"/>
        </w:rPr>
        <w:t>일보작성</w:t>
      </w:r>
      <w:r w:rsidRPr="00163446">
        <w:rPr>
          <w:rFonts w:hint="eastAsia"/>
        </w:rPr>
        <w:t>,</w:t>
      </w:r>
      <w:r w:rsidRPr="00163446">
        <w:t xml:space="preserve"> </w:t>
      </w:r>
      <w:r w:rsidRPr="00163446">
        <w:rPr>
          <w:rFonts w:hint="eastAsia"/>
        </w:rPr>
        <w:t>재무마감</w:t>
      </w:r>
      <w:r w:rsidRPr="00163446">
        <w:rPr>
          <w:rFonts w:hint="eastAsia"/>
        </w:rPr>
        <w:t>,</w:t>
      </w:r>
      <w:r w:rsidRPr="00163446">
        <w:t xml:space="preserve"> </w:t>
      </w:r>
      <w:r w:rsidRPr="00163446">
        <w:rPr>
          <w:rFonts w:hint="eastAsia"/>
        </w:rPr>
        <w:t>출고관리</w:t>
      </w:r>
      <w:r w:rsidRPr="00163446">
        <w:rPr>
          <w:rFonts w:hint="eastAsia"/>
        </w:rPr>
        <w:t>,</w:t>
      </w:r>
      <w:r w:rsidRPr="00163446">
        <w:t xml:space="preserve"> </w:t>
      </w:r>
      <w:r w:rsidRPr="00163446">
        <w:rPr>
          <w:rFonts w:hint="eastAsia"/>
        </w:rPr>
        <w:t>운송비</w:t>
      </w:r>
      <w:r w:rsidRPr="00163446">
        <w:rPr>
          <w:rFonts w:hint="eastAsia"/>
        </w:rPr>
        <w:t xml:space="preserve"> </w:t>
      </w:r>
      <w:r w:rsidRPr="00163446">
        <w:rPr>
          <w:rFonts w:hint="eastAsia"/>
        </w:rPr>
        <w:t>정산</w:t>
      </w:r>
      <w:r w:rsidRPr="00163446">
        <w:rPr>
          <w:rFonts w:hint="eastAsia"/>
        </w:rPr>
        <w:t>,</w:t>
      </w:r>
      <w:r w:rsidRPr="00163446">
        <w:t xml:space="preserve"> </w:t>
      </w:r>
      <w:r w:rsidRPr="00163446">
        <w:rPr>
          <w:rFonts w:hint="eastAsia"/>
        </w:rPr>
        <w:t>계약서</w:t>
      </w:r>
      <w:r w:rsidRPr="00163446">
        <w:rPr>
          <w:rFonts w:hint="eastAsia"/>
        </w:rPr>
        <w:t xml:space="preserve"> </w:t>
      </w:r>
      <w:r w:rsidRPr="00163446">
        <w:rPr>
          <w:rFonts w:hint="eastAsia"/>
        </w:rPr>
        <w:t>관리</w:t>
      </w:r>
      <w:r w:rsidRPr="00163446">
        <w:rPr>
          <w:rFonts w:hint="eastAsia"/>
        </w:rPr>
        <w:t xml:space="preserve">, </w:t>
      </w:r>
      <w:proofErr w:type="spellStart"/>
      <w:r w:rsidRPr="00163446">
        <w:rPr>
          <w:rFonts w:hint="eastAsia"/>
        </w:rPr>
        <w:t>수불∙반품업무</w:t>
      </w:r>
      <w:proofErr w:type="spellEnd"/>
      <w:r w:rsidRPr="00163446">
        <w:rPr>
          <w:rFonts w:hint="eastAsia"/>
        </w:rPr>
        <w:t>,</w:t>
      </w:r>
      <w:r w:rsidRPr="00163446">
        <w:t xml:space="preserve"> </w:t>
      </w:r>
      <w:r w:rsidRPr="00163446">
        <w:rPr>
          <w:rFonts w:hint="eastAsia"/>
        </w:rPr>
        <w:t>채권관리</w:t>
      </w:r>
      <w:r w:rsidRPr="00163446">
        <w:rPr>
          <w:rFonts w:hint="eastAsia"/>
        </w:rPr>
        <w:t>,</w:t>
      </w:r>
      <w:r w:rsidRPr="00163446">
        <w:t xml:space="preserve"> </w:t>
      </w:r>
      <w:r w:rsidRPr="00163446">
        <w:rPr>
          <w:rFonts w:hint="eastAsia"/>
        </w:rPr>
        <w:t>수금관리</w:t>
      </w:r>
      <w:r w:rsidRPr="00163446">
        <w:rPr>
          <w:rFonts w:hint="eastAsia"/>
        </w:rPr>
        <w:t xml:space="preserve">, </w:t>
      </w:r>
      <w:r w:rsidRPr="00163446">
        <w:rPr>
          <w:rFonts w:hint="eastAsia"/>
        </w:rPr>
        <w:t>기타</w:t>
      </w:r>
      <w:r w:rsidRPr="00163446">
        <w:rPr>
          <w:rFonts w:hint="eastAsia"/>
        </w:rPr>
        <w:t xml:space="preserve"> </w:t>
      </w:r>
      <w:r w:rsidRPr="00163446">
        <w:rPr>
          <w:rFonts w:hint="eastAsia"/>
        </w:rPr>
        <w:t>사무보조</w:t>
      </w:r>
      <w:r w:rsidRPr="00163446">
        <w:rPr>
          <w:rFonts w:hint="eastAsia"/>
        </w:rPr>
        <w:t xml:space="preserve"> </w:t>
      </w:r>
      <w:r w:rsidRPr="00163446">
        <w:rPr>
          <w:rFonts w:hint="eastAsia"/>
        </w:rPr>
        <w:t>등</w:t>
      </w:r>
      <w:r w:rsidRPr="00163446">
        <w:rPr>
          <w:rFonts w:hint="eastAsia"/>
        </w:rPr>
        <w:t xml:space="preserve">. </w:t>
      </w:r>
      <w:r w:rsidRPr="00163446">
        <w:rPr>
          <w:rFonts w:hint="eastAsia"/>
        </w:rPr>
        <w:t>해당</w:t>
      </w:r>
      <w:r w:rsidRPr="00163446">
        <w:rPr>
          <w:rFonts w:hint="eastAsia"/>
        </w:rPr>
        <w:t xml:space="preserve"> </w:t>
      </w:r>
      <w:r w:rsidRPr="00163446">
        <w:rPr>
          <w:rFonts w:hint="eastAsia"/>
        </w:rPr>
        <w:t>업무를</w:t>
      </w:r>
      <w:r w:rsidRPr="00163446">
        <w:rPr>
          <w:rFonts w:hint="eastAsia"/>
        </w:rPr>
        <w:t xml:space="preserve"> </w:t>
      </w:r>
      <w:r w:rsidRPr="00163446">
        <w:rPr>
          <w:rFonts w:hint="eastAsia"/>
        </w:rPr>
        <w:t>수행하는</w:t>
      </w:r>
      <w:r w:rsidRPr="00163446">
        <w:rPr>
          <w:rFonts w:hint="eastAsia"/>
        </w:rPr>
        <w:t xml:space="preserve"> </w:t>
      </w:r>
      <w:r w:rsidRPr="00163446">
        <w:rPr>
          <w:rFonts w:hint="eastAsia"/>
        </w:rPr>
        <w:t>파견근로자는</w:t>
      </w:r>
      <w:r w:rsidRPr="00163446">
        <w:rPr>
          <w:rFonts w:hint="eastAsia"/>
        </w:rPr>
        <w:t xml:space="preserve"> </w:t>
      </w:r>
      <w:r w:rsidRPr="00163446">
        <w:t>14</w:t>
      </w:r>
      <w:r w:rsidRPr="00163446">
        <w:rPr>
          <w:rFonts w:hint="eastAsia"/>
        </w:rPr>
        <w:t>명임</w:t>
      </w:r>
      <w:r w:rsidRPr="00163446">
        <w:rPr>
          <w:rFonts w:hint="eastAsia"/>
        </w:rPr>
        <w:t>.</w:t>
      </w:r>
    </w:p>
  </w:footnote>
  <w:footnote w:id="46">
    <w:p w14:paraId="363E2013" w14:textId="77777777" w:rsidR="00A30FCA" w:rsidRDefault="00A30FCA" w:rsidP="000F7555">
      <w:pPr>
        <w:pStyle w:val="a8"/>
      </w:pPr>
      <w:r>
        <w:rPr>
          <w:rStyle w:val="ac"/>
        </w:rPr>
        <w:footnoteRef/>
      </w:r>
      <w:r>
        <w:t xml:space="preserve"> </w:t>
      </w:r>
      <w:r>
        <w:rPr>
          <w:rFonts w:hint="eastAsia"/>
        </w:rPr>
        <w:t>다만</w:t>
      </w:r>
      <w:r>
        <w:rPr>
          <w:rFonts w:hint="eastAsia"/>
        </w:rPr>
        <w:t>,</w:t>
      </w:r>
      <w:r>
        <w:t xml:space="preserve"> </w:t>
      </w:r>
      <w:r>
        <w:rPr>
          <w:rFonts w:hint="eastAsia"/>
        </w:rPr>
        <w:t>어린이집</w:t>
      </w:r>
      <w:r>
        <w:rPr>
          <w:rFonts w:hint="eastAsia"/>
        </w:rPr>
        <w:t xml:space="preserve"> </w:t>
      </w:r>
      <w:r>
        <w:rPr>
          <w:rFonts w:hint="eastAsia"/>
        </w:rPr>
        <w:t>보육교사의</w:t>
      </w:r>
      <w:r>
        <w:rPr>
          <w:rFonts w:hint="eastAsia"/>
        </w:rPr>
        <w:t xml:space="preserve"> </w:t>
      </w:r>
      <w:r>
        <w:rPr>
          <w:rFonts w:hint="eastAsia"/>
        </w:rPr>
        <w:t>경우</w:t>
      </w:r>
      <w:r>
        <w:rPr>
          <w:rFonts w:hint="eastAsia"/>
        </w:rPr>
        <w:t xml:space="preserve"> </w:t>
      </w:r>
      <w:r>
        <w:rPr>
          <w:rFonts w:hint="eastAsia"/>
        </w:rPr>
        <w:t>정부에서</w:t>
      </w:r>
      <w:r>
        <w:rPr>
          <w:rFonts w:hint="eastAsia"/>
        </w:rPr>
        <w:t xml:space="preserve"> </w:t>
      </w:r>
      <w:r>
        <w:rPr>
          <w:rFonts w:hint="eastAsia"/>
        </w:rPr>
        <w:t>지원하는</w:t>
      </w:r>
      <w:r>
        <w:rPr>
          <w:rFonts w:hint="eastAsia"/>
        </w:rPr>
        <w:t xml:space="preserve"> </w:t>
      </w:r>
      <w:r>
        <w:rPr>
          <w:rFonts w:hint="eastAsia"/>
        </w:rPr>
        <w:t>누리교사로서</w:t>
      </w:r>
      <w:r>
        <w:rPr>
          <w:rFonts w:hint="eastAsia"/>
        </w:rPr>
        <w:t>,</w:t>
      </w:r>
      <w:r>
        <w:t xml:space="preserve"> </w:t>
      </w:r>
      <w:r>
        <w:rPr>
          <w:rFonts w:hint="eastAsia"/>
        </w:rPr>
        <w:t>그</w:t>
      </w:r>
      <w:r>
        <w:rPr>
          <w:rFonts w:hint="eastAsia"/>
        </w:rPr>
        <w:t xml:space="preserve"> </w:t>
      </w:r>
      <w:r>
        <w:rPr>
          <w:rFonts w:hint="eastAsia"/>
        </w:rPr>
        <w:t>급여는</w:t>
      </w:r>
      <w:r>
        <w:rPr>
          <w:rFonts w:hint="eastAsia"/>
        </w:rPr>
        <w:t xml:space="preserve"> </w:t>
      </w:r>
      <w:r>
        <w:rPr>
          <w:rFonts w:hint="eastAsia"/>
        </w:rPr>
        <w:t>보건복지부의</w:t>
      </w:r>
      <w:r>
        <w:rPr>
          <w:rFonts w:hint="eastAsia"/>
        </w:rPr>
        <w:t xml:space="preserve"> </w:t>
      </w:r>
      <w:r>
        <w:rPr>
          <w:rFonts w:hint="eastAsia"/>
        </w:rPr>
        <w:t>결정에</w:t>
      </w:r>
      <w:r>
        <w:rPr>
          <w:rFonts w:hint="eastAsia"/>
        </w:rPr>
        <w:t xml:space="preserve"> </w:t>
      </w:r>
      <w:r>
        <w:rPr>
          <w:rFonts w:hint="eastAsia"/>
        </w:rPr>
        <w:t>따름</w:t>
      </w:r>
      <w:r>
        <w:rPr>
          <w:rFonts w:hint="eastAsia"/>
        </w:rPr>
        <w:t>.</w:t>
      </w:r>
    </w:p>
  </w:footnote>
  <w:footnote w:id="47">
    <w:p w14:paraId="08615452" w14:textId="77777777" w:rsidR="00A30FCA" w:rsidRDefault="00A30FCA" w:rsidP="000F7555">
      <w:pPr>
        <w:pStyle w:val="a8"/>
      </w:pPr>
      <w:r>
        <w:rPr>
          <w:rStyle w:val="ac"/>
        </w:rPr>
        <w:footnoteRef/>
      </w:r>
      <w:r>
        <w:t xml:space="preserve"> </w:t>
      </w:r>
      <w:r>
        <w:rPr>
          <w:rFonts w:hint="eastAsia"/>
        </w:rPr>
        <w:t>차별적</w:t>
      </w:r>
      <w:r>
        <w:rPr>
          <w:rFonts w:hint="eastAsia"/>
        </w:rPr>
        <w:t xml:space="preserve"> </w:t>
      </w:r>
      <w:r>
        <w:rPr>
          <w:rFonts w:hint="eastAsia"/>
        </w:rPr>
        <w:t>처우</w:t>
      </w:r>
      <w:r>
        <w:rPr>
          <w:rFonts w:hint="eastAsia"/>
        </w:rPr>
        <w:t xml:space="preserve"> </w:t>
      </w:r>
      <w:r>
        <w:rPr>
          <w:rFonts w:hint="eastAsia"/>
        </w:rPr>
        <w:t>액수</w:t>
      </w:r>
      <w:r>
        <w:rPr>
          <w:rFonts w:hint="eastAsia"/>
        </w:rPr>
        <w:t>(</w:t>
      </w:r>
      <w:r>
        <w:t>=</w:t>
      </w:r>
      <w:r>
        <w:rPr>
          <w:rFonts w:hint="eastAsia"/>
        </w:rPr>
        <w:t>연</w:t>
      </w:r>
      <w:r>
        <w:rPr>
          <w:rFonts w:hint="eastAsia"/>
        </w:rPr>
        <w:t xml:space="preserve"> </w:t>
      </w:r>
      <w:r>
        <w:rPr>
          <w:rFonts w:hint="eastAsia"/>
        </w:rPr>
        <w:t>기준</w:t>
      </w:r>
      <w:r>
        <w:rPr>
          <w:rFonts w:hint="eastAsia"/>
        </w:rPr>
        <w:t xml:space="preserve"> </w:t>
      </w:r>
      <w:r>
        <w:rPr>
          <w:rFonts w:hint="eastAsia"/>
        </w:rPr>
        <w:t>급여</w:t>
      </w:r>
      <w:r>
        <w:rPr>
          <w:rFonts w:hint="eastAsia"/>
        </w:rPr>
        <w:t xml:space="preserve"> </w:t>
      </w:r>
      <w:r>
        <w:t xml:space="preserve">+ </w:t>
      </w:r>
      <w:r>
        <w:rPr>
          <w:rFonts w:hint="eastAsia"/>
        </w:rPr>
        <w:t>복리후생</w:t>
      </w:r>
      <w:r>
        <w:rPr>
          <w:rFonts w:hint="eastAsia"/>
        </w:rPr>
        <w:t xml:space="preserve"> </w:t>
      </w:r>
      <w:r>
        <w:rPr>
          <w:rFonts w:hint="eastAsia"/>
        </w:rPr>
        <w:t>가액</w:t>
      </w:r>
      <w:r>
        <w:rPr>
          <w:rFonts w:hint="eastAsia"/>
        </w:rPr>
        <w:t xml:space="preserve"> </w:t>
      </w:r>
      <w:r>
        <w:rPr>
          <w:rFonts w:hint="eastAsia"/>
        </w:rPr>
        <w:t>차이</w:t>
      </w:r>
      <w:r>
        <w:rPr>
          <w:rFonts w:hint="eastAsia"/>
        </w:rPr>
        <w:t xml:space="preserve">) </w:t>
      </w:r>
      <w:r>
        <w:t xml:space="preserve">* </w:t>
      </w:r>
      <w:r>
        <w:rPr>
          <w:rFonts w:hint="eastAsia"/>
        </w:rPr>
        <w:t>생산보조</w:t>
      </w:r>
      <w:r>
        <w:rPr>
          <w:rFonts w:hint="eastAsia"/>
        </w:rPr>
        <w:t xml:space="preserve"> </w:t>
      </w:r>
      <w:r>
        <w:rPr>
          <w:rFonts w:hint="eastAsia"/>
        </w:rPr>
        <w:t>파견근로자</w:t>
      </w:r>
      <w:r>
        <w:rPr>
          <w:rFonts w:hint="eastAsia"/>
        </w:rPr>
        <w:t xml:space="preserve"> </w:t>
      </w:r>
      <w:r>
        <w:rPr>
          <w:rFonts w:hint="eastAsia"/>
        </w:rPr>
        <w:t>평균</w:t>
      </w:r>
      <w:r>
        <w:rPr>
          <w:rFonts w:hint="eastAsia"/>
        </w:rPr>
        <w:t xml:space="preserve"> </w:t>
      </w:r>
      <w:r>
        <w:rPr>
          <w:rFonts w:hint="eastAsia"/>
        </w:rPr>
        <w:t>인원</w:t>
      </w:r>
      <w:r>
        <w:rPr>
          <w:rFonts w:hint="eastAsia"/>
        </w:rPr>
        <w:t xml:space="preserve"> </w:t>
      </w:r>
      <w:r>
        <w:rPr>
          <w:rFonts w:hint="eastAsia"/>
        </w:rPr>
        <w:t>수</w:t>
      </w:r>
      <w:r>
        <w:rPr>
          <w:rFonts w:hint="eastAsia"/>
        </w:rPr>
        <w:t xml:space="preserve"> </w:t>
      </w:r>
      <w:r>
        <w:t>* 3</w:t>
      </w:r>
      <w:r>
        <w:rPr>
          <w:rFonts w:hint="eastAsia"/>
        </w:rPr>
        <w:t>년</w:t>
      </w:r>
      <w:r>
        <w:rPr>
          <w:rFonts w:hint="eastAsia"/>
        </w:rPr>
        <w:t xml:space="preserve"> </w:t>
      </w:r>
      <w:r>
        <w:t>* 3</w:t>
      </w:r>
      <w:r>
        <w:rPr>
          <w:rFonts w:hint="eastAsia"/>
        </w:rPr>
        <w:t>배수의</w:t>
      </w:r>
      <w:r>
        <w:rPr>
          <w:rFonts w:hint="eastAsia"/>
        </w:rPr>
        <w:t xml:space="preserve"> </w:t>
      </w:r>
      <w:r>
        <w:rPr>
          <w:rFonts w:hint="eastAsia"/>
        </w:rPr>
        <w:t>산식으로</w:t>
      </w:r>
      <w:r>
        <w:rPr>
          <w:rFonts w:hint="eastAsia"/>
        </w:rPr>
        <w:t xml:space="preserve"> </w:t>
      </w:r>
      <w:r>
        <w:rPr>
          <w:rFonts w:hint="eastAsia"/>
        </w:rPr>
        <w:t>계산함</w:t>
      </w:r>
      <w:r>
        <w:rPr>
          <w:rFonts w:hint="eastAsia"/>
        </w:rPr>
        <w:t>.</w:t>
      </w:r>
    </w:p>
  </w:footnote>
  <w:footnote w:id="48">
    <w:p w14:paraId="18EC71FB" w14:textId="77777777" w:rsidR="00A30FCA" w:rsidRPr="00163446" w:rsidRDefault="00A30FCA" w:rsidP="000F7555">
      <w:pPr>
        <w:pStyle w:val="a8"/>
      </w:pPr>
      <w:r w:rsidRPr="00163446">
        <w:rPr>
          <w:rStyle w:val="ac"/>
        </w:rPr>
        <w:footnoteRef/>
      </w:r>
      <w:r w:rsidRPr="00163446">
        <w:tab/>
      </w:r>
      <w:r w:rsidRPr="00163446">
        <w:rPr>
          <w:rFonts w:hint="eastAsia"/>
        </w:rPr>
        <w:t>용역</w:t>
      </w:r>
      <w:r w:rsidRPr="00163446">
        <w:rPr>
          <w:rFonts w:hint="eastAsia"/>
        </w:rPr>
        <w:t>(</w:t>
      </w:r>
      <w:r w:rsidRPr="00163446">
        <w:rPr>
          <w:rFonts w:hint="eastAsia"/>
        </w:rPr>
        <w:t>하도급</w:t>
      </w:r>
      <w:r w:rsidRPr="00163446">
        <w:rPr>
          <w:rFonts w:hint="eastAsia"/>
        </w:rPr>
        <w:t>)</w:t>
      </w:r>
      <w:r w:rsidRPr="00163446">
        <w:t xml:space="preserve"> </w:t>
      </w:r>
      <w:r w:rsidRPr="00163446">
        <w:rPr>
          <w:rFonts w:hint="eastAsia"/>
        </w:rPr>
        <w:t>관련</w:t>
      </w:r>
      <w:r w:rsidRPr="00163446">
        <w:rPr>
          <w:rFonts w:hint="eastAsia"/>
        </w:rPr>
        <w:t xml:space="preserve"> </w:t>
      </w:r>
      <w:r w:rsidRPr="00163446">
        <w:rPr>
          <w:rFonts w:hint="eastAsia"/>
        </w:rPr>
        <w:t>내역</w:t>
      </w:r>
      <w:r w:rsidRPr="00163446">
        <w:rPr>
          <w:rFonts w:hint="eastAsia"/>
        </w:rPr>
        <w:t xml:space="preserve"> </w:t>
      </w:r>
      <w:r w:rsidRPr="00163446">
        <w:rPr>
          <w:rFonts w:hint="eastAsia"/>
        </w:rPr>
        <w:t>정리</w:t>
      </w:r>
      <w:r w:rsidRPr="00163446">
        <w:rPr>
          <w:rFonts w:hint="eastAsia"/>
        </w:rPr>
        <w:t xml:space="preserve"> </w:t>
      </w:r>
      <w:r w:rsidRPr="00163446">
        <w:rPr>
          <w:rFonts w:hint="eastAsia"/>
        </w:rPr>
        <w:t>자료</w:t>
      </w:r>
      <w:r>
        <w:rPr>
          <w:rFonts w:hint="eastAsia"/>
        </w:rPr>
        <w:t>에</w:t>
      </w:r>
      <w:r w:rsidRPr="00163446">
        <w:rPr>
          <w:rFonts w:hint="eastAsia"/>
        </w:rPr>
        <w:t xml:space="preserve"> </w:t>
      </w:r>
      <w:r w:rsidRPr="00163446">
        <w:rPr>
          <w:rFonts w:hint="eastAsia"/>
        </w:rPr>
        <w:t>별도로</w:t>
      </w:r>
      <w:r w:rsidRPr="00163446">
        <w:rPr>
          <w:rFonts w:hint="eastAsia"/>
        </w:rPr>
        <w:t xml:space="preserve"> </w:t>
      </w:r>
      <w:r w:rsidRPr="00163446">
        <w:rPr>
          <w:rFonts w:hint="eastAsia"/>
        </w:rPr>
        <w:t>생산</w:t>
      </w:r>
      <w:r w:rsidRPr="00163446">
        <w:rPr>
          <w:rFonts w:hint="eastAsia"/>
        </w:rPr>
        <w:t xml:space="preserve"> </w:t>
      </w:r>
      <w:r w:rsidRPr="00163446">
        <w:rPr>
          <w:rFonts w:hint="eastAsia"/>
        </w:rPr>
        <w:t>인력현황</w:t>
      </w:r>
      <w:r w:rsidRPr="00163446">
        <w:rPr>
          <w:rFonts w:hint="eastAsia"/>
        </w:rPr>
        <w:t xml:space="preserve"> </w:t>
      </w:r>
      <w:r w:rsidRPr="00163446">
        <w:rPr>
          <w:rFonts w:hint="eastAsia"/>
        </w:rPr>
        <w:t>자료가</w:t>
      </w:r>
      <w:r w:rsidRPr="00163446">
        <w:rPr>
          <w:rFonts w:hint="eastAsia"/>
        </w:rPr>
        <w:t xml:space="preserve"> </w:t>
      </w:r>
      <w:proofErr w:type="spellStart"/>
      <w:r>
        <w:rPr>
          <w:rFonts w:hint="eastAsia"/>
        </w:rPr>
        <w:t>제공된바</w:t>
      </w:r>
      <w:proofErr w:type="spellEnd"/>
      <w:r>
        <w:rPr>
          <w:rFonts w:hint="eastAsia"/>
        </w:rPr>
        <w:t>,</w:t>
      </w:r>
      <w:r>
        <w:t xml:space="preserve"> </w:t>
      </w:r>
      <w:r>
        <w:rPr>
          <w:rFonts w:hint="eastAsia"/>
        </w:rPr>
        <w:t>답변에</w:t>
      </w:r>
      <w:r>
        <w:rPr>
          <w:rFonts w:hint="eastAsia"/>
        </w:rPr>
        <w:t xml:space="preserve"> </w:t>
      </w:r>
      <w:r>
        <w:rPr>
          <w:rFonts w:hint="eastAsia"/>
        </w:rPr>
        <w:t>의하면</w:t>
      </w:r>
      <w:r>
        <w:rPr>
          <w:rFonts w:hint="eastAsia"/>
        </w:rPr>
        <w:t xml:space="preserve"> </w:t>
      </w:r>
      <w:r>
        <w:rPr>
          <w:rFonts w:hint="eastAsia"/>
        </w:rPr>
        <w:t>전자에</w:t>
      </w:r>
      <w:r>
        <w:rPr>
          <w:rFonts w:hint="eastAsia"/>
        </w:rPr>
        <w:t xml:space="preserve"> </w:t>
      </w:r>
      <w:r>
        <w:rPr>
          <w:rFonts w:hint="eastAsia"/>
        </w:rPr>
        <w:t>기재가</w:t>
      </w:r>
      <w:r>
        <w:rPr>
          <w:rFonts w:hint="eastAsia"/>
        </w:rPr>
        <w:t xml:space="preserve"> </w:t>
      </w:r>
      <w:r>
        <w:rPr>
          <w:rFonts w:hint="eastAsia"/>
        </w:rPr>
        <w:t>누락된</w:t>
      </w:r>
      <w:r>
        <w:rPr>
          <w:rFonts w:hint="eastAsia"/>
        </w:rPr>
        <w:t xml:space="preserve"> </w:t>
      </w:r>
      <w:r>
        <w:rPr>
          <w:rFonts w:hint="eastAsia"/>
        </w:rPr>
        <w:t>업체들임</w:t>
      </w:r>
      <w:r>
        <w:rPr>
          <w:rFonts w:hint="eastAsia"/>
        </w:rPr>
        <w:t>.</w:t>
      </w:r>
    </w:p>
  </w:footnote>
  <w:footnote w:id="49">
    <w:p w14:paraId="41DD79C2" w14:textId="77777777" w:rsidR="00A30FCA" w:rsidRDefault="00A30FCA" w:rsidP="000F7555">
      <w:pPr>
        <w:pStyle w:val="a8"/>
      </w:pPr>
      <w:r>
        <w:rPr>
          <w:rStyle w:val="ac"/>
        </w:rPr>
        <w:footnoteRef/>
      </w:r>
      <w:r>
        <w:t xml:space="preserve"> </w:t>
      </w:r>
      <w:r>
        <w:rPr>
          <w:rFonts w:hint="eastAsia"/>
        </w:rPr>
        <w:t>사업장</w:t>
      </w:r>
      <w:r>
        <w:rPr>
          <w:rFonts w:hint="eastAsia"/>
        </w:rPr>
        <w:t xml:space="preserve"> </w:t>
      </w:r>
      <w:r>
        <w:rPr>
          <w:rFonts w:hint="eastAsia"/>
        </w:rPr>
        <w:t>외의</w:t>
      </w:r>
      <w:r>
        <w:rPr>
          <w:rFonts w:hint="eastAsia"/>
        </w:rPr>
        <w:t xml:space="preserve"> </w:t>
      </w:r>
      <w:r>
        <w:rPr>
          <w:rFonts w:hint="eastAsia"/>
        </w:rPr>
        <w:t>근로시간의</w:t>
      </w:r>
      <w:r>
        <w:rPr>
          <w:rFonts w:hint="eastAsia"/>
        </w:rPr>
        <w:t xml:space="preserve"> </w:t>
      </w:r>
      <w:r>
        <w:rPr>
          <w:rFonts w:hint="eastAsia"/>
        </w:rPr>
        <w:t>산정이</w:t>
      </w:r>
      <w:r>
        <w:rPr>
          <w:rFonts w:hint="eastAsia"/>
        </w:rPr>
        <w:t xml:space="preserve"> </w:t>
      </w:r>
      <w:r>
        <w:rPr>
          <w:rFonts w:hint="eastAsia"/>
        </w:rPr>
        <w:t>곤란한</w:t>
      </w:r>
      <w:r>
        <w:rPr>
          <w:rFonts w:hint="eastAsia"/>
        </w:rPr>
        <w:t xml:space="preserve"> </w:t>
      </w:r>
      <w:r>
        <w:rPr>
          <w:rFonts w:hint="eastAsia"/>
        </w:rPr>
        <w:t>경우</w:t>
      </w:r>
      <w:r>
        <w:rPr>
          <w:rFonts w:hint="eastAsia"/>
        </w:rPr>
        <w:t xml:space="preserve"> </w:t>
      </w:r>
      <w:r>
        <w:rPr>
          <w:rFonts w:hint="eastAsia"/>
        </w:rPr>
        <w:t>근로자</w:t>
      </w:r>
      <w:r>
        <w:rPr>
          <w:rFonts w:hint="eastAsia"/>
        </w:rPr>
        <w:t xml:space="preserve"> </w:t>
      </w:r>
      <w:r>
        <w:rPr>
          <w:rFonts w:hint="eastAsia"/>
        </w:rPr>
        <w:t>또는</w:t>
      </w:r>
      <w:r>
        <w:rPr>
          <w:rFonts w:hint="eastAsia"/>
        </w:rPr>
        <w:t xml:space="preserve"> </w:t>
      </w:r>
      <w:r>
        <w:rPr>
          <w:rFonts w:hint="eastAsia"/>
        </w:rPr>
        <w:t>근로자대표와</w:t>
      </w:r>
      <w:r>
        <w:rPr>
          <w:rFonts w:hint="eastAsia"/>
        </w:rPr>
        <w:t xml:space="preserve"> </w:t>
      </w:r>
      <w:r>
        <w:rPr>
          <w:rFonts w:hint="eastAsia"/>
        </w:rPr>
        <w:t>상호</w:t>
      </w:r>
      <w:r>
        <w:rPr>
          <w:rFonts w:hint="eastAsia"/>
        </w:rPr>
        <w:t xml:space="preserve"> </w:t>
      </w:r>
      <w:r>
        <w:rPr>
          <w:rFonts w:hint="eastAsia"/>
        </w:rPr>
        <w:t>근무시간으로</w:t>
      </w:r>
      <w:r>
        <w:rPr>
          <w:rFonts w:hint="eastAsia"/>
        </w:rPr>
        <w:t xml:space="preserve"> </w:t>
      </w:r>
      <w:r>
        <w:rPr>
          <w:rFonts w:hint="eastAsia"/>
        </w:rPr>
        <w:t>정한</w:t>
      </w:r>
      <w:r>
        <w:rPr>
          <w:rFonts w:hint="eastAsia"/>
        </w:rPr>
        <w:t xml:space="preserve"> </w:t>
      </w:r>
      <w:r>
        <w:rPr>
          <w:rFonts w:hint="eastAsia"/>
        </w:rPr>
        <w:t>시간을</w:t>
      </w:r>
      <w:r>
        <w:rPr>
          <w:rFonts w:hint="eastAsia"/>
        </w:rPr>
        <w:t xml:space="preserve"> </w:t>
      </w:r>
      <w:r>
        <w:rPr>
          <w:rFonts w:hint="eastAsia"/>
        </w:rPr>
        <w:t>근로시간으로</w:t>
      </w:r>
      <w:r>
        <w:rPr>
          <w:rFonts w:hint="eastAsia"/>
        </w:rPr>
        <w:t xml:space="preserve"> </w:t>
      </w:r>
      <w:r>
        <w:rPr>
          <w:rFonts w:hint="eastAsia"/>
        </w:rPr>
        <w:t>보는</w:t>
      </w:r>
      <w:r>
        <w:rPr>
          <w:rFonts w:hint="eastAsia"/>
        </w:rPr>
        <w:t xml:space="preserve"> </w:t>
      </w:r>
      <w:r>
        <w:rPr>
          <w:rFonts w:hint="eastAsia"/>
        </w:rPr>
        <w:t>제도를</w:t>
      </w:r>
      <w:r>
        <w:rPr>
          <w:rFonts w:hint="eastAsia"/>
        </w:rPr>
        <w:t xml:space="preserve"> </w:t>
      </w:r>
      <w:r>
        <w:rPr>
          <w:rFonts w:hint="eastAsia"/>
        </w:rPr>
        <w:t>의미함</w:t>
      </w:r>
      <w:r>
        <w:rPr>
          <w:rFonts w:hint="eastAsia"/>
        </w:rPr>
        <w:t>.</w:t>
      </w:r>
    </w:p>
  </w:footnote>
  <w:footnote w:id="50">
    <w:p w14:paraId="6894DD91" w14:textId="77777777" w:rsidR="00A30FCA" w:rsidRDefault="00A30FCA" w:rsidP="000F7555">
      <w:pPr>
        <w:pStyle w:val="a8"/>
      </w:pPr>
      <w:r>
        <w:rPr>
          <w:rStyle w:val="ac"/>
        </w:rPr>
        <w:footnoteRef/>
      </w:r>
      <w:r>
        <w:t xml:space="preserve"> </w:t>
      </w:r>
      <w:r>
        <w:rPr>
          <w:rFonts w:hint="eastAsia"/>
        </w:rPr>
        <w:t>업무의</w:t>
      </w:r>
      <w:r>
        <w:rPr>
          <w:rFonts w:hint="eastAsia"/>
        </w:rPr>
        <w:t xml:space="preserve"> </w:t>
      </w:r>
      <w:r>
        <w:rPr>
          <w:rFonts w:hint="eastAsia"/>
        </w:rPr>
        <w:t>성질상</w:t>
      </w:r>
      <w:r>
        <w:rPr>
          <w:rFonts w:hint="eastAsia"/>
        </w:rPr>
        <w:t xml:space="preserve"> </w:t>
      </w:r>
      <w:r>
        <w:rPr>
          <w:rFonts w:hint="eastAsia"/>
        </w:rPr>
        <w:t>업무</w:t>
      </w:r>
      <w:r>
        <w:rPr>
          <w:rFonts w:hint="eastAsia"/>
        </w:rPr>
        <w:t xml:space="preserve"> </w:t>
      </w:r>
      <w:r>
        <w:rPr>
          <w:rFonts w:hint="eastAsia"/>
        </w:rPr>
        <w:t>수행</w:t>
      </w:r>
      <w:r>
        <w:rPr>
          <w:rFonts w:hint="eastAsia"/>
        </w:rPr>
        <w:t xml:space="preserve"> </w:t>
      </w:r>
      <w:r>
        <w:rPr>
          <w:rFonts w:hint="eastAsia"/>
        </w:rPr>
        <w:t>방법을</w:t>
      </w:r>
      <w:r>
        <w:rPr>
          <w:rFonts w:hint="eastAsia"/>
        </w:rPr>
        <w:t xml:space="preserve"> </w:t>
      </w:r>
      <w:r>
        <w:rPr>
          <w:rFonts w:hint="eastAsia"/>
        </w:rPr>
        <w:t>근로자</w:t>
      </w:r>
      <w:r>
        <w:rPr>
          <w:rFonts w:hint="eastAsia"/>
        </w:rPr>
        <w:t xml:space="preserve"> </w:t>
      </w:r>
      <w:r>
        <w:rPr>
          <w:rFonts w:hint="eastAsia"/>
        </w:rPr>
        <w:t>재량에</w:t>
      </w:r>
      <w:r>
        <w:rPr>
          <w:rFonts w:hint="eastAsia"/>
        </w:rPr>
        <w:t xml:space="preserve"> </w:t>
      </w:r>
      <w:r>
        <w:rPr>
          <w:rFonts w:hint="eastAsia"/>
        </w:rPr>
        <w:t>위임할</w:t>
      </w:r>
      <w:r>
        <w:rPr>
          <w:rFonts w:hint="eastAsia"/>
        </w:rPr>
        <w:t xml:space="preserve"> </w:t>
      </w:r>
      <w:r>
        <w:rPr>
          <w:rFonts w:hint="eastAsia"/>
        </w:rPr>
        <w:t>필요가</w:t>
      </w:r>
      <w:r>
        <w:rPr>
          <w:rFonts w:hint="eastAsia"/>
        </w:rPr>
        <w:t xml:space="preserve"> </w:t>
      </w:r>
      <w:proofErr w:type="spellStart"/>
      <w:r>
        <w:rPr>
          <w:rFonts w:hint="eastAsia"/>
        </w:rPr>
        <w:t>있느</w:t>
      </w:r>
      <w:proofErr w:type="spellEnd"/>
      <w:r>
        <w:rPr>
          <w:rFonts w:hint="eastAsia"/>
        </w:rPr>
        <w:t xml:space="preserve"> </w:t>
      </w:r>
      <w:proofErr w:type="spellStart"/>
      <w:r>
        <w:rPr>
          <w:rFonts w:hint="eastAsia"/>
        </w:rPr>
        <w:t>ㄴ어무에</w:t>
      </w:r>
      <w:proofErr w:type="spellEnd"/>
      <w:r>
        <w:rPr>
          <w:rFonts w:hint="eastAsia"/>
        </w:rPr>
        <w:t xml:space="preserve"> </w:t>
      </w:r>
      <w:r>
        <w:rPr>
          <w:rFonts w:hint="eastAsia"/>
        </w:rPr>
        <w:t>한하여</w:t>
      </w:r>
      <w:r>
        <w:rPr>
          <w:rFonts w:hint="eastAsia"/>
        </w:rPr>
        <w:t xml:space="preserve"> </w:t>
      </w:r>
      <w:r>
        <w:rPr>
          <w:rFonts w:hint="eastAsia"/>
        </w:rPr>
        <w:t>서면합의한</w:t>
      </w:r>
      <w:r>
        <w:rPr>
          <w:rFonts w:hint="eastAsia"/>
        </w:rPr>
        <w:t xml:space="preserve"> </w:t>
      </w:r>
      <w:r>
        <w:rPr>
          <w:rFonts w:hint="eastAsia"/>
        </w:rPr>
        <w:t>근로시간을</w:t>
      </w:r>
      <w:r>
        <w:rPr>
          <w:rFonts w:hint="eastAsia"/>
        </w:rPr>
        <w:t xml:space="preserve"> </w:t>
      </w:r>
      <w:r>
        <w:rPr>
          <w:rFonts w:hint="eastAsia"/>
        </w:rPr>
        <w:t>근로한</w:t>
      </w:r>
      <w:r>
        <w:rPr>
          <w:rFonts w:hint="eastAsia"/>
        </w:rPr>
        <w:t xml:space="preserve"> </w:t>
      </w:r>
      <w:r>
        <w:rPr>
          <w:rFonts w:hint="eastAsia"/>
        </w:rPr>
        <w:t>것으로</w:t>
      </w:r>
      <w:r>
        <w:rPr>
          <w:rFonts w:hint="eastAsia"/>
        </w:rPr>
        <w:t xml:space="preserve"> </w:t>
      </w:r>
      <w:r>
        <w:rPr>
          <w:rFonts w:hint="eastAsia"/>
        </w:rPr>
        <w:t>간주하는</w:t>
      </w:r>
      <w:r>
        <w:rPr>
          <w:rFonts w:hint="eastAsia"/>
        </w:rPr>
        <w:t xml:space="preserve"> </w:t>
      </w:r>
      <w:r>
        <w:rPr>
          <w:rFonts w:hint="eastAsia"/>
        </w:rPr>
        <w:t>제도</w:t>
      </w:r>
      <w:r>
        <w:rPr>
          <w:rFonts w:hint="eastAsia"/>
        </w:rPr>
        <w:t>.</w:t>
      </w:r>
    </w:p>
  </w:footnote>
  <w:footnote w:id="51">
    <w:p w14:paraId="3204F891" w14:textId="77777777" w:rsidR="00A30FCA" w:rsidRDefault="00A30FCA" w:rsidP="000F7555">
      <w:pPr>
        <w:pStyle w:val="a8"/>
      </w:pPr>
      <w:ins w:id="1186" w:author="jiwon.suh1" w:date="2021-08-29T20:13:00Z">
        <w:r>
          <w:rPr>
            <w:rStyle w:val="ac"/>
          </w:rPr>
          <w:footnoteRef/>
        </w:r>
        <w:r>
          <w:t xml:space="preserve"> </w:t>
        </w:r>
        <w:r>
          <w:rPr>
            <w:rFonts w:hint="eastAsia"/>
          </w:rPr>
          <w:t>2018</w:t>
        </w:r>
        <w:r>
          <w:rPr>
            <w:rFonts w:hint="eastAsia"/>
          </w:rPr>
          <w:t>년부터</w:t>
        </w:r>
        <w:r>
          <w:rPr>
            <w:rFonts w:hint="eastAsia"/>
          </w:rPr>
          <w:t xml:space="preserve"> </w:t>
        </w:r>
        <w:r>
          <w:t>2020</w:t>
        </w:r>
        <w:r>
          <w:rPr>
            <w:rFonts w:hint="eastAsia"/>
          </w:rPr>
          <w:t>년까지</w:t>
        </w:r>
        <w:r>
          <w:rPr>
            <w:rFonts w:hint="eastAsia"/>
          </w:rPr>
          <w:t xml:space="preserve"> </w:t>
        </w:r>
        <w:r>
          <w:rPr>
            <w:rFonts w:hint="eastAsia"/>
          </w:rPr>
          <w:t>지급된</w:t>
        </w:r>
        <w:r>
          <w:rPr>
            <w:rFonts w:hint="eastAsia"/>
          </w:rPr>
          <w:t xml:space="preserve"> </w:t>
        </w:r>
        <w:r>
          <w:rPr>
            <w:rFonts w:hint="eastAsia"/>
          </w:rPr>
          <w:t>직무발명</w:t>
        </w:r>
        <w:r>
          <w:rPr>
            <w:rFonts w:hint="eastAsia"/>
          </w:rPr>
          <w:t xml:space="preserve"> </w:t>
        </w:r>
        <w:r>
          <w:rPr>
            <w:rFonts w:hint="eastAsia"/>
          </w:rPr>
          <w:t>보상금</w:t>
        </w:r>
        <w:r>
          <w:rPr>
            <w:rFonts w:hint="eastAsia"/>
          </w:rPr>
          <w:t xml:space="preserve"> </w:t>
        </w:r>
        <w:r>
          <w:rPr>
            <w:rFonts w:hint="eastAsia"/>
          </w:rPr>
          <w:t>합계임</w:t>
        </w:r>
        <w:r>
          <w:rPr>
            <w:rFonts w:hint="eastAsi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6F917" w14:textId="77777777" w:rsidR="00A30FCA" w:rsidRDefault="00A30FCA" w:rsidP="00831E30">
    <w:pPr>
      <w:pStyle w:val="a6"/>
    </w:pPr>
    <w:r>
      <w:rPr>
        <w:rFonts w:hint="eastAsia"/>
      </w:rPr>
      <w:t xml:space="preserve"> </w:t>
    </w:r>
    <w:r>
      <w:rPr>
        <w:rFonts w:hint="eastAsia"/>
      </w:rPr>
      <w:t>페이지</w:t>
    </w:r>
  </w:p>
  <w:p w14:paraId="786EC384" w14:textId="77777777" w:rsidR="00A30FCA" w:rsidRDefault="00A30FCA" w:rsidP="00831E30">
    <w:pPr>
      <w:pStyle w:val="a6"/>
    </w:pPr>
  </w:p>
  <w:p w14:paraId="4C4F88D4" w14:textId="77777777" w:rsidR="00A30FCA" w:rsidRDefault="00A30FCA" w:rsidP="00831E30"/>
  <w:p w14:paraId="2240F9D2" w14:textId="77777777" w:rsidR="00A30FCA" w:rsidRDefault="00A30FCA" w:rsidP="00831E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BA4D9" w14:textId="77777777" w:rsidR="00A30FCA" w:rsidRDefault="00A30FCA">
    <w:pPr>
      <w:pStyle w:val="a6"/>
    </w:pPr>
    <w:r>
      <w:rPr>
        <w:noProof/>
      </w:rPr>
      <w:drawing>
        <wp:anchor distT="0" distB="0" distL="114300" distR="114300" simplePos="0" relativeHeight="251659264" behindDoc="0" locked="1" layoutInCell="1" allowOverlap="0" wp14:anchorId="60E780BE" wp14:editId="2C42D8A2">
          <wp:simplePos x="0" y="0"/>
          <wp:positionH relativeFrom="column">
            <wp:align>right</wp:align>
          </wp:positionH>
          <wp:positionV relativeFrom="page">
            <wp:posOffset>540385</wp:posOffset>
          </wp:positionV>
          <wp:extent cx="1980000" cy="198000"/>
          <wp:effectExtent l="0" t="0" r="1270"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000" cy="19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CA19D" w14:textId="77777777" w:rsidR="00A30FCA" w:rsidRDefault="00A30FCA">
    <w:pPr>
      <w:pStyle w:val="a6"/>
    </w:pPr>
    <w:r w:rsidRPr="00AA57C9">
      <w:rPr>
        <w:noProof/>
        <w:color w:val="595959" w:themeColor="text1" w:themeTint="A6"/>
      </w:rPr>
      <w:drawing>
        <wp:anchor distT="0" distB="0" distL="114300" distR="114300" simplePos="0" relativeHeight="251661312" behindDoc="0" locked="1" layoutInCell="1" allowOverlap="0" wp14:anchorId="0E532188" wp14:editId="263A278A">
          <wp:simplePos x="0" y="0"/>
          <wp:positionH relativeFrom="column">
            <wp:align>right</wp:align>
          </wp:positionH>
          <wp:positionV relativeFrom="page">
            <wp:posOffset>540385</wp:posOffset>
          </wp:positionV>
          <wp:extent cx="1260000" cy="126000"/>
          <wp:effectExtent l="0" t="0" r="0" b="762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89560" w14:textId="77777777" w:rsidR="00A30FCA" w:rsidRDefault="00A30FCA">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64A07" w14:textId="77777777" w:rsidR="00A30FCA" w:rsidRDefault="00A30FCA">
    <w:pPr>
      <w:pStyle w:val="a6"/>
    </w:pPr>
    <w:r w:rsidRPr="00AA57C9">
      <w:rPr>
        <w:noProof/>
        <w:color w:val="595959" w:themeColor="text1" w:themeTint="A6"/>
      </w:rPr>
      <w:drawing>
        <wp:anchor distT="0" distB="0" distL="114300" distR="114300" simplePos="0" relativeHeight="251663360" behindDoc="0" locked="1" layoutInCell="1" allowOverlap="0" wp14:anchorId="01B4AF9E" wp14:editId="0BC1F7EC">
          <wp:simplePos x="0" y="0"/>
          <wp:positionH relativeFrom="column">
            <wp:align>right</wp:align>
          </wp:positionH>
          <wp:positionV relativeFrom="page">
            <wp:posOffset>540385</wp:posOffset>
          </wp:positionV>
          <wp:extent cx="1260000" cy="126000"/>
          <wp:effectExtent l="0" t="0" r="0" b="7620"/>
          <wp:wrapNone/>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1A69"/>
    <w:multiLevelType w:val="multilevel"/>
    <w:tmpl w:val="3572DCBE"/>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361" w:hanging="454"/>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 w15:restartNumberingAfterBreak="0">
    <w:nsid w:val="017C1387"/>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 w15:restartNumberingAfterBreak="0">
    <w:nsid w:val="03341222"/>
    <w:multiLevelType w:val="hybridMultilevel"/>
    <w:tmpl w:val="088E7CCE"/>
    <w:lvl w:ilvl="0" w:tplc="3DEC0F04">
      <w:start w:val="1"/>
      <w:numFmt w:val="decimal"/>
      <w:lvlText w:val="%1."/>
      <w:lvlJc w:val="left"/>
      <w:pPr>
        <w:ind w:left="360" w:hanging="360"/>
      </w:pPr>
      <w:rPr>
        <w:rFonts w:hint="default"/>
        <w:b/>
      </w:rPr>
    </w:lvl>
    <w:lvl w:ilvl="1" w:tplc="D3B084F2">
      <w:start w:val="1"/>
      <w:numFmt w:val="ganada"/>
      <w:lvlText w:val="%2."/>
      <w:lvlJc w:val="left"/>
      <w:pPr>
        <w:ind w:left="805" w:hanging="405"/>
      </w:pPr>
      <w:rPr>
        <w:rFonts w:hint="default"/>
        <w:b/>
      </w:rPr>
    </w:lvl>
    <w:lvl w:ilvl="2" w:tplc="4BD220A8">
      <w:start w:val="1"/>
      <w:numFmt w:val="decimal"/>
      <w:lvlText w:val="(%3)"/>
      <w:lvlJc w:val="left"/>
      <w:pPr>
        <w:ind w:left="1190" w:hanging="390"/>
      </w:pPr>
      <w:rPr>
        <w:rFonts w:hint="default"/>
        <w:b w:val="0"/>
      </w:rPr>
    </w:lvl>
    <w:lvl w:ilvl="3" w:tplc="CEDE9DCE">
      <w:numFmt w:val="bullet"/>
      <w:lvlText w:val="-"/>
      <w:lvlJc w:val="left"/>
      <w:pPr>
        <w:ind w:left="786" w:hanging="360"/>
      </w:pPr>
      <w:rPr>
        <w:rFonts w:ascii="Times New Roman" w:eastAsia="바탕체" w:hAnsi="Times New Roman" w:cs="Times New Roman" w:hint="default"/>
        <w:b/>
      </w:rPr>
    </w:lvl>
    <w:lvl w:ilvl="4" w:tplc="875657FE">
      <w:start w:val="1"/>
      <w:numFmt w:val="ganada"/>
      <w:lvlText w:val="(%5)"/>
      <w:lvlJc w:val="left"/>
      <w:pPr>
        <w:ind w:left="1814" w:hanging="453"/>
      </w:pPr>
      <w:rPr>
        <w:rFonts w:hint="default"/>
        <w:b w:val="0"/>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4CF2F58"/>
    <w:multiLevelType w:val="hybridMultilevel"/>
    <w:tmpl w:val="6A385944"/>
    <w:lvl w:ilvl="0" w:tplc="88CED986">
      <w:start w:val="1"/>
      <w:numFmt w:val="ganada"/>
      <w:lvlText w:val="%1."/>
      <w:lvlJc w:val="left"/>
      <w:pPr>
        <w:ind w:left="907" w:hanging="453"/>
      </w:pPr>
      <w:rPr>
        <w:rFonts w:hint="default"/>
        <w:b/>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0D2095"/>
    <w:multiLevelType w:val="hybridMultilevel"/>
    <w:tmpl w:val="3A7C00DC"/>
    <w:lvl w:ilvl="0" w:tplc="04090003">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07C0103F"/>
    <w:multiLevelType w:val="hybridMultilevel"/>
    <w:tmpl w:val="2174B848"/>
    <w:lvl w:ilvl="0" w:tplc="0D4C9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8CC1823"/>
    <w:multiLevelType w:val="hybridMultilevel"/>
    <w:tmpl w:val="6B3E9FC6"/>
    <w:lvl w:ilvl="0" w:tplc="4D96EDC0">
      <w:start w:val="1"/>
      <w:numFmt w:val="bullet"/>
      <w:lvlText w:val=""/>
      <w:lvlJc w:val="left"/>
      <w:pPr>
        <w:ind w:left="113" w:hanging="113"/>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095F320B"/>
    <w:multiLevelType w:val="hybridMultilevel"/>
    <w:tmpl w:val="BBF4FE78"/>
    <w:lvl w:ilvl="0" w:tplc="F1DAD3E6">
      <w:start w:val="1"/>
      <w:numFmt w:val="ganada"/>
      <w:lvlText w:val="%1."/>
      <w:lvlJc w:val="left"/>
      <w:pPr>
        <w:ind w:left="907" w:hanging="453"/>
      </w:pPr>
      <w:rPr>
        <w:rFonts w:hint="default"/>
        <w:b/>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9693429"/>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 w15:restartNumberingAfterBreak="0">
    <w:nsid w:val="097E5DEC"/>
    <w:multiLevelType w:val="hybridMultilevel"/>
    <w:tmpl w:val="DA300BCC"/>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09A00297"/>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1" w15:restartNumberingAfterBreak="0">
    <w:nsid w:val="09ED7234"/>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2" w15:restartNumberingAfterBreak="0">
    <w:nsid w:val="0C361768"/>
    <w:multiLevelType w:val="multilevel"/>
    <w:tmpl w:val="3572DCBE"/>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361" w:hanging="454"/>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3" w15:restartNumberingAfterBreak="0">
    <w:nsid w:val="0DED6664"/>
    <w:multiLevelType w:val="hybridMultilevel"/>
    <w:tmpl w:val="283E2E7A"/>
    <w:lvl w:ilvl="0" w:tplc="7EFE611C">
      <w:start w:val="1"/>
      <w:numFmt w:val="decimal"/>
      <w:lvlText w:val="%1"/>
      <w:lvlJc w:val="center"/>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4" w15:restartNumberingAfterBreak="0">
    <w:nsid w:val="0DFB7920"/>
    <w:multiLevelType w:val="multilevel"/>
    <w:tmpl w:val="085868DA"/>
    <w:lvl w:ilvl="0">
      <w:start w:val="1"/>
      <w:numFmt w:val="decimal"/>
      <w:lvlText w:val="%1."/>
      <w:lvlJc w:val="left"/>
      <w:pPr>
        <w:ind w:left="454" w:hanging="454"/>
      </w:pPr>
      <w:rPr>
        <w:rFonts w:hint="default"/>
        <w:b/>
      </w:rPr>
    </w:lvl>
    <w:lvl w:ilvl="1">
      <w:start w:val="1"/>
      <w:numFmt w:val="ganada"/>
      <w:lvlText w:val="%2."/>
      <w:lvlJc w:val="left"/>
      <w:pPr>
        <w:ind w:left="907" w:hanging="453"/>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5" w15:restartNumberingAfterBreak="0">
    <w:nsid w:val="0EA7524F"/>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16" w15:restartNumberingAfterBreak="0">
    <w:nsid w:val="0F335362"/>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7" w15:restartNumberingAfterBreak="0">
    <w:nsid w:val="0FF7352D"/>
    <w:multiLevelType w:val="hybridMultilevel"/>
    <w:tmpl w:val="3A2E561A"/>
    <w:lvl w:ilvl="0" w:tplc="82AEADAC">
      <w:start w:val="1"/>
      <w:numFmt w:val="decimal"/>
      <w:lvlText w:val="(%1)"/>
      <w:lvlJc w:val="left"/>
      <w:pPr>
        <w:ind w:left="1393" w:hanging="400"/>
      </w:pPr>
      <w:rPr>
        <w:rFonts w:hint="default"/>
        <w:b w:val="0"/>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18" w15:restartNumberingAfterBreak="0">
    <w:nsid w:val="10CD4D5D"/>
    <w:multiLevelType w:val="hybridMultilevel"/>
    <w:tmpl w:val="4A8C70C0"/>
    <w:lvl w:ilvl="0" w:tplc="90DA716C">
      <w:start w:val="1"/>
      <w:numFmt w:val="bullet"/>
      <w:lvlText w:val=""/>
      <w:lvlJc w:val="left"/>
      <w:pPr>
        <w:ind w:left="400" w:hanging="400"/>
      </w:pPr>
      <w:rPr>
        <w:rFonts w:ascii="Wingdings" w:hAnsi="Wingdings"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 w15:restartNumberingAfterBreak="0">
    <w:nsid w:val="128522C4"/>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0" w15:restartNumberingAfterBreak="0">
    <w:nsid w:val="14692AFC"/>
    <w:multiLevelType w:val="hybridMultilevel"/>
    <w:tmpl w:val="73B457AA"/>
    <w:lvl w:ilvl="0" w:tplc="0810B0EA">
      <w:start w:val="1"/>
      <w:numFmt w:val="bullet"/>
      <w:lvlText w:val=""/>
      <w:lvlJc w:val="left"/>
      <w:pPr>
        <w:ind w:left="170" w:hanging="17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152A287E"/>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153A191B"/>
    <w:multiLevelType w:val="hybridMultilevel"/>
    <w:tmpl w:val="5E3E0432"/>
    <w:lvl w:ilvl="0" w:tplc="1CDA6006">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1844" w:hanging="400"/>
      </w:pPr>
      <w:rPr>
        <w:rFonts w:ascii="Wingdings" w:hAnsi="Wingdings" w:hint="default"/>
      </w:rPr>
    </w:lvl>
    <w:lvl w:ilvl="2" w:tplc="04090005" w:tentative="1">
      <w:start w:val="1"/>
      <w:numFmt w:val="bullet"/>
      <w:lvlText w:val=""/>
      <w:lvlJc w:val="left"/>
      <w:pPr>
        <w:ind w:left="2244" w:hanging="400"/>
      </w:pPr>
      <w:rPr>
        <w:rFonts w:ascii="Wingdings" w:hAnsi="Wingdings" w:hint="default"/>
      </w:rPr>
    </w:lvl>
    <w:lvl w:ilvl="3" w:tplc="04090001" w:tentative="1">
      <w:start w:val="1"/>
      <w:numFmt w:val="bullet"/>
      <w:lvlText w:val=""/>
      <w:lvlJc w:val="left"/>
      <w:pPr>
        <w:ind w:left="2644" w:hanging="400"/>
      </w:pPr>
      <w:rPr>
        <w:rFonts w:ascii="Wingdings" w:hAnsi="Wingdings" w:hint="default"/>
      </w:rPr>
    </w:lvl>
    <w:lvl w:ilvl="4" w:tplc="04090003" w:tentative="1">
      <w:start w:val="1"/>
      <w:numFmt w:val="bullet"/>
      <w:lvlText w:val=""/>
      <w:lvlJc w:val="left"/>
      <w:pPr>
        <w:ind w:left="3044" w:hanging="400"/>
      </w:pPr>
      <w:rPr>
        <w:rFonts w:ascii="Wingdings" w:hAnsi="Wingdings" w:hint="default"/>
      </w:rPr>
    </w:lvl>
    <w:lvl w:ilvl="5" w:tplc="04090005" w:tentative="1">
      <w:start w:val="1"/>
      <w:numFmt w:val="bullet"/>
      <w:lvlText w:val=""/>
      <w:lvlJc w:val="left"/>
      <w:pPr>
        <w:ind w:left="3444" w:hanging="400"/>
      </w:pPr>
      <w:rPr>
        <w:rFonts w:ascii="Wingdings" w:hAnsi="Wingdings" w:hint="default"/>
      </w:rPr>
    </w:lvl>
    <w:lvl w:ilvl="6" w:tplc="04090001" w:tentative="1">
      <w:start w:val="1"/>
      <w:numFmt w:val="bullet"/>
      <w:lvlText w:val=""/>
      <w:lvlJc w:val="left"/>
      <w:pPr>
        <w:ind w:left="3844" w:hanging="400"/>
      </w:pPr>
      <w:rPr>
        <w:rFonts w:ascii="Wingdings" w:hAnsi="Wingdings" w:hint="default"/>
      </w:rPr>
    </w:lvl>
    <w:lvl w:ilvl="7" w:tplc="04090003" w:tentative="1">
      <w:start w:val="1"/>
      <w:numFmt w:val="bullet"/>
      <w:lvlText w:val=""/>
      <w:lvlJc w:val="left"/>
      <w:pPr>
        <w:ind w:left="4244" w:hanging="400"/>
      </w:pPr>
      <w:rPr>
        <w:rFonts w:ascii="Wingdings" w:hAnsi="Wingdings" w:hint="default"/>
      </w:rPr>
    </w:lvl>
    <w:lvl w:ilvl="8" w:tplc="04090005" w:tentative="1">
      <w:start w:val="1"/>
      <w:numFmt w:val="bullet"/>
      <w:lvlText w:val=""/>
      <w:lvlJc w:val="left"/>
      <w:pPr>
        <w:ind w:left="4644" w:hanging="400"/>
      </w:pPr>
      <w:rPr>
        <w:rFonts w:ascii="Wingdings" w:hAnsi="Wingdings" w:hint="default"/>
      </w:rPr>
    </w:lvl>
  </w:abstractNum>
  <w:abstractNum w:abstractNumId="23" w15:restartNumberingAfterBreak="0">
    <w:nsid w:val="16F85CFF"/>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24" w15:restartNumberingAfterBreak="0">
    <w:nsid w:val="174C7E1F"/>
    <w:multiLevelType w:val="hybridMultilevel"/>
    <w:tmpl w:val="6198917A"/>
    <w:lvl w:ilvl="0" w:tplc="632C068E">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25" w15:restartNumberingAfterBreak="0">
    <w:nsid w:val="184C3FA9"/>
    <w:multiLevelType w:val="hybridMultilevel"/>
    <w:tmpl w:val="DA300BCC"/>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190A5B12"/>
    <w:multiLevelType w:val="hybridMultilevel"/>
    <w:tmpl w:val="B3CE9AE0"/>
    <w:lvl w:ilvl="0" w:tplc="DC24F132">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9551523"/>
    <w:multiLevelType w:val="hybridMultilevel"/>
    <w:tmpl w:val="44ACD9D6"/>
    <w:name w:val="Legal Numbering (4 Levels)"/>
    <w:lvl w:ilvl="0" w:tplc="875657FE">
      <w:start w:val="1"/>
      <w:numFmt w:val="ganada"/>
      <w:lvlText w:val="(%1)"/>
      <w:lvlJc w:val="left"/>
      <w:pPr>
        <w:ind w:left="1814" w:hanging="453"/>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A5E44EC"/>
    <w:multiLevelType w:val="hybridMultilevel"/>
    <w:tmpl w:val="CAA012E2"/>
    <w:lvl w:ilvl="0" w:tplc="2B00F13E">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1B332239"/>
    <w:multiLevelType w:val="hybridMultilevel"/>
    <w:tmpl w:val="2DFC8F06"/>
    <w:lvl w:ilvl="0" w:tplc="30ACA312">
      <w:start w:val="1"/>
      <w:numFmt w:val="ganada"/>
      <w:lvlText w:val="(%1)"/>
      <w:lvlJc w:val="left"/>
      <w:pPr>
        <w:ind w:left="1818" w:hanging="400"/>
      </w:pPr>
      <w:rPr>
        <w:rFonts w:hint="eastAsia"/>
      </w:rPr>
    </w:lvl>
    <w:lvl w:ilvl="1" w:tplc="04090019" w:tentative="1">
      <w:start w:val="1"/>
      <w:numFmt w:val="upperLetter"/>
      <w:lvlText w:val="%2."/>
      <w:lvlJc w:val="left"/>
      <w:pPr>
        <w:ind w:left="2218" w:hanging="400"/>
      </w:pPr>
    </w:lvl>
    <w:lvl w:ilvl="2" w:tplc="0409001B" w:tentative="1">
      <w:start w:val="1"/>
      <w:numFmt w:val="lowerRoman"/>
      <w:lvlText w:val="%3."/>
      <w:lvlJc w:val="right"/>
      <w:pPr>
        <w:ind w:left="2618" w:hanging="400"/>
      </w:pPr>
    </w:lvl>
    <w:lvl w:ilvl="3" w:tplc="0409000F" w:tentative="1">
      <w:start w:val="1"/>
      <w:numFmt w:val="decimal"/>
      <w:lvlText w:val="%4."/>
      <w:lvlJc w:val="left"/>
      <w:pPr>
        <w:ind w:left="3018" w:hanging="400"/>
      </w:pPr>
    </w:lvl>
    <w:lvl w:ilvl="4" w:tplc="04090019" w:tentative="1">
      <w:start w:val="1"/>
      <w:numFmt w:val="upperLetter"/>
      <w:lvlText w:val="%5."/>
      <w:lvlJc w:val="left"/>
      <w:pPr>
        <w:ind w:left="3418" w:hanging="400"/>
      </w:pPr>
    </w:lvl>
    <w:lvl w:ilvl="5" w:tplc="0409001B" w:tentative="1">
      <w:start w:val="1"/>
      <w:numFmt w:val="lowerRoman"/>
      <w:lvlText w:val="%6."/>
      <w:lvlJc w:val="right"/>
      <w:pPr>
        <w:ind w:left="3818" w:hanging="400"/>
      </w:pPr>
    </w:lvl>
    <w:lvl w:ilvl="6" w:tplc="0409000F" w:tentative="1">
      <w:start w:val="1"/>
      <w:numFmt w:val="decimal"/>
      <w:lvlText w:val="%7."/>
      <w:lvlJc w:val="left"/>
      <w:pPr>
        <w:ind w:left="4218" w:hanging="400"/>
      </w:pPr>
    </w:lvl>
    <w:lvl w:ilvl="7" w:tplc="04090019" w:tentative="1">
      <w:start w:val="1"/>
      <w:numFmt w:val="upperLetter"/>
      <w:lvlText w:val="%8."/>
      <w:lvlJc w:val="left"/>
      <w:pPr>
        <w:ind w:left="4618" w:hanging="400"/>
      </w:pPr>
    </w:lvl>
    <w:lvl w:ilvl="8" w:tplc="0409001B" w:tentative="1">
      <w:start w:val="1"/>
      <w:numFmt w:val="lowerRoman"/>
      <w:lvlText w:val="%9."/>
      <w:lvlJc w:val="right"/>
      <w:pPr>
        <w:ind w:left="5018" w:hanging="400"/>
      </w:pPr>
    </w:lvl>
  </w:abstractNum>
  <w:abstractNum w:abstractNumId="30" w15:restartNumberingAfterBreak="0">
    <w:nsid w:val="1C134AE7"/>
    <w:multiLevelType w:val="hybridMultilevel"/>
    <w:tmpl w:val="73142DB4"/>
    <w:lvl w:ilvl="0" w:tplc="88CED98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1CC144EB"/>
    <w:multiLevelType w:val="multilevel"/>
    <w:tmpl w:val="3572DCBE"/>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361" w:hanging="454"/>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32" w15:restartNumberingAfterBreak="0">
    <w:nsid w:val="1F065E74"/>
    <w:multiLevelType w:val="hybridMultilevel"/>
    <w:tmpl w:val="2174B848"/>
    <w:lvl w:ilvl="0" w:tplc="0D4C9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1F9A0C17"/>
    <w:multiLevelType w:val="hybridMultilevel"/>
    <w:tmpl w:val="530C4E68"/>
    <w:lvl w:ilvl="0" w:tplc="453A1130">
      <w:start w:val="1"/>
      <w:numFmt w:val="decimal"/>
      <w:lvlText w:val="%1."/>
      <w:lvlJc w:val="left"/>
      <w:pPr>
        <w:ind w:left="360" w:hanging="360"/>
      </w:pPr>
      <w:rPr>
        <w:rFonts w:hint="default"/>
        <w:b/>
      </w:rPr>
    </w:lvl>
    <w:lvl w:ilvl="1" w:tplc="D3B084F2">
      <w:start w:val="1"/>
      <w:numFmt w:val="ganada"/>
      <w:lvlText w:val="%2."/>
      <w:lvlJc w:val="left"/>
      <w:pPr>
        <w:ind w:left="805" w:hanging="405"/>
      </w:pPr>
      <w:rPr>
        <w:rFonts w:hint="default"/>
        <w:b/>
      </w:rPr>
    </w:lvl>
    <w:lvl w:ilvl="2" w:tplc="CEB6D82A">
      <w:start w:val="1"/>
      <w:numFmt w:val="decimal"/>
      <w:lvlText w:val="(%3)"/>
      <w:lvlJc w:val="left"/>
      <w:pPr>
        <w:ind w:left="907" w:hanging="453"/>
      </w:pPr>
      <w:rPr>
        <w:rFonts w:hint="default"/>
        <w:b w:val="0"/>
      </w:rPr>
    </w:lvl>
    <w:lvl w:ilvl="3" w:tplc="CEDE9DCE">
      <w:numFmt w:val="bullet"/>
      <w:lvlText w:val="-"/>
      <w:lvlJc w:val="left"/>
      <w:pPr>
        <w:ind w:left="786" w:hanging="360"/>
      </w:pPr>
      <w:rPr>
        <w:rFonts w:ascii="Times New Roman" w:eastAsia="바탕체" w:hAnsi="Times New Roman" w:cs="Times New Roman" w:hint="default"/>
        <w:b/>
      </w:rPr>
    </w:lvl>
    <w:lvl w:ilvl="4" w:tplc="40DCA280">
      <w:start w:val="1"/>
      <w:numFmt w:val="ganada"/>
      <w:lvlText w:val="(%5)"/>
      <w:lvlJc w:val="left"/>
      <w:pPr>
        <w:ind w:left="1814" w:hanging="453"/>
      </w:pPr>
      <w:rPr>
        <w:rFonts w:hint="default"/>
        <w:b/>
      </w:rPr>
    </w:lvl>
    <w:lvl w:ilvl="5" w:tplc="8C483232">
      <w:start w:val="1"/>
      <w:numFmt w:val="decimalEnclosedCircle"/>
      <w:lvlText w:val="%6"/>
      <w:lvlJc w:val="left"/>
      <w:pPr>
        <w:ind w:left="2360" w:hanging="360"/>
      </w:pPr>
      <w:rPr>
        <w:rFonts w:ascii="바탕체" w:hAnsi="바탕체" w:hint="default"/>
      </w:r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23361610"/>
    <w:multiLevelType w:val="hybridMultilevel"/>
    <w:tmpl w:val="9048B196"/>
    <w:lvl w:ilvl="0" w:tplc="00F4F658">
      <w:start w:val="1"/>
      <w:numFmt w:val="ganada"/>
      <w:pStyle w:val="3"/>
      <w:lvlText w:val="%1."/>
      <w:lvlJc w:val="left"/>
      <w:pPr>
        <w:tabs>
          <w:tab w:val="num" w:pos="5607"/>
        </w:tabs>
        <w:ind w:left="5607" w:hanging="567"/>
      </w:pPr>
      <w:rPr>
        <w:rFonts w:ascii="Times New Roman" w:eastAsia="바탕" w:hAnsi="Times New Roman" w:hint="default"/>
        <w:b w:val="0"/>
        <w:i w:val="0"/>
        <w:sz w:val="24"/>
      </w:rPr>
    </w:lvl>
    <w:lvl w:ilvl="1" w:tplc="18DC1FF2">
      <w:start w:val="3"/>
      <w:numFmt w:val="decimal"/>
      <w:lvlText w:val="(%2)"/>
      <w:lvlJc w:val="left"/>
      <w:pPr>
        <w:tabs>
          <w:tab w:val="num" w:pos="1990"/>
        </w:tabs>
        <w:ind w:left="1990" w:hanging="795"/>
      </w:pPr>
      <w:rPr>
        <w:rFonts w:hint="eastAsia"/>
      </w:rPr>
    </w:lvl>
    <w:lvl w:ilvl="2" w:tplc="3F18F67E">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35" w15:restartNumberingAfterBreak="0">
    <w:nsid w:val="236A5578"/>
    <w:multiLevelType w:val="hybridMultilevel"/>
    <w:tmpl w:val="1BC0FD22"/>
    <w:lvl w:ilvl="0" w:tplc="A7B42D7C">
      <w:start w:val="1"/>
      <w:numFmt w:val="upperRoman"/>
      <w:pStyle w:val="1"/>
      <w:lvlText w:val="%1."/>
      <w:lvlJc w:val="left"/>
      <w:pPr>
        <w:tabs>
          <w:tab w:val="num" w:pos="567"/>
        </w:tabs>
        <w:ind w:left="567" w:hanging="567"/>
      </w:pPr>
      <w:rPr>
        <w:rFonts w:ascii="Arial" w:hAnsi="Arial" w:cs="Arial" w:hint="default"/>
        <w:b/>
        <w:i w:val="0"/>
        <w:color w:val="404040" w:themeColor="text1" w:themeTint="BF"/>
        <w:sz w:val="40"/>
        <w:szCs w:val="40"/>
      </w:rPr>
    </w:lvl>
    <w:lvl w:ilvl="1" w:tplc="832CAD62">
      <w:start w:val="1"/>
      <w:numFmt w:val="decimal"/>
      <w:lvlText w:val="%2."/>
      <w:lvlJc w:val="left"/>
      <w:pPr>
        <w:tabs>
          <w:tab w:val="num" w:pos="567"/>
        </w:tabs>
        <w:ind w:left="567" w:hanging="567"/>
      </w:pPr>
      <w:rPr>
        <w:rFonts w:hint="eastAsia"/>
        <w:b/>
        <w:i w:val="0"/>
        <w:sz w:val="22"/>
        <w:szCs w:val="22"/>
      </w:rPr>
    </w:lvl>
    <w:lvl w:ilvl="2" w:tplc="74F8DAE4">
      <w:start w:val="1"/>
      <w:numFmt w:val="ganada"/>
      <w:lvlText w:val="%3."/>
      <w:lvlJc w:val="left"/>
      <w:pPr>
        <w:tabs>
          <w:tab w:val="num" w:pos="907"/>
        </w:tabs>
        <w:ind w:left="907" w:hanging="453"/>
      </w:pPr>
      <w:rPr>
        <w:rFonts w:ascii="Times New Roman" w:eastAsia="바탕체" w:hAnsi="Times New Roman" w:cs="Times New Roman" w:hint="default"/>
        <w:b/>
        <w:i w:val="0"/>
        <w:sz w:val="22"/>
        <w:szCs w:val="22"/>
        <w:lang w:val="en-US"/>
      </w:rPr>
    </w:lvl>
    <w:lvl w:ilvl="3" w:tplc="42181592">
      <w:start w:val="1"/>
      <w:numFmt w:val="decimal"/>
      <w:lvlText w:val="(%4)"/>
      <w:lvlJc w:val="left"/>
      <w:pPr>
        <w:tabs>
          <w:tab w:val="num" w:pos="1701"/>
        </w:tabs>
        <w:ind w:left="1361" w:hanging="454"/>
      </w:pPr>
      <w:rPr>
        <w:rFonts w:ascii="Times New Roman" w:hAnsi="Times New Roman" w:cs="Times New Roman" w:hint="default"/>
        <w:b w:val="0"/>
        <w:i w:val="0"/>
        <w:sz w:val="23"/>
        <w:szCs w:val="23"/>
        <w:lang w:val="en-US"/>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7B2DF90">
      <w:numFmt w:val="bullet"/>
      <w:lvlText w:val="-"/>
      <w:lvlJc w:val="left"/>
      <w:pPr>
        <w:ind w:left="3160" w:hanging="360"/>
      </w:pPr>
      <w:rPr>
        <w:rFonts w:ascii="Times New Roman" w:eastAsia="바탕체" w:hAnsi="Times New Roman" w:cs="Times New Roman" w:hint="default"/>
      </w:rPr>
    </w:lvl>
    <w:lvl w:ilvl="7" w:tplc="3670EFCE">
      <w:start w:val="1"/>
      <w:numFmt w:val="decimal"/>
      <w:lvlText w:val="%8)"/>
      <w:lvlJc w:val="left"/>
      <w:pPr>
        <w:ind w:left="1361" w:hanging="454"/>
      </w:pPr>
      <w:rPr>
        <w:rFonts w:hint="default"/>
        <w:b/>
      </w:rPr>
    </w:lvl>
    <w:lvl w:ilvl="8" w:tplc="0409001B">
      <w:start w:val="1"/>
      <w:numFmt w:val="lowerRoman"/>
      <w:lvlText w:val="%9."/>
      <w:lvlJc w:val="right"/>
      <w:pPr>
        <w:tabs>
          <w:tab w:val="num" w:pos="4000"/>
        </w:tabs>
        <w:ind w:left="4000" w:hanging="400"/>
      </w:pPr>
    </w:lvl>
  </w:abstractNum>
  <w:abstractNum w:abstractNumId="36" w15:restartNumberingAfterBreak="0">
    <w:nsid w:val="23982CF6"/>
    <w:multiLevelType w:val="hybridMultilevel"/>
    <w:tmpl w:val="CB6C9770"/>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4737667"/>
    <w:multiLevelType w:val="multilevel"/>
    <w:tmpl w:val="3572DCBE"/>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361" w:hanging="454"/>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38" w15:restartNumberingAfterBreak="0">
    <w:nsid w:val="24A74575"/>
    <w:multiLevelType w:val="hybridMultilevel"/>
    <w:tmpl w:val="7896B0EC"/>
    <w:lvl w:ilvl="0" w:tplc="74F8DAE4">
      <w:start w:val="1"/>
      <w:numFmt w:val="ganada"/>
      <w:lvlText w:val="%1."/>
      <w:lvlJc w:val="left"/>
      <w:pPr>
        <w:tabs>
          <w:tab w:val="num" w:pos="907"/>
        </w:tabs>
        <w:ind w:left="907" w:hanging="453"/>
      </w:pPr>
      <w:rPr>
        <w:rFonts w:ascii="Times New Roman" w:eastAsia="바탕체" w:hAnsi="Times New Roman" w:cs="Times New Roman" w:hint="default"/>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54D3BFE"/>
    <w:multiLevelType w:val="hybridMultilevel"/>
    <w:tmpl w:val="8FD2023C"/>
    <w:lvl w:ilvl="0" w:tplc="B0C4C198">
      <w:start w:val="1"/>
      <w:numFmt w:val="decimal"/>
      <w:lvlText w:val="(%1)"/>
      <w:lvlJc w:val="left"/>
      <w:pPr>
        <w:ind w:left="1708" w:hanging="400"/>
      </w:pPr>
      <w:rPr>
        <w:rFonts w:hint="eastAsia"/>
      </w:rPr>
    </w:lvl>
    <w:lvl w:ilvl="1" w:tplc="04090019" w:tentative="1">
      <w:start w:val="1"/>
      <w:numFmt w:val="upperLetter"/>
      <w:lvlText w:val="%2."/>
      <w:lvlJc w:val="left"/>
      <w:pPr>
        <w:ind w:left="2108" w:hanging="400"/>
      </w:pPr>
    </w:lvl>
    <w:lvl w:ilvl="2" w:tplc="0409001B" w:tentative="1">
      <w:start w:val="1"/>
      <w:numFmt w:val="lowerRoman"/>
      <w:lvlText w:val="%3."/>
      <w:lvlJc w:val="right"/>
      <w:pPr>
        <w:ind w:left="2508" w:hanging="400"/>
      </w:pPr>
    </w:lvl>
    <w:lvl w:ilvl="3" w:tplc="0409000F" w:tentative="1">
      <w:start w:val="1"/>
      <w:numFmt w:val="decimal"/>
      <w:lvlText w:val="%4."/>
      <w:lvlJc w:val="left"/>
      <w:pPr>
        <w:ind w:left="2908" w:hanging="400"/>
      </w:pPr>
    </w:lvl>
    <w:lvl w:ilvl="4" w:tplc="04090019" w:tentative="1">
      <w:start w:val="1"/>
      <w:numFmt w:val="upperLetter"/>
      <w:lvlText w:val="%5."/>
      <w:lvlJc w:val="left"/>
      <w:pPr>
        <w:ind w:left="3308" w:hanging="400"/>
      </w:pPr>
    </w:lvl>
    <w:lvl w:ilvl="5" w:tplc="0409001B" w:tentative="1">
      <w:start w:val="1"/>
      <w:numFmt w:val="lowerRoman"/>
      <w:lvlText w:val="%6."/>
      <w:lvlJc w:val="right"/>
      <w:pPr>
        <w:ind w:left="3708" w:hanging="400"/>
      </w:pPr>
    </w:lvl>
    <w:lvl w:ilvl="6" w:tplc="0409000F" w:tentative="1">
      <w:start w:val="1"/>
      <w:numFmt w:val="decimal"/>
      <w:lvlText w:val="%7."/>
      <w:lvlJc w:val="left"/>
      <w:pPr>
        <w:ind w:left="4108" w:hanging="400"/>
      </w:pPr>
    </w:lvl>
    <w:lvl w:ilvl="7" w:tplc="04090019" w:tentative="1">
      <w:start w:val="1"/>
      <w:numFmt w:val="upperLetter"/>
      <w:lvlText w:val="%8."/>
      <w:lvlJc w:val="left"/>
      <w:pPr>
        <w:ind w:left="4508" w:hanging="400"/>
      </w:pPr>
    </w:lvl>
    <w:lvl w:ilvl="8" w:tplc="0409001B" w:tentative="1">
      <w:start w:val="1"/>
      <w:numFmt w:val="lowerRoman"/>
      <w:lvlText w:val="%9."/>
      <w:lvlJc w:val="right"/>
      <w:pPr>
        <w:ind w:left="4908" w:hanging="400"/>
      </w:pPr>
    </w:lvl>
  </w:abstractNum>
  <w:abstractNum w:abstractNumId="40" w15:restartNumberingAfterBreak="0">
    <w:nsid w:val="25683EF6"/>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1" w15:restartNumberingAfterBreak="0">
    <w:nsid w:val="26680C65"/>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2" w15:restartNumberingAfterBreak="0">
    <w:nsid w:val="272D2F12"/>
    <w:multiLevelType w:val="hybridMultilevel"/>
    <w:tmpl w:val="7840A7E8"/>
    <w:lvl w:ilvl="0" w:tplc="20AA8D70">
      <w:start w:val="1"/>
      <w:numFmt w:val="bullet"/>
      <w:lvlText w:val=""/>
      <w:lvlJc w:val="left"/>
      <w:pPr>
        <w:ind w:left="113" w:hanging="113"/>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15:restartNumberingAfterBreak="0">
    <w:nsid w:val="273B4C2A"/>
    <w:multiLevelType w:val="hybridMultilevel"/>
    <w:tmpl w:val="7896B0EC"/>
    <w:lvl w:ilvl="0" w:tplc="74F8DAE4">
      <w:start w:val="1"/>
      <w:numFmt w:val="ganada"/>
      <w:lvlText w:val="%1."/>
      <w:lvlJc w:val="left"/>
      <w:pPr>
        <w:tabs>
          <w:tab w:val="num" w:pos="907"/>
        </w:tabs>
        <w:ind w:left="907" w:hanging="453"/>
      </w:pPr>
      <w:rPr>
        <w:rFonts w:ascii="Times New Roman" w:eastAsia="바탕체" w:hAnsi="Times New Roman" w:cs="Times New Roman" w:hint="default"/>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DE206F"/>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5" w15:restartNumberingAfterBreak="0">
    <w:nsid w:val="2A0A724C"/>
    <w:multiLevelType w:val="hybridMultilevel"/>
    <w:tmpl w:val="51BADBA4"/>
    <w:lvl w:ilvl="0" w:tplc="C3E6F336">
      <w:start w:val="1"/>
      <w:numFmt w:val="ganada"/>
      <w:lvlText w:val="(%1)"/>
      <w:lvlJc w:val="left"/>
      <w:pPr>
        <w:ind w:left="1814"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AD60D97"/>
    <w:multiLevelType w:val="hybridMultilevel"/>
    <w:tmpl w:val="DA300BCC"/>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DA2639B"/>
    <w:multiLevelType w:val="hybridMultilevel"/>
    <w:tmpl w:val="3F96EFA8"/>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2DAF6196"/>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9" w15:restartNumberingAfterBreak="0">
    <w:nsid w:val="2E9A7330"/>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0" w15:restartNumberingAfterBreak="0">
    <w:nsid w:val="2EF41303"/>
    <w:multiLevelType w:val="hybridMultilevel"/>
    <w:tmpl w:val="EC726046"/>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1" w15:restartNumberingAfterBreak="0">
    <w:nsid w:val="2F116313"/>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2" w15:restartNumberingAfterBreak="0">
    <w:nsid w:val="2FEB187B"/>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53" w15:restartNumberingAfterBreak="0">
    <w:nsid w:val="3290772F"/>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54" w15:restartNumberingAfterBreak="0">
    <w:nsid w:val="34182EFE"/>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5" w15:restartNumberingAfterBreak="0">
    <w:nsid w:val="35122497"/>
    <w:multiLevelType w:val="hybridMultilevel"/>
    <w:tmpl w:val="294E1C1C"/>
    <w:lvl w:ilvl="0" w:tplc="BBA42014">
      <w:start w:val="4"/>
      <w:numFmt w:val="bullet"/>
      <w:lvlText w:val="-"/>
      <w:lvlJc w:val="left"/>
      <w:pPr>
        <w:ind w:left="644" w:hanging="360"/>
      </w:pPr>
      <w:rPr>
        <w:rFonts w:ascii="TIMEW NEW ROMAN" w:eastAsia="바탕체" w:hAnsi="TIMEW NEW ROMAN" w:cs="Time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56" w15:restartNumberingAfterBreak="0">
    <w:nsid w:val="383B70D4"/>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7" w15:restartNumberingAfterBreak="0">
    <w:nsid w:val="396D448E"/>
    <w:multiLevelType w:val="hybridMultilevel"/>
    <w:tmpl w:val="CB6C9770"/>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9B21EE3"/>
    <w:multiLevelType w:val="hybridMultilevel"/>
    <w:tmpl w:val="8430CC52"/>
    <w:lvl w:ilvl="0" w:tplc="F46EB814">
      <w:start w:val="1"/>
      <w:numFmt w:val="ganada"/>
      <w:lvlText w:val="(%1)"/>
      <w:lvlJc w:val="left"/>
      <w:pPr>
        <w:ind w:left="1814"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A227B8E"/>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60" w15:restartNumberingAfterBreak="0">
    <w:nsid w:val="3B806CF9"/>
    <w:multiLevelType w:val="hybridMultilevel"/>
    <w:tmpl w:val="AAC4B2B8"/>
    <w:lvl w:ilvl="0" w:tplc="04090011">
      <w:start w:val="1"/>
      <w:numFmt w:val="decimalEnclosedCircle"/>
      <w:lvlText w:val="%1"/>
      <w:lvlJc w:val="lef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61" w15:restartNumberingAfterBreak="0">
    <w:nsid w:val="3BAF5E26"/>
    <w:multiLevelType w:val="hybridMultilevel"/>
    <w:tmpl w:val="3A729776"/>
    <w:lvl w:ilvl="0" w:tplc="8A902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15:restartNumberingAfterBreak="0">
    <w:nsid w:val="3C36117C"/>
    <w:multiLevelType w:val="hybridMultilevel"/>
    <w:tmpl w:val="D638BDB4"/>
    <w:lvl w:ilvl="0" w:tplc="690C6BE0">
      <w:start w:val="1"/>
      <w:numFmt w:val="upperRoman"/>
      <w:pStyle w:val="10"/>
      <w:lvlText w:val="%1."/>
      <w:lvlJc w:val="left"/>
      <w:pPr>
        <w:tabs>
          <w:tab w:val="num" w:pos="567"/>
        </w:tabs>
        <w:ind w:left="567" w:hanging="567"/>
      </w:pPr>
      <w:rPr>
        <w:rFonts w:ascii="Times New Roman" w:hAnsi="Times New Roman" w:hint="default"/>
        <w:b/>
        <w:i w:val="0"/>
        <w:sz w:val="23"/>
      </w:rPr>
    </w:lvl>
    <w:lvl w:ilvl="1" w:tplc="091607D8">
      <w:start w:val="1"/>
      <w:numFmt w:val="decimal"/>
      <w:pStyle w:val="2"/>
      <w:lvlText w:val="%2."/>
      <w:lvlJc w:val="left"/>
      <w:pPr>
        <w:tabs>
          <w:tab w:val="num" w:pos="567"/>
        </w:tabs>
        <w:ind w:left="567" w:hanging="567"/>
      </w:pPr>
      <w:rPr>
        <w:rFonts w:ascii="Times New Roman" w:hAnsi="Times New Roman" w:hint="default"/>
        <w:b/>
        <w:i w:val="0"/>
        <w:sz w:val="23"/>
      </w:rPr>
    </w:lvl>
    <w:lvl w:ilvl="2" w:tplc="030A0270">
      <w:start w:val="1"/>
      <w:numFmt w:val="ganada"/>
      <w:lvlText w:val="%3."/>
      <w:lvlJc w:val="left"/>
      <w:pPr>
        <w:tabs>
          <w:tab w:val="num" w:pos="1021"/>
        </w:tabs>
        <w:ind w:left="1021" w:hanging="454"/>
      </w:pPr>
      <w:rPr>
        <w:rFonts w:hint="default"/>
        <w:b/>
        <w:i w:val="0"/>
        <w:sz w:val="23"/>
      </w:rPr>
    </w:lvl>
    <w:lvl w:ilvl="3" w:tplc="4298332A">
      <w:start w:val="1"/>
      <w:numFmt w:val="lowerRoman"/>
      <w:lvlText w:val="(%4)"/>
      <w:lvlJc w:val="left"/>
      <w:pPr>
        <w:tabs>
          <w:tab w:val="num" w:pos="2320"/>
        </w:tabs>
        <w:ind w:left="2320" w:hanging="720"/>
      </w:pPr>
      <w:rPr>
        <w:rFonts w:hint="default"/>
      </w:rPr>
    </w:lvl>
    <w:lvl w:ilvl="4" w:tplc="B77A7940">
      <w:start w:val="1"/>
      <w:numFmt w:val="bullet"/>
      <w:lvlText w:val="-"/>
      <w:lvlJc w:val="left"/>
      <w:pPr>
        <w:tabs>
          <w:tab w:val="num" w:pos="2360"/>
        </w:tabs>
        <w:ind w:left="2360" w:hanging="360"/>
      </w:pPr>
      <w:rPr>
        <w:rFonts w:ascii="Times New Roman" w:eastAsia="바탕체" w:hAnsi="Times New Roman" w:cs="Times New Roman" w:hint="default"/>
        <w:b/>
        <w:i w:val="0"/>
        <w:sz w:val="23"/>
      </w:rPr>
    </w:lvl>
    <w:lvl w:ilvl="5" w:tplc="006465C2">
      <w:start w:val="2"/>
      <w:numFmt w:val="bullet"/>
      <w:lvlText w:val=""/>
      <w:lvlJc w:val="left"/>
      <w:pPr>
        <w:tabs>
          <w:tab w:val="num" w:pos="2520"/>
        </w:tabs>
        <w:ind w:left="2520" w:hanging="360"/>
      </w:pPr>
      <w:rPr>
        <w:rFonts w:ascii="Wingdings" w:eastAsia="바탕체" w:hAnsi="Wingdings" w:cs="Times New Roman" w:hint="default"/>
        <w:color w:val="auto"/>
      </w:rPr>
    </w:lvl>
    <w:lvl w:ilvl="6" w:tplc="0409000F">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3" w15:restartNumberingAfterBreak="0">
    <w:nsid w:val="3E796C98"/>
    <w:multiLevelType w:val="hybridMultilevel"/>
    <w:tmpl w:val="3080F1FC"/>
    <w:lvl w:ilvl="0" w:tplc="03BA5534">
      <w:start w:val="1"/>
      <w:numFmt w:val="decimal"/>
      <w:lvlText w:val="(%1)"/>
      <w:lvlJc w:val="left"/>
      <w:pPr>
        <w:ind w:left="1361" w:hanging="454"/>
      </w:pPr>
      <w:rPr>
        <w:rFonts w:hint="default"/>
        <w:b w:val="0"/>
      </w:rPr>
    </w:lvl>
    <w:lvl w:ilvl="1" w:tplc="04090019" w:tentative="1">
      <w:start w:val="1"/>
      <w:numFmt w:val="upperLetter"/>
      <w:lvlText w:val="%2."/>
      <w:lvlJc w:val="left"/>
      <w:pPr>
        <w:ind w:left="1251" w:hanging="400"/>
      </w:pPr>
    </w:lvl>
    <w:lvl w:ilvl="2" w:tplc="0409001B" w:tentative="1">
      <w:start w:val="1"/>
      <w:numFmt w:val="lowerRoman"/>
      <w:lvlText w:val="%3."/>
      <w:lvlJc w:val="right"/>
      <w:pPr>
        <w:ind w:left="1651" w:hanging="400"/>
      </w:pPr>
    </w:lvl>
    <w:lvl w:ilvl="3" w:tplc="0409000F" w:tentative="1">
      <w:start w:val="1"/>
      <w:numFmt w:val="decimal"/>
      <w:lvlText w:val="%4."/>
      <w:lvlJc w:val="left"/>
      <w:pPr>
        <w:ind w:left="2051" w:hanging="400"/>
      </w:pPr>
    </w:lvl>
    <w:lvl w:ilvl="4" w:tplc="04090019" w:tentative="1">
      <w:start w:val="1"/>
      <w:numFmt w:val="upperLetter"/>
      <w:lvlText w:val="%5."/>
      <w:lvlJc w:val="left"/>
      <w:pPr>
        <w:ind w:left="2451" w:hanging="400"/>
      </w:pPr>
    </w:lvl>
    <w:lvl w:ilvl="5" w:tplc="0409001B" w:tentative="1">
      <w:start w:val="1"/>
      <w:numFmt w:val="lowerRoman"/>
      <w:lvlText w:val="%6."/>
      <w:lvlJc w:val="right"/>
      <w:pPr>
        <w:ind w:left="2851" w:hanging="400"/>
      </w:pPr>
    </w:lvl>
    <w:lvl w:ilvl="6" w:tplc="0409000F" w:tentative="1">
      <w:start w:val="1"/>
      <w:numFmt w:val="decimal"/>
      <w:lvlText w:val="%7."/>
      <w:lvlJc w:val="left"/>
      <w:pPr>
        <w:ind w:left="3251" w:hanging="400"/>
      </w:pPr>
    </w:lvl>
    <w:lvl w:ilvl="7" w:tplc="04090019" w:tentative="1">
      <w:start w:val="1"/>
      <w:numFmt w:val="upperLetter"/>
      <w:lvlText w:val="%8."/>
      <w:lvlJc w:val="left"/>
      <w:pPr>
        <w:ind w:left="3651" w:hanging="400"/>
      </w:pPr>
    </w:lvl>
    <w:lvl w:ilvl="8" w:tplc="0409001B" w:tentative="1">
      <w:start w:val="1"/>
      <w:numFmt w:val="lowerRoman"/>
      <w:lvlText w:val="%9."/>
      <w:lvlJc w:val="right"/>
      <w:pPr>
        <w:ind w:left="4051" w:hanging="400"/>
      </w:pPr>
    </w:lvl>
  </w:abstractNum>
  <w:abstractNum w:abstractNumId="64" w15:restartNumberingAfterBreak="0">
    <w:nsid w:val="3FC530C1"/>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65" w15:restartNumberingAfterBreak="0">
    <w:nsid w:val="40357AED"/>
    <w:multiLevelType w:val="hybridMultilevel"/>
    <w:tmpl w:val="4A3C476C"/>
    <w:lvl w:ilvl="0" w:tplc="743ED71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6" w15:restartNumberingAfterBreak="0">
    <w:nsid w:val="41662F2A"/>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67" w15:restartNumberingAfterBreak="0">
    <w:nsid w:val="41C42EC2"/>
    <w:multiLevelType w:val="hybridMultilevel"/>
    <w:tmpl w:val="88DA8472"/>
    <w:lvl w:ilvl="0" w:tplc="A060FFCE">
      <w:start w:val="1"/>
      <w:numFmt w:val="bullet"/>
      <w:pStyle w:val="11"/>
      <w:lvlText w:val=""/>
      <w:lvlJc w:val="left"/>
      <w:pPr>
        <w:ind w:left="800" w:hanging="400"/>
      </w:pPr>
      <w:rPr>
        <w:rFonts w:ascii="Wingdings" w:hAnsi="Wingdings" w:hint="default"/>
        <w:color w:val="F1590E"/>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8" w15:restartNumberingAfterBreak="0">
    <w:nsid w:val="42157288"/>
    <w:multiLevelType w:val="hybridMultilevel"/>
    <w:tmpl w:val="BBF4FE78"/>
    <w:lvl w:ilvl="0" w:tplc="F1DAD3E6">
      <w:start w:val="1"/>
      <w:numFmt w:val="ganada"/>
      <w:lvlText w:val="%1."/>
      <w:lvlJc w:val="left"/>
      <w:pPr>
        <w:ind w:left="907" w:hanging="453"/>
      </w:pPr>
      <w:rPr>
        <w:rFonts w:hint="default"/>
        <w:b/>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453A75CA"/>
    <w:multiLevelType w:val="hybridMultilevel"/>
    <w:tmpl w:val="AAC4B2B8"/>
    <w:lvl w:ilvl="0" w:tplc="04090011">
      <w:start w:val="1"/>
      <w:numFmt w:val="decimalEnclosedCircle"/>
      <w:lvlText w:val="%1"/>
      <w:lvlJc w:val="lef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70" w15:restartNumberingAfterBreak="0">
    <w:nsid w:val="495E696B"/>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71" w15:restartNumberingAfterBreak="0">
    <w:nsid w:val="49FC0137"/>
    <w:multiLevelType w:val="hybridMultilevel"/>
    <w:tmpl w:val="DA300BCC"/>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4A6C5583"/>
    <w:multiLevelType w:val="hybridMultilevel"/>
    <w:tmpl w:val="2174B848"/>
    <w:lvl w:ilvl="0" w:tplc="0D4C9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4B52551B"/>
    <w:multiLevelType w:val="hybridMultilevel"/>
    <w:tmpl w:val="2174B848"/>
    <w:lvl w:ilvl="0" w:tplc="0D4C9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15:restartNumberingAfterBreak="0">
    <w:nsid w:val="4B6D66B3"/>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5" w15:restartNumberingAfterBreak="0">
    <w:nsid w:val="4BD74599"/>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76" w15:restartNumberingAfterBreak="0">
    <w:nsid w:val="4C5C2BAA"/>
    <w:multiLevelType w:val="hybridMultilevel"/>
    <w:tmpl w:val="3A2E561A"/>
    <w:lvl w:ilvl="0" w:tplc="82AEADAC">
      <w:start w:val="1"/>
      <w:numFmt w:val="decimal"/>
      <w:lvlText w:val="(%1)"/>
      <w:lvlJc w:val="left"/>
      <w:pPr>
        <w:ind w:left="1393" w:hanging="400"/>
      </w:pPr>
      <w:rPr>
        <w:rFonts w:hint="default"/>
        <w:b w:val="0"/>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77" w15:restartNumberingAfterBreak="0">
    <w:nsid w:val="4D1B49A6"/>
    <w:multiLevelType w:val="hybridMultilevel"/>
    <w:tmpl w:val="3A729776"/>
    <w:lvl w:ilvl="0" w:tplc="8A902344">
      <w:start w:val="1"/>
      <w:numFmt w:val="decimal"/>
      <w:lvlText w:val="(%1)"/>
      <w:lvlJc w:val="left"/>
      <w:pPr>
        <w:ind w:left="1361" w:hanging="454"/>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51131504"/>
    <w:multiLevelType w:val="hybridMultilevel"/>
    <w:tmpl w:val="DA300BCC"/>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52D276B3"/>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80" w15:restartNumberingAfterBreak="0">
    <w:nsid w:val="53146AE4"/>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81" w15:restartNumberingAfterBreak="0">
    <w:nsid w:val="54272A62"/>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82" w15:restartNumberingAfterBreak="0">
    <w:nsid w:val="542B3528"/>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3" w15:restartNumberingAfterBreak="0">
    <w:nsid w:val="55BB330E"/>
    <w:multiLevelType w:val="hybridMultilevel"/>
    <w:tmpl w:val="CB6C9770"/>
    <w:lvl w:ilvl="0" w:tplc="24A07E4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55D761CC"/>
    <w:multiLevelType w:val="hybridMultilevel"/>
    <w:tmpl w:val="CF429E56"/>
    <w:lvl w:ilvl="0" w:tplc="0DAAA5EC">
      <w:start w:val="1"/>
      <w:numFmt w:val="ganada"/>
      <w:lvlText w:val="%1."/>
      <w:lvlJc w:val="left"/>
      <w:pPr>
        <w:tabs>
          <w:tab w:val="num" w:pos="907"/>
        </w:tabs>
        <w:ind w:left="907" w:hanging="453"/>
      </w:pPr>
      <w:rPr>
        <w:rFonts w:ascii="Times New Roman" w:eastAsia="바탕체" w:hAnsi="Times New Roman" w:cs="Times New Roman" w:hint="default"/>
        <w:b/>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56110AA6"/>
    <w:multiLevelType w:val="hybridMultilevel"/>
    <w:tmpl w:val="820EE6FC"/>
    <w:lvl w:ilvl="0" w:tplc="632C068E">
      <w:start w:val="1"/>
      <w:numFmt w:val="bullet"/>
      <w:lvlText w:val=""/>
      <w:lvlJc w:val="left"/>
      <w:pPr>
        <w:ind w:left="1819" w:hanging="400"/>
      </w:pPr>
      <w:rPr>
        <w:rFonts w:ascii="Wingdings" w:hAnsi="Wingdings" w:hint="default"/>
      </w:rPr>
    </w:lvl>
    <w:lvl w:ilvl="1" w:tplc="04090003" w:tentative="1">
      <w:start w:val="1"/>
      <w:numFmt w:val="bullet"/>
      <w:lvlText w:val=""/>
      <w:lvlJc w:val="left"/>
      <w:pPr>
        <w:ind w:left="2219" w:hanging="400"/>
      </w:pPr>
      <w:rPr>
        <w:rFonts w:ascii="Wingdings" w:hAnsi="Wingdings" w:hint="default"/>
      </w:rPr>
    </w:lvl>
    <w:lvl w:ilvl="2" w:tplc="04090005" w:tentative="1">
      <w:start w:val="1"/>
      <w:numFmt w:val="bullet"/>
      <w:lvlText w:val=""/>
      <w:lvlJc w:val="left"/>
      <w:pPr>
        <w:ind w:left="2619" w:hanging="400"/>
      </w:pPr>
      <w:rPr>
        <w:rFonts w:ascii="Wingdings" w:hAnsi="Wingdings" w:hint="default"/>
      </w:rPr>
    </w:lvl>
    <w:lvl w:ilvl="3" w:tplc="04090001" w:tentative="1">
      <w:start w:val="1"/>
      <w:numFmt w:val="bullet"/>
      <w:lvlText w:val=""/>
      <w:lvlJc w:val="left"/>
      <w:pPr>
        <w:ind w:left="3019" w:hanging="400"/>
      </w:pPr>
      <w:rPr>
        <w:rFonts w:ascii="Wingdings" w:hAnsi="Wingdings" w:hint="default"/>
      </w:rPr>
    </w:lvl>
    <w:lvl w:ilvl="4" w:tplc="04090003" w:tentative="1">
      <w:start w:val="1"/>
      <w:numFmt w:val="bullet"/>
      <w:lvlText w:val=""/>
      <w:lvlJc w:val="left"/>
      <w:pPr>
        <w:ind w:left="3419" w:hanging="400"/>
      </w:pPr>
      <w:rPr>
        <w:rFonts w:ascii="Wingdings" w:hAnsi="Wingdings" w:hint="default"/>
      </w:rPr>
    </w:lvl>
    <w:lvl w:ilvl="5" w:tplc="04090005" w:tentative="1">
      <w:start w:val="1"/>
      <w:numFmt w:val="bullet"/>
      <w:lvlText w:val=""/>
      <w:lvlJc w:val="left"/>
      <w:pPr>
        <w:ind w:left="3819" w:hanging="400"/>
      </w:pPr>
      <w:rPr>
        <w:rFonts w:ascii="Wingdings" w:hAnsi="Wingdings" w:hint="default"/>
      </w:rPr>
    </w:lvl>
    <w:lvl w:ilvl="6" w:tplc="04090001" w:tentative="1">
      <w:start w:val="1"/>
      <w:numFmt w:val="bullet"/>
      <w:lvlText w:val=""/>
      <w:lvlJc w:val="left"/>
      <w:pPr>
        <w:ind w:left="4219" w:hanging="400"/>
      </w:pPr>
      <w:rPr>
        <w:rFonts w:ascii="Wingdings" w:hAnsi="Wingdings" w:hint="default"/>
      </w:rPr>
    </w:lvl>
    <w:lvl w:ilvl="7" w:tplc="04090003" w:tentative="1">
      <w:start w:val="1"/>
      <w:numFmt w:val="bullet"/>
      <w:lvlText w:val=""/>
      <w:lvlJc w:val="left"/>
      <w:pPr>
        <w:ind w:left="4619" w:hanging="400"/>
      </w:pPr>
      <w:rPr>
        <w:rFonts w:ascii="Wingdings" w:hAnsi="Wingdings" w:hint="default"/>
      </w:rPr>
    </w:lvl>
    <w:lvl w:ilvl="8" w:tplc="04090005" w:tentative="1">
      <w:start w:val="1"/>
      <w:numFmt w:val="bullet"/>
      <w:lvlText w:val=""/>
      <w:lvlJc w:val="left"/>
      <w:pPr>
        <w:ind w:left="5019" w:hanging="400"/>
      </w:pPr>
      <w:rPr>
        <w:rFonts w:ascii="Wingdings" w:hAnsi="Wingdings" w:hint="default"/>
      </w:rPr>
    </w:lvl>
  </w:abstractNum>
  <w:abstractNum w:abstractNumId="86" w15:restartNumberingAfterBreak="0">
    <w:nsid w:val="5B813182"/>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7" w15:restartNumberingAfterBreak="0">
    <w:nsid w:val="5C226009"/>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88" w15:restartNumberingAfterBreak="0">
    <w:nsid w:val="5D4E41FB"/>
    <w:multiLevelType w:val="hybridMultilevel"/>
    <w:tmpl w:val="EFE245DE"/>
    <w:lvl w:ilvl="0" w:tplc="4AC6212A">
      <w:start w:val="1"/>
      <w:numFmt w:val="bullet"/>
      <w:lvlText w:val=""/>
      <w:lvlJc w:val="left"/>
      <w:pPr>
        <w:ind w:left="113" w:hanging="113"/>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15:restartNumberingAfterBreak="0">
    <w:nsid w:val="5D73418B"/>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0" w15:restartNumberingAfterBreak="0">
    <w:nsid w:val="603A5E4B"/>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91" w15:restartNumberingAfterBreak="0">
    <w:nsid w:val="60A01986"/>
    <w:multiLevelType w:val="hybridMultilevel"/>
    <w:tmpl w:val="3080F1FC"/>
    <w:lvl w:ilvl="0" w:tplc="03BA5534">
      <w:start w:val="1"/>
      <w:numFmt w:val="decimal"/>
      <w:lvlText w:val="(%1)"/>
      <w:lvlJc w:val="left"/>
      <w:pPr>
        <w:ind w:left="1361" w:hanging="454"/>
      </w:pPr>
      <w:rPr>
        <w:rFonts w:hint="default"/>
        <w:b w:val="0"/>
      </w:rPr>
    </w:lvl>
    <w:lvl w:ilvl="1" w:tplc="04090019" w:tentative="1">
      <w:start w:val="1"/>
      <w:numFmt w:val="upperLetter"/>
      <w:lvlText w:val="%2."/>
      <w:lvlJc w:val="left"/>
      <w:pPr>
        <w:ind w:left="1251" w:hanging="400"/>
      </w:pPr>
    </w:lvl>
    <w:lvl w:ilvl="2" w:tplc="0409001B" w:tentative="1">
      <w:start w:val="1"/>
      <w:numFmt w:val="lowerRoman"/>
      <w:lvlText w:val="%3."/>
      <w:lvlJc w:val="right"/>
      <w:pPr>
        <w:ind w:left="1651" w:hanging="400"/>
      </w:pPr>
    </w:lvl>
    <w:lvl w:ilvl="3" w:tplc="0409000F" w:tentative="1">
      <w:start w:val="1"/>
      <w:numFmt w:val="decimal"/>
      <w:lvlText w:val="%4."/>
      <w:lvlJc w:val="left"/>
      <w:pPr>
        <w:ind w:left="2051" w:hanging="400"/>
      </w:pPr>
    </w:lvl>
    <w:lvl w:ilvl="4" w:tplc="04090019" w:tentative="1">
      <w:start w:val="1"/>
      <w:numFmt w:val="upperLetter"/>
      <w:lvlText w:val="%5."/>
      <w:lvlJc w:val="left"/>
      <w:pPr>
        <w:ind w:left="2451" w:hanging="400"/>
      </w:pPr>
    </w:lvl>
    <w:lvl w:ilvl="5" w:tplc="0409001B" w:tentative="1">
      <w:start w:val="1"/>
      <w:numFmt w:val="lowerRoman"/>
      <w:lvlText w:val="%6."/>
      <w:lvlJc w:val="right"/>
      <w:pPr>
        <w:ind w:left="2851" w:hanging="400"/>
      </w:pPr>
    </w:lvl>
    <w:lvl w:ilvl="6" w:tplc="0409000F" w:tentative="1">
      <w:start w:val="1"/>
      <w:numFmt w:val="decimal"/>
      <w:lvlText w:val="%7."/>
      <w:lvlJc w:val="left"/>
      <w:pPr>
        <w:ind w:left="3251" w:hanging="400"/>
      </w:pPr>
    </w:lvl>
    <w:lvl w:ilvl="7" w:tplc="04090019" w:tentative="1">
      <w:start w:val="1"/>
      <w:numFmt w:val="upperLetter"/>
      <w:lvlText w:val="%8."/>
      <w:lvlJc w:val="left"/>
      <w:pPr>
        <w:ind w:left="3651" w:hanging="400"/>
      </w:pPr>
    </w:lvl>
    <w:lvl w:ilvl="8" w:tplc="0409001B" w:tentative="1">
      <w:start w:val="1"/>
      <w:numFmt w:val="lowerRoman"/>
      <w:lvlText w:val="%9."/>
      <w:lvlJc w:val="right"/>
      <w:pPr>
        <w:ind w:left="4051" w:hanging="400"/>
      </w:pPr>
    </w:lvl>
  </w:abstractNum>
  <w:abstractNum w:abstractNumId="92" w15:restartNumberingAfterBreak="0">
    <w:nsid w:val="60ED3307"/>
    <w:multiLevelType w:val="hybridMultilevel"/>
    <w:tmpl w:val="A722531C"/>
    <w:lvl w:ilvl="0" w:tplc="2C88DAFC">
      <w:start w:val="1"/>
      <w:numFmt w:val="bullet"/>
      <w:lvlText w:val=""/>
      <w:lvlJc w:val="left"/>
      <w:pPr>
        <w:ind w:left="113" w:hanging="113"/>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3" w15:restartNumberingAfterBreak="0">
    <w:nsid w:val="624A7261"/>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94" w15:restartNumberingAfterBreak="0">
    <w:nsid w:val="643B6B78"/>
    <w:multiLevelType w:val="hybridMultilevel"/>
    <w:tmpl w:val="44ACD9D6"/>
    <w:lvl w:ilvl="0" w:tplc="875657FE">
      <w:start w:val="1"/>
      <w:numFmt w:val="ganada"/>
      <w:lvlText w:val="(%1)"/>
      <w:lvlJc w:val="left"/>
      <w:pPr>
        <w:ind w:left="1814" w:hanging="453"/>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663D0FCD"/>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96" w15:restartNumberingAfterBreak="0">
    <w:nsid w:val="66E82CCA"/>
    <w:multiLevelType w:val="hybridMultilevel"/>
    <w:tmpl w:val="577EE7DE"/>
    <w:lvl w:ilvl="0" w:tplc="FD32EEC4">
      <w:start w:val="2021"/>
      <w:numFmt w:val="bullet"/>
      <w:lvlText w:val="-"/>
      <w:lvlJc w:val="left"/>
      <w:pPr>
        <w:ind w:left="400" w:hanging="400"/>
      </w:pPr>
      <w:rPr>
        <w:rFonts w:ascii="Times" w:eastAsia="바탕체" w:hAnsi="Time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7" w15:restartNumberingAfterBreak="0">
    <w:nsid w:val="67DD5DEB"/>
    <w:multiLevelType w:val="hybridMultilevel"/>
    <w:tmpl w:val="6A385944"/>
    <w:lvl w:ilvl="0" w:tplc="88CED986">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 w15:restartNumberingAfterBreak="0">
    <w:nsid w:val="69913CE4"/>
    <w:multiLevelType w:val="hybridMultilevel"/>
    <w:tmpl w:val="4918B2E2"/>
    <w:lvl w:ilvl="0" w:tplc="632C068E">
      <w:start w:val="1"/>
      <w:numFmt w:val="bullet"/>
      <w:lvlText w:val=""/>
      <w:lvlJc w:val="left"/>
      <w:pPr>
        <w:ind w:left="1393" w:hanging="400"/>
      </w:pPr>
      <w:rPr>
        <w:rFonts w:ascii="Wingdings" w:hAnsi="Wingdings" w:hint="default"/>
      </w:rPr>
    </w:lvl>
    <w:lvl w:ilvl="1" w:tplc="04090003" w:tentative="1">
      <w:start w:val="1"/>
      <w:numFmt w:val="bullet"/>
      <w:lvlText w:val=""/>
      <w:lvlJc w:val="left"/>
      <w:pPr>
        <w:ind w:left="2786" w:hanging="400"/>
      </w:pPr>
      <w:rPr>
        <w:rFonts w:ascii="Wingdings" w:hAnsi="Wingdings" w:hint="default"/>
      </w:rPr>
    </w:lvl>
    <w:lvl w:ilvl="2" w:tplc="04090005" w:tentative="1">
      <w:start w:val="1"/>
      <w:numFmt w:val="bullet"/>
      <w:lvlText w:val=""/>
      <w:lvlJc w:val="left"/>
      <w:pPr>
        <w:ind w:left="3186" w:hanging="400"/>
      </w:pPr>
      <w:rPr>
        <w:rFonts w:ascii="Wingdings" w:hAnsi="Wingdings" w:hint="default"/>
      </w:rPr>
    </w:lvl>
    <w:lvl w:ilvl="3" w:tplc="04090001" w:tentative="1">
      <w:start w:val="1"/>
      <w:numFmt w:val="bullet"/>
      <w:lvlText w:val=""/>
      <w:lvlJc w:val="left"/>
      <w:pPr>
        <w:ind w:left="3586" w:hanging="400"/>
      </w:pPr>
      <w:rPr>
        <w:rFonts w:ascii="Wingdings" w:hAnsi="Wingdings" w:hint="default"/>
      </w:rPr>
    </w:lvl>
    <w:lvl w:ilvl="4" w:tplc="04090003" w:tentative="1">
      <w:start w:val="1"/>
      <w:numFmt w:val="bullet"/>
      <w:lvlText w:val=""/>
      <w:lvlJc w:val="left"/>
      <w:pPr>
        <w:ind w:left="3986" w:hanging="400"/>
      </w:pPr>
      <w:rPr>
        <w:rFonts w:ascii="Wingdings" w:hAnsi="Wingdings" w:hint="default"/>
      </w:rPr>
    </w:lvl>
    <w:lvl w:ilvl="5" w:tplc="04090005" w:tentative="1">
      <w:start w:val="1"/>
      <w:numFmt w:val="bullet"/>
      <w:lvlText w:val=""/>
      <w:lvlJc w:val="left"/>
      <w:pPr>
        <w:ind w:left="4386" w:hanging="400"/>
      </w:pPr>
      <w:rPr>
        <w:rFonts w:ascii="Wingdings" w:hAnsi="Wingdings" w:hint="default"/>
      </w:rPr>
    </w:lvl>
    <w:lvl w:ilvl="6" w:tplc="04090001" w:tentative="1">
      <w:start w:val="1"/>
      <w:numFmt w:val="bullet"/>
      <w:lvlText w:val=""/>
      <w:lvlJc w:val="left"/>
      <w:pPr>
        <w:ind w:left="4786" w:hanging="400"/>
      </w:pPr>
      <w:rPr>
        <w:rFonts w:ascii="Wingdings" w:hAnsi="Wingdings" w:hint="default"/>
      </w:rPr>
    </w:lvl>
    <w:lvl w:ilvl="7" w:tplc="04090003" w:tentative="1">
      <w:start w:val="1"/>
      <w:numFmt w:val="bullet"/>
      <w:lvlText w:val=""/>
      <w:lvlJc w:val="left"/>
      <w:pPr>
        <w:ind w:left="5186" w:hanging="400"/>
      </w:pPr>
      <w:rPr>
        <w:rFonts w:ascii="Wingdings" w:hAnsi="Wingdings" w:hint="default"/>
      </w:rPr>
    </w:lvl>
    <w:lvl w:ilvl="8" w:tplc="04090005" w:tentative="1">
      <w:start w:val="1"/>
      <w:numFmt w:val="bullet"/>
      <w:lvlText w:val=""/>
      <w:lvlJc w:val="left"/>
      <w:pPr>
        <w:ind w:left="5586" w:hanging="400"/>
      </w:pPr>
      <w:rPr>
        <w:rFonts w:ascii="Wingdings" w:hAnsi="Wingdings" w:hint="default"/>
      </w:rPr>
    </w:lvl>
  </w:abstractNum>
  <w:abstractNum w:abstractNumId="99" w15:restartNumberingAfterBreak="0">
    <w:nsid w:val="6A0061D2"/>
    <w:multiLevelType w:val="hybridMultilevel"/>
    <w:tmpl w:val="58C603F2"/>
    <w:lvl w:ilvl="0" w:tplc="AF54BD64">
      <w:start w:val="1"/>
      <w:numFmt w:val="ganada"/>
      <w:lvlText w:val="(%1)"/>
      <w:lvlJc w:val="left"/>
      <w:pPr>
        <w:ind w:left="1730" w:hanging="453"/>
      </w:pPr>
      <w:rPr>
        <w:rFonts w:hint="default"/>
        <w:b w:val="0"/>
      </w:rPr>
    </w:lvl>
    <w:lvl w:ilvl="1" w:tplc="04090019" w:tentative="1">
      <w:start w:val="1"/>
      <w:numFmt w:val="upperLetter"/>
      <w:lvlText w:val="%2."/>
      <w:lvlJc w:val="left"/>
      <w:pPr>
        <w:ind w:left="1032" w:hanging="400"/>
      </w:pPr>
    </w:lvl>
    <w:lvl w:ilvl="2" w:tplc="0409001B" w:tentative="1">
      <w:start w:val="1"/>
      <w:numFmt w:val="lowerRoman"/>
      <w:lvlText w:val="%3."/>
      <w:lvlJc w:val="right"/>
      <w:pPr>
        <w:ind w:left="1432" w:hanging="400"/>
      </w:pPr>
    </w:lvl>
    <w:lvl w:ilvl="3" w:tplc="0409000F" w:tentative="1">
      <w:start w:val="1"/>
      <w:numFmt w:val="decimal"/>
      <w:lvlText w:val="%4."/>
      <w:lvlJc w:val="left"/>
      <w:pPr>
        <w:ind w:left="1832" w:hanging="400"/>
      </w:pPr>
    </w:lvl>
    <w:lvl w:ilvl="4" w:tplc="04090019" w:tentative="1">
      <w:start w:val="1"/>
      <w:numFmt w:val="upperLetter"/>
      <w:lvlText w:val="%5."/>
      <w:lvlJc w:val="left"/>
      <w:pPr>
        <w:ind w:left="2232" w:hanging="400"/>
      </w:pPr>
    </w:lvl>
    <w:lvl w:ilvl="5" w:tplc="0409001B" w:tentative="1">
      <w:start w:val="1"/>
      <w:numFmt w:val="lowerRoman"/>
      <w:lvlText w:val="%6."/>
      <w:lvlJc w:val="right"/>
      <w:pPr>
        <w:ind w:left="2632" w:hanging="400"/>
      </w:pPr>
    </w:lvl>
    <w:lvl w:ilvl="6" w:tplc="0409000F" w:tentative="1">
      <w:start w:val="1"/>
      <w:numFmt w:val="decimal"/>
      <w:lvlText w:val="%7."/>
      <w:lvlJc w:val="left"/>
      <w:pPr>
        <w:ind w:left="3032" w:hanging="400"/>
      </w:pPr>
    </w:lvl>
    <w:lvl w:ilvl="7" w:tplc="04090019" w:tentative="1">
      <w:start w:val="1"/>
      <w:numFmt w:val="upperLetter"/>
      <w:lvlText w:val="%8."/>
      <w:lvlJc w:val="left"/>
      <w:pPr>
        <w:ind w:left="3432" w:hanging="400"/>
      </w:pPr>
    </w:lvl>
    <w:lvl w:ilvl="8" w:tplc="0409001B" w:tentative="1">
      <w:start w:val="1"/>
      <w:numFmt w:val="lowerRoman"/>
      <w:lvlText w:val="%9."/>
      <w:lvlJc w:val="right"/>
      <w:pPr>
        <w:ind w:left="3832" w:hanging="400"/>
      </w:pPr>
    </w:lvl>
  </w:abstractNum>
  <w:abstractNum w:abstractNumId="100" w15:restartNumberingAfterBreak="0">
    <w:nsid w:val="6BAC7295"/>
    <w:multiLevelType w:val="hybridMultilevel"/>
    <w:tmpl w:val="EC726046"/>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1" w15:restartNumberingAfterBreak="0">
    <w:nsid w:val="6C5B25DA"/>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02" w15:restartNumberingAfterBreak="0">
    <w:nsid w:val="6C8746A7"/>
    <w:multiLevelType w:val="hybridMultilevel"/>
    <w:tmpl w:val="5E2AC706"/>
    <w:lvl w:ilvl="0" w:tplc="EA069814">
      <w:start w:val="1"/>
      <w:numFmt w:val="decimal"/>
      <w:lvlText w:val="(%1)"/>
      <w:lvlJc w:val="left"/>
      <w:pPr>
        <w:ind w:left="1361" w:hanging="454"/>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 w15:restartNumberingAfterBreak="0">
    <w:nsid w:val="6D2C7D23"/>
    <w:multiLevelType w:val="hybridMultilevel"/>
    <w:tmpl w:val="B096036A"/>
    <w:lvl w:ilvl="0" w:tplc="453A1130">
      <w:start w:val="1"/>
      <w:numFmt w:val="decimal"/>
      <w:lvlText w:val="%1."/>
      <w:lvlJc w:val="left"/>
      <w:pPr>
        <w:ind w:left="360" w:hanging="360"/>
      </w:pPr>
      <w:rPr>
        <w:rFonts w:hint="default"/>
        <w:b/>
      </w:rPr>
    </w:lvl>
    <w:lvl w:ilvl="1" w:tplc="D3B084F2">
      <w:start w:val="1"/>
      <w:numFmt w:val="ganada"/>
      <w:lvlText w:val="%2."/>
      <w:lvlJc w:val="left"/>
      <w:pPr>
        <w:ind w:left="805" w:hanging="405"/>
      </w:pPr>
      <w:rPr>
        <w:rFonts w:hint="default"/>
        <w:b/>
      </w:rPr>
    </w:lvl>
    <w:lvl w:ilvl="2" w:tplc="CEB6D82A">
      <w:start w:val="1"/>
      <w:numFmt w:val="decimal"/>
      <w:lvlText w:val="(%3)"/>
      <w:lvlJc w:val="left"/>
      <w:pPr>
        <w:ind w:left="907" w:hanging="453"/>
      </w:pPr>
      <w:rPr>
        <w:rFonts w:hint="default"/>
        <w:b w:val="0"/>
      </w:rPr>
    </w:lvl>
    <w:lvl w:ilvl="3" w:tplc="CEDE9DCE">
      <w:numFmt w:val="bullet"/>
      <w:lvlText w:val="-"/>
      <w:lvlJc w:val="left"/>
      <w:pPr>
        <w:ind w:left="786" w:hanging="360"/>
      </w:pPr>
      <w:rPr>
        <w:rFonts w:ascii="Times New Roman" w:eastAsia="바탕체" w:hAnsi="Times New Roman" w:cs="Times New Roman" w:hint="default"/>
        <w:b/>
      </w:rPr>
    </w:lvl>
    <w:lvl w:ilvl="4" w:tplc="557037CA">
      <w:start w:val="2"/>
      <w:numFmt w:val="ganada"/>
      <w:lvlText w:val="(%5)"/>
      <w:lvlJc w:val="left"/>
      <w:pPr>
        <w:ind w:left="1814" w:hanging="453"/>
      </w:pPr>
      <w:rPr>
        <w:rFonts w:hint="default"/>
        <w:b/>
      </w:rPr>
    </w:lvl>
    <w:lvl w:ilvl="5" w:tplc="8C483232">
      <w:start w:val="1"/>
      <w:numFmt w:val="decimalEnclosedCircle"/>
      <w:lvlText w:val="%6"/>
      <w:lvlJc w:val="left"/>
      <w:pPr>
        <w:ind w:left="2360" w:hanging="360"/>
      </w:pPr>
      <w:rPr>
        <w:rFonts w:ascii="바탕체" w:hAnsi="바탕체" w:hint="default"/>
      </w:r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4" w15:restartNumberingAfterBreak="0">
    <w:nsid w:val="6D7159AD"/>
    <w:multiLevelType w:val="hybridMultilevel"/>
    <w:tmpl w:val="04EAF7EC"/>
    <w:lvl w:ilvl="0" w:tplc="4D96EDC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5" w15:restartNumberingAfterBreak="0">
    <w:nsid w:val="6E42261F"/>
    <w:multiLevelType w:val="hybridMultilevel"/>
    <w:tmpl w:val="41CC9E18"/>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106" w15:restartNumberingAfterBreak="0">
    <w:nsid w:val="6E590C3A"/>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7" w15:restartNumberingAfterBreak="0">
    <w:nsid w:val="6FA56EE7"/>
    <w:multiLevelType w:val="multilevel"/>
    <w:tmpl w:val="085868DA"/>
    <w:lvl w:ilvl="0">
      <w:start w:val="1"/>
      <w:numFmt w:val="decimal"/>
      <w:lvlText w:val="%1."/>
      <w:lvlJc w:val="left"/>
      <w:pPr>
        <w:ind w:left="454" w:hanging="454"/>
      </w:pPr>
      <w:rPr>
        <w:rFonts w:hint="default"/>
        <w:b/>
      </w:rPr>
    </w:lvl>
    <w:lvl w:ilvl="1">
      <w:start w:val="1"/>
      <w:numFmt w:val="ganada"/>
      <w:lvlText w:val="%2."/>
      <w:lvlJc w:val="left"/>
      <w:pPr>
        <w:ind w:left="907" w:hanging="453"/>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08" w15:restartNumberingAfterBreak="0">
    <w:nsid w:val="6FE1688D"/>
    <w:multiLevelType w:val="hybridMultilevel"/>
    <w:tmpl w:val="CF429E56"/>
    <w:lvl w:ilvl="0" w:tplc="0DAAA5EC">
      <w:start w:val="1"/>
      <w:numFmt w:val="ganada"/>
      <w:lvlText w:val="%1."/>
      <w:lvlJc w:val="left"/>
      <w:pPr>
        <w:tabs>
          <w:tab w:val="num" w:pos="907"/>
        </w:tabs>
        <w:ind w:left="907" w:hanging="453"/>
      </w:pPr>
      <w:rPr>
        <w:rFonts w:ascii="Times New Roman" w:eastAsia="바탕체" w:hAnsi="Times New Roman" w:cs="Times New Roman" w:hint="default"/>
        <w:b/>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9" w15:restartNumberingAfterBreak="0">
    <w:nsid w:val="70EF4883"/>
    <w:multiLevelType w:val="hybridMultilevel"/>
    <w:tmpl w:val="79A0603A"/>
    <w:lvl w:ilvl="0" w:tplc="74AC7BEC">
      <w:start w:val="1"/>
      <w:numFmt w:val="bullet"/>
      <w:lvlText w:val=""/>
      <w:lvlJc w:val="left"/>
      <w:pPr>
        <w:ind w:left="113" w:hanging="113"/>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0" w15:restartNumberingAfterBreak="0">
    <w:nsid w:val="72DC22B0"/>
    <w:multiLevelType w:val="hybridMultilevel"/>
    <w:tmpl w:val="AAA88428"/>
    <w:lvl w:ilvl="0" w:tplc="6FC2F45C">
      <w:start w:val="1"/>
      <w:numFmt w:val="bullet"/>
      <w:pStyle w:val="Bullet1"/>
      <w:lvlText w:val=""/>
      <w:lvlJc w:val="left"/>
      <w:pPr>
        <w:ind w:left="360" w:hanging="360"/>
      </w:pPr>
      <w:rPr>
        <w:rFonts w:ascii="Wingdings 3" w:hAnsi="Wingdings 3" w:hint="default"/>
        <w:color w:val="C0504D"/>
        <w:spacing w:val="-20"/>
        <w:position w:val="-4"/>
        <w:sz w:val="18"/>
      </w:rPr>
    </w:lvl>
    <w:lvl w:ilvl="1" w:tplc="9634DED2">
      <w:start w:val="1"/>
      <w:numFmt w:val="bullet"/>
      <w:lvlText w:val="&gt;"/>
      <w:lvlJc w:val="left"/>
      <w:pPr>
        <w:ind w:left="680" w:hanging="283"/>
      </w:pPr>
      <w:rPr>
        <w:rFonts w:ascii="Courier New" w:hAnsi="Courier New" w:hint="default"/>
        <w:b/>
        <w:color w:val="C0504D"/>
      </w:rPr>
    </w:lvl>
    <w:lvl w:ilvl="2" w:tplc="432AF102" w:tentative="1">
      <w:start w:val="1"/>
      <w:numFmt w:val="bullet"/>
      <w:lvlText w:val=""/>
      <w:lvlJc w:val="left"/>
      <w:pPr>
        <w:ind w:left="1800" w:hanging="360"/>
      </w:pPr>
      <w:rPr>
        <w:rFonts w:ascii="Wingdings" w:hAnsi="Wingdings" w:hint="default"/>
      </w:rPr>
    </w:lvl>
    <w:lvl w:ilvl="3" w:tplc="6F64B160" w:tentative="1">
      <w:start w:val="1"/>
      <w:numFmt w:val="bullet"/>
      <w:lvlText w:val=""/>
      <w:lvlJc w:val="left"/>
      <w:pPr>
        <w:ind w:left="2520" w:hanging="360"/>
      </w:pPr>
      <w:rPr>
        <w:rFonts w:ascii="Symbol" w:hAnsi="Symbol" w:hint="default"/>
      </w:rPr>
    </w:lvl>
    <w:lvl w:ilvl="4" w:tplc="32AE930C" w:tentative="1">
      <w:start w:val="1"/>
      <w:numFmt w:val="bullet"/>
      <w:lvlText w:val="o"/>
      <w:lvlJc w:val="left"/>
      <w:pPr>
        <w:ind w:left="3240" w:hanging="360"/>
      </w:pPr>
      <w:rPr>
        <w:rFonts w:ascii="Courier New" w:hAnsi="Courier New" w:cs="Courier New" w:hint="default"/>
      </w:rPr>
    </w:lvl>
    <w:lvl w:ilvl="5" w:tplc="B27CC01A" w:tentative="1">
      <w:start w:val="1"/>
      <w:numFmt w:val="bullet"/>
      <w:lvlText w:val=""/>
      <w:lvlJc w:val="left"/>
      <w:pPr>
        <w:ind w:left="3960" w:hanging="360"/>
      </w:pPr>
      <w:rPr>
        <w:rFonts w:ascii="Wingdings" w:hAnsi="Wingdings" w:hint="default"/>
      </w:rPr>
    </w:lvl>
    <w:lvl w:ilvl="6" w:tplc="5BEC04B8" w:tentative="1">
      <w:start w:val="1"/>
      <w:numFmt w:val="bullet"/>
      <w:lvlText w:val=""/>
      <w:lvlJc w:val="left"/>
      <w:pPr>
        <w:ind w:left="4680" w:hanging="360"/>
      </w:pPr>
      <w:rPr>
        <w:rFonts w:ascii="Symbol" w:hAnsi="Symbol" w:hint="default"/>
      </w:rPr>
    </w:lvl>
    <w:lvl w:ilvl="7" w:tplc="4EA8F04A" w:tentative="1">
      <w:start w:val="1"/>
      <w:numFmt w:val="bullet"/>
      <w:lvlText w:val="o"/>
      <w:lvlJc w:val="left"/>
      <w:pPr>
        <w:ind w:left="5400" w:hanging="360"/>
      </w:pPr>
      <w:rPr>
        <w:rFonts w:ascii="Courier New" w:hAnsi="Courier New" w:cs="Courier New" w:hint="default"/>
      </w:rPr>
    </w:lvl>
    <w:lvl w:ilvl="8" w:tplc="FCC24B98" w:tentative="1">
      <w:start w:val="1"/>
      <w:numFmt w:val="bullet"/>
      <w:lvlText w:val=""/>
      <w:lvlJc w:val="left"/>
      <w:pPr>
        <w:ind w:left="6120" w:hanging="360"/>
      </w:pPr>
      <w:rPr>
        <w:rFonts w:ascii="Wingdings" w:hAnsi="Wingdings" w:hint="default"/>
      </w:rPr>
    </w:lvl>
  </w:abstractNum>
  <w:abstractNum w:abstractNumId="111" w15:restartNumberingAfterBreak="0">
    <w:nsid w:val="73677E7B"/>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112" w15:restartNumberingAfterBreak="0">
    <w:nsid w:val="743D0D82"/>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13" w15:restartNumberingAfterBreak="0">
    <w:nsid w:val="745C2B8A"/>
    <w:multiLevelType w:val="hybridMultilevel"/>
    <w:tmpl w:val="68DA0748"/>
    <w:lvl w:ilvl="0" w:tplc="24A07E46">
      <w:start w:val="1"/>
      <w:numFmt w:val="ganada"/>
      <w:lvlText w:val="%1."/>
      <w:lvlJc w:val="left"/>
      <w:pPr>
        <w:ind w:left="907" w:hanging="453"/>
      </w:pPr>
      <w:rPr>
        <w:rFonts w:hint="default"/>
        <w:b/>
      </w:rPr>
    </w:lvl>
    <w:lvl w:ilvl="1" w:tplc="ADC0234A">
      <w:start w:val="1"/>
      <w:numFmt w:val="decimal"/>
      <w:lvlText w:val="(%2)"/>
      <w:lvlJc w:val="left"/>
      <w:pPr>
        <w:ind w:left="1160" w:hanging="360"/>
      </w:pPr>
      <w:rPr>
        <w:rFonts w:hint="default"/>
        <w:b/>
      </w:rPr>
    </w:lvl>
    <w:lvl w:ilvl="2" w:tplc="D0BC450E">
      <w:start w:val="1"/>
      <w:numFmt w:val="lowerRoman"/>
      <w:lvlText w:val="%3)"/>
      <w:lvlJc w:val="left"/>
      <w:pPr>
        <w:ind w:left="1920" w:hanging="720"/>
      </w:pPr>
      <w:rPr>
        <w:rFonts w:hint="default"/>
      </w:rPr>
    </w:lvl>
    <w:lvl w:ilvl="3" w:tplc="B14E6F86">
      <w:start w:val="1"/>
      <w:numFmt w:val="lowerRoman"/>
      <w:lvlText w:val="%4)"/>
      <w:lvlJc w:val="left"/>
      <w:pPr>
        <w:ind w:left="2320" w:hanging="720"/>
      </w:pPr>
      <w:rPr>
        <w:rFonts w:hint="default"/>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 w15:restartNumberingAfterBreak="0">
    <w:nsid w:val="74727850"/>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5" w15:restartNumberingAfterBreak="0">
    <w:nsid w:val="77BC4126"/>
    <w:multiLevelType w:val="hybridMultilevel"/>
    <w:tmpl w:val="235CDC78"/>
    <w:lvl w:ilvl="0" w:tplc="47B2DF90">
      <w:numFmt w:val="bullet"/>
      <w:lvlText w:val="-"/>
      <w:lvlJc w:val="left"/>
      <w:pPr>
        <w:ind w:left="800" w:hanging="400"/>
      </w:pPr>
      <w:rPr>
        <w:rFonts w:ascii="Times New Roman" w:eastAsia="바탕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6" w15:restartNumberingAfterBreak="0">
    <w:nsid w:val="783A0BF4"/>
    <w:multiLevelType w:val="multilevel"/>
    <w:tmpl w:val="085868DA"/>
    <w:lvl w:ilvl="0">
      <w:start w:val="1"/>
      <w:numFmt w:val="decimal"/>
      <w:lvlText w:val="%1."/>
      <w:lvlJc w:val="left"/>
      <w:pPr>
        <w:ind w:left="454" w:hanging="454"/>
      </w:pPr>
      <w:rPr>
        <w:rFonts w:hint="default"/>
        <w:b/>
      </w:rPr>
    </w:lvl>
    <w:lvl w:ilvl="1">
      <w:start w:val="1"/>
      <w:numFmt w:val="ganada"/>
      <w:lvlText w:val="%2."/>
      <w:lvlJc w:val="left"/>
      <w:pPr>
        <w:ind w:left="907" w:hanging="453"/>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17" w15:restartNumberingAfterBreak="0">
    <w:nsid w:val="7C621403"/>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18" w15:restartNumberingAfterBreak="0">
    <w:nsid w:val="7C9D794E"/>
    <w:multiLevelType w:val="hybridMultilevel"/>
    <w:tmpl w:val="283E2E7A"/>
    <w:lvl w:ilvl="0" w:tplc="7EFE611C">
      <w:start w:val="1"/>
      <w:numFmt w:val="decimal"/>
      <w:lvlText w:val="%1"/>
      <w:lvlJc w:val="center"/>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19" w15:restartNumberingAfterBreak="0">
    <w:nsid w:val="7CA75D95"/>
    <w:multiLevelType w:val="hybridMultilevel"/>
    <w:tmpl w:val="C6D8C596"/>
    <w:lvl w:ilvl="0" w:tplc="9746C2FC">
      <w:start w:val="1"/>
      <w:numFmt w:val="decimal"/>
      <w:lvlText w:val="(%1)"/>
      <w:lvlJc w:val="left"/>
      <w:pPr>
        <w:ind w:left="1361" w:hanging="454"/>
      </w:pPr>
      <w:rPr>
        <w:rFonts w:hint="eastAsia"/>
        <w:b w:val="0"/>
      </w:r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120" w15:restartNumberingAfterBreak="0">
    <w:nsid w:val="7CE64CD2"/>
    <w:multiLevelType w:val="hybridMultilevel"/>
    <w:tmpl w:val="BD46D558"/>
    <w:lvl w:ilvl="0" w:tplc="4210AD44">
      <w:start w:val="1"/>
      <w:numFmt w:val="ganada"/>
      <w:lvlText w:val="(%1)"/>
      <w:lvlJc w:val="left"/>
      <w:pPr>
        <w:ind w:left="1814"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7D3478C8"/>
    <w:multiLevelType w:val="hybridMultilevel"/>
    <w:tmpl w:val="85D0DD3E"/>
    <w:lvl w:ilvl="0" w:tplc="965837A0">
      <w:start w:val="1"/>
      <w:numFmt w:val="ganada"/>
      <w:lvlText w:val="%1."/>
      <w:lvlJc w:val="left"/>
      <w:pPr>
        <w:ind w:left="907" w:hanging="453"/>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 w15:restartNumberingAfterBreak="0">
    <w:nsid w:val="7D8118E6"/>
    <w:multiLevelType w:val="hybridMultilevel"/>
    <w:tmpl w:val="DE84FC52"/>
    <w:lvl w:ilvl="0" w:tplc="50BCA008">
      <w:start w:val="1"/>
      <w:numFmt w:val="ganada"/>
      <w:lvlText w:val="%1."/>
      <w:lvlJc w:val="left"/>
      <w:pPr>
        <w:ind w:left="907" w:hanging="453"/>
      </w:pPr>
      <w:rPr>
        <w:rFonts w:hint="default"/>
        <w:b/>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23" w15:restartNumberingAfterBreak="0">
    <w:nsid w:val="7EF4221D"/>
    <w:multiLevelType w:val="hybridMultilevel"/>
    <w:tmpl w:val="D520C59E"/>
    <w:lvl w:ilvl="0" w:tplc="86E6AC70">
      <w:start w:val="1"/>
      <w:numFmt w:val="decimal"/>
      <w:lvlText w:val="%1."/>
      <w:lvlJc w:val="left"/>
      <w:pPr>
        <w:ind w:left="284" w:hanging="284"/>
      </w:pPr>
      <w:rPr>
        <w:rFonts w:hint="eastAsia"/>
      </w:r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124" w15:restartNumberingAfterBreak="0">
    <w:nsid w:val="7EF96840"/>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abstractNum w:abstractNumId="125" w15:restartNumberingAfterBreak="0">
    <w:nsid w:val="7F261EA0"/>
    <w:multiLevelType w:val="multilevel"/>
    <w:tmpl w:val="D6C4D7BA"/>
    <w:lvl w:ilvl="0">
      <w:start w:val="1"/>
      <w:numFmt w:val="decimal"/>
      <w:lvlText w:val="%1."/>
      <w:lvlJc w:val="left"/>
      <w:pPr>
        <w:ind w:left="454" w:hanging="454"/>
      </w:pPr>
      <w:rPr>
        <w:rFonts w:hint="default"/>
        <w:b/>
      </w:rPr>
    </w:lvl>
    <w:lvl w:ilvl="1">
      <w:start w:val="1"/>
      <w:numFmt w:val="ganada"/>
      <w:lvlText w:val="%2."/>
      <w:lvlJc w:val="left"/>
      <w:pPr>
        <w:ind w:left="794" w:hanging="397"/>
      </w:pPr>
      <w:rPr>
        <w:rFonts w:hint="default"/>
        <w:b/>
      </w:rPr>
    </w:lvl>
    <w:lvl w:ilvl="2">
      <w:start w:val="1"/>
      <w:numFmt w:val="decimal"/>
      <w:lvlText w:val="(%3)"/>
      <w:lvlJc w:val="left"/>
      <w:pPr>
        <w:ind w:left="1191" w:hanging="397"/>
      </w:pPr>
      <w:rPr>
        <w:rFonts w:hint="default"/>
      </w:rPr>
    </w:lvl>
    <w:lvl w:ilvl="3">
      <w:numFmt w:val="bullet"/>
      <w:lvlText w:val="-"/>
      <w:lvlJc w:val="left"/>
      <w:pPr>
        <w:ind w:left="1588" w:hanging="397"/>
      </w:pPr>
      <w:rPr>
        <w:rFonts w:ascii="Times New Roman" w:eastAsia="바탕체" w:hAnsi="Times New Roman" w:cs="Times New Roman" w:hint="default"/>
        <w:b/>
      </w:rPr>
    </w:lvl>
    <w:lvl w:ilvl="4">
      <w:start w:val="1"/>
      <w:numFmt w:val="ganada"/>
      <w:lvlText w:val="(%5)"/>
      <w:lvlJc w:val="left"/>
      <w:pPr>
        <w:ind w:left="1985" w:hanging="397"/>
      </w:pPr>
      <w:rPr>
        <w:rFonts w:hint="default"/>
      </w:rPr>
    </w:lvl>
    <w:lvl w:ilvl="5">
      <w:start w:val="1"/>
      <w:numFmt w:val="lowerRoman"/>
      <w:lvlText w:val="%6."/>
      <w:lvlJc w:val="right"/>
      <w:pPr>
        <w:ind w:left="2382" w:hanging="397"/>
      </w:pPr>
      <w:rPr>
        <w:rFonts w:hint="eastAsia"/>
      </w:rPr>
    </w:lvl>
    <w:lvl w:ilvl="6">
      <w:start w:val="1"/>
      <w:numFmt w:val="decimal"/>
      <w:lvlText w:val="%7."/>
      <w:lvlJc w:val="left"/>
      <w:pPr>
        <w:ind w:left="2779" w:hanging="397"/>
      </w:pPr>
      <w:rPr>
        <w:rFonts w:hint="eastAsia"/>
      </w:rPr>
    </w:lvl>
    <w:lvl w:ilvl="7">
      <w:start w:val="1"/>
      <w:numFmt w:val="upperLetter"/>
      <w:lvlText w:val="%8."/>
      <w:lvlJc w:val="left"/>
      <w:pPr>
        <w:ind w:left="3176" w:hanging="397"/>
      </w:pPr>
      <w:rPr>
        <w:rFonts w:hint="eastAsia"/>
      </w:rPr>
    </w:lvl>
    <w:lvl w:ilvl="8">
      <w:start w:val="1"/>
      <w:numFmt w:val="lowerRoman"/>
      <w:lvlText w:val="%9."/>
      <w:lvlJc w:val="right"/>
      <w:pPr>
        <w:ind w:left="3573" w:hanging="397"/>
      </w:pPr>
      <w:rPr>
        <w:rFonts w:hint="eastAsia"/>
      </w:rPr>
    </w:lvl>
  </w:abstractNum>
  <w:num w:numId="1" w16cid:durableId="1254629682">
    <w:abstractNumId w:val="34"/>
  </w:num>
  <w:num w:numId="2" w16cid:durableId="1594165">
    <w:abstractNumId w:val="35"/>
  </w:num>
  <w:num w:numId="3" w16cid:durableId="491914085">
    <w:abstractNumId w:val="62"/>
  </w:num>
  <w:num w:numId="4" w16cid:durableId="1222909065">
    <w:abstractNumId w:val="116"/>
  </w:num>
  <w:num w:numId="5" w16cid:durableId="1193374109">
    <w:abstractNumId w:val="66"/>
  </w:num>
  <w:num w:numId="6" w16cid:durableId="260719860">
    <w:abstractNumId w:val="57"/>
  </w:num>
  <w:num w:numId="7" w16cid:durableId="622659155">
    <w:abstractNumId w:val="33"/>
  </w:num>
  <w:num w:numId="8" w16cid:durableId="418522641">
    <w:abstractNumId w:val="3"/>
  </w:num>
  <w:num w:numId="9" w16cid:durableId="598098927">
    <w:abstractNumId w:val="110"/>
  </w:num>
  <w:num w:numId="10" w16cid:durableId="1930456049">
    <w:abstractNumId w:val="2"/>
  </w:num>
  <w:num w:numId="11" w16cid:durableId="1422679073">
    <w:abstractNumId w:val="121"/>
  </w:num>
  <w:num w:numId="12" w16cid:durableId="742024712">
    <w:abstractNumId w:val="63"/>
  </w:num>
  <w:num w:numId="13" w16cid:durableId="592855678">
    <w:abstractNumId w:val="84"/>
  </w:num>
  <w:num w:numId="14" w16cid:durableId="1392509147">
    <w:abstractNumId w:val="118"/>
  </w:num>
  <w:num w:numId="15" w16cid:durableId="1689401953">
    <w:abstractNumId w:val="56"/>
  </w:num>
  <w:num w:numId="16" w16cid:durableId="1913003319">
    <w:abstractNumId w:val="26"/>
  </w:num>
  <w:num w:numId="17" w16cid:durableId="878737077">
    <w:abstractNumId w:val="5"/>
  </w:num>
  <w:num w:numId="18" w16cid:durableId="1958368959">
    <w:abstractNumId w:val="67"/>
  </w:num>
  <w:num w:numId="19" w16cid:durableId="99885980">
    <w:abstractNumId w:val="101"/>
  </w:num>
  <w:num w:numId="20" w16cid:durableId="1749958882">
    <w:abstractNumId w:val="75"/>
  </w:num>
  <w:num w:numId="21" w16cid:durableId="1632174625">
    <w:abstractNumId w:val="23"/>
  </w:num>
  <w:num w:numId="22" w16cid:durableId="1371564889">
    <w:abstractNumId w:val="90"/>
  </w:num>
  <w:num w:numId="23" w16cid:durableId="1845895448">
    <w:abstractNumId w:val="15"/>
  </w:num>
  <w:num w:numId="24" w16cid:durableId="1987320132">
    <w:abstractNumId w:val="83"/>
  </w:num>
  <w:num w:numId="25" w16cid:durableId="1914854724">
    <w:abstractNumId w:val="70"/>
  </w:num>
  <w:num w:numId="26" w16cid:durableId="1969314729">
    <w:abstractNumId w:val="124"/>
  </w:num>
  <w:num w:numId="27" w16cid:durableId="1690912806">
    <w:abstractNumId w:val="117"/>
  </w:num>
  <w:num w:numId="28" w16cid:durableId="459493681">
    <w:abstractNumId w:val="12"/>
  </w:num>
  <w:num w:numId="29" w16cid:durableId="611866242">
    <w:abstractNumId w:val="36"/>
  </w:num>
  <w:num w:numId="30" w16cid:durableId="1561939981">
    <w:abstractNumId w:val="30"/>
  </w:num>
  <w:num w:numId="31" w16cid:durableId="722211876">
    <w:abstractNumId w:val="7"/>
  </w:num>
  <w:num w:numId="32" w16cid:durableId="1515194400">
    <w:abstractNumId w:val="50"/>
  </w:num>
  <w:num w:numId="33" w16cid:durableId="1588341150">
    <w:abstractNumId w:val="114"/>
  </w:num>
  <w:num w:numId="34" w16cid:durableId="243881034">
    <w:abstractNumId w:val="1"/>
  </w:num>
  <w:num w:numId="35" w16cid:durableId="633869685">
    <w:abstractNumId w:val="19"/>
  </w:num>
  <w:num w:numId="36" w16cid:durableId="1989161950">
    <w:abstractNumId w:val="61"/>
  </w:num>
  <w:num w:numId="37" w16cid:durableId="991641605">
    <w:abstractNumId w:val="45"/>
  </w:num>
  <w:num w:numId="38" w16cid:durableId="1276792043">
    <w:abstractNumId w:val="120"/>
  </w:num>
  <w:num w:numId="39" w16cid:durableId="4870470">
    <w:abstractNumId w:val="37"/>
  </w:num>
  <w:num w:numId="40" w16cid:durableId="1355426170">
    <w:abstractNumId w:val="0"/>
  </w:num>
  <w:num w:numId="41" w16cid:durableId="29576448">
    <w:abstractNumId w:val="31"/>
  </w:num>
  <w:num w:numId="42" w16cid:durableId="502159904">
    <w:abstractNumId w:val="43"/>
  </w:num>
  <w:num w:numId="43" w16cid:durableId="15934176">
    <w:abstractNumId w:val="119"/>
  </w:num>
  <w:num w:numId="44" w16cid:durableId="1990556884">
    <w:abstractNumId w:val="97"/>
  </w:num>
  <w:num w:numId="45" w16cid:durableId="1831486559">
    <w:abstractNumId w:val="6"/>
  </w:num>
  <w:num w:numId="46" w16cid:durableId="1750537195">
    <w:abstractNumId w:val="29"/>
  </w:num>
  <w:num w:numId="47" w16cid:durableId="1270434901">
    <w:abstractNumId w:val="92"/>
  </w:num>
  <w:num w:numId="48" w16cid:durableId="1323004868">
    <w:abstractNumId w:val="79"/>
  </w:num>
  <w:num w:numId="49" w16cid:durableId="1439987661">
    <w:abstractNumId w:val="65"/>
  </w:num>
  <w:num w:numId="50" w16cid:durableId="2024210513">
    <w:abstractNumId w:val="115"/>
  </w:num>
  <w:num w:numId="51" w16cid:durableId="408699048">
    <w:abstractNumId w:val="47"/>
  </w:num>
  <w:num w:numId="52" w16cid:durableId="1575359774">
    <w:abstractNumId w:val="13"/>
  </w:num>
  <w:num w:numId="53" w16cid:durableId="1220677430">
    <w:abstractNumId w:val="10"/>
  </w:num>
  <w:num w:numId="54" w16cid:durableId="1661351616">
    <w:abstractNumId w:val="25"/>
  </w:num>
  <w:num w:numId="55" w16cid:durableId="705983534">
    <w:abstractNumId w:val="77"/>
  </w:num>
  <w:num w:numId="56" w16cid:durableId="880092307">
    <w:abstractNumId w:val="42"/>
  </w:num>
  <w:num w:numId="57" w16cid:durableId="1955476263">
    <w:abstractNumId w:val="58"/>
  </w:num>
  <w:num w:numId="58" w16cid:durableId="1720589382">
    <w:abstractNumId w:val="54"/>
  </w:num>
  <w:num w:numId="59" w16cid:durableId="5833578">
    <w:abstractNumId w:val="32"/>
  </w:num>
  <w:num w:numId="60" w16cid:durableId="1688867477">
    <w:abstractNumId w:val="48"/>
  </w:num>
  <w:num w:numId="61" w16cid:durableId="1858540496">
    <w:abstractNumId w:val="73"/>
  </w:num>
  <w:num w:numId="62" w16cid:durableId="376515617">
    <w:abstractNumId w:val="44"/>
  </w:num>
  <w:num w:numId="63" w16cid:durableId="1594783187">
    <w:abstractNumId w:val="72"/>
  </w:num>
  <w:num w:numId="64" w16cid:durableId="203642652">
    <w:abstractNumId w:val="27"/>
  </w:num>
  <w:num w:numId="65" w16cid:durableId="231625737">
    <w:abstractNumId w:val="106"/>
  </w:num>
  <w:num w:numId="66" w16cid:durableId="519974989">
    <w:abstractNumId w:val="91"/>
  </w:num>
  <w:num w:numId="67" w16cid:durableId="904951758">
    <w:abstractNumId w:val="94"/>
  </w:num>
  <w:num w:numId="68" w16cid:durableId="92018233">
    <w:abstractNumId w:val="41"/>
  </w:num>
  <w:num w:numId="69" w16cid:durableId="570580589">
    <w:abstractNumId w:val="74"/>
  </w:num>
  <w:num w:numId="70" w16cid:durableId="549146493">
    <w:abstractNumId w:val="89"/>
  </w:num>
  <w:num w:numId="71" w16cid:durableId="1769230596">
    <w:abstractNumId w:val="98"/>
  </w:num>
  <w:num w:numId="72" w16cid:durableId="1295062616">
    <w:abstractNumId w:val="60"/>
  </w:num>
  <w:num w:numId="73" w16cid:durableId="780420749">
    <w:abstractNumId w:val="113"/>
  </w:num>
  <w:num w:numId="74" w16cid:durableId="588542010">
    <w:abstractNumId w:val="109"/>
  </w:num>
  <w:num w:numId="75" w16cid:durableId="1352100146">
    <w:abstractNumId w:val="85"/>
  </w:num>
  <w:num w:numId="76" w16cid:durableId="954410641">
    <w:abstractNumId w:val="4"/>
  </w:num>
  <w:num w:numId="77" w16cid:durableId="869995060">
    <w:abstractNumId w:val="82"/>
  </w:num>
  <w:num w:numId="78" w16cid:durableId="880097308">
    <w:abstractNumId w:val="28"/>
  </w:num>
  <w:num w:numId="79" w16cid:durableId="663974607">
    <w:abstractNumId w:val="40"/>
  </w:num>
  <w:num w:numId="80" w16cid:durableId="1034889220">
    <w:abstractNumId w:val="21"/>
  </w:num>
  <w:num w:numId="81" w16cid:durableId="1059206032">
    <w:abstractNumId w:val="86"/>
  </w:num>
  <w:num w:numId="82" w16cid:durableId="872546569">
    <w:abstractNumId w:val="20"/>
  </w:num>
  <w:num w:numId="83" w16cid:durableId="1355225247">
    <w:abstractNumId w:val="14"/>
  </w:num>
  <w:num w:numId="84" w16cid:durableId="718018101">
    <w:abstractNumId w:val="68"/>
  </w:num>
  <w:num w:numId="85" w16cid:durableId="252906387">
    <w:abstractNumId w:val="51"/>
  </w:num>
  <w:num w:numId="86" w16cid:durableId="614674550">
    <w:abstractNumId w:val="8"/>
  </w:num>
  <w:num w:numId="87" w16cid:durableId="1699354406">
    <w:abstractNumId w:val="55"/>
  </w:num>
  <w:num w:numId="88" w16cid:durableId="1695225781">
    <w:abstractNumId w:val="22"/>
  </w:num>
  <w:num w:numId="89" w16cid:durableId="1046375841">
    <w:abstractNumId w:val="111"/>
  </w:num>
  <w:num w:numId="90" w16cid:durableId="1273979163">
    <w:abstractNumId w:val="93"/>
  </w:num>
  <w:num w:numId="91" w16cid:durableId="1616862548">
    <w:abstractNumId w:val="123"/>
  </w:num>
  <w:num w:numId="92" w16cid:durableId="694959152">
    <w:abstractNumId w:val="95"/>
  </w:num>
  <w:num w:numId="93" w16cid:durableId="355158216">
    <w:abstractNumId w:val="52"/>
  </w:num>
  <w:num w:numId="94" w16cid:durableId="696085273">
    <w:abstractNumId w:val="87"/>
  </w:num>
  <w:num w:numId="95" w16cid:durableId="2025353519">
    <w:abstractNumId w:val="105"/>
  </w:num>
  <w:num w:numId="96" w16cid:durableId="638727476">
    <w:abstractNumId w:val="99"/>
  </w:num>
  <w:num w:numId="97" w16cid:durableId="1850942910">
    <w:abstractNumId w:val="80"/>
  </w:num>
  <w:num w:numId="98" w16cid:durableId="1220358159">
    <w:abstractNumId w:val="112"/>
  </w:num>
  <w:num w:numId="99" w16cid:durableId="145897812">
    <w:abstractNumId w:val="16"/>
  </w:num>
  <w:num w:numId="100" w16cid:durableId="528766136">
    <w:abstractNumId w:val="53"/>
  </w:num>
  <w:num w:numId="101" w16cid:durableId="1809320847">
    <w:abstractNumId w:val="64"/>
  </w:num>
  <w:num w:numId="102" w16cid:durableId="1302883859">
    <w:abstractNumId w:val="17"/>
  </w:num>
  <w:num w:numId="103" w16cid:durableId="2093819959">
    <w:abstractNumId w:val="103"/>
  </w:num>
  <w:num w:numId="104" w16cid:durableId="983390050">
    <w:abstractNumId w:val="122"/>
  </w:num>
  <w:num w:numId="105" w16cid:durableId="275210556">
    <w:abstractNumId w:val="11"/>
  </w:num>
  <w:num w:numId="106" w16cid:durableId="1816683337">
    <w:abstractNumId w:val="49"/>
  </w:num>
  <w:num w:numId="107" w16cid:durableId="646738608">
    <w:abstractNumId w:val="96"/>
  </w:num>
  <w:num w:numId="108" w16cid:durableId="1674410807">
    <w:abstractNumId w:val="76"/>
  </w:num>
  <w:num w:numId="109" w16cid:durableId="1324435612">
    <w:abstractNumId w:val="18"/>
  </w:num>
  <w:num w:numId="110" w16cid:durableId="649679652">
    <w:abstractNumId w:val="100"/>
  </w:num>
  <w:num w:numId="111" w16cid:durableId="1134830837">
    <w:abstractNumId w:val="39"/>
  </w:num>
  <w:num w:numId="112" w16cid:durableId="155996165">
    <w:abstractNumId w:val="102"/>
  </w:num>
  <w:num w:numId="113" w16cid:durableId="1014304068">
    <w:abstractNumId w:val="38"/>
  </w:num>
  <w:num w:numId="114" w16cid:durableId="473764799">
    <w:abstractNumId w:val="88"/>
  </w:num>
  <w:num w:numId="115" w16cid:durableId="392315253">
    <w:abstractNumId w:val="24"/>
  </w:num>
  <w:num w:numId="116" w16cid:durableId="991718438">
    <w:abstractNumId w:val="59"/>
  </w:num>
  <w:num w:numId="117" w16cid:durableId="1611086604">
    <w:abstractNumId w:val="78"/>
  </w:num>
  <w:num w:numId="118" w16cid:durableId="216861286">
    <w:abstractNumId w:val="9"/>
  </w:num>
  <w:num w:numId="119" w16cid:durableId="157040485">
    <w:abstractNumId w:val="71"/>
  </w:num>
  <w:num w:numId="120" w16cid:durableId="2064672815">
    <w:abstractNumId w:val="46"/>
  </w:num>
  <w:num w:numId="121" w16cid:durableId="386688024">
    <w:abstractNumId w:val="125"/>
  </w:num>
  <w:num w:numId="122" w16cid:durableId="1293512370">
    <w:abstractNumId w:val="81"/>
  </w:num>
  <w:num w:numId="123" w16cid:durableId="1728453121">
    <w:abstractNumId w:val="69"/>
  </w:num>
  <w:num w:numId="124" w16cid:durableId="678460370">
    <w:abstractNumId w:val="108"/>
  </w:num>
  <w:num w:numId="125" w16cid:durableId="117838589">
    <w:abstractNumId w:val="104"/>
  </w:num>
  <w:num w:numId="126" w16cid:durableId="202138188">
    <w:abstractNumId w:val="107"/>
  </w:num>
  <w:numIdMacAtCleanup w:val="1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nkyo.shim">
    <w15:presenceInfo w15:providerId="None" w15:userId="junkyo.shim"/>
  </w15:person>
  <w15:person w15:author="zshkim7 (Sung-Ho Kim)">
    <w15:presenceInfo w15:providerId="AD" w15:userId="S-1-5-21-507921405-651377827-682003330-9654"/>
  </w15:person>
  <w15:person w15:author="heesung.ahn">
    <w15:presenceInfo w15:providerId="AD" w15:userId="S-1-5-21-507921405-651377827-682003330-37429"/>
  </w15:person>
  <w15:person w15:author="zygchang (Young-Gun Chang)">
    <w15:presenceInfo w15:providerId="AD" w15:userId="S-1-5-21-507921405-651377827-682003330-1496"/>
  </w15:person>
  <w15:person w15:author="jiwon.suh1">
    <w15:presenceInfo w15:providerId="None" w15:userId="jiwon.suh1"/>
  </w15:person>
  <w15:person w15:author="SL Partners">
    <w15:presenceInfo w15:providerId="None" w15:userId="SL Partn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bordersDoNotSurroundHeader/>
  <w:bordersDoNotSurroundFooter/>
  <w:hideSpellingErrors/>
  <w:activeWritingStyle w:appName="MSWord" w:lang="fr-FR" w:vendorID="64" w:dllVersion="6" w:nlCheck="1" w:checkStyle="0"/>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trackRevisions/>
  <w:doNotTrackFormatting/>
  <w:defaultTabStop w:val="454"/>
  <w:drawingGridHorizontalSpacing w:val="115"/>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76"/>
    <w:rsid w:val="00000CF4"/>
    <w:rsid w:val="00002130"/>
    <w:rsid w:val="0000248D"/>
    <w:rsid w:val="00002872"/>
    <w:rsid w:val="00003590"/>
    <w:rsid w:val="00004DE4"/>
    <w:rsid w:val="00005D40"/>
    <w:rsid w:val="000069C5"/>
    <w:rsid w:val="00007498"/>
    <w:rsid w:val="00007A23"/>
    <w:rsid w:val="00007A95"/>
    <w:rsid w:val="00007D49"/>
    <w:rsid w:val="0001068A"/>
    <w:rsid w:val="00010C7E"/>
    <w:rsid w:val="00012691"/>
    <w:rsid w:val="000147B1"/>
    <w:rsid w:val="00014E1B"/>
    <w:rsid w:val="00015CED"/>
    <w:rsid w:val="00015D3F"/>
    <w:rsid w:val="00016793"/>
    <w:rsid w:val="00020731"/>
    <w:rsid w:val="000209F2"/>
    <w:rsid w:val="00021098"/>
    <w:rsid w:val="00021B83"/>
    <w:rsid w:val="00022A9D"/>
    <w:rsid w:val="00023164"/>
    <w:rsid w:val="00023561"/>
    <w:rsid w:val="00023705"/>
    <w:rsid w:val="0002370D"/>
    <w:rsid w:val="00025793"/>
    <w:rsid w:val="0002684E"/>
    <w:rsid w:val="000269CE"/>
    <w:rsid w:val="00026A7E"/>
    <w:rsid w:val="000277D2"/>
    <w:rsid w:val="000311F3"/>
    <w:rsid w:val="0003165E"/>
    <w:rsid w:val="000318E2"/>
    <w:rsid w:val="00031F09"/>
    <w:rsid w:val="00032D98"/>
    <w:rsid w:val="00033383"/>
    <w:rsid w:val="000333C2"/>
    <w:rsid w:val="0003457B"/>
    <w:rsid w:val="00035C8D"/>
    <w:rsid w:val="0003604C"/>
    <w:rsid w:val="00036074"/>
    <w:rsid w:val="00037A78"/>
    <w:rsid w:val="00037C2F"/>
    <w:rsid w:val="00037F2D"/>
    <w:rsid w:val="00040021"/>
    <w:rsid w:val="000400BE"/>
    <w:rsid w:val="00040468"/>
    <w:rsid w:val="00041396"/>
    <w:rsid w:val="00041B29"/>
    <w:rsid w:val="00042C75"/>
    <w:rsid w:val="000433ED"/>
    <w:rsid w:val="00045B54"/>
    <w:rsid w:val="000461FB"/>
    <w:rsid w:val="000465D3"/>
    <w:rsid w:val="0004688A"/>
    <w:rsid w:val="000470F7"/>
    <w:rsid w:val="00047BCA"/>
    <w:rsid w:val="00047C0E"/>
    <w:rsid w:val="00047DFF"/>
    <w:rsid w:val="00050032"/>
    <w:rsid w:val="00050579"/>
    <w:rsid w:val="00050ADF"/>
    <w:rsid w:val="00053429"/>
    <w:rsid w:val="0005355D"/>
    <w:rsid w:val="000535F3"/>
    <w:rsid w:val="00053B2D"/>
    <w:rsid w:val="00053E41"/>
    <w:rsid w:val="00054058"/>
    <w:rsid w:val="00054A25"/>
    <w:rsid w:val="00056368"/>
    <w:rsid w:val="000567AB"/>
    <w:rsid w:val="000568FA"/>
    <w:rsid w:val="00056B6C"/>
    <w:rsid w:val="00056F8F"/>
    <w:rsid w:val="00060965"/>
    <w:rsid w:val="0006132A"/>
    <w:rsid w:val="0006298A"/>
    <w:rsid w:val="000649E4"/>
    <w:rsid w:val="00064FD5"/>
    <w:rsid w:val="0006519E"/>
    <w:rsid w:val="00066BF1"/>
    <w:rsid w:val="00066DE2"/>
    <w:rsid w:val="00067852"/>
    <w:rsid w:val="00067F45"/>
    <w:rsid w:val="00070627"/>
    <w:rsid w:val="0007095E"/>
    <w:rsid w:val="00071758"/>
    <w:rsid w:val="0007408C"/>
    <w:rsid w:val="00074AB7"/>
    <w:rsid w:val="00074E43"/>
    <w:rsid w:val="00075529"/>
    <w:rsid w:val="000763B4"/>
    <w:rsid w:val="000770F4"/>
    <w:rsid w:val="000776F7"/>
    <w:rsid w:val="0007775B"/>
    <w:rsid w:val="00077C0C"/>
    <w:rsid w:val="00082182"/>
    <w:rsid w:val="00082609"/>
    <w:rsid w:val="000827C5"/>
    <w:rsid w:val="0008292F"/>
    <w:rsid w:val="00082A44"/>
    <w:rsid w:val="00082EA1"/>
    <w:rsid w:val="00083290"/>
    <w:rsid w:val="00084425"/>
    <w:rsid w:val="00085691"/>
    <w:rsid w:val="000900CF"/>
    <w:rsid w:val="00091C5F"/>
    <w:rsid w:val="00092625"/>
    <w:rsid w:val="000943E6"/>
    <w:rsid w:val="00094CB3"/>
    <w:rsid w:val="00096540"/>
    <w:rsid w:val="00096545"/>
    <w:rsid w:val="000971AB"/>
    <w:rsid w:val="00097481"/>
    <w:rsid w:val="000A0F2B"/>
    <w:rsid w:val="000A205F"/>
    <w:rsid w:val="000A4798"/>
    <w:rsid w:val="000A4FED"/>
    <w:rsid w:val="000A5AC7"/>
    <w:rsid w:val="000A6803"/>
    <w:rsid w:val="000A6FDF"/>
    <w:rsid w:val="000A7746"/>
    <w:rsid w:val="000B04FF"/>
    <w:rsid w:val="000B0F50"/>
    <w:rsid w:val="000B1F55"/>
    <w:rsid w:val="000B1F57"/>
    <w:rsid w:val="000B22D3"/>
    <w:rsid w:val="000B22D5"/>
    <w:rsid w:val="000B2C34"/>
    <w:rsid w:val="000B2F06"/>
    <w:rsid w:val="000B34DB"/>
    <w:rsid w:val="000B39BC"/>
    <w:rsid w:val="000B48F4"/>
    <w:rsid w:val="000B4965"/>
    <w:rsid w:val="000B4B36"/>
    <w:rsid w:val="000B4FB7"/>
    <w:rsid w:val="000B55D9"/>
    <w:rsid w:val="000B5CFF"/>
    <w:rsid w:val="000B71C5"/>
    <w:rsid w:val="000C086F"/>
    <w:rsid w:val="000C1C21"/>
    <w:rsid w:val="000C1F0A"/>
    <w:rsid w:val="000C2A85"/>
    <w:rsid w:val="000C2F47"/>
    <w:rsid w:val="000C5707"/>
    <w:rsid w:val="000C587C"/>
    <w:rsid w:val="000C5CDB"/>
    <w:rsid w:val="000C733C"/>
    <w:rsid w:val="000C7FD3"/>
    <w:rsid w:val="000D1274"/>
    <w:rsid w:val="000D13F8"/>
    <w:rsid w:val="000D4FA8"/>
    <w:rsid w:val="000D63F4"/>
    <w:rsid w:val="000D6C7C"/>
    <w:rsid w:val="000D7E5A"/>
    <w:rsid w:val="000E04B4"/>
    <w:rsid w:val="000E2E0A"/>
    <w:rsid w:val="000E328C"/>
    <w:rsid w:val="000E33AB"/>
    <w:rsid w:val="000E3BC0"/>
    <w:rsid w:val="000E3F9E"/>
    <w:rsid w:val="000E4FEB"/>
    <w:rsid w:val="000E565E"/>
    <w:rsid w:val="000E5BBF"/>
    <w:rsid w:val="000E5CBE"/>
    <w:rsid w:val="000E609F"/>
    <w:rsid w:val="000E6971"/>
    <w:rsid w:val="000E69DF"/>
    <w:rsid w:val="000E6DDE"/>
    <w:rsid w:val="000E76D4"/>
    <w:rsid w:val="000E7F6F"/>
    <w:rsid w:val="000E7F8D"/>
    <w:rsid w:val="000F02E6"/>
    <w:rsid w:val="000F06D7"/>
    <w:rsid w:val="000F08C3"/>
    <w:rsid w:val="000F19C8"/>
    <w:rsid w:val="000F330F"/>
    <w:rsid w:val="000F4636"/>
    <w:rsid w:val="000F49AD"/>
    <w:rsid w:val="000F6C03"/>
    <w:rsid w:val="000F6D87"/>
    <w:rsid w:val="000F7555"/>
    <w:rsid w:val="000F78C4"/>
    <w:rsid w:val="0010097A"/>
    <w:rsid w:val="001014E6"/>
    <w:rsid w:val="00102904"/>
    <w:rsid w:val="00103108"/>
    <w:rsid w:val="001034FB"/>
    <w:rsid w:val="001050B1"/>
    <w:rsid w:val="00105E76"/>
    <w:rsid w:val="00106749"/>
    <w:rsid w:val="001074C0"/>
    <w:rsid w:val="001107CC"/>
    <w:rsid w:val="00110D5D"/>
    <w:rsid w:val="0011111F"/>
    <w:rsid w:val="001118E1"/>
    <w:rsid w:val="00111A72"/>
    <w:rsid w:val="00111BE2"/>
    <w:rsid w:val="00113225"/>
    <w:rsid w:val="00115743"/>
    <w:rsid w:val="00116A48"/>
    <w:rsid w:val="00116AB2"/>
    <w:rsid w:val="00117AB2"/>
    <w:rsid w:val="00120B55"/>
    <w:rsid w:val="00121757"/>
    <w:rsid w:val="00122203"/>
    <w:rsid w:val="00122513"/>
    <w:rsid w:val="00123E63"/>
    <w:rsid w:val="00124156"/>
    <w:rsid w:val="00124D7C"/>
    <w:rsid w:val="0012585E"/>
    <w:rsid w:val="00126322"/>
    <w:rsid w:val="00126F6C"/>
    <w:rsid w:val="00127B5C"/>
    <w:rsid w:val="00132B2A"/>
    <w:rsid w:val="00134094"/>
    <w:rsid w:val="00134A83"/>
    <w:rsid w:val="00134ADA"/>
    <w:rsid w:val="0013524D"/>
    <w:rsid w:val="00135426"/>
    <w:rsid w:val="00135C1E"/>
    <w:rsid w:val="00135C67"/>
    <w:rsid w:val="00137281"/>
    <w:rsid w:val="00137DE9"/>
    <w:rsid w:val="00142D24"/>
    <w:rsid w:val="0014544B"/>
    <w:rsid w:val="00146BB9"/>
    <w:rsid w:val="001479E8"/>
    <w:rsid w:val="001504BA"/>
    <w:rsid w:val="001515A6"/>
    <w:rsid w:val="001518FA"/>
    <w:rsid w:val="001520B0"/>
    <w:rsid w:val="001536FA"/>
    <w:rsid w:val="00156267"/>
    <w:rsid w:val="001562EA"/>
    <w:rsid w:val="00156458"/>
    <w:rsid w:val="001566B8"/>
    <w:rsid w:val="00157D94"/>
    <w:rsid w:val="00157E77"/>
    <w:rsid w:val="001602F1"/>
    <w:rsid w:val="001609AA"/>
    <w:rsid w:val="00160F5B"/>
    <w:rsid w:val="001622C7"/>
    <w:rsid w:val="00163279"/>
    <w:rsid w:val="00163446"/>
    <w:rsid w:val="001637F2"/>
    <w:rsid w:val="0016520F"/>
    <w:rsid w:val="001655F2"/>
    <w:rsid w:val="00165BE7"/>
    <w:rsid w:val="00165D82"/>
    <w:rsid w:val="00166088"/>
    <w:rsid w:val="00166A00"/>
    <w:rsid w:val="00166C22"/>
    <w:rsid w:val="00167E2C"/>
    <w:rsid w:val="0017062C"/>
    <w:rsid w:val="00172611"/>
    <w:rsid w:val="00173C2E"/>
    <w:rsid w:val="001757BF"/>
    <w:rsid w:val="00175BB9"/>
    <w:rsid w:val="001769A7"/>
    <w:rsid w:val="00177EFB"/>
    <w:rsid w:val="00181386"/>
    <w:rsid w:val="00181FDA"/>
    <w:rsid w:val="001823BF"/>
    <w:rsid w:val="00182690"/>
    <w:rsid w:val="00182740"/>
    <w:rsid w:val="00183664"/>
    <w:rsid w:val="00183687"/>
    <w:rsid w:val="00183C47"/>
    <w:rsid w:val="00184757"/>
    <w:rsid w:val="00184F5F"/>
    <w:rsid w:val="001852BB"/>
    <w:rsid w:val="00185C39"/>
    <w:rsid w:val="00186184"/>
    <w:rsid w:val="00186DD4"/>
    <w:rsid w:val="00187C55"/>
    <w:rsid w:val="0019020C"/>
    <w:rsid w:val="00190A1F"/>
    <w:rsid w:val="00190C23"/>
    <w:rsid w:val="0019313A"/>
    <w:rsid w:val="001947BE"/>
    <w:rsid w:val="001961F7"/>
    <w:rsid w:val="001962E0"/>
    <w:rsid w:val="0019649D"/>
    <w:rsid w:val="00197484"/>
    <w:rsid w:val="001A0155"/>
    <w:rsid w:val="001A02A8"/>
    <w:rsid w:val="001A1676"/>
    <w:rsid w:val="001A1BA5"/>
    <w:rsid w:val="001A2E29"/>
    <w:rsid w:val="001A38E1"/>
    <w:rsid w:val="001A3B33"/>
    <w:rsid w:val="001A3EBE"/>
    <w:rsid w:val="001A4135"/>
    <w:rsid w:val="001A476F"/>
    <w:rsid w:val="001A4CA6"/>
    <w:rsid w:val="001A5033"/>
    <w:rsid w:val="001A5071"/>
    <w:rsid w:val="001A54FE"/>
    <w:rsid w:val="001A6F42"/>
    <w:rsid w:val="001A7F4A"/>
    <w:rsid w:val="001B015C"/>
    <w:rsid w:val="001B0514"/>
    <w:rsid w:val="001B1585"/>
    <w:rsid w:val="001B19BB"/>
    <w:rsid w:val="001B1F8D"/>
    <w:rsid w:val="001B2161"/>
    <w:rsid w:val="001B289F"/>
    <w:rsid w:val="001B2994"/>
    <w:rsid w:val="001B2AE3"/>
    <w:rsid w:val="001B4E36"/>
    <w:rsid w:val="001B6205"/>
    <w:rsid w:val="001B7B3E"/>
    <w:rsid w:val="001B7E12"/>
    <w:rsid w:val="001C092F"/>
    <w:rsid w:val="001C0A10"/>
    <w:rsid w:val="001C1202"/>
    <w:rsid w:val="001C167E"/>
    <w:rsid w:val="001C1DB3"/>
    <w:rsid w:val="001C3FA1"/>
    <w:rsid w:val="001C4867"/>
    <w:rsid w:val="001C4A65"/>
    <w:rsid w:val="001C58D1"/>
    <w:rsid w:val="001C6232"/>
    <w:rsid w:val="001C7D08"/>
    <w:rsid w:val="001D1A9B"/>
    <w:rsid w:val="001D1FB8"/>
    <w:rsid w:val="001D20C0"/>
    <w:rsid w:val="001D25BF"/>
    <w:rsid w:val="001D2678"/>
    <w:rsid w:val="001D26CC"/>
    <w:rsid w:val="001D26FE"/>
    <w:rsid w:val="001D2CED"/>
    <w:rsid w:val="001D2D16"/>
    <w:rsid w:val="001D508E"/>
    <w:rsid w:val="001D67CE"/>
    <w:rsid w:val="001D6D4A"/>
    <w:rsid w:val="001E002C"/>
    <w:rsid w:val="001E05F1"/>
    <w:rsid w:val="001E06FF"/>
    <w:rsid w:val="001E102A"/>
    <w:rsid w:val="001E1B34"/>
    <w:rsid w:val="001E269F"/>
    <w:rsid w:val="001E30EE"/>
    <w:rsid w:val="001E4C19"/>
    <w:rsid w:val="001E52E0"/>
    <w:rsid w:val="001E5B75"/>
    <w:rsid w:val="001E6839"/>
    <w:rsid w:val="001E7050"/>
    <w:rsid w:val="001E787C"/>
    <w:rsid w:val="001E7DF1"/>
    <w:rsid w:val="001F011A"/>
    <w:rsid w:val="001F143A"/>
    <w:rsid w:val="001F2255"/>
    <w:rsid w:val="001F2DF1"/>
    <w:rsid w:val="001F4007"/>
    <w:rsid w:val="001F4EA4"/>
    <w:rsid w:val="001F5A47"/>
    <w:rsid w:val="001F6A91"/>
    <w:rsid w:val="001F7A2B"/>
    <w:rsid w:val="001F7DD0"/>
    <w:rsid w:val="00202134"/>
    <w:rsid w:val="00202F9A"/>
    <w:rsid w:val="002039AC"/>
    <w:rsid w:val="002039C0"/>
    <w:rsid w:val="002039C7"/>
    <w:rsid w:val="002066A6"/>
    <w:rsid w:val="002066D3"/>
    <w:rsid w:val="00206A16"/>
    <w:rsid w:val="00206F17"/>
    <w:rsid w:val="00207109"/>
    <w:rsid w:val="0020757D"/>
    <w:rsid w:val="00207DAD"/>
    <w:rsid w:val="002109AA"/>
    <w:rsid w:val="00210D9A"/>
    <w:rsid w:val="002112D9"/>
    <w:rsid w:val="00211CE2"/>
    <w:rsid w:val="00211D46"/>
    <w:rsid w:val="002127E8"/>
    <w:rsid w:val="002159C9"/>
    <w:rsid w:val="00215E92"/>
    <w:rsid w:val="00216094"/>
    <w:rsid w:val="00217958"/>
    <w:rsid w:val="00217C1A"/>
    <w:rsid w:val="00217F50"/>
    <w:rsid w:val="00220E74"/>
    <w:rsid w:val="002217F1"/>
    <w:rsid w:val="00221F0E"/>
    <w:rsid w:val="00221F41"/>
    <w:rsid w:val="00222FDC"/>
    <w:rsid w:val="00223692"/>
    <w:rsid w:val="00227B1D"/>
    <w:rsid w:val="00231565"/>
    <w:rsid w:val="00231AFD"/>
    <w:rsid w:val="002320CA"/>
    <w:rsid w:val="002336EB"/>
    <w:rsid w:val="002336F2"/>
    <w:rsid w:val="00234074"/>
    <w:rsid w:val="002402C4"/>
    <w:rsid w:val="00240BBC"/>
    <w:rsid w:val="00242051"/>
    <w:rsid w:val="00242483"/>
    <w:rsid w:val="002431DB"/>
    <w:rsid w:val="0024411B"/>
    <w:rsid w:val="0024523B"/>
    <w:rsid w:val="002452B4"/>
    <w:rsid w:val="0024726D"/>
    <w:rsid w:val="00247A32"/>
    <w:rsid w:val="002518EA"/>
    <w:rsid w:val="002523E7"/>
    <w:rsid w:val="00252638"/>
    <w:rsid w:val="00252B02"/>
    <w:rsid w:val="002532ED"/>
    <w:rsid w:val="00254A4F"/>
    <w:rsid w:val="00254C94"/>
    <w:rsid w:val="00254F49"/>
    <w:rsid w:val="00255185"/>
    <w:rsid w:val="00257B5D"/>
    <w:rsid w:val="00257CE0"/>
    <w:rsid w:val="00257D54"/>
    <w:rsid w:val="002611C1"/>
    <w:rsid w:val="00261799"/>
    <w:rsid w:val="00261F54"/>
    <w:rsid w:val="00262902"/>
    <w:rsid w:val="00262A0E"/>
    <w:rsid w:val="0026300B"/>
    <w:rsid w:val="002647E0"/>
    <w:rsid w:val="002647E5"/>
    <w:rsid w:val="002659C4"/>
    <w:rsid w:val="002667DE"/>
    <w:rsid w:val="00266BBD"/>
    <w:rsid w:val="00270DB6"/>
    <w:rsid w:val="00272F07"/>
    <w:rsid w:val="00273811"/>
    <w:rsid w:val="0027427C"/>
    <w:rsid w:val="002749F8"/>
    <w:rsid w:val="00274F10"/>
    <w:rsid w:val="0027515B"/>
    <w:rsid w:val="00275E65"/>
    <w:rsid w:val="002772B7"/>
    <w:rsid w:val="00280442"/>
    <w:rsid w:val="00280DB2"/>
    <w:rsid w:val="0028185E"/>
    <w:rsid w:val="002819EC"/>
    <w:rsid w:val="00282B47"/>
    <w:rsid w:val="00283876"/>
    <w:rsid w:val="00283976"/>
    <w:rsid w:val="002858A1"/>
    <w:rsid w:val="002865B4"/>
    <w:rsid w:val="00287FD7"/>
    <w:rsid w:val="00290299"/>
    <w:rsid w:val="002908E7"/>
    <w:rsid w:val="002934EE"/>
    <w:rsid w:val="00293875"/>
    <w:rsid w:val="00293879"/>
    <w:rsid w:val="002938D2"/>
    <w:rsid w:val="002939CE"/>
    <w:rsid w:val="00294A9A"/>
    <w:rsid w:val="00295295"/>
    <w:rsid w:val="00295975"/>
    <w:rsid w:val="00295C16"/>
    <w:rsid w:val="0029686B"/>
    <w:rsid w:val="002A017A"/>
    <w:rsid w:val="002A13C6"/>
    <w:rsid w:val="002A14FA"/>
    <w:rsid w:val="002A18EA"/>
    <w:rsid w:val="002A389A"/>
    <w:rsid w:val="002A4314"/>
    <w:rsid w:val="002A5220"/>
    <w:rsid w:val="002A56D6"/>
    <w:rsid w:val="002A649E"/>
    <w:rsid w:val="002A7BC2"/>
    <w:rsid w:val="002A7CDE"/>
    <w:rsid w:val="002B1F74"/>
    <w:rsid w:val="002B2BBA"/>
    <w:rsid w:val="002B33E6"/>
    <w:rsid w:val="002B395A"/>
    <w:rsid w:val="002B4FFD"/>
    <w:rsid w:val="002B5D99"/>
    <w:rsid w:val="002B6BBD"/>
    <w:rsid w:val="002B73AC"/>
    <w:rsid w:val="002B73CB"/>
    <w:rsid w:val="002C15F2"/>
    <w:rsid w:val="002C1A32"/>
    <w:rsid w:val="002C1FA2"/>
    <w:rsid w:val="002C3ED5"/>
    <w:rsid w:val="002C4648"/>
    <w:rsid w:val="002C51CD"/>
    <w:rsid w:val="002D1704"/>
    <w:rsid w:val="002D1C13"/>
    <w:rsid w:val="002D1DE2"/>
    <w:rsid w:val="002D4D4D"/>
    <w:rsid w:val="002D6941"/>
    <w:rsid w:val="002D734E"/>
    <w:rsid w:val="002E0A13"/>
    <w:rsid w:val="002E0B7F"/>
    <w:rsid w:val="002E1ACB"/>
    <w:rsid w:val="002E1AF4"/>
    <w:rsid w:val="002E1F96"/>
    <w:rsid w:val="002E2081"/>
    <w:rsid w:val="002E27DF"/>
    <w:rsid w:val="002E3A09"/>
    <w:rsid w:val="002E4ACE"/>
    <w:rsid w:val="002E50C7"/>
    <w:rsid w:val="002E5268"/>
    <w:rsid w:val="002E658B"/>
    <w:rsid w:val="002E6E4F"/>
    <w:rsid w:val="002E78B0"/>
    <w:rsid w:val="002F04E8"/>
    <w:rsid w:val="002F10C5"/>
    <w:rsid w:val="002F1484"/>
    <w:rsid w:val="002F2127"/>
    <w:rsid w:val="002F270B"/>
    <w:rsid w:val="002F2CF8"/>
    <w:rsid w:val="002F4C12"/>
    <w:rsid w:val="002F5343"/>
    <w:rsid w:val="002F592D"/>
    <w:rsid w:val="002F6A9D"/>
    <w:rsid w:val="002F6B96"/>
    <w:rsid w:val="002F7411"/>
    <w:rsid w:val="002F7C9F"/>
    <w:rsid w:val="002F7D64"/>
    <w:rsid w:val="00300435"/>
    <w:rsid w:val="003010B8"/>
    <w:rsid w:val="00301A74"/>
    <w:rsid w:val="00302075"/>
    <w:rsid w:val="00303D74"/>
    <w:rsid w:val="003041D7"/>
    <w:rsid w:val="0030459C"/>
    <w:rsid w:val="00304FC6"/>
    <w:rsid w:val="003055E9"/>
    <w:rsid w:val="00306541"/>
    <w:rsid w:val="003067EC"/>
    <w:rsid w:val="00307107"/>
    <w:rsid w:val="00307A1E"/>
    <w:rsid w:val="00307C6F"/>
    <w:rsid w:val="00310229"/>
    <w:rsid w:val="003108A6"/>
    <w:rsid w:val="00310CDC"/>
    <w:rsid w:val="00311EEA"/>
    <w:rsid w:val="00312454"/>
    <w:rsid w:val="003130EA"/>
    <w:rsid w:val="00313431"/>
    <w:rsid w:val="00313780"/>
    <w:rsid w:val="00315271"/>
    <w:rsid w:val="0032116A"/>
    <w:rsid w:val="00321377"/>
    <w:rsid w:val="0032175C"/>
    <w:rsid w:val="003229FA"/>
    <w:rsid w:val="003234AE"/>
    <w:rsid w:val="003234BA"/>
    <w:rsid w:val="0032406C"/>
    <w:rsid w:val="00324101"/>
    <w:rsid w:val="00324107"/>
    <w:rsid w:val="00324361"/>
    <w:rsid w:val="003243D3"/>
    <w:rsid w:val="003255DC"/>
    <w:rsid w:val="00325AA0"/>
    <w:rsid w:val="00327458"/>
    <w:rsid w:val="003276B3"/>
    <w:rsid w:val="003316B6"/>
    <w:rsid w:val="00332004"/>
    <w:rsid w:val="003340D6"/>
    <w:rsid w:val="00334839"/>
    <w:rsid w:val="00334D91"/>
    <w:rsid w:val="00335654"/>
    <w:rsid w:val="00335990"/>
    <w:rsid w:val="00336825"/>
    <w:rsid w:val="00336A06"/>
    <w:rsid w:val="003378F8"/>
    <w:rsid w:val="00337A92"/>
    <w:rsid w:val="0034420B"/>
    <w:rsid w:val="00345746"/>
    <w:rsid w:val="00346050"/>
    <w:rsid w:val="00346BBC"/>
    <w:rsid w:val="0035011E"/>
    <w:rsid w:val="00350275"/>
    <w:rsid w:val="003505C1"/>
    <w:rsid w:val="003508C4"/>
    <w:rsid w:val="00350C2A"/>
    <w:rsid w:val="00351B47"/>
    <w:rsid w:val="00351C4A"/>
    <w:rsid w:val="00351D29"/>
    <w:rsid w:val="00353F5A"/>
    <w:rsid w:val="00353F8D"/>
    <w:rsid w:val="00355049"/>
    <w:rsid w:val="00355217"/>
    <w:rsid w:val="0035679A"/>
    <w:rsid w:val="0035717F"/>
    <w:rsid w:val="003578DA"/>
    <w:rsid w:val="003606C1"/>
    <w:rsid w:val="00360C10"/>
    <w:rsid w:val="00361C8B"/>
    <w:rsid w:val="00361F8D"/>
    <w:rsid w:val="00363483"/>
    <w:rsid w:val="003634F0"/>
    <w:rsid w:val="00363515"/>
    <w:rsid w:val="003652C1"/>
    <w:rsid w:val="003652F9"/>
    <w:rsid w:val="00365E87"/>
    <w:rsid w:val="00366A9E"/>
    <w:rsid w:val="00366B4E"/>
    <w:rsid w:val="003676EC"/>
    <w:rsid w:val="0037022F"/>
    <w:rsid w:val="0037058A"/>
    <w:rsid w:val="00371761"/>
    <w:rsid w:val="003719E3"/>
    <w:rsid w:val="00372F15"/>
    <w:rsid w:val="0037473D"/>
    <w:rsid w:val="00374EC8"/>
    <w:rsid w:val="00375346"/>
    <w:rsid w:val="003766B3"/>
    <w:rsid w:val="00376C0A"/>
    <w:rsid w:val="00380CE5"/>
    <w:rsid w:val="003811C9"/>
    <w:rsid w:val="003814F3"/>
    <w:rsid w:val="00382C45"/>
    <w:rsid w:val="0038466B"/>
    <w:rsid w:val="00384ACF"/>
    <w:rsid w:val="003853A7"/>
    <w:rsid w:val="0038574B"/>
    <w:rsid w:val="00386561"/>
    <w:rsid w:val="003874F2"/>
    <w:rsid w:val="00390CC5"/>
    <w:rsid w:val="00391036"/>
    <w:rsid w:val="00391C2C"/>
    <w:rsid w:val="00391E14"/>
    <w:rsid w:val="0039283E"/>
    <w:rsid w:val="00392850"/>
    <w:rsid w:val="003928FF"/>
    <w:rsid w:val="00393739"/>
    <w:rsid w:val="00393856"/>
    <w:rsid w:val="00393D80"/>
    <w:rsid w:val="00393DB4"/>
    <w:rsid w:val="0039414C"/>
    <w:rsid w:val="00394D8F"/>
    <w:rsid w:val="003962C3"/>
    <w:rsid w:val="0039742C"/>
    <w:rsid w:val="003A115A"/>
    <w:rsid w:val="003A1641"/>
    <w:rsid w:val="003A267D"/>
    <w:rsid w:val="003A354E"/>
    <w:rsid w:val="003A3757"/>
    <w:rsid w:val="003A42EA"/>
    <w:rsid w:val="003A45D8"/>
    <w:rsid w:val="003A48D8"/>
    <w:rsid w:val="003A4B74"/>
    <w:rsid w:val="003A62C6"/>
    <w:rsid w:val="003A678B"/>
    <w:rsid w:val="003A7E7B"/>
    <w:rsid w:val="003B0558"/>
    <w:rsid w:val="003B0691"/>
    <w:rsid w:val="003B081F"/>
    <w:rsid w:val="003B0FFC"/>
    <w:rsid w:val="003B1153"/>
    <w:rsid w:val="003B1457"/>
    <w:rsid w:val="003B14BD"/>
    <w:rsid w:val="003B3696"/>
    <w:rsid w:val="003B4FB4"/>
    <w:rsid w:val="003B5034"/>
    <w:rsid w:val="003B5332"/>
    <w:rsid w:val="003B5451"/>
    <w:rsid w:val="003B548F"/>
    <w:rsid w:val="003B5E37"/>
    <w:rsid w:val="003B5E5D"/>
    <w:rsid w:val="003B71FA"/>
    <w:rsid w:val="003C09D7"/>
    <w:rsid w:val="003C0BE5"/>
    <w:rsid w:val="003C0DA9"/>
    <w:rsid w:val="003C17B9"/>
    <w:rsid w:val="003C2A49"/>
    <w:rsid w:val="003C335F"/>
    <w:rsid w:val="003C3475"/>
    <w:rsid w:val="003C433B"/>
    <w:rsid w:val="003C4FF9"/>
    <w:rsid w:val="003C78D7"/>
    <w:rsid w:val="003C7F68"/>
    <w:rsid w:val="003D07A0"/>
    <w:rsid w:val="003D0847"/>
    <w:rsid w:val="003D0968"/>
    <w:rsid w:val="003D0D54"/>
    <w:rsid w:val="003D10D8"/>
    <w:rsid w:val="003D1214"/>
    <w:rsid w:val="003D13EA"/>
    <w:rsid w:val="003D15B5"/>
    <w:rsid w:val="003D1F92"/>
    <w:rsid w:val="003D25C9"/>
    <w:rsid w:val="003D26F7"/>
    <w:rsid w:val="003D3A7C"/>
    <w:rsid w:val="003D519C"/>
    <w:rsid w:val="003D5A03"/>
    <w:rsid w:val="003D6018"/>
    <w:rsid w:val="003D6081"/>
    <w:rsid w:val="003D68A2"/>
    <w:rsid w:val="003D6E6A"/>
    <w:rsid w:val="003D7746"/>
    <w:rsid w:val="003D7A85"/>
    <w:rsid w:val="003D7C7F"/>
    <w:rsid w:val="003E0EF6"/>
    <w:rsid w:val="003E1BF5"/>
    <w:rsid w:val="003E1C39"/>
    <w:rsid w:val="003E2A70"/>
    <w:rsid w:val="003E2BAB"/>
    <w:rsid w:val="003E6183"/>
    <w:rsid w:val="003E6FDB"/>
    <w:rsid w:val="003F040F"/>
    <w:rsid w:val="003F0419"/>
    <w:rsid w:val="003F0A08"/>
    <w:rsid w:val="003F0D76"/>
    <w:rsid w:val="003F483B"/>
    <w:rsid w:val="003F5755"/>
    <w:rsid w:val="003F62EC"/>
    <w:rsid w:val="003F7B58"/>
    <w:rsid w:val="003F7D13"/>
    <w:rsid w:val="0040180A"/>
    <w:rsid w:val="00401E36"/>
    <w:rsid w:val="00402013"/>
    <w:rsid w:val="00402150"/>
    <w:rsid w:val="00403781"/>
    <w:rsid w:val="00404977"/>
    <w:rsid w:val="0040536F"/>
    <w:rsid w:val="004054C4"/>
    <w:rsid w:val="004055C9"/>
    <w:rsid w:val="00406E00"/>
    <w:rsid w:val="004072E4"/>
    <w:rsid w:val="0040749F"/>
    <w:rsid w:val="0040756A"/>
    <w:rsid w:val="00411CE9"/>
    <w:rsid w:val="00411DBB"/>
    <w:rsid w:val="00412B65"/>
    <w:rsid w:val="00412D80"/>
    <w:rsid w:val="00415A9E"/>
    <w:rsid w:val="00415D77"/>
    <w:rsid w:val="00415EB4"/>
    <w:rsid w:val="00415F28"/>
    <w:rsid w:val="00415F54"/>
    <w:rsid w:val="00415FD0"/>
    <w:rsid w:val="00417360"/>
    <w:rsid w:val="0042068E"/>
    <w:rsid w:val="00422164"/>
    <w:rsid w:val="004228CF"/>
    <w:rsid w:val="0042352E"/>
    <w:rsid w:val="0042368E"/>
    <w:rsid w:val="00424299"/>
    <w:rsid w:val="0042535E"/>
    <w:rsid w:val="00427BC6"/>
    <w:rsid w:val="004304E6"/>
    <w:rsid w:val="004306CB"/>
    <w:rsid w:val="00431648"/>
    <w:rsid w:val="00431FA2"/>
    <w:rsid w:val="004325D3"/>
    <w:rsid w:val="004326B5"/>
    <w:rsid w:val="0043281C"/>
    <w:rsid w:val="00432A2A"/>
    <w:rsid w:val="004334BC"/>
    <w:rsid w:val="00433D71"/>
    <w:rsid w:val="00434859"/>
    <w:rsid w:val="004352DA"/>
    <w:rsid w:val="00435340"/>
    <w:rsid w:val="00435801"/>
    <w:rsid w:val="004362E3"/>
    <w:rsid w:val="00436315"/>
    <w:rsid w:val="004374B2"/>
    <w:rsid w:val="00437A66"/>
    <w:rsid w:val="00440124"/>
    <w:rsid w:val="00440429"/>
    <w:rsid w:val="00440492"/>
    <w:rsid w:val="00440934"/>
    <w:rsid w:val="00441B17"/>
    <w:rsid w:val="00442BA6"/>
    <w:rsid w:val="0044367B"/>
    <w:rsid w:val="00443ACB"/>
    <w:rsid w:val="0044436F"/>
    <w:rsid w:val="00444BEB"/>
    <w:rsid w:val="0044536D"/>
    <w:rsid w:val="00445B0C"/>
    <w:rsid w:val="00446522"/>
    <w:rsid w:val="0044654B"/>
    <w:rsid w:val="004505E8"/>
    <w:rsid w:val="00451557"/>
    <w:rsid w:val="00451E16"/>
    <w:rsid w:val="00451F53"/>
    <w:rsid w:val="004523CC"/>
    <w:rsid w:val="00454568"/>
    <w:rsid w:val="004548CD"/>
    <w:rsid w:val="00454AF0"/>
    <w:rsid w:val="00455D0D"/>
    <w:rsid w:val="004560A7"/>
    <w:rsid w:val="00456968"/>
    <w:rsid w:val="004573D8"/>
    <w:rsid w:val="0046049C"/>
    <w:rsid w:val="0046062C"/>
    <w:rsid w:val="0046083F"/>
    <w:rsid w:val="00461A64"/>
    <w:rsid w:val="004622FF"/>
    <w:rsid w:val="00463DFB"/>
    <w:rsid w:val="0046476F"/>
    <w:rsid w:val="0046486B"/>
    <w:rsid w:val="00464E7A"/>
    <w:rsid w:val="004652A0"/>
    <w:rsid w:val="00465BE5"/>
    <w:rsid w:val="00466D2A"/>
    <w:rsid w:val="00471103"/>
    <w:rsid w:val="00471F36"/>
    <w:rsid w:val="00472311"/>
    <w:rsid w:val="00472A15"/>
    <w:rsid w:val="004736EB"/>
    <w:rsid w:val="00473DFA"/>
    <w:rsid w:val="00473E1F"/>
    <w:rsid w:val="0047487F"/>
    <w:rsid w:val="00474B3E"/>
    <w:rsid w:val="004761AC"/>
    <w:rsid w:val="00477576"/>
    <w:rsid w:val="00480E3F"/>
    <w:rsid w:val="00482A28"/>
    <w:rsid w:val="00482C83"/>
    <w:rsid w:val="0048320F"/>
    <w:rsid w:val="004835EA"/>
    <w:rsid w:val="004851E4"/>
    <w:rsid w:val="00485754"/>
    <w:rsid w:val="00485F5B"/>
    <w:rsid w:val="004864A4"/>
    <w:rsid w:val="00487034"/>
    <w:rsid w:val="0049008F"/>
    <w:rsid w:val="00490D1E"/>
    <w:rsid w:val="004915D6"/>
    <w:rsid w:val="00491B56"/>
    <w:rsid w:val="00491C61"/>
    <w:rsid w:val="00493E81"/>
    <w:rsid w:val="004947FA"/>
    <w:rsid w:val="00494FC5"/>
    <w:rsid w:val="0049527C"/>
    <w:rsid w:val="0049682E"/>
    <w:rsid w:val="00496DD2"/>
    <w:rsid w:val="00497AF5"/>
    <w:rsid w:val="004A11C8"/>
    <w:rsid w:val="004A1B48"/>
    <w:rsid w:val="004A1E1E"/>
    <w:rsid w:val="004A21F2"/>
    <w:rsid w:val="004A2DB8"/>
    <w:rsid w:val="004A4D28"/>
    <w:rsid w:val="004A51AD"/>
    <w:rsid w:val="004A7A22"/>
    <w:rsid w:val="004A7DC4"/>
    <w:rsid w:val="004A7F31"/>
    <w:rsid w:val="004A7F75"/>
    <w:rsid w:val="004B0439"/>
    <w:rsid w:val="004B05F7"/>
    <w:rsid w:val="004B06BD"/>
    <w:rsid w:val="004B0FB5"/>
    <w:rsid w:val="004B1050"/>
    <w:rsid w:val="004B2A93"/>
    <w:rsid w:val="004B2CE8"/>
    <w:rsid w:val="004B2D6A"/>
    <w:rsid w:val="004B31F3"/>
    <w:rsid w:val="004B3FA1"/>
    <w:rsid w:val="004B5352"/>
    <w:rsid w:val="004B67F0"/>
    <w:rsid w:val="004B7096"/>
    <w:rsid w:val="004C2106"/>
    <w:rsid w:val="004C2332"/>
    <w:rsid w:val="004C2EF1"/>
    <w:rsid w:val="004C3008"/>
    <w:rsid w:val="004C322D"/>
    <w:rsid w:val="004C3952"/>
    <w:rsid w:val="004C4D4C"/>
    <w:rsid w:val="004C52D9"/>
    <w:rsid w:val="004C535C"/>
    <w:rsid w:val="004C63F6"/>
    <w:rsid w:val="004C74CA"/>
    <w:rsid w:val="004C74E9"/>
    <w:rsid w:val="004C7614"/>
    <w:rsid w:val="004C7D12"/>
    <w:rsid w:val="004D0553"/>
    <w:rsid w:val="004D1C2E"/>
    <w:rsid w:val="004D20D3"/>
    <w:rsid w:val="004D2ACC"/>
    <w:rsid w:val="004D2E48"/>
    <w:rsid w:val="004D3229"/>
    <w:rsid w:val="004D3814"/>
    <w:rsid w:val="004D47E3"/>
    <w:rsid w:val="004D4B88"/>
    <w:rsid w:val="004D601A"/>
    <w:rsid w:val="004D6613"/>
    <w:rsid w:val="004D6BCD"/>
    <w:rsid w:val="004D72F8"/>
    <w:rsid w:val="004E0177"/>
    <w:rsid w:val="004E0926"/>
    <w:rsid w:val="004E124A"/>
    <w:rsid w:val="004E18EA"/>
    <w:rsid w:val="004E2ED6"/>
    <w:rsid w:val="004E34BF"/>
    <w:rsid w:val="004E57F5"/>
    <w:rsid w:val="004E60C2"/>
    <w:rsid w:val="004E66B3"/>
    <w:rsid w:val="004E6CEE"/>
    <w:rsid w:val="004F1CE6"/>
    <w:rsid w:val="004F2F61"/>
    <w:rsid w:val="004F3C9B"/>
    <w:rsid w:val="004F4636"/>
    <w:rsid w:val="004F49B8"/>
    <w:rsid w:val="004F4E74"/>
    <w:rsid w:val="004F51B9"/>
    <w:rsid w:val="005013AA"/>
    <w:rsid w:val="005027B5"/>
    <w:rsid w:val="00504CBF"/>
    <w:rsid w:val="00505D85"/>
    <w:rsid w:val="00506047"/>
    <w:rsid w:val="0050641E"/>
    <w:rsid w:val="005100AA"/>
    <w:rsid w:val="00512573"/>
    <w:rsid w:val="00512915"/>
    <w:rsid w:val="005131F0"/>
    <w:rsid w:val="0051519F"/>
    <w:rsid w:val="005158C6"/>
    <w:rsid w:val="00516956"/>
    <w:rsid w:val="00517705"/>
    <w:rsid w:val="00517A03"/>
    <w:rsid w:val="00517FC8"/>
    <w:rsid w:val="00521A39"/>
    <w:rsid w:val="00521D51"/>
    <w:rsid w:val="00521FBC"/>
    <w:rsid w:val="0052236E"/>
    <w:rsid w:val="005226B4"/>
    <w:rsid w:val="00522B6F"/>
    <w:rsid w:val="00523529"/>
    <w:rsid w:val="005241DC"/>
    <w:rsid w:val="005248D9"/>
    <w:rsid w:val="00524AE4"/>
    <w:rsid w:val="005262E4"/>
    <w:rsid w:val="0052720D"/>
    <w:rsid w:val="005272D0"/>
    <w:rsid w:val="005272FD"/>
    <w:rsid w:val="00530C49"/>
    <w:rsid w:val="00530EDD"/>
    <w:rsid w:val="00531116"/>
    <w:rsid w:val="00531166"/>
    <w:rsid w:val="005314E9"/>
    <w:rsid w:val="005325E9"/>
    <w:rsid w:val="00532BCA"/>
    <w:rsid w:val="00533FDE"/>
    <w:rsid w:val="005348FA"/>
    <w:rsid w:val="0053696D"/>
    <w:rsid w:val="00536A1E"/>
    <w:rsid w:val="00536A3C"/>
    <w:rsid w:val="00536BA5"/>
    <w:rsid w:val="00537E09"/>
    <w:rsid w:val="00540BE3"/>
    <w:rsid w:val="0054142D"/>
    <w:rsid w:val="00541462"/>
    <w:rsid w:val="00544E77"/>
    <w:rsid w:val="00544EF4"/>
    <w:rsid w:val="00545385"/>
    <w:rsid w:val="00545856"/>
    <w:rsid w:val="0054589E"/>
    <w:rsid w:val="00545E04"/>
    <w:rsid w:val="0054627D"/>
    <w:rsid w:val="00546C8D"/>
    <w:rsid w:val="005471B5"/>
    <w:rsid w:val="0054790F"/>
    <w:rsid w:val="00550151"/>
    <w:rsid w:val="0055034B"/>
    <w:rsid w:val="00550830"/>
    <w:rsid w:val="00550A75"/>
    <w:rsid w:val="00550AE4"/>
    <w:rsid w:val="005521AF"/>
    <w:rsid w:val="00552C3D"/>
    <w:rsid w:val="00552D69"/>
    <w:rsid w:val="0055364A"/>
    <w:rsid w:val="005545B7"/>
    <w:rsid w:val="005556A6"/>
    <w:rsid w:val="00555D54"/>
    <w:rsid w:val="005560B1"/>
    <w:rsid w:val="0055647F"/>
    <w:rsid w:val="005566FF"/>
    <w:rsid w:val="00556A35"/>
    <w:rsid w:val="00556FCC"/>
    <w:rsid w:val="0055715D"/>
    <w:rsid w:val="00557AAB"/>
    <w:rsid w:val="00557BB2"/>
    <w:rsid w:val="0056060E"/>
    <w:rsid w:val="005618FF"/>
    <w:rsid w:val="00562F6F"/>
    <w:rsid w:val="005638F7"/>
    <w:rsid w:val="00565AE3"/>
    <w:rsid w:val="00565BEC"/>
    <w:rsid w:val="00565FE5"/>
    <w:rsid w:val="00566135"/>
    <w:rsid w:val="00570E09"/>
    <w:rsid w:val="00571449"/>
    <w:rsid w:val="005718CE"/>
    <w:rsid w:val="005746D3"/>
    <w:rsid w:val="0057476C"/>
    <w:rsid w:val="00574A42"/>
    <w:rsid w:val="00575ACB"/>
    <w:rsid w:val="00575B9F"/>
    <w:rsid w:val="0057600F"/>
    <w:rsid w:val="00576C7A"/>
    <w:rsid w:val="005816E2"/>
    <w:rsid w:val="00582951"/>
    <w:rsid w:val="00582A81"/>
    <w:rsid w:val="005840F4"/>
    <w:rsid w:val="00584798"/>
    <w:rsid w:val="005852BD"/>
    <w:rsid w:val="00585BC7"/>
    <w:rsid w:val="00585FD4"/>
    <w:rsid w:val="00586D9B"/>
    <w:rsid w:val="005878AA"/>
    <w:rsid w:val="00587AA7"/>
    <w:rsid w:val="0059236B"/>
    <w:rsid w:val="00594084"/>
    <w:rsid w:val="0059423E"/>
    <w:rsid w:val="005959D0"/>
    <w:rsid w:val="00596628"/>
    <w:rsid w:val="00596DFC"/>
    <w:rsid w:val="00597C65"/>
    <w:rsid w:val="00597CA3"/>
    <w:rsid w:val="005A02DF"/>
    <w:rsid w:val="005A03D6"/>
    <w:rsid w:val="005A066D"/>
    <w:rsid w:val="005A1468"/>
    <w:rsid w:val="005A165D"/>
    <w:rsid w:val="005A18E7"/>
    <w:rsid w:val="005A1B77"/>
    <w:rsid w:val="005A2586"/>
    <w:rsid w:val="005A2F7E"/>
    <w:rsid w:val="005A479F"/>
    <w:rsid w:val="005A4A36"/>
    <w:rsid w:val="005A567D"/>
    <w:rsid w:val="005A6D96"/>
    <w:rsid w:val="005B0511"/>
    <w:rsid w:val="005B0C0E"/>
    <w:rsid w:val="005B1942"/>
    <w:rsid w:val="005B208A"/>
    <w:rsid w:val="005B2957"/>
    <w:rsid w:val="005B2D23"/>
    <w:rsid w:val="005B346D"/>
    <w:rsid w:val="005B41F3"/>
    <w:rsid w:val="005B49A7"/>
    <w:rsid w:val="005B59A6"/>
    <w:rsid w:val="005B5E6C"/>
    <w:rsid w:val="005B5FAF"/>
    <w:rsid w:val="005B6D51"/>
    <w:rsid w:val="005B7C67"/>
    <w:rsid w:val="005B7DE5"/>
    <w:rsid w:val="005C075B"/>
    <w:rsid w:val="005C1A41"/>
    <w:rsid w:val="005C230C"/>
    <w:rsid w:val="005C35D0"/>
    <w:rsid w:val="005C455F"/>
    <w:rsid w:val="005C4789"/>
    <w:rsid w:val="005C4843"/>
    <w:rsid w:val="005C6772"/>
    <w:rsid w:val="005C7271"/>
    <w:rsid w:val="005C7390"/>
    <w:rsid w:val="005D1497"/>
    <w:rsid w:val="005D1C19"/>
    <w:rsid w:val="005D20CB"/>
    <w:rsid w:val="005D281F"/>
    <w:rsid w:val="005D303C"/>
    <w:rsid w:val="005D30E4"/>
    <w:rsid w:val="005D3446"/>
    <w:rsid w:val="005D3695"/>
    <w:rsid w:val="005D3C4F"/>
    <w:rsid w:val="005D3DD0"/>
    <w:rsid w:val="005D4A3B"/>
    <w:rsid w:val="005D4C2E"/>
    <w:rsid w:val="005D6E2B"/>
    <w:rsid w:val="005E059A"/>
    <w:rsid w:val="005E0A29"/>
    <w:rsid w:val="005E160E"/>
    <w:rsid w:val="005E16DA"/>
    <w:rsid w:val="005E1DCF"/>
    <w:rsid w:val="005E211D"/>
    <w:rsid w:val="005E2D30"/>
    <w:rsid w:val="005E3872"/>
    <w:rsid w:val="005E454B"/>
    <w:rsid w:val="005E55D7"/>
    <w:rsid w:val="005E5CA6"/>
    <w:rsid w:val="005E6F2F"/>
    <w:rsid w:val="005E6F7B"/>
    <w:rsid w:val="005E76E5"/>
    <w:rsid w:val="005E7E88"/>
    <w:rsid w:val="005E7FF0"/>
    <w:rsid w:val="005F218C"/>
    <w:rsid w:val="005F395B"/>
    <w:rsid w:val="005F5248"/>
    <w:rsid w:val="005F763B"/>
    <w:rsid w:val="00600CF4"/>
    <w:rsid w:val="00600F94"/>
    <w:rsid w:val="006012B3"/>
    <w:rsid w:val="00601C83"/>
    <w:rsid w:val="0060297A"/>
    <w:rsid w:val="00603DF9"/>
    <w:rsid w:val="006040A0"/>
    <w:rsid w:val="00604194"/>
    <w:rsid w:val="00604482"/>
    <w:rsid w:val="00605A6D"/>
    <w:rsid w:val="006065D6"/>
    <w:rsid w:val="00606DF6"/>
    <w:rsid w:val="00607FC4"/>
    <w:rsid w:val="00610491"/>
    <w:rsid w:val="00610F7A"/>
    <w:rsid w:val="00612AE2"/>
    <w:rsid w:val="006160F4"/>
    <w:rsid w:val="00616359"/>
    <w:rsid w:val="00616CF0"/>
    <w:rsid w:val="00616FD5"/>
    <w:rsid w:val="00617504"/>
    <w:rsid w:val="00617E1F"/>
    <w:rsid w:val="006215E6"/>
    <w:rsid w:val="00621AD3"/>
    <w:rsid w:val="006221D2"/>
    <w:rsid w:val="006243E5"/>
    <w:rsid w:val="006244A1"/>
    <w:rsid w:val="00624A8E"/>
    <w:rsid w:val="00624E13"/>
    <w:rsid w:val="00624EC6"/>
    <w:rsid w:val="006254D7"/>
    <w:rsid w:val="00625601"/>
    <w:rsid w:val="00625BF3"/>
    <w:rsid w:val="006268B2"/>
    <w:rsid w:val="00627461"/>
    <w:rsid w:val="00630C80"/>
    <w:rsid w:val="00630F90"/>
    <w:rsid w:val="006313BE"/>
    <w:rsid w:val="00631560"/>
    <w:rsid w:val="00632DE1"/>
    <w:rsid w:val="00632F65"/>
    <w:rsid w:val="00633B31"/>
    <w:rsid w:val="0063569E"/>
    <w:rsid w:val="006361A0"/>
    <w:rsid w:val="00636CBF"/>
    <w:rsid w:val="00637F54"/>
    <w:rsid w:val="00640269"/>
    <w:rsid w:val="00640B40"/>
    <w:rsid w:val="00640CF7"/>
    <w:rsid w:val="00641298"/>
    <w:rsid w:val="006412AD"/>
    <w:rsid w:val="00641388"/>
    <w:rsid w:val="006419AD"/>
    <w:rsid w:val="00642C64"/>
    <w:rsid w:val="00643137"/>
    <w:rsid w:val="00643EE7"/>
    <w:rsid w:val="00644C73"/>
    <w:rsid w:val="00645EFC"/>
    <w:rsid w:val="00645F57"/>
    <w:rsid w:val="00646723"/>
    <w:rsid w:val="006468EF"/>
    <w:rsid w:val="00650038"/>
    <w:rsid w:val="00650A8E"/>
    <w:rsid w:val="006517BA"/>
    <w:rsid w:val="00652AAA"/>
    <w:rsid w:val="0065351F"/>
    <w:rsid w:val="0065436E"/>
    <w:rsid w:val="00655078"/>
    <w:rsid w:val="006555BF"/>
    <w:rsid w:val="0065771E"/>
    <w:rsid w:val="006577A4"/>
    <w:rsid w:val="0065799C"/>
    <w:rsid w:val="00660C3B"/>
    <w:rsid w:val="00661F61"/>
    <w:rsid w:val="006638BE"/>
    <w:rsid w:val="00663E15"/>
    <w:rsid w:val="00663F11"/>
    <w:rsid w:val="006650AB"/>
    <w:rsid w:val="00665303"/>
    <w:rsid w:val="00665B40"/>
    <w:rsid w:val="006662A3"/>
    <w:rsid w:val="006665FD"/>
    <w:rsid w:val="00666681"/>
    <w:rsid w:val="006701DA"/>
    <w:rsid w:val="00671C3A"/>
    <w:rsid w:val="00672104"/>
    <w:rsid w:val="00672FB6"/>
    <w:rsid w:val="0067325C"/>
    <w:rsid w:val="00673AC3"/>
    <w:rsid w:val="00675B3B"/>
    <w:rsid w:val="00675CEC"/>
    <w:rsid w:val="00676CD4"/>
    <w:rsid w:val="00676E64"/>
    <w:rsid w:val="006810CF"/>
    <w:rsid w:val="00683268"/>
    <w:rsid w:val="0068335E"/>
    <w:rsid w:val="006835A7"/>
    <w:rsid w:val="00683EED"/>
    <w:rsid w:val="00685542"/>
    <w:rsid w:val="006855CB"/>
    <w:rsid w:val="0068612E"/>
    <w:rsid w:val="006863CF"/>
    <w:rsid w:val="00686851"/>
    <w:rsid w:val="00687C38"/>
    <w:rsid w:val="00690911"/>
    <w:rsid w:val="006919B2"/>
    <w:rsid w:val="00691A6A"/>
    <w:rsid w:val="0069340C"/>
    <w:rsid w:val="00694E88"/>
    <w:rsid w:val="00694F41"/>
    <w:rsid w:val="0069587F"/>
    <w:rsid w:val="00695B54"/>
    <w:rsid w:val="00696445"/>
    <w:rsid w:val="006966E3"/>
    <w:rsid w:val="006A0ACE"/>
    <w:rsid w:val="006A1C64"/>
    <w:rsid w:val="006A21C7"/>
    <w:rsid w:val="006A2412"/>
    <w:rsid w:val="006A50BD"/>
    <w:rsid w:val="006A56DD"/>
    <w:rsid w:val="006A5EAE"/>
    <w:rsid w:val="006A67A8"/>
    <w:rsid w:val="006A69A3"/>
    <w:rsid w:val="006A6C2C"/>
    <w:rsid w:val="006A6F6D"/>
    <w:rsid w:val="006A6FE2"/>
    <w:rsid w:val="006A7D4B"/>
    <w:rsid w:val="006B071A"/>
    <w:rsid w:val="006B0CF9"/>
    <w:rsid w:val="006B153A"/>
    <w:rsid w:val="006B1770"/>
    <w:rsid w:val="006B2C1B"/>
    <w:rsid w:val="006B314F"/>
    <w:rsid w:val="006B36CC"/>
    <w:rsid w:val="006B3AB9"/>
    <w:rsid w:val="006B509E"/>
    <w:rsid w:val="006B55D9"/>
    <w:rsid w:val="006B70A7"/>
    <w:rsid w:val="006B725D"/>
    <w:rsid w:val="006B7855"/>
    <w:rsid w:val="006B78F7"/>
    <w:rsid w:val="006B7D14"/>
    <w:rsid w:val="006C043A"/>
    <w:rsid w:val="006C0C91"/>
    <w:rsid w:val="006C1BC7"/>
    <w:rsid w:val="006C3938"/>
    <w:rsid w:val="006C5242"/>
    <w:rsid w:val="006C6D9C"/>
    <w:rsid w:val="006D0B5F"/>
    <w:rsid w:val="006D1F4B"/>
    <w:rsid w:val="006D49AD"/>
    <w:rsid w:val="006D52C7"/>
    <w:rsid w:val="006D5B8D"/>
    <w:rsid w:val="006D6D65"/>
    <w:rsid w:val="006E055C"/>
    <w:rsid w:val="006E0CD7"/>
    <w:rsid w:val="006E1601"/>
    <w:rsid w:val="006E1753"/>
    <w:rsid w:val="006E2078"/>
    <w:rsid w:val="006E2E25"/>
    <w:rsid w:val="006E31FA"/>
    <w:rsid w:val="006E53DC"/>
    <w:rsid w:val="006E5457"/>
    <w:rsid w:val="006E6AF0"/>
    <w:rsid w:val="006E6D9C"/>
    <w:rsid w:val="006E781D"/>
    <w:rsid w:val="006F1899"/>
    <w:rsid w:val="006F1F16"/>
    <w:rsid w:val="006F2434"/>
    <w:rsid w:val="006F2486"/>
    <w:rsid w:val="006F2AB9"/>
    <w:rsid w:val="006F339E"/>
    <w:rsid w:val="006F346A"/>
    <w:rsid w:val="006F3E4A"/>
    <w:rsid w:val="006F48BC"/>
    <w:rsid w:val="006F4A9F"/>
    <w:rsid w:val="006F584E"/>
    <w:rsid w:val="006F61D7"/>
    <w:rsid w:val="006F7C36"/>
    <w:rsid w:val="007005E7"/>
    <w:rsid w:val="00700FE1"/>
    <w:rsid w:val="007014F5"/>
    <w:rsid w:val="007016EF"/>
    <w:rsid w:val="00701E2C"/>
    <w:rsid w:val="007041FB"/>
    <w:rsid w:val="0070474E"/>
    <w:rsid w:val="0070485F"/>
    <w:rsid w:val="00705993"/>
    <w:rsid w:val="00707BEC"/>
    <w:rsid w:val="00707E66"/>
    <w:rsid w:val="0071008D"/>
    <w:rsid w:val="007104D3"/>
    <w:rsid w:val="00710538"/>
    <w:rsid w:val="007117AC"/>
    <w:rsid w:val="007125C0"/>
    <w:rsid w:val="007128C2"/>
    <w:rsid w:val="00713B55"/>
    <w:rsid w:val="00715266"/>
    <w:rsid w:val="00716C73"/>
    <w:rsid w:val="00717906"/>
    <w:rsid w:val="00717F84"/>
    <w:rsid w:val="00721645"/>
    <w:rsid w:val="007224F8"/>
    <w:rsid w:val="0072307A"/>
    <w:rsid w:val="007243EA"/>
    <w:rsid w:val="00726726"/>
    <w:rsid w:val="0073221B"/>
    <w:rsid w:val="00732397"/>
    <w:rsid w:val="007324FC"/>
    <w:rsid w:val="007326DA"/>
    <w:rsid w:val="00732C01"/>
    <w:rsid w:val="00732D67"/>
    <w:rsid w:val="00733718"/>
    <w:rsid w:val="007348AB"/>
    <w:rsid w:val="0073599B"/>
    <w:rsid w:val="00735BE0"/>
    <w:rsid w:val="007369C5"/>
    <w:rsid w:val="00736BA8"/>
    <w:rsid w:val="00737DA2"/>
    <w:rsid w:val="00741732"/>
    <w:rsid w:val="0074266D"/>
    <w:rsid w:val="00742E04"/>
    <w:rsid w:val="0074418A"/>
    <w:rsid w:val="00745906"/>
    <w:rsid w:val="00746C20"/>
    <w:rsid w:val="007478FF"/>
    <w:rsid w:val="00751D92"/>
    <w:rsid w:val="00753398"/>
    <w:rsid w:val="00755ABB"/>
    <w:rsid w:val="007573F3"/>
    <w:rsid w:val="007574C3"/>
    <w:rsid w:val="007577C2"/>
    <w:rsid w:val="00757925"/>
    <w:rsid w:val="0076036C"/>
    <w:rsid w:val="00760613"/>
    <w:rsid w:val="00760D6F"/>
    <w:rsid w:val="00761546"/>
    <w:rsid w:val="00762E72"/>
    <w:rsid w:val="007639BE"/>
    <w:rsid w:val="00765688"/>
    <w:rsid w:val="00765EDF"/>
    <w:rsid w:val="00767EF3"/>
    <w:rsid w:val="00770357"/>
    <w:rsid w:val="00770618"/>
    <w:rsid w:val="00770739"/>
    <w:rsid w:val="00770914"/>
    <w:rsid w:val="00770D83"/>
    <w:rsid w:val="007719DC"/>
    <w:rsid w:val="00771F87"/>
    <w:rsid w:val="00772274"/>
    <w:rsid w:val="00775316"/>
    <w:rsid w:val="00777604"/>
    <w:rsid w:val="00777A18"/>
    <w:rsid w:val="0078036D"/>
    <w:rsid w:val="00781AC7"/>
    <w:rsid w:val="00781CB0"/>
    <w:rsid w:val="00782005"/>
    <w:rsid w:val="0078438B"/>
    <w:rsid w:val="007859C3"/>
    <w:rsid w:val="00786108"/>
    <w:rsid w:val="007866C1"/>
    <w:rsid w:val="00786F61"/>
    <w:rsid w:val="007908EC"/>
    <w:rsid w:val="00791FCE"/>
    <w:rsid w:val="007921B2"/>
    <w:rsid w:val="00792847"/>
    <w:rsid w:val="00793C59"/>
    <w:rsid w:val="0079431B"/>
    <w:rsid w:val="00795BB6"/>
    <w:rsid w:val="00796DA4"/>
    <w:rsid w:val="00797492"/>
    <w:rsid w:val="007A0093"/>
    <w:rsid w:val="007A11DD"/>
    <w:rsid w:val="007A14CB"/>
    <w:rsid w:val="007A21A8"/>
    <w:rsid w:val="007A24BD"/>
    <w:rsid w:val="007A289B"/>
    <w:rsid w:val="007A48BE"/>
    <w:rsid w:val="007A4EB4"/>
    <w:rsid w:val="007A60C5"/>
    <w:rsid w:val="007A670B"/>
    <w:rsid w:val="007A79A6"/>
    <w:rsid w:val="007B095E"/>
    <w:rsid w:val="007B0EE3"/>
    <w:rsid w:val="007B19CC"/>
    <w:rsid w:val="007B1EEB"/>
    <w:rsid w:val="007B2AAF"/>
    <w:rsid w:val="007B2D27"/>
    <w:rsid w:val="007B3192"/>
    <w:rsid w:val="007B413C"/>
    <w:rsid w:val="007B4BC2"/>
    <w:rsid w:val="007B4D78"/>
    <w:rsid w:val="007B582C"/>
    <w:rsid w:val="007B6C2B"/>
    <w:rsid w:val="007B6D6F"/>
    <w:rsid w:val="007B736A"/>
    <w:rsid w:val="007C0002"/>
    <w:rsid w:val="007C099A"/>
    <w:rsid w:val="007C0B0E"/>
    <w:rsid w:val="007C0EEB"/>
    <w:rsid w:val="007C0F04"/>
    <w:rsid w:val="007C17A0"/>
    <w:rsid w:val="007C275C"/>
    <w:rsid w:val="007C2A64"/>
    <w:rsid w:val="007C2DFE"/>
    <w:rsid w:val="007C36AD"/>
    <w:rsid w:val="007C3825"/>
    <w:rsid w:val="007C3AB4"/>
    <w:rsid w:val="007C6560"/>
    <w:rsid w:val="007C6F78"/>
    <w:rsid w:val="007C70FE"/>
    <w:rsid w:val="007D1122"/>
    <w:rsid w:val="007D3966"/>
    <w:rsid w:val="007D5359"/>
    <w:rsid w:val="007D5B8E"/>
    <w:rsid w:val="007D6117"/>
    <w:rsid w:val="007D7394"/>
    <w:rsid w:val="007D7B01"/>
    <w:rsid w:val="007E049A"/>
    <w:rsid w:val="007E0EBA"/>
    <w:rsid w:val="007E13E0"/>
    <w:rsid w:val="007E1FFF"/>
    <w:rsid w:val="007E3DBF"/>
    <w:rsid w:val="007E41A7"/>
    <w:rsid w:val="007E432E"/>
    <w:rsid w:val="007E47A2"/>
    <w:rsid w:val="007E5098"/>
    <w:rsid w:val="007E5FCF"/>
    <w:rsid w:val="007E78C9"/>
    <w:rsid w:val="007E79C1"/>
    <w:rsid w:val="007E7B83"/>
    <w:rsid w:val="007F0194"/>
    <w:rsid w:val="007F3D97"/>
    <w:rsid w:val="007F4947"/>
    <w:rsid w:val="007F4F37"/>
    <w:rsid w:val="007F565F"/>
    <w:rsid w:val="007F5E0A"/>
    <w:rsid w:val="007F5E93"/>
    <w:rsid w:val="007F6D52"/>
    <w:rsid w:val="00800288"/>
    <w:rsid w:val="00800892"/>
    <w:rsid w:val="00800A40"/>
    <w:rsid w:val="00801CD6"/>
    <w:rsid w:val="00804A52"/>
    <w:rsid w:val="00804C23"/>
    <w:rsid w:val="008050A3"/>
    <w:rsid w:val="00805160"/>
    <w:rsid w:val="008061FD"/>
    <w:rsid w:val="008068EA"/>
    <w:rsid w:val="00807199"/>
    <w:rsid w:val="00807309"/>
    <w:rsid w:val="0080787D"/>
    <w:rsid w:val="008126A8"/>
    <w:rsid w:val="0081411C"/>
    <w:rsid w:val="00814751"/>
    <w:rsid w:val="008147F8"/>
    <w:rsid w:val="00814933"/>
    <w:rsid w:val="00815693"/>
    <w:rsid w:val="00815E7E"/>
    <w:rsid w:val="00816E22"/>
    <w:rsid w:val="00820345"/>
    <w:rsid w:val="00821038"/>
    <w:rsid w:val="00821472"/>
    <w:rsid w:val="00821718"/>
    <w:rsid w:val="00821A29"/>
    <w:rsid w:val="00822114"/>
    <w:rsid w:val="00824898"/>
    <w:rsid w:val="00824987"/>
    <w:rsid w:val="00824EC5"/>
    <w:rsid w:val="0082595E"/>
    <w:rsid w:val="00826CE4"/>
    <w:rsid w:val="00827597"/>
    <w:rsid w:val="00827E14"/>
    <w:rsid w:val="00827EBD"/>
    <w:rsid w:val="00827EDE"/>
    <w:rsid w:val="00830491"/>
    <w:rsid w:val="008306DE"/>
    <w:rsid w:val="00830C01"/>
    <w:rsid w:val="00831E12"/>
    <w:rsid w:val="00831E30"/>
    <w:rsid w:val="00831EAD"/>
    <w:rsid w:val="0083255B"/>
    <w:rsid w:val="0083338F"/>
    <w:rsid w:val="00833E62"/>
    <w:rsid w:val="008344C9"/>
    <w:rsid w:val="00834616"/>
    <w:rsid w:val="008353AB"/>
    <w:rsid w:val="008358D7"/>
    <w:rsid w:val="00835956"/>
    <w:rsid w:val="00836017"/>
    <w:rsid w:val="008361B8"/>
    <w:rsid w:val="0083661E"/>
    <w:rsid w:val="0083667A"/>
    <w:rsid w:val="00836B13"/>
    <w:rsid w:val="00836B1E"/>
    <w:rsid w:val="00836D8A"/>
    <w:rsid w:val="00836EDC"/>
    <w:rsid w:val="008377FF"/>
    <w:rsid w:val="0084128A"/>
    <w:rsid w:val="00841852"/>
    <w:rsid w:val="008422C0"/>
    <w:rsid w:val="00842471"/>
    <w:rsid w:val="00842931"/>
    <w:rsid w:val="00843DEF"/>
    <w:rsid w:val="008445A9"/>
    <w:rsid w:val="00845BD1"/>
    <w:rsid w:val="0084650F"/>
    <w:rsid w:val="0085010C"/>
    <w:rsid w:val="008505F6"/>
    <w:rsid w:val="008516F8"/>
    <w:rsid w:val="00851872"/>
    <w:rsid w:val="008519BB"/>
    <w:rsid w:val="00851FFA"/>
    <w:rsid w:val="00852FF8"/>
    <w:rsid w:val="00853527"/>
    <w:rsid w:val="008539FA"/>
    <w:rsid w:val="00854816"/>
    <w:rsid w:val="00854A92"/>
    <w:rsid w:val="00855490"/>
    <w:rsid w:val="00855B44"/>
    <w:rsid w:val="00855CCD"/>
    <w:rsid w:val="00855FBF"/>
    <w:rsid w:val="008562B7"/>
    <w:rsid w:val="008608E1"/>
    <w:rsid w:val="00860BE4"/>
    <w:rsid w:val="00861711"/>
    <w:rsid w:val="008625B6"/>
    <w:rsid w:val="008625DC"/>
    <w:rsid w:val="00863747"/>
    <w:rsid w:val="00864876"/>
    <w:rsid w:val="00864EA0"/>
    <w:rsid w:val="0086503A"/>
    <w:rsid w:val="008656A2"/>
    <w:rsid w:val="00870CB0"/>
    <w:rsid w:val="00871EBE"/>
    <w:rsid w:val="00872121"/>
    <w:rsid w:val="00873262"/>
    <w:rsid w:val="00873913"/>
    <w:rsid w:val="00874323"/>
    <w:rsid w:val="0087448A"/>
    <w:rsid w:val="008762EF"/>
    <w:rsid w:val="008778C2"/>
    <w:rsid w:val="00877CE1"/>
    <w:rsid w:val="00880B33"/>
    <w:rsid w:val="008816A4"/>
    <w:rsid w:val="00881BCF"/>
    <w:rsid w:val="00882109"/>
    <w:rsid w:val="00884D7A"/>
    <w:rsid w:val="00885105"/>
    <w:rsid w:val="008867AA"/>
    <w:rsid w:val="008870D1"/>
    <w:rsid w:val="0088772A"/>
    <w:rsid w:val="00887FE0"/>
    <w:rsid w:val="00890AE4"/>
    <w:rsid w:val="00891AA7"/>
    <w:rsid w:val="00891BA3"/>
    <w:rsid w:val="00893A62"/>
    <w:rsid w:val="00894DD8"/>
    <w:rsid w:val="00894F82"/>
    <w:rsid w:val="00894FEF"/>
    <w:rsid w:val="008954C5"/>
    <w:rsid w:val="008963EF"/>
    <w:rsid w:val="00896EC5"/>
    <w:rsid w:val="0089744C"/>
    <w:rsid w:val="00897EEA"/>
    <w:rsid w:val="00897F4C"/>
    <w:rsid w:val="008A0214"/>
    <w:rsid w:val="008A06F7"/>
    <w:rsid w:val="008A149D"/>
    <w:rsid w:val="008A2443"/>
    <w:rsid w:val="008A32C9"/>
    <w:rsid w:val="008A3405"/>
    <w:rsid w:val="008A3681"/>
    <w:rsid w:val="008A47C6"/>
    <w:rsid w:val="008A5B2C"/>
    <w:rsid w:val="008A6103"/>
    <w:rsid w:val="008A7107"/>
    <w:rsid w:val="008A7644"/>
    <w:rsid w:val="008B0301"/>
    <w:rsid w:val="008B0B50"/>
    <w:rsid w:val="008B1770"/>
    <w:rsid w:val="008B24DE"/>
    <w:rsid w:val="008B268E"/>
    <w:rsid w:val="008B2A62"/>
    <w:rsid w:val="008B2D34"/>
    <w:rsid w:val="008B3809"/>
    <w:rsid w:val="008B3F50"/>
    <w:rsid w:val="008B3FD2"/>
    <w:rsid w:val="008B480D"/>
    <w:rsid w:val="008B5861"/>
    <w:rsid w:val="008B59C4"/>
    <w:rsid w:val="008B5CE0"/>
    <w:rsid w:val="008B5DFE"/>
    <w:rsid w:val="008B6665"/>
    <w:rsid w:val="008B687E"/>
    <w:rsid w:val="008B798C"/>
    <w:rsid w:val="008B7A74"/>
    <w:rsid w:val="008B7C87"/>
    <w:rsid w:val="008C04DA"/>
    <w:rsid w:val="008C0522"/>
    <w:rsid w:val="008C1CC8"/>
    <w:rsid w:val="008C2625"/>
    <w:rsid w:val="008C494E"/>
    <w:rsid w:val="008C60EE"/>
    <w:rsid w:val="008C70EA"/>
    <w:rsid w:val="008C7435"/>
    <w:rsid w:val="008C749E"/>
    <w:rsid w:val="008C7AC8"/>
    <w:rsid w:val="008D016A"/>
    <w:rsid w:val="008D01F5"/>
    <w:rsid w:val="008D1FBE"/>
    <w:rsid w:val="008D226A"/>
    <w:rsid w:val="008D2410"/>
    <w:rsid w:val="008D28FF"/>
    <w:rsid w:val="008D3A68"/>
    <w:rsid w:val="008D4A22"/>
    <w:rsid w:val="008D539E"/>
    <w:rsid w:val="008D61BE"/>
    <w:rsid w:val="008D7779"/>
    <w:rsid w:val="008E0663"/>
    <w:rsid w:val="008E1233"/>
    <w:rsid w:val="008E149D"/>
    <w:rsid w:val="008E1609"/>
    <w:rsid w:val="008E2237"/>
    <w:rsid w:val="008E2C23"/>
    <w:rsid w:val="008E491A"/>
    <w:rsid w:val="008E4E31"/>
    <w:rsid w:val="008E4F18"/>
    <w:rsid w:val="008E5B1E"/>
    <w:rsid w:val="008E5F88"/>
    <w:rsid w:val="008E613B"/>
    <w:rsid w:val="008E6509"/>
    <w:rsid w:val="008E6B4E"/>
    <w:rsid w:val="008E6C72"/>
    <w:rsid w:val="008E6D35"/>
    <w:rsid w:val="008F12A0"/>
    <w:rsid w:val="008F2016"/>
    <w:rsid w:val="008F39D8"/>
    <w:rsid w:val="008F3C4B"/>
    <w:rsid w:val="008F4B0D"/>
    <w:rsid w:val="008F5EC8"/>
    <w:rsid w:val="008F5FCF"/>
    <w:rsid w:val="008F7087"/>
    <w:rsid w:val="008F7530"/>
    <w:rsid w:val="008F79F3"/>
    <w:rsid w:val="008F7B31"/>
    <w:rsid w:val="00900340"/>
    <w:rsid w:val="009006B6"/>
    <w:rsid w:val="00900F53"/>
    <w:rsid w:val="00901248"/>
    <w:rsid w:val="00901921"/>
    <w:rsid w:val="009019F5"/>
    <w:rsid w:val="00901F9E"/>
    <w:rsid w:val="00902023"/>
    <w:rsid w:val="00902477"/>
    <w:rsid w:val="0090440D"/>
    <w:rsid w:val="0090504C"/>
    <w:rsid w:val="00905659"/>
    <w:rsid w:val="00905BA9"/>
    <w:rsid w:val="00906324"/>
    <w:rsid w:val="009074C5"/>
    <w:rsid w:val="009075F3"/>
    <w:rsid w:val="009100E5"/>
    <w:rsid w:val="0091139A"/>
    <w:rsid w:val="00911957"/>
    <w:rsid w:val="00912151"/>
    <w:rsid w:val="00912F15"/>
    <w:rsid w:val="0091358C"/>
    <w:rsid w:val="009137A1"/>
    <w:rsid w:val="00913A9E"/>
    <w:rsid w:val="0091468D"/>
    <w:rsid w:val="00914ABE"/>
    <w:rsid w:val="00914E71"/>
    <w:rsid w:val="00916647"/>
    <w:rsid w:val="009175C6"/>
    <w:rsid w:val="00917917"/>
    <w:rsid w:val="00917EDA"/>
    <w:rsid w:val="009209B9"/>
    <w:rsid w:val="00920CEC"/>
    <w:rsid w:val="009223A8"/>
    <w:rsid w:val="00923916"/>
    <w:rsid w:val="00923C82"/>
    <w:rsid w:val="00923D58"/>
    <w:rsid w:val="009257C0"/>
    <w:rsid w:val="00926841"/>
    <w:rsid w:val="0093064E"/>
    <w:rsid w:val="00931038"/>
    <w:rsid w:val="009319B9"/>
    <w:rsid w:val="00932BDA"/>
    <w:rsid w:val="00932CB5"/>
    <w:rsid w:val="009330B1"/>
    <w:rsid w:val="00934940"/>
    <w:rsid w:val="00936060"/>
    <w:rsid w:val="00936872"/>
    <w:rsid w:val="00937A29"/>
    <w:rsid w:val="00937CF0"/>
    <w:rsid w:val="00940267"/>
    <w:rsid w:val="00940D91"/>
    <w:rsid w:val="0094170F"/>
    <w:rsid w:val="00941A6B"/>
    <w:rsid w:val="00941C83"/>
    <w:rsid w:val="009425B3"/>
    <w:rsid w:val="00942996"/>
    <w:rsid w:val="00942B76"/>
    <w:rsid w:val="009439E0"/>
    <w:rsid w:val="00944F9B"/>
    <w:rsid w:val="009456FE"/>
    <w:rsid w:val="009464A0"/>
    <w:rsid w:val="009464EA"/>
    <w:rsid w:val="009465C7"/>
    <w:rsid w:val="00947762"/>
    <w:rsid w:val="0095068B"/>
    <w:rsid w:val="009509CA"/>
    <w:rsid w:val="009509FC"/>
    <w:rsid w:val="00951433"/>
    <w:rsid w:val="009518C2"/>
    <w:rsid w:val="00952386"/>
    <w:rsid w:val="00952F27"/>
    <w:rsid w:val="00954090"/>
    <w:rsid w:val="0095553E"/>
    <w:rsid w:val="00955EB5"/>
    <w:rsid w:val="0095669C"/>
    <w:rsid w:val="00956C69"/>
    <w:rsid w:val="00956E75"/>
    <w:rsid w:val="0096007C"/>
    <w:rsid w:val="0096059E"/>
    <w:rsid w:val="009625E9"/>
    <w:rsid w:val="00963219"/>
    <w:rsid w:val="00963330"/>
    <w:rsid w:val="009635B4"/>
    <w:rsid w:val="00963715"/>
    <w:rsid w:val="00964546"/>
    <w:rsid w:val="009655AC"/>
    <w:rsid w:val="00966601"/>
    <w:rsid w:val="00967189"/>
    <w:rsid w:val="009712CC"/>
    <w:rsid w:val="0097233E"/>
    <w:rsid w:val="0097282E"/>
    <w:rsid w:val="009737B4"/>
    <w:rsid w:val="00973C27"/>
    <w:rsid w:val="009766B6"/>
    <w:rsid w:val="00976714"/>
    <w:rsid w:val="00976BD5"/>
    <w:rsid w:val="00976CF6"/>
    <w:rsid w:val="009805D7"/>
    <w:rsid w:val="00980D68"/>
    <w:rsid w:val="00983812"/>
    <w:rsid w:val="00983C90"/>
    <w:rsid w:val="0098474F"/>
    <w:rsid w:val="00984B5F"/>
    <w:rsid w:val="00984DE4"/>
    <w:rsid w:val="00985B99"/>
    <w:rsid w:val="009869AA"/>
    <w:rsid w:val="00986AC7"/>
    <w:rsid w:val="00986B43"/>
    <w:rsid w:val="009876AD"/>
    <w:rsid w:val="009903F5"/>
    <w:rsid w:val="00990461"/>
    <w:rsid w:val="009909AD"/>
    <w:rsid w:val="00990A88"/>
    <w:rsid w:val="00990AC4"/>
    <w:rsid w:val="00990CFC"/>
    <w:rsid w:val="00991906"/>
    <w:rsid w:val="00991A52"/>
    <w:rsid w:val="00992DF4"/>
    <w:rsid w:val="00993472"/>
    <w:rsid w:val="009939FD"/>
    <w:rsid w:val="00993CB5"/>
    <w:rsid w:val="00996EDA"/>
    <w:rsid w:val="009971FB"/>
    <w:rsid w:val="009A1E52"/>
    <w:rsid w:val="009A25D2"/>
    <w:rsid w:val="009A3473"/>
    <w:rsid w:val="009A3C3A"/>
    <w:rsid w:val="009A4A34"/>
    <w:rsid w:val="009A4BE5"/>
    <w:rsid w:val="009A5492"/>
    <w:rsid w:val="009A573D"/>
    <w:rsid w:val="009A6E67"/>
    <w:rsid w:val="009A778A"/>
    <w:rsid w:val="009A7FAF"/>
    <w:rsid w:val="009B0CBD"/>
    <w:rsid w:val="009B0D76"/>
    <w:rsid w:val="009B0F36"/>
    <w:rsid w:val="009B17BD"/>
    <w:rsid w:val="009B2225"/>
    <w:rsid w:val="009B2BE4"/>
    <w:rsid w:val="009B385F"/>
    <w:rsid w:val="009B4CFF"/>
    <w:rsid w:val="009B5B3E"/>
    <w:rsid w:val="009B64B2"/>
    <w:rsid w:val="009B6A6A"/>
    <w:rsid w:val="009B6DE9"/>
    <w:rsid w:val="009B741B"/>
    <w:rsid w:val="009B7CC0"/>
    <w:rsid w:val="009C0A5E"/>
    <w:rsid w:val="009C1404"/>
    <w:rsid w:val="009C1ECB"/>
    <w:rsid w:val="009C2813"/>
    <w:rsid w:val="009C2880"/>
    <w:rsid w:val="009C4057"/>
    <w:rsid w:val="009C4EB0"/>
    <w:rsid w:val="009C5559"/>
    <w:rsid w:val="009C6440"/>
    <w:rsid w:val="009C65DD"/>
    <w:rsid w:val="009C7ADE"/>
    <w:rsid w:val="009D0622"/>
    <w:rsid w:val="009D0753"/>
    <w:rsid w:val="009D0C42"/>
    <w:rsid w:val="009D156F"/>
    <w:rsid w:val="009D1D0F"/>
    <w:rsid w:val="009D2162"/>
    <w:rsid w:val="009D31DB"/>
    <w:rsid w:val="009D546B"/>
    <w:rsid w:val="009D606A"/>
    <w:rsid w:val="009E13DF"/>
    <w:rsid w:val="009E18F7"/>
    <w:rsid w:val="009E2069"/>
    <w:rsid w:val="009E42A6"/>
    <w:rsid w:val="009E51C1"/>
    <w:rsid w:val="009E68BB"/>
    <w:rsid w:val="009E7AD1"/>
    <w:rsid w:val="009E7B66"/>
    <w:rsid w:val="009E7CA1"/>
    <w:rsid w:val="009F0C20"/>
    <w:rsid w:val="009F1404"/>
    <w:rsid w:val="009F1823"/>
    <w:rsid w:val="009F1DEB"/>
    <w:rsid w:val="009F1E61"/>
    <w:rsid w:val="009F31A1"/>
    <w:rsid w:val="009F563D"/>
    <w:rsid w:val="009F5712"/>
    <w:rsid w:val="009F6D41"/>
    <w:rsid w:val="009F6ECE"/>
    <w:rsid w:val="009F710F"/>
    <w:rsid w:val="009F73FC"/>
    <w:rsid w:val="009F7737"/>
    <w:rsid w:val="009F7DF1"/>
    <w:rsid w:val="00A01748"/>
    <w:rsid w:val="00A01AB3"/>
    <w:rsid w:val="00A0395C"/>
    <w:rsid w:val="00A039BD"/>
    <w:rsid w:val="00A03D6B"/>
    <w:rsid w:val="00A03DE5"/>
    <w:rsid w:val="00A05B5A"/>
    <w:rsid w:val="00A05CA8"/>
    <w:rsid w:val="00A0622B"/>
    <w:rsid w:val="00A06546"/>
    <w:rsid w:val="00A068D7"/>
    <w:rsid w:val="00A0700E"/>
    <w:rsid w:val="00A077CC"/>
    <w:rsid w:val="00A07D3B"/>
    <w:rsid w:val="00A1039E"/>
    <w:rsid w:val="00A115FF"/>
    <w:rsid w:val="00A11B3D"/>
    <w:rsid w:val="00A1263D"/>
    <w:rsid w:val="00A134BD"/>
    <w:rsid w:val="00A13E76"/>
    <w:rsid w:val="00A1652F"/>
    <w:rsid w:val="00A16EFC"/>
    <w:rsid w:val="00A17585"/>
    <w:rsid w:val="00A17B12"/>
    <w:rsid w:val="00A17B41"/>
    <w:rsid w:val="00A20940"/>
    <w:rsid w:val="00A21EEA"/>
    <w:rsid w:val="00A23813"/>
    <w:rsid w:val="00A242F5"/>
    <w:rsid w:val="00A2530B"/>
    <w:rsid w:val="00A25423"/>
    <w:rsid w:val="00A25DB2"/>
    <w:rsid w:val="00A26834"/>
    <w:rsid w:val="00A30E44"/>
    <w:rsid w:val="00A30E67"/>
    <w:rsid w:val="00A30FCA"/>
    <w:rsid w:val="00A31969"/>
    <w:rsid w:val="00A31EDA"/>
    <w:rsid w:val="00A32907"/>
    <w:rsid w:val="00A3384A"/>
    <w:rsid w:val="00A33BC1"/>
    <w:rsid w:val="00A34198"/>
    <w:rsid w:val="00A349C3"/>
    <w:rsid w:val="00A36550"/>
    <w:rsid w:val="00A36829"/>
    <w:rsid w:val="00A36F04"/>
    <w:rsid w:val="00A3746C"/>
    <w:rsid w:val="00A402DF"/>
    <w:rsid w:val="00A41C24"/>
    <w:rsid w:val="00A432F8"/>
    <w:rsid w:val="00A4368A"/>
    <w:rsid w:val="00A436E3"/>
    <w:rsid w:val="00A43AC8"/>
    <w:rsid w:val="00A441E7"/>
    <w:rsid w:val="00A455EC"/>
    <w:rsid w:val="00A4565C"/>
    <w:rsid w:val="00A46064"/>
    <w:rsid w:val="00A46110"/>
    <w:rsid w:val="00A46B4C"/>
    <w:rsid w:val="00A46E72"/>
    <w:rsid w:val="00A46E7B"/>
    <w:rsid w:val="00A46FFE"/>
    <w:rsid w:val="00A471BD"/>
    <w:rsid w:val="00A51319"/>
    <w:rsid w:val="00A51976"/>
    <w:rsid w:val="00A51BB4"/>
    <w:rsid w:val="00A51D61"/>
    <w:rsid w:val="00A52ED4"/>
    <w:rsid w:val="00A54579"/>
    <w:rsid w:val="00A55D28"/>
    <w:rsid w:val="00A55DAB"/>
    <w:rsid w:val="00A56051"/>
    <w:rsid w:val="00A5630D"/>
    <w:rsid w:val="00A56387"/>
    <w:rsid w:val="00A578AA"/>
    <w:rsid w:val="00A57A66"/>
    <w:rsid w:val="00A624E2"/>
    <w:rsid w:val="00A6313E"/>
    <w:rsid w:val="00A642F7"/>
    <w:rsid w:val="00A64324"/>
    <w:rsid w:val="00A6562C"/>
    <w:rsid w:val="00A659D2"/>
    <w:rsid w:val="00A65D52"/>
    <w:rsid w:val="00A6632C"/>
    <w:rsid w:val="00A66A51"/>
    <w:rsid w:val="00A66C1E"/>
    <w:rsid w:val="00A70A3A"/>
    <w:rsid w:val="00A70B1E"/>
    <w:rsid w:val="00A70FFD"/>
    <w:rsid w:val="00A7175D"/>
    <w:rsid w:val="00A7204B"/>
    <w:rsid w:val="00A7249E"/>
    <w:rsid w:val="00A72AED"/>
    <w:rsid w:val="00A72B82"/>
    <w:rsid w:val="00A73189"/>
    <w:rsid w:val="00A74109"/>
    <w:rsid w:val="00A7429B"/>
    <w:rsid w:val="00A758D2"/>
    <w:rsid w:val="00A75CFB"/>
    <w:rsid w:val="00A75F07"/>
    <w:rsid w:val="00A76FB8"/>
    <w:rsid w:val="00A77BE5"/>
    <w:rsid w:val="00A77DD9"/>
    <w:rsid w:val="00A827C6"/>
    <w:rsid w:val="00A82E1F"/>
    <w:rsid w:val="00A831D4"/>
    <w:rsid w:val="00A8379D"/>
    <w:rsid w:val="00A83991"/>
    <w:rsid w:val="00A8419D"/>
    <w:rsid w:val="00A849AA"/>
    <w:rsid w:val="00A84CB3"/>
    <w:rsid w:val="00A85030"/>
    <w:rsid w:val="00A86175"/>
    <w:rsid w:val="00A86FD9"/>
    <w:rsid w:val="00A86FE0"/>
    <w:rsid w:val="00A90E4A"/>
    <w:rsid w:val="00A9119E"/>
    <w:rsid w:val="00A925E8"/>
    <w:rsid w:val="00A9339B"/>
    <w:rsid w:val="00A9370E"/>
    <w:rsid w:val="00A938D3"/>
    <w:rsid w:val="00A93EE8"/>
    <w:rsid w:val="00A94C4A"/>
    <w:rsid w:val="00A95852"/>
    <w:rsid w:val="00A95AE5"/>
    <w:rsid w:val="00A95BCC"/>
    <w:rsid w:val="00A9789E"/>
    <w:rsid w:val="00A97A60"/>
    <w:rsid w:val="00A97B8F"/>
    <w:rsid w:val="00AA0817"/>
    <w:rsid w:val="00AA153D"/>
    <w:rsid w:val="00AA1E9B"/>
    <w:rsid w:val="00AA2814"/>
    <w:rsid w:val="00AA341A"/>
    <w:rsid w:val="00AA395E"/>
    <w:rsid w:val="00AA481F"/>
    <w:rsid w:val="00AA524C"/>
    <w:rsid w:val="00AA7C64"/>
    <w:rsid w:val="00AA7E9E"/>
    <w:rsid w:val="00AA7F58"/>
    <w:rsid w:val="00AB00A7"/>
    <w:rsid w:val="00AB1880"/>
    <w:rsid w:val="00AB27FC"/>
    <w:rsid w:val="00AB3317"/>
    <w:rsid w:val="00AB3545"/>
    <w:rsid w:val="00AB37B3"/>
    <w:rsid w:val="00AB51BA"/>
    <w:rsid w:val="00AB6C4F"/>
    <w:rsid w:val="00AC01B3"/>
    <w:rsid w:val="00AC2537"/>
    <w:rsid w:val="00AC2774"/>
    <w:rsid w:val="00AC341F"/>
    <w:rsid w:val="00AC3B4C"/>
    <w:rsid w:val="00AC5AD2"/>
    <w:rsid w:val="00AC7196"/>
    <w:rsid w:val="00AD085F"/>
    <w:rsid w:val="00AD0961"/>
    <w:rsid w:val="00AD1770"/>
    <w:rsid w:val="00AD239A"/>
    <w:rsid w:val="00AD29EA"/>
    <w:rsid w:val="00AD38B0"/>
    <w:rsid w:val="00AD4194"/>
    <w:rsid w:val="00AD517C"/>
    <w:rsid w:val="00AD5C5B"/>
    <w:rsid w:val="00AD605C"/>
    <w:rsid w:val="00AD6F04"/>
    <w:rsid w:val="00AD790C"/>
    <w:rsid w:val="00AE05BF"/>
    <w:rsid w:val="00AE0BF4"/>
    <w:rsid w:val="00AE0F1D"/>
    <w:rsid w:val="00AE16B7"/>
    <w:rsid w:val="00AE4EC9"/>
    <w:rsid w:val="00AE56C6"/>
    <w:rsid w:val="00AE6B88"/>
    <w:rsid w:val="00AE73C4"/>
    <w:rsid w:val="00AE76AA"/>
    <w:rsid w:val="00AF1F1B"/>
    <w:rsid w:val="00AF262F"/>
    <w:rsid w:val="00AF4D66"/>
    <w:rsid w:val="00AF7E51"/>
    <w:rsid w:val="00B01A35"/>
    <w:rsid w:val="00B021A5"/>
    <w:rsid w:val="00B03B6E"/>
    <w:rsid w:val="00B045E6"/>
    <w:rsid w:val="00B07B6B"/>
    <w:rsid w:val="00B152B0"/>
    <w:rsid w:val="00B15FC8"/>
    <w:rsid w:val="00B16345"/>
    <w:rsid w:val="00B1779B"/>
    <w:rsid w:val="00B20BC2"/>
    <w:rsid w:val="00B2146E"/>
    <w:rsid w:val="00B22540"/>
    <w:rsid w:val="00B22646"/>
    <w:rsid w:val="00B228DB"/>
    <w:rsid w:val="00B22D12"/>
    <w:rsid w:val="00B234A6"/>
    <w:rsid w:val="00B23A21"/>
    <w:rsid w:val="00B24B2A"/>
    <w:rsid w:val="00B250AF"/>
    <w:rsid w:val="00B26065"/>
    <w:rsid w:val="00B2617A"/>
    <w:rsid w:val="00B27155"/>
    <w:rsid w:val="00B2732A"/>
    <w:rsid w:val="00B274B4"/>
    <w:rsid w:val="00B27E87"/>
    <w:rsid w:val="00B304B2"/>
    <w:rsid w:val="00B30A5C"/>
    <w:rsid w:val="00B30FBF"/>
    <w:rsid w:val="00B31051"/>
    <w:rsid w:val="00B310C5"/>
    <w:rsid w:val="00B311DF"/>
    <w:rsid w:val="00B3275C"/>
    <w:rsid w:val="00B32D02"/>
    <w:rsid w:val="00B32D67"/>
    <w:rsid w:val="00B332E0"/>
    <w:rsid w:val="00B33BFC"/>
    <w:rsid w:val="00B35373"/>
    <w:rsid w:val="00B356E1"/>
    <w:rsid w:val="00B35D0F"/>
    <w:rsid w:val="00B36D27"/>
    <w:rsid w:val="00B373FE"/>
    <w:rsid w:val="00B40034"/>
    <w:rsid w:val="00B400A9"/>
    <w:rsid w:val="00B40292"/>
    <w:rsid w:val="00B411A1"/>
    <w:rsid w:val="00B41A12"/>
    <w:rsid w:val="00B42447"/>
    <w:rsid w:val="00B43A48"/>
    <w:rsid w:val="00B43A72"/>
    <w:rsid w:val="00B43C5E"/>
    <w:rsid w:val="00B440DE"/>
    <w:rsid w:val="00B50ABA"/>
    <w:rsid w:val="00B5150B"/>
    <w:rsid w:val="00B51832"/>
    <w:rsid w:val="00B51B79"/>
    <w:rsid w:val="00B52058"/>
    <w:rsid w:val="00B52199"/>
    <w:rsid w:val="00B528E1"/>
    <w:rsid w:val="00B530E1"/>
    <w:rsid w:val="00B5369B"/>
    <w:rsid w:val="00B53788"/>
    <w:rsid w:val="00B55446"/>
    <w:rsid w:val="00B55A32"/>
    <w:rsid w:val="00B5616B"/>
    <w:rsid w:val="00B57886"/>
    <w:rsid w:val="00B57C42"/>
    <w:rsid w:val="00B57DE8"/>
    <w:rsid w:val="00B620BD"/>
    <w:rsid w:val="00B621E0"/>
    <w:rsid w:val="00B62432"/>
    <w:rsid w:val="00B624E8"/>
    <w:rsid w:val="00B62782"/>
    <w:rsid w:val="00B62B21"/>
    <w:rsid w:val="00B62C07"/>
    <w:rsid w:val="00B62F2C"/>
    <w:rsid w:val="00B63182"/>
    <w:rsid w:val="00B64F05"/>
    <w:rsid w:val="00B652DE"/>
    <w:rsid w:val="00B70523"/>
    <w:rsid w:val="00B709C0"/>
    <w:rsid w:val="00B729CB"/>
    <w:rsid w:val="00B74596"/>
    <w:rsid w:val="00B74644"/>
    <w:rsid w:val="00B74C2F"/>
    <w:rsid w:val="00B74E7F"/>
    <w:rsid w:val="00B7547D"/>
    <w:rsid w:val="00B762E7"/>
    <w:rsid w:val="00B80714"/>
    <w:rsid w:val="00B80DFB"/>
    <w:rsid w:val="00B813EC"/>
    <w:rsid w:val="00B814C9"/>
    <w:rsid w:val="00B828A6"/>
    <w:rsid w:val="00B83B8E"/>
    <w:rsid w:val="00B857AF"/>
    <w:rsid w:val="00B860F8"/>
    <w:rsid w:val="00B86A22"/>
    <w:rsid w:val="00B9035F"/>
    <w:rsid w:val="00B9094F"/>
    <w:rsid w:val="00B90F4B"/>
    <w:rsid w:val="00B91146"/>
    <w:rsid w:val="00B91731"/>
    <w:rsid w:val="00B93698"/>
    <w:rsid w:val="00B93C79"/>
    <w:rsid w:val="00B94DD4"/>
    <w:rsid w:val="00BA14AD"/>
    <w:rsid w:val="00BA198D"/>
    <w:rsid w:val="00BA1CC4"/>
    <w:rsid w:val="00BA239D"/>
    <w:rsid w:val="00BA2E6D"/>
    <w:rsid w:val="00BA2F79"/>
    <w:rsid w:val="00BA3528"/>
    <w:rsid w:val="00BA356B"/>
    <w:rsid w:val="00BA4B82"/>
    <w:rsid w:val="00BA5CA3"/>
    <w:rsid w:val="00BB0BC3"/>
    <w:rsid w:val="00BB0C6E"/>
    <w:rsid w:val="00BB2325"/>
    <w:rsid w:val="00BB2644"/>
    <w:rsid w:val="00BB2D14"/>
    <w:rsid w:val="00BB318B"/>
    <w:rsid w:val="00BB35F7"/>
    <w:rsid w:val="00BB4708"/>
    <w:rsid w:val="00BB518E"/>
    <w:rsid w:val="00BB524A"/>
    <w:rsid w:val="00BB53B0"/>
    <w:rsid w:val="00BB60ED"/>
    <w:rsid w:val="00BB636F"/>
    <w:rsid w:val="00BB6903"/>
    <w:rsid w:val="00BC123E"/>
    <w:rsid w:val="00BC1AB7"/>
    <w:rsid w:val="00BC2987"/>
    <w:rsid w:val="00BC33EE"/>
    <w:rsid w:val="00BC42BE"/>
    <w:rsid w:val="00BC5242"/>
    <w:rsid w:val="00BC720B"/>
    <w:rsid w:val="00BC7655"/>
    <w:rsid w:val="00BD058A"/>
    <w:rsid w:val="00BD1532"/>
    <w:rsid w:val="00BD1E1B"/>
    <w:rsid w:val="00BD2042"/>
    <w:rsid w:val="00BD3CB1"/>
    <w:rsid w:val="00BD3EAF"/>
    <w:rsid w:val="00BD4919"/>
    <w:rsid w:val="00BD57A6"/>
    <w:rsid w:val="00BD5818"/>
    <w:rsid w:val="00BD658B"/>
    <w:rsid w:val="00BD6D98"/>
    <w:rsid w:val="00BE0B48"/>
    <w:rsid w:val="00BE15F8"/>
    <w:rsid w:val="00BE1A05"/>
    <w:rsid w:val="00BE2F2D"/>
    <w:rsid w:val="00BE3790"/>
    <w:rsid w:val="00BE3CDA"/>
    <w:rsid w:val="00BE4AAF"/>
    <w:rsid w:val="00BE5817"/>
    <w:rsid w:val="00BE5CB2"/>
    <w:rsid w:val="00BE6A02"/>
    <w:rsid w:val="00BE77D6"/>
    <w:rsid w:val="00BE7D12"/>
    <w:rsid w:val="00BF11DC"/>
    <w:rsid w:val="00BF141B"/>
    <w:rsid w:val="00BF197C"/>
    <w:rsid w:val="00BF2D47"/>
    <w:rsid w:val="00BF41FE"/>
    <w:rsid w:val="00BF588B"/>
    <w:rsid w:val="00BF6E5A"/>
    <w:rsid w:val="00BF6F30"/>
    <w:rsid w:val="00BF7537"/>
    <w:rsid w:val="00BF7B82"/>
    <w:rsid w:val="00BF7CAB"/>
    <w:rsid w:val="00BF7EF6"/>
    <w:rsid w:val="00C00436"/>
    <w:rsid w:val="00C01F43"/>
    <w:rsid w:val="00C020E8"/>
    <w:rsid w:val="00C0300A"/>
    <w:rsid w:val="00C0342D"/>
    <w:rsid w:val="00C034AF"/>
    <w:rsid w:val="00C03ECE"/>
    <w:rsid w:val="00C040CA"/>
    <w:rsid w:val="00C053F4"/>
    <w:rsid w:val="00C0591F"/>
    <w:rsid w:val="00C05F44"/>
    <w:rsid w:val="00C064F7"/>
    <w:rsid w:val="00C10364"/>
    <w:rsid w:val="00C10445"/>
    <w:rsid w:val="00C10BD7"/>
    <w:rsid w:val="00C111AA"/>
    <w:rsid w:val="00C119CD"/>
    <w:rsid w:val="00C1403C"/>
    <w:rsid w:val="00C14297"/>
    <w:rsid w:val="00C143A1"/>
    <w:rsid w:val="00C14682"/>
    <w:rsid w:val="00C149FC"/>
    <w:rsid w:val="00C14DC9"/>
    <w:rsid w:val="00C15843"/>
    <w:rsid w:val="00C163B5"/>
    <w:rsid w:val="00C1643B"/>
    <w:rsid w:val="00C1793F"/>
    <w:rsid w:val="00C20556"/>
    <w:rsid w:val="00C20881"/>
    <w:rsid w:val="00C2104D"/>
    <w:rsid w:val="00C21CA0"/>
    <w:rsid w:val="00C21E48"/>
    <w:rsid w:val="00C22AB4"/>
    <w:rsid w:val="00C2376B"/>
    <w:rsid w:val="00C24467"/>
    <w:rsid w:val="00C27A3A"/>
    <w:rsid w:val="00C30C72"/>
    <w:rsid w:val="00C32C86"/>
    <w:rsid w:val="00C33AED"/>
    <w:rsid w:val="00C33B6C"/>
    <w:rsid w:val="00C344E3"/>
    <w:rsid w:val="00C34952"/>
    <w:rsid w:val="00C34E60"/>
    <w:rsid w:val="00C359B4"/>
    <w:rsid w:val="00C35DD1"/>
    <w:rsid w:val="00C36A9C"/>
    <w:rsid w:val="00C36ACF"/>
    <w:rsid w:val="00C376DE"/>
    <w:rsid w:val="00C376F4"/>
    <w:rsid w:val="00C40A47"/>
    <w:rsid w:val="00C40CBA"/>
    <w:rsid w:val="00C40E72"/>
    <w:rsid w:val="00C4188F"/>
    <w:rsid w:val="00C41F2B"/>
    <w:rsid w:val="00C42152"/>
    <w:rsid w:val="00C4265B"/>
    <w:rsid w:val="00C42A96"/>
    <w:rsid w:val="00C437F6"/>
    <w:rsid w:val="00C450E3"/>
    <w:rsid w:val="00C46A49"/>
    <w:rsid w:val="00C47477"/>
    <w:rsid w:val="00C51114"/>
    <w:rsid w:val="00C5123C"/>
    <w:rsid w:val="00C51AEA"/>
    <w:rsid w:val="00C51FFC"/>
    <w:rsid w:val="00C521AF"/>
    <w:rsid w:val="00C52746"/>
    <w:rsid w:val="00C52827"/>
    <w:rsid w:val="00C54357"/>
    <w:rsid w:val="00C54E7A"/>
    <w:rsid w:val="00C554C7"/>
    <w:rsid w:val="00C56257"/>
    <w:rsid w:val="00C573D1"/>
    <w:rsid w:val="00C57904"/>
    <w:rsid w:val="00C60085"/>
    <w:rsid w:val="00C60F76"/>
    <w:rsid w:val="00C612FD"/>
    <w:rsid w:val="00C61430"/>
    <w:rsid w:val="00C62BD2"/>
    <w:rsid w:val="00C62F34"/>
    <w:rsid w:val="00C6360A"/>
    <w:rsid w:val="00C64E69"/>
    <w:rsid w:val="00C653E0"/>
    <w:rsid w:val="00C65572"/>
    <w:rsid w:val="00C65804"/>
    <w:rsid w:val="00C66105"/>
    <w:rsid w:val="00C66580"/>
    <w:rsid w:val="00C66FC4"/>
    <w:rsid w:val="00C675EC"/>
    <w:rsid w:val="00C7012F"/>
    <w:rsid w:val="00C70B98"/>
    <w:rsid w:val="00C71116"/>
    <w:rsid w:val="00C712FE"/>
    <w:rsid w:val="00C719B2"/>
    <w:rsid w:val="00C71F1E"/>
    <w:rsid w:val="00C734EA"/>
    <w:rsid w:val="00C74900"/>
    <w:rsid w:val="00C75B78"/>
    <w:rsid w:val="00C75D83"/>
    <w:rsid w:val="00C75DA6"/>
    <w:rsid w:val="00C75E32"/>
    <w:rsid w:val="00C76950"/>
    <w:rsid w:val="00C76CE8"/>
    <w:rsid w:val="00C76E8D"/>
    <w:rsid w:val="00C77770"/>
    <w:rsid w:val="00C77C85"/>
    <w:rsid w:val="00C8007A"/>
    <w:rsid w:val="00C813D1"/>
    <w:rsid w:val="00C820A4"/>
    <w:rsid w:val="00C83582"/>
    <w:rsid w:val="00C84E8D"/>
    <w:rsid w:val="00C868AD"/>
    <w:rsid w:val="00C8730E"/>
    <w:rsid w:val="00C90432"/>
    <w:rsid w:val="00C9057D"/>
    <w:rsid w:val="00C90F4A"/>
    <w:rsid w:val="00C93382"/>
    <w:rsid w:val="00C94A42"/>
    <w:rsid w:val="00C94CE4"/>
    <w:rsid w:val="00C9537B"/>
    <w:rsid w:val="00C9583B"/>
    <w:rsid w:val="00C96253"/>
    <w:rsid w:val="00C9664B"/>
    <w:rsid w:val="00C96CE5"/>
    <w:rsid w:val="00C9769C"/>
    <w:rsid w:val="00CA0B53"/>
    <w:rsid w:val="00CA1E7C"/>
    <w:rsid w:val="00CA29F4"/>
    <w:rsid w:val="00CA328F"/>
    <w:rsid w:val="00CA3551"/>
    <w:rsid w:val="00CA404F"/>
    <w:rsid w:val="00CA45DC"/>
    <w:rsid w:val="00CA4AC2"/>
    <w:rsid w:val="00CA4E13"/>
    <w:rsid w:val="00CA6A51"/>
    <w:rsid w:val="00CA7F4B"/>
    <w:rsid w:val="00CB2B3F"/>
    <w:rsid w:val="00CB2FB9"/>
    <w:rsid w:val="00CB30D4"/>
    <w:rsid w:val="00CB3287"/>
    <w:rsid w:val="00CB4D9D"/>
    <w:rsid w:val="00CB5726"/>
    <w:rsid w:val="00CB5B5A"/>
    <w:rsid w:val="00CB6695"/>
    <w:rsid w:val="00CB6B1E"/>
    <w:rsid w:val="00CB7706"/>
    <w:rsid w:val="00CB7B9E"/>
    <w:rsid w:val="00CC121B"/>
    <w:rsid w:val="00CC13B5"/>
    <w:rsid w:val="00CC1676"/>
    <w:rsid w:val="00CC16C1"/>
    <w:rsid w:val="00CC4160"/>
    <w:rsid w:val="00CC6AFF"/>
    <w:rsid w:val="00CC759F"/>
    <w:rsid w:val="00CD0079"/>
    <w:rsid w:val="00CD0672"/>
    <w:rsid w:val="00CD3976"/>
    <w:rsid w:val="00CD3A0B"/>
    <w:rsid w:val="00CD4008"/>
    <w:rsid w:val="00CD4F5D"/>
    <w:rsid w:val="00CD5797"/>
    <w:rsid w:val="00CD5C62"/>
    <w:rsid w:val="00CD7401"/>
    <w:rsid w:val="00CD7ABF"/>
    <w:rsid w:val="00CE0331"/>
    <w:rsid w:val="00CE0AA5"/>
    <w:rsid w:val="00CE0AC9"/>
    <w:rsid w:val="00CE1190"/>
    <w:rsid w:val="00CE2E20"/>
    <w:rsid w:val="00CE34C2"/>
    <w:rsid w:val="00CE3877"/>
    <w:rsid w:val="00CE39A0"/>
    <w:rsid w:val="00CE406D"/>
    <w:rsid w:val="00CE4B0F"/>
    <w:rsid w:val="00CE56A3"/>
    <w:rsid w:val="00CE58DA"/>
    <w:rsid w:val="00CE5E91"/>
    <w:rsid w:val="00CE6086"/>
    <w:rsid w:val="00CE6C87"/>
    <w:rsid w:val="00CE6F7E"/>
    <w:rsid w:val="00CE7505"/>
    <w:rsid w:val="00CF06AD"/>
    <w:rsid w:val="00CF09FC"/>
    <w:rsid w:val="00CF0C0E"/>
    <w:rsid w:val="00CF0FBC"/>
    <w:rsid w:val="00CF2B60"/>
    <w:rsid w:val="00CF2C65"/>
    <w:rsid w:val="00CF390B"/>
    <w:rsid w:val="00CF3F1A"/>
    <w:rsid w:val="00CF40E1"/>
    <w:rsid w:val="00CF496D"/>
    <w:rsid w:val="00CF5620"/>
    <w:rsid w:val="00CF58BB"/>
    <w:rsid w:val="00CF5F27"/>
    <w:rsid w:val="00CF72EF"/>
    <w:rsid w:val="00CF7FCE"/>
    <w:rsid w:val="00D00CA0"/>
    <w:rsid w:val="00D00F36"/>
    <w:rsid w:val="00D02449"/>
    <w:rsid w:val="00D034D5"/>
    <w:rsid w:val="00D035DA"/>
    <w:rsid w:val="00D03BF6"/>
    <w:rsid w:val="00D03DA8"/>
    <w:rsid w:val="00D04814"/>
    <w:rsid w:val="00D0539C"/>
    <w:rsid w:val="00D053E4"/>
    <w:rsid w:val="00D06018"/>
    <w:rsid w:val="00D0610C"/>
    <w:rsid w:val="00D06147"/>
    <w:rsid w:val="00D07CE3"/>
    <w:rsid w:val="00D10324"/>
    <w:rsid w:val="00D1295B"/>
    <w:rsid w:val="00D133E9"/>
    <w:rsid w:val="00D13761"/>
    <w:rsid w:val="00D13CB9"/>
    <w:rsid w:val="00D14060"/>
    <w:rsid w:val="00D14FC1"/>
    <w:rsid w:val="00D1709F"/>
    <w:rsid w:val="00D17801"/>
    <w:rsid w:val="00D1799F"/>
    <w:rsid w:val="00D200B9"/>
    <w:rsid w:val="00D20400"/>
    <w:rsid w:val="00D21943"/>
    <w:rsid w:val="00D22C64"/>
    <w:rsid w:val="00D23341"/>
    <w:rsid w:val="00D23F7E"/>
    <w:rsid w:val="00D25B06"/>
    <w:rsid w:val="00D25F7E"/>
    <w:rsid w:val="00D265E2"/>
    <w:rsid w:val="00D26E67"/>
    <w:rsid w:val="00D318D8"/>
    <w:rsid w:val="00D31AEA"/>
    <w:rsid w:val="00D31B17"/>
    <w:rsid w:val="00D324CD"/>
    <w:rsid w:val="00D328CC"/>
    <w:rsid w:val="00D33B67"/>
    <w:rsid w:val="00D34004"/>
    <w:rsid w:val="00D34620"/>
    <w:rsid w:val="00D3463C"/>
    <w:rsid w:val="00D348C5"/>
    <w:rsid w:val="00D34C14"/>
    <w:rsid w:val="00D35778"/>
    <w:rsid w:val="00D36497"/>
    <w:rsid w:val="00D36594"/>
    <w:rsid w:val="00D37952"/>
    <w:rsid w:val="00D411B4"/>
    <w:rsid w:val="00D42FD3"/>
    <w:rsid w:val="00D4379B"/>
    <w:rsid w:val="00D45344"/>
    <w:rsid w:val="00D457FF"/>
    <w:rsid w:val="00D45813"/>
    <w:rsid w:val="00D45BE7"/>
    <w:rsid w:val="00D45E05"/>
    <w:rsid w:val="00D464D8"/>
    <w:rsid w:val="00D4687B"/>
    <w:rsid w:val="00D471FE"/>
    <w:rsid w:val="00D47564"/>
    <w:rsid w:val="00D50649"/>
    <w:rsid w:val="00D5072D"/>
    <w:rsid w:val="00D52B5D"/>
    <w:rsid w:val="00D53975"/>
    <w:rsid w:val="00D53EE4"/>
    <w:rsid w:val="00D53FD4"/>
    <w:rsid w:val="00D5614C"/>
    <w:rsid w:val="00D6069A"/>
    <w:rsid w:val="00D60924"/>
    <w:rsid w:val="00D60C87"/>
    <w:rsid w:val="00D618BB"/>
    <w:rsid w:val="00D62285"/>
    <w:rsid w:val="00D62C05"/>
    <w:rsid w:val="00D642F2"/>
    <w:rsid w:val="00D6445B"/>
    <w:rsid w:val="00D662E6"/>
    <w:rsid w:val="00D664A3"/>
    <w:rsid w:val="00D67840"/>
    <w:rsid w:val="00D679BB"/>
    <w:rsid w:val="00D67DE6"/>
    <w:rsid w:val="00D71B0E"/>
    <w:rsid w:val="00D7299B"/>
    <w:rsid w:val="00D72C42"/>
    <w:rsid w:val="00D73032"/>
    <w:rsid w:val="00D73EB9"/>
    <w:rsid w:val="00D776B8"/>
    <w:rsid w:val="00D802F1"/>
    <w:rsid w:val="00D8367C"/>
    <w:rsid w:val="00D862FA"/>
    <w:rsid w:val="00D869E5"/>
    <w:rsid w:val="00D87834"/>
    <w:rsid w:val="00D9160F"/>
    <w:rsid w:val="00D91726"/>
    <w:rsid w:val="00D92C4C"/>
    <w:rsid w:val="00D93161"/>
    <w:rsid w:val="00D93211"/>
    <w:rsid w:val="00D94291"/>
    <w:rsid w:val="00D947D1"/>
    <w:rsid w:val="00D94A8A"/>
    <w:rsid w:val="00D96110"/>
    <w:rsid w:val="00D96517"/>
    <w:rsid w:val="00D967B8"/>
    <w:rsid w:val="00D974FB"/>
    <w:rsid w:val="00DA222D"/>
    <w:rsid w:val="00DA2773"/>
    <w:rsid w:val="00DA2C0F"/>
    <w:rsid w:val="00DA2EB6"/>
    <w:rsid w:val="00DA316A"/>
    <w:rsid w:val="00DA435A"/>
    <w:rsid w:val="00DA4407"/>
    <w:rsid w:val="00DA449A"/>
    <w:rsid w:val="00DA53E1"/>
    <w:rsid w:val="00DA6741"/>
    <w:rsid w:val="00DB040C"/>
    <w:rsid w:val="00DB161F"/>
    <w:rsid w:val="00DB28AF"/>
    <w:rsid w:val="00DB33B2"/>
    <w:rsid w:val="00DB4D8F"/>
    <w:rsid w:val="00DB6806"/>
    <w:rsid w:val="00DB6EA3"/>
    <w:rsid w:val="00DB7D7D"/>
    <w:rsid w:val="00DC0963"/>
    <w:rsid w:val="00DC09DC"/>
    <w:rsid w:val="00DC1510"/>
    <w:rsid w:val="00DC47A6"/>
    <w:rsid w:val="00DC516D"/>
    <w:rsid w:val="00DC6165"/>
    <w:rsid w:val="00DC6632"/>
    <w:rsid w:val="00DC6A16"/>
    <w:rsid w:val="00DC75F5"/>
    <w:rsid w:val="00DD0C8D"/>
    <w:rsid w:val="00DD1E99"/>
    <w:rsid w:val="00DD26EF"/>
    <w:rsid w:val="00DD31BB"/>
    <w:rsid w:val="00DD36FE"/>
    <w:rsid w:val="00DD41FA"/>
    <w:rsid w:val="00DD496C"/>
    <w:rsid w:val="00DD6F84"/>
    <w:rsid w:val="00DD70C5"/>
    <w:rsid w:val="00DD717C"/>
    <w:rsid w:val="00DD7AF7"/>
    <w:rsid w:val="00DE0AF6"/>
    <w:rsid w:val="00DE1E8A"/>
    <w:rsid w:val="00DE2197"/>
    <w:rsid w:val="00DE2787"/>
    <w:rsid w:val="00DE49EA"/>
    <w:rsid w:val="00DE4B15"/>
    <w:rsid w:val="00DE598C"/>
    <w:rsid w:val="00DE5F57"/>
    <w:rsid w:val="00DE6213"/>
    <w:rsid w:val="00DE663C"/>
    <w:rsid w:val="00DE7521"/>
    <w:rsid w:val="00DF0638"/>
    <w:rsid w:val="00DF14C0"/>
    <w:rsid w:val="00DF17D5"/>
    <w:rsid w:val="00DF3841"/>
    <w:rsid w:val="00DF4FD0"/>
    <w:rsid w:val="00DF5281"/>
    <w:rsid w:val="00DF53C7"/>
    <w:rsid w:val="00DF67C4"/>
    <w:rsid w:val="00DF6C9B"/>
    <w:rsid w:val="00DF7374"/>
    <w:rsid w:val="00DF73BE"/>
    <w:rsid w:val="00E01167"/>
    <w:rsid w:val="00E020E4"/>
    <w:rsid w:val="00E02741"/>
    <w:rsid w:val="00E030D3"/>
    <w:rsid w:val="00E04957"/>
    <w:rsid w:val="00E049C2"/>
    <w:rsid w:val="00E0522D"/>
    <w:rsid w:val="00E05471"/>
    <w:rsid w:val="00E054FA"/>
    <w:rsid w:val="00E05B93"/>
    <w:rsid w:val="00E06BA3"/>
    <w:rsid w:val="00E07029"/>
    <w:rsid w:val="00E07E24"/>
    <w:rsid w:val="00E1143E"/>
    <w:rsid w:val="00E1194D"/>
    <w:rsid w:val="00E12795"/>
    <w:rsid w:val="00E13C59"/>
    <w:rsid w:val="00E142B3"/>
    <w:rsid w:val="00E14531"/>
    <w:rsid w:val="00E15D9D"/>
    <w:rsid w:val="00E163A2"/>
    <w:rsid w:val="00E16BE3"/>
    <w:rsid w:val="00E16CE9"/>
    <w:rsid w:val="00E17912"/>
    <w:rsid w:val="00E17D75"/>
    <w:rsid w:val="00E20048"/>
    <w:rsid w:val="00E20974"/>
    <w:rsid w:val="00E21287"/>
    <w:rsid w:val="00E2128D"/>
    <w:rsid w:val="00E2155E"/>
    <w:rsid w:val="00E21F21"/>
    <w:rsid w:val="00E21FBB"/>
    <w:rsid w:val="00E23873"/>
    <w:rsid w:val="00E25246"/>
    <w:rsid w:val="00E25B63"/>
    <w:rsid w:val="00E268E2"/>
    <w:rsid w:val="00E27486"/>
    <w:rsid w:val="00E27726"/>
    <w:rsid w:val="00E27963"/>
    <w:rsid w:val="00E27AD5"/>
    <w:rsid w:val="00E308B8"/>
    <w:rsid w:val="00E321FB"/>
    <w:rsid w:val="00E3350F"/>
    <w:rsid w:val="00E339A3"/>
    <w:rsid w:val="00E35212"/>
    <w:rsid w:val="00E36C9C"/>
    <w:rsid w:val="00E40DB7"/>
    <w:rsid w:val="00E416C7"/>
    <w:rsid w:val="00E41880"/>
    <w:rsid w:val="00E41887"/>
    <w:rsid w:val="00E41B6C"/>
    <w:rsid w:val="00E41E06"/>
    <w:rsid w:val="00E42761"/>
    <w:rsid w:val="00E4372F"/>
    <w:rsid w:val="00E444EE"/>
    <w:rsid w:val="00E44B37"/>
    <w:rsid w:val="00E4528F"/>
    <w:rsid w:val="00E471EF"/>
    <w:rsid w:val="00E4760D"/>
    <w:rsid w:val="00E47D7F"/>
    <w:rsid w:val="00E507FE"/>
    <w:rsid w:val="00E50A87"/>
    <w:rsid w:val="00E515F3"/>
    <w:rsid w:val="00E51B3F"/>
    <w:rsid w:val="00E5297B"/>
    <w:rsid w:val="00E53882"/>
    <w:rsid w:val="00E5418C"/>
    <w:rsid w:val="00E544E9"/>
    <w:rsid w:val="00E54752"/>
    <w:rsid w:val="00E54CE9"/>
    <w:rsid w:val="00E5520D"/>
    <w:rsid w:val="00E55882"/>
    <w:rsid w:val="00E55BEB"/>
    <w:rsid w:val="00E56561"/>
    <w:rsid w:val="00E56DEE"/>
    <w:rsid w:val="00E574CB"/>
    <w:rsid w:val="00E61472"/>
    <w:rsid w:val="00E6162F"/>
    <w:rsid w:val="00E6174A"/>
    <w:rsid w:val="00E61772"/>
    <w:rsid w:val="00E617F6"/>
    <w:rsid w:val="00E61DAB"/>
    <w:rsid w:val="00E62E7C"/>
    <w:rsid w:val="00E6350C"/>
    <w:rsid w:val="00E63836"/>
    <w:rsid w:val="00E63D9D"/>
    <w:rsid w:val="00E66C84"/>
    <w:rsid w:val="00E67683"/>
    <w:rsid w:val="00E707D4"/>
    <w:rsid w:val="00E708EF"/>
    <w:rsid w:val="00E70F08"/>
    <w:rsid w:val="00E70F44"/>
    <w:rsid w:val="00E71080"/>
    <w:rsid w:val="00E7125B"/>
    <w:rsid w:val="00E73DE7"/>
    <w:rsid w:val="00E74BA1"/>
    <w:rsid w:val="00E7502F"/>
    <w:rsid w:val="00E7604B"/>
    <w:rsid w:val="00E81B42"/>
    <w:rsid w:val="00E82852"/>
    <w:rsid w:val="00E82B79"/>
    <w:rsid w:val="00E82D0D"/>
    <w:rsid w:val="00E83379"/>
    <w:rsid w:val="00E8348E"/>
    <w:rsid w:val="00E84956"/>
    <w:rsid w:val="00E85D24"/>
    <w:rsid w:val="00E86CB5"/>
    <w:rsid w:val="00E87512"/>
    <w:rsid w:val="00E87F4F"/>
    <w:rsid w:val="00E90AAE"/>
    <w:rsid w:val="00E92743"/>
    <w:rsid w:val="00E94175"/>
    <w:rsid w:val="00E95924"/>
    <w:rsid w:val="00E959CC"/>
    <w:rsid w:val="00E95C18"/>
    <w:rsid w:val="00E95C2A"/>
    <w:rsid w:val="00E9622E"/>
    <w:rsid w:val="00E9698E"/>
    <w:rsid w:val="00E96F73"/>
    <w:rsid w:val="00E971EF"/>
    <w:rsid w:val="00EA038C"/>
    <w:rsid w:val="00EA0F29"/>
    <w:rsid w:val="00EA14A9"/>
    <w:rsid w:val="00EA216D"/>
    <w:rsid w:val="00EA3361"/>
    <w:rsid w:val="00EA3871"/>
    <w:rsid w:val="00EA3921"/>
    <w:rsid w:val="00EA4EB9"/>
    <w:rsid w:val="00EA584D"/>
    <w:rsid w:val="00EA797E"/>
    <w:rsid w:val="00EA7EF3"/>
    <w:rsid w:val="00EB1795"/>
    <w:rsid w:val="00EB264A"/>
    <w:rsid w:val="00EB2817"/>
    <w:rsid w:val="00EB2849"/>
    <w:rsid w:val="00EB3492"/>
    <w:rsid w:val="00EB4339"/>
    <w:rsid w:val="00EB4537"/>
    <w:rsid w:val="00EB48A2"/>
    <w:rsid w:val="00EB51FD"/>
    <w:rsid w:val="00EB5ACC"/>
    <w:rsid w:val="00EB7049"/>
    <w:rsid w:val="00EB7205"/>
    <w:rsid w:val="00EB7418"/>
    <w:rsid w:val="00EB778D"/>
    <w:rsid w:val="00EC0B00"/>
    <w:rsid w:val="00EC0DEC"/>
    <w:rsid w:val="00EC188E"/>
    <w:rsid w:val="00EC2014"/>
    <w:rsid w:val="00EC236D"/>
    <w:rsid w:val="00EC2E29"/>
    <w:rsid w:val="00EC438D"/>
    <w:rsid w:val="00EC46D9"/>
    <w:rsid w:val="00EC4945"/>
    <w:rsid w:val="00EC4AF8"/>
    <w:rsid w:val="00EC4D3D"/>
    <w:rsid w:val="00EC6862"/>
    <w:rsid w:val="00EC701D"/>
    <w:rsid w:val="00EC755B"/>
    <w:rsid w:val="00EC7936"/>
    <w:rsid w:val="00EC79C6"/>
    <w:rsid w:val="00EC7C76"/>
    <w:rsid w:val="00ED13E4"/>
    <w:rsid w:val="00ED225B"/>
    <w:rsid w:val="00ED2679"/>
    <w:rsid w:val="00ED30B6"/>
    <w:rsid w:val="00ED3FE8"/>
    <w:rsid w:val="00ED403D"/>
    <w:rsid w:val="00ED4314"/>
    <w:rsid w:val="00ED488C"/>
    <w:rsid w:val="00ED600C"/>
    <w:rsid w:val="00ED6460"/>
    <w:rsid w:val="00ED7520"/>
    <w:rsid w:val="00ED758C"/>
    <w:rsid w:val="00ED7E7A"/>
    <w:rsid w:val="00EE0A8E"/>
    <w:rsid w:val="00EE0A9F"/>
    <w:rsid w:val="00EE0C78"/>
    <w:rsid w:val="00EE1000"/>
    <w:rsid w:val="00EE12F8"/>
    <w:rsid w:val="00EE1BE6"/>
    <w:rsid w:val="00EE28F9"/>
    <w:rsid w:val="00EE384D"/>
    <w:rsid w:val="00EE3F31"/>
    <w:rsid w:val="00EE4761"/>
    <w:rsid w:val="00EE4B5D"/>
    <w:rsid w:val="00EE5004"/>
    <w:rsid w:val="00EE5DA9"/>
    <w:rsid w:val="00EE64B7"/>
    <w:rsid w:val="00EE7DDF"/>
    <w:rsid w:val="00EF3F4A"/>
    <w:rsid w:val="00EF492E"/>
    <w:rsid w:val="00EF5AE8"/>
    <w:rsid w:val="00EF74ED"/>
    <w:rsid w:val="00EF78DD"/>
    <w:rsid w:val="00F00236"/>
    <w:rsid w:val="00F00A81"/>
    <w:rsid w:val="00F00DCA"/>
    <w:rsid w:val="00F01114"/>
    <w:rsid w:val="00F01176"/>
    <w:rsid w:val="00F020FD"/>
    <w:rsid w:val="00F021FB"/>
    <w:rsid w:val="00F02213"/>
    <w:rsid w:val="00F025CB"/>
    <w:rsid w:val="00F0260F"/>
    <w:rsid w:val="00F028C2"/>
    <w:rsid w:val="00F02E7D"/>
    <w:rsid w:val="00F03557"/>
    <w:rsid w:val="00F03E89"/>
    <w:rsid w:val="00F04667"/>
    <w:rsid w:val="00F051DB"/>
    <w:rsid w:val="00F05A97"/>
    <w:rsid w:val="00F066A2"/>
    <w:rsid w:val="00F06E15"/>
    <w:rsid w:val="00F0720F"/>
    <w:rsid w:val="00F11F00"/>
    <w:rsid w:val="00F13679"/>
    <w:rsid w:val="00F14B15"/>
    <w:rsid w:val="00F14D6E"/>
    <w:rsid w:val="00F1545B"/>
    <w:rsid w:val="00F156A7"/>
    <w:rsid w:val="00F15711"/>
    <w:rsid w:val="00F1583F"/>
    <w:rsid w:val="00F15C37"/>
    <w:rsid w:val="00F15EB5"/>
    <w:rsid w:val="00F165F0"/>
    <w:rsid w:val="00F16BDE"/>
    <w:rsid w:val="00F171F9"/>
    <w:rsid w:val="00F1794C"/>
    <w:rsid w:val="00F211BE"/>
    <w:rsid w:val="00F221DB"/>
    <w:rsid w:val="00F24B6B"/>
    <w:rsid w:val="00F24BCC"/>
    <w:rsid w:val="00F25629"/>
    <w:rsid w:val="00F27EED"/>
    <w:rsid w:val="00F30890"/>
    <w:rsid w:val="00F30BB7"/>
    <w:rsid w:val="00F30E8C"/>
    <w:rsid w:val="00F31F69"/>
    <w:rsid w:val="00F32CCF"/>
    <w:rsid w:val="00F32F02"/>
    <w:rsid w:val="00F33FE5"/>
    <w:rsid w:val="00F341A2"/>
    <w:rsid w:val="00F3458E"/>
    <w:rsid w:val="00F35690"/>
    <w:rsid w:val="00F35D50"/>
    <w:rsid w:val="00F3707E"/>
    <w:rsid w:val="00F37DDA"/>
    <w:rsid w:val="00F4130E"/>
    <w:rsid w:val="00F41B32"/>
    <w:rsid w:val="00F41D60"/>
    <w:rsid w:val="00F4369C"/>
    <w:rsid w:val="00F441C1"/>
    <w:rsid w:val="00F44483"/>
    <w:rsid w:val="00F44E8E"/>
    <w:rsid w:val="00F453B8"/>
    <w:rsid w:val="00F53DDE"/>
    <w:rsid w:val="00F550BC"/>
    <w:rsid w:val="00F561FF"/>
    <w:rsid w:val="00F5692B"/>
    <w:rsid w:val="00F57CDD"/>
    <w:rsid w:val="00F6002F"/>
    <w:rsid w:val="00F60F31"/>
    <w:rsid w:val="00F615A1"/>
    <w:rsid w:val="00F61DCC"/>
    <w:rsid w:val="00F622D8"/>
    <w:rsid w:val="00F62555"/>
    <w:rsid w:val="00F633B8"/>
    <w:rsid w:val="00F6484C"/>
    <w:rsid w:val="00F64CBE"/>
    <w:rsid w:val="00F64D06"/>
    <w:rsid w:val="00F6523E"/>
    <w:rsid w:val="00F714BF"/>
    <w:rsid w:val="00F7229B"/>
    <w:rsid w:val="00F72462"/>
    <w:rsid w:val="00F7246B"/>
    <w:rsid w:val="00F72504"/>
    <w:rsid w:val="00F741DE"/>
    <w:rsid w:val="00F755EB"/>
    <w:rsid w:val="00F7570D"/>
    <w:rsid w:val="00F7572A"/>
    <w:rsid w:val="00F76299"/>
    <w:rsid w:val="00F768CE"/>
    <w:rsid w:val="00F80F90"/>
    <w:rsid w:val="00F8108A"/>
    <w:rsid w:val="00F812DD"/>
    <w:rsid w:val="00F8263C"/>
    <w:rsid w:val="00F82910"/>
    <w:rsid w:val="00F82CA6"/>
    <w:rsid w:val="00F8367B"/>
    <w:rsid w:val="00F85A4A"/>
    <w:rsid w:val="00F86050"/>
    <w:rsid w:val="00F86905"/>
    <w:rsid w:val="00F8789C"/>
    <w:rsid w:val="00F87AE3"/>
    <w:rsid w:val="00F87F03"/>
    <w:rsid w:val="00F9039D"/>
    <w:rsid w:val="00F90728"/>
    <w:rsid w:val="00F90D97"/>
    <w:rsid w:val="00F90F78"/>
    <w:rsid w:val="00F92E77"/>
    <w:rsid w:val="00F9326B"/>
    <w:rsid w:val="00F93BC2"/>
    <w:rsid w:val="00F959C8"/>
    <w:rsid w:val="00F95C36"/>
    <w:rsid w:val="00F966EF"/>
    <w:rsid w:val="00F97771"/>
    <w:rsid w:val="00F978F7"/>
    <w:rsid w:val="00FA0187"/>
    <w:rsid w:val="00FA18E7"/>
    <w:rsid w:val="00FA1AE6"/>
    <w:rsid w:val="00FA3E30"/>
    <w:rsid w:val="00FA40B7"/>
    <w:rsid w:val="00FA470D"/>
    <w:rsid w:val="00FA4BDA"/>
    <w:rsid w:val="00FA5BDD"/>
    <w:rsid w:val="00FA5F0B"/>
    <w:rsid w:val="00FA68D1"/>
    <w:rsid w:val="00FA6AD4"/>
    <w:rsid w:val="00FA6B23"/>
    <w:rsid w:val="00FA70BF"/>
    <w:rsid w:val="00FA7604"/>
    <w:rsid w:val="00FA7978"/>
    <w:rsid w:val="00FA7F72"/>
    <w:rsid w:val="00FB002F"/>
    <w:rsid w:val="00FB141B"/>
    <w:rsid w:val="00FB1767"/>
    <w:rsid w:val="00FB17C2"/>
    <w:rsid w:val="00FB3C8B"/>
    <w:rsid w:val="00FB687D"/>
    <w:rsid w:val="00FB72A5"/>
    <w:rsid w:val="00FC020D"/>
    <w:rsid w:val="00FC023D"/>
    <w:rsid w:val="00FC1408"/>
    <w:rsid w:val="00FC1B7B"/>
    <w:rsid w:val="00FC22BA"/>
    <w:rsid w:val="00FC27AB"/>
    <w:rsid w:val="00FC440B"/>
    <w:rsid w:val="00FC46A4"/>
    <w:rsid w:val="00FC487E"/>
    <w:rsid w:val="00FC4E01"/>
    <w:rsid w:val="00FC4F7B"/>
    <w:rsid w:val="00FC5348"/>
    <w:rsid w:val="00FC5D06"/>
    <w:rsid w:val="00FC639C"/>
    <w:rsid w:val="00FC64B7"/>
    <w:rsid w:val="00FD1C3F"/>
    <w:rsid w:val="00FD21F5"/>
    <w:rsid w:val="00FD46A5"/>
    <w:rsid w:val="00FD52D4"/>
    <w:rsid w:val="00FD64E4"/>
    <w:rsid w:val="00FD6735"/>
    <w:rsid w:val="00FE04E9"/>
    <w:rsid w:val="00FE1505"/>
    <w:rsid w:val="00FE1E13"/>
    <w:rsid w:val="00FE2E5F"/>
    <w:rsid w:val="00FE49FF"/>
    <w:rsid w:val="00FE58E0"/>
    <w:rsid w:val="00FE60A4"/>
    <w:rsid w:val="00FE6330"/>
    <w:rsid w:val="00FE785E"/>
    <w:rsid w:val="00FF0756"/>
    <w:rsid w:val="00FF0C39"/>
    <w:rsid w:val="00FF0F41"/>
    <w:rsid w:val="00FF14F7"/>
    <w:rsid w:val="00FF3180"/>
    <w:rsid w:val="00FF3F4D"/>
    <w:rsid w:val="00FF49F1"/>
    <w:rsid w:val="00FF4FFF"/>
    <w:rsid w:val="00FF5073"/>
    <w:rsid w:val="00FF7034"/>
    <w:rsid w:val="00FF7D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FD5F3"/>
  <w15:docId w15:val="{88033A40-C9B7-4692-8348-84424FE5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0"/>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5D54"/>
    <w:pPr>
      <w:widowControl w:val="0"/>
      <w:wordWrap w:val="0"/>
      <w:autoSpaceDN w:val="0"/>
      <w:adjustRightInd w:val="0"/>
      <w:snapToGrid w:val="0"/>
      <w:spacing w:line="360" w:lineRule="atLeast"/>
      <w:jc w:val="both"/>
    </w:pPr>
    <w:rPr>
      <w:kern w:val="2"/>
      <w:sz w:val="22"/>
      <w:szCs w:val="24"/>
    </w:rPr>
  </w:style>
  <w:style w:type="paragraph" w:styleId="12">
    <w:name w:val="heading 1"/>
    <w:basedOn w:val="a"/>
    <w:next w:val="a"/>
    <w:link w:val="1Char"/>
    <w:uiPriority w:val="9"/>
    <w:qFormat/>
    <w:rsid w:val="0042352E"/>
    <w:pPr>
      <w:outlineLvl w:val="0"/>
    </w:pPr>
  </w:style>
  <w:style w:type="paragraph" w:styleId="20">
    <w:name w:val="heading 2"/>
    <w:basedOn w:val="12"/>
    <w:next w:val="a"/>
    <w:link w:val="2Char"/>
    <w:uiPriority w:val="9"/>
    <w:unhideWhenUsed/>
    <w:qFormat/>
    <w:rsid w:val="0042352E"/>
    <w:pPr>
      <w:outlineLvl w:val="1"/>
    </w:pPr>
  </w:style>
  <w:style w:type="paragraph" w:styleId="30">
    <w:name w:val="heading 3"/>
    <w:basedOn w:val="20"/>
    <w:next w:val="a"/>
    <w:link w:val="3Char"/>
    <w:uiPriority w:val="9"/>
    <w:unhideWhenUsed/>
    <w:qFormat/>
    <w:rsid w:val="0042352E"/>
    <w:pPr>
      <w:outlineLvl w:val="2"/>
    </w:pPr>
  </w:style>
  <w:style w:type="paragraph" w:styleId="4">
    <w:name w:val="heading 4"/>
    <w:basedOn w:val="a"/>
    <w:next w:val="a0"/>
    <w:link w:val="4Char"/>
    <w:qFormat/>
    <w:rsid w:val="00477576"/>
    <w:pPr>
      <w:keepNext/>
      <w:framePr w:w="3435" w:h="541" w:hSpace="142" w:wrap="around" w:vAnchor="page" w:hAnchor="page" w:x="7952" w:y="879"/>
      <w:widowControl/>
      <w:pBdr>
        <w:top w:val="single" w:sz="6" w:space="1" w:color="auto"/>
        <w:left w:val="single" w:sz="6" w:space="1" w:color="auto"/>
        <w:bottom w:val="single" w:sz="6" w:space="1" w:color="auto"/>
        <w:right w:val="single" w:sz="6" w:space="1" w:color="auto"/>
      </w:pBdr>
      <w:spacing w:line="280" w:lineRule="atLeast"/>
      <w:jc w:val="left"/>
      <w:outlineLvl w:val="3"/>
    </w:pPr>
    <w:rPr>
      <w:rFonts w:ascii="Arial Black" w:hAnsi="Arial Black"/>
      <w:sz w:val="28"/>
      <w:szCs w:val="20"/>
    </w:rPr>
  </w:style>
  <w:style w:type="paragraph" w:styleId="8">
    <w:name w:val="heading 8"/>
    <w:basedOn w:val="a"/>
    <w:next w:val="a0"/>
    <w:link w:val="8Char"/>
    <w:qFormat/>
    <w:rsid w:val="00477576"/>
    <w:pPr>
      <w:keepNext/>
      <w:spacing w:line="320" w:lineRule="exact"/>
      <w:outlineLvl w:val="7"/>
    </w:pPr>
    <w:rPr>
      <w:sz w:val="24"/>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42352E"/>
    <w:pPr>
      <w:widowControl w:val="0"/>
      <w:wordWrap w:val="0"/>
      <w:autoSpaceDE w:val="0"/>
      <w:autoSpaceDN w:val="0"/>
      <w:jc w:val="both"/>
    </w:pPr>
  </w:style>
  <w:style w:type="character" w:customStyle="1" w:styleId="1Char">
    <w:name w:val="제목 1 Char"/>
    <w:basedOn w:val="a1"/>
    <w:link w:val="12"/>
    <w:uiPriority w:val="9"/>
    <w:rsid w:val="0042352E"/>
  </w:style>
  <w:style w:type="character" w:customStyle="1" w:styleId="2Char">
    <w:name w:val="제목 2 Char"/>
    <w:basedOn w:val="a1"/>
    <w:link w:val="20"/>
    <w:uiPriority w:val="9"/>
    <w:rsid w:val="0042352E"/>
  </w:style>
  <w:style w:type="character" w:customStyle="1" w:styleId="3Char">
    <w:name w:val="제목 3 Char"/>
    <w:basedOn w:val="a1"/>
    <w:link w:val="30"/>
    <w:uiPriority w:val="9"/>
    <w:rsid w:val="0042352E"/>
  </w:style>
  <w:style w:type="paragraph" w:styleId="a5">
    <w:name w:val="List Paragraph"/>
    <w:aliases w:val="箇条書,Source,Driving Outline,설명문단CxSpLast,설명문단"/>
    <w:basedOn w:val="a"/>
    <w:link w:val="Char"/>
    <w:uiPriority w:val="34"/>
    <w:qFormat/>
    <w:rsid w:val="0042352E"/>
    <w:pPr>
      <w:ind w:leftChars="400" w:left="800"/>
    </w:pPr>
  </w:style>
  <w:style w:type="paragraph" w:styleId="a6">
    <w:name w:val="header"/>
    <w:basedOn w:val="a"/>
    <w:link w:val="Char0"/>
    <w:uiPriority w:val="99"/>
    <w:unhideWhenUsed/>
    <w:rsid w:val="00C66FC4"/>
    <w:pPr>
      <w:tabs>
        <w:tab w:val="center" w:pos="4513"/>
        <w:tab w:val="right" w:pos="9026"/>
      </w:tabs>
    </w:pPr>
  </w:style>
  <w:style w:type="character" w:customStyle="1" w:styleId="Char0">
    <w:name w:val="머리글 Char"/>
    <w:basedOn w:val="a1"/>
    <w:link w:val="a6"/>
    <w:uiPriority w:val="99"/>
    <w:rsid w:val="00C66FC4"/>
  </w:style>
  <w:style w:type="paragraph" w:styleId="a7">
    <w:name w:val="footer"/>
    <w:basedOn w:val="a"/>
    <w:link w:val="Char1"/>
    <w:uiPriority w:val="99"/>
    <w:unhideWhenUsed/>
    <w:rsid w:val="00C66FC4"/>
    <w:pPr>
      <w:tabs>
        <w:tab w:val="center" w:pos="4513"/>
        <w:tab w:val="right" w:pos="9026"/>
      </w:tabs>
    </w:pPr>
  </w:style>
  <w:style w:type="character" w:customStyle="1" w:styleId="Char1">
    <w:name w:val="바닥글 Char"/>
    <w:basedOn w:val="a1"/>
    <w:link w:val="a7"/>
    <w:uiPriority w:val="99"/>
    <w:rsid w:val="00C66FC4"/>
  </w:style>
  <w:style w:type="paragraph" w:styleId="a8">
    <w:name w:val="footnote text"/>
    <w:aliases w:val=" Char,ABC 각주,fn,footnote text,Footnotes,Footnote ak,Footnote Text Char1,Footnote Text Char Char,fn Char Char,footnote text Char Char,Footnotes Char Char,Footnote ak Char Char,fn Char1,footnote text Char1,Footnotes Char1,Footnote ak Char1,book,Car"/>
    <w:basedOn w:val="a"/>
    <w:link w:val="Char2"/>
    <w:autoRedefine/>
    <w:uiPriority w:val="99"/>
    <w:qFormat/>
    <w:rsid w:val="000F7555"/>
    <w:pPr>
      <w:spacing w:before="60" w:line="240" w:lineRule="auto"/>
      <w:ind w:left="227" w:hanging="227"/>
    </w:pPr>
    <w:rPr>
      <w:spacing w:val="-4"/>
      <w:sz w:val="18"/>
      <w:szCs w:val="18"/>
      <w:lang w:val="ko-KR"/>
    </w:rPr>
  </w:style>
  <w:style w:type="character" w:customStyle="1" w:styleId="Char2">
    <w:name w:val="각주 텍스트 Char"/>
    <w:aliases w:val=" Char Char,ABC 각주 Char,fn Char,footnote text Char,Footnotes Char,Footnote ak Char,Footnote Text Char1 Char,Footnote Text Char Char Char,fn Char Char Char,footnote text Char Char Char,Footnotes Char Char Char,Footnote ak Char Char Char"/>
    <w:link w:val="a8"/>
    <w:uiPriority w:val="99"/>
    <w:rsid w:val="000F7555"/>
    <w:rPr>
      <w:spacing w:val="-4"/>
      <w:kern w:val="2"/>
      <w:sz w:val="18"/>
      <w:szCs w:val="18"/>
      <w:lang w:val="ko-KR"/>
    </w:rPr>
  </w:style>
  <w:style w:type="table" w:customStyle="1" w:styleId="a9">
    <w:name w:val="김장 스타일"/>
    <w:basedOn w:val="a2"/>
    <w:uiPriority w:val="99"/>
    <w:rsid w:val="00F9039D"/>
    <w:pPr>
      <w:widowControl w:val="0"/>
      <w:wordWrap w:val="0"/>
      <w:autoSpaceDN w:val="0"/>
      <w:adjustRightInd w:val="0"/>
      <w:snapToGrid w:val="0"/>
      <w:spacing w:line="300" w:lineRule="atLeast"/>
    </w:pPr>
    <w:tblPr>
      <w:tblBorders>
        <w:bottom w:val="single" w:sz="4" w:space="0" w:color="F1590E"/>
        <w:insideH w:val="single" w:sz="4" w:space="0" w:color="A6A6A6"/>
        <w:insideV w:val="single" w:sz="4" w:space="0" w:color="A6A6A6"/>
      </w:tblBorders>
      <w:tblCellMar>
        <w:top w:w="28" w:type="dxa"/>
        <w:bottom w:w="28" w:type="dxa"/>
      </w:tblCellMar>
    </w:tblPr>
    <w:tblStylePr w:type="firstRow">
      <w:pPr>
        <w:jc w:val="both"/>
      </w:pPr>
      <w:rPr>
        <w:rFonts w:ascii="Times New Roman" w:eastAsia="Arial Unicode MS" w:hAnsi="Times New Roman"/>
        <w:b/>
        <w:i w:val="0"/>
        <w:sz w:val="20"/>
      </w:rPr>
      <w:tblPr/>
      <w:tcPr>
        <w:tcBorders>
          <w:top w:val="single" w:sz="4" w:space="0" w:color="F1590E"/>
          <w:left w:val="nil"/>
          <w:bottom w:val="single" w:sz="4" w:space="0" w:color="F1590E"/>
          <w:right w:val="nil"/>
          <w:insideH w:val="nil"/>
          <w:insideV w:val="nil"/>
          <w:tl2br w:val="nil"/>
          <w:tr2bl w:val="nil"/>
        </w:tcBorders>
        <w:shd w:val="clear" w:color="auto" w:fill="D9D9D9"/>
      </w:tcPr>
    </w:tblStylePr>
    <w:tblStylePr w:type="firstCol">
      <w:tblPr/>
      <w:tcPr>
        <w:tcBorders>
          <w:top w:val="nil"/>
          <w:left w:val="nil"/>
          <w:bottom w:val="single" w:sz="4" w:space="0" w:color="F1590E"/>
          <w:right w:val="single" w:sz="4" w:space="0" w:color="A6A6A6"/>
          <w:insideH w:val="nil"/>
          <w:insideV w:val="nil"/>
          <w:tl2br w:val="nil"/>
          <w:tr2bl w:val="nil"/>
        </w:tcBorders>
        <w:shd w:val="clear" w:color="auto" w:fill="F2F2F2"/>
      </w:tcPr>
    </w:tblStylePr>
  </w:style>
  <w:style w:type="character" w:customStyle="1" w:styleId="4Char">
    <w:name w:val="제목 4 Char"/>
    <w:link w:val="4"/>
    <w:rsid w:val="00477576"/>
    <w:rPr>
      <w:rFonts w:ascii="Arial Black" w:hAnsi="Arial Black"/>
      <w:kern w:val="2"/>
      <w:sz w:val="28"/>
    </w:rPr>
  </w:style>
  <w:style w:type="character" w:customStyle="1" w:styleId="8Char">
    <w:name w:val="제목 8 Char"/>
    <w:link w:val="8"/>
    <w:rsid w:val="00477576"/>
    <w:rPr>
      <w:kern w:val="2"/>
      <w:sz w:val="24"/>
      <w:u w:val="single"/>
    </w:rPr>
  </w:style>
  <w:style w:type="paragraph" w:styleId="a0">
    <w:name w:val="Normal Indent"/>
    <w:basedOn w:val="a"/>
    <w:rsid w:val="00477576"/>
    <w:pPr>
      <w:ind w:left="800"/>
    </w:pPr>
  </w:style>
  <w:style w:type="character" w:styleId="aa">
    <w:name w:val="page number"/>
    <w:basedOn w:val="a1"/>
    <w:rsid w:val="00477576"/>
  </w:style>
  <w:style w:type="paragraph" w:customStyle="1" w:styleId="ab">
    <w:name w:val="바탕글"/>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00">
    <w:name w:val="본문(신명조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01">
    <w:name w:val="본문(중고딕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5">
    <w:name w:val="작은제목(중고딕15)"/>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30"/>
    </w:rPr>
  </w:style>
  <w:style w:type="paragraph" w:customStyle="1" w:styleId="200">
    <w:name w:val="중간제목(옛체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201">
    <w:name w:val="큰제목(견고딕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300">
    <w:name w:val="큰제목(견고딕3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60"/>
    </w:rPr>
  </w:style>
  <w:style w:type="paragraph" w:customStyle="1" w:styleId="9">
    <w:name w:val="머리말(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0">
    <w:name w:val="머리말(중고딕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1">
    <w:name w:val="각주내용(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color w:val="000000"/>
      <w:sz w:val="18"/>
    </w:rPr>
  </w:style>
  <w:style w:type="character" w:styleId="ac">
    <w:name w:val="footnote reference"/>
    <w:aliases w:val="Ref,de nota al pie,(NECG) Footnote Reference,FC,fr,-E Fußnotenzeichen"/>
    <w:uiPriority w:val="99"/>
    <w:rsid w:val="00477576"/>
    <w:rPr>
      <w:vertAlign w:val="superscript"/>
    </w:rPr>
  </w:style>
  <w:style w:type="paragraph" w:customStyle="1" w:styleId="ad">
    <w:name w:val="국문유형"/>
    <w:basedOn w:val="a"/>
    <w:rsid w:val="00477576"/>
    <w:pPr>
      <w:spacing w:line="460" w:lineRule="exact"/>
    </w:pPr>
    <w:rPr>
      <w:sz w:val="24"/>
      <w:szCs w:val="20"/>
    </w:rPr>
  </w:style>
  <w:style w:type="paragraph" w:customStyle="1" w:styleId="EndnoteText1">
    <w:name w:val="Endnote Text1"/>
    <w:basedOn w:val="a"/>
    <w:rsid w:val="00477576"/>
    <w:pPr>
      <w:wordWrap/>
      <w:jc w:val="left"/>
    </w:pPr>
    <w:rPr>
      <w:rFonts w:ascii="Courier" w:hAnsi="Courier"/>
      <w:kern w:val="0"/>
      <w:sz w:val="24"/>
      <w:szCs w:val="20"/>
    </w:rPr>
  </w:style>
  <w:style w:type="paragraph" w:styleId="ae">
    <w:name w:val="Title"/>
    <w:basedOn w:val="a"/>
    <w:link w:val="Char3"/>
    <w:qFormat/>
    <w:rsid w:val="00477576"/>
    <w:pPr>
      <w:tabs>
        <w:tab w:val="left" w:pos="-720"/>
      </w:tabs>
      <w:suppressAutoHyphens/>
      <w:wordWrap/>
      <w:spacing w:line="240" w:lineRule="atLeast"/>
      <w:jc w:val="center"/>
    </w:pPr>
    <w:rPr>
      <w:b/>
      <w:kern w:val="0"/>
      <w:sz w:val="24"/>
      <w:szCs w:val="20"/>
    </w:rPr>
  </w:style>
  <w:style w:type="character" w:customStyle="1" w:styleId="Char3">
    <w:name w:val="제목 Char"/>
    <w:link w:val="ae"/>
    <w:rsid w:val="00477576"/>
    <w:rPr>
      <w:b/>
      <w:sz w:val="24"/>
    </w:rPr>
  </w:style>
  <w:style w:type="paragraph" w:styleId="af">
    <w:name w:val="Date"/>
    <w:basedOn w:val="a"/>
    <w:next w:val="a"/>
    <w:link w:val="Char4"/>
    <w:rsid w:val="00477576"/>
    <w:pPr>
      <w:autoSpaceDN/>
    </w:pPr>
    <w:rPr>
      <w:rFonts w:eastAsia="굴림체"/>
      <w:sz w:val="24"/>
      <w:szCs w:val="20"/>
    </w:rPr>
  </w:style>
  <w:style w:type="character" w:customStyle="1" w:styleId="Char4">
    <w:name w:val="날짜 Char"/>
    <w:link w:val="af"/>
    <w:rsid w:val="00477576"/>
    <w:rPr>
      <w:rFonts w:eastAsia="굴림체"/>
      <w:kern w:val="2"/>
      <w:sz w:val="24"/>
    </w:rPr>
  </w:style>
  <w:style w:type="character" w:customStyle="1" w:styleId="preamble1">
    <w:name w:val="preamble1"/>
    <w:rsid w:val="00477576"/>
    <w:rPr>
      <w:rFonts w:ascii="돋움" w:eastAsia="돋움" w:hAnsi="돋움" w:hint="eastAsia"/>
      <w:sz w:val="18"/>
      <w:szCs w:val="18"/>
    </w:rPr>
  </w:style>
  <w:style w:type="paragraph" w:styleId="13">
    <w:name w:val="toc 1"/>
    <w:basedOn w:val="a"/>
    <w:next w:val="a"/>
    <w:autoRedefine/>
    <w:uiPriority w:val="39"/>
    <w:qFormat/>
    <w:rsid w:val="00F221DB"/>
    <w:pPr>
      <w:tabs>
        <w:tab w:val="left" w:pos="1814"/>
        <w:tab w:val="right" w:leader="dot" w:pos="9638"/>
      </w:tabs>
      <w:spacing w:before="240" w:after="240"/>
      <w:ind w:left="1701" w:hanging="567"/>
      <w:jc w:val="left"/>
    </w:pPr>
    <w:rPr>
      <w:b/>
      <w:caps/>
      <w:noProof/>
      <w:snapToGrid w:val="0"/>
      <w:sz w:val="24"/>
      <w:szCs w:val="20"/>
    </w:rPr>
  </w:style>
  <w:style w:type="paragraph" w:customStyle="1" w:styleId="1">
    <w:name w:val="스타일1"/>
    <w:basedOn w:val="a"/>
    <w:link w:val="1Char0"/>
    <w:qFormat/>
    <w:rsid w:val="00F00DCA"/>
    <w:pPr>
      <w:numPr>
        <w:numId w:val="2"/>
      </w:numPr>
      <w:tabs>
        <w:tab w:val="clear" w:pos="567"/>
      </w:tabs>
      <w:spacing w:after="240"/>
      <w:ind w:left="680" w:hanging="680"/>
      <w:outlineLvl w:val="0"/>
    </w:pPr>
    <w:rPr>
      <w:rFonts w:eastAsia="맑은 고딕"/>
      <w:b/>
      <w:color w:val="404040" w:themeColor="text1" w:themeTint="BF"/>
      <w:spacing w:val="3"/>
      <w:sz w:val="40"/>
      <w:szCs w:val="40"/>
    </w:rPr>
  </w:style>
  <w:style w:type="paragraph" w:customStyle="1" w:styleId="21">
    <w:name w:val="스타일2"/>
    <w:basedOn w:val="a"/>
    <w:rsid w:val="00477576"/>
    <w:pPr>
      <w:spacing w:line="360" w:lineRule="auto"/>
    </w:pPr>
    <w:rPr>
      <w:b/>
      <w:bCs/>
      <w:sz w:val="24"/>
    </w:rPr>
  </w:style>
  <w:style w:type="paragraph" w:customStyle="1" w:styleId="3">
    <w:name w:val="스타일3"/>
    <w:basedOn w:val="a"/>
    <w:rsid w:val="00477576"/>
    <w:pPr>
      <w:numPr>
        <w:numId w:val="1"/>
      </w:numPr>
      <w:spacing w:line="560" w:lineRule="exact"/>
    </w:pPr>
    <w:rPr>
      <w:sz w:val="24"/>
    </w:rPr>
  </w:style>
  <w:style w:type="paragraph" w:styleId="22">
    <w:name w:val="toc 2"/>
    <w:basedOn w:val="21"/>
    <w:next w:val="a"/>
    <w:autoRedefine/>
    <w:uiPriority w:val="39"/>
    <w:qFormat/>
    <w:rsid w:val="00477576"/>
    <w:pPr>
      <w:tabs>
        <w:tab w:val="left" w:pos="284"/>
        <w:tab w:val="left" w:pos="1064"/>
        <w:tab w:val="right" w:leader="dot" w:pos="9060"/>
      </w:tabs>
      <w:spacing w:line="400" w:lineRule="atLeast"/>
      <w:ind w:left="616" w:hanging="280"/>
      <w:jc w:val="left"/>
    </w:pPr>
    <w:rPr>
      <w:bCs w:val="0"/>
      <w:smallCaps/>
      <w:noProof/>
      <w:sz w:val="23"/>
      <w:szCs w:val="20"/>
    </w:rPr>
  </w:style>
  <w:style w:type="paragraph" w:styleId="31">
    <w:name w:val="toc 3"/>
    <w:basedOn w:val="3"/>
    <w:next w:val="3"/>
    <w:autoRedefine/>
    <w:uiPriority w:val="39"/>
    <w:qFormat/>
    <w:rsid w:val="00477576"/>
    <w:pPr>
      <w:numPr>
        <w:numId w:val="0"/>
      </w:numPr>
      <w:tabs>
        <w:tab w:val="right" w:leader="dot" w:pos="9060"/>
      </w:tabs>
      <w:snapToGrid/>
      <w:spacing w:line="460" w:lineRule="atLeast"/>
      <w:ind w:left="1064" w:hanging="420"/>
      <w:jc w:val="left"/>
    </w:pPr>
    <w:rPr>
      <w:iCs/>
      <w:sz w:val="23"/>
      <w:szCs w:val="20"/>
    </w:rPr>
  </w:style>
  <w:style w:type="paragraph" w:styleId="40">
    <w:name w:val="toc 4"/>
    <w:basedOn w:val="a"/>
    <w:next w:val="a"/>
    <w:autoRedefine/>
    <w:uiPriority w:val="39"/>
    <w:rsid w:val="00477576"/>
    <w:pPr>
      <w:ind w:left="600"/>
      <w:jc w:val="left"/>
    </w:pPr>
    <w:rPr>
      <w:sz w:val="18"/>
      <w:szCs w:val="18"/>
    </w:rPr>
  </w:style>
  <w:style w:type="paragraph" w:styleId="5">
    <w:name w:val="toc 5"/>
    <w:basedOn w:val="a"/>
    <w:next w:val="a"/>
    <w:autoRedefine/>
    <w:uiPriority w:val="39"/>
    <w:rsid w:val="00477576"/>
    <w:pPr>
      <w:ind w:left="800"/>
      <w:jc w:val="left"/>
    </w:pPr>
    <w:rPr>
      <w:sz w:val="18"/>
      <w:szCs w:val="18"/>
    </w:rPr>
  </w:style>
  <w:style w:type="paragraph" w:styleId="6">
    <w:name w:val="toc 6"/>
    <w:basedOn w:val="a"/>
    <w:next w:val="a"/>
    <w:autoRedefine/>
    <w:uiPriority w:val="39"/>
    <w:rsid w:val="00477576"/>
    <w:pPr>
      <w:ind w:left="1000"/>
      <w:jc w:val="left"/>
    </w:pPr>
    <w:rPr>
      <w:sz w:val="18"/>
      <w:szCs w:val="18"/>
    </w:rPr>
  </w:style>
  <w:style w:type="paragraph" w:styleId="7">
    <w:name w:val="toc 7"/>
    <w:basedOn w:val="a"/>
    <w:next w:val="a"/>
    <w:autoRedefine/>
    <w:uiPriority w:val="39"/>
    <w:rsid w:val="00477576"/>
    <w:pPr>
      <w:ind w:left="1200"/>
      <w:jc w:val="left"/>
    </w:pPr>
    <w:rPr>
      <w:sz w:val="18"/>
      <w:szCs w:val="18"/>
    </w:rPr>
  </w:style>
  <w:style w:type="paragraph" w:styleId="80">
    <w:name w:val="toc 8"/>
    <w:basedOn w:val="a"/>
    <w:next w:val="a"/>
    <w:autoRedefine/>
    <w:uiPriority w:val="39"/>
    <w:rsid w:val="00477576"/>
    <w:pPr>
      <w:ind w:left="1400"/>
      <w:jc w:val="left"/>
    </w:pPr>
    <w:rPr>
      <w:sz w:val="18"/>
      <w:szCs w:val="18"/>
    </w:rPr>
  </w:style>
  <w:style w:type="paragraph" w:styleId="92">
    <w:name w:val="toc 9"/>
    <w:basedOn w:val="a"/>
    <w:next w:val="a"/>
    <w:autoRedefine/>
    <w:uiPriority w:val="39"/>
    <w:rsid w:val="00477576"/>
    <w:pPr>
      <w:ind w:left="1600"/>
      <w:jc w:val="left"/>
    </w:pPr>
    <w:rPr>
      <w:sz w:val="18"/>
      <w:szCs w:val="18"/>
    </w:rPr>
  </w:style>
  <w:style w:type="character" w:styleId="af0">
    <w:name w:val="Hyperlink"/>
    <w:uiPriority w:val="99"/>
    <w:rsid w:val="00477576"/>
    <w:rPr>
      <w:color w:val="0000FF"/>
      <w:u w:val="single"/>
    </w:rPr>
  </w:style>
  <w:style w:type="character" w:styleId="af1">
    <w:name w:val="FollowedHyperlink"/>
    <w:uiPriority w:val="99"/>
    <w:rsid w:val="00477576"/>
    <w:rPr>
      <w:color w:val="800080"/>
      <w:u w:val="single"/>
    </w:rPr>
  </w:style>
  <w:style w:type="paragraph" w:styleId="af2">
    <w:name w:val="Balloon Text"/>
    <w:basedOn w:val="a"/>
    <w:link w:val="Char5"/>
    <w:uiPriority w:val="99"/>
    <w:rsid w:val="00477576"/>
    <w:rPr>
      <w:rFonts w:ascii="Arial" w:eastAsia="돋움" w:hAnsi="Arial"/>
      <w:sz w:val="18"/>
      <w:szCs w:val="18"/>
    </w:rPr>
  </w:style>
  <w:style w:type="character" w:customStyle="1" w:styleId="Char5">
    <w:name w:val="풍선 도움말 텍스트 Char"/>
    <w:link w:val="af2"/>
    <w:uiPriority w:val="99"/>
    <w:rsid w:val="00477576"/>
    <w:rPr>
      <w:rFonts w:ascii="Arial" w:eastAsia="돋움" w:hAnsi="Arial"/>
      <w:kern w:val="2"/>
      <w:sz w:val="18"/>
      <w:szCs w:val="18"/>
    </w:rPr>
  </w:style>
  <w:style w:type="numbering" w:customStyle="1" w:styleId="14">
    <w:name w:val="목록 없음1"/>
    <w:next w:val="a3"/>
    <w:semiHidden/>
    <w:rsid w:val="00477576"/>
  </w:style>
  <w:style w:type="paragraph" w:customStyle="1" w:styleId="41">
    <w:name w:val="스타일4"/>
    <w:basedOn w:val="3"/>
    <w:rsid w:val="00477576"/>
    <w:pPr>
      <w:numPr>
        <w:numId w:val="0"/>
      </w:numPr>
      <w:tabs>
        <w:tab w:val="num" w:pos="5607"/>
      </w:tabs>
      <w:ind w:left="5607" w:hanging="567"/>
    </w:pPr>
  </w:style>
  <w:style w:type="table" w:styleId="af3">
    <w:name w:val="Table Grid"/>
    <w:basedOn w:val="a2"/>
    <w:rsid w:val="00477576"/>
    <w:pPr>
      <w:widowControl w:val="0"/>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hang">
    <w:name w:val="p_2hang"/>
    <w:basedOn w:val="a"/>
    <w:rsid w:val="00477576"/>
    <w:pPr>
      <w:widowControl/>
      <w:wordWrap/>
      <w:autoSpaceDN/>
      <w:spacing w:line="351" w:lineRule="atLeast"/>
      <w:ind w:left="351"/>
    </w:pPr>
    <w:rPr>
      <w:rFonts w:ascii="굴림" w:eastAsia="굴림" w:hAnsi="굴림" w:cs="굴림"/>
      <w:color w:val="000000"/>
      <w:kern w:val="0"/>
      <w:sz w:val="21"/>
      <w:szCs w:val="21"/>
    </w:rPr>
  </w:style>
  <w:style w:type="character" w:customStyle="1" w:styleId="spanalljo2">
    <w:name w:val="span_alljo2"/>
    <w:rsid w:val="00477576"/>
    <w:rPr>
      <w:rFonts w:ascii="굴림" w:eastAsia="굴림" w:hAnsi="굴림" w:hint="eastAsia"/>
      <w:color w:val="000000"/>
      <w:sz w:val="21"/>
      <w:szCs w:val="21"/>
    </w:rPr>
  </w:style>
  <w:style w:type="paragraph" w:styleId="af4">
    <w:name w:val="Normal (Web)"/>
    <w:basedOn w:val="a"/>
    <w:rsid w:val="00477576"/>
    <w:pPr>
      <w:widowControl/>
      <w:wordWrap/>
      <w:autoSpaceDN/>
      <w:spacing w:before="100" w:beforeAutospacing="1" w:after="100" w:afterAutospacing="1"/>
      <w:jc w:val="left"/>
    </w:pPr>
    <w:rPr>
      <w:rFonts w:ascii="굴림" w:eastAsia="굴림" w:hAnsi="굴림" w:cs="굴림"/>
      <w:kern w:val="0"/>
      <w:sz w:val="24"/>
    </w:rPr>
  </w:style>
  <w:style w:type="paragraph" w:customStyle="1" w:styleId="p1hang">
    <w:name w:val="p_1hang"/>
    <w:basedOn w:val="a"/>
    <w:rsid w:val="00477576"/>
    <w:pPr>
      <w:widowControl/>
      <w:wordWrap/>
      <w:autoSpaceDN/>
      <w:spacing w:line="230" w:lineRule="atLeast"/>
      <w:ind w:left="230" w:hanging="230"/>
    </w:pPr>
    <w:rPr>
      <w:rFonts w:ascii="굴림" w:eastAsia="굴림" w:hAnsi="굴림" w:cs="굴림"/>
      <w:color w:val="000000"/>
      <w:kern w:val="0"/>
      <w:sz w:val="14"/>
      <w:szCs w:val="14"/>
    </w:rPr>
  </w:style>
  <w:style w:type="character" w:customStyle="1" w:styleId="spanjotitle1">
    <w:name w:val="span_jo_title1"/>
    <w:rsid w:val="00477576"/>
    <w:rPr>
      <w:rFonts w:ascii="굴림" w:eastAsia="굴림" w:hAnsi="굴림" w:hint="eastAsia"/>
      <w:b/>
      <w:bCs/>
      <w:color w:val="006699"/>
      <w:sz w:val="14"/>
      <w:szCs w:val="14"/>
    </w:rPr>
  </w:style>
  <w:style w:type="paragraph" w:customStyle="1" w:styleId="pho">
    <w:name w:val="p_ho"/>
    <w:basedOn w:val="a"/>
    <w:rsid w:val="00477576"/>
    <w:pPr>
      <w:widowControl/>
      <w:wordWrap/>
      <w:autoSpaceDN/>
      <w:spacing w:line="230" w:lineRule="atLeast"/>
      <w:ind w:left="380" w:hanging="150"/>
    </w:pPr>
    <w:rPr>
      <w:rFonts w:ascii="굴림" w:eastAsia="굴림" w:hAnsi="굴림" w:cs="굴림"/>
      <w:color w:val="000000"/>
      <w:kern w:val="0"/>
      <w:sz w:val="14"/>
      <w:szCs w:val="14"/>
    </w:rPr>
  </w:style>
  <w:style w:type="paragraph" w:customStyle="1" w:styleId="CharChar1CharCharCharCharCharCharCharCharCharCharCharCharCharCharCharChar">
    <w:name w:val="Char Char1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
    <w:name w:val="Char Char"/>
    <w:basedOn w:val="a"/>
    <w:rsid w:val="00477576"/>
    <w:pPr>
      <w:widowControl/>
      <w:wordWrap/>
      <w:autoSpaceDN/>
      <w:spacing w:after="160" w:line="240" w:lineRule="exact"/>
      <w:jc w:val="left"/>
    </w:pPr>
    <w:rPr>
      <w:rFonts w:eastAsia="Times New Roman"/>
      <w:kern w:val="0"/>
      <w:szCs w:val="20"/>
      <w:lang w:eastAsia="en-US"/>
    </w:rPr>
  </w:style>
  <w:style w:type="character" w:styleId="af5">
    <w:name w:val="Strong"/>
    <w:uiPriority w:val="22"/>
    <w:qFormat/>
    <w:rsid w:val="00477576"/>
    <w:rPr>
      <w:b/>
      <w:bCs/>
    </w:rPr>
  </w:style>
  <w:style w:type="character" w:customStyle="1" w:styleId="text">
    <w:name w:val="text"/>
    <w:basedOn w:val="a1"/>
    <w:rsid w:val="00477576"/>
  </w:style>
  <w:style w:type="character" w:customStyle="1" w:styleId="text01">
    <w:name w:val="text01"/>
    <w:basedOn w:val="a1"/>
    <w:rsid w:val="00477576"/>
  </w:style>
  <w:style w:type="paragraph" w:customStyle="1" w:styleId="af6">
    <w:name w:val="스타일"/>
    <w:rsid w:val="00477576"/>
    <w:pPr>
      <w:widowControl w:val="0"/>
      <w:autoSpaceDE w:val="0"/>
      <w:autoSpaceDN w:val="0"/>
      <w:adjustRightInd w:val="0"/>
      <w:jc w:val="both"/>
    </w:pPr>
    <w:rPr>
      <w:rFonts w:ascii="Arial" w:eastAsia="바탕" w:hAnsi="Arial"/>
      <w:szCs w:val="24"/>
    </w:rPr>
  </w:style>
  <w:style w:type="paragraph" w:customStyle="1" w:styleId="CharChar1CharCharCharCharCharCharCharCharCharCharCharChar">
    <w:name w:val="Char Char1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1CharCharCharCharCharCharCharChar">
    <w:name w:val="Char Char1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pdep22">
    <w:name w:val="pdep22"/>
    <w:basedOn w:val="a"/>
    <w:rsid w:val="00477576"/>
    <w:pPr>
      <w:widowControl/>
      <w:wordWrap/>
      <w:autoSpaceDN/>
      <w:spacing w:before="100" w:beforeAutospacing="1" w:after="100" w:afterAutospacing="1" w:line="420" w:lineRule="auto"/>
      <w:jc w:val="left"/>
    </w:pPr>
    <w:rPr>
      <w:rFonts w:ascii="굴림" w:eastAsia="굴림" w:hAnsi="굴림" w:cs="굴림"/>
      <w:kern w:val="0"/>
      <w:sz w:val="16"/>
      <w:szCs w:val="16"/>
    </w:rPr>
  </w:style>
  <w:style w:type="paragraph" w:customStyle="1" w:styleId="CharChar1CharCharCharChar">
    <w:name w:val="Char Char1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bl3">
    <w:name w:val="bl3"/>
    <w:rsid w:val="00477576"/>
    <w:rPr>
      <w:rFonts w:ascii="굴림" w:eastAsia="굴림" w:hAnsi="굴림" w:hint="eastAsia"/>
      <w:b/>
      <w:bCs/>
      <w:color w:val="151594"/>
    </w:rPr>
  </w:style>
  <w:style w:type="paragraph" w:styleId="af7">
    <w:name w:val="Body Text"/>
    <w:basedOn w:val="a"/>
    <w:link w:val="Char6"/>
    <w:rsid w:val="00477576"/>
    <w:pPr>
      <w:spacing w:after="180"/>
    </w:pPr>
  </w:style>
  <w:style w:type="character" w:customStyle="1" w:styleId="Char6">
    <w:name w:val="본문 Char"/>
    <w:link w:val="af7"/>
    <w:rsid w:val="00477576"/>
    <w:rPr>
      <w:kern w:val="2"/>
      <w:sz w:val="22"/>
      <w:szCs w:val="24"/>
    </w:rPr>
  </w:style>
  <w:style w:type="character" w:customStyle="1" w:styleId="DeltaViewInsertion">
    <w:name w:val="DeltaView Insertion"/>
    <w:uiPriority w:val="99"/>
    <w:rsid w:val="00477576"/>
    <w:rPr>
      <w:color w:val="0000FF"/>
      <w:u w:val="double"/>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fntk058">
    <w:name w:val="fnt_k058"/>
    <w:rsid w:val="00477576"/>
    <w:rPr>
      <w:rFonts w:ascii="굴림" w:hAnsi="굴림" w:hint="default"/>
      <w:color w:val="000000"/>
      <w:sz w:val="18"/>
      <w:szCs w:val="18"/>
    </w:rPr>
  </w:style>
  <w:style w:type="character" w:styleId="af8">
    <w:name w:val="annotation reference"/>
    <w:rsid w:val="00477576"/>
    <w:rPr>
      <w:sz w:val="18"/>
      <w:szCs w:val="18"/>
    </w:rPr>
  </w:style>
  <w:style w:type="paragraph" w:styleId="af9">
    <w:name w:val="annotation text"/>
    <w:basedOn w:val="a"/>
    <w:link w:val="Char7"/>
    <w:rsid w:val="00477576"/>
    <w:pPr>
      <w:jc w:val="left"/>
    </w:pPr>
  </w:style>
  <w:style w:type="character" w:customStyle="1" w:styleId="Char7">
    <w:name w:val="메모 텍스트 Char"/>
    <w:link w:val="af9"/>
    <w:rsid w:val="00477576"/>
    <w:rPr>
      <w:kern w:val="2"/>
      <w:sz w:val="22"/>
      <w:szCs w:val="24"/>
    </w:rPr>
  </w:style>
  <w:style w:type="paragraph" w:styleId="afa">
    <w:name w:val="annotation subject"/>
    <w:basedOn w:val="af9"/>
    <w:next w:val="af9"/>
    <w:link w:val="Char8"/>
    <w:rsid w:val="00477576"/>
    <w:rPr>
      <w:b/>
      <w:bCs/>
    </w:rPr>
  </w:style>
  <w:style w:type="character" w:customStyle="1" w:styleId="Char8">
    <w:name w:val="메모 주제 Char"/>
    <w:link w:val="afa"/>
    <w:rsid w:val="00477576"/>
    <w:rPr>
      <w:b/>
      <w:bCs/>
      <w:kern w:val="2"/>
      <w:sz w:val="22"/>
      <w:szCs w:val="24"/>
    </w:rPr>
  </w:style>
  <w:style w:type="paragraph" w:customStyle="1" w:styleId="BodySmall">
    <w:name w:val="_BodySmall"/>
    <w:basedOn w:val="a"/>
    <w:rsid w:val="00477576"/>
    <w:pPr>
      <w:widowControl/>
      <w:wordWrap/>
      <w:autoSpaceDN/>
      <w:spacing w:after="200"/>
      <w:jc w:val="left"/>
    </w:pPr>
    <w:rPr>
      <w:rFonts w:ascii="Arial" w:eastAsia="SC STKaiti" w:hAnsi="Arial"/>
      <w:kern w:val="0"/>
      <w:lang w:eastAsia="zh-CN"/>
    </w:rPr>
  </w:style>
  <w:style w:type="paragraph" w:customStyle="1" w:styleId="16">
    <w:name w:val="목록 단락1"/>
    <w:basedOn w:val="a"/>
    <w:uiPriority w:val="34"/>
    <w:qFormat/>
    <w:rsid w:val="00477576"/>
    <w:pPr>
      <w:ind w:left="800"/>
    </w:pPr>
  </w:style>
  <w:style w:type="character" w:customStyle="1" w:styleId="raddr">
    <w:name w:val="r_addr"/>
    <w:rsid w:val="00477576"/>
  </w:style>
  <w:style w:type="paragraph" w:customStyle="1" w:styleId="Char9">
    <w:name w:val="Char"/>
    <w:basedOn w:val="a"/>
    <w:rsid w:val="00477576"/>
    <w:pPr>
      <w:widowControl/>
      <w:tabs>
        <w:tab w:val="left" w:pos="540"/>
        <w:tab w:val="left" w:pos="1260"/>
        <w:tab w:val="left" w:pos="1800"/>
      </w:tabs>
      <w:wordWrap/>
      <w:autoSpaceDN/>
      <w:spacing w:before="240" w:after="160" w:line="240" w:lineRule="exact"/>
      <w:jc w:val="left"/>
    </w:pPr>
    <w:rPr>
      <w:rFonts w:ascii="Verdana" w:eastAsia="SimSun" w:hAnsi="Verdana"/>
      <w:kern w:val="0"/>
      <w:sz w:val="24"/>
      <w:szCs w:val="20"/>
      <w:lang w:eastAsia="zh-CN"/>
    </w:r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styleId="afb">
    <w:name w:val="Revision"/>
    <w:hidden/>
    <w:uiPriority w:val="99"/>
    <w:semiHidden/>
    <w:rsid w:val="00477576"/>
    <w:rPr>
      <w:rFonts w:ascii="바탕" w:eastAsia="바탕"/>
      <w:kern w:val="2"/>
      <w:szCs w:val="24"/>
    </w:rPr>
  </w:style>
  <w:style w:type="paragraph" w:customStyle="1" w:styleId="CharChar1">
    <w:name w:val="Char Char1"/>
    <w:basedOn w:val="a"/>
    <w:rsid w:val="00477576"/>
    <w:pPr>
      <w:widowControl/>
      <w:wordWrap/>
      <w:autoSpaceDN/>
      <w:spacing w:after="160" w:line="240" w:lineRule="exact"/>
      <w:jc w:val="left"/>
    </w:pPr>
    <w:rPr>
      <w:rFonts w:eastAsia="Times New Roman"/>
      <w:kern w:val="0"/>
      <w:szCs w:val="20"/>
      <w:lang w:eastAsia="en-US"/>
    </w:rPr>
  </w:style>
  <w:style w:type="paragraph" w:customStyle="1" w:styleId="pty12">
    <w:name w:val="pty12"/>
    <w:basedOn w:val="a"/>
    <w:rsid w:val="00477576"/>
    <w:pPr>
      <w:widowControl/>
      <w:wordWrap/>
      <w:autoSpaceDN/>
      <w:ind w:hanging="540"/>
      <w:jc w:val="left"/>
    </w:pPr>
    <w:rPr>
      <w:rFonts w:ascii="굴림" w:eastAsia="굴림" w:hAnsi="굴림" w:cs="굴림"/>
      <w:kern w:val="0"/>
      <w:sz w:val="24"/>
    </w:rPr>
  </w:style>
  <w:style w:type="paragraph" w:customStyle="1" w:styleId="pty1de211">
    <w:name w:val="pty1_de2_11"/>
    <w:basedOn w:val="a"/>
    <w:rsid w:val="00477576"/>
    <w:pPr>
      <w:widowControl/>
      <w:wordWrap/>
      <w:autoSpaceDN/>
      <w:ind w:hanging="30"/>
      <w:jc w:val="left"/>
    </w:pPr>
    <w:rPr>
      <w:rFonts w:ascii="굴림" w:eastAsia="굴림" w:hAnsi="굴림" w:cs="굴림"/>
      <w:kern w:val="0"/>
      <w:sz w:val="24"/>
    </w:rPr>
  </w:style>
  <w:style w:type="paragraph" w:customStyle="1" w:styleId="pty1de2h1">
    <w:name w:val="pty1_de2h1"/>
    <w:basedOn w:val="a"/>
    <w:rsid w:val="00477576"/>
    <w:pPr>
      <w:widowControl/>
      <w:wordWrap/>
      <w:autoSpaceDN/>
      <w:ind w:hanging="225"/>
      <w:jc w:val="left"/>
    </w:pPr>
    <w:rPr>
      <w:rFonts w:ascii="굴림" w:eastAsia="굴림" w:hAnsi="굴림" w:cs="굴림"/>
      <w:kern w:val="0"/>
      <w:sz w:val="24"/>
    </w:rPr>
  </w:style>
  <w:style w:type="character" w:customStyle="1" w:styleId="bl4">
    <w:name w:val="bl4"/>
    <w:rsid w:val="00477576"/>
    <w:rPr>
      <w:rFonts w:ascii="굴림" w:eastAsia="굴림" w:hAnsi="굴림" w:hint="eastAsia"/>
      <w:b/>
      <w:bCs/>
      <w:color w:val="151594"/>
    </w:rPr>
  </w:style>
  <w:style w:type="character" w:customStyle="1" w:styleId="sfon1">
    <w:name w:val="sfon1"/>
    <w:rsid w:val="00477576"/>
    <w:rPr>
      <w:rFonts w:ascii="굴림" w:eastAsia="굴림" w:hAnsi="굴림" w:hint="eastAsia"/>
      <w:color w:val="024FCE"/>
    </w:rPr>
  </w:style>
  <w:style w:type="paragraph" w:customStyle="1" w:styleId="10">
    <w:name w:val="제목1"/>
    <w:basedOn w:val="1"/>
    <w:rsid w:val="00477576"/>
    <w:pPr>
      <w:numPr>
        <w:numId w:val="3"/>
      </w:numPr>
      <w:spacing w:line="460" w:lineRule="atLeast"/>
    </w:pPr>
    <w:rPr>
      <w:rFonts w:hAnsi="바탕체"/>
      <w:b w:val="0"/>
      <w:bCs/>
    </w:rPr>
  </w:style>
  <w:style w:type="paragraph" w:customStyle="1" w:styleId="2">
    <w:name w:val="제목2"/>
    <w:basedOn w:val="21"/>
    <w:rsid w:val="00477576"/>
    <w:pPr>
      <w:numPr>
        <w:ilvl w:val="1"/>
        <w:numId w:val="3"/>
      </w:numPr>
      <w:spacing w:line="460" w:lineRule="atLeast"/>
      <w:outlineLvl w:val="1"/>
    </w:pPr>
    <w:rPr>
      <w:rFonts w:hAnsi="바탕체"/>
      <w:bCs w:val="0"/>
      <w:spacing w:val="3"/>
      <w:sz w:val="23"/>
      <w:szCs w:val="23"/>
    </w:rPr>
  </w:style>
  <w:style w:type="character" w:customStyle="1" w:styleId="Char10">
    <w:name w:val="각주 텍스트 Char1"/>
    <w:uiPriority w:val="99"/>
    <w:rsid w:val="00477576"/>
    <w:rPr>
      <w:rFonts w:eastAsia="바탕체"/>
      <w:spacing w:val="-4"/>
      <w:kern w:val="2"/>
      <w:szCs w:val="24"/>
    </w:rPr>
  </w:style>
  <w:style w:type="paragraph" w:styleId="afc">
    <w:name w:val="Plain Text"/>
    <w:basedOn w:val="a"/>
    <w:link w:val="Chara"/>
    <w:uiPriority w:val="99"/>
    <w:unhideWhenUsed/>
    <w:rsid w:val="00477576"/>
    <w:pPr>
      <w:widowControl/>
      <w:wordWrap/>
      <w:autoSpaceDN/>
      <w:spacing w:line="276" w:lineRule="auto"/>
    </w:pPr>
    <w:rPr>
      <w:rFonts w:hAnsi="Courier New" w:cs="Courier New"/>
      <w:kern w:val="0"/>
      <w:szCs w:val="20"/>
    </w:rPr>
  </w:style>
  <w:style w:type="character" w:customStyle="1" w:styleId="Chara">
    <w:name w:val="글자만 Char"/>
    <w:link w:val="afc"/>
    <w:uiPriority w:val="99"/>
    <w:rsid w:val="00477576"/>
    <w:rPr>
      <w:rFonts w:hAnsi="Courier New" w:cs="Courier New"/>
      <w:sz w:val="22"/>
    </w:rPr>
  </w:style>
  <w:style w:type="paragraph" w:styleId="TOC">
    <w:name w:val="TOC Heading"/>
    <w:basedOn w:val="12"/>
    <w:next w:val="a"/>
    <w:uiPriority w:val="39"/>
    <w:semiHidden/>
    <w:unhideWhenUsed/>
    <w:qFormat/>
    <w:rsid w:val="00477576"/>
    <w:pPr>
      <w:keepNext/>
      <w:keepLines/>
      <w:widowControl/>
      <w:wordWrap/>
      <w:autoSpaceDN/>
      <w:snapToGrid/>
      <w:spacing w:before="480" w:line="276" w:lineRule="auto"/>
      <w:jc w:val="left"/>
      <w:outlineLvl w:val="9"/>
    </w:pPr>
    <w:rPr>
      <w:rFonts w:ascii="맑은 고딕" w:eastAsia="맑은 고딕" w:hAnsi="맑은 고딕"/>
      <w:b/>
      <w:bCs/>
      <w:color w:val="365F91"/>
      <w:sz w:val="28"/>
      <w:szCs w:val="28"/>
    </w:rPr>
  </w:style>
  <w:style w:type="paragraph" w:styleId="afd">
    <w:name w:val="Quote"/>
    <w:basedOn w:val="a"/>
    <w:next w:val="a"/>
    <w:link w:val="Charb"/>
    <w:uiPriority w:val="29"/>
    <w:qFormat/>
    <w:rsid w:val="00477576"/>
    <w:pPr>
      <w:widowControl/>
      <w:wordWrap/>
      <w:autoSpaceDN/>
      <w:spacing w:line="276" w:lineRule="auto"/>
    </w:pPr>
    <w:rPr>
      <w:i/>
      <w:iCs/>
      <w:color w:val="000000"/>
      <w:kern w:val="0"/>
      <w:szCs w:val="20"/>
    </w:rPr>
  </w:style>
  <w:style w:type="character" w:customStyle="1" w:styleId="Charb">
    <w:name w:val="인용 Char"/>
    <w:link w:val="afd"/>
    <w:uiPriority w:val="29"/>
    <w:rsid w:val="00477576"/>
    <w:rPr>
      <w:i/>
      <w:iCs/>
      <w:color w:val="000000"/>
      <w:sz w:val="22"/>
    </w:rPr>
  </w:style>
  <w:style w:type="paragraph" w:customStyle="1" w:styleId="Bullet1">
    <w:name w:val="Bullet 1"/>
    <w:link w:val="Bullet1Char"/>
    <w:uiPriority w:val="7"/>
    <w:qFormat/>
    <w:rsid w:val="00477576"/>
    <w:pPr>
      <w:numPr>
        <w:numId w:val="9"/>
      </w:numPr>
      <w:spacing w:after="120"/>
      <w:jc w:val="both"/>
    </w:pPr>
    <w:rPr>
      <w:rFonts w:ascii="Perpetua" w:eastAsia="맑은 고딕" w:hAnsi="Perpetua"/>
      <w:sz w:val="22"/>
      <w:szCs w:val="24"/>
      <w:lang w:eastAsia="zh-CN"/>
    </w:rPr>
  </w:style>
  <w:style w:type="character" w:customStyle="1" w:styleId="Bullet1Char">
    <w:name w:val="Bullet 1 Char"/>
    <w:link w:val="Bullet1"/>
    <w:uiPriority w:val="7"/>
    <w:rsid w:val="00477576"/>
    <w:rPr>
      <w:rFonts w:ascii="Perpetua" w:eastAsia="맑은 고딕" w:hAnsi="Perpetua"/>
      <w:sz w:val="22"/>
      <w:szCs w:val="24"/>
      <w:lang w:eastAsia="zh-CN"/>
    </w:rPr>
  </w:style>
  <w:style w:type="paragraph" w:customStyle="1" w:styleId="Char20">
    <w:name w:val="Char2"/>
    <w:basedOn w:val="a"/>
    <w:rsid w:val="00477576"/>
    <w:pPr>
      <w:widowControl/>
      <w:wordWrap/>
      <w:autoSpaceDN/>
      <w:spacing w:after="160" w:line="240" w:lineRule="exact"/>
      <w:jc w:val="left"/>
    </w:pPr>
    <w:rPr>
      <w:rFonts w:eastAsia="Times New Roman"/>
      <w:kern w:val="0"/>
      <w:szCs w:val="20"/>
      <w:lang w:eastAsia="en-US"/>
    </w:rPr>
  </w:style>
  <w:style w:type="paragraph" w:customStyle="1" w:styleId="50">
    <w:name w:val="스타일5"/>
    <w:basedOn w:val="a"/>
    <w:qFormat/>
    <w:rsid w:val="00477576"/>
    <w:pPr>
      <w:spacing w:line="280" w:lineRule="atLeast"/>
      <w:jc w:val="center"/>
      <w:outlineLvl w:val="0"/>
    </w:pPr>
    <w:rPr>
      <w:b/>
      <w:szCs w:val="22"/>
    </w:rPr>
  </w:style>
  <w:style w:type="paragraph" w:customStyle="1" w:styleId="60">
    <w:name w:val="스타일6"/>
    <w:basedOn w:val="50"/>
    <w:qFormat/>
    <w:rsid w:val="00477576"/>
    <w:pPr>
      <w:jc w:val="right"/>
    </w:pPr>
  </w:style>
  <w:style w:type="numbering" w:customStyle="1" w:styleId="23">
    <w:name w:val="목록 없음2"/>
    <w:next w:val="a3"/>
    <w:uiPriority w:val="99"/>
    <w:semiHidden/>
    <w:unhideWhenUsed/>
    <w:rsid w:val="00824898"/>
  </w:style>
  <w:style w:type="table" w:customStyle="1" w:styleId="17">
    <w:name w:val="표 구분선1"/>
    <w:basedOn w:val="a2"/>
    <w:next w:val="af3"/>
    <w:uiPriority w:val="59"/>
    <w:rsid w:val="00824898"/>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numbering" w:customStyle="1" w:styleId="110">
    <w:name w:val="목록 없음11"/>
    <w:next w:val="a3"/>
    <w:uiPriority w:val="99"/>
    <w:semiHidden/>
    <w:unhideWhenUsed/>
    <w:rsid w:val="00824898"/>
  </w:style>
  <w:style w:type="table" w:customStyle="1" w:styleId="18">
    <w:name w:val="김장 스타일1"/>
    <w:basedOn w:val="a2"/>
    <w:uiPriority w:val="99"/>
    <w:rsid w:val="00824898"/>
    <w:pPr>
      <w:widowControl w:val="0"/>
      <w:wordWrap w:val="0"/>
      <w:autoSpaceDN w:val="0"/>
      <w:adjustRightInd w:val="0"/>
      <w:snapToGrid w:val="0"/>
      <w:spacing w:line="300" w:lineRule="atLeast"/>
    </w:pPr>
    <w:tblPr>
      <w:tblBorders>
        <w:bottom w:val="single" w:sz="4" w:space="0" w:color="F1590E"/>
        <w:insideH w:val="single" w:sz="4" w:space="0" w:color="A6A6A6"/>
        <w:insideV w:val="single" w:sz="4" w:space="0" w:color="A6A6A6"/>
      </w:tblBorders>
      <w:tblCellMar>
        <w:top w:w="28" w:type="dxa"/>
        <w:bottom w:w="28" w:type="dxa"/>
      </w:tblCellMar>
    </w:tblPr>
    <w:tblStylePr w:type="firstRow">
      <w:pPr>
        <w:jc w:val="both"/>
      </w:pPr>
      <w:rPr>
        <w:rFonts w:ascii="Times New Roman" w:eastAsia="Arial Unicode MS" w:hAnsi="Times New Roman"/>
        <w:b/>
        <w:i w:val="0"/>
        <w:sz w:val="20"/>
      </w:rPr>
      <w:tblPr/>
      <w:tcPr>
        <w:tcBorders>
          <w:top w:val="single" w:sz="4" w:space="0" w:color="F1590E"/>
          <w:left w:val="nil"/>
          <w:bottom w:val="single" w:sz="4" w:space="0" w:color="F1590E"/>
          <w:right w:val="nil"/>
          <w:insideH w:val="nil"/>
          <w:insideV w:val="nil"/>
          <w:tl2br w:val="nil"/>
          <w:tr2bl w:val="nil"/>
        </w:tcBorders>
        <w:shd w:val="clear" w:color="auto" w:fill="D9D9D9"/>
      </w:tcPr>
    </w:tblStylePr>
    <w:tblStylePr w:type="firstCol">
      <w:tblPr/>
      <w:tcPr>
        <w:tcBorders>
          <w:top w:val="nil"/>
          <w:left w:val="nil"/>
          <w:bottom w:val="single" w:sz="4" w:space="0" w:color="F1590E"/>
          <w:right w:val="single" w:sz="4" w:space="0" w:color="A6A6A6"/>
          <w:insideH w:val="nil"/>
          <w:insideV w:val="nil"/>
          <w:tl2br w:val="nil"/>
          <w:tr2bl w:val="nil"/>
        </w:tcBorders>
        <w:shd w:val="clear" w:color="auto" w:fill="F2F2F2"/>
      </w:tcPr>
    </w:tblStylePr>
  </w:style>
  <w:style w:type="numbering" w:customStyle="1" w:styleId="111">
    <w:name w:val="목록 없음111"/>
    <w:next w:val="a3"/>
    <w:semiHidden/>
    <w:rsid w:val="00824898"/>
  </w:style>
  <w:style w:type="table" w:customStyle="1" w:styleId="112">
    <w:name w:val="표 구분선11"/>
    <w:basedOn w:val="a2"/>
    <w:next w:val="af3"/>
    <w:rsid w:val="00824898"/>
    <w:pPr>
      <w:widowControl w:val="0"/>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 눈금 밝게1"/>
    <w:basedOn w:val="a2"/>
    <w:next w:val="24"/>
    <w:uiPriority w:val="40"/>
    <w:rsid w:val="00C01F43"/>
    <w:pPr>
      <w:jc w:val="both"/>
    </w:pPr>
    <w:rPr>
      <w:rFonts w:ascii="맑은 고딕" w:eastAsia="맑은 고딕" w:hAnsi="맑은 고딕"/>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표 눈금 밝게2"/>
    <w:basedOn w:val="a2"/>
    <w:uiPriority w:val="40"/>
    <w:rsid w:val="00C01F4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sonormal0">
    <w:name w:val="msonormal"/>
    <w:basedOn w:val="a"/>
    <w:rsid w:val="009B6A6A"/>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font5">
    <w:name w:val="font5"/>
    <w:basedOn w:val="a"/>
    <w:rsid w:val="009B6A6A"/>
    <w:pPr>
      <w:widowControl/>
      <w:wordWrap/>
      <w:autoSpaceDN/>
      <w:adjustRightInd/>
      <w:snapToGrid/>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5">
    <w:name w:val="xl65"/>
    <w:basedOn w:val="a"/>
    <w:rsid w:val="009B6A6A"/>
    <w:pPr>
      <w:widowControl/>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66">
    <w:name w:val="xl66"/>
    <w:basedOn w:val="a"/>
    <w:rsid w:val="009B6A6A"/>
    <w:pPr>
      <w:widowControl/>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67">
    <w:name w:val="xl67"/>
    <w:basedOn w:val="a"/>
    <w:rsid w:val="009B6A6A"/>
    <w:pPr>
      <w:widowControl/>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68">
    <w:name w:val="xl68"/>
    <w:basedOn w:val="a"/>
    <w:rsid w:val="009B6A6A"/>
    <w:pPr>
      <w:widowControl/>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69">
    <w:name w:val="xl69"/>
    <w:basedOn w:val="a"/>
    <w:rsid w:val="009B6A6A"/>
    <w:pPr>
      <w:widowControl/>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70">
    <w:name w:val="xl70"/>
    <w:basedOn w:val="a"/>
    <w:rsid w:val="009B6A6A"/>
    <w:pPr>
      <w:widowControl/>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71">
    <w:name w:val="xl71"/>
    <w:basedOn w:val="a"/>
    <w:rsid w:val="009B6A6A"/>
    <w:pPr>
      <w:widowControl/>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72">
    <w:name w:val="xl72"/>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left"/>
    </w:pPr>
    <w:rPr>
      <w:rFonts w:ascii="굴림" w:eastAsia="굴림" w:hAnsi="굴림" w:cs="굴림"/>
      <w:b/>
      <w:bCs/>
      <w:kern w:val="0"/>
      <w:sz w:val="18"/>
      <w:szCs w:val="18"/>
    </w:rPr>
  </w:style>
  <w:style w:type="paragraph" w:customStyle="1" w:styleId="xl73">
    <w:name w:val="xl73"/>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center"/>
    </w:pPr>
    <w:rPr>
      <w:rFonts w:ascii="굴림" w:eastAsia="굴림" w:hAnsi="굴림" w:cs="굴림"/>
      <w:b/>
      <w:bCs/>
      <w:kern w:val="0"/>
      <w:sz w:val="18"/>
      <w:szCs w:val="18"/>
    </w:rPr>
  </w:style>
  <w:style w:type="paragraph" w:customStyle="1" w:styleId="xl74">
    <w:name w:val="xl74"/>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right"/>
    </w:pPr>
    <w:rPr>
      <w:rFonts w:ascii="굴림" w:eastAsia="굴림" w:hAnsi="굴림" w:cs="굴림"/>
      <w:b/>
      <w:bCs/>
      <w:kern w:val="0"/>
      <w:sz w:val="18"/>
      <w:szCs w:val="18"/>
    </w:rPr>
  </w:style>
  <w:style w:type="paragraph" w:customStyle="1" w:styleId="xl75">
    <w:name w:val="xl75"/>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center"/>
    </w:pPr>
    <w:rPr>
      <w:rFonts w:ascii="굴림" w:eastAsia="굴림" w:hAnsi="굴림" w:cs="굴림"/>
      <w:b/>
      <w:bCs/>
      <w:kern w:val="0"/>
      <w:sz w:val="18"/>
      <w:szCs w:val="18"/>
    </w:rPr>
  </w:style>
  <w:style w:type="paragraph" w:customStyle="1" w:styleId="xl76">
    <w:name w:val="xl76"/>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right"/>
    </w:pPr>
    <w:rPr>
      <w:rFonts w:ascii="굴림" w:eastAsia="굴림" w:hAnsi="굴림" w:cs="굴림"/>
      <w:b/>
      <w:bCs/>
      <w:kern w:val="0"/>
      <w:sz w:val="18"/>
      <w:szCs w:val="18"/>
    </w:rPr>
  </w:style>
  <w:style w:type="paragraph" w:customStyle="1" w:styleId="xl77">
    <w:name w:val="xl77"/>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78">
    <w:name w:val="xl78"/>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79">
    <w:name w:val="xl79"/>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80">
    <w:name w:val="xl80"/>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81">
    <w:name w:val="xl81"/>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82">
    <w:name w:val="xl82"/>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83">
    <w:name w:val="xl83"/>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right"/>
    </w:pPr>
    <w:rPr>
      <w:rFonts w:ascii="굴림" w:eastAsia="굴림" w:hAnsi="굴림" w:cs="굴림"/>
      <w:color w:val="000000"/>
      <w:kern w:val="0"/>
      <w:sz w:val="18"/>
      <w:szCs w:val="18"/>
    </w:rPr>
  </w:style>
  <w:style w:type="paragraph" w:customStyle="1" w:styleId="xl84">
    <w:name w:val="xl84"/>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85">
    <w:name w:val="xl85"/>
    <w:basedOn w:val="a"/>
    <w:rsid w:val="009B6A6A"/>
    <w:pPr>
      <w:widowControl/>
      <w:pBdr>
        <w:top w:val="single" w:sz="4" w:space="0" w:color="D9D9D9"/>
        <w:left w:val="single" w:sz="4" w:space="0" w:color="D9D9D9"/>
        <w:bottom w:val="single" w:sz="4" w:space="0" w:color="D9D9D9"/>
        <w:right w:val="single" w:sz="4" w:space="0" w:color="D9D9D9"/>
      </w:pBdr>
      <w:wordWrap/>
      <w:autoSpaceDN/>
      <w:adjustRightInd/>
      <w:snapToGrid/>
      <w:spacing w:before="100" w:beforeAutospacing="1" w:after="100" w:afterAutospacing="1" w:line="240" w:lineRule="auto"/>
      <w:jc w:val="right"/>
    </w:pPr>
    <w:rPr>
      <w:rFonts w:ascii="굴림" w:eastAsia="굴림" w:hAnsi="굴림" w:cs="굴림"/>
      <w:kern w:val="0"/>
      <w:sz w:val="18"/>
      <w:szCs w:val="18"/>
    </w:rPr>
  </w:style>
  <w:style w:type="paragraph" w:customStyle="1" w:styleId="xl86">
    <w:name w:val="xl86"/>
    <w:basedOn w:val="a"/>
    <w:rsid w:val="009B6A6A"/>
    <w:pPr>
      <w:widowControl/>
      <w:wordWrap/>
      <w:autoSpaceDN/>
      <w:adjustRightInd/>
      <w:snapToGrid/>
      <w:spacing w:before="100" w:beforeAutospacing="1" w:after="100" w:afterAutospacing="1" w:line="240" w:lineRule="auto"/>
      <w:jc w:val="right"/>
    </w:pPr>
    <w:rPr>
      <w:rFonts w:ascii="굴림" w:eastAsia="굴림" w:hAnsi="굴림" w:cs="굴림"/>
      <w:color w:val="000000"/>
      <w:kern w:val="0"/>
      <w:sz w:val="18"/>
      <w:szCs w:val="18"/>
    </w:rPr>
  </w:style>
  <w:style w:type="paragraph" w:customStyle="1" w:styleId="xl87">
    <w:name w:val="xl87"/>
    <w:basedOn w:val="a"/>
    <w:rsid w:val="009B6A6A"/>
    <w:pPr>
      <w:widowControl/>
      <w:pBdr>
        <w:top w:val="single" w:sz="4" w:space="0" w:color="D9D9D9"/>
        <w:left w:val="single" w:sz="4" w:space="0" w:color="D9D9D9"/>
        <w:bottom w:val="single" w:sz="4" w:space="0" w:color="D9D9D9"/>
        <w:right w:val="single" w:sz="4" w:space="0" w:color="D9D9D9"/>
      </w:pBdr>
      <w:shd w:val="clear" w:color="000000" w:fill="DCE6F1"/>
      <w:wordWrap/>
      <w:autoSpaceDN/>
      <w:adjustRightInd/>
      <w:snapToGrid/>
      <w:spacing w:before="100" w:beforeAutospacing="1" w:after="100" w:afterAutospacing="1" w:line="240" w:lineRule="auto"/>
      <w:jc w:val="center"/>
    </w:pPr>
    <w:rPr>
      <w:rFonts w:ascii="굴림" w:eastAsia="굴림" w:hAnsi="굴림" w:cs="굴림"/>
      <w:b/>
      <w:bCs/>
      <w:kern w:val="0"/>
      <w:sz w:val="18"/>
      <w:szCs w:val="18"/>
    </w:rPr>
  </w:style>
  <w:style w:type="paragraph" w:customStyle="1" w:styleId="xl88">
    <w:name w:val="xl88"/>
    <w:basedOn w:val="a"/>
    <w:rsid w:val="009B6A6A"/>
    <w:pPr>
      <w:widowControl/>
      <w:pBdr>
        <w:top w:val="single" w:sz="4" w:space="0" w:color="D9D9D9"/>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table" w:customStyle="1" w:styleId="25">
    <w:name w:val="표 구분선2"/>
    <w:basedOn w:val="a2"/>
    <w:next w:val="af3"/>
    <w:rsid w:val="00082A44"/>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character" w:styleId="afe">
    <w:name w:val="Placeholder Text"/>
    <w:basedOn w:val="a1"/>
    <w:uiPriority w:val="99"/>
    <w:semiHidden/>
    <w:rsid w:val="00D33B67"/>
    <w:rPr>
      <w:color w:val="808080"/>
    </w:rPr>
  </w:style>
  <w:style w:type="paragraph" w:customStyle="1" w:styleId="11">
    <w:name w:val="글머리기호1"/>
    <w:basedOn w:val="a5"/>
    <w:qFormat/>
    <w:rsid w:val="003255DC"/>
    <w:pPr>
      <w:numPr>
        <w:numId w:val="18"/>
      </w:numPr>
      <w:ind w:leftChars="0" w:left="0"/>
    </w:pPr>
    <w:rPr>
      <w:kern w:val="0"/>
      <w:szCs w:val="20"/>
    </w:rPr>
  </w:style>
  <w:style w:type="table" w:customStyle="1" w:styleId="32">
    <w:name w:val="표 눈금 밝게3"/>
    <w:basedOn w:val="a2"/>
    <w:uiPriority w:val="40"/>
    <w:rsid w:val="0030710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Char">
    <w:name w:val="목록 단락 Char"/>
    <w:aliases w:val="箇条書 Char,Source Char,Driving Outline Char,설명문단CxSpLast Char,설명문단 Char"/>
    <w:link w:val="a5"/>
    <w:uiPriority w:val="34"/>
    <w:rsid w:val="00BE4AAF"/>
    <w:rPr>
      <w:kern w:val="2"/>
      <w:sz w:val="22"/>
      <w:szCs w:val="24"/>
    </w:rPr>
  </w:style>
  <w:style w:type="table" w:styleId="1a">
    <w:name w:val="Grid Table 1 Light"/>
    <w:basedOn w:val="a2"/>
    <w:uiPriority w:val="46"/>
    <w:rsid w:val="00AD17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itadd1">
    <w:name w:val="titadd1"/>
    <w:basedOn w:val="a1"/>
    <w:rsid w:val="00AD1770"/>
    <w:rPr>
      <w:b w:val="0"/>
      <w:bCs w:val="0"/>
      <w:color w:val="808080"/>
      <w:sz w:val="18"/>
      <w:szCs w:val="18"/>
    </w:rPr>
  </w:style>
  <w:style w:type="paragraph" w:customStyle="1" w:styleId="Between">
    <w:name w:val="_Between"/>
    <w:basedOn w:val="a"/>
    <w:rsid w:val="00F14B15"/>
    <w:pPr>
      <w:spacing w:line="276" w:lineRule="auto"/>
      <w:jc w:val="left"/>
    </w:pPr>
    <w:rPr>
      <w:kern w:val="0"/>
      <w:sz w:val="12"/>
      <w:lang w:eastAsia="zh-CN"/>
    </w:rPr>
  </w:style>
  <w:style w:type="character" w:customStyle="1" w:styleId="1Char0">
    <w:name w:val="스타일1 Char"/>
    <w:link w:val="1"/>
    <w:rsid w:val="00F00DCA"/>
    <w:rPr>
      <w:rFonts w:eastAsia="맑은 고딕"/>
      <w:b/>
      <w:color w:val="404040" w:themeColor="text1" w:themeTint="BF"/>
      <w:spacing w:val="3"/>
      <w:kern w:val="2"/>
      <w:sz w:val="40"/>
      <w:szCs w:val="40"/>
    </w:rPr>
  </w:style>
  <w:style w:type="paragraph" w:customStyle="1" w:styleId="pty1p4">
    <w:name w:val="pty1_p4"/>
    <w:basedOn w:val="a"/>
    <w:rsid w:val="00F14B15"/>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character" w:customStyle="1" w:styleId="bl">
    <w:name w:val="bl"/>
    <w:basedOn w:val="a1"/>
    <w:rsid w:val="00F14B15"/>
  </w:style>
  <w:style w:type="paragraph" w:customStyle="1" w:styleId="pty1de21">
    <w:name w:val="pty1_de2_1"/>
    <w:basedOn w:val="a"/>
    <w:rsid w:val="00F14B15"/>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pty1de2h">
    <w:name w:val="pty1_de2h"/>
    <w:basedOn w:val="a"/>
    <w:rsid w:val="00F14B15"/>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pty1p1">
    <w:name w:val="pty1_p1"/>
    <w:basedOn w:val="a"/>
    <w:rsid w:val="00F14B15"/>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character" w:customStyle="1" w:styleId="sfon">
    <w:name w:val="sfon"/>
    <w:basedOn w:val="a1"/>
    <w:rsid w:val="00F14B15"/>
  </w:style>
  <w:style w:type="table" w:styleId="7-3">
    <w:name w:val="Grid Table 7 Colorful Accent 3"/>
    <w:basedOn w:val="a2"/>
    <w:rsid w:val="00F14B15"/>
    <w:pPr>
      <w:jc w:val="both"/>
    </w:pPr>
    <w:rPr>
      <w:rFonts w:eastAsiaTheme="minorEastAsia"/>
      <w:color w:val="4D5F7A" w:themeColor="accent3" w:themeShade="BE"/>
    </w:rPr>
    <w:tblPr>
      <w:tblStyleRowBandSize w:val="1"/>
      <w:tblStyleColBandSize w:val="1"/>
      <w:tblBorders>
        <w:top w:val="single" w:sz="4" w:space="0" w:color="A6B3C6" w:themeColor="accent3" w:themeTint="99"/>
        <w:left w:val="single" w:sz="4" w:space="0" w:color="A6B3C6" w:themeColor="accent3" w:themeTint="99"/>
        <w:bottom w:val="single" w:sz="4" w:space="0" w:color="A6B3C6" w:themeColor="accent3" w:themeTint="99"/>
        <w:right w:val="single" w:sz="4" w:space="0" w:color="A6B3C6" w:themeColor="accent3" w:themeTint="99"/>
        <w:insideH w:val="single" w:sz="4" w:space="0" w:color="A6B3C6" w:themeColor="accent3" w:themeTint="99"/>
        <w:insideV w:val="single" w:sz="4" w:space="0" w:color="A6B3C6" w:themeColor="accent3" w:themeTint="99"/>
      </w:tblBorders>
    </w:tblPr>
    <w:tblStylePr w:type="firstRow">
      <w:rPr>
        <w:b/>
      </w:rPr>
      <w:tblPr/>
      <w:tcPr>
        <w:tcBorders>
          <w:top w:val="nil"/>
          <w:left w:val="nil"/>
          <w:right w:val="nil"/>
          <w:insideH w:val="nil"/>
          <w:insideV w:val="nil"/>
        </w:tcBorders>
        <w:shd w:val="clear" w:color="auto" w:fill="FFFFFF" w:themeFill="background1"/>
      </w:tcPr>
    </w:tblStylePr>
    <w:tblStylePr w:type="lastRow">
      <w:rPr>
        <w:b/>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1E5EC" w:themeFill="accent3" w:themeFillTint="33"/>
      </w:tcPr>
    </w:tblStylePr>
    <w:tblStylePr w:type="band1Horz">
      <w:tblPr/>
      <w:tcPr>
        <w:shd w:val="clear" w:color="auto" w:fill="E1E5EC" w:themeFill="accent3" w:themeFillTint="33"/>
      </w:tcPr>
    </w:tblStylePr>
    <w:tblStylePr w:type="neCell">
      <w:tblPr/>
      <w:tcPr>
        <w:tcBorders>
          <w:bottom w:val="single" w:sz="4" w:space="0" w:color="A6B3C6" w:themeColor="accent3" w:themeTint="99"/>
        </w:tcBorders>
      </w:tcPr>
    </w:tblStylePr>
    <w:tblStylePr w:type="nwCell">
      <w:tblPr/>
      <w:tcPr>
        <w:tcBorders>
          <w:bottom w:val="single" w:sz="4" w:space="0" w:color="A6B3C6" w:themeColor="accent3" w:themeTint="99"/>
        </w:tcBorders>
      </w:tcPr>
    </w:tblStylePr>
    <w:tblStylePr w:type="seCell">
      <w:tblPr/>
      <w:tcPr>
        <w:tcBorders>
          <w:top w:val="single" w:sz="4" w:space="0" w:color="A6B3C6" w:themeColor="accent3" w:themeTint="99"/>
        </w:tcBorders>
      </w:tcPr>
    </w:tblStylePr>
    <w:tblStylePr w:type="swCell">
      <w:tblPr/>
      <w:tcPr>
        <w:tcBorders>
          <w:top w:val="single" w:sz="4" w:space="0" w:color="A6B3C6" w:themeColor="accent3" w:themeTint="99"/>
        </w:tcBorders>
      </w:tcPr>
    </w:tblStylePr>
  </w:style>
  <w:style w:type="paragraph" w:customStyle="1" w:styleId="pty1de3">
    <w:name w:val="pty1_de3"/>
    <w:basedOn w:val="a"/>
    <w:rsid w:val="00F14B15"/>
    <w:pPr>
      <w:widowControl/>
      <w:wordWrap/>
      <w:autoSpaceDN/>
      <w:adjustRightInd/>
      <w:snapToGrid/>
      <w:spacing w:line="240" w:lineRule="auto"/>
      <w:jc w:val="left"/>
    </w:pPr>
    <w:rPr>
      <w:rFonts w:ascii="굴림" w:eastAsia="굴림" w:hAnsi="굴림" w:cs="굴림"/>
      <w:kern w:val="0"/>
      <w:sz w:val="24"/>
    </w:rPr>
  </w:style>
  <w:style w:type="character" w:styleId="aff">
    <w:name w:val="line number"/>
    <w:basedOn w:val="a1"/>
    <w:uiPriority w:val="99"/>
    <w:semiHidden/>
    <w:unhideWhenUsed/>
    <w:rsid w:val="007573F3"/>
  </w:style>
  <w:style w:type="paragraph" w:customStyle="1" w:styleId="xl2460">
    <w:name w:val="xl2460"/>
    <w:basedOn w:val="a"/>
    <w:rsid w:val="00431648"/>
    <w:pPr>
      <w:widowControl/>
      <w:pBdr>
        <w:top w:val="single" w:sz="8" w:space="0" w:color="auto"/>
        <w:left w:val="single" w:sz="8" w:space="0" w:color="auto"/>
        <w:bottom w:val="single" w:sz="8" w:space="0" w:color="auto"/>
        <w:right w:val="single" w:sz="4" w:space="0" w:color="auto"/>
      </w:pBdr>
      <w:shd w:val="clear" w:color="C0C0C0" w:fill="93CDDD"/>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2461">
    <w:name w:val="xl2461"/>
    <w:basedOn w:val="a"/>
    <w:rsid w:val="00431648"/>
    <w:pPr>
      <w:widowControl/>
      <w:pBdr>
        <w:top w:val="single" w:sz="8" w:space="0" w:color="auto"/>
        <w:left w:val="single" w:sz="4" w:space="0" w:color="auto"/>
        <w:bottom w:val="single" w:sz="8" w:space="0" w:color="auto"/>
        <w:right w:val="single" w:sz="4" w:space="0" w:color="auto"/>
      </w:pBdr>
      <w:shd w:val="clear" w:color="C0C0C0" w:fill="93CDDD"/>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2462">
    <w:name w:val="xl2462"/>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2463">
    <w:name w:val="xl2463"/>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2464">
    <w:name w:val="xl2464"/>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2465">
    <w:name w:val="xl2465"/>
    <w:basedOn w:val="a"/>
    <w:rsid w:val="00431648"/>
    <w:pPr>
      <w:widowControl/>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2466">
    <w:name w:val="xl2466"/>
    <w:basedOn w:val="a"/>
    <w:rsid w:val="00431648"/>
    <w:pPr>
      <w:widowControl/>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2467">
    <w:name w:val="xl2467"/>
    <w:basedOn w:val="a"/>
    <w:rsid w:val="00431648"/>
    <w:pPr>
      <w:widowControl/>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2468">
    <w:name w:val="xl2468"/>
    <w:basedOn w:val="a"/>
    <w:rsid w:val="00431648"/>
    <w:pPr>
      <w:widowControl/>
      <w:pBdr>
        <w:top w:val="single" w:sz="8" w:space="0" w:color="auto"/>
        <w:left w:val="single" w:sz="4" w:space="0" w:color="auto"/>
        <w:bottom w:val="single" w:sz="8" w:space="0" w:color="auto"/>
        <w:right w:val="single" w:sz="4" w:space="0" w:color="auto"/>
      </w:pBdr>
      <w:shd w:val="clear" w:color="C0C0C0" w:fill="93CDDD"/>
      <w:wordWrap/>
      <w:autoSpaceDN/>
      <w:adjustRightInd/>
      <w:snapToGrid/>
      <w:spacing w:before="100" w:beforeAutospacing="1" w:after="100" w:afterAutospacing="1" w:line="240" w:lineRule="auto"/>
      <w:jc w:val="left"/>
    </w:pPr>
    <w:rPr>
      <w:rFonts w:ascii="Courier New" w:eastAsia="굴림" w:hAnsi="Courier New" w:cs="Courier New"/>
      <w:b/>
      <w:bCs/>
      <w:kern w:val="0"/>
      <w:sz w:val="18"/>
      <w:szCs w:val="18"/>
    </w:rPr>
  </w:style>
  <w:style w:type="paragraph" w:customStyle="1" w:styleId="xl2469">
    <w:name w:val="xl2469"/>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2471">
    <w:name w:val="xl2471"/>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굴림" w:eastAsia="굴림" w:hAnsi="굴림" w:cs="굴림"/>
      <w:kern w:val="0"/>
      <w:sz w:val="18"/>
      <w:szCs w:val="18"/>
    </w:rPr>
  </w:style>
  <w:style w:type="paragraph" w:customStyle="1" w:styleId="xl2472">
    <w:name w:val="xl2472"/>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2473">
    <w:name w:val="xl2473"/>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18"/>
      <w:szCs w:val="18"/>
    </w:rPr>
  </w:style>
  <w:style w:type="paragraph" w:customStyle="1" w:styleId="xl2470">
    <w:name w:val="xl2470"/>
    <w:basedOn w:val="a"/>
    <w:rsid w:val="00431648"/>
    <w:pPr>
      <w:widowControl/>
      <w:pBdr>
        <w:top w:val="single" w:sz="8" w:space="0" w:color="auto"/>
        <w:left w:val="single" w:sz="4" w:space="0" w:color="auto"/>
        <w:bottom w:val="single" w:sz="8" w:space="0" w:color="auto"/>
        <w:right w:val="single" w:sz="4" w:space="0" w:color="auto"/>
      </w:pBdr>
      <w:shd w:val="clear" w:color="C0C0C0" w:fill="93CDDD"/>
      <w:wordWrap/>
      <w:autoSpaceDN/>
      <w:adjustRightInd/>
      <w:snapToGrid/>
      <w:spacing w:before="100" w:beforeAutospacing="1" w:after="100" w:afterAutospacing="1" w:line="240" w:lineRule="auto"/>
      <w:jc w:val="center"/>
    </w:pPr>
    <w:rPr>
      <w:rFonts w:ascii="Courier New" w:eastAsia="굴림" w:hAnsi="Courier New" w:cs="Courier New"/>
      <w:b/>
      <w:bCs/>
      <w:kern w:val="0"/>
      <w:sz w:val="20"/>
      <w:szCs w:val="20"/>
    </w:rPr>
  </w:style>
  <w:style w:type="paragraph" w:customStyle="1" w:styleId="xl2474">
    <w:name w:val="xl2474"/>
    <w:basedOn w:val="a"/>
    <w:rsid w:val="00431648"/>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75">
    <w:name w:val="xl2475"/>
    <w:basedOn w:val="a"/>
    <w:rsid w:val="00431648"/>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76">
    <w:name w:val="xl2476"/>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77">
    <w:name w:val="xl2477"/>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78">
    <w:name w:val="xl2478"/>
    <w:basedOn w:val="a"/>
    <w:rsid w:val="00431648"/>
    <w:pPr>
      <w:widowControl/>
      <w:wordWrap/>
      <w:autoSpaceDN/>
      <w:adjustRightInd/>
      <w:snapToGrid/>
      <w:spacing w:before="100" w:beforeAutospacing="1" w:after="100" w:afterAutospacing="1" w:line="240" w:lineRule="auto"/>
      <w:jc w:val="left"/>
    </w:pPr>
    <w:rPr>
      <w:rFonts w:ascii="굴림" w:eastAsia="굴림" w:hAnsi="굴림" w:cs="굴림"/>
      <w:color w:val="FF0000"/>
      <w:kern w:val="0"/>
      <w:sz w:val="20"/>
      <w:szCs w:val="20"/>
    </w:rPr>
  </w:style>
  <w:style w:type="paragraph" w:customStyle="1" w:styleId="xl2479">
    <w:name w:val="xl2479"/>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0">
    <w:name w:val="xl2480"/>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1">
    <w:name w:val="xl2481"/>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2">
    <w:name w:val="xl2482"/>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3">
    <w:name w:val="xl2483"/>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4">
    <w:name w:val="xl2484"/>
    <w:basedOn w:val="a"/>
    <w:rsid w:val="00431648"/>
    <w:pPr>
      <w:widowControl/>
      <w:wordWrap/>
      <w:autoSpaceDN/>
      <w:adjustRightInd/>
      <w:snapToGrid/>
      <w:spacing w:before="100" w:beforeAutospacing="1" w:after="100" w:afterAutospacing="1" w:line="240" w:lineRule="auto"/>
      <w:jc w:val="left"/>
    </w:pPr>
    <w:rPr>
      <w:rFonts w:ascii="굴림" w:eastAsia="굴림" w:hAnsi="굴림" w:cs="굴림"/>
      <w:kern w:val="0"/>
      <w:sz w:val="20"/>
      <w:szCs w:val="20"/>
    </w:rPr>
  </w:style>
  <w:style w:type="paragraph" w:customStyle="1" w:styleId="xl2485">
    <w:name w:val="xl2485"/>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6">
    <w:name w:val="xl2486"/>
    <w:basedOn w:val="a"/>
    <w:rsid w:val="00431648"/>
    <w:pPr>
      <w:widowControl/>
      <w:pBdr>
        <w:top w:val="single" w:sz="4" w:space="0" w:color="auto"/>
        <w:left w:val="single" w:sz="4" w:space="0" w:color="auto"/>
        <w:bottom w:val="single" w:sz="4" w:space="0" w:color="auto"/>
        <w:right w:val="single" w:sz="4" w:space="0" w:color="auto"/>
      </w:pBdr>
      <w:shd w:val="clear" w:color="FFFFCC" w:fill="FFFFFF"/>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7">
    <w:name w:val="xl2487"/>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8">
    <w:name w:val="xl2488"/>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89">
    <w:name w:val="xl2489"/>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0">
    <w:name w:val="xl2490"/>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1">
    <w:name w:val="xl2491"/>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2">
    <w:name w:val="xl2492"/>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3">
    <w:name w:val="xl2493"/>
    <w:basedOn w:val="a"/>
    <w:rsid w:val="00431648"/>
    <w:pPr>
      <w:widowControl/>
      <w:pBdr>
        <w:top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4">
    <w:name w:val="xl2494"/>
    <w:basedOn w:val="a"/>
    <w:rsid w:val="00431648"/>
    <w:pPr>
      <w:widowControl/>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5">
    <w:name w:val="xl2495"/>
    <w:basedOn w:val="a"/>
    <w:rsid w:val="00431648"/>
    <w:pPr>
      <w:widowControl/>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6">
    <w:name w:val="xl2496"/>
    <w:basedOn w:val="a"/>
    <w:rsid w:val="00431648"/>
    <w:pPr>
      <w:widowControl/>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xl2497">
    <w:name w:val="xl2497"/>
    <w:basedOn w:val="a"/>
    <w:rsid w:val="00431648"/>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0"/>
      <w:szCs w:val="20"/>
    </w:rPr>
  </w:style>
  <w:style w:type="paragraph" w:customStyle="1" w:styleId="font6">
    <w:name w:val="font6"/>
    <w:basedOn w:val="a"/>
    <w:rsid w:val="0095669C"/>
    <w:pPr>
      <w:widowControl/>
      <w:wordWrap/>
      <w:autoSpaceDN/>
      <w:adjustRightInd/>
      <w:snapToGrid/>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font7">
    <w:name w:val="font7"/>
    <w:basedOn w:val="a"/>
    <w:rsid w:val="0095669C"/>
    <w:pPr>
      <w:widowControl/>
      <w:wordWrap/>
      <w:autoSpaceDN/>
      <w:adjustRightInd/>
      <w:snapToGrid/>
      <w:spacing w:before="100" w:beforeAutospacing="1" w:after="100" w:afterAutospacing="1" w:line="240" w:lineRule="auto"/>
      <w:jc w:val="left"/>
    </w:pPr>
    <w:rPr>
      <w:rFonts w:ascii="Tahoma" w:eastAsia="굴림" w:hAnsi="Tahoma" w:cs="Tahoma"/>
      <w:color w:val="000000"/>
      <w:kern w:val="0"/>
      <w:sz w:val="18"/>
      <w:szCs w:val="18"/>
    </w:rPr>
  </w:style>
  <w:style w:type="paragraph" w:customStyle="1" w:styleId="font8">
    <w:name w:val="font8"/>
    <w:basedOn w:val="a"/>
    <w:rsid w:val="0095669C"/>
    <w:pPr>
      <w:widowControl/>
      <w:wordWrap/>
      <w:autoSpaceDN/>
      <w:adjustRightInd/>
      <w:snapToGrid/>
      <w:spacing w:before="100" w:beforeAutospacing="1" w:after="100" w:afterAutospacing="1" w:line="240" w:lineRule="auto"/>
      <w:jc w:val="left"/>
    </w:pPr>
    <w:rPr>
      <w:rFonts w:ascii="맑은 고딕" w:eastAsia="맑은 고딕" w:hAnsi="맑은 고딕" w:cs="굴림"/>
      <w:b/>
      <w:bCs/>
      <w:color w:val="000000"/>
      <w:kern w:val="0"/>
      <w:szCs w:val="22"/>
    </w:rPr>
  </w:style>
  <w:style w:type="paragraph" w:customStyle="1" w:styleId="font9">
    <w:name w:val="font9"/>
    <w:basedOn w:val="a"/>
    <w:rsid w:val="0095669C"/>
    <w:pPr>
      <w:widowControl/>
      <w:wordWrap/>
      <w:autoSpaceDN/>
      <w:adjustRightInd/>
      <w:snapToGrid/>
      <w:spacing w:before="100" w:beforeAutospacing="1" w:after="100" w:afterAutospacing="1" w:line="240" w:lineRule="auto"/>
      <w:jc w:val="left"/>
    </w:pPr>
    <w:rPr>
      <w:rFonts w:ascii="돋움" w:eastAsia="돋움" w:hAnsi="돋움" w:cs="굴림"/>
      <w:b/>
      <w:bCs/>
      <w:color w:val="000000"/>
      <w:kern w:val="0"/>
      <w:sz w:val="20"/>
      <w:szCs w:val="20"/>
    </w:rPr>
  </w:style>
  <w:style w:type="paragraph" w:customStyle="1" w:styleId="font10">
    <w:name w:val="font10"/>
    <w:basedOn w:val="a"/>
    <w:rsid w:val="0095669C"/>
    <w:pPr>
      <w:widowControl/>
      <w:wordWrap/>
      <w:autoSpaceDN/>
      <w:adjustRightInd/>
      <w:snapToGrid/>
      <w:spacing w:before="100" w:beforeAutospacing="1" w:after="100" w:afterAutospacing="1" w:line="240" w:lineRule="auto"/>
      <w:jc w:val="left"/>
    </w:pPr>
    <w:rPr>
      <w:rFonts w:ascii="돋움" w:eastAsia="돋움" w:hAnsi="돋움" w:cs="굴림"/>
      <w:b/>
      <w:bCs/>
      <w:color w:val="000000"/>
      <w:kern w:val="0"/>
      <w:sz w:val="18"/>
      <w:szCs w:val="18"/>
    </w:rPr>
  </w:style>
  <w:style w:type="paragraph" w:customStyle="1" w:styleId="font11">
    <w:name w:val="font11"/>
    <w:basedOn w:val="a"/>
    <w:rsid w:val="0095669C"/>
    <w:pPr>
      <w:widowControl/>
      <w:wordWrap/>
      <w:autoSpaceDN/>
      <w:adjustRightInd/>
      <w:snapToGrid/>
      <w:spacing w:before="100" w:beforeAutospacing="1" w:after="100" w:afterAutospacing="1" w:line="240" w:lineRule="auto"/>
      <w:jc w:val="left"/>
    </w:pPr>
    <w:rPr>
      <w:rFonts w:ascii="Tahoma" w:eastAsia="굴림" w:hAnsi="Tahoma" w:cs="Tahoma"/>
      <w:b/>
      <w:bCs/>
      <w:color w:val="000000"/>
      <w:kern w:val="0"/>
      <w:sz w:val="18"/>
      <w:szCs w:val="18"/>
    </w:rPr>
  </w:style>
  <w:style w:type="paragraph" w:customStyle="1" w:styleId="font12">
    <w:name w:val="font12"/>
    <w:basedOn w:val="a"/>
    <w:rsid w:val="0095669C"/>
    <w:pPr>
      <w:widowControl/>
      <w:wordWrap/>
      <w:autoSpaceDN/>
      <w:adjustRightInd/>
      <w:snapToGrid/>
      <w:spacing w:before="100" w:beforeAutospacing="1" w:after="100" w:afterAutospacing="1" w:line="240" w:lineRule="auto"/>
      <w:jc w:val="left"/>
    </w:pPr>
    <w:rPr>
      <w:rFonts w:ascii="Tahoma" w:eastAsia="굴림" w:hAnsi="Tahoma" w:cs="Tahoma"/>
      <w:b/>
      <w:bCs/>
      <w:color w:val="000000"/>
      <w:kern w:val="0"/>
      <w:sz w:val="20"/>
      <w:szCs w:val="20"/>
    </w:rPr>
  </w:style>
  <w:style w:type="paragraph" w:customStyle="1" w:styleId="font13">
    <w:name w:val="font13"/>
    <w:basedOn w:val="a"/>
    <w:rsid w:val="0095669C"/>
    <w:pPr>
      <w:widowControl/>
      <w:wordWrap/>
      <w:autoSpaceDN/>
      <w:adjustRightInd/>
      <w:snapToGrid/>
      <w:spacing w:before="100" w:beforeAutospacing="1" w:after="100" w:afterAutospacing="1" w:line="240" w:lineRule="auto"/>
      <w:jc w:val="left"/>
    </w:pPr>
    <w:rPr>
      <w:rFonts w:ascii="Tahoma" w:eastAsia="굴림" w:hAnsi="Tahoma" w:cs="Tahoma"/>
      <w:b/>
      <w:bCs/>
      <w:color w:val="000000"/>
      <w:kern w:val="0"/>
      <w:szCs w:val="22"/>
    </w:rPr>
  </w:style>
  <w:style w:type="paragraph" w:customStyle="1" w:styleId="font14">
    <w:name w:val="font14"/>
    <w:basedOn w:val="a"/>
    <w:rsid w:val="0095669C"/>
    <w:pPr>
      <w:widowControl/>
      <w:wordWrap/>
      <w:autoSpaceDN/>
      <w:adjustRightInd/>
      <w:snapToGrid/>
      <w:spacing w:before="100" w:beforeAutospacing="1" w:after="100" w:afterAutospacing="1" w:line="240" w:lineRule="auto"/>
      <w:jc w:val="left"/>
    </w:pPr>
    <w:rPr>
      <w:rFonts w:ascii="Tahoma" w:eastAsia="굴림" w:hAnsi="Tahoma" w:cs="Tahoma"/>
      <w:color w:val="000000"/>
      <w:kern w:val="0"/>
      <w:szCs w:val="22"/>
    </w:rPr>
  </w:style>
  <w:style w:type="paragraph" w:customStyle="1" w:styleId="xl89">
    <w:name w:val="xl89"/>
    <w:basedOn w:val="a"/>
    <w:rsid w:val="0095669C"/>
    <w:pPr>
      <w:widowControl/>
      <w:pBdr>
        <w:left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color w:val="FF0000"/>
      <w:kern w:val="0"/>
      <w:sz w:val="24"/>
    </w:rPr>
  </w:style>
  <w:style w:type="paragraph" w:customStyle="1" w:styleId="xl90">
    <w:name w:val="xl90"/>
    <w:basedOn w:val="a"/>
    <w:rsid w:val="0095669C"/>
    <w:pPr>
      <w:widowControl/>
      <w:pBdr>
        <w:top w:val="single" w:sz="4"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91">
    <w:name w:val="xl91"/>
    <w:basedOn w:val="a"/>
    <w:rsid w:val="0095669C"/>
    <w:pPr>
      <w:widowControl/>
      <w:pBdr>
        <w:top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92">
    <w:name w:val="xl92"/>
    <w:basedOn w:val="a"/>
    <w:rsid w:val="0095669C"/>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93">
    <w:name w:val="xl93"/>
    <w:basedOn w:val="a"/>
    <w:rsid w:val="0095669C"/>
    <w:pPr>
      <w:widowControl/>
      <w:pBdr>
        <w:top w:val="single" w:sz="4"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94">
    <w:name w:val="xl94"/>
    <w:basedOn w:val="a"/>
    <w:rsid w:val="0095669C"/>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color w:val="FF0000"/>
      <w:kern w:val="0"/>
      <w:sz w:val="24"/>
    </w:rPr>
  </w:style>
  <w:style w:type="paragraph" w:customStyle="1" w:styleId="xl95">
    <w:name w:val="xl95"/>
    <w:basedOn w:val="a"/>
    <w:rsid w:val="0095669C"/>
    <w:pPr>
      <w:widowControl/>
      <w:pBdr>
        <w:top w:val="single" w:sz="4" w:space="0" w:color="auto"/>
        <w:bottom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96">
    <w:name w:val="xl96"/>
    <w:basedOn w:val="a"/>
    <w:rsid w:val="0095669C"/>
    <w:pPr>
      <w:widowControl/>
      <w:pBdr>
        <w:top w:val="single" w:sz="4"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97">
    <w:name w:val="xl97"/>
    <w:basedOn w:val="a"/>
    <w:rsid w:val="0095669C"/>
    <w:pPr>
      <w:widowControl/>
      <w:pBdr>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98">
    <w:name w:val="xl98"/>
    <w:basedOn w:val="a"/>
    <w:rsid w:val="0095669C"/>
    <w:pPr>
      <w:widowControl/>
      <w:pBdr>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99">
    <w:name w:val="xl99"/>
    <w:basedOn w:val="a"/>
    <w:rsid w:val="0095669C"/>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00">
    <w:name w:val="xl100"/>
    <w:basedOn w:val="a"/>
    <w:rsid w:val="0095669C"/>
    <w:pPr>
      <w:widowControl/>
      <w:pBdr>
        <w:top w:val="single" w:sz="8"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01">
    <w:name w:val="xl101"/>
    <w:basedOn w:val="a"/>
    <w:rsid w:val="0095669C"/>
    <w:pPr>
      <w:widowControl/>
      <w:pBdr>
        <w:top w:val="single" w:sz="8"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color w:val="FF0000"/>
      <w:kern w:val="0"/>
      <w:sz w:val="24"/>
    </w:rPr>
  </w:style>
  <w:style w:type="paragraph" w:customStyle="1" w:styleId="xl102">
    <w:name w:val="xl102"/>
    <w:basedOn w:val="a"/>
    <w:rsid w:val="0095669C"/>
    <w:pPr>
      <w:widowControl/>
      <w:pBdr>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03">
    <w:name w:val="xl103"/>
    <w:basedOn w:val="a"/>
    <w:rsid w:val="0095669C"/>
    <w:pPr>
      <w:widowControl/>
      <w:pBdr>
        <w:top w:val="single" w:sz="4" w:space="0" w:color="auto"/>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04">
    <w:name w:val="xl104"/>
    <w:basedOn w:val="a"/>
    <w:rsid w:val="0095669C"/>
    <w:pPr>
      <w:widowControl/>
      <w:pBdr>
        <w:top w:val="single" w:sz="4" w:space="0" w:color="auto"/>
        <w:left w:val="single" w:sz="4" w:space="0" w:color="auto"/>
        <w:bottom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color w:val="FF0000"/>
      <w:kern w:val="0"/>
      <w:sz w:val="24"/>
    </w:rPr>
  </w:style>
  <w:style w:type="paragraph" w:customStyle="1" w:styleId="xl105">
    <w:name w:val="xl105"/>
    <w:basedOn w:val="a"/>
    <w:rsid w:val="0095669C"/>
    <w:pPr>
      <w:widowControl/>
      <w:pBdr>
        <w:top w:val="single" w:sz="4" w:space="0" w:color="auto"/>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06">
    <w:name w:val="xl106"/>
    <w:basedOn w:val="a"/>
    <w:rsid w:val="0095669C"/>
    <w:pPr>
      <w:widowControl/>
      <w:pBdr>
        <w:top w:val="single" w:sz="4" w:space="0" w:color="auto"/>
        <w:bottom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07">
    <w:name w:val="xl107"/>
    <w:basedOn w:val="a"/>
    <w:rsid w:val="0095669C"/>
    <w:pPr>
      <w:widowControl/>
      <w:pBdr>
        <w:top w:val="single" w:sz="4" w:space="0" w:color="auto"/>
        <w:left w:val="single" w:sz="4" w:space="0" w:color="auto"/>
        <w:bottom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08">
    <w:name w:val="xl108"/>
    <w:basedOn w:val="a"/>
    <w:rsid w:val="0095669C"/>
    <w:pPr>
      <w:widowControl/>
      <w:pBdr>
        <w:top w:val="single" w:sz="8"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09">
    <w:name w:val="xl109"/>
    <w:basedOn w:val="a"/>
    <w:rsid w:val="0095669C"/>
    <w:pPr>
      <w:widowControl/>
      <w:pBdr>
        <w:top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0">
    <w:name w:val="xl110"/>
    <w:basedOn w:val="a"/>
    <w:rsid w:val="0095669C"/>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xl111">
    <w:name w:val="xl111"/>
    <w:basedOn w:val="a"/>
    <w:rsid w:val="0095669C"/>
    <w:pPr>
      <w:widowControl/>
      <w:pBdr>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2">
    <w:name w:val="xl112"/>
    <w:basedOn w:val="a"/>
    <w:rsid w:val="0095669C"/>
    <w:pPr>
      <w:widowControl/>
      <w:pBdr>
        <w:top w:val="single" w:sz="8"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3">
    <w:name w:val="xl113"/>
    <w:basedOn w:val="a"/>
    <w:rsid w:val="0095669C"/>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color w:val="FF0000"/>
      <w:kern w:val="0"/>
      <w:sz w:val="24"/>
    </w:rPr>
  </w:style>
  <w:style w:type="paragraph" w:customStyle="1" w:styleId="xl114">
    <w:name w:val="xl114"/>
    <w:basedOn w:val="a"/>
    <w:rsid w:val="0095669C"/>
    <w:pPr>
      <w:widowControl/>
      <w:pBdr>
        <w:top w:val="single" w:sz="4"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5">
    <w:name w:val="xl115"/>
    <w:basedOn w:val="a"/>
    <w:rsid w:val="0095669C"/>
    <w:pPr>
      <w:widowControl/>
      <w:pBdr>
        <w:top w:val="single" w:sz="4" w:space="0" w:color="auto"/>
        <w:left w:val="single" w:sz="4" w:space="0" w:color="auto"/>
        <w:bottom w:val="single" w:sz="4"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16">
    <w:name w:val="xl116"/>
    <w:basedOn w:val="a"/>
    <w:rsid w:val="0095669C"/>
    <w:pPr>
      <w:widowControl/>
      <w:pBdr>
        <w:top w:val="single" w:sz="4" w:space="0" w:color="auto"/>
        <w:left w:val="single" w:sz="8"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7">
    <w:name w:val="xl117"/>
    <w:basedOn w:val="a"/>
    <w:rsid w:val="0095669C"/>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8">
    <w:name w:val="xl118"/>
    <w:basedOn w:val="a"/>
    <w:rsid w:val="0095669C"/>
    <w:pPr>
      <w:widowControl/>
      <w:pBdr>
        <w:top w:val="single" w:sz="4" w:space="0" w:color="auto"/>
        <w:left w:val="single" w:sz="8" w:space="0" w:color="auto"/>
        <w:bottom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19">
    <w:name w:val="xl119"/>
    <w:basedOn w:val="a"/>
    <w:rsid w:val="0095669C"/>
    <w:pPr>
      <w:widowControl/>
      <w:pBdr>
        <w:top w:val="single" w:sz="4" w:space="0" w:color="auto"/>
        <w:left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20">
    <w:name w:val="xl120"/>
    <w:basedOn w:val="a"/>
    <w:rsid w:val="0095669C"/>
    <w:pPr>
      <w:widowControl/>
      <w:pBdr>
        <w:top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21">
    <w:name w:val="xl121"/>
    <w:basedOn w:val="a"/>
    <w:rsid w:val="0095669C"/>
    <w:pPr>
      <w:widowControl/>
      <w:pBdr>
        <w:top w:val="single" w:sz="4"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22">
    <w:name w:val="xl122"/>
    <w:basedOn w:val="a"/>
    <w:rsid w:val="0095669C"/>
    <w:pPr>
      <w:widowControl/>
      <w:pBdr>
        <w:top w:val="single" w:sz="4"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23">
    <w:name w:val="xl123"/>
    <w:basedOn w:val="a"/>
    <w:rsid w:val="0095669C"/>
    <w:pPr>
      <w:widowControl/>
      <w:pBdr>
        <w:top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24">
    <w:name w:val="xl124"/>
    <w:basedOn w:val="a"/>
    <w:rsid w:val="0095669C"/>
    <w:pPr>
      <w:widowControl/>
      <w:pBdr>
        <w:top w:val="single" w:sz="8" w:space="0" w:color="auto"/>
        <w:left w:val="single" w:sz="8"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25">
    <w:name w:val="xl125"/>
    <w:basedOn w:val="a"/>
    <w:rsid w:val="0095669C"/>
    <w:pPr>
      <w:widowControl/>
      <w:pBdr>
        <w:top w:val="single" w:sz="4"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26">
    <w:name w:val="xl126"/>
    <w:basedOn w:val="a"/>
    <w:rsid w:val="0095669C"/>
    <w:pPr>
      <w:widowControl/>
      <w:pBdr>
        <w:top w:val="single" w:sz="4" w:space="0" w:color="auto"/>
        <w:left w:val="single" w:sz="4" w:space="0" w:color="auto"/>
        <w:bottom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27">
    <w:name w:val="xl127"/>
    <w:basedOn w:val="a"/>
    <w:rsid w:val="0095669C"/>
    <w:pPr>
      <w:widowControl/>
      <w:pBdr>
        <w:top w:val="single" w:sz="8"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28">
    <w:name w:val="xl128"/>
    <w:basedOn w:val="a"/>
    <w:rsid w:val="0095669C"/>
    <w:pPr>
      <w:widowControl/>
      <w:pBdr>
        <w:top w:val="single" w:sz="8"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29">
    <w:name w:val="xl129"/>
    <w:basedOn w:val="a"/>
    <w:rsid w:val="0095669C"/>
    <w:pPr>
      <w:widowControl/>
      <w:pBdr>
        <w:top w:val="single" w:sz="8" w:space="0" w:color="auto"/>
        <w:left w:val="single" w:sz="4"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0">
    <w:name w:val="xl130"/>
    <w:basedOn w:val="a"/>
    <w:rsid w:val="0095669C"/>
    <w:pPr>
      <w:widowControl/>
      <w:pBdr>
        <w:top w:val="single" w:sz="4" w:space="0" w:color="auto"/>
        <w:left w:val="single" w:sz="4"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1">
    <w:name w:val="xl131"/>
    <w:basedOn w:val="a"/>
    <w:rsid w:val="0095669C"/>
    <w:pPr>
      <w:widowControl/>
      <w:pBdr>
        <w:top w:val="single" w:sz="4"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32">
    <w:name w:val="xl132"/>
    <w:basedOn w:val="a"/>
    <w:rsid w:val="0095669C"/>
    <w:pPr>
      <w:widowControl/>
      <w:pBdr>
        <w:top w:val="single" w:sz="4" w:space="0" w:color="auto"/>
        <w:left w:val="single" w:sz="4"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3">
    <w:name w:val="xl133"/>
    <w:basedOn w:val="a"/>
    <w:rsid w:val="0095669C"/>
    <w:pPr>
      <w:widowControl/>
      <w:pBdr>
        <w:top w:val="single" w:sz="4"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34">
    <w:name w:val="xl134"/>
    <w:basedOn w:val="a"/>
    <w:rsid w:val="0095669C"/>
    <w:pPr>
      <w:widowControl/>
      <w:pBdr>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5">
    <w:name w:val="xl135"/>
    <w:basedOn w:val="a"/>
    <w:rsid w:val="0095669C"/>
    <w:pPr>
      <w:widowControl/>
      <w:pBdr>
        <w:top w:val="single" w:sz="4" w:space="0" w:color="auto"/>
        <w:left w:val="single" w:sz="4" w:space="0" w:color="auto"/>
        <w:bottom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6">
    <w:name w:val="xl136"/>
    <w:basedOn w:val="a"/>
    <w:rsid w:val="0095669C"/>
    <w:pPr>
      <w:widowControl/>
      <w:pBdr>
        <w:top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7">
    <w:name w:val="xl137"/>
    <w:basedOn w:val="a"/>
    <w:rsid w:val="0095669C"/>
    <w:pPr>
      <w:widowControl/>
      <w:pBdr>
        <w:top w:val="single" w:sz="8" w:space="0" w:color="auto"/>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38">
    <w:name w:val="xl138"/>
    <w:basedOn w:val="a"/>
    <w:rsid w:val="0095669C"/>
    <w:pPr>
      <w:widowControl/>
      <w:pBdr>
        <w:top w:val="single" w:sz="8" w:space="0" w:color="auto"/>
        <w:bottom w:val="single" w:sz="8" w:space="0" w:color="auto"/>
      </w:pBdr>
      <w:wordWrap/>
      <w:autoSpaceDN/>
      <w:adjustRightInd/>
      <w:snapToGrid/>
      <w:spacing w:before="100" w:beforeAutospacing="1" w:after="100" w:afterAutospacing="1" w:line="240" w:lineRule="auto"/>
      <w:jc w:val="left"/>
    </w:pPr>
    <w:rPr>
      <w:rFonts w:ascii="굴림" w:eastAsia="굴림" w:hAnsi="굴림" w:cs="굴림"/>
      <w:color w:val="FF0000"/>
      <w:kern w:val="0"/>
      <w:sz w:val="24"/>
    </w:rPr>
  </w:style>
  <w:style w:type="paragraph" w:customStyle="1" w:styleId="xl139">
    <w:name w:val="xl139"/>
    <w:basedOn w:val="a"/>
    <w:rsid w:val="0095669C"/>
    <w:pPr>
      <w:widowControl/>
      <w:pBdr>
        <w:top w:val="single" w:sz="8" w:space="0" w:color="auto"/>
        <w:left w:val="single" w:sz="8"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0">
    <w:name w:val="xl140"/>
    <w:basedOn w:val="a"/>
    <w:rsid w:val="0095669C"/>
    <w:pPr>
      <w:widowControl/>
      <w:pBdr>
        <w:top w:val="single" w:sz="8" w:space="0" w:color="auto"/>
        <w:bottom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1">
    <w:name w:val="xl141"/>
    <w:basedOn w:val="a"/>
    <w:rsid w:val="0095669C"/>
    <w:pPr>
      <w:widowControl/>
      <w:pBdr>
        <w:top w:val="single" w:sz="8" w:space="0" w:color="auto"/>
        <w:left w:val="single" w:sz="4" w:space="0" w:color="auto"/>
        <w:bottom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2">
    <w:name w:val="xl142"/>
    <w:basedOn w:val="a"/>
    <w:rsid w:val="0095669C"/>
    <w:pPr>
      <w:widowControl/>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xl143">
    <w:name w:val="xl143"/>
    <w:basedOn w:val="a"/>
    <w:rsid w:val="0095669C"/>
    <w:pPr>
      <w:widowControl/>
      <w:pBdr>
        <w:top w:val="single" w:sz="4" w:space="0" w:color="auto"/>
      </w:pBdr>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xl144">
    <w:name w:val="xl144"/>
    <w:basedOn w:val="a"/>
    <w:rsid w:val="0095669C"/>
    <w:pPr>
      <w:widowControl/>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5">
    <w:name w:val="xl145"/>
    <w:basedOn w:val="a"/>
    <w:rsid w:val="0095669C"/>
    <w:pPr>
      <w:widowControl/>
      <w:pBdr>
        <w:top w:val="single" w:sz="4" w:space="0" w:color="auto"/>
        <w:left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46">
    <w:name w:val="xl146"/>
    <w:basedOn w:val="a"/>
    <w:rsid w:val="0095669C"/>
    <w:pPr>
      <w:widowControl/>
      <w:pBdr>
        <w:top w:val="single" w:sz="8" w:space="0" w:color="auto"/>
        <w:left w:val="single" w:sz="4" w:space="0" w:color="auto"/>
        <w:bottom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7">
    <w:name w:val="xl147"/>
    <w:basedOn w:val="a"/>
    <w:rsid w:val="0095669C"/>
    <w:pPr>
      <w:widowControl/>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48">
    <w:name w:val="xl148"/>
    <w:basedOn w:val="a"/>
    <w:rsid w:val="0095669C"/>
    <w:pPr>
      <w:widowControl/>
      <w:pBdr>
        <w:top w:val="single" w:sz="8"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49">
    <w:name w:val="xl149"/>
    <w:basedOn w:val="a"/>
    <w:rsid w:val="0095669C"/>
    <w:pPr>
      <w:widowControl/>
      <w:pBdr>
        <w:top w:val="single" w:sz="8"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50">
    <w:name w:val="xl150"/>
    <w:basedOn w:val="a"/>
    <w:rsid w:val="0095669C"/>
    <w:pPr>
      <w:widowControl/>
      <w:pBdr>
        <w:top w:val="single" w:sz="8" w:space="0" w:color="auto"/>
        <w:left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paragraph" w:customStyle="1" w:styleId="xl151">
    <w:name w:val="xl151"/>
    <w:basedOn w:val="a"/>
    <w:rsid w:val="0095669C"/>
    <w:pPr>
      <w:widowControl/>
      <w:pBdr>
        <w:left w:val="single" w:sz="4" w:space="0" w:color="auto"/>
        <w:bottom w:val="single" w:sz="4"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kern w:val="0"/>
      <w:sz w:val="24"/>
    </w:rPr>
  </w:style>
  <w:style w:type="paragraph" w:customStyle="1" w:styleId="xl152">
    <w:name w:val="xl152"/>
    <w:basedOn w:val="a"/>
    <w:rsid w:val="0095669C"/>
    <w:pPr>
      <w:widowControl/>
      <w:pBdr>
        <w:left w:val="single" w:sz="4" w:space="0" w:color="auto"/>
        <w:bottom w:val="single" w:sz="4" w:space="0" w:color="auto"/>
        <w:right w:val="single" w:sz="8" w:space="0" w:color="auto"/>
      </w:pBdr>
      <w:wordWrap/>
      <w:autoSpaceDN/>
      <w:adjustRightInd/>
      <w:snapToGrid/>
      <w:spacing w:before="100" w:beforeAutospacing="1" w:after="100" w:afterAutospacing="1" w:line="240" w:lineRule="auto"/>
      <w:jc w:val="left"/>
    </w:pPr>
    <w:rPr>
      <w:rFonts w:ascii="굴림" w:eastAsia="굴림" w:hAnsi="굴림" w:cs="굴림"/>
      <w:kern w:val="0"/>
      <w:sz w:val="24"/>
    </w:rPr>
  </w:style>
  <w:style w:type="paragraph" w:customStyle="1" w:styleId="xl153">
    <w:name w:val="xl153"/>
    <w:basedOn w:val="a"/>
    <w:rsid w:val="0095669C"/>
    <w:pPr>
      <w:widowControl/>
      <w:pBdr>
        <w:top w:val="single" w:sz="8" w:space="0" w:color="auto"/>
        <w:left w:val="single" w:sz="8" w:space="0" w:color="auto"/>
        <w:right w:val="single" w:sz="8" w:space="0" w:color="auto"/>
      </w:pBdr>
      <w:wordWrap/>
      <w:autoSpaceDN/>
      <w:adjustRightInd/>
      <w:snapToGrid/>
      <w:spacing w:before="100" w:beforeAutospacing="1" w:after="100" w:afterAutospacing="1" w:line="240" w:lineRule="auto"/>
      <w:jc w:val="center"/>
    </w:pPr>
    <w:rPr>
      <w:rFonts w:ascii="굴림" w:eastAsia="굴림" w:hAnsi="굴림" w:cs="굴림"/>
      <w:b/>
      <w:bCs/>
      <w:kern w:val="0"/>
      <w:sz w:val="24"/>
    </w:rPr>
  </w:style>
  <w:style w:type="table" w:customStyle="1" w:styleId="210">
    <w:name w:val="표 구분선21"/>
    <w:basedOn w:val="a2"/>
    <w:next w:val="af3"/>
    <w:rsid w:val="00D06018"/>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character" w:customStyle="1" w:styleId="bl6">
    <w:name w:val="bl6"/>
    <w:basedOn w:val="a1"/>
    <w:rsid w:val="00053429"/>
    <w:rPr>
      <w:rFonts w:ascii="굴림" w:eastAsia="굴림" w:hAnsi="굴림" w:hint="eastAsia"/>
      <w:b/>
      <w:bCs/>
      <w:color w:val="151594"/>
    </w:rPr>
  </w:style>
  <w:style w:type="paragraph" w:customStyle="1" w:styleId="pty1p13">
    <w:name w:val="pty1_p13"/>
    <w:basedOn w:val="a"/>
    <w:rsid w:val="00053429"/>
    <w:pPr>
      <w:widowControl/>
      <w:wordWrap/>
      <w:autoSpaceDN/>
      <w:adjustRightInd/>
      <w:snapToGrid/>
      <w:spacing w:line="240" w:lineRule="auto"/>
      <w:ind w:hanging="450"/>
      <w:jc w:val="left"/>
    </w:pPr>
    <w:rPr>
      <w:rFonts w:ascii="굴림" w:eastAsia="굴림" w:hAnsi="굴림" w:cs="굴림"/>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988">
      <w:bodyDiv w:val="1"/>
      <w:marLeft w:val="0"/>
      <w:marRight w:val="0"/>
      <w:marTop w:val="0"/>
      <w:marBottom w:val="0"/>
      <w:divBdr>
        <w:top w:val="none" w:sz="0" w:space="0" w:color="auto"/>
        <w:left w:val="none" w:sz="0" w:space="0" w:color="auto"/>
        <w:bottom w:val="none" w:sz="0" w:space="0" w:color="auto"/>
        <w:right w:val="none" w:sz="0" w:space="0" w:color="auto"/>
      </w:divBdr>
    </w:div>
    <w:div w:id="63723097">
      <w:bodyDiv w:val="1"/>
      <w:marLeft w:val="0"/>
      <w:marRight w:val="0"/>
      <w:marTop w:val="0"/>
      <w:marBottom w:val="0"/>
      <w:divBdr>
        <w:top w:val="none" w:sz="0" w:space="0" w:color="auto"/>
        <w:left w:val="none" w:sz="0" w:space="0" w:color="auto"/>
        <w:bottom w:val="none" w:sz="0" w:space="0" w:color="auto"/>
        <w:right w:val="none" w:sz="0" w:space="0" w:color="auto"/>
      </w:divBdr>
    </w:div>
    <w:div w:id="93478420">
      <w:bodyDiv w:val="1"/>
      <w:marLeft w:val="0"/>
      <w:marRight w:val="0"/>
      <w:marTop w:val="0"/>
      <w:marBottom w:val="0"/>
      <w:divBdr>
        <w:top w:val="none" w:sz="0" w:space="0" w:color="auto"/>
        <w:left w:val="none" w:sz="0" w:space="0" w:color="auto"/>
        <w:bottom w:val="none" w:sz="0" w:space="0" w:color="auto"/>
        <w:right w:val="none" w:sz="0" w:space="0" w:color="auto"/>
      </w:divBdr>
    </w:div>
    <w:div w:id="157966707">
      <w:bodyDiv w:val="1"/>
      <w:marLeft w:val="0"/>
      <w:marRight w:val="0"/>
      <w:marTop w:val="0"/>
      <w:marBottom w:val="0"/>
      <w:divBdr>
        <w:top w:val="none" w:sz="0" w:space="0" w:color="auto"/>
        <w:left w:val="none" w:sz="0" w:space="0" w:color="auto"/>
        <w:bottom w:val="none" w:sz="0" w:space="0" w:color="auto"/>
        <w:right w:val="none" w:sz="0" w:space="0" w:color="auto"/>
      </w:divBdr>
    </w:div>
    <w:div w:id="243757304">
      <w:bodyDiv w:val="1"/>
      <w:marLeft w:val="0"/>
      <w:marRight w:val="0"/>
      <w:marTop w:val="0"/>
      <w:marBottom w:val="0"/>
      <w:divBdr>
        <w:top w:val="none" w:sz="0" w:space="0" w:color="auto"/>
        <w:left w:val="none" w:sz="0" w:space="0" w:color="auto"/>
        <w:bottom w:val="none" w:sz="0" w:space="0" w:color="auto"/>
        <w:right w:val="none" w:sz="0" w:space="0" w:color="auto"/>
      </w:divBdr>
    </w:div>
    <w:div w:id="358360623">
      <w:bodyDiv w:val="1"/>
      <w:marLeft w:val="0"/>
      <w:marRight w:val="0"/>
      <w:marTop w:val="0"/>
      <w:marBottom w:val="0"/>
      <w:divBdr>
        <w:top w:val="none" w:sz="0" w:space="0" w:color="auto"/>
        <w:left w:val="none" w:sz="0" w:space="0" w:color="auto"/>
        <w:bottom w:val="none" w:sz="0" w:space="0" w:color="auto"/>
        <w:right w:val="none" w:sz="0" w:space="0" w:color="auto"/>
      </w:divBdr>
    </w:div>
    <w:div w:id="366226935">
      <w:bodyDiv w:val="1"/>
      <w:marLeft w:val="0"/>
      <w:marRight w:val="0"/>
      <w:marTop w:val="0"/>
      <w:marBottom w:val="0"/>
      <w:divBdr>
        <w:top w:val="none" w:sz="0" w:space="0" w:color="auto"/>
        <w:left w:val="none" w:sz="0" w:space="0" w:color="auto"/>
        <w:bottom w:val="none" w:sz="0" w:space="0" w:color="auto"/>
        <w:right w:val="none" w:sz="0" w:space="0" w:color="auto"/>
      </w:divBdr>
    </w:div>
    <w:div w:id="380445391">
      <w:bodyDiv w:val="1"/>
      <w:marLeft w:val="0"/>
      <w:marRight w:val="0"/>
      <w:marTop w:val="0"/>
      <w:marBottom w:val="0"/>
      <w:divBdr>
        <w:top w:val="none" w:sz="0" w:space="0" w:color="auto"/>
        <w:left w:val="none" w:sz="0" w:space="0" w:color="auto"/>
        <w:bottom w:val="none" w:sz="0" w:space="0" w:color="auto"/>
        <w:right w:val="none" w:sz="0" w:space="0" w:color="auto"/>
      </w:divBdr>
    </w:div>
    <w:div w:id="415245578">
      <w:bodyDiv w:val="1"/>
      <w:marLeft w:val="0"/>
      <w:marRight w:val="0"/>
      <w:marTop w:val="0"/>
      <w:marBottom w:val="0"/>
      <w:divBdr>
        <w:top w:val="none" w:sz="0" w:space="0" w:color="auto"/>
        <w:left w:val="none" w:sz="0" w:space="0" w:color="auto"/>
        <w:bottom w:val="none" w:sz="0" w:space="0" w:color="auto"/>
        <w:right w:val="none" w:sz="0" w:space="0" w:color="auto"/>
      </w:divBdr>
    </w:div>
    <w:div w:id="464590567">
      <w:bodyDiv w:val="1"/>
      <w:marLeft w:val="0"/>
      <w:marRight w:val="0"/>
      <w:marTop w:val="0"/>
      <w:marBottom w:val="0"/>
      <w:divBdr>
        <w:top w:val="none" w:sz="0" w:space="0" w:color="auto"/>
        <w:left w:val="none" w:sz="0" w:space="0" w:color="auto"/>
        <w:bottom w:val="none" w:sz="0" w:space="0" w:color="auto"/>
        <w:right w:val="none" w:sz="0" w:space="0" w:color="auto"/>
      </w:divBdr>
    </w:div>
    <w:div w:id="500315767">
      <w:bodyDiv w:val="1"/>
      <w:marLeft w:val="0"/>
      <w:marRight w:val="0"/>
      <w:marTop w:val="0"/>
      <w:marBottom w:val="0"/>
      <w:divBdr>
        <w:top w:val="none" w:sz="0" w:space="0" w:color="auto"/>
        <w:left w:val="none" w:sz="0" w:space="0" w:color="auto"/>
        <w:bottom w:val="none" w:sz="0" w:space="0" w:color="auto"/>
        <w:right w:val="none" w:sz="0" w:space="0" w:color="auto"/>
      </w:divBdr>
    </w:div>
    <w:div w:id="511266318">
      <w:bodyDiv w:val="1"/>
      <w:marLeft w:val="0"/>
      <w:marRight w:val="0"/>
      <w:marTop w:val="0"/>
      <w:marBottom w:val="0"/>
      <w:divBdr>
        <w:top w:val="none" w:sz="0" w:space="0" w:color="auto"/>
        <w:left w:val="none" w:sz="0" w:space="0" w:color="auto"/>
        <w:bottom w:val="none" w:sz="0" w:space="0" w:color="auto"/>
        <w:right w:val="none" w:sz="0" w:space="0" w:color="auto"/>
      </w:divBdr>
    </w:div>
    <w:div w:id="633407367">
      <w:bodyDiv w:val="1"/>
      <w:marLeft w:val="0"/>
      <w:marRight w:val="0"/>
      <w:marTop w:val="0"/>
      <w:marBottom w:val="0"/>
      <w:divBdr>
        <w:top w:val="none" w:sz="0" w:space="0" w:color="auto"/>
        <w:left w:val="none" w:sz="0" w:space="0" w:color="auto"/>
        <w:bottom w:val="none" w:sz="0" w:space="0" w:color="auto"/>
        <w:right w:val="none" w:sz="0" w:space="0" w:color="auto"/>
      </w:divBdr>
    </w:div>
    <w:div w:id="1043671191">
      <w:bodyDiv w:val="1"/>
      <w:marLeft w:val="0"/>
      <w:marRight w:val="0"/>
      <w:marTop w:val="0"/>
      <w:marBottom w:val="0"/>
      <w:divBdr>
        <w:top w:val="none" w:sz="0" w:space="0" w:color="auto"/>
        <w:left w:val="none" w:sz="0" w:space="0" w:color="auto"/>
        <w:bottom w:val="none" w:sz="0" w:space="0" w:color="auto"/>
        <w:right w:val="none" w:sz="0" w:space="0" w:color="auto"/>
      </w:divBdr>
    </w:div>
    <w:div w:id="1048645552">
      <w:bodyDiv w:val="1"/>
      <w:marLeft w:val="0"/>
      <w:marRight w:val="0"/>
      <w:marTop w:val="0"/>
      <w:marBottom w:val="0"/>
      <w:divBdr>
        <w:top w:val="none" w:sz="0" w:space="0" w:color="auto"/>
        <w:left w:val="none" w:sz="0" w:space="0" w:color="auto"/>
        <w:bottom w:val="none" w:sz="0" w:space="0" w:color="auto"/>
        <w:right w:val="none" w:sz="0" w:space="0" w:color="auto"/>
      </w:divBdr>
    </w:div>
    <w:div w:id="1100181820">
      <w:bodyDiv w:val="1"/>
      <w:marLeft w:val="0"/>
      <w:marRight w:val="0"/>
      <w:marTop w:val="0"/>
      <w:marBottom w:val="0"/>
      <w:divBdr>
        <w:top w:val="none" w:sz="0" w:space="0" w:color="auto"/>
        <w:left w:val="none" w:sz="0" w:space="0" w:color="auto"/>
        <w:bottom w:val="none" w:sz="0" w:space="0" w:color="auto"/>
        <w:right w:val="none" w:sz="0" w:space="0" w:color="auto"/>
      </w:divBdr>
    </w:div>
    <w:div w:id="1112550324">
      <w:bodyDiv w:val="1"/>
      <w:marLeft w:val="0"/>
      <w:marRight w:val="0"/>
      <w:marTop w:val="0"/>
      <w:marBottom w:val="0"/>
      <w:divBdr>
        <w:top w:val="none" w:sz="0" w:space="0" w:color="auto"/>
        <w:left w:val="none" w:sz="0" w:space="0" w:color="auto"/>
        <w:bottom w:val="none" w:sz="0" w:space="0" w:color="auto"/>
        <w:right w:val="none" w:sz="0" w:space="0" w:color="auto"/>
      </w:divBdr>
      <w:divsChild>
        <w:div w:id="1348484325">
          <w:marLeft w:val="0"/>
          <w:marRight w:val="0"/>
          <w:marTop w:val="0"/>
          <w:marBottom w:val="0"/>
          <w:divBdr>
            <w:top w:val="none" w:sz="0" w:space="0" w:color="auto"/>
            <w:left w:val="none" w:sz="0" w:space="0" w:color="auto"/>
            <w:bottom w:val="none" w:sz="0" w:space="0" w:color="auto"/>
            <w:right w:val="none" w:sz="0" w:space="0" w:color="auto"/>
          </w:divBdr>
          <w:divsChild>
            <w:div w:id="85344309">
              <w:marLeft w:val="0"/>
              <w:marRight w:val="0"/>
              <w:marTop w:val="0"/>
              <w:marBottom w:val="0"/>
              <w:divBdr>
                <w:top w:val="single" w:sz="2" w:space="8" w:color="BBBBBB"/>
                <w:left w:val="single" w:sz="2" w:space="8" w:color="BBBBBB"/>
                <w:bottom w:val="single" w:sz="2" w:space="8" w:color="BBBBBB"/>
                <w:right w:val="single" w:sz="2" w:space="8" w:color="BBBBBB"/>
              </w:divBdr>
              <w:divsChild>
                <w:div w:id="1388917020">
                  <w:marLeft w:val="150"/>
                  <w:marRight w:val="0"/>
                  <w:marTop w:val="0"/>
                  <w:marBottom w:val="0"/>
                  <w:divBdr>
                    <w:top w:val="none" w:sz="0" w:space="0" w:color="auto"/>
                    <w:left w:val="none" w:sz="0" w:space="0" w:color="auto"/>
                    <w:bottom w:val="none" w:sz="0" w:space="0" w:color="auto"/>
                    <w:right w:val="none" w:sz="0" w:space="0" w:color="auto"/>
                  </w:divBdr>
                  <w:divsChild>
                    <w:div w:id="878393854">
                      <w:marLeft w:val="0"/>
                      <w:marRight w:val="0"/>
                      <w:marTop w:val="0"/>
                      <w:marBottom w:val="0"/>
                      <w:divBdr>
                        <w:top w:val="none" w:sz="0" w:space="0" w:color="auto"/>
                        <w:left w:val="none" w:sz="0" w:space="0" w:color="auto"/>
                        <w:bottom w:val="none" w:sz="0" w:space="0" w:color="auto"/>
                        <w:right w:val="none" w:sz="0" w:space="0" w:color="auto"/>
                      </w:divBdr>
                      <w:divsChild>
                        <w:div w:id="552546519">
                          <w:marLeft w:val="0"/>
                          <w:marRight w:val="0"/>
                          <w:marTop w:val="0"/>
                          <w:marBottom w:val="0"/>
                          <w:divBdr>
                            <w:top w:val="none" w:sz="0" w:space="0" w:color="auto"/>
                            <w:left w:val="none" w:sz="0" w:space="0" w:color="auto"/>
                            <w:bottom w:val="none" w:sz="0" w:space="0" w:color="auto"/>
                            <w:right w:val="none" w:sz="0" w:space="0" w:color="auto"/>
                          </w:divBdr>
                          <w:divsChild>
                            <w:div w:id="453713553">
                              <w:marLeft w:val="0"/>
                              <w:marRight w:val="0"/>
                              <w:marTop w:val="0"/>
                              <w:marBottom w:val="0"/>
                              <w:divBdr>
                                <w:top w:val="none" w:sz="0" w:space="0" w:color="auto"/>
                                <w:left w:val="none" w:sz="0" w:space="0" w:color="auto"/>
                                <w:bottom w:val="none" w:sz="0" w:space="0" w:color="auto"/>
                                <w:right w:val="none" w:sz="0" w:space="0" w:color="auto"/>
                              </w:divBdr>
                              <w:divsChild>
                                <w:div w:id="2113208667">
                                  <w:marLeft w:val="0"/>
                                  <w:marRight w:val="0"/>
                                  <w:marTop w:val="0"/>
                                  <w:marBottom w:val="0"/>
                                  <w:divBdr>
                                    <w:top w:val="none" w:sz="0" w:space="0" w:color="auto"/>
                                    <w:left w:val="none" w:sz="0" w:space="0" w:color="auto"/>
                                    <w:bottom w:val="none" w:sz="0" w:space="0" w:color="auto"/>
                                    <w:right w:val="none" w:sz="0" w:space="0" w:color="auto"/>
                                  </w:divBdr>
                                  <w:divsChild>
                                    <w:div w:id="701367246">
                                      <w:marLeft w:val="0"/>
                                      <w:marRight w:val="0"/>
                                      <w:marTop w:val="0"/>
                                      <w:marBottom w:val="0"/>
                                      <w:divBdr>
                                        <w:top w:val="none" w:sz="0" w:space="0" w:color="auto"/>
                                        <w:left w:val="none" w:sz="0" w:space="0" w:color="auto"/>
                                        <w:bottom w:val="none" w:sz="0" w:space="0" w:color="auto"/>
                                        <w:right w:val="none" w:sz="0" w:space="0" w:color="auto"/>
                                      </w:divBdr>
                                      <w:divsChild>
                                        <w:div w:id="724987683">
                                          <w:marLeft w:val="0"/>
                                          <w:marRight w:val="150"/>
                                          <w:marTop w:val="0"/>
                                          <w:marBottom w:val="330"/>
                                          <w:divBdr>
                                            <w:top w:val="none" w:sz="0" w:space="0" w:color="auto"/>
                                            <w:left w:val="none" w:sz="0" w:space="0" w:color="auto"/>
                                            <w:bottom w:val="none" w:sz="0" w:space="0" w:color="auto"/>
                                            <w:right w:val="none" w:sz="0" w:space="0" w:color="auto"/>
                                          </w:divBdr>
                                          <w:divsChild>
                                            <w:div w:id="15686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922440">
      <w:bodyDiv w:val="1"/>
      <w:marLeft w:val="0"/>
      <w:marRight w:val="0"/>
      <w:marTop w:val="0"/>
      <w:marBottom w:val="0"/>
      <w:divBdr>
        <w:top w:val="none" w:sz="0" w:space="0" w:color="auto"/>
        <w:left w:val="none" w:sz="0" w:space="0" w:color="auto"/>
        <w:bottom w:val="none" w:sz="0" w:space="0" w:color="auto"/>
        <w:right w:val="none" w:sz="0" w:space="0" w:color="auto"/>
      </w:divBdr>
    </w:div>
    <w:div w:id="1218586576">
      <w:bodyDiv w:val="1"/>
      <w:marLeft w:val="0"/>
      <w:marRight w:val="0"/>
      <w:marTop w:val="0"/>
      <w:marBottom w:val="0"/>
      <w:divBdr>
        <w:top w:val="none" w:sz="0" w:space="0" w:color="auto"/>
        <w:left w:val="none" w:sz="0" w:space="0" w:color="auto"/>
        <w:bottom w:val="none" w:sz="0" w:space="0" w:color="auto"/>
        <w:right w:val="none" w:sz="0" w:space="0" w:color="auto"/>
      </w:divBdr>
    </w:div>
    <w:div w:id="1218591577">
      <w:bodyDiv w:val="1"/>
      <w:marLeft w:val="0"/>
      <w:marRight w:val="0"/>
      <w:marTop w:val="0"/>
      <w:marBottom w:val="0"/>
      <w:divBdr>
        <w:top w:val="none" w:sz="0" w:space="0" w:color="auto"/>
        <w:left w:val="none" w:sz="0" w:space="0" w:color="auto"/>
        <w:bottom w:val="none" w:sz="0" w:space="0" w:color="auto"/>
        <w:right w:val="none" w:sz="0" w:space="0" w:color="auto"/>
      </w:divBdr>
    </w:div>
    <w:div w:id="1236818859">
      <w:bodyDiv w:val="1"/>
      <w:marLeft w:val="0"/>
      <w:marRight w:val="0"/>
      <w:marTop w:val="0"/>
      <w:marBottom w:val="0"/>
      <w:divBdr>
        <w:top w:val="none" w:sz="0" w:space="0" w:color="auto"/>
        <w:left w:val="none" w:sz="0" w:space="0" w:color="auto"/>
        <w:bottom w:val="none" w:sz="0" w:space="0" w:color="auto"/>
        <w:right w:val="none" w:sz="0" w:space="0" w:color="auto"/>
      </w:divBdr>
      <w:divsChild>
        <w:div w:id="970136213">
          <w:marLeft w:val="0"/>
          <w:marRight w:val="0"/>
          <w:marTop w:val="0"/>
          <w:marBottom w:val="0"/>
          <w:divBdr>
            <w:top w:val="none" w:sz="0" w:space="0" w:color="auto"/>
            <w:left w:val="none" w:sz="0" w:space="0" w:color="auto"/>
            <w:bottom w:val="none" w:sz="0" w:space="0" w:color="auto"/>
            <w:right w:val="none" w:sz="0" w:space="0" w:color="auto"/>
          </w:divBdr>
          <w:divsChild>
            <w:div w:id="1039234101">
              <w:marLeft w:val="0"/>
              <w:marRight w:val="0"/>
              <w:marTop w:val="0"/>
              <w:marBottom w:val="0"/>
              <w:divBdr>
                <w:top w:val="single" w:sz="6" w:space="0" w:color="BBBBBB"/>
                <w:left w:val="none" w:sz="0" w:space="0" w:color="auto"/>
                <w:bottom w:val="none" w:sz="0" w:space="0" w:color="auto"/>
                <w:right w:val="none" w:sz="0" w:space="0" w:color="auto"/>
              </w:divBdr>
              <w:divsChild>
                <w:div w:id="1562137694">
                  <w:marLeft w:val="0"/>
                  <w:marRight w:val="150"/>
                  <w:marTop w:val="0"/>
                  <w:marBottom w:val="330"/>
                  <w:divBdr>
                    <w:top w:val="none" w:sz="0" w:space="0" w:color="auto"/>
                    <w:left w:val="none" w:sz="0" w:space="0" w:color="auto"/>
                    <w:bottom w:val="none" w:sz="0" w:space="0" w:color="auto"/>
                    <w:right w:val="none" w:sz="0" w:space="0" w:color="auto"/>
                  </w:divBdr>
                  <w:divsChild>
                    <w:div w:id="2020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32118">
      <w:bodyDiv w:val="1"/>
      <w:marLeft w:val="0"/>
      <w:marRight w:val="0"/>
      <w:marTop w:val="0"/>
      <w:marBottom w:val="0"/>
      <w:divBdr>
        <w:top w:val="none" w:sz="0" w:space="0" w:color="auto"/>
        <w:left w:val="none" w:sz="0" w:space="0" w:color="auto"/>
        <w:bottom w:val="none" w:sz="0" w:space="0" w:color="auto"/>
        <w:right w:val="none" w:sz="0" w:space="0" w:color="auto"/>
      </w:divBdr>
    </w:div>
    <w:div w:id="1303072382">
      <w:bodyDiv w:val="1"/>
      <w:marLeft w:val="0"/>
      <w:marRight w:val="0"/>
      <w:marTop w:val="0"/>
      <w:marBottom w:val="0"/>
      <w:divBdr>
        <w:top w:val="none" w:sz="0" w:space="0" w:color="auto"/>
        <w:left w:val="none" w:sz="0" w:space="0" w:color="auto"/>
        <w:bottom w:val="none" w:sz="0" w:space="0" w:color="auto"/>
        <w:right w:val="none" w:sz="0" w:space="0" w:color="auto"/>
      </w:divBdr>
    </w:div>
    <w:div w:id="1318456668">
      <w:bodyDiv w:val="1"/>
      <w:marLeft w:val="0"/>
      <w:marRight w:val="0"/>
      <w:marTop w:val="0"/>
      <w:marBottom w:val="0"/>
      <w:divBdr>
        <w:top w:val="none" w:sz="0" w:space="0" w:color="auto"/>
        <w:left w:val="none" w:sz="0" w:space="0" w:color="auto"/>
        <w:bottom w:val="none" w:sz="0" w:space="0" w:color="auto"/>
        <w:right w:val="none" w:sz="0" w:space="0" w:color="auto"/>
      </w:divBdr>
    </w:div>
    <w:div w:id="1362047906">
      <w:bodyDiv w:val="1"/>
      <w:marLeft w:val="0"/>
      <w:marRight w:val="0"/>
      <w:marTop w:val="0"/>
      <w:marBottom w:val="0"/>
      <w:divBdr>
        <w:top w:val="none" w:sz="0" w:space="0" w:color="auto"/>
        <w:left w:val="none" w:sz="0" w:space="0" w:color="auto"/>
        <w:bottom w:val="none" w:sz="0" w:space="0" w:color="auto"/>
        <w:right w:val="none" w:sz="0" w:space="0" w:color="auto"/>
      </w:divBdr>
    </w:div>
    <w:div w:id="1606770639">
      <w:bodyDiv w:val="1"/>
      <w:marLeft w:val="0"/>
      <w:marRight w:val="0"/>
      <w:marTop w:val="0"/>
      <w:marBottom w:val="0"/>
      <w:divBdr>
        <w:top w:val="none" w:sz="0" w:space="0" w:color="auto"/>
        <w:left w:val="none" w:sz="0" w:space="0" w:color="auto"/>
        <w:bottom w:val="none" w:sz="0" w:space="0" w:color="auto"/>
        <w:right w:val="none" w:sz="0" w:space="0" w:color="auto"/>
      </w:divBdr>
      <w:divsChild>
        <w:div w:id="1006054722">
          <w:marLeft w:val="0"/>
          <w:marRight w:val="0"/>
          <w:marTop w:val="0"/>
          <w:marBottom w:val="0"/>
          <w:divBdr>
            <w:top w:val="none" w:sz="0" w:space="0" w:color="auto"/>
            <w:left w:val="none" w:sz="0" w:space="0" w:color="auto"/>
            <w:bottom w:val="none" w:sz="0" w:space="0" w:color="auto"/>
            <w:right w:val="none" w:sz="0" w:space="0" w:color="auto"/>
          </w:divBdr>
        </w:div>
      </w:divsChild>
    </w:div>
    <w:div w:id="1648783932">
      <w:bodyDiv w:val="1"/>
      <w:marLeft w:val="0"/>
      <w:marRight w:val="0"/>
      <w:marTop w:val="0"/>
      <w:marBottom w:val="0"/>
      <w:divBdr>
        <w:top w:val="none" w:sz="0" w:space="0" w:color="auto"/>
        <w:left w:val="none" w:sz="0" w:space="0" w:color="auto"/>
        <w:bottom w:val="none" w:sz="0" w:space="0" w:color="auto"/>
        <w:right w:val="none" w:sz="0" w:space="0" w:color="auto"/>
      </w:divBdr>
    </w:div>
    <w:div w:id="1731731054">
      <w:bodyDiv w:val="1"/>
      <w:marLeft w:val="0"/>
      <w:marRight w:val="0"/>
      <w:marTop w:val="0"/>
      <w:marBottom w:val="0"/>
      <w:divBdr>
        <w:top w:val="none" w:sz="0" w:space="0" w:color="auto"/>
        <w:left w:val="none" w:sz="0" w:space="0" w:color="auto"/>
        <w:bottom w:val="none" w:sz="0" w:space="0" w:color="auto"/>
        <w:right w:val="none" w:sz="0" w:space="0" w:color="auto"/>
      </w:divBdr>
      <w:divsChild>
        <w:div w:id="1512531477">
          <w:marLeft w:val="0"/>
          <w:marRight w:val="0"/>
          <w:marTop w:val="0"/>
          <w:marBottom w:val="0"/>
          <w:divBdr>
            <w:top w:val="none" w:sz="0" w:space="0" w:color="auto"/>
            <w:left w:val="none" w:sz="0" w:space="0" w:color="auto"/>
            <w:bottom w:val="none" w:sz="0" w:space="0" w:color="auto"/>
            <w:right w:val="none" w:sz="0" w:space="0" w:color="auto"/>
          </w:divBdr>
          <w:divsChild>
            <w:div w:id="1921674450">
              <w:marLeft w:val="0"/>
              <w:marRight w:val="0"/>
              <w:marTop w:val="0"/>
              <w:marBottom w:val="0"/>
              <w:divBdr>
                <w:top w:val="single" w:sz="2" w:space="8" w:color="BBBBBB"/>
                <w:left w:val="single" w:sz="2" w:space="8" w:color="BBBBBB"/>
                <w:bottom w:val="single" w:sz="2" w:space="8" w:color="BBBBBB"/>
                <w:right w:val="single" w:sz="2" w:space="8" w:color="BBBBBB"/>
              </w:divBdr>
              <w:divsChild>
                <w:div w:id="199703549">
                  <w:marLeft w:val="150"/>
                  <w:marRight w:val="0"/>
                  <w:marTop w:val="0"/>
                  <w:marBottom w:val="0"/>
                  <w:divBdr>
                    <w:top w:val="none" w:sz="0" w:space="0" w:color="auto"/>
                    <w:left w:val="none" w:sz="0" w:space="0" w:color="auto"/>
                    <w:bottom w:val="none" w:sz="0" w:space="0" w:color="auto"/>
                    <w:right w:val="none" w:sz="0" w:space="0" w:color="auto"/>
                  </w:divBdr>
                  <w:divsChild>
                    <w:div w:id="1896239794">
                      <w:marLeft w:val="0"/>
                      <w:marRight w:val="0"/>
                      <w:marTop w:val="0"/>
                      <w:marBottom w:val="0"/>
                      <w:divBdr>
                        <w:top w:val="none" w:sz="0" w:space="0" w:color="auto"/>
                        <w:left w:val="none" w:sz="0" w:space="0" w:color="auto"/>
                        <w:bottom w:val="none" w:sz="0" w:space="0" w:color="auto"/>
                        <w:right w:val="none" w:sz="0" w:space="0" w:color="auto"/>
                      </w:divBdr>
                      <w:divsChild>
                        <w:div w:id="902763384">
                          <w:marLeft w:val="0"/>
                          <w:marRight w:val="0"/>
                          <w:marTop w:val="0"/>
                          <w:marBottom w:val="0"/>
                          <w:divBdr>
                            <w:top w:val="none" w:sz="0" w:space="0" w:color="auto"/>
                            <w:left w:val="none" w:sz="0" w:space="0" w:color="auto"/>
                            <w:bottom w:val="none" w:sz="0" w:space="0" w:color="auto"/>
                            <w:right w:val="none" w:sz="0" w:space="0" w:color="auto"/>
                          </w:divBdr>
                          <w:divsChild>
                            <w:div w:id="2018538929">
                              <w:marLeft w:val="0"/>
                              <w:marRight w:val="0"/>
                              <w:marTop w:val="0"/>
                              <w:marBottom w:val="0"/>
                              <w:divBdr>
                                <w:top w:val="none" w:sz="0" w:space="0" w:color="auto"/>
                                <w:left w:val="none" w:sz="0" w:space="0" w:color="auto"/>
                                <w:bottom w:val="none" w:sz="0" w:space="0" w:color="auto"/>
                                <w:right w:val="none" w:sz="0" w:space="0" w:color="auto"/>
                              </w:divBdr>
                              <w:divsChild>
                                <w:div w:id="1022628598">
                                  <w:marLeft w:val="0"/>
                                  <w:marRight w:val="0"/>
                                  <w:marTop w:val="0"/>
                                  <w:marBottom w:val="0"/>
                                  <w:divBdr>
                                    <w:top w:val="none" w:sz="0" w:space="0" w:color="auto"/>
                                    <w:left w:val="none" w:sz="0" w:space="0" w:color="auto"/>
                                    <w:bottom w:val="none" w:sz="0" w:space="0" w:color="auto"/>
                                    <w:right w:val="none" w:sz="0" w:space="0" w:color="auto"/>
                                  </w:divBdr>
                                  <w:divsChild>
                                    <w:div w:id="1772159388">
                                      <w:marLeft w:val="0"/>
                                      <w:marRight w:val="0"/>
                                      <w:marTop w:val="0"/>
                                      <w:marBottom w:val="0"/>
                                      <w:divBdr>
                                        <w:top w:val="none" w:sz="0" w:space="0" w:color="auto"/>
                                        <w:left w:val="none" w:sz="0" w:space="0" w:color="auto"/>
                                        <w:bottom w:val="none" w:sz="0" w:space="0" w:color="auto"/>
                                        <w:right w:val="none" w:sz="0" w:space="0" w:color="auto"/>
                                      </w:divBdr>
                                      <w:divsChild>
                                        <w:div w:id="1881817579">
                                          <w:marLeft w:val="0"/>
                                          <w:marRight w:val="150"/>
                                          <w:marTop w:val="0"/>
                                          <w:marBottom w:val="330"/>
                                          <w:divBdr>
                                            <w:top w:val="none" w:sz="0" w:space="0" w:color="auto"/>
                                            <w:left w:val="none" w:sz="0" w:space="0" w:color="auto"/>
                                            <w:bottom w:val="none" w:sz="0" w:space="0" w:color="auto"/>
                                            <w:right w:val="none" w:sz="0" w:space="0" w:color="auto"/>
                                          </w:divBdr>
                                          <w:divsChild>
                                            <w:div w:id="12228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725621">
      <w:bodyDiv w:val="1"/>
      <w:marLeft w:val="0"/>
      <w:marRight w:val="0"/>
      <w:marTop w:val="0"/>
      <w:marBottom w:val="0"/>
      <w:divBdr>
        <w:top w:val="none" w:sz="0" w:space="0" w:color="auto"/>
        <w:left w:val="none" w:sz="0" w:space="0" w:color="auto"/>
        <w:bottom w:val="none" w:sz="0" w:space="0" w:color="auto"/>
        <w:right w:val="none" w:sz="0" w:space="0" w:color="auto"/>
      </w:divBdr>
    </w:div>
    <w:div w:id="1814322685">
      <w:bodyDiv w:val="1"/>
      <w:marLeft w:val="0"/>
      <w:marRight w:val="0"/>
      <w:marTop w:val="0"/>
      <w:marBottom w:val="0"/>
      <w:divBdr>
        <w:top w:val="none" w:sz="0" w:space="0" w:color="auto"/>
        <w:left w:val="none" w:sz="0" w:space="0" w:color="auto"/>
        <w:bottom w:val="none" w:sz="0" w:space="0" w:color="auto"/>
        <w:right w:val="none" w:sz="0" w:space="0" w:color="auto"/>
      </w:divBdr>
    </w:div>
    <w:div w:id="1816990735">
      <w:bodyDiv w:val="1"/>
      <w:marLeft w:val="0"/>
      <w:marRight w:val="0"/>
      <w:marTop w:val="0"/>
      <w:marBottom w:val="0"/>
      <w:divBdr>
        <w:top w:val="none" w:sz="0" w:space="0" w:color="auto"/>
        <w:left w:val="none" w:sz="0" w:space="0" w:color="auto"/>
        <w:bottom w:val="none" w:sz="0" w:space="0" w:color="auto"/>
        <w:right w:val="none" w:sz="0" w:space="0" w:color="auto"/>
      </w:divBdr>
    </w:div>
    <w:div w:id="1855411695">
      <w:bodyDiv w:val="1"/>
      <w:marLeft w:val="0"/>
      <w:marRight w:val="0"/>
      <w:marTop w:val="0"/>
      <w:marBottom w:val="0"/>
      <w:divBdr>
        <w:top w:val="none" w:sz="0" w:space="0" w:color="auto"/>
        <w:left w:val="none" w:sz="0" w:space="0" w:color="auto"/>
        <w:bottom w:val="none" w:sz="0" w:space="0" w:color="auto"/>
        <w:right w:val="none" w:sz="0" w:space="0" w:color="auto"/>
      </w:divBdr>
      <w:divsChild>
        <w:div w:id="216478997">
          <w:marLeft w:val="0"/>
          <w:marRight w:val="0"/>
          <w:marTop w:val="0"/>
          <w:marBottom w:val="0"/>
          <w:divBdr>
            <w:top w:val="none" w:sz="0" w:space="0" w:color="auto"/>
            <w:left w:val="none" w:sz="0" w:space="0" w:color="auto"/>
            <w:bottom w:val="none" w:sz="0" w:space="0" w:color="auto"/>
            <w:right w:val="none" w:sz="0" w:space="0" w:color="auto"/>
          </w:divBdr>
          <w:divsChild>
            <w:div w:id="1470901168">
              <w:marLeft w:val="0"/>
              <w:marRight w:val="0"/>
              <w:marTop w:val="0"/>
              <w:marBottom w:val="0"/>
              <w:divBdr>
                <w:top w:val="single" w:sz="6" w:space="0" w:color="BBBBBB"/>
                <w:left w:val="none" w:sz="0" w:space="0" w:color="auto"/>
                <w:bottom w:val="none" w:sz="0" w:space="0" w:color="auto"/>
                <w:right w:val="none" w:sz="0" w:space="0" w:color="auto"/>
              </w:divBdr>
              <w:divsChild>
                <w:div w:id="1678650460">
                  <w:marLeft w:val="0"/>
                  <w:marRight w:val="150"/>
                  <w:marTop w:val="0"/>
                  <w:marBottom w:val="330"/>
                  <w:divBdr>
                    <w:top w:val="none" w:sz="0" w:space="0" w:color="auto"/>
                    <w:left w:val="none" w:sz="0" w:space="0" w:color="auto"/>
                    <w:bottom w:val="none" w:sz="0" w:space="0" w:color="auto"/>
                    <w:right w:val="none" w:sz="0" w:space="0" w:color="auto"/>
                  </w:divBdr>
                  <w:divsChild>
                    <w:div w:id="16265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97822">
      <w:bodyDiv w:val="1"/>
      <w:marLeft w:val="0"/>
      <w:marRight w:val="0"/>
      <w:marTop w:val="0"/>
      <w:marBottom w:val="0"/>
      <w:divBdr>
        <w:top w:val="none" w:sz="0" w:space="0" w:color="auto"/>
        <w:left w:val="none" w:sz="0" w:space="0" w:color="auto"/>
        <w:bottom w:val="none" w:sz="0" w:space="0" w:color="auto"/>
        <w:right w:val="none" w:sz="0" w:space="0" w:color="auto"/>
      </w:divBdr>
    </w:div>
    <w:div w:id="1928994976">
      <w:bodyDiv w:val="1"/>
      <w:marLeft w:val="0"/>
      <w:marRight w:val="0"/>
      <w:marTop w:val="0"/>
      <w:marBottom w:val="0"/>
      <w:divBdr>
        <w:top w:val="none" w:sz="0" w:space="0" w:color="auto"/>
        <w:left w:val="none" w:sz="0" w:space="0" w:color="auto"/>
        <w:bottom w:val="none" w:sz="0" w:space="0" w:color="auto"/>
        <w:right w:val="none" w:sz="0" w:space="0" w:color="auto"/>
      </w:divBdr>
    </w:div>
    <w:div w:id="1947039863">
      <w:bodyDiv w:val="1"/>
      <w:marLeft w:val="0"/>
      <w:marRight w:val="0"/>
      <w:marTop w:val="0"/>
      <w:marBottom w:val="0"/>
      <w:divBdr>
        <w:top w:val="none" w:sz="0" w:space="0" w:color="auto"/>
        <w:left w:val="none" w:sz="0" w:space="0" w:color="auto"/>
        <w:bottom w:val="none" w:sz="0" w:space="0" w:color="auto"/>
        <w:right w:val="none" w:sz="0" w:space="0" w:color="auto"/>
      </w:divBdr>
    </w:div>
    <w:div w:id="2030520452">
      <w:bodyDiv w:val="1"/>
      <w:marLeft w:val="0"/>
      <w:marRight w:val="0"/>
      <w:marTop w:val="0"/>
      <w:marBottom w:val="0"/>
      <w:divBdr>
        <w:top w:val="none" w:sz="0" w:space="0" w:color="auto"/>
        <w:left w:val="none" w:sz="0" w:space="0" w:color="auto"/>
        <w:bottom w:val="none" w:sz="0" w:space="0" w:color="auto"/>
        <w:right w:val="none" w:sz="0" w:space="0" w:color="auto"/>
      </w:divBdr>
    </w:div>
    <w:div w:id="2079984346">
      <w:bodyDiv w:val="1"/>
      <w:marLeft w:val="0"/>
      <w:marRight w:val="0"/>
      <w:marTop w:val="0"/>
      <w:marBottom w:val="0"/>
      <w:divBdr>
        <w:top w:val="none" w:sz="0" w:space="0" w:color="auto"/>
        <w:left w:val="none" w:sz="0" w:space="0" w:color="auto"/>
        <w:bottom w:val="none" w:sz="0" w:space="0" w:color="auto"/>
        <w:right w:val="none" w:sz="0" w:space="0" w:color="auto"/>
      </w:divBdr>
    </w:div>
    <w:div w:id="2114157462">
      <w:bodyDiv w:val="1"/>
      <w:marLeft w:val="0"/>
      <w:marRight w:val="0"/>
      <w:marTop w:val="0"/>
      <w:marBottom w:val="0"/>
      <w:divBdr>
        <w:top w:val="none" w:sz="0" w:space="0" w:color="auto"/>
        <w:left w:val="none" w:sz="0" w:space="0" w:color="auto"/>
        <w:bottom w:val="none" w:sz="0" w:space="0" w:color="auto"/>
        <w:right w:val="none" w:sz="0" w:space="0" w:color="auto"/>
      </w:divBdr>
    </w:div>
    <w:div w:id="214735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4.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6.xml"/><Relationship Id="rId30" Type="http://schemas.openxmlformats.org/officeDocument/2006/relationships/footer" Target="footer9.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KIM &amp; CHANG">
      <a:dk1>
        <a:srgbClr val="000000"/>
      </a:dk1>
      <a:lt1>
        <a:sysClr val="window" lastClr="FFFFFF"/>
      </a:lt1>
      <a:dk2>
        <a:srgbClr val="5D2A2C"/>
      </a:dk2>
      <a:lt2>
        <a:srgbClr val="9D0001"/>
      </a:lt2>
      <a:accent1>
        <a:srgbClr val="908D83"/>
      </a:accent1>
      <a:accent2>
        <a:srgbClr val="FF8733"/>
      </a:accent2>
      <a:accent3>
        <a:srgbClr val="6B81A1"/>
      </a:accent3>
      <a:accent4>
        <a:srgbClr val="C3A00A"/>
      </a:accent4>
      <a:accent5>
        <a:srgbClr val="3DC0BA"/>
      </a:accent5>
      <a:accent6>
        <a:srgbClr val="6F56A0"/>
      </a:accent6>
      <a:hlink>
        <a:srgbClr val="F1590E"/>
      </a:hlink>
      <a:folHlink>
        <a:srgbClr val="999999"/>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80BF7-5FC2-4845-B755-7DFBB295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164</Pages>
  <Words>22265</Words>
  <Characters>126911</Characters>
  <Application>Microsoft Office Word</Application>
  <DocSecurity>0</DocSecurity>
  <Lines>1057</Lines>
  <Paragraphs>297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148879</CharactersWithSpaces>
  <SharedDoc>false</SharedDoc>
  <HLinks>
    <vt:vector size="168" baseType="variant">
      <vt:variant>
        <vt:i4>2424952</vt:i4>
      </vt:variant>
      <vt:variant>
        <vt:i4>159</vt:i4>
      </vt:variant>
      <vt:variant>
        <vt:i4>0</vt:i4>
      </vt:variant>
      <vt:variant>
        <vt:i4>5</vt:i4>
      </vt:variant>
      <vt:variant>
        <vt:lpwstr>https://hc.hanatour.com/hc/mileage/save.jsp</vt:lpwstr>
      </vt:variant>
      <vt:variant>
        <vt:lpwstr/>
      </vt:variant>
      <vt:variant>
        <vt:i4>1376317</vt:i4>
      </vt:variant>
      <vt:variant>
        <vt:i4>152</vt:i4>
      </vt:variant>
      <vt:variant>
        <vt:i4>0</vt:i4>
      </vt:variant>
      <vt:variant>
        <vt:i4>5</vt:i4>
      </vt:variant>
      <vt:variant>
        <vt:lpwstr/>
      </vt:variant>
      <vt:variant>
        <vt:lpwstr>_Toc468449590</vt:lpwstr>
      </vt:variant>
      <vt:variant>
        <vt:i4>1310781</vt:i4>
      </vt:variant>
      <vt:variant>
        <vt:i4>146</vt:i4>
      </vt:variant>
      <vt:variant>
        <vt:i4>0</vt:i4>
      </vt:variant>
      <vt:variant>
        <vt:i4>5</vt:i4>
      </vt:variant>
      <vt:variant>
        <vt:lpwstr/>
      </vt:variant>
      <vt:variant>
        <vt:lpwstr>_Toc468449589</vt:lpwstr>
      </vt:variant>
      <vt:variant>
        <vt:i4>1310781</vt:i4>
      </vt:variant>
      <vt:variant>
        <vt:i4>140</vt:i4>
      </vt:variant>
      <vt:variant>
        <vt:i4>0</vt:i4>
      </vt:variant>
      <vt:variant>
        <vt:i4>5</vt:i4>
      </vt:variant>
      <vt:variant>
        <vt:lpwstr/>
      </vt:variant>
      <vt:variant>
        <vt:lpwstr>_Toc468449588</vt:lpwstr>
      </vt:variant>
      <vt:variant>
        <vt:i4>1310781</vt:i4>
      </vt:variant>
      <vt:variant>
        <vt:i4>134</vt:i4>
      </vt:variant>
      <vt:variant>
        <vt:i4>0</vt:i4>
      </vt:variant>
      <vt:variant>
        <vt:i4>5</vt:i4>
      </vt:variant>
      <vt:variant>
        <vt:lpwstr/>
      </vt:variant>
      <vt:variant>
        <vt:lpwstr>_Toc468449587</vt:lpwstr>
      </vt:variant>
      <vt:variant>
        <vt:i4>1310781</vt:i4>
      </vt:variant>
      <vt:variant>
        <vt:i4>128</vt:i4>
      </vt:variant>
      <vt:variant>
        <vt:i4>0</vt:i4>
      </vt:variant>
      <vt:variant>
        <vt:i4>5</vt:i4>
      </vt:variant>
      <vt:variant>
        <vt:lpwstr/>
      </vt:variant>
      <vt:variant>
        <vt:lpwstr>_Toc468449586</vt:lpwstr>
      </vt:variant>
      <vt:variant>
        <vt:i4>1310781</vt:i4>
      </vt:variant>
      <vt:variant>
        <vt:i4>122</vt:i4>
      </vt:variant>
      <vt:variant>
        <vt:i4>0</vt:i4>
      </vt:variant>
      <vt:variant>
        <vt:i4>5</vt:i4>
      </vt:variant>
      <vt:variant>
        <vt:lpwstr/>
      </vt:variant>
      <vt:variant>
        <vt:lpwstr>_Toc468449585</vt:lpwstr>
      </vt:variant>
      <vt:variant>
        <vt:i4>1310781</vt:i4>
      </vt:variant>
      <vt:variant>
        <vt:i4>116</vt:i4>
      </vt:variant>
      <vt:variant>
        <vt:i4>0</vt:i4>
      </vt:variant>
      <vt:variant>
        <vt:i4>5</vt:i4>
      </vt:variant>
      <vt:variant>
        <vt:lpwstr/>
      </vt:variant>
      <vt:variant>
        <vt:lpwstr>_Toc468449584</vt:lpwstr>
      </vt:variant>
      <vt:variant>
        <vt:i4>1310781</vt:i4>
      </vt:variant>
      <vt:variant>
        <vt:i4>110</vt:i4>
      </vt:variant>
      <vt:variant>
        <vt:i4>0</vt:i4>
      </vt:variant>
      <vt:variant>
        <vt:i4>5</vt:i4>
      </vt:variant>
      <vt:variant>
        <vt:lpwstr/>
      </vt:variant>
      <vt:variant>
        <vt:lpwstr>_Toc468449583</vt:lpwstr>
      </vt:variant>
      <vt:variant>
        <vt:i4>1310781</vt:i4>
      </vt:variant>
      <vt:variant>
        <vt:i4>104</vt:i4>
      </vt:variant>
      <vt:variant>
        <vt:i4>0</vt:i4>
      </vt:variant>
      <vt:variant>
        <vt:i4>5</vt:i4>
      </vt:variant>
      <vt:variant>
        <vt:lpwstr/>
      </vt:variant>
      <vt:variant>
        <vt:lpwstr>_Toc468449582</vt:lpwstr>
      </vt:variant>
      <vt:variant>
        <vt:i4>1310781</vt:i4>
      </vt:variant>
      <vt:variant>
        <vt:i4>98</vt:i4>
      </vt:variant>
      <vt:variant>
        <vt:i4>0</vt:i4>
      </vt:variant>
      <vt:variant>
        <vt:i4>5</vt:i4>
      </vt:variant>
      <vt:variant>
        <vt:lpwstr/>
      </vt:variant>
      <vt:variant>
        <vt:lpwstr>_Toc468449581</vt:lpwstr>
      </vt:variant>
      <vt:variant>
        <vt:i4>1310781</vt:i4>
      </vt:variant>
      <vt:variant>
        <vt:i4>92</vt:i4>
      </vt:variant>
      <vt:variant>
        <vt:i4>0</vt:i4>
      </vt:variant>
      <vt:variant>
        <vt:i4>5</vt:i4>
      </vt:variant>
      <vt:variant>
        <vt:lpwstr/>
      </vt:variant>
      <vt:variant>
        <vt:lpwstr>_Toc468449580</vt:lpwstr>
      </vt:variant>
      <vt:variant>
        <vt:i4>1769533</vt:i4>
      </vt:variant>
      <vt:variant>
        <vt:i4>86</vt:i4>
      </vt:variant>
      <vt:variant>
        <vt:i4>0</vt:i4>
      </vt:variant>
      <vt:variant>
        <vt:i4>5</vt:i4>
      </vt:variant>
      <vt:variant>
        <vt:lpwstr/>
      </vt:variant>
      <vt:variant>
        <vt:lpwstr>_Toc468449579</vt:lpwstr>
      </vt:variant>
      <vt:variant>
        <vt:i4>1769533</vt:i4>
      </vt:variant>
      <vt:variant>
        <vt:i4>80</vt:i4>
      </vt:variant>
      <vt:variant>
        <vt:i4>0</vt:i4>
      </vt:variant>
      <vt:variant>
        <vt:i4>5</vt:i4>
      </vt:variant>
      <vt:variant>
        <vt:lpwstr/>
      </vt:variant>
      <vt:variant>
        <vt:lpwstr>_Toc468449578</vt:lpwstr>
      </vt:variant>
      <vt:variant>
        <vt:i4>1769533</vt:i4>
      </vt:variant>
      <vt:variant>
        <vt:i4>74</vt:i4>
      </vt:variant>
      <vt:variant>
        <vt:i4>0</vt:i4>
      </vt:variant>
      <vt:variant>
        <vt:i4>5</vt:i4>
      </vt:variant>
      <vt:variant>
        <vt:lpwstr/>
      </vt:variant>
      <vt:variant>
        <vt:lpwstr>_Toc468449577</vt:lpwstr>
      </vt:variant>
      <vt:variant>
        <vt:i4>1769533</vt:i4>
      </vt:variant>
      <vt:variant>
        <vt:i4>68</vt:i4>
      </vt:variant>
      <vt:variant>
        <vt:i4>0</vt:i4>
      </vt:variant>
      <vt:variant>
        <vt:i4>5</vt:i4>
      </vt:variant>
      <vt:variant>
        <vt:lpwstr/>
      </vt:variant>
      <vt:variant>
        <vt:lpwstr>_Toc468449576</vt:lpwstr>
      </vt:variant>
      <vt:variant>
        <vt:i4>1769533</vt:i4>
      </vt:variant>
      <vt:variant>
        <vt:i4>62</vt:i4>
      </vt:variant>
      <vt:variant>
        <vt:i4>0</vt:i4>
      </vt:variant>
      <vt:variant>
        <vt:i4>5</vt:i4>
      </vt:variant>
      <vt:variant>
        <vt:lpwstr/>
      </vt:variant>
      <vt:variant>
        <vt:lpwstr>_Toc468449575</vt:lpwstr>
      </vt:variant>
      <vt:variant>
        <vt:i4>1769533</vt:i4>
      </vt:variant>
      <vt:variant>
        <vt:i4>56</vt:i4>
      </vt:variant>
      <vt:variant>
        <vt:i4>0</vt:i4>
      </vt:variant>
      <vt:variant>
        <vt:i4>5</vt:i4>
      </vt:variant>
      <vt:variant>
        <vt:lpwstr/>
      </vt:variant>
      <vt:variant>
        <vt:lpwstr>_Toc468449574</vt:lpwstr>
      </vt:variant>
      <vt:variant>
        <vt:i4>1769533</vt:i4>
      </vt:variant>
      <vt:variant>
        <vt:i4>50</vt:i4>
      </vt:variant>
      <vt:variant>
        <vt:i4>0</vt:i4>
      </vt:variant>
      <vt:variant>
        <vt:i4>5</vt:i4>
      </vt:variant>
      <vt:variant>
        <vt:lpwstr/>
      </vt:variant>
      <vt:variant>
        <vt:lpwstr>_Toc468449573</vt:lpwstr>
      </vt:variant>
      <vt:variant>
        <vt:i4>1769533</vt:i4>
      </vt:variant>
      <vt:variant>
        <vt:i4>44</vt:i4>
      </vt:variant>
      <vt:variant>
        <vt:i4>0</vt:i4>
      </vt:variant>
      <vt:variant>
        <vt:i4>5</vt:i4>
      </vt:variant>
      <vt:variant>
        <vt:lpwstr/>
      </vt:variant>
      <vt:variant>
        <vt:lpwstr>_Toc468449572</vt:lpwstr>
      </vt:variant>
      <vt:variant>
        <vt:i4>1769533</vt:i4>
      </vt:variant>
      <vt:variant>
        <vt:i4>38</vt:i4>
      </vt:variant>
      <vt:variant>
        <vt:i4>0</vt:i4>
      </vt:variant>
      <vt:variant>
        <vt:i4>5</vt:i4>
      </vt:variant>
      <vt:variant>
        <vt:lpwstr/>
      </vt:variant>
      <vt:variant>
        <vt:lpwstr>_Toc468449571</vt:lpwstr>
      </vt:variant>
      <vt:variant>
        <vt:i4>1769533</vt:i4>
      </vt:variant>
      <vt:variant>
        <vt:i4>32</vt:i4>
      </vt:variant>
      <vt:variant>
        <vt:i4>0</vt:i4>
      </vt:variant>
      <vt:variant>
        <vt:i4>5</vt:i4>
      </vt:variant>
      <vt:variant>
        <vt:lpwstr/>
      </vt:variant>
      <vt:variant>
        <vt:lpwstr>_Toc468449570</vt:lpwstr>
      </vt:variant>
      <vt:variant>
        <vt:i4>1703997</vt:i4>
      </vt:variant>
      <vt:variant>
        <vt:i4>26</vt:i4>
      </vt:variant>
      <vt:variant>
        <vt:i4>0</vt:i4>
      </vt:variant>
      <vt:variant>
        <vt:i4>5</vt:i4>
      </vt:variant>
      <vt:variant>
        <vt:lpwstr/>
      </vt:variant>
      <vt:variant>
        <vt:lpwstr>_Toc468449569</vt:lpwstr>
      </vt:variant>
      <vt:variant>
        <vt:i4>1703997</vt:i4>
      </vt:variant>
      <vt:variant>
        <vt:i4>20</vt:i4>
      </vt:variant>
      <vt:variant>
        <vt:i4>0</vt:i4>
      </vt:variant>
      <vt:variant>
        <vt:i4>5</vt:i4>
      </vt:variant>
      <vt:variant>
        <vt:lpwstr/>
      </vt:variant>
      <vt:variant>
        <vt:lpwstr>_Toc468449568</vt:lpwstr>
      </vt:variant>
      <vt:variant>
        <vt:i4>1703997</vt:i4>
      </vt:variant>
      <vt:variant>
        <vt:i4>14</vt:i4>
      </vt:variant>
      <vt:variant>
        <vt:i4>0</vt:i4>
      </vt:variant>
      <vt:variant>
        <vt:i4>5</vt:i4>
      </vt:variant>
      <vt:variant>
        <vt:lpwstr/>
      </vt:variant>
      <vt:variant>
        <vt:lpwstr>_Toc468449567</vt:lpwstr>
      </vt:variant>
      <vt:variant>
        <vt:i4>1703997</vt:i4>
      </vt:variant>
      <vt:variant>
        <vt:i4>8</vt:i4>
      </vt:variant>
      <vt:variant>
        <vt:i4>0</vt:i4>
      </vt:variant>
      <vt:variant>
        <vt:i4>5</vt:i4>
      </vt:variant>
      <vt:variant>
        <vt:lpwstr/>
      </vt:variant>
      <vt:variant>
        <vt:lpwstr>_Toc468449566</vt:lpwstr>
      </vt:variant>
      <vt:variant>
        <vt:i4>1703997</vt:i4>
      </vt:variant>
      <vt:variant>
        <vt:i4>2</vt:i4>
      </vt:variant>
      <vt:variant>
        <vt:i4>0</vt:i4>
      </vt:variant>
      <vt:variant>
        <vt:i4>5</vt:i4>
      </vt:variant>
      <vt:variant>
        <vt:lpwstr/>
      </vt:variant>
      <vt:variant>
        <vt:lpwstr>_Toc468449565</vt:lpwstr>
      </vt:variant>
      <vt:variant>
        <vt:i4>3539032</vt:i4>
      </vt:variant>
      <vt:variant>
        <vt:i4>523904</vt:i4>
      </vt:variant>
      <vt:variant>
        <vt:i4>1029</vt:i4>
      </vt:variant>
      <vt:variant>
        <vt:i4>1</vt:i4>
      </vt:variant>
      <vt:variant>
        <vt:lpwstr>cid:image001.png@01D5C865.AD9D7FD0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cp:lastModifiedBy>SL Partners</cp:lastModifiedBy>
  <cp:revision>3</cp:revision>
  <cp:lastPrinted>2021-08-15T06:50:00Z</cp:lastPrinted>
  <dcterms:created xsi:type="dcterms:W3CDTF">2021-08-31T07:23:00Z</dcterms:created>
  <dcterms:modified xsi:type="dcterms:W3CDTF">2024-05-07T01:20:00Z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7B27120AFFD2375041E487093D2257BE</vt:lpwstr>
  </property>
  <property fmtid="{D5CDD505-2E9C-101B-9397-08002B2CF9AE}" pid="3" name="MSIP_Label_defa4170-0d19-0005-0004-bc88714345d2_Enabled">
    <vt:lpwstr>true</vt:lpwstr>
  </property>
  <property fmtid="{D5CDD505-2E9C-101B-9397-08002B2CF9AE}" pid="4" name="MSIP_Label_defa4170-0d19-0005-0004-bc88714345d2_SetDate">
    <vt:lpwstr>2024-05-07T01:20:23Z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c2012815-c341-481c-ac69-78b72ce6cfb6</vt:lpwstr>
  </property>
  <property fmtid="{D5CDD505-2E9C-101B-9397-08002B2CF9AE}" pid="9" name="MSIP_Label_defa4170-0d19-0005-0004-bc88714345d2_ContentBits">
    <vt:lpwstr>0</vt:lpwstr>
  </property>
</Properties>
</file>